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189" w:rsidRPr="00F73B9F" w:rsidRDefault="0048308D" w:rsidP="00DD4D9B">
      <w:pPr>
        <w:rPr>
          <w:rStyle w:val="BoldCharacter"/>
          <w:b w:val="0"/>
        </w:rPr>
      </w:pPr>
      <w:r w:rsidRPr="00F73B9F">
        <w:rPr>
          <w:noProof/>
          <w:lang w:eastAsia="en-AU"/>
        </w:rPr>
        <mc:AlternateContent>
          <mc:Choice Requires="wpg">
            <w:drawing>
              <wp:anchor distT="0" distB="0" distL="114300" distR="114300" simplePos="0" relativeHeight="251658240" behindDoc="0" locked="0" layoutInCell="1" allowOverlap="1" wp14:anchorId="2292D3D2" wp14:editId="647B5461">
                <wp:simplePos x="0" y="0"/>
                <wp:positionH relativeFrom="column">
                  <wp:posOffset>-721360</wp:posOffset>
                </wp:positionH>
                <wp:positionV relativeFrom="paragraph">
                  <wp:posOffset>-989965</wp:posOffset>
                </wp:positionV>
                <wp:extent cx="7261225" cy="8807450"/>
                <wp:effectExtent l="0" t="0" r="0" b="0"/>
                <wp:wrapNone/>
                <wp:docPr id="25" name="Group 25"/>
                <wp:cNvGraphicFramePr/>
                <a:graphic xmlns:a="http://schemas.openxmlformats.org/drawingml/2006/main">
                  <a:graphicData uri="http://schemas.microsoft.com/office/word/2010/wordprocessingGroup">
                    <wpg:wgp>
                      <wpg:cNvGrpSpPr/>
                      <wpg:grpSpPr>
                        <a:xfrm>
                          <a:off x="0" y="0"/>
                          <a:ext cx="7261225" cy="8807450"/>
                          <a:chOff x="0" y="0"/>
                          <a:chExt cx="7261415" cy="8807566"/>
                        </a:xfrm>
                      </wpg:grpSpPr>
                      <wps:wsp>
                        <wps:cNvPr id="21" name="Rectangle 21"/>
                        <wps:cNvSpPr/>
                        <wps:spPr>
                          <a:xfrm>
                            <a:off x="5450774" y="7992094"/>
                            <a:ext cx="1805940" cy="814070"/>
                          </a:xfrm>
                          <a:prstGeom prst="rect">
                            <a:avLst/>
                          </a:prstGeom>
                          <a:solidFill>
                            <a:srgbClr val="52A7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8003969"/>
                            <a:ext cx="5363570" cy="803597"/>
                          </a:xfrm>
                          <a:prstGeom prst="rect">
                            <a:avLst/>
                          </a:prstGeom>
                          <a:solidFill>
                            <a:srgbClr val="8082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2743200"/>
                            <a:ext cx="7252022" cy="5097240"/>
                          </a:xfrm>
                          <a:prstGeom prst="rect">
                            <a:avLst/>
                          </a:prstGeom>
                          <a:solidFill>
                            <a:srgbClr val="8082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474525" y="0"/>
                            <a:ext cx="1786890" cy="2686050"/>
                          </a:xfrm>
                          <a:prstGeom prst="rect">
                            <a:avLst/>
                          </a:prstGeom>
                          <a:solidFill>
                            <a:srgbClr val="52A7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937F28" id="Group 25" o:spid="_x0000_s1026" style="position:absolute;margin-left:-56.8pt;margin-top:-77.95pt;width:571.75pt;height:693.5pt;z-index:251658240" coordsize="72614,8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">
                <v:rect id="Rectangle 21" o:spid="_x0000_s1027" style="position:absolute;left:54507;top:79920;width:18060;height:8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" fillcolor="#52a74a" stroked="f" strokeweight="2pt"/>
                <v:rect id="Rectangle 20" o:spid="_x0000_s1028" style="position:absolute;top:80039;width:53635;height:8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" fillcolor="#808285" stroked="f" strokeweight="2pt"/>
                <v:rect id="Rectangle 19" o:spid="_x0000_s1029" style="position:absolute;top:27432;width:72520;height:5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" fillcolor="#808285" stroked="f" strokeweight="2pt"/>
                <v:rect id="Rectangle 18" o:spid="_x0000_s1030" style="position:absolute;left:54745;width:17869;height:2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" fillcolor="#52a74a" stroked="f" strokeweight="2pt"/>
              </v:group>
            </w:pict>
          </mc:Fallback>
        </mc:AlternateContent>
      </w:r>
      <w:r w:rsidR="00B3792B" w:rsidRPr="00F73B9F">
        <w:rPr>
          <w:noProof/>
          <w:lang w:eastAsia="en-AU"/>
        </w:rPr>
        <mc:AlternateContent>
          <mc:Choice Requires="wps">
            <w:drawing>
              <wp:anchor distT="0" distB="0" distL="114300" distR="114300" simplePos="0" relativeHeight="251658243" behindDoc="0" locked="0" layoutInCell="1" allowOverlap="1" wp14:anchorId="127DA048" wp14:editId="43F33B2D">
                <wp:simplePos x="0" y="0"/>
                <wp:positionH relativeFrom="column">
                  <wp:posOffset>4914900</wp:posOffset>
                </wp:positionH>
                <wp:positionV relativeFrom="paragraph">
                  <wp:posOffset>7014845</wp:posOffset>
                </wp:positionV>
                <wp:extent cx="1387475" cy="795020"/>
                <wp:effectExtent l="0" t="0" r="3175" b="508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2C1B5D">
                            <w:pPr>
                              <w:pStyle w:val="DocInfo"/>
                            </w:pPr>
                            <w:r w:rsidRPr="00832189">
                              <w:rPr>
                                <w:b/>
                                <w:sz w:val="32"/>
                              </w:rPr>
                              <w:t>Revision</w:t>
                            </w:r>
                            <w:r w:rsidRPr="00832189">
                              <w:t xml:space="preserve">: </w:t>
                            </w:r>
                            <w:r>
                              <w:t>03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DA048" id="_x0000_t202" coordsize="21600,21600" o:spt="202" path="m,l,21600r21600,l21600,xe">
                <v:stroke joinstyle="miter"/>
                <v:path gradientshapeok="t" o:connecttype="rect"/>
              </v:shapetype>
              <v:shape id="Text Box 9" o:spid="_x0000_s1026" type="#_x0000_t202" style="position:absolute;margin-left:387pt;margin-top:552.35pt;width:109.25pt;height:62.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" filled="f" stroked="f">
                <v:textbox inset="0,0,0,0">
                  <w:txbxContent>
                    <w:p w:rsidR="00063728" w:rsidRPr="00832189" w:rsidRDefault="00063728" w:rsidP="002C1B5D">
                      <w:pPr>
                        <w:pStyle w:val="DocInfo"/>
                      </w:pPr>
                      <w:r w:rsidRPr="00832189">
                        <w:rPr>
                          <w:b/>
                          <w:sz w:val="32"/>
                        </w:rPr>
                        <w:t>Revision</w:t>
                      </w:r>
                      <w:r w:rsidRPr="00832189">
                        <w:t xml:space="preserve">: </w:t>
                      </w:r>
                      <w:r>
                        <w:t>03</w:t>
                      </w:r>
                    </w:p>
                  </w:txbxContent>
                </v:textbox>
              </v:shape>
            </w:pict>
          </mc:Fallback>
        </mc:AlternateContent>
      </w:r>
      <w:r w:rsidR="001331D3" w:rsidRPr="00F73B9F">
        <w:rPr>
          <w:noProof/>
          <w:lang w:eastAsia="en-AU"/>
        </w:rPr>
        <mc:AlternateContent>
          <mc:Choice Requires="wps">
            <w:drawing>
              <wp:anchor distT="0" distB="0" distL="114300" distR="114300" simplePos="0" relativeHeight="251658241" behindDoc="0" locked="0" layoutInCell="1" allowOverlap="1" wp14:anchorId="01B78E98" wp14:editId="6BBFB6C3">
                <wp:simplePos x="0" y="0"/>
                <wp:positionH relativeFrom="column">
                  <wp:posOffset>-504825</wp:posOffset>
                </wp:positionH>
                <wp:positionV relativeFrom="paragraph">
                  <wp:posOffset>-693420</wp:posOffset>
                </wp:positionV>
                <wp:extent cx="5067300" cy="2390140"/>
                <wp:effectExtent l="0" t="0" r="0" b="1016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390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Default="00063728" w:rsidP="00572DBA">
                            <w:pPr>
                              <w:pStyle w:val="DocTitle"/>
                            </w:pPr>
                            <w:r>
                              <w:t xml:space="preserve">NCX </w:t>
                            </w:r>
                            <w:r w:rsidRPr="009854D6">
                              <w:t xml:space="preserve">All Project Works </w:t>
                            </w:r>
                            <w:r>
                              <w:t>-</w:t>
                            </w:r>
                          </w:p>
                          <w:p w:rsidR="00063728" w:rsidRDefault="00063728" w:rsidP="00572DBA">
                            <w:pPr>
                              <w:pStyle w:val="DocTitle"/>
                            </w:pPr>
                            <w:r w:rsidRPr="009854D6">
                              <w:t>Control System</w:t>
                            </w:r>
                            <w:r>
                              <w:t>s -</w:t>
                            </w:r>
                          </w:p>
                          <w:p w:rsidR="00063728" w:rsidRDefault="00063728" w:rsidP="00572DBA">
                            <w:pPr>
                              <w:pStyle w:val="DocTitle"/>
                            </w:pPr>
                            <w:r>
                              <w:t>OMCS - Emergency Exit Lighting</w:t>
                            </w:r>
                          </w:p>
                          <w:p w:rsidR="00063728" w:rsidRPr="00CD32B0" w:rsidRDefault="00063728" w:rsidP="00572DBA">
                            <w:pPr>
                              <w:pStyle w:val="DocTitle"/>
                              <w:rPr>
                                <w:lang w:val="en-US"/>
                              </w:rPr>
                            </w:pPr>
                            <w:r>
                              <w:t>Functional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78E98" id="_x0000_s1027" type="#_x0000_t202" style="position:absolute;margin-left:-39.75pt;margin-top:-54.6pt;width:399pt;height:18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" filled="f" stroked="f">
                <v:textbox inset="0,0,0,0">
                  <w:txbxContent>
                    <w:p w:rsidR="00063728" w:rsidRDefault="00063728" w:rsidP="00572DBA">
                      <w:pPr>
                        <w:pStyle w:val="DocTitle"/>
                      </w:pPr>
                      <w:r>
                        <w:t xml:space="preserve">NCX </w:t>
                      </w:r>
                      <w:r w:rsidRPr="009854D6">
                        <w:t xml:space="preserve">All Project Works </w:t>
                      </w:r>
                      <w:r>
                        <w:t>-</w:t>
                      </w:r>
                    </w:p>
                    <w:p w:rsidR="00063728" w:rsidRDefault="00063728" w:rsidP="00572DBA">
                      <w:pPr>
                        <w:pStyle w:val="DocTitle"/>
                      </w:pPr>
                      <w:r w:rsidRPr="009854D6">
                        <w:t>Control System</w:t>
                      </w:r>
                      <w:r>
                        <w:t>s -</w:t>
                      </w:r>
                    </w:p>
                    <w:p w:rsidR="00063728" w:rsidRDefault="00063728" w:rsidP="00572DBA">
                      <w:pPr>
                        <w:pStyle w:val="DocTitle"/>
                      </w:pPr>
                      <w:r>
                        <w:t>OMCS - Emergency Exit Lighting</w:t>
                      </w:r>
                    </w:p>
                    <w:p w:rsidR="00063728" w:rsidRPr="00CD32B0" w:rsidRDefault="00063728" w:rsidP="00572DBA">
                      <w:pPr>
                        <w:pStyle w:val="DocTitle"/>
                        <w:rPr>
                          <w:lang w:val="en-US"/>
                        </w:rPr>
                      </w:pPr>
                      <w:r>
                        <w:t>Functional Specification</w:t>
                      </w:r>
                    </w:p>
                  </w:txbxContent>
                </v:textbox>
              </v:shape>
            </w:pict>
          </mc:Fallback>
        </mc:AlternateContent>
      </w:r>
      <w:r w:rsidR="00B272D1" w:rsidRPr="00F73B9F">
        <w:rPr>
          <w:noProof/>
          <w:lang w:eastAsia="en-AU"/>
        </w:rPr>
        <mc:AlternateContent>
          <mc:Choice Requires="wps">
            <w:drawing>
              <wp:anchor distT="0" distB="0" distL="114300" distR="114300" simplePos="0" relativeHeight="251658245" behindDoc="0" locked="0" layoutInCell="1" allowOverlap="1" wp14:anchorId="281780F1" wp14:editId="46753FEC">
                <wp:simplePos x="0" y="0"/>
                <wp:positionH relativeFrom="column">
                  <wp:posOffset>-340659</wp:posOffset>
                </wp:positionH>
                <wp:positionV relativeFrom="paragraph">
                  <wp:posOffset>7015169</wp:posOffset>
                </wp:positionV>
                <wp:extent cx="4730115" cy="802092"/>
                <wp:effectExtent l="0" t="0" r="13335" b="1714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802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276935">
                            <w:pPr>
                              <w:spacing w:after="0" w:line="240" w:lineRule="auto"/>
                              <w:rPr>
                                <w:b/>
                                <w:sz w:val="32"/>
                                <w:szCs w:val="40"/>
                                <w:lang w:val="en-US"/>
                              </w:rPr>
                            </w:pPr>
                            <w:r w:rsidRPr="00832189">
                              <w:rPr>
                                <w:b/>
                                <w:sz w:val="32"/>
                                <w:szCs w:val="40"/>
                                <w:lang w:val="en-US"/>
                              </w:rPr>
                              <w:t>Document Number:</w:t>
                            </w:r>
                          </w:p>
                          <w:p w:rsidR="00063728" w:rsidRPr="00832189" w:rsidRDefault="00063728" w:rsidP="002C1B5D">
                            <w:pPr>
                              <w:pStyle w:val="DocInfo"/>
                            </w:pPr>
                            <w:r>
                              <w:t>NCX-MEA-01-2514-CS-SP-0001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1780F1" id="_x0000_s1028" type="#_x0000_t202" style="position:absolute;margin-left:-26.8pt;margin-top:552.4pt;width:372.45pt;height:63.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" filled="f" stroked="f">
                <v:textbox inset="0,0,0,0">
                  <w:txbxContent>
                    <w:p w:rsidR="00063728" w:rsidRPr="00832189" w:rsidRDefault="00063728" w:rsidP="00276935">
                      <w:pPr>
                        <w:spacing w:after="0" w:line="240" w:lineRule="auto"/>
                        <w:rPr>
                          <w:b/>
                          <w:sz w:val="32"/>
                          <w:szCs w:val="40"/>
                          <w:lang w:val="en-US"/>
                        </w:rPr>
                      </w:pPr>
                      <w:r w:rsidRPr="00832189">
                        <w:rPr>
                          <w:b/>
                          <w:sz w:val="32"/>
                          <w:szCs w:val="40"/>
                          <w:lang w:val="en-US"/>
                        </w:rPr>
                        <w:t>Document Number:</w:t>
                      </w:r>
                    </w:p>
                    <w:p w:rsidR="00063728" w:rsidRPr="00832189" w:rsidRDefault="00063728" w:rsidP="002C1B5D">
                      <w:pPr>
                        <w:pStyle w:val="DocInfo"/>
                      </w:pPr>
                      <w:r>
                        <w:t>NCX-MEA-01-2514-CS-SP-0001</w:t>
                      </w:r>
                    </w:p>
                  </w:txbxContent>
                </v:textbox>
              </v:shape>
            </w:pict>
          </mc:Fallback>
        </mc:AlternateContent>
      </w:r>
      <w:r w:rsidR="003D10D2" w:rsidRPr="00F73B9F">
        <w:rPr>
          <w:noProof/>
          <w:lang w:eastAsia="en-AU"/>
        </w:rPr>
        <mc:AlternateContent>
          <mc:Choice Requires="wps">
            <w:drawing>
              <wp:anchor distT="0" distB="0" distL="114300" distR="114300" simplePos="0" relativeHeight="251658242" behindDoc="0" locked="0" layoutInCell="1" allowOverlap="1" wp14:anchorId="08DF1C91" wp14:editId="23676D96">
                <wp:simplePos x="0" y="0"/>
                <wp:positionH relativeFrom="column">
                  <wp:posOffset>-436880</wp:posOffset>
                </wp:positionH>
                <wp:positionV relativeFrom="paragraph">
                  <wp:posOffset>2625090</wp:posOffset>
                </wp:positionV>
                <wp:extent cx="6560185" cy="6632575"/>
                <wp:effectExtent l="0" t="0" r="12065" b="1587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185" cy="663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832189">
                            <w:pPr>
                              <w:rPr>
                                <w:b/>
                                <w:sz w:val="56"/>
                                <w:lang w:val="en-US"/>
                              </w:rPr>
                            </w:pPr>
                            <w:r>
                              <w:rPr>
                                <w:b/>
                                <w:sz w:val="56"/>
                                <w:lang w:val="en-US"/>
                              </w:rPr>
                              <w:t>NorthConnex Project</w:t>
                            </w:r>
                          </w:p>
                          <w:p w:rsidR="00063728" w:rsidRDefault="00063728" w:rsidP="00832189">
                            <w:pPr>
                              <w:rPr>
                                <w:b/>
                                <w:sz w:val="48"/>
                                <w:szCs w:val="52"/>
                                <w:lang w:val="en-US"/>
                              </w:rPr>
                            </w:pPr>
                            <w:r>
                              <w:rPr>
                                <w:b/>
                                <w:sz w:val="48"/>
                                <w:szCs w:val="52"/>
                                <w:lang w:val="en-US"/>
                              </w:rPr>
                              <w:t>Mechanical &amp; Electrical</w:t>
                            </w:r>
                          </w:p>
                          <w:p w:rsidR="00063728" w:rsidRDefault="00063728" w:rsidP="00832189">
                            <w:pPr>
                              <w:rPr>
                                <w:b/>
                                <w:sz w:val="48"/>
                                <w:szCs w:val="52"/>
                                <w:lang w:val="en-US"/>
                              </w:rPr>
                            </w:pPr>
                          </w:p>
                          <w:tbl>
                            <w:tblPr>
                              <w:tblStyle w:val="ReportTable"/>
                              <w:tblW w:w="10282" w:type="dxa"/>
                              <w:tblLayout w:type="fixed"/>
                              <w:tblLook w:val="04A0" w:firstRow="1" w:lastRow="0" w:firstColumn="1" w:lastColumn="0" w:noHBand="0" w:noVBand="1"/>
                            </w:tblPr>
                            <w:tblGrid>
                              <w:gridCol w:w="1796"/>
                              <w:gridCol w:w="1743"/>
                              <w:gridCol w:w="2693"/>
                              <w:gridCol w:w="1357"/>
                              <w:gridCol w:w="2693"/>
                            </w:tblGrid>
                            <w:tr w:rsidR="00063728" w:rsidRPr="00B330EF" w:rsidTr="00513BD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063728" w:rsidRPr="00F37435" w:rsidRDefault="00063728" w:rsidP="0013278D">
                                  <w:pPr>
                                    <w:pStyle w:val="TableHeading"/>
                                  </w:pPr>
                                </w:p>
                              </w:tc>
                              <w:tc>
                                <w:tcPr>
                                  <w:tcW w:w="174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Name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Position</w:t>
                                  </w:r>
                                </w:p>
                              </w:tc>
                              <w:tc>
                                <w:tcPr>
                                  <w:tcW w:w="1357"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Date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Signed/Authorised</w:t>
                                  </w:r>
                                </w:p>
                              </w:tc>
                            </w:tr>
                            <w:tr w:rsidR="00063728" w:rsidRPr="00B330EF" w:rsidTr="00513BDD">
                              <w:trPr>
                                <w:trHeight w:val="602"/>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Review</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Andy Day</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Lead Engineer</w:t>
                                  </w:r>
                                  <w:r w:rsidRPr="00D778A1">
                                    <w:t xml:space="preserve"> – </w:t>
                                  </w:r>
                                  <w:r>
                                    <w:t>Controls</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69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Approved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Ashkun Jalili</w:t>
                                  </w:r>
                                </w:p>
                              </w:tc>
                              <w:tc>
                                <w:tcPr>
                                  <w:tcW w:w="2693" w:type="dxa"/>
                                </w:tcPr>
                                <w:p w:rsidR="00063728" w:rsidRPr="00BA11DC" w:rsidRDefault="00063728" w:rsidP="00B31031">
                                  <w:pPr>
                                    <w:pStyle w:val="TableText"/>
                                    <w:cnfStyle w:val="000000000000" w:firstRow="0" w:lastRow="0" w:firstColumn="0" w:lastColumn="0" w:oddVBand="0" w:evenVBand="0" w:oddHBand="0" w:evenHBand="0" w:firstRowFirstColumn="0" w:firstRowLastColumn="0" w:lastRowFirstColumn="0" w:lastRowLastColumn="0"/>
                                  </w:pPr>
                                  <w:r w:rsidRPr="00D778A1">
                                    <w:t xml:space="preserve">Design Manager – </w:t>
                                  </w:r>
                                  <w:r>
                                    <w:t>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70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Authorised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Andrew Johnson</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Construction Director – 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bl>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FA4A0C">
                            <w:pPr>
                              <w:jc w:val="right"/>
                              <w:rPr>
                                <w:b/>
                                <w:sz w:val="40"/>
                                <w:szCs w:val="40"/>
                                <w:lang w:val="en-US"/>
                              </w:rPr>
                            </w:pPr>
                          </w:p>
                          <w:p w:rsidR="00063728" w:rsidRPr="003D10D2" w:rsidRDefault="00063728" w:rsidP="003D10D2">
                            <w:pPr>
                              <w:jc w:val="right"/>
                              <w:rPr>
                                <w:b/>
                                <w:sz w:val="40"/>
                                <w:szCs w:val="40"/>
                                <w:lang w:val="en-US"/>
                              </w:rPr>
                            </w:pPr>
                            <w:r>
                              <w:rPr>
                                <w:b/>
                                <w:noProof/>
                                <w:sz w:val="48"/>
                                <w:szCs w:val="52"/>
                                <w:lang w:eastAsia="en-AU"/>
                              </w:rPr>
                              <w:drawing>
                                <wp:inline distT="0" distB="0" distL="0" distR="0" wp14:anchorId="3D5819A6" wp14:editId="77DCCB2B">
                                  <wp:extent cx="3599688" cy="1078992"/>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_Horiz.jpg"/>
                                          <pic:cNvPicPr/>
                                        </pic:nvPicPr>
                                        <pic:blipFill>
                                          <a:blip r:embed="rId11">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F1C91" id="_x0000_s1029" type="#_x0000_t202" style="position:absolute;margin-left:-34.4pt;margin-top:206.7pt;width:516.55pt;height:52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BH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" filled="f" stroked="f">
                <v:textbox inset="0,0,0,0">
                  <w:txbxContent>
                    <w:p w:rsidR="00063728" w:rsidRPr="00832189" w:rsidRDefault="00063728" w:rsidP="00832189">
                      <w:pPr>
                        <w:rPr>
                          <w:b/>
                          <w:sz w:val="56"/>
                          <w:lang w:val="en-US"/>
                        </w:rPr>
                      </w:pPr>
                      <w:r>
                        <w:rPr>
                          <w:b/>
                          <w:sz w:val="56"/>
                          <w:lang w:val="en-US"/>
                        </w:rPr>
                        <w:t>NorthConnex Project</w:t>
                      </w:r>
                    </w:p>
                    <w:p w:rsidR="00063728" w:rsidRDefault="00063728" w:rsidP="00832189">
                      <w:pPr>
                        <w:rPr>
                          <w:b/>
                          <w:sz w:val="48"/>
                          <w:szCs w:val="52"/>
                          <w:lang w:val="en-US"/>
                        </w:rPr>
                      </w:pPr>
                      <w:r>
                        <w:rPr>
                          <w:b/>
                          <w:sz w:val="48"/>
                          <w:szCs w:val="52"/>
                          <w:lang w:val="en-US"/>
                        </w:rPr>
                        <w:t>Mechanical &amp; Electrical</w:t>
                      </w:r>
                    </w:p>
                    <w:p w:rsidR="00063728" w:rsidRDefault="00063728" w:rsidP="00832189">
                      <w:pPr>
                        <w:rPr>
                          <w:b/>
                          <w:sz w:val="48"/>
                          <w:szCs w:val="52"/>
                          <w:lang w:val="en-US"/>
                        </w:rPr>
                      </w:pPr>
                    </w:p>
                    <w:tbl>
                      <w:tblPr>
                        <w:tblStyle w:val="ReportTable"/>
                        <w:tblW w:w="10282" w:type="dxa"/>
                        <w:tblLayout w:type="fixed"/>
                        <w:tblLook w:val="04A0" w:firstRow="1" w:lastRow="0" w:firstColumn="1" w:lastColumn="0" w:noHBand="0" w:noVBand="1"/>
                      </w:tblPr>
                      <w:tblGrid>
                        <w:gridCol w:w="1796"/>
                        <w:gridCol w:w="1743"/>
                        <w:gridCol w:w="2693"/>
                        <w:gridCol w:w="1357"/>
                        <w:gridCol w:w="2693"/>
                      </w:tblGrid>
                      <w:tr w:rsidR="00063728" w:rsidRPr="00B330EF" w:rsidTr="00513BD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063728" w:rsidRPr="00F37435" w:rsidRDefault="00063728" w:rsidP="0013278D">
                            <w:pPr>
                              <w:pStyle w:val="TableHeading"/>
                            </w:pPr>
                          </w:p>
                        </w:tc>
                        <w:tc>
                          <w:tcPr>
                            <w:tcW w:w="174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Name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Position</w:t>
                            </w:r>
                          </w:p>
                        </w:tc>
                        <w:tc>
                          <w:tcPr>
                            <w:tcW w:w="1357"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Date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Signed/Authorised</w:t>
                            </w:r>
                          </w:p>
                        </w:tc>
                      </w:tr>
                      <w:tr w:rsidR="00063728" w:rsidRPr="00B330EF" w:rsidTr="00513BDD">
                        <w:trPr>
                          <w:trHeight w:val="602"/>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Review</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Andy Day</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Lead Engineer</w:t>
                            </w:r>
                            <w:r w:rsidRPr="00D778A1">
                              <w:t xml:space="preserve"> – </w:t>
                            </w:r>
                            <w:r>
                              <w:t>Controls</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69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Approved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Ashkun Jalili</w:t>
                            </w:r>
                          </w:p>
                        </w:tc>
                        <w:tc>
                          <w:tcPr>
                            <w:tcW w:w="2693" w:type="dxa"/>
                          </w:tcPr>
                          <w:p w:rsidR="00063728" w:rsidRPr="00BA11DC" w:rsidRDefault="00063728" w:rsidP="00B31031">
                            <w:pPr>
                              <w:pStyle w:val="TableText"/>
                              <w:cnfStyle w:val="000000000000" w:firstRow="0" w:lastRow="0" w:firstColumn="0" w:lastColumn="0" w:oddVBand="0" w:evenVBand="0" w:oddHBand="0" w:evenHBand="0" w:firstRowFirstColumn="0" w:firstRowLastColumn="0" w:lastRowFirstColumn="0" w:lastRowLastColumn="0"/>
                            </w:pPr>
                            <w:r w:rsidRPr="00D778A1">
                              <w:t xml:space="preserve">Design Manager – </w:t>
                            </w:r>
                            <w:r>
                              <w:t>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70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Authorised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Andrew Johnson</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Construction Director – 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bl>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FA4A0C">
                      <w:pPr>
                        <w:jc w:val="right"/>
                        <w:rPr>
                          <w:b/>
                          <w:sz w:val="40"/>
                          <w:szCs w:val="40"/>
                          <w:lang w:val="en-US"/>
                        </w:rPr>
                      </w:pPr>
                    </w:p>
                    <w:p w:rsidR="00063728" w:rsidRPr="003D10D2" w:rsidRDefault="00063728" w:rsidP="003D10D2">
                      <w:pPr>
                        <w:jc w:val="right"/>
                        <w:rPr>
                          <w:b/>
                          <w:sz w:val="40"/>
                          <w:szCs w:val="40"/>
                          <w:lang w:val="en-US"/>
                        </w:rPr>
                      </w:pPr>
                      <w:r>
                        <w:rPr>
                          <w:b/>
                          <w:noProof/>
                          <w:sz w:val="48"/>
                          <w:szCs w:val="52"/>
                          <w:lang w:eastAsia="en-AU"/>
                        </w:rPr>
                        <w:drawing>
                          <wp:inline distT="0" distB="0" distL="0" distR="0" wp14:anchorId="3D5819A6" wp14:editId="77DCCB2B">
                            <wp:extent cx="3599688" cy="1078992"/>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_Horiz.jpg"/>
                                    <pic:cNvPicPr/>
                                  </pic:nvPicPr>
                                  <pic:blipFill>
                                    <a:blip r:embed="rId11">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p>
                  </w:txbxContent>
                </v:textbox>
              </v:shape>
            </w:pict>
          </mc:Fallback>
        </mc:AlternateContent>
      </w:r>
      <w:r w:rsidR="00832189" w:rsidRPr="00F73B9F">
        <w:br w:type="page"/>
      </w:r>
      <w:r w:rsidR="00832189" w:rsidRPr="00F73B9F">
        <w:rPr>
          <w:rStyle w:val="BoldCharacter"/>
        </w:rPr>
        <w:lastRenderedPageBreak/>
        <w:t>Document Control</w:t>
      </w:r>
    </w:p>
    <w:p w:rsidR="00CF10B1" w:rsidRPr="00F73B9F" w:rsidRDefault="00CF10B1" w:rsidP="005C74C2">
      <w:pPr>
        <w:pStyle w:val="MainBodyText"/>
        <w:rPr>
          <w:rStyle w:val="BoldCharacter"/>
          <w:b w:val="0"/>
        </w:rPr>
      </w:pPr>
      <w:r w:rsidRPr="00F73B9F">
        <w:rPr>
          <w:rStyle w:val="BoldCharacter"/>
          <w:b w:val="0"/>
        </w:rPr>
        <w:t>A person using Project documents or data accepts the risk of:</w:t>
      </w:r>
    </w:p>
    <w:p w:rsidR="00CF10B1" w:rsidRPr="00F73B9F" w:rsidRDefault="00CF10B1" w:rsidP="005C74C2">
      <w:pPr>
        <w:pStyle w:val="Points1"/>
        <w:rPr>
          <w:rStyle w:val="BoldCharacter"/>
          <w:b w:val="0"/>
        </w:rPr>
      </w:pPr>
      <w:r w:rsidRPr="00F73B9F">
        <w:t>Using the documents or data in electronic form without requesting and checking them for accuracy</w:t>
      </w:r>
      <w:r w:rsidRPr="00F73B9F">
        <w:rPr>
          <w:rStyle w:val="BoldCharacter"/>
          <w:b w:val="0"/>
        </w:rPr>
        <w:t xml:space="preserve"> against the original hard copy version.</w:t>
      </w:r>
    </w:p>
    <w:p w:rsidR="00CF10B1" w:rsidRPr="00F73B9F" w:rsidRDefault="00CF10B1" w:rsidP="005C74C2">
      <w:pPr>
        <w:pStyle w:val="Points1"/>
        <w:rPr>
          <w:rStyle w:val="BoldCharacter"/>
          <w:b w:val="0"/>
        </w:rPr>
      </w:pPr>
      <w:r w:rsidRPr="00F73B9F">
        <w:rPr>
          <w:rStyle w:val="BoldCharacter"/>
          <w:b w:val="0"/>
        </w:rPr>
        <w:t>Using the documents or data for any purpose not</w:t>
      </w:r>
      <w:r w:rsidR="001331D3" w:rsidRPr="00F73B9F">
        <w:rPr>
          <w:rStyle w:val="BoldCharacter"/>
          <w:b w:val="0"/>
        </w:rPr>
        <w:t xml:space="preserve"> agreed to in writing by the LLBJV</w:t>
      </w:r>
      <w:r w:rsidRPr="00F73B9F">
        <w:rPr>
          <w:rStyle w:val="BoldCharacter"/>
          <w:b w:val="0"/>
        </w:rPr>
        <w:t>.</w:t>
      </w:r>
    </w:p>
    <w:p w:rsidR="00A12699" w:rsidRPr="00F73B9F" w:rsidRDefault="00A12699" w:rsidP="00512ACE">
      <w:pPr>
        <w:pStyle w:val="MainBodyText"/>
      </w:pPr>
    </w:p>
    <w:tbl>
      <w:tblPr>
        <w:tblStyle w:val="ReportTable"/>
        <w:tblW w:w="9322" w:type="dxa"/>
        <w:tblLayout w:type="fixed"/>
        <w:tblLook w:val="04A0" w:firstRow="1" w:lastRow="0" w:firstColumn="1" w:lastColumn="0" w:noHBand="0" w:noVBand="1"/>
      </w:tblPr>
      <w:tblGrid>
        <w:gridCol w:w="1796"/>
        <w:gridCol w:w="2848"/>
        <w:gridCol w:w="4678"/>
      </w:tblGrid>
      <w:tr w:rsidR="00A12699" w:rsidRPr="00F73B9F" w:rsidTr="00A1269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t>Title</w:t>
            </w:r>
          </w:p>
        </w:tc>
        <w:tc>
          <w:tcPr>
            <w:tcW w:w="2848" w:type="dxa"/>
          </w:tcPr>
          <w:p w:rsidR="00A12699" w:rsidRPr="00F73B9F" w:rsidRDefault="001331D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Emergency Exit Lighting</w:t>
            </w:r>
            <w:r w:rsidR="00E11BDC" w:rsidRPr="00F73B9F">
              <w:t xml:space="preserve"> Functional Specification</w:t>
            </w:r>
          </w:p>
        </w:tc>
        <w:tc>
          <w:tcPr>
            <w:tcW w:w="4678" w:type="dxa"/>
          </w:tcPr>
          <w:p w:rsidR="00A12699" w:rsidRPr="00F73B9F" w:rsidRDefault="00A1269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Doc No: NCX-MEA-01-</w:t>
            </w:r>
            <w:r w:rsidR="000E039F" w:rsidRPr="00F73B9F">
              <w:t>251</w:t>
            </w:r>
            <w:r w:rsidR="001331D3" w:rsidRPr="00F73B9F">
              <w:t>4</w:t>
            </w:r>
            <w:r w:rsidRPr="00F73B9F">
              <w:t>-CS-</w:t>
            </w:r>
            <w:r w:rsidR="00D81162" w:rsidRPr="00F73B9F">
              <w:t>SP</w:t>
            </w:r>
            <w:r w:rsidRPr="00F73B9F">
              <w:t>-0001</w:t>
            </w:r>
          </w:p>
        </w:tc>
      </w:tr>
      <w:tr w:rsidR="00A12699" w:rsidRPr="00F73B9F" w:rsidTr="00A12699">
        <w:trPr>
          <w:trHeight w:val="532"/>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General Description:</w:t>
            </w:r>
          </w:p>
        </w:tc>
        <w:tc>
          <w:tcPr>
            <w:tcW w:w="7526" w:type="dxa"/>
            <w:gridSpan w:val="2"/>
          </w:tcPr>
          <w:p w:rsidR="00A12699" w:rsidRPr="00F73B9F" w:rsidRDefault="008B0426" w:rsidP="001561A5">
            <w:pPr>
              <w:pStyle w:val="TableText"/>
              <w:cnfStyle w:val="000000000000" w:firstRow="0" w:lastRow="0" w:firstColumn="0" w:lastColumn="0" w:oddVBand="0" w:evenVBand="0" w:oddHBand="0" w:evenHBand="0" w:firstRowFirstColumn="0" w:firstRowLastColumn="0" w:lastRowFirstColumn="0" w:lastRowLastColumn="0"/>
            </w:pPr>
            <w:r w:rsidRPr="00F73B9F">
              <w:t>O</w:t>
            </w:r>
            <w:r w:rsidR="00A12699" w:rsidRPr="00F73B9F">
              <w:t xml:space="preserve">MCS </w:t>
            </w:r>
            <w:r w:rsidRPr="00F73B9F">
              <w:t>Software</w:t>
            </w:r>
            <w:r w:rsidR="00A12699" w:rsidRPr="00F73B9F">
              <w:t xml:space="preserve"> </w:t>
            </w:r>
            <w:r w:rsidR="000E039F" w:rsidRPr="00F73B9F">
              <w:t xml:space="preserve">- Functional Specification for </w:t>
            </w:r>
            <w:r w:rsidR="001331D3" w:rsidRPr="00F73B9F">
              <w:t>Emergency Exit Lighting</w:t>
            </w:r>
          </w:p>
        </w:tc>
      </w:tr>
      <w:tr w:rsidR="00A12699" w:rsidRPr="00F73B9F" w:rsidTr="00A12699">
        <w:trPr>
          <w:trHeight w:val="512"/>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Document Path:</w:t>
            </w:r>
          </w:p>
        </w:tc>
        <w:tc>
          <w:tcPr>
            <w:tcW w:w="7526" w:type="dxa"/>
            <w:gridSpan w:val="2"/>
          </w:tcPr>
          <w:p w:rsidR="00A12699" w:rsidRPr="00F73B9F" w:rsidRDefault="001331D3" w:rsidP="001561A5">
            <w:pPr>
              <w:pStyle w:val="TableText"/>
              <w:cnfStyle w:val="000000000000" w:firstRow="0" w:lastRow="0" w:firstColumn="0" w:lastColumn="0" w:oddVBand="0" w:evenVBand="0" w:oddHBand="0" w:evenHBand="0" w:firstRowFirstColumn="0" w:firstRowLastColumn="0" w:lastRowFirstColumn="0" w:lastRowLastColumn="0"/>
            </w:pPr>
            <w:r w:rsidRPr="00F73B9F">
              <w:t>500C5 M&amp;E Constr\C533 Controls\2514 OMCS FS - Emergency Lighting</w:t>
            </w:r>
          </w:p>
        </w:tc>
      </w:tr>
      <w:tr w:rsidR="00A12699" w:rsidRPr="00F73B9F" w:rsidTr="00A12699">
        <w:trPr>
          <w:trHeight w:val="293"/>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Document Template:</w:t>
            </w:r>
          </w:p>
        </w:tc>
        <w:tc>
          <w:tcPr>
            <w:tcW w:w="7526" w:type="dxa"/>
            <w:gridSpan w:val="2"/>
          </w:tcPr>
          <w:p w:rsidR="00A12699" w:rsidRPr="00F73B9F" w:rsidRDefault="001331D3" w:rsidP="001561A5">
            <w:pPr>
              <w:pStyle w:val="TableText"/>
              <w:cnfStyle w:val="000000000000" w:firstRow="0" w:lastRow="0" w:firstColumn="0" w:lastColumn="0" w:oddVBand="0" w:evenVBand="0" w:oddHBand="0" w:evenHBand="0" w:firstRowFirstColumn="0" w:firstRowLastColumn="0" w:lastRowFirstColumn="0" w:lastRowLastColumn="0"/>
            </w:pPr>
            <w:r w:rsidRPr="00F73B9F">
              <w:t xml:space="preserve">M&amp;E </w:t>
            </w:r>
            <w:r w:rsidR="004901A7" w:rsidRPr="00F73B9F">
              <w:t>Specification</w:t>
            </w:r>
            <w:r w:rsidR="00762EF2" w:rsidRPr="00F73B9F">
              <w:t xml:space="preserve"> : Version 12, 24 Mar </w:t>
            </w:r>
            <w:r w:rsidRPr="00F73B9F">
              <w:t xml:space="preserve"> 2017</w:t>
            </w:r>
          </w:p>
        </w:tc>
      </w:tr>
    </w:tbl>
    <w:p w:rsidR="00832189" w:rsidRPr="00F73B9F" w:rsidRDefault="00832189" w:rsidP="009A2C60">
      <w:pPr>
        <w:pStyle w:val="MainBodyText"/>
        <w:rPr>
          <w:rStyle w:val="BoldCharacter"/>
        </w:rPr>
      </w:pPr>
    </w:p>
    <w:p w:rsidR="00832189" w:rsidRPr="00F73B9F" w:rsidRDefault="00832189" w:rsidP="00FF7373">
      <w:pPr>
        <w:rPr>
          <w:rStyle w:val="BoldCharacter"/>
        </w:rPr>
      </w:pPr>
      <w:r w:rsidRPr="00F73B9F">
        <w:rPr>
          <w:rStyle w:val="BoldCharacter"/>
        </w:rPr>
        <w:t>Revision</w:t>
      </w:r>
    </w:p>
    <w:tbl>
      <w:tblPr>
        <w:tblStyle w:val="ReportTable"/>
        <w:tblW w:w="9288" w:type="dxa"/>
        <w:tblLook w:val="04A0" w:firstRow="1" w:lastRow="0" w:firstColumn="1" w:lastColumn="0" w:noHBand="0" w:noVBand="1"/>
      </w:tblPr>
      <w:tblGrid>
        <w:gridCol w:w="1754"/>
        <w:gridCol w:w="1721"/>
        <w:gridCol w:w="4413"/>
        <w:gridCol w:w="1400"/>
      </w:tblGrid>
      <w:tr w:rsidR="00A72DB1" w:rsidRPr="00F73B9F" w:rsidTr="00855F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A72DB1" w:rsidRPr="00F73B9F" w:rsidRDefault="00A72DB1" w:rsidP="001561A5">
            <w:pPr>
              <w:pStyle w:val="TableText"/>
              <w:rPr>
                <w:b w:val="0"/>
              </w:rPr>
            </w:pPr>
            <w:r w:rsidRPr="00F73B9F">
              <w:t>Revision</w:t>
            </w:r>
          </w:p>
        </w:tc>
        <w:tc>
          <w:tcPr>
            <w:tcW w:w="1721" w:type="dxa"/>
          </w:tcPr>
          <w:p w:rsidR="00A72DB1" w:rsidRPr="00F73B9F" w:rsidRDefault="00A72DB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Date</w:t>
            </w:r>
          </w:p>
        </w:tc>
        <w:tc>
          <w:tcPr>
            <w:tcW w:w="4413" w:type="dxa"/>
          </w:tcPr>
          <w:p w:rsidR="00A72DB1" w:rsidRPr="00F73B9F" w:rsidRDefault="00A72DB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Description</w:t>
            </w:r>
          </w:p>
        </w:tc>
        <w:tc>
          <w:tcPr>
            <w:tcW w:w="1400" w:type="dxa"/>
          </w:tcPr>
          <w:p w:rsidR="00A72DB1" w:rsidRPr="00F73B9F" w:rsidRDefault="00BA11D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Prepared By</w:t>
            </w:r>
          </w:p>
        </w:tc>
      </w:tr>
      <w:tr w:rsidR="008B4384" w:rsidRPr="00F73B9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8B4384" w:rsidRPr="00F73B9F" w:rsidRDefault="008B4384" w:rsidP="001561A5">
            <w:pPr>
              <w:pStyle w:val="TableText"/>
              <w:rPr>
                <w:b w:val="0"/>
              </w:rPr>
            </w:pPr>
            <w:r w:rsidRPr="00F73B9F">
              <w:rPr>
                <w:b w:val="0"/>
              </w:rPr>
              <w:t>Revision 0</w:t>
            </w:r>
            <w:r w:rsidR="00E9288A" w:rsidRPr="00F73B9F">
              <w:rPr>
                <w:b w:val="0"/>
              </w:rPr>
              <w:t>1</w:t>
            </w:r>
          </w:p>
        </w:tc>
        <w:tc>
          <w:tcPr>
            <w:tcW w:w="1721" w:type="dxa"/>
          </w:tcPr>
          <w:p w:rsidR="008B4384" w:rsidRPr="00F73B9F" w:rsidRDefault="00E9288A" w:rsidP="001561A5">
            <w:pPr>
              <w:pStyle w:val="TableText"/>
              <w:cnfStyle w:val="000000000000" w:firstRow="0" w:lastRow="0" w:firstColumn="0" w:lastColumn="0" w:oddVBand="0" w:evenVBand="0" w:oddHBand="0" w:evenHBand="0" w:firstRowFirstColumn="0" w:firstRowLastColumn="0" w:lastRowFirstColumn="0" w:lastRowLastColumn="0"/>
            </w:pPr>
            <w:r w:rsidRPr="00F73B9F">
              <w:t>04</w:t>
            </w:r>
            <w:r w:rsidR="008B4384" w:rsidRPr="00F73B9F">
              <w:t>/</w:t>
            </w:r>
            <w:r w:rsidRPr="00F73B9F">
              <w:t>09</w:t>
            </w:r>
            <w:r w:rsidR="008B4384" w:rsidRPr="00F73B9F">
              <w:t>/2017</w:t>
            </w:r>
          </w:p>
        </w:tc>
        <w:tc>
          <w:tcPr>
            <w:tcW w:w="4413" w:type="dxa"/>
          </w:tcPr>
          <w:p w:rsidR="008B4384" w:rsidRPr="00F73B9F" w:rsidRDefault="00E9288A" w:rsidP="001561A5">
            <w:pPr>
              <w:pStyle w:val="TableText"/>
              <w:cnfStyle w:val="000000000000" w:firstRow="0" w:lastRow="0" w:firstColumn="0" w:lastColumn="0" w:oddVBand="0" w:evenVBand="0" w:oddHBand="0" w:evenHBand="0" w:firstRowFirstColumn="0" w:firstRowLastColumn="0" w:lastRowFirstColumn="0" w:lastRowLastColumn="0"/>
            </w:pPr>
            <w:r w:rsidRPr="00F73B9F">
              <w:t>Issued for</w:t>
            </w:r>
            <w:r w:rsidR="008B4384" w:rsidRPr="00F73B9F">
              <w:t xml:space="preserve"> SDD Submission</w:t>
            </w:r>
          </w:p>
        </w:tc>
        <w:tc>
          <w:tcPr>
            <w:tcW w:w="1400" w:type="dxa"/>
          </w:tcPr>
          <w:p w:rsidR="008B4384" w:rsidRPr="00F73B9F" w:rsidRDefault="008B4384" w:rsidP="001561A5">
            <w:pPr>
              <w:pStyle w:val="TableText"/>
              <w:cnfStyle w:val="000000000000" w:firstRow="0" w:lastRow="0" w:firstColumn="0" w:lastColumn="0" w:oddVBand="0" w:evenVBand="0" w:oddHBand="0" w:evenHBand="0" w:firstRowFirstColumn="0" w:firstRowLastColumn="0" w:lastRowFirstColumn="0" w:lastRowLastColumn="0"/>
            </w:pPr>
            <w:r w:rsidRPr="00F73B9F">
              <w:t>Jeff Lloyd</w:t>
            </w:r>
          </w:p>
        </w:tc>
      </w:tr>
      <w:tr w:rsidR="00B83237" w:rsidRPr="00AF1C6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B83237" w:rsidRPr="00F73B9F" w:rsidRDefault="00B83237" w:rsidP="001561A5">
            <w:pPr>
              <w:pStyle w:val="TableText"/>
            </w:pPr>
            <w:r w:rsidRPr="00F73B9F">
              <w:rPr>
                <w:b w:val="0"/>
              </w:rPr>
              <w:t>Revision 02</w:t>
            </w:r>
          </w:p>
        </w:tc>
        <w:tc>
          <w:tcPr>
            <w:tcW w:w="1721" w:type="dxa"/>
          </w:tcPr>
          <w:p w:rsidR="00B83237" w:rsidRPr="004301E3" w:rsidRDefault="00984810" w:rsidP="001561A5">
            <w:pPr>
              <w:pStyle w:val="TableText"/>
              <w:cnfStyle w:val="000000000000" w:firstRow="0" w:lastRow="0" w:firstColumn="0" w:lastColumn="0" w:oddVBand="0" w:evenVBand="0" w:oddHBand="0" w:evenHBand="0" w:firstRowFirstColumn="0" w:firstRowLastColumn="0" w:lastRowFirstColumn="0" w:lastRowLastColumn="0"/>
            </w:pPr>
            <w:r>
              <w:t>15/06/2018</w:t>
            </w:r>
          </w:p>
        </w:tc>
        <w:tc>
          <w:tcPr>
            <w:tcW w:w="4413" w:type="dxa"/>
          </w:tcPr>
          <w:p w:rsidR="00B83237" w:rsidRPr="00AF1C6F" w:rsidRDefault="00B83237" w:rsidP="001561A5">
            <w:pPr>
              <w:pStyle w:val="TableText"/>
              <w:cnfStyle w:val="000000000000" w:firstRow="0" w:lastRow="0" w:firstColumn="0" w:lastColumn="0" w:oddVBand="0" w:evenVBand="0" w:oddHBand="0" w:evenHBand="0" w:firstRowFirstColumn="0" w:firstRowLastColumn="0" w:lastRowFirstColumn="0" w:lastRowLastColumn="0"/>
            </w:pPr>
            <w:r w:rsidRPr="00AF1C6F">
              <w:t>Issued for FDD Submission</w:t>
            </w:r>
          </w:p>
        </w:tc>
        <w:tc>
          <w:tcPr>
            <w:tcW w:w="1400" w:type="dxa"/>
          </w:tcPr>
          <w:p w:rsidR="00B83237" w:rsidRPr="00AF1C6F" w:rsidRDefault="00B83237" w:rsidP="001561A5">
            <w:pPr>
              <w:pStyle w:val="TableText"/>
              <w:cnfStyle w:val="000000000000" w:firstRow="0" w:lastRow="0" w:firstColumn="0" w:lastColumn="0" w:oddVBand="0" w:evenVBand="0" w:oddHBand="0" w:evenHBand="0" w:firstRowFirstColumn="0" w:firstRowLastColumn="0" w:lastRowFirstColumn="0" w:lastRowLastColumn="0"/>
            </w:pPr>
            <w:r w:rsidRPr="00AF1C6F">
              <w:t>Jeff Lloyd</w:t>
            </w:r>
          </w:p>
        </w:tc>
      </w:tr>
      <w:tr w:rsidR="00E1730E" w:rsidRPr="00AF1C6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E1730E" w:rsidRPr="00F73B9F" w:rsidRDefault="00E1730E" w:rsidP="001561A5">
            <w:pPr>
              <w:pStyle w:val="TableText"/>
            </w:pPr>
            <w:r>
              <w:rPr>
                <w:b w:val="0"/>
              </w:rPr>
              <w:t>Revision 03</w:t>
            </w:r>
          </w:p>
        </w:tc>
        <w:tc>
          <w:tcPr>
            <w:tcW w:w="1721" w:type="dxa"/>
          </w:tcPr>
          <w:p w:rsidR="00E1730E" w:rsidRDefault="00E1730E" w:rsidP="001561A5">
            <w:pPr>
              <w:pStyle w:val="TableText"/>
              <w:cnfStyle w:val="000000000000" w:firstRow="0" w:lastRow="0" w:firstColumn="0" w:lastColumn="0" w:oddVBand="0" w:evenVBand="0" w:oddHBand="0" w:evenHBand="0" w:firstRowFirstColumn="0" w:firstRowLastColumn="0" w:lastRowFirstColumn="0" w:lastRowLastColumn="0"/>
            </w:pPr>
            <w:r>
              <w:t>/2018</w:t>
            </w:r>
          </w:p>
        </w:tc>
        <w:tc>
          <w:tcPr>
            <w:tcW w:w="4413" w:type="dxa"/>
          </w:tcPr>
          <w:p w:rsidR="00E1730E" w:rsidRPr="00AF1C6F" w:rsidRDefault="00E1730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Issued for </w:t>
            </w:r>
            <w:r>
              <w:t>Approval</w:t>
            </w:r>
          </w:p>
        </w:tc>
        <w:tc>
          <w:tcPr>
            <w:tcW w:w="1400" w:type="dxa"/>
          </w:tcPr>
          <w:p w:rsidR="00E1730E" w:rsidRPr="00AF1C6F" w:rsidRDefault="00E1730E" w:rsidP="001561A5">
            <w:pPr>
              <w:pStyle w:val="TableText"/>
              <w:cnfStyle w:val="000000000000" w:firstRow="0" w:lastRow="0" w:firstColumn="0" w:lastColumn="0" w:oddVBand="0" w:evenVBand="0" w:oddHBand="0" w:evenHBand="0" w:firstRowFirstColumn="0" w:firstRowLastColumn="0" w:lastRowFirstColumn="0" w:lastRowLastColumn="0"/>
            </w:pPr>
            <w:r w:rsidRPr="00AF1C6F">
              <w:t>Jeff Lloyd</w:t>
            </w:r>
          </w:p>
        </w:tc>
      </w:tr>
    </w:tbl>
    <w:p w:rsidR="00832189" w:rsidRPr="00AF1C6F" w:rsidRDefault="00832189" w:rsidP="008E482D">
      <w:pPr>
        <w:pStyle w:val="MainBodyText"/>
      </w:pPr>
    </w:p>
    <w:p w:rsidR="009617F7" w:rsidRPr="00AF1C6F" w:rsidRDefault="009617F7">
      <w:pPr>
        <w:rPr>
          <w:rStyle w:val="IntenseEmphasis"/>
        </w:rPr>
      </w:pPr>
      <w:r w:rsidRPr="00AF1C6F">
        <w:br w:type="page"/>
      </w:r>
    </w:p>
    <w:p w:rsidR="009617F7" w:rsidRPr="00AF1C6F" w:rsidRDefault="009617F7" w:rsidP="009617F7">
      <w:pPr>
        <w:pStyle w:val="HeroText"/>
        <w:rPr>
          <w:color w:val="808285"/>
          <w:lang w:val="en-AU"/>
        </w:rPr>
      </w:pPr>
      <w:r w:rsidRPr="00AF1C6F">
        <w:rPr>
          <w:color w:val="808285"/>
          <w:lang w:val="en-AU"/>
        </w:rPr>
        <w:lastRenderedPageBreak/>
        <w:t>Contents</w:t>
      </w:r>
    </w:p>
    <w:p w:rsidR="00BB75D9" w:rsidRDefault="00081D5F">
      <w:pPr>
        <w:pStyle w:val="TOC1"/>
        <w:rPr>
          <w:rFonts w:asciiTheme="minorHAnsi" w:eastAsiaTheme="minorEastAsia" w:hAnsiTheme="minorHAnsi"/>
          <w:noProof/>
          <w:lang w:eastAsia="en-AU"/>
        </w:rPr>
      </w:pPr>
      <w:r w:rsidRPr="00AF1C6F">
        <w:fldChar w:fldCharType="begin"/>
      </w:r>
      <w:r w:rsidRPr="00AF1C6F">
        <w:instrText xml:space="preserve"> TOC \o "1-4" </w:instrText>
      </w:r>
      <w:r w:rsidRPr="00AF1C6F">
        <w:fldChar w:fldCharType="separate"/>
      </w:r>
      <w:r w:rsidR="00BB75D9">
        <w:rPr>
          <w:noProof/>
        </w:rPr>
        <w:t>1</w:t>
      </w:r>
      <w:r w:rsidR="00BB75D9">
        <w:rPr>
          <w:rFonts w:asciiTheme="minorHAnsi" w:eastAsiaTheme="minorEastAsia" w:hAnsiTheme="minorHAnsi"/>
          <w:noProof/>
          <w:lang w:eastAsia="en-AU"/>
        </w:rPr>
        <w:tab/>
      </w:r>
      <w:r w:rsidR="00BB75D9">
        <w:rPr>
          <w:noProof/>
        </w:rPr>
        <w:t>Introduction</w:t>
      </w:r>
      <w:r w:rsidR="00BB75D9">
        <w:rPr>
          <w:noProof/>
        </w:rPr>
        <w:tab/>
      </w:r>
      <w:r w:rsidR="00BB75D9">
        <w:rPr>
          <w:noProof/>
        </w:rPr>
        <w:fldChar w:fldCharType="begin"/>
      </w:r>
      <w:r w:rsidR="00BB75D9">
        <w:rPr>
          <w:noProof/>
        </w:rPr>
        <w:instrText xml:space="preserve"> PAGEREF _Toc517095272 \h </w:instrText>
      </w:r>
      <w:r w:rsidR="00BB75D9">
        <w:rPr>
          <w:noProof/>
        </w:rPr>
      </w:r>
      <w:r w:rsidR="00BB75D9">
        <w:rPr>
          <w:noProof/>
        </w:rPr>
        <w:fldChar w:fldCharType="separate"/>
      </w:r>
      <w:r w:rsidR="00DC19C7">
        <w:rPr>
          <w:noProof/>
        </w:rPr>
        <w:t>11</w:t>
      </w:r>
      <w:r w:rsidR="00BB75D9">
        <w:rPr>
          <w:noProof/>
        </w:rPr>
        <w:fldChar w:fldCharType="end"/>
      </w:r>
    </w:p>
    <w:p w:rsidR="00BB75D9" w:rsidRDefault="00BB75D9">
      <w:pPr>
        <w:pStyle w:val="TOC2"/>
        <w:rPr>
          <w:rFonts w:asciiTheme="minorHAnsi" w:eastAsiaTheme="minorEastAsia" w:hAnsiTheme="minorHAnsi"/>
          <w:noProof/>
          <w:lang w:eastAsia="en-AU"/>
        </w:rPr>
      </w:pPr>
      <w:r>
        <w:rPr>
          <w:noProof/>
        </w:rPr>
        <w:t>1.1</w:t>
      </w:r>
      <w:r>
        <w:rPr>
          <w:rFonts w:asciiTheme="minorHAnsi" w:eastAsiaTheme="minorEastAsia" w:hAnsiTheme="minorHAnsi"/>
          <w:noProof/>
          <w:lang w:eastAsia="en-AU"/>
        </w:rPr>
        <w:tab/>
      </w:r>
      <w:r>
        <w:rPr>
          <w:noProof/>
        </w:rPr>
        <w:t>Project Background</w:t>
      </w:r>
      <w:r>
        <w:rPr>
          <w:noProof/>
        </w:rPr>
        <w:tab/>
      </w:r>
      <w:r>
        <w:rPr>
          <w:noProof/>
        </w:rPr>
        <w:fldChar w:fldCharType="begin"/>
      </w:r>
      <w:r>
        <w:rPr>
          <w:noProof/>
        </w:rPr>
        <w:instrText xml:space="preserve"> PAGEREF _Toc517095273 \h </w:instrText>
      </w:r>
      <w:r>
        <w:rPr>
          <w:noProof/>
        </w:rPr>
      </w:r>
      <w:r>
        <w:rPr>
          <w:noProof/>
        </w:rPr>
        <w:fldChar w:fldCharType="separate"/>
      </w:r>
      <w:r w:rsidR="00DC19C7">
        <w:rPr>
          <w:noProof/>
        </w:rPr>
        <w:t>11</w:t>
      </w:r>
      <w:r>
        <w:rPr>
          <w:noProof/>
        </w:rPr>
        <w:fldChar w:fldCharType="end"/>
      </w:r>
    </w:p>
    <w:p w:rsidR="00BB75D9" w:rsidRDefault="00BB75D9">
      <w:pPr>
        <w:pStyle w:val="TOC2"/>
        <w:rPr>
          <w:rFonts w:asciiTheme="minorHAnsi" w:eastAsiaTheme="minorEastAsia" w:hAnsiTheme="minorHAnsi"/>
          <w:noProof/>
          <w:lang w:eastAsia="en-AU"/>
        </w:rPr>
      </w:pPr>
      <w:r>
        <w:rPr>
          <w:noProof/>
        </w:rPr>
        <w:t>1.2</w:t>
      </w:r>
      <w:r>
        <w:rPr>
          <w:rFonts w:asciiTheme="minorHAnsi" w:eastAsiaTheme="minorEastAsia" w:hAnsiTheme="minorHAnsi"/>
          <w:noProof/>
          <w:lang w:eastAsia="en-AU"/>
        </w:rPr>
        <w:tab/>
      </w:r>
      <w:r>
        <w:rPr>
          <w:noProof/>
        </w:rPr>
        <w:t>Purpose</w:t>
      </w:r>
      <w:r>
        <w:rPr>
          <w:noProof/>
        </w:rPr>
        <w:tab/>
      </w:r>
      <w:r>
        <w:rPr>
          <w:noProof/>
        </w:rPr>
        <w:fldChar w:fldCharType="begin"/>
      </w:r>
      <w:r>
        <w:rPr>
          <w:noProof/>
        </w:rPr>
        <w:instrText xml:space="preserve"> PAGEREF _Toc517095274 \h </w:instrText>
      </w:r>
      <w:r>
        <w:rPr>
          <w:noProof/>
        </w:rPr>
      </w:r>
      <w:r>
        <w:rPr>
          <w:noProof/>
        </w:rPr>
        <w:fldChar w:fldCharType="separate"/>
      </w:r>
      <w:r w:rsidR="00DC19C7">
        <w:rPr>
          <w:noProof/>
        </w:rPr>
        <w:t>11</w:t>
      </w:r>
      <w:r>
        <w:rPr>
          <w:noProof/>
        </w:rPr>
        <w:fldChar w:fldCharType="end"/>
      </w:r>
    </w:p>
    <w:p w:rsidR="00BB75D9" w:rsidRDefault="00BB75D9">
      <w:pPr>
        <w:pStyle w:val="TOC1"/>
        <w:rPr>
          <w:rFonts w:asciiTheme="minorHAnsi" w:eastAsiaTheme="minorEastAsia" w:hAnsiTheme="minorHAnsi"/>
          <w:noProof/>
          <w:lang w:eastAsia="en-AU"/>
        </w:rPr>
      </w:pPr>
      <w:r>
        <w:rPr>
          <w:noProof/>
        </w:rPr>
        <w:t>2</w:t>
      </w:r>
      <w:r>
        <w:rPr>
          <w:rFonts w:asciiTheme="minorHAnsi" w:eastAsiaTheme="minorEastAsia" w:hAnsiTheme="minorHAnsi"/>
          <w:noProof/>
          <w:lang w:eastAsia="en-AU"/>
        </w:rPr>
        <w:tab/>
      </w:r>
      <w:r>
        <w:rPr>
          <w:noProof/>
        </w:rPr>
        <w:t>Scope</w:t>
      </w:r>
      <w:r>
        <w:rPr>
          <w:noProof/>
        </w:rPr>
        <w:tab/>
      </w:r>
      <w:r>
        <w:rPr>
          <w:noProof/>
        </w:rPr>
        <w:fldChar w:fldCharType="begin"/>
      </w:r>
      <w:r>
        <w:rPr>
          <w:noProof/>
        </w:rPr>
        <w:instrText xml:space="preserve"> PAGEREF _Toc517095275 \h </w:instrText>
      </w:r>
      <w:r>
        <w:rPr>
          <w:noProof/>
        </w:rPr>
      </w:r>
      <w:r>
        <w:rPr>
          <w:noProof/>
        </w:rPr>
        <w:fldChar w:fldCharType="separate"/>
      </w:r>
      <w:r w:rsidR="00DC19C7">
        <w:rPr>
          <w:noProof/>
        </w:rPr>
        <w:t>11</w:t>
      </w:r>
      <w:r>
        <w:rPr>
          <w:noProof/>
        </w:rPr>
        <w:fldChar w:fldCharType="end"/>
      </w:r>
    </w:p>
    <w:p w:rsidR="00BB75D9" w:rsidRDefault="00BB75D9">
      <w:pPr>
        <w:pStyle w:val="TOC2"/>
        <w:rPr>
          <w:rFonts w:asciiTheme="minorHAnsi" w:eastAsiaTheme="minorEastAsia" w:hAnsiTheme="minorHAnsi"/>
          <w:noProof/>
          <w:lang w:eastAsia="en-AU"/>
        </w:rPr>
      </w:pPr>
      <w:r>
        <w:rPr>
          <w:noProof/>
        </w:rPr>
        <w:t>2.1</w:t>
      </w:r>
      <w:r>
        <w:rPr>
          <w:rFonts w:asciiTheme="minorHAnsi" w:eastAsiaTheme="minorEastAsia" w:hAnsiTheme="minorHAnsi"/>
          <w:noProof/>
          <w:lang w:eastAsia="en-AU"/>
        </w:rPr>
        <w:tab/>
      </w:r>
      <w:r>
        <w:rPr>
          <w:noProof/>
        </w:rPr>
        <w:t>Design Scope</w:t>
      </w:r>
      <w:r>
        <w:rPr>
          <w:noProof/>
        </w:rPr>
        <w:tab/>
      </w:r>
      <w:r>
        <w:rPr>
          <w:noProof/>
        </w:rPr>
        <w:fldChar w:fldCharType="begin"/>
      </w:r>
      <w:r>
        <w:rPr>
          <w:noProof/>
        </w:rPr>
        <w:instrText xml:space="preserve"> PAGEREF _Toc517095276 \h </w:instrText>
      </w:r>
      <w:r>
        <w:rPr>
          <w:noProof/>
        </w:rPr>
      </w:r>
      <w:r>
        <w:rPr>
          <w:noProof/>
        </w:rPr>
        <w:fldChar w:fldCharType="separate"/>
      </w:r>
      <w:r w:rsidR="00DC19C7">
        <w:rPr>
          <w:noProof/>
        </w:rPr>
        <w:t>11</w:t>
      </w:r>
      <w:r>
        <w:rPr>
          <w:noProof/>
        </w:rPr>
        <w:fldChar w:fldCharType="end"/>
      </w:r>
    </w:p>
    <w:p w:rsidR="00BB75D9" w:rsidRDefault="00BB75D9">
      <w:pPr>
        <w:pStyle w:val="TOC1"/>
        <w:rPr>
          <w:rFonts w:asciiTheme="minorHAnsi" w:eastAsiaTheme="minorEastAsia" w:hAnsiTheme="minorHAnsi"/>
          <w:noProof/>
          <w:lang w:eastAsia="en-AU"/>
        </w:rPr>
      </w:pPr>
      <w:r>
        <w:rPr>
          <w:noProof/>
        </w:rPr>
        <w:t>3</w:t>
      </w:r>
      <w:r>
        <w:rPr>
          <w:rFonts w:asciiTheme="minorHAnsi" w:eastAsiaTheme="minorEastAsia" w:hAnsiTheme="minorHAnsi"/>
          <w:noProof/>
          <w:lang w:eastAsia="en-AU"/>
        </w:rPr>
        <w:tab/>
      </w:r>
      <w:r>
        <w:rPr>
          <w:noProof/>
        </w:rPr>
        <w:t>Applicable Standards</w:t>
      </w:r>
      <w:r>
        <w:rPr>
          <w:noProof/>
        </w:rPr>
        <w:tab/>
      </w:r>
      <w:r>
        <w:rPr>
          <w:noProof/>
        </w:rPr>
        <w:fldChar w:fldCharType="begin"/>
      </w:r>
      <w:r>
        <w:rPr>
          <w:noProof/>
        </w:rPr>
        <w:instrText xml:space="preserve"> PAGEREF _Toc517095277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rPr>
        <w:t>3.1</w:t>
      </w:r>
      <w:r>
        <w:rPr>
          <w:rFonts w:asciiTheme="minorHAnsi" w:eastAsiaTheme="minorEastAsia" w:hAnsiTheme="minorHAnsi"/>
          <w:noProof/>
          <w:lang w:eastAsia="en-AU"/>
        </w:rPr>
        <w:tab/>
      </w:r>
      <w:r>
        <w:rPr>
          <w:noProof/>
        </w:rPr>
        <w:t>Reference Documents</w:t>
      </w:r>
      <w:r>
        <w:rPr>
          <w:noProof/>
        </w:rPr>
        <w:tab/>
      </w:r>
      <w:r>
        <w:rPr>
          <w:noProof/>
        </w:rPr>
        <w:fldChar w:fldCharType="begin"/>
      </w:r>
      <w:r>
        <w:rPr>
          <w:noProof/>
        </w:rPr>
        <w:instrText xml:space="preserve"> PAGEREF _Toc517095278 \h </w:instrText>
      </w:r>
      <w:r>
        <w:rPr>
          <w:noProof/>
        </w:rPr>
      </w:r>
      <w:r>
        <w:rPr>
          <w:noProof/>
        </w:rPr>
        <w:fldChar w:fldCharType="separate"/>
      </w:r>
      <w:r w:rsidR="00DC19C7">
        <w:rPr>
          <w:noProof/>
        </w:rPr>
        <w:t>12</w:t>
      </w:r>
      <w:r>
        <w:rPr>
          <w:noProof/>
        </w:rPr>
        <w:fldChar w:fldCharType="end"/>
      </w:r>
    </w:p>
    <w:p w:rsidR="00BB75D9" w:rsidRDefault="00BB75D9">
      <w:pPr>
        <w:pStyle w:val="TOC1"/>
        <w:rPr>
          <w:rFonts w:asciiTheme="minorHAnsi" w:eastAsiaTheme="minorEastAsia" w:hAnsiTheme="minorHAnsi"/>
          <w:noProof/>
          <w:lang w:eastAsia="en-AU"/>
        </w:rPr>
      </w:pPr>
      <w:r>
        <w:rPr>
          <w:noProof/>
          <w:lang w:eastAsia="en-AU"/>
        </w:rPr>
        <w:t>4</w:t>
      </w:r>
      <w:r>
        <w:rPr>
          <w:rFonts w:asciiTheme="minorHAnsi" w:eastAsiaTheme="minorEastAsia" w:hAnsiTheme="minorHAnsi"/>
          <w:noProof/>
          <w:lang w:eastAsia="en-AU"/>
        </w:rPr>
        <w:tab/>
      </w:r>
      <w:r>
        <w:rPr>
          <w:noProof/>
          <w:lang w:eastAsia="en-AU"/>
        </w:rPr>
        <w:t>Project Requirements</w:t>
      </w:r>
      <w:r>
        <w:rPr>
          <w:noProof/>
        </w:rPr>
        <w:tab/>
      </w:r>
      <w:r>
        <w:rPr>
          <w:noProof/>
        </w:rPr>
        <w:fldChar w:fldCharType="begin"/>
      </w:r>
      <w:r>
        <w:rPr>
          <w:noProof/>
        </w:rPr>
        <w:instrText xml:space="preserve"> PAGEREF _Toc517095279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lang w:eastAsia="en-AU"/>
        </w:rPr>
        <w:t>4.1</w:t>
      </w:r>
      <w:r>
        <w:rPr>
          <w:rFonts w:asciiTheme="minorHAnsi" w:eastAsiaTheme="minorEastAsia" w:hAnsiTheme="minorHAnsi"/>
          <w:noProof/>
          <w:lang w:eastAsia="en-AU"/>
        </w:rPr>
        <w:tab/>
      </w:r>
      <w:r>
        <w:rPr>
          <w:noProof/>
          <w:lang w:eastAsia="en-AU"/>
        </w:rPr>
        <w:t>Design Requirements</w:t>
      </w:r>
      <w:r>
        <w:rPr>
          <w:noProof/>
        </w:rPr>
        <w:tab/>
      </w:r>
      <w:r>
        <w:rPr>
          <w:noProof/>
        </w:rPr>
        <w:fldChar w:fldCharType="begin"/>
      </w:r>
      <w:r>
        <w:rPr>
          <w:noProof/>
        </w:rPr>
        <w:instrText xml:space="preserve"> PAGEREF _Toc517095280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rPr>
        <w:t>4.2</w:t>
      </w:r>
      <w:r>
        <w:rPr>
          <w:rFonts w:asciiTheme="minorHAnsi" w:eastAsiaTheme="minorEastAsia" w:hAnsiTheme="minorHAnsi"/>
          <w:noProof/>
          <w:lang w:eastAsia="en-AU"/>
        </w:rPr>
        <w:tab/>
      </w:r>
      <w:r>
        <w:rPr>
          <w:noProof/>
        </w:rPr>
        <w:t>Traceability Matrix</w:t>
      </w:r>
      <w:r>
        <w:rPr>
          <w:noProof/>
        </w:rPr>
        <w:tab/>
      </w:r>
      <w:r>
        <w:rPr>
          <w:noProof/>
        </w:rPr>
        <w:fldChar w:fldCharType="begin"/>
      </w:r>
      <w:r>
        <w:rPr>
          <w:noProof/>
        </w:rPr>
        <w:instrText xml:space="preserve"> PAGEREF _Toc517095281 \h </w:instrText>
      </w:r>
      <w:r>
        <w:rPr>
          <w:noProof/>
        </w:rPr>
      </w:r>
      <w:r>
        <w:rPr>
          <w:noProof/>
        </w:rPr>
        <w:fldChar w:fldCharType="separate"/>
      </w:r>
      <w:r w:rsidR="00DC19C7">
        <w:rPr>
          <w:noProof/>
        </w:rPr>
        <w:t>13</w:t>
      </w:r>
      <w:r>
        <w:rPr>
          <w:noProof/>
        </w:rPr>
        <w:fldChar w:fldCharType="end"/>
      </w:r>
    </w:p>
    <w:p w:rsidR="00BB75D9" w:rsidRDefault="00BB75D9">
      <w:pPr>
        <w:pStyle w:val="TOC1"/>
        <w:rPr>
          <w:rFonts w:asciiTheme="minorHAnsi" w:eastAsiaTheme="minorEastAsia" w:hAnsiTheme="minorHAnsi"/>
          <w:noProof/>
          <w:lang w:eastAsia="en-AU"/>
        </w:rPr>
      </w:pPr>
      <w:r>
        <w:rPr>
          <w:noProof/>
        </w:rPr>
        <w:t>5</w:t>
      </w:r>
      <w:r>
        <w:rPr>
          <w:rFonts w:asciiTheme="minorHAnsi" w:eastAsiaTheme="minorEastAsia" w:hAnsiTheme="minorHAnsi"/>
          <w:noProof/>
          <w:lang w:eastAsia="en-AU"/>
        </w:rPr>
        <w:tab/>
      </w:r>
      <w:r>
        <w:rPr>
          <w:noProof/>
        </w:rPr>
        <w:t>Design Life / Durability</w:t>
      </w:r>
      <w:r>
        <w:rPr>
          <w:noProof/>
        </w:rPr>
        <w:tab/>
      </w:r>
      <w:r>
        <w:rPr>
          <w:noProof/>
        </w:rPr>
        <w:fldChar w:fldCharType="begin"/>
      </w:r>
      <w:r>
        <w:rPr>
          <w:noProof/>
        </w:rPr>
        <w:instrText xml:space="preserve"> PAGEREF _Toc517095283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6</w:t>
      </w:r>
      <w:r>
        <w:rPr>
          <w:rFonts w:asciiTheme="minorHAnsi" w:eastAsiaTheme="minorEastAsia" w:hAnsiTheme="minorHAnsi"/>
          <w:noProof/>
          <w:lang w:eastAsia="en-AU"/>
        </w:rPr>
        <w:tab/>
      </w:r>
      <w:r>
        <w:rPr>
          <w:noProof/>
        </w:rPr>
        <w:t>Reliability</w:t>
      </w:r>
      <w:r>
        <w:rPr>
          <w:noProof/>
        </w:rPr>
        <w:tab/>
      </w:r>
      <w:r>
        <w:rPr>
          <w:noProof/>
        </w:rPr>
        <w:fldChar w:fldCharType="begin"/>
      </w:r>
      <w:r>
        <w:rPr>
          <w:noProof/>
        </w:rPr>
        <w:instrText xml:space="preserve"> PAGEREF _Toc517095285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7</w:t>
      </w:r>
      <w:r>
        <w:rPr>
          <w:rFonts w:asciiTheme="minorHAnsi" w:eastAsiaTheme="minorEastAsia" w:hAnsiTheme="minorHAnsi"/>
          <w:noProof/>
          <w:lang w:eastAsia="en-AU"/>
        </w:rPr>
        <w:tab/>
      </w:r>
      <w:r>
        <w:rPr>
          <w:noProof/>
        </w:rPr>
        <w:t>Design Integration</w:t>
      </w:r>
      <w:r>
        <w:rPr>
          <w:noProof/>
        </w:rPr>
        <w:tab/>
      </w:r>
      <w:r>
        <w:rPr>
          <w:noProof/>
        </w:rPr>
        <w:fldChar w:fldCharType="begin"/>
      </w:r>
      <w:r>
        <w:rPr>
          <w:noProof/>
        </w:rPr>
        <w:instrText xml:space="preserve"> PAGEREF _Toc517095287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8</w:t>
      </w:r>
      <w:r>
        <w:rPr>
          <w:rFonts w:asciiTheme="minorHAnsi" w:eastAsiaTheme="minorEastAsia" w:hAnsiTheme="minorHAnsi"/>
          <w:noProof/>
          <w:lang w:eastAsia="en-AU"/>
        </w:rPr>
        <w:tab/>
      </w:r>
      <w:r>
        <w:rPr>
          <w:noProof/>
        </w:rPr>
        <w:t>Design Inputs</w:t>
      </w:r>
      <w:r>
        <w:rPr>
          <w:noProof/>
        </w:rPr>
        <w:tab/>
      </w:r>
      <w:r>
        <w:rPr>
          <w:noProof/>
        </w:rPr>
        <w:fldChar w:fldCharType="begin"/>
      </w:r>
      <w:r>
        <w:rPr>
          <w:noProof/>
        </w:rPr>
        <w:instrText xml:space="preserve"> PAGEREF _Toc517095288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8.1</w:t>
      </w:r>
      <w:r>
        <w:rPr>
          <w:rFonts w:asciiTheme="minorHAnsi" w:eastAsiaTheme="minorEastAsia" w:hAnsiTheme="minorHAnsi"/>
          <w:noProof/>
          <w:lang w:eastAsia="en-AU"/>
        </w:rPr>
        <w:tab/>
      </w:r>
      <w:r>
        <w:rPr>
          <w:noProof/>
        </w:rPr>
        <w:t>Assumptions / Constraints</w:t>
      </w:r>
      <w:r>
        <w:rPr>
          <w:noProof/>
        </w:rPr>
        <w:tab/>
      </w:r>
      <w:r>
        <w:rPr>
          <w:noProof/>
        </w:rPr>
        <w:fldChar w:fldCharType="begin"/>
      </w:r>
      <w:r>
        <w:rPr>
          <w:noProof/>
        </w:rPr>
        <w:instrText xml:space="preserve"> PAGEREF _Toc517095289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8.2</w:t>
      </w:r>
      <w:r>
        <w:rPr>
          <w:rFonts w:asciiTheme="minorHAnsi" w:eastAsiaTheme="minorEastAsia" w:hAnsiTheme="minorHAnsi"/>
          <w:noProof/>
          <w:lang w:eastAsia="en-AU"/>
        </w:rPr>
        <w:tab/>
      </w:r>
      <w:r>
        <w:rPr>
          <w:noProof/>
        </w:rPr>
        <w:t>Design Criteria</w:t>
      </w:r>
      <w:r>
        <w:rPr>
          <w:noProof/>
        </w:rPr>
        <w:tab/>
      </w:r>
      <w:r>
        <w:rPr>
          <w:noProof/>
        </w:rPr>
        <w:fldChar w:fldCharType="begin"/>
      </w:r>
      <w:r>
        <w:rPr>
          <w:noProof/>
        </w:rPr>
        <w:instrText xml:space="preserve"> PAGEREF _Toc517095291 \h </w:instrText>
      </w:r>
      <w:r>
        <w:rPr>
          <w:noProof/>
        </w:rPr>
      </w:r>
      <w:r>
        <w:rPr>
          <w:noProof/>
        </w:rPr>
        <w:fldChar w:fldCharType="separate"/>
      </w:r>
      <w:r w:rsidR="00DC19C7">
        <w:rPr>
          <w:noProof/>
        </w:rPr>
        <w:t>15</w:t>
      </w:r>
      <w:r>
        <w:rPr>
          <w:noProof/>
        </w:rPr>
        <w:fldChar w:fldCharType="end"/>
      </w:r>
    </w:p>
    <w:p w:rsidR="00BB75D9" w:rsidRDefault="00BB75D9">
      <w:pPr>
        <w:pStyle w:val="TOC1"/>
        <w:rPr>
          <w:rFonts w:asciiTheme="minorHAnsi" w:eastAsiaTheme="minorEastAsia" w:hAnsiTheme="minorHAnsi"/>
          <w:noProof/>
          <w:lang w:eastAsia="en-AU"/>
        </w:rPr>
      </w:pPr>
      <w:r>
        <w:rPr>
          <w:noProof/>
        </w:rPr>
        <w:t>9</w:t>
      </w:r>
      <w:r>
        <w:rPr>
          <w:rFonts w:asciiTheme="minorHAnsi" w:eastAsiaTheme="minorEastAsia" w:hAnsiTheme="minorHAnsi"/>
          <w:noProof/>
          <w:lang w:eastAsia="en-AU"/>
        </w:rPr>
        <w:tab/>
      </w:r>
      <w:r>
        <w:rPr>
          <w:noProof/>
        </w:rPr>
        <w:t>Design Development</w:t>
      </w:r>
      <w:r>
        <w:rPr>
          <w:noProof/>
        </w:rPr>
        <w:tab/>
      </w:r>
      <w:r>
        <w:rPr>
          <w:noProof/>
        </w:rPr>
        <w:fldChar w:fldCharType="begin"/>
      </w:r>
      <w:r>
        <w:rPr>
          <w:noProof/>
        </w:rPr>
        <w:instrText xml:space="preserve"> PAGEREF _Toc517095293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9.1</w:t>
      </w:r>
      <w:r>
        <w:rPr>
          <w:rFonts w:asciiTheme="minorHAnsi" w:eastAsiaTheme="minorEastAsia" w:hAnsiTheme="minorHAnsi"/>
          <w:noProof/>
          <w:lang w:eastAsia="en-AU"/>
        </w:rPr>
        <w:tab/>
      </w:r>
      <w:r>
        <w:rPr>
          <w:noProof/>
        </w:rPr>
        <w:t>Design Changes</w:t>
      </w:r>
      <w:r>
        <w:rPr>
          <w:noProof/>
        </w:rPr>
        <w:tab/>
      </w:r>
      <w:r>
        <w:rPr>
          <w:noProof/>
        </w:rPr>
        <w:fldChar w:fldCharType="begin"/>
      </w:r>
      <w:r>
        <w:rPr>
          <w:noProof/>
        </w:rPr>
        <w:instrText xml:space="preserve"> PAGEREF _Toc517095294 \h </w:instrText>
      </w:r>
      <w:r>
        <w:rPr>
          <w:noProof/>
        </w:rPr>
      </w:r>
      <w:r>
        <w:rPr>
          <w:noProof/>
        </w:rPr>
        <w:fldChar w:fldCharType="separate"/>
      </w:r>
      <w:r w:rsidR="00DC19C7">
        <w:rPr>
          <w:noProof/>
        </w:rPr>
        <w:t>15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9.1.1</w:t>
      </w:r>
      <w:r>
        <w:rPr>
          <w:rFonts w:asciiTheme="minorHAnsi" w:eastAsiaTheme="minorEastAsia" w:hAnsiTheme="minorHAnsi"/>
          <w:noProof/>
          <w:lang w:eastAsia="en-AU"/>
        </w:rPr>
        <w:tab/>
      </w:r>
      <w:r>
        <w:rPr>
          <w:noProof/>
        </w:rPr>
        <w:t>Changes from DCD to SDD</w:t>
      </w:r>
      <w:r>
        <w:rPr>
          <w:noProof/>
        </w:rPr>
        <w:tab/>
      </w:r>
      <w:r>
        <w:rPr>
          <w:noProof/>
        </w:rPr>
        <w:fldChar w:fldCharType="begin"/>
      </w:r>
      <w:r>
        <w:rPr>
          <w:noProof/>
        </w:rPr>
        <w:instrText xml:space="preserve"> PAGEREF _Toc517095295 \h </w:instrText>
      </w:r>
      <w:r>
        <w:rPr>
          <w:noProof/>
        </w:rPr>
      </w:r>
      <w:r>
        <w:rPr>
          <w:noProof/>
        </w:rPr>
        <w:fldChar w:fldCharType="separate"/>
      </w:r>
      <w:r w:rsidR="00DC19C7">
        <w:rPr>
          <w:noProof/>
        </w:rPr>
        <w:t>15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9.1.2</w:t>
      </w:r>
      <w:r>
        <w:rPr>
          <w:rFonts w:asciiTheme="minorHAnsi" w:eastAsiaTheme="minorEastAsia" w:hAnsiTheme="minorHAnsi"/>
          <w:noProof/>
          <w:lang w:eastAsia="en-AU"/>
        </w:rPr>
        <w:tab/>
      </w:r>
      <w:r>
        <w:rPr>
          <w:noProof/>
        </w:rPr>
        <w:t>Changes from SDD to FDD</w:t>
      </w:r>
      <w:r>
        <w:rPr>
          <w:noProof/>
        </w:rPr>
        <w:tab/>
      </w:r>
      <w:r>
        <w:rPr>
          <w:noProof/>
        </w:rPr>
        <w:fldChar w:fldCharType="begin"/>
      </w:r>
      <w:r>
        <w:rPr>
          <w:noProof/>
        </w:rPr>
        <w:instrText xml:space="preserve"> PAGEREF _Toc517095298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9.2</w:t>
      </w:r>
      <w:r>
        <w:rPr>
          <w:rFonts w:asciiTheme="minorHAnsi" w:eastAsiaTheme="minorEastAsia" w:hAnsiTheme="minorHAnsi"/>
          <w:noProof/>
          <w:lang w:eastAsia="en-AU"/>
        </w:rPr>
        <w:tab/>
      </w:r>
      <w:r>
        <w:rPr>
          <w:noProof/>
        </w:rPr>
        <w:t>SWTC Deviations</w:t>
      </w:r>
      <w:r>
        <w:rPr>
          <w:noProof/>
        </w:rPr>
        <w:tab/>
      </w:r>
      <w:r>
        <w:rPr>
          <w:noProof/>
        </w:rPr>
        <w:fldChar w:fldCharType="begin"/>
      </w:r>
      <w:r>
        <w:rPr>
          <w:noProof/>
        </w:rPr>
        <w:instrText xml:space="preserve"> PAGEREF _Toc517095302 \h </w:instrText>
      </w:r>
      <w:r>
        <w:rPr>
          <w:noProof/>
        </w:rPr>
      </w:r>
      <w:r>
        <w:rPr>
          <w:noProof/>
        </w:rPr>
        <w:fldChar w:fldCharType="separate"/>
      </w:r>
      <w:r w:rsidR="00DC19C7">
        <w:rPr>
          <w:noProof/>
        </w:rPr>
        <w:t>15</w:t>
      </w:r>
      <w:r>
        <w:rPr>
          <w:noProof/>
        </w:rPr>
        <w:fldChar w:fldCharType="end"/>
      </w:r>
    </w:p>
    <w:p w:rsidR="00BB75D9" w:rsidRDefault="00BB75D9">
      <w:pPr>
        <w:pStyle w:val="TOC1"/>
        <w:rPr>
          <w:rFonts w:asciiTheme="minorHAnsi" w:eastAsiaTheme="minorEastAsia" w:hAnsiTheme="minorHAnsi"/>
          <w:noProof/>
          <w:lang w:eastAsia="en-AU"/>
        </w:rPr>
      </w:pPr>
      <w:r>
        <w:rPr>
          <w:noProof/>
        </w:rPr>
        <w:t>10</w:t>
      </w:r>
      <w:r>
        <w:rPr>
          <w:rFonts w:asciiTheme="minorHAnsi" w:eastAsiaTheme="minorEastAsia" w:hAnsiTheme="minorHAnsi"/>
          <w:noProof/>
          <w:lang w:eastAsia="en-AU"/>
        </w:rPr>
        <w:tab/>
      </w:r>
      <w:r>
        <w:rPr>
          <w:noProof/>
        </w:rPr>
        <w:t>Quality Requirements</w:t>
      </w:r>
      <w:r>
        <w:rPr>
          <w:noProof/>
        </w:rPr>
        <w:tab/>
      </w:r>
      <w:r>
        <w:rPr>
          <w:noProof/>
        </w:rPr>
        <w:fldChar w:fldCharType="begin"/>
      </w:r>
      <w:r>
        <w:rPr>
          <w:noProof/>
        </w:rPr>
        <w:instrText xml:space="preserve"> PAGEREF _Toc517095304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10.1</w:t>
      </w:r>
      <w:r>
        <w:rPr>
          <w:rFonts w:asciiTheme="minorHAnsi" w:eastAsiaTheme="minorEastAsia" w:hAnsiTheme="minorHAnsi"/>
          <w:noProof/>
          <w:lang w:eastAsia="en-AU"/>
        </w:rPr>
        <w:tab/>
      </w:r>
      <w:r>
        <w:rPr>
          <w:noProof/>
        </w:rPr>
        <w:t>General</w:t>
      </w:r>
      <w:r>
        <w:rPr>
          <w:noProof/>
        </w:rPr>
        <w:tab/>
      </w:r>
      <w:r>
        <w:rPr>
          <w:noProof/>
        </w:rPr>
        <w:fldChar w:fldCharType="begin"/>
      </w:r>
      <w:r>
        <w:rPr>
          <w:noProof/>
        </w:rPr>
        <w:instrText xml:space="preserve"> PAGEREF _Toc517095305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10.2</w:t>
      </w:r>
      <w:r>
        <w:rPr>
          <w:rFonts w:asciiTheme="minorHAnsi" w:eastAsiaTheme="minorEastAsia" w:hAnsiTheme="minorHAnsi"/>
          <w:noProof/>
          <w:lang w:eastAsia="en-AU"/>
        </w:rPr>
        <w:tab/>
      </w:r>
      <w:r>
        <w:rPr>
          <w:noProof/>
        </w:rPr>
        <w:t>Safety</w:t>
      </w:r>
      <w:r>
        <w:rPr>
          <w:noProof/>
        </w:rPr>
        <w:tab/>
      </w:r>
      <w:r>
        <w:rPr>
          <w:noProof/>
        </w:rPr>
        <w:fldChar w:fldCharType="begin"/>
      </w:r>
      <w:r>
        <w:rPr>
          <w:noProof/>
        </w:rPr>
        <w:instrText xml:space="preserve"> PAGEREF _Toc517095307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10.3</w:t>
      </w:r>
      <w:r>
        <w:rPr>
          <w:rFonts w:asciiTheme="minorHAnsi" w:eastAsiaTheme="minorEastAsia" w:hAnsiTheme="minorHAnsi"/>
          <w:noProof/>
          <w:lang w:eastAsia="en-AU"/>
        </w:rPr>
        <w:tab/>
      </w:r>
      <w:r>
        <w:rPr>
          <w:noProof/>
        </w:rPr>
        <w:t>Usability</w:t>
      </w:r>
      <w:r>
        <w:rPr>
          <w:noProof/>
        </w:rPr>
        <w:tab/>
      </w:r>
      <w:r>
        <w:rPr>
          <w:noProof/>
        </w:rPr>
        <w:fldChar w:fldCharType="begin"/>
      </w:r>
      <w:r>
        <w:rPr>
          <w:noProof/>
        </w:rPr>
        <w:instrText xml:space="preserve"> PAGEREF _Toc517095309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10.4</w:t>
      </w:r>
      <w:r>
        <w:rPr>
          <w:rFonts w:asciiTheme="minorHAnsi" w:eastAsiaTheme="minorEastAsia" w:hAnsiTheme="minorHAnsi"/>
          <w:noProof/>
          <w:lang w:eastAsia="en-AU"/>
        </w:rPr>
        <w:tab/>
      </w:r>
      <w:r>
        <w:rPr>
          <w:noProof/>
        </w:rPr>
        <w:t>Security</w:t>
      </w:r>
      <w:r>
        <w:rPr>
          <w:noProof/>
        </w:rPr>
        <w:tab/>
      </w:r>
      <w:r>
        <w:rPr>
          <w:noProof/>
        </w:rPr>
        <w:fldChar w:fldCharType="begin"/>
      </w:r>
      <w:r>
        <w:rPr>
          <w:noProof/>
        </w:rPr>
        <w:instrText xml:space="preserve"> PAGEREF _Toc517095311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10.5</w:t>
      </w:r>
      <w:r>
        <w:rPr>
          <w:rFonts w:asciiTheme="minorHAnsi" w:eastAsiaTheme="minorEastAsia" w:hAnsiTheme="minorHAnsi"/>
          <w:noProof/>
          <w:lang w:eastAsia="en-AU"/>
        </w:rPr>
        <w:tab/>
      </w:r>
      <w:r>
        <w:rPr>
          <w:noProof/>
        </w:rPr>
        <w:t>Performance</w:t>
      </w:r>
      <w:r>
        <w:rPr>
          <w:noProof/>
        </w:rPr>
        <w:tab/>
      </w:r>
      <w:r>
        <w:rPr>
          <w:noProof/>
        </w:rPr>
        <w:fldChar w:fldCharType="begin"/>
      </w:r>
      <w:r>
        <w:rPr>
          <w:noProof/>
        </w:rPr>
        <w:instrText xml:space="preserve"> PAGEREF _Toc517095313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10.6</w:t>
      </w:r>
      <w:r>
        <w:rPr>
          <w:rFonts w:asciiTheme="minorHAnsi" w:eastAsiaTheme="minorEastAsia" w:hAnsiTheme="minorHAnsi"/>
          <w:noProof/>
          <w:lang w:eastAsia="en-AU"/>
        </w:rPr>
        <w:tab/>
      </w:r>
      <w:r>
        <w:rPr>
          <w:noProof/>
        </w:rPr>
        <w:t>Testability</w:t>
      </w:r>
      <w:r>
        <w:rPr>
          <w:noProof/>
        </w:rPr>
        <w:tab/>
      </w:r>
      <w:r>
        <w:rPr>
          <w:noProof/>
        </w:rPr>
        <w:fldChar w:fldCharType="begin"/>
      </w:r>
      <w:r>
        <w:rPr>
          <w:noProof/>
        </w:rPr>
        <w:instrText xml:space="preserve"> PAGEREF _Toc517095315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10.7</w:t>
      </w:r>
      <w:r>
        <w:rPr>
          <w:rFonts w:asciiTheme="minorHAnsi" w:eastAsiaTheme="minorEastAsia" w:hAnsiTheme="minorHAnsi"/>
          <w:noProof/>
          <w:lang w:eastAsia="en-AU"/>
        </w:rPr>
        <w:tab/>
      </w:r>
      <w:r>
        <w:rPr>
          <w:noProof/>
        </w:rPr>
        <w:t>Maintainability</w:t>
      </w:r>
      <w:r>
        <w:rPr>
          <w:noProof/>
        </w:rPr>
        <w:tab/>
      </w:r>
      <w:r>
        <w:rPr>
          <w:noProof/>
        </w:rPr>
        <w:fldChar w:fldCharType="begin"/>
      </w:r>
      <w:r>
        <w:rPr>
          <w:noProof/>
        </w:rPr>
        <w:instrText xml:space="preserve"> PAGEREF _Toc517095317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10.8</w:t>
      </w:r>
      <w:r>
        <w:rPr>
          <w:rFonts w:asciiTheme="minorHAnsi" w:eastAsiaTheme="minorEastAsia" w:hAnsiTheme="minorHAnsi"/>
          <w:noProof/>
          <w:lang w:eastAsia="en-AU"/>
        </w:rPr>
        <w:tab/>
      </w:r>
      <w:r>
        <w:rPr>
          <w:noProof/>
        </w:rPr>
        <w:t>Scalability</w:t>
      </w:r>
      <w:r>
        <w:rPr>
          <w:noProof/>
        </w:rPr>
        <w:tab/>
      </w:r>
      <w:r>
        <w:rPr>
          <w:noProof/>
        </w:rPr>
        <w:fldChar w:fldCharType="begin"/>
      </w:r>
      <w:r>
        <w:rPr>
          <w:noProof/>
        </w:rPr>
        <w:instrText xml:space="preserve"> PAGEREF _Toc517095319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10.9</w:t>
      </w:r>
      <w:r>
        <w:rPr>
          <w:rFonts w:asciiTheme="minorHAnsi" w:eastAsiaTheme="minorEastAsia" w:hAnsiTheme="minorHAnsi"/>
          <w:noProof/>
          <w:lang w:eastAsia="en-AU"/>
        </w:rPr>
        <w:tab/>
      </w:r>
      <w:r>
        <w:rPr>
          <w:noProof/>
        </w:rPr>
        <w:t>HMI Conventions</w:t>
      </w:r>
      <w:r>
        <w:rPr>
          <w:noProof/>
        </w:rPr>
        <w:tab/>
      </w:r>
      <w:r>
        <w:rPr>
          <w:noProof/>
        </w:rPr>
        <w:fldChar w:fldCharType="begin"/>
      </w:r>
      <w:r>
        <w:rPr>
          <w:noProof/>
        </w:rPr>
        <w:instrText xml:space="preserve"> PAGEREF _Toc517095321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10.10</w:t>
      </w:r>
      <w:r>
        <w:rPr>
          <w:rFonts w:asciiTheme="minorHAnsi" w:eastAsiaTheme="minorEastAsia" w:hAnsiTheme="minorHAnsi"/>
          <w:noProof/>
          <w:lang w:eastAsia="en-AU"/>
        </w:rPr>
        <w:tab/>
      </w:r>
      <w:r>
        <w:rPr>
          <w:noProof/>
        </w:rPr>
        <w:t>Operations / Maintenance</w:t>
      </w:r>
      <w:r>
        <w:rPr>
          <w:noProof/>
        </w:rPr>
        <w:tab/>
      </w:r>
      <w:r>
        <w:rPr>
          <w:noProof/>
        </w:rPr>
        <w:fldChar w:fldCharType="begin"/>
      </w:r>
      <w:r>
        <w:rPr>
          <w:noProof/>
        </w:rPr>
        <w:instrText xml:space="preserve"> PAGEREF _Toc517095323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10.11</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_Toc517095325 \h </w:instrText>
      </w:r>
      <w:r>
        <w:rPr>
          <w:noProof/>
        </w:rPr>
      </w:r>
      <w:r>
        <w:rPr>
          <w:noProof/>
        </w:rPr>
        <w:fldChar w:fldCharType="separate"/>
      </w:r>
      <w:r w:rsidR="00DC19C7">
        <w:rPr>
          <w:noProof/>
        </w:rPr>
        <w:t>17</w:t>
      </w:r>
      <w:r>
        <w:rPr>
          <w:noProof/>
        </w:rPr>
        <w:fldChar w:fldCharType="end"/>
      </w:r>
    </w:p>
    <w:p w:rsidR="00BB75D9" w:rsidRDefault="00BB75D9">
      <w:pPr>
        <w:pStyle w:val="TOC1"/>
        <w:rPr>
          <w:rFonts w:asciiTheme="minorHAnsi" w:eastAsiaTheme="minorEastAsia" w:hAnsiTheme="minorHAnsi"/>
          <w:noProof/>
          <w:lang w:eastAsia="en-AU"/>
        </w:rPr>
      </w:pPr>
      <w:r>
        <w:rPr>
          <w:noProof/>
        </w:rPr>
        <w:t>11</w:t>
      </w:r>
      <w:r>
        <w:rPr>
          <w:rFonts w:asciiTheme="minorHAnsi" w:eastAsiaTheme="minorEastAsia" w:hAnsiTheme="minorHAnsi"/>
          <w:noProof/>
          <w:lang w:eastAsia="en-AU"/>
        </w:rPr>
        <w:tab/>
      </w:r>
      <w:r>
        <w:rPr>
          <w:noProof/>
        </w:rPr>
        <w:t>Common States</w:t>
      </w:r>
      <w:r>
        <w:rPr>
          <w:noProof/>
        </w:rPr>
        <w:tab/>
      </w:r>
      <w:r>
        <w:rPr>
          <w:noProof/>
        </w:rPr>
        <w:fldChar w:fldCharType="begin"/>
      </w:r>
      <w:r>
        <w:rPr>
          <w:noProof/>
        </w:rPr>
        <w:instrText xml:space="preserve"> PAGEREF _Toc517095327 \h </w:instrText>
      </w:r>
      <w:r>
        <w:rPr>
          <w:noProof/>
        </w:rPr>
      </w:r>
      <w:r>
        <w:rPr>
          <w:noProof/>
        </w:rPr>
        <w:fldChar w:fldCharType="separate"/>
      </w:r>
      <w:r w:rsidR="00DC19C7">
        <w:rPr>
          <w:noProof/>
        </w:rPr>
        <w:t>18</w:t>
      </w:r>
      <w:r>
        <w:rPr>
          <w:noProof/>
        </w:rPr>
        <w:fldChar w:fldCharType="end"/>
      </w:r>
    </w:p>
    <w:p w:rsidR="00BB75D9" w:rsidRDefault="00BB75D9">
      <w:pPr>
        <w:pStyle w:val="TOC2"/>
        <w:rPr>
          <w:rFonts w:asciiTheme="minorHAnsi" w:eastAsiaTheme="minorEastAsia" w:hAnsiTheme="minorHAnsi"/>
          <w:noProof/>
          <w:lang w:eastAsia="en-AU"/>
        </w:rPr>
      </w:pPr>
      <w:r>
        <w:rPr>
          <w:noProof/>
        </w:rPr>
        <w:t>11.1</w:t>
      </w:r>
      <w:r>
        <w:rPr>
          <w:rFonts w:asciiTheme="minorHAnsi" w:eastAsiaTheme="minorEastAsia" w:hAnsiTheme="minorHAnsi"/>
          <w:noProof/>
          <w:lang w:eastAsia="en-AU"/>
        </w:rPr>
        <w:tab/>
      </w:r>
      <w:r>
        <w:rPr>
          <w:noProof/>
        </w:rPr>
        <w:t>Health</w:t>
      </w:r>
      <w:r>
        <w:rPr>
          <w:noProof/>
        </w:rPr>
        <w:tab/>
      </w:r>
      <w:r>
        <w:rPr>
          <w:noProof/>
        </w:rPr>
        <w:fldChar w:fldCharType="begin"/>
      </w:r>
      <w:r>
        <w:rPr>
          <w:noProof/>
        </w:rPr>
        <w:instrText xml:space="preserve"> PAGEREF _Toc517095328 \h </w:instrText>
      </w:r>
      <w:r>
        <w:rPr>
          <w:noProof/>
        </w:rPr>
      </w:r>
      <w:r>
        <w:rPr>
          <w:noProof/>
        </w:rPr>
        <w:fldChar w:fldCharType="separate"/>
      </w:r>
      <w:r w:rsidR="00DC19C7">
        <w:rPr>
          <w:noProof/>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0" w:author="KIM, Jason" w:date="2019-04-02T13:39:00Z">
            <w:rPr>
              <w:rFonts w:asciiTheme="minorHAnsi" w:eastAsiaTheme="minorEastAsia" w:hAnsiTheme="minorHAnsi"/>
              <w:noProof/>
              <w:lang w:eastAsia="en-AU"/>
            </w:rPr>
          </w:rPrChange>
        </w:rPr>
      </w:pPr>
      <w:r w:rsidRPr="00110C18">
        <w:rPr>
          <w:noProof/>
          <w:lang w:val="fr-FR"/>
          <w:rPrChange w:id="1" w:author="KIM, Jason" w:date="2019-04-02T13:39:00Z">
            <w:rPr>
              <w:noProof/>
            </w:rPr>
          </w:rPrChange>
        </w:rPr>
        <w:t>11.2</w:t>
      </w:r>
      <w:r w:rsidRPr="00110C18">
        <w:rPr>
          <w:rFonts w:asciiTheme="minorHAnsi" w:eastAsiaTheme="minorEastAsia" w:hAnsiTheme="minorHAnsi"/>
          <w:noProof/>
          <w:lang w:val="fr-FR" w:eastAsia="en-AU"/>
          <w:rPrChange w:id="2" w:author="KIM, Jason" w:date="2019-04-02T13:39:00Z">
            <w:rPr>
              <w:rFonts w:asciiTheme="minorHAnsi" w:eastAsiaTheme="minorEastAsia" w:hAnsiTheme="minorHAnsi"/>
              <w:noProof/>
              <w:lang w:eastAsia="en-AU"/>
            </w:rPr>
          </w:rPrChange>
        </w:rPr>
        <w:tab/>
      </w:r>
      <w:r w:rsidRPr="00110C18">
        <w:rPr>
          <w:noProof/>
          <w:lang w:val="fr-FR"/>
          <w:rPrChange w:id="3" w:author="KIM, Jason" w:date="2019-04-02T13:39:00Z">
            <w:rPr>
              <w:noProof/>
            </w:rPr>
          </w:rPrChange>
        </w:rPr>
        <w:t>Service Mode</w:t>
      </w:r>
      <w:r w:rsidRPr="00110C18">
        <w:rPr>
          <w:noProof/>
          <w:lang w:val="fr-FR"/>
          <w:rPrChange w:id="4" w:author="KIM, Jason" w:date="2019-04-02T13:39:00Z">
            <w:rPr>
              <w:noProof/>
            </w:rPr>
          </w:rPrChange>
        </w:rPr>
        <w:tab/>
      </w:r>
      <w:r>
        <w:rPr>
          <w:noProof/>
        </w:rPr>
        <w:fldChar w:fldCharType="begin"/>
      </w:r>
      <w:r w:rsidRPr="00110C18">
        <w:rPr>
          <w:noProof/>
          <w:lang w:val="fr-FR"/>
          <w:rPrChange w:id="5" w:author="KIM, Jason" w:date="2019-04-02T13:39:00Z">
            <w:rPr>
              <w:noProof/>
            </w:rPr>
          </w:rPrChange>
        </w:rPr>
        <w:instrText xml:space="preserve"> PAGEREF _Toc517095329 \h </w:instrText>
      </w:r>
      <w:r>
        <w:rPr>
          <w:noProof/>
        </w:rPr>
      </w:r>
      <w:r>
        <w:rPr>
          <w:noProof/>
        </w:rPr>
        <w:fldChar w:fldCharType="separate"/>
      </w:r>
      <w:r w:rsidR="00DC19C7" w:rsidRPr="00110C18">
        <w:rPr>
          <w:noProof/>
          <w:lang w:val="fr-FR"/>
          <w:rPrChange w:id="6" w:author="KIM, Jason" w:date="2019-04-02T13:39:00Z">
            <w:rPr>
              <w:noProof/>
            </w:rPr>
          </w:rPrChange>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7" w:author="KIM, Jason" w:date="2019-04-02T13:39:00Z">
            <w:rPr>
              <w:rFonts w:asciiTheme="minorHAnsi" w:eastAsiaTheme="minorEastAsia" w:hAnsiTheme="minorHAnsi"/>
              <w:noProof/>
              <w:lang w:eastAsia="en-AU"/>
            </w:rPr>
          </w:rPrChange>
        </w:rPr>
      </w:pPr>
      <w:r w:rsidRPr="00110C18">
        <w:rPr>
          <w:noProof/>
          <w:lang w:val="fr-FR"/>
          <w:rPrChange w:id="8" w:author="KIM, Jason" w:date="2019-04-02T13:39:00Z">
            <w:rPr>
              <w:noProof/>
            </w:rPr>
          </w:rPrChange>
        </w:rPr>
        <w:t>11.3</w:t>
      </w:r>
      <w:r w:rsidRPr="00110C18">
        <w:rPr>
          <w:rFonts w:asciiTheme="minorHAnsi" w:eastAsiaTheme="minorEastAsia" w:hAnsiTheme="minorHAnsi"/>
          <w:noProof/>
          <w:lang w:val="fr-FR" w:eastAsia="en-AU"/>
          <w:rPrChange w:id="9" w:author="KIM, Jason" w:date="2019-04-02T13:39:00Z">
            <w:rPr>
              <w:rFonts w:asciiTheme="minorHAnsi" w:eastAsiaTheme="minorEastAsia" w:hAnsiTheme="minorHAnsi"/>
              <w:noProof/>
              <w:lang w:eastAsia="en-AU"/>
            </w:rPr>
          </w:rPrChange>
        </w:rPr>
        <w:tab/>
      </w:r>
      <w:r w:rsidRPr="00110C18">
        <w:rPr>
          <w:noProof/>
          <w:lang w:val="fr-FR"/>
          <w:rPrChange w:id="10" w:author="KIM, Jason" w:date="2019-04-02T13:39:00Z">
            <w:rPr>
              <w:noProof/>
            </w:rPr>
          </w:rPrChange>
        </w:rPr>
        <w:t>Control Mode</w:t>
      </w:r>
      <w:r w:rsidRPr="00110C18">
        <w:rPr>
          <w:noProof/>
          <w:lang w:val="fr-FR"/>
          <w:rPrChange w:id="11" w:author="KIM, Jason" w:date="2019-04-02T13:39:00Z">
            <w:rPr>
              <w:noProof/>
            </w:rPr>
          </w:rPrChange>
        </w:rPr>
        <w:tab/>
      </w:r>
      <w:r>
        <w:rPr>
          <w:noProof/>
        </w:rPr>
        <w:fldChar w:fldCharType="begin"/>
      </w:r>
      <w:r w:rsidRPr="00110C18">
        <w:rPr>
          <w:noProof/>
          <w:lang w:val="fr-FR"/>
          <w:rPrChange w:id="12" w:author="KIM, Jason" w:date="2019-04-02T13:39:00Z">
            <w:rPr>
              <w:noProof/>
            </w:rPr>
          </w:rPrChange>
        </w:rPr>
        <w:instrText xml:space="preserve"> PAGEREF _Toc517095330 \h </w:instrText>
      </w:r>
      <w:r>
        <w:rPr>
          <w:noProof/>
        </w:rPr>
      </w:r>
      <w:r>
        <w:rPr>
          <w:noProof/>
        </w:rPr>
        <w:fldChar w:fldCharType="separate"/>
      </w:r>
      <w:r w:rsidR="00DC19C7" w:rsidRPr="00110C18">
        <w:rPr>
          <w:noProof/>
          <w:lang w:val="fr-FR"/>
          <w:rPrChange w:id="13" w:author="KIM, Jason" w:date="2019-04-02T13:39:00Z">
            <w:rPr>
              <w:noProof/>
            </w:rPr>
          </w:rPrChange>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14" w:author="KIM, Jason" w:date="2019-04-02T13:39:00Z">
            <w:rPr>
              <w:rFonts w:asciiTheme="minorHAnsi" w:eastAsiaTheme="minorEastAsia" w:hAnsiTheme="minorHAnsi"/>
              <w:noProof/>
              <w:lang w:eastAsia="en-AU"/>
            </w:rPr>
          </w:rPrChange>
        </w:rPr>
      </w:pPr>
      <w:r w:rsidRPr="00110C18">
        <w:rPr>
          <w:noProof/>
          <w:lang w:val="fr-FR"/>
          <w:rPrChange w:id="15" w:author="KIM, Jason" w:date="2019-04-02T13:39:00Z">
            <w:rPr>
              <w:noProof/>
            </w:rPr>
          </w:rPrChange>
        </w:rPr>
        <w:t>11.4</w:t>
      </w:r>
      <w:r w:rsidRPr="00110C18">
        <w:rPr>
          <w:rFonts w:asciiTheme="minorHAnsi" w:eastAsiaTheme="minorEastAsia" w:hAnsiTheme="minorHAnsi"/>
          <w:noProof/>
          <w:lang w:val="fr-FR" w:eastAsia="en-AU"/>
          <w:rPrChange w:id="16" w:author="KIM, Jason" w:date="2019-04-02T13:39:00Z">
            <w:rPr>
              <w:rFonts w:asciiTheme="minorHAnsi" w:eastAsiaTheme="minorEastAsia" w:hAnsiTheme="minorHAnsi"/>
              <w:noProof/>
              <w:lang w:eastAsia="en-AU"/>
            </w:rPr>
          </w:rPrChange>
        </w:rPr>
        <w:tab/>
      </w:r>
      <w:r w:rsidRPr="00110C18">
        <w:rPr>
          <w:noProof/>
          <w:lang w:val="fr-FR"/>
          <w:rPrChange w:id="17" w:author="KIM, Jason" w:date="2019-04-02T13:39:00Z">
            <w:rPr>
              <w:noProof/>
            </w:rPr>
          </w:rPrChange>
        </w:rPr>
        <w:t>Available</w:t>
      </w:r>
      <w:r w:rsidRPr="00110C18">
        <w:rPr>
          <w:noProof/>
          <w:lang w:val="fr-FR"/>
          <w:rPrChange w:id="18" w:author="KIM, Jason" w:date="2019-04-02T13:39:00Z">
            <w:rPr>
              <w:noProof/>
            </w:rPr>
          </w:rPrChange>
        </w:rPr>
        <w:tab/>
      </w:r>
      <w:r>
        <w:rPr>
          <w:noProof/>
        </w:rPr>
        <w:fldChar w:fldCharType="begin"/>
      </w:r>
      <w:r w:rsidRPr="00110C18">
        <w:rPr>
          <w:noProof/>
          <w:lang w:val="fr-FR"/>
          <w:rPrChange w:id="19" w:author="KIM, Jason" w:date="2019-04-02T13:39:00Z">
            <w:rPr>
              <w:noProof/>
            </w:rPr>
          </w:rPrChange>
        </w:rPr>
        <w:instrText xml:space="preserve"> PAGEREF _Toc517095331 \h </w:instrText>
      </w:r>
      <w:r>
        <w:rPr>
          <w:noProof/>
        </w:rPr>
      </w:r>
      <w:r>
        <w:rPr>
          <w:noProof/>
        </w:rPr>
        <w:fldChar w:fldCharType="separate"/>
      </w:r>
      <w:r w:rsidR="00DC19C7" w:rsidRPr="00110C18">
        <w:rPr>
          <w:noProof/>
          <w:lang w:val="fr-FR"/>
          <w:rPrChange w:id="20" w:author="KIM, Jason" w:date="2019-04-02T13:39:00Z">
            <w:rPr>
              <w:noProof/>
            </w:rPr>
          </w:rPrChange>
        </w:rPr>
        <w:t>19</w:t>
      </w:r>
      <w:r>
        <w:rPr>
          <w:noProof/>
        </w:rPr>
        <w:fldChar w:fldCharType="end"/>
      </w:r>
    </w:p>
    <w:p w:rsidR="00BB75D9" w:rsidRDefault="00BB75D9">
      <w:pPr>
        <w:pStyle w:val="TOC2"/>
        <w:rPr>
          <w:rFonts w:asciiTheme="minorHAnsi" w:eastAsiaTheme="minorEastAsia" w:hAnsiTheme="minorHAnsi"/>
          <w:noProof/>
          <w:lang w:eastAsia="en-AU"/>
        </w:rPr>
      </w:pPr>
      <w:r>
        <w:rPr>
          <w:noProof/>
        </w:rPr>
        <w:t>11.5</w:t>
      </w:r>
      <w:r>
        <w:rPr>
          <w:rFonts w:asciiTheme="minorHAnsi" w:eastAsiaTheme="minorEastAsia" w:hAnsiTheme="minorHAnsi"/>
          <w:noProof/>
          <w:lang w:eastAsia="en-AU"/>
        </w:rPr>
        <w:tab/>
      </w:r>
      <w:r>
        <w:rPr>
          <w:noProof/>
        </w:rPr>
        <w:t>I/O Module Status</w:t>
      </w:r>
      <w:r>
        <w:rPr>
          <w:noProof/>
        </w:rPr>
        <w:tab/>
      </w:r>
      <w:r>
        <w:rPr>
          <w:noProof/>
        </w:rPr>
        <w:fldChar w:fldCharType="begin"/>
      </w:r>
      <w:r>
        <w:rPr>
          <w:noProof/>
        </w:rPr>
        <w:instrText xml:space="preserve"> PAGEREF _Toc517095332 \h </w:instrText>
      </w:r>
      <w:r>
        <w:rPr>
          <w:noProof/>
        </w:rPr>
      </w:r>
      <w:r>
        <w:rPr>
          <w:noProof/>
        </w:rPr>
        <w:fldChar w:fldCharType="separate"/>
      </w:r>
      <w:r w:rsidR="00DC19C7">
        <w:rPr>
          <w:noProof/>
        </w:rPr>
        <w:t>19</w:t>
      </w:r>
      <w:r>
        <w:rPr>
          <w:noProof/>
        </w:rPr>
        <w:fldChar w:fldCharType="end"/>
      </w:r>
    </w:p>
    <w:p w:rsidR="00BB75D9" w:rsidRDefault="00BB75D9">
      <w:pPr>
        <w:pStyle w:val="TOC2"/>
        <w:rPr>
          <w:rFonts w:asciiTheme="minorHAnsi" w:eastAsiaTheme="minorEastAsia" w:hAnsiTheme="minorHAnsi"/>
          <w:noProof/>
          <w:lang w:eastAsia="en-AU"/>
        </w:rPr>
      </w:pPr>
      <w:r>
        <w:rPr>
          <w:noProof/>
        </w:rPr>
        <w:t>11.6</w:t>
      </w:r>
      <w:r>
        <w:rPr>
          <w:rFonts w:asciiTheme="minorHAnsi" w:eastAsiaTheme="minorEastAsia" w:hAnsiTheme="minorHAnsi"/>
          <w:noProof/>
          <w:lang w:eastAsia="en-AU"/>
        </w:rPr>
        <w:tab/>
      </w:r>
      <w:r>
        <w:rPr>
          <w:noProof/>
        </w:rPr>
        <w:t>SCADA – Device Detail Display Common Features</w:t>
      </w:r>
      <w:r>
        <w:rPr>
          <w:noProof/>
        </w:rPr>
        <w:tab/>
      </w:r>
      <w:r>
        <w:rPr>
          <w:noProof/>
        </w:rPr>
        <w:fldChar w:fldCharType="begin"/>
      </w:r>
      <w:r>
        <w:rPr>
          <w:noProof/>
        </w:rPr>
        <w:instrText xml:space="preserve"> PAGEREF _Toc517095333 \h </w:instrText>
      </w:r>
      <w:r>
        <w:rPr>
          <w:noProof/>
        </w:rPr>
      </w:r>
      <w:r>
        <w:rPr>
          <w:noProof/>
        </w:rPr>
        <w:fldChar w:fldCharType="separate"/>
      </w:r>
      <w:r w:rsidR="00DC19C7">
        <w:rPr>
          <w:noProof/>
        </w:rPr>
        <w:t>19</w:t>
      </w:r>
      <w:r>
        <w:rPr>
          <w:noProof/>
        </w:rPr>
        <w:fldChar w:fldCharType="end"/>
      </w:r>
    </w:p>
    <w:p w:rsidR="00BB75D9" w:rsidRDefault="00BB75D9">
      <w:pPr>
        <w:pStyle w:val="TOC1"/>
        <w:rPr>
          <w:rFonts w:asciiTheme="minorHAnsi" w:eastAsiaTheme="minorEastAsia" w:hAnsiTheme="minorHAnsi"/>
          <w:noProof/>
          <w:lang w:eastAsia="en-AU"/>
        </w:rPr>
      </w:pPr>
      <w:r>
        <w:rPr>
          <w:noProof/>
        </w:rPr>
        <w:t>12</w:t>
      </w:r>
      <w:r>
        <w:rPr>
          <w:rFonts w:asciiTheme="minorHAnsi" w:eastAsiaTheme="minorEastAsia" w:hAnsiTheme="minorHAnsi"/>
          <w:noProof/>
          <w:lang w:eastAsia="en-AU"/>
        </w:rPr>
        <w:tab/>
      </w:r>
      <w:r>
        <w:rPr>
          <w:noProof/>
        </w:rPr>
        <w:t>Emergency Lighting Control System</w:t>
      </w:r>
      <w:r>
        <w:rPr>
          <w:noProof/>
        </w:rPr>
        <w:tab/>
      </w:r>
      <w:r>
        <w:rPr>
          <w:noProof/>
        </w:rPr>
        <w:fldChar w:fldCharType="begin"/>
      </w:r>
      <w:r>
        <w:rPr>
          <w:noProof/>
        </w:rPr>
        <w:instrText xml:space="preserve"> PAGEREF _Toc517095334 \h </w:instrText>
      </w:r>
      <w:r>
        <w:rPr>
          <w:noProof/>
        </w:rPr>
      </w:r>
      <w:r>
        <w:rPr>
          <w:noProof/>
        </w:rPr>
        <w:fldChar w:fldCharType="separate"/>
      </w:r>
      <w:r w:rsidR="00DC19C7">
        <w:rPr>
          <w:noProof/>
        </w:rPr>
        <w:t>22</w:t>
      </w:r>
      <w:r>
        <w:rPr>
          <w:noProof/>
        </w:rPr>
        <w:fldChar w:fldCharType="end"/>
      </w:r>
    </w:p>
    <w:p w:rsidR="00BB75D9" w:rsidRDefault="00BB75D9">
      <w:pPr>
        <w:pStyle w:val="TOC2"/>
        <w:rPr>
          <w:rFonts w:asciiTheme="minorHAnsi" w:eastAsiaTheme="minorEastAsia" w:hAnsiTheme="minorHAnsi"/>
          <w:noProof/>
          <w:lang w:eastAsia="en-AU"/>
        </w:rPr>
      </w:pPr>
      <w:r>
        <w:rPr>
          <w:noProof/>
        </w:rPr>
        <w:t>12.1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_Toc517095335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lastRenderedPageBreak/>
        <w:t>12.1.1</w:t>
      </w:r>
      <w:r>
        <w:rPr>
          <w:rFonts w:asciiTheme="minorHAnsi" w:eastAsiaTheme="minorEastAsia" w:hAnsiTheme="minorHAnsi"/>
          <w:noProof/>
          <w:lang w:eastAsia="en-AU"/>
        </w:rPr>
        <w:tab/>
      </w:r>
      <w:r>
        <w:rPr>
          <w:noProof/>
        </w:rPr>
        <w:t>Emergency Exit Lighting Control Initiation</w:t>
      </w:r>
      <w:r>
        <w:rPr>
          <w:noProof/>
        </w:rPr>
        <w:tab/>
      </w:r>
      <w:r>
        <w:rPr>
          <w:noProof/>
        </w:rPr>
        <w:fldChar w:fldCharType="begin"/>
      </w:r>
      <w:r>
        <w:rPr>
          <w:noProof/>
        </w:rPr>
        <w:instrText xml:space="preserve"> PAGEREF _Toc517095336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12.1.2</w:t>
      </w:r>
      <w:r>
        <w:rPr>
          <w:rFonts w:asciiTheme="minorHAnsi" w:eastAsiaTheme="minorEastAsia" w:hAnsiTheme="minorHAnsi"/>
          <w:noProof/>
          <w:lang w:eastAsia="en-AU"/>
        </w:rPr>
        <w:tab/>
      </w:r>
      <w:r>
        <w:rPr>
          <w:noProof/>
        </w:rPr>
        <w:t>Emergency Exit Lighting Zones (ELZ)</w:t>
      </w:r>
      <w:r>
        <w:rPr>
          <w:noProof/>
        </w:rPr>
        <w:tab/>
      </w:r>
      <w:r>
        <w:rPr>
          <w:noProof/>
        </w:rPr>
        <w:fldChar w:fldCharType="begin"/>
      </w:r>
      <w:r>
        <w:rPr>
          <w:noProof/>
        </w:rPr>
        <w:instrText xml:space="preserve"> PAGEREF _Toc517095337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12.1.3</w:t>
      </w:r>
      <w:r>
        <w:rPr>
          <w:rFonts w:asciiTheme="minorHAnsi" w:eastAsiaTheme="minorEastAsia" w:hAnsiTheme="minorHAnsi"/>
          <w:noProof/>
          <w:lang w:eastAsia="en-AU"/>
        </w:rPr>
        <w:tab/>
      </w:r>
      <w:r>
        <w:rPr>
          <w:noProof/>
        </w:rPr>
        <w:t>Emergency Exit Lighting Control Hierarchy</w:t>
      </w:r>
      <w:r>
        <w:rPr>
          <w:noProof/>
        </w:rPr>
        <w:tab/>
      </w:r>
      <w:r>
        <w:rPr>
          <w:noProof/>
        </w:rPr>
        <w:fldChar w:fldCharType="begin"/>
      </w:r>
      <w:r>
        <w:rPr>
          <w:noProof/>
        </w:rPr>
        <w:instrText xml:space="preserve"> PAGEREF _Toc517095338 \h </w:instrText>
      </w:r>
      <w:r>
        <w:rPr>
          <w:noProof/>
        </w:rPr>
      </w:r>
      <w:r>
        <w:rPr>
          <w:noProof/>
        </w:rPr>
        <w:fldChar w:fldCharType="separate"/>
      </w:r>
      <w:r w:rsidR="00DC19C7">
        <w:rPr>
          <w:noProof/>
        </w:rPr>
        <w:t>22</w:t>
      </w:r>
      <w:r>
        <w:rPr>
          <w:noProof/>
        </w:rPr>
        <w:fldChar w:fldCharType="end"/>
      </w:r>
    </w:p>
    <w:p w:rsidR="00BB75D9" w:rsidRDefault="00BB75D9">
      <w:pPr>
        <w:pStyle w:val="TOC2"/>
        <w:rPr>
          <w:rFonts w:asciiTheme="minorHAnsi" w:eastAsiaTheme="minorEastAsia" w:hAnsiTheme="minorHAnsi"/>
          <w:noProof/>
          <w:lang w:eastAsia="en-AU"/>
        </w:rPr>
      </w:pPr>
      <w:r>
        <w:rPr>
          <w:noProof/>
        </w:rPr>
        <w:t>12.2</w:t>
      </w:r>
      <w:r>
        <w:rPr>
          <w:rFonts w:asciiTheme="minorHAnsi" w:eastAsiaTheme="minorEastAsia" w:hAnsiTheme="minorHAnsi"/>
          <w:noProof/>
          <w:lang w:eastAsia="en-AU"/>
        </w:rPr>
        <w:tab/>
      </w:r>
      <w:r>
        <w:rPr>
          <w:noProof/>
        </w:rPr>
        <w:t>Emergency Lighting Coordination Function (ELC)</w:t>
      </w:r>
      <w:r>
        <w:rPr>
          <w:noProof/>
        </w:rPr>
        <w:tab/>
      </w:r>
      <w:r>
        <w:rPr>
          <w:noProof/>
        </w:rPr>
        <w:fldChar w:fldCharType="begin"/>
      </w:r>
      <w:r>
        <w:rPr>
          <w:noProof/>
        </w:rPr>
        <w:instrText xml:space="preserve"> PAGEREF _Toc517095350 \h </w:instrText>
      </w:r>
      <w:r>
        <w:rPr>
          <w:noProof/>
        </w:rPr>
      </w:r>
      <w:r>
        <w:rPr>
          <w:noProof/>
        </w:rPr>
        <w:fldChar w:fldCharType="separate"/>
      </w:r>
      <w:r w:rsidR="00DC19C7">
        <w:rPr>
          <w:noProof/>
        </w:rPr>
        <w:t>23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12.2.1</w:t>
      </w:r>
      <w:r>
        <w:rPr>
          <w:rFonts w:asciiTheme="minorHAnsi" w:eastAsiaTheme="minorEastAsia" w:hAnsiTheme="minorHAnsi"/>
          <w:noProof/>
          <w:lang w:eastAsia="en-AU"/>
        </w:rPr>
        <w:tab/>
      </w:r>
      <w:r>
        <w:rPr>
          <w:noProof/>
        </w:rPr>
        <w:t>Function Diagrams</w:t>
      </w:r>
      <w:r>
        <w:rPr>
          <w:noProof/>
        </w:rPr>
        <w:tab/>
      </w:r>
      <w:r>
        <w:rPr>
          <w:noProof/>
        </w:rPr>
        <w:fldChar w:fldCharType="begin"/>
      </w:r>
      <w:r>
        <w:rPr>
          <w:noProof/>
        </w:rPr>
        <w:instrText xml:space="preserve"> PAGEREF _Toc517095351 \h </w:instrText>
      </w:r>
      <w:r>
        <w:rPr>
          <w:noProof/>
        </w:rPr>
      </w:r>
      <w:r>
        <w:rPr>
          <w:noProof/>
        </w:rPr>
        <w:fldChar w:fldCharType="separate"/>
      </w:r>
      <w:r w:rsidR="00DC19C7">
        <w:rPr>
          <w:noProof/>
        </w:rPr>
        <w:t>26</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_Toc517095354 \h </w:instrText>
      </w:r>
      <w:r>
        <w:rPr>
          <w:noProof/>
        </w:rPr>
      </w:r>
      <w:r>
        <w:rPr>
          <w:noProof/>
        </w:rPr>
        <w:fldChar w:fldCharType="separate"/>
      </w:r>
      <w:r w:rsidR="00DC19C7">
        <w:rPr>
          <w:noProof/>
        </w:rPr>
        <w:t>26</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12.2.3</w:t>
      </w:r>
      <w:r>
        <w:rPr>
          <w:rFonts w:asciiTheme="minorHAnsi" w:eastAsiaTheme="minorEastAsia" w:hAnsiTheme="minorHAnsi"/>
          <w:noProof/>
          <w:lang w:eastAsia="en-AU"/>
        </w:rPr>
        <w:tab/>
      </w:r>
      <w:r>
        <w:rPr>
          <w:noProof/>
        </w:rPr>
        <w:t>Conditions / Commands</w:t>
      </w:r>
      <w:r>
        <w:rPr>
          <w:noProof/>
        </w:rPr>
        <w:tab/>
      </w:r>
      <w:r>
        <w:rPr>
          <w:noProof/>
        </w:rPr>
        <w:fldChar w:fldCharType="begin"/>
      </w:r>
      <w:r>
        <w:rPr>
          <w:noProof/>
        </w:rPr>
        <w:instrText xml:space="preserve"> PAGEREF _Toc517095355 \h </w:instrText>
      </w:r>
      <w:r>
        <w:rPr>
          <w:noProof/>
        </w:rPr>
      </w:r>
      <w:r>
        <w:rPr>
          <w:noProof/>
        </w:rPr>
        <w:fldChar w:fldCharType="separate"/>
      </w:r>
      <w:r w:rsidR="00DC19C7">
        <w:rPr>
          <w:noProof/>
        </w:rPr>
        <w:t>27</w:t>
      </w:r>
      <w:r>
        <w:rPr>
          <w:noProof/>
        </w:rPr>
        <w:fldChar w:fldCharType="end"/>
      </w:r>
    </w:p>
    <w:p w:rsidR="00BB75D9" w:rsidRDefault="00BB75D9">
      <w:pPr>
        <w:pStyle w:val="TOC2"/>
        <w:rPr>
          <w:rFonts w:asciiTheme="minorHAnsi" w:eastAsiaTheme="minorEastAsia" w:hAnsiTheme="minorHAnsi"/>
          <w:noProof/>
          <w:lang w:eastAsia="en-AU"/>
        </w:rPr>
      </w:pPr>
      <w:r>
        <w:rPr>
          <w:noProof/>
        </w:rPr>
        <w:t>12.3</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_Toc517095356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_Toc517095357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12.3.2</w:t>
      </w:r>
      <w:r>
        <w:rPr>
          <w:rFonts w:asciiTheme="minorHAnsi" w:eastAsiaTheme="minorEastAsia" w:hAnsiTheme="minorHAnsi"/>
          <w:noProof/>
          <w:lang w:eastAsia="en-AU"/>
        </w:rPr>
        <w:tab/>
      </w:r>
      <w:r>
        <w:rPr>
          <w:noProof/>
        </w:rPr>
        <w:t>Field I/O Schedule</w:t>
      </w:r>
      <w:r>
        <w:rPr>
          <w:noProof/>
        </w:rPr>
        <w:tab/>
      </w:r>
      <w:r>
        <w:rPr>
          <w:noProof/>
        </w:rPr>
        <w:fldChar w:fldCharType="begin"/>
      </w:r>
      <w:r>
        <w:rPr>
          <w:noProof/>
        </w:rPr>
        <w:instrText xml:space="preserve"> PAGEREF _Toc517095358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12.3.3</w:t>
      </w:r>
      <w:r>
        <w:rPr>
          <w:rFonts w:asciiTheme="minorHAnsi" w:eastAsiaTheme="minorEastAsia" w:hAnsiTheme="minorHAnsi"/>
          <w:noProof/>
          <w:lang w:eastAsia="en-AU"/>
        </w:rPr>
        <w:tab/>
      </w:r>
      <w:r>
        <w:rPr>
          <w:noProof/>
        </w:rPr>
        <w:t>Module (Subsystem) I/O Schedule</w:t>
      </w:r>
      <w:r>
        <w:rPr>
          <w:noProof/>
        </w:rPr>
        <w:tab/>
      </w:r>
      <w:r>
        <w:rPr>
          <w:noProof/>
        </w:rPr>
        <w:fldChar w:fldCharType="begin"/>
      </w:r>
      <w:r>
        <w:rPr>
          <w:noProof/>
        </w:rPr>
        <w:instrText xml:space="preserve"> PAGEREF _Toc517095359 \h </w:instrText>
      </w:r>
      <w:r>
        <w:rPr>
          <w:noProof/>
        </w:rPr>
      </w:r>
      <w:r>
        <w:rPr>
          <w:noProof/>
        </w:rPr>
        <w:fldChar w:fldCharType="separate"/>
      </w:r>
      <w:r w:rsidR="00DC19C7">
        <w:rPr>
          <w:noProof/>
        </w:rPr>
        <w:t>27</w:t>
      </w:r>
      <w:r>
        <w:rPr>
          <w:noProof/>
        </w:rPr>
        <w:fldChar w:fldCharType="end"/>
      </w:r>
    </w:p>
    <w:p w:rsidR="00BB75D9" w:rsidRDefault="00BB75D9">
      <w:pPr>
        <w:pStyle w:val="TOC2"/>
        <w:rPr>
          <w:rFonts w:asciiTheme="minorHAnsi" w:eastAsiaTheme="minorEastAsia" w:hAnsiTheme="minorHAnsi"/>
          <w:noProof/>
          <w:lang w:eastAsia="en-AU"/>
        </w:rPr>
      </w:pPr>
      <w:r>
        <w:rPr>
          <w:noProof/>
        </w:rPr>
        <w:t>12.4</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_Toc517095384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12.5</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_Toc517095385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12.6</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_Toc517095386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12.7</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_Toc517095387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12.8</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_Toc517095390 \h </w:instrText>
      </w:r>
      <w:r>
        <w:rPr>
          <w:noProof/>
        </w:rPr>
      </w:r>
      <w:r>
        <w:rPr>
          <w:noProof/>
        </w:rPr>
        <w:fldChar w:fldCharType="separate"/>
      </w:r>
      <w:r w:rsidR="00DC19C7">
        <w:rPr>
          <w:noProof/>
        </w:rPr>
        <w:t>28</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12.8.1</w:t>
      </w:r>
      <w:r>
        <w:rPr>
          <w:rFonts w:asciiTheme="minorHAnsi" w:eastAsiaTheme="minorEastAsia" w:hAnsiTheme="minorHAnsi"/>
          <w:noProof/>
          <w:lang w:eastAsia="en-AU"/>
        </w:rPr>
        <w:tab/>
      </w:r>
      <w:r>
        <w:rPr>
          <w:noProof/>
        </w:rPr>
        <w:t>Evacuation Initiation via TIMP</w:t>
      </w:r>
      <w:r>
        <w:rPr>
          <w:noProof/>
        </w:rPr>
        <w:tab/>
      </w:r>
      <w:r>
        <w:rPr>
          <w:noProof/>
        </w:rPr>
        <w:fldChar w:fldCharType="begin"/>
      </w:r>
      <w:r>
        <w:rPr>
          <w:noProof/>
        </w:rPr>
        <w:instrText xml:space="preserve"> PAGEREF _Toc517095412 \h </w:instrText>
      </w:r>
      <w:r>
        <w:rPr>
          <w:noProof/>
        </w:rPr>
      </w:r>
      <w:r>
        <w:rPr>
          <w:noProof/>
        </w:rPr>
        <w:fldChar w:fldCharType="separate"/>
      </w:r>
      <w:r w:rsidR="00DC19C7">
        <w:rPr>
          <w:noProof/>
        </w:rPr>
        <w:t>29</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12.8.1.1</w:t>
      </w:r>
      <w:r>
        <w:rPr>
          <w:rFonts w:asciiTheme="minorHAnsi" w:eastAsiaTheme="minorEastAsia" w:hAnsiTheme="minorHAnsi"/>
          <w:noProof/>
          <w:lang w:eastAsia="en-AU"/>
        </w:rPr>
        <w:tab/>
      </w:r>
      <w:r>
        <w:rPr>
          <w:noProof/>
        </w:rPr>
        <w:t>Emergency Lighting Control System Icon – Other Dynamics</w:t>
      </w:r>
      <w:r>
        <w:rPr>
          <w:noProof/>
        </w:rPr>
        <w:tab/>
      </w:r>
      <w:r>
        <w:rPr>
          <w:noProof/>
        </w:rPr>
        <w:fldChar w:fldCharType="begin"/>
      </w:r>
      <w:r>
        <w:rPr>
          <w:noProof/>
        </w:rPr>
        <w:instrText xml:space="preserve"> PAGEREF _Toc517095437 \h </w:instrText>
      </w:r>
      <w:r>
        <w:rPr>
          <w:noProof/>
        </w:rPr>
      </w:r>
      <w:r>
        <w:rPr>
          <w:noProof/>
        </w:rPr>
        <w:fldChar w:fldCharType="separate"/>
      </w:r>
      <w:r w:rsidR="00DC19C7">
        <w:rPr>
          <w:noProof/>
        </w:rPr>
        <w:t>29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lang w:eastAsia="en-AU"/>
          <w14:scene3d>
            <w14:camera w14:prst="orthographicFront"/>
            <w14:lightRig w14:rig="threePt" w14:dir="t">
              <w14:rot w14:lat="0" w14:lon="0" w14:rev="0"/>
            </w14:lightRig>
          </w14:scene3d>
        </w:rPr>
        <w:t>12.8.2</w:t>
      </w:r>
      <w:r>
        <w:rPr>
          <w:rFonts w:asciiTheme="minorHAnsi" w:eastAsiaTheme="minorEastAsia" w:hAnsiTheme="minorHAnsi"/>
          <w:noProof/>
          <w:lang w:eastAsia="en-AU"/>
        </w:rPr>
        <w:tab/>
      </w:r>
      <w:r>
        <w:rPr>
          <w:noProof/>
          <w:lang w:eastAsia="en-AU"/>
        </w:rPr>
        <w:t>Detailed Display Faceplate</w:t>
      </w:r>
      <w:r>
        <w:rPr>
          <w:noProof/>
        </w:rPr>
        <w:tab/>
      </w:r>
      <w:r>
        <w:rPr>
          <w:noProof/>
        </w:rPr>
        <w:fldChar w:fldCharType="begin"/>
      </w:r>
      <w:r>
        <w:rPr>
          <w:noProof/>
        </w:rPr>
        <w:instrText xml:space="preserve"> PAGEREF _Toc517095438 \h </w:instrText>
      </w:r>
      <w:r>
        <w:rPr>
          <w:noProof/>
        </w:rPr>
      </w:r>
      <w:r>
        <w:rPr>
          <w:noProof/>
        </w:rPr>
        <w:fldChar w:fldCharType="separate"/>
      </w:r>
      <w:r w:rsidR="00DC19C7">
        <w:rPr>
          <w:noProof/>
        </w:rPr>
        <w:t>29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12.8.3</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_Toc517095439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12.8.4</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_Toc517095458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12.8.5</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_Toc517095459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12.8.6</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_Toc517095460 \h </w:instrText>
      </w:r>
      <w:r>
        <w:rPr>
          <w:noProof/>
        </w:rPr>
      </w:r>
      <w:r>
        <w:rPr>
          <w:noProof/>
        </w:rPr>
        <w:fldChar w:fldCharType="separate"/>
      </w:r>
      <w:r w:rsidR="00DC19C7">
        <w:rPr>
          <w:noProof/>
        </w:rPr>
        <w:t>30</w:t>
      </w:r>
      <w:r>
        <w:rPr>
          <w:noProof/>
        </w:rPr>
        <w:fldChar w:fldCharType="end"/>
      </w:r>
    </w:p>
    <w:p w:rsidR="00BB75D9" w:rsidRDefault="00BB75D9">
      <w:pPr>
        <w:pStyle w:val="TOC1"/>
        <w:rPr>
          <w:rFonts w:asciiTheme="minorHAnsi" w:eastAsiaTheme="minorEastAsia" w:hAnsiTheme="minorHAnsi"/>
          <w:noProof/>
          <w:lang w:eastAsia="en-AU"/>
        </w:rPr>
      </w:pPr>
      <w:r>
        <w:rPr>
          <w:noProof/>
        </w:rPr>
        <w:t>13</w:t>
      </w:r>
      <w:r>
        <w:rPr>
          <w:rFonts w:asciiTheme="minorHAnsi" w:eastAsiaTheme="minorEastAsia" w:hAnsiTheme="minorHAnsi"/>
          <w:noProof/>
          <w:lang w:eastAsia="en-AU"/>
        </w:rPr>
        <w:tab/>
      </w:r>
      <w:r>
        <w:rPr>
          <w:noProof/>
        </w:rPr>
        <w:t>Emergency Exit Light with Strobe (EXL)</w:t>
      </w:r>
      <w:r>
        <w:rPr>
          <w:noProof/>
        </w:rPr>
        <w:tab/>
      </w:r>
      <w:r>
        <w:rPr>
          <w:noProof/>
        </w:rPr>
        <w:fldChar w:fldCharType="begin"/>
      </w:r>
      <w:r>
        <w:rPr>
          <w:noProof/>
        </w:rPr>
        <w:instrText xml:space="preserve"> PAGEREF _Toc517095462 \h </w:instrText>
      </w:r>
      <w:r>
        <w:rPr>
          <w:noProof/>
        </w:rPr>
      </w:r>
      <w:r>
        <w:rPr>
          <w:noProof/>
        </w:rPr>
        <w:fldChar w:fldCharType="separate"/>
      </w:r>
      <w:r w:rsidR="00DC19C7">
        <w:rPr>
          <w:noProof/>
        </w:rPr>
        <w:t>31</w:t>
      </w:r>
      <w:r>
        <w:rPr>
          <w:noProof/>
        </w:rPr>
        <w:fldChar w:fldCharType="end"/>
      </w:r>
    </w:p>
    <w:p w:rsidR="00BB75D9" w:rsidRDefault="00BB75D9">
      <w:pPr>
        <w:pStyle w:val="TOC2"/>
        <w:rPr>
          <w:rFonts w:asciiTheme="minorHAnsi" w:eastAsiaTheme="minorEastAsia" w:hAnsiTheme="minorHAnsi"/>
          <w:noProof/>
          <w:lang w:eastAsia="en-AU"/>
        </w:rPr>
      </w:pPr>
      <w:r>
        <w:rPr>
          <w:noProof/>
        </w:rPr>
        <w:t>13.1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_Toc517095463 \h </w:instrText>
      </w:r>
      <w:r>
        <w:rPr>
          <w:noProof/>
        </w:rPr>
      </w:r>
      <w:r>
        <w:rPr>
          <w:noProof/>
        </w:rPr>
        <w:fldChar w:fldCharType="separate"/>
      </w:r>
      <w:r w:rsidR="00DC19C7">
        <w:rPr>
          <w:noProof/>
        </w:rPr>
        <w:t>31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13.1.1</w:t>
      </w:r>
      <w:r>
        <w:rPr>
          <w:rFonts w:asciiTheme="minorHAnsi" w:eastAsiaTheme="minorEastAsia" w:hAnsiTheme="minorHAnsi"/>
          <w:noProof/>
          <w:lang w:eastAsia="en-AU"/>
        </w:rPr>
        <w:tab/>
      </w:r>
      <w:r>
        <w:rPr>
          <w:noProof/>
        </w:rPr>
        <w:t>Function Diagram</w:t>
      </w:r>
      <w:r>
        <w:rPr>
          <w:noProof/>
        </w:rPr>
        <w:tab/>
      </w:r>
      <w:r>
        <w:rPr>
          <w:noProof/>
        </w:rPr>
        <w:fldChar w:fldCharType="begin"/>
      </w:r>
      <w:r>
        <w:rPr>
          <w:noProof/>
        </w:rPr>
        <w:instrText xml:space="preserve"> PAGEREF _Toc517095464 \h </w:instrText>
      </w:r>
      <w:r>
        <w:rPr>
          <w:noProof/>
        </w:rPr>
      </w:r>
      <w:r>
        <w:rPr>
          <w:noProof/>
        </w:rPr>
        <w:fldChar w:fldCharType="separate"/>
      </w:r>
      <w:r w:rsidR="00DC19C7">
        <w:rPr>
          <w:noProof/>
        </w:rPr>
        <w:t>31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_Toc517095465 \h </w:instrText>
      </w:r>
      <w:r>
        <w:rPr>
          <w:noProof/>
        </w:rPr>
      </w:r>
      <w:r>
        <w:rPr>
          <w:noProof/>
        </w:rPr>
        <w:fldChar w:fldCharType="separate"/>
      </w:r>
      <w:r w:rsidR="00DC19C7">
        <w:rPr>
          <w:noProof/>
        </w:rPr>
        <w:t>32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13.1.3</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_Toc517095466 \h </w:instrText>
      </w:r>
      <w:r>
        <w:rPr>
          <w:noProof/>
        </w:rPr>
      </w:r>
      <w:r>
        <w:rPr>
          <w:noProof/>
        </w:rPr>
        <w:fldChar w:fldCharType="separate"/>
      </w:r>
      <w:r w:rsidR="00DC19C7">
        <w:rPr>
          <w:noProof/>
        </w:rPr>
        <w:t>32</w:t>
      </w:r>
      <w:r>
        <w:rPr>
          <w:noProof/>
        </w:rPr>
        <w:fldChar w:fldCharType="end"/>
      </w:r>
    </w:p>
    <w:p w:rsidR="00BB75D9" w:rsidRDefault="00BB75D9">
      <w:pPr>
        <w:pStyle w:val="TOC2"/>
        <w:rPr>
          <w:rFonts w:asciiTheme="minorHAnsi" w:eastAsiaTheme="minorEastAsia" w:hAnsiTheme="minorHAnsi"/>
          <w:noProof/>
          <w:lang w:eastAsia="en-AU"/>
        </w:rPr>
      </w:pPr>
      <w:r>
        <w:rPr>
          <w:noProof/>
        </w:rPr>
        <w:t>13.2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_Toc517095467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_Toc517095468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_Toc517095469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_Toc517095470 \h </w:instrText>
      </w:r>
      <w:r>
        <w:rPr>
          <w:noProof/>
        </w:rPr>
      </w:r>
      <w:r>
        <w:rPr>
          <w:noProof/>
        </w:rPr>
        <w:fldChar w:fldCharType="separate"/>
      </w:r>
      <w:r w:rsidR="00DC19C7">
        <w:rPr>
          <w:noProof/>
        </w:rPr>
        <w:t>33</w:t>
      </w:r>
      <w:r>
        <w:rPr>
          <w:noProof/>
        </w:rPr>
        <w:fldChar w:fldCharType="end"/>
      </w:r>
    </w:p>
    <w:p w:rsidR="00BB75D9" w:rsidRDefault="00BB75D9">
      <w:pPr>
        <w:pStyle w:val="TOC2"/>
        <w:rPr>
          <w:rFonts w:asciiTheme="minorHAnsi" w:eastAsiaTheme="minorEastAsia" w:hAnsiTheme="minorHAnsi"/>
          <w:noProof/>
          <w:lang w:eastAsia="en-AU"/>
        </w:rPr>
      </w:pPr>
      <w:r>
        <w:rPr>
          <w:noProof/>
        </w:rPr>
        <w:t>13.3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_Toc517095471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_Toc517095472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_Toc517095473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_Toc517095474 \h </w:instrText>
      </w:r>
      <w:r>
        <w:rPr>
          <w:noProof/>
        </w:rPr>
      </w:r>
      <w:r>
        <w:rPr>
          <w:noProof/>
        </w:rPr>
        <w:fldChar w:fldCharType="separate"/>
      </w:r>
      <w:r w:rsidR="00DC19C7">
        <w:rPr>
          <w:noProof/>
        </w:rPr>
        <w:t>35</w:t>
      </w:r>
      <w:r>
        <w:rPr>
          <w:noProof/>
        </w:rPr>
        <w:fldChar w:fldCharType="end"/>
      </w:r>
    </w:p>
    <w:p w:rsidR="00BB75D9" w:rsidRDefault="00BB75D9">
      <w:pPr>
        <w:pStyle w:val="TOC2"/>
        <w:rPr>
          <w:rFonts w:asciiTheme="minorHAnsi" w:eastAsiaTheme="minorEastAsia" w:hAnsiTheme="minorHAnsi"/>
          <w:noProof/>
          <w:lang w:eastAsia="en-AU"/>
        </w:rPr>
      </w:pPr>
      <w:r>
        <w:rPr>
          <w:noProof/>
        </w:rPr>
        <w:t>13.7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_Toc517095495 \h </w:instrText>
      </w:r>
      <w:r>
        <w:rPr>
          <w:noProof/>
        </w:rPr>
      </w:r>
      <w:r>
        <w:rPr>
          <w:noProof/>
        </w:rPr>
        <w:fldChar w:fldCharType="separate"/>
      </w:r>
      <w:r w:rsidR="00DC19C7">
        <w:rPr>
          <w:noProof/>
        </w:rPr>
        <w:t>35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13.7.1.1</w:t>
      </w:r>
      <w:r>
        <w:rPr>
          <w:rFonts w:asciiTheme="minorHAnsi" w:eastAsiaTheme="minorEastAsia" w:hAnsiTheme="minorHAnsi"/>
          <w:noProof/>
          <w:lang w:eastAsia="en-AU"/>
        </w:rPr>
        <w:tab/>
      </w:r>
      <w:r>
        <w:rPr>
          <w:noProof/>
        </w:rPr>
        <w:t>Emergency Exit Light Icon</w:t>
      </w:r>
      <w:r>
        <w:rPr>
          <w:noProof/>
        </w:rPr>
        <w:tab/>
      </w:r>
      <w:r>
        <w:rPr>
          <w:noProof/>
        </w:rPr>
        <w:fldChar w:fldCharType="begin"/>
      </w:r>
      <w:r>
        <w:rPr>
          <w:noProof/>
        </w:rPr>
        <w:instrText xml:space="preserve"> PAGEREF _Toc517095496 \h </w:instrText>
      </w:r>
      <w:r>
        <w:rPr>
          <w:noProof/>
        </w:rPr>
      </w:r>
      <w:r>
        <w:rPr>
          <w:noProof/>
        </w:rPr>
        <w:fldChar w:fldCharType="separate"/>
      </w:r>
      <w:r w:rsidR="00DC19C7">
        <w:rPr>
          <w:noProof/>
        </w:rPr>
        <w:t>35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13.7.1.2</w:t>
      </w:r>
      <w:r>
        <w:rPr>
          <w:rFonts w:asciiTheme="minorHAnsi" w:eastAsiaTheme="minorEastAsia" w:hAnsiTheme="minorHAnsi"/>
          <w:noProof/>
          <w:lang w:eastAsia="en-AU"/>
        </w:rPr>
        <w:tab/>
      </w:r>
      <w:r>
        <w:rPr>
          <w:noProof/>
        </w:rPr>
        <w:t>Emergency Exit Light Icon – Other Dynamics</w:t>
      </w:r>
      <w:r>
        <w:rPr>
          <w:noProof/>
        </w:rPr>
        <w:tab/>
      </w:r>
      <w:r>
        <w:rPr>
          <w:noProof/>
        </w:rPr>
        <w:fldChar w:fldCharType="begin"/>
      </w:r>
      <w:r>
        <w:rPr>
          <w:noProof/>
        </w:rPr>
        <w:instrText xml:space="preserve"> PAGEREF _Toc517095497 \h </w:instrText>
      </w:r>
      <w:r>
        <w:rPr>
          <w:noProof/>
        </w:rPr>
      </w:r>
      <w:r>
        <w:rPr>
          <w:noProof/>
        </w:rPr>
        <w:fldChar w:fldCharType="separate"/>
      </w:r>
      <w:r w:rsidR="00DC19C7">
        <w:rPr>
          <w:noProof/>
        </w:rPr>
        <w:t>35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w:t>
      </w:r>
      <w:r>
        <w:rPr>
          <w:rFonts w:asciiTheme="minorHAnsi" w:eastAsiaTheme="minorEastAsia" w:hAnsiTheme="minorHAnsi"/>
          <w:noProof/>
          <w:lang w:eastAsia="en-AU"/>
        </w:rPr>
        <w:tab/>
      </w:r>
      <w:r>
        <w:rPr>
          <w:noProof/>
        </w:rPr>
        <w:t>Detailed Display Faceplate</w:t>
      </w:r>
      <w:r>
        <w:rPr>
          <w:noProof/>
        </w:rPr>
        <w:tab/>
      </w:r>
      <w:r>
        <w:rPr>
          <w:noProof/>
        </w:rPr>
        <w:fldChar w:fldCharType="begin"/>
      </w:r>
      <w:r>
        <w:rPr>
          <w:noProof/>
        </w:rPr>
        <w:instrText xml:space="preserve"> PAGEREF _Toc517095498 \h </w:instrText>
      </w:r>
      <w:r>
        <w:rPr>
          <w:noProof/>
        </w:rPr>
      </w:r>
      <w:r>
        <w:rPr>
          <w:noProof/>
        </w:rPr>
        <w:fldChar w:fldCharType="separate"/>
      </w:r>
      <w:r w:rsidR="00DC19C7">
        <w:rPr>
          <w:noProof/>
        </w:rPr>
        <w:t>36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_Toc517095499 \h </w:instrText>
      </w:r>
      <w:r>
        <w:rPr>
          <w:noProof/>
        </w:rPr>
      </w:r>
      <w:r>
        <w:rPr>
          <w:noProof/>
        </w:rPr>
        <w:fldChar w:fldCharType="separate"/>
      </w:r>
      <w:r w:rsidR="00DC19C7">
        <w:rPr>
          <w:noProof/>
        </w:rPr>
        <w:t>36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_Toc517095501 \h </w:instrText>
      </w:r>
      <w:r>
        <w:rPr>
          <w:noProof/>
        </w:rPr>
      </w:r>
      <w:r>
        <w:rPr>
          <w:noProof/>
        </w:rPr>
        <w:fldChar w:fldCharType="separate"/>
      </w:r>
      <w:r w:rsidR="00DC19C7">
        <w:rPr>
          <w:noProof/>
        </w:rPr>
        <w:t>37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_Toc517095507 \h </w:instrText>
      </w:r>
      <w:r>
        <w:rPr>
          <w:noProof/>
        </w:rPr>
      </w:r>
      <w:r>
        <w:rPr>
          <w:noProof/>
        </w:rPr>
        <w:fldChar w:fldCharType="separate"/>
      </w:r>
      <w:r w:rsidR="00DC19C7">
        <w:rPr>
          <w:noProof/>
        </w:rPr>
        <w:t>38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13.7.2.1</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_Toc517095508 \h </w:instrText>
      </w:r>
      <w:r>
        <w:rPr>
          <w:noProof/>
        </w:rPr>
      </w:r>
      <w:r>
        <w:rPr>
          <w:noProof/>
        </w:rPr>
        <w:fldChar w:fldCharType="separate"/>
      </w:r>
      <w:r w:rsidR="00DC19C7">
        <w:rPr>
          <w:noProof/>
        </w:rPr>
        <w:t>38</w:t>
      </w:r>
      <w:r>
        <w:rPr>
          <w:noProof/>
        </w:rPr>
        <w:fldChar w:fldCharType="end"/>
      </w:r>
    </w:p>
    <w:p w:rsidR="00BB75D9" w:rsidRDefault="00BB75D9">
      <w:pPr>
        <w:pStyle w:val="TOC2"/>
        <w:rPr>
          <w:rFonts w:asciiTheme="minorHAnsi" w:eastAsiaTheme="minorEastAsia" w:hAnsiTheme="minorHAnsi"/>
          <w:noProof/>
          <w:lang w:eastAsia="en-AU"/>
        </w:rPr>
      </w:pPr>
      <w:r>
        <w:rPr>
          <w:noProof/>
        </w:rPr>
        <w:t>13.8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_Toc517095509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_Toc517095510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_Toc517095511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_Toc517095512 \h </w:instrText>
      </w:r>
      <w:r>
        <w:rPr>
          <w:noProof/>
        </w:rPr>
      </w:r>
      <w:r>
        <w:rPr>
          <w:noProof/>
        </w:rPr>
        <w:fldChar w:fldCharType="separate"/>
      </w:r>
      <w:r w:rsidR="00DC19C7">
        <w:rPr>
          <w:noProof/>
        </w:rPr>
        <w:t>40</w:t>
      </w:r>
      <w:r>
        <w:rPr>
          <w:noProof/>
        </w:rPr>
        <w:fldChar w:fldCharType="end"/>
      </w:r>
    </w:p>
    <w:p w:rsidR="00BB75D9" w:rsidRDefault="00BB75D9">
      <w:pPr>
        <w:pStyle w:val="TOC1"/>
        <w:rPr>
          <w:rFonts w:asciiTheme="minorHAnsi" w:eastAsiaTheme="minorEastAsia" w:hAnsiTheme="minorHAnsi"/>
          <w:noProof/>
          <w:lang w:eastAsia="en-AU"/>
        </w:rPr>
      </w:pPr>
      <w:r>
        <w:rPr>
          <w:noProof/>
        </w:rPr>
        <w:lastRenderedPageBreak/>
        <w:t>14</w:t>
      </w:r>
      <w:r>
        <w:rPr>
          <w:rFonts w:asciiTheme="minorHAnsi" w:eastAsiaTheme="minorEastAsia" w:hAnsiTheme="minorHAnsi"/>
          <w:noProof/>
          <w:lang w:eastAsia="en-AU"/>
        </w:rPr>
        <w:tab/>
      </w:r>
      <w:r>
        <w:rPr>
          <w:noProof/>
        </w:rPr>
        <w:t>Low Level Light (LLE) and Door Location Light (DLL) Bank</w:t>
      </w:r>
      <w:r>
        <w:rPr>
          <w:noProof/>
        </w:rPr>
        <w:tab/>
      </w:r>
      <w:r>
        <w:rPr>
          <w:noProof/>
        </w:rPr>
        <w:fldChar w:fldCharType="begin"/>
      </w:r>
      <w:r>
        <w:rPr>
          <w:noProof/>
        </w:rPr>
        <w:instrText xml:space="preserve"> PAGEREF _Toc517095513 \h </w:instrText>
      </w:r>
      <w:r>
        <w:rPr>
          <w:noProof/>
        </w:rPr>
      </w:r>
      <w:r>
        <w:rPr>
          <w:noProof/>
        </w:rPr>
        <w:fldChar w:fldCharType="separate"/>
      </w:r>
      <w:r w:rsidR="00DC19C7">
        <w:rPr>
          <w:noProof/>
        </w:rPr>
        <w:t>41</w:t>
      </w:r>
      <w:r>
        <w:rPr>
          <w:noProof/>
        </w:rPr>
        <w:fldChar w:fldCharType="end"/>
      </w:r>
    </w:p>
    <w:p w:rsidR="00BB75D9" w:rsidRDefault="00BB75D9">
      <w:pPr>
        <w:pStyle w:val="TOC2"/>
        <w:rPr>
          <w:rFonts w:asciiTheme="minorHAnsi" w:eastAsiaTheme="minorEastAsia" w:hAnsiTheme="minorHAnsi"/>
          <w:noProof/>
          <w:lang w:eastAsia="en-AU"/>
        </w:rPr>
      </w:pPr>
      <w:r>
        <w:rPr>
          <w:noProof/>
        </w:rPr>
        <w:t>14.1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_Toc517095514 \h </w:instrText>
      </w:r>
      <w:r>
        <w:rPr>
          <w:noProof/>
        </w:rPr>
      </w:r>
      <w:r>
        <w:rPr>
          <w:noProof/>
        </w:rPr>
        <w:fldChar w:fldCharType="separate"/>
      </w:r>
      <w:r w:rsidR="00DC19C7">
        <w:rPr>
          <w:noProof/>
        </w:rPr>
        <w:t>41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14.1.1</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_Toc517095515 \h </w:instrText>
      </w:r>
      <w:r>
        <w:rPr>
          <w:noProof/>
        </w:rPr>
      </w:r>
      <w:r>
        <w:rPr>
          <w:noProof/>
        </w:rPr>
        <w:fldChar w:fldCharType="separate"/>
      </w:r>
      <w:r w:rsidR="00DC19C7">
        <w:rPr>
          <w:noProof/>
        </w:rPr>
        <w:t>42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14.1.2</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_Toc517095516 \h </w:instrText>
      </w:r>
      <w:r>
        <w:rPr>
          <w:noProof/>
        </w:rPr>
      </w:r>
      <w:r>
        <w:rPr>
          <w:noProof/>
        </w:rPr>
        <w:fldChar w:fldCharType="separate"/>
      </w:r>
      <w:r w:rsidR="00DC19C7">
        <w:rPr>
          <w:noProof/>
        </w:rPr>
        <w:t>42</w:t>
      </w:r>
      <w:r>
        <w:rPr>
          <w:noProof/>
        </w:rPr>
        <w:fldChar w:fldCharType="end"/>
      </w:r>
    </w:p>
    <w:p w:rsidR="00BB75D9" w:rsidRDefault="00BB75D9">
      <w:pPr>
        <w:pStyle w:val="TOC2"/>
        <w:rPr>
          <w:rFonts w:asciiTheme="minorHAnsi" w:eastAsiaTheme="minorEastAsia" w:hAnsiTheme="minorHAnsi"/>
          <w:noProof/>
          <w:lang w:eastAsia="en-AU"/>
        </w:rPr>
      </w:pPr>
      <w:r>
        <w:rPr>
          <w:noProof/>
        </w:rPr>
        <w:t>14.2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_Toc517095517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_Toc517095518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_Toc517095519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_Toc517095520 \h </w:instrText>
      </w:r>
      <w:r>
        <w:rPr>
          <w:noProof/>
        </w:rPr>
      </w:r>
      <w:r>
        <w:rPr>
          <w:noProof/>
        </w:rPr>
        <w:fldChar w:fldCharType="separate"/>
      </w:r>
      <w:r w:rsidR="00DC19C7">
        <w:rPr>
          <w:noProof/>
        </w:rPr>
        <w:t>43</w:t>
      </w:r>
      <w:r>
        <w:rPr>
          <w:noProof/>
        </w:rPr>
        <w:fldChar w:fldCharType="end"/>
      </w:r>
    </w:p>
    <w:p w:rsidR="00BB75D9" w:rsidRDefault="00BB75D9">
      <w:pPr>
        <w:pStyle w:val="TOC2"/>
        <w:rPr>
          <w:rFonts w:asciiTheme="minorHAnsi" w:eastAsiaTheme="minorEastAsia" w:hAnsiTheme="minorHAnsi"/>
          <w:noProof/>
          <w:lang w:eastAsia="en-AU"/>
        </w:rPr>
      </w:pPr>
      <w:r>
        <w:rPr>
          <w:noProof/>
        </w:rPr>
        <w:t>14.3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_Toc517095521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_Toc517095522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_Toc517095523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_Toc517095524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_Toc517095546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14.7.1.1</w:t>
      </w:r>
      <w:r>
        <w:rPr>
          <w:rFonts w:asciiTheme="minorHAnsi" w:eastAsiaTheme="minorEastAsia" w:hAnsiTheme="minorHAnsi"/>
          <w:noProof/>
          <w:lang w:eastAsia="en-AU"/>
        </w:rPr>
        <w:tab/>
      </w:r>
      <w:r>
        <w:rPr>
          <w:noProof/>
        </w:rPr>
        <w:t>Low Level Light and Door Location Light Icon</w:t>
      </w:r>
      <w:r>
        <w:rPr>
          <w:noProof/>
        </w:rPr>
        <w:tab/>
      </w:r>
      <w:r>
        <w:rPr>
          <w:noProof/>
        </w:rPr>
        <w:fldChar w:fldCharType="begin"/>
      </w:r>
      <w:r>
        <w:rPr>
          <w:noProof/>
        </w:rPr>
        <w:instrText xml:space="preserve"> PAGEREF _Toc517095547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14.7.1.2</w:t>
      </w:r>
      <w:r>
        <w:rPr>
          <w:rFonts w:asciiTheme="minorHAnsi" w:eastAsiaTheme="minorEastAsia" w:hAnsiTheme="minorHAnsi"/>
          <w:noProof/>
          <w:lang w:eastAsia="en-AU"/>
        </w:rPr>
        <w:tab/>
      </w:r>
      <w:r>
        <w:rPr>
          <w:noProof/>
        </w:rPr>
        <w:t>Low Level Light and Door Location Light Icon – Other Dynamics</w:t>
      </w:r>
      <w:r>
        <w:rPr>
          <w:noProof/>
        </w:rPr>
        <w:tab/>
      </w:r>
      <w:r>
        <w:rPr>
          <w:noProof/>
        </w:rPr>
        <w:fldChar w:fldCharType="begin"/>
      </w:r>
      <w:r>
        <w:rPr>
          <w:noProof/>
        </w:rPr>
        <w:instrText xml:space="preserve"> PAGEREF _Toc517095548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_Toc517095549 \h </w:instrText>
      </w:r>
      <w:r>
        <w:rPr>
          <w:noProof/>
        </w:rPr>
      </w:r>
      <w:r>
        <w:rPr>
          <w:noProof/>
        </w:rPr>
        <w:fldChar w:fldCharType="separate"/>
      </w:r>
      <w:r w:rsidR="00DC19C7">
        <w:rPr>
          <w:noProof/>
        </w:rPr>
        <w:t>46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_Toc517095550 \h </w:instrText>
      </w:r>
      <w:r>
        <w:rPr>
          <w:noProof/>
        </w:rPr>
      </w:r>
      <w:r>
        <w:rPr>
          <w:noProof/>
        </w:rPr>
        <w:fldChar w:fldCharType="separate"/>
      </w:r>
      <w:r w:rsidR="00DC19C7">
        <w:rPr>
          <w:noProof/>
        </w:rPr>
        <w:t>47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_Toc517095557 \h </w:instrText>
      </w:r>
      <w:r>
        <w:rPr>
          <w:noProof/>
        </w:rPr>
      </w:r>
      <w:r>
        <w:rPr>
          <w:noProof/>
        </w:rPr>
        <w:fldChar w:fldCharType="separate"/>
      </w:r>
      <w:r w:rsidR="00DC19C7">
        <w:rPr>
          <w:noProof/>
        </w:rPr>
        <w:t>48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14.7.2.4</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_Toc517095560 \h </w:instrText>
      </w:r>
      <w:r>
        <w:rPr>
          <w:noProof/>
        </w:rPr>
      </w:r>
      <w:r>
        <w:rPr>
          <w:noProof/>
        </w:rPr>
        <w:fldChar w:fldCharType="separate"/>
      </w:r>
      <w:r w:rsidR="00DC19C7">
        <w:rPr>
          <w:noProof/>
        </w:rPr>
        <w:t>48</w:t>
      </w:r>
      <w:r>
        <w:rPr>
          <w:noProof/>
        </w:rPr>
        <w:fldChar w:fldCharType="end"/>
      </w:r>
    </w:p>
    <w:p w:rsidR="00BB75D9" w:rsidRDefault="00BB75D9">
      <w:pPr>
        <w:pStyle w:val="TOC2"/>
        <w:rPr>
          <w:rFonts w:asciiTheme="minorHAnsi" w:eastAsiaTheme="minorEastAsia" w:hAnsiTheme="minorHAnsi"/>
          <w:noProof/>
          <w:lang w:eastAsia="en-AU"/>
        </w:rPr>
      </w:pPr>
      <w:r>
        <w:rPr>
          <w:noProof/>
        </w:rPr>
        <w:t>14.8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_Toc517095561 \h </w:instrText>
      </w:r>
      <w:r>
        <w:rPr>
          <w:noProof/>
        </w:rPr>
      </w:r>
      <w:r>
        <w:rPr>
          <w:noProof/>
        </w:rPr>
        <w:fldChar w:fldCharType="separate"/>
      </w:r>
      <w:r w:rsidR="00DC19C7">
        <w:rPr>
          <w:noProof/>
        </w:rPr>
        <w:t>49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_Toc517095562 \h </w:instrText>
      </w:r>
      <w:r>
        <w:rPr>
          <w:noProof/>
        </w:rPr>
      </w:r>
      <w:r>
        <w:rPr>
          <w:noProof/>
        </w:rPr>
        <w:fldChar w:fldCharType="separate"/>
      </w:r>
      <w:r w:rsidR="00DC19C7">
        <w:rPr>
          <w:noProof/>
        </w:rPr>
        <w:t>49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_Toc517095564 \h </w:instrText>
      </w:r>
      <w:r>
        <w:rPr>
          <w:noProof/>
        </w:rPr>
      </w:r>
      <w:r>
        <w:rPr>
          <w:noProof/>
        </w:rPr>
        <w:fldChar w:fldCharType="separate"/>
      </w:r>
      <w:r w:rsidR="00DC19C7">
        <w:rPr>
          <w:noProof/>
        </w:rPr>
        <w:t>50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_Toc517095566 \h </w:instrText>
      </w:r>
      <w:r>
        <w:rPr>
          <w:noProof/>
        </w:rPr>
      </w:r>
      <w:r>
        <w:rPr>
          <w:noProof/>
        </w:rPr>
        <w:fldChar w:fldCharType="separate"/>
      </w:r>
      <w:r w:rsidR="00DC19C7">
        <w:rPr>
          <w:noProof/>
        </w:rPr>
        <w:t>50</w:t>
      </w:r>
      <w:r>
        <w:rPr>
          <w:noProof/>
        </w:rPr>
        <w:fldChar w:fldCharType="end"/>
      </w:r>
    </w:p>
    <w:p w:rsidR="00BB75D9" w:rsidRDefault="00BB75D9">
      <w:pPr>
        <w:pStyle w:val="TOC1"/>
        <w:rPr>
          <w:rFonts w:asciiTheme="minorHAnsi" w:eastAsiaTheme="minorEastAsia" w:hAnsiTheme="minorHAnsi"/>
          <w:noProof/>
          <w:lang w:eastAsia="en-AU"/>
        </w:rPr>
      </w:pPr>
      <w:r>
        <w:rPr>
          <w:noProof/>
        </w:rPr>
        <w:t>15</w:t>
      </w:r>
      <w:r>
        <w:rPr>
          <w:rFonts w:asciiTheme="minorHAnsi" w:eastAsiaTheme="minorEastAsia" w:hAnsiTheme="minorHAnsi"/>
          <w:noProof/>
          <w:lang w:eastAsia="en-AU"/>
        </w:rPr>
        <w:tab/>
      </w:r>
      <w:r>
        <w:rPr>
          <w:noProof/>
        </w:rPr>
        <w:t>Directional Exit Light Banks (DXE)</w:t>
      </w:r>
      <w:r>
        <w:rPr>
          <w:noProof/>
        </w:rPr>
        <w:tab/>
      </w:r>
      <w:r>
        <w:rPr>
          <w:noProof/>
        </w:rPr>
        <w:fldChar w:fldCharType="begin"/>
      </w:r>
      <w:r>
        <w:rPr>
          <w:noProof/>
        </w:rPr>
        <w:instrText xml:space="preserve"> PAGEREF _Toc517095567 \h </w:instrText>
      </w:r>
      <w:r>
        <w:rPr>
          <w:noProof/>
        </w:rPr>
      </w:r>
      <w:r>
        <w:rPr>
          <w:noProof/>
        </w:rPr>
        <w:fldChar w:fldCharType="separate"/>
      </w:r>
      <w:r w:rsidR="00DC19C7">
        <w:rPr>
          <w:noProof/>
        </w:rPr>
        <w:t>51</w:t>
      </w:r>
      <w:r>
        <w:rPr>
          <w:noProof/>
        </w:rPr>
        <w:fldChar w:fldCharType="end"/>
      </w:r>
    </w:p>
    <w:p w:rsidR="00BB75D9" w:rsidRDefault="00BB75D9">
      <w:pPr>
        <w:pStyle w:val="TOC2"/>
        <w:rPr>
          <w:rFonts w:asciiTheme="minorHAnsi" w:eastAsiaTheme="minorEastAsia" w:hAnsiTheme="minorHAnsi"/>
          <w:noProof/>
          <w:lang w:eastAsia="en-AU"/>
        </w:rPr>
      </w:pPr>
      <w:r>
        <w:rPr>
          <w:noProof/>
        </w:rPr>
        <w:t>15.1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_Toc517095568 \h </w:instrText>
      </w:r>
      <w:r>
        <w:rPr>
          <w:noProof/>
        </w:rPr>
      </w:r>
      <w:r>
        <w:rPr>
          <w:noProof/>
        </w:rPr>
        <w:fldChar w:fldCharType="separate"/>
      </w:r>
      <w:r w:rsidR="00DC19C7">
        <w:rPr>
          <w:noProof/>
        </w:rPr>
        <w:t>51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15.1.1</w:t>
      </w:r>
      <w:r>
        <w:rPr>
          <w:rFonts w:asciiTheme="minorHAnsi" w:eastAsiaTheme="minorEastAsia" w:hAnsiTheme="minorHAnsi"/>
          <w:noProof/>
          <w:lang w:eastAsia="en-AU"/>
        </w:rPr>
        <w:tab/>
      </w:r>
      <w:r>
        <w:rPr>
          <w:noProof/>
        </w:rPr>
        <w:t>Function Diagram</w:t>
      </w:r>
      <w:r>
        <w:rPr>
          <w:noProof/>
        </w:rPr>
        <w:tab/>
      </w:r>
      <w:r>
        <w:rPr>
          <w:noProof/>
        </w:rPr>
        <w:fldChar w:fldCharType="begin"/>
      </w:r>
      <w:r>
        <w:rPr>
          <w:noProof/>
        </w:rPr>
        <w:instrText xml:space="preserve"> PAGEREF _Toc517095569 \h </w:instrText>
      </w:r>
      <w:r>
        <w:rPr>
          <w:noProof/>
        </w:rPr>
      </w:r>
      <w:r>
        <w:rPr>
          <w:noProof/>
        </w:rPr>
        <w:fldChar w:fldCharType="separate"/>
      </w:r>
      <w:r w:rsidR="00DC19C7">
        <w:rPr>
          <w:noProof/>
        </w:rPr>
        <w:t>51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_Toc517095570 \h </w:instrText>
      </w:r>
      <w:r>
        <w:rPr>
          <w:noProof/>
        </w:rPr>
      </w:r>
      <w:r>
        <w:rPr>
          <w:noProof/>
        </w:rPr>
        <w:fldChar w:fldCharType="separate"/>
      </w:r>
      <w:r w:rsidR="00DC19C7">
        <w:rPr>
          <w:noProof/>
        </w:rPr>
        <w:t>52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15.1.3</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_Toc517095571 \h </w:instrText>
      </w:r>
      <w:r>
        <w:rPr>
          <w:noProof/>
        </w:rPr>
      </w:r>
      <w:r>
        <w:rPr>
          <w:noProof/>
        </w:rPr>
        <w:fldChar w:fldCharType="separate"/>
      </w:r>
      <w:r w:rsidR="00DC19C7">
        <w:rPr>
          <w:noProof/>
        </w:rPr>
        <w:t>52</w:t>
      </w:r>
      <w:r>
        <w:rPr>
          <w:noProof/>
        </w:rPr>
        <w:fldChar w:fldCharType="end"/>
      </w:r>
    </w:p>
    <w:p w:rsidR="00BB75D9" w:rsidRDefault="00BB75D9">
      <w:pPr>
        <w:pStyle w:val="TOC2"/>
        <w:rPr>
          <w:rFonts w:asciiTheme="minorHAnsi" w:eastAsiaTheme="minorEastAsia" w:hAnsiTheme="minorHAnsi"/>
          <w:noProof/>
          <w:lang w:eastAsia="en-AU"/>
        </w:rPr>
      </w:pPr>
      <w:r>
        <w:rPr>
          <w:noProof/>
        </w:rPr>
        <w:t>15.2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_Toc517095572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_Toc517095573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_Toc517095574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_Toc517095575 \h </w:instrText>
      </w:r>
      <w:r>
        <w:rPr>
          <w:noProof/>
        </w:rPr>
      </w:r>
      <w:r>
        <w:rPr>
          <w:noProof/>
        </w:rPr>
        <w:fldChar w:fldCharType="separate"/>
      </w:r>
      <w:r w:rsidR="00DC19C7">
        <w:rPr>
          <w:noProof/>
        </w:rPr>
        <w:t>54</w:t>
      </w:r>
      <w:r>
        <w:rPr>
          <w:noProof/>
        </w:rPr>
        <w:fldChar w:fldCharType="end"/>
      </w:r>
    </w:p>
    <w:p w:rsidR="00BB75D9" w:rsidRDefault="00BB75D9">
      <w:pPr>
        <w:pStyle w:val="TOC2"/>
        <w:rPr>
          <w:rFonts w:asciiTheme="minorHAnsi" w:eastAsiaTheme="minorEastAsia" w:hAnsiTheme="minorHAnsi"/>
          <w:noProof/>
          <w:lang w:eastAsia="en-AU"/>
        </w:rPr>
      </w:pPr>
      <w:r>
        <w:rPr>
          <w:noProof/>
        </w:rPr>
        <w:t>15.3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_Toc517095576 \h </w:instrText>
      </w:r>
      <w:r>
        <w:rPr>
          <w:noProof/>
        </w:rPr>
      </w:r>
      <w:r>
        <w:rPr>
          <w:noProof/>
        </w:rPr>
        <w:fldChar w:fldCharType="separate"/>
      </w:r>
      <w:r w:rsidR="00DC19C7">
        <w:rPr>
          <w:noProof/>
        </w:rPr>
        <w:t>55</w:t>
      </w:r>
      <w:r>
        <w:rPr>
          <w:noProof/>
        </w:rPr>
        <w:fldChar w:fldCharType="end"/>
      </w:r>
    </w:p>
    <w:p w:rsidR="00BB75D9" w:rsidRDefault="00BB75D9">
      <w:pPr>
        <w:pStyle w:val="TOC2"/>
        <w:rPr>
          <w:rFonts w:asciiTheme="minorHAnsi" w:eastAsiaTheme="minorEastAsia" w:hAnsiTheme="minorHAnsi"/>
          <w:noProof/>
          <w:lang w:eastAsia="en-AU"/>
        </w:rPr>
      </w:pPr>
      <w:r>
        <w:rPr>
          <w:noProof/>
        </w:rPr>
        <w:t>15.4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_Toc517095577 \h </w:instrText>
      </w:r>
      <w:r>
        <w:rPr>
          <w:noProof/>
        </w:rPr>
      </w:r>
      <w:r>
        <w:rPr>
          <w:noProof/>
        </w:rPr>
        <w:fldChar w:fldCharType="separate"/>
      </w:r>
      <w:r w:rsidR="00DC19C7">
        <w:rPr>
          <w:noProof/>
        </w:rPr>
        <w:t>55</w:t>
      </w:r>
      <w:r>
        <w:rPr>
          <w:noProof/>
        </w:rPr>
        <w:fldChar w:fldCharType="end"/>
      </w:r>
    </w:p>
    <w:p w:rsidR="00BB75D9" w:rsidRDefault="00BB75D9">
      <w:pPr>
        <w:pStyle w:val="TOC2"/>
        <w:rPr>
          <w:rFonts w:asciiTheme="minorHAnsi" w:eastAsiaTheme="minorEastAsia" w:hAnsiTheme="minorHAnsi"/>
          <w:noProof/>
          <w:lang w:eastAsia="en-AU"/>
        </w:rPr>
      </w:pPr>
      <w:r>
        <w:rPr>
          <w:noProof/>
        </w:rPr>
        <w:t>15.5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_Toc517095578 \h </w:instrText>
      </w:r>
      <w:r>
        <w:rPr>
          <w:noProof/>
        </w:rPr>
      </w:r>
      <w:r>
        <w:rPr>
          <w:noProof/>
        </w:rPr>
        <w:fldChar w:fldCharType="separate"/>
      </w:r>
      <w:r w:rsidR="00DC19C7">
        <w:rPr>
          <w:noProof/>
        </w:rPr>
        <w:t>56</w:t>
      </w:r>
      <w:r>
        <w:rPr>
          <w:noProof/>
        </w:rPr>
        <w:fldChar w:fldCharType="end"/>
      </w:r>
    </w:p>
    <w:p w:rsidR="00BB75D9" w:rsidRDefault="00BB75D9">
      <w:pPr>
        <w:pStyle w:val="TOC2"/>
        <w:rPr>
          <w:rFonts w:asciiTheme="minorHAnsi" w:eastAsiaTheme="minorEastAsia" w:hAnsiTheme="minorHAnsi"/>
          <w:noProof/>
          <w:lang w:eastAsia="en-AU"/>
        </w:rPr>
      </w:pPr>
      <w:r>
        <w:rPr>
          <w:noProof/>
        </w:rPr>
        <w:t>15.6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_Toc517095580 \h </w:instrText>
      </w:r>
      <w:r>
        <w:rPr>
          <w:noProof/>
        </w:rPr>
      </w:r>
      <w:r>
        <w:rPr>
          <w:noProof/>
        </w:rPr>
        <w:fldChar w:fldCharType="separate"/>
      </w:r>
      <w:r w:rsidR="00DC19C7">
        <w:rPr>
          <w:noProof/>
        </w:rPr>
        <w:t>56</w:t>
      </w:r>
      <w:r>
        <w:rPr>
          <w:noProof/>
        </w:rPr>
        <w:fldChar w:fldCharType="end"/>
      </w:r>
    </w:p>
    <w:p w:rsidR="00BB75D9" w:rsidRDefault="00BB75D9">
      <w:pPr>
        <w:pStyle w:val="TOC2"/>
        <w:rPr>
          <w:rFonts w:asciiTheme="minorHAnsi" w:eastAsiaTheme="minorEastAsia" w:hAnsiTheme="minorHAnsi"/>
          <w:noProof/>
          <w:lang w:eastAsia="en-AU"/>
        </w:rPr>
      </w:pPr>
      <w:r>
        <w:rPr>
          <w:noProof/>
        </w:rPr>
        <w:t>15.7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_Toc517095660 \h </w:instrText>
      </w:r>
      <w:r>
        <w:rPr>
          <w:noProof/>
        </w:rPr>
      </w:r>
      <w:r>
        <w:rPr>
          <w:noProof/>
        </w:rPr>
        <w:fldChar w:fldCharType="separate"/>
      </w:r>
      <w:r w:rsidR="00DC19C7">
        <w:rPr>
          <w:noProof/>
        </w:rPr>
        <w:t>56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15.7.1.1</w:t>
      </w:r>
      <w:r>
        <w:rPr>
          <w:rFonts w:asciiTheme="minorHAnsi" w:eastAsiaTheme="minorEastAsia" w:hAnsiTheme="minorHAnsi"/>
          <w:noProof/>
          <w:lang w:eastAsia="en-AU"/>
        </w:rPr>
        <w:tab/>
      </w:r>
      <w:r>
        <w:rPr>
          <w:noProof/>
        </w:rPr>
        <w:t>Directional Exit Light Banks Icon</w:t>
      </w:r>
      <w:r>
        <w:rPr>
          <w:noProof/>
        </w:rPr>
        <w:tab/>
      </w:r>
      <w:r>
        <w:rPr>
          <w:noProof/>
        </w:rPr>
        <w:fldChar w:fldCharType="begin"/>
      </w:r>
      <w:r>
        <w:rPr>
          <w:noProof/>
        </w:rPr>
        <w:instrText xml:space="preserve"> PAGEREF _Toc517095661 \h </w:instrText>
      </w:r>
      <w:r>
        <w:rPr>
          <w:noProof/>
        </w:rPr>
      </w:r>
      <w:r>
        <w:rPr>
          <w:noProof/>
        </w:rPr>
        <w:fldChar w:fldCharType="separate"/>
      </w:r>
      <w:r w:rsidR="00DC19C7">
        <w:rPr>
          <w:noProof/>
        </w:rPr>
        <w:t>56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15.7.1.2</w:t>
      </w:r>
      <w:r>
        <w:rPr>
          <w:rFonts w:asciiTheme="minorHAnsi" w:eastAsiaTheme="minorEastAsia" w:hAnsiTheme="minorHAnsi"/>
          <w:noProof/>
          <w:lang w:eastAsia="en-AU"/>
        </w:rPr>
        <w:tab/>
      </w:r>
      <w:r>
        <w:rPr>
          <w:noProof/>
        </w:rPr>
        <w:t>Directional Exit Light Banks Icon – Other Dynamics</w:t>
      </w:r>
      <w:r>
        <w:rPr>
          <w:noProof/>
        </w:rPr>
        <w:tab/>
      </w:r>
      <w:r>
        <w:rPr>
          <w:noProof/>
        </w:rPr>
        <w:fldChar w:fldCharType="begin"/>
      </w:r>
      <w:r>
        <w:rPr>
          <w:noProof/>
        </w:rPr>
        <w:instrText xml:space="preserve"> PAGEREF _Toc517095662 \h </w:instrText>
      </w:r>
      <w:r>
        <w:rPr>
          <w:noProof/>
        </w:rPr>
      </w:r>
      <w:r>
        <w:rPr>
          <w:noProof/>
        </w:rPr>
        <w:fldChar w:fldCharType="separate"/>
      </w:r>
      <w:r w:rsidR="00DC19C7">
        <w:rPr>
          <w:noProof/>
        </w:rPr>
        <w:t>57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_Toc517095663 \h </w:instrText>
      </w:r>
      <w:r>
        <w:rPr>
          <w:noProof/>
        </w:rPr>
      </w:r>
      <w:r>
        <w:rPr>
          <w:noProof/>
        </w:rPr>
        <w:fldChar w:fldCharType="separate"/>
      </w:r>
      <w:r w:rsidR="00DC19C7">
        <w:rPr>
          <w:noProof/>
        </w:rPr>
        <w:t>57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_Toc517095664 \h </w:instrText>
      </w:r>
      <w:r>
        <w:rPr>
          <w:noProof/>
        </w:rPr>
      </w:r>
      <w:r>
        <w:rPr>
          <w:noProof/>
        </w:rPr>
        <w:fldChar w:fldCharType="separate"/>
      </w:r>
      <w:r w:rsidR="00DC19C7">
        <w:rPr>
          <w:noProof/>
        </w:rPr>
        <w:t>58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_Toc517095671 \h </w:instrText>
      </w:r>
      <w:r>
        <w:rPr>
          <w:noProof/>
        </w:rPr>
      </w:r>
      <w:r>
        <w:rPr>
          <w:noProof/>
        </w:rPr>
        <w:fldChar w:fldCharType="separate"/>
      </w:r>
      <w:r w:rsidR="00DC19C7">
        <w:rPr>
          <w:noProof/>
        </w:rPr>
        <w:t>59</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15.7.2.4</w:t>
      </w:r>
      <w:r>
        <w:rPr>
          <w:rFonts w:asciiTheme="minorHAnsi" w:eastAsiaTheme="minorEastAsia" w:hAnsiTheme="minorHAnsi"/>
          <w:noProof/>
          <w:lang w:eastAsia="en-AU"/>
        </w:rPr>
        <w:tab/>
      </w:r>
      <w:r>
        <w:rPr>
          <w:noProof/>
        </w:rPr>
        <w:t>SCADA Commands/Status Parameters List</w:t>
      </w:r>
      <w:r>
        <w:rPr>
          <w:noProof/>
        </w:rPr>
        <w:tab/>
      </w:r>
      <w:r>
        <w:rPr>
          <w:noProof/>
        </w:rPr>
        <w:fldChar w:fldCharType="begin"/>
      </w:r>
      <w:r>
        <w:rPr>
          <w:noProof/>
        </w:rPr>
        <w:instrText xml:space="preserve"> PAGEREF _Toc517095673 \h </w:instrText>
      </w:r>
      <w:r>
        <w:rPr>
          <w:noProof/>
        </w:rPr>
      </w:r>
      <w:r>
        <w:rPr>
          <w:noProof/>
        </w:rPr>
        <w:fldChar w:fldCharType="separate"/>
      </w:r>
      <w:r w:rsidR="00DC19C7">
        <w:rPr>
          <w:noProof/>
        </w:rPr>
        <w:t>59</w:t>
      </w:r>
      <w:r>
        <w:rPr>
          <w:noProof/>
        </w:rPr>
        <w:fldChar w:fldCharType="end"/>
      </w:r>
    </w:p>
    <w:p w:rsidR="00BB75D9" w:rsidRDefault="00BB75D9">
      <w:pPr>
        <w:pStyle w:val="TOC2"/>
        <w:rPr>
          <w:rFonts w:asciiTheme="minorHAnsi" w:eastAsiaTheme="minorEastAsia" w:hAnsiTheme="minorHAnsi"/>
          <w:noProof/>
          <w:lang w:eastAsia="en-AU"/>
        </w:rPr>
      </w:pPr>
      <w:r>
        <w:rPr>
          <w:noProof/>
        </w:rPr>
        <w:t>15.8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_Toc517095674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_Toc517095675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_Toc517095677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_Toc517095679 \h </w:instrText>
      </w:r>
      <w:r>
        <w:rPr>
          <w:noProof/>
        </w:rPr>
      </w:r>
      <w:r>
        <w:rPr>
          <w:noProof/>
        </w:rPr>
        <w:fldChar w:fldCharType="separate"/>
      </w:r>
      <w:r w:rsidR="00DC19C7">
        <w:rPr>
          <w:noProof/>
        </w:rPr>
        <w:t>61</w:t>
      </w:r>
      <w:r>
        <w:rPr>
          <w:noProof/>
        </w:rPr>
        <w:fldChar w:fldCharType="end"/>
      </w:r>
    </w:p>
    <w:p w:rsidR="00BB75D9" w:rsidRDefault="00BB75D9">
      <w:pPr>
        <w:pStyle w:val="TOC1"/>
        <w:rPr>
          <w:rFonts w:asciiTheme="minorHAnsi" w:eastAsiaTheme="minorEastAsia" w:hAnsiTheme="minorHAnsi"/>
          <w:noProof/>
          <w:lang w:eastAsia="en-AU"/>
        </w:rPr>
      </w:pPr>
      <w:r>
        <w:rPr>
          <w:noProof/>
        </w:rPr>
        <w:t>16</w:t>
      </w:r>
      <w:r>
        <w:rPr>
          <w:rFonts w:asciiTheme="minorHAnsi" w:eastAsiaTheme="minorEastAsia" w:hAnsiTheme="minorHAnsi"/>
          <w:noProof/>
          <w:lang w:eastAsia="en-AU"/>
        </w:rPr>
        <w:tab/>
      </w:r>
      <w:r>
        <w:rPr>
          <w:noProof/>
        </w:rPr>
        <w:t>Equipment Identification</w:t>
      </w:r>
      <w:r>
        <w:rPr>
          <w:noProof/>
        </w:rPr>
        <w:tab/>
      </w:r>
      <w:r>
        <w:rPr>
          <w:noProof/>
        </w:rPr>
        <w:fldChar w:fldCharType="begin"/>
      </w:r>
      <w:r>
        <w:rPr>
          <w:noProof/>
        </w:rPr>
        <w:instrText xml:space="preserve"> PAGEREF _Toc517095680 \h </w:instrText>
      </w:r>
      <w:r>
        <w:rPr>
          <w:noProof/>
        </w:rPr>
      </w:r>
      <w:r>
        <w:rPr>
          <w:noProof/>
        </w:rPr>
        <w:fldChar w:fldCharType="separate"/>
      </w:r>
      <w:r w:rsidR="00DC19C7">
        <w:rPr>
          <w:noProof/>
        </w:rPr>
        <w:t>62</w:t>
      </w:r>
      <w:r>
        <w:rPr>
          <w:noProof/>
        </w:rPr>
        <w:fldChar w:fldCharType="end"/>
      </w:r>
    </w:p>
    <w:p w:rsidR="00BB75D9" w:rsidRDefault="00BB75D9">
      <w:pPr>
        <w:pStyle w:val="TOC1"/>
        <w:rPr>
          <w:rFonts w:asciiTheme="minorHAnsi" w:eastAsiaTheme="minorEastAsia" w:hAnsiTheme="minorHAnsi"/>
          <w:noProof/>
          <w:lang w:eastAsia="en-AU"/>
        </w:rPr>
      </w:pPr>
      <w:r>
        <w:rPr>
          <w:noProof/>
        </w:rPr>
        <w:lastRenderedPageBreak/>
        <w:t>17</w:t>
      </w:r>
      <w:r>
        <w:rPr>
          <w:rFonts w:asciiTheme="minorHAnsi" w:eastAsiaTheme="minorEastAsia" w:hAnsiTheme="minorHAnsi"/>
          <w:noProof/>
          <w:lang w:eastAsia="en-AU"/>
        </w:rPr>
        <w:tab/>
      </w:r>
      <w:r>
        <w:rPr>
          <w:noProof/>
        </w:rPr>
        <w:t>Risk Assessment</w:t>
      </w:r>
      <w:r>
        <w:rPr>
          <w:noProof/>
        </w:rPr>
        <w:tab/>
      </w:r>
      <w:r>
        <w:rPr>
          <w:noProof/>
        </w:rPr>
        <w:fldChar w:fldCharType="begin"/>
      </w:r>
      <w:r>
        <w:rPr>
          <w:noProof/>
        </w:rPr>
        <w:instrText xml:space="preserve"> PAGEREF _Toc517095682 \h </w:instrText>
      </w:r>
      <w:r>
        <w:rPr>
          <w:noProof/>
        </w:rPr>
      </w:r>
      <w:r>
        <w:rPr>
          <w:noProof/>
        </w:rPr>
        <w:fldChar w:fldCharType="separate"/>
      </w:r>
      <w:r w:rsidR="00DC19C7">
        <w:rPr>
          <w:noProof/>
        </w:rPr>
        <w:t>62</w:t>
      </w:r>
      <w:r>
        <w:rPr>
          <w:noProof/>
        </w:rPr>
        <w:fldChar w:fldCharType="end"/>
      </w:r>
    </w:p>
    <w:p w:rsidR="00BB75D9" w:rsidRDefault="00BB75D9">
      <w:pPr>
        <w:pStyle w:val="TOC2"/>
        <w:rPr>
          <w:rFonts w:asciiTheme="minorHAnsi" w:eastAsiaTheme="minorEastAsia" w:hAnsiTheme="minorHAnsi"/>
          <w:noProof/>
          <w:lang w:eastAsia="en-AU"/>
        </w:rPr>
      </w:pPr>
      <w:r>
        <w:rPr>
          <w:noProof/>
        </w:rPr>
        <w:t>17.1</w:t>
      </w:r>
      <w:r>
        <w:rPr>
          <w:rFonts w:asciiTheme="minorHAnsi" w:eastAsiaTheme="minorEastAsia" w:hAnsiTheme="minorHAnsi"/>
          <w:noProof/>
          <w:lang w:eastAsia="en-AU"/>
        </w:rPr>
        <w:tab/>
      </w:r>
      <w:r>
        <w:rPr>
          <w:noProof/>
        </w:rPr>
        <w:t>General</w:t>
      </w:r>
      <w:r>
        <w:rPr>
          <w:noProof/>
        </w:rPr>
        <w:tab/>
      </w:r>
      <w:r>
        <w:rPr>
          <w:noProof/>
        </w:rPr>
        <w:fldChar w:fldCharType="begin"/>
      </w:r>
      <w:r>
        <w:rPr>
          <w:noProof/>
        </w:rPr>
        <w:instrText xml:space="preserve"> PAGEREF _Toc517095683 \h </w:instrText>
      </w:r>
      <w:r>
        <w:rPr>
          <w:noProof/>
        </w:rPr>
      </w:r>
      <w:r>
        <w:rPr>
          <w:noProof/>
        </w:rPr>
        <w:fldChar w:fldCharType="separate"/>
      </w:r>
      <w:r w:rsidR="00DC19C7">
        <w:rPr>
          <w:noProof/>
        </w:rPr>
        <w:t>62</w:t>
      </w:r>
      <w:r>
        <w:rPr>
          <w:noProof/>
        </w:rPr>
        <w:fldChar w:fldCharType="end"/>
      </w:r>
    </w:p>
    <w:p w:rsidR="00BB75D9" w:rsidRDefault="00BB75D9">
      <w:pPr>
        <w:pStyle w:val="TOC2"/>
        <w:rPr>
          <w:rFonts w:asciiTheme="minorHAnsi" w:eastAsiaTheme="minorEastAsia" w:hAnsiTheme="minorHAnsi"/>
          <w:noProof/>
          <w:lang w:eastAsia="en-AU"/>
        </w:rPr>
      </w:pPr>
      <w:r>
        <w:rPr>
          <w:noProof/>
        </w:rPr>
        <w:t>17.2</w:t>
      </w:r>
      <w:r>
        <w:rPr>
          <w:rFonts w:asciiTheme="minorHAnsi" w:eastAsiaTheme="minorEastAsia" w:hAnsiTheme="minorHAnsi"/>
          <w:noProof/>
          <w:lang w:eastAsia="en-AU"/>
        </w:rPr>
        <w:tab/>
      </w:r>
      <w:r>
        <w:rPr>
          <w:noProof/>
        </w:rPr>
        <w:t>Safety in Design</w:t>
      </w:r>
      <w:r>
        <w:rPr>
          <w:noProof/>
        </w:rPr>
        <w:tab/>
      </w:r>
      <w:r>
        <w:rPr>
          <w:noProof/>
        </w:rPr>
        <w:fldChar w:fldCharType="begin"/>
      </w:r>
      <w:r>
        <w:rPr>
          <w:noProof/>
        </w:rPr>
        <w:instrText xml:space="preserve"> PAGEREF _Toc517095684 \h </w:instrText>
      </w:r>
      <w:r>
        <w:rPr>
          <w:noProof/>
        </w:rPr>
      </w:r>
      <w:r>
        <w:rPr>
          <w:noProof/>
        </w:rPr>
        <w:fldChar w:fldCharType="separate"/>
      </w:r>
      <w:r w:rsidR="00DC19C7">
        <w:rPr>
          <w:noProof/>
        </w:rPr>
        <w:t>62</w:t>
      </w:r>
      <w:r>
        <w:rPr>
          <w:noProof/>
        </w:rPr>
        <w:fldChar w:fldCharType="end"/>
      </w:r>
    </w:p>
    <w:p w:rsidR="00BB75D9" w:rsidRPr="00110C18" w:rsidRDefault="00BB75D9">
      <w:pPr>
        <w:pStyle w:val="TOC1"/>
        <w:rPr>
          <w:rFonts w:asciiTheme="minorHAnsi" w:eastAsiaTheme="minorEastAsia" w:hAnsiTheme="minorHAnsi"/>
          <w:noProof/>
          <w:lang w:val="fr-FR" w:eastAsia="en-AU"/>
          <w:rPrChange w:id="21" w:author="KIM, Jason" w:date="2019-04-02T13:39:00Z">
            <w:rPr>
              <w:rFonts w:asciiTheme="minorHAnsi" w:eastAsiaTheme="minorEastAsia" w:hAnsiTheme="minorHAnsi"/>
              <w:noProof/>
              <w:lang w:eastAsia="en-AU"/>
            </w:rPr>
          </w:rPrChange>
        </w:rPr>
      </w:pPr>
      <w:r w:rsidRPr="00110C18">
        <w:rPr>
          <w:noProof/>
          <w:lang w:val="fr-FR"/>
          <w:rPrChange w:id="22" w:author="KIM, Jason" w:date="2019-04-02T13:39:00Z">
            <w:rPr>
              <w:noProof/>
            </w:rPr>
          </w:rPrChange>
        </w:rPr>
        <w:t>18</w:t>
      </w:r>
      <w:r w:rsidRPr="00110C18">
        <w:rPr>
          <w:rFonts w:asciiTheme="minorHAnsi" w:eastAsiaTheme="minorEastAsia" w:hAnsiTheme="minorHAnsi"/>
          <w:noProof/>
          <w:lang w:val="fr-FR" w:eastAsia="en-AU"/>
          <w:rPrChange w:id="23" w:author="KIM, Jason" w:date="2019-04-02T13:39:00Z">
            <w:rPr>
              <w:rFonts w:asciiTheme="minorHAnsi" w:eastAsiaTheme="minorEastAsia" w:hAnsiTheme="minorHAnsi"/>
              <w:noProof/>
              <w:lang w:eastAsia="en-AU"/>
            </w:rPr>
          </w:rPrChange>
        </w:rPr>
        <w:tab/>
      </w:r>
      <w:r w:rsidRPr="00110C18">
        <w:rPr>
          <w:noProof/>
          <w:lang w:val="fr-FR"/>
          <w:rPrChange w:id="24" w:author="KIM, Jason" w:date="2019-04-02T13:39:00Z">
            <w:rPr>
              <w:noProof/>
            </w:rPr>
          </w:rPrChange>
        </w:rPr>
        <w:t>Documentation</w:t>
      </w:r>
      <w:r w:rsidRPr="00110C18">
        <w:rPr>
          <w:noProof/>
          <w:lang w:val="fr-FR"/>
          <w:rPrChange w:id="25" w:author="KIM, Jason" w:date="2019-04-02T13:39:00Z">
            <w:rPr>
              <w:noProof/>
            </w:rPr>
          </w:rPrChange>
        </w:rPr>
        <w:tab/>
      </w:r>
      <w:r>
        <w:rPr>
          <w:noProof/>
        </w:rPr>
        <w:fldChar w:fldCharType="begin"/>
      </w:r>
      <w:r w:rsidRPr="00110C18">
        <w:rPr>
          <w:noProof/>
          <w:lang w:val="fr-FR"/>
          <w:rPrChange w:id="26" w:author="KIM, Jason" w:date="2019-04-02T13:39:00Z">
            <w:rPr>
              <w:noProof/>
            </w:rPr>
          </w:rPrChange>
        </w:rPr>
        <w:instrText xml:space="preserve"> PAGEREF _Toc517095685 \h </w:instrText>
      </w:r>
      <w:r>
        <w:rPr>
          <w:noProof/>
        </w:rPr>
      </w:r>
      <w:r>
        <w:rPr>
          <w:noProof/>
        </w:rPr>
        <w:fldChar w:fldCharType="separate"/>
      </w:r>
      <w:r w:rsidR="00DC19C7" w:rsidRPr="00110C18">
        <w:rPr>
          <w:noProof/>
          <w:lang w:val="fr-FR"/>
          <w:rPrChange w:id="27" w:author="KIM, Jason" w:date="2019-04-02T13:39:00Z">
            <w:rPr>
              <w:noProof/>
            </w:rPr>
          </w:rPrChange>
        </w:rPr>
        <w:t>63</w:t>
      </w:r>
      <w:r>
        <w:rPr>
          <w:noProof/>
        </w:rPr>
        <w:fldChar w:fldCharType="end"/>
      </w:r>
    </w:p>
    <w:p w:rsidR="009617F7" w:rsidRPr="00C95594" w:rsidRDefault="00081D5F" w:rsidP="00EF5681">
      <w:pPr>
        <w:pStyle w:val="MainBodyText"/>
        <w:rPr>
          <w:lang w:val="fr-FR"/>
        </w:rPr>
      </w:pPr>
      <w:r w:rsidRPr="00AF1C6F">
        <w:fldChar w:fldCharType="end"/>
      </w:r>
    </w:p>
    <w:p w:rsidR="00C47174" w:rsidRPr="00C95594" w:rsidRDefault="00C47174" w:rsidP="00EF5681">
      <w:pPr>
        <w:pStyle w:val="MainBodyText"/>
        <w:rPr>
          <w:lang w:val="fr-FR"/>
        </w:rPr>
      </w:pPr>
    </w:p>
    <w:p w:rsidR="009617F7" w:rsidRPr="00C95594" w:rsidRDefault="009617F7" w:rsidP="009617F7">
      <w:pPr>
        <w:pStyle w:val="HeroText"/>
        <w:rPr>
          <w:color w:val="808285"/>
          <w:lang w:val="fr-FR"/>
        </w:rPr>
      </w:pPr>
      <w:r w:rsidRPr="00C95594">
        <w:rPr>
          <w:color w:val="808285"/>
          <w:lang w:val="fr-FR"/>
        </w:rPr>
        <w:t>Appendices</w:t>
      </w:r>
    </w:p>
    <w:p w:rsidR="00BB75D9" w:rsidRPr="00110C18" w:rsidRDefault="00CE5ADE">
      <w:pPr>
        <w:pStyle w:val="TOC1"/>
        <w:rPr>
          <w:rFonts w:asciiTheme="minorHAnsi" w:eastAsiaTheme="minorEastAsia" w:hAnsiTheme="minorHAnsi"/>
          <w:noProof/>
          <w:lang w:val="fr-FR" w:eastAsia="en-AU"/>
          <w:rPrChange w:id="28" w:author="KIM, Jason" w:date="2019-04-02T13:39:00Z">
            <w:rPr>
              <w:rFonts w:asciiTheme="minorHAnsi" w:eastAsiaTheme="minorEastAsia" w:hAnsiTheme="minorHAnsi"/>
              <w:noProof/>
              <w:lang w:eastAsia="en-AU"/>
            </w:rPr>
          </w:rPrChange>
        </w:rPr>
      </w:pPr>
      <w:r w:rsidRPr="00AF1C6F">
        <w:fldChar w:fldCharType="begin"/>
      </w:r>
      <w:r w:rsidRPr="00153E3F">
        <w:rPr>
          <w:lang w:val="fr-FR"/>
        </w:rPr>
        <w:instrText xml:space="preserve"> TOC \n \p " " \t "Appendix Letter,1,Appendix Title,2" </w:instrText>
      </w:r>
      <w:r w:rsidRPr="00AF1C6F">
        <w:fldChar w:fldCharType="separate"/>
      </w:r>
      <w:r w:rsidR="00BB75D9" w:rsidRPr="00110C18">
        <w:rPr>
          <w:noProof/>
          <w:lang w:val="fr-FR"/>
          <w:rPrChange w:id="29" w:author="KIM, Jason" w:date="2019-04-02T13:39:00Z">
            <w:rPr>
              <w:noProof/>
            </w:rPr>
          </w:rPrChange>
        </w:rPr>
        <w:t>Appendix A</w:t>
      </w:r>
    </w:p>
    <w:p w:rsidR="00BB75D9" w:rsidRPr="00110C18" w:rsidRDefault="00BB75D9">
      <w:pPr>
        <w:pStyle w:val="TOC2"/>
        <w:rPr>
          <w:rFonts w:asciiTheme="minorHAnsi" w:eastAsiaTheme="minorEastAsia" w:hAnsiTheme="minorHAnsi"/>
          <w:noProof/>
          <w:lang w:val="fr-FR" w:eastAsia="en-AU"/>
          <w:rPrChange w:id="30" w:author="KIM, Jason" w:date="2019-04-02T13:39:00Z">
            <w:rPr>
              <w:rFonts w:asciiTheme="minorHAnsi" w:eastAsiaTheme="minorEastAsia" w:hAnsiTheme="minorHAnsi"/>
              <w:noProof/>
              <w:lang w:eastAsia="en-AU"/>
            </w:rPr>
          </w:rPrChange>
        </w:rPr>
      </w:pPr>
      <w:r w:rsidRPr="00110C18">
        <w:rPr>
          <w:noProof/>
          <w:lang w:val="fr-FR"/>
          <w:rPrChange w:id="31" w:author="KIM, Jason" w:date="2019-04-02T13:39:00Z">
            <w:rPr>
              <w:noProof/>
            </w:rPr>
          </w:rPrChange>
        </w:rPr>
        <w:t>Applicable Documentation</w:t>
      </w:r>
    </w:p>
    <w:p w:rsidR="00BB75D9" w:rsidRDefault="00BB75D9">
      <w:pPr>
        <w:pStyle w:val="TOC1"/>
        <w:rPr>
          <w:rFonts w:asciiTheme="minorHAnsi" w:eastAsiaTheme="minorEastAsia" w:hAnsiTheme="minorHAnsi"/>
          <w:noProof/>
          <w:lang w:eastAsia="en-AU"/>
        </w:rPr>
      </w:pPr>
      <w:r w:rsidRPr="007C5750">
        <w:rPr>
          <w:noProof/>
        </w:rPr>
        <w:t>Appendix B</w:t>
      </w:r>
    </w:p>
    <w:p w:rsidR="00BB75D9" w:rsidRDefault="00BB75D9">
      <w:pPr>
        <w:pStyle w:val="TOC2"/>
        <w:rPr>
          <w:rFonts w:asciiTheme="minorHAnsi" w:eastAsiaTheme="minorEastAsia" w:hAnsiTheme="minorHAnsi"/>
          <w:noProof/>
          <w:lang w:eastAsia="en-AU"/>
        </w:rPr>
      </w:pPr>
      <w:r w:rsidRPr="007C5750">
        <w:rPr>
          <w:noProof/>
        </w:rPr>
        <w:t>SDD Review Comments</w:t>
      </w:r>
    </w:p>
    <w:p w:rsidR="00BB75D9" w:rsidRDefault="00BB75D9">
      <w:pPr>
        <w:pStyle w:val="TOC1"/>
        <w:rPr>
          <w:rFonts w:asciiTheme="minorHAnsi" w:eastAsiaTheme="minorEastAsia" w:hAnsiTheme="minorHAnsi"/>
          <w:noProof/>
          <w:lang w:eastAsia="en-AU"/>
        </w:rPr>
      </w:pPr>
      <w:r w:rsidRPr="007C5750">
        <w:rPr>
          <w:noProof/>
        </w:rPr>
        <w:t>Appendix C</w:t>
      </w:r>
    </w:p>
    <w:p w:rsidR="00BB75D9" w:rsidRDefault="00BB75D9">
      <w:pPr>
        <w:pStyle w:val="TOC2"/>
        <w:rPr>
          <w:rFonts w:asciiTheme="minorHAnsi" w:eastAsiaTheme="minorEastAsia" w:hAnsiTheme="minorHAnsi"/>
          <w:noProof/>
          <w:lang w:eastAsia="en-AU"/>
        </w:rPr>
      </w:pPr>
      <w:r w:rsidRPr="007C5750">
        <w:rPr>
          <w:noProof/>
        </w:rPr>
        <w:t>FDD Review Comments</w:t>
      </w:r>
    </w:p>
    <w:p w:rsidR="00BB75D9" w:rsidRDefault="00BB75D9">
      <w:pPr>
        <w:pStyle w:val="TOC1"/>
        <w:rPr>
          <w:rFonts w:asciiTheme="minorHAnsi" w:eastAsiaTheme="minorEastAsia" w:hAnsiTheme="minorHAnsi"/>
          <w:noProof/>
          <w:lang w:eastAsia="en-AU"/>
        </w:rPr>
      </w:pPr>
      <w:r w:rsidRPr="007C5750">
        <w:rPr>
          <w:noProof/>
        </w:rPr>
        <w:t>Appendix D</w:t>
      </w:r>
    </w:p>
    <w:p w:rsidR="00BB75D9" w:rsidRDefault="00BB75D9">
      <w:pPr>
        <w:pStyle w:val="TOC2"/>
        <w:rPr>
          <w:rFonts w:asciiTheme="minorHAnsi" w:eastAsiaTheme="minorEastAsia" w:hAnsiTheme="minorHAnsi"/>
          <w:noProof/>
          <w:lang w:eastAsia="en-AU"/>
        </w:rPr>
      </w:pPr>
      <w:r w:rsidRPr="007C5750">
        <w:rPr>
          <w:noProof/>
        </w:rPr>
        <w:t>Emergency Evacuation Zone to Deluge Zone Mapping Table</w:t>
      </w:r>
    </w:p>
    <w:p w:rsidR="00BB75D9" w:rsidRPr="00110C18" w:rsidRDefault="00BB75D9">
      <w:pPr>
        <w:pStyle w:val="TOC1"/>
        <w:rPr>
          <w:rFonts w:asciiTheme="minorHAnsi" w:eastAsiaTheme="minorEastAsia" w:hAnsiTheme="minorHAnsi"/>
          <w:noProof/>
          <w:lang w:val="fr-FR" w:eastAsia="en-AU"/>
          <w:rPrChange w:id="32" w:author="KIM, Jason" w:date="2019-04-02T13:39:00Z">
            <w:rPr>
              <w:rFonts w:asciiTheme="minorHAnsi" w:eastAsiaTheme="minorEastAsia" w:hAnsiTheme="minorHAnsi"/>
              <w:noProof/>
              <w:lang w:eastAsia="en-AU"/>
            </w:rPr>
          </w:rPrChange>
        </w:rPr>
      </w:pPr>
      <w:r w:rsidRPr="00110C18">
        <w:rPr>
          <w:noProof/>
          <w:lang w:val="fr-FR"/>
          <w:rPrChange w:id="33" w:author="KIM, Jason" w:date="2019-04-02T13:39:00Z">
            <w:rPr>
              <w:noProof/>
            </w:rPr>
          </w:rPrChange>
        </w:rPr>
        <w:t>Appendix E</w:t>
      </w:r>
    </w:p>
    <w:p w:rsidR="00BB75D9" w:rsidRPr="00110C18" w:rsidRDefault="00BB75D9">
      <w:pPr>
        <w:pStyle w:val="TOC2"/>
        <w:rPr>
          <w:rFonts w:asciiTheme="minorHAnsi" w:eastAsiaTheme="minorEastAsia" w:hAnsiTheme="minorHAnsi"/>
          <w:noProof/>
          <w:lang w:val="fr-FR" w:eastAsia="en-AU"/>
          <w:rPrChange w:id="34" w:author="KIM, Jason" w:date="2019-04-02T13:39:00Z">
            <w:rPr>
              <w:rFonts w:asciiTheme="minorHAnsi" w:eastAsiaTheme="minorEastAsia" w:hAnsiTheme="minorHAnsi"/>
              <w:noProof/>
              <w:lang w:eastAsia="en-AU"/>
            </w:rPr>
          </w:rPrChange>
        </w:rPr>
      </w:pPr>
      <w:r w:rsidRPr="00110C18">
        <w:rPr>
          <w:noProof/>
          <w:lang w:val="fr-FR"/>
          <w:rPrChange w:id="35" w:author="KIM, Jason" w:date="2019-04-02T13:39:00Z">
            <w:rPr>
              <w:noProof/>
            </w:rPr>
          </w:rPrChange>
        </w:rPr>
        <w:t>Asset Device Listing</w:t>
      </w:r>
    </w:p>
    <w:p w:rsidR="00817E46" w:rsidRPr="00110C18" w:rsidRDefault="00CE5ADE" w:rsidP="00955E9D">
      <w:pPr>
        <w:pStyle w:val="MainBodyText"/>
        <w:rPr>
          <w:lang w:val="fr-FR"/>
          <w:rPrChange w:id="36" w:author="KIM, Jason" w:date="2019-04-02T13:39:00Z">
            <w:rPr/>
          </w:rPrChange>
        </w:rPr>
      </w:pPr>
      <w:r w:rsidRPr="00AF1C6F">
        <w:fldChar w:fldCharType="end"/>
      </w:r>
    </w:p>
    <w:p w:rsidR="0052749E" w:rsidRPr="00110C18" w:rsidRDefault="0052749E" w:rsidP="0052749E">
      <w:pPr>
        <w:pStyle w:val="HeroText"/>
        <w:rPr>
          <w:color w:val="808285"/>
          <w:lang w:val="fr-FR"/>
          <w:rPrChange w:id="37" w:author="KIM, Jason" w:date="2019-04-02T13:39:00Z">
            <w:rPr>
              <w:color w:val="808285"/>
              <w:lang w:val="en-AU"/>
            </w:rPr>
          </w:rPrChange>
        </w:rPr>
      </w:pPr>
      <w:r w:rsidRPr="00110C18">
        <w:rPr>
          <w:color w:val="808285"/>
          <w:lang w:val="fr-FR"/>
          <w:rPrChange w:id="38" w:author="KIM, Jason" w:date="2019-04-02T13:39:00Z">
            <w:rPr>
              <w:color w:val="808285"/>
              <w:lang w:val="en-AU"/>
            </w:rPr>
          </w:rPrChange>
        </w:rPr>
        <w:t>Figures</w:t>
      </w:r>
    </w:p>
    <w:p w:rsidR="00BB75D9" w:rsidRDefault="001B6A34">
      <w:pPr>
        <w:pStyle w:val="TableofFigures"/>
        <w:rPr>
          <w:rFonts w:asciiTheme="minorHAnsi" w:eastAsiaTheme="minorEastAsia" w:hAnsiTheme="minorHAnsi"/>
          <w:noProof/>
          <w:lang w:eastAsia="en-AU"/>
        </w:rPr>
      </w:pPr>
      <w:r w:rsidRPr="00AF1C6F">
        <w:fldChar w:fldCharType="begin"/>
      </w:r>
      <w:r w:rsidRPr="00AF1C6F">
        <w:instrText xml:space="preserve"> TOC \h \z \c "Figure" </w:instrText>
      </w:r>
      <w:r w:rsidRPr="00AF1C6F">
        <w:fldChar w:fldCharType="separate"/>
      </w:r>
      <w:hyperlink w:anchor="_Toc517095696" w:history="1">
        <w:r w:rsidR="00BB75D9" w:rsidRPr="00C72D8D">
          <w:rPr>
            <w:rStyle w:val="Hyperlink"/>
            <w:noProof/>
          </w:rPr>
          <w:t>Figure 2</w:t>
        </w:r>
        <w:r w:rsidR="00BB75D9" w:rsidRPr="00C72D8D">
          <w:rPr>
            <w:rStyle w:val="Hyperlink"/>
            <w:noProof/>
          </w:rPr>
          <w:noBreakHyphen/>
          <w:t>1 : Concept Diagram</w:t>
        </w:r>
        <w:r w:rsidR="00BB75D9">
          <w:rPr>
            <w:noProof/>
            <w:webHidden/>
          </w:rPr>
          <w:tab/>
        </w:r>
        <w:r w:rsidR="00BB75D9">
          <w:rPr>
            <w:noProof/>
            <w:webHidden/>
          </w:rPr>
          <w:fldChar w:fldCharType="begin"/>
        </w:r>
        <w:r w:rsidR="00BB75D9">
          <w:rPr>
            <w:noProof/>
            <w:webHidden/>
          </w:rPr>
          <w:instrText xml:space="preserve"> PAGEREF _Toc517095696 \h </w:instrText>
        </w:r>
        <w:r w:rsidR="00BB75D9">
          <w:rPr>
            <w:noProof/>
            <w:webHidden/>
          </w:rPr>
        </w:r>
        <w:r w:rsidR="00BB75D9">
          <w:rPr>
            <w:noProof/>
            <w:webHidden/>
          </w:rPr>
          <w:fldChar w:fldCharType="separate"/>
        </w:r>
        <w:r w:rsidR="00DC19C7">
          <w:rPr>
            <w:noProof/>
            <w:webHidden/>
          </w:rPr>
          <w:t>11</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697" w:history="1">
        <w:r w:rsidR="00BB75D9" w:rsidRPr="00C72D8D">
          <w:rPr>
            <w:rStyle w:val="Hyperlink"/>
            <w:noProof/>
          </w:rPr>
          <w:t>Figure 11</w:t>
        </w:r>
        <w:r w:rsidR="00BB75D9" w:rsidRPr="00C72D8D">
          <w:rPr>
            <w:rStyle w:val="Hyperlink"/>
            <w:noProof/>
          </w:rPr>
          <w:noBreakHyphen/>
          <w:t>1 : Standard Device GRO View with Embedded/Custom Detail Display Graphic</w:t>
        </w:r>
        <w:r w:rsidR="00BB75D9">
          <w:rPr>
            <w:noProof/>
            <w:webHidden/>
          </w:rPr>
          <w:tab/>
        </w:r>
        <w:r w:rsidR="00BB75D9">
          <w:rPr>
            <w:noProof/>
            <w:webHidden/>
          </w:rPr>
          <w:fldChar w:fldCharType="begin"/>
        </w:r>
        <w:r w:rsidR="00BB75D9">
          <w:rPr>
            <w:noProof/>
            <w:webHidden/>
          </w:rPr>
          <w:instrText xml:space="preserve"> PAGEREF _Toc517095697 \h </w:instrText>
        </w:r>
        <w:r w:rsidR="00BB75D9">
          <w:rPr>
            <w:noProof/>
            <w:webHidden/>
          </w:rPr>
        </w:r>
        <w:r w:rsidR="00BB75D9">
          <w:rPr>
            <w:noProof/>
            <w:webHidden/>
          </w:rPr>
          <w:fldChar w:fldCharType="separate"/>
        </w:r>
        <w:r w:rsidR="00DC19C7">
          <w:rPr>
            <w:noProof/>
            <w:webHidden/>
          </w:rPr>
          <w:t>21</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698" w:history="1">
        <w:r w:rsidR="00BB75D9" w:rsidRPr="00C72D8D">
          <w:rPr>
            <w:rStyle w:val="Hyperlink"/>
            <w:noProof/>
          </w:rPr>
          <w:t>Figure 12</w:t>
        </w:r>
        <w:r w:rsidR="00BB75D9" w:rsidRPr="00C72D8D">
          <w:rPr>
            <w:rStyle w:val="Hyperlink"/>
            <w:noProof/>
          </w:rPr>
          <w:noBreakHyphen/>
          <w:t>1 : Emergency Lighting Control System Block Diagram</w:t>
        </w:r>
        <w:r w:rsidR="00BB75D9">
          <w:rPr>
            <w:noProof/>
            <w:webHidden/>
          </w:rPr>
          <w:tab/>
        </w:r>
        <w:r w:rsidR="00BB75D9">
          <w:rPr>
            <w:noProof/>
            <w:webHidden/>
          </w:rPr>
          <w:fldChar w:fldCharType="begin"/>
        </w:r>
        <w:r w:rsidR="00BB75D9">
          <w:rPr>
            <w:noProof/>
            <w:webHidden/>
          </w:rPr>
          <w:instrText xml:space="preserve"> PAGEREF _Toc517095698 \h </w:instrText>
        </w:r>
        <w:r w:rsidR="00BB75D9">
          <w:rPr>
            <w:noProof/>
            <w:webHidden/>
          </w:rPr>
        </w:r>
        <w:r w:rsidR="00BB75D9">
          <w:rPr>
            <w:noProof/>
            <w:webHidden/>
          </w:rPr>
          <w:fldChar w:fldCharType="separate"/>
        </w:r>
        <w:r w:rsidR="00DC19C7">
          <w:rPr>
            <w:noProof/>
            <w:webHidden/>
          </w:rPr>
          <w:t>23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699" w:history="1">
        <w:r w:rsidR="00BB75D9" w:rsidRPr="00C72D8D">
          <w:rPr>
            <w:rStyle w:val="Hyperlink"/>
            <w:noProof/>
          </w:rPr>
          <w:t>Figure 12</w:t>
        </w:r>
        <w:r w:rsidR="00BB75D9" w:rsidRPr="00C72D8D">
          <w:rPr>
            <w:rStyle w:val="Hyperlink"/>
            <w:noProof/>
          </w:rPr>
          <w:noBreakHyphen/>
          <w:t>2 : Example Emergency Lighting Response to Incident in Northbound Main Tunnel</w:t>
        </w:r>
        <w:r w:rsidR="00BB75D9">
          <w:rPr>
            <w:noProof/>
            <w:webHidden/>
          </w:rPr>
          <w:tab/>
        </w:r>
        <w:r w:rsidR="00BB75D9">
          <w:rPr>
            <w:noProof/>
            <w:webHidden/>
          </w:rPr>
          <w:fldChar w:fldCharType="begin"/>
        </w:r>
        <w:r w:rsidR="00BB75D9">
          <w:rPr>
            <w:noProof/>
            <w:webHidden/>
          </w:rPr>
          <w:instrText xml:space="preserve"> PAGEREF _Toc517095699 \h </w:instrText>
        </w:r>
        <w:r w:rsidR="00BB75D9">
          <w:rPr>
            <w:noProof/>
            <w:webHidden/>
          </w:rPr>
        </w:r>
        <w:r w:rsidR="00BB75D9">
          <w:rPr>
            <w:noProof/>
            <w:webHidden/>
          </w:rPr>
          <w:fldChar w:fldCharType="separate"/>
        </w:r>
        <w:r w:rsidR="00DC19C7">
          <w:rPr>
            <w:noProof/>
            <w:webHidden/>
          </w:rPr>
          <w:t>24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0" w:history="1">
        <w:r w:rsidR="00BB75D9" w:rsidRPr="00C72D8D">
          <w:rPr>
            <w:rStyle w:val="Hyperlink"/>
            <w:noProof/>
          </w:rPr>
          <w:t>Figure 12</w:t>
        </w:r>
        <w:r w:rsidR="00BB75D9" w:rsidRPr="00C72D8D">
          <w:rPr>
            <w:rStyle w:val="Hyperlink"/>
            <w:noProof/>
          </w:rPr>
          <w:noBreakHyphen/>
          <w:t>3 : Example Emergency Lighting Response to Incident in Southbound Off ramp 1</w:t>
        </w:r>
        <w:r w:rsidR="00BB75D9">
          <w:rPr>
            <w:noProof/>
            <w:webHidden/>
          </w:rPr>
          <w:tab/>
        </w:r>
        <w:r w:rsidR="00BB75D9">
          <w:rPr>
            <w:noProof/>
            <w:webHidden/>
          </w:rPr>
          <w:fldChar w:fldCharType="begin"/>
        </w:r>
        <w:r w:rsidR="00BB75D9">
          <w:rPr>
            <w:noProof/>
            <w:webHidden/>
          </w:rPr>
          <w:instrText xml:space="preserve"> PAGEREF _Toc517095700 \h </w:instrText>
        </w:r>
        <w:r w:rsidR="00BB75D9">
          <w:rPr>
            <w:noProof/>
            <w:webHidden/>
          </w:rPr>
        </w:r>
        <w:r w:rsidR="00BB75D9">
          <w:rPr>
            <w:noProof/>
            <w:webHidden/>
          </w:rPr>
          <w:fldChar w:fldCharType="separate"/>
        </w:r>
        <w:r w:rsidR="00DC19C7">
          <w:rPr>
            <w:noProof/>
            <w:webHidden/>
          </w:rPr>
          <w:t>24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1" w:history="1">
        <w:r w:rsidR="00BB75D9" w:rsidRPr="00C72D8D">
          <w:rPr>
            <w:rStyle w:val="Hyperlink"/>
            <w:noProof/>
          </w:rPr>
          <w:t>Figure 12</w:t>
        </w:r>
        <w:r w:rsidR="00BB75D9" w:rsidRPr="00C72D8D">
          <w:rPr>
            <w:rStyle w:val="Hyperlink"/>
            <w:noProof/>
          </w:rPr>
          <w:noBreakHyphen/>
          <w:t>4 : Example Emergency Lighting Response to Incident in Southbound Off ramp 2</w:t>
        </w:r>
        <w:r w:rsidR="00BB75D9">
          <w:rPr>
            <w:noProof/>
            <w:webHidden/>
          </w:rPr>
          <w:tab/>
        </w:r>
        <w:r w:rsidR="00BB75D9">
          <w:rPr>
            <w:noProof/>
            <w:webHidden/>
          </w:rPr>
          <w:fldChar w:fldCharType="begin"/>
        </w:r>
        <w:r w:rsidR="00BB75D9">
          <w:rPr>
            <w:noProof/>
            <w:webHidden/>
          </w:rPr>
          <w:instrText xml:space="preserve"> PAGEREF _Toc517095701 \h </w:instrText>
        </w:r>
        <w:r w:rsidR="00BB75D9">
          <w:rPr>
            <w:noProof/>
            <w:webHidden/>
          </w:rPr>
        </w:r>
        <w:r w:rsidR="00BB75D9">
          <w:rPr>
            <w:noProof/>
            <w:webHidden/>
          </w:rPr>
          <w:fldChar w:fldCharType="separate"/>
        </w:r>
        <w:r w:rsidR="00DC19C7">
          <w:rPr>
            <w:noProof/>
            <w:webHidden/>
          </w:rPr>
          <w:t>25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2" w:history="1">
        <w:r w:rsidR="00BB75D9" w:rsidRPr="00C72D8D">
          <w:rPr>
            <w:rStyle w:val="Hyperlink"/>
            <w:noProof/>
            <w:lang w:val="fr-FR"/>
          </w:rPr>
          <w:t>Figure 12</w:t>
        </w:r>
        <w:r w:rsidR="00BB75D9" w:rsidRPr="00C72D8D">
          <w:rPr>
            <w:rStyle w:val="Hyperlink"/>
            <w:noProof/>
            <w:lang w:val="fr-FR"/>
          </w:rPr>
          <w:noBreakHyphen/>
          <w:t>5 : Function Diagram – Evacuation Zone Logic</w:t>
        </w:r>
        <w:r w:rsidR="00BB75D9">
          <w:rPr>
            <w:noProof/>
            <w:webHidden/>
          </w:rPr>
          <w:tab/>
        </w:r>
        <w:r w:rsidR="00BB75D9">
          <w:rPr>
            <w:noProof/>
            <w:webHidden/>
          </w:rPr>
          <w:fldChar w:fldCharType="begin"/>
        </w:r>
        <w:r w:rsidR="00BB75D9">
          <w:rPr>
            <w:noProof/>
            <w:webHidden/>
          </w:rPr>
          <w:instrText xml:space="preserve"> PAGEREF _Toc517095702 \h </w:instrText>
        </w:r>
        <w:r w:rsidR="00BB75D9">
          <w:rPr>
            <w:noProof/>
            <w:webHidden/>
          </w:rPr>
        </w:r>
        <w:r w:rsidR="00BB75D9">
          <w:rPr>
            <w:noProof/>
            <w:webHidden/>
          </w:rPr>
          <w:fldChar w:fldCharType="separate"/>
        </w:r>
        <w:r w:rsidR="00DC19C7">
          <w:rPr>
            <w:noProof/>
            <w:webHidden/>
          </w:rPr>
          <w:t>26</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3" w:history="1">
        <w:r w:rsidR="00BB75D9" w:rsidRPr="00C72D8D">
          <w:rPr>
            <w:rStyle w:val="Hyperlink"/>
            <w:noProof/>
          </w:rPr>
          <w:t>12</w:t>
        </w:r>
        <w:r w:rsidR="00BB75D9" w:rsidRPr="00C72D8D">
          <w:rPr>
            <w:rStyle w:val="Hyperlink"/>
            <w:noProof/>
          </w:rPr>
          <w:noBreakHyphen/>
          <w:t>6 : TIMP Display</w:t>
        </w:r>
        <w:r w:rsidR="00BB75D9">
          <w:rPr>
            <w:noProof/>
            <w:webHidden/>
          </w:rPr>
          <w:tab/>
        </w:r>
        <w:r w:rsidR="00BB75D9">
          <w:rPr>
            <w:noProof/>
            <w:webHidden/>
          </w:rPr>
          <w:fldChar w:fldCharType="begin"/>
        </w:r>
        <w:r w:rsidR="00BB75D9">
          <w:rPr>
            <w:noProof/>
            <w:webHidden/>
          </w:rPr>
          <w:instrText xml:space="preserve"> PAGEREF _Toc517095703 \h </w:instrText>
        </w:r>
        <w:r w:rsidR="00BB75D9">
          <w:rPr>
            <w:noProof/>
            <w:webHidden/>
          </w:rPr>
        </w:r>
        <w:r w:rsidR="00BB75D9">
          <w:rPr>
            <w:noProof/>
            <w:webHidden/>
          </w:rPr>
          <w:fldChar w:fldCharType="separate"/>
        </w:r>
        <w:r w:rsidR="00DC19C7">
          <w:rPr>
            <w:noProof/>
            <w:webHidden/>
          </w:rPr>
          <w:t>29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4" w:history="1">
        <w:r w:rsidR="00BB75D9" w:rsidRPr="00C72D8D">
          <w:rPr>
            <w:rStyle w:val="Hyperlink"/>
            <w:noProof/>
          </w:rPr>
          <w:t>Figure 13</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_Toc517095704 \h </w:instrText>
        </w:r>
        <w:r w:rsidR="00BB75D9">
          <w:rPr>
            <w:noProof/>
            <w:webHidden/>
          </w:rPr>
        </w:r>
        <w:r w:rsidR="00BB75D9">
          <w:rPr>
            <w:noProof/>
            <w:webHidden/>
          </w:rPr>
          <w:fldChar w:fldCharType="separate"/>
        </w:r>
        <w:r w:rsidR="00DC19C7">
          <w:rPr>
            <w:noProof/>
            <w:webHidden/>
          </w:rPr>
          <w:t>31</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5" w:history="1">
        <w:r w:rsidR="00BB75D9" w:rsidRPr="00C72D8D">
          <w:rPr>
            <w:rStyle w:val="Hyperlink"/>
            <w:noProof/>
          </w:rPr>
          <w:t>Figure 13</w:t>
        </w:r>
        <w:r w:rsidR="00BB75D9" w:rsidRPr="00C72D8D">
          <w:rPr>
            <w:rStyle w:val="Hyperlink"/>
            <w:noProof/>
          </w:rPr>
          <w:noBreakHyphen/>
          <w:t>2 : EXL Control Tab</w:t>
        </w:r>
        <w:r w:rsidR="00BB75D9">
          <w:rPr>
            <w:noProof/>
            <w:webHidden/>
          </w:rPr>
          <w:tab/>
        </w:r>
        <w:r w:rsidR="00BB75D9">
          <w:rPr>
            <w:noProof/>
            <w:webHidden/>
          </w:rPr>
          <w:fldChar w:fldCharType="begin"/>
        </w:r>
        <w:r w:rsidR="00BB75D9">
          <w:rPr>
            <w:noProof/>
            <w:webHidden/>
          </w:rPr>
          <w:instrText xml:space="preserve"> PAGEREF _Toc517095705 \h </w:instrText>
        </w:r>
        <w:r w:rsidR="00BB75D9">
          <w:rPr>
            <w:noProof/>
            <w:webHidden/>
          </w:rPr>
        </w:r>
        <w:r w:rsidR="00BB75D9">
          <w:rPr>
            <w:noProof/>
            <w:webHidden/>
          </w:rPr>
          <w:fldChar w:fldCharType="separate"/>
        </w:r>
        <w:r w:rsidR="00DC19C7">
          <w:rPr>
            <w:noProof/>
            <w:webHidden/>
          </w:rPr>
          <w:t>36</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6" w:history="1">
        <w:r w:rsidR="00BB75D9" w:rsidRPr="00C72D8D">
          <w:rPr>
            <w:rStyle w:val="Hyperlink"/>
            <w:noProof/>
          </w:rPr>
          <w:t>Figure 13</w:t>
        </w:r>
        <w:r w:rsidR="00BB75D9" w:rsidRPr="00C72D8D">
          <w:rPr>
            <w:rStyle w:val="Hyperlink"/>
            <w:noProof/>
          </w:rPr>
          <w:noBreakHyphen/>
          <w:t>3 : EXL Alarm Tab</w:t>
        </w:r>
        <w:r w:rsidR="00BB75D9">
          <w:rPr>
            <w:noProof/>
            <w:webHidden/>
          </w:rPr>
          <w:tab/>
        </w:r>
        <w:r w:rsidR="00BB75D9">
          <w:rPr>
            <w:noProof/>
            <w:webHidden/>
          </w:rPr>
          <w:fldChar w:fldCharType="begin"/>
        </w:r>
        <w:r w:rsidR="00BB75D9">
          <w:rPr>
            <w:noProof/>
            <w:webHidden/>
          </w:rPr>
          <w:instrText xml:space="preserve"> PAGEREF _Toc517095706 \h </w:instrText>
        </w:r>
        <w:r w:rsidR="00BB75D9">
          <w:rPr>
            <w:noProof/>
            <w:webHidden/>
          </w:rPr>
        </w:r>
        <w:r w:rsidR="00BB75D9">
          <w:rPr>
            <w:noProof/>
            <w:webHidden/>
          </w:rPr>
          <w:fldChar w:fldCharType="separate"/>
        </w:r>
        <w:r w:rsidR="00DC19C7">
          <w:rPr>
            <w:noProof/>
            <w:webHidden/>
          </w:rPr>
          <w:t>37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7" w:history="1">
        <w:r w:rsidR="00BB75D9" w:rsidRPr="00C72D8D">
          <w:rPr>
            <w:rStyle w:val="Hyperlink"/>
            <w:noProof/>
          </w:rPr>
          <w:t>Figure 13</w:t>
        </w:r>
        <w:r w:rsidR="00BB75D9" w:rsidRPr="00C72D8D">
          <w:rPr>
            <w:rStyle w:val="Hyperlink"/>
            <w:noProof/>
          </w:rPr>
          <w:noBreakHyphen/>
          <w:t>4 : EXL Interlocks Tab</w:t>
        </w:r>
        <w:r w:rsidR="00BB75D9">
          <w:rPr>
            <w:noProof/>
            <w:webHidden/>
          </w:rPr>
          <w:tab/>
        </w:r>
        <w:r w:rsidR="00BB75D9">
          <w:rPr>
            <w:noProof/>
            <w:webHidden/>
          </w:rPr>
          <w:fldChar w:fldCharType="begin"/>
        </w:r>
        <w:r w:rsidR="00BB75D9">
          <w:rPr>
            <w:noProof/>
            <w:webHidden/>
          </w:rPr>
          <w:instrText xml:space="preserve"> PAGEREF _Toc517095707 \h </w:instrText>
        </w:r>
        <w:r w:rsidR="00BB75D9">
          <w:rPr>
            <w:noProof/>
            <w:webHidden/>
          </w:rPr>
        </w:r>
        <w:r w:rsidR="00BB75D9">
          <w:rPr>
            <w:noProof/>
            <w:webHidden/>
          </w:rPr>
          <w:fldChar w:fldCharType="separate"/>
        </w:r>
        <w:r w:rsidR="00DC19C7">
          <w:rPr>
            <w:noProof/>
            <w:webHidden/>
          </w:rPr>
          <w:t>38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8" w:history="1">
        <w:r w:rsidR="00BB75D9" w:rsidRPr="00C72D8D">
          <w:rPr>
            <w:rStyle w:val="Hyperlink"/>
            <w:noProof/>
          </w:rPr>
          <w:t>Figure 14</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_Toc517095708 \h </w:instrText>
        </w:r>
        <w:r w:rsidR="00BB75D9">
          <w:rPr>
            <w:noProof/>
            <w:webHidden/>
          </w:rPr>
        </w:r>
        <w:r w:rsidR="00BB75D9">
          <w:rPr>
            <w:noProof/>
            <w:webHidden/>
          </w:rPr>
          <w:fldChar w:fldCharType="separate"/>
        </w:r>
        <w:r w:rsidR="00DC19C7">
          <w:rPr>
            <w:noProof/>
            <w:webHidden/>
          </w:rPr>
          <w:t>41</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09" w:history="1">
        <w:r w:rsidR="00BB75D9" w:rsidRPr="00C72D8D">
          <w:rPr>
            <w:rStyle w:val="Hyperlink"/>
            <w:noProof/>
          </w:rPr>
          <w:t>Figure 14</w:t>
        </w:r>
        <w:r w:rsidR="00BB75D9" w:rsidRPr="00C72D8D">
          <w:rPr>
            <w:rStyle w:val="Hyperlink"/>
            <w:noProof/>
          </w:rPr>
          <w:noBreakHyphen/>
          <w:t>2 : LLE/DLL Control Tab</w:t>
        </w:r>
        <w:r w:rsidR="00BB75D9">
          <w:rPr>
            <w:noProof/>
            <w:webHidden/>
          </w:rPr>
          <w:tab/>
        </w:r>
        <w:r w:rsidR="00BB75D9">
          <w:rPr>
            <w:noProof/>
            <w:webHidden/>
          </w:rPr>
          <w:fldChar w:fldCharType="begin"/>
        </w:r>
        <w:r w:rsidR="00BB75D9">
          <w:rPr>
            <w:noProof/>
            <w:webHidden/>
          </w:rPr>
          <w:instrText xml:space="preserve"> PAGEREF _Toc517095709 \h </w:instrText>
        </w:r>
        <w:r w:rsidR="00BB75D9">
          <w:rPr>
            <w:noProof/>
            <w:webHidden/>
          </w:rPr>
        </w:r>
        <w:r w:rsidR="00BB75D9">
          <w:rPr>
            <w:noProof/>
            <w:webHidden/>
          </w:rPr>
          <w:fldChar w:fldCharType="separate"/>
        </w:r>
        <w:r w:rsidR="00DC19C7">
          <w:rPr>
            <w:noProof/>
            <w:webHidden/>
          </w:rPr>
          <w:t>46</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0" w:history="1">
        <w:r w:rsidR="00BB75D9" w:rsidRPr="00C72D8D">
          <w:rPr>
            <w:rStyle w:val="Hyperlink"/>
            <w:noProof/>
          </w:rPr>
          <w:t>Figure 14</w:t>
        </w:r>
        <w:r w:rsidR="00BB75D9" w:rsidRPr="00C72D8D">
          <w:rPr>
            <w:rStyle w:val="Hyperlink"/>
            <w:noProof/>
          </w:rPr>
          <w:noBreakHyphen/>
          <w:t>3 : LLE/DLL Alarm Tab</w:t>
        </w:r>
        <w:r w:rsidR="00BB75D9">
          <w:rPr>
            <w:noProof/>
            <w:webHidden/>
          </w:rPr>
          <w:tab/>
        </w:r>
        <w:r w:rsidR="00BB75D9">
          <w:rPr>
            <w:noProof/>
            <w:webHidden/>
          </w:rPr>
          <w:fldChar w:fldCharType="begin"/>
        </w:r>
        <w:r w:rsidR="00BB75D9">
          <w:rPr>
            <w:noProof/>
            <w:webHidden/>
          </w:rPr>
          <w:instrText xml:space="preserve"> PAGEREF _Toc517095710 \h </w:instrText>
        </w:r>
        <w:r w:rsidR="00BB75D9">
          <w:rPr>
            <w:noProof/>
            <w:webHidden/>
          </w:rPr>
        </w:r>
        <w:r w:rsidR="00BB75D9">
          <w:rPr>
            <w:noProof/>
            <w:webHidden/>
          </w:rPr>
          <w:fldChar w:fldCharType="separate"/>
        </w:r>
        <w:r w:rsidR="00DC19C7">
          <w:rPr>
            <w:noProof/>
            <w:webHidden/>
          </w:rPr>
          <w:t>47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1" w:history="1">
        <w:r w:rsidR="00BB75D9" w:rsidRPr="00C72D8D">
          <w:rPr>
            <w:rStyle w:val="Hyperlink"/>
            <w:noProof/>
          </w:rPr>
          <w:t>Figure 14</w:t>
        </w:r>
        <w:r w:rsidR="00BB75D9" w:rsidRPr="00C72D8D">
          <w:rPr>
            <w:rStyle w:val="Hyperlink"/>
            <w:noProof/>
          </w:rPr>
          <w:noBreakHyphen/>
          <w:t>4 : LLE/DLL Interlocks Tab</w:t>
        </w:r>
        <w:r w:rsidR="00BB75D9">
          <w:rPr>
            <w:noProof/>
            <w:webHidden/>
          </w:rPr>
          <w:tab/>
        </w:r>
        <w:r w:rsidR="00BB75D9">
          <w:rPr>
            <w:noProof/>
            <w:webHidden/>
          </w:rPr>
          <w:fldChar w:fldCharType="begin"/>
        </w:r>
        <w:r w:rsidR="00BB75D9">
          <w:rPr>
            <w:noProof/>
            <w:webHidden/>
          </w:rPr>
          <w:instrText xml:space="preserve"> PAGEREF _Toc517095711 \h </w:instrText>
        </w:r>
        <w:r w:rsidR="00BB75D9">
          <w:rPr>
            <w:noProof/>
            <w:webHidden/>
          </w:rPr>
        </w:r>
        <w:r w:rsidR="00BB75D9">
          <w:rPr>
            <w:noProof/>
            <w:webHidden/>
          </w:rPr>
          <w:fldChar w:fldCharType="separate"/>
        </w:r>
        <w:r w:rsidR="00DC19C7">
          <w:rPr>
            <w:noProof/>
            <w:webHidden/>
          </w:rPr>
          <w:t>48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2" w:history="1">
        <w:r w:rsidR="00BB75D9" w:rsidRPr="00C72D8D">
          <w:rPr>
            <w:rStyle w:val="Hyperlink"/>
            <w:noProof/>
          </w:rPr>
          <w:t>Figure 15</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_Toc517095712 \h </w:instrText>
        </w:r>
        <w:r w:rsidR="00BB75D9">
          <w:rPr>
            <w:noProof/>
            <w:webHidden/>
          </w:rPr>
        </w:r>
        <w:r w:rsidR="00BB75D9">
          <w:rPr>
            <w:noProof/>
            <w:webHidden/>
          </w:rPr>
          <w:fldChar w:fldCharType="separate"/>
        </w:r>
        <w:r w:rsidR="00DC19C7">
          <w:rPr>
            <w:noProof/>
            <w:webHidden/>
          </w:rPr>
          <w:t>51</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3" w:history="1">
        <w:r w:rsidR="00BB75D9" w:rsidRPr="00C72D8D">
          <w:rPr>
            <w:rStyle w:val="Hyperlink"/>
            <w:noProof/>
          </w:rPr>
          <w:t>Figure 15</w:t>
        </w:r>
        <w:r w:rsidR="00BB75D9" w:rsidRPr="00C72D8D">
          <w:rPr>
            <w:rStyle w:val="Hyperlink"/>
            <w:noProof/>
          </w:rPr>
          <w:noBreakHyphen/>
          <w:t>2 : DXE Control Tab</w:t>
        </w:r>
        <w:r w:rsidR="00BB75D9">
          <w:rPr>
            <w:noProof/>
            <w:webHidden/>
          </w:rPr>
          <w:tab/>
        </w:r>
        <w:r w:rsidR="00BB75D9">
          <w:rPr>
            <w:noProof/>
            <w:webHidden/>
          </w:rPr>
          <w:fldChar w:fldCharType="begin"/>
        </w:r>
        <w:r w:rsidR="00BB75D9">
          <w:rPr>
            <w:noProof/>
            <w:webHidden/>
          </w:rPr>
          <w:instrText xml:space="preserve"> PAGEREF _Toc517095713 \h </w:instrText>
        </w:r>
        <w:r w:rsidR="00BB75D9">
          <w:rPr>
            <w:noProof/>
            <w:webHidden/>
          </w:rPr>
        </w:r>
        <w:r w:rsidR="00BB75D9">
          <w:rPr>
            <w:noProof/>
            <w:webHidden/>
          </w:rPr>
          <w:fldChar w:fldCharType="separate"/>
        </w:r>
        <w:r w:rsidR="00DC19C7">
          <w:rPr>
            <w:noProof/>
            <w:webHidden/>
          </w:rPr>
          <w:t>57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4" w:history="1">
        <w:r w:rsidR="00BB75D9" w:rsidRPr="00C72D8D">
          <w:rPr>
            <w:rStyle w:val="Hyperlink"/>
            <w:noProof/>
          </w:rPr>
          <w:t>Figure 15</w:t>
        </w:r>
        <w:r w:rsidR="00BB75D9" w:rsidRPr="00C72D8D">
          <w:rPr>
            <w:rStyle w:val="Hyperlink"/>
            <w:noProof/>
          </w:rPr>
          <w:noBreakHyphen/>
          <w:t>3 : DXE Alarm Tab</w:t>
        </w:r>
        <w:r w:rsidR="00BB75D9">
          <w:rPr>
            <w:noProof/>
            <w:webHidden/>
          </w:rPr>
          <w:tab/>
        </w:r>
        <w:r w:rsidR="00BB75D9">
          <w:rPr>
            <w:noProof/>
            <w:webHidden/>
          </w:rPr>
          <w:fldChar w:fldCharType="begin"/>
        </w:r>
        <w:r w:rsidR="00BB75D9">
          <w:rPr>
            <w:noProof/>
            <w:webHidden/>
          </w:rPr>
          <w:instrText xml:space="preserve"> PAGEREF _Toc517095714 \h </w:instrText>
        </w:r>
        <w:r w:rsidR="00BB75D9">
          <w:rPr>
            <w:noProof/>
            <w:webHidden/>
          </w:rPr>
        </w:r>
        <w:r w:rsidR="00BB75D9">
          <w:rPr>
            <w:noProof/>
            <w:webHidden/>
          </w:rPr>
          <w:fldChar w:fldCharType="separate"/>
        </w:r>
        <w:r w:rsidR="00DC19C7">
          <w:rPr>
            <w:noProof/>
            <w:webHidden/>
          </w:rPr>
          <w:t>58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5" w:history="1">
        <w:r w:rsidR="00BB75D9" w:rsidRPr="00C72D8D">
          <w:rPr>
            <w:rStyle w:val="Hyperlink"/>
            <w:noProof/>
          </w:rPr>
          <w:t>Figure 15</w:t>
        </w:r>
        <w:r w:rsidR="00BB75D9" w:rsidRPr="00C72D8D">
          <w:rPr>
            <w:rStyle w:val="Hyperlink"/>
            <w:noProof/>
          </w:rPr>
          <w:noBreakHyphen/>
          <w:t>4 : DXE Interlocks Tab</w:t>
        </w:r>
        <w:r w:rsidR="00BB75D9">
          <w:rPr>
            <w:noProof/>
            <w:webHidden/>
          </w:rPr>
          <w:tab/>
        </w:r>
        <w:r w:rsidR="00BB75D9">
          <w:rPr>
            <w:noProof/>
            <w:webHidden/>
          </w:rPr>
          <w:fldChar w:fldCharType="begin"/>
        </w:r>
        <w:r w:rsidR="00BB75D9">
          <w:rPr>
            <w:noProof/>
            <w:webHidden/>
          </w:rPr>
          <w:instrText xml:space="preserve"> PAGEREF _Toc517095715 \h </w:instrText>
        </w:r>
        <w:r w:rsidR="00BB75D9">
          <w:rPr>
            <w:noProof/>
            <w:webHidden/>
          </w:rPr>
        </w:r>
        <w:r w:rsidR="00BB75D9">
          <w:rPr>
            <w:noProof/>
            <w:webHidden/>
          </w:rPr>
          <w:fldChar w:fldCharType="separate"/>
        </w:r>
        <w:r w:rsidR="00DC19C7">
          <w:rPr>
            <w:noProof/>
            <w:webHidden/>
          </w:rPr>
          <w:t>59</w:t>
        </w:r>
        <w:r w:rsidR="00BB75D9">
          <w:rPr>
            <w:noProof/>
            <w:webHidden/>
          </w:rPr>
          <w:fldChar w:fldCharType="end"/>
        </w:r>
      </w:hyperlink>
    </w:p>
    <w:p w:rsidR="0052749E" w:rsidRPr="00AF1C6F" w:rsidRDefault="001B6A34" w:rsidP="00A00BAA">
      <w:pPr>
        <w:pStyle w:val="TableofFigures"/>
      </w:pPr>
      <w:r w:rsidRPr="00AF1C6F">
        <w:rPr>
          <w:b/>
          <w:bCs/>
        </w:rPr>
        <w:fldChar w:fldCharType="end"/>
      </w:r>
    </w:p>
    <w:p w:rsidR="00E452B9" w:rsidRPr="00AF1C6F" w:rsidRDefault="00E452B9" w:rsidP="00EF5681">
      <w:pPr>
        <w:pStyle w:val="MainBodyText"/>
      </w:pPr>
    </w:p>
    <w:p w:rsidR="0052749E" w:rsidRPr="00AF1C6F" w:rsidRDefault="0052749E" w:rsidP="0052749E">
      <w:pPr>
        <w:pStyle w:val="HeroText"/>
        <w:rPr>
          <w:color w:val="808285"/>
          <w:lang w:val="en-AU"/>
        </w:rPr>
      </w:pPr>
      <w:r w:rsidRPr="00AF1C6F">
        <w:rPr>
          <w:color w:val="808285"/>
          <w:lang w:val="en-AU"/>
        </w:rPr>
        <w:lastRenderedPageBreak/>
        <w:t>Tables</w:t>
      </w:r>
    </w:p>
    <w:p w:rsidR="00BB75D9" w:rsidRDefault="0052749E">
      <w:pPr>
        <w:pStyle w:val="TableofFigures"/>
        <w:rPr>
          <w:rFonts w:asciiTheme="minorHAnsi" w:eastAsiaTheme="minorEastAsia" w:hAnsiTheme="minorHAnsi"/>
          <w:noProof/>
          <w:lang w:eastAsia="en-AU"/>
        </w:rPr>
      </w:pPr>
      <w:r w:rsidRPr="00AF1C6F">
        <w:fldChar w:fldCharType="begin"/>
      </w:r>
      <w:r w:rsidRPr="00AF1C6F">
        <w:instrText xml:space="preserve"> TOC \h \z \c "Table" </w:instrText>
      </w:r>
      <w:r w:rsidRPr="00AF1C6F">
        <w:fldChar w:fldCharType="separate"/>
      </w:r>
      <w:hyperlink w:anchor="_Toc517095716" w:history="1">
        <w:r w:rsidR="00BB75D9" w:rsidRPr="00F45FE3">
          <w:rPr>
            <w:rStyle w:val="Hyperlink"/>
            <w:noProof/>
          </w:rPr>
          <w:t xml:space="preserve">Table </w:t>
        </w:r>
        <w:r w:rsidR="00BB75D9" w:rsidRPr="00F45FE3">
          <w:rPr>
            <w:rStyle w:val="Hyperlink"/>
            <w:noProof/>
            <w:lang w:val="fr-FR"/>
          </w:rPr>
          <w:t>3</w:t>
        </w:r>
        <w:r w:rsidR="00BB75D9" w:rsidRPr="00F45FE3">
          <w:rPr>
            <w:rStyle w:val="Hyperlink"/>
            <w:noProof/>
            <w:lang w:val="fr-FR"/>
          </w:rPr>
          <w:noBreakHyphen/>
          <w:t>1</w:t>
        </w:r>
        <w:r w:rsidR="00BB75D9" w:rsidRPr="00F45FE3">
          <w:rPr>
            <w:rStyle w:val="Hyperlink"/>
            <w:noProof/>
          </w:rPr>
          <w:t xml:space="preserve"> : Applicable Standards</w:t>
        </w:r>
        <w:r w:rsidR="00BB75D9">
          <w:rPr>
            <w:noProof/>
            <w:webHidden/>
          </w:rPr>
          <w:tab/>
        </w:r>
        <w:r w:rsidR="00BB75D9">
          <w:rPr>
            <w:noProof/>
            <w:webHidden/>
          </w:rPr>
          <w:fldChar w:fldCharType="begin"/>
        </w:r>
        <w:r w:rsidR="00BB75D9">
          <w:rPr>
            <w:noProof/>
            <w:webHidden/>
          </w:rPr>
          <w:instrText xml:space="preserve"> PAGEREF _Toc517095716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7" w:history="1">
        <w:r w:rsidR="00BB75D9" w:rsidRPr="00F45FE3">
          <w:rPr>
            <w:rStyle w:val="Hyperlink"/>
            <w:noProof/>
          </w:rPr>
          <w:t xml:space="preserve">Table </w:t>
        </w:r>
        <w:r w:rsidR="00BB75D9" w:rsidRPr="00F45FE3">
          <w:rPr>
            <w:rStyle w:val="Hyperlink"/>
            <w:noProof/>
            <w:lang w:val="fr-FR"/>
          </w:rPr>
          <w:t>3</w:t>
        </w:r>
        <w:r w:rsidR="00BB75D9" w:rsidRPr="00F45FE3">
          <w:rPr>
            <w:rStyle w:val="Hyperlink"/>
            <w:noProof/>
            <w:lang w:val="fr-FR"/>
          </w:rPr>
          <w:noBreakHyphen/>
          <w:t>2</w:t>
        </w:r>
        <w:r w:rsidR="00BB75D9" w:rsidRPr="00F45FE3">
          <w:rPr>
            <w:rStyle w:val="Hyperlink"/>
            <w:noProof/>
          </w:rPr>
          <w:t xml:space="preserve"> : Reference Documents</w:t>
        </w:r>
        <w:r w:rsidR="00BB75D9">
          <w:rPr>
            <w:noProof/>
            <w:webHidden/>
          </w:rPr>
          <w:tab/>
        </w:r>
        <w:r w:rsidR="00BB75D9">
          <w:rPr>
            <w:noProof/>
            <w:webHidden/>
          </w:rPr>
          <w:fldChar w:fldCharType="begin"/>
        </w:r>
        <w:r w:rsidR="00BB75D9">
          <w:rPr>
            <w:noProof/>
            <w:webHidden/>
          </w:rPr>
          <w:instrText xml:space="preserve"> PAGEREF _Toc517095717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8" w:history="1">
        <w:r w:rsidR="00BB75D9" w:rsidRPr="00F45FE3">
          <w:rPr>
            <w:rStyle w:val="Hyperlink"/>
            <w:noProof/>
          </w:rPr>
          <w:t>Table 4</w:t>
        </w:r>
        <w:r w:rsidR="00BB75D9" w:rsidRPr="00F45FE3">
          <w:rPr>
            <w:rStyle w:val="Hyperlink"/>
            <w:noProof/>
          </w:rPr>
          <w:noBreakHyphen/>
          <w:t>1 : Design Requirements</w:t>
        </w:r>
        <w:r w:rsidR="00BB75D9">
          <w:rPr>
            <w:noProof/>
            <w:webHidden/>
          </w:rPr>
          <w:tab/>
        </w:r>
        <w:r w:rsidR="00BB75D9">
          <w:rPr>
            <w:noProof/>
            <w:webHidden/>
          </w:rPr>
          <w:fldChar w:fldCharType="begin"/>
        </w:r>
        <w:r w:rsidR="00BB75D9">
          <w:rPr>
            <w:noProof/>
            <w:webHidden/>
          </w:rPr>
          <w:instrText xml:space="preserve"> PAGEREF _Toc517095718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19" w:history="1">
        <w:r w:rsidR="00BB75D9" w:rsidRPr="00F45FE3">
          <w:rPr>
            <w:rStyle w:val="Hyperlink"/>
            <w:noProof/>
          </w:rPr>
          <w:t xml:space="preserve">Table </w:t>
        </w:r>
        <w:r w:rsidR="00BB75D9" w:rsidRPr="00F45FE3">
          <w:rPr>
            <w:rStyle w:val="Hyperlink"/>
            <w:noProof/>
            <w:lang w:val="fr-FR"/>
          </w:rPr>
          <w:t>5</w:t>
        </w:r>
        <w:r w:rsidR="00BB75D9" w:rsidRPr="00F45FE3">
          <w:rPr>
            <w:rStyle w:val="Hyperlink"/>
            <w:noProof/>
            <w:lang w:val="fr-FR"/>
          </w:rPr>
          <w:noBreakHyphen/>
          <w:t>1</w:t>
        </w:r>
        <w:r w:rsidR="00BB75D9" w:rsidRPr="00F45FE3">
          <w:rPr>
            <w:rStyle w:val="Hyperlink"/>
            <w:noProof/>
          </w:rPr>
          <w:t xml:space="preserve"> : Durability Requirements</w:t>
        </w:r>
        <w:r w:rsidR="00BB75D9">
          <w:rPr>
            <w:noProof/>
            <w:webHidden/>
          </w:rPr>
          <w:tab/>
        </w:r>
        <w:r w:rsidR="00BB75D9">
          <w:rPr>
            <w:noProof/>
            <w:webHidden/>
          </w:rPr>
          <w:fldChar w:fldCharType="begin"/>
        </w:r>
        <w:r w:rsidR="00BB75D9">
          <w:rPr>
            <w:noProof/>
            <w:webHidden/>
          </w:rPr>
          <w:instrText xml:space="preserve"> PAGEREF _Toc517095719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0" w:history="1">
        <w:r w:rsidR="00BB75D9" w:rsidRPr="00F45FE3">
          <w:rPr>
            <w:rStyle w:val="Hyperlink"/>
            <w:noProof/>
          </w:rPr>
          <w:t xml:space="preserve">Table </w:t>
        </w:r>
        <w:r w:rsidR="00BB75D9" w:rsidRPr="00F45FE3">
          <w:rPr>
            <w:rStyle w:val="Hyperlink"/>
            <w:noProof/>
            <w:lang w:val="fr-FR"/>
          </w:rPr>
          <w:t>7</w:t>
        </w:r>
        <w:r w:rsidR="00BB75D9" w:rsidRPr="00F45FE3">
          <w:rPr>
            <w:rStyle w:val="Hyperlink"/>
            <w:noProof/>
            <w:lang w:val="fr-FR"/>
          </w:rPr>
          <w:noBreakHyphen/>
          <w:t>1</w:t>
        </w:r>
        <w:r w:rsidR="00BB75D9" w:rsidRPr="00F45FE3">
          <w:rPr>
            <w:rStyle w:val="Hyperlink"/>
            <w:noProof/>
          </w:rPr>
          <w:t xml:space="preserve"> : Design Integration (non-M&amp;E)</w:t>
        </w:r>
        <w:r w:rsidR="00BB75D9">
          <w:rPr>
            <w:noProof/>
            <w:webHidden/>
          </w:rPr>
          <w:tab/>
        </w:r>
        <w:r w:rsidR="00BB75D9">
          <w:rPr>
            <w:noProof/>
            <w:webHidden/>
          </w:rPr>
          <w:fldChar w:fldCharType="begin"/>
        </w:r>
        <w:r w:rsidR="00BB75D9">
          <w:rPr>
            <w:noProof/>
            <w:webHidden/>
          </w:rPr>
          <w:instrText xml:space="preserve"> PAGEREF _Toc517095720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1" w:history="1">
        <w:r w:rsidR="00BB75D9" w:rsidRPr="00F45FE3">
          <w:rPr>
            <w:rStyle w:val="Hyperlink"/>
            <w:noProof/>
          </w:rPr>
          <w:t xml:space="preserve">Table </w:t>
        </w:r>
        <w:r w:rsidR="00BB75D9" w:rsidRPr="00F45FE3">
          <w:rPr>
            <w:rStyle w:val="Hyperlink"/>
            <w:noProof/>
            <w:lang w:val="fr-FR"/>
          </w:rPr>
          <w:t>7</w:t>
        </w:r>
        <w:r w:rsidR="00BB75D9" w:rsidRPr="00F45FE3">
          <w:rPr>
            <w:rStyle w:val="Hyperlink"/>
            <w:noProof/>
            <w:lang w:val="fr-FR"/>
          </w:rPr>
          <w:noBreakHyphen/>
          <w:t>2</w:t>
        </w:r>
        <w:r w:rsidR="00BB75D9" w:rsidRPr="00F45FE3">
          <w:rPr>
            <w:rStyle w:val="Hyperlink"/>
            <w:noProof/>
          </w:rPr>
          <w:t xml:space="preserve"> : Design Integration (M&amp;E)</w:t>
        </w:r>
        <w:r w:rsidR="00BB75D9">
          <w:rPr>
            <w:noProof/>
            <w:webHidden/>
          </w:rPr>
          <w:tab/>
        </w:r>
        <w:r w:rsidR="00BB75D9">
          <w:rPr>
            <w:noProof/>
            <w:webHidden/>
          </w:rPr>
          <w:fldChar w:fldCharType="begin"/>
        </w:r>
        <w:r w:rsidR="00BB75D9">
          <w:rPr>
            <w:noProof/>
            <w:webHidden/>
          </w:rPr>
          <w:instrText xml:space="preserve"> PAGEREF _Toc517095721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2"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1</w:t>
        </w:r>
        <w:r w:rsidR="00BB75D9" w:rsidRPr="00F45FE3">
          <w:rPr>
            <w:rStyle w:val="Hyperlink"/>
            <w:noProof/>
          </w:rPr>
          <w:t xml:space="preserve"> : Health States</w:t>
        </w:r>
        <w:r w:rsidR="00BB75D9">
          <w:rPr>
            <w:noProof/>
            <w:webHidden/>
          </w:rPr>
          <w:tab/>
        </w:r>
        <w:r w:rsidR="00BB75D9">
          <w:rPr>
            <w:noProof/>
            <w:webHidden/>
          </w:rPr>
          <w:fldChar w:fldCharType="begin"/>
        </w:r>
        <w:r w:rsidR="00BB75D9">
          <w:rPr>
            <w:noProof/>
            <w:webHidden/>
          </w:rPr>
          <w:instrText xml:space="preserve"> PAGEREF _Toc517095722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3"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2</w:t>
        </w:r>
        <w:r w:rsidR="00BB75D9" w:rsidRPr="00F45FE3">
          <w:rPr>
            <w:rStyle w:val="Hyperlink"/>
            <w:noProof/>
          </w:rPr>
          <w:t xml:space="preserve"> : Service Mode States</w:t>
        </w:r>
        <w:r w:rsidR="00BB75D9">
          <w:rPr>
            <w:noProof/>
            <w:webHidden/>
          </w:rPr>
          <w:tab/>
        </w:r>
        <w:r w:rsidR="00BB75D9">
          <w:rPr>
            <w:noProof/>
            <w:webHidden/>
          </w:rPr>
          <w:fldChar w:fldCharType="begin"/>
        </w:r>
        <w:r w:rsidR="00BB75D9">
          <w:rPr>
            <w:noProof/>
            <w:webHidden/>
          </w:rPr>
          <w:instrText xml:space="preserve"> PAGEREF _Toc517095723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4"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3</w:t>
        </w:r>
        <w:r w:rsidR="00BB75D9" w:rsidRPr="00F45FE3">
          <w:rPr>
            <w:rStyle w:val="Hyperlink"/>
            <w:noProof/>
          </w:rPr>
          <w:t xml:space="preserve"> : Control Mode States</w:t>
        </w:r>
        <w:r w:rsidR="00BB75D9">
          <w:rPr>
            <w:noProof/>
            <w:webHidden/>
          </w:rPr>
          <w:tab/>
        </w:r>
        <w:r w:rsidR="00BB75D9">
          <w:rPr>
            <w:noProof/>
            <w:webHidden/>
          </w:rPr>
          <w:fldChar w:fldCharType="begin"/>
        </w:r>
        <w:r w:rsidR="00BB75D9">
          <w:rPr>
            <w:noProof/>
            <w:webHidden/>
          </w:rPr>
          <w:instrText xml:space="preserve"> PAGEREF _Toc517095724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5"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4</w:t>
        </w:r>
        <w:r w:rsidR="00BB75D9" w:rsidRPr="00F45FE3">
          <w:rPr>
            <w:rStyle w:val="Hyperlink"/>
            <w:noProof/>
          </w:rPr>
          <w:t xml:space="preserve"> : Available</w:t>
        </w:r>
        <w:r w:rsidR="00BB75D9">
          <w:rPr>
            <w:noProof/>
            <w:webHidden/>
          </w:rPr>
          <w:tab/>
        </w:r>
        <w:r w:rsidR="00BB75D9">
          <w:rPr>
            <w:noProof/>
            <w:webHidden/>
          </w:rPr>
          <w:fldChar w:fldCharType="begin"/>
        </w:r>
        <w:r w:rsidR="00BB75D9">
          <w:rPr>
            <w:noProof/>
            <w:webHidden/>
          </w:rPr>
          <w:instrText xml:space="preserve"> PAGEREF _Toc517095725 \h </w:instrText>
        </w:r>
        <w:r w:rsidR="00BB75D9">
          <w:rPr>
            <w:noProof/>
            <w:webHidden/>
          </w:rPr>
        </w:r>
        <w:r w:rsidR="00BB75D9">
          <w:rPr>
            <w:noProof/>
            <w:webHidden/>
          </w:rPr>
          <w:fldChar w:fldCharType="separate"/>
        </w:r>
        <w:r w:rsidR="00DC19C7">
          <w:rPr>
            <w:noProof/>
            <w:webHidden/>
          </w:rPr>
          <w:t>19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6"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5</w:t>
        </w:r>
        <w:r w:rsidR="00BB75D9" w:rsidRPr="00F45FE3">
          <w:rPr>
            <w:rStyle w:val="Hyperlink"/>
            <w:noProof/>
          </w:rPr>
          <w:t xml:space="preserve"> : I/O Module Status</w:t>
        </w:r>
        <w:r w:rsidR="00BB75D9">
          <w:rPr>
            <w:noProof/>
            <w:webHidden/>
          </w:rPr>
          <w:tab/>
        </w:r>
        <w:r w:rsidR="00BB75D9">
          <w:rPr>
            <w:noProof/>
            <w:webHidden/>
          </w:rPr>
          <w:fldChar w:fldCharType="begin"/>
        </w:r>
        <w:r w:rsidR="00BB75D9">
          <w:rPr>
            <w:noProof/>
            <w:webHidden/>
          </w:rPr>
          <w:instrText xml:space="preserve"> PAGEREF _Toc517095726 \h </w:instrText>
        </w:r>
        <w:r w:rsidR="00BB75D9">
          <w:rPr>
            <w:noProof/>
            <w:webHidden/>
          </w:rPr>
        </w:r>
        <w:r w:rsidR="00BB75D9">
          <w:rPr>
            <w:noProof/>
            <w:webHidden/>
          </w:rPr>
          <w:fldChar w:fldCharType="separate"/>
        </w:r>
        <w:r w:rsidR="00DC19C7">
          <w:rPr>
            <w:noProof/>
            <w:webHidden/>
          </w:rPr>
          <w:t>19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7"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1</w:t>
        </w:r>
        <w:r w:rsidR="00BB75D9" w:rsidRPr="00F45FE3">
          <w:rPr>
            <w:rStyle w:val="Hyperlink"/>
            <w:noProof/>
          </w:rPr>
          <w:t xml:space="preserve"> : ELC – Function States</w:t>
        </w:r>
        <w:r w:rsidR="00BB75D9">
          <w:rPr>
            <w:noProof/>
            <w:webHidden/>
          </w:rPr>
          <w:tab/>
        </w:r>
        <w:r w:rsidR="00BB75D9">
          <w:rPr>
            <w:noProof/>
            <w:webHidden/>
          </w:rPr>
          <w:fldChar w:fldCharType="begin"/>
        </w:r>
        <w:r w:rsidR="00BB75D9">
          <w:rPr>
            <w:noProof/>
            <w:webHidden/>
          </w:rPr>
          <w:instrText xml:space="preserve"> PAGEREF _Toc517095727 \h </w:instrText>
        </w:r>
        <w:r w:rsidR="00BB75D9">
          <w:rPr>
            <w:noProof/>
            <w:webHidden/>
          </w:rPr>
        </w:r>
        <w:r w:rsidR="00BB75D9">
          <w:rPr>
            <w:noProof/>
            <w:webHidden/>
          </w:rPr>
          <w:fldChar w:fldCharType="separate"/>
        </w:r>
        <w:r w:rsidR="00DC19C7">
          <w:rPr>
            <w:noProof/>
            <w:webHidden/>
          </w:rPr>
          <w:t>26</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8"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2</w:t>
        </w:r>
        <w:r w:rsidR="00BB75D9" w:rsidRPr="00F45FE3">
          <w:rPr>
            <w:rStyle w:val="Hyperlink"/>
            <w:noProof/>
          </w:rPr>
          <w:t xml:space="preserve"> : ELC – Conditions / Commands</w:t>
        </w:r>
        <w:r w:rsidR="00BB75D9">
          <w:rPr>
            <w:noProof/>
            <w:webHidden/>
          </w:rPr>
          <w:tab/>
        </w:r>
        <w:r w:rsidR="00BB75D9">
          <w:rPr>
            <w:noProof/>
            <w:webHidden/>
          </w:rPr>
          <w:fldChar w:fldCharType="begin"/>
        </w:r>
        <w:r w:rsidR="00BB75D9">
          <w:rPr>
            <w:noProof/>
            <w:webHidden/>
          </w:rPr>
          <w:instrText xml:space="preserve"> PAGEREF _Toc517095728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29"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3</w:t>
        </w:r>
        <w:r w:rsidR="00BB75D9" w:rsidRPr="00F45FE3">
          <w:rPr>
            <w:rStyle w:val="Hyperlink"/>
            <w:noProof/>
          </w:rPr>
          <w:t xml:space="preserve"> : ELC – Tuning Parameters</w:t>
        </w:r>
        <w:r w:rsidR="00BB75D9">
          <w:rPr>
            <w:noProof/>
            <w:webHidden/>
          </w:rPr>
          <w:tab/>
        </w:r>
        <w:r w:rsidR="00BB75D9">
          <w:rPr>
            <w:noProof/>
            <w:webHidden/>
          </w:rPr>
          <w:fldChar w:fldCharType="begin"/>
        </w:r>
        <w:r w:rsidR="00BB75D9">
          <w:rPr>
            <w:noProof/>
            <w:webHidden/>
          </w:rPr>
          <w:instrText xml:space="preserve"> PAGEREF _Toc517095729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0"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4</w:t>
        </w:r>
        <w:r w:rsidR="00BB75D9" w:rsidRPr="00F45FE3">
          <w:rPr>
            <w:rStyle w:val="Hyperlink"/>
            <w:noProof/>
          </w:rPr>
          <w:t xml:space="preserve"> : ELC – Field I/O</w:t>
        </w:r>
        <w:r w:rsidR="00BB75D9">
          <w:rPr>
            <w:noProof/>
            <w:webHidden/>
          </w:rPr>
          <w:tab/>
        </w:r>
        <w:r w:rsidR="00BB75D9">
          <w:rPr>
            <w:noProof/>
            <w:webHidden/>
          </w:rPr>
          <w:fldChar w:fldCharType="begin"/>
        </w:r>
        <w:r w:rsidR="00BB75D9">
          <w:rPr>
            <w:noProof/>
            <w:webHidden/>
          </w:rPr>
          <w:instrText xml:space="preserve"> PAGEREF _Toc517095730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1"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5</w:t>
        </w:r>
        <w:r w:rsidR="00BB75D9" w:rsidRPr="00F45FE3">
          <w:rPr>
            <w:rStyle w:val="Hyperlink"/>
            <w:noProof/>
          </w:rPr>
          <w:t xml:space="preserve"> : ELC - Global Output from Incident Management System</w:t>
        </w:r>
        <w:r w:rsidR="00BB75D9">
          <w:rPr>
            <w:noProof/>
            <w:webHidden/>
          </w:rPr>
          <w:tab/>
        </w:r>
        <w:r w:rsidR="00BB75D9">
          <w:rPr>
            <w:noProof/>
            <w:webHidden/>
          </w:rPr>
          <w:fldChar w:fldCharType="begin"/>
        </w:r>
        <w:r w:rsidR="00BB75D9">
          <w:rPr>
            <w:noProof/>
            <w:webHidden/>
          </w:rPr>
          <w:instrText xml:space="preserve"> PAGEREF _Toc517095731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2"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6</w:t>
        </w:r>
        <w:r w:rsidR="00BB75D9" w:rsidRPr="00F45FE3">
          <w:rPr>
            <w:rStyle w:val="Hyperlink"/>
            <w:noProof/>
          </w:rPr>
          <w:t xml:space="preserve"> : Global Outputs to the EXL/DLL/LLE/DXE Modules</w:t>
        </w:r>
        <w:r w:rsidR="00BB75D9">
          <w:rPr>
            <w:noProof/>
            <w:webHidden/>
          </w:rPr>
          <w:tab/>
        </w:r>
        <w:r w:rsidR="00BB75D9">
          <w:rPr>
            <w:noProof/>
            <w:webHidden/>
          </w:rPr>
          <w:fldChar w:fldCharType="begin"/>
        </w:r>
        <w:r w:rsidR="00BB75D9">
          <w:rPr>
            <w:noProof/>
            <w:webHidden/>
          </w:rPr>
          <w:instrText xml:space="preserve"> PAGEREF _Toc517095732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3"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7</w:t>
        </w:r>
        <w:r w:rsidR="00BB75D9" w:rsidRPr="00F45FE3">
          <w:rPr>
            <w:rStyle w:val="Hyperlink"/>
            <w:noProof/>
          </w:rPr>
          <w:t xml:space="preserve"> : ELC – Emergency Lighting Zone Format</w:t>
        </w:r>
        <w:r w:rsidR="00BB75D9">
          <w:rPr>
            <w:noProof/>
            <w:webHidden/>
          </w:rPr>
          <w:tab/>
        </w:r>
        <w:r w:rsidR="00BB75D9">
          <w:rPr>
            <w:noProof/>
            <w:webHidden/>
          </w:rPr>
          <w:fldChar w:fldCharType="begin"/>
        </w:r>
        <w:r w:rsidR="00BB75D9">
          <w:rPr>
            <w:noProof/>
            <w:webHidden/>
          </w:rPr>
          <w:instrText xml:space="preserve"> PAGEREF _Toc517095733 \h </w:instrText>
        </w:r>
        <w:r w:rsidR="00BB75D9">
          <w:rPr>
            <w:noProof/>
            <w:webHidden/>
          </w:rPr>
        </w:r>
        <w:r w:rsidR="00BB75D9">
          <w:rPr>
            <w:noProof/>
            <w:webHidden/>
          </w:rPr>
          <w:fldChar w:fldCharType="separate"/>
        </w:r>
        <w:r w:rsidR="00DC19C7">
          <w:rPr>
            <w:noProof/>
            <w:webHidden/>
          </w:rPr>
          <w:t>28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4"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8</w:t>
        </w:r>
        <w:r w:rsidR="00BB75D9" w:rsidRPr="00F45FE3">
          <w:rPr>
            <w:rStyle w:val="Hyperlink"/>
            <w:noProof/>
          </w:rPr>
          <w:t xml:space="preserve"> : ELC - SCADA Display Commands</w:t>
        </w:r>
        <w:r w:rsidR="00BB75D9">
          <w:rPr>
            <w:noProof/>
            <w:webHidden/>
          </w:rPr>
          <w:tab/>
        </w:r>
        <w:r w:rsidR="00BB75D9">
          <w:rPr>
            <w:noProof/>
            <w:webHidden/>
          </w:rPr>
          <w:fldChar w:fldCharType="begin"/>
        </w:r>
        <w:r w:rsidR="00BB75D9">
          <w:rPr>
            <w:noProof/>
            <w:webHidden/>
          </w:rPr>
          <w:instrText xml:space="preserve"> PAGEREF _Toc517095734 \h </w:instrText>
        </w:r>
        <w:r w:rsidR="00BB75D9">
          <w:rPr>
            <w:noProof/>
            <w:webHidden/>
          </w:rPr>
        </w:r>
        <w:r w:rsidR="00BB75D9">
          <w:rPr>
            <w:noProof/>
            <w:webHidden/>
          </w:rPr>
          <w:fldChar w:fldCharType="separate"/>
        </w:r>
        <w:r w:rsidR="00DC19C7">
          <w:rPr>
            <w:noProof/>
            <w:webHidden/>
          </w:rPr>
          <w:t>30</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5"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w:t>
        </w:r>
        <w:r w:rsidR="00BB75D9" w:rsidRPr="00F45FE3">
          <w:rPr>
            <w:rStyle w:val="Hyperlink"/>
            <w:noProof/>
          </w:rPr>
          <w:t xml:space="preserve"> : EXL - Function States</w:t>
        </w:r>
        <w:r w:rsidR="00BB75D9">
          <w:rPr>
            <w:noProof/>
            <w:webHidden/>
          </w:rPr>
          <w:tab/>
        </w:r>
        <w:r w:rsidR="00BB75D9">
          <w:rPr>
            <w:noProof/>
            <w:webHidden/>
          </w:rPr>
          <w:fldChar w:fldCharType="begin"/>
        </w:r>
        <w:r w:rsidR="00BB75D9">
          <w:rPr>
            <w:noProof/>
            <w:webHidden/>
          </w:rPr>
          <w:instrText xml:space="preserve"> PAGEREF _Toc517095735 \h </w:instrText>
        </w:r>
        <w:r w:rsidR="00BB75D9">
          <w:rPr>
            <w:noProof/>
            <w:webHidden/>
          </w:rPr>
        </w:r>
        <w:r w:rsidR="00BB75D9">
          <w:rPr>
            <w:noProof/>
            <w:webHidden/>
          </w:rPr>
          <w:fldChar w:fldCharType="separate"/>
        </w:r>
        <w:r w:rsidR="00DC19C7">
          <w:rPr>
            <w:noProof/>
            <w:webHidden/>
          </w:rPr>
          <w:t>32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6"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2</w:t>
        </w:r>
        <w:r w:rsidR="00BB75D9" w:rsidRPr="00F45FE3">
          <w:rPr>
            <w:rStyle w:val="Hyperlink"/>
            <w:noProof/>
          </w:rPr>
          <w:t xml:space="preserve"> : EXL – Conditions / Commands</w:t>
        </w:r>
        <w:r w:rsidR="00BB75D9">
          <w:rPr>
            <w:noProof/>
            <w:webHidden/>
          </w:rPr>
          <w:tab/>
        </w:r>
        <w:r w:rsidR="00BB75D9">
          <w:rPr>
            <w:noProof/>
            <w:webHidden/>
          </w:rPr>
          <w:fldChar w:fldCharType="begin"/>
        </w:r>
        <w:r w:rsidR="00BB75D9">
          <w:rPr>
            <w:noProof/>
            <w:webHidden/>
          </w:rPr>
          <w:instrText xml:space="preserve"> PAGEREF _Toc517095736 \h </w:instrText>
        </w:r>
        <w:r w:rsidR="00BB75D9">
          <w:rPr>
            <w:noProof/>
            <w:webHidden/>
          </w:rPr>
        </w:r>
        <w:r w:rsidR="00BB75D9">
          <w:rPr>
            <w:noProof/>
            <w:webHidden/>
          </w:rPr>
          <w:fldChar w:fldCharType="separate"/>
        </w:r>
        <w:r w:rsidR="00DC19C7">
          <w:rPr>
            <w:noProof/>
            <w:webHidden/>
          </w:rPr>
          <w:t>32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7"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3</w:t>
        </w:r>
        <w:r w:rsidR="00BB75D9" w:rsidRPr="00F45FE3">
          <w:rPr>
            <w:rStyle w:val="Hyperlink"/>
            <w:noProof/>
          </w:rPr>
          <w:t xml:space="preserve"> : EXL – Tuning Parameters</w:t>
        </w:r>
        <w:r w:rsidR="00BB75D9">
          <w:rPr>
            <w:noProof/>
            <w:webHidden/>
          </w:rPr>
          <w:tab/>
        </w:r>
        <w:r w:rsidR="00BB75D9">
          <w:rPr>
            <w:noProof/>
            <w:webHidden/>
          </w:rPr>
          <w:fldChar w:fldCharType="begin"/>
        </w:r>
        <w:r w:rsidR="00BB75D9">
          <w:rPr>
            <w:noProof/>
            <w:webHidden/>
          </w:rPr>
          <w:instrText xml:space="preserve"> PAGEREF _Toc517095737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8"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4</w:t>
        </w:r>
        <w:r w:rsidR="00BB75D9" w:rsidRPr="00F45FE3">
          <w:rPr>
            <w:rStyle w:val="Hyperlink"/>
            <w:noProof/>
          </w:rPr>
          <w:t xml:space="preserve"> : EXL – Field I/O</w:t>
        </w:r>
        <w:r w:rsidR="00BB75D9">
          <w:rPr>
            <w:noProof/>
            <w:webHidden/>
          </w:rPr>
          <w:tab/>
        </w:r>
        <w:r w:rsidR="00BB75D9">
          <w:rPr>
            <w:noProof/>
            <w:webHidden/>
          </w:rPr>
          <w:fldChar w:fldCharType="begin"/>
        </w:r>
        <w:r w:rsidR="00BB75D9">
          <w:rPr>
            <w:noProof/>
            <w:webHidden/>
          </w:rPr>
          <w:instrText xml:space="preserve"> PAGEREF _Toc517095738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39"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5</w:t>
        </w:r>
        <w:r w:rsidR="00BB75D9" w:rsidRPr="00F45FE3">
          <w:rPr>
            <w:rStyle w:val="Hyperlink"/>
            <w:noProof/>
          </w:rPr>
          <w:t xml:space="preserve">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_Toc517095739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0"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6</w:t>
        </w:r>
        <w:r w:rsidR="00BB75D9" w:rsidRPr="00F45FE3">
          <w:rPr>
            <w:rStyle w:val="Hyperlink"/>
            <w:noProof/>
          </w:rPr>
          <w:t xml:space="preserve">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_Toc517095740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1"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7</w:t>
        </w:r>
        <w:r w:rsidR="00BB75D9" w:rsidRPr="00F45FE3">
          <w:rPr>
            <w:rStyle w:val="Hyperlink"/>
            <w:noProof/>
          </w:rPr>
          <w:t xml:space="preserve"> : Global Output from Distribution Board monitoring (415/240 VAC)</w:t>
        </w:r>
        <w:r w:rsidR="00BB75D9">
          <w:rPr>
            <w:noProof/>
            <w:webHidden/>
          </w:rPr>
          <w:tab/>
        </w:r>
        <w:r w:rsidR="00BB75D9">
          <w:rPr>
            <w:noProof/>
            <w:webHidden/>
          </w:rPr>
          <w:fldChar w:fldCharType="begin"/>
        </w:r>
        <w:r w:rsidR="00BB75D9">
          <w:rPr>
            <w:noProof/>
            <w:webHidden/>
          </w:rPr>
          <w:instrText xml:space="preserve"> PAGEREF _Toc517095741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2"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8</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_Toc517095742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3"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9</w:t>
        </w:r>
        <w:r w:rsidR="00BB75D9" w:rsidRPr="00F45FE3">
          <w:rPr>
            <w:rStyle w:val="Hyperlink"/>
            <w:noProof/>
          </w:rPr>
          <w:t xml:space="preserve"> : EXL – SCADA Display Alarms</w:t>
        </w:r>
        <w:r w:rsidR="00BB75D9">
          <w:rPr>
            <w:noProof/>
            <w:webHidden/>
          </w:rPr>
          <w:tab/>
        </w:r>
        <w:r w:rsidR="00BB75D9">
          <w:rPr>
            <w:noProof/>
            <w:webHidden/>
          </w:rPr>
          <w:fldChar w:fldCharType="begin"/>
        </w:r>
        <w:r w:rsidR="00BB75D9">
          <w:rPr>
            <w:noProof/>
            <w:webHidden/>
          </w:rPr>
          <w:instrText xml:space="preserve"> PAGEREF _Toc517095743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4"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10</w:t>
        </w:r>
        <w:r w:rsidR="00BB75D9" w:rsidRPr="00F45FE3">
          <w:rPr>
            <w:rStyle w:val="Hyperlink"/>
            <w:noProof/>
          </w:rPr>
          <w:t xml:space="preserve"> : EXL Icon Operational States</w:t>
        </w:r>
        <w:r w:rsidR="00BB75D9">
          <w:rPr>
            <w:noProof/>
            <w:webHidden/>
          </w:rPr>
          <w:tab/>
        </w:r>
        <w:r w:rsidR="00BB75D9">
          <w:rPr>
            <w:noProof/>
            <w:webHidden/>
          </w:rPr>
          <w:fldChar w:fldCharType="begin"/>
        </w:r>
        <w:r w:rsidR="00BB75D9">
          <w:rPr>
            <w:noProof/>
            <w:webHidden/>
          </w:rPr>
          <w:instrText xml:space="preserve"> PAGEREF _Toc517095744 \h </w:instrText>
        </w:r>
        <w:r w:rsidR="00BB75D9">
          <w:rPr>
            <w:noProof/>
            <w:webHidden/>
          </w:rPr>
        </w:r>
        <w:r w:rsidR="00BB75D9">
          <w:rPr>
            <w:noProof/>
            <w:webHidden/>
          </w:rPr>
          <w:fldChar w:fldCharType="separate"/>
        </w:r>
        <w:r w:rsidR="00DC19C7">
          <w:rPr>
            <w:noProof/>
            <w:webHidden/>
          </w:rPr>
          <w:t>35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5"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11</w:t>
        </w:r>
        <w:r w:rsidR="00BB75D9" w:rsidRPr="00F45FE3">
          <w:rPr>
            <w:rStyle w:val="Hyperlink"/>
            <w:noProof/>
          </w:rPr>
          <w:t xml:space="preserve"> : EXL - SCADA Display Commands</w:t>
        </w:r>
        <w:r w:rsidR="00BB75D9">
          <w:rPr>
            <w:noProof/>
            <w:webHidden/>
          </w:rPr>
          <w:tab/>
        </w:r>
        <w:r w:rsidR="00BB75D9">
          <w:rPr>
            <w:noProof/>
            <w:webHidden/>
          </w:rPr>
          <w:fldChar w:fldCharType="begin"/>
        </w:r>
        <w:r w:rsidR="00BB75D9">
          <w:rPr>
            <w:noProof/>
            <w:webHidden/>
          </w:rPr>
          <w:instrText xml:space="preserve"> PAGEREF _Toc517095745 \h </w:instrText>
        </w:r>
        <w:r w:rsidR="00BB75D9">
          <w:rPr>
            <w:noProof/>
            <w:webHidden/>
          </w:rPr>
        </w:r>
        <w:r w:rsidR="00BB75D9">
          <w:rPr>
            <w:noProof/>
            <w:webHidden/>
          </w:rPr>
          <w:fldChar w:fldCharType="separate"/>
        </w:r>
        <w:r w:rsidR="00DC19C7">
          <w:rPr>
            <w:noProof/>
            <w:webHidden/>
          </w:rPr>
          <w:t>38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6"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12</w:t>
        </w:r>
        <w:r w:rsidR="00BB75D9" w:rsidRPr="00F45FE3">
          <w:rPr>
            <w:rStyle w:val="Hyperlink"/>
            <w:noProof/>
          </w:rPr>
          <w:t xml:space="preserve"> : EXL - SCADA Display Status</w:t>
        </w:r>
        <w:r w:rsidR="00BB75D9">
          <w:rPr>
            <w:noProof/>
            <w:webHidden/>
          </w:rPr>
          <w:tab/>
        </w:r>
        <w:r w:rsidR="00BB75D9">
          <w:rPr>
            <w:noProof/>
            <w:webHidden/>
          </w:rPr>
          <w:fldChar w:fldCharType="begin"/>
        </w:r>
        <w:r w:rsidR="00BB75D9">
          <w:rPr>
            <w:noProof/>
            <w:webHidden/>
          </w:rPr>
          <w:instrText xml:space="preserve"> PAGEREF _Toc517095746 \h </w:instrText>
        </w:r>
        <w:r w:rsidR="00BB75D9">
          <w:rPr>
            <w:noProof/>
            <w:webHidden/>
          </w:rPr>
        </w:r>
        <w:r w:rsidR="00BB75D9">
          <w:rPr>
            <w:noProof/>
            <w:webHidden/>
          </w:rPr>
          <w:fldChar w:fldCharType="separate"/>
        </w:r>
        <w:r w:rsidR="00DC19C7">
          <w:rPr>
            <w:noProof/>
            <w:webHidden/>
          </w:rPr>
          <w:t>39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7"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w:t>
        </w:r>
        <w:r w:rsidR="00BB75D9" w:rsidRPr="00F45FE3">
          <w:rPr>
            <w:rStyle w:val="Hyperlink"/>
            <w:noProof/>
          </w:rPr>
          <w:t xml:space="preserve"> : LLE/DLL - Function States</w:t>
        </w:r>
        <w:r w:rsidR="00BB75D9">
          <w:rPr>
            <w:noProof/>
            <w:webHidden/>
          </w:rPr>
          <w:tab/>
        </w:r>
        <w:r w:rsidR="00BB75D9">
          <w:rPr>
            <w:noProof/>
            <w:webHidden/>
          </w:rPr>
          <w:fldChar w:fldCharType="begin"/>
        </w:r>
        <w:r w:rsidR="00BB75D9">
          <w:rPr>
            <w:noProof/>
            <w:webHidden/>
          </w:rPr>
          <w:instrText xml:space="preserve"> PAGEREF _Toc517095747 \h </w:instrText>
        </w:r>
        <w:r w:rsidR="00BB75D9">
          <w:rPr>
            <w:noProof/>
            <w:webHidden/>
          </w:rPr>
        </w:r>
        <w:r w:rsidR="00BB75D9">
          <w:rPr>
            <w:noProof/>
            <w:webHidden/>
          </w:rPr>
          <w:fldChar w:fldCharType="separate"/>
        </w:r>
        <w:r w:rsidR="00DC19C7">
          <w:rPr>
            <w:noProof/>
            <w:webHidden/>
          </w:rPr>
          <w:t>42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8"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2</w:t>
        </w:r>
        <w:r w:rsidR="00BB75D9" w:rsidRPr="00F45FE3">
          <w:rPr>
            <w:rStyle w:val="Hyperlink"/>
            <w:noProof/>
          </w:rPr>
          <w:t xml:space="preserve"> : LLE/DLL – Conditions / Commands</w:t>
        </w:r>
        <w:r w:rsidR="00BB75D9">
          <w:rPr>
            <w:noProof/>
            <w:webHidden/>
          </w:rPr>
          <w:tab/>
        </w:r>
        <w:r w:rsidR="00BB75D9">
          <w:rPr>
            <w:noProof/>
            <w:webHidden/>
          </w:rPr>
          <w:fldChar w:fldCharType="begin"/>
        </w:r>
        <w:r w:rsidR="00BB75D9">
          <w:rPr>
            <w:noProof/>
            <w:webHidden/>
          </w:rPr>
          <w:instrText xml:space="preserve"> PAGEREF _Toc517095748 \h </w:instrText>
        </w:r>
        <w:r w:rsidR="00BB75D9">
          <w:rPr>
            <w:noProof/>
            <w:webHidden/>
          </w:rPr>
        </w:r>
        <w:r w:rsidR="00BB75D9">
          <w:rPr>
            <w:noProof/>
            <w:webHidden/>
          </w:rPr>
          <w:fldChar w:fldCharType="separate"/>
        </w:r>
        <w:r w:rsidR="00DC19C7">
          <w:rPr>
            <w:noProof/>
            <w:webHidden/>
          </w:rPr>
          <w:t>42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49"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3</w:t>
        </w:r>
        <w:r w:rsidR="00BB75D9" w:rsidRPr="00F45FE3">
          <w:rPr>
            <w:rStyle w:val="Hyperlink"/>
            <w:noProof/>
          </w:rPr>
          <w:t xml:space="preserve"> : LLE/DLL – Tuning Parameters</w:t>
        </w:r>
        <w:r w:rsidR="00BB75D9">
          <w:rPr>
            <w:noProof/>
            <w:webHidden/>
          </w:rPr>
          <w:tab/>
        </w:r>
        <w:r w:rsidR="00BB75D9">
          <w:rPr>
            <w:noProof/>
            <w:webHidden/>
          </w:rPr>
          <w:fldChar w:fldCharType="begin"/>
        </w:r>
        <w:r w:rsidR="00BB75D9">
          <w:rPr>
            <w:noProof/>
            <w:webHidden/>
          </w:rPr>
          <w:instrText xml:space="preserve"> PAGEREF _Toc517095749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0"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4</w:t>
        </w:r>
        <w:r w:rsidR="00BB75D9" w:rsidRPr="00F45FE3">
          <w:rPr>
            <w:rStyle w:val="Hyperlink"/>
            <w:noProof/>
          </w:rPr>
          <w:t xml:space="preserve"> : LLE/DLL – Field I/O</w:t>
        </w:r>
        <w:r w:rsidR="00BB75D9">
          <w:rPr>
            <w:noProof/>
            <w:webHidden/>
          </w:rPr>
          <w:tab/>
        </w:r>
        <w:r w:rsidR="00BB75D9">
          <w:rPr>
            <w:noProof/>
            <w:webHidden/>
          </w:rPr>
          <w:fldChar w:fldCharType="begin"/>
        </w:r>
        <w:r w:rsidR="00BB75D9">
          <w:rPr>
            <w:noProof/>
            <w:webHidden/>
          </w:rPr>
          <w:instrText xml:space="preserve"> PAGEREF _Toc517095750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1"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5</w:t>
        </w:r>
        <w:r w:rsidR="00BB75D9" w:rsidRPr="00F45FE3">
          <w:rPr>
            <w:rStyle w:val="Hyperlink"/>
            <w:noProof/>
          </w:rPr>
          <w:t xml:space="preserve"> : LLE/DLL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_Toc517095751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2"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6</w:t>
        </w:r>
        <w:r w:rsidR="00BB75D9" w:rsidRPr="00F45FE3">
          <w:rPr>
            <w:rStyle w:val="Hyperlink"/>
            <w:noProof/>
          </w:rPr>
          <w:t xml:space="preserve"> : LLE/DLL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_Toc517095752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3"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7</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_Toc517095753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4"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8</w:t>
        </w:r>
        <w:r w:rsidR="00BB75D9" w:rsidRPr="00F45FE3">
          <w:rPr>
            <w:rStyle w:val="Hyperlink"/>
            <w:noProof/>
          </w:rPr>
          <w:t xml:space="preserve"> : LLE/DLL – SCADA Display Alarms</w:t>
        </w:r>
        <w:r w:rsidR="00BB75D9">
          <w:rPr>
            <w:noProof/>
            <w:webHidden/>
          </w:rPr>
          <w:tab/>
        </w:r>
        <w:r w:rsidR="00BB75D9">
          <w:rPr>
            <w:noProof/>
            <w:webHidden/>
          </w:rPr>
          <w:fldChar w:fldCharType="begin"/>
        </w:r>
        <w:r w:rsidR="00BB75D9">
          <w:rPr>
            <w:noProof/>
            <w:webHidden/>
          </w:rPr>
          <w:instrText xml:space="preserve"> PAGEREF _Toc517095754 \h </w:instrText>
        </w:r>
        <w:r w:rsidR="00BB75D9">
          <w:rPr>
            <w:noProof/>
            <w:webHidden/>
          </w:rPr>
        </w:r>
        <w:r w:rsidR="00BB75D9">
          <w:rPr>
            <w:noProof/>
            <w:webHidden/>
          </w:rPr>
          <w:fldChar w:fldCharType="separate"/>
        </w:r>
        <w:r w:rsidR="00DC19C7">
          <w:rPr>
            <w:noProof/>
            <w:webHidden/>
          </w:rPr>
          <w:t>44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5"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9</w:t>
        </w:r>
        <w:r w:rsidR="00BB75D9" w:rsidRPr="00F45FE3">
          <w:rPr>
            <w:rStyle w:val="Hyperlink"/>
            <w:noProof/>
          </w:rPr>
          <w:t xml:space="preserve"> : LLE/DLL  Icon Operational States</w:t>
        </w:r>
        <w:r w:rsidR="00BB75D9">
          <w:rPr>
            <w:noProof/>
            <w:webHidden/>
          </w:rPr>
          <w:tab/>
        </w:r>
        <w:r w:rsidR="00BB75D9">
          <w:rPr>
            <w:noProof/>
            <w:webHidden/>
          </w:rPr>
          <w:fldChar w:fldCharType="begin"/>
        </w:r>
        <w:r w:rsidR="00BB75D9">
          <w:rPr>
            <w:noProof/>
            <w:webHidden/>
          </w:rPr>
          <w:instrText xml:space="preserve"> PAGEREF _Toc517095755 \h </w:instrText>
        </w:r>
        <w:r w:rsidR="00BB75D9">
          <w:rPr>
            <w:noProof/>
            <w:webHidden/>
          </w:rPr>
        </w:r>
        <w:r w:rsidR="00BB75D9">
          <w:rPr>
            <w:noProof/>
            <w:webHidden/>
          </w:rPr>
          <w:fldChar w:fldCharType="separate"/>
        </w:r>
        <w:r w:rsidR="00DC19C7">
          <w:rPr>
            <w:noProof/>
            <w:webHidden/>
          </w:rPr>
          <w:t>45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6"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10</w:t>
        </w:r>
        <w:r w:rsidR="00BB75D9" w:rsidRPr="00F45FE3">
          <w:rPr>
            <w:rStyle w:val="Hyperlink"/>
            <w:noProof/>
          </w:rPr>
          <w:t xml:space="preserve"> : LLE/DLL - SCADA Display Commands</w:t>
        </w:r>
        <w:r w:rsidR="00BB75D9">
          <w:rPr>
            <w:noProof/>
            <w:webHidden/>
          </w:rPr>
          <w:tab/>
        </w:r>
        <w:r w:rsidR="00BB75D9">
          <w:rPr>
            <w:noProof/>
            <w:webHidden/>
          </w:rPr>
          <w:fldChar w:fldCharType="begin"/>
        </w:r>
        <w:r w:rsidR="00BB75D9">
          <w:rPr>
            <w:noProof/>
            <w:webHidden/>
          </w:rPr>
          <w:instrText xml:space="preserve"> PAGEREF _Toc517095756 \h </w:instrText>
        </w:r>
        <w:r w:rsidR="00BB75D9">
          <w:rPr>
            <w:noProof/>
            <w:webHidden/>
          </w:rPr>
        </w:r>
        <w:r w:rsidR="00BB75D9">
          <w:rPr>
            <w:noProof/>
            <w:webHidden/>
          </w:rPr>
          <w:fldChar w:fldCharType="separate"/>
        </w:r>
        <w:r w:rsidR="00DC19C7">
          <w:rPr>
            <w:noProof/>
            <w:webHidden/>
          </w:rPr>
          <w:t>48</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7"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11</w:t>
        </w:r>
        <w:r w:rsidR="00BB75D9" w:rsidRPr="00F45FE3">
          <w:rPr>
            <w:rStyle w:val="Hyperlink"/>
            <w:noProof/>
          </w:rPr>
          <w:t xml:space="preserve"> : LLE/DLL - SCADA Display Status</w:t>
        </w:r>
        <w:r w:rsidR="00BB75D9">
          <w:rPr>
            <w:noProof/>
            <w:webHidden/>
          </w:rPr>
          <w:tab/>
        </w:r>
        <w:r w:rsidR="00BB75D9">
          <w:rPr>
            <w:noProof/>
            <w:webHidden/>
          </w:rPr>
          <w:fldChar w:fldCharType="begin"/>
        </w:r>
        <w:r w:rsidR="00BB75D9">
          <w:rPr>
            <w:noProof/>
            <w:webHidden/>
          </w:rPr>
          <w:instrText xml:space="preserve"> PAGEREF _Toc517095757 \h </w:instrText>
        </w:r>
        <w:r w:rsidR="00BB75D9">
          <w:rPr>
            <w:noProof/>
            <w:webHidden/>
          </w:rPr>
        </w:r>
        <w:r w:rsidR="00BB75D9">
          <w:rPr>
            <w:noProof/>
            <w:webHidden/>
          </w:rPr>
          <w:fldChar w:fldCharType="separate"/>
        </w:r>
        <w:r w:rsidR="00DC19C7">
          <w:rPr>
            <w:noProof/>
            <w:webHidden/>
          </w:rPr>
          <w:t>49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8"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w:t>
        </w:r>
        <w:r w:rsidR="00BB75D9" w:rsidRPr="00F45FE3">
          <w:rPr>
            <w:rStyle w:val="Hyperlink"/>
            <w:noProof/>
          </w:rPr>
          <w:t xml:space="preserve"> : DXE - Function States</w:t>
        </w:r>
        <w:r w:rsidR="00BB75D9">
          <w:rPr>
            <w:noProof/>
            <w:webHidden/>
          </w:rPr>
          <w:tab/>
        </w:r>
        <w:r w:rsidR="00BB75D9">
          <w:rPr>
            <w:noProof/>
            <w:webHidden/>
          </w:rPr>
          <w:fldChar w:fldCharType="begin"/>
        </w:r>
        <w:r w:rsidR="00BB75D9">
          <w:rPr>
            <w:noProof/>
            <w:webHidden/>
          </w:rPr>
          <w:instrText xml:space="preserve"> PAGEREF _Toc517095758 \h </w:instrText>
        </w:r>
        <w:r w:rsidR="00BB75D9">
          <w:rPr>
            <w:noProof/>
            <w:webHidden/>
          </w:rPr>
        </w:r>
        <w:r w:rsidR="00BB75D9">
          <w:rPr>
            <w:noProof/>
            <w:webHidden/>
          </w:rPr>
          <w:fldChar w:fldCharType="separate"/>
        </w:r>
        <w:r w:rsidR="00DC19C7">
          <w:rPr>
            <w:noProof/>
            <w:webHidden/>
          </w:rPr>
          <w:t>52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59"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2</w:t>
        </w:r>
        <w:r w:rsidR="00BB75D9" w:rsidRPr="00F45FE3">
          <w:rPr>
            <w:rStyle w:val="Hyperlink"/>
            <w:noProof/>
          </w:rPr>
          <w:t xml:space="preserve"> : DXE – Conditions / Commands</w:t>
        </w:r>
        <w:r w:rsidR="00BB75D9">
          <w:rPr>
            <w:noProof/>
            <w:webHidden/>
          </w:rPr>
          <w:tab/>
        </w:r>
        <w:r w:rsidR="00BB75D9">
          <w:rPr>
            <w:noProof/>
            <w:webHidden/>
          </w:rPr>
          <w:fldChar w:fldCharType="begin"/>
        </w:r>
        <w:r w:rsidR="00BB75D9">
          <w:rPr>
            <w:noProof/>
            <w:webHidden/>
          </w:rPr>
          <w:instrText xml:space="preserve"> PAGEREF _Toc517095759 \h </w:instrText>
        </w:r>
        <w:r w:rsidR="00BB75D9">
          <w:rPr>
            <w:noProof/>
            <w:webHidden/>
          </w:rPr>
        </w:r>
        <w:r w:rsidR="00BB75D9">
          <w:rPr>
            <w:noProof/>
            <w:webHidden/>
          </w:rPr>
          <w:fldChar w:fldCharType="separate"/>
        </w:r>
        <w:r w:rsidR="00DC19C7">
          <w:rPr>
            <w:noProof/>
            <w:webHidden/>
          </w:rPr>
          <w:t>52</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0"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3</w:t>
        </w:r>
        <w:r w:rsidR="00BB75D9" w:rsidRPr="00F45FE3">
          <w:rPr>
            <w:rStyle w:val="Hyperlink"/>
            <w:noProof/>
          </w:rPr>
          <w:t xml:space="preserve"> : DXE – Tuning Parameters</w:t>
        </w:r>
        <w:r w:rsidR="00BB75D9">
          <w:rPr>
            <w:noProof/>
            <w:webHidden/>
          </w:rPr>
          <w:tab/>
        </w:r>
        <w:r w:rsidR="00BB75D9">
          <w:rPr>
            <w:noProof/>
            <w:webHidden/>
          </w:rPr>
          <w:fldChar w:fldCharType="begin"/>
        </w:r>
        <w:r w:rsidR="00BB75D9">
          <w:rPr>
            <w:noProof/>
            <w:webHidden/>
          </w:rPr>
          <w:instrText xml:space="preserve"> PAGEREF _Toc517095760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1"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4</w:t>
        </w:r>
        <w:r w:rsidR="00BB75D9" w:rsidRPr="00F45FE3">
          <w:rPr>
            <w:rStyle w:val="Hyperlink"/>
            <w:noProof/>
          </w:rPr>
          <w:t xml:space="preserve"> : DXE – Field I/O</w:t>
        </w:r>
        <w:r w:rsidR="00BB75D9">
          <w:rPr>
            <w:noProof/>
            <w:webHidden/>
          </w:rPr>
          <w:tab/>
        </w:r>
        <w:r w:rsidR="00BB75D9">
          <w:rPr>
            <w:noProof/>
            <w:webHidden/>
          </w:rPr>
          <w:fldChar w:fldCharType="begin"/>
        </w:r>
        <w:r w:rsidR="00BB75D9">
          <w:rPr>
            <w:noProof/>
            <w:webHidden/>
          </w:rPr>
          <w:instrText xml:space="preserve"> PAGEREF _Toc517095761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2"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5</w:t>
        </w:r>
        <w:r w:rsidR="00BB75D9" w:rsidRPr="00F45FE3">
          <w:rPr>
            <w:rStyle w:val="Hyperlink"/>
            <w:noProof/>
          </w:rPr>
          <w:t xml:space="preserve"> : DXE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_Toc517095762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3"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6</w:t>
        </w:r>
        <w:r w:rsidR="00BB75D9" w:rsidRPr="00F45FE3">
          <w:rPr>
            <w:rStyle w:val="Hyperlink"/>
            <w:noProof/>
          </w:rPr>
          <w:t xml:space="preserve"> : DXE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_Toc517095763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4"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7</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_Toc517095764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5"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8</w:t>
        </w:r>
        <w:r w:rsidR="00BB75D9" w:rsidRPr="00F45FE3">
          <w:rPr>
            <w:rStyle w:val="Hyperlink"/>
            <w:noProof/>
          </w:rPr>
          <w:t xml:space="preserve"> : DXE – SCADA Display Alarms.</w:t>
        </w:r>
        <w:r w:rsidR="00BB75D9">
          <w:rPr>
            <w:noProof/>
            <w:webHidden/>
          </w:rPr>
          <w:tab/>
        </w:r>
        <w:r w:rsidR="00BB75D9">
          <w:rPr>
            <w:noProof/>
            <w:webHidden/>
          </w:rPr>
          <w:fldChar w:fldCharType="begin"/>
        </w:r>
        <w:r w:rsidR="00BB75D9">
          <w:rPr>
            <w:noProof/>
            <w:webHidden/>
          </w:rPr>
          <w:instrText xml:space="preserve"> PAGEREF _Toc517095765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6"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9</w:t>
        </w:r>
        <w:r w:rsidR="00BB75D9" w:rsidRPr="00F45FE3">
          <w:rPr>
            <w:rStyle w:val="Hyperlink"/>
            <w:noProof/>
          </w:rPr>
          <w:t xml:space="preserve"> : DXE Icon Operational States</w:t>
        </w:r>
        <w:r w:rsidR="00BB75D9">
          <w:rPr>
            <w:noProof/>
            <w:webHidden/>
          </w:rPr>
          <w:tab/>
        </w:r>
        <w:r w:rsidR="00BB75D9">
          <w:rPr>
            <w:noProof/>
            <w:webHidden/>
          </w:rPr>
          <w:fldChar w:fldCharType="begin"/>
        </w:r>
        <w:r w:rsidR="00BB75D9">
          <w:rPr>
            <w:noProof/>
            <w:webHidden/>
          </w:rPr>
          <w:instrText xml:space="preserve"> PAGEREF _Toc517095766 \h </w:instrText>
        </w:r>
        <w:r w:rsidR="00BB75D9">
          <w:rPr>
            <w:noProof/>
            <w:webHidden/>
          </w:rPr>
        </w:r>
        <w:r w:rsidR="00BB75D9">
          <w:rPr>
            <w:noProof/>
            <w:webHidden/>
          </w:rPr>
          <w:fldChar w:fldCharType="separate"/>
        </w:r>
        <w:r w:rsidR="00DC19C7">
          <w:rPr>
            <w:noProof/>
            <w:webHidden/>
          </w:rPr>
          <w:t>56</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7"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10</w:t>
        </w:r>
        <w:r w:rsidR="00BB75D9" w:rsidRPr="00F45FE3">
          <w:rPr>
            <w:rStyle w:val="Hyperlink"/>
            <w:noProof/>
          </w:rPr>
          <w:t xml:space="preserve"> : DXE - SCADA Display Commands</w:t>
        </w:r>
        <w:r w:rsidR="00BB75D9">
          <w:rPr>
            <w:noProof/>
            <w:webHidden/>
          </w:rPr>
          <w:tab/>
        </w:r>
        <w:r w:rsidR="00BB75D9">
          <w:rPr>
            <w:noProof/>
            <w:webHidden/>
          </w:rPr>
          <w:fldChar w:fldCharType="begin"/>
        </w:r>
        <w:r w:rsidR="00BB75D9">
          <w:rPr>
            <w:noProof/>
            <w:webHidden/>
          </w:rPr>
          <w:instrText xml:space="preserve"> PAGEREF _Toc517095767 \h </w:instrText>
        </w:r>
        <w:r w:rsidR="00BB75D9">
          <w:rPr>
            <w:noProof/>
            <w:webHidden/>
          </w:rPr>
        </w:r>
        <w:r w:rsidR="00BB75D9">
          <w:rPr>
            <w:noProof/>
            <w:webHidden/>
          </w:rPr>
          <w:fldChar w:fldCharType="separate"/>
        </w:r>
        <w:r w:rsidR="00DC19C7">
          <w:rPr>
            <w:noProof/>
            <w:webHidden/>
          </w:rPr>
          <w:t>59</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8"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11</w:t>
        </w:r>
        <w:r w:rsidR="00BB75D9" w:rsidRPr="00F45FE3">
          <w:rPr>
            <w:rStyle w:val="Hyperlink"/>
            <w:noProof/>
          </w:rPr>
          <w:t xml:space="preserve"> : DXE - SCADA Display Status</w:t>
        </w:r>
        <w:r w:rsidR="00BB75D9">
          <w:rPr>
            <w:noProof/>
            <w:webHidden/>
          </w:rPr>
          <w:tab/>
        </w:r>
        <w:r w:rsidR="00BB75D9">
          <w:rPr>
            <w:noProof/>
            <w:webHidden/>
          </w:rPr>
          <w:fldChar w:fldCharType="begin"/>
        </w:r>
        <w:r w:rsidR="00BB75D9">
          <w:rPr>
            <w:noProof/>
            <w:webHidden/>
          </w:rPr>
          <w:instrText xml:space="preserve"> PAGEREF _Toc517095768 \h </w:instrText>
        </w:r>
        <w:r w:rsidR="00BB75D9">
          <w:rPr>
            <w:noProof/>
            <w:webHidden/>
          </w:rPr>
        </w:r>
        <w:r w:rsidR="00BB75D9">
          <w:rPr>
            <w:noProof/>
            <w:webHidden/>
          </w:rPr>
          <w:fldChar w:fldCharType="separate"/>
        </w:r>
        <w:r w:rsidR="00DC19C7">
          <w:rPr>
            <w:noProof/>
            <w:webHidden/>
          </w:rPr>
          <w:t>60</w:t>
        </w:r>
        <w:r w:rsidR="00BB75D9">
          <w:rPr>
            <w:noProof/>
            <w:webHidden/>
          </w:rPr>
          <w:fldChar w:fldCharType="end"/>
        </w:r>
      </w:hyperlink>
    </w:p>
    <w:p w:rsidR="00BB75D9" w:rsidRDefault="00FA79E6">
      <w:pPr>
        <w:pStyle w:val="TableofFigures"/>
        <w:rPr>
          <w:rFonts w:asciiTheme="minorHAnsi" w:eastAsiaTheme="minorEastAsia" w:hAnsiTheme="minorHAnsi"/>
          <w:noProof/>
          <w:lang w:eastAsia="en-AU"/>
        </w:rPr>
      </w:pPr>
      <w:hyperlink w:anchor="_Toc517095769" w:history="1">
        <w:r w:rsidR="00BB75D9" w:rsidRPr="00F45FE3">
          <w:rPr>
            <w:rStyle w:val="Hyperlink"/>
            <w:noProof/>
          </w:rPr>
          <w:t xml:space="preserve">Table </w:t>
        </w:r>
        <w:r w:rsidR="00BB75D9" w:rsidRPr="00F45FE3">
          <w:rPr>
            <w:rStyle w:val="Hyperlink"/>
            <w:noProof/>
            <w:lang w:val="fr-FR"/>
          </w:rPr>
          <w:t>18</w:t>
        </w:r>
        <w:r w:rsidR="00BB75D9" w:rsidRPr="00F45FE3">
          <w:rPr>
            <w:rStyle w:val="Hyperlink"/>
            <w:noProof/>
            <w:lang w:val="fr-FR"/>
          </w:rPr>
          <w:noBreakHyphen/>
          <w:t>1</w:t>
        </w:r>
        <w:r w:rsidR="00BB75D9" w:rsidRPr="00F45FE3">
          <w:rPr>
            <w:rStyle w:val="Hyperlink"/>
            <w:noProof/>
          </w:rPr>
          <w:t xml:space="preserve"> : Documentation</w:t>
        </w:r>
        <w:r w:rsidR="00BB75D9">
          <w:rPr>
            <w:noProof/>
            <w:webHidden/>
          </w:rPr>
          <w:tab/>
        </w:r>
        <w:r w:rsidR="00BB75D9">
          <w:rPr>
            <w:noProof/>
            <w:webHidden/>
          </w:rPr>
          <w:fldChar w:fldCharType="begin"/>
        </w:r>
        <w:r w:rsidR="00BB75D9">
          <w:rPr>
            <w:noProof/>
            <w:webHidden/>
          </w:rPr>
          <w:instrText xml:space="preserve"> PAGEREF _Toc517095769 \h </w:instrText>
        </w:r>
        <w:r w:rsidR="00BB75D9">
          <w:rPr>
            <w:noProof/>
            <w:webHidden/>
          </w:rPr>
        </w:r>
        <w:r w:rsidR="00BB75D9">
          <w:rPr>
            <w:noProof/>
            <w:webHidden/>
          </w:rPr>
          <w:fldChar w:fldCharType="separate"/>
        </w:r>
        <w:r w:rsidR="00DC19C7">
          <w:rPr>
            <w:noProof/>
            <w:webHidden/>
          </w:rPr>
          <w:t>63</w:t>
        </w:r>
        <w:r w:rsidR="00BB75D9">
          <w:rPr>
            <w:noProof/>
            <w:webHidden/>
          </w:rPr>
          <w:fldChar w:fldCharType="end"/>
        </w:r>
      </w:hyperlink>
    </w:p>
    <w:p w:rsidR="00DD0C27" w:rsidRPr="00AF1C6F" w:rsidRDefault="0052749E" w:rsidP="007F02FA">
      <w:pPr>
        <w:pStyle w:val="TableofFigures"/>
      </w:pPr>
      <w:r w:rsidRPr="00AF1C6F">
        <w:fldChar w:fldCharType="end"/>
      </w:r>
    </w:p>
    <w:p w:rsidR="00BB75D9" w:rsidRDefault="00024D8A">
      <w:pPr>
        <w:pStyle w:val="TableofFigures"/>
        <w:rPr>
          <w:rFonts w:asciiTheme="minorHAnsi" w:eastAsiaTheme="minorEastAsia" w:hAnsiTheme="minorHAnsi"/>
          <w:noProof/>
          <w:lang w:eastAsia="en-AU"/>
        </w:rPr>
      </w:pPr>
      <w:r w:rsidRPr="00AF1C6F">
        <w:fldChar w:fldCharType="begin"/>
      </w:r>
      <w:r w:rsidRPr="00AF1C6F">
        <w:instrText xml:space="preserve"> TOC \n \h \z \c "Table A-" </w:instrText>
      </w:r>
      <w:r w:rsidRPr="00AF1C6F">
        <w:fldChar w:fldCharType="separate"/>
      </w:r>
      <w:hyperlink w:anchor="_Toc517095774" w:history="1">
        <w:r w:rsidR="00BB75D9" w:rsidRPr="00C60552">
          <w:rPr>
            <w:rStyle w:val="Hyperlink"/>
            <w:noProof/>
          </w:rPr>
          <w:t>Table A-1 : Applicable Documentation</w:t>
        </w:r>
      </w:hyperlink>
    </w:p>
    <w:p w:rsidR="00024D8A" w:rsidRPr="00AF1C6F" w:rsidRDefault="00024D8A" w:rsidP="00024D8A">
      <w:pPr>
        <w:pStyle w:val="TableofFigures"/>
      </w:pPr>
      <w:r w:rsidRPr="00AF1C6F">
        <w:fldChar w:fldCharType="end"/>
      </w:r>
    </w:p>
    <w:p w:rsidR="00BB75D9" w:rsidRDefault="005C4DD9">
      <w:pPr>
        <w:pStyle w:val="TableofFigures"/>
        <w:rPr>
          <w:rFonts w:asciiTheme="minorHAnsi" w:eastAsiaTheme="minorEastAsia" w:hAnsiTheme="minorHAnsi"/>
          <w:noProof/>
          <w:lang w:eastAsia="en-AU"/>
        </w:rPr>
      </w:pPr>
      <w:r w:rsidRPr="00AF1C6F">
        <w:fldChar w:fldCharType="begin"/>
      </w:r>
      <w:r>
        <w:instrText xml:space="preserve"> TOC \n \h \z \c "Table E</w:instrText>
      </w:r>
      <w:r w:rsidRPr="00AF1C6F">
        <w:instrText xml:space="preserve">-" </w:instrText>
      </w:r>
      <w:r w:rsidRPr="00AF1C6F">
        <w:fldChar w:fldCharType="separate"/>
      </w:r>
      <w:hyperlink w:anchor="_Toc517095770" w:history="1">
        <w:r w:rsidR="00BB75D9" w:rsidRPr="0033738F">
          <w:rPr>
            <w:rStyle w:val="Hyperlink"/>
            <w:noProof/>
          </w:rPr>
          <w:t>Table E- 1 : Exit Light with Strobe (EXL) Asset List</w:t>
        </w:r>
      </w:hyperlink>
    </w:p>
    <w:p w:rsidR="00BB75D9" w:rsidRDefault="00FA79E6">
      <w:pPr>
        <w:pStyle w:val="TableofFigures"/>
        <w:rPr>
          <w:rFonts w:asciiTheme="minorHAnsi" w:eastAsiaTheme="minorEastAsia" w:hAnsiTheme="minorHAnsi"/>
          <w:noProof/>
          <w:lang w:eastAsia="en-AU"/>
        </w:rPr>
      </w:pPr>
      <w:hyperlink w:anchor="_Toc517095771" w:history="1">
        <w:r w:rsidR="00BB75D9" w:rsidRPr="0033738F">
          <w:rPr>
            <w:rStyle w:val="Hyperlink"/>
            <w:noProof/>
          </w:rPr>
          <w:t>Table E- 2 : Door Location Light (DLL) Asset List</w:t>
        </w:r>
      </w:hyperlink>
    </w:p>
    <w:p w:rsidR="00BB75D9" w:rsidRDefault="00FA79E6">
      <w:pPr>
        <w:pStyle w:val="TableofFigures"/>
        <w:rPr>
          <w:rFonts w:asciiTheme="minorHAnsi" w:eastAsiaTheme="minorEastAsia" w:hAnsiTheme="minorHAnsi"/>
          <w:noProof/>
          <w:lang w:eastAsia="en-AU"/>
        </w:rPr>
      </w:pPr>
      <w:hyperlink w:anchor="_Toc517095772" w:history="1">
        <w:r w:rsidR="00BB75D9" w:rsidRPr="0033738F">
          <w:rPr>
            <w:rStyle w:val="Hyperlink"/>
            <w:noProof/>
          </w:rPr>
          <w:t>Table E- 3 : Low Level Light (LLE) Asset List</w:t>
        </w:r>
      </w:hyperlink>
    </w:p>
    <w:p w:rsidR="00BB75D9" w:rsidRDefault="00FA79E6">
      <w:pPr>
        <w:pStyle w:val="TableofFigures"/>
        <w:rPr>
          <w:rFonts w:asciiTheme="minorHAnsi" w:eastAsiaTheme="minorEastAsia" w:hAnsiTheme="minorHAnsi"/>
          <w:noProof/>
          <w:lang w:eastAsia="en-AU"/>
        </w:rPr>
      </w:pPr>
      <w:hyperlink w:anchor="_Toc517095773" w:history="1">
        <w:r w:rsidR="00BB75D9" w:rsidRPr="0033738F">
          <w:rPr>
            <w:rStyle w:val="Hyperlink"/>
            <w:noProof/>
          </w:rPr>
          <w:t>Table E- 4 : Directional Exit Light (DXE) Asset List</w:t>
        </w:r>
      </w:hyperlink>
    </w:p>
    <w:p w:rsidR="00DD0C27" w:rsidRPr="00AF1C6F" w:rsidRDefault="005C4DD9" w:rsidP="005C4DD9">
      <w:pPr>
        <w:pStyle w:val="TableofFigures"/>
      </w:pPr>
      <w:r w:rsidRPr="00AF1C6F">
        <w:fldChar w:fldCharType="end"/>
      </w:r>
    </w:p>
    <w:p w:rsidR="009617F7" w:rsidRPr="00AF1C6F" w:rsidRDefault="009617F7" w:rsidP="007F02FA">
      <w:pPr>
        <w:pStyle w:val="TableofFigures"/>
      </w:pPr>
      <w:r w:rsidRPr="00AF1C6F">
        <w:br w:type="page"/>
      </w:r>
    </w:p>
    <w:p w:rsidR="009617F7" w:rsidRPr="00AF1C6F" w:rsidRDefault="00584CC9" w:rsidP="00A50FF3">
      <w:pPr>
        <w:pStyle w:val="HeadingnoNumber"/>
      </w:pPr>
      <w:bookmarkStart w:id="39" w:name="_Toc364080857"/>
      <w:bookmarkStart w:id="40" w:name="_Toc364929416"/>
      <w:bookmarkStart w:id="41" w:name="_Toc376787054"/>
      <w:bookmarkStart w:id="42" w:name="_Toc412710383"/>
      <w:r w:rsidRPr="00AF1C6F">
        <w:lastRenderedPageBreak/>
        <w:t xml:space="preserve">Standard </w:t>
      </w:r>
      <w:r w:rsidR="009617F7" w:rsidRPr="00AF1C6F">
        <w:t>Terms and Definitions</w:t>
      </w:r>
      <w:bookmarkEnd w:id="39"/>
      <w:bookmarkEnd w:id="40"/>
      <w:bookmarkEnd w:id="41"/>
      <w:bookmarkEnd w:id="42"/>
    </w:p>
    <w:tbl>
      <w:tblPr>
        <w:tblStyle w:val="ReportTable"/>
        <w:tblW w:w="0" w:type="auto"/>
        <w:tblLook w:val="04A0" w:firstRow="1" w:lastRow="0" w:firstColumn="1" w:lastColumn="0" w:noHBand="0" w:noVBand="1"/>
      </w:tblPr>
      <w:tblGrid>
        <w:gridCol w:w="2196"/>
        <w:gridCol w:w="7046"/>
      </w:tblGrid>
      <w:tr w:rsidR="009617F7"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t>Term</w:t>
            </w:r>
          </w:p>
        </w:tc>
        <w:tc>
          <w:tcPr>
            <w:tcW w:w="7046" w:type="dxa"/>
          </w:tcPr>
          <w:p w:rsidR="009617F7" w:rsidRPr="00AF1C6F" w:rsidRDefault="009617F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Definition</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ASJV</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Aurecon and SMEC Design Joint Venture in association with Golder Associates</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BYCA</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Bouygues Construction Australia Pty</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Client</w:t>
            </w:r>
          </w:p>
        </w:tc>
        <w:tc>
          <w:tcPr>
            <w:tcW w:w="7046" w:type="dxa"/>
          </w:tcPr>
          <w:p w:rsidR="009617F7" w:rsidRPr="00AF1C6F" w:rsidRDefault="004C6348"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w:t>
            </w:r>
            <w:r w:rsidR="009617F7" w:rsidRPr="00AF1C6F">
              <w:t xml:space="preserve">Connex Project Company and </w:t>
            </w:r>
            <w:r w:rsidRPr="00AF1C6F">
              <w:t>North</w:t>
            </w:r>
            <w:r w:rsidR="009617F7" w:rsidRPr="00AF1C6F">
              <w:t>Connex State Works Contractor (together the Project Company Group)</w:t>
            </w:r>
            <w:r w:rsidR="00841478" w:rsidRPr="00AF1C6F">
              <w:t xml:space="preserve"> under the </w:t>
            </w:r>
            <w:r w:rsidRPr="00AF1C6F">
              <w:t>North</w:t>
            </w:r>
            <w:r w:rsidR="00841478" w:rsidRPr="00AF1C6F">
              <w:t>Connex D&amp;C Deed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D&amp;C</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Design and Construction</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DCD</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Developed Concept Design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Deed</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As appropriate to the defined scope of the </w:t>
            </w:r>
            <w:r w:rsidR="004C6348" w:rsidRPr="00AF1C6F">
              <w:t>North</w:t>
            </w:r>
            <w:r w:rsidRPr="00AF1C6F">
              <w:t>Connex D&amp;C Deed</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FDD</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Final Design Documentation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IFC</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Issued For Construction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LLBJV</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Lend Lease Bouygues Joint Venture (Contractor)</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LLEMS</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Lend Lease Engineering Management System</w:t>
            </w:r>
          </w:p>
        </w:tc>
      </w:tr>
      <w:tr w:rsidR="00A72DB1"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M&amp;E</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Mechanical and Electrical</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NCX</w:t>
            </w:r>
          </w:p>
        </w:tc>
        <w:tc>
          <w:tcPr>
            <w:tcW w:w="7046" w:type="dxa"/>
          </w:tcPr>
          <w:p w:rsidR="009617F7" w:rsidRPr="00AF1C6F" w:rsidRDefault="004C6348"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w:t>
            </w:r>
            <w:r w:rsidR="009617F7" w:rsidRPr="00AF1C6F">
              <w:t>Connex</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NSW</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New </w:t>
            </w:r>
            <w:r w:rsidR="004C6348" w:rsidRPr="00AF1C6F">
              <w:t>South</w:t>
            </w:r>
            <w:r w:rsidRPr="00AF1C6F">
              <w:t xml:space="preserve"> Wales</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O&amp;M</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Operation and Maintenance</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PMP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Project Management Plan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PMS</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Project Management System</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 xml:space="preserve">Project </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NorthConnex </w:t>
            </w:r>
            <w:r w:rsidR="00841478" w:rsidRPr="00AF1C6F">
              <w:t>Project</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Project Company</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Company Pty Ltd, which acts on behalf of the Client’s under the NCX D&amp;C Deed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Project Company Group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Company Pty Ltd (Project Company) and</w:t>
            </w:r>
          </w:p>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State Works Contractor Pty Ltd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QP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Quality Plan</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RMS</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Roads and Maritime Services (Formerly known was RTA)</w:t>
            </w:r>
          </w:p>
        </w:tc>
      </w:tr>
      <w:tr w:rsidR="001757DF"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SDD</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Substantial Detailed Design</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Sub IC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Sub Independent Certifier - APP Corporation Pty Limited engaged in accordance with either the NCX or M2I Sub Deed of Appointment of Independent Certifier.</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SWTC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As appropriate to the defined scope of the Scope of Works &amp; Technical Criteria defined as Exhibit A under the NorthConnex D&amp;C Deed</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TMC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The New South Wales Transport Management Centre at Eveleigh</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WoL</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Whole of Life</w:t>
            </w:r>
          </w:p>
        </w:tc>
      </w:tr>
    </w:tbl>
    <w:p w:rsidR="001A2A4C" w:rsidRPr="00AF1C6F" w:rsidRDefault="001A2A4C" w:rsidP="00584CC9">
      <w:pPr>
        <w:pStyle w:val="HeadingnoNumber"/>
      </w:pPr>
    </w:p>
    <w:p w:rsidR="001A2A4C" w:rsidRPr="00AF1C6F" w:rsidRDefault="001A2A4C">
      <w:pPr>
        <w:rPr>
          <w:b/>
          <w:color w:val="52A74A"/>
          <w:sz w:val="32"/>
        </w:rPr>
      </w:pPr>
      <w:r w:rsidRPr="00AF1C6F">
        <w:br w:type="page"/>
      </w:r>
    </w:p>
    <w:p w:rsidR="00584CC9" w:rsidRPr="00AF1C6F" w:rsidRDefault="00584CC9" w:rsidP="00584CC9">
      <w:pPr>
        <w:pStyle w:val="HeadingnoNumber"/>
      </w:pPr>
      <w:r w:rsidRPr="00AF1C6F">
        <w:lastRenderedPageBreak/>
        <w:t>Abbreviations</w:t>
      </w:r>
    </w:p>
    <w:tbl>
      <w:tblPr>
        <w:tblStyle w:val="ReportTable"/>
        <w:tblW w:w="0" w:type="auto"/>
        <w:tblLook w:val="04A0" w:firstRow="1" w:lastRow="0" w:firstColumn="1" w:lastColumn="0" w:noHBand="0" w:noVBand="1"/>
      </w:tblPr>
      <w:tblGrid>
        <w:gridCol w:w="2196"/>
        <w:gridCol w:w="7046"/>
      </w:tblGrid>
      <w:tr w:rsidR="00DC14D8" w:rsidRPr="00AF1C6F" w:rsidTr="001A4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rsidR="00DC14D8" w:rsidRPr="00AF1C6F" w:rsidRDefault="00DC14D8" w:rsidP="001561A5">
            <w:pPr>
              <w:pStyle w:val="TableText"/>
              <w:rPr>
                <w:b w:val="0"/>
              </w:rPr>
            </w:pPr>
            <w:r w:rsidRPr="00AF1C6F">
              <w:t>Abbreviation</w:t>
            </w:r>
          </w:p>
        </w:tc>
        <w:tc>
          <w:tcPr>
            <w:tcW w:w="7046" w:type="dxa"/>
          </w:tcPr>
          <w:p w:rsidR="00DC14D8" w:rsidRPr="00AF1C6F" w:rsidRDefault="00DC14D8"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Definition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CP</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Cross Passage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DLL</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Door Location Light</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DOL</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Direct Online</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DRS</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Disaster Recovery Site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DXE</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Directional Exit Light</w:t>
            </w:r>
          </w:p>
        </w:tc>
      </w:tr>
      <w:tr w:rsidR="009A7C5C"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A7C5C" w:rsidRPr="00AF1C6F" w:rsidRDefault="00E13382" w:rsidP="001561A5">
            <w:pPr>
              <w:pStyle w:val="TableText"/>
              <w:rPr>
                <w:b w:val="0"/>
              </w:rPr>
            </w:pPr>
            <w:r w:rsidRPr="00AF1C6F">
              <w:rPr>
                <w:b w:val="0"/>
              </w:rPr>
              <w:t>E</w:t>
            </w:r>
            <w:r w:rsidR="009A7C5C" w:rsidRPr="00AF1C6F">
              <w:rPr>
                <w:b w:val="0"/>
              </w:rPr>
              <w:t>R</w:t>
            </w:r>
          </w:p>
        </w:tc>
        <w:tc>
          <w:tcPr>
            <w:tcW w:w="7046" w:type="dxa"/>
            <w:vAlign w:val="top"/>
          </w:tcPr>
          <w:p w:rsidR="009A7C5C" w:rsidRPr="00AF1C6F" w:rsidRDefault="00E1338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Electrical </w:t>
            </w:r>
            <w:r w:rsidR="009A7C5C" w:rsidRPr="00AF1C6F">
              <w:t>Room</w:t>
            </w:r>
            <w:r w:rsidRPr="00AF1C6F">
              <w:t xml:space="preserve"> (within cross passage)</w:t>
            </w:r>
          </w:p>
        </w:tc>
      </w:tr>
      <w:tr w:rsidR="007113F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7113FF" w:rsidRPr="00AF1C6F" w:rsidRDefault="007113FF" w:rsidP="001561A5">
            <w:pPr>
              <w:pStyle w:val="TableText"/>
              <w:rPr>
                <w:b w:val="0"/>
              </w:rPr>
            </w:pPr>
            <w:r w:rsidRPr="00AF1C6F">
              <w:rPr>
                <w:b w:val="0"/>
              </w:rPr>
              <w:t>ELC</w:t>
            </w:r>
          </w:p>
        </w:tc>
        <w:tc>
          <w:tcPr>
            <w:tcW w:w="7046" w:type="dxa"/>
            <w:vAlign w:val="top"/>
          </w:tcPr>
          <w:p w:rsidR="007113FF" w:rsidRPr="00AF1C6F" w:rsidRDefault="007113FF"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Lighting Coordination</w:t>
            </w:r>
          </w:p>
        </w:tc>
      </w:tr>
      <w:tr w:rsidR="003E7629"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3E7629" w:rsidRPr="00AF1C6F" w:rsidRDefault="003E7629" w:rsidP="001561A5">
            <w:pPr>
              <w:pStyle w:val="TableText"/>
              <w:rPr>
                <w:b w:val="0"/>
              </w:rPr>
            </w:pPr>
            <w:r w:rsidRPr="00AF1C6F">
              <w:rPr>
                <w:b w:val="0"/>
              </w:rPr>
              <w:t>ELZ</w:t>
            </w:r>
          </w:p>
        </w:tc>
        <w:tc>
          <w:tcPr>
            <w:tcW w:w="7046" w:type="dxa"/>
            <w:vAlign w:val="top"/>
          </w:tcPr>
          <w:p w:rsidR="003E7629" w:rsidRPr="00AF1C6F" w:rsidRDefault="003E7629"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Lighting Zone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EXL</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Exit Light</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GUI</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Graphical User Interface</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I/O</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Input / Output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IMS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Incident Management System</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LAN</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Local Area Network</w:t>
            </w:r>
          </w:p>
        </w:tc>
      </w:tr>
      <w:tr w:rsidR="007113F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7113FF" w:rsidRPr="00AF1C6F" w:rsidRDefault="007113FF" w:rsidP="001561A5">
            <w:pPr>
              <w:pStyle w:val="TableText"/>
              <w:rPr>
                <w:b w:val="0"/>
              </w:rPr>
            </w:pPr>
            <w:r w:rsidRPr="00AF1C6F">
              <w:rPr>
                <w:b w:val="0"/>
              </w:rPr>
              <w:t>LLE</w:t>
            </w:r>
          </w:p>
        </w:tc>
        <w:tc>
          <w:tcPr>
            <w:tcW w:w="7046" w:type="dxa"/>
            <w:vAlign w:val="top"/>
          </w:tcPr>
          <w:p w:rsidR="007113FF" w:rsidRPr="00AF1C6F" w:rsidRDefault="007113FF" w:rsidP="001561A5">
            <w:pPr>
              <w:pStyle w:val="TableText"/>
              <w:cnfStyle w:val="000000000000" w:firstRow="0" w:lastRow="0" w:firstColumn="0" w:lastColumn="0" w:oddVBand="0" w:evenVBand="0" w:oddHBand="0" w:evenHBand="0" w:firstRowFirstColumn="0" w:firstRowLastColumn="0" w:lastRowFirstColumn="0" w:lastRowLastColumn="0"/>
            </w:pPr>
            <w:r w:rsidRPr="00AF1C6F">
              <w:t>Low Level Emergency Light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MCC</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Control Centre</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MCS</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 Control Switchboard</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MNCS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Network Communication System</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PLC</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Programmable Logic Controller</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PMCS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Plant Monitoring and Control System </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SCADA</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Supervisory Control and </w:t>
            </w:r>
            <w:r w:rsidR="009A2896" w:rsidRPr="00AF1C6F">
              <w:t>D</w:t>
            </w:r>
            <w:r w:rsidRPr="00AF1C6F">
              <w:t>ata Acquisition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SEMP</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Engineering Management Plan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SSAR</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Safety Assurance Report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TMCS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Traffic Management and Control System</w:t>
            </w:r>
          </w:p>
        </w:tc>
      </w:tr>
    </w:tbl>
    <w:p w:rsidR="009617F7" w:rsidRPr="00AF1C6F" w:rsidRDefault="009617F7" w:rsidP="009617F7">
      <w:r w:rsidRPr="00AF1C6F">
        <w:br w:type="page"/>
      </w:r>
    </w:p>
    <w:p w:rsidR="008C1386" w:rsidRPr="00AF1C6F" w:rsidRDefault="008C1386" w:rsidP="008C1386">
      <w:pPr>
        <w:pStyle w:val="Heading1"/>
      </w:pPr>
      <w:bookmarkStart w:id="43" w:name="_Toc517095272"/>
      <w:r w:rsidRPr="00AF1C6F">
        <w:lastRenderedPageBreak/>
        <w:t>Introduction</w:t>
      </w:r>
      <w:bookmarkEnd w:id="43"/>
    </w:p>
    <w:p w:rsidR="008C1386" w:rsidRPr="00AF1C6F" w:rsidRDefault="008C1386" w:rsidP="008C1386">
      <w:pPr>
        <w:pStyle w:val="Heading2"/>
      </w:pPr>
      <w:bookmarkStart w:id="44" w:name="_Toc517095273"/>
      <w:r w:rsidRPr="00AF1C6F">
        <w:t>Project Background</w:t>
      </w:r>
      <w:bookmarkEnd w:id="44"/>
    </w:p>
    <w:p w:rsidR="008C1386" w:rsidRPr="004B5018" w:rsidRDefault="008C1386" w:rsidP="005C74C2">
      <w:pPr>
        <w:pStyle w:val="MainBodyText"/>
        <w:rPr>
          <w:color w:val="000000"/>
          <w:vertAlign w:val="subscript"/>
        </w:rPr>
      </w:pPr>
      <w:r w:rsidRPr="00AF1C6F">
        <w:t>The NorthConnex Project (formerly known as F3-M2 Link Project) will provide twin motorway tunnels around nine kilometres in length with a height clearance of 5.3 m and a speed limit of 80 km/h.</w:t>
      </w:r>
      <w:r w:rsidR="0094475F" w:rsidRPr="00AF1C6F">
        <w:t xml:space="preserve"> </w:t>
      </w:r>
      <w:r w:rsidRPr="00AF1C6F">
        <w:t>The tunnel M&amp;E Systems are designed for a two (2) off lane capacity in each direction.</w:t>
      </w:r>
      <w:r w:rsidR="001561A5" w:rsidRPr="001561A5">
        <w:rPr>
          <w:vanish/>
          <w:color w:val="0000FF"/>
          <w:vertAlign w:val="subscript"/>
        </w:rPr>
        <w:t xml:space="preserve"> [R0001]</w:t>
      </w:r>
    </w:p>
    <w:p w:rsidR="008C1386" w:rsidRPr="00AF1C6F" w:rsidRDefault="008C1386" w:rsidP="008C1386">
      <w:pPr>
        <w:pStyle w:val="Heading2"/>
      </w:pPr>
      <w:bookmarkStart w:id="45" w:name="_Toc517095274"/>
      <w:r w:rsidRPr="00AF1C6F">
        <w:t>Purpose</w:t>
      </w:r>
      <w:bookmarkEnd w:id="45"/>
    </w:p>
    <w:p w:rsidR="00BE5725" w:rsidRPr="004B5018" w:rsidRDefault="00BE5725" w:rsidP="00855F2A">
      <w:pPr>
        <w:pStyle w:val="MainBodyText"/>
        <w:rPr>
          <w:color w:val="000000"/>
          <w:vertAlign w:val="subscript"/>
        </w:rPr>
      </w:pPr>
      <w:r w:rsidRPr="00AF1C6F">
        <w:t>The Mechani</w:t>
      </w:r>
      <w:r w:rsidR="001331D3" w:rsidRPr="00AF1C6F">
        <w:t xml:space="preserve">cal &amp; Electrical </w:t>
      </w:r>
      <w:r w:rsidRPr="00AF1C6F">
        <w:t>Design Pl</w:t>
      </w:r>
      <w:r w:rsidR="001331D3" w:rsidRPr="00AF1C6F">
        <w:t>an includes a listing of all M&amp;E</w:t>
      </w:r>
      <w:r w:rsidRPr="00AF1C6F">
        <w:t xml:space="preserve"> design packages.</w:t>
      </w:r>
      <w:r w:rsidR="001561A5" w:rsidRPr="001561A5">
        <w:rPr>
          <w:vanish/>
          <w:color w:val="0000FF"/>
          <w:vertAlign w:val="subscript"/>
        </w:rPr>
        <w:t xml:space="preserve"> [R0002]</w:t>
      </w:r>
    </w:p>
    <w:p w:rsidR="00BE5725" w:rsidRPr="004B5018" w:rsidRDefault="00BE5725" w:rsidP="00855F2A">
      <w:pPr>
        <w:pStyle w:val="MainBodyText"/>
        <w:rPr>
          <w:color w:val="000000"/>
          <w:vertAlign w:val="subscript"/>
        </w:rPr>
      </w:pPr>
      <w:r w:rsidRPr="00AF1C6F">
        <w:t>The report has been developed to document the compliance of the design with the requirements of the NorthConnex Design and Construct Project Deed (the Deed), the Scope of Works and Technical Criteria (SWTC) and to document how the design achieves safety, functionality, reliability and maintenance objectives.</w:t>
      </w:r>
      <w:r w:rsidR="001561A5" w:rsidRPr="001561A5">
        <w:rPr>
          <w:vanish/>
          <w:color w:val="0000FF"/>
          <w:vertAlign w:val="subscript"/>
        </w:rPr>
        <w:t xml:space="preserve"> [R0003]</w:t>
      </w:r>
    </w:p>
    <w:p w:rsidR="00C95BDE" w:rsidRPr="004B5018" w:rsidRDefault="00C95BDE" w:rsidP="00C95BDE">
      <w:pPr>
        <w:pStyle w:val="MainBodyText"/>
        <w:rPr>
          <w:color w:val="000000"/>
          <w:vertAlign w:val="subscript"/>
        </w:rPr>
      </w:pPr>
      <w:r w:rsidRPr="00AF1C6F">
        <w:t xml:space="preserve">This functional specification will initially be produced during the SDD phase and then re-issued for </w:t>
      </w:r>
      <w:r w:rsidR="00051C1B" w:rsidRPr="00AF1C6F">
        <w:t xml:space="preserve">approval at </w:t>
      </w:r>
      <w:r w:rsidRPr="00AF1C6F">
        <w:t>FDD.</w:t>
      </w:r>
      <w:r w:rsidR="001561A5" w:rsidRPr="001561A5">
        <w:rPr>
          <w:vanish/>
          <w:color w:val="0000FF"/>
          <w:vertAlign w:val="subscript"/>
        </w:rPr>
        <w:t xml:space="preserve"> [R0004]</w:t>
      </w:r>
    </w:p>
    <w:p w:rsidR="004E5BA2" w:rsidRPr="00AF1C6F" w:rsidRDefault="004E5BA2" w:rsidP="00C95BDE">
      <w:pPr>
        <w:pStyle w:val="MainBodyText"/>
      </w:pPr>
    </w:p>
    <w:p w:rsidR="008C1386" w:rsidRPr="00AF1C6F" w:rsidRDefault="008C1386" w:rsidP="008C1386">
      <w:pPr>
        <w:pStyle w:val="Heading1"/>
      </w:pPr>
      <w:bookmarkStart w:id="46" w:name="_Toc517095275"/>
      <w:r w:rsidRPr="00AF1C6F">
        <w:t>Scope</w:t>
      </w:r>
      <w:bookmarkEnd w:id="46"/>
    </w:p>
    <w:p w:rsidR="008C1386" w:rsidRPr="00AF1C6F" w:rsidRDefault="008C1386" w:rsidP="008C1386">
      <w:pPr>
        <w:pStyle w:val="Heading2"/>
      </w:pPr>
      <w:bookmarkStart w:id="47" w:name="_Toc517095276"/>
      <w:r w:rsidRPr="00AF1C6F">
        <w:t>Design Scope</w:t>
      </w:r>
      <w:bookmarkEnd w:id="47"/>
    </w:p>
    <w:p w:rsidR="00465BFA" w:rsidRPr="004B5018" w:rsidRDefault="00D7677A" w:rsidP="00F559C6">
      <w:pPr>
        <w:rPr>
          <w:color w:val="000000"/>
          <w:vertAlign w:val="subscript"/>
        </w:rPr>
      </w:pPr>
      <w:r w:rsidRPr="00AF1C6F">
        <w:t>The Emergency Exit Lighting System provide</w:t>
      </w:r>
      <w:r w:rsidR="00AE2EDF" w:rsidRPr="00AF1C6F">
        <w:t>s</w:t>
      </w:r>
      <w:r w:rsidRPr="00AF1C6F">
        <w:t xml:space="preserve"> safe egress to personnel in the event of an incident. The Emergency Exit Lighting Control System will control directional exit lights, low level and passage entrance illumination to assist safe egress. </w:t>
      </w:r>
      <w:r w:rsidR="003E2FD8" w:rsidRPr="00AF1C6F">
        <w:t xml:space="preserve">The concept </w:t>
      </w:r>
      <w:r w:rsidR="0042665F" w:rsidRPr="00AF1C6F">
        <w:t xml:space="preserve">of egress </w:t>
      </w:r>
      <w:r w:rsidR="003E2FD8" w:rsidRPr="00AF1C6F">
        <w:t>management</w:t>
      </w:r>
      <w:r w:rsidR="0042665F" w:rsidRPr="00AF1C6F">
        <w:t xml:space="preserve"> </w:t>
      </w:r>
      <w:r w:rsidR="003E2FD8" w:rsidRPr="00AF1C6F">
        <w:t xml:space="preserve">is described in </w:t>
      </w:r>
      <w:r w:rsidR="002471AF" w:rsidRPr="00AF1C6F">
        <w:t>detail in “</w:t>
      </w:r>
      <w:r w:rsidR="003E2FD8" w:rsidRPr="00AF1C6F">
        <w:t>NCX-MEA-01-2960-FS-RP-0001, NCX Fire and Life Safety - Fire Engineering Report</w:t>
      </w:r>
      <w:r w:rsidR="002471AF" w:rsidRPr="00AF1C6F">
        <w:t>”</w:t>
      </w:r>
      <w:r w:rsidR="003E2FD8" w:rsidRPr="00AF1C6F">
        <w:t xml:space="preserve"> Sections 4 and 9</w:t>
      </w:r>
      <w:r w:rsidR="002471AF" w:rsidRPr="00AF1C6F">
        <w:t>,</w:t>
      </w:r>
      <w:r w:rsidR="003E2FD8" w:rsidRPr="00AF1C6F">
        <w:t xml:space="preserve"> and </w:t>
      </w:r>
      <w:r w:rsidR="00704209" w:rsidRPr="00AF1C6F">
        <w:t xml:space="preserve">is </w:t>
      </w:r>
      <w:r w:rsidR="003E2FD8" w:rsidRPr="00AF1C6F">
        <w:t>illustrated in the following diagram.</w:t>
      </w:r>
      <w:r w:rsidR="0048395E" w:rsidRPr="004301E3" w:rsidDel="0048395E">
        <w:t xml:space="preserve"> </w:t>
      </w:r>
      <w:r w:rsidR="001561A5" w:rsidRPr="001561A5">
        <w:rPr>
          <w:vanish/>
          <w:color w:val="0000FF"/>
          <w:vertAlign w:val="subscript"/>
        </w:rPr>
        <w:t xml:space="preserve"> [R0005]</w:t>
      </w:r>
    </w:p>
    <w:p w:rsidR="00F559C6" w:rsidRPr="004B5018" w:rsidRDefault="00561135" w:rsidP="00F559C6">
      <w:pPr>
        <w:rPr>
          <w:color w:val="000000"/>
          <w:vertAlign w:val="subscript"/>
        </w:rPr>
      </w:pPr>
      <w:r>
        <w:object w:dxaOrig="26537" w:dyaOrig="11246" w14:anchorId="5229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5pt;height:194.05pt" o:ole="">
            <v:imagedata r:id="rId12" o:title=""/>
          </v:shape>
          <o:OLEObject Type="Embed" ProgID="Visio.Drawing.11" ShapeID="_x0000_i1025" DrawAspect="Content" ObjectID="_1628945591" r:id="rId13"/>
        </w:object>
      </w:r>
      <w:r w:rsidR="001561A5" w:rsidRPr="001561A5">
        <w:rPr>
          <w:vanish/>
          <w:color w:val="0000FF"/>
          <w:vertAlign w:val="subscript"/>
        </w:rPr>
        <w:t xml:space="preserve"> [R0006]</w:t>
      </w:r>
    </w:p>
    <w:p w:rsidR="00D7677A" w:rsidRPr="004B5018" w:rsidRDefault="00B14A19" w:rsidP="00C95594">
      <w:pPr>
        <w:rPr>
          <w:color w:val="000000"/>
          <w:sz w:val="16"/>
          <w:szCs w:val="16"/>
          <w:vertAlign w:val="subscript"/>
        </w:rPr>
      </w:pPr>
      <w:r w:rsidRPr="00AF1C6F">
        <w:rPr>
          <w:sz w:val="16"/>
          <w:szCs w:val="16"/>
        </w:rPr>
        <w:t xml:space="preserve">Source: </w:t>
      </w:r>
      <w:r w:rsidR="00465BFA">
        <w:rPr>
          <w:sz w:val="16"/>
          <w:szCs w:val="16"/>
        </w:rPr>
        <w:t xml:space="preserve">Extracted and Modified from </w:t>
      </w:r>
      <w:r w:rsidRPr="00AF1C6F">
        <w:rPr>
          <w:sz w:val="16"/>
          <w:szCs w:val="16"/>
        </w:rPr>
        <w:t>NCX-MEA-01-2960-FS-RP-0001, NCX Fire and Life Safety - Fire Engineering Report.</w:t>
      </w:r>
      <w:r w:rsidR="001561A5" w:rsidRPr="001561A5">
        <w:rPr>
          <w:vanish/>
          <w:color w:val="0000FF"/>
          <w:sz w:val="16"/>
          <w:szCs w:val="16"/>
          <w:vertAlign w:val="subscript"/>
        </w:rPr>
        <w:t xml:space="preserve"> [R0007]</w:t>
      </w:r>
    </w:p>
    <w:p w:rsidR="00D7677A" w:rsidRPr="004B5018" w:rsidRDefault="00D7677A" w:rsidP="00D7677A">
      <w:pPr>
        <w:pStyle w:val="Caption"/>
        <w:rPr>
          <w:color w:val="000000"/>
          <w:vertAlign w:val="subscript"/>
          <w:lang w:val="en-AU"/>
        </w:rPr>
      </w:pPr>
      <w:bookmarkStart w:id="48" w:name="_Ref516836486"/>
      <w:bookmarkStart w:id="49" w:name="_Toc517095696"/>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2</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bookmarkEnd w:id="48"/>
      <w:r w:rsidRPr="00C95594">
        <w:rPr>
          <w:lang w:val="en-AU"/>
        </w:rPr>
        <w:t xml:space="preserve"> </w:t>
      </w:r>
      <w:r w:rsidR="00A547E8" w:rsidRPr="00C95594">
        <w:rPr>
          <w:lang w:val="en-AU"/>
        </w:rPr>
        <w:t xml:space="preserve">: </w:t>
      </w:r>
      <w:r w:rsidRPr="00C95594">
        <w:rPr>
          <w:lang w:val="en-AU"/>
        </w:rPr>
        <w:t>Concept Diagram</w:t>
      </w:r>
      <w:bookmarkEnd w:id="49"/>
      <w:r w:rsidR="001561A5" w:rsidRPr="001561A5">
        <w:rPr>
          <w:vanish/>
          <w:color w:val="0000FF"/>
          <w:vertAlign w:val="subscript"/>
          <w:lang w:val="en-AU"/>
        </w:rPr>
        <w:t xml:space="preserve"> [R0008]</w:t>
      </w:r>
    </w:p>
    <w:p w:rsidR="00AF1C6F" w:rsidRDefault="00AF1C6F" w:rsidP="00D7677A"/>
    <w:p w:rsidR="00AF1C6F" w:rsidRDefault="00AF1C6F" w:rsidP="00D7677A"/>
    <w:p w:rsidR="00B14A19" w:rsidRPr="004B5018" w:rsidRDefault="00AB19E4" w:rsidP="00C95594">
      <w:pPr>
        <w:keepNext/>
        <w:rPr>
          <w:color w:val="000000"/>
          <w:vertAlign w:val="subscript"/>
        </w:rPr>
      </w:pPr>
      <w:r w:rsidRPr="004301E3">
        <w:lastRenderedPageBreak/>
        <w:t>The following emergency exit lights will be controlled by the OMCS:</w:t>
      </w:r>
      <w:r w:rsidR="001561A5" w:rsidRPr="001561A5">
        <w:rPr>
          <w:vanish/>
          <w:color w:val="0000FF"/>
          <w:vertAlign w:val="subscript"/>
        </w:rPr>
        <w:t xml:space="preserve"> [R0009]</w:t>
      </w:r>
    </w:p>
    <w:p w:rsidR="001C17AC" w:rsidRPr="00AF1C6F" w:rsidRDefault="001C17AC" w:rsidP="00E36AE1">
      <w:pPr>
        <w:pStyle w:val="ListParagraph"/>
        <w:numPr>
          <w:ilvl w:val="0"/>
          <w:numId w:val="55"/>
        </w:numPr>
      </w:pPr>
      <w:r w:rsidRPr="00AF1C6F">
        <w:t xml:space="preserve">The </w:t>
      </w:r>
      <w:r w:rsidR="00FA4A0C" w:rsidRPr="00AF1C6F">
        <w:t xml:space="preserve">green </w:t>
      </w:r>
      <w:r w:rsidRPr="00AF1C6F">
        <w:t xml:space="preserve">strobe on top of the permanently </w:t>
      </w:r>
      <w:r w:rsidR="003368D2" w:rsidRPr="00AF1C6F">
        <w:t xml:space="preserve">lit </w:t>
      </w:r>
      <w:r w:rsidRPr="00AF1C6F">
        <w:t>triangular Exit Ligh</w:t>
      </w:r>
      <w:r w:rsidR="003368D2" w:rsidRPr="00AF1C6F">
        <w:t>ts (EXL) above each egress door, to highlight incident tunnel emergency exit points</w:t>
      </w:r>
      <w:r w:rsidR="00FA4A0C" w:rsidRPr="00AF1C6F">
        <w:t xml:space="preserve"> and emergency services intervention points</w:t>
      </w:r>
      <w:r w:rsidR="001561A5" w:rsidRPr="001561A5">
        <w:rPr>
          <w:vanish/>
          <w:color w:val="0000FF"/>
          <w:vertAlign w:val="subscript"/>
        </w:rPr>
        <w:t xml:space="preserve"> [R0010]</w:t>
      </w:r>
    </w:p>
    <w:p w:rsidR="001C17AC" w:rsidRPr="00AF1C6F" w:rsidRDefault="001C17AC" w:rsidP="00E36AE1">
      <w:pPr>
        <w:pStyle w:val="ListParagraph"/>
        <w:numPr>
          <w:ilvl w:val="0"/>
          <w:numId w:val="55"/>
        </w:numPr>
      </w:pPr>
      <w:r w:rsidRPr="00AF1C6F">
        <w:t>Low Level Emergency L</w:t>
      </w:r>
      <w:r w:rsidR="007113FF" w:rsidRPr="00AF1C6F">
        <w:t>ights</w:t>
      </w:r>
      <w:r w:rsidR="00194F22" w:rsidRPr="00AF1C6F">
        <w:t xml:space="preserve"> (LLE</w:t>
      </w:r>
      <w:r w:rsidRPr="00AF1C6F">
        <w:t xml:space="preserve">) fitted along </w:t>
      </w:r>
      <w:r w:rsidR="003368D2" w:rsidRPr="00AF1C6F">
        <w:t xml:space="preserve">the </w:t>
      </w:r>
      <w:r w:rsidRPr="00AF1C6F">
        <w:t xml:space="preserve">inner tunnel walls – to assist </w:t>
      </w:r>
      <w:r w:rsidR="003368D2" w:rsidRPr="00AF1C6F">
        <w:t>pedestrians</w:t>
      </w:r>
      <w:r w:rsidR="00FA4A0C" w:rsidRPr="00AF1C6F">
        <w:t xml:space="preserve"> in an</w:t>
      </w:r>
      <w:r w:rsidR="003368D2" w:rsidRPr="00AF1C6F">
        <w:t xml:space="preserve"> evacuation</w:t>
      </w:r>
      <w:r w:rsidR="001561A5" w:rsidRPr="001561A5">
        <w:rPr>
          <w:vanish/>
          <w:color w:val="0000FF"/>
          <w:vertAlign w:val="subscript"/>
        </w:rPr>
        <w:t xml:space="preserve"> [R0011]</w:t>
      </w:r>
    </w:p>
    <w:p w:rsidR="00077BC4" w:rsidRPr="00AF1C6F" w:rsidRDefault="00AC0BE5" w:rsidP="00E36AE1">
      <w:pPr>
        <w:pStyle w:val="ListParagraph"/>
        <w:numPr>
          <w:ilvl w:val="0"/>
          <w:numId w:val="55"/>
        </w:numPr>
      </w:pPr>
      <w:r w:rsidRPr="00AF1C6F">
        <w:t>Door Location Lights (DLL)</w:t>
      </w:r>
      <w:r w:rsidR="00077BC4" w:rsidRPr="00AF1C6F">
        <w:t xml:space="preserve"> either side of each egress door, to highlight incident tunnel emergency exit points</w:t>
      </w:r>
      <w:r w:rsidR="001561A5" w:rsidRPr="001561A5">
        <w:rPr>
          <w:vanish/>
          <w:color w:val="0000FF"/>
          <w:vertAlign w:val="subscript"/>
        </w:rPr>
        <w:t xml:space="preserve"> [R0012]</w:t>
      </w:r>
    </w:p>
    <w:p w:rsidR="00F56F5F" w:rsidRDefault="00FA4A0C" w:rsidP="00E36AE1">
      <w:pPr>
        <w:pStyle w:val="ListParagraph"/>
        <w:numPr>
          <w:ilvl w:val="0"/>
          <w:numId w:val="55"/>
        </w:numPr>
      </w:pPr>
      <w:r w:rsidRPr="00AF1C6F">
        <w:t>Directional Exit Signs (DXE) to guide pedestrians to the next egress passage exit point in an evacuation</w:t>
      </w:r>
      <w:r w:rsidR="001561A5" w:rsidRPr="001561A5">
        <w:rPr>
          <w:vanish/>
          <w:color w:val="0000FF"/>
          <w:vertAlign w:val="subscript"/>
        </w:rPr>
        <w:t xml:space="preserve"> [R0013]</w:t>
      </w:r>
    </w:p>
    <w:p w:rsidR="00AF1C6F" w:rsidRPr="00AF1C6F" w:rsidRDefault="00AF1C6F" w:rsidP="00C95594"/>
    <w:p w:rsidR="009B230F" w:rsidRPr="00AF1C6F" w:rsidRDefault="009B230F" w:rsidP="00E36AE1">
      <w:pPr>
        <w:pStyle w:val="Heading1"/>
      </w:pPr>
      <w:bookmarkStart w:id="50" w:name="_Toc495992768"/>
      <w:bookmarkStart w:id="51" w:name="_Toc495992769"/>
      <w:bookmarkStart w:id="52" w:name="_Toc495992770"/>
      <w:bookmarkStart w:id="53" w:name="_Toc495992835"/>
      <w:bookmarkStart w:id="54" w:name="_Toc495992836"/>
      <w:bookmarkStart w:id="55" w:name="_Toc492036641"/>
      <w:bookmarkStart w:id="56" w:name="_Toc492656395"/>
      <w:bookmarkStart w:id="57" w:name="_Toc495992837"/>
      <w:bookmarkStart w:id="58" w:name="_Toc492036642"/>
      <w:bookmarkStart w:id="59" w:name="_Toc492656396"/>
      <w:bookmarkStart w:id="60" w:name="_Toc495992838"/>
      <w:bookmarkStart w:id="61" w:name="_Toc492036643"/>
      <w:bookmarkStart w:id="62" w:name="_Toc492656397"/>
      <w:bookmarkStart w:id="63" w:name="_Toc495992839"/>
      <w:bookmarkStart w:id="64" w:name="_Toc492036644"/>
      <w:bookmarkStart w:id="65" w:name="_Toc492656398"/>
      <w:bookmarkStart w:id="66" w:name="_Toc495992840"/>
      <w:bookmarkStart w:id="67" w:name="_Toc492036645"/>
      <w:bookmarkStart w:id="68" w:name="_Toc492656399"/>
      <w:bookmarkStart w:id="69" w:name="_Toc495992841"/>
      <w:bookmarkStart w:id="70" w:name="_Toc492036646"/>
      <w:bookmarkStart w:id="71" w:name="_Toc492656400"/>
      <w:bookmarkStart w:id="72" w:name="_Toc495992842"/>
      <w:bookmarkStart w:id="73" w:name="_Toc492036647"/>
      <w:bookmarkStart w:id="74" w:name="_Toc492656401"/>
      <w:bookmarkStart w:id="75" w:name="_Toc495992843"/>
      <w:bookmarkStart w:id="76" w:name="_Toc492036648"/>
      <w:bookmarkStart w:id="77" w:name="_Toc492656402"/>
      <w:bookmarkStart w:id="78" w:name="_Toc495992844"/>
      <w:bookmarkStart w:id="79" w:name="_Toc492036649"/>
      <w:bookmarkStart w:id="80" w:name="_Toc492656403"/>
      <w:bookmarkStart w:id="81" w:name="_Toc495992845"/>
      <w:bookmarkStart w:id="82" w:name="_Toc492036650"/>
      <w:bookmarkStart w:id="83" w:name="_Toc492656404"/>
      <w:bookmarkStart w:id="84" w:name="_Toc495992846"/>
      <w:bookmarkStart w:id="85" w:name="_Toc492036651"/>
      <w:bookmarkStart w:id="86" w:name="_Toc492656405"/>
      <w:bookmarkStart w:id="87" w:name="_Toc495992847"/>
      <w:bookmarkStart w:id="88" w:name="_Toc492036652"/>
      <w:bookmarkStart w:id="89" w:name="_Toc492656406"/>
      <w:bookmarkStart w:id="90" w:name="_Toc495992848"/>
      <w:bookmarkStart w:id="91" w:name="_Toc492036653"/>
      <w:bookmarkStart w:id="92" w:name="_Toc492656407"/>
      <w:bookmarkStart w:id="93" w:name="_Toc495992849"/>
      <w:bookmarkStart w:id="94" w:name="_Toc492036654"/>
      <w:bookmarkStart w:id="95" w:name="_Toc492656408"/>
      <w:bookmarkStart w:id="96" w:name="_Toc495992850"/>
      <w:bookmarkStart w:id="97" w:name="_Toc492036655"/>
      <w:bookmarkStart w:id="98" w:name="_Toc492656409"/>
      <w:bookmarkStart w:id="99" w:name="_Toc495992851"/>
      <w:bookmarkStart w:id="100" w:name="_Toc492036656"/>
      <w:bookmarkStart w:id="101" w:name="_Toc492656410"/>
      <w:bookmarkStart w:id="102" w:name="_Toc495992852"/>
      <w:bookmarkStart w:id="103" w:name="_Toc492036657"/>
      <w:bookmarkStart w:id="104" w:name="_Toc492656411"/>
      <w:bookmarkStart w:id="105" w:name="_Toc495992853"/>
      <w:bookmarkStart w:id="106" w:name="_Toc492036658"/>
      <w:bookmarkStart w:id="107" w:name="_Toc492656412"/>
      <w:bookmarkStart w:id="108" w:name="_Toc495992854"/>
      <w:bookmarkStart w:id="109" w:name="_Toc492036659"/>
      <w:bookmarkStart w:id="110" w:name="_Toc492656413"/>
      <w:bookmarkStart w:id="111" w:name="_Toc495992855"/>
      <w:bookmarkStart w:id="112" w:name="_Toc492036660"/>
      <w:bookmarkStart w:id="113" w:name="_Toc492656414"/>
      <w:bookmarkStart w:id="114" w:name="_Toc495992856"/>
      <w:bookmarkStart w:id="115" w:name="_Toc492036661"/>
      <w:bookmarkStart w:id="116" w:name="_Toc492656415"/>
      <w:bookmarkStart w:id="117" w:name="_Toc495992857"/>
      <w:bookmarkStart w:id="118" w:name="_Toc492036662"/>
      <w:bookmarkStart w:id="119" w:name="_Toc492656416"/>
      <w:bookmarkStart w:id="120" w:name="_Toc495992858"/>
      <w:bookmarkStart w:id="121" w:name="_Toc492036663"/>
      <w:bookmarkStart w:id="122" w:name="_Toc492656417"/>
      <w:bookmarkStart w:id="123" w:name="_Toc495992859"/>
      <w:bookmarkStart w:id="124" w:name="_Toc492036664"/>
      <w:bookmarkStart w:id="125" w:name="_Toc492656418"/>
      <w:bookmarkStart w:id="126" w:name="_Toc495992860"/>
      <w:bookmarkStart w:id="127" w:name="_Toc492036665"/>
      <w:bookmarkStart w:id="128" w:name="_Toc492656419"/>
      <w:bookmarkStart w:id="129" w:name="_Toc495992861"/>
      <w:bookmarkStart w:id="130" w:name="_Toc492036666"/>
      <w:bookmarkStart w:id="131" w:name="_Toc492656420"/>
      <w:bookmarkStart w:id="132" w:name="_Toc495992862"/>
      <w:bookmarkStart w:id="133" w:name="_Toc492036667"/>
      <w:bookmarkStart w:id="134" w:name="_Toc492656421"/>
      <w:bookmarkStart w:id="135" w:name="_Toc495992863"/>
      <w:bookmarkStart w:id="136" w:name="_Toc492036668"/>
      <w:bookmarkStart w:id="137" w:name="_Toc492656422"/>
      <w:bookmarkStart w:id="138" w:name="_Toc495992864"/>
      <w:bookmarkStart w:id="139" w:name="_Toc492036669"/>
      <w:bookmarkStart w:id="140" w:name="_Toc492656423"/>
      <w:bookmarkStart w:id="141" w:name="_Toc495992865"/>
      <w:bookmarkStart w:id="142" w:name="_Toc492036670"/>
      <w:bookmarkStart w:id="143" w:name="_Toc492656424"/>
      <w:bookmarkStart w:id="144" w:name="_Toc495992866"/>
      <w:bookmarkStart w:id="145" w:name="_Toc492036671"/>
      <w:bookmarkStart w:id="146" w:name="_Toc492656425"/>
      <w:bookmarkStart w:id="147" w:name="_Toc495992867"/>
      <w:bookmarkStart w:id="148" w:name="_Toc492036672"/>
      <w:bookmarkStart w:id="149" w:name="_Toc492656426"/>
      <w:bookmarkStart w:id="150" w:name="_Toc495992868"/>
      <w:bookmarkStart w:id="151" w:name="_Toc492036673"/>
      <w:bookmarkStart w:id="152" w:name="_Toc492656427"/>
      <w:bookmarkStart w:id="153" w:name="_Toc495992869"/>
      <w:bookmarkStart w:id="154" w:name="_Toc492036674"/>
      <w:bookmarkStart w:id="155" w:name="_Toc492656428"/>
      <w:bookmarkStart w:id="156" w:name="_Toc495992870"/>
      <w:bookmarkStart w:id="157" w:name="_Toc492036675"/>
      <w:bookmarkStart w:id="158" w:name="_Toc492656429"/>
      <w:bookmarkStart w:id="159" w:name="_Toc495992871"/>
      <w:bookmarkStart w:id="160" w:name="_Toc492036676"/>
      <w:bookmarkStart w:id="161" w:name="_Toc492656430"/>
      <w:bookmarkStart w:id="162" w:name="_Toc495992872"/>
      <w:bookmarkStart w:id="163" w:name="_Toc492036677"/>
      <w:bookmarkStart w:id="164" w:name="_Toc492656431"/>
      <w:bookmarkStart w:id="165" w:name="_Toc495992873"/>
      <w:bookmarkStart w:id="166" w:name="_Toc492036678"/>
      <w:bookmarkStart w:id="167" w:name="_Toc492656432"/>
      <w:bookmarkStart w:id="168" w:name="_Toc495992874"/>
      <w:bookmarkStart w:id="169" w:name="_Toc492036679"/>
      <w:bookmarkStart w:id="170" w:name="_Toc492656433"/>
      <w:bookmarkStart w:id="171" w:name="_Toc495992875"/>
      <w:bookmarkStart w:id="172" w:name="_Toc495992876"/>
      <w:bookmarkStart w:id="173" w:name="_Toc51709527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AF1C6F">
        <w:t>Applicable Standards</w:t>
      </w:r>
      <w:bookmarkEnd w:id="173"/>
    </w:p>
    <w:p w:rsidR="001A0F93" w:rsidRPr="004B5018" w:rsidRDefault="001A0F93" w:rsidP="001A0F93">
      <w:pPr>
        <w:pStyle w:val="Caption"/>
        <w:rPr>
          <w:color w:val="000000"/>
          <w:vertAlign w:val="subscript"/>
          <w:lang w:val="en-AU"/>
        </w:rPr>
      </w:pPr>
      <w:bookmarkStart w:id="174" w:name="_Toc517095716"/>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3</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w:t>
      </w:r>
      <w:r w:rsidR="007B702F" w:rsidRPr="00AF1C6F">
        <w:rPr>
          <w:lang w:val="en-AU"/>
        </w:rPr>
        <w:t>Applicable Standards</w:t>
      </w:r>
      <w:bookmarkEnd w:id="174"/>
      <w:r w:rsidR="001561A5" w:rsidRPr="001561A5">
        <w:rPr>
          <w:vanish/>
          <w:color w:val="0000FF"/>
          <w:vertAlign w:val="subscript"/>
          <w:lang w:val="en-AU"/>
        </w:rPr>
        <w:t xml:space="preserve"> [R0014]</w:t>
      </w:r>
    </w:p>
    <w:tbl>
      <w:tblPr>
        <w:tblStyle w:val="ReportTable"/>
        <w:tblW w:w="9180" w:type="dxa"/>
        <w:tblLook w:val="04A0" w:firstRow="1" w:lastRow="0" w:firstColumn="1" w:lastColumn="0" w:noHBand="0" w:noVBand="1"/>
      </w:tblPr>
      <w:tblGrid>
        <w:gridCol w:w="3240"/>
        <w:gridCol w:w="5940"/>
      </w:tblGrid>
      <w:tr w:rsidR="001A0F93"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A0F93" w:rsidRPr="004B5018" w:rsidRDefault="001A0F93" w:rsidP="001561A5">
            <w:pPr>
              <w:pStyle w:val="TableText"/>
              <w:rPr>
                <w:b w:val="0"/>
                <w:color w:val="000000"/>
                <w:vertAlign w:val="subscript"/>
              </w:rPr>
            </w:pPr>
            <w:r w:rsidRPr="00AF1C6F">
              <w:t>Standard / Reference Document</w:t>
            </w:r>
            <w:r w:rsidR="001561A5" w:rsidRPr="001561A5">
              <w:rPr>
                <w:vanish/>
                <w:color w:val="0000FF"/>
                <w:vertAlign w:val="subscript"/>
              </w:rPr>
              <w:t xml:space="preserve"> [R0014]</w:t>
            </w:r>
          </w:p>
        </w:tc>
        <w:tc>
          <w:tcPr>
            <w:tcW w:w="5940" w:type="dxa"/>
          </w:tcPr>
          <w:p w:rsidR="001A0F93" w:rsidRPr="00AF1C6F" w:rsidRDefault="001A0F9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Title</w:t>
            </w:r>
          </w:p>
        </w:tc>
      </w:tr>
      <w:tr w:rsidR="00D44DE7" w:rsidRPr="00AF1C6F" w:rsidTr="0067329D">
        <w:tc>
          <w:tcPr>
            <w:cnfStyle w:val="001000000000" w:firstRow="0" w:lastRow="0" w:firstColumn="1" w:lastColumn="0" w:oddVBand="0" w:evenVBand="0" w:oddHBand="0" w:evenHBand="0" w:firstRowFirstColumn="0" w:firstRowLastColumn="0" w:lastRowFirstColumn="0" w:lastRowLastColumn="0"/>
            <w:tcW w:w="3240" w:type="dxa"/>
            <w:vAlign w:val="top"/>
          </w:tcPr>
          <w:p w:rsidR="00D44DE7" w:rsidRPr="004B5018" w:rsidRDefault="00D44DE7" w:rsidP="001561A5">
            <w:pPr>
              <w:pStyle w:val="TableText"/>
              <w:rPr>
                <w:b w:val="0"/>
                <w:color w:val="000000"/>
                <w:vertAlign w:val="subscript"/>
              </w:rPr>
            </w:pPr>
            <w:r w:rsidRPr="00AF1C6F">
              <w:rPr>
                <w:b w:val="0"/>
              </w:rPr>
              <w:t>AS</w:t>
            </w:r>
            <w:r w:rsidR="002C7824" w:rsidRPr="00AF1C6F">
              <w:rPr>
                <w:b w:val="0"/>
              </w:rPr>
              <w:t xml:space="preserve"> </w:t>
            </w:r>
            <w:r w:rsidRPr="00AF1C6F">
              <w:rPr>
                <w:b w:val="0"/>
              </w:rPr>
              <w:t>4418.1 -1996</w:t>
            </w:r>
            <w:r w:rsidR="001561A5" w:rsidRPr="001561A5">
              <w:rPr>
                <w:b w:val="0"/>
                <w:vanish/>
                <w:color w:val="0000FF"/>
                <w:vertAlign w:val="subscript"/>
              </w:rPr>
              <w:t xml:space="preserve"> [R0015]</w:t>
            </w:r>
          </w:p>
        </w:tc>
        <w:tc>
          <w:tcPr>
            <w:tcW w:w="5940" w:type="dxa"/>
            <w:vAlign w:val="top"/>
          </w:tcPr>
          <w:p w:rsidR="00D44DE7" w:rsidRPr="00AF1C6F" w:rsidRDefault="00D44DE7" w:rsidP="001561A5">
            <w:pPr>
              <w:pStyle w:val="TableText"/>
              <w:cnfStyle w:val="000000000000" w:firstRow="0" w:lastRow="0" w:firstColumn="0" w:lastColumn="0" w:oddVBand="0" w:evenVBand="0" w:oddHBand="0" w:evenHBand="0" w:firstRowFirstColumn="0" w:firstRowLastColumn="0" w:lastRowFirstColumn="0" w:lastRowLastColumn="0"/>
            </w:pPr>
            <w:r w:rsidRPr="00AF1C6F">
              <w:t>Supervisory control and data acquisition (SCADA) generic telecommunication interface and protocol</w:t>
            </w:r>
          </w:p>
        </w:tc>
      </w:tr>
      <w:tr w:rsidR="006B668A" w:rsidRPr="00AF1C6F" w:rsidTr="00450B76">
        <w:tc>
          <w:tcPr>
            <w:cnfStyle w:val="001000000000" w:firstRow="0" w:lastRow="0" w:firstColumn="1" w:lastColumn="0" w:oddVBand="0" w:evenVBand="0" w:oddHBand="0" w:evenHBand="0" w:firstRowFirstColumn="0" w:firstRowLastColumn="0" w:lastRowFirstColumn="0" w:lastRowLastColumn="0"/>
            <w:tcW w:w="3240" w:type="dxa"/>
            <w:vAlign w:val="top"/>
          </w:tcPr>
          <w:p w:rsidR="006B668A" w:rsidRPr="004B5018" w:rsidRDefault="006B668A" w:rsidP="001561A5">
            <w:pPr>
              <w:pStyle w:val="TableText"/>
              <w:rPr>
                <w:b w:val="0"/>
                <w:color w:val="000000"/>
                <w:vertAlign w:val="subscript"/>
              </w:rPr>
            </w:pPr>
            <w:r w:rsidRPr="00AF1C6F">
              <w:rPr>
                <w:b w:val="0"/>
              </w:rPr>
              <w:t>AS 61508</w:t>
            </w:r>
            <w:r w:rsidR="001561A5" w:rsidRPr="001561A5">
              <w:rPr>
                <w:b w:val="0"/>
                <w:vanish/>
                <w:color w:val="0000FF"/>
                <w:vertAlign w:val="subscript"/>
              </w:rPr>
              <w:t xml:space="preserve"> [R0016]</w:t>
            </w:r>
          </w:p>
        </w:tc>
        <w:tc>
          <w:tcPr>
            <w:tcW w:w="5940" w:type="dxa"/>
            <w:vAlign w:val="top"/>
          </w:tcPr>
          <w:p w:rsidR="006B668A" w:rsidRPr="00AF1C6F" w:rsidRDefault="006B668A" w:rsidP="001561A5">
            <w:pPr>
              <w:pStyle w:val="TableText"/>
              <w:cnfStyle w:val="000000000000" w:firstRow="0" w:lastRow="0" w:firstColumn="0" w:lastColumn="0" w:oddVBand="0" w:evenVBand="0" w:oddHBand="0" w:evenHBand="0" w:firstRowFirstColumn="0" w:firstRowLastColumn="0" w:lastRowFirstColumn="0" w:lastRowLastColumn="0"/>
            </w:pPr>
            <w:r w:rsidRPr="00AF1C6F">
              <w:t>Functional safety of electrical/electronic/programmable electronic safety-related systems</w:t>
            </w:r>
          </w:p>
        </w:tc>
      </w:tr>
      <w:tr w:rsidR="006B668A" w:rsidRPr="00AF1C6F" w:rsidTr="00450B76">
        <w:tc>
          <w:tcPr>
            <w:cnfStyle w:val="001000000000" w:firstRow="0" w:lastRow="0" w:firstColumn="1" w:lastColumn="0" w:oddVBand="0" w:evenVBand="0" w:oddHBand="0" w:evenHBand="0" w:firstRowFirstColumn="0" w:firstRowLastColumn="0" w:lastRowFirstColumn="0" w:lastRowLastColumn="0"/>
            <w:tcW w:w="3240" w:type="dxa"/>
            <w:vAlign w:val="top"/>
          </w:tcPr>
          <w:p w:rsidR="006B668A" w:rsidRPr="004B5018" w:rsidRDefault="006B668A" w:rsidP="001561A5">
            <w:pPr>
              <w:pStyle w:val="TableText"/>
              <w:rPr>
                <w:b w:val="0"/>
                <w:color w:val="000000"/>
                <w:vertAlign w:val="subscript"/>
              </w:rPr>
            </w:pPr>
            <w:r w:rsidRPr="00AF1C6F">
              <w:rPr>
                <w:b w:val="0"/>
              </w:rPr>
              <w:t>AS/NZS ISO 9001:2008</w:t>
            </w:r>
            <w:r w:rsidR="001561A5" w:rsidRPr="001561A5">
              <w:rPr>
                <w:b w:val="0"/>
                <w:vanish/>
                <w:color w:val="0000FF"/>
                <w:vertAlign w:val="subscript"/>
              </w:rPr>
              <w:t xml:space="preserve"> [R0017]</w:t>
            </w:r>
          </w:p>
        </w:tc>
        <w:tc>
          <w:tcPr>
            <w:tcW w:w="5940" w:type="dxa"/>
            <w:vAlign w:val="top"/>
          </w:tcPr>
          <w:p w:rsidR="006B668A" w:rsidRPr="00AF1C6F" w:rsidRDefault="006B668A" w:rsidP="001561A5">
            <w:pPr>
              <w:pStyle w:val="TableText"/>
              <w:cnfStyle w:val="000000000000" w:firstRow="0" w:lastRow="0" w:firstColumn="0" w:lastColumn="0" w:oddVBand="0" w:evenVBand="0" w:oddHBand="0" w:evenHBand="0" w:firstRowFirstColumn="0" w:firstRowLastColumn="0" w:lastRowFirstColumn="0" w:lastRowLastColumn="0"/>
            </w:pPr>
            <w:r w:rsidRPr="00AF1C6F">
              <w:t>Quality management systems - Requirements</w:t>
            </w:r>
          </w:p>
        </w:tc>
      </w:tr>
      <w:tr w:rsidR="00D44DE7" w:rsidRPr="00AF1C6F" w:rsidTr="0067329D">
        <w:tc>
          <w:tcPr>
            <w:cnfStyle w:val="001000000000" w:firstRow="0" w:lastRow="0" w:firstColumn="1" w:lastColumn="0" w:oddVBand="0" w:evenVBand="0" w:oddHBand="0" w:evenHBand="0" w:firstRowFirstColumn="0" w:firstRowLastColumn="0" w:lastRowFirstColumn="0" w:lastRowLastColumn="0"/>
            <w:tcW w:w="3240" w:type="dxa"/>
            <w:vAlign w:val="top"/>
          </w:tcPr>
          <w:p w:rsidR="00D44DE7" w:rsidRPr="004B5018" w:rsidRDefault="00D44DE7" w:rsidP="001561A5">
            <w:pPr>
              <w:pStyle w:val="TableText"/>
              <w:rPr>
                <w:b w:val="0"/>
                <w:color w:val="000000"/>
                <w:vertAlign w:val="subscript"/>
              </w:rPr>
            </w:pPr>
            <w:r w:rsidRPr="00AF1C6F">
              <w:rPr>
                <w:b w:val="0"/>
              </w:rPr>
              <w:t>EN 50128</w:t>
            </w:r>
            <w:r w:rsidR="001561A5" w:rsidRPr="001561A5">
              <w:rPr>
                <w:b w:val="0"/>
                <w:vanish/>
                <w:color w:val="0000FF"/>
                <w:vertAlign w:val="subscript"/>
              </w:rPr>
              <w:t xml:space="preserve"> [R0018]</w:t>
            </w:r>
          </w:p>
        </w:tc>
        <w:tc>
          <w:tcPr>
            <w:tcW w:w="5940" w:type="dxa"/>
            <w:vAlign w:val="top"/>
          </w:tcPr>
          <w:p w:rsidR="00D44DE7" w:rsidRPr="00AF1C6F" w:rsidRDefault="00D44DE7" w:rsidP="001561A5">
            <w:pPr>
              <w:pStyle w:val="TableText"/>
              <w:cnfStyle w:val="000000000000" w:firstRow="0" w:lastRow="0" w:firstColumn="0" w:lastColumn="0" w:oddVBand="0" w:evenVBand="0" w:oddHBand="0" w:evenHBand="0" w:firstRowFirstColumn="0" w:firstRowLastColumn="0" w:lastRowFirstColumn="0" w:lastRowLastColumn="0"/>
            </w:pPr>
            <w:r w:rsidRPr="00AF1C6F">
              <w:t>Railway applications - Communication, signalling and processing systems - Software for railway control and protection systems</w:t>
            </w:r>
          </w:p>
        </w:tc>
      </w:tr>
    </w:tbl>
    <w:p w:rsidR="006B4B73" w:rsidRPr="00AF1C6F" w:rsidRDefault="006B4B73" w:rsidP="003D63FF">
      <w:pPr>
        <w:pStyle w:val="MainBodyText"/>
      </w:pPr>
      <w:bookmarkStart w:id="175" w:name="_Toc429561615"/>
      <w:bookmarkStart w:id="176" w:name="_Toc429561824"/>
      <w:bookmarkStart w:id="177" w:name="_Toc429562042"/>
      <w:bookmarkEnd w:id="175"/>
      <w:bookmarkEnd w:id="176"/>
      <w:bookmarkEnd w:id="177"/>
    </w:p>
    <w:p w:rsidR="009B230F" w:rsidRPr="00AF1C6F" w:rsidRDefault="009B230F" w:rsidP="009B230F">
      <w:pPr>
        <w:pStyle w:val="Heading2"/>
      </w:pPr>
      <w:bookmarkStart w:id="178" w:name="_Ref451771155"/>
      <w:bookmarkStart w:id="179" w:name="_Toc517095278"/>
      <w:r w:rsidRPr="00AF1C6F">
        <w:t>Reference Documents</w:t>
      </w:r>
      <w:bookmarkEnd w:id="178"/>
      <w:bookmarkEnd w:id="179"/>
    </w:p>
    <w:p w:rsidR="009B230F" w:rsidRPr="004B5018" w:rsidRDefault="009B230F" w:rsidP="009B230F">
      <w:pPr>
        <w:pStyle w:val="Caption"/>
        <w:rPr>
          <w:color w:val="000000"/>
          <w:vertAlign w:val="subscript"/>
          <w:lang w:val="en-AU"/>
        </w:rPr>
      </w:pPr>
      <w:bookmarkStart w:id="180" w:name="_Toc517095717"/>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3</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2</w:t>
      </w:r>
      <w:r w:rsidR="002573B3" w:rsidRPr="00866B4B">
        <w:rPr>
          <w:lang w:val="en-AU"/>
        </w:rPr>
        <w:fldChar w:fldCharType="end"/>
      </w:r>
      <w:r w:rsidRPr="00AF1C6F">
        <w:rPr>
          <w:lang w:val="en-AU"/>
        </w:rPr>
        <w:t xml:space="preserve"> : Reference Documents</w:t>
      </w:r>
      <w:bookmarkEnd w:id="180"/>
      <w:r w:rsidR="001561A5" w:rsidRPr="001561A5">
        <w:rPr>
          <w:vanish/>
          <w:color w:val="0000FF"/>
          <w:vertAlign w:val="subscript"/>
          <w:lang w:val="en-AU"/>
        </w:rPr>
        <w:t xml:space="preserve"> [R0020]</w:t>
      </w:r>
    </w:p>
    <w:tbl>
      <w:tblPr>
        <w:tblStyle w:val="ReportTable"/>
        <w:tblW w:w="9180" w:type="dxa"/>
        <w:tblLook w:val="04A0" w:firstRow="1" w:lastRow="0" w:firstColumn="1" w:lastColumn="0" w:noHBand="0" w:noVBand="1"/>
      </w:tblPr>
      <w:tblGrid>
        <w:gridCol w:w="3240"/>
        <w:gridCol w:w="5940"/>
      </w:tblGrid>
      <w:tr w:rsidR="009B230F" w:rsidRPr="00AF1C6F" w:rsidTr="00097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9B230F" w:rsidRPr="004B5018" w:rsidRDefault="009B230F" w:rsidP="001561A5">
            <w:pPr>
              <w:pStyle w:val="TableText"/>
              <w:rPr>
                <w:b w:val="0"/>
                <w:color w:val="000000"/>
                <w:vertAlign w:val="subscript"/>
              </w:rPr>
            </w:pPr>
            <w:r w:rsidRPr="00AF1C6F">
              <w:t>Standard / Reference Document</w:t>
            </w:r>
            <w:r w:rsidR="001561A5" w:rsidRPr="001561A5">
              <w:rPr>
                <w:vanish/>
                <w:color w:val="0000FF"/>
                <w:vertAlign w:val="subscript"/>
              </w:rPr>
              <w:t xml:space="preserve"> [R0020]</w:t>
            </w:r>
          </w:p>
        </w:tc>
        <w:tc>
          <w:tcPr>
            <w:tcW w:w="5940" w:type="dxa"/>
          </w:tcPr>
          <w:p w:rsidR="009B230F" w:rsidRPr="00AF1C6F" w:rsidRDefault="009B230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Title</w:t>
            </w:r>
          </w:p>
        </w:tc>
      </w:tr>
      <w:tr w:rsidR="009B230F"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9B230F" w:rsidRPr="004B5018" w:rsidRDefault="009B230F" w:rsidP="001561A5">
            <w:pPr>
              <w:pStyle w:val="TableText"/>
              <w:rPr>
                <w:b w:val="0"/>
                <w:color w:val="000000"/>
                <w:vertAlign w:val="subscript"/>
              </w:rPr>
            </w:pPr>
            <w:r w:rsidRPr="00AF1C6F">
              <w:rPr>
                <w:b w:val="0"/>
              </w:rPr>
              <w:t>NCX-MEA-01-2500-CS-RP-0001</w:t>
            </w:r>
            <w:r w:rsidR="001561A5" w:rsidRPr="001561A5">
              <w:rPr>
                <w:b w:val="0"/>
                <w:vanish/>
                <w:color w:val="0000FF"/>
                <w:vertAlign w:val="subscript"/>
              </w:rPr>
              <w:t xml:space="preserve"> [R0021]</w:t>
            </w:r>
          </w:p>
        </w:tc>
        <w:tc>
          <w:tcPr>
            <w:tcW w:w="5940" w:type="dxa"/>
            <w:vAlign w:val="top"/>
          </w:tcPr>
          <w:p w:rsidR="009B230F" w:rsidRPr="00AF1C6F" w:rsidRDefault="009B230F" w:rsidP="001561A5">
            <w:pPr>
              <w:pStyle w:val="TableText"/>
              <w:cnfStyle w:val="000000000000" w:firstRow="0" w:lastRow="0" w:firstColumn="0" w:lastColumn="0" w:oddVBand="0" w:evenVBand="0" w:oddHBand="0" w:evenHBand="0" w:firstRowFirstColumn="0" w:firstRowLastColumn="0" w:lastRowFirstColumn="0" w:lastRowLastColumn="0"/>
            </w:pPr>
            <w:r w:rsidRPr="00AF1C6F">
              <w:t>NCX All Project Works - Control Systems - OMCS Software Report</w:t>
            </w:r>
          </w:p>
        </w:tc>
      </w:tr>
      <w:tr w:rsidR="000704F3" w:rsidRPr="00AF1C6F" w:rsidTr="000704F3">
        <w:tc>
          <w:tcPr>
            <w:cnfStyle w:val="001000000000" w:firstRow="0" w:lastRow="0" w:firstColumn="1" w:lastColumn="0" w:oddVBand="0" w:evenVBand="0" w:oddHBand="0" w:evenHBand="0" w:firstRowFirstColumn="0" w:firstRowLastColumn="0" w:lastRowFirstColumn="0" w:lastRowLastColumn="0"/>
            <w:tcW w:w="3240" w:type="dxa"/>
          </w:tcPr>
          <w:p w:rsidR="000704F3" w:rsidRPr="004B5018" w:rsidRDefault="000704F3" w:rsidP="001561A5">
            <w:pPr>
              <w:pStyle w:val="TableText"/>
              <w:rPr>
                <w:b w:val="0"/>
                <w:color w:val="000000"/>
                <w:vertAlign w:val="subscript"/>
              </w:rPr>
            </w:pPr>
            <w:r w:rsidRPr="00AF1C6F">
              <w:rPr>
                <w:b w:val="0"/>
              </w:rPr>
              <w:t>NCX-MEA-01-2523-CS-SP-0001</w:t>
            </w:r>
            <w:r w:rsidR="001561A5" w:rsidRPr="001561A5">
              <w:rPr>
                <w:b w:val="0"/>
                <w:vanish/>
                <w:color w:val="0000FF"/>
                <w:vertAlign w:val="subscript"/>
              </w:rPr>
              <w:t xml:space="preserve"> [R0022]</w:t>
            </w:r>
          </w:p>
        </w:tc>
        <w:tc>
          <w:tcPr>
            <w:tcW w:w="5940" w:type="dxa"/>
          </w:tcPr>
          <w:p w:rsidR="000704F3" w:rsidRPr="00AF1C6F" w:rsidRDefault="000704F3" w:rsidP="001561A5">
            <w:pPr>
              <w:pStyle w:val="TableText"/>
              <w:cnfStyle w:val="000000000000" w:firstRow="0" w:lastRow="0" w:firstColumn="0" w:lastColumn="0" w:oddVBand="0" w:evenVBand="0" w:oddHBand="0" w:evenHBand="0" w:firstRowFirstColumn="0" w:firstRowLastColumn="0" w:lastRowFirstColumn="0" w:lastRowLastColumn="0"/>
            </w:pPr>
            <w:r w:rsidRPr="00AF1C6F">
              <w:t>NCX All Project Works - Control Systems – OMCS Fire System</w:t>
            </w:r>
          </w:p>
        </w:tc>
      </w:tr>
      <w:tr w:rsidR="009B230F"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9B230F" w:rsidRPr="004B5018" w:rsidRDefault="00C30D1A" w:rsidP="001561A5">
            <w:pPr>
              <w:pStyle w:val="TableText"/>
              <w:rPr>
                <w:b w:val="0"/>
                <w:color w:val="000000"/>
                <w:highlight w:val="yellow"/>
                <w:vertAlign w:val="subscript"/>
              </w:rPr>
            </w:pPr>
            <w:r w:rsidRPr="00AF1C6F">
              <w:rPr>
                <w:b w:val="0"/>
              </w:rPr>
              <w:t>NCX-MEA-01-2960-FS-RP-0001</w:t>
            </w:r>
            <w:r w:rsidR="001561A5" w:rsidRPr="001561A5">
              <w:rPr>
                <w:b w:val="0"/>
                <w:vanish/>
                <w:color w:val="0000FF"/>
                <w:vertAlign w:val="subscript"/>
              </w:rPr>
              <w:t xml:space="preserve"> [R0023]</w:t>
            </w:r>
          </w:p>
        </w:tc>
        <w:tc>
          <w:tcPr>
            <w:tcW w:w="5940" w:type="dxa"/>
            <w:vAlign w:val="top"/>
          </w:tcPr>
          <w:p w:rsidR="009B230F" w:rsidRPr="00AF1C6F" w:rsidRDefault="00F47490"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NCX </w:t>
            </w:r>
            <w:r w:rsidR="00C30D1A" w:rsidRPr="00AF1C6F">
              <w:t>Fire and Life Safety - Fire Engineering Report</w:t>
            </w:r>
          </w:p>
        </w:tc>
      </w:tr>
      <w:tr w:rsidR="007D7F90"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7D7F90" w:rsidRPr="00110C18" w:rsidRDefault="007D7F90" w:rsidP="001561A5">
            <w:pPr>
              <w:pStyle w:val="TableText"/>
              <w:rPr>
                <w:b w:val="0"/>
                <w:color w:val="000000"/>
                <w:vertAlign w:val="subscript"/>
                <w:lang w:val="fr-FR"/>
                <w:rPrChange w:id="181" w:author="KIM, Jason" w:date="2019-04-02T13:39:00Z">
                  <w:rPr>
                    <w:b w:val="0"/>
                    <w:color w:val="000000"/>
                    <w:vertAlign w:val="subscript"/>
                  </w:rPr>
                </w:rPrChange>
              </w:rPr>
            </w:pPr>
            <w:r w:rsidRPr="00110C18">
              <w:rPr>
                <w:lang w:val="fr-FR"/>
                <w:rPrChange w:id="182" w:author="KIM, Jason" w:date="2019-04-02T13:39:00Z">
                  <w:rPr/>
                </w:rPrChange>
              </w:rPr>
              <w:t>NCX-MEA-01-2671-ET-SP-0001</w:t>
            </w:r>
            <w:r w:rsidR="001561A5" w:rsidRPr="00110C18">
              <w:rPr>
                <w:vanish/>
                <w:color w:val="0000FF"/>
                <w:vertAlign w:val="subscript"/>
                <w:lang w:val="fr-FR"/>
                <w:rPrChange w:id="183" w:author="KIM, Jason" w:date="2019-04-02T13:39:00Z">
                  <w:rPr>
                    <w:vanish/>
                    <w:color w:val="0000FF"/>
                    <w:vertAlign w:val="subscript"/>
                  </w:rPr>
                </w:rPrChange>
              </w:rPr>
              <w:t xml:space="preserve"> [R0024]</w:t>
            </w:r>
          </w:p>
        </w:tc>
        <w:tc>
          <w:tcPr>
            <w:tcW w:w="5940" w:type="dxa"/>
            <w:vAlign w:val="top"/>
          </w:tcPr>
          <w:p w:rsidR="007D7F90" w:rsidRPr="00AF1C6F" w:rsidRDefault="007D7F90" w:rsidP="001561A5">
            <w:pPr>
              <w:pStyle w:val="TableText"/>
              <w:cnfStyle w:val="000000000000" w:firstRow="0" w:lastRow="0" w:firstColumn="0" w:lastColumn="0" w:oddVBand="0" w:evenVBand="0" w:oddHBand="0" w:evenHBand="0" w:firstRowFirstColumn="0" w:firstRowLastColumn="0" w:lastRowFirstColumn="0" w:lastRowLastColumn="0"/>
            </w:pPr>
            <w:r w:rsidRPr="00AF1C6F">
              <w:t>NCX Emergency Lighting Equipment Specification</w:t>
            </w:r>
          </w:p>
        </w:tc>
      </w:tr>
      <w:tr w:rsidR="005C3FA8"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5C3FA8" w:rsidRPr="00110C18" w:rsidRDefault="005C3FA8" w:rsidP="001561A5">
            <w:pPr>
              <w:pStyle w:val="TableText"/>
              <w:rPr>
                <w:b w:val="0"/>
                <w:color w:val="000000"/>
                <w:vertAlign w:val="subscript"/>
                <w:lang w:val="fr-FR"/>
                <w:rPrChange w:id="184" w:author="KIM, Jason" w:date="2019-04-02T13:39:00Z">
                  <w:rPr>
                    <w:b w:val="0"/>
                    <w:color w:val="000000"/>
                    <w:vertAlign w:val="subscript"/>
                  </w:rPr>
                </w:rPrChange>
              </w:rPr>
            </w:pPr>
            <w:r w:rsidRPr="00110C18">
              <w:rPr>
                <w:lang w:val="fr-FR"/>
                <w:rPrChange w:id="185" w:author="KIM, Jason" w:date="2019-04-02T13:39:00Z">
                  <w:rPr/>
                </w:rPrChange>
              </w:rPr>
              <w:t>NCX-MEA-08-2660-ET-DG-1210</w:t>
            </w:r>
            <w:r w:rsidR="001561A5" w:rsidRPr="00110C18">
              <w:rPr>
                <w:vanish/>
                <w:color w:val="0000FF"/>
                <w:vertAlign w:val="subscript"/>
                <w:lang w:val="fr-FR"/>
                <w:rPrChange w:id="186" w:author="KIM, Jason" w:date="2019-04-02T13:39:00Z">
                  <w:rPr>
                    <w:vanish/>
                    <w:color w:val="0000FF"/>
                    <w:vertAlign w:val="subscript"/>
                  </w:rPr>
                </w:rPrChange>
              </w:rPr>
              <w:t xml:space="preserve"> [R0025]</w:t>
            </w:r>
          </w:p>
        </w:tc>
        <w:tc>
          <w:tcPr>
            <w:tcW w:w="5940" w:type="dxa"/>
            <w:vAlign w:val="top"/>
          </w:tcPr>
          <w:p w:rsidR="005C3FA8" w:rsidRPr="00AF1C6F" w:rsidRDefault="005C3FA8" w:rsidP="001561A5">
            <w:pPr>
              <w:pStyle w:val="TableText"/>
              <w:cnfStyle w:val="000000000000" w:firstRow="0" w:lastRow="0" w:firstColumn="0" w:lastColumn="0" w:oddVBand="0" w:evenVBand="0" w:oddHBand="0" w:evenHBand="0" w:firstRowFirstColumn="0" w:firstRowLastColumn="0" w:lastRowFirstColumn="0" w:lastRowLastColumn="0"/>
            </w:pPr>
            <w:r w:rsidRPr="00AF1C6F">
              <w:t>NCX Typical Tunnel Emergency Lighting - Layout Drawing</w:t>
            </w:r>
          </w:p>
        </w:tc>
      </w:tr>
    </w:tbl>
    <w:p w:rsidR="009B230F" w:rsidRPr="00AF1C6F" w:rsidRDefault="009B230F" w:rsidP="003D63FF">
      <w:pPr>
        <w:pStyle w:val="MainBodyText"/>
        <w:rPr>
          <w:lang w:eastAsia="en-AU"/>
        </w:rPr>
      </w:pPr>
    </w:p>
    <w:p w:rsidR="001A0F93" w:rsidRPr="00AF1C6F" w:rsidRDefault="001A0F93" w:rsidP="00AF1C6F">
      <w:pPr>
        <w:pStyle w:val="Heading1"/>
        <w:rPr>
          <w:lang w:eastAsia="en-AU"/>
        </w:rPr>
      </w:pPr>
      <w:bookmarkStart w:id="187" w:name="_Ref450044606"/>
      <w:bookmarkStart w:id="188" w:name="_Toc517095279"/>
      <w:r w:rsidRPr="00AF1C6F">
        <w:rPr>
          <w:lang w:eastAsia="en-AU"/>
        </w:rPr>
        <w:t>Project Requirements</w:t>
      </w:r>
      <w:bookmarkEnd w:id="187"/>
      <w:bookmarkEnd w:id="188"/>
    </w:p>
    <w:p w:rsidR="001A0F93" w:rsidRPr="00AF1C6F" w:rsidRDefault="001A0F93" w:rsidP="00AF1C6F">
      <w:pPr>
        <w:pStyle w:val="Heading2"/>
        <w:rPr>
          <w:lang w:eastAsia="en-AU"/>
        </w:rPr>
      </w:pPr>
      <w:bookmarkStart w:id="189" w:name="_Ref450044544"/>
      <w:bookmarkStart w:id="190" w:name="_Toc517095280"/>
      <w:r w:rsidRPr="00AF1C6F">
        <w:rPr>
          <w:lang w:eastAsia="en-AU"/>
        </w:rPr>
        <w:t>Design Requirements</w:t>
      </w:r>
      <w:bookmarkEnd w:id="189"/>
      <w:bookmarkEnd w:id="190"/>
    </w:p>
    <w:p w:rsidR="001A0F93" w:rsidRPr="004B5018" w:rsidRDefault="00A72DB1" w:rsidP="00AF1C6F">
      <w:pPr>
        <w:pStyle w:val="MainBodyText"/>
        <w:keepNext/>
        <w:rPr>
          <w:color w:val="000000"/>
          <w:vertAlign w:val="subscript"/>
          <w:lang w:eastAsia="en-AU"/>
        </w:rPr>
      </w:pPr>
      <w:r w:rsidRPr="00AF1C6F">
        <w:t xml:space="preserve">Specific </w:t>
      </w:r>
      <w:r w:rsidR="001A0F93" w:rsidRPr="00AF1C6F">
        <w:rPr>
          <w:lang w:eastAsia="en-AU"/>
        </w:rPr>
        <w:t>requirements relating to this design report are listed in the following table.</w:t>
      </w:r>
      <w:r w:rsidR="001561A5" w:rsidRPr="001561A5">
        <w:rPr>
          <w:vanish/>
          <w:color w:val="0000FF"/>
          <w:vertAlign w:val="subscript"/>
          <w:lang w:eastAsia="en-AU"/>
        </w:rPr>
        <w:t xml:space="preserve"> [R0027]</w:t>
      </w:r>
    </w:p>
    <w:p w:rsidR="001A0F93" w:rsidRPr="004B5018" w:rsidRDefault="001A0F93" w:rsidP="00AE0C6D">
      <w:pPr>
        <w:pStyle w:val="Caption"/>
        <w:rPr>
          <w:color w:val="000000"/>
          <w:vertAlign w:val="subscript"/>
        </w:rPr>
      </w:pPr>
      <w:bookmarkStart w:id="191" w:name="_Toc517095718"/>
      <w:bookmarkStart w:id="192" w:name="_Toc413761804"/>
      <w:r w:rsidRPr="00AE0C6D">
        <w:rPr>
          <w:lang w:val="en-AU"/>
        </w:rPr>
        <w:t xml:space="preserve">Table </w:t>
      </w:r>
      <w:r w:rsidR="00E1421F" w:rsidRPr="00AE0C6D">
        <w:rPr>
          <w:lang w:val="en-AU"/>
        </w:rPr>
        <w:fldChar w:fldCharType="begin"/>
      </w:r>
      <w:r w:rsidR="00E1421F" w:rsidRPr="00AE0C6D">
        <w:rPr>
          <w:lang w:val="en-AU"/>
        </w:rPr>
        <w:instrText xml:space="preserve"> STYLEREF 1 \s </w:instrText>
      </w:r>
      <w:r w:rsidR="00E1421F" w:rsidRPr="00AE0C6D">
        <w:rPr>
          <w:lang w:val="en-AU"/>
        </w:rPr>
        <w:fldChar w:fldCharType="separate"/>
      </w:r>
      <w:r w:rsidR="00DC19C7">
        <w:rPr>
          <w:noProof/>
          <w:lang w:val="en-AU"/>
        </w:rPr>
        <w:t>4</w:t>
      </w:r>
      <w:r w:rsidR="00E1421F" w:rsidRPr="00AE0C6D">
        <w:rPr>
          <w:lang w:val="en-AU"/>
        </w:rPr>
        <w:fldChar w:fldCharType="end"/>
      </w:r>
      <w:r w:rsidR="00E1421F" w:rsidRPr="00AE0C6D">
        <w:rPr>
          <w:lang w:val="en-AU"/>
        </w:rPr>
        <w:noBreakHyphen/>
      </w:r>
      <w:r w:rsidR="00E1421F" w:rsidRPr="00AE0C6D">
        <w:rPr>
          <w:lang w:val="en-AU"/>
        </w:rPr>
        <w:fldChar w:fldCharType="begin"/>
      </w:r>
      <w:r w:rsidR="00E1421F" w:rsidRPr="00AE0C6D">
        <w:rPr>
          <w:lang w:val="en-AU"/>
        </w:rPr>
        <w:instrText xml:space="preserve"> SEQ Table \* ARABIC \s 1 </w:instrText>
      </w:r>
      <w:r w:rsidR="00E1421F" w:rsidRPr="00AE0C6D">
        <w:rPr>
          <w:lang w:val="en-AU"/>
        </w:rPr>
        <w:fldChar w:fldCharType="separate"/>
      </w:r>
      <w:r w:rsidR="00DC19C7">
        <w:rPr>
          <w:noProof/>
          <w:lang w:val="en-AU"/>
        </w:rPr>
        <w:t>1</w:t>
      </w:r>
      <w:r w:rsidR="00E1421F" w:rsidRPr="00AE0C6D">
        <w:rPr>
          <w:lang w:val="en-AU"/>
        </w:rPr>
        <w:fldChar w:fldCharType="end"/>
      </w:r>
      <w:r w:rsidRPr="00AE0C6D">
        <w:rPr>
          <w:lang w:val="en-AU"/>
        </w:rPr>
        <w:t xml:space="preserve"> : </w:t>
      </w:r>
      <w:r w:rsidR="007B702F" w:rsidRPr="00AE0C6D">
        <w:rPr>
          <w:lang w:val="en-AU"/>
        </w:rPr>
        <w:t>Design Requirements</w:t>
      </w:r>
      <w:bookmarkEnd w:id="191"/>
      <w:r w:rsidR="001561A5" w:rsidRPr="001561A5">
        <w:rPr>
          <w:vanish/>
          <w:color w:val="0000FF"/>
          <w:vertAlign w:val="subscript"/>
          <w:lang w:val="en-AU"/>
        </w:rPr>
        <w:t xml:space="preserve"> [R0028]</w:t>
      </w:r>
    </w:p>
    <w:tbl>
      <w:tblPr>
        <w:tblStyle w:val="ReportTable"/>
        <w:tblW w:w="9079" w:type="dxa"/>
        <w:tblLook w:val="04A0" w:firstRow="1" w:lastRow="0" w:firstColumn="1" w:lastColumn="0" w:noHBand="0" w:noVBand="1"/>
      </w:tblPr>
      <w:tblGrid>
        <w:gridCol w:w="2093"/>
        <w:gridCol w:w="2268"/>
        <w:gridCol w:w="4718"/>
      </w:tblGrid>
      <w:tr w:rsidR="007B79FB" w:rsidRPr="00AF1C6F" w:rsidTr="0077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t>Project Document</w:t>
            </w:r>
            <w:r w:rsidR="001561A5" w:rsidRPr="001561A5">
              <w:rPr>
                <w:vanish/>
                <w:color w:val="0000FF"/>
                <w:vertAlign w:val="subscript"/>
              </w:rPr>
              <w:t xml:space="preserve"> [R0028]</w:t>
            </w:r>
          </w:p>
        </w:tc>
        <w:tc>
          <w:tcPr>
            <w:tcW w:w="2268" w:type="dxa"/>
          </w:tcPr>
          <w:p w:rsidR="007B79FB" w:rsidRPr="00AF1C6F" w:rsidRDefault="007B79FB"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Sections</w:t>
            </w:r>
          </w:p>
        </w:tc>
        <w:tc>
          <w:tcPr>
            <w:tcW w:w="4718" w:type="dxa"/>
          </w:tcPr>
          <w:p w:rsidR="007B79FB" w:rsidRPr="00AF1C6F" w:rsidRDefault="007B79FB"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Section Title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lastRenderedPageBreak/>
              <w:t>SWTC Main Body</w:t>
            </w:r>
            <w:r w:rsidR="001561A5" w:rsidRPr="001561A5">
              <w:rPr>
                <w:b w:val="0"/>
                <w:vanish/>
                <w:color w:val="0000FF"/>
                <w:vertAlign w:val="subscript"/>
              </w:rPr>
              <w:t xml:space="preserve"> [R0029]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2.12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Durability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Maintainability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Design Life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[R0032]</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Durability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[R0033]</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5.17</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Reliability and Availability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Safety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[R0035]</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Maintainability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[R0036]</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Sustainability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[R0037]</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1</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General</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[R0038]</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Control Centre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Report and Logging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[R0040]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8</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OMCS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[R0041]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10</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 Management and Response Requirements</w:t>
            </w:r>
          </w:p>
        </w:tc>
      </w:tr>
      <w:tr w:rsidR="00C43FC4"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C43FC4" w:rsidRPr="004B5018" w:rsidRDefault="00C43FC4" w:rsidP="001561A5">
            <w:pPr>
              <w:pStyle w:val="TableText"/>
              <w:rPr>
                <w:b w:val="0"/>
                <w:color w:val="000000"/>
                <w:vertAlign w:val="subscript"/>
              </w:rPr>
            </w:pPr>
            <w:r w:rsidRPr="00AF1C6F">
              <w:rPr>
                <w:b w:val="0"/>
              </w:rPr>
              <w:t>SWTC Appendix 18</w:t>
            </w:r>
            <w:r w:rsidR="001561A5" w:rsidRPr="001561A5">
              <w:rPr>
                <w:b w:val="0"/>
                <w:vanish/>
                <w:color w:val="0000FF"/>
                <w:vertAlign w:val="subscript"/>
              </w:rPr>
              <w:t xml:space="preserve"> [R0042]</w:t>
            </w:r>
          </w:p>
        </w:tc>
        <w:tc>
          <w:tcPr>
            <w:tcW w:w="2268" w:type="dxa"/>
          </w:tcPr>
          <w:p w:rsidR="00C43FC4" w:rsidRPr="00AF1C6F" w:rsidRDefault="00C43FC4"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c>
          <w:tcPr>
            <w:tcW w:w="4718" w:type="dxa"/>
          </w:tcPr>
          <w:p w:rsidR="00C43FC4" w:rsidRPr="00AF1C6F" w:rsidRDefault="00C43FC4" w:rsidP="001561A5">
            <w:pPr>
              <w:pStyle w:val="TableText"/>
              <w:cnfStyle w:val="000000000000" w:firstRow="0" w:lastRow="0" w:firstColumn="0" w:lastColumn="0" w:oddVBand="0" w:evenVBand="0" w:oddHBand="0" w:evenHBand="0" w:firstRowFirstColumn="0" w:firstRowLastColumn="0" w:lastRowFirstColumn="0" w:lastRowLastColumn="0"/>
            </w:pPr>
            <w:r w:rsidRPr="00AF1C6F">
              <w:t>Tunnels and Long Underpasses</w:t>
            </w:r>
          </w:p>
        </w:tc>
      </w:tr>
      <w:tr w:rsidR="007B79FB" w:rsidRPr="00AF1C6F" w:rsidDel="00AB0850"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Del="00AB0850" w:rsidRDefault="007B79FB" w:rsidP="001561A5">
            <w:pPr>
              <w:pStyle w:val="TableText"/>
              <w:rPr>
                <w:b w:val="0"/>
                <w:color w:val="000000"/>
                <w:vertAlign w:val="subscript"/>
              </w:rPr>
            </w:pPr>
            <w:r w:rsidRPr="00AF1C6F">
              <w:rPr>
                <w:b w:val="0"/>
              </w:rPr>
              <w:t>SWTC Appendix 43</w:t>
            </w:r>
            <w:r w:rsidR="001561A5" w:rsidRPr="001561A5">
              <w:rPr>
                <w:b w:val="0"/>
                <w:vanish/>
                <w:color w:val="0000FF"/>
                <w:vertAlign w:val="subscript"/>
              </w:rPr>
              <w:t xml:space="preserve"> [R0043]</w:t>
            </w:r>
          </w:p>
        </w:tc>
        <w:tc>
          <w:tcPr>
            <w:tcW w:w="2268" w:type="dxa"/>
          </w:tcPr>
          <w:p w:rsidR="007B79FB" w:rsidRPr="00AF1C6F" w:rsidDel="00AB0850" w:rsidRDefault="007B79FB" w:rsidP="001561A5">
            <w:pPr>
              <w:pStyle w:val="TableText"/>
              <w:cnfStyle w:val="000000000000" w:firstRow="0" w:lastRow="0" w:firstColumn="0" w:lastColumn="0" w:oddVBand="0" w:evenVBand="0" w:oddHBand="0" w:evenHBand="0" w:firstRowFirstColumn="0" w:firstRowLastColumn="0" w:lastRowFirstColumn="0" w:lastRowLastColumn="0"/>
            </w:pPr>
          </w:p>
        </w:tc>
        <w:tc>
          <w:tcPr>
            <w:tcW w:w="4718" w:type="dxa"/>
          </w:tcPr>
          <w:p w:rsidR="007B79FB" w:rsidRPr="00AF1C6F" w:rsidDel="00AB0850"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Engineering Management Plan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w:t>
            </w:r>
            <w:r w:rsidR="001561A5" w:rsidRPr="001561A5">
              <w:rPr>
                <w:b w:val="0"/>
                <w:vanish/>
                <w:color w:val="0000FF"/>
                <w:vertAlign w:val="subscript"/>
              </w:rPr>
              <w:t xml:space="preserve"> [R0044]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Additional OMCS, MNCS, ITS, AMS and Tolling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[R0045]</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2.5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States and Interface Modes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[R0046]</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Functional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[R0047]</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Subsystem Functional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[R0048]</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4.6</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PMCS Subsystem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4.7</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Building Management 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4.10</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Data Warehouse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GIS Subsystem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[R0052]</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7.1</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Performance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[R0053]</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7.3.3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Interlocking</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GUI Screen Requirements</w:t>
            </w:r>
          </w:p>
        </w:tc>
      </w:tr>
    </w:tbl>
    <w:p w:rsidR="00EC620C" w:rsidRPr="00AF1C6F" w:rsidRDefault="00EC620C" w:rsidP="003D63FF">
      <w:pPr>
        <w:pStyle w:val="MainBodyText"/>
      </w:pPr>
    </w:p>
    <w:p w:rsidR="001A0F93" w:rsidRPr="00AF1C6F" w:rsidRDefault="001A0F93" w:rsidP="007B702F">
      <w:pPr>
        <w:pStyle w:val="Heading2"/>
      </w:pPr>
      <w:bookmarkStart w:id="193" w:name="_Toc517095281"/>
      <w:r w:rsidRPr="00AF1C6F">
        <w:t>Traceability Matrix</w:t>
      </w:r>
      <w:bookmarkEnd w:id="193"/>
    </w:p>
    <w:p w:rsidR="001A0F93" w:rsidRPr="004B5018" w:rsidRDefault="0002744C" w:rsidP="00496FF0">
      <w:pPr>
        <w:pStyle w:val="MainBodyText"/>
        <w:rPr>
          <w:color w:val="000000"/>
          <w:vertAlign w:val="subscript"/>
        </w:rPr>
      </w:pPr>
      <w:r w:rsidRPr="00AF1C6F">
        <w:t>A t</w:t>
      </w:r>
      <w:r w:rsidR="001A0F93" w:rsidRPr="00AF1C6F">
        <w:t xml:space="preserve">raceability </w:t>
      </w:r>
      <w:r w:rsidRPr="00AF1C6F">
        <w:t>m</w:t>
      </w:r>
      <w:r w:rsidR="001A0F93" w:rsidRPr="00AF1C6F">
        <w:t xml:space="preserve">atrix is used to document the manner in which the above </w:t>
      </w:r>
      <w:r w:rsidR="00CC1F14" w:rsidRPr="00AF1C6F">
        <w:t>p</w:t>
      </w:r>
      <w:r w:rsidR="001A0F93" w:rsidRPr="00AF1C6F">
        <w:t>roject</w:t>
      </w:r>
      <w:r w:rsidR="00CC1F14" w:rsidRPr="00AF1C6F">
        <w:t xml:space="preserve"> </w:t>
      </w:r>
      <w:r w:rsidR="001A0F93" w:rsidRPr="00AF1C6F">
        <w:t>requirements are addressed.</w:t>
      </w:r>
      <w:r w:rsidR="001561A5" w:rsidRPr="001561A5">
        <w:rPr>
          <w:vanish/>
          <w:color w:val="0000FF"/>
          <w:vertAlign w:val="subscript"/>
        </w:rPr>
        <w:t xml:space="preserve"> [R0056]</w:t>
      </w:r>
    </w:p>
    <w:p w:rsidR="001A0F93" w:rsidRPr="004B5018" w:rsidRDefault="0002744C" w:rsidP="00496FF0">
      <w:pPr>
        <w:pStyle w:val="MainBodyText"/>
        <w:rPr>
          <w:color w:val="000000"/>
          <w:vertAlign w:val="subscript"/>
        </w:rPr>
      </w:pPr>
      <w:r w:rsidRPr="00AF1C6F">
        <w:t>The traceability matrix</w:t>
      </w:r>
      <w:r w:rsidR="00ED606E" w:rsidRPr="00AF1C6F">
        <w:t xml:space="preserve"> relating to th</w:t>
      </w:r>
      <w:r w:rsidR="00766129" w:rsidRPr="00AF1C6F">
        <w:t xml:space="preserve">e modules in </w:t>
      </w:r>
      <w:r w:rsidR="00933647" w:rsidRPr="00AF1C6F">
        <w:t>this functional</w:t>
      </w:r>
      <w:r w:rsidR="00E166D1" w:rsidRPr="00AF1C6F">
        <w:t xml:space="preserve"> specification </w:t>
      </w:r>
      <w:r w:rsidR="00ED606E" w:rsidRPr="00AF1C6F">
        <w:t>is</w:t>
      </w:r>
      <w:r w:rsidRPr="00AF1C6F">
        <w:t xml:space="preserve"> included </w:t>
      </w:r>
      <w:r w:rsidR="00E452B9" w:rsidRPr="00AF1C6F">
        <w:t xml:space="preserve">in the OMCS design report </w:t>
      </w:r>
      <w:r w:rsidR="00E166D1" w:rsidRPr="00AF1C6F">
        <w:t>NCX-MEA-01-2500-CS-RP-0001.</w:t>
      </w:r>
      <w:r w:rsidR="001561A5" w:rsidRPr="001561A5">
        <w:rPr>
          <w:vanish/>
          <w:color w:val="0000FF"/>
          <w:vertAlign w:val="subscript"/>
        </w:rPr>
        <w:t xml:space="preserve"> [R0057]</w:t>
      </w:r>
    </w:p>
    <w:p w:rsidR="004E5BA2" w:rsidRPr="00AF1C6F" w:rsidRDefault="004E5BA2" w:rsidP="00496FF0">
      <w:pPr>
        <w:pStyle w:val="MainBodyText"/>
      </w:pPr>
    </w:p>
    <w:p w:rsidR="001A0F93" w:rsidRPr="00AF1C6F" w:rsidRDefault="0002744C" w:rsidP="007B702F">
      <w:pPr>
        <w:pStyle w:val="Heading1"/>
      </w:pPr>
      <w:bookmarkStart w:id="194" w:name="_Toc516580922"/>
      <w:bookmarkStart w:id="195" w:name="_Toc516582033"/>
      <w:bookmarkStart w:id="196" w:name="_Toc516582525"/>
      <w:bookmarkStart w:id="197" w:name="_Toc516583006"/>
      <w:bookmarkStart w:id="198" w:name="_Toc517091613"/>
      <w:bookmarkStart w:id="199" w:name="_Toc517093173"/>
      <w:bookmarkStart w:id="200" w:name="_Toc517093671"/>
      <w:bookmarkStart w:id="201" w:name="_Toc517095282"/>
      <w:bookmarkStart w:id="202" w:name="_Toc517095283"/>
      <w:bookmarkEnd w:id="194"/>
      <w:bookmarkEnd w:id="195"/>
      <w:bookmarkEnd w:id="196"/>
      <w:bookmarkEnd w:id="197"/>
      <w:bookmarkEnd w:id="198"/>
      <w:bookmarkEnd w:id="199"/>
      <w:bookmarkEnd w:id="200"/>
      <w:bookmarkEnd w:id="201"/>
      <w:r w:rsidRPr="00AF1C6F">
        <w:lastRenderedPageBreak/>
        <w:t xml:space="preserve">Design Life / </w:t>
      </w:r>
      <w:r w:rsidR="001A0F93" w:rsidRPr="00AF1C6F">
        <w:t>Durability</w:t>
      </w:r>
      <w:bookmarkEnd w:id="202"/>
    </w:p>
    <w:p w:rsidR="00801547" w:rsidRPr="004B5018" w:rsidRDefault="00801547" w:rsidP="00801547">
      <w:pPr>
        <w:pStyle w:val="MainBodyText"/>
        <w:rPr>
          <w:color w:val="000000"/>
          <w:vertAlign w:val="subscript"/>
        </w:rPr>
      </w:pPr>
      <w:r w:rsidRPr="00AF1C6F">
        <w:t xml:space="preserve">The durability / design life requirements for OMCS Software is as specified in </w:t>
      </w:r>
      <w:r w:rsidR="004702B0" w:rsidRPr="00AF1C6F">
        <w:t>S</w:t>
      </w:r>
      <w:r w:rsidRPr="00AF1C6F">
        <w:t xml:space="preserve">ection 5.2 of the SWTC except where noted otherwise in SWTC Appendix 20. </w:t>
      </w:r>
      <w:r w:rsidR="001561A5" w:rsidRPr="001561A5">
        <w:rPr>
          <w:vanish/>
          <w:color w:val="0000FF"/>
          <w:vertAlign w:val="subscript"/>
        </w:rPr>
        <w:t xml:space="preserve"> [R0058]</w:t>
      </w:r>
    </w:p>
    <w:p w:rsidR="00801547" w:rsidRPr="004B5018" w:rsidRDefault="00801547" w:rsidP="00801547">
      <w:pPr>
        <w:pStyle w:val="MainBodyText"/>
        <w:rPr>
          <w:color w:val="000000"/>
          <w:vertAlign w:val="subscript"/>
        </w:rPr>
      </w:pPr>
      <w:r w:rsidRPr="00AF1C6F">
        <w:t>The design life of the OMCS software components is dependent on the design life of the underlying h</w:t>
      </w:r>
      <w:r w:rsidR="00ED606E" w:rsidRPr="00AF1C6F">
        <w:t>ardware platform for the OMCS</w:t>
      </w:r>
      <w:r w:rsidR="00695ABB" w:rsidRPr="00AF1C6F">
        <w:t xml:space="preserve"> </w:t>
      </w:r>
      <w:r w:rsidR="00ED606E" w:rsidRPr="00AF1C6F">
        <w:t xml:space="preserve">as </w:t>
      </w:r>
      <w:r w:rsidRPr="00AF1C6F">
        <w:t xml:space="preserve">defined in the </w:t>
      </w:r>
      <w:r w:rsidR="00ED606E" w:rsidRPr="00AF1C6F">
        <w:t>design r</w:t>
      </w:r>
      <w:r w:rsidRPr="00AF1C6F">
        <w:t xml:space="preserve">eport NCX-MEA-01-2470-CS-RP-0001. </w:t>
      </w:r>
      <w:r w:rsidR="001561A5" w:rsidRPr="001561A5">
        <w:rPr>
          <w:vanish/>
          <w:color w:val="0000FF"/>
          <w:vertAlign w:val="subscript"/>
        </w:rPr>
        <w:t xml:space="preserve"> [R0059]</w:t>
      </w:r>
    </w:p>
    <w:p w:rsidR="00801547" w:rsidRPr="004B5018" w:rsidRDefault="00801547" w:rsidP="00801547">
      <w:pPr>
        <w:pStyle w:val="MainBodyText"/>
        <w:rPr>
          <w:color w:val="000000"/>
          <w:vertAlign w:val="subscript"/>
        </w:rPr>
      </w:pPr>
      <w:r w:rsidRPr="00AF1C6F">
        <w:t>The design life requirements that are relevant to this design package are tabulated below:</w:t>
      </w:r>
      <w:r w:rsidR="001561A5" w:rsidRPr="001561A5">
        <w:rPr>
          <w:vanish/>
          <w:color w:val="0000FF"/>
          <w:vertAlign w:val="subscript"/>
        </w:rPr>
        <w:t xml:space="preserve"> [R0060]</w:t>
      </w:r>
    </w:p>
    <w:p w:rsidR="00801547" w:rsidRPr="004B5018" w:rsidRDefault="00801547" w:rsidP="00801547">
      <w:pPr>
        <w:pStyle w:val="Caption"/>
        <w:rPr>
          <w:color w:val="000000"/>
          <w:vertAlign w:val="subscript"/>
          <w:lang w:val="en-AU"/>
        </w:rPr>
      </w:pPr>
      <w:bookmarkStart w:id="203" w:name="_Toc425923918"/>
      <w:bookmarkStart w:id="204" w:name="_Toc426379896"/>
      <w:bookmarkStart w:id="205" w:name="_Toc434851118"/>
      <w:bookmarkStart w:id="206" w:name="_Toc517095719"/>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5</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Durability Requirements</w:t>
      </w:r>
      <w:bookmarkEnd w:id="203"/>
      <w:bookmarkEnd w:id="204"/>
      <w:bookmarkEnd w:id="205"/>
      <w:bookmarkEnd w:id="206"/>
      <w:r w:rsidR="001561A5" w:rsidRPr="001561A5">
        <w:rPr>
          <w:vanish/>
          <w:color w:val="0000FF"/>
          <w:vertAlign w:val="subscript"/>
          <w:lang w:val="en-AU"/>
        </w:rPr>
        <w:t xml:space="preserve"> [R0061]</w:t>
      </w:r>
    </w:p>
    <w:tbl>
      <w:tblPr>
        <w:tblStyle w:val="ReportTable"/>
        <w:tblW w:w="5000" w:type="pct"/>
        <w:tblLook w:val="04A0" w:firstRow="1" w:lastRow="0" w:firstColumn="1" w:lastColumn="0" w:noHBand="0" w:noVBand="1"/>
      </w:tblPr>
      <w:tblGrid>
        <w:gridCol w:w="2153"/>
        <w:gridCol w:w="3745"/>
        <w:gridCol w:w="3344"/>
      </w:tblGrid>
      <w:tr w:rsidR="00801547"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Pr>
          <w:p w:rsidR="00801547" w:rsidRPr="004B5018" w:rsidRDefault="00801547" w:rsidP="001561A5">
            <w:pPr>
              <w:pStyle w:val="TableText"/>
              <w:rPr>
                <w:b w:val="0"/>
                <w:color w:val="000000"/>
                <w:vertAlign w:val="subscript"/>
              </w:rPr>
            </w:pPr>
            <w:r w:rsidRPr="00AF1C6F">
              <w:t>Asset Type</w:t>
            </w:r>
            <w:r w:rsidR="001561A5" w:rsidRPr="001561A5">
              <w:rPr>
                <w:vanish/>
                <w:color w:val="0000FF"/>
                <w:vertAlign w:val="subscript"/>
              </w:rPr>
              <w:t xml:space="preserve"> [R0061]</w:t>
            </w:r>
          </w:p>
        </w:tc>
        <w:tc>
          <w:tcPr>
            <w:tcW w:w="2026" w:type="pct"/>
          </w:tcPr>
          <w:p w:rsidR="00801547" w:rsidRPr="00AF1C6F" w:rsidRDefault="0080154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Asset Item</w:t>
            </w:r>
          </w:p>
        </w:tc>
        <w:tc>
          <w:tcPr>
            <w:tcW w:w="1809" w:type="pct"/>
          </w:tcPr>
          <w:p w:rsidR="00801547" w:rsidRPr="00AF1C6F" w:rsidRDefault="0080154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Design Life (years)</w:t>
            </w:r>
          </w:p>
        </w:tc>
      </w:tr>
      <w:tr w:rsidR="00801547" w:rsidRPr="00AF1C6F" w:rsidTr="00C95594">
        <w:tc>
          <w:tcPr>
            <w:cnfStyle w:val="001000000000" w:firstRow="0" w:lastRow="0" w:firstColumn="1" w:lastColumn="0" w:oddVBand="0" w:evenVBand="0" w:oddHBand="0" w:evenHBand="0" w:firstRowFirstColumn="0" w:firstRowLastColumn="0" w:lastRowFirstColumn="0" w:lastRowLastColumn="0"/>
            <w:tcW w:w="1165" w:type="pct"/>
          </w:tcPr>
          <w:p w:rsidR="00801547" w:rsidRPr="004B5018" w:rsidRDefault="00766129" w:rsidP="001561A5">
            <w:pPr>
              <w:pStyle w:val="TableText"/>
              <w:rPr>
                <w:b w:val="0"/>
                <w:color w:val="000000"/>
                <w:vertAlign w:val="subscript"/>
              </w:rPr>
            </w:pPr>
            <w:r w:rsidRPr="00AF1C6F">
              <w:rPr>
                <w:b w:val="0"/>
              </w:rPr>
              <w:t>PMCS</w:t>
            </w:r>
            <w:r w:rsidR="001561A5" w:rsidRPr="001561A5">
              <w:rPr>
                <w:b w:val="0"/>
                <w:vanish/>
                <w:color w:val="0000FF"/>
                <w:vertAlign w:val="subscript"/>
              </w:rPr>
              <w:t xml:space="preserve"> [R0062]</w:t>
            </w:r>
          </w:p>
        </w:tc>
        <w:tc>
          <w:tcPr>
            <w:tcW w:w="2026" w:type="pct"/>
          </w:tcPr>
          <w:p w:rsidR="00801547" w:rsidRPr="00AF1C6F" w:rsidRDefault="00801547" w:rsidP="001561A5">
            <w:pPr>
              <w:pStyle w:val="TableText"/>
              <w:cnfStyle w:val="000000000000" w:firstRow="0" w:lastRow="0" w:firstColumn="0" w:lastColumn="0" w:oddVBand="0" w:evenVBand="0" w:oddHBand="0" w:evenHBand="0" w:firstRowFirstColumn="0" w:firstRowLastColumn="0" w:lastRowFirstColumn="0" w:lastRowLastColumn="0"/>
            </w:pPr>
            <w:r w:rsidRPr="00AF1C6F">
              <w:t>Tunnel Control System</w:t>
            </w:r>
          </w:p>
        </w:tc>
        <w:tc>
          <w:tcPr>
            <w:tcW w:w="1809" w:type="pct"/>
          </w:tcPr>
          <w:p w:rsidR="00801547" w:rsidRPr="00AF1C6F" w:rsidRDefault="00801547" w:rsidP="001561A5">
            <w:pPr>
              <w:pStyle w:val="TableText"/>
              <w:cnfStyle w:val="000000000000" w:firstRow="0" w:lastRow="0" w:firstColumn="0" w:lastColumn="0" w:oddVBand="0" w:evenVBand="0" w:oddHBand="0" w:evenHBand="0" w:firstRowFirstColumn="0" w:firstRowLastColumn="0" w:lastRowFirstColumn="0" w:lastRowLastColumn="0"/>
            </w:pPr>
            <w:r w:rsidRPr="00AF1C6F">
              <w:t>20</w:t>
            </w:r>
          </w:p>
        </w:tc>
      </w:tr>
    </w:tbl>
    <w:p w:rsidR="00E452B9" w:rsidRPr="004B5018" w:rsidRDefault="00E166D1" w:rsidP="00E166D1">
      <w:pPr>
        <w:pStyle w:val="MainBodyText"/>
        <w:rPr>
          <w:color w:val="000000"/>
          <w:vertAlign w:val="subscript"/>
        </w:rPr>
      </w:pPr>
      <w:r w:rsidRPr="00AF1C6F">
        <w:t xml:space="preserve">The durability requirements for the key components within each system are defined in Appendix A of the M&amp;E Durability Report (NCX-MEA-01-2060-ZG-RP-0001). These durability requirements are included in the relevant equipment specifications including the required design life, the environment category and the relevant control measures. </w:t>
      </w:r>
      <w:r w:rsidR="001561A5" w:rsidRPr="001561A5">
        <w:rPr>
          <w:vanish/>
          <w:color w:val="0000FF"/>
          <w:vertAlign w:val="subscript"/>
        </w:rPr>
        <w:t xml:space="preserve"> [R0064]</w:t>
      </w:r>
    </w:p>
    <w:p w:rsidR="00E166D1" w:rsidRPr="004B5018" w:rsidRDefault="00E166D1" w:rsidP="00E166D1">
      <w:pPr>
        <w:pStyle w:val="MainBodyText"/>
        <w:rPr>
          <w:color w:val="000000"/>
          <w:vertAlign w:val="subscript"/>
        </w:rPr>
      </w:pPr>
      <w:r w:rsidRPr="00AF1C6F">
        <w:t>The control measures included within the specifications will be the minimum requirements in order to comply with the specification and the durability requirements for the Project.</w:t>
      </w:r>
      <w:r w:rsidR="001561A5" w:rsidRPr="001561A5">
        <w:rPr>
          <w:vanish/>
          <w:color w:val="0000FF"/>
          <w:vertAlign w:val="subscript"/>
        </w:rPr>
        <w:t xml:space="preserve"> [R0065]</w:t>
      </w:r>
    </w:p>
    <w:p w:rsidR="004E5BA2" w:rsidRPr="00AF1C6F" w:rsidRDefault="004E5BA2" w:rsidP="00E166D1">
      <w:pPr>
        <w:pStyle w:val="MainBodyText"/>
      </w:pPr>
    </w:p>
    <w:p w:rsidR="001A0F93" w:rsidRPr="00AF1C6F" w:rsidRDefault="001A0F93" w:rsidP="007B702F">
      <w:pPr>
        <w:pStyle w:val="Heading1"/>
      </w:pPr>
      <w:bookmarkStart w:id="207" w:name="_Toc516580924"/>
      <w:bookmarkStart w:id="208" w:name="_Toc516582035"/>
      <w:bookmarkStart w:id="209" w:name="_Toc516582527"/>
      <w:bookmarkStart w:id="210" w:name="_Toc516583008"/>
      <w:bookmarkStart w:id="211" w:name="_Toc517091615"/>
      <w:bookmarkStart w:id="212" w:name="_Toc517093175"/>
      <w:bookmarkStart w:id="213" w:name="_Toc517093673"/>
      <w:bookmarkStart w:id="214" w:name="_Toc517095284"/>
      <w:bookmarkStart w:id="215" w:name="_Toc517095285"/>
      <w:bookmarkEnd w:id="207"/>
      <w:bookmarkEnd w:id="208"/>
      <w:bookmarkEnd w:id="209"/>
      <w:bookmarkEnd w:id="210"/>
      <w:bookmarkEnd w:id="211"/>
      <w:bookmarkEnd w:id="212"/>
      <w:bookmarkEnd w:id="213"/>
      <w:bookmarkEnd w:id="214"/>
      <w:r w:rsidRPr="00AF1C6F">
        <w:t>Reliability</w:t>
      </w:r>
      <w:bookmarkEnd w:id="215"/>
    </w:p>
    <w:p w:rsidR="00BB760C" w:rsidRPr="004B5018" w:rsidRDefault="005115E4" w:rsidP="00921972">
      <w:pPr>
        <w:pStyle w:val="MainBodyText"/>
        <w:rPr>
          <w:color w:val="000000"/>
          <w:vertAlign w:val="subscript"/>
        </w:rPr>
      </w:pPr>
      <w:r w:rsidRPr="00AF1C6F">
        <w:t>The quality (availability) of software produced is based on the software production techniques and the totality of</w:t>
      </w:r>
      <w:r w:rsidR="00BB760C" w:rsidRPr="00AF1C6F">
        <w:t xml:space="preserve"> </w:t>
      </w:r>
      <w:r w:rsidRPr="00AF1C6F">
        <w:t xml:space="preserve">information produced for the software. The degree of confidence for a given piece of software in </w:t>
      </w:r>
      <w:r w:rsidR="00BB760C" w:rsidRPr="00AF1C6F">
        <w:t xml:space="preserve">an </w:t>
      </w:r>
      <w:r w:rsidRPr="00AF1C6F">
        <w:t>application is a function of the extent of available information about the software function, the documentation,</w:t>
      </w:r>
      <w:r w:rsidR="00BB760C" w:rsidRPr="00AF1C6F">
        <w:t xml:space="preserve"> </w:t>
      </w:r>
      <w:r w:rsidRPr="00AF1C6F">
        <w:t>proof of adherence to software production techniques, testing, verification an</w:t>
      </w:r>
      <w:r w:rsidR="00BB760C" w:rsidRPr="00AF1C6F">
        <w:t>d validation methods used.</w:t>
      </w:r>
      <w:r w:rsidR="001561A5" w:rsidRPr="001561A5">
        <w:rPr>
          <w:vanish/>
          <w:color w:val="0000FF"/>
          <w:vertAlign w:val="subscript"/>
        </w:rPr>
        <w:t xml:space="preserve"> [R0066]</w:t>
      </w:r>
    </w:p>
    <w:p w:rsidR="00F9785F" w:rsidRPr="004B5018" w:rsidRDefault="00F9785F" w:rsidP="00921972">
      <w:pPr>
        <w:pStyle w:val="MainBodyText"/>
        <w:rPr>
          <w:color w:val="000000"/>
          <w:vertAlign w:val="subscript"/>
        </w:rPr>
      </w:pPr>
      <w:r w:rsidRPr="00AF1C6F">
        <w:t xml:space="preserve">The availability of the hardware on which the software is executing is addressed in the OMCS Hardware Design Report (NCX-MEA-01-2470-CS-RP-0001). </w:t>
      </w:r>
      <w:r w:rsidR="001561A5" w:rsidRPr="001561A5">
        <w:rPr>
          <w:vanish/>
          <w:color w:val="0000FF"/>
          <w:vertAlign w:val="subscript"/>
        </w:rPr>
        <w:t xml:space="preserve"> [R0067]</w:t>
      </w:r>
    </w:p>
    <w:p w:rsidR="004E5BA2" w:rsidRPr="00AF1C6F" w:rsidRDefault="004E5BA2" w:rsidP="00921972">
      <w:pPr>
        <w:pStyle w:val="MainBodyText"/>
      </w:pPr>
    </w:p>
    <w:p w:rsidR="001A0F93" w:rsidRPr="00AF1C6F" w:rsidRDefault="001A0F93" w:rsidP="007B702F">
      <w:pPr>
        <w:pStyle w:val="Heading1"/>
      </w:pPr>
      <w:bookmarkStart w:id="216" w:name="_Toc516580926"/>
      <w:bookmarkStart w:id="217" w:name="_Toc516582037"/>
      <w:bookmarkStart w:id="218" w:name="_Toc516582529"/>
      <w:bookmarkStart w:id="219" w:name="_Toc516583010"/>
      <w:bookmarkStart w:id="220" w:name="_Toc517091617"/>
      <w:bookmarkStart w:id="221" w:name="_Toc517093177"/>
      <w:bookmarkStart w:id="222" w:name="_Toc517093675"/>
      <w:bookmarkStart w:id="223" w:name="_Toc517095286"/>
      <w:bookmarkStart w:id="224" w:name="_Toc517095287"/>
      <w:bookmarkEnd w:id="216"/>
      <w:bookmarkEnd w:id="217"/>
      <w:bookmarkEnd w:id="218"/>
      <w:bookmarkEnd w:id="219"/>
      <w:bookmarkEnd w:id="220"/>
      <w:bookmarkEnd w:id="221"/>
      <w:bookmarkEnd w:id="222"/>
      <w:bookmarkEnd w:id="223"/>
      <w:r w:rsidRPr="00AF1C6F">
        <w:t>Design Integration</w:t>
      </w:r>
      <w:bookmarkEnd w:id="224"/>
    </w:p>
    <w:p w:rsidR="001A0F93" w:rsidRPr="004B5018" w:rsidRDefault="001A0F93" w:rsidP="00496FF0">
      <w:pPr>
        <w:pStyle w:val="MainBodyText"/>
        <w:rPr>
          <w:color w:val="000000"/>
          <w:vertAlign w:val="subscript"/>
        </w:rPr>
      </w:pPr>
      <w:r w:rsidRPr="00AF1C6F">
        <w:t>The following non-M&amp;E interface ha</w:t>
      </w:r>
      <w:r w:rsidR="007057E0" w:rsidRPr="00AF1C6F">
        <w:t>s</w:t>
      </w:r>
      <w:r w:rsidRPr="00AF1C6F">
        <w:t xml:space="preserve"> been identified as being related to this design report.</w:t>
      </w:r>
      <w:r w:rsidR="001561A5" w:rsidRPr="001561A5">
        <w:rPr>
          <w:vanish/>
          <w:color w:val="0000FF"/>
          <w:vertAlign w:val="subscript"/>
        </w:rPr>
        <w:t xml:space="preserve"> [R0068]</w:t>
      </w:r>
    </w:p>
    <w:p w:rsidR="007B702F" w:rsidRPr="004B5018" w:rsidRDefault="007B702F" w:rsidP="007B702F">
      <w:pPr>
        <w:pStyle w:val="Caption"/>
        <w:rPr>
          <w:color w:val="000000"/>
          <w:vertAlign w:val="subscript"/>
          <w:lang w:val="en-AU"/>
        </w:rPr>
      </w:pPr>
      <w:bookmarkStart w:id="225" w:name="_Toc517095720"/>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7</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Design Integration (non-M&amp;E)</w:t>
      </w:r>
      <w:bookmarkEnd w:id="225"/>
      <w:r w:rsidR="001561A5" w:rsidRPr="001561A5">
        <w:rPr>
          <w:vanish/>
          <w:color w:val="0000FF"/>
          <w:vertAlign w:val="subscript"/>
          <w:lang w:val="en-AU"/>
        </w:rPr>
        <w:t xml:space="preserve"> [R0069]</w:t>
      </w:r>
    </w:p>
    <w:tbl>
      <w:tblPr>
        <w:tblStyle w:val="ReportTable"/>
        <w:tblW w:w="9079" w:type="dxa"/>
        <w:tblLook w:val="04A0" w:firstRow="1" w:lastRow="0" w:firstColumn="1" w:lastColumn="0" w:noHBand="0" w:noVBand="1"/>
      </w:tblPr>
      <w:tblGrid>
        <w:gridCol w:w="1980"/>
        <w:gridCol w:w="3420"/>
        <w:gridCol w:w="3679"/>
      </w:tblGrid>
      <w:tr w:rsidR="007B702F"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B702F" w:rsidRPr="004B5018" w:rsidRDefault="007B702F" w:rsidP="001561A5">
            <w:pPr>
              <w:pStyle w:val="TableText"/>
              <w:rPr>
                <w:b w:val="0"/>
                <w:color w:val="000000"/>
                <w:vertAlign w:val="subscript"/>
              </w:rPr>
            </w:pPr>
            <w:r w:rsidRPr="00AF1C6F">
              <w:t>Discipline</w:t>
            </w:r>
            <w:r w:rsidR="001561A5" w:rsidRPr="001561A5">
              <w:rPr>
                <w:vanish/>
                <w:color w:val="0000FF"/>
                <w:vertAlign w:val="subscript"/>
              </w:rPr>
              <w:t xml:space="preserve"> [R0069]</w:t>
            </w:r>
          </w:p>
        </w:tc>
        <w:tc>
          <w:tcPr>
            <w:tcW w:w="3420" w:type="dxa"/>
          </w:tcPr>
          <w:p w:rsidR="007B702F" w:rsidRPr="00AF1C6F" w:rsidRDefault="007B702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Interface</w:t>
            </w:r>
          </w:p>
        </w:tc>
        <w:tc>
          <w:tcPr>
            <w:tcW w:w="3679" w:type="dxa"/>
          </w:tcPr>
          <w:p w:rsidR="007B702F" w:rsidRPr="00AF1C6F" w:rsidRDefault="007B702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Details</w:t>
            </w:r>
          </w:p>
        </w:tc>
      </w:tr>
      <w:tr w:rsidR="00E166D1" w:rsidRPr="00AF1C6F" w:rsidTr="001A1EFD">
        <w:trPr>
          <w:trHeight w:val="976"/>
        </w:trPr>
        <w:tc>
          <w:tcPr>
            <w:cnfStyle w:val="001000000000" w:firstRow="0" w:lastRow="0" w:firstColumn="1" w:lastColumn="0" w:oddVBand="0" w:evenVBand="0" w:oddHBand="0" w:evenHBand="0" w:firstRowFirstColumn="0" w:firstRowLastColumn="0" w:lastRowFirstColumn="0" w:lastRowLastColumn="0"/>
            <w:tcW w:w="1980" w:type="dxa"/>
          </w:tcPr>
          <w:p w:rsidR="00E166D1" w:rsidRPr="004B5018" w:rsidRDefault="00E166D1" w:rsidP="001561A5">
            <w:pPr>
              <w:pStyle w:val="TableText"/>
              <w:rPr>
                <w:b w:val="0"/>
                <w:color w:val="000000"/>
                <w:vertAlign w:val="subscript"/>
              </w:rPr>
            </w:pPr>
            <w:r w:rsidRPr="00AF1C6F">
              <w:rPr>
                <w:b w:val="0"/>
              </w:rPr>
              <w:t>Stakeholder</w:t>
            </w:r>
            <w:r w:rsidR="001561A5" w:rsidRPr="001561A5">
              <w:rPr>
                <w:b w:val="0"/>
                <w:vanish/>
                <w:color w:val="0000FF"/>
                <w:vertAlign w:val="subscript"/>
              </w:rPr>
              <w:t xml:space="preserve"> [R0070]</w:t>
            </w:r>
          </w:p>
        </w:tc>
        <w:tc>
          <w:tcPr>
            <w:tcW w:w="3420" w:type="dxa"/>
          </w:tcPr>
          <w:p w:rsidR="00E166D1" w:rsidRPr="00AF1C6F" w:rsidRDefault="00E166D1"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Project Co Interface</w:t>
            </w:r>
          </w:p>
        </w:tc>
        <w:tc>
          <w:tcPr>
            <w:tcW w:w="3679" w:type="dxa"/>
          </w:tcPr>
          <w:p w:rsidR="00E166D1" w:rsidRPr="00AF1C6F" w:rsidRDefault="00E166D1"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Interface requirements with the Operators to agree on Operational Concept and Incident Plans.</w:t>
            </w:r>
          </w:p>
        </w:tc>
      </w:tr>
    </w:tbl>
    <w:p w:rsidR="00E166D1" w:rsidRPr="004B5018" w:rsidRDefault="00E166D1" w:rsidP="008501E2">
      <w:pPr>
        <w:pStyle w:val="MainBodyText"/>
        <w:rPr>
          <w:color w:val="000000"/>
          <w:vertAlign w:val="subscript"/>
        </w:rPr>
      </w:pPr>
      <w:bookmarkStart w:id="226" w:name="_Toc421779854"/>
      <w:r w:rsidRPr="00AF1C6F">
        <w:t>The coordination of internal M&amp;E interfaces is managed through the processes outlined in the M&amp;E Design Plan (NCX-MEA-01-2000-QA-PL-0002) and the Systems Engineering Management Plan (ALL-LLB-01-0001-QA-PL-0111).</w:t>
      </w:r>
      <w:r w:rsidR="001561A5" w:rsidRPr="001561A5">
        <w:rPr>
          <w:vanish/>
          <w:color w:val="0000FF"/>
          <w:vertAlign w:val="subscript"/>
        </w:rPr>
        <w:t xml:space="preserve"> [R0072]</w:t>
      </w:r>
    </w:p>
    <w:p w:rsidR="000278CE" w:rsidRPr="004B5018" w:rsidRDefault="000278CE" w:rsidP="000278CE">
      <w:pPr>
        <w:pStyle w:val="MainBodyText"/>
        <w:rPr>
          <w:color w:val="000000"/>
          <w:vertAlign w:val="subscript"/>
        </w:rPr>
      </w:pPr>
      <w:r w:rsidRPr="00AF1C6F">
        <w:t>The following M&amp;E interface have been identified as being related to this design report.</w:t>
      </w:r>
      <w:r w:rsidR="001561A5" w:rsidRPr="001561A5">
        <w:rPr>
          <w:vanish/>
          <w:color w:val="0000FF"/>
          <w:vertAlign w:val="subscript"/>
        </w:rPr>
        <w:t xml:space="preserve"> [R0073]</w:t>
      </w:r>
    </w:p>
    <w:p w:rsidR="000278CE" w:rsidRPr="004B5018" w:rsidRDefault="000278CE" w:rsidP="000278CE">
      <w:pPr>
        <w:pStyle w:val="Caption"/>
        <w:rPr>
          <w:color w:val="000000"/>
          <w:vertAlign w:val="subscript"/>
          <w:lang w:val="en-AU"/>
        </w:rPr>
      </w:pPr>
      <w:bookmarkStart w:id="227" w:name="_Toc517095721"/>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7</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2</w:t>
      </w:r>
      <w:r w:rsidR="002573B3" w:rsidRPr="00866B4B">
        <w:rPr>
          <w:lang w:val="en-AU"/>
        </w:rPr>
        <w:fldChar w:fldCharType="end"/>
      </w:r>
      <w:r w:rsidRPr="00AF1C6F">
        <w:rPr>
          <w:lang w:val="en-AU"/>
        </w:rPr>
        <w:t xml:space="preserve"> : Design Integration (M&amp;E)</w:t>
      </w:r>
      <w:bookmarkEnd w:id="227"/>
      <w:r w:rsidR="001561A5" w:rsidRPr="001561A5">
        <w:rPr>
          <w:vanish/>
          <w:color w:val="0000FF"/>
          <w:vertAlign w:val="subscript"/>
          <w:lang w:val="en-AU"/>
        </w:rPr>
        <w:t xml:space="preserve"> [R0074]</w:t>
      </w:r>
    </w:p>
    <w:tbl>
      <w:tblPr>
        <w:tblStyle w:val="ReportTable"/>
        <w:tblW w:w="5000" w:type="pct"/>
        <w:tblLook w:val="04A0" w:firstRow="1" w:lastRow="0" w:firstColumn="1" w:lastColumn="0" w:noHBand="0" w:noVBand="1"/>
      </w:tblPr>
      <w:tblGrid>
        <w:gridCol w:w="2028"/>
        <w:gridCol w:w="2181"/>
        <w:gridCol w:w="5033"/>
      </w:tblGrid>
      <w:tr w:rsidR="00C30D1A" w:rsidRPr="00AF1C6F" w:rsidTr="005B6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tcPr>
          <w:p w:rsidR="00C30D1A" w:rsidRPr="004B5018" w:rsidRDefault="00C30D1A" w:rsidP="001561A5">
            <w:pPr>
              <w:pStyle w:val="TableText"/>
              <w:rPr>
                <w:b w:val="0"/>
                <w:color w:val="000000"/>
                <w:vertAlign w:val="subscript"/>
              </w:rPr>
            </w:pPr>
            <w:r w:rsidRPr="00AF1C6F">
              <w:t>Discipline</w:t>
            </w:r>
            <w:r w:rsidR="001561A5" w:rsidRPr="001561A5">
              <w:rPr>
                <w:vanish/>
                <w:color w:val="0000FF"/>
                <w:vertAlign w:val="subscript"/>
              </w:rPr>
              <w:t xml:space="preserve"> [R0074]</w:t>
            </w:r>
          </w:p>
        </w:tc>
        <w:tc>
          <w:tcPr>
            <w:tcW w:w="1180" w:type="pct"/>
          </w:tcPr>
          <w:p w:rsidR="00C30D1A" w:rsidRPr="00AF1C6F" w:rsidRDefault="00C30D1A"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Interface</w:t>
            </w:r>
          </w:p>
        </w:tc>
        <w:tc>
          <w:tcPr>
            <w:tcW w:w="2723" w:type="pct"/>
          </w:tcPr>
          <w:p w:rsidR="00C30D1A" w:rsidRPr="00AF1C6F" w:rsidRDefault="00C30D1A"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Details</w:t>
            </w:r>
          </w:p>
        </w:tc>
      </w:tr>
      <w:tr w:rsidR="00C30D1A" w:rsidRPr="00AF1C6F" w:rsidTr="005B67B2">
        <w:tc>
          <w:tcPr>
            <w:cnfStyle w:val="001000000000" w:firstRow="0" w:lastRow="0" w:firstColumn="1" w:lastColumn="0" w:oddVBand="0" w:evenVBand="0" w:oddHBand="0" w:evenHBand="0" w:firstRowFirstColumn="0" w:firstRowLastColumn="0" w:lastRowFirstColumn="0" w:lastRowLastColumn="0"/>
            <w:tcW w:w="1097" w:type="pct"/>
          </w:tcPr>
          <w:p w:rsidR="00C30D1A" w:rsidRPr="004B5018" w:rsidRDefault="00C30D1A" w:rsidP="001561A5">
            <w:pPr>
              <w:pStyle w:val="TableText"/>
              <w:rPr>
                <w:b w:val="0"/>
                <w:color w:val="000000"/>
                <w:vertAlign w:val="subscript"/>
              </w:rPr>
            </w:pPr>
            <w:r w:rsidRPr="00AF1C6F">
              <w:rPr>
                <w:b w:val="0"/>
              </w:rPr>
              <w:lastRenderedPageBreak/>
              <w:t>Incident Management System</w:t>
            </w:r>
            <w:r w:rsidR="001561A5" w:rsidRPr="001561A5">
              <w:rPr>
                <w:b w:val="0"/>
                <w:vanish/>
                <w:color w:val="0000FF"/>
                <w:vertAlign w:val="subscript"/>
              </w:rPr>
              <w:t xml:space="preserve"> [R0075]</w:t>
            </w:r>
          </w:p>
        </w:tc>
        <w:tc>
          <w:tcPr>
            <w:tcW w:w="1180" w:type="pct"/>
          </w:tcPr>
          <w:p w:rsidR="00C30D1A" w:rsidRPr="00AF1C6F" w:rsidRDefault="00C30D1A" w:rsidP="001561A5">
            <w:pPr>
              <w:pStyle w:val="TableText"/>
              <w:cnfStyle w:val="000000000000" w:firstRow="0" w:lastRow="0" w:firstColumn="0" w:lastColumn="0" w:oddVBand="0" w:evenVBand="0" w:oddHBand="0" w:evenHBand="0" w:firstRowFirstColumn="0" w:firstRowLastColumn="0" w:lastRowFirstColumn="0" w:lastRowLastColumn="0"/>
            </w:pPr>
            <w:r w:rsidRPr="00AF1C6F">
              <w:t>Incident Management System</w:t>
            </w:r>
          </w:p>
        </w:tc>
        <w:tc>
          <w:tcPr>
            <w:tcW w:w="2723" w:type="pct"/>
          </w:tcPr>
          <w:p w:rsidR="00C30D1A" w:rsidRPr="00AF1C6F" w:rsidRDefault="00C30D1A"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Interface requirements between the Incident Management System and Emergency Lighting System as required by the SWTC and Section</w:t>
            </w:r>
            <w:r w:rsidR="004F042B" w:rsidRPr="00AF1C6F">
              <w:t xml:space="preserve"> 10.14</w:t>
            </w:r>
            <w:r w:rsidRPr="00AF1C6F">
              <w:t xml:space="preserve"> of the </w:t>
            </w:r>
            <w:r w:rsidR="007057E0" w:rsidRPr="00AF1C6F">
              <w:t>NCX-MEA-01-2500-CS-RP-0001</w:t>
            </w:r>
            <w:r w:rsidRPr="00AF1C6F">
              <w:t xml:space="preserve"> design report.</w:t>
            </w:r>
          </w:p>
        </w:tc>
      </w:tr>
    </w:tbl>
    <w:p w:rsidR="004E5BA2" w:rsidRDefault="004E5BA2" w:rsidP="001B5267">
      <w:pPr>
        <w:pStyle w:val="MainBodyText"/>
      </w:pPr>
    </w:p>
    <w:p w:rsidR="00E166D1" w:rsidRPr="00AF1C6F" w:rsidRDefault="00E166D1" w:rsidP="007B702F">
      <w:pPr>
        <w:pStyle w:val="Heading1"/>
      </w:pPr>
      <w:bookmarkStart w:id="228" w:name="_Toc517095288"/>
      <w:r w:rsidRPr="00AF1C6F">
        <w:t>Design Inputs</w:t>
      </w:r>
      <w:bookmarkEnd w:id="228"/>
    </w:p>
    <w:p w:rsidR="007B702F" w:rsidRPr="00AF1C6F" w:rsidRDefault="007B702F" w:rsidP="00E452B9">
      <w:pPr>
        <w:pStyle w:val="Heading2"/>
      </w:pPr>
      <w:bookmarkStart w:id="229" w:name="_Toc517095289"/>
      <w:r w:rsidRPr="00AF1C6F">
        <w:t>Assumptions / Constraints</w:t>
      </w:r>
      <w:bookmarkEnd w:id="226"/>
      <w:bookmarkEnd w:id="229"/>
    </w:p>
    <w:p w:rsidR="00E166D1" w:rsidRPr="004B5018" w:rsidRDefault="00362C08" w:rsidP="00E452B9">
      <w:pPr>
        <w:pStyle w:val="MainBodyText"/>
        <w:rPr>
          <w:color w:val="000000"/>
          <w:vertAlign w:val="subscript"/>
        </w:rPr>
      </w:pPr>
      <w:bookmarkStart w:id="230" w:name="_Toc421779855"/>
      <w:r w:rsidRPr="00AF1C6F">
        <w:t>No additional assumptions/constraints have been identified for this design package.</w:t>
      </w:r>
      <w:r w:rsidR="001561A5" w:rsidRPr="001561A5">
        <w:rPr>
          <w:vanish/>
          <w:color w:val="0000FF"/>
          <w:vertAlign w:val="subscript"/>
        </w:rPr>
        <w:t xml:space="preserve"> [R0077]</w:t>
      </w:r>
    </w:p>
    <w:p w:rsidR="004E5BA2" w:rsidRPr="00AF1C6F" w:rsidRDefault="004E5BA2" w:rsidP="00E452B9">
      <w:pPr>
        <w:pStyle w:val="MainBodyText"/>
      </w:pPr>
    </w:p>
    <w:p w:rsidR="00E166D1" w:rsidRPr="00AF1C6F" w:rsidRDefault="00E166D1" w:rsidP="00E166D1">
      <w:pPr>
        <w:pStyle w:val="Heading2"/>
      </w:pPr>
      <w:bookmarkStart w:id="231" w:name="_Toc516580930"/>
      <w:bookmarkStart w:id="232" w:name="_Toc516582041"/>
      <w:bookmarkStart w:id="233" w:name="_Toc516582533"/>
      <w:bookmarkStart w:id="234" w:name="_Toc516583014"/>
      <w:bookmarkStart w:id="235" w:name="_Toc517091621"/>
      <w:bookmarkStart w:id="236" w:name="_Toc517093181"/>
      <w:bookmarkStart w:id="237" w:name="_Toc517093679"/>
      <w:bookmarkStart w:id="238" w:name="_Toc517095290"/>
      <w:bookmarkStart w:id="239" w:name="_Toc441842434"/>
      <w:bookmarkStart w:id="240" w:name="_Toc517095291"/>
      <w:bookmarkEnd w:id="231"/>
      <w:bookmarkEnd w:id="232"/>
      <w:bookmarkEnd w:id="233"/>
      <w:bookmarkEnd w:id="234"/>
      <w:bookmarkEnd w:id="235"/>
      <w:bookmarkEnd w:id="236"/>
      <w:bookmarkEnd w:id="237"/>
      <w:bookmarkEnd w:id="238"/>
      <w:r w:rsidRPr="00AF1C6F">
        <w:t>Design Criteria</w:t>
      </w:r>
      <w:bookmarkEnd w:id="239"/>
      <w:bookmarkEnd w:id="240"/>
    </w:p>
    <w:p w:rsidR="00362C08" w:rsidRPr="004B5018" w:rsidRDefault="00E166D1" w:rsidP="00A37B10">
      <w:pPr>
        <w:pStyle w:val="MainBodyText"/>
        <w:rPr>
          <w:color w:val="000000"/>
          <w:vertAlign w:val="subscript"/>
        </w:rPr>
      </w:pPr>
      <w:r w:rsidRPr="00AF1C6F">
        <w:t xml:space="preserve">The design criteria for this system </w:t>
      </w:r>
      <w:r w:rsidR="00E452B9" w:rsidRPr="00AF1C6F">
        <w:t xml:space="preserve">are nominated in </w:t>
      </w:r>
      <w:r w:rsidR="008527A8" w:rsidRPr="00AF1C6F">
        <w:t xml:space="preserve">Section </w:t>
      </w:r>
      <w:r w:rsidR="000165F4" w:rsidRPr="00AF1C6F">
        <w:t>4</w:t>
      </w:r>
      <w:r w:rsidR="001B35A0" w:rsidRPr="00AF1C6F">
        <w:t xml:space="preserve"> </w:t>
      </w:r>
      <w:r w:rsidRPr="00AF1C6F">
        <w:t>Project Requirements.</w:t>
      </w:r>
      <w:r w:rsidR="001561A5" w:rsidRPr="001561A5">
        <w:rPr>
          <w:vanish/>
          <w:color w:val="0000FF"/>
          <w:vertAlign w:val="subscript"/>
        </w:rPr>
        <w:t xml:space="preserve"> [R0078]</w:t>
      </w:r>
    </w:p>
    <w:p w:rsidR="00E166D1" w:rsidRPr="004B5018" w:rsidRDefault="00E166D1" w:rsidP="00A37B10">
      <w:pPr>
        <w:pStyle w:val="MainBodyText"/>
        <w:rPr>
          <w:color w:val="000000"/>
          <w:vertAlign w:val="subscript"/>
        </w:rPr>
      </w:pPr>
      <w:r w:rsidRPr="00AF1C6F">
        <w:t>No additional design criteria have been identified for this design package.</w:t>
      </w:r>
      <w:r w:rsidR="001561A5" w:rsidRPr="001561A5">
        <w:rPr>
          <w:vanish/>
          <w:color w:val="0000FF"/>
          <w:vertAlign w:val="subscript"/>
        </w:rPr>
        <w:t xml:space="preserve"> [R0079]</w:t>
      </w:r>
    </w:p>
    <w:p w:rsidR="004E5BA2" w:rsidRPr="00AF1C6F" w:rsidRDefault="004E5BA2" w:rsidP="00A37B10">
      <w:pPr>
        <w:pStyle w:val="MainBodyText"/>
      </w:pPr>
    </w:p>
    <w:p w:rsidR="0002744C" w:rsidRPr="00AF1C6F" w:rsidRDefault="0002744C" w:rsidP="0002744C">
      <w:pPr>
        <w:pStyle w:val="Heading1"/>
      </w:pPr>
      <w:bookmarkStart w:id="241" w:name="_Toc516580932"/>
      <w:bookmarkStart w:id="242" w:name="_Toc516582043"/>
      <w:bookmarkStart w:id="243" w:name="_Toc516582535"/>
      <w:bookmarkStart w:id="244" w:name="_Toc516583016"/>
      <w:bookmarkStart w:id="245" w:name="_Toc517091623"/>
      <w:bookmarkStart w:id="246" w:name="_Toc517093183"/>
      <w:bookmarkStart w:id="247" w:name="_Toc517093681"/>
      <w:bookmarkStart w:id="248" w:name="_Toc517095292"/>
      <w:bookmarkStart w:id="249" w:name="_Toc421779861"/>
      <w:bookmarkStart w:id="250" w:name="_Toc517095293"/>
      <w:bookmarkEnd w:id="241"/>
      <w:bookmarkEnd w:id="242"/>
      <w:bookmarkEnd w:id="243"/>
      <w:bookmarkEnd w:id="244"/>
      <w:bookmarkEnd w:id="245"/>
      <w:bookmarkEnd w:id="246"/>
      <w:bookmarkEnd w:id="247"/>
      <w:bookmarkEnd w:id="248"/>
      <w:r w:rsidRPr="00AF1C6F">
        <w:t>Design Development</w:t>
      </w:r>
      <w:bookmarkEnd w:id="249"/>
      <w:bookmarkEnd w:id="250"/>
    </w:p>
    <w:p w:rsidR="00E166D1" w:rsidRPr="00AF1C6F" w:rsidRDefault="00E166D1" w:rsidP="0002744C">
      <w:pPr>
        <w:pStyle w:val="Heading2"/>
      </w:pPr>
      <w:bookmarkStart w:id="251" w:name="_Toc517095294"/>
      <w:bookmarkStart w:id="252" w:name="_Toc421779862"/>
      <w:r w:rsidRPr="00AF1C6F">
        <w:t>Design Changes</w:t>
      </w:r>
      <w:bookmarkEnd w:id="251"/>
    </w:p>
    <w:p w:rsidR="006E05AB" w:rsidRPr="00AF1C6F" w:rsidRDefault="006E05AB" w:rsidP="005C4DD9">
      <w:pPr>
        <w:pStyle w:val="Heading3"/>
        <w:ind w:left="709"/>
      </w:pPr>
      <w:bookmarkStart w:id="253" w:name="_Toc517095295"/>
      <w:bookmarkStart w:id="254" w:name="_Toc421779863"/>
      <w:bookmarkEnd w:id="252"/>
      <w:r w:rsidRPr="00AF1C6F">
        <w:t>Changes from DCD to SDD</w:t>
      </w:r>
      <w:bookmarkEnd w:id="253"/>
    </w:p>
    <w:p w:rsidR="00602C9A" w:rsidRPr="004B5018" w:rsidRDefault="00602C9A" w:rsidP="00602C9A">
      <w:pPr>
        <w:pStyle w:val="MainBodyText"/>
        <w:rPr>
          <w:color w:val="000000"/>
          <w:vertAlign w:val="subscript"/>
        </w:rPr>
      </w:pPr>
      <w:r w:rsidRPr="00AF1C6F">
        <w:t>A summary of the changes made from the Developed Concept Design to the Substantial Detailed Design phase documentation is as follows:</w:t>
      </w:r>
      <w:r w:rsidR="001561A5" w:rsidRPr="001561A5">
        <w:rPr>
          <w:vanish/>
          <w:color w:val="0000FF"/>
          <w:vertAlign w:val="subscript"/>
        </w:rPr>
        <w:t xml:space="preserve"> [R0080]</w:t>
      </w:r>
    </w:p>
    <w:p w:rsidR="00602C9A" w:rsidRDefault="00201CCD" w:rsidP="005E2073">
      <w:pPr>
        <w:pStyle w:val="Points1"/>
        <w:numPr>
          <w:ilvl w:val="0"/>
          <w:numId w:val="8"/>
        </w:numPr>
      </w:pPr>
      <w:r w:rsidRPr="00AF1C6F">
        <w:t>New Functional Specification - The Functional Specification for this subsystem was not developed until SDD.</w:t>
      </w:r>
      <w:r w:rsidR="001561A5" w:rsidRPr="001561A5">
        <w:rPr>
          <w:vanish/>
          <w:color w:val="0000FF"/>
          <w:vertAlign w:val="subscript"/>
        </w:rPr>
        <w:t xml:space="preserve"> [R0081]</w:t>
      </w:r>
    </w:p>
    <w:p w:rsidR="00602C9A" w:rsidRPr="00AF1C6F" w:rsidRDefault="00602C9A" w:rsidP="005C4DD9">
      <w:pPr>
        <w:pStyle w:val="Heading3"/>
        <w:ind w:left="709"/>
      </w:pPr>
      <w:bookmarkStart w:id="255" w:name="_Toc517091627"/>
      <w:bookmarkStart w:id="256" w:name="_Toc517093187"/>
      <w:bookmarkStart w:id="257" w:name="_Toc517093685"/>
      <w:bookmarkStart w:id="258" w:name="_Toc517095296"/>
      <w:bookmarkStart w:id="259" w:name="_Toc516580936"/>
      <w:bookmarkStart w:id="260" w:name="_Toc516582047"/>
      <w:bookmarkStart w:id="261" w:name="_Toc516582539"/>
      <w:bookmarkStart w:id="262" w:name="_Toc516583020"/>
      <w:bookmarkStart w:id="263" w:name="_Toc517091628"/>
      <w:bookmarkStart w:id="264" w:name="_Toc517093188"/>
      <w:bookmarkStart w:id="265" w:name="_Toc517093686"/>
      <w:bookmarkStart w:id="266" w:name="_Toc517095297"/>
      <w:bookmarkStart w:id="267" w:name="_Toc441842451"/>
      <w:bookmarkStart w:id="268" w:name="_Toc517095298"/>
      <w:bookmarkEnd w:id="255"/>
      <w:bookmarkEnd w:id="256"/>
      <w:bookmarkEnd w:id="257"/>
      <w:bookmarkEnd w:id="258"/>
      <w:bookmarkEnd w:id="259"/>
      <w:bookmarkEnd w:id="260"/>
      <w:bookmarkEnd w:id="261"/>
      <w:bookmarkEnd w:id="262"/>
      <w:bookmarkEnd w:id="263"/>
      <w:bookmarkEnd w:id="264"/>
      <w:bookmarkEnd w:id="265"/>
      <w:bookmarkEnd w:id="266"/>
      <w:r w:rsidRPr="00AF1C6F">
        <w:t>Changes from SDD to FDD</w:t>
      </w:r>
      <w:bookmarkEnd w:id="267"/>
      <w:bookmarkEnd w:id="268"/>
    </w:p>
    <w:p w:rsidR="00C63D3D" w:rsidRPr="004B5018" w:rsidRDefault="00602C9A" w:rsidP="00C63D3D">
      <w:pPr>
        <w:pStyle w:val="MainBodyText"/>
        <w:rPr>
          <w:color w:val="000000"/>
          <w:vertAlign w:val="subscript"/>
        </w:rPr>
      </w:pPr>
      <w:r w:rsidRPr="00AF1C6F">
        <w:t xml:space="preserve">A summary of the changes made from the Substantial Detailed Design to the Final Detailed Design phase documentation </w:t>
      </w:r>
      <w:r w:rsidR="00C63D3D" w:rsidRPr="00AF1C6F">
        <w:t>is as follows:</w:t>
      </w:r>
      <w:r w:rsidR="001561A5" w:rsidRPr="001561A5">
        <w:rPr>
          <w:vanish/>
          <w:color w:val="0000FF"/>
          <w:vertAlign w:val="subscript"/>
        </w:rPr>
        <w:t xml:space="preserve"> [R0082]</w:t>
      </w:r>
    </w:p>
    <w:p w:rsidR="0063553E" w:rsidRDefault="0063553E" w:rsidP="00C63D3D">
      <w:pPr>
        <w:pStyle w:val="Points1"/>
        <w:numPr>
          <w:ilvl w:val="0"/>
          <w:numId w:val="77"/>
        </w:numPr>
      </w:pPr>
      <w:r>
        <w:t>Emergency lighting operating philosophy changed.</w:t>
      </w:r>
      <w:r w:rsidR="001561A5" w:rsidRPr="001561A5">
        <w:rPr>
          <w:vanish/>
          <w:color w:val="0000FF"/>
          <w:vertAlign w:val="subscript"/>
        </w:rPr>
        <w:t xml:space="preserve"> [R0083]</w:t>
      </w:r>
    </w:p>
    <w:p w:rsidR="00602C9A" w:rsidRDefault="002F04C4" w:rsidP="001B5267">
      <w:pPr>
        <w:pStyle w:val="Points1"/>
      </w:pPr>
      <w:r w:rsidRPr="001B5267">
        <w:t>DLZ to ELZ Mapping table updated as per new operating philosophy.</w:t>
      </w:r>
      <w:r w:rsidR="001561A5" w:rsidRPr="001561A5">
        <w:rPr>
          <w:vanish/>
          <w:color w:val="0000FF"/>
          <w:vertAlign w:val="subscript"/>
        </w:rPr>
        <w:t xml:space="preserve"> [R0084]</w:t>
      </w:r>
    </w:p>
    <w:p w:rsidR="002F04C4" w:rsidRDefault="002F04C4">
      <w:pPr>
        <w:pStyle w:val="Points1"/>
      </w:pPr>
      <w:r>
        <w:t>General changes to variable names.</w:t>
      </w:r>
      <w:r w:rsidR="001561A5" w:rsidRPr="001561A5">
        <w:rPr>
          <w:vanish/>
          <w:color w:val="0000FF"/>
          <w:vertAlign w:val="subscript"/>
        </w:rPr>
        <w:t xml:space="preserve"> [R0085]</w:t>
      </w:r>
    </w:p>
    <w:p w:rsidR="009A61D0" w:rsidRDefault="002F04C4">
      <w:pPr>
        <w:pStyle w:val="Points1"/>
      </w:pPr>
      <w:r>
        <w:t>Added tuning parameters for each module.</w:t>
      </w:r>
      <w:r w:rsidR="001561A5" w:rsidRPr="001561A5">
        <w:rPr>
          <w:vanish/>
          <w:color w:val="0000FF"/>
          <w:vertAlign w:val="subscript"/>
        </w:rPr>
        <w:t xml:space="preserve"> [R0086]</w:t>
      </w:r>
    </w:p>
    <w:p w:rsidR="00607BE6" w:rsidRDefault="00607BE6">
      <w:pPr>
        <w:pStyle w:val="Points1"/>
      </w:pPr>
      <w:r>
        <w:t>Scada sections updated.</w:t>
      </w:r>
      <w:r w:rsidR="001561A5" w:rsidRPr="001561A5">
        <w:rPr>
          <w:vanish/>
          <w:color w:val="0000FF"/>
          <w:vertAlign w:val="subscript"/>
        </w:rPr>
        <w:t xml:space="preserve"> [R0087]</w:t>
      </w:r>
    </w:p>
    <w:p w:rsidR="009A61D0" w:rsidRPr="009A61D0" w:rsidRDefault="009A61D0">
      <w:pPr>
        <w:pStyle w:val="Points1"/>
      </w:pPr>
      <w:r>
        <w:t>Instantiation data added to Appendix.</w:t>
      </w:r>
      <w:r w:rsidR="001561A5" w:rsidRPr="001561A5">
        <w:rPr>
          <w:vanish/>
          <w:color w:val="0000FF"/>
          <w:vertAlign w:val="subscript"/>
        </w:rPr>
        <w:t xml:space="preserve"> [R0088]</w:t>
      </w:r>
    </w:p>
    <w:p w:rsidR="00695ABB" w:rsidRPr="00AF1C6F" w:rsidRDefault="00695ABB" w:rsidP="00695ABB">
      <w:pPr>
        <w:pStyle w:val="Heading2"/>
      </w:pPr>
      <w:bookmarkStart w:id="269" w:name="_Toc517091630"/>
      <w:bookmarkStart w:id="270" w:name="_Toc517093190"/>
      <w:bookmarkStart w:id="271" w:name="_Toc517093688"/>
      <w:bookmarkStart w:id="272" w:name="_Toc517095299"/>
      <w:bookmarkStart w:id="273" w:name="_Toc517091631"/>
      <w:bookmarkStart w:id="274" w:name="_Toc517093191"/>
      <w:bookmarkStart w:id="275" w:name="_Toc517093689"/>
      <w:bookmarkStart w:id="276" w:name="_Toc517095300"/>
      <w:bookmarkStart w:id="277" w:name="_Toc516580938"/>
      <w:bookmarkStart w:id="278" w:name="_Toc516582049"/>
      <w:bookmarkStart w:id="279" w:name="_Toc516582541"/>
      <w:bookmarkStart w:id="280" w:name="_Toc516583022"/>
      <w:bookmarkStart w:id="281" w:name="_Toc517091632"/>
      <w:bookmarkStart w:id="282" w:name="_Toc517093192"/>
      <w:bookmarkStart w:id="283" w:name="_Toc517093690"/>
      <w:bookmarkStart w:id="284" w:name="_Toc517095301"/>
      <w:bookmarkStart w:id="285" w:name="_Toc492656450"/>
      <w:bookmarkStart w:id="286" w:name="_Toc495992892"/>
      <w:bookmarkStart w:id="287" w:name="_Toc495997864"/>
      <w:bookmarkStart w:id="288" w:name="_Toc496173452"/>
      <w:bookmarkStart w:id="289" w:name="_Toc496178166"/>
      <w:bookmarkStart w:id="290" w:name="_Toc496203260"/>
      <w:bookmarkStart w:id="291" w:name="_Toc492656451"/>
      <w:bookmarkStart w:id="292" w:name="_Toc495992893"/>
      <w:bookmarkStart w:id="293" w:name="_Toc495997865"/>
      <w:bookmarkStart w:id="294" w:name="_Toc496173453"/>
      <w:bookmarkStart w:id="295" w:name="_Toc496178167"/>
      <w:bookmarkStart w:id="296" w:name="_Toc496203261"/>
      <w:bookmarkStart w:id="297" w:name="_Toc432519823"/>
      <w:bookmarkStart w:id="298" w:name="_Toc517095302"/>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Pr="00AF1C6F">
        <w:t>SWTC Deviations</w:t>
      </w:r>
      <w:bookmarkEnd w:id="298"/>
    </w:p>
    <w:p w:rsidR="00C14DF4" w:rsidRPr="004B5018" w:rsidRDefault="00CB39A9" w:rsidP="00C14DF4">
      <w:pPr>
        <w:pStyle w:val="MainBodyText"/>
        <w:rPr>
          <w:color w:val="000000"/>
          <w:vertAlign w:val="subscript"/>
        </w:rPr>
      </w:pPr>
      <w:r w:rsidRPr="00AF1C6F">
        <w:t>At the time of writing this report t</w:t>
      </w:r>
      <w:r w:rsidR="00C14DF4" w:rsidRPr="00AF1C6F">
        <w:t xml:space="preserve">here are no SWTC </w:t>
      </w:r>
      <w:r w:rsidRPr="00AF1C6F">
        <w:t>d</w:t>
      </w:r>
      <w:r w:rsidR="00C14DF4" w:rsidRPr="00AF1C6F">
        <w:t>eviations that have been identified as being associated with this design report.</w:t>
      </w:r>
      <w:r w:rsidR="001561A5" w:rsidRPr="001561A5">
        <w:rPr>
          <w:vanish/>
          <w:color w:val="0000FF"/>
          <w:vertAlign w:val="subscript"/>
        </w:rPr>
        <w:t xml:space="preserve"> [R0089]</w:t>
      </w:r>
    </w:p>
    <w:p w:rsidR="004E5BA2" w:rsidRPr="00AF1C6F" w:rsidRDefault="004E5BA2" w:rsidP="00C14DF4">
      <w:pPr>
        <w:pStyle w:val="MainBodyText"/>
      </w:pPr>
    </w:p>
    <w:p w:rsidR="007B702F" w:rsidRPr="00AF1C6F" w:rsidRDefault="00A543C6" w:rsidP="007B702F">
      <w:pPr>
        <w:pStyle w:val="Heading1"/>
      </w:pPr>
      <w:bookmarkStart w:id="299" w:name="_Toc516580940"/>
      <w:bookmarkStart w:id="300" w:name="_Toc516582051"/>
      <w:bookmarkStart w:id="301" w:name="_Toc516582543"/>
      <w:bookmarkStart w:id="302" w:name="_Toc516583024"/>
      <w:bookmarkStart w:id="303" w:name="_Toc517091634"/>
      <w:bookmarkStart w:id="304" w:name="_Toc517093194"/>
      <w:bookmarkStart w:id="305" w:name="_Toc517093692"/>
      <w:bookmarkStart w:id="306" w:name="_Toc517095303"/>
      <w:bookmarkStart w:id="307" w:name="_Toc517095304"/>
      <w:bookmarkEnd w:id="230"/>
      <w:bookmarkEnd w:id="254"/>
      <w:bookmarkEnd w:id="299"/>
      <w:bookmarkEnd w:id="300"/>
      <w:bookmarkEnd w:id="301"/>
      <w:bookmarkEnd w:id="302"/>
      <w:bookmarkEnd w:id="303"/>
      <w:bookmarkEnd w:id="304"/>
      <w:bookmarkEnd w:id="305"/>
      <w:bookmarkEnd w:id="306"/>
      <w:r w:rsidRPr="00AF1C6F">
        <w:lastRenderedPageBreak/>
        <w:t>Quality</w:t>
      </w:r>
      <w:r w:rsidR="00590A3A" w:rsidRPr="00AF1C6F">
        <w:t xml:space="preserve"> Requirements</w:t>
      </w:r>
      <w:bookmarkEnd w:id="307"/>
    </w:p>
    <w:p w:rsidR="00271EE4" w:rsidRPr="00AF1C6F" w:rsidRDefault="0014544C" w:rsidP="00271EE4">
      <w:pPr>
        <w:pStyle w:val="Heading2"/>
      </w:pPr>
      <w:bookmarkStart w:id="308" w:name="_Toc517095305"/>
      <w:r w:rsidRPr="00AF1C6F">
        <w:t>General</w:t>
      </w:r>
      <w:bookmarkEnd w:id="308"/>
    </w:p>
    <w:p w:rsidR="00271EE4" w:rsidRPr="004B5018" w:rsidRDefault="00271EE4" w:rsidP="00271EE4">
      <w:pPr>
        <w:pStyle w:val="MainBodyText"/>
        <w:rPr>
          <w:color w:val="000000"/>
          <w:vertAlign w:val="subscript"/>
        </w:rPr>
      </w:pPr>
      <w:r w:rsidRPr="00AF1C6F">
        <w:t>The following non-functional quality attributes are applicable to the OMCS Software.</w:t>
      </w:r>
      <w:r w:rsidR="001561A5" w:rsidRPr="001561A5">
        <w:rPr>
          <w:vanish/>
          <w:color w:val="0000FF"/>
          <w:vertAlign w:val="subscript"/>
        </w:rPr>
        <w:t xml:space="preserve"> [R0090]</w:t>
      </w:r>
    </w:p>
    <w:p w:rsidR="007141EE" w:rsidRPr="00AF1C6F" w:rsidRDefault="007141EE" w:rsidP="005E2073">
      <w:pPr>
        <w:pStyle w:val="Points1"/>
        <w:numPr>
          <w:ilvl w:val="0"/>
          <w:numId w:val="9"/>
        </w:numPr>
      </w:pPr>
      <w:r w:rsidRPr="00AF1C6F">
        <w:t>Safety;</w:t>
      </w:r>
      <w:r w:rsidR="001561A5" w:rsidRPr="001561A5">
        <w:rPr>
          <w:vanish/>
          <w:color w:val="0000FF"/>
          <w:vertAlign w:val="subscript"/>
        </w:rPr>
        <w:t xml:space="preserve"> [R0091]</w:t>
      </w:r>
    </w:p>
    <w:p w:rsidR="00344F10" w:rsidRPr="00AF1C6F" w:rsidRDefault="00344F10" w:rsidP="005E2073">
      <w:pPr>
        <w:pStyle w:val="Points1"/>
        <w:numPr>
          <w:ilvl w:val="0"/>
          <w:numId w:val="9"/>
        </w:numPr>
      </w:pPr>
      <w:r w:rsidRPr="00AF1C6F">
        <w:t>Usability</w:t>
      </w:r>
      <w:r w:rsidR="0014544C" w:rsidRPr="00AF1C6F">
        <w:t>;</w:t>
      </w:r>
      <w:r w:rsidR="001561A5" w:rsidRPr="001561A5">
        <w:rPr>
          <w:vanish/>
          <w:color w:val="0000FF"/>
          <w:vertAlign w:val="subscript"/>
        </w:rPr>
        <w:t xml:space="preserve"> [R0092]</w:t>
      </w:r>
    </w:p>
    <w:p w:rsidR="00271EE4" w:rsidRPr="00AF1C6F" w:rsidRDefault="00271EE4" w:rsidP="00271EE4">
      <w:pPr>
        <w:pStyle w:val="Points1"/>
      </w:pPr>
      <w:r w:rsidRPr="00AF1C6F">
        <w:t>Security</w:t>
      </w:r>
      <w:r w:rsidR="0014544C" w:rsidRPr="00AF1C6F">
        <w:t>;</w:t>
      </w:r>
      <w:r w:rsidR="001561A5" w:rsidRPr="001561A5">
        <w:rPr>
          <w:vanish/>
          <w:color w:val="0000FF"/>
          <w:vertAlign w:val="subscript"/>
        </w:rPr>
        <w:t xml:space="preserve"> [R0093]</w:t>
      </w:r>
    </w:p>
    <w:p w:rsidR="00271EE4" w:rsidRPr="00AF1C6F" w:rsidRDefault="00271EE4" w:rsidP="00271EE4">
      <w:pPr>
        <w:pStyle w:val="Points1"/>
      </w:pPr>
      <w:r w:rsidRPr="00AF1C6F">
        <w:t>Performance</w:t>
      </w:r>
      <w:r w:rsidR="0014544C" w:rsidRPr="00AF1C6F">
        <w:t>;</w:t>
      </w:r>
      <w:r w:rsidR="001561A5" w:rsidRPr="001561A5">
        <w:rPr>
          <w:vanish/>
          <w:color w:val="0000FF"/>
          <w:vertAlign w:val="subscript"/>
        </w:rPr>
        <w:t xml:space="preserve"> [R0094]</w:t>
      </w:r>
    </w:p>
    <w:p w:rsidR="00271EE4" w:rsidRPr="00AF1C6F" w:rsidRDefault="00271EE4" w:rsidP="00271EE4">
      <w:pPr>
        <w:pStyle w:val="Points1"/>
      </w:pPr>
      <w:r w:rsidRPr="00AF1C6F">
        <w:t>Testability</w:t>
      </w:r>
      <w:r w:rsidR="0014544C" w:rsidRPr="00AF1C6F">
        <w:t>;</w:t>
      </w:r>
      <w:r w:rsidR="001561A5" w:rsidRPr="001561A5">
        <w:rPr>
          <w:vanish/>
          <w:color w:val="0000FF"/>
          <w:vertAlign w:val="subscript"/>
        </w:rPr>
        <w:t xml:space="preserve"> [R0095]</w:t>
      </w:r>
    </w:p>
    <w:p w:rsidR="00271EE4" w:rsidRPr="00AF1C6F" w:rsidRDefault="00271EE4" w:rsidP="00271EE4">
      <w:pPr>
        <w:pStyle w:val="Points1"/>
      </w:pPr>
      <w:r w:rsidRPr="00AF1C6F">
        <w:t>Maintainability</w:t>
      </w:r>
      <w:r w:rsidR="0014544C" w:rsidRPr="00AF1C6F">
        <w:t>;</w:t>
      </w:r>
      <w:r w:rsidR="001561A5" w:rsidRPr="001561A5">
        <w:rPr>
          <w:vanish/>
          <w:color w:val="0000FF"/>
          <w:vertAlign w:val="subscript"/>
        </w:rPr>
        <w:t xml:space="preserve"> [R0096]</w:t>
      </w:r>
    </w:p>
    <w:p w:rsidR="00271EE4" w:rsidRPr="00AF1C6F" w:rsidRDefault="00344F10" w:rsidP="00271EE4">
      <w:pPr>
        <w:pStyle w:val="Points1"/>
      </w:pPr>
      <w:r w:rsidRPr="00AF1C6F">
        <w:t>Scalability</w:t>
      </w:r>
      <w:r w:rsidR="0014544C" w:rsidRPr="00AF1C6F">
        <w:t xml:space="preserve">; </w:t>
      </w:r>
      <w:r w:rsidRPr="00AF1C6F">
        <w:t>and</w:t>
      </w:r>
      <w:r w:rsidR="001561A5" w:rsidRPr="001561A5">
        <w:rPr>
          <w:vanish/>
          <w:color w:val="0000FF"/>
          <w:vertAlign w:val="subscript"/>
        </w:rPr>
        <w:t xml:space="preserve"> [R0097]</w:t>
      </w:r>
    </w:p>
    <w:p w:rsidR="00602C9A" w:rsidRDefault="007141EE" w:rsidP="00E452B9">
      <w:pPr>
        <w:pStyle w:val="Points1"/>
      </w:pPr>
      <w:r w:rsidRPr="00AF1C6F">
        <w:t>Operations / Maintenance.</w:t>
      </w:r>
      <w:r w:rsidR="001561A5" w:rsidRPr="001561A5">
        <w:rPr>
          <w:vanish/>
          <w:color w:val="0000FF"/>
          <w:vertAlign w:val="subscript"/>
        </w:rPr>
        <w:t xml:space="preserve"> [R0098]</w:t>
      </w:r>
    </w:p>
    <w:p w:rsidR="00B012A5" w:rsidRPr="004E5BA2" w:rsidRDefault="00B012A5" w:rsidP="001B5267">
      <w:pPr>
        <w:pStyle w:val="MainBodyText"/>
      </w:pPr>
    </w:p>
    <w:p w:rsidR="007141EE" w:rsidRPr="00AF1C6F" w:rsidRDefault="007141EE" w:rsidP="007141EE">
      <w:pPr>
        <w:pStyle w:val="Heading2"/>
      </w:pPr>
      <w:bookmarkStart w:id="309" w:name="_Toc516580943"/>
      <w:bookmarkStart w:id="310" w:name="_Toc516582054"/>
      <w:bookmarkStart w:id="311" w:name="_Toc516582546"/>
      <w:bookmarkStart w:id="312" w:name="_Toc516583027"/>
      <w:bookmarkStart w:id="313" w:name="_Toc517091637"/>
      <w:bookmarkStart w:id="314" w:name="_Toc517093197"/>
      <w:bookmarkStart w:id="315" w:name="_Toc517093695"/>
      <w:bookmarkStart w:id="316" w:name="_Toc517095306"/>
      <w:bookmarkStart w:id="317" w:name="_Ref449733256"/>
      <w:bookmarkStart w:id="318" w:name="_Toc517095307"/>
      <w:bookmarkEnd w:id="309"/>
      <w:bookmarkEnd w:id="310"/>
      <w:bookmarkEnd w:id="311"/>
      <w:bookmarkEnd w:id="312"/>
      <w:bookmarkEnd w:id="313"/>
      <w:bookmarkEnd w:id="314"/>
      <w:bookmarkEnd w:id="315"/>
      <w:bookmarkEnd w:id="316"/>
      <w:r w:rsidRPr="00AF1C6F">
        <w:t>Safety</w:t>
      </w:r>
      <w:bookmarkEnd w:id="317"/>
      <w:bookmarkEnd w:id="318"/>
    </w:p>
    <w:p w:rsidR="00E47958" w:rsidRPr="004B5018" w:rsidRDefault="007141EE" w:rsidP="000C2DB7">
      <w:pPr>
        <w:pStyle w:val="MainBodyText"/>
        <w:rPr>
          <w:color w:val="000000"/>
          <w:vertAlign w:val="subscript"/>
        </w:rPr>
      </w:pPr>
      <w:r w:rsidRPr="00AF1C6F">
        <w:t>The OMCS software will function in conjunction with the process/criteria defined in the Systems Safety Assurance Report (SSAR) as detailed in the Systems Engineering Management Plan (SEMP).</w:t>
      </w:r>
      <w:r w:rsidR="007057E0" w:rsidRPr="00AF1C6F">
        <w:t xml:space="preserve"> </w:t>
      </w:r>
      <w:r w:rsidR="001561A5" w:rsidRPr="001561A5">
        <w:rPr>
          <w:vanish/>
          <w:color w:val="0000FF"/>
          <w:vertAlign w:val="subscript"/>
        </w:rPr>
        <w:t xml:space="preserve"> [R0099]</w:t>
      </w:r>
    </w:p>
    <w:p w:rsidR="00E47958" w:rsidRPr="004B5018" w:rsidRDefault="00E47958" w:rsidP="007141EE">
      <w:pPr>
        <w:pStyle w:val="MainBodyText"/>
        <w:rPr>
          <w:color w:val="000000"/>
          <w:vertAlign w:val="subscript"/>
        </w:rPr>
      </w:pPr>
      <w:r w:rsidRPr="00AF1C6F">
        <w:t>As this module is not part of the safety critical smoke extraction system the PMCS components will only be subject to a SIL1 assessment in accordance with EN50128 if the code is not partitioned from the safety function.</w:t>
      </w:r>
      <w:r w:rsidR="001561A5" w:rsidRPr="001561A5">
        <w:rPr>
          <w:vanish/>
          <w:color w:val="0000FF"/>
          <w:vertAlign w:val="subscript"/>
        </w:rPr>
        <w:t xml:space="preserve"> [R0100]</w:t>
      </w:r>
    </w:p>
    <w:p w:rsidR="00EB174E" w:rsidRPr="00A431BE" w:rsidRDefault="00EB174E" w:rsidP="00EB174E">
      <w:pPr>
        <w:pStyle w:val="MainBodyText"/>
        <w:rPr>
          <w:ins w:id="319" w:author="Patrick Thomas" w:date="2019-03-19T15:55:00Z"/>
          <w:color w:val="000000"/>
          <w:vertAlign w:val="subscript"/>
        </w:rPr>
      </w:pPr>
      <w:ins w:id="320" w:author="Patrick Thomas" w:date="2019-03-19T15:55:00Z">
        <w:r w:rsidRPr="00334065">
          <w:t>On initial triggering of a fire event, a fault reset will be issued to all modules listing in this specification to reset any existing faults.</w:t>
        </w:r>
        <w:r w:rsidRPr="00A431BE">
          <w:rPr>
            <w:vanish/>
            <w:color w:val="0000FF"/>
            <w:vertAlign w:val="subscript"/>
          </w:rPr>
          <w:t xml:space="preserve"> [R0</w:t>
        </w:r>
        <w:r>
          <w:rPr>
            <w:vanish/>
            <w:color w:val="0000FF"/>
            <w:vertAlign w:val="subscript"/>
          </w:rPr>
          <w:t>100A</w:t>
        </w:r>
        <w:r w:rsidRPr="00A431BE">
          <w:rPr>
            <w:vanish/>
            <w:color w:val="0000FF"/>
            <w:vertAlign w:val="subscript"/>
          </w:rPr>
          <w:t>]</w:t>
        </w:r>
      </w:ins>
    </w:p>
    <w:p w:rsidR="00EB174E" w:rsidRPr="00A431BE" w:rsidRDefault="00EB174E" w:rsidP="00EB174E">
      <w:pPr>
        <w:pStyle w:val="MainBodyText"/>
        <w:rPr>
          <w:ins w:id="321" w:author="Patrick Thomas" w:date="2019-03-19T15:55:00Z"/>
          <w:color w:val="000000"/>
          <w:vertAlign w:val="subscript"/>
        </w:rPr>
      </w:pPr>
      <w:ins w:id="322" w:author="Patrick Thomas" w:date="2019-03-19T15:55:00Z">
        <w:r w:rsidRPr="00334065">
          <w:t>On initial triggering of a fire event, all modules listing in this specification will be put in Remote Automatic mode.</w:t>
        </w:r>
        <w:r w:rsidRPr="00A431BE">
          <w:rPr>
            <w:vanish/>
            <w:color w:val="0000FF"/>
            <w:vertAlign w:val="subscript"/>
          </w:rPr>
          <w:t xml:space="preserve"> [R0100</w:t>
        </w:r>
        <w:r>
          <w:rPr>
            <w:vanish/>
            <w:color w:val="0000FF"/>
            <w:vertAlign w:val="subscript"/>
          </w:rPr>
          <w:t>B</w:t>
        </w:r>
        <w:r w:rsidRPr="00A431BE">
          <w:rPr>
            <w:vanish/>
            <w:color w:val="0000FF"/>
            <w:vertAlign w:val="subscript"/>
          </w:rPr>
          <w:t>]</w:t>
        </w:r>
      </w:ins>
    </w:p>
    <w:p w:rsidR="004E5BA2" w:rsidRPr="00AF1C6F" w:rsidRDefault="004E5BA2" w:rsidP="007141EE">
      <w:pPr>
        <w:pStyle w:val="MainBodyText"/>
      </w:pPr>
    </w:p>
    <w:p w:rsidR="00344F10" w:rsidRPr="00AF1C6F" w:rsidRDefault="00344F10" w:rsidP="00590A3A">
      <w:pPr>
        <w:pStyle w:val="Heading2"/>
      </w:pPr>
      <w:bookmarkStart w:id="323" w:name="_Toc516580945"/>
      <w:bookmarkStart w:id="324" w:name="_Toc516582056"/>
      <w:bookmarkStart w:id="325" w:name="_Toc516582548"/>
      <w:bookmarkStart w:id="326" w:name="_Toc516583029"/>
      <w:bookmarkStart w:id="327" w:name="_Toc517091639"/>
      <w:bookmarkStart w:id="328" w:name="_Toc517093199"/>
      <w:bookmarkStart w:id="329" w:name="_Toc517093697"/>
      <w:bookmarkStart w:id="330" w:name="_Toc517095308"/>
      <w:bookmarkStart w:id="331" w:name="_Toc517095309"/>
      <w:bookmarkEnd w:id="323"/>
      <w:bookmarkEnd w:id="324"/>
      <w:bookmarkEnd w:id="325"/>
      <w:bookmarkEnd w:id="326"/>
      <w:bookmarkEnd w:id="327"/>
      <w:bookmarkEnd w:id="328"/>
      <w:bookmarkEnd w:id="329"/>
      <w:bookmarkEnd w:id="330"/>
      <w:r w:rsidRPr="00AF1C6F">
        <w:t>Usability</w:t>
      </w:r>
      <w:bookmarkEnd w:id="331"/>
    </w:p>
    <w:p w:rsidR="00344F10" w:rsidRPr="004B5018" w:rsidRDefault="00344F10" w:rsidP="00344F10">
      <w:pPr>
        <w:pStyle w:val="MainBodyText"/>
        <w:rPr>
          <w:color w:val="000000"/>
          <w:vertAlign w:val="subscript"/>
        </w:rPr>
      </w:pPr>
      <w:r w:rsidRPr="00AF1C6F">
        <w:t>The OMCS HMI will minimise the complexity of operator data entry.</w:t>
      </w:r>
      <w:r w:rsidR="001561A5" w:rsidRPr="001561A5">
        <w:rPr>
          <w:vanish/>
          <w:color w:val="0000FF"/>
          <w:vertAlign w:val="subscript"/>
        </w:rPr>
        <w:t xml:space="preserve"> [R0101]</w:t>
      </w:r>
    </w:p>
    <w:p w:rsidR="00344F10" w:rsidRPr="004B5018" w:rsidRDefault="00344F10" w:rsidP="00344F10">
      <w:pPr>
        <w:pStyle w:val="MainBodyText"/>
        <w:rPr>
          <w:color w:val="000000"/>
          <w:vertAlign w:val="subscript"/>
        </w:rPr>
      </w:pPr>
      <w:r w:rsidRPr="00AF1C6F">
        <w:t>The OMCS will have a trainer</w:t>
      </w:r>
      <w:r w:rsidR="00C37140" w:rsidRPr="00AF1C6F">
        <w:t xml:space="preserve"> as per the requirements in SWTC Appendix 8 Section 8.2</w:t>
      </w:r>
      <w:r w:rsidRPr="00AF1C6F">
        <w:t xml:space="preserve"> to permit a platform for non-production training and operation proficiency testing for the modules described in this document.</w:t>
      </w:r>
      <w:r w:rsidR="001561A5" w:rsidRPr="001561A5">
        <w:rPr>
          <w:vanish/>
          <w:color w:val="0000FF"/>
          <w:vertAlign w:val="subscript"/>
        </w:rPr>
        <w:t xml:space="preserve"> [R0102]</w:t>
      </w:r>
    </w:p>
    <w:p w:rsidR="004E5BA2" w:rsidRPr="00AF1C6F" w:rsidRDefault="004E5BA2" w:rsidP="00344F10">
      <w:pPr>
        <w:pStyle w:val="MainBodyText"/>
      </w:pPr>
    </w:p>
    <w:p w:rsidR="00271EE4" w:rsidRPr="00AF1C6F" w:rsidRDefault="0014544C" w:rsidP="00590A3A">
      <w:pPr>
        <w:pStyle w:val="Heading2"/>
      </w:pPr>
      <w:bookmarkStart w:id="332" w:name="_Toc516580947"/>
      <w:bookmarkStart w:id="333" w:name="_Toc516582058"/>
      <w:bookmarkStart w:id="334" w:name="_Toc516582550"/>
      <w:bookmarkStart w:id="335" w:name="_Toc516583031"/>
      <w:bookmarkStart w:id="336" w:name="_Toc517091641"/>
      <w:bookmarkStart w:id="337" w:name="_Toc517093201"/>
      <w:bookmarkStart w:id="338" w:name="_Toc517093699"/>
      <w:bookmarkStart w:id="339" w:name="_Toc517095310"/>
      <w:bookmarkStart w:id="340" w:name="_Toc517095311"/>
      <w:bookmarkEnd w:id="332"/>
      <w:bookmarkEnd w:id="333"/>
      <w:bookmarkEnd w:id="334"/>
      <w:bookmarkEnd w:id="335"/>
      <w:bookmarkEnd w:id="336"/>
      <w:bookmarkEnd w:id="337"/>
      <w:bookmarkEnd w:id="338"/>
      <w:bookmarkEnd w:id="339"/>
      <w:r w:rsidRPr="00AF1C6F">
        <w:t>Security</w:t>
      </w:r>
      <w:bookmarkEnd w:id="340"/>
    </w:p>
    <w:p w:rsidR="00344F10" w:rsidRPr="004B5018" w:rsidRDefault="003A6161" w:rsidP="00E452B9">
      <w:pPr>
        <w:pStyle w:val="MainBodyText"/>
        <w:rPr>
          <w:color w:val="000000"/>
          <w:vertAlign w:val="subscript"/>
        </w:rPr>
      </w:pPr>
      <w:r w:rsidRPr="00AF1C6F">
        <w:t xml:space="preserve">The </w:t>
      </w:r>
      <w:r w:rsidR="00271EE4" w:rsidRPr="00AF1C6F">
        <w:t>OMCS HMI will use security levels to prevent unauthorised access to the control functions</w:t>
      </w:r>
      <w:r w:rsidR="00344F10" w:rsidRPr="00AF1C6F">
        <w:t xml:space="preserve">. </w:t>
      </w:r>
      <w:r w:rsidR="00F469C0" w:rsidRPr="00AF1C6F">
        <w:t xml:space="preserve">All HV </w:t>
      </w:r>
      <w:r w:rsidR="00414F47" w:rsidRPr="00AF1C6F">
        <w:t>operational functions</w:t>
      </w:r>
      <w:r w:rsidR="00F469C0" w:rsidRPr="00AF1C6F">
        <w:t xml:space="preserve"> will be restricted to operators or supervisors with the appropriate privileges.</w:t>
      </w:r>
      <w:r w:rsidR="001561A5" w:rsidRPr="001561A5">
        <w:rPr>
          <w:vanish/>
          <w:color w:val="0000FF"/>
          <w:vertAlign w:val="subscript"/>
        </w:rPr>
        <w:t xml:space="preserve"> [R0103]</w:t>
      </w:r>
    </w:p>
    <w:p w:rsidR="00271EE4" w:rsidRPr="004B5018" w:rsidRDefault="00344F10" w:rsidP="00E452B9">
      <w:pPr>
        <w:pStyle w:val="MainBodyText"/>
        <w:rPr>
          <w:color w:val="000000"/>
          <w:vertAlign w:val="subscript"/>
        </w:rPr>
      </w:pPr>
      <w:r w:rsidRPr="00AF1C6F">
        <w:t>The</w:t>
      </w:r>
      <w:r w:rsidR="003A6161" w:rsidRPr="00AF1C6F">
        <w:t xml:space="preserve"> O</w:t>
      </w:r>
      <w:r w:rsidR="00271EE4" w:rsidRPr="00AF1C6F">
        <w:t>MCS</w:t>
      </w:r>
      <w:r w:rsidRPr="00AF1C6F">
        <w:t xml:space="preserve"> HMI</w:t>
      </w:r>
      <w:r w:rsidR="00271EE4" w:rsidRPr="00AF1C6F">
        <w:t xml:space="preserve"> will be password protected to prevent unauthorised access to the programs and data.</w:t>
      </w:r>
      <w:r w:rsidR="001561A5" w:rsidRPr="001561A5">
        <w:rPr>
          <w:vanish/>
          <w:color w:val="0000FF"/>
          <w:vertAlign w:val="subscript"/>
        </w:rPr>
        <w:t xml:space="preserve"> [R0104]</w:t>
      </w:r>
    </w:p>
    <w:p w:rsidR="00952957" w:rsidRPr="004B5018" w:rsidRDefault="00952957" w:rsidP="00952957">
      <w:pPr>
        <w:pStyle w:val="MainBodyText"/>
        <w:rPr>
          <w:color w:val="000000"/>
          <w:vertAlign w:val="subscript"/>
        </w:rPr>
      </w:pPr>
      <w:r w:rsidRPr="00AF1C6F">
        <w:t>The user roles will be as documented in the OMCS Software Design Report (NCX-MEA-01-2500-CS-RP-0001); and each role will have security privileges configured for this sub-system.</w:t>
      </w:r>
      <w:r w:rsidR="001561A5" w:rsidRPr="001561A5">
        <w:rPr>
          <w:vanish/>
          <w:color w:val="0000FF"/>
          <w:vertAlign w:val="subscript"/>
        </w:rPr>
        <w:t xml:space="preserve"> [R0105]</w:t>
      </w:r>
    </w:p>
    <w:p w:rsidR="00952957" w:rsidRPr="004B5018" w:rsidRDefault="00952957" w:rsidP="00952957">
      <w:pPr>
        <w:pStyle w:val="MainBodyText"/>
        <w:rPr>
          <w:color w:val="000000"/>
          <w:vertAlign w:val="subscript"/>
        </w:rPr>
      </w:pPr>
      <w:r w:rsidRPr="00AF1C6F">
        <w:t>The user entry fields will be disabled based on the privileges for the current user login role.</w:t>
      </w:r>
      <w:r w:rsidR="001561A5" w:rsidRPr="001561A5">
        <w:rPr>
          <w:vanish/>
          <w:color w:val="0000FF"/>
          <w:vertAlign w:val="subscript"/>
        </w:rPr>
        <w:t xml:space="preserve"> [R0106]</w:t>
      </w:r>
    </w:p>
    <w:p w:rsidR="004E5BA2" w:rsidRPr="00AF1C6F" w:rsidRDefault="004E5BA2" w:rsidP="00952957">
      <w:pPr>
        <w:pStyle w:val="MainBodyText"/>
      </w:pPr>
    </w:p>
    <w:p w:rsidR="00271EE4" w:rsidRPr="00AF1C6F" w:rsidRDefault="00271EE4" w:rsidP="00590A3A">
      <w:pPr>
        <w:pStyle w:val="Heading2"/>
      </w:pPr>
      <w:bookmarkStart w:id="341" w:name="_Toc516580949"/>
      <w:bookmarkStart w:id="342" w:name="_Toc516582060"/>
      <w:bookmarkStart w:id="343" w:name="_Toc516582552"/>
      <w:bookmarkStart w:id="344" w:name="_Toc516583033"/>
      <w:bookmarkStart w:id="345" w:name="_Toc517091643"/>
      <w:bookmarkStart w:id="346" w:name="_Toc517093203"/>
      <w:bookmarkStart w:id="347" w:name="_Toc517093701"/>
      <w:bookmarkStart w:id="348" w:name="_Toc517095312"/>
      <w:bookmarkStart w:id="349" w:name="_Toc517095313"/>
      <w:bookmarkEnd w:id="341"/>
      <w:bookmarkEnd w:id="342"/>
      <w:bookmarkEnd w:id="343"/>
      <w:bookmarkEnd w:id="344"/>
      <w:bookmarkEnd w:id="345"/>
      <w:bookmarkEnd w:id="346"/>
      <w:bookmarkEnd w:id="347"/>
      <w:bookmarkEnd w:id="348"/>
      <w:r w:rsidRPr="00AF1C6F">
        <w:lastRenderedPageBreak/>
        <w:t>Performance</w:t>
      </w:r>
      <w:bookmarkEnd w:id="349"/>
    </w:p>
    <w:p w:rsidR="00FB4417" w:rsidRPr="004B5018" w:rsidRDefault="00FB4417" w:rsidP="00FB4417">
      <w:pPr>
        <w:pStyle w:val="MainBodyText"/>
        <w:rPr>
          <w:color w:val="000000"/>
          <w:vertAlign w:val="subscript"/>
        </w:rPr>
      </w:pPr>
      <w:r w:rsidRPr="00AF1C6F">
        <w:t>The OMCS design will be structured to meet the performance requirements as documented in the OMCS Software Design Report (NCX-MEA-01-2500-CS-RP-0001)</w:t>
      </w:r>
      <w:r w:rsidR="00537DF6" w:rsidRPr="00AF1C6F">
        <w:t>.</w:t>
      </w:r>
      <w:r w:rsidR="001561A5" w:rsidRPr="001561A5">
        <w:rPr>
          <w:vanish/>
          <w:color w:val="0000FF"/>
          <w:vertAlign w:val="subscript"/>
        </w:rPr>
        <w:t xml:space="preserve"> [R0107]</w:t>
      </w:r>
    </w:p>
    <w:p w:rsidR="004E5BA2" w:rsidRPr="00AF1C6F" w:rsidRDefault="004E5BA2" w:rsidP="00FB4417">
      <w:pPr>
        <w:pStyle w:val="MainBodyText"/>
      </w:pPr>
    </w:p>
    <w:p w:rsidR="00271EE4" w:rsidRPr="00AF1C6F" w:rsidRDefault="00271EE4" w:rsidP="00590A3A">
      <w:pPr>
        <w:pStyle w:val="Heading2"/>
      </w:pPr>
      <w:bookmarkStart w:id="350" w:name="_Toc516580951"/>
      <w:bookmarkStart w:id="351" w:name="_Toc516582062"/>
      <w:bookmarkStart w:id="352" w:name="_Toc516582554"/>
      <w:bookmarkStart w:id="353" w:name="_Toc516583035"/>
      <w:bookmarkStart w:id="354" w:name="_Toc517091645"/>
      <w:bookmarkStart w:id="355" w:name="_Toc517093205"/>
      <w:bookmarkStart w:id="356" w:name="_Toc517093703"/>
      <w:bookmarkStart w:id="357" w:name="_Toc517095314"/>
      <w:bookmarkStart w:id="358" w:name="_Toc517095315"/>
      <w:bookmarkEnd w:id="350"/>
      <w:bookmarkEnd w:id="351"/>
      <w:bookmarkEnd w:id="352"/>
      <w:bookmarkEnd w:id="353"/>
      <w:bookmarkEnd w:id="354"/>
      <w:bookmarkEnd w:id="355"/>
      <w:bookmarkEnd w:id="356"/>
      <w:bookmarkEnd w:id="357"/>
      <w:r w:rsidRPr="00AF1C6F">
        <w:t>Testability</w:t>
      </w:r>
      <w:bookmarkEnd w:id="358"/>
    </w:p>
    <w:p w:rsidR="00271EE4" w:rsidRPr="004B5018" w:rsidRDefault="00277DB0" w:rsidP="00E452B9">
      <w:pPr>
        <w:pStyle w:val="MainBodyText"/>
        <w:rPr>
          <w:color w:val="000000"/>
          <w:vertAlign w:val="subscript"/>
        </w:rPr>
      </w:pPr>
      <w:r w:rsidRPr="00AF1C6F">
        <w:t xml:space="preserve">The </w:t>
      </w:r>
      <w:r w:rsidR="00271EE4" w:rsidRPr="00AF1C6F">
        <w:t xml:space="preserve">OMCS software will be written in accordance with appropriate software </w:t>
      </w:r>
      <w:r w:rsidR="00344F10" w:rsidRPr="00AF1C6F">
        <w:t>process</w:t>
      </w:r>
      <w:r w:rsidR="00271EE4" w:rsidRPr="00AF1C6F">
        <w:t xml:space="preserve"> </w:t>
      </w:r>
      <w:r w:rsidR="00344F10" w:rsidRPr="00AF1C6F">
        <w:t xml:space="preserve">as detailed in the Systems Engineering Management Plan (SEMP) </w:t>
      </w:r>
      <w:r w:rsidR="00271EE4" w:rsidRPr="00AF1C6F">
        <w:t>to ensure that the software can be verified and validated.</w:t>
      </w:r>
      <w:r w:rsidR="001561A5" w:rsidRPr="001561A5">
        <w:rPr>
          <w:vanish/>
          <w:color w:val="0000FF"/>
          <w:vertAlign w:val="subscript"/>
        </w:rPr>
        <w:t xml:space="preserve"> [R0108]</w:t>
      </w:r>
    </w:p>
    <w:p w:rsidR="00271EE4" w:rsidRPr="004B5018" w:rsidRDefault="00277DB0" w:rsidP="00E452B9">
      <w:pPr>
        <w:pStyle w:val="MainBodyText"/>
        <w:rPr>
          <w:color w:val="000000"/>
          <w:vertAlign w:val="subscript"/>
        </w:rPr>
      </w:pPr>
      <w:r w:rsidRPr="00AF1C6F">
        <w:t>The O</w:t>
      </w:r>
      <w:r w:rsidR="00271EE4" w:rsidRPr="00AF1C6F">
        <w:t xml:space="preserve">MCS will have a trainer </w:t>
      </w:r>
      <w:r w:rsidR="0014544C" w:rsidRPr="00AF1C6F">
        <w:t>as</w:t>
      </w:r>
      <w:r w:rsidR="00271EE4" w:rsidRPr="00AF1C6F">
        <w:t xml:space="preserve"> a platform for non-production system testing.</w:t>
      </w:r>
      <w:r w:rsidR="001561A5" w:rsidRPr="001561A5">
        <w:rPr>
          <w:vanish/>
          <w:color w:val="0000FF"/>
          <w:vertAlign w:val="subscript"/>
        </w:rPr>
        <w:t xml:space="preserve"> [R0109]</w:t>
      </w:r>
    </w:p>
    <w:p w:rsidR="004E5BA2" w:rsidRPr="00AF1C6F" w:rsidRDefault="004E5BA2" w:rsidP="00E452B9">
      <w:pPr>
        <w:pStyle w:val="MainBodyText"/>
      </w:pPr>
    </w:p>
    <w:p w:rsidR="00271EE4" w:rsidRPr="00AF1C6F" w:rsidRDefault="00271EE4" w:rsidP="00590A3A">
      <w:pPr>
        <w:pStyle w:val="Heading2"/>
      </w:pPr>
      <w:bookmarkStart w:id="359" w:name="_Toc516580953"/>
      <w:bookmarkStart w:id="360" w:name="_Toc516582064"/>
      <w:bookmarkStart w:id="361" w:name="_Toc516582556"/>
      <w:bookmarkStart w:id="362" w:name="_Toc516583037"/>
      <w:bookmarkStart w:id="363" w:name="_Toc517091647"/>
      <w:bookmarkStart w:id="364" w:name="_Toc517093207"/>
      <w:bookmarkStart w:id="365" w:name="_Toc517093705"/>
      <w:bookmarkStart w:id="366" w:name="_Toc517095316"/>
      <w:bookmarkStart w:id="367" w:name="_Toc517095317"/>
      <w:bookmarkEnd w:id="359"/>
      <w:bookmarkEnd w:id="360"/>
      <w:bookmarkEnd w:id="361"/>
      <w:bookmarkEnd w:id="362"/>
      <w:bookmarkEnd w:id="363"/>
      <w:bookmarkEnd w:id="364"/>
      <w:bookmarkEnd w:id="365"/>
      <w:bookmarkEnd w:id="366"/>
      <w:r w:rsidRPr="00AF1C6F">
        <w:t>Maintainability</w:t>
      </w:r>
      <w:bookmarkEnd w:id="367"/>
    </w:p>
    <w:p w:rsidR="00271EE4" w:rsidRPr="004B5018" w:rsidRDefault="00277DB0" w:rsidP="00E452B9">
      <w:pPr>
        <w:pStyle w:val="MainBodyText"/>
        <w:rPr>
          <w:color w:val="000000"/>
          <w:vertAlign w:val="subscript"/>
        </w:rPr>
      </w:pPr>
      <w:r w:rsidRPr="00AF1C6F">
        <w:t xml:space="preserve">The </w:t>
      </w:r>
      <w:r w:rsidR="00271EE4" w:rsidRPr="00AF1C6F">
        <w:t>OMCS will be designed to facilitate the operations required to locate and correct errors and faults.</w:t>
      </w:r>
      <w:r w:rsidR="001561A5" w:rsidRPr="001561A5">
        <w:rPr>
          <w:vanish/>
          <w:color w:val="0000FF"/>
          <w:vertAlign w:val="subscript"/>
        </w:rPr>
        <w:t xml:space="preserve"> [R0110]</w:t>
      </w:r>
    </w:p>
    <w:p w:rsidR="00271EE4" w:rsidRPr="004B5018" w:rsidRDefault="00277DB0" w:rsidP="00E452B9">
      <w:pPr>
        <w:pStyle w:val="MainBodyText"/>
        <w:rPr>
          <w:color w:val="000000"/>
          <w:vertAlign w:val="subscript"/>
        </w:rPr>
      </w:pPr>
      <w:r w:rsidRPr="00AF1C6F">
        <w:t>The O</w:t>
      </w:r>
      <w:r w:rsidR="00271EE4" w:rsidRPr="00AF1C6F">
        <w:t xml:space="preserve">MCS will have a trainer </w:t>
      </w:r>
      <w:r w:rsidR="0014544C" w:rsidRPr="00AF1C6F">
        <w:t>as</w:t>
      </w:r>
      <w:r w:rsidR="00271EE4" w:rsidRPr="00AF1C6F">
        <w:t xml:space="preserve"> a platform for non-production system fault finding.</w:t>
      </w:r>
      <w:r w:rsidR="001561A5" w:rsidRPr="001561A5">
        <w:rPr>
          <w:vanish/>
          <w:color w:val="0000FF"/>
          <w:vertAlign w:val="subscript"/>
        </w:rPr>
        <w:t xml:space="preserve"> [R0111]</w:t>
      </w:r>
    </w:p>
    <w:p w:rsidR="004E5BA2" w:rsidRPr="00AF1C6F" w:rsidRDefault="004E5BA2" w:rsidP="00E452B9">
      <w:pPr>
        <w:pStyle w:val="MainBodyText"/>
      </w:pPr>
    </w:p>
    <w:p w:rsidR="00271EE4" w:rsidRPr="00AF1C6F" w:rsidRDefault="00344F10" w:rsidP="00590A3A">
      <w:pPr>
        <w:pStyle w:val="Heading2"/>
      </w:pPr>
      <w:bookmarkStart w:id="368" w:name="_Toc516580955"/>
      <w:bookmarkStart w:id="369" w:name="_Toc516582066"/>
      <w:bookmarkStart w:id="370" w:name="_Toc516582558"/>
      <w:bookmarkStart w:id="371" w:name="_Toc516583039"/>
      <w:bookmarkStart w:id="372" w:name="_Toc517091649"/>
      <w:bookmarkStart w:id="373" w:name="_Toc517093209"/>
      <w:bookmarkStart w:id="374" w:name="_Toc517093707"/>
      <w:bookmarkStart w:id="375" w:name="_Toc517095318"/>
      <w:bookmarkStart w:id="376" w:name="_Toc517095319"/>
      <w:bookmarkEnd w:id="368"/>
      <w:bookmarkEnd w:id="369"/>
      <w:bookmarkEnd w:id="370"/>
      <w:bookmarkEnd w:id="371"/>
      <w:bookmarkEnd w:id="372"/>
      <w:bookmarkEnd w:id="373"/>
      <w:bookmarkEnd w:id="374"/>
      <w:bookmarkEnd w:id="375"/>
      <w:r w:rsidRPr="00AF1C6F">
        <w:t>Scalability</w:t>
      </w:r>
      <w:bookmarkEnd w:id="376"/>
    </w:p>
    <w:p w:rsidR="00271EE4" w:rsidRPr="004B5018" w:rsidRDefault="00D46DAA" w:rsidP="00E452B9">
      <w:pPr>
        <w:pStyle w:val="MainBodyText"/>
        <w:rPr>
          <w:color w:val="000000"/>
          <w:vertAlign w:val="subscript"/>
        </w:rPr>
      </w:pPr>
      <w:r w:rsidRPr="00AF1C6F">
        <w:t xml:space="preserve">The </w:t>
      </w:r>
      <w:r w:rsidR="00271EE4" w:rsidRPr="00AF1C6F">
        <w:t xml:space="preserve">OMCS software will be written in accordance with appropriate software </w:t>
      </w:r>
      <w:r w:rsidR="00344F10" w:rsidRPr="00AF1C6F">
        <w:t xml:space="preserve">process as detailed in the Systems Engineering Management Plan (SEMP) </w:t>
      </w:r>
      <w:r w:rsidR="00271EE4" w:rsidRPr="00AF1C6F">
        <w:t>to ensure that the software can be adapted to a change in its specifications.</w:t>
      </w:r>
      <w:r w:rsidR="001561A5" w:rsidRPr="001561A5">
        <w:rPr>
          <w:vanish/>
          <w:color w:val="0000FF"/>
          <w:vertAlign w:val="subscript"/>
        </w:rPr>
        <w:t xml:space="preserve"> [R0112]</w:t>
      </w:r>
    </w:p>
    <w:p w:rsidR="004E5BA2" w:rsidRPr="00AF1C6F" w:rsidRDefault="004E5BA2" w:rsidP="00E452B9">
      <w:pPr>
        <w:pStyle w:val="MainBodyText"/>
      </w:pPr>
    </w:p>
    <w:p w:rsidR="00FB4417" w:rsidRPr="00AF1C6F" w:rsidRDefault="00FB4417" w:rsidP="00FB4417">
      <w:pPr>
        <w:pStyle w:val="Heading2"/>
      </w:pPr>
      <w:bookmarkStart w:id="377" w:name="_Toc516580957"/>
      <w:bookmarkStart w:id="378" w:name="_Toc516582068"/>
      <w:bookmarkStart w:id="379" w:name="_Toc516582560"/>
      <w:bookmarkStart w:id="380" w:name="_Toc516583041"/>
      <w:bookmarkStart w:id="381" w:name="_Toc517091651"/>
      <w:bookmarkStart w:id="382" w:name="_Toc517093211"/>
      <w:bookmarkStart w:id="383" w:name="_Toc517093709"/>
      <w:bookmarkStart w:id="384" w:name="_Toc517095320"/>
      <w:bookmarkStart w:id="385" w:name="_Toc457835681"/>
      <w:bookmarkStart w:id="386" w:name="_Toc517095321"/>
      <w:bookmarkEnd w:id="377"/>
      <w:bookmarkEnd w:id="378"/>
      <w:bookmarkEnd w:id="379"/>
      <w:bookmarkEnd w:id="380"/>
      <w:bookmarkEnd w:id="381"/>
      <w:bookmarkEnd w:id="382"/>
      <w:bookmarkEnd w:id="383"/>
      <w:bookmarkEnd w:id="384"/>
      <w:r w:rsidRPr="00AF1C6F">
        <w:t>HMI Conventions</w:t>
      </w:r>
      <w:bookmarkEnd w:id="385"/>
      <w:bookmarkEnd w:id="386"/>
    </w:p>
    <w:p w:rsidR="00FB4417" w:rsidRPr="004B5018" w:rsidRDefault="00FB4417" w:rsidP="00FB4417">
      <w:pPr>
        <w:pStyle w:val="MainBodyText"/>
        <w:rPr>
          <w:color w:val="000000"/>
          <w:vertAlign w:val="subscript"/>
        </w:rPr>
      </w:pPr>
      <w:r w:rsidRPr="00AF1C6F">
        <w:t xml:space="preserve">The HMI Conventions (including icons and device detail displays) for the modules referred to in this document will be documented in the OMCS </w:t>
      </w:r>
      <w:r w:rsidR="00D76508" w:rsidRPr="00AF1C6F">
        <w:t>SCADA</w:t>
      </w:r>
      <w:r w:rsidRPr="00AF1C6F">
        <w:t xml:space="preserve"> Conventions Manual (NCX-MEA-01-2500-CS-OM-0001) and OMCS Local HMI Conventions Manual (NCX-MEA-01-2500-CS-OM-0002).</w:t>
      </w:r>
      <w:r w:rsidR="001561A5" w:rsidRPr="001561A5">
        <w:rPr>
          <w:vanish/>
          <w:color w:val="0000FF"/>
          <w:vertAlign w:val="subscript"/>
        </w:rPr>
        <w:t xml:space="preserve"> [R0113]</w:t>
      </w:r>
    </w:p>
    <w:p w:rsidR="004E5BA2" w:rsidRPr="00AF1C6F" w:rsidRDefault="004E5BA2" w:rsidP="00FB4417">
      <w:pPr>
        <w:pStyle w:val="MainBodyText"/>
      </w:pPr>
    </w:p>
    <w:p w:rsidR="00902E77" w:rsidRPr="00AF1C6F" w:rsidRDefault="00902E77" w:rsidP="00902E77">
      <w:pPr>
        <w:pStyle w:val="Heading2"/>
      </w:pPr>
      <w:bookmarkStart w:id="387" w:name="_Toc516580959"/>
      <w:bookmarkStart w:id="388" w:name="_Toc516582070"/>
      <w:bookmarkStart w:id="389" w:name="_Toc516582562"/>
      <w:bookmarkStart w:id="390" w:name="_Toc516583043"/>
      <w:bookmarkStart w:id="391" w:name="_Toc517091653"/>
      <w:bookmarkStart w:id="392" w:name="_Toc517093213"/>
      <w:bookmarkStart w:id="393" w:name="_Toc517093711"/>
      <w:bookmarkStart w:id="394" w:name="_Toc517095322"/>
      <w:bookmarkStart w:id="395" w:name="_Toc517095323"/>
      <w:bookmarkEnd w:id="387"/>
      <w:bookmarkEnd w:id="388"/>
      <w:bookmarkEnd w:id="389"/>
      <w:bookmarkEnd w:id="390"/>
      <w:bookmarkEnd w:id="391"/>
      <w:bookmarkEnd w:id="392"/>
      <w:bookmarkEnd w:id="393"/>
      <w:bookmarkEnd w:id="394"/>
      <w:r w:rsidRPr="00AF1C6F">
        <w:t xml:space="preserve">Operations </w:t>
      </w:r>
      <w:r w:rsidR="007141EE" w:rsidRPr="00AF1C6F">
        <w:t>/</w:t>
      </w:r>
      <w:r w:rsidRPr="00AF1C6F">
        <w:t xml:space="preserve"> Maintenance</w:t>
      </w:r>
      <w:bookmarkEnd w:id="395"/>
    </w:p>
    <w:p w:rsidR="00902E77" w:rsidRPr="004B5018" w:rsidRDefault="005121A2" w:rsidP="00902E77">
      <w:pPr>
        <w:pStyle w:val="MainBodyText"/>
        <w:rPr>
          <w:color w:val="000000"/>
          <w:vertAlign w:val="subscript"/>
        </w:rPr>
      </w:pPr>
      <w:r w:rsidRPr="00AF1C6F">
        <w:t>The O&amp;M details (</w:t>
      </w:r>
      <w:r w:rsidR="00FB4417" w:rsidRPr="00AF1C6F">
        <w:t>user manual</w:t>
      </w:r>
      <w:r w:rsidRPr="00AF1C6F">
        <w:t xml:space="preserve">) for the </w:t>
      </w:r>
      <w:r w:rsidR="00FB4417" w:rsidRPr="00AF1C6F">
        <w:t xml:space="preserve">subsystem </w:t>
      </w:r>
      <w:r w:rsidRPr="00AF1C6F">
        <w:t xml:space="preserve">referred to in this document will be documented in the OMCS </w:t>
      </w:r>
      <w:r w:rsidR="00FB4417" w:rsidRPr="00AF1C6F">
        <w:t>O&amp;M</w:t>
      </w:r>
      <w:r w:rsidRPr="00AF1C6F">
        <w:t xml:space="preserve"> Manual (NCX-MEA-01-2500-CS-OM-</w:t>
      </w:r>
      <w:r w:rsidR="00FB4417" w:rsidRPr="00AF1C6F">
        <w:t>0010</w:t>
      </w:r>
      <w:r w:rsidR="00746849" w:rsidRPr="00AF1C6F">
        <w:t>)</w:t>
      </w:r>
      <w:r w:rsidR="00B55991" w:rsidRPr="00AF1C6F">
        <w:t>.</w:t>
      </w:r>
      <w:r w:rsidR="001561A5" w:rsidRPr="001561A5">
        <w:rPr>
          <w:vanish/>
          <w:color w:val="0000FF"/>
          <w:vertAlign w:val="subscript"/>
        </w:rPr>
        <w:t xml:space="preserve"> [R0114]</w:t>
      </w:r>
    </w:p>
    <w:p w:rsidR="004E5BA2" w:rsidRPr="00AF1C6F" w:rsidRDefault="004E5BA2" w:rsidP="00902E77">
      <w:pPr>
        <w:pStyle w:val="MainBodyText"/>
      </w:pPr>
    </w:p>
    <w:p w:rsidR="000C3B3F" w:rsidRPr="00AF1C6F" w:rsidRDefault="000C3B3F" w:rsidP="00C95594">
      <w:pPr>
        <w:pStyle w:val="Heading2"/>
      </w:pPr>
      <w:bookmarkStart w:id="396" w:name="_Toc516580961"/>
      <w:bookmarkStart w:id="397" w:name="_Toc516582072"/>
      <w:bookmarkStart w:id="398" w:name="_Toc516582564"/>
      <w:bookmarkStart w:id="399" w:name="_Toc516583045"/>
      <w:bookmarkStart w:id="400" w:name="_Toc517091655"/>
      <w:bookmarkStart w:id="401" w:name="_Toc517093215"/>
      <w:bookmarkStart w:id="402" w:name="_Toc517093713"/>
      <w:bookmarkStart w:id="403" w:name="_Toc517095324"/>
      <w:bookmarkStart w:id="404" w:name="_Ref498610569"/>
      <w:bookmarkStart w:id="405" w:name="_Toc504111678"/>
      <w:bookmarkStart w:id="406" w:name="_Toc517095325"/>
      <w:bookmarkEnd w:id="396"/>
      <w:bookmarkEnd w:id="397"/>
      <w:bookmarkEnd w:id="398"/>
      <w:bookmarkEnd w:id="399"/>
      <w:bookmarkEnd w:id="400"/>
      <w:bookmarkEnd w:id="401"/>
      <w:bookmarkEnd w:id="402"/>
      <w:bookmarkEnd w:id="403"/>
      <w:r w:rsidRPr="00AF1C6F">
        <w:t>Simulation</w:t>
      </w:r>
      <w:bookmarkEnd w:id="404"/>
      <w:bookmarkEnd w:id="405"/>
      <w:bookmarkEnd w:id="406"/>
    </w:p>
    <w:p w:rsidR="000C3B3F" w:rsidRPr="004B5018" w:rsidRDefault="000C3B3F" w:rsidP="000C3B3F">
      <w:pPr>
        <w:pStyle w:val="MainBodyText"/>
        <w:rPr>
          <w:color w:val="000000"/>
          <w:vertAlign w:val="subscript"/>
        </w:rPr>
      </w:pPr>
      <w:r w:rsidRPr="00AF1C6F">
        <w:t xml:space="preserve">The PMCS modules simulation will be conducted in accordance to the Simulation Specification (NCX-MEA-01-2500-CS-PS-1002).  This specification details the simulation methods used for testing code module functionality to produce status information and alarms. </w:t>
      </w:r>
      <w:r w:rsidR="001561A5" w:rsidRPr="001561A5">
        <w:rPr>
          <w:vanish/>
          <w:color w:val="0000FF"/>
          <w:vertAlign w:val="subscript"/>
        </w:rPr>
        <w:t xml:space="preserve"> [R0115]</w:t>
      </w:r>
    </w:p>
    <w:p w:rsidR="004E5BA2" w:rsidRPr="00AF1C6F" w:rsidRDefault="004E5BA2" w:rsidP="000C3B3F">
      <w:pPr>
        <w:pStyle w:val="MainBodyText"/>
      </w:pPr>
    </w:p>
    <w:p w:rsidR="00603661" w:rsidRPr="00AF1C6F" w:rsidRDefault="00603661" w:rsidP="00752135">
      <w:pPr>
        <w:pStyle w:val="Heading1"/>
      </w:pPr>
      <w:bookmarkStart w:id="407" w:name="_Toc516580963"/>
      <w:bookmarkStart w:id="408" w:name="_Toc516582074"/>
      <w:bookmarkStart w:id="409" w:name="_Toc516582566"/>
      <w:bookmarkStart w:id="410" w:name="_Toc516583047"/>
      <w:bookmarkStart w:id="411" w:name="_Toc517091657"/>
      <w:bookmarkStart w:id="412" w:name="_Toc517093217"/>
      <w:bookmarkStart w:id="413" w:name="_Toc517093715"/>
      <w:bookmarkStart w:id="414" w:name="_Toc517095326"/>
      <w:bookmarkStart w:id="415" w:name="_Toc448478551"/>
      <w:bookmarkStart w:id="416" w:name="_Toc429561626"/>
      <w:bookmarkStart w:id="417" w:name="_Toc429561835"/>
      <w:bookmarkStart w:id="418" w:name="_Toc429562053"/>
      <w:bookmarkStart w:id="419" w:name="_Toc429561627"/>
      <w:bookmarkStart w:id="420" w:name="_Toc429561836"/>
      <w:bookmarkStart w:id="421" w:name="_Toc429562054"/>
      <w:bookmarkStart w:id="422" w:name="_Ref449794348"/>
      <w:bookmarkStart w:id="423" w:name="_Toc517095327"/>
      <w:bookmarkStart w:id="424" w:name="_Ref435273060"/>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AF1C6F">
        <w:lastRenderedPageBreak/>
        <w:t>Common States</w:t>
      </w:r>
      <w:bookmarkEnd w:id="422"/>
      <w:bookmarkEnd w:id="423"/>
    </w:p>
    <w:p w:rsidR="00603661" w:rsidRPr="00AF1C6F" w:rsidRDefault="00603661" w:rsidP="00752135">
      <w:pPr>
        <w:pStyle w:val="Heading2"/>
      </w:pPr>
      <w:bookmarkStart w:id="425" w:name="_Toc448478985"/>
      <w:bookmarkStart w:id="426" w:name="_Toc517095328"/>
      <w:r w:rsidRPr="00AF1C6F">
        <w:t>Health</w:t>
      </w:r>
      <w:bookmarkEnd w:id="425"/>
      <w:bookmarkEnd w:id="426"/>
    </w:p>
    <w:p w:rsidR="00603661" w:rsidRPr="004B5018" w:rsidRDefault="00603661" w:rsidP="00752135">
      <w:pPr>
        <w:pStyle w:val="MainBodyText"/>
        <w:keepNext/>
        <w:rPr>
          <w:color w:val="000000"/>
          <w:vertAlign w:val="subscript"/>
        </w:rPr>
      </w:pPr>
      <w:r w:rsidRPr="00AF1C6F">
        <w:t>The health of a device will be used to inform the operator if the device is available for use.</w:t>
      </w:r>
      <w:r w:rsidR="001561A5" w:rsidRPr="001561A5">
        <w:rPr>
          <w:vanish/>
          <w:color w:val="0000FF"/>
          <w:vertAlign w:val="subscript"/>
        </w:rPr>
        <w:t xml:space="preserve"> [R0116]</w:t>
      </w:r>
    </w:p>
    <w:p w:rsidR="00603661" w:rsidRPr="004B5018" w:rsidRDefault="00603661" w:rsidP="00752135">
      <w:pPr>
        <w:pStyle w:val="MainBodyText"/>
        <w:keepNext/>
        <w:rPr>
          <w:color w:val="000000"/>
          <w:vertAlign w:val="subscript"/>
        </w:rPr>
      </w:pPr>
      <w:r w:rsidRPr="00AF1C6F">
        <w:t>This state will be dependent on the device alarms.</w:t>
      </w:r>
      <w:r w:rsidR="001561A5" w:rsidRPr="001561A5">
        <w:rPr>
          <w:vanish/>
          <w:color w:val="0000FF"/>
          <w:vertAlign w:val="subscript"/>
        </w:rPr>
        <w:t xml:space="preserve"> [R0117]</w:t>
      </w:r>
    </w:p>
    <w:p w:rsidR="00E6679C" w:rsidRPr="004B5018" w:rsidRDefault="00603661" w:rsidP="00752135">
      <w:pPr>
        <w:pStyle w:val="MainBodyText"/>
        <w:keepNext/>
        <w:rPr>
          <w:color w:val="000000"/>
          <w:vertAlign w:val="subscript"/>
        </w:rPr>
      </w:pPr>
      <w:r w:rsidRPr="00AF1C6F">
        <w:t>The common state values for all devices are defined below</w:t>
      </w:r>
      <w:r w:rsidR="001561A5" w:rsidRPr="001561A5">
        <w:rPr>
          <w:vanish/>
          <w:color w:val="0000FF"/>
          <w:vertAlign w:val="subscript"/>
        </w:rPr>
        <w:t xml:space="preserve"> [R0118]</w:t>
      </w:r>
    </w:p>
    <w:p w:rsidR="00603661" w:rsidRPr="004B5018" w:rsidRDefault="00885F59" w:rsidP="00885F59">
      <w:pPr>
        <w:pStyle w:val="Caption"/>
        <w:rPr>
          <w:color w:val="000000"/>
          <w:vertAlign w:val="subscript"/>
          <w:lang w:val="en-AU"/>
        </w:rPr>
      </w:pPr>
      <w:bookmarkStart w:id="427" w:name="_Toc517095722"/>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11</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Health States</w:t>
      </w:r>
      <w:bookmarkEnd w:id="427"/>
      <w:r w:rsidR="001561A5" w:rsidRPr="001561A5">
        <w:rPr>
          <w:vanish/>
          <w:color w:val="0000FF"/>
          <w:vertAlign w:val="subscript"/>
          <w:lang w:val="en-AU"/>
        </w:rPr>
        <w:t xml:space="preserve"> [R0119]</w:t>
      </w:r>
    </w:p>
    <w:tbl>
      <w:tblPr>
        <w:tblStyle w:val="ReportTable"/>
        <w:tblW w:w="5000" w:type="pct"/>
        <w:tblLook w:val="04A0" w:firstRow="1" w:lastRow="0" w:firstColumn="1" w:lastColumn="0" w:noHBand="0" w:noVBand="1"/>
      </w:tblPr>
      <w:tblGrid>
        <w:gridCol w:w="2185"/>
        <w:gridCol w:w="7057"/>
      </w:tblGrid>
      <w:tr w:rsidR="00C546D0" w:rsidRPr="00AF1C6F" w:rsidTr="007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t>Health State</w:t>
            </w:r>
            <w:r w:rsidR="001561A5" w:rsidRPr="001561A5">
              <w:rPr>
                <w:vanish/>
                <w:color w:val="0000FF"/>
                <w:vertAlign w:val="subscript"/>
              </w:rPr>
              <w:t xml:space="preserve"> [R0119]</w:t>
            </w:r>
          </w:p>
        </w:tc>
        <w:tc>
          <w:tcPr>
            <w:tcW w:w="3818" w:type="pct"/>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[R0120]</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 xml:space="preserve">Healthy </w:t>
            </w:r>
            <w:r w:rsidR="001561A5" w:rsidRPr="001561A5">
              <w:rPr>
                <w:b w:val="0"/>
                <w:vanish/>
                <w:color w:val="0000FF"/>
                <w:vertAlign w:val="subscript"/>
              </w:rPr>
              <w:t xml:space="preserve"> [R0121]</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are no alarms, and the device will function normally.</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Warning</w:t>
            </w:r>
            <w:r w:rsidR="001561A5" w:rsidRPr="001561A5">
              <w:rPr>
                <w:b w:val="0"/>
                <w:vanish/>
                <w:color w:val="0000FF"/>
                <w:vertAlign w:val="subscript"/>
              </w:rPr>
              <w:t xml:space="preserve"> [R0122]</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is an alarm that is used to inform operators of an unusual condition of the device, however the device will continue to function normally.</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[R0123]</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is an alarm that indicates that the device has failed.</w:t>
            </w:r>
          </w:p>
        </w:tc>
      </w:tr>
    </w:tbl>
    <w:p w:rsidR="00603661" w:rsidRPr="004B5018" w:rsidRDefault="00FB4417" w:rsidP="0053231F">
      <w:pPr>
        <w:pStyle w:val="MainBodyText"/>
        <w:rPr>
          <w:color w:val="000000"/>
          <w:vertAlign w:val="subscript"/>
        </w:rPr>
      </w:pPr>
      <w:r w:rsidRPr="00AF1C6F">
        <w:t>NOTE: 'Unknown' will be the default value (on database start-up) unless specified in the module.</w:t>
      </w:r>
      <w:r w:rsidR="001561A5" w:rsidRPr="001561A5">
        <w:rPr>
          <w:vanish/>
          <w:color w:val="0000FF"/>
          <w:vertAlign w:val="subscript"/>
        </w:rPr>
        <w:t xml:space="preserve"> [R0125]</w:t>
      </w:r>
    </w:p>
    <w:p w:rsidR="004E5BA2" w:rsidRPr="004E5BA2" w:rsidRDefault="004E5BA2" w:rsidP="00AE0C6D"/>
    <w:p w:rsidR="00603661" w:rsidRPr="00AF1C6F" w:rsidRDefault="00603661" w:rsidP="00603661">
      <w:pPr>
        <w:pStyle w:val="Heading2"/>
      </w:pPr>
      <w:bookmarkStart w:id="428" w:name="_Toc517095329"/>
      <w:r w:rsidRPr="00AF1C6F">
        <w:t>Service Mode</w:t>
      </w:r>
      <w:bookmarkEnd w:id="428"/>
    </w:p>
    <w:p w:rsidR="00603661" w:rsidRPr="004B5018" w:rsidRDefault="00603661" w:rsidP="00603661">
      <w:pPr>
        <w:pStyle w:val="MainBodyText"/>
        <w:rPr>
          <w:color w:val="000000"/>
          <w:vertAlign w:val="subscript"/>
        </w:rPr>
      </w:pPr>
      <w:r w:rsidRPr="00AF1C6F">
        <w:t>This state will be used to establish whether a device is available.</w:t>
      </w:r>
      <w:r w:rsidR="001561A5" w:rsidRPr="001561A5">
        <w:rPr>
          <w:vanish/>
          <w:color w:val="0000FF"/>
          <w:vertAlign w:val="subscript"/>
        </w:rPr>
        <w:t xml:space="preserve"> [R0126]</w:t>
      </w:r>
    </w:p>
    <w:p w:rsidR="00603661" w:rsidRPr="004B5018" w:rsidRDefault="00603661" w:rsidP="00603661">
      <w:pPr>
        <w:pStyle w:val="MainBodyText"/>
        <w:rPr>
          <w:color w:val="000000"/>
          <w:vertAlign w:val="subscript"/>
        </w:rPr>
      </w:pPr>
      <w:r w:rsidRPr="00AF1C6F">
        <w:t>The common state values for all devices are defined below:</w:t>
      </w:r>
      <w:r w:rsidR="001561A5" w:rsidRPr="001561A5">
        <w:rPr>
          <w:vanish/>
          <w:color w:val="0000FF"/>
          <w:vertAlign w:val="subscript"/>
        </w:rPr>
        <w:t xml:space="preserve"> [R0127]</w:t>
      </w:r>
    </w:p>
    <w:p w:rsidR="00E66950" w:rsidRPr="00110C18" w:rsidRDefault="00603661" w:rsidP="00603661">
      <w:pPr>
        <w:pStyle w:val="Caption"/>
        <w:rPr>
          <w:color w:val="000000"/>
          <w:vertAlign w:val="subscript"/>
          <w:lang w:val="fr-FR"/>
          <w:rPrChange w:id="429" w:author="KIM, Jason" w:date="2019-04-02T13:39:00Z">
            <w:rPr>
              <w:color w:val="000000"/>
              <w:vertAlign w:val="subscript"/>
              <w:lang w:val="en-AU"/>
            </w:rPr>
          </w:rPrChange>
        </w:rPr>
      </w:pPr>
      <w:bookmarkStart w:id="430" w:name="_Toc517095723"/>
      <w:r w:rsidRPr="00110C18">
        <w:rPr>
          <w:lang w:val="fr-FR"/>
          <w:rPrChange w:id="431" w:author="KIM, Jason" w:date="2019-04-02T13:39:00Z">
            <w:rPr>
              <w:lang w:val="en-AU"/>
            </w:rPr>
          </w:rPrChange>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2</w:t>
      </w:r>
      <w:r w:rsidR="00E1421F" w:rsidRPr="00866B4B">
        <w:rPr>
          <w:lang w:val="en-AU"/>
        </w:rPr>
        <w:fldChar w:fldCharType="end"/>
      </w:r>
      <w:r w:rsidRPr="00110C18">
        <w:rPr>
          <w:lang w:val="fr-FR"/>
          <w:rPrChange w:id="432" w:author="KIM, Jason" w:date="2019-04-02T13:39:00Z">
            <w:rPr>
              <w:lang w:val="en-AU"/>
            </w:rPr>
          </w:rPrChange>
        </w:rPr>
        <w:t xml:space="preserve"> : Service Mode States</w:t>
      </w:r>
      <w:bookmarkEnd w:id="430"/>
      <w:r w:rsidR="001561A5" w:rsidRPr="00110C18">
        <w:rPr>
          <w:vanish/>
          <w:color w:val="0000FF"/>
          <w:vertAlign w:val="subscript"/>
          <w:lang w:val="fr-FR"/>
          <w:rPrChange w:id="433" w:author="KIM, Jason" w:date="2019-04-02T13:39:00Z">
            <w:rPr>
              <w:vanish/>
              <w:color w:val="0000FF"/>
              <w:vertAlign w:val="subscript"/>
              <w:lang w:val="en-AU"/>
            </w:rPr>
          </w:rPrChange>
        </w:rPr>
        <w:t xml:space="preserve"> [R0128]</w:t>
      </w:r>
    </w:p>
    <w:tbl>
      <w:tblPr>
        <w:tblStyle w:val="ReportTable"/>
        <w:tblW w:w="9067" w:type="dxa"/>
        <w:tblLook w:val="04A0" w:firstRow="1" w:lastRow="0" w:firstColumn="1" w:lastColumn="0" w:noHBand="0" w:noVBand="1"/>
      </w:tblPr>
      <w:tblGrid>
        <w:gridCol w:w="2122"/>
        <w:gridCol w:w="6945"/>
      </w:tblGrid>
      <w:tr w:rsidR="00C546D0" w:rsidRPr="00AF1C6F" w:rsidTr="00C5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t>State Value</w:t>
            </w:r>
            <w:r w:rsidR="001561A5" w:rsidRPr="001561A5">
              <w:rPr>
                <w:vanish/>
                <w:color w:val="0000FF"/>
                <w:vertAlign w:val="subscript"/>
              </w:rPr>
              <w:t xml:space="preserve"> [R0128]</w:t>
            </w:r>
          </w:p>
        </w:tc>
        <w:tc>
          <w:tcPr>
            <w:tcW w:w="6945" w:type="dxa"/>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[R0129]</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In Service</w:t>
            </w:r>
            <w:r w:rsidR="001561A5" w:rsidRPr="001561A5">
              <w:rPr>
                <w:b w:val="0"/>
                <w:vanish/>
                <w:color w:val="0000FF"/>
                <w:vertAlign w:val="subscript"/>
              </w:rPr>
              <w:t xml:space="preserve"> [R0130]</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The </w:t>
            </w:r>
            <w:r w:rsidR="00704054" w:rsidRPr="00AF1C6F">
              <w:t>device will operate normally</w:t>
            </w:r>
            <w:r w:rsidRPr="00AF1C6F">
              <w:t>.</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[R0131]</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operator has selected the device to be out of service, and is active when the operator sends an out of service request.</w:t>
            </w:r>
          </w:p>
        </w:tc>
      </w:tr>
    </w:tbl>
    <w:p w:rsidR="00603661" w:rsidRPr="004B5018" w:rsidRDefault="00FB4417" w:rsidP="00603661">
      <w:pPr>
        <w:pStyle w:val="MainBodyText"/>
        <w:rPr>
          <w:color w:val="000000"/>
          <w:vertAlign w:val="subscript"/>
        </w:rPr>
      </w:pPr>
      <w:r w:rsidRPr="00AF1C6F">
        <w:t>NOTE: 'Unknown' will be the default value (on database start-up) unless specified in the module.</w:t>
      </w:r>
      <w:r w:rsidR="001561A5" w:rsidRPr="001561A5">
        <w:rPr>
          <w:vanish/>
          <w:color w:val="0000FF"/>
          <w:vertAlign w:val="subscript"/>
        </w:rPr>
        <w:t xml:space="preserve"> [R0133]</w:t>
      </w:r>
    </w:p>
    <w:p w:rsidR="004E5BA2" w:rsidRPr="004E5BA2" w:rsidRDefault="004E5BA2" w:rsidP="00AE0C6D"/>
    <w:p w:rsidR="00603661" w:rsidRPr="00AF1C6F" w:rsidRDefault="00603661" w:rsidP="00603661">
      <w:pPr>
        <w:pStyle w:val="Heading2"/>
      </w:pPr>
      <w:bookmarkStart w:id="434" w:name="_Toc517095330"/>
      <w:r w:rsidRPr="00AF1C6F">
        <w:t>Control Mode</w:t>
      </w:r>
      <w:bookmarkEnd w:id="434"/>
    </w:p>
    <w:p w:rsidR="00603661" w:rsidRPr="004B5018" w:rsidRDefault="00603661" w:rsidP="00603661">
      <w:pPr>
        <w:pStyle w:val="MainBodyText"/>
        <w:rPr>
          <w:color w:val="000000"/>
          <w:vertAlign w:val="subscript"/>
        </w:rPr>
      </w:pPr>
      <w:r w:rsidRPr="00AF1C6F">
        <w:t>This state will be used to determine the source of control of the device.</w:t>
      </w:r>
      <w:r w:rsidR="001561A5" w:rsidRPr="001561A5">
        <w:rPr>
          <w:vanish/>
          <w:color w:val="0000FF"/>
          <w:vertAlign w:val="subscript"/>
        </w:rPr>
        <w:t xml:space="preserve"> [R0134]</w:t>
      </w:r>
    </w:p>
    <w:p w:rsidR="00603661" w:rsidRPr="004B5018" w:rsidRDefault="00603661" w:rsidP="00603661">
      <w:pPr>
        <w:pStyle w:val="MainBodyText"/>
        <w:rPr>
          <w:color w:val="000000"/>
          <w:vertAlign w:val="subscript"/>
        </w:rPr>
      </w:pPr>
      <w:r w:rsidRPr="00AF1C6F">
        <w:t>The common state values for all devices are defined below:</w:t>
      </w:r>
      <w:r w:rsidR="001561A5" w:rsidRPr="001561A5">
        <w:rPr>
          <w:vanish/>
          <w:color w:val="0000FF"/>
          <w:vertAlign w:val="subscript"/>
        </w:rPr>
        <w:t xml:space="preserve"> [R0135]</w:t>
      </w:r>
    </w:p>
    <w:p w:rsidR="00603661" w:rsidRPr="004B5018" w:rsidRDefault="00603661" w:rsidP="00603661">
      <w:pPr>
        <w:pStyle w:val="Caption"/>
        <w:rPr>
          <w:color w:val="000000"/>
          <w:vertAlign w:val="subscript"/>
          <w:lang w:val="en-AU"/>
        </w:rPr>
      </w:pPr>
      <w:bookmarkStart w:id="435" w:name="_Toc517095724"/>
      <w:r w:rsidRPr="00AF1C6F">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3</w:t>
      </w:r>
      <w:r w:rsidR="00E1421F" w:rsidRPr="00866B4B">
        <w:rPr>
          <w:lang w:val="en-AU"/>
        </w:rPr>
        <w:fldChar w:fldCharType="end"/>
      </w:r>
      <w:r w:rsidRPr="00AF1C6F">
        <w:rPr>
          <w:lang w:val="en-AU"/>
        </w:rPr>
        <w:t xml:space="preserve"> : Control Mode States</w:t>
      </w:r>
      <w:bookmarkEnd w:id="435"/>
      <w:r w:rsidR="001561A5" w:rsidRPr="001561A5">
        <w:rPr>
          <w:vanish/>
          <w:color w:val="0000FF"/>
          <w:vertAlign w:val="subscript"/>
          <w:lang w:val="en-AU"/>
        </w:rPr>
        <w:t xml:space="preserve"> [R0136]</w:t>
      </w:r>
    </w:p>
    <w:tbl>
      <w:tblPr>
        <w:tblStyle w:val="ReportTable"/>
        <w:tblW w:w="5000" w:type="pct"/>
        <w:tblLook w:val="04A0" w:firstRow="1" w:lastRow="0" w:firstColumn="1" w:lastColumn="0" w:noHBand="0" w:noVBand="1"/>
      </w:tblPr>
      <w:tblGrid>
        <w:gridCol w:w="2163"/>
        <w:gridCol w:w="7079"/>
      </w:tblGrid>
      <w:tr w:rsidR="00C546D0" w:rsidRPr="00AF1C6F" w:rsidTr="00C546D0">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hideMark/>
          </w:tcPr>
          <w:p w:rsidR="00C546D0" w:rsidRPr="004B5018" w:rsidRDefault="00C546D0" w:rsidP="001561A5">
            <w:pPr>
              <w:pStyle w:val="TableText"/>
              <w:rPr>
                <w:b w:val="0"/>
                <w:color w:val="000000"/>
                <w:vertAlign w:val="subscript"/>
              </w:rPr>
            </w:pPr>
            <w:r w:rsidRPr="00AF1C6F">
              <w:t>State Value</w:t>
            </w:r>
            <w:r w:rsidR="001561A5" w:rsidRPr="001561A5">
              <w:rPr>
                <w:vanish/>
                <w:color w:val="0000FF"/>
                <w:vertAlign w:val="subscript"/>
              </w:rPr>
              <w:t xml:space="preserve"> [R0136]</w:t>
            </w:r>
          </w:p>
        </w:tc>
        <w:tc>
          <w:tcPr>
            <w:tcW w:w="3830" w:type="pct"/>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[R0137]</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Remote Auto</w:t>
            </w:r>
            <w:r w:rsidR="001561A5" w:rsidRPr="001561A5">
              <w:rPr>
                <w:b w:val="0"/>
                <w:vanish/>
                <w:color w:val="0000FF"/>
                <w:vertAlign w:val="subscript"/>
              </w:rPr>
              <w:t xml:space="preserve"> [R0138]</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OMCS Control System.</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Remote Manual</w:t>
            </w:r>
            <w:r w:rsidR="001561A5" w:rsidRPr="001561A5">
              <w:rPr>
                <w:b w:val="0"/>
                <w:vanish/>
                <w:color w:val="0000FF"/>
                <w:vertAlign w:val="subscript"/>
              </w:rPr>
              <w:t xml:space="preserve"> [R0139]</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OMCS SCADA.</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lastRenderedPageBreak/>
              <w:t>Local</w:t>
            </w:r>
            <w:r w:rsidR="002B20A4" w:rsidRPr="00AF1C6F">
              <w:rPr>
                <w:b w:val="0"/>
              </w:rPr>
              <w:t xml:space="preserve"> HMI</w:t>
            </w:r>
            <w:r w:rsidR="001561A5" w:rsidRPr="001561A5">
              <w:rPr>
                <w:b w:val="0"/>
                <w:vanish/>
                <w:color w:val="0000FF"/>
                <w:vertAlign w:val="subscript"/>
              </w:rPr>
              <w:t xml:space="preserve"> [R0140]</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Local HMI.</w:t>
            </w:r>
          </w:p>
        </w:tc>
      </w:tr>
      <w:tr w:rsidR="002B20A4"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2B20A4" w:rsidRPr="004B5018" w:rsidRDefault="002B20A4" w:rsidP="001561A5">
            <w:pPr>
              <w:pStyle w:val="TableText"/>
              <w:rPr>
                <w:b w:val="0"/>
                <w:color w:val="000000"/>
                <w:vertAlign w:val="subscript"/>
              </w:rPr>
            </w:pPr>
            <w:r w:rsidRPr="00AF1C6F">
              <w:rPr>
                <w:b w:val="0"/>
              </w:rPr>
              <w:t>Local PB</w:t>
            </w:r>
            <w:r w:rsidR="001561A5" w:rsidRPr="001561A5">
              <w:rPr>
                <w:b w:val="0"/>
                <w:vanish/>
                <w:color w:val="0000FF"/>
                <w:vertAlign w:val="subscript"/>
              </w:rPr>
              <w:t xml:space="preserve"> [R0141]</w:t>
            </w:r>
          </w:p>
        </w:tc>
        <w:tc>
          <w:tcPr>
            <w:tcW w:w="3830" w:type="pct"/>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Local Pushbuttons.</w:t>
            </w:r>
          </w:p>
        </w:tc>
      </w:tr>
    </w:tbl>
    <w:p w:rsidR="000D1FB9" w:rsidRPr="004B5018" w:rsidRDefault="00FB4417" w:rsidP="00D24DC9">
      <w:pPr>
        <w:pStyle w:val="MainBodyText"/>
        <w:rPr>
          <w:color w:val="000000"/>
          <w:vertAlign w:val="subscript"/>
        </w:rPr>
      </w:pPr>
      <w:bookmarkStart w:id="436" w:name="_Toc421779870"/>
      <w:bookmarkEnd w:id="424"/>
      <w:r w:rsidRPr="00AF1C6F">
        <w:t>NOTE: 'Unknown' will be the default value (on database start-up) unless specified in the module.</w:t>
      </w:r>
      <w:r w:rsidR="001561A5" w:rsidRPr="001561A5">
        <w:rPr>
          <w:vanish/>
          <w:color w:val="0000FF"/>
          <w:vertAlign w:val="subscript"/>
        </w:rPr>
        <w:t xml:space="preserve"> [R0143]</w:t>
      </w:r>
    </w:p>
    <w:p w:rsidR="004E5BA2" w:rsidRPr="004E5BA2" w:rsidRDefault="004E5BA2" w:rsidP="00AE0C6D"/>
    <w:p w:rsidR="002B20A4" w:rsidRPr="00AF1C6F" w:rsidRDefault="002B20A4" w:rsidP="002B20A4">
      <w:pPr>
        <w:pStyle w:val="Heading2"/>
        <w:ind w:left="851" w:hanging="851"/>
      </w:pPr>
      <w:bookmarkStart w:id="437" w:name="_Toc481669003"/>
      <w:bookmarkStart w:id="438" w:name="_Toc496273153"/>
      <w:bookmarkStart w:id="439" w:name="_Toc517095331"/>
      <w:r w:rsidRPr="00AF1C6F">
        <w:t>Available</w:t>
      </w:r>
      <w:bookmarkEnd w:id="437"/>
      <w:bookmarkEnd w:id="438"/>
      <w:bookmarkEnd w:id="439"/>
    </w:p>
    <w:p w:rsidR="002B20A4" w:rsidRPr="004B5018" w:rsidRDefault="002B20A4" w:rsidP="002B20A4">
      <w:pPr>
        <w:pStyle w:val="MainBodyText"/>
        <w:rPr>
          <w:color w:val="000000"/>
          <w:vertAlign w:val="subscript"/>
        </w:rPr>
      </w:pPr>
      <w:r w:rsidRPr="00AF1C6F">
        <w:t xml:space="preserve">This state will determine if the device can be controlled from the Ventilation Control System module.  </w:t>
      </w:r>
      <w:r w:rsidR="001561A5" w:rsidRPr="001561A5">
        <w:rPr>
          <w:vanish/>
          <w:color w:val="0000FF"/>
          <w:vertAlign w:val="subscript"/>
        </w:rPr>
        <w:t xml:space="preserve"> [R0144]</w:t>
      </w:r>
    </w:p>
    <w:p w:rsidR="002B20A4" w:rsidRPr="004B5018" w:rsidRDefault="002B20A4" w:rsidP="002B20A4">
      <w:pPr>
        <w:pStyle w:val="MainBodyText"/>
        <w:rPr>
          <w:color w:val="000000"/>
          <w:vertAlign w:val="subscript"/>
        </w:rPr>
      </w:pPr>
      <w:r w:rsidRPr="00AF1C6F">
        <w:t>The valid state values for this module are defined below:</w:t>
      </w:r>
      <w:r w:rsidR="001561A5" w:rsidRPr="001561A5">
        <w:rPr>
          <w:vanish/>
          <w:color w:val="0000FF"/>
          <w:vertAlign w:val="subscript"/>
        </w:rPr>
        <w:t xml:space="preserve"> [R0145]</w:t>
      </w:r>
    </w:p>
    <w:p w:rsidR="002B20A4" w:rsidRPr="004B5018" w:rsidRDefault="002B20A4" w:rsidP="002B20A4">
      <w:pPr>
        <w:pStyle w:val="Caption"/>
        <w:rPr>
          <w:color w:val="000000"/>
          <w:vertAlign w:val="subscript"/>
          <w:lang w:val="en-AU"/>
        </w:rPr>
      </w:pPr>
      <w:bookmarkStart w:id="440" w:name="_Toc481670286"/>
      <w:bookmarkStart w:id="441" w:name="_Toc496273347"/>
      <w:bookmarkStart w:id="442" w:name="_Toc517095725"/>
      <w:r w:rsidRPr="00C95594">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4</w:t>
      </w:r>
      <w:r w:rsidR="00E1421F" w:rsidRPr="00866B4B">
        <w:rPr>
          <w:lang w:val="en-AU"/>
        </w:rPr>
        <w:fldChar w:fldCharType="end"/>
      </w:r>
      <w:r w:rsidRPr="00C95594">
        <w:rPr>
          <w:lang w:val="en-AU"/>
        </w:rPr>
        <w:t xml:space="preserve"> : Available</w:t>
      </w:r>
      <w:bookmarkEnd w:id="440"/>
      <w:bookmarkEnd w:id="441"/>
      <w:bookmarkEnd w:id="442"/>
      <w:r w:rsidR="001561A5" w:rsidRPr="001561A5">
        <w:rPr>
          <w:vanish/>
          <w:color w:val="0000FF"/>
          <w:vertAlign w:val="subscript"/>
          <w:lang w:val="en-AU"/>
        </w:rPr>
        <w:t xml:space="preserve"> [R0146]</w:t>
      </w:r>
    </w:p>
    <w:tbl>
      <w:tblPr>
        <w:tblStyle w:val="ReportTable"/>
        <w:tblW w:w="5000" w:type="pct"/>
        <w:tblLook w:val="04A0" w:firstRow="1" w:lastRow="0" w:firstColumn="1" w:lastColumn="0" w:noHBand="0" w:noVBand="1"/>
      </w:tblPr>
      <w:tblGrid>
        <w:gridCol w:w="2752"/>
        <w:gridCol w:w="6490"/>
      </w:tblGrid>
      <w:tr w:rsidR="002B20A4"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pct"/>
            <w:hideMark/>
          </w:tcPr>
          <w:p w:rsidR="002B20A4" w:rsidRPr="004B5018" w:rsidRDefault="002B20A4" w:rsidP="001561A5">
            <w:pPr>
              <w:pStyle w:val="TableText"/>
              <w:rPr>
                <w:b w:val="0"/>
                <w:color w:val="000000"/>
                <w:vertAlign w:val="subscript"/>
              </w:rPr>
            </w:pPr>
            <w:r w:rsidRPr="004301E3">
              <w:t>Available State</w:t>
            </w:r>
            <w:r w:rsidR="001561A5" w:rsidRPr="001561A5">
              <w:rPr>
                <w:vanish/>
                <w:color w:val="0000FF"/>
                <w:vertAlign w:val="subscript"/>
              </w:rPr>
              <w:t xml:space="preserve"> [R0146]</w:t>
            </w:r>
          </w:p>
        </w:tc>
        <w:tc>
          <w:tcPr>
            <w:tcW w:w="3511" w:type="pct"/>
            <w:hideMark/>
          </w:tcPr>
          <w:p w:rsidR="002B20A4" w:rsidRPr="00AF1C6F" w:rsidRDefault="002B20A4"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Available</w:t>
            </w:r>
            <w:r w:rsidR="001561A5" w:rsidRPr="001561A5">
              <w:rPr>
                <w:b w:val="0"/>
                <w:vanish/>
                <w:color w:val="0000FF"/>
                <w:vertAlign w:val="subscript"/>
                <w:lang w:eastAsia="en-US"/>
              </w:rPr>
              <w:t xml:space="preserve"> [R0147]</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Health State is NOT Fault AND device In Service.</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Not Available</w:t>
            </w:r>
            <w:r w:rsidR="001561A5" w:rsidRPr="001561A5">
              <w:rPr>
                <w:b w:val="0"/>
                <w:vanish/>
                <w:color w:val="0000FF"/>
                <w:vertAlign w:val="subscript"/>
                <w:lang w:eastAsia="en-US"/>
              </w:rPr>
              <w:t xml:space="preserve"> [R0148]</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Health State is Fault OR device Out Of Service.</w:t>
            </w:r>
          </w:p>
        </w:tc>
      </w:tr>
    </w:tbl>
    <w:p w:rsidR="004E5BA2" w:rsidRPr="004E5BA2" w:rsidRDefault="004E5BA2" w:rsidP="00AE0C6D"/>
    <w:p w:rsidR="002B20A4" w:rsidRPr="00AF1C6F" w:rsidRDefault="002B20A4" w:rsidP="002B20A4">
      <w:pPr>
        <w:pStyle w:val="Heading2"/>
        <w:ind w:left="851" w:hanging="851"/>
      </w:pPr>
      <w:bookmarkStart w:id="443" w:name="_Toc481669004"/>
      <w:bookmarkStart w:id="444" w:name="_Toc496273154"/>
      <w:bookmarkStart w:id="445" w:name="_Toc517095332"/>
      <w:r w:rsidRPr="00AF1C6F">
        <w:t>I/O Module Status</w:t>
      </w:r>
      <w:bookmarkEnd w:id="443"/>
      <w:bookmarkEnd w:id="444"/>
      <w:bookmarkEnd w:id="445"/>
    </w:p>
    <w:p w:rsidR="002B20A4" w:rsidRPr="004B5018" w:rsidRDefault="002B20A4" w:rsidP="002B20A4">
      <w:pPr>
        <w:pStyle w:val="MainBodyText"/>
        <w:rPr>
          <w:color w:val="000000"/>
          <w:vertAlign w:val="subscript"/>
        </w:rPr>
      </w:pPr>
      <w:r w:rsidRPr="00AF1C6F">
        <w:t>This state will determine if the communications path to I/O Modules is functioning correctly, and therefore can be consumed by the process logic.</w:t>
      </w:r>
      <w:r w:rsidR="001561A5" w:rsidRPr="001561A5">
        <w:rPr>
          <w:vanish/>
          <w:color w:val="0000FF"/>
          <w:vertAlign w:val="subscript"/>
        </w:rPr>
        <w:t xml:space="preserve"> [R0150]</w:t>
      </w:r>
    </w:p>
    <w:p w:rsidR="002B20A4" w:rsidRPr="004B5018" w:rsidRDefault="002B20A4" w:rsidP="002B20A4">
      <w:pPr>
        <w:pStyle w:val="Caption"/>
        <w:rPr>
          <w:color w:val="000000"/>
          <w:vertAlign w:val="subscript"/>
          <w:lang w:val="en-AU"/>
        </w:rPr>
      </w:pPr>
      <w:bookmarkStart w:id="446" w:name="_Toc481670287"/>
      <w:bookmarkStart w:id="447" w:name="_Toc496273348"/>
      <w:bookmarkStart w:id="448" w:name="_Toc517095726"/>
      <w:r w:rsidRPr="00C95594">
        <w:rPr>
          <w:lang w:val="en-AU"/>
        </w:rPr>
        <w:t xml:space="preserve">Table </w:t>
      </w:r>
      <w:r w:rsidR="00E1421F" w:rsidRPr="00866B4B">
        <w:rPr>
          <w:lang w:val="en-AU"/>
        </w:rPr>
        <w:fldChar w:fldCharType="begin"/>
      </w:r>
      <w:r w:rsidR="00E1421F" w:rsidRPr="00063728">
        <w:rPr>
          <w:lang w:val="en-AU"/>
          <w:rPrChange w:id="449" w:author="BRADLEY, Matt" w:date="2019-08-28T14:46:00Z">
            <w:rPr>
              <w:lang w:val="fr-FR"/>
            </w:rPr>
          </w:rPrChange>
        </w:rPr>
        <w:instrText xml:space="preserve"> STYLEREF 1 \s </w:instrText>
      </w:r>
      <w:r w:rsidR="00E1421F" w:rsidRPr="00866B4B">
        <w:rPr>
          <w:lang w:val="en-AU"/>
        </w:rPr>
        <w:fldChar w:fldCharType="separate"/>
      </w:r>
      <w:r w:rsidR="00DC19C7" w:rsidRPr="00063728">
        <w:rPr>
          <w:noProof/>
          <w:lang w:val="en-AU"/>
          <w:rPrChange w:id="450" w:author="BRADLEY, Matt" w:date="2019-08-28T14:46:00Z">
            <w:rPr>
              <w:noProof/>
              <w:lang w:val="fr-FR"/>
            </w:rPr>
          </w:rPrChange>
        </w:rPr>
        <w:t>11</w:t>
      </w:r>
      <w:r w:rsidR="00E1421F" w:rsidRPr="00866B4B">
        <w:rPr>
          <w:lang w:val="en-AU"/>
        </w:rPr>
        <w:fldChar w:fldCharType="end"/>
      </w:r>
      <w:r w:rsidR="00E1421F" w:rsidRPr="00063728">
        <w:rPr>
          <w:lang w:val="en-AU"/>
          <w:rPrChange w:id="451" w:author="BRADLEY, Matt" w:date="2019-08-28T14:46:00Z">
            <w:rPr>
              <w:lang w:val="fr-FR"/>
            </w:rPr>
          </w:rPrChange>
        </w:rPr>
        <w:noBreakHyphen/>
      </w:r>
      <w:r w:rsidR="00E1421F" w:rsidRPr="00866B4B">
        <w:rPr>
          <w:lang w:val="en-AU"/>
        </w:rPr>
        <w:fldChar w:fldCharType="begin"/>
      </w:r>
      <w:r w:rsidR="00E1421F" w:rsidRPr="00063728">
        <w:rPr>
          <w:lang w:val="en-AU"/>
          <w:rPrChange w:id="452" w:author="BRADLEY, Matt" w:date="2019-08-28T14:46:00Z">
            <w:rPr>
              <w:lang w:val="fr-FR"/>
            </w:rPr>
          </w:rPrChange>
        </w:rPr>
        <w:instrText xml:space="preserve"> SEQ Table \* ARABIC \s 1 </w:instrText>
      </w:r>
      <w:r w:rsidR="00E1421F" w:rsidRPr="00866B4B">
        <w:rPr>
          <w:lang w:val="en-AU"/>
        </w:rPr>
        <w:fldChar w:fldCharType="separate"/>
      </w:r>
      <w:r w:rsidR="00DC19C7" w:rsidRPr="00063728">
        <w:rPr>
          <w:noProof/>
          <w:lang w:val="en-AU"/>
          <w:rPrChange w:id="453" w:author="BRADLEY, Matt" w:date="2019-08-28T14:46:00Z">
            <w:rPr>
              <w:noProof/>
              <w:lang w:val="fr-FR"/>
            </w:rPr>
          </w:rPrChange>
        </w:rPr>
        <w:t>5</w:t>
      </w:r>
      <w:r w:rsidR="00E1421F" w:rsidRPr="00866B4B">
        <w:rPr>
          <w:lang w:val="en-AU"/>
        </w:rPr>
        <w:fldChar w:fldCharType="end"/>
      </w:r>
      <w:r w:rsidRPr="00C95594">
        <w:rPr>
          <w:lang w:val="en-AU"/>
        </w:rPr>
        <w:t xml:space="preserve"> : I/O Module Status</w:t>
      </w:r>
      <w:bookmarkEnd w:id="446"/>
      <w:bookmarkEnd w:id="447"/>
      <w:bookmarkEnd w:id="448"/>
      <w:r w:rsidR="001561A5" w:rsidRPr="001561A5">
        <w:rPr>
          <w:vanish/>
          <w:color w:val="0000FF"/>
          <w:vertAlign w:val="subscript"/>
          <w:lang w:val="en-AU"/>
        </w:rPr>
        <w:t xml:space="preserve"> [R0151]</w:t>
      </w:r>
    </w:p>
    <w:tbl>
      <w:tblPr>
        <w:tblStyle w:val="ReportTable"/>
        <w:tblW w:w="5000" w:type="pct"/>
        <w:tblLook w:val="04A0" w:firstRow="1" w:lastRow="0" w:firstColumn="1" w:lastColumn="0" w:noHBand="0" w:noVBand="1"/>
      </w:tblPr>
      <w:tblGrid>
        <w:gridCol w:w="2752"/>
        <w:gridCol w:w="6490"/>
      </w:tblGrid>
      <w:tr w:rsidR="002B20A4"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pct"/>
            <w:hideMark/>
          </w:tcPr>
          <w:p w:rsidR="002B20A4" w:rsidRPr="004B5018" w:rsidRDefault="002B20A4" w:rsidP="001561A5">
            <w:pPr>
              <w:pStyle w:val="TableText"/>
              <w:rPr>
                <w:b w:val="0"/>
                <w:color w:val="000000"/>
                <w:vertAlign w:val="subscript"/>
              </w:rPr>
            </w:pPr>
            <w:r w:rsidRPr="004301E3">
              <w:t>I/O Module Status</w:t>
            </w:r>
            <w:r w:rsidR="001561A5" w:rsidRPr="001561A5">
              <w:rPr>
                <w:vanish/>
                <w:color w:val="0000FF"/>
                <w:vertAlign w:val="subscript"/>
              </w:rPr>
              <w:t xml:space="preserve"> [R0151]</w:t>
            </w:r>
          </w:p>
        </w:tc>
        <w:tc>
          <w:tcPr>
            <w:tcW w:w="3511" w:type="pct"/>
            <w:hideMark/>
          </w:tcPr>
          <w:p w:rsidR="002B20A4" w:rsidRPr="00AF1C6F" w:rsidRDefault="002B20A4"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I/O Module OK</w:t>
            </w:r>
            <w:r w:rsidR="001561A5" w:rsidRPr="001561A5">
              <w:rPr>
                <w:b w:val="0"/>
                <w:vanish/>
                <w:color w:val="0000FF"/>
                <w:vertAlign w:val="subscript"/>
                <w:lang w:eastAsia="en-US"/>
              </w:rPr>
              <w:t xml:space="preserve"> [R0152]</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The communications path to I/O Modules is functional.</w:t>
            </w:r>
          </w:p>
        </w:tc>
      </w:tr>
    </w:tbl>
    <w:p w:rsidR="004E5BA2" w:rsidRPr="004E5BA2" w:rsidRDefault="004E5BA2" w:rsidP="004E5BA2"/>
    <w:p w:rsidR="00390B4E" w:rsidRPr="00AF1C6F" w:rsidRDefault="00390B4E">
      <w:pPr>
        <w:pStyle w:val="Heading2"/>
        <w:ind w:left="851" w:hanging="851"/>
      </w:pPr>
      <w:bookmarkStart w:id="454" w:name="_Ref500229960"/>
      <w:bookmarkStart w:id="455" w:name="_Toc517095333"/>
      <w:r w:rsidRPr="00AF1C6F">
        <w:t>SCADA – Device Detail Display Common Features</w:t>
      </w:r>
      <w:bookmarkEnd w:id="454"/>
      <w:bookmarkEnd w:id="455"/>
    </w:p>
    <w:p w:rsidR="00390B4E" w:rsidRPr="004B5018" w:rsidRDefault="00390B4E" w:rsidP="00C95594">
      <w:pPr>
        <w:keepNext/>
        <w:rPr>
          <w:color w:val="000000"/>
          <w:vertAlign w:val="subscript"/>
        </w:rPr>
      </w:pPr>
      <w:r w:rsidRPr="00AF1C6F">
        <w:t>On SCADA graphics where device icons are displayed (e.g. main tunnel displays, detail displays), the following common states are included:</w:t>
      </w:r>
      <w:r w:rsidR="001561A5" w:rsidRPr="001561A5">
        <w:rPr>
          <w:vanish/>
          <w:color w:val="0000FF"/>
          <w:vertAlign w:val="subscript"/>
        </w:rPr>
        <w:t xml:space="preserve"> [R0154]</w:t>
      </w:r>
    </w:p>
    <w:p w:rsidR="00390B4E" w:rsidRPr="004B5018" w:rsidRDefault="00390B4E" w:rsidP="00390B4E">
      <w:pPr>
        <w:pStyle w:val="Caption"/>
        <w:rPr>
          <w:color w:val="000000"/>
          <w:vertAlign w:val="subscript"/>
          <w:lang w:val="en-AU"/>
        </w:rPr>
      </w:pPr>
      <w:r w:rsidRPr="00C95594">
        <w:rPr>
          <w:lang w:val="en-AU"/>
        </w:rPr>
        <w:t xml:space="preserve">Table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11</w:t>
      </w:r>
      <w:r w:rsidRPr="00C95594">
        <w:rPr>
          <w:lang w:val="en-AU"/>
        </w:rPr>
        <w:fldChar w:fldCharType="end"/>
      </w:r>
      <w:r w:rsidRPr="00C95594">
        <w:rPr>
          <w:lang w:val="en-AU"/>
        </w:rPr>
        <w:noBreakHyphen/>
        <w:t>6 : SCADA Icon Common States</w:t>
      </w:r>
      <w:r w:rsidR="001561A5" w:rsidRPr="001561A5">
        <w:rPr>
          <w:vanish/>
          <w:color w:val="0000FF"/>
          <w:vertAlign w:val="subscript"/>
          <w:lang w:val="en-AU"/>
        </w:rPr>
        <w:t xml:space="preserve"> [R0155]</w:t>
      </w:r>
    </w:p>
    <w:tbl>
      <w:tblPr>
        <w:tblStyle w:val="ReportTable"/>
        <w:tblW w:w="5000" w:type="pct"/>
        <w:tblLook w:val="04A0" w:firstRow="1" w:lastRow="0" w:firstColumn="1" w:lastColumn="0" w:noHBand="0" w:noVBand="1"/>
      </w:tblPr>
      <w:tblGrid>
        <w:gridCol w:w="1505"/>
        <w:gridCol w:w="2579"/>
        <w:gridCol w:w="2579"/>
        <w:gridCol w:w="2579"/>
      </w:tblGrid>
      <w:tr w:rsidR="00390B4E" w:rsidRPr="00AF1C6F" w:rsidTr="00390B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pct"/>
            <w:hideMark/>
          </w:tcPr>
          <w:p w:rsidR="00390B4E" w:rsidRPr="004B5018" w:rsidRDefault="00390B4E" w:rsidP="001561A5">
            <w:pPr>
              <w:pStyle w:val="TableText"/>
              <w:rPr>
                <w:color w:val="000000"/>
                <w:vertAlign w:val="subscript"/>
              </w:rPr>
            </w:pPr>
            <w:r w:rsidRPr="004301E3">
              <w:t>Common State</w:t>
            </w:r>
            <w:r w:rsidR="001561A5" w:rsidRPr="001561A5">
              <w:rPr>
                <w:vanish/>
                <w:color w:val="0000FF"/>
                <w:vertAlign w:val="subscript"/>
              </w:rPr>
              <w:t xml:space="preserve"> [R0155]</w:t>
            </w:r>
          </w:p>
        </w:tc>
        <w:tc>
          <w:tcPr>
            <w:tcW w:w="1395" w:type="pct"/>
            <w:hideMark/>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1395" w:type="pct"/>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Graphic Presentation</w:t>
            </w:r>
          </w:p>
        </w:tc>
        <w:tc>
          <w:tcPr>
            <w:tcW w:w="1395" w:type="pct"/>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Example Preview</w:t>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t>Communication Status</w:t>
            </w:r>
            <w:r w:rsidR="001561A5" w:rsidRPr="001561A5">
              <w:rPr>
                <w:b w:val="0"/>
                <w:vanish/>
                <w:color w:val="0000FF"/>
                <w:vertAlign w:val="subscript"/>
              </w:rPr>
              <w:t xml:space="preserve"> [R0156]</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Normal = Communications is Normal</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CommFail = Communication is down between SCADA and PMCS PLC.  Device data updates will no longer occur.</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Offline = SCADA data requests (polling) is intentionally disabled and device data updates will no longer occur.</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Normal = No graphic indication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CommFail = Purple rectangular border visible around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Offline = Purple rectangular border visible around icon.</w:t>
            </w:r>
          </w:p>
        </w:tc>
        <w:tc>
          <w:tcPr>
            <w:tcW w:w="1395" w:type="pct"/>
            <w:tcBorders>
              <w:top w:val="single" w:sz="4" w:space="0" w:color="auto"/>
              <w:left w:val="single" w:sz="4" w:space="0" w:color="auto"/>
              <w:bottom w:val="single" w:sz="4" w:space="0" w:color="auto"/>
              <w:right w:val="single" w:sz="4" w:space="0" w:color="auto"/>
            </w:tcBorders>
          </w:tcPr>
          <w:p w:rsidR="00390B4E" w:rsidRPr="00AF1C6F"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31B6E5D5" wp14:editId="56411F63">
                  <wp:extent cx="999472" cy="43318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7703" cy="436747"/>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lastRenderedPageBreak/>
              <w:t>SCADA Internally applied Tags</w:t>
            </w:r>
            <w:r w:rsidR="001561A5" w:rsidRPr="001561A5">
              <w:rPr>
                <w:b w:val="0"/>
                <w:vanish/>
                <w:color w:val="0000FF"/>
                <w:vertAlign w:val="subscript"/>
              </w:rPr>
              <w:t xml:space="preserve"> [R0157]</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 xml:space="preserve">OutOfService = In SCADA, device data updates are inhibited. </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HAND (Simulation) = In SCADA, device data updates are inhibitted, and User is allowed to manually force inputs for testing/simulation purposes.</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ControlInhibit = SCADA commands are inhibited.</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OutOfService = Letter “S” appears at top right corner of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HAND = Letter “H” appears at top right corner of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ControlInhibit = Letter “X” appears at top right corner of icon.</w:t>
            </w:r>
          </w:p>
        </w:tc>
        <w:tc>
          <w:tcPr>
            <w:tcW w:w="1395" w:type="pct"/>
            <w:tcBorders>
              <w:top w:val="single" w:sz="4" w:space="0" w:color="auto"/>
              <w:left w:val="single" w:sz="4" w:space="0" w:color="auto"/>
              <w:bottom w:val="single" w:sz="4" w:space="0" w:color="auto"/>
              <w:right w:val="single" w:sz="4" w:space="0" w:color="auto"/>
            </w:tcBorders>
          </w:tcPr>
          <w:p w:rsidR="00390B4E" w:rsidRPr="00AF1C6F"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0AF3CC00" wp14:editId="5CE91347">
                  <wp:extent cx="958958" cy="4044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3576" cy="427476"/>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t>Alarm Status</w:t>
            </w:r>
            <w:r w:rsidRPr="005C4DD9" w:rsidDel="0064632F">
              <w:rPr>
                <w:b w:val="0"/>
              </w:rPr>
              <w:t xml:space="preserve"> </w:t>
            </w:r>
            <w:r w:rsidR="001561A5" w:rsidRPr="001561A5">
              <w:rPr>
                <w:b w:val="0"/>
                <w:vanish/>
                <w:color w:val="0000FF"/>
                <w:vertAlign w:val="subscript"/>
              </w:rPr>
              <w:t xml:space="preserve"> [R0158]</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 Alarms = No indication on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 xml:space="preserve">Alarm = One or more device related alarms are reported by the PMCS PLC </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 Alarms = No indication on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Alarm = Yellow border around the icon.</w:t>
            </w:r>
          </w:p>
        </w:tc>
        <w:tc>
          <w:tcPr>
            <w:tcW w:w="1395" w:type="pct"/>
            <w:tcBorders>
              <w:top w:val="single" w:sz="4" w:space="0" w:color="auto"/>
              <w:left w:val="single" w:sz="4" w:space="0" w:color="auto"/>
              <w:bottom w:val="single" w:sz="4" w:space="0" w:color="auto"/>
              <w:right w:val="single" w:sz="4" w:space="0" w:color="auto"/>
            </w:tcBorders>
          </w:tcPr>
          <w:p w:rsidR="00390B4E" w:rsidRPr="004301E3"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4301E3">
              <w:rPr>
                <w:noProof/>
              </w:rPr>
              <w:drawing>
                <wp:inline distT="0" distB="0" distL="0" distR="0" wp14:anchorId="1E383745" wp14:editId="0A2BBE37">
                  <wp:extent cx="1144008" cy="4984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1213537" cy="528696"/>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tcPr>
          <w:p w:rsidR="00390B4E" w:rsidRPr="004B5018" w:rsidRDefault="00390B4E" w:rsidP="001561A5">
            <w:pPr>
              <w:pStyle w:val="TableText"/>
              <w:rPr>
                <w:b w:val="0"/>
                <w:color w:val="000000"/>
                <w:vertAlign w:val="subscript"/>
              </w:rPr>
            </w:pPr>
            <w:r w:rsidRPr="005C4DD9">
              <w:rPr>
                <w:b w:val="0"/>
              </w:rPr>
              <w:t>Remote Manual</w:t>
            </w:r>
            <w:r w:rsidR="001561A5" w:rsidRPr="001561A5">
              <w:rPr>
                <w:b w:val="0"/>
                <w:vanish/>
                <w:color w:val="0000FF"/>
                <w:vertAlign w:val="subscript"/>
              </w:rPr>
              <w:t xml:space="preserve"> [R0159]</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Remote Manual Mode= Device is controllable and communication between dynac and the device is clear. Enables command buttons.</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Remote Manual Mode = “M” label on the top left corner of the device</w:t>
            </w:r>
          </w:p>
        </w:tc>
        <w:tc>
          <w:tcPr>
            <w:tcW w:w="1395" w:type="pct"/>
            <w:tcBorders>
              <w:top w:val="single" w:sz="4" w:space="0" w:color="auto"/>
              <w:left w:val="single" w:sz="4" w:space="0" w:color="auto"/>
              <w:bottom w:val="single" w:sz="4" w:space="0" w:color="auto"/>
              <w:right w:val="single" w:sz="4" w:space="0" w:color="auto"/>
            </w:tcBorders>
          </w:tcPr>
          <w:p w:rsidR="00390B4E" w:rsidRPr="004301E3"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4301E3">
              <w:rPr>
                <w:noProof/>
              </w:rPr>
              <w:drawing>
                <wp:inline distT="0" distB="0" distL="0" distR="0" wp14:anchorId="21643B0D" wp14:editId="17866F94">
                  <wp:extent cx="1015236" cy="40067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4030" cy="427821"/>
                          </a:xfrm>
                          <a:prstGeom prst="rect">
                            <a:avLst/>
                          </a:prstGeom>
                        </pic:spPr>
                      </pic:pic>
                    </a:graphicData>
                  </a:graphic>
                </wp:inline>
              </w:drawing>
            </w:r>
          </w:p>
        </w:tc>
      </w:tr>
    </w:tbl>
    <w:p w:rsidR="00390B4E" w:rsidRPr="00AF1C6F" w:rsidRDefault="00390B4E" w:rsidP="00390B4E"/>
    <w:p w:rsidR="00390B4E" w:rsidRPr="004B5018" w:rsidRDefault="00390B4E" w:rsidP="00390B4E">
      <w:pPr>
        <w:autoSpaceDE w:val="0"/>
        <w:autoSpaceDN w:val="0"/>
        <w:spacing w:after="0" w:line="240" w:lineRule="auto"/>
        <w:rPr>
          <w:color w:val="000000"/>
          <w:vertAlign w:val="subscript"/>
        </w:rPr>
      </w:pPr>
      <w:r w:rsidRPr="00AF1C6F">
        <w:t xml:space="preserve">The SCADA Standards document (4574-ML-SCADA-Manual) section 3.5.3 shows a typical PMCS device generic object view (GRO).  The device detail displays described in subsequent device chapters are custom graphic displays integrated within the device’s standard registered object view, as shown below in </w:t>
      </w:r>
      <w:r w:rsidRPr="00AF1C6F">
        <w:fldChar w:fldCharType="begin"/>
      </w:r>
      <w:r w:rsidRPr="00AF1C6F">
        <w:instrText xml:space="preserve"> REF _Ref501529986 \h </w:instrText>
      </w:r>
      <w:r w:rsidRPr="00AF1C6F">
        <w:fldChar w:fldCharType="separate"/>
      </w:r>
      <w:r w:rsidR="00DC19C7" w:rsidRPr="00C95594">
        <w:t xml:space="preserve">Figure </w:t>
      </w:r>
      <w:r w:rsidR="00DC19C7">
        <w:rPr>
          <w:noProof/>
        </w:rPr>
        <w:t>11</w:t>
      </w:r>
      <w:r w:rsidR="00DC19C7" w:rsidRPr="00C95594">
        <w:noBreakHyphen/>
      </w:r>
      <w:r w:rsidR="00DC19C7">
        <w:rPr>
          <w:noProof/>
        </w:rPr>
        <w:t>1</w:t>
      </w:r>
      <w:r w:rsidRPr="00AF1C6F">
        <w:fldChar w:fldCharType="end"/>
      </w:r>
      <w:r w:rsidRPr="004301E3">
        <w:t>.</w:t>
      </w:r>
      <w:r w:rsidRPr="00AF1C6F">
        <w:t xml:space="preserve"> Additionally, the registered object will include the device ID and description information in the GRO title bar, as shown below in </w:t>
      </w:r>
      <w:r w:rsidRPr="00AF1C6F">
        <w:fldChar w:fldCharType="begin"/>
      </w:r>
      <w:r w:rsidRPr="00AF1C6F">
        <w:instrText xml:space="preserve"> REF _Ref501529986 \h </w:instrText>
      </w:r>
      <w:r w:rsidRPr="00AF1C6F">
        <w:fldChar w:fldCharType="separate"/>
      </w:r>
      <w:r w:rsidR="00DC19C7" w:rsidRPr="00C95594">
        <w:t xml:space="preserve">Figure </w:t>
      </w:r>
      <w:r w:rsidR="00DC19C7">
        <w:rPr>
          <w:noProof/>
        </w:rPr>
        <w:t>11</w:t>
      </w:r>
      <w:r w:rsidR="00DC19C7" w:rsidRPr="00C95594">
        <w:noBreakHyphen/>
      </w:r>
      <w:r w:rsidR="00DC19C7">
        <w:rPr>
          <w:noProof/>
        </w:rPr>
        <w:t>1</w:t>
      </w:r>
      <w:r w:rsidRPr="00AF1C6F">
        <w:fldChar w:fldCharType="end"/>
      </w:r>
      <w:r w:rsidRPr="004301E3">
        <w:t>.</w:t>
      </w:r>
      <w:r w:rsidR="001561A5" w:rsidRPr="001561A5">
        <w:rPr>
          <w:vanish/>
          <w:color w:val="0000FF"/>
          <w:vertAlign w:val="subscript"/>
        </w:rPr>
        <w:t xml:space="preserve"> [R0161]</w:t>
      </w:r>
    </w:p>
    <w:p w:rsidR="00390B4E" w:rsidRPr="00AF1C6F" w:rsidRDefault="00390B4E" w:rsidP="00390B4E">
      <w:pPr>
        <w:autoSpaceDE w:val="0"/>
        <w:autoSpaceDN w:val="0"/>
        <w:spacing w:after="0" w:line="240" w:lineRule="auto"/>
      </w:pPr>
    </w:p>
    <w:p w:rsidR="00390B4E" w:rsidRPr="00AF1C6F" w:rsidRDefault="00390B4E" w:rsidP="00390B4E">
      <w:pPr>
        <w:autoSpaceDE w:val="0"/>
        <w:autoSpaceDN w:val="0"/>
        <w:spacing w:after="0" w:line="240" w:lineRule="auto"/>
      </w:pPr>
    </w:p>
    <w:p w:rsidR="00390B4E" w:rsidRPr="004B5018" w:rsidRDefault="00390B4E" w:rsidP="00390B4E">
      <w:pPr>
        <w:pStyle w:val="Caption"/>
        <w:rPr>
          <w:color w:val="000000"/>
          <w:vertAlign w:val="subscript"/>
          <w:lang w:val="en-AU"/>
        </w:rPr>
      </w:pPr>
      <w:bookmarkStart w:id="456" w:name="_Ref501529986"/>
      <w:bookmarkStart w:id="457" w:name="_Toc517095697"/>
      <w:r w:rsidRPr="00C95594">
        <w:rPr>
          <w:lang w:val="en-AU"/>
        </w:rPr>
        <w:lastRenderedPageBreak/>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11</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bookmarkEnd w:id="456"/>
      <w:r w:rsidRPr="00C95594">
        <w:rPr>
          <w:lang w:val="en-AU"/>
        </w:rPr>
        <w:t xml:space="preserve"> </w:t>
      </w:r>
      <w:r w:rsidR="005C4DD9">
        <w:rPr>
          <w:lang w:val="en-AU"/>
        </w:rPr>
        <w:t>:</w:t>
      </w:r>
      <w:r w:rsidRPr="00C95594">
        <w:rPr>
          <w:lang w:val="en-AU"/>
        </w:rPr>
        <w:t xml:space="preserve"> Standard Device GRO View with Embedded/Custom Detail Display Graphic</w:t>
      </w:r>
      <w:bookmarkEnd w:id="457"/>
      <w:r w:rsidR="001561A5" w:rsidRPr="001561A5">
        <w:rPr>
          <w:vanish/>
          <w:color w:val="0000FF"/>
          <w:vertAlign w:val="subscript"/>
          <w:lang w:val="en-AU"/>
        </w:rPr>
        <w:t xml:space="preserve"> [R0162]</w:t>
      </w:r>
    </w:p>
    <w:p w:rsidR="00390B4E" w:rsidRPr="004B5018" w:rsidRDefault="00390B4E" w:rsidP="00390B4E">
      <w:pPr>
        <w:pStyle w:val="MainBodyText"/>
        <w:rPr>
          <w:color w:val="000000"/>
          <w:vertAlign w:val="subscript"/>
        </w:rPr>
      </w:pPr>
      <w:r w:rsidRPr="00AF1C6F">
        <w:rPr>
          <w:noProof/>
          <w:lang w:eastAsia="en-AU"/>
        </w:rPr>
        <w:drawing>
          <wp:inline distT="0" distB="0" distL="0" distR="0" wp14:anchorId="5982893B" wp14:editId="6558BF4A">
            <wp:extent cx="5499175" cy="363918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53"/>
                    <a:stretch/>
                  </pic:blipFill>
                  <pic:spPr bwMode="auto">
                    <a:xfrm>
                      <a:off x="0" y="0"/>
                      <a:ext cx="5505683" cy="3643492"/>
                    </a:xfrm>
                    <a:prstGeom prst="rect">
                      <a:avLst/>
                    </a:prstGeom>
                    <a:ln>
                      <a:noFill/>
                    </a:ln>
                    <a:extLst>
                      <a:ext uri="{53640926-AAD7-44D8-BBD7-CCE9431645EC}">
                        <a14:shadowObscured xmlns:a14="http://schemas.microsoft.com/office/drawing/2010/main"/>
                      </a:ext>
                    </a:extLst>
                  </pic:spPr>
                </pic:pic>
              </a:graphicData>
            </a:graphic>
          </wp:inline>
        </w:drawing>
      </w:r>
      <w:r w:rsidR="001561A5" w:rsidRPr="001561A5">
        <w:rPr>
          <w:vanish/>
          <w:color w:val="0000FF"/>
          <w:vertAlign w:val="subscript"/>
        </w:rPr>
        <w:t xml:space="preserve"> [R0163]</w:t>
      </w:r>
    </w:p>
    <w:p w:rsidR="00390B4E" w:rsidRPr="00AF1C6F" w:rsidRDefault="00390B4E" w:rsidP="00390B4E">
      <w:pPr>
        <w:pStyle w:val="MainBodyText"/>
      </w:pPr>
    </w:p>
    <w:p w:rsidR="003E4509" w:rsidRPr="004B5018" w:rsidRDefault="003E4509">
      <w:pPr>
        <w:rPr>
          <w:color w:val="000000"/>
          <w:vertAlign w:val="subscript"/>
        </w:rPr>
      </w:pPr>
      <w:r w:rsidRPr="00AF1C6F">
        <w:br w:type="page"/>
      </w:r>
      <w:r w:rsidR="001561A5" w:rsidRPr="001561A5">
        <w:rPr>
          <w:vanish/>
          <w:color w:val="0000FF"/>
          <w:vertAlign w:val="subscript"/>
        </w:rPr>
        <w:t xml:space="preserve"> [R0164]</w:t>
      </w:r>
    </w:p>
    <w:p w:rsidR="0081480C" w:rsidRPr="00AF1C6F" w:rsidRDefault="0081480C">
      <w:pPr>
        <w:pStyle w:val="Heading1"/>
      </w:pPr>
      <w:bookmarkStart w:id="458" w:name="_Toc517095334"/>
      <w:r w:rsidRPr="00AF1C6F">
        <w:lastRenderedPageBreak/>
        <w:t>Emergency Lighting Control System</w:t>
      </w:r>
      <w:bookmarkEnd w:id="458"/>
    </w:p>
    <w:p w:rsidR="006761BF" w:rsidRPr="00AF1C6F" w:rsidRDefault="006761BF" w:rsidP="006761BF">
      <w:pPr>
        <w:pStyle w:val="Heading2"/>
      </w:pPr>
      <w:bookmarkStart w:id="459" w:name="_Toc517095335"/>
      <w:r w:rsidRPr="00AF1C6F">
        <w:t>Overview</w:t>
      </w:r>
      <w:bookmarkEnd w:id="459"/>
    </w:p>
    <w:p w:rsidR="001B3B5B" w:rsidRPr="00AF1C6F" w:rsidRDefault="007B1FA1" w:rsidP="005C4DD9">
      <w:pPr>
        <w:pStyle w:val="Heading3"/>
        <w:ind w:left="709"/>
      </w:pPr>
      <w:bookmarkStart w:id="460" w:name="_Toc517095336"/>
      <w:r w:rsidRPr="00AF1C6F">
        <w:t>Emergency Exi</w:t>
      </w:r>
      <w:r w:rsidR="001B3B5B" w:rsidRPr="00AF1C6F">
        <w:t>t Lighting Control Initiation</w:t>
      </w:r>
      <w:bookmarkEnd w:id="460"/>
    </w:p>
    <w:p w:rsidR="006A138A" w:rsidRPr="004B5018" w:rsidRDefault="001B3B5B" w:rsidP="001B3B5B">
      <w:pPr>
        <w:rPr>
          <w:color w:val="000000"/>
          <w:vertAlign w:val="subscript"/>
        </w:rPr>
      </w:pPr>
      <w:r w:rsidRPr="00AF1C6F">
        <w:t>The Incident Management System (2527) will initiate emergency egress</w:t>
      </w:r>
      <w:r w:rsidR="006B43CA" w:rsidRPr="00AF1C6F">
        <w:t xml:space="preserve"> once</w:t>
      </w:r>
      <w:r w:rsidRPr="00AF1C6F">
        <w:t xml:space="preserve"> </w:t>
      </w:r>
      <w:r w:rsidR="006A138A" w:rsidRPr="00AF1C6F">
        <w:t>a</w:t>
      </w:r>
      <w:r w:rsidR="006B43CA" w:rsidRPr="00AF1C6F">
        <w:t xml:space="preserve"> tunnel evacuation plan has been confirmed by the operator</w:t>
      </w:r>
      <w:r w:rsidR="006A138A" w:rsidRPr="00AF1C6F">
        <w:t>. The</w:t>
      </w:r>
      <w:r w:rsidRPr="00AF1C6F">
        <w:t xml:space="preserve"> location </w:t>
      </w:r>
      <w:r w:rsidR="006A138A" w:rsidRPr="00AF1C6F">
        <w:t xml:space="preserve">of the incident </w:t>
      </w:r>
      <w:r w:rsidR="006B43CA" w:rsidRPr="00AF1C6F">
        <w:t xml:space="preserve">which </w:t>
      </w:r>
      <w:r w:rsidR="006A138A" w:rsidRPr="00AF1C6F">
        <w:t xml:space="preserve">is </w:t>
      </w:r>
      <w:r w:rsidR="006B43CA" w:rsidRPr="00AF1C6F">
        <w:t>passed to the</w:t>
      </w:r>
      <w:r w:rsidR="00B03F2B" w:rsidRPr="00AF1C6F">
        <w:t xml:space="preserve"> PMCS </w:t>
      </w:r>
      <w:r w:rsidR="006B43CA" w:rsidRPr="00AF1C6F">
        <w:t>is based on the tunnel</w:t>
      </w:r>
      <w:r w:rsidR="008B10C2" w:rsidRPr="00AF1C6F">
        <w:t xml:space="preserve"> </w:t>
      </w:r>
      <w:r w:rsidR="006A138A" w:rsidRPr="00AF1C6F">
        <w:t>Deluge Zone</w:t>
      </w:r>
      <w:r w:rsidR="008B10C2" w:rsidRPr="00AF1C6F">
        <w:t>s</w:t>
      </w:r>
      <w:r w:rsidR="006A138A" w:rsidRPr="00AF1C6F">
        <w:t xml:space="preserve"> </w:t>
      </w:r>
      <w:r w:rsidR="001C6719" w:rsidRPr="00AF1C6F">
        <w:t xml:space="preserve">(DLZ) </w:t>
      </w:r>
      <w:r w:rsidR="006B43CA" w:rsidRPr="00AF1C6F">
        <w:t>in the northbound and southbound sections of the tunnel</w:t>
      </w:r>
      <w:r w:rsidR="008B10C2" w:rsidRPr="00AF1C6F">
        <w:t xml:space="preserve">. </w:t>
      </w:r>
      <w:r w:rsidR="006B43CA" w:rsidRPr="00AF1C6F">
        <w:t>Once the evacuation</w:t>
      </w:r>
      <w:r w:rsidR="008B10C2" w:rsidRPr="00AF1C6F">
        <w:t xml:space="preserve"> </w:t>
      </w:r>
      <w:r w:rsidR="006B43CA" w:rsidRPr="00AF1C6F">
        <w:t xml:space="preserve">plan has been initiated, the </w:t>
      </w:r>
      <w:r w:rsidRPr="00AF1C6F">
        <w:t xml:space="preserve">Emergency Lighting </w:t>
      </w:r>
      <w:r w:rsidR="008B10C2" w:rsidRPr="00AF1C6F">
        <w:t>shall be triggered in the affected zone</w:t>
      </w:r>
      <w:r w:rsidRPr="00AF1C6F">
        <w:t xml:space="preserve"> and surrounding zones in a pre</w:t>
      </w:r>
      <w:r w:rsidR="006B43CA" w:rsidRPr="00AF1C6F">
        <w:t>-</w:t>
      </w:r>
      <w:r w:rsidRPr="00AF1C6F">
        <w:t>set pattern to facilitate safe egres</w:t>
      </w:r>
      <w:r w:rsidR="00960A47" w:rsidRPr="00AF1C6F">
        <w:t>s away from the incident.</w:t>
      </w:r>
      <w:r w:rsidR="001561A5" w:rsidRPr="001561A5">
        <w:rPr>
          <w:vanish/>
          <w:color w:val="0000FF"/>
          <w:vertAlign w:val="subscript"/>
        </w:rPr>
        <w:t xml:space="preserve"> [R0165]</w:t>
      </w:r>
    </w:p>
    <w:p w:rsidR="004E5BA2" w:rsidRPr="004B5018" w:rsidRDefault="00960A47" w:rsidP="004E5BA2">
      <w:pPr>
        <w:rPr>
          <w:color w:val="000000"/>
          <w:vertAlign w:val="subscript"/>
        </w:rPr>
      </w:pPr>
      <w:r w:rsidRPr="00AF1C6F">
        <w:t xml:space="preserve">The emergency lighting </w:t>
      </w:r>
      <w:r w:rsidR="008669D4" w:rsidRPr="00AF1C6F">
        <w:t xml:space="preserve">control </w:t>
      </w:r>
      <w:r w:rsidR="008B10C2" w:rsidRPr="00AF1C6F">
        <w:t xml:space="preserve">is capable of </w:t>
      </w:r>
      <w:r w:rsidR="008669D4" w:rsidRPr="00AF1C6F">
        <w:t>handl</w:t>
      </w:r>
      <w:r w:rsidR="008B10C2" w:rsidRPr="00AF1C6F">
        <w:t>ing</w:t>
      </w:r>
      <w:r w:rsidR="008669D4" w:rsidRPr="00AF1C6F">
        <w:t xml:space="preserve"> a single incident</w:t>
      </w:r>
      <w:r w:rsidR="007B1FA1" w:rsidRPr="00AF1C6F">
        <w:t xml:space="preserve"> </w:t>
      </w:r>
      <w:r w:rsidR="008669D4" w:rsidRPr="00AF1C6F">
        <w:t>by lighting up signs automatically in</w:t>
      </w:r>
      <w:r w:rsidR="00B0513B" w:rsidRPr="00AF1C6F">
        <w:t xml:space="preserve"> all</w:t>
      </w:r>
      <w:r w:rsidRPr="00AF1C6F">
        <w:t xml:space="preserve"> evacuation zones</w:t>
      </w:r>
      <w:r w:rsidR="001B3B5B" w:rsidRPr="00AF1C6F">
        <w:t xml:space="preserve"> </w:t>
      </w:r>
      <w:r w:rsidR="00B0513B" w:rsidRPr="00AF1C6F">
        <w:t>with</w:t>
      </w:r>
      <w:r w:rsidRPr="00AF1C6F">
        <w:t>in</w:t>
      </w:r>
      <w:r w:rsidR="001B3B5B" w:rsidRPr="00AF1C6F">
        <w:t xml:space="preserve"> the tunnel.</w:t>
      </w:r>
      <w:r w:rsidR="008669D4" w:rsidRPr="00AF1C6F">
        <w:t xml:space="preserve"> </w:t>
      </w:r>
      <w:r w:rsidR="004B6034" w:rsidRPr="00AF1C6F">
        <w:t xml:space="preserve">Once the pre-set </w:t>
      </w:r>
      <w:r w:rsidR="00252A75" w:rsidRPr="00AF1C6F">
        <w:t xml:space="preserve">exit lighting pattern has been set by the evacuation plan the operator may intervene and manually change </w:t>
      </w:r>
      <w:r w:rsidR="004B6034" w:rsidRPr="00AF1C6F">
        <w:t xml:space="preserve">the status of </w:t>
      </w:r>
      <w:r w:rsidR="00252A75" w:rsidRPr="00AF1C6F">
        <w:t>individual light bank</w:t>
      </w:r>
      <w:r w:rsidR="004B6034" w:rsidRPr="00AF1C6F">
        <w:t>s</w:t>
      </w:r>
      <w:r w:rsidR="008669D4" w:rsidRPr="00AF1C6F">
        <w:t>.</w:t>
      </w:r>
      <w:r w:rsidR="001561A5" w:rsidRPr="001561A5">
        <w:rPr>
          <w:vanish/>
          <w:color w:val="0000FF"/>
          <w:vertAlign w:val="subscript"/>
        </w:rPr>
        <w:t xml:space="preserve"> [R0166]</w:t>
      </w:r>
    </w:p>
    <w:p w:rsidR="001B3B5B" w:rsidRPr="00AF1C6F" w:rsidRDefault="001B3B5B" w:rsidP="005C4DD9">
      <w:pPr>
        <w:pStyle w:val="Heading3"/>
        <w:ind w:left="709"/>
      </w:pPr>
      <w:bookmarkStart w:id="461" w:name="_Toc517095337"/>
      <w:r w:rsidRPr="00AF1C6F">
        <w:t>Emergency Exit Lighting Zones</w:t>
      </w:r>
      <w:r w:rsidR="00010872" w:rsidRPr="00AF1C6F">
        <w:t xml:space="preserve"> (ELZ)</w:t>
      </w:r>
      <w:bookmarkEnd w:id="461"/>
    </w:p>
    <w:p w:rsidR="001B3B5B" w:rsidRPr="004B5018" w:rsidRDefault="001B3B5B" w:rsidP="001B3B5B">
      <w:pPr>
        <w:rPr>
          <w:color w:val="000000"/>
          <w:vertAlign w:val="subscript"/>
        </w:rPr>
      </w:pPr>
      <w:r w:rsidRPr="00AF1C6F">
        <w:t xml:space="preserve">The </w:t>
      </w:r>
      <w:r w:rsidR="007F7817">
        <w:t>tunnel</w:t>
      </w:r>
      <w:r w:rsidRPr="00AF1C6F">
        <w:t xml:space="preserve"> is </w:t>
      </w:r>
      <w:r w:rsidR="007F7817">
        <w:t>divided</w:t>
      </w:r>
      <w:r w:rsidR="007F7817" w:rsidRPr="00AF1C6F">
        <w:t xml:space="preserve"> </w:t>
      </w:r>
      <w:r w:rsidRPr="00AF1C6F">
        <w:t xml:space="preserve">into Emergency </w:t>
      </w:r>
      <w:r w:rsidR="00F87A1A">
        <w:t xml:space="preserve">Exit </w:t>
      </w:r>
      <w:r w:rsidRPr="00AF1C6F">
        <w:t>Lighting Zones</w:t>
      </w:r>
      <w:r w:rsidR="00010872" w:rsidRPr="00AF1C6F">
        <w:t xml:space="preserve"> (ELZ)</w:t>
      </w:r>
      <w:r w:rsidRPr="00AF1C6F">
        <w:t xml:space="preserve"> </w:t>
      </w:r>
      <w:r w:rsidR="008A3148" w:rsidRPr="00AF1C6F">
        <w:t xml:space="preserve">each </w:t>
      </w:r>
      <w:r w:rsidRPr="00AF1C6F">
        <w:t>represent</w:t>
      </w:r>
      <w:r w:rsidR="00862181" w:rsidRPr="00AF1C6F">
        <w:t>ing</w:t>
      </w:r>
      <w:r w:rsidRPr="00AF1C6F">
        <w:t xml:space="preserve"> the area between cross passages throughout the tunnel.</w:t>
      </w:r>
      <w:r w:rsidR="007F7817">
        <w:t xml:space="preserve"> When a zone is “active” it represents the zone to be evacuated and is called the “evacuation zone”.  </w:t>
      </w:r>
      <w:r w:rsidRPr="00AF1C6F">
        <w:t xml:space="preserve"> </w:t>
      </w:r>
      <w:r w:rsidR="007F7817">
        <w:t>ELZ</w:t>
      </w:r>
      <w:r w:rsidR="007F7817" w:rsidRPr="00AF1C6F">
        <w:t xml:space="preserve">s </w:t>
      </w:r>
      <w:r w:rsidRPr="00AF1C6F">
        <w:t xml:space="preserve">are </w:t>
      </w:r>
      <w:r w:rsidR="00862181" w:rsidRPr="00AF1C6F">
        <w:t xml:space="preserve">identified </w:t>
      </w:r>
      <w:r w:rsidRPr="00AF1C6F">
        <w:t xml:space="preserve">by their control line and chainage location within the tunnel. </w:t>
      </w:r>
      <w:r w:rsidR="005F582C" w:rsidRPr="00AF1C6F">
        <w:t xml:space="preserve">For control </w:t>
      </w:r>
      <w:r w:rsidR="002B20A4" w:rsidRPr="00AF1C6F">
        <w:t>purposes,</w:t>
      </w:r>
      <w:r w:rsidR="005F582C" w:rsidRPr="00AF1C6F">
        <w:t xml:space="preserve"> each </w:t>
      </w:r>
      <w:r w:rsidRPr="00AF1C6F">
        <w:t xml:space="preserve">of </w:t>
      </w:r>
      <w:r w:rsidR="00862181" w:rsidRPr="00AF1C6F">
        <w:t>the</w:t>
      </w:r>
      <w:r w:rsidRPr="00AF1C6F">
        <w:t xml:space="preserve"> zones </w:t>
      </w:r>
      <w:r w:rsidR="005F582C" w:rsidRPr="00AF1C6F">
        <w:t xml:space="preserve">is </w:t>
      </w:r>
      <w:r w:rsidR="004B6034" w:rsidRPr="00AF1C6F">
        <w:t xml:space="preserve">linked to </w:t>
      </w:r>
      <w:r w:rsidR="005F582C" w:rsidRPr="00AF1C6F">
        <w:t xml:space="preserve">a </w:t>
      </w:r>
      <w:r w:rsidR="004B6034" w:rsidRPr="00AF1C6F">
        <w:t xml:space="preserve">number of </w:t>
      </w:r>
      <w:r w:rsidR="005F582C" w:rsidRPr="00AF1C6F">
        <w:t xml:space="preserve">lighting </w:t>
      </w:r>
      <w:r w:rsidRPr="00AF1C6F">
        <w:t>bank</w:t>
      </w:r>
      <w:r w:rsidR="004B6034" w:rsidRPr="00AF1C6F">
        <w:t>s</w:t>
      </w:r>
      <w:r w:rsidRPr="00AF1C6F">
        <w:t xml:space="preserve"> that </w:t>
      </w:r>
      <w:r w:rsidR="00745BCF" w:rsidRPr="00AF1C6F">
        <w:t>will</w:t>
      </w:r>
      <w:r w:rsidRPr="00AF1C6F">
        <w:t xml:space="preserve"> be </w:t>
      </w:r>
      <w:r w:rsidR="00745BCF" w:rsidRPr="00AF1C6F">
        <w:t>controlled</w:t>
      </w:r>
      <w:r w:rsidRPr="00AF1C6F">
        <w:t xml:space="preserve"> in the event of an incident.</w:t>
      </w:r>
      <w:r w:rsidR="001561A5" w:rsidRPr="001561A5">
        <w:rPr>
          <w:vanish/>
          <w:color w:val="0000FF"/>
          <w:vertAlign w:val="subscript"/>
        </w:rPr>
        <w:t xml:space="preserve"> [R0167]</w:t>
      </w:r>
    </w:p>
    <w:p w:rsidR="004E5BA2" w:rsidRPr="004B5018" w:rsidRDefault="007F7817" w:rsidP="004E5BA2">
      <w:pPr>
        <w:rPr>
          <w:color w:val="000000"/>
          <w:vertAlign w:val="subscript"/>
        </w:rPr>
      </w:pPr>
      <w:r>
        <w:t xml:space="preserve">The Incident Management System utilises the deluge zone numbers to represent the incident zone for the emergency Exit Lighting system.  </w:t>
      </w:r>
      <w:r w:rsidR="001C6719" w:rsidRPr="00AF1C6F">
        <w:t xml:space="preserve">The </w:t>
      </w:r>
      <w:r w:rsidR="0046345C" w:rsidRPr="00AF1C6F">
        <w:t>layout</w:t>
      </w:r>
      <w:r w:rsidR="001C6719" w:rsidRPr="00AF1C6F">
        <w:t xml:space="preserve"> of the tunnel is such that </w:t>
      </w:r>
      <w:r w:rsidR="00DC754B" w:rsidRPr="00AF1C6F">
        <w:t>s</w:t>
      </w:r>
      <w:r w:rsidR="001C6719" w:rsidRPr="00AF1C6F">
        <w:t xml:space="preserve">everal Deluge Zones map to a single ELZ. </w:t>
      </w:r>
      <w:r w:rsidR="00745BCF" w:rsidRPr="00AF1C6F">
        <w:t>The</w:t>
      </w:r>
      <w:r w:rsidR="00DC754B" w:rsidRPr="00AF1C6F">
        <w:t xml:space="preserve"> incident </w:t>
      </w:r>
      <w:r w:rsidR="00745BCF" w:rsidRPr="00AF1C6F">
        <w:t xml:space="preserve">location (DLZ) is sent from the IMS. </w:t>
      </w:r>
      <w:r w:rsidR="001B3B5B" w:rsidRPr="00AF1C6F">
        <w:t xml:space="preserve">A summary of the </w:t>
      </w:r>
      <w:r w:rsidR="00745BCF" w:rsidRPr="00AF1C6F">
        <w:t>ELZs</w:t>
      </w:r>
      <w:r w:rsidR="001C6719" w:rsidRPr="00AF1C6F">
        <w:t xml:space="preserve"> </w:t>
      </w:r>
      <w:r w:rsidR="001B3B5B" w:rsidRPr="00AF1C6F">
        <w:t xml:space="preserve">in the tunnel is provided in Appendix </w:t>
      </w:r>
      <w:r w:rsidR="00C10AAD" w:rsidRPr="00AF1C6F">
        <w:t>D</w:t>
      </w:r>
      <w:r w:rsidR="001B3B5B" w:rsidRPr="00AF1C6F">
        <w:t>, which also provides</w:t>
      </w:r>
      <w:r w:rsidR="001B3B5B" w:rsidRPr="00C95594">
        <w:t xml:space="preserve"> </w:t>
      </w:r>
      <w:r w:rsidR="00C10AAD" w:rsidRPr="00C95594">
        <w:t xml:space="preserve">a </w:t>
      </w:r>
      <w:r w:rsidR="00B71793" w:rsidRPr="00C95594">
        <w:t xml:space="preserve">DLZ to </w:t>
      </w:r>
      <w:r w:rsidR="001C6719" w:rsidRPr="00C95594">
        <w:t xml:space="preserve">ELZ </w:t>
      </w:r>
      <w:r w:rsidR="00B71793" w:rsidRPr="00C95594">
        <w:t>mapping</w:t>
      </w:r>
      <w:r w:rsidR="001B3B5B" w:rsidRPr="00C95594">
        <w:t xml:space="preserve"> table</w:t>
      </w:r>
      <w:r>
        <w:t xml:space="preserve"> (refer Appendix D)</w:t>
      </w:r>
      <w:r w:rsidR="007040F5" w:rsidRPr="00C95594">
        <w:t>. This table is used to</w:t>
      </w:r>
      <w:r w:rsidR="00C10AAD" w:rsidRPr="00C95594">
        <w:t xml:space="preserve"> determi</w:t>
      </w:r>
      <w:r w:rsidR="00745BCF" w:rsidRPr="00C95594">
        <w:t>ne</w:t>
      </w:r>
      <w:r w:rsidR="00C10AAD" w:rsidRPr="00C95594">
        <w:t xml:space="preserve"> </w:t>
      </w:r>
      <w:r w:rsidR="007040F5" w:rsidRPr="00C95594">
        <w:t xml:space="preserve">which </w:t>
      </w:r>
      <w:r w:rsidR="00745BCF" w:rsidRPr="00C95594">
        <w:t>ELZ will be activated</w:t>
      </w:r>
      <w:r w:rsidR="007040F5" w:rsidRPr="00C95594">
        <w:t xml:space="preserve"> which in turn dictates</w:t>
      </w:r>
      <w:r w:rsidR="00FD282B" w:rsidRPr="00C95594">
        <w:t xml:space="preserve"> </w:t>
      </w:r>
      <w:r w:rsidR="00511828" w:rsidRPr="00C95594">
        <w:t xml:space="preserve">the control </w:t>
      </w:r>
      <w:r w:rsidR="00FD282B" w:rsidRPr="00C95594">
        <w:t xml:space="preserve">logic of the </w:t>
      </w:r>
      <w:r w:rsidR="00511828" w:rsidRPr="00C95594">
        <w:t xml:space="preserve">emergency </w:t>
      </w:r>
      <w:r w:rsidR="00FD282B" w:rsidRPr="00C95594">
        <w:t>lights</w:t>
      </w:r>
      <w:r w:rsidR="001B3B5B" w:rsidRPr="00C95594">
        <w:t>.</w:t>
      </w:r>
      <w:r w:rsidR="001561A5" w:rsidRPr="001561A5">
        <w:rPr>
          <w:vanish/>
          <w:color w:val="0000FF"/>
          <w:vertAlign w:val="subscript"/>
        </w:rPr>
        <w:t xml:space="preserve"> [R0168]</w:t>
      </w:r>
    </w:p>
    <w:p w:rsidR="001B3B5B" w:rsidRPr="00AF1C6F" w:rsidRDefault="001B3B5B" w:rsidP="005C4DD9">
      <w:pPr>
        <w:pStyle w:val="Heading3"/>
        <w:ind w:left="709"/>
      </w:pPr>
      <w:bookmarkStart w:id="462" w:name="_Toc517095338"/>
      <w:r w:rsidRPr="004301E3">
        <w:t>Emergency Exit Lighting Control Hierarchy</w:t>
      </w:r>
      <w:bookmarkEnd w:id="462"/>
    </w:p>
    <w:p w:rsidR="006761BF" w:rsidRPr="004B5018" w:rsidRDefault="006761BF" w:rsidP="0081480C">
      <w:pPr>
        <w:rPr>
          <w:color w:val="000000"/>
          <w:vertAlign w:val="subscript"/>
        </w:rPr>
      </w:pPr>
      <w:r w:rsidRPr="00AF1C6F">
        <w:t xml:space="preserve">The emergency lighting control system </w:t>
      </w:r>
      <w:r w:rsidR="0003655F" w:rsidRPr="00AF1C6F">
        <w:t>consists of a set of hierarchically linked control modules:</w:t>
      </w:r>
      <w:r w:rsidR="001561A5" w:rsidRPr="001561A5">
        <w:rPr>
          <w:vanish/>
          <w:color w:val="0000FF"/>
          <w:vertAlign w:val="subscript"/>
        </w:rPr>
        <w:t xml:space="preserve"> [R0169]</w:t>
      </w:r>
    </w:p>
    <w:tbl>
      <w:tblPr>
        <w:tblStyle w:val="TableGridLigh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9016"/>
      </w:tblGrid>
      <w:tr w:rsidR="002F7469" w:rsidRPr="00A3061A" w:rsidTr="002F7469">
        <w:tc>
          <w:tcPr>
            <w:tcW w:w="9016" w:type="dxa"/>
          </w:tcPr>
          <w:p w:rsidR="002F7469" w:rsidRPr="00C95594" w:rsidRDefault="002F7469" w:rsidP="001561A5">
            <w:pPr>
              <w:pStyle w:val="TableText"/>
            </w:pPr>
          </w:p>
        </w:tc>
      </w:tr>
      <w:tr w:rsidR="002F7469" w:rsidRPr="00A3061A" w:rsidTr="00C95594">
        <w:trPr>
          <w:trHeight w:val="423"/>
        </w:trPr>
        <w:tc>
          <w:tcPr>
            <w:tcW w:w="9016" w:type="dxa"/>
          </w:tcPr>
          <w:p w:rsidR="002F7469" w:rsidRPr="00C95594" w:rsidRDefault="002F7469" w:rsidP="001561A5">
            <w:pPr>
              <w:pStyle w:val="TableText"/>
              <w:rPr>
                <w:b/>
              </w:rPr>
            </w:pPr>
            <w:r w:rsidRPr="00C95594">
              <w:rPr>
                <w:b/>
              </w:rPr>
              <w:t>Emergency Exit Lighting Control System</w:t>
            </w:r>
          </w:p>
        </w:tc>
      </w:tr>
      <w:tr w:rsidR="002F7469" w:rsidRPr="00A3061A" w:rsidTr="00C95594">
        <w:trPr>
          <w:trHeight w:val="416"/>
        </w:trPr>
        <w:tc>
          <w:tcPr>
            <w:tcW w:w="9016" w:type="dxa"/>
          </w:tcPr>
          <w:p w:rsidR="002F7469" w:rsidRPr="00A3061A" w:rsidRDefault="002F7469" w:rsidP="001561A5">
            <w:pPr>
              <w:pStyle w:val="TableText"/>
            </w:pPr>
            <w:r w:rsidRPr="00A3061A">
              <w:rPr>
                <w:b/>
                <w:bCs/>
              </w:rPr>
              <w:t>ELC Coordination Control Function</w:t>
            </w:r>
            <w:r w:rsidRPr="00A3061A">
              <w:t xml:space="preserve"> – Determines which zones to activate depending on incident point.</w:t>
            </w:r>
          </w:p>
        </w:tc>
      </w:tr>
      <w:tr w:rsidR="002F7469" w:rsidRPr="00A3061A" w:rsidTr="00C95594">
        <w:trPr>
          <w:trHeight w:val="343"/>
        </w:trPr>
        <w:tc>
          <w:tcPr>
            <w:tcW w:w="9016" w:type="dxa"/>
          </w:tcPr>
          <w:p w:rsidR="002F7469" w:rsidRPr="00A3061A" w:rsidRDefault="002F7469" w:rsidP="001561A5">
            <w:pPr>
              <w:pStyle w:val="TableText"/>
            </w:pPr>
            <w:r w:rsidRPr="00A3061A">
              <w:rPr>
                <w:b/>
                <w:bCs/>
              </w:rPr>
              <w:t>EXL Basic Device Control</w:t>
            </w:r>
            <w:r w:rsidRPr="00A3061A">
              <w:t xml:space="preserve"> – Emergency Exit Sign Points </w:t>
            </w:r>
          </w:p>
        </w:tc>
      </w:tr>
      <w:tr w:rsidR="002F7469" w:rsidRPr="00A3061A" w:rsidTr="00C95594">
        <w:trPr>
          <w:trHeight w:val="481"/>
        </w:trPr>
        <w:tc>
          <w:tcPr>
            <w:tcW w:w="9016" w:type="dxa"/>
          </w:tcPr>
          <w:p w:rsidR="002F7469" w:rsidRPr="00A3061A" w:rsidRDefault="002F7469" w:rsidP="001561A5">
            <w:pPr>
              <w:pStyle w:val="TableText"/>
            </w:pPr>
            <w:r w:rsidRPr="00A3061A">
              <w:t>Output – EXL Strobe Light Contactor</w:t>
            </w:r>
          </w:p>
        </w:tc>
      </w:tr>
      <w:tr w:rsidR="002F7469" w:rsidRPr="00A3061A" w:rsidTr="00C95594">
        <w:trPr>
          <w:trHeight w:val="369"/>
        </w:trPr>
        <w:tc>
          <w:tcPr>
            <w:tcW w:w="9016" w:type="dxa"/>
          </w:tcPr>
          <w:p w:rsidR="002F7469" w:rsidRPr="00A3061A" w:rsidRDefault="002F7469" w:rsidP="001561A5">
            <w:pPr>
              <w:pStyle w:val="TableText"/>
            </w:pPr>
            <w:r w:rsidRPr="00A3061A">
              <w:rPr>
                <w:b/>
                <w:bCs/>
              </w:rPr>
              <w:t>LLB &amp; DLL Basic Device Control</w:t>
            </w:r>
            <w:r w:rsidRPr="00A3061A">
              <w:t xml:space="preserve"> – Low Level and Down Lighting Banks</w:t>
            </w:r>
          </w:p>
        </w:tc>
      </w:tr>
      <w:tr w:rsidR="002F7469" w:rsidRPr="00A3061A" w:rsidTr="00C95594">
        <w:trPr>
          <w:trHeight w:val="290"/>
        </w:trPr>
        <w:tc>
          <w:tcPr>
            <w:tcW w:w="9016" w:type="dxa"/>
          </w:tcPr>
          <w:p w:rsidR="002F7469" w:rsidRPr="00A3061A" w:rsidRDefault="002F7469" w:rsidP="001561A5">
            <w:pPr>
              <w:pStyle w:val="TableText"/>
            </w:pPr>
            <w:r w:rsidRPr="00A3061A">
              <w:t>Output – Low Level Light Bank Contactors</w:t>
            </w:r>
          </w:p>
        </w:tc>
      </w:tr>
      <w:tr w:rsidR="002F7469" w:rsidRPr="00A3061A" w:rsidTr="00C95594">
        <w:trPr>
          <w:trHeight w:val="395"/>
        </w:trPr>
        <w:tc>
          <w:tcPr>
            <w:tcW w:w="9016" w:type="dxa"/>
          </w:tcPr>
          <w:p w:rsidR="002F7469" w:rsidRPr="00A3061A" w:rsidRDefault="002F7469" w:rsidP="001561A5">
            <w:pPr>
              <w:pStyle w:val="TableText"/>
            </w:pPr>
            <w:r w:rsidRPr="00A3061A">
              <w:t>Output – Door Location Light Contactors</w:t>
            </w:r>
          </w:p>
        </w:tc>
      </w:tr>
      <w:tr w:rsidR="002F7469" w:rsidRPr="00A3061A" w:rsidTr="00C95594">
        <w:trPr>
          <w:trHeight w:val="313"/>
        </w:trPr>
        <w:tc>
          <w:tcPr>
            <w:tcW w:w="9016" w:type="dxa"/>
          </w:tcPr>
          <w:p w:rsidR="002F7469" w:rsidRPr="00A3061A" w:rsidRDefault="002F7469" w:rsidP="001561A5">
            <w:pPr>
              <w:pStyle w:val="TableText"/>
            </w:pPr>
            <w:r w:rsidRPr="00A3061A">
              <w:rPr>
                <w:b/>
                <w:bCs/>
              </w:rPr>
              <w:t>DXE Basic Device Control</w:t>
            </w:r>
            <w:r w:rsidRPr="00A3061A">
              <w:t xml:space="preserve"> – Directional Exit Lighting Banks</w:t>
            </w:r>
          </w:p>
        </w:tc>
      </w:tr>
      <w:tr w:rsidR="002F7469" w:rsidRPr="00A3061A" w:rsidTr="00C95594">
        <w:trPr>
          <w:trHeight w:val="289"/>
        </w:trPr>
        <w:tc>
          <w:tcPr>
            <w:tcW w:w="9016" w:type="dxa"/>
          </w:tcPr>
          <w:p w:rsidR="002F7469" w:rsidRPr="00A3061A" w:rsidRDefault="002F7469" w:rsidP="001561A5">
            <w:pPr>
              <w:pStyle w:val="TableText"/>
            </w:pPr>
            <w:r w:rsidRPr="00A3061A">
              <w:t>Output – Direction A Exit Light Bank Contactor</w:t>
            </w:r>
          </w:p>
        </w:tc>
      </w:tr>
      <w:tr w:rsidR="002F7469" w:rsidRPr="00A3061A" w:rsidTr="00C95594">
        <w:tc>
          <w:tcPr>
            <w:tcW w:w="9016" w:type="dxa"/>
          </w:tcPr>
          <w:p w:rsidR="002F7469" w:rsidRPr="00A3061A" w:rsidRDefault="002F7469" w:rsidP="001561A5">
            <w:pPr>
              <w:pStyle w:val="TableText"/>
            </w:pPr>
            <w:r w:rsidRPr="00A3061A">
              <w:t>Output – Direction B Exit Light Bank Contactor</w:t>
            </w:r>
          </w:p>
        </w:tc>
      </w:tr>
      <w:tr w:rsidR="002F7469" w:rsidRPr="00A3061A" w:rsidTr="002F7469">
        <w:tc>
          <w:tcPr>
            <w:tcW w:w="9016" w:type="dxa"/>
          </w:tcPr>
          <w:p w:rsidR="002F7469" w:rsidRPr="00A3061A" w:rsidRDefault="002F7469" w:rsidP="001561A5">
            <w:pPr>
              <w:pStyle w:val="TableText"/>
            </w:pPr>
          </w:p>
        </w:tc>
      </w:tr>
    </w:tbl>
    <w:p w:rsidR="002F7469" w:rsidRDefault="002F7469" w:rsidP="002B20A4">
      <w:pPr>
        <w:pStyle w:val="HierarchyList"/>
        <w:numPr>
          <w:ilvl w:val="0"/>
          <w:numId w:val="0"/>
        </w:numPr>
      </w:pPr>
    </w:p>
    <w:p w:rsidR="00E502A5" w:rsidRPr="00AF1C6F" w:rsidRDefault="00FB6897" w:rsidP="00AF1C6F">
      <w:pPr>
        <w:pStyle w:val="Heading2"/>
      </w:pPr>
      <w:bookmarkStart w:id="463" w:name="_Toc516580976"/>
      <w:bookmarkStart w:id="464" w:name="_Toc516582087"/>
      <w:bookmarkStart w:id="465" w:name="_Toc516582579"/>
      <w:bookmarkStart w:id="466" w:name="_Toc516583060"/>
      <w:bookmarkStart w:id="467" w:name="_Toc517091670"/>
      <w:bookmarkStart w:id="468" w:name="_Toc517093230"/>
      <w:bookmarkStart w:id="469" w:name="_Toc517093728"/>
      <w:bookmarkStart w:id="470" w:name="_Toc517095339"/>
      <w:bookmarkStart w:id="471" w:name="_Toc516580977"/>
      <w:bookmarkStart w:id="472" w:name="_Toc516582088"/>
      <w:bookmarkStart w:id="473" w:name="_Toc516582580"/>
      <w:bookmarkStart w:id="474" w:name="_Toc516583061"/>
      <w:bookmarkStart w:id="475" w:name="_Toc517091671"/>
      <w:bookmarkStart w:id="476" w:name="_Toc517093231"/>
      <w:bookmarkStart w:id="477" w:name="_Toc517093729"/>
      <w:bookmarkStart w:id="478" w:name="_Toc517095340"/>
      <w:bookmarkStart w:id="479" w:name="_Toc516580978"/>
      <w:bookmarkStart w:id="480" w:name="_Toc516582089"/>
      <w:bookmarkStart w:id="481" w:name="_Toc516582581"/>
      <w:bookmarkStart w:id="482" w:name="_Toc516583062"/>
      <w:bookmarkStart w:id="483" w:name="_Toc517091672"/>
      <w:bookmarkStart w:id="484" w:name="_Toc517093232"/>
      <w:bookmarkStart w:id="485" w:name="_Toc517093730"/>
      <w:bookmarkStart w:id="486" w:name="_Toc517095341"/>
      <w:bookmarkStart w:id="487" w:name="_Toc516580979"/>
      <w:bookmarkStart w:id="488" w:name="_Toc516582090"/>
      <w:bookmarkStart w:id="489" w:name="_Toc516582582"/>
      <w:bookmarkStart w:id="490" w:name="_Toc516583063"/>
      <w:bookmarkStart w:id="491" w:name="_Toc517091673"/>
      <w:bookmarkStart w:id="492" w:name="_Toc517093233"/>
      <w:bookmarkStart w:id="493" w:name="_Toc517093731"/>
      <w:bookmarkStart w:id="494" w:name="_Toc517095342"/>
      <w:bookmarkStart w:id="495" w:name="_Toc516580980"/>
      <w:bookmarkStart w:id="496" w:name="_Toc516582091"/>
      <w:bookmarkStart w:id="497" w:name="_Toc516582583"/>
      <w:bookmarkStart w:id="498" w:name="_Toc516583064"/>
      <w:bookmarkStart w:id="499" w:name="_Toc517091674"/>
      <w:bookmarkStart w:id="500" w:name="_Toc517093234"/>
      <w:bookmarkStart w:id="501" w:name="_Toc517093732"/>
      <w:bookmarkStart w:id="502" w:name="_Toc517095343"/>
      <w:bookmarkStart w:id="503" w:name="_Toc516580981"/>
      <w:bookmarkStart w:id="504" w:name="_Toc516582092"/>
      <w:bookmarkStart w:id="505" w:name="_Toc516582584"/>
      <w:bookmarkStart w:id="506" w:name="_Toc516583065"/>
      <w:bookmarkStart w:id="507" w:name="_Toc517091675"/>
      <w:bookmarkStart w:id="508" w:name="_Toc517093235"/>
      <w:bookmarkStart w:id="509" w:name="_Toc517093733"/>
      <w:bookmarkStart w:id="510" w:name="_Toc517095344"/>
      <w:bookmarkStart w:id="511" w:name="_Toc516580982"/>
      <w:bookmarkStart w:id="512" w:name="_Toc516582093"/>
      <w:bookmarkStart w:id="513" w:name="_Toc516582585"/>
      <w:bookmarkStart w:id="514" w:name="_Toc516583066"/>
      <w:bookmarkStart w:id="515" w:name="_Toc517091676"/>
      <w:bookmarkStart w:id="516" w:name="_Toc517093236"/>
      <w:bookmarkStart w:id="517" w:name="_Toc517093734"/>
      <w:bookmarkStart w:id="518" w:name="_Toc517095345"/>
      <w:bookmarkStart w:id="519" w:name="_Toc516580983"/>
      <w:bookmarkStart w:id="520" w:name="_Toc516582094"/>
      <w:bookmarkStart w:id="521" w:name="_Toc516582586"/>
      <w:bookmarkStart w:id="522" w:name="_Toc516583067"/>
      <w:bookmarkStart w:id="523" w:name="_Toc517091677"/>
      <w:bookmarkStart w:id="524" w:name="_Toc517093237"/>
      <w:bookmarkStart w:id="525" w:name="_Toc517093735"/>
      <w:bookmarkStart w:id="526" w:name="_Toc517095346"/>
      <w:bookmarkStart w:id="527" w:name="_Toc516580984"/>
      <w:bookmarkStart w:id="528" w:name="_Toc516582095"/>
      <w:bookmarkStart w:id="529" w:name="_Toc516582587"/>
      <w:bookmarkStart w:id="530" w:name="_Toc516583068"/>
      <w:bookmarkStart w:id="531" w:name="_Toc517091678"/>
      <w:bookmarkStart w:id="532" w:name="_Toc517093238"/>
      <w:bookmarkStart w:id="533" w:name="_Toc517093736"/>
      <w:bookmarkStart w:id="534" w:name="_Toc517095347"/>
      <w:bookmarkStart w:id="535" w:name="_Toc516580985"/>
      <w:bookmarkStart w:id="536" w:name="_Toc516582096"/>
      <w:bookmarkStart w:id="537" w:name="_Toc516582588"/>
      <w:bookmarkStart w:id="538" w:name="_Toc516583069"/>
      <w:bookmarkStart w:id="539" w:name="_Toc517091679"/>
      <w:bookmarkStart w:id="540" w:name="_Toc517093239"/>
      <w:bookmarkStart w:id="541" w:name="_Toc517093737"/>
      <w:bookmarkStart w:id="542" w:name="_Toc517095348"/>
      <w:bookmarkStart w:id="543" w:name="_Toc516580986"/>
      <w:bookmarkStart w:id="544" w:name="_Toc516582097"/>
      <w:bookmarkStart w:id="545" w:name="_Toc516582589"/>
      <w:bookmarkStart w:id="546" w:name="_Toc516583070"/>
      <w:bookmarkStart w:id="547" w:name="_Toc517091680"/>
      <w:bookmarkStart w:id="548" w:name="_Toc517093240"/>
      <w:bookmarkStart w:id="549" w:name="_Toc517093738"/>
      <w:bookmarkStart w:id="550" w:name="_Toc517095349"/>
      <w:bookmarkStart w:id="551" w:name="_Toc492656474"/>
      <w:bookmarkStart w:id="552" w:name="_Toc495992916"/>
      <w:bookmarkStart w:id="553" w:name="_Toc495997888"/>
      <w:bookmarkStart w:id="554" w:name="_Toc496173476"/>
      <w:bookmarkStart w:id="555" w:name="_Toc496178190"/>
      <w:bookmarkStart w:id="556" w:name="_Toc496203284"/>
      <w:bookmarkStart w:id="557" w:name="_Toc492656475"/>
      <w:bookmarkStart w:id="558" w:name="_Toc495992917"/>
      <w:bookmarkStart w:id="559" w:name="_Toc495997889"/>
      <w:bookmarkStart w:id="560" w:name="_Toc496173477"/>
      <w:bookmarkStart w:id="561" w:name="_Toc496178191"/>
      <w:bookmarkStart w:id="562" w:name="_Toc496203285"/>
      <w:bookmarkStart w:id="563" w:name="_Toc492036719"/>
      <w:bookmarkStart w:id="564" w:name="_Toc492656476"/>
      <w:bookmarkStart w:id="565" w:name="_Toc495992918"/>
      <w:bookmarkStart w:id="566" w:name="_Toc495997890"/>
      <w:bookmarkStart w:id="567" w:name="_Toc496173478"/>
      <w:bookmarkStart w:id="568" w:name="_Toc496178192"/>
      <w:bookmarkStart w:id="569" w:name="_Toc496203286"/>
      <w:bookmarkStart w:id="570" w:name="_Toc492036720"/>
      <w:bookmarkStart w:id="571" w:name="_Toc492656477"/>
      <w:bookmarkStart w:id="572" w:name="_Toc495992919"/>
      <w:bookmarkStart w:id="573" w:name="_Toc495997891"/>
      <w:bookmarkStart w:id="574" w:name="_Toc496173479"/>
      <w:bookmarkStart w:id="575" w:name="_Toc496178193"/>
      <w:bookmarkStart w:id="576" w:name="_Toc496203287"/>
      <w:bookmarkStart w:id="577" w:name="_Toc517095350"/>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sidRPr="00AF1C6F">
        <w:t>Emergency Lighting</w:t>
      </w:r>
      <w:r w:rsidR="001B3B5B" w:rsidRPr="00AF1C6F">
        <w:t xml:space="preserve"> Coordination Function (ELC)</w:t>
      </w:r>
      <w:bookmarkEnd w:id="577"/>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264C99" w:rsidRPr="002563CE" w:rsidTr="00063728">
        <w:tc>
          <w:tcPr>
            <w:tcW w:w="967" w:type="pct"/>
            <w:hideMark/>
          </w:tcPr>
          <w:p w:rsidR="00264C99" w:rsidRPr="004B5018" w:rsidRDefault="00264C99" w:rsidP="001561A5">
            <w:pPr>
              <w:pStyle w:val="TableText"/>
              <w:rPr>
                <w:color w:val="000000"/>
                <w:vertAlign w:val="subscript"/>
              </w:rPr>
            </w:pPr>
            <w:r>
              <w:t>Software Module</w:t>
            </w:r>
            <w:r w:rsidR="001561A5" w:rsidRPr="001561A5">
              <w:rPr>
                <w:vanish/>
                <w:color w:val="0000FF"/>
                <w:vertAlign w:val="subscript"/>
              </w:rPr>
              <w:t xml:space="preserve"> [R0169]</w:t>
            </w:r>
          </w:p>
        </w:tc>
        <w:tc>
          <w:tcPr>
            <w:tcW w:w="4033" w:type="pct"/>
          </w:tcPr>
          <w:p w:rsidR="00264C99" w:rsidRPr="002563CE" w:rsidRDefault="00264C99" w:rsidP="001561A5">
            <w:pPr>
              <w:pStyle w:val="TableText"/>
            </w:pPr>
            <w:r>
              <w:t>ELC</w:t>
            </w:r>
            <w:r w:rsidRPr="00690767">
              <w:t>_Routine</w:t>
            </w:r>
          </w:p>
        </w:tc>
      </w:tr>
      <w:tr w:rsidR="00264C99" w:rsidRPr="00B30029" w:rsidTr="00063728">
        <w:tc>
          <w:tcPr>
            <w:tcW w:w="967" w:type="pct"/>
            <w:tcBorders>
              <w:bottom w:val="single" w:sz="4" w:space="0" w:color="52A754"/>
            </w:tcBorders>
          </w:tcPr>
          <w:p w:rsidR="00264C99" w:rsidRPr="002563CE" w:rsidRDefault="00264C99" w:rsidP="001561A5">
            <w:pPr>
              <w:pStyle w:val="TableText"/>
            </w:pPr>
            <w:r w:rsidRPr="002563CE">
              <w:t>Asset</w:t>
            </w:r>
            <w:r>
              <w:t>(s)</w:t>
            </w:r>
          </w:p>
        </w:tc>
        <w:tc>
          <w:tcPr>
            <w:tcW w:w="4033" w:type="pct"/>
            <w:tcBorders>
              <w:bottom w:val="single" w:sz="4" w:space="0" w:color="52A754"/>
            </w:tcBorders>
          </w:tcPr>
          <w:p w:rsidR="00264C99" w:rsidRPr="00B30029" w:rsidRDefault="00264C99" w:rsidP="001561A5">
            <w:pPr>
              <w:pStyle w:val="TableText"/>
            </w:pPr>
            <w:r>
              <w:t xml:space="preserve">ELC – </w:t>
            </w:r>
            <w:r w:rsidRPr="00264C99">
              <w:t>Emergency Lighting Control Coordination</w:t>
            </w:r>
            <w:r>
              <w:t xml:space="preserve"> Group</w:t>
            </w:r>
          </w:p>
        </w:tc>
      </w:tr>
    </w:tbl>
    <w:p w:rsidR="00264C99" w:rsidRDefault="00264C99" w:rsidP="00C95594">
      <w:pPr>
        <w:keepNext/>
        <w:keepLines/>
      </w:pPr>
    </w:p>
    <w:p w:rsidR="00A51BDD" w:rsidRPr="004B5018" w:rsidRDefault="007B1FA1" w:rsidP="00C95594">
      <w:pPr>
        <w:keepNext/>
        <w:keepLines/>
        <w:rPr>
          <w:color w:val="000000"/>
          <w:vertAlign w:val="subscript"/>
        </w:rPr>
      </w:pPr>
      <w:r w:rsidRPr="00AF1C6F">
        <w:t>The Emergency Lighting Control Coordination function</w:t>
      </w:r>
      <w:r w:rsidR="005C312E" w:rsidRPr="00AF1C6F">
        <w:t xml:space="preserve"> monitors the Incident Management System (IMS) </w:t>
      </w:r>
      <w:r w:rsidR="003C54CC" w:rsidRPr="00AF1C6F">
        <w:t>for an evacuation location</w:t>
      </w:r>
      <w:r w:rsidR="00BC4D4F">
        <w:t xml:space="preserve"> which will be designated by a Deluge Zone (DLZ)</w:t>
      </w:r>
      <w:r w:rsidR="005C312E" w:rsidRPr="00AF1C6F">
        <w:t xml:space="preserve">. </w:t>
      </w:r>
      <w:r w:rsidR="000C2A07" w:rsidRPr="00AF1C6F">
        <w:t xml:space="preserve">Once </w:t>
      </w:r>
      <w:r w:rsidR="003C54CC" w:rsidRPr="00AF1C6F">
        <w:t>a non-zero location i</w:t>
      </w:r>
      <w:r w:rsidR="000C2A07" w:rsidRPr="00AF1C6F">
        <w:t xml:space="preserve">s </w:t>
      </w:r>
      <w:r w:rsidR="003C54CC" w:rsidRPr="00AF1C6F">
        <w:t xml:space="preserve">detected it is </w:t>
      </w:r>
      <w:r w:rsidR="00A65721" w:rsidRPr="00AF1C6F">
        <w:t>converted to an E</w:t>
      </w:r>
      <w:r w:rsidR="003C54CC" w:rsidRPr="00AF1C6F">
        <w:t xml:space="preserve">LZ which in turn activates the appropriate </w:t>
      </w:r>
      <w:r w:rsidR="004D1357" w:rsidRPr="00AF1C6F">
        <w:t>Emergency Lighting</w:t>
      </w:r>
      <w:r w:rsidR="000C2A07" w:rsidRPr="00AF1C6F">
        <w:t xml:space="preserve">. Since the system can handle only </w:t>
      </w:r>
      <w:r w:rsidR="00E55D40" w:rsidRPr="00AF1C6F">
        <w:t xml:space="preserve">a single </w:t>
      </w:r>
      <w:r w:rsidR="003C54CC" w:rsidRPr="00AF1C6F">
        <w:t>location</w:t>
      </w:r>
      <w:r w:rsidR="000C2A07" w:rsidRPr="00AF1C6F">
        <w:t xml:space="preserve"> – </w:t>
      </w:r>
      <w:r w:rsidR="00A51BDD" w:rsidRPr="00AF1C6F">
        <w:t>no further incidents can be processed until an active incident is cleared</w:t>
      </w:r>
      <w:r w:rsidR="003C54CC" w:rsidRPr="00AF1C6F">
        <w:t xml:space="preserve"> or changed</w:t>
      </w:r>
      <w:r w:rsidR="00417860" w:rsidRPr="00AF1C6F">
        <w:t xml:space="preserve"> </w:t>
      </w:r>
      <w:r w:rsidR="0092469F" w:rsidRPr="00AF1C6F">
        <w:t>by</w:t>
      </w:r>
      <w:r w:rsidR="00417860" w:rsidRPr="00AF1C6F">
        <w:t xml:space="preserve"> SCADA</w:t>
      </w:r>
      <w:r w:rsidR="00A51BDD" w:rsidRPr="00AF1C6F">
        <w:t>.</w:t>
      </w:r>
      <w:r w:rsidR="005C312E" w:rsidRPr="00AF1C6F">
        <w:t xml:space="preserve"> </w:t>
      </w:r>
      <w:r w:rsidR="007F004D">
        <w:t xml:space="preserve">Refer </w:t>
      </w:r>
      <w:r w:rsidR="007F004D">
        <w:fldChar w:fldCharType="begin"/>
      </w:r>
      <w:r w:rsidR="007F004D">
        <w:instrText xml:space="preserve"> REF _Ref511895861 \h </w:instrText>
      </w:r>
      <w:r w:rsidR="007F004D">
        <w:fldChar w:fldCharType="separate"/>
      </w:r>
      <w:r w:rsidR="00DC19C7" w:rsidRPr="00866B4B">
        <w:t xml:space="preserve">Figure </w:t>
      </w:r>
      <w:r w:rsidR="00DC19C7">
        <w:rPr>
          <w:noProof/>
        </w:rPr>
        <w:t>12</w:t>
      </w:r>
      <w:r w:rsidR="00DC19C7" w:rsidRPr="00866B4B">
        <w:noBreakHyphen/>
      </w:r>
      <w:r w:rsidR="00DC19C7">
        <w:rPr>
          <w:noProof/>
        </w:rPr>
        <w:t>1</w:t>
      </w:r>
      <w:r w:rsidR="00DC19C7" w:rsidRPr="00866B4B">
        <w:t xml:space="preserve"> : </w:t>
      </w:r>
      <w:r w:rsidR="00DC19C7">
        <w:t>Emergency Lighting Control System Block Diagram</w:t>
      </w:r>
      <w:r w:rsidR="007F004D">
        <w:fldChar w:fldCharType="end"/>
      </w:r>
      <w:r w:rsidR="007F004D">
        <w:t>.</w:t>
      </w:r>
      <w:r w:rsidR="001561A5" w:rsidRPr="001561A5">
        <w:rPr>
          <w:vanish/>
          <w:color w:val="0000FF"/>
          <w:vertAlign w:val="subscript"/>
        </w:rPr>
        <w:t xml:space="preserve"> [R0170]</w:t>
      </w:r>
    </w:p>
    <w:p w:rsidR="002D2979" w:rsidRPr="004B5018" w:rsidRDefault="002D2979" w:rsidP="002D2979">
      <w:pPr>
        <w:pStyle w:val="Caption"/>
        <w:keepLines/>
        <w:rPr>
          <w:color w:val="000000"/>
          <w:vertAlign w:val="subscript"/>
          <w:lang w:val="en-AU"/>
        </w:rPr>
      </w:pPr>
      <w:bookmarkStart w:id="578" w:name="_Ref511895861"/>
      <w:bookmarkStart w:id="579" w:name="_Toc517095698"/>
      <w:r w:rsidRPr="00866B4B">
        <w:rPr>
          <w:lang w:val="en-AU"/>
        </w:rPr>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1</w:t>
      </w:r>
      <w:r w:rsidRPr="00866B4B">
        <w:rPr>
          <w:lang w:val="en-AU"/>
        </w:rPr>
        <w:fldChar w:fldCharType="end"/>
      </w:r>
      <w:r w:rsidRPr="00866B4B">
        <w:rPr>
          <w:lang w:val="en-AU"/>
        </w:rPr>
        <w:t xml:space="preserve"> : </w:t>
      </w:r>
      <w:r>
        <w:rPr>
          <w:lang w:val="en-AU"/>
        </w:rPr>
        <w:t>Emergency Lighting Control System Block Diagram</w:t>
      </w:r>
      <w:bookmarkEnd w:id="578"/>
      <w:bookmarkEnd w:id="579"/>
      <w:r w:rsidR="001561A5" w:rsidRPr="001561A5">
        <w:rPr>
          <w:vanish/>
          <w:color w:val="0000FF"/>
          <w:vertAlign w:val="subscript"/>
          <w:lang w:val="en-AU"/>
        </w:rPr>
        <w:t xml:space="preserve"> [R0171]</w:t>
      </w:r>
    </w:p>
    <w:p w:rsidR="002D2979" w:rsidRDefault="00BC4D4F" w:rsidP="00C95594">
      <w:pPr>
        <w:keepNext/>
        <w:keepLines/>
        <w:rPr>
          <w:ins w:id="580" w:author="Matt Bradley" w:date="2019-09-02T15:59:00Z"/>
        </w:rPr>
      </w:pPr>
      <w:r>
        <w:object w:dxaOrig="14290" w:dyaOrig="7827" w14:anchorId="181ED7F8">
          <v:shape id="_x0000_i1026" type="#_x0000_t75" style="width:453.55pt;height:245.25pt" o:ole="">
            <v:imagedata r:id="rId19" o:title=""/>
          </v:shape>
          <o:OLEObject Type="Embed" ProgID="Visio.Drawing.11" ShapeID="_x0000_i1026" DrawAspect="Content" ObjectID="_1628945592" r:id="rId20"/>
        </w:object>
      </w:r>
      <w:r w:rsidR="001561A5" w:rsidRPr="001561A5">
        <w:rPr>
          <w:vanish/>
          <w:color w:val="0000FF"/>
          <w:vertAlign w:val="subscript"/>
        </w:rPr>
        <w:t xml:space="preserve"> [R0172]</w:t>
      </w:r>
    </w:p>
    <w:p w:rsidR="007A3C4E" w:rsidRDefault="00B342D7" w:rsidP="00C95594">
      <w:pPr>
        <w:keepNext/>
        <w:keepLines/>
        <w:rPr>
          <w:ins w:id="581" w:author="Matt Bradley" w:date="2019-09-02T15:59:00Z"/>
        </w:rPr>
      </w:pPr>
      <w:ins w:id="582" w:author="Matt Bradley" w:date="2019-09-02T16:06:00Z">
        <w:r>
          <w:object w:dxaOrig="14271" w:dyaOrig="7801">
            <v:shape id="_x0000_i1046" type="#_x0000_t75" style="width:450.85pt;height:246.4pt" o:ole="">
              <v:imagedata r:id="rId21" o:title=""/>
            </v:shape>
            <o:OLEObject Type="Embed" ProgID="Visio.Drawing.15" ShapeID="_x0000_i1046" DrawAspect="Content" ObjectID="_1628945593" r:id="rId22"/>
          </w:object>
        </w:r>
      </w:ins>
      <w:bookmarkStart w:id="583" w:name="_GoBack"/>
      <w:bookmarkEnd w:id="583"/>
    </w:p>
    <w:p w:rsidR="007A3C4E" w:rsidRPr="004B5018" w:rsidRDefault="007A3C4E" w:rsidP="00C95594">
      <w:pPr>
        <w:keepNext/>
        <w:keepLines/>
        <w:rPr>
          <w:color w:val="000000"/>
          <w:vertAlign w:val="subscript"/>
        </w:rPr>
      </w:pPr>
    </w:p>
    <w:p w:rsidR="004D1357" w:rsidRPr="004B5018" w:rsidRDefault="004D1357" w:rsidP="00C95594">
      <w:pPr>
        <w:keepNext/>
        <w:keepLines/>
        <w:rPr>
          <w:color w:val="000000"/>
          <w:vertAlign w:val="subscript"/>
        </w:rPr>
      </w:pPr>
      <w:r w:rsidRPr="00AF1C6F">
        <w:lastRenderedPageBreak/>
        <w:t xml:space="preserve">When Emergency lighting is </w:t>
      </w:r>
      <w:r w:rsidR="002D2979">
        <w:t xml:space="preserve">received </w:t>
      </w:r>
      <w:r w:rsidR="007F004D">
        <w:t>from the</w:t>
      </w:r>
      <w:r w:rsidR="002D2979">
        <w:t xml:space="preserve"> IMS</w:t>
      </w:r>
      <w:r w:rsidRPr="00AF1C6F">
        <w:t>:</w:t>
      </w:r>
      <w:r w:rsidR="001561A5" w:rsidRPr="001561A5">
        <w:rPr>
          <w:vanish/>
          <w:color w:val="0000FF"/>
          <w:vertAlign w:val="subscript"/>
        </w:rPr>
        <w:t xml:space="preserve"> [R0173]</w:t>
      </w:r>
    </w:p>
    <w:p w:rsidR="008313D7" w:rsidRPr="00AF1C6F" w:rsidRDefault="00706FCF" w:rsidP="007F7817">
      <w:pPr>
        <w:pStyle w:val="ListParagraph"/>
        <w:numPr>
          <w:ilvl w:val="0"/>
          <w:numId w:val="54"/>
        </w:numPr>
        <w:ind w:left="567"/>
      </w:pPr>
      <w:r>
        <w:t xml:space="preserve">All </w:t>
      </w:r>
      <w:r w:rsidRPr="00AF1C6F">
        <w:t>Strobe Light</w:t>
      </w:r>
      <w:r w:rsidR="004E5BA2">
        <w:t>s</w:t>
      </w:r>
      <w:r>
        <w:t xml:space="preserve"> are</w:t>
      </w:r>
      <w:r w:rsidRPr="00AF1C6F">
        <w:t xml:space="preserve"> activated in the incident tunnel</w:t>
      </w:r>
      <w:r w:rsidR="004E5BA2">
        <w:t>.</w:t>
      </w:r>
      <w:r w:rsidR="001561A5" w:rsidRPr="001561A5">
        <w:rPr>
          <w:vanish/>
          <w:color w:val="0000FF"/>
          <w:vertAlign w:val="subscript"/>
        </w:rPr>
        <w:t xml:space="preserve"> [R0174]</w:t>
      </w:r>
    </w:p>
    <w:p w:rsidR="00246AAD" w:rsidRPr="00AF1C6F" w:rsidRDefault="00706FCF" w:rsidP="007F7817">
      <w:pPr>
        <w:pStyle w:val="ListParagraph"/>
        <w:numPr>
          <w:ilvl w:val="0"/>
          <w:numId w:val="54"/>
        </w:numPr>
        <w:ind w:left="567"/>
      </w:pPr>
      <w:r>
        <w:t>One</w:t>
      </w:r>
      <w:r w:rsidR="00246AAD" w:rsidRPr="00AF1C6F">
        <w:t xml:space="preserve"> Strobe Light</w:t>
      </w:r>
      <w:r w:rsidR="009F165B">
        <w:t xml:space="preserve"> is</w:t>
      </w:r>
      <w:r w:rsidR="00246AAD" w:rsidRPr="00AF1C6F">
        <w:t xml:space="preserve"> activated </w:t>
      </w:r>
      <w:r w:rsidR="00496A48" w:rsidRPr="00AF1C6F">
        <w:t>in the non-</w:t>
      </w:r>
      <w:r w:rsidR="003C54CC" w:rsidRPr="00AF1C6F">
        <w:t>incident</w:t>
      </w:r>
      <w:r w:rsidR="00496A48" w:rsidRPr="00AF1C6F">
        <w:t xml:space="preserve"> tunnel</w:t>
      </w:r>
      <w:r w:rsidR="003C54CC" w:rsidRPr="00AF1C6F">
        <w:t xml:space="preserve"> </w:t>
      </w:r>
      <w:r w:rsidR="000C1940">
        <w:t xml:space="preserve">upstream (with respect to the incident tunnel) </w:t>
      </w:r>
      <w:r w:rsidR="009F165B">
        <w:t xml:space="preserve">of </w:t>
      </w:r>
      <w:r w:rsidR="00246AAD" w:rsidRPr="00AF1C6F">
        <w:t xml:space="preserve">the </w:t>
      </w:r>
      <w:r w:rsidR="00BC4D4F">
        <w:t>ELZ</w:t>
      </w:r>
      <w:r w:rsidR="00BC4D4F" w:rsidRPr="00AF1C6F" w:rsidDel="00BC4D4F">
        <w:t xml:space="preserve"> </w:t>
      </w:r>
      <w:r w:rsidR="00246AAD" w:rsidRPr="00AF1C6F">
        <w:t>where the incident has occurred.</w:t>
      </w:r>
      <w:r w:rsidR="001561A5" w:rsidRPr="001561A5">
        <w:rPr>
          <w:vanish/>
          <w:color w:val="0000FF"/>
          <w:vertAlign w:val="subscript"/>
        </w:rPr>
        <w:t xml:space="preserve"> [R0175]</w:t>
      </w:r>
    </w:p>
    <w:p w:rsidR="001E220E" w:rsidRDefault="009F165B">
      <w:pPr>
        <w:pStyle w:val="ListParagraph"/>
        <w:numPr>
          <w:ilvl w:val="0"/>
          <w:numId w:val="54"/>
        </w:numPr>
        <w:ind w:left="567"/>
      </w:pPr>
      <w:r>
        <w:t xml:space="preserve">If the ELZ where the incident is located has a Directional </w:t>
      </w:r>
      <w:r w:rsidR="00067477">
        <w:t xml:space="preserve">Exit </w:t>
      </w:r>
      <w:r>
        <w:t>Light, both Directional Lights</w:t>
      </w:r>
      <w:r w:rsidR="00067477">
        <w:t xml:space="preserve"> will be activated</w:t>
      </w:r>
      <w:r>
        <w:t xml:space="preserve">.  </w:t>
      </w:r>
      <w:r w:rsidR="001E220E" w:rsidRPr="00AF1C6F">
        <w:t xml:space="preserve">In all other </w:t>
      </w:r>
      <w:r w:rsidR="00BC4D4F">
        <w:t>ELZs</w:t>
      </w:r>
      <w:r w:rsidR="00067477">
        <w:t xml:space="preserve"> within the incident tunnel,</w:t>
      </w:r>
      <w:r w:rsidR="00BC4D4F" w:rsidRPr="00AF1C6F" w:rsidDel="00BC4D4F">
        <w:t xml:space="preserve"> </w:t>
      </w:r>
      <w:r w:rsidR="001E220E" w:rsidRPr="00AF1C6F">
        <w:t xml:space="preserve">the Directional </w:t>
      </w:r>
      <w:r w:rsidR="00067477">
        <w:t xml:space="preserve">Exit </w:t>
      </w:r>
      <w:r w:rsidR="001E220E" w:rsidRPr="00AF1C6F">
        <w:t>Lights pointing away from the incident are activated</w:t>
      </w:r>
      <w:r w:rsidR="0092469F" w:rsidRPr="00AF1C6F">
        <w:t>.</w:t>
      </w:r>
      <w:r w:rsidR="00067477">
        <w:t xml:space="preserve">  All Directional Exit Lights within the non-incident tunnel will be de-activated.</w:t>
      </w:r>
      <w:r w:rsidR="001561A5" w:rsidRPr="001561A5">
        <w:rPr>
          <w:vanish/>
          <w:color w:val="0000FF"/>
          <w:vertAlign w:val="subscript"/>
        </w:rPr>
        <w:t xml:space="preserve"> [R0176]</w:t>
      </w:r>
    </w:p>
    <w:p w:rsidR="004E5BA2" w:rsidRPr="00AF1C6F" w:rsidRDefault="004E5BA2" w:rsidP="004E5BA2">
      <w:pPr>
        <w:pStyle w:val="ListParagraph"/>
        <w:numPr>
          <w:ilvl w:val="0"/>
          <w:numId w:val="54"/>
        </w:numPr>
        <w:ind w:left="567"/>
      </w:pPr>
      <w:r>
        <w:t>All Low Level</w:t>
      </w:r>
      <w:r w:rsidRPr="00AF1C6F">
        <w:t xml:space="preserve"> Light</w:t>
      </w:r>
      <w:r>
        <w:t>s are</w:t>
      </w:r>
      <w:r w:rsidRPr="00AF1C6F">
        <w:t xml:space="preserve"> activated in </w:t>
      </w:r>
      <w:r>
        <w:t>all</w:t>
      </w:r>
      <w:r w:rsidRPr="00AF1C6F">
        <w:t xml:space="preserve"> tunnel</w:t>
      </w:r>
      <w:r>
        <w:t>s</w:t>
      </w:r>
      <w:r w:rsidR="001561A5" w:rsidRPr="001561A5">
        <w:rPr>
          <w:vanish/>
          <w:color w:val="0000FF"/>
          <w:vertAlign w:val="subscript"/>
        </w:rPr>
        <w:t xml:space="preserve"> [R0177]</w:t>
      </w:r>
    </w:p>
    <w:p w:rsidR="004E5BA2" w:rsidRDefault="004E5BA2" w:rsidP="004E5BA2">
      <w:pPr>
        <w:pStyle w:val="ListParagraph"/>
        <w:numPr>
          <w:ilvl w:val="0"/>
          <w:numId w:val="54"/>
        </w:numPr>
        <w:ind w:left="567"/>
      </w:pPr>
      <w:r>
        <w:t>All Door Location</w:t>
      </w:r>
      <w:r w:rsidRPr="00AF1C6F">
        <w:t xml:space="preserve"> Light</w:t>
      </w:r>
      <w:r>
        <w:t>s are</w:t>
      </w:r>
      <w:r w:rsidRPr="00AF1C6F">
        <w:t xml:space="preserve"> activated in the incident tunnel</w:t>
      </w:r>
      <w:r>
        <w:t>.</w:t>
      </w:r>
      <w:r w:rsidR="001561A5" w:rsidRPr="001561A5">
        <w:rPr>
          <w:vanish/>
          <w:color w:val="0000FF"/>
          <w:vertAlign w:val="subscript"/>
        </w:rPr>
        <w:t xml:space="preserve"> [R0178]</w:t>
      </w:r>
    </w:p>
    <w:p w:rsidR="00E705A3" w:rsidRPr="004B5018" w:rsidRDefault="000C1940">
      <w:pPr>
        <w:rPr>
          <w:color w:val="000000"/>
          <w:vertAlign w:val="subscript"/>
        </w:rPr>
      </w:pPr>
      <w:r w:rsidRPr="00DE29DB">
        <w:t xml:space="preserve">Note: the on/off ramps </w:t>
      </w:r>
      <w:r w:rsidR="00F855C0" w:rsidRPr="00DE29DB">
        <w:t>are treated as separate tunnels. An incident in an on-ramp will not trigger the Directional Exit Lights in the mainline or off-ramp.</w:t>
      </w:r>
      <w:r w:rsidR="008313D7" w:rsidRPr="00AE0C6D">
        <w:t xml:space="preserve"> </w:t>
      </w:r>
      <w:r w:rsidR="001561A5" w:rsidRPr="001561A5">
        <w:rPr>
          <w:vanish/>
          <w:color w:val="0000FF"/>
          <w:vertAlign w:val="subscript"/>
        </w:rPr>
        <w:t xml:space="preserve"> [R0179]</w:t>
      </w:r>
    </w:p>
    <w:p w:rsidR="007C6504" w:rsidRPr="004B5018" w:rsidRDefault="007C6504" w:rsidP="00B80BFD">
      <w:pPr>
        <w:pStyle w:val="Caption"/>
        <w:keepLines/>
        <w:rPr>
          <w:color w:val="000000"/>
          <w:vertAlign w:val="subscript"/>
        </w:rPr>
      </w:pPr>
      <w:bookmarkStart w:id="584" w:name="_Toc517095699"/>
      <w:r w:rsidRPr="00866B4B">
        <w:rPr>
          <w:lang w:val="en-AU"/>
        </w:rPr>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2</w:t>
      </w:r>
      <w:r w:rsidRPr="00866B4B">
        <w:rPr>
          <w:lang w:val="en-AU"/>
        </w:rPr>
        <w:fldChar w:fldCharType="end"/>
      </w:r>
      <w:r w:rsidRPr="00866B4B">
        <w:rPr>
          <w:lang w:val="en-AU"/>
        </w:rPr>
        <w:t xml:space="preserve"> : </w:t>
      </w:r>
      <w:r>
        <w:rPr>
          <w:lang w:val="en-AU"/>
        </w:rPr>
        <w:t xml:space="preserve">Example Emergency Lighting Response </w:t>
      </w:r>
      <w:r w:rsidR="000F7B09">
        <w:rPr>
          <w:lang w:val="en-AU"/>
        </w:rPr>
        <w:t>to</w:t>
      </w:r>
      <w:r>
        <w:rPr>
          <w:lang w:val="en-AU"/>
        </w:rPr>
        <w:t xml:space="preserve"> Incident </w:t>
      </w:r>
      <w:r w:rsidR="000F7B09">
        <w:rPr>
          <w:lang w:val="en-AU"/>
        </w:rPr>
        <w:t>i</w:t>
      </w:r>
      <w:r>
        <w:rPr>
          <w:lang w:val="en-AU"/>
        </w:rPr>
        <w:t>n Northbound Main Tunnel</w:t>
      </w:r>
      <w:bookmarkEnd w:id="584"/>
      <w:r w:rsidR="001561A5" w:rsidRPr="001561A5">
        <w:rPr>
          <w:vanish/>
          <w:color w:val="0000FF"/>
          <w:vertAlign w:val="subscript"/>
          <w:lang w:val="en-AU"/>
        </w:rPr>
        <w:t xml:space="preserve"> [R0180]</w:t>
      </w:r>
    </w:p>
    <w:p w:rsidR="00831476" w:rsidRPr="004B5018" w:rsidRDefault="007C6504">
      <w:pPr>
        <w:rPr>
          <w:color w:val="000000"/>
          <w:vertAlign w:val="subscript"/>
        </w:rPr>
      </w:pPr>
      <w:r>
        <w:object w:dxaOrig="21391" w:dyaOrig="10081" w14:anchorId="1775BDC2">
          <v:shape id="_x0000_i1027" type="#_x0000_t75" style="width:453.55pt;height:208.7pt" o:ole="">
            <v:imagedata r:id="rId23" o:title=""/>
          </v:shape>
          <o:OLEObject Type="Embed" ProgID="Visio.Drawing.15" ShapeID="_x0000_i1027" DrawAspect="Content" ObjectID="_1628945594" r:id="rId24"/>
        </w:object>
      </w:r>
      <w:r w:rsidR="001561A5" w:rsidRPr="001561A5">
        <w:rPr>
          <w:vanish/>
          <w:color w:val="0000FF"/>
          <w:vertAlign w:val="subscript"/>
        </w:rPr>
        <w:t xml:space="preserve"> [R0181]</w:t>
      </w:r>
    </w:p>
    <w:p w:rsidR="007C6504" w:rsidRDefault="0068288A" w:rsidP="007C6504">
      <w:pPr>
        <w:pStyle w:val="Caption"/>
        <w:keepLines/>
        <w:rPr>
          <w:ins w:id="585" w:author="Matt Bradley" w:date="2019-09-02T12:53:00Z"/>
          <w:lang w:val="en-AU"/>
        </w:rPr>
      </w:pPr>
      <w:ins w:id="586" w:author="Matt Bradley" w:date="2019-09-02T12:53:00Z">
        <w:r w:rsidRPr="0068288A">
          <w:drawing>
            <wp:inline distT="0" distB="0" distL="0" distR="0">
              <wp:extent cx="5731510" cy="2691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ins>
    </w:p>
    <w:p w:rsidR="0068288A" w:rsidRDefault="0068288A" w:rsidP="0068288A">
      <w:pPr>
        <w:rPr>
          <w:ins w:id="587" w:author="Matt Bradley" w:date="2019-09-02T12:53:00Z"/>
        </w:rPr>
      </w:pPr>
    </w:p>
    <w:p w:rsidR="0068288A" w:rsidRPr="0068288A" w:rsidRDefault="0068288A" w:rsidP="0068288A">
      <w:pPr>
        <w:rPr>
          <w:rPrChange w:id="588" w:author="Matt Bradley" w:date="2019-09-02T12:53:00Z">
            <w:rPr>
              <w:lang w:val="en-AU"/>
            </w:rPr>
          </w:rPrChange>
        </w:rPr>
        <w:pPrChange w:id="589" w:author="Matt Bradley" w:date="2019-09-02T12:53:00Z">
          <w:pPr>
            <w:pStyle w:val="Caption"/>
            <w:keepLines/>
          </w:pPr>
        </w:pPrChange>
      </w:pPr>
    </w:p>
    <w:p w:rsidR="007C6504" w:rsidRPr="004B5018" w:rsidRDefault="007C6504" w:rsidP="007C6504">
      <w:pPr>
        <w:pStyle w:val="Caption"/>
        <w:keepLines/>
        <w:rPr>
          <w:color w:val="000000"/>
          <w:vertAlign w:val="subscript"/>
          <w:lang w:val="en-AU"/>
        </w:rPr>
      </w:pPr>
      <w:bookmarkStart w:id="590" w:name="_Toc517095700"/>
      <w:r w:rsidRPr="00866B4B">
        <w:rPr>
          <w:lang w:val="en-AU"/>
        </w:rPr>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3</w:t>
      </w:r>
      <w:r w:rsidRPr="00866B4B">
        <w:rPr>
          <w:lang w:val="en-AU"/>
        </w:rPr>
        <w:fldChar w:fldCharType="end"/>
      </w:r>
      <w:r w:rsidRPr="00866B4B">
        <w:rPr>
          <w:lang w:val="en-AU"/>
        </w:rPr>
        <w:t xml:space="preserve"> : </w:t>
      </w:r>
      <w:r>
        <w:rPr>
          <w:lang w:val="en-AU"/>
        </w:rPr>
        <w:t xml:space="preserve">Example Emergency Lighting Response </w:t>
      </w:r>
      <w:r w:rsidR="00B770DE">
        <w:rPr>
          <w:lang w:val="en-AU"/>
        </w:rPr>
        <w:t>to</w:t>
      </w:r>
      <w:r>
        <w:rPr>
          <w:lang w:val="en-AU"/>
        </w:rPr>
        <w:t xml:space="preserve"> Incident </w:t>
      </w:r>
      <w:r w:rsidR="000F7B09">
        <w:rPr>
          <w:lang w:val="en-AU"/>
        </w:rPr>
        <w:t>in</w:t>
      </w:r>
      <w:r>
        <w:rPr>
          <w:lang w:val="en-AU"/>
        </w:rPr>
        <w:t xml:space="preserve"> </w:t>
      </w:r>
      <w:r w:rsidR="00B770DE">
        <w:rPr>
          <w:lang w:val="en-AU"/>
        </w:rPr>
        <w:t>Sou</w:t>
      </w:r>
      <w:r>
        <w:rPr>
          <w:lang w:val="en-AU"/>
        </w:rPr>
        <w:t xml:space="preserve">thbound </w:t>
      </w:r>
      <w:r w:rsidR="00B770DE">
        <w:rPr>
          <w:lang w:val="en-AU"/>
        </w:rPr>
        <w:t>Off</w:t>
      </w:r>
      <w:r w:rsidR="00B80BFD">
        <w:rPr>
          <w:lang w:val="en-AU"/>
        </w:rPr>
        <w:t xml:space="preserve"> </w:t>
      </w:r>
      <w:r w:rsidR="00B770DE">
        <w:rPr>
          <w:lang w:val="en-AU"/>
        </w:rPr>
        <w:t>ramp 1</w:t>
      </w:r>
      <w:bookmarkEnd w:id="590"/>
      <w:r w:rsidR="001561A5" w:rsidRPr="001561A5">
        <w:rPr>
          <w:vanish/>
          <w:color w:val="0000FF"/>
          <w:vertAlign w:val="subscript"/>
          <w:lang w:val="en-AU"/>
        </w:rPr>
        <w:t xml:space="preserve"> [R0182]</w:t>
      </w:r>
    </w:p>
    <w:p w:rsidR="007C6504" w:rsidRPr="004B5018" w:rsidRDefault="00CF0F67" w:rsidP="007C6504">
      <w:pPr>
        <w:rPr>
          <w:color w:val="000000"/>
          <w:highlight w:val="yellow"/>
          <w:vertAlign w:val="subscript"/>
        </w:rPr>
      </w:pPr>
      <w:r>
        <w:object w:dxaOrig="21391" w:dyaOrig="10081" w14:anchorId="1E0DBC42">
          <v:shape id="_x0000_i1028" type="#_x0000_t75" style="width:453.55pt;height:208.7pt" o:ole="">
            <v:imagedata r:id="rId26" o:title=""/>
          </v:shape>
          <o:OLEObject Type="Embed" ProgID="Visio.Drawing.15" ShapeID="_x0000_i1028" DrawAspect="Content" ObjectID="_1628945595" r:id="rId27"/>
        </w:object>
      </w:r>
      <w:r w:rsidR="001561A5" w:rsidRPr="001561A5">
        <w:rPr>
          <w:vanish/>
          <w:color w:val="0000FF"/>
          <w:vertAlign w:val="subscript"/>
        </w:rPr>
        <w:t xml:space="preserve"> [R0183]</w:t>
      </w:r>
    </w:p>
    <w:p w:rsidR="007C6504" w:rsidRDefault="007C6504" w:rsidP="007C6504">
      <w:pPr>
        <w:pStyle w:val="Caption"/>
        <w:keepLines/>
        <w:rPr>
          <w:ins w:id="591" w:author="Matt Bradley" w:date="2019-09-02T12:53:00Z"/>
          <w:lang w:val="en-AU"/>
        </w:rPr>
      </w:pPr>
    </w:p>
    <w:p w:rsidR="0068288A" w:rsidRDefault="0068288A" w:rsidP="0068288A">
      <w:pPr>
        <w:rPr>
          <w:ins w:id="592" w:author="Matt Bradley" w:date="2019-09-02T12:53:00Z"/>
        </w:rPr>
      </w:pPr>
      <w:ins w:id="593" w:author="Matt Bradley" w:date="2019-09-02T12:54:00Z">
        <w:r w:rsidRPr="0068288A">
          <w:drawing>
            <wp:inline distT="0" distB="0" distL="0" distR="0">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ins>
    </w:p>
    <w:p w:rsidR="0068288A" w:rsidRPr="0068288A" w:rsidRDefault="0068288A" w:rsidP="0068288A">
      <w:pPr>
        <w:rPr>
          <w:rPrChange w:id="594" w:author="Matt Bradley" w:date="2019-09-02T12:53:00Z">
            <w:rPr>
              <w:lang w:val="en-AU"/>
            </w:rPr>
          </w:rPrChange>
        </w:rPr>
        <w:pPrChange w:id="595" w:author="Matt Bradley" w:date="2019-09-02T12:53:00Z">
          <w:pPr>
            <w:pStyle w:val="Caption"/>
            <w:keepLines/>
          </w:pPr>
        </w:pPrChange>
      </w:pPr>
    </w:p>
    <w:p w:rsidR="007C6504" w:rsidRPr="004B5018" w:rsidRDefault="007C6504" w:rsidP="007C6504">
      <w:pPr>
        <w:pStyle w:val="Caption"/>
        <w:keepLines/>
        <w:rPr>
          <w:color w:val="000000"/>
          <w:vertAlign w:val="subscript"/>
          <w:lang w:val="en-AU"/>
        </w:rPr>
      </w:pPr>
      <w:bookmarkStart w:id="596" w:name="_Toc517095701"/>
      <w:r w:rsidRPr="00866B4B">
        <w:rPr>
          <w:lang w:val="en-AU"/>
        </w:rPr>
        <w:lastRenderedPageBreak/>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4</w:t>
      </w:r>
      <w:r w:rsidRPr="00866B4B">
        <w:rPr>
          <w:lang w:val="en-AU"/>
        </w:rPr>
        <w:fldChar w:fldCharType="end"/>
      </w:r>
      <w:r w:rsidRPr="00866B4B">
        <w:rPr>
          <w:lang w:val="en-AU"/>
        </w:rPr>
        <w:t xml:space="preserve"> : </w:t>
      </w:r>
      <w:r>
        <w:rPr>
          <w:lang w:val="en-AU"/>
        </w:rPr>
        <w:t xml:space="preserve">Example Emergency Lighting Response </w:t>
      </w:r>
      <w:r w:rsidR="00B770DE">
        <w:rPr>
          <w:lang w:val="en-AU"/>
        </w:rPr>
        <w:t>to</w:t>
      </w:r>
      <w:r w:rsidR="00374A70" w:rsidRPr="00374A70">
        <w:rPr>
          <w:lang w:val="en-AU"/>
        </w:rPr>
        <w:t xml:space="preserve"> </w:t>
      </w:r>
      <w:r w:rsidR="00374A70">
        <w:rPr>
          <w:lang w:val="en-AU"/>
        </w:rPr>
        <w:t xml:space="preserve">Incident </w:t>
      </w:r>
      <w:r w:rsidR="000F7B09">
        <w:rPr>
          <w:lang w:val="en-AU"/>
        </w:rPr>
        <w:t>in</w:t>
      </w:r>
      <w:r w:rsidR="00374A70">
        <w:rPr>
          <w:lang w:val="en-AU"/>
        </w:rPr>
        <w:t xml:space="preserve"> Southbound Off</w:t>
      </w:r>
      <w:r w:rsidR="00B80BFD">
        <w:rPr>
          <w:lang w:val="en-AU"/>
        </w:rPr>
        <w:t xml:space="preserve"> </w:t>
      </w:r>
      <w:r w:rsidR="00374A70">
        <w:rPr>
          <w:lang w:val="en-AU"/>
        </w:rPr>
        <w:t>ramp 2</w:t>
      </w:r>
      <w:bookmarkEnd w:id="596"/>
      <w:r w:rsidR="001561A5" w:rsidRPr="001561A5">
        <w:rPr>
          <w:vanish/>
          <w:color w:val="0000FF"/>
          <w:vertAlign w:val="subscript"/>
          <w:lang w:val="en-AU"/>
        </w:rPr>
        <w:t xml:space="preserve"> [R0184]</w:t>
      </w:r>
    </w:p>
    <w:p w:rsidR="007C6504" w:rsidRPr="004B5018" w:rsidRDefault="004411AD" w:rsidP="007C6504">
      <w:pPr>
        <w:rPr>
          <w:color w:val="000000"/>
          <w:highlight w:val="yellow"/>
          <w:vertAlign w:val="subscript"/>
        </w:rPr>
      </w:pPr>
      <w:r>
        <w:object w:dxaOrig="21391" w:dyaOrig="10081" w14:anchorId="04AC6014">
          <v:shape id="_x0000_i1029" type="#_x0000_t75" style="width:453.55pt;height:208.7pt" o:ole="">
            <v:imagedata r:id="rId29" o:title=""/>
          </v:shape>
          <o:OLEObject Type="Embed" ProgID="Visio.Drawing.15" ShapeID="_x0000_i1029" DrawAspect="Content" ObjectID="_1628945596" r:id="rId30"/>
        </w:object>
      </w:r>
      <w:r w:rsidR="001561A5" w:rsidRPr="001561A5">
        <w:rPr>
          <w:vanish/>
          <w:color w:val="0000FF"/>
          <w:vertAlign w:val="subscript"/>
        </w:rPr>
        <w:t xml:space="preserve"> [R0185]</w:t>
      </w:r>
    </w:p>
    <w:p w:rsidR="007C6504" w:rsidRDefault="007C6504">
      <w:pPr>
        <w:rPr>
          <w:ins w:id="597" w:author="Matt Bradley" w:date="2019-09-02T12:54:00Z"/>
          <w:highlight w:val="yellow"/>
        </w:rPr>
      </w:pPr>
    </w:p>
    <w:p w:rsidR="0068288A" w:rsidRDefault="0068288A">
      <w:pPr>
        <w:rPr>
          <w:ins w:id="598" w:author="Matt Bradley" w:date="2019-09-02T12:54:00Z"/>
          <w:highlight w:val="yellow"/>
        </w:rPr>
      </w:pPr>
      <w:ins w:id="599" w:author="Matt Bradley" w:date="2019-09-02T12:54:00Z">
        <w:r w:rsidRPr="0068288A">
          <w:rPr>
            <w:rPrChange w:id="600" w:author="Matt Bradley" w:date="2019-09-02T12:54:00Z">
              <w:rPr>
                <w:highlight w:val="yellow"/>
              </w:rPr>
            </w:rPrChange>
          </w:rPr>
          <w:drawing>
            <wp:inline distT="0" distB="0" distL="0" distR="0">
              <wp:extent cx="5731510" cy="2697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ins>
    </w:p>
    <w:p w:rsidR="0068288A" w:rsidRDefault="0068288A">
      <w:pPr>
        <w:rPr>
          <w:highlight w:val="yellow"/>
        </w:rPr>
      </w:pPr>
    </w:p>
    <w:p w:rsidR="00102F5D" w:rsidRPr="004B5018" w:rsidRDefault="00752FEA" w:rsidP="00507464">
      <w:pPr>
        <w:rPr>
          <w:color w:val="000000"/>
          <w:vertAlign w:val="subscript"/>
        </w:rPr>
      </w:pPr>
      <w:r w:rsidRPr="00AF1C6F">
        <w:t xml:space="preserve">There will be an </w:t>
      </w:r>
      <w:r w:rsidR="00BC4D4F">
        <w:t>Emergency Lighting Control (</w:t>
      </w:r>
      <w:r w:rsidRPr="00AF1C6F">
        <w:t>ELC</w:t>
      </w:r>
      <w:r w:rsidR="00BC4D4F">
        <w:t>)</w:t>
      </w:r>
      <w:r w:rsidRPr="00AF1C6F">
        <w:t xml:space="preserve"> function in each of</w:t>
      </w:r>
      <w:r w:rsidR="00B3349A" w:rsidRPr="00AF1C6F">
        <w:t xml:space="preserve"> </w:t>
      </w:r>
      <w:r w:rsidRPr="00AF1C6F">
        <w:t>the</w:t>
      </w:r>
      <w:r w:rsidR="00B3349A" w:rsidRPr="00AF1C6F">
        <w:t xml:space="preserve"> 7 substation PLCs</w:t>
      </w:r>
      <w:r w:rsidRPr="00AF1C6F">
        <w:t xml:space="preserve"> to control the associated </w:t>
      </w:r>
      <w:r w:rsidR="00363F79" w:rsidRPr="00AF1C6F">
        <w:t xml:space="preserve">ELZ </w:t>
      </w:r>
      <w:r w:rsidRPr="00AF1C6F">
        <w:t>light relays</w:t>
      </w:r>
      <w:r w:rsidR="00363F79" w:rsidRPr="00AF1C6F">
        <w:t xml:space="preserve"> throughout the tunnel</w:t>
      </w:r>
      <w:r w:rsidR="00B3349A" w:rsidRPr="00AF1C6F">
        <w:t>. E</w:t>
      </w:r>
      <w:r w:rsidR="002848E4" w:rsidRPr="00AF1C6F">
        <w:t xml:space="preserve">ach PLC will get </w:t>
      </w:r>
      <w:r w:rsidR="00363F79" w:rsidRPr="00AF1C6F">
        <w:t xml:space="preserve">an </w:t>
      </w:r>
      <w:r w:rsidR="00BC4D4F" w:rsidRPr="00AF1C6F">
        <w:t xml:space="preserve">incident location </w:t>
      </w:r>
      <w:r w:rsidR="00B3349A" w:rsidRPr="00AF1C6F">
        <w:t xml:space="preserve">input from the IMS </w:t>
      </w:r>
      <w:r w:rsidRPr="00AF1C6F">
        <w:t xml:space="preserve">in the form </w:t>
      </w:r>
      <w:r w:rsidR="00BC4D4F">
        <w:t>of a Deluge Zone (DLZ)</w:t>
      </w:r>
      <w:r w:rsidR="00B3349A" w:rsidRPr="00AF1C6F">
        <w:t>.</w:t>
      </w:r>
      <w:r w:rsidR="00A52AE0" w:rsidRPr="00AF1C6F">
        <w:t xml:space="preserve"> </w:t>
      </w:r>
      <w:r w:rsidRPr="00AF1C6F">
        <w:t>This will translate to an ELZ</w:t>
      </w:r>
      <w:r w:rsidR="00363F79" w:rsidRPr="00AF1C6F">
        <w:t xml:space="preserve"> which will load an associated bit patter</w:t>
      </w:r>
      <w:r w:rsidR="00187D77" w:rsidRPr="00AF1C6F">
        <w:t>n for all emergency light contactors</w:t>
      </w:r>
      <w:r w:rsidR="00363F79" w:rsidRPr="00AF1C6F">
        <w:t xml:space="preserve"> within the tunnel section</w:t>
      </w:r>
      <w:r w:rsidR="006B5ACF" w:rsidRPr="00AF1C6F">
        <w:t>.</w:t>
      </w:r>
      <w:r w:rsidR="001561A5" w:rsidRPr="001561A5">
        <w:rPr>
          <w:vanish/>
          <w:color w:val="0000FF"/>
          <w:vertAlign w:val="subscript"/>
        </w:rPr>
        <w:t xml:space="preserve"> [R0186]</w:t>
      </w:r>
    </w:p>
    <w:p w:rsidR="00545A64" w:rsidRPr="004B5018" w:rsidRDefault="008B6A5F" w:rsidP="00507464">
      <w:pPr>
        <w:rPr>
          <w:color w:val="000000"/>
          <w:vertAlign w:val="subscript"/>
        </w:rPr>
      </w:pPr>
      <w:r w:rsidRPr="00AF1C6F">
        <w:t xml:space="preserve">The </w:t>
      </w:r>
      <w:r w:rsidR="00BC4D4F">
        <w:t>e</w:t>
      </w:r>
      <w:r w:rsidR="00BC4D4F" w:rsidRPr="00AF1C6F">
        <w:t xml:space="preserve">mergency </w:t>
      </w:r>
      <w:r w:rsidR="00BC4D4F">
        <w:t>l</w:t>
      </w:r>
      <w:r w:rsidR="00BC4D4F" w:rsidRPr="00AF1C6F">
        <w:t xml:space="preserve">ighting </w:t>
      </w:r>
      <w:r w:rsidR="00067477">
        <w:t xml:space="preserve">for </w:t>
      </w:r>
      <w:r w:rsidR="001805EC">
        <w:t xml:space="preserve">each </w:t>
      </w:r>
      <w:r w:rsidR="00BC4D4F">
        <w:t>ELZ</w:t>
      </w:r>
      <w:r w:rsidR="00095FD6" w:rsidRPr="00AF1C6F">
        <w:t xml:space="preserve"> </w:t>
      </w:r>
      <w:r w:rsidR="00752FEA" w:rsidRPr="00AF1C6F">
        <w:t>will be able to be</w:t>
      </w:r>
      <w:r w:rsidR="00545A64" w:rsidRPr="00AF1C6F">
        <w:t xml:space="preserve"> switched on/off from SCADA</w:t>
      </w:r>
      <w:r w:rsidR="00E846B0" w:rsidRPr="00AF1C6F">
        <w:t xml:space="preserve"> </w:t>
      </w:r>
      <w:r w:rsidR="00067477">
        <w:t xml:space="preserve">when in Manual operation, </w:t>
      </w:r>
      <w:r w:rsidR="00E846B0" w:rsidRPr="00AF1C6F">
        <w:t>regardless of whether an incident is active</w:t>
      </w:r>
      <w:r w:rsidR="00545A64" w:rsidRPr="00AF1C6F">
        <w:t>.</w:t>
      </w:r>
      <w:r w:rsidR="001561A5" w:rsidRPr="001561A5">
        <w:rPr>
          <w:vanish/>
          <w:color w:val="0000FF"/>
          <w:vertAlign w:val="subscript"/>
        </w:rPr>
        <w:t xml:space="preserve"> [R0187]</w:t>
      </w:r>
    </w:p>
    <w:p w:rsidR="004E5BA2" w:rsidRPr="004E5BA2" w:rsidRDefault="004E5BA2" w:rsidP="004E5BA2"/>
    <w:p w:rsidR="0046650E" w:rsidRPr="00AF1C6F" w:rsidRDefault="0046650E" w:rsidP="005C4DD9">
      <w:pPr>
        <w:pStyle w:val="Heading3"/>
        <w:ind w:left="709"/>
      </w:pPr>
      <w:bookmarkStart w:id="601" w:name="_Toc492036722"/>
      <w:bookmarkStart w:id="602" w:name="_Toc492656479"/>
      <w:bookmarkStart w:id="603" w:name="_Toc495992921"/>
      <w:bookmarkStart w:id="604" w:name="_Toc495997893"/>
      <w:bookmarkStart w:id="605" w:name="_Toc496173481"/>
      <w:bookmarkStart w:id="606" w:name="_Toc496178195"/>
      <w:bookmarkStart w:id="607" w:name="_Toc496203289"/>
      <w:bookmarkStart w:id="608" w:name="_Toc517095351"/>
      <w:bookmarkEnd w:id="601"/>
      <w:bookmarkEnd w:id="602"/>
      <w:bookmarkEnd w:id="603"/>
      <w:bookmarkEnd w:id="604"/>
      <w:bookmarkEnd w:id="605"/>
      <w:bookmarkEnd w:id="606"/>
      <w:bookmarkEnd w:id="607"/>
      <w:r w:rsidRPr="00AF1C6F">
        <w:lastRenderedPageBreak/>
        <w:t>Function Diagram</w:t>
      </w:r>
      <w:r w:rsidR="003C352B" w:rsidRPr="00AF1C6F">
        <w:t>s</w:t>
      </w:r>
      <w:bookmarkEnd w:id="608"/>
    </w:p>
    <w:p w:rsidR="00F314DC" w:rsidRPr="004B5018" w:rsidRDefault="00F314DC" w:rsidP="00F314DC">
      <w:pPr>
        <w:pStyle w:val="Caption"/>
        <w:keepLines/>
        <w:rPr>
          <w:color w:val="000000"/>
          <w:vertAlign w:val="subscript"/>
          <w:lang w:val="fr-FR"/>
        </w:rPr>
      </w:pPr>
      <w:bookmarkStart w:id="609" w:name="_Toc517095702"/>
      <w:r w:rsidRPr="00C95594">
        <w:rPr>
          <w:lang w:val="fr-FR"/>
        </w:rPr>
        <w:t xml:space="preserve">Figure </w:t>
      </w:r>
      <w:r w:rsidRPr="00866B4B">
        <w:rPr>
          <w:lang w:val="en-AU"/>
        </w:rPr>
        <w:fldChar w:fldCharType="begin"/>
      </w:r>
      <w:r w:rsidRPr="00C95594">
        <w:rPr>
          <w:lang w:val="fr-FR"/>
        </w:rPr>
        <w:instrText xml:space="preserve"> STYLEREF 1 \s </w:instrText>
      </w:r>
      <w:r w:rsidRPr="00866B4B">
        <w:rPr>
          <w:lang w:val="en-AU"/>
        </w:rPr>
        <w:fldChar w:fldCharType="separate"/>
      </w:r>
      <w:r w:rsidR="00DC19C7">
        <w:rPr>
          <w:noProof/>
          <w:lang w:val="fr-FR"/>
        </w:rPr>
        <w:t>12</w:t>
      </w:r>
      <w:r w:rsidRPr="00866B4B">
        <w:rPr>
          <w:lang w:val="en-AU"/>
        </w:rPr>
        <w:fldChar w:fldCharType="end"/>
      </w:r>
      <w:r w:rsidRPr="00C95594">
        <w:rPr>
          <w:lang w:val="fr-FR"/>
        </w:rPr>
        <w:noBreakHyphen/>
      </w:r>
      <w:r w:rsidRPr="00866B4B">
        <w:rPr>
          <w:lang w:val="en-AU"/>
        </w:rPr>
        <w:fldChar w:fldCharType="begin"/>
      </w:r>
      <w:r w:rsidRPr="00C95594">
        <w:rPr>
          <w:lang w:val="fr-FR"/>
        </w:rPr>
        <w:instrText xml:space="preserve"> SEQ Figure \* ARABIC \s 1 </w:instrText>
      </w:r>
      <w:r w:rsidRPr="00866B4B">
        <w:rPr>
          <w:lang w:val="en-AU"/>
        </w:rPr>
        <w:fldChar w:fldCharType="separate"/>
      </w:r>
      <w:r w:rsidR="00DC19C7">
        <w:rPr>
          <w:noProof/>
          <w:lang w:val="fr-FR"/>
        </w:rPr>
        <w:t>5</w:t>
      </w:r>
      <w:r w:rsidRPr="00866B4B">
        <w:rPr>
          <w:lang w:val="en-AU"/>
        </w:rPr>
        <w:fldChar w:fldCharType="end"/>
      </w:r>
      <w:r w:rsidRPr="00C95594">
        <w:rPr>
          <w:lang w:val="fr-FR"/>
        </w:rPr>
        <w:t xml:space="preserve"> : Function Diagram – Evacuation Zone Logic</w:t>
      </w:r>
      <w:bookmarkEnd w:id="609"/>
      <w:r w:rsidR="001561A5" w:rsidRPr="001561A5">
        <w:rPr>
          <w:vanish/>
          <w:color w:val="0000FF"/>
          <w:vertAlign w:val="subscript"/>
          <w:lang w:val="fr-FR"/>
        </w:rPr>
        <w:t xml:space="preserve"> [R0188]</w:t>
      </w:r>
    </w:p>
    <w:p w:rsidR="003C352B" w:rsidRPr="004B5018" w:rsidRDefault="001C5941" w:rsidP="00C95594">
      <w:pPr>
        <w:keepNext/>
        <w:keepLines/>
        <w:jc w:val="center"/>
        <w:rPr>
          <w:color w:val="000000"/>
          <w:vertAlign w:val="subscript"/>
          <w:lang w:eastAsia="en-AU"/>
        </w:rPr>
      </w:pPr>
      <w:r w:rsidRPr="00AF1C6F">
        <w:object w:dxaOrig="5766" w:dyaOrig="5512" w14:anchorId="4497C60C">
          <v:shape id="_x0000_i1030" type="#_x0000_t75" style="width:345.35pt;height:331.9pt" o:ole="">
            <v:imagedata r:id="rId32" o:title=""/>
          </v:shape>
          <o:OLEObject Type="Embed" ProgID="Visio.Drawing.11" ShapeID="_x0000_i1030" DrawAspect="Content" ObjectID="_1628945597" r:id="rId33"/>
        </w:object>
      </w:r>
      <w:r w:rsidR="001561A5" w:rsidRPr="001561A5">
        <w:rPr>
          <w:vanish/>
          <w:color w:val="0000FF"/>
          <w:vertAlign w:val="subscript"/>
        </w:rPr>
        <w:t xml:space="preserve"> [R0189]</w:t>
      </w:r>
    </w:p>
    <w:p w:rsidR="003F5DF1" w:rsidRPr="004301E3" w:rsidRDefault="003F5DF1" w:rsidP="005C4DD9">
      <w:pPr>
        <w:pStyle w:val="Heading3"/>
        <w:ind w:left="709"/>
      </w:pPr>
      <w:bookmarkStart w:id="610" w:name="_Toc516580990"/>
      <w:bookmarkStart w:id="611" w:name="_Toc516582101"/>
      <w:bookmarkStart w:id="612" w:name="_Toc516582593"/>
      <w:bookmarkStart w:id="613" w:name="_Toc516583074"/>
      <w:bookmarkStart w:id="614" w:name="_Toc517091684"/>
      <w:bookmarkStart w:id="615" w:name="_Toc517093244"/>
      <w:bookmarkStart w:id="616" w:name="_Toc517093742"/>
      <w:bookmarkStart w:id="617" w:name="_Toc517095353"/>
      <w:bookmarkStart w:id="618" w:name="_Toc484181509"/>
      <w:bookmarkStart w:id="619" w:name="_Toc517095354"/>
      <w:bookmarkEnd w:id="610"/>
      <w:bookmarkEnd w:id="611"/>
      <w:bookmarkEnd w:id="612"/>
      <w:bookmarkEnd w:id="613"/>
      <w:bookmarkEnd w:id="614"/>
      <w:bookmarkEnd w:id="615"/>
      <w:bookmarkEnd w:id="616"/>
      <w:bookmarkEnd w:id="617"/>
      <w:r w:rsidRPr="004301E3">
        <w:t>Function States</w:t>
      </w:r>
      <w:bookmarkEnd w:id="618"/>
      <w:bookmarkEnd w:id="619"/>
    </w:p>
    <w:p w:rsidR="003F5DF1" w:rsidRPr="004B5018" w:rsidRDefault="003F5DF1" w:rsidP="00E36AE1">
      <w:pPr>
        <w:pStyle w:val="Caption"/>
        <w:rPr>
          <w:color w:val="000000"/>
          <w:vertAlign w:val="subscript"/>
          <w:lang w:val="en-AU"/>
        </w:rPr>
      </w:pPr>
      <w:bookmarkStart w:id="620" w:name="_Toc517095727"/>
      <w:r w:rsidRPr="00C95594">
        <w:rPr>
          <w:lang w:val="en-AU"/>
        </w:rPr>
        <w:t xml:space="preserve">Table </w:t>
      </w:r>
      <w:r w:rsidR="00366B7B" w:rsidRPr="00866B4B">
        <w:rPr>
          <w:lang w:val="en-AU"/>
        </w:rPr>
        <w:fldChar w:fldCharType="begin"/>
      </w:r>
      <w:r w:rsidR="00366B7B" w:rsidRPr="004336F0">
        <w:rPr>
          <w:lang w:val="en-AU"/>
          <w:rPrChange w:id="621"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22" w:author="KIM, Jason" w:date="2019-04-03T08:52:00Z">
            <w:rPr>
              <w:noProof/>
              <w:lang w:val="fr-FR"/>
            </w:rPr>
          </w:rPrChange>
        </w:rPr>
        <w:t>12</w:t>
      </w:r>
      <w:r w:rsidR="00366B7B" w:rsidRPr="00866B4B">
        <w:rPr>
          <w:lang w:val="en-AU"/>
        </w:rPr>
        <w:fldChar w:fldCharType="end"/>
      </w:r>
      <w:r w:rsidR="00366B7B" w:rsidRPr="004336F0">
        <w:rPr>
          <w:lang w:val="en-AU"/>
          <w:rPrChange w:id="623" w:author="KIM, Jason" w:date="2019-04-03T08:52:00Z">
            <w:rPr>
              <w:lang w:val="fr-FR"/>
            </w:rPr>
          </w:rPrChange>
        </w:rPr>
        <w:noBreakHyphen/>
      </w:r>
      <w:r w:rsidR="00366B7B" w:rsidRPr="00866B4B">
        <w:rPr>
          <w:lang w:val="en-AU"/>
        </w:rPr>
        <w:fldChar w:fldCharType="begin"/>
      </w:r>
      <w:r w:rsidR="00366B7B" w:rsidRPr="004336F0">
        <w:rPr>
          <w:lang w:val="en-AU"/>
          <w:rPrChange w:id="624"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25" w:author="KIM, Jason" w:date="2019-04-03T08:52:00Z">
            <w:rPr>
              <w:noProof/>
              <w:lang w:val="fr-FR"/>
            </w:rPr>
          </w:rPrChange>
        </w:rPr>
        <w:t>1</w:t>
      </w:r>
      <w:r w:rsidR="00366B7B" w:rsidRPr="00866B4B">
        <w:rPr>
          <w:lang w:val="en-AU"/>
        </w:rPr>
        <w:fldChar w:fldCharType="end"/>
      </w:r>
      <w:r w:rsidR="00100ACE" w:rsidRPr="00C95594">
        <w:rPr>
          <w:lang w:val="en-AU"/>
        </w:rPr>
        <w:t xml:space="preserve"> : ELC</w:t>
      </w:r>
      <w:r w:rsidRPr="00C95594">
        <w:rPr>
          <w:lang w:val="en-AU"/>
        </w:rPr>
        <w:t xml:space="preserve"> – Function States</w:t>
      </w:r>
      <w:bookmarkEnd w:id="620"/>
      <w:r w:rsidR="001561A5" w:rsidRPr="001561A5">
        <w:rPr>
          <w:vanish/>
          <w:color w:val="0000FF"/>
          <w:vertAlign w:val="subscript"/>
          <w:lang w:val="en-AU"/>
        </w:rPr>
        <w:t xml:space="preserve"> [R0190]</w:t>
      </w:r>
    </w:p>
    <w:tbl>
      <w:tblPr>
        <w:tblStyle w:val="ReportTable"/>
        <w:tblW w:w="5000" w:type="pct"/>
        <w:tblLook w:val="04A0" w:firstRow="1" w:lastRow="0" w:firstColumn="1" w:lastColumn="0" w:noHBand="0" w:noVBand="1"/>
      </w:tblPr>
      <w:tblGrid>
        <w:gridCol w:w="2320"/>
        <w:gridCol w:w="6922"/>
      </w:tblGrid>
      <w:tr w:rsidR="003F5DF1" w:rsidRPr="00AF1C6F" w:rsidTr="0015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pct"/>
            <w:hideMark/>
          </w:tcPr>
          <w:p w:rsidR="003F5DF1" w:rsidRPr="004B5018" w:rsidRDefault="003F5DF1" w:rsidP="001561A5">
            <w:pPr>
              <w:pStyle w:val="TableText"/>
              <w:rPr>
                <w:b w:val="0"/>
                <w:color w:val="000000"/>
                <w:vertAlign w:val="subscript"/>
              </w:rPr>
            </w:pPr>
            <w:r w:rsidRPr="004301E3">
              <w:t>Name</w:t>
            </w:r>
            <w:r w:rsidR="001561A5" w:rsidRPr="001561A5">
              <w:rPr>
                <w:vanish/>
                <w:color w:val="0000FF"/>
                <w:vertAlign w:val="subscript"/>
              </w:rPr>
              <w:t xml:space="preserve"> [R0190]</w:t>
            </w:r>
          </w:p>
        </w:tc>
        <w:tc>
          <w:tcPr>
            <w:tcW w:w="3745" w:type="pct"/>
            <w:hideMark/>
          </w:tcPr>
          <w:p w:rsidR="003F5DF1" w:rsidRPr="00AF1C6F" w:rsidRDefault="003F5DF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3F5DF1"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3F5DF1" w:rsidRPr="004B5018" w:rsidRDefault="00100ACE"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[R0191]</w:t>
            </w:r>
          </w:p>
        </w:tc>
        <w:tc>
          <w:tcPr>
            <w:tcW w:w="3745" w:type="pct"/>
          </w:tcPr>
          <w:p w:rsidR="003F5DF1" w:rsidRPr="00AF1C6F" w:rsidRDefault="00100ACE"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Emergency Lighting Coordination is ready and healthy</w:t>
            </w:r>
            <w:r w:rsidR="003F5DF1" w:rsidRPr="00AF1C6F">
              <w:rPr>
                <w:lang w:eastAsia="en-US"/>
              </w:rPr>
              <w:t>.</w:t>
            </w:r>
          </w:p>
        </w:tc>
      </w:tr>
      <w:tr w:rsidR="00874B92"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874B92" w:rsidRPr="004B5018" w:rsidRDefault="00C25265" w:rsidP="001561A5">
            <w:pPr>
              <w:pStyle w:val="TableText"/>
              <w:rPr>
                <w:b w:val="0"/>
                <w:color w:val="000000"/>
                <w:vertAlign w:val="subscript"/>
              </w:rPr>
            </w:pPr>
            <w:r w:rsidRPr="00AF1C6F">
              <w:rPr>
                <w:b w:val="0"/>
              </w:rPr>
              <w:t xml:space="preserve">Activate </w:t>
            </w:r>
            <w:r w:rsidR="00C512EE" w:rsidRPr="00AF1C6F">
              <w:rPr>
                <w:b w:val="0"/>
              </w:rPr>
              <w:t>Evacuation</w:t>
            </w:r>
            <w:r w:rsidRPr="00AF1C6F">
              <w:rPr>
                <w:b w:val="0"/>
              </w:rPr>
              <w:t xml:space="preserve"> Light</w:t>
            </w:r>
            <w:r w:rsidR="00C512EE" w:rsidRPr="00AF1C6F">
              <w:rPr>
                <w:b w:val="0"/>
              </w:rPr>
              <w:t>s Function</w:t>
            </w:r>
            <w:r w:rsidR="001561A5" w:rsidRPr="001561A5">
              <w:rPr>
                <w:b w:val="0"/>
                <w:vanish/>
                <w:color w:val="0000FF"/>
                <w:vertAlign w:val="subscript"/>
              </w:rPr>
              <w:t xml:space="preserve"> [R0192]</w:t>
            </w:r>
          </w:p>
        </w:tc>
        <w:tc>
          <w:tcPr>
            <w:tcW w:w="3745" w:type="pct"/>
          </w:tcPr>
          <w:p w:rsidR="00874B92" w:rsidRPr="00AF1C6F" w:rsidRDefault="00C2526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Active individual Emergency lights as per </w:t>
            </w:r>
            <w:r w:rsidR="00C512EE" w:rsidRPr="00AF1C6F">
              <w:rPr>
                <w:lang w:eastAsia="en-US"/>
              </w:rPr>
              <w:t xml:space="preserve">the Evacuation Zone </w:t>
            </w:r>
            <w:r w:rsidR="00F17801" w:rsidRPr="00AF1C6F">
              <w:rPr>
                <w:lang w:eastAsia="en-US"/>
              </w:rPr>
              <w:t xml:space="preserve">Emergency Lighting </w:t>
            </w:r>
            <w:r w:rsidR="00C512EE" w:rsidRPr="00AF1C6F">
              <w:rPr>
                <w:lang w:eastAsia="en-US"/>
              </w:rPr>
              <w:t>Function</w:t>
            </w:r>
            <w:r w:rsidR="00A60A5A" w:rsidRPr="00AF1C6F">
              <w:rPr>
                <w:lang w:eastAsia="en-US"/>
              </w:rPr>
              <w:t>.</w:t>
            </w:r>
          </w:p>
        </w:tc>
      </w:tr>
      <w:tr w:rsidR="00DF64CE"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DF64CE" w:rsidRPr="004B5018" w:rsidRDefault="00DF64CE"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[R0193]</w:t>
            </w:r>
          </w:p>
        </w:tc>
        <w:tc>
          <w:tcPr>
            <w:tcW w:w="3745" w:type="pct"/>
          </w:tcPr>
          <w:p w:rsidR="00DF64CE" w:rsidRPr="00AF1C6F" w:rsidRDefault="00DF64CE"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r w:rsidR="00A60A5A" w:rsidRPr="00AF1C6F">
              <w:t>.</w:t>
            </w:r>
          </w:p>
        </w:tc>
      </w:tr>
    </w:tbl>
    <w:p w:rsidR="00EF1DA0" w:rsidRDefault="00EF1DA0" w:rsidP="00E00480">
      <w:bookmarkStart w:id="626" w:name="_Toc484181510"/>
    </w:p>
    <w:p w:rsidR="004E16C7" w:rsidRDefault="004E16C7" w:rsidP="00E00480"/>
    <w:p w:rsidR="004E16C7" w:rsidRDefault="004E16C7" w:rsidP="00E00480"/>
    <w:p w:rsidR="004E16C7" w:rsidRPr="00AF1C6F" w:rsidRDefault="004E16C7" w:rsidP="00E00480"/>
    <w:p w:rsidR="007E71B6" w:rsidRPr="00AF1C6F" w:rsidRDefault="007E71B6" w:rsidP="005C4DD9">
      <w:pPr>
        <w:pStyle w:val="Heading3"/>
        <w:ind w:left="709"/>
      </w:pPr>
      <w:bookmarkStart w:id="627" w:name="_Toc517095355"/>
      <w:r w:rsidRPr="00AF1C6F">
        <w:lastRenderedPageBreak/>
        <w:t>Conditions / Commands</w:t>
      </w:r>
      <w:bookmarkEnd w:id="626"/>
      <w:bookmarkEnd w:id="627"/>
    </w:p>
    <w:p w:rsidR="007E71B6" w:rsidRPr="004336F0" w:rsidRDefault="007E71B6" w:rsidP="00126D39">
      <w:pPr>
        <w:pStyle w:val="Caption"/>
        <w:keepLines/>
        <w:rPr>
          <w:color w:val="000000"/>
          <w:vertAlign w:val="subscript"/>
          <w:lang w:val="fr-FR"/>
          <w:rPrChange w:id="628" w:author="KIM, Jason" w:date="2019-04-03T08:52:00Z">
            <w:rPr>
              <w:color w:val="000000"/>
              <w:vertAlign w:val="subscript"/>
              <w:lang w:val="en-AU"/>
            </w:rPr>
          </w:rPrChange>
        </w:rPr>
      </w:pPr>
      <w:bookmarkStart w:id="629" w:name="_Toc482346432"/>
      <w:bookmarkStart w:id="630" w:name="_Toc481750131"/>
      <w:bookmarkStart w:id="631" w:name="_Ref481596111"/>
      <w:bookmarkStart w:id="632" w:name="_Toc517095728"/>
      <w:r w:rsidRPr="004336F0">
        <w:rPr>
          <w:lang w:val="fr-FR"/>
          <w:rPrChange w:id="633" w:author="KIM, Jason" w:date="2019-04-03T08:52: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12</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634" w:author="KIM, Jason" w:date="2019-04-03T08:52:00Z">
            <w:rPr>
              <w:lang w:val="en-AU"/>
            </w:rPr>
          </w:rPrChange>
        </w:rPr>
        <w:t xml:space="preserve"> : </w:t>
      </w:r>
      <w:r w:rsidR="002944D2" w:rsidRPr="004336F0">
        <w:rPr>
          <w:lang w:val="fr-FR"/>
          <w:rPrChange w:id="635" w:author="KIM, Jason" w:date="2019-04-03T08:52:00Z">
            <w:rPr>
              <w:lang w:val="en-AU"/>
            </w:rPr>
          </w:rPrChange>
        </w:rPr>
        <w:t>ELC</w:t>
      </w:r>
      <w:r w:rsidRPr="004336F0">
        <w:rPr>
          <w:lang w:val="fr-FR"/>
          <w:rPrChange w:id="636" w:author="KIM, Jason" w:date="2019-04-03T08:52:00Z">
            <w:rPr>
              <w:lang w:val="en-AU"/>
            </w:rPr>
          </w:rPrChange>
        </w:rPr>
        <w:t xml:space="preserve"> – Conditions / Commands</w:t>
      </w:r>
      <w:bookmarkEnd w:id="629"/>
      <w:bookmarkEnd w:id="630"/>
      <w:bookmarkEnd w:id="631"/>
      <w:bookmarkEnd w:id="632"/>
      <w:r w:rsidR="001561A5" w:rsidRPr="004336F0">
        <w:rPr>
          <w:vanish/>
          <w:color w:val="0000FF"/>
          <w:vertAlign w:val="subscript"/>
          <w:lang w:val="fr-FR"/>
          <w:rPrChange w:id="637" w:author="KIM, Jason" w:date="2019-04-03T08:52:00Z">
            <w:rPr>
              <w:vanish/>
              <w:color w:val="0000FF"/>
              <w:vertAlign w:val="subscript"/>
              <w:lang w:val="en-AU"/>
            </w:rPr>
          </w:rPrChange>
        </w:rPr>
        <w:t xml:space="preserve"> [R0195]</w:t>
      </w:r>
    </w:p>
    <w:tbl>
      <w:tblPr>
        <w:tblStyle w:val="ReportTable"/>
        <w:tblW w:w="5028" w:type="pct"/>
        <w:tblLook w:val="04A0" w:firstRow="1" w:lastRow="0" w:firstColumn="1" w:lastColumn="0" w:noHBand="0" w:noVBand="1"/>
      </w:tblPr>
      <w:tblGrid>
        <w:gridCol w:w="2610"/>
        <w:gridCol w:w="6684"/>
      </w:tblGrid>
      <w:tr w:rsidR="007E71B6" w:rsidRPr="00AF1C6F" w:rsidTr="007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pct"/>
            <w:hideMark/>
          </w:tcPr>
          <w:p w:rsidR="007E71B6" w:rsidRPr="004B5018" w:rsidRDefault="007E71B6" w:rsidP="001561A5">
            <w:pPr>
              <w:pStyle w:val="TableText"/>
              <w:rPr>
                <w:b w:val="0"/>
                <w:color w:val="000000"/>
                <w:vertAlign w:val="subscript"/>
              </w:rPr>
            </w:pPr>
            <w:r w:rsidRPr="004301E3">
              <w:t>Condition / Command</w:t>
            </w:r>
            <w:r w:rsidR="001561A5" w:rsidRPr="001561A5">
              <w:rPr>
                <w:vanish/>
                <w:color w:val="0000FF"/>
                <w:vertAlign w:val="subscript"/>
              </w:rPr>
              <w:t xml:space="preserve"> [R0195]</w:t>
            </w:r>
          </w:p>
        </w:tc>
        <w:tc>
          <w:tcPr>
            <w:tcW w:w="3596" w:type="pct"/>
            <w:hideMark/>
          </w:tcPr>
          <w:p w:rsidR="007E71B6" w:rsidRPr="00AF1C6F" w:rsidRDefault="007E71B6"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7E71B6" w:rsidRPr="00AF1C6F" w:rsidTr="007E71B6">
        <w:tc>
          <w:tcPr>
            <w:cnfStyle w:val="001000000000" w:firstRow="0" w:lastRow="0" w:firstColumn="1" w:lastColumn="0" w:oddVBand="0" w:evenVBand="0" w:oddHBand="0" w:evenHBand="0" w:firstRowFirstColumn="0" w:firstRowLastColumn="0" w:lastRowFirstColumn="0" w:lastRowLastColumn="0"/>
            <w:tcW w:w="1404" w:type="pct"/>
            <w:tcBorders>
              <w:top w:val="single" w:sz="4" w:space="0" w:color="auto"/>
              <w:left w:val="single" w:sz="4" w:space="0" w:color="auto"/>
              <w:bottom w:val="single" w:sz="4" w:space="0" w:color="auto"/>
              <w:right w:val="single" w:sz="4" w:space="0" w:color="auto"/>
            </w:tcBorders>
            <w:hideMark/>
          </w:tcPr>
          <w:p w:rsidR="007E71B6" w:rsidRPr="004B5018" w:rsidRDefault="005214AD" w:rsidP="001561A5">
            <w:pPr>
              <w:pStyle w:val="TableText"/>
              <w:rPr>
                <w:b w:val="0"/>
                <w:color w:val="000000"/>
                <w:vertAlign w:val="subscript"/>
              </w:rPr>
            </w:pPr>
            <w:r w:rsidRPr="00AF1C6F">
              <w:rPr>
                <w:b w:val="0"/>
              </w:rPr>
              <w:t>Start Permissive</w:t>
            </w:r>
            <w:r w:rsidR="001561A5" w:rsidRPr="001561A5">
              <w:rPr>
                <w:b w:val="0"/>
                <w:vanish/>
                <w:color w:val="0000FF"/>
                <w:vertAlign w:val="subscript"/>
              </w:rPr>
              <w:t xml:space="preserve"> [R0196]</w:t>
            </w:r>
          </w:p>
        </w:tc>
        <w:tc>
          <w:tcPr>
            <w:tcW w:w="3596" w:type="pct"/>
            <w:tcBorders>
              <w:top w:val="single" w:sz="4" w:space="0" w:color="auto"/>
              <w:left w:val="single" w:sz="4" w:space="0" w:color="auto"/>
              <w:bottom w:val="single" w:sz="4" w:space="0" w:color="auto"/>
              <w:right w:val="single" w:sz="4" w:space="0" w:color="auto"/>
            </w:tcBorders>
            <w:hideMark/>
          </w:tcPr>
          <w:p w:rsidR="007E71B6" w:rsidRPr="00AF1C6F" w:rsidRDefault="002C39CB" w:rsidP="001561A5">
            <w:pPr>
              <w:pStyle w:val="TableText"/>
              <w:cnfStyle w:val="000000000000" w:firstRow="0" w:lastRow="0" w:firstColumn="0" w:lastColumn="0" w:oddVBand="0" w:evenVBand="0" w:oddHBand="0" w:evenHBand="0" w:firstRowFirstColumn="0" w:firstRowLastColumn="0" w:lastRowFirstColumn="0" w:lastRowLastColumn="0"/>
            </w:pPr>
            <w:r w:rsidRPr="00AF1C6F">
              <w:t>“</w:t>
            </w:r>
            <w:r w:rsidR="00C25265" w:rsidRPr="00AF1C6F">
              <w:t>PLC initialis</w:t>
            </w:r>
            <w:r w:rsidRPr="00AF1C6F">
              <w:t>ation</w:t>
            </w:r>
            <w:r w:rsidR="00C25265" w:rsidRPr="00AF1C6F">
              <w:t xml:space="preserve"> </w:t>
            </w:r>
            <w:r w:rsidR="00646A0A" w:rsidRPr="00AF1C6F">
              <w:t>completed</w:t>
            </w:r>
            <w:r w:rsidRPr="00AF1C6F">
              <w:t>”</w:t>
            </w:r>
            <w:r w:rsidR="00646A0A" w:rsidRPr="00AF1C6F">
              <w:t xml:space="preserve"> </w:t>
            </w:r>
            <w:r w:rsidR="00C25265" w:rsidRPr="00AF1C6F">
              <w:t xml:space="preserve">is </w:t>
            </w:r>
            <w:r w:rsidRPr="00AF1C6F">
              <w:t>active</w:t>
            </w:r>
            <w:r w:rsidR="007E71B6" w:rsidRPr="00AF1C6F">
              <w:t>.</w:t>
            </w:r>
          </w:p>
        </w:tc>
      </w:tr>
      <w:tr w:rsidR="006F117C" w:rsidRPr="00AF1C6F" w:rsidTr="0057055A">
        <w:tc>
          <w:tcPr>
            <w:cnfStyle w:val="001000000000" w:firstRow="0" w:lastRow="0" w:firstColumn="1" w:lastColumn="0" w:oddVBand="0" w:evenVBand="0" w:oddHBand="0" w:evenHBand="0" w:firstRowFirstColumn="0" w:firstRowLastColumn="0" w:lastRowFirstColumn="0" w:lastRowLastColumn="0"/>
            <w:tcW w:w="1404" w:type="pct"/>
            <w:tcBorders>
              <w:top w:val="single" w:sz="4" w:space="0" w:color="auto"/>
              <w:left w:val="single" w:sz="4" w:space="0" w:color="auto"/>
              <w:bottom w:val="single" w:sz="4" w:space="0" w:color="auto"/>
              <w:right w:val="single" w:sz="4" w:space="0" w:color="auto"/>
            </w:tcBorders>
            <w:hideMark/>
          </w:tcPr>
          <w:p w:rsidR="006F117C" w:rsidRPr="004336F0" w:rsidRDefault="00BC4D4F" w:rsidP="001561A5">
            <w:pPr>
              <w:pStyle w:val="TableText"/>
              <w:rPr>
                <w:b w:val="0"/>
                <w:color w:val="000000"/>
                <w:vertAlign w:val="subscript"/>
                <w:lang w:val="fr-FR"/>
                <w:rPrChange w:id="638" w:author="KIM, Jason" w:date="2019-04-03T08:52:00Z">
                  <w:rPr>
                    <w:b w:val="0"/>
                    <w:color w:val="000000"/>
                    <w:vertAlign w:val="subscript"/>
                  </w:rPr>
                </w:rPrChange>
              </w:rPr>
            </w:pPr>
            <w:r w:rsidRPr="004336F0">
              <w:rPr>
                <w:lang w:val="fr-FR"/>
                <w:rPrChange w:id="639" w:author="KIM, Jason" w:date="2019-04-03T08:52:00Z">
                  <w:rPr/>
                </w:rPrChange>
              </w:rPr>
              <w:t>Incident Location - Deluge Zone (DLZ)</w:t>
            </w:r>
            <w:r w:rsidR="001561A5" w:rsidRPr="004336F0">
              <w:rPr>
                <w:vanish/>
                <w:color w:val="0000FF"/>
                <w:vertAlign w:val="subscript"/>
                <w:lang w:val="fr-FR"/>
                <w:rPrChange w:id="640" w:author="KIM, Jason" w:date="2019-04-03T08:52:00Z">
                  <w:rPr>
                    <w:vanish/>
                    <w:color w:val="0000FF"/>
                    <w:vertAlign w:val="subscript"/>
                  </w:rPr>
                </w:rPrChange>
              </w:rPr>
              <w:t xml:space="preserve"> [R0197]</w:t>
            </w:r>
          </w:p>
        </w:tc>
        <w:tc>
          <w:tcPr>
            <w:tcW w:w="3596" w:type="pct"/>
            <w:tcBorders>
              <w:top w:val="single" w:sz="4" w:space="0" w:color="auto"/>
              <w:left w:val="single" w:sz="4" w:space="0" w:color="auto"/>
              <w:bottom w:val="single" w:sz="4" w:space="0" w:color="auto"/>
              <w:right w:val="single" w:sz="4" w:space="0" w:color="auto"/>
            </w:tcBorders>
          </w:tcPr>
          <w:p w:rsidR="006F117C" w:rsidRPr="00B012A5" w:rsidRDefault="006F11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4E5BA2">
              <w:rPr>
                <w:lang w:eastAsia="en-US"/>
              </w:rPr>
              <w:t>Incident Management System</w:t>
            </w:r>
            <w:r w:rsidR="00BC4D4F" w:rsidRPr="004E5BA2">
              <w:rPr>
                <w:lang w:eastAsia="en-US"/>
              </w:rPr>
              <w:t xml:space="preserve"> Incident location -</w:t>
            </w:r>
            <w:r w:rsidR="00363F79" w:rsidRPr="00B012A5">
              <w:rPr>
                <w:lang w:eastAsia="en-US"/>
              </w:rPr>
              <w:t xml:space="preserve"> </w:t>
            </w:r>
            <w:r w:rsidR="00BC4D4F" w:rsidRPr="00B012A5">
              <w:rPr>
                <w:lang w:eastAsia="en-US"/>
              </w:rPr>
              <w:t>Deluge Zone Number</w:t>
            </w:r>
            <w:r w:rsidR="00363F79" w:rsidRPr="00B012A5">
              <w:rPr>
                <w:lang w:eastAsia="en-US"/>
              </w:rPr>
              <w:t xml:space="preserve"> (Zero = No Evacuation) </w:t>
            </w:r>
          </w:p>
        </w:tc>
      </w:tr>
    </w:tbl>
    <w:p w:rsidR="00843ECB" w:rsidRPr="00AF1C6F" w:rsidRDefault="00843ECB" w:rsidP="00E36AE1">
      <w:pPr>
        <w:rPr>
          <w:color w:val="FF0000"/>
        </w:rPr>
      </w:pPr>
    </w:p>
    <w:p w:rsidR="0046650E" w:rsidRPr="00AF1C6F" w:rsidRDefault="0046650E" w:rsidP="0046650E">
      <w:pPr>
        <w:pStyle w:val="Heading2"/>
      </w:pPr>
      <w:bookmarkStart w:id="641" w:name="_Toc492036727"/>
      <w:bookmarkStart w:id="642" w:name="_Toc492656483"/>
      <w:bookmarkStart w:id="643" w:name="_Toc495992925"/>
      <w:bookmarkStart w:id="644" w:name="_Toc495997897"/>
      <w:bookmarkStart w:id="645" w:name="_Toc496173485"/>
      <w:bookmarkStart w:id="646" w:name="_Toc496178199"/>
      <w:bookmarkStart w:id="647" w:name="_Toc496203293"/>
      <w:bookmarkStart w:id="648" w:name="_Toc517095356"/>
      <w:bookmarkEnd w:id="641"/>
      <w:bookmarkEnd w:id="642"/>
      <w:bookmarkEnd w:id="643"/>
      <w:bookmarkEnd w:id="644"/>
      <w:bookmarkEnd w:id="645"/>
      <w:bookmarkEnd w:id="646"/>
      <w:bookmarkEnd w:id="647"/>
      <w:r w:rsidRPr="00AF1C6F">
        <w:t>Interfaces</w:t>
      </w:r>
      <w:bookmarkEnd w:id="648"/>
    </w:p>
    <w:p w:rsidR="00D36823" w:rsidRPr="00AF1C6F" w:rsidRDefault="00D36823" w:rsidP="005C4DD9">
      <w:pPr>
        <w:pStyle w:val="Heading3"/>
        <w:ind w:left="709"/>
      </w:pPr>
      <w:bookmarkStart w:id="649" w:name="_Toc517095357"/>
      <w:bookmarkStart w:id="650" w:name="_Toc481750305"/>
      <w:bookmarkStart w:id="651" w:name="_Toc484782246"/>
      <w:r w:rsidRPr="00AF1C6F">
        <w:t>Tuning Parameters</w:t>
      </w:r>
      <w:bookmarkEnd w:id="649"/>
    </w:p>
    <w:p w:rsidR="00D36823" w:rsidRPr="004B5018" w:rsidRDefault="00D33F6F" w:rsidP="00D36823">
      <w:pPr>
        <w:rPr>
          <w:color w:val="000000"/>
          <w:vertAlign w:val="subscript"/>
          <w:lang w:eastAsia="en-AU"/>
        </w:rPr>
      </w:pPr>
      <w:r w:rsidRPr="00AF1C6F">
        <w:t>There are no tuning parameters for this function.</w:t>
      </w:r>
      <w:r w:rsidR="001561A5" w:rsidRPr="001561A5">
        <w:rPr>
          <w:vanish/>
          <w:color w:val="0000FF"/>
          <w:vertAlign w:val="subscript"/>
        </w:rPr>
        <w:t xml:space="preserve"> [R0199]</w:t>
      </w:r>
    </w:p>
    <w:p w:rsidR="00D36823" w:rsidRPr="004B5018" w:rsidRDefault="00D36823" w:rsidP="00D36823">
      <w:pPr>
        <w:pStyle w:val="Caption"/>
        <w:rPr>
          <w:color w:val="000000"/>
          <w:vertAlign w:val="subscript"/>
          <w:lang w:val="en-AU"/>
        </w:rPr>
      </w:pPr>
      <w:bookmarkStart w:id="652" w:name="_Toc517095729"/>
      <w:r w:rsidRPr="00C95594">
        <w:rPr>
          <w:lang w:val="en-AU"/>
        </w:rPr>
        <w:t xml:space="preserve">Table </w:t>
      </w:r>
      <w:r w:rsidR="00366B7B" w:rsidRPr="00866B4B">
        <w:rPr>
          <w:lang w:val="en-AU"/>
        </w:rPr>
        <w:fldChar w:fldCharType="begin"/>
      </w:r>
      <w:r w:rsidR="00366B7B" w:rsidRPr="004336F0">
        <w:rPr>
          <w:lang w:val="en-AU"/>
          <w:rPrChange w:id="653"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54" w:author="KIM, Jason" w:date="2019-04-03T08:52:00Z">
            <w:rPr>
              <w:noProof/>
              <w:lang w:val="fr-FR"/>
            </w:rPr>
          </w:rPrChange>
        </w:rPr>
        <w:t>12</w:t>
      </w:r>
      <w:r w:rsidR="00366B7B" w:rsidRPr="00866B4B">
        <w:rPr>
          <w:lang w:val="en-AU"/>
        </w:rPr>
        <w:fldChar w:fldCharType="end"/>
      </w:r>
      <w:r w:rsidR="00366B7B" w:rsidRPr="004336F0">
        <w:rPr>
          <w:lang w:val="en-AU"/>
          <w:rPrChange w:id="655" w:author="KIM, Jason" w:date="2019-04-03T08:52:00Z">
            <w:rPr>
              <w:lang w:val="fr-FR"/>
            </w:rPr>
          </w:rPrChange>
        </w:rPr>
        <w:noBreakHyphen/>
      </w:r>
      <w:r w:rsidR="00366B7B" w:rsidRPr="00866B4B">
        <w:rPr>
          <w:lang w:val="en-AU"/>
        </w:rPr>
        <w:fldChar w:fldCharType="begin"/>
      </w:r>
      <w:r w:rsidR="00366B7B" w:rsidRPr="004336F0">
        <w:rPr>
          <w:lang w:val="en-AU"/>
          <w:rPrChange w:id="656"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57" w:author="KIM, Jason" w:date="2019-04-03T08:52:00Z">
            <w:rPr>
              <w:noProof/>
              <w:lang w:val="fr-FR"/>
            </w:rPr>
          </w:rPrChange>
        </w:rPr>
        <w:t>3</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Tuning Parameters</w:t>
      </w:r>
      <w:bookmarkEnd w:id="652"/>
      <w:r w:rsidR="001561A5" w:rsidRPr="001561A5">
        <w:rPr>
          <w:vanish/>
          <w:color w:val="0000FF"/>
          <w:vertAlign w:val="subscript"/>
          <w:lang w:val="en-AU"/>
        </w:rPr>
        <w:t xml:space="preserve"> [R0200]</w:t>
      </w:r>
    </w:p>
    <w:tbl>
      <w:tblPr>
        <w:tblStyle w:val="ReportTable"/>
        <w:tblW w:w="0" w:type="auto"/>
        <w:tblLook w:val="04A0" w:firstRow="1" w:lastRow="0" w:firstColumn="1" w:lastColumn="0" w:noHBand="0" w:noVBand="1"/>
      </w:tblPr>
      <w:tblGrid>
        <w:gridCol w:w="2484"/>
        <w:gridCol w:w="6532"/>
      </w:tblGrid>
      <w:tr w:rsidR="00D36823" w:rsidRPr="00AF1C6F" w:rsidTr="00FB6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D36823" w:rsidRPr="004B5018" w:rsidRDefault="00D36823" w:rsidP="001561A5">
            <w:pPr>
              <w:pStyle w:val="TableText"/>
              <w:rPr>
                <w:b w:val="0"/>
                <w:color w:val="000000"/>
                <w:vertAlign w:val="subscript"/>
              </w:rPr>
            </w:pPr>
            <w:r w:rsidRPr="004301E3">
              <w:t xml:space="preserve">Tuning Parameter </w:t>
            </w:r>
            <w:r w:rsidR="001561A5" w:rsidRPr="001561A5">
              <w:rPr>
                <w:vanish/>
                <w:color w:val="0000FF"/>
                <w:vertAlign w:val="subscript"/>
              </w:rPr>
              <w:t xml:space="preserve"> [R0200]</w:t>
            </w:r>
          </w:p>
        </w:tc>
        <w:tc>
          <w:tcPr>
            <w:tcW w:w="6532" w:type="dxa"/>
            <w:hideMark/>
          </w:tcPr>
          <w:p w:rsidR="00D36823" w:rsidRPr="00AF1C6F" w:rsidRDefault="00D3682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D36823" w:rsidRPr="00AF1C6F" w:rsidTr="00E36AE1">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D36823" w:rsidRPr="004B5018" w:rsidRDefault="00D33F6F" w:rsidP="001561A5">
            <w:pPr>
              <w:pStyle w:val="TableText"/>
              <w:rPr>
                <w:b w:val="0"/>
                <w:color w:val="000000"/>
                <w:vertAlign w:val="subscript"/>
              </w:rPr>
            </w:pPr>
            <w:r w:rsidRPr="00AF1C6F">
              <w:rPr>
                <w:b w:val="0"/>
              </w:rPr>
              <w:t>N</w:t>
            </w:r>
            <w:r w:rsidR="006C26B3">
              <w:rPr>
                <w:b w:val="0"/>
              </w:rPr>
              <w:t>il</w:t>
            </w:r>
            <w:r w:rsidR="001561A5" w:rsidRPr="001561A5">
              <w:rPr>
                <w:b w:val="0"/>
                <w:vanish/>
                <w:color w:val="0000FF"/>
                <w:vertAlign w:val="subscript"/>
              </w:rPr>
              <w:t xml:space="preserve"> [R0201]</w:t>
            </w:r>
          </w:p>
        </w:tc>
        <w:tc>
          <w:tcPr>
            <w:tcW w:w="6532" w:type="dxa"/>
            <w:tcBorders>
              <w:top w:val="single" w:sz="4" w:space="0" w:color="auto"/>
              <w:left w:val="single" w:sz="4" w:space="0" w:color="auto"/>
              <w:bottom w:val="single" w:sz="4" w:space="0" w:color="auto"/>
              <w:right w:val="single" w:sz="4" w:space="0" w:color="auto"/>
            </w:tcBorders>
            <w:vAlign w:val="top"/>
          </w:tcPr>
          <w:p w:rsidR="00D36823" w:rsidRPr="00AF1C6F" w:rsidRDefault="00D36823"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p>
        </w:tc>
      </w:tr>
    </w:tbl>
    <w:p w:rsidR="00D36823" w:rsidRPr="00AF1C6F" w:rsidRDefault="00D36823" w:rsidP="00D36823"/>
    <w:p w:rsidR="003950B5" w:rsidRPr="00D954DC" w:rsidRDefault="003950B5" w:rsidP="005C4DD9">
      <w:pPr>
        <w:pStyle w:val="Heading3"/>
        <w:ind w:left="709"/>
      </w:pPr>
      <w:bookmarkStart w:id="658" w:name="_Toc517095358"/>
      <w:r w:rsidRPr="00D954DC">
        <w:t>Field I/O Schedule</w:t>
      </w:r>
      <w:bookmarkEnd w:id="650"/>
      <w:bookmarkEnd w:id="651"/>
      <w:bookmarkEnd w:id="658"/>
    </w:p>
    <w:p w:rsidR="00B86978" w:rsidRPr="004B5018" w:rsidRDefault="00B86978" w:rsidP="00E36AE1">
      <w:pPr>
        <w:rPr>
          <w:color w:val="000000"/>
          <w:vertAlign w:val="subscript"/>
        </w:rPr>
      </w:pPr>
      <w:r w:rsidRPr="00AF1C6F">
        <w:t>There is no field I/O for this function.</w:t>
      </w:r>
      <w:r w:rsidR="001561A5" w:rsidRPr="001561A5">
        <w:rPr>
          <w:vanish/>
          <w:color w:val="0000FF"/>
          <w:vertAlign w:val="subscript"/>
        </w:rPr>
        <w:t xml:space="preserve"> [R0203]</w:t>
      </w:r>
    </w:p>
    <w:p w:rsidR="003950B5" w:rsidRPr="004B5018" w:rsidRDefault="003950B5" w:rsidP="003950B5">
      <w:pPr>
        <w:pStyle w:val="Caption"/>
        <w:rPr>
          <w:color w:val="000000"/>
          <w:vertAlign w:val="subscript"/>
          <w:lang w:val="en-AU"/>
        </w:rPr>
      </w:pPr>
      <w:bookmarkStart w:id="659" w:name="_Toc484782494"/>
      <w:bookmarkStart w:id="660" w:name="_Toc517095730"/>
      <w:r w:rsidRPr="00C95594">
        <w:rPr>
          <w:lang w:val="en-AU"/>
        </w:rPr>
        <w:t xml:space="preserve">Table </w:t>
      </w:r>
      <w:r w:rsidR="00366B7B" w:rsidRPr="00866B4B">
        <w:rPr>
          <w:lang w:val="en-AU"/>
        </w:rPr>
        <w:fldChar w:fldCharType="begin"/>
      </w:r>
      <w:r w:rsidR="00366B7B" w:rsidRPr="004336F0">
        <w:rPr>
          <w:lang w:val="en-AU"/>
          <w:rPrChange w:id="661"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62" w:author="KIM, Jason" w:date="2019-04-03T08:52:00Z">
            <w:rPr>
              <w:noProof/>
              <w:lang w:val="fr-FR"/>
            </w:rPr>
          </w:rPrChange>
        </w:rPr>
        <w:t>12</w:t>
      </w:r>
      <w:r w:rsidR="00366B7B" w:rsidRPr="00866B4B">
        <w:rPr>
          <w:lang w:val="en-AU"/>
        </w:rPr>
        <w:fldChar w:fldCharType="end"/>
      </w:r>
      <w:r w:rsidR="00366B7B" w:rsidRPr="004336F0">
        <w:rPr>
          <w:lang w:val="en-AU"/>
          <w:rPrChange w:id="663" w:author="KIM, Jason" w:date="2019-04-03T08:52:00Z">
            <w:rPr>
              <w:lang w:val="fr-FR"/>
            </w:rPr>
          </w:rPrChange>
        </w:rPr>
        <w:noBreakHyphen/>
      </w:r>
      <w:r w:rsidR="00366B7B" w:rsidRPr="00866B4B">
        <w:rPr>
          <w:lang w:val="en-AU"/>
        </w:rPr>
        <w:fldChar w:fldCharType="begin"/>
      </w:r>
      <w:r w:rsidR="00366B7B" w:rsidRPr="004336F0">
        <w:rPr>
          <w:lang w:val="en-AU"/>
          <w:rPrChange w:id="664"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65" w:author="KIM, Jason" w:date="2019-04-03T08:52:00Z">
            <w:rPr>
              <w:noProof/>
              <w:lang w:val="fr-FR"/>
            </w:rPr>
          </w:rPrChange>
        </w:rPr>
        <w:t>4</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Field I/O</w:t>
      </w:r>
      <w:bookmarkEnd w:id="659"/>
      <w:bookmarkEnd w:id="660"/>
      <w:r w:rsidR="001561A5" w:rsidRPr="001561A5">
        <w:rPr>
          <w:vanish/>
          <w:color w:val="0000FF"/>
          <w:vertAlign w:val="subscript"/>
          <w:lang w:val="en-AU"/>
        </w:rPr>
        <w:t xml:space="preserve"> [R0204]</w:t>
      </w:r>
    </w:p>
    <w:tbl>
      <w:tblPr>
        <w:tblStyle w:val="ReportTable"/>
        <w:tblW w:w="4966" w:type="pct"/>
        <w:tblLook w:val="04A0" w:firstRow="1" w:lastRow="0" w:firstColumn="1" w:lastColumn="0" w:noHBand="0" w:noVBand="1"/>
      </w:tblPr>
      <w:tblGrid>
        <w:gridCol w:w="6629"/>
        <w:gridCol w:w="2550"/>
      </w:tblGrid>
      <w:tr w:rsidR="003950B5" w:rsidRPr="00AF1C6F" w:rsidTr="006A04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11" w:type="pct"/>
          </w:tcPr>
          <w:p w:rsidR="003950B5" w:rsidRPr="004B5018" w:rsidRDefault="003950B5" w:rsidP="001561A5">
            <w:pPr>
              <w:pStyle w:val="TableText"/>
              <w:rPr>
                <w:b w:val="0"/>
                <w:color w:val="000000"/>
                <w:vertAlign w:val="subscript"/>
              </w:rPr>
            </w:pPr>
            <w:r w:rsidRPr="004301E3">
              <w:t>IO Description</w:t>
            </w:r>
            <w:r w:rsidR="001561A5" w:rsidRPr="001561A5">
              <w:rPr>
                <w:vanish/>
                <w:color w:val="0000FF"/>
                <w:vertAlign w:val="subscript"/>
              </w:rPr>
              <w:t xml:space="preserve"> [R0204]</w:t>
            </w:r>
          </w:p>
        </w:tc>
        <w:tc>
          <w:tcPr>
            <w:tcW w:w="1389" w:type="pct"/>
          </w:tcPr>
          <w:p w:rsidR="003950B5" w:rsidRPr="00AF1C6F" w:rsidRDefault="003950B5"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3950B5" w:rsidRPr="00AF1C6F" w:rsidTr="006A043E">
        <w:trPr>
          <w:trHeight w:val="288"/>
        </w:trPr>
        <w:tc>
          <w:tcPr>
            <w:cnfStyle w:val="001000000000" w:firstRow="0" w:lastRow="0" w:firstColumn="1" w:lastColumn="0" w:oddVBand="0" w:evenVBand="0" w:oddHBand="0" w:evenHBand="0" w:firstRowFirstColumn="0" w:firstRowLastColumn="0" w:lastRowFirstColumn="0" w:lastRowLastColumn="0"/>
            <w:tcW w:w="3611" w:type="pct"/>
            <w:vAlign w:val="top"/>
          </w:tcPr>
          <w:p w:rsidR="003950B5" w:rsidRPr="004B5018" w:rsidRDefault="00B86978" w:rsidP="001561A5">
            <w:pPr>
              <w:pStyle w:val="TableText"/>
              <w:rPr>
                <w:b w:val="0"/>
                <w:color w:val="000000"/>
                <w:vertAlign w:val="subscript"/>
              </w:rPr>
            </w:pPr>
            <w:r w:rsidRPr="00AF1C6F">
              <w:rPr>
                <w:b w:val="0"/>
              </w:rPr>
              <w:t>None</w:t>
            </w:r>
            <w:r w:rsidR="001561A5" w:rsidRPr="001561A5">
              <w:rPr>
                <w:b w:val="0"/>
                <w:vanish/>
                <w:color w:val="0000FF"/>
                <w:vertAlign w:val="subscript"/>
              </w:rPr>
              <w:t xml:space="preserve"> [R0205]</w:t>
            </w:r>
          </w:p>
        </w:tc>
        <w:tc>
          <w:tcPr>
            <w:tcW w:w="1389" w:type="pct"/>
            <w:vAlign w:val="top"/>
          </w:tcPr>
          <w:p w:rsidR="003950B5" w:rsidRPr="00AF1C6F" w:rsidRDefault="003950B5" w:rsidP="001561A5">
            <w:pPr>
              <w:pStyle w:val="TableText"/>
              <w:cnfStyle w:val="000000000000" w:firstRow="0" w:lastRow="0" w:firstColumn="0" w:lastColumn="0" w:oddVBand="0" w:evenVBand="0" w:oddHBand="0" w:evenHBand="0" w:firstRowFirstColumn="0" w:firstRowLastColumn="0" w:lastRowFirstColumn="0" w:lastRowLastColumn="0"/>
            </w:pPr>
          </w:p>
        </w:tc>
      </w:tr>
    </w:tbl>
    <w:p w:rsidR="003950B5" w:rsidRPr="00AF1C6F" w:rsidRDefault="003950B5" w:rsidP="003950B5">
      <w:pPr>
        <w:pStyle w:val="MainBodyText"/>
      </w:pPr>
    </w:p>
    <w:p w:rsidR="003950B5" w:rsidRPr="00AF1C6F" w:rsidRDefault="003950B5" w:rsidP="005C4DD9">
      <w:pPr>
        <w:pStyle w:val="Heading3"/>
        <w:ind w:left="709"/>
      </w:pPr>
      <w:bookmarkStart w:id="666" w:name="_Toc481750306"/>
      <w:bookmarkStart w:id="667" w:name="_Toc484782247"/>
      <w:bookmarkStart w:id="668" w:name="_Toc517095359"/>
      <w:r w:rsidRPr="00AF1C6F">
        <w:t>Module (Subsystem) I/O Schedule</w:t>
      </w:r>
      <w:bookmarkEnd w:id="666"/>
      <w:bookmarkEnd w:id="667"/>
      <w:bookmarkEnd w:id="668"/>
    </w:p>
    <w:p w:rsidR="008B6369" w:rsidRPr="004B5018" w:rsidRDefault="000B096E" w:rsidP="008B6369">
      <w:pPr>
        <w:pStyle w:val="MainBodyText"/>
        <w:rPr>
          <w:color w:val="000000"/>
          <w:vertAlign w:val="subscript"/>
        </w:rPr>
      </w:pPr>
      <w:r w:rsidRPr="00AF1C6F">
        <w:t>Input:</w:t>
      </w:r>
      <w:r w:rsidRPr="00AF1C6F">
        <w:tab/>
      </w:r>
      <w:r w:rsidR="00B86978" w:rsidRPr="00C95594">
        <w:t>Incident Management System</w:t>
      </w:r>
      <w:r w:rsidR="001561A5" w:rsidRPr="001561A5">
        <w:rPr>
          <w:vanish/>
          <w:color w:val="0000FF"/>
          <w:vertAlign w:val="subscript"/>
        </w:rPr>
        <w:t xml:space="preserve"> [R0207]</w:t>
      </w:r>
    </w:p>
    <w:p w:rsidR="00947022" w:rsidRPr="004B5018" w:rsidRDefault="00947022" w:rsidP="008B6369">
      <w:pPr>
        <w:pStyle w:val="Caption"/>
        <w:rPr>
          <w:color w:val="000000"/>
          <w:vertAlign w:val="subscript"/>
          <w:lang w:val="en-AU"/>
        </w:rPr>
      </w:pPr>
      <w:bookmarkStart w:id="669" w:name="_Toc489352194"/>
      <w:bookmarkStart w:id="670" w:name="_Toc517095731"/>
      <w:r w:rsidRPr="00C95594">
        <w:rPr>
          <w:lang w:val="en-AU"/>
        </w:rPr>
        <w:t xml:space="preserve">Table </w:t>
      </w:r>
      <w:r w:rsidR="00366B7B" w:rsidRPr="00866B4B">
        <w:rPr>
          <w:lang w:val="en-AU"/>
        </w:rPr>
        <w:fldChar w:fldCharType="begin"/>
      </w:r>
      <w:r w:rsidR="00366B7B" w:rsidRPr="004336F0">
        <w:rPr>
          <w:lang w:val="en-AU"/>
          <w:rPrChange w:id="671"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72" w:author="KIM, Jason" w:date="2019-04-03T08:52:00Z">
            <w:rPr>
              <w:noProof/>
              <w:lang w:val="fr-FR"/>
            </w:rPr>
          </w:rPrChange>
        </w:rPr>
        <w:t>12</w:t>
      </w:r>
      <w:r w:rsidR="00366B7B" w:rsidRPr="00866B4B">
        <w:rPr>
          <w:lang w:val="en-AU"/>
        </w:rPr>
        <w:fldChar w:fldCharType="end"/>
      </w:r>
      <w:r w:rsidR="00366B7B" w:rsidRPr="004336F0">
        <w:rPr>
          <w:lang w:val="en-AU"/>
          <w:rPrChange w:id="673" w:author="KIM, Jason" w:date="2019-04-03T08:52:00Z">
            <w:rPr>
              <w:lang w:val="fr-FR"/>
            </w:rPr>
          </w:rPrChange>
        </w:rPr>
        <w:noBreakHyphen/>
      </w:r>
      <w:r w:rsidR="00366B7B" w:rsidRPr="00866B4B">
        <w:rPr>
          <w:lang w:val="en-AU"/>
        </w:rPr>
        <w:fldChar w:fldCharType="begin"/>
      </w:r>
      <w:r w:rsidR="00366B7B" w:rsidRPr="004336F0">
        <w:rPr>
          <w:lang w:val="en-AU"/>
          <w:rPrChange w:id="674"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75" w:author="KIM, Jason" w:date="2019-04-03T08:52:00Z">
            <w:rPr>
              <w:noProof/>
              <w:lang w:val="fr-FR"/>
            </w:rPr>
          </w:rPrChange>
        </w:rPr>
        <w:t>5</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Global Output from </w:t>
      </w:r>
      <w:r w:rsidR="00B86978" w:rsidRPr="00C95594">
        <w:rPr>
          <w:lang w:val="en-AU"/>
        </w:rPr>
        <w:t>Incident Management System</w:t>
      </w:r>
      <w:bookmarkEnd w:id="669"/>
      <w:bookmarkEnd w:id="670"/>
      <w:r w:rsidR="001561A5" w:rsidRPr="001561A5">
        <w:rPr>
          <w:vanish/>
          <w:color w:val="0000FF"/>
          <w:vertAlign w:val="subscript"/>
          <w:lang w:val="en-AU"/>
        </w:rPr>
        <w:t xml:space="preserve"> [R0208]</w:t>
      </w:r>
    </w:p>
    <w:tbl>
      <w:tblPr>
        <w:tblStyle w:val="ReportTable"/>
        <w:tblW w:w="5000" w:type="pct"/>
        <w:tblLook w:val="04A0" w:firstRow="1" w:lastRow="0" w:firstColumn="1" w:lastColumn="0" w:noHBand="0" w:noVBand="1"/>
      </w:tblPr>
      <w:tblGrid>
        <w:gridCol w:w="6628"/>
        <w:gridCol w:w="2614"/>
      </w:tblGrid>
      <w:tr w:rsidR="00947022" w:rsidRPr="00AF1C6F" w:rsidTr="008B6369">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586" w:type="pct"/>
            <w:noWrap/>
          </w:tcPr>
          <w:p w:rsidR="00947022" w:rsidRPr="004B5018" w:rsidRDefault="00947022" w:rsidP="001561A5">
            <w:pPr>
              <w:pStyle w:val="TableText"/>
              <w:rPr>
                <w:b w:val="0"/>
                <w:color w:val="000000"/>
                <w:vertAlign w:val="subscript"/>
              </w:rPr>
            </w:pPr>
            <w:r w:rsidRPr="004301E3">
              <w:t>Tags</w:t>
            </w:r>
            <w:r w:rsidR="001561A5" w:rsidRPr="001561A5">
              <w:rPr>
                <w:vanish/>
                <w:color w:val="0000FF"/>
                <w:vertAlign w:val="subscript"/>
              </w:rPr>
              <w:t xml:space="preserve"> [R0208]</w:t>
            </w:r>
          </w:p>
        </w:tc>
        <w:tc>
          <w:tcPr>
            <w:tcW w:w="1414" w:type="pct"/>
          </w:tcPr>
          <w:p w:rsidR="00947022" w:rsidRPr="00AF1C6F" w:rsidRDefault="00947022"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947022" w:rsidRPr="00AF1C6F" w:rsidTr="008B6369">
        <w:trPr>
          <w:trHeight w:val="413"/>
        </w:trPr>
        <w:tc>
          <w:tcPr>
            <w:cnfStyle w:val="001000000000" w:firstRow="0" w:lastRow="0" w:firstColumn="1" w:lastColumn="0" w:oddVBand="0" w:evenVBand="0" w:oddHBand="0" w:evenHBand="0" w:firstRowFirstColumn="0" w:firstRowLastColumn="0" w:lastRowFirstColumn="0" w:lastRowLastColumn="0"/>
            <w:tcW w:w="3586" w:type="pct"/>
            <w:vAlign w:val="bottom"/>
          </w:tcPr>
          <w:p w:rsidR="00947022" w:rsidRPr="004B5018" w:rsidRDefault="00947022" w:rsidP="001561A5">
            <w:pPr>
              <w:pStyle w:val="TableText"/>
              <w:rPr>
                <w:b w:val="0"/>
                <w:color w:val="000000"/>
                <w:vertAlign w:val="subscript"/>
              </w:rPr>
            </w:pPr>
            <w:r w:rsidRPr="00AF1C6F">
              <w:rPr>
                <w:b w:val="0"/>
              </w:rPr>
              <w:t xml:space="preserve">Evacuation </w:t>
            </w:r>
            <w:r w:rsidR="00D0522B" w:rsidRPr="00AF1C6F">
              <w:rPr>
                <w:b w:val="0"/>
              </w:rPr>
              <w:t xml:space="preserve">Zone (based on the </w:t>
            </w:r>
            <w:r w:rsidR="00AC6D66" w:rsidRPr="00AF1C6F">
              <w:rPr>
                <w:b w:val="0"/>
              </w:rPr>
              <w:t xml:space="preserve">DLZ </w:t>
            </w:r>
            <w:r w:rsidR="00D0522B" w:rsidRPr="00AF1C6F">
              <w:rPr>
                <w:b w:val="0"/>
              </w:rPr>
              <w:t>number)</w:t>
            </w:r>
            <w:r w:rsidR="001561A5" w:rsidRPr="001561A5">
              <w:rPr>
                <w:b w:val="0"/>
                <w:vanish/>
                <w:color w:val="0000FF"/>
                <w:vertAlign w:val="subscript"/>
              </w:rPr>
              <w:t xml:space="preserve"> [R0209]</w:t>
            </w:r>
          </w:p>
        </w:tc>
        <w:tc>
          <w:tcPr>
            <w:tcW w:w="1414" w:type="pct"/>
            <w:vAlign w:val="bottom"/>
          </w:tcPr>
          <w:p w:rsidR="00947022" w:rsidRPr="00AF1C6F" w:rsidRDefault="0094702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DINT </w:t>
            </w:r>
          </w:p>
        </w:tc>
      </w:tr>
    </w:tbl>
    <w:p w:rsidR="003C3363" w:rsidRPr="00AF1C6F" w:rsidRDefault="003C3363" w:rsidP="00126D39">
      <w:pPr>
        <w:pStyle w:val="MainBodyText"/>
      </w:pPr>
    </w:p>
    <w:p w:rsidR="00D36823" w:rsidRPr="004B5018" w:rsidRDefault="00D36823">
      <w:pPr>
        <w:pStyle w:val="MainBodyText"/>
        <w:keepNext/>
        <w:keepLines/>
        <w:rPr>
          <w:color w:val="000000"/>
          <w:vertAlign w:val="subscript"/>
        </w:rPr>
      </w:pPr>
      <w:r w:rsidRPr="00AF1C6F">
        <w:t>Output:</w:t>
      </w:r>
      <w:r w:rsidRPr="00AF1C6F">
        <w:tab/>
      </w:r>
      <w:r w:rsidR="00787E42">
        <w:t>Emergency Lighting Zone</w:t>
      </w:r>
      <w:r w:rsidR="001561A5" w:rsidRPr="001561A5">
        <w:rPr>
          <w:vanish/>
          <w:color w:val="0000FF"/>
          <w:vertAlign w:val="subscript"/>
        </w:rPr>
        <w:t xml:space="preserve"> [R0211]</w:t>
      </w:r>
    </w:p>
    <w:p w:rsidR="00D36823" w:rsidRPr="004B5018" w:rsidRDefault="00D36823">
      <w:pPr>
        <w:pStyle w:val="Caption"/>
        <w:keepLines/>
        <w:rPr>
          <w:color w:val="000000"/>
          <w:vertAlign w:val="subscript"/>
          <w:lang w:val="en-AU"/>
        </w:rPr>
      </w:pPr>
      <w:bookmarkStart w:id="676" w:name="_Toc517095732"/>
      <w:r w:rsidRPr="00AF1C6F">
        <w:rPr>
          <w:lang w:val="en-AU"/>
        </w:rPr>
        <w:t xml:space="preserve">Table </w:t>
      </w:r>
      <w:r w:rsidR="00366B7B" w:rsidRPr="00866B4B">
        <w:rPr>
          <w:lang w:val="en-AU"/>
        </w:rPr>
        <w:fldChar w:fldCharType="begin"/>
      </w:r>
      <w:r w:rsidR="00366B7B" w:rsidRPr="004336F0">
        <w:rPr>
          <w:lang w:val="en-AU"/>
          <w:rPrChange w:id="677"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78" w:author="KIM, Jason" w:date="2019-04-03T08:52:00Z">
            <w:rPr>
              <w:noProof/>
              <w:lang w:val="fr-FR"/>
            </w:rPr>
          </w:rPrChange>
        </w:rPr>
        <w:t>12</w:t>
      </w:r>
      <w:r w:rsidR="00366B7B" w:rsidRPr="00866B4B">
        <w:rPr>
          <w:lang w:val="en-AU"/>
        </w:rPr>
        <w:fldChar w:fldCharType="end"/>
      </w:r>
      <w:r w:rsidR="00366B7B" w:rsidRPr="004336F0">
        <w:rPr>
          <w:lang w:val="en-AU"/>
          <w:rPrChange w:id="679" w:author="KIM, Jason" w:date="2019-04-03T08:52:00Z">
            <w:rPr>
              <w:lang w:val="fr-FR"/>
            </w:rPr>
          </w:rPrChange>
        </w:rPr>
        <w:noBreakHyphen/>
      </w:r>
      <w:r w:rsidR="00366B7B" w:rsidRPr="00866B4B">
        <w:rPr>
          <w:lang w:val="en-AU"/>
        </w:rPr>
        <w:fldChar w:fldCharType="begin"/>
      </w:r>
      <w:r w:rsidR="00366B7B" w:rsidRPr="004336F0">
        <w:rPr>
          <w:lang w:val="en-AU"/>
          <w:rPrChange w:id="680"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81" w:author="KIM, Jason" w:date="2019-04-03T08:52:00Z">
            <w:rPr>
              <w:noProof/>
              <w:lang w:val="fr-FR"/>
            </w:rPr>
          </w:rPrChange>
        </w:rPr>
        <w:t>6</w:t>
      </w:r>
      <w:r w:rsidR="00366B7B" w:rsidRPr="00866B4B">
        <w:rPr>
          <w:lang w:val="en-AU"/>
        </w:rPr>
        <w:fldChar w:fldCharType="end"/>
      </w:r>
      <w:r w:rsidRPr="00AF1C6F">
        <w:rPr>
          <w:lang w:val="en-AU"/>
        </w:rPr>
        <w:t xml:space="preserve"> : </w:t>
      </w:r>
      <w:r w:rsidR="00787E42">
        <w:rPr>
          <w:lang w:val="en-AU"/>
        </w:rPr>
        <w:t xml:space="preserve">Global </w:t>
      </w:r>
      <w:r w:rsidR="00AE6B9C" w:rsidRPr="00AF1C6F">
        <w:rPr>
          <w:lang w:val="en-AU"/>
        </w:rPr>
        <w:t>Output</w:t>
      </w:r>
      <w:r w:rsidR="00782130" w:rsidRPr="00AF1C6F">
        <w:rPr>
          <w:lang w:val="en-AU"/>
        </w:rPr>
        <w:t>s</w:t>
      </w:r>
      <w:r w:rsidR="00AE6B9C" w:rsidRPr="00AF1C6F">
        <w:rPr>
          <w:lang w:val="en-AU"/>
        </w:rPr>
        <w:t xml:space="preserve"> to the EXL</w:t>
      </w:r>
      <w:r w:rsidR="00787E42">
        <w:rPr>
          <w:lang w:val="en-AU"/>
        </w:rPr>
        <w:t>/DLL/LLE/DXE</w:t>
      </w:r>
      <w:r w:rsidR="00AE6B9C" w:rsidRPr="00AF1C6F">
        <w:rPr>
          <w:lang w:val="en-AU"/>
        </w:rPr>
        <w:t xml:space="preserve"> Module</w:t>
      </w:r>
      <w:r w:rsidR="00782130" w:rsidRPr="00AF1C6F">
        <w:rPr>
          <w:lang w:val="en-AU"/>
        </w:rPr>
        <w:t>s</w:t>
      </w:r>
      <w:bookmarkEnd w:id="676"/>
      <w:r w:rsidR="001561A5" w:rsidRPr="001561A5">
        <w:rPr>
          <w:vanish/>
          <w:color w:val="0000FF"/>
          <w:vertAlign w:val="subscript"/>
          <w:lang w:val="en-AU"/>
        </w:rPr>
        <w:t xml:space="preserve"> [R0212]</w:t>
      </w:r>
    </w:p>
    <w:tbl>
      <w:tblPr>
        <w:tblStyle w:val="ReportTable"/>
        <w:tblW w:w="5000" w:type="pct"/>
        <w:tblLook w:val="04A0" w:firstRow="1" w:lastRow="0" w:firstColumn="1" w:lastColumn="0" w:noHBand="0" w:noVBand="1"/>
      </w:tblPr>
      <w:tblGrid>
        <w:gridCol w:w="6771"/>
        <w:gridCol w:w="2471"/>
      </w:tblGrid>
      <w:tr w:rsidR="00D36823" w:rsidRPr="00AF1C6F" w:rsidTr="00FB6B8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D36823" w:rsidRPr="004B5018" w:rsidRDefault="00D36823" w:rsidP="001561A5">
            <w:pPr>
              <w:pStyle w:val="TableText"/>
              <w:rPr>
                <w:b w:val="0"/>
                <w:color w:val="000000"/>
                <w:vertAlign w:val="subscript"/>
              </w:rPr>
            </w:pPr>
            <w:r w:rsidRPr="00AF1C6F">
              <w:t>Tags</w:t>
            </w:r>
            <w:r w:rsidR="001561A5" w:rsidRPr="001561A5">
              <w:rPr>
                <w:vanish/>
                <w:color w:val="0000FF"/>
                <w:vertAlign w:val="subscript"/>
              </w:rPr>
              <w:t xml:space="preserve"> [R0212]</w:t>
            </w:r>
          </w:p>
        </w:tc>
        <w:tc>
          <w:tcPr>
            <w:tcW w:w="1337" w:type="pct"/>
            <w:vAlign w:val="top"/>
          </w:tcPr>
          <w:p w:rsidR="00D36823" w:rsidRPr="00AF1C6F" w:rsidRDefault="00D3682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D36823"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D36823" w:rsidRPr="004B5018" w:rsidRDefault="00787E42" w:rsidP="001561A5">
            <w:pPr>
              <w:pStyle w:val="TableText"/>
              <w:rPr>
                <w:b w:val="0"/>
                <w:color w:val="000000"/>
                <w:vertAlign w:val="subscript"/>
              </w:rPr>
            </w:pPr>
            <w:r>
              <w:rPr>
                <w:b w:val="0"/>
              </w:rPr>
              <w:t>Emergency Lighting Zone</w:t>
            </w:r>
            <w:r w:rsidR="001561A5" w:rsidRPr="001561A5">
              <w:rPr>
                <w:b w:val="0"/>
                <w:vanish/>
                <w:color w:val="0000FF"/>
                <w:vertAlign w:val="subscript"/>
              </w:rPr>
              <w:t xml:space="preserve"> [R0213]</w:t>
            </w:r>
          </w:p>
        </w:tc>
        <w:tc>
          <w:tcPr>
            <w:tcW w:w="1337" w:type="pct"/>
            <w:vAlign w:val="bottom"/>
          </w:tcPr>
          <w:p w:rsidR="00D36823" w:rsidRPr="00AF1C6F" w:rsidRDefault="00787E42"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787E42"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787E42" w:rsidRPr="004B5018" w:rsidDel="00787E42" w:rsidRDefault="00787E42" w:rsidP="001561A5">
            <w:pPr>
              <w:pStyle w:val="TableText"/>
              <w:rPr>
                <w:b w:val="0"/>
                <w:color w:val="000000"/>
                <w:vertAlign w:val="subscript"/>
              </w:rPr>
            </w:pPr>
            <w:r>
              <w:rPr>
                <w:b w:val="0"/>
              </w:rPr>
              <w:t xml:space="preserve">Emergency Lighting </w:t>
            </w:r>
            <w:r w:rsidR="00344151">
              <w:rPr>
                <w:b w:val="0"/>
              </w:rPr>
              <w:t>Deactivate</w:t>
            </w:r>
            <w:r w:rsidR="001561A5" w:rsidRPr="001561A5">
              <w:rPr>
                <w:b w:val="0"/>
                <w:vanish/>
                <w:color w:val="0000FF"/>
                <w:vertAlign w:val="subscript"/>
              </w:rPr>
              <w:t xml:space="preserve"> [R0214]</w:t>
            </w:r>
          </w:p>
        </w:tc>
        <w:tc>
          <w:tcPr>
            <w:tcW w:w="1337" w:type="pct"/>
            <w:vAlign w:val="bottom"/>
          </w:tcPr>
          <w:p w:rsidR="00787E42" w:rsidRPr="00AF1C6F" w:rsidDel="00787E42" w:rsidRDefault="00787E42"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[R0215]</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lastRenderedPageBreak/>
              <w:t>Southbound Mainline Incident (M120)</w:t>
            </w:r>
            <w:r w:rsidR="001561A5" w:rsidRPr="001561A5">
              <w:rPr>
                <w:b w:val="0"/>
                <w:vanish/>
                <w:color w:val="0000FF"/>
                <w:vertAlign w:val="subscript"/>
              </w:rPr>
              <w:t xml:space="preserve"> [R0216]</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[R0217]</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[R0218]</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[R0219]</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[R0220]</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B10FB5" w:rsidRPr="00AF1C6F" w:rsidRDefault="00B10FB5" w:rsidP="00D36823">
      <w:pPr>
        <w:pStyle w:val="MainBodyText"/>
        <w:keepNext/>
        <w:keepLines/>
      </w:pPr>
    </w:p>
    <w:p w:rsidR="0046650E" w:rsidRPr="00AF1C6F" w:rsidRDefault="0046650E" w:rsidP="0046650E">
      <w:pPr>
        <w:pStyle w:val="Heading2"/>
      </w:pPr>
      <w:bookmarkStart w:id="682" w:name="_Toc516580997"/>
      <w:bookmarkStart w:id="683" w:name="_Toc516582108"/>
      <w:bookmarkStart w:id="684" w:name="_Toc516582600"/>
      <w:bookmarkStart w:id="685" w:name="_Toc516583081"/>
      <w:bookmarkStart w:id="686" w:name="_Toc517091691"/>
      <w:bookmarkStart w:id="687" w:name="_Toc517093251"/>
      <w:bookmarkStart w:id="688" w:name="_Toc517093749"/>
      <w:bookmarkStart w:id="689" w:name="_Toc517095360"/>
      <w:bookmarkStart w:id="690" w:name="_Toc516580998"/>
      <w:bookmarkStart w:id="691" w:name="_Toc516582109"/>
      <w:bookmarkStart w:id="692" w:name="_Toc516582601"/>
      <w:bookmarkStart w:id="693" w:name="_Toc516583082"/>
      <w:bookmarkStart w:id="694" w:name="_Toc517091692"/>
      <w:bookmarkStart w:id="695" w:name="_Toc517093252"/>
      <w:bookmarkStart w:id="696" w:name="_Toc517093750"/>
      <w:bookmarkStart w:id="697" w:name="_Toc517095361"/>
      <w:bookmarkStart w:id="698" w:name="_Toc516581008"/>
      <w:bookmarkStart w:id="699" w:name="_Toc516582119"/>
      <w:bookmarkStart w:id="700" w:name="_Toc516582611"/>
      <w:bookmarkStart w:id="701" w:name="_Toc516583092"/>
      <w:bookmarkStart w:id="702" w:name="_Toc517091702"/>
      <w:bookmarkStart w:id="703" w:name="_Toc517093262"/>
      <w:bookmarkStart w:id="704" w:name="_Toc517093760"/>
      <w:bookmarkStart w:id="705" w:name="_Toc517095371"/>
      <w:bookmarkStart w:id="706" w:name="_Toc516581009"/>
      <w:bookmarkStart w:id="707" w:name="_Toc516582120"/>
      <w:bookmarkStart w:id="708" w:name="_Toc516582612"/>
      <w:bookmarkStart w:id="709" w:name="_Toc516583093"/>
      <w:bookmarkStart w:id="710" w:name="_Toc517091703"/>
      <w:bookmarkStart w:id="711" w:name="_Toc517093263"/>
      <w:bookmarkStart w:id="712" w:name="_Toc517093761"/>
      <w:bookmarkStart w:id="713" w:name="_Toc517095372"/>
      <w:bookmarkStart w:id="714" w:name="_Toc516581010"/>
      <w:bookmarkStart w:id="715" w:name="_Toc516582121"/>
      <w:bookmarkStart w:id="716" w:name="_Toc516582613"/>
      <w:bookmarkStart w:id="717" w:name="_Toc516583094"/>
      <w:bookmarkStart w:id="718" w:name="_Toc517091704"/>
      <w:bookmarkStart w:id="719" w:name="_Toc517093264"/>
      <w:bookmarkStart w:id="720" w:name="_Toc517093762"/>
      <w:bookmarkStart w:id="721" w:name="_Toc517095373"/>
      <w:bookmarkStart w:id="722" w:name="_Toc516581020"/>
      <w:bookmarkStart w:id="723" w:name="_Toc516582131"/>
      <w:bookmarkStart w:id="724" w:name="_Toc516582623"/>
      <w:bookmarkStart w:id="725" w:name="_Toc516583104"/>
      <w:bookmarkStart w:id="726" w:name="_Toc517091714"/>
      <w:bookmarkStart w:id="727" w:name="_Toc517093274"/>
      <w:bookmarkStart w:id="728" w:name="_Toc517093772"/>
      <w:bookmarkStart w:id="729" w:name="_Toc517095383"/>
      <w:bookmarkStart w:id="730" w:name="_Toc492036732"/>
      <w:bookmarkStart w:id="731" w:name="_Toc492656488"/>
      <w:bookmarkStart w:id="732" w:name="_Toc495992930"/>
      <w:bookmarkStart w:id="733" w:name="_Toc495997902"/>
      <w:bookmarkStart w:id="734" w:name="_Toc496173490"/>
      <w:bookmarkStart w:id="735" w:name="_Toc496178204"/>
      <w:bookmarkStart w:id="736" w:name="_Toc496203298"/>
      <w:bookmarkStart w:id="737" w:name="_Toc492036733"/>
      <w:bookmarkStart w:id="738" w:name="_Toc492656489"/>
      <w:bookmarkStart w:id="739" w:name="_Toc495992931"/>
      <w:bookmarkStart w:id="740" w:name="_Toc495997903"/>
      <w:bookmarkStart w:id="741" w:name="_Toc496173491"/>
      <w:bookmarkStart w:id="742" w:name="_Toc496178205"/>
      <w:bookmarkStart w:id="743" w:name="_Toc496203299"/>
      <w:bookmarkStart w:id="744" w:name="_Toc492036734"/>
      <w:bookmarkStart w:id="745" w:name="_Toc492656490"/>
      <w:bookmarkStart w:id="746" w:name="_Toc495992932"/>
      <w:bookmarkStart w:id="747" w:name="_Toc495997904"/>
      <w:bookmarkStart w:id="748" w:name="_Toc496173492"/>
      <w:bookmarkStart w:id="749" w:name="_Toc496178206"/>
      <w:bookmarkStart w:id="750" w:name="_Toc496203300"/>
      <w:bookmarkStart w:id="751" w:name="_Toc517095384"/>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sidRPr="00AF1C6F">
        <w:t>Computations</w:t>
      </w:r>
      <w:bookmarkEnd w:id="751"/>
    </w:p>
    <w:p w:rsidR="0064475D" w:rsidRPr="004B5018" w:rsidRDefault="007379BD">
      <w:pPr>
        <w:pStyle w:val="MainBodyText"/>
        <w:rPr>
          <w:color w:val="000000"/>
          <w:vertAlign w:val="subscript"/>
        </w:rPr>
      </w:pPr>
      <w:r w:rsidRPr="00AF1C6F">
        <w:t>The ELZ will be calculated from a lookup table based on the incoming DLZ.</w:t>
      </w:r>
      <w:r w:rsidR="0064475D">
        <w:t xml:space="preserve"> The ELZ is a 5-digit number where the most significant digit indicates the incident tunnel</w:t>
      </w:r>
      <w:r w:rsidR="005038C2">
        <w:t xml:space="preserve"> (refer to </w:t>
      </w:r>
      <w:r w:rsidR="005038C2">
        <w:fldChar w:fldCharType="begin"/>
      </w:r>
      <w:r w:rsidR="005038C2">
        <w:instrText xml:space="preserve"> REF _Ref515363071 \h </w:instrText>
      </w:r>
      <w:r w:rsidR="005038C2">
        <w:fldChar w:fldCharType="separate"/>
      </w:r>
      <w:r w:rsidR="00DC19C7" w:rsidRPr="00AF1C6F">
        <w:t xml:space="preserve">Table </w:t>
      </w:r>
      <w:r w:rsidR="00DC19C7" w:rsidRPr="00110C18">
        <w:rPr>
          <w:noProof/>
          <w:rPrChange w:id="752" w:author="KIM, Jason" w:date="2019-04-02T13:34:00Z">
            <w:rPr>
              <w:noProof/>
              <w:lang w:val="fr-FR"/>
            </w:rPr>
          </w:rPrChange>
        </w:rPr>
        <w:t>12</w:t>
      </w:r>
      <w:r w:rsidR="00DC19C7" w:rsidRPr="00110C18">
        <w:rPr>
          <w:rPrChange w:id="753" w:author="KIM, Jason" w:date="2019-04-02T13:34:00Z">
            <w:rPr>
              <w:lang w:val="fr-FR"/>
            </w:rPr>
          </w:rPrChange>
        </w:rPr>
        <w:noBreakHyphen/>
      </w:r>
      <w:r w:rsidR="00DC19C7" w:rsidRPr="00110C18">
        <w:rPr>
          <w:noProof/>
          <w:rPrChange w:id="754" w:author="KIM, Jason" w:date="2019-04-02T13:34:00Z">
            <w:rPr>
              <w:noProof/>
              <w:lang w:val="fr-FR"/>
            </w:rPr>
          </w:rPrChange>
        </w:rPr>
        <w:t>7</w:t>
      </w:r>
      <w:r w:rsidR="005038C2">
        <w:fldChar w:fldCharType="end"/>
      </w:r>
      <w:r w:rsidR="005038C2">
        <w:t>).</w:t>
      </w:r>
      <w:r w:rsidR="001561A5" w:rsidRPr="001561A5">
        <w:rPr>
          <w:vanish/>
          <w:color w:val="0000FF"/>
          <w:vertAlign w:val="subscript"/>
        </w:rPr>
        <w:t xml:space="preserve"> [R0222]</w:t>
      </w:r>
    </w:p>
    <w:p w:rsidR="0064475D" w:rsidRPr="004B5018" w:rsidRDefault="0064475D" w:rsidP="001B5267">
      <w:pPr>
        <w:pStyle w:val="Caption"/>
        <w:keepLines/>
        <w:rPr>
          <w:color w:val="000000"/>
          <w:vertAlign w:val="subscript"/>
          <w:lang w:val="en-AU"/>
        </w:rPr>
      </w:pPr>
      <w:bookmarkStart w:id="755" w:name="_Ref515363071"/>
      <w:bookmarkStart w:id="756" w:name="_Toc517095733"/>
      <w:r w:rsidRPr="00AF1C6F">
        <w:rPr>
          <w:lang w:val="en-AU"/>
        </w:rPr>
        <w:t xml:space="preserve">Table </w:t>
      </w:r>
      <w:r w:rsidR="00366B7B" w:rsidRPr="00866B4B">
        <w:rPr>
          <w:lang w:val="en-AU"/>
        </w:rPr>
        <w:fldChar w:fldCharType="begin"/>
      </w:r>
      <w:r w:rsidR="00366B7B" w:rsidRPr="00063728">
        <w:rPr>
          <w:lang w:val="en-AU"/>
          <w:rPrChange w:id="757"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758" w:author="BRADLEY, Matt" w:date="2019-08-28T14:46:00Z">
            <w:rPr>
              <w:noProof/>
              <w:lang w:val="fr-FR"/>
            </w:rPr>
          </w:rPrChange>
        </w:rPr>
        <w:t>12</w:t>
      </w:r>
      <w:r w:rsidR="00366B7B" w:rsidRPr="00866B4B">
        <w:rPr>
          <w:lang w:val="en-AU"/>
        </w:rPr>
        <w:fldChar w:fldCharType="end"/>
      </w:r>
      <w:r w:rsidR="00366B7B" w:rsidRPr="00063728">
        <w:rPr>
          <w:lang w:val="en-AU"/>
          <w:rPrChange w:id="759" w:author="BRADLEY, Matt" w:date="2019-08-28T14:46:00Z">
            <w:rPr>
              <w:lang w:val="fr-FR"/>
            </w:rPr>
          </w:rPrChange>
        </w:rPr>
        <w:noBreakHyphen/>
      </w:r>
      <w:r w:rsidR="00366B7B" w:rsidRPr="00866B4B">
        <w:rPr>
          <w:lang w:val="en-AU"/>
        </w:rPr>
        <w:fldChar w:fldCharType="begin"/>
      </w:r>
      <w:r w:rsidR="00366B7B" w:rsidRPr="00063728">
        <w:rPr>
          <w:lang w:val="en-AU"/>
          <w:rPrChange w:id="760"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761" w:author="BRADLEY, Matt" w:date="2019-08-28T14:46:00Z">
            <w:rPr>
              <w:noProof/>
              <w:lang w:val="fr-FR"/>
            </w:rPr>
          </w:rPrChange>
        </w:rPr>
        <w:t>7</w:t>
      </w:r>
      <w:r w:rsidR="00366B7B" w:rsidRPr="00866B4B">
        <w:rPr>
          <w:lang w:val="en-AU"/>
        </w:rPr>
        <w:fldChar w:fldCharType="end"/>
      </w:r>
      <w:bookmarkEnd w:id="755"/>
      <w:r w:rsidRPr="004301E3">
        <w:rPr>
          <w:lang w:val="en-AU"/>
        </w:rPr>
        <w:t xml:space="preserve"> : </w:t>
      </w:r>
      <w:r w:rsidR="0087420C">
        <w:rPr>
          <w:lang w:val="en-AU"/>
        </w:rPr>
        <w:t>ELC</w:t>
      </w:r>
      <w:r w:rsidRPr="00AF1C6F">
        <w:rPr>
          <w:lang w:val="en-AU"/>
        </w:rPr>
        <w:t xml:space="preserve"> – </w:t>
      </w:r>
      <w:r w:rsidR="0087420C">
        <w:rPr>
          <w:lang w:val="en-AU"/>
        </w:rPr>
        <w:t>Emergency Lighting Zone Format</w:t>
      </w:r>
      <w:bookmarkEnd w:id="756"/>
      <w:r w:rsidR="001561A5" w:rsidRPr="001561A5">
        <w:rPr>
          <w:vanish/>
          <w:color w:val="0000FF"/>
          <w:vertAlign w:val="subscript"/>
          <w:lang w:val="en-AU"/>
        </w:rPr>
        <w:t xml:space="preserve"> [R0223]</w:t>
      </w:r>
    </w:p>
    <w:tbl>
      <w:tblPr>
        <w:tblStyle w:val="ReportTable"/>
        <w:tblW w:w="5000" w:type="pct"/>
        <w:tblLook w:val="04A0" w:firstRow="1" w:lastRow="0" w:firstColumn="1" w:lastColumn="0" w:noHBand="0" w:noVBand="1"/>
      </w:tblPr>
      <w:tblGrid>
        <w:gridCol w:w="4063"/>
        <w:gridCol w:w="5179"/>
      </w:tblGrid>
      <w:tr w:rsidR="0064475D" w:rsidRPr="00AF1C6F" w:rsidTr="00E516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98" w:type="pct"/>
            <w:noWrap/>
            <w:vAlign w:val="top"/>
          </w:tcPr>
          <w:p w:rsidR="0064475D" w:rsidRPr="004B5018" w:rsidRDefault="0064475D" w:rsidP="001561A5">
            <w:pPr>
              <w:pStyle w:val="TableText"/>
              <w:rPr>
                <w:b w:val="0"/>
                <w:color w:val="000000"/>
                <w:vertAlign w:val="subscript"/>
              </w:rPr>
            </w:pPr>
            <w:r>
              <w:t>Emergency Lighting Zone (ELZ)</w:t>
            </w:r>
            <w:r w:rsidR="001561A5" w:rsidRPr="001561A5">
              <w:rPr>
                <w:vanish/>
                <w:color w:val="0000FF"/>
                <w:vertAlign w:val="subscript"/>
              </w:rPr>
              <w:t xml:space="preserve"> [R0223]</w:t>
            </w:r>
          </w:p>
        </w:tc>
        <w:tc>
          <w:tcPr>
            <w:tcW w:w="2802" w:type="pct"/>
            <w:vAlign w:val="top"/>
          </w:tcPr>
          <w:p w:rsidR="0064475D" w:rsidRPr="00AF1C6F" w:rsidRDefault="0064475D" w:rsidP="001561A5">
            <w:pPr>
              <w:pStyle w:val="TableText"/>
              <w:cnfStyle w:val="100000000000" w:firstRow="1" w:lastRow="0" w:firstColumn="0" w:lastColumn="0" w:oddVBand="0" w:evenVBand="0" w:oddHBand="0" w:evenHBand="0" w:firstRowFirstColumn="0" w:firstRowLastColumn="0" w:lastRowFirstColumn="0" w:lastRowLastColumn="0"/>
              <w:rPr>
                <w:b w:val="0"/>
              </w:rPr>
            </w:pPr>
            <w:r>
              <w:t>Incident Location</w:t>
            </w:r>
          </w:p>
        </w:tc>
      </w:tr>
      <w:tr w:rsidR="0064475D"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2198" w:type="pct"/>
            <w:vAlign w:val="top"/>
          </w:tcPr>
          <w:p w:rsidR="0064475D" w:rsidRPr="004B5018" w:rsidRDefault="0064475D" w:rsidP="001561A5">
            <w:pPr>
              <w:pStyle w:val="TableText"/>
              <w:rPr>
                <w:b w:val="0"/>
                <w:color w:val="000000"/>
                <w:vertAlign w:val="subscript"/>
              </w:rPr>
            </w:pPr>
            <w:r>
              <w:rPr>
                <w:b w:val="0"/>
              </w:rPr>
              <w:t>1####</w:t>
            </w:r>
            <w:r w:rsidR="001561A5" w:rsidRPr="001561A5">
              <w:rPr>
                <w:b w:val="0"/>
                <w:vanish/>
                <w:color w:val="0000FF"/>
                <w:vertAlign w:val="subscript"/>
              </w:rPr>
              <w:t xml:space="preserve"> [R0224]</w:t>
            </w:r>
          </w:p>
        </w:tc>
        <w:tc>
          <w:tcPr>
            <w:tcW w:w="2802" w:type="pct"/>
            <w:vAlign w:val="bottom"/>
          </w:tcPr>
          <w:p w:rsidR="0064475D" w:rsidRPr="00AF1C6F" w:rsidRDefault="0064475D" w:rsidP="001561A5">
            <w:pPr>
              <w:pStyle w:val="TableText"/>
              <w:cnfStyle w:val="000000000000" w:firstRow="0" w:lastRow="0" w:firstColumn="0" w:lastColumn="0" w:oddVBand="0" w:evenVBand="0" w:oddHBand="0" w:evenHBand="0" w:firstRowFirstColumn="0" w:firstRowLastColumn="0" w:lastRowFirstColumn="0" w:lastRowLastColumn="0"/>
            </w:pPr>
            <w:r>
              <w:t>Northbound tunnel incident (M110 / M1C0 / M1P0)</w:t>
            </w:r>
          </w:p>
        </w:tc>
      </w:tr>
      <w:tr w:rsidR="0064475D"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2198" w:type="pct"/>
            <w:vAlign w:val="top"/>
          </w:tcPr>
          <w:p w:rsidR="0064475D" w:rsidRPr="004B5018" w:rsidRDefault="0064475D" w:rsidP="001561A5">
            <w:pPr>
              <w:pStyle w:val="TableText"/>
              <w:rPr>
                <w:b w:val="0"/>
                <w:color w:val="000000"/>
                <w:vertAlign w:val="subscript"/>
              </w:rPr>
            </w:pPr>
            <w:r>
              <w:rPr>
                <w:b w:val="0"/>
              </w:rPr>
              <w:t>2####</w:t>
            </w:r>
            <w:r w:rsidR="001561A5" w:rsidRPr="001561A5">
              <w:rPr>
                <w:b w:val="0"/>
                <w:vanish/>
                <w:color w:val="0000FF"/>
                <w:vertAlign w:val="subscript"/>
              </w:rPr>
              <w:t xml:space="preserve"> [R0225]</w:t>
            </w:r>
          </w:p>
        </w:tc>
        <w:tc>
          <w:tcPr>
            <w:tcW w:w="2802" w:type="pct"/>
            <w:vAlign w:val="bottom"/>
          </w:tcPr>
          <w:p w:rsidR="0064475D" w:rsidRPr="00AF1C6F" w:rsidRDefault="0064475D" w:rsidP="001561A5">
            <w:pPr>
              <w:pStyle w:val="TableText"/>
              <w:cnfStyle w:val="000000000000" w:firstRow="0" w:lastRow="0" w:firstColumn="0" w:lastColumn="0" w:oddVBand="0" w:evenVBand="0" w:oddHBand="0" w:evenHBand="0" w:firstRowFirstColumn="0" w:firstRowLastColumn="0" w:lastRowFirstColumn="0" w:lastRowLastColumn="0"/>
            </w:pPr>
            <w:r>
              <w:t>Southbound tunnel incident (M120 / M1D0 / M1Q0)</w:t>
            </w:r>
          </w:p>
        </w:tc>
      </w:tr>
    </w:tbl>
    <w:p w:rsidR="0046650E" w:rsidRPr="004B5018" w:rsidRDefault="007379BD" w:rsidP="0046650E">
      <w:pPr>
        <w:pStyle w:val="MainBodyText"/>
        <w:rPr>
          <w:color w:val="000000"/>
          <w:vertAlign w:val="subscript"/>
        </w:rPr>
      </w:pPr>
      <w:r w:rsidRPr="00AF1C6F">
        <w:t>For no evacuation the ELZ will be zero</w:t>
      </w:r>
      <w:r w:rsidR="00787E42">
        <w:t>.</w:t>
      </w:r>
      <w:r w:rsidR="001561A5" w:rsidRPr="001561A5">
        <w:rPr>
          <w:vanish/>
          <w:color w:val="0000FF"/>
          <w:vertAlign w:val="subscript"/>
        </w:rPr>
        <w:t xml:space="preserve"> [R0227]</w:t>
      </w:r>
    </w:p>
    <w:p w:rsidR="004E5BA2" w:rsidRPr="004E5BA2" w:rsidRDefault="004E5BA2" w:rsidP="001B5267"/>
    <w:p w:rsidR="0046650E" w:rsidRPr="00AF1C6F" w:rsidRDefault="0046650E" w:rsidP="0046650E">
      <w:pPr>
        <w:pStyle w:val="Heading2"/>
      </w:pPr>
      <w:bookmarkStart w:id="762" w:name="_Toc517095385"/>
      <w:r w:rsidRPr="00AF1C6F">
        <w:t>Alarms</w:t>
      </w:r>
      <w:bookmarkEnd w:id="762"/>
    </w:p>
    <w:p w:rsidR="00195338" w:rsidRPr="004B5018" w:rsidRDefault="007E4B3D" w:rsidP="007E4B3D">
      <w:pPr>
        <w:pStyle w:val="MainBodyText"/>
        <w:rPr>
          <w:color w:val="000000"/>
          <w:vertAlign w:val="subscript"/>
        </w:rPr>
      </w:pPr>
      <w:r w:rsidRPr="00AF1C6F">
        <w:t>No alarms have been allocated to this coordination module.</w:t>
      </w:r>
      <w:r w:rsidR="001561A5" w:rsidRPr="001561A5">
        <w:rPr>
          <w:vanish/>
          <w:color w:val="0000FF"/>
          <w:vertAlign w:val="subscript"/>
        </w:rPr>
        <w:t xml:space="preserve"> [R0228]</w:t>
      </w:r>
    </w:p>
    <w:p w:rsidR="004E5BA2" w:rsidRPr="004E5BA2" w:rsidRDefault="004E5BA2" w:rsidP="001B5267"/>
    <w:p w:rsidR="0046650E" w:rsidRPr="00AF1C6F" w:rsidRDefault="0046650E" w:rsidP="0046650E">
      <w:pPr>
        <w:pStyle w:val="Heading2"/>
      </w:pPr>
      <w:bookmarkStart w:id="763" w:name="_Toc517095386"/>
      <w:r w:rsidRPr="00AF1C6F">
        <w:t>I</w:t>
      </w:r>
      <w:r w:rsidR="00B41E58" w:rsidRPr="00AF1C6F">
        <w:t>/</w:t>
      </w:r>
      <w:r w:rsidRPr="00AF1C6F">
        <w:t>O Hardware Config</w:t>
      </w:r>
      <w:r w:rsidR="00760451" w:rsidRPr="00AF1C6F">
        <w:t>uration</w:t>
      </w:r>
      <w:bookmarkEnd w:id="763"/>
    </w:p>
    <w:p w:rsidR="0046650E" w:rsidRPr="004B5018" w:rsidRDefault="0046650E" w:rsidP="0046650E">
      <w:pPr>
        <w:pStyle w:val="MainBodyText"/>
        <w:rPr>
          <w:color w:val="000000"/>
          <w:vertAlign w:val="subscript"/>
        </w:rPr>
      </w:pPr>
      <w:r w:rsidRPr="00AF1C6F">
        <w:t xml:space="preserve">There are no specific </w:t>
      </w:r>
      <w:r w:rsidR="00B7726C" w:rsidRPr="00AF1C6F">
        <w:t xml:space="preserve">IO hardware </w:t>
      </w:r>
      <w:r w:rsidRPr="00AF1C6F">
        <w:t>requirements for this module</w:t>
      </w:r>
      <w:r w:rsidR="00B7726C" w:rsidRPr="00AF1C6F">
        <w:t>.</w:t>
      </w:r>
      <w:r w:rsidR="001561A5" w:rsidRPr="001561A5">
        <w:rPr>
          <w:vanish/>
          <w:color w:val="0000FF"/>
          <w:vertAlign w:val="subscript"/>
        </w:rPr>
        <w:t xml:space="preserve"> [R0229]</w:t>
      </w:r>
    </w:p>
    <w:p w:rsidR="004E5BA2" w:rsidRPr="004E5BA2" w:rsidRDefault="004E5BA2" w:rsidP="001B5267"/>
    <w:p w:rsidR="0046650E" w:rsidRPr="00AF1C6F" w:rsidRDefault="0046650E" w:rsidP="0046650E">
      <w:pPr>
        <w:pStyle w:val="Heading2"/>
      </w:pPr>
      <w:bookmarkStart w:id="764" w:name="_Ref486250159"/>
      <w:bookmarkStart w:id="765" w:name="_Ref486250171"/>
      <w:bookmarkStart w:id="766" w:name="_Toc517095387"/>
      <w:r w:rsidRPr="00AF1C6F">
        <w:t>Simulation</w:t>
      </w:r>
      <w:bookmarkEnd w:id="764"/>
      <w:bookmarkEnd w:id="765"/>
      <w:bookmarkEnd w:id="766"/>
    </w:p>
    <w:p w:rsidR="00124391" w:rsidRPr="004B5018" w:rsidRDefault="000C3B3F" w:rsidP="005E5FB5">
      <w:pPr>
        <w:pStyle w:val="MainBodyText"/>
        <w:rPr>
          <w:color w:val="000000"/>
          <w:vertAlign w:val="subscript"/>
        </w:rPr>
      </w:pPr>
      <w:r w:rsidRPr="00AF1C6F">
        <w:t xml:space="preserve">As per </w:t>
      </w:r>
      <w:r w:rsidRPr="006C26B3">
        <w:t xml:space="preserve">section </w:t>
      </w:r>
      <w:r w:rsidRPr="001B5267">
        <w:fldChar w:fldCharType="begin"/>
      </w:r>
      <w:r w:rsidRPr="001B5267">
        <w:instrText xml:space="preserve"> REF _Ref498610569 \r \h </w:instrText>
      </w:r>
      <w:r w:rsidR="009B557E" w:rsidRPr="001B5267">
        <w:instrText xml:space="preserve"> \* MERGEFORMAT </w:instrText>
      </w:r>
      <w:r w:rsidRPr="001B5267">
        <w:fldChar w:fldCharType="separate"/>
      </w:r>
      <w:r w:rsidR="00DC19C7">
        <w:t>10.11</w:t>
      </w:r>
      <w:r w:rsidRPr="001B5267">
        <w:fldChar w:fldCharType="end"/>
      </w:r>
      <w:r w:rsidRPr="006C26B3">
        <w:t xml:space="preserve"> the</w:t>
      </w:r>
      <w:r w:rsidRPr="00AF1C6F">
        <w:t xml:space="preserve"> functionality </w:t>
      </w:r>
      <w:r w:rsidR="00522C57" w:rsidRPr="00AF1C6F">
        <w:t>of the emergency lighting system</w:t>
      </w:r>
      <w:r w:rsidR="005E5FB5" w:rsidRPr="00AF1C6F">
        <w:t xml:space="preserve"> </w:t>
      </w:r>
      <w:r w:rsidRPr="00AF1C6F">
        <w:t xml:space="preserve">will be implemented by </w:t>
      </w:r>
      <w:r w:rsidR="005E5FB5" w:rsidRPr="00AF1C6F">
        <w:t xml:space="preserve">simulating the evacuation zone input array then observing the outputs for each of the associated emergency lights, monitoring both status and alarms. </w:t>
      </w:r>
      <w:r w:rsidR="001561A5" w:rsidRPr="001561A5">
        <w:rPr>
          <w:vanish/>
          <w:color w:val="0000FF"/>
          <w:vertAlign w:val="subscript"/>
        </w:rPr>
        <w:t xml:space="preserve"> [R0230]</w:t>
      </w:r>
    </w:p>
    <w:p w:rsidR="00D83482" w:rsidRDefault="00D83482">
      <w:pPr>
        <w:rPr>
          <w:rFonts w:eastAsiaTheme="majorEastAsia" w:cstheme="majorBidi"/>
          <w:b/>
          <w:color w:val="808285"/>
          <w:sz w:val="26"/>
          <w:szCs w:val="26"/>
          <w:highlight w:val="yellow"/>
        </w:rPr>
      </w:pPr>
    </w:p>
    <w:p w:rsidR="0046650E" w:rsidRPr="00AF1C6F" w:rsidRDefault="0046650E" w:rsidP="0046650E">
      <w:pPr>
        <w:pStyle w:val="Heading2"/>
      </w:pPr>
      <w:bookmarkStart w:id="767" w:name="_Toc516581025"/>
      <w:bookmarkStart w:id="768" w:name="_Toc516582136"/>
      <w:bookmarkStart w:id="769" w:name="_Toc516582628"/>
      <w:bookmarkStart w:id="770" w:name="_Toc516583109"/>
      <w:bookmarkStart w:id="771" w:name="_Toc517091719"/>
      <w:bookmarkStart w:id="772" w:name="_Toc517093279"/>
      <w:bookmarkStart w:id="773" w:name="_Toc517093777"/>
      <w:bookmarkStart w:id="774" w:name="_Toc517095388"/>
      <w:bookmarkStart w:id="775" w:name="_Toc516581026"/>
      <w:bookmarkStart w:id="776" w:name="_Toc516582137"/>
      <w:bookmarkStart w:id="777" w:name="_Toc516582629"/>
      <w:bookmarkStart w:id="778" w:name="_Toc516583110"/>
      <w:bookmarkStart w:id="779" w:name="_Toc517091720"/>
      <w:bookmarkStart w:id="780" w:name="_Toc517093280"/>
      <w:bookmarkStart w:id="781" w:name="_Toc517093778"/>
      <w:bookmarkStart w:id="782" w:name="_Toc517095389"/>
      <w:bookmarkStart w:id="783" w:name="_Toc517095390"/>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r w:rsidRPr="00AF1C6F">
        <w:t>Operator Interface</w:t>
      </w:r>
      <w:bookmarkEnd w:id="783"/>
    </w:p>
    <w:p w:rsidR="0055778C" w:rsidRPr="004B5018" w:rsidRDefault="0055778C" w:rsidP="0055778C">
      <w:pPr>
        <w:pStyle w:val="MainBodyText"/>
        <w:rPr>
          <w:color w:val="000000"/>
          <w:vertAlign w:val="subscript"/>
        </w:rPr>
      </w:pPr>
      <w:bookmarkStart w:id="784" w:name="_Toc511812998"/>
      <w:bookmarkStart w:id="785" w:name="_Toc511813556"/>
      <w:bookmarkStart w:id="786" w:name="_Toc511815547"/>
      <w:bookmarkStart w:id="787" w:name="_Toc511816207"/>
      <w:bookmarkStart w:id="788" w:name="_Toc511813001"/>
      <w:bookmarkStart w:id="789" w:name="_Toc511813559"/>
      <w:bookmarkStart w:id="790" w:name="_Toc511815550"/>
      <w:bookmarkStart w:id="791" w:name="_Toc511816210"/>
      <w:bookmarkStart w:id="792" w:name="_Toc511813002"/>
      <w:bookmarkStart w:id="793" w:name="_Toc511813560"/>
      <w:bookmarkStart w:id="794" w:name="_Toc511815551"/>
      <w:bookmarkStart w:id="795" w:name="_Toc511816211"/>
      <w:bookmarkStart w:id="796" w:name="_Toc511813003"/>
      <w:bookmarkStart w:id="797" w:name="_Toc511813561"/>
      <w:bookmarkStart w:id="798" w:name="_Toc511815552"/>
      <w:bookmarkStart w:id="799" w:name="_Toc511816212"/>
      <w:bookmarkStart w:id="800" w:name="_Toc511813004"/>
      <w:bookmarkStart w:id="801" w:name="_Toc511813562"/>
      <w:bookmarkStart w:id="802" w:name="_Toc511815553"/>
      <w:bookmarkStart w:id="803" w:name="_Toc511816213"/>
      <w:bookmarkStart w:id="804" w:name="_Toc511813005"/>
      <w:bookmarkStart w:id="805" w:name="_Toc511813563"/>
      <w:bookmarkStart w:id="806" w:name="_Toc511815554"/>
      <w:bookmarkStart w:id="807" w:name="_Toc511816214"/>
      <w:bookmarkStart w:id="808" w:name="_Toc511813006"/>
      <w:bookmarkStart w:id="809" w:name="_Toc511813564"/>
      <w:bookmarkStart w:id="810" w:name="_Toc511815555"/>
      <w:bookmarkStart w:id="811" w:name="_Toc511816215"/>
      <w:bookmarkStart w:id="812" w:name="_Toc511813007"/>
      <w:bookmarkStart w:id="813" w:name="_Toc511813565"/>
      <w:bookmarkStart w:id="814" w:name="_Toc511815556"/>
      <w:bookmarkStart w:id="815" w:name="_Toc511816216"/>
      <w:bookmarkStart w:id="816" w:name="_Toc511813028"/>
      <w:bookmarkStart w:id="817" w:name="_Toc511813586"/>
      <w:bookmarkStart w:id="818" w:name="_Toc511815577"/>
      <w:bookmarkStart w:id="819" w:name="_Toc511816237"/>
      <w:bookmarkStart w:id="820" w:name="_Toc511813029"/>
      <w:bookmarkStart w:id="821" w:name="_Toc511813587"/>
      <w:bookmarkStart w:id="822" w:name="_Toc511815578"/>
      <w:bookmarkStart w:id="823" w:name="_Toc511816238"/>
      <w:bookmarkStart w:id="824" w:name="_Toc511813030"/>
      <w:bookmarkStart w:id="825" w:name="_Toc511813588"/>
      <w:bookmarkStart w:id="826" w:name="_Toc511815579"/>
      <w:bookmarkStart w:id="827" w:name="_Toc511816239"/>
      <w:bookmarkStart w:id="828" w:name="_Toc511813031"/>
      <w:bookmarkStart w:id="829" w:name="_Toc511813589"/>
      <w:bookmarkStart w:id="830" w:name="_Toc511815580"/>
      <w:bookmarkStart w:id="831" w:name="_Toc511816240"/>
      <w:bookmarkStart w:id="832" w:name="_Toc511813032"/>
      <w:bookmarkStart w:id="833" w:name="_Toc511813590"/>
      <w:bookmarkStart w:id="834" w:name="_Toc511815581"/>
      <w:bookmarkStart w:id="835" w:name="_Toc511816241"/>
      <w:bookmarkStart w:id="836" w:name="_Toc511813033"/>
      <w:bookmarkStart w:id="837" w:name="_Toc511813591"/>
      <w:bookmarkStart w:id="838" w:name="_Toc511815582"/>
      <w:bookmarkStart w:id="839" w:name="_Toc511816242"/>
      <w:bookmarkStart w:id="840" w:name="_Toc511813034"/>
      <w:bookmarkStart w:id="841" w:name="_Toc511813592"/>
      <w:bookmarkStart w:id="842" w:name="_Toc511815583"/>
      <w:bookmarkStart w:id="843" w:name="_Toc511816243"/>
      <w:bookmarkStart w:id="844" w:name="_Toc511813035"/>
      <w:bookmarkStart w:id="845" w:name="_Toc511813593"/>
      <w:bookmarkStart w:id="846" w:name="_Toc511815584"/>
      <w:bookmarkStart w:id="847" w:name="_Toc511816244"/>
      <w:bookmarkStart w:id="848" w:name="_Toc511813036"/>
      <w:bookmarkStart w:id="849" w:name="_Toc511813594"/>
      <w:bookmarkStart w:id="850" w:name="_Toc511815585"/>
      <w:bookmarkStart w:id="851" w:name="_Toc511816245"/>
      <w:bookmarkStart w:id="852" w:name="_Toc511813037"/>
      <w:bookmarkStart w:id="853" w:name="_Toc511813595"/>
      <w:bookmarkStart w:id="854" w:name="_Toc511815586"/>
      <w:bookmarkStart w:id="855" w:name="_Toc511816246"/>
      <w:bookmarkStart w:id="856" w:name="_Toc511813038"/>
      <w:bookmarkStart w:id="857" w:name="_Toc511813596"/>
      <w:bookmarkStart w:id="858" w:name="_Toc511815587"/>
      <w:bookmarkStart w:id="859" w:name="_Toc511816247"/>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r w:rsidRPr="00AF1C6F">
        <w:t>This module will be able to be controlled and/or monitored from the following types of HMI:</w:t>
      </w:r>
      <w:r w:rsidR="001561A5" w:rsidRPr="001561A5">
        <w:rPr>
          <w:vanish/>
          <w:color w:val="0000FF"/>
          <w:vertAlign w:val="subscript"/>
        </w:rPr>
        <w:t xml:space="preserve"> [R0231]</w:t>
      </w:r>
    </w:p>
    <w:p w:rsidR="0055778C" w:rsidRPr="00AF1C6F" w:rsidRDefault="0055778C" w:rsidP="0055778C">
      <w:pPr>
        <w:pStyle w:val="Points1"/>
        <w:numPr>
          <w:ilvl w:val="0"/>
          <w:numId w:val="4"/>
        </w:numPr>
      </w:pPr>
      <w:r w:rsidRPr="00AF1C6F">
        <w:t>SCADA – used by the main operator.</w:t>
      </w:r>
      <w:r w:rsidR="001561A5" w:rsidRPr="001561A5">
        <w:rPr>
          <w:vanish/>
          <w:color w:val="0000FF"/>
          <w:vertAlign w:val="subscript"/>
        </w:rPr>
        <w:t xml:space="preserve"> [R0232]</w:t>
      </w:r>
    </w:p>
    <w:p w:rsidR="0055778C" w:rsidRPr="004B5018" w:rsidRDefault="001561A5" w:rsidP="0055778C">
      <w:pPr>
        <w:pStyle w:val="Points1"/>
        <w:numPr>
          <w:ilvl w:val="0"/>
          <w:numId w:val="0"/>
        </w:numPr>
        <w:rPr>
          <w:color w:val="000000"/>
          <w:vertAlign w:val="subscript"/>
        </w:rPr>
      </w:pPr>
      <w:r w:rsidRPr="001561A5">
        <w:rPr>
          <w:vanish/>
          <w:color w:val="0000FF"/>
          <w:vertAlign w:val="subscript"/>
        </w:rPr>
        <w:t xml:space="preserve"> [R0233]</w:t>
      </w:r>
    </w:p>
    <w:p w:rsidR="00F1624E" w:rsidRPr="00AF1C6F" w:rsidRDefault="004E16C7" w:rsidP="005C4DD9">
      <w:pPr>
        <w:pStyle w:val="Heading3"/>
        <w:ind w:left="709"/>
      </w:pPr>
      <w:bookmarkStart w:id="860" w:name="_Toc511813071"/>
      <w:bookmarkStart w:id="861" w:name="_Toc511813629"/>
      <w:bookmarkStart w:id="862" w:name="_Toc511815620"/>
      <w:bookmarkStart w:id="863" w:name="_Toc511816280"/>
      <w:bookmarkStart w:id="864" w:name="_Toc516581028"/>
      <w:bookmarkStart w:id="865" w:name="_Toc516582139"/>
      <w:bookmarkStart w:id="866" w:name="_Toc516582631"/>
      <w:bookmarkStart w:id="867" w:name="_Toc516583112"/>
      <w:bookmarkStart w:id="868" w:name="_Toc517091722"/>
      <w:bookmarkStart w:id="869" w:name="_Toc517093282"/>
      <w:bookmarkStart w:id="870" w:name="_Toc517093780"/>
      <w:bookmarkStart w:id="871" w:name="_Toc517095391"/>
      <w:bookmarkStart w:id="872" w:name="_Toc511813072"/>
      <w:bookmarkStart w:id="873" w:name="_Toc511813630"/>
      <w:bookmarkStart w:id="874" w:name="_Toc511815621"/>
      <w:bookmarkStart w:id="875" w:name="_Toc511816281"/>
      <w:bookmarkStart w:id="876" w:name="_Toc516581029"/>
      <w:bookmarkStart w:id="877" w:name="_Toc516582140"/>
      <w:bookmarkStart w:id="878" w:name="_Toc516582632"/>
      <w:bookmarkStart w:id="879" w:name="_Toc516583113"/>
      <w:bookmarkStart w:id="880" w:name="_Toc517091723"/>
      <w:bookmarkStart w:id="881" w:name="_Toc517093283"/>
      <w:bookmarkStart w:id="882" w:name="_Toc517093781"/>
      <w:bookmarkStart w:id="883" w:name="_Toc517095392"/>
      <w:bookmarkStart w:id="884" w:name="_Toc486242895"/>
      <w:bookmarkStart w:id="885" w:name="_Toc486242896"/>
      <w:bookmarkStart w:id="886" w:name="_Toc511813073"/>
      <w:bookmarkStart w:id="887" w:name="_Toc511813631"/>
      <w:bookmarkStart w:id="888" w:name="_Toc511815622"/>
      <w:bookmarkStart w:id="889" w:name="_Toc511816282"/>
      <w:bookmarkStart w:id="890" w:name="_Toc516581030"/>
      <w:bookmarkStart w:id="891" w:name="_Toc516582141"/>
      <w:bookmarkStart w:id="892" w:name="_Toc516582633"/>
      <w:bookmarkStart w:id="893" w:name="_Toc516583114"/>
      <w:bookmarkStart w:id="894" w:name="_Toc517091724"/>
      <w:bookmarkStart w:id="895" w:name="_Toc517093284"/>
      <w:bookmarkStart w:id="896" w:name="_Toc517093782"/>
      <w:bookmarkStart w:id="897" w:name="_Toc517095393"/>
      <w:bookmarkStart w:id="898" w:name="_Toc511813074"/>
      <w:bookmarkStart w:id="899" w:name="_Toc511813632"/>
      <w:bookmarkStart w:id="900" w:name="_Toc511815623"/>
      <w:bookmarkStart w:id="901" w:name="_Toc511816283"/>
      <w:bookmarkStart w:id="902" w:name="_Toc516581031"/>
      <w:bookmarkStart w:id="903" w:name="_Toc516582142"/>
      <w:bookmarkStart w:id="904" w:name="_Toc516582634"/>
      <w:bookmarkStart w:id="905" w:name="_Toc516583115"/>
      <w:bookmarkStart w:id="906" w:name="_Toc517091725"/>
      <w:bookmarkStart w:id="907" w:name="_Toc517093285"/>
      <w:bookmarkStart w:id="908" w:name="_Toc517093783"/>
      <w:bookmarkStart w:id="909" w:name="_Toc517095394"/>
      <w:bookmarkStart w:id="910" w:name="_Toc511813075"/>
      <w:bookmarkStart w:id="911" w:name="_Toc511813633"/>
      <w:bookmarkStart w:id="912" w:name="_Toc511815624"/>
      <w:bookmarkStart w:id="913" w:name="_Toc511816284"/>
      <w:bookmarkStart w:id="914" w:name="_Toc516581032"/>
      <w:bookmarkStart w:id="915" w:name="_Toc516582143"/>
      <w:bookmarkStart w:id="916" w:name="_Toc516582635"/>
      <w:bookmarkStart w:id="917" w:name="_Toc516583116"/>
      <w:bookmarkStart w:id="918" w:name="_Toc517091726"/>
      <w:bookmarkStart w:id="919" w:name="_Toc517093286"/>
      <w:bookmarkStart w:id="920" w:name="_Toc517093784"/>
      <w:bookmarkStart w:id="921" w:name="_Toc517095395"/>
      <w:bookmarkStart w:id="922" w:name="_Toc511813076"/>
      <w:bookmarkStart w:id="923" w:name="_Toc511813634"/>
      <w:bookmarkStart w:id="924" w:name="_Toc511815625"/>
      <w:bookmarkStart w:id="925" w:name="_Toc511816285"/>
      <w:bookmarkStart w:id="926" w:name="_Toc516581033"/>
      <w:bookmarkStart w:id="927" w:name="_Toc516582144"/>
      <w:bookmarkStart w:id="928" w:name="_Toc516582636"/>
      <w:bookmarkStart w:id="929" w:name="_Toc516583117"/>
      <w:bookmarkStart w:id="930" w:name="_Toc517091727"/>
      <w:bookmarkStart w:id="931" w:name="_Toc517093287"/>
      <w:bookmarkStart w:id="932" w:name="_Toc517093785"/>
      <w:bookmarkStart w:id="933" w:name="_Toc517095396"/>
      <w:bookmarkStart w:id="934" w:name="_Toc511813077"/>
      <w:bookmarkStart w:id="935" w:name="_Toc511813635"/>
      <w:bookmarkStart w:id="936" w:name="_Toc511815626"/>
      <w:bookmarkStart w:id="937" w:name="_Toc511816286"/>
      <w:bookmarkStart w:id="938" w:name="_Toc516581034"/>
      <w:bookmarkStart w:id="939" w:name="_Toc516582145"/>
      <w:bookmarkStart w:id="940" w:name="_Toc516582637"/>
      <w:bookmarkStart w:id="941" w:name="_Toc516583118"/>
      <w:bookmarkStart w:id="942" w:name="_Toc517091728"/>
      <w:bookmarkStart w:id="943" w:name="_Toc517093288"/>
      <w:bookmarkStart w:id="944" w:name="_Toc517093786"/>
      <w:bookmarkStart w:id="945" w:name="_Toc517095397"/>
      <w:bookmarkStart w:id="946" w:name="_Toc511813078"/>
      <w:bookmarkStart w:id="947" w:name="_Toc511813636"/>
      <w:bookmarkStart w:id="948" w:name="_Toc511815627"/>
      <w:bookmarkStart w:id="949" w:name="_Toc511816287"/>
      <w:bookmarkStart w:id="950" w:name="_Toc516581035"/>
      <w:bookmarkStart w:id="951" w:name="_Toc516582146"/>
      <w:bookmarkStart w:id="952" w:name="_Toc516582638"/>
      <w:bookmarkStart w:id="953" w:name="_Toc516583119"/>
      <w:bookmarkStart w:id="954" w:name="_Toc517091729"/>
      <w:bookmarkStart w:id="955" w:name="_Toc517093289"/>
      <w:bookmarkStart w:id="956" w:name="_Toc517093787"/>
      <w:bookmarkStart w:id="957" w:name="_Toc517095398"/>
      <w:bookmarkStart w:id="958" w:name="_Toc511813079"/>
      <w:bookmarkStart w:id="959" w:name="_Toc511813637"/>
      <w:bookmarkStart w:id="960" w:name="_Toc511815628"/>
      <w:bookmarkStart w:id="961" w:name="_Toc511816288"/>
      <w:bookmarkStart w:id="962" w:name="_Toc516581036"/>
      <w:bookmarkStart w:id="963" w:name="_Toc516582147"/>
      <w:bookmarkStart w:id="964" w:name="_Toc516582639"/>
      <w:bookmarkStart w:id="965" w:name="_Toc516583120"/>
      <w:bookmarkStart w:id="966" w:name="_Toc517091730"/>
      <w:bookmarkStart w:id="967" w:name="_Toc517093290"/>
      <w:bookmarkStart w:id="968" w:name="_Toc517093788"/>
      <w:bookmarkStart w:id="969" w:name="_Toc517095399"/>
      <w:bookmarkStart w:id="970" w:name="_Toc511813080"/>
      <w:bookmarkStart w:id="971" w:name="_Toc511813638"/>
      <w:bookmarkStart w:id="972" w:name="_Toc511815629"/>
      <w:bookmarkStart w:id="973" w:name="_Toc511816289"/>
      <w:bookmarkStart w:id="974" w:name="_Toc516581037"/>
      <w:bookmarkStart w:id="975" w:name="_Toc516582148"/>
      <w:bookmarkStart w:id="976" w:name="_Toc516582640"/>
      <w:bookmarkStart w:id="977" w:name="_Toc516583121"/>
      <w:bookmarkStart w:id="978" w:name="_Toc517091731"/>
      <w:bookmarkStart w:id="979" w:name="_Toc517093291"/>
      <w:bookmarkStart w:id="980" w:name="_Toc517093789"/>
      <w:bookmarkStart w:id="981" w:name="_Toc517095400"/>
      <w:bookmarkStart w:id="982" w:name="_Toc511813081"/>
      <w:bookmarkStart w:id="983" w:name="_Toc511813639"/>
      <w:bookmarkStart w:id="984" w:name="_Toc511815630"/>
      <w:bookmarkStart w:id="985" w:name="_Toc511816290"/>
      <w:bookmarkStart w:id="986" w:name="_Toc516581038"/>
      <w:bookmarkStart w:id="987" w:name="_Toc516582149"/>
      <w:bookmarkStart w:id="988" w:name="_Toc516582641"/>
      <w:bookmarkStart w:id="989" w:name="_Toc516583122"/>
      <w:bookmarkStart w:id="990" w:name="_Toc517091732"/>
      <w:bookmarkStart w:id="991" w:name="_Toc517093292"/>
      <w:bookmarkStart w:id="992" w:name="_Toc517093790"/>
      <w:bookmarkStart w:id="993" w:name="_Toc517095401"/>
      <w:bookmarkStart w:id="994" w:name="_Toc511813082"/>
      <w:bookmarkStart w:id="995" w:name="_Toc511813640"/>
      <w:bookmarkStart w:id="996" w:name="_Toc511815631"/>
      <w:bookmarkStart w:id="997" w:name="_Toc511816291"/>
      <w:bookmarkStart w:id="998" w:name="_Toc516581039"/>
      <w:bookmarkStart w:id="999" w:name="_Toc516582150"/>
      <w:bookmarkStart w:id="1000" w:name="_Toc516582642"/>
      <w:bookmarkStart w:id="1001" w:name="_Toc516583123"/>
      <w:bookmarkStart w:id="1002" w:name="_Toc517091733"/>
      <w:bookmarkStart w:id="1003" w:name="_Toc517093293"/>
      <w:bookmarkStart w:id="1004" w:name="_Toc517093791"/>
      <w:bookmarkStart w:id="1005" w:name="_Toc517095402"/>
      <w:bookmarkStart w:id="1006" w:name="_Toc511813083"/>
      <w:bookmarkStart w:id="1007" w:name="_Toc511813641"/>
      <w:bookmarkStart w:id="1008" w:name="_Toc511815632"/>
      <w:bookmarkStart w:id="1009" w:name="_Toc511816292"/>
      <w:bookmarkStart w:id="1010" w:name="_Toc516581040"/>
      <w:bookmarkStart w:id="1011" w:name="_Toc516582151"/>
      <w:bookmarkStart w:id="1012" w:name="_Toc516582643"/>
      <w:bookmarkStart w:id="1013" w:name="_Toc516583124"/>
      <w:bookmarkStart w:id="1014" w:name="_Toc517091734"/>
      <w:bookmarkStart w:id="1015" w:name="_Toc517093294"/>
      <w:bookmarkStart w:id="1016" w:name="_Toc517093792"/>
      <w:bookmarkStart w:id="1017" w:name="_Toc517095403"/>
      <w:bookmarkStart w:id="1018" w:name="_Toc511813084"/>
      <w:bookmarkStart w:id="1019" w:name="_Toc511813642"/>
      <w:bookmarkStart w:id="1020" w:name="_Toc511815633"/>
      <w:bookmarkStart w:id="1021" w:name="_Toc511816293"/>
      <w:bookmarkStart w:id="1022" w:name="_Toc516581041"/>
      <w:bookmarkStart w:id="1023" w:name="_Toc516582152"/>
      <w:bookmarkStart w:id="1024" w:name="_Toc516582644"/>
      <w:bookmarkStart w:id="1025" w:name="_Toc516583125"/>
      <w:bookmarkStart w:id="1026" w:name="_Toc517091735"/>
      <w:bookmarkStart w:id="1027" w:name="_Toc517093295"/>
      <w:bookmarkStart w:id="1028" w:name="_Toc517093793"/>
      <w:bookmarkStart w:id="1029" w:name="_Toc517095404"/>
      <w:bookmarkStart w:id="1030" w:name="_Toc511813085"/>
      <w:bookmarkStart w:id="1031" w:name="_Toc511813643"/>
      <w:bookmarkStart w:id="1032" w:name="_Toc511815634"/>
      <w:bookmarkStart w:id="1033" w:name="_Toc511816294"/>
      <w:bookmarkStart w:id="1034" w:name="_Toc516581042"/>
      <w:bookmarkStart w:id="1035" w:name="_Toc516582153"/>
      <w:bookmarkStart w:id="1036" w:name="_Toc516582645"/>
      <w:bookmarkStart w:id="1037" w:name="_Toc516583126"/>
      <w:bookmarkStart w:id="1038" w:name="_Toc517091736"/>
      <w:bookmarkStart w:id="1039" w:name="_Toc517093296"/>
      <w:bookmarkStart w:id="1040" w:name="_Toc517093794"/>
      <w:bookmarkStart w:id="1041" w:name="_Toc517095405"/>
      <w:bookmarkStart w:id="1042" w:name="_Toc511813086"/>
      <w:bookmarkStart w:id="1043" w:name="_Toc511813644"/>
      <w:bookmarkStart w:id="1044" w:name="_Toc511815635"/>
      <w:bookmarkStart w:id="1045" w:name="_Toc511816295"/>
      <w:bookmarkStart w:id="1046" w:name="_Toc516581043"/>
      <w:bookmarkStart w:id="1047" w:name="_Toc516582154"/>
      <w:bookmarkStart w:id="1048" w:name="_Toc516582646"/>
      <w:bookmarkStart w:id="1049" w:name="_Toc516583127"/>
      <w:bookmarkStart w:id="1050" w:name="_Toc517091737"/>
      <w:bookmarkStart w:id="1051" w:name="_Toc517093297"/>
      <w:bookmarkStart w:id="1052" w:name="_Toc517093795"/>
      <w:bookmarkStart w:id="1053" w:name="_Toc517095406"/>
      <w:bookmarkStart w:id="1054" w:name="_Toc511813087"/>
      <w:bookmarkStart w:id="1055" w:name="_Toc511813645"/>
      <w:bookmarkStart w:id="1056" w:name="_Toc511815636"/>
      <w:bookmarkStart w:id="1057" w:name="_Toc511816296"/>
      <w:bookmarkStart w:id="1058" w:name="_Toc516581044"/>
      <w:bookmarkStart w:id="1059" w:name="_Toc516582155"/>
      <w:bookmarkStart w:id="1060" w:name="_Toc516582647"/>
      <w:bookmarkStart w:id="1061" w:name="_Toc516583128"/>
      <w:bookmarkStart w:id="1062" w:name="_Toc517091738"/>
      <w:bookmarkStart w:id="1063" w:name="_Toc517093298"/>
      <w:bookmarkStart w:id="1064" w:name="_Toc517093796"/>
      <w:bookmarkStart w:id="1065" w:name="_Toc517095407"/>
      <w:bookmarkStart w:id="1066" w:name="_Toc511813088"/>
      <w:bookmarkStart w:id="1067" w:name="_Toc511813646"/>
      <w:bookmarkStart w:id="1068" w:name="_Toc511815637"/>
      <w:bookmarkStart w:id="1069" w:name="_Toc511816297"/>
      <w:bookmarkStart w:id="1070" w:name="_Toc516581045"/>
      <w:bookmarkStart w:id="1071" w:name="_Toc516582156"/>
      <w:bookmarkStart w:id="1072" w:name="_Toc516582648"/>
      <w:bookmarkStart w:id="1073" w:name="_Toc516583129"/>
      <w:bookmarkStart w:id="1074" w:name="_Toc517091739"/>
      <w:bookmarkStart w:id="1075" w:name="_Toc517093299"/>
      <w:bookmarkStart w:id="1076" w:name="_Toc517093797"/>
      <w:bookmarkStart w:id="1077" w:name="_Toc517095408"/>
      <w:bookmarkStart w:id="1078" w:name="_Toc511813089"/>
      <w:bookmarkStart w:id="1079" w:name="_Toc511813647"/>
      <w:bookmarkStart w:id="1080" w:name="_Toc511815638"/>
      <w:bookmarkStart w:id="1081" w:name="_Toc511816298"/>
      <w:bookmarkStart w:id="1082" w:name="_Toc516581046"/>
      <w:bookmarkStart w:id="1083" w:name="_Toc516582157"/>
      <w:bookmarkStart w:id="1084" w:name="_Toc516582649"/>
      <w:bookmarkStart w:id="1085" w:name="_Toc516583130"/>
      <w:bookmarkStart w:id="1086" w:name="_Toc517091740"/>
      <w:bookmarkStart w:id="1087" w:name="_Toc517093300"/>
      <w:bookmarkStart w:id="1088" w:name="_Toc517093798"/>
      <w:bookmarkStart w:id="1089" w:name="_Toc517095409"/>
      <w:bookmarkStart w:id="1090" w:name="_Toc511813090"/>
      <w:bookmarkStart w:id="1091" w:name="_Toc511813648"/>
      <w:bookmarkStart w:id="1092" w:name="_Toc511815639"/>
      <w:bookmarkStart w:id="1093" w:name="_Toc511816299"/>
      <w:bookmarkStart w:id="1094" w:name="_Toc516581047"/>
      <w:bookmarkStart w:id="1095" w:name="_Toc516582158"/>
      <w:bookmarkStart w:id="1096" w:name="_Toc516582650"/>
      <w:bookmarkStart w:id="1097" w:name="_Toc516583131"/>
      <w:bookmarkStart w:id="1098" w:name="_Toc517091741"/>
      <w:bookmarkStart w:id="1099" w:name="_Toc517093301"/>
      <w:bookmarkStart w:id="1100" w:name="_Toc517093799"/>
      <w:bookmarkStart w:id="1101" w:name="_Toc517095410"/>
      <w:bookmarkStart w:id="1102" w:name="_Toc492656501"/>
      <w:bookmarkStart w:id="1103" w:name="_Toc495992943"/>
      <w:bookmarkStart w:id="1104" w:name="_Toc495997915"/>
      <w:bookmarkStart w:id="1105" w:name="_Toc496173503"/>
      <w:bookmarkStart w:id="1106" w:name="_Toc496178217"/>
      <w:bookmarkStart w:id="1107" w:name="_Toc496203311"/>
      <w:bookmarkStart w:id="1108" w:name="_Toc511813091"/>
      <w:bookmarkStart w:id="1109" w:name="_Toc511813649"/>
      <w:bookmarkStart w:id="1110" w:name="_Toc511815640"/>
      <w:bookmarkStart w:id="1111" w:name="_Toc511816300"/>
      <w:bookmarkStart w:id="1112" w:name="_Toc516581048"/>
      <w:bookmarkStart w:id="1113" w:name="_Toc516582159"/>
      <w:bookmarkStart w:id="1114" w:name="_Toc516582651"/>
      <w:bookmarkStart w:id="1115" w:name="_Toc516583132"/>
      <w:bookmarkStart w:id="1116" w:name="_Toc517091742"/>
      <w:bookmarkStart w:id="1117" w:name="_Toc517093302"/>
      <w:bookmarkStart w:id="1118" w:name="_Toc517093800"/>
      <w:bookmarkStart w:id="1119" w:name="_Toc517095411"/>
      <w:bookmarkStart w:id="1120" w:name="_Toc517095412"/>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r>
        <w:lastRenderedPageBreak/>
        <w:t>Evacuation Initiation via TIMP</w:t>
      </w:r>
      <w:bookmarkEnd w:id="1120"/>
      <w:r w:rsidR="00F7104C" w:rsidRPr="00AF1C6F">
        <w:t xml:space="preserve"> </w:t>
      </w:r>
    </w:p>
    <w:p w:rsidR="004E16C7" w:rsidRPr="004B5018" w:rsidRDefault="004E16C7" w:rsidP="00F1624E">
      <w:pPr>
        <w:pStyle w:val="Points1"/>
        <w:numPr>
          <w:ilvl w:val="0"/>
          <w:numId w:val="0"/>
        </w:numPr>
        <w:rPr>
          <w:color w:val="000000"/>
          <w:vertAlign w:val="subscript"/>
        </w:rPr>
      </w:pPr>
      <w:r>
        <w:t>Tunnel evacuation is made through the Tunnel Incident Management Page (TIMP). Refer to FS-2527 (Incident Management for more details on the TIMP.</w:t>
      </w:r>
      <w:r w:rsidR="001561A5" w:rsidRPr="001561A5">
        <w:rPr>
          <w:vanish/>
          <w:color w:val="0000FF"/>
          <w:vertAlign w:val="subscript"/>
        </w:rPr>
        <w:t xml:space="preserve"> [R0234]</w:t>
      </w:r>
    </w:p>
    <w:p w:rsidR="004E16C7" w:rsidRPr="004B5018" w:rsidRDefault="001561A5" w:rsidP="00F1624E">
      <w:pPr>
        <w:pStyle w:val="Points1"/>
        <w:numPr>
          <w:ilvl w:val="0"/>
          <w:numId w:val="0"/>
        </w:numPr>
        <w:rPr>
          <w:color w:val="000000"/>
          <w:vertAlign w:val="subscript"/>
        </w:rPr>
      </w:pPr>
      <w:r w:rsidRPr="001561A5">
        <w:rPr>
          <w:vanish/>
          <w:color w:val="0000FF"/>
          <w:vertAlign w:val="subscript"/>
        </w:rPr>
        <w:t xml:space="preserve"> [R0235]</w:t>
      </w:r>
    </w:p>
    <w:p w:rsidR="001C5941" w:rsidRPr="004B5018" w:rsidRDefault="004E16C7" w:rsidP="001C5941">
      <w:pPr>
        <w:pStyle w:val="Caption"/>
        <w:rPr>
          <w:color w:val="000000"/>
          <w:vertAlign w:val="subscript"/>
          <w:lang w:val="en-AU"/>
        </w:rPr>
      </w:pPr>
      <w:r w:rsidRPr="0076193F">
        <w:rPr>
          <w:b w:val="0"/>
          <w:bCs w:val="0"/>
        </w:rPr>
        <w:fldChar w:fldCharType="begin"/>
      </w:r>
      <w:r w:rsidRPr="0076193F">
        <w:rPr>
          <w:lang w:val="en-AU"/>
        </w:rPr>
        <w:instrText xml:space="preserve"> STYLEREF 1 \s </w:instrText>
      </w:r>
      <w:r w:rsidRPr="0076193F">
        <w:rPr>
          <w:b w:val="0"/>
          <w:bCs w:val="0"/>
        </w:rPr>
        <w:fldChar w:fldCharType="separate"/>
      </w:r>
      <w:bookmarkStart w:id="1121" w:name="_Toc517095703"/>
      <w:r w:rsidR="00DC19C7">
        <w:rPr>
          <w:noProof/>
          <w:lang w:val="en-AU"/>
        </w:rPr>
        <w:t>12</w:t>
      </w:r>
      <w:r w:rsidRPr="0076193F">
        <w:rPr>
          <w:b w:val="0"/>
          <w:bCs w:val="0"/>
        </w:rPr>
        <w:fldChar w:fldCharType="end"/>
      </w:r>
      <w:r w:rsidRPr="0076193F">
        <w:rPr>
          <w:lang w:val="en-AU"/>
        </w:rPr>
        <w:noBreakHyphen/>
      </w:r>
      <w:r w:rsidRPr="0076193F">
        <w:rPr>
          <w:b w:val="0"/>
          <w:bCs w:val="0"/>
        </w:rPr>
        <w:fldChar w:fldCharType="begin"/>
      </w:r>
      <w:r w:rsidRPr="0076193F">
        <w:rPr>
          <w:lang w:val="en-AU"/>
        </w:rPr>
        <w:instrText xml:space="preserve"> SEQ Figure \* ARABIC \s 1 </w:instrText>
      </w:r>
      <w:r w:rsidRPr="0076193F">
        <w:rPr>
          <w:b w:val="0"/>
          <w:bCs w:val="0"/>
        </w:rPr>
        <w:fldChar w:fldCharType="separate"/>
      </w:r>
      <w:r w:rsidR="00DC19C7">
        <w:rPr>
          <w:noProof/>
          <w:lang w:val="en-AU"/>
        </w:rPr>
        <w:t>6</w:t>
      </w:r>
      <w:r w:rsidRPr="0076193F">
        <w:rPr>
          <w:b w:val="0"/>
          <w:bCs w:val="0"/>
        </w:rPr>
        <w:fldChar w:fldCharType="end"/>
      </w:r>
      <w:r>
        <w:rPr>
          <w:lang w:val="en-AU"/>
        </w:rPr>
        <w:t xml:space="preserve"> : TIMP</w:t>
      </w:r>
      <w:r w:rsidR="007E570C">
        <w:rPr>
          <w:lang w:val="en-AU"/>
        </w:rPr>
        <w:t xml:space="preserve"> Display</w:t>
      </w:r>
      <w:bookmarkEnd w:id="1121"/>
      <w:r w:rsidR="001561A5" w:rsidRPr="001561A5">
        <w:rPr>
          <w:vanish/>
          <w:color w:val="0000FF"/>
          <w:vertAlign w:val="subscript"/>
          <w:lang w:val="en-AU"/>
        </w:rPr>
        <w:t xml:space="preserve"> [R0236]</w:t>
      </w:r>
    </w:p>
    <w:p w:rsidR="00F1624E" w:rsidRPr="004B5018" w:rsidRDefault="007E570C" w:rsidP="00F1624E">
      <w:pPr>
        <w:pStyle w:val="MainBodyText"/>
        <w:rPr>
          <w:color w:val="000000"/>
          <w:vertAlign w:val="subscript"/>
        </w:rPr>
      </w:pPr>
      <w:r w:rsidRPr="00A71587">
        <w:rPr>
          <w:noProof/>
          <w:lang w:eastAsia="en-AU"/>
        </w:rPr>
        <w:drawing>
          <wp:inline distT="0" distB="0" distL="0" distR="0" wp14:anchorId="2B52A59F" wp14:editId="74CB0B72">
            <wp:extent cx="5731510" cy="3499485"/>
            <wp:effectExtent l="0" t="0" r="2540" b="5715"/>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499485"/>
                    </a:xfrm>
                    <a:prstGeom prst="rect">
                      <a:avLst/>
                    </a:prstGeom>
                  </pic:spPr>
                </pic:pic>
              </a:graphicData>
            </a:graphic>
          </wp:inline>
        </w:drawing>
      </w:r>
      <w:r w:rsidR="001561A5" w:rsidRPr="001561A5">
        <w:rPr>
          <w:vanish/>
          <w:color w:val="0000FF"/>
          <w:vertAlign w:val="subscript"/>
        </w:rPr>
        <w:t xml:space="preserve"> [R0237]</w:t>
      </w:r>
    </w:p>
    <w:p w:rsidR="004E16C7" w:rsidRDefault="004E16C7" w:rsidP="00C95594">
      <w:pPr>
        <w:pStyle w:val="MainBodyText"/>
      </w:pPr>
    </w:p>
    <w:p w:rsidR="004E16C7" w:rsidRPr="007D7D34" w:rsidRDefault="004E16C7" w:rsidP="00C95594">
      <w:pPr>
        <w:pStyle w:val="MainBodyText"/>
      </w:pPr>
    </w:p>
    <w:p w:rsidR="009E519C" w:rsidRPr="004301E3" w:rsidRDefault="00A22A48" w:rsidP="00C95594">
      <w:pPr>
        <w:pStyle w:val="Heading4"/>
      </w:pPr>
      <w:bookmarkStart w:id="1122" w:name="_Toc516581050"/>
      <w:bookmarkStart w:id="1123" w:name="_Toc516582161"/>
      <w:bookmarkStart w:id="1124" w:name="_Toc516582653"/>
      <w:bookmarkStart w:id="1125" w:name="_Toc516583134"/>
      <w:bookmarkStart w:id="1126" w:name="_Toc517091744"/>
      <w:bookmarkStart w:id="1127" w:name="_Toc517093304"/>
      <w:bookmarkStart w:id="1128" w:name="_Toc517093802"/>
      <w:bookmarkStart w:id="1129" w:name="_Toc517095413"/>
      <w:bookmarkStart w:id="1130" w:name="_Toc516581051"/>
      <w:bookmarkStart w:id="1131" w:name="_Toc516582162"/>
      <w:bookmarkStart w:id="1132" w:name="_Toc516582654"/>
      <w:bookmarkStart w:id="1133" w:name="_Toc516583135"/>
      <w:bookmarkStart w:id="1134" w:name="_Toc517091745"/>
      <w:bookmarkStart w:id="1135" w:name="_Toc517093305"/>
      <w:bookmarkStart w:id="1136" w:name="_Toc517093803"/>
      <w:bookmarkStart w:id="1137" w:name="_Toc517095414"/>
      <w:bookmarkStart w:id="1138" w:name="_Toc516581052"/>
      <w:bookmarkStart w:id="1139" w:name="_Toc516582163"/>
      <w:bookmarkStart w:id="1140" w:name="_Toc516582655"/>
      <w:bookmarkStart w:id="1141" w:name="_Toc516583136"/>
      <w:bookmarkStart w:id="1142" w:name="_Toc517091746"/>
      <w:bookmarkStart w:id="1143" w:name="_Toc517093306"/>
      <w:bookmarkStart w:id="1144" w:name="_Toc517093804"/>
      <w:bookmarkStart w:id="1145" w:name="_Toc517095415"/>
      <w:bookmarkStart w:id="1146" w:name="_Toc516581053"/>
      <w:bookmarkStart w:id="1147" w:name="_Toc516582164"/>
      <w:bookmarkStart w:id="1148" w:name="_Toc516582656"/>
      <w:bookmarkStart w:id="1149" w:name="_Toc516583137"/>
      <w:bookmarkStart w:id="1150" w:name="_Toc517091747"/>
      <w:bookmarkStart w:id="1151" w:name="_Toc517093307"/>
      <w:bookmarkStart w:id="1152" w:name="_Toc517093805"/>
      <w:bookmarkStart w:id="1153" w:name="_Toc517095416"/>
      <w:bookmarkStart w:id="1154" w:name="_Toc517095437"/>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rsidRPr="004301E3">
        <w:t>Emergency Lighting Control System</w:t>
      </w:r>
      <w:r w:rsidR="009E519C" w:rsidRPr="004301E3">
        <w:t xml:space="preserve"> Icon – Other Dynamics</w:t>
      </w:r>
      <w:bookmarkEnd w:id="1154"/>
    </w:p>
    <w:p w:rsidR="006A1974" w:rsidRPr="004B5018" w:rsidRDefault="006A1974" w:rsidP="006A1974">
      <w:pPr>
        <w:pStyle w:val="MainBodyText"/>
        <w:rPr>
          <w:color w:val="000000"/>
          <w:vertAlign w:val="subscript"/>
        </w:rPr>
      </w:pPr>
      <w:bookmarkStart w:id="1155" w:name="_Ref511819865"/>
      <w:r>
        <w:t>Not applicable for this function.</w:t>
      </w:r>
      <w:r w:rsidR="001561A5" w:rsidRPr="001561A5">
        <w:rPr>
          <w:vanish/>
          <w:color w:val="0000FF"/>
          <w:vertAlign w:val="subscript"/>
        </w:rPr>
        <w:t xml:space="preserve"> [R0238]</w:t>
      </w:r>
    </w:p>
    <w:p w:rsidR="004E5BA2" w:rsidRDefault="004E5BA2" w:rsidP="001B5267">
      <w:pPr>
        <w:pStyle w:val="MainBodyText"/>
        <w:rPr>
          <w:noProof/>
          <w:lang w:eastAsia="en-AU"/>
        </w:rPr>
      </w:pPr>
    </w:p>
    <w:p w:rsidR="009E519C" w:rsidRPr="00AF1C6F" w:rsidRDefault="009E519C" w:rsidP="005C4DD9">
      <w:pPr>
        <w:pStyle w:val="Heading3"/>
        <w:ind w:left="709"/>
        <w:rPr>
          <w:noProof/>
          <w:lang w:eastAsia="en-AU"/>
        </w:rPr>
      </w:pPr>
      <w:bookmarkStart w:id="1156" w:name="_Toc517095438"/>
      <w:r w:rsidRPr="00AF1C6F">
        <w:rPr>
          <w:noProof/>
          <w:lang w:eastAsia="en-AU"/>
        </w:rPr>
        <w:t>Detailed Display Faceplate</w:t>
      </w:r>
      <w:bookmarkEnd w:id="1155"/>
      <w:bookmarkEnd w:id="1156"/>
    </w:p>
    <w:p w:rsidR="005D4292" w:rsidRPr="004B5018" w:rsidRDefault="005D4292" w:rsidP="005D4292">
      <w:pPr>
        <w:pStyle w:val="MainBodyText"/>
        <w:rPr>
          <w:color w:val="000000"/>
          <w:vertAlign w:val="subscript"/>
        </w:rPr>
      </w:pPr>
      <w:r>
        <w:t>Not applicable for this function.</w:t>
      </w:r>
      <w:r w:rsidR="001561A5" w:rsidRPr="001561A5">
        <w:rPr>
          <w:vanish/>
          <w:color w:val="0000FF"/>
          <w:vertAlign w:val="subscript"/>
        </w:rPr>
        <w:t xml:space="preserve"> [R0239]</w:t>
      </w:r>
    </w:p>
    <w:p w:rsidR="004E5BA2" w:rsidRDefault="004E5BA2" w:rsidP="001B5267">
      <w:pPr>
        <w:pStyle w:val="MainBodyText"/>
      </w:pPr>
      <w:bookmarkStart w:id="1157" w:name="_Toc511813097"/>
      <w:bookmarkStart w:id="1158" w:name="_Toc511813655"/>
      <w:bookmarkStart w:id="1159" w:name="_Toc511815646"/>
      <w:bookmarkStart w:id="1160" w:name="_Toc511816306"/>
      <w:bookmarkEnd w:id="1157"/>
      <w:bookmarkEnd w:id="1158"/>
      <w:bookmarkEnd w:id="1159"/>
      <w:bookmarkEnd w:id="1160"/>
    </w:p>
    <w:p w:rsidR="00D60E1F" w:rsidRPr="00201CCD" w:rsidRDefault="00D60E1F" w:rsidP="005C4DD9">
      <w:pPr>
        <w:pStyle w:val="Heading3"/>
        <w:ind w:left="709"/>
      </w:pPr>
      <w:bookmarkStart w:id="1161" w:name="_Toc517095439"/>
      <w:r>
        <w:t>SCADA Commands/Status Parameter List</w:t>
      </w:r>
      <w:bookmarkEnd w:id="1161"/>
    </w:p>
    <w:p w:rsidR="00D60E1F" w:rsidRPr="004B5018" w:rsidRDefault="00D60E1F" w:rsidP="00C95594">
      <w:pPr>
        <w:keepNext/>
        <w:rPr>
          <w:color w:val="000000"/>
          <w:vertAlign w:val="subscript"/>
        </w:rPr>
      </w:pPr>
      <w:r w:rsidRPr="00201CCD">
        <w:t>The following signals will be used for the interface between the PMCS and SCADA</w:t>
      </w:r>
      <w:r w:rsidR="001561A5" w:rsidRPr="001561A5">
        <w:rPr>
          <w:vanish/>
          <w:color w:val="0000FF"/>
          <w:vertAlign w:val="subscript"/>
        </w:rPr>
        <w:t xml:space="preserve"> [R0240]</w:t>
      </w:r>
    </w:p>
    <w:p w:rsidR="00D60E1F" w:rsidRPr="004B5018" w:rsidRDefault="00D60E1F">
      <w:pPr>
        <w:pStyle w:val="Caption"/>
        <w:rPr>
          <w:color w:val="000000"/>
          <w:vertAlign w:val="subscript"/>
          <w:lang w:val="en-AU"/>
        </w:rPr>
      </w:pPr>
      <w:bookmarkStart w:id="1162" w:name="_Toc497117747"/>
      <w:bookmarkStart w:id="1163" w:name="_Toc517095734"/>
      <w:r w:rsidRPr="00201CCD">
        <w:rPr>
          <w:lang w:val="en-AU"/>
        </w:rPr>
        <w:t xml:space="preserve">Table </w:t>
      </w:r>
      <w:r w:rsidR="00366B7B" w:rsidRPr="00866B4B">
        <w:rPr>
          <w:lang w:val="en-AU"/>
        </w:rPr>
        <w:fldChar w:fldCharType="begin"/>
      </w:r>
      <w:r w:rsidR="00366B7B" w:rsidRPr="004336F0">
        <w:rPr>
          <w:lang w:val="en-AU"/>
          <w:rPrChange w:id="1164"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1165" w:author="KIM, Jason" w:date="2019-04-03T08:52:00Z">
            <w:rPr>
              <w:noProof/>
              <w:lang w:val="fr-FR"/>
            </w:rPr>
          </w:rPrChange>
        </w:rPr>
        <w:t>12</w:t>
      </w:r>
      <w:r w:rsidR="00366B7B" w:rsidRPr="00866B4B">
        <w:rPr>
          <w:lang w:val="en-AU"/>
        </w:rPr>
        <w:fldChar w:fldCharType="end"/>
      </w:r>
      <w:r w:rsidR="00366B7B" w:rsidRPr="004336F0">
        <w:rPr>
          <w:lang w:val="en-AU"/>
          <w:rPrChange w:id="1166" w:author="KIM, Jason" w:date="2019-04-03T08:52:00Z">
            <w:rPr>
              <w:lang w:val="fr-FR"/>
            </w:rPr>
          </w:rPrChange>
        </w:rPr>
        <w:noBreakHyphen/>
      </w:r>
      <w:r w:rsidR="00366B7B" w:rsidRPr="00866B4B">
        <w:rPr>
          <w:lang w:val="en-AU"/>
        </w:rPr>
        <w:fldChar w:fldCharType="begin"/>
      </w:r>
      <w:r w:rsidR="00366B7B" w:rsidRPr="004336F0">
        <w:rPr>
          <w:lang w:val="en-AU"/>
          <w:rPrChange w:id="1167"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168" w:author="KIM, Jason" w:date="2019-04-03T08:52:00Z">
            <w:rPr>
              <w:noProof/>
              <w:lang w:val="fr-FR"/>
            </w:rPr>
          </w:rPrChange>
        </w:rPr>
        <w:t>8</w:t>
      </w:r>
      <w:r w:rsidR="00366B7B" w:rsidRPr="00866B4B">
        <w:rPr>
          <w:lang w:val="en-AU"/>
        </w:rPr>
        <w:fldChar w:fldCharType="end"/>
      </w:r>
      <w:r w:rsidRPr="00201CCD">
        <w:rPr>
          <w:lang w:val="en-AU"/>
        </w:rPr>
        <w:t xml:space="preserve"> : </w:t>
      </w:r>
      <w:r>
        <w:rPr>
          <w:lang w:val="en-AU"/>
        </w:rPr>
        <w:t>ELC</w:t>
      </w:r>
      <w:r w:rsidRPr="00201CCD">
        <w:rPr>
          <w:lang w:val="en-AU"/>
        </w:rPr>
        <w:t xml:space="preserve"> - SCADA Display Commands</w:t>
      </w:r>
      <w:bookmarkEnd w:id="1162"/>
      <w:bookmarkEnd w:id="1163"/>
      <w:r w:rsidR="001561A5" w:rsidRPr="001561A5">
        <w:rPr>
          <w:vanish/>
          <w:color w:val="0000FF"/>
          <w:vertAlign w:val="subscript"/>
          <w:lang w:val="en-AU"/>
        </w:rPr>
        <w:t xml:space="preserve"> [R0241]</w:t>
      </w:r>
    </w:p>
    <w:tbl>
      <w:tblPr>
        <w:tblStyle w:val="ReportTable"/>
        <w:tblW w:w="9314" w:type="dxa"/>
        <w:tblLook w:val="04A0" w:firstRow="1" w:lastRow="0" w:firstColumn="1" w:lastColumn="0" w:noHBand="0" w:noVBand="1"/>
      </w:tblPr>
      <w:tblGrid>
        <w:gridCol w:w="1392"/>
        <w:gridCol w:w="1917"/>
        <w:gridCol w:w="1047"/>
        <w:gridCol w:w="1620"/>
        <w:gridCol w:w="1199"/>
        <w:gridCol w:w="2139"/>
      </w:tblGrid>
      <w:tr w:rsidR="00D60E1F" w:rsidRPr="00201CCD" w:rsidTr="00F87A1A">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392" w:type="dxa"/>
            <w:hideMark/>
          </w:tcPr>
          <w:p w:rsidR="00D60E1F" w:rsidRPr="004B5018" w:rsidRDefault="00D60E1F" w:rsidP="001561A5">
            <w:pPr>
              <w:pStyle w:val="TableText"/>
              <w:rPr>
                <w:b w:val="0"/>
                <w:color w:val="000000"/>
                <w:vertAlign w:val="subscript"/>
              </w:rPr>
            </w:pPr>
            <w:r w:rsidRPr="00A547E8">
              <w:t>Name</w:t>
            </w:r>
            <w:r w:rsidR="001561A5" w:rsidRPr="001561A5">
              <w:rPr>
                <w:vanish/>
                <w:color w:val="0000FF"/>
                <w:vertAlign w:val="subscript"/>
              </w:rPr>
              <w:t xml:space="preserve"> [R0241]</w:t>
            </w:r>
          </w:p>
        </w:tc>
        <w:tc>
          <w:tcPr>
            <w:tcW w:w="1917"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Description</w:t>
            </w:r>
          </w:p>
        </w:tc>
        <w:tc>
          <w:tcPr>
            <w:tcW w:w="1047"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Data Type</w:t>
            </w:r>
          </w:p>
        </w:tc>
        <w:tc>
          <w:tcPr>
            <w:tcW w:w="1620"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Read/Write</w:t>
            </w:r>
          </w:p>
        </w:tc>
        <w:tc>
          <w:tcPr>
            <w:tcW w:w="1199" w:type="dxa"/>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t>Display Tab</w:t>
            </w:r>
          </w:p>
        </w:tc>
        <w:tc>
          <w:tcPr>
            <w:tcW w:w="2139" w:type="dxa"/>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t>Representation</w:t>
            </w:r>
          </w:p>
        </w:tc>
      </w:tr>
      <w:tr w:rsidR="00D60E1F" w:rsidRPr="00201CCD" w:rsidTr="00F87A1A">
        <w:trPr>
          <w:trHeight w:val="1194"/>
        </w:trPr>
        <w:tc>
          <w:tcPr>
            <w:cnfStyle w:val="001000000000" w:firstRow="0" w:lastRow="0" w:firstColumn="1" w:lastColumn="0" w:oddVBand="0" w:evenVBand="0" w:oddHBand="0" w:evenHBand="0" w:firstRowFirstColumn="0" w:firstRowLastColumn="0" w:lastRowFirstColumn="0" w:lastRowLastColumn="0"/>
            <w:tcW w:w="1392" w:type="dxa"/>
            <w:tcBorders>
              <w:top w:val="single" w:sz="4" w:space="0" w:color="auto"/>
              <w:left w:val="single" w:sz="4" w:space="0" w:color="auto"/>
              <w:bottom w:val="single" w:sz="4" w:space="0" w:color="auto"/>
              <w:right w:val="single" w:sz="4" w:space="0" w:color="auto"/>
            </w:tcBorders>
            <w:hideMark/>
          </w:tcPr>
          <w:p w:rsidR="00D60E1F" w:rsidRPr="004B5018" w:rsidRDefault="00D60E1F" w:rsidP="001561A5">
            <w:pPr>
              <w:pStyle w:val="TableText"/>
              <w:rPr>
                <w:b w:val="0"/>
                <w:color w:val="000000"/>
                <w:vertAlign w:val="subscript"/>
                <w:lang w:eastAsia="en-US"/>
              </w:rPr>
            </w:pPr>
            <w:r w:rsidRPr="000E388C">
              <w:rPr>
                <w:b w:val="0"/>
                <w:lang w:eastAsia="en-US"/>
              </w:rPr>
              <w:lastRenderedPageBreak/>
              <w:t>Reset Request</w:t>
            </w:r>
            <w:r w:rsidR="001561A5" w:rsidRPr="001561A5">
              <w:rPr>
                <w:b w:val="0"/>
                <w:vanish/>
                <w:color w:val="0000FF"/>
                <w:vertAlign w:val="subscript"/>
                <w:lang w:eastAsia="en-US"/>
              </w:rPr>
              <w:t xml:space="preserve"> [R0242]</w:t>
            </w:r>
          </w:p>
        </w:tc>
        <w:tc>
          <w:tcPr>
            <w:tcW w:w="1917"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 xml:space="preserve">Pulsed ON to reset the module’s fault conditions </w:t>
            </w:r>
          </w:p>
        </w:tc>
        <w:tc>
          <w:tcPr>
            <w:tcW w:w="1047"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BOOL</w:t>
            </w:r>
          </w:p>
        </w:tc>
        <w:tc>
          <w:tcPr>
            <w:tcW w:w="1620"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Write</w:t>
            </w:r>
          </w:p>
        </w:tc>
        <w:tc>
          <w:tcPr>
            <w:tcW w:w="1199" w:type="dxa"/>
            <w:tcBorders>
              <w:top w:val="single" w:sz="4" w:space="0" w:color="auto"/>
              <w:left w:val="single" w:sz="4" w:space="0" w:color="auto"/>
              <w:bottom w:val="single" w:sz="4" w:space="0" w:color="auto"/>
              <w:right w:val="single" w:sz="4" w:space="0" w:color="auto"/>
            </w:tcBorders>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Control </w:t>
            </w:r>
          </w:p>
        </w:tc>
        <w:tc>
          <w:tcPr>
            <w:tcW w:w="2139" w:type="dxa"/>
            <w:tcBorders>
              <w:top w:val="single" w:sz="4" w:space="0" w:color="auto"/>
              <w:left w:val="single" w:sz="4" w:space="0" w:color="auto"/>
              <w:bottom w:val="single" w:sz="4" w:space="0" w:color="auto"/>
              <w:right w:val="single" w:sz="4" w:space="0" w:color="auto"/>
            </w:tcBorders>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Command Button</w:t>
            </w:r>
          </w:p>
        </w:tc>
      </w:tr>
      <w:tr w:rsidR="00D60E1F" w:rsidRPr="00201CCD" w:rsidTr="00F87A1A">
        <w:trPr>
          <w:trHeight w:val="924"/>
        </w:trPr>
        <w:tc>
          <w:tcPr>
            <w:cnfStyle w:val="001000000000" w:firstRow="0" w:lastRow="0" w:firstColumn="1" w:lastColumn="0" w:oddVBand="0" w:evenVBand="0" w:oddHBand="0" w:evenHBand="0" w:firstRowFirstColumn="0" w:firstRowLastColumn="0" w:lastRowFirstColumn="0" w:lastRowLastColumn="0"/>
            <w:tcW w:w="1392" w:type="dxa"/>
            <w:hideMark/>
          </w:tcPr>
          <w:p w:rsidR="00D60E1F" w:rsidRPr="004B5018" w:rsidRDefault="00D60E1F" w:rsidP="001561A5">
            <w:pPr>
              <w:pStyle w:val="TableText"/>
              <w:rPr>
                <w:b w:val="0"/>
                <w:color w:val="000000"/>
                <w:vertAlign w:val="subscript"/>
                <w:lang w:eastAsia="en-US"/>
              </w:rPr>
            </w:pPr>
            <w:r>
              <w:rPr>
                <w:b w:val="0"/>
                <w:lang w:eastAsia="en-US"/>
              </w:rPr>
              <w:t>DLZ</w:t>
            </w:r>
            <w:r w:rsidR="001561A5" w:rsidRPr="001561A5">
              <w:rPr>
                <w:b w:val="0"/>
                <w:vanish/>
                <w:color w:val="0000FF"/>
                <w:vertAlign w:val="subscript"/>
                <w:lang w:eastAsia="en-US"/>
              </w:rPr>
              <w:t xml:space="preserve"> [R0243]</w:t>
            </w:r>
          </w:p>
        </w:tc>
        <w:tc>
          <w:tcPr>
            <w:tcW w:w="1917" w:type="dxa"/>
            <w:hideMark/>
          </w:tcPr>
          <w:p w:rsidR="00D60E1F" w:rsidRPr="00201CCD" w:rsidRDefault="00F87A1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Incident</w:t>
            </w:r>
            <w:r w:rsidR="00D60E1F">
              <w:rPr>
                <w:lang w:eastAsia="en-US"/>
              </w:rPr>
              <w:t xml:space="preserve"> Zone based on DLZ</w:t>
            </w:r>
          </w:p>
        </w:tc>
        <w:tc>
          <w:tcPr>
            <w:tcW w:w="1047" w:type="dxa"/>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DINT</w:t>
            </w:r>
          </w:p>
        </w:tc>
        <w:tc>
          <w:tcPr>
            <w:tcW w:w="1620" w:type="dxa"/>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Write</w:t>
            </w:r>
          </w:p>
        </w:tc>
        <w:tc>
          <w:tcPr>
            <w:tcW w:w="1199" w:type="dxa"/>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w:t>
            </w:r>
          </w:p>
        </w:tc>
        <w:tc>
          <w:tcPr>
            <w:tcW w:w="2139" w:type="dxa"/>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Text Field</w:t>
            </w:r>
          </w:p>
        </w:tc>
      </w:tr>
    </w:tbl>
    <w:p w:rsidR="00D60E1F" w:rsidRDefault="00D60E1F" w:rsidP="00D60E1F"/>
    <w:p w:rsidR="00711815" w:rsidRPr="00AF1C6F" w:rsidRDefault="00711815">
      <w:pPr>
        <w:pStyle w:val="Heading3"/>
      </w:pPr>
      <w:bookmarkStart w:id="1169" w:name="_Toc517091771"/>
      <w:bookmarkStart w:id="1170" w:name="_Toc517093331"/>
      <w:bookmarkStart w:id="1171" w:name="_Toc517093829"/>
      <w:bookmarkStart w:id="1172" w:name="_Toc517095440"/>
      <w:bookmarkStart w:id="1173" w:name="_Toc517091786"/>
      <w:bookmarkStart w:id="1174" w:name="_Toc517093346"/>
      <w:bookmarkStart w:id="1175" w:name="_Toc517093844"/>
      <w:bookmarkStart w:id="1176" w:name="_Toc517095455"/>
      <w:bookmarkStart w:id="1177" w:name="_Toc516581077"/>
      <w:bookmarkStart w:id="1178" w:name="_Toc516582188"/>
      <w:bookmarkStart w:id="1179" w:name="_Toc516582680"/>
      <w:bookmarkStart w:id="1180" w:name="_Toc516583161"/>
      <w:bookmarkStart w:id="1181" w:name="_Toc517091787"/>
      <w:bookmarkStart w:id="1182" w:name="_Toc517093347"/>
      <w:bookmarkStart w:id="1183" w:name="_Toc517093845"/>
      <w:bookmarkStart w:id="1184" w:name="_Toc517095456"/>
      <w:bookmarkStart w:id="1185" w:name="_Toc516581078"/>
      <w:bookmarkStart w:id="1186" w:name="_Toc516582189"/>
      <w:bookmarkStart w:id="1187" w:name="_Toc516582681"/>
      <w:bookmarkStart w:id="1188" w:name="_Toc516583162"/>
      <w:bookmarkStart w:id="1189" w:name="_Toc517091788"/>
      <w:bookmarkStart w:id="1190" w:name="_Toc517093348"/>
      <w:bookmarkStart w:id="1191" w:name="_Toc517093846"/>
      <w:bookmarkStart w:id="1192" w:name="_Toc517095457"/>
      <w:bookmarkStart w:id="1193" w:name="_Toc51709545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r w:rsidRPr="00AF1C6F">
        <w:t>Reports</w:t>
      </w:r>
      <w:bookmarkEnd w:id="1193"/>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[R0245]</w:t>
      </w:r>
    </w:p>
    <w:p w:rsidR="004E5BA2" w:rsidRPr="004E5BA2" w:rsidRDefault="004E5BA2" w:rsidP="00FE18DB">
      <w:bookmarkStart w:id="1194" w:name="_Toc511813100"/>
      <w:bookmarkStart w:id="1195" w:name="_Toc511813658"/>
      <w:bookmarkStart w:id="1196" w:name="_Toc511815649"/>
      <w:bookmarkStart w:id="1197" w:name="_Toc511816309"/>
      <w:bookmarkEnd w:id="1194"/>
      <w:bookmarkEnd w:id="1195"/>
      <w:bookmarkEnd w:id="1196"/>
      <w:bookmarkEnd w:id="1197"/>
    </w:p>
    <w:p w:rsidR="00DC092E" w:rsidRPr="00AF1C6F" w:rsidRDefault="00DC092E" w:rsidP="005C4DD9">
      <w:pPr>
        <w:pStyle w:val="Heading3"/>
        <w:ind w:left="709"/>
      </w:pPr>
      <w:bookmarkStart w:id="1198" w:name="_Toc517095459"/>
      <w:r w:rsidRPr="00AF1C6F">
        <w:t>Trends</w:t>
      </w:r>
      <w:bookmarkEnd w:id="1198"/>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[R0246]</w:t>
      </w:r>
    </w:p>
    <w:p w:rsidR="004E5BA2" w:rsidRPr="004E5BA2" w:rsidRDefault="004E5BA2" w:rsidP="00FE18DB">
      <w:bookmarkStart w:id="1199" w:name="_Toc511813102"/>
      <w:bookmarkStart w:id="1200" w:name="_Toc511813660"/>
      <w:bookmarkStart w:id="1201" w:name="_Toc511815651"/>
      <w:bookmarkStart w:id="1202" w:name="_Toc511816311"/>
      <w:bookmarkEnd w:id="1199"/>
      <w:bookmarkEnd w:id="1200"/>
      <w:bookmarkEnd w:id="1201"/>
      <w:bookmarkEnd w:id="1202"/>
    </w:p>
    <w:p w:rsidR="00DC092E" w:rsidRPr="00AF1C6F" w:rsidRDefault="00DC092E" w:rsidP="005C4DD9">
      <w:pPr>
        <w:pStyle w:val="Heading3"/>
        <w:ind w:left="709"/>
      </w:pPr>
      <w:bookmarkStart w:id="1203" w:name="_Toc517095460"/>
      <w:r w:rsidRPr="00AF1C6F">
        <w:t>Logs/Events</w:t>
      </w:r>
      <w:bookmarkEnd w:id="1203"/>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[R0247]</w:t>
      </w:r>
    </w:p>
    <w:p w:rsidR="00DC092E" w:rsidRPr="00AF1C6F" w:rsidRDefault="00DC092E" w:rsidP="00DC092E">
      <w:pPr>
        <w:pStyle w:val="Points1"/>
        <w:numPr>
          <w:ilvl w:val="0"/>
          <w:numId w:val="12"/>
        </w:numPr>
      </w:pPr>
      <w:r w:rsidRPr="00AF1C6F">
        <w:t>Log Time;</w:t>
      </w:r>
      <w:r w:rsidR="001561A5" w:rsidRPr="001561A5">
        <w:rPr>
          <w:vanish/>
          <w:color w:val="0000FF"/>
          <w:vertAlign w:val="subscript"/>
        </w:rPr>
        <w:t xml:space="preserve"> [R0248]</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[R0249]</w:t>
      </w:r>
    </w:p>
    <w:p w:rsidR="00DC092E" w:rsidRPr="00AF1C6F" w:rsidRDefault="00DC092E" w:rsidP="00DC092E">
      <w:pPr>
        <w:pStyle w:val="Points1"/>
      </w:pPr>
      <w:r w:rsidRPr="00AF1C6F">
        <w:t>Device Operational State; and</w:t>
      </w:r>
      <w:r w:rsidR="001561A5" w:rsidRPr="001561A5">
        <w:rPr>
          <w:vanish/>
          <w:color w:val="0000FF"/>
          <w:vertAlign w:val="subscript"/>
        </w:rPr>
        <w:t xml:space="preserve"> [R0250]</w:t>
      </w:r>
    </w:p>
    <w:p w:rsidR="00DC092E" w:rsidRDefault="00DC092E" w:rsidP="00DC092E">
      <w:pPr>
        <w:pStyle w:val="Points1"/>
      </w:pPr>
      <w:r w:rsidRPr="00AF1C6F">
        <w:t>Health State.</w:t>
      </w:r>
      <w:r w:rsidR="001561A5" w:rsidRPr="001561A5">
        <w:rPr>
          <w:vanish/>
          <w:color w:val="0000FF"/>
          <w:vertAlign w:val="subscript"/>
        </w:rPr>
        <w:t xml:space="preserve"> [R0251]</w:t>
      </w:r>
    </w:p>
    <w:p w:rsidR="001928F6" w:rsidRDefault="001928F6" w:rsidP="00C95594">
      <w:pPr>
        <w:pStyle w:val="MainBodyText"/>
      </w:pPr>
    </w:p>
    <w:p w:rsidR="00EF1DA0" w:rsidRPr="004B5018" w:rsidRDefault="00EF1DA0" w:rsidP="00AF1C6F">
      <w:pPr>
        <w:rPr>
          <w:color w:val="000000"/>
          <w:vertAlign w:val="subscript"/>
        </w:rPr>
      </w:pPr>
      <w:r w:rsidRPr="00AF1C6F">
        <w:br w:type="page"/>
      </w:r>
      <w:r w:rsidR="001561A5" w:rsidRPr="001561A5">
        <w:rPr>
          <w:vanish/>
          <w:color w:val="0000FF"/>
          <w:vertAlign w:val="subscript"/>
        </w:rPr>
        <w:t xml:space="preserve"> [R0252]</w:t>
      </w:r>
    </w:p>
    <w:p w:rsidR="0046650E" w:rsidRPr="00AF1C6F" w:rsidRDefault="0046650E" w:rsidP="00284105">
      <w:pPr>
        <w:pStyle w:val="Heading1"/>
      </w:pPr>
      <w:bookmarkStart w:id="1204" w:name="_Toc511815653"/>
      <w:bookmarkStart w:id="1205" w:name="_Toc511816313"/>
      <w:bookmarkStart w:id="1206" w:name="_Toc516581082"/>
      <w:bookmarkStart w:id="1207" w:name="_Toc516582193"/>
      <w:bookmarkStart w:id="1208" w:name="_Toc516582685"/>
      <w:bookmarkStart w:id="1209" w:name="_Toc516583166"/>
      <w:bookmarkStart w:id="1210" w:name="_Toc517091792"/>
      <w:bookmarkStart w:id="1211" w:name="_Toc517093352"/>
      <w:bookmarkStart w:id="1212" w:name="_Toc517093850"/>
      <w:bookmarkStart w:id="1213" w:name="_Toc517095461"/>
      <w:bookmarkStart w:id="1214" w:name="_Toc517095462"/>
      <w:bookmarkStart w:id="1215" w:name="_Hlk516565364"/>
      <w:bookmarkEnd w:id="1204"/>
      <w:bookmarkEnd w:id="1205"/>
      <w:bookmarkEnd w:id="1206"/>
      <w:bookmarkEnd w:id="1207"/>
      <w:bookmarkEnd w:id="1208"/>
      <w:bookmarkEnd w:id="1209"/>
      <w:bookmarkEnd w:id="1210"/>
      <w:bookmarkEnd w:id="1211"/>
      <w:bookmarkEnd w:id="1212"/>
      <w:bookmarkEnd w:id="1213"/>
      <w:r w:rsidRPr="00AF1C6F">
        <w:lastRenderedPageBreak/>
        <w:t>Emergency Exit Light</w:t>
      </w:r>
      <w:r w:rsidR="00336A38" w:rsidRPr="00AF1C6F">
        <w:t xml:space="preserve"> with Strobe</w:t>
      </w:r>
      <w:r w:rsidR="003B5BBB" w:rsidRPr="00AF1C6F">
        <w:t xml:space="preserve"> (</w:t>
      </w:r>
      <w:r w:rsidR="00194F22" w:rsidRPr="00AF1C6F">
        <w:t>EXL)</w:t>
      </w:r>
      <w:bookmarkEnd w:id="1214"/>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741EE3" w:rsidRPr="002563CE" w:rsidTr="009A3941">
        <w:tc>
          <w:tcPr>
            <w:tcW w:w="967" w:type="pct"/>
            <w:hideMark/>
          </w:tcPr>
          <w:p w:rsidR="00741EE3" w:rsidRPr="004B5018" w:rsidRDefault="00741EE3" w:rsidP="001561A5">
            <w:pPr>
              <w:pStyle w:val="TableText"/>
              <w:rPr>
                <w:color w:val="000000"/>
                <w:vertAlign w:val="subscript"/>
              </w:rPr>
            </w:pPr>
            <w:bookmarkStart w:id="1216" w:name="_Toc517095463"/>
            <w:r>
              <w:t>Software Module</w:t>
            </w:r>
            <w:r w:rsidR="001561A5" w:rsidRPr="001561A5">
              <w:rPr>
                <w:vanish/>
                <w:color w:val="0000FF"/>
                <w:vertAlign w:val="subscript"/>
              </w:rPr>
              <w:t xml:space="preserve"> [R0252]</w:t>
            </w:r>
          </w:p>
        </w:tc>
        <w:tc>
          <w:tcPr>
            <w:tcW w:w="4033" w:type="pct"/>
          </w:tcPr>
          <w:p w:rsidR="00741EE3" w:rsidRPr="002563CE" w:rsidRDefault="00741EE3" w:rsidP="001561A5">
            <w:pPr>
              <w:pStyle w:val="TableText"/>
            </w:pPr>
            <w:r>
              <w:t>EXL</w:t>
            </w:r>
            <w:r w:rsidRPr="00690767">
              <w:t>_Routine</w:t>
            </w:r>
          </w:p>
        </w:tc>
      </w:tr>
      <w:tr w:rsidR="00741EE3" w:rsidRPr="00B30029" w:rsidTr="009A3941">
        <w:tc>
          <w:tcPr>
            <w:tcW w:w="967" w:type="pct"/>
            <w:tcBorders>
              <w:bottom w:val="single" w:sz="4" w:space="0" w:color="52A754"/>
            </w:tcBorders>
          </w:tcPr>
          <w:p w:rsidR="00741EE3" w:rsidRPr="002563CE" w:rsidRDefault="00741EE3" w:rsidP="001561A5">
            <w:pPr>
              <w:pStyle w:val="TableText"/>
            </w:pPr>
            <w:r w:rsidRPr="002563CE">
              <w:t>Asset</w:t>
            </w:r>
            <w:r>
              <w:t>(s)</w:t>
            </w:r>
          </w:p>
        </w:tc>
        <w:tc>
          <w:tcPr>
            <w:tcW w:w="4033" w:type="pct"/>
            <w:tcBorders>
              <w:bottom w:val="single" w:sz="4" w:space="0" w:color="52A754"/>
            </w:tcBorders>
          </w:tcPr>
          <w:p w:rsidR="00741EE3" w:rsidRPr="00B30029" w:rsidRDefault="00741EE3" w:rsidP="001561A5">
            <w:pPr>
              <w:pStyle w:val="TableText"/>
            </w:pPr>
            <w:r>
              <w:t xml:space="preserve">EXL – </w:t>
            </w:r>
            <w:r w:rsidRPr="00741EE3">
              <w:t>Emergency Exit Light with Strobe</w:t>
            </w:r>
          </w:p>
        </w:tc>
      </w:tr>
    </w:tbl>
    <w:p w:rsidR="00F47490" w:rsidRPr="00AF1C6F" w:rsidRDefault="00F47490" w:rsidP="0046650E">
      <w:pPr>
        <w:pStyle w:val="Heading2"/>
      </w:pPr>
      <w:r w:rsidRPr="00AF1C6F">
        <w:t>Overview</w:t>
      </w:r>
      <w:bookmarkEnd w:id="1216"/>
    </w:p>
    <w:p w:rsidR="00FF4B62" w:rsidRPr="004B5018" w:rsidRDefault="00F47490">
      <w:pPr>
        <w:spacing w:before="120" w:after="120" w:line="240" w:lineRule="auto"/>
        <w:rPr>
          <w:color w:val="000000"/>
          <w:vertAlign w:val="subscript"/>
        </w:rPr>
      </w:pPr>
      <w:r w:rsidRPr="00AF1C6F">
        <w:rPr>
          <w:rFonts w:eastAsia="Calibri" w:cs="Arial"/>
        </w:rPr>
        <w:t xml:space="preserve">Each cross passage and </w:t>
      </w:r>
      <w:r w:rsidR="007E570C">
        <w:rPr>
          <w:rFonts w:eastAsia="Calibri" w:cs="Arial"/>
        </w:rPr>
        <w:t>long</w:t>
      </w:r>
      <w:r w:rsidR="003E7629" w:rsidRPr="00AF1C6F">
        <w:rPr>
          <w:rFonts w:eastAsia="Calibri" w:cs="Arial"/>
        </w:rPr>
        <w:t xml:space="preserve"> egress passage door</w:t>
      </w:r>
      <w:r w:rsidRPr="00AF1C6F">
        <w:rPr>
          <w:rFonts w:eastAsia="Calibri" w:cs="Arial"/>
        </w:rPr>
        <w:t xml:space="preserve"> shall be </w:t>
      </w:r>
      <w:r w:rsidR="00336A38" w:rsidRPr="00AF1C6F">
        <w:rPr>
          <w:rFonts w:eastAsia="Calibri" w:cs="Arial"/>
        </w:rPr>
        <w:t>fitted</w:t>
      </w:r>
      <w:r w:rsidRPr="00AF1C6F">
        <w:rPr>
          <w:rFonts w:eastAsia="Calibri" w:cs="Arial"/>
        </w:rPr>
        <w:t xml:space="preserve"> with </w:t>
      </w:r>
      <w:r w:rsidR="00C51D0B" w:rsidRPr="00AF1C6F">
        <w:rPr>
          <w:rFonts w:eastAsia="Calibri" w:cs="Arial"/>
        </w:rPr>
        <w:t xml:space="preserve">an </w:t>
      </w:r>
      <w:r w:rsidRPr="00AF1C6F">
        <w:rPr>
          <w:rFonts w:eastAsia="Calibri" w:cs="Arial"/>
        </w:rPr>
        <w:t>EXL light</w:t>
      </w:r>
      <w:r w:rsidR="00E13382" w:rsidRPr="00AF1C6F">
        <w:rPr>
          <w:rFonts w:eastAsia="Calibri" w:cs="Arial"/>
        </w:rPr>
        <w:t xml:space="preserve"> </w:t>
      </w:r>
      <w:r w:rsidR="00C51D0B" w:rsidRPr="00AF1C6F">
        <w:rPr>
          <w:rFonts w:eastAsia="Calibri" w:cs="Arial"/>
        </w:rPr>
        <w:t>overhead,</w:t>
      </w:r>
      <w:r w:rsidR="00EF352A" w:rsidRPr="00AF1C6F">
        <w:rPr>
          <w:rFonts w:eastAsia="Calibri" w:cs="Arial"/>
        </w:rPr>
        <w:t xml:space="preserve"> consisting of</w:t>
      </w:r>
      <w:r w:rsidR="00C51D0B" w:rsidRPr="00AF1C6F">
        <w:rPr>
          <w:rFonts w:eastAsia="Calibri" w:cs="Arial"/>
        </w:rPr>
        <w:t xml:space="preserve"> a triangular i</w:t>
      </w:r>
      <w:r w:rsidRPr="00AF1C6F">
        <w:rPr>
          <w:rFonts w:eastAsia="Calibri" w:cs="Arial"/>
        </w:rPr>
        <w:t xml:space="preserve">lluminated </w:t>
      </w:r>
      <w:r w:rsidR="00C51D0B" w:rsidRPr="00AF1C6F">
        <w:rPr>
          <w:rFonts w:eastAsia="Calibri" w:cs="Arial"/>
        </w:rPr>
        <w:t>p</w:t>
      </w:r>
      <w:r w:rsidRPr="00AF1C6F">
        <w:rPr>
          <w:rFonts w:eastAsia="Calibri" w:cs="Arial"/>
        </w:rPr>
        <w:t>ictograph</w:t>
      </w:r>
      <w:r w:rsidR="00C51D0B" w:rsidRPr="00AF1C6F">
        <w:rPr>
          <w:rFonts w:eastAsia="Calibri" w:cs="Arial"/>
        </w:rPr>
        <w:t xml:space="preserve"> </w:t>
      </w:r>
      <w:r w:rsidRPr="00AF1C6F">
        <w:rPr>
          <w:rFonts w:eastAsia="Calibri" w:cs="Arial"/>
        </w:rPr>
        <w:t xml:space="preserve">with two “running man” signs </w:t>
      </w:r>
      <w:r w:rsidR="003E7629" w:rsidRPr="00AF1C6F">
        <w:rPr>
          <w:rFonts w:eastAsia="Calibri" w:cs="Arial"/>
        </w:rPr>
        <w:t>energised</w:t>
      </w:r>
      <w:r w:rsidRPr="00AF1C6F">
        <w:rPr>
          <w:rFonts w:eastAsia="Calibri" w:cs="Arial"/>
        </w:rPr>
        <w:t xml:space="preserve"> 24 hours per day</w:t>
      </w:r>
      <w:r w:rsidR="00194F22" w:rsidRPr="00AF1C6F">
        <w:rPr>
          <w:rFonts w:eastAsia="Calibri" w:cs="Arial"/>
        </w:rPr>
        <w:t xml:space="preserve"> and </w:t>
      </w:r>
      <w:r w:rsidR="003146D2" w:rsidRPr="00AF1C6F">
        <w:rPr>
          <w:rFonts w:eastAsia="Calibri" w:cs="Arial"/>
        </w:rPr>
        <w:t xml:space="preserve">a green </w:t>
      </w:r>
      <w:r w:rsidR="003146D2" w:rsidRPr="00AF1C6F">
        <w:t>s</w:t>
      </w:r>
      <w:r w:rsidRPr="00AF1C6F">
        <w:t xml:space="preserve">trobe </w:t>
      </w:r>
      <w:r w:rsidR="003146D2" w:rsidRPr="00AF1C6F">
        <w:t>l</w:t>
      </w:r>
      <w:r w:rsidRPr="00AF1C6F">
        <w:t>ight controlled by the PMCS</w:t>
      </w:r>
      <w:r w:rsidR="00AB5BED" w:rsidRPr="00AF1C6F">
        <w:t xml:space="preserve"> for</w:t>
      </w:r>
      <w:r w:rsidR="00C51D0B" w:rsidRPr="00AF1C6F">
        <w:t xml:space="preserve"> evacuations</w:t>
      </w:r>
      <w:r w:rsidR="00152B0C" w:rsidRPr="00AF1C6F">
        <w:t>.</w:t>
      </w:r>
      <w:r w:rsidR="00CA77E5">
        <w:t xml:space="preserve">  </w:t>
      </w:r>
      <w:r w:rsidR="0020445C">
        <w:t>There are nominally 4 EXL modules supplied by each Equipment Room cross passage.</w:t>
      </w:r>
      <w:r w:rsidR="0020445C" w:rsidRPr="00AF1C6F">
        <w:t xml:space="preserve"> This number will vary for ramp ELZ’s.</w:t>
      </w:r>
      <w:r w:rsidR="001561A5" w:rsidRPr="001561A5">
        <w:rPr>
          <w:vanish/>
          <w:color w:val="0000FF"/>
          <w:vertAlign w:val="subscript"/>
        </w:rPr>
        <w:t xml:space="preserve"> [R0253]</w:t>
      </w:r>
    </w:p>
    <w:p w:rsidR="00152B0C" w:rsidRPr="004B5018" w:rsidRDefault="00CA77E5">
      <w:pPr>
        <w:spacing w:before="120" w:after="120" w:line="240" w:lineRule="auto"/>
        <w:rPr>
          <w:color w:val="000000"/>
          <w:vertAlign w:val="subscript"/>
        </w:rPr>
      </w:pPr>
      <w:r>
        <w:t xml:space="preserve">In the event of an incident, all EXL lights within the incident </w:t>
      </w:r>
      <w:r w:rsidR="006B0B13">
        <w:t>tunnel</w:t>
      </w:r>
      <w:r>
        <w:t xml:space="preserve"> </w:t>
      </w:r>
      <w:r w:rsidR="00230A49">
        <w:rPr>
          <w:rFonts w:eastAsia="Calibri" w:cs="Arial"/>
        </w:rPr>
        <w:t xml:space="preserve">(ramps are treated as separate tunnels) </w:t>
      </w:r>
      <w:r>
        <w:t>will be energised</w:t>
      </w:r>
      <w:r w:rsidR="00FF4B62">
        <w:t>.</w:t>
      </w:r>
      <w:r w:rsidR="006B0B13">
        <w:t xml:space="preserve">  </w:t>
      </w:r>
      <w:r w:rsidR="00563EFA">
        <w:t>In all tunnel incidents, t</w:t>
      </w:r>
      <w:r w:rsidR="00132640">
        <w:t xml:space="preserve">he first cross passage upstream of the incident (leading to the neighbouring non-incident tunnel) will have both the incident and non-incident tunnel EXLs energised.  This is to assist emergency services with locating the incident area from the </w:t>
      </w:r>
      <w:r w:rsidR="004A30A4">
        <w:t xml:space="preserve">neighbouring </w:t>
      </w:r>
      <w:r w:rsidR="00132640">
        <w:t xml:space="preserve">non-incident tunnel.  </w:t>
      </w:r>
      <w:r w:rsidR="0028387D" w:rsidRPr="00AF1C6F">
        <w:t xml:space="preserve"> </w:t>
      </w:r>
      <w:r w:rsidR="001561A5" w:rsidRPr="001561A5">
        <w:rPr>
          <w:vanish/>
          <w:color w:val="0000FF"/>
          <w:vertAlign w:val="subscript"/>
        </w:rPr>
        <w:t xml:space="preserve"> [R0254]</w:t>
      </w:r>
    </w:p>
    <w:bookmarkEnd w:id="1215"/>
    <w:p w:rsidR="00741EE3" w:rsidRPr="00AF1C6F" w:rsidRDefault="00741EE3" w:rsidP="00741EE3">
      <w:pPr>
        <w:pStyle w:val="Heading3"/>
        <w:ind w:left="709"/>
      </w:pPr>
      <w:r w:rsidRPr="004301E3">
        <w:t>Function States</w:t>
      </w:r>
    </w:p>
    <w:p w:rsidR="00741EE3" w:rsidRPr="004B5018" w:rsidRDefault="00741EE3" w:rsidP="00741EE3">
      <w:pPr>
        <w:pStyle w:val="MainBodyText"/>
        <w:keepNext/>
        <w:rPr>
          <w:color w:val="000000"/>
          <w:vertAlign w:val="subscript"/>
        </w:rPr>
      </w:pPr>
      <w:r w:rsidRPr="00AF1C6F">
        <w:t>The following table describes the Function States:</w:t>
      </w:r>
      <w:r w:rsidR="001561A5" w:rsidRPr="001561A5">
        <w:rPr>
          <w:vanish/>
          <w:color w:val="0000FF"/>
          <w:vertAlign w:val="subscript"/>
        </w:rPr>
        <w:t xml:space="preserve"> [R0255]</w:t>
      </w:r>
    </w:p>
    <w:p w:rsidR="00741EE3" w:rsidRPr="00AF1C6F" w:rsidRDefault="00741EE3" w:rsidP="00741EE3">
      <w:pPr>
        <w:pStyle w:val="MainBodyText"/>
        <w:keepNext/>
      </w:pPr>
    </w:p>
    <w:p w:rsidR="00741EE3" w:rsidRPr="004B5018" w:rsidRDefault="00741EE3" w:rsidP="00741EE3">
      <w:pPr>
        <w:pStyle w:val="Caption"/>
        <w:rPr>
          <w:color w:val="000000"/>
          <w:vertAlign w:val="subscript"/>
          <w:lang w:val="en-AU"/>
        </w:rPr>
      </w:pPr>
      <w:r w:rsidRPr="00C95594">
        <w:rPr>
          <w:lang w:val="en-AU"/>
        </w:rPr>
        <w:t xml:space="preserve">Table </w:t>
      </w:r>
      <w:r w:rsidRPr="00866B4B">
        <w:rPr>
          <w:lang w:val="en-AU"/>
        </w:rPr>
        <w:fldChar w:fldCharType="begin"/>
      </w:r>
      <w:r w:rsidRPr="004336F0">
        <w:rPr>
          <w:lang w:val="en-AU"/>
          <w:rPrChange w:id="1217" w:author="KIM, Jason" w:date="2019-04-03T08:52:00Z">
            <w:rPr>
              <w:lang w:val="fr-FR"/>
            </w:rPr>
          </w:rPrChange>
        </w:rPr>
        <w:instrText xml:space="preserve"> STYLEREF 1 \s </w:instrText>
      </w:r>
      <w:r w:rsidRPr="00866B4B">
        <w:rPr>
          <w:lang w:val="en-AU"/>
        </w:rPr>
        <w:fldChar w:fldCharType="separate"/>
      </w:r>
      <w:r w:rsidRPr="004336F0">
        <w:rPr>
          <w:noProof/>
          <w:lang w:val="en-AU"/>
          <w:rPrChange w:id="1218" w:author="KIM, Jason" w:date="2019-04-03T08:52:00Z">
            <w:rPr>
              <w:noProof/>
              <w:lang w:val="fr-FR"/>
            </w:rPr>
          </w:rPrChange>
        </w:rPr>
        <w:t>13</w:t>
      </w:r>
      <w:r w:rsidRPr="00866B4B">
        <w:rPr>
          <w:lang w:val="en-AU"/>
        </w:rPr>
        <w:fldChar w:fldCharType="end"/>
      </w:r>
      <w:r w:rsidRPr="004336F0">
        <w:rPr>
          <w:lang w:val="en-AU"/>
          <w:rPrChange w:id="1219" w:author="KIM, Jason" w:date="2019-04-03T08:52:00Z">
            <w:rPr>
              <w:lang w:val="fr-FR"/>
            </w:rPr>
          </w:rPrChange>
        </w:rPr>
        <w:noBreakHyphen/>
      </w:r>
      <w:r w:rsidRPr="00866B4B">
        <w:rPr>
          <w:lang w:val="en-AU"/>
        </w:rPr>
        <w:fldChar w:fldCharType="begin"/>
      </w:r>
      <w:r w:rsidRPr="004336F0">
        <w:rPr>
          <w:lang w:val="en-AU"/>
          <w:rPrChange w:id="1220" w:author="KIM, Jason" w:date="2019-04-03T08:52:00Z">
            <w:rPr>
              <w:lang w:val="fr-FR"/>
            </w:rPr>
          </w:rPrChange>
        </w:rPr>
        <w:instrText xml:space="preserve"> SEQ Table \* ARABIC \s 1 </w:instrText>
      </w:r>
      <w:r w:rsidRPr="00866B4B">
        <w:rPr>
          <w:lang w:val="en-AU"/>
        </w:rPr>
        <w:fldChar w:fldCharType="separate"/>
      </w:r>
      <w:r w:rsidRPr="004336F0">
        <w:rPr>
          <w:noProof/>
          <w:lang w:val="en-AU"/>
          <w:rPrChange w:id="1221" w:author="KIM, Jason" w:date="2019-04-03T08:52:00Z">
            <w:rPr>
              <w:noProof/>
              <w:lang w:val="fr-FR"/>
            </w:rPr>
          </w:rPrChange>
        </w:rPr>
        <w:t>1</w:t>
      </w:r>
      <w:r w:rsidRPr="00866B4B">
        <w:rPr>
          <w:lang w:val="en-AU"/>
        </w:rPr>
        <w:fldChar w:fldCharType="end"/>
      </w:r>
      <w:r w:rsidRPr="00C95594">
        <w:rPr>
          <w:lang w:val="en-AU"/>
        </w:rPr>
        <w:t xml:space="preserve"> : EXL - Function States</w:t>
      </w:r>
      <w:r w:rsidR="001561A5" w:rsidRPr="001561A5">
        <w:rPr>
          <w:vanish/>
          <w:color w:val="0000FF"/>
          <w:vertAlign w:val="subscript"/>
          <w:lang w:val="en-AU"/>
        </w:rPr>
        <w:t xml:space="preserve"> [R0256]</w:t>
      </w:r>
    </w:p>
    <w:tbl>
      <w:tblPr>
        <w:tblStyle w:val="ReportTable"/>
        <w:tblW w:w="9067" w:type="dxa"/>
        <w:tblLook w:val="04A0" w:firstRow="1" w:lastRow="0" w:firstColumn="1" w:lastColumn="0" w:noHBand="0" w:noVBand="1"/>
      </w:tblPr>
      <w:tblGrid>
        <w:gridCol w:w="2463"/>
        <w:gridCol w:w="6604"/>
      </w:tblGrid>
      <w:tr w:rsidR="00741EE3" w:rsidRPr="00AF1C6F" w:rsidTr="009A39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4301E3">
              <w:t>State</w:t>
            </w:r>
            <w:r w:rsidR="001561A5" w:rsidRPr="001561A5">
              <w:rPr>
                <w:vanish/>
                <w:color w:val="0000FF"/>
                <w:vertAlign w:val="subscript"/>
              </w:rPr>
              <w:t xml:space="preserve"> [R0256]</w:t>
            </w:r>
          </w:p>
        </w:tc>
        <w:tc>
          <w:tcPr>
            <w:tcW w:w="6604" w:type="dxa"/>
          </w:tcPr>
          <w:p w:rsidR="00741EE3" w:rsidRPr="00AF1C6F" w:rsidRDefault="00741EE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[R0257]</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[R0258]</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Activate Strobe Light</w:t>
            </w:r>
            <w:r w:rsidR="001561A5" w:rsidRPr="001561A5">
              <w:rPr>
                <w:b w:val="0"/>
                <w:vanish/>
                <w:color w:val="0000FF"/>
                <w:vertAlign w:val="subscript"/>
              </w:rPr>
              <w:t xml:space="preserve"> [R0259]</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Strobe Light ON</w:t>
            </w:r>
            <w:r w:rsidR="001561A5" w:rsidRPr="001561A5">
              <w:rPr>
                <w:b w:val="0"/>
                <w:vanish/>
                <w:color w:val="0000FF"/>
                <w:vertAlign w:val="subscript"/>
              </w:rPr>
              <w:t xml:space="preserve"> [R0260]</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132640">
              <w:t xml:space="preserve">Close Contactor </w:t>
            </w:r>
            <w:r>
              <w:t xml:space="preserve">output </w:t>
            </w:r>
            <w:r w:rsidRPr="00AF1C6F">
              <w:t>is Active AND Contactor Energised Feedback Input is Active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Deactivate Light</w:t>
            </w:r>
            <w:r w:rsidR="001561A5" w:rsidRPr="001561A5">
              <w:rPr>
                <w:b w:val="0"/>
                <w:vanish/>
                <w:color w:val="0000FF"/>
                <w:vertAlign w:val="subscript"/>
              </w:rPr>
              <w:t xml:space="preserve"> [R0261]</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Deactivate the </w:t>
            </w:r>
            <w:r w:rsidRPr="00132640">
              <w:t>Close Contactor output</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[R0262]</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[R0263]</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[R0264]</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741EE3" w:rsidRPr="00AF1C6F" w:rsidRDefault="00741EE3" w:rsidP="00741EE3"/>
    <w:p w:rsidR="004E5BA2" w:rsidRDefault="004E5BA2" w:rsidP="006F0C3A">
      <w:pPr>
        <w:pStyle w:val="MainBodyText"/>
      </w:pPr>
    </w:p>
    <w:p w:rsidR="003C352B" w:rsidRDefault="003C352B" w:rsidP="005C4DD9">
      <w:pPr>
        <w:pStyle w:val="Heading3"/>
        <w:ind w:left="709"/>
      </w:pPr>
      <w:bookmarkStart w:id="1222" w:name="_Toc517095464"/>
      <w:r w:rsidRPr="00AF1C6F">
        <w:lastRenderedPageBreak/>
        <w:t>Function Diagram</w:t>
      </w:r>
      <w:bookmarkEnd w:id="1222"/>
    </w:p>
    <w:p w:rsidR="00A86566" w:rsidRPr="004B5018" w:rsidRDefault="00A86566" w:rsidP="00A86566">
      <w:pPr>
        <w:pStyle w:val="Caption"/>
        <w:rPr>
          <w:color w:val="000000"/>
          <w:vertAlign w:val="subscript"/>
          <w:lang w:val="en-AU"/>
        </w:rPr>
      </w:pPr>
      <w:bookmarkStart w:id="1223" w:name="_Toc517095704"/>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13</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 </w:t>
      </w:r>
      <w:r w:rsidRPr="00C95594">
        <w:rPr>
          <w:rStyle w:val="CaptionChar"/>
          <w:b/>
          <w:bCs/>
          <w:lang w:val="en-AU"/>
        </w:rPr>
        <w:t>Function</w:t>
      </w:r>
      <w:r w:rsidRPr="00C95594">
        <w:rPr>
          <w:lang w:val="en-AU"/>
        </w:rPr>
        <w:t xml:space="preserve"> Diagram</w:t>
      </w:r>
      <w:bookmarkEnd w:id="1223"/>
      <w:r w:rsidR="001561A5" w:rsidRPr="001561A5">
        <w:rPr>
          <w:vanish/>
          <w:color w:val="0000FF"/>
          <w:vertAlign w:val="subscript"/>
          <w:lang w:val="en-AU"/>
        </w:rPr>
        <w:t xml:space="preserve"> [R0266]</w:t>
      </w:r>
    </w:p>
    <w:p w:rsidR="00313737" w:rsidRPr="004B5018" w:rsidRDefault="006378DD" w:rsidP="008B4384">
      <w:pPr>
        <w:jc w:val="center"/>
        <w:rPr>
          <w:color w:val="000000"/>
          <w:highlight w:val="yellow"/>
          <w:vertAlign w:val="subscript"/>
        </w:rPr>
      </w:pPr>
      <w:r w:rsidRPr="00AF1C6F">
        <w:object w:dxaOrig="9036" w:dyaOrig="8785" w14:anchorId="0FAC0D76">
          <v:shape id="_x0000_i1031" type="#_x0000_t75" style="width:6in;height:425.05pt" o:ole="">
            <v:imagedata r:id="rId35" o:title=""/>
          </v:shape>
          <o:OLEObject Type="Embed" ProgID="Visio.Drawing.11" ShapeID="_x0000_i1031" DrawAspect="Content" ObjectID="_1628945598" r:id="rId36"/>
        </w:object>
      </w:r>
      <w:r w:rsidR="001561A5" w:rsidRPr="001561A5">
        <w:rPr>
          <w:vanish/>
          <w:color w:val="0000FF"/>
          <w:vertAlign w:val="subscript"/>
        </w:rPr>
        <w:t xml:space="preserve"> [R0267]</w:t>
      </w:r>
    </w:p>
    <w:p w:rsidR="00195338" w:rsidRPr="00C95594" w:rsidRDefault="00195338" w:rsidP="00195338"/>
    <w:p w:rsidR="00B867CC" w:rsidRPr="00AF1C6F" w:rsidRDefault="00B867CC" w:rsidP="005C4DD9">
      <w:pPr>
        <w:pStyle w:val="Heading3"/>
        <w:ind w:left="709"/>
      </w:pPr>
      <w:bookmarkStart w:id="1224" w:name="_Toc496178225"/>
      <w:bookmarkStart w:id="1225" w:name="_Toc496203319"/>
      <w:bookmarkStart w:id="1226" w:name="_Toc487723190"/>
      <w:bookmarkStart w:id="1227" w:name="_Toc517095466"/>
      <w:bookmarkEnd w:id="1224"/>
      <w:bookmarkEnd w:id="1225"/>
      <w:r w:rsidRPr="00AF1C6F">
        <w:t>Condition / Commands</w:t>
      </w:r>
      <w:bookmarkEnd w:id="1226"/>
      <w:bookmarkEnd w:id="1227"/>
    </w:p>
    <w:p w:rsidR="00353DEC" w:rsidRPr="004B5018" w:rsidRDefault="00353DEC" w:rsidP="00353DEC">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[R0268]</w:t>
      </w:r>
    </w:p>
    <w:p w:rsidR="00353DEC" w:rsidRPr="004336F0" w:rsidRDefault="00353DEC" w:rsidP="00353DEC">
      <w:pPr>
        <w:pStyle w:val="Caption"/>
        <w:rPr>
          <w:color w:val="000000"/>
          <w:vertAlign w:val="subscript"/>
          <w:lang w:val="fr-FR"/>
          <w:rPrChange w:id="1228" w:author="KIM, Jason" w:date="2019-04-03T08:53:00Z">
            <w:rPr>
              <w:color w:val="000000"/>
              <w:vertAlign w:val="subscript"/>
              <w:lang w:val="en-AU"/>
            </w:rPr>
          </w:rPrChange>
        </w:rPr>
      </w:pPr>
      <w:bookmarkStart w:id="1229" w:name="_Ref481659480"/>
      <w:bookmarkStart w:id="1230" w:name="_Toc488765692"/>
      <w:bookmarkStart w:id="1231" w:name="_Toc517095736"/>
      <w:r w:rsidRPr="004336F0">
        <w:rPr>
          <w:lang w:val="fr-FR"/>
          <w:rPrChange w:id="1232" w:author="KIM, Jason" w:date="2019-04-03T08:53: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13</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bookmarkEnd w:id="1229"/>
      <w:r w:rsidRPr="004336F0">
        <w:rPr>
          <w:lang w:val="fr-FR"/>
          <w:rPrChange w:id="1233" w:author="KIM, Jason" w:date="2019-04-03T08:53:00Z">
            <w:rPr>
              <w:lang w:val="en-AU"/>
            </w:rPr>
          </w:rPrChange>
        </w:rPr>
        <w:t xml:space="preserve"> : E</w:t>
      </w:r>
      <w:r w:rsidR="00C96F52" w:rsidRPr="004336F0">
        <w:rPr>
          <w:lang w:val="fr-FR"/>
          <w:rPrChange w:id="1234" w:author="KIM, Jason" w:date="2019-04-03T08:53:00Z">
            <w:rPr>
              <w:lang w:val="en-AU"/>
            </w:rPr>
          </w:rPrChange>
        </w:rPr>
        <w:t>XL</w:t>
      </w:r>
      <w:r w:rsidRPr="004336F0">
        <w:rPr>
          <w:lang w:val="fr-FR"/>
          <w:rPrChange w:id="1235" w:author="KIM, Jason" w:date="2019-04-03T08:53:00Z">
            <w:rPr>
              <w:lang w:val="en-AU"/>
            </w:rPr>
          </w:rPrChange>
        </w:rPr>
        <w:t xml:space="preserve"> – Conditions / Commands</w:t>
      </w:r>
      <w:bookmarkEnd w:id="1230"/>
      <w:bookmarkEnd w:id="1231"/>
      <w:r w:rsidR="001561A5" w:rsidRPr="004336F0">
        <w:rPr>
          <w:vanish/>
          <w:color w:val="0000FF"/>
          <w:vertAlign w:val="subscript"/>
          <w:lang w:val="fr-FR"/>
          <w:rPrChange w:id="1236" w:author="KIM, Jason" w:date="2019-04-03T08:53:00Z">
            <w:rPr>
              <w:vanish/>
              <w:color w:val="0000FF"/>
              <w:vertAlign w:val="subscript"/>
              <w:lang w:val="en-AU"/>
            </w:rPr>
          </w:rPrChange>
        </w:rPr>
        <w:t xml:space="preserve"> [R0269]</w:t>
      </w:r>
    </w:p>
    <w:tbl>
      <w:tblPr>
        <w:tblStyle w:val="ReportTable"/>
        <w:tblW w:w="5028" w:type="pct"/>
        <w:tblLook w:val="04A0" w:firstRow="1" w:lastRow="0" w:firstColumn="1" w:lastColumn="0" w:noHBand="0" w:noVBand="1"/>
      </w:tblPr>
      <w:tblGrid>
        <w:gridCol w:w="2030"/>
        <w:gridCol w:w="7264"/>
      </w:tblGrid>
      <w:tr w:rsidR="00353DEC" w:rsidRPr="00AF1C6F" w:rsidTr="001B5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4301E3">
              <w:t>State</w:t>
            </w:r>
            <w:r w:rsidR="001561A5" w:rsidRPr="001561A5">
              <w:rPr>
                <w:vanish/>
                <w:color w:val="0000FF"/>
                <w:vertAlign w:val="subscript"/>
              </w:rPr>
              <w:t xml:space="preserve"> [R0269]</w:t>
            </w:r>
          </w:p>
        </w:tc>
        <w:tc>
          <w:tcPr>
            <w:tcW w:w="3908" w:type="pct"/>
          </w:tcPr>
          <w:p w:rsidR="00353DEC" w:rsidRPr="00AF1C6F" w:rsidRDefault="00353DE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AF1C6F">
              <w:rPr>
                <w:b w:val="0"/>
              </w:rPr>
              <w:t>Interlock</w:t>
            </w:r>
            <w:r w:rsidR="00723229">
              <w:rPr>
                <w:b w:val="0"/>
              </w:rPr>
              <w:t>s</w:t>
            </w:r>
            <w:r w:rsidRPr="00AF1C6F">
              <w:rPr>
                <w:b w:val="0"/>
              </w:rPr>
              <w:t xml:space="preserve"> OK</w:t>
            </w:r>
            <w:r w:rsidR="001561A5" w:rsidRPr="001561A5">
              <w:rPr>
                <w:b w:val="0"/>
                <w:vanish/>
                <w:color w:val="0000FF"/>
                <w:vertAlign w:val="subscript"/>
              </w:rPr>
              <w:t xml:space="preserve"> [R0270]</w:t>
            </w:r>
          </w:p>
        </w:tc>
        <w:tc>
          <w:tcPr>
            <w:tcW w:w="3908" w:type="pct"/>
          </w:tcPr>
          <w:p w:rsidR="007E3F66"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w:t>
            </w:r>
            <w:r w:rsidR="007E3F66" w:rsidRPr="00AF1C6F">
              <w:t xml:space="preserve"> AND</w:t>
            </w:r>
          </w:p>
          <w:p w:rsidR="007E3F66"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LV </w:t>
            </w:r>
            <w:r w:rsidR="007E3F66" w:rsidRPr="00AF1C6F">
              <w:t>Circuit Breaker Closed AND</w:t>
            </w:r>
          </w:p>
          <w:p w:rsidR="00FA11DD" w:rsidRPr="00AF1C6F" w:rsidRDefault="001C3A02"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723229">
              <w:t xml:space="preserve"> AND</w:t>
            </w:r>
          </w:p>
          <w:p w:rsidR="00353DEC" w:rsidRPr="00AF1C6F" w:rsidRDefault="00132640" w:rsidP="001561A5">
            <w:pPr>
              <w:pStyle w:val="TableText"/>
              <w:cnfStyle w:val="000000000000" w:firstRow="0" w:lastRow="0" w:firstColumn="0" w:lastColumn="0" w:oddVBand="0" w:evenVBand="0" w:oddHBand="0" w:evenHBand="0" w:firstRowFirstColumn="0" w:firstRowLastColumn="0" w:lastRowFirstColumn="0" w:lastRowLastColumn="0"/>
            </w:pPr>
            <w:r>
              <w:t xml:space="preserve">NOT </w:t>
            </w:r>
            <w:r w:rsidR="007E3F66" w:rsidRPr="00AF1C6F">
              <w:t>I/O Module Fault.</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AF1C6F">
              <w:rPr>
                <w:b w:val="0"/>
              </w:rPr>
              <w:lastRenderedPageBreak/>
              <w:t>ON Command</w:t>
            </w:r>
            <w:r w:rsidR="001561A5" w:rsidRPr="001561A5">
              <w:rPr>
                <w:b w:val="0"/>
                <w:vanish/>
                <w:color w:val="0000FF"/>
                <w:vertAlign w:val="subscript"/>
              </w:rPr>
              <w:t xml:space="preserve"> [R0271]</w:t>
            </w:r>
          </w:p>
        </w:tc>
        <w:tc>
          <w:tcPr>
            <w:tcW w:w="3908" w:type="pct"/>
          </w:tcPr>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C0474F" w:rsidRDefault="00723229"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353DEC" w:rsidRPr="00AF1C6F">
              <w:t>(Control Mode is Remote Auto AND</w:t>
            </w:r>
            <w:r w:rsidR="00344151">
              <w:t xml:space="preserve"> </w:t>
            </w:r>
          </w:p>
          <w:p w:rsidR="00353DEC" w:rsidRDefault="00723229"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C0474F">
              <w:t>(</w:t>
            </w:r>
            <w:r w:rsidR="00F02935">
              <w:t xml:space="preserve">Module </w:t>
            </w:r>
            <w:r w:rsidR="00F855C0">
              <w:t>Control Line</w:t>
            </w:r>
            <w:r w:rsidR="00344151">
              <w:t xml:space="preserve"> =</w:t>
            </w:r>
            <w:r w:rsidR="00F02935">
              <w:t xml:space="preserve"> Incident Tunnel</w:t>
            </w:r>
            <w:r w:rsidR="006E3BB7">
              <w:t>)</w:t>
            </w:r>
            <w:r w:rsidR="00F02935">
              <w:t xml:space="preserve"> </w:t>
            </w:r>
            <w:r w:rsidR="00353DEC" w:rsidRPr="00AF1C6F">
              <w:t>OR</w:t>
            </w:r>
          </w:p>
          <w:p w:rsidR="00F02935"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C0474F">
              <w:t xml:space="preserve"> </w:t>
            </w:r>
            <w:r w:rsidR="00723229">
              <w:t xml:space="preserve">  </w:t>
            </w:r>
            <w:r>
              <w:t xml:space="preserve">ELC ELZ = </w:t>
            </w:r>
            <w:r w:rsidRPr="00F02935">
              <w:t>Associated ELZ 1</w:t>
            </w:r>
            <w:r>
              <w:t xml:space="preserve"> OR </w:t>
            </w:r>
          </w:p>
          <w:p w:rsidR="00723229"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F02935">
              <w:t xml:space="preserve">ELC ELZ = </w:t>
            </w:r>
            <w:r w:rsidR="00F02935" w:rsidRPr="00F02935">
              <w:t xml:space="preserve">Associated ELZ </w:t>
            </w:r>
            <w:r w:rsidR="00F02935">
              <w:t>2</w:t>
            </w:r>
            <w:r w:rsidR="00723229">
              <w:t>)</w:t>
            </w:r>
            <w:r w:rsidR="002B02DF">
              <w:t>)</w:t>
            </w:r>
          </w:p>
          <w:p w:rsidR="00F02935"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OR </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F02935">
              <w:t xml:space="preserve"> </w:t>
            </w:r>
            <w:r w:rsidRPr="00AF1C6F">
              <w:t>(Control Mode is Remote Manual AND</w:t>
            </w:r>
            <w:r w:rsidR="00344151">
              <w:t xml:space="preserve"> </w:t>
            </w:r>
            <w:r w:rsidRPr="00AF1C6F">
              <w:t xml:space="preserve">SCADA </w:t>
            </w:r>
            <w:r w:rsidR="00004F7D" w:rsidRPr="00AF1C6F">
              <w:t>Activate</w:t>
            </w:r>
            <w:r w:rsidRPr="00AF1C6F">
              <w:t xml:space="preserve"> Command is Active)</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344151">
              <w:t xml:space="preserve"> </w:t>
            </w:r>
            <w:r w:rsidR="006B0B13">
              <w:t>Emergency Lighting</w:t>
            </w:r>
            <w:r w:rsidRPr="00AF1C6F">
              <w:t xml:space="preserve"> </w:t>
            </w:r>
            <w:r w:rsidR="00004F7D" w:rsidRPr="00AF1C6F">
              <w:t>Deactivate</w:t>
            </w:r>
            <w:r w:rsidRPr="00AF1C6F">
              <w:t xml:space="preserve"> is Active) OR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344151">
              <w:t xml:space="preserve"> </w:t>
            </w:r>
            <w:r w:rsidRPr="00AF1C6F">
              <w:t xml:space="preserve">SCADA </w:t>
            </w:r>
            <w:r w:rsidR="00004F7D" w:rsidRPr="00AF1C6F">
              <w:t>Deactivate</w:t>
            </w:r>
            <w:r w:rsidRPr="00AF1C6F">
              <w:t xml:space="preserve"> Command is Active) </w:t>
            </w:r>
            <w:r w:rsidR="00723229">
              <w:t>O</w:t>
            </w:r>
            <w:r w:rsidRPr="00AF1C6F">
              <w:t>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w:t>
            </w:r>
            <w:r w:rsidR="00F17D50">
              <w:t>s</w:t>
            </w:r>
            <w:r w:rsidRPr="00AF1C6F">
              <w:t xml:space="preserve"> OK OR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D747DA" w:rsidRPr="00AF1C6F">
              <w:t>Fault</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Del="00682906" w:rsidRDefault="00004F7D" w:rsidP="001561A5">
            <w:pPr>
              <w:pStyle w:val="TableText"/>
              <w:rPr>
                <w:rStyle w:val="CommentReference"/>
                <w:b w:val="0"/>
                <w:color w:val="000000"/>
                <w:vertAlign w:val="subscript"/>
              </w:rPr>
            </w:pPr>
            <w:r w:rsidRPr="00AF1C6F">
              <w:rPr>
                <w:b w:val="0"/>
              </w:rPr>
              <w:t>ON</w:t>
            </w:r>
            <w:r w:rsidR="00353DEC" w:rsidRPr="00AF1C6F">
              <w:rPr>
                <w:b w:val="0"/>
              </w:rPr>
              <w:t xml:space="preserve"> Feedback</w:t>
            </w:r>
            <w:r w:rsidR="001561A5" w:rsidRPr="001561A5">
              <w:rPr>
                <w:b w:val="0"/>
                <w:vanish/>
                <w:color w:val="0000FF"/>
                <w:vertAlign w:val="subscript"/>
              </w:rPr>
              <w:t xml:space="preserve"> [R0272]</w:t>
            </w:r>
          </w:p>
        </w:tc>
        <w:tc>
          <w:tcPr>
            <w:tcW w:w="3908" w:type="pct"/>
          </w:tcPr>
          <w:p w:rsidR="00353DEC"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Close </w:t>
            </w:r>
            <w:r w:rsidR="00353DEC" w:rsidRPr="00AF1C6F">
              <w:t>Contactor output is Active AND</w:t>
            </w:r>
          </w:p>
          <w:p w:rsidR="00353DEC"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C</w:t>
            </w:r>
            <w:r w:rsidR="00353DEC" w:rsidRPr="00AF1C6F">
              <w:t xml:space="preserve">ontactor </w:t>
            </w:r>
            <w:r>
              <w:t>C</w:t>
            </w:r>
            <w:r w:rsidR="00353DEC" w:rsidRPr="00AF1C6F">
              <w:t xml:space="preserve">losed input </w:t>
            </w:r>
            <w:r>
              <w:t xml:space="preserve">is </w:t>
            </w:r>
            <w:r w:rsidR="00353DEC" w:rsidRPr="00AF1C6F">
              <w:t xml:space="preserve">Active  </w:t>
            </w:r>
          </w:p>
        </w:tc>
      </w:tr>
    </w:tbl>
    <w:p w:rsidR="004E5BA2" w:rsidRPr="004E5BA2" w:rsidRDefault="004E5BA2" w:rsidP="004E5BA2"/>
    <w:p w:rsidR="00D41CB0" w:rsidRPr="00AF1C6F" w:rsidRDefault="007F3A64" w:rsidP="00D41CB0">
      <w:pPr>
        <w:pStyle w:val="Heading2"/>
      </w:pPr>
      <w:bookmarkStart w:id="1237" w:name="_Toc517095467"/>
      <w:r w:rsidRPr="00AF1C6F">
        <w:t>Interfaces</w:t>
      </w:r>
      <w:bookmarkEnd w:id="1237"/>
    </w:p>
    <w:p w:rsidR="00B40551" w:rsidRPr="00AF1C6F" w:rsidRDefault="00B40551" w:rsidP="005C4DD9">
      <w:pPr>
        <w:pStyle w:val="Heading3"/>
        <w:ind w:left="709"/>
      </w:pPr>
      <w:bookmarkStart w:id="1238" w:name="_Toc517095468"/>
      <w:r w:rsidRPr="00AF1C6F">
        <w:t>Tuning Parameters</w:t>
      </w:r>
      <w:bookmarkEnd w:id="1238"/>
    </w:p>
    <w:p w:rsidR="00B40551" w:rsidRPr="004B5018" w:rsidRDefault="00B40551" w:rsidP="00B40551">
      <w:pPr>
        <w:rPr>
          <w:color w:val="000000"/>
          <w:vertAlign w:val="subscript"/>
          <w:lang w:eastAsia="en-AU"/>
        </w:rPr>
      </w:pPr>
      <w:r w:rsidRPr="00AF1C6F">
        <w:t>This module will have the following tuning parameters within the PLC logic for the following</w:t>
      </w:r>
      <w:r w:rsidR="001561A5" w:rsidRPr="001561A5">
        <w:rPr>
          <w:vanish/>
          <w:color w:val="0000FF"/>
          <w:vertAlign w:val="subscript"/>
        </w:rPr>
        <w:t xml:space="preserve"> [R0274]</w:t>
      </w:r>
    </w:p>
    <w:p w:rsidR="00B40551" w:rsidRPr="004B5018" w:rsidRDefault="00B40551" w:rsidP="00B40551">
      <w:pPr>
        <w:pStyle w:val="Caption"/>
        <w:rPr>
          <w:color w:val="000000"/>
          <w:vertAlign w:val="subscript"/>
          <w:lang w:val="en-AU"/>
        </w:rPr>
      </w:pPr>
      <w:bookmarkStart w:id="1239" w:name="_Toc517095737"/>
      <w:r w:rsidRPr="00C95594">
        <w:rPr>
          <w:lang w:val="en-AU"/>
        </w:rPr>
        <w:t xml:space="preserve">Table </w:t>
      </w:r>
      <w:r w:rsidR="00366B7B" w:rsidRPr="00866B4B">
        <w:rPr>
          <w:lang w:val="en-AU"/>
        </w:rPr>
        <w:fldChar w:fldCharType="begin"/>
      </w:r>
      <w:r w:rsidR="00366B7B" w:rsidRPr="004336F0">
        <w:rPr>
          <w:lang w:val="en-AU"/>
          <w:rPrChange w:id="124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41" w:author="KIM, Jason" w:date="2019-04-03T08:53:00Z">
            <w:rPr>
              <w:noProof/>
              <w:lang w:val="fr-FR"/>
            </w:rPr>
          </w:rPrChange>
        </w:rPr>
        <w:t>13</w:t>
      </w:r>
      <w:r w:rsidR="00366B7B" w:rsidRPr="00866B4B">
        <w:rPr>
          <w:lang w:val="en-AU"/>
        </w:rPr>
        <w:fldChar w:fldCharType="end"/>
      </w:r>
      <w:r w:rsidR="00366B7B" w:rsidRPr="004336F0">
        <w:rPr>
          <w:lang w:val="en-AU"/>
          <w:rPrChange w:id="1242" w:author="KIM, Jason" w:date="2019-04-03T08:53:00Z">
            <w:rPr>
              <w:lang w:val="fr-FR"/>
            </w:rPr>
          </w:rPrChange>
        </w:rPr>
        <w:noBreakHyphen/>
      </w:r>
      <w:r w:rsidR="00366B7B" w:rsidRPr="00866B4B">
        <w:rPr>
          <w:lang w:val="en-AU"/>
        </w:rPr>
        <w:fldChar w:fldCharType="begin"/>
      </w:r>
      <w:r w:rsidR="00366B7B" w:rsidRPr="004336F0">
        <w:rPr>
          <w:lang w:val="en-AU"/>
          <w:rPrChange w:id="124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44" w:author="KIM, Jason" w:date="2019-04-03T08:53:00Z">
            <w:rPr>
              <w:noProof/>
              <w:lang w:val="fr-FR"/>
            </w:rPr>
          </w:rPrChange>
        </w:rPr>
        <w:t>3</w:t>
      </w:r>
      <w:r w:rsidR="00366B7B" w:rsidRPr="00866B4B">
        <w:rPr>
          <w:lang w:val="en-AU"/>
        </w:rPr>
        <w:fldChar w:fldCharType="end"/>
      </w:r>
      <w:r w:rsidRPr="00C95594">
        <w:rPr>
          <w:lang w:val="en-AU"/>
        </w:rPr>
        <w:t xml:space="preserve"> : EXL – Tuning Parameters</w:t>
      </w:r>
      <w:bookmarkEnd w:id="1239"/>
      <w:r w:rsidR="001561A5" w:rsidRPr="001561A5">
        <w:rPr>
          <w:vanish/>
          <w:color w:val="0000FF"/>
          <w:vertAlign w:val="subscript"/>
          <w:lang w:val="en-AU"/>
        </w:rPr>
        <w:t xml:space="preserve"> [R0275]</w:t>
      </w:r>
    </w:p>
    <w:tbl>
      <w:tblPr>
        <w:tblStyle w:val="ReportTable"/>
        <w:tblW w:w="0" w:type="auto"/>
        <w:tblLook w:val="04A0" w:firstRow="1" w:lastRow="0" w:firstColumn="1" w:lastColumn="0" w:noHBand="0" w:noVBand="1"/>
      </w:tblPr>
      <w:tblGrid>
        <w:gridCol w:w="2484"/>
        <w:gridCol w:w="6532"/>
      </w:tblGrid>
      <w:tr w:rsidR="00B40551" w:rsidRPr="00AF1C6F" w:rsidTr="00CE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B40551" w:rsidRPr="004B5018" w:rsidRDefault="00B40551" w:rsidP="001561A5">
            <w:pPr>
              <w:pStyle w:val="TableText"/>
              <w:rPr>
                <w:b w:val="0"/>
                <w:color w:val="000000"/>
                <w:vertAlign w:val="subscript"/>
              </w:rPr>
            </w:pPr>
            <w:r w:rsidRPr="004301E3">
              <w:t xml:space="preserve">Tuning Parameter </w:t>
            </w:r>
            <w:r w:rsidR="001561A5" w:rsidRPr="001561A5">
              <w:rPr>
                <w:vanish/>
                <w:color w:val="0000FF"/>
                <w:vertAlign w:val="subscript"/>
              </w:rPr>
              <w:t xml:space="preserve"> [R0275]</w:t>
            </w:r>
          </w:p>
        </w:tc>
        <w:tc>
          <w:tcPr>
            <w:tcW w:w="6532" w:type="dxa"/>
            <w:hideMark/>
          </w:tcPr>
          <w:p w:rsidR="00B40551" w:rsidRPr="00AF1C6F" w:rsidRDefault="00B4055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B40551" w:rsidRPr="00AF1C6F" w:rsidTr="00CE5965">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B40551" w:rsidRPr="004B5018" w:rsidRDefault="001E5BE1" w:rsidP="001561A5">
            <w:pPr>
              <w:pStyle w:val="TableText"/>
              <w:rPr>
                <w:b w:val="0"/>
                <w:color w:val="000000"/>
                <w:vertAlign w:val="subscript"/>
                <w:lang w:eastAsia="en-US"/>
              </w:rPr>
            </w:pPr>
            <w:r w:rsidRPr="00AF1C6F">
              <w:rPr>
                <w:b w:val="0"/>
                <w:lang w:eastAsia="en-US"/>
              </w:rPr>
              <w:t>Failed to Activate</w:t>
            </w:r>
            <w:r w:rsidR="00B40551" w:rsidRPr="00AF1C6F">
              <w:rPr>
                <w:b w:val="0"/>
                <w:lang w:eastAsia="en-US"/>
              </w:rPr>
              <w:t xml:space="preserve"> Time</w:t>
            </w:r>
            <w:r w:rsidR="001561A5" w:rsidRPr="001561A5">
              <w:rPr>
                <w:b w:val="0"/>
                <w:vanish/>
                <w:color w:val="0000FF"/>
                <w:vertAlign w:val="subscript"/>
                <w:lang w:eastAsia="en-US"/>
              </w:rPr>
              <w:t xml:space="preserve"> [R0276]</w:t>
            </w:r>
          </w:p>
        </w:tc>
        <w:tc>
          <w:tcPr>
            <w:tcW w:w="6532" w:type="dxa"/>
            <w:tcBorders>
              <w:top w:val="single" w:sz="4" w:space="0" w:color="auto"/>
              <w:left w:val="single" w:sz="4" w:space="0" w:color="auto"/>
              <w:bottom w:val="single" w:sz="4" w:space="0" w:color="auto"/>
              <w:right w:val="single" w:sz="4" w:space="0" w:color="auto"/>
            </w:tcBorders>
            <w:vAlign w:val="top"/>
            <w:hideMark/>
          </w:tcPr>
          <w:p w:rsidR="00B40551" w:rsidRPr="00AF1C6F" w:rsidRDefault="006E3B7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w:t>
            </w:r>
            <w:r w:rsidR="0069000C" w:rsidRPr="00AF1C6F">
              <w:rPr>
                <w:lang w:eastAsia="en-US"/>
              </w:rPr>
              <w:t xml:space="preserve">Activate Light </w:t>
            </w:r>
            <w:r w:rsidR="001E5BE1" w:rsidRPr="00AF1C6F">
              <w:rPr>
                <w:lang w:eastAsia="en-US"/>
              </w:rPr>
              <w:t xml:space="preserve">Time </w:t>
            </w:r>
            <w:r w:rsidR="0069000C" w:rsidRPr="00AF1C6F">
              <w:rPr>
                <w:lang w:eastAsia="en-US"/>
              </w:rPr>
              <w:t>pre-set</w:t>
            </w:r>
            <w:r w:rsidR="00C400F3" w:rsidRPr="00AF1C6F">
              <w:rPr>
                <w:lang w:eastAsia="en-US"/>
              </w:rPr>
              <w:t xml:space="preserve"> (default 2 seconds)</w:t>
            </w:r>
          </w:p>
        </w:tc>
      </w:tr>
      <w:tr w:rsidR="0069000C" w:rsidRPr="00AF1C6F" w:rsidTr="0069000C">
        <w:tc>
          <w:tcPr>
            <w:cnfStyle w:val="001000000000" w:firstRow="0" w:lastRow="0" w:firstColumn="1" w:lastColumn="0" w:oddVBand="0" w:evenVBand="0" w:oddHBand="0" w:evenHBand="0" w:firstRowFirstColumn="0" w:firstRowLastColumn="0" w:lastRowFirstColumn="0" w:lastRowLastColumn="0"/>
            <w:tcW w:w="2484" w:type="dxa"/>
            <w:hideMark/>
          </w:tcPr>
          <w:p w:rsidR="0069000C" w:rsidRPr="004B5018" w:rsidRDefault="0069000C" w:rsidP="001561A5">
            <w:pPr>
              <w:pStyle w:val="TableText"/>
              <w:rPr>
                <w:b w:val="0"/>
                <w:color w:val="000000"/>
                <w:vertAlign w:val="subscript"/>
                <w:lang w:eastAsia="en-US"/>
              </w:rPr>
            </w:pPr>
            <w:r w:rsidRPr="00AF1C6F">
              <w:rPr>
                <w:b w:val="0"/>
                <w:lang w:eastAsia="en-US"/>
              </w:rPr>
              <w:t>Failed to Deactivate Time</w:t>
            </w:r>
            <w:r w:rsidR="001561A5" w:rsidRPr="001561A5">
              <w:rPr>
                <w:b w:val="0"/>
                <w:vanish/>
                <w:color w:val="0000FF"/>
                <w:vertAlign w:val="subscript"/>
                <w:lang w:eastAsia="en-US"/>
              </w:rPr>
              <w:t xml:space="preserve"> [R0277]</w:t>
            </w:r>
          </w:p>
        </w:tc>
        <w:tc>
          <w:tcPr>
            <w:tcW w:w="6532" w:type="dxa"/>
            <w:hideMark/>
          </w:tcPr>
          <w:p w:rsidR="0069000C" w:rsidRPr="00AF1C6F" w:rsidRDefault="0069000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Deactivate Light Time pre-set</w:t>
            </w:r>
            <w:r w:rsidR="00C400F3" w:rsidRPr="00AF1C6F">
              <w:rPr>
                <w:lang w:eastAsia="en-US"/>
              </w:rPr>
              <w:t xml:space="preserve"> (default 2 seconds)</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 xml:space="preserve">Module </w:t>
            </w:r>
            <w:r w:rsidR="006E3BB7">
              <w:rPr>
                <w:b w:val="0"/>
                <w:lang w:eastAsia="en-US"/>
              </w:rPr>
              <w:t>Zone</w:t>
            </w:r>
            <w:r w:rsidR="001561A5" w:rsidRPr="001561A5">
              <w:rPr>
                <w:b w:val="0"/>
                <w:vanish/>
                <w:color w:val="0000FF"/>
                <w:vertAlign w:val="subscript"/>
                <w:lang w:eastAsia="en-US"/>
              </w:rPr>
              <w:t xml:space="preserve"> [R0278]</w:t>
            </w:r>
          </w:p>
        </w:tc>
        <w:tc>
          <w:tcPr>
            <w:tcW w:w="6532" w:type="dxa"/>
          </w:tcPr>
          <w:p w:rsidR="00787E42" w:rsidRPr="00AF1C6F"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Emergency Lighting Zone (ELZ) the EXL </w:t>
            </w:r>
            <w:r w:rsidR="00F855C0">
              <w:rPr>
                <w:lang w:eastAsia="en-US"/>
              </w:rPr>
              <w:t xml:space="preserve">is </w:t>
            </w:r>
            <w:r w:rsidR="009B2F3A">
              <w:rPr>
                <w:lang w:eastAsia="en-US"/>
              </w:rPr>
              <w:t>a fixed mapping table</w:t>
            </w:r>
          </w:p>
        </w:tc>
      </w:tr>
      <w:tr w:rsidR="00F855C0"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F855C0" w:rsidRPr="004B5018" w:rsidRDefault="00F855C0"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[R0279]</w:t>
            </w:r>
          </w:p>
        </w:tc>
        <w:tc>
          <w:tcPr>
            <w:tcW w:w="6532" w:type="dxa"/>
          </w:tcPr>
          <w:p w:rsidR="00F855C0" w:rsidRP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EXL is located. (0 = Unknown, 1 = M110, 2 = M120, 3 = M1C0, 4 = M1D0, 5 = M1P0, 6 = M1Q0).</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 xml:space="preserve">Associated ELZ 1 </w:t>
            </w:r>
            <w:r w:rsidR="001561A5" w:rsidRPr="001561A5">
              <w:rPr>
                <w:b w:val="0"/>
                <w:vanish/>
                <w:color w:val="0000FF"/>
                <w:vertAlign w:val="subscript"/>
                <w:lang w:eastAsia="en-US"/>
              </w:rPr>
              <w:t xml:space="preserve"> [R0280]</w:t>
            </w:r>
          </w:p>
        </w:tc>
        <w:tc>
          <w:tcPr>
            <w:tcW w:w="6532" w:type="dxa"/>
          </w:tcPr>
          <w:p w:rsidR="00787E42"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Associated Emergency Lighting Zone (ELZ) within the non-incident tunnel that should </w:t>
            </w:r>
            <w:r w:rsidR="00F02935">
              <w:rPr>
                <w:lang w:eastAsia="en-US"/>
              </w:rPr>
              <w:t xml:space="preserve">Activate the </w:t>
            </w:r>
            <w:r>
              <w:rPr>
                <w:lang w:eastAsia="en-US"/>
              </w:rPr>
              <w:t>EXL (required)</w:t>
            </w:r>
            <w:r w:rsidR="00106F7B">
              <w:rPr>
                <w:lang w:eastAsia="en-US"/>
              </w:rPr>
              <w:t xml:space="preserve"> – fixed constant</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Associated ELZ 2</w:t>
            </w:r>
            <w:r w:rsidR="001561A5" w:rsidRPr="001561A5">
              <w:rPr>
                <w:b w:val="0"/>
                <w:vanish/>
                <w:color w:val="0000FF"/>
                <w:vertAlign w:val="subscript"/>
                <w:lang w:eastAsia="en-US"/>
              </w:rPr>
              <w:t xml:space="preserve"> [R0281]</w:t>
            </w:r>
          </w:p>
        </w:tc>
        <w:tc>
          <w:tcPr>
            <w:tcW w:w="6532" w:type="dxa"/>
          </w:tcPr>
          <w:p w:rsidR="00787E42"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Alternate associated Emergency Lighting Zone (ELZ) within the non-incident tunnel that should </w:t>
            </w:r>
            <w:r w:rsidR="00F02935">
              <w:rPr>
                <w:lang w:eastAsia="en-US"/>
              </w:rPr>
              <w:t xml:space="preserve">Activate the </w:t>
            </w:r>
            <w:r>
              <w:rPr>
                <w:lang w:eastAsia="en-US"/>
              </w:rPr>
              <w:t>EXL (optional)</w:t>
            </w:r>
            <w:r w:rsidR="00106F7B">
              <w:rPr>
                <w:lang w:eastAsia="en-US"/>
              </w:rPr>
              <w:t xml:space="preserve"> – fixed constant</w:t>
            </w:r>
          </w:p>
        </w:tc>
      </w:tr>
    </w:tbl>
    <w:p w:rsidR="004E5BA2" w:rsidRPr="004E5BA2" w:rsidRDefault="004E5BA2" w:rsidP="004E5BA2"/>
    <w:p w:rsidR="000A33E9" w:rsidRPr="0048395E" w:rsidRDefault="000A33E9" w:rsidP="005C4DD9">
      <w:pPr>
        <w:pStyle w:val="Heading3"/>
        <w:ind w:left="709"/>
      </w:pPr>
      <w:bookmarkStart w:id="1245" w:name="_Toc484433263"/>
      <w:bookmarkStart w:id="1246" w:name="_Toc450044656"/>
      <w:bookmarkStart w:id="1247" w:name="_Toc517095469"/>
      <w:r w:rsidRPr="0048395E">
        <w:t>Field I/O</w:t>
      </w:r>
      <w:bookmarkEnd w:id="1245"/>
      <w:bookmarkEnd w:id="1246"/>
      <w:bookmarkEnd w:id="1247"/>
    </w:p>
    <w:p w:rsidR="00BF556F" w:rsidRPr="004B5018" w:rsidRDefault="000A33E9" w:rsidP="00E36AE1">
      <w:pPr>
        <w:pStyle w:val="Caption"/>
        <w:rPr>
          <w:color w:val="000000"/>
          <w:sz w:val="18"/>
          <w:vertAlign w:val="subscript"/>
          <w:lang w:val="en-AU"/>
        </w:rPr>
      </w:pPr>
      <w:bookmarkStart w:id="1248" w:name="_Toc484433973"/>
      <w:bookmarkStart w:id="1249" w:name="_Toc517095738"/>
      <w:r w:rsidRPr="00AF1C6F">
        <w:rPr>
          <w:lang w:val="en-AU"/>
        </w:rPr>
        <w:t xml:space="preserve">Table </w:t>
      </w:r>
      <w:r w:rsidR="00366B7B" w:rsidRPr="00866B4B">
        <w:rPr>
          <w:lang w:val="en-AU"/>
        </w:rPr>
        <w:fldChar w:fldCharType="begin"/>
      </w:r>
      <w:r w:rsidR="00366B7B" w:rsidRPr="004336F0">
        <w:rPr>
          <w:lang w:val="en-AU"/>
          <w:rPrChange w:id="125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51" w:author="KIM, Jason" w:date="2019-04-03T08:53:00Z">
            <w:rPr>
              <w:noProof/>
              <w:lang w:val="fr-FR"/>
            </w:rPr>
          </w:rPrChange>
        </w:rPr>
        <w:t>13</w:t>
      </w:r>
      <w:r w:rsidR="00366B7B" w:rsidRPr="00866B4B">
        <w:rPr>
          <w:lang w:val="en-AU"/>
        </w:rPr>
        <w:fldChar w:fldCharType="end"/>
      </w:r>
      <w:r w:rsidR="00366B7B" w:rsidRPr="004336F0">
        <w:rPr>
          <w:lang w:val="en-AU"/>
          <w:rPrChange w:id="1252" w:author="KIM, Jason" w:date="2019-04-03T08:53:00Z">
            <w:rPr>
              <w:lang w:val="fr-FR"/>
            </w:rPr>
          </w:rPrChange>
        </w:rPr>
        <w:noBreakHyphen/>
      </w:r>
      <w:r w:rsidR="00366B7B" w:rsidRPr="00866B4B">
        <w:rPr>
          <w:lang w:val="en-AU"/>
        </w:rPr>
        <w:fldChar w:fldCharType="begin"/>
      </w:r>
      <w:r w:rsidR="00366B7B" w:rsidRPr="004336F0">
        <w:rPr>
          <w:lang w:val="en-AU"/>
          <w:rPrChange w:id="125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54" w:author="KIM, Jason" w:date="2019-04-03T08:53:00Z">
            <w:rPr>
              <w:noProof/>
              <w:lang w:val="fr-FR"/>
            </w:rPr>
          </w:rPrChange>
        </w:rPr>
        <w:t>4</w:t>
      </w:r>
      <w:r w:rsidR="00366B7B" w:rsidRPr="00866B4B">
        <w:rPr>
          <w:lang w:val="en-AU"/>
        </w:rPr>
        <w:fldChar w:fldCharType="end"/>
      </w:r>
      <w:r w:rsidRPr="004301E3">
        <w:rPr>
          <w:lang w:val="en-AU"/>
        </w:rPr>
        <w:t xml:space="preserve"> : </w:t>
      </w:r>
      <w:r w:rsidRPr="00AF1C6F">
        <w:rPr>
          <w:lang w:val="en-AU"/>
        </w:rPr>
        <w:t>E</w:t>
      </w:r>
      <w:r w:rsidR="007D34C7" w:rsidRPr="00AF1C6F">
        <w:rPr>
          <w:lang w:val="en-AU"/>
        </w:rPr>
        <w:t>XL</w:t>
      </w:r>
      <w:r w:rsidRPr="00AF1C6F">
        <w:rPr>
          <w:lang w:val="en-AU"/>
        </w:rPr>
        <w:t xml:space="preserve"> – Field I/O</w:t>
      </w:r>
      <w:bookmarkEnd w:id="1248"/>
      <w:bookmarkEnd w:id="1249"/>
      <w:r w:rsidR="001561A5" w:rsidRPr="001561A5">
        <w:rPr>
          <w:vanish/>
          <w:color w:val="0000FF"/>
          <w:vertAlign w:val="subscript"/>
          <w:lang w:val="en-AU"/>
        </w:rPr>
        <w:t xml:space="preserve"> [R0283]</w:t>
      </w:r>
    </w:p>
    <w:tbl>
      <w:tblPr>
        <w:tblStyle w:val="ReportTable"/>
        <w:tblW w:w="5000" w:type="pct"/>
        <w:tblLook w:val="04A0" w:firstRow="1" w:lastRow="0" w:firstColumn="1" w:lastColumn="0" w:noHBand="0" w:noVBand="1"/>
      </w:tblPr>
      <w:tblGrid>
        <w:gridCol w:w="6824"/>
        <w:gridCol w:w="2418"/>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0A33E9" w:rsidRPr="004B5018" w:rsidRDefault="000A33E9" w:rsidP="001561A5">
            <w:pPr>
              <w:pStyle w:val="TableText"/>
              <w:rPr>
                <w:b w:val="0"/>
                <w:color w:val="000000"/>
                <w:vertAlign w:val="subscript"/>
              </w:rPr>
            </w:pPr>
            <w:r w:rsidRPr="004301E3">
              <w:t>I/O Description</w:t>
            </w:r>
            <w:r w:rsidR="001561A5" w:rsidRPr="001561A5">
              <w:rPr>
                <w:vanish/>
                <w:color w:val="0000FF"/>
                <w:vertAlign w:val="subscript"/>
              </w:rPr>
              <w:t xml:space="preserve"> [R0283]</w:t>
            </w:r>
          </w:p>
        </w:tc>
        <w:tc>
          <w:tcPr>
            <w:tcW w:w="1308" w:type="pct"/>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0A33E9" w:rsidRPr="004B5018" w:rsidRDefault="000A33E9" w:rsidP="001561A5">
            <w:pPr>
              <w:pStyle w:val="TableText"/>
              <w:rPr>
                <w:b w:val="0"/>
                <w:color w:val="000000"/>
                <w:vertAlign w:val="subscript"/>
              </w:rPr>
            </w:pPr>
            <w:r w:rsidRPr="00AF1C6F">
              <w:rPr>
                <w:b w:val="0"/>
              </w:rPr>
              <w:t>Contactor Closed</w:t>
            </w:r>
            <w:r w:rsidR="001561A5" w:rsidRPr="001561A5">
              <w:rPr>
                <w:b w:val="0"/>
                <w:vanish/>
                <w:color w:val="0000FF"/>
                <w:vertAlign w:val="subscript"/>
              </w:rPr>
              <w:t xml:space="preserve"> [R0284]</w:t>
            </w:r>
          </w:p>
        </w:tc>
        <w:tc>
          <w:tcPr>
            <w:tcW w:w="1308" w:type="pct"/>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0A33E9" w:rsidRPr="00AF1C6F" w:rsidTr="000A33E9">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0A33E9" w:rsidRPr="004B5018" w:rsidRDefault="000A33E9" w:rsidP="001561A5">
            <w:pPr>
              <w:pStyle w:val="TableText"/>
              <w:rPr>
                <w:b w:val="0"/>
                <w:color w:val="000000"/>
                <w:vertAlign w:val="subscript"/>
              </w:rPr>
            </w:pPr>
            <w:r w:rsidRPr="00AF1C6F">
              <w:rPr>
                <w:b w:val="0"/>
              </w:rPr>
              <w:t xml:space="preserve">Close Contactor </w:t>
            </w:r>
            <w:r w:rsidR="001561A5" w:rsidRPr="001561A5">
              <w:rPr>
                <w:b w:val="0"/>
                <w:vanish/>
                <w:color w:val="0000FF"/>
                <w:vertAlign w:val="subscript"/>
              </w:rPr>
              <w:t xml:space="preserve"> [R0285]</w:t>
            </w:r>
          </w:p>
        </w:tc>
        <w:tc>
          <w:tcPr>
            <w:tcW w:w="1308" w:type="pct"/>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4E5BA2" w:rsidRPr="004E5BA2" w:rsidRDefault="004E5BA2" w:rsidP="001B5267">
      <w:bookmarkStart w:id="1255" w:name="_Toc484433264"/>
    </w:p>
    <w:p w:rsidR="000A33E9" w:rsidRPr="00AF1C6F" w:rsidRDefault="000A33E9" w:rsidP="005C4DD9">
      <w:pPr>
        <w:pStyle w:val="Heading3"/>
        <w:ind w:left="709"/>
      </w:pPr>
      <w:bookmarkStart w:id="1256" w:name="_Toc517095470"/>
      <w:r w:rsidRPr="00AF1C6F">
        <w:t>Module (Subsystem) I/O</w:t>
      </w:r>
      <w:bookmarkEnd w:id="1255"/>
      <w:bookmarkEnd w:id="1256"/>
    </w:p>
    <w:p w:rsidR="000A33E9" w:rsidRPr="004B5018" w:rsidRDefault="000A33E9" w:rsidP="000A33E9">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[R0287]</w:t>
      </w:r>
    </w:p>
    <w:p w:rsidR="000A33E9" w:rsidRPr="004B5018" w:rsidRDefault="000A33E9" w:rsidP="000A33E9">
      <w:pPr>
        <w:pStyle w:val="Caption"/>
        <w:rPr>
          <w:color w:val="000000"/>
          <w:vertAlign w:val="subscript"/>
          <w:lang w:val="en-AU"/>
        </w:rPr>
      </w:pPr>
      <w:bookmarkStart w:id="1257" w:name="_Toc484433974"/>
      <w:bookmarkStart w:id="1258" w:name="_Toc517095739"/>
      <w:r w:rsidRPr="004301E3">
        <w:rPr>
          <w:lang w:val="en-AU"/>
        </w:rPr>
        <w:t xml:space="preserve">Table </w:t>
      </w:r>
      <w:r w:rsidR="00366B7B" w:rsidRPr="00866B4B">
        <w:rPr>
          <w:lang w:val="en-AU"/>
        </w:rPr>
        <w:fldChar w:fldCharType="begin"/>
      </w:r>
      <w:r w:rsidR="00366B7B" w:rsidRPr="004336F0">
        <w:rPr>
          <w:lang w:val="en-AU"/>
          <w:rPrChange w:id="1259"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60" w:author="KIM, Jason" w:date="2019-04-03T08:53:00Z">
            <w:rPr>
              <w:noProof/>
              <w:lang w:val="fr-FR"/>
            </w:rPr>
          </w:rPrChange>
        </w:rPr>
        <w:t>13</w:t>
      </w:r>
      <w:r w:rsidR="00366B7B" w:rsidRPr="00866B4B">
        <w:rPr>
          <w:lang w:val="en-AU"/>
        </w:rPr>
        <w:fldChar w:fldCharType="end"/>
      </w:r>
      <w:r w:rsidR="00366B7B" w:rsidRPr="004336F0">
        <w:rPr>
          <w:lang w:val="en-AU"/>
          <w:rPrChange w:id="1261" w:author="KIM, Jason" w:date="2019-04-03T08:53:00Z">
            <w:rPr>
              <w:lang w:val="fr-FR"/>
            </w:rPr>
          </w:rPrChange>
        </w:rPr>
        <w:noBreakHyphen/>
      </w:r>
      <w:r w:rsidR="00366B7B" w:rsidRPr="00866B4B">
        <w:rPr>
          <w:lang w:val="en-AU"/>
        </w:rPr>
        <w:fldChar w:fldCharType="begin"/>
      </w:r>
      <w:r w:rsidR="00366B7B" w:rsidRPr="004336F0">
        <w:rPr>
          <w:lang w:val="en-AU"/>
          <w:rPrChange w:id="1262"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63" w:author="KIM, Jason" w:date="2019-04-03T08:53:00Z">
            <w:rPr>
              <w:noProof/>
              <w:lang w:val="fr-FR"/>
            </w:rPr>
          </w:rPrChange>
        </w:rPr>
        <w:t>5</w:t>
      </w:r>
      <w:r w:rsidR="00366B7B" w:rsidRPr="00866B4B">
        <w:rPr>
          <w:lang w:val="en-AU"/>
        </w:rPr>
        <w:fldChar w:fldCharType="end"/>
      </w:r>
      <w:r w:rsidRPr="00AF1C6F">
        <w:rPr>
          <w:lang w:val="en-AU"/>
        </w:rPr>
        <w:t xml:space="preserve"> : Global Output from Ethernet I/O Node Monitoring</w:t>
      </w:r>
      <w:bookmarkEnd w:id="1257"/>
      <w:bookmarkEnd w:id="1258"/>
      <w:r w:rsidR="001561A5" w:rsidRPr="001561A5">
        <w:rPr>
          <w:vanish/>
          <w:color w:val="0000FF"/>
          <w:vertAlign w:val="subscript"/>
          <w:lang w:val="en-AU"/>
        </w:rPr>
        <w:t xml:space="preserve"> [R0288]</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[R0288]</w:t>
            </w:r>
          </w:p>
        </w:tc>
        <w:tc>
          <w:tcPr>
            <w:tcW w:w="1337" w:type="pct"/>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[R0289]</w:t>
            </w:r>
          </w:p>
        </w:tc>
        <w:tc>
          <w:tcPr>
            <w:tcW w:w="1337" w:type="pct"/>
            <w:vAlign w:val="top"/>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0A33E9" w:rsidRPr="00AF1C6F" w:rsidRDefault="000A33E9" w:rsidP="000A33E9">
      <w:pPr>
        <w:pStyle w:val="MainBodyText"/>
      </w:pPr>
    </w:p>
    <w:p w:rsidR="000A33E9" w:rsidRPr="004B5018" w:rsidRDefault="000A33E9" w:rsidP="001B5267">
      <w:pPr>
        <w:pStyle w:val="MainBodyText"/>
        <w:keepN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[R0291]</w:t>
      </w:r>
    </w:p>
    <w:p w:rsidR="000A33E9" w:rsidRPr="004B5018" w:rsidRDefault="000A33E9" w:rsidP="004E5BA2">
      <w:pPr>
        <w:pStyle w:val="Caption"/>
        <w:rPr>
          <w:color w:val="000000"/>
          <w:vertAlign w:val="subscript"/>
          <w:lang w:val="en-AU"/>
        </w:rPr>
      </w:pPr>
      <w:bookmarkStart w:id="1264" w:name="_Toc484433975"/>
      <w:bookmarkStart w:id="1265" w:name="_Toc517095740"/>
      <w:r w:rsidRPr="00AF1C6F">
        <w:rPr>
          <w:lang w:val="en-AU"/>
        </w:rPr>
        <w:t xml:space="preserve">Table </w:t>
      </w:r>
      <w:r w:rsidR="00366B7B" w:rsidRPr="00866B4B">
        <w:rPr>
          <w:lang w:val="en-AU"/>
        </w:rPr>
        <w:fldChar w:fldCharType="begin"/>
      </w:r>
      <w:r w:rsidR="00366B7B" w:rsidRPr="004336F0">
        <w:rPr>
          <w:lang w:val="en-AU"/>
          <w:rPrChange w:id="1266"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67" w:author="KIM, Jason" w:date="2019-04-03T08:53:00Z">
            <w:rPr>
              <w:noProof/>
              <w:lang w:val="fr-FR"/>
            </w:rPr>
          </w:rPrChange>
        </w:rPr>
        <w:t>13</w:t>
      </w:r>
      <w:r w:rsidR="00366B7B" w:rsidRPr="00866B4B">
        <w:rPr>
          <w:lang w:val="en-AU"/>
        </w:rPr>
        <w:fldChar w:fldCharType="end"/>
      </w:r>
      <w:r w:rsidR="00366B7B" w:rsidRPr="004336F0">
        <w:rPr>
          <w:lang w:val="en-AU"/>
          <w:rPrChange w:id="1268" w:author="KIM, Jason" w:date="2019-04-03T08:53:00Z">
            <w:rPr>
              <w:lang w:val="fr-FR"/>
            </w:rPr>
          </w:rPrChange>
        </w:rPr>
        <w:noBreakHyphen/>
      </w:r>
      <w:r w:rsidR="00366B7B" w:rsidRPr="00866B4B">
        <w:rPr>
          <w:lang w:val="en-AU"/>
        </w:rPr>
        <w:fldChar w:fldCharType="begin"/>
      </w:r>
      <w:r w:rsidR="00366B7B" w:rsidRPr="004336F0">
        <w:rPr>
          <w:lang w:val="en-AU"/>
          <w:rPrChange w:id="1269"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70" w:author="KIM, Jason" w:date="2019-04-03T08:53:00Z">
            <w:rPr>
              <w:noProof/>
              <w:lang w:val="fr-FR"/>
            </w:rPr>
          </w:rPrChange>
        </w:rPr>
        <w:t>6</w:t>
      </w:r>
      <w:r w:rsidR="00366B7B" w:rsidRPr="00866B4B">
        <w:rPr>
          <w:lang w:val="en-AU"/>
        </w:rPr>
        <w:fldChar w:fldCharType="end"/>
      </w:r>
      <w:r w:rsidRPr="00AF1C6F">
        <w:rPr>
          <w:lang w:val="en-AU"/>
        </w:rPr>
        <w:t xml:space="preserve"> : Global Output from Distribution board monitoring (24 VDC)</w:t>
      </w:r>
      <w:bookmarkEnd w:id="1264"/>
      <w:bookmarkEnd w:id="1265"/>
      <w:r w:rsidR="001561A5" w:rsidRPr="001561A5">
        <w:rPr>
          <w:vanish/>
          <w:color w:val="0000FF"/>
          <w:vertAlign w:val="subscript"/>
          <w:lang w:val="en-AU"/>
        </w:rPr>
        <w:t xml:space="preserve"> [R0292]</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[R0292]</w:t>
            </w:r>
          </w:p>
        </w:tc>
        <w:tc>
          <w:tcPr>
            <w:tcW w:w="1337" w:type="pct"/>
            <w:vAlign w:val="top"/>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C556B0" w:rsidRPr="00AF1C6F"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C556B0" w:rsidRPr="004B5018" w:rsidRDefault="00C556B0" w:rsidP="001561A5">
            <w:pPr>
              <w:pStyle w:val="TableText"/>
              <w:rPr>
                <w:b w:val="0"/>
                <w:color w:val="000000"/>
                <w:vertAlign w:val="subscript"/>
              </w:rPr>
            </w:pPr>
            <w:r w:rsidRPr="00FD4659">
              <w:rPr>
                <w:b w:val="0"/>
              </w:rPr>
              <w:t>24 VDC Distribution Board Power Available</w:t>
            </w:r>
            <w:r w:rsidR="001561A5" w:rsidRPr="001561A5">
              <w:rPr>
                <w:b w:val="0"/>
                <w:vanish/>
                <w:color w:val="0000FF"/>
                <w:vertAlign w:val="subscript"/>
              </w:rPr>
              <w:t xml:space="preserve"> [R0293]</w:t>
            </w:r>
          </w:p>
        </w:tc>
        <w:tc>
          <w:tcPr>
            <w:tcW w:w="0" w:type="pct"/>
            <w:vAlign w:val="bottom"/>
          </w:tcPr>
          <w:p w:rsidR="00C556B0" w:rsidRPr="00AF1C6F"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FD4659">
              <w:t>BOOL</w:t>
            </w:r>
          </w:p>
        </w:tc>
      </w:tr>
      <w:tr w:rsidR="00C556B0"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C556B0" w:rsidRPr="004B5018" w:rsidDel="00D72E26" w:rsidRDefault="00C556B0" w:rsidP="001561A5">
            <w:pPr>
              <w:pStyle w:val="TableText"/>
              <w:rPr>
                <w:b w:val="0"/>
                <w:color w:val="000000"/>
                <w:vertAlign w:val="subscript"/>
              </w:rPr>
            </w:pPr>
            <w:r w:rsidRPr="00FD4659">
              <w:rPr>
                <w:b w:val="0"/>
              </w:rPr>
              <w:t>24V Feeder CB Closed</w:t>
            </w:r>
            <w:r w:rsidR="001561A5" w:rsidRPr="001561A5">
              <w:rPr>
                <w:b w:val="0"/>
                <w:vanish/>
                <w:color w:val="0000FF"/>
                <w:vertAlign w:val="subscript"/>
              </w:rPr>
              <w:t xml:space="preserve"> [R0294]</w:t>
            </w:r>
          </w:p>
        </w:tc>
        <w:tc>
          <w:tcPr>
            <w:tcW w:w="1337" w:type="pct"/>
            <w:vAlign w:val="bottom"/>
          </w:tcPr>
          <w:p w:rsidR="00C556B0" w:rsidRPr="00AF1C6F"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FD4659">
              <w:t>BOOL</w:t>
            </w:r>
          </w:p>
        </w:tc>
      </w:tr>
    </w:tbl>
    <w:p w:rsidR="000A33E9" w:rsidRDefault="000A33E9" w:rsidP="000A33E9">
      <w:pPr>
        <w:pStyle w:val="MainBodyText"/>
      </w:pPr>
    </w:p>
    <w:p w:rsidR="007E570C" w:rsidRPr="00AF1C6F" w:rsidRDefault="007E570C" w:rsidP="000A33E9">
      <w:pPr>
        <w:pStyle w:val="MainBodyText"/>
      </w:pPr>
    </w:p>
    <w:p w:rsidR="007E3F66" w:rsidRPr="004B5018" w:rsidRDefault="007E3F66" w:rsidP="007E3F66">
      <w:pPr>
        <w:pStyle w:val="MainBodyText"/>
        <w:rPr>
          <w:color w:val="000000"/>
          <w:vertAlign w:val="subscript"/>
        </w:rPr>
      </w:pPr>
      <w:r w:rsidRPr="00AF1C6F">
        <w:t>Input:</w:t>
      </w:r>
      <w:r w:rsidRPr="00AF1C6F">
        <w:tab/>
        <w:t>Distribution Board Monitoring (</w:t>
      </w:r>
      <w:r w:rsidR="004B496C">
        <w:t>415/</w:t>
      </w:r>
      <w:r w:rsidRPr="00AF1C6F">
        <w:t>240 VAC)</w:t>
      </w:r>
      <w:r w:rsidR="001561A5" w:rsidRPr="001561A5">
        <w:rPr>
          <w:vanish/>
          <w:color w:val="0000FF"/>
          <w:vertAlign w:val="subscript"/>
        </w:rPr>
        <w:t xml:space="preserve"> [R0296]</w:t>
      </w:r>
    </w:p>
    <w:p w:rsidR="007E3F66" w:rsidRPr="004B5018" w:rsidRDefault="007E3F66" w:rsidP="004B496C">
      <w:pPr>
        <w:pStyle w:val="Caption"/>
        <w:rPr>
          <w:color w:val="000000"/>
          <w:vertAlign w:val="subscript"/>
        </w:rPr>
      </w:pPr>
      <w:bookmarkStart w:id="1271" w:name="_Toc517095741"/>
      <w:bookmarkStart w:id="1272" w:name="_Toc484785585"/>
      <w:r w:rsidRPr="00C95594">
        <w:rPr>
          <w:lang w:val="en-AU"/>
        </w:rPr>
        <w:t xml:space="preserve">Table </w:t>
      </w:r>
      <w:r w:rsidR="00366B7B" w:rsidRPr="00866B4B">
        <w:rPr>
          <w:lang w:val="en-AU"/>
        </w:rPr>
        <w:fldChar w:fldCharType="begin"/>
      </w:r>
      <w:r w:rsidR="00366B7B" w:rsidRPr="004336F0">
        <w:rPr>
          <w:lang w:val="en-AU"/>
          <w:rPrChange w:id="1273"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74" w:author="KIM, Jason" w:date="2019-04-03T08:53:00Z">
            <w:rPr>
              <w:noProof/>
              <w:lang w:val="fr-FR"/>
            </w:rPr>
          </w:rPrChange>
        </w:rPr>
        <w:t>13</w:t>
      </w:r>
      <w:r w:rsidR="00366B7B" w:rsidRPr="00866B4B">
        <w:rPr>
          <w:lang w:val="en-AU"/>
        </w:rPr>
        <w:fldChar w:fldCharType="end"/>
      </w:r>
      <w:r w:rsidR="00366B7B" w:rsidRPr="004336F0">
        <w:rPr>
          <w:lang w:val="en-AU"/>
          <w:rPrChange w:id="1275" w:author="KIM, Jason" w:date="2019-04-03T08:53:00Z">
            <w:rPr>
              <w:lang w:val="fr-FR"/>
            </w:rPr>
          </w:rPrChange>
        </w:rPr>
        <w:noBreakHyphen/>
      </w:r>
      <w:r w:rsidR="00366B7B" w:rsidRPr="00866B4B">
        <w:rPr>
          <w:lang w:val="en-AU"/>
        </w:rPr>
        <w:fldChar w:fldCharType="begin"/>
      </w:r>
      <w:r w:rsidR="00366B7B" w:rsidRPr="004336F0">
        <w:rPr>
          <w:lang w:val="en-AU"/>
          <w:rPrChange w:id="1276"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77" w:author="KIM, Jason" w:date="2019-04-03T08:53:00Z">
            <w:rPr>
              <w:noProof/>
              <w:lang w:val="fr-FR"/>
            </w:rPr>
          </w:rPrChange>
        </w:rPr>
        <w:t>7</w:t>
      </w:r>
      <w:r w:rsidR="00366B7B" w:rsidRPr="00866B4B">
        <w:rPr>
          <w:lang w:val="en-AU"/>
        </w:rPr>
        <w:fldChar w:fldCharType="end"/>
      </w:r>
      <w:r w:rsidRPr="00C95594">
        <w:rPr>
          <w:lang w:val="en-AU"/>
        </w:rPr>
        <w:t xml:space="preserve"> : Global Output from Distribution Board monitoring </w:t>
      </w:r>
      <w:r w:rsidR="004B496C" w:rsidRPr="001F605D">
        <w:t>(415/240 VAC)</w:t>
      </w:r>
      <w:bookmarkEnd w:id="1271"/>
      <w:bookmarkEnd w:id="1272"/>
      <w:r w:rsidR="001561A5" w:rsidRPr="001561A5">
        <w:rPr>
          <w:vanish/>
          <w:color w:val="0000FF"/>
          <w:vertAlign w:val="subscript"/>
        </w:rPr>
        <w:t xml:space="preserve"> [R0297]</w:t>
      </w:r>
    </w:p>
    <w:tbl>
      <w:tblPr>
        <w:tblStyle w:val="ReportTable"/>
        <w:tblW w:w="5000" w:type="pct"/>
        <w:tblLook w:val="04A0" w:firstRow="1" w:lastRow="0" w:firstColumn="1" w:lastColumn="0" w:noHBand="0" w:noVBand="1"/>
      </w:tblPr>
      <w:tblGrid>
        <w:gridCol w:w="7114"/>
        <w:gridCol w:w="2128"/>
      </w:tblGrid>
      <w:tr w:rsidR="007E3F66" w:rsidRPr="00AF1C6F" w:rsidTr="007E3F66">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849" w:type="pct"/>
            <w:noWrap/>
            <w:hideMark/>
          </w:tcPr>
          <w:p w:rsidR="007E3F66" w:rsidRPr="004B5018" w:rsidRDefault="007E3F66" w:rsidP="001561A5">
            <w:pPr>
              <w:pStyle w:val="TableText"/>
              <w:rPr>
                <w:b w:val="0"/>
                <w:color w:val="000000"/>
                <w:vertAlign w:val="subscript"/>
              </w:rPr>
            </w:pPr>
            <w:r w:rsidRPr="004301E3">
              <w:t>Tags</w:t>
            </w:r>
            <w:r w:rsidR="001561A5" w:rsidRPr="001561A5">
              <w:rPr>
                <w:vanish/>
                <w:color w:val="0000FF"/>
                <w:vertAlign w:val="subscript"/>
              </w:rPr>
              <w:t xml:space="preserve"> [R0297]</w:t>
            </w:r>
          </w:p>
        </w:tc>
        <w:tc>
          <w:tcPr>
            <w:tcW w:w="1151" w:type="pct"/>
            <w:hideMark/>
          </w:tcPr>
          <w:p w:rsidR="007E3F66" w:rsidRPr="00AF1C6F" w:rsidRDefault="007E3F66"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65E27" w:rsidRPr="005654D5"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uto"/>
              <w:left w:val="single" w:sz="4" w:space="0" w:color="auto"/>
              <w:bottom w:val="single" w:sz="4" w:space="0" w:color="auto"/>
              <w:right w:val="single" w:sz="4" w:space="0" w:color="auto"/>
            </w:tcBorders>
            <w:hideMark/>
          </w:tcPr>
          <w:p w:rsidR="00465E27" w:rsidRPr="004B5018" w:rsidRDefault="00465E27" w:rsidP="001561A5">
            <w:pPr>
              <w:pStyle w:val="TableText"/>
              <w:rPr>
                <w:b w:val="0"/>
                <w:color w:val="000000"/>
                <w:vertAlign w:val="subscript"/>
              </w:rPr>
            </w:pPr>
            <w:r w:rsidRPr="005C4DD9">
              <w:rPr>
                <w:b w:val="0"/>
              </w:rPr>
              <w:t>Distribution Board Power Available</w:t>
            </w:r>
            <w:r w:rsidR="001561A5" w:rsidRPr="001561A5">
              <w:rPr>
                <w:b w:val="0"/>
                <w:vanish/>
                <w:color w:val="0000FF"/>
                <w:vertAlign w:val="subscript"/>
              </w:rPr>
              <w:t xml:space="preserve"> [R0298]</w:t>
            </w:r>
          </w:p>
        </w:tc>
        <w:tc>
          <w:tcPr>
            <w:tcW w:w="0" w:type="pct"/>
            <w:tcBorders>
              <w:top w:val="single" w:sz="4" w:space="0" w:color="auto"/>
              <w:left w:val="single" w:sz="4" w:space="0" w:color="auto"/>
              <w:bottom w:val="single" w:sz="4" w:space="0" w:color="auto"/>
              <w:right w:val="single" w:sz="4" w:space="0" w:color="auto"/>
            </w:tcBorders>
            <w:vAlign w:val="bottom"/>
            <w:hideMark/>
          </w:tcPr>
          <w:p w:rsidR="00465E27" w:rsidRPr="005654D5" w:rsidRDefault="00465E27" w:rsidP="001561A5">
            <w:pPr>
              <w:pStyle w:val="TableText"/>
              <w:cnfStyle w:val="000000000000" w:firstRow="0" w:lastRow="0" w:firstColumn="0" w:lastColumn="0" w:oddVBand="0" w:evenVBand="0" w:oddHBand="0" w:evenHBand="0" w:firstRowFirstColumn="0" w:firstRowLastColumn="0" w:lastRowFirstColumn="0" w:lastRowLastColumn="0"/>
            </w:pPr>
            <w:r w:rsidRPr="005654D5">
              <w:t>BOOL</w:t>
            </w:r>
          </w:p>
        </w:tc>
      </w:tr>
      <w:tr w:rsidR="00465E27" w:rsidRPr="005654D5"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uto"/>
              <w:left w:val="single" w:sz="4" w:space="0" w:color="auto"/>
              <w:bottom w:val="single" w:sz="4" w:space="0" w:color="auto"/>
              <w:right w:val="single" w:sz="4" w:space="0" w:color="auto"/>
            </w:tcBorders>
            <w:vAlign w:val="top"/>
            <w:hideMark/>
          </w:tcPr>
          <w:p w:rsidR="00465E27" w:rsidRPr="004B5018" w:rsidRDefault="00465E27" w:rsidP="001561A5">
            <w:pPr>
              <w:pStyle w:val="TableText"/>
              <w:rPr>
                <w:b w:val="0"/>
                <w:color w:val="000000"/>
                <w:vertAlign w:val="subscript"/>
              </w:rPr>
            </w:pPr>
            <w:r w:rsidRPr="005C4DD9">
              <w:rPr>
                <w:b w:val="0"/>
              </w:rPr>
              <w:t>Feeder CB Closed</w:t>
            </w:r>
            <w:r w:rsidR="001561A5" w:rsidRPr="001561A5">
              <w:rPr>
                <w:b w:val="0"/>
                <w:vanish/>
                <w:color w:val="0000FF"/>
                <w:vertAlign w:val="subscript"/>
              </w:rPr>
              <w:t xml:space="preserve"> [R0299]</w:t>
            </w:r>
          </w:p>
        </w:tc>
        <w:tc>
          <w:tcPr>
            <w:tcW w:w="0" w:type="pct"/>
            <w:tcBorders>
              <w:top w:val="single" w:sz="4" w:space="0" w:color="auto"/>
              <w:left w:val="single" w:sz="4" w:space="0" w:color="auto"/>
              <w:bottom w:val="single" w:sz="4" w:space="0" w:color="auto"/>
              <w:right w:val="single" w:sz="4" w:space="0" w:color="auto"/>
            </w:tcBorders>
            <w:vAlign w:val="bottom"/>
            <w:hideMark/>
          </w:tcPr>
          <w:p w:rsidR="00465E27" w:rsidRPr="005654D5" w:rsidRDefault="00465E27" w:rsidP="001561A5">
            <w:pPr>
              <w:pStyle w:val="TableText"/>
              <w:cnfStyle w:val="000000000000" w:firstRow="0" w:lastRow="0" w:firstColumn="0" w:lastColumn="0" w:oddVBand="0" w:evenVBand="0" w:oddHBand="0" w:evenHBand="0" w:firstRowFirstColumn="0" w:firstRowLastColumn="0" w:lastRowFirstColumn="0" w:lastRowLastColumn="0"/>
            </w:pPr>
            <w:r w:rsidRPr="005654D5">
              <w:t>BOOL</w:t>
            </w:r>
          </w:p>
        </w:tc>
      </w:tr>
    </w:tbl>
    <w:p w:rsidR="000A33E9" w:rsidRPr="00AF1C6F" w:rsidRDefault="000A33E9" w:rsidP="000A33E9">
      <w:pPr>
        <w:pStyle w:val="MainBodyText"/>
        <w:rPr>
          <w:highlight w:val="yellow"/>
        </w:rPr>
      </w:pPr>
    </w:p>
    <w:p w:rsidR="000A33E9" w:rsidRPr="004B5018" w:rsidRDefault="000A33E9" w:rsidP="000A33E9">
      <w:pPr>
        <w:pStyle w:val="MainBodyText"/>
        <w:keepNext/>
        <w:keepLines/>
        <w:rPr>
          <w:color w:val="000000"/>
          <w:vertAlign w:val="subscript"/>
        </w:rPr>
      </w:pPr>
      <w:r w:rsidRPr="00AF1C6F">
        <w:t>Input:</w:t>
      </w:r>
      <w:r w:rsidRPr="00AF1C6F">
        <w:tab/>
        <w:t>E</w:t>
      </w:r>
      <w:r w:rsidR="007D34C7" w:rsidRPr="00AF1C6F">
        <w:t>LC</w:t>
      </w:r>
      <w:r w:rsidRPr="00AF1C6F">
        <w:t xml:space="preserve"> – Emergency Lighting Coordination</w:t>
      </w:r>
      <w:r w:rsidR="001561A5" w:rsidRPr="001561A5">
        <w:rPr>
          <w:vanish/>
          <w:color w:val="0000FF"/>
          <w:vertAlign w:val="subscript"/>
        </w:rPr>
        <w:t xml:space="preserve"> [R0301]</w:t>
      </w:r>
    </w:p>
    <w:p w:rsidR="000A33E9" w:rsidRPr="004B5018" w:rsidRDefault="000A33E9" w:rsidP="000A33E9">
      <w:pPr>
        <w:pStyle w:val="Caption"/>
        <w:keepLines/>
        <w:rPr>
          <w:color w:val="000000"/>
          <w:vertAlign w:val="subscript"/>
          <w:lang w:val="en-AU"/>
        </w:rPr>
      </w:pPr>
      <w:bookmarkStart w:id="1278" w:name="_Toc484433976"/>
      <w:bookmarkStart w:id="1279" w:name="_Toc517095742"/>
      <w:r w:rsidRPr="00AF1C6F">
        <w:rPr>
          <w:lang w:val="en-AU"/>
        </w:rPr>
        <w:t xml:space="preserve">Table </w:t>
      </w:r>
      <w:r w:rsidR="00366B7B" w:rsidRPr="00866B4B">
        <w:rPr>
          <w:lang w:val="en-AU"/>
        </w:rPr>
        <w:fldChar w:fldCharType="begin"/>
      </w:r>
      <w:r w:rsidR="00366B7B" w:rsidRPr="004336F0">
        <w:rPr>
          <w:lang w:val="en-AU"/>
          <w:rPrChange w:id="128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81" w:author="KIM, Jason" w:date="2019-04-03T08:53:00Z">
            <w:rPr>
              <w:noProof/>
              <w:lang w:val="fr-FR"/>
            </w:rPr>
          </w:rPrChange>
        </w:rPr>
        <w:t>13</w:t>
      </w:r>
      <w:r w:rsidR="00366B7B" w:rsidRPr="00866B4B">
        <w:rPr>
          <w:lang w:val="en-AU"/>
        </w:rPr>
        <w:fldChar w:fldCharType="end"/>
      </w:r>
      <w:r w:rsidR="00366B7B" w:rsidRPr="004336F0">
        <w:rPr>
          <w:lang w:val="en-AU"/>
          <w:rPrChange w:id="1282" w:author="KIM, Jason" w:date="2019-04-03T08:53:00Z">
            <w:rPr>
              <w:lang w:val="fr-FR"/>
            </w:rPr>
          </w:rPrChange>
        </w:rPr>
        <w:noBreakHyphen/>
      </w:r>
      <w:r w:rsidR="00366B7B" w:rsidRPr="00866B4B">
        <w:rPr>
          <w:lang w:val="en-AU"/>
        </w:rPr>
        <w:fldChar w:fldCharType="begin"/>
      </w:r>
      <w:r w:rsidR="00366B7B" w:rsidRPr="004336F0">
        <w:rPr>
          <w:lang w:val="en-AU"/>
          <w:rPrChange w:id="128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84" w:author="KIM, Jason" w:date="2019-04-03T08:53:00Z">
            <w:rPr>
              <w:noProof/>
              <w:lang w:val="fr-FR"/>
            </w:rPr>
          </w:rPrChange>
        </w:rPr>
        <w:t>8</w:t>
      </w:r>
      <w:r w:rsidR="00366B7B" w:rsidRPr="00866B4B">
        <w:rPr>
          <w:lang w:val="en-AU"/>
        </w:rPr>
        <w:fldChar w:fldCharType="end"/>
      </w:r>
      <w:r w:rsidRPr="00AF1C6F">
        <w:rPr>
          <w:lang w:val="en-AU"/>
        </w:rPr>
        <w:t xml:space="preserve"> : Input from the </w:t>
      </w:r>
      <w:bookmarkEnd w:id="1278"/>
      <w:r w:rsidRPr="00AF1C6F">
        <w:rPr>
          <w:lang w:val="en-AU"/>
        </w:rPr>
        <w:t>E</w:t>
      </w:r>
      <w:r w:rsidR="007D34C7" w:rsidRPr="00AF1C6F">
        <w:rPr>
          <w:lang w:val="en-AU"/>
        </w:rPr>
        <w:t>LC</w:t>
      </w:r>
      <w:bookmarkEnd w:id="1279"/>
      <w:r w:rsidR="001561A5" w:rsidRPr="001561A5">
        <w:rPr>
          <w:vanish/>
          <w:color w:val="0000FF"/>
          <w:vertAlign w:val="subscript"/>
          <w:lang w:val="en-AU"/>
        </w:rPr>
        <w:t xml:space="preserve"> [R0302]</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[R0302]</w:t>
            </w:r>
          </w:p>
        </w:tc>
        <w:tc>
          <w:tcPr>
            <w:tcW w:w="1337" w:type="pct"/>
            <w:vAlign w:val="top"/>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0A33E9" w:rsidRPr="004B5018" w:rsidRDefault="00344151"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[R0303]</w:t>
            </w:r>
          </w:p>
        </w:tc>
        <w:tc>
          <w:tcPr>
            <w:tcW w:w="1337" w:type="pct"/>
            <w:vAlign w:val="bottom"/>
          </w:tcPr>
          <w:p w:rsidR="000A33E9" w:rsidRPr="00AF1C6F" w:rsidRDefault="00344151"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344151"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344151" w:rsidRPr="004B5018" w:rsidRDefault="00344151" w:rsidP="001561A5">
            <w:pPr>
              <w:pStyle w:val="TableText"/>
              <w:rPr>
                <w:b w:val="0"/>
                <w:color w:val="000000"/>
                <w:vertAlign w:val="subscript"/>
              </w:rPr>
            </w:pPr>
            <w:r>
              <w:rPr>
                <w:b w:val="0"/>
              </w:rPr>
              <w:t xml:space="preserve">Emergency Lighting </w:t>
            </w:r>
            <w:r w:rsidRPr="00344151">
              <w:rPr>
                <w:b w:val="0"/>
              </w:rPr>
              <w:t>Deactivate</w:t>
            </w:r>
            <w:r w:rsidR="001561A5" w:rsidRPr="001561A5">
              <w:rPr>
                <w:b w:val="0"/>
                <w:vanish/>
                <w:color w:val="0000FF"/>
                <w:vertAlign w:val="subscript"/>
              </w:rPr>
              <w:t xml:space="preserve"> [R0304]</w:t>
            </w:r>
          </w:p>
        </w:tc>
        <w:tc>
          <w:tcPr>
            <w:tcW w:w="1337" w:type="pct"/>
            <w:vAlign w:val="bottom"/>
          </w:tcPr>
          <w:p w:rsidR="00344151" w:rsidRPr="00AF1C6F" w:rsidRDefault="00344151"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[R0305]</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[R0306]</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[R0307]</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[R0308]</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[R0309]</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[R0310]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3D0FBC" w:rsidRPr="003D0FBC" w:rsidRDefault="003D0FBC" w:rsidP="001B5267"/>
    <w:p w:rsidR="00D41CB0" w:rsidRPr="00AF1C6F" w:rsidRDefault="00D41CB0" w:rsidP="00562673">
      <w:pPr>
        <w:pStyle w:val="Heading2"/>
      </w:pPr>
      <w:bookmarkStart w:id="1285" w:name="_Ref515361800"/>
      <w:bookmarkStart w:id="1286" w:name="_Toc517095471"/>
      <w:r w:rsidRPr="00AF1C6F">
        <w:t>Computations</w:t>
      </w:r>
      <w:bookmarkEnd w:id="1285"/>
      <w:bookmarkEnd w:id="1286"/>
    </w:p>
    <w:p w:rsidR="001A6E57" w:rsidRPr="004B5018" w:rsidRDefault="001A6E57" w:rsidP="001A6E57">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[R0312]</w:t>
      </w:r>
    </w:p>
    <w:p w:rsidR="004E5BA2" w:rsidRPr="004E5BA2" w:rsidRDefault="004E5BA2" w:rsidP="001B5267"/>
    <w:p w:rsidR="00D41CB0" w:rsidRPr="00AF1C6F" w:rsidRDefault="00D41CB0" w:rsidP="00D41CB0">
      <w:pPr>
        <w:pStyle w:val="Heading2"/>
      </w:pPr>
      <w:bookmarkStart w:id="1287" w:name="_Toc517095472"/>
      <w:r w:rsidRPr="00AF1C6F">
        <w:t>Alarms</w:t>
      </w:r>
      <w:bookmarkEnd w:id="1287"/>
    </w:p>
    <w:p w:rsidR="00D41CB0" w:rsidRPr="004B5018" w:rsidRDefault="00D41CB0" w:rsidP="00D41CB0">
      <w:pPr>
        <w:pStyle w:val="MainBodyT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[R0313]</w:t>
      </w:r>
    </w:p>
    <w:p w:rsidR="007D34C7" w:rsidRPr="004B5018" w:rsidRDefault="00AF6E1A" w:rsidP="00E36AE1">
      <w:pPr>
        <w:pStyle w:val="Caption"/>
        <w:rPr>
          <w:color w:val="000000"/>
          <w:vertAlign w:val="subscript"/>
          <w:lang w:val="en-AU"/>
        </w:rPr>
      </w:pPr>
      <w:bookmarkStart w:id="1288" w:name="_Ref489276853"/>
      <w:bookmarkStart w:id="1289" w:name="_Toc479165563"/>
      <w:bookmarkStart w:id="1290" w:name="_Toc517095743"/>
      <w:r w:rsidRPr="00AF1C6F">
        <w:rPr>
          <w:lang w:val="en-AU"/>
        </w:rPr>
        <w:t xml:space="preserve">Table </w:t>
      </w:r>
      <w:r w:rsidR="00366B7B" w:rsidRPr="00866B4B">
        <w:rPr>
          <w:lang w:val="en-AU"/>
        </w:rPr>
        <w:fldChar w:fldCharType="begin"/>
      </w:r>
      <w:r w:rsidR="00366B7B" w:rsidRPr="00063728">
        <w:rPr>
          <w:lang w:val="en-AU"/>
          <w:rPrChange w:id="1291"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1292" w:author="BRADLEY, Matt" w:date="2019-08-28T14:46:00Z">
            <w:rPr>
              <w:noProof/>
              <w:lang w:val="fr-FR"/>
            </w:rPr>
          </w:rPrChange>
        </w:rPr>
        <w:t>13</w:t>
      </w:r>
      <w:r w:rsidR="00366B7B" w:rsidRPr="00866B4B">
        <w:rPr>
          <w:lang w:val="en-AU"/>
        </w:rPr>
        <w:fldChar w:fldCharType="end"/>
      </w:r>
      <w:r w:rsidR="00366B7B" w:rsidRPr="00063728">
        <w:rPr>
          <w:lang w:val="en-AU"/>
          <w:rPrChange w:id="1293" w:author="BRADLEY, Matt" w:date="2019-08-28T14:46:00Z">
            <w:rPr>
              <w:lang w:val="fr-FR"/>
            </w:rPr>
          </w:rPrChange>
        </w:rPr>
        <w:noBreakHyphen/>
      </w:r>
      <w:r w:rsidR="00366B7B" w:rsidRPr="00866B4B">
        <w:rPr>
          <w:lang w:val="en-AU"/>
        </w:rPr>
        <w:fldChar w:fldCharType="begin"/>
      </w:r>
      <w:r w:rsidR="00366B7B" w:rsidRPr="00063728">
        <w:rPr>
          <w:lang w:val="en-AU"/>
          <w:rPrChange w:id="1294"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1295" w:author="BRADLEY, Matt" w:date="2019-08-28T14:46:00Z">
            <w:rPr>
              <w:noProof/>
              <w:lang w:val="fr-FR"/>
            </w:rPr>
          </w:rPrChange>
        </w:rPr>
        <w:t>9</w:t>
      </w:r>
      <w:r w:rsidR="00366B7B" w:rsidRPr="00866B4B">
        <w:rPr>
          <w:lang w:val="en-AU"/>
        </w:rPr>
        <w:fldChar w:fldCharType="end"/>
      </w:r>
      <w:bookmarkEnd w:id="1288"/>
      <w:r w:rsidRPr="004301E3">
        <w:rPr>
          <w:lang w:val="en-AU"/>
        </w:rPr>
        <w:t xml:space="preserve"> : </w:t>
      </w:r>
      <w:r w:rsidR="00562673" w:rsidRPr="004301E3">
        <w:rPr>
          <w:lang w:val="en-AU"/>
        </w:rPr>
        <w:t>EXL</w:t>
      </w:r>
      <w:r w:rsidRPr="00AF1C6F">
        <w:rPr>
          <w:lang w:val="en-AU"/>
        </w:rPr>
        <w:t xml:space="preserve"> – SCADA Display Alarms</w:t>
      </w:r>
      <w:bookmarkEnd w:id="1289"/>
      <w:bookmarkEnd w:id="1290"/>
      <w:r w:rsidR="001561A5" w:rsidRPr="001561A5">
        <w:rPr>
          <w:vanish/>
          <w:color w:val="0000FF"/>
          <w:vertAlign w:val="subscript"/>
          <w:lang w:val="en-AU"/>
        </w:rPr>
        <w:t xml:space="preserve"> [R0314]</w:t>
      </w:r>
    </w:p>
    <w:tbl>
      <w:tblPr>
        <w:tblStyle w:val="ReportTable"/>
        <w:tblW w:w="5000" w:type="pct"/>
        <w:tblLook w:val="04A0" w:firstRow="1" w:lastRow="0" w:firstColumn="1" w:lastColumn="0" w:noHBand="0" w:noVBand="1"/>
      </w:tblPr>
      <w:tblGrid>
        <w:gridCol w:w="2987"/>
        <w:gridCol w:w="5031"/>
        <w:gridCol w:w="1224"/>
      </w:tblGrid>
      <w:tr w:rsidR="00201EA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16" w:type="pct"/>
          </w:tcPr>
          <w:p w:rsidR="00201EA0" w:rsidRPr="004B5018" w:rsidRDefault="00201EA0" w:rsidP="001561A5">
            <w:pPr>
              <w:pStyle w:val="TableText"/>
              <w:rPr>
                <w:b w:val="0"/>
                <w:color w:val="000000"/>
                <w:vertAlign w:val="subscript"/>
              </w:rPr>
            </w:pPr>
            <w:r w:rsidRPr="004301E3">
              <w:t>Alarm Name</w:t>
            </w:r>
            <w:r w:rsidR="001561A5" w:rsidRPr="001561A5">
              <w:rPr>
                <w:vanish/>
                <w:color w:val="0000FF"/>
                <w:vertAlign w:val="subscript"/>
              </w:rPr>
              <w:t xml:space="preserve"> [R0314]</w:t>
            </w:r>
          </w:p>
        </w:tc>
        <w:tc>
          <w:tcPr>
            <w:tcW w:w="2722" w:type="pct"/>
          </w:tcPr>
          <w:p w:rsidR="00201EA0" w:rsidRPr="00AF1C6F" w:rsidRDefault="00201EA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662" w:type="pct"/>
          </w:tcPr>
          <w:p w:rsidR="00201EA0" w:rsidRPr="00AF1C6F" w:rsidRDefault="00201EA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0048A8"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616" w:type="pct"/>
          </w:tcPr>
          <w:p w:rsidR="000048A8" w:rsidRPr="004B5018" w:rsidRDefault="000048A8" w:rsidP="001561A5">
            <w:pPr>
              <w:pStyle w:val="TableText"/>
              <w:rPr>
                <w:b w:val="0"/>
                <w:color w:val="000000"/>
                <w:vertAlign w:val="subscript"/>
              </w:rPr>
            </w:pPr>
            <w:r w:rsidRPr="00AF1C6F">
              <w:rPr>
                <w:b w:val="0"/>
              </w:rPr>
              <w:t xml:space="preserve">Contactor </w:t>
            </w:r>
            <w:r w:rsidR="00E171C2" w:rsidRPr="00AF1C6F">
              <w:rPr>
                <w:b w:val="0"/>
              </w:rPr>
              <w:t>Failed to Close</w:t>
            </w:r>
            <w:r w:rsidR="001561A5" w:rsidRPr="001561A5">
              <w:rPr>
                <w:b w:val="0"/>
                <w:vanish/>
                <w:color w:val="0000FF"/>
                <w:vertAlign w:val="subscript"/>
              </w:rPr>
              <w:t xml:space="preserve"> [R0315]</w:t>
            </w:r>
          </w:p>
        </w:tc>
        <w:tc>
          <w:tcPr>
            <w:tcW w:w="2722" w:type="pct"/>
          </w:tcPr>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rsidRPr="00C0474F">
              <w:t>Close Contactor</w:t>
            </w:r>
            <w:r w:rsidRPr="00C0474F" w:rsidDel="00C0474F">
              <w:t xml:space="preserve"> </w:t>
            </w:r>
            <w:r w:rsidR="00660CCE" w:rsidRPr="00AF1C6F">
              <w:t>output is Active AND</w:t>
            </w:r>
          </w:p>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rsidRPr="00C0474F">
              <w:t xml:space="preserve">Contactor Closed </w:t>
            </w:r>
            <w:r>
              <w:t xml:space="preserve">input </w:t>
            </w:r>
            <w:r w:rsidR="00660CCE" w:rsidRPr="00AF1C6F">
              <w:t>is Inactive AND</w:t>
            </w:r>
          </w:p>
          <w:p w:rsidR="000048A8"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Activate Timer Expired</w:t>
            </w:r>
          </w:p>
        </w:tc>
        <w:tc>
          <w:tcPr>
            <w:tcW w:w="662" w:type="pct"/>
          </w:tcPr>
          <w:p w:rsidR="000048A8" w:rsidRPr="00AF1C6F" w:rsidRDefault="000048A8"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0048A8"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616" w:type="pct"/>
          </w:tcPr>
          <w:p w:rsidR="000048A8" w:rsidRPr="004B5018" w:rsidRDefault="000048A8" w:rsidP="001561A5">
            <w:pPr>
              <w:pStyle w:val="TableText"/>
              <w:rPr>
                <w:b w:val="0"/>
                <w:color w:val="000000"/>
                <w:vertAlign w:val="subscript"/>
              </w:rPr>
            </w:pPr>
            <w:r w:rsidRPr="00AF1C6F">
              <w:rPr>
                <w:b w:val="0"/>
              </w:rPr>
              <w:t>Contactor Fail</w:t>
            </w:r>
            <w:r w:rsidR="00E171C2" w:rsidRPr="00AF1C6F">
              <w:rPr>
                <w:b w:val="0"/>
              </w:rPr>
              <w:t>ed to Open</w:t>
            </w:r>
            <w:r w:rsidR="001561A5" w:rsidRPr="001561A5">
              <w:rPr>
                <w:b w:val="0"/>
                <w:vanish/>
                <w:color w:val="0000FF"/>
                <w:vertAlign w:val="subscript"/>
              </w:rPr>
              <w:t xml:space="preserve"> [R0316]</w:t>
            </w:r>
          </w:p>
        </w:tc>
        <w:tc>
          <w:tcPr>
            <w:tcW w:w="2722" w:type="pct"/>
          </w:tcPr>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Close Contactor</w:t>
            </w:r>
            <w:r w:rsidRPr="00AF1C6F">
              <w:t xml:space="preserve"> </w:t>
            </w:r>
            <w:r w:rsidR="00660CCE" w:rsidRPr="00AF1C6F">
              <w:t>output is Inactive AND</w:t>
            </w:r>
          </w:p>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 xml:space="preserve">Contactor Closed input </w:t>
            </w:r>
            <w:r w:rsidR="00660CCE" w:rsidRPr="00AF1C6F">
              <w:t xml:space="preserve">is Active AND </w:t>
            </w:r>
          </w:p>
          <w:p w:rsidR="000048A8"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Deactivate Timer Expired</w:t>
            </w:r>
          </w:p>
        </w:tc>
        <w:tc>
          <w:tcPr>
            <w:tcW w:w="662" w:type="pct"/>
          </w:tcPr>
          <w:p w:rsidR="000048A8" w:rsidRPr="00AF1C6F" w:rsidRDefault="000048A8"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0048A8" w:rsidRPr="00AF1C6F" w:rsidRDefault="000048A8" w:rsidP="000048A8"/>
    <w:p w:rsidR="00D41CB0" w:rsidRPr="00AF1C6F" w:rsidRDefault="00C640BB" w:rsidP="00D41CB0">
      <w:pPr>
        <w:pStyle w:val="Heading2"/>
      </w:pPr>
      <w:bookmarkStart w:id="1296" w:name="_Toc517095473"/>
      <w:r w:rsidRPr="00AF1C6F">
        <w:t>I</w:t>
      </w:r>
      <w:r w:rsidR="00DC092E" w:rsidRPr="00AF1C6F">
        <w:t>/</w:t>
      </w:r>
      <w:r w:rsidRPr="00AF1C6F">
        <w:t xml:space="preserve">O Hardware </w:t>
      </w:r>
      <w:r w:rsidR="00760451" w:rsidRPr="00AF1C6F">
        <w:t>Configuration</w:t>
      </w:r>
      <w:bookmarkEnd w:id="1296"/>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[R0318]</w:t>
      </w:r>
    </w:p>
    <w:p w:rsidR="004E5BA2" w:rsidRPr="004E5BA2" w:rsidRDefault="004E5BA2" w:rsidP="001B5267">
      <w:bookmarkStart w:id="1297" w:name="_Toc511813116"/>
      <w:bookmarkStart w:id="1298" w:name="_Toc511813674"/>
      <w:bookmarkStart w:id="1299" w:name="_Toc511815666"/>
      <w:bookmarkStart w:id="1300" w:name="_Toc511816326"/>
      <w:bookmarkEnd w:id="1297"/>
      <w:bookmarkEnd w:id="1298"/>
      <w:bookmarkEnd w:id="1299"/>
      <w:bookmarkEnd w:id="1300"/>
    </w:p>
    <w:p w:rsidR="00D41CB0" w:rsidRPr="00AF1C6F" w:rsidRDefault="00D41CB0" w:rsidP="00D41CB0">
      <w:pPr>
        <w:pStyle w:val="Heading2"/>
      </w:pPr>
      <w:bookmarkStart w:id="1301" w:name="_Toc517095474"/>
      <w:r w:rsidRPr="00AF1C6F">
        <w:t>Simulation</w:t>
      </w:r>
      <w:bookmarkEnd w:id="1301"/>
    </w:p>
    <w:p w:rsidR="001D207C" w:rsidRPr="004B5018" w:rsidRDefault="00BF5BDF" w:rsidP="00F0587F">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BC0DE7" w:rsidRPr="00AF1C6F">
        <w:t>.</w:t>
      </w:r>
      <w:r w:rsidR="001561A5" w:rsidRPr="001561A5">
        <w:rPr>
          <w:vanish/>
          <w:color w:val="0000FF"/>
          <w:vertAlign w:val="subscript"/>
        </w:rPr>
        <w:t xml:space="preserve"> [R0319]</w:t>
      </w:r>
    </w:p>
    <w:p w:rsidR="004E5BA2" w:rsidRPr="004E5BA2" w:rsidRDefault="004E5BA2" w:rsidP="001B5267">
      <w:bookmarkStart w:id="1302" w:name="_Toc511813118"/>
      <w:bookmarkStart w:id="1303" w:name="_Toc511813676"/>
      <w:bookmarkStart w:id="1304" w:name="_Toc511815668"/>
      <w:bookmarkStart w:id="1305" w:name="_Toc511816328"/>
      <w:bookmarkStart w:id="1306" w:name="_Toc511813119"/>
      <w:bookmarkStart w:id="1307" w:name="_Toc511813677"/>
      <w:bookmarkStart w:id="1308" w:name="_Toc511815669"/>
      <w:bookmarkStart w:id="1309" w:name="_Toc511816329"/>
      <w:bookmarkStart w:id="1310" w:name="_Toc511813120"/>
      <w:bookmarkStart w:id="1311" w:name="_Toc511813678"/>
      <w:bookmarkStart w:id="1312" w:name="_Toc511815670"/>
      <w:bookmarkStart w:id="1313" w:name="_Toc511816330"/>
      <w:bookmarkStart w:id="1314" w:name="_Toc511813121"/>
      <w:bookmarkStart w:id="1315" w:name="_Toc511813679"/>
      <w:bookmarkStart w:id="1316" w:name="_Toc511815671"/>
      <w:bookmarkStart w:id="1317" w:name="_Toc511816331"/>
      <w:bookmarkStart w:id="1318" w:name="_Toc511813122"/>
      <w:bookmarkStart w:id="1319" w:name="_Toc511813680"/>
      <w:bookmarkStart w:id="1320" w:name="_Toc511815672"/>
      <w:bookmarkStart w:id="1321" w:name="_Toc511816332"/>
      <w:bookmarkStart w:id="1322" w:name="_Toc511813123"/>
      <w:bookmarkStart w:id="1323" w:name="_Toc511813681"/>
      <w:bookmarkStart w:id="1324" w:name="_Toc511815673"/>
      <w:bookmarkStart w:id="1325" w:name="_Toc511816333"/>
      <w:bookmarkStart w:id="1326" w:name="_Toc511813124"/>
      <w:bookmarkStart w:id="1327" w:name="_Toc511813682"/>
      <w:bookmarkStart w:id="1328" w:name="_Toc511815674"/>
      <w:bookmarkStart w:id="1329" w:name="_Toc511816334"/>
      <w:bookmarkStart w:id="1330" w:name="_Toc511813125"/>
      <w:bookmarkStart w:id="1331" w:name="_Toc511813683"/>
      <w:bookmarkStart w:id="1332" w:name="_Toc511815675"/>
      <w:bookmarkStart w:id="1333" w:name="_Toc511816335"/>
      <w:bookmarkStart w:id="1334" w:name="_Toc511813126"/>
      <w:bookmarkStart w:id="1335" w:name="_Toc511813684"/>
      <w:bookmarkStart w:id="1336" w:name="_Toc511815676"/>
      <w:bookmarkStart w:id="1337" w:name="_Toc511816336"/>
      <w:bookmarkStart w:id="1338" w:name="_Toc511813127"/>
      <w:bookmarkStart w:id="1339" w:name="_Toc511813685"/>
      <w:bookmarkStart w:id="1340" w:name="_Toc511815677"/>
      <w:bookmarkStart w:id="1341" w:name="_Toc511816337"/>
      <w:bookmarkStart w:id="1342" w:name="_Toc511813128"/>
      <w:bookmarkStart w:id="1343" w:name="_Toc511813686"/>
      <w:bookmarkStart w:id="1344" w:name="_Toc511815678"/>
      <w:bookmarkStart w:id="1345" w:name="_Toc511816338"/>
      <w:bookmarkStart w:id="1346" w:name="_Toc511813129"/>
      <w:bookmarkStart w:id="1347" w:name="_Toc511813687"/>
      <w:bookmarkStart w:id="1348" w:name="_Toc511815679"/>
      <w:bookmarkStart w:id="1349" w:name="_Toc511816339"/>
      <w:bookmarkStart w:id="1350" w:name="_Toc511813130"/>
      <w:bookmarkStart w:id="1351" w:name="_Toc511813688"/>
      <w:bookmarkStart w:id="1352" w:name="_Toc511815680"/>
      <w:bookmarkStart w:id="1353" w:name="_Toc511816340"/>
      <w:bookmarkStart w:id="1354" w:name="_Toc511813131"/>
      <w:bookmarkStart w:id="1355" w:name="_Toc511813689"/>
      <w:bookmarkStart w:id="1356" w:name="_Toc511815681"/>
      <w:bookmarkStart w:id="1357" w:name="_Toc511816341"/>
      <w:bookmarkStart w:id="1358" w:name="_Toc511813164"/>
      <w:bookmarkStart w:id="1359" w:name="_Toc511813722"/>
      <w:bookmarkStart w:id="1360" w:name="_Toc511815714"/>
      <w:bookmarkStart w:id="1361" w:name="_Toc511816374"/>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p>
    <w:p w:rsidR="00CE0CB9" w:rsidRPr="00AF1C6F" w:rsidRDefault="00CE0CB9" w:rsidP="00CE0CB9">
      <w:pPr>
        <w:pStyle w:val="Heading2"/>
        <w:ind w:left="851" w:hanging="851"/>
      </w:pPr>
      <w:bookmarkStart w:id="1362" w:name="_Toc511813165"/>
      <w:bookmarkStart w:id="1363" w:name="_Toc511813723"/>
      <w:bookmarkStart w:id="1364" w:name="_Toc511815715"/>
      <w:bookmarkStart w:id="1365" w:name="_Toc511816375"/>
      <w:bookmarkStart w:id="1366" w:name="_Toc516581096"/>
      <w:bookmarkStart w:id="1367" w:name="_Toc516582207"/>
      <w:bookmarkStart w:id="1368" w:name="_Toc516582699"/>
      <w:bookmarkStart w:id="1369" w:name="_Toc516583180"/>
      <w:bookmarkStart w:id="1370" w:name="_Toc517091806"/>
      <w:bookmarkStart w:id="1371" w:name="_Toc517093366"/>
      <w:bookmarkStart w:id="1372" w:name="_Toc517093864"/>
      <w:bookmarkStart w:id="1373" w:name="_Toc517095475"/>
      <w:bookmarkStart w:id="1374" w:name="_Toc511813166"/>
      <w:bookmarkStart w:id="1375" w:name="_Toc511813724"/>
      <w:bookmarkStart w:id="1376" w:name="_Toc511815716"/>
      <w:bookmarkStart w:id="1377" w:name="_Toc511816376"/>
      <w:bookmarkStart w:id="1378" w:name="_Toc516581097"/>
      <w:bookmarkStart w:id="1379" w:name="_Toc516582208"/>
      <w:bookmarkStart w:id="1380" w:name="_Toc516582700"/>
      <w:bookmarkStart w:id="1381" w:name="_Toc516583181"/>
      <w:bookmarkStart w:id="1382" w:name="_Toc517091807"/>
      <w:bookmarkStart w:id="1383" w:name="_Toc517093367"/>
      <w:bookmarkStart w:id="1384" w:name="_Toc517093865"/>
      <w:bookmarkStart w:id="1385" w:name="_Toc517095476"/>
      <w:bookmarkStart w:id="1386" w:name="_Toc511813167"/>
      <w:bookmarkStart w:id="1387" w:name="_Toc511813725"/>
      <w:bookmarkStart w:id="1388" w:name="_Toc511815717"/>
      <w:bookmarkStart w:id="1389" w:name="_Toc511816377"/>
      <w:bookmarkStart w:id="1390" w:name="_Toc516581098"/>
      <w:bookmarkStart w:id="1391" w:name="_Toc516582209"/>
      <w:bookmarkStart w:id="1392" w:name="_Toc516582701"/>
      <w:bookmarkStart w:id="1393" w:name="_Toc516583182"/>
      <w:bookmarkStart w:id="1394" w:name="_Toc517091808"/>
      <w:bookmarkStart w:id="1395" w:name="_Toc517093368"/>
      <w:bookmarkStart w:id="1396" w:name="_Toc517093866"/>
      <w:bookmarkStart w:id="1397" w:name="_Toc517095477"/>
      <w:bookmarkStart w:id="1398" w:name="_Toc511813168"/>
      <w:bookmarkStart w:id="1399" w:name="_Toc511813726"/>
      <w:bookmarkStart w:id="1400" w:name="_Toc511815718"/>
      <w:bookmarkStart w:id="1401" w:name="_Toc511816378"/>
      <w:bookmarkStart w:id="1402" w:name="_Toc516581099"/>
      <w:bookmarkStart w:id="1403" w:name="_Toc516582210"/>
      <w:bookmarkStart w:id="1404" w:name="_Toc516582702"/>
      <w:bookmarkStart w:id="1405" w:name="_Toc516583183"/>
      <w:bookmarkStart w:id="1406" w:name="_Toc517091809"/>
      <w:bookmarkStart w:id="1407" w:name="_Toc517093369"/>
      <w:bookmarkStart w:id="1408" w:name="_Toc517093867"/>
      <w:bookmarkStart w:id="1409" w:name="_Toc517095478"/>
      <w:bookmarkStart w:id="1410" w:name="_Toc511813169"/>
      <w:bookmarkStart w:id="1411" w:name="_Toc511813727"/>
      <w:bookmarkStart w:id="1412" w:name="_Toc511815719"/>
      <w:bookmarkStart w:id="1413" w:name="_Toc511816379"/>
      <w:bookmarkStart w:id="1414" w:name="_Toc516581100"/>
      <w:bookmarkStart w:id="1415" w:name="_Toc516582211"/>
      <w:bookmarkStart w:id="1416" w:name="_Toc516582703"/>
      <w:bookmarkStart w:id="1417" w:name="_Toc516583184"/>
      <w:bookmarkStart w:id="1418" w:name="_Toc517091810"/>
      <w:bookmarkStart w:id="1419" w:name="_Toc517093370"/>
      <w:bookmarkStart w:id="1420" w:name="_Toc517093868"/>
      <w:bookmarkStart w:id="1421" w:name="_Toc517095479"/>
      <w:bookmarkStart w:id="1422" w:name="_Toc511813170"/>
      <w:bookmarkStart w:id="1423" w:name="_Toc511813728"/>
      <w:bookmarkStart w:id="1424" w:name="_Toc511815720"/>
      <w:bookmarkStart w:id="1425" w:name="_Toc511816380"/>
      <w:bookmarkStart w:id="1426" w:name="_Toc516581101"/>
      <w:bookmarkStart w:id="1427" w:name="_Toc516582212"/>
      <w:bookmarkStart w:id="1428" w:name="_Toc516582704"/>
      <w:bookmarkStart w:id="1429" w:name="_Toc516583185"/>
      <w:bookmarkStart w:id="1430" w:name="_Toc517091811"/>
      <w:bookmarkStart w:id="1431" w:name="_Toc517093371"/>
      <w:bookmarkStart w:id="1432" w:name="_Toc517093869"/>
      <w:bookmarkStart w:id="1433" w:name="_Toc517095480"/>
      <w:bookmarkStart w:id="1434" w:name="_Toc511813171"/>
      <w:bookmarkStart w:id="1435" w:name="_Toc511813729"/>
      <w:bookmarkStart w:id="1436" w:name="_Toc511815721"/>
      <w:bookmarkStart w:id="1437" w:name="_Toc511816381"/>
      <w:bookmarkStart w:id="1438" w:name="_Toc516581102"/>
      <w:bookmarkStart w:id="1439" w:name="_Toc516582213"/>
      <w:bookmarkStart w:id="1440" w:name="_Toc516582705"/>
      <w:bookmarkStart w:id="1441" w:name="_Toc516583186"/>
      <w:bookmarkStart w:id="1442" w:name="_Toc517091812"/>
      <w:bookmarkStart w:id="1443" w:name="_Toc517093372"/>
      <w:bookmarkStart w:id="1444" w:name="_Toc517093870"/>
      <w:bookmarkStart w:id="1445" w:name="_Toc517095481"/>
      <w:bookmarkStart w:id="1446" w:name="_Toc511813172"/>
      <w:bookmarkStart w:id="1447" w:name="_Toc511813730"/>
      <w:bookmarkStart w:id="1448" w:name="_Toc511815722"/>
      <w:bookmarkStart w:id="1449" w:name="_Toc511816382"/>
      <w:bookmarkStart w:id="1450" w:name="_Toc516581103"/>
      <w:bookmarkStart w:id="1451" w:name="_Toc516582214"/>
      <w:bookmarkStart w:id="1452" w:name="_Toc516582706"/>
      <w:bookmarkStart w:id="1453" w:name="_Toc516583187"/>
      <w:bookmarkStart w:id="1454" w:name="_Toc517091813"/>
      <w:bookmarkStart w:id="1455" w:name="_Toc517093373"/>
      <w:bookmarkStart w:id="1456" w:name="_Toc517093871"/>
      <w:bookmarkStart w:id="1457" w:name="_Toc517095482"/>
      <w:bookmarkStart w:id="1458" w:name="_Toc511813173"/>
      <w:bookmarkStart w:id="1459" w:name="_Toc511813731"/>
      <w:bookmarkStart w:id="1460" w:name="_Toc511815723"/>
      <w:bookmarkStart w:id="1461" w:name="_Toc511816383"/>
      <w:bookmarkStart w:id="1462" w:name="_Toc516581104"/>
      <w:bookmarkStart w:id="1463" w:name="_Toc516582215"/>
      <w:bookmarkStart w:id="1464" w:name="_Toc516582707"/>
      <w:bookmarkStart w:id="1465" w:name="_Toc516583188"/>
      <w:bookmarkStart w:id="1466" w:name="_Toc517091814"/>
      <w:bookmarkStart w:id="1467" w:name="_Toc517093374"/>
      <w:bookmarkStart w:id="1468" w:name="_Toc517093872"/>
      <w:bookmarkStart w:id="1469" w:name="_Toc517095483"/>
      <w:bookmarkStart w:id="1470" w:name="_Toc511813174"/>
      <w:bookmarkStart w:id="1471" w:name="_Toc511813732"/>
      <w:bookmarkStart w:id="1472" w:name="_Toc511815724"/>
      <w:bookmarkStart w:id="1473" w:name="_Toc511816384"/>
      <w:bookmarkStart w:id="1474" w:name="_Toc516581105"/>
      <w:bookmarkStart w:id="1475" w:name="_Toc516582216"/>
      <w:bookmarkStart w:id="1476" w:name="_Toc516582708"/>
      <w:bookmarkStart w:id="1477" w:name="_Toc516583189"/>
      <w:bookmarkStart w:id="1478" w:name="_Toc517091815"/>
      <w:bookmarkStart w:id="1479" w:name="_Toc517093375"/>
      <w:bookmarkStart w:id="1480" w:name="_Toc517093873"/>
      <w:bookmarkStart w:id="1481" w:name="_Toc517095484"/>
      <w:bookmarkStart w:id="1482" w:name="_Toc511813175"/>
      <w:bookmarkStart w:id="1483" w:name="_Toc511813733"/>
      <w:bookmarkStart w:id="1484" w:name="_Toc511815725"/>
      <w:bookmarkStart w:id="1485" w:name="_Toc511816385"/>
      <w:bookmarkStart w:id="1486" w:name="_Toc516581106"/>
      <w:bookmarkStart w:id="1487" w:name="_Toc516582217"/>
      <w:bookmarkStart w:id="1488" w:name="_Toc516582709"/>
      <w:bookmarkStart w:id="1489" w:name="_Toc516583190"/>
      <w:bookmarkStart w:id="1490" w:name="_Toc517091816"/>
      <w:bookmarkStart w:id="1491" w:name="_Toc517093376"/>
      <w:bookmarkStart w:id="1492" w:name="_Toc517093874"/>
      <w:bookmarkStart w:id="1493" w:name="_Toc517095485"/>
      <w:bookmarkStart w:id="1494" w:name="_Toc511813176"/>
      <w:bookmarkStart w:id="1495" w:name="_Toc511813734"/>
      <w:bookmarkStart w:id="1496" w:name="_Toc511815726"/>
      <w:bookmarkStart w:id="1497" w:name="_Toc511816386"/>
      <w:bookmarkStart w:id="1498" w:name="_Toc516581107"/>
      <w:bookmarkStart w:id="1499" w:name="_Toc516582218"/>
      <w:bookmarkStart w:id="1500" w:name="_Toc516582710"/>
      <w:bookmarkStart w:id="1501" w:name="_Toc516583191"/>
      <w:bookmarkStart w:id="1502" w:name="_Toc517091817"/>
      <w:bookmarkStart w:id="1503" w:name="_Toc517093377"/>
      <w:bookmarkStart w:id="1504" w:name="_Toc517093875"/>
      <w:bookmarkStart w:id="1505" w:name="_Toc517095486"/>
      <w:bookmarkStart w:id="1506" w:name="_Toc511813177"/>
      <w:bookmarkStart w:id="1507" w:name="_Toc511813735"/>
      <w:bookmarkStart w:id="1508" w:name="_Toc511815727"/>
      <w:bookmarkStart w:id="1509" w:name="_Toc511816387"/>
      <w:bookmarkStart w:id="1510" w:name="_Toc516581108"/>
      <w:bookmarkStart w:id="1511" w:name="_Toc516582219"/>
      <w:bookmarkStart w:id="1512" w:name="_Toc516582711"/>
      <w:bookmarkStart w:id="1513" w:name="_Toc516583192"/>
      <w:bookmarkStart w:id="1514" w:name="_Toc517091818"/>
      <w:bookmarkStart w:id="1515" w:name="_Toc517093378"/>
      <w:bookmarkStart w:id="1516" w:name="_Toc517093876"/>
      <w:bookmarkStart w:id="1517" w:name="_Toc517095487"/>
      <w:bookmarkStart w:id="1518" w:name="_Toc511813178"/>
      <w:bookmarkStart w:id="1519" w:name="_Toc511813736"/>
      <w:bookmarkStart w:id="1520" w:name="_Toc511815728"/>
      <w:bookmarkStart w:id="1521" w:name="_Toc511816388"/>
      <w:bookmarkStart w:id="1522" w:name="_Toc516581109"/>
      <w:bookmarkStart w:id="1523" w:name="_Toc516582220"/>
      <w:bookmarkStart w:id="1524" w:name="_Toc516582712"/>
      <w:bookmarkStart w:id="1525" w:name="_Toc516583193"/>
      <w:bookmarkStart w:id="1526" w:name="_Toc517091819"/>
      <w:bookmarkStart w:id="1527" w:name="_Toc517093379"/>
      <w:bookmarkStart w:id="1528" w:name="_Toc517093877"/>
      <w:bookmarkStart w:id="1529" w:name="_Toc517095488"/>
      <w:bookmarkStart w:id="1530" w:name="_Toc511813179"/>
      <w:bookmarkStart w:id="1531" w:name="_Toc511813737"/>
      <w:bookmarkStart w:id="1532" w:name="_Toc511815729"/>
      <w:bookmarkStart w:id="1533" w:name="_Toc511816389"/>
      <w:bookmarkStart w:id="1534" w:name="_Toc516581110"/>
      <w:bookmarkStart w:id="1535" w:name="_Toc516582221"/>
      <w:bookmarkStart w:id="1536" w:name="_Toc516582713"/>
      <w:bookmarkStart w:id="1537" w:name="_Toc516583194"/>
      <w:bookmarkStart w:id="1538" w:name="_Toc517091820"/>
      <w:bookmarkStart w:id="1539" w:name="_Toc517093380"/>
      <w:bookmarkStart w:id="1540" w:name="_Toc517093878"/>
      <w:bookmarkStart w:id="1541" w:name="_Toc517095489"/>
      <w:bookmarkStart w:id="1542" w:name="_Toc511813180"/>
      <w:bookmarkStart w:id="1543" w:name="_Toc511813738"/>
      <w:bookmarkStart w:id="1544" w:name="_Toc511815730"/>
      <w:bookmarkStart w:id="1545" w:name="_Toc511816390"/>
      <w:bookmarkStart w:id="1546" w:name="_Toc516581111"/>
      <w:bookmarkStart w:id="1547" w:name="_Toc516582222"/>
      <w:bookmarkStart w:id="1548" w:name="_Toc516582714"/>
      <w:bookmarkStart w:id="1549" w:name="_Toc516583195"/>
      <w:bookmarkStart w:id="1550" w:name="_Toc517091821"/>
      <w:bookmarkStart w:id="1551" w:name="_Toc517093381"/>
      <w:bookmarkStart w:id="1552" w:name="_Toc517093879"/>
      <w:bookmarkStart w:id="1553" w:name="_Toc517095490"/>
      <w:bookmarkStart w:id="1554" w:name="_Toc511813181"/>
      <w:bookmarkStart w:id="1555" w:name="_Toc511813739"/>
      <w:bookmarkStart w:id="1556" w:name="_Toc511815731"/>
      <w:bookmarkStart w:id="1557" w:name="_Toc511816391"/>
      <w:bookmarkStart w:id="1558" w:name="_Toc516581112"/>
      <w:bookmarkStart w:id="1559" w:name="_Toc516582223"/>
      <w:bookmarkStart w:id="1560" w:name="_Toc516582715"/>
      <w:bookmarkStart w:id="1561" w:name="_Toc516583196"/>
      <w:bookmarkStart w:id="1562" w:name="_Toc517091822"/>
      <w:bookmarkStart w:id="1563" w:name="_Toc517093382"/>
      <w:bookmarkStart w:id="1564" w:name="_Toc517093880"/>
      <w:bookmarkStart w:id="1565" w:name="_Toc517095491"/>
      <w:bookmarkStart w:id="1566" w:name="_Toc511813182"/>
      <w:bookmarkStart w:id="1567" w:name="_Toc511813740"/>
      <w:bookmarkStart w:id="1568" w:name="_Toc511815732"/>
      <w:bookmarkStart w:id="1569" w:name="_Toc511816392"/>
      <w:bookmarkStart w:id="1570" w:name="_Toc516581113"/>
      <w:bookmarkStart w:id="1571" w:name="_Toc516582224"/>
      <w:bookmarkStart w:id="1572" w:name="_Toc516582716"/>
      <w:bookmarkStart w:id="1573" w:name="_Toc516583197"/>
      <w:bookmarkStart w:id="1574" w:name="_Toc517091823"/>
      <w:bookmarkStart w:id="1575" w:name="_Toc517093383"/>
      <w:bookmarkStart w:id="1576" w:name="_Toc517093881"/>
      <w:bookmarkStart w:id="1577" w:name="_Toc517095492"/>
      <w:bookmarkStart w:id="1578" w:name="_Toc511813183"/>
      <w:bookmarkStart w:id="1579" w:name="_Toc511813741"/>
      <w:bookmarkStart w:id="1580" w:name="_Toc511815733"/>
      <w:bookmarkStart w:id="1581" w:name="_Toc511816393"/>
      <w:bookmarkStart w:id="1582" w:name="_Toc516581114"/>
      <w:bookmarkStart w:id="1583" w:name="_Toc516582225"/>
      <w:bookmarkStart w:id="1584" w:name="_Toc516582717"/>
      <w:bookmarkStart w:id="1585" w:name="_Toc516583198"/>
      <w:bookmarkStart w:id="1586" w:name="_Toc517091824"/>
      <w:bookmarkStart w:id="1587" w:name="_Toc517093384"/>
      <w:bookmarkStart w:id="1588" w:name="_Toc517093882"/>
      <w:bookmarkStart w:id="1589" w:name="_Toc517095493"/>
      <w:bookmarkStart w:id="1590" w:name="_Toc511813184"/>
      <w:bookmarkStart w:id="1591" w:name="_Toc511813742"/>
      <w:bookmarkStart w:id="1592" w:name="_Toc511815734"/>
      <w:bookmarkStart w:id="1593" w:name="_Toc511816394"/>
      <w:bookmarkStart w:id="1594" w:name="_Toc516581115"/>
      <w:bookmarkStart w:id="1595" w:name="_Toc516582226"/>
      <w:bookmarkStart w:id="1596" w:name="_Toc516582718"/>
      <w:bookmarkStart w:id="1597" w:name="_Toc516583199"/>
      <w:bookmarkStart w:id="1598" w:name="_Toc517091825"/>
      <w:bookmarkStart w:id="1599" w:name="_Toc517093385"/>
      <w:bookmarkStart w:id="1600" w:name="_Toc517093883"/>
      <w:bookmarkStart w:id="1601" w:name="_Toc517095494"/>
      <w:bookmarkStart w:id="1602" w:name="_Toc517095495"/>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r w:rsidRPr="00AF1C6F">
        <w:t>Operator Interface</w:t>
      </w:r>
      <w:bookmarkEnd w:id="1602"/>
    </w:p>
    <w:p w:rsidR="00CE0CB9" w:rsidRPr="004B5018" w:rsidRDefault="00CE0CB9" w:rsidP="00CE0CB9">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[R0320]</w:t>
      </w:r>
    </w:p>
    <w:p w:rsidR="00CE0CB9" w:rsidRPr="00AF1C6F" w:rsidRDefault="00CE0CB9" w:rsidP="00CE0CB9">
      <w:pPr>
        <w:pStyle w:val="Points1"/>
        <w:numPr>
          <w:ilvl w:val="0"/>
          <w:numId w:val="65"/>
        </w:numPr>
      </w:pPr>
      <w:r w:rsidRPr="00AF1C6F">
        <w:t>SCADA – Emergency Exit Light Faceplate, used by the main operator.</w:t>
      </w:r>
      <w:r w:rsidR="001561A5" w:rsidRPr="001561A5">
        <w:rPr>
          <w:vanish/>
          <w:color w:val="0000FF"/>
          <w:vertAlign w:val="subscript"/>
        </w:rPr>
        <w:t xml:space="preserve"> [R0321]</w:t>
      </w:r>
    </w:p>
    <w:p w:rsidR="0048395E" w:rsidRPr="00AF1C6F" w:rsidRDefault="0048395E" w:rsidP="00CE0CB9">
      <w:pPr>
        <w:pStyle w:val="MainBodyText"/>
      </w:pPr>
    </w:p>
    <w:p w:rsidR="00CE0CB9" w:rsidRPr="004B5018" w:rsidRDefault="00CE0CB9" w:rsidP="00CE0CB9">
      <w:pPr>
        <w:pStyle w:val="MainBodyText"/>
        <w:rPr>
          <w:color w:val="000000"/>
          <w:vertAlign w:val="subscript"/>
        </w:rPr>
      </w:pPr>
      <w:r w:rsidRPr="00AF1C6F">
        <w:t>The icon for this module will show the following.</w:t>
      </w:r>
      <w:r w:rsidR="001561A5" w:rsidRPr="001561A5">
        <w:rPr>
          <w:vanish/>
          <w:color w:val="0000FF"/>
          <w:vertAlign w:val="subscript"/>
        </w:rPr>
        <w:t xml:space="preserve"> [R0322]</w:t>
      </w:r>
    </w:p>
    <w:p w:rsidR="00CE0CB9" w:rsidRPr="004B5018" w:rsidRDefault="00CE0CB9" w:rsidP="00CE0CB9">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[R0323]</w:t>
      </w:r>
    </w:p>
    <w:p w:rsidR="00CE0CB9" w:rsidRPr="004B5018" w:rsidRDefault="00CE0CB9" w:rsidP="00CE0CB9">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[R0324]</w:t>
      </w:r>
    </w:p>
    <w:p w:rsidR="004E5BA2" w:rsidRPr="004E5BA2" w:rsidRDefault="004E5BA2" w:rsidP="001B5267">
      <w:bookmarkStart w:id="1603" w:name="_Toc511813186"/>
      <w:bookmarkStart w:id="1604" w:name="_Toc511813744"/>
      <w:bookmarkStart w:id="1605" w:name="_Toc511815736"/>
      <w:bookmarkStart w:id="1606" w:name="_Toc511816396"/>
      <w:bookmarkEnd w:id="1603"/>
      <w:bookmarkEnd w:id="1604"/>
      <w:bookmarkEnd w:id="1605"/>
      <w:bookmarkEnd w:id="1606"/>
    </w:p>
    <w:p w:rsidR="00CE0CB9" w:rsidRPr="00AF1C6F" w:rsidRDefault="00CE0CB9" w:rsidP="00C95594">
      <w:pPr>
        <w:pStyle w:val="Heading4"/>
      </w:pPr>
      <w:bookmarkStart w:id="1607" w:name="_Toc517095496"/>
      <w:r w:rsidRPr="00AF1C6F">
        <w:t>Emergency Exit Light Icon</w:t>
      </w:r>
      <w:bookmarkEnd w:id="1607"/>
      <w:r w:rsidRPr="00AF1C6F">
        <w:t xml:space="preserve"> </w:t>
      </w:r>
    </w:p>
    <w:p w:rsidR="00CE0CB9" w:rsidRPr="004B5018" w:rsidRDefault="00CE0CB9" w:rsidP="00C95594">
      <w:pPr>
        <w:keepNext/>
        <w:rPr>
          <w:color w:val="000000"/>
          <w:vertAlign w:val="subscript"/>
          <w:lang w:eastAsia="en-AU"/>
        </w:rPr>
      </w:pPr>
      <w:r w:rsidRPr="00AF1C6F">
        <w:rPr>
          <w:lang w:eastAsia="en-AU"/>
        </w:rPr>
        <w:t>On tunnel electrical system related graphic displays only, the Emergency Exit Light icon will appear as the following:</w:t>
      </w:r>
      <w:r w:rsidR="001561A5" w:rsidRPr="001561A5">
        <w:rPr>
          <w:vanish/>
          <w:color w:val="0000FF"/>
          <w:vertAlign w:val="subscript"/>
          <w:lang w:eastAsia="en-AU"/>
        </w:rPr>
        <w:t xml:space="preserve"> [R0325]</w:t>
      </w:r>
    </w:p>
    <w:p w:rsidR="00CE0CB9" w:rsidRPr="004B5018" w:rsidRDefault="00CE0CB9" w:rsidP="004301E3">
      <w:pPr>
        <w:pStyle w:val="Caption"/>
        <w:rPr>
          <w:color w:val="000000"/>
          <w:vertAlign w:val="subscript"/>
          <w:lang w:val="en-AU"/>
        </w:rPr>
      </w:pPr>
      <w:bookmarkStart w:id="1608" w:name="_Toc517095744"/>
      <w:r w:rsidRPr="00C95594">
        <w:rPr>
          <w:lang w:val="en-AU"/>
        </w:rPr>
        <w:t xml:space="preserve">Table </w:t>
      </w:r>
      <w:r w:rsidR="00366B7B" w:rsidRPr="00866B4B">
        <w:rPr>
          <w:lang w:val="en-AU"/>
        </w:rPr>
        <w:fldChar w:fldCharType="begin"/>
      </w:r>
      <w:r w:rsidR="00366B7B" w:rsidRPr="004336F0">
        <w:rPr>
          <w:lang w:val="en-AU"/>
          <w:rPrChange w:id="1609"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610" w:author="KIM, Jason" w:date="2019-04-03T09:01:00Z">
            <w:rPr>
              <w:noProof/>
              <w:lang w:val="fr-FR"/>
            </w:rPr>
          </w:rPrChange>
        </w:rPr>
        <w:t>13</w:t>
      </w:r>
      <w:r w:rsidR="00366B7B" w:rsidRPr="00866B4B">
        <w:rPr>
          <w:lang w:val="en-AU"/>
        </w:rPr>
        <w:fldChar w:fldCharType="end"/>
      </w:r>
      <w:r w:rsidR="00366B7B" w:rsidRPr="004336F0">
        <w:rPr>
          <w:lang w:val="en-AU"/>
          <w:rPrChange w:id="1611" w:author="KIM, Jason" w:date="2019-04-03T09:01:00Z">
            <w:rPr>
              <w:lang w:val="fr-FR"/>
            </w:rPr>
          </w:rPrChange>
        </w:rPr>
        <w:noBreakHyphen/>
      </w:r>
      <w:r w:rsidR="00366B7B" w:rsidRPr="00866B4B">
        <w:rPr>
          <w:lang w:val="en-AU"/>
        </w:rPr>
        <w:fldChar w:fldCharType="begin"/>
      </w:r>
      <w:r w:rsidR="00366B7B" w:rsidRPr="004336F0">
        <w:rPr>
          <w:lang w:val="en-AU"/>
          <w:rPrChange w:id="1612"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613" w:author="KIM, Jason" w:date="2019-04-03T09:01:00Z">
            <w:rPr>
              <w:noProof/>
              <w:lang w:val="fr-FR"/>
            </w:rPr>
          </w:rPrChange>
        </w:rPr>
        <w:t>10</w:t>
      </w:r>
      <w:r w:rsidR="00366B7B" w:rsidRPr="00866B4B">
        <w:rPr>
          <w:lang w:val="en-AU"/>
        </w:rPr>
        <w:fldChar w:fldCharType="end"/>
      </w:r>
      <w:r w:rsidR="00E1421F" w:rsidRPr="004301E3">
        <w:rPr>
          <w:lang w:val="en-AU"/>
        </w:rPr>
        <w:t xml:space="preserve"> : </w:t>
      </w:r>
      <w:r w:rsidRPr="00C95594">
        <w:rPr>
          <w:lang w:val="en-AU"/>
        </w:rPr>
        <w:t>EXL Icon Operational States</w:t>
      </w:r>
      <w:bookmarkEnd w:id="1608"/>
      <w:r w:rsidR="001561A5" w:rsidRPr="001561A5">
        <w:rPr>
          <w:vanish/>
          <w:color w:val="0000FF"/>
          <w:vertAlign w:val="subscript"/>
          <w:lang w:val="en-AU"/>
        </w:rPr>
        <w:t xml:space="preserve"> [R0326]</w:t>
      </w:r>
    </w:p>
    <w:tbl>
      <w:tblPr>
        <w:tblStyle w:val="ReportTable"/>
        <w:tblW w:w="5000" w:type="pct"/>
        <w:tblLook w:val="04A0" w:firstRow="1" w:lastRow="0" w:firstColumn="1" w:lastColumn="0" w:noHBand="0" w:noVBand="1"/>
      </w:tblPr>
      <w:tblGrid>
        <w:gridCol w:w="3057"/>
        <w:gridCol w:w="3015"/>
        <w:gridCol w:w="3170"/>
      </w:tblGrid>
      <w:tr w:rsidR="00F8286C"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CE0CB9" w:rsidP="001561A5">
            <w:pPr>
              <w:pStyle w:val="TableText"/>
              <w:rPr>
                <w:color w:val="000000"/>
                <w:vertAlign w:val="subscript"/>
              </w:rPr>
            </w:pPr>
            <w:r w:rsidRPr="004301E3">
              <w:t xml:space="preserve">Operational Status </w:t>
            </w:r>
            <w:r w:rsidR="001561A5" w:rsidRPr="001561A5">
              <w:rPr>
                <w:vanish/>
                <w:color w:val="0000FF"/>
                <w:vertAlign w:val="subscript"/>
              </w:rPr>
              <w:t xml:space="preserve"> [R0326]</w:t>
            </w:r>
          </w:p>
        </w:tc>
        <w:tc>
          <w:tcPr>
            <w:tcW w:w="1631"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pPr>
            <w:r w:rsidRPr="00AF1C6F">
              <w:t>Colour</w:t>
            </w:r>
          </w:p>
        </w:tc>
        <w:tc>
          <w:tcPr>
            <w:tcW w:w="1715" w:type="pct"/>
            <w:hideMark/>
          </w:tcPr>
          <w:p w:rsidR="00CE0CB9" w:rsidRPr="00C95594" w:rsidRDefault="00CE0CB9"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AF1C6F">
              <w:t>Icon **</w:t>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lastRenderedPageBreak/>
              <w:t>NOT READY</w:t>
            </w:r>
            <w:r w:rsidR="001561A5" w:rsidRPr="001561A5">
              <w:rPr>
                <w:b w:val="0"/>
                <w:vanish/>
                <w:color w:val="0000FF"/>
                <w:vertAlign w:val="subscript"/>
              </w:rPr>
              <w:t xml:space="preserve"> [R0327]</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715"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07CC8BDF" wp14:editId="2EAC0FEC">
                  <wp:extent cx="629729" cy="393181"/>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7" cy="403214"/>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[R0328]</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715"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60C96664" wp14:editId="3A08AB19">
                  <wp:extent cx="621102" cy="381489"/>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890" cy="394257"/>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ACTIVE</w:t>
            </w:r>
            <w:r w:rsidR="009551B7" w:rsidRPr="005C4DD9">
              <w:rPr>
                <w:b w:val="0"/>
              </w:rPr>
              <w:t>/ON</w:t>
            </w:r>
            <w:r w:rsidR="001561A5" w:rsidRPr="001561A5">
              <w:rPr>
                <w:b w:val="0"/>
                <w:vanish/>
                <w:color w:val="0000FF"/>
                <w:vertAlign w:val="subscript"/>
              </w:rPr>
              <w:t xml:space="preserve"> [R0329]</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715" w:type="pct"/>
            <w:hideMark/>
          </w:tcPr>
          <w:p w:rsidR="00CE0CB9" w:rsidRPr="00AF1C6F" w:rsidRDefault="009551B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4E52571C" wp14:editId="2F2C4C90">
                  <wp:extent cx="603849" cy="382853"/>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368" cy="397131"/>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[R0330]</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715" w:type="pct"/>
            <w:hideMark/>
          </w:tcPr>
          <w:p w:rsidR="00CE0CB9" w:rsidRPr="00C95594" w:rsidRDefault="009551B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70E92D01" wp14:editId="7777EE8E">
                  <wp:extent cx="603849" cy="3672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5972" cy="380746"/>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tcPr>
          <w:p w:rsidR="00E30366" w:rsidRPr="004B5018" w:rsidRDefault="00E30366" w:rsidP="001561A5">
            <w:pPr>
              <w:pStyle w:val="TableText"/>
              <w:rPr>
                <w:b w:val="0"/>
                <w:color w:val="000000"/>
                <w:vertAlign w:val="subscript"/>
              </w:rPr>
            </w:pPr>
            <w:r w:rsidRPr="005C4DD9">
              <w:rPr>
                <w:b w:val="0"/>
              </w:rPr>
              <w:t>OUT OF SERVICE</w:t>
            </w:r>
            <w:r w:rsidR="001561A5" w:rsidRPr="001561A5">
              <w:rPr>
                <w:b w:val="0"/>
                <w:vanish/>
                <w:color w:val="0000FF"/>
                <w:vertAlign w:val="subscript"/>
              </w:rPr>
              <w:t xml:space="preserve"> [R0331]</w:t>
            </w:r>
          </w:p>
        </w:tc>
        <w:tc>
          <w:tcPr>
            <w:tcW w:w="1631" w:type="pct"/>
          </w:tcPr>
          <w:p w:rsidR="00E30366"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t>BLUE</w:t>
            </w:r>
          </w:p>
        </w:tc>
        <w:tc>
          <w:tcPr>
            <w:tcW w:w="1715" w:type="pct"/>
          </w:tcPr>
          <w:p w:rsidR="00E30366" w:rsidRPr="00AF1C6F" w:rsidRDefault="00F8286C"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5707E5AE" wp14:editId="13ABCA85">
                  <wp:extent cx="603849" cy="367366"/>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190" cy="388867"/>
                          </a:xfrm>
                          <a:prstGeom prst="rect">
                            <a:avLst/>
                          </a:prstGeom>
                        </pic:spPr>
                      </pic:pic>
                    </a:graphicData>
                  </a:graphic>
                </wp:inline>
              </w:drawing>
            </w:r>
          </w:p>
        </w:tc>
      </w:tr>
    </w:tbl>
    <w:p w:rsidR="004301E3" w:rsidRPr="00D72097" w:rsidRDefault="004301E3" w:rsidP="00C95594">
      <w:pPr>
        <w:pStyle w:val="TableText"/>
        <w:rPr>
          <w:noProof/>
        </w:rPr>
      </w:pPr>
    </w:p>
    <w:p w:rsidR="004E5BA2" w:rsidRDefault="004E5BA2" w:rsidP="001B5267">
      <w:pPr>
        <w:pStyle w:val="MainBodyText"/>
      </w:pPr>
    </w:p>
    <w:p w:rsidR="00CE0CB9" w:rsidRPr="00AF1C6F" w:rsidRDefault="009551B7" w:rsidP="00C95594">
      <w:pPr>
        <w:pStyle w:val="Heading4"/>
      </w:pPr>
      <w:bookmarkStart w:id="1614" w:name="_Toc517095497"/>
      <w:r w:rsidRPr="004301E3">
        <w:t>Emergency Exit Light</w:t>
      </w:r>
      <w:r w:rsidR="00CE0CB9" w:rsidRPr="004301E3">
        <w:t xml:space="preserve"> Icon – Other Dynamics</w:t>
      </w:r>
      <w:bookmarkEnd w:id="1614"/>
    </w:p>
    <w:p w:rsidR="00CE0CB9" w:rsidRPr="004B5018" w:rsidRDefault="00CE0CB9" w:rsidP="00AF1C6F">
      <w:pPr>
        <w:pStyle w:val="MainBodyText"/>
        <w:rPr>
          <w:color w:val="000000"/>
          <w:vertAlign w:val="subscript"/>
        </w:rPr>
      </w:pPr>
      <w:r w:rsidRPr="00AF1C6F">
        <w:t>Other common state indications in SCADA are described in section</w:t>
      </w:r>
      <w:r w:rsidR="00E46AC7">
        <w:t xml:space="preserve">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[R0333]</w:t>
      </w:r>
    </w:p>
    <w:p w:rsidR="004E5BA2" w:rsidRPr="004E5BA2" w:rsidRDefault="004E5BA2" w:rsidP="001B5267">
      <w:bookmarkStart w:id="1615" w:name="_Toc511815739"/>
      <w:bookmarkStart w:id="1616" w:name="_Toc511816399"/>
      <w:bookmarkEnd w:id="1615"/>
      <w:bookmarkEnd w:id="1616"/>
    </w:p>
    <w:p w:rsidR="00CE0CB9" w:rsidRPr="00AF1C6F" w:rsidRDefault="00CE0CB9" w:rsidP="005C4DD9">
      <w:pPr>
        <w:pStyle w:val="Heading3"/>
        <w:ind w:left="709"/>
      </w:pPr>
      <w:bookmarkStart w:id="1617" w:name="_Toc517095498"/>
      <w:r w:rsidRPr="00AF1C6F">
        <w:t>Detailed Display Faceplate</w:t>
      </w:r>
      <w:bookmarkEnd w:id="1617"/>
    </w:p>
    <w:p w:rsidR="00CE0CB9" w:rsidRPr="004B5018" w:rsidRDefault="00CE0CB9" w:rsidP="00C95594">
      <w:pPr>
        <w:rPr>
          <w:noProof/>
          <w:color w:val="000000"/>
          <w:vertAlign w:val="subscript"/>
          <w:lang w:eastAsia="en-AU"/>
        </w:rPr>
      </w:pPr>
      <w:r w:rsidRPr="00AF1C6F">
        <w:rPr>
          <w:noProof/>
          <w:lang w:eastAsia="en-AU"/>
        </w:rPr>
        <w:t>The common view and additional tabbed views for this module are shown below</w:t>
      </w:r>
      <w:r w:rsidRPr="004301E3">
        <w:rPr>
          <w:noProof/>
          <w:lang w:eastAsia="en-AU"/>
        </w:rPr>
        <w:t>.</w:t>
      </w:r>
      <w:r w:rsidR="001561A5" w:rsidRPr="001561A5">
        <w:rPr>
          <w:noProof/>
          <w:vanish/>
          <w:color w:val="0000FF"/>
          <w:vertAlign w:val="subscript"/>
          <w:lang w:eastAsia="en-AU"/>
        </w:rPr>
        <w:t xml:space="preserve"> [R0334]</w:t>
      </w:r>
    </w:p>
    <w:p w:rsidR="004E5BA2" w:rsidRDefault="004E5BA2" w:rsidP="001B5267">
      <w:pPr>
        <w:pStyle w:val="MainBodyText"/>
      </w:pPr>
    </w:p>
    <w:p w:rsidR="00CE0CB9" w:rsidRPr="00AF1C6F" w:rsidRDefault="00CE0CB9" w:rsidP="00C95594">
      <w:pPr>
        <w:pStyle w:val="Heading4"/>
      </w:pPr>
      <w:bookmarkStart w:id="1618" w:name="_Toc517095499"/>
      <w:r w:rsidRPr="00AF1C6F">
        <w:t>Control Tab</w:t>
      </w:r>
      <w:bookmarkEnd w:id="1618"/>
    </w:p>
    <w:p w:rsidR="003233F0" w:rsidRPr="004B5018" w:rsidRDefault="00CE0CB9" w:rsidP="00C95594">
      <w:pPr>
        <w:pStyle w:val="Caption"/>
        <w:keepNext w:val="0"/>
        <w:rPr>
          <w:color w:val="000000"/>
          <w:vertAlign w:val="subscript"/>
          <w:lang w:val="en-AU"/>
        </w:rPr>
      </w:pPr>
      <w:r w:rsidRPr="00C95594">
        <w:rPr>
          <w:noProof/>
          <w:lang w:val="en-AU"/>
        </w:rPr>
        <w:t xml:space="preserve"> </w:t>
      </w:r>
      <w:bookmarkStart w:id="1619" w:name="_Toc517095705"/>
      <w:r w:rsidR="003233F0" w:rsidRPr="00C95594">
        <w:rPr>
          <w:lang w:val="en-AU"/>
        </w:rPr>
        <w:t xml:space="preserve">Figure </w:t>
      </w:r>
      <w:r w:rsidR="003233F0" w:rsidRPr="00C95594">
        <w:rPr>
          <w:lang w:val="en-AU"/>
        </w:rPr>
        <w:fldChar w:fldCharType="begin"/>
      </w:r>
      <w:r w:rsidR="003233F0" w:rsidRPr="00C95594">
        <w:rPr>
          <w:lang w:val="en-AU"/>
        </w:rPr>
        <w:instrText xml:space="preserve"> STYLEREF 1 \s </w:instrText>
      </w:r>
      <w:r w:rsidR="003233F0" w:rsidRPr="00C95594">
        <w:rPr>
          <w:lang w:val="en-AU"/>
        </w:rPr>
        <w:fldChar w:fldCharType="separate"/>
      </w:r>
      <w:r w:rsidR="00DC19C7">
        <w:rPr>
          <w:noProof/>
          <w:lang w:val="en-AU"/>
        </w:rPr>
        <w:t>13</w:t>
      </w:r>
      <w:r w:rsidR="003233F0" w:rsidRPr="00C95594">
        <w:rPr>
          <w:lang w:val="en-AU"/>
        </w:rPr>
        <w:fldChar w:fldCharType="end"/>
      </w:r>
      <w:r w:rsidR="003233F0" w:rsidRPr="00C95594">
        <w:rPr>
          <w:lang w:val="en-AU"/>
        </w:rPr>
        <w:noBreakHyphen/>
      </w:r>
      <w:r w:rsidR="003233F0" w:rsidRPr="00C95594">
        <w:rPr>
          <w:lang w:val="en-AU"/>
        </w:rPr>
        <w:fldChar w:fldCharType="begin"/>
      </w:r>
      <w:r w:rsidR="003233F0" w:rsidRPr="00C95594">
        <w:rPr>
          <w:lang w:val="en-AU"/>
        </w:rPr>
        <w:instrText xml:space="preserve"> SEQ Figure \* ARABIC \s 1 </w:instrText>
      </w:r>
      <w:r w:rsidR="003233F0" w:rsidRPr="00C95594">
        <w:rPr>
          <w:lang w:val="en-AU"/>
        </w:rPr>
        <w:fldChar w:fldCharType="separate"/>
      </w:r>
      <w:r w:rsidR="00DC19C7">
        <w:rPr>
          <w:noProof/>
          <w:lang w:val="en-AU"/>
        </w:rPr>
        <w:t>2</w:t>
      </w:r>
      <w:r w:rsidR="003233F0" w:rsidRPr="00C95594">
        <w:rPr>
          <w:lang w:val="en-AU"/>
        </w:rPr>
        <w:fldChar w:fldCharType="end"/>
      </w:r>
      <w:r w:rsidR="003233F0" w:rsidRPr="00C95594">
        <w:rPr>
          <w:lang w:val="en-AU"/>
        </w:rPr>
        <w:t xml:space="preserve"> : EXL </w:t>
      </w:r>
      <w:r w:rsidR="003233F0" w:rsidRPr="00C95594">
        <w:rPr>
          <w:rStyle w:val="CaptionChar"/>
          <w:b/>
          <w:bCs/>
          <w:lang w:val="en-AU"/>
        </w:rPr>
        <w:t>Control Tab</w:t>
      </w:r>
      <w:bookmarkEnd w:id="1619"/>
      <w:r w:rsidR="001561A5" w:rsidRPr="001561A5">
        <w:rPr>
          <w:rStyle w:val="CaptionChar"/>
          <w:b/>
          <w:bCs/>
          <w:vanish/>
          <w:color w:val="0000FF"/>
          <w:vertAlign w:val="subscript"/>
          <w:lang w:val="en-AU"/>
        </w:rPr>
        <w:t xml:space="preserve"> [R0335]</w:t>
      </w:r>
    </w:p>
    <w:p w:rsidR="00CE0CB9" w:rsidRPr="004B5018" w:rsidRDefault="000A57AE" w:rsidP="00AF1C6F">
      <w:pPr>
        <w:rPr>
          <w:noProof/>
          <w:color w:val="000000"/>
          <w:vertAlign w:val="subscript"/>
          <w:lang w:eastAsia="en-AU"/>
        </w:rPr>
      </w:pPr>
      <w:r w:rsidRPr="004301E3">
        <w:rPr>
          <w:noProof/>
          <w:lang w:eastAsia="en-AU"/>
        </w:rPr>
        <w:drawing>
          <wp:inline distT="0" distB="0" distL="0" distR="0" wp14:anchorId="55C9CD46" wp14:editId="26C3452C">
            <wp:extent cx="5731510" cy="29298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9890"/>
                    </a:xfrm>
                    <a:prstGeom prst="rect">
                      <a:avLst/>
                    </a:prstGeom>
                  </pic:spPr>
                </pic:pic>
              </a:graphicData>
            </a:graphic>
          </wp:inline>
        </w:drawing>
      </w:r>
      <w:r w:rsidR="001561A5" w:rsidRPr="001561A5">
        <w:rPr>
          <w:noProof/>
          <w:vanish/>
          <w:color w:val="0000FF"/>
          <w:vertAlign w:val="subscript"/>
          <w:lang w:eastAsia="en-AU"/>
        </w:rPr>
        <w:t xml:space="preserve"> [R0336]</w:t>
      </w:r>
    </w:p>
    <w:p w:rsidR="00CE0CB9" w:rsidRPr="004B5018" w:rsidRDefault="00CE0CB9" w:rsidP="00CE0CB9">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[R0337]</w:t>
      </w:r>
    </w:p>
    <w:p w:rsidR="00CE0CB9" w:rsidRPr="004B5018" w:rsidRDefault="00CE0CB9" w:rsidP="00CE0CB9">
      <w:pPr>
        <w:rPr>
          <w:color w:val="000000"/>
          <w:vertAlign w:val="subscript"/>
        </w:rPr>
      </w:pPr>
      <w:r w:rsidRPr="00AF1C6F">
        <w:lastRenderedPageBreak/>
        <w:t>Primary status information and control components are presented in the top-</w:t>
      </w:r>
      <w:r w:rsidR="00CA5D81" w:rsidRPr="00AF1C6F">
        <w:t>centre</w:t>
      </w:r>
      <w:r w:rsidRPr="00AF1C6F">
        <w:t xml:space="preserve"> primary status pane.</w:t>
      </w:r>
      <w:r w:rsidRPr="00AF1C6F" w:rsidDel="00275C33">
        <w:t xml:space="preserve"> </w:t>
      </w:r>
      <w:r w:rsidRPr="00AF1C6F">
        <w:t xml:space="preserve">  A graphic icon is included to visually show the current Operational state of the device.    </w:t>
      </w:r>
      <w:r w:rsidR="00CA5D81" w:rsidRPr="00AF1C6F">
        <w:t>The text field u</w:t>
      </w:r>
      <w:r w:rsidRPr="00AF1C6F">
        <w:t>nderneath the icon is also indicating the current Operational state.</w:t>
      </w:r>
      <w:r w:rsidR="001561A5" w:rsidRPr="001561A5">
        <w:rPr>
          <w:vanish/>
          <w:color w:val="0000FF"/>
          <w:vertAlign w:val="subscript"/>
        </w:rPr>
        <w:t xml:space="preserve"> [R0338]</w:t>
      </w:r>
    </w:p>
    <w:p w:rsidR="00CE0CB9" w:rsidRPr="004B5018" w:rsidRDefault="00CE0CB9" w:rsidP="00CE0CB9">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[R0339]</w:t>
      </w:r>
    </w:p>
    <w:p w:rsidR="00CE0CB9" w:rsidRPr="004B5018" w:rsidRDefault="00CE0CB9" w:rsidP="00CE0CB9">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[R0340]</w:t>
      </w:r>
    </w:p>
    <w:p w:rsidR="00CE0CB9" w:rsidRPr="004B5018" w:rsidRDefault="00CE0CB9" w:rsidP="00CE0CB9">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[R0341]</w:t>
      </w:r>
    </w:p>
    <w:p w:rsidR="004E5BA2" w:rsidRPr="004E5BA2" w:rsidRDefault="004E5BA2" w:rsidP="004E5BA2">
      <w:bookmarkStart w:id="1620" w:name="_Toc511815742"/>
      <w:bookmarkStart w:id="1621" w:name="_Toc511816402"/>
      <w:bookmarkEnd w:id="1620"/>
      <w:bookmarkEnd w:id="1621"/>
    </w:p>
    <w:p w:rsidR="00CE0CB9" w:rsidRPr="00AF1C6F" w:rsidRDefault="00CE0CB9" w:rsidP="00C95594">
      <w:pPr>
        <w:pStyle w:val="Heading4"/>
      </w:pPr>
      <w:bookmarkStart w:id="1622" w:name="_Toc511813190"/>
      <w:bookmarkStart w:id="1623" w:name="_Toc511813748"/>
      <w:bookmarkStart w:id="1624" w:name="_Toc511815743"/>
      <w:bookmarkStart w:id="1625" w:name="_Toc511816403"/>
      <w:bookmarkStart w:id="1626" w:name="_Toc516581121"/>
      <w:bookmarkStart w:id="1627" w:name="_Toc516582232"/>
      <w:bookmarkStart w:id="1628" w:name="_Toc516582724"/>
      <w:bookmarkStart w:id="1629" w:name="_Toc516583205"/>
      <w:bookmarkStart w:id="1630" w:name="_Toc517091831"/>
      <w:bookmarkStart w:id="1631" w:name="_Toc517093391"/>
      <w:bookmarkStart w:id="1632" w:name="_Toc517093889"/>
      <w:bookmarkStart w:id="1633" w:name="_Toc517095500"/>
      <w:bookmarkStart w:id="1634" w:name="_Toc517095501"/>
      <w:bookmarkEnd w:id="1622"/>
      <w:bookmarkEnd w:id="1623"/>
      <w:bookmarkEnd w:id="1624"/>
      <w:bookmarkEnd w:id="1625"/>
      <w:bookmarkEnd w:id="1626"/>
      <w:bookmarkEnd w:id="1627"/>
      <w:bookmarkEnd w:id="1628"/>
      <w:bookmarkEnd w:id="1629"/>
      <w:bookmarkEnd w:id="1630"/>
      <w:bookmarkEnd w:id="1631"/>
      <w:bookmarkEnd w:id="1632"/>
      <w:bookmarkEnd w:id="1633"/>
      <w:r w:rsidRPr="00AF1C6F">
        <w:t>Alarm Tab</w:t>
      </w:r>
      <w:bookmarkEnd w:id="1634"/>
      <w:r w:rsidRPr="00AF1C6F">
        <w:t xml:space="preserve"> </w:t>
      </w:r>
    </w:p>
    <w:p w:rsidR="003233F0" w:rsidRPr="004B5018" w:rsidRDefault="00CE0CB9" w:rsidP="003233F0">
      <w:pPr>
        <w:pStyle w:val="Caption"/>
        <w:rPr>
          <w:color w:val="000000"/>
          <w:vertAlign w:val="subscript"/>
          <w:lang w:val="en-AU"/>
        </w:rPr>
      </w:pPr>
      <w:r w:rsidRPr="00C95594">
        <w:rPr>
          <w:noProof/>
          <w:lang w:val="en-AU"/>
        </w:rPr>
        <w:t xml:space="preserve"> </w:t>
      </w:r>
      <w:bookmarkStart w:id="1635" w:name="_Toc517095706"/>
      <w:r w:rsidR="003233F0" w:rsidRPr="00C95594">
        <w:rPr>
          <w:lang w:val="en-AU"/>
        </w:rPr>
        <w:t xml:space="preserve">Figure </w:t>
      </w:r>
      <w:r w:rsidR="003233F0" w:rsidRPr="00C95594">
        <w:rPr>
          <w:lang w:val="en-AU"/>
        </w:rPr>
        <w:fldChar w:fldCharType="begin"/>
      </w:r>
      <w:r w:rsidR="003233F0" w:rsidRPr="00C95594">
        <w:rPr>
          <w:lang w:val="en-AU"/>
        </w:rPr>
        <w:instrText xml:space="preserve"> STYLEREF 1 \s </w:instrText>
      </w:r>
      <w:r w:rsidR="003233F0" w:rsidRPr="00C95594">
        <w:rPr>
          <w:lang w:val="en-AU"/>
        </w:rPr>
        <w:fldChar w:fldCharType="separate"/>
      </w:r>
      <w:r w:rsidR="00DC19C7">
        <w:rPr>
          <w:noProof/>
          <w:lang w:val="en-AU"/>
        </w:rPr>
        <w:t>13</w:t>
      </w:r>
      <w:r w:rsidR="003233F0" w:rsidRPr="00C95594">
        <w:rPr>
          <w:lang w:val="en-AU"/>
        </w:rPr>
        <w:fldChar w:fldCharType="end"/>
      </w:r>
      <w:r w:rsidR="003233F0" w:rsidRPr="00C95594">
        <w:rPr>
          <w:lang w:val="en-AU"/>
        </w:rPr>
        <w:noBreakHyphen/>
      </w:r>
      <w:r w:rsidR="003233F0" w:rsidRPr="00C95594">
        <w:rPr>
          <w:lang w:val="en-AU"/>
        </w:rPr>
        <w:fldChar w:fldCharType="begin"/>
      </w:r>
      <w:r w:rsidR="003233F0" w:rsidRPr="00C95594">
        <w:rPr>
          <w:lang w:val="en-AU"/>
        </w:rPr>
        <w:instrText xml:space="preserve"> SEQ Figure \* ARABIC \s 1 </w:instrText>
      </w:r>
      <w:r w:rsidR="003233F0" w:rsidRPr="00C95594">
        <w:rPr>
          <w:lang w:val="en-AU"/>
        </w:rPr>
        <w:fldChar w:fldCharType="separate"/>
      </w:r>
      <w:r w:rsidR="00DC19C7">
        <w:rPr>
          <w:noProof/>
          <w:lang w:val="en-AU"/>
        </w:rPr>
        <w:t>3</w:t>
      </w:r>
      <w:r w:rsidR="003233F0" w:rsidRPr="00C95594">
        <w:rPr>
          <w:lang w:val="en-AU"/>
        </w:rPr>
        <w:fldChar w:fldCharType="end"/>
      </w:r>
      <w:r w:rsidR="003233F0" w:rsidRPr="00C95594">
        <w:rPr>
          <w:lang w:val="en-AU"/>
        </w:rPr>
        <w:t xml:space="preserve"> : EXL </w:t>
      </w:r>
      <w:r w:rsidR="003233F0" w:rsidRPr="00C95594">
        <w:rPr>
          <w:rStyle w:val="CaptionChar"/>
          <w:b/>
          <w:bCs/>
          <w:lang w:val="en-AU"/>
        </w:rPr>
        <w:t>Alarm Tab</w:t>
      </w:r>
      <w:bookmarkEnd w:id="1635"/>
      <w:r w:rsidR="001561A5" w:rsidRPr="001561A5">
        <w:rPr>
          <w:rStyle w:val="CaptionChar"/>
          <w:b/>
          <w:bCs/>
          <w:vanish/>
          <w:color w:val="0000FF"/>
          <w:vertAlign w:val="subscript"/>
          <w:lang w:val="en-AU"/>
        </w:rPr>
        <w:t xml:space="preserve"> [R0342]</w:t>
      </w:r>
    </w:p>
    <w:p w:rsidR="00CE0CB9" w:rsidRPr="004B5018" w:rsidRDefault="000A57AE" w:rsidP="00CE0CB9">
      <w:pPr>
        <w:rPr>
          <w:color w:val="000000"/>
          <w:vertAlign w:val="subscript"/>
          <w:lang w:eastAsia="en-AU"/>
        </w:rPr>
      </w:pPr>
      <w:r w:rsidRPr="004301E3">
        <w:rPr>
          <w:noProof/>
          <w:lang w:eastAsia="en-AU"/>
        </w:rPr>
        <w:drawing>
          <wp:inline distT="0" distB="0" distL="0" distR="0" wp14:anchorId="54F739B0" wp14:editId="56D40C74">
            <wp:extent cx="5731510" cy="295211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52115"/>
                    </a:xfrm>
                    <a:prstGeom prst="rect">
                      <a:avLst/>
                    </a:prstGeom>
                  </pic:spPr>
                </pic:pic>
              </a:graphicData>
            </a:graphic>
          </wp:inline>
        </w:drawing>
      </w:r>
      <w:r w:rsidR="001561A5" w:rsidRPr="001561A5">
        <w:rPr>
          <w:vanish/>
          <w:color w:val="0000FF"/>
          <w:vertAlign w:val="subscript"/>
          <w:lang w:eastAsia="en-AU"/>
        </w:rPr>
        <w:t xml:space="preserve"> [R0343]</w:t>
      </w:r>
    </w:p>
    <w:p w:rsidR="00CE0CB9" w:rsidRPr="004B5018" w:rsidRDefault="00CE0CB9" w:rsidP="00CE0CB9">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[R0344]</w:t>
      </w:r>
    </w:p>
    <w:p w:rsidR="00CE0CB9" w:rsidRPr="004B5018" w:rsidRDefault="00CE0CB9" w:rsidP="00CE0CB9">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[R0345]</w:t>
      </w:r>
    </w:p>
    <w:p w:rsidR="00CE0CB9" w:rsidRPr="004B5018" w:rsidRDefault="00CE0CB9" w:rsidP="00CE0CB9">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[R0346]</w:t>
      </w:r>
    </w:p>
    <w:p w:rsidR="00CE0CB9" w:rsidRPr="004B5018" w:rsidRDefault="00CE0CB9" w:rsidP="00CE0CB9">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[R0347]</w:t>
      </w:r>
    </w:p>
    <w:p w:rsidR="00CE0CB9" w:rsidRPr="004B5018" w:rsidRDefault="00CE0CB9" w:rsidP="00CE0CB9">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[R0348]</w:t>
      </w:r>
    </w:p>
    <w:p w:rsidR="00CE0CB9" w:rsidRPr="004B5018" w:rsidRDefault="00CE0CB9" w:rsidP="00CE0CB9">
      <w:pPr>
        <w:rPr>
          <w:color w:val="000000"/>
          <w:vertAlign w:val="subscript"/>
        </w:rPr>
      </w:pPr>
      <w:r w:rsidRPr="00AF1C6F">
        <w:lastRenderedPageBreak/>
        <w:t xml:space="preserve">Please note that the ACK ALARM command is strictly internal to SCADA.  No alarm reset command is written to the PLC.  </w:t>
      </w:r>
      <w:r w:rsidR="001561A5" w:rsidRPr="001561A5">
        <w:rPr>
          <w:vanish/>
          <w:color w:val="0000FF"/>
          <w:vertAlign w:val="subscript"/>
        </w:rPr>
        <w:t xml:space="preserve"> [R0349]</w:t>
      </w:r>
    </w:p>
    <w:p w:rsidR="00CE0CB9" w:rsidRPr="004B5018" w:rsidRDefault="00CE0CB9" w:rsidP="00CE0CB9">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[R0350]</w:t>
      </w:r>
    </w:p>
    <w:p w:rsidR="00CE0CB9" w:rsidRPr="004B5018" w:rsidRDefault="00CE0CB9" w:rsidP="00CE0CB9">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[R0351]</w:t>
      </w:r>
    </w:p>
    <w:p w:rsidR="004E5BA2" w:rsidRPr="004E5BA2" w:rsidRDefault="004E5BA2" w:rsidP="004E5BA2">
      <w:bookmarkStart w:id="1636" w:name="_Toc511815745"/>
      <w:bookmarkStart w:id="1637" w:name="_Toc511816405"/>
      <w:bookmarkEnd w:id="1636"/>
      <w:bookmarkEnd w:id="1637"/>
    </w:p>
    <w:p w:rsidR="00CE0CB9" w:rsidRPr="00AF1C6F" w:rsidRDefault="00CE0CB9" w:rsidP="00C95594">
      <w:pPr>
        <w:pStyle w:val="Heading4"/>
      </w:pPr>
      <w:bookmarkStart w:id="1638" w:name="_Toc511813192"/>
      <w:bookmarkStart w:id="1639" w:name="_Toc511813750"/>
      <w:bookmarkStart w:id="1640" w:name="_Toc511815746"/>
      <w:bookmarkStart w:id="1641" w:name="_Toc511816406"/>
      <w:bookmarkStart w:id="1642" w:name="_Toc516581123"/>
      <w:bookmarkStart w:id="1643" w:name="_Toc516582234"/>
      <w:bookmarkStart w:id="1644" w:name="_Toc516582726"/>
      <w:bookmarkStart w:id="1645" w:name="_Toc516583207"/>
      <w:bookmarkStart w:id="1646" w:name="_Toc517091833"/>
      <w:bookmarkStart w:id="1647" w:name="_Toc517093393"/>
      <w:bookmarkStart w:id="1648" w:name="_Toc517093891"/>
      <w:bookmarkStart w:id="1649" w:name="_Toc517095502"/>
      <w:bookmarkStart w:id="1650" w:name="_Toc511813193"/>
      <w:bookmarkStart w:id="1651" w:name="_Toc511813751"/>
      <w:bookmarkStart w:id="1652" w:name="_Toc511815747"/>
      <w:bookmarkStart w:id="1653" w:name="_Toc511816407"/>
      <w:bookmarkStart w:id="1654" w:name="_Toc516581124"/>
      <w:bookmarkStart w:id="1655" w:name="_Toc516582235"/>
      <w:bookmarkStart w:id="1656" w:name="_Toc516582727"/>
      <w:bookmarkStart w:id="1657" w:name="_Toc516583208"/>
      <w:bookmarkStart w:id="1658" w:name="_Toc517091834"/>
      <w:bookmarkStart w:id="1659" w:name="_Toc517093394"/>
      <w:bookmarkStart w:id="1660" w:name="_Toc517093892"/>
      <w:bookmarkStart w:id="1661" w:name="_Toc517095503"/>
      <w:bookmarkStart w:id="1662" w:name="_Toc511813194"/>
      <w:bookmarkStart w:id="1663" w:name="_Toc511813752"/>
      <w:bookmarkStart w:id="1664" w:name="_Toc511815748"/>
      <w:bookmarkStart w:id="1665" w:name="_Toc511816408"/>
      <w:bookmarkStart w:id="1666" w:name="_Toc516581125"/>
      <w:bookmarkStart w:id="1667" w:name="_Toc516582236"/>
      <w:bookmarkStart w:id="1668" w:name="_Toc516582728"/>
      <w:bookmarkStart w:id="1669" w:name="_Toc516583209"/>
      <w:bookmarkStart w:id="1670" w:name="_Toc517091835"/>
      <w:bookmarkStart w:id="1671" w:name="_Toc517093395"/>
      <w:bookmarkStart w:id="1672" w:name="_Toc517093893"/>
      <w:bookmarkStart w:id="1673" w:name="_Toc517095504"/>
      <w:bookmarkStart w:id="1674" w:name="_Toc511813195"/>
      <w:bookmarkStart w:id="1675" w:name="_Toc511813753"/>
      <w:bookmarkStart w:id="1676" w:name="_Toc511815749"/>
      <w:bookmarkStart w:id="1677" w:name="_Toc511816409"/>
      <w:bookmarkStart w:id="1678" w:name="_Toc516581126"/>
      <w:bookmarkStart w:id="1679" w:name="_Toc516582237"/>
      <w:bookmarkStart w:id="1680" w:name="_Toc516582729"/>
      <w:bookmarkStart w:id="1681" w:name="_Toc516583210"/>
      <w:bookmarkStart w:id="1682" w:name="_Toc517091836"/>
      <w:bookmarkStart w:id="1683" w:name="_Toc517093396"/>
      <w:bookmarkStart w:id="1684" w:name="_Toc517093894"/>
      <w:bookmarkStart w:id="1685" w:name="_Toc517095505"/>
      <w:bookmarkStart w:id="1686" w:name="_Toc511813196"/>
      <w:bookmarkStart w:id="1687" w:name="_Toc511813754"/>
      <w:bookmarkStart w:id="1688" w:name="_Toc511815750"/>
      <w:bookmarkStart w:id="1689" w:name="_Toc511816410"/>
      <w:bookmarkStart w:id="1690" w:name="_Toc516581127"/>
      <w:bookmarkStart w:id="1691" w:name="_Toc516582238"/>
      <w:bookmarkStart w:id="1692" w:name="_Toc516582730"/>
      <w:bookmarkStart w:id="1693" w:name="_Toc516583211"/>
      <w:bookmarkStart w:id="1694" w:name="_Toc517091837"/>
      <w:bookmarkStart w:id="1695" w:name="_Toc517093397"/>
      <w:bookmarkStart w:id="1696" w:name="_Toc517093895"/>
      <w:bookmarkStart w:id="1697" w:name="_Toc517095506"/>
      <w:bookmarkStart w:id="1698" w:name="_Toc51709550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sidRPr="00AF1C6F">
        <w:t>Interlocks Tab</w:t>
      </w:r>
      <w:bookmarkEnd w:id="1698"/>
      <w:r w:rsidRPr="00AF1C6F">
        <w:t xml:space="preserve"> </w:t>
      </w:r>
    </w:p>
    <w:p w:rsidR="003233F0" w:rsidRPr="004B5018" w:rsidRDefault="003233F0" w:rsidP="003233F0">
      <w:pPr>
        <w:pStyle w:val="Caption"/>
        <w:rPr>
          <w:color w:val="000000"/>
          <w:vertAlign w:val="subscript"/>
          <w:lang w:val="en-AU"/>
        </w:rPr>
      </w:pPr>
      <w:bookmarkStart w:id="1699" w:name="_Toc517095707"/>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13</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EXL </w:t>
      </w:r>
      <w:r w:rsidRPr="00C95594">
        <w:rPr>
          <w:rStyle w:val="CaptionChar"/>
          <w:b/>
          <w:bCs/>
          <w:lang w:val="en-AU"/>
        </w:rPr>
        <w:t>Interlocks Tab</w:t>
      </w:r>
      <w:bookmarkEnd w:id="1699"/>
      <w:r w:rsidR="001561A5" w:rsidRPr="001561A5">
        <w:rPr>
          <w:rStyle w:val="CaptionChar"/>
          <w:b/>
          <w:bCs/>
          <w:vanish/>
          <w:color w:val="0000FF"/>
          <w:vertAlign w:val="subscript"/>
          <w:lang w:val="en-AU"/>
        </w:rPr>
        <w:t xml:space="preserve"> [R0352]</w:t>
      </w:r>
    </w:p>
    <w:p w:rsidR="00CE0CB9" w:rsidRPr="004B5018" w:rsidRDefault="00A02BB0" w:rsidP="00CE0CB9">
      <w:pPr>
        <w:rPr>
          <w:color w:val="000000"/>
          <w:vertAlign w:val="subscript"/>
          <w:lang w:eastAsia="en-AU"/>
        </w:rPr>
      </w:pPr>
      <w:r w:rsidRPr="00AF1C6F">
        <w:rPr>
          <w:noProof/>
          <w:lang w:eastAsia="en-AU"/>
        </w:rPr>
        <w:drawing>
          <wp:inline distT="0" distB="0" distL="0" distR="0" wp14:anchorId="0BDB464D" wp14:editId="42793892">
            <wp:extent cx="5731510" cy="29241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4175"/>
                    </a:xfrm>
                    <a:prstGeom prst="rect">
                      <a:avLst/>
                    </a:prstGeom>
                  </pic:spPr>
                </pic:pic>
              </a:graphicData>
            </a:graphic>
          </wp:inline>
        </w:drawing>
      </w:r>
      <w:r w:rsidR="001561A5" w:rsidRPr="001561A5">
        <w:rPr>
          <w:vanish/>
          <w:color w:val="0000FF"/>
          <w:vertAlign w:val="subscript"/>
          <w:lang w:eastAsia="en-AU"/>
        </w:rPr>
        <w:t xml:space="preserve"> [R0353]</w:t>
      </w:r>
    </w:p>
    <w:p w:rsidR="00CE0CB9" w:rsidRPr="004B5018" w:rsidRDefault="00CE0CB9" w:rsidP="00CE0CB9">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[R0354]</w:t>
      </w:r>
    </w:p>
    <w:p w:rsidR="00CE0CB9" w:rsidRPr="004B5018" w:rsidRDefault="00CE0CB9" w:rsidP="00CE0CB9">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[R0355]</w:t>
      </w:r>
    </w:p>
    <w:p w:rsidR="009A2B04" w:rsidRPr="004B5018" w:rsidRDefault="00CE0CB9" w:rsidP="00C95594">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[R0356]</w:t>
      </w:r>
    </w:p>
    <w:p w:rsidR="004E5BA2" w:rsidRDefault="004E5BA2" w:rsidP="001B5267">
      <w:pPr>
        <w:pStyle w:val="MainBodyText"/>
      </w:pPr>
      <w:bookmarkStart w:id="1700" w:name="_Toc479175214"/>
    </w:p>
    <w:p w:rsidR="00584142" w:rsidRPr="00AF1C6F" w:rsidRDefault="00A22A48" w:rsidP="00C95594">
      <w:pPr>
        <w:pStyle w:val="Heading4"/>
        <w:numPr>
          <w:ilvl w:val="3"/>
          <w:numId w:val="18"/>
        </w:numPr>
      </w:pPr>
      <w:bookmarkStart w:id="1701" w:name="_Toc517095508"/>
      <w:r w:rsidRPr="00AF1C6F">
        <w:lastRenderedPageBreak/>
        <w:t>SCADA Commands/Status Parameter List</w:t>
      </w:r>
      <w:bookmarkEnd w:id="1700"/>
      <w:bookmarkEnd w:id="1701"/>
    </w:p>
    <w:p w:rsidR="00584142" w:rsidRPr="004B5018" w:rsidRDefault="00584142" w:rsidP="00E271A4">
      <w:pPr>
        <w:keepNext/>
        <w:rPr>
          <w:color w:val="000000"/>
          <w:vertAlign w:val="subscript"/>
        </w:rPr>
      </w:pPr>
      <w:r w:rsidRPr="00AF1C6F">
        <w:t>The following signals will be used for the interface between the PMCS and SCADA</w:t>
      </w:r>
      <w:r w:rsidR="00E271A4" w:rsidRPr="00AF1C6F">
        <w:t>:</w:t>
      </w:r>
      <w:r w:rsidR="001561A5" w:rsidRPr="001561A5">
        <w:rPr>
          <w:vanish/>
          <w:color w:val="0000FF"/>
          <w:vertAlign w:val="subscript"/>
        </w:rPr>
        <w:t xml:space="preserve"> [R0357]</w:t>
      </w:r>
    </w:p>
    <w:p w:rsidR="002F099C" w:rsidRPr="004B5018" w:rsidRDefault="002F099C" w:rsidP="002F099C">
      <w:pPr>
        <w:pStyle w:val="Caption"/>
        <w:rPr>
          <w:color w:val="000000"/>
          <w:vertAlign w:val="subscript"/>
          <w:lang w:val="en-AU"/>
        </w:rPr>
      </w:pPr>
      <w:bookmarkStart w:id="1702" w:name="_Ref484165202"/>
      <w:bookmarkStart w:id="1703" w:name="_Toc479688709"/>
      <w:bookmarkStart w:id="1704" w:name="_Toc484785592"/>
      <w:bookmarkStart w:id="1705" w:name="_Toc517095745"/>
      <w:r w:rsidRPr="00C95594">
        <w:rPr>
          <w:lang w:val="en-AU"/>
        </w:rPr>
        <w:t xml:space="preserve">Table </w:t>
      </w:r>
      <w:r w:rsidR="00366B7B" w:rsidRPr="00866B4B">
        <w:rPr>
          <w:lang w:val="en-AU"/>
        </w:rPr>
        <w:fldChar w:fldCharType="begin"/>
      </w:r>
      <w:r w:rsidR="00366B7B" w:rsidRPr="004336F0">
        <w:rPr>
          <w:lang w:val="en-AU"/>
          <w:rPrChange w:id="1706"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07" w:author="KIM, Jason" w:date="2019-04-03T09:01:00Z">
            <w:rPr>
              <w:noProof/>
              <w:lang w:val="fr-FR"/>
            </w:rPr>
          </w:rPrChange>
        </w:rPr>
        <w:t>13</w:t>
      </w:r>
      <w:r w:rsidR="00366B7B" w:rsidRPr="00866B4B">
        <w:rPr>
          <w:lang w:val="en-AU"/>
        </w:rPr>
        <w:fldChar w:fldCharType="end"/>
      </w:r>
      <w:r w:rsidR="00366B7B" w:rsidRPr="004336F0">
        <w:rPr>
          <w:lang w:val="en-AU"/>
          <w:rPrChange w:id="1708" w:author="KIM, Jason" w:date="2019-04-03T09:01:00Z">
            <w:rPr>
              <w:lang w:val="fr-FR"/>
            </w:rPr>
          </w:rPrChange>
        </w:rPr>
        <w:noBreakHyphen/>
      </w:r>
      <w:r w:rsidR="00366B7B" w:rsidRPr="00866B4B">
        <w:rPr>
          <w:lang w:val="en-AU"/>
        </w:rPr>
        <w:fldChar w:fldCharType="begin"/>
      </w:r>
      <w:r w:rsidR="00366B7B" w:rsidRPr="004336F0">
        <w:rPr>
          <w:lang w:val="en-AU"/>
          <w:rPrChange w:id="1709"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10" w:author="KIM, Jason" w:date="2019-04-03T09:01:00Z">
            <w:rPr>
              <w:noProof/>
              <w:lang w:val="fr-FR"/>
            </w:rPr>
          </w:rPrChange>
        </w:rPr>
        <w:t>11</w:t>
      </w:r>
      <w:r w:rsidR="00366B7B" w:rsidRPr="00866B4B">
        <w:rPr>
          <w:lang w:val="en-AU"/>
        </w:rPr>
        <w:fldChar w:fldCharType="end"/>
      </w:r>
      <w:bookmarkEnd w:id="1702"/>
      <w:r w:rsidRPr="00C95594">
        <w:rPr>
          <w:lang w:val="en-AU"/>
        </w:rPr>
        <w:t xml:space="preserve"> : EXL - SCADA Display Commands</w:t>
      </w:r>
      <w:bookmarkEnd w:id="1703"/>
      <w:bookmarkEnd w:id="1704"/>
      <w:bookmarkEnd w:id="1705"/>
      <w:r w:rsidR="001561A5" w:rsidRPr="001561A5">
        <w:rPr>
          <w:vanish/>
          <w:color w:val="0000FF"/>
          <w:vertAlign w:val="subscript"/>
          <w:lang w:val="en-AU"/>
        </w:rPr>
        <w:t xml:space="preserve"> [R0358]</w:t>
      </w:r>
    </w:p>
    <w:tbl>
      <w:tblPr>
        <w:tblStyle w:val="ReportTable"/>
        <w:tblW w:w="5000" w:type="pct"/>
        <w:tblLook w:val="04A0" w:firstRow="1" w:lastRow="0" w:firstColumn="1" w:lastColumn="0" w:noHBand="0" w:noVBand="1"/>
      </w:tblPr>
      <w:tblGrid>
        <w:gridCol w:w="1534"/>
        <w:gridCol w:w="3443"/>
        <w:gridCol w:w="718"/>
        <w:gridCol w:w="1159"/>
        <w:gridCol w:w="858"/>
        <w:gridCol w:w="1530"/>
      </w:tblGrid>
      <w:tr w:rsidR="00A22A48" w:rsidRPr="00AF1C6F" w:rsidTr="00A2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pct"/>
          </w:tcPr>
          <w:p w:rsidR="00A22A48" w:rsidRPr="004B5018" w:rsidRDefault="00A22A48" w:rsidP="001561A5">
            <w:pPr>
              <w:pStyle w:val="TableText"/>
              <w:rPr>
                <w:color w:val="000000"/>
                <w:vertAlign w:val="subscript"/>
              </w:rPr>
            </w:pPr>
            <w:r w:rsidRPr="00AF1C6F">
              <w:t>Name</w:t>
            </w:r>
            <w:r w:rsidR="001561A5" w:rsidRPr="001561A5">
              <w:rPr>
                <w:vanish/>
                <w:color w:val="0000FF"/>
                <w:vertAlign w:val="subscript"/>
              </w:rPr>
              <w:t xml:space="preserve"> [R0358]</w:t>
            </w:r>
          </w:p>
        </w:tc>
        <w:tc>
          <w:tcPr>
            <w:tcW w:w="1902"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405"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Data Type</w:t>
            </w:r>
          </w:p>
        </w:tc>
        <w:tc>
          <w:tcPr>
            <w:tcW w:w="605"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Read/Write</w:t>
            </w:r>
          </w:p>
        </w:tc>
        <w:tc>
          <w:tcPr>
            <w:tcW w:w="438"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Display Tab</w:t>
            </w:r>
          </w:p>
        </w:tc>
        <w:tc>
          <w:tcPr>
            <w:tcW w:w="779"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Representation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Out of Service Request</w:t>
            </w:r>
            <w:r w:rsidR="001561A5" w:rsidRPr="001561A5">
              <w:rPr>
                <w:b w:val="0"/>
                <w:vanish/>
                <w:color w:val="0000FF"/>
                <w:vertAlign w:val="subscript"/>
              </w:rPr>
              <w:t xml:space="preserve"> [R0359]</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place the module into an Out of Service state.</w:t>
            </w:r>
          </w:p>
        </w:tc>
        <w:tc>
          <w:tcPr>
            <w:tcW w:w="405"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In Service Request</w:t>
            </w:r>
            <w:r w:rsidR="001561A5" w:rsidRPr="001561A5">
              <w:rPr>
                <w:b w:val="0"/>
                <w:vanish/>
                <w:color w:val="0000FF"/>
                <w:vertAlign w:val="subscript"/>
              </w:rPr>
              <w:t xml:space="preserve"> [R0360]</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place the module into an In Service state.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Reset Request</w:t>
            </w:r>
            <w:r w:rsidR="001561A5" w:rsidRPr="001561A5">
              <w:rPr>
                <w:b w:val="0"/>
                <w:vanish/>
                <w:color w:val="0000FF"/>
                <w:vertAlign w:val="subscript"/>
              </w:rPr>
              <w:t xml:space="preserve"> [R0361]</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reset the module’s fault conditions.</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Alarms</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Remote Auto Request</w:t>
            </w:r>
            <w:r w:rsidR="001561A5" w:rsidRPr="001561A5">
              <w:rPr>
                <w:b w:val="0"/>
                <w:vanish/>
                <w:color w:val="0000FF"/>
                <w:vertAlign w:val="subscript"/>
              </w:rPr>
              <w:t xml:space="preserve"> [R0362]</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Remote Manual Request</w:t>
            </w:r>
            <w:r w:rsidR="001561A5" w:rsidRPr="001561A5">
              <w:rPr>
                <w:b w:val="0"/>
                <w:vanish/>
                <w:color w:val="0000FF"/>
                <w:vertAlign w:val="subscript"/>
              </w:rPr>
              <w:t xml:space="preserve"> [R0363]</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 xml:space="preserve">SCADA </w:t>
            </w:r>
            <w:r w:rsidR="00E51675">
              <w:rPr>
                <w:b w:val="0"/>
              </w:rPr>
              <w:t>Activate</w:t>
            </w:r>
            <w:r w:rsidR="00E51675" w:rsidRPr="00AF1C6F">
              <w:rPr>
                <w:b w:val="0"/>
              </w:rPr>
              <w:t xml:space="preserve"> </w:t>
            </w:r>
            <w:r w:rsidR="00E51675">
              <w:rPr>
                <w:b w:val="0"/>
              </w:rPr>
              <w:t>Request</w:t>
            </w:r>
            <w:r w:rsidR="001561A5" w:rsidRPr="001561A5">
              <w:rPr>
                <w:b w:val="0"/>
                <w:vanish/>
                <w:color w:val="0000FF"/>
                <w:vertAlign w:val="subscript"/>
              </w:rPr>
              <w:t xml:space="preserve"> [R0364]</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when EXL Light On is selected from SCADA.</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 xml:space="preserve">SCADA </w:t>
            </w:r>
            <w:r w:rsidR="00E51675">
              <w:rPr>
                <w:b w:val="0"/>
              </w:rPr>
              <w:t xml:space="preserve">Deactivate </w:t>
            </w:r>
            <w:r w:rsidRPr="00AF1C6F">
              <w:rPr>
                <w:b w:val="0"/>
              </w:rPr>
              <w:t>Request</w:t>
            </w:r>
            <w:r w:rsidR="001561A5" w:rsidRPr="001561A5">
              <w:rPr>
                <w:b w:val="0"/>
                <w:vanish/>
                <w:color w:val="0000FF"/>
                <w:vertAlign w:val="subscript"/>
              </w:rPr>
              <w:t xml:space="preserve"> [R0365]</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when EXL Light Off is selected from SCADA.</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bl>
    <w:p w:rsidR="002F099C" w:rsidRPr="00AF1C6F" w:rsidRDefault="002F099C" w:rsidP="00E271A4">
      <w:pPr>
        <w:keepNext/>
        <w:rPr>
          <w:lang w:eastAsia="en-AU"/>
        </w:rPr>
      </w:pPr>
    </w:p>
    <w:p w:rsidR="007D34C7" w:rsidRPr="004B5018" w:rsidRDefault="00584142" w:rsidP="00E36AE1">
      <w:pPr>
        <w:pStyle w:val="Caption"/>
        <w:rPr>
          <w:color w:val="000000"/>
          <w:vertAlign w:val="subscript"/>
          <w:lang w:val="en-AU"/>
        </w:rPr>
      </w:pPr>
      <w:bookmarkStart w:id="1711" w:name="_Ref489276863"/>
      <w:bookmarkStart w:id="1712" w:name="_Toc479165566"/>
      <w:bookmarkStart w:id="1713" w:name="_Toc517095746"/>
      <w:r w:rsidRPr="00AF1C6F">
        <w:rPr>
          <w:lang w:val="en-AU"/>
        </w:rPr>
        <w:t xml:space="preserve">Table </w:t>
      </w:r>
      <w:r w:rsidR="00366B7B" w:rsidRPr="00866B4B">
        <w:rPr>
          <w:lang w:val="en-AU"/>
        </w:rPr>
        <w:fldChar w:fldCharType="begin"/>
      </w:r>
      <w:r w:rsidR="00366B7B" w:rsidRPr="004336F0">
        <w:rPr>
          <w:lang w:val="en-AU"/>
          <w:rPrChange w:id="1714"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15" w:author="KIM, Jason" w:date="2019-04-03T09:01:00Z">
            <w:rPr>
              <w:noProof/>
              <w:lang w:val="fr-FR"/>
            </w:rPr>
          </w:rPrChange>
        </w:rPr>
        <w:t>13</w:t>
      </w:r>
      <w:r w:rsidR="00366B7B" w:rsidRPr="00866B4B">
        <w:rPr>
          <w:lang w:val="en-AU"/>
        </w:rPr>
        <w:fldChar w:fldCharType="end"/>
      </w:r>
      <w:r w:rsidR="00366B7B" w:rsidRPr="004336F0">
        <w:rPr>
          <w:lang w:val="en-AU"/>
          <w:rPrChange w:id="1716" w:author="KIM, Jason" w:date="2019-04-03T09:01:00Z">
            <w:rPr>
              <w:lang w:val="fr-FR"/>
            </w:rPr>
          </w:rPrChange>
        </w:rPr>
        <w:noBreakHyphen/>
      </w:r>
      <w:r w:rsidR="00366B7B" w:rsidRPr="00866B4B">
        <w:rPr>
          <w:lang w:val="en-AU"/>
        </w:rPr>
        <w:fldChar w:fldCharType="begin"/>
      </w:r>
      <w:r w:rsidR="00366B7B" w:rsidRPr="004336F0">
        <w:rPr>
          <w:lang w:val="en-AU"/>
          <w:rPrChange w:id="1717"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18" w:author="KIM, Jason" w:date="2019-04-03T09:01:00Z">
            <w:rPr>
              <w:noProof/>
              <w:lang w:val="fr-FR"/>
            </w:rPr>
          </w:rPrChange>
        </w:rPr>
        <w:t>12</w:t>
      </w:r>
      <w:r w:rsidR="00366B7B" w:rsidRPr="00866B4B">
        <w:rPr>
          <w:lang w:val="en-AU"/>
        </w:rPr>
        <w:fldChar w:fldCharType="end"/>
      </w:r>
      <w:bookmarkEnd w:id="1711"/>
      <w:r w:rsidRPr="00AF1C6F">
        <w:rPr>
          <w:lang w:val="en-AU"/>
        </w:rPr>
        <w:t xml:space="preserve"> : </w:t>
      </w:r>
      <w:r w:rsidR="00562673" w:rsidRPr="00AF1C6F">
        <w:rPr>
          <w:lang w:val="en-AU"/>
        </w:rPr>
        <w:t>EXL</w:t>
      </w:r>
      <w:r w:rsidRPr="00AF1C6F">
        <w:rPr>
          <w:lang w:val="en-AU"/>
        </w:rPr>
        <w:t xml:space="preserve"> - SCADA Display Status</w:t>
      </w:r>
      <w:bookmarkEnd w:id="1712"/>
      <w:bookmarkEnd w:id="1713"/>
      <w:r w:rsidR="001561A5" w:rsidRPr="001561A5">
        <w:rPr>
          <w:vanish/>
          <w:color w:val="0000FF"/>
          <w:vertAlign w:val="subscript"/>
          <w:lang w:val="en-AU"/>
        </w:rPr>
        <w:t xml:space="preserve"> [R0367]</w:t>
      </w:r>
    </w:p>
    <w:tbl>
      <w:tblPr>
        <w:tblStyle w:val="ReportTable"/>
        <w:tblW w:w="5000" w:type="pct"/>
        <w:tblLook w:val="04A0" w:firstRow="1" w:lastRow="0" w:firstColumn="1" w:lastColumn="0" w:noHBand="0" w:noVBand="1"/>
      </w:tblPr>
      <w:tblGrid>
        <w:gridCol w:w="1631"/>
        <w:gridCol w:w="2348"/>
        <w:gridCol w:w="885"/>
        <w:gridCol w:w="1364"/>
        <w:gridCol w:w="1225"/>
        <w:gridCol w:w="1789"/>
      </w:tblGrid>
      <w:tr w:rsidR="00CE0CB9" w:rsidRPr="00AF1C6F" w:rsidTr="00C9559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882" w:type="pct"/>
            <w:hideMark/>
          </w:tcPr>
          <w:p w:rsidR="00CE0CB9" w:rsidRPr="004B5018" w:rsidRDefault="00CE0CB9" w:rsidP="001561A5">
            <w:pPr>
              <w:pStyle w:val="TableText"/>
              <w:rPr>
                <w:b w:val="0"/>
                <w:color w:val="000000"/>
                <w:vertAlign w:val="subscript"/>
              </w:rPr>
            </w:pPr>
            <w:r w:rsidRPr="00AF1C6F">
              <w:t>Name</w:t>
            </w:r>
            <w:r w:rsidR="001561A5" w:rsidRPr="001561A5">
              <w:rPr>
                <w:vanish/>
                <w:color w:val="0000FF"/>
                <w:vertAlign w:val="subscript"/>
              </w:rPr>
              <w:t xml:space="preserve"> [R0367]</w:t>
            </w:r>
          </w:p>
        </w:tc>
        <w:tc>
          <w:tcPr>
            <w:tcW w:w="1270"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479"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c>
          <w:tcPr>
            <w:tcW w:w="738"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Read/Write</w:t>
            </w:r>
          </w:p>
        </w:tc>
        <w:tc>
          <w:tcPr>
            <w:tcW w:w="663" w:type="pct"/>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Display Tab</w:t>
            </w:r>
          </w:p>
        </w:tc>
        <w:tc>
          <w:tcPr>
            <w:tcW w:w="968" w:type="pct"/>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Representation</w:t>
            </w:r>
          </w:p>
        </w:tc>
      </w:tr>
      <w:tr w:rsidR="00CE0CB9" w:rsidRPr="00AF1C6F" w:rsidTr="00C95594">
        <w:trPr>
          <w:trHeight w:val="1249"/>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lang w:eastAsia="en-US"/>
              </w:rPr>
            </w:pPr>
            <w:r w:rsidRPr="00AF1C6F">
              <w:rPr>
                <w:b w:val="0"/>
                <w:lang w:eastAsia="en-US"/>
              </w:rPr>
              <w:t>Operational State</w:t>
            </w:r>
            <w:r w:rsidR="001561A5" w:rsidRPr="001561A5">
              <w:rPr>
                <w:b w:val="0"/>
                <w:vanish/>
                <w:color w:val="0000FF"/>
                <w:vertAlign w:val="subscript"/>
                <w:lang w:eastAsia="en-US"/>
              </w:rPr>
              <w:t xml:space="preserve"> [R0368]</w:t>
            </w:r>
          </w:p>
        </w:tc>
        <w:tc>
          <w:tcPr>
            <w:tcW w:w="1270" w:type="pct"/>
            <w:tcBorders>
              <w:top w:val="single" w:sz="4" w:space="0" w:color="auto"/>
              <w:left w:val="single" w:sz="4" w:space="0" w:color="auto"/>
              <w:bottom w:val="single" w:sz="4" w:space="0" w:color="auto"/>
              <w:right w:val="single" w:sz="4" w:space="0" w:color="auto"/>
            </w:tcBorders>
            <w:hideMark/>
          </w:tcPr>
          <w:p w:rsidR="00563EFA"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0 = Unknown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CE0CB9"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 (Off)</w:t>
            </w:r>
          </w:p>
          <w:p w:rsidR="00563EFA" w:rsidRPr="004E5BA2"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20 = Activate Strobe Light</w:t>
            </w:r>
          </w:p>
          <w:p w:rsidR="00CE0CB9"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3</w:t>
            </w:r>
            <w:r w:rsidR="00CE0CB9" w:rsidRPr="00AF1C6F">
              <w:t>0 = On</w:t>
            </w:r>
          </w:p>
          <w:p w:rsidR="00563EFA"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40 = Deactivate Strobe Light</w:t>
            </w:r>
          </w:p>
          <w:p w:rsidR="00563EFA" w:rsidRPr="00AF1C6F"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800 = Out Of Service</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900 = </w:t>
            </w:r>
            <w:r w:rsidRPr="00AF1C6F">
              <w:t>Fault</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Icon</w:t>
            </w:r>
          </w:p>
        </w:tc>
      </w:tr>
      <w:tr w:rsidR="00CE0CB9" w:rsidRPr="00AF1C6F" w:rsidTr="00C95594">
        <w:trPr>
          <w:trHeight w:val="1249"/>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lang w:eastAsia="en-US"/>
              </w:rPr>
            </w:pPr>
            <w:r w:rsidRPr="00AF1C6F">
              <w:rPr>
                <w:b w:val="0"/>
                <w:lang w:eastAsia="en-US"/>
              </w:rPr>
              <w:t>Health Status</w:t>
            </w:r>
            <w:r w:rsidR="001561A5" w:rsidRPr="001561A5">
              <w:rPr>
                <w:b w:val="0"/>
                <w:vanish/>
                <w:color w:val="0000FF"/>
                <w:vertAlign w:val="subscript"/>
                <w:lang w:eastAsia="en-US"/>
              </w:rPr>
              <w:t xml:space="preserve"> [R0369]</w:t>
            </w:r>
          </w:p>
        </w:tc>
        <w:tc>
          <w:tcPr>
            <w:tcW w:w="1270"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Text Field</w:t>
            </w:r>
          </w:p>
        </w:tc>
      </w:tr>
      <w:tr w:rsidR="00CE0CB9" w:rsidRPr="00AF1C6F" w:rsidTr="00C95594">
        <w:trPr>
          <w:trHeight w:val="2318"/>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tcPr>
          <w:p w:rsidR="00CE0CB9" w:rsidRPr="004B5018" w:rsidDel="00384DC9" w:rsidRDefault="00CE0CB9" w:rsidP="001561A5">
            <w:pPr>
              <w:pStyle w:val="TableText"/>
              <w:rPr>
                <w:b w:val="0"/>
                <w:color w:val="000000"/>
                <w:vertAlign w:val="subscript"/>
              </w:rPr>
            </w:pPr>
            <w:r w:rsidRPr="00AF1C6F">
              <w:rPr>
                <w:b w:val="0"/>
              </w:rPr>
              <w:lastRenderedPageBreak/>
              <w:t>Interlocks Status</w:t>
            </w:r>
            <w:r w:rsidR="001561A5" w:rsidRPr="001561A5">
              <w:rPr>
                <w:b w:val="0"/>
                <w:vanish/>
                <w:color w:val="0000FF"/>
                <w:vertAlign w:val="subscript"/>
              </w:rPr>
              <w:t xml:space="preserve"> [R0370]</w:t>
            </w:r>
          </w:p>
        </w:tc>
        <w:tc>
          <w:tcPr>
            <w:tcW w:w="1270"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CE0CB9" w:rsidRPr="00AF1C6F" w:rsidDel="007E3F66"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479"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Interlocks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 Field</w:t>
            </w:r>
          </w:p>
        </w:tc>
      </w:tr>
      <w:tr w:rsidR="00CE0CB9" w:rsidRPr="00AF1C6F" w:rsidTr="00C95594">
        <w:trPr>
          <w:trHeight w:val="1505"/>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rPr>
            </w:pPr>
            <w:r w:rsidRPr="00AF1C6F">
              <w:rPr>
                <w:b w:val="0"/>
              </w:rPr>
              <w:t>Critical Alarms</w:t>
            </w:r>
            <w:r w:rsidR="001561A5" w:rsidRPr="001561A5">
              <w:rPr>
                <w:b w:val="0"/>
                <w:vanish/>
                <w:color w:val="0000FF"/>
                <w:vertAlign w:val="subscript"/>
              </w:rPr>
              <w:t xml:space="preserve"> [R0371]</w:t>
            </w:r>
          </w:p>
        </w:tc>
        <w:tc>
          <w:tcPr>
            <w:tcW w:w="1270"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Contactor </w:t>
            </w:r>
            <w:r w:rsidRPr="00AF1C6F">
              <w:t>Failed to Close</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Contactor </w:t>
            </w:r>
            <w:r w:rsidRPr="00AF1C6F">
              <w:t>Failed to Open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2 to Bit 31 = Spare</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Highlighted Text</w:t>
            </w:r>
          </w:p>
        </w:tc>
      </w:tr>
      <w:tr w:rsidR="00CE0CB9" w:rsidRPr="00AF1C6F" w:rsidTr="00C95594">
        <w:trPr>
          <w:trHeight w:val="1128"/>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tcPr>
          <w:p w:rsidR="00CE0CB9" w:rsidRPr="004B5018" w:rsidRDefault="00CE0CB9" w:rsidP="001561A5">
            <w:pPr>
              <w:pStyle w:val="TableText"/>
              <w:rPr>
                <w:b w:val="0"/>
                <w:color w:val="000000"/>
                <w:vertAlign w:val="subscript"/>
              </w:rPr>
            </w:pPr>
            <w:r w:rsidRPr="00AF1C6F">
              <w:rPr>
                <w:b w:val="0"/>
              </w:rPr>
              <w:t>Warning Alarms</w:t>
            </w:r>
            <w:r w:rsidR="001561A5" w:rsidRPr="001561A5">
              <w:rPr>
                <w:b w:val="0"/>
                <w:vanish/>
                <w:color w:val="0000FF"/>
                <w:vertAlign w:val="subscript"/>
              </w:rPr>
              <w:t xml:space="preserve"> [R0372]</w:t>
            </w:r>
          </w:p>
        </w:tc>
        <w:tc>
          <w:tcPr>
            <w:tcW w:w="1270"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0 to Bit 31 = Spare</w:t>
            </w:r>
          </w:p>
        </w:tc>
        <w:tc>
          <w:tcPr>
            <w:tcW w:w="479"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Highlighted Text</w:t>
            </w:r>
          </w:p>
        </w:tc>
      </w:tr>
    </w:tbl>
    <w:p w:rsidR="009A2B04" w:rsidRPr="00AF1C6F" w:rsidRDefault="009A2B04" w:rsidP="00C95594">
      <w:pPr>
        <w:pStyle w:val="MainBodyText"/>
        <w:spacing w:before="0" w:after="0"/>
      </w:pPr>
      <w:bookmarkStart w:id="1719" w:name="_Toc496203336"/>
      <w:bookmarkStart w:id="1720" w:name="_Toc492656525"/>
      <w:bookmarkStart w:id="1721" w:name="_Toc495992967"/>
      <w:bookmarkStart w:id="1722" w:name="_Toc495997939"/>
      <w:bookmarkStart w:id="1723" w:name="_Toc496173527"/>
      <w:bookmarkStart w:id="1724" w:name="_Toc496178242"/>
      <w:bookmarkStart w:id="1725" w:name="_Toc496203337"/>
      <w:bookmarkEnd w:id="1719"/>
      <w:bookmarkEnd w:id="1720"/>
      <w:bookmarkEnd w:id="1721"/>
      <w:bookmarkEnd w:id="1722"/>
      <w:bookmarkEnd w:id="1723"/>
      <w:bookmarkEnd w:id="1724"/>
      <w:bookmarkEnd w:id="1725"/>
    </w:p>
    <w:p w:rsidR="00DC092E" w:rsidRPr="00AF1C6F" w:rsidRDefault="00DC092E" w:rsidP="00C95594">
      <w:pPr>
        <w:pStyle w:val="Heading2"/>
      </w:pPr>
      <w:bookmarkStart w:id="1726" w:name="_Toc517095509"/>
      <w:r w:rsidRPr="00AF1C6F">
        <w:t>Reports</w:t>
      </w:r>
      <w:r w:rsidR="00A22A48" w:rsidRPr="00AF1C6F">
        <w:t xml:space="preserve"> and Logs</w:t>
      </w:r>
      <w:bookmarkEnd w:id="1726"/>
    </w:p>
    <w:p w:rsidR="00A22A48" w:rsidRPr="00AF1C6F" w:rsidRDefault="00A22A48" w:rsidP="005C4DD9">
      <w:pPr>
        <w:pStyle w:val="Heading3"/>
        <w:ind w:left="709"/>
      </w:pPr>
      <w:bookmarkStart w:id="1727" w:name="_Toc517095510"/>
      <w:r w:rsidRPr="00AF1C6F">
        <w:t>Reports</w:t>
      </w:r>
      <w:bookmarkEnd w:id="1727"/>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[R0374]</w:t>
      </w:r>
    </w:p>
    <w:p w:rsidR="004E5BA2" w:rsidRPr="004E5BA2" w:rsidRDefault="004E5BA2" w:rsidP="001B5267"/>
    <w:p w:rsidR="00DC092E" w:rsidRPr="00AF1C6F" w:rsidRDefault="00DC092E" w:rsidP="005C4DD9">
      <w:pPr>
        <w:pStyle w:val="Heading3"/>
        <w:ind w:left="709"/>
      </w:pPr>
      <w:bookmarkStart w:id="1728" w:name="_Toc492656527"/>
      <w:bookmarkStart w:id="1729" w:name="_Toc495992969"/>
      <w:bookmarkStart w:id="1730" w:name="_Toc495997941"/>
      <w:bookmarkStart w:id="1731" w:name="_Toc496173529"/>
      <w:bookmarkStart w:id="1732" w:name="_Toc496178244"/>
      <w:bookmarkStart w:id="1733" w:name="_Toc496203339"/>
      <w:bookmarkStart w:id="1734" w:name="_Toc517095511"/>
      <w:bookmarkEnd w:id="1728"/>
      <w:bookmarkEnd w:id="1729"/>
      <w:bookmarkEnd w:id="1730"/>
      <w:bookmarkEnd w:id="1731"/>
      <w:bookmarkEnd w:id="1732"/>
      <w:bookmarkEnd w:id="1733"/>
      <w:r w:rsidRPr="00AF1C6F">
        <w:t>Trends</w:t>
      </w:r>
      <w:bookmarkEnd w:id="1734"/>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[R0375]</w:t>
      </w:r>
    </w:p>
    <w:p w:rsidR="004E5BA2" w:rsidRPr="004E5BA2" w:rsidRDefault="004E5BA2" w:rsidP="001B5267"/>
    <w:p w:rsidR="00DC092E" w:rsidRPr="00AF1C6F" w:rsidRDefault="00DC092E" w:rsidP="005C4DD9">
      <w:pPr>
        <w:pStyle w:val="Heading3"/>
        <w:ind w:left="709"/>
      </w:pPr>
      <w:bookmarkStart w:id="1735" w:name="_Toc492656529"/>
      <w:bookmarkStart w:id="1736" w:name="_Toc495992971"/>
      <w:bookmarkStart w:id="1737" w:name="_Toc495997943"/>
      <w:bookmarkStart w:id="1738" w:name="_Toc496173531"/>
      <w:bookmarkStart w:id="1739" w:name="_Toc496178246"/>
      <w:bookmarkStart w:id="1740" w:name="_Toc496203341"/>
      <w:bookmarkStart w:id="1741" w:name="_Toc517095512"/>
      <w:bookmarkEnd w:id="1735"/>
      <w:bookmarkEnd w:id="1736"/>
      <w:bookmarkEnd w:id="1737"/>
      <w:bookmarkEnd w:id="1738"/>
      <w:bookmarkEnd w:id="1739"/>
      <w:bookmarkEnd w:id="1740"/>
      <w:r w:rsidRPr="00AF1C6F">
        <w:t>Logs/Events</w:t>
      </w:r>
      <w:bookmarkEnd w:id="1741"/>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[R0376]</w:t>
      </w:r>
    </w:p>
    <w:p w:rsidR="00DC092E" w:rsidRPr="00AF1C6F" w:rsidRDefault="00DC092E" w:rsidP="001B5267">
      <w:pPr>
        <w:pStyle w:val="Points1"/>
        <w:numPr>
          <w:ilvl w:val="0"/>
          <w:numId w:val="76"/>
        </w:numPr>
      </w:pPr>
      <w:r w:rsidRPr="00AF1C6F">
        <w:t>Log Time;</w:t>
      </w:r>
      <w:r w:rsidR="001561A5" w:rsidRPr="001561A5">
        <w:rPr>
          <w:vanish/>
          <w:color w:val="0000FF"/>
          <w:vertAlign w:val="subscript"/>
        </w:rPr>
        <w:t xml:space="preserve"> [R0377]</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[R0378]</w:t>
      </w:r>
    </w:p>
    <w:p w:rsidR="00DC092E" w:rsidRPr="00AF1C6F" w:rsidRDefault="00DC092E" w:rsidP="00DC092E">
      <w:pPr>
        <w:pStyle w:val="Points1"/>
      </w:pPr>
      <w:r w:rsidRPr="00AF1C6F">
        <w:t>EXL Operational State; and</w:t>
      </w:r>
      <w:r w:rsidR="001561A5" w:rsidRPr="001561A5">
        <w:rPr>
          <w:vanish/>
          <w:color w:val="0000FF"/>
          <w:vertAlign w:val="subscript"/>
        </w:rPr>
        <w:t xml:space="preserve"> [R0379]</w:t>
      </w:r>
    </w:p>
    <w:p w:rsidR="00DC092E" w:rsidRPr="00AF1C6F" w:rsidRDefault="00DC092E" w:rsidP="00DC092E">
      <w:pPr>
        <w:pStyle w:val="Points1"/>
      </w:pPr>
      <w:r w:rsidRPr="00AF1C6F">
        <w:t>Health State.</w:t>
      </w:r>
      <w:r w:rsidR="001561A5" w:rsidRPr="001561A5">
        <w:rPr>
          <w:vanish/>
          <w:color w:val="0000FF"/>
          <w:vertAlign w:val="subscript"/>
        </w:rPr>
        <w:t xml:space="preserve"> [R0380]</w:t>
      </w:r>
    </w:p>
    <w:p w:rsidR="00DC092E" w:rsidRPr="004B5018" w:rsidRDefault="00DC092E">
      <w:pPr>
        <w:rPr>
          <w:color w:val="000000"/>
          <w:vertAlign w:val="subscript"/>
        </w:rPr>
      </w:pPr>
      <w:r w:rsidRPr="00AF1C6F">
        <w:br w:type="page"/>
      </w:r>
      <w:r w:rsidR="001561A5" w:rsidRPr="001561A5">
        <w:rPr>
          <w:vanish/>
          <w:color w:val="0000FF"/>
          <w:vertAlign w:val="subscript"/>
        </w:rPr>
        <w:t xml:space="preserve"> [R0381]</w:t>
      </w:r>
    </w:p>
    <w:p w:rsidR="00F47490" w:rsidRPr="00AF1C6F" w:rsidRDefault="00F47490" w:rsidP="00F47490">
      <w:pPr>
        <w:pStyle w:val="Heading1"/>
      </w:pPr>
      <w:bookmarkStart w:id="1742" w:name="_Toc517095513"/>
      <w:bookmarkStart w:id="1743" w:name="_Hlk516565377"/>
      <w:r w:rsidRPr="00AF1C6F">
        <w:lastRenderedPageBreak/>
        <w:t xml:space="preserve">Low </w:t>
      </w:r>
      <w:r w:rsidR="007113FF" w:rsidRPr="00AF1C6F">
        <w:t>Level Light</w:t>
      </w:r>
      <w:r w:rsidRPr="00AF1C6F">
        <w:t xml:space="preserve"> </w:t>
      </w:r>
      <w:r w:rsidR="00FA11DD" w:rsidRPr="00AF1C6F">
        <w:t xml:space="preserve">(LLE) and Door Location Light (DLL) </w:t>
      </w:r>
      <w:r w:rsidR="00152B0C" w:rsidRPr="00AF1C6F">
        <w:t>Bank</w:t>
      </w:r>
      <w:bookmarkEnd w:id="1742"/>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741EE3" w:rsidRPr="002563CE" w:rsidTr="00741EE3">
        <w:tc>
          <w:tcPr>
            <w:tcW w:w="967" w:type="pct"/>
            <w:hideMark/>
          </w:tcPr>
          <w:p w:rsidR="00741EE3" w:rsidRPr="004B5018" w:rsidRDefault="00741EE3" w:rsidP="001561A5">
            <w:pPr>
              <w:pStyle w:val="TableText"/>
              <w:rPr>
                <w:color w:val="000000"/>
                <w:vertAlign w:val="subscript"/>
              </w:rPr>
            </w:pPr>
            <w:bookmarkStart w:id="1744" w:name="_Toc517095514"/>
            <w:r>
              <w:t>Software Module</w:t>
            </w:r>
            <w:r w:rsidR="001561A5" w:rsidRPr="001561A5">
              <w:rPr>
                <w:vanish/>
                <w:color w:val="0000FF"/>
                <w:vertAlign w:val="subscript"/>
              </w:rPr>
              <w:t xml:space="preserve"> [R0381]</w:t>
            </w:r>
          </w:p>
        </w:tc>
        <w:tc>
          <w:tcPr>
            <w:tcW w:w="4033" w:type="pct"/>
          </w:tcPr>
          <w:p w:rsidR="00741EE3" w:rsidRPr="002563CE" w:rsidRDefault="00741EE3" w:rsidP="001561A5">
            <w:pPr>
              <w:pStyle w:val="TableText"/>
            </w:pPr>
            <w:r>
              <w:t>LLE</w:t>
            </w:r>
            <w:r w:rsidRPr="00690767">
              <w:t>_Routine</w:t>
            </w:r>
          </w:p>
        </w:tc>
      </w:tr>
      <w:tr w:rsidR="00741EE3" w:rsidRPr="00B30029" w:rsidTr="00741EE3">
        <w:tc>
          <w:tcPr>
            <w:tcW w:w="967" w:type="pct"/>
            <w:tcBorders>
              <w:bottom w:val="single" w:sz="4" w:space="0" w:color="52A754"/>
            </w:tcBorders>
          </w:tcPr>
          <w:p w:rsidR="00741EE3" w:rsidRPr="002563CE" w:rsidRDefault="00741EE3" w:rsidP="001561A5">
            <w:pPr>
              <w:pStyle w:val="TableText"/>
            </w:pPr>
            <w:r w:rsidRPr="002563CE">
              <w:t>Asset</w:t>
            </w:r>
            <w:r>
              <w:t>(s)</w:t>
            </w:r>
          </w:p>
        </w:tc>
        <w:tc>
          <w:tcPr>
            <w:tcW w:w="4033" w:type="pct"/>
            <w:tcBorders>
              <w:bottom w:val="single" w:sz="4" w:space="0" w:color="52A754"/>
            </w:tcBorders>
          </w:tcPr>
          <w:p w:rsidR="00741EE3" w:rsidRPr="00B30029" w:rsidRDefault="00741EE3" w:rsidP="001561A5">
            <w:pPr>
              <w:pStyle w:val="TableText"/>
            </w:pPr>
            <w:r>
              <w:t xml:space="preserve">LLE – </w:t>
            </w:r>
            <w:r w:rsidRPr="00741EE3">
              <w:t>Low Level Light</w:t>
            </w:r>
          </w:p>
        </w:tc>
      </w:tr>
      <w:tr w:rsidR="00741EE3" w:rsidRPr="002563CE" w:rsidTr="00741E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7" w:type="pct"/>
            <w:tcBorders>
              <w:top w:val="single" w:sz="4" w:space="0" w:color="52A754"/>
              <w:left w:val="nil"/>
              <w:bottom w:val="nil"/>
              <w:right w:val="nil"/>
            </w:tcBorders>
            <w:hideMark/>
          </w:tcPr>
          <w:p w:rsidR="00741EE3" w:rsidRPr="002563CE" w:rsidRDefault="00741EE3" w:rsidP="001561A5">
            <w:pPr>
              <w:pStyle w:val="TableText"/>
            </w:pPr>
            <w:r>
              <w:t>Software Module</w:t>
            </w:r>
          </w:p>
        </w:tc>
        <w:tc>
          <w:tcPr>
            <w:tcW w:w="4033" w:type="pct"/>
            <w:tcBorders>
              <w:top w:val="single" w:sz="4" w:space="0" w:color="52A754"/>
              <w:left w:val="nil"/>
              <w:bottom w:val="nil"/>
              <w:right w:val="nil"/>
            </w:tcBorders>
          </w:tcPr>
          <w:p w:rsidR="00741EE3" w:rsidRPr="002563CE" w:rsidRDefault="00741EE3" w:rsidP="001561A5">
            <w:pPr>
              <w:pStyle w:val="TableText"/>
            </w:pPr>
            <w:r>
              <w:t>DLL</w:t>
            </w:r>
            <w:r w:rsidRPr="00690767">
              <w:t>_Routine</w:t>
            </w:r>
          </w:p>
        </w:tc>
      </w:tr>
      <w:tr w:rsidR="00741EE3" w:rsidRPr="00B30029" w:rsidTr="00741E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7" w:type="pct"/>
            <w:tcBorders>
              <w:top w:val="nil"/>
              <w:left w:val="nil"/>
              <w:bottom w:val="single" w:sz="4" w:space="0" w:color="52A754"/>
              <w:right w:val="nil"/>
            </w:tcBorders>
          </w:tcPr>
          <w:p w:rsidR="00741EE3" w:rsidRPr="002563CE" w:rsidRDefault="00741EE3" w:rsidP="001561A5">
            <w:pPr>
              <w:pStyle w:val="TableText"/>
            </w:pPr>
            <w:r w:rsidRPr="002563CE">
              <w:t>Asset</w:t>
            </w:r>
            <w:r>
              <w:t>(s)</w:t>
            </w:r>
          </w:p>
        </w:tc>
        <w:tc>
          <w:tcPr>
            <w:tcW w:w="4033" w:type="pct"/>
            <w:tcBorders>
              <w:top w:val="nil"/>
              <w:left w:val="nil"/>
              <w:bottom w:val="single" w:sz="4" w:space="0" w:color="52A754"/>
              <w:right w:val="nil"/>
            </w:tcBorders>
          </w:tcPr>
          <w:p w:rsidR="00741EE3" w:rsidRPr="00B30029" w:rsidRDefault="00741EE3" w:rsidP="001561A5">
            <w:pPr>
              <w:pStyle w:val="TableText"/>
            </w:pPr>
            <w:r>
              <w:t xml:space="preserve">DLL – </w:t>
            </w:r>
            <w:r w:rsidRPr="00741EE3">
              <w:t>Door Location Light</w:t>
            </w:r>
          </w:p>
        </w:tc>
      </w:tr>
    </w:tbl>
    <w:p w:rsidR="00F47490" w:rsidRPr="00AF1C6F" w:rsidRDefault="00F47490" w:rsidP="00F47490">
      <w:pPr>
        <w:pStyle w:val="Heading2"/>
      </w:pPr>
      <w:r w:rsidRPr="00AF1C6F">
        <w:t>Overview</w:t>
      </w:r>
      <w:bookmarkEnd w:id="1744"/>
    </w:p>
    <w:p w:rsidR="006C3D0B" w:rsidRPr="004B5018" w:rsidRDefault="004615B0" w:rsidP="001F0CAE">
      <w:pPr>
        <w:spacing w:before="120" w:after="120" w:line="240" w:lineRule="auto"/>
        <w:rPr>
          <w:rFonts w:eastAsia="Calibri" w:cs="Arial"/>
          <w:color w:val="000000"/>
          <w:vertAlign w:val="subscript"/>
        </w:rPr>
      </w:pPr>
      <w:r w:rsidRPr="00AF1C6F">
        <w:rPr>
          <w:rFonts w:eastAsia="Calibri" w:cs="Arial"/>
        </w:rPr>
        <w:t>The LLEs</w:t>
      </w:r>
      <w:r w:rsidR="00F47490" w:rsidRPr="00AF1C6F">
        <w:rPr>
          <w:rFonts w:eastAsia="Calibri" w:cs="Arial"/>
        </w:rPr>
        <w:t xml:space="preserve"> will be installed alon</w:t>
      </w:r>
      <w:r w:rsidR="00E44167" w:rsidRPr="00AF1C6F">
        <w:rPr>
          <w:rFonts w:eastAsia="Calibri" w:cs="Arial"/>
        </w:rPr>
        <w:t>g the egress passage side of each</w:t>
      </w:r>
      <w:r w:rsidR="00F47490" w:rsidRPr="00AF1C6F">
        <w:rPr>
          <w:rFonts w:eastAsia="Calibri" w:cs="Arial"/>
        </w:rPr>
        <w:t xml:space="preserve"> tunnel </w:t>
      </w:r>
      <w:r w:rsidR="00614B57" w:rsidRPr="00AF1C6F">
        <w:rPr>
          <w:rFonts w:eastAsia="Calibri" w:cs="Arial"/>
        </w:rPr>
        <w:t xml:space="preserve">to </w:t>
      </w:r>
      <w:r w:rsidR="00B4426B" w:rsidRPr="00AF1C6F">
        <w:rPr>
          <w:rFonts w:eastAsia="Calibri" w:cs="Arial"/>
        </w:rPr>
        <w:t>provide visibility along evacuation paths</w:t>
      </w:r>
      <w:r w:rsidR="00F47490" w:rsidRPr="00AF1C6F">
        <w:rPr>
          <w:rFonts w:eastAsia="Calibri" w:cs="Arial"/>
        </w:rPr>
        <w:t xml:space="preserve">. </w:t>
      </w:r>
      <w:r w:rsidR="003C65BD" w:rsidRPr="00AF1C6F">
        <w:rPr>
          <w:rFonts w:eastAsia="Calibri" w:cs="Arial"/>
        </w:rPr>
        <w:t>L</w:t>
      </w:r>
      <w:r w:rsidR="009329EA" w:rsidRPr="00AF1C6F">
        <w:rPr>
          <w:rFonts w:eastAsia="Calibri" w:cs="Arial"/>
        </w:rPr>
        <w:t>LEs</w:t>
      </w:r>
      <w:r w:rsidR="003C65BD" w:rsidRPr="00AF1C6F">
        <w:rPr>
          <w:rFonts w:eastAsia="Calibri" w:cs="Arial"/>
        </w:rPr>
        <w:t xml:space="preserve"> are grouped </w:t>
      </w:r>
      <w:r w:rsidR="00152B0C" w:rsidRPr="00AF1C6F">
        <w:rPr>
          <w:rFonts w:eastAsia="Calibri" w:cs="Arial"/>
        </w:rPr>
        <w:t xml:space="preserve">for control </w:t>
      </w:r>
      <w:r w:rsidR="003C65BD" w:rsidRPr="00AF1C6F">
        <w:rPr>
          <w:rFonts w:eastAsia="Calibri" w:cs="Arial"/>
        </w:rPr>
        <w:t>in banks between cross passages</w:t>
      </w:r>
      <w:r w:rsidR="00152B0C" w:rsidRPr="00AF1C6F">
        <w:rPr>
          <w:rFonts w:eastAsia="Calibri" w:cs="Arial"/>
        </w:rPr>
        <w:t>.</w:t>
      </w:r>
      <w:r w:rsidR="003D0FBC">
        <w:rPr>
          <w:rFonts w:eastAsia="Calibri" w:cs="Arial"/>
        </w:rPr>
        <w:t xml:space="preserve"> </w:t>
      </w:r>
      <w:r w:rsidR="001F0CAE" w:rsidRPr="00AF1C6F">
        <w:rPr>
          <w:rFonts w:eastAsia="Calibri" w:cs="Arial"/>
        </w:rPr>
        <w:t xml:space="preserve"> </w:t>
      </w:r>
      <w:r w:rsidR="00F47490" w:rsidRPr="00AF1C6F">
        <w:rPr>
          <w:rFonts w:eastAsia="Calibri" w:cs="Arial"/>
        </w:rPr>
        <w:t xml:space="preserve">The </w:t>
      </w:r>
      <w:r w:rsidR="009329EA" w:rsidRPr="00AF1C6F">
        <w:rPr>
          <w:rFonts w:eastAsia="Calibri" w:cs="Arial"/>
        </w:rPr>
        <w:t>LLEs</w:t>
      </w:r>
      <w:r w:rsidR="00F47490" w:rsidRPr="00AF1C6F">
        <w:rPr>
          <w:rFonts w:eastAsia="Calibri" w:cs="Arial"/>
        </w:rPr>
        <w:t xml:space="preserve"> are controlled by the PMCS and are normally off.</w:t>
      </w:r>
      <w:r w:rsidR="00FB5B35">
        <w:rPr>
          <w:rFonts w:eastAsia="Calibri" w:cs="Arial"/>
        </w:rPr>
        <w:t xml:space="preserve">  In the event of a tunnel incident, all LLE modules </w:t>
      </w:r>
      <w:r w:rsidR="006378DD">
        <w:rPr>
          <w:rFonts w:eastAsia="Calibri" w:cs="Arial"/>
        </w:rPr>
        <w:t>will be energised (incident and non</w:t>
      </w:r>
      <w:r w:rsidR="006378DD">
        <w:rPr>
          <w:rFonts w:eastAsia="Calibri" w:cs="Arial"/>
        </w:rPr>
        <w:noBreakHyphen/>
        <w:t>incident tunnels).</w:t>
      </w:r>
      <w:r w:rsidR="001561A5" w:rsidRPr="001561A5">
        <w:rPr>
          <w:rFonts w:eastAsia="Calibri" w:cs="Arial"/>
          <w:vanish/>
          <w:color w:val="0000FF"/>
          <w:vertAlign w:val="subscript"/>
        </w:rPr>
        <w:t xml:space="preserve"> [R0382]</w:t>
      </w:r>
    </w:p>
    <w:p w:rsidR="00366B7B" w:rsidRPr="004B5018" w:rsidRDefault="002A1BA1" w:rsidP="001B5267">
      <w:pPr>
        <w:spacing w:before="120" w:after="120" w:line="240" w:lineRule="auto"/>
        <w:rPr>
          <w:rFonts w:eastAsia="Calibri"/>
          <w:color w:val="000000"/>
          <w:vertAlign w:val="subscript"/>
        </w:rPr>
      </w:pPr>
      <w:r w:rsidRPr="0086381A">
        <w:rPr>
          <w:rFonts w:eastAsia="Calibri" w:cs="Arial"/>
        </w:rPr>
        <w:t>The DLLs</w:t>
      </w:r>
      <w:r w:rsidR="009329EA" w:rsidRPr="00FA76A6">
        <w:rPr>
          <w:rFonts w:eastAsia="Calibri" w:cs="Arial"/>
        </w:rPr>
        <w:t xml:space="preserve"> will be installed either side of each egress door to highlight the exit point. DLLs are gr</w:t>
      </w:r>
      <w:r w:rsidR="009329EA" w:rsidRPr="009D5F3F">
        <w:rPr>
          <w:rFonts w:eastAsia="Calibri" w:cs="Arial"/>
        </w:rPr>
        <w:t xml:space="preserve">ouped for control in banks </w:t>
      </w:r>
      <w:r w:rsidR="006378DD" w:rsidRPr="001D474D">
        <w:rPr>
          <w:rFonts w:eastAsia="Calibri" w:cs="Arial"/>
        </w:rPr>
        <w:t>starting at a cross passage with an equipment room</w:t>
      </w:r>
      <w:r w:rsidR="009329EA" w:rsidRPr="00561135">
        <w:rPr>
          <w:rFonts w:eastAsia="Calibri" w:cs="Arial"/>
        </w:rPr>
        <w:t xml:space="preserve">. </w:t>
      </w:r>
      <w:r w:rsidR="003D0FBC" w:rsidRPr="00561135">
        <w:rPr>
          <w:rFonts w:eastAsia="Calibri" w:cs="Arial"/>
        </w:rPr>
        <w:t xml:space="preserve"> </w:t>
      </w:r>
      <w:r w:rsidR="009329EA" w:rsidRPr="00B80BFD">
        <w:rPr>
          <w:rFonts w:eastAsia="Calibri" w:cs="Arial"/>
        </w:rPr>
        <w:t>The DLLs are controlled by the PMCS and are normally off.</w:t>
      </w:r>
      <w:r w:rsidR="006378DD" w:rsidRPr="001B5267">
        <w:rPr>
          <w:rFonts w:eastAsia="Calibri" w:cs="Arial"/>
        </w:rPr>
        <w:t xml:space="preserve">  </w:t>
      </w:r>
      <w:r w:rsidR="00A94099" w:rsidRPr="001B5267">
        <w:rPr>
          <w:rFonts w:eastAsia="Calibri" w:cs="Arial"/>
        </w:rPr>
        <w:t xml:space="preserve">In the event of a tunnel incident, all </w:t>
      </w:r>
      <w:r w:rsidR="006378DD" w:rsidRPr="001B5267">
        <w:rPr>
          <w:rFonts w:eastAsia="Calibri" w:cs="Arial"/>
        </w:rPr>
        <w:t xml:space="preserve">DLL modules within the incident </w:t>
      </w:r>
      <w:r w:rsidR="00A94099" w:rsidRPr="001B5267">
        <w:rPr>
          <w:rFonts w:eastAsia="Calibri" w:cs="Arial"/>
        </w:rPr>
        <w:t>tunnel</w:t>
      </w:r>
      <w:r w:rsidR="006378DD" w:rsidRPr="001B5267">
        <w:rPr>
          <w:rFonts w:eastAsia="Calibri" w:cs="Arial"/>
        </w:rPr>
        <w:t xml:space="preserve"> </w:t>
      </w:r>
      <w:r w:rsidR="00230A49" w:rsidRPr="001B5267">
        <w:rPr>
          <w:rFonts w:eastAsia="Calibri" w:cs="Arial"/>
        </w:rPr>
        <w:t xml:space="preserve">(ramps are treated as separate tunnels) </w:t>
      </w:r>
      <w:r w:rsidR="006378DD" w:rsidRPr="001B5267">
        <w:rPr>
          <w:rFonts w:eastAsia="Calibri" w:cs="Arial"/>
        </w:rPr>
        <w:t>will be energised.  A</w:t>
      </w:r>
      <w:r w:rsidR="00A94099" w:rsidRPr="001B5267">
        <w:rPr>
          <w:rFonts w:eastAsia="Calibri" w:cs="Arial"/>
        </w:rPr>
        <w:t>ll DLL modules within the non-incident tunnels will be de-energised.</w:t>
      </w:r>
      <w:r w:rsidR="00366B7B" w:rsidRPr="001B5267">
        <w:rPr>
          <w:rFonts w:eastAsia="Calibri" w:cs="Arial"/>
        </w:rPr>
        <w:t xml:space="preserve"> </w:t>
      </w:r>
      <w:r w:rsidR="001561A5" w:rsidRPr="001561A5">
        <w:rPr>
          <w:rFonts w:eastAsia="Calibri" w:cs="Arial"/>
          <w:vanish/>
          <w:color w:val="0000FF"/>
          <w:vertAlign w:val="subscript"/>
        </w:rPr>
        <w:t xml:space="preserve"> [R0383]</w:t>
      </w:r>
    </w:p>
    <w:p w:rsidR="00366B7B" w:rsidRPr="004B5018" w:rsidRDefault="00366B7B" w:rsidP="00366B7B">
      <w:pPr>
        <w:pStyle w:val="Caption"/>
        <w:rPr>
          <w:color w:val="000000"/>
          <w:vertAlign w:val="subscript"/>
          <w:lang w:val="en-AU"/>
        </w:rPr>
      </w:pPr>
      <w:bookmarkStart w:id="1745" w:name="_Toc517095708"/>
      <w:r w:rsidRPr="00C95594">
        <w:rPr>
          <w:lang w:val="en-AU"/>
        </w:rPr>
        <w:lastRenderedPageBreak/>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14</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 Function Diagram</w:t>
      </w:r>
      <w:bookmarkEnd w:id="1745"/>
      <w:r w:rsidR="001561A5" w:rsidRPr="001561A5">
        <w:rPr>
          <w:vanish/>
          <w:color w:val="0000FF"/>
          <w:vertAlign w:val="subscript"/>
          <w:lang w:val="en-AU"/>
        </w:rPr>
        <w:t xml:space="preserve"> [R0384]</w:t>
      </w:r>
    </w:p>
    <w:bookmarkEnd w:id="1743"/>
    <w:p w:rsidR="002F099C" w:rsidRPr="004B5018" w:rsidRDefault="00657635">
      <w:pPr>
        <w:rPr>
          <w:color w:val="000000"/>
          <w:vertAlign w:val="subscript"/>
        </w:rPr>
      </w:pPr>
      <w:r w:rsidRPr="00AF1C6F">
        <w:object w:dxaOrig="9036" w:dyaOrig="8724" w14:anchorId="7FD07E1F">
          <v:shape id="_x0000_i1032" type="#_x0000_t75" style="width:446.25pt;height:6in" o:ole="">
            <v:imagedata r:id="rId45" o:title=""/>
          </v:shape>
          <o:OLEObject Type="Embed" ProgID="Visio.Drawing.11" ShapeID="_x0000_i1032" DrawAspect="Content" ObjectID="_1628945599" r:id="rId46"/>
        </w:object>
      </w:r>
      <w:r w:rsidR="001561A5" w:rsidRPr="001561A5">
        <w:rPr>
          <w:vanish/>
          <w:color w:val="0000FF"/>
          <w:vertAlign w:val="subscript"/>
        </w:rPr>
        <w:t xml:space="preserve"> [R0385]</w:t>
      </w:r>
    </w:p>
    <w:p w:rsidR="002F099C" w:rsidRPr="00AF1C6F" w:rsidRDefault="002F099C"/>
    <w:p w:rsidR="004B1BBF" w:rsidRPr="00AF1C6F" w:rsidRDefault="004B1BBF" w:rsidP="005C4DD9">
      <w:pPr>
        <w:pStyle w:val="Heading3"/>
        <w:ind w:left="709"/>
      </w:pPr>
      <w:bookmarkStart w:id="1746" w:name="_Toc496178250"/>
      <w:bookmarkStart w:id="1747" w:name="_Toc496203345"/>
      <w:bookmarkStart w:id="1748" w:name="_Toc517095515"/>
      <w:bookmarkEnd w:id="1746"/>
      <w:bookmarkEnd w:id="1747"/>
      <w:r w:rsidRPr="00AF1C6F">
        <w:t>Function States</w:t>
      </w:r>
      <w:bookmarkEnd w:id="1748"/>
    </w:p>
    <w:p w:rsidR="004B1BBF" w:rsidRPr="004B5018" w:rsidRDefault="004B1BBF" w:rsidP="008B4384">
      <w:pPr>
        <w:pStyle w:val="MainBodyText"/>
        <w:keepNext/>
        <w:rPr>
          <w:color w:val="000000"/>
          <w:vertAlign w:val="subscript"/>
        </w:rPr>
      </w:pPr>
      <w:r w:rsidRPr="00AF1C6F">
        <w:t>The following table describes the Function States:</w:t>
      </w:r>
      <w:r w:rsidR="001561A5" w:rsidRPr="001561A5">
        <w:rPr>
          <w:vanish/>
          <w:color w:val="0000FF"/>
          <w:vertAlign w:val="subscript"/>
        </w:rPr>
        <w:t xml:space="preserve"> [R0386]</w:t>
      </w:r>
    </w:p>
    <w:p w:rsidR="002C65A5" w:rsidRPr="00AF1C6F" w:rsidRDefault="002C65A5" w:rsidP="008B4384">
      <w:pPr>
        <w:pStyle w:val="MainBodyText"/>
        <w:keepNext/>
      </w:pPr>
    </w:p>
    <w:p w:rsidR="004B1BBF" w:rsidRPr="004B5018" w:rsidRDefault="004B1BBF" w:rsidP="008B4384">
      <w:pPr>
        <w:pStyle w:val="Caption"/>
        <w:rPr>
          <w:color w:val="000000"/>
          <w:vertAlign w:val="subscript"/>
          <w:lang w:val="en-AU"/>
        </w:rPr>
      </w:pPr>
      <w:bookmarkStart w:id="1749" w:name="_Toc517095747"/>
      <w:r w:rsidRPr="00C95594">
        <w:rPr>
          <w:lang w:val="en-AU"/>
        </w:rPr>
        <w:t xml:space="preserve">Table </w:t>
      </w:r>
      <w:r w:rsidR="00366B7B" w:rsidRPr="00866B4B">
        <w:rPr>
          <w:lang w:val="en-AU"/>
        </w:rPr>
        <w:fldChar w:fldCharType="begin"/>
      </w:r>
      <w:r w:rsidR="00366B7B" w:rsidRPr="004336F0">
        <w:rPr>
          <w:lang w:val="en-AU"/>
          <w:rPrChange w:id="1750"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51" w:author="KIM, Jason" w:date="2019-04-03T09:01:00Z">
            <w:rPr>
              <w:noProof/>
              <w:lang w:val="fr-FR"/>
            </w:rPr>
          </w:rPrChange>
        </w:rPr>
        <w:t>14</w:t>
      </w:r>
      <w:r w:rsidR="00366B7B" w:rsidRPr="00866B4B">
        <w:rPr>
          <w:lang w:val="en-AU"/>
        </w:rPr>
        <w:fldChar w:fldCharType="end"/>
      </w:r>
      <w:r w:rsidR="00366B7B" w:rsidRPr="004336F0">
        <w:rPr>
          <w:lang w:val="en-AU"/>
          <w:rPrChange w:id="1752" w:author="KIM, Jason" w:date="2019-04-03T09:01:00Z">
            <w:rPr>
              <w:lang w:val="fr-FR"/>
            </w:rPr>
          </w:rPrChange>
        </w:rPr>
        <w:noBreakHyphen/>
      </w:r>
      <w:r w:rsidR="00366B7B" w:rsidRPr="00866B4B">
        <w:rPr>
          <w:lang w:val="en-AU"/>
        </w:rPr>
        <w:fldChar w:fldCharType="begin"/>
      </w:r>
      <w:r w:rsidR="00366B7B" w:rsidRPr="004336F0">
        <w:rPr>
          <w:lang w:val="en-AU"/>
          <w:rPrChange w:id="1753"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54" w:author="KIM, Jason" w:date="2019-04-03T09:01:00Z">
            <w:rPr>
              <w:noProof/>
              <w:lang w:val="fr-FR"/>
            </w:rPr>
          </w:rPrChange>
        </w:rPr>
        <w:t>1</w:t>
      </w:r>
      <w:r w:rsidR="00366B7B" w:rsidRPr="00866B4B">
        <w:rPr>
          <w:lang w:val="en-AU"/>
        </w:rPr>
        <w:fldChar w:fldCharType="end"/>
      </w:r>
      <w:r w:rsidRPr="00C95594">
        <w:rPr>
          <w:lang w:val="en-AU"/>
        </w:rPr>
        <w:t xml:space="preserve"> : </w:t>
      </w:r>
      <w:r w:rsidR="009A30FD" w:rsidRPr="00C95594">
        <w:rPr>
          <w:lang w:val="en-AU"/>
        </w:rPr>
        <w:t>LLE/DLL</w:t>
      </w:r>
      <w:r w:rsidRPr="00C95594">
        <w:rPr>
          <w:lang w:val="en-AU"/>
        </w:rPr>
        <w:t xml:space="preserve"> - Function States</w:t>
      </w:r>
      <w:bookmarkEnd w:id="1749"/>
      <w:r w:rsidR="001561A5" w:rsidRPr="001561A5">
        <w:rPr>
          <w:vanish/>
          <w:color w:val="0000FF"/>
          <w:vertAlign w:val="subscript"/>
          <w:lang w:val="en-AU"/>
        </w:rPr>
        <w:t xml:space="preserve"> [R0387]</w:t>
      </w:r>
    </w:p>
    <w:tbl>
      <w:tblPr>
        <w:tblStyle w:val="ReportTable"/>
        <w:tblW w:w="9067" w:type="dxa"/>
        <w:tblLook w:val="04A0" w:firstRow="1" w:lastRow="0" w:firstColumn="1" w:lastColumn="0" w:noHBand="0" w:noVBand="1"/>
      </w:tblPr>
      <w:tblGrid>
        <w:gridCol w:w="2463"/>
        <w:gridCol w:w="6604"/>
      </w:tblGrid>
      <w:tr w:rsidR="004B1BBF"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t>State</w:t>
            </w:r>
            <w:r w:rsidR="001561A5" w:rsidRPr="001561A5">
              <w:rPr>
                <w:vanish/>
                <w:color w:val="0000FF"/>
                <w:vertAlign w:val="subscript"/>
              </w:rPr>
              <w:t xml:space="preserve"> [R0387]</w:t>
            </w:r>
          </w:p>
        </w:tc>
        <w:tc>
          <w:tcPr>
            <w:tcW w:w="6604" w:type="dxa"/>
          </w:tcPr>
          <w:p w:rsidR="004B1BBF" w:rsidRPr="00AF1C6F" w:rsidRDefault="004B1BB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[R0388]</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[R0389]</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Activate Light</w:t>
            </w:r>
            <w:r w:rsidR="004753BB" w:rsidRPr="00AF1C6F">
              <w:rPr>
                <w:b w:val="0"/>
              </w:rPr>
              <w:t xml:space="preserve"> Bank</w:t>
            </w:r>
            <w:r w:rsidR="001561A5" w:rsidRPr="001561A5">
              <w:rPr>
                <w:b w:val="0"/>
                <w:vanish/>
                <w:color w:val="0000FF"/>
                <w:vertAlign w:val="subscript"/>
              </w:rPr>
              <w:t xml:space="preserve"> [R0390]</w:t>
            </w:r>
          </w:p>
        </w:tc>
        <w:tc>
          <w:tcPr>
            <w:tcW w:w="6604" w:type="dxa"/>
          </w:tcPr>
          <w:p w:rsidR="004B1BBF" w:rsidRPr="00AF1C6F" w:rsidRDefault="0065763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 xml:space="preserve">Light </w:t>
            </w:r>
            <w:r w:rsidR="004753BB" w:rsidRPr="00AF1C6F">
              <w:rPr>
                <w:b w:val="0"/>
              </w:rPr>
              <w:t xml:space="preserve">Bank </w:t>
            </w:r>
            <w:r w:rsidRPr="00AF1C6F">
              <w:rPr>
                <w:b w:val="0"/>
              </w:rPr>
              <w:t>ON</w:t>
            </w:r>
            <w:r w:rsidR="001561A5" w:rsidRPr="001561A5">
              <w:rPr>
                <w:b w:val="0"/>
                <w:vanish/>
                <w:color w:val="0000FF"/>
                <w:vertAlign w:val="subscript"/>
              </w:rPr>
              <w:t xml:space="preserve"> [R0391]</w:t>
            </w:r>
          </w:p>
        </w:tc>
        <w:tc>
          <w:tcPr>
            <w:tcW w:w="6604" w:type="dxa"/>
          </w:tcPr>
          <w:p w:rsidR="004B1BBF" w:rsidRPr="00AF1C6F" w:rsidRDefault="0065763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r w:rsidR="004B1BBF" w:rsidRPr="00AF1C6F">
              <w:t xml:space="preserve"> is Active AND Contactor Energised Feedback Input is Active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lastRenderedPageBreak/>
              <w:t>Deactivate Light</w:t>
            </w:r>
            <w:r w:rsidR="004753BB" w:rsidRPr="00AF1C6F">
              <w:rPr>
                <w:b w:val="0"/>
              </w:rPr>
              <w:t xml:space="preserve"> Bank</w:t>
            </w:r>
            <w:r w:rsidR="001561A5" w:rsidRPr="001561A5">
              <w:rPr>
                <w:b w:val="0"/>
                <w:vanish/>
                <w:color w:val="0000FF"/>
                <w:vertAlign w:val="subscript"/>
              </w:rPr>
              <w:t xml:space="preserve"> [R0392]</w:t>
            </w:r>
          </w:p>
        </w:tc>
        <w:tc>
          <w:tcPr>
            <w:tcW w:w="6604" w:type="dxa"/>
          </w:tcPr>
          <w:p w:rsidR="004B1BBF" w:rsidRPr="00AF1C6F" w:rsidRDefault="009A2B04"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Deactivate the </w:t>
            </w:r>
            <w:r w:rsidR="00657635" w:rsidRPr="00132640">
              <w:t>Close Contactor</w:t>
            </w:r>
            <w:r w:rsidR="00657635">
              <w:t xml:space="preserve"> output</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 xml:space="preserve">Out </w:t>
            </w:r>
            <w:r w:rsidR="00C96F52" w:rsidRPr="00AF1C6F">
              <w:rPr>
                <w:b w:val="0"/>
              </w:rPr>
              <w:t>of</w:t>
            </w:r>
            <w:r w:rsidRPr="00AF1C6F">
              <w:rPr>
                <w:b w:val="0"/>
              </w:rPr>
              <w:t xml:space="preserve"> Service</w:t>
            </w:r>
            <w:r w:rsidR="001561A5" w:rsidRPr="001561A5">
              <w:rPr>
                <w:b w:val="0"/>
                <w:vanish/>
                <w:color w:val="0000FF"/>
                <w:vertAlign w:val="subscript"/>
              </w:rPr>
              <w:t xml:space="preserve"> [R0393]</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[R0394]</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[R0395]</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4B1BBF" w:rsidRPr="00AF1C6F" w:rsidRDefault="004B1BBF" w:rsidP="007E4B3D">
      <w:pPr>
        <w:rPr>
          <w:sz w:val="18"/>
          <w:szCs w:val="18"/>
        </w:rPr>
      </w:pPr>
    </w:p>
    <w:p w:rsidR="00C96F52" w:rsidRPr="00AF1C6F" w:rsidRDefault="00C96F52" w:rsidP="005C4DD9">
      <w:pPr>
        <w:pStyle w:val="Heading3"/>
        <w:ind w:left="709"/>
      </w:pPr>
      <w:bookmarkStart w:id="1755" w:name="_Toc517095516"/>
      <w:r w:rsidRPr="00AF1C6F">
        <w:t>Condition / Commands</w:t>
      </w:r>
      <w:bookmarkEnd w:id="1755"/>
    </w:p>
    <w:p w:rsidR="00C96F52" w:rsidRPr="004B5018" w:rsidRDefault="00C96F52" w:rsidP="00C96F52">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[R0397]</w:t>
      </w:r>
    </w:p>
    <w:p w:rsidR="00C96F52" w:rsidRPr="004336F0" w:rsidRDefault="00C96F52" w:rsidP="00C96F52">
      <w:pPr>
        <w:pStyle w:val="Caption"/>
        <w:rPr>
          <w:color w:val="000000"/>
          <w:vertAlign w:val="subscript"/>
          <w:lang w:val="fr-FR"/>
          <w:rPrChange w:id="1756" w:author="KIM, Jason" w:date="2019-04-03T09:01:00Z">
            <w:rPr>
              <w:color w:val="000000"/>
              <w:vertAlign w:val="subscript"/>
              <w:lang w:val="en-AU"/>
            </w:rPr>
          </w:rPrChange>
        </w:rPr>
      </w:pPr>
      <w:bookmarkStart w:id="1757" w:name="_Toc517095748"/>
      <w:r w:rsidRPr="004336F0">
        <w:rPr>
          <w:lang w:val="fr-FR"/>
          <w:rPrChange w:id="1758" w:author="KIM, Jason" w:date="2019-04-03T09:01: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14</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1759" w:author="KIM, Jason" w:date="2019-04-03T09:01:00Z">
            <w:rPr>
              <w:lang w:val="en-AU"/>
            </w:rPr>
          </w:rPrChange>
        </w:rPr>
        <w:t xml:space="preserve"> : </w:t>
      </w:r>
      <w:r w:rsidR="009A30FD" w:rsidRPr="004336F0">
        <w:rPr>
          <w:lang w:val="fr-FR"/>
          <w:rPrChange w:id="1760" w:author="KIM, Jason" w:date="2019-04-03T09:01:00Z">
            <w:rPr>
              <w:lang w:val="en-AU"/>
            </w:rPr>
          </w:rPrChange>
        </w:rPr>
        <w:t>LLE/DLL</w:t>
      </w:r>
      <w:r w:rsidRPr="004336F0">
        <w:rPr>
          <w:lang w:val="fr-FR"/>
          <w:rPrChange w:id="1761" w:author="KIM, Jason" w:date="2019-04-03T09:01:00Z">
            <w:rPr>
              <w:lang w:val="en-AU"/>
            </w:rPr>
          </w:rPrChange>
        </w:rPr>
        <w:t xml:space="preserve"> – Conditions / Commands</w:t>
      </w:r>
      <w:bookmarkEnd w:id="1757"/>
      <w:r w:rsidR="001561A5" w:rsidRPr="004336F0">
        <w:rPr>
          <w:vanish/>
          <w:color w:val="0000FF"/>
          <w:vertAlign w:val="subscript"/>
          <w:lang w:val="fr-FR"/>
          <w:rPrChange w:id="1762" w:author="KIM, Jason" w:date="2019-04-03T09:01:00Z">
            <w:rPr>
              <w:vanish/>
              <w:color w:val="0000FF"/>
              <w:vertAlign w:val="subscript"/>
              <w:lang w:val="en-AU"/>
            </w:rPr>
          </w:rPrChange>
        </w:rPr>
        <w:t xml:space="preserve"> [R0398]</w:t>
      </w:r>
    </w:p>
    <w:tbl>
      <w:tblPr>
        <w:tblStyle w:val="ReportTable"/>
        <w:tblW w:w="5028" w:type="pct"/>
        <w:tblLook w:val="04A0" w:firstRow="1" w:lastRow="0" w:firstColumn="1" w:lastColumn="0" w:noHBand="0" w:noVBand="1"/>
      </w:tblPr>
      <w:tblGrid>
        <w:gridCol w:w="1809"/>
        <w:gridCol w:w="7485"/>
      </w:tblGrid>
      <w:tr w:rsidR="00C96F52"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t>State</w:t>
            </w:r>
            <w:r w:rsidR="001561A5" w:rsidRPr="001561A5">
              <w:rPr>
                <w:vanish/>
                <w:color w:val="0000FF"/>
                <w:vertAlign w:val="subscript"/>
              </w:rPr>
              <w:t xml:space="preserve"> [R0398]</w:t>
            </w:r>
          </w:p>
        </w:tc>
        <w:tc>
          <w:tcPr>
            <w:tcW w:w="4027" w:type="pct"/>
          </w:tcPr>
          <w:p w:rsidR="00C96F52" w:rsidRPr="00AF1C6F" w:rsidRDefault="00C96F52"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rPr>
                <w:b w:val="0"/>
              </w:rPr>
              <w:t>Interlock OK</w:t>
            </w:r>
            <w:r w:rsidR="001561A5" w:rsidRPr="001561A5">
              <w:rPr>
                <w:b w:val="0"/>
                <w:vanish/>
                <w:color w:val="0000FF"/>
                <w:vertAlign w:val="subscript"/>
              </w:rPr>
              <w:t xml:space="preserve"> [R0399]</w:t>
            </w:r>
          </w:p>
        </w:tc>
        <w:tc>
          <w:tcPr>
            <w:tcW w:w="4027" w:type="pct"/>
          </w:tcPr>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 AND</w:t>
            </w:r>
          </w:p>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Circuit Breaker Closed AND</w:t>
            </w:r>
          </w:p>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F129B0">
              <w:t xml:space="preserve"> AND</w:t>
            </w:r>
          </w:p>
          <w:p w:rsidR="00C96F52"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I/O Module NOT Fault.</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rPr>
                <w:b w:val="0"/>
              </w:rPr>
              <w:t>ON Command</w:t>
            </w:r>
            <w:r w:rsidR="001561A5" w:rsidRPr="001561A5">
              <w:rPr>
                <w:b w:val="0"/>
                <w:vanish/>
                <w:color w:val="0000FF"/>
                <w:vertAlign w:val="subscript"/>
              </w:rPr>
              <w:t xml:space="preserve"> [R0400]</w:t>
            </w:r>
          </w:p>
        </w:tc>
        <w:tc>
          <w:tcPr>
            <w:tcW w:w="4027" w:type="pct"/>
          </w:tcPr>
          <w:p w:rsidR="00C96F52"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AF1C6F">
              <w:t>Control Mode is Remote Auto AND</w:t>
            </w:r>
            <w:r>
              <w:t xml:space="preserve"> </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4024D8">
              <w:t>(</w:t>
            </w:r>
            <w:r>
              <w:t>(Module Type is LLE AND ELZ &gt; 0) OR</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(Module Type is DLL AND Module Location = Incident Tunnel</w:t>
            </w:r>
            <w:r w:rsidR="006B0B13">
              <w:t xml:space="preserve"> AND ELZ &gt; 0</w:t>
            </w:r>
            <w:r>
              <w:t>)</w:t>
            </w:r>
            <w:r w:rsidR="004024D8">
              <w:t>)</w:t>
            </w:r>
            <w:r>
              <w:t xml:space="preser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F129B0">
              <w:t xml:space="preserve"> </w:t>
            </w:r>
            <w:r w:rsidRPr="00AF1C6F">
              <w:t>SCADA Activate Request is Active)</w:t>
            </w:r>
            <w:r w:rsidR="00F71193">
              <w:t>)</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F129B0">
              <w:t xml:space="preserve"> </w:t>
            </w:r>
            <w:r w:rsidR="00F129B0" w:rsidRPr="00F129B0">
              <w:t>Emergency Lighting Deactivate</w:t>
            </w:r>
            <w:r w:rsidRPr="00AF1C6F">
              <w:t xml:space="preserve"> is Active)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F129B0">
              <w:t xml:space="preserve"> </w:t>
            </w:r>
            <w:r w:rsidRPr="00AF1C6F">
              <w:t xml:space="preserve">SCADA Deactivate </w:t>
            </w:r>
            <w:r w:rsidR="005B4E79">
              <w:t xml:space="preserve">Request </w:t>
            </w:r>
            <w:r w:rsidRPr="00AF1C6F">
              <w:t>is Active)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w:t>
            </w:r>
            <w:r w:rsidR="00F129B0">
              <w:t>s</w:t>
            </w:r>
            <w:r w:rsidRPr="00AF1C6F">
              <w:t xml:space="preserve"> OK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Del="00682906" w:rsidRDefault="00C96F52" w:rsidP="001561A5">
            <w:pPr>
              <w:pStyle w:val="TableText"/>
              <w:rPr>
                <w:rStyle w:val="CommentReference"/>
                <w:b w:val="0"/>
                <w:color w:val="000000"/>
                <w:vertAlign w:val="subscript"/>
              </w:rPr>
            </w:pPr>
            <w:r w:rsidRPr="00AF1C6F">
              <w:rPr>
                <w:b w:val="0"/>
              </w:rPr>
              <w:t>ON Feedback</w:t>
            </w:r>
            <w:r w:rsidR="001561A5" w:rsidRPr="001561A5">
              <w:rPr>
                <w:b w:val="0"/>
                <w:vanish/>
                <w:color w:val="0000FF"/>
                <w:vertAlign w:val="subscript"/>
              </w:rPr>
              <w:t xml:space="preserve"> [R0401]</w:t>
            </w:r>
          </w:p>
        </w:tc>
        <w:tc>
          <w:tcPr>
            <w:tcW w:w="4027" w:type="pct"/>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Close </w:t>
            </w:r>
            <w:r w:rsidRPr="00AF1C6F">
              <w:t>Contactor output is Active AND</w:t>
            </w:r>
          </w:p>
          <w:p w:rsidR="00C96F52"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C</w:t>
            </w:r>
            <w:r w:rsidRPr="00AF1C6F">
              <w:t xml:space="preserve">ontactor </w:t>
            </w:r>
            <w:r>
              <w:t>C</w:t>
            </w:r>
            <w:r w:rsidRPr="00AF1C6F">
              <w:t xml:space="preserve">losed input </w:t>
            </w:r>
            <w:r>
              <w:t xml:space="preserve">is </w:t>
            </w:r>
            <w:r w:rsidRPr="00AF1C6F">
              <w:t xml:space="preserve">Active  </w:t>
            </w:r>
          </w:p>
        </w:tc>
      </w:tr>
    </w:tbl>
    <w:p w:rsidR="00F47490" w:rsidRPr="00AF1C6F" w:rsidRDefault="00F47490" w:rsidP="00FB6606">
      <w:pPr>
        <w:pStyle w:val="Heading2"/>
      </w:pPr>
      <w:bookmarkStart w:id="1763" w:name="_Toc517095517"/>
      <w:r w:rsidRPr="00AF1C6F">
        <w:t>Interfaces</w:t>
      </w:r>
      <w:bookmarkEnd w:id="1763"/>
    </w:p>
    <w:p w:rsidR="00B40551" w:rsidRPr="00AF1C6F" w:rsidRDefault="00B40551" w:rsidP="005C4DD9">
      <w:pPr>
        <w:pStyle w:val="Heading3"/>
        <w:ind w:left="709"/>
      </w:pPr>
      <w:bookmarkStart w:id="1764" w:name="_Toc517095518"/>
      <w:r w:rsidRPr="00AF1C6F">
        <w:t>Tuning Parameters</w:t>
      </w:r>
      <w:bookmarkEnd w:id="1764"/>
    </w:p>
    <w:p w:rsidR="00B40551" w:rsidRPr="004B5018" w:rsidRDefault="00B40551" w:rsidP="00B40551">
      <w:pPr>
        <w:rPr>
          <w:color w:val="000000"/>
          <w:vertAlign w:val="subscript"/>
          <w:lang w:eastAsia="en-AU"/>
        </w:rPr>
      </w:pPr>
      <w:r w:rsidRPr="00AF1C6F">
        <w:t>This module will have the following tuning parameters within the PLC logic for the following</w:t>
      </w:r>
      <w:r w:rsidR="001561A5" w:rsidRPr="001561A5">
        <w:rPr>
          <w:vanish/>
          <w:color w:val="0000FF"/>
          <w:vertAlign w:val="subscript"/>
        </w:rPr>
        <w:t xml:space="preserve"> [R0403]</w:t>
      </w:r>
    </w:p>
    <w:p w:rsidR="00B40551" w:rsidRPr="004B5018" w:rsidRDefault="00B40551" w:rsidP="00B40551">
      <w:pPr>
        <w:pStyle w:val="Caption"/>
        <w:rPr>
          <w:color w:val="000000"/>
          <w:vertAlign w:val="subscript"/>
          <w:lang w:val="en-AU"/>
        </w:rPr>
      </w:pPr>
      <w:bookmarkStart w:id="1765" w:name="_Toc517095749"/>
      <w:r w:rsidRPr="00C95594">
        <w:rPr>
          <w:lang w:val="en-AU"/>
        </w:rPr>
        <w:t xml:space="preserve">Table </w:t>
      </w:r>
      <w:r w:rsidR="00366B7B" w:rsidRPr="00866B4B">
        <w:rPr>
          <w:lang w:val="en-AU"/>
        </w:rPr>
        <w:fldChar w:fldCharType="begin"/>
      </w:r>
      <w:r w:rsidR="00366B7B" w:rsidRPr="004336F0">
        <w:rPr>
          <w:lang w:val="en-AU"/>
          <w:rPrChange w:id="1766"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67" w:author="KIM, Jason" w:date="2019-04-03T09:01:00Z">
            <w:rPr>
              <w:noProof/>
              <w:lang w:val="fr-FR"/>
            </w:rPr>
          </w:rPrChange>
        </w:rPr>
        <w:t>14</w:t>
      </w:r>
      <w:r w:rsidR="00366B7B" w:rsidRPr="00866B4B">
        <w:rPr>
          <w:lang w:val="en-AU"/>
        </w:rPr>
        <w:fldChar w:fldCharType="end"/>
      </w:r>
      <w:r w:rsidR="00366B7B" w:rsidRPr="004336F0">
        <w:rPr>
          <w:lang w:val="en-AU"/>
          <w:rPrChange w:id="1768" w:author="KIM, Jason" w:date="2019-04-03T09:01:00Z">
            <w:rPr>
              <w:lang w:val="fr-FR"/>
            </w:rPr>
          </w:rPrChange>
        </w:rPr>
        <w:noBreakHyphen/>
      </w:r>
      <w:r w:rsidR="00366B7B" w:rsidRPr="00866B4B">
        <w:rPr>
          <w:lang w:val="en-AU"/>
        </w:rPr>
        <w:fldChar w:fldCharType="begin"/>
      </w:r>
      <w:r w:rsidR="00366B7B" w:rsidRPr="004336F0">
        <w:rPr>
          <w:lang w:val="en-AU"/>
          <w:rPrChange w:id="1769"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70" w:author="KIM, Jason" w:date="2019-04-03T09:01:00Z">
            <w:rPr>
              <w:noProof/>
              <w:lang w:val="fr-FR"/>
            </w:rPr>
          </w:rPrChange>
        </w:rPr>
        <w:t>3</w:t>
      </w:r>
      <w:r w:rsidR="00366B7B" w:rsidRPr="00866B4B">
        <w:rPr>
          <w:lang w:val="en-AU"/>
        </w:rPr>
        <w:fldChar w:fldCharType="end"/>
      </w:r>
      <w:r w:rsidRPr="00C95594">
        <w:rPr>
          <w:lang w:val="en-AU"/>
        </w:rPr>
        <w:t xml:space="preserve"> : </w:t>
      </w:r>
      <w:r w:rsidR="009A30FD" w:rsidRPr="00C95594">
        <w:rPr>
          <w:lang w:val="en-AU"/>
        </w:rPr>
        <w:t>LLE/DLL</w:t>
      </w:r>
      <w:r w:rsidRPr="00C95594">
        <w:rPr>
          <w:lang w:val="en-AU"/>
        </w:rPr>
        <w:t xml:space="preserve"> – Tuning Parameters</w:t>
      </w:r>
      <w:bookmarkEnd w:id="1765"/>
      <w:r w:rsidR="001561A5" w:rsidRPr="001561A5">
        <w:rPr>
          <w:vanish/>
          <w:color w:val="0000FF"/>
          <w:vertAlign w:val="subscript"/>
          <w:lang w:val="en-AU"/>
        </w:rPr>
        <w:t xml:space="preserve"> [R0404]</w:t>
      </w:r>
    </w:p>
    <w:tbl>
      <w:tblPr>
        <w:tblStyle w:val="ReportTable"/>
        <w:tblW w:w="0" w:type="auto"/>
        <w:tblLook w:val="04A0" w:firstRow="1" w:lastRow="0" w:firstColumn="1" w:lastColumn="0" w:noHBand="0" w:noVBand="1"/>
      </w:tblPr>
      <w:tblGrid>
        <w:gridCol w:w="2484"/>
        <w:gridCol w:w="6532"/>
      </w:tblGrid>
      <w:tr w:rsidR="00926F21"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926F21" w:rsidRPr="004B5018" w:rsidRDefault="00926F21" w:rsidP="001561A5">
            <w:pPr>
              <w:pStyle w:val="TableText"/>
              <w:rPr>
                <w:b w:val="0"/>
                <w:color w:val="000000"/>
                <w:vertAlign w:val="subscript"/>
              </w:rPr>
            </w:pPr>
            <w:r w:rsidRPr="00AF1C6F">
              <w:t xml:space="preserve">Tuning Parameter </w:t>
            </w:r>
            <w:r w:rsidR="001561A5" w:rsidRPr="001561A5">
              <w:rPr>
                <w:vanish/>
                <w:color w:val="0000FF"/>
                <w:vertAlign w:val="subscript"/>
              </w:rPr>
              <w:t xml:space="preserve"> [R0404]</w:t>
            </w:r>
          </w:p>
        </w:tc>
        <w:tc>
          <w:tcPr>
            <w:tcW w:w="6532" w:type="dxa"/>
            <w:hideMark/>
          </w:tcPr>
          <w:p w:rsidR="00926F21" w:rsidRPr="00AF1C6F" w:rsidRDefault="00926F2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926F21" w:rsidRPr="00AF1C6F" w:rsidTr="00847C92">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926F21" w:rsidRPr="004B5018" w:rsidRDefault="00926F21" w:rsidP="001561A5">
            <w:pPr>
              <w:pStyle w:val="TableText"/>
              <w:rPr>
                <w:b w:val="0"/>
                <w:color w:val="000000"/>
                <w:vertAlign w:val="subscript"/>
                <w:lang w:eastAsia="en-US"/>
              </w:rPr>
            </w:pPr>
            <w:r w:rsidRPr="00AF1C6F">
              <w:rPr>
                <w:b w:val="0"/>
                <w:lang w:eastAsia="en-US"/>
              </w:rPr>
              <w:t>Failed to Activate Time</w:t>
            </w:r>
            <w:r w:rsidR="001561A5" w:rsidRPr="001561A5">
              <w:rPr>
                <w:b w:val="0"/>
                <w:vanish/>
                <w:color w:val="0000FF"/>
                <w:vertAlign w:val="subscript"/>
                <w:lang w:eastAsia="en-US"/>
              </w:rPr>
              <w:t xml:space="preserve"> [R0405]</w:t>
            </w:r>
          </w:p>
        </w:tc>
        <w:tc>
          <w:tcPr>
            <w:tcW w:w="6532" w:type="dxa"/>
            <w:tcBorders>
              <w:top w:val="single" w:sz="4" w:space="0" w:color="auto"/>
              <w:left w:val="single" w:sz="4" w:space="0" w:color="auto"/>
              <w:bottom w:val="single" w:sz="4" w:space="0" w:color="auto"/>
              <w:right w:val="single" w:sz="4" w:space="0" w:color="auto"/>
            </w:tcBorders>
            <w:vAlign w:val="top"/>
            <w:hideMark/>
          </w:tcPr>
          <w:p w:rsidR="00926F21" w:rsidRPr="00AF1C6F" w:rsidRDefault="00926F21"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Activate Light Time pre-set</w:t>
            </w:r>
            <w:r w:rsidR="00C400F3" w:rsidRPr="00AF1C6F">
              <w:rPr>
                <w:lang w:eastAsia="en-US"/>
              </w:rPr>
              <w:t xml:space="preserve"> (default 2 seconds)</w:t>
            </w:r>
          </w:p>
        </w:tc>
      </w:tr>
      <w:tr w:rsidR="00926F21" w:rsidRPr="00AF1C6F" w:rsidTr="00847C92">
        <w:tc>
          <w:tcPr>
            <w:cnfStyle w:val="001000000000" w:firstRow="0" w:lastRow="0" w:firstColumn="1" w:lastColumn="0" w:oddVBand="0" w:evenVBand="0" w:oddHBand="0" w:evenHBand="0" w:firstRowFirstColumn="0" w:firstRowLastColumn="0" w:lastRowFirstColumn="0" w:lastRowLastColumn="0"/>
            <w:tcW w:w="2484" w:type="dxa"/>
            <w:hideMark/>
          </w:tcPr>
          <w:p w:rsidR="00926F21" w:rsidRPr="004B5018" w:rsidRDefault="00926F21" w:rsidP="001561A5">
            <w:pPr>
              <w:pStyle w:val="TableText"/>
              <w:rPr>
                <w:b w:val="0"/>
                <w:color w:val="000000"/>
                <w:vertAlign w:val="subscript"/>
                <w:lang w:eastAsia="en-US"/>
              </w:rPr>
            </w:pPr>
            <w:r w:rsidRPr="00AF1C6F">
              <w:rPr>
                <w:b w:val="0"/>
                <w:lang w:eastAsia="en-US"/>
              </w:rPr>
              <w:t>Failed to Deactivate Time</w:t>
            </w:r>
            <w:r w:rsidR="001561A5" w:rsidRPr="001561A5">
              <w:rPr>
                <w:b w:val="0"/>
                <w:vanish/>
                <w:color w:val="0000FF"/>
                <w:vertAlign w:val="subscript"/>
                <w:lang w:eastAsia="en-US"/>
              </w:rPr>
              <w:t xml:space="preserve"> [R0406]</w:t>
            </w:r>
          </w:p>
        </w:tc>
        <w:tc>
          <w:tcPr>
            <w:tcW w:w="6532" w:type="dxa"/>
            <w:hideMark/>
          </w:tcPr>
          <w:p w:rsidR="00926F21" w:rsidRPr="00AF1C6F" w:rsidRDefault="00926F21"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Deactivate Light Time pre-set</w:t>
            </w:r>
            <w:r w:rsidR="00C400F3" w:rsidRPr="00AF1C6F">
              <w:rPr>
                <w:lang w:eastAsia="en-US"/>
              </w:rPr>
              <w:t xml:space="preserve"> (default 2 seconds)</w:t>
            </w:r>
          </w:p>
        </w:tc>
      </w:tr>
      <w:tr w:rsidR="003D0FBC"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3D0FBC" w:rsidRPr="004B5018" w:rsidRDefault="003D0FBC" w:rsidP="001561A5">
            <w:pPr>
              <w:pStyle w:val="TableText"/>
              <w:rPr>
                <w:b w:val="0"/>
                <w:color w:val="000000"/>
                <w:vertAlign w:val="subscript"/>
                <w:lang w:eastAsia="en-US"/>
              </w:rPr>
            </w:pPr>
            <w:r>
              <w:rPr>
                <w:b w:val="0"/>
                <w:lang w:eastAsia="en-US"/>
              </w:rPr>
              <w:t>Module Type</w:t>
            </w:r>
            <w:r w:rsidR="001561A5" w:rsidRPr="001561A5">
              <w:rPr>
                <w:b w:val="0"/>
                <w:vanish/>
                <w:color w:val="0000FF"/>
                <w:vertAlign w:val="subscript"/>
                <w:lang w:eastAsia="en-US"/>
              </w:rPr>
              <w:t xml:space="preserve"> [R0407]</w:t>
            </w:r>
          </w:p>
        </w:tc>
        <w:tc>
          <w:tcPr>
            <w:tcW w:w="6532" w:type="dxa"/>
          </w:tcPr>
          <w:p w:rsidR="003D0FBC" w:rsidRPr="00AF1C6F" w:rsidRDefault="003D0FB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Instantiated Module Type (0 = Unknown, 1 = LLE, 2 = DLL)</w:t>
            </w:r>
          </w:p>
        </w:tc>
      </w:tr>
      <w:tr w:rsidR="00A94099"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A94099" w:rsidRPr="004B5018" w:rsidRDefault="00A94099" w:rsidP="001561A5">
            <w:pPr>
              <w:pStyle w:val="TableText"/>
              <w:rPr>
                <w:b w:val="0"/>
                <w:color w:val="000000"/>
                <w:vertAlign w:val="subscript"/>
                <w:lang w:eastAsia="en-US"/>
              </w:rPr>
            </w:pPr>
            <w:r>
              <w:rPr>
                <w:b w:val="0"/>
                <w:lang w:eastAsia="en-US"/>
              </w:rPr>
              <w:lastRenderedPageBreak/>
              <w:t>Module Zone</w:t>
            </w:r>
            <w:r w:rsidR="001561A5" w:rsidRPr="001561A5">
              <w:rPr>
                <w:b w:val="0"/>
                <w:vanish/>
                <w:color w:val="0000FF"/>
                <w:vertAlign w:val="subscript"/>
                <w:lang w:eastAsia="en-US"/>
              </w:rPr>
              <w:t xml:space="preserve"> [R0408]</w:t>
            </w:r>
          </w:p>
        </w:tc>
        <w:tc>
          <w:tcPr>
            <w:tcW w:w="6532" w:type="dxa"/>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Emergency Lighting Zone (ELZ) the LLE/DLL is located</w:t>
            </w:r>
            <w:r w:rsidR="00106F7B">
              <w:rPr>
                <w:lang w:eastAsia="en-US"/>
              </w:rPr>
              <w:t xml:space="preserve"> – fixed constant</w:t>
            </w:r>
          </w:p>
        </w:tc>
      </w:tr>
      <w:tr w:rsidR="00A94099"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A94099" w:rsidRPr="004B5018" w:rsidRDefault="00A94099"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[R0409]</w:t>
            </w:r>
          </w:p>
        </w:tc>
        <w:tc>
          <w:tcPr>
            <w:tcW w:w="6532" w:type="dxa"/>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LLE/DLL is located. (0 = Unknown, 1 = M110, 2 = M120, 3 = M1C0, 4 = M1D0, 5 = M1P0, 6 = M1Q0).</w:t>
            </w:r>
          </w:p>
        </w:tc>
      </w:tr>
    </w:tbl>
    <w:p w:rsidR="004E5BA2" w:rsidRPr="004E5BA2" w:rsidRDefault="004E5BA2" w:rsidP="004E5BA2"/>
    <w:p w:rsidR="004A528C" w:rsidRPr="00AF1C6F" w:rsidRDefault="004A528C" w:rsidP="005C4DD9">
      <w:pPr>
        <w:pStyle w:val="Heading3"/>
        <w:ind w:left="709"/>
      </w:pPr>
      <w:bookmarkStart w:id="1771" w:name="_Toc517095519"/>
      <w:r w:rsidRPr="00AF1C6F">
        <w:t>Field I/O</w:t>
      </w:r>
      <w:bookmarkEnd w:id="1771"/>
    </w:p>
    <w:p w:rsidR="007D34C7" w:rsidRPr="004B5018" w:rsidRDefault="004A528C" w:rsidP="00E36AE1">
      <w:pPr>
        <w:pStyle w:val="Caption"/>
        <w:rPr>
          <w:color w:val="000000"/>
          <w:sz w:val="18"/>
          <w:vertAlign w:val="subscript"/>
          <w:lang w:val="en-AU"/>
        </w:rPr>
      </w:pPr>
      <w:bookmarkStart w:id="1772" w:name="_Toc517095750"/>
      <w:r w:rsidRPr="00AF1C6F">
        <w:rPr>
          <w:lang w:val="en-AU"/>
        </w:rPr>
        <w:t xml:space="preserve">Table </w:t>
      </w:r>
      <w:r w:rsidR="00366B7B" w:rsidRPr="00866B4B">
        <w:rPr>
          <w:lang w:val="en-AU"/>
        </w:rPr>
        <w:fldChar w:fldCharType="begin"/>
      </w:r>
      <w:r w:rsidR="00366B7B" w:rsidRPr="004336F0">
        <w:rPr>
          <w:lang w:val="en-AU"/>
          <w:rPrChange w:id="1773"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74" w:author="KIM, Jason" w:date="2019-04-03T09:01:00Z">
            <w:rPr>
              <w:noProof/>
              <w:lang w:val="fr-FR"/>
            </w:rPr>
          </w:rPrChange>
        </w:rPr>
        <w:t>14</w:t>
      </w:r>
      <w:r w:rsidR="00366B7B" w:rsidRPr="00866B4B">
        <w:rPr>
          <w:lang w:val="en-AU"/>
        </w:rPr>
        <w:fldChar w:fldCharType="end"/>
      </w:r>
      <w:r w:rsidR="00366B7B" w:rsidRPr="004336F0">
        <w:rPr>
          <w:lang w:val="en-AU"/>
          <w:rPrChange w:id="1775" w:author="KIM, Jason" w:date="2019-04-03T09:01:00Z">
            <w:rPr>
              <w:lang w:val="fr-FR"/>
            </w:rPr>
          </w:rPrChange>
        </w:rPr>
        <w:noBreakHyphen/>
      </w:r>
      <w:r w:rsidR="00366B7B" w:rsidRPr="00866B4B">
        <w:rPr>
          <w:lang w:val="en-AU"/>
        </w:rPr>
        <w:fldChar w:fldCharType="begin"/>
      </w:r>
      <w:r w:rsidR="00366B7B" w:rsidRPr="004336F0">
        <w:rPr>
          <w:lang w:val="en-AU"/>
          <w:rPrChange w:id="1776"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77" w:author="KIM, Jason" w:date="2019-04-03T09:01:00Z">
            <w:rPr>
              <w:noProof/>
              <w:lang w:val="fr-FR"/>
            </w:rPr>
          </w:rPrChange>
        </w:rPr>
        <w:t>4</w:t>
      </w:r>
      <w:r w:rsidR="00366B7B" w:rsidRPr="00866B4B">
        <w:rPr>
          <w:lang w:val="en-AU"/>
        </w:rPr>
        <w:fldChar w:fldCharType="end"/>
      </w:r>
      <w:r w:rsidRPr="00AF1C6F">
        <w:rPr>
          <w:lang w:val="en-AU"/>
        </w:rPr>
        <w:t xml:space="preserve"> : </w:t>
      </w:r>
      <w:r w:rsidR="009A30FD" w:rsidRPr="00AF1C6F">
        <w:rPr>
          <w:lang w:val="en-AU"/>
        </w:rPr>
        <w:t>LLE/DLL</w:t>
      </w:r>
      <w:r w:rsidRPr="00AF1C6F">
        <w:rPr>
          <w:lang w:val="en-AU"/>
        </w:rPr>
        <w:t xml:space="preserve"> – Field I/O</w:t>
      </w:r>
      <w:bookmarkEnd w:id="1772"/>
      <w:r w:rsidR="001561A5" w:rsidRPr="001561A5">
        <w:rPr>
          <w:vanish/>
          <w:color w:val="0000FF"/>
          <w:vertAlign w:val="subscript"/>
          <w:lang w:val="en-AU"/>
        </w:rPr>
        <w:t xml:space="preserve"> [R0411]</w:t>
      </w:r>
    </w:p>
    <w:tbl>
      <w:tblPr>
        <w:tblStyle w:val="ReportTable"/>
        <w:tblW w:w="5000" w:type="pct"/>
        <w:tblLook w:val="04A0" w:firstRow="1" w:lastRow="0" w:firstColumn="1" w:lastColumn="0" w:noHBand="0" w:noVBand="1"/>
      </w:tblPr>
      <w:tblGrid>
        <w:gridCol w:w="6824"/>
        <w:gridCol w:w="2418"/>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A528C" w:rsidP="001561A5">
            <w:pPr>
              <w:pStyle w:val="TableText"/>
              <w:rPr>
                <w:b w:val="0"/>
                <w:color w:val="000000"/>
                <w:vertAlign w:val="subscript"/>
              </w:rPr>
            </w:pPr>
            <w:r w:rsidRPr="00AF1C6F">
              <w:t>I/O Description</w:t>
            </w:r>
            <w:r w:rsidR="001561A5" w:rsidRPr="001561A5">
              <w:rPr>
                <w:vanish/>
                <w:color w:val="0000FF"/>
                <w:vertAlign w:val="subscript"/>
              </w:rPr>
              <w:t xml:space="preserve"> [R0411]</w:t>
            </w:r>
          </w:p>
        </w:tc>
        <w:tc>
          <w:tcPr>
            <w:tcW w:w="1308"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4A528C" w:rsidRPr="004B5018" w:rsidRDefault="009A30FD" w:rsidP="001561A5">
            <w:pPr>
              <w:pStyle w:val="TableText"/>
              <w:rPr>
                <w:b w:val="0"/>
                <w:color w:val="000000"/>
                <w:vertAlign w:val="subscript"/>
              </w:rPr>
            </w:pPr>
            <w:r w:rsidRPr="00AF1C6F">
              <w:rPr>
                <w:b w:val="0"/>
              </w:rPr>
              <w:t>LLE/DLL</w:t>
            </w:r>
            <w:r w:rsidR="004A528C" w:rsidRPr="00AF1C6F">
              <w:rPr>
                <w:b w:val="0"/>
              </w:rPr>
              <w:t xml:space="preserve">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[R0412]</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9A30FD" w:rsidP="001561A5">
            <w:pPr>
              <w:pStyle w:val="TableText"/>
              <w:rPr>
                <w:b w:val="0"/>
                <w:color w:val="000000"/>
                <w:vertAlign w:val="subscript"/>
              </w:rPr>
            </w:pPr>
            <w:r w:rsidRPr="00AF1C6F">
              <w:rPr>
                <w:b w:val="0"/>
              </w:rPr>
              <w:t>LLE/DLL</w:t>
            </w:r>
            <w:r w:rsidR="004A528C" w:rsidRPr="00AF1C6F">
              <w:rPr>
                <w:b w:val="0"/>
              </w:rPr>
              <w:t xml:space="preserve"> </w:t>
            </w:r>
            <w:r w:rsidR="00191D8A" w:rsidRPr="00AF1C6F">
              <w:rPr>
                <w:b w:val="0"/>
              </w:rPr>
              <w:t xml:space="preserve">Bank </w:t>
            </w:r>
            <w:r w:rsidR="004A528C" w:rsidRPr="00AF1C6F">
              <w:rPr>
                <w:b w:val="0"/>
              </w:rPr>
              <w:t>Close Contactor</w:t>
            </w:r>
            <w:r w:rsidR="001561A5" w:rsidRPr="001561A5">
              <w:rPr>
                <w:b w:val="0"/>
                <w:vanish/>
                <w:color w:val="0000FF"/>
                <w:vertAlign w:val="subscript"/>
              </w:rPr>
              <w:t xml:space="preserve"> [R0413]</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4E5BA2" w:rsidRPr="004E5BA2" w:rsidRDefault="004E5BA2" w:rsidP="001B5267"/>
    <w:p w:rsidR="004A528C" w:rsidRPr="00AF1C6F" w:rsidRDefault="004A528C" w:rsidP="005C4DD9">
      <w:pPr>
        <w:pStyle w:val="Heading3"/>
        <w:ind w:left="709"/>
      </w:pPr>
      <w:bookmarkStart w:id="1778" w:name="_Toc517095520"/>
      <w:r w:rsidRPr="00AF1C6F">
        <w:t>Module (Subsystem) I/O</w:t>
      </w:r>
      <w:bookmarkEnd w:id="1778"/>
    </w:p>
    <w:p w:rsidR="004A528C" w:rsidRPr="004B5018" w:rsidRDefault="004A528C" w:rsidP="004A528C">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[R0415]</w:t>
      </w:r>
    </w:p>
    <w:p w:rsidR="004A528C" w:rsidRPr="004B5018" w:rsidRDefault="004A528C" w:rsidP="004A528C">
      <w:pPr>
        <w:pStyle w:val="Caption"/>
        <w:rPr>
          <w:color w:val="000000"/>
          <w:vertAlign w:val="subscript"/>
          <w:lang w:val="en-AU"/>
        </w:rPr>
      </w:pPr>
      <w:bookmarkStart w:id="1779" w:name="_Toc517095751"/>
      <w:r w:rsidRPr="00AF1C6F">
        <w:rPr>
          <w:lang w:val="en-AU"/>
        </w:rPr>
        <w:t xml:space="preserve">Table </w:t>
      </w:r>
      <w:r w:rsidR="00366B7B" w:rsidRPr="00866B4B">
        <w:rPr>
          <w:lang w:val="en-AU"/>
        </w:rPr>
        <w:fldChar w:fldCharType="begin"/>
      </w:r>
      <w:r w:rsidR="00366B7B" w:rsidRPr="004336F0">
        <w:rPr>
          <w:lang w:val="en-AU"/>
          <w:rPrChange w:id="1780"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81" w:author="KIM, Jason" w:date="2019-04-03T09:01:00Z">
            <w:rPr>
              <w:noProof/>
              <w:lang w:val="fr-FR"/>
            </w:rPr>
          </w:rPrChange>
        </w:rPr>
        <w:t>14</w:t>
      </w:r>
      <w:r w:rsidR="00366B7B" w:rsidRPr="00866B4B">
        <w:rPr>
          <w:lang w:val="en-AU"/>
        </w:rPr>
        <w:fldChar w:fldCharType="end"/>
      </w:r>
      <w:r w:rsidR="00366B7B" w:rsidRPr="004336F0">
        <w:rPr>
          <w:lang w:val="en-AU"/>
          <w:rPrChange w:id="1782" w:author="KIM, Jason" w:date="2019-04-03T09:01:00Z">
            <w:rPr>
              <w:lang w:val="fr-FR"/>
            </w:rPr>
          </w:rPrChange>
        </w:rPr>
        <w:noBreakHyphen/>
      </w:r>
      <w:r w:rsidR="00366B7B" w:rsidRPr="00866B4B">
        <w:rPr>
          <w:lang w:val="en-AU"/>
        </w:rPr>
        <w:fldChar w:fldCharType="begin"/>
      </w:r>
      <w:r w:rsidR="00366B7B" w:rsidRPr="004336F0">
        <w:rPr>
          <w:lang w:val="en-AU"/>
          <w:rPrChange w:id="1783"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84" w:author="KIM, Jason" w:date="2019-04-03T09:01:00Z">
            <w:rPr>
              <w:noProof/>
              <w:lang w:val="fr-FR"/>
            </w:rPr>
          </w:rPrChange>
        </w:rPr>
        <w:t>5</w:t>
      </w:r>
      <w:r w:rsidR="00366B7B" w:rsidRPr="00866B4B">
        <w:rPr>
          <w:lang w:val="en-AU"/>
        </w:rPr>
        <w:fldChar w:fldCharType="end"/>
      </w:r>
      <w:r w:rsidRPr="00AF1C6F">
        <w:rPr>
          <w:lang w:val="en-AU"/>
        </w:rPr>
        <w:t xml:space="preserve"> : </w:t>
      </w:r>
      <w:r w:rsidR="009A30FD" w:rsidRPr="00AF1C6F">
        <w:rPr>
          <w:lang w:val="en-AU"/>
        </w:rPr>
        <w:t>LLE/DLL</w:t>
      </w:r>
      <w:r w:rsidR="00575097" w:rsidRPr="00AF1C6F">
        <w:rPr>
          <w:lang w:val="en-AU"/>
        </w:rPr>
        <w:t xml:space="preserve"> – </w:t>
      </w:r>
      <w:r w:rsidRPr="00AF1C6F">
        <w:rPr>
          <w:lang w:val="en-AU"/>
        </w:rPr>
        <w:t>Global Output from Ethernet I/O Node Monitoring</w:t>
      </w:r>
      <w:bookmarkEnd w:id="1779"/>
      <w:r w:rsidR="001561A5" w:rsidRPr="001561A5">
        <w:rPr>
          <w:vanish/>
          <w:color w:val="0000FF"/>
          <w:vertAlign w:val="subscript"/>
          <w:lang w:val="en-AU"/>
        </w:rPr>
        <w:t xml:space="preserve"> [R0416]</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[R0416]</w:t>
            </w:r>
          </w:p>
        </w:tc>
        <w:tc>
          <w:tcPr>
            <w:tcW w:w="1337"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[R0417]</w:t>
            </w:r>
          </w:p>
        </w:tc>
        <w:tc>
          <w:tcPr>
            <w:tcW w:w="1337" w:type="pct"/>
            <w:vAlign w:val="top"/>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4A528C" w:rsidRPr="00AF1C6F" w:rsidRDefault="004A528C" w:rsidP="004A528C">
      <w:pPr>
        <w:pStyle w:val="MainBodyText"/>
      </w:pPr>
    </w:p>
    <w:p w:rsidR="004A528C" w:rsidRPr="004B5018" w:rsidRDefault="004A528C" w:rsidP="004A528C">
      <w:pPr>
        <w:pStyle w:val="MainBodyT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[R0419]</w:t>
      </w:r>
    </w:p>
    <w:p w:rsidR="004A528C" w:rsidRPr="004B5018" w:rsidRDefault="004A528C" w:rsidP="004A528C">
      <w:pPr>
        <w:pStyle w:val="Caption"/>
        <w:rPr>
          <w:color w:val="000000"/>
          <w:vertAlign w:val="subscript"/>
          <w:lang w:val="en-AU"/>
        </w:rPr>
      </w:pPr>
      <w:bookmarkStart w:id="1785" w:name="_Toc517095752"/>
      <w:r w:rsidRPr="00AF1C6F">
        <w:rPr>
          <w:lang w:val="en-AU"/>
        </w:rPr>
        <w:t xml:space="preserve">Table </w:t>
      </w:r>
      <w:r w:rsidR="00366B7B" w:rsidRPr="00866B4B">
        <w:rPr>
          <w:lang w:val="en-AU"/>
        </w:rPr>
        <w:fldChar w:fldCharType="begin"/>
      </w:r>
      <w:r w:rsidR="00366B7B" w:rsidRPr="004336F0">
        <w:rPr>
          <w:lang w:val="en-AU"/>
          <w:rPrChange w:id="1786"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87" w:author="KIM, Jason" w:date="2019-04-03T09:01:00Z">
            <w:rPr>
              <w:noProof/>
              <w:lang w:val="fr-FR"/>
            </w:rPr>
          </w:rPrChange>
        </w:rPr>
        <w:t>14</w:t>
      </w:r>
      <w:r w:rsidR="00366B7B" w:rsidRPr="00866B4B">
        <w:rPr>
          <w:lang w:val="en-AU"/>
        </w:rPr>
        <w:fldChar w:fldCharType="end"/>
      </w:r>
      <w:r w:rsidR="00366B7B" w:rsidRPr="004336F0">
        <w:rPr>
          <w:lang w:val="en-AU"/>
          <w:rPrChange w:id="1788" w:author="KIM, Jason" w:date="2019-04-03T09:01:00Z">
            <w:rPr>
              <w:lang w:val="fr-FR"/>
            </w:rPr>
          </w:rPrChange>
        </w:rPr>
        <w:noBreakHyphen/>
      </w:r>
      <w:r w:rsidR="00366B7B" w:rsidRPr="00866B4B">
        <w:rPr>
          <w:lang w:val="en-AU"/>
        </w:rPr>
        <w:fldChar w:fldCharType="begin"/>
      </w:r>
      <w:r w:rsidR="00366B7B" w:rsidRPr="004336F0">
        <w:rPr>
          <w:lang w:val="en-AU"/>
          <w:rPrChange w:id="1789"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90" w:author="KIM, Jason" w:date="2019-04-03T09:01:00Z">
            <w:rPr>
              <w:noProof/>
              <w:lang w:val="fr-FR"/>
            </w:rPr>
          </w:rPrChange>
        </w:rPr>
        <w:t>6</w:t>
      </w:r>
      <w:r w:rsidR="00366B7B" w:rsidRPr="00866B4B">
        <w:rPr>
          <w:lang w:val="en-AU"/>
        </w:rPr>
        <w:fldChar w:fldCharType="end"/>
      </w:r>
      <w:r w:rsidRPr="00AF1C6F">
        <w:rPr>
          <w:lang w:val="en-AU"/>
        </w:rPr>
        <w:t xml:space="preserve"> : </w:t>
      </w:r>
      <w:r w:rsidR="009A30FD" w:rsidRPr="00AF1C6F">
        <w:rPr>
          <w:lang w:val="en-AU"/>
        </w:rPr>
        <w:t>LLE/DLL</w:t>
      </w:r>
      <w:r w:rsidR="00575097" w:rsidRPr="00AF1C6F">
        <w:rPr>
          <w:lang w:val="en-AU"/>
        </w:rPr>
        <w:t xml:space="preserve"> – </w:t>
      </w:r>
      <w:r w:rsidRPr="00AF1C6F">
        <w:rPr>
          <w:lang w:val="en-AU"/>
        </w:rPr>
        <w:t>Global Output from Distribution board monitoring (24 VDC)</w:t>
      </w:r>
      <w:bookmarkEnd w:id="1785"/>
      <w:r w:rsidR="001561A5" w:rsidRPr="001561A5">
        <w:rPr>
          <w:vanish/>
          <w:color w:val="0000FF"/>
          <w:vertAlign w:val="subscript"/>
          <w:lang w:val="en-AU"/>
        </w:rPr>
        <w:t xml:space="preserve"> [R0420]</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[R0420]</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C556B0" w:rsidRPr="00E46AC7"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C556B0" w:rsidRPr="004B5018" w:rsidRDefault="00C556B0" w:rsidP="001561A5">
            <w:pPr>
              <w:pStyle w:val="TableText"/>
              <w:rPr>
                <w:b w:val="0"/>
                <w:color w:val="000000"/>
                <w:vertAlign w:val="subscript"/>
              </w:rPr>
            </w:pPr>
            <w:r w:rsidRPr="006A1908">
              <w:rPr>
                <w:b w:val="0"/>
              </w:rPr>
              <w:t>24 VDC Distribution Board Power Available</w:t>
            </w:r>
            <w:r w:rsidR="001561A5" w:rsidRPr="001561A5">
              <w:rPr>
                <w:b w:val="0"/>
                <w:vanish/>
                <w:color w:val="0000FF"/>
                <w:vertAlign w:val="subscript"/>
              </w:rPr>
              <w:t xml:space="preserve"> [R0421]</w:t>
            </w:r>
          </w:p>
        </w:tc>
        <w:tc>
          <w:tcPr>
            <w:tcW w:w="0" w:type="pct"/>
            <w:vAlign w:val="bottom"/>
          </w:tcPr>
          <w:p w:rsidR="00C556B0" w:rsidRPr="00E46AC7"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E46AC7">
              <w:t>BOOL</w:t>
            </w:r>
          </w:p>
        </w:tc>
      </w:tr>
      <w:tr w:rsidR="00C556B0" w:rsidRPr="00E46AC7"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C556B0" w:rsidRPr="004B5018" w:rsidRDefault="00C556B0" w:rsidP="001561A5">
            <w:pPr>
              <w:pStyle w:val="TableText"/>
              <w:rPr>
                <w:b w:val="0"/>
                <w:color w:val="000000"/>
                <w:vertAlign w:val="subscript"/>
              </w:rPr>
            </w:pPr>
            <w:r w:rsidRPr="006A1908">
              <w:rPr>
                <w:b w:val="0"/>
              </w:rPr>
              <w:t>24V Feeder CB Closed</w:t>
            </w:r>
            <w:r w:rsidR="001561A5" w:rsidRPr="001561A5">
              <w:rPr>
                <w:b w:val="0"/>
                <w:vanish/>
                <w:color w:val="0000FF"/>
                <w:vertAlign w:val="subscript"/>
              </w:rPr>
              <w:t xml:space="preserve"> [R0422]</w:t>
            </w:r>
          </w:p>
        </w:tc>
        <w:tc>
          <w:tcPr>
            <w:tcW w:w="1337" w:type="pct"/>
            <w:vAlign w:val="bottom"/>
          </w:tcPr>
          <w:p w:rsidR="00C556B0" w:rsidRPr="00E46AC7"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E46AC7">
              <w:t>BOOL</w:t>
            </w:r>
          </w:p>
        </w:tc>
      </w:tr>
    </w:tbl>
    <w:p w:rsidR="004A528C" w:rsidRPr="00AF1C6F" w:rsidRDefault="004A528C" w:rsidP="004A528C">
      <w:pPr>
        <w:pStyle w:val="MainBodyText"/>
        <w:rPr>
          <w:highlight w:val="yellow"/>
        </w:rPr>
      </w:pPr>
    </w:p>
    <w:p w:rsidR="00F129B0" w:rsidRPr="004B5018" w:rsidRDefault="00F129B0" w:rsidP="00F129B0">
      <w:pPr>
        <w:pStyle w:val="MainBodyText"/>
        <w:keepNext/>
        <w:keepLines/>
        <w:rPr>
          <w:color w:val="000000"/>
          <w:vertAlign w:val="subscript"/>
        </w:rPr>
      </w:pPr>
      <w:r w:rsidRPr="00AF1C6F">
        <w:t>Input:</w:t>
      </w:r>
      <w:r w:rsidRPr="00AF1C6F">
        <w:tab/>
        <w:t>ELC – Emergency Lighting Coordination</w:t>
      </w:r>
      <w:r w:rsidR="001561A5" w:rsidRPr="001561A5">
        <w:rPr>
          <w:vanish/>
          <w:color w:val="0000FF"/>
          <w:vertAlign w:val="subscript"/>
        </w:rPr>
        <w:t xml:space="preserve"> [R0424]</w:t>
      </w:r>
    </w:p>
    <w:p w:rsidR="00F129B0" w:rsidRPr="004B5018" w:rsidRDefault="00F129B0" w:rsidP="00F129B0">
      <w:pPr>
        <w:pStyle w:val="Caption"/>
        <w:keepLines/>
        <w:rPr>
          <w:color w:val="000000"/>
          <w:vertAlign w:val="subscript"/>
          <w:lang w:val="en-AU"/>
        </w:rPr>
      </w:pPr>
      <w:bookmarkStart w:id="1791" w:name="_Toc517095753"/>
      <w:r w:rsidRPr="00AF1C6F">
        <w:rPr>
          <w:lang w:val="en-AU"/>
        </w:rPr>
        <w:t xml:space="preserve">Table </w:t>
      </w:r>
      <w:r w:rsidR="00366B7B" w:rsidRPr="00866B4B">
        <w:rPr>
          <w:lang w:val="en-AU"/>
        </w:rPr>
        <w:fldChar w:fldCharType="begin"/>
      </w:r>
      <w:r w:rsidR="00366B7B" w:rsidRPr="004336F0">
        <w:rPr>
          <w:lang w:val="en-AU"/>
          <w:rPrChange w:id="1792"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93" w:author="KIM, Jason" w:date="2019-04-03T09:01:00Z">
            <w:rPr>
              <w:noProof/>
              <w:lang w:val="fr-FR"/>
            </w:rPr>
          </w:rPrChange>
        </w:rPr>
        <w:t>14</w:t>
      </w:r>
      <w:r w:rsidR="00366B7B" w:rsidRPr="00866B4B">
        <w:rPr>
          <w:lang w:val="en-AU"/>
        </w:rPr>
        <w:fldChar w:fldCharType="end"/>
      </w:r>
      <w:r w:rsidR="00366B7B" w:rsidRPr="004336F0">
        <w:rPr>
          <w:lang w:val="en-AU"/>
          <w:rPrChange w:id="1794" w:author="KIM, Jason" w:date="2019-04-03T09:01:00Z">
            <w:rPr>
              <w:lang w:val="fr-FR"/>
            </w:rPr>
          </w:rPrChange>
        </w:rPr>
        <w:noBreakHyphen/>
      </w:r>
      <w:r w:rsidR="00366B7B" w:rsidRPr="00866B4B">
        <w:rPr>
          <w:lang w:val="en-AU"/>
        </w:rPr>
        <w:fldChar w:fldCharType="begin"/>
      </w:r>
      <w:r w:rsidR="00366B7B" w:rsidRPr="004336F0">
        <w:rPr>
          <w:lang w:val="en-AU"/>
          <w:rPrChange w:id="1795"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96" w:author="KIM, Jason" w:date="2019-04-03T09:01:00Z">
            <w:rPr>
              <w:noProof/>
              <w:lang w:val="fr-FR"/>
            </w:rPr>
          </w:rPrChange>
        </w:rPr>
        <w:t>7</w:t>
      </w:r>
      <w:r w:rsidR="00366B7B" w:rsidRPr="00866B4B">
        <w:rPr>
          <w:lang w:val="en-AU"/>
        </w:rPr>
        <w:fldChar w:fldCharType="end"/>
      </w:r>
      <w:r w:rsidRPr="00AF1C6F">
        <w:rPr>
          <w:lang w:val="en-AU"/>
        </w:rPr>
        <w:t xml:space="preserve"> : Input from the ELC</w:t>
      </w:r>
      <w:bookmarkEnd w:id="1791"/>
      <w:r w:rsidR="001561A5" w:rsidRPr="001561A5">
        <w:rPr>
          <w:vanish/>
          <w:color w:val="0000FF"/>
          <w:vertAlign w:val="subscript"/>
          <w:lang w:val="en-AU"/>
        </w:rPr>
        <w:t xml:space="preserve"> [R0425]</w:t>
      </w:r>
    </w:p>
    <w:tbl>
      <w:tblPr>
        <w:tblStyle w:val="ReportTable"/>
        <w:tblW w:w="5000" w:type="pct"/>
        <w:tblLook w:val="04A0" w:firstRow="1" w:lastRow="0" w:firstColumn="1" w:lastColumn="0" w:noHBand="0" w:noVBand="1"/>
      </w:tblPr>
      <w:tblGrid>
        <w:gridCol w:w="6771"/>
        <w:gridCol w:w="2471"/>
      </w:tblGrid>
      <w:tr w:rsidR="00F129B0" w:rsidRPr="00AF1C6F" w:rsidTr="00E516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F129B0" w:rsidRPr="004B5018" w:rsidRDefault="00F129B0" w:rsidP="001561A5">
            <w:pPr>
              <w:pStyle w:val="TableText"/>
              <w:rPr>
                <w:b w:val="0"/>
                <w:color w:val="000000"/>
                <w:vertAlign w:val="subscript"/>
              </w:rPr>
            </w:pPr>
            <w:r w:rsidRPr="00AF1C6F">
              <w:t>Tags</w:t>
            </w:r>
            <w:r w:rsidR="001561A5" w:rsidRPr="001561A5">
              <w:rPr>
                <w:vanish/>
                <w:color w:val="0000FF"/>
                <w:vertAlign w:val="subscript"/>
              </w:rPr>
              <w:t xml:space="preserve"> [R0425]</w:t>
            </w:r>
          </w:p>
        </w:tc>
        <w:tc>
          <w:tcPr>
            <w:tcW w:w="1337" w:type="pct"/>
            <w:vAlign w:val="top"/>
          </w:tcPr>
          <w:p w:rsidR="00F129B0" w:rsidRPr="00AF1C6F" w:rsidRDefault="00F129B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F129B0"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129B0" w:rsidRPr="004B5018" w:rsidRDefault="00F129B0"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[R0426]</w:t>
            </w:r>
          </w:p>
        </w:tc>
        <w:tc>
          <w:tcPr>
            <w:tcW w:w="1337" w:type="pct"/>
            <w:vAlign w:val="bottom"/>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F129B0"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129B0" w:rsidRPr="004B5018" w:rsidRDefault="00F129B0" w:rsidP="001561A5">
            <w:pPr>
              <w:pStyle w:val="TableText"/>
              <w:rPr>
                <w:b w:val="0"/>
                <w:color w:val="000000"/>
                <w:vertAlign w:val="subscript"/>
              </w:rPr>
            </w:pPr>
            <w:r>
              <w:rPr>
                <w:b w:val="0"/>
              </w:rPr>
              <w:t xml:space="preserve">Emergency Lighting </w:t>
            </w:r>
            <w:r w:rsidRPr="00344151">
              <w:rPr>
                <w:b w:val="0"/>
              </w:rPr>
              <w:t>Deactivate</w:t>
            </w:r>
            <w:r w:rsidR="001561A5" w:rsidRPr="001561A5">
              <w:rPr>
                <w:b w:val="0"/>
                <w:vanish/>
                <w:color w:val="0000FF"/>
                <w:vertAlign w:val="subscript"/>
              </w:rPr>
              <w:t xml:space="preserve"> [R0427]</w:t>
            </w:r>
          </w:p>
        </w:tc>
        <w:tc>
          <w:tcPr>
            <w:tcW w:w="1337" w:type="pct"/>
            <w:vAlign w:val="bottom"/>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[R0428]</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[R0429]</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[R0430]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[R0431]</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[R0432]</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[R0433]</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BB5562" w:rsidRPr="00AF1C6F" w:rsidRDefault="00BB5562" w:rsidP="00126D39"/>
    <w:p w:rsidR="00F47490" w:rsidRPr="00AF1C6F" w:rsidRDefault="00F47490" w:rsidP="00D87CD7">
      <w:pPr>
        <w:pStyle w:val="Heading2"/>
      </w:pPr>
      <w:bookmarkStart w:id="1797" w:name="_Toc517095521"/>
      <w:r w:rsidRPr="00AF1C6F">
        <w:t>Computations</w:t>
      </w:r>
      <w:bookmarkEnd w:id="1797"/>
    </w:p>
    <w:p w:rsidR="00F47490" w:rsidRPr="004B5018" w:rsidRDefault="00F47490" w:rsidP="00F47490">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[R0435]</w:t>
      </w:r>
    </w:p>
    <w:p w:rsidR="00BB5562" w:rsidRPr="00AF1C6F" w:rsidRDefault="00BB5562" w:rsidP="00F47490">
      <w:pPr>
        <w:pStyle w:val="MainBodyText"/>
      </w:pPr>
    </w:p>
    <w:p w:rsidR="00F47490" w:rsidRPr="00AF1C6F" w:rsidRDefault="00F47490" w:rsidP="004A528C">
      <w:pPr>
        <w:pStyle w:val="Heading2"/>
      </w:pPr>
      <w:bookmarkStart w:id="1798" w:name="_Toc517095522"/>
      <w:r w:rsidRPr="00AF1C6F">
        <w:t>Alarms</w:t>
      </w:r>
      <w:bookmarkEnd w:id="1798"/>
    </w:p>
    <w:p w:rsidR="00F47490" w:rsidRPr="004B5018" w:rsidRDefault="00F47490" w:rsidP="004A528C">
      <w:pPr>
        <w:pStyle w:val="MainBodyText"/>
        <w:keepN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[R0436]</w:t>
      </w:r>
    </w:p>
    <w:p w:rsidR="00356D70" w:rsidRPr="00AF1C6F" w:rsidRDefault="00356D70" w:rsidP="004A528C">
      <w:pPr>
        <w:pStyle w:val="MainBodyText"/>
        <w:keepNext/>
      </w:pPr>
    </w:p>
    <w:p w:rsidR="00FF270E" w:rsidRPr="004B5018" w:rsidRDefault="00F47490" w:rsidP="00E36AE1">
      <w:pPr>
        <w:pStyle w:val="Caption"/>
        <w:rPr>
          <w:color w:val="000000"/>
          <w:vertAlign w:val="subscript"/>
          <w:lang w:val="en-AU"/>
        </w:rPr>
      </w:pPr>
      <w:bookmarkStart w:id="1799" w:name="_Ref489276017"/>
      <w:bookmarkStart w:id="1800" w:name="_Toc517095754"/>
      <w:r w:rsidRPr="00AF1C6F">
        <w:rPr>
          <w:lang w:val="en-AU"/>
        </w:rPr>
        <w:t xml:space="preserve">Table </w:t>
      </w:r>
      <w:r w:rsidR="00366B7B" w:rsidRPr="00866B4B">
        <w:rPr>
          <w:lang w:val="en-AU"/>
        </w:rPr>
        <w:fldChar w:fldCharType="begin"/>
      </w:r>
      <w:r w:rsidR="00366B7B" w:rsidRPr="00063728">
        <w:rPr>
          <w:lang w:val="en-AU"/>
          <w:rPrChange w:id="1801"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1802" w:author="BRADLEY, Matt" w:date="2019-08-28T14:46:00Z">
            <w:rPr>
              <w:noProof/>
              <w:lang w:val="fr-FR"/>
            </w:rPr>
          </w:rPrChange>
        </w:rPr>
        <w:t>14</w:t>
      </w:r>
      <w:r w:rsidR="00366B7B" w:rsidRPr="00866B4B">
        <w:rPr>
          <w:lang w:val="en-AU"/>
        </w:rPr>
        <w:fldChar w:fldCharType="end"/>
      </w:r>
      <w:r w:rsidR="00366B7B" w:rsidRPr="00063728">
        <w:rPr>
          <w:lang w:val="en-AU"/>
          <w:rPrChange w:id="1803" w:author="BRADLEY, Matt" w:date="2019-08-28T14:46:00Z">
            <w:rPr>
              <w:lang w:val="fr-FR"/>
            </w:rPr>
          </w:rPrChange>
        </w:rPr>
        <w:noBreakHyphen/>
      </w:r>
      <w:r w:rsidR="00366B7B" w:rsidRPr="00866B4B">
        <w:rPr>
          <w:lang w:val="en-AU"/>
        </w:rPr>
        <w:fldChar w:fldCharType="begin"/>
      </w:r>
      <w:r w:rsidR="00366B7B" w:rsidRPr="00063728">
        <w:rPr>
          <w:lang w:val="en-AU"/>
          <w:rPrChange w:id="1804"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1805" w:author="BRADLEY, Matt" w:date="2019-08-28T14:46:00Z">
            <w:rPr>
              <w:noProof/>
              <w:lang w:val="fr-FR"/>
            </w:rPr>
          </w:rPrChange>
        </w:rPr>
        <w:t>8</w:t>
      </w:r>
      <w:r w:rsidR="00366B7B" w:rsidRPr="00866B4B">
        <w:rPr>
          <w:lang w:val="en-AU"/>
        </w:rPr>
        <w:fldChar w:fldCharType="end"/>
      </w:r>
      <w:bookmarkEnd w:id="1799"/>
      <w:r w:rsidRPr="00AF1C6F">
        <w:rPr>
          <w:lang w:val="en-AU"/>
        </w:rPr>
        <w:t xml:space="preserve"> : </w:t>
      </w:r>
      <w:r w:rsidR="009A30FD" w:rsidRPr="00AF1C6F">
        <w:rPr>
          <w:lang w:val="en-AU"/>
        </w:rPr>
        <w:t>LLE/DLL</w:t>
      </w:r>
      <w:r w:rsidR="009816D3" w:rsidRPr="00AF1C6F">
        <w:rPr>
          <w:lang w:val="en-AU"/>
        </w:rPr>
        <w:t xml:space="preserve"> </w:t>
      </w:r>
      <w:r w:rsidRPr="00AF1C6F">
        <w:rPr>
          <w:lang w:val="en-AU"/>
        </w:rPr>
        <w:t>– SCADA Display Alarms</w:t>
      </w:r>
      <w:bookmarkEnd w:id="1800"/>
      <w:r w:rsidR="001561A5" w:rsidRPr="001561A5">
        <w:rPr>
          <w:vanish/>
          <w:color w:val="0000FF"/>
          <w:vertAlign w:val="subscript"/>
          <w:lang w:val="en-AU"/>
        </w:rPr>
        <w:t xml:space="preserve"> [R0437]</w:t>
      </w:r>
    </w:p>
    <w:tbl>
      <w:tblPr>
        <w:tblStyle w:val="ReportTable"/>
        <w:tblW w:w="5000" w:type="pct"/>
        <w:tblLook w:val="04A0" w:firstRow="1" w:lastRow="0" w:firstColumn="1" w:lastColumn="0" w:noHBand="0" w:noVBand="1"/>
      </w:tblPr>
      <w:tblGrid>
        <w:gridCol w:w="2850"/>
        <w:gridCol w:w="5303"/>
        <w:gridCol w:w="1089"/>
      </w:tblGrid>
      <w:tr w:rsidR="00F4749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2" w:type="pct"/>
          </w:tcPr>
          <w:p w:rsidR="00F47490" w:rsidRPr="004B5018" w:rsidRDefault="00F47490" w:rsidP="001561A5">
            <w:pPr>
              <w:pStyle w:val="TableText"/>
              <w:rPr>
                <w:b w:val="0"/>
                <w:color w:val="000000"/>
                <w:vertAlign w:val="subscript"/>
              </w:rPr>
            </w:pPr>
            <w:r w:rsidRPr="00AF1C6F">
              <w:t>Alarm Name</w:t>
            </w:r>
            <w:r w:rsidR="001561A5" w:rsidRPr="001561A5">
              <w:rPr>
                <w:vanish/>
                <w:color w:val="0000FF"/>
                <w:vertAlign w:val="subscript"/>
              </w:rPr>
              <w:t xml:space="preserve"> [R0437]</w:t>
            </w:r>
          </w:p>
        </w:tc>
        <w:tc>
          <w:tcPr>
            <w:tcW w:w="2869"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589"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9E1E4D"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E1E4D" w:rsidRPr="004B5018" w:rsidRDefault="009E1E4D" w:rsidP="001561A5">
            <w:pPr>
              <w:pStyle w:val="TableText"/>
              <w:rPr>
                <w:b w:val="0"/>
                <w:color w:val="000000"/>
                <w:vertAlign w:val="subscript"/>
              </w:rPr>
            </w:pPr>
            <w:r w:rsidRPr="00AF1C6F">
              <w:rPr>
                <w:b w:val="0"/>
              </w:rPr>
              <w:t>Contactor Failed to Close</w:t>
            </w:r>
            <w:r w:rsidR="001561A5" w:rsidRPr="001561A5">
              <w:rPr>
                <w:b w:val="0"/>
                <w:vanish/>
                <w:color w:val="0000FF"/>
                <w:vertAlign w:val="subscript"/>
              </w:rPr>
              <w:t xml:space="preserve"> [R0438]</w:t>
            </w:r>
          </w:p>
        </w:tc>
        <w:tc>
          <w:tcPr>
            <w:tcW w:w="286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C0474F">
              <w:t>Close Contactor</w:t>
            </w:r>
            <w:r w:rsidRPr="00C0474F" w:rsidDel="00C0474F">
              <w:t xml:space="preserve"> </w:t>
            </w:r>
            <w:r w:rsidRPr="00AF1C6F">
              <w:t>output is 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C0474F">
              <w:t xml:space="preserve">Contactor Closed </w:t>
            </w:r>
            <w:r>
              <w:t xml:space="preserve">input </w:t>
            </w:r>
            <w:r w:rsidRPr="00AF1C6F">
              <w:t>is Inactive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Activate Timer Expired</w:t>
            </w:r>
          </w:p>
        </w:tc>
        <w:tc>
          <w:tcPr>
            <w:tcW w:w="58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9E1E4D"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E1E4D" w:rsidRPr="004B5018" w:rsidRDefault="009E1E4D" w:rsidP="001561A5">
            <w:pPr>
              <w:pStyle w:val="TableText"/>
              <w:rPr>
                <w:b w:val="0"/>
                <w:color w:val="000000"/>
                <w:vertAlign w:val="subscript"/>
              </w:rPr>
            </w:pPr>
            <w:r w:rsidRPr="00AF1C6F">
              <w:rPr>
                <w:b w:val="0"/>
              </w:rPr>
              <w:t>Contactor Failed to Open</w:t>
            </w:r>
            <w:r w:rsidR="001561A5" w:rsidRPr="001561A5">
              <w:rPr>
                <w:b w:val="0"/>
                <w:vanish/>
                <w:color w:val="0000FF"/>
                <w:vertAlign w:val="subscript"/>
              </w:rPr>
              <w:t xml:space="preserve"> [R0439]</w:t>
            </w:r>
          </w:p>
        </w:tc>
        <w:tc>
          <w:tcPr>
            <w:tcW w:w="286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t>Close Contactor</w:t>
            </w:r>
            <w:r w:rsidRPr="00AF1C6F">
              <w:t xml:space="preserve"> output is Inactive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t xml:space="preserve">Contactor Closed input </w:t>
            </w:r>
            <w:r w:rsidRPr="00AF1C6F">
              <w:t xml:space="preserve">is Active AND </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Deactivate Timer Expired</w:t>
            </w:r>
          </w:p>
        </w:tc>
        <w:tc>
          <w:tcPr>
            <w:tcW w:w="58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4A528C" w:rsidRPr="00AF1C6F" w:rsidRDefault="004A528C" w:rsidP="004A528C"/>
    <w:p w:rsidR="00F47490" w:rsidRPr="00AF1C6F" w:rsidRDefault="00F47490" w:rsidP="00F47490">
      <w:pPr>
        <w:pStyle w:val="Heading2"/>
      </w:pPr>
      <w:bookmarkStart w:id="1806" w:name="_Toc517095523"/>
      <w:r w:rsidRPr="00AF1C6F">
        <w:t>I</w:t>
      </w:r>
      <w:r w:rsidR="004359FB" w:rsidRPr="00AF1C6F">
        <w:t>/</w:t>
      </w:r>
      <w:r w:rsidRPr="00AF1C6F">
        <w:t xml:space="preserve">O Hardware </w:t>
      </w:r>
      <w:r w:rsidR="00760451" w:rsidRPr="00AF1C6F">
        <w:t>Configuration</w:t>
      </w:r>
      <w:bookmarkEnd w:id="1806"/>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[R0441]</w:t>
      </w:r>
    </w:p>
    <w:p w:rsidR="004E5BA2" w:rsidRPr="004E5BA2" w:rsidRDefault="004E5BA2" w:rsidP="001B5267"/>
    <w:p w:rsidR="00F47490" w:rsidRPr="00AF1C6F" w:rsidRDefault="00F47490" w:rsidP="00F47490">
      <w:pPr>
        <w:pStyle w:val="Heading2"/>
      </w:pPr>
      <w:bookmarkStart w:id="1807" w:name="_Toc517095524"/>
      <w:r w:rsidRPr="00AF1C6F">
        <w:t>Simulation</w:t>
      </w:r>
      <w:bookmarkEnd w:id="1807"/>
    </w:p>
    <w:p w:rsidR="00BB5562" w:rsidRPr="004B5018" w:rsidRDefault="00BC0DE7" w:rsidP="00F47490">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1561A5" w:rsidRPr="001561A5">
        <w:rPr>
          <w:vanish/>
          <w:color w:val="0000FF"/>
          <w:vertAlign w:val="subscript"/>
        </w:rPr>
        <w:t xml:space="preserve"> [R0442]</w:t>
      </w:r>
    </w:p>
    <w:p w:rsidR="004E5BA2" w:rsidRPr="004E5BA2" w:rsidRDefault="004E5BA2" w:rsidP="001B5267">
      <w:bookmarkStart w:id="1808" w:name="_Toc511813215"/>
      <w:bookmarkStart w:id="1809" w:name="_Toc511813773"/>
      <w:bookmarkStart w:id="1810" w:name="_Toc511815769"/>
      <w:bookmarkStart w:id="1811" w:name="_Toc511816429"/>
      <w:bookmarkStart w:id="1812" w:name="_Toc511813216"/>
      <w:bookmarkStart w:id="1813" w:name="_Toc511813774"/>
      <w:bookmarkStart w:id="1814" w:name="_Toc511815770"/>
      <w:bookmarkStart w:id="1815" w:name="_Toc511816430"/>
      <w:bookmarkStart w:id="1816" w:name="_Toc511813217"/>
      <w:bookmarkStart w:id="1817" w:name="_Toc511813775"/>
      <w:bookmarkStart w:id="1818" w:name="_Toc511815771"/>
      <w:bookmarkStart w:id="1819" w:name="_Toc511816431"/>
      <w:bookmarkStart w:id="1820" w:name="_Toc511813218"/>
      <w:bookmarkStart w:id="1821" w:name="_Toc511813776"/>
      <w:bookmarkStart w:id="1822" w:name="_Toc511815772"/>
      <w:bookmarkStart w:id="1823" w:name="_Toc511816432"/>
      <w:bookmarkStart w:id="1824" w:name="_Toc511813219"/>
      <w:bookmarkStart w:id="1825" w:name="_Toc511813777"/>
      <w:bookmarkStart w:id="1826" w:name="_Toc511815773"/>
      <w:bookmarkStart w:id="1827" w:name="_Toc511816433"/>
      <w:bookmarkStart w:id="1828" w:name="_Toc511813220"/>
      <w:bookmarkStart w:id="1829" w:name="_Toc511813778"/>
      <w:bookmarkStart w:id="1830" w:name="_Toc511815774"/>
      <w:bookmarkStart w:id="1831" w:name="_Toc511816434"/>
      <w:bookmarkStart w:id="1832" w:name="_Toc511813221"/>
      <w:bookmarkStart w:id="1833" w:name="_Toc511813779"/>
      <w:bookmarkStart w:id="1834" w:name="_Toc511815775"/>
      <w:bookmarkStart w:id="1835" w:name="_Toc511816435"/>
      <w:bookmarkStart w:id="1836" w:name="_Toc511813222"/>
      <w:bookmarkStart w:id="1837" w:name="_Toc511813780"/>
      <w:bookmarkStart w:id="1838" w:name="_Toc511815776"/>
      <w:bookmarkStart w:id="1839" w:name="_Toc511816436"/>
      <w:bookmarkStart w:id="1840" w:name="_Toc511813223"/>
      <w:bookmarkStart w:id="1841" w:name="_Toc511813781"/>
      <w:bookmarkStart w:id="1842" w:name="_Toc511815777"/>
      <w:bookmarkStart w:id="1843" w:name="_Toc511816437"/>
      <w:bookmarkStart w:id="1844" w:name="_Toc511813224"/>
      <w:bookmarkStart w:id="1845" w:name="_Toc511813782"/>
      <w:bookmarkStart w:id="1846" w:name="_Toc511815778"/>
      <w:bookmarkStart w:id="1847" w:name="_Toc511816438"/>
      <w:bookmarkStart w:id="1848" w:name="_Toc511813225"/>
      <w:bookmarkStart w:id="1849" w:name="_Toc511813783"/>
      <w:bookmarkStart w:id="1850" w:name="_Toc511815779"/>
      <w:bookmarkStart w:id="1851" w:name="_Toc511816439"/>
      <w:bookmarkStart w:id="1852" w:name="_Toc511813226"/>
      <w:bookmarkStart w:id="1853" w:name="_Toc511813784"/>
      <w:bookmarkStart w:id="1854" w:name="_Toc511815780"/>
      <w:bookmarkStart w:id="1855" w:name="_Toc511816440"/>
      <w:bookmarkStart w:id="1856" w:name="_Toc511813227"/>
      <w:bookmarkStart w:id="1857" w:name="_Toc511813785"/>
      <w:bookmarkStart w:id="1858" w:name="_Toc511815781"/>
      <w:bookmarkStart w:id="1859" w:name="_Toc511816441"/>
      <w:bookmarkStart w:id="1860" w:name="_Toc511813228"/>
      <w:bookmarkStart w:id="1861" w:name="_Toc511813786"/>
      <w:bookmarkStart w:id="1862" w:name="_Toc511815782"/>
      <w:bookmarkStart w:id="1863" w:name="_Toc511816442"/>
      <w:bookmarkStart w:id="1864" w:name="_Toc511813261"/>
      <w:bookmarkStart w:id="1865" w:name="_Toc511813819"/>
      <w:bookmarkStart w:id="1866" w:name="_Toc511815815"/>
      <w:bookmarkStart w:id="1867" w:name="_Toc511816475"/>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rsidR="00897047" w:rsidRPr="00AF1C6F" w:rsidRDefault="00897047" w:rsidP="00897047">
      <w:pPr>
        <w:pStyle w:val="Heading2"/>
        <w:ind w:left="851" w:hanging="851"/>
      </w:pPr>
      <w:bookmarkStart w:id="1868" w:name="_Toc511813262"/>
      <w:bookmarkStart w:id="1869" w:name="_Toc511813820"/>
      <w:bookmarkStart w:id="1870" w:name="_Toc511815816"/>
      <w:bookmarkStart w:id="1871" w:name="_Toc511816476"/>
      <w:bookmarkStart w:id="1872" w:name="_Toc516581146"/>
      <w:bookmarkStart w:id="1873" w:name="_Toc516582257"/>
      <w:bookmarkStart w:id="1874" w:name="_Toc516582749"/>
      <w:bookmarkStart w:id="1875" w:name="_Toc516583230"/>
      <w:bookmarkStart w:id="1876" w:name="_Toc517091856"/>
      <w:bookmarkStart w:id="1877" w:name="_Toc517093416"/>
      <w:bookmarkStart w:id="1878" w:name="_Toc517093914"/>
      <w:bookmarkStart w:id="1879" w:name="_Toc517095525"/>
      <w:bookmarkStart w:id="1880" w:name="_Toc511813263"/>
      <w:bookmarkStart w:id="1881" w:name="_Toc511813821"/>
      <w:bookmarkStart w:id="1882" w:name="_Toc511815817"/>
      <w:bookmarkStart w:id="1883" w:name="_Toc511816477"/>
      <w:bookmarkStart w:id="1884" w:name="_Toc516581147"/>
      <w:bookmarkStart w:id="1885" w:name="_Toc516582258"/>
      <w:bookmarkStart w:id="1886" w:name="_Toc516582750"/>
      <w:bookmarkStart w:id="1887" w:name="_Toc516583231"/>
      <w:bookmarkStart w:id="1888" w:name="_Toc517091857"/>
      <w:bookmarkStart w:id="1889" w:name="_Toc517093417"/>
      <w:bookmarkStart w:id="1890" w:name="_Toc517093915"/>
      <w:bookmarkStart w:id="1891" w:name="_Toc517095526"/>
      <w:bookmarkStart w:id="1892" w:name="_Toc511813264"/>
      <w:bookmarkStart w:id="1893" w:name="_Toc511813822"/>
      <w:bookmarkStart w:id="1894" w:name="_Toc511815818"/>
      <w:bookmarkStart w:id="1895" w:name="_Toc511816478"/>
      <w:bookmarkStart w:id="1896" w:name="_Toc516581148"/>
      <w:bookmarkStart w:id="1897" w:name="_Toc516582259"/>
      <w:bookmarkStart w:id="1898" w:name="_Toc516582751"/>
      <w:bookmarkStart w:id="1899" w:name="_Toc516583232"/>
      <w:bookmarkStart w:id="1900" w:name="_Toc517091858"/>
      <w:bookmarkStart w:id="1901" w:name="_Toc517093418"/>
      <w:bookmarkStart w:id="1902" w:name="_Toc517093916"/>
      <w:bookmarkStart w:id="1903" w:name="_Toc517095527"/>
      <w:bookmarkStart w:id="1904" w:name="_Toc511813265"/>
      <w:bookmarkStart w:id="1905" w:name="_Toc511813823"/>
      <w:bookmarkStart w:id="1906" w:name="_Toc511815819"/>
      <w:bookmarkStart w:id="1907" w:name="_Toc511816479"/>
      <w:bookmarkStart w:id="1908" w:name="_Toc516581149"/>
      <w:bookmarkStart w:id="1909" w:name="_Toc516582260"/>
      <w:bookmarkStart w:id="1910" w:name="_Toc516582752"/>
      <w:bookmarkStart w:id="1911" w:name="_Toc516583233"/>
      <w:bookmarkStart w:id="1912" w:name="_Toc517091859"/>
      <w:bookmarkStart w:id="1913" w:name="_Toc517093419"/>
      <w:bookmarkStart w:id="1914" w:name="_Toc517093917"/>
      <w:bookmarkStart w:id="1915" w:name="_Toc517095528"/>
      <w:bookmarkStart w:id="1916" w:name="_Toc511813266"/>
      <w:bookmarkStart w:id="1917" w:name="_Toc511813824"/>
      <w:bookmarkStart w:id="1918" w:name="_Toc511815820"/>
      <w:bookmarkStart w:id="1919" w:name="_Toc511816480"/>
      <w:bookmarkStart w:id="1920" w:name="_Toc516581150"/>
      <w:bookmarkStart w:id="1921" w:name="_Toc516582261"/>
      <w:bookmarkStart w:id="1922" w:name="_Toc516582753"/>
      <w:bookmarkStart w:id="1923" w:name="_Toc516583234"/>
      <w:bookmarkStart w:id="1924" w:name="_Toc517091860"/>
      <w:bookmarkStart w:id="1925" w:name="_Toc517093420"/>
      <w:bookmarkStart w:id="1926" w:name="_Toc517093918"/>
      <w:bookmarkStart w:id="1927" w:name="_Toc517095529"/>
      <w:bookmarkStart w:id="1928" w:name="_Toc511813267"/>
      <w:bookmarkStart w:id="1929" w:name="_Toc511813825"/>
      <w:bookmarkStart w:id="1930" w:name="_Toc511815821"/>
      <w:bookmarkStart w:id="1931" w:name="_Toc511816481"/>
      <w:bookmarkStart w:id="1932" w:name="_Toc516581151"/>
      <w:bookmarkStart w:id="1933" w:name="_Toc516582262"/>
      <w:bookmarkStart w:id="1934" w:name="_Toc516582754"/>
      <w:bookmarkStart w:id="1935" w:name="_Toc516583235"/>
      <w:bookmarkStart w:id="1936" w:name="_Toc517091861"/>
      <w:bookmarkStart w:id="1937" w:name="_Toc517093421"/>
      <w:bookmarkStart w:id="1938" w:name="_Toc517093919"/>
      <w:bookmarkStart w:id="1939" w:name="_Toc517095530"/>
      <w:bookmarkStart w:id="1940" w:name="_Toc511813268"/>
      <w:bookmarkStart w:id="1941" w:name="_Toc511813826"/>
      <w:bookmarkStart w:id="1942" w:name="_Toc511815822"/>
      <w:bookmarkStart w:id="1943" w:name="_Toc511816482"/>
      <w:bookmarkStart w:id="1944" w:name="_Toc516581152"/>
      <w:bookmarkStart w:id="1945" w:name="_Toc516582263"/>
      <w:bookmarkStart w:id="1946" w:name="_Toc516582755"/>
      <w:bookmarkStart w:id="1947" w:name="_Toc516583236"/>
      <w:bookmarkStart w:id="1948" w:name="_Toc517091862"/>
      <w:bookmarkStart w:id="1949" w:name="_Toc517093422"/>
      <w:bookmarkStart w:id="1950" w:name="_Toc517093920"/>
      <w:bookmarkStart w:id="1951" w:name="_Toc517095531"/>
      <w:bookmarkStart w:id="1952" w:name="_Toc511813269"/>
      <w:bookmarkStart w:id="1953" w:name="_Toc511813827"/>
      <w:bookmarkStart w:id="1954" w:name="_Toc511815823"/>
      <w:bookmarkStart w:id="1955" w:name="_Toc511816483"/>
      <w:bookmarkStart w:id="1956" w:name="_Toc516581153"/>
      <w:bookmarkStart w:id="1957" w:name="_Toc516582264"/>
      <w:bookmarkStart w:id="1958" w:name="_Toc516582756"/>
      <w:bookmarkStart w:id="1959" w:name="_Toc516583237"/>
      <w:bookmarkStart w:id="1960" w:name="_Toc517091863"/>
      <w:bookmarkStart w:id="1961" w:name="_Toc517093423"/>
      <w:bookmarkStart w:id="1962" w:name="_Toc517093921"/>
      <w:bookmarkStart w:id="1963" w:name="_Toc517095532"/>
      <w:bookmarkStart w:id="1964" w:name="_Toc511813270"/>
      <w:bookmarkStart w:id="1965" w:name="_Toc511813828"/>
      <w:bookmarkStart w:id="1966" w:name="_Toc511815824"/>
      <w:bookmarkStart w:id="1967" w:name="_Toc511816484"/>
      <w:bookmarkStart w:id="1968" w:name="_Toc516581154"/>
      <w:bookmarkStart w:id="1969" w:name="_Toc516582265"/>
      <w:bookmarkStart w:id="1970" w:name="_Toc516582757"/>
      <w:bookmarkStart w:id="1971" w:name="_Toc516583238"/>
      <w:bookmarkStart w:id="1972" w:name="_Toc517091864"/>
      <w:bookmarkStart w:id="1973" w:name="_Toc517093424"/>
      <w:bookmarkStart w:id="1974" w:name="_Toc517093922"/>
      <w:bookmarkStart w:id="1975" w:name="_Toc517095533"/>
      <w:bookmarkStart w:id="1976" w:name="_Toc511813271"/>
      <w:bookmarkStart w:id="1977" w:name="_Toc511813829"/>
      <w:bookmarkStart w:id="1978" w:name="_Toc511815825"/>
      <w:bookmarkStart w:id="1979" w:name="_Toc511816485"/>
      <w:bookmarkStart w:id="1980" w:name="_Toc516581155"/>
      <w:bookmarkStart w:id="1981" w:name="_Toc516582266"/>
      <w:bookmarkStart w:id="1982" w:name="_Toc516582758"/>
      <w:bookmarkStart w:id="1983" w:name="_Toc516583239"/>
      <w:bookmarkStart w:id="1984" w:name="_Toc517091865"/>
      <w:bookmarkStart w:id="1985" w:name="_Toc517093425"/>
      <w:bookmarkStart w:id="1986" w:name="_Toc517093923"/>
      <w:bookmarkStart w:id="1987" w:name="_Toc517095534"/>
      <w:bookmarkStart w:id="1988" w:name="_Toc511813272"/>
      <w:bookmarkStart w:id="1989" w:name="_Toc511813830"/>
      <w:bookmarkStart w:id="1990" w:name="_Toc511815826"/>
      <w:bookmarkStart w:id="1991" w:name="_Toc511816486"/>
      <w:bookmarkStart w:id="1992" w:name="_Toc516581156"/>
      <w:bookmarkStart w:id="1993" w:name="_Toc516582267"/>
      <w:bookmarkStart w:id="1994" w:name="_Toc516582759"/>
      <w:bookmarkStart w:id="1995" w:name="_Toc516583240"/>
      <w:bookmarkStart w:id="1996" w:name="_Toc517091866"/>
      <w:bookmarkStart w:id="1997" w:name="_Toc517093426"/>
      <w:bookmarkStart w:id="1998" w:name="_Toc517093924"/>
      <w:bookmarkStart w:id="1999" w:name="_Toc517095535"/>
      <w:bookmarkStart w:id="2000" w:name="_Toc511813273"/>
      <w:bookmarkStart w:id="2001" w:name="_Toc511813831"/>
      <w:bookmarkStart w:id="2002" w:name="_Toc511815827"/>
      <w:bookmarkStart w:id="2003" w:name="_Toc511816487"/>
      <w:bookmarkStart w:id="2004" w:name="_Toc516581157"/>
      <w:bookmarkStart w:id="2005" w:name="_Toc516582268"/>
      <w:bookmarkStart w:id="2006" w:name="_Toc516582760"/>
      <w:bookmarkStart w:id="2007" w:name="_Toc516583241"/>
      <w:bookmarkStart w:id="2008" w:name="_Toc517091867"/>
      <w:bookmarkStart w:id="2009" w:name="_Toc517093427"/>
      <w:bookmarkStart w:id="2010" w:name="_Toc517093925"/>
      <w:bookmarkStart w:id="2011" w:name="_Toc517095536"/>
      <w:bookmarkStart w:id="2012" w:name="_Toc511813274"/>
      <w:bookmarkStart w:id="2013" w:name="_Toc511813832"/>
      <w:bookmarkStart w:id="2014" w:name="_Toc511815828"/>
      <w:bookmarkStart w:id="2015" w:name="_Toc511816488"/>
      <w:bookmarkStart w:id="2016" w:name="_Toc516581158"/>
      <w:bookmarkStart w:id="2017" w:name="_Toc516582269"/>
      <w:bookmarkStart w:id="2018" w:name="_Toc516582761"/>
      <w:bookmarkStart w:id="2019" w:name="_Toc516583242"/>
      <w:bookmarkStart w:id="2020" w:name="_Toc517091868"/>
      <w:bookmarkStart w:id="2021" w:name="_Toc517093428"/>
      <w:bookmarkStart w:id="2022" w:name="_Toc517093926"/>
      <w:bookmarkStart w:id="2023" w:name="_Toc517095537"/>
      <w:bookmarkStart w:id="2024" w:name="_Toc511813275"/>
      <w:bookmarkStart w:id="2025" w:name="_Toc511813833"/>
      <w:bookmarkStart w:id="2026" w:name="_Toc511815829"/>
      <w:bookmarkStart w:id="2027" w:name="_Toc511816489"/>
      <w:bookmarkStart w:id="2028" w:name="_Toc516581159"/>
      <w:bookmarkStart w:id="2029" w:name="_Toc516582270"/>
      <w:bookmarkStart w:id="2030" w:name="_Toc516582762"/>
      <w:bookmarkStart w:id="2031" w:name="_Toc516583243"/>
      <w:bookmarkStart w:id="2032" w:name="_Toc517091869"/>
      <w:bookmarkStart w:id="2033" w:name="_Toc517093429"/>
      <w:bookmarkStart w:id="2034" w:name="_Toc517093927"/>
      <w:bookmarkStart w:id="2035" w:name="_Toc517095538"/>
      <w:bookmarkStart w:id="2036" w:name="_Toc511813276"/>
      <w:bookmarkStart w:id="2037" w:name="_Toc511813834"/>
      <w:bookmarkStart w:id="2038" w:name="_Toc511815830"/>
      <w:bookmarkStart w:id="2039" w:name="_Toc511816490"/>
      <w:bookmarkStart w:id="2040" w:name="_Toc516581160"/>
      <w:bookmarkStart w:id="2041" w:name="_Toc516582271"/>
      <w:bookmarkStart w:id="2042" w:name="_Toc516582763"/>
      <w:bookmarkStart w:id="2043" w:name="_Toc516583244"/>
      <w:bookmarkStart w:id="2044" w:name="_Toc517091870"/>
      <w:bookmarkStart w:id="2045" w:name="_Toc517093430"/>
      <w:bookmarkStart w:id="2046" w:name="_Toc517093928"/>
      <w:bookmarkStart w:id="2047" w:name="_Toc517095539"/>
      <w:bookmarkStart w:id="2048" w:name="_Toc511813277"/>
      <w:bookmarkStart w:id="2049" w:name="_Toc511813835"/>
      <w:bookmarkStart w:id="2050" w:name="_Toc511815831"/>
      <w:bookmarkStart w:id="2051" w:name="_Toc511816491"/>
      <w:bookmarkStart w:id="2052" w:name="_Toc516581161"/>
      <w:bookmarkStart w:id="2053" w:name="_Toc516582272"/>
      <w:bookmarkStart w:id="2054" w:name="_Toc516582764"/>
      <w:bookmarkStart w:id="2055" w:name="_Toc516583245"/>
      <w:bookmarkStart w:id="2056" w:name="_Toc517091871"/>
      <w:bookmarkStart w:id="2057" w:name="_Toc517093431"/>
      <w:bookmarkStart w:id="2058" w:name="_Toc517093929"/>
      <w:bookmarkStart w:id="2059" w:name="_Toc517095540"/>
      <w:bookmarkStart w:id="2060" w:name="_Toc511813278"/>
      <w:bookmarkStart w:id="2061" w:name="_Toc511813836"/>
      <w:bookmarkStart w:id="2062" w:name="_Toc511815832"/>
      <w:bookmarkStart w:id="2063" w:name="_Toc511816492"/>
      <w:bookmarkStart w:id="2064" w:name="_Toc516581162"/>
      <w:bookmarkStart w:id="2065" w:name="_Toc516582273"/>
      <w:bookmarkStart w:id="2066" w:name="_Toc516582765"/>
      <w:bookmarkStart w:id="2067" w:name="_Toc516583246"/>
      <w:bookmarkStart w:id="2068" w:name="_Toc517091872"/>
      <w:bookmarkStart w:id="2069" w:name="_Toc517093432"/>
      <w:bookmarkStart w:id="2070" w:name="_Toc517093930"/>
      <w:bookmarkStart w:id="2071" w:name="_Toc517095541"/>
      <w:bookmarkStart w:id="2072" w:name="_Toc511813279"/>
      <w:bookmarkStart w:id="2073" w:name="_Toc511813837"/>
      <w:bookmarkStart w:id="2074" w:name="_Toc511815833"/>
      <w:bookmarkStart w:id="2075" w:name="_Toc511816493"/>
      <w:bookmarkStart w:id="2076" w:name="_Toc516581163"/>
      <w:bookmarkStart w:id="2077" w:name="_Toc516582274"/>
      <w:bookmarkStart w:id="2078" w:name="_Toc516582766"/>
      <w:bookmarkStart w:id="2079" w:name="_Toc516583247"/>
      <w:bookmarkStart w:id="2080" w:name="_Toc517091873"/>
      <w:bookmarkStart w:id="2081" w:name="_Toc517093433"/>
      <w:bookmarkStart w:id="2082" w:name="_Toc517093931"/>
      <w:bookmarkStart w:id="2083" w:name="_Toc517095542"/>
      <w:bookmarkStart w:id="2084" w:name="_Toc511813280"/>
      <w:bookmarkStart w:id="2085" w:name="_Toc511813838"/>
      <w:bookmarkStart w:id="2086" w:name="_Toc511815834"/>
      <w:bookmarkStart w:id="2087" w:name="_Toc511816494"/>
      <w:bookmarkStart w:id="2088" w:name="_Toc516581164"/>
      <w:bookmarkStart w:id="2089" w:name="_Toc516582275"/>
      <w:bookmarkStart w:id="2090" w:name="_Toc516582767"/>
      <w:bookmarkStart w:id="2091" w:name="_Toc516583248"/>
      <w:bookmarkStart w:id="2092" w:name="_Toc517091874"/>
      <w:bookmarkStart w:id="2093" w:name="_Toc517093434"/>
      <w:bookmarkStart w:id="2094" w:name="_Toc517093932"/>
      <w:bookmarkStart w:id="2095" w:name="_Toc517095543"/>
      <w:bookmarkStart w:id="2096" w:name="_Toc511813281"/>
      <w:bookmarkStart w:id="2097" w:name="_Toc511813839"/>
      <w:bookmarkStart w:id="2098" w:name="_Toc511815835"/>
      <w:bookmarkStart w:id="2099" w:name="_Toc511816495"/>
      <w:bookmarkStart w:id="2100" w:name="_Toc516581165"/>
      <w:bookmarkStart w:id="2101" w:name="_Toc516582276"/>
      <w:bookmarkStart w:id="2102" w:name="_Toc516582768"/>
      <w:bookmarkStart w:id="2103" w:name="_Toc516583249"/>
      <w:bookmarkStart w:id="2104" w:name="_Toc517091875"/>
      <w:bookmarkStart w:id="2105" w:name="_Toc517093435"/>
      <w:bookmarkStart w:id="2106" w:name="_Toc517093933"/>
      <w:bookmarkStart w:id="2107" w:name="_Toc517095544"/>
      <w:bookmarkStart w:id="2108" w:name="_Toc511813282"/>
      <w:bookmarkStart w:id="2109" w:name="_Toc511813840"/>
      <w:bookmarkStart w:id="2110" w:name="_Toc511815836"/>
      <w:bookmarkStart w:id="2111" w:name="_Toc511816496"/>
      <w:bookmarkStart w:id="2112" w:name="_Toc516581166"/>
      <w:bookmarkStart w:id="2113" w:name="_Toc516582277"/>
      <w:bookmarkStart w:id="2114" w:name="_Toc516582769"/>
      <w:bookmarkStart w:id="2115" w:name="_Toc516583250"/>
      <w:bookmarkStart w:id="2116" w:name="_Toc517091876"/>
      <w:bookmarkStart w:id="2117" w:name="_Toc517093436"/>
      <w:bookmarkStart w:id="2118" w:name="_Toc517093934"/>
      <w:bookmarkStart w:id="2119" w:name="_Toc517095545"/>
      <w:bookmarkStart w:id="2120" w:name="_Toc517095546"/>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r w:rsidRPr="00AF1C6F">
        <w:t>Operator Interface</w:t>
      </w:r>
      <w:bookmarkEnd w:id="2120"/>
    </w:p>
    <w:p w:rsidR="00897047" w:rsidRPr="004B5018" w:rsidRDefault="00897047" w:rsidP="00897047">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[R0443]</w:t>
      </w:r>
    </w:p>
    <w:p w:rsidR="00897047" w:rsidRPr="00AF1C6F" w:rsidRDefault="00897047" w:rsidP="00897047">
      <w:pPr>
        <w:pStyle w:val="Points1"/>
        <w:numPr>
          <w:ilvl w:val="0"/>
          <w:numId w:val="65"/>
        </w:numPr>
      </w:pPr>
      <w:r w:rsidRPr="00AF1C6F">
        <w:t xml:space="preserve">SCADA – </w:t>
      </w:r>
      <w:r w:rsidR="008760E5" w:rsidRPr="00AF1C6F">
        <w:t>Low Level Light and door Location Light</w:t>
      </w:r>
      <w:r w:rsidRPr="00AF1C6F">
        <w:t xml:space="preserve"> Faceplate, used by the main operator.</w:t>
      </w:r>
      <w:r w:rsidR="001561A5" w:rsidRPr="001561A5">
        <w:rPr>
          <w:vanish/>
          <w:color w:val="0000FF"/>
          <w:vertAlign w:val="subscript"/>
        </w:rPr>
        <w:t xml:space="preserve"> [R0444]</w:t>
      </w:r>
    </w:p>
    <w:p w:rsidR="00897047" w:rsidRPr="00AF1C6F" w:rsidRDefault="00897047" w:rsidP="00897047">
      <w:pPr>
        <w:pStyle w:val="MainBodyText"/>
      </w:pPr>
    </w:p>
    <w:p w:rsidR="00897047" w:rsidRPr="004B5018" w:rsidRDefault="00897047" w:rsidP="00897047">
      <w:pPr>
        <w:pStyle w:val="MainBodyText"/>
        <w:rPr>
          <w:color w:val="000000"/>
          <w:vertAlign w:val="subscript"/>
        </w:rPr>
      </w:pPr>
      <w:r w:rsidRPr="00AF1C6F">
        <w:t>The icon for this module will show the following.</w:t>
      </w:r>
      <w:r w:rsidR="001561A5" w:rsidRPr="001561A5">
        <w:rPr>
          <w:vanish/>
          <w:color w:val="0000FF"/>
          <w:vertAlign w:val="subscript"/>
        </w:rPr>
        <w:t xml:space="preserve"> [R0445]</w:t>
      </w:r>
    </w:p>
    <w:p w:rsidR="00897047" w:rsidRPr="004B5018" w:rsidRDefault="00897047" w:rsidP="00897047">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[R0446]</w:t>
      </w:r>
    </w:p>
    <w:p w:rsidR="00897047" w:rsidRPr="004B5018" w:rsidRDefault="00897047" w:rsidP="00897047">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[R0447]</w:t>
      </w:r>
    </w:p>
    <w:p w:rsidR="00897047" w:rsidRPr="00AF1C6F" w:rsidRDefault="00897047" w:rsidP="00897047">
      <w:pPr>
        <w:pStyle w:val="MainBodyText"/>
      </w:pPr>
    </w:p>
    <w:p w:rsidR="00897047" w:rsidRPr="00AF1C6F" w:rsidRDefault="00897047" w:rsidP="00C95594">
      <w:pPr>
        <w:pStyle w:val="Heading4"/>
      </w:pPr>
      <w:bookmarkStart w:id="2121" w:name="_Toc517095547"/>
      <w:r w:rsidRPr="00AF1C6F">
        <w:lastRenderedPageBreak/>
        <w:t>Low Level Light and Door Location Light Icon</w:t>
      </w:r>
      <w:bookmarkEnd w:id="2121"/>
    </w:p>
    <w:p w:rsidR="00897047" w:rsidRPr="004B5018" w:rsidRDefault="00897047" w:rsidP="00C95594">
      <w:pPr>
        <w:keepNext/>
        <w:rPr>
          <w:color w:val="000000"/>
          <w:vertAlign w:val="subscript"/>
          <w:lang w:eastAsia="en-AU"/>
        </w:rPr>
      </w:pPr>
      <w:r w:rsidRPr="00AF1C6F">
        <w:rPr>
          <w:lang w:eastAsia="en-AU"/>
        </w:rPr>
        <w:t xml:space="preserve">On tunnel electrical system related graphic displays only, the </w:t>
      </w:r>
      <w:r w:rsidR="008760E5" w:rsidRPr="00AF1C6F">
        <w:rPr>
          <w:lang w:eastAsia="en-AU"/>
        </w:rPr>
        <w:t>Level Light and Door Location Light</w:t>
      </w:r>
      <w:r w:rsidRPr="00AF1C6F">
        <w:rPr>
          <w:lang w:eastAsia="en-AU"/>
        </w:rPr>
        <w:t xml:space="preserve"> icon will appear as the following:</w:t>
      </w:r>
      <w:r w:rsidR="001561A5" w:rsidRPr="001561A5">
        <w:rPr>
          <w:vanish/>
          <w:color w:val="0000FF"/>
          <w:vertAlign w:val="subscript"/>
          <w:lang w:eastAsia="en-AU"/>
        </w:rPr>
        <w:t xml:space="preserve"> [R0448]</w:t>
      </w:r>
    </w:p>
    <w:p w:rsidR="00897047" w:rsidRPr="004B5018" w:rsidRDefault="00897047">
      <w:pPr>
        <w:pStyle w:val="Caption"/>
        <w:rPr>
          <w:color w:val="000000"/>
          <w:vertAlign w:val="subscript"/>
          <w:lang w:val="en-AU"/>
        </w:rPr>
      </w:pPr>
      <w:bookmarkStart w:id="2122" w:name="_Toc517095755"/>
      <w:r w:rsidRPr="00C95594">
        <w:rPr>
          <w:lang w:val="en-AU"/>
        </w:rPr>
        <w:t xml:space="preserve">Table </w:t>
      </w:r>
      <w:r w:rsidR="00366B7B" w:rsidRPr="00866B4B">
        <w:rPr>
          <w:lang w:val="en-AU"/>
        </w:rPr>
        <w:fldChar w:fldCharType="begin"/>
      </w:r>
      <w:r w:rsidR="00366B7B" w:rsidRPr="004336F0">
        <w:rPr>
          <w:lang w:val="en-AU"/>
          <w:rPrChange w:id="2123"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2124" w:author="KIM, Jason" w:date="2019-04-03T08:53:00Z">
            <w:rPr>
              <w:noProof/>
              <w:lang w:val="fr-FR"/>
            </w:rPr>
          </w:rPrChange>
        </w:rPr>
        <w:t>14</w:t>
      </w:r>
      <w:r w:rsidR="00366B7B" w:rsidRPr="00866B4B">
        <w:rPr>
          <w:lang w:val="en-AU"/>
        </w:rPr>
        <w:fldChar w:fldCharType="end"/>
      </w:r>
      <w:r w:rsidR="00366B7B" w:rsidRPr="004336F0">
        <w:rPr>
          <w:lang w:val="en-AU"/>
          <w:rPrChange w:id="2125" w:author="KIM, Jason" w:date="2019-04-03T08:53:00Z">
            <w:rPr>
              <w:lang w:val="fr-FR"/>
            </w:rPr>
          </w:rPrChange>
        </w:rPr>
        <w:noBreakHyphen/>
      </w:r>
      <w:r w:rsidR="00366B7B" w:rsidRPr="00866B4B">
        <w:rPr>
          <w:lang w:val="en-AU"/>
        </w:rPr>
        <w:fldChar w:fldCharType="begin"/>
      </w:r>
      <w:r w:rsidR="00366B7B" w:rsidRPr="004336F0">
        <w:rPr>
          <w:lang w:val="en-AU"/>
          <w:rPrChange w:id="2126"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127" w:author="KIM, Jason" w:date="2019-04-03T08:53:00Z">
            <w:rPr>
              <w:noProof/>
              <w:lang w:val="fr-FR"/>
            </w:rPr>
          </w:rPrChange>
        </w:rPr>
        <w:t>9</w:t>
      </w:r>
      <w:r w:rsidR="00366B7B" w:rsidRPr="00866B4B">
        <w:rPr>
          <w:lang w:val="en-AU"/>
        </w:rPr>
        <w:fldChar w:fldCharType="end"/>
      </w:r>
      <w:r w:rsidR="00952E3D" w:rsidRPr="004301E3">
        <w:rPr>
          <w:lang w:val="en-AU"/>
        </w:rPr>
        <w:t xml:space="preserve"> : </w:t>
      </w:r>
      <w:r w:rsidR="008760E5" w:rsidRPr="00AF1C6F">
        <w:rPr>
          <w:lang w:val="en-AU"/>
        </w:rPr>
        <w:t>LLE/DLL</w:t>
      </w:r>
      <w:r w:rsidR="008760E5" w:rsidRPr="00C95594" w:rsidDel="008760E5">
        <w:rPr>
          <w:lang w:val="en-AU"/>
        </w:rPr>
        <w:t xml:space="preserve"> </w:t>
      </w:r>
      <w:r w:rsidRPr="00C95594">
        <w:rPr>
          <w:lang w:val="en-AU"/>
        </w:rPr>
        <w:t xml:space="preserve"> Icon Operational States</w:t>
      </w:r>
      <w:bookmarkEnd w:id="2122"/>
      <w:r w:rsidR="001561A5" w:rsidRPr="001561A5">
        <w:rPr>
          <w:vanish/>
          <w:color w:val="0000FF"/>
          <w:vertAlign w:val="subscript"/>
          <w:lang w:val="en-AU"/>
        </w:rPr>
        <w:t xml:space="preserve"> [R0449]</w:t>
      </w:r>
    </w:p>
    <w:tbl>
      <w:tblPr>
        <w:tblStyle w:val="ReportTable"/>
        <w:tblW w:w="5000" w:type="pct"/>
        <w:tblLook w:val="04A0" w:firstRow="1" w:lastRow="0" w:firstColumn="1" w:lastColumn="0" w:noHBand="0" w:noVBand="1"/>
      </w:tblPr>
      <w:tblGrid>
        <w:gridCol w:w="3326"/>
        <w:gridCol w:w="3325"/>
        <w:gridCol w:w="2591"/>
      </w:tblGrid>
      <w:tr w:rsidR="00897047" w:rsidRPr="00F73B9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color w:val="000000"/>
                <w:vertAlign w:val="subscript"/>
              </w:rPr>
            </w:pPr>
            <w:r w:rsidRPr="00F73B9F">
              <w:t xml:space="preserve">Operational Status </w:t>
            </w:r>
            <w:r w:rsidR="001561A5" w:rsidRPr="001561A5">
              <w:rPr>
                <w:vanish/>
                <w:color w:val="0000FF"/>
                <w:vertAlign w:val="subscript"/>
              </w:rPr>
              <w:t xml:space="preserve"> [R0449]</w:t>
            </w:r>
          </w:p>
        </w:tc>
        <w:tc>
          <w:tcPr>
            <w:tcW w:w="1799" w:type="pct"/>
            <w:hideMark/>
          </w:tcPr>
          <w:p w:rsidR="00897047" w:rsidRPr="00AF1C6F" w:rsidRDefault="00897047" w:rsidP="001561A5">
            <w:pPr>
              <w:pStyle w:val="TableText"/>
              <w:cnfStyle w:val="100000000000" w:firstRow="1" w:lastRow="0" w:firstColumn="0" w:lastColumn="0" w:oddVBand="0" w:evenVBand="0" w:oddHBand="0" w:evenHBand="0" w:firstRowFirstColumn="0" w:firstRowLastColumn="0" w:lastRowFirstColumn="0" w:lastRowLastColumn="0"/>
            </w:pPr>
            <w:r w:rsidRPr="00F73B9F">
              <w:t>Colour</w:t>
            </w:r>
          </w:p>
        </w:tc>
        <w:tc>
          <w:tcPr>
            <w:tcW w:w="1403" w:type="pct"/>
            <w:hideMark/>
          </w:tcPr>
          <w:p w:rsidR="00897047" w:rsidRPr="00C95594" w:rsidRDefault="00897047"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F73B9F">
              <w:t>Icon **</w:t>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NOT READY</w:t>
            </w:r>
            <w:r w:rsidR="001561A5" w:rsidRPr="001561A5">
              <w:rPr>
                <w:b w:val="0"/>
                <w:vanish/>
                <w:color w:val="0000FF"/>
                <w:vertAlign w:val="subscript"/>
              </w:rPr>
              <w:t xml:space="preserve"> [R0450]</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403" w:type="pct"/>
            <w:hideMark/>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46785596" wp14:editId="55D381BA">
                  <wp:extent cx="474453" cy="432834"/>
                  <wp:effectExtent l="0" t="0" r="190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352" cy="444602"/>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[R0451]</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403" w:type="pct"/>
            <w:hideMark/>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312C4D8E" wp14:editId="6B79146F">
                  <wp:extent cx="457200" cy="434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854" cy="453961"/>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ACTIVE/ON</w:t>
            </w:r>
            <w:r w:rsidR="001561A5" w:rsidRPr="001561A5">
              <w:rPr>
                <w:b w:val="0"/>
                <w:vanish/>
                <w:color w:val="0000FF"/>
                <w:vertAlign w:val="subscript"/>
              </w:rPr>
              <w:t xml:space="preserve"> [R0452]</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hideMark/>
          </w:tcPr>
          <w:p w:rsidR="00897047" w:rsidRPr="00C95594" w:rsidRDefault="00E30366"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3C72234C" wp14:editId="2B579FAD">
                  <wp:extent cx="448573" cy="405337"/>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914" cy="421910"/>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897047" w:rsidRPr="004B5018" w:rsidRDefault="00897047"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[R0453]</w:t>
            </w:r>
          </w:p>
        </w:tc>
        <w:tc>
          <w:tcPr>
            <w:tcW w:w="1799" w:type="pct"/>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403" w:type="pct"/>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60EEED47" wp14:editId="0F70D60C">
                  <wp:extent cx="448573" cy="448573"/>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267" cy="458267"/>
                          </a:xfrm>
                          <a:prstGeom prst="rect">
                            <a:avLst/>
                          </a:prstGeom>
                        </pic:spPr>
                      </pic:pic>
                    </a:graphicData>
                  </a:graphic>
                </wp:inline>
              </w:drawing>
            </w:r>
          </w:p>
        </w:tc>
      </w:tr>
    </w:tbl>
    <w:p w:rsidR="0035090E" w:rsidRPr="009D3C95" w:rsidRDefault="0035090E" w:rsidP="00EA1EDD">
      <w:pPr>
        <w:pStyle w:val="MainBodyText"/>
      </w:pPr>
    </w:p>
    <w:p w:rsidR="00897047" w:rsidRPr="00AF1C6F" w:rsidRDefault="00897047" w:rsidP="00C95594">
      <w:pPr>
        <w:pStyle w:val="Heading4"/>
      </w:pPr>
      <w:bookmarkStart w:id="2128" w:name="_Toc517095548"/>
      <w:r w:rsidRPr="00AF1C6F">
        <w:t>Low Level Light and Door Location Light Icon – Other Dynamics</w:t>
      </w:r>
      <w:bookmarkEnd w:id="2128"/>
    </w:p>
    <w:p w:rsidR="00897047" w:rsidRPr="004B5018" w:rsidRDefault="00897047" w:rsidP="00897047">
      <w:pPr>
        <w:pStyle w:val="MainBodyText"/>
        <w:rPr>
          <w:color w:val="000000"/>
          <w:vertAlign w:val="subscript"/>
        </w:rPr>
      </w:pPr>
      <w:r w:rsidRPr="00AF1C6F">
        <w:t xml:space="preserve">Other common state indications in SCADA are described in section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[R0455]</w:t>
      </w:r>
    </w:p>
    <w:p w:rsidR="004E5BA2" w:rsidRPr="00AF1C6F" w:rsidRDefault="004E5BA2" w:rsidP="00897047">
      <w:pPr>
        <w:pStyle w:val="MainBodyText"/>
      </w:pPr>
    </w:p>
    <w:p w:rsidR="00897047" w:rsidRPr="00AF1C6F" w:rsidRDefault="00897047" w:rsidP="00897047">
      <w:pPr>
        <w:keepNext/>
        <w:keepLines/>
        <w:numPr>
          <w:ilvl w:val="2"/>
          <w:numId w:val="1"/>
        </w:numPr>
        <w:spacing w:before="240" w:after="240" w:line="240" w:lineRule="auto"/>
        <w:ind w:left="851" w:hanging="851"/>
        <w:outlineLvl w:val="2"/>
        <w:rPr>
          <w:rFonts w:eastAsiaTheme="majorEastAsia" w:cstheme="majorBidi"/>
          <w:b/>
          <w:bCs/>
          <w:noProof/>
          <w:color w:val="52A74A"/>
          <w:szCs w:val="28"/>
          <w:lang w:eastAsia="en-AU"/>
        </w:rPr>
      </w:pPr>
      <w:r w:rsidRPr="00AF1C6F">
        <w:rPr>
          <w:rFonts w:eastAsiaTheme="majorEastAsia" w:cstheme="majorBidi"/>
          <w:b/>
          <w:bCs/>
          <w:noProof/>
          <w:color w:val="52A74A"/>
          <w:szCs w:val="28"/>
          <w:lang w:eastAsia="en-AU"/>
        </w:rPr>
        <w:t>Detailed Display Faceplate</w:t>
      </w:r>
      <w:r w:rsidR="001561A5" w:rsidRPr="001561A5">
        <w:rPr>
          <w:rFonts w:eastAsiaTheme="majorEastAsia" w:cstheme="majorBidi"/>
          <w:b/>
          <w:bCs/>
          <w:noProof/>
          <w:vanish/>
          <w:color w:val="0000FF"/>
          <w:szCs w:val="28"/>
          <w:vertAlign w:val="subscript"/>
          <w:lang w:eastAsia="en-AU"/>
        </w:rPr>
        <w:t xml:space="preserve"> [R0456]</w:t>
      </w:r>
    </w:p>
    <w:p w:rsidR="00897047" w:rsidRPr="004B5018" w:rsidRDefault="00897047" w:rsidP="00897047">
      <w:pPr>
        <w:rPr>
          <w:noProof/>
          <w:color w:val="000000"/>
          <w:vertAlign w:val="subscript"/>
          <w:lang w:eastAsia="en-AU"/>
        </w:rPr>
      </w:pPr>
      <w:r w:rsidRPr="00AF1C6F">
        <w:rPr>
          <w:noProof/>
          <w:lang w:eastAsia="en-AU"/>
        </w:rPr>
        <w:t>The common view and additional tabbed views for this module are shown.</w:t>
      </w:r>
      <w:r w:rsidR="001561A5" w:rsidRPr="001561A5">
        <w:rPr>
          <w:noProof/>
          <w:vanish/>
          <w:color w:val="0000FF"/>
          <w:vertAlign w:val="subscript"/>
          <w:lang w:eastAsia="en-AU"/>
        </w:rPr>
        <w:t xml:space="preserve"> [R0457]</w:t>
      </w:r>
    </w:p>
    <w:p w:rsidR="004E5BA2" w:rsidRPr="00AF1C6F" w:rsidRDefault="004E5BA2" w:rsidP="00897047">
      <w:pPr>
        <w:rPr>
          <w:noProof/>
          <w:lang w:eastAsia="en-AU"/>
        </w:rPr>
      </w:pPr>
    </w:p>
    <w:p w:rsidR="00897047" w:rsidRPr="00AF1C6F" w:rsidRDefault="00897047" w:rsidP="00C95594">
      <w:pPr>
        <w:pStyle w:val="Heading4"/>
      </w:pPr>
      <w:bookmarkStart w:id="2129" w:name="_Toc517095549"/>
      <w:r w:rsidRPr="00AF1C6F">
        <w:lastRenderedPageBreak/>
        <w:t>Control Tab</w:t>
      </w:r>
      <w:bookmarkEnd w:id="2129"/>
    </w:p>
    <w:p w:rsidR="00A7184C" w:rsidRPr="004B5018" w:rsidRDefault="00897047" w:rsidP="00A7184C">
      <w:pPr>
        <w:pStyle w:val="Caption"/>
        <w:rPr>
          <w:color w:val="000000"/>
          <w:vertAlign w:val="subscript"/>
          <w:lang w:val="en-AU"/>
        </w:rPr>
      </w:pPr>
      <w:r w:rsidRPr="00C95594">
        <w:rPr>
          <w:noProof/>
          <w:lang w:val="en-AU"/>
        </w:rPr>
        <w:t xml:space="preserve"> </w:t>
      </w:r>
      <w:bookmarkStart w:id="2130" w:name="_Toc517095709"/>
      <w:r w:rsidR="00A7184C" w:rsidRPr="00C95594">
        <w:rPr>
          <w:lang w:val="en-AU"/>
        </w:rPr>
        <w:t xml:space="preserve">Figure </w:t>
      </w:r>
      <w:r w:rsidR="00A7184C" w:rsidRPr="00C95594">
        <w:rPr>
          <w:lang w:val="en-AU"/>
        </w:rPr>
        <w:fldChar w:fldCharType="begin"/>
      </w:r>
      <w:r w:rsidR="00A7184C" w:rsidRPr="00C95594">
        <w:rPr>
          <w:lang w:val="en-AU"/>
        </w:rPr>
        <w:instrText xml:space="preserve"> STYLEREF 1 \s </w:instrText>
      </w:r>
      <w:r w:rsidR="00A7184C" w:rsidRPr="00C95594">
        <w:rPr>
          <w:lang w:val="en-AU"/>
        </w:rPr>
        <w:fldChar w:fldCharType="separate"/>
      </w:r>
      <w:r w:rsidR="00DC19C7">
        <w:rPr>
          <w:noProof/>
          <w:lang w:val="en-AU"/>
        </w:rPr>
        <w:t>14</w:t>
      </w:r>
      <w:r w:rsidR="00A7184C" w:rsidRPr="00C95594">
        <w:rPr>
          <w:lang w:val="en-AU"/>
        </w:rPr>
        <w:fldChar w:fldCharType="end"/>
      </w:r>
      <w:r w:rsidR="00A7184C" w:rsidRPr="00C95594">
        <w:rPr>
          <w:lang w:val="en-AU"/>
        </w:rPr>
        <w:noBreakHyphen/>
      </w:r>
      <w:r w:rsidR="00A7184C" w:rsidRPr="00C95594">
        <w:rPr>
          <w:lang w:val="en-AU"/>
        </w:rPr>
        <w:fldChar w:fldCharType="begin"/>
      </w:r>
      <w:r w:rsidR="00A7184C" w:rsidRPr="00C95594">
        <w:rPr>
          <w:lang w:val="en-AU"/>
        </w:rPr>
        <w:instrText xml:space="preserve"> SEQ Figure \* ARABIC \s 1 </w:instrText>
      </w:r>
      <w:r w:rsidR="00A7184C" w:rsidRPr="00C95594">
        <w:rPr>
          <w:lang w:val="en-AU"/>
        </w:rPr>
        <w:fldChar w:fldCharType="separate"/>
      </w:r>
      <w:r w:rsidR="00DC19C7">
        <w:rPr>
          <w:noProof/>
          <w:lang w:val="en-AU"/>
        </w:rPr>
        <w:t>2</w:t>
      </w:r>
      <w:r w:rsidR="00A7184C" w:rsidRPr="00C95594">
        <w:rPr>
          <w:lang w:val="en-AU"/>
        </w:rPr>
        <w:fldChar w:fldCharType="end"/>
      </w:r>
      <w:r w:rsidR="00A7184C" w:rsidRPr="00C95594">
        <w:rPr>
          <w:lang w:val="en-AU"/>
        </w:rPr>
        <w:t xml:space="preserve"> : LLE</w:t>
      </w:r>
      <w:r w:rsidR="003D0762">
        <w:rPr>
          <w:lang w:val="en-AU"/>
        </w:rPr>
        <w:t>/DLL</w:t>
      </w:r>
      <w:r w:rsidR="00A7184C" w:rsidRPr="00C95594">
        <w:rPr>
          <w:lang w:val="en-AU"/>
        </w:rPr>
        <w:t xml:space="preserve"> </w:t>
      </w:r>
      <w:r w:rsidR="00A7184C" w:rsidRPr="00C95594">
        <w:rPr>
          <w:rStyle w:val="CaptionChar"/>
          <w:b/>
          <w:bCs/>
          <w:lang w:val="en-AU"/>
        </w:rPr>
        <w:t>Control Tab</w:t>
      </w:r>
      <w:bookmarkEnd w:id="2130"/>
      <w:r w:rsidR="001561A5" w:rsidRPr="001561A5">
        <w:rPr>
          <w:rStyle w:val="CaptionChar"/>
          <w:b/>
          <w:bCs/>
          <w:vanish/>
          <w:color w:val="0000FF"/>
          <w:vertAlign w:val="subscript"/>
          <w:lang w:val="en-AU"/>
        </w:rPr>
        <w:t xml:space="preserve"> [R0458]</w:t>
      </w:r>
    </w:p>
    <w:p w:rsidR="00897047" w:rsidRPr="004B5018" w:rsidRDefault="00E30366" w:rsidP="00C95594">
      <w:pPr>
        <w:jc w:val="center"/>
        <w:rPr>
          <w:noProof/>
          <w:color w:val="000000"/>
          <w:vertAlign w:val="subscript"/>
          <w:lang w:eastAsia="en-AU"/>
        </w:rPr>
      </w:pPr>
      <w:r w:rsidRPr="00AF1C6F">
        <w:rPr>
          <w:noProof/>
          <w:lang w:eastAsia="en-AU"/>
        </w:rPr>
        <w:drawing>
          <wp:inline distT="0" distB="0" distL="0" distR="0" wp14:anchorId="444BD0B6" wp14:editId="3B7E9068">
            <wp:extent cx="5577172" cy="286397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2297" cy="2866602"/>
                    </a:xfrm>
                    <a:prstGeom prst="rect">
                      <a:avLst/>
                    </a:prstGeom>
                  </pic:spPr>
                </pic:pic>
              </a:graphicData>
            </a:graphic>
          </wp:inline>
        </w:drawing>
      </w:r>
      <w:r w:rsidR="001561A5" w:rsidRPr="001561A5">
        <w:rPr>
          <w:noProof/>
          <w:vanish/>
          <w:color w:val="0000FF"/>
          <w:vertAlign w:val="subscript"/>
          <w:lang w:eastAsia="en-AU"/>
        </w:rPr>
        <w:t xml:space="preserve"> [R0459]</w:t>
      </w:r>
    </w:p>
    <w:p w:rsidR="00897047" w:rsidRPr="004B5018" w:rsidRDefault="00897047" w:rsidP="00897047">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[R0460]</w:t>
      </w:r>
    </w:p>
    <w:p w:rsidR="00897047" w:rsidRPr="004B5018" w:rsidRDefault="00897047" w:rsidP="00897047">
      <w:pPr>
        <w:rPr>
          <w:color w:val="000000"/>
          <w:vertAlign w:val="subscript"/>
        </w:rPr>
      </w:pPr>
      <w:r w:rsidRPr="00AF1C6F">
        <w:t>Primary status information and control components are presented in the top-center primary status pane.</w:t>
      </w:r>
      <w:r w:rsidRPr="00AF1C6F" w:rsidDel="00275C33">
        <w:t xml:space="preserve"> </w:t>
      </w:r>
      <w:r w:rsidRPr="00AF1C6F">
        <w:t xml:space="preserve">  A graphic icon is included to visually show the current Operational state of the device.    Underneath the icon is a text field also indicating the current Operational state.</w:t>
      </w:r>
      <w:r w:rsidR="001561A5" w:rsidRPr="001561A5">
        <w:rPr>
          <w:vanish/>
          <w:color w:val="0000FF"/>
          <w:vertAlign w:val="subscript"/>
        </w:rPr>
        <w:t xml:space="preserve"> [R0461]</w:t>
      </w:r>
    </w:p>
    <w:p w:rsidR="00897047" w:rsidRPr="004B5018" w:rsidRDefault="00897047" w:rsidP="00897047">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[R0462]</w:t>
      </w:r>
    </w:p>
    <w:p w:rsidR="00897047" w:rsidRPr="004B5018" w:rsidRDefault="00897047" w:rsidP="00897047">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[R0463]</w:t>
      </w:r>
    </w:p>
    <w:p w:rsidR="004E5BA2" w:rsidRPr="004B5018" w:rsidRDefault="00897047" w:rsidP="00897047">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[R0464]</w:t>
      </w:r>
    </w:p>
    <w:p w:rsidR="00897047" w:rsidRPr="00AF1C6F" w:rsidRDefault="00897047" w:rsidP="00C95594">
      <w:pPr>
        <w:rPr>
          <w:noProof/>
          <w:lang w:eastAsia="en-AU"/>
        </w:rPr>
      </w:pPr>
    </w:p>
    <w:p w:rsidR="00897047" w:rsidRPr="00AF1C6F" w:rsidRDefault="00897047" w:rsidP="00C95594">
      <w:pPr>
        <w:pStyle w:val="Heading4"/>
      </w:pPr>
      <w:bookmarkStart w:id="2131" w:name="_Toc517095550"/>
      <w:r w:rsidRPr="00AF1C6F">
        <w:lastRenderedPageBreak/>
        <w:t>Alarm Tab</w:t>
      </w:r>
      <w:bookmarkEnd w:id="2131"/>
      <w:r w:rsidRPr="00AF1C6F">
        <w:t xml:space="preserve"> </w:t>
      </w:r>
    </w:p>
    <w:p w:rsidR="00A7184C" w:rsidRPr="004B5018" w:rsidRDefault="00897047" w:rsidP="00A7184C">
      <w:pPr>
        <w:pStyle w:val="Caption"/>
        <w:rPr>
          <w:color w:val="000000"/>
          <w:vertAlign w:val="subscript"/>
          <w:lang w:val="en-AU"/>
        </w:rPr>
      </w:pPr>
      <w:r w:rsidRPr="00C95594">
        <w:rPr>
          <w:noProof/>
          <w:lang w:val="en-AU"/>
        </w:rPr>
        <w:t xml:space="preserve"> </w:t>
      </w:r>
      <w:bookmarkStart w:id="2132" w:name="_Toc517095710"/>
      <w:r w:rsidR="00A7184C" w:rsidRPr="00C95594">
        <w:rPr>
          <w:lang w:val="en-AU"/>
        </w:rPr>
        <w:t xml:space="preserve">Figure </w:t>
      </w:r>
      <w:r w:rsidR="00A7184C" w:rsidRPr="00C95594">
        <w:rPr>
          <w:lang w:val="en-AU"/>
        </w:rPr>
        <w:fldChar w:fldCharType="begin"/>
      </w:r>
      <w:r w:rsidR="00A7184C" w:rsidRPr="00C95594">
        <w:rPr>
          <w:lang w:val="en-AU"/>
        </w:rPr>
        <w:instrText xml:space="preserve"> STYLEREF 1 \s </w:instrText>
      </w:r>
      <w:r w:rsidR="00A7184C" w:rsidRPr="00C95594">
        <w:rPr>
          <w:lang w:val="en-AU"/>
        </w:rPr>
        <w:fldChar w:fldCharType="separate"/>
      </w:r>
      <w:r w:rsidR="00DC19C7">
        <w:rPr>
          <w:noProof/>
          <w:lang w:val="en-AU"/>
        </w:rPr>
        <w:t>14</w:t>
      </w:r>
      <w:r w:rsidR="00A7184C" w:rsidRPr="00C95594">
        <w:rPr>
          <w:lang w:val="en-AU"/>
        </w:rPr>
        <w:fldChar w:fldCharType="end"/>
      </w:r>
      <w:r w:rsidR="00A7184C" w:rsidRPr="00C95594">
        <w:rPr>
          <w:lang w:val="en-AU"/>
        </w:rPr>
        <w:noBreakHyphen/>
      </w:r>
      <w:r w:rsidR="00A7184C" w:rsidRPr="00C95594">
        <w:rPr>
          <w:lang w:val="en-AU"/>
        </w:rPr>
        <w:fldChar w:fldCharType="begin"/>
      </w:r>
      <w:r w:rsidR="00A7184C" w:rsidRPr="00C95594">
        <w:rPr>
          <w:lang w:val="en-AU"/>
        </w:rPr>
        <w:instrText xml:space="preserve"> SEQ Figure \* ARABIC \s 1 </w:instrText>
      </w:r>
      <w:r w:rsidR="00A7184C" w:rsidRPr="00C95594">
        <w:rPr>
          <w:lang w:val="en-AU"/>
        </w:rPr>
        <w:fldChar w:fldCharType="separate"/>
      </w:r>
      <w:r w:rsidR="00DC19C7">
        <w:rPr>
          <w:noProof/>
          <w:lang w:val="en-AU"/>
        </w:rPr>
        <w:t>3</w:t>
      </w:r>
      <w:r w:rsidR="00A7184C" w:rsidRPr="00C95594">
        <w:rPr>
          <w:lang w:val="en-AU"/>
        </w:rPr>
        <w:fldChar w:fldCharType="end"/>
      </w:r>
      <w:r w:rsidR="00A7184C" w:rsidRPr="00C95594">
        <w:rPr>
          <w:lang w:val="en-AU"/>
        </w:rPr>
        <w:t xml:space="preserve"> : LLE</w:t>
      </w:r>
      <w:r w:rsidR="003D0762">
        <w:rPr>
          <w:lang w:val="en-AU"/>
        </w:rPr>
        <w:t>/DLL</w:t>
      </w:r>
      <w:r w:rsidR="00A7184C" w:rsidRPr="00C95594">
        <w:rPr>
          <w:lang w:val="en-AU"/>
        </w:rPr>
        <w:t xml:space="preserve"> </w:t>
      </w:r>
      <w:r w:rsidR="00A7184C" w:rsidRPr="00C95594">
        <w:rPr>
          <w:rStyle w:val="CaptionChar"/>
          <w:b/>
          <w:bCs/>
          <w:lang w:val="en-AU"/>
        </w:rPr>
        <w:t>Alarm Tab</w:t>
      </w:r>
      <w:bookmarkEnd w:id="2132"/>
      <w:r w:rsidR="001561A5" w:rsidRPr="001561A5">
        <w:rPr>
          <w:rStyle w:val="CaptionChar"/>
          <w:b/>
          <w:bCs/>
          <w:vanish/>
          <w:color w:val="0000FF"/>
          <w:vertAlign w:val="subscript"/>
          <w:lang w:val="en-AU"/>
        </w:rPr>
        <w:t xml:space="preserve"> [R0465]</w:t>
      </w:r>
    </w:p>
    <w:p w:rsidR="00897047" w:rsidRPr="004B5018" w:rsidRDefault="00063728" w:rsidP="00897047">
      <w:pPr>
        <w:rPr>
          <w:color w:val="000000"/>
          <w:vertAlign w:val="subscript"/>
          <w:lang w:eastAsia="en-AU"/>
        </w:rPr>
      </w:pPr>
      <w:ins w:id="2133" w:author="BRADLEY, Matt" w:date="2019-08-29T09:18:00Z">
        <w:r w:rsidRPr="00AF1C6F">
          <w:rPr>
            <w:noProof/>
            <w:lang w:eastAsia="en-AU"/>
          </w:rPr>
          <w:drawing>
            <wp:inline distT="0" distB="0" distL="0" distR="0" wp14:anchorId="69D8347C" wp14:editId="0E811C3B">
              <wp:extent cx="5731510" cy="2915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15920"/>
                      </a:xfrm>
                      <a:prstGeom prst="rect">
                        <a:avLst/>
                      </a:prstGeom>
                    </pic:spPr>
                  </pic:pic>
                </a:graphicData>
              </a:graphic>
            </wp:inline>
          </w:drawing>
        </w:r>
      </w:ins>
      <w:r w:rsidR="00187AE1" w:rsidRPr="00AF1C6F">
        <w:rPr>
          <w:noProof/>
          <w:lang w:eastAsia="en-AU"/>
        </w:rPr>
        <w:drawing>
          <wp:inline distT="0" distB="0" distL="0" distR="0" wp14:anchorId="3316BFD1" wp14:editId="1176491E">
            <wp:extent cx="5731510" cy="29159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15920"/>
                    </a:xfrm>
                    <a:prstGeom prst="rect">
                      <a:avLst/>
                    </a:prstGeom>
                  </pic:spPr>
                </pic:pic>
              </a:graphicData>
            </a:graphic>
          </wp:inline>
        </w:drawing>
      </w:r>
      <w:r w:rsidR="001561A5" w:rsidRPr="001561A5">
        <w:rPr>
          <w:vanish/>
          <w:color w:val="0000FF"/>
          <w:vertAlign w:val="subscript"/>
          <w:lang w:eastAsia="en-AU"/>
        </w:rPr>
        <w:t xml:space="preserve"> [R0466]</w:t>
      </w:r>
    </w:p>
    <w:p w:rsidR="00897047" w:rsidRPr="004B5018" w:rsidRDefault="00897047" w:rsidP="00897047">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[R0467]</w:t>
      </w:r>
    </w:p>
    <w:p w:rsidR="00897047" w:rsidRPr="004B5018" w:rsidRDefault="00897047" w:rsidP="00897047">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[R0468]</w:t>
      </w:r>
    </w:p>
    <w:p w:rsidR="00897047" w:rsidRPr="004B5018" w:rsidRDefault="00897047" w:rsidP="00897047">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[R0469]</w:t>
      </w:r>
    </w:p>
    <w:p w:rsidR="00897047" w:rsidRPr="004B5018" w:rsidRDefault="00897047" w:rsidP="00897047">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[R0470]</w:t>
      </w:r>
    </w:p>
    <w:p w:rsidR="00897047" w:rsidRPr="004B5018" w:rsidRDefault="00897047" w:rsidP="00897047">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[R0471]</w:t>
      </w:r>
    </w:p>
    <w:p w:rsidR="00897047" w:rsidRPr="004B5018" w:rsidRDefault="00897047" w:rsidP="00897047">
      <w:pPr>
        <w:rPr>
          <w:color w:val="000000"/>
          <w:vertAlign w:val="subscript"/>
        </w:rPr>
      </w:pPr>
      <w:r w:rsidRPr="00AF1C6F">
        <w:lastRenderedPageBreak/>
        <w:t xml:space="preserve">Please note that the ACK ALARM command is strictly internal to SCADA.  No alarm reset command is written to the PLC.  </w:t>
      </w:r>
      <w:r w:rsidR="001561A5" w:rsidRPr="001561A5">
        <w:rPr>
          <w:vanish/>
          <w:color w:val="0000FF"/>
          <w:vertAlign w:val="subscript"/>
        </w:rPr>
        <w:t xml:space="preserve"> [R0472]</w:t>
      </w:r>
    </w:p>
    <w:p w:rsidR="00897047" w:rsidRPr="004B5018" w:rsidRDefault="00897047" w:rsidP="00897047">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[R0473]</w:t>
      </w:r>
    </w:p>
    <w:p w:rsidR="00897047" w:rsidRPr="004B5018" w:rsidRDefault="00897047" w:rsidP="00897047">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[R0474]</w:t>
      </w:r>
    </w:p>
    <w:p w:rsidR="004E5BA2" w:rsidRPr="00AF1C6F" w:rsidRDefault="004E5BA2" w:rsidP="00897047"/>
    <w:p w:rsidR="00897047" w:rsidRPr="00AF1C6F" w:rsidRDefault="00897047" w:rsidP="00C95594">
      <w:pPr>
        <w:pStyle w:val="Heading4"/>
      </w:pPr>
      <w:bookmarkStart w:id="2134" w:name="_Toc511813846"/>
      <w:bookmarkStart w:id="2135" w:name="_Toc511815842"/>
      <w:bookmarkStart w:id="2136" w:name="_Toc511816502"/>
      <w:bookmarkStart w:id="2137" w:name="_Toc516581172"/>
      <w:bookmarkStart w:id="2138" w:name="_Toc516582283"/>
      <w:bookmarkStart w:id="2139" w:name="_Toc516582775"/>
      <w:bookmarkStart w:id="2140" w:name="_Toc516583256"/>
      <w:bookmarkStart w:id="2141" w:name="_Toc517091882"/>
      <w:bookmarkStart w:id="2142" w:name="_Toc517093442"/>
      <w:bookmarkStart w:id="2143" w:name="_Toc517093940"/>
      <w:bookmarkStart w:id="2144" w:name="_Toc517095551"/>
      <w:bookmarkStart w:id="2145" w:name="_Toc511813847"/>
      <w:bookmarkStart w:id="2146" w:name="_Toc511815843"/>
      <w:bookmarkStart w:id="2147" w:name="_Toc511816503"/>
      <w:bookmarkStart w:id="2148" w:name="_Toc516581173"/>
      <w:bookmarkStart w:id="2149" w:name="_Toc516582284"/>
      <w:bookmarkStart w:id="2150" w:name="_Toc516582776"/>
      <w:bookmarkStart w:id="2151" w:name="_Toc516583257"/>
      <w:bookmarkStart w:id="2152" w:name="_Toc517091883"/>
      <w:bookmarkStart w:id="2153" w:name="_Toc517093443"/>
      <w:bookmarkStart w:id="2154" w:name="_Toc517093941"/>
      <w:bookmarkStart w:id="2155" w:name="_Toc517095552"/>
      <w:bookmarkStart w:id="2156" w:name="_Toc511813848"/>
      <w:bookmarkStart w:id="2157" w:name="_Toc511815844"/>
      <w:bookmarkStart w:id="2158" w:name="_Toc511816504"/>
      <w:bookmarkStart w:id="2159" w:name="_Toc516581174"/>
      <w:bookmarkStart w:id="2160" w:name="_Toc516582285"/>
      <w:bookmarkStart w:id="2161" w:name="_Toc516582777"/>
      <w:bookmarkStart w:id="2162" w:name="_Toc516583258"/>
      <w:bookmarkStart w:id="2163" w:name="_Toc517091884"/>
      <w:bookmarkStart w:id="2164" w:name="_Toc517093444"/>
      <w:bookmarkStart w:id="2165" w:name="_Toc517093942"/>
      <w:bookmarkStart w:id="2166" w:name="_Toc517095553"/>
      <w:bookmarkStart w:id="2167" w:name="_Toc511813849"/>
      <w:bookmarkStart w:id="2168" w:name="_Toc511815845"/>
      <w:bookmarkStart w:id="2169" w:name="_Toc511816505"/>
      <w:bookmarkStart w:id="2170" w:name="_Toc516581175"/>
      <w:bookmarkStart w:id="2171" w:name="_Toc516582286"/>
      <w:bookmarkStart w:id="2172" w:name="_Toc516582778"/>
      <w:bookmarkStart w:id="2173" w:name="_Toc516583259"/>
      <w:bookmarkStart w:id="2174" w:name="_Toc517091885"/>
      <w:bookmarkStart w:id="2175" w:name="_Toc517093445"/>
      <w:bookmarkStart w:id="2176" w:name="_Toc517093943"/>
      <w:bookmarkStart w:id="2177" w:name="_Toc517095554"/>
      <w:bookmarkStart w:id="2178" w:name="_Toc511813850"/>
      <w:bookmarkStart w:id="2179" w:name="_Toc511815846"/>
      <w:bookmarkStart w:id="2180" w:name="_Toc511816506"/>
      <w:bookmarkStart w:id="2181" w:name="_Toc516581176"/>
      <w:bookmarkStart w:id="2182" w:name="_Toc516582287"/>
      <w:bookmarkStart w:id="2183" w:name="_Toc516582779"/>
      <w:bookmarkStart w:id="2184" w:name="_Toc516583260"/>
      <w:bookmarkStart w:id="2185" w:name="_Toc517091886"/>
      <w:bookmarkStart w:id="2186" w:name="_Toc517093446"/>
      <w:bookmarkStart w:id="2187" w:name="_Toc517093944"/>
      <w:bookmarkStart w:id="2188" w:name="_Toc517095555"/>
      <w:bookmarkStart w:id="2189" w:name="_Toc511813851"/>
      <w:bookmarkStart w:id="2190" w:name="_Toc511815847"/>
      <w:bookmarkStart w:id="2191" w:name="_Toc511816507"/>
      <w:bookmarkStart w:id="2192" w:name="_Toc516581177"/>
      <w:bookmarkStart w:id="2193" w:name="_Toc516582288"/>
      <w:bookmarkStart w:id="2194" w:name="_Toc516582780"/>
      <w:bookmarkStart w:id="2195" w:name="_Toc516583261"/>
      <w:bookmarkStart w:id="2196" w:name="_Toc517091887"/>
      <w:bookmarkStart w:id="2197" w:name="_Toc517093447"/>
      <w:bookmarkStart w:id="2198" w:name="_Toc517093945"/>
      <w:bookmarkStart w:id="2199" w:name="_Toc517095556"/>
      <w:bookmarkStart w:id="2200" w:name="_Toc517095557"/>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r w:rsidRPr="00AF1C6F">
        <w:t>Interlocks Tab</w:t>
      </w:r>
      <w:bookmarkEnd w:id="2200"/>
    </w:p>
    <w:p w:rsidR="00A7184C" w:rsidRPr="004B5018" w:rsidRDefault="00A7184C" w:rsidP="00A7184C">
      <w:pPr>
        <w:pStyle w:val="Caption"/>
        <w:rPr>
          <w:color w:val="000000"/>
          <w:vertAlign w:val="subscript"/>
          <w:lang w:val="en-AU"/>
        </w:rPr>
      </w:pPr>
      <w:bookmarkStart w:id="2201" w:name="_Toc517095711"/>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14</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LLE</w:t>
      </w:r>
      <w:r w:rsidR="003D0762">
        <w:rPr>
          <w:lang w:val="en-AU"/>
        </w:rPr>
        <w:t>/DLL</w:t>
      </w:r>
      <w:r w:rsidRPr="00C95594">
        <w:rPr>
          <w:lang w:val="en-AU"/>
        </w:rPr>
        <w:t xml:space="preserve"> </w:t>
      </w:r>
      <w:r w:rsidRPr="00C95594">
        <w:rPr>
          <w:rStyle w:val="CaptionChar"/>
          <w:b/>
          <w:bCs/>
          <w:lang w:val="en-AU"/>
        </w:rPr>
        <w:t>Interlocks Tab</w:t>
      </w:r>
      <w:bookmarkEnd w:id="2201"/>
      <w:r w:rsidR="001561A5" w:rsidRPr="001561A5">
        <w:rPr>
          <w:rStyle w:val="CaptionChar"/>
          <w:b/>
          <w:bCs/>
          <w:vanish/>
          <w:color w:val="0000FF"/>
          <w:vertAlign w:val="subscript"/>
          <w:lang w:val="en-AU"/>
        </w:rPr>
        <w:t xml:space="preserve"> [R0475]</w:t>
      </w:r>
    </w:p>
    <w:p w:rsidR="00897047" w:rsidRPr="004B5018" w:rsidRDefault="00187AE1" w:rsidP="00897047">
      <w:pPr>
        <w:rPr>
          <w:color w:val="000000"/>
          <w:vertAlign w:val="subscript"/>
          <w:lang w:eastAsia="en-AU"/>
        </w:rPr>
      </w:pPr>
      <w:r w:rsidRPr="00AF1C6F">
        <w:rPr>
          <w:noProof/>
          <w:lang w:eastAsia="en-AU"/>
        </w:rPr>
        <w:drawing>
          <wp:inline distT="0" distB="0" distL="0" distR="0" wp14:anchorId="3BA1181E" wp14:editId="2E2706C6">
            <wp:extent cx="5731510" cy="29400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40050"/>
                    </a:xfrm>
                    <a:prstGeom prst="rect">
                      <a:avLst/>
                    </a:prstGeom>
                  </pic:spPr>
                </pic:pic>
              </a:graphicData>
            </a:graphic>
          </wp:inline>
        </w:drawing>
      </w:r>
      <w:r w:rsidRPr="00AF1C6F">
        <w:rPr>
          <w:noProof/>
        </w:rPr>
        <w:t xml:space="preserve"> </w:t>
      </w:r>
      <w:r w:rsidR="001561A5" w:rsidRPr="001561A5">
        <w:rPr>
          <w:noProof/>
          <w:vanish/>
          <w:color w:val="0000FF"/>
          <w:vertAlign w:val="subscript"/>
        </w:rPr>
        <w:t xml:space="preserve"> [R0476]</w:t>
      </w:r>
    </w:p>
    <w:p w:rsidR="00897047" w:rsidRPr="004B5018" w:rsidRDefault="00897047" w:rsidP="00897047">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[R0477]</w:t>
      </w:r>
    </w:p>
    <w:p w:rsidR="00897047" w:rsidRPr="004B5018" w:rsidRDefault="00897047" w:rsidP="00897047">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[R0478]</w:t>
      </w:r>
    </w:p>
    <w:p w:rsidR="00897047" w:rsidRPr="004B5018" w:rsidRDefault="00897047" w:rsidP="00897047">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[R0479]</w:t>
      </w:r>
    </w:p>
    <w:p w:rsidR="004E5BA2" w:rsidRPr="00AF1C6F" w:rsidRDefault="004E5BA2" w:rsidP="00897047"/>
    <w:p w:rsidR="00F47490" w:rsidRPr="00AF1C6F" w:rsidRDefault="0009187C" w:rsidP="00C95594">
      <w:pPr>
        <w:pStyle w:val="Heading4"/>
      </w:pPr>
      <w:bookmarkStart w:id="2202" w:name="_Toc511813853"/>
      <w:bookmarkStart w:id="2203" w:name="_Toc511815849"/>
      <w:bookmarkStart w:id="2204" w:name="_Toc511816509"/>
      <w:bookmarkStart w:id="2205" w:name="_Toc516581179"/>
      <w:bookmarkStart w:id="2206" w:name="_Toc516582290"/>
      <w:bookmarkStart w:id="2207" w:name="_Toc516582782"/>
      <w:bookmarkStart w:id="2208" w:name="_Toc516583263"/>
      <w:bookmarkStart w:id="2209" w:name="_Toc517091889"/>
      <w:bookmarkStart w:id="2210" w:name="_Toc517093449"/>
      <w:bookmarkStart w:id="2211" w:name="_Toc517093947"/>
      <w:bookmarkStart w:id="2212" w:name="_Toc517095558"/>
      <w:bookmarkStart w:id="2213" w:name="_Toc511813854"/>
      <w:bookmarkStart w:id="2214" w:name="_Toc511815850"/>
      <w:bookmarkStart w:id="2215" w:name="_Toc511816510"/>
      <w:bookmarkStart w:id="2216" w:name="_Toc516581180"/>
      <w:bookmarkStart w:id="2217" w:name="_Toc516582291"/>
      <w:bookmarkStart w:id="2218" w:name="_Toc516582783"/>
      <w:bookmarkStart w:id="2219" w:name="_Toc516583264"/>
      <w:bookmarkStart w:id="2220" w:name="_Toc517091890"/>
      <w:bookmarkStart w:id="2221" w:name="_Toc517093450"/>
      <w:bookmarkStart w:id="2222" w:name="_Toc517093948"/>
      <w:bookmarkStart w:id="2223" w:name="_Toc517095559"/>
      <w:bookmarkStart w:id="2224" w:name="_Toc517095560"/>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r w:rsidRPr="00AF1C6F">
        <w:t>SCADA Commands/Status Parameter List</w:t>
      </w:r>
      <w:bookmarkEnd w:id="2224"/>
    </w:p>
    <w:p w:rsidR="00E0074F" w:rsidRPr="004B5018" w:rsidRDefault="00E0074F" w:rsidP="00E0074F">
      <w:pPr>
        <w:pStyle w:val="MainBodyText"/>
        <w:rPr>
          <w:color w:val="000000"/>
          <w:vertAlign w:val="subscript"/>
        </w:rPr>
      </w:pPr>
      <w:r>
        <w:t>The following signals will be used for the interface between the PMCS and SCADA.</w:t>
      </w:r>
      <w:r w:rsidR="001561A5" w:rsidRPr="001561A5">
        <w:rPr>
          <w:vanish/>
          <w:color w:val="0000FF"/>
          <w:vertAlign w:val="subscript"/>
        </w:rPr>
        <w:t xml:space="preserve"> [R0480]</w:t>
      </w:r>
    </w:p>
    <w:p w:rsidR="00E0074F" w:rsidRPr="004B5018" w:rsidRDefault="00E0074F" w:rsidP="00E0074F">
      <w:pPr>
        <w:pStyle w:val="Caption"/>
        <w:rPr>
          <w:color w:val="000000"/>
          <w:vertAlign w:val="subscript"/>
          <w:lang w:val="en-AU"/>
        </w:rPr>
      </w:pPr>
      <w:bookmarkStart w:id="2225" w:name="_Toc517095756"/>
      <w:r>
        <w:rPr>
          <w:lang w:val="en-AU"/>
        </w:rPr>
        <w:lastRenderedPageBreak/>
        <w:t xml:space="preserve">Table </w:t>
      </w:r>
      <w:r w:rsidR="00366B7B" w:rsidRPr="00866B4B">
        <w:rPr>
          <w:lang w:val="en-AU"/>
        </w:rPr>
        <w:fldChar w:fldCharType="begin"/>
      </w:r>
      <w:r w:rsidR="00366B7B" w:rsidRPr="00063728">
        <w:rPr>
          <w:lang w:val="en-AU"/>
          <w:rPrChange w:id="2226"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2227" w:author="BRADLEY, Matt" w:date="2019-08-28T14:46:00Z">
            <w:rPr>
              <w:noProof/>
              <w:lang w:val="fr-FR"/>
            </w:rPr>
          </w:rPrChange>
        </w:rPr>
        <w:t>14</w:t>
      </w:r>
      <w:r w:rsidR="00366B7B" w:rsidRPr="00866B4B">
        <w:rPr>
          <w:lang w:val="en-AU"/>
        </w:rPr>
        <w:fldChar w:fldCharType="end"/>
      </w:r>
      <w:r w:rsidR="00366B7B" w:rsidRPr="00063728">
        <w:rPr>
          <w:lang w:val="en-AU"/>
          <w:rPrChange w:id="2228" w:author="BRADLEY, Matt" w:date="2019-08-28T14:46:00Z">
            <w:rPr>
              <w:lang w:val="fr-FR"/>
            </w:rPr>
          </w:rPrChange>
        </w:rPr>
        <w:noBreakHyphen/>
      </w:r>
      <w:r w:rsidR="00366B7B" w:rsidRPr="00866B4B">
        <w:rPr>
          <w:lang w:val="en-AU"/>
        </w:rPr>
        <w:fldChar w:fldCharType="begin"/>
      </w:r>
      <w:r w:rsidR="00366B7B" w:rsidRPr="00063728">
        <w:rPr>
          <w:lang w:val="en-AU"/>
          <w:rPrChange w:id="2229"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2230" w:author="BRADLEY, Matt" w:date="2019-08-28T14:46:00Z">
            <w:rPr>
              <w:noProof/>
              <w:lang w:val="fr-FR"/>
            </w:rPr>
          </w:rPrChange>
        </w:rPr>
        <w:t>10</w:t>
      </w:r>
      <w:r w:rsidR="00366B7B" w:rsidRPr="00866B4B">
        <w:rPr>
          <w:lang w:val="en-AU"/>
        </w:rPr>
        <w:fldChar w:fldCharType="end"/>
      </w:r>
      <w:r>
        <w:rPr>
          <w:lang w:val="en-AU"/>
        </w:rPr>
        <w:t xml:space="preserve"> : </w:t>
      </w:r>
      <w:r w:rsidR="00822F52">
        <w:rPr>
          <w:lang w:val="en-AU"/>
        </w:rPr>
        <w:t>LLE/DLL</w:t>
      </w:r>
      <w:r>
        <w:rPr>
          <w:lang w:val="en-AU"/>
        </w:rPr>
        <w:t xml:space="preserve"> - SCADA Display Commands</w:t>
      </w:r>
      <w:bookmarkEnd w:id="2225"/>
      <w:r w:rsidR="001561A5" w:rsidRPr="001561A5">
        <w:rPr>
          <w:vanish/>
          <w:color w:val="0000FF"/>
          <w:vertAlign w:val="subscript"/>
          <w:lang w:val="en-AU"/>
        </w:rPr>
        <w:t xml:space="preserve"> [R0481]</w:t>
      </w:r>
    </w:p>
    <w:tbl>
      <w:tblPr>
        <w:tblStyle w:val="ReportTable"/>
        <w:tblW w:w="0" w:type="auto"/>
        <w:tblLook w:val="04A0" w:firstRow="1" w:lastRow="0" w:firstColumn="1" w:lastColumn="0" w:noHBand="0" w:noVBand="1"/>
      </w:tblPr>
      <w:tblGrid>
        <w:gridCol w:w="1597"/>
        <w:gridCol w:w="2795"/>
        <w:gridCol w:w="1031"/>
        <w:gridCol w:w="1530"/>
        <w:gridCol w:w="898"/>
        <w:gridCol w:w="1172"/>
      </w:tblGrid>
      <w:tr w:rsidR="00E0074F" w:rsidTr="00F87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hideMark/>
          </w:tcPr>
          <w:p w:rsidR="00E0074F" w:rsidRPr="004B5018" w:rsidRDefault="00E0074F" w:rsidP="001561A5">
            <w:pPr>
              <w:pStyle w:val="TableText"/>
              <w:rPr>
                <w:color w:val="000000"/>
                <w:vertAlign w:val="subscript"/>
              </w:rPr>
            </w:pPr>
            <w:r>
              <w:t>Name</w:t>
            </w:r>
            <w:r w:rsidR="001561A5" w:rsidRPr="001561A5">
              <w:rPr>
                <w:vanish/>
                <w:color w:val="0000FF"/>
                <w:vertAlign w:val="subscript"/>
              </w:rPr>
              <w:t xml:space="preserve"> [R0481]</w:t>
            </w:r>
          </w:p>
        </w:tc>
        <w:tc>
          <w:tcPr>
            <w:tcW w:w="2795"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1031"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Control Display Tab</w:t>
            </w:r>
          </w:p>
        </w:tc>
        <w:tc>
          <w:tcPr>
            <w:tcW w:w="1523"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Representation</w:t>
            </w:r>
          </w:p>
        </w:tc>
        <w:tc>
          <w:tcPr>
            <w:tcW w:w="898"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Data Type</w:t>
            </w:r>
          </w:p>
        </w:tc>
        <w:tc>
          <w:tcPr>
            <w:tcW w:w="1172"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Read/Write</w:t>
            </w:r>
          </w:p>
        </w:tc>
      </w:tr>
      <w:tr w:rsidR="00E0074F"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hideMark/>
          </w:tcPr>
          <w:p w:rsidR="00E0074F" w:rsidRPr="004B5018" w:rsidRDefault="00E0074F" w:rsidP="001561A5">
            <w:pPr>
              <w:pStyle w:val="TableText"/>
              <w:rPr>
                <w:b w:val="0"/>
                <w:color w:val="000000"/>
                <w:vertAlign w:val="subscript"/>
              </w:rPr>
            </w:pPr>
            <w:r w:rsidRPr="005C4DD9">
              <w:rPr>
                <w:b w:val="0"/>
              </w:rPr>
              <w:t>Fault Reset Request</w:t>
            </w:r>
            <w:r w:rsidR="001561A5" w:rsidRPr="001561A5">
              <w:rPr>
                <w:b w:val="0"/>
                <w:vanish/>
                <w:color w:val="0000FF"/>
                <w:vertAlign w:val="subscript"/>
              </w:rPr>
              <w:t xml:space="preserve"> [R0482]</w:t>
            </w:r>
          </w:p>
        </w:tc>
        <w:tc>
          <w:tcPr>
            <w:tcW w:w="2795" w:type="dxa"/>
            <w:tcBorders>
              <w:top w:val="single" w:sz="4" w:space="0" w:color="auto"/>
              <w:left w:val="single" w:sz="4" w:space="0" w:color="auto"/>
              <w:bottom w:val="single" w:sz="4" w:space="0" w:color="auto"/>
              <w:right w:val="single" w:sz="4" w:space="0" w:color="auto"/>
            </w:tcBorders>
            <w:vAlign w:val="top"/>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Pulsed ON to reset the module’s fault conditions.</w:t>
            </w:r>
          </w:p>
        </w:tc>
        <w:tc>
          <w:tcPr>
            <w:tcW w:w="1031"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Alarm</w:t>
            </w:r>
          </w:p>
        </w:tc>
        <w:tc>
          <w:tcPr>
            <w:tcW w:w="1523"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C95594">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Auto Request</w:t>
            </w:r>
            <w:r w:rsidR="001561A5" w:rsidRPr="001561A5">
              <w:rPr>
                <w:b w:val="0"/>
                <w:vanish/>
                <w:color w:val="0000FF"/>
                <w:vertAlign w:val="subscript"/>
              </w:rPr>
              <w:t xml:space="preserve"> [R0483]</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C95594">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Manual Request</w:t>
            </w:r>
            <w:r w:rsidR="001561A5" w:rsidRPr="001561A5">
              <w:rPr>
                <w:b w:val="0"/>
                <w:vanish/>
                <w:color w:val="0000FF"/>
                <w:vertAlign w:val="subscript"/>
              </w:rPr>
              <w:t xml:space="preserve"> [R0484]</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Activate Request </w:t>
            </w:r>
            <w:r w:rsidR="001561A5" w:rsidRPr="001561A5">
              <w:rPr>
                <w:b w:val="0"/>
                <w:vanish/>
                <w:color w:val="0000FF"/>
                <w:vertAlign w:val="subscript"/>
              </w:rPr>
              <w:t xml:space="preserve"> [R0485]</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23"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Deactivate Request </w:t>
            </w:r>
            <w:r w:rsidR="001561A5" w:rsidRPr="001561A5">
              <w:rPr>
                <w:b w:val="0"/>
                <w:vanish/>
                <w:color w:val="0000FF"/>
                <w:vertAlign w:val="subscript"/>
              </w:rPr>
              <w:t xml:space="preserve"> [R0486]</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23"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bl>
    <w:p w:rsidR="00E0074F" w:rsidRDefault="00E0074F" w:rsidP="00E36AE1">
      <w:pPr>
        <w:pStyle w:val="Caption"/>
        <w:rPr>
          <w:lang w:eastAsia="en-AU"/>
        </w:rPr>
      </w:pPr>
    </w:p>
    <w:p w:rsidR="00FF270E" w:rsidRPr="004B5018" w:rsidRDefault="00F47490" w:rsidP="00E36AE1">
      <w:pPr>
        <w:pStyle w:val="Caption"/>
        <w:rPr>
          <w:color w:val="000000"/>
          <w:sz w:val="18"/>
          <w:vertAlign w:val="subscript"/>
          <w:lang w:val="en-AU"/>
        </w:rPr>
      </w:pPr>
      <w:bookmarkStart w:id="2231" w:name="_Ref489276027"/>
      <w:bookmarkStart w:id="2232" w:name="_Toc517095757"/>
      <w:r w:rsidRPr="00AF1C6F">
        <w:rPr>
          <w:lang w:val="en-AU"/>
        </w:rPr>
        <w:t xml:space="preserve">Table </w:t>
      </w:r>
      <w:r w:rsidR="00366B7B" w:rsidRPr="00866B4B">
        <w:rPr>
          <w:lang w:val="en-AU"/>
        </w:rPr>
        <w:fldChar w:fldCharType="begin"/>
      </w:r>
      <w:r w:rsidR="00366B7B" w:rsidRPr="004336F0">
        <w:rPr>
          <w:lang w:val="en-AU"/>
          <w:rPrChange w:id="2233"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2234" w:author="KIM, Jason" w:date="2019-04-03T08:53:00Z">
            <w:rPr>
              <w:noProof/>
              <w:lang w:val="fr-FR"/>
            </w:rPr>
          </w:rPrChange>
        </w:rPr>
        <w:t>14</w:t>
      </w:r>
      <w:r w:rsidR="00366B7B" w:rsidRPr="00866B4B">
        <w:rPr>
          <w:lang w:val="en-AU"/>
        </w:rPr>
        <w:fldChar w:fldCharType="end"/>
      </w:r>
      <w:r w:rsidR="00366B7B" w:rsidRPr="004336F0">
        <w:rPr>
          <w:lang w:val="en-AU"/>
          <w:rPrChange w:id="2235" w:author="KIM, Jason" w:date="2019-04-03T08:53:00Z">
            <w:rPr>
              <w:lang w:val="fr-FR"/>
            </w:rPr>
          </w:rPrChange>
        </w:rPr>
        <w:noBreakHyphen/>
      </w:r>
      <w:r w:rsidR="00366B7B" w:rsidRPr="00866B4B">
        <w:rPr>
          <w:lang w:val="en-AU"/>
        </w:rPr>
        <w:fldChar w:fldCharType="begin"/>
      </w:r>
      <w:r w:rsidR="00366B7B" w:rsidRPr="004336F0">
        <w:rPr>
          <w:lang w:val="en-AU"/>
          <w:rPrChange w:id="2236"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237" w:author="KIM, Jason" w:date="2019-04-03T08:53:00Z">
            <w:rPr>
              <w:noProof/>
              <w:lang w:val="fr-FR"/>
            </w:rPr>
          </w:rPrChange>
        </w:rPr>
        <w:t>11</w:t>
      </w:r>
      <w:r w:rsidR="00366B7B" w:rsidRPr="00866B4B">
        <w:rPr>
          <w:lang w:val="en-AU"/>
        </w:rPr>
        <w:fldChar w:fldCharType="end"/>
      </w:r>
      <w:bookmarkEnd w:id="2231"/>
      <w:r w:rsidRPr="00AF1C6F">
        <w:rPr>
          <w:lang w:val="en-AU"/>
        </w:rPr>
        <w:t xml:space="preserve"> : </w:t>
      </w:r>
      <w:r w:rsidR="009A30FD" w:rsidRPr="00AF1C6F">
        <w:rPr>
          <w:lang w:val="en-AU"/>
        </w:rPr>
        <w:t>LLE/DLL</w:t>
      </w:r>
      <w:r w:rsidR="009816D3" w:rsidRPr="00AF1C6F">
        <w:rPr>
          <w:lang w:val="en-AU"/>
        </w:rPr>
        <w:t xml:space="preserve"> </w:t>
      </w:r>
      <w:r w:rsidRPr="00AF1C6F">
        <w:rPr>
          <w:lang w:val="en-AU"/>
        </w:rPr>
        <w:t>- SCADA Display Status</w:t>
      </w:r>
      <w:bookmarkEnd w:id="2232"/>
      <w:r w:rsidR="001561A5" w:rsidRPr="001561A5">
        <w:rPr>
          <w:vanish/>
          <w:color w:val="0000FF"/>
          <w:vertAlign w:val="subscript"/>
          <w:lang w:val="en-AU"/>
        </w:rPr>
        <w:t xml:space="preserve"> [R0488]</w:t>
      </w:r>
    </w:p>
    <w:tbl>
      <w:tblPr>
        <w:tblStyle w:val="ReportTable"/>
        <w:tblW w:w="0" w:type="auto"/>
        <w:tblLook w:val="04A0" w:firstRow="1" w:lastRow="0" w:firstColumn="1" w:lastColumn="0" w:noHBand="0" w:noVBand="1"/>
      </w:tblPr>
      <w:tblGrid>
        <w:gridCol w:w="1656"/>
        <w:gridCol w:w="2452"/>
        <w:gridCol w:w="862"/>
        <w:gridCol w:w="1254"/>
        <w:gridCol w:w="1124"/>
        <w:gridCol w:w="1639"/>
      </w:tblGrid>
      <w:tr w:rsidR="0009187C" w:rsidRPr="00AF1C6F" w:rsidTr="00C95594">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656" w:type="dxa"/>
            <w:hideMark/>
          </w:tcPr>
          <w:p w:rsidR="0009187C" w:rsidRPr="004B5018" w:rsidRDefault="0009187C" w:rsidP="001561A5">
            <w:pPr>
              <w:pStyle w:val="TableText"/>
              <w:rPr>
                <w:b w:val="0"/>
                <w:color w:val="000000"/>
                <w:vertAlign w:val="subscript"/>
              </w:rPr>
            </w:pPr>
            <w:r w:rsidRPr="00AF1C6F">
              <w:t>Name</w:t>
            </w:r>
            <w:r w:rsidR="001561A5" w:rsidRPr="001561A5">
              <w:rPr>
                <w:vanish/>
                <w:color w:val="0000FF"/>
                <w:vertAlign w:val="subscript"/>
              </w:rPr>
              <w:t xml:space="preserve"> [R0488]</w:t>
            </w:r>
          </w:p>
        </w:tc>
        <w:tc>
          <w:tcPr>
            <w:tcW w:w="2452"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862"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c>
          <w:tcPr>
            <w:tcW w:w="1254"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Read/Write</w:t>
            </w:r>
          </w:p>
        </w:tc>
        <w:tc>
          <w:tcPr>
            <w:tcW w:w="1124" w:type="dxa"/>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Faceplate Tab</w:t>
            </w:r>
          </w:p>
        </w:tc>
        <w:tc>
          <w:tcPr>
            <w:tcW w:w="1639" w:type="dxa"/>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Representation</w:t>
            </w:r>
          </w:p>
        </w:tc>
      </w:tr>
      <w:tr w:rsidR="0009187C" w:rsidRPr="00AF1C6F" w:rsidTr="00C95594">
        <w:trPr>
          <w:trHeight w:val="125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lang w:eastAsia="en-US"/>
              </w:rPr>
              <w:t>Operational State</w:t>
            </w:r>
            <w:r w:rsidR="001561A5" w:rsidRPr="001561A5">
              <w:rPr>
                <w:b w:val="0"/>
                <w:vanish/>
                <w:color w:val="0000FF"/>
                <w:vertAlign w:val="subscript"/>
                <w:lang w:eastAsia="en-US"/>
              </w:rPr>
              <w:t xml:space="preserve"> [R0489]</w:t>
            </w:r>
          </w:p>
        </w:tc>
        <w:tc>
          <w:tcPr>
            <w:tcW w:w="2452" w:type="dxa"/>
            <w:tcBorders>
              <w:top w:val="single" w:sz="4" w:space="0" w:color="auto"/>
              <w:left w:val="single" w:sz="4" w:space="0" w:color="auto"/>
              <w:bottom w:val="single" w:sz="4" w:space="0" w:color="auto"/>
              <w:right w:val="single" w:sz="4" w:space="0" w:color="auto"/>
            </w:tcBorders>
            <w:hideMark/>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0 = Unknown</w:t>
            </w:r>
          </w:p>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 (Off)</w:t>
            </w:r>
          </w:p>
          <w:p w:rsidR="00A94099" w:rsidRPr="001537C1"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20 = Activate Strobe Light</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3</w:t>
            </w:r>
            <w:r w:rsidRPr="00AF1C6F">
              <w:t>0 = On</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40 = Deactivate Strobe Light</w:t>
            </w:r>
          </w:p>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800 = Out Of Service</w:t>
            </w:r>
          </w:p>
          <w:p w:rsidR="0009187C"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900 = Fault</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Icon</w:t>
            </w:r>
          </w:p>
        </w:tc>
      </w:tr>
      <w:tr w:rsidR="0009187C" w:rsidRPr="00AF1C6F" w:rsidTr="00C95594">
        <w:trPr>
          <w:trHeight w:val="125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lang w:eastAsia="en-US"/>
              </w:rPr>
              <w:t>Health Status</w:t>
            </w:r>
            <w:r w:rsidR="001561A5" w:rsidRPr="001561A5">
              <w:rPr>
                <w:b w:val="0"/>
                <w:vanish/>
                <w:color w:val="0000FF"/>
                <w:vertAlign w:val="subscript"/>
                <w:lang w:eastAsia="en-US"/>
              </w:rPr>
              <w:t xml:space="preserve"> [R0490]</w:t>
            </w:r>
          </w:p>
        </w:tc>
        <w:tc>
          <w:tcPr>
            <w:tcW w:w="245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Control </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Text</w:t>
            </w:r>
            <w:r w:rsidR="00897047" w:rsidRPr="00AF1C6F">
              <w:rPr>
                <w:lang w:eastAsia="en-US"/>
              </w:rPr>
              <w:t xml:space="preserve"> Field</w:t>
            </w:r>
          </w:p>
        </w:tc>
      </w:tr>
      <w:tr w:rsidR="0009187C" w:rsidRPr="00AF1C6F" w:rsidTr="00C95594">
        <w:trPr>
          <w:trHeight w:val="20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rPr>
              <w:t>Interlocks Status</w:t>
            </w:r>
            <w:r w:rsidR="001561A5" w:rsidRPr="001561A5">
              <w:rPr>
                <w:b w:val="0"/>
                <w:vanish/>
                <w:color w:val="0000FF"/>
                <w:vertAlign w:val="subscript"/>
              </w:rPr>
              <w:t xml:space="preserve"> [R0491]</w:t>
            </w:r>
          </w:p>
        </w:tc>
        <w:tc>
          <w:tcPr>
            <w:tcW w:w="245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 xml:space="preserve">Interlocks </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r w:rsidR="00897047" w:rsidRPr="00AF1C6F">
              <w:t xml:space="preserve"> Field</w:t>
            </w:r>
          </w:p>
        </w:tc>
      </w:tr>
      <w:tr w:rsidR="0009187C" w:rsidRPr="00AF1C6F" w:rsidTr="00C95594">
        <w:trPr>
          <w:trHeight w:val="1494"/>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tcPr>
          <w:p w:rsidR="0009187C" w:rsidRPr="004B5018" w:rsidRDefault="0009187C" w:rsidP="001561A5">
            <w:pPr>
              <w:pStyle w:val="TableText"/>
              <w:rPr>
                <w:b w:val="0"/>
                <w:color w:val="000000"/>
                <w:vertAlign w:val="subscript"/>
                <w:lang w:eastAsia="en-US"/>
              </w:rPr>
            </w:pPr>
            <w:r w:rsidRPr="00AF1C6F">
              <w:rPr>
                <w:b w:val="0"/>
                <w:lang w:eastAsia="en-US"/>
              </w:rPr>
              <w:lastRenderedPageBreak/>
              <w:t>Critical Alarms</w:t>
            </w:r>
            <w:r w:rsidR="001561A5" w:rsidRPr="001561A5">
              <w:rPr>
                <w:b w:val="0"/>
                <w:vanish/>
                <w:color w:val="0000FF"/>
                <w:vertAlign w:val="subscript"/>
                <w:lang w:eastAsia="en-US"/>
              </w:rPr>
              <w:t xml:space="preserve"> [R0492]</w:t>
            </w:r>
          </w:p>
        </w:tc>
        <w:tc>
          <w:tcPr>
            <w:tcW w:w="2452"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Contactor </w:t>
            </w:r>
            <w:r w:rsidRPr="00AF1C6F">
              <w:t>Failed to Close</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Contactor </w:t>
            </w:r>
            <w:r w:rsidRPr="00AF1C6F">
              <w:t>Failed to Open</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2 to Bit 31 = Spare</w:t>
            </w:r>
          </w:p>
        </w:tc>
        <w:tc>
          <w:tcPr>
            <w:tcW w:w="862"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w:t>
            </w:r>
            <w:r w:rsidR="00897047" w:rsidRPr="00AF1C6F">
              <w:rPr>
                <w:lang w:eastAsia="en-US"/>
              </w:rPr>
              <w:t>s</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Highlighted </w:t>
            </w:r>
            <w:r w:rsidR="0009187C" w:rsidRPr="00AF1C6F">
              <w:rPr>
                <w:lang w:eastAsia="en-US"/>
              </w:rPr>
              <w:t>Text</w:t>
            </w:r>
          </w:p>
        </w:tc>
      </w:tr>
    </w:tbl>
    <w:p w:rsidR="00366B7B" w:rsidRPr="00366B7B" w:rsidRDefault="00366B7B">
      <w:bookmarkStart w:id="2238" w:name="_Toc496178267"/>
      <w:bookmarkStart w:id="2239" w:name="_Toc496203362"/>
      <w:bookmarkStart w:id="2240" w:name="_Toc511815852"/>
      <w:bookmarkStart w:id="2241" w:name="_Toc511816512"/>
      <w:bookmarkEnd w:id="2238"/>
      <w:bookmarkEnd w:id="2239"/>
      <w:bookmarkEnd w:id="2240"/>
      <w:bookmarkEnd w:id="2241"/>
    </w:p>
    <w:p w:rsidR="00DC092E" w:rsidRPr="00AF1C6F" w:rsidRDefault="00DC092E" w:rsidP="00C95594">
      <w:pPr>
        <w:pStyle w:val="Heading2"/>
      </w:pPr>
      <w:bookmarkStart w:id="2242" w:name="_Toc517095561"/>
      <w:r w:rsidRPr="00AF1C6F">
        <w:t>Reports</w:t>
      </w:r>
      <w:r w:rsidR="00A02BB0" w:rsidRPr="00AF1C6F">
        <w:t xml:space="preserve"> and Logs</w:t>
      </w:r>
      <w:bookmarkEnd w:id="2242"/>
    </w:p>
    <w:p w:rsidR="00A02BB0" w:rsidRPr="00AF1C6F" w:rsidRDefault="00A02BB0" w:rsidP="005C4DD9">
      <w:pPr>
        <w:pStyle w:val="Heading3"/>
        <w:ind w:left="709"/>
      </w:pPr>
      <w:bookmarkStart w:id="2243" w:name="_Toc517095562"/>
      <w:r w:rsidRPr="00AF1C6F">
        <w:t>Reports</w:t>
      </w:r>
      <w:bookmarkEnd w:id="2243"/>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[R0494]</w:t>
      </w:r>
    </w:p>
    <w:p w:rsidR="004E5BA2" w:rsidRPr="00AF1C6F" w:rsidRDefault="004E5BA2" w:rsidP="00DC092E">
      <w:pPr>
        <w:pStyle w:val="MainBodyText"/>
      </w:pPr>
    </w:p>
    <w:p w:rsidR="00DC092E" w:rsidRPr="00AF1C6F" w:rsidRDefault="00DC092E" w:rsidP="005C4DD9">
      <w:pPr>
        <w:pStyle w:val="Heading3"/>
        <w:ind w:left="709"/>
      </w:pPr>
      <w:bookmarkStart w:id="2244" w:name="_Toc511815855"/>
      <w:bookmarkStart w:id="2245" w:name="_Toc511816515"/>
      <w:bookmarkStart w:id="2246" w:name="_Toc516581184"/>
      <w:bookmarkStart w:id="2247" w:name="_Toc516582295"/>
      <w:bookmarkStart w:id="2248" w:name="_Toc516582787"/>
      <w:bookmarkStart w:id="2249" w:name="_Toc516583268"/>
      <w:bookmarkStart w:id="2250" w:name="_Toc517091894"/>
      <w:bookmarkStart w:id="2251" w:name="_Toc517093454"/>
      <w:bookmarkStart w:id="2252" w:name="_Toc517093952"/>
      <w:bookmarkStart w:id="2253" w:name="_Toc517095563"/>
      <w:bookmarkStart w:id="2254" w:name="_Toc517095564"/>
      <w:bookmarkEnd w:id="2244"/>
      <w:bookmarkEnd w:id="2245"/>
      <w:bookmarkEnd w:id="2246"/>
      <w:bookmarkEnd w:id="2247"/>
      <w:bookmarkEnd w:id="2248"/>
      <w:bookmarkEnd w:id="2249"/>
      <w:bookmarkEnd w:id="2250"/>
      <w:bookmarkEnd w:id="2251"/>
      <w:bookmarkEnd w:id="2252"/>
      <w:bookmarkEnd w:id="2253"/>
      <w:r w:rsidRPr="00AF1C6F">
        <w:t>Trends</w:t>
      </w:r>
      <w:bookmarkEnd w:id="2254"/>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[R0495]</w:t>
      </w:r>
    </w:p>
    <w:p w:rsidR="004E5BA2" w:rsidRPr="00AF1C6F" w:rsidRDefault="004E5BA2" w:rsidP="00DC092E">
      <w:pPr>
        <w:pStyle w:val="MainBodyText"/>
      </w:pPr>
    </w:p>
    <w:p w:rsidR="00DC092E" w:rsidRPr="00AF1C6F" w:rsidRDefault="00DC092E" w:rsidP="005C4DD9">
      <w:pPr>
        <w:pStyle w:val="Heading3"/>
        <w:ind w:left="709"/>
      </w:pPr>
      <w:bookmarkStart w:id="2255" w:name="_Toc511815857"/>
      <w:bookmarkStart w:id="2256" w:name="_Toc511816517"/>
      <w:bookmarkStart w:id="2257" w:name="_Toc516581186"/>
      <w:bookmarkStart w:id="2258" w:name="_Toc516582297"/>
      <w:bookmarkStart w:id="2259" w:name="_Toc516582789"/>
      <w:bookmarkStart w:id="2260" w:name="_Toc516583270"/>
      <w:bookmarkStart w:id="2261" w:name="_Toc517091896"/>
      <w:bookmarkStart w:id="2262" w:name="_Toc517093456"/>
      <w:bookmarkStart w:id="2263" w:name="_Toc517093954"/>
      <w:bookmarkStart w:id="2264" w:name="_Toc517095565"/>
      <w:bookmarkStart w:id="2265" w:name="_Toc517095566"/>
      <w:bookmarkEnd w:id="2255"/>
      <w:bookmarkEnd w:id="2256"/>
      <w:bookmarkEnd w:id="2257"/>
      <w:bookmarkEnd w:id="2258"/>
      <w:bookmarkEnd w:id="2259"/>
      <w:bookmarkEnd w:id="2260"/>
      <w:bookmarkEnd w:id="2261"/>
      <w:bookmarkEnd w:id="2262"/>
      <w:bookmarkEnd w:id="2263"/>
      <w:bookmarkEnd w:id="2264"/>
      <w:r w:rsidRPr="00AF1C6F">
        <w:t>Logs/Events</w:t>
      </w:r>
      <w:bookmarkEnd w:id="2265"/>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[R0496]</w:t>
      </w:r>
    </w:p>
    <w:p w:rsidR="00DC092E" w:rsidRPr="00AF1C6F" w:rsidRDefault="00DC092E" w:rsidP="00DC092E">
      <w:pPr>
        <w:pStyle w:val="Points1"/>
        <w:numPr>
          <w:ilvl w:val="0"/>
          <w:numId w:val="32"/>
        </w:numPr>
      </w:pPr>
      <w:r w:rsidRPr="00AF1C6F">
        <w:t>Log Time;</w:t>
      </w:r>
      <w:r w:rsidR="001561A5" w:rsidRPr="001561A5">
        <w:rPr>
          <w:vanish/>
          <w:color w:val="0000FF"/>
          <w:vertAlign w:val="subscript"/>
        </w:rPr>
        <w:t xml:space="preserve"> [R0497]</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[R0498]</w:t>
      </w:r>
    </w:p>
    <w:p w:rsidR="00DC092E" w:rsidRPr="00AF1C6F" w:rsidRDefault="009A30FD" w:rsidP="00DC092E">
      <w:pPr>
        <w:pStyle w:val="Points1"/>
      </w:pPr>
      <w:r w:rsidRPr="00AF1C6F">
        <w:t>LLE/DLL</w:t>
      </w:r>
      <w:r w:rsidR="00DC092E" w:rsidRPr="00AF1C6F">
        <w:t xml:space="preserve"> Operational State; and</w:t>
      </w:r>
      <w:r w:rsidR="001561A5" w:rsidRPr="001561A5">
        <w:rPr>
          <w:vanish/>
          <w:color w:val="0000FF"/>
          <w:vertAlign w:val="subscript"/>
        </w:rPr>
        <w:t xml:space="preserve"> [R0499]</w:t>
      </w:r>
    </w:p>
    <w:p w:rsidR="00DC092E" w:rsidRPr="00AF1C6F" w:rsidRDefault="00DC092E" w:rsidP="00DC092E">
      <w:pPr>
        <w:pStyle w:val="Points1"/>
      </w:pPr>
      <w:r w:rsidRPr="00AF1C6F">
        <w:t>Health State.</w:t>
      </w:r>
      <w:r w:rsidR="001561A5" w:rsidRPr="001561A5">
        <w:rPr>
          <w:vanish/>
          <w:color w:val="0000FF"/>
          <w:vertAlign w:val="subscript"/>
        </w:rPr>
        <w:t xml:space="preserve"> [R0500]</w:t>
      </w:r>
    </w:p>
    <w:p w:rsidR="0036569C" w:rsidRPr="004B5018" w:rsidRDefault="0036569C">
      <w:pPr>
        <w:rPr>
          <w:color w:val="000000"/>
          <w:vertAlign w:val="subscript"/>
        </w:rPr>
      </w:pPr>
      <w:r w:rsidRPr="00AF1C6F">
        <w:br w:type="page"/>
      </w:r>
      <w:r w:rsidR="001561A5" w:rsidRPr="001561A5">
        <w:rPr>
          <w:vanish/>
          <w:color w:val="0000FF"/>
          <w:vertAlign w:val="subscript"/>
        </w:rPr>
        <w:t xml:space="preserve"> [R0501]</w:t>
      </w:r>
    </w:p>
    <w:p w:rsidR="00F47490" w:rsidRPr="00AF1C6F" w:rsidRDefault="00F47490" w:rsidP="00F47490">
      <w:pPr>
        <w:pStyle w:val="Heading1"/>
      </w:pPr>
      <w:bookmarkStart w:id="2266" w:name="_Toc517095567"/>
      <w:bookmarkStart w:id="2267" w:name="_Hlk516565389"/>
      <w:r w:rsidRPr="00AF1C6F">
        <w:lastRenderedPageBreak/>
        <w:t>Directional Exit Light</w:t>
      </w:r>
      <w:r w:rsidR="001A130B" w:rsidRPr="00AF1C6F">
        <w:t xml:space="preserve"> Banks</w:t>
      </w:r>
      <w:r w:rsidRPr="00AF1C6F">
        <w:t xml:space="preserve"> (DXE)</w:t>
      </w:r>
      <w:bookmarkEnd w:id="2266"/>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9A3941" w:rsidRPr="002563CE" w:rsidTr="009A3941">
        <w:tc>
          <w:tcPr>
            <w:tcW w:w="967" w:type="pct"/>
            <w:hideMark/>
          </w:tcPr>
          <w:p w:rsidR="009A3941" w:rsidRPr="004B5018" w:rsidRDefault="009A3941" w:rsidP="001561A5">
            <w:pPr>
              <w:pStyle w:val="TableText"/>
              <w:rPr>
                <w:color w:val="000000"/>
                <w:vertAlign w:val="subscript"/>
              </w:rPr>
            </w:pPr>
            <w:bookmarkStart w:id="2268" w:name="_Toc517095568"/>
            <w:r>
              <w:t>Software Module</w:t>
            </w:r>
            <w:r w:rsidR="001561A5" w:rsidRPr="001561A5">
              <w:rPr>
                <w:vanish/>
                <w:color w:val="0000FF"/>
                <w:vertAlign w:val="subscript"/>
              </w:rPr>
              <w:t xml:space="preserve"> [R0501]</w:t>
            </w:r>
          </w:p>
        </w:tc>
        <w:tc>
          <w:tcPr>
            <w:tcW w:w="4033" w:type="pct"/>
          </w:tcPr>
          <w:p w:rsidR="009A3941" w:rsidRPr="002563CE" w:rsidRDefault="009A3941" w:rsidP="001561A5">
            <w:pPr>
              <w:pStyle w:val="TableText"/>
            </w:pPr>
            <w:r>
              <w:t>DXE</w:t>
            </w:r>
            <w:r w:rsidRPr="00690767">
              <w:t>_Routine</w:t>
            </w:r>
          </w:p>
        </w:tc>
      </w:tr>
      <w:tr w:rsidR="009A3941" w:rsidRPr="00B30029" w:rsidTr="009A3941">
        <w:tc>
          <w:tcPr>
            <w:tcW w:w="967" w:type="pct"/>
            <w:tcBorders>
              <w:bottom w:val="single" w:sz="4" w:space="0" w:color="52A754"/>
            </w:tcBorders>
          </w:tcPr>
          <w:p w:rsidR="009A3941" w:rsidRPr="002563CE" w:rsidRDefault="009A3941" w:rsidP="001561A5">
            <w:pPr>
              <w:pStyle w:val="TableText"/>
            </w:pPr>
            <w:r w:rsidRPr="002563CE">
              <w:t>Asset</w:t>
            </w:r>
            <w:r>
              <w:t>(s)</w:t>
            </w:r>
          </w:p>
        </w:tc>
        <w:tc>
          <w:tcPr>
            <w:tcW w:w="4033" w:type="pct"/>
            <w:tcBorders>
              <w:bottom w:val="single" w:sz="4" w:space="0" w:color="52A754"/>
            </w:tcBorders>
          </w:tcPr>
          <w:p w:rsidR="009A3941" w:rsidRPr="00B30029" w:rsidRDefault="009A3941" w:rsidP="001561A5">
            <w:pPr>
              <w:pStyle w:val="TableText"/>
            </w:pPr>
            <w:r>
              <w:t>DXE – Directional Exit</w:t>
            </w:r>
            <w:r w:rsidRPr="00741EE3">
              <w:t xml:space="preserve"> Light</w:t>
            </w:r>
          </w:p>
        </w:tc>
      </w:tr>
    </w:tbl>
    <w:p w:rsidR="00F47490" w:rsidRPr="00AF1C6F" w:rsidRDefault="00F47490" w:rsidP="00F47490">
      <w:pPr>
        <w:pStyle w:val="Heading2"/>
      </w:pPr>
      <w:r w:rsidRPr="00AF1C6F">
        <w:t>Overview</w:t>
      </w:r>
      <w:bookmarkEnd w:id="2268"/>
    </w:p>
    <w:p w:rsidR="00F47490" w:rsidRPr="004B5018" w:rsidRDefault="00F47490" w:rsidP="00BE417B">
      <w:pPr>
        <w:spacing w:before="120" w:after="120" w:line="240" w:lineRule="auto"/>
        <w:rPr>
          <w:rFonts w:eastAsia="Calibri" w:cs="Arial"/>
          <w:color w:val="000000"/>
          <w:vertAlign w:val="subscript"/>
        </w:rPr>
      </w:pPr>
      <w:r w:rsidRPr="00AF1C6F">
        <w:rPr>
          <w:rFonts w:eastAsia="Calibri" w:cs="Arial"/>
        </w:rPr>
        <w:t xml:space="preserve">DXEs </w:t>
      </w:r>
      <w:r w:rsidR="002A1BA1" w:rsidRPr="00AF1C6F">
        <w:rPr>
          <w:rFonts w:eastAsia="Calibri" w:cs="Arial"/>
        </w:rPr>
        <w:t xml:space="preserve">will </w:t>
      </w:r>
      <w:r w:rsidR="002E4048" w:rsidRPr="00AF1C6F">
        <w:rPr>
          <w:rFonts w:eastAsia="Calibri" w:cs="Arial"/>
        </w:rPr>
        <w:t>provide direction indication to facilitate evacuation</w:t>
      </w:r>
      <w:r w:rsidR="00E44167" w:rsidRPr="00AF1C6F">
        <w:rPr>
          <w:rFonts w:eastAsia="Calibri" w:cs="Arial"/>
        </w:rPr>
        <w:t xml:space="preserve">. They will </w:t>
      </w:r>
      <w:r w:rsidRPr="00AF1C6F">
        <w:rPr>
          <w:rFonts w:eastAsia="Calibri" w:cs="Arial"/>
        </w:rPr>
        <w:t>comprise of left</w:t>
      </w:r>
      <w:r w:rsidR="002E4048" w:rsidRPr="00AF1C6F">
        <w:rPr>
          <w:rFonts w:eastAsia="Calibri" w:cs="Arial"/>
        </w:rPr>
        <w:t xml:space="preserve"> </w:t>
      </w:r>
      <w:r w:rsidRPr="00AF1C6F">
        <w:rPr>
          <w:rFonts w:eastAsia="Calibri" w:cs="Arial"/>
        </w:rPr>
        <w:t>and right</w:t>
      </w:r>
      <w:r w:rsidR="002E4048" w:rsidRPr="00AF1C6F">
        <w:rPr>
          <w:rFonts w:eastAsia="Calibri" w:cs="Arial"/>
        </w:rPr>
        <w:t xml:space="preserve"> </w:t>
      </w:r>
      <w:r w:rsidRPr="00AF1C6F">
        <w:rPr>
          <w:rFonts w:eastAsia="Calibri" w:cs="Arial"/>
        </w:rPr>
        <w:t>direction</w:t>
      </w:r>
      <w:r w:rsidR="0028387D" w:rsidRPr="00AF1C6F">
        <w:rPr>
          <w:rFonts w:eastAsia="Calibri" w:cs="Arial"/>
        </w:rPr>
        <w:t>al</w:t>
      </w:r>
      <w:r w:rsidRPr="00AF1C6F">
        <w:rPr>
          <w:rFonts w:eastAsia="Calibri" w:cs="Arial"/>
        </w:rPr>
        <w:t xml:space="preserve"> signs</w:t>
      </w:r>
      <w:r w:rsidR="00E44167" w:rsidRPr="00AF1C6F">
        <w:rPr>
          <w:rFonts w:eastAsia="Calibri" w:cs="Arial"/>
        </w:rPr>
        <w:t xml:space="preserve"> </w:t>
      </w:r>
      <w:r w:rsidR="003C65BD" w:rsidRPr="00AF1C6F">
        <w:rPr>
          <w:rFonts w:eastAsia="Calibri" w:cs="Arial"/>
        </w:rPr>
        <w:t xml:space="preserve">located along the </w:t>
      </w:r>
      <w:r w:rsidR="00E44167" w:rsidRPr="00AF1C6F">
        <w:rPr>
          <w:rFonts w:eastAsia="Calibri" w:cs="Arial"/>
        </w:rPr>
        <w:t xml:space="preserve">egress side of each </w:t>
      </w:r>
      <w:r w:rsidR="003C65BD" w:rsidRPr="00AF1C6F">
        <w:rPr>
          <w:rFonts w:eastAsia="Calibri" w:cs="Arial"/>
        </w:rPr>
        <w:t>tunnel and grouped in banks between cross passages</w:t>
      </w:r>
      <w:r w:rsidR="00BE417B" w:rsidRPr="00AF1C6F">
        <w:rPr>
          <w:rFonts w:eastAsia="Calibri" w:cs="Arial"/>
        </w:rPr>
        <w:t xml:space="preserve">. </w:t>
      </w:r>
      <w:r w:rsidR="007A033C" w:rsidRPr="00AF1C6F">
        <w:rPr>
          <w:rFonts w:eastAsia="Calibri" w:cs="Arial"/>
        </w:rPr>
        <w:t xml:space="preserve">There will </w:t>
      </w:r>
      <w:r w:rsidR="006B0B13">
        <w:rPr>
          <w:rFonts w:eastAsia="Calibri" w:cs="Arial"/>
        </w:rPr>
        <w:t xml:space="preserve">nominally </w:t>
      </w:r>
      <w:r w:rsidR="007A033C" w:rsidRPr="00AF1C6F">
        <w:rPr>
          <w:rFonts w:eastAsia="Calibri" w:cs="Arial"/>
        </w:rPr>
        <w:t>be 4 banks of DXE’s around each ER cross passage</w:t>
      </w:r>
      <w:r w:rsidR="00BE417B" w:rsidRPr="00AF1C6F">
        <w:rPr>
          <w:rFonts w:eastAsia="Calibri" w:cs="Arial"/>
        </w:rPr>
        <w:t xml:space="preserve">, the northern </w:t>
      </w:r>
      <w:r w:rsidR="007A033C" w:rsidRPr="00AF1C6F">
        <w:rPr>
          <w:rFonts w:eastAsia="Calibri" w:cs="Arial"/>
        </w:rPr>
        <w:t>and southern leg of the northbound tunnel and the northern and southern leg of the southbound tunnel</w:t>
      </w:r>
      <w:r w:rsidR="00BE417B" w:rsidRPr="00AF1C6F">
        <w:rPr>
          <w:rFonts w:eastAsia="Calibri" w:cs="Arial"/>
        </w:rPr>
        <w:t>. Ramps will have 2 banks around each ER. Combinations of left/right signs on each DXE will be controlled by the PMCS and are normally off.</w:t>
      </w:r>
      <w:r w:rsidR="001561A5" w:rsidRPr="001561A5">
        <w:rPr>
          <w:rFonts w:eastAsia="Calibri" w:cs="Arial"/>
          <w:vanish/>
          <w:color w:val="0000FF"/>
          <w:vertAlign w:val="subscript"/>
        </w:rPr>
        <w:t xml:space="preserve"> [R0502]</w:t>
      </w:r>
    </w:p>
    <w:p w:rsidR="006B0B13" w:rsidRPr="004B5018" w:rsidRDefault="00AD0EEA" w:rsidP="00BE417B">
      <w:pPr>
        <w:spacing w:before="120" w:after="120" w:line="240" w:lineRule="auto"/>
        <w:rPr>
          <w:rFonts w:eastAsia="Calibri" w:cs="Arial"/>
          <w:color w:val="000000"/>
          <w:vertAlign w:val="subscript"/>
        </w:rPr>
      </w:pPr>
      <w:r>
        <w:rPr>
          <w:rFonts w:eastAsia="Calibri" w:cs="Arial"/>
        </w:rPr>
        <w:t>In the event of a tunnel</w:t>
      </w:r>
      <w:r w:rsidR="00D54F15">
        <w:rPr>
          <w:rFonts w:eastAsia="Calibri" w:cs="Arial"/>
        </w:rPr>
        <w:t xml:space="preserve"> incident, all DXE modules within the incident tunnel (ramps are treated as separate tunnels) will be energised such that they </w:t>
      </w:r>
      <w:r>
        <w:rPr>
          <w:rFonts w:eastAsia="Calibri" w:cs="Arial"/>
        </w:rPr>
        <w:t>point away from the incident.  If the incident is within an ELZ with a DXE module, both the Left and Right</w:t>
      </w:r>
      <w:r w:rsidR="007202EE">
        <w:rPr>
          <w:rFonts w:eastAsia="Calibri" w:cs="Arial"/>
        </w:rPr>
        <w:t xml:space="preserve"> directions will be energised.  </w:t>
      </w:r>
      <w:r w:rsidR="007202EE" w:rsidRPr="0086381A">
        <w:rPr>
          <w:rFonts w:eastAsia="Calibri" w:cs="Arial"/>
        </w:rPr>
        <w:t>DXE modules located at</w:t>
      </w:r>
      <w:r w:rsidR="0086381A" w:rsidRPr="001B5267">
        <w:rPr>
          <w:rFonts w:eastAsia="Calibri" w:cs="Arial"/>
        </w:rPr>
        <w:t xml:space="preserve"> Mainline Tunnel / Ramp junction points are </w:t>
      </w:r>
      <w:r w:rsidR="007202EE" w:rsidRPr="0086381A">
        <w:rPr>
          <w:rFonts w:eastAsia="Calibri" w:cs="Arial"/>
        </w:rPr>
        <w:t>configured such that both the Left and Right direction</w:t>
      </w:r>
      <w:r w:rsidR="0086381A" w:rsidRPr="001B5267">
        <w:rPr>
          <w:rFonts w:eastAsia="Calibri" w:cs="Arial"/>
        </w:rPr>
        <w:t>s are energised if an incident has occurred in the ramp</w:t>
      </w:r>
      <w:r w:rsidR="007202EE" w:rsidRPr="0086381A">
        <w:rPr>
          <w:rFonts w:eastAsia="Calibri" w:cs="Arial"/>
        </w:rPr>
        <w:t>.</w:t>
      </w:r>
      <w:bookmarkEnd w:id="2267"/>
      <w:r w:rsidR="001561A5" w:rsidRPr="001561A5">
        <w:rPr>
          <w:rFonts w:eastAsia="Calibri" w:cs="Arial"/>
          <w:vanish/>
          <w:color w:val="0000FF"/>
          <w:vertAlign w:val="subscript"/>
        </w:rPr>
        <w:t xml:space="preserve"> [R0503]</w:t>
      </w:r>
    </w:p>
    <w:p w:rsidR="003C352B" w:rsidRPr="00AF1C6F" w:rsidRDefault="003C352B" w:rsidP="005C4DD9">
      <w:pPr>
        <w:pStyle w:val="Heading3"/>
        <w:ind w:left="709"/>
      </w:pPr>
      <w:bookmarkStart w:id="2269" w:name="_Toc517095569"/>
      <w:r w:rsidRPr="00AF1C6F">
        <w:t>Function Diagram</w:t>
      </w:r>
      <w:bookmarkEnd w:id="2269"/>
    </w:p>
    <w:p w:rsidR="003C352B" w:rsidRPr="004B5018" w:rsidRDefault="003C352B" w:rsidP="00E36AE1">
      <w:pPr>
        <w:pStyle w:val="Caption"/>
        <w:rPr>
          <w:color w:val="000000"/>
          <w:vertAlign w:val="subscript"/>
          <w:lang w:val="en-AU"/>
        </w:rPr>
      </w:pPr>
      <w:bookmarkStart w:id="2270" w:name="_Toc517095712"/>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15</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w:t>
      </w:r>
      <w:r w:rsidR="00A547E8" w:rsidRPr="00C95594">
        <w:rPr>
          <w:lang w:val="en-AU"/>
        </w:rPr>
        <w:t xml:space="preserve">: </w:t>
      </w:r>
      <w:r w:rsidRPr="00C95594">
        <w:rPr>
          <w:lang w:val="en-AU"/>
        </w:rPr>
        <w:t>Function Diagram</w:t>
      </w:r>
      <w:bookmarkEnd w:id="2270"/>
      <w:r w:rsidR="001561A5" w:rsidRPr="001561A5">
        <w:rPr>
          <w:vanish/>
          <w:color w:val="0000FF"/>
          <w:vertAlign w:val="subscript"/>
          <w:lang w:val="en-AU"/>
        </w:rPr>
        <w:t xml:space="preserve"> [R0504]</w:t>
      </w:r>
    </w:p>
    <w:p w:rsidR="00DA66D0" w:rsidRPr="004B5018" w:rsidRDefault="009A3941" w:rsidP="00DA66D0">
      <w:pPr>
        <w:rPr>
          <w:color w:val="000000"/>
          <w:vertAlign w:val="subscript"/>
        </w:rPr>
      </w:pPr>
      <w:r w:rsidRPr="00AF1C6F">
        <w:object w:dxaOrig="11761" w:dyaOrig="10147" w14:anchorId="347B97F1">
          <v:shape id="_x0000_i1033" type="#_x0000_t75" style="width:403.5pt;height:345.35pt" o:ole="">
            <v:imagedata r:id="rId54" o:title=""/>
          </v:shape>
          <o:OLEObject Type="Embed" ProgID="Visio.Drawing.11" ShapeID="_x0000_i1033" DrawAspect="Content" ObjectID="_1628945600" r:id="rId55"/>
        </w:object>
      </w:r>
      <w:r w:rsidR="001561A5" w:rsidRPr="001561A5">
        <w:rPr>
          <w:vanish/>
          <w:color w:val="0000FF"/>
          <w:vertAlign w:val="subscript"/>
        </w:rPr>
        <w:t xml:space="preserve"> [R0505]</w:t>
      </w:r>
    </w:p>
    <w:p w:rsidR="004872F3" w:rsidRPr="003D0762" w:rsidRDefault="004872F3" w:rsidP="005C4DD9">
      <w:pPr>
        <w:pStyle w:val="Heading3"/>
        <w:ind w:left="709"/>
      </w:pPr>
      <w:bookmarkStart w:id="2271" w:name="_Toc496178274"/>
      <w:bookmarkStart w:id="2272" w:name="_Toc496203369"/>
      <w:bookmarkStart w:id="2273" w:name="_Toc492036796"/>
      <w:bookmarkStart w:id="2274" w:name="_Toc492656556"/>
      <w:bookmarkStart w:id="2275" w:name="_Toc495992998"/>
      <w:bookmarkStart w:id="2276" w:name="_Toc495997970"/>
      <w:bookmarkStart w:id="2277" w:name="_Toc496173558"/>
      <w:bookmarkStart w:id="2278" w:name="_Toc496178275"/>
      <w:bookmarkStart w:id="2279" w:name="_Toc496203370"/>
      <w:bookmarkStart w:id="2280" w:name="_Toc492036797"/>
      <w:bookmarkStart w:id="2281" w:name="_Toc492656557"/>
      <w:bookmarkStart w:id="2282" w:name="_Toc495992999"/>
      <w:bookmarkStart w:id="2283" w:name="_Toc495997971"/>
      <w:bookmarkStart w:id="2284" w:name="_Toc496173559"/>
      <w:bookmarkStart w:id="2285" w:name="_Toc496178276"/>
      <w:bookmarkStart w:id="2286" w:name="_Toc496203371"/>
      <w:bookmarkStart w:id="2287" w:name="_Toc492036816"/>
      <w:bookmarkStart w:id="2288" w:name="_Toc492656576"/>
      <w:bookmarkStart w:id="2289" w:name="_Toc495993018"/>
      <w:bookmarkStart w:id="2290" w:name="_Toc495997990"/>
      <w:bookmarkStart w:id="2291" w:name="_Toc496173578"/>
      <w:bookmarkStart w:id="2292" w:name="_Toc496178295"/>
      <w:bookmarkStart w:id="2293" w:name="_Toc496203390"/>
      <w:bookmarkStart w:id="2294" w:name="_Toc5170955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r w:rsidRPr="003D0762">
        <w:lastRenderedPageBreak/>
        <w:t>Function States</w:t>
      </w:r>
      <w:bookmarkEnd w:id="2294"/>
    </w:p>
    <w:p w:rsidR="004872F3" w:rsidRPr="004B5018" w:rsidRDefault="004872F3" w:rsidP="00C95594">
      <w:pPr>
        <w:pStyle w:val="MainBodyText"/>
        <w:keepNext/>
        <w:rPr>
          <w:color w:val="000000"/>
          <w:vertAlign w:val="subscript"/>
        </w:rPr>
      </w:pPr>
      <w:r w:rsidRPr="003D0762">
        <w:t>The following table describes the Function States:</w:t>
      </w:r>
      <w:r w:rsidR="001561A5" w:rsidRPr="001561A5">
        <w:rPr>
          <w:vanish/>
          <w:color w:val="0000FF"/>
          <w:vertAlign w:val="subscript"/>
        </w:rPr>
        <w:t xml:space="preserve"> [R0506]</w:t>
      </w:r>
    </w:p>
    <w:p w:rsidR="004872F3" w:rsidRPr="004B5018" w:rsidRDefault="004872F3" w:rsidP="004872F3">
      <w:pPr>
        <w:pStyle w:val="Caption"/>
        <w:rPr>
          <w:color w:val="000000"/>
          <w:vertAlign w:val="subscript"/>
          <w:lang w:val="en-AU"/>
        </w:rPr>
      </w:pPr>
      <w:bookmarkStart w:id="2295" w:name="_Toc517095758"/>
      <w:r w:rsidRPr="00C95594">
        <w:rPr>
          <w:lang w:val="en-AU"/>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15</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1</w:t>
      </w:r>
      <w:r w:rsidR="00366B7B" w:rsidRPr="00866B4B">
        <w:rPr>
          <w:lang w:val="en-AU"/>
        </w:rPr>
        <w:fldChar w:fldCharType="end"/>
      </w:r>
      <w:r w:rsidRPr="00C95594">
        <w:rPr>
          <w:lang w:val="en-AU"/>
        </w:rPr>
        <w:t xml:space="preserve"> : </w:t>
      </w:r>
      <w:r w:rsidR="009A30FD" w:rsidRPr="00C95594">
        <w:rPr>
          <w:lang w:val="en-AU"/>
        </w:rPr>
        <w:t>DXE</w:t>
      </w:r>
      <w:r w:rsidRPr="00C95594">
        <w:rPr>
          <w:lang w:val="en-AU"/>
        </w:rPr>
        <w:t xml:space="preserve"> - Function States</w:t>
      </w:r>
      <w:bookmarkEnd w:id="2295"/>
      <w:r w:rsidR="001561A5" w:rsidRPr="001561A5">
        <w:rPr>
          <w:vanish/>
          <w:color w:val="0000FF"/>
          <w:vertAlign w:val="subscript"/>
          <w:lang w:val="en-AU"/>
        </w:rPr>
        <w:t xml:space="preserve"> [R0507]</w:t>
      </w:r>
    </w:p>
    <w:tbl>
      <w:tblPr>
        <w:tblStyle w:val="ReportTable"/>
        <w:tblW w:w="5000" w:type="pct"/>
        <w:tblLook w:val="04A0" w:firstRow="1" w:lastRow="0" w:firstColumn="1" w:lastColumn="0" w:noHBand="0" w:noVBand="1"/>
      </w:tblPr>
      <w:tblGrid>
        <w:gridCol w:w="2510"/>
        <w:gridCol w:w="6732"/>
      </w:tblGrid>
      <w:tr w:rsidR="004872F3"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t>State</w:t>
            </w:r>
            <w:r w:rsidR="001561A5" w:rsidRPr="001561A5">
              <w:rPr>
                <w:vanish/>
                <w:color w:val="0000FF"/>
                <w:vertAlign w:val="subscript"/>
              </w:rPr>
              <w:t xml:space="preserve"> [R0507]</w:t>
            </w:r>
          </w:p>
        </w:tc>
        <w:tc>
          <w:tcPr>
            <w:tcW w:w="3642" w:type="pct"/>
          </w:tcPr>
          <w:p w:rsidR="004872F3" w:rsidRPr="00AF1C6F" w:rsidRDefault="004872F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[R0508]</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[R0509]</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0A026E"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0A026E" w:rsidRPr="004B5018" w:rsidRDefault="000A026E" w:rsidP="001561A5">
            <w:pPr>
              <w:pStyle w:val="TableText"/>
              <w:rPr>
                <w:b w:val="0"/>
                <w:color w:val="000000"/>
                <w:vertAlign w:val="subscript"/>
              </w:rPr>
            </w:pPr>
            <w:r w:rsidRPr="00AF1C6F">
              <w:rPr>
                <w:b w:val="0"/>
              </w:rPr>
              <w:t xml:space="preserve">Activate </w:t>
            </w:r>
            <w:r w:rsidR="004C6348" w:rsidRPr="00AF1C6F">
              <w:rPr>
                <w:b w:val="0"/>
              </w:rPr>
              <w:t>Left</w:t>
            </w:r>
            <w:r w:rsidRPr="00AF1C6F">
              <w:rPr>
                <w:b w:val="0"/>
              </w:rPr>
              <w:t xml:space="preserve"> Direction Light</w:t>
            </w:r>
            <w:r w:rsidR="001561A5" w:rsidRPr="001561A5">
              <w:rPr>
                <w:b w:val="0"/>
                <w:vanish/>
                <w:color w:val="0000FF"/>
                <w:vertAlign w:val="subscript"/>
              </w:rPr>
              <w:t xml:space="preserve"> [R0510]</w:t>
            </w:r>
          </w:p>
        </w:tc>
        <w:tc>
          <w:tcPr>
            <w:tcW w:w="3642" w:type="pct"/>
          </w:tcPr>
          <w:p w:rsidR="000A026E"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Active AND Device Activate </w:t>
            </w:r>
            <w:r w:rsidR="004C6348" w:rsidRPr="00AF1C6F">
              <w:t>Right</w:t>
            </w:r>
            <w:r w:rsidRPr="00AF1C6F">
              <w:t xml:space="preserve"> Command is Inactive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 xml:space="preserve">Activate </w:t>
            </w:r>
            <w:r w:rsidR="004C6348" w:rsidRPr="00AF1C6F">
              <w:rPr>
                <w:b w:val="0"/>
              </w:rPr>
              <w:t>Right</w:t>
            </w:r>
            <w:r w:rsidR="000A026E" w:rsidRPr="00AF1C6F">
              <w:rPr>
                <w:b w:val="0"/>
              </w:rPr>
              <w:t xml:space="preserve"> Direction </w:t>
            </w:r>
            <w:r w:rsidRPr="00AF1C6F">
              <w:rPr>
                <w:b w:val="0"/>
              </w:rPr>
              <w:t>Light</w:t>
            </w:r>
            <w:r w:rsidR="001561A5" w:rsidRPr="001561A5">
              <w:rPr>
                <w:b w:val="0"/>
                <w:vanish/>
                <w:color w:val="0000FF"/>
                <w:vertAlign w:val="subscript"/>
              </w:rPr>
              <w:t xml:space="preserve"> [R0511]</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000A026E" w:rsidRPr="00AF1C6F">
              <w:t xml:space="preserve"> </w:t>
            </w:r>
            <w:r w:rsidRPr="00AF1C6F">
              <w:t xml:space="preserve">Command is Active  </w:t>
            </w:r>
            <w:r w:rsidR="000A026E" w:rsidRPr="00AF1C6F">
              <w:t xml:space="preserve">AND Device Activate </w:t>
            </w:r>
            <w:r w:rsidR="004C6348" w:rsidRPr="00AF1C6F">
              <w:t>Left</w:t>
            </w:r>
            <w:r w:rsidR="000A026E" w:rsidRPr="00AF1C6F">
              <w:t xml:space="preserve"> Command is Inactive  </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Activate Both Direction Lights</w:t>
            </w:r>
            <w:r w:rsidR="001561A5" w:rsidRPr="001561A5">
              <w:rPr>
                <w:b w:val="0"/>
                <w:vanish/>
                <w:color w:val="0000FF"/>
                <w:vertAlign w:val="subscript"/>
              </w:rPr>
              <w:t xml:space="preserve"> [R0512]</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Active  AND Device Activate </w:t>
            </w:r>
            <w:r w:rsidR="004C6348" w:rsidRPr="00AF1C6F">
              <w:t>Right</w:t>
            </w:r>
            <w:r w:rsidRPr="00AF1C6F">
              <w:t xml:space="preserve"> Command is Active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C6348" w:rsidP="001561A5">
            <w:pPr>
              <w:pStyle w:val="TableText"/>
              <w:rPr>
                <w:b w:val="0"/>
                <w:color w:val="000000"/>
                <w:vertAlign w:val="subscript"/>
              </w:rPr>
            </w:pPr>
            <w:r w:rsidRPr="00AF1C6F">
              <w:rPr>
                <w:b w:val="0"/>
              </w:rPr>
              <w:t>Left</w:t>
            </w:r>
            <w:r w:rsidR="000A026E" w:rsidRPr="00AF1C6F">
              <w:rPr>
                <w:b w:val="0"/>
              </w:rPr>
              <w:t xml:space="preserve"> Direction</w:t>
            </w:r>
            <w:r w:rsidR="004872F3" w:rsidRPr="00AF1C6F">
              <w:rPr>
                <w:b w:val="0"/>
              </w:rPr>
              <w:t xml:space="preserve"> Light ON</w:t>
            </w:r>
            <w:r w:rsidR="001561A5" w:rsidRPr="001561A5">
              <w:rPr>
                <w:b w:val="0"/>
                <w:vanish/>
                <w:color w:val="0000FF"/>
                <w:vertAlign w:val="subscript"/>
              </w:rPr>
              <w:t xml:space="preserve"> [R0513]</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000A026E" w:rsidRPr="00AF1C6F">
              <w:t xml:space="preserve"> </w:t>
            </w:r>
            <w:r w:rsidRPr="00AF1C6F">
              <w:t xml:space="preserve">Command is Active AND </w:t>
            </w:r>
            <w:r w:rsidR="004C6348" w:rsidRPr="00AF1C6F">
              <w:t>Left</w:t>
            </w:r>
            <w:r w:rsidR="000A026E" w:rsidRPr="00AF1C6F">
              <w:t xml:space="preserve"> </w:t>
            </w:r>
            <w:r w:rsidRPr="00AF1C6F">
              <w:t>Contactor Energised Feedback Input is Active</w:t>
            </w:r>
          </w:p>
        </w:tc>
      </w:tr>
      <w:tr w:rsidR="000A026E"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0A026E" w:rsidRPr="004B5018" w:rsidRDefault="004C6348" w:rsidP="001561A5">
            <w:pPr>
              <w:pStyle w:val="TableText"/>
              <w:rPr>
                <w:b w:val="0"/>
                <w:color w:val="000000"/>
                <w:vertAlign w:val="subscript"/>
              </w:rPr>
            </w:pPr>
            <w:r w:rsidRPr="00AF1C6F">
              <w:rPr>
                <w:b w:val="0"/>
              </w:rPr>
              <w:t>Right</w:t>
            </w:r>
            <w:r w:rsidR="000A026E" w:rsidRPr="00AF1C6F">
              <w:rPr>
                <w:b w:val="0"/>
              </w:rPr>
              <w:t xml:space="preserve"> Direction Light ON</w:t>
            </w:r>
            <w:r w:rsidR="001561A5" w:rsidRPr="001561A5">
              <w:rPr>
                <w:b w:val="0"/>
                <w:vanish/>
                <w:color w:val="0000FF"/>
                <w:vertAlign w:val="subscript"/>
              </w:rPr>
              <w:t xml:space="preserve"> [R0514]</w:t>
            </w:r>
          </w:p>
        </w:tc>
        <w:tc>
          <w:tcPr>
            <w:tcW w:w="3642" w:type="pct"/>
          </w:tcPr>
          <w:p w:rsidR="000A026E"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Pr="00AF1C6F">
              <w:t xml:space="preserve"> Command is Active AND </w:t>
            </w:r>
            <w:r w:rsidR="004C6348" w:rsidRPr="00AF1C6F">
              <w:t>Left</w:t>
            </w:r>
            <w:r w:rsidRPr="00AF1C6F">
              <w:t xml:space="preserve"> Contactor Energised Feedback Input is 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 xml:space="preserve">Deactivate </w:t>
            </w:r>
            <w:r w:rsidR="004C6348" w:rsidRPr="00AF1C6F">
              <w:rPr>
                <w:b w:val="0"/>
              </w:rPr>
              <w:t>Left</w:t>
            </w:r>
            <w:r w:rsidR="006C61F3" w:rsidRPr="00AF1C6F">
              <w:rPr>
                <w:b w:val="0"/>
              </w:rPr>
              <w:t xml:space="preserve"> </w:t>
            </w:r>
            <w:r w:rsidRPr="00AF1C6F">
              <w:rPr>
                <w:b w:val="0"/>
              </w:rPr>
              <w:t>Light</w:t>
            </w:r>
            <w:r w:rsidR="001561A5" w:rsidRPr="001561A5">
              <w:rPr>
                <w:b w:val="0"/>
                <w:vanish/>
                <w:color w:val="0000FF"/>
                <w:vertAlign w:val="subscript"/>
              </w:rPr>
              <w:t xml:space="preserve"> [R0515]</w:t>
            </w:r>
          </w:p>
        </w:tc>
        <w:tc>
          <w:tcPr>
            <w:tcW w:w="3642" w:type="pct"/>
          </w:tcPr>
          <w:p w:rsidR="004872F3"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w:t>
            </w:r>
            <w:r w:rsidR="004872F3" w:rsidRPr="00AF1C6F">
              <w:t xml:space="preserve"> is </w:t>
            </w:r>
            <w:r w:rsidRPr="00AF1C6F">
              <w:t>I</w:t>
            </w:r>
            <w:r w:rsidR="004872F3" w:rsidRPr="00AF1C6F">
              <w:t xml:space="preserve">nactive  </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 xml:space="preserve">Deactivate </w:t>
            </w:r>
            <w:r w:rsidR="004C6348" w:rsidRPr="00AF1C6F">
              <w:rPr>
                <w:b w:val="0"/>
              </w:rPr>
              <w:t>Right</w:t>
            </w:r>
            <w:r w:rsidRPr="00AF1C6F">
              <w:rPr>
                <w:b w:val="0"/>
              </w:rPr>
              <w:t xml:space="preserve"> Light</w:t>
            </w:r>
            <w:r w:rsidR="001561A5" w:rsidRPr="001561A5">
              <w:rPr>
                <w:b w:val="0"/>
                <w:vanish/>
                <w:color w:val="0000FF"/>
                <w:vertAlign w:val="subscript"/>
              </w:rPr>
              <w:t xml:space="preserve"> [R0516]</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Pr="00AF1C6F">
              <w:t xml:space="preserve"> Command is Inactive.</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 xml:space="preserve">Deactivate </w:t>
            </w:r>
            <w:r w:rsidR="004C6348" w:rsidRPr="00AF1C6F">
              <w:rPr>
                <w:b w:val="0"/>
              </w:rPr>
              <w:t>Left</w:t>
            </w:r>
            <w:r w:rsidRPr="00AF1C6F">
              <w:rPr>
                <w:b w:val="0"/>
              </w:rPr>
              <w:t xml:space="preserve"> &amp; </w:t>
            </w:r>
            <w:r w:rsidR="004C6348" w:rsidRPr="00AF1C6F">
              <w:rPr>
                <w:b w:val="0"/>
              </w:rPr>
              <w:t>Right</w:t>
            </w:r>
            <w:r w:rsidRPr="00AF1C6F">
              <w:rPr>
                <w:b w:val="0"/>
              </w:rPr>
              <w:t xml:space="preserve"> Lights</w:t>
            </w:r>
            <w:r w:rsidR="001561A5" w:rsidRPr="001561A5">
              <w:rPr>
                <w:b w:val="0"/>
                <w:vanish/>
                <w:color w:val="0000FF"/>
                <w:vertAlign w:val="subscript"/>
              </w:rPr>
              <w:t xml:space="preserve"> [R0517]</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Inactive AND Device Activate </w:t>
            </w:r>
            <w:r w:rsidR="004C6348" w:rsidRPr="00AF1C6F">
              <w:t>Right</w:t>
            </w:r>
            <w:r w:rsidRPr="00AF1C6F">
              <w:t xml:space="preserve"> Command is Inactive.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[R0518]</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[R0519]</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[R0520]</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4872F3" w:rsidRPr="00AF1C6F" w:rsidRDefault="004872F3" w:rsidP="004872F3">
      <w:pPr>
        <w:rPr>
          <w:sz w:val="18"/>
          <w:szCs w:val="18"/>
        </w:rPr>
      </w:pPr>
    </w:p>
    <w:p w:rsidR="004872F3" w:rsidRPr="00AF1C6F" w:rsidRDefault="004872F3" w:rsidP="005C4DD9">
      <w:pPr>
        <w:pStyle w:val="Heading3"/>
        <w:ind w:left="709"/>
      </w:pPr>
      <w:bookmarkStart w:id="2296" w:name="_Toc517095571"/>
      <w:r w:rsidRPr="00AF1C6F">
        <w:t>Condition / Commands</w:t>
      </w:r>
      <w:bookmarkEnd w:id="2296"/>
    </w:p>
    <w:p w:rsidR="004872F3" w:rsidRPr="004B5018" w:rsidRDefault="004872F3" w:rsidP="004872F3">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[R0522]</w:t>
      </w:r>
    </w:p>
    <w:p w:rsidR="004872F3" w:rsidRPr="004336F0" w:rsidRDefault="004872F3" w:rsidP="004872F3">
      <w:pPr>
        <w:pStyle w:val="Caption"/>
        <w:rPr>
          <w:color w:val="000000"/>
          <w:vertAlign w:val="subscript"/>
          <w:lang w:val="fr-FR"/>
          <w:rPrChange w:id="2297" w:author="KIM, Jason" w:date="2019-04-03T08:53:00Z">
            <w:rPr>
              <w:color w:val="000000"/>
              <w:vertAlign w:val="subscript"/>
              <w:lang w:val="en-AU"/>
            </w:rPr>
          </w:rPrChange>
        </w:rPr>
      </w:pPr>
      <w:bookmarkStart w:id="2298" w:name="_Toc517095759"/>
      <w:r w:rsidRPr="004336F0">
        <w:rPr>
          <w:lang w:val="fr-FR"/>
          <w:rPrChange w:id="2299" w:author="KIM, Jason" w:date="2019-04-03T08:53: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15</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2300" w:author="KIM, Jason" w:date="2019-04-03T08:53:00Z">
            <w:rPr>
              <w:lang w:val="en-AU"/>
            </w:rPr>
          </w:rPrChange>
        </w:rPr>
        <w:t xml:space="preserve"> : </w:t>
      </w:r>
      <w:r w:rsidR="00AB5BED" w:rsidRPr="004336F0">
        <w:rPr>
          <w:lang w:val="fr-FR"/>
          <w:rPrChange w:id="2301" w:author="KIM, Jason" w:date="2019-04-03T08:53:00Z">
            <w:rPr>
              <w:lang w:val="en-AU"/>
            </w:rPr>
          </w:rPrChange>
        </w:rPr>
        <w:t>DX</w:t>
      </w:r>
      <w:r w:rsidRPr="004336F0">
        <w:rPr>
          <w:lang w:val="fr-FR"/>
          <w:rPrChange w:id="2302" w:author="KIM, Jason" w:date="2019-04-03T08:53:00Z">
            <w:rPr>
              <w:lang w:val="en-AU"/>
            </w:rPr>
          </w:rPrChange>
        </w:rPr>
        <w:t>E – Conditions / Commands</w:t>
      </w:r>
      <w:bookmarkEnd w:id="2298"/>
      <w:r w:rsidR="001561A5" w:rsidRPr="004336F0">
        <w:rPr>
          <w:vanish/>
          <w:color w:val="0000FF"/>
          <w:vertAlign w:val="subscript"/>
          <w:lang w:val="fr-FR"/>
          <w:rPrChange w:id="2303" w:author="KIM, Jason" w:date="2019-04-03T08:53:00Z">
            <w:rPr>
              <w:vanish/>
              <w:color w:val="0000FF"/>
              <w:vertAlign w:val="subscript"/>
              <w:lang w:val="en-AU"/>
            </w:rPr>
          </w:rPrChange>
        </w:rPr>
        <w:t xml:space="preserve"> [R0523]</w:t>
      </w:r>
    </w:p>
    <w:tbl>
      <w:tblPr>
        <w:tblStyle w:val="ReportTable"/>
        <w:tblW w:w="5028" w:type="pct"/>
        <w:tblLook w:val="04A0" w:firstRow="1" w:lastRow="0" w:firstColumn="1" w:lastColumn="0" w:noHBand="0" w:noVBand="1"/>
      </w:tblPr>
      <w:tblGrid>
        <w:gridCol w:w="2465"/>
        <w:gridCol w:w="6829"/>
      </w:tblGrid>
      <w:tr w:rsidR="004872F3"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872F3" w:rsidP="001561A5">
            <w:pPr>
              <w:pStyle w:val="TableText"/>
              <w:rPr>
                <w:b w:val="0"/>
                <w:color w:val="000000"/>
                <w:vertAlign w:val="subscript"/>
              </w:rPr>
            </w:pPr>
            <w:r w:rsidRPr="00AF1C6F">
              <w:t>State</w:t>
            </w:r>
            <w:r w:rsidR="001561A5" w:rsidRPr="001561A5">
              <w:rPr>
                <w:vanish/>
                <w:color w:val="0000FF"/>
                <w:vertAlign w:val="subscript"/>
              </w:rPr>
              <w:t xml:space="preserve"> [R0523]</w:t>
            </w:r>
          </w:p>
        </w:tc>
        <w:tc>
          <w:tcPr>
            <w:tcW w:w="3674" w:type="pct"/>
          </w:tcPr>
          <w:p w:rsidR="004872F3" w:rsidRPr="00AF1C6F" w:rsidRDefault="004872F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872F3" w:rsidP="001561A5">
            <w:pPr>
              <w:pStyle w:val="TableText"/>
              <w:rPr>
                <w:b w:val="0"/>
                <w:color w:val="000000"/>
                <w:vertAlign w:val="subscript"/>
              </w:rPr>
            </w:pPr>
            <w:r w:rsidRPr="00AF1C6F">
              <w:rPr>
                <w:b w:val="0"/>
              </w:rPr>
              <w:t>Interlock OK</w:t>
            </w:r>
            <w:r w:rsidR="001561A5" w:rsidRPr="001561A5">
              <w:rPr>
                <w:b w:val="0"/>
                <w:vanish/>
                <w:color w:val="0000FF"/>
                <w:vertAlign w:val="subscript"/>
              </w:rPr>
              <w:t xml:space="preserve"> [R0524]</w:t>
            </w:r>
          </w:p>
        </w:tc>
        <w:tc>
          <w:tcPr>
            <w:tcW w:w="3674" w:type="pct"/>
          </w:tcPr>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 AND</w:t>
            </w:r>
          </w:p>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LV Circuit Breaker Closed AND</w:t>
            </w:r>
          </w:p>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36309C">
              <w:t xml:space="preserve"> AND</w:t>
            </w:r>
          </w:p>
          <w:p w:rsidR="004872F3"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NOT </w:t>
            </w:r>
            <w:r w:rsidR="00AB5BED" w:rsidRPr="00AF1C6F">
              <w:t>I/O Module Fault.</w:t>
            </w:r>
          </w:p>
        </w:tc>
      </w:tr>
      <w:tr w:rsidR="00B8706A"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B8706A" w:rsidRPr="004B5018" w:rsidRDefault="004C6348" w:rsidP="001561A5">
            <w:pPr>
              <w:pStyle w:val="TableText"/>
              <w:rPr>
                <w:b w:val="0"/>
                <w:color w:val="000000"/>
                <w:vertAlign w:val="subscript"/>
              </w:rPr>
            </w:pPr>
            <w:r w:rsidRPr="00AF1C6F">
              <w:rPr>
                <w:b w:val="0"/>
              </w:rPr>
              <w:lastRenderedPageBreak/>
              <w:t>Left</w:t>
            </w:r>
            <w:r w:rsidR="00B8706A" w:rsidRPr="00AF1C6F">
              <w:rPr>
                <w:b w:val="0"/>
              </w:rPr>
              <w:t xml:space="preserve"> ON Command</w:t>
            </w:r>
            <w:r w:rsidR="001561A5" w:rsidRPr="001561A5">
              <w:rPr>
                <w:b w:val="0"/>
                <w:vanish/>
                <w:color w:val="0000FF"/>
                <w:vertAlign w:val="subscript"/>
              </w:rPr>
              <w:t xml:space="preserve"> [R0525]</w:t>
            </w:r>
          </w:p>
        </w:tc>
        <w:tc>
          <w:tcPr>
            <w:tcW w:w="3674" w:type="pct"/>
          </w:tcPr>
          <w:p w:rsidR="00D54F15"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AF1C6F">
              <w:t>(Control Mode is Remote Auto AND</w:t>
            </w:r>
            <w:r>
              <w:t xml:space="preserve"> </w:t>
            </w:r>
          </w:p>
          <w:p w:rsidR="008B70F0" w:rsidRDefault="00D54F1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D3092">
              <w:t>(</w:t>
            </w:r>
            <w:r w:rsidR="002A2119">
              <w:t>(</w:t>
            </w:r>
            <w:r>
              <w:t>Module Control Line = Incident Tunnel</w:t>
            </w:r>
            <w:r w:rsidR="0076754A">
              <w:t xml:space="preserve"> AND Module Zone &lt;= ELC ELZ</w:t>
            </w:r>
            <w:r w:rsidR="002D7C57">
              <w:t>)</w:t>
            </w:r>
            <w:r w:rsidR="008B70F0">
              <w:t xml:space="preserve"> </w:t>
            </w:r>
            <w:r w:rsidR="0076754A">
              <w:t>OR</w:t>
            </w:r>
            <w:r w:rsidR="008B70F0">
              <w:t xml:space="preserve"> </w:t>
            </w:r>
          </w:p>
          <w:p w:rsidR="0076754A"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2D7C57">
              <w:t>(</w:t>
            </w:r>
            <w:r w:rsidR="0076754A" w:rsidRPr="001B5267">
              <w:t xml:space="preserve">Northbound On-Ramp Incident </w:t>
            </w:r>
            <w:r w:rsidR="0076754A">
              <w:t>(</w:t>
            </w:r>
            <w:r w:rsidR="0076754A" w:rsidRPr="001B5267">
              <w:t>M1C0</w:t>
            </w:r>
            <w:r w:rsidR="0076754A">
              <w:t>)</w:t>
            </w:r>
            <w:r w:rsidR="0076754A" w:rsidRPr="001B5267">
              <w:t xml:space="preserve"> AND</w:t>
            </w:r>
            <w:r w:rsidRPr="0076754A">
              <w:t xml:space="preserve">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M110/M1C0 Junction</w:t>
            </w:r>
            <w:r w:rsidRPr="0076754A">
              <w:rPr>
                <w:vertAlign w:val="superscript"/>
              </w:rPr>
              <w:t xml:space="preserve"> </w:t>
            </w:r>
            <w:r w:rsidRPr="001B5267">
              <w:rPr>
                <w:vertAlign w:val="superscript"/>
              </w:rPr>
              <w:t>(</w:t>
            </w:r>
            <w:r w:rsidR="00B52150" w:rsidRPr="001B5267">
              <w:rPr>
                <w:vertAlign w:val="superscript"/>
              </w:rPr>
              <w:t>1)</w:t>
            </w:r>
            <w:r w:rsidR="002D7C57" w:rsidRPr="0076754A">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Northbound O</w:t>
            </w:r>
            <w:r>
              <w:t>ff</w:t>
            </w:r>
            <w:r w:rsidRPr="00C64BCF">
              <w:t xml:space="preserve">-Ramp Incident </w:t>
            </w:r>
            <w:r>
              <w:t>(M1P</w:t>
            </w:r>
            <w:r w:rsidRPr="00C64BCF">
              <w:t>0</w:t>
            </w:r>
            <w:r>
              <w:t>)</w:t>
            </w:r>
            <w:r w:rsidRPr="00C64BCF">
              <w:t xml:space="preserve"> AND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M110/M1P0 Junction</w:t>
            </w:r>
            <w:r w:rsidRPr="00C64BCF">
              <w:rPr>
                <w:vertAlign w:val="superscript"/>
              </w:rPr>
              <w:t xml:space="preserve"> (1)</w:t>
            </w:r>
            <w:r w:rsidRPr="00C64BCF">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(Southbound Off</w:t>
            </w:r>
            <w:r w:rsidRPr="00C64BCF">
              <w:t xml:space="preserve">-Ramp Incident </w:t>
            </w:r>
            <w:r>
              <w:t>(M1D</w:t>
            </w:r>
            <w:r w:rsidRPr="00C64BCF">
              <w:t>0</w:t>
            </w:r>
            <w:r>
              <w:t>)</w:t>
            </w:r>
            <w:r w:rsidRPr="00C64BCF">
              <w:t xml:space="preserve"> AND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M120/M1D0 Junction</w:t>
            </w:r>
            <w:r w:rsidRPr="00C64BCF">
              <w:rPr>
                <w:vertAlign w:val="superscript"/>
              </w:rPr>
              <w:t xml:space="preserve"> (1)</w:t>
            </w:r>
            <w:r w:rsidRPr="00C64BCF">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(Sou</w:t>
            </w:r>
            <w:r w:rsidRPr="00C64BCF">
              <w:t>thbound O</w:t>
            </w:r>
            <w:r>
              <w:t>n</w:t>
            </w:r>
            <w:r w:rsidRPr="00C64BCF">
              <w:t xml:space="preserve">-Ramp Incident </w:t>
            </w:r>
            <w:r>
              <w:t>(M1Q</w:t>
            </w:r>
            <w:r w:rsidRPr="00C64BCF">
              <w:t>0</w:t>
            </w:r>
            <w:r>
              <w:t>)</w:t>
            </w:r>
            <w:r w:rsidRPr="00C64BCF">
              <w:t xml:space="preserve"> AND </w:t>
            </w:r>
          </w:p>
          <w:p w:rsidR="008B70F0"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M120/M1Q0 Junction</w:t>
            </w:r>
            <w:r w:rsidRPr="00C64BCF">
              <w:rPr>
                <w:vertAlign w:val="superscript"/>
              </w:rPr>
              <w:t xml:space="preserve"> (1)</w:t>
            </w:r>
            <w:r w:rsidRPr="00C64BCF">
              <w:t>)</w:t>
            </w:r>
            <w:r w:rsidR="00BD3092">
              <w:t>)</w:t>
            </w:r>
            <w:r w:rsidR="00D54F15">
              <w:t>)</w:t>
            </w:r>
          </w:p>
          <w:p w:rsidR="00B8706A"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OR</w:t>
            </w:r>
          </w:p>
          <w:p w:rsidR="008B70F0"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8B70F0">
              <w:t xml:space="preserve"> </w:t>
            </w:r>
          </w:p>
          <w:p w:rsidR="00B8706A"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8706A" w:rsidRPr="00AF1C6F">
              <w:t xml:space="preserve">SCADA Activate </w:t>
            </w:r>
            <w:r w:rsidR="00C62B8B">
              <w:t xml:space="preserve">Left </w:t>
            </w:r>
            <w:r w:rsidR="00B8706A" w:rsidRPr="00AF1C6F">
              <w:t>Request is Active)</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8B70F0">
              <w:t xml:space="preserve"> </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8B70F0">
              <w:t>Emergency Lighting</w:t>
            </w:r>
            <w:r w:rsidR="008B70F0" w:rsidRPr="00AF1C6F">
              <w:t xml:space="preserve"> Deactivate </w:t>
            </w:r>
            <w:r w:rsidRPr="00AF1C6F">
              <w:t>is Active)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Deactivate</w:t>
            </w:r>
            <w:r w:rsidR="00C62B8B">
              <w:t xml:space="preserve"> Left</w:t>
            </w:r>
            <w:r w:rsidRPr="00AF1C6F">
              <w:t xml:space="preserve"> Request is Active)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 OK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C6348" w:rsidP="001561A5">
            <w:pPr>
              <w:pStyle w:val="TableText"/>
              <w:rPr>
                <w:b w:val="0"/>
                <w:color w:val="000000"/>
                <w:vertAlign w:val="subscript"/>
              </w:rPr>
            </w:pPr>
            <w:r w:rsidRPr="00AF1C6F">
              <w:rPr>
                <w:b w:val="0"/>
              </w:rPr>
              <w:lastRenderedPageBreak/>
              <w:t>Right</w:t>
            </w:r>
            <w:r w:rsidR="000A026E" w:rsidRPr="00AF1C6F">
              <w:rPr>
                <w:b w:val="0"/>
              </w:rPr>
              <w:t xml:space="preserve"> </w:t>
            </w:r>
            <w:r w:rsidR="004872F3" w:rsidRPr="00AF1C6F">
              <w:rPr>
                <w:b w:val="0"/>
              </w:rPr>
              <w:t>ON Command</w:t>
            </w:r>
            <w:r w:rsidR="001561A5" w:rsidRPr="001561A5">
              <w:rPr>
                <w:b w:val="0"/>
                <w:vanish/>
                <w:color w:val="0000FF"/>
                <w:vertAlign w:val="subscript"/>
              </w:rPr>
              <w:t xml:space="preserve"> [R0526]</w:t>
            </w:r>
          </w:p>
        </w:tc>
        <w:tc>
          <w:tcPr>
            <w:tcW w:w="3674"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8B70F0"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 Mode is Remote Auto AND</w:t>
            </w:r>
            <w:r>
              <w:t xml:space="preserve"> </w:t>
            </w:r>
          </w:p>
          <w:p w:rsidR="008B70F0"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D3092">
              <w:t>((</w:t>
            </w:r>
            <w:r>
              <w:t xml:space="preserve">Module Control Line = Incident Tunnel AND </w:t>
            </w:r>
            <w:r w:rsidR="00BD3092">
              <w:t>Module Zone &gt;= ELC ELZ) OR</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 xml:space="preserve">Northbound On-Ramp Incident </w:t>
            </w:r>
            <w:r>
              <w:t>(</w:t>
            </w:r>
            <w:r w:rsidRPr="00C64BCF">
              <w:t>M1C0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M110/M1C0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Northbound O</w:t>
            </w:r>
            <w:r>
              <w:t>ff</w:t>
            </w:r>
            <w:r w:rsidRPr="00C64BCF">
              <w:t xml:space="preserve">-Ramp Incident </w:t>
            </w:r>
            <w:r>
              <w:t>(M1P</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M110/M1P0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(Southbound Off</w:t>
            </w:r>
            <w:r w:rsidRPr="00C64BCF">
              <w:t xml:space="preserve">-Ramp Incident </w:t>
            </w:r>
            <w:r>
              <w:t>(M1D</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M120/M1D0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(Sou</w:t>
            </w:r>
            <w:r w:rsidRPr="00C64BCF">
              <w:t>thbound O</w:t>
            </w:r>
            <w:r>
              <w:t>n</w:t>
            </w:r>
            <w:r w:rsidRPr="00C64BCF">
              <w:t xml:space="preserve">-Ramp Incident </w:t>
            </w:r>
            <w:r>
              <w:t>(M1Q</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M120/M1Q0 Junction</w:t>
            </w:r>
            <w:r w:rsidRPr="00C64BCF">
              <w:rPr>
                <w:vertAlign w:val="superscript"/>
              </w:rPr>
              <w:t xml:space="preserve"> (1)</w:t>
            </w:r>
            <w:r w:rsidRPr="00C64BCF">
              <w:t>)</w:t>
            </w:r>
            <w:r>
              <w:t>))</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Activate </w:t>
            </w:r>
            <w:r w:rsidR="003962B6">
              <w:t>Right</w:t>
            </w:r>
            <w:r w:rsidR="003962B6" w:rsidRPr="00AF1C6F">
              <w:t xml:space="preserve"> </w:t>
            </w:r>
            <w:r w:rsidRPr="00AF1C6F">
              <w:t>Request is Active))</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8B70F0">
              <w:t>Emergency Lighting</w:t>
            </w:r>
            <w:r w:rsidR="008B70F0" w:rsidRPr="00AF1C6F">
              <w:t xml:space="preserve"> Deactivate </w:t>
            </w:r>
            <w:r w:rsidRPr="00AF1C6F">
              <w:t>is Active)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Deactivate </w:t>
            </w:r>
            <w:r w:rsidR="003962B6">
              <w:t>Right</w:t>
            </w:r>
            <w:r w:rsidR="003962B6" w:rsidRPr="00AF1C6F">
              <w:t xml:space="preserve"> </w:t>
            </w:r>
            <w:r w:rsidRPr="00AF1C6F">
              <w:t>Request is Active)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 OK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0C2D98"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0C2D98" w:rsidRPr="004B5018" w:rsidRDefault="000C2D98" w:rsidP="001561A5">
            <w:pPr>
              <w:pStyle w:val="TableText"/>
              <w:rPr>
                <w:b w:val="0"/>
                <w:color w:val="000000"/>
                <w:vertAlign w:val="subscript"/>
              </w:rPr>
            </w:pPr>
            <w:r w:rsidRPr="00AF1C6F">
              <w:rPr>
                <w:b w:val="0"/>
              </w:rPr>
              <w:t xml:space="preserve">Direction </w:t>
            </w:r>
            <w:r w:rsidR="004C6348" w:rsidRPr="00AF1C6F">
              <w:rPr>
                <w:b w:val="0"/>
              </w:rPr>
              <w:t>Left</w:t>
            </w:r>
            <w:r w:rsidR="001561A5" w:rsidRPr="001561A5">
              <w:rPr>
                <w:b w:val="0"/>
                <w:vanish/>
                <w:color w:val="0000FF"/>
                <w:vertAlign w:val="subscript"/>
              </w:rPr>
              <w:t xml:space="preserve"> [R0527]</w:t>
            </w:r>
          </w:p>
          <w:p w:rsidR="000C2D98" w:rsidRPr="00AF1C6F" w:rsidDel="00682906" w:rsidRDefault="000C2D98" w:rsidP="001561A5">
            <w:pPr>
              <w:pStyle w:val="TableText"/>
              <w:rPr>
                <w:rStyle w:val="CommentReference"/>
                <w:b w:val="0"/>
              </w:rPr>
            </w:pPr>
            <w:r w:rsidRPr="00AF1C6F">
              <w:rPr>
                <w:b w:val="0"/>
              </w:rPr>
              <w:t>On Feedback</w:t>
            </w:r>
          </w:p>
        </w:tc>
        <w:tc>
          <w:tcPr>
            <w:tcW w:w="3674" w:type="pct"/>
          </w:tcPr>
          <w:p w:rsidR="000C2D98"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8B70F0">
              <w:t xml:space="preserve">Left Direction Bank Close Contactor </w:t>
            </w:r>
            <w:r w:rsidR="000C2D98" w:rsidRPr="00AF1C6F">
              <w:t>output is Active AND</w:t>
            </w:r>
          </w:p>
          <w:p w:rsidR="000C2D98"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8B70F0">
              <w:t>Left Direction Bank Contactor Closed</w:t>
            </w:r>
            <w:r w:rsidRPr="008B70F0" w:rsidDel="008B70F0">
              <w:t xml:space="preserve"> </w:t>
            </w:r>
            <w:r w:rsidR="000C2D98" w:rsidRPr="00AF1C6F">
              <w:t>input 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0C2D98" w:rsidRPr="004B5018" w:rsidRDefault="000C2D98" w:rsidP="001561A5">
            <w:pPr>
              <w:pStyle w:val="TableText"/>
              <w:rPr>
                <w:b w:val="0"/>
                <w:color w:val="000000"/>
                <w:vertAlign w:val="subscript"/>
              </w:rPr>
            </w:pPr>
            <w:r w:rsidRPr="00AF1C6F">
              <w:rPr>
                <w:b w:val="0"/>
              </w:rPr>
              <w:t xml:space="preserve">Direction </w:t>
            </w:r>
            <w:r w:rsidR="004C6348" w:rsidRPr="00AF1C6F">
              <w:rPr>
                <w:b w:val="0"/>
              </w:rPr>
              <w:t>Right</w:t>
            </w:r>
            <w:r w:rsidR="001561A5" w:rsidRPr="001561A5">
              <w:rPr>
                <w:b w:val="0"/>
                <w:vanish/>
                <w:color w:val="0000FF"/>
                <w:vertAlign w:val="subscript"/>
              </w:rPr>
              <w:t xml:space="preserve"> [R0528]</w:t>
            </w:r>
          </w:p>
          <w:p w:rsidR="004872F3" w:rsidRPr="00AF1C6F" w:rsidDel="00682906" w:rsidRDefault="000C2D98" w:rsidP="001561A5">
            <w:pPr>
              <w:pStyle w:val="TableText"/>
              <w:rPr>
                <w:rStyle w:val="CommentReference"/>
                <w:b w:val="0"/>
              </w:rPr>
            </w:pPr>
            <w:r w:rsidRPr="00AF1C6F">
              <w:rPr>
                <w:b w:val="0"/>
              </w:rPr>
              <w:t>On Feedback</w:t>
            </w:r>
          </w:p>
        </w:tc>
        <w:tc>
          <w:tcPr>
            <w:tcW w:w="3674" w:type="pct"/>
          </w:tcPr>
          <w:p w:rsidR="004872F3"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Right</w:t>
            </w:r>
            <w:r w:rsidRPr="008B70F0">
              <w:t xml:space="preserve"> Direction Bank Close Contactor </w:t>
            </w:r>
            <w:r w:rsidR="004872F3" w:rsidRPr="00AF1C6F">
              <w:t>output is Active AND</w:t>
            </w:r>
          </w:p>
          <w:p w:rsidR="004872F3"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Right</w:t>
            </w:r>
            <w:r w:rsidRPr="008B70F0">
              <w:t xml:space="preserve"> Direction Bank Contactor Closed</w:t>
            </w:r>
            <w:r w:rsidRPr="008B70F0" w:rsidDel="008B70F0">
              <w:t xml:space="preserve"> </w:t>
            </w:r>
            <w:r w:rsidR="004872F3" w:rsidRPr="00AF1C6F">
              <w:t xml:space="preserve">input Active </w:t>
            </w:r>
          </w:p>
        </w:tc>
      </w:tr>
    </w:tbl>
    <w:p w:rsidR="00BB5562" w:rsidRPr="004B5018" w:rsidRDefault="00B52150" w:rsidP="00126D39">
      <w:pPr>
        <w:rPr>
          <w:color w:val="000000"/>
          <w:vertAlign w:val="subscript"/>
        </w:rPr>
      </w:pPr>
      <w:r w:rsidRPr="0076754A">
        <w:t xml:space="preserve">Note: </w:t>
      </w:r>
      <w:r w:rsidRPr="001B5267">
        <w:rPr>
          <w:vertAlign w:val="superscript"/>
        </w:rPr>
        <w:t>(1)</w:t>
      </w:r>
      <w:r w:rsidR="0076754A" w:rsidRPr="001B5267">
        <w:t xml:space="preserve"> DXEs in the mainline tunnels that are situated at a mainline / ramp boundary are</w:t>
      </w:r>
      <w:r w:rsidRPr="0076754A">
        <w:t xml:space="preserve"> configured so that both the Left and Right direction contactors are enabled during an incident</w:t>
      </w:r>
      <w:r w:rsidR="0076754A" w:rsidRPr="001B5267">
        <w:t xml:space="preserve"> in the associated ramp</w:t>
      </w:r>
      <w:r w:rsidRPr="0076754A">
        <w:t>.</w:t>
      </w:r>
      <w:r w:rsidR="001561A5" w:rsidRPr="001561A5">
        <w:rPr>
          <w:vanish/>
          <w:color w:val="0000FF"/>
          <w:vertAlign w:val="subscript"/>
        </w:rPr>
        <w:t xml:space="preserve"> [R0530]</w:t>
      </w:r>
    </w:p>
    <w:p w:rsidR="004E5BA2" w:rsidRPr="00AF1C6F" w:rsidRDefault="004E5BA2" w:rsidP="00126D39"/>
    <w:p w:rsidR="00F47490" w:rsidRPr="00AF1C6F" w:rsidRDefault="00F47490" w:rsidP="00F47490">
      <w:pPr>
        <w:pStyle w:val="Heading2"/>
      </w:pPr>
      <w:bookmarkStart w:id="2304" w:name="_Toc517095572"/>
      <w:r w:rsidRPr="00AF1C6F">
        <w:t>Interfaces</w:t>
      </w:r>
      <w:bookmarkEnd w:id="2304"/>
    </w:p>
    <w:p w:rsidR="00B40551" w:rsidRPr="00AF1C6F" w:rsidRDefault="00B40551" w:rsidP="005C4DD9">
      <w:pPr>
        <w:pStyle w:val="Heading3"/>
        <w:ind w:left="709"/>
      </w:pPr>
      <w:bookmarkStart w:id="2305" w:name="_Toc517095573"/>
      <w:r w:rsidRPr="00AF1C6F">
        <w:t>Tuning Parameters</w:t>
      </w:r>
      <w:bookmarkEnd w:id="2305"/>
    </w:p>
    <w:p w:rsidR="00B40551" w:rsidRPr="004B5018" w:rsidRDefault="00B40551" w:rsidP="00B40551">
      <w:pPr>
        <w:rPr>
          <w:color w:val="000000"/>
          <w:vertAlign w:val="subscript"/>
          <w:lang w:eastAsia="en-AU"/>
        </w:rPr>
      </w:pPr>
      <w:r w:rsidRPr="00AF1C6F">
        <w:t>This module will have the following tuning parameters within the PLC logic</w:t>
      </w:r>
      <w:r w:rsidR="001561A5" w:rsidRPr="001561A5">
        <w:rPr>
          <w:vanish/>
          <w:color w:val="0000FF"/>
          <w:vertAlign w:val="subscript"/>
        </w:rPr>
        <w:t xml:space="preserve"> [R0531]</w:t>
      </w:r>
    </w:p>
    <w:p w:rsidR="00B40551" w:rsidRPr="004B5018" w:rsidRDefault="00B40551" w:rsidP="00B40551">
      <w:pPr>
        <w:pStyle w:val="Caption"/>
        <w:rPr>
          <w:color w:val="000000"/>
          <w:vertAlign w:val="subscript"/>
          <w:lang w:val="en-AU"/>
        </w:rPr>
      </w:pPr>
      <w:bookmarkStart w:id="2306" w:name="_Toc517095760"/>
      <w:r w:rsidRPr="00C95594">
        <w:rPr>
          <w:lang w:val="en-AU"/>
        </w:rPr>
        <w:t xml:space="preserve">Table </w:t>
      </w:r>
      <w:r w:rsidR="00366B7B" w:rsidRPr="00866B4B">
        <w:rPr>
          <w:lang w:val="en-AU"/>
        </w:rPr>
        <w:fldChar w:fldCharType="begin"/>
      </w:r>
      <w:r w:rsidR="00366B7B" w:rsidRPr="004336F0">
        <w:rPr>
          <w:lang w:val="en-AU"/>
          <w:rPrChange w:id="2307" w:author="KIM, Jason" w:date="2019-04-03T08:54:00Z">
            <w:rPr>
              <w:lang w:val="fr-FR"/>
            </w:rPr>
          </w:rPrChange>
        </w:rPr>
        <w:instrText xml:space="preserve"> STYLEREF 1 \s </w:instrText>
      </w:r>
      <w:r w:rsidR="00366B7B" w:rsidRPr="00866B4B">
        <w:rPr>
          <w:lang w:val="en-AU"/>
        </w:rPr>
        <w:fldChar w:fldCharType="separate"/>
      </w:r>
      <w:r w:rsidR="00DC19C7" w:rsidRPr="004336F0">
        <w:rPr>
          <w:noProof/>
          <w:lang w:val="en-AU"/>
          <w:rPrChange w:id="2308" w:author="KIM, Jason" w:date="2019-04-03T08:54:00Z">
            <w:rPr>
              <w:noProof/>
              <w:lang w:val="fr-FR"/>
            </w:rPr>
          </w:rPrChange>
        </w:rPr>
        <w:t>15</w:t>
      </w:r>
      <w:r w:rsidR="00366B7B" w:rsidRPr="00866B4B">
        <w:rPr>
          <w:lang w:val="en-AU"/>
        </w:rPr>
        <w:fldChar w:fldCharType="end"/>
      </w:r>
      <w:r w:rsidR="00366B7B" w:rsidRPr="004336F0">
        <w:rPr>
          <w:lang w:val="en-AU"/>
          <w:rPrChange w:id="2309" w:author="KIM, Jason" w:date="2019-04-03T08:54:00Z">
            <w:rPr>
              <w:lang w:val="fr-FR"/>
            </w:rPr>
          </w:rPrChange>
        </w:rPr>
        <w:noBreakHyphen/>
      </w:r>
      <w:r w:rsidR="00366B7B" w:rsidRPr="00866B4B">
        <w:rPr>
          <w:lang w:val="en-AU"/>
        </w:rPr>
        <w:fldChar w:fldCharType="begin"/>
      </w:r>
      <w:r w:rsidR="00366B7B" w:rsidRPr="004336F0">
        <w:rPr>
          <w:lang w:val="en-AU"/>
          <w:rPrChange w:id="2310" w:author="KIM, Jason" w:date="2019-04-03T08:54: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311" w:author="KIM, Jason" w:date="2019-04-03T08:54:00Z">
            <w:rPr>
              <w:noProof/>
              <w:lang w:val="fr-FR"/>
            </w:rPr>
          </w:rPrChange>
        </w:rPr>
        <w:t>3</w:t>
      </w:r>
      <w:r w:rsidR="00366B7B" w:rsidRPr="00866B4B">
        <w:rPr>
          <w:lang w:val="en-AU"/>
        </w:rPr>
        <w:fldChar w:fldCharType="end"/>
      </w:r>
      <w:r w:rsidRPr="00C95594">
        <w:rPr>
          <w:lang w:val="en-AU"/>
        </w:rPr>
        <w:t xml:space="preserve"> : DXE – Tuning Parameters</w:t>
      </w:r>
      <w:bookmarkEnd w:id="2306"/>
      <w:r w:rsidR="001561A5" w:rsidRPr="001561A5">
        <w:rPr>
          <w:vanish/>
          <w:color w:val="0000FF"/>
          <w:vertAlign w:val="subscript"/>
          <w:lang w:val="en-AU"/>
        </w:rPr>
        <w:t xml:space="preserve"> [R0532]</w:t>
      </w:r>
    </w:p>
    <w:tbl>
      <w:tblPr>
        <w:tblStyle w:val="ReportTable"/>
        <w:tblW w:w="0" w:type="auto"/>
        <w:tblLook w:val="04A0" w:firstRow="1" w:lastRow="0" w:firstColumn="1" w:lastColumn="0" w:noHBand="0" w:noVBand="1"/>
      </w:tblPr>
      <w:tblGrid>
        <w:gridCol w:w="2484"/>
        <w:gridCol w:w="6532"/>
      </w:tblGrid>
      <w:tr w:rsidR="00B40551" w:rsidRPr="00AF1C6F" w:rsidTr="00CE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B40551" w:rsidRPr="004B5018" w:rsidRDefault="00B40551" w:rsidP="001561A5">
            <w:pPr>
              <w:pStyle w:val="TableText"/>
              <w:rPr>
                <w:b w:val="0"/>
                <w:color w:val="000000"/>
                <w:vertAlign w:val="subscript"/>
              </w:rPr>
            </w:pPr>
            <w:r w:rsidRPr="00AF1C6F">
              <w:t xml:space="preserve">Tuning Parameter </w:t>
            </w:r>
            <w:r w:rsidR="001561A5" w:rsidRPr="001561A5">
              <w:rPr>
                <w:vanish/>
                <w:color w:val="0000FF"/>
                <w:vertAlign w:val="subscript"/>
              </w:rPr>
              <w:t xml:space="preserve"> [R0532]</w:t>
            </w:r>
          </w:p>
        </w:tc>
        <w:tc>
          <w:tcPr>
            <w:tcW w:w="6532" w:type="dxa"/>
            <w:hideMark/>
          </w:tcPr>
          <w:p w:rsidR="00B40551" w:rsidRPr="00AF1C6F" w:rsidRDefault="00B4055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9F7225" w:rsidRPr="00AF1C6F" w:rsidTr="009F7225">
        <w:tc>
          <w:tcPr>
            <w:cnfStyle w:val="001000000000" w:firstRow="0" w:lastRow="0" w:firstColumn="1" w:lastColumn="0" w:oddVBand="0" w:evenVBand="0" w:oddHBand="0" w:evenHBand="0" w:firstRowFirstColumn="0" w:firstRowLastColumn="0" w:lastRowFirstColumn="0" w:lastRowLastColumn="0"/>
            <w:tcW w:w="2484" w:type="dxa"/>
            <w:hideMark/>
          </w:tcPr>
          <w:p w:rsidR="009F7225" w:rsidRPr="004B5018" w:rsidRDefault="009F7225" w:rsidP="001561A5">
            <w:pPr>
              <w:pStyle w:val="TableText"/>
              <w:rPr>
                <w:b w:val="0"/>
                <w:color w:val="000000"/>
                <w:vertAlign w:val="subscript"/>
                <w:lang w:eastAsia="en-US"/>
              </w:rPr>
            </w:pPr>
            <w:r w:rsidRPr="00AF1C6F">
              <w:rPr>
                <w:b w:val="0"/>
                <w:lang w:eastAsia="en-US"/>
              </w:rPr>
              <w:t xml:space="preserve">Failed to Activate </w:t>
            </w:r>
            <w:r w:rsidR="004C6348" w:rsidRPr="00AF1C6F">
              <w:rPr>
                <w:b w:val="0"/>
                <w:lang w:eastAsia="en-US"/>
              </w:rPr>
              <w:t>Left</w:t>
            </w:r>
            <w:r w:rsidRPr="00AF1C6F">
              <w:rPr>
                <w:b w:val="0"/>
                <w:lang w:eastAsia="en-US"/>
              </w:rPr>
              <w:t xml:space="preserve"> Time</w:t>
            </w:r>
            <w:r w:rsidR="001561A5" w:rsidRPr="001561A5">
              <w:rPr>
                <w:b w:val="0"/>
                <w:vanish/>
                <w:color w:val="0000FF"/>
                <w:vertAlign w:val="subscript"/>
                <w:lang w:eastAsia="en-US"/>
              </w:rPr>
              <w:t xml:space="preserve"> [R0533]</w:t>
            </w:r>
          </w:p>
        </w:tc>
        <w:tc>
          <w:tcPr>
            <w:tcW w:w="6532" w:type="dxa"/>
            <w:hideMark/>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Activate </w:t>
            </w:r>
            <w:r w:rsidR="004C6348" w:rsidRPr="00AF1C6F">
              <w:rPr>
                <w:lang w:eastAsia="en-US"/>
              </w:rPr>
              <w:t>Left</w:t>
            </w:r>
            <w:r w:rsidRPr="00AF1C6F">
              <w:rPr>
                <w:lang w:eastAsia="en-US"/>
              </w:rPr>
              <w:t xml:space="preserve"> Direction Light Time pre-set</w:t>
            </w:r>
            <w:r w:rsidR="00C400F3" w:rsidRPr="00AF1C6F">
              <w:rPr>
                <w:lang w:eastAsia="en-US"/>
              </w:rPr>
              <w:t xml:space="preserve"> (default 2 seconds)</w:t>
            </w:r>
          </w:p>
        </w:tc>
      </w:tr>
      <w:tr w:rsidR="009F7225" w:rsidRPr="00AF1C6F" w:rsidTr="009F7225">
        <w:tc>
          <w:tcPr>
            <w:cnfStyle w:val="001000000000" w:firstRow="0" w:lastRow="0" w:firstColumn="1" w:lastColumn="0" w:oddVBand="0" w:evenVBand="0" w:oddHBand="0" w:evenHBand="0" w:firstRowFirstColumn="0" w:firstRowLastColumn="0" w:lastRowFirstColumn="0" w:lastRowLastColumn="0"/>
            <w:tcW w:w="2484" w:type="dxa"/>
            <w:hideMark/>
          </w:tcPr>
          <w:p w:rsidR="009F7225" w:rsidRPr="004B5018" w:rsidRDefault="009F7225" w:rsidP="001561A5">
            <w:pPr>
              <w:pStyle w:val="TableText"/>
              <w:rPr>
                <w:b w:val="0"/>
                <w:color w:val="000000"/>
                <w:vertAlign w:val="subscript"/>
                <w:lang w:eastAsia="en-US"/>
              </w:rPr>
            </w:pPr>
            <w:r w:rsidRPr="00AF1C6F">
              <w:rPr>
                <w:b w:val="0"/>
                <w:lang w:eastAsia="en-US"/>
              </w:rPr>
              <w:t xml:space="preserve">Failed to Deactivate </w:t>
            </w:r>
            <w:r w:rsidR="004C6348" w:rsidRPr="00AF1C6F">
              <w:rPr>
                <w:b w:val="0"/>
                <w:lang w:eastAsia="en-US"/>
              </w:rPr>
              <w:t>Left</w:t>
            </w:r>
            <w:r w:rsidRPr="00AF1C6F">
              <w:rPr>
                <w:b w:val="0"/>
                <w:lang w:eastAsia="en-US"/>
              </w:rPr>
              <w:t xml:space="preserve"> Time</w:t>
            </w:r>
            <w:r w:rsidR="001561A5" w:rsidRPr="001561A5">
              <w:rPr>
                <w:b w:val="0"/>
                <w:vanish/>
                <w:color w:val="0000FF"/>
                <w:vertAlign w:val="subscript"/>
                <w:lang w:eastAsia="en-US"/>
              </w:rPr>
              <w:t xml:space="preserve"> [R0534]</w:t>
            </w:r>
          </w:p>
        </w:tc>
        <w:tc>
          <w:tcPr>
            <w:tcW w:w="6532" w:type="dxa"/>
            <w:hideMark/>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Deactivate </w:t>
            </w:r>
            <w:r w:rsidR="004C6348" w:rsidRPr="00AF1C6F">
              <w:rPr>
                <w:lang w:eastAsia="en-US"/>
              </w:rPr>
              <w:t>Left</w:t>
            </w:r>
            <w:r w:rsidRPr="00AF1C6F">
              <w:rPr>
                <w:lang w:eastAsia="en-US"/>
              </w:rPr>
              <w:t xml:space="preserve"> Direction Light Time pre-set</w:t>
            </w:r>
            <w:r w:rsidR="00C400F3" w:rsidRPr="00AF1C6F">
              <w:rPr>
                <w:lang w:eastAsia="en-US"/>
              </w:rPr>
              <w:t xml:space="preserve"> (default 2 seconds)</w:t>
            </w:r>
          </w:p>
        </w:tc>
      </w:tr>
      <w:tr w:rsidR="007C062C" w:rsidRPr="00AF1C6F" w:rsidTr="007C062C">
        <w:tc>
          <w:tcPr>
            <w:cnfStyle w:val="001000000000" w:firstRow="0" w:lastRow="0" w:firstColumn="1" w:lastColumn="0" w:oddVBand="0" w:evenVBand="0" w:oddHBand="0" w:evenHBand="0" w:firstRowFirstColumn="0" w:firstRowLastColumn="0" w:lastRowFirstColumn="0" w:lastRowLastColumn="0"/>
            <w:tcW w:w="2484" w:type="dxa"/>
            <w:hideMark/>
          </w:tcPr>
          <w:p w:rsidR="007C062C" w:rsidRPr="004B5018" w:rsidRDefault="007C062C" w:rsidP="001561A5">
            <w:pPr>
              <w:pStyle w:val="TableText"/>
              <w:rPr>
                <w:b w:val="0"/>
                <w:color w:val="000000"/>
                <w:vertAlign w:val="subscript"/>
                <w:lang w:eastAsia="en-US"/>
              </w:rPr>
            </w:pPr>
            <w:r w:rsidRPr="00AF1C6F">
              <w:rPr>
                <w:b w:val="0"/>
                <w:lang w:eastAsia="en-US"/>
              </w:rPr>
              <w:lastRenderedPageBreak/>
              <w:t xml:space="preserve">Failed to Activate </w:t>
            </w:r>
            <w:r w:rsidR="004C6348" w:rsidRPr="00AF1C6F">
              <w:rPr>
                <w:b w:val="0"/>
                <w:lang w:eastAsia="en-US"/>
              </w:rPr>
              <w:t>Right</w:t>
            </w:r>
            <w:r w:rsidRPr="00AF1C6F">
              <w:rPr>
                <w:b w:val="0"/>
                <w:lang w:eastAsia="en-US"/>
              </w:rPr>
              <w:t xml:space="preserve"> Time</w:t>
            </w:r>
            <w:r w:rsidR="001561A5" w:rsidRPr="001561A5">
              <w:rPr>
                <w:b w:val="0"/>
                <w:vanish/>
                <w:color w:val="0000FF"/>
                <w:vertAlign w:val="subscript"/>
                <w:lang w:eastAsia="en-US"/>
              </w:rPr>
              <w:t xml:space="preserve"> [R0535]</w:t>
            </w:r>
          </w:p>
        </w:tc>
        <w:tc>
          <w:tcPr>
            <w:tcW w:w="6532" w:type="dxa"/>
            <w:hideMark/>
          </w:tcPr>
          <w:p w:rsidR="007C062C" w:rsidRPr="00AF1C6F" w:rsidRDefault="007C062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Activate </w:t>
            </w:r>
            <w:r w:rsidR="004C6348" w:rsidRPr="00AF1C6F">
              <w:rPr>
                <w:lang w:eastAsia="en-US"/>
              </w:rPr>
              <w:t>Right</w:t>
            </w:r>
            <w:r w:rsidR="009F7225" w:rsidRPr="00AF1C6F">
              <w:rPr>
                <w:lang w:eastAsia="en-US"/>
              </w:rPr>
              <w:t xml:space="preserve"> Direction </w:t>
            </w:r>
            <w:r w:rsidRPr="00AF1C6F">
              <w:rPr>
                <w:lang w:eastAsia="en-US"/>
              </w:rPr>
              <w:t>Light Time pre-set</w:t>
            </w:r>
            <w:r w:rsidR="00C400F3" w:rsidRPr="00AF1C6F">
              <w:rPr>
                <w:lang w:eastAsia="en-US"/>
              </w:rPr>
              <w:t xml:space="preserve"> (default 2 seconds)</w:t>
            </w:r>
          </w:p>
        </w:tc>
      </w:tr>
      <w:tr w:rsidR="007C062C" w:rsidRPr="00AF1C6F" w:rsidTr="007C062C">
        <w:tc>
          <w:tcPr>
            <w:cnfStyle w:val="001000000000" w:firstRow="0" w:lastRow="0" w:firstColumn="1" w:lastColumn="0" w:oddVBand="0" w:evenVBand="0" w:oddHBand="0" w:evenHBand="0" w:firstRowFirstColumn="0" w:firstRowLastColumn="0" w:lastRowFirstColumn="0" w:lastRowLastColumn="0"/>
            <w:tcW w:w="2484" w:type="dxa"/>
            <w:hideMark/>
          </w:tcPr>
          <w:p w:rsidR="007C062C" w:rsidRPr="004B5018" w:rsidRDefault="007C062C" w:rsidP="001561A5">
            <w:pPr>
              <w:pStyle w:val="TableText"/>
              <w:rPr>
                <w:b w:val="0"/>
                <w:color w:val="000000"/>
                <w:vertAlign w:val="subscript"/>
                <w:lang w:eastAsia="en-US"/>
              </w:rPr>
            </w:pPr>
            <w:r w:rsidRPr="00AF1C6F">
              <w:rPr>
                <w:b w:val="0"/>
                <w:lang w:eastAsia="en-US"/>
              </w:rPr>
              <w:t xml:space="preserve">Failed to Deactivate </w:t>
            </w:r>
            <w:r w:rsidR="004C6348" w:rsidRPr="00AF1C6F">
              <w:rPr>
                <w:b w:val="0"/>
                <w:lang w:eastAsia="en-US"/>
              </w:rPr>
              <w:t>Right</w:t>
            </w:r>
            <w:r w:rsidRPr="00AF1C6F">
              <w:rPr>
                <w:b w:val="0"/>
                <w:lang w:eastAsia="en-US"/>
              </w:rPr>
              <w:t xml:space="preserve"> Time</w:t>
            </w:r>
            <w:r w:rsidR="001561A5" w:rsidRPr="001561A5">
              <w:rPr>
                <w:b w:val="0"/>
                <w:vanish/>
                <w:color w:val="0000FF"/>
                <w:vertAlign w:val="subscript"/>
                <w:lang w:eastAsia="en-US"/>
              </w:rPr>
              <w:t xml:space="preserve"> [R0536]</w:t>
            </w:r>
          </w:p>
        </w:tc>
        <w:tc>
          <w:tcPr>
            <w:tcW w:w="6532" w:type="dxa"/>
            <w:hideMark/>
          </w:tcPr>
          <w:p w:rsidR="007C062C" w:rsidRPr="00AF1C6F" w:rsidRDefault="007C062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Deactivate </w:t>
            </w:r>
            <w:r w:rsidR="004C6348" w:rsidRPr="00AF1C6F">
              <w:rPr>
                <w:lang w:eastAsia="en-US"/>
              </w:rPr>
              <w:t>Right</w:t>
            </w:r>
            <w:r w:rsidR="009F7225" w:rsidRPr="00AF1C6F">
              <w:rPr>
                <w:lang w:eastAsia="en-US"/>
              </w:rPr>
              <w:t xml:space="preserve"> Direction </w:t>
            </w:r>
            <w:r w:rsidRPr="00AF1C6F">
              <w:rPr>
                <w:lang w:eastAsia="en-US"/>
              </w:rPr>
              <w:t>Light Time pre-set</w:t>
            </w:r>
            <w:r w:rsidR="00C400F3" w:rsidRPr="00AF1C6F">
              <w:rPr>
                <w:lang w:eastAsia="en-US"/>
              </w:rPr>
              <w:t xml:space="preserve"> (default 2 seconds)</w:t>
            </w:r>
          </w:p>
        </w:tc>
      </w:tr>
      <w:tr w:rsidR="00D54F15" w:rsidRPr="00AF1C6F" w:rsidTr="007C062C">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86381A" w:rsidP="001561A5">
            <w:pPr>
              <w:pStyle w:val="TableText"/>
              <w:rPr>
                <w:b w:val="0"/>
                <w:color w:val="000000"/>
                <w:vertAlign w:val="subscript"/>
                <w:lang w:eastAsia="en-US"/>
              </w:rPr>
            </w:pPr>
            <w:r w:rsidRPr="005C4DD9">
              <w:rPr>
                <w:b w:val="0"/>
                <w:lang w:eastAsia="en-US"/>
              </w:rPr>
              <w:t>Ramp Junction</w:t>
            </w:r>
            <w:r w:rsidR="001561A5" w:rsidRPr="001561A5">
              <w:rPr>
                <w:b w:val="0"/>
                <w:vanish/>
                <w:color w:val="0000FF"/>
                <w:vertAlign w:val="subscript"/>
                <w:lang w:eastAsia="en-US"/>
              </w:rPr>
              <w:t xml:space="preserve"> [R0537]</w:t>
            </w:r>
          </w:p>
        </w:tc>
        <w:tc>
          <w:tcPr>
            <w:tcW w:w="6532" w:type="dxa"/>
          </w:tcPr>
          <w:p w:rsidR="00D54F15" w:rsidRPr="0086381A" w:rsidRDefault="0086381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4336F0">
              <w:rPr>
                <w:lang w:val="fr-FR" w:eastAsia="en-US"/>
                <w:rPrChange w:id="2312" w:author="KIM, Jason" w:date="2019-04-03T08:54:00Z">
                  <w:rPr>
                    <w:lang w:eastAsia="en-US"/>
                  </w:rPr>
                </w:rPrChange>
              </w:rPr>
              <w:t xml:space="preserve">Mainline Tunnel / Ramp Junction DXE. </w:t>
            </w:r>
            <w:r>
              <w:rPr>
                <w:lang w:eastAsia="en-US"/>
              </w:rPr>
              <w:t>(0 = N/A, 1 = M110/M1C0 Junction, 2 = M110/M1P0 Junction, 3 = M120/M1D0 Junction, 4 = M120/M1Q0 Junction)</w:t>
            </w:r>
          </w:p>
        </w:tc>
      </w:tr>
      <w:tr w:rsidR="00D54F15" w:rsidTr="00C63D3D">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D54F15" w:rsidP="001561A5">
            <w:pPr>
              <w:pStyle w:val="TableText"/>
              <w:rPr>
                <w:b w:val="0"/>
                <w:color w:val="000000"/>
                <w:vertAlign w:val="subscript"/>
                <w:lang w:eastAsia="en-US"/>
              </w:rPr>
            </w:pPr>
            <w:r>
              <w:rPr>
                <w:b w:val="0"/>
                <w:lang w:eastAsia="en-US"/>
              </w:rPr>
              <w:t>Module Zone</w:t>
            </w:r>
            <w:r w:rsidR="001561A5" w:rsidRPr="001561A5">
              <w:rPr>
                <w:b w:val="0"/>
                <w:vanish/>
                <w:color w:val="0000FF"/>
                <w:vertAlign w:val="subscript"/>
                <w:lang w:eastAsia="en-US"/>
              </w:rPr>
              <w:t xml:space="preserve"> [R0538]</w:t>
            </w:r>
          </w:p>
        </w:tc>
        <w:tc>
          <w:tcPr>
            <w:tcW w:w="6532" w:type="dxa"/>
          </w:tcPr>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Emergency Lighting Zone (ELZ) the DXE is located</w:t>
            </w:r>
          </w:p>
        </w:tc>
      </w:tr>
      <w:tr w:rsidR="00D54F15" w:rsidTr="00C63D3D">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D54F15"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[R0539]</w:t>
            </w:r>
          </w:p>
        </w:tc>
        <w:tc>
          <w:tcPr>
            <w:tcW w:w="6532" w:type="dxa"/>
          </w:tcPr>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DXE is located. (0 = Unknown, 1 = M110, 2 = M120, 3 = M1C0, 4 = M1D0, 5 = M1P0, 6 = M1Q0).</w:t>
            </w:r>
          </w:p>
        </w:tc>
      </w:tr>
    </w:tbl>
    <w:p w:rsidR="00B40551" w:rsidRPr="00AF1C6F" w:rsidRDefault="00B40551" w:rsidP="00B40551"/>
    <w:p w:rsidR="004A528C" w:rsidRPr="00776BB0" w:rsidRDefault="004A528C" w:rsidP="005C4DD9">
      <w:pPr>
        <w:pStyle w:val="Heading3"/>
        <w:ind w:left="709"/>
      </w:pPr>
      <w:bookmarkStart w:id="2313" w:name="_Toc517095574"/>
      <w:r w:rsidRPr="00776BB0">
        <w:t>Field I/O</w:t>
      </w:r>
      <w:bookmarkEnd w:id="2313"/>
    </w:p>
    <w:p w:rsidR="00BF556F" w:rsidRPr="004B5018" w:rsidRDefault="004A528C" w:rsidP="001B5267">
      <w:pPr>
        <w:pStyle w:val="Caption"/>
        <w:rPr>
          <w:color w:val="000000"/>
          <w:sz w:val="18"/>
          <w:vertAlign w:val="subscript"/>
        </w:rPr>
      </w:pPr>
      <w:bookmarkStart w:id="2314" w:name="_Ref491266639"/>
      <w:bookmarkStart w:id="2315" w:name="_Toc517095761"/>
      <w:r w:rsidRPr="00AF1C6F">
        <w:rPr>
          <w:lang w:val="en-AU"/>
        </w:rPr>
        <w:t xml:space="preserve">Table </w:t>
      </w:r>
      <w:r w:rsidR="00366B7B" w:rsidRPr="00866B4B">
        <w:rPr>
          <w:b w:val="0"/>
          <w:bCs w:val="0"/>
        </w:rPr>
        <w:fldChar w:fldCharType="begin"/>
      </w:r>
      <w:r w:rsidR="00366B7B" w:rsidRPr="004336F0">
        <w:rPr>
          <w:lang w:val="en-AU"/>
          <w:rPrChange w:id="2316" w:author="KIM, Jason" w:date="2019-04-03T08:54:00Z">
            <w:rPr>
              <w:lang w:val="fr-FR"/>
            </w:rPr>
          </w:rPrChange>
        </w:rPr>
        <w:instrText xml:space="preserve"> STYLEREF 1 \s </w:instrText>
      </w:r>
      <w:r w:rsidR="00366B7B" w:rsidRPr="00866B4B">
        <w:rPr>
          <w:b w:val="0"/>
          <w:bCs w:val="0"/>
        </w:rPr>
        <w:fldChar w:fldCharType="separate"/>
      </w:r>
      <w:r w:rsidR="00DC19C7" w:rsidRPr="004336F0">
        <w:rPr>
          <w:noProof/>
          <w:lang w:val="en-AU"/>
          <w:rPrChange w:id="2317" w:author="KIM, Jason" w:date="2019-04-03T08:54:00Z">
            <w:rPr>
              <w:noProof/>
              <w:lang w:val="fr-FR"/>
            </w:rPr>
          </w:rPrChange>
        </w:rPr>
        <w:t>15</w:t>
      </w:r>
      <w:r w:rsidR="00366B7B" w:rsidRPr="00866B4B">
        <w:rPr>
          <w:b w:val="0"/>
          <w:bCs w:val="0"/>
        </w:rPr>
        <w:fldChar w:fldCharType="end"/>
      </w:r>
      <w:r w:rsidR="00366B7B" w:rsidRPr="004336F0">
        <w:rPr>
          <w:lang w:val="en-AU"/>
          <w:rPrChange w:id="2318" w:author="KIM, Jason" w:date="2019-04-03T08:54:00Z">
            <w:rPr>
              <w:lang w:val="fr-FR"/>
            </w:rPr>
          </w:rPrChange>
        </w:rPr>
        <w:noBreakHyphen/>
      </w:r>
      <w:r w:rsidR="00366B7B" w:rsidRPr="00866B4B">
        <w:rPr>
          <w:b w:val="0"/>
          <w:bCs w:val="0"/>
        </w:rPr>
        <w:fldChar w:fldCharType="begin"/>
      </w:r>
      <w:r w:rsidR="00366B7B" w:rsidRPr="004336F0">
        <w:rPr>
          <w:lang w:val="en-AU"/>
          <w:rPrChange w:id="2319" w:author="KIM, Jason" w:date="2019-04-03T08:54:00Z">
            <w:rPr>
              <w:lang w:val="fr-FR"/>
            </w:rPr>
          </w:rPrChange>
        </w:rPr>
        <w:instrText xml:space="preserve"> SEQ Table \* ARABIC \s 1 </w:instrText>
      </w:r>
      <w:r w:rsidR="00366B7B" w:rsidRPr="00866B4B">
        <w:rPr>
          <w:b w:val="0"/>
          <w:bCs w:val="0"/>
        </w:rPr>
        <w:fldChar w:fldCharType="separate"/>
      </w:r>
      <w:r w:rsidR="00DC19C7" w:rsidRPr="004336F0">
        <w:rPr>
          <w:noProof/>
          <w:lang w:val="en-AU"/>
          <w:rPrChange w:id="2320" w:author="KIM, Jason" w:date="2019-04-03T08:54:00Z">
            <w:rPr>
              <w:noProof/>
              <w:lang w:val="fr-FR"/>
            </w:rPr>
          </w:rPrChange>
        </w:rPr>
        <w:t>4</w:t>
      </w:r>
      <w:r w:rsidR="00366B7B" w:rsidRPr="00866B4B">
        <w:rPr>
          <w:b w:val="0"/>
          <w:bCs w:val="0"/>
        </w:rPr>
        <w:fldChar w:fldCharType="end"/>
      </w:r>
      <w:bookmarkEnd w:id="2314"/>
      <w:r w:rsidRPr="00AF1C6F">
        <w:rPr>
          <w:lang w:val="en-AU"/>
        </w:rPr>
        <w:t xml:space="preserve"> : </w:t>
      </w:r>
      <w:r w:rsidR="00BF556F" w:rsidRPr="00AF1C6F">
        <w:rPr>
          <w:lang w:val="en-AU"/>
        </w:rPr>
        <w:t>DXE</w:t>
      </w:r>
      <w:r w:rsidRPr="00AF1C6F">
        <w:rPr>
          <w:lang w:val="en-AU"/>
        </w:rPr>
        <w:t xml:space="preserve"> – Field I/O</w:t>
      </w:r>
      <w:bookmarkEnd w:id="2315"/>
      <w:r w:rsidR="001561A5" w:rsidRPr="001561A5">
        <w:rPr>
          <w:vanish/>
          <w:color w:val="0000FF"/>
          <w:vertAlign w:val="subscript"/>
          <w:lang w:val="en-AU"/>
        </w:rPr>
        <w:t xml:space="preserve"> [R0541]</w:t>
      </w:r>
    </w:p>
    <w:tbl>
      <w:tblPr>
        <w:tblStyle w:val="ReportTable"/>
        <w:tblW w:w="5000" w:type="pct"/>
        <w:tblLook w:val="04A0" w:firstRow="1" w:lastRow="0" w:firstColumn="1" w:lastColumn="0" w:noHBand="0" w:noVBand="1"/>
      </w:tblPr>
      <w:tblGrid>
        <w:gridCol w:w="6824"/>
        <w:gridCol w:w="2418"/>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A528C" w:rsidP="001561A5">
            <w:pPr>
              <w:pStyle w:val="TableText"/>
              <w:rPr>
                <w:b w:val="0"/>
                <w:color w:val="000000"/>
                <w:vertAlign w:val="subscript"/>
              </w:rPr>
            </w:pPr>
            <w:r w:rsidRPr="00AF1C6F">
              <w:t>I/O Description</w:t>
            </w:r>
            <w:r w:rsidR="001561A5" w:rsidRPr="001561A5">
              <w:rPr>
                <w:vanish/>
                <w:color w:val="0000FF"/>
                <w:vertAlign w:val="subscript"/>
              </w:rPr>
              <w:t xml:space="preserve"> [R0541]</w:t>
            </w:r>
          </w:p>
        </w:tc>
        <w:tc>
          <w:tcPr>
            <w:tcW w:w="1308"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4A528C" w:rsidRPr="004B5018" w:rsidRDefault="004C6348" w:rsidP="001561A5">
            <w:pPr>
              <w:pStyle w:val="TableText"/>
              <w:rPr>
                <w:b w:val="0"/>
                <w:color w:val="000000"/>
                <w:vertAlign w:val="subscript"/>
              </w:rPr>
            </w:pPr>
            <w:r w:rsidRPr="00AF1C6F">
              <w:rPr>
                <w:b w:val="0"/>
              </w:rPr>
              <w:t>Left</w:t>
            </w:r>
            <w:r w:rsidR="004A528C" w:rsidRPr="00AF1C6F">
              <w:rPr>
                <w:b w:val="0"/>
              </w:rPr>
              <w:t xml:space="preserve"> Direction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[R0542]</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4A528C">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Right</w:t>
            </w:r>
            <w:r w:rsidR="004A528C" w:rsidRPr="00AF1C6F">
              <w:rPr>
                <w:b w:val="0"/>
              </w:rPr>
              <w:t xml:space="preserve"> Direction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[R0543]</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Left</w:t>
            </w:r>
            <w:r w:rsidR="004A528C" w:rsidRPr="00AF1C6F">
              <w:rPr>
                <w:b w:val="0"/>
              </w:rPr>
              <w:t xml:space="preserve"> Direction </w:t>
            </w:r>
            <w:r w:rsidR="00191D8A" w:rsidRPr="00AF1C6F">
              <w:rPr>
                <w:b w:val="0"/>
              </w:rPr>
              <w:t xml:space="preserve">Bank </w:t>
            </w:r>
            <w:r w:rsidR="004A528C" w:rsidRPr="00AF1C6F">
              <w:rPr>
                <w:b w:val="0"/>
              </w:rPr>
              <w:t xml:space="preserve">Close Contactor </w:t>
            </w:r>
            <w:r w:rsidR="001561A5" w:rsidRPr="001561A5">
              <w:rPr>
                <w:b w:val="0"/>
                <w:vanish/>
                <w:color w:val="0000FF"/>
                <w:vertAlign w:val="subscript"/>
              </w:rPr>
              <w:t xml:space="preserve"> [R0544]</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r w:rsidR="004A528C" w:rsidRPr="00AF1C6F" w:rsidTr="004A528C">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Right</w:t>
            </w:r>
            <w:r w:rsidR="004A528C" w:rsidRPr="00AF1C6F">
              <w:rPr>
                <w:b w:val="0"/>
              </w:rPr>
              <w:t xml:space="preserve"> Direction </w:t>
            </w:r>
            <w:r w:rsidR="00191D8A" w:rsidRPr="00AF1C6F">
              <w:rPr>
                <w:b w:val="0"/>
              </w:rPr>
              <w:t xml:space="preserve">Bank </w:t>
            </w:r>
            <w:r w:rsidR="004A528C" w:rsidRPr="00AF1C6F">
              <w:rPr>
                <w:b w:val="0"/>
              </w:rPr>
              <w:t xml:space="preserve">Close Contactor </w:t>
            </w:r>
            <w:r w:rsidR="001561A5" w:rsidRPr="001561A5">
              <w:rPr>
                <w:b w:val="0"/>
                <w:vanish/>
                <w:color w:val="0000FF"/>
                <w:vertAlign w:val="subscript"/>
              </w:rPr>
              <w:t xml:space="preserve"> [R0545]</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960A47" w:rsidRPr="00AF1C6F" w:rsidRDefault="00960A47" w:rsidP="004A528C"/>
    <w:p w:rsidR="004A528C" w:rsidRPr="00AF1C6F" w:rsidRDefault="004A528C">
      <w:pPr>
        <w:pStyle w:val="Heading3"/>
      </w:pPr>
      <w:bookmarkStart w:id="2321" w:name="_Toc517095575"/>
      <w:r w:rsidRPr="00AF1C6F">
        <w:t>Module (Subsystem) I/O</w:t>
      </w:r>
      <w:bookmarkEnd w:id="2321"/>
    </w:p>
    <w:p w:rsidR="004A528C" w:rsidRPr="004B5018" w:rsidRDefault="004A528C" w:rsidP="004A528C">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[R0547]</w:t>
      </w:r>
    </w:p>
    <w:p w:rsidR="004A528C" w:rsidRPr="004B5018" w:rsidRDefault="004A528C" w:rsidP="004A528C">
      <w:pPr>
        <w:pStyle w:val="Caption"/>
        <w:rPr>
          <w:color w:val="000000"/>
          <w:vertAlign w:val="subscript"/>
          <w:lang w:val="en-AU"/>
        </w:rPr>
      </w:pPr>
      <w:bookmarkStart w:id="2322" w:name="_Toc517095762"/>
      <w:r w:rsidRPr="00AF1C6F">
        <w:rPr>
          <w:lang w:val="en-AU"/>
        </w:rPr>
        <w:t xml:space="preserve">Table </w:t>
      </w:r>
      <w:r w:rsidR="000D7000" w:rsidRPr="00866B4B">
        <w:rPr>
          <w:lang w:val="en-AU"/>
        </w:rPr>
        <w:fldChar w:fldCharType="begin"/>
      </w:r>
      <w:r w:rsidR="000D7000" w:rsidRPr="004336F0">
        <w:rPr>
          <w:lang w:val="en-AU"/>
          <w:rPrChange w:id="2323"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24" w:author="KIM, Jason" w:date="2019-04-03T08:54:00Z">
            <w:rPr>
              <w:noProof/>
              <w:lang w:val="fr-FR"/>
            </w:rPr>
          </w:rPrChange>
        </w:rPr>
        <w:t>15</w:t>
      </w:r>
      <w:r w:rsidR="000D7000" w:rsidRPr="00866B4B">
        <w:rPr>
          <w:lang w:val="en-AU"/>
        </w:rPr>
        <w:fldChar w:fldCharType="end"/>
      </w:r>
      <w:r w:rsidR="000D7000" w:rsidRPr="004336F0">
        <w:rPr>
          <w:lang w:val="en-AU"/>
          <w:rPrChange w:id="2325" w:author="KIM, Jason" w:date="2019-04-03T08:54:00Z">
            <w:rPr>
              <w:lang w:val="fr-FR"/>
            </w:rPr>
          </w:rPrChange>
        </w:rPr>
        <w:noBreakHyphen/>
      </w:r>
      <w:r w:rsidR="000D7000" w:rsidRPr="00866B4B">
        <w:rPr>
          <w:lang w:val="en-AU"/>
        </w:rPr>
        <w:fldChar w:fldCharType="begin"/>
      </w:r>
      <w:r w:rsidR="000D7000" w:rsidRPr="004336F0">
        <w:rPr>
          <w:lang w:val="en-AU"/>
          <w:rPrChange w:id="2326"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27" w:author="KIM, Jason" w:date="2019-04-03T08:54:00Z">
            <w:rPr>
              <w:noProof/>
              <w:lang w:val="fr-FR"/>
            </w:rPr>
          </w:rPrChange>
        </w:rPr>
        <w:t>5</w:t>
      </w:r>
      <w:r w:rsidR="000D7000" w:rsidRPr="00866B4B">
        <w:rPr>
          <w:lang w:val="en-AU"/>
        </w:rPr>
        <w:fldChar w:fldCharType="end"/>
      </w:r>
      <w:r w:rsidRPr="00AF1C6F">
        <w:rPr>
          <w:lang w:val="en-AU"/>
        </w:rPr>
        <w:t xml:space="preserve"> : </w:t>
      </w:r>
      <w:r w:rsidR="00336A38" w:rsidRPr="00AF1C6F">
        <w:rPr>
          <w:lang w:val="en-AU"/>
        </w:rPr>
        <w:t>DXE</w:t>
      </w:r>
      <w:r w:rsidR="00575097" w:rsidRPr="00AF1C6F">
        <w:rPr>
          <w:lang w:val="en-AU"/>
        </w:rPr>
        <w:t xml:space="preserve"> - </w:t>
      </w:r>
      <w:r w:rsidRPr="00AF1C6F">
        <w:rPr>
          <w:lang w:val="en-AU"/>
        </w:rPr>
        <w:t>Global Output from Ethernet I/O Node Monitoring</w:t>
      </w:r>
      <w:bookmarkEnd w:id="2322"/>
      <w:r w:rsidR="001561A5" w:rsidRPr="001561A5">
        <w:rPr>
          <w:vanish/>
          <w:color w:val="0000FF"/>
          <w:vertAlign w:val="subscript"/>
          <w:lang w:val="en-AU"/>
        </w:rPr>
        <w:t xml:space="preserve"> [R0548]</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[R0548]</w:t>
            </w:r>
          </w:p>
        </w:tc>
        <w:tc>
          <w:tcPr>
            <w:tcW w:w="1337"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[R0549]</w:t>
            </w:r>
          </w:p>
        </w:tc>
        <w:tc>
          <w:tcPr>
            <w:tcW w:w="1337" w:type="pct"/>
            <w:vAlign w:val="top"/>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4A528C" w:rsidRPr="00AF1C6F" w:rsidRDefault="004A528C" w:rsidP="004A528C">
      <w:pPr>
        <w:pStyle w:val="MainBodyText"/>
      </w:pPr>
    </w:p>
    <w:p w:rsidR="004A528C" w:rsidRPr="004B5018" w:rsidRDefault="004A528C" w:rsidP="004A528C">
      <w:pPr>
        <w:pStyle w:val="MainBodyT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[R0551]</w:t>
      </w:r>
    </w:p>
    <w:p w:rsidR="004A528C" w:rsidRPr="004B5018" w:rsidRDefault="004A528C" w:rsidP="004A528C">
      <w:pPr>
        <w:pStyle w:val="Caption"/>
        <w:rPr>
          <w:color w:val="000000"/>
          <w:vertAlign w:val="subscript"/>
          <w:lang w:val="en-AU"/>
        </w:rPr>
      </w:pPr>
      <w:bookmarkStart w:id="2328" w:name="_Toc517095763"/>
      <w:r w:rsidRPr="00AF1C6F">
        <w:rPr>
          <w:lang w:val="en-AU"/>
        </w:rPr>
        <w:t xml:space="preserve">Table </w:t>
      </w:r>
      <w:r w:rsidR="000D7000" w:rsidRPr="00866B4B">
        <w:rPr>
          <w:lang w:val="en-AU"/>
        </w:rPr>
        <w:fldChar w:fldCharType="begin"/>
      </w:r>
      <w:r w:rsidR="000D7000" w:rsidRPr="004336F0">
        <w:rPr>
          <w:lang w:val="en-AU"/>
          <w:rPrChange w:id="2329"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30" w:author="KIM, Jason" w:date="2019-04-03T08:54:00Z">
            <w:rPr>
              <w:noProof/>
              <w:lang w:val="fr-FR"/>
            </w:rPr>
          </w:rPrChange>
        </w:rPr>
        <w:t>15</w:t>
      </w:r>
      <w:r w:rsidR="000D7000" w:rsidRPr="00866B4B">
        <w:rPr>
          <w:lang w:val="en-AU"/>
        </w:rPr>
        <w:fldChar w:fldCharType="end"/>
      </w:r>
      <w:r w:rsidR="000D7000" w:rsidRPr="004336F0">
        <w:rPr>
          <w:lang w:val="en-AU"/>
          <w:rPrChange w:id="2331" w:author="KIM, Jason" w:date="2019-04-03T08:54:00Z">
            <w:rPr>
              <w:lang w:val="fr-FR"/>
            </w:rPr>
          </w:rPrChange>
        </w:rPr>
        <w:noBreakHyphen/>
      </w:r>
      <w:r w:rsidR="000D7000" w:rsidRPr="00866B4B">
        <w:rPr>
          <w:lang w:val="en-AU"/>
        </w:rPr>
        <w:fldChar w:fldCharType="begin"/>
      </w:r>
      <w:r w:rsidR="000D7000" w:rsidRPr="004336F0">
        <w:rPr>
          <w:lang w:val="en-AU"/>
          <w:rPrChange w:id="2332"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33" w:author="KIM, Jason" w:date="2019-04-03T08:54:00Z">
            <w:rPr>
              <w:noProof/>
              <w:lang w:val="fr-FR"/>
            </w:rPr>
          </w:rPrChange>
        </w:rPr>
        <w:t>6</w:t>
      </w:r>
      <w:r w:rsidR="000D7000" w:rsidRPr="00866B4B">
        <w:rPr>
          <w:lang w:val="en-AU"/>
        </w:rPr>
        <w:fldChar w:fldCharType="end"/>
      </w:r>
      <w:r w:rsidRPr="00AF1C6F">
        <w:rPr>
          <w:lang w:val="en-AU"/>
        </w:rPr>
        <w:t xml:space="preserve"> : </w:t>
      </w:r>
      <w:r w:rsidR="00336A38" w:rsidRPr="00AF1C6F">
        <w:rPr>
          <w:lang w:val="en-AU"/>
        </w:rPr>
        <w:t>DXE</w:t>
      </w:r>
      <w:r w:rsidR="00575097" w:rsidRPr="00AF1C6F">
        <w:rPr>
          <w:lang w:val="en-AU"/>
        </w:rPr>
        <w:t xml:space="preserve"> - </w:t>
      </w:r>
      <w:r w:rsidRPr="00AF1C6F">
        <w:rPr>
          <w:lang w:val="en-AU"/>
        </w:rPr>
        <w:t>Global Output from Distribution board monitoring (24 VDC)</w:t>
      </w:r>
      <w:bookmarkEnd w:id="2328"/>
      <w:r w:rsidR="001561A5" w:rsidRPr="001561A5">
        <w:rPr>
          <w:vanish/>
          <w:color w:val="0000FF"/>
          <w:vertAlign w:val="subscript"/>
          <w:lang w:val="en-AU"/>
        </w:rPr>
        <w:t xml:space="preserve"> [R0552]</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[R0552]</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D853CE" w:rsidRPr="00AF1C6F"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D853CE" w:rsidRPr="004B5018" w:rsidRDefault="00D853CE" w:rsidP="001561A5">
            <w:pPr>
              <w:pStyle w:val="TableText"/>
              <w:rPr>
                <w:b w:val="0"/>
                <w:color w:val="000000"/>
                <w:vertAlign w:val="subscript"/>
              </w:rPr>
            </w:pPr>
            <w:r w:rsidRPr="005C4DD9">
              <w:rPr>
                <w:b w:val="0"/>
              </w:rPr>
              <w:t>24 VDC Distribution Board Power Available</w:t>
            </w:r>
            <w:r w:rsidR="001561A5" w:rsidRPr="001561A5">
              <w:rPr>
                <w:b w:val="0"/>
                <w:vanish/>
                <w:color w:val="0000FF"/>
                <w:vertAlign w:val="subscript"/>
              </w:rPr>
              <w:t xml:space="preserve"> [R0553]</w:t>
            </w:r>
          </w:p>
        </w:tc>
        <w:tc>
          <w:tcPr>
            <w:tcW w:w="0" w:type="pct"/>
            <w:vAlign w:val="bottom"/>
          </w:tcPr>
          <w:p w:rsidR="00D853CE" w:rsidRPr="00D853CE" w:rsidRDefault="00D853CE" w:rsidP="001561A5">
            <w:pPr>
              <w:pStyle w:val="TableText"/>
              <w:cnfStyle w:val="000000000000" w:firstRow="0" w:lastRow="0" w:firstColumn="0" w:lastColumn="0" w:oddVBand="0" w:evenVBand="0" w:oddHBand="0" w:evenHBand="0" w:firstRowFirstColumn="0" w:firstRowLastColumn="0" w:lastRowFirstColumn="0" w:lastRowLastColumn="0"/>
            </w:pPr>
            <w:r w:rsidRPr="00D853CE">
              <w:t>BOOL</w:t>
            </w:r>
          </w:p>
        </w:tc>
      </w:tr>
      <w:tr w:rsidR="00D853CE"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D853CE" w:rsidRPr="004B5018" w:rsidRDefault="00D853CE" w:rsidP="001561A5">
            <w:pPr>
              <w:pStyle w:val="TableText"/>
              <w:rPr>
                <w:b w:val="0"/>
                <w:color w:val="000000"/>
                <w:vertAlign w:val="subscript"/>
              </w:rPr>
            </w:pPr>
            <w:r w:rsidRPr="005C4DD9">
              <w:rPr>
                <w:b w:val="0"/>
              </w:rPr>
              <w:t>24V Feeder CB Closed</w:t>
            </w:r>
            <w:r w:rsidR="001561A5" w:rsidRPr="001561A5">
              <w:rPr>
                <w:b w:val="0"/>
                <w:vanish/>
                <w:color w:val="0000FF"/>
                <w:vertAlign w:val="subscript"/>
              </w:rPr>
              <w:t xml:space="preserve"> [R0554]</w:t>
            </w:r>
          </w:p>
        </w:tc>
        <w:tc>
          <w:tcPr>
            <w:tcW w:w="1337" w:type="pct"/>
            <w:vAlign w:val="bottom"/>
          </w:tcPr>
          <w:p w:rsidR="00D853CE" w:rsidRPr="00D853CE" w:rsidRDefault="00D853CE" w:rsidP="001561A5">
            <w:pPr>
              <w:pStyle w:val="TableText"/>
              <w:cnfStyle w:val="000000000000" w:firstRow="0" w:lastRow="0" w:firstColumn="0" w:lastColumn="0" w:oddVBand="0" w:evenVBand="0" w:oddHBand="0" w:evenHBand="0" w:firstRowFirstColumn="0" w:firstRowLastColumn="0" w:lastRowFirstColumn="0" w:lastRowLastColumn="0"/>
            </w:pPr>
            <w:r w:rsidRPr="00D853CE">
              <w:t>BOOL</w:t>
            </w:r>
          </w:p>
        </w:tc>
      </w:tr>
    </w:tbl>
    <w:p w:rsidR="004A528C" w:rsidRPr="00AF1C6F" w:rsidRDefault="004A528C" w:rsidP="004A528C">
      <w:pPr>
        <w:pStyle w:val="MainBodyText"/>
        <w:rPr>
          <w:highlight w:val="yellow"/>
        </w:rPr>
      </w:pPr>
    </w:p>
    <w:p w:rsidR="004A528C" w:rsidRPr="004B5018" w:rsidRDefault="004A528C" w:rsidP="004A528C">
      <w:pPr>
        <w:pStyle w:val="MainBodyText"/>
        <w:keepNext/>
        <w:keepLines/>
        <w:rPr>
          <w:color w:val="000000"/>
          <w:vertAlign w:val="subscript"/>
        </w:rPr>
      </w:pPr>
      <w:r w:rsidRPr="00AF1C6F">
        <w:t>Input:</w:t>
      </w:r>
      <w:r w:rsidRPr="00AF1C6F">
        <w:tab/>
      </w:r>
      <w:r w:rsidR="00A94099" w:rsidRPr="00AF1C6F">
        <w:t>ELC – Emergency Lighting Coordination</w:t>
      </w:r>
      <w:r w:rsidR="00A94099" w:rsidRPr="00AF1C6F" w:rsidDel="00A94099">
        <w:t xml:space="preserve"> </w:t>
      </w:r>
      <w:r w:rsidR="001561A5" w:rsidRPr="001561A5">
        <w:rPr>
          <w:vanish/>
          <w:color w:val="0000FF"/>
          <w:vertAlign w:val="subscript"/>
        </w:rPr>
        <w:t xml:space="preserve"> [R0556]</w:t>
      </w:r>
    </w:p>
    <w:p w:rsidR="004A528C" w:rsidRPr="004B5018" w:rsidRDefault="004A528C" w:rsidP="004A528C">
      <w:pPr>
        <w:pStyle w:val="Caption"/>
        <w:keepLines/>
        <w:rPr>
          <w:color w:val="000000"/>
          <w:vertAlign w:val="subscript"/>
          <w:lang w:val="en-AU"/>
        </w:rPr>
      </w:pPr>
      <w:bookmarkStart w:id="2334" w:name="_Toc517095764"/>
      <w:r w:rsidRPr="00AF1C6F">
        <w:rPr>
          <w:lang w:val="en-AU"/>
        </w:rPr>
        <w:t xml:space="preserve">Table </w:t>
      </w:r>
      <w:r w:rsidR="000D7000" w:rsidRPr="00866B4B">
        <w:rPr>
          <w:lang w:val="en-AU"/>
        </w:rPr>
        <w:fldChar w:fldCharType="begin"/>
      </w:r>
      <w:r w:rsidR="000D7000" w:rsidRPr="004336F0">
        <w:rPr>
          <w:lang w:val="en-AU"/>
          <w:rPrChange w:id="2335"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36" w:author="KIM, Jason" w:date="2019-04-03T08:54:00Z">
            <w:rPr>
              <w:noProof/>
              <w:lang w:val="fr-FR"/>
            </w:rPr>
          </w:rPrChange>
        </w:rPr>
        <w:t>15</w:t>
      </w:r>
      <w:r w:rsidR="000D7000" w:rsidRPr="00866B4B">
        <w:rPr>
          <w:lang w:val="en-AU"/>
        </w:rPr>
        <w:fldChar w:fldCharType="end"/>
      </w:r>
      <w:r w:rsidR="000D7000" w:rsidRPr="004336F0">
        <w:rPr>
          <w:lang w:val="en-AU"/>
          <w:rPrChange w:id="2337" w:author="KIM, Jason" w:date="2019-04-03T08:54:00Z">
            <w:rPr>
              <w:lang w:val="fr-FR"/>
            </w:rPr>
          </w:rPrChange>
        </w:rPr>
        <w:noBreakHyphen/>
      </w:r>
      <w:r w:rsidR="000D7000" w:rsidRPr="00866B4B">
        <w:rPr>
          <w:lang w:val="en-AU"/>
        </w:rPr>
        <w:fldChar w:fldCharType="begin"/>
      </w:r>
      <w:r w:rsidR="000D7000" w:rsidRPr="004336F0">
        <w:rPr>
          <w:lang w:val="en-AU"/>
          <w:rPrChange w:id="2338"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39" w:author="KIM, Jason" w:date="2019-04-03T08:54:00Z">
            <w:rPr>
              <w:noProof/>
              <w:lang w:val="fr-FR"/>
            </w:rPr>
          </w:rPrChange>
        </w:rPr>
        <w:t>7</w:t>
      </w:r>
      <w:r w:rsidR="000D7000" w:rsidRPr="00866B4B">
        <w:rPr>
          <w:lang w:val="en-AU"/>
        </w:rPr>
        <w:fldChar w:fldCharType="end"/>
      </w:r>
      <w:r w:rsidRPr="00AF1C6F">
        <w:rPr>
          <w:lang w:val="en-AU"/>
        </w:rPr>
        <w:t xml:space="preserve"> : </w:t>
      </w:r>
      <w:r w:rsidR="00A94099" w:rsidRPr="00AF1C6F">
        <w:rPr>
          <w:lang w:val="en-AU"/>
        </w:rPr>
        <w:t>Input from the ELC</w:t>
      </w:r>
      <w:bookmarkEnd w:id="2334"/>
      <w:r w:rsidR="001561A5" w:rsidRPr="001561A5">
        <w:rPr>
          <w:vanish/>
          <w:color w:val="0000FF"/>
          <w:vertAlign w:val="subscript"/>
          <w:lang w:val="en-AU"/>
        </w:rPr>
        <w:t xml:space="preserve"> [R0557]</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[R0557]</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A94099" w:rsidRPr="00AF1C6F"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[R0558]</w:t>
            </w:r>
          </w:p>
        </w:tc>
        <w:tc>
          <w:tcPr>
            <w:tcW w:w="1337" w:type="pct"/>
            <w:vAlign w:val="bottom"/>
          </w:tcPr>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A94099" w:rsidRPr="00AF1C6F"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lastRenderedPageBreak/>
              <w:t xml:space="preserve">Emergency Lighting </w:t>
            </w:r>
            <w:r w:rsidRPr="00344151">
              <w:rPr>
                <w:b w:val="0"/>
              </w:rPr>
              <w:t>Deactivate</w:t>
            </w:r>
            <w:r w:rsidR="001561A5" w:rsidRPr="001561A5">
              <w:rPr>
                <w:b w:val="0"/>
                <w:vanish/>
                <w:color w:val="0000FF"/>
                <w:vertAlign w:val="subscript"/>
              </w:rPr>
              <w:t xml:space="preserve"> [R0559]</w:t>
            </w:r>
          </w:p>
        </w:tc>
        <w:tc>
          <w:tcPr>
            <w:tcW w:w="1337" w:type="pct"/>
            <w:vAlign w:val="bottom"/>
          </w:tcPr>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[R0560]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[R0561]</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[R0562]</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[R0563]</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[R0564]</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[R0565]</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17201D" w:rsidRPr="00AF1C6F" w:rsidRDefault="0017201D" w:rsidP="00575097">
      <w:pPr>
        <w:pStyle w:val="MainBodyText"/>
      </w:pPr>
    </w:p>
    <w:p w:rsidR="00575097" w:rsidRPr="00AF1C6F" w:rsidRDefault="00F47490" w:rsidP="00575097">
      <w:pPr>
        <w:pStyle w:val="Heading2"/>
      </w:pPr>
      <w:bookmarkStart w:id="2340" w:name="_Toc517095576"/>
      <w:r w:rsidRPr="00AF1C6F">
        <w:t>Computations</w:t>
      </w:r>
      <w:bookmarkEnd w:id="2340"/>
    </w:p>
    <w:p w:rsidR="00F47490" w:rsidRPr="004B5018" w:rsidRDefault="00F47490" w:rsidP="00F47490">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[R0567]</w:t>
      </w:r>
    </w:p>
    <w:p w:rsidR="00BB5562" w:rsidRPr="00AF1C6F" w:rsidRDefault="00BB5562" w:rsidP="00F47490">
      <w:pPr>
        <w:pStyle w:val="MainBodyText"/>
      </w:pPr>
    </w:p>
    <w:p w:rsidR="00F47490" w:rsidRPr="00AF1C6F" w:rsidRDefault="00F47490" w:rsidP="000E7028">
      <w:pPr>
        <w:pStyle w:val="Heading2"/>
      </w:pPr>
      <w:bookmarkStart w:id="2341" w:name="_Toc517095577"/>
      <w:r w:rsidRPr="00AF1C6F">
        <w:t>Alarms</w:t>
      </w:r>
      <w:bookmarkEnd w:id="2341"/>
    </w:p>
    <w:p w:rsidR="00F47490" w:rsidRPr="004B5018" w:rsidRDefault="00F47490" w:rsidP="000E7028">
      <w:pPr>
        <w:pStyle w:val="MainBodyText"/>
        <w:keepN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[R0568]</w:t>
      </w:r>
    </w:p>
    <w:p w:rsidR="00BF556F" w:rsidRPr="004B5018" w:rsidRDefault="00F47490" w:rsidP="004C6348">
      <w:pPr>
        <w:pStyle w:val="Caption"/>
        <w:rPr>
          <w:color w:val="000000"/>
          <w:vertAlign w:val="subscript"/>
          <w:lang w:val="en-AU"/>
        </w:rPr>
      </w:pPr>
      <w:bookmarkStart w:id="2342" w:name="_Ref489276089"/>
      <w:bookmarkStart w:id="2343" w:name="_Toc517095765"/>
      <w:r w:rsidRPr="00AF1C6F">
        <w:rPr>
          <w:lang w:val="en-AU"/>
        </w:rPr>
        <w:t xml:space="preserve">Table </w:t>
      </w:r>
      <w:r w:rsidR="000D7000" w:rsidRPr="00866B4B">
        <w:rPr>
          <w:lang w:val="en-AU"/>
        </w:rPr>
        <w:fldChar w:fldCharType="begin"/>
      </w:r>
      <w:r w:rsidR="000D7000" w:rsidRPr="00063728">
        <w:rPr>
          <w:lang w:val="en-AU"/>
          <w:rPrChange w:id="2344" w:author="BRADLEY, Matt" w:date="2019-08-28T14:46:00Z">
            <w:rPr>
              <w:lang w:val="fr-FR"/>
            </w:rPr>
          </w:rPrChange>
        </w:rPr>
        <w:instrText xml:space="preserve"> STYLEREF 1 \s </w:instrText>
      </w:r>
      <w:r w:rsidR="000D7000" w:rsidRPr="00866B4B">
        <w:rPr>
          <w:lang w:val="en-AU"/>
        </w:rPr>
        <w:fldChar w:fldCharType="separate"/>
      </w:r>
      <w:r w:rsidR="00DC19C7" w:rsidRPr="00063728">
        <w:rPr>
          <w:noProof/>
          <w:lang w:val="en-AU"/>
          <w:rPrChange w:id="2345" w:author="BRADLEY, Matt" w:date="2019-08-28T14:46:00Z">
            <w:rPr>
              <w:noProof/>
              <w:lang w:val="fr-FR"/>
            </w:rPr>
          </w:rPrChange>
        </w:rPr>
        <w:t>15</w:t>
      </w:r>
      <w:r w:rsidR="000D7000" w:rsidRPr="00866B4B">
        <w:rPr>
          <w:lang w:val="en-AU"/>
        </w:rPr>
        <w:fldChar w:fldCharType="end"/>
      </w:r>
      <w:r w:rsidR="000D7000" w:rsidRPr="00063728">
        <w:rPr>
          <w:lang w:val="en-AU"/>
          <w:rPrChange w:id="2346" w:author="BRADLEY, Matt" w:date="2019-08-28T14:46:00Z">
            <w:rPr>
              <w:lang w:val="fr-FR"/>
            </w:rPr>
          </w:rPrChange>
        </w:rPr>
        <w:noBreakHyphen/>
      </w:r>
      <w:r w:rsidR="000D7000" w:rsidRPr="00866B4B">
        <w:rPr>
          <w:lang w:val="en-AU"/>
        </w:rPr>
        <w:fldChar w:fldCharType="begin"/>
      </w:r>
      <w:r w:rsidR="000D7000" w:rsidRPr="00063728">
        <w:rPr>
          <w:lang w:val="en-AU"/>
          <w:rPrChange w:id="2347" w:author="BRADLEY, Matt" w:date="2019-08-28T14:46:00Z">
            <w:rPr>
              <w:lang w:val="fr-FR"/>
            </w:rPr>
          </w:rPrChange>
        </w:rPr>
        <w:instrText xml:space="preserve"> SEQ Table \* ARABIC \s 1 </w:instrText>
      </w:r>
      <w:r w:rsidR="000D7000" w:rsidRPr="00866B4B">
        <w:rPr>
          <w:lang w:val="en-AU"/>
        </w:rPr>
        <w:fldChar w:fldCharType="separate"/>
      </w:r>
      <w:r w:rsidR="00DC19C7" w:rsidRPr="00063728">
        <w:rPr>
          <w:noProof/>
          <w:lang w:val="en-AU"/>
          <w:rPrChange w:id="2348" w:author="BRADLEY, Matt" w:date="2019-08-28T14:46:00Z">
            <w:rPr>
              <w:noProof/>
              <w:lang w:val="fr-FR"/>
            </w:rPr>
          </w:rPrChange>
        </w:rPr>
        <w:t>8</w:t>
      </w:r>
      <w:r w:rsidR="000D7000" w:rsidRPr="00866B4B">
        <w:rPr>
          <w:lang w:val="en-AU"/>
        </w:rPr>
        <w:fldChar w:fldCharType="end"/>
      </w:r>
      <w:bookmarkEnd w:id="2342"/>
      <w:r w:rsidRPr="00AF1C6F">
        <w:rPr>
          <w:lang w:val="en-AU"/>
        </w:rPr>
        <w:t xml:space="preserve"> : </w:t>
      </w:r>
      <w:r w:rsidR="009816D3" w:rsidRPr="00AF1C6F">
        <w:rPr>
          <w:lang w:val="en-AU"/>
        </w:rPr>
        <w:t>DXE</w:t>
      </w:r>
      <w:r w:rsidRPr="00AF1C6F">
        <w:rPr>
          <w:lang w:val="en-AU"/>
        </w:rPr>
        <w:t xml:space="preserve"> – SCADA Display Alarms</w:t>
      </w:r>
      <w:r w:rsidR="00BF556F" w:rsidRPr="00C95594">
        <w:rPr>
          <w:sz w:val="18"/>
          <w:lang w:val="en-AU"/>
        </w:rPr>
        <w:t>.</w:t>
      </w:r>
      <w:bookmarkEnd w:id="2343"/>
      <w:r w:rsidR="001561A5" w:rsidRPr="001561A5">
        <w:rPr>
          <w:vanish/>
          <w:color w:val="0000FF"/>
          <w:sz w:val="18"/>
          <w:vertAlign w:val="subscript"/>
          <w:lang w:val="en-AU"/>
        </w:rPr>
        <w:t xml:space="preserve"> [R0569]</w:t>
      </w:r>
    </w:p>
    <w:tbl>
      <w:tblPr>
        <w:tblStyle w:val="ReportTable"/>
        <w:tblW w:w="5000" w:type="pct"/>
        <w:tblLook w:val="04A0" w:firstRow="1" w:lastRow="0" w:firstColumn="1" w:lastColumn="0" w:noHBand="0" w:noVBand="1"/>
      </w:tblPr>
      <w:tblGrid>
        <w:gridCol w:w="2850"/>
        <w:gridCol w:w="5168"/>
        <w:gridCol w:w="1224"/>
      </w:tblGrid>
      <w:tr w:rsidR="00F4749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2" w:type="pct"/>
          </w:tcPr>
          <w:p w:rsidR="00F47490" w:rsidRPr="004B5018" w:rsidRDefault="00F47490" w:rsidP="001561A5">
            <w:pPr>
              <w:pStyle w:val="TableText"/>
              <w:rPr>
                <w:b w:val="0"/>
                <w:color w:val="000000"/>
                <w:vertAlign w:val="subscript"/>
              </w:rPr>
            </w:pPr>
            <w:r w:rsidRPr="00AF1C6F">
              <w:t>Alarm Name</w:t>
            </w:r>
            <w:r w:rsidR="001561A5" w:rsidRPr="001561A5">
              <w:rPr>
                <w:vanish/>
                <w:color w:val="0000FF"/>
                <w:vertAlign w:val="subscript"/>
              </w:rPr>
              <w:t xml:space="preserve"> [R0569]</w:t>
            </w:r>
          </w:p>
        </w:tc>
        <w:tc>
          <w:tcPr>
            <w:tcW w:w="2796"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662"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9F7225"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F7225" w:rsidRPr="004B5018" w:rsidRDefault="004C6348" w:rsidP="001561A5">
            <w:pPr>
              <w:pStyle w:val="TableText"/>
              <w:rPr>
                <w:b w:val="0"/>
                <w:color w:val="000000"/>
                <w:vertAlign w:val="subscript"/>
              </w:rPr>
            </w:pPr>
            <w:r w:rsidRPr="00AF1C6F">
              <w:rPr>
                <w:b w:val="0"/>
              </w:rPr>
              <w:t>Left</w:t>
            </w:r>
            <w:r w:rsidR="009F7225" w:rsidRPr="00AF1C6F">
              <w:rPr>
                <w:b w:val="0"/>
              </w:rPr>
              <w:t xml:space="preserve"> </w:t>
            </w:r>
            <w:r w:rsidRPr="00AF1C6F">
              <w:rPr>
                <w:b w:val="0"/>
              </w:rPr>
              <w:t>Contactor Failed to Close</w:t>
            </w:r>
            <w:r w:rsidR="001561A5" w:rsidRPr="001561A5">
              <w:rPr>
                <w:b w:val="0"/>
                <w:vanish/>
                <w:color w:val="0000FF"/>
                <w:vertAlign w:val="subscript"/>
              </w:rPr>
              <w:t xml:space="preserve"> [R0570]</w:t>
            </w:r>
          </w:p>
        </w:tc>
        <w:tc>
          <w:tcPr>
            <w:tcW w:w="2796" w:type="pct"/>
          </w:tcPr>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Left On Feedback</w:t>
            </w:r>
            <w:r w:rsidRPr="00AF1C6F" w:rsidDel="007202EE">
              <w:t xml:space="preserve"> </w:t>
            </w:r>
            <w:r w:rsidR="009F7225" w:rsidRPr="00AF1C6F">
              <w:t>is Inactive AND</w:t>
            </w:r>
          </w:p>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 xml:space="preserve">Failed to Activate Left </w:t>
            </w:r>
            <w:r w:rsidR="009F7225" w:rsidRPr="00AF1C6F">
              <w:t>Timer Expired</w:t>
            </w:r>
          </w:p>
        </w:tc>
        <w:tc>
          <w:tcPr>
            <w:tcW w:w="662" w:type="pct"/>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9F7225"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F7225" w:rsidRPr="004B5018" w:rsidRDefault="004C6348" w:rsidP="001561A5">
            <w:pPr>
              <w:pStyle w:val="TableText"/>
              <w:rPr>
                <w:b w:val="0"/>
                <w:color w:val="000000"/>
                <w:vertAlign w:val="subscript"/>
              </w:rPr>
            </w:pPr>
            <w:r w:rsidRPr="00AF1C6F">
              <w:rPr>
                <w:b w:val="0"/>
              </w:rPr>
              <w:t>Left Contactor Failed to Open</w:t>
            </w:r>
            <w:r w:rsidR="001561A5" w:rsidRPr="001561A5">
              <w:rPr>
                <w:b w:val="0"/>
                <w:vanish/>
                <w:color w:val="0000FF"/>
                <w:vertAlign w:val="subscript"/>
              </w:rPr>
              <w:t xml:space="preserve"> [R0571]</w:t>
            </w:r>
          </w:p>
        </w:tc>
        <w:tc>
          <w:tcPr>
            <w:tcW w:w="2796" w:type="pct"/>
          </w:tcPr>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Direction Left</w:t>
            </w:r>
            <w:r>
              <w:t xml:space="preserve"> </w:t>
            </w:r>
            <w:r w:rsidRPr="007202EE">
              <w:t>On Feedback</w:t>
            </w:r>
            <w:r w:rsidR="009F7225" w:rsidRPr="00AF1C6F">
              <w:t xml:space="preserve"> is Active AND </w:t>
            </w:r>
          </w:p>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Failed to Deactivate Left Time</w:t>
            </w:r>
            <w:r>
              <w:t>r</w:t>
            </w:r>
            <w:r w:rsidR="009F7225" w:rsidRPr="00AF1C6F">
              <w:t xml:space="preserve"> Expired</w:t>
            </w:r>
          </w:p>
        </w:tc>
        <w:tc>
          <w:tcPr>
            <w:tcW w:w="662" w:type="pct"/>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660CCE"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660CCE" w:rsidRPr="004B5018" w:rsidRDefault="004C6348" w:rsidP="001561A5">
            <w:pPr>
              <w:pStyle w:val="TableText"/>
              <w:rPr>
                <w:b w:val="0"/>
                <w:color w:val="000000"/>
                <w:vertAlign w:val="subscript"/>
              </w:rPr>
            </w:pPr>
            <w:r w:rsidRPr="00AF1C6F">
              <w:rPr>
                <w:b w:val="0"/>
              </w:rPr>
              <w:t>Right Contactor Failed to Close</w:t>
            </w:r>
            <w:r w:rsidR="001561A5" w:rsidRPr="001561A5">
              <w:rPr>
                <w:b w:val="0"/>
                <w:vanish/>
                <w:color w:val="0000FF"/>
                <w:vertAlign w:val="subscript"/>
              </w:rPr>
              <w:t xml:space="preserve"> [R0572]</w:t>
            </w:r>
          </w:p>
        </w:tc>
        <w:tc>
          <w:tcPr>
            <w:tcW w:w="2796" w:type="pct"/>
          </w:tcPr>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Right On Feedback</w:t>
            </w:r>
            <w:r w:rsidRPr="00AF1C6F" w:rsidDel="007202EE">
              <w:t xml:space="preserve"> </w:t>
            </w:r>
            <w:r w:rsidR="00660CCE" w:rsidRPr="00AF1C6F">
              <w:t>is Inactive AND</w:t>
            </w:r>
          </w:p>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 xml:space="preserve">Failed to Activate Right </w:t>
            </w:r>
            <w:r w:rsidRPr="00AF1C6F">
              <w:t xml:space="preserve">Timer </w:t>
            </w:r>
            <w:r w:rsidR="00660CCE" w:rsidRPr="00AF1C6F">
              <w:t>Expired</w:t>
            </w:r>
          </w:p>
        </w:tc>
        <w:tc>
          <w:tcPr>
            <w:tcW w:w="662" w:type="pct"/>
          </w:tcPr>
          <w:p w:rsidR="00660CCE"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660CCE"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660CCE" w:rsidRPr="004B5018" w:rsidRDefault="004C6348" w:rsidP="001561A5">
            <w:pPr>
              <w:pStyle w:val="TableText"/>
              <w:rPr>
                <w:b w:val="0"/>
                <w:color w:val="000000"/>
                <w:vertAlign w:val="subscript"/>
              </w:rPr>
            </w:pPr>
            <w:r w:rsidRPr="00AF1C6F">
              <w:rPr>
                <w:b w:val="0"/>
              </w:rPr>
              <w:t>Right Contactor Failed to Open</w:t>
            </w:r>
            <w:r w:rsidR="001561A5" w:rsidRPr="001561A5">
              <w:rPr>
                <w:b w:val="0"/>
                <w:vanish/>
                <w:color w:val="0000FF"/>
                <w:vertAlign w:val="subscript"/>
              </w:rPr>
              <w:t xml:space="preserve"> [R0573]</w:t>
            </w:r>
          </w:p>
        </w:tc>
        <w:tc>
          <w:tcPr>
            <w:tcW w:w="2796" w:type="pct"/>
          </w:tcPr>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Right On Feedback</w:t>
            </w:r>
            <w:r w:rsidRPr="00AF1C6F" w:rsidDel="007202EE">
              <w:t xml:space="preserve"> </w:t>
            </w:r>
            <w:r w:rsidR="00660CCE" w:rsidRPr="00AF1C6F">
              <w:t xml:space="preserve">is Active AND </w:t>
            </w:r>
          </w:p>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 xml:space="preserve">Failed to Deactivate </w:t>
            </w:r>
            <w:r>
              <w:t>Right</w:t>
            </w:r>
            <w:r w:rsidRPr="007202EE">
              <w:t xml:space="preserve"> Time</w:t>
            </w:r>
            <w:r>
              <w:t>r</w:t>
            </w:r>
            <w:r w:rsidRPr="00AF1C6F">
              <w:t xml:space="preserve"> </w:t>
            </w:r>
            <w:r w:rsidR="00660CCE" w:rsidRPr="00AF1C6F">
              <w:t>Expired</w:t>
            </w:r>
          </w:p>
        </w:tc>
        <w:tc>
          <w:tcPr>
            <w:tcW w:w="662" w:type="pct"/>
          </w:tcPr>
          <w:p w:rsidR="00660CCE"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BB5562" w:rsidRPr="00AF1C6F" w:rsidRDefault="00BB5562" w:rsidP="00126D39"/>
    <w:p w:rsidR="00F47490" w:rsidRPr="00AF1C6F" w:rsidRDefault="00F47490" w:rsidP="00F47490">
      <w:pPr>
        <w:pStyle w:val="Heading2"/>
      </w:pPr>
      <w:bookmarkStart w:id="2349" w:name="_Toc517095578"/>
      <w:r w:rsidRPr="00AF1C6F">
        <w:t>I</w:t>
      </w:r>
      <w:r w:rsidR="00E07573" w:rsidRPr="00AF1C6F">
        <w:t>/</w:t>
      </w:r>
      <w:r w:rsidRPr="00AF1C6F">
        <w:t xml:space="preserve">O Hardware </w:t>
      </w:r>
      <w:r w:rsidR="00760451" w:rsidRPr="00AF1C6F">
        <w:t>Configuration</w:t>
      </w:r>
      <w:bookmarkEnd w:id="2349"/>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[R0575]</w:t>
      </w:r>
    </w:p>
    <w:p w:rsidR="004E5BA2" w:rsidRPr="00AF1C6F" w:rsidRDefault="004E5BA2" w:rsidP="002B243A">
      <w:pPr>
        <w:pStyle w:val="MainBodyText"/>
      </w:pPr>
    </w:p>
    <w:p w:rsidR="00F47490" w:rsidRPr="00AF1C6F" w:rsidRDefault="00F47490" w:rsidP="00F47490">
      <w:pPr>
        <w:pStyle w:val="Heading2"/>
      </w:pPr>
      <w:bookmarkStart w:id="2350" w:name="_Toc516581200"/>
      <w:bookmarkStart w:id="2351" w:name="_Toc516582311"/>
      <w:bookmarkStart w:id="2352" w:name="_Toc516582803"/>
      <w:bookmarkStart w:id="2353" w:name="_Toc516583284"/>
      <w:bookmarkStart w:id="2354" w:name="_Toc517091910"/>
      <w:bookmarkStart w:id="2355" w:name="_Toc517093470"/>
      <w:bookmarkStart w:id="2356" w:name="_Toc517093968"/>
      <w:bookmarkStart w:id="2357" w:name="_Toc517095579"/>
      <w:bookmarkStart w:id="2358" w:name="_Toc517095580"/>
      <w:bookmarkEnd w:id="2350"/>
      <w:bookmarkEnd w:id="2351"/>
      <w:bookmarkEnd w:id="2352"/>
      <w:bookmarkEnd w:id="2353"/>
      <w:bookmarkEnd w:id="2354"/>
      <w:bookmarkEnd w:id="2355"/>
      <w:bookmarkEnd w:id="2356"/>
      <w:bookmarkEnd w:id="2357"/>
      <w:r w:rsidRPr="00AF1C6F">
        <w:t>Simulation</w:t>
      </w:r>
      <w:bookmarkEnd w:id="2358"/>
    </w:p>
    <w:p w:rsidR="00BC0DE7" w:rsidRPr="004B5018" w:rsidRDefault="00BC0DE7" w:rsidP="00F0587F">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1561A5" w:rsidRPr="001561A5">
        <w:rPr>
          <w:vanish/>
          <w:color w:val="0000FF"/>
          <w:vertAlign w:val="subscript"/>
        </w:rPr>
        <w:t xml:space="preserve"> [R0576]</w:t>
      </w:r>
    </w:p>
    <w:p w:rsidR="004E5BA2" w:rsidRPr="00AF1C6F" w:rsidRDefault="004E5BA2" w:rsidP="00F0587F">
      <w:pPr>
        <w:pStyle w:val="MainBodyText"/>
      </w:pPr>
    </w:p>
    <w:p w:rsidR="00D9241F" w:rsidRPr="00AF1C6F" w:rsidRDefault="00D9241F" w:rsidP="00D9241F">
      <w:pPr>
        <w:pStyle w:val="Heading2"/>
        <w:ind w:left="851" w:hanging="851"/>
      </w:pPr>
      <w:bookmarkStart w:id="2359" w:name="_Toc516581202"/>
      <w:bookmarkStart w:id="2360" w:name="_Toc516582313"/>
      <w:bookmarkStart w:id="2361" w:name="_Toc516582805"/>
      <w:bookmarkStart w:id="2362" w:name="_Toc516583286"/>
      <w:bookmarkStart w:id="2363" w:name="_Toc517091912"/>
      <w:bookmarkStart w:id="2364" w:name="_Toc517093472"/>
      <w:bookmarkStart w:id="2365" w:name="_Toc517093970"/>
      <w:bookmarkStart w:id="2366" w:name="_Toc517095581"/>
      <w:bookmarkStart w:id="2367" w:name="_Toc516581203"/>
      <w:bookmarkStart w:id="2368" w:name="_Toc516582314"/>
      <w:bookmarkStart w:id="2369" w:name="_Toc516582806"/>
      <w:bookmarkStart w:id="2370" w:name="_Toc516583287"/>
      <w:bookmarkStart w:id="2371" w:name="_Toc517091913"/>
      <w:bookmarkStart w:id="2372" w:name="_Toc517093473"/>
      <w:bookmarkStart w:id="2373" w:name="_Toc517093971"/>
      <w:bookmarkStart w:id="2374" w:name="_Toc517095582"/>
      <w:bookmarkStart w:id="2375" w:name="_Toc511813307"/>
      <w:bookmarkStart w:id="2376" w:name="_Toc511813873"/>
      <w:bookmarkStart w:id="2377" w:name="_Toc511815872"/>
      <w:bookmarkStart w:id="2378" w:name="_Toc511816532"/>
      <w:bookmarkStart w:id="2379" w:name="_Toc516581204"/>
      <w:bookmarkStart w:id="2380" w:name="_Toc516582315"/>
      <w:bookmarkStart w:id="2381" w:name="_Toc516582807"/>
      <w:bookmarkStart w:id="2382" w:name="_Toc516583288"/>
      <w:bookmarkStart w:id="2383" w:name="_Toc517091914"/>
      <w:bookmarkStart w:id="2384" w:name="_Toc517093474"/>
      <w:bookmarkStart w:id="2385" w:name="_Toc517093972"/>
      <w:bookmarkStart w:id="2386" w:name="_Toc517095583"/>
      <w:bookmarkStart w:id="2387" w:name="_Toc511813308"/>
      <w:bookmarkStart w:id="2388" w:name="_Toc511813874"/>
      <w:bookmarkStart w:id="2389" w:name="_Toc511815873"/>
      <w:bookmarkStart w:id="2390" w:name="_Toc511816533"/>
      <w:bookmarkStart w:id="2391" w:name="_Toc516581205"/>
      <w:bookmarkStart w:id="2392" w:name="_Toc516582316"/>
      <w:bookmarkStart w:id="2393" w:name="_Toc516582808"/>
      <w:bookmarkStart w:id="2394" w:name="_Toc516583289"/>
      <w:bookmarkStart w:id="2395" w:name="_Toc517091915"/>
      <w:bookmarkStart w:id="2396" w:name="_Toc517093475"/>
      <w:bookmarkStart w:id="2397" w:name="_Toc517093973"/>
      <w:bookmarkStart w:id="2398" w:name="_Toc517095584"/>
      <w:bookmarkStart w:id="2399" w:name="_Toc511813309"/>
      <w:bookmarkStart w:id="2400" w:name="_Toc511813875"/>
      <w:bookmarkStart w:id="2401" w:name="_Toc511815874"/>
      <w:bookmarkStart w:id="2402" w:name="_Toc511816534"/>
      <w:bookmarkStart w:id="2403" w:name="_Toc516581206"/>
      <w:bookmarkStart w:id="2404" w:name="_Toc516582317"/>
      <w:bookmarkStart w:id="2405" w:name="_Toc516582809"/>
      <w:bookmarkStart w:id="2406" w:name="_Toc516583290"/>
      <w:bookmarkStart w:id="2407" w:name="_Toc517091916"/>
      <w:bookmarkStart w:id="2408" w:name="_Toc517093476"/>
      <w:bookmarkStart w:id="2409" w:name="_Toc517093974"/>
      <w:bookmarkStart w:id="2410" w:name="_Toc517095585"/>
      <w:bookmarkStart w:id="2411" w:name="_Toc511813310"/>
      <w:bookmarkStart w:id="2412" w:name="_Toc511813876"/>
      <w:bookmarkStart w:id="2413" w:name="_Toc511815875"/>
      <w:bookmarkStart w:id="2414" w:name="_Toc511816535"/>
      <w:bookmarkStart w:id="2415" w:name="_Toc516581207"/>
      <w:bookmarkStart w:id="2416" w:name="_Toc516582318"/>
      <w:bookmarkStart w:id="2417" w:name="_Toc516582810"/>
      <w:bookmarkStart w:id="2418" w:name="_Toc516583291"/>
      <w:bookmarkStart w:id="2419" w:name="_Toc517091917"/>
      <w:bookmarkStart w:id="2420" w:name="_Toc517093477"/>
      <w:bookmarkStart w:id="2421" w:name="_Toc517093975"/>
      <w:bookmarkStart w:id="2422" w:name="_Toc517095586"/>
      <w:bookmarkStart w:id="2423" w:name="_Toc511813311"/>
      <w:bookmarkStart w:id="2424" w:name="_Toc511813877"/>
      <w:bookmarkStart w:id="2425" w:name="_Toc511815876"/>
      <w:bookmarkStart w:id="2426" w:name="_Toc511816536"/>
      <w:bookmarkStart w:id="2427" w:name="_Toc516581208"/>
      <w:bookmarkStart w:id="2428" w:name="_Toc516582319"/>
      <w:bookmarkStart w:id="2429" w:name="_Toc516582811"/>
      <w:bookmarkStart w:id="2430" w:name="_Toc516583292"/>
      <w:bookmarkStart w:id="2431" w:name="_Toc517091918"/>
      <w:bookmarkStart w:id="2432" w:name="_Toc517093478"/>
      <w:bookmarkStart w:id="2433" w:name="_Toc517093976"/>
      <w:bookmarkStart w:id="2434" w:name="_Toc517095587"/>
      <w:bookmarkStart w:id="2435" w:name="_Toc511813312"/>
      <w:bookmarkStart w:id="2436" w:name="_Toc511813878"/>
      <w:bookmarkStart w:id="2437" w:name="_Toc511815877"/>
      <w:bookmarkStart w:id="2438" w:name="_Toc511816537"/>
      <w:bookmarkStart w:id="2439" w:name="_Toc516581209"/>
      <w:bookmarkStart w:id="2440" w:name="_Toc516582320"/>
      <w:bookmarkStart w:id="2441" w:name="_Toc516582812"/>
      <w:bookmarkStart w:id="2442" w:name="_Toc516583293"/>
      <w:bookmarkStart w:id="2443" w:name="_Toc517091919"/>
      <w:bookmarkStart w:id="2444" w:name="_Toc517093479"/>
      <w:bookmarkStart w:id="2445" w:name="_Toc517093977"/>
      <w:bookmarkStart w:id="2446" w:name="_Toc517095588"/>
      <w:bookmarkStart w:id="2447" w:name="_Toc511813313"/>
      <w:bookmarkStart w:id="2448" w:name="_Toc511813879"/>
      <w:bookmarkStart w:id="2449" w:name="_Toc511815878"/>
      <w:bookmarkStart w:id="2450" w:name="_Toc511816538"/>
      <w:bookmarkStart w:id="2451" w:name="_Toc516581210"/>
      <w:bookmarkStart w:id="2452" w:name="_Toc516582321"/>
      <w:bookmarkStart w:id="2453" w:name="_Toc516582813"/>
      <w:bookmarkStart w:id="2454" w:name="_Toc516583294"/>
      <w:bookmarkStart w:id="2455" w:name="_Toc517091920"/>
      <w:bookmarkStart w:id="2456" w:name="_Toc517093480"/>
      <w:bookmarkStart w:id="2457" w:name="_Toc517093978"/>
      <w:bookmarkStart w:id="2458" w:name="_Toc517095589"/>
      <w:bookmarkStart w:id="2459" w:name="_Toc511813314"/>
      <w:bookmarkStart w:id="2460" w:name="_Toc511813880"/>
      <w:bookmarkStart w:id="2461" w:name="_Toc511815879"/>
      <w:bookmarkStart w:id="2462" w:name="_Toc511816539"/>
      <w:bookmarkStart w:id="2463" w:name="_Toc516581211"/>
      <w:bookmarkStart w:id="2464" w:name="_Toc516582322"/>
      <w:bookmarkStart w:id="2465" w:name="_Toc516582814"/>
      <w:bookmarkStart w:id="2466" w:name="_Toc516583295"/>
      <w:bookmarkStart w:id="2467" w:name="_Toc517091921"/>
      <w:bookmarkStart w:id="2468" w:name="_Toc517093481"/>
      <w:bookmarkStart w:id="2469" w:name="_Toc517093979"/>
      <w:bookmarkStart w:id="2470" w:name="_Toc517095590"/>
      <w:bookmarkStart w:id="2471" w:name="_Toc511813315"/>
      <w:bookmarkStart w:id="2472" w:name="_Toc511813881"/>
      <w:bookmarkStart w:id="2473" w:name="_Toc511815880"/>
      <w:bookmarkStart w:id="2474" w:name="_Toc511816540"/>
      <w:bookmarkStart w:id="2475" w:name="_Toc516581212"/>
      <w:bookmarkStart w:id="2476" w:name="_Toc516582323"/>
      <w:bookmarkStart w:id="2477" w:name="_Toc516582815"/>
      <w:bookmarkStart w:id="2478" w:name="_Toc516583296"/>
      <w:bookmarkStart w:id="2479" w:name="_Toc517091922"/>
      <w:bookmarkStart w:id="2480" w:name="_Toc517093482"/>
      <w:bookmarkStart w:id="2481" w:name="_Toc517093980"/>
      <w:bookmarkStart w:id="2482" w:name="_Toc517095591"/>
      <w:bookmarkStart w:id="2483" w:name="_Toc511813316"/>
      <w:bookmarkStart w:id="2484" w:name="_Toc511813882"/>
      <w:bookmarkStart w:id="2485" w:name="_Toc511815881"/>
      <w:bookmarkStart w:id="2486" w:name="_Toc511816541"/>
      <w:bookmarkStart w:id="2487" w:name="_Toc516581213"/>
      <w:bookmarkStart w:id="2488" w:name="_Toc516582324"/>
      <w:bookmarkStart w:id="2489" w:name="_Toc516582816"/>
      <w:bookmarkStart w:id="2490" w:name="_Toc516583297"/>
      <w:bookmarkStart w:id="2491" w:name="_Toc517091923"/>
      <w:bookmarkStart w:id="2492" w:name="_Toc517093483"/>
      <w:bookmarkStart w:id="2493" w:name="_Toc517093981"/>
      <w:bookmarkStart w:id="2494" w:name="_Toc517095592"/>
      <w:bookmarkStart w:id="2495" w:name="_Toc511813317"/>
      <w:bookmarkStart w:id="2496" w:name="_Toc511813883"/>
      <w:bookmarkStart w:id="2497" w:name="_Toc511815882"/>
      <w:bookmarkStart w:id="2498" w:name="_Toc511816542"/>
      <w:bookmarkStart w:id="2499" w:name="_Toc516581214"/>
      <w:bookmarkStart w:id="2500" w:name="_Toc516582325"/>
      <w:bookmarkStart w:id="2501" w:name="_Toc516582817"/>
      <w:bookmarkStart w:id="2502" w:name="_Toc516583298"/>
      <w:bookmarkStart w:id="2503" w:name="_Toc517091924"/>
      <w:bookmarkStart w:id="2504" w:name="_Toc517093484"/>
      <w:bookmarkStart w:id="2505" w:name="_Toc517093982"/>
      <w:bookmarkStart w:id="2506" w:name="_Toc517095593"/>
      <w:bookmarkStart w:id="2507" w:name="_Toc511813318"/>
      <w:bookmarkStart w:id="2508" w:name="_Toc511813884"/>
      <w:bookmarkStart w:id="2509" w:name="_Toc511815883"/>
      <w:bookmarkStart w:id="2510" w:name="_Toc511816543"/>
      <w:bookmarkStart w:id="2511" w:name="_Toc516581215"/>
      <w:bookmarkStart w:id="2512" w:name="_Toc516582326"/>
      <w:bookmarkStart w:id="2513" w:name="_Toc516582818"/>
      <w:bookmarkStart w:id="2514" w:name="_Toc516583299"/>
      <w:bookmarkStart w:id="2515" w:name="_Toc517091925"/>
      <w:bookmarkStart w:id="2516" w:name="_Toc517093485"/>
      <w:bookmarkStart w:id="2517" w:name="_Toc517093983"/>
      <w:bookmarkStart w:id="2518" w:name="_Toc517095594"/>
      <w:bookmarkStart w:id="2519" w:name="_Toc511813361"/>
      <w:bookmarkStart w:id="2520" w:name="_Toc511813927"/>
      <w:bookmarkStart w:id="2521" w:name="_Toc511815926"/>
      <w:bookmarkStart w:id="2522" w:name="_Toc511816586"/>
      <w:bookmarkStart w:id="2523" w:name="_Toc516581258"/>
      <w:bookmarkStart w:id="2524" w:name="_Toc516582369"/>
      <w:bookmarkStart w:id="2525" w:name="_Toc516582861"/>
      <w:bookmarkStart w:id="2526" w:name="_Toc516583342"/>
      <w:bookmarkStart w:id="2527" w:name="_Toc517091968"/>
      <w:bookmarkStart w:id="2528" w:name="_Toc517093528"/>
      <w:bookmarkStart w:id="2529" w:name="_Toc517094026"/>
      <w:bookmarkStart w:id="2530" w:name="_Toc517095637"/>
      <w:bookmarkStart w:id="2531" w:name="_Toc511813362"/>
      <w:bookmarkStart w:id="2532" w:name="_Toc511813928"/>
      <w:bookmarkStart w:id="2533" w:name="_Toc511815927"/>
      <w:bookmarkStart w:id="2534" w:name="_Toc511816587"/>
      <w:bookmarkStart w:id="2535" w:name="_Toc516581259"/>
      <w:bookmarkStart w:id="2536" w:name="_Toc516582370"/>
      <w:bookmarkStart w:id="2537" w:name="_Toc516582862"/>
      <w:bookmarkStart w:id="2538" w:name="_Toc516583343"/>
      <w:bookmarkStart w:id="2539" w:name="_Toc517091969"/>
      <w:bookmarkStart w:id="2540" w:name="_Toc517093529"/>
      <w:bookmarkStart w:id="2541" w:name="_Toc517094027"/>
      <w:bookmarkStart w:id="2542" w:name="_Toc517095638"/>
      <w:bookmarkStart w:id="2543" w:name="_Toc511813363"/>
      <w:bookmarkStart w:id="2544" w:name="_Toc511813929"/>
      <w:bookmarkStart w:id="2545" w:name="_Toc511815928"/>
      <w:bookmarkStart w:id="2546" w:name="_Toc511816588"/>
      <w:bookmarkStart w:id="2547" w:name="_Toc516581260"/>
      <w:bookmarkStart w:id="2548" w:name="_Toc516582371"/>
      <w:bookmarkStart w:id="2549" w:name="_Toc516582863"/>
      <w:bookmarkStart w:id="2550" w:name="_Toc516583344"/>
      <w:bookmarkStart w:id="2551" w:name="_Toc517091970"/>
      <w:bookmarkStart w:id="2552" w:name="_Toc517093530"/>
      <w:bookmarkStart w:id="2553" w:name="_Toc517094028"/>
      <w:bookmarkStart w:id="2554" w:name="_Toc517095639"/>
      <w:bookmarkStart w:id="2555" w:name="_Toc511813364"/>
      <w:bookmarkStart w:id="2556" w:name="_Toc511813930"/>
      <w:bookmarkStart w:id="2557" w:name="_Toc511815929"/>
      <w:bookmarkStart w:id="2558" w:name="_Toc511816589"/>
      <w:bookmarkStart w:id="2559" w:name="_Toc516581261"/>
      <w:bookmarkStart w:id="2560" w:name="_Toc516582372"/>
      <w:bookmarkStart w:id="2561" w:name="_Toc516582864"/>
      <w:bookmarkStart w:id="2562" w:name="_Toc516583345"/>
      <w:bookmarkStart w:id="2563" w:name="_Toc517091971"/>
      <w:bookmarkStart w:id="2564" w:name="_Toc517093531"/>
      <w:bookmarkStart w:id="2565" w:name="_Toc517094029"/>
      <w:bookmarkStart w:id="2566" w:name="_Toc517095640"/>
      <w:bookmarkStart w:id="2567" w:name="_Toc511813365"/>
      <w:bookmarkStart w:id="2568" w:name="_Toc511813931"/>
      <w:bookmarkStart w:id="2569" w:name="_Toc511815930"/>
      <w:bookmarkStart w:id="2570" w:name="_Toc511816590"/>
      <w:bookmarkStart w:id="2571" w:name="_Toc516581262"/>
      <w:bookmarkStart w:id="2572" w:name="_Toc516582373"/>
      <w:bookmarkStart w:id="2573" w:name="_Toc516582865"/>
      <w:bookmarkStart w:id="2574" w:name="_Toc516583346"/>
      <w:bookmarkStart w:id="2575" w:name="_Toc517091972"/>
      <w:bookmarkStart w:id="2576" w:name="_Toc517093532"/>
      <w:bookmarkStart w:id="2577" w:name="_Toc517094030"/>
      <w:bookmarkStart w:id="2578" w:name="_Toc517095641"/>
      <w:bookmarkStart w:id="2579" w:name="_Toc511813366"/>
      <w:bookmarkStart w:id="2580" w:name="_Toc511813932"/>
      <w:bookmarkStart w:id="2581" w:name="_Toc511815931"/>
      <w:bookmarkStart w:id="2582" w:name="_Toc511816591"/>
      <w:bookmarkStart w:id="2583" w:name="_Toc516581263"/>
      <w:bookmarkStart w:id="2584" w:name="_Toc516582374"/>
      <w:bookmarkStart w:id="2585" w:name="_Toc516582866"/>
      <w:bookmarkStart w:id="2586" w:name="_Toc516583347"/>
      <w:bookmarkStart w:id="2587" w:name="_Toc517091973"/>
      <w:bookmarkStart w:id="2588" w:name="_Toc517093533"/>
      <w:bookmarkStart w:id="2589" w:name="_Toc517094031"/>
      <w:bookmarkStart w:id="2590" w:name="_Toc517095642"/>
      <w:bookmarkStart w:id="2591" w:name="_Toc511813367"/>
      <w:bookmarkStart w:id="2592" w:name="_Toc511813933"/>
      <w:bookmarkStart w:id="2593" w:name="_Toc511815932"/>
      <w:bookmarkStart w:id="2594" w:name="_Toc511816592"/>
      <w:bookmarkStart w:id="2595" w:name="_Toc516581264"/>
      <w:bookmarkStart w:id="2596" w:name="_Toc516582375"/>
      <w:bookmarkStart w:id="2597" w:name="_Toc516582867"/>
      <w:bookmarkStart w:id="2598" w:name="_Toc516583348"/>
      <w:bookmarkStart w:id="2599" w:name="_Toc517091974"/>
      <w:bookmarkStart w:id="2600" w:name="_Toc517093534"/>
      <w:bookmarkStart w:id="2601" w:name="_Toc517094032"/>
      <w:bookmarkStart w:id="2602" w:name="_Toc517095643"/>
      <w:bookmarkStart w:id="2603" w:name="_Toc511813368"/>
      <w:bookmarkStart w:id="2604" w:name="_Toc511813934"/>
      <w:bookmarkStart w:id="2605" w:name="_Toc511815933"/>
      <w:bookmarkStart w:id="2606" w:name="_Toc511816593"/>
      <w:bookmarkStart w:id="2607" w:name="_Toc516581265"/>
      <w:bookmarkStart w:id="2608" w:name="_Toc516582376"/>
      <w:bookmarkStart w:id="2609" w:name="_Toc516582868"/>
      <w:bookmarkStart w:id="2610" w:name="_Toc516583349"/>
      <w:bookmarkStart w:id="2611" w:name="_Toc517091975"/>
      <w:bookmarkStart w:id="2612" w:name="_Toc517093535"/>
      <w:bookmarkStart w:id="2613" w:name="_Toc517094033"/>
      <w:bookmarkStart w:id="2614" w:name="_Toc517095644"/>
      <w:bookmarkStart w:id="2615" w:name="_Toc511813369"/>
      <w:bookmarkStart w:id="2616" w:name="_Toc511813935"/>
      <w:bookmarkStart w:id="2617" w:name="_Toc511815934"/>
      <w:bookmarkStart w:id="2618" w:name="_Toc511816594"/>
      <w:bookmarkStart w:id="2619" w:name="_Toc516581266"/>
      <w:bookmarkStart w:id="2620" w:name="_Toc516582377"/>
      <w:bookmarkStart w:id="2621" w:name="_Toc516582869"/>
      <w:bookmarkStart w:id="2622" w:name="_Toc516583350"/>
      <w:bookmarkStart w:id="2623" w:name="_Toc517091976"/>
      <w:bookmarkStart w:id="2624" w:name="_Toc517093536"/>
      <w:bookmarkStart w:id="2625" w:name="_Toc517094034"/>
      <w:bookmarkStart w:id="2626" w:name="_Toc517095645"/>
      <w:bookmarkStart w:id="2627" w:name="_Toc511813370"/>
      <w:bookmarkStart w:id="2628" w:name="_Toc511813936"/>
      <w:bookmarkStart w:id="2629" w:name="_Toc511815935"/>
      <w:bookmarkStart w:id="2630" w:name="_Toc511816595"/>
      <w:bookmarkStart w:id="2631" w:name="_Toc516581267"/>
      <w:bookmarkStart w:id="2632" w:name="_Toc516582378"/>
      <w:bookmarkStart w:id="2633" w:name="_Toc516582870"/>
      <w:bookmarkStart w:id="2634" w:name="_Toc516583351"/>
      <w:bookmarkStart w:id="2635" w:name="_Toc517091977"/>
      <w:bookmarkStart w:id="2636" w:name="_Toc517093537"/>
      <w:bookmarkStart w:id="2637" w:name="_Toc517094035"/>
      <w:bookmarkStart w:id="2638" w:name="_Toc517095646"/>
      <w:bookmarkStart w:id="2639" w:name="_Toc511813371"/>
      <w:bookmarkStart w:id="2640" w:name="_Toc511813937"/>
      <w:bookmarkStart w:id="2641" w:name="_Toc511815936"/>
      <w:bookmarkStart w:id="2642" w:name="_Toc511816596"/>
      <w:bookmarkStart w:id="2643" w:name="_Toc516581268"/>
      <w:bookmarkStart w:id="2644" w:name="_Toc516582379"/>
      <w:bookmarkStart w:id="2645" w:name="_Toc516582871"/>
      <w:bookmarkStart w:id="2646" w:name="_Toc516583352"/>
      <w:bookmarkStart w:id="2647" w:name="_Toc517091978"/>
      <w:bookmarkStart w:id="2648" w:name="_Toc517093538"/>
      <w:bookmarkStart w:id="2649" w:name="_Toc517094036"/>
      <w:bookmarkStart w:id="2650" w:name="_Toc517095647"/>
      <w:bookmarkStart w:id="2651" w:name="_Toc511813372"/>
      <w:bookmarkStart w:id="2652" w:name="_Toc511813938"/>
      <w:bookmarkStart w:id="2653" w:name="_Toc511815937"/>
      <w:bookmarkStart w:id="2654" w:name="_Toc511816597"/>
      <w:bookmarkStart w:id="2655" w:name="_Toc516581269"/>
      <w:bookmarkStart w:id="2656" w:name="_Toc516582380"/>
      <w:bookmarkStart w:id="2657" w:name="_Toc516582872"/>
      <w:bookmarkStart w:id="2658" w:name="_Toc516583353"/>
      <w:bookmarkStart w:id="2659" w:name="_Toc517091979"/>
      <w:bookmarkStart w:id="2660" w:name="_Toc517093539"/>
      <w:bookmarkStart w:id="2661" w:name="_Toc517094037"/>
      <w:bookmarkStart w:id="2662" w:name="_Toc517095648"/>
      <w:bookmarkStart w:id="2663" w:name="_Toc511813373"/>
      <w:bookmarkStart w:id="2664" w:name="_Toc511813939"/>
      <w:bookmarkStart w:id="2665" w:name="_Toc511815938"/>
      <w:bookmarkStart w:id="2666" w:name="_Toc511816598"/>
      <w:bookmarkStart w:id="2667" w:name="_Toc516581270"/>
      <w:bookmarkStart w:id="2668" w:name="_Toc516582381"/>
      <w:bookmarkStart w:id="2669" w:name="_Toc516582873"/>
      <w:bookmarkStart w:id="2670" w:name="_Toc516583354"/>
      <w:bookmarkStart w:id="2671" w:name="_Toc517091980"/>
      <w:bookmarkStart w:id="2672" w:name="_Toc517093540"/>
      <w:bookmarkStart w:id="2673" w:name="_Toc517094038"/>
      <w:bookmarkStart w:id="2674" w:name="_Toc517095649"/>
      <w:bookmarkStart w:id="2675" w:name="_Toc511813374"/>
      <w:bookmarkStart w:id="2676" w:name="_Toc511813940"/>
      <w:bookmarkStart w:id="2677" w:name="_Toc511815939"/>
      <w:bookmarkStart w:id="2678" w:name="_Toc511816599"/>
      <w:bookmarkStart w:id="2679" w:name="_Toc516581271"/>
      <w:bookmarkStart w:id="2680" w:name="_Toc516582382"/>
      <w:bookmarkStart w:id="2681" w:name="_Toc516582874"/>
      <w:bookmarkStart w:id="2682" w:name="_Toc516583355"/>
      <w:bookmarkStart w:id="2683" w:name="_Toc517091981"/>
      <w:bookmarkStart w:id="2684" w:name="_Toc517093541"/>
      <w:bookmarkStart w:id="2685" w:name="_Toc517094039"/>
      <w:bookmarkStart w:id="2686" w:name="_Toc517095650"/>
      <w:bookmarkStart w:id="2687" w:name="_Toc511813375"/>
      <w:bookmarkStart w:id="2688" w:name="_Toc511813941"/>
      <w:bookmarkStart w:id="2689" w:name="_Toc511815940"/>
      <w:bookmarkStart w:id="2690" w:name="_Toc511816600"/>
      <w:bookmarkStart w:id="2691" w:name="_Toc516581272"/>
      <w:bookmarkStart w:id="2692" w:name="_Toc516582383"/>
      <w:bookmarkStart w:id="2693" w:name="_Toc516582875"/>
      <w:bookmarkStart w:id="2694" w:name="_Toc516583356"/>
      <w:bookmarkStart w:id="2695" w:name="_Toc517091982"/>
      <w:bookmarkStart w:id="2696" w:name="_Toc517093542"/>
      <w:bookmarkStart w:id="2697" w:name="_Toc517094040"/>
      <w:bookmarkStart w:id="2698" w:name="_Toc517095651"/>
      <w:bookmarkStart w:id="2699" w:name="_Toc511813376"/>
      <w:bookmarkStart w:id="2700" w:name="_Toc511813942"/>
      <w:bookmarkStart w:id="2701" w:name="_Toc511815941"/>
      <w:bookmarkStart w:id="2702" w:name="_Toc511816601"/>
      <w:bookmarkStart w:id="2703" w:name="_Toc516581273"/>
      <w:bookmarkStart w:id="2704" w:name="_Toc516582384"/>
      <w:bookmarkStart w:id="2705" w:name="_Toc516582876"/>
      <w:bookmarkStart w:id="2706" w:name="_Toc516583357"/>
      <w:bookmarkStart w:id="2707" w:name="_Toc517091983"/>
      <w:bookmarkStart w:id="2708" w:name="_Toc517093543"/>
      <w:bookmarkStart w:id="2709" w:name="_Toc517094041"/>
      <w:bookmarkStart w:id="2710" w:name="_Toc517095652"/>
      <w:bookmarkStart w:id="2711" w:name="_Toc511813377"/>
      <w:bookmarkStart w:id="2712" w:name="_Toc511813943"/>
      <w:bookmarkStart w:id="2713" w:name="_Toc511815942"/>
      <w:bookmarkStart w:id="2714" w:name="_Toc511816602"/>
      <w:bookmarkStart w:id="2715" w:name="_Toc516581274"/>
      <w:bookmarkStart w:id="2716" w:name="_Toc516582385"/>
      <w:bookmarkStart w:id="2717" w:name="_Toc516582877"/>
      <w:bookmarkStart w:id="2718" w:name="_Toc516583358"/>
      <w:bookmarkStart w:id="2719" w:name="_Toc517091984"/>
      <w:bookmarkStart w:id="2720" w:name="_Toc517093544"/>
      <w:bookmarkStart w:id="2721" w:name="_Toc517094042"/>
      <w:bookmarkStart w:id="2722" w:name="_Toc517095653"/>
      <w:bookmarkStart w:id="2723" w:name="_Toc511813378"/>
      <w:bookmarkStart w:id="2724" w:name="_Toc511813944"/>
      <w:bookmarkStart w:id="2725" w:name="_Toc511815943"/>
      <w:bookmarkStart w:id="2726" w:name="_Toc511816603"/>
      <w:bookmarkStart w:id="2727" w:name="_Toc516581275"/>
      <w:bookmarkStart w:id="2728" w:name="_Toc516582386"/>
      <w:bookmarkStart w:id="2729" w:name="_Toc516582878"/>
      <w:bookmarkStart w:id="2730" w:name="_Toc516583359"/>
      <w:bookmarkStart w:id="2731" w:name="_Toc517091985"/>
      <w:bookmarkStart w:id="2732" w:name="_Toc517093545"/>
      <w:bookmarkStart w:id="2733" w:name="_Toc517094043"/>
      <w:bookmarkStart w:id="2734" w:name="_Toc517095654"/>
      <w:bookmarkStart w:id="2735" w:name="_Toc511813379"/>
      <w:bookmarkStart w:id="2736" w:name="_Toc511813945"/>
      <w:bookmarkStart w:id="2737" w:name="_Toc511815944"/>
      <w:bookmarkStart w:id="2738" w:name="_Toc511816604"/>
      <w:bookmarkStart w:id="2739" w:name="_Toc516581276"/>
      <w:bookmarkStart w:id="2740" w:name="_Toc516582387"/>
      <w:bookmarkStart w:id="2741" w:name="_Toc516582879"/>
      <w:bookmarkStart w:id="2742" w:name="_Toc516583360"/>
      <w:bookmarkStart w:id="2743" w:name="_Toc517091986"/>
      <w:bookmarkStart w:id="2744" w:name="_Toc517093546"/>
      <w:bookmarkStart w:id="2745" w:name="_Toc517094044"/>
      <w:bookmarkStart w:id="2746" w:name="_Toc517095655"/>
      <w:bookmarkStart w:id="2747" w:name="_Toc511813380"/>
      <w:bookmarkStart w:id="2748" w:name="_Toc511813946"/>
      <w:bookmarkStart w:id="2749" w:name="_Toc511815945"/>
      <w:bookmarkStart w:id="2750" w:name="_Toc511816605"/>
      <w:bookmarkStart w:id="2751" w:name="_Toc516581277"/>
      <w:bookmarkStart w:id="2752" w:name="_Toc516582388"/>
      <w:bookmarkStart w:id="2753" w:name="_Toc516582880"/>
      <w:bookmarkStart w:id="2754" w:name="_Toc516583361"/>
      <w:bookmarkStart w:id="2755" w:name="_Toc517091987"/>
      <w:bookmarkStart w:id="2756" w:name="_Toc517093547"/>
      <w:bookmarkStart w:id="2757" w:name="_Toc517094045"/>
      <w:bookmarkStart w:id="2758" w:name="_Toc517095656"/>
      <w:bookmarkStart w:id="2759" w:name="_Toc511813381"/>
      <w:bookmarkStart w:id="2760" w:name="_Toc511813947"/>
      <w:bookmarkStart w:id="2761" w:name="_Toc511815946"/>
      <w:bookmarkStart w:id="2762" w:name="_Toc511816606"/>
      <w:bookmarkStart w:id="2763" w:name="_Toc516581278"/>
      <w:bookmarkStart w:id="2764" w:name="_Toc516582389"/>
      <w:bookmarkStart w:id="2765" w:name="_Toc516582881"/>
      <w:bookmarkStart w:id="2766" w:name="_Toc516583362"/>
      <w:bookmarkStart w:id="2767" w:name="_Toc517091988"/>
      <w:bookmarkStart w:id="2768" w:name="_Toc517093548"/>
      <w:bookmarkStart w:id="2769" w:name="_Toc517094046"/>
      <w:bookmarkStart w:id="2770" w:name="_Toc517095657"/>
      <w:bookmarkStart w:id="2771" w:name="_Toc511813382"/>
      <w:bookmarkStart w:id="2772" w:name="_Toc511813948"/>
      <w:bookmarkStart w:id="2773" w:name="_Toc511815947"/>
      <w:bookmarkStart w:id="2774" w:name="_Toc511816607"/>
      <w:bookmarkStart w:id="2775" w:name="_Toc516581279"/>
      <w:bookmarkStart w:id="2776" w:name="_Toc516582390"/>
      <w:bookmarkStart w:id="2777" w:name="_Toc516582882"/>
      <w:bookmarkStart w:id="2778" w:name="_Toc516583363"/>
      <w:bookmarkStart w:id="2779" w:name="_Toc517091989"/>
      <w:bookmarkStart w:id="2780" w:name="_Toc517093549"/>
      <w:bookmarkStart w:id="2781" w:name="_Toc517094047"/>
      <w:bookmarkStart w:id="2782" w:name="_Toc517095658"/>
      <w:bookmarkStart w:id="2783" w:name="_Toc511813383"/>
      <w:bookmarkStart w:id="2784" w:name="_Toc511813949"/>
      <w:bookmarkStart w:id="2785" w:name="_Toc511815948"/>
      <w:bookmarkStart w:id="2786" w:name="_Toc511816608"/>
      <w:bookmarkStart w:id="2787" w:name="_Toc516581280"/>
      <w:bookmarkStart w:id="2788" w:name="_Toc516582391"/>
      <w:bookmarkStart w:id="2789" w:name="_Toc516582883"/>
      <w:bookmarkStart w:id="2790" w:name="_Toc516583364"/>
      <w:bookmarkStart w:id="2791" w:name="_Toc517091990"/>
      <w:bookmarkStart w:id="2792" w:name="_Toc517093550"/>
      <w:bookmarkStart w:id="2793" w:name="_Toc517094048"/>
      <w:bookmarkStart w:id="2794" w:name="_Toc517095659"/>
      <w:bookmarkStart w:id="2795" w:name="_Toc517095660"/>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r w:rsidRPr="00AF1C6F">
        <w:lastRenderedPageBreak/>
        <w:t>Operator Interface</w:t>
      </w:r>
      <w:bookmarkEnd w:id="2795"/>
    </w:p>
    <w:p w:rsidR="00D9241F" w:rsidRPr="004B5018" w:rsidRDefault="00D9241F" w:rsidP="00D9241F">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[R0577]</w:t>
      </w:r>
    </w:p>
    <w:p w:rsidR="00D9241F" w:rsidRPr="00AF1C6F" w:rsidRDefault="00D9241F" w:rsidP="00C95594">
      <w:pPr>
        <w:pStyle w:val="Points1"/>
        <w:numPr>
          <w:ilvl w:val="0"/>
          <w:numId w:val="69"/>
        </w:numPr>
      </w:pPr>
      <w:r w:rsidRPr="00AF1C6F">
        <w:t>SCADA – Directional Exit Light Banks Faceplate, used by the main operator.</w:t>
      </w:r>
      <w:r w:rsidR="001561A5" w:rsidRPr="001561A5">
        <w:rPr>
          <w:vanish/>
          <w:color w:val="0000FF"/>
          <w:vertAlign w:val="subscript"/>
        </w:rPr>
        <w:t xml:space="preserve"> [R0578]</w:t>
      </w:r>
    </w:p>
    <w:p w:rsidR="00D9241F" w:rsidRPr="004B5018" w:rsidRDefault="00D9241F" w:rsidP="00D9241F">
      <w:pPr>
        <w:pStyle w:val="MainBodyText"/>
        <w:rPr>
          <w:color w:val="000000"/>
          <w:vertAlign w:val="subscript"/>
        </w:rPr>
      </w:pPr>
      <w:r w:rsidRPr="00AF1C6F">
        <w:t>The icon for this module will show the following</w:t>
      </w:r>
      <w:r w:rsidR="00776BB0">
        <w:t>:</w:t>
      </w:r>
      <w:r w:rsidR="001561A5" w:rsidRPr="001561A5">
        <w:rPr>
          <w:vanish/>
          <w:color w:val="0000FF"/>
          <w:vertAlign w:val="subscript"/>
        </w:rPr>
        <w:t xml:space="preserve"> [R0579]</w:t>
      </w:r>
    </w:p>
    <w:p w:rsidR="00D9241F" w:rsidRPr="004B5018" w:rsidRDefault="00D9241F" w:rsidP="00D9241F">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[R0580]</w:t>
      </w:r>
    </w:p>
    <w:p w:rsidR="00D9241F" w:rsidRPr="004B5018" w:rsidRDefault="00D9241F" w:rsidP="00D9241F">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[R0581]</w:t>
      </w:r>
    </w:p>
    <w:p w:rsidR="00D9241F" w:rsidRPr="00AF1C6F" w:rsidRDefault="00D9241F" w:rsidP="00D9241F">
      <w:pPr>
        <w:pStyle w:val="MainBodyText"/>
      </w:pPr>
    </w:p>
    <w:p w:rsidR="00D9241F" w:rsidRPr="00AF1C6F" w:rsidRDefault="00D9241F" w:rsidP="00C95594">
      <w:pPr>
        <w:pStyle w:val="Heading4"/>
      </w:pPr>
      <w:bookmarkStart w:id="2796" w:name="_Toc517095661"/>
      <w:r w:rsidRPr="00AF1C6F">
        <w:t>Directional Exit Light Banks Icon</w:t>
      </w:r>
      <w:bookmarkEnd w:id="2796"/>
      <w:r w:rsidRPr="00AF1C6F">
        <w:t xml:space="preserve"> </w:t>
      </w:r>
    </w:p>
    <w:p w:rsidR="00D9241F" w:rsidRPr="004B5018" w:rsidRDefault="00D9241F" w:rsidP="00C95594">
      <w:pPr>
        <w:keepNext/>
        <w:rPr>
          <w:color w:val="000000"/>
          <w:vertAlign w:val="subscript"/>
          <w:lang w:eastAsia="en-AU"/>
        </w:rPr>
      </w:pPr>
      <w:r w:rsidRPr="00AF1C6F">
        <w:rPr>
          <w:lang w:eastAsia="en-AU"/>
        </w:rPr>
        <w:t xml:space="preserve">On tunnel electrical system related graphic displays only, the </w:t>
      </w:r>
      <w:r w:rsidR="008760E5" w:rsidRPr="00AF1C6F">
        <w:rPr>
          <w:lang w:eastAsia="en-AU"/>
        </w:rPr>
        <w:t>Directional Exit Light Banks</w:t>
      </w:r>
      <w:r w:rsidRPr="00AF1C6F">
        <w:rPr>
          <w:lang w:eastAsia="en-AU"/>
        </w:rPr>
        <w:t xml:space="preserve"> icon will appear as the following:</w:t>
      </w:r>
      <w:r w:rsidR="001561A5" w:rsidRPr="001561A5">
        <w:rPr>
          <w:vanish/>
          <w:color w:val="0000FF"/>
          <w:vertAlign w:val="subscript"/>
          <w:lang w:eastAsia="en-AU"/>
        </w:rPr>
        <w:t xml:space="preserve"> [R0582]</w:t>
      </w:r>
    </w:p>
    <w:p w:rsidR="00D9241F" w:rsidRPr="004B5018" w:rsidRDefault="00D9241F" w:rsidP="00D9241F">
      <w:pPr>
        <w:pStyle w:val="Caption"/>
        <w:rPr>
          <w:color w:val="000000"/>
          <w:vertAlign w:val="subscript"/>
          <w:lang w:val="en-AU"/>
        </w:rPr>
      </w:pPr>
      <w:bookmarkStart w:id="2797" w:name="_Toc517095766"/>
      <w:r w:rsidRPr="00C95594">
        <w:rPr>
          <w:lang w:val="en-AU"/>
        </w:rPr>
        <w:t xml:space="preserve">Table </w:t>
      </w:r>
      <w:r w:rsidR="000D7000" w:rsidRPr="00866B4B">
        <w:rPr>
          <w:lang w:val="en-AU"/>
        </w:rPr>
        <w:fldChar w:fldCharType="begin"/>
      </w:r>
      <w:r w:rsidR="000D7000" w:rsidRPr="004336F0">
        <w:rPr>
          <w:lang w:val="en-AU"/>
          <w:rPrChange w:id="2798"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799" w:author="KIM, Jason" w:date="2019-04-03T08:54:00Z">
            <w:rPr>
              <w:noProof/>
              <w:lang w:val="fr-FR"/>
            </w:rPr>
          </w:rPrChange>
        </w:rPr>
        <w:t>15</w:t>
      </w:r>
      <w:r w:rsidR="000D7000" w:rsidRPr="00866B4B">
        <w:rPr>
          <w:lang w:val="en-AU"/>
        </w:rPr>
        <w:fldChar w:fldCharType="end"/>
      </w:r>
      <w:r w:rsidR="000D7000" w:rsidRPr="004336F0">
        <w:rPr>
          <w:lang w:val="en-AU"/>
          <w:rPrChange w:id="2800" w:author="KIM, Jason" w:date="2019-04-03T08:54:00Z">
            <w:rPr>
              <w:lang w:val="fr-FR"/>
            </w:rPr>
          </w:rPrChange>
        </w:rPr>
        <w:noBreakHyphen/>
      </w:r>
      <w:r w:rsidR="000D7000" w:rsidRPr="00866B4B">
        <w:rPr>
          <w:lang w:val="en-AU"/>
        </w:rPr>
        <w:fldChar w:fldCharType="begin"/>
      </w:r>
      <w:r w:rsidR="000D7000" w:rsidRPr="004336F0">
        <w:rPr>
          <w:lang w:val="en-AU"/>
          <w:rPrChange w:id="2801"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802" w:author="KIM, Jason" w:date="2019-04-03T08:54:00Z">
            <w:rPr>
              <w:noProof/>
              <w:lang w:val="fr-FR"/>
            </w:rPr>
          </w:rPrChange>
        </w:rPr>
        <w:t>9</w:t>
      </w:r>
      <w:r w:rsidR="000D7000" w:rsidRPr="00866B4B">
        <w:rPr>
          <w:lang w:val="en-AU"/>
        </w:rPr>
        <w:fldChar w:fldCharType="end"/>
      </w:r>
      <w:r w:rsidR="00952E3D" w:rsidRPr="004301E3">
        <w:rPr>
          <w:lang w:val="en-AU"/>
        </w:rPr>
        <w:t xml:space="preserve"> : </w:t>
      </w:r>
      <w:r w:rsidR="00101CC7" w:rsidRPr="00C95594">
        <w:rPr>
          <w:lang w:val="en-AU"/>
        </w:rPr>
        <w:t>DXE</w:t>
      </w:r>
      <w:r w:rsidRPr="00C95594">
        <w:rPr>
          <w:lang w:val="en-AU"/>
        </w:rPr>
        <w:t xml:space="preserve"> Icon Operational States</w:t>
      </w:r>
      <w:bookmarkEnd w:id="2797"/>
      <w:r w:rsidR="001561A5" w:rsidRPr="001561A5">
        <w:rPr>
          <w:vanish/>
          <w:color w:val="0000FF"/>
          <w:vertAlign w:val="subscript"/>
          <w:lang w:val="en-AU"/>
        </w:rPr>
        <w:t xml:space="preserve"> [R0583]</w:t>
      </w:r>
    </w:p>
    <w:tbl>
      <w:tblPr>
        <w:tblStyle w:val="ReportTable"/>
        <w:tblW w:w="5000" w:type="pct"/>
        <w:tblLook w:val="04A0" w:firstRow="1" w:lastRow="0" w:firstColumn="1" w:lastColumn="0" w:noHBand="0" w:noVBand="1"/>
      </w:tblPr>
      <w:tblGrid>
        <w:gridCol w:w="3326"/>
        <w:gridCol w:w="3325"/>
        <w:gridCol w:w="2591"/>
      </w:tblGrid>
      <w:tr w:rsidR="00101CC7" w:rsidRPr="00F73B9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color w:val="000000"/>
                <w:vertAlign w:val="subscript"/>
              </w:rPr>
            </w:pPr>
            <w:r w:rsidRPr="00F73B9F">
              <w:t xml:space="preserve">Operational Status </w:t>
            </w:r>
            <w:r w:rsidR="001561A5" w:rsidRPr="001561A5">
              <w:rPr>
                <w:vanish/>
                <w:color w:val="0000FF"/>
                <w:vertAlign w:val="subscript"/>
              </w:rPr>
              <w:t xml:space="preserve"> [R0583]</w:t>
            </w:r>
          </w:p>
        </w:tc>
        <w:tc>
          <w:tcPr>
            <w:tcW w:w="1799" w:type="pct"/>
            <w:hideMark/>
          </w:tcPr>
          <w:p w:rsidR="00D9241F" w:rsidRPr="00AF1C6F" w:rsidRDefault="00D9241F" w:rsidP="001561A5">
            <w:pPr>
              <w:pStyle w:val="TableText"/>
              <w:cnfStyle w:val="100000000000" w:firstRow="1" w:lastRow="0" w:firstColumn="0" w:lastColumn="0" w:oddVBand="0" w:evenVBand="0" w:oddHBand="0" w:evenHBand="0" w:firstRowFirstColumn="0" w:firstRowLastColumn="0" w:lastRowFirstColumn="0" w:lastRowLastColumn="0"/>
            </w:pPr>
            <w:r w:rsidRPr="00F73B9F">
              <w:t>Colour</w:t>
            </w:r>
          </w:p>
        </w:tc>
        <w:tc>
          <w:tcPr>
            <w:tcW w:w="1403" w:type="pct"/>
            <w:hideMark/>
          </w:tcPr>
          <w:p w:rsidR="00D9241F" w:rsidRPr="00C95594" w:rsidRDefault="00D9241F"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F73B9F">
              <w:t>Icon **</w:t>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NOT READY</w:t>
            </w:r>
            <w:r w:rsidR="001561A5" w:rsidRPr="001561A5">
              <w:rPr>
                <w:b w:val="0"/>
                <w:vanish/>
                <w:color w:val="0000FF"/>
                <w:vertAlign w:val="subscript"/>
              </w:rPr>
              <w:t xml:space="preserve"> [R0584]</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403" w:type="pct"/>
            <w:hideMark/>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69C17916" wp14:editId="0E0A9866">
                  <wp:extent cx="665414" cy="402021"/>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8589" cy="416022"/>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[R0585]</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403" w:type="pct"/>
            <w:hideMark/>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7A96D995" wp14:editId="0388AC1F">
                  <wp:extent cx="663947" cy="405357"/>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7795" cy="413812"/>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ACTIVE/ON/BOTH DIRECTIONS</w:t>
            </w:r>
            <w:r w:rsidR="001561A5" w:rsidRPr="001561A5">
              <w:rPr>
                <w:b w:val="0"/>
                <w:vanish/>
                <w:color w:val="0000FF"/>
                <w:vertAlign w:val="subscript"/>
              </w:rPr>
              <w:t xml:space="preserve"> [R0586]</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hideMark/>
          </w:tcPr>
          <w:p w:rsidR="00D9241F" w:rsidRPr="00C95594"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5D41CD6C" wp14:editId="5A99637C">
                  <wp:extent cx="663947" cy="388154"/>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7457" cy="401898"/>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D9241F" w:rsidRPr="004B5018" w:rsidRDefault="00101CC7" w:rsidP="001561A5">
            <w:pPr>
              <w:pStyle w:val="TableText"/>
              <w:rPr>
                <w:b w:val="0"/>
                <w:color w:val="000000"/>
                <w:vertAlign w:val="subscript"/>
              </w:rPr>
            </w:pPr>
            <w:r w:rsidRPr="005C4DD9">
              <w:rPr>
                <w:b w:val="0"/>
              </w:rPr>
              <w:t>ACTIVE/ON/LEFT</w:t>
            </w:r>
            <w:r w:rsidR="001561A5" w:rsidRPr="001561A5">
              <w:rPr>
                <w:b w:val="0"/>
                <w:vanish/>
                <w:color w:val="0000FF"/>
                <w:vertAlign w:val="subscript"/>
              </w:rPr>
              <w:t xml:space="preserve"> [R0587]</w:t>
            </w:r>
          </w:p>
        </w:tc>
        <w:tc>
          <w:tcPr>
            <w:tcW w:w="1799"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1B82A93C" wp14:editId="31CAC5B2">
                  <wp:extent cx="389474" cy="3862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212" cy="402855"/>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101CC7" w:rsidRPr="004B5018" w:rsidRDefault="00101CC7" w:rsidP="001561A5">
            <w:pPr>
              <w:pStyle w:val="TableText"/>
              <w:rPr>
                <w:b w:val="0"/>
                <w:color w:val="000000"/>
                <w:vertAlign w:val="subscript"/>
              </w:rPr>
            </w:pPr>
            <w:r w:rsidRPr="005C4DD9">
              <w:rPr>
                <w:b w:val="0"/>
              </w:rPr>
              <w:t>ACTIVE/ON/RIGHT</w:t>
            </w:r>
            <w:r w:rsidR="001561A5" w:rsidRPr="001561A5">
              <w:rPr>
                <w:b w:val="0"/>
                <w:vanish/>
                <w:color w:val="0000FF"/>
                <w:vertAlign w:val="subscript"/>
              </w:rPr>
              <w:t xml:space="preserve"> [R0588]</w:t>
            </w:r>
          </w:p>
        </w:tc>
        <w:tc>
          <w:tcPr>
            <w:tcW w:w="1799" w:type="pct"/>
          </w:tcPr>
          <w:p w:rsidR="00101CC7"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tcPr>
          <w:p w:rsidR="00101CC7"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16BD0DD9" wp14:editId="2D2D8F90">
                  <wp:extent cx="342799" cy="378373"/>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762" cy="394889"/>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D9241F" w:rsidRPr="004B5018" w:rsidRDefault="00D9241F"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[R0589]</w:t>
            </w:r>
          </w:p>
        </w:tc>
        <w:tc>
          <w:tcPr>
            <w:tcW w:w="1799" w:type="pct"/>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403"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2F36F1F2" wp14:editId="3A713523">
                  <wp:extent cx="609317" cy="370489"/>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779" cy="404212"/>
                          </a:xfrm>
                          <a:prstGeom prst="rect">
                            <a:avLst/>
                          </a:prstGeom>
                        </pic:spPr>
                      </pic:pic>
                    </a:graphicData>
                  </a:graphic>
                </wp:inline>
              </w:drawing>
            </w:r>
          </w:p>
        </w:tc>
      </w:tr>
    </w:tbl>
    <w:p w:rsidR="00776BB0" w:rsidRPr="00AF1C6F" w:rsidRDefault="00776BB0" w:rsidP="00C95594">
      <w:pPr>
        <w:pStyle w:val="MainBodyText"/>
        <w:rPr>
          <w:noProof/>
          <w:lang w:eastAsia="en-AU"/>
        </w:rPr>
      </w:pPr>
    </w:p>
    <w:p w:rsidR="00D9241F" w:rsidRPr="00AF1C6F" w:rsidRDefault="00101CC7" w:rsidP="00C95594">
      <w:pPr>
        <w:pStyle w:val="Heading4"/>
      </w:pPr>
      <w:bookmarkStart w:id="2803" w:name="_Toc517095662"/>
      <w:r w:rsidRPr="00AF1C6F">
        <w:t>Directional Exit Light Banks</w:t>
      </w:r>
      <w:r w:rsidR="00D9241F" w:rsidRPr="00AF1C6F">
        <w:t xml:space="preserve"> Icon – Other Dynamics</w:t>
      </w:r>
      <w:bookmarkEnd w:id="2803"/>
    </w:p>
    <w:p w:rsidR="00D9241F" w:rsidRPr="004B5018" w:rsidRDefault="00D9241F" w:rsidP="00D9241F">
      <w:pPr>
        <w:pStyle w:val="MainBodyText"/>
        <w:rPr>
          <w:color w:val="000000"/>
          <w:vertAlign w:val="subscript"/>
        </w:rPr>
      </w:pPr>
      <w:r w:rsidRPr="00AF1C6F">
        <w:t xml:space="preserve">Other common state indications in SCADA are described in section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[R0591]</w:t>
      </w:r>
    </w:p>
    <w:p w:rsidR="00D9241F" w:rsidRPr="00AF1C6F" w:rsidRDefault="00D9241F" w:rsidP="00D9241F">
      <w:pPr>
        <w:pStyle w:val="MainBodyText"/>
      </w:pPr>
    </w:p>
    <w:p w:rsidR="00D9241F" w:rsidRPr="00AF1C6F" w:rsidRDefault="00D9241F" w:rsidP="00AF1C6F">
      <w:pPr>
        <w:keepNext/>
        <w:keepLines/>
        <w:numPr>
          <w:ilvl w:val="2"/>
          <w:numId w:val="1"/>
        </w:numPr>
        <w:spacing w:before="240" w:after="240" w:line="240" w:lineRule="auto"/>
        <w:ind w:left="851" w:hanging="851"/>
        <w:outlineLvl w:val="2"/>
        <w:rPr>
          <w:rFonts w:eastAsiaTheme="majorEastAsia" w:cstheme="majorBidi"/>
          <w:b/>
          <w:bCs/>
          <w:noProof/>
          <w:color w:val="52A74A"/>
          <w:szCs w:val="28"/>
          <w:lang w:eastAsia="en-AU"/>
        </w:rPr>
      </w:pPr>
      <w:r w:rsidRPr="00AF1C6F">
        <w:rPr>
          <w:rFonts w:eastAsiaTheme="majorEastAsia" w:cstheme="majorBidi"/>
          <w:b/>
          <w:bCs/>
          <w:noProof/>
          <w:color w:val="52A74A"/>
          <w:szCs w:val="28"/>
          <w:lang w:eastAsia="en-AU"/>
        </w:rPr>
        <w:lastRenderedPageBreak/>
        <w:t>Detailed Display Faceplate</w:t>
      </w:r>
      <w:r w:rsidR="001561A5" w:rsidRPr="001561A5">
        <w:rPr>
          <w:rFonts w:eastAsiaTheme="majorEastAsia" w:cstheme="majorBidi"/>
          <w:b/>
          <w:bCs/>
          <w:noProof/>
          <w:vanish/>
          <w:color w:val="0000FF"/>
          <w:szCs w:val="28"/>
          <w:vertAlign w:val="subscript"/>
          <w:lang w:eastAsia="en-AU"/>
        </w:rPr>
        <w:t xml:space="preserve"> [R0592]</w:t>
      </w:r>
    </w:p>
    <w:p w:rsidR="00D9241F" w:rsidRPr="004B5018" w:rsidRDefault="00D9241F" w:rsidP="00C95594">
      <w:pPr>
        <w:keepNext/>
        <w:rPr>
          <w:noProof/>
          <w:color w:val="000000"/>
          <w:vertAlign w:val="subscript"/>
          <w:lang w:eastAsia="en-AU"/>
        </w:rPr>
      </w:pPr>
      <w:r w:rsidRPr="00AF1C6F">
        <w:rPr>
          <w:noProof/>
          <w:lang w:eastAsia="en-AU"/>
        </w:rPr>
        <w:t>The common view and additional tabbed views for this module are shown below.</w:t>
      </w:r>
      <w:r w:rsidR="001561A5" w:rsidRPr="001561A5">
        <w:rPr>
          <w:noProof/>
          <w:vanish/>
          <w:color w:val="0000FF"/>
          <w:vertAlign w:val="subscript"/>
          <w:lang w:eastAsia="en-AU"/>
        </w:rPr>
        <w:t xml:space="preserve"> [R0593]</w:t>
      </w:r>
    </w:p>
    <w:p w:rsidR="004E5BA2" w:rsidRPr="00AF1C6F" w:rsidRDefault="004E5BA2" w:rsidP="00C95594">
      <w:pPr>
        <w:keepNext/>
        <w:rPr>
          <w:noProof/>
          <w:lang w:eastAsia="en-AU"/>
        </w:rPr>
      </w:pPr>
    </w:p>
    <w:p w:rsidR="00D9241F" w:rsidRPr="00AF1C6F" w:rsidRDefault="00D9241F" w:rsidP="00C95594">
      <w:pPr>
        <w:pStyle w:val="Heading4"/>
      </w:pPr>
      <w:bookmarkStart w:id="2804" w:name="_Toc517095663"/>
      <w:r w:rsidRPr="00AF1C6F">
        <w:t>Control Tab</w:t>
      </w:r>
      <w:bookmarkEnd w:id="2804"/>
    </w:p>
    <w:p w:rsidR="00652459" w:rsidRPr="004B5018" w:rsidRDefault="00D9241F" w:rsidP="00652459">
      <w:pPr>
        <w:pStyle w:val="Caption"/>
        <w:rPr>
          <w:color w:val="000000"/>
          <w:vertAlign w:val="subscript"/>
          <w:lang w:val="en-AU"/>
        </w:rPr>
      </w:pPr>
      <w:r w:rsidRPr="00C95594">
        <w:rPr>
          <w:noProof/>
          <w:lang w:val="en-AU"/>
        </w:rPr>
        <w:t xml:space="preserve"> </w:t>
      </w:r>
      <w:bookmarkStart w:id="2805" w:name="_Toc517095713"/>
      <w:r w:rsidR="00652459" w:rsidRPr="00C95594">
        <w:rPr>
          <w:lang w:val="en-AU"/>
        </w:rPr>
        <w:t xml:space="preserve">Figure </w:t>
      </w:r>
      <w:r w:rsidR="00652459" w:rsidRPr="00C95594">
        <w:rPr>
          <w:lang w:val="en-AU"/>
        </w:rPr>
        <w:fldChar w:fldCharType="begin"/>
      </w:r>
      <w:r w:rsidR="00652459" w:rsidRPr="00C95594">
        <w:rPr>
          <w:lang w:val="en-AU"/>
        </w:rPr>
        <w:instrText xml:space="preserve"> STYLEREF 1 \s </w:instrText>
      </w:r>
      <w:r w:rsidR="00652459" w:rsidRPr="00C95594">
        <w:rPr>
          <w:lang w:val="en-AU"/>
        </w:rPr>
        <w:fldChar w:fldCharType="separate"/>
      </w:r>
      <w:r w:rsidR="00DC19C7">
        <w:rPr>
          <w:noProof/>
          <w:lang w:val="en-AU"/>
        </w:rPr>
        <w:t>15</w:t>
      </w:r>
      <w:r w:rsidR="00652459" w:rsidRPr="00C95594">
        <w:rPr>
          <w:lang w:val="en-AU"/>
        </w:rPr>
        <w:fldChar w:fldCharType="end"/>
      </w:r>
      <w:r w:rsidR="00652459" w:rsidRPr="00C95594">
        <w:rPr>
          <w:lang w:val="en-AU"/>
        </w:rPr>
        <w:noBreakHyphen/>
      </w:r>
      <w:r w:rsidR="00652459" w:rsidRPr="00C95594">
        <w:rPr>
          <w:lang w:val="en-AU"/>
        </w:rPr>
        <w:fldChar w:fldCharType="begin"/>
      </w:r>
      <w:r w:rsidR="00652459" w:rsidRPr="00C95594">
        <w:rPr>
          <w:lang w:val="en-AU"/>
        </w:rPr>
        <w:instrText xml:space="preserve"> SEQ Figure \* ARABIC \s 1 </w:instrText>
      </w:r>
      <w:r w:rsidR="00652459" w:rsidRPr="00C95594">
        <w:rPr>
          <w:lang w:val="en-AU"/>
        </w:rPr>
        <w:fldChar w:fldCharType="separate"/>
      </w:r>
      <w:r w:rsidR="00DC19C7">
        <w:rPr>
          <w:noProof/>
          <w:lang w:val="en-AU"/>
        </w:rPr>
        <w:t>2</w:t>
      </w:r>
      <w:r w:rsidR="00652459" w:rsidRPr="00C95594">
        <w:rPr>
          <w:lang w:val="en-AU"/>
        </w:rPr>
        <w:fldChar w:fldCharType="end"/>
      </w:r>
      <w:r w:rsidR="00652459" w:rsidRPr="00C95594">
        <w:rPr>
          <w:lang w:val="en-AU"/>
        </w:rPr>
        <w:t xml:space="preserve"> : </w:t>
      </w:r>
      <w:r w:rsidR="00D262D4" w:rsidRPr="00C95594">
        <w:rPr>
          <w:lang w:val="en-AU"/>
        </w:rPr>
        <w:t>DXE Control</w:t>
      </w:r>
      <w:r w:rsidR="00652459" w:rsidRPr="00C95594">
        <w:rPr>
          <w:lang w:val="en-AU"/>
        </w:rPr>
        <w:t xml:space="preserve"> </w:t>
      </w:r>
      <w:r w:rsidR="00652459" w:rsidRPr="00C95594">
        <w:rPr>
          <w:rStyle w:val="CaptionChar"/>
          <w:b/>
          <w:bCs/>
          <w:lang w:val="en-AU"/>
        </w:rPr>
        <w:t>Tab</w:t>
      </w:r>
      <w:bookmarkEnd w:id="2805"/>
      <w:r w:rsidR="001561A5" w:rsidRPr="001561A5">
        <w:rPr>
          <w:rStyle w:val="CaptionChar"/>
          <w:b/>
          <w:bCs/>
          <w:vanish/>
          <w:color w:val="0000FF"/>
          <w:vertAlign w:val="subscript"/>
          <w:lang w:val="en-AU"/>
        </w:rPr>
        <w:t xml:space="preserve"> [R0594]</w:t>
      </w:r>
    </w:p>
    <w:p w:rsidR="00D9241F" w:rsidRPr="004B5018" w:rsidRDefault="009C181B" w:rsidP="00D9241F">
      <w:pPr>
        <w:rPr>
          <w:noProof/>
          <w:color w:val="000000"/>
          <w:vertAlign w:val="subscript"/>
          <w:lang w:eastAsia="en-AU"/>
        </w:rPr>
      </w:pPr>
      <w:r w:rsidRPr="00AF1C6F">
        <w:rPr>
          <w:noProof/>
          <w:lang w:eastAsia="en-AU"/>
        </w:rPr>
        <w:drawing>
          <wp:inline distT="0" distB="0" distL="0" distR="0" wp14:anchorId="15BAD624" wp14:editId="0191E3A9">
            <wp:extent cx="5731510" cy="29495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49575"/>
                    </a:xfrm>
                    <a:prstGeom prst="rect">
                      <a:avLst/>
                    </a:prstGeom>
                  </pic:spPr>
                </pic:pic>
              </a:graphicData>
            </a:graphic>
          </wp:inline>
        </w:drawing>
      </w:r>
      <w:r w:rsidR="001561A5" w:rsidRPr="001561A5">
        <w:rPr>
          <w:noProof/>
          <w:vanish/>
          <w:color w:val="0000FF"/>
          <w:vertAlign w:val="subscript"/>
          <w:lang w:eastAsia="en-AU"/>
        </w:rPr>
        <w:t xml:space="preserve"> [R0595]</w:t>
      </w:r>
    </w:p>
    <w:p w:rsidR="00D9241F" w:rsidRPr="004B5018" w:rsidRDefault="00D9241F" w:rsidP="00D9241F">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[R0596]</w:t>
      </w:r>
    </w:p>
    <w:p w:rsidR="00D9241F" w:rsidRPr="004B5018" w:rsidRDefault="00D9241F" w:rsidP="00D9241F">
      <w:pPr>
        <w:rPr>
          <w:color w:val="000000"/>
          <w:vertAlign w:val="subscript"/>
        </w:rPr>
      </w:pPr>
      <w:r w:rsidRPr="00AF1C6F">
        <w:t>Primary status information and control components are presented in the top-</w:t>
      </w:r>
      <w:r w:rsidR="00A133B6" w:rsidRPr="00AF1C6F">
        <w:t>centre</w:t>
      </w:r>
      <w:r w:rsidRPr="00AF1C6F">
        <w:t xml:space="preserve"> primary status pane.</w:t>
      </w:r>
      <w:r w:rsidRPr="00AF1C6F" w:rsidDel="00275C33">
        <w:t xml:space="preserve"> </w:t>
      </w:r>
      <w:r w:rsidRPr="00AF1C6F">
        <w:t xml:space="preserve">  A graphic icon is included to visually show the current Operational state of the device.    </w:t>
      </w:r>
      <w:r w:rsidR="00A133B6">
        <w:t>The text field u</w:t>
      </w:r>
      <w:r w:rsidRPr="00AF1C6F">
        <w:t>nderneath the icon also indicat</w:t>
      </w:r>
      <w:r w:rsidR="00A133B6">
        <w:t>es</w:t>
      </w:r>
      <w:r w:rsidRPr="00AF1C6F">
        <w:t xml:space="preserve"> the current Operational state.</w:t>
      </w:r>
      <w:r w:rsidR="001561A5" w:rsidRPr="001561A5">
        <w:rPr>
          <w:vanish/>
          <w:color w:val="0000FF"/>
          <w:vertAlign w:val="subscript"/>
        </w:rPr>
        <w:t xml:space="preserve"> [R0597]</w:t>
      </w:r>
    </w:p>
    <w:p w:rsidR="00D9241F" w:rsidRPr="004B5018" w:rsidRDefault="00D9241F" w:rsidP="00D9241F">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[R0598]</w:t>
      </w:r>
    </w:p>
    <w:p w:rsidR="00D9241F" w:rsidRPr="004B5018" w:rsidRDefault="00D9241F" w:rsidP="00D9241F">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[R0599]</w:t>
      </w:r>
    </w:p>
    <w:p w:rsidR="00D9241F" w:rsidRPr="004B5018" w:rsidRDefault="00D9241F" w:rsidP="00D9241F">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[R0600]</w:t>
      </w:r>
    </w:p>
    <w:p w:rsidR="00D9241F" w:rsidRPr="004B5018" w:rsidRDefault="001561A5" w:rsidP="00D9241F">
      <w:pPr>
        <w:pStyle w:val="ListParagraph"/>
        <w:rPr>
          <w:noProof/>
          <w:color w:val="000000"/>
          <w:vertAlign w:val="subscript"/>
          <w:lang w:eastAsia="en-AU"/>
        </w:rPr>
      </w:pPr>
      <w:r w:rsidRPr="001561A5">
        <w:rPr>
          <w:noProof/>
          <w:vanish/>
          <w:color w:val="0000FF"/>
          <w:vertAlign w:val="subscript"/>
          <w:lang w:eastAsia="en-AU"/>
        </w:rPr>
        <w:t xml:space="preserve"> [R0601]</w:t>
      </w:r>
    </w:p>
    <w:p w:rsidR="00D9241F" w:rsidRPr="00AF1C6F" w:rsidRDefault="00D9241F" w:rsidP="00C95594">
      <w:pPr>
        <w:pStyle w:val="Heading4"/>
      </w:pPr>
      <w:bookmarkStart w:id="2806" w:name="_Toc517095664"/>
      <w:r w:rsidRPr="00AF1C6F">
        <w:lastRenderedPageBreak/>
        <w:t>Alarm Tab</w:t>
      </w:r>
      <w:bookmarkEnd w:id="2806"/>
      <w:r w:rsidRPr="00AF1C6F">
        <w:t xml:space="preserve"> </w:t>
      </w:r>
    </w:p>
    <w:p w:rsidR="00652459" w:rsidRPr="004B5018" w:rsidRDefault="00D9241F" w:rsidP="00652459">
      <w:pPr>
        <w:pStyle w:val="Caption"/>
        <w:rPr>
          <w:color w:val="000000"/>
          <w:vertAlign w:val="subscript"/>
          <w:lang w:val="en-AU"/>
        </w:rPr>
      </w:pPr>
      <w:r w:rsidRPr="00C95594">
        <w:rPr>
          <w:noProof/>
          <w:lang w:val="en-AU"/>
        </w:rPr>
        <w:t xml:space="preserve"> </w:t>
      </w:r>
      <w:bookmarkStart w:id="2807" w:name="_Toc517095714"/>
      <w:r w:rsidR="00652459" w:rsidRPr="00C95594">
        <w:rPr>
          <w:lang w:val="en-AU"/>
        </w:rPr>
        <w:t xml:space="preserve">Figure </w:t>
      </w:r>
      <w:r w:rsidR="00652459" w:rsidRPr="00C95594">
        <w:rPr>
          <w:lang w:val="en-AU"/>
        </w:rPr>
        <w:fldChar w:fldCharType="begin"/>
      </w:r>
      <w:r w:rsidR="00652459" w:rsidRPr="00C95594">
        <w:rPr>
          <w:lang w:val="en-AU"/>
        </w:rPr>
        <w:instrText xml:space="preserve"> STYLEREF 1 \s </w:instrText>
      </w:r>
      <w:r w:rsidR="00652459" w:rsidRPr="00C95594">
        <w:rPr>
          <w:lang w:val="en-AU"/>
        </w:rPr>
        <w:fldChar w:fldCharType="separate"/>
      </w:r>
      <w:r w:rsidR="00DC19C7">
        <w:rPr>
          <w:noProof/>
          <w:lang w:val="en-AU"/>
        </w:rPr>
        <w:t>15</w:t>
      </w:r>
      <w:r w:rsidR="00652459" w:rsidRPr="00C95594">
        <w:rPr>
          <w:lang w:val="en-AU"/>
        </w:rPr>
        <w:fldChar w:fldCharType="end"/>
      </w:r>
      <w:r w:rsidR="00652459" w:rsidRPr="00C95594">
        <w:rPr>
          <w:lang w:val="en-AU"/>
        </w:rPr>
        <w:noBreakHyphen/>
      </w:r>
      <w:r w:rsidR="00652459" w:rsidRPr="00C95594">
        <w:rPr>
          <w:lang w:val="en-AU"/>
        </w:rPr>
        <w:fldChar w:fldCharType="begin"/>
      </w:r>
      <w:r w:rsidR="00652459" w:rsidRPr="00C95594">
        <w:rPr>
          <w:lang w:val="en-AU"/>
        </w:rPr>
        <w:instrText xml:space="preserve"> SEQ Figure \* ARABIC \s 1 </w:instrText>
      </w:r>
      <w:r w:rsidR="00652459" w:rsidRPr="00C95594">
        <w:rPr>
          <w:lang w:val="en-AU"/>
        </w:rPr>
        <w:fldChar w:fldCharType="separate"/>
      </w:r>
      <w:r w:rsidR="00DC19C7">
        <w:rPr>
          <w:noProof/>
          <w:lang w:val="en-AU"/>
        </w:rPr>
        <w:t>3</w:t>
      </w:r>
      <w:r w:rsidR="00652459" w:rsidRPr="00C95594">
        <w:rPr>
          <w:lang w:val="en-AU"/>
        </w:rPr>
        <w:fldChar w:fldCharType="end"/>
      </w:r>
      <w:r w:rsidR="00652459" w:rsidRPr="00C95594">
        <w:rPr>
          <w:lang w:val="en-AU"/>
        </w:rPr>
        <w:t xml:space="preserve"> : DXE Alarm </w:t>
      </w:r>
      <w:r w:rsidR="00652459" w:rsidRPr="00C95594">
        <w:rPr>
          <w:rStyle w:val="CaptionChar"/>
          <w:b/>
          <w:bCs/>
          <w:lang w:val="en-AU"/>
        </w:rPr>
        <w:t>Tab</w:t>
      </w:r>
      <w:bookmarkEnd w:id="2807"/>
      <w:r w:rsidR="001561A5" w:rsidRPr="001561A5">
        <w:rPr>
          <w:rStyle w:val="CaptionChar"/>
          <w:b/>
          <w:bCs/>
          <w:vanish/>
          <w:color w:val="0000FF"/>
          <w:vertAlign w:val="subscript"/>
          <w:lang w:val="en-AU"/>
        </w:rPr>
        <w:t xml:space="preserve"> [R0602]</w:t>
      </w:r>
    </w:p>
    <w:p w:rsidR="00D9241F" w:rsidRPr="004B5018" w:rsidRDefault="00C467E9" w:rsidP="00D9241F">
      <w:pPr>
        <w:rPr>
          <w:color w:val="000000"/>
          <w:vertAlign w:val="subscript"/>
          <w:lang w:eastAsia="en-AU"/>
        </w:rPr>
      </w:pPr>
      <w:r w:rsidRPr="00AF1C6F">
        <w:rPr>
          <w:noProof/>
          <w:lang w:eastAsia="en-AU"/>
        </w:rPr>
        <w:drawing>
          <wp:inline distT="0" distB="0" distL="0" distR="0" wp14:anchorId="3E1CA970" wp14:editId="776E266E">
            <wp:extent cx="5731510" cy="2950210"/>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50210"/>
                    </a:xfrm>
                    <a:prstGeom prst="rect">
                      <a:avLst/>
                    </a:prstGeom>
                  </pic:spPr>
                </pic:pic>
              </a:graphicData>
            </a:graphic>
          </wp:inline>
        </w:drawing>
      </w:r>
      <w:r w:rsidR="001561A5" w:rsidRPr="001561A5">
        <w:rPr>
          <w:vanish/>
          <w:color w:val="0000FF"/>
          <w:vertAlign w:val="subscript"/>
          <w:lang w:eastAsia="en-AU"/>
        </w:rPr>
        <w:t xml:space="preserve"> [R0603]</w:t>
      </w:r>
    </w:p>
    <w:p w:rsidR="00D9241F" w:rsidRPr="004B5018" w:rsidRDefault="00D9241F" w:rsidP="00D9241F">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[R0604]</w:t>
      </w:r>
    </w:p>
    <w:p w:rsidR="00D9241F" w:rsidRPr="004B5018" w:rsidRDefault="00D9241F" w:rsidP="00D9241F">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[R0605]</w:t>
      </w:r>
    </w:p>
    <w:p w:rsidR="00D9241F" w:rsidRPr="004B5018" w:rsidRDefault="00D9241F" w:rsidP="00D9241F">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[R0606]</w:t>
      </w:r>
    </w:p>
    <w:p w:rsidR="00D9241F" w:rsidRPr="004B5018" w:rsidRDefault="00D9241F" w:rsidP="00D9241F">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[R0607]</w:t>
      </w:r>
    </w:p>
    <w:p w:rsidR="00D9241F" w:rsidRPr="004B5018" w:rsidRDefault="00D9241F" w:rsidP="00D9241F">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[R0608]</w:t>
      </w:r>
    </w:p>
    <w:p w:rsidR="00D9241F" w:rsidRPr="004B5018" w:rsidRDefault="00D9241F" w:rsidP="00D9241F">
      <w:pPr>
        <w:rPr>
          <w:color w:val="000000"/>
          <w:vertAlign w:val="subscript"/>
        </w:rPr>
      </w:pPr>
      <w:r w:rsidRPr="00AF1C6F">
        <w:t xml:space="preserve">Please note that the ACK ALARM command is strictly internal to SCADA.  No alarm reset command is written to the PLC.  </w:t>
      </w:r>
      <w:r w:rsidR="001561A5" w:rsidRPr="001561A5">
        <w:rPr>
          <w:vanish/>
          <w:color w:val="0000FF"/>
          <w:vertAlign w:val="subscript"/>
        </w:rPr>
        <w:t xml:space="preserve"> [R0609]</w:t>
      </w:r>
    </w:p>
    <w:p w:rsidR="00D9241F" w:rsidRPr="004B5018" w:rsidRDefault="00D9241F" w:rsidP="00D9241F">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[R0610]</w:t>
      </w:r>
    </w:p>
    <w:p w:rsidR="00D9241F" w:rsidRPr="004B5018" w:rsidRDefault="00D9241F" w:rsidP="00D9241F">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[R0611]</w:t>
      </w:r>
    </w:p>
    <w:p w:rsidR="004E5BA2" w:rsidRPr="00AF1C6F" w:rsidRDefault="004E5BA2" w:rsidP="00D9241F"/>
    <w:p w:rsidR="00D9241F" w:rsidRPr="00AF1C6F" w:rsidRDefault="00D9241F" w:rsidP="00C95594">
      <w:pPr>
        <w:pStyle w:val="Heading4"/>
      </w:pPr>
      <w:bookmarkStart w:id="2808" w:name="_Toc511813955"/>
      <w:bookmarkStart w:id="2809" w:name="_Toc511815954"/>
      <w:bookmarkStart w:id="2810" w:name="_Toc511816614"/>
      <w:bookmarkStart w:id="2811" w:name="_Toc516581286"/>
      <w:bookmarkStart w:id="2812" w:name="_Toc516582397"/>
      <w:bookmarkStart w:id="2813" w:name="_Toc516582889"/>
      <w:bookmarkStart w:id="2814" w:name="_Toc516583370"/>
      <w:bookmarkStart w:id="2815" w:name="_Toc517091996"/>
      <w:bookmarkStart w:id="2816" w:name="_Toc517093556"/>
      <w:bookmarkStart w:id="2817" w:name="_Toc517094054"/>
      <w:bookmarkStart w:id="2818" w:name="_Toc517095665"/>
      <w:bookmarkStart w:id="2819" w:name="_Toc511813956"/>
      <w:bookmarkStart w:id="2820" w:name="_Toc511815955"/>
      <w:bookmarkStart w:id="2821" w:name="_Toc511816615"/>
      <w:bookmarkStart w:id="2822" w:name="_Toc516581287"/>
      <w:bookmarkStart w:id="2823" w:name="_Toc516582398"/>
      <w:bookmarkStart w:id="2824" w:name="_Toc516582890"/>
      <w:bookmarkStart w:id="2825" w:name="_Toc516583371"/>
      <w:bookmarkStart w:id="2826" w:name="_Toc517091997"/>
      <w:bookmarkStart w:id="2827" w:name="_Toc517093557"/>
      <w:bookmarkStart w:id="2828" w:name="_Toc517094055"/>
      <w:bookmarkStart w:id="2829" w:name="_Toc517095666"/>
      <w:bookmarkStart w:id="2830" w:name="_Toc511813957"/>
      <w:bookmarkStart w:id="2831" w:name="_Toc511815956"/>
      <w:bookmarkStart w:id="2832" w:name="_Toc511816616"/>
      <w:bookmarkStart w:id="2833" w:name="_Toc516581288"/>
      <w:bookmarkStart w:id="2834" w:name="_Toc516582399"/>
      <w:bookmarkStart w:id="2835" w:name="_Toc516582891"/>
      <w:bookmarkStart w:id="2836" w:name="_Toc516583372"/>
      <w:bookmarkStart w:id="2837" w:name="_Toc517091998"/>
      <w:bookmarkStart w:id="2838" w:name="_Toc517093558"/>
      <w:bookmarkStart w:id="2839" w:name="_Toc517094056"/>
      <w:bookmarkStart w:id="2840" w:name="_Toc517095667"/>
      <w:bookmarkStart w:id="2841" w:name="_Toc511813958"/>
      <w:bookmarkStart w:id="2842" w:name="_Toc511815957"/>
      <w:bookmarkStart w:id="2843" w:name="_Toc511816617"/>
      <w:bookmarkStart w:id="2844" w:name="_Toc516581289"/>
      <w:bookmarkStart w:id="2845" w:name="_Toc516582400"/>
      <w:bookmarkStart w:id="2846" w:name="_Toc516582892"/>
      <w:bookmarkStart w:id="2847" w:name="_Toc516583373"/>
      <w:bookmarkStart w:id="2848" w:name="_Toc517091999"/>
      <w:bookmarkStart w:id="2849" w:name="_Toc517093559"/>
      <w:bookmarkStart w:id="2850" w:name="_Toc517094057"/>
      <w:bookmarkStart w:id="2851" w:name="_Toc517095668"/>
      <w:bookmarkStart w:id="2852" w:name="_Toc511813959"/>
      <w:bookmarkStart w:id="2853" w:name="_Toc511815958"/>
      <w:bookmarkStart w:id="2854" w:name="_Toc511816618"/>
      <w:bookmarkStart w:id="2855" w:name="_Toc516581290"/>
      <w:bookmarkStart w:id="2856" w:name="_Toc516582401"/>
      <w:bookmarkStart w:id="2857" w:name="_Toc516582893"/>
      <w:bookmarkStart w:id="2858" w:name="_Toc516583374"/>
      <w:bookmarkStart w:id="2859" w:name="_Toc517092000"/>
      <w:bookmarkStart w:id="2860" w:name="_Toc517093560"/>
      <w:bookmarkStart w:id="2861" w:name="_Toc517094058"/>
      <w:bookmarkStart w:id="2862" w:name="_Toc517095669"/>
      <w:bookmarkStart w:id="2863" w:name="_Toc511813960"/>
      <w:bookmarkStart w:id="2864" w:name="_Toc511815959"/>
      <w:bookmarkStart w:id="2865" w:name="_Toc511816619"/>
      <w:bookmarkStart w:id="2866" w:name="_Toc516581291"/>
      <w:bookmarkStart w:id="2867" w:name="_Toc516582402"/>
      <w:bookmarkStart w:id="2868" w:name="_Toc516582894"/>
      <w:bookmarkStart w:id="2869" w:name="_Toc516583375"/>
      <w:bookmarkStart w:id="2870" w:name="_Toc517092001"/>
      <w:bookmarkStart w:id="2871" w:name="_Toc517093561"/>
      <w:bookmarkStart w:id="2872" w:name="_Toc517094059"/>
      <w:bookmarkStart w:id="2873" w:name="_Toc517095670"/>
      <w:bookmarkStart w:id="2874" w:name="_Toc517095671"/>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r w:rsidRPr="00AF1C6F">
        <w:lastRenderedPageBreak/>
        <w:t>Interlocks Tab</w:t>
      </w:r>
      <w:bookmarkEnd w:id="2874"/>
      <w:r w:rsidRPr="00AF1C6F">
        <w:t xml:space="preserve"> </w:t>
      </w:r>
    </w:p>
    <w:p w:rsidR="00652459" w:rsidRPr="004B5018" w:rsidRDefault="00652459" w:rsidP="00652459">
      <w:pPr>
        <w:pStyle w:val="Caption"/>
        <w:rPr>
          <w:color w:val="000000"/>
          <w:vertAlign w:val="subscript"/>
          <w:lang w:val="en-AU"/>
        </w:rPr>
      </w:pPr>
      <w:bookmarkStart w:id="2875" w:name="_Toc517095715"/>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15</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DXE Interlocks </w:t>
      </w:r>
      <w:r w:rsidRPr="00C95594">
        <w:rPr>
          <w:rStyle w:val="CaptionChar"/>
          <w:b/>
          <w:bCs/>
          <w:lang w:val="en-AU"/>
        </w:rPr>
        <w:t>Tab</w:t>
      </w:r>
      <w:bookmarkEnd w:id="2875"/>
      <w:r w:rsidR="001561A5" w:rsidRPr="001561A5">
        <w:rPr>
          <w:rStyle w:val="CaptionChar"/>
          <w:b/>
          <w:bCs/>
          <w:vanish/>
          <w:color w:val="0000FF"/>
          <w:vertAlign w:val="subscript"/>
          <w:lang w:val="en-AU"/>
        </w:rPr>
        <w:t xml:space="preserve"> [R0612]</w:t>
      </w:r>
    </w:p>
    <w:p w:rsidR="00D9241F" w:rsidRPr="004B5018" w:rsidRDefault="00C467E9" w:rsidP="00D9241F">
      <w:pPr>
        <w:rPr>
          <w:color w:val="000000"/>
          <w:vertAlign w:val="subscript"/>
          <w:lang w:eastAsia="en-AU"/>
        </w:rPr>
      </w:pPr>
      <w:r w:rsidRPr="00AF1C6F">
        <w:rPr>
          <w:noProof/>
          <w:lang w:eastAsia="en-AU"/>
        </w:rPr>
        <w:drawing>
          <wp:inline distT="0" distB="0" distL="0" distR="0" wp14:anchorId="6BCD8167" wp14:editId="4142850A">
            <wp:extent cx="5731510" cy="29298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29890"/>
                    </a:xfrm>
                    <a:prstGeom prst="rect">
                      <a:avLst/>
                    </a:prstGeom>
                  </pic:spPr>
                </pic:pic>
              </a:graphicData>
            </a:graphic>
          </wp:inline>
        </w:drawing>
      </w:r>
      <w:r w:rsidR="00D9241F" w:rsidRPr="00AF1C6F">
        <w:rPr>
          <w:noProof/>
        </w:rPr>
        <w:t xml:space="preserve"> </w:t>
      </w:r>
      <w:r w:rsidR="001561A5" w:rsidRPr="001561A5">
        <w:rPr>
          <w:noProof/>
          <w:vanish/>
          <w:color w:val="0000FF"/>
          <w:vertAlign w:val="subscript"/>
        </w:rPr>
        <w:t xml:space="preserve"> [R0613]</w:t>
      </w:r>
    </w:p>
    <w:p w:rsidR="00D9241F" w:rsidRPr="004B5018" w:rsidRDefault="00D9241F" w:rsidP="00D9241F">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[R0614]</w:t>
      </w:r>
    </w:p>
    <w:p w:rsidR="00D9241F" w:rsidRPr="004B5018" w:rsidRDefault="00D9241F" w:rsidP="00D9241F">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[R0615]</w:t>
      </w:r>
    </w:p>
    <w:p w:rsidR="00D9241F" w:rsidRPr="004B5018" w:rsidRDefault="00D9241F" w:rsidP="00D9241F">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[R0616]</w:t>
      </w:r>
    </w:p>
    <w:p w:rsidR="004E5BA2" w:rsidRDefault="004E5BA2" w:rsidP="00D9241F"/>
    <w:p w:rsidR="00F47490" w:rsidRPr="00AF1C6F" w:rsidRDefault="00D9241F" w:rsidP="00C95594">
      <w:pPr>
        <w:pStyle w:val="Heading4"/>
      </w:pPr>
      <w:bookmarkStart w:id="2876" w:name="_Toc516581293"/>
      <w:bookmarkStart w:id="2877" w:name="_Toc516582404"/>
      <w:bookmarkStart w:id="2878" w:name="_Toc516582896"/>
      <w:bookmarkStart w:id="2879" w:name="_Toc516583377"/>
      <w:bookmarkStart w:id="2880" w:name="_Toc517092003"/>
      <w:bookmarkStart w:id="2881" w:name="_Toc517093563"/>
      <w:bookmarkStart w:id="2882" w:name="_Toc517094061"/>
      <w:bookmarkStart w:id="2883" w:name="_Toc517095672"/>
      <w:bookmarkStart w:id="2884" w:name="_Toc517095673"/>
      <w:bookmarkEnd w:id="2876"/>
      <w:bookmarkEnd w:id="2877"/>
      <w:bookmarkEnd w:id="2878"/>
      <w:bookmarkEnd w:id="2879"/>
      <w:bookmarkEnd w:id="2880"/>
      <w:bookmarkEnd w:id="2881"/>
      <w:bookmarkEnd w:id="2882"/>
      <w:bookmarkEnd w:id="2883"/>
      <w:r w:rsidRPr="00AF1C6F">
        <w:t>SCADA Commands/Status Parameters List</w:t>
      </w:r>
      <w:bookmarkEnd w:id="2884"/>
    </w:p>
    <w:p w:rsidR="00080536" w:rsidRPr="004B5018" w:rsidRDefault="00080536" w:rsidP="00080536">
      <w:pPr>
        <w:pStyle w:val="MainBodyText"/>
        <w:rPr>
          <w:color w:val="000000"/>
          <w:vertAlign w:val="subscript"/>
        </w:rPr>
      </w:pPr>
      <w:r>
        <w:t>The following signals will be used for the interface between the PMCS and SCADA.</w:t>
      </w:r>
      <w:r w:rsidR="001561A5" w:rsidRPr="001561A5">
        <w:rPr>
          <w:vanish/>
          <w:color w:val="0000FF"/>
          <w:vertAlign w:val="subscript"/>
        </w:rPr>
        <w:t xml:space="preserve"> [R0617]</w:t>
      </w:r>
    </w:p>
    <w:p w:rsidR="00080536" w:rsidRPr="004B5018" w:rsidRDefault="00080536" w:rsidP="00080536">
      <w:pPr>
        <w:pStyle w:val="Caption"/>
        <w:rPr>
          <w:color w:val="000000"/>
          <w:vertAlign w:val="subscript"/>
          <w:lang w:val="en-AU"/>
        </w:rPr>
      </w:pPr>
      <w:bookmarkStart w:id="2885" w:name="_Ref489350879"/>
      <w:bookmarkStart w:id="2886" w:name="_Toc497122426"/>
      <w:bookmarkStart w:id="2887" w:name="_Toc482267932"/>
      <w:bookmarkStart w:id="2888" w:name="_Toc517095767"/>
      <w:r>
        <w:rPr>
          <w:lang w:val="en-AU"/>
        </w:rPr>
        <w:t xml:space="preserve">Table </w:t>
      </w:r>
      <w:r w:rsidR="000D7000" w:rsidRPr="00866B4B">
        <w:rPr>
          <w:lang w:val="en-AU"/>
        </w:rPr>
        <w:fldChar w:fldCharType="begin"/>
      </w:r>
      <w:r w:rsidR="000D7000" w:rsidRPr="00C95594">
        <w:rPr>
          <w:lang w:val="fr-FR"/>
        </w:rPr>
        <w:instrText xml:space="preserve"> STYLEREF 1 \s </w:instrText>
      </w:r>
      <w:r w:rsidR="000D7000" w:rsidRPr="00866B4B">
        <w:rPr>
          <w:lang w:val="en-AU"/>
        </w:rPr>
        <w:fldChar w:fldCharType="separate"/>
      </w:r>
      <w:r w:rsidR="00DC19C7">
        <w:rPr>
          <w:noProof/>
          <w:lang w:val="fr-FR"/>
        </w:rPr>
        <w:t>15</w:t>
      </w:r>
      <w:r w:rsidR="000D7000" w:rsidRPr="00866B4B">
        <w:rPr>
          <w:lang w:val="en-AU"/>
        </w:rPr>
        <w:fldChar w:fldCharType="end"/>
      </w:r>
      <w:r w:rsidR="000D7000" w:rsidRPr="00C95594">
        <w:rPr>
          <w:lang w:val="fr-FR"/>
        </w:rPr>
        <w:noBreakHyphen/>
      </w:r>
      <w:r w:rsidR="000D7000" w:rsidRPr="00866B4B">
        <w:rPr>
          <w:lang w:val="en-AU"/>
        </w:rPr>
        <w:fldChar w:fldCharType="begin"/>
      </w:r>
      <w:r w:rsidR="000D7000" w:rsidRPr="00C95594">
        <w:rPr>
          <w:lang w:val="fr-FR"/>
        </w:rPr>
        <w:instrText xml:space="preserve"> SEQ </w:instrText>
      </w:r>
      <w:r w:rsidR="000D7000">
        <w:rPr>
          <w:lang w:val="fr-FR"/>
        </w:rPr>
        <w:instrText>Table</w:instrText>
      </w:r>
      <w:r w:rsidR="000D7000" w:rsidRPr="00C95594">
        <w:rPr>
          <w:lang w:val="fr-FR"/>
        </w:rPr>
        <w:instrText xml:space="preserve"> \* ARABIC \s 1 </w:instrText>
      </w:r>
      <w:r w:rsidR="000D7000" w:rsidRPr="00866B4B">
        <w:rPr>
          <w:lang w:val="en-AU"/>
        </w:rPr>
        <w:fldChar w:fldCharType="separate"/>
      </w:r>
      <w:r w:rsidR="00DC19C7">
        <w:rPr>
          <w:noProof/>
          <w:lang w:val="fr-FR"/>
        </w:rPr>
        <w:t>10</w:t>
      </w:r>
      <w:r w:rsidR="000D7000" w:rsidRPr="00866B4B">
        <w:rPr>
          <w:lang w:val="en-AU"/>
        </w:rPr>
        <w:fldChar w:fldCharType="end"/>
      </w:r>
      <w:r w:rsidR="00952E3D">
        <w:rPr>
          <w:lang w:val="en-AU"/>
        </w:rPr>
        <w:t xml:space="preserve"> </w:t>
      </w:r>
      <w:bookmarkEnd w:id="2885"/>
      <w:r>
        <w:rPr>
          <w:lang w:val="en-AU"/>
        </w:rPr>
        <w:t>: DXE - SCADA Display Commands</w:t>
      </w:r>
      <w:bookmarkEnd w:id="2886"/>
      <w:bookmarkEnd w:id="2887"/>
      <w:bookmarkEnd w:id="2888"/>
      <w:r w:rsidR="001561A5" w:rsidRPr="001561A5">
        <w:rPr>
          <w:vanish/>
          <w:color w:val="0000FF"/>
          <w:vertAlign w:val="subscript"/>
          <w:lang w:val="en-AU"/>
        </w:rPr>
        <w:t xml:space="preserve"> [R0618]</w:t>
      </w:r>
    </w:p>
    <w:tbl>
      <w:tblPr>
        <w:tblStyle w:val="ReportTable"/>
        <w:tblW w:w="0" w:type="auto"/>
        <w:tblLook w:val="04A0" w:firstRow="1" w:lastRow="0" w:firstColumn="1" w:lastColumn="0" w:noHBand="0" w:noVBand="1"/>
      </w:tblPr>
      <w:tblGrid>
        <w:gridCol w:w="1597"/>
        <w:gridCol w:w="2795"/>
        <w:gridCol w:w="1031"/>
        <w:gridCol w:w="1530"/>
        <w:gridCol w:w="898"/>
        <w:gridCol w:w="1172"/>
      </w:tblGrid>
      <w:tr w:rsidR="00080536" w:rsidTr="004336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hideMark/>
          </w:tcPr>
          <w:p w:rsidR="00080536" w:rsidRPr="004B5018" w:rsidRDefault="00080536" w:rsidP="001561A5">
            <w:pPr>
              <w:pStyle w:val="TableText"/>
              <w:rPr>
                <w:color w:val="000000"/>
                <w:vertAlign w:val="subscript"/>
              </w:rPr>
            </w:pPr>
            <w:r>
              <w:t>Name</w:t>
            </w:r>
            <w:r w:rsidR="001561A5" w:rsidRPr="001561A5">
              <w:rPr>
                <w:vanish/>
                <w:color w:val="0000FF"/>
                <w:vertAlign w:val="subscript"/>
              </w:rPr>
              <w:t xml:space="preserve"> [R0618]</w:t>
            </w:r>
          </w:p>
        </w:tc>
        <w:tc>
          <w:tcPr>
            <w:tcW w:w="2795"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1031"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Control Display Tab</w:t>
            </w:r>
          </w:p>
        </w:tc>
        <w:tc>
          <w:tcPr>
            <w:tcW w:w="1530"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Representation</w:t>
            </w:r>
          </w:p>
        </w:tc>
        <w:tc>
          <w:tcPr>
            <w:tcW w:w="898"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Data Type</w:t>
            </w:r>
          </w:p>
        </w:tc>
        <w:tc>
          <w:tcPr>
            <w:tcW w:w="1172"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Read/Write</w:t>
            </w:r>
          </w:p>
        </w:tc>
      </w:tr>
      <w:tr w:rsidR="00080536"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hideMark/>
          </w:tcPr>
          <w:p w:rsidR="00080536" w:rsidRPr="004B5018" w:rsidRDefault="00080536" w:rsidP="001561A5">
            <w:pPr>
              <w:pStyle w:val="TableText"/>
              <w:rPr>
                <w:b w:val="0"/>
                <w:color w:val="000000"/>
                <w:vertAlign w:val="subscript"/>
              </w:rPr>
            </w:pPr>
            <w:r w:rsidRPr="005C4DD9">
              <w:rPr>
                <w:b w:val="0"/>
              </w:rPr>
              <w:t>Fault Reset Request</w:t>
            </w:r>
            <w:r w:rsidR="001561A5" w:rsidRPr="001561A5">
              <w:rPr>
                <w:b w:val="0"/>
                <w:vanish/>
                <w:color w:val="0000FF"/>
                <w:vertAlign w:val="subscript"/>
              </w:rPr>
              <w:t xml:space="preserve"> [R0619]</w:t>
            </w:r>
          </w:p>
        </w:tc>
        <w:tc>
          <w:tcPr>
            <w:tcW w:w="2795" w:type="dxa"/>
            <w:tcBorders>
              <w:top w:val="single" w:sz="4" w:space="0" w:color="auto"/>
              <w:left w:val="single" w:sz="4" w:space="0" w:color="auto"/>
              <w:bottom w:val="single" w:sz="4" w:space="0" w:color="auto"/>
              <w:right w:val="single" w:sz="4" w:space="0" w:color="auto"/>
            </w:tcBorders>
            <w:vAlign w:val="top"/>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Pulsed ON to reset the module’s fault conditions.</w:t>
            </w:r>
          </w:p>
        </w:tc>
        <w:tc>
          <w:tcPr>
            <w:tcW w:w="1031"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Alarm</w:t>
            </w:r>
          </w:p>
        </w:tc>
        <w:tc>
          <w:tcPr>
            <w:tcW w:w="1530"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Auto Request</w:t>
            </w:r>
            <w:r w:rsidR="001561A5" w:rsidRPr="001561A5">
              <w:rPr>
                <w:b w:val="0"/>
                <w:vanish/>
                <w:color w:val="0000FF"/>
                <w:vertAlign w:val="subscript"/>
              </w:rPr>
              <w:t xml:space="preserve"> [R0620]</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1031"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153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Manual Request</w:t>
            </w:r>
            <w:r w:rsidR="001561A5" w:rsidRPr="001561A5">
              <w:rPr>
                <w:b w:val="0"/>
                <w:vanish/>
                <w:color w:val="0000FF"/>
                <w:vertAlign w:val="subscript"/>
              </w:rPr>
              <w:t xml:space="preserve"> [R0621]</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1031"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153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Activate Left Request </w:t>
            </w:r>
            <w:r w:rsidR="001561A5" w:rsidRPr="001561A5">
              <w:rPr>
                <w:b w:val="0"/>
                <w:vanish/>
                <w:color w:val="0000FF"/>
                <w:vertAlign w:val="subscript"/>
              </w:rPr>
              <w:t xml:space="preserve"> [R0622]</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lastRenderedPageBreak/>
              <w:t xml:space="preserve">SCADA Deactivate Left Request </w:t>
            </w:r>
            <w:r w:rsidR="001561A5" w:rsidRPr="001561A5">
              <w:rPr>
                <w:b w:val="0"/>
                <w:vanish/>
                <w:color w:val="0000FF"/>
                <w:vertAlign w:val="subscript"/>
              </w:rPr>
              <w:t xml:space="preserve"> [R0623]</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SCADA Activate Right Request</w:t>
            </w:r>
            <w:r w:rsidR="001561A5" w:rsidRPr="001561A5">
              <w:rPr>
                <w:b w:val="0"/>
                <w:vanish/>
                <w:color w:val="0000FF"/>
                <w:vertAlign w:val="subscript"/>
              </w:rPr>
              <w:t xml:space="preserve"> [R0624]</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SCADA Deactivate Right Request</w:t>
            </w:r>
            <w:r w:rsidR="001561A5" w:rsidRPr="001561A5">
              <w:rPr>
                <w:b w:val="0"/>
                <w:vanish/>
                <w:color w:val="0000FF"/>
                <w:vertAlign w:val="subscript"/>
              </w:rPr>
              <w:t xml:space="preserve"> [R0625]</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4336F0" w:rsidTr="004336F0">
        <w:trPr>
          <w:ins w:id="2889" w:author="KIM, Jason" w:date="2019-04-03T09:53:00Z"/>
        </w:trPr>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4336F0" w:rsidRPr="005C4DD9" w:rsidRDefault="004336F0">
            <w:pPr>
              <w:pStyle w:val="TableText"/>
              <w:rPr>
                <w:ins w:id="2890" w:author="KIM, Jason" w:date="2019-04-03T09:53:00Z"/>
              </w:rPr>
            </w:pPr>
            <w:ins w:id="2891" w:author="KIM, Jason" w:date="2019-04-03T09:53:00Z">
              <w:r w:rsidRPr="005C4DD9">
                <w:rPr>
                  <w:b w:val="0"/>
                </w:rPr>
                <w:t xml:space="preserve">SCADA </w:t>
              </w:r>
              <w:r>
                <w:rPr>
                  <w:b w:val="0"/>
                </w:rPr>
                <w:t>A</w:t>
              </w:r>
              <w:r w:rsidRPr="005C4DD9">
                <w:rPr>
                  <w:b w:val="0"/>
                </w:rPr>
                <w:t xml:space="preserve">ctivate </w:t>
              </w:r>
              <w:r>
                <w:rPr>
                  <w:b w:val="0"/>
                </w:rPr>
                <w:t xml:space="preserve">Left and </w:t>
              </w:r>
              <w:r w:rsidRPr="005C4DD9">
                <w:rPr>
                  <w:b w:val="0"/>
                </w:rPr>
                <w:t>Right Request</w:t>
              </w:r>
              <w:r w:rsidRPr="001561A5">
                <w:rPr>
                  <w:b w:val="0"/>
                  <w:vanish/>
                  <w:color w:val="0000FF"/>
                  <w:vertAlign w:val="subscript"/>
                </w:rPr>
                <w:t xml:space="preserve"> [R0625</w:t>
              </w:r>
              <w:r>
                <w:rPr>
                  <w:b w:val="0"/>
                  <w:vanish/>
                  <w:color w:val="0000FF"/>
                  <w:vertAlign w:val="subscript"/>
                </w:rPr>
                <w:t>A</w:t>
              </w:r>
              <w:r w:rsidRPr="001561A5">
                <w:rPr>
                  <w:b w:val="0"/>
                  <w:vanish/>
                  <w:color w:val="0000FF"/>
                  <w:vertAlign w:val="subscript"/>
                </w:rPr>
                <w:t>]</w:t>
              </w:r>
            </w:ins>
          </w:p>
        </w:tc>
        <w:tc>
          <w:tcPr>
            <w:tcW w:w="2795" w:type="dxa"/>
            <w:tcBorders>
              <w:top w:val="single" w:sz="4" w:space="0" w:color="auto"/>
              <w:left w:val="single" w:sz="4" w:space="0" w:color="auto"/>
              <w:bottom w:val="single" w:sz="4" w:space="0" w:color="auto"/>
              <w:right w:val="single" w:sz="4" w:space="0" w:color="auto"/>
            </w:tcBorders>
            <w:vAlign w:val="top"/>
          </w:tcPr>
          <w:p w:rsidR="004336F0" w:rsidRDefault="004336F0">
            <w:pPr>
              <w:pStyle w:val="TableText"/>
              <w:cnfStyle w:val="000000000000" w:firstRow="0" w:lastRow="0" w:firstColumn="0" w:lastColumn="0" w:oddVBand="0" w:evenVBand="0" w:oddHBand="0" w:evenHBand="0" w:firstRowFirstColumn="0" w:firstRowLastColumn="0" w:lastRowFirstColumn="0" w:lastRowLastColumn="0"/>
              <w:rPr>
                <w:ins w:id="2892" w:author="KIM, Jason" w:date="2019-04-03T09:53:00Z"/>
              </w:rPr>
            </w:pPr>
            <w:ins w:id="2893" w:author="KIM, Jason" w:date="2019-04-03T09:53:00Z">
              <w:r>
                <w:t>Pulsed ON to turn On the left and right direction light</w:t>
              </w:r>
            </w:ins>
          </w:p>
        </w:tc>
        <w:tc>
          <w:tcPr>
            <w:tcW w:w="1031"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4" w:author="KIM, Jason" w:date="2019-04-03T09:53:00Z"/>
              </w:rPr>
            </w:pPr>
            <w:ins w:id="2895" w:author="KIM, Jason" w:date="2019-04-03T09:53:00Z">
              <w:r>
                <w:t>Control</w:t>
              </w:r>
            </w:ins>
          </w:p>
        </w:tc>
        <w:tc>
          <w:tcPr>
            <w:tcW w:w="1530"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6" w:author="KIM, Jason" w:date="2019-04-03T09:53:00Z"/>
              </w:rPr>
            </w:pPr>
            <w:ins w:id="2897" w:author="KIM, Jason" w:date="2019-04-03T09:53:00Z">
              <w:r>
                <w:t>Button</w:t>
              </w:r>
            </w:ins>
          </w:p>
        </w:tc>
        <w:tc>
          <w:tcPr>
            <w:tcW w:w="898"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8" w:author="KIM, Jason" w:date="2019-04-03T09:53:00Z"/>
              </w:rPr>
            </w:pPr>
            <w:ins w:id="2899" w:author="KIM, Jason" w:date="2019-04-03T09:53:00Z">
              <w:r>
                <w:t>BOOL</w:t>
              </w:r>
            </w:ins>
          </w:p>
        </w:tc>
        <w:tc>
          <w:tcPr>
            <w:tcW w:w="1172"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00" w:author="KIM, Jason" w:date="2019-04-03T09:53:00Z"/>
              </w:rPr>
            </w:pPr>
            <w:ins w:id="2901" w:author="KIM, Jason" w:date="2019-04-03T09:53:00Z">
              <w:r>
                <w:t>Write</w:t>
              </w:r>
            </w:ins>
          </w:p>
        </w:tc>
      </w:tr>
      <w:tr w:rsidR="004336F0" w:rsidTr="004336F0">
        <w:trPr>
          <w:ins w:id="2902" w:author="KIM, Jason" w:date="2019-04-03T09:53:00Z"/>
        </w:trPr>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4336F0" w:rsidRPr="005C4DD9" w:rsidRDefault="004336F0">
            <w:pPr>
              <w:pStyle w:val="TableText"/>
              <w:rPr>
                <w:ins w:id="2903" w:author="KIM, Jason" w:date="2019-04-03T09:53:00Z"/>
              </w:rPr>
            </w:pPr>
            <w:ins w:id="2904" w:author="KIM, Jason" w:date="2019-04-03T09:53:00Z">
              <w:r w:rsidRPr="005C4DD9">
                <w:rPr>
                  <w:b w:val="0"/>
                </w:rPr>
                <w:t xml:space="preserve">SCADA </w:t>
              </w:r>
              <w:r>
                <w:rPr>
                  <w:b w:val="0"/>
                </w:rPr>
                <w:t>dea</w:t>
              </w:r>
              <w:r w:rsidRPr="005C4DD9">
                <w:rPr>
                  <w:b w:val="0"/>
                </w:rPr>
                <w:t xml:space="preserve">ctivate </w:t>
              </w:r>
              <w:r>
                <w:rPr>
                  <w:b w:val="0"/>
                </w:rPr>
                <w:t xml:space="preserve">Left and </w:t>
              </w:r>
              <w:r w:rsidRPr="005C4DD9">
                <w:rPr>
                  <w:b w:val="0"/>
                </w:rPr>
                <w:t>Right Request</w:t>
              </w:r>
              <w:r w:rsidRPr="001561A5">
                <w:rPr>
                  <w:b w:val="0"/>
                  <w:vanish/>
                  <w:color w:val="0000FF"/>
                  <w:vertAlign w:val="subscript"/>
                </w:rPr>
                <w:t xml:space="preserve"> [R0625</w:t>
              </w:r>
            </w:ins>
            <w:ins w:id="2905" w:author="KIM, Jason" w:date="2019-04-03T09:54:00Z">
              <w:r>
                <w:rPr>
                  <w:b w:val="0"/>
                  <w:vanish/>
                  <w:color w:val="0000FF"/>
                  <w:vertAlign w:val="subscript"/>
                </w:rPr>
                <w:t>B</w:t>
              </w:r>
            </w:ins>
            <w:ins w:id="2906" w:author="KIM, Jason" w:date="2019-04-03T09:53:00Z">
              <w:r w:rsidRPr="001561A5">
                <w:rPr>
                  <w:b w:val="0"/>
                  <w:vanish/>
                  <w:color w:val="0000FF"/>
                  <w:vertAlign w:val="subscript"/>
                </w:rPr>
                <w:t>]</w:t>
              </w:r>
            </w:ins>
          </w:p>
        </w:tc>
        <w:tc>
          <w:tcPr>
            <w:tcW w:w="2795" w:type="dxa"/>
            <w:tcBorders>
              <w:top w:val="single" w:sz="4" w:space="0" w:color="auto"/>
              <w:left w:val="single" w:sz="4" w:space="0" w:color="auto"/>
              <w:bottom w:val="single" w:sz="4" w:space="0" w:color="auto"/>
              <w:right w:val="single" w:sz="4" w:space="0" w:color="auto"/>
            </w:tcBorders>
            <w:vAlign w:val="top"/>
          </w:tcPr>
          <w:p w:rsidR="004336F0" w:rsidRDefault="004336F0">
            <w:pPr>
              <w:pStyle w:val="TableText"/>
              <w:cnfStyle w:val="000000000000" w:firstRow="0" w:lastRow="0" w:firstColumn="0" w:lastColumn="0" w:oddVBand="0" w:evenVBand="0" w:oddHBand="0" w:evenHBand="0" w:firstRowFirstColumn="0" w:firstRowLastColumn="0" w:lastRowFirstColumn="0" w:lastRowLastColumn="0"/>
              <w:rPr>
                <w:ins w:id="2907" w:author="KIM, Jason" w:date="2019-04-03T09:53:00Z"/>
              </w:rPr>
            </w:pPr>
            <w:ins w:id="2908" w:author="KIM, Jason" w:date="2019-04-03T09:53:00Z">
              <w:r>
                <w:t>Pulsed ON to turn O</w:t>
              </w:r>
            </w:ins>
            <w:ins w:id="2909" w:author="KIM, Jason" w:date="2019-04-03T09:54:00Z">
              <w:r>
                <w:t>ff</w:t>
              </w:r>
            </w:ins>
            <w:ins w:id="2910" w:author="KIM, Jason" w:date="2019-04-03T09:53:00Z">
              <w:r>
                <w:t xml:space="preserve"> the left and right direction light</w:t>
              </w:r>
            </w:ins>
          </w:p>
        </w:tc>
        <w:tc>
          <w:tcPr>
            <w:tcW w:w="1031"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1" w:author="KIM, Jason" w:date="2019-04-03T09:53:00Z"/>
              </w:rPr>
            </w:pPr>
            <w:ins w:id="2912" w:author="KIM, Jason" w:date="2019-04-03T09:53:00Z">
              <w:r>
                <w:t>Control</w:t>
              </w:r>
            </w:ins>
          </w:p>
        </w:tc>
        <w:tc>
          <w:tcPr>
            <w:tcW w:w="1530"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3" w:author="KIM, Jason" w:date="2019-04-03T09:53:00Z"/>
              </w:rPr>
            </w:pPr>
            <w:ins w:id="2914" w:author="KIM, Jason" w:date="2019-04-03T09:53:00Z">
              <w:r>
                <w:t>Button</w:t>
              </w:r>
            </w:ins>
          </w:p>
        </w:tc>
        <w:tc>
          <w:tcPr>
            <w:tcW w:w="898"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5" w:author="KIM, Jason" w:date="2019-04-03T09:53:00Z"/>
              </w:rPr>
            </w:pPr>
            <w:ins w:id="2916" w:author="KIM, Jason" w:date="2019-04-03T09:53:00Z">
              <w:r>
                <w:t>BOOL</w:t>
              </w:r>
            </w:ins>
          </w:p>
        </w:tc>
        <w:tc>
          <w:tcPr>
            <w:tcW w:w="1172"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7" w:author="KIM, Jason" w:date="2019-04-03T09:53:00Z"/>
              </w:rPr>
            </w:pPr>
            <w:ins w:id="2918" w:author="KIM, Jason" w:date="2019-04-03T09:53:00Z">
              <w:r>
                <w:t>Write</w:t>
              </w:r>
            </w:ins>
          </w:p>
        </w:tc>
      </w:tr>
    </w:tbl>
    <w:p w:rsidR="00080536" w:rsidRPr="004B5018" w:rsidRDefault="00080536" w:rsidP="00BD2936">
      <w:pPr>
        <w:pStyle w:val="Caption"/>
        <w:rPr>
          <w:color w:val="000000"/>
          <w:vertAlign w:val="subscript"/>
          <w:lang w:eastAsia="en-AU"/>
        </w:rPr>
      </w:pPr>
      <w:r w:rsidRPr="00AF1C6F" w:rsidDel="00080536">
        <w:rPr>
          <w:lang w:eastAsia="en-AU"/>
        </w:rPr>
        <w:t xml:space="preserve"> </w:t>
      </w:r>
      <w:r w:rsidR="001561A5" w:rsidRPr="001561A5">
        <w:rPr>
          <w:vanish/>
          <w:color w:val="0000FF"/>
          <w:vertAlign w:val="subscript"/>
          <w:lang w:eastAsia="en-AU"/>
        </w:rPr>
        <w:t xml:space="preserve"> [R0627]</w:t>
      </w:r>
    </w:p>
    <w:p w:rsidR="000048A8" w:rsidRPr="004B5018" w:rsidRDefault="0089513E" w:rsidP="00BD2936">
      <w:pPr>
        <w:pStyle w:val="Caption"/>
        <w:rPr>
          <w:color w:val="000000"/>
          <w:vertAlign w:val="subscript"/>
          <w:lang w:val="en-AU"/>
        </w:rPr>
      </w:pPr>
      <w:bookmarkStart w:id="2919" w:name="_Ref489276102"/>
      <w:bookmarkStart w:id="2920" w:name="_Toc517095768"/>
      <w:r w:rsidRPr="00AF1C6F">
        <w:rPr>
          <w:lang w:val="en-AU"/>
        </w:rPr>
        <w:t xml:space="preserve">Table </w:t>
      </w:r>
      <w:r w:rsidR="0036556E" w:rsidRPr="00866B4B">
        <w:rPr>
          <w:lang w:val="en-AU"/>
        </w:rPr>
        <w:fldChar w:fldCharType="begin"/>
      </w:r>
      <w:r w:rsidR="0036556E" w:rsidRPr="004336F0">
        <w:rPr>
          <w:lang w:val="en-AU"/>
          <w:rPrChange w:id="2921" w:author="KIM, Jason" w:date="2019-04-03T09:01:00Z">
            <w:rPr>
              <w:lang w:val="fr-FR"/>
            </w:rPr>
          </w:rPrChange>
        </w:rPr>
        <w:instrText xml:space="preserve"> STYLEREF 1 \s </w:instrText>
      </w:r>
      <w:r w:rsidR="0036556E" w:rsidRPr="00866B4B">
        <w:rPr>
          <w:lang w:val="en-AU"/>
        </w:rPr>
        <w:fldChar w:fldCharType="separate"/>
      </w:r>
      <w:r w:rsidR="00DC19C7" w:rsidRPr="004336F0">
        <w:rPr>
          <w:noProof/>
          <w:lang w:val="en-AU"/>
          <w:rPrChange w:id="2922" w:author="KIM, Jason" w:date="2019-04-03T09:01:00Z">
            <w:rPr>
              <w:noProof/>
              <w:lang w:val="fr-FR"/>
            </w:rPr>
          </w:rPrChange>
        </w:rPr>
        <w:t>15</w:t>
      </w:r>
      <w:r w:rsidR="0036556E" w:rsidRPr="00866B4B">
        <w:rPr>
          <w:lang w:val="en-AU"/>
        </w:rPr>
        <w:fldChar w:fldCharType="end"/>
      </w:r>
      <w:r w:rsidR="0036556E" w:rsidRPr="004336F0">
        <w:rPr>
          <w:lang w:val="en-AU"/>
          <w:rPrChange w:id="2923" w:author="KIM, Jason" w:date="2019-04-03T09:01:00Z">
            <w:rPr>
              <w:lang w:val="fr-FR"/>
            </w:rPr>
          </w:rPrChange>
        </w:rPr>
        <w:noBreakHyphen/>
      </w:r>
      <w:r w:rsidR="0036556E" w:rsidRPr="00866B4B">
        <w:rPr>
          <w:lang w:val="en-AU"/>
        </w:rPr>
        <w:fldChar w:fldCharType="begin"/>
      </w:r>
      <w:r w:rsidR="0036556E" w:rsidRPr="004336F0">
        <w:rPr>
          <w:lang w:val="en-AU"/>
          <w:rPrChange w:id="2924" w:author="KIM, Jason" w:date="2019-04-03T09:01:00Z">
            <w:rPr>
              <w:lang w:val="fr-FR"/>
            </w:rPr>
          </w:rPrChange>
        </w:rPr>
        <w:instrText xml:space="preserve"> SEQ Table \* ARABIC \s 1 </w:instrText>
      </w:r>
      <w:r w:rsidR="0036556E" w:rsidRPr="00866B4B">
        <w:rPr>
          <w:lang w:val="en-AU"/>
        </w:rPr>
        <w:fldChar w:fldCharType="separate"/>
      </w:r>
      <w:r w:rsidR="00DC19C7" w:rsidRPr="004336F0">
        <w:rPr>
          <w:noProof/>
          <w:lang w:val="en-AU"/>
          <w:rPrChange w:id="2925" w:author="KIM, Jason" w:date="2019-04-03T09:01:00Z">
            <w:rPr>
              <w:noProof/>
              <w:lang w:val="fr-FR"/>
            </w:rPr>
          </w:rPrChange>
        </w:rPr>
        <w:t>11</w:t>
      </w:r>
      <w:r w:rsidR="0036556E" w:rsidRPr="00866B4B">
        <w:rPr>
          <w:lang w:val="en-AU"/>
        </w:rPr>
        <w:fldChar w:fldCharType="end"/>
      </w:r>
      <w:bookmarkEnd w:id="2919"/>
      <w:r w:rsidR="00BF556F" w:rsidRPr="00AF1C6F">
        <w:rPr>
          <w:lang w:val="en-AU"/>
        </w:rPr>
        <w:t xml:space="preserve"> : DXE</w:t>
      </w:r>
      <w:r w:rsidRPr="00AF1C6F">
        <w:rPr>
          <w:lang w:val="en-AU"/>
        </w:rPr>
        <w:t xml:space="preserve"> - SCADA Display Status</w:t>
      </w:r>
      <w:bookmarkEnd w:id="2920"/>
      <w:r w:rsidR="001561A5" w:rsidRPr="001561A5">
        <w:rPr>
          <w:vanish/>
          <w:color w:val="0000FF"/>
          <w:vertAlign w:val="subscript"/>
          <w:lang w:val="en-AU"/>
        </w:rPr>
        <w:t xml:space="preserve"> [R0628]</w:t>
      </w:r>
    </w:p>
    <w:tbl>
      <w:tblPr>
        <w:tblStyle w:val="ReportTable"/>
        <w:tblW w:w="0" w:type="auto"/>
        <w:tblLook w:val="04A0" w:firstRow="1" w:lastRow="0" w:firstColumn="1" w:lastColumn="0" w:noHBand="0" w:noVBand="1"/>
      </w:tblPr>
      <w:tblGrid>
        <w:gridCol w:w="1648"/>
        <w:gridCol w:w="2933"/>
        <w:gridCol w:w="1049"/>
        <w:gridCol w:w="1530"/>
        <w:gridCol w:w="910"/>
        <w:gridCol w:w="1172"/>
      </w:tblGrid>
      <w:tr w:rsidR="001F6E9A" w:rsidRPr="00AF1C6F" w:rsidTr="002C6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hideMark/>
          </w:tcPr>
          <w:p w:rsidR="001F6E9A" w:rsidRPr="004B5018" w:rsidRDefault="001F6E9A" w:rsidP="001561A5">
            <w:pPr>
              <w:pStyle w:val="TableText"/>
              <w:rPr>
                <w:color w:val="000000"/>
                <w:vertAlign w:val="subscript"/>
              </w:rPr>
            </w:pPr>
            <w:r w:rsidRPr="00AF1C6F">
              <w:t>Name</w:t>
            </w:r>
            <w:r w:rsidR="001561A5" w:rsidRPr="001561A5">
              <w:rPr>
                <w:vanish/>
                <w:color w:val="0000FF"/>
                <w:vertAlign w:val="subscript"/>
              </w:rPr>
              <w:t xml:space="preserve"> [R0628]</w:t>
            </w:r>
          </w:p>
        </w:tc>
        <w:tc>
          <w:tcPr>
            <w:tcW w:w="2998"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1044" w:type="dxa"/>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Faceplate Tab</w:t>
            </w:r>
          </w:p>
        </w:tc>
        <w:tc>
          <w:tcPr>
            <w:tcW w:w="1440" w:type="dxa"/>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Representation</w:t>
            </w:r>
          </w:p>
        </w:tc>
        <w:tc>
          <w:tcPr>
            <w:tcW w:w="920"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Data Type</w:t>
            </w:r>
          </w:p>
        </w:tc>
        <w:tc>
          <w:tcPr>
            <w:tcW w:w="1173"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Read/Write</w:t>
            </w:r>
          </w:p>
        </w:tc>
      </w:tr>
      <w:tr w:rsidR="001F6E9A"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1F6E9A" w:rsidRPr="004B5018" w:rsidRDefault="001F6E9A" w:rsidP="001561A5">
            <w:pPr>
              <w:pStyle w:val="TableText"/>
              <w:rPr>
                <w:b w:val="0"/>
                <w:color w:val="000000"/>
                <w:vertAlign w:val="subscript"/>
                <w:lang w:eastAsia="en-US"/>
              </w:rPr>
            </w:pPr>
            <w:r w:rsidRPr="005C4DD9">
              <w:rPr>
                <w:b w:val="0"/>
                <w:lang w:eastAsia="en-US"/>
              </w:rPr>
              <w:t>DXE Operational State</w:t>
            </w:r>
            <w:r w:rsidR="001561A5" w:rsidRPr="001561A5">
              <w:rPr>
                <w:b w:val="0"/>
                <w:vanish/>
                <w:color w:val="0000FF"/>
                <w:vertAlign w:val="subscript"/>
                <w:lang w:eastAsia="en-US"/>
              </w:rPr>
              <w:t xml:space="preserve"> [R0629]</w:t>
            </w:r>
          </w:p>
        </w:tc>
        <w:tc>
          <w:tcPr>
            <w:tcW w:w="2998" w:type="dxa"/>
            <w:tcBorders>
              <w:top w:val="single" w:sz="4" w:space="0" w:color="auto"/>
              <w:left w:val="single" w:sz="4" w:space="0" w:color="auto"/>
              <w:bottom w:val="single" w:sz="4" w:space="0" w:color="auto"/>
              <w:right w:val="single" w:sz="4" w:space="0" w:color="auto"/>
            </w:tcBorders>
            <w:hideMark/>
          </w:tcPr>
          <w:p w:rsidR="003F5CBD" w:rsidRPr="00AF1C6F" w:rsidRDefault="003F5CBD"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F736CD" w:rsidRPr="00AF1C6F" w:rsidRDefault="003F5CBD"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w:t>
            </w:r>
          </w:p>
          <w:p w:rsidR="001F6E9A" w:rsidRPr="00AF1C6F" w:rsidRDefault="006D04B4" w:rsidP="001561A5">
            <w:pPr>
              <w:pStyle w:val="TableText"/>
              <w:cnfStyle w:val="000000000000" w:firstRow="0" w:lastRow="0" w:firstColumn="0" w:lastColumn="0" w:oddVBand="0" w:evenVBand="0" w:oddHBand="0" w:evenHBand="0" w:firstRowFirstColumn="0" w:firstRowLastColumn="0" w:lastRowFirstColumn="0" w:lastRowLastColumn="0"/>
            </w:pPr>
            <w:r w:rsidRPr="00AF1C6F">
              <w:t>2</w:t>
            </w:r>
            <w:r w:rsidR="003F5CBD" w:rsidRPr="00AF1C6F">
              <w:t>0</w:t>
            </w:r>
            <w:r w:rsidR="001F6E9A" w:rsidRPr="00AF1C6F">
              <w:t xml:space="preserve"> = </w:t>
            </w:r>
            <w:r w:rsidR="00F736CD" w:rsidRPr="00AF1C6F">
              <w:t xml:space="preserve">Activate </w:t>
            </w:r>
            <w:r w:rsidR="004C6348" w:rsidRPr="00AF1C6F">
              <w:t>Left</w:t>
            </w:r>
            <w:r w:rsidR="00F736CD" w:rsidRPr="00AF1C6F">
              <w:t xml:space="preserve"> </w:t>
            </w:r>
            <w:r w:rsidR="001F6E9A" w:rsidRPr="00AF1C6F">
              <w:t>Direction</w:t>
            </w:r>
          </w:p>
          <w:p w:rsidR="001F6E9A"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3</w:t>
            </w:r>
            <w:r w:rsidR="003F5CBD" w:rsidRPr="00AF1C6F">
              <w:t>0</w:t>
            </w:r>
            <w:r w:rsidR="001F6E9A" w:rsidRPr="00AF1C6F">
              <w:t xml:space="preserve"> = </w:t>
            </w:r>
            <w:r w:rsidR="004C6348" w:rsidRPr="00AF1C6F">
              <w:t>Left</w:t>
            </w:r>
            <w:r w:rsidRPr="00AF1C6F">
              <w:t xml:space="preserve"> </w:t>
            </w:r>
            <w:r w:rsidR="001F6E9A" w:rsidRPr="00AF1C6F">
              <w:t>Direction</w:t>
            </w:r>
            <w:r w:rsidRPr="00AF1C6F">
              <w:t xml:space="preserve"> On</w:t>
            </w:r>
          </w:p>
          <w:p w:rsidR="001F6E9A" w:rsidRPr="00AF1C6F" w:rsidRDefault="006D04B4" w:rsidP="001561A5">
            <w:pPr>
              <w:pStyle w:val="TableText"/>
              <w:cnfStyle w:val="000000000000" w:firstRow="0" w:lastRow="0" w:firstColumn="0" w:lastColumn="0" w:oddVBand="0" w:evenVBand="0" w:oddHBand="0" w:evenHBand="0" w:firstRowFirstColumn="0" w:firstRowLastColumn="0" w:lastRowFirstColumn="0" w:lastRowLastColumn="0"/>
            </w:pPr>
            <w:r w:rsidRPr="00AF1C6F">
              <w:t>4</w:t>
            </w:r>
            <w:r w:rsidR="003F5CBD" w:rsidRPr="00AF1C6F">
              <w:t>0</w:t>
            </w:r>
            <w:r w:rsidR="001F6E9A" w:rsidRPr="00AF1C6F">
              <w:t xml:space="preserve"> = </w:t>
            </w:r>
            <w:r w:rsidR="00F736CD" w:rsidRPr="00AF1C6F">
              <w:t xml:space="preserve">Deactivate </w:t>
            </w:r>
            <w:r w:rsidR="004C6348" w:rsidRPr="00AF1C6F">
              <w:t>Left</w:t>
            </w:r>
            <w:r w:rsidR="00F736CD"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50 = Activate </w:t>
            </w:r>
            <w:r w:rsidR="004C6348" w:rsidRPr="00AF1C6F">
              <w:t>Right</w:t>
            </w:r>
            <w:r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60 = </w:t>
            </w:r>
            <w:r w:rsidR="004C6348" w:rsidRPr="00AF1C6F">
              <w:t>Right</w:t>
            </w:r>
            <w:r w:rsidRPr="00AF1C6F">
              <w:t xml:space="preserve"> Direction 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70 = Deactivate </w:t>
            </w:r>
            <w:r w:rsidR="004C6348" w:rsidRPr="00AF1C6F">
              <w:t>Right</w:t>
            </w:r>
            <w:r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80 = Activ</w:t>
            </w:r>
            <w:r w:rsidR="00876B55">
              <w:t>ate</w:t>
            </w:r>
            <w:r w:rsidRPr="00AF1C6F">
              <w:t xml:space="preserve"> Both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90 = Both Directions 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100 = Deactivate Both Direction</w:t>
            </w:r>
          </w:p>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9</w:t>
            </w:r>
            <w:r w:rsidR="003F5CBD" w:rsidRPr="00AF1C6F">
              <w:rPr>
                <w:lang w:eastAsia="en-US"/>
              </w:rPr>
              <w:t>00</w:t>
            </w:r>
            <w:r w:rsidRPr="00AF1C6F">
              <w:rPr>
                <w:lang w:eastAsia="en-US"/>
              </w:rPr>
              <w:t xml:space="preserve"> = </w:t>
            </w:r>
            <w:r w:rsidRPr="00AF1C6F">
              <w:t>Fault</w:t>
            </w:r>
          </w:p>
        </w:tc>
        <w:tc>
          <w:tcPr>
            <w:tcW w:w="1044"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Control</w:t>
            </w:r>
          </w:p>
        </w:tc>
        <w:tc>
          <w:tcPr>
            <w:tcW w:w="1440"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Graphic (device icon) and Text indication</w:t>
            </w:r>
          </w:p>
        </w:tc>
        <w:tc>
          <w:tcPr>
            <w:tcW w:w="920"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1F6E9A"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1F6E9A" w:rsidRPr="004B5018" w:rsidRDefault="001F6E9A" w:rsidP="001561A5">
            <w:pPr>
              <w:pStyle w:val="TableText"/>
              <w:rPr>
                <w:b w:val="0"/>
                <w:color w:val="000000"/>
                <w:vertAlign w:val="subscript"/>
                <w:lang w:eastAsia="en-US"/>
              </w:rPr>
            </w:pPr>
            <w:r w:rsidRPr="005C4DD9">
              <w:rPr>
                <w:b w:val="0"/>
                <w:lang w:eastAsia="en-US"/>
              </w:rPr>
              <w:t>Health Status</w:t>
            </w:r>
            <w:r w:rsidR="001561A5" w:rsidRPr="001561A5">
              <w:rPr>
                <w:b w:val="0"/>
                <w:vanish/>
                <w:color w:val="0000FF"/>
                <w:vertAlign w:val="subscript"/>
                <w:lang w:eastAsia="en-US"/>
              </w:rPr>
              <w:t xml:space="preserve"> [R0630]</w:t>
            </w:r>
          </w:p>
        </w:tc>
        <w:tc>
          <w:tcPr>
            <w:tcW w:w="2998" w:type="dxa"/>
            <w:tcBorders>
              <w:top w:val="single" w:sz="4" w:space="0" w:color="auto"/>
              <w:left w:val="single" w:sz="4" w:space="0" w:color="auto"/>
              <w:bottom w:val="single" w:sz="4" w:space="0" w:color="auto"/>
              <w:right w:val="single" w:sz="4" w:space="0" w:color="auto"/>
            </w:tcBorders>
            <w:hideMark/>
          </w:tcPr>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1F6E9A"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1044"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Control (health status pane)</w:t>
            </w:r>
          </w:p>
        </w:tc>
        <w:tc>
          <w:tcPr>
            <w:tcW w:w="1440"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hideMark/>
          </w:tcPr>
          <w:p w:rsidR="001F6E9A"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tcPr>
          <w:p w:rsidR="002C65A5" w:rsidRPr="004B5018" w:rsidRDefault="002C65A5" w:rsidP="001561A5">
            <w:pPr>
              <w:pStyle w:val="TableText"/>
              <w:rPr>
                <w:b w:val="0"/>
                <w:color w:val="000000"/>
                <w:vertAlign w:val="subscript"/>
              </w:rPr>
            </w:pPr>
            <w:r w:rsidRPr="005C4DD9">
              <w:rPr>
                <w:b w:val="0"/>
              </w:rPr>
              <w:lastRenderedPageBreak/>
              <w:t>Interlocks Status</w:t>
            </w:r>
            <w:r w:rsidR="001561A5" w:rsidRPr="001561A5">
              <w:rPr>
                <w:b w:val="0"/>
                <w:vanish/>
                <w:color w:val="0000FF"/>
                <w:vertAlign w:val="subscript"/>
              </w:rPr>
              <w:t xml:space="preserve"> [R0631]</w:t>
            </w:r>
          </w:p>
        </w:tc>
        <w:tc>
          <w:tcPr>
            <w:tcW w:w="2998"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Interlocks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Text</w:t>
            </w:r>
          </w:p>
        </w:tc>
        <w:tc>
          <w:tcPr>
            <w:tcW w:w="92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2C65A5" w:rsidRPr="004B5018" w:rsidRDefault="002C65A5" w:rsidP="001561A5">
            <w:pPr>
              <w:pStyle w:val="TableText"/>
              <w:rPr>
                <w:b w:val="0"/>
                <w:color w:val="000000"/>
                <w:vertAlign w:val="subscript"/>
                <w:lang w:eastAsia="en-US"/>
              </w:rPr>
            </w:pPr>
            <w:r w:rsidRPr="005C4DD9">
              <w:rPr>
                <w:b w:val="0"/>
                <w:lang w:eastAsia="en-US"/>
              </w:rPr>
              <w:t>Critical Alarms</w:t>
            </w:r>
            <w:r w:rsidR="001561A5" w:rsidRPr="001561A5">
              <w:rPr>
                <w:b w:val="0"/>
                <w:vanish/>
                <w:color w:val="0000FF"/>
                <w:vertAlign w:val="subscript"/>
                <w:lang w:eastAsia="en-US"/>
              </w:rPr>
              <w:t xml:space="preserve"> [R0632]</w:t>
            </w:r>
          </w:p>
        </w:tc>
        <w:tc>
          <w:tcPr>
            <w:tcW w:w="2998" w:type="dxa"/>
            <w:tcBorders>
              <w:top w:val="single" w:sz="4" w:space="0" w:color="auto"/>
              <w:left w:val="single" w:sz="4" w:space="0" w:color="auto"/>
              <w:bottom w:val="single" w:sz="4" w:space="0" w:color="auto"/>
              <w:right w:val="single" w:sz="4" w:space="0" w:color="auto"/>
            </w:tcBorders>
            <w:hideMark/>
          </w:tcPr>
          <w:p w:rsidR="00876B55"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00876B55" w:rsidRPr="00876B55">
              <w:rPr>
                <w:lang w:eastAsia="en-US"/>
              </w:rPr>
              <w:t>Left Contactor Failed to Close</w:t>
            </w:r>
            <w:r w:rsidR="00876B55" w:rsidRPr="00876B55" w:rsidDel="00876B55">
              <w:rPr>
                <w:lang w:eastAsia="en-US"/>
              </w:rPr>
              <w:t xml:space="preserve"> </w:t>
            </w:r>
          </w:p>
          <w:p w:rsidR="00876B55"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w:t>
            </w:r>
            <w:r w:rsidR="00876B55" w:rsidRPr="00876B55">
              <w:t xml:space="preserve">Left Contactor Failed to </w:t>
            </w:r>
            <w:r w:rsidR="00876B55">
              <w:t>Open</w:t>
            </w:r>
            <w:r w:rsidR="00876B55" w:rsidRPr="00876B55" w:rsidDel="00876B55">
              <w:t xml:space="preserve"> </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2 = </w:t>
            </w:r>
            <w:r w:rsidR="00876B55">
              <w:rPr>
                <w:lang w:eastAsia="en-US"/>
              </w:rPr>
              <w:t>Right</w:t>
            </w:r>
            <w:r w:rsidR="00876B55" w:rsidRPr="00876B55">
              <w:rPr>
                <w:lang w:eastAsia="en-US"/>
              </w:rPr>
              <w:t xml:space="preserve"> Contactor Failed to Close</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3 = </w:t>
            </w:r>
            <w:r w:rsidR="00876B55">
              <w:rPr>
                <w:lang w:eastAsia="en-US"/>
              </w:rPr>
              <w:t>Right</w:t>
            </w:r>
            <w:r w:rsidR="00876B55" w:rsidRPr="00876B55">
              <w:rPr>
                <w:lang w:eastAsia="en-US"/>
              </w:rPr>
              <w:t xml:space="preserve"> Contactor Failed to </w:t>
            </w:r>
            <w:r w:rsidR="00876B55">
              <w:rPr>
                <w:lang w:eastAsia="en-US"/>
              </w:rPr>
              <w:t>Open</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 xml:space="preserve">Bit </w:t>
            </w:r>
            <w:r w:rsidR="00876B55">
              <w:t>4</w:t>
            </w:r>
            <w:r w:rsidRPr="00AF1C6F">
              <w:t xml:space="preserve">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Alarm (critical alarm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hideMark/>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tcPr>
          <w:p w:rsidR="002C65A5" w:rsidRPr="004B5018" w:rsidRDefault="002C65A5" w:rsidP="001561A5">
            <w:pPr>
              <w:pStyle w:val="TableText"/>
              <w:rPr>
                <w:b w:val="0"/>
                <w:color w:val="000000"/>
                <w:vertAlign w:val="subscript"/>
                <w:lang w:eastAsia="en-US"/>
              </w:rPr>
            </w:pPr>
            <w:r w:rsidRPr="005C4DD9">
              <w:rPr>
                <w:b w:val="0"/>
                <w:lang w:eastAsia="en-US"/>
              </w:rPr>
              <w:t>Warning Alarms</w:t>
            </w:r>
            <w:r w:rsidR="001561A5" w:rsidRPr="001561A5">
              <w:rPr>
                <w:b w:val="0"/>
                <w:vanish/>
                <w:color w:val="0000FF"/>
                <w:vertAlign w:val="subscript"/>
                <w:lang w:eastAsia="en-US"/>
              </w:rPr>
              <w:t xml:space="preserve"> [R0633]</w:t>
            </w:r>
          </w:p>
        </w:tc>
        <w:tc>
          <w:tcPr>
            <w:tcW w:w="2998"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0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Alarm (critical alarm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bl>
    <w:p w:rsidR="004E5BA2" w:rsidRPr="004E5BA2" w:rsidRDefault="004E5BA2" w:rsidP="004E5BA2">
      <w:bookmarkStart w:id="2926" w:name="_Toc453232581"/>
      <w:bookmarkStart w:id="2927" w:name="_Toc453341134"/>
      <w:bookmarkStart w:id="2928" w:name="_Toc453341398"/>
      <w:bookmarkStart w:id="2929" w:name="_Toc453232582"/>
      <w:bookmarkStart w:id="2930" w:name="_Toc453341135"/>
      <w:bookmarkStart w:id="2931" w:name="_Toc453341399"/>
      <w:bookmarkStart w:id="2932" w:name="_Toc453232583"/>
      <w:bookmarkStart w:id="2933" w:name="_Toc453341136"/>
      <w:bookmarkStart w:id="2934" w:name="_Toc453341400"/>
      <w:bookmarkStart w:id="2935" w:name="_Toc453232584"/>
      <w:bookmarkStart w:id="2936" w:name="_Toc453341137"/>
      <w:bookmarkStart w:id="2937" w:name="_Toc453341401"/>
      <w:bookmarkStart w:id="2938" w:name="_Toc453232599"/>
      <w:bookmarkStart w:id="2939" w:name="_Toc453341152"/>
      <w:bookmarkStart w:id="2940" w:name="_Toc453341416"/>
      <w:bookmarkStart w:id="2941" w:name="_Toc453341154"/>
      <w:bookmarkStart w:id="2942" w:name="_Toc453341418"/>
      <w:bookmarkStart w:id="2943" w:name="_Toc453341155"/>
      <w:bookmarkStart w:id="2944" w:name="_Toc453341419"/>
      <w:bookmarkStart w:id="2945" w:name="_Toc453341156"/>
      <w:bookmarkStart w:id="2946" w:name="_Toc453341420"/>
      <w:bookmarkStart w:id="2947" w:name="_Toc453341157"/>
      <w:bookmarkStart w:id="2948" w:name="_Toc453341421"/>
      <w:bookmarkStart w:id="2949" w:name="_Toc453341168"/>
      <w:bookmarkStart w:id="2950" w:name="_Toc453341432"/>
      <w:bookmarkStart w:id="2951" w:name="_Toc453341174"/>
      <w:bookmarkStart w:id="2952" w:name="_Toc453341438"/>
      <w:bookmarkStart w:id="2953" w:name="_Toc453341175"/>
      <w:bookmarkStart w:id="2954" w:name="_Toc453341439"/>
      <w:bookmarkStart w:id="2955" w:name="_Toc453341176"/>
      <w:bookmarkStart w:id="2956" w:name="_Toc453341440"/>
      <w:bookmarkStart w:id="2957" w:name="_Toc453341188"/>
      <w:bookmarkStart w:id="2958" w:name="_Toc453341452"/>
      <w:bookmarkStart w:id="2959" w:name="_Toc453341189"/>
      <w:bookmarkStart w:id="2960" w:name="_Toc453341453"/>
      <w:bookmarkStart w:id="2961" w:name="_Toc453341190"/>
      <w:bookmarkStart w:id="2962" w:name="_Toc453341454"/>
      <w:bookmarkStart w:id="2963" w:name="_Toc453341191"/>
      <w:bookmarkStart w:id="2964" w:name="_Toc453341455"/>
      <w:bookmarkStart w:id="2965" w:name="_Toc453232611"/>
      <w:bookmarkStart w:id="2966" w:name="_Toc453341194"/>
      <w:bookmarkStart w:id="2967" w:name="_Toc453341458"/>
      <w:bookmarkStart w:id="2968" w:name="_Toc453232612"/>
      <w:bookmarkStart w:id="2969" w:name="_Toc453341195"/>
      <w:bookmarkStart w:id="2970" w:name="_Toc453341459"/>
      <w:bookmarkStart w:id="2971" w:name="_Toc453232613"/>
      <w:bookmarkStart w:id="2972" w:name="_Toc453341196"/>
      <w:bookmarkStart w:id="2973" w:name="_Toc453341460"/>
      <w:bookmarkStart w:id="2974" w:name="_Toc451431694"/>
      <w:bookmarkStart w:id="2975" w:name="_Toc451432021"/>
      <w:bookmarkStart w:id="2976" w:name="_Toc451433771"/>
      <w:bookmarkStart w:id="2977" w:name="_Toc451434102"/>
      <w:bookmarkStart w:id="2978" w:name="_Toc511813963"/>
      <w:bookmarkStart w:id="2979" w:name="_Toc511815962"/>
      <w:bookmarkStart w:id="2980" w:name="_Toc511816622"/>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p>
    <w:p w:rsidR="00DC092E" w:rsidRPr="00AF1C6F" w:rsidRDefault="00DC092E" w:rsidP="00C95594">
      <w:pPr>
        <w:pStyle w:val="Heading2"/>
      </w:pPr>
      <w:bookmarkStart w:id="2981" w:name="_Toc517095674"/>
      <w:r w:rsidRPr="00AF1C6F">
        <w:t>Reports</w:t>
      </w:r>
      <w:r w:rsidR="007E5280" w:rsidRPr="00AF1C6F">
        <w:t xml:space="preserve"> and Logs</w:t>
      </w:r>
      <w:bookmarkEnd w:id="2981"/>
    </w:p>
    <w:p w:rsidR="007E5280" w:rsidRPr="00AF1C6F" w:rsidRDefault="007E5280">
      <w:pPr>
        <w:pStyle w:val="Heading3"/>
      </w:pPr>
      <w:bookmarkStart w:id="2982" w:name="_Toc517095675"/>
      <w:r w:rsidRPr="00AF1C6F">
        <w:t>Reports</w:t>
      </w:r>
      <w:bookmarkEnd w:id="2982"/>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[R0635]</w:t>
      </w:r>
    </w:p>
    <w:p w:rsidR="004E5BA2" w:rsidRPr="00AF1C6F" w:rsidRDefault="004E5BA2" w:rsidP="00DC092E">
      <w:pPr>
        <w:pStyle w:val="MainBodyText"/>
      </w:pPr>
    </w:p>
    <w:p w:rsidR="00DC092E" w:rsidRPr="00AF1C6F" w:rsidRDefault="00DC092E">
      <w:pPr>
        <w:pStyle w:val="Heading3"/>
      </w:pPr>
      <w:bookmarkStart w:id="2983" w:name="_Toc511813966"/>
      <w:bookmarkStart w:id="2984" w:name="_Toc511815965"/>
      <w:bookmarkStart w:id="2985" w:name="_Toc511816625"/>
      <w:bookmarkStart w:id="2986" w:name="_Toc516581297"/>
      <w:bookmarkStart w:id="2987" w:name="_Toc516582408"/>
      <w:bookmarkStart w:id="2988" w:name="_Toc516582900"/>
      <w:bookmarkStart w:id="2989" w:name="_Toc516583381"/>
      <w:bookmarkStart w:id="2990" w:name="_Toc517092007"/>
      <w:bookmarkStart w:id="2991" w:name="_Toc517093567"/>
      <w:bookmarkStart w:id="2992" w:name="_Toc517094065"/>
      <w:bookmarkStart w:id="2993" w:name="_Toc517095676"/>
      <w:bookmarkStart w:id="2994" w:name="_Toc517095677"/>
      <w:bookmarkEnd w:id="2983"/>
      <w:bookmarkEnd w:id="2984"/>
      <w:bookmarkEnd w:id="2985"/>
      <w:bookmarkEnd w:id="2986"/>
      <w:bookmarkEnd w:id="2987"/>
      <w:bookmarkEnd w:id="2988"/>
      <w:bookmarkEnd w:id="2989"/>
      <w:bookmarkEnd w:id="2990"/>
      <w:bookmarkEnd w:id="2991"/>
      <w:bookmarkEnd w:id="2992"/>
      <w:bookmarkEnd w:id="2993"/>
      <w:r w:rsidRPr="00AF1C6F">
        <w:t>Trends</w:t>
      </w:r>
      <w:bookmarkEnd w:id="2994"/>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[R0636]</w:t>
      </w:r>
    </w:p>
    <w:p w:rsidR="004E5BA2" w:rsidRPr="00AF1C6F" w:rsidRDefault="004E5BA2" w:rsidP="00DC092E">
      <w:pPr>
        <w:pStyle w:val="MainBodyText"/>
      </w:pPr>
    </w:p>
    <w:p w:rsidR="00DC092E" w:rsidRPr="00AF1C6F" w:rsidRDefault="00DC092E">
      <w:pPr>
        <w:pStyle w:val="Heading3"/>
      </w:pPr>
      <w:bookmarkStart w:id="2995" w:name="_Toc511813968"/>
      <w:bookmarkStart w:id="2996" w:name="_Toc511815967"/>
      <w:bookmarkStart w:id="2997" w:name="_Toc511816627"/>
      <w:bookmarkStart w:id="2998" w:name="_Toc516581299"/>
      <w:bookmarkStart w:id="2999" w:name="_Toc516582410"/>
      <w:bookmarkStart w:id="3000" w:name="_Toc516582902"/>
      <w:bookmarkStart w:id="3001" w:name="_Toc516583383"/>
      <w:bookmarkStart w:id="3002" w:name="_Toc517092009"/>
      <w:bookmarkStart w:id="3003" w:name="_Toc517093569"/>
      <w:bookmarkStart w:id="3004" w:name="_Toc517094067"/>
      <w:bookmarkStart w:id="3005" w:name="_Toc517095678"/>
      <w:bookmarkStart w:id="3006" w:name="_Toc517095679"/>
      <w:bookmarkEnd w:id="2995"/>
      <w:bookmarkEnd w:id="2996"/>
      <w:bookmarkEnd w:id="2997"/>
      <w:bookmarkEnd w:id="2998"/>
      <w:bookmarkEnd w:id="2999"/>
      <w:bookmarkEnd w:id="3000"/>
      <w:bookmarkEnd w:id="3001"/>
      <w:bookmarkEnd w:id="3002"/>
      <w:bookmarkEnd w:id="3003"/>
      <w:bookmarkEnd w:id="3004"/>
      <w:bookmarkEnd w:id="3005"/>
      <w:r w:rsidRPr="00AF1C6F">
        <w:t>Logs/Events</w:t>
      </w:r>
      <w:bookmarkEnd w:id="3006"/>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[R0637]</w:t>
      </w:r>
    </w:p>
    <w:p w:rsidR="00DC092E" w:rsidRPr="00AF1C6F" w:rsidRDefault="00DC092E" w:rsidP="00DC092E">
      <w:pPr>
        <w:pStyle w:val="Points1"/>
        <w:numPr>
          <w:ilvl w:val="0"/>
          <w:numId w:val="26"/>
        </w:numPr>
      </w:pPr>
      <w:r w:rsidRPr="00AF1C6F">
        <w:t>Log Time;</w:t>
      </w:r>
      <w:r w:rsidR="001561A5" w:rsidRPr="001561A5">
        <w:rPr>
          <w:vanish/>
          <w:color w:val="0000FF"/>
          <w:vertAlign w:val="subscript"/>
        </w:rPr>
        <w:t xml:space="preserve"> [R0638]</w:t>
      </w:r>
    </w:p>
    <w:p w:rsidR="00DC092E" w:rsidRPr="00AF1C6F" w:rsidRDefault="00DC092E" w:rsidP="00DC092E">
      <w:pPr>
        <w:pStyle w:val="Points1"/>
      </w:pPr>
      <w:r w:rsidRPr="00AF1C6F">
        <w:t>DXE Operational State; and</w:t>
      </w:r>
      <w:r w:rsidR="001561A5" w:rsidRPr="001561A5">
        <w:rPr>
          <w:vanish/>
          <w:color w:val="0000FF"/>
          <w:vertAlign w:val="subscript"/>
        </w:rPr>
        <w:t xml:space="preserve"> [R0639]</w:t>
      </w:r>
    </w:p>
    <w:p w:rsidR="00DC092E" w:rsidRPr="00AF1C6F" w:rsidRDefault="00DC092E" w:rsidP="00DC092E">
      <w:pPr>
        <w:pStyle w:val="Points1"/>
      </w:pPr>
      <w:r w:rsidRPr="00AF1C6F">
        <w:t>Health State.</w:t>
      </w:r>
      <w:r w:rsidR="001561A5" w:rsidRPr="001561A5">
        <w:rPr>
          <w:vanish/>
          <w:color w:val="0000FF"/>
          <w:vertAlign w:val="subscript"/>
        </w:rPr>
        <w:t xml:space="preserve"> [R0640]</w:t>
      </w:r>
    </w:p>
    <w:p w:rsidR="00EF1DA0" w:rsidRPr="00AF1C6F" w:rsidRDefault="00EF1DA0" w:rsidP="00EF1DA0">
      <w:pPr>
        <w:pStyle w:val="MainBodyText"/>
      </w:pPr>
    </w:p>
    <w:p w:rsidR="00EF1DA0" w:rsidRPr="004B5018" w:rsidRDefault="00EF1DA0">
      <w:pPr>
        <w:rPr>
          <w:rFonts w:eastAsiaTheme="majorEastAsia" w:cstheme="majorBidi"/>
          <w:b/>
          <w:bCs/>
          <w:color w:val="000000"/>
          <w:sz w:val="32"/>
          <w:szCs w:val="28"/>
          <w:vertAlign w:val="subscript"/>
        </w:rPr>
      </w:pPr>
      <w:r w:rsidRPr="00AF1C6F">
        <w:br w:type="page"/>
      </w:r>
      <w:r w:rsidR="001561A5" w:rsidRPr="001561A5">
        <w:rPr>
          <w:vanish/>
          <w:color w:val="0000FF"/>
          <w:vertAlign w:val="subscript"/>
        </w:rPr>
        <w:t xml:space="preserve"> [R0641]</w:t>
      </w:r>
    </w:p>
    <w:p w:rsidR="007B702F" w:rsidRPr="00AF1C6F" w:rsidRDefault="007B702F" w:rsidP="002E4F81">
      <w:pPr>
        <w:pStyle w:val="Heading1"/>
      </w:pPr>
      <w:bookmarkStart w:id="3007" w:name="_Toc517095680"/>
      <w:r w:rsidRPr="00AF1C6F">
        <w:lastRenderedPageBreak/>
        <w:t>Equipment Identification</w:t>
      </w:r>
      <w:bookmarkEnd w:id="436"/>
      <w:bookmarkEnd w:id="3007"/>
    </w:p>
    <w:p w:rsidR="0076025D" w:rsidRPr="004B5018" w:rsidRDefault="0076025D" w:rsidP="0076025D">
      <w:pPr>
        <w:pStyle w:val="MainBodyText"/>
        <w:rPr>
          <w:color w:val="000000"/>
          <w:vertAlign w:val="subscript"/>
        </w:rPr>
      </w:pPr>
      <w:r w:rsidRPr="00AF1C6F">
        <w:t>Equipment will be uniquely identified to enable traceability between design documentation, the asset management system and the OMCS.</w:t>
      </w:r>
      <w:r w:rsidR="001561A5" w:rsidRPr="001561A5">
        <w:rPr>
          <w:vanish/>
          <w:color w:val="0000FF"/>
          <w:vertAlign w:val="subscript"/>
        </w:rPr>
        <w:t xml:space="preserve"> [R0642]</w:t>
      </w:r>
    </w:p>
    <w:p w:rsidR="004E5BA2" w:rsidRPr="00AF1C6F" w:rsidRDefault="004E5BA2" w:rsidP="0076025D">
      <w:pPr>
        <w:pStyle w:val="MainBodyText"/>
      </w:pPr>
    </w:p>
    <w:p w:rsidR="007B702F" w:rsidRPr="00AF1C6F" w:rsidRDefault="007B702F" w:rsidP="002E4F81">
      <w:pPr>
        <w:pStyle w:val="Heading1"/>
      </w:pPr>
      <w:bookmarkStart w:id="3008" w:name="_Toc516581302"/>
      <w:bookmarkStart w:id="3009" w:name="_Toc516582413"/>
      <w:bookmarkStart w:id="3010" w:name="_Toc516582905"/>
      <w:bookmarkStart w:id="3011" w:name="_Toc516583386"/>
      <w:bookmarkStart w:id="3012" w:name="_Toc517092012"/>
      <w:bookmarkStart w:id="3013" w:name="_Toc517093572"/>
      <w:bookmarkStart w:id="3014" w:name="_Toc517094070"/>
      <w:bookmarkStart w:id="3015" w:name="_Toc517095681"/>
      <w:bookmarkStart w:id="3016" w:name="_Toc421779871"/>
      <w:bookmarkStart w:id="3017" w:name="_Toc517095682"/>
      <w:bookmarkEnd w:id="3008"/>
      <w:bookmarkEnd w:id="3009"/>
      <w:bookmarkEnd w:id="3010"/>
      <w:bookmarkEnd w:id="3011"/>
      <w:bookmarkEnd w:id="3012"/>
      <w:bookmarkEnd w:id="3013"/>
      <w:bookmarkEnd w:id="3014"/>
      <w:bookmarkEnd w:id="3015"/>
      <w:r w:rsidRPr="00AF1C6F">
        <w:t>Risk Assessment</w:t>
      </w:r>
      <w:bookmarkEnd w:id="3016"/>
      <w:bookmarkEnd w:id="3017"/>
    </w:p>
    <w:p w:rsidR="0002744C" w:rsidRPr="00AF1C6F" w:rsidRDefault="0002744C" w:rsidP="0002744C">
      <w:pPr>
        <w:pStyle w:val="Heading2"/>
      </w:pPr>
      <w:bookmarkStart w:id="3018" w:name="_Toc517095683"/>
      <w:r w:rsidRPr="00AF1C6F">
        <w:t>General</w:t>
      </w:r>
      <w:bookmarkEnd w:id="3018"/>
    </w:p>
    <w:p w:rsidR="007B702F" w:rsidRPr="004B5018" w:rsidRDefault="007B702F" w:rsidP="00496FF0">
      <w:pPr>
        <w:pStyle w:val="MainBodyText"/>
        <w:rPr>
          <w:color w:val="000000"/>
          <w:vertAlign w:val="subscript"/>
        </w:rPr>
      </w:pPr>
      <w:r w:rsidRPr="00AF1C6F">
        <w:t>An assessment will be performed in accordance with the Project requirements to identify issues relating to the following for this design report:</w:t>
      </w:r>
      <w:r w:rsidR="001561A5" w:rsidRPr="001561A5">
        <w:rPr>
          <w:vanish/>
          <w:color w:val="0000FF"/>
          <w:vertAlign w:val="subscript"/>
        </w:rPr>
        <w:t xml:space="preserve"> [R0643]</w:t>
      </w:r>
    </w:p>
    <w:p w:rsidR="00240F43" w:rsidRPr="00AF1C6F" w:rsidRDefault="00240F43" w:rsidP="006E636E">
      <w:pPr>
        <w:pStyle w:val="Points1"/>
        <w:numPr>
          <w:ilvl w:val="0"/>
          <w:numId w:val="5"/>
        </w:numPr>
      </w:pPr>
      <w:r w:rsidRPr="00AF1C6F">
        <w:t>Technical Risks;</w:t>
      </w:r>
      <w:r w:rsidR="00971C29" w:rsidRPr="00AF1C6F">
        <w:t xml:space="preserve"> and</w:t>
      </w:r>
      <w:r w:rsidR="001561A5" w:rsidRPr="001561A5">
        <w:rPr>
          <w:vanish/>
          <w:color w:val="0000FF"/>
          <w:vertAlign w:val="subscript"/>
        </w:rPr>
        <w:t xml:space="preserve"> [R0644]</w:t>
      </w:r>
    </w:p>
    <w:p w:rsidR="007B702F" w:rsidRPr="00AF1C6F" w:rsidRDefault="007B702F" w:rsidP="00496FF0">
      <w:pPr>
        <w:pStyle w:val="Points1"/>
      </w:pPr>
      <w:r w:rsidRPr="00AF1C6F">
        <w:t xml:space="preserve">Safety in Design (incorporating Constructability, Operability </w:t>
      </w:r>
      <w:r w:rsidR="00BD566E" w:rsidRPr="00AF1C6F">
        <w:t>and</w:t>
      </w:r>
      <w:r w:rsidRPr="00AF1C6F">
        <w:t xml:space="preserve"> Maintainability)</w:t>
      </w:r>
      <w:r w:rsidR="00971C29" w:rsidRPr="00AF1C6F">
        <w:t>.</w:t>
      </w:r>
      <w:r w:rsidR="001561A5" w:rsidRPr="001561A5">
        <w:rPr>
          <w:vanish/>
          <w:color w:val="0000FF"/>
          <w:vertAlign w:val="subscript"/>
        </w:rPr>
        <w:t xml:space="preserve"> [R0645]</w:t>
      </w:r>
    </w:p>
    <w:p w:rsidR="007B702F" w:rsidRPr="004B5018" w:rsidRDefault="007B702F" w:rsidP="00496FF0">
      <w:pPr>
        <w:pStyle w:val="MainBodyText"/>
        <w:rPr>
          <w:color w:val="000000"/>
          <w:vertAlign w:val="subscript"/>
        </w:rPr>
      </w:pPr>
      <w:r w:rsidRPr="00AF1C6F">
        <w:t>In each case:</w:t>
      </w:r>
      <w:r w:rsidR="001561A5" w:rsidRPr="001561A5">
        <w:rPr>
          <w:vanish/>
          <w:color w:val="0000FF"/>
          <w:vertAlign w:val="subscript"/>
        </w:rPr>
        <w:t xml:space="preserve"> [R0646]</w:t>
      </w:r>
    </w:p>
    <w:p w:rsidR="007B702F" w:rsidRPr="00AF1C6F" w:rsidRDefault="007B702F" w:rsidP="006E636E">
      <w:pPr>
        <w:pStyle w:val="Points1"/>
        <w:numPr>
          <w:ilvl w:val="0"/>
          <w:numId w:val="4"/>
        </w:numPr>
      </w:pPr>
      <w:r w:rsidRPr="00AF1C6F">
        <w:t>The risks and impacts are identified;</w:t>
      </w:r>
      <w:r w:rsidR="001561A5" w:rsidRPr="001561A5">
        <w:rPr>
          <w:vanish/>
          <w:color w:val="0000FF"/>
          <w:vertAlign w:val="subscript"/>
        </w:rPr>
        <w:t xml:space="preserve"> [R0647]</w:t>
      </w:r>
    </w:p>
    <w:p w:rsidR="007B702F" w:rsidRPr="00AF1C6F" w:rsidRDefault="007B702F" w:rsidP="00496FF0">
      <w:pPr>
        <w:pStyle w:val="Points1"/>
      </w:pPr>
      <w:r w:rsidRPr="00AF1C6F">
        <w:t>The risks and impacts are scored prior to the application of treatment / controls;</w:t>
      </w:r>
      <w:r w:rsidR="001561A5" w:rsidRPr="001561A5">
        <w:rPr>
          <w:vanish/>
          <w:color w:val="0000FF"/>
          <w:vertAlign w:val="subscript"/>
        </w:rPr>
        <w:t xml:space="preserve"> [R0648]</w:t>
      </w:r>
    </w:p>
    <w:p w:rsidR="007B702F" w:rsidRPr="00AF1C6F" w:rsidRDefault="007B702F" w:rsidP="00496FF0">
      <w:pPr>
        <w:pStyle w:val="Points1"/>
      </w:pPr>
      <w:r w:rsidRPr="00AF1C6F">
        <w:t>The risks and impacts are scored following the application of the treatment / controls.</w:t>
      </w:r>
      <w:r w:rsidR="001561A5" w:rsidRPr="001561A5">
        <w:rPr>
          <w:vanish/>
          <w:color w:val="0000FF"/>
          <w:vertAlign w:val="subscript"/>
        </w:rPr>
        <w:t xml:space="preserve"> [R0649]</w:t>
      </w:r>
    </w:p>
    <w:p w:rsidR="007B702F" w:rsidRPr="004B5018" w:rsidRDefault="007B702F" w:rsidP="00496FF0">
      <w:pPr>
        <w:pStyle w:val="MainBodyText"/>
        <w:rPr>
          <w:color w:val="000000"/>
          <w:vertAlign w:val="subscript"/>
        </w:rPr>
      </w:pPr>
      <w:r w:rsidRPr="00AF1C6F">
        <w:t>The goal of the design process from a risk management perspective is to eliminate as many of the identified hazards as possible prior to the completion of the design phase. Where this cannot be performed, the risk will be reviewed and re-assessed to determine the residual risk and subsequent determination of any additional controls that may be required.</w:t>
      </w:r>
      <w:r w:rsidR="001561A5" w:rsidRPr="001561A5">
        <w:rPr>
          <w:vanish/>
          <w:color w:val="0000FF"/>
          <w:vertAlign w:val="subscript"/>
        </w:rPr>
        <w:t xml:space="preserve"> [R0650]</w:t>
      </w:r>
    </w:p>
    <w:p w:rsidR="004E5BA2" w:rsidRPr="00AF1C6F" w:rsidRDefault="004E5BA2" w:rsidP="00496FF0">
      <w:pPr>
        <w:pStyle w:val="MainBodyText"/>
      </w:pPr>
    </w:p>
    <w:p w:rsidR="0002744C" w:rsidRPr="00AF1C6F" w:rsidRDefault="0002744C" w:rsidP="0002744C">
      <w:pPr>
        <w:pStyle w:val="Heading2"/>
      </w:pPr>
      <w:bookmarkStart w:id="3019" w:name="_Toc425939899"/>
      <w:bookmarkStart w:id="3020" w:name="_Toc517095684"/>
      <w:bookmarkStart w:id="3021" w:name="_Toc421779873"/>
      <w:r w:rsidRPr="00AF1C6F">
        <w:t>Safety in Design</w:t>
      </w:r>
      <w:bookmarkEnd w:id="3019"/>
      <w:bookmarkEnd w:id="3020"/>
    </w:p>
    <w:p w:rsidR="006F4824" w:rsidRPr="004B5018" w:rsidRDefault="00233B60" w:rsidP="00F23578">
      <w:pPr>
        <w:pStyle w:val="MainBodyText"/>
        <w:rPr>
          <w:color w:val="000000"/>
          <w:vertAlign w:val="subscript"/>
        </w:rPr>
      </w:pPr>
      <w:r>
        <w:t>The OMCS software will function in conjunction with the process/criteria defined in the Systems Safety Assurance Report (SSAR).  OMCS control actions have been generated from the SSAR and have subsequently been added to the project Requirements Traceability Matrix. OMCS software design, implementation and testing is proceeding in compliance with these additional SSAR requirements</w:t>
      </w:r>
      <w:r w:rsidR="002B4E6F" w:rsidRPr="00AF1C6F">
        <w:t>.</w:t>
      </w:r>
      <w:bookmarkEnd w:id="3021"/>
      <w:r w:rsidR="001561A5" w:rsidRPr="001561A5">
        <w:rPr>
          <w:vanish/>
          <w:color w:val="0000FF"/>
          <w:vertAlign w:val="subscript"/>
        </w:rPr>
        <w:t xml:space="preserve"> [R0651]</w:t>
      </w:r>
    </w:p>
    <w:p w:rsidR="00E040A3" w:rsidRPr="00AF1C6F" w:rsidRDefault="00E040A3" w:rsidP="00122E91">
      <w:pPr>
        <w:pStyle w:val="MainBodyText"/>
      </w:pPr>
      <w:bookmarkStart w:id="3022" w:name="_Toc421779874"/>
    </w:p>
    <w:p w:rsidR="00477CCE" w:rsidRPr="004B5018" w:rsidRDefault="00477CCE">
      <w:pPr>
        <w:rPr>
          <w:rFonts w:eastAsiaTheme="majorEastAsia" w:cstheme="majorBidi"/>
          <w:b/>
          <w:bCs/>
          <w:color w:val="000000"/>
          <w:sz w:val="32"/>
          <w:szCs w:val="28"/>
          <w:vertAlign w:val="subscript"/>
        </w:rPr>
      </w:pPr>
      <w:r w:rsidRPr="00AF1C6F">
        <w:br w:type="page"/>
      </w:r>
      <w:r w:rsidR="001561A5" w:rsidRPr="001561A5">
        <w:rPr>
          <w:vanish/>
          <w:color w:val="0000FF"/>
          <w:vertAlign w:val="subscript"/>
        </w:rPr>
        <w:t xml:space="preserve"> [R0652]</w:t>
      </w:r>
    </w:p>
    <w:p w:rsidR="007B702F" w:rsidRPr="00AF1C6F" w:rsidRDefault="007B702F" w:rsidP="002E4F81">
      <w:pPr>
        <w:pStyle w:val="Heading1"/>
      </w:pPr>
      <w:bookmarkStart w:id="3023" w:name="_Toc517095685"/>
      <w:r w:rsidRPr="00AF1C6F">
        <w:lastRenderedPageBreak/>
        <w:t>Documentation</w:t>
      </w:r>
      <w:bookmarkEnd w:id="3022"/>
      <w:bookmarkEnd w:id="3023"/>
    </w:p>
    <w:p w:rsidR="007B702F" w:rsidRPr="004B5018" w:rsidRDefault="007B702F" w:rsidP="00496FF0">
      <w:pPr>
        <w:pStyle w:val="MainBodyText"/>
        <w:rPr>
          <w:color w:val="000000"/>
          <w:vertAlign w:val="subscript"/>
        </w:rPr>
      </w:pPr>
      <w:r w:rsidRPr="00AF1C6F">
        <w:t>The following documentation is included with this report.</w:t>
      </w:r>
      <w:r w:rsidR="001561A5" w:rsidRPr="001561A5">
        <w:rPr>
          <w:vanish/>
          <w:color w:val="0000FF"/>
          <w:vertAlign w:val="subscript"/>
        </w:rPr>
        <w:t xml:space="preserve"> [R0653]</w:t>
      </w:r>
    </w:p>
    <w:p w:rsidR="002E4F81" w:rsidRPr="004B5018" w:rsidRDefault="002E4F81" w:rsidP="007101A6">
      <w:pPr>
        <w:pStyle w:val="Caption"/>
        <w:rPr>
          <w:color w:val="000000"/>
          <w:vertAlign w:val="subscript"/>
          <w:lang w:val="en-AU"/>
        </w:rPr>
      </w:pPr>
      <w:bookmarkStart w:id="3024" w:name="_Toc517095769"/>
      <w:r w:rsidRPr="00AF1C6F">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18</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1</w:t>
      </w:r>
      <w:r w:rsidR="00E1421F" w:rsidRPr="00866B4B">
        <w:rPr>
          <w:lang w:val="en-AU"/>
        </w:rPr>
        <w:fldChar w:fldCharType="end"/>
      </w:r>
      <w:r w:rsidRPr="00AF1C6F">
        <w:rPr>
          <w:lang w:val="en-AU"/>
        </w:rPr>
        <w:t xml:space="preserve"> : Documentation</w:t>
      </w:r>
      <w:bookmarkEnd w:id="3024"/>
      <w:r w:rsidR="001561A5" w:rsidRPr="001561A5">
        <w:rPr>
          <w:vanish/>
          <w:color w:val="0000FF"/>
          <w:vertAlign w:val="subscript"/>
          <w:lang w:val="en-AU"/>
        </w:rPr>
        <w:t xml:space="preserve"> [R0654]</w:t>
      </w:r>
    </w:p>
    <w:tbl>
      <w:tblPr>
        <w:tblStyle w:val="ReportTable"/>
        <w:tblW w:w="5000" w:type="pct"/>
        <w:tblLook w:val="04A0" w:firstRow="1" w:lastRow="0" w:firstColumn="1" w:lastColumn="0" w:noHBand="0" w:noVBand="1"/>
      </w:tblPr>
      <w:tblGrid>
        <w:gridCol w:w="2484"/>
        <w:gridCol w:w="6758"/>
      </w:tblGrid>
      <w:tr w:rsidR="007101A6"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7101A6" w:rsidRPr="00AF1C6F" w:rsidRDefault="007101A6" w:rsidP="001561A5">
            <w:pPr>
              <w:pStyle w:val="TableText"/>
            </w:pPr>
          </w:p>
        </w:tc>
        <w:tc>
          <w:tcPr>
            <w:tcW w:w="3656" w:type="pct"/>
          </w:tcPr>
          <w:p w:rsidR="007101A6" w:rsidRPr="00AF1C6F" w:rsidRDefault="007101A6"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Appendix A</w:t>
            </w:r>
            <w:r w:rsidR="001561A5" w:rsidRPr="001561A5">
              <w:rPr>
                <w:vanish/>
                <w:color w:val="0000FF"/>
                <w:vertAlign w:val="subscript"/>
              </w:rPr>
              <w:t xml:space="preserve"> [R0655]</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Applicable Documentation</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w:t>
            </w:r>
            <w:r w:rsidR="007F4EC9" w:rsidRPr="00AF1C6F">
              <w:t xml:space="preserve">x </w:t>
            </w:r>
            <w:r w:rsidR="00947352" w:rsidRPr="00AF1C6F">
              <w:t>B</w:t>
            </w:r>
            <w:r w:rsidR="001561A5" w:rsidRPr="001561A5">
              <w:rPr>
                <w:vanish/>
                <w:color w:val="0000FF"/>
                <w:vertAlign w:val="subscript"/>
              </w:rPr>
              <w:t xml:space="preserve"> [R0656]</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SDD Review Comments</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w:t>
            </w:r>
            <w:r w:rsidR="007F4EC9" w:rsidRPr="00AF1C6F">
              <w:t xml:space="preserve">x </w:t>
            </w:r>
            <w:r w:rsidR="00947352" w:rsidRPr="00AF1C6F">
              <w:t>C</w:t>
            </w:r>
            <w:r w:rsidR="001561A5" w:rsidRPr="001561A5">
              <w:rPr>
                <w:vanish/>
                <w:color w:val="0000FF"/>
                <w:vertAlign w:val="subscript"/>
              </w:rPr>
              <w:t xml:space="preserve"> [R0657]</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FDD Review Comments</w:t>
            </w:r>
          </w:p>
        </w:tc>
      </w:tr>
      <w:tr w:rsidR="00FF270E"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FF270E" w:rsidRPr="004B5018" w:rsidRDefault="00FF270E" w:rsidP="001561A5">
            <w:pPr>
              <w:pStyle w:val="TableText"/>
              <w:rPr>
                <w:color w:val="000000"/>
                <w:vertAlign w:val="subscript"/>
              </w:rPr>
            </w:pPr>
            <w:r w:rsidRPr="00AF1C6F">
              <w:t xml:space="preserve">Appendix </w:t>
            </w:r>
            <w:r w:rsidR="009163F7" w:rsidRPr="00AF1C6F">
              <w:t>D</w:t>
            </w:r>
            <w:r w:rsidR="001561A5" w:rsidRPr="001561A5">
              <w:rPr>
                <w:vanish/>
                <w:color w:val="0000FF"/>
                <w:vertAlign w:val="subscript"/>
              </w:rPr>
              <w:t xml:space="preserve"> [R0658]</w:t>
            </w:r>
          </w:p>
        </w:tc>
        <w:tc>
          <w:tcPr>
            <w:tcW w:w="3656" w:type="pct"/>
          </w:tcPr>
          <w:p w:rsidR="00FF270E" w:rsidRPr="00AF1C6F" w:rsidRDefault="00FF270E"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Emergency Evacuation Zone Table</w:t>
            </w:r>
          </w:p>
        </w:tc>
      </w:tr>
      <w:tr w:rsidR="00110C18" w:rsidRPr="00AF1C6F" w:rsidTr="00C95594">
        <w:trPr>
          <w:ins w:id="3025" w:author="KIM, Jason" w:date="2019-04-02T13:45:00Z"/>
        </w:trPr>
        <w:tc>
          <w:tcPr>
            <w:cnfStyle w:val="001000000000" w:firstRow="0" w:lastRow="0" w:firstColumn="1" w:lastColumn="0" w:oddVBand="0" w:evenVBand="0" w:oddHBand="0" w:evenHBand="0" w:firstRowFirstColumn="0" w:firstRowLastColumn="0" w:lastRowFirstColumn="0" w:lastRowLastColumn="0"/>
            <w:tcW w:w="1344" w:type="pct"/>
          </w:tcPr>
          <w:p w:rsidR="00110C18" w:rsidRPr="00AF1C6F" w:rsidRDefault="00110C18" w:rsidP="001561A5">
            <w:pPr>
              <w:pStyle w:val="TableText"/>
              <w:rPr>
                <w:ins w:id="3026" w:author="KIM, Jason" w:date="2019-04-02T13:45:00Z"/>
              </w:rPr>
            </w:pPr>
            <w:ins w:id="3027" w:author="KIM, Jason" w:date="2019-04-02T13:46:00Z">
              <w:r w:rsidRPr="0048308D">
                <w:t>Appendix</w:t>
              </w:r>
              <w:r>
                <w:t xml:space="preserve"> E</w:t>
              </w:r>
            </w:ins>
          </w:p>
        </w:tc>
        <w:tc>
          <w:tcPr>
            <w:tcW w:w="3656" w:type="pct"/>
          </w:tcPr>
          <w:p w:rsidR="00110C18" w:rsidRPr="00AF1C6F" w:rsidRDefault="00110C18" w:rsidP="001561A5">
            <w:pPr>
              <w:pStyle w:val="TableText"/>
              <w:cnfStyle w:val="000000000000" w:firstRow="0" w:lastRow="0" w:firstColumn="0" w:lastColumn="0" w:oddVBand="0" w:evenVBand="0" w:oddHBand="0" w:evenHBand="0" w:firstRowFirstColumn="0" w:firstRowLastColumn="0" w:lastRowFirstColumn="0" w:lastRowLastColumn="0"/>
              <w:rPr>
                <w:ins w:id="3028" w:author="KIM, Jason" w:date="2019-04-02T13:45:00Z"/>
                <w:rFonts w:eastAsia="Arial"/>
              </w:rPr>
            </w:pPr>
            <w:ins w:id="3029" w:author="KIM, Jason" w:date="2019-04-02T13:46:00Z">
              <w:r>
                <w:rPr>
                  <w:rFonts w:eastAsia="Arial"/>
                </w:rPr>
                <w:t>Asset device Listing</w:t>
              </w:r>
            </w:ins>
          </w:p>
        </w:tc>
      </w:tr>
    </w:tbl>
    <w:p w:rsidR="000F33F5" w:rsidRPr="00AF1C6F" w:rsidRDefault="000F33F5" w:rsidP="002E4F81"/>
    <w:p w:rsidR="000F33F5" w:rsidRPr="00AF1C6F" w:rsidRDefault="000F33F5" w:rsidP="002E4F81">
      <w:pPr>
        <w:sectPr w:rsidR="000F33F5" w:rsidRPr="00AF1C6F" w:rsidSect="002A1BA1">
          <w:headerReference w:type="default" r:id="rId65"/>
          <w:footerReference w:type="default" r:id="rId66"/>
          <w:pgSz w:w="11906" w:h="16838" w:code="9"/>
          <w:pgMar w:top="1797" w:right="1440" w:bottom="1259" w:left="1440" w:header="709" w:footer="709" w:gutter="0"/>
          <w:cols w:space="708"/>
          <w:titlePg/>
          <w:docGrid w:linePitch="360"/>
        </w:sectPr>
      </w:pPr>
    </w:p>
    <w:p w:rsidR="00572DBA" w:rsidRPr="004B5018" w:rsidRDefault="009617F7" w:rsidP="009617F7">
      <w:pPr>
        <w:pStyle w:val="AppendixLetter"/>
        <w:rPr>
          <w:color w:val="000000"/>
          <w:vertAlign w:val="subscript"/>
          <w:lang w:val="en-AU"/>
        </w:rPr>
      </w:pPr>
      <w:bookmarkStart w:id="3030" w:name="_Toc426456905"/>
      <w:bookmarkStart w:id="3031" w:name="_Toc426456956"/>
      <w:bookmarkStart w:id="3032" w:name="_Toc426458199"/>
      <w:bookmarkStart w:id="3033" w:name="_Toc429561795"/>
      <w:bookmarkStart w:id="3034" w:name="_Toc429562224"/>
      <w:bookmarkStart w:id="3035" w:name="_Toc429566778"/>
      <w:bookmarkStart w:id="3036" w:name="_Toc429577784"/>
      <w:bookmarkStart w:id="3037" w:name="_Toc431897906"/>
      <w:bookmarkStart w:id="3038" w:name="_Toc432494598"/>
      <w:bookmarkStart w:id="3039" w:name="_Toc432519886"/>
      <w:bookmarkStart w:id="3040" w:name="_Toc435352061"/>
      <w:bookmarkStart w:id="3041" w:name="_Toc435352274"/>
      <w:bookmarkStart w:id="3042" w:name="_Toc435527455"/>
      <w:bookmarkStart w:id="3043" w:name="_Toc435620330"/>
      <w:bookmarkStart w:id="3044" w:name="_Toc436294231"/>
      <w:bookmarkStart w:id="3045" w:name="_Toc436294651"/>
      <w:bookmarkStart w:id="3046" w:name="_Toc449534344"/>
      <w:bookmarkStart w:id="3047" w:name="_Toc449733350"/>
      <w:bookmarkStart w:id="3048" w:name="_Toc449736734"/>
      <w:bookmarkStart w:id="3049" w:name="_Toc449794140"/>
      <w:bookmarkStart w:id="3050" w:name="_Toc449794992"/>
      <w:bookmarkStart w:id="3051" w:name="_Toc449795037"/>
      <w:bookmarkStart w:id="3052" w:name="_Toc449995756"/>
      <w:bookmarkStart w:id="3053" w:name="_Toc450039043"/>
      <w:bookmarkStart w:id="3054" w:name="_Toc450041013"/>
      <w:bookmarkStart w:id="3055" w:name="_Toc450044706"/>
      <w:bookmarkStart w:id="3056" w:name="_Toc450822495"/>
      <w:bookmarkStart w:id="3057" w:name="_Toc450824240"/>
      <w:bookmarkStart w:id="3058" w:name="_Toc451269685"/>
      <w:bookmarkStart w:id="3059" w:name="_Toc451351508"/>
      <w:bookmarkStart w:id="3060" w:name="_Toc451431704"/>
      <w:bookmarkStart w:id="3061" w:name="_Toc451432031"/>
      <w:bookmarkStart w:id="3062" w:name="_Toc451439199"/>
      <w:bookmarkStart w:id="3063" w:name="_Toc451519868"/>
      <w:bookmarkStart w:id="3064" w:name="_Toc451760873"/>
      <w:bookmarkStart w:id="3065" w:name="_Toc451761189"/>
      <w:bookmarkStart w:id="3066" w:name="_Toc451781752"/>
      <w:bookmarkStart w:id="3067" w:name="_Toc451939950"/>
      <w:bookmarkStart w:id="3068" w:name="_Toc451947273"/>
      <w:bookmarkStart w:id="3069" w:name="_Toc452044694"/>
      <w:bookmarkStart w:id="3070" w:name="_Toc452111641"/>
      <w:bookmarkStart w:id="3071" w:name="_Toc452130800"/>
      <w:bookmarkStart w:id="3072" w:name="_Toc452389583"/>
      <w:bookmarkStart w:id="3073" w:name="_Toc452390343"/>
      <w:bookmarkStart w:id="3074" w:name="_Toc452645844"/>
      <w:bookmarkStart w:id="3075" w:name="_Toc452988624"/>
      <w:bookmarkStart w:id="3076" w:name="_Toc452988895"/>
      <w:bookmarkStart w:id="3077" w:name="_Toc453077121"/>
      <w:bookmarkStart w:id="3078" w:name="_Toc453148416"/>
      <w:bookmarkStart w:id="3079" w:name="_Toc453229334"/>
      <w:bookmarkStart w:id="3080" w:name="_Toc453232655"/>
      <w:bookmarkStart w:id="3081" w:name="_Toc453335916"/>
      <w:bookmarkStart w:id="3082" w:name="_Toc453341238"/>
      <w:bookmarkStart w:id="3083" w:name="_Toc453341502"/>
      <w:bookmarkStart w:id="3084" w:name="_Toc453343641"/>
      <w:bookmarkStart w:id="3085" w:name="_Toc453343850"/>
      <w:bookmarkStart w:id="3086" w:name="_Toc454287870"/>
      <w:bookmarkStart w:id="3087" w:name="_Toc454349141"/>
      <w:bookmarkStart w:id="3088" w:name="_Toc455502530"/>
      <w:bookmarkStart w:id="3089" w:name="_Toc462918333"/>
      <w:bookmarkStart w:id="3090" w:name="_Toc463426096"/>
      <w:bookmarkStart w:id="3091" w:name="_Toc463441157"/>
      <w:bookmarkStart w:id="3092" w:name="_Toc464117705"/>
      <w:bookmarkStart w:id="3093" w:name="_Toc464117898"/>
      <w:bookmarkStart w:id="3094" w:name="_Toc464121302"/>
      <w:bookmarkStart w:id="3095" w:name="_Toc479779235"/>
      <w:bookmarkStart w:id="3096" w:name="_Toc479779505"/>
      <w:bookmarkStart w:id="3097" w:name="_Toc484163132"/>
      <w:bookmarkStart w:id="3098" w:name="_Toc484166456"/>
      <w:bookmarkStart w:id="3099" w:name="_Toc485392506"/>
      <w:bookmarkStart w:id="3100" w:name="_Toc486259355"/>
      <w:bookmarkStart w:id="3101" w:name="_Toc486322340"/>
      <w:bookmarkStart w:id="3102" w:name="_Toc486322487"/>
      <w:bookmarkStart w:id="3103" w:name="_Toc489265194"/>
      <w:bookmarkStart w:id="3104" w:name="_Toc489265387"/>
      <w:bookmarkStart w:id="3105" w:name="_Toc489276280"/>
      <w:bookmarkStart w:id="3106" w:name="_Toc489277126"/>
      <w:bookmarkStart w:id="3107" w:name="_Toc492283413"/>
      <w:bookmarkStart w:id="3108" w:name="_Toc492656601"/>
      <w:bookmarkStart w:id="3109" w:name="_Toc492656614"/>
      <w:bookmarkStart w:id="3110" w:name="_Toc496203415"/>
      <w:bookmarkStart w:id="3111" w:name="_Toc496711115"/>
      <w:bookmarkStart w:id="3112" w:name="_Toc496786991"/>
      <w:bookmarkStart w:id="3113" w:name="_Toc496788145"/>
      <w:bookmarkStart w:id="3114" w:name="_Toc497117713"/>
      <w:bookmarkStart w:id="3115" w:name="_Toc511813400"/>
      <w:bookmarkStart w:id="3116" w:name="_Toc511813975"/>
      <w:bookmarkStart w:id="3117" w:name="_Toc511815974"/>
      <w:bookmarkStart w:id="3118" w:name="_Toc511816634"/>
      <w:bookmarkStart w:id="3119" w:name="_Toc516580899"/>
      <w:bookmarkStart w:id="3120" w:name="_Toc516581307"/>
      <w:bookmarkStart w:id="3121" w:name="_Toc516582011"/>
      <w:bookmarkStart w:id="3122" w:name="_Toc516582418"/>
      <w:bookmarkStart w:id="3123" w:name="_Toc516582503"/>
      <w:bookmarkStart w:id="3124" w:name="_Toc516582910"/>
      <w:bookmarkStart w:id="3125" w:name="_Toc516583391"/>
      <w:bookmarkStart w:id="3126" w:name="_Toc517092017"/>
      <w:bookmarkStart w:id="3127" w:name="_Toc517093577"/>
      <w:bookmarkStart w:id="3128" w:name="_Toc517094075"/>
      <w:bookmarkStart w:id="3129" w:name="_Toc517095686"/>
      <w:r w:rsidRPr="00AF1C6F">
        <w:rPr>
          <w:lang w:val="en-AU"/>
        </w:rPr>
        <w:lastRenderedPageBreak/>
        <w:t>Appendix A</w:t>
      </w:r>
      <w:bookmarkEnd w:id="192"/>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r w:rsidR="001561A5" w:rsidRPr="001561A5">
        <w:rPr>
          <w:vanish/>
          <w:color w:val="0000FF"/>
          <w:vertAlign w:val="subscript"/>
          <w:lang w:val="en-AU"/>
        </w:rPr>
        <w:t xml:space="preserve"> [R0660]</w:t>
      </w:r>
    </w:p>
    <w:p w:rsidR="009617F7" w:rsidRPr="004B5018" w:rsidRDefault="009760CC" w:rsidP="00572DBA">
      <w:pPr>
        <w:pStyle w:val="AppendixTitle"/>
        <w:rPr>
          <w:color w:val="000000"/>
          <w:vertAlign w:val="subscript"/>
          <w:lang w:val="en-AU"/>
        </w:rPr>
      </w:pPr>
      <w:bookmarkStart w:id="3130" w:name="_Toc426456906"/>
      <w:bookmarkStart w:id="3131" w:name="_Toc426456957"/>
      <w:bookmarkStart w:id="3132" w:name="_Toc426458200"/>
      <w:bookmarkStart w:id="3133" w:name="_Toc429561796"/>
      <w:bookmarkStart w:id="3134" w:name="_Toc429562225"/>
      <w:bookmarkStart w:id="3135" w:name="_Toc429566779"/>
      <w:bookmarkStart w:id="3136" w:name="_Toc429577785"/>
      <w:bookmarkStart w:id="3137" w:name="_Toc431897907"/>
      <w:bookmarkStart w:id="3138" w:name="_Toc432494599"/>
      <w:bookmarkStart w:id="3139" w:name="_Toc432519887"/>
      <w:bookmarkStart w:id="3140" w:name="_Toc435352062"/>
      <w:bookmarkStart w:id="3141" w:name="_Toc435352275"/>
      <w:bookmarkStart w:id="3142" w:name="_Toc435527456"/>
      <w:bookmarkStart w:id="3143" w:name="_Toc435620331"/>
      <w:bookmarkStart w:id="3144" w:name="_Toc436294232"/>
      <w:bookmarkStart w:id="3145" w:name="_Toc436294652"/>
      <w:bookmarkStart w:id="3146" w:name="_Toc449534345"/>
      <w:bookmarkStart w:id="3147" w:name="_Toc449733351"/>
      <w:bookmarkStart w:id="3148" w:name="_Toc449736735"/>
      <w:bookmarkStart w:id="3149" w:name="_Toc449794141"/>
      <w:bookmarkStart w:id="3150" w:name="_Toc449794993"/>
      <w:bookmarkStart w:id="3151" w:name="_Toc449795038"/>
      <w:bookmarkStart w:id="3152" w:name="_Toc449995757"/>
      <w:bookmarkStart w:id="3153" w:name="_Toc450039044"/>
      <w:bookmarkStart w:id="3154" w:name="_Toc450041014"/>
      <w:bookmarkStart w:id="3155" w:name="_Toc450044707"/>
      <w:bookmarkStart w:id="3156" w:name="_Toc450822496"/>
      <w:bookmarkStart w:id="3157" w:name="_Toc450824241"/>
      <w:bookmarkStart w:id="3158" w:name="_Toc451269686"/>
      <w:bookmarkStart w:id="3159" w:name="_Toc451351509"/>
      <w:bookmarkStart w:id="3160" w:name="_Toc451431705"/>
      <w:bookmarkStart w:id="3161" w:name="_Toc451432032"/>
      <w:bookmarkStart w:id="3162" w:name="_Toc451439200"/>
      <w:bookmarkStart w:id="3163" w:name="_Toc451519869"/>
      <w:bookmarkStart w:id="3164" w:name="_Toc451760874"/>
      <w:bookmarkStart w:id="3165" w:name="_Toc451761190"/>
      <w:bookmarkStart w:id="3166" w:name="_Toc451781753"/>
      <w:bookmarkStart w:id="3167" w:name="_Toc451939951"/>
      <w:bookmarkStart w:id="3168" w:name="_Toc451947274"/>
      <w:bookmarkStart w:id="3169" w:name="_Toc452044695"/>
      <w:bookmarkStart w:id="3170" w:name="_Toc452111642"/>
      <w:bookmarkStart w:id="3171" w:name="_Toc452130801"/>
      <w:bookmarkStart w:id="3172" w:name="_Toc452389584"/>
      <w:bookmarkStart w:id="3173" w:name="_Toc452390344"/>
      <w:bookmarkStart w:id="3174" w:name="_Toc452645845"/>
      <w:bookmarkStart w:id="3175" w:name="_Toc452988625"/>
      <w:bookmarkStart w:id="3176" w:name="_Toc452988896"/>
      <w:bookmarkStart w:id="3177" w:name="_Toc453077122"/>
      <w:bookmarkStart w:id="3178" w:name="_Toc453148417"/>
      <w:bookmarkStart w:id="3179" w:name="_Toc453229335"/>
      <w:bookmarkStart w:id="3180" w:name="_Toc453232656"/>
      <w:bookmarkStart w:id="3181" w:name="_Toc453335917"/>
      <w:bookmarkStart w:id="3182" w:name="_Toc453341239"/>
      <w:bookmarkStart w:id="3183" w:name="_Toc453341503"/>
      <w:bookmarkStart w:id="3184" w:name="_Toc453343642"/>
      <w:bookmarkStart w:id="3185" w:name="_Toc453343851"/>
      <w:bookmarkStart w:id="3186" w:name="_Toc454287871"/>
      <w:bookmarkStart w:id="3187" w:name="_Toc454349142"/>
      <w:bookmarkStart w:id="3188" w:name="_Toc455502531"/>
      <w:bookmarkStart w:id="3189" w:name="_Toc462918334"/>
      <w:bookmarkStart w:id="3190" w:name="_Toc463426097"/>
      <w:bookmarkStart w:id="3191" w:name="_Toc463441158"/>
      <w:bookmarkStart w:id="3192" w:name="_Toc464117706"/>
      <w:bookmarkStart w:id="3193" w:name="_Toc464117899"/>
      <w:bookmarkStart w:id="3194" w:name="_Toc464121303"/>
      <w:bookmarkStart w:id="3195" w:name="_Toc479779236"/>
      <w:bookmarkStart w:id="3196" w:name="_Toc479779506"/>
      <w:bookmarkStart w:id="3197" w:name="_Toc484163133"/>
      <w:bookmarkStart w:id="3198" w:name="_Toc484166457"/>
      <w:bookmarkStart w:id="3199" w:name="_Toc485392507"/>
      <w:bookmarkStart w:id="3200" w:name="_Toc486259356"/>
      <w:bookmarkStart w:id="3201" w:name="_Toc486322341"/>
      <w:bookmarkStart w:id="3202" w:name="_Toc486322488"/>
      <w:bookmarkStart w:id="3203" w:name="_Toc489265195"/>
      <w:bookmarkStart w:id="3204" w:name="_Toc489265388"/>
      <w:bookmarkStart w:id="3205" w:name="_Toc489276281"/>
      <w:bookmarkStart w:id="3206" w:name="_Toc489277127"/>
      <w:bookmarkStart w:id="3207" w:name="_Toc492283414"/>
      <w:bookmarkStart w:id="3208" w:name="_Toc492656602"/>
      <w:bookmarkStart w:id="3209" w:name="_Toc492656615"/>
      <w:bookmarkStart w:id="3210" w:name="_Toc496203416"/>
      <w:bookmarkStart w:id="3211" w:name="_Toc496711116"/>
      <w:bookmarkStart w:id="3212" w:name="_Toc496786992"/>
      <w:bookmarkStart w:id="3213" w:name="_Toc496788146"/>
      <w:bookmarkStart w:id="3214" w:name="_Toc497117714"/>
      <w:bookmarkStart w:id="3215" w:name="_Toc511813401"/>
      <w:bookmarkStart w:id="3216" w:name="_Toc511813976"/>
      <w:bookmarkStart w:id="3217" w:name="_Toc511815975"/>
      <w:bookmarkStart w:id="3218" w:name="_Toc511816635"/>
      <w:bookmarkStart w:id="3219" w:name="_Toc516580900"/>
      <w:bookmarkStart w:id="3220" w:name="_Toc516581308"/>
      <w:bookmarkStart w:id="3221" w:name="_Toc516582012"/>
      <w:bookmarkStart w:id="3222" w:name="_Toc516582419"/>
      <w:bookmarkStart w:id="3223" w:name="_Toc516582504"/>
      <w:bookmarkStart w:id="3224" w:name="_Toc516582911"/>
      <w:bookmarkStart w:id="3225" w:name="_Toc516583392"/>
      <w:bookmarkStart w:id="3226" w:name="_Toc517092018"/>
      <w:bookmarkStart w:id="3227" w:name="_Toc517093578"/>
      <w:bookmarkStart w:id="3228" w:name="_Toc517094076"/>
      <w:bookmarkStart w:id="3229" w:name="_Toc517095687"/>
      <w:r w:rsidRPr="00AF1C6F">
        <w:rPr>
          <w:lang w:val="en-AU"/>
        </w:rPr>
        <w:t>Applicable Documentation</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r w:rsidR="001561A5" w:rsidRPr="001561A5">
        <w:rPr>
          <w:vanish/>
          <w:color w:val="0000FF"/>
          <w:vertAlign w:val="subscript"/>
          <w:lang w:val="en-AU"/>
        </w:rPr>
        <w:t xml:space="preserve"> [R0661]</w:t>
      </w:r>
    </w:p>
    <w:p w:rsidR="009617F7" w:rsidRPr="00AF1C6F" w:rsidRDefault="009617F7" w:rsidP="00F03D35">
      <w:pPr>
        <w:pStyle w:val="MainBodyText"/>
      </w:pPr>
    </w:p>
    <w:p w:rsidR="009760CC" w:rsidRPr="004B5018" w:rsidRDefault="009760CC">
      <w:pPr>
        <w:rPr>
          <w:color w:val="000000"/>
          <w:vertAlign w:val="subscript"/>
        </w:rPr>
      </w:pPr>
      <w:r w:rsidRPr="00AF1C6F">
        <w:br w:type="page"/>
      </w:r>
      <w:r w:rsidR="001561A5" w:rsidRPr="001561A5">
        <w:rPr>
          <w:vanish/>
          <w:color w:val="0000FF"/>
          <w:vertAlign w:val="subscript"/>
        </w:rPr>
        <w:t xml:space="preserve"> [R0662]</w:t>
      </w:r>
    </w:p>
    <w:p w:rsidR="00511560" w:rsidRPr="00110C18" w:rsidRDefault="00511560" w:rsidP="00511560">
      <w:pPr>
        <w:pStyle w:val="Caption"/>
        <w:rPr>
          <w:color w:val="000000"/>
          <w:vertAlign w:val="subscript"/>
          <w:lang w:val="fr-FR"/>
          <w:rPrChange w:id="3230" w:author="KIM, Jason" w:date="2019-04-02T13:40:00Z">
            <w:rPr>
              <w:color w:val="000000"/>
              <w:vertAlign w:val="subscript"/>
              <w:lang w:val="en-AU"/>
            </w:rPr>
          </w:rPrChange>
        </w:rPr>
      </w:pPr>
      <w:bookmarkStart w:id="3231" w:name="_Toc517095774"/>
      <w:r w:rsidRPr="00110C18">
        <w:rPr>
          <w:lang w:val="fr-FR"/>
          <w:rPrChange w:id="3232" w:author="KIM, Jason" w:date="2019-04-02T13:40:00Z">
            <w:rPr>
              <w:lang w:val="en-AU"/>
            </w:rPr>
          </w:rPrChange>
        </w:rPr>
        <w:lastRenderedPageBreak/>
        <w:t>Table A-</w:t>
      </w:r>
      <w:r w:rsidRPr="00AF1C6F">
        <w:rPr>
          <w:lang w:val="en-AU"/>
        </w:rPr>
        <w:fldChar w:fldCharType="begin"/>
      </w:r>
      <w:r w:rsidRPr="00110C18">
        <w:rPr>
          <w:lang w:val="fr-FR"/>
          <w:rPrChange w:id="3233" w:author="KIM, Jason" w:date="2019-04-02T13:40:00Z">
            <w:rPr>
              <w:lang w:val="en-AU"/>
            </w:rPr>
          </w:rPrChange>
        </w:rPr>
        <w:instrText xml:space="preserve"> SEQ Table_A- \* ARABIC </w:instrText>
      </w:r>
      <w:r w:rsidRPr="00AF1C6F">
        <w:rPr>
          <w:lang w:val="en-AU"/>
        </w:rPr>
        <w:fldChar w:fldCharType="separate"/>
      </w:r>
      <w:r w:rsidR="00DC19C7" w:rsidRPr="00110C18">
        <w:rPr>
          <w:noProof/>
          <w:lang w:val="fr-FR"/>
          <w:rPrChange w:id="3234" w:author="KIM, Jason" w:date="2019-04-02T13:40:00Z">
            <w:rPr>
              <w:noProof/>
              <w:lang w:val="en-AU"/>
            </w:rPr>
          </w:rPrChange>
        </w:rPr>
        <w:t>1</w:t>
      </w:r>
      <w:r w:rsidRPr="00AF1C6F">
        <w:rPr>
          <w:lang w:val="en-AU"/>
        </w:rPr>
        <w:fldChar w:fldCharType="end"/>
      </w:r>
      <w:r w:rsidRPr="00110C18">
        <w:rPr>
          <w:lang w:val="fr-FR"/>
          <w:rPrChange w:id="3235" w:author="KIM, Jason" w:date="2019-04-02T13:40:00Z">
            <w:rPr>
              <w:lang w:val="en-AU"/>
            </w:rPr>
          </w:rPrChange>
        </w:rPr>
        <w:t xml:space="preserve"> : Applicable Documentation</w:t>
      </w:r>
      <w:bookmarkEnd w:id="3231"/>
      <w:r w:rsidR="001561A5" w:rsidRPr="00110C18">
        <w:rPr>
          <w:vanish/>
          <w:color w:val="0000FF"/>
          <w:vertAlign w:val="subscript"/>
          <w:lang w:val="fr-FR"/>
          <w:rPrChange w:id="3236" w:author="KIM, Jason" w:date="2019-04-02T13:40:00Z">
            <w:rPr>
              <w:vanish/>
              <w:color w:val="0000FF"/>
              <w:vertAlign w:val="subscript"/>
              <w:lang w:val="en-AU"/>
            </w:rPr>
          </w:rPrChange>
        </w:rPr>
        <w:t xml:space="preserve"> [R0663]</w:t>
      </w:r>
    </w:p>
    <w:tbl>
      <w:tblPr>
        <w:tblStyle w:val="ReportTable"/>
        <w:tblW w:w="9108" w:type="dxa"/>
        <w:tblLook w:val="04A0" w:firstRow="1" w:lastRow="0" w:firstColumn="1" w:lastColumn="0" w:noHBand="0" w:noVBand="1"/>
      </w:tblPr>
      <w:tblGrid>
        <w:gridCol w:w="3369"/>
        <w:gridCol w:w="5739"/>
      </w:tblGrid>
      <w:tr w:rsidR="009760CC" w:rsidRPr="00AF1C6F" w:rsidTr="00512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760CC" w:rsidRPr="004B5018" w:rsidRDefault="009760CC" w:rsidP="001561A5">
            <w:pPr>
              <w:pStyle w:val="TableText"/>
              <w:rPr>
                <w:b w:val="0"/>
                <w:color w:val="000000"/>
                <w:vertAlign w:val="subscript"/>
              </w:rPr>
            </w:pPr>
            <w:r w:rsidRPr="00AF1C6F">
              <w:t>Drawing No.</w:t>
            </w:r>
            <w:r w:rsidR="001561A5" w:rsidRPr="001561A5">
              <w:rPr>
                <w:vanish/>
                <w:color w:val="0000FF"/>
                <w:vertAlign w:val="subscript"/>
              </w:rPr>
              <w:t xml:space="preserve"> [R0663]</w:t>
            </w:r>
          </w:p>
        </w:tc>
        <w:tc>
          <w:tcPr>
            <w:tcW w:w="5739"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674B82" w:rsidRPr="00AF1C6F" w:rsidTr="00FD6768">
        <w:tc>
          <w:tcPr>
            <w:cnfStyle w:val="001000000000" w:firstRow="0" w:lastRow="0" w:firstColumn="1" w:lastColumn="0" w:oddVBand="0" w:evenVBand="0" w:oddHBand="0" w:evenHBand="0" w:firstRowFirstColumn="0" w:firstRowLastColumn="0" w:lastRowFirstColumn="0" w:lastRowLastColumn="0"/>
            <w:tcW w:w="3369" w:type="dxa"/>
            <w:vAlign w:val="top"/>
          </w:tcPr>
          <w:p w:rsidR="00674B82" w:rsidRPr="004B5018" w:rsidRDefault="00674B82" w:rsidP="001561A5">
            <w:pPr>
              <w:pStyle w:val="TableText"/>
              <w:rPr>
                <w:b w:val="0"/>
                <w:color w:val="000000"/>
                <w:vertAlign w:val="subscript"/>
              </w:rPr>
            </w:pPr>
            <w:r w:rsidRPr="00AF1C6F">
              <w:rPr>
                <w:b w:val="0"/>
              </w:rPr>
              <w:t>NCX-MEA-0</w:t>
            </w:r>
            <w:r w:rsidR="00F749ED" w:rsidRPr="00AF1C6F">
              <w:rPr>
                <w:b w:val="0"/>
              </w:rPr>
              <w:t>1</w:t>
            </w:r>
            <w:r w:rsidRPr="00AF1C6F">
              <w:rPr>
                <w:b w:val="0"/>
              </w:rPr>
              <w:t>-2</w:t>
            </w:r>
            <w:r w:rsidR="00F749ED" w:rsidRPr="00AF1C6F">
              <w:rPr>
                <w:b w:val="0"/>
              </w:rPr>
              <w:t>50</w:t>
            </w:r>
            <w:r w:rsidRPr="00AF1C6F">
              <w:rPr>
                <w:b w:val="0"/>
              </w:rPr>
              <w:t>0-</w:t>
            </w:r>
            <w:r w:rsidR="00A36D0E" w:rsidRPr="00AF1C6F">
              <w:rPr>
                <w:b w:val="0"/>
              </w:rPr>
              <w:t>CS</w:t>
            </w:r>
            <w:r w:rsidRPr="00AF1C6F">
              <w:rPr>
                <w:b w:val="0"/>
              </w:rPr>
              <w:t>-DG-</w:t>
            </w:r>
            <w:r w:rsidR="00A36D0E" w:rsidRPr="00AF1C6F">
              <w:rPr>
                <w:b w:val="0"/>
              </w:rPr>
              <w:t>6109</w:t>
            </w:r>
            <w:r w:rsidR="001561A5" w:rsidRPr="001561A5">
              <w:rPr>
                <w:b w:val="0"/>
                <w:vanish/>
                <w:color w:val="0000FF"/>
                <w:vertAlign w:val="subscript"/>
              </w:rPr>
              <w:t xml:space="preserve"> [R0664]</w:t>
            </w:r>
          </w:p>
        </w:tc>
        <w:tc>
          <w:tcPr>
            <w:tcW w:w="5739" w:type="dxa"/>
            <w:vAlign w:val="top"/>
          </w:tcPr>
          <w:p w:rsidR="00674B82" w:rsidRPr="00AF1C6F" w:rsidRDefault="00674B82" w:rsidP="001561A5">
            <w:pPr>
              <w:pStyle w:val="TableText"/>
              <w:cnfStyle w:val="000000000000" w:firstRow="0" w:lastRow="0" w:firstColumn="0" w:lastColumn="0" w:oddVBand="0" w:evenVBand="0" w:oddHBand="0" w:evenHBand="0" w:firstRowFirstColumn="0" w:firstRowLastColumn="0" w:lastRowFirstColumn="0" w:lastRowLastColumn="0"/>
            </w:pPr>
            <w:r w:rsidRPr="00AF1C6F">
              <w:t>N</w:t>
            </w:r>
            <w:r w:rsidR="00A36D0E" w:rsidRPr="00AF1C6F">
              <w:t>CX All Project Works OMCS Software PMCS System Architecture Emergency Lighting Subsystem</w:t>
            </w:r>
          </w:p>
        </w:tc>
      </w:tr>
    </w:tbl>
    <w:p w:rsidR="009760CC" w:rsidRPr="00AF1C6F" w:rsidRDefault="009760CC" w:rsidP="00F03D35">
      <w:pPr>
        <w:pStyle w:val="MainBodyText"/>
      </w:pPr>
    </w:p>
    <w:tbl>
      <w:tblPr>
        <w:tblStyle w:val="ReportTable"/>
        <w:tblW w:w="9108" w:type="dxa"/>
        <w:tblLook w:val="04A0" w:firstRow="1" w:lastRow="0" w:firstColumn="1" w:lastColumn="0" w:noHBand="0" w:noVBand="1"/>
      </w:tblPr>
      <w:tblGrid>
        <w:gridCol w:w="3397"/>
        <w:gridCol w:w="5711"/>
      </w:tblGrid>
      <w:tr w:rsidR="009760CC" w:rsidRPr="00AF1C6F" w:rsidTr="00F6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9760CC" w:rsidP="001561A5">
            <w:pPr>
              <w:pStyle w:val="TableText"/>
              <w:rPr>
                <w:b w:val="0"/>
                <w:color w:val="000000"/>
                <w:vertAlign w:val="subscript"/>
              </w:rPr>
            </w:pPr>
            <w:r w:rsidRPr="00AF1C6F">
              <w:t>Specification No.</w:t>
            </w:r>
            <w:r w:rsidR="001561A5" w:rsidRPr="001561A5">
              <w:rPr>
                <w:vanish/>
                <w:color w:val="0000FF"/>
                <w:vertAlign w:val="subscript"/>
              </w:rPr>
              <w:t xml:space="preserve"> [R0665]</w:t>
            </w:r>
          </w:p>
        </w:tc>
        <w:tc>
          <w:tcPr>
            <w:tcW w:w="5711"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F62F0D" w:rsidRPr="00AF1C6F" w:rsidTr="00F62F0D">
        <w:tc>
          <w:tcPr>
            <w:cnfStyle w:val="001000000000" w:firstRow="0" w:lastRow="0" w:firstColumn="1" w:lastColumn="0" w:oddVBand="0" w:evenVBand="0" w:oddHBand="0" w:evenHBand="0" w:firstRowFirstColumn="0" w:firstRowLastColumn="0" w:lastRowFirstColumn="0" w:lastRowLastColumn="0"/>
            <w:tcW w:w="3397" w:type="dxa"/>
            <w:vAlign w:val="top"/>
          </w:tcPr>
          <w:p w:rsidR="00F62F0D" w:rsidRPr="004B5018" w:rsidRDefault="00F749ED" w:rsidP="001561A5">
            <w:pPr>
              <w:pStyle w:val="TableText"/>
              <w:rPr>
                <w:b w:val="0"/>
                <w:color w:val="000000"/>
                <w:vertAlign w:val="subscript"/>
              </w:rPr>
            </w:pPr>
            <w:r w:rsidRPr="00AF1C6F">
              <w:rPr>
                <w:b w:val="0"/>
              </w:rPr>
              <w:t>N/A</w:t>
            </w:r>
            <w:r w:rsidR="001561A5" w:rsidRPr="001561A5">
              <w:rPr>
                <w:b w:val="0"/>
                <w:vanish/>
                <w:color w:val="0000FF"/>
                <w:vertAlign w:val="subscript"/>
              </w:rPr>
              <w:t xml:space="preserve"> [R0666]</w:t>
            </w:r>
          </w:p>
        </w:tc>
        <w:tc>
          <w:tcPr>
            <w:tcW w:w="5711" w:type="dxa"/>
            <w:vAlign w:val="top"/>
          </w:tcPr>
          <w:p w:rsidR="00F62F0D" w:rsidRPr="00AF1C6F" w:rsidRDefault="00F62F0D" w:rsidP="001561A5">
            <w:pPr>
              <w:pStyle w:val="TableText"/>
              <w:cnfStyle w:val="000000000000" w:firstRow="0" w:lastRow="0" w:firstColumn="0" w:lastColumn="0" w:oddVBand="0" w:evenVBand="0" w:oddHBand="0" w:evenHBand="0" w:firstRowFirstColumn="0" w:firstRowLastColumn="0" w:lastRowFirstColumn="0" w:lastRowLastColumn="0"/>
            </w:pPr>
          </w:p>
        </w:tc>
      </w:tr>
    </w:tbl>
    <w:p w:rsidR="009760CC" w:rsidRPr="00AF1C6F" w:rsidRDefault="009760CC" w:rsidP="00F03D35">
      <w:pPr>
        <w:pStyle w:val="MainBodyText"/>
      </w:pPr>
    </w:p>
    <w:tbl>
      <w:tblPr>
        <w:tblStyle w:val="ReportTable"/>
        <w:tblW w:w="9108" w:type="dxa"/>
        <w:tblLook w:val="04A0" w:firstRow="1" w:lastRow="0" w:firstColumn="1" w:lastColumn="0" w:noHBand="0" w:noVBand="1"/>
      </w:tblPr>
      <w:tblGrid>
        <w:gridCol w:w="3397"/>
        <w:gridCol w:w="5711"/>
      </w:tblGrid>
      <w:tr w:rsidR="009760CC" w:rsidRPr="00AF1C6F" w:rsidTr="00F6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9760CC" w:rsidP="001561A5">
            <w:pPr>
              <w:pStyle w:val="TableText"/>
              <w:rPr>
                <w:b w:val="0"/>
                <w:color w:val="000000"/>
                <w:vertAlign w:val="subscript"/>
              </w:rPr>
            </w:pPr>
            <w:r w:rsidRPr="00AF1C6F">
              <w:t>Calculation No.</w:t>
            </w:r>
            <w:r w:rsidR="001561A5" w:rsidRPr="001561A5">
              <w:rPr>
                <w:vanish/>
                <w:color w:val="0000FF"/>
                <w:vertAlign w:val="subscript"/>
              </w:rPr>
              <w:t xml:space="preserve"> [R0667]</w:t>
            </w:r>
          </w:p>
        </w:tc>
        <w:tc>
          <w:tcPr>
            <w:tcW w:w="5711"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9760CC" w:rsidRPr="00AF1C6F" w:rsidTr="00F62F0D">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D45F6E" w:rsidP="001561A5">
            <w:pPr>
              <w:pStyle w:val="TableText"/>
              <w:rPr>
                <w:b w:val="0"/>
                <w:color w:val="000000"/>
                <w:vertAlign w:val="subscript"/>
              </w:rPr>
            </w:pPr>
            <w:r w:rsidRPr="00AF1C6F">
              <w:rPr>
                <w:b w:val="0"/>
              </w:rPr>
              <w:t>N/A</w:t>
            </w:r>
            <w:r w:rsidR="001561A5" w:rsidRPr="001561A5">
              <w:rPr>
                <w:b w:val="0"/>
                <w:vanish/>
                <w:color w:val="0000FF"/>
                <w:vertAlign w:val="subscript"/>
              </w:rPr>
              <w:t xml:space="preserve"> [R0668]</w:t>
            </w:r>
          </w:p>
        </w:tc>
        <w:tc>
          <w:tcPr>
            <w:tcW w:w="5711" w:type="dxa"/>
          </w:tcPr>
          <w:p w:rsidR="009760CC" w:rsidRPr="00AF1C6F" w:rsidRDefault="009760CC"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r>
    </w:tbl>
    <w:p w:rsidR="00A312FE" w:rsidRPr="00AF1C6F" w:rsidRDefault="00A312FE" w:rsidP="00F03D35">
      <w:pPr>
        <w:pStyle w:val="MainBodyText"/>
      </w:pPr>
    </w:p>
    <w:p w:rsidR="00A312FE" w:rsidRPr="004B5018" w:rsidRDefault="00A312FE" w:rsidP="009617F7">
      <w:pPr>
        <w:rPr>
          <w:color w:val="000000"/>
          <w:vertAlign w:val="subscript"/>
        </w:rPr>
      </w:pPr>
      <w:r w:rsidRPr="00AF1C6F">
        <w:br w:type="page"/>
      </w:r>
      <w:r w:rsidR="0052170E">
        <w:lastRenderedPageBreak/>
        <w:t xml:space="preserve"> </w:t>
      </w:r>
      <w:r w:rsidR="001561A5" w:rsidRPr="001561A5">
        <w:rPr>
          <w:vanish/>
          <w:color w:val="0000FF"/>
          <w:vertAlign w:val="subscript"/>
        </w:rPr>
        <w:t xml:space="preserve"> [R0670]</w:t>
      </w:r>
    </w:p>
    <w:p w:rsidR="009760CC" w:rsidRPr="004B5018" w:rsidRDefault="009760CC" w:rsidP="00C95594">
      <w:pPr>
        <w:pStyle w:val="AppendixLetter"/>
        <w:keepNext/>
        <w:pageBreakBefore w:val="0"/>
        <w:widowControl w:val="0"/>
        <w:rPr>
          <w:color w:val="000000"/>
          <w:vertAlign w:val="subscript"/>
          <w:lang w:val="en-AU"/>
        </w:rPr>
      </w:pPr>
      <w:bookmarkStart w:id="3237" w:name="_Toc426456913"/>
      <w:bookmarkStart w:id="3238" w:name="_Toc426456964"/>
      <w:bookmarkStart w:id="3239" w:name="_Toc426458207"/>
      <w:bookmarkStart w:id="3240" w:name="_Toc429561803"/>
      <w:bookmarkStart w:id="3241" w:name="_Toc429562232"/>
      <w:bookmarkStart w:id="3242" w:name="_Toc429566786"/>
      <w:bookmarkStart w:id="3243" w:name="_Toc429577792"/>
      <w:bookmarkStart w:id="3244" w:name="_Toc431897914"/>
      <w:bookmarkStart w:id="3245" w:name="_Toc432494606"/>
      <w:bookmarkStart w:id="3246" w:name="_Toc432519894"/>
      <w:bookmarkStart w:id="3247" w:name="_Toc435352069"/>
      <w:bookmarkStart w:id="3248" w:name="_Toc435352282"/>
      <w:bookmarkStart w:id="3249" w:name="_Toc435527463"/>
      <w:bookmarkStart w:id="3250" w:name="_Toc435620338"/>
      <w:bookmarkStart w:id="3251" w:name="_Toc436294239"/>
      <w:bookmarkStart w:id="3252" w:name="_Toc436294659"/>
      <w:bookmarkStart w:id="3253" w:name="_Toc449534352"/>
      <w:bookmarkStart w:id="3254" w:name="_Toc449733358"/>
      <w:bookmarkStart w:id="3255" w:name="_Toc449736742"/>
      <w:bookmarkStart w:id="3256" w:name="_Toc449794148"/>
      <w:bookmarkStart w:id="3257" w:name="_Toc449795000"/>
      <w:bookmarkStart w:id="3258" w:name="_Toc449795045"/>
      <w:bookmarkStart w:id="3259" w:name="_Toc449995764"/>
      <w:bookmarkStart w:id="3260" w:name="_Toc450039051"/>
      <w:bookmarkStart w:id="3261" w:name="_Toc450041021"/>
      <w:bookmarkStart w:id="3262" w:name="_Toc450044714"/>
      <w:bookmarkStart w:id="3263" w:name="_Toc450822497"/>
      <w:bookmarkStart w:id="3264" w:name="_Toc450824242"/>
      <w:bookmarkStart w:id="3265" w:name="_Toc451269687"/>
      <w:bookmarkStart w:id="3266" w:name="_Toc451351510"/>
      <w:bookmarkStart w:id="3267" w:name="_Toc451431706"/>
      <w:bookmarkStart w:id="3268" w:name="_Toc451432033"/>
      <w:bookmarkStart w:id="3269" w:name="_Toc451439201"/>
      <w:bookmarkStart w:id="3270" w:name="_Toc451519870"/>
      <w:bookmarkStart w:id="3271" w:name="_Toc451760875"/>
      <w:bookmarkStart w:id="3272" w:name="_Toc451761191"/>
      <w:bookmarkStart w:id="3273" w:name="_Toc451781754"/>
      <w:bookmarkStart w:id="3274" w:name="_Toc451939952"/>
      <w:bookmarkStart w:id="3275" w:name="_Toc451947275"/>
      <w:bookmarkStart w:id="3276" w:name="_Toc452044696"/>
      <w:bookmarkStart w:id="3277" w:name="_Toc452111643"/>
      <w:bookmarkStart w:id="3278" w:name="_Toc452130802"/>
      <w:bookmarkStart w:id="3279" w:name="_Toc452389585"/>
      <w:bookmarkStart w:id="3280" w:name="_Toc452390345"/>
      <w:bookmarkStart w:id="3281" w:name="_Toc452645846"/>
      <w:bookmarkStart w:id="3282" w:name="_Toc452988626"/>
      <w:bookmarkStart w:id="3283" w:name="_Toc452988897"/>
      <w:bookmarkStart w:id="3284" w:name="_Toc453077123"/>
      <w:bookmarkStart w:id="3285" w:name="_Toc453148418"/>
      <w:bookmarkStart w:id="3286" w:name="_Toc453229336"/>
      <w:bookmarkStart w:id="3287" w:name="_Toc453232657"/>
      <w:bookmarkStart w:id="3288" w:name="_Toc453335918"/>
      <w:bookmarkStart w:id="3289" w:name="_Toc453341240"/>
      <w:bookmarkStart w:id="3290" w:name="_Toc453341504"/>
      <w:bookmarkStart w:id="3291" w:name="_Toc453343643"/>
      <w:bookmarkStart w:id="3292" w:name="_Toc453343852"/>
      <w:bookmarkStart w:id="3293" w:name="_Toc454287872"/>
      <w:bookmarkStart w:id="3294" w:name="_Toc454349143"/>
      <w:bookmarkStart w:id="3295" w:name="_Toc455502532"/>
      <w:bookmarkStart w:id="3296" w:name="_Toc462918335"/>
      <w:bookmarkStart w:id="3297" w:name="_Toc463426098"/>
      <w:bookmarkStart w:id="3298" w:name="_Toc463441159"/>
      <w:bookmarkStart w:id="3299" w:name="_Toc464117707"/>
      <w:bookmarkStart w:id="3300" w:name="_Toc464117900"/>
      <w:bookmarkStart w:id="3301" w:name="_Toc464121304"/>
      <w:bookmarkStart w:id="3302" w:name="_Toc479779237"/>
      <w:bookmarkStart w:id="3303" w:name="_Toc479779507"/>
      <w:bookmarkStart w:id="3304" w:name="_Toc484163134"/>
      <w:bookmarkStart w:id="3305" w:name="_Toc484166458"/>
      <w:bookmarkStart w:id="3306" w:name="_Toc485392508"/>
      <w:bookmarkStart w:id="3307" w:name="_Toc486259357"/>
      <w:bookmarkStart w:id="3308" w:name="_Toc486322342"/>
      <w:bookmarkStart w:id="3309" w:name="_Toc486322489"/>
      <w:bookmarkStart w:id="3310" w:name="_Toc489265196"/>
      <w:bookmarkStart w:id="3311" w:name="_Toc489265389"/>
      <w:bookmarkStart w:id="3312" w:name="_Toc489276282"/>
      <w:bookmarkStart w:id="3313" w:name="_Toc489277128"/>
      <w:bookmarkStart w:id="3314" w:name="_Toc492283415"/>
      <w:bookmarkStart w:id="3315" w:name="_Toc492656603"/>
      <w:bookmarkStart w:id="3316" w:name="_Toc492656616"/>
      <w:bookmarkStart w:id="3317" w:name="_Toc496203417"/>
      <w:bookmarkStart w:id="3318" w:name="_Toc496711117"/>
      <w:bookmarkStart w:id="3319" w:name="_Toc496786993"/>
      <w:bookmarkStart w:id="3320" w:name="_Toc496788147"/>
      <w:bookmarkStart w:id="3321" w:name="_Toc497117715"/>
      <w:bookmarkStart w:id="3322" w:name="_Toc511813402"/>
      <w:bookmarkStart w:id="3323" w:name="_Toc511813977"/>
      <w:bookmarkStart w:id="3324" w:name="_Toc511815976"/>
      <w:bookmarkStart w:id="3325" w:name="_Toc511816636"/>
      <w:bookmarkStart w:id="3326" w:name="_Toc516580901"/>
      <w:bookmarkStart w:id="3327" w:name="_Toc516581309"/>
      <w:bookmarkStart w:id="3328" w:name="_Toc516582013"/>
      <w:bookmarkStart w:id="3329" w:name="_Toc516582420"/>
      <w:bookmarkStart w:id="3330" w:name="_Toc516582505"/>
      <w:bookmarkStart w:id="3331" w:name="_Toc516582912"/>
      <w:bookmarkStart w:id="3332" w:name="_Toc516583393"/>
      <w:bookmarkStart w:id="3333" w:name="_Toc517092019"/>
      <w:bookmarkStart w:id="3334" w:name="_Toc517093579"/>
      <w:bookmarkStart w:id="3335" w:name="_Toc517094077"/>
      <w:bookmarkStart w:id="3336" w:name="_Toc517095688"/>
      <w:r w:rsidRPr="00AF1C6F">
        <w:rPr>
          <w:lang w:val="en-AU"/>
        </w:rPr>
        <w:t xml:space="preserve">Appendix </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r w:rsidR="00947352" w:rsidRPr="00AF1C6F">
        <w:rPr>
          <w:lang w:val="en-AU"/>
        </w:rPr>
        <w:t>B</w:t>
      </w:r>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r w:rsidR="001561A5" w:rsidRPr="001561A5">
        <w:rPr>
          <w:vanish/>
          <w:color w:val="0000FF"/>
          <w:vertAlign w:val="subscript"/>
          <w:lang w:val="en-AU"/>
        </w:rPr>
        <w:t xml:space="preserve"> [R0671]</w:t>
      </w:r>
    </w:p>
    <w:p w:rsidR="00AD71B3" w:rsidRPr="004B5018" w:rsidRDefault="007F4EC9" w:rsidP="00C95594">
      <w:pPr>
        <w:pStyle w:val="AppendixTitle"/>
        <w:widowControl w:val="0"/>
        <w:rPr>
          <w:color w:val="000000"/>
          <w:vertAlign w:val="subscript"/>
          <w:lang w:val="en-AU"/>
        </w:rPr>
      </w:pPr>
      <w:bookmarkStart w:id="3337" w:name="_Toc425939918"/>
      <w:bookmarkStart w:id="3338" w:name="_Toc426456914"/>
      <w:bookmarkStart w:id="3339" w:name="_Toc426456965"/>
      <w:bookmarkStart w:id="3340" w:name="_Toc426458208"/>
      <w:bookmarkStart w:id="3341" w:name="_Toc429561804"/>
      <w:bookmarkStart w:id="3342" w:name="_Toc429562233"/>
      <w:bookmarkStart w:id="3343" w:name="_Toc429566787"/>
      <w:bookmarkStart w:id="3344" w:name="_Toc429577793"/>
      <w:bookmarkStart w:id="3345" w:name="_Toc431897915"/>
      <w:bookmarkStart w:id="3346" w:name="_Toc432494607"/>
      <w:bookmarkStart w:id="3347" w:name="_Toc432519895"/>
      <w:bookmarkStart w:id="3348" w:name="_Toc435352070"/>
      <w:bookmarkStart w:id="3349" w:name="_Toc435352283"/>
      <w:bookmarkStart w:id="3350" w:name="_Toc435527464"/>
      <w:bookmarkStart w:id="3351" w:name="_Toc435620339"/>
      <w:bookmarkStart w:id="3352" w:name="_Toc436294240"/>
      <w:bookmarkStart w:id="3353" w:name="_Toc436294660"/>
      <w:bookmarkStart w:id="3354" w:name="_Toc449534353"/>
      <w:bookmarkStart w:id="3355" w:name="_Toc449733359"/>
      <w:bookmarkStart w:id="3356" w:name="_Toc449736743"/>
      <w:bookmarkStart w:id="3357" w:name="_Toc449794149"/>
      <w:bookmarkStart w:id="3358" w:name="_Toc449795001"/>
      <w:bookmarkStart w:id="3359" w:name="_Toc449795046"/>
      <w:bookmarkStart w:id="3360" w:name="_Toc449995765"/>
      <w:bookmarkStart w:id="3361" w:name="_Toc450039052"/>
      <w:bookmarkStart w:id="3362" w:name="_Toc450041022"/>
      <w:bookmarkStart w:id="3363" w:name="_Toc450044715"/>
      <w:bookmarkStart w:id="3364" w:name="_Toc450822498"/>
      <w:bookmarkStart w:id="3365" w:name="_Toc450824243"/>
      <w:bookmarkStart w:id="3366" w:name="_Toc451269688"/>
      <w:bookmarkStart w:id="3367" w:name="_Toc451351511"/>
      <w:bookmarkStart w:id="3368" w:name="_Toc451431707"/>
      <w:bookmarkStart w:id="3369" w:name="_Toc451432034"/>
      <w:bookmarkStart w:id="3370" w:name="_Toc451439202"/>
      <w:bookmarkStart w:id="3371" w:name="_Toc451519871"/>
      <w:bookmarkStart w:id="3372" w:name="_Toc451760876"/>
      <w:bookmarkStart w:id="3373" w:name="_Toc451761192"/>
      <w:bookmarkStart w:id="3374" w:name="_Toc451781755"/>
      <w:bookmarkStart w:id="3375" w:name="_Toc451939953"/>
      <w:bookmarkStart w:id="3376" w:name="_Toc451947276"/>
      <w:bookmarkStart w:id="3377" w:name="_Toc452044697"/>
      <w:bookmarkStart w:id="3378" w:name="_Toc452111644"/>
      <w:bookmarkStart w:id="3379" w:name="_Toc452130803"/>
      <w:bookmarkStart w:id="3380" w:name="_Toc452389586"/>
      <w:bookmarkStart w:id="3381" w:name="_Toc452390346"/>
      <w:bookmarkStart w:id="3382" w:name="_Toc452645847"/>
      <w:bookmarkStart w:id="3383" w:name="_Toc452988627"/>
      <w:bookmarkStart w:id="3384" w:name="_Toc452988898"/>
      <w:bookmarkStart w:id="3385" w:name="_Toc453077124"/>
      <w:bookmarkStart w:id="3386" w:name="_Toc453148419"/>
      <w:bookmarkStart w:id="3387" w:name="_Toc453229337"/>
      <w:bookmarkStart w:id="3388" w:name="_Toc453232658"/>
      <w:bookmarkStart w:id="3389" w:name="_Toc453335919"/>
      <w:bookmarkStart w:id="3390" w:name="_Toc453341241"/>
      <w:bookmarkStart w:id="3391" w:name="_Toc453341505"/>
      <w:bookmarkStart w:id="3392" w:name="_Toc453343644"/>
      <w:bookmarkStart w:id="3393" w:name="_Toc453343853"/>
      <w:bookmarkStart w:id="3394" w:name="_Toc454287873"/>
      <w:bookmarkStart w:id="3395" w:name="_Toc454349144"/>
      <w:bookmarkStart w:id="3396" w:name="_Toc455502533"/>
      <w:bookmarkStart w:id="3397" w:name="_Toc462918336"/>
      <w:bookmarkStart w:id="3398" w:name="_Toc463426099"/>
      <w:bookmarkStart w:id="3399" w:name="_Toc463441160"/>
      <w:bookmarkStart w:id="3400" w:name="_Toc464117708"/>
      <w:bookmarkStart w:id="3401" w:name="_Toc464117901"/>
      <w:bookmarkStart w:id="3402" w:name="_Toc464121305"/>
      <w:bookmarkStart w:id="3403" w:name="_Toc479779238"/>
      <w:bookmarkStart w:id="3404" w:name="_Toc479779508"/>
      <w:bookmarkStart w:id="3405" w:name="_Toc484163135"/>
      <w:bookmarkStart w:id="3406" w:name="_Toc484166459"/>
      <w:bookmarkStart w:id="3407" w:name="_Toc485392509"/>
      <w:bookmarkStart w:id="3408" w:name="_Toc486259358"/>
      <w:bookmarkStart w:id="3409" w:name="_Toc486322343"/>
      <w:bookmarkStart w:id="3410" w:name="_Toc486322490"/>
      <w:bookmarkStart w:id="3411" w:name="_Toc489265197"/>
      <w:bookmarkStart w:id="3412" w:name="_Toc489265390"/>
      <w:bookmarkStart w:id="3413" w:name="_Toc489276283"/>
      <w:bookmarkStart w:id="3414" w:name="_Toc489277129"/>
      <w:bookmarkStart w:id="3415" w:name="_Toc492283416"/>
      <w:bookmarkStart w:id="3416" w:name="_Toc492656604"/>
      <w:bookmarkStart w:id="3417" w:name="_Toc492656617"/>
      <w:bookmarkStart w:id="3418" w:name="_Toc496203418"/>
      <w:bookmarkStart w:id="3419" w:name="_Toc496711118"/>
      <w:bookmarkStart w:id="3420" w:name="_Toc496786994"/>
      <w:bookmarkStart w:id="3421" w:name="_Toc496788148"/>
      <w:bookmarkStart w:id="3422" w:name="_Toc497117716"/>
      <w:bookmarkStart w:id="3423" w:name="_Toc511813403"/>
      <w:bookmarkStart w:id="3424" w:name="_Toc511813978"/>
      <w:bookmarkStart w:id="3425" w:name="_Toc511815977"/>
      <w:bookmarkStart w:id="3426" w:name="_Toc511816637"/>
      <w:bookmarkStart w:id="3427" w:name="_Toc516580902"/>
      <w:bookmarkStart w:id="3428" w:name="_Toc516581310"/>
      <w:bookmarkStart w:id="3429" w:name="_Toc516582014"/>
      <w:bookmarkStart w:id="3430" w:name="_Toc516582421"/>
      <w:bookmarkStart w:id="3431" w:name="_Toc516582506"/>
      <w:bookmarkStart w:id="3432" w:name="_Toc516582913"/>
      <w:bookmarkStart w:id="3433" w:name="_Toc516583394"/>
      <w:bookmarkStart w:id="3434" w:name="_Toc517092020"/>
      <w:bookmarkStart w:id="3435" w:name="_Toc517093580"/>
      <w:bookmarkStart w:id="3436" w:name="_Toc517094078"/>
      <w:bookmarkStart w:id="3437" w:name="_Toc517095689"/>
      <w:r w:rsidRPr="00AF1C6F">
        <w:rPr>
          <w:lang w:val="en-AU"/>
        </w:rPr>
        <w:t>SD</w:t>
      </w:r>
      <w:r w:rsidR="00AD71B3" w:rsidRPr="00AF1C6F">
        <w:rPr>
          <w:lang w:val="en-AU"/>
        </w:rPr>
        <w:t>D Review Comments</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r w:rsidR="001561A5" w:rsidRPr="001561A5">
        <w:rPr>
          <w:vanish/>
          <w:color w:val="0000FF"/>
          <w:vertAlign w:val="subscript"/>
          <w:lang w:val="en-AU"/>
        </w:rPr>
        <w:t xml:space="preserve"> [R0672]</w:t>
      </w:r>
    </w:p>
    <w:p w:rsidR="00AD71B3" w:rsidRPr="00AF1C6F" w:rsidRDefault="00AD71B3" w:rsidP="00C95594">
      <w:pPr>
        <w:pStyle w:val="MainBodyText"/>
        <w:widowControl w:val="0"/>
      </w:pPr>
    </w:p>
    <w:p w:rsidR="009760CC" w:rsidRPr="004B5018" w:rsidRDefault="009760CC" w:rsidP="009760CC">
      <w:pPr>
        <w:rPr>
          <w:color w:val="000000"/>
          <w:vertAlign w:val="subscript"/>
        </w:rPr>
      </w:pPr>
      <w:r w:rsidRPr="00AF1C6F">
        <w:br w:type="page"/>
      </w:r>
      <w:r w:rsidR="0052170E">
        <w:lastRenderedPageBreak/>
        <w:t xml:space="preserve"> </w:t>
      </w:r>
      <w:r w:rsidR="001561A5" w:rsidRPr="001561A5">
        <w:rPr>
          <w:vanish/>
          <w:color w:val="0000FF"/>
          <w:vertAlign w:val="subscript"/>
        </w:rPr>
        <w:t xml:space="preserve"> [R0673]</w:t>
      </w:r>
    </w:p>
    <w:p w:rsidR="009760CC" w:rsidRPr="004B5018" w:rsidRDefault="00914438" w:rsidP="00C95594">
      <w:pPr>
        <w:pStyle w:val="AppendixLetter"/>
        <w:pageBreakBefore w:val="0"/>
        <w:widowControl w:val="0"/>
        <w:rPr>
          <w:color w:val="000000"/>
          <w:vertAlign w:val="subscript"/>
          <w:lang w:val="en-AU"/>
        </w:rPr>
      </w:pPr>
      <w:bookmarkStart w:id="3438" w:name="_Toc426456915"/>
      <w:bookmarkStart w:id="3439" w:name="_Toc426456966"/>
      <w:bookmarkStart w:id="3440" w:name="_Toc426458209"/>
      <w:bookmarkStart w:id="3441" w:name="_Toc429561805"/>
      <w:bookmarkStart w:id="3442" w:name="_Toc429562234"/>
      <w:bookmarkStart w:id="3443" w:name="_Toc429566788"/>
      <w:bookmarkStart w:id="3444" w:name="_Toc429577794"/>
      <w:bookmarkStart w:id="3445" w:name="_Toc431897916"/>
      <w:bookmarkStart w:id="3446" w:name="_Toc432494608"/>
      <w:bookmarkStart w:id="3447" w:name="_Toc432519896"/>
      <w:bookmarkStart w:id="3448" w:name="_Toc435352071"/>
      <w:bookmarkStart w:id="3449" w:name="_Toc435352284"/>
      <w:bookmarkStart w:id="3450" w:name="_Toc435527465"/>
      <w:bookmarkStart w:id="3451" w:name="_Toc435620340"/>
      <w:bookmarkStart w:id="3452" w:name="_Toc436294241"/>
      <w:bookmarkStart w:id="3453" w:name="_Toc436294661"/>
      <w:bookmarkStart w:id="3454" w:name="_Toc449534354"/>
      <w:bookmarkStart w:id="3455" w:name="_Toc449733360"/>
      <w:bookmarkStart w:id="3456" w:name="_Toc449736744"/>
      <w:bookmarkStart w:id="3457" w:name="_Toc449794150"/>
      <w:bookmarkStart w:id="3458" w:name="_Toc449795002"/>
      <w:bookmarkStart w:id="3459" w:name="_Toc449795047"/>
      <w:bookmarkStart w:id="3460" w:name="_Toc449995766"/>
      <w:bookmarkStart w:id="3461" w:name="_Toc450039053"/>
      <w:bookmarkStart w:id="3462" w:name="_Toc450041023"/>
      <w:bookmarkStart w:id="3463" w:name="_Toc450044716"/>
      <w:bookmarkStart w:id="3464" w:name="_Toc450822499"/>
      <w:bookmarkStart w:id="3465" w:name="_Toc450824244"/>
      <w:bookmarkStart w:id="3466" w:name="_Toc451269689"/>
      <w:bookmarkStart w:id="3467" w:name="_Toc451351512"/>
      <w:bookmarkStart w:id="3468" w:name="_Toc451431708"/>
      <w:bookmarkStart w:id="3469" w:name="_Toc451432035"/>
      <w:bookmarkStart w:id="3470" w:name="_Toc451439203"/>
      <w:bookmarkStart w:id="3471" w:name="_Toc451519872"/>
      <w:bookmarkStart w:id="3472" w:name="_Toc451760877"/>
      <w:bookmarkStart w:id="3473" w:name="_Toc451761193"/>
      <w:bookmarkStart w:id="3474" w:name="_Toc451781756"/>
      <w:bookmarkStart w:id="3475" w:name="_Toc451939954"/>
      <w:bookmarkStart w:id="3476" w:name="_Toc451947277"/>
      <w:bookmarkStart w:id="3477" w:name="_Toc452044698"/>
      <w:bookmarkStart w:id="3478" w:name="_Toc452111645"/>
      <w:bookmarkStart w:id="3479" w:name="_Toc452130804"/>
      <w:bookmarkStart w:id="3480" w:name="_Toc452389587"/>
      <w:bookmarkStart w:id="3481" w:name="_Toc452390347"/>
      <w:bookmarkStart w:id="3482" w:name="_Toc452645848"/>
      <w:bookmarkStart w:id="3483" w:name="_Toc452988628"/>
      <w:bookmarkStart w:id="3484" w:name="_Toc452988899"/>
      <w:bookmarkStart w:id="3485" w:name="_Toc453077125"/>
      <w:bookmarkStart w:id="3486" w:name="_Toc453148420"/>
      <w:bookmarkStart w:id="3487" w:name="_Toc453229338"/>
      <w:bookmarkStart w:id="3488" w:name="_Toc453232659"/>
      <w:bookmarkStart w:id="3489" w:name="_Toc453335920"/>
      <w:bookmarkStart w:id="3490" w:name="_Toc453341242"/>
      <w:bookmarkStart w:id="3491" w:name="_Toc453341506"/>
      <w:bookmarkStart w:id="3492" w:name="_Toc453343645"/>
      <w:bookmarkStart w:id="3493" w:name="_Toc453343854"/>
      <w:bookmarkStart w:id="3494" w:name="_Toc454287874"/>
      <w:bookmarkStart w:id="3495" w:name="_Toc454349145"/>
      <w:bookmarkStart w:id="3496" w:name="_Toc455502534"/>
      <w:bookmarkStart w:id="3497" w:name="_Toc462918337"/>
      <w:bookmarkStart w:id="3498" w:name="_Toc463426100"/>
      <w:bookmarkStart w:id="3499" w:name="_Toc463441161"/>
      <w:bookmarkStart w:id="3500" w:name="_Toc464117709"/>
      <w:bookmarkStart w:id="3501" w:name="_Toc464117902"/>
      <w:bookmarkStart w:id="3502" w:name="_Toc464121306"/>
      <w:bookmarkStart w:id="3503" w:name="_Toc479779239"/>
      <w:bookmarkStart w:id="3504" w:name="_Toc479779509"/>
      <w:bookmarkStart w:id="3505" w:name="_Toc484163136"/>
      <w:bookmarkStart w:id="3506" w:name="_Toc484166460"/>
      <w:bookmarkStart w:id="3507" w:name="_Toc485392510"/>
      <w:bookmarkStart w:id="3508" w:name="_Toc486259359"/>
      <w:bookmarkStart w:id="3509" w:name="_Toc486322344"/>
      <w:bookmarkStart w:id="3510" w:name="_Toc486322491"/>
      <w:bookmarkStart w:id="3511" w:name="_Toc489265198"/>
      <w:bookmarkStart w:id="3512" w:name="_Toc489265391"/>
      <w:bookmarkStart w:id="3513" w:name="_Toc489276284"/>
      <w:bookmarkStart w:id="3514" w:name="_Toc489277130"/>
      <w:bookmarkStart w:id="3515" w:name="_Toc492283417"/>
      <w:bookmarkStart w:id="3516" w:name="_Toc492656605"/>
      <w:bookmarkStart w:id="3517" w:name="_Toc492656618"/>
      <w:bookmarkStart w:id="3518" w:name="_Toc496203419"/>
      <w:bookmarkStart w:id="3519" w:name="_Toc496711119"/>
      <w:bookmarkStart w:id="3520" w:name="_Toc496786995"/>
      <w:bookmarkStart w:id="3521" w:name="_Toc496788149"/>
      <w:bookmarkStart w:id="3522" w:name="_Toc497117717"/>
      <w:bookmarkStart w:id="3523" w:name="_Toc511813404"/>
      <w:bookmarkStart w:id="3524" w:name="_Toc511813979"/>
      <w:bookmarkStart w:id="3525" w:name="_Toc511815978"/>
      <w:bookmarkStart w:id="3526" w:name="_Toc511816638"/>
      <w:bookmarkStart w:id="3527" w:name="_Toc516580903"/>
      <w:bookmarkStart w:id="3528" w:name="_Toc516581311"/>
      <w:bookmarkStart w:id="3529" w:name="_Toc516582015"/>
      <w:bookmarkStart w:id="3530" w:name="_Toc516582422"/>
      <w:bookmarkStart w:id="3531" w:name="_Toc516582507"/>
      <w:bookmarkStart w:id="3532" w:name="_Toc516582914"/>
      <w:bookmarkStart w:id="3533" w:name="_Toc516583395"/>
      <w:bookmarkStart w:id="3534" w:name="_Toc517092021"/>
      <w:bookmarkStart w:id="3535" w:name="_Toc517093581"/>
      <w:bookmarkStart w:id="3536" w:name="_Toc517094079"/>
      <w:bookmarkStart w:id="3537" w:name="_Toc517095690"/>
      <w:r w:rsidRPr="00AF1C6F">
        <w:rPr>
          <w:lang w:val="en-AU"/>
        </w:rPr>
        <w:t xml:space="preserve">Appendix </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r w:rsidR="00947352" w:rsidRPr="00AF1C6F">
        <w:rPr>
          <w:lang w:val="en-AU"/>
        </w:rPr>
        <w:t>C</w:t>
      </w:r>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sidR="001561A5" w:rsidRPr="001561A5">
        <w:rPr>
          <w:vanish/>
          <w:color w:val="0000FF"/>
          <w:vertAlign w:val="subscript"/>
          <w:lang w:val="en-AU"/>
        </w:rPr>
        <w:t xml:space="preserve"> [R0674]</w:t>
      </w:r>
    </w:p>
    <w:p w:rsidR="00AD71B3" w:rsidRPr="004B5018" w:rsidRDefault="007F4EC9" w:rsidP="00AD71B3">
      <w:pPr>
        <w:pStyle w:val="AppendixTitle"/>
        <w:rPr>
          <w:color w:val="000000"/>
          <w:vertAlign w:val="subscript"/>
          <w:lang w:val="en-AU"/>
        </w:rPr>
      </w:pPr>
      <w:bookmarkStart w:id="3538" w:name="_Toc425939920"/>
      <w:bookmarkStart w:id="3539" w:name="_Toc426456916"/>
      <w:bookmarkStart w:id="3540" w:name="_Toc426456967"/>
      <w:bookmarkStart w:id="3541" w:name="_Toc426458210"/>
      <w:bookmarkStart w:id="3542" w:name="_Toc429561806"/>
      <w:bookmarkStart w:id="3543" w:name="_Toc429562235"/>
      <w:bookmarkStart w:id="3544" w:name="_Toc429566789"/>
      <w:bookmarkStart w:id="3545" w:name="_Toc429577795"/>
      <w:bookmarkStart w:id="3546" w:name="_Toc431897917"/>
      <w:bookmarkStart w:id="3547" w:name="_Toc432494609"/>
      <w:bookmarkStart w:id="3548" w:name="_Toc432519897"/>
      <w:bookmarkStart w:id="3549" w:name="_Toc435352072"/>
      <w:bookmarkStart w:id="3550" w:name="_Toc435352285"/>
      <w:bookmarkStart w:id="3551" w:name="_Toc435527466"/>
      <w:bookmarkStart w:id="3552" w:name="_Toc435620341"/>
      <w:bookmarkStart w:id="3553" w:name="_Toc436294242"/>
      <w:bookmarkStart w:id="3554" w:name="_Toc436294662"/>
      <w:bookmarkStart w:id="3555" w:name="_Toc449534355"/>
      <w:bookmarkStart w:id="3556" w:name="_Toc449733361"/>
      <w:bookmarkStart w:id="3557" w:name="_Toc449736745"/>
      <w:bookmarkStart w:id="3558" w:name="_Toc449794151"/>
      <w:bookmarkStart w:id="3559" w:name="_Toc449795003"/>
      <w:bookmarkStart w:id="3560" w:name="_Toc449795048"/>
      <w:bookmarkStart w:id="3561" w:name="_Toc449995767"/>
      <w:bookmarkStart w:id="3562" w:name="_Toc450039054"/>
      <w:bookmarkStart w:id="3563" w:name="_Toc450041024"/>
      <w:bookmarkStart w:id="3564" w:name="_Toc450044717"/>
      <w:bookmarkStart w:id="3565" w:name="_Toc450822500"/>
      <w:bookmarkStart w:id="3566" w:name="_Toc450824245"/>
      <w:bookmarkStart w:id="3567" w:name="_Toc451269690"/>
      <w:bookmarkStart w:id="3568" w:name="_Toc451351513"/>
      <w:bookmarkStart w:id="3569" w:name="_Toc451431709"/>
      <w:bookmarkStart w:id="3570" w:name="_Toc451432036"/>
      <w:bookmarkStart w:id="3571" w:name="_Toc451439204"/>
      <w:bookmarkStart w:id="3572" w:name="_Toc451519873"/>
      <w:bookmarkStart w:id="3573" w:name="_Toc451760878"/>
      <w:bookmarkStart w:id="3574" w:name="_Toc451761194"/>
      <w:bookmarkStart w:id="3575" w:name="_Toc451781757"/>
      <w:bookmarkStart w:id="3576" w:name="_Toc451939955"/>
      <w:bookmarkStart w:id="3577" w:name="_Toc451947278"/>
      <w:bookmarkStart w:id="3578" w:name="_Toc452044699"/>
      <w:bookmarkStart w:id="3579" w:name="_Toc452111646"/>
      <w:bookmarkStart w:id="3580" w:name="_Toc452130805"/>
      <w:bookmarkStart w:id="3581" w:name="_Toc452389588"/>
      <w:bookmarkStart w:id="3582" w:name="_Toc452390348"/>
      <w:bookmarkStart w:id="3583" w:name="_Toc452645849"/>
      <w:bookmarkStart w:id="3584" w:name="_Toc452988629"/>
      <w:bookmarkStart w:id="3585" w:name="_Toc452988900"/>
      <w:bookmarkStart w:id="3586" w:name="_Toc453077126"/>
      <w:bookmarkStart w:id="3587" w:name="_Toc453148421"/>
      <w:bookmarkStart w:id="3588" w:name="_Toc453229339"/>
      <w:bookmarkStart w:id="3589" w:name="_Toc453232660"/>
      <w:bookmarkStart w:id="3590" w:name="_Toc453335921"/>
      <w:bookmarkStart w:id="3591" w:name="_Toc453341243"/>
      <w:bookmarkStart w:id="3592" w:name="_Toc453341507"/>
      <w:bookmarkStart w:id="3593" w:name="_Toc453343646"/>
      <w:bookmarkStart w:id="3594" w:name="_Toc453343855"/>
      <w:bookmarkStart w:id="3595" w:name="_Toc454287875"/>
      <w:bookmarkStart w:id="3596" w:name="_Toc454349146"/>
      <w:bookmarkStart w:id="3597" w:name="_Toc455502535"/>
      <w:bookmarkStart w:id="3598" w:name="_Toc462918338"/>
      <w:bookmarkStart w:id="3599" w:name="_Toc463426101"/>
      <w:bookmarkStart w:id="3600" w:name="_Toc463441162"/>
      <w:bookmarkStart w:id="3601" w:name="_Toc464117710"/>
      <w:bookmarkStart w:id="3602" w:name="_Toc464117903"/>
      <w:bookmarkStart w:id="3603" w:name="_Toc464121307"/>
      <w:bookmarkStart w:id="3604" w:name="_Toc479779240"/>
      <w:bookmarkStart w:id="3605" w:name="_Toc479779510"/>
      <w:bookmarkStart w:id="3606" w:name="_Toc484163137"/>
      <w:bookmarkStart w:id="3607" w:name="_Toc484166461"/>
      <w:bookmarkStart w:id="3608" w:name="_Toc485392511"/>
      <w:bookmarkStart w:id="3609" w:name="_Toc486259360"/>
      <w:bookmarkStart w:id="3610" w:name="_Toc486322345"/>
      <w:bookmarkStart w:id="3611" w:name="_Toc486322492"/>
      <w:bookmarkStart w:id="3612" w:name="_Toc489265199"/>
      <w:bookmarkStart w:id="3613" w:name="_Toc489265392"/>
      <w:bookmarkStart w:id="3614" w:name="_Toc489276285"/>
      <w:bookmarkStart w:id="3615" w:name="_Toc489277131"/>
      <w:bookmarkStart w:id="3616" w:name="_Toc492283418"/>
      <w:bookmarkStart w:id="3617" w:name="_Toc492656606"/>
      <w:bookmarkStart w:id="3618" w:name="_Toc492656619"/>
      <w:bookmarkStart w:id="3619" w:name="_Toc496203420"/>
      <w:bookmarkStart w:id="3620" w:name="_Toc496711120"/>
      <w:bookmarkStart w:id="3621" w:name="_Toc496786996"/>
      <w:bookmarkStart w:id="3622" w:name="_Toc496788150"/>
      <w:bookmarkStart w:id="3623" w:name="_Toc497117718"/>
      <w:bookmarkStart w:id="3624" w:name="_Toc511813405"/>
      <w:bookmarkStart w:id="3625" w:name="_Toc511813980"/>
      <w:bookmarkStart w:id="3626" w:name="_Toc511815979"/>
      <w:bookmarkStart w:id="3627" w:name="_Toc511816639"/>
      <w:bookmarkStart w:id="3628" w:name="_Toc516580904"/>
      <w:bookmarkStart w:id="3629" w:name="_Toc516581312"/>
      <w:bookmarkStart w:id="3630" w:name="_Toc516582016"/>
      <w:bookmarkStart w:id="3631" w:name="_Toc516582423"/>
      <w:bookmarkStart w:id="3632" w:name="_Toc516582508"/>
      <w:bookmarkStart w:id="3633" w:name="_Toc516582915"/>
      <w:bookmarkStart w:id="3634" w:name="_Toc516583396"/>
      <w:bookmarkStart w:id="3635" w:name="_Toc517092022"/>
      <w:bookmarkStart w:id="3636" w:name="_Toc517093582"/>
      <w:bookmarkStart w:id="3637" w:name="_Toc517094080"/>
      <w:bookmarkStart w:id="3638" w:name="_Toc517095691"/>
      <w:r w:rsidRPr="00AF1C6F">
        <w:rPr>
          <w:lang w:val="en-AU"/>
        </w:rPr>
        <w:t>F</w:t>
      </w:r>
      <w:r w:rsidR="00AD71B3" w:rsidRPr="00AF1C6F">
        <w:rPr>
          <w:lang w:val="en-AU"/>
        </w:rPr>
        <w:t>DD Review Comments</w:t>
      </w:r>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r w:rsidR="001561A5" w:rsidRPr="001561A5">
        <w:rPr>
          <w:vanish/>
          <w:color w:val="0000FF"/>
          <w:vertAlign w:val="subscript"/>
          <w:lang w:val="en-AU"/>
        </w:rPr>
        <w:t xml:space="preserve"> [R0675]</w:t>
      </w:r>
    </w:p>
    <w:p w:rsidR="00AD71B3" w:rsidRPr="00AF1C6F" w:rsidRDefault="00AD71B3" w:rsidP="008E482D">
      <w:pPr>
        <w:pStyle w:val="MainBodyText"/>
      </w:pPr>
    </w:p>
    <w:p w:rsidR="000E7D78" w:rsidRPr="004B5018" w:rsidRDefault="000E7D78" w:rsidP="000E7D78">
      <w:pPr>
        <w:pStyle w:val="MainBodyText"/>
        <w:rPr>
          <w:color w:val="000000"/>
          <w:vertAlign w:val="subscript"/>
        </w:rPr>
      </w:pPr>
      <w:r w:rsidRPr="00AF1C6F">
        <w:t>Used for IFC stage onwards</w:t>
      </w:r>
      <w:r w:rsidR="001561A5" w:rsidRPr="001561A5">
        <w:rPr>
          <w:vanish/>
          <w:color w:val="0000FF"/>
          <w:vertAlign w:val="subscript"/>
        </w:rPr>
        <w:t xml:space="preserve"> [R0676]</w:t>
      </w:r>
    </w:p>
    <w:p w:rsidR="0056388D" w:rsidRDefault="00FF270E" w:rsidP="002008A4">
      <w:pPr>
        <w:rPr>
          <w:ins w:id="3639" w:author="KIM, Jason" w:date="2019-04-02T13:39:00Z"/>
          <w:vanish/>
          <w:color w:val="0000FF"/>
          <w:vertAlign w:val="subscript"/>
        </w:rPr>
      </w:pPr>
      <w:r w:rsidRPr="00AF1C6F">
        <w:br w:type="page"/>
      </w:r>
      <w:r w:rsidR="0052170E">
        <w:lastRenderedPageBreak/>
        <w:t xml:space="preserve"> </w:t>
      </w:r>
      <w:r w:rsidR="001561A5" w:rsidRPr="001561A5">
        <w:rPr>
          <w:vanish/>
          <w:color w:val="0000FF"/>
          <w:vertAlign w:val="subscript"/>
        </w:rPr>
        <w:t xml:space="preserve"> [R0677]</w:t>
      </w:r>
    </w:p>
    <w:p w:rsidR="00110C18" w:rsidRPr="00AF1C6F" w:rsidRDefault="00110C18" w:rsidP="00110C18">
      <w:pPr>
        <w:pStyle w:val="AppendixLetter"/>
        <w:pageBreakBefore w:val="0"/>
        <w:widowControl w:val="0"/>
        <w:rPr>
          <w:ins w:id="3640" w:author="KIM, Jason" w:date="2019-04-02T13:39:00Z"/>
          <w:lang w:val="en-AU"/>
        </w:rPr>
      </w:pPr>
      <w:bookmarkStart w:id="3641" w:name="_Toc485392512"/>
      <w:bookmarkStart w:id="3642" w:name="_Toc486259361"/>
      <w:bookmarkStart w:id="3643" w:name="_Toc486322346"/>
      <w:bookmarkStart w:id="3644" w:name="_Toc486322493"/>
      <w:bookmarkStart w:id="3645" w:name="_Toc489265200"/>
      <w:bookmarkStart w:id="3646" w:name="_Toc489265393"/>
      <w:bookmarkStart w:id="3647" w:name="_Toc489276286"/>
      <w:bookmarkStart w:id="3648" w:name="_Toc489277132"/>
      <w:bookmarkStart w:id="3649" w:name="_Toc492283419"/>
      <w:bookmarkStart w:id="3650" w:name="_Toc492656607"/>
      <w:bookmarkStart w:id="3651" w:name="_Toc492656620"/>
      <w:bookmarkStart w:id="3652" w:name="_Toc496203421"/>
      <w:bookmarkStart w:id="3653" w:name="_Toc496711121"/>
      <w:bookmarkStart w:id="3654" w:name="_Toc496786997"/>
      <w:bookmarkStart w:id="3655" w:name="_Toc496788151"/>
      <w:bookmarkStart w:id="3656" w:name="_Toc497117719"/>
      <w:bookmarkStart w:id="3657" w:name="_Toc511813406"/>
      <w:bookmarkStart w:id="3658" w:name="_Toc511813981"/>
      <w:bookmarkStart w:id="3659" w:name="_Toc511815980"/>
      <w:bookmarkStart w:id="3660" w:name="_Toc511816640"/>
      <w:bookmarkStart w:id="3661" w:name="_Toc516580905"/>
      <w:bookmarkStart w:id="3662" w:name="_Toc516581313"/>
      <w:bookmarkStart w:id="3663" w:name="_Toc516582017"/>
      <w:bookmarkStart w:id="3664" w:name="_Toc516582424"/>
      <w:bookmarkStart w:id="3665" w:name="_Toc516582509"/>
      <w:bookmarkStart w:id="3666" w:name="_Toc516582916"/>
      <w:bookmarkStart w:id="3667" w:name="_Toc516583397"/>
      <w:bookmarkStart w:id="3668" w:name="_Toc517092023"/>
      <w:bookmarkStart w:id="3669" w:name="_Toc517093583"/>
      <w:bookmarkStart w:id="3670" w:name="_Toc517094081"/>
      <w:bookmarkStart w:id="3671" w:name="_Toc517095692"/>
      <w:ins w:id="3672" w:author="KIM, Jason" w:date="2019-04-02T13:39:00Z">
        <w:r w:rsidRPr="00AF1C6F">
          <w:rPr>
            <w:lang w:val="en-AU"/>
          </w:rPr>
          <w:t xml:space="preserve">Appendix </w:t>
        </w:r>
        <w:bookmarkEnd w:id="3641"/>
        <w:r w:rsidRPr="00AF1C6F">
          <w:rPr>
            <w:lang w:val="en-AU"/>
          </w:rPr>
          <w:t>D</w:t>
        </w:r>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ins>
    </w:p>
    <w:p w:rsidR="00110C18" w:rsidRPr="00AF1C6F" w:rsidRDefault="00110C18" w:rsidP="00110C18">
      <w:pPr>
        <w:pStyle w:val="AppendixTitle"/>
        <w:rPr>
          <w:ins w:id="3673" w:author="KIM, Jason" w:date="2019-04-02T13:39:00Z"/>
          <w:lang w:val="en-AU"/>
        </w:rPr>
      </w:pPr>
      <w:bookmarkStart w:id="3674" w:name="_Toc485392513"/>
      <w:bookmarkStart w:id="3675" w:name="_Toc486259362"/>
      <w:bookmarkStart w:id="3676" w:name="_Toc486322347"/>
      <w:bookmarkStart w:id="3677" w:name="_Toc486322494"/>
      <w:bookmarkStart w:id="3678" w:name="_Toc489265201"/>
      <w:bookmarkStart w:id="3679" w:name="_Toc489265394"/>
      <w:bookmarkStart w:id="3680" w:name="_Toc489276287"/>
      <w:bookmarkStart w:id="3681" w:name="_Toc489277133"/>
      <w:bookmarkStart w:id="3682" w:name="_Toc492283420"/>
      <w:bookmarkStart w:id="3683" w:name="_Toc492656608"/>
      <w:bookmarkStart w:id="3684" w:name="_Toc492656621"/>
      <w:bookmarkStart w:id="3685" w:name="_Toc496203422"/>
      <w:bookmarkStart w:id="3686" w:name="_Toc496711122"/>
      <w:bookmarkStart w:id="3687" w:name="_Toc496786998"/>
      <w:bookmarkStart w:id="3688" w:name="_Toc496788152"/>
      <w:bookmarkStart w:id="3689" w:name="_Toc497117720"/>
      <w:bookmarkStart w:id="3690" w:name="_Toc511813407"/>
      <w:bookmarkStart w:id="3691" w:name="_Toc511813982"/>
      <w:bookmarkStart w:id="3692" w:name="_Toc511815981"/>
      <w:bookmarkStart w:id="3693" w:name="_Toc511816641"/>
      <w:bookmarkStart w:id="3694" w:name="_Toc516580906"/>
      <w:bookmarkStart w:id="3695" w:name="_Toc516581314"/>
      <w:bookmarkStart w:id="3696" w:name="_Toc516582018"/>
      <w:bookmarkStart w:id="3697" w:name="_Toc516582425"/>
      <w:bookmarkStart w:id="3698" w:name="_Toc516582510"/>
      <w:bookmarkStart w:id="3699" w:name="_Toc516582917"/>
      <w:bookmarkStart w:id="3700" w:name="_Toc516583398"/>
      <w:bookmarkStart w:id="3701" w:name="_Toc517092024"/>
      <w:bookmarkStart w:id="3702" w:name="_Toc517093584"/>
      <w:bookmarkStart w:id="3703" w:name="_Toc517094082"/>
      <w:bookmarkStart w:id="3704" w:name="_Toc517095693"/>
      <w:ins w:id="3705" w:author="KIM, Jason" w:date="2019-04-02T13:39:00Z">
        <w:r w:rsidRPr="00AF1C6F">
          <w:rPr>
            <w:lang w:val="en-AU"/>
          </w:rPr>
          <w:t>Emergency Evacuation Zone to Deluge Zone Mapping Table</w:t>
        </w:r>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ins>
    </w:p>
    <w:p w:rsidR="00110C18" w:rsidRPr="00AF1C6F" w:rsidRDefault="00110C18" w:rsidP="00110C18">
      <w:pPr>
        <w:pStyle w:val="MainBodyText"/>
        <w:rPr>
          <w:ins w:id="3706" w:author="KIM, Jason" w:date="2019-04-02T13:39:00Z"/>
        </w:rPr>
      </w:pPr>
    </w:p>
    <w:p w:rsidR="00110C18" w:rsidRDefault="00110C18" w:rsidP="00110C18">
      <w:pPr>
        <w:rPr>
          <w:ins w:id="3707" w:author="KIM, Jason" w:date="2019-04-02T13:39:00Z"/>
        </w:rPr>
      </w:pPr>
    </w:p>
    <w:p w:rsidR="00110C18" w:rsidRPr="00AF1C6F" w:rsidRDefault="00110C18" w:rsidP="00110C18">
      <w:pPr>
        <w:rPr>
          <w:ins w:id="3708" w:author="KIM, Jason" w:date="2019-04-02T13:39:00Z"/>
        </w:rPr>
        <w:sectPr w:rsidR="00110C18" w:rsidRPr="00AF1C6F" w:rsidSect="002A1BA1">
          <w:footerReference w:type="default" r:id="rId67"/>
          <w:pgSz w:w="11906" w:h="16838"/>
          <w:pgMar w:top="1797" w:right="1440" w:bottom="1258" w:left="1440" w:header="708" w:footer="708" w:gutter="0"/>
          <w:cols w:space="708"/>
          <w:docGrid w:linePitch="360"/>
        </w:sectPr>
      </w:pPr>
    </w:p>
    <w:tbl>
      <w:tblPr>
        <w:tblW w:w="14251" w:type="dxa"/>
        <w:tblLook w:val="04A0" w:firstRow="1" w:lastRow="0" w:firstColumn="1" w:lastColumn="0" w:noHBand="0" w:noVBand="1"/>
      </w:tblPr>
      <w:tblGrid>
        <w:gridCol w:w="868"/>
        <w:gridCol w:w="887"/>
        <w:gridCol w:w="882"/>
        <w:gridCol w:w="1522"/>
        <w:gridCol w:w="647"/>
        <w:gridCol w:w="868"/>
        <w:gridCol w:w="848"/>
        <w:gridCol w:w="848"/>
        <w:gridCol w:w="1522"/>
        <w:gridCol w:w="647"/>
        <w:gridCol w:w="868"/>
        <w:gridCol w:w="887"/>
        <w:gridCol w:w="887"/>
        <w:gridCol w:w="1522"/>
        <w:gridCol w:w="647"/>
      </w:tblGrid>
      <w:tr w:rsidR="00110C18" w:rsidRPr="005D76C8" w:rsidTr="00063728">
        <w:trPr>
          <w:trHeight w:val="288"/>
          <w:ins w:id="3709" w:author="KIM, Jason" w:date="2019-04-02T13:39:00Z"/>
        </w:trPr>
        <w:tc>
          <w:tcPr>
            <w:tcW w:w="868" w:type="dxa"/>
            <w:tcBorders>
              <w:top w:val="single" w:sz="8" w:space="0" w:color="auto"/>
              <w:left w:val="single" w:sz="8" w:space="0" w:color="auto"/>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10" w:author="KIM, Jason" w:date="2019-04-02T13:39:00Z"/>
                <w:rFonts w:eastAsia="Times New Roman" w:cs="Calibri"/>
                <w:b/>
                <w:color w:val="000000"/>
                <w:sz w:val="16"/>
                <w:szCs w:val="16"/>
                <w:lang w:eastAsia="en-AU"/>
              </w:rPr>
            </w:pPr>
            <w:ins w:id="3711" w:author="KIM, Jason" w:date="2019-04-02T13:39:00Z">
              <w:r w:rsidRPr="00607BE6">
                <w:rPr>
                  <w:rFonts w:eastAsia="Times New Roman" w:cs="Calibri"/>
                  <w:b/>
                  <w:color w:val="000000"/>
                  <w:sz w:val="16"/>
                  <w:szCs w:val="16"/>
                  <w:lang w:eastAsia="en-AU"/>
                </w:rPr>
                <w:lastRenderedPageBreak/>
                <w:t>ELZ Index</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2" w:author="KIM, Jason" w:date="2019-04-02T13:39:00Z"/>
                <w:rFonts w:eastAsia="Times New Roman" w:cs="Calibri"/>
                <w:b/>
                <w:color w:val="000000"/>
                <w:sz w:val="16"/>
                <w:szCs w:val="16"/>
                <w:lang w:eastAsia="en-AU"/>
              </w:rPr>
            </w:pPr>
            <w:ins w:id="3713" w:author="KIM, Jason" w:date="2019-04-02T13:39:00Z">
              <w:r w:rsidRPr="00607BE6">
                <w:rPr>
                  <w:rFonts w:eastAsia="Times New Roman" w:cs="Calibri"/>
                  <w:b/>
                  <w:color w:val="000000"/>
                  <w:sz w:val="16"/>
                  <w:szCs w:val="16"/>
                  <w:lang w:eastAsia="en-AU"/>
                </w:rPr>
                <w:t>Location 1</w:t>
              </w:r>
            </w:ins>
          </w:p>
        </w:tc>
        <w:tc>
          <w:tcPr>
            <w:tcW w:w="88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4" w:author="KIM, Jason" w:date="2019-04-02T13:39:00Z"/>
                <w:rFonts w:eastAsia="Times New Roman" w:cs="Calibri"/>
                <w:b/>
                <w:color w:val="000000"/>
                <w:sz w:val="16"/>
                <w:szCs w:val="16"/>
                <w:lang w:eastAsia="en-AU"/>
              </w:rPr>
            </w:pPr>
            <w:ins w:id="3715"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6" w:author="KIM, Jason" w:date="2019-04-02T13:39:00Z"/>
                <w:rFonts w:eastAsia="Times New Roman" w:cs="Calibri"/>
                <w:b/>
                <w:color w:val="000000"/>
                <w:sz w:val="16"/>
                <w:szCs w:val="16"/>
                <w:lang w:eastAsia="en-AU"/>
              </w:rPr>
            </w:pPr>
            <w:ins w:id="3717"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18" w:author="KIM, Jason" w:date="2019-04-02T13:39:00Z"/>
                <w:rFonts w:eastAsia="Times New Roman" w:cs="Calibri"/>
                <w:b/>
                <w:color w:val="000000"/>
                <w:sz w:val="16"/>
                <w:szCs w:val="16"/>
                <w:lang w:eastAsia="en-AU"/>
              </w:rPr>
            </w:pPr>
            <w:ins w:id="3719" w:author="KIM, Jason" w:date="2019-04-02T13:39:00Z">
              <w:r w:rsidRPr="00607BE6">
                <w:rPr>
                  <w:rFonts w:eastAsia="Times New Roman" w:cs="Calibri"/>
                  <w:b/>
                  <w:color w:val="000000"/>
                  <w:sz w:val="16"/>
                  <w:szCs w:val="16"/>
                  <w:lang w:eastAsia="en-AU"/>
                </w:rPr>
                <w:t>Tunnel</w:t>
              </w:r>
            </w:ins>
          </w:p>
        </w:tc>
        <w:tc>
          <w:tcPr>
            <w:tcW w:w="868"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20" w:author="KIM, Jason" w:date="2019-04-02T13:39:00Z"/>
                <w:rFonts w:eastAsia="Times New Roman" w:cs="Calibri"/>
                <w:b/>
                <w:color w:val="000000"/>
                <w:sz w:val="16"/>
                <w:szCs w:val="16"/>
                <w:lang w:eastAsia="en-AU"/>
              </w:rPr>
            </w:pPr>
            <w:ins w:id="3721" w:author="KIM, Jason" w:date="2019-04-02T13:39:00Z">
              <w:r w:rsidRPr="00607BE6">
                <w:rPr>
                  <w:rFonts w:eastAsia="Times New Roman" w:cs="Calibri"/>
                  <w:b/>
                  <w:color w:val="000000"/>
                  <w:sz w:val="16"/>
                  <w:szCs w:val="16"/>
                  <w:lang w:eastAsia="en-AU"/>
                </w:rPr>
                <w:t>ELZ Index</w:t>
              </w:r>
            </w:ins>
          </w:p>
        </w:tc>
        <w:tc>
          <w:tcPr>
            <w:tcW w:w="848"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2" w:author="KIM, Jason" w:date="2019-04-02T13:39:00Z"/>
                <w:rFonts w:eastAsia="Times New Roman" w:cs="Calibri"/>
                <w:b/>
                <w:color w:val="000000"/>
                <w:sz w:val="16"/>
                <w:szCs w:val="16"/>
                <w:lang w:eastAsia="en-AU"/>
              </w:rPr>
            </w:pPr>
            <w:ins w:id="3723" w:author="KIM, Jason" w:date="2019-04-02T13:39:00Z">
              <w:r w:rsidRPr="00607BE6">
                <w:rPr>
                  <w:rFonts w:eastAsia="Times New Roman" w:cs="Calibri"/>
                  <w:b/>
                  <w:color w:val="000000"/>
                  <w:sz w:val="16"/>
                  <w:szCs w:val="16"/>
                  <w:lang w:eastAsia="en-AU"/>
                </w:rPr>
                <w:t>Location 1</w:t>
              </w:r>
            </w:ins>
          </w:p>
        </w:tc>
        <w:tc>
          <w:tcPr>
            <w:tcW w:w="848"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4" w:author="KIM, Jason" w:date="2019-04-02T13:39:00Z"/>
                <w:rFonts w:eastAsia="Times New Roman" w:cs="Calibri"/>
                <w:b/>
                <w:color w:val="000000"/>
                <w:sz w:val="16"/>
                <w:szCs w:val="16"/>
                <w:lang w:eastAsia="en-AU"/>
              </w:rPr>
            </w:pPr>
            <w:ins w:id="3725"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6" w:author="KIM, Jason" w:date="2019-04-02T13:39:00Z"/>
                <w:rFonts w:eastAsia="Times New Roman" w:cs="Calibri"/>
                <w:b/>
                <w:color w:val="000000"/>
                <w:sz w:val="16"/>
                <w:szCs w:val="16"/>
                <w:lang w:eastAsia="en-AU"/>
              </w:rPr>
            </w:pPr>
            <w:ins w:id="3727"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28" w:author="KIM, Jason" w:date="2019-04-02T13:39:00Z"/>
                <w:rFonts w:eastAsia="Times New Roman" w:cs="Calibri"/>
                <w:b/>
                <w:color w:val="000000"/>
                <w:sz w:val="16"/>
                <w:szCs w:val="16"/>
                <w:lang w:eastAsia="en-AU"/>
              </w:rPr>
            </w:pPr>
            <w:ins w:id="3729" w:author="KIM, Jason" w:date="2019-04-02T13:39:00Z">
              <w:r w:rsidRPr="00607BE6">
                <w:rPr>
                  <w:rFonts w:eastAsia="Times New Roman" w:cs="Calibri"/>
                  <w:b/>
                  <w:color w:val="000000"/>
                  <w:sz w:val="16"/>
                  <w:szCs w:val="16"/>
                  <w:lang w:eastAsia="en-AU"/>
                </w:rPr>
                <w:t>Tunnel</w:t>
              </w:r>
            </w:ins>
          </w:p>
        </w:tc>
        <w:tc>
          <w:tcPr>
            <w:tcW w:w="868"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30" w:author="KIM, Jason" w:date="2019-04-02T13:39:00Z"/>
                <w:rFonts w:eastAsia="Times New Roman" w:cs="Calibri"/>
                <w:b/>
                <w:color w:val="000000"/>
                <w:sz w:val="16"/>
                <w:szCs w:val="16"/>
                <w:lang w:eastAsia="en-AU"/>
              </w:rPr>
            </w:pPr>
            <w:ins w:id="3731" w:author="KIM, Jason" w:date="2019-04-02T13:39:00Z">
              <w:r w:rsidRPr="00607BE6">
                <w:rPr>
                  <w:rFonts w:eastAsia="Times New Roman" w:cs="Calibri"/>
                  <w:b/>
                  <w:color w:val="000000"/>
                  <w:sz w:val="16"/>
                  <w:szCs w:val="16"/>
                  <w:lang w:eastAsia="en-AU"/>
                </w:rPr>
                <w:t>ELZ Index</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32" w:author="KIM, Jason" w:date="2019-04-02T13:39:00Z"/>
                <w:rFonts w:eastAsia="Times New Roman" w:cs="Calibri"/>
                <w:b/>
                <w:color w:val="000000"/>
                <w:sz w:val="16"/>
                <w:szCs w:val="16"/>
                <w:lang w:eastAsia="en-AU"/>
              </w:rPr>
            </w:pPr>
            <w:ins w:id="3733" w:author="KIM, Jason" w:date="2019-04-02T13:39:00Z">
              <w:r w:rsidRPr="00607BE6">
                <w:rPr>
                  <w:rFonts w:eastAsia="Times New Roman" w:cs="Calibri"/>
                  <w:b/>
                  <w:color w:val="000000"/>
                  <w:sz w:val="16"/>
                  <w:szCs w:val="16"/>
                  <w:lang w:eastAsia="en-AU"/>
                </w:rPr>
                <w:t>Location 1</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34" w:author="KIM, Jason" w:date="2019-04-02T13:39:00Z"/>
                <w:rFonts w:eastAsia="Times New Roman" w:cs="Calibri"/>
                <w:b/>
                <w:color w:val="000000"/>
                <w:sz w:val="16"/>
                <w:szCs w:val="16"/>
                <w:lang w:eastAsia="en-AU"/>
              </w:rPr>
            </w:pPr>
            <w:ins w:id="3735"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36" w:author="KIM, Jason" w:date="2019-04-02T13:39:00Z"/>
                <w:rFonts w:eastAsia="Times New Roman" w:cs="Calibri"/>
                <w:b/>
                <w:color w:val="000000"/>
                <w:sz w:val="16"/>
                <w:szCs w:val="16"/>
                <w:lang w:eastAsia="en-AU"/>
              </w:rPr>
            </w:pPr>
            <w:ins w:id="3737"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38" w:author="KIM, Jason" w:date="2019-04-02T13:39:00Z"/>
                <w:rFonts w:eastAsia="Times New Roman" w:cs="Calibri"/>
                <w:b/>
                <w:color w:val="000000"/>
                <w:sz w:val="16"/>
                <w:szCs w:val="16"/>
                <w:lang w:eastAsia="en-AU"/>
              </w:rPr>
            </w:pPr>
            <w:ins w:id="3739" w:author="KIM, Jason" w:date="2019-04-02T13:39:00Z">
              <w:r w:rsidRPr="00607BE6">
                <w:rPr>
                  <w:rFonts w:eastAsia="Times New Roman" w:cs="Calibri"/>
                  <w:b/>
                  <w:color w:val="000000"/>
                  <w:sz w:val="16"/>
                  <w:szCs w:val="16"/>
                  <w:lang w:eastAsia="en-AU"/>
                </w:rPr>
                <w:t>Tunnel</w:t>
              </w:r>
            </w:ins>
          </w:p>
        </w:tc>
      </w:tr>
      <w:tr w:rsidR="00110C18" w:rsidRPr="005D76C8" w:rsidTr="00063728">
        <w:trPr>
          <w:trHeight w:val="276"/>
          <w:ins w:id="374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41" w:author="KIM, Jason" w:date="2019-04-02T13:39:00Z"/>
                <w:rFonts w:eastAsia="Times New Roman" w:cs="Calibri"/>
                <w:color w:val="000000"/>
                <w:sz w:val="16"/>
                <w:szCs w:val="16"/>
                <w:lang w:eastAsia="en-AU"/>
              </w:rPr>
            </w:pPr>
            <w:ins w:id="3742" w:author="KIM, Jason" w:date="2019-04-02T13:39:00Z">
              <w:r w:rsidRPr="005D76C8">
                <w:rPr>
                  <w:rFonts w:eastAsia="Times New Roman" w:cs="Calibri"/>
                  <w:color w:val="000000"/>
                  <w:sz w:val="16"/>
                  <w:szCs w:val="16"/>
                  <w:lang w:eastAsia="en-AU"/>
                </w:rPr>
                <w:t>ELZ10010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3" w:author="KIM, Jason" w:date="2019-04-02T13:39:00Z"/>
                <w:rFonts w:eastAsia="Times New Roman" w:cs="Calibri"/>
                <w:color w:val="000000"/>
                <w:sz w:val="16"/>
                <w:szCs w:val="16"/>
                <w:lang w:eastAsia="en-AU"/>
              </w:rPr>
            </w:pPr>
            <w:ins w:id="3744" w:author="KIM, Jason" w:date="2019-04-02T13:39:00Z">
              <w:r w:rsidRPr="005D76C8">
                <w:rPr>
                  <w:rFonts w:eastAsia="Times New Roman" w:cs="Calibri"/>
                  <w:color w:val="000000"/>
                  <w:sz w:val="16"/>
                  <w:szCs w:val="16"/>
                  <w:lang w:eastAsia="en-AU"/>
                </w:rPr>
                <w:t>PORTAL 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5" w:author="KIM, Jason" w:date="2019-04-02T13:39:00Z"/>
                <w:rFonts w:eastAsia="Times New Roman" w:cs="Calibri"/>
                <w:color w:val="000000"/>
                <w:sz w:val="16"/>
                <w:szCs w:val="16"/>
                <w:lang w:eastAsia="en-AU"/>
              </w:rPr>
            </w:pPr>
            <w:ins w:id="374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7" w:author="KIM, Jason" w:date="2019-04-02T13:39:00Z"/>
                <w:rFonts w:eastAsia="Times New Roman" w:cs="Calibri"/>
                <w:color w:val="000000"/>
                <w:sz w:val="16"/>
                <w:szCs w:val="16"/>
                <w:lang w:eastAsia="en-AU"/>
              </w:rPr>
            </w:pPr>
            <w:ins w:id="3748" w:author="KIM, Jason" w:date="2019-04-02T13:39:00Z">
              <w:r w:rsidRPr="005D76C8">
                <w:rPr>
                  <w:rFonts w:eastAsia="Times New Roman" w:cs="Calibri"/>
                  <w:color w:val="000000"/>
                  <w:sz w:val="16"/>
                  <w:szCs w:val="16"/>
                  <w:lang w:eastAsia="en-AU"/>
                </w:rPr>
                <w:t>PORTAL 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49" w:author="KIM, Jason" w:date="2019-04-02T13:39:00Z"/>
                <w:rFonts w:eastAsia="Times New Roman" w:cs="Calibri"/>
                <w:color w:val="000000"/>
                <w:sz w:val="16"/>
                <w:szCs w:val="16"/>
                <w:lang w:eastAsia="en-AU"/>
              </w:rPr>
            </w:pPr>
            <w:ins w:id="3750" w:author="KIM, Jason" w:date="2019-04-02T13:39:00Z">
              <w:r w:rsidRPr="005D76C8">
                <w:rPr>
                  <w:rFonts w:eastAsia="Times New Roman" w:cs="Calibri"/>
                  <w:color w:val="000000"/>
                  <w:sz w:val="16"/>
                  <w:szCs w:val="16"/>
                  <w:lang w:eastAsia="en-AU"/>
                </w:rPr>
                <w:t>M110</w:t>
              </w:r>
            </w:ins>
          </w:p>
        </w:tc>
        <w:tc>
          <w:tcPr>
            <w:tcW w:w="868"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51" w:author="KIM, Jason" w:date="2019-04-02T13:39:00Z"/>
                <w:rFonts w:eastAsia="Times New Roman" w:cs="Calibri"/>
                <w:color w:val="000000"/>
                <w:sz w:val="16"/>
                <w:szCs w:val="16"/>
                <w:lang w:eastAsia="en-AU"/>
              </w:rPr>
            </w:pPr>
            <w:ins w:id="3752" w:author="KIM, Jason" w:date="2019-04-02T13:39:00Z">
              <w:r w:rsidRPr="005D76C8">
                <w:rPr>
                  <w:rFonts w:eastAsia="Times New Roman" w:cs="Calibri"/>
                  <w:color w:val="000000"/>
                  <w:sz w:val="16"/>
                  <w:szCs w:val="16"/>
                  <w:lang w:eastAsia="en-AU"/>
                </w:rPr>
                <w:t>ELZ10176</w:t>
              </w:r>
            </w:ins>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3" w:author="KIM, Jason" w:date="2019-04-02T13:39:00Z"/>
                <w:rFonts w:eastAsia="Times New Roman" w:cs="Calibri"/>
                <w:color w:val="000000"/>
                <w:sz w:val="16"/>
                <w:szCs w:val="16"/>
                <w:lang w:eastAsia="en-AU"/>
              </w:rPr>
            </w:pPr>
            <w:ins w:id="3754" w:author="KIM, Jason" w:date="2019-04-02T13:39:00Z">
              <w:r w:rsidRPr="005D76C8">
                <w:rPr>
                  <w:rFonts w:eastAsia="Times New Roman" w:cs="Calibri"/>
                  <w:color w:val="000000"/>
                  <w:sz w:val="16"/>
                  <w:szCs w:val="16"/>
                  <w:lang w:eastAsia="en-AU"/>
                </w:rPr>
                <w:t>CP29</w:t>
              </w:r>
            </w:ins>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5" w:author="KIM, Jason" w:date="2019-04-02T13:39:00Z"/>
                <w:rFonts w:eastAsia="Times New Roman" w:cs="Calibri"/>
                <w:color w:val="000000"/>
                <w:sz w:val="16"/>
                <w:szCs w:val="16"/>
                <w:lang w:eastAsia="en-AU"/>
              </w:rPr>
            </w:pPr>
            <w:ins w:id="3756" w:author="KIM, Jason" w:date="2019-04-02T13:39:00Z">
              <w:r w:rsidRPr="005D76C8">
                <w:rPr>
                  <w:rFonts w:eastAsia="Times New Roman" w:cs="Calibri"/>
                  <w:color w:val="000000"/>
                  <w:sz w:val="16"/>
                  <w:szCs w:val="16"/>
                  <w:lang w:eastAsia="en-AU"/>
                </w:rPr>
                <w:t>CP30</w:t>
              </w:r>
            </w:ins>
          </w:p>
        </w:tc>
        <w:tc>
          <w:tcPr>
            <w:tcW w:w="1522"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7" w:author="KIM, Jason" w:date="2019-04-02T13:39:00Z"/>
                <w:rFonts w:eastAsia="Times New Roman" w:cs="Calibri"/>
                <w:color w:val="000000"/>
                <w:sz w:val="16"/>
                <w:szCs w:val="16"/>
                <w:lang w:eastAsia="en-AU"/>
              </w:rPr>
            </w:pPr>
            <w:ins w:id="3758" w:author="KIM, Jason" w:date="2019-04-02T13:39:00Z">
              <w:r w:rsidRPr="005D76C8">
                <w:rPr>
                  <w:rFonts w:eastAsia="Times New Roman" w:cs="Calibri"/>
                  <w:color w:val="000000"/>
                  <w:sz w:val="16"/>
                  <w:szCs w:val="16"/>
                  <w:lang w:eastAsia="en-AU"/>
                </w:rPr>
                <w:t>DLZ1294 to DLZ1302</w:t>
              </w:r>
            </w:ins>
          </w:p>
        </w:tc>
        <w:tc>
          <w:tcPr>
            <w:tcW w:w="614"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59" w:author="KIM, Jason" w:date="2019-04-02T13:39:00Z"/>
                <w:rFonts w:eastAsia="Times New Roman" w:cs="Calibri"/>
                <w:color w:val="000000"/>
                <w:sz w:val="16"/>
                <w:szCs w:val="16"/>
                <w:lang w:eastAsia="en-AU"/>
              </w:rPr>
            </w:pPr>
            <w:ins w:id="3760" w:author="KIM, Jason" w:date="2019-04-02T13:39:00Z">
              <w:r w:rsidRPr="005D76C8">
                <w:rPr>
                  <w:rFonts w:eastAsia="Times New Roman" w:cs="Calibri"/>
                  <w:color w:val="000000"/>
                  <w:sz w:val="16"/>
                  <w:szCs w:val="16"/>
                  <w:lang w:eastAsia="en-AU"/>
                </w:rPr>
                <w:t>M110</w:t>
              </w:r>
            </w:ins>
          </w:p>
        </w:tc>
        <w:tc>
          <w:tcPr>
            <w:tcW w:w="868"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61" w:author="KIM, Jason" w:date="2019-04-02T13:39:00Z"/>
                <w:rFonts w:eastAsia="Times New Roman" w:cs="Calibri"/>
                <w:color w:val="000000"/>
                <w:sz w:val="16"/>
                <w:szCs w:val="16"/>
                <w:lang w:eastAsia="en-AU"/>
              </w:rPr>
            </w:pPr>
            <w:ins w:id="3762" w:author="KIM, Jason" w:date="2019-04-02T13:39:00Z">
              <w:r w:rsidRPr="005D76C8">
                <w:rPr>
                  <w:rFonts w:eastAsia="Times New Roman" w:cs="Calibri"/>
                  <w:color w:val="000000"/>
                  <w:sz w:val="16"/>
                  <w:szCs w:val="16"/>
                  <w:lang w:eastAsia="en-AU"/>
                </w:rPr>
                <w:t>ELZ10316</w:t>
              </w:r>
            </w:ins>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3" w:author="KIM, Jason" w:date="2019-04-02T13:39:00Z"/>
                <w:rFonts w:eastAsia="Times New Roman" w:cs="Calibri"/>
                <w:color w:val="000000"/>
                <w:sz w:val="16"/>
                <w:szCs w:val="16"/>
                <w:lang w:eastAsia="en-AU"/>
              </w:rPr>
            </w:pPr>
            <w:ins w:id="3764" w:author="KIM, Jason" w:date="2019-04-02T13:39:00Z">
              <w:r w:rsidRPr="005D76C8">
                <w:rPr>
                  <w:rFonts w:eastAsia="Times New Roman" w:cs="Calibri"/>
                  <w:color w:val="000000"/>
                  <w:sz w:val="16"/>
                  <w:szCs w:val="16"/>
                  <w:lang w:eastAsia="en-AU"/>
                </w:rPr>
                <w:t>EP93N</w:t>
              </w:r>
            </w:ins>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5" w:author="KIM, Jason" w:date="2019-04-02T13:39:00Z"/>
                <w:rFonts w:eastAsia="Times New Roman" w:cs="Calibri"/>
                <w:color w:val="000000"/>
                <w:sz w:val="16"/>
                <w:szCs w:val="16"/>
                <w:lang w:eastAsia="en-AU"/>
              </w:rPr>
            </w:pPr>
            <w:ins w:id="3766" w:author="KIM, Jason" w:date="2019-04-02T13:39:00Z">
              <w:r w:rsidRPr="005D76C8">
                <w:rPr>
                  <w:rFonts w:eastAsia="Times New Roman" w:cs="Calibri"/>
                  <w:color w:val="000000"/>
                  <w:sz w:val="16"/>
                  <w:szCs w:val="16"/>
                  <w:lang w:eastAsia="en-AU"/>
                </w:rPr>
                <w:t>CP94</w:t>
              </w:r>
            </w:ins>
          </w:p>
        </w:tc>
        <w:tc>
          <w:tcPr>
            <w:tcW w:w="1522"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7" w:author="KIM, Jason" w:date="2019-04-02T13:39:00Z"/>
                <w:rFonts w:eastAsia="Times New Roman" w:cs="Calibri"/>
                <w:color w:val="000000"/>
                <w:sz w:val="16"/>
                <w:szCs w:val="16"/>
                <w:lang w:eastAsia="en-AU"/>
              </w:rPr>
            </w:pPr>
            <w:ins w:id="3768" w:author="KIM, Jason" w:date="2019-04-02T13:39:00Z">
              <w:r w:rsidRPr="005D76C8">
                <w:rPr>
                  <w:rFonts w:eastAsia="Times New Roman" w:cs="Calibri"/>
                  <w:color w:val="000000"/>
                  <w:sz w:val="16"/>
                  <w:szCs w:val="16"/>
                  <w:lang w:eastAsia="en-AU"/>
                </w:rPr>
                <w:t>DLZ7934 to DLZ7942</w:t>
              </w:r>
            </w:ins>
          </w:p>
        </w:tc>
        <w:tc>
          <w:tcPr>
            <w:tcW w:w="614"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69" w:author="KIM, Jason" w:date="2019-04-02T13:39:00Z"/>
                <w:rFonts w:eastAsia="Times New Roman" w:cs="Calibri"/>
                <w:color w:val="000000"/>
                <w:sz w:val="16"/>
                <w:szCs w:val="16"/>
                <w:lang w:eastAsia="en-AU"/>
              </w:rPr>
            </w:pPr>
            <w:ins w:id="3770"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77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72" w:author="KIM, Jason" w:date="2019-04-02T13:39:00Z"/>
                <w:rFonts w:eastAsia="Times New Roman" w:cs="Calibri"/>
                <w:color w:val="000000"/>
                <w:sz w:val="16"/>
                <w:szCs w:val="16"/>
                <w:lang w:eastAsia="en-AU"/>
              </w:rPr>
            </w:pPr>
            <w:ins w:id="3773" w:author="KIM, Jason" w:date="2019-04-02T13:39:00Z">
              <w:r w:rsidRPr="005D76C8">
                <w:rPr>
                  <w:rFonts w:eastAsia="Times New Roman" w:cs="Calibri"/>
                  <w:color w:val="000000"/>
                  <w:sz w:val="16"/>
                  <w:szCs w:val="16"/>
                  <w:lang w:eastAsia="en-AU"/>
                </w:rPr>
                <w:t>ELZ10012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4" w:author="KIM, Jason" w:date="2019-04-02T13:39:00Z"/>
                <w:rFonts w:eastAsia="Times New Roman" w:cs="Calibri"/>
                <w:color w:val="000000"/>
                <w:sz w:val="16"/>
                <w:szCs w:val="16"/>
                <w:lang w:eastAsia="en-AU"/>
              </w:rPr>
            </w:pPr>
            <w:ins w:id="3775" w:author="KIM, Jason" w:date="2019-04-02T13:39:00Z">
              <w:r w:rsidRPr="005D76C8">
                <w:rPr>
                  <w:rFonts w:eastAsia="Times New Roman" w:cs="Calibri"/>
                  <w:color w:val="000000"/>
                  <w:sz w:val="16"/>
                  <w:szCs w:val="16"/>
                  <w:lang w:eastAsia="en-AU"/>
                </w:rPr>
                <w:t>PORTAL 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6" w:author="KIM, Jason" w:date="2019-04-02T13:39:00Z"/>
                <w:rFonts w:eastAsia="Times New Roman" w:cs="Calibri"/>
                <w:color w:val="000000"/>
                <w:sz w:val="16"/>
                <w:szCs w:val="16"/>
                <w:lang w:eastAsia="en-AU"/>
              </w:rPr>
            </w:pPr>
            <w:ins w:id="3777" w:author="KIM, Jason" w:date="2019-04-02T13:39:00Z">
              <w:r w:rsidRPr="005D76C8">
                <w:rPr>
                  <w:rFonts w:eastAsia="Times New Roman" w:cs="Calibri"/>
                  <w:color w:val="000000"/>
                  <w:sz w:val="16"/>
                  <w:szCs w:val="16"/>
                  <w:lang w:eastAsia="en-AU"/>
                </w:rPr>
                <w:t>EP04N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8" w:author="KIM, Jason" w:date="2019-04-02T13:39:00Z"/>
                <w:rFonts w:eastAsia="Times New Roman" w:cs="Calibri"/>
                <w:color w:val="000000"/>
                <w:sz w:val="16"/>
                <w:szCs w:val="16"/>
                <w:lang w:eastAsia="en-AU"/>
              </w:rPr>
            </w:pPr>
            <w:ins w:id="3779" w:author="KIM, Jason" w:date="2019-04-02T13:39:00Z">
              <w:r w:rsidRPr="005D76C8">
                <w:rPr>
                  <w:rFonts w:eastAsia="Times New Roman" w:cs="Calibri"/>
                  <w:color w:val="000000"/>
                  <w:sz w:val="16"/>
                  <w:szCs w:val="16"/>
                  <w:lang w:eastAsia="en-AU"/>
                </w:rPr>
                <w:t>DLZ1041 to DLZ1045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80" w:author="KIM, Jason" w:date="2019-04-02T13:39:00Z"/>
                <w:rFonts w:eastAsia="Times New Roman" w:cs="Calibri"/>
                <w:color w:val="000000"/>
                <w:sz w:val="16"/>
                <w:szCs w:val="16"/>
                <w:lang w:eastAsia="en-AU"/>
              </w:rPr>
            </w:pPr>
            <w:ins w:id="378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82" w:author="KIM, Jason" w:date="2019-04-02T13:39:00Z"/>
                <w:rFonts w:eastAsia="Times New Roman" w:cs="Calibri"/>
                <w:color w:val="000000"/>
                <w:sz w:val="16"/>
                <w:szCs w:val="16"/>
                <w:lang w:eastAsia="en-AU"/>
              </w:rPr>
            </w:pPr>
            <w:ins w:id="3783" w:author="KIM, Jason" w:date="2019-04-02T13:39:00Z">
              <w:r w:rsidRPr="005D76C8">
                <w:rPr>
                  <w:rFonts w:eastAsia="Times New Roman" w:cs="Calibri"/>
                  <w:color w:val="000000"/>
                  <w:sz w:val="16"/>
                  <w:szCs w:val="16"/>
                  <w:lang w:eastAsia="en-AU"/>
                </w:rPr>
                <w:t>ELZ10178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4" w:author="KIM, Jason" w:date="2019-04-02T13:39:00Z"/>
                <w:rFonts w:eastAsia="Times New Roman" w:cs="Calibri"/>
                <w:color w:val="000000"/>
                <w:sz w:val="16"/>
                <w:szCs w:val="16"/>
                <w:lang w:eastAsia="en-AU"/>
              </w:rPr>
            </w:pPr>
            <w:ins w:id="3785" w:author="KIM, Jason" w:date="2019-04-02T13:39:00Z">
              <w:r w:rsidRPr="005D76C8">
                <w:rPr>
                  <w:rFonts w:eastAsia="Times New Roman" w:cs="Calibri"/>
                  <w:color w:val="000000"/>
                  <w:sz w:val="16"/>
                  <w:szCs w:val="16"/>
                  <w:lang w:eastAsia="en-AU"/>
                </w:rPr>
                <w:t>CP30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6" w:author="KIM, Jason" w:date="2019-04-02T13:39:00Z"/>
                <w:rFonts w:eastAsia="Times New Roman" w:cs="Calibri"/>
                <w:color w:val="000000"/>
                <w:sz w:val="16"/>
                <w:szCs w:val="16"/>
                <w:lang w:eastAsia="en-AU"/>
              </w:rPr>
            </w:pPr>
            <w:ins w:id="378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8" w:author="KIM, Jason" w:date="2019-04-02T13:39:00Z"/>
                <w:rFonts w:eastAsia="Times New Roman" w:cs="Calibri"/>
                <w:color w:val="000000"/>
                <w:sz w:val="16"/>
                <w:szCs w:val="16"/>
                <w:lang w:eastAsia="en-AU"/>
              </w:rPr>
            </w:pPr>
            <w:ins w:id="3789" w:author="KIM, Jason" w:date="2019-04-02T13:39:00Z">
              <w:r w:rsidRPr="005D76C8">
                <w:rPr>
                  <w:rFonts w:eastAsia="Times New Roman" w:cs="Calibri"/>
                  <w:color w:val="000000"/>
                  <w:sz w:val="16"/>
                  <w:szCs w:val="16"/>
                  <w:lang w:eastAsia="en-AU"/>
                </w:rPr>
                <w:t>DLZ1303 to DLZ1303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90" w:author="KIM, Jason" w:date="2019-04-02T13:39:00Z"/>
                <w:rFonts w:eastAsia="Times New Roman" w:cs="Calibri"/>
                <w:color w:val="000000"/>
                <w:sz w:val="16"/>
                <w:szCs w:val="16"/>
                <w:lang w:eastAsia="en-AU"/>
              </w:rPr>
            </w:pPr>
            <w:ins w:id="379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92" w:author="KIM, Jason" w:date="2019-04-02T13:39:00Z"/>
                <w:rFonts w:eastAsia="Times New Roman" w:cs="Calibri"/>
                <w:color w:val="000000"/>
                <w:sz w:val="16"/>
                <w:szCs w:val="16"/>
                <w:lang w:eastAsia="en-AU"/>
              </w:rPr>
            </w:pPr>
            <w:ins w:id="3793" w:author="KIM, Jason" w:date="2019-04-02T13:39:00Z">
              <w:r w:rsidRPr="005D76C8">
                <w:rPr>
                  <w:rFonts w:eastAsia="Times New Roman" w:cs="Calibri"/>
                  <w:color w:val="000000"/>
                  <w:sz w:val="16"/>
                  <w:szCs w:val="16"/>
                  <w:lang w:eastAsia="en-AU"/>
                </w:rPr>
                <w:t>ELZ10318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4" w:author="KIM, Jason" w:date="2019-04-02T13:39:00Z"/>
                <w:rFonts w:eastAsia="Times New Roman" w:cs="Calibri"/>
                <w:color w:val="000000"/>
                <w:sz w:val="16"/>
                <w:szCs w:val="16"/>
                <w:lang w:eastAsia="en-AU"/>
              </w:rPr>
            </w:pPr>
            <w:ins w:id="3795" w:author="KIM, Jason" w:date="2019-04-02T13:39:00Z">
              <w:r w:rsidRPr="005D76C8">
                <w:rPr>
                  <w:rFonts w:eastAsia="Times New Roman" w:cs="Calibri"/>
                  <w:color w:val="000000"/>
                  <w:sz w:val="16"/>
                  <w:szCs w:val="16"/>
                  <w:lang w:eastAsia="en-AU"/>
                </w:rPr>
                <w:t>CP94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6" w:author="KIM, Jason" w:date="2019-04-02T13:39:00Z"/>
                <w:rFonts w:eastAsia="Times New Roman" w:cs="Calibri"/>
                <w:color w:val="000000"/>
                <w:sz w:val="16"/>
                <w:szCs w:val="16"/>
                <w:lang w:eastAsia="en-AU"/>
              </w:rPr>
            </w:pPr>
            <w:ins w:id="379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8" w:author="KIM, Jason" w:date="2019-04-02T13:39:00Z"/>
                <w:rFonts w:eastAsia="Times New Roman" w:cs="Calibri"/>
                <w:color w:val="000000"/>
                <w:sz w:val="16"/>
                <w:szCs w:val="16"/>
                <w:lang w:eastAsia="en-AU"/>
              </w:rPr>
            </w:pPr>
            <w:ins w:id="3799" w:author="KIM, Jason" w:date="2019-04-02T13:39:00Z">
              <w:r w:rsidRPr="005D76C8">
                <w:rPr>
                  <w:rFonts w:eastAsia="Times New Roman" w:cs="Calibri"/>
                  <w:color w:val="000000"/>
                  <w:sz w:val="16"/>
                  <w:szCs w:val="16"/>
                  <w:lang w:eastAsia="en-AU"/>
                </w:rPr>
                <w:t>DLZ7943 to DLZ7943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00" w:author="KIM, Jason" w:date="2019-04-02T13:39:00Z"/>
                <w:rFonts w:eastAsia="Times New Roman" w:cs="Calibri"/>
                <w:color w:val="000000"/>
                <w:sz w:val="16"/>
                <w:szCs w:val="16"/>
                <w:lang w:eastAsia="en-AU"/>
              </w:rPr>
            </w:pPr>
            <w:ins w:id="3801"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0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03" w:author="KIM, Jason" w:date="2019-04-02T13:39:00Z"/>
                <w:rFonts w:eastAsia="Times New Roman" w:cs="Calibri"/>
                <w:color w:val="000000"/>
                <w:sz w:val="16"/>
                <w:szCs w:val="16"/>
                <w:lang w:eastAsia="en-AU"/>
              </w:rPr>
            </w:pPr>
            <w:ins w:id="3804" w:author="KIM, Jason" w:date="2019-04-02T13:39:00Z">
              <w:r w:rsidRPr="005D76C8">
                <w:rPr>
                  <w:rFonts w:eastAsia="Times New Roman" w:cs="Calibri"/>
                  <w:color w:val="000000"/>
                  <w:sz w:val="16"/>
                  <w:szCs w:val="16"/>
                  <w:lang w:eastAsia="en-AU"/>
                </w:rPr>
                <w:t>ELZ10026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5" w:author="KIM, Jason" w:date="2019-04-02T13:39:00Z"/>
                <w:rFonts w:eastAsia="Times New Roman" w:cs="Calibri"/>
                <w:color w:val="000000"/>
                <w:sz w:val="16"/>
                <w:szCs w:val="16"/>
                <w:lang w:eastAsia="en-AU"/>
              </w:rPr>
            </w:pPr>
            <w:ins w:id="3806" w:author="KIM, Jason" w:date="2019-04-02T13:39:00Z">
              <w:r w:rsidRPr="005D76C8">
                <w:rPr>
                  <w:rFonts w:eastAsia="Times New Roman" w:cs="Calibri"/>
                  <w:color w:val="000000"/>
                  <w:sz w:val="16"/>
                  <w:szCs w:val="16"/>
                  <w:lang w:eastAsia="en-AU"/>
                </w:rPr>
                <w:t>EP04N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7" w:author="KIM, Jason" w:date="2019-04-02T13:39:00Z"/>
                <w:rFonts w:eastAsia="Times New Roman" w:cs="Calibri"/>
                <w:color w:val="000000"/>
                <w:sz w:val="16"/>
                <w:szCs w:val="16"/>
                <w:lang w:eastAsia="en-AU"/>
              </w:rPr>
            </w:pPr>
            <w:ins w:id="380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9" w:author="KIM, Jason" w:date="2019-04-02T13:39:00Z"/>
                <w:rFonts w:eastAsia="Times New Roman" w:cs="Calibri"/>
                <w:color w:val="000000"/>
                <w:sz w:val="16"/>
                <w:szCs w:val="16"/>
                <w:lang w:eastAsia="en-AU"/>
              </w:rPr>
            </w:pPr>
            <w:ins w:id="3810" w:author="KIM, Jason" w:date="2019-04-02T13:39:00Z">
              <w:r w:rsidRPr="005D76C8">
                <w:rPr>
                  <w:rFonts w:eastAsia="Times New Roman" w:cs="Calibri"/>
                  <w:color w:val="000000"/>
                  <w:sz w:val="16"/>
                  <w:szCs w:val="16"/>
                  <w:lang w:eastAsia="en-AU"/>
                </w:rPr>
                <w:t>DLZ1046 to DLZ1046</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11" w:author="KIM, Jason" w:date="2019-04-02T13:39:00Z"/>
                <w:rFonts w:eastAsia="Times New Roman" w:cs="Calibri"/>
                <w:color w:val="000000"/>
                <w:sz w:val="16"/>
                <w:szCs w:val="16"/>
                <w:lang w:eastAsia="en-AU"/>
              </w:rPr>
            </w:pPr>
            <w:ins w:id="381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13" w:author="KIM, Jason" w:date="2019-04-02T13:39:00Z"/>
                <w:rFonts w:eastAsia="Times New Roman" w:cs="Calibri"/>
                <w:color w:val="000000"/>
                <w:sz w:val="16"/>
                <w:szCs w:val="16"/>
                <w:lang w:eastAsia="en-AU"/>
              </w:rPr>
            </w:pPr>
            <w:ins w:id="3814" w:author="KIM, Jason" w:date="2019-04-02T13:39:00Z">
              <w:r w:rsidRPr="005D76C8">
                <w:rPr>
                  <w:rFonts w:eastAsia="Times New Roman" w:cs="Calibri"/>
                  <w:color w:val="000000"/>
                  <w:sz w:val="16"/>
                  <w:szCs w:val="16"/>
                  <w:lang w:eastAsia="en-AU"/>
                </w:rPr>
                <w:t>ELZ10180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5" w:author="KIM, Jason" w:date="2019-04-02T13:39:00Z"/>
                <w:rFonts w:eastAsia="Times New Roman" w:cs="Calibri"/>
                <w:color w:val="000000"/>
                <w:sz w:val="16"/>
                <w:szCs w:val="16"/>
                <w:lang w:eastAsia="en-AU"/>
              </w:rPr>
            </w:pPr>
            <w:ins w:id="3816" w:author="KIM, Jason" w:date="2019-04-02T13:39:00Z">
              <w:r w:rsidRPr="005D76C8">
                <w:rPr>
                  <w:rFonts w:eastAsia="Times New Roman" w:cs="Calibri"/>
                  <w:color w:val="000000"/>
                  <w:sz w:val="16"/>
                  <w:szCs w:val="16"/>
                  <w:lang w:eastAsia="en-AU"/>
                </w:rPr>
                <w:t>CP30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7" w:author="KIM, Jason" w:date="2019-04-02T13:39:00Z"/>
                <w:rFonts w:eastAsia="Times New Roman" w:cs="Calibri"/>
                <w:color w:val="000000"/>
                <w:sz w:val="16"/>
                <w:szCs w:val="16"/>
                <w:lang w:eastAsia="en-AU"/>
              </w:rPr>
            </w:pPr>
            <w:ins w:id="3818" w:author="KIM, Jason" w:date="2019-04-02T13:39:00Z">
              <w:r w:rsidRPr="005D76C8">
                <w:rPr>
                  <w:rFonts w:eastAsia="Times New Roman" w:cs="Calibri"/>
                  <w:color w:val="000000"/>
                  <w:sz w:val="16"/>
                  <w:szCs w:val="16"/>
                  <w:lang w:eastAsia="en-AU"/>
                </w:rPr>
                <w:t>CP31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9" w:author="KIM, Jason" w:date="2019-04-02T13:39:00Z"/>
                <w:rFonts w:eastAsia="Times New Roman" w:cs="Calibri"/>
                <w:color w:val="000000"/>
                <w:sz w:val="16"/>
                <w:szCs w:val="16"/>
                <w:lang w:eastAsia="en-AU"/>
              </w:rPr>
            </w:pPr>
            <w:ins w:id="3820" w:author="KIM, Jason" w:date="2019-04-02T13:39:00Z">
              <w:r w:rsidRPr="005D76C8">
                <w:rPr>
                  <w:rFonts w:eastAsia="Times New Roman" w:cs="Calibri"/>
                  <w:color w:val="000000"/>
                  <w:sz w:val="16"/>
                  <w:szCs w:val="16"/>
                  <w:lang w:eastAsia="en-AU"/>
                </w:rPr>
                <w:t>DLZ1304 to DLZ1312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21" w:author="KIM, Jason" w:date="2019-04-02T13:39:00Z"/>
                <w:rFonts w:eastAsia="Times New Roman" w:cs="Calibri"/>
                <w:color w:val="000000"/>
                <w:sz w:val="16"/>
                <w:szCs w:val="16"/>
                <w:lang w:eastAsia="en-AU"/>
              </w:rPr>
            </w:pPr>
            <w:ins w:id="382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23" w:author="KIM, Jason" w:date="2019-04-02T13:39:00Z"/>
                <w:rFonts w:eastAsia="Times New Roman" w:cs="Calibri"/>
                <w:color w:val="000000"/>
                <w:sz w:val="16"/>
                <w:szCs w:val="16"/>
                <w:lang w:eastAsia="en-AU"/>
              </w:rPr>
            </w:pPr>
            <w:ins w:id="3824" w:author="KIM, Jason" w:date="2019-04-02T13:39:00Z">
              <w:r w:rsidRPr="005D76C8">
                <w:rPr>
                  <w:rFonts w:eastAsia="Times New Roman" w:cs="Calibri"/>
                  <w:color w:val="000000"/>
                  <w:sz w:val="16"/>
                  <w:szCs w:val="16"/>
                  <w:lang w:eastAsia="en-AU"/>
                </w:rPr>
                <w:t>ELZ10320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5" w:author="KIM, Jason" w:date="2019-04-02T13:39:00Z"/>
                <w:rFonts w:eastAsia="Times New Roman" w:cs="Calibri"/>
                <w:color w:val="000000"/>
                <w:sz w:val="16"/>
                <w:szCs w:val="16"/>
                <w:lang w:eastAsia="en-AU"/>
              </w:rPr>
            </w:pPr>
            <w:ins w:id="3826" w:author="KIM, Jason" w:date="2019-04-02T13:39:00Z">
              <w:r w:rsidRPr="005D76C8">
                <w:rPr>
                  <w:rFonts w:eastAsia="Times New Roman" w:cs="Calibri"/>
                  <w:color w:val="000000"/>
                  <w:sz w:val="16"/>
                  <w:szCs w:val="16"/>
                  <w:lang w:eastAsia="en-AU"/>
                </w:rPr>
                <w:t>CP94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7" w:author="KIM, Jason" w:date="2019-04-02T13:39:00Z"/>
                <w:rFonts w:eastAsia="Times New Roman" w:cs="Calibri"/>
                <w:color w:val="000000"/>
                <w:sz w:val="16"/>
                <w:szCs w:val="16"/>
                <w:lang w:eastAsia="en-AU"/>
              </w:rPr>
            </w:pPr>
            <w:ins w:id="3828" w:author="KIM, Jason" w:date="2019-04-02T13:39:00Z">
              <w:r w:rsidRPr="005D76C8">
                <w:rPr>
                  <w:rFonts w:eastAsia="Times New Roman" w:cs="Calibri"/>
                  <w:color w:val="000000"/>
                  <w:sz w:val="16"/>
                  <w:szCs w:val="16"/>
                  <w:lang w:eastAsia="en-AU"/>
                </w:rPr>
                <w:t>CP95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9" w:author="KIM, Jason" w:date="2019-04-02T13:39:00Z"/>
                <w:rFonts w:eastAsia="Times New Roman" w:cs="Calibri"/>
                <w:color w:val="000000"/>
                <w:sz w:val="16"/>
                <w:szCs w:val="16"/>
                <w:lang w:eastAsia="en-AU"/>
              </w:rPr>
            </w:pPr>
            <w:ins w:id="3830" w:author="KIM, Jason" w:date="2019-04-02T13:39:00Z">
              <w:r w:rsidRPr="005D76C8">
                <w:rPr>
                  <w:rFonts w:eastAsia="Times New Roman" w:cs="Calibri"/>
                  <w:color w:val="000000"/>
                  <w:sz w:val="16"/>
                  <w:szCs w:val="16"/>
                  <w:lang w:eastAsia="en-AU"/>
                </w:rPr>
                <w:t>DLZ7944 to DLZ7952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31" w:author="KIM, Jason" w:date="2019-04-02T13:39:00Z"/>
                <w:rFonts w:eastAsia="Times New Roman" w:cs="Calibri"/>
                <w:color w:val="000000"/>
                <w:sz w:val="16"/>
                <w:szCs w:val="16"/>
                <w:lang w:eastAsia="en-AU"/>
              </w:rPr>
            </w:pPr>
            <w:ins w:id="3832"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3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34" w:author="KIM, Jason" w:date="2019-04-02T13:39:00Z"/>
                <w:rFonts w:eastAsia="Times New Roman" w:cs="Calibri"/>
                <w:color w:val="000000"/>
                <w:sz w:val="16"/>
                <w:szCs w:val="16"/>
                <w:lang w:eastAsia="en-AU"/>
              </w:rPr>
            </w:pPr>
            <w:ins w:id="3835" w:author="KIM, Jason" w:date="2019-04-02T13:39:00Z">
              <w:r w:rsidRPr="005D76C8">
                <w:rPr>
                  <w:rFonts w:eastAsia="Times New Roman" w:cs="Calibri"/>
                  <w:color w:val="000000"/>
                  <w:sz w:val="16"/>
                  <w:szCs w:val="16"/>
                  <w:lang w:eastAsia="en-AU"/>
                </w:rPr>
                <w:t>ELZ10028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36" w:author="KIM, Jason" w:date="2019-04-02T13:39:00Z"/>
                <w:rFonts w:eastAsia="Times New Roman" w:cs="Calibri"/>
                <w:color w:val="000000"/>
                <w:sz w:val="16"/>
                <w:szCs w:val="16"/>
                <w:lang w:eastAsia="en-AU"/>
              </w:rPr>
            </w:pPr>
            <w:ins w:id="3837" w:author="KIM, Jason" w:date="2019-04-02T13:39:00Z">
              <w:r w:rsidRPr="005D76C8">
                <w:rPr>
                  <w:rFonts w:eastAsia="Times New Roman" w:cs="Calibri"/>
                  <w:color w:val="000000"/>
                  <w:sz w:val="16"/>
                  <w:szCs w:val="16"/>
                  <w:lang w:eastAsia="en-AU"/>
                </w:rPr>
                <w:t>EP04N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38" w:author="KIM, Jason" w:date="2019-04-02T13:39:00Z"/>
                <w:rFonts w:eastAsia="Times New Roman" w:cs="Calibri"/>
                <w:color w:val="000000"/>
                <w:sz w:val="16"/>
                <w:szCs w:val="16"/>
                <w:lang w:eastAsia="en-AU"/>
              </w:rPr>
            </w:pPr>
            <w:ins w:id="3839" w:author="KIM, Jason" w:date="2019-04-02T13:39:00Z">
              <w:r w:rsidRPr="005D76C8">
                <w:rPr>
                  <w:rFonts w:eastAsia="Times New Roman" w:cs="Calibri"/>
                  <w:color w:val="000000"/>
                  <w:sz w:val="16"/>
                  <w:szCs w:val="16"/>
                  <w:lang w:eastAsia="en-AU"/>
                </w:rPr>
                <w:t>EP05N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0" w:author="KIM, Jason" w:date="2019-04-02T13:39:00Z"/>
                <w:rFonts w:eastAsia="Times New Roman" w:cs="Calibri"/>
                <w:color w:val="000000"/>
                <w:sz w:val="16"/>
                <w:szCs w:val="16"/>
                <w:lang w:eastAsia="en-AU"/>
              </w:rPr>
            </w:pPr>
            <w:ins w:id="3841" w:author="KIM, Jason" w:date="2019-04-02T13:39:00Z">
              <w:r w:rsidRPr="005D76C8">
                <w:rPr>
                  <w:rFonts w:eastAsia="Times New Roman" w:cs="Calibri"/>
                  <w:color w:val="000000"/>
                  <w:sz w:val="16"/>
                  <w:szCs w:val="16"/>
                  <w:lang w:eastAsia="en-AU"/>
                </w:rPr>
                <w:t>DLZ1051 to DLZ1054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42" w:author="KIM, Jason" w:date="2019-04-02T13:39:00Z"/>
                <w:rFonts w:eastAsia="Times New Roman" w:cs="Calibri"/>
                <w:color w:val="000000"/>
                <w:sz w:val="16"/>
                <w:szCs w:val="16"/>
                <w:lang w:eastAsia="en-AU"/>
              </w:rPr>
            </w:pPr>
            <w:ins w:id="384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44" w:author="KIM, Jason" w:date="2019-04-02T13:39:00Z"/>
                <w:rFonts w:eastAsia="Times New Roman" w:cs="Calibri"/>
                <w:color w:val="000000"/>
                <w:sz w:val="16"/>
                <w:szCs w:val="16"/>
                <w:lang w:eastAsia="en-AU"/>
              </w:rPr>
            </w:pPr>
            <w:ins w:id="3845" w:author="KIM, Jason" w:date="2019-04-02T13:39:00Z">
              <w:r w:rsidRPr="005D76C8">
                <w:rPr>
                  <w:rFonts w:eastAsia="Times New Roman" w:cs="Calibri"/>
                  <w:color w:val="000000"/>
                  <w:sz w:val="16"/>
                  <w:szCs w:val="16"/>
                  <w:lang w:eastAsia="en-AU"/>
                </w:rPr>
                <w:t>ELZ10182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6" w:author="KIM, Jason" w:date="2019-04-02T13:39:00Z"/>
                <w:rFonts w:eastAsia="Times New Roman" w:cs="Calibri"/>
                <w:color w:val="000000"/>
                <w:sz w:val="16"/>
                <w:szCs w:val="16"/>
                <w:lang w:eastAsia="en-AU"/>
              </w:rPr>
            </w:pPr>
            <w:ins w:id="3847" w:author="KIM, Jason" w:date="2019-04-02T13:39:00Z">
              <w:r w:rsidRPr="005D76C8">
                <w:rPr>
                  <w:rFonts w:eastAsia="Times New Roman" w:cs="Calibri"/>
                  <w:color w:val="000000"/>
                  <w:sz w:val="16"/>
                  <w:szCs w:val="16"/>
                  <w:lang w:eastAsia="en-AU"/>
                </w:rPr>
                <w:t>CP31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8" w:author="KIM, Jason" w:date="2019-04-02T13:39:00Z"/>
                <w:rFonts w:eastAsia="Times New Roman" w:cs="Calibri"/>
                <w:color w:val="000000"/>
                <w:sz w:val="16"/>
                <w:szCs w:val="16"/>
                <w:lang w:eastAsia="en-AU"/>
              </w:rPr>
            </w:pPr>
            <w:ins w:id="384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0" w:author="KIM, Jason" w:date="2019-04-02T13:39:00Z"/>
                <w:rFonts w:eastAsia="Times New Roman" w:cs="Calibri"/>
                <w:color w:val="000000"/>
                <w:sz w:val="16"/>
                <w:szCs w:val="16"/>
                <w:lang w:eastAsia="en-AU"/>
              </w:rPr>
            </w:pPr>
            <w:ins w:id="3851" w:author="KIM, Jason" w:date="2019-04-02T13:39:00Z">
              <w:r w:rsidRPr="005D76C8">
                <w:rPr>
                  <w:rFonts w:eastAsia="Times New Roman" w:cs="Calibri"/>
                  <w:color w:val="000000"/>
                  <w:sz w:val="16"/>
                  <w:szCs w:val="16"/>
                  <w:lang w:eastAsia="en-AU"/>
                </w:rPr>
                <w:t>DLZ1313 to DLZ1313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52" w:author="KIM, Jason" w:date="2019-04-02T13:39:00Z"/>
                <w:rFonts w:eastAsia="Times New Roman" w:cs="Calibri"/>
                <w:color w:val="000000"/>
                <w:sz w:val="16"/>
                <w:szCs w:val="16"/>
                <w:lang w:eastAsia="en-AU"/>
              </w:rPr>
            </w:pPr>
            <w:ins w:id="385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54" w:author="KIM, Jason" w:date="2019-04-02T13:39:00Z"/>
                <w:rFonts w:eastAsia="Times New Roman" w:cs="Calibri"/>
                <w:color w:val="000000"/>
                <w:sz w:val="16"/>
                <w:szCs w:val="16"/>
                <w:lang w:eastAsia="en-AU"/>
              </w:rPr>
            </w:pPr>
            <w:ins w:id="3855" w:author="KIM, Jason" w:date="2019-04-02T13:39:00Z">
              <w:r w:rsidRPr="005D76C8">
                <w:rPr>
                  <w:rFonts w:eastAsia="Times New Roman" w:cs="Calibri"/>
                  <w:color w:val="000000"/>
                  <w:sz w:val="16"/>
                  <w:szCs w:val="16"/>
                  <w:lang w:eastAsia="en-AU"/>
                </w:rPr>
                <w:t>ELZ10322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6" w:author="KIM, Jason" w:date="2019-04-02T13:39:00Z"/>
                <w:rFonts w:eastAsia="Times New Roman" w:cs="Calibri"/>
                <w:color w:val="000000"/>
                <w:sz w:val="16"/>
                <w:szCs w:val="16"/>
                <w:lang w:eastAsia="en-AU"/>
              </w:rPr>
            </w:pPr>
            <w:ins w:id="3857" w:author="KIM, Jason" w:date="2019-04-02T13:39:00Z">
              <w:r w:rsidRPr="005D76C8">
                <w:rPr>
                  <w:rFonts w:eastAsia="Times New Roman" w:cs="Calibri"/>
                  <w:color w:val="000000"/>
                  <w:sz w:val="16"/>
                  <w:szCs w:val="16"/>
                  <w:lang w:eastAsia="en-AU"/>
                </w:rPr>
                <w:t>CP95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8" w:author="KIM, Jason" w:date="2019-04-02T13:39:00Z"/>
                <w:rFonts w:eastAsia="Times New Roman" w:cs="Calibri"/>
                <w:color w:val="000000"/>
                <w:sz w:val="16"/>
                <w:szCs w:val="16"/>
                <w:lang w:eastAsia="en-AU"/>
              </w:rPr>
            </w:pPr>
            <w:ins w:id="385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0" w:author="KIM, Jason" w:date="2019-04-02T13:39:00Z"/>
                <w:rFonts w:eastAsia="Times New Roman" w:cs="Calibri"/>
                <w:color w:val="000000"/>
                <w:sz w:val="16"/>
                <w:szCs w:val="16"/>
                <w:lang w:eastAsia="en-AU"/>
              </w:rPr>
            </w:pPr>
            <w:ins w:id="3861" w:author="KIM, Jason" w:date="2019-04-02T13:39:00Z">
              <w:r w:rsidRPr="005D76C8">
                <w:rPr>
                  <w:rFonts w:eastAsia="Times New Roman" w:cs="Calibri"/>
                  <w:color w:val="000000"/>
                  <w:sz w:val="16"/>
                  <w:szCs w:val="16"/>
                  <w:lang w:eastAsia="en-AU"/>
                </w:rPr>
                <w:t>DLZ7953 to DLZ7953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62" w:author="KIM, Jason" w:date="2019-04-02T13:39:00Z"/>
                <w:rFonts w:eastAsia="Times New Roman" w:cs="Calibri"/>
                <w:color w:val="000000"/>
                <w:sz w:val="16"/>
                <w:szCs w:val="16"/>
                <w:lang w:eastAsia="en-AU"/>
              </w:rPr>
            </w:pPr>
            <w:ins w:id="3863"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6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65" w:author="KIM, Jason" w:date="2019-04-02T13:39:00Z"/>
                <w:rFonts w:eastAsia="Times New Roman" w:cs="Calibri"/>
                <w:color w:val="000000"/>
                <w:sz w:val="16"/>
                <w:szCs w:val="16"/>
                <w:lang w:eastAsia="en-AU"/>
              </w:rPr>
            </w:pPr>
            <w:ins w:id="3866" w:author="KIM, Jason" w:date="2019-04-02T13:39:00Z">
              <w:r w:rsidRPr="005D76C8">
                <w:rPr>
                  <w:rFonts w:eastAsia="Times New Roman" w:cs="Calibri"/>
                  <w:color w:val="000000"/>
                  <w:sz w:val="16"/>
                  <w:szCs w:val="16"/>
                  <w:lang w:eastAsia="en-AU"/>
                </w:rPr>
                <w:t>ELZ10030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7" w:author="KIM, Jason" w:date="2019-04-02T13:39:00Z"/>
                <w:rFonts w:eastAsia="Times New Roman" w:cs="Calibri"/>
                <w:color w:val="000000"/>
                <w:sz w:val="16"/>
                <w:szCs w:val="16"/>
                <w:lang w:eastAsia="en-AU"/>
              </w:rPr>
            </w:pPr>
            <w:ins w:id="3868" w:author="KIM, Jason" w:date="2019-04-02T13:39:00Z">
              <w:r w:rsidRPr="005D76C8">
                <w:rPr>
                  <w:rFonts w:eastAsia="Times New Roman" w:cs="Calibri"/>
                  <w:color w:val="000000"/>
                  <w:sz w:val="16"/>
                  <w:szCs w:val="16"/>
                  <w:lang w:eastAsia="en-AU"/>
                </w:rPr>
                <w:t>EP05N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9" w:author="KIM, Jason" w:date="2019-04-02T13:39:00Z"/>
                <w:rFonts w:eastAsia="Times New Roman" w:cs="Calibri"/>
                <w:color w:val="000000"/>
                <w:sz w:val="16"/>
                <w:szCs w:val="16"/>
                <w:lang w:eastAsia="en-AU"/>
              </w:rPr>
            </w:pPr>
            <w:ins w:id="387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1" w:author="KIM, Jason" w:date="2019-04-02T13:39:00Z"/>
                <w:rFonts w:eastAsia="Times New Roman" w:cs="Calibri"/>
                <w:color w:val="000000"/>
                <w:sz w:val="16"/>
                <w:szCs w:val="16"/>
                <w:lang w:eastAsia="en-AU"/>
              </w:rPr>
            </w:pPr>
            <w:ins w:id="3872" w:author="KIM, Jason" w:date="2019-04-02T13:39:00Z">
              <w:r w:rsidRPr="005D76C8">
                <w:rPr>
                  <w:rFonts w:eastAsia="Times New Roman" w:cs="Calibri"/>
                  <w:color w:val="000000"/>
                  <w:sz w:val="16"/>
                  <w:szCs w:val="16"/>
                  <w:lang w:eastAsia="en-AU"/>
                </w:rPr>
                <w:t>DLZ1055 to DLZ1055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73" w:author="KIM, Jason" w:date="2019-04-02T13:39:00Z"/>
                <w:rFonts w:eastAsia="Times New Roman" w:cs="Calibri"/>
                <w:color w:val="000000"/>
                <w:sz w:val="16"/>
                <w:szCs w:val="16"/>
                <w:lang w:eastAsia="en-AU"/>
              </w:rPr>
            </w:pPr>
            <w:ins w:id="387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75" w:author="KIM, Jason" w:date="2019-04-02T13:39:00Z"/>
                <w:rFonts w:eastAsia="Times New Roman" w:cs="Calibri"/>
                <w:color w:val="000000"/>
                <w:sz w:val="16"/>
                <w:szCs w:val="16"/>
                <w:lang w:eastAsia="en-AU"/>
              </w:rPr>
            </w:pPr>
            <w:ins w:id="3876" w:author="KIM, Jason" w:date="2019-04-02T13:39:00Z">
              <w:r w:rsidRPr="005D76C8">
                <w:rPr>
                  <w:rFonts w:eastAsia="Times New Roman" w:cs="Calibri"/>
                  <w:color w:val="000000"/>
                  <w:sz w:val="16"/>
                  <w:szCs w:val="16"/>
                  <w:lang w:eastAsia="en-AU"/>
                </w:rPr>
                <w:t>ELZ10184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7" w:author="KIM, Jason" w:date="2019-04-02T13:39:00Z"/>
                <w:rFonts w:eastAsia="Times New Roman" w:cs="Calibri"/>
                <w:color w:val="000000"/>
                <w:sz w:val="16"/>
                <w:szCs w:val="16"/>
                <w:lang w:eastAsia="en-AU"/>
              </w:rPr>
            </w:pPr>
            <w:ins w:id="3878" w:author="KIM, Jason" w:date="2019-04-02T13:39:00Z">
              <w:r w:rsidRPr="005D76C8">
                <w:rPr>
                  <w:rFonts w:eastAsia="Times New Roman" w:cs="Calibri"/>
                  <w:color w:val="000000"/>
                  <w:sz w:val="16"/>
                  <w:szCs w:val="16"/>
                  <w:lang w:eastAsia="en-AU"/>
                </w:rPr>
                <w:t>CP31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9" w:author="KIM, Jason" w:date="2019-04-02T13:39:00Z"/>
                <w:rFonts w:eastAsia="Times New Roman" w:cs="Calibri"/>
                <w:color w:val="000000"/>
                <w:sz w:val="16"/>
                <w:szCs w:val="16"/>
                <w:lang w:eastAsia="en-AU"/>
              </w:rPr>
            </w:pPr>
            <w:ins w:id="3880" w:author="KIM, Jason" w:date="2019-04-02T13:39:00Z">
              <w:r w:rsidRPr="005D76C8">
                <w:rPr>
                  <w:rFonts w:eastAsia="Times New Roman" w:cs="Calibri"/>
                  <w:color w:val="000000"/>
                  <w:sz w:val="16"/>
                  <w:szCs w:val="16"/>
                  <w:lang w:eastAsia="en-AU"/>
                </w:rPr>
                <w:t>CP32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1" w:author="KIM, Jason" w:date="2019-04-02T13:39:00Z"/>
                <w:rFonts w:eastAsia="Times New Roman" w:cs="Calibri"/>
                <w:color w:val="000000"/>
                <w:sz w:val="16"/>
                <w:szCs w:val="16"/>
                <w:lang w:eastAsia="en-AU"/>
              </w:rPr>
            </w:pPr>
            <w:ins w:id="3882" w:author="KIM, Jason" w:date="2019-04-02T13:39:00Z">
              <w:r w:rsidRPr="005D76C8">
                <w:rPr>
                  <w:rFonts w:eastAsia="Times New Roman" w:cs="Calibri"/>
                  <w:color w:val="000000"/>
                  <w:sz w:val="16"/>
                  <w:szCs w:val="16"/>
                  <w:lang w:eastAsia="en-AU"/>
                </w:rPr>
                <w:t>DLZ1314 to DLZ1322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83" w:author="KIM, Jason" w:date="2019-04-02T13:39:00Z"/>
                <w:rFonts w:eastAsia="Times New Roman" w:cs="Calibri"/>
                <w:color w:val="000000"/>
                <w:sz w:val="16"/>
                <w:szCs w:val="16"/>
                <w:lang w:eastAsia="en-AU"/>
              </w:rPr>
            </w:pPr>
            <w:ins w:id="388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85" w:author="KIM, Jason" w:date="2019-04-02T13:39:00Z"/>
                <w:rFonts w:eastAsia="Times New Roman" w:cs="Calibri"/>
                <w:color w:val="000000"/>
                <w:sz w:val="16"/>
                <w:szCs w:val="16"/>
                <w:lang w:eastAsia="en-AU"/>
              </w:rPr>
            </w:pPr>
            <w:ins w:id="3886" w:author="KIM, Jason" w:date="2019-04-02T13:39:00Z">
              <w:r w:rsidRPr="005D76C8">
                <w:rPr>
                  <w:rFonts w:eastAsia="Times New Roman" w:cs="Calibri"/>
                  <w:color w:val="000000"/>
                  <w:sz w:val="16"/>
                  <w:szCs w:val="16"/>
                  <w:lang w:eastAsia="en-AU"/>
                </w:rPr>
                <w:t>ELZ10324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7" w:author="KIM, Jason" w:date="2019-04-02T13:39:00Z"/>
                <w:rFonts w:eastAsia="Times New Roman" w:cs="Calibri"/>
                <w:color w:val="000000"/>
                <w:sz w:val="16"/>
                <w:szCs w:val="16"/>
                <w:lang w:eastAsia="en-AU"/>
              </w:rPr>
            </w:pPr>
            <w:ins w:id="3888" w:author="KIM, Jason" w:date="2019-04-02T13:39:00Z">
              <w:r w:rsidRPr="005D76C8">
                <w:rPr>
                  <w:rFonts w:eastAsia="Times New Roman" w:cs="Calibri"/>
                  <w:color w:val="000000"/>
                  <w:sz w:val="16"/>
                  <w:szCs w:val="16"/>
                  <w:lang w:eastAsia="en-AU"/>
                </w:rPr>
                <w:t>CP95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9" w:author="KIM, Jason" w:date="2019-04-02T13:39:00Z"/>
                <w:rFonts w:eastAsia="Times New Roman" w:cs="Calibri"/>
                <w:color w:val="000000"/>
                <w:sz w:val="16"/>
                <w:szCs w:val="16"/>
                <w:lang w:eastAsia="en-AU"/>
              </w:rPr>
            </w:pPr>
            <w:ins w:id="3890" w:author="KIM, Jason" w:date="2019-04-02T13:39:00Z">
              <w:r w:rsidRPr="005D76C8">
                <w:rPr>
                  <w:rFonts w:eastAsia="Times New Roman" w:cs="Calibri"/>
                  <w:color w:val="000000"/>
                  <w:sz w:val="16"/>
                  <w:szCs w:val="16"/>
                  <w:lang w:eastAsia="en-AU"/>
                </w:rPr>
                <w:t>CP96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91" w:author="KIM, Jason" w:date="2019-04-02T13:39:00Z"/>
                <w:rFonts w:eastAsia="Times New Roman" w:cs="Calibri"/>
                <w:color w:val="000000"/>
                <w:sz w:val="16"/>
                <w:szCs w:val="16"/>
                <w:lang w:eastAsia="en-AU"/>
              </w:rPr>
            </w:pPr>
            <w:ins w:id="3892" w:author="KIM, Jason" w:date="2019-04-02T13:39:00Z">
              <w:r w:rsidRPr="005D76C8">
                <w:rPr>
                  <w:rFonts w:eastAsia="Times New Roman" w:cs="Calibri"/>
                  <w:color w:val="000000"/>
                  <w:sz w:val="16"/>
                  <w:szCs w:val="16"/>
                  <w:lang w:eastAsia="en-AU"/>
                </w:rPr>
                <w:t>DLZ7954 to DLZ7961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93" w:author="KIM, Jason" w:date="2019-04-02T13:39:00Z"/>
                <w:rFonts w:eastAsia="Times New Roman" w:cs="Calibri"/>
                <w:color w:val="000000"/>
                <w:sz w:val="16"/>
                <w:szCs w:val="16"/>
                <w:lang w:eastAsia="en-AU"/>
              </w:rPr>
            </w:pPr>
            <w:ins w:id="3894"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9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96" w:author="KIM, Jason" w:date="2019-04-02T13:39:00Z"/>
                <w:rFonts w:eastAsia="Times New Roman" w:cs="Calibri"/>
                <w:color w:val="000000"/>
                <w:sz w:val="16"/>
                <w:szCs w:val="16"/>
                <w:lang w:eastAsia="en-AU"/>
              </w:rPr>
            </w:pPr>
            <w:ins w:id="3897" w:author="KIM, Jason" w:date="2019-04-02T13:39:00Z">
              <w:r w:rsidRPr="005D76C8">
                <w:rPr>
                  <w:rFonts w:eastAsia="Times New Roman" w:cs="Calibri"/>
                  <w:color w:val="000000"/>
                  <w:sz w:val="16"/>
                  <w:szCs w:val="16"/>
                  <w:lang w:eastAsia="en-AU"/>
                </w:rPr>
                <w:t>ELZ10032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98" w:author="KIM, Jason" w:date="2019-04-02T13:39:00Z"/>
                <w:rFonts w:eastAsia="Times New Roman" w:cs="Calibri"/>
                <w:color w:val="000000"/>
                <w:sz w:val="16"/>
                <w:szCs w:val="16"/>
                <w:lang w:eastAsia="en-AU"/>
              </w:rPr>
            </w:pPr>
            <w:ins w:id="3899" w:author="KIM, Jason" w:date="2019-04-02T13:39:00Z">
              <w:r w:rsidRPr="005D76C8">
                <w:rPr>
                  <w:rFonts w:eastAsia="Times New Roman" w:cs="Calibri"/>
                  <w:color w:val="000000"/>
                  <w:sz w:val="16"/>
                  <w:szCs w:val="16"/>
                  <w:lang w:eastAsia="en-AU"/>
                </w:rPr>
                <w:t>EP05N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0" w:author="KIM, Jason" w:date="2019-04-02T13:39:00Z"/>
                <w:rFonts w:eastAsia="Times New Roman" w:cs="Calibri"/>
                <w:color w:val="000000"/>
                <w:sz w:val="16"/>
                <w:szCs w:val="16"/>
                <w:lang w:eastAsia="en-AU"/>
              </w:rPr>
            </w:pPr>
            <w:ins w:id="3901" w:author="KIM, Jason" w:date="2019-04-02T13:39:00Z">
              <w:r w:rsidRPr="005D76C8">
                <w:rPr>
                  <w:rFonts w:eastAsia="Times New Roman" w:cs="Calibri"/>
                  <w:color w:val="000000"/>
                  <w:sz w:val="16"/>
                  <w:szCs w:val="16"/>
                  <w:lang w:eastAsia="en-AU"/>
                </w:rPr>
                <w:t>CP06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2" w:author="KIM, Jason" w:date="2019-04-02T13:39:00Z"/>
                <w:rFonts w:eastAsia="Times New Roman" w:cs="Calibri"/>
                <w:color w:val="000000"/>
                <w:sz w:val="16"/>
                <w:szCs w:val="16"/>
                <w:lang w:eastAsia="en-AU"/>
              </w:rPr>
            </w:pPr>
            <w:ins w:id="3903" w:author="KIM, Jason" w:date="2019-04-02T13:39:00Z">
              <w:r w:rsidRPr="005D76C8">
                <w:rPr>
                  <w:rFonts w:eastAsia="Times New Roman" w:cs="Calibri"/>
                  <w:color w:val="000000"/>
                  <w:sz w:val="16"/>
                  <w:szCs w:val="16"/>
                  <w:lang w:eastAsia="en-AU"/>
                </w:rPr>
                <w:t>DLZ1056 to DLZ1063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04" w:author="KIM, Jason" w:date="2019-04-02T13:39:00Z"/>
                <w:rFonts w:eastAsia="Times New Roman" w:cs="Calibri"/>
                <w:color w:val="000000"/>
                <w:sz w:val="16"/>
                <w:szCs w:val="16"/>
                <w:lang w:eastAsia="en-AU"/>
              </w:rPr>
            </w:pPr>
            <w:ins w:id="390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06" w:author="KIM, Jason" w:date="2019-04-02T13:39:00Z"/>
                <w:rFonts w:eastAsia="Times New Roman" w:cs="Calibri"/>
                <w:color w:val="000000"/>
                <w:sz w:val="16"/>
                <w:szCs w:val="16"/>
                <w:lang w:eastAsia="en-AU"/>
              </w:rPr>
            </w:pPr>
            <w:ins w:id="3907" w:author="KIM, Jason" w:date="2019-04-02T13:39:00Z">
              <w:r w:rsidRPr="005D76C8">
                <w:rPr>
                  <w:rFonts w:eastAsia="Times New Roman" w:cs="Calibri"/>
                  <w:color w:val="000000"/>
                  <w:sz w:val="16"/>
                  <w:szCs w:val="16"/>
                  <w:lang w:eastAsia="en-AU"/>
                </w:rPr>
                <w:t>ELZ10186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8" w:author="KIM, Jason" w:date="2019-04-02T13:39:00Z"/>
                <w:rFonts w:eastAsia="Times New Roman" w:cs="Calibri"/>
                <w:color w:val="000000"/>
                <w:sz w:val="16"/>
                <w:szCs w:val="16"/>
                <w:lang w:eastAsia="en-AU"/>
              </w:rPr>
            </w:pPr>
            <w:ins w:id="3909" w:author="KIM, Jason" w:date="2019-04-02T13:39:00Z">
              <w:r w:rsidRPr="005D76C8">
                <w:rPr>
                  <w:rFonts w:eastAsia="Times New Roman" w:cs="Calibri"/>
                  <w:color w:val="000000"/>
                  <w:sz w:val="16"/>
                  <w:szCs w:val="16"/>
                  <w:lang w:eastAsia="en-AU"/>
                </w:rPr>
                <w:t>CP32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0" w:author="KIM, Jason" w:date="2019-04-02T13:39:00Z"/>
                <w:rFonts w:eastAsia="Times New Roman" w:cs="Calibri"/>
                <w:color w:val="000000"/>
                <w:sz w:val="16"/>
                <w:szCs w:val="16"/>
                <w:lang w:eastAsia="en-AU"/>
              </w:rPr>
            </w:pPr>
            <w:ins w:id="391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2" w:author="KIM, Jason" w:date="2019-04-02T13:39:00Z"/>
                <w:rFonts w:eastAsia="Times New Roman" w:cs="Calibri"/>
                <w:color w:val="000000"/>
                <w:sz w:val="16"/>
                <w:szCs w:val="16"/>
                <w:lang w:eastAsia="en-AU"/>
              </w:rPr>
            </w:pPr>
            <w:ins w:id="3913" w:author="KIM, Jason" w:date="2019-04-02T13:39:00Z">
              <w:r w:rsidRPr="005D76C8">
                <w:rPr>
                  <w:rFonts w:eastAsia="Times New Roman" w:cs="Calibri"/>
                  <w:color w:val="000000"/>
                  <w:sz w:val="16"/>
                  <w:szCs w:val="16"/>
                  <w:lang w:eastAsia="en-AU"/>
                </w:rPr>
                <w:t>DLZ1323 to DLZ1323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14" w:author="KIM, Jason" w:date="2019-04-02T13:39:00Z"/>
                <w:rFonts w:eastAsia="Times New Roman" w:cs="Calibri"/>
                <w:color w:val="000000"/>
                <w:sz w:val="16"/>
                <w:szCs w:val="16"/>
                <w:lang w:eastAsia="en-AU"/>
              </w:rPr>
            </w:pPr>
            <w:ins w:id="391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16" w:author="KIM, Jason" w:date="2019-04-02T13:39:00Z"/>
                <w:rFonts w:eastAsia="Times New Roman" w:cs="Calibri"/>
                <w:color w:val="000000"/>
                <w:sz w:val="16"/>
                <w:szCs w:val="16"/>
                <w:lang w:eastAsia="en-AU"/>
              </w:rPr>
            </w:pPr>
            <w:ins w:id="3917" w:author="KIM, Jason" w:date="2019-04-02T13:39:00Z">
              <w:r w:rsidRPr="005D76C8">
                <w:rPr>
                  <w:rFonts w:eastAsia="Times New Roman" w:cs="Calibri"/>
                  <w:color w:val="000000"/>
                  <w:sz w:val="16"/>
                  <w:szCs w:val="16"/>
                  <w:lang w:eastAsia="en-AU"/>
                </w:rPr>
                <w:t>ELZ10326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8" w:author="KIM, Jason" w:date="2019-04-02T13:39:00Z"/>
                <w:rFonts w:eastAsia="Times New Roman" w:cs="Calibri"/>
                <w:color w:val="000000"/>
                <w:sz w:val="16"/>
                <w:szCs w:val="16"/>
                <w:lang w:eastAsia="en-AU"/>
              </w:rPr>
            </w:pPr>
            <w:ins w:id="3919" w:author="KIM, Jason" w:date="2019-04-02T13:39:00Z">
              <w:r w:rsidRPr="005D76C8">
                <w:rPr>
                  <w:rFonts w:eastAsia="Times New Roman" w:cs="Calibri"/>
                  <w:color w:val="000000"/>
                  <w:sz w:val="16"/>
                  <w:szCs w:val="16"/>
                  <w:lang w:eastAsia="en-AU"/>
                </w:rPr>
                <w:t>CP96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20" w:author="KIM, Jason" w:date="2019-04-02T13:39:00Z"/>
                <w:rFonts w:eastAsia="Times New Roman" w:cs="Calibri"/>
                <w:color w:val="000000"/>
                <w:sz w:val="16"/>
                <w:szCs w:val="16"/>
                <w:lang w:eastAsia="en-AU"/>
              </w:rPr>
            </w:pPr>
            <w:ins w:id="392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22" w:author="KIM, Jason" w:date="2019-04-02T13:39:00Z"/>
                <w:rFonts w:eastAsia="Times New Roman" w:cs="Calibri"/>
                <w:color w:val="000000"/>
                <w:sz w:val="16"/>
                <w:szCs w:val="16"/>
                <w:lang w:eastAsia="en-AU"/>
              </w:rPr>
            </w:pPr>
            <w:ins w:id="3923" w:author="KIM, Jason" w:date="2019-04-02T13:39:00Z">
              <w:r w:rsidRPr="005D76C8">
                <w:rPr>
                  <w:rFonts w:eastAsia="Times New Roman" w:cs="Calibri"/>
                  <w:color w:val="000000"/>
                  <w:sz w:val="16"/>
                  <w:szCs w:val="16"/>
                  <w:lang w:eastAsia="en-AU"/>
                </w:rPr>
                <w:t>DLZ7962 to DLZ7962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24" w:author="KIM, Jason" w:date="2019-04-02T13:39:00Z"/>
                <w:rFonts w:eastAsia="Times New Roman" w:cs="Calibri"/>
                <w:color w:val="000000"/>
                <w:sz w:val="16"/>
                <w:szCs w:val="16"/>
                <w:lang w:eastAsia="en-AU"/>
              </w:rPr>
            </w:pPr>
            <w:ins w:id="3925"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2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27" w:author="KIM, Jason" w:date="2019-04-02T13:39:00Z"/>
                <w:rFonts w:eastAsia="Times New Roman" w:cs="Calibri"/>
                <w:color w:val="000000"/>
                <w:sz w:val="16"/>
                <w:szCs w:val="16"/>
                <w:lang w:eastAsia="en-AU"/>
              </w:rPr>
            </w:pPr>
            <w:ins w:id="3928" w:author="KIM, Jason" w:date="2019-04-02T13:39:00Z">
              <w:r w:rsidRPr="005D76C8">
                <w:rPr>
                  <w:rFonts w:eastAsia="Times New Roman" w:cs="Calibri"/>
                  <w:color w:val="000000"/>
                  <w:sz w:val="16"/>
                  <w:szCs w:val="16"/>
                  <w:lang w:eastAsia="en-AU"/>
                </w:rPr>
                <w:t>ELZ10034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29" w:author="KIM, Jason" w:date="2019-04-02T13:39:00Z"/>
                <w:rFonts w:eastAsia="Times New Roman" w:cs="Calibri"/>
                <w:color w:val="000000"/>
                <w:sz w:val="16"/>
                <w:szCs w:val="16"/>
                <w:lang w:eastAsia="en-AU"/>
              </w:rPr>
            </w:pPr>
            <w:ins w:id="3930" w:author="KIM, Jason" w:date="2019-04-02T13:39:00Z">
              <w:r w:rsidRPr="005D76C8">
                <w:rPr>
                  <w:rFonts w:eastAsia="Times New Roman" w:cs="Calibri"/>
                  <w:color w:val="000000"/>
                  <w:sz w:val="16"/>
                  <w:szCs w:val="16"/>
                  <w:lang w:eastAsia="en-AU"/>
                </w:rPr>
                <w:t>CP06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1" w:author="KIM, Jason" w:date="2019-04-02T13:39:00Z"/>
                <w:rFonts w:eastAsia="Times New Roman" w:cs="Calibri"/>
                <w:color w:val="000000"/>
                <w:sz w:val="16"/>
                <w:szCs w:val="16"/>
                <w:lang w:eastAsia="en-AU"/>
              </w:rPr>
            </w:pPr>
            <w:ins w:id="393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3" w:author="KIM, Jason" w:date="2019-04-02T13:39:00Z"/>
                <w:rFonts w:eastAsia="Times New Roman" w:cs="Calibri"/>
                <w:color w:val="000000"/>
                <w:sz w:val="16"/>
                <w:szCs w:val="16"/>
                <w:lang w:eastAsia="en-AU"/>
              </w:rPr>
            </w:pPr>
            <w:ins w:id="3934" w:author="KIM, Jason" w:date="2019-04-02T13:39:00Z">
              <w:r w:rsidRPr="005D76C8">
                <w:rPr>
                  <w:rFonts w:eastAsia="Times New Roman" w:cs="Calibri"/>
                  <w:color w:val="000000"/>
                  <w:sz w:val="16"/>
                  <w:szCs w:val="16"/>
                  <w:lang w:eastAsia="en-AU"/>
                </w:rPr>
                <w:t>DLZ1064 to DLZ1064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35" w:author="KIM, Jason" w:date="2019-04-02T13:39:00Z"/>
                <w:rFonts w:eastAsia="Times New Roman" w:cs="Calibri"/>
                <w:color w:val="000000"/>
                <w:sz w:val="16"/>
                <w:szCs w:val="16"/>
                <w:lang w:eastAsia="en-AU"/>
              </w:rPr>
            </w:pPr>
            <w:ins w:id="393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37" w:author="KIM, Jason" w:date="2019-04-02T13:39:00Z"/>
                <w:rFonts w:eastAsia="Times New Roman" w:cs="Calibri"/>
                <w:color w:val="000000"/>
                <w:sz w:val="16"/>
                <w:szCs w:val="16"/>
                <w:lang w:eastAsia="en-AU"/>
              </w:rPr>
            </w:pPr>
            <w:ins w:id="3938" w:author="KIM, Jason" w:date="2019-04-02T13:39:00Z">
              <w:r w:rsidRPr="005D76C8">
                <w:rPr>
                  <w:rFonts w:eastAsia="Times New Roman" w:cs="Calibri"/>
                  <w:color w:val="000000"/>
                  <w:sz w:val="16"/>
                  <w:szCs w:val="16"/>
                  <w:lang w:eastAsia="en-AU"/>
                </w:rPr>
                <w:t>ELZ10188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9" w:author="KIM, Jason" w:date="2019-04-02T13:39:00Z"/>
                <w:rFonts w:eastAsia="Times New Roman" w:cs="Calibri"/>
                <w:color w:val="000000"/>
                <w:sz w:val="16"/>
                <w:szCs w:val="16"/>
                <w:lang w:eastAsia="en-AU"/>
              </w:rPr>
            </w:pPr>
            <w:ins w:id="3940" w:author="KIM, Jason" w:date="2019-04-02T13:39:00Z">
              <w:r w:rsidRPr="005D76C8">
                <w:rPr>
                  <w:rFonts w:eastAsia="Times New Roman" w:cs="Calibri"/>
                  <w:color w:val="000000"/>
                  <w:sz w:val="16"/>
                  <w:szCs w:val="16"/>
                  <w:lang w:eastAsia="en-AU"/>
                </w:rPr>
                <w:t>CP32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1" w:author="KIM, Jason" w:date="2019-04-02T13:39:00Z"/>
                <w:rFonts w:eastAsia="Times New Roman" w:cs="Calibri"/>
                <w:color w:val="000000"/>
                <w:sz w:val="16"/>
                <w:szCs w:val="16"/>
                <w:lang w:eastAsia="en-AU"/>
              </w:rPr>
            </w:pPr>
            <w:ins w:id="3942" w:author="KIM, Jason" w:date="2019-04-02T13:39:00Z">
              <w:r w:rsidRPr="005D76C8">
                <w:rPr>
                  <w:rFonts w:eastAsia="Times New Roman" w:cs="Calibri"/>
                  <w:color w:val="000000"/>
                  <w:sz w:val="16"/>
                  <w:szCs w:val="16"/>
                  <w:lang w:eastAsia="en-AU"/>
                </w:rPr>
                <w:t>CP33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3" w:author="KIM, Jason" w:date="2019-04-02T13:39:00Z"/>
                <w:rFonts w:eastAsia="Times New Roman" w:cs="Calibri"/>
                <w:color w:val="000000"/>
                <w:sz w:val="16"/>
                <w:szCs w:val="16"/>
                <w:lang w:eastAsia="en-AU"/>
              </w:rPr>
            </w:pPr>
            <w:ins w:id="3944" w:author="KIM, Jason" w:date="2019-04-02T13:39:00Z">
              <w:r w:rsidRPr="005D76C8">
                <w:rPr>
                  <w:rFonts w:eastAsia="Times New Roman" w:cs="Calibri"/>
                  <w:color w:val="000000"/>
                  <w:sz w:val="16"/>
                  <w:szCs w:val="16"/>
                  <w:lang w:eastAsia="en-AU"/>
                </w:rPr>
                <w:t>DLZ1324 to DLZ1332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45" w:author="KIM, Jason" w:date="2019-04-02T13:39:00Z"/>
                <w:rFonts w:eastAsia="Times New Roman" w:cs="Calibri"/>
                <w:color w:val="000000"/>
                <w:sz w:val="16"/>
                <w:szCs w:val="16"/>
                <w:lang w:eastAsia="en-AU"/>
              </w:rPr>
            </w:pPr>
            <w:ins w:id="394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47" w:author="KIM, Jason" w:date="2019-04-02T13:39:00Z"/>
                <w:rFonts w:eastAsia="Times New Roman" w:cs="Calibri"/>
                <w:color w:val="000000"/>
                <w:sz w:val="16"/>
                <w:szCs w:val="16"/>
                <w:lang w:eastAsia="en-AU"/>
              </w:rPr>
            </w:pPr>
            <w:ins w:id="3948" w:author="KIM, Jason" w:date="2019-04-02T13:39:00Z">
              <w:r w:rsidRPr="005D76C8">
                <w:rPr>
                  <w:rFonts w:eastAsia="Times New Roman" w:cs="Calibri"/>
                  <w:color w:val="000000"/>
                  <w:sz w:val="16"/>
                  <w:szCs w:val="16"/>
                  <w:lang w:eastAsia="en-AU"/>
                </w:rPr>
                <w:t>ELZ10328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9" w:author="KIM, Jason" w:date="2019-04-02T13:39:00Z"/>
                <w:rFonts w:eastAsia="Times New Roman" w:cs="Calibri"/>
                <w:color w:val="000000"/>
                <w:sz w:val="16"/>
                <w:szCs w:val="16"/>
                <w:lang w:eastAsia="en-AU"/>
              </w:rPr>
            </w:pPr>
            <w:ins w:id="3950" w:author="KIM, Jason" w:date="2019-04-02T13:39:00Z">
              <w:r w:rsidRPr="005D76C8">
                <w:rPr>
                  <w:rFonts w:eastAsia="Times New Roman" w:cs="Calibri"/>
                  <w:color w:val="000000"/>
                  <w:sz w:val="16"/>
                  <w:szCs w:val="16"/>
                  <w:lang w:eastAsia="en-AU"/>
                </w:rPr>
                <w:t>CP96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51" w:author="KIM, Jason" w:date="2019-04-02T13:39:00Z"/>
                <w:rFonts w:eastAsia="Times New Roman" w:cs="Calibri"/>
                <w:color w:val="000000"/>
                <w:sz w:val="16"/>
                <w:szCs w:val="16"/>
                <w:lang w:eastAsia="en-AU"/>
              </w:rPr>
            </w:pPr>
            <w:ins w:id="3952" w:author="KIM, Jason" w:date="2019-04-02T13:39:00Z">
              <w:r w:rsidRPr="005D76C8">
                <w:rPr>
                  <w:rFonts w:eastAsia="Times New Roman" w:cs="Calibri"/>
                  <w:color w:val="000000"/>
                  <w:sz w:val="16"/>
                  <w:szCs w:val="16"/>
                  <w:lang w:eastAsia="en-AU"/>
                </w:rPr>
                <w:t>CP97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53" w:author="KIM, Jason" w:date="2019-04-02T13:39:00Z"/>
                <w:rFonts w:eastAsia="Times New Roman" w:cs="Calibri"/>
                <w:color w:val="000000"/>
                <w:sz w:val="16"/>
                <w:szCs w:val="16"/>
                <w:lang w:eastAsia="en-AU"/>
              </w:rPr>
            </w:pPr>
            <w:ins w:id="3954" w:author="KIM, Jason" w:date="2019-04-02T13:39:00Z">
              <w:r w:rsidRPr="005D76C8">
                <w:rPr>
                  <w:rFonts w:eastAsia="Times New Roman" w:cs="Calibri"/>
                  <w:color w:val="000000"/>
                  <w:sz w:val="16"/>
                  <w:szCs w:val="16"/>
                  <w:lang w:eastAsia="en-AU"/>
                </w:rPr>
                <w:t>DLZ7963 to DLZ7971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55" w:author="KIM, Jason" w:date="2019-04-02T13:39:00Z"/>
                <w:rFonts w:eastAsia="Times New Roman" w:cs="Calibri"/>
                <w:color w:val="000000"/>
                <w:sz w:val="16"/>
                <w:szCs w:val="16"/>
                <w:lang w:eastAsia="en-AU"/>
              </w:rPr>
            </w:pPr>
            <w:ins w:id="3956"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5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58" w:author="KIM, Jason" w:date="2019-04-02T13:39:00Z"/>
                <w:rFonts w:eastAsia="Times New Roman" w:cs="Calibri"/>
                <w:color w:val="000000"/>
                <w:sz w:val="16"/>
                <w:szCs w:val="16"/>
                <w:lang w:eastAsia="en-AU"/>
              </w:rPr>
            </w:pPr>
            <w:ins w:id="3959" w:author="KIM, Jason" w:date="2019-04-02T13:39:00Z">
              <w:r w:rsidRPr="005D76C8">
                <w:rPr>
                  <w:rFonts w:eastAsia="Times New Roman" w:cs="Calibri"/>
                  <w:color w:val="000000"/>
                  <w:sz w:val="16"/>
                  <w:szCs w:val="16"/>
                  <w:lang w:eastAsia="en-AU"/>
                </w:rPr>
                <w:t>ELZ10036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0" w:author="KIM, Jason" w:date="2019-04-02T13:39:00Z"/>
                <w:rFonts w:eastAsia="Times New Roman" w:cs="Calibri"/>
                <w:color w:val="000000"/>
                <w:sz w:val="16"/>
                <w:szCs w:val="16"/>
                <w:lang w:eastAsia="en-AU"/>
              </w:rPr>
            </w:pPr>
            <w:ins w:id="3961" w:author="KIM, Jason" w:date="2019-04-02T13:39:00Z">
              <w:r w:rsidRPr="005D76C8">
                <w:rPr>
                  <w:rFonts w:eastAsia="Times New Roman" w:cs="Calibri"/>
                  <w:color w:val="000000"/>
                  <w:sz w:val="16"/>
                  <w:szCs w:val="16"/>
                  <w:lang w:eastAsia="en-AU"/>
                </w:rPr>
                <w:t>CP06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2" w:author="KIM, Jason" w:date="2019-04-02T13:39:00Z"/>
                <w:rFonts w:eastAsia="Times New Roman" w:cs="Calibri"/>
                <w:color w:val="000000"/>
                <w:sz w:val="16"/>
                <w:szCs w:val="16"/>
                <w:lang w:eastAsia="en-AU"/>
              </w:rPr>
            </w:pPr>
            <w:ins w:id="3963" w:author="KIM, Jason" w:date="2019-04-02T13:39:00Z">
              <w:r w:rsidRPr="005D76C8">
                <w:rPr>
                  <w:rFonts w:eastAsia="Times New Roman" w:cs="Calibri"/>
                  <w:color w:val="000000"/>
                  <w:sz w:val="16"/>
                  <w:szCs w:val="16"/>
                  <w:lang w:eastAsia="en-AU"/>
                </w:rPr>
                <w:t>CP07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4" w:author="KIM, Jason" w:date="2019-04-02T13:39:00Z"/>
                <w:rFonts w:eastAsia="Times New Roman" w:cs="Calibri"/>
                <w:color w:val="000000"/>
                <w:sz w:val="16"/>
                <w:szCs w:val="16"/>
                <w:lang w:eastAsia="en-AU"/>
              </w:rPr>
            </w:pPr>
            <w:ins w:id="3965" w:author="KIM, Jason" w:date="2019-04-02T13:39:00Z">
              <w:r w:rsidRPr="005D76C8">
                <w:rPr>
                  <w:rFonts w:eastAsia="Times New Roman" w:cs="Calibri"/>
                  <w:color w:val="000000"/>
                  <w:sz w:val="16"/>
                  <w:szCs w:val="16"/>
                  <w:lang w:eastAsia="en-AU"/>
                </w:rPr>
                <w:t>DLZ1065 to DLZ1072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66" w:author="KIM, Jason" w:date="2019-04-02T13:39:00Z"/>
                <w:rFonts w:eastAsia="Times New Roman" w:cs="Calibri"/>
                <w:color w:val="000000"/>
                <w:sz w:val="16"/>
                <w:szCs w:val="16"/>
                <w:lang w:eastAsia="en-AU"/>
              </w:rPr>
            </w:pPr>
            <w:ins w:id="396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68" w:author="KIM, Jason" w:date="2019-04-02T13:39:00Z"/>
                <w:rFonts w:eastAsia="Times New Roman" w:cs="Calibri"/>
                <w:color w:val="000000"/>
                <w:sz w:val="16"/>
                <w:szCs w:val="16"/>
                <w:lang w:eastAsia="en-AU"/>
              </w:rPr>
            </w:pPr>
            <w:ins w:id="3969" w:author="KIM, Jason" w:date="2019-04-02T13:39:00Z">
              <w:r w:rsidRPr="005D76C8">
                <w:rPr>
                  <w:rFonts w:eastAsia="Times New Roman" w:cs="Calibri"/>
                  <w:color w:val="000000"/>
                  <w:sz w:val="16"/>
                  <w:szCs w:val="16"/>
                  <w:lang w:eastAsia="en-AU"/>
                </w:rPr>
                <w:t>ELZ10190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0" w:author="KIM, Jason" w:date="2019-04-02T13:39:00Z"/>
                <w:rFonts w:eastAsia="Times New Roman" w:cs="Calibri"/>
                <w:color w:val="000000"/>
                <w:sz w:val="16"/>
                <w:szCs w:val="16"/>
                <w:lang w:eastAsia="en-AU"/>
              </w:rPr>
            </w:pPr>
            <w:ins w:id="3971" w:author="KIM, Jason" w:date="2019-04-02T13:39:00Z">
              <w:r w:rsidRPr="005D76C8">
                <w:rPr>
                  <w:rFonts w:eastAsia="Times New Roman" w:cs="Calibri"/>
                  <w:color w:val="000000"/>
                  <w:sz w:val="16"/>
                  <w:szCs w:val="16"/>
                  <w:lang w:eastAsia="en-AU"/>
                </w:rPr>
                <w:t>CP33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2" w:author="KIM, Jason" w:date="2019-04-02T13:39:00Z"/>
                <w:rFonts w:eastAsia="Times New Roman" w:cs="Calibri"/>
                <w:color w:val="000000"/>
                <w:sz w:val="16"/>
                <w:szCs w:val="16"/>
                <w:lang w:eastAsia="en-AU"/>
              </w:rPr>
            </w:pPr>
            <w:ins w:id="397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4" w:author="KIM, Jason" w:date="2019-04-02T13:39:00Z"/>
                <w:rFonts w:eastAsia="Times New Roman" w:cs="Calibri"/>
                <w:color w:val="000000"/>
                <w:sz w:val="16"/>
                <w:szCs w:val="16"/>
                <w:lang w:eastAsia="en-AU"/>
              </w:rPr>
            </w:pPr>
            <w:ins w:id="3975" w:author="KIM, Jason" w:date="2019-04-02T13:39:00Z">
              <w:r w:rsidRPr="005D76C8">
                <w:rPr>
                  <w:rFonts w:eastAsia="Times New Roman" w:cs="Calibri"/>
                  <w:color w:val="000000"/>
                  <w:sz w:val="16"/>
                  <w:szCs w:val="16"/>
                  <w:lang w:eastAsia="en-AU"/>
                </w:rPr>
                <w:t>DLZ1333 to DLZ1333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76" w:author="KIM, Jason" w:date="2019-04-02T13:39:00Z"/>
                <w:rFonts w:eastAsia="Times New Roman" w:cs="Calibri"/>
                <w:color w:val="000000"/>
                <w:sz w:val="16"/>
                <w:szCs w:val="16"/>
                <w:lang w:eastAsia="en-AU"/>
              </w:rPr>
            </w:pPr>
            <w:ins w:id="397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78" w:author="KIM, Jason" w:date="2019-04-02T13:39:00Z"/>
                <w:rFonts w:eastAsia="Times New Roman" w:cs="Calibri"/>
                <w:color w:val="000000"/>
                <w:sz w:val="16"/>
                <w:szCs w:val="16"/>
                <w:lang w:eastAsia="en-AU"/>
              </w:rPr>
            </w:pPr>
            <w:ins w:id="3979" w:author="KIM, Jason" w:date="2019-04-02T13:39:00Z">
              <w:r w:rsidRPr="005D76C8">
                <w:rPr>
                  <w:rFonts w:eastAsia="Times New Roman" w:cs="Calibri"/>
                  <w:color w:val="000000"/>
                  <w:sz w:val="16"/>
                  <w:szCs w:val="16"/>
                  <w:lang w:eastAsia="en-AU"/>
                </w:rPr>
                <w:t>ELZ10330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80" w:author="KIM, Jason" w:date="2019-04-02T13:39:00Z"/>
                <w:rFonts w:eastAsia="Times New Roman" w:cs="Calibri"/>
                <w:color w:val="000000"/>
                <w:sz w:val="16"/>
                <w:szCs w:val="16"/>
                <w:lang w:eastAsia="en-AU"/>
              </w:rPr>
            </w:pPr>
            <w:ins w:id="3981" w:author="KIM, Jason" w:date="2019-04-02T13:39:00Z">
              <w:r w:rsidRPr="005D76C8">
                <w:rPr>
                  <w:rFonts w:eastAsia="Times New Roman" w:cs="Calibri"/>
                  <w:color w:val="000000"/>
                  <w:sz w:val="16"/>
                  <w:szCs w:val="16"/>
                  <w:lang w:eastAsia="en-AU"/>
                </w:rPr>
                <w:t>CP97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82" w:author="KIM, Jason" w:date="2019-04-02T13:39:00Z"/>
                <w:rFonts w:eastAsia="Times New Roman" w:cs="Calibri"/>
                <w:color w:val="000000"/>
                <w:sz w:val="16"/>
                <w:szCs w:val="16"/>
                <w:lang w:eastAsia="en-AU"/>
              </w:rPr>
            </w:pPr>
            <w:ins w:id="398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84" w:author="KIM, Jason" w:date="2019-04-02T13:39:00Z"/>
                <w:rFonts w:eastAsia="Times New Roman" w:cs="Calibri"/>
                <w:color w:val="000000"/>
                <w:sz w:val="16"/>
                <w:szCs w:val="16"/>
                <w:lang w:eastAsia="en-AU"/>
              </w:rPr>
            </w:pPr>
            <w:ins w:id="3985" w:author="KIM, Jason" w:date="2019-04-02T13:39:00Z">
              <w:r w:rsidRPr="005D76C8">
                <w:rPr>
                  <w:rFonts w:eastAsia="Times New Roman" w:cs="Calibri"/>
                  <w:color w:val="000000"/>
                  <w:sz w:val="16"/>
                  <w:szCs w:val="16"/>
                  <w:lang w:eastAsia="en-AU"/>
                </w:rPr>
                <w:t>DLZ7972 to DLZ7972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86" w:author="KIM, Jason" w:date="2019-04-02T13:39:00Z"/>
                <w:rFonts w:eastAsia="Times New Roman" w:cs="Calibri"/>
                <w:color w:val="000000"/>
                <w:sz w:val="16"/>
                <w:szCs w:val="16"/>
                <w:lang w:eastAsia="en-AU"/>
              </w:rPr>
            </w:pPr>
            <w:ins w:id="3987"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8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89" w:author="KIM, Jason" w:date="2019-04-02T13:39:00Z"/>
                <w:rFonts w:eastAsia="Times New Roman" w:cs="Calibri"/>
                <w:color w:val="000000"/>
                <w:sz w:val="16"/>
                <w:szCs w:val="16"/>
                <w:lang w:eastAsia="en-AU"/>
              </w:rPr>
            </w:pPr>
            <w:ins w:id="3990" w:author="KIM, Jason" w:date="2019-04-02T13:39:00Z">
              <w:r w:rsidRPr="005D76C8">
                <w:rPr>
                  <w:rFonts w:eastAsia="Times New Roman" w:cs="Calibri"/>
                  <w:color w:val="000000"/>
                  <w:sz w:val="16"/>
                  <w:szCs w:val="16"/>
                  <w:lang w:eastAsia="en-AU"/>
                </w:rPr>
                <w:t>ELZ10038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1" w:author="KIM, Jason" w:date="2019-04-02T13:39:00Z"/>
                <w:rFonts w:eastAsia="Times New Roman" w:cs="Calibri"/>
                <w:color w:val="000000"/>
                <w:sz w:val="16"/>
                <w:szCs w:val="16"/>
                <w:lang w:eastAsia="en-AU"/>
              </w:rPr>
            </w:pPr>
            <w:ins w:id="3992" w:author="KIM, Jason" w:date="2019-04-02T13:39:00Z">
              <w:r w:rsidRPr="005D76C8">
                <w:rPr>
                  <w:rFonts w:eastAsia="Times New Roman" w:cs="Calibri"/>
                  <w:color w:val="000000"/>
                  <w:sz w:val="16"/>
                  <w:szCs w:val="16"/>
                  <w:lang w:eastAsia="en-AU"/>
                </w:rPr>
                <w:t>CP07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3" w:author="KIM, Jason" w:date="2019-04-02T13:39:00Z"/>
                <w:rFonts w:eastAsia="Times New Roman" w:cs="Calibri"/>
                <w:color w:val="000000"/>
                <w:sz w:val="16"/>
                <w:szCs w:val="16"/>
                <w:lang w:eastAsia="en-AU"/>
              </w:rPr>
            </w:pPr>
            <w:ins w:id="399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5" w:author="KIM, Jason" w:date="2019-04-02T13:39:00Z"/>
                <w:rFonts w:eastAsia="Times New Roman" w:cs="Calibri"/>
                <w:color w:val="000000"/>
                <w:sz w:val="16"/>
                <w:szCs w:val="16"/>
                <w:lang w:eastAsia="en-AU"/>
              </w:rPr>
            </w:pPr>
            <w:ins w:id="3996" w:author="KIM, Jason" w:date="2019-04-02T13:39:00Z">
              <w:r w:rsidRPr="005D76C8">
                <w:rPr>
                  <w:rFonts w:eastAsia="Times New Roman" w:cs="Calibri"/>
                  <w:color w:val="000000"/>
                  <w:sz w:val="16"/>
                  <w:szCs w:val="16"/>
                  <w:lang w:eastAsia="en-AU"/>
                </w:rPr>
                <w:t>DLZ1073 to DLZ1073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97" w:author="KIM, Jason" w:date="2019-04-02T13:39:00Z"/>
                <w:rFonts w:eastAsia="Times New Roman" w:cs="Calibri"/>
                <w:color w:val="000000"/>
                <w:sz w:val="16"/>
                <w:szCs w:val="16"/>
                <w:lang w:eastAsia="en-AU"/>
              </w:rPr>
            </w:pPr>
            <w:ins w:id="399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99" w:author="KIM, Jason" w:date="2019-04-02T13:39:00Z"/>
                <w:rFonts w:eastAsia="Times New Roman" w:cs="Calibri"/>
                <w:color w:val="000000"/>
                <w:sz w:val="16"/>
                <w:szCs w:val="16"/>
                <w:lang w:eastAsia="en-AU"/>
              </w:rPr>
            </w:pPr>
            <w:ins w:id="4000" w:author="KIM, Jason" w:date="2019-04-02T13:39:00Z">
              <w:r w:rsidRPr="005D76C8">
                <w:rPr>
                  <w:rFonts w:eastAsia="Times New Roman" w:cs="Calibri"/>
                  <w:color w:val="000000"/>
                  <w:sz w:val="16"/>
                  <w:szCs w:val="16"/>
                  <w:lang w:eastAsia="en-AU"/>
                </w:rPr>
                <w:t>ELZ10192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1" w:author="KIM, Jason" w:date="2019-04-02T13:39:00Z"/>
                <w:rFonts w:eastAsia="Times New Roman" w:cs="Calibri"/>
                <w:color w:val="000000"/>
                <w:sz w:val="16"/>
                <w:szCs w:val="16"/>
                <w:lang w:eastAsia="en-AU"/>
              </w:rPr>
            </w:pPr>
            <w:ins w:id="4002" w:author="KIM, Jason" w:date="2019-04-02T13:39:00Z">
              <w:r w:rsidRPr="005D76C8">
                <w:rPr>
                  <w:rFonts w:eastAsia="Times New Roman" w:cs="Calibri"/>
                  <w:color w:val="000000"/>
                  <w:sz w:val="16"/>
                  <w:szCs w:val="16"/>
                  <w:lang w:eastAsia="en-AU"/>
                </w:rPr>
                <w:t>CP33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3" w:author="KIM, Jason" w:date="2019-04-02T13:39:00Z"/>
                <w:rFonts w:eastAsia="Times New Roman" w:cs="Calibri"/>
                <w:color w:val="000000"/>
                <w:sz w:val="16"/>
                <w:szCs w:val="16"/>
                <w:lang w:eastAsia="en-AU"/>
              </w:rPr>
            </w:pPr>
            <w:ins w:id="4004" w:author="KIM, Jason" w:date="2019-04-02T13:39:00Z">
              <w:r w:rsidRPr="005D76C8">
                <w:rPr>
                  <w:rFonts w:eastAsia="Times New Roman" w:cs="Calibri"/>
                  <w:color w:val="000000"/>
                  <w:sz w:val="16"/>
                  <w:szCs w:val="16"/>
                  <w:lang w:eastAsia="en-AU"/>
                </w:rPr>
                <w:t>CP34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5" w:author="KIM, Jason" w:date="2019-04-02T13:39:00Z"/>
                <w:rFonts w:eastAsia="Times New Roman" w:cs="Calibri"/>
                <w:color w:val="000000"/>
                <w:sz w:val="16"/>
                <w:szCs w:val="16"/>
                <w:lang w:eastAsia="en-AU"/>
              </w:rPr>
            </w:pPr>
            <w:ins w:id="4006" w:author="KIM, Jason" w:date="2019-04-02T13:39:00Z">
              <w:r w:rsidRPr="005D76C8">
                <w:rPr>
                  <w:rFonts w:eastAsia="Times New Roman" w:cs="Calibri"/>
                  <w:color w:val="000000"/>
                  <w:sz w:val="16"/>
                  <w:szCs w:val="16"/>
                  <w:lang w:eastAsia="en-AU"/>
                </w:rPr>
                <w:t>DLZ1334 to DLZ1342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07" w:author="KIM, Jason" w:date="2019-04-02T13:39:00Z"/>
                <w:rFonts w:eastAsia="Times New Roman" w:cs="Calibri"/>
                <w:color w:val="000000"/>
                <w:sz w:val="16"/>
                <w:szCs w:val="16"/>
                <w:lang w:eastAsia="en-AU"/>
              </w:rPr>
            </w:pPr>
            <w:ins w:id="400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09" w:author="KIM, Jason" w:date="2019-04-02T13:39:00Z"/>
                <w:rFonts w:eastAsia="Times New Roman" w:cs="Calibri"/>
                <w:color w:val="000000"/>
                <w:sz w:val="16"/>
                <w:szCs w:val="16"/>
                <w:lang w:eastAsia="en-AU"/>
              </w:rPr>
            </w:pPr>
            <w:ins w:id="4010" w:author="KIM, Jason" w:date="2019-04-02T13:39:00Z">
              <w:r w:rsidRPr="005D76C8">
                <w:rPr>
                  <w:rFonts w:eastAsia="Times New Roman" w:cs="Calibri"/>
                  <w:color w:val="000000"/>
                  <w:sz w:val="16"/>
                  <w:szCs w:val="16"/>
                  <w:lang w:eastAsia="en-AU"/>
                </w:rPr>
                <w:t>ELZ10332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1" w:author="KIM, Jason" w:date="2019-04-02T13:39:00Z"/>
                <w:rFonts w:eastAsia="Times New Roman" w:cs="Calibri"/>
                <w:color w:val="000000"/>
                <w:sz w:val="16"/>
                <w:szCs w:val="16"/>
                <w:lang w:eastAsia="en-AU"/>
              </w:rPr>
            </w:pPr>
            <w:ins w:id="4012" w:author="KIM, Jason" w:date="2019-04-02T13:39:00Z">
              <w:r w:rsidRPr="005D76C8">
                <w:rPr>
                  <w:rFonts w:eastAsia="Times New Roman" w:cs="Calibri"/>
                  <w:color w:val="000000"/>
                  <w:sz w:val="16"/>
                  <w:szCs w:val="16"/>
                  <w:lang w:eastAsia="en-AU"/>
                </w:rPr>
                <w:t>CP97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3" w:author="KIM, Jason" w:date="2019-04-02T13:39:00Z"/>
                <w:rFonts w:eastAsia="Times New Roman" w:cs="Calibri"/>
                <w:color w:val="000000"/>
                <w:sz w:val="16"/>
                <w:szCs w:val="16"/>
                <w:lang w:eastAsia="en-AU"/>
              </w:rPr>
            </w:pPr>
            <w:ins w:id="4014" w:author="KIM, Jason" w:date="2019-04-02T13:39:00Z">
              <w:r w:rsidRPr="005D76C8">
                <w:rPr>
                  <w:rFonts w:eastAsia="Times New Roman" w:cs="Calibri"/>
                  <w:color w:val="000000"/>
                  <w:sz w:val="16"/>
                  <w:szCs w:val="16"/>
                  <w:lang w:eastAsia="en-AU"/>
                </w:rPr>
                <w:t>PORTAL 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5" w:author="KIM, Jason" w:date="2019-04-02T13:39:00Z"/>
                <w:rFonts w:eastAsia="Times New Roman" w:cs="Calibri"/>
                <w:color w:val="000000"/>
                <w:sz w:val="16"/>
                <w:szCs w:val="16"/>
                <w:lang w:eastAsia="en-AU"/>
              </w:rPr>
            </w:pPr>
            <w:ins w:id="4016" w:author="KIM, Jason" w:date="2019-04-02T13:39:00Z">
              <w:r w:rsidRPr="005D76C8">
                <w:rPr>
                  <w:rFonts w:eastAsia="Times New Roman" w:cs="Calibri"/>
                  <w:color w:val="000000"/>
                  <w:sz w:val="16"/>
                  <w:szCs w:val="16"/>
                  <w:lang w:eastAsia="en-AU"/>
                </w:rPr>
                <w:t>DLZ7973 to DLZ7974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17" w:author="KIM, Jason" w:date="2019-04-02T13:39:00Z"/>
                <w:rFonts w:eastAsia="Times New Roman" w:cs="Calibri"/>
                <w:color w:val="000000"/>
                <w:sz w:val="16"/>
                <w:szCs w:val="16"/>
                <w:lang w:eastAsia="en-AU"/>
              </w:rPr>
            </w:pPr>
            <w:ins w:id="4018"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401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20" w:author="KIM, Jason" w:date="2019-04-02T13:39:00Z"/>
                <w:rFonts w:eastAsia="Times New Roman" w:cs="Calibri"/>
                <w:color w:val="000000"/>
                <w:sz w:val="16"/>
                <w:szCs w:val="16"/>
                <w:lang w:eastAsia="en-AU"/>
              </w:rPr>
            </w:pPr>
            <w:ins w:id="4021" w:author="KIM, Jason" w:date="2019-04-02T13:39:00Z">
              <w:r w:rsidRPr="005D76C8">
                <w:rPr>
                  <w:rFonts w:eastAsia="Times New Roman" w:cs="Calibri"/>
                  <w:color w:val="000000"/>
                  <w:sz w:val="16"/>
                  <w:szCs w:val="16"/>
                  <w:lang w:eastAsia="en-AU"/>
                </w:rPr>
                <w:t>ELZ10040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2" w:author="KIM, Jason" w:date="2019-04-02T13:39:00Z"/>
                <w:rFonts w:eastAsia="Times New Roman" w:cs="Calibri"/>
                <w:color w:val="000000"/>
                <w:sz w:val="16"/>
                <w:szCs w:val="16"/>
                <w:lang w:eastAsia="en-AU"/>
              </w:rPr>
            </w:pPr>
            <w:ins w:id="4023" w:author="KIM, Jason" w:date="2019-04-02T13:39:00Z">
              <w:r w:rsidRPr="005D76C8">
                <w:rPr>
                  <w:rFonts w:eastAsia="Times New Roman" w:cs="Calibri"/>
                  <w:color w:val="000000"/>
                  <w:sz w:val="16"/>
                  <w:szCs w:val="16"/>
                  <w:lang w:eastAsia="en-AU"/>
                </w:rPr>
                <w:t>CP07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4" w:author="KIM, Jason" w:date="2019-04-02T13:39:00Z"/>
                <w:rFonts w:eastAsia="Times New Roman" w:cs="Calibri"/>
                <w:color w:val="000000"/>
                <w:sz w:val="16"/>
                <w:szCs w:val="16"/>
                <w:lang w:eastAsia="en-AU"/>
              </w:rPr>
            </w:pPr>
            <w:ins w:id="4025" w:author="KIM, Jason" w:date="2019-04-02T13:39:00Z">
              <w:r w:rsidRPr="005D76C8">
                <w:rPr>
                  <w:rFonts w:eastAsia="Times New Roman" w:cs="Calibri"/>
                  <w:color w:val="000000"/>
                  <w:sz w:val="16"/>
                  <w:szCs w:val="16"/>
                  <w:lang w:eastAsia="en-AU"/>
                </w:rPr>
                <w:t>EP08N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6" w:author="KIM, Jason" w:date="2019-04-02T13:39:00Z"/>
                <w:rFonts w:eastAsia="Times New Roman" w:cs="Calibri"/>
                <w:color w:val="000000"/>
                <w:sz w:val="16"/>
                <w:szCs w:val="16"/>
                <w:lang w:eastAsia="en-AU"/>
              </w:rPr>
            </w:pPr>
            <w:ins w:id="4027" w:author="KIM, Jason" w:date="2019-04-02T13:39:00Z">
              <w:r w:rsidRPr="005D76C8">
                <w:rPr>
                  <w:rFonts w:eastAsia="Times New Roman" w:cs="Calibri"/>
                  <w:color w:val="000000"/>
                  <w:sz w:val="16"/>
                  <w:szCs w:val="16"/>
                  <w:lang w:eastAsia="en-AU"/>
                </w:rPr>
                <w:t>DLZ1074 to DLZ1082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28" w:author="KIM, Jason" w:date="2019-04-02T13:39:00Z"/>
                <w:rFonts w:eastAsia="Times New Roman" w:cs="Calibri"/>
                <w:color w:val="000000"/>
                <w:sz w:val="16"/>
                <w:szCs w:val="16"/>
                <w:lang w:eastAsia="en-AU"/>
              </w:rPr>
            </w:pPr>
            <w:ins w:id="402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30" w:author="KIM, Jason" w:date="2019-04-02T13:39:00Z"/>
                <w:rFonts w:eastAsia="Times New Roman" w:cs="Calibri"/>
                <w:color w:val="000000"/>
                <w:sz w:val="16"/>
                <w:szCs w:val="16"/>
                <w:lang w:eastAsia="en-AU"/>
              </w:rPr>
            </w:pPr>
            <w:ins w:id="4031" w:author="KIM, Jason" w:date="2019-04-02T13:39:00Z">
              <w:r w:rsidRPr="005D76C8">
                <w:rPr>
                  <w:rFonts w:eastAsia="Times New Roman" w:cs="Calibri"/>
                  <w:color w:val="000000"/>
                  <w:sz w:val="16"/>
                  <w:szCs w:val="16"/>
                  <w:lang w:eastAsia="en-AU"/>
                </w:rPr>
                <w:t>ELZ10194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2" w:author="KIM, Jason" w:date="2019-04-02T13:39:00Z"/>
                <w:rFonts w:eastAsia="Times New Roman" w:cs="Calibri"/>
                <w:color w:val="000000"/>
                <w:sz w:val="16"/>
                <w:szCs w:val="16"/>
                <w:lang w:eastAsia="en-AU"/>
              </w:rPr>
            </w:pPr>
            <w:ins w:id="4033" w:author="KIM, Jason" w:date="2019-04-02T13:39:00Z">
              <w:r w:rsidRPr="005D76C8">
                <w:rPr>
                  <w:rFonts w:eastAsia="Times New Roman" w:cs="Calibri"/>
                  <w:color w:val="000000"/>
                  <w:sz w:val="16"/>
                  <w:szCs w:val="16"/>
                  <w:lang w:eastAsia="en-AU"/>
                </w:rPr>
                <w:t>CP34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4" w:author="KIM, Jason" w:date="2019-04-02T13:39:00Z"/>
                <w:rFonts w:eastAsia="Times New Roman" w:cs="Calibri"/>
                <w:color w:val="000000"/>
                <w:sz w:val="16"/>
                <w:szCs w:val="16"/>
                <w:lang w:eastAsia="en-AU"/>
              </w:rPr>
            </w:pPr>
            <w:ins w:id="403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6" w:author="KIM, Jason" w:date="2019-04-02T13:39:00Z"/>
                <w:rFonts w:eastAsia="Times New Roman" w:cs="Calibri"/>
                <w:color w:val="000000"/>
                <w:sz w:val="16"/>
                <w:szCs w:val="16"/>
                <w:lang w:eastAsia="en-AU"/>
              </w:rPr>
            </w:pPr>
            <w:ins w:id="4037" w:author="KIM, Jason" w:date="2019-04-02T13:39:00Z">
              <w:r w:rsidRPr="005D76C8">
                <w:rPr>
                  <w:rFonts w:eastAsia="Times New Roman" w:cs="Calibri"/>
                  <w:color w:val="000000"/>
                  <w:sz w:val="16"/>
                  <w:szCs w:val="16"/>
                  <w:lang w:eastAsia="en-AU"/>
                </w:rPr>
                <w:t>DLZ1343 to DLZ1343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38" w:author="KIM, Jason" w:date="2019-04-02T13:39:00Z"/>
                <w:rFonts w:eastAsia="Times New Roman" w:cs="Calibri"/>
                <w:color w:val="000000"/>
                <w:sz w:val="16"/>
                <w:szCs w:val="16"/>
                <w:lang w:eastAsia="en-AU"/>
              </w:rPr>
            </w:pPr>
            <w:ins w:id="403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40" w:author="KIM, Jason" w:date="2019-04-02T13:39:00Z"/>
                <w:rFonts w:eastAsia="Times New Roman" w:cs="Calibri"/>
                <w:color w:val="000000"/>
                <w:sz w:val="16"/>
                <w:szCs w:val="16"/>
                <w:lang w:eastAsia="en-AU"/>
              </w:rPr>
            </w:pPr>
            <w:ins w:id="4041" w:author="KIM, Jason" w:date="2019-04-02T13:39:00Z">
              <w:r w:rsidRPr="005D76C8">
                <w:rPr>
                  <w:rFonts w:eastAsia="Times New Roman" w:cs="Calibri"/>
                  <w:color w:val="000000"/>
                  <w:sz w:val="16"/>
                  <w:szCs w:val="16"/>
                  <w:lang w:eastAsia="en-AU"/>
                </w:rPr>
                <w:t>ELZ10334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42" w:author="KIM, Jason" w:date="2019-04-02T13:39:00Z"/>
                <w:rFonts w:eastAsia="Times New Roman" w:cs="Calibri"/>
                <w:color w:val="000000"/>
                <w:sz w:val="16"/>
                <w:szCs w:val="16"/>
                <w:lang w:eastAsia="en-AU"/>
              </w:rPr>
            </w:pPr>
            <w:ins w:id="4043" w:author="KIM, Jason" w:date="2019-04-02T13:39:00Z">
              <w:r w:rsidRPr="005D76C8">
                <w:rPr>
                  <w:rFonts w:eastAsia="Times New Roman" w:cs="Calibri"/>
                  <w:color w:val="000000"/>
                  <w:sz w:val="16"/>
                  <w:szCs w:val="16"/>
                  <w:lang w:eastAsia="en-AU"/>
                </w:rPr>
                <w:t>PORTAL 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44" w:author="KIM, Jason" w:date="2019-04-02T13:39:00Z"/>
                <w:rFonts w:eastAsia="Times New Roman" w:cs="Calibri"/>
                <w:color w:val="000000"/>
                <w:sz w:val="16"/>
                <w:szCs w:val="16"/>
                <w:lang w:eastAsia="en-AU"/>
              </w:rPr>
            </w:pPr>
            <w:ins w:id="404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46" w:author="KIM, Jason" w:date="2019-04-02T13:39:00Z"/>
                <w:rFonts w:eastAsia="Times New Roman" w:cs="Calibri"/>
                <w:color w:val="000000"/>
                <w:sz w:val="16"/>
                <w:szCs w:val="16"/>
                <w:lang w:eastAsia="en-AU"/>
              </w:rPr>
            </w:pPr>
            <w:ins w:id="4047" w:author="KIM, Jason" w:date="2019-04-02T13:39:00Z">
              <w:r w:rsidRPr="005D76C8">
                <w:rPr>
                  <w:rFonts w:eastAsia="Times New Roman" w:cs="Calibri"/>
                  <w:color w:val="000000"/>
                  <w:sz w:val="16"/>
                  <w:szCs w:val="16"/>
                  <w:lang w:eastAsia="en-AU"/>
                </w:rPr>
                <w:t>PORTAL 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48" w:author="KIM, Jason" w:date="2019-04-02T13:39:00Z"/>
                <w:rFonts w:eastAsia="Times New Roman" w:cs="Calibri"/>
                <w:color w:val="000000"/>
                <w:sz w:val="16"/>
                <w:szCs w:val="16"/>
                <w:lang w:eastAsia="en-AU"/>
              </w:rPr>
            </w:pPr>
            <w:ins w:id="4049"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405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51" w:author="KIM, Jason" w:date="2019-04-02T13:39:00Z"/>
                <w:rFonts w:eastAsia="Times New Roman" w:cs="Calibri"/>
                <w:color w:val="000000"/>
                <w:sz w:val="16"/>
                <w:szCs w:val="16"/>
                <w:lang w:eastAsia="en-AU"/>
              </w:rPr>
            </w:pPr>
            <w:ins w:id="4052" w:author="KIM, Jason" w:date="2019-04-02T13:39:00Z">
              <w:r w:rsidRPr="005D76C8">
                <w:rPr>
                  <w:rFonts w:eastAsia="Times New Roman" w:cs="Calibri"/>
                  <w:color w:val="000000"/>
                  <w:sz w:val="16"/>
                  <w:szCs w:val="16"/>
                  <w:lang w:eastAsia="en-AU"/>
                </w:rPr>
                <w:t>ELZ10042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3" w:author="KIM, Jason" w:date="2019-04-02T13:39:00Z"/>
                <w:rFonts w:eastAsia="Times New Roman" w:cs="Calibri"/>
                <w:color w:val="000000"/>
                <w:sz w:val="16"/>
                <w:szCs w:val="16"/>
                <w:lang w:eastAsia="en-AU"/>
              </w:rPr>
            </w:pPr>
            <w:ins w:id="4054" w:author="KIM, Jason" w:date="2019-04-02T13:39:00Z">
              <w:r w:rsidRPr="005D76C8">
                <w:rPr>
                  <w:rFonts w:eastAsia="Times New Roman" w:cs="Calibri"/>
                  <w:color w:val="000000"/>
                  <w:sz w:val="16"/>
                  <w:szCs w:val="16"/>
                  <w:lang w:eastAsia="en-AU"/>
                </w:rPr>
                <w:t>EP08N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5" w:author="KIM, Jason" w:date="2019-04-02T13:39:00Z"/>
                <w:rFonts w:eastAsia="Times New Roman" w:cs="Calibri"/>
                <w:color w:val="000000"/>
                <w:sz w:val="16"/>
                <w:szCs w:val="16"/>
                <w:lang w:eastAsia="en-AU"/>
              </w:rPr>
            </w:pPr>
            <w:ins w:id="405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7" w:author="KIM, Jason" w:date="2019-04-02T13:39:00Z"/>
                <w:rFonts w:eastAsia="Times New Roman" w:cs="Calibri"/>
                <w:color w:val="000000"/>
                <w:sz w:val="16"/>
                <w:szCs w:val="16"/>
                <w:lang w:eastAsia="en-AU"/>
              </w:rPr>
            </w:pPr>
            <w:ins w:id="4058" w:author="KIM, Jason" w:date="2019-04-02T13:39:00Z">
              <w:r w:rsidRPr="005D76C8">
                <w:rPr>
                  <w:rFonts w:eastAsia="Times New Roman" w:cs="Calibri"/>
                  <w:color w:val="000000"/>
                  <w:sz w:val="16"/>
                  <w:szCs w:val="16"/>
                  <w:lang w:eastAsia="en-AU"/>
                </w:rPr>
                <w:t>DLZ1083 to DLZ1083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59" w:author="KIM, Jason" w:date="2019-04-02T13:39:00Z"/>
                <w:rFonts w:eastAsia="Times New Roman" w:cs="Calibri"/>
                <w:color w:val="000000"/>
                <w:sz w:val="16"/>
                <w:szCs w:val="16"/>
                <w:lang w:eastAsia="en-AU"/>
              </w:rPr>
            </w:pPr>
            <w:ins w:id="406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61" w:author="KIM, Jason" w:date="2019-04-02T13:39:00Z"/>
                <w:rFonts w:eastAsia="Times New Roman" w:cs="Calibri"/>
                <w:color w:val="000000"/>
                <w:sz w:val="16"/>
                <w:szCs w:val="16"/>
                <w:lang w:eastAsia="en-AU"/>
              </w:rPr>
            </w:pPr>
            <w:ins w:id="4062" w:author="KIM, Jason" w:date="2019-04-02T13:39:00Z">
              <w:r w:rsidRPr="005D76C8">
                <w:rPr>
                  <w:rFonts w:eastAsia="Times New Roman" w:cs="Calibri"/>
                  <w:color w:val="000000"/>
                  <w:sz w:val="16"/>
                  <w:szCs w:val="16"/>
                  <w:lang w:eastAsia="en-AU"/>
                </w:rPr>
                <w:t>ELZ10196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3" w:author="KIM, Jason" w:date="2019-04-02T13:39:00Z"/>
                <w:rFonts w:eastAsia="Times New Roman" w:cs="Calibri"/>
                <w:color w:val="000000"/>
                <w:sz w:val="16"/>
                <w:szCs w:val="16"/>
                <w:lang w:eastAsia="en-AU"/>
              </w:rPr>
            </w:pPr>
            <w:ins w:id="4064" w:author="KIM, Jason" w:date="2019-04-02T13:39:00Z">
              <w:r w:rsidRPr="005D76C8">
                <w:rPr>
                  <w:rFonts w:eastAsia="Times New Roman" w:cs="Calibri"/>
                  <w:color w:val="000000"/>
                  <w:sz w:val="16"/>
                  <w:szCs w:val="16"/>
                  <w:lang w:eastAsia="en-AU"/>
                </w:rPr>
                <w:t>CP34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5" w:author="KIM, Jason" w:date="2019-04-02T13:39:00Z"/>
                <w:rFonts w:eastAsia="Times New Roman" w:cs="Calibri"/>
                <w:color w:val="000000"/>
                <w:sz w:val="16"/>
                <w:szCs w:val="16"/>
                <w:lang w:eastAsia="en-AU"/>
              </w:rPr>
            </w:pPr>
            <w:ins w:id="4066" w:author="KIM, Jason" w:date="2019-04-02T13:39:00Z">
              <w:r w:rsidRPr="005D76C8">
                <w:rPr>
                  <w:rFonts w:eastAsia="Times New Roman" w:cs="Calibri"/>
                  <w:color w:val="000000"/>
                  <w:sz w:val="16"/>
                  <w:szCs w:val="16"/>
                  <w:lang w:eastAsia="en-AU"/>
                </w:rPr>
                <w:t>CP35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7" w:author="KIM, Jason" w:date="2019-04-02T13:39:00Z"/>
                <w:rFonts w:eastAsia="Times New Roman" w:cs="Calibri"/>
                <w:color w:val="000000"/>
                <w:sz w:val="16"/>
                <w:szCs w:val="16"/>
                <w:lang w:eastAsia="en-AU"/>
              </w:rPr>
            </w:pPr>
            <w:ins w:id="4068" w:author="KIM, Jason" w:date="2019-04-02T13:39:00Z">
              <w:r w:rsidRPr="005D76C8">
                <w:rPr>
                  <w:rFonts w:eastAsia="Times New Roman" w:cs="Calibri"/>
                  <w:color w:val="000000"/>
                  <w:sz w:val="16"/>
                  <w:szCs w:val="16"/>
                  <w:lang w:eastAsia="en-AU"/>
                </w:rPr>
                <w:t>DLZ1344 to DLZ1352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69" w:author="KIM, Jason" w:date="2019-04-02T13:39:00Z"/>
                <w:rFonts w:eastAsia="Times New Roman" w:cs="Calibri"/>
                <w:color w:val="000000"/>
                <w:sz w:val="16"/>
                <w:szCs w:val="16"/>
                <w:lang w:eastAsia="en-AU"/>
              </w:rPr>
            </w:pPr>
            <w:ins w:id="407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71" w:author="KIM, Jason" w:date="2019-04-02T13:39:00Z"/>
                <w:rFonts w:eastAsia="Times New Roman" w:cs="Calibri"/>
                <w:color w:val="000000"/>
                <w:sz w:val="16"/>
                <w:szCs w:val="16"/>
                <w:lang w:eastAsia="en-AU"/>
              </w:rPr>
            </w:pPr>
            <w:ins w:id="4072" w:author="KIM, Jason" w:date="2019-04-02T13:39:00Z">
              <w:r w:rsidRPr="005D76C8">
                <w:rPr>
                  <w:rFonts w:eastAsia="Times New Roman" w:cs="Calibri"/>
                  <w:color w:val="000000"/>
                  <w:sz w:val="16"/>
                  <w:szCs w:val="16"/>
                  <w:lang w:eastAsia="en-AU"/>
                </w:rPr>
                <w:t>ELZ10336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3" w:author="KIM, Jason" w:date="2019-04-02T13:39:00Z"/>
                <w:rFonts w:eastAsia="Times New Roman" w:cs="Calibri"/>
                <w:color w:val="000000"/>
                <w:sz w:val="16"/>
                <w:szCs w:val="16"/>
                <w:lang w:eastAsia="en-AU"/>
              </w:rPr>
            </w:pPr>
            <w:ins w:id="4074" w:author="KIM, Jason" w:date="2019-04-02T13:39:00Z">
              <w:r w:rsidRPr="005D76C8">
                <w:rPr>
                  <w:rFonts w:eastAsia="Times New Roman" w:cs="Calibri"/>
                  <w:color w:val="000000"/>
                  <w:sz w:val="16"/>
                  <w:szCs w:val="16"/>
                  <w:lang w:eastAsia="en-AU"/>
                </w:rPr>
                <w:t>CP60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5" w:author="KIM, Jason" w:date="2019-04-02T13:39:00Z"/>
                <w:rFonts w:eastAsia="Times New Roman" w:cs="Calibri"/>
                <w:color w:val="000000"/>
                <w:sz w:val="16"/>
                <w:szCs w:val="16"/>
                <w:lang w:eastAsia="en-AU"/>
              </w:rPr>
            </w:pPr>
            <w:ins w:id="407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7" w:author="KIM, Jason" w:date="2019-04-02T13:39:00Z"/>
                <w:rFonts w:eastAsia="Times New Roman" w:cs="Calibri"/>
                <w:color w:val="000000"/>
                <w:sz w:val="16"/>
                <w:szCs w:val="16"/>
                <w:lang w:eastAsia="en-AU"/>
              </w:rPr>
            </w:pPr>
            <w:ins w:id="4078" w:author="KIM, Jason" w:date="2019-04-02T13:39:00Z">
              <w:r w:rsidRPr="005D76C8">
                <w:rPr>
                  <w:rFonts w:eastAsia="Times New Roman" w:cs="Calibri"/>
                  <w:color w:val="000000"/>
                  <w:sz w:val="16"/>
                  <w:szCs w:val="16"/>
                  <w:lang w:eastAsia="en-AU"/>
                </w:rPr>
                <w:t>DLZ1603 to DLZ1603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79" w:author="KIM, Jason" w:date="2019-04-02T13:39:00Z"/>
                <w:rFonts w:eastAsia="Times New Roman" w:cs="Calibri"/>
                <w:color w:val="000000"/>
                <w:sz w:val="16"/>
                <w:szCs w:val="16"/>
                <w:lang w:eastAsia="en-AU"/>
              </w:rPr>
            </w:pPr>
            <w:ins w:id="408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08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82" w:author="KIM, Jason" w:date="2019-04-02T13:39:00Z"/>
                <w:rFonts w:eastAsia="Times New Roman" w:cs="Calibri"/>
                <w:color w:val="000000"/>
                <w:sz w:val="16"/>
                <w:szCs w:val="16"/>
                <w:lang w:eastAsia="en-AU"/>
              </w:rPr>
            </w:pPr>
            <w:ins w:id="4083" w:author="KIM, Jason" w:date="2019-04-02T13:39:00Z">
              <w:r w:rsidRPr="005D76C8">
                <w:rPr>
                  <w:rFonts w:eastAsia="Times New Roman" w:cs="Calibri"/>
                  <w:color w:val="000000"/>
                  <w:sz w:val="16"/>
                  <w:szCs w:val="16"/>
                  <w:lang w:eastAsia="en-AU"/>
                </w:rPr>
                <w:t>ELZ10044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4" w:author="KIM, Jason" w:date="2019-04-02T13:39:00Z"/>
                <w:rFonts w:eastAsia="Times New Roman" w:cs="Calibri"/>
                <w:color w:val="000000"/>
                <w:sz w:val="16"/>
                <w:szCs w:val="16"/>
                <w:lang w:eastAsia="en-AU"/>
              </w:rPr>
            </w:pPr>
            <w:ins w:id="4085" w:author="KIM, Jason" w:date="2019-04-02T13:39:00Z">
              <w:r w:rsidRPr="005D76C8">
                <w:rPr>
                  <w:rFonts w:eastAsia="Times New Roman" w:cs="Calibri"/>
                  <w:color w:val="000000"/>
                  <w:sz w:val="16"/>
                  <w:szCs w:val="16"/>
                  <w:lang w:eastAsia="en-AU"/>
                </w:rPr>
                <w:t>EP08N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6" w:author="KIM, Jason" w:date="2019-04-02T13:39:00Z"/>
                <w:rFonts w:eastAsia="Times New Roman" w:cs="Calibri"/>
                <w:color w:val="000000"/>
                <w:sz w:val="16"/>
                <w:szCs w:val="16"/>
                <w:lang w:eastAsia="en-AU"/>
              </w:rPr>
            </w:pPr>
            <w:ins w:id="4087" w:author="KIM, Jason" w:date="2019-04-02T13:39:00Z">
              <w:r w:rsidRPr="005D76C8">
                <w:rPr>
                  <w:rFonts w:eastAsia="Times New Roman" w:cs="Calibri"/>
                  <w:color w:val="000000"/>
                  <w:sz w:val="16"/>
                  <w:szCs w:val="16"/>
                  <w:lang w:eastAsia="en-AU"/>
                </w:rPr>
                <w:t>CP09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8" w:author="KIM, Jason" w:date="2019-04-02T13:39:00Z"/>
                <w:rFonts w:eastAsia="Times New Roman" w:cs="Calibri"/>
                <w:color w:val="000000"/>
                <w:sz w:val="16"/>
                <w:szCs w:val="16"/>
                <w:lang w:eastAsia="en-AU"/>
              </w:rPr>
            </w:pPr>
            <w:ins w:id="4089" w:author="KIM, Jason" w:date="2019-04-02T13:39:00Z">
              <w:r w:rsidRPr="005D76C8">
                <w:rPr>
                  <w:rFonts w:eastAsia="Times New Roman" w:cs="Calibri"/>
                  <w:color w:val="000000"/>
                  <w:sz w:val="16"/>
                  <w:szCs w:val="16"/>
                  <w:lang w:eastAsia="en-AU"/>
                </w:rPr>
                <w:t>DLZ1084 to DLZ1092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90" w:author="KIM, Jason" w:date="2019-04-02T13:39:00Z"/>
                <w:rFonts w:eastAsia="Times New Roman" w:cs="Calibri"/>
                <w:color w:val="000000"/>
                <w:sz w:val="16"/>
                <w:szCs w:val="16"/>
                <w:lang w:eastAsia="en-AU"/>
              </w:rPr>
            </w:pPr>
            <w:ins w:id="409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92" w:author="KIM, Jason" w:date="2019-04-02T13:39:00Z"/>
                <w:rFonts w:eastAsia="Times New Roman" w:cs="Calibri"/>
                <w:color w:val="000000"/>
                <w:sz w:val="16"/>
                <w:szCs w:val="16"/>
                <w:lang w:eastAsia="en-AU"/>
              </w:rPr>
            </w:pPr>
            <w:ins w:id="4093" w:author="KIM, Jason" w:date="2019-04-02T13:39:00Z">
              <w:r w:rsidRPr="005D76C8">
                <w:rPr>
                  <w:rFonts w:eastAsia="Times New Roman" w:cs="Calibri"/>
                  <w:color w:val="000000"/>
                  <w:sz w:val="16"/>
                  <w:szCs w:val="16"/>
                  <w:lang w:eastAsia="en-AU"/>
                </w:rPr>
                <w:t>ELZ10198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4" w:author="KIM, Jason" w:date="2019-04-02T13:39:00Z"/>
                <w:rFonts w:eastAsia="Times New Roman" w:cs="Calibri"/>
                <w:color w:val="000000"/>
                <w:sz w:val="16"/>
                <w:szCs w:val="16"/>
                <w:lang w:eastAsia="en-AU"/>
              </w:rPr>
            </w:pPr>
            <w:ins w:id="4095" w:author="KIM, Jason" w:date="2019-04-02T13:39:00Z">
              <w:r w:rsidRPr="005D76C8">
                <w:rPr>
                  <w:rFonts w:eastAsia="Times New Roman" w:cs="Calibri"/>
                  <w:color w:val="000000"/>
                  <w:sz w:val="16"/>
                  <w:szCs w:val="16"/>
                  <w:lang w:eastAsia="en-AU"/>
                </w:rPr>
                <w:t>CP35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6" w:author="KIM, Jason" w:date="2019-04-02T13:39:00Z"/>
                <w:rFonts w:eastAsia="Times New Roman" w:cs="Calibri"/>
                <w:color w:val="000000"/>
                <w:sz w:val="16"/>
                <w:szCs w:val="16"/>
                <w:lang w:eastAsia="en-AU"/>
              </w:rPr>
            </w:pPr>
            <w:ins w:id="409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8" w:author="KIM, Jason" w:date="2019-04-02T13:39:00Z"/>
                <w:rFonts w:eastAsia="Times New Roman" w:cs="Calibri"/>
                <w:color w:val="000000"/>
                <w:sz w:val="16"/>
                <w:szCs w:val="16"/>
                <w:lang w:eastAsia="en-AU"/>
              </w:rPr>
            </w:pPr>
            <w:ins w:id="4099" w:author="KIM, Jason" w:date="2019-04-02T13:39:00Z">
              <w:r w:rsidRPr="005D76C8">
                <w:rPr>
                  <w:rFonts w:eastAsia="Times New Roman" w:cs="Calibri"/>
                  <w:color w:val="000000"/>
                  <w:sz w:val="16"/>
                  <w:szCs w:val="16"/>
                  <w:lang w:eastAsia="en-AU"/>
                </w:rPr>
                <w:t>DLZ1353 to DLZ1353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00" w:author="KIM, Jason" w:date="2019-04-02T13:39:00Z"/>
                <w:rFonts w:eastAsia="Times New Roman" w:cs="Calibri"/>
                <w:color w:val="000000"/>
                <w:sz w:val="16"/>
                <w:szCs w:val="16"/>
                <w:lang w:eastAsia="en-AU"/>
              </w:rPr>
            </w:pPr>
            <w:ins w:id="410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02" w:author="KIM, Jason" w:date="2019-04-02T13:39:00Z"/>
                <w:rFonts w:eastAsia="Times New Roman" w:cs="Calibri"/>
                <w:color w:val="000000"/>
                <w:sz w:val="16"/>
                <w:szCs w:val="16"/>
                <w:lang w:eastAsia="en-AU"/>
              </w:rPr>
            </w:pPr>
            <w:ins w:id="4103" w:author="KIM, Jason" w:date="2019-04-02T13:39:00Z">
              <w:r w:rsidRPr="005D76C8">
                <w:rPr>
                  <w:rFonts w:eastAsia="Times New Roman" w:cs="Calibri"/>
                  <w:color w:val="000000"/>
                  <w:sz w:val="16"/>
                  <w:szCs w:val="16"/>
                  <w:lang w:eastAsia="en-AU"/>
                </w:rPr>
                <w:t>ELZ10338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4" w:author="KIM, Jason" w:date="2019-04-02T13:39:00Z"/>
                <w:rFonts w:eastAsia="Times New Roman" w:cs="Calibri"/>
                <w:color w:val="000000"/>
                <w:sz w:val="16"/>
                <w:szCs w:val="16"/>
                <w:lang w:eastAsia="en-AU"/>
              </w:rPr>
            </w:pPr>
            <w:ins w:id="4105" w:author="KIM, Jason" w:date="2019-04-02T13:39:00Z">
              <w:r w:rsidRPr="005D76C8">
                <w:rPr>
                  <w:rFonts w:eastAsia="Times New Roman" w:cs="Calibri"/>
                  <w:color w:val="000000"/>
                  <w:sz w:val="16"/>
                  <w:szCs w:val="16"/>
                  <w:lang w:eastAsia="en-AU"/>
                </w:rPr>
                <w:t>CP60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6" w:author="KIM, Jason" w:date="2019-04-02T13:39:00Z"/>
                <w:rFonts w:eastAsia="Times New Roman" w:cs="Calibri"/>
                <w:color w:val="000000"/>
                <w:sz w:val="16"/>
                <w:szCs w:val="16"/>
                <w:lang w:eastAsia="en-AU"/>
              </w:rPr>
            </w:pPr>
            <w:ins w:id="4107" w:author="KIM, Jason" w:date="2019-04-02T13:39:00Z">
              <w:r w:rsidRPr="005D76C8">
                <w:rPr>
                  <w:rFonts w:eastAsia="Times New Roman" w:cs="Calibri"/>
                  <w:color w:val="000000"/>
                  <w:sz w:val="16"/>
                  <w:szCs w:val="16"/>
                  <w:lang w:eastAsia="en-AU"/>
                </w:rPr>
                <w:t>CP61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8" w:author="KIM, Jason" w:date="2019-04-02T13:39:00Z"/>
                <w:rFonts w:eastAsia="Times New Roman" w:cs="Calibri"/>
                <w:color w:val="000000"/>
                <w:sz w:val="16"/>
                <w:szCs w:val="16"/>
                <w:lang w:eastAsia="en-AU"/>
              </w:rPr>
            </w:pPr>
            <w:ins w:id="4109" w:author="KIM, Jason" w:date="2019-04-02T13:39:00Z">
              <w:r w:rsidRPr="005D76C8">
                <w:rPr>
                  <w:rFonts w:eastAsia="Times New Roman" w:cs="Calibri"/>
                  <w:color w:val="000000"/>
                  <w:sz w:val="16"/>
                  <w:szCs w:val="16"/>
                  <w:lang w:eastAsia="en-AU"/>
                </w:rPr>
                <w:t>DLZ1604 to DLZ1613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10" w:author="KIM, Jason" w:date="2019-04-02T13:39:00Z"/>
                <w:rFonts w:eastAsia="Times New Roman" w:cs="Calibri"/>
                <w:color w:val="000000"/>
                <w:sz w:val="16"/>
                <w:szCs w:val="16"/>
                <w:lang w:eastAsia="en-AU"/>
              </w:rPr>
            </w:pPr>
            <w:ins w:id="411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1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13" w:author="KIM, Jason" w:date="2019-04-02T13:39:00Z"/>
                <w:rFonts w:eastAsia="Times New Roman" w:cs="Calibri"/>
                <w:color w:val="000000"/>
                <w:sz w:val="16"/>
                <w:szCs w:val="16"/>
                <w:lang w:eastAsia="en-AU"/>
              </w:rPr>
            </w:pPr>
            <w:ins w:id="4114" w:author="KIM, Jason" w:date="2019-04-02T13:39:00Z">
              <w:r w:rsidRPr="005D76C8">
                <w:rPr>
                  <w:rFonts w:eastAsia="Times New Roman" w:cs="Calibri"/>
                  <w:color w:val="000000"/>
                  <w:sz w:val="16"/>
                  <w:szCs w:val="16"/>
                  <w:lang w:eastAsia="en-AU"/>
                </w:rPr>
                <w:t>ELZ10046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5" w:author="KIM, Jason" w:date="2019-04-02T13:39:00Z"/>
                <w:rFonts w:eastAsia="Times New Roman" w:cs="Calibri"/>
                <w:color w:val="000000"/>
                <w:sz w:val="16"/>
                <w:szCs w:val="16"/>
                <w:lang w:eastAsia="en-AU"/>
              </w:rPr>
            </w:pPr>
            <w:ins w:id="4116" w:author="KIM, Jason" w:date="2019-04-02T13:39:00Z">
              <w:r w:rsidRPr="005D76C8">
                <w:rPr>
                  <w:rFonts w:eastAsia="Times New Roman" w:cs="Calibri"/>
                  <w:color w:val="000000"/>
                  <w:sz w:val="16"/>
                  <w:szCs w:val="16"/>
                  <w:lang w:eastAsia="en-AU"/>
                </w:rPr>
                <w:t>CP09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7" w:author="KIM, Jason" w:date="2019-04-02T13:39:00Z"/>
                <w:rFonts w:eastAsia="Times New Roman" w:cs="Calibri"/>
                <w:color w:val="000000"/>
                <w:sz w:val="16"/>
                <w:szCs w:val="16"/>
                <w:lang w:eastAsia="en-AU"/>
              </w:rPr>
            </w:pPr>
            <w:ins w:id="411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9" w:author="KIM, Jason" w:date="2019-04-02T13:39:00Z"/>
                <w:rFonts w:eastAsia="Times New Roman" w:cs="Calibri"/>
                <w:color w:val="000000"/>
                <w:sz w:val="16"/>
                <w:szCs w:val="16"/>
                <w:lang w:eastAsia="en-AU"/>
              </w:rPr>
            </w:pPr>
            <w:ins w:id="4120" w:author="KIM, Jason" w:date="2019-04-02T13:39:00Z">
              <w:r w:rsidRPr="005D76C8">
                <w:rPr>
                  <w:rFonts w:eastAsia="Times New Roman" w:cs="Calibri"/>
                  <w:color w:val="000000"/>
                  <w:sz w:val="16"/>
                  <w:szCs w:val="16"/>
                  <w:lang w:eastAsia="en-AU"/>
                </w:rPr>
                <w:t>DLZ1093 to DLZ1093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21" w:author="KIM, Jason" w:date="2019-04-02T13:39:00Z"/>
                <w:rFonts w:eastAsia="Times New Roman" w:cs="Calibri"/>
                <w:color w:val="000000"/>
                <w:sz w:val="16"/>
                <w:szCs w:val="16"/>
                <w:lang w:eastAsia="en-AU"/>
              </w:rPr>
            </w:pPr>
            <w:ins w:id="412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23" w:author="KIM, Jason" w:date="2019-04-02T13:39:00Z"/>
                <w:rFonts w:eastAsia="Times New Roman" w:cs="Calibri"/>
                <w:color w:val="000000"/>
                <w:sz w:val="16"/>
                <w:szCs w:val="16"/>
                <w:lang w:eastAsia="en-AU"/>
              </w:rPr>
            </w:pPr>
            <w:ins w:id="4124" w:author="KIM, Jason" w:date="2019-04-02T13:39:00Z">
              <w:r w:rsidRPr="005D76C8">
                <w:rPr>
                  <w:rFonts w:eastAsia="Times New Roman" w:cs="Calibri"/>
                  <w:color w:val="000000"/>
                  <w:sz w:val="16"/>
                  <w:szCs w:val="16"/>
                  <w:lang w:eastAsia="en-AU"/>
                </w:rPr>
                <w:t>ELZ10200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5" w:author="KIM, Jason" w:date="2019-04-02T13:39:00Z"/>
                <w:rFonts w:eastAsia="Times New Roman" w:cs="Calibri"/>
                <w:color w:val="000000"/>
                <w:sz w:val="16"/>
                <w:szCs w:val="16"/>
                <w:lang w:eastAsia="en-AU"/>
              </w:rPr>
            </w:pPr>
            <w:ins w:id="4126" w:author="KIM, Jason" w:date="2019-04-02T13:39:00Z">
              <w:r w:rsidRPr="005D76C8">
                <w:rPr>
                  <w:rFonts w:eastAsia="Times New Roman" w:cs="Calibri"/>
                  <w:color w:val="000000"/>
                  <w:sz w:val="16"/>
                  <w:szCs w:val="16"/>
                  <w:lang w:eastAsia="en-AU"/>
                </w:rPr>
                <w:t>CP35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7" w:author="KIM, Jason" w:date="2019-04-02T13:39:00Z"/>
                <w:rFonts w:eastAsia="Times New Roman" w:cs="Calibri"/>
                <w:color w:val="000000"/>
                <w:sz w:val="16"/>
                <w:szCs w:val="16"/>
                <w:lang w:eastAsia="en-AU"/>
              </w:rPr>
            </w:pPr>
            <w:ins w:id="4128" w:author="KIM, Jason" w:date="2019-04-02T13:39:00Z">
              <w:r w:rsidRPr="005D76C8">
                <w:rPr>
                  <w:rFonts w:eastAsia="Times New Roman" w:cs="Calibri"/>
                  <w:color w:val="000000"/>
                  <w:sz w:val="16"/>
                  <w:szCs w:val="16"/>
                  <w:lang w:eastAsia="en-AU"/>
                </w:rPr>
                <w:t>CP36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9" w:author="KIM, Jason" w:date="2019-04-02T13:39:00Z"/>
                <w:rFonts w:eastAsia="Times New Roman" w:cs="Calibri"/>
                <w:color w:val="000000"/>
                <w:sz w:val="16"/>
                <w:szCs w:val="16"/>
                <w:lang w:eastAsia="en-AU"/>
              </w:rPr>
            </w:pPr>
            <w:ins w:id="4130" w:author="KIM, Jason" w:date="2019-04-02T13:39:00Z">
              <w:r w:rsidRPr="005D76C8">
                <w:rPr>
                  <w:rFonts w:eastAsia="Times New Roman" w:cs="Calibri"/>
                  <w:color w:val="000000"/>
                  <w:sz w:val="16"/>
                  <w:szCs w:val="16"/>
                  <w:lang w:eastAsia="en-AU"/>
                </w:rPr>
                <w:t>DLZ1354 to DLZ1362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31" w:author="KIM, Jason" w:date="2019-04-02T13:39:00Z"/>
                <w:rFonts w:eastAsia="Times New Roman" w:cs="Calibri"/>
                <w:color w:val="000000"/>
                <w:sz w:val="16"/>
                <w:szCs w:val="16"/>
                <w:lang w:eastAsia="en-AU"/>
              </w:rPr>
            </w:pPr>
            <w:ins w:id="413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33" w:author="KIM, Jason" w:date="2019-04-02T13:39:00Z"/>
                <w:rFonts w:eastAsia="Times New Roman" w:cs="Calibri"/>
                <w:color w:val="000000"/>
                <w:sz w:val="16"/>
                <w:szCs w:val="16"/>
                <w:lang w:eastAsia="en-AU"/>
              </w:rPr>
            </w:pPr>
            <w:ins w:id="4134" w:author="KIM, Jason" w:date="2019-04-02T13:39:00Z">
              <w:r w:rsidRPr="005D76C8">
                <w:rPr>
                  <w:rFonts w:eastAsia="Times New Roman" w:cs="Calibri"/>
                  <w:color w:val="000000"/>
                  <w:sz w:val="16"/>
                  <w:szCs w:val="16"/>
                  <w:lang w:eastAsia="en-AU"/>
                </w:rPr>
                <w:t>ELZ10340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5" w:author="KIM, Jason" w:date="2019-04-02T13:39:00Z"/>
                <w:rFonts w:eastAsia="Times New Roman" w:cs="Calibri"/>
                <w:color w:val="000000"/>
                <w:sz w:val="16"/>
                <w:szCs w:val="16"/>
                <w:lang w:eastAsia="en-AU"/>
              </w:rPr>
            </w:pPr>
            <w:ins w:id="4136" w:author="KIM, Jason" w:date="2019-04-02T13:39:00Z">
              <w:r w:rsidRPr="005D76C8">
                <w:rPr>
                  <w:rFonts w:eastAsia="Times New Roman" w:cs="Calibri"/>
                  <w:color w:val="000000"/>
                  <w:sz w:val="16"/>
                  <w:szCs w:val="16"/>
                  <w:lang w:eastAsia="en-AU"/>
                </w:rPr>
                <w:t>CP61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7" w:author="KIM, Jason" w:date="2019-04-02T13:39:00Z"/>
                <w:rFonts w:eastAsia="Times New Roman" w:cs="Calibri"/>
                <w:color w:val="000000"/>
                <w:sz w:val="16"/>
                <w:szCs w:val="16"/>
                <w:lang w:eastAsia="en-AU"/>
              </w:rPr>
            </w:pPr>
            <w:ins w:id="413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9" w:author="KIM, Jason" w:date="2019-04-02T13:39:00Z"/>
                <w:rFonts w:eastAsia="Times New Roman" w:cs="Calibri"/>
                <w:color w:val="000000"/>
                <w:sz w:val="16"/>
                <w:szCs w:val="16"/>
                <w:lang w:eastAsia="en-AU"/>
              </w:rPr>
            </w:pPr>
            <w:ins w:id="4140" w:author="KIM, Jason" w:date="2019-04-02T13:39:00Z">
              <w:r w:rsidRPr="005D76C8">
                <w:rPr>
                  <w:rFonts w:eastAsia="Times New Roman" w:cs="Calibri"/>
                  <w:color w:val="000000"/>
                  <w:sz w:val="16"/>
                  <w:szCs w:val="16"/>
                  <w:lang w:eastAsia="en-AU"/>
                </w:rPr>
                <w:t>DLZ1614 to DLZ1614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41" w:author="KIM, Jason" w:date="2019-04-02T13:39:00Z"/>
                <w:rFonts w:eastAsia="Times New Roman" w:cs="Calibri"/>
                <w:color w:val="000000"/>
                <w:sz w:val="16"/>
                <w:szCs w:val="16"/>
                <w:lang w:eastAsia="en-AU"/>
              </w:rPr>
            </w:pPr>
            <w:ins w:id="414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4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44" w:author="KIM, Jason" w:date="2019-04-02T13:39:00Z"/>
                <w:rFonts w:eastAsia="Times New Roman" w:cs="Calibri"/>
                <w:color w:val="000000"/>
                <w:sz w:val="16"/>
                <w:szCs w:val="16"/>
                <w:lang w:eastAsia="en-AU"/>
              </w:rPr>
            </w:pPr>
            <w:ins w:id="4145" w:author="KIM, Jason" w:date="2019-04-02T13:39:00Z">
              <w:r w:rsidRPr="005D76C8">
                <w:rPr>
                  <w:rFonts w:eastAsia="Times New Roman" w:cs="Calibri"/>
                  <w:color w:val="000000"/>
                  <w:sz w:val="16"/>
                  <w:szCs w:val="16"/>
                  <w:lang w:eastAsia="en-AU"/>
                </w:rPr>
                <w:t>ELZ10048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46" w:author="KIM, Jason" w:date="2019-04-02T13:39:00Z"/>
                <w:rFonts w:eastAsia="Times New Roman" w:cs="Calibri"/>
                <w:color w:val="000000"/>
                <w:sz w:val="16"/>
                <w:szCs w:val="16"/>
                <w:lang w:eastAsia="en-AU"/>
              </w:rPr>
            </w:pPr>
            <w:ins w:id="4147" w:author="KIM, Jason" w:date="2019-04-02T13:39:00Z">
              <w:r w:rsidRPr="005D76C8">
                <w:rPr>
                  <w:rFonts w:eastAsia="Times New Roman" w:cs="Calibri"/>
                  <w:color w:val="000000"/>
                  <w:sz w:val="16"/>
                  <w:szCs w:val="16"/>
                  <w:lang w:eastAsia="en-AU"/>
                </w:rPr>
                <w:t>CP09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48" w:author="KIM, Jason" w:date="2019-04-02T13:39:00Z"/>
                <w:rFonts w:eastAsia="Times New Roman" w:cs="Calibri"/>
                <w:color w:val="000000"/>
                <w:sz w:val="16"/>
                <w:szCs w:val="16"/>
                <w:lang w:eastAsia="en-AU"/>
              </w:rPr>
            </w:pPr>
            <w:ins w:id="4149" w:author="KIM, Jason" w:date="2019-04-02T13:39:00Z">
              <w:r w:rsidRPr="005D76C8">
                <w:rPr>
                  <w:rFonts w:eastAsia="Times New Roman" w:cs="Calibri"/>
                  <w:color w:val="000000"/>
                  <w:sz w:val="16"/>
                  <w:szCs w:val="16"/>
                  <w:lang w:eastAsia="en-AU"/>
                </w:rPr>
                <w:t>CP10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0" w:author="KIM, Jason" w:date="2019-04-02T13:39:00Z"/>
                <w:rFonts w:eastAsia="Times New Roman" w:cs="Calibri"/>
                <w:color w:val="000000"/>
                <w:sz w:val="16"/>
                <w:szCs w:val="16"/>
                <w:lang w:eastAsia="en-AU"/>
              </w:rPr>
            </w:pPr>
            <w:ins w:id="4151" w:author="KIM, Jason" w:date="2019-04-02T13:39:00Z">
              <w:r w:rsidRPr="005D76C8">
                <w:rPr>
                  <w:rFonts w:eastAsia="Times New Roman" w:cs="Calibri"/>
                  <w:color w:val="000000"/>
                  <w:sz w:val="16"/>
                  <w:szCs w:val="16"/>
                  <w:lang w:eastAsia="en-AU"/>
                </w:rPr>
                <w:t>DLZ1094 to DLZ1102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52" w:author="KIM, Jason" w:date="2019-04-02T13:39:00Z"/>
                <w:rFonts w:eastAsia="Times New Roman" w:cs="Calibri"/>
                <w:color w:val="000000"/>
                <w:sz w:val="16"/>
                <w:szCs w:val="16"/>
                <w:lang w:eastAsia="en-AU"/>
              </w:rPr>
            </w:pPr>
            <w:ins w:id="415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54" w:author="KIM, Jason" w:date="2019-04-02T13:39:00Z"/>
                <w:rFonts w:eastAsia="Times New Roman" w:cs="Calibri"/>
                <w:color w:val="000000"/>
                <w:sz w:val="16"/>
                <w:szCs w:val="16"/>
                <w:lang w:eastAsia="en-AU"/>
              </w:rPr>
            </w:pPr>
            <w:ins w:id="4155" w:author="KIM, Jason" w:date="2019-04-02T13:39:00Z">
              <w:r w:rsidRPr="005D76C8">
                <w:rPr>
                  <w:rFonts w:eastAsia="Times New Roman" w:cs="Calibri"/>
                  <w:color w:val="000000"/>
                  <w:sz w:val="16"/>
                  <w:szCs w:val="16"/>
                  <w:lang w:eastAsia="en-AU"/>
                </w:rPr>
                <w:t>ELZ10202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6" w:author="KIM, Jason" w:date="2019-04-02T13:39:00Z"/>
                <w:rFonts w:eastAsia="Times New Roman" w:cs="Calibri"/>
                <w:color w:val="000000"/>
                <w:sz w:val="16"/>
                <w:szCs w:val="16"/>
                <w:lang w:eastAsia="en-AU"/>
              </w:rPr>
            </w:pPr>
            <w:ins w:id="4157" w:author="KIM, Jason" w:date="2019-04-02T13:39:00Z">
              <w:r w:rsidRPr="005D76C8">
                <w:rPr>
                  <w:rFonts w:eastAsia="Times New Roman" w:cs="Calibri"/>
                  <w:color w:val="000000"/>
                  <w:sz w:val="16"/>
                  <w:szCs w:val="16"/>
                  <w:lang w:eastAsia="en-AU"/>
                </w:rPr>
                <w:t>CP36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8" w:author="KIM, Jason" w:date="2019-04-02T13:39:00Z"/>
                <w:rFonts w:eastAsia="Times New Roman" w:cs="Calibri"/>
                <w:color w:val="000000"/>
                <w:sz w:val="16"/>
                <w:szCs w:val="16"/>
                <w:lang w:eastAsia="en-AU"/>
              </w:rPr>
            </w:pPr>
            <w:ins w:id="415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0" w:author="KIM, Jason" w:date="2019-04-02T13:39:00Z"/>
                <w:rFonts w:eastAsia="Times New Roman" w:cs="Calibri"/>
                <w:color w:val="000000"/>
                <w:sz w:val="16"/>
                <w:szCs w:val="16"/>
                <w:lang w:eastAsia="en-AU"/>
              </w:rPr>
            </w:pPr>
            <w:ins w:id="4161" w:author="KIM, Jason" w:date="2019-04-02T13:39:00Z">
              <w:r w:rsidRPr="005D76C8">
                <w:rPr>
                  <w:rFonts w:eastAsia="Times New Roman" w:cs="Calibri"/>
                  <w:color w:val="000000"/>
                  <w:sz w:val="16"/>
                  <w:szCs w:val="16"/>
                  <w:lang w:eastAsia="en-AU"/>
                </w:rPr>
                <w:t>DLZ1363 to DLZ1363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62" w:author="KIM, Jason" w:date="2019-04-02T13:39:00Z"/>
                <w:rFonts w:eastAsia="Times New Roman" w:cs="Calibri"/>
                <w:color w:val="000000"/>
                <w:sz w:val="16"/>
                <w:szCs w:val="16"/>
                <w:lang w:eastAsia="en-AU"/>
              </w:rPr>
            </w:pPr>
            <w:ins w:id="416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64" w:author="KIM, Jason" w:date="2019-04-02T13:39:00Z"/>
                <w:rFonts w:eastAsia="Times New Roman" w:cs="Calibri"/>
                <w:color w:val="000000"/>
                <w:sz w:val="16"/>
                <w:szCs w:val="16"/>
                <w:lang w:eastAsia="en-AU"/>
              </w:rPr>
            </w:pPr>
            <w:ins w:id="4165" w:author="KIM, Jason" w:date="2019-04-02T13:39:00Z">
              <w:r w:rsidRPr="005D76C8">
                <w:rPr>
                  <w:rFonts w:eastAsia="Times New Roman" w:cs="Calibri"/>
                  <w:color w:val="000000"/>
                  <w:sz w:val="16"/>
                  <w:szCs w:val="16"/>
                  <w:lang w:eastAsia="en-AU"/>
                </w:rPr>
                <w:t>ELZ10342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6" w:author="KIM, Jason" w:date="2019-04-02T13:39:00Z"/>
                <w:rFonts w:eastAsia="Times New Roman" w:cs="Calibri"/>
                <w:color w:val="000000"/>
                <w:sz w:val="16"/>
                <w:szCs w:val="16"/>
                <w:lang w:eastAsia="en-AU"/>
              </w:rPr>
            </w:pPr>
            <w:ins w:id="4167" w:author="KIM, Jason" w:date="2019-04-02T13:39:00Z">
              <w:r w:rsidRPr="005D76C8">
                <w:rPr>
                  <w:rFonts w:eastAsia="Times New Roman" w:cs="Calibri"/>
                  <w:color w:val="000000"/>
                  <w:sz w:val="16"/>
                  <w:szCs w:val="16"/>
                  <w:lang w:eastAsia="en-AU"/>
                </w:rPr>
                <w:t>CP61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8" w:author="KIM, Jason" w:date="2019-04-02T13:39:00Z"/>
                <w:rFonts w:eastAsia="Times New Roman" w:cs="Calibri"/>
                <w:color w:val="000000"/>
                <w:sz w:val="16"/>
                <w:szCs w:val="16"/>
                <w:lang w:eastAsia="en-AU"/>
              </w:rPr>
            </w:pPr>
            <w:ins w:id="4169" w:author="KIM, Jason" w:date="2019-04-02T13:39:00Z">
              <w:r w:rsidRPr="005D76C8">
                <w:rPr>
                  <w:rFonts w:eastAsia="Times New Roman" w:cs="Calibri"/>
                  <w:color w:val="000000"/>
                  <w:sz w:val="16"/>
                  <w:szCs w:val="16"/>
                  <w:lang w:eastAsia="en-AU"/>
                </w:rPr>
                <w:t>CP62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0" w:author="KIM, Jason" w:date="2019-04-02T13:39:00Z"/>
                <w:rFonts w:eastAsia="Times New Roman" w:cs="Calibri"/>
                <w:color w:val="000000"/>
                <w:sz w:val="16"/>
                <w:szCs w:val="16"/>
                <w:lang w:eastAsia="en-AU"/>
              </w:rPr>
            </w:pPr>
            <w:ins w:id="4171" w:author="KIM, Jason" w:date="2019-04-02T13:39:00Z">
              <w:r w:rsidRPr="005D76C8">
                <w:rPr>
                  <w:rFonts w:eastAsia="Times New Roman" w:cs="Calibri"/>
                  <w:color w:val="000000"/>
                  <w:sz w:val="16"/>
                  <w:szCs w:val="16"/>
                  <w:lang w:eastAsia="en-AU"/>
                </w:rPr>
                <w:t>DLZ1615 to DLZ1622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72" w:author="KIM, Jason" w:date="2019-04-02T13:39:00Z"/>
                <w:rFonts w:eastAsia="Times New Roman" w:cs="Calibri"/>
                <w:color w:val="000000"/>
                <w:sz w:val="16"/>
                <w:szCs w:val="16"/>
                <w:lang w:eastAsia="en-AU"/>
              </w:rPr>
            </w:pPr>
            <w:ins w:id="417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7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75" w:author="KIM, Jason" w:date="2019-04-02T13:39:00Z"/>
                <w:rFonts w:eastAsia="Times New Roman" w:cs="Calibri"/>
                <w:color w:val="000000"/>
                <w:sz w:val="16"/>
                <w:szCs w:val="16"/>
                <w:lang w:eastAsia="en-AU"/>
              </w:rPr>
            </w:pPr>
            <w:ins w:id="4176" w:author="KIM, Jason" w:date="2019-04-02T13:39:00Z">
              <w:r w:rsidRPr="005D76C8">
                <w:rPr>
                  <w:rFonts w:eastAsia="Times New Roman" w:cs="Calibri"/>
                  <w:color w:val="000000"/>
                  <w:sz w:val="16"/>
                  <w:szCs w:val="16"/>
                  <w:lang w:eastAsia="en-AU"/>
                </w:rPr>
                <w:t>ELZ10050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7" w:author="KIM, Jason" w:date="2019-04-02T13:39:00Z"/>
                <w:rFonts w:eastAsia="Times New Roman" w:cs="Calibri"/>
                <w:color w:val="000000"/>
                <w:sz w:val="16"/>
                <w:szCs w:val="16"/>
                <w:lang w:eastAsia="en-AU"/>
              </w:rPr>
            </w:pPr>
            <w:ins w:id="4178" w:author="KIM, Jason" w:date="2019-04-02T13:39:00Z">
              <w:r w:rsidRPr="005D76C8">
                <w:rPr>
                  <w:rFonts w:eastAsia="Times New Roman" w:cs="Calibri"/>
                  <w:color w:val="000000"/>
                  <w:sz w:val="16"/>
                  <w:szCs w:val="16"/>
                  <w:lang w:eastAsia="en-AU"/>
                </w:rPr>
                <w:t>CP10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9" w:author="KIM, Jason" w:date="2019-04-02T13:39:00Z"/>
                <w:rFonts w:eastAsia="Times New Roman" w:cs="Calibri"/>
                <w:color w:val="000000"/>
                <w:sz w:val="16"/>
                <w:szCs w:val="16"/>
                <w:lang w:eastAsia="en-AU"/>
              </w:rPr>
            </w:pPr>
            <w:ins w:id="418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1" w:author="KIM, Jason" w:date="2019-04-02T13:39:00Z"/>
                <w:rFonts w:eastAsia="Times New Roman" w:cs="Calibri"/>
                <w:color w:val="000000"/>
                <w:sz w:val="16"/>
                <w:szCs w:val="16"/>
                <w:lang w:eastAsia="en-AU"/>
              </w:rPr>
            </w:pPr>
            <w:ins w:id="4182" w:author="KIM, Jason" w:date="2019-04-02T13:39:00Z">
              <w:r w:rsidRPr="005D76C8">
                <w:rPr>
                  <w:rFonts w:eastAsia="Times New Roman" w:cs="Calibri"/>
                  <w:color w:val="000000"/>
                  <w:sz w:val="16"/>
                  <w:szCs w:val="16"/>
                  <w:lang w:eastAsia="en-AU"/>
                </w:rPr>
                <w:t>DLZ1103 to DLZ1103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83" w:author="KIM, Jason" w:date="2019-04-02T13:39:00Z"/>
                <w:rFonts w:eastAsia="Times New Roman" w:cs="Calibri"/>
                <w:color w:val="000000"/>
                <w:sz w:val="16"/>
                <w:szCs w:val="16"/>
                <w:lang w:eastAsia="en-AU"/>
              </w:rPr>
            </w:pPr>
            <w:ins w:id="418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85" w:author="KIM, Jason" w:date="2019-04-02T13:39:00Z"/>
                <w:rFonts w:eastAsia="Times New Roman" w:cs="Calibri"/>
                <w:color w:val="000000"/>
                <w:sz w:val="16"/>
                <w:szCs w:val="16"/>
                <w:lang w:eastAsia="en-AU"/>
              </w:rPr>
            </w:pPr>
            <w:ins w:id="4186" w:author="KIM, Jason" w:date="2019-04-02T13:39:00Z">
              <w:r w:rsidRPr="005D76C8">
                <w:rPr>
                  <w:rFonts w:eastAsia="Times New Roman" w:cs="Calibri"/>
                  <w:color w:val="000000"/>
                  <w:sz w:val="16"/>
                  <w:szCs w:val="16"/>
                  <w:lang w:eastAsia="en-AU"/>
                </w:rPr>
                <w:t>ELZ10204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7" w:author="KIM, Jason" w:date="2019-04-02T13:39:00Z"/>
                <w:rFonts w:eastAsia="Times New Roman" w:cs="Calibri"/>
                <w:color w:val="000000"/>
                <w:sz w:val="16"/>
                <w:szCs w:val="16"/>
                <w:lang w:eastAsia="en-AU"/>
              </w:rPr>
            </w:pPr>
            <w:ins w:id="4188" w:author="KIM, Jason" w:date="2019-04-02T13:39:00Z">
              <w:r w:rsidRPr="005D76C8">
                <w:rPr>
                  <w:rFonts w:eastAsia="Times New Roman" w:cs="Calibri"/>
                  <w:color w:val="000000"/>
                  <w:sz w:val="16"/>
                  <w:szCs w:val="16"/>
                  <w:lang w:eastAsia="en-AU"/>
                </w:rPr>
                <w:t>CP36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9" w:author="KIM, Jason" w:date="2019-04-02T13:39:00Z"/>
                <w:rFonts w:eastAsia="Times New Roman" w:cs="Calibri"/>
                <w:color w:val="000000"/>
                <w:sz w:val="16"/>
                <w:szCs w:val="16"/>
                <w:lang w:eastAsia="en-AU"/>
              </w:rPr>
            </w:pPr>
            <w:ins w:id="4190" w:author="KIM, Jason" w:date="2019-04-02T13:39:00Z">
              <w:r w:rsidRPr="005D76C8">
                <w:rPr>
                  <w:rFonts w:eastAsia="Times New Roman" w:cs="Calibri"/>
                  <w:color w:val="000000"/>
                  <w:sz w:val="16"/>
                  <w:szCs w:val="16"/>
                  <w:lang w:eastAsia="en-AU"/>
                </w:rPr>
                <w:t>CP37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1" w:author="KIM, Jason" w:date="2019-04-02T13:39:00Z"/>
                <w:rFonts w:eastAsia="Times New Roman" w:cs="Calibri"/>
                <w:color w:val="000000"/>
                <w:sz w:val="16"/>
                <w:szCs w:val="16"/>
                <w:lang w:eastAsia="en-AU"/>
              </w:rPr>
            </w:pPr>
            <w:ins w:id="4192" w:author="KIM, Jason" w:date="2019-04-02T13:39:00Z">
              <w:r w:rsidRPr="005D76C8">
                <w:rPr>
                  <w:rFonts w:eastAsia="Times New Roman" w:cs="Calibri"/>
                  <w:color w:val="000000"/>
                  <w:sz w:val="16"/>
                  <w:szCs w:val="16"/>
                  <w:lang w:eastAsia="en-AU"/>
                </w:rPr>
                <w:t>DLZ1364 to DLZ1372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93" w:author="KIM, Jason" w:date="2019-04-02T13:39:00Z"/>
                <w:rFonts w:eastAsia="Times New Roman" w:cs="Calibri"/>
                <w:color w:val="000000"/>
                <w:sz w:val="16"/>
                <w:szCs w:val="16"/>
                <w:lang w:eastAsia="en-AU"/>
              </w:rPr>
            </w:pPr>
            <w:ins w:id="419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95" w:author="KIM, Jason" w:date="2019-04-02T13:39:00Z"/>
                <w:rFonts w:eastAsia="Times New Roman" w:cs="Calibri"/>
                <w:color w:val="000000"/>
                <w:sz w:val="16"/>
                <w:szCs w:val="16"/>
                <w:lang w:eastAsia="en-AU"/>
              </w:rPr>
            </w:pPr>
            <w:ins w:id="4196" w:author="KIM, Jason" w:date="2019-04-02T13:39:00Z">
              <w:r w:rsidRPr="005D76C8">
                <w:rPr>
                  <w:rFonts w:eastAsia="Times New Roman" w:cs="Calibri"/>
                  <w:color w:val="000000"/>
                  <w:sz w:val="16"/>
                  <w:szCs w:val="16"/>
                  <w:lang w:eastAsia="en-AU"/>
                </w:rPr>
                <w:t>ELZ10344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7" w:author="KIM, Jason" w:date="2019-04-02T13:39:00Z"/>
                <w:rFonts w:eastAsia="Times New Roman" w:cs="Calibri"/>
                <w:color w:val="000000"/>
                <w:sz w:val="16"/>
                <w:szCs w:val="16"/>
                <w:lang w:eastAsia="en-AU"/>
              </w:rPr>
            </w:pPr>
            <w:ins w:id="4198" w:author="KIM, Jason" w:date="2019-04-02T13:39:00Z">
              <w:r w:rsidRPr="005D76C8">
                <w:rPr>
                  <w:rFonts w:eastAsia="Times New Roman" w:cs="Calibri"/>
                  <w:color w:val="000000"/>
                  <w:sz w:val="16"/>
                  <w:szCs w:val="16"/>
                  <w:lang w:eastAsia="en-AU"/>
                </w:rPr>
                <w:t>CP62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9" w:author="KIM, Jason" w:date="2019-04-02T13:39:00Z"/>
                <w:rFonts w:eastAsia="Times New Roman" w:cs="Calibri"/>
                <w:color w:val="000000"/>
                <w:sz w:val="16"/>
                <w:szCs w:val="16"/>
                <w:lang w:eastAsia="en-AU"/>
              </w:rPr>
            </w:pPr>
            <w:ins w:id="420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01" w:author="KIM, Jason" w:date="2019-04-02T13:39:00Z"/>
                <w:rFonts w:eastAsia="Times New Roman" w:cs="Calibri"/>
                <w:color w:val="000000"/>
                <w:sz w:val="16"/>
                <w:szCs w:val="16"/>
                <w:lang w:eastAsia="en-AU"/>
              </w:rPr>
            </w:pPr>
            <w:ins w:id="4202" w:author="KIM, Jason" w:date="2019-04-02T13:39:00Z">
              <w:r w:rsidRPr="005D76C8">
                <w:rPr>
                  <w:rFonts w:eastAsia="Times New Roman" w:cs="Calibri"/>
                  <w:color w:val="000000"/>
                  <w:sz w:val="16"/>
                  <w:szCs w:val="16"/>
                  <w:lang w:eastAsia="en-AU"/>
                </w:rPr>
                <w:t>DLZ1623 to DLZ1623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03" w:author="KIM, Jason" w:date="2019-04-02T13:39:00Z"/>
                <w:rFonts w:eastAsia="Times New Roman" w:cs="Calibri"/>
                <w:color w:val="000000"/>
                <w:sz w:val="16"/>
                <w:szCs w:val="16"/>
                <w:lang w:eastAsia="en-AU"/>
              </w:rPr>
            </w:pPr>
            <w:ins w:id="420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0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06" w:author="KIM, Jason" w:date="2019-04-02T13:39:00Z"/>
                <w:rFonts w:eastAsia="Times New Roman" w:cs="Calibri"/>
                <w:color w:val="000000"/>
                <w:sz w:val="16"/>
                <w:szCs w:val="16"/>
                <w:lang w:eastAsia="en-AU"/>
              </w:rPr>
            </w:pPr>
            <w:ins w:id="4207" w:author="KIM, Jason" w:date="2019-04-02T13:39:00Z">
              <w:r w:rsidRPr="005D76C8">
                <w:rPr>
                  <w:rFonts w:eastAsia="Times New Roman" w:cs="Calibri"/>
                  <w:color w:val="000000"/>
                  <w:sz w:val="16"/>
                  <w:szCs w:val="16"/>
                  <w:lang w:eastAsia="en-AU"/>
                </w:rPr>
                <w:t>ELZ10052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08" w:author="KIM, Jason" w:date="2019-04-02T13:39:00Z"/>
                <w:rFonts w:eastAsia="Times New Roman" w:cs="Calibri"/>
                <w:color w:val="000000"/>
                <w:sz w:val="16"/>
                <w:szCs w:val="16"/>
                <w:lang w:eastAsia="en-AU"/>
              </w:rPr>
            </w:pPr>
            <w:ins w:id="4209" w:author="KIM, Jason" w:date="2019-04-02T13:39:00Z">
              <w:r w:rsidRPr="005D76C8">
                <w:rPr>
                  <w:rFonts w:eastAsia="Times New Roman" w:cs="Calibri"/>
                  <w:color w:val="000000"/>
                  <w:sz w:val="16"/>
                  <w:szCs w:val="16"/>
                  <w:lang w:eastAsia="en-AU"/>
                </w:rPr>
                <w:t>CP10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0" w:author="KIM, Jason" w:date="2019-04-02T13:39:00Z"/>
                <w:rFonts w:eastAsia="Times New Roman" w:cs="Calibri"/>
                <w:color w:val="000000"/>
                <w:sz w:val="16"/>
                <w:szCs w:val="16"/>
                <w:lang w:eastAsia="en-AU"/>
              </w:rPr>
            </w:pPr>
            <w:ins w:id="4211" w:author="KIM, Jason" w:date="2019-04-02T13:39:00Z">
              <w:r w:rsidRPr="005D76C8">
                <w:rPr>
                  <w:rFonts w:eastAsia="Times New Roman" w:cs="Calibri"/>
                  <w:color w:val="000000"/>
                  <w:sz w:val="16"/>
                  <w:szCs w:val="16"/>
                  <w:lang w:eastAsia="en-AU"/>
                </w:rPr>
                <w:t>CP11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2" w:author="KIM, Jason" w:date="2019-04-02T13:39:00Z"/>
                <w:rFonts w:eastAsia="Times New Roman" w:cs="Calibri"/>
                <w:color w:val="000000"/>
                <w:sz w:val="16"/>
                <w:szCs w:val="16"/>
                <w:lang w:eastAsia="en-AU"/>
              </w:rPr>
            </w:pPr>
            <w:ins w:id="4213" w:author="KIM, Jason" w:date="2019-04-02T13:39:00Z">
              <w:r w:rsidRPr="005D76C8">
                <w:rPr>
                  <w:rFonts w:eastAsia="Times New Roman" w:cs="Calibri"/>
                  <w:color w:val="000000"/>
                  <w:sz w:val="16"/>
                  <w:szCs w:val="16"/>
                  <w:lang w:eastAsia="en-AU"/>
                </w:rPr>
                <w:t>DLZ1104 to DLZ1112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14" w:author="KIM, Jason" w:date="2019-04-02T13:39:00Z"/>
                <w:rFonts w:eastAsia="Times New Roman" w:cs="Calibri"/>
                <w:color w:val="000000"/>
                <w:sz w:val="16"/>
                <w:szCs w:val="16"/>
                <w:lang w:eastAsia="en-AU"/>
              </w:rPr>
            </w:pPr>
            <w:ins w:id="421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16" w:author="KIM, Jason" w:date="2019-04-02T13:39:00Z"/>
                <w:rFonts w:eastAsia="Times New Roman" w:cs="Calibri"/>
                <w:color w:val="000000"/>
                <w:sz w:val="16"/>
                <w:szCs w:val="16"/>
                <w:lang w:eastAsia="en-AU"/>
              </w:rPr>
            </w:pPr>
            <w:ins w:id="4217" w:author="KIM, Jason" w:date="2019-04-02T13:39:00Z">
              <w:r w:rsidRPr="005D76C8">
                <w:rPr>
                  <w:rFonts w:eastAsia="Times New Roman" w:cs="Calibri"/>
                  <w:color w:val="000000"/>
                  <w:sz w:val="16"/>
                  <w:szCs w:val="16"/>
                  <w:lang w:eastAsia="en-AU"/>
                </w:rPr>
                <w:t>ELZ10206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8" w:author="KIM, Jason" w:date="2019-04-02T13:39:00Z"/>
                <w:rFonts w:eastAsia="Times New Roman" w:cs="Calibri"/>
                <w:color w:val="000000"/>
                <w:sz w:val="16"/>
                <w:szCs w:val="16"/>
                <w:lang w:eastAsia="en-AU"/>
              </w:rPr>
            </w:pPr>
            <w:ins w:id="4219" w:author="KIM, Jason" w:date="2019-04-02T13:39:00Z">
              <w:r w:rsidRPr="005D76C8">
                <w:rPr>
                  <w:rFonts w:eastAsia="Times New Roman" w:cs="Calibri"/>
                  <w:color w:val="000000"/>
                  <w:sz w:val="16"/>
                  <w:szCs w:val="16"/>
                  <w:lang w:eastAsia="en-AU"/>
                </w:rPr>
                <w:t>CP37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0" w:author="KIM, Jason" w:date="2019-04-02T13:39:00Z"/>
                <w:rFonts w:eastAsia="Times New Roman" w:cs="Calibri"/>
                <w:color w:val="000000"/>
                <w:sz w:val="16"/>
                <w:szCs w:val="16"/>
                <w:lang w:eastAsia="en-AU"/>
              </w:rPr>
            </w:pPr>
            <w:ins w:id="422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2" w:author="KIM, Jason" w:date="2019-04-02T13:39:00Z"/>
                <w:rFonts w:eastAsia="Times New Roman" w:cs="Calibri"/>
                <w:color w:val="000000"/>
                <w:sz w:val="16"/>
                <w:szCs w:val="16"/>
                <w:lang w:eastAsia="en-AU"/>
              </w:rPr>
            </w:pPr>
            <w:ins w:id="4223" w:author="KIM, Jason" w:date="2019-04-02T13:39:00Z">
              <w:r w:rsidRPr="005D76C8">
                <w:rPr>
                  <w:rFonts w:eastAsia="Times New Roman" w:cs="Calibri"/>
                  <w:color w:val="000000"/>
                  <w:sz w:val="16"/>
                  <w:szCs w:val="16"/>
                  <w:lang w:eastAsia="en-AU"/>
                </w:rPr>
                <w:t>DLZ1373 to DLZ1373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24" w:author="KIM, Jason" w:date="2019-04-02T13:39:00Z"/>
                <w:rFonts w:eastAsia="Times New Roman" w:cs="Calibri"/>
                <w:color w:val="000000"/>
                <w:sz w:val="16"/>
                <w:szCs w:val="16"/>
                <w:lang w:eastAsia="en-AU"/>
              </w:rPr>
            </w:pPr>
            <w:ins w:id="422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26" w:author="KIM, Jason" w:date="2019-04-02T13:39:00Z"/>
                <w:rFonts w:eastAsia="Times New Roman" w:cs="Calibri"/>
                <w:color w:val="000000"/>
                <w:sz w:val="16"/>
                <w:szCs w:val="16"/>
                <w:lang w:eastAsia="en-AU"/>
              </w:rPr>
            </w:pPr>
            <w:ins w:id="4227" w:author="KIM, Jason" w:date="2019-04-02T13:39:00Z">
              <w:r w:rsidRPr="005D76C8">
                <w:rPr>
                  <w:rFonts w:eastAsia="Times New Roman" w:cs="Calibri"/>
                  <w:color w:val="000000"/>
                  <w:sz w:val="16"/>
                  <w:szCs w:val="16"/>
                  <w:lang w:eastAsia="en-AU"/>
                </w:rPr>
                <w:t>ELZ10346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8" w:author="KIM, Jason" w:date="2019-04-02T13:39:00Z"/>
                <w:rFonts w:eastAsia="Times New Roman" w:cs="Calibri"/>
                <w:color w:val="000000"/>
                <w:sz w:val="16"/>
                <w:szCs w:val="16"/>
                <w:lang w:eastAsia="en-AU"/>
              </w:rPr>
            </w:pPr>
            <w:ins w:id="4229" w:author="KIM, Jason" w:date="2019-04-02T13:39:00Z">
              <w:r w:rsidRPr="005D76C8">
                <w:rPr>
                  <w:rFonts w:eastAsia="Times New Roman" w:cs="Calibri"/>
                  <w:color w:val="000000"/>
                  <w:sz w:val="16"/>
                  <w:szCs w:val="16"/>
                  <w:lang w:eastAsia="en-AU"/>
                </w:rPr>
                <w:t>CP62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30" w:author="KIM, Jason" w:date="2019-04-02T13:39:00Z"/>
                <w:rFonts w:eastAsia="Times New Roman" w:cs="Calibri"/>
                <w:color w:val="000000"/>
                <w:sz w:val="16"/>
                <w:szCs w:val="16"/>
                <w:lang w:eastAsia="en-AU"/>
              </w:rPr>
            </w:pPr>
            <w:ins w:id="4231" w:author="KIM, Jason" w:date="2019-04-02T13:39:00Z">
              <w:r w:rsidRPr="005D76C8">
                <w:rPr>
                  <w:rFonts w:eastAsia="Times New Roman" w:cs="Calibri"/>
                  <w:color w:val="000000"/>
                  <w:sz w:val="16"/>
                  <w:szCs w:val="16"/>
                  <w:lang w:eastAsia="en-AU"/>
                </w:rPr>
                <w:t>CP63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32" w:author="KIM, Jason" w:date="2019-04-02T13:39:00Z"/>
                <w:rFonts w:eastAsia="Times New Roman" w:cs="Calibri"/>
                <w:color w:val="000000"/>
                <w:sz w:val="16"/>
                <w:szCs w:val="16"/>
                <w:lang w:eastAsia="en-AU"/>
              </w:rPr>
            </w:pPr>
            <w:ins w:id="4233" w:author="KIM, Jason" w:date="2019-04-02T13:39:00Z">
              <w:r w:rsidRPr="005D76C8">
                <w:rPr>
                  <w:rFonts w:eastAsia="Times New Roman" w:cs="Calibri"/>
                  <w:color w:val="000000"/>
                  <w:sz w:val="16"/>
                  <w:szCs w:val="16"/>
                  <w:lang w:eastAsia="en-AU"/>
                </w:rPr>
                <w:t>DLZ1624 to DLZ1632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34" w:author="KIM, Jason" w:date="2019-04-02T13:39:00Z"/>
                <w:rFonts w:eastAsia="Times New Roman" w:cs="Calibri"/>
                <w:color w:val="000000"/>
                <w:sz w:val="16"/>
                <w:szCs w:val="16"/>
                <w:lang w:eastAsia="en-AU"/>
              </w:rPr>
            </w:pPr>
            <w:ins w:id="423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3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37" w:author="KIM, Jason" w:date="2019-04-02T13:39:00Z"/>
                <w:rFonts w:eastAsia="Times New Roman" w:cs="Calibri"/>
                <w:color w:val="000000"/>
                <w:sz w:val="16"/>
                <w:szCs w:val="16"/>
                <w:lang w:eastAsia="en-AU"/>
              </w:rPr>
            </w:pPr>
            <w:ins w:id="4238" w:author="KIM, Jason" w:date="2019-04-02T13:39:00Z">
              <w:r w:rsidRPr="005D76C8">
                <w:rPr>
                  <w:rFonts w:eastAsia="Times New Roman" w:cs="Calibri"/>
                  <w:color w:val="000000"/>
                  <w:sz w:val="16"/>
                  <w:szCs w:val="16"/>
                  <w:lang w:eastAsia="en-AU"/>
                </w:rPr>
                <w:t>ELZ10054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39" w:author="KIM, Jason" w:date="2019-04-02T13:39:00Z"/>
                <w:rFonts w:eastAsia="Times New Roman" w:cs="Calibri"/>
                <w:color w:val="000000"/>
                <w:sz w:val="16"/>
                <w:szCs w:val="16"/>
                <w:lang w:eastAsia="en-AU"/>
              </w:rPr>
            </w:pPr>
            <w:ins w:id="4240" w:author="KIM, Jason" w:date="2019-04-02T13:39:00Z">
              <w:r w:rsidRPr="005D76C8">
                <w:rPr>
                  <w:rFonts w:eastAsia="Times New Roman" w:cs="Calibri"/>
                  <w:color w:val="000000"/>
                  <w:sz w:val="16"/>
                  <w:szCs w:val="16"/>
                  <w:lang w:eastAsia="en-AU"/>
                </w:rPr>
                <w:t>CP11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1" w:author="KIM, Jason" w:date="2019-04-02T13:39:00Z"/>
                <w:rFonts w:eastAsia="Times New Roman" w:cs="Calibri"/>
                <w:color w:val="000000"/>
                <w:sz w:val="16"/>
                <w:szCs w:val="16"/>
                <w:lang w:eastAsia="en-AU"/>
              </w:rPr>
            </w:pPr>
            <w:ins w:id="424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3" w:author="KIM, Jason" w:date="2019-04-02T13:39:00Z"/>
                <w:rFonts w:eastAsia="Times New Roman" w:cs="Calibri"/>
                <w:color w:val="000000"/>
                <w:sz w:val="16"/>
                <w:szCs w:val="16"/>
                <w:lang w:eastAsia="en-AU"/>
              </w:rPr>
            </w:pPr>
            <w:ins w:id="4244"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45" w:author="KIM, Jason" w:date="2019-04-02T13:39:00Z"/>
                <w:rFonts w:eastAsia="Times New Roman" w:cs="Calibri"/>
                <w:color w:val="000000"/>
                <w:sz w:val="16"/>
                <w:szCs w:val="16"/>
                <w:lang w:eastAsia="en-AU"/>
              </w:rPr>
            </w:pPr>
            <w:ins w:id="424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47" w:author="KIM, Jason" w:date="2019-04-02T13:39:00Z"/>
                <w:rFonts w:eastAsia="Times New Roman" w:cs="Calibri"/>
                <w:color w:val="000000"/>
                <w:sz w:val="16"/>
                <w:szCs w:val="16"/>
                <w:lang w:eastAsia="en-AU"/>
              </w:rPr>
            </w:pPr>
            <w:ins w:id="4248" w:author="KIM, Jason" w:date="2019-04-02T13:39:00Z">
              <w:r w:rsidRPr="005D76C8">
                <w:rPr>
                  <w:rFonts w:eastAsia="Times New Roman" w:cs="Calibri"/>
                  <w:color w:val="000000"/>
                  <w:sz w:val="16"/>
                  <w:szCs w:val="16"/>
                  <w:lang w:eastAsia="en-AU"/>
                </w:rPr>
                <w:t>ELZ10208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9" w:author="KIM, Jason" w:date="2019-04-02T13:39:00Z"/>
                <w:rFonts w:eastAsia="Times New Roman" w:cs="Calibri"/>
                <w:color w:val="000000"/>
                <w:sz w:val="16"/>
                <w:szCs w:val="16"/>
                <w:lang w:eastAsia="en-AU"/>
              </w:rPr>
            </w:pPr>
            <w:ins w:id="4250" w:author="KIM, Jason" w:date="2019-04-02T13:39:00Z">
              <w:r w:rsidRPr="005D76C8">
                <w:rPr>
                  <w:rFonts w:eastAsia="Times New Roman" w:cs="Calibri"/>
                  <w:color w:val="000000"/>
                  <w:sz w:val="16"/>
                  <w:szCs w:val="16"/>
                  <w:lang w:eastAsia="en-AU"/>
                </w:rPr>
                <w:t>CP37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1" w:author="KIM, Jason" w:date="2019-04-02T13:39:00Z"/>
                <w:rFonts w:eastAsia="Times New Roman" w:cs="Calibri"/>
                <w:color w:val="000000"/>
                <w:sz w:val="16"/>
                <w:szCs w:val="16"/>
                <w:lang w:eastAsia="en-AU"/>
              </w:rPr>
            </w:pPr>
            <w:ins w:id="4252" w:author="KIM, Jason" w:date="2019-04-02T13:39:00Z">
              <w:r w:rsidRPr="005D76C8">
                <w:rPr>
                  <w:rFonts w:eastAsia="Times New Roman" w:cs="Calibri"/>
                  <w:color w:val="000000"/>
                  <w:sz w:val="16"/>
                  <w:szCs w:val="16"/>
                  <w:lang w:eastAsia="en-AU"/>
                </w:rPr>
                <w:t>CP38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3" w:author="KIM, Jason" w:date="2019-04-02T13:39:00Z"/>
                <w:rFonts w:eastAsia="Times New Roman" w:cs="Calibri"/>
                <w:color w:val="000000"/>
                <w:sz w:val="16"/>
                <w:szCs w:val="16"/>
                <w:lang w:eastAsia="en-AU"/>
              </w:rPr>
            </w:pPr>
            <w:ins w:id="4254" w:author="KIM, Jason" w:date="2019-04-02T13:39:00Z">
              <w:r w:rsidRPr="005D76C8">
                <w:rPr>
                  <w:rFonts w:eastAsia="Times New Roman" w:cs="Calibri"/>
                  <w:color w:val="000000"/>
                  <w:sz w:val="16"/>
                  <w:szCs w:val="16"/>
                  <w:lang w:eastAsia="en-AU"/>
                </w:rPr>
                <w:t>DLZ1374 to DLZ1382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55" w:author="KIM, Jason" w:date="2019-04-02T13:39:00Z"/>
                <w:rFonts w:eastAsia="Times New Roman" w:cs="Calibri"/>
                <w:color w:val="000000"/>
                <w:sz w:val="16"/>
                <w:szCs w:val="16"/>
                <w:lang w:eastAsia="en-AU"/>
              </w:rPr>
            </w:pPr>
            <w:ins w:id="425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57" w:author="KIM, Jason" w:date="2019-04-02T13:39:00Z"/>
                <w:rFonts w:eastAsia="Times New Roman" w:cs="Calibri"/>
                <w:color w:val="000000"/>
                <w:sz w:val="16"/>
                <w:szCs w:val="16"/>
                <w:lang w:eastAsia="en-AU"/>
              </w:rPr>
            </w:pPr>
            <w:ins w:id="4258" w:author="KIM, Jason" w:date="2019-04-02T13:39:00Z">
              <w:r w:rsidRPr="005D76C8">
                <w:rPr>
                  <w:rFonts w:eastAsia="Times New Roman" w:cs="Calibri"/>
                  <w:color w:val="000000"/>
                  <w:sz w:val="16"/>
                  <w:szCs w:val="16"/>
                  <w:lang w:eastAsia="en-AU"/>
                </w:rPr>
                <w:t>ELZ10352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9" w:author="KIM, Jason" w:date="2019-04-02T13:39:00Z"/>
                <w:rFonts w:eastAsia="Times New Roman" w:cs="Calibri"/>
                <w:color w:val="000000"/>
                <w:sz w:val="16"/>
                <w:szCs w:val="16"/>
                <w:lang w:eastAsia="en-AU"/>
              </w:rPr>
            </w:pPr>
            <w:ins w:id="4260" w:author="KIM, Jason" w:date="2019-04-02T13:39:00Z">
              <w:r w:rsidRPr="005D76C8">
                <w:rPr>
                  <w:rFonts w:eastAsia="Times New Roman" w:cs="Calibri"/>
                  <w:color w:val="000000"/>
                  <w:sz w:val="16"/>
                  <w:szCs w:val="16"/>
                  <w:lang w:eastAsia="en-AU"/>
                </w:rPr>
                <w:t>CP63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61" w:author="KIM, Jason" w:date="2019-04-02T13:39:00Z"/>
                <w:rFonts w:eastAsia="Times New Roman" w:cs="Calibri"/>
                <w:color w:val="000000"/>
                <w:sz w:val="16"/>
                <w:szCs w:val="16"/>
                <w:lang w:eastAsia="en-AU"/>
              </w:rPr>
            </w:pPr>
            <w:ins w:id="426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63" w:author="KIM, Jason" w:date="2019-04-02T13:39:00Z"/>
                <w:rFonts w:eastAsia="Times New Roman" w:cs="Calibri"/>
                <w:color w:val="000000"/>
                <w:sz w:val="16"/>
                <w:szCs w:val="16"/>
                <w:lang w:eastAsia="en-AU"/>
              </w:rPr>
            </w:pPr>
            <w:ins w:id="4264" w:author="KIM, Jason" w:date="2019-04-02T13:39:00Z">
              <w:r w:rsidRPr="005D76C8">
                <w:rPr>
                  <w:rFonts w:eastAsia="Times New Roman" w:cs="Calibri"/>
                  <w:color w:val="000000"/>
                  <w:sz w:val="16"/>
                  <w:szCs w:val="16"/>
                  <w:lang w:eastAsia="en-AU"/>
                </w:rPr>
                <w:t>DLZ1633 to DLZ1633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65" w:author="KIM, Jason" w:date="2019-04-02T13:39:00Z"/>
                <w:rFonts w:eastAsia="Times New Roman" w:cs="Calibri"/>
                <w:color w:val="000000"/>
                <w:sz w:val="16"/>
                <w:szCs w:val="16"/>
                <w:lang w:eastAsia="en-AU"/>
              </w:rPr>
            </w:pPr>
            <w:ins w:id="426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6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68" w:author="KIM, Jason" w:date="2019-04-02T13:39:00Z"/>
                <w:rFonts w:eastAsia="Times New Roman" w:cs="Calibri"/>
                <w:color w:val="000000"/>
                <w:sz w:val="16"/>
                <w:szCs w:val="16"/>
                <w:lang w:eastAsia="en-AU"/>
              </w:rPr>
            </w:pPr>
            <w:ins w:id="4269" w:author="KIM, Jason" w:date="2019-04-02T13:39:00Z">
              <w:r w:rsidRPr="005D76C8">
                <w:rPr>
                  <w:rFonts w:eastAsia="Times New Roman" w:cs="Calibri"/>
                  <w:color w:val="000000"/>
                  <w:sz w:val="16"/>
                  <w:szCs w:val="16"/>
                  <w:lang w:eastAsia="en-AU"/>
                </w:rPr>
                <w:t>ELZ10056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0" w:author="KIM, Jason" w:date="2019-04-02T13:39:00Z"/>
                <w:rFonts w:eastAsia="Times New Roman" w:cs="Calibri"/>
                <w:color w:val="000000"/>
                <w:sz w:val="16"/>
                <w:szCs w:val="16"/>
                <w:lang w:eastAsia="en-AU"/>
              </w:rPr>
            </w:pPr>
            <w:ins w:id="4271" w:author="KIM, Jason" w:date="2019-04-02T13:39:00Z">
              <w:r w:rsidRPr="005D76C8">
                <w:rPr>
                  <w:rFonts w:eastAsia="Times New Roman" w:cs="Calibri"/>
                  <w:color w:val="000000"/>
                  <w:sz w:val="16"/>
                  <w:szCs w:val="16"/>
                  <w:lang w:eastAsia="en-AU"/>
                </w:rPr>
                <w:t>CP11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2" w:author="KIM, Jason" w:date="2019-04-02T13:39:00Z"/>
                <w:rFonts w:eastAsia="Times New Roman" w:cs="Calibri"/>
                <w:color w:val="000000"/>
                <w:sz w:val="16"/>
                <w:szCs w:val="16"/>
                <w:lang w:eastAsia="en-AU"/>
              </w:rPr>
            </w:pPr>
            <w:ins w:id="4273" w:author="KIM, Jason" w:date="2019-04-02T13:39:00Z">
              <w:r w:rsidRPr="005D76C8">
                <w:rPr>
                  <w:rFonts w:eastAsia="Times New Roman" w:cs="Calibri"/>
                  <w:color w:val="000000"/>
                  <w:sz w:val="16"/>
                  <w:szCs w:val="16"/>
                  <w:lang w:eastAsia="en-AU"/>
                </w:rPr>
                <w:t>CP12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4" w:author="KIM, Jason" w:date="2019-04-02T13:39:00Z"/>
                <w:rFonts w:eastAsia="Times New Roman" w:cs="Calibri"/>
                <w:color w:val="000000"/>
                <w:sz w:val="16"/>
                <w:szCs w:val="16"/>
                <w:lang w:eastAsia="en-AU"/>
              </w:rPr>
            </w:pPr>
            <w:ins w:id="4275" w:author="KIM, Jason" w:date="2019-04-02T13:39:00Z">
              <w:r w:rsidRPr="005D76C8">
                <w:rPr>
                  <w:rFonts w:eastAsia="Times New Roman" w:cs="Calibri"/>
                  <w:color w:val="000000"/>
                  <w:sz w:val="16"/>
                  <w:szCs w:val="16"/>
                  <w:lang w:eastAsia="en-AU"/>
                </w:rPr>
                <w:t>DLZ1113 to DLZ1122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76" w:author="KIM, Jason" w:date="2019-04-02T13:39:00Z"/>
                <w:rFonts w:eastAsia="Times New Roman" w:cs="Calibri"/>
                <w:color w:val="000000"/>
                <w:sz w:val="16"/>
                <w:szCs w:val="16"/>
                <w:lang w:eastAsia="en-AU"/>
              </w:rPr>
            </w:pPr>
            <w:ins w:id="427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78" w:author="KIM, Jason" w:date="2019-04-02T13:39:00Z"/>
                <w:rFonts w:eastAsia="Times New Roman" w:cs="Calibri"/>
                <w:color w:val="000000"/>
                <w:sz w:val="16"/>
                <w:szCs w:val="16"/>
                <w:lang w:eastAsia="en-AU"/>
              </w:rPr>
            </w:pPr>
            <w:ins w:id="4279" w:author="KIM, Jason" w:date="2019-04-02T13:39:00Z">
              <w:r w:rsidRPr="005D76C8">
                <w:rPr>
                  <w:rFonts w:eastAsia="Times New Roman" w:cs="Calibri"/>
                  <w:color w:val="000000"/>
                  <w:sz w:val="16"/>
                  <w:szCs w:val="16"/>
                  <w:lang w:eastAsia="en-AU"/>
                </w:rPr>
                <w:t>ELZ10210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0" w:author="KIM, Jason" w:date="2019-04-02T13:39:00Z"/>
                <w:rFonts w:eastAsia="Times New Roman" w:cs="Calibri"/>
                <w:color w:val="000000"/>
                <w:sz w:val="16"/>
                <w:szCs w:val="16"/>
                <w:lang w:eastAsia="en-AU"/>
              </w:rPr>
            </w:pPr>
            <w:ins w:id="4281" w:author="KIM, Jason" w:date="2019-04-02T13:39:00Z">
              <w:r w:rsidRPr="005D76C8">
                <w:rPr>
                  <w:rFonts w:eastAsia="Times New Roman" w:cs="Calibri"/>
                  <w:color w:val="000000"/>
                  <w:sz w:val="16"/>
                  <w:szCs w:val="16"/>
                  <w:lang w:eastAsia="en-AU"/>
                </w:rPr>
                <w:t>CP38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2" w:author="KIM, Jason" w:date="2019-04-02T13:39:00Z"/>
                <w:rFonts w:eastAsia="Times New Roman" w:cs="Calibri"/>
                <w:color w:val="000000"/>
                <w:sz w:val="16"/>
                <w:szCs w:val="16"/>
                <w:lang w:eastAsia="en-AU"/>
              </w:rPr>
            </w:pPr>
            <w:ins w:id="428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4" w:author="KIM, Jason" w:date="2019-04-02T13:39:00Z"/>
                <w:rFonts w:eastAsia="Times New Roman" w:cs="Calibri"/>
                <w:color w:val="000000"/>
                <w:sz w:val="16"/>
                <w:szCs w:val="16"/>
                <w:lang w:eastAsia="en-AU"/>
              </w:rPr>
            </w:pPr>
            <w:ins w:id="4285" w:author="KIM, Jason" w:date="2019-04-02T13:39:00Z">
              <w:r w:rsidRPr="005D76C8">
                <w:rPr>
                  <w:rFonts w:eastAsia="Times New Roman" w:cs="Calibri"/>
                  <w:color w:val="000000"/>
                  <w:sz w:val="16"/>
                  <w:szCs w:val="16"/>
                  <w:lang w:eastAsia="en-AU"/>
                </w:rPr>
                <w:t>DLZ1383 to DLZ1383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86" w:author="KIM, Jason" w:date="2019-04-02T13:39:00Z"/>
                <w:rFonts w:eastAsia="Times New Roman" w:cs="Calibri"/>
                <w:color w:val="000000"/>
                <w:sz w:val="16"/>
                <w:szCs w:val="16"/>
                <w:lang w:eastAsia="en-AU"/>
              </w:rPr>
            </w:pPr>
            <w:ins w:id="428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88" w:author="KIM, Jason" w:date="2019-04-02T13:39:00Z"/>
                <w:rFonts w:eastAsia="Times New Roman" w:cs="Calibri"/>
                <w:color w:val="000000"/>
                <w:sz w:val="16"/>
                <w:szCs w:val="16"/>
                <w:lang w:eastAsia="en-AU"/>
              </w:rPr>
            </w:pPr>
            <w:ins w:id="4289" w:author="KIM, Jason" w:date="2019-04-02T13:39:00Z">
              <w:r w:rsidRPr="005D76C8">
                <w:rPr>
                  <w:rFonts w:eastAsia="Times New Roman" w:cs="Calibri"/>
                  <w:color w:val="000000"/>
                  <w:sz w:val="16"/>
                  <w:szCs w:val="16"/>
                  <w:lang w:eastAsia="en-AU"/>
                </w:rPr>
                <w:t>ELZ10354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90" w:author="KIM, Jason" w:date="2019-04-02T13:39:00Z"/>
                <w:rFonts w:eastAsia="Times New Roman" w:cs="Calibri"/>
                <w:color w:val="000000"/>
                <w:sz w:val="16"/>
                <w:szCs w:val="16"/>
                <w:lang w:eastAsia="en-AU"/>
              </w:rPr>
            </w:pPr>
            <w:ins w:id="4291" w:author="KIM, Jason" w:date="2019-04-02T13:39:00Z">
              <w:r w:rsidRPr="005D76C8">
                <w:rPr>
                  <w:rFonts w:eastAsia="Times New Roman" w:cs="Calibri"/>
                  <w:color w:val="000000"/>
                  <w:sz w:val="16"/>
                  <w:szCs w:val="16"/>
                  <w:lang w:eastAsia="en-AU"/>
                </w:rPr>
                <w:t>CP63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92" w:author="KIM, Jason" w:date="2019-04-02T13:39:00Z"/>
                <w:rFonts w:eastAsia="Times New Roman" w:cs="Calibri"/>
                <w:color w:val="000000"/>
                <w:sz w:val="16"/>
                <w:szCs w:val="16"/>
                <w:lang w:eastAsia="en-AU"/>
              </w:rPr>
            </w:pPr>
            <w:ins w:id="4293" w:author="KIM, Jason" w:date="2019-04-02T13:39:00Z">
              <w:r w:rsidRPr="005D76C8">
                <w:rPr>
                  <w:rFonts w:eastAsia="Times New Roman" w:cs="Calibri"/>
                  <w:color w:val="000000"/>
                  <w:sz w:val="16"/>
                  <w:szCs w:val="16"/>
                  <w:lang w:eastAsia="en-AU"/>
                </w:rPr>
                <w:t>CP64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94" w:author="KIM, Jason" w:date="2019-04-02T13:39:00Z"/>
                <w:rFonts w:eastAsia="Times New Roman" w:cs="Calibri"/>
                <w:color w:val="000000"/>
                <w:sz w:val="16"/>
                <w:szCs w:val="16"/>
                <w:lang w:eastAsia="en-AU"/>
              </w:rPr>
            </w:pPr>
            <w:ins w:id="4295" w:author="KIM, Jason" w:date="2019-04-02T13:39:00Z">
              <w:r w:rsidRPr="005D76C8">
                <w:rPr>
                  <w:rFonts w:eastAsia="Times New Roman" w:cs="Calibri"/>
                  <w:color w:val="000000"/>
                  <w:sz w:val="16"/>
                  <w:szCs w:val="16"/>
                  <w:lang w:eastAsia="en-AU"/>
                </w:rPr>
                <w:t>DLZ1634 to DLZ1642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96" w:author="KIM, Jason" w:date="2019-04-02T13:39:00Z"/>
                <w:rFonts w:eastAsia="Times New Roman" w:cs="Calibri"/>
                <w:color w:val="000000"/>
                <w:sz w:val="16"/>
                <w:szCs w:val="16"/>
                <w:lang w:eastAsia="en-AU"/>
              </w:rPr>
            </w:pPr>
            <w:ins w:id="429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9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99" w:author="KIM, Jason" w:date="2019-04-02T13:39:00Z"/>
                <w:rFonts w:eastAsia="Times New Roman" w:cs="Calibri"/>
                <w:color w:val="000000"/>
                <w:sz w:val="16"/>
                <w:szCs w:val="16"/>
                <w:lang w:eastAsia="en-AU"/>
              </w:rPr>
            </w:pPr>
            <w:ins w:id="4300" w:author="KIM, Jason" w:date="2019-04-02T13:39:00Z">
              <w:r w:rsidRPr="005D76C8">
                <w:rPr>
                  <w:rFonts w:eastAsia="Times New Roman" w:cs="Calibri"/>
                  <w:color w:val="000000"/>
                  <w:sz w:val="16"/>
                  <w:szCs w:val="16"/>
                  <w:lang w:eastAsia="en-AU"/>
                </w:rPr>
                <w:t>ELZ10058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1" w:author="KIM, Jason" w:date="2019-04-02T13:39:00Z"/>
                <w:rFonts w:eastAsia="Times New Roman" w:cs="Calibri"/>
                <w:color w:val="000000"/>
                <w:sz w:val="16"/>
                <w:szCs w:val="16"/>
                <w:lang w:eastAsia="en-AU"/>
              </w:rPr>
            </w:pPr>
            <w:ins w:id="4302" w:author="KIM, Jason" w:date="2019-04-02T13:39:00Z">
              <w:r w:rsidRPr="005D76C8">
                <w:rPr>
                  <w:rFonts w:eastAsia="Times New Roman" w:cs="Calibri"/>
                  <w:color w:val="000000"/>
                  <w:sz w:val="16"/>
                  <w:szCs w:val="16"/>
                  <w:lang w:eastAsia="en-AU"/>
                </w:rPr>
                <w:t>CP12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3" w:author="KIM, Jason" w:date="2019-04-02T13:39:00Z"/>
                <w:rFonts w:eastAsia="Times New Roman" w:cs="Calibri"/>
                <w:color w:val="000000"/>
                <w:sz w:val="16"/>
                <w:szCs w:val="16"/>
                <w:lang w:eastAsia="en-AU"/>
              </w:rPr>
            </w:pPr>
            <w:ins w:id="430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5" w:author="KIM, Jason" w:date="2019-04-02T13:39:00Z"/>
                <w:rFonts w:eastAsia="Times New Roman" w:cs="Calibri"/>
                <w:color w:val="000000"/>
                <w:sz w:val="16"/>
                <w:szCs w:val="16"/>
                <w:lang w:eastAsia="en-AU"/>
              </w:rPr>
            </w:pPr>
            <w:ins w:id="4306" w:author="KIM, Jason" w:date="2019-04-02T13:39:00Z">
              <w:r w:rsidRPr="005D76C8">
                <w:rPr>
                  <w:rFonts w:eastAsia="Times New Roman" w:cs="Calibri"/>
                  <w:color w:val="000000"/>
                  <w:sz w:val="16"/>
                  <w:szCs w:val="16"/>
                  <w:lang w:eastAsia="en-AU"/>
                </w:rPr>
                <w:t>DLZ1123 to DLZ1123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07" w:author="KIM, Jason" w:date="2019-04-02T13:39:00Z"/>
                <w:rFonts w:eastAsia="Times New Roman" w:cs="Calibri"/>
                <w:color w:val="000000"/>
                <w:sz w:val="16"/>
                <w:szCs w:val="16"/>
                <w:lang w:eastAsia="en-AU"/>
              </w:rPr>
            </w:pPr>
            <w:ins w:id="430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09" w:author="KIM, Jason" w:date="2019-04-02T13:39:00Z"/>
                <w:rFonts w:eastAsia="Times New Roman" w:cs="Calibri"/>
                <w:color w:val="000000"/>
                <w:sz w:val="16"/>
                <w:szCs w:val="16"/>
                <w:lang w:eastAsia="en-AU"/>
              </w:rPr>
            </w:pPr>
            <w:ins w:id="4310" w:author="KIM, Jason" w:date="2019-04-02T13:39:00Z">
              <w:r w:rsidRPr="005D76C8">
                <w:rPr>
                  <w:rFonts w:eastAsia="Times New Roman" w:cs="Calibri"/>
                  <w:color w:val="000000"/>
                  <w:sz w:val="16"/>
                  <w:szCs w:val="16"/>
                  <w:lang w:eastAsia="en-AU"/>
                </w:rPr>
                <w:t>ELZ10212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1" w:author="KIM, Jason" w:date="2019-04-02T13:39:00Z"/>
                <w:rFonts w:eastAsia="Times New Roman" w:cs="Calibri"/>
                <w:color w:val="000000"/>
                <w:sz w:val="16"/>
                <w:szCs w:val="16"/>
                <w:lang w:eastAsia="en-AU"/>
              </w:rPr>
            </w:pPr>
            <w:ins w:id="4312" w:author="KIM, Jason" w:date="2019-04-02T13:39:00Z">
              <w:r w:rsidRPr="005D76C8">
                <w:rPr>
                  <w:rFonts w:eastAsia="Times New Roman" w:cs="Calibri"/>
                  <w:color w:val="000000"/>
                  <w:sz w:val="16"/>
                  <w:szCs w:val="16"/>
                  <w:lang w:eastAsia="en-AU"/>
                </w:rPr>
                <w:t>CP38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3" w:author="KIM, Jason" w:date="2019-04-02T13:39:00Z"/>
                <w:rFonts w:eastAsia="Times New Roman" w:cs="Calibri"/>
                <w:color w:val="000000"/>
                <w:sz w:val="16"/>
                <w:szCs w:val="16"/>
                <w:lang w:eastAsia="en-AU"/>
              </w:rPr>
            </w:pPr>
            <w:ins w:id="4314" w:author="KIM, Jason" w:date="2019-04-02T13:39:00Z">
              <w:r w:rsidRPr="005D76C8">
                <w:rPr>
                  <w:rFonts w:eastAsia="Times New Roman" w:cs="Calibri"/>
                  <w:color w:val="000000"/>
                  <w:sz w:val="16"/>
                  <w:szCs w:val="16"/>
                  <w:lang w:eastAsia="en-AU"/>
                </w:rPr>
                <w:t>CP39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5" w:author="KIM, Jason" w:date="2019-04-02T13:39:00Z"/>
                <w:rFonts w:eastAsia="Times New Roman" w:cs="Calibri"/>
                <w:color w:val="000000"/>
                <w:sz w:val="16"/>
                <w:szCs w:val="16"/>
                <w:lang w:eastAsia="en-AU"/>
              </w:rPr>
            </w:pPr>
            <w:ins w:id="4316" w:author="KIM, Jason" w:date="2019-04-02T13:39:00Z">
              <w:r w:rsidRPr="005D76C8">
                <w:rPr>
                  <w:rFonts w:eastAsia="Times New Roman" w:cs="Calibri"/>
                  <w:color w:val="000000"/>
                  <w:sz w:val="16"/>
                  <w:szCs w:val="16"/>
                  <w:lang w:eastAsia="en-AU"/>
                </w:rPr>
                <w:t>DLZ1384 to DLZ1392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17" w:author="KIM, Jason" w:date="2019-04-02T13:39:00Z"/>
                <w:rFonts w:eastAsia="Times New Roman" w:cs="Calibri"/>
                <w:color w:val="000000"/>
                <w:sz w:val="16"/>
                <w:szCs w:val="16"/>
                <w:lang w:eastAsia="en-AU"/>
              </w:rPr>
            </w:pPr>
            <w:ins w:id="431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19" w:author="KIM, Jason" w:date="2019-04-02T13:39:00Z"/>
                <w:rFonts w:eastAsia="Times New Roman" w:cs="Calibri"/>
                <w:color w:val="000000"/>
                <w:sz w:val="16"/>
                <w:szCs w:val="16"/>
                <w:lang w:eastAsia="en-AU"/>
              </w:rPr>
            </w:pPr>
            <w:ins w:id="4320" w:author="KIM, Jason" w:date="2019-04-02T13:39:00Z">
              <w:r w:rsidRPr="005D76C8">
                <w:rPr>
                  <w:rFonts w:eastAsia="Times New Roman" w:cs="Calibri"/>
                  <w:color w:val="000000"/>
                  <w:sz w:val="16"/>
                  <w:szCs w:val="16"/>
                  <w:lang w:eastAsia="en-AU"/>
                </w:rPr>
                <w:t>ELZ10356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1" w:author="KIM, Jason" w:date="2019-04-02T13:39:00Z"/>
                <w:rFonts w:eastAsia="Times New Roman" w:cs="Calibri"/>
                <w:color w:val="000000"/>
                <w:sz w:val="16"/>
                <w:szCs w:val="16"/>
                <w:lang w:eastAsia="en-AU"/>
              </w:rPr>
            </w:pPr>
            <w:ins w:id="4322" w:author="KIM, Jason" w:date="2019-04-02T13:39:00Z">
              <w:r w:rsidRPr="005D76C8">
                <w:rPr>
                  <w:rFonts w:eastAsia="Times New Roman" w:cs="Calibri"/>
                  <w:color w:val="000000"/>
                  <w:sz w:val="16"/>
                  <w:szCs w:val="16"/>
                  <w:lang w:eastAsia="en-AU"/>
                </w:rPr>
                <w:t>CP64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3" w:author="KIM, Jason" w:date="2019-04-02T13:39:00Z"/>
                <w:rFonts w:eastAsia="Times New Roman" w:cs="Calibri"/>
                <w:color w:val="000000"/>
                <w:sz w:val="16"/>
                <w:szCs w:val="16"/>
                <w:lang w:eastAsia="en-AU"/>
              </w:rPr>
            </w:pPr>
            <w:ins w:id="432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5" w:author="KIM, Jason" w:date="2019-04-02T13:39:00Z"/>
                <w:rFonts w:eastAsia="Times New Roman" w:cs="Calibri"/>
                <w:color w:val="000000"/>
                <w:sz w:val="16"/>
                <w:szCs w:val="16"/>
                <w:lang w:eastAsia="en-AU"/>
              </w:rPr>
            </w:pPr>
            <w:ins w:id="4326" w:author="KIM, Jason" w:date="2019-04-02T13:39:00Z">
              <w:r w:rsidRPr="005D76C8">
                <w:rPr>
                  <w:rFonts w:eastAsia="Times New Roman" w:cs="Calibri"/>
                  <w:color w:val="000000"/>
                  <w:sz w:val="16"/>
                  <w:szCs w:val="16"/>
                  <w:lang w:eastAsia="en-AU"/>
                </w:rPr>
                <w:t>DLZ1643 to DLZ1643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27" w:author="KIM, Jason" w:date="2019-04-02T13:39:00Z"/>
                <w:rFonts w:eastAsia="Times New Roman" w:cs="Calibri"/>
                <w:color w:val="000000"/>
                <w:sz w:val="16"/>
                <w:szCs w:val="16"/>
                <w:lang w:eastAsia="en-AU"/>
              </w:rPr>
            </w:pPr>
            <w:ins w:id="432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2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30" w:author="KIM, Jason" w:date="2019-04-02T13:39:00Z"/>
                <w:rFonts w:eastAsia="Times New Roman" w:cs="Calibri"/>
                <w:color w:val="000000"/>
                <w:sz w:val="16"/>
                <w:szCs w:val="16"/>
                <w:lang w:eastAsia="en-AU"/>
              </w:rPr>
            </w:pPr>
            <w:ins w:id="4331" w:author="KIM, Jason" w:date="2019-04-02T13:39:00Z">
              <w:r w:rsidRPr="005D76C8">
                <w:rPr>
                  <w:rFonts w:eastAsia="Times New Roman" w:cs="Calibri"/>
                  <w:color w:val="000000"/>
                  <w:sz w:val="16"/>
                  <w:szCs w:val="16"/>
                  <w:lang w:eastAsia="en-AU"/>
                </w:rPr>
                <w:t>ELZ10060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2" w:author="KIM, Jason" w:date="2019-04-02T13:39:00Z"/>
                <w:rFonts w:eastAsia="Times New Roman" w:cs="Calibri"/>
                <w:color w:val="000000"/>
                <w:sz w:val="16"/>
                <w:szCs w:val="16"/>
                <w:lang w:eastAsia="en-AU"/>
              </w:rPr>
            </w:pPr>
            <w:ins w:id="4333" w:author="KIM, Jason" w:date="2019-04-02T13:39:00Z">
              <w:r w:rsidRPr="005D76C8">
                <w:rPr>
                  <w:rFonts w:eastAsia="Times New Roman" w:cs="Calibri"/>
                  <w:color w:val="000000"/>
                  <w:sz w:val="16"/>
                  <w:szCs w:val="16"/>
                  <w:lang w:eastAsia="en-AU"/>
                </w:rPr>
                <w:t>CP12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4" w:author="KIM, Jason" w:date="2019-04-02T13:39:00Z"/>
                <w:rFonts w:eastAsia="Times New Roman" w:cs="Calibri"/>
                <w:color w:val="000000"/>
                <w:sz w:val="16"/>
                <w:szCs w:val="16"/>
                <w:lang w:eastAsia="en-AU"/>
              </w:rPr>
            </w:pPr>
            <w:ins w:id="4335" w:author="KIM, Jason" w:date="2019-04-02T13:39:00Z">
              <w:r w:rsidRPr="005D76C8">
                <w:rPr>
                  <w:rFonts w:eastAsia="Times New Roman" w:cs="Calibri"/>
                  <w:color w:val="000000"/>
                  <w:sz w:val="16"/>
                  <w:szCs w:val="16"/>
                  <w:lang w:eastAsia="en-AU"/>
                </w:rPr>
                <w:t>CP13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6" w:author="KIM, Jason" w:date="2019-04-02T13:39:00Z"/>
                <w:rFonts w:eastAsia="Times New Roman" w:cs="Calibri"/>
                <w:color w:val="000000"/>
                <w:sz w:val="16"/>
                <w:szCs w:val="16"/>
                <w:lang w:eastAsia="en-AU"/>
              </w:rPr>
            </w:pPr>
            <w:ins w:id="4337" w:author="KIM, Jason" w:date="2019-04-02T13:39:00Z">
              <w:r w:rsidRPr="005D76C8">
                <w:rPr>
                  <w:rFonts w:eastAsia="Times New Roman" w:cs="Calibri"/>
                  <w:color w:val="000000"/>
                  <w:sz w:val="16"/>
                  <w:szCs w:val="16"/>
                  <w:lang w:eastAsia="en-AU"/>
                </w:rPr>
                <w:t>DLZ1124 to DLZ1131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38" w:author="KIM, Jason" w:date="2019-04-02T13:39:00Z"/>
                <w:rFonts w:eastAsia="Times New Roman" w:cs="Calibri"/>
                <w:color w:val="000000"/>
                <w:sz w:val="16"/>
                <w:szCs w:val="16"/>
                <w:lang w:eastAsia="en-AU"/>
              </w:rPr>
            </w:pPr>
            <w:ins w:id="433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40" w:author="KIM, Jason" w:date="2019-04-02T13:39:00Z"/>
                <w:rFonts w:eastAsia="Times New Roman" w:cs="Calibri"/>
                <w:color w:val="000000"/>
                <w:sz w:val="16"/>
                <w:szCs w:val="16"/>
                <w:lang w:eastAsia="en-AU"/>
              </w:rPr>
            </w:pPr>
            <w:ins w:id="4341" w:author="KIM, Jason" w:date="2019-04-02T13:39:00Z">
              <w:r w:rsidRPr="005D76C8">
                <w:rPr>
                  <w:rFonts w:eastAsia="Times New Roman" w:cs="Calibri"/>
                  <w:color w:val="000000"/>
                  <w:sz w:val="16"/>
                  <w:szCs w:val="16"/>
                  <w:lang w:eastAsia="en-AU"/>
                </w:rPr>
                <w:t>ELZ10214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2" w:author="KIM, Jason" w:date="2019-04-02T13:39:00Z"/>
                <w:rFonts w:eastAsia="Times New Roman" w:cs="Calibri"/>
                <w:color w:val="000000"/>
                <w:sz w:val="16"/>
                <w:szCs w:val="16"/>
                <w:lang w:eastAsia="en-AU"/>
              </w:rPr>
            </w:pPr>
            <w:ins w:id="4343" w:author="KIM, Jason" w:date="2019-04-02T13:39:00Z">
              <w:r w:rsidRPr="005D76C8">
                <w:rPr>
                  <w:rFonts w:eastAsia="Times New Roman" w:cs="Calibri"/>
                  <w:color w:val="000000"/>
                  <w:sz w:val="16"/>
                  <w:szCs w:val="16"/>
                  <w:lang w:eastAsia="en-AU"/>
                </w:rPr>
                <w:t>CP39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4" w:author="KIM, Jason" w:date="2019-04-02T13:39:00Z"/>
                <w:rFonts w:eastAsia="Times New Roman" w:cs="Calibri"/>
                <w:color w:val="000000"/>
                <w:sz w:val="16"/>
                <w:szCs w:val="16"/>
                <w:lang w:eastAsia="en-AU"/>
              </w:rPr>
            </w:pPr>
            <w:ins w:id="434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6" w:author="KIM, Jason" w:date="2019-04-02T13:39:00Z"/>
                <w:rFonts w:eastAsia="Times New Roman" w:cs="Calibri"/>
                <w:color w:val="000000"/>
                <w:sz w:val="16"/>
                <w:szCs w:val="16"/>
                <w:lang w:eastAsia="en-AU"/>
              </w:rPr>
            </w:pPr>
            <w:ins w:id="4347" w:author="KIM, Jason" w:date="2019-04-02T13:39:00Z">
              <w:r w:rsidRPr="005D76C8">
                <w:rPr>
                  <w:rFonts w:eastAsia="Times New Roman" w:cs="Calibri"/>
                  <w:color w:val="000000"/>
                  <w:sz w:val="16"/>
                  <w:szCs w:val="16"/>
                  <w:lang w:eastAsia="en-AU"/>
                </w:rPr>
                <w:t>DLZ1393 to DLZ1393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48" w:author="KIM, Jason" w:date="2019-04-02T13:39:00Z"/>
                <w:rFonts w:eastAsia="Times New Roman" w:cs="Calibri"/>
                <w:color w:val="000000"/>
                <w:sz w:val="16"/>
                <w:szCs w:val="16"/>
                <w:lang w:eastAsia="en-AU"/>
              </w:rPr>
            </w:pPr>
            <w:ins w:id="434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50" w:author="KIM, Jason" w:date="2019-04-02T13:39:00Z"/>
                <w:rFonts w:eastAsia="Times New Roman" w:cs="Calibri"/>
                <w:color w:val="000000"/>
                <w:sz w:val="16"/>
                <w:szCs w:val="16"/>
                <w:lang w:eastAsia="en-AU"/>
              </w:rPr>
            </w:pPr>
            <w:ins w:id="4351" w:author="KIM, Jason" w:date="2019-04-02T13:39:00Z">
              <w:r w:rsidRPr="005D76C8">
                <w:rPr>
                  <w:rFonts w:eastAsia="Times New Roman" w:cs="Calibri"/>
                  <w:color w:val="000000"/>
                  <w:sz w:val="16"/>
                  <w:szCs w:val="16"/>
                  <w:lang w:eastAsia="en-AU"/>
                </w:rPr>
                <w:t>ELZ10358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52" w:author="KIM, Jason" w:date="2019-04-02T13:39:00Z"/>
                <w:rFonts w:eastAsia="Times New Roman" w:cs="Calibri"/>
                <w:color w:val="000000"/>
                <w:sz w:val="16"/>
                <w:szCs w:val="16"/>
                <w:lang w:eastAsia="en-AU"/>
              </w:rPr>
            </w:pPr>
            <w:ins w:id="4353" w:author="KIM, Jason" w:date="2019-04-02T13:39:00Z">
              <w:r w:rsidRPr="005D76C8">
                <w:rPr>
                  <w:rFonts w:eastAsia="Times New Roman" w:cs="Calibri"/>
                  <w:color w:val="000000"/>
                  <w:sz w:val="16"/>
                  <w:szCs w:val="16"/>
                  <w:lang w:eastAsia="en-AU"/>
                </w:rPr>
                <w:t>CP64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54" w:author="KIM, Jason" w:date="2019-04-02T13:39:00Z"/>
                <w:rFonts w:eastAsia="Times New Roman" w:cs="Calibri"/>
                <w:color w:val="000000"/>
                <w:sz w:val="16"/>
                <w:szCs w:val="16"/>
                <w:lang w:eastAsia="en-AU"/>
              </w:rPr>
            </w:pPr>
            <w:ins w:id="4355" w:author="KIM, Jason" w:date="2019-04-02T13:39:00Z">
              <w:r w:rsidRPr="005D76C8">
                <w:rPr>
                  <w:rFonts w:eastAsia="Times New Roman" w:cs="Calibri"/>
                  <w:color w:val="000000"/>
                  <w:sz w:val="16"/>
                  <w:szCs w:val="16"/>
                  <w:lang w:eastAsia="en-AU"/>
                </w:rPr>
                <w:t>CP65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56" w:author="KIM, Jason" w:date="2019-04-02T13:39:00Z"/>
                <w:rFonts w:eastAsia="Times New Roman" w:cs="Calibri"/>
                <w:color w:val="000000"/>
                <w:sz w:val="16"/>
                <w:szCs w:val="16"/>
                <w:lang w:eastAsia="en-AU"/>
              </w:rPr>
            </w:pPr>
            <w:ins w:id="4357" w:author="KIM, Jason" w:date="2019-04-02T13:39:00Z">
              <w:r w:rsidRPr="005D76C8">
                <w:rPr>
                  <w:rFonts w:eastAsia="Times New Roman" w:cs="Calibri"/>
                  <w:color w:val="000000"/>
                  <w:sz w:val="16"/>
                  <w:szCs w:val="16"/>
                  <w:lang w:eastAsia="en-AU"/>
                </w:rPr>
                <w:t>DLZ1644 to DLZ1652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58" w:author="KIM, Jason" w:date="2019-04-02T13:39:00Z"/>
                <w:rFonts w:eastAsia="Times New Roman" w:cs="Calibri"/>
                <w:color w:val="000000"/>
                <w:sz w:val="16"/>
                <w:szCs w:val="16"/>
                <w:lang w:eastAsia="en-AU"/>
              </w:rPr>
            </w:pPr>
            <w:ins w:id="435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6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61" w:author="KIM, Jason" w:date="2019-04-02T13:39:00Z"/>
                <w:rFonts w:eastAsia="Times New Roman" w:cs="Calibri"/>
                <w:color w:val="000000"/>
                <w:sz w:val="16"/>
                <w:szCs w:val="16"/>
                <w:lang w:eastAsia="en-AU"/>
              </w:rPr>
            </w:pPr>
            <w:ins w:id="4362" w:author="KIM, Jason" w:date="2019-04-02T13:39:00Z">
              <w:r w:rsidRPr="005D76C8">
                <w:rPr>
                  <w:rFonts w:eastAsia="Times New Roman" w:cs="Calibri"/>
                  <w:color w:val="000000"/>
                  <w:sz w:val="16"/>
                  <w:szCs w:val="16"/>
                  <w:lang w:eastAsia="en-AU"/>
                </w:rPr>
                <w:t>ELZ10066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3" w:author="KIM, Jason" w:date="2019-04-02T13:39:00Z"/>
                <w:rFonts w:eastAsia="Times New Roman" w:cs="Calibri"/>
                <w:color w:val="000000"/>
                <w:sz w:val="16"/>
                <w:szCs w:val="16"/>
                <w:lang w:eastAsia="en-AU"/>
              </w:rPr>
            </w:pPr>
            <w:ins w:id="4364"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5" w:author="KIM, Jason" w:date="2019-04-02T13:39:00Z"/>
                <w:rFonts w:eastAsia="Times New Roman" w:cs="Calibri"/>
                <w:color w:val="000000"/>
                <w:sz w:val="16"/>
                <w:szCs w:val="16"/>
                <w:lang w:eastAsia="en-AU"/>
              </w:rPr>
            </w:pPr>
            <w:ins w:id="436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7" w:author="KIM, Jason" w:date="2019-04-02T13:39:00Z"/>
                <w:rFonts w:eastAsia="Times New Roman" w:cs="Calibri"/>
                <w:color w:val="000000"/>
                <w:sz w:val="16"/>
                <w:szCs w:val="16"/>
                <w:lang w:eastAsia="en-AU"/>
              </w:rPr>
            </w:pPr>
            <w:ins w:id="4368" w:author="KIM, Jason" w:date="2019-04-02T13:39:00Z">
              <w:r w:rsidRPr="005D76C8">
                <w:rPr>
                  <w:rFonts w:eastAsia="Times New Roman" w:cs="Calibri"/>
                  <w:color w:val="000000"/>
                  <w:sz w:val="16"/>
                  <w:szCs w:val="16"/>
                  <w:lang w:eastAsia="en-AU"/>
                </w:rPr>
                <w:t>DLZ1132 to DLZ1132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69" w:author="KIM, Jason" w:date="2019-04-02T13:39:00Z"/>
                <w:rFonts w:eastAsia="Times New Roman" w:cs="Calibri"/>
                <w:color w:val="000000"/>
                <w:sz w:val="16"/>
                <w:szCs w:val="16"/>
                <w:lang w:eastAsia="en-AU"/>
              </w:rPr>
            </w:pPr>
            <w:ins w:id="437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71" w:author="KIM, Jason" w:date="2019-04-02T13:39:00Z"/>
                <w:rFonts w:eastAsia="Times New Roman" w:cs="Calibri"/>
                <w:color w:val="000000"/>
                <w:sz w:val="16"/>
                <w:szCs w:val="16"/>
                <w:lang w:eastAsia="en-AU"/>
              </w:rPr>
            </w:pPr>
            <w:ins w:id="4372" w:author="KIM, Jason" w:date="2019-04-02T13:39:00Z">
              <w:r w:rsidRPr="005D76C8">
                <w:rPr>
                  <w:rFonts w:eastAsia="Times New Roman" w:cs="Calibri"/>
                  <w:color w:val="000000"/>
                  <w:sz w:val="16"/>
                  <w:szCs w:val="16"/>
                  <w:lang w:eastAsia="en-AU"/>
                </w:rPr>
                <w:t>ELZ10216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3" w:author="KIM, Jason" w:date="2019-04-02T13:39:00Z"/>
                <w:rFonts w:eastAsia="Times New Roman" w:cs="Calibri"/>
                <w:color w:val="000000"/>
                <w:sz w:val="16"/>
                <w:szCs w:val="16"/>
                <w:lang w:eastAsia="en-AU"/>
              </w:rPr>
            </w:pPr>
            <w:ins w:id="4374" w:author="KIM, Jason" w:date="2019-04-02T13:39:00Z">
              <w:r w:rsidRPr="005D76C8">
                <w:rPr>
                  <w:rFonts w:eastAsia="Times New Roman" w:cs="Calibri"/>
                  <w:color w:val="000000"/>
                  <w:sz w:val="16"/>
                  <w:szCs w:val="16"/>
                  <w:lang w:eastAsia="en-AU"/>
                </w:rPr>
                <w:t>CP39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5" w:author="KIM, Jason" w:date="2019-04-02T13:39:00Z"/>
                <w:rFonts w:eastAsia="Times New Roman" w:cs="Calibri"/>
                <w:color w:val="000000"/>
                <w:sz w:val="16"/>
                <w:szCs w:val="16"/>
                <w:lang w:eastAsia="en-AU"/>
              </w:rPr>
            </w:pPr>
            <w:ins w:id="4376" w:author="KIM, Jason" w:date="2019-04-02T13:39:00Z">
              <w:r w:rsidRPr="005D76C8">
                <w:rPr>
                  <w:rFonts w:eastAsia="Times New Roman" w:cs="Calibri"/>
                  <w:color w:val="000000"/>
                  <w:sz w:val="16"/>
                  <w:szCs w:val="16"/>
                  <w:lang w:eastAsia="en-AU"/>
                </w:rPr>
                <w:t>CP40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7" w:author="KIM, Jason" w:date="2019-04-02T13:39:00Z"/>
                <w:rFonts w:eastAsia="Times New Roman" w:cs="Calibri"/>
                <w:color w:val="000000"/>
                <w:sz w:val="16"/>
                <w:szCs w:val="16"/>
                <w:lang w:eastAsia="en-AU"/>
              </w:rPr>
            </w:pPr>
            <w:ins w:id="4378" w:author="KIM, Jason" w:date="2019-04-02T13:39:00Z">
              <w:r w:rsidRPr="005D76C8">
                <w:rPr>
                  <w:rFonts w:eastAsia="Times New Roman" w:cs="Calibri"/>
                  <w:color w:val="000000"/>
                  <w:sz w:val="16"/>
                  <w:szCs w:val="16"/>
                  <w:lang w:eastAsia="en-AU"/>
                </w:rPr>
                <w:t>DLZ1394 to DLZ1402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79" w:author="KIM, Jason" w:date="2019-04-02T13:39:00Z"/>
                <w:rFonts w:eastAsia="Times New Roman" w:cs="Calibri"/>
                <w:color w:val="000000"/>
                <w:sz w:val="16"/>
                <w:szCs w:val="16"/>
                <w:lang w:eastAsia="en-AU"/>
              </w:rPr>
            </w:pPr>
            <w:ins w:id="438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81" w:author="KIM, Jason" w:date="2019-04-02T13:39:00Z"/>
                <w:rFonts w:eastAsia="Times New Roman" w:cs="Calibri"/>
                <w:color w:val="000000"/>
                <w:sz w:val="16"/>
                <w:szCs w:val="16"/>
                <w:lang w:eastAsia="en-AU"/>
              </w:rPr>
            </w:pPr>
            <w:ins w:id="4382" w:author="KIM, Jason" w:date="2019-04-02T13:39:00Z">
              <w:r w:rsidRPr="005D76C8">
                <w:rPr>
                  <w:rFonts w:eastAsia="Times New Roman" w:cs="Calibri"/>
                  <w:color w:val="000000"/>
                  <w:sz w:val="16"/>
                  <w:szCs w:val="16"/>
                  <w:lang w:eastAsia="en-AU"/>
                </w:rPr>
                <w:t>ELZ10360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3" w:author="KIM, Jason" w:date="2019-04-02T13:39:00Z"/>
                <w:rFonts w:eastAsia="Times New Roman" w:cs="Calibri"/>
                <w:color w:val="000000"/>
                <w:sz w:val="16"/>
                <w:szCs w:val="16"/>
                <w:lang w:eastAsia="en-AU"/>
              </w:rPr>
            </w:pPr>
            <w:ins w:id="4384" w:author="KIM, Jason" w:date="2019-04-02T13:39:00Z">
              <w:r w:rsidRPr="005D76C8">
                <w:rPr>
                  <w:rFonts w:eastAsia="Times New Roman" w:cs="Calibri"/>
                  <w:color w:val="000000"/>
                  <w:sz w:val="16"/>
                  <w:szCs w:val="16"/>
                  <w:lang w:eastAsia="en-AU"/>
                </w:rPr>
                <w:t>CP65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5" w:author="KIM, Jason" w:date="2019-04-02T13:39:00Z"/>
                <w:rFonts w:eastAsia="Times New Roman" w:cs="Calibri"/>
                <w:color w:val="000000"/>
                <w:sz w:val="16"/>
                <w:szCs w:val="16"/>
                <w:lang w:eastAsia="en-AU"/>
              </w:rPr>
            </w:pPr>
            <w:ins w:id="438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7" w:author="KIM, Jason" w:date="2019-04-02T13:39:00Z"/>
                <w:rFonts w:eastAsia="Times New Roman" w:cs="Calibri"/>
                <w:color w:val="000000"/>
                <w:sz w:val="16"/>
                <w:szCs w:val="16"/>
                <w:lang w:eastAsia="en-AU"/>
              </w:rPr>
            </w:pPr>
            <w:ins w:id="4388" w:author="KIM, Jason" w:date="2019-04-02T13:39:00Z">
              <w:r w:rsidRPr="005D76C8">
                <w:rPr>
                  <w:rFonts w:eastAsia="Times New Roman" w:cs="Calibri"/>
                  <w:color w:val="000000"/>
                  <w:sz w:val="16"/>
                  <w:szCs w:val="16"/>
                  <w:lang w:eastAsia="en-AU"/>
                </w:rPr>
                <w:t>DLZ1653 to DLZ1653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89" w:author="KIM, Jason" w:date="2019-04-02T13:39:00Z"/>
                <w:rFonts w:eastAsia="Times New Roman" w:cs="Calibri"/>
                <w:color w:val="000000"/>
                <w:sz w:val="16"/>
                <w:szCs w:val="16"/>
                <w:lang w:eastAsia="en-AU"/>
              </w:rPr>
            </w:pPr>
            <w:ins w:id="439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9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92" w:author="KIM, Jason" w:date="2019-04-02T13:39:00Z"/>
                <w:rFonts w:eastAsia="Times New Roman" w:cs="Calibri"/>
                <w:color w:val="000000"/>
                <w:sz w:val="16"/>
                <w:szCs w:val="16"/>
                <w:lang w:eastAsia="en-AU"/>
              </w:rPr>
            </w:pPr>
            <w:ins w:id="4393" w:author="KIM, Jason" w:date="2019-04-02T13:39:00Z">
              <w:r w:rsidRPr="005D76C8">
                <w:rPr>
                  <w:rFonts w:eastAsia="Times New Roman" w:cs="Calibri"/>
                  <w:color w:val="000000"/>
                  <w:sz w:val="16"/>
                  <w:szCs w:val="16"/>
                  <w:lang w:eastAsia="en-AU"/>
                </w:rPr>
                <w:t>ELZ10068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4" w:author="KIM, Jason" w:date="2019-04-02T13:39:00Z"/>
                <w:rFonts w:eastAsia="Times New Roman" w:cs="Calibri"/>
                <w:color w:val="000000"/>
                <w:sz w:val="16"/>
                <w:szCs w:val="16"/>
                <w:lang w:eastAsia="en-AU"/>
              </w:rPr>
            </w:pPr>
            <w:ins w:id="4395"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6" w:author="KIM, Jason" w:date="2019-04-02T13:39:00Z"/>
                <w:rFonts w:eastAsia="Times New Roman" w:cs="Calibri"/>
                <w:color w:val="000000"/>
                <w:sz w:val="16"/>
                <w:szCs w:val="16"/>
                <w:lang w:eastAsia="en-AU"/>
              </w:rPr>
            </w:pPr>
            <w:ins w:id="4397" w:author="KIM, Jason" w:date="2019-04-02T13:39:00Z">
              <w:r w:rsidRPr="005D76C8">
                <w:rPr>
                  <w:rFonts w:eastAsia="Times New Roman" w:cs="Calibri"/>
                  <w:color w:val="000000"/>
                  <w:sz w:val="16"/>
                  <w:szCs w:val="16"/>
                  <w:lang w:eastAsia="en-AU"/>
                </w:rPr>
                <w:t>CP14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8" w:author="KIM, Jason" w:date="2019-04-02T13:39:00Z"/>
                <w:rFonts w:eastAsia="Times New Roman" w:cs="Calibri"/>
                <w:color w:val="000000"/>
                <w:sz w:val="16"/>
                <w:szCs w:val="16"/>
                <w:lang w:eastAsia="en-AU"/>
              </w:rPr>
            </w:pPr>
            <w:ins w:id="4399" w:author="KIM, Jason" w:date="2019-04-02T13:39:00Z">
              <w:r w:rsidRPr="005D76C8">
                <w:rPr>
                  <w:rFonts w:eastAsia="Times New Roman" w:cs="Calibri"/>
                  <w:color w:val="000000"/>
                  <w:sz w:val="16"/>
                  <w:szCs w:val="16"/>
                  <w:lang w:eastAsia="en-AU"/>
                </w:rPr>
                <w:t>DLZ1133 to DLZ1142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00" w:author="KIM, Jason" w:date="2019-04-02T13:39:00Z"/>
                <w:rFonts w:eastAsia="Times New Roman" w:cs="Calibri"/>
                <w:color w:val="000000"/>
                <w:sz w:val="16"/>
                <w:szCs w:val="16"/>
                <w:lang w:eastAsia="en-AU"/>
              </w:rPr>
            </w:pPr>
            <w:ins w:id="440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02" w:author="KIM, Jason" w:date="2019-04-02T13:39:00Z"/>
                <w:rFonts w:eastAsia="Times New Roman" w:cs="Calibri"/>
                <w:color w:val="000000"/>
                <w:sz w:val="16"/>
                <w:szCs w:val="16"/>
                <w:lang w:eastAsia="en-AU"/>
              </w:rPr>
            </w:pPr>
            <w:ins w:id="4403" w:author="KIM, Jason" w:date="2019-04-02T13:39:00Z">
              <w:r w:rsidRPr="005D76C8">
                <w:rPr>
                  <w:rFonts w:eastAsia="Times New Roman" w:cs="Calibri"/>
                  <w:color w:val="000000"/>
                  <w:sz w:val="16"/>
                  <w:szCs w:val="16"/>
                  <w:lang w:eastAsia="en-AU"/>
                </w:rPr>
                <w:t>ELZ10218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4" w:author="KIM, Jason" w:date="2019-04-02T13:39:00Z"/>
                <w:rFonts w:eastAsia="Times New Roman" w:cs="Calibri"/>
                <w:color w:val="000000"/>
                <w:sz w:val="16"/>
                <w:szCs w:val="16"/>
                <w:lang w:eastAsia="en-AU"/>
              </w:rPr>
            </w:pPr>
            <w:ins w:id="4405" w:author="KIM, Jason" w:date="2019-04-02T13:39:00Z">
              <w:r w:rsidRPr="005D76C8">
                <w:rPr>
                  <w:rFonts w:eastAsia="Times New Roman" w:cs="Calibri"/>
                  <w:color w:val="000000"/>
                  <w:sz w:val="16"/>
                  <w:szCs w:val="16"/>
                  <w:lang w:eastAsia="en-AU"/>
                </w:rPr>
                <w:t>CP40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6" w:author="KIM, Jason" w:date="2019-04-02T13:39:00Z"/>
                <w:rFonts w:eastAsia="Times New Roman" w:cs="Calibri"/>
                <w:color w:val="000000"/>
                <w:sz w:val="16"/>
                <w:szCs w:val="16"/>
                <w:lang w:eastAsia="en-AU"/>
              </w:rPr>
            </w:pPr>
            <w:ins w:id="440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8" w:author="KIM, Jason" w:date="2019-04-02T13:39:00Z"/>
                <w:rFonts w:eastAsia="Times New Roman" w:cs="Calibri"/>
                <w:color w:val="000000"/>
                <w:sz w:val="16"/>
                <w:szCs w:val="16"/>
                <w:lang w:eastAsia="en-AU"/>
              </w:rPr>
            </w:pPr>
            <w:ins w:id="4409" w:author="KIM, Jason" w:date="2019-04-02T13:39:00Z">
              <w:r w:rsidRPr="005D76C8">
                <w:rPr>
                  <w:rFonts w:eastAsia="Times New Roman" w:cs="Calibri"/>
                  <w:color w:val="000000"/>
                  <w:sz w:val="16"/>
                  <w:szCs w:val="16"/>
                  <w:lang w:eastAsia="en-AU"/>
                </w:rPr>
                <w:t>DLZ1403 to DLZ1403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10" w:author="KIM, Jason" w:date="2019-04-02T13:39:00Z"/>
                <w:rFonts w:eastAsia="Times New Roman" w:cs="Calibri"/>
                <w:color w:val="000000"/>
                <w:sz w:val="16"/>
                <w:szCs w:val="16"/>
                <w:lang w:eastAsia="en-AU"/>
              </w:rPr>
            </w:pPr>
            <w:ins w:id="441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12" w:author="KIM, Jason" w:date="2019-04-02T13:39:00Z"/>
                <w:rFonts w:eastAsia="Times New Roman" w:cs="Calibri"/>
                <w:color w:val="000000"/>
                <w:sz w:val="16"/>
                <w:szCs w:val="16"/>
                <w:lang w:eastAsia="en-AU"/>
              </w:rPr>
            </w:pPr>
            <w:ins w:id="4413" w:author="KIM, Jason" w:date="2019-04-02T13:39:00Z">
              <w:r w:rsidRPr="005D76C8">
                <w:rPr>
                  <w:rFonts w:eastAsia="Times New Roman" w:cs="Calibri"/>
                  <w:color w:val="000000"/>
                  <w:sz w:val="16"/>
                  <w:szCs w:val="16"/>
                  <w:lang w:eastAsia="en-AU"/>
                </w:rPr>
                <w:t>ELZ10362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4" w:author="KIM, Jason" w:date="2019-04-02T13:39:00Z"/>
                <w:rFonts w:eastAsia="Times New Roman" w:cs="Calibri"/>
                <w:color w:val="000000"/>
                <w:sz w:val="16"/>
                <w:szCs w:val="16"/>
                <w:lang w:eastAsia="en-AU"/>
              </w:rPr>
            </w:pPr>
            <w:ins w:id="4415" w:author="KIM, Jason" w:date="2019-04-02T13:39:00Z">
              <w:r w:rsidRPr="005D76C8">
                <w:rPr>
                  <w:rFonts w:eastAsia="Times New Roman" w:cs="Calibri"/>
                  <w:color w:val="000000"/>
                  <w:sz w:val="16"/>
                  <w:szCs w:val="16"/>
                  <w:lang w:eastAsia="en-AU"/>
                </w:rPr>
                <w:t>CP65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6" w:author="KIM, Jason" w:date="2019-04-02T13:39:00Z"/>
                <w:rFonts w:eastAsia="Times New Roman" w:cs="Calibri"/>
                <w:color w:val="000000"/>
                <w:sz w:val="16"/>
                <w:szCs w:val="16"/>
                <w:lang w:eastAsia="en-AU"/>
              </w:rPr>
            </w:pPr>
            <w:ins w:id="4417" w:author="KIM, Jason" w:date="2019-04-02T13:39:00Z">
              <w:r w:rsidRPr="005D76C8">
                <w:rPr>
                  <w:rFonts w:eastAsia="Times New Roman" w:cs="Calibri"/>
                  <w:color w:val="000000"/>
                  <w:sz w:val="16"/>
                  <w:szCs w:val="16"/>
                  <w:lang w:eastAsia="en-AU"/>
                </w:rPr>
                <w:t>CP66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8" w:author="KIM, Jason" w:date="2019-04-02T13:39:00Z"/>
                <w:rFonts w:eastAsia="Times New Roman" w:cs="Calibri"/>
                <w:color w:val="000000"/>
                <w:sz w:val="16"/>
                <w:szCs w:val="16"/>
                <w:lang w:eastAsia="en-AU"/>
              </w:rPr>
            </w:pPr>
            <w:ins w:id="4419" w:author="KIM, Jason" w:date="2019-04-02T13:39:00Z">
              <w:r w:rsidRPr="005D76C8">
                <w:rPr>
                  <w:rFonts w:eastAsia="Times New Roman" w:cs="Calibri"/>
                  <w:color w:val="000000"/>
                  <w:sz w:val="16"/>
                  <w:szCs w:val="16"/>
                  <w:lang w:eastAsia="en-AU"/>
                </w:rPr>
                <w:t>DLZ1654 to DLZ1662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20" w:author="KIM, Jason" w:date="2019-04-02T13:39:00Z"/>
                <w:rFonts w:eastAsia="Times New Roman" w:cs="Calibri"/>
                <w:color w:val="000000"/>
                <w:sz w:val="16"/>
                <w:szCs w:val="16"/>
                <w:lang w:eastAsia="en-AU"/>
              </w:rPr>
            </w:pPr>
            <w:ins w:id="442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2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23" w:author="KIM, Jason" w:date="2019-04-02T13:39:00Z"/>
                <w:rFonts w:eastAsia="Times New Roman" w:cs="Calibri"/>
                <w:color w:val="000000"/>
                <w:sz w:val="16"/>
                <w:szCs w:val="16"/>
                <w:lang w:eastAsia="en-AU"/>
              </w:rPr>
            </w:pPr>
            <w:ins w:id="4424" w:author="KIM, Jason" w:date="2019-04-02T13:39:00Z">
              <w:r w:rsidRPr="005D76C8">
                <w:rPr>
                  <w:rFonts w:eastAsia="Times New Roman" w:cs="Calibri"/>
                  <w:color w:val="000000"/>
                  <w:sz w:val="16"/>
                  <w:szCs w:val="16"/>
                  <w:lang w:eastAsia="en-AU"/>
                </w:rPr>
                <w:t>ELZ10070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5" w:author="KIM, Jason" w:date="2019-04-02T13:39:00Z"/>
                <w:rFonts w:eastAsia="Times New Roman" w:cs="Calibri"/>
                <w:color w:val="000000"/>
                <w:sz w:val="16"/>
                <w:szCs w:val="16"/>
                <w:lang w:eastAsia="en-AU"/>
              </w:rPr>
            </w:pPr>
            <w:ins w:id="4426" w:author="KIM, Jason" w:date="2019-04-02T13:39:00Z">
              <w:r w:rsidRPr="005D76C8">
                <w:rPr>
                  <w:rFonts w:eastAsia="Times New Roman" w:cs="Calibri"/>
                  <w:color w:val="000000"/>
                  <w:sz w:val="16"/>
                  <w:szCs w:val="16"/>
                  <w:lang w:eastAsia="en-AU"/>
                </w:rPr>
                <w:t>PORTAL 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7" w:author="KIM, Jason" w:date="2019-04-02T13:39:00Z"/>
                <w:rFonts w:eastAsia="Times New Roman" w:cs="Calibri"/>
                <w:color w:val="000000"/>
                <w:sz w:val="16"/>
                <w:szCs w:val="16"/>
                <w:lang w:eastAsia="en-AU"/>
              </w:rPr>
            </w:pPr>
            <w:ins w:id="442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9" w:author="KIM, Jason" w:date="2019-04-02T13:39:00Z"/>
                <w:rFonts w:eastAsia="Times New Roman" w:cs="Calibri"/>
                <w:color w:val="000000"/>
                <w:sz w:val="16"/>
                <w:szCs w:val="16"/>
                <w:lang w:eastAsia="en-AU"/>
              </w:rPr>
            </w:pPr>
            <w:ins w:id="4430" w:author="KIM, Jason" w:date="2019-04-02T13:39:00Z">
              <w:r w:rsidRPr="005D76C8">
                <w:rPr>
                  <w:rFonts w:eastAsia="Times New Roman" w:cs="Calibri"/>
                  <w:color w:val="000000"/>
                  <w:sz w:val="16"/>
                  <w:szCs w:val="16"/>
                  <w:lang w:eastAsia="en-AU"/>
                </w:rPr>
                <w:t>PORTAL 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31" w:author="KIM, Jason" w:date="2019-04-02T13:39:00Z"/>
                <w:rFonts w:eastAsia="Times New Roman" w:cs="Calibri"/>
                <w:color w:val="000000"/>
                <w:sz w:val="16"/>
                <w:szCs w:val="16"/>
                <w:lang w:eastAsia="en-AU"/>
              </w:rPr>
            </w:pPr>
            <w:ins w:id="4432"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33" w:author="KIM, Jason" w:date="2019-04-02T13:39:00Z"/>
                <w:rFonts w:eastAsia="Times New Roman" w:cs="Calibri"/>
                <w:color w:val="000000"/>
                <w:sz w:val="16"/>
                <w:szCs w:val="16"/>
                <w:lang w:eastAsia="en-AU"/>
              </w:rPr>
            </w:pPr>
            <w:ins w:id="4434" w:author="KIM, Jason" w:date="2019-04-02T13:39:00Z">
              <w:r w:rsidRPr="005D76C8">
                <w:rPr>
                  <w:rFonts w:eastAsia="Times New Roman" w:cs="Calibri"/>
                  <w:color w:val="000000"/>
                  <w:sz w:val="16"/>
                  <w:szCs w:val="16"/>
                  <w:lang w:eastAsia="en-AU"/>
                </w:rPr>
                <w:t>ELZ10220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5" w:author="KIM, Jason" w:date="2019-04-02T13:39:00Z"/>
                <w:rFonts w:eastAsia="Times New Roman" w:cs="Calibri"/>
                <w:color w:val="000000"/>
                <w:sz w:val="16"/>
                <w:szCs w:val="16"/>
                <w:lang w:eastAsia="en-AU"/>
              </w:rPr>
            </w:pPr>
            <w:ins w:id="4436" w:author="KIM, Jason" w:date="2019-04-02T13:39:00Z">
              <w:r w:rsidRPr="005D76C8">
                <w:rPr>
                  <w:rFonts w:eastAsia="Times New Roman" w:cs="Calibri"/>
                  <w:color w:val="000000"/>
                  <w:sz w:val="16"/>
                  <w:szCs w:val="16"/>
                  <w:lang w:eastAsia="en-AU"/>
                </w:rPr>
                <w:t>CP40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7" w:author="KIM, Jason" w:date="2019-04-02T13:39:00Z"/>
                <w:rFonts w:eastAsia="Times New Roman" w:cs="Calibri"/>
                <w:color w:val="000000"/>
                <w:sz w:val="16"/>
                <w:szCs w:val="16"/>
                <w:lang w:eastAsia="en-AU"/>
              </w:rPr>
            </w:pPr>
            <w:ins w:id="4438" w:author="KIM, Jason" w:date="2019-04-02T13:39:00Z">
              <w:r w:rsidRPr="005D76C8">
                <w:rPr>
                  <w:rFonts w:eastAsia="Times New Roman" w:cs="Calibri"/>
                  <w:color w:val="000000"/>
                  <w:sz w:val="16"/>
                  <w:szCs w:val="16"/>
                  <w:lang w:eastAsia="en-AU"/>
                </w:rPr>
                <w:t>CP41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9" w:author="KIM, Jason" w:date="2019-04-02T13:39:00Z"/>
                <w:rFonts w:eastAsia="Times New Roman" w:cs="Calibri"/>
                <w:color w:val="000000"/>
                <w:sz w:val="16"/>
                <w:szCs w:val="16"/>
                <w:lang w:eastAsia="en-AU"/>
              </w:rPr>
            </w:pPr>
            <w:ins w:id="4440" w:author="KIM, Jason" w:date="2019-04-02T13:39:00Z">
              <w:r w:rsidRPr="005D76C8">
                <w:rPr>
                  <w:rFonts w:eastAsia="Times New Roman" w:cs="Calibri"/>
                  <w:color w:val="000000"/>
                  <w:sz w:val="16"/>
                  <w:szCs w:val="16"/>
                  <w:lang w:eastAsia="en-AU"/>
                </w:rPr>
                <w:t>DLZ1404 to DLZ1412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41" w:author="KIM, Jason" w:date="2019-04-02T13:39:00Z"/>
                <w:rFonts w:eastAsia="Times New Roman" w:cs="Calibri"/>
                <w:color w:val="000000"/>
                <w:sz w:val="16"/>
                <w:szCs w:val="16"/>
                <w:lang w:eastAsia="en-AU"/>
              </w:rPr>
            </w:pPr>
            <w:ins w:id="444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43" w:author="KIM, Jason" w:date="2019-04-02T13:39:00Z"/>
                <w:rFonts w:eastAsia="Times New Roman" w:cs="Calibri"/>
                <w:color w:val="000000"/>
                <w:sz w:val="16"/>
                <w:szCs w:val="16"/>
                <w:lang w:eastAsia="en-AU"/>
              </w:rPr>
            </w:pPr>
            <w:ins w:id="4444" w:author="KIM, Jason" w:date="2019-04-02T13:39:00Z">
              <w:r w:rsidRPr="005D76C8">
                <w:rPr>
                  <w:rFonts w:eastAsia="Times New Roman" w:cs="Calibri"/>
                  <w:color w:val="000000"/>
                  <w:sz w:val="16"/>
                  <w:szCs w:val="16"/>
                  <w:lang w:eastAsia="en-AU"/>
                </w:rPr>
                <w:t>ELZ10364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5" w:author="KIM, Jason" w:date="2019-04-02T13:39:00Z"/>
                <w:rFonts w:eastAsia="Times New Roman" w:cs="Calibri"/>
                <w:color w:val="000000"/>
                <w:sz w:val="16"/>
                <w:szCs w:val="16"/>
                <w:lang w:eastAsia="en-AU"/>
              </w:rPr>
            </w:pPr>
            <w:ins w:id="4446" w:author="KIM, Jason" w:date="2019-04-02T13:39:00Z">
              <w:r w:rsidRPr="005D76C8">
                <w:rPr>
                  <w:rFonts w:eastAsia="Times New Roman" w:cs="Calibri"/>
                  <w:color w:val="000000"/>
                  <w:sz w:val="16"/>
                  <w:szCs w:val="16"/>
                  <w:lang w:eastAsia="en-AU"/>
                </w:rPr>
                <w:t>CP66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7" w:author="KIM, Jason" w:date="2019-04-02T13:39:00Z"/>
                <w:rFonts w:eastAsia="Times New Roman" w:cs="Calibri"/>
                <w:color w:val="000000"/>
                <w:sz w:val="16"/>
                <w:szCs w:val="16"/>
                <w:lang w:eastAsia="en-AU"/>
              </w:rPr>
            </w:pPr>
            <w:ins w:id="444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9" w:author="KIM, Jason" w:date="2019-04-02T13:39:00Z"/>
                <w:rFonts w:eastAsia="Times New Roman" w:cs="Calibri"/>
                <w:color w:val="000000"/>
                <w:sz w:val="16"/>
                <w:szCs w:val="16"/>
                <w:lang w:eastAsia="en-AU"/>
              </w:rPr>
            </w:pPr>
            <w:ins w:id="4450" w:author="KIM, Jason" w:date="2019-04-02T13:39:00Z">
              <w:r w:rsidRPr="005D76C8">
                <w:rPr>
                  <w:rFonts w:eastAsia="Times New Roman" w:cs="Calibri"/>
                  <w:color w:val="000000"/>
                  <w:sz w:val="16"/>
                  <w:szCs w:val="16"/>
                  <w:lang w:eastAsia="en-AU"/>
                </w:rPr>
                <w:t>DLZ1663 to DLZ1663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51" w:author="KIM, Jason" w:date="2019-04-02T13:39:00Z"/>
                <w:rFonts w:eastAsia="Times New Roman" w:cs="Calibri"/>
                <w:color w:val="000000"/>
                <w:sz w:val="16"/>
                <w:szCs w:val="16"/>
                <w:lang w:eastAsia="en-AU"/>
              </w:rPr>
            </w:pPr>
            <w:ins w:id="445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5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54" w:author="KIM, Jason" w:date="2019-04-02T13:39:00Z"/>
                <w:rFonts w:eastAsia="Times New Roman" w:cs="Calibri"/>
                <w:color w:val="000000"/>
                <w:sz w:val="16"/>
                <w:szCs w:val="16"/>
                <w:lang w:eastAsia="en-AU"/>
              </w:rPr>
            </w:pPr>
            <w:ins w:id="4455" w:author="KIM, Jason" w:date="2019-04-02T13:39:00Z">
              <w:r w:rsidRPr="005D76C8">
                <w:rPr>
                  <w:rFonts w:eastAsia="Times New Roman" w:cs="Calibri"/>
                  <w:color w:val="000000"/>
                  <w:sz w:val="16"/>
                  <w:szCs w:val="16"/>
                  <w:lang w:eastAsia="en-AU"/>
                </w:rPr>
                <w:t>ELZ10072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56" w:author="KIM, Jason" w:date="2019-04-02T13:39:00Z"/>
                <w:rFonts w:eastAsia="Times New Roman" w:cs="Calibri"/>
                <w:color w:val="000000"/>
                <w:sz w:val="16"/>
                <w:szCs w:val="16"/>
                <w:lang w:eastAsia="en-AU"/>
              </w:rPr>
            </w:pPr>
            <w:ins w:id="4457" w:author="KIM, Jason" w:date="2019-04-02T13:39:00Z">
              <w:r w:rsidRPr="005D76C8">
                <w:rPr>
                  <w:rFonts w:eastAsia="Times New Roman" w:cs="Calibri"/>
                  <w:color w:val="000000"/>
                  <w:sz w:val="16"/>
                  <w:szCs w:val="16"/>
                  <w:lang w:eastAsia="en-AU"/>
                </w:rPr>
                <w:t>PORTAL 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58" w:author="KIM, Jason" w:date="2019-04-02T13:39:00Z"/>
                <w:rFonts w:eastAsia="Times New Roman" w:cs="Calibri"/>
                <w:color w:val="000000"/>
                <w:sz w:val="16"/>
                <w:szCs w:val="16"/>
                <w:lang w:eastAsia="en-AU"/>
              </w:rPr>
            </w:pPr>
            <w:ins w:id="4459" w:author="KIM, Jason" w:date="2019-04-02T13:39:00Z">
              <w:r w:rsidRPr="005D76C8">
                <w:rPr>
                  <w:rFonts w:eastAsia="Times New Roman" w:cs="Calibri"/>
                  <w:color w:val="000000"/>
                  <w:sz w:val="16"/>
                  <w:szCs w:val="16"/>
                  <w:lang w:eastAsia="en-AU"/>
                </w:rPr>
                <w:t>EP81N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0" w:author="KIM, Jason" w:date="2019-04-02T13:39:00Z"/>
                <w:rFonts w:eastAsia="Times New Roman" w:cs="Calibri"/>
                <w:color w:val="000000"/>
                <w:sz w:val="16"/>
                <w:szCs w:val="16"/>
                <w:lang w:eastAsia="en-AU"/>
              </w:rPr>
            </w:pPr>
            <w:ins w:id="4461" w:author="KIM, Jason" w:date="2019-04-02T13:39:00Z">
              <w:r w:rsidRPr="005D76C8">
                <w:rPr>
                  <w:rFonts w:eastAsia="Times New Roman" w:cs="Calibri"/>
                  <w:color w:val="000000"/>
                  <w:sz w:val="16"/>
                  <w:szCs w:val="16"/>
                  <w:lang w:eastAsia="en-AU"/>
                </w:rPr>
                <w:t>DLZ7811 to DLZ7814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62" w:author="KIM, Jason" w:date="2019-04-02T13:39:00Z"/>
                <w:rFonts w:eastAsia="Times New Roman" w:cs="Calibri"/>
                <w:color w:val="000000"/>
                <w:sz w:val="16"/>
                <w:szCs w:val="16"/>
                <w:lang w:eastAsia="en-AU"/>
              </w:rPr>
            </w:pPr>
            <w:ins w:id="4463"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64" w:author="KIM, Jason" w:date="2019-04-02T13:39:00Z"/>
                <w:rFonts w:eastAsia="Times New Roman" w:cs="Calibri"/>
                <w:color w:val="000000"/>
                <w:sz w:val="16"/>
                <w:szCs w:val="16"/>
                <w:lang w:eastAsia="en-AU"/>
              </w:rPr>
            </w:pPr>
            <w:ins w:id="4465" w:author="KIM, Jason" w:date="2019-04-02T13:39:00Z">
              <w:r w:rsidRPr="005D76C8">
                <w:rPr>
                  <w:rFonts w:eastAsia="Times New Roman" w:cs="Calibri"/>
                  <w:color w:val="000000"/>
                  <w:sz w:val="16"/>
                  <w:szCs w:val="16"/>
                  <w:lang w:eastAsia="en-AU"/>
                </w:rPr>
                <w:t>ELZ10222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6" w:author="KIM, Jason" w:date="2019-04-02T13:39:00Z"/>
                <w:rFonts w:eastAsia="Times New Roman" w:cs="Calibri"/>
                <w:color w:val="000000"/>
                <w:sz w:val="16"/>
                <w:szCs w:val="16"/>
                <w:lang w:eastAsia="en-AU"/>
              </w:rPr>
            </w:pPr>
            <w:ins w:id="4467" w:author="KIM, Jason" w:date="2019-04-02T13:39:00Z">
              <w:r w:rsidRPr="005D76C8">
                <w:rPr>
                  <w:rFonts w:eastAsia="Times New Roman" w:cs="Calibri"/>
                  <w:color w:val="000000"/>
                  <w:sz w:val="16"/>
                  <w:szCs w:val="16"/>
                  <w:lang w:eastAsia="en-AU"/>
                </w:rPr>
                <w:t>CP41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8" w:author="KIM, Jason" w:date="2019-04-02T13:39:00Z"/>
                <w:rFonts w:eastAsia="Times New Roman" w:cs="Calibri"/>
                <w:color w:val="000000"/>
                <w:sz w:val="16"/>
                <w:szCs w:val="16"/>
                <w:lang w:eastAsia="en-AU"/>
              </w:rPr>
            </w:pPr>
            <w:ins w:id="446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0" w:author="KIM, Jason" w:date="2019-04-02T13:39:00Z"/>
                <w:rFonts w:eastAsia="Times New Roman" w:cs="Calibri"/>
                <w:color w:val="000000"/>
                <w:sz w:val="16"/>
                <w:szCs w:val="16"/>
                <w:lang w:eastAsia="en-AU"/>
              </w:rPr>
            </w:pPr>
            <w:ins w:id="4471" w:author="KIM, Jason" w:date="2019-04-02T13:39:00Z">
              <w:r w:rsidRPr="005D76C8">
                <w:rPr>
                  <w:rFonts w:eastAsia="Times New Roman" w:cs="Calibri"/>
                  <w:color w:val="000000"/>
                  <w:sz w:val="16"/>
                  <w:szCs w:val="16"/>
                  <w:lang w:eastAsia="en-AU"/>
                </w:rPr>
                <w:t>DLZ1413 to DLZ1413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72" w:author="KIM, Jason" w:date="2019-04-02T13:39:00Z"/>
                <w:rFonts w:eastAsia="Times New Roman" w:cs="Calibri"/>
                <w:color w:val="000000"/>
                <w:sz w:val="16"/>
                <w:szCs w:val="16"/>
                <w:lang w:eastAsia="en-AU"/>
              </w:rPr>
            </w:pPr>
            <w:ins w:id="447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74" w:author="KIM, Jason" w:date="2019-04-02T13:39:00Z"/>
                <w:rFonts w:eastAsia="Times New Roman" w:cs="Calibri"/>
                <w:color w:val="000000"/>
                <w:sz w:val="16"/>
                <w:szCs w:val="16"/>
                <w:lang w:eastAsia="en-AU"/>
              </w:rPr>
            </w:pPr>
            <w:ins w:id="4475" w:author="KIM, Jason" w:date="2019-04-02T13:39:00Z">
              <w:r w:rsidRPr="005D76C8">
                <w:rPr>
                  <w:rFonts w:eastAsia="Times New Roman" w:cs="Calibri"/>
                  <w:color w:val="000000"/>
                  <w:sz w:val="16"/>
                  <w:szCs w:val="16"/>
                  <w:lang w:eastAsia="en-AU"/>
                </w:rPr>
                <w:t>ELZ10366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6" w:author="KIM, Jason" w:date="2019-04-02T13:39:00Z"/>
                <w:rFonts w:eastAsia="Times New Roman" w:cs="Calibri"/>
                <w:color w:val="000000"/>
                <w:sz w:val="16"/>
                <w:szCs w:val="16"/>
                <w:lang w:eastAsia="en-AU"/>
              </w:rPr>
            </w:pPr>
            <w:ins w:id="4477" w:author="KIM, Jason" w:date="2019-04-02T13:39:00Z">
              <w:r w:rsidRPr="005D76C8">
                <w:rPr>
                  <w:rFonts w:eastAsia="Times New Roman" w:cs="Calibri"/>
                  <w:color w:val="000000"/>
                  <w:sz w:val="16"/>
                  <w:szCs w:val="16"/>
                  <w:lang w:eastAsia="en-AU"/>
                </w:rPr>
                <w:t>CP66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8" w:author="KIM, Jason" w:date="2019-04-02T13:39:00Z"/>
                <w:rFonts w:eastAsia="Times New Roman" w:cs="Calibri"/>
                <w:color w:val="000000"/>
                <w:sz w:val="16"/>
                <w:szCs w:val="16"/>
                <w:lang w:eastAsia="en-AU"/>
              </w:rPr>
            </w:pPr>
            <w:ins w:id="4479" w:author="KIM, Jason" w:date="2019-04-02T13:39:00Z">
              <w:r w:rsidRPr="005D76C8">
                <w:rPr>
                  <w:rFonts w:eastAsia="Times New Roman" w:cs="Calibri"/>
                  <w:color w:val="000000"/>
                  <w:sz w:val="16"/>
                  <w:szCs w:val="16"/>
                  <w:lang w:eastAsia="en-AU"/>
                </w:rPr>
                <w:t>CP67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0" w:author="KIM, Jason" w:date="2019-04-02T13:39:00Z"/>
                <w:rFonts w:eastAsia="Times New Roman" w:cs="Calibri"/>
                <w:color w:val="000000"/>
                <w:sz w:val="16"/>
                <w:szCs w:val="16"/>
                <w:lang w:eastAsia="en-AU"/>
              </w:rPr>
            </w:pPr>
            <w:ins w:id="4481" w:author="KIM, Jason" w:date="2019-04-02T13:39:00Z">
              <w:r w:rsidRPr="005D76C8">
                <w:rPr>
                  <w:rFonts w:eastAsia="Times New Roman" w:cs="Calibri"/>
                  <w:color w:val="000000"/>
                  <w:sz w:val="16"/>
                  <w:szCs w:val="16"/>
                  <w:lang w:eastAsia="en-AU"/>
                </w:rPr>
                <w:t>DLZ1664 to DLZ1672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82" w:author="KIM, Jason" w:date="2019-04-02T13:39:00Z"/>
                <w:rFonts w:eastAsia="Times New Roman" w:cs="Calibri"/>
                <w:color w:val="000000"/>
                <w:sz w:val="16"/>
                <w:szCs w:val="16"/>
                <w:lang w:eastAsia="en-AU"/>
              </w:rPr>
            </w:pPr>
            <w:ins w:id="448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8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85" w:author="KIM, Jason" w:date="2019-04-02T13:39:00Z"/>
                <w:rFonts w:eastAsia="Times New Roman" w:cs="Calibri"/>
                <w:color w:val="000000"/>
                <w:sz w:val="16"/>
                <w:szCs w:val="16"/>
                <w:lang w:eastAsia="en-AU"/>
              </w:rPr>
            </w:pPr>
            <w:ins w:id="4486" w:author="KIM, Jason" w:date="2019-04-02T13:39:00Z">
              <w:r w:rsidRPr="005D76C8">
                <w:rPr>
                  <w:rFonts w:eastAsia="Times New Roman" w:cs="Calibri"/>
                  <w:color w:val="000000"/>
                  <w:sz w:val="16"/>
                  <w:szCs w:val="16"/>
                  <w:lang w:eastAsia="en-AU"/>
                </w:rPr>
                <w:t>ELZ10074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7" w:author="KIM, Jason" w:date="2019-04-02T13:39:00Z"/>
                <w:rFonts w:eastAsia="Times New Roman" w:cs="Calibri"/>
                <w:color w:val="000000"/>
                <w:sz w:val="16"/>
                <w:szCs w:val="16"/>
                <w:lang w:eastAsia="en-AU"/>
              </w:rPr>
            </w:pPr>
            <w:ins w:id="4488" w:author="KIM, Jason" w:date="2019-04-02T13:39:00Z">
              <w:r w:rsidRPr="005D76C8">
                <w:rPr>
                  <w:rFonts w:eastAsia="Times New Roman" w:cs="Calibri"/>
                  <w:color w:val="000000"/>
                  <w:sz w:val="16"/>
                  <w:szCs w:val="16"/>
                  <w:lang w:eastAsia="en-AU"/>
                </w:rPr>
                <w:t>EP81N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9" w:author="KIM, Jason" w:date="2019-04-02T13:39:00Z"/>
                <w:rFonts w:eastAsia="Times New Roman" w:cs="Calibri"/>
                <w:color w:val="000000"/>
                <w:sz w:val="16"/>
                <w:szCs w:val="16"/>
                <w:lang w:eastAsia="en-AU"/>
              </w:rPr>
            </w:pPr>
            <w:ins w:id="449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1" w:author="KIM, Jason" w:date="2019-04-02T13:39:00Z"/>
                <w:rFonts w:eastAsia="Times New Roman" w:cs="Calibri"/>
                <w:color w:val="000000"/>
                <w:sz w:val="16"/>
                <w:szCs w:val="16"/>
                <w:lang w:eastAsia="en-AU"/>
              </w:rPr>
            </w:pPr>
            <w:ins w:id="4492" w:author="KIM, Jason" w:date="2019-04-02T13:39:00Z">
              <w:r w:rsidRPr="005D76C8">
                <w:rPr>
                  <w:rFonts w:eastAsia="Times New Roman" w:cs="Calibri"/>
                  <w:color w:val="000000"/>
                  <w:sz w:val="16"/>
                  <w:szCs w:val="16"/>
                  <w:lang w:eastAsia="en-AU"/>
                </w:rPr>
                <w:t>DLZ7815 to DLZ7815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93" w:author="KIM, Jason" w:date="2019-04-02T13:39:00Z"/>
                <w:rFonts w:eastAsia="Times New Roman" w:cs="Calibri"/>
                <w:color w:val="000000"/>
                <w:sz w:val="16"/>
                <w:szCs w:val="16"/>
                <w:lang w:eastAsia="en-AU"/>
              </w:rPr>
            </w:pPr>
            <w:ins w:id="4494"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95" w:author="KIM, Jason" w:date="2019-04-02T13:39:00Z"/>
                <w:rFonts w:eastAsia="Times New Roman" w:cs="Calibri"/>
                <w:color w:val="000000"/>
                <w:sz w:val="16"/>
                <w:szCs w:val="16"/>
                <w:lang w:eastAsia="en-AU"/>
              </w:rPr>
            </w:pPr>
            <w:ins w:id="4496" w:author="KIM, Jason" w:date="2019-04-02T13:39:00Z">
              <w:r w:rsidRPr="005D76C8">
                <w:rPr>
                  <w:rFonts w:eastAsia="Times New Roman" w:cs="Calibri"/>
                  <w:color w:val="000000"/>
                  <w:sz w:val="16"/>
                  <w:szCs w:val="16"/>
                  <w:lang w:eastAsia="en-AU"/>
                </w:rPr>
                <w:t>ELZ10224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7" w:author="KIM, Jason" w:date="2019-04-02T13:39:00Z"/>
                <w:rFonts w:eastAsia="Times New Roman" w:cs="Calibri"/>
                <w:color w:val="000000"/>
                <w:sz w:val="16"/>
                <w:szCs w:val="16"/>
                <w:lang w:eastAsia="en-AU"/>
              </w:rPr>
            </w:pPr>
            <w:ins w:id="4498" w:author="KIM, Jason" w:date="2019-04-02T13:39:00Z">
              <w:r w:rsidRPr="005D76C8">
                <w:rPr>
                  <w:rFonts w:eastAsia="Times New Roman" w:cs="Calibri"/>
                  <w:color w:val="000000"/>
                  <w:sz w:val="16"/>
                  <w:szCs w:val="16"/>
                  <w:lang w:eastAsia="en-AU"/>
                </w:rPr>
                <w:t>CP41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9" w:author="KIM, Jason" w:date="2019-04-02T13:39:00Z"/>
                <w:rFonts w:eastAsia="Times New Roman" w:cs="Calibri"/>
                <w:color w:val="000000"/>
                <w:sz w:val="16"/>
                <w:szCs w:val="16"/>
                <w:lang w:eastAsia="en-AU"/>
              </w:rPr>
            </w:pPr>
            <w:ins w:id="4500" w:author="KIM, Jason" w:date="2019-04-02T13:39:00Z">
              <w:r w:rsidRPr="005D76C8">
                <w:rPr>
                  <w:rFonts w:eastAsia="Times New Roman" w:cs="Calibri"/>
                  <w:color w:val="000000"/>
                  <w:sz w:val="16"/>
                  <w:szCs w:val="16"/>
                  <w:lang w:eastAsia="en-AU"/>
                </w:rPr>
                <w:t>CP42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1" w:author="KIM, Jason" w:date="2019-04-02T13:39:00Z"/>
                <w:rFonts w:eastAsia="Times New Roman" w:cs="Calibri"/>
                <w:color w:val="000000"/>
                <w:sz w:val="16"/>
                <w:szCs w:val="16"/>
                <w:lang w:eastAsia="en-AU"/>
              </w:rPr>
            </w:pPr>
            <w:ins w:id="4502" w:author="KIM, Jason" w:date="2019-04-02T13:39:00Z">
              <w:r w:rsidRPr="005D76C8">
                <w:rPr>
                  <w:rFonts w:eastAsia="Times New Roman" w:cs="Calibri"/>
                  <w:color w:val="000000"/>
                  <w:sz w:val="16"/>
                  <w:szCs w:val="16"/>
                  <w:lang w:eastAsia="en-AU"/>
                </w:rPr>
                <w:t>DLZ1414 to DLZ1422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03" w:author="KIM, Jason" w:date="2019-04-02T13:39:00Z"/>
                <w:rFonts w:eastAsia="Times New Roman" w:cs="Calibri"/>
                <w:color w:val="000000"/>
                <w:sz w:val="16"/>
                <w:szCs w:val="16"/>
                <w:lang w:eastAsia="en-AU"/>
              </w:rPr>
            </w:pPr>
            <w:ins w:id="450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05" w:author="KIM, Jason" w:date="2019-04-02T13:39:00Z"/>
                <w:rFonts w:eastAsia="Times New Roman" w:cs="Calibri"/>
                <w:color w:val="000000"/>
                <w:sz w:val="16"/>
                <w:szCs w:val="16"/>
                <w:lang w:eastAsia="en-AU"/>
              </w:rPr>
            </w:pPr>
            <w:ins w:id="4506" w:author="KIM, Jason" w:date="2019-04-02T13:39:00Z">
              <w:r w:rsidRPr="005D76C8">
                <w:rPr>
                  <w:rFonts w:eastAsia="Times New Roman" w:cs="Calibri"/>
                  <w:color w:val="000000"/>
                  <w:sz w:val="16"/>
                  <w:szCs w:val="16"/>
                  <w:lang w:eastAsia="en-AU"/>
                </w:rPr>
                <w:t>ELZ10368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7" w:author="KIM, Jason" w:date="2019-04-02T13:39:00Z"/>
                <w:rFonts w:eastAsia="Times New Roman" w:cs="Calibri"/>
                <w:color w:val="000000"/>
                <w:sz w:val="16"/>
                <w:szCs w:val="16"/>
                <w:lang w:eastAsia="en-AU"/>
              </w:rPr>
            </w:pPr>
            <w:ins w:id="4508" w:author="KIM, Jason" w:date="2019-04-02T13:39:00Z">
              <w:r w:rsidRPr="005D76C8">
                <w:rPr>
                  <w:rFonts w:eastAsia="Times New Roman" w:cs="Calibri"/>
                  <w:color w:val="000000"/>
                  <w:sz w:val="16"/>
                  <w:szCs w:val="16"/>
                  <w:lang w:eastAsia="en-AU"/>
                </w:rPr>
                <w:t>CP67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9" w:author="KIM, Jason" w:date="2019-04-02T13:39:00Z"/>
                <w:rFonts w:eastAsia="Times New Roman" w:cs="Calibri"/>
                <w:color w:val="000000"/>
                <w:sz w:val="16"/>
                <w:szCs w:val="16"/>
                <w:lang w:eastAsia="en-AU"/>
              </w:rPr>
            </w:pPr>
            <w:ins w:id="451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11" w:author="KIM, Jason" w:date="2019-04-02T13:39:00Z"/>
                <w:rFonts w:eastAsia="Times New Roman" w:cs="Calibri"/>
                <w:color w:val="000000"/>
                <w:sz w:val="16"/>
                <w:szCs w:val="16"/>
                <w:lang w:eastAsia="en-AU"/>
              </w:rPr>
            </w:pPr>
            <w:ins w:id="4512" w:author="KIM, Jason" w:date="2019-04-02T13:39:00Z">
              <w:r w:rsidRPr="005D76C8">
                <w:rPr>
                  <w:rFonts w:eastAsia="Times New Roman" w:cs="Calibri"/>
                  <w:color w:val="000000"/>
                  <w:sz w:val="16"/>
                  <w:szCs w:val="16"/>
                  <w:lang w:eastAsia="en-AU"/>
                </w:rPr>
                <w:t>DLZ1673 to DLZ1673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13" w:author="KIM, Jason" w:date="2019-04-02T13:39:00Z"/>
                <w:rFonts w:eastAsia="Times New Roman" w:cs="Calibri"/>
                <w:color w:val="000000"/>
                <w:sz w:val="16"/>
                <w:szCs w:val="16"/>
                <w:lang w:eastAsia="en-AU"/>
              </w:rPr>
            </w:pPr>
            <w:ins w:id="451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1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16" w:author="KIM, Jason" w:date="2019-04-02T13:39:00Z"/>
                <w:rFonts w:eastAsia="Times New Roman" w:cs="Calibri"/>
                <w:color w:val="000000"/>
                <w:sz w:val="16"/>
                <w:szCs w:val="16"/>
                <w:lang w:eastAsia="en-AU"/>
              </w:rPr>
            </w:pPr>
            <w:ins w:id="4517" w:author="KIM, Jason" w:date="2019-04-02T13:39:00Z">
              <w:r w:rsidRPr="005D76C8">
                <w:rPr>
                  <w:rFonts w:eastAsia="Times New Roman" w:cs="Calibri"/>
                  <w:color w:val="000000"/>
                  <w:sz w:val="16"/>
                  <w:szCs w:val="16"/>
                  <w:lang w:eastAsia="en-AU"/>
                </w:rPr>
                <w:t>ELZ10076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18" w:author="KIM, Jason" w:date="2019-04-02T13:39:00Z"/>
                <w:rFonts w:eastAsia="Times New Roman" w:cs="Calibri"/>
                <w:color w:val="000000"/>
                <w:sz w:val="16"/>
                <w:szCs w:val="16"/>
                <w:lang w:eastAsia="en-AU"/>
              </w:rPr>
            </w:pPr>
            <w:ins w:id="4519" w:author="KIM, Jason" w:date="2019-04-02T13:39:00Z">
              <w:r w:rsidRPr="005D76C8">
                <w:rPr>
                  <w:rFonts w:eastAsia="Times New Roman" w:cs="Calibri"/>
                  <w:color w:val="000000"/>
                  <w:sz w:val="16"/>
                  <w:szCs w:val="16"/>
                  <w:lang w:eastAsia="en-AU"/>
                </w:rPr>
                <w:t>EP81N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0" w:author="KIM, Jason" w:date="2019-04-02T13:39:00Z"/>
                <w:rFonts w:eastAsia="Times New Roman" w:cs="Calibri"/>
                <w:color w:val="000000"/>
                <w:sz w:val="16"/>
                <w:szCs w:val="16"/>
                <w:lang w:eastAsia="en-AU"/>
              </w:rPr>
            </w:pPr>
            <w:ins w:id="4521" w:author="KIM, Jason" w:date="2019-04-02T13:39:00Z">
              <w:r w:rsidRPr="005D76C8">
                <w:rPr>
                  <w:rFonts w:eastAsia="Times New Roman" w:cs="Calibri"/>
                  <w:color w:val="000000"/>
                  <w:sz w:val="16"/>
                  <w:szCs w:val="16"/>
                  <w:lang w:eastAsia="en-AU"/>
                </w:rPr>
                <w:t>EP82N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2" w:author="KIM, Jason" w:date="2019-04-02T13:39:00Z"/>
                <w:rFonts w:eastAsia="Times New Roman" w:cs="Calibri"/>
                <w:color w:val="000000"/>
                <w:sz w:val="16"/>
                <w:szCs w:val="16"/>
                <w:lang w:eastAsia="en-AU"/>
              </w:rPr>
            </w:pPr>
            <w:ins w:id="4523" w:author="KIM, Jason" w:date="2019-04-02T13:39:00Z">
              <w:r w:rsidRPr="005D76C8">
                <w:rPr>
                  <w:rFonts w:eastAsia="Times New Roman" w:cs="Calibri"/>
                  <w:color w:val="000000"/>
                  <w:sz w:val="16"/>
                  <w:szCs w:val="16"/>
                  <w:lang w:eastAsia="en-AU"/>
                </w:rPr>
                <w:t>DLZ7816 to DLZ7821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24" w:author="KIM, Jason" w:date="2019-04-02T13:39:00Z"/>
                <w:rFonts w:eastAsia="Times New Roman" w:cs="Calibri"/>
                <w:color w:val="000000"/>
                <w:sz w:val="16"/>
                <w:szCs w:val="16"/>
                <w:lang w:eastAsia="en-AU"/>
              </w:rPr>
            </w:pPr>
            <w:ins w:id="4525"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26" w:author="KIM, Jason" w:date="2019-04-02T13:39:00Z"/>
                <w:rFonts w:eastAsia="Times New Roman" w:cs="Calibri"/>
                <w:color w:val="000000"/>
                <w:sz w:val="16"/>
                <w:szCs w:val="16"/>
                <w:lang w:eastAsia="en-AU"/>
              </w:rPr>
            </w:pPr>
            <w:ins w:id="4527" w:author="KIM, Jason" w:date="2019-04-02T13:39:00Z">
              <w:r w:rsidRPr="005D76C8">
                <w:rPr>
                  <w:rFonts w:eastAsia="Times New Roman" w:cs="Calibri"/>
                  <w:color w:val="000000"/>
                  <w:sz w:val="16"/>
                  <w:szCs w:val="16"/>
                  <w:lang w:eastAsia="en-AU"/>
                </w:rPr>
                <w:t>ELZ10226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8" w:author="KIM, Jason" w:date="2019-04-02T13:39:00Z"/>
                <w:rFonts w:eastAsia="Times New Roman" w:cs="Calibri"/>
                <w:color w:val="000000"/>
                <w:sz w:val="16"/>
                <w:szCs w:val="16"/>
                <w:lang w:eastAsia="en-AU"/>
              </w:rPr>
            </w:pPr>
            <w:ins w:id="4529" w:author="KIM, Jason" w:date="2019-04-02T13:39:00Z">
              <w:r w:rsidRPr="005D76C8">
                <w:rPr>
                  <w:rFonts w:eastAsia="Times New Roman" w:cs="Calibri"/>
                  <w:color w:val="000000"/>
                  <w:sz w:val="16"/>
                  <w:szCs w:val="16"/>
                  <w:lang w:eastAsia="en-AU"/>
                </w:rPr>
                <w:t>CP42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0" w:author="KIM, Jason" w:date="2019-04-02T13:39:00Z"/>
                <w:rFonts w:eastAsia="Times New Roman" w:cs="Calibri"/>
                <w:color w:val="000000"/>
                <w:sz w:val="16"/>
                <w:szCs w:val="16"/>
                <w:lang w:eastAsia="en-AU"/>
              </w:rPr>
            </w:pPr>
            <w:ins w:id="453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2" w:author="KIM, Jason" w:date="2019-04-02T13:39:00Z"/>
                <w:rFonts w:eastAsia="Times New Roman" w:cs="Calibri"/>
                <w:color w:val="000000"/>
                <w:sz w:val="16"/>
                <w:szCs w:val="16"/>
                <w:lang w:eastAsia="en-AU"/>
              </w:rPr>
            </w:pPr>
            <w:ins w:id="4533" w:author="KIM, Jason" w:date="2019-04-02T13:39:00Z">
              <w:r w:rsidRPr="005D76C8">
                <w:rPr>
                  <w:rFonts w:eastAsia="Times New Roman" w:cs="Calibri"/>
                  <w:color w:val="000000"/>
                  <w:sz w:val="16"/>
                  <w:szCs w:val="16"/>
                  <w:lang w:eastAsia="en-AU"/>
                </w:rPr>
                <w:t>DLZ1423 to DLZ1423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34" w:author="KIM, Jason" w:date="2019-04-02T13:39:00Z"/>
                <w:rFonts w:eastAsia="Times New Roman" w:cs="Calibri"/>
                <w:color w:val="000000"/>
                <w:sz w:val="16"/>
                <w:szCs w:val="16"/>
                <w:lang w:eastAsia="en-AU"/>
              </w:rPr>
            </w:pPr>
            <w:ins w:id="453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36" w:author="KIM, Jason" w:date="2019-04-02T13:39:00Z"/>
                <w:rFonts w:eastAsia="Times New Roman" w:cs="Calibri"/>
                <w:color w:val="000000"/>
                <w:sz w:val="16"/>
                <w:szCs w:val="16"/>
                <w:lang w:eastAsia="en-AU"/>
              </w:rPr>
            </w:pPr>
            <w:ins w:id="4537" w:author="KIM, Jason" w:date="2019-04-02T13:39:00Z">
              <w:r w:rsidRPr="005D76C8">
                <w:rPr>
                  <w:rFonts w:eastAsia="Times New Roman" w:cs="Calibri"/>
                  <w:color w:val="000000"/>
                  <w:sz w:val="16"/>
                  <w:szCs w:val="16"/>
                  <w:lang w:eastAsia="en-AU"/>
                </w:rPr>
                <w:t>ELZ10370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8" w:author="KIM, Jason" w:date="2019-04-02T13:39:00Z"/>
                <w:rFonts w:eastAsia="Times New Roman" w:cs="Calibri"/>
                <w:color w:val="000000"/>
                <w:sz w:val="16"/>
                <w:szCs w:val="16"/>
                <w:lang w:eastAsia="en-AU"/>
              </w:rPr>
            </w:pPr>
            <w:ins w:id="4539" w:author="KIM, Jason" w:date="2019-04-02T13:39:00Z">
              <w:r w:rsidRPr="005D76C8">
                <w:rPr>
                  <w:rFonts w:eastAsia="Times New Roman" w:cs="Calibri"/>
                  <w:color w:val="000000"/>
                  <w:sz w:val="16"/>
                  <w:szCs w:val="16"/>
                  <w:lang w:eastAsia="en-AU"/>
                </w:rPr>
                <w:t>CP67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40" w:author="KIM, Jason" w:date="2019-04-02T13:39:00Z"/>
                <w:rFonts w:eastAsia="Times New Roman" w:cs="Calibri"/>
                <w:color w:val="000000"/>
                <w:sz w:val="16"/>
                <w:szCs w:val="16"/>
                <w:lang w:eastAsia="en-AU"/>
              </w:rPr>
            </w:pPr>
            <w:ins w:id="4541" w:author="KIM, Jason" w:date="2019-04-02T13:39:00Z">
              <w:r w:rsidRPr="005D76C8">
                <w:rPr>
                  <w:rFonts w:eastAsia="Times New Roman" w:cs="Calibri"/>
                  <w:color w:val="000000"/>
                  <w:sz w:val="16"/>
                  <w:szCs w:val="16"/>
                  <w:lang w:eastAsia="en-AU"/>
                </w:rPr>
                <w:t>CP68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42" w:author="KIM, Jason" w:date="2019-04-02T13:39:00Z"/>
                <w:rFonts w:eastAsia="Times New Roman" w:cs="Calibri"/>
                <w:color w:val="000000"/>
                <w:sz w:val="16"/>
                <w:szCs w:val="16"/>
                <w:lang w:eastAsia="en-AU"/>
              </w:rPr>
            </w:pPr>
            <w:ins w:id="4543" w:author="KIM, Jason" w:date="2019-04-02T13:39:00Z">
              <w:r w:rsidRPr="005D76C8">
                <w:rPr>
                  <w:rFonts w:eastAsia="Times New Roman" w:cs="Calibri"/>
                  <w:color w:val="000000"/>
                  <w:sz w:val="16"/>
                  <w:szCs w:val="16"/>
                  <w:lang w:eastAsia="en-AU"/>
                </w:rPr>
                <w:t>DLZ1674 to DLZ1682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44" w:author="KIM, Jason" w:date="2019-04-02T13:39:00Z"/>
                <w:rFonts w:eastAsia="Times New Roman" w:cs="Calibri"/>
                <w:color w:val="000000"/>
                <w:sz w:val="16"/>
                <w:szCs w:val="16"/>
                <w:lang w:eastAsia="en-AU"/>
              </w:rPr>
            </w:pPr>
            <w:ins w:id="454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4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47" w:author="KIM, Jason" w:date="2019-04-02T13:39:00Z"/>
                <w:rFonts w:eastAsia="Times New Roman" w:cs="Calibri"/>
                <w:color w:val="000000"/>
                <w:sz w:val="16"/>
                <w:szCs w:val="16"/>
                <w:lang w:eastAsia="en-AU"/>
              </w:rPr>
            </w:pPr>
            <w:ins w:id="4548" w:author="KIM, Jason" w:date="2019-04-02T13:39:00Z">
              <w:r w:rsidRPr="005D76C8">
                <w:rPr>
                  <w:rFonts w:eastAsia="Times New Roman" w:cs="Calibri"/>
                  <w:color w:val="000000"/>
                  <w:sz w:val="16"/>
                  <w:szCs w:val="16"/>
                  <w:lang w:eastAsia="en-AU"/>
                </w:rPr>
                <w:t>ELZ10078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49" w:author="KIM, Jason" w:date="2019-04-02T13:39:00Z"/>
                <w:rFonts w:eastAsia="Times New Roman" w:cs="Calibri"/>
                <w:color w:val="000000"/>
                <w:sz w:val="16"/>
                <w:szCs w:val="16"/>
                <w:lang w:eastAsia="en-AU"/>
              </w:rPr>
            </w:pPr>
            <w:ins w:id="4550" w:author="KIM, Jason" w:date="2019-04-02T13:39:00Z">
              <w:r w:rsidRPr="005D76C8">
                <w:rPr>
                  <w:rFonts w:eastAsia="Times New Roman" w:cs="Calibri"/>
                  <w:color w:val="000000"/>
                  <w:sz w:val="16"/>
                  <w:szCs w:val="16"/>
                  <w:lang w:eastAsia="en-AU"/>
                </w:rPr>
                <w:t>EP82N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1" w:author="KIM, Jason" w:date="2019-04-02T13:39:00Z"/>
                <w:rFonts w:eastAsia="Times New Roman" w:cs="Calibri"/>
                <w:color w:val="000000"/>
                <w:sz w:val="16"/>
                <w:szCs w:val="16"/>
                <w:lang w:eastAsia="en-AU"/>
              </w:rPr>
            </w:pPr>
            <w:ins w:id="455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3" w:author="KIM, Jason" w:date="2019-04-02T13:39:00Z"/>
                <w:rFonts w:eastAsia="Times New Roman" w:cs="Calibri"/>
                <w:color w:val="000000"/>
                <w:sz w:val="16"/>
                <w:szCs w:val="16"/>
                <w:lang w:eastAsia="en-AU"/>
              </w:rPr>
            </w:pPr>
            <w:ins w:id="4554" w:author="KIM, Jason" w:date="2019-04-02T13:39:00Z">
              <w:r w:rsidRPr="005D76C8">
                <w:rPr>
                  <w:rFonts w:eastAsia="Times New Roman" w:cs="Calibri"/>
                  <w:color w:val="000000"/>
                  <w:sz w:val="16"/>
                  <w:szCs w:val="16"/>
                  <w:lang w:eastAsia="en-AU"/>
                </w:rPr>
                <w:t>DLZ7822 to DLZ7822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55" w:author="KIM, Jason" w:date="2019-04-02T13:39:00Z"/>
                <w:rFonts w:eastAsia="Times New Roman" w:cs="Calibri"/>
                <w:color w:val="000000"/>
                <w:sz w:val="16"/>
                <w:szCs w:val="16"/>
                <w:lang w:eastAsia="en-AU"/>
              </w:rPr>
            </w:pPr>
            <w:ins w:id="4556"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57" w:author="KIM, Jason" w:date="2019-04-02T13:39:00Z"/>
                <w:rFonts w:eastAsia="Times New Roman" w:cs="Calibri"/>
                <w:color w:val="000000"/>
                <w:sz w:val="16"/>
                <w:szCs w:val="16"/>
                <w:lang w:eastAsia="en-AU"/>
              </w:rPr>
            </w:pPr>
            <w:ins w:id="4558" w:author="KIM, Jason" w:date="2019-04-02T13:39:00Z">
              <w:r w:rsidRPr="005D76C8">
                <w:rPr>
                  <w:rFonts w:eastAsia="Times New Roman" w:cs="Calibri"/>
                  <w:color w:val="000000"/>
                  <w:sz w:val="16"/>
                  <w:szCs w:val="16"/>
                  <w:lang w:eastAsia="en-AU"/>
                </w:rPr>
                <w:t>ELZ10228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9" w:author="KIM, Jason" w:date="2019-04-02T13:39:00Z"/>
                <w:rFonts w:eastAsia="Times New Roman" w:cs="Calibri"/>
                <w:color w:val="000000"/>
                <w:sz w:val="16"/>
                <w:szCs w:val="16"/>
                <w:lang w:eastAsia="en-AU"/>
              </w:rPr>
            </w:pPr>
            <w:ins w:id="4560" w:author="KIM, Jason" w:date="2019-04-02T13:39:00Z">
              <w:r w:rsidRPr="005D76C8">
                <w:rPr>
                  <w:rFonts w:eastAsia="Times New Roman" w:cs="Calibri"/>
                  <w:color w:val="000000"/>
                  <w:sz w:val="16"/>
                  <w:szCs w:val="16"/>
                  <w:lang w:eastAsia="en-AU"/>
                </w:rPr>
                <w:t>CP42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1" w:author="KIM, Jason" w:date="2019-04-02T13:39:00Z"/>
                <w:rFonts w:eastAsia="Times New Roman" w:cs="Calibri"/>
                <w:color w:val="000000"/>
                <w:sz w:val="16"/>
                <w:szCs w:val="16"/>
                <w:lang w:eastAsia="en-AU"/>
              </w:rPr>
            </w:pPr>
            <w:ins w:id="4562" w:author="KIM, Jason" w:date="2019-04-02T13:39:00Z">
              <w:r w:rsidRPr="005D76C8">
                <w:rPr>
                  <w:rFonts w:eastAsia="Times New Roman" w:cs="Calibri"/>
                  <w:color w:val="000000"/>
                  <w:sz w:val="16"/>
                  <w:szCs w:val="16"/>
                  <w:lang w:eastAsia="en-AU"/>
                </w:rPr>
                <w:t>CP43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3" w:author="KIM, Jason" w:date="2019-04-02T13:39:00Z"/>
                <w:rFonts w:eastAsia="Times New Roman" w:cs="Calibri"/>
                <w:color w:val="000000"/>
                <w:sz w:val="16"/>
                <w:szCs w:val="16"/>
                <w:lang w:eastAsia="en-AU"/>
              </w:rPr>
            </w:pPr>
            <w:ins w:id="4564" w:author="KIM, Jason" w:date="2019-04-02T13:39:00Z">
              <w:r w:rsidRPr="005D76C8">
                <w:rPr>
                  <w:rFonts w:eastAsia="Times New Roman" w:cs="Calibri"/>
                  <w:color w:val="000000"/>
                  <w:sz w:val="16"/>
                  <w:szCs w:val="16"/>
                  <w:lang w:eastAsia="en-AU"/>
                </w:rPr>
                <w:t>DLZ1424 to DLZ1432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65" w:author="KIM, Jason" w:date="2019-04-02T13:39:00Z"/>
                <w:rFonts w:eastAsia="Times New Roman" w:cs="Calibri"/>
                <w:color w:val="000000"/>
                <w:sz w:val="16"/>
                <w:szCs w:val="16"/>
                <w:lang w:eastAsia="en-AU"/>
              </w:rPr>
            </w:pPr>
            <w:ins w:id="456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67" w:author="KIM, Jason" w:date="2019-04-02T13:39:00Z"/>
                <w:rFonts w:eastAsia="Times New Roman" w:cs="Calibri"/>
                <w:color w:val="000000"/>
                <w:sz w:val="16"/>
                <w:szCs w:val="16"/>
                <w:lang w:eastAsia="en-AU"/>
              </w:rPr>
            </w:pPr>
            <w:ins w:id="4568" w:author="KIM, Jason" w:date="2019-04-02T13:39:00Z">
              <w:r w:rsidRPr="005D76C8">
                <w:rPr>
                  <w:rFonts w:eastAsia="Times New Roman" w:cs="Calibri"/>
                  <w:color w:val="000000"/>
                  <w:sz w:val="16"/>
                  <w:szCs w:val="16"/>
                  <w:lang w:eastAsia="en-AU"/>
                </w:rPr>
                <w:t>ELZ10372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9" w:author="KIM, Jason" w:date="2019-04-02T13:39:00Z"/>
                <w:rFonts w:eastAsia="Times New Roman" w:cs="Calibri"/>
                <w:color w:val="000000"/>
                <w:sz w:val="16"/>
                <w:szCs w:val="16"/>
                <w:lang w:eastAsia="en-AU"/>
              </w:rPr>
            </w:pPr>
            <w:ins w:id="4570" w:author="KIM, Jason" w:date="2019-04-02T13:39:00Z">
              <w:r w:rsidRPr="005D76C8">
                <w:rPr>
                  <w:rFonts w:eastAsia="Times New Roman" w:cs="Calibri"/>
                  <w:color w:val="000000"/>
                  <w:sz w:val="16"/>
                  <w:szCs w:val="16"/>
                  <w:lang w:eastAsia="en-AU"/>
                </w:rPr>
                <w:t>CP68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71" w:author="KIM, Jason" w:date="2019-04-02T13:39:00Z"/>
                <w:rFonts w:eastAsia="Times New Roman" w:cs="Calibri"/>
                <w:color w:val="000000"/>
                <w:sz w:val="16"/>
                <w:szCs w:val="16"/>
                <w:lang w:eastAsia="en-AU"/>
              </w:rPr>
            </w:pPr>
            <w:ins w:id="457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73" w:author="KIM, Jason" w:date="2019-04-02T13:39:00Z"/>
                <w:rFonts w:eastAsia="Times New Roman" w:cs="Calibri"/>
                <w:color w:val="000000"/>
                <w:sz w:val="16"/>
                <w:szCs w:val="16"/>
                <w:lang w:eastAsia="en-AU"/>
              </w:rPr>
            </w:pPr>
            <w:ins w:id="4574" w:author="KIM, Jason" w:date="2019-04-02T13:39:00Z">
              <w:r w:rsidRPr="005D76C8">
                <w:rPr>
                  <w:rFonts w:eastAsia="Times New Roman" w:cs="Calibri"/>
                  <w:color w:val="000000"/>
                  <w:sz w:val="16"/>
                  <w:szCs w:val="16"/>
                  <w:lang w:eastAsia="en-AU"/>
                </w:rPr>
                <w:t>DLZ1683 to DLZ1683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75" w:author="KIM, Jason" w:date="2019-04-02T13:39:00Z"/>
                <w:rFonts w:eastAsia="Times New Roman" w:cs="Calibri"/>
                <w:color w:val="000000"/>
                <w:sz w:val="16"/>
                <w:szCs w:val="16"/>
                <w:lang w:eastAsia="en-AU"/>
              </w:rPr>
            </w:pPr>
            <w:ins w:id="457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7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78" w:author="KIM, Jason" w:date="2019-04-02T13:39:00Z"/>
                <w:rFonts w:eastAsia="Times New Roman" w:cs="Calibri"/>
                <w:color w:val="000000"/>
                <w:sz w:val="16"/>
                <w:szCs w:val="16"/>
                <w:lang w:eastAsia="en-AU"/>
              </w:rPr>
            </w:pPr>
            <w:ins w:id="4579" w:author="KIM, Jason" w:date="2019-04-02T13:39:00Z">
              <w:r w:rsidRPr="005D76C8">
                <w:rPr>
                  <w:rFonts w:eastAsia="Times New Roman" w:cs="Calibri"/>
                  <w:color w:val="000000"/>
                  <w:sz w:val="16"/>
                  <w:szCs w:val="16"/>
                  <w:lang w:eastAsia="en-AU"/>
                </w:rPr>
                <w:t>ELZ10080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0" w:author="KIM, Jason" w:date="2019-04-02T13:39:00Z"/>
                <w:rFonts w:eastAsia="Times New Roman" w:cs="Calibri"/>
                <w:color w:val="000000"/>
                <w:sz w:val="16"/>
                <w:szCs w:val="16"/>
                <w:lang w:eastAsia="en-AU"/>
              </w:rPr>
            </w:pPr>
            <w:ins w:id="4581" w:author="KIM, Jason" w:date="2019-04-02T13:39:00Z">
              <w:r w:rsidRPr="005D76C8">
                <w:rPr>
                  <w:rFonts w:eastAsia="Times New Roman" w:cs="Calibri"/>
                  <w:color w:val="000000"/>
                  <w:sz w:val="16"/>
                  <w:szCs w:val="16"/>
                  <w:lang w:eastAsia="en-AU"/>
                </w:rPr>
                <w:t>EP82N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2" w:author="KIM, Jason" w:date="2019-04-02T13:39:00Z"/>
                <w:rFonts w:eastAsia="Times New Roman" w:cs="Calibri"/>
                <w:color w:val="000000"/>
                <w:sz w:val="16"/>
                <w:szCs w:val="16"/>
                <w:lang w:eastAsia="en-AU"/>
              </w:rPr>
            </w:pPr>
            <w:ins w:id="4583" w:author="KIM, Jason" w:date="2019-04-02T13:39:00Z">
              <w:r w:rsidRPr="005D76C8">
                <w:rPr>
                  <w:rFonts w:eastAsia="Times New Roman" w:cs="Calibri"/>
                  <w:color w:val="000000"/>
                  <w:sz w:val="16"/>
                  <w:szCs w:val="16"/>
                  <w:lang w:eastAsia="en-AU"/>
                </w:rPr>
                <w:t>CP83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4" w:author="KIM, Jason" w:date="2019-04-02T13:39:00Z"/>
                <w:rFonts w:eastAsia="Times New Roman" w:cs="Calibri"/>
                <w:color w:val="000000"/>
                <w:sz w:val="16"/>
                <w:szCs w:val="16"/>
                <w:lang w:eastAsia="en-AU"/>
              </w:rPr>
            </w:pPr>
            <w:ins w:id="4585" w:author="KIM, Jason" w:date="2019-04-02T13:39:00Z">
              <w:r w:rsidRPr="005D76C8">
                <w:rPr>
                  <w:rFonts w:eastAsia="Times New Roman" w:cs="Calibri"/>
                  <w:color w:val="000000"/>
                  <w:sz w:val="16"/>
                  <w:szCs w:val="16"/>
                  <w:lang w:eastAsia="en-AU"/>
                </w:rPr>
                <w:t>DLZ7823 to DLZ7831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86" w:author="KIM, Jason" w:date="2019-04-02T13:39:00Z"/>
                <w:rFonts w:eastAsia="Times New Roman" w:cs="Calibri"/>
                <w:color w:val="000000"/>
                <w:sz w:val="16"/>
                <w:szCs w:val="16"/>
                <w:lang w:eastAsia="en-AU"/>
              </w:rPr>
            </w:pPr>
            <w:ins w:id="4587"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88" w:author="KIM, Jason" w:date="2019-04-02T13:39:00Z"/>
                <w:rFonts w:eastAsia="Times New Roman" w:cs="Calibri"/>
                <w:color w:val="000000"/>
                <w:sz w:val="16"/>
                <w:szCs w:val="16"/>
                <w:lang w:eastAsia="en-AU"/>
              </w:rPr>
            </w:pPr>
            <w:ins w:id="4589" w:author="KIM, Jason" w:date="2019-04-02T13:39:00Z">
              <w:r w:rsidRPr="005D76C8">
                <w:rPr>
                  <w:rFonts w:eastAsia="Times New Roman" w:cs="Calibri"/>
                  <w:color w:val="000000"/>
                  <w:sz w:val="16"/>
                  <w:szCs w:val="16"/>
                  <w:lang w:eastAsia="en-AU"/>
                </w:rPr>
                <w:t>ELZ10230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0" w:author="KIM, Jason" w:date="2019-04-02T13:39:00Z"/>
                <w:rFonts w:eastAsia="Times New Roman" w:cs="Calibri"/>
                <w:color w:val="000000"/>
                <w:sz w:val="16"/>
                <w:szCs w:val="16"/>
                <w:lang w:eastAsia="en-AU"/>
              </w:rPr>
            </w:pPr>
            <w:ins w:id="4591" w:author="KIM, Jason" w:date="2019-04-02T13:39:00Z">
              <w:r w:rsidRPr="005D76C8">
                <w:rPr>
                  <w:rFonts w:eastAsia="Times New Roman" w:cs="Calibri"/>
                  <w:color w:val="000000"/>
                  <w:sz w:val="16"/>
                  <w:szCs w:val="16"/>
                  <w:lang w:eastAsia="en-AU"/>
                </w:rPr>
                <w:t>CP43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2" w:author="KIM, Jason" w:date="2019-04-02T13:39:00Z"/>
                <w:rFonts w:eastAsia="Times New Roman" w:cs="Calibri"/>
                <w:color w:val="000000"/>
                <w:sz w:val="16"/>
                <w:szCs w:val="16"/>
                <w:lang w:eastAsia="en-AU"/>
              </w:rPr>
            </w:pPr>
            <w:ins w:id="459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4" w:author="KIM, Jason" w:date="2019-04-02T13:39:00Z"/>
                <w:rFonts w:eastAsia="Times New Roman" w:cs="Calibri"/>
                <w:color w:val="000000"/>
                <w:sz w:val="16"/>
                <w:szCs w:val="16"/>
                <w:lang w:eastAsia="en-AU"/>
              </w:rPr>
            </w:pPr>
            <w:ins w:id="4595" w:author="KIM, Jason" w:date="2019-04-02T13:39:00Z">
              <w:r w:rsidRPr="005D76C8">
                <w:rPr>
                  <w:rFonts w:eastAsia="Times New Roman" w:cs="Calibri"/>
                  <w:color w:val="000000"/>
                  <w:sz w:val="16"/>
                  <w:szCs w:val="16"/>
                  <w:lang w:eastAsia="en-AU"/>
                </w:rPr>
                <w:t>DLZ1433 to DLZ1433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96" w:author="KIM, Jason" w:date="2019-04-02T13:39:00Z"/>
                <w:rFonts w:eastAsia="Times New Roman" w:cs="Calibri"/>
                <w:color w:val="000000"/>
                <w:sz w:val="16"/>
                <w:szCs w:val="16"/>
                <w:lang w:eastAsia="en-AU"/>
              </w:rPr>
            </w:pPr>
            <w:ins w:id="459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98" w:author="KIM, Jason" w:date="2019-04-02T13:39:00Z"/>
                <w:rFonts w:eastAsia="Times New Roman" w:cs="Calibri"/>
                <w:color w:val="000000"/>
                <w:sz w:val="16"/>
                <w:szCs w:val="16"/>
                <w:lang w:eastAsia="en-AU"/>
              </w:rPr>
            </w:pPr>
            <w:ins w:id="4599" w:author="KIM, Jason" w:date="2019-04-02T13:39:00Z">
              <w:r w:rsidRPr="005D76C8">
                <w:rPr>
                  <w:rFonts w:eastAsia="Times New Roman" w:cs="Calibri"/>
                  <w:color w:val="000000"/>
                  <w:sz w:val="16"/>
                  <w:szCs w:val="16"/>
                  <w:lang w:eastAsia="en-AU"/>
                </w:rPr>
                <w:t>ELZ10374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00" w:author="KIM, Jason" w:date="2019-04-02T13:39:00Z"/>
                <w:rFonts w:eastAsia="Times New Roman" w:cs="Calibri"/>
                <w:color w:val="000000"/>
                <w:sz w:val="16"/>
                <w:szCs w:val="16"/>
                <w:lang w:eastAsia="en-AU"/>
              </w:rPr>
            </w:pPr>
            <w:ins w:id="4601" w:author="KIM, Jason" w:date="2019-04-02T13:39:00Z">
              <w:r w:rsidRPr="005D76C8">
                <w:rPr>
                  <w:rFonts w:eastAsia="Times New Roman" w:cs="Calibri"/>
                  <w:color w:val="000000"/>
                  <w:sz w:val="16"/>
                  <w:szCs w:val="16"/>
                  <w:lang w:eastAsia="en-AU"/>
                </w:rPr>
                <w:t>CP68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02" w:author="KIM, Jason" w:date="2019-04-02T13:39:00Z"/>
                <w:rFonts w:eastAsia="Times New Roman" w:cs="Calibri"/>
                <w:color w:val="000000"/>
                <w:sz w:val="16"/>
                <w:szCs w:val="16"/>
                <w:lang w:eastAsia="en-AU"/>
              </w:rPr>
            </w:pPr>
            <w:ins w:id="4603" w:author="KIM, Jason" w:date="2019-04-02T13:39:00Z">
              <w:r w:rsidRPr="005D76C8">
                <w:rPr>
                  <w:rFonts w:eastAsia="Times New Roman" w:cs="Calibri"/>
                  <w:color w:val="000000"/>
                  <w:sz w:val="16"/>
                  <w:szCs w:val="16"/>
                  <w:lang w:eastAsia="en-AU"/>
                </w:rPr>
                <w:t>CP69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04" w:author="KIM, Jason" w:date="2019-04-02T13:39:00Z"/>
                <w:rFonts w:eastAsia="Times New Roman" w:cs="Calibri"/>
                <w:color w:val="000000"/>
                <w:sz w:val="16"/>
                <w:szCs w:val="16"/>
                <w:lang w:eastAsia="en-AU"/>
              </w:rPr>
            </w:pPr>
            <w:ins w:id="4605" w:author="KIM, Jason" w:date="2019-04-02T13:39:00Z">
              <w:r w:rsidRPr="005D76C8">
                <w:rPr>
                  <w:rFonts w:eastAsia="Times New Roman" w:cs="Calibri"/>
                  <w:color w:val="000000"/>
                  <w:sz w:val="16"/>
                  <w:szCs w:val="16"/>
                  <w:lang w:eastAsia="en-AU"/>
                </w:rPr>
                <w:t>DLZ1684 to DLZ1692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06" w:author="KIM, Jason" w:date="2019-04-02T13:39:00Z"/>
                <w:rFonts w:eastAsia="Times New Roman" w:cs="Calibri"/>
                <w:color w:val="000000"/>
                <w:sz w:val="16"/>
                <w:szCs w:val="16"/>
                <w:lang w:eastAsia="en-AU"/>
              </w:rPr>
            </w:pPr>
            <w:ins w:id="460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0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09" w:author="KIM, Jason" w:date="2019-04-02T13:39:00Z"/>
                <w:rFonts w:eastAsia="Times New Roman" w:cs="Calibri"/>
                <w:color w:val="000000"/>
                <w:sz w:val="16"/>
                <w:szCs w:val="16"/>
                <w:lang w:eastAsia="en-AU"/>
              </w:rPr>
            </w:pPr>
            <w:ins w:id="4610" w:author="KIM, Jason" w:date="2019-04-02T13:39:00Z">
              <w:r w:rsidRPr="005D76C8">
                <w:rPr>
                  <w:rFonts w:eastAsia="Times New Roman" w:cs="Calibri"/>
                  <w:color w:val="000000"/>
                  <w:sz w:val="16"/>
                  <w:szCs w:val="16"/>
                  <w:lang w:eastAsia="en-AU"/>
                </w:rPr>
                <w:t>ELZ10082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1" w:author="KIM, Jason" w:date="2019-04-02T13:39:00Z"/>
                <w:rFonts w:eastAsia="Times New Roman" w:cs="Calibri"/>
                <w:color w:val="000000"/>
                <w:sz w:val="16"/>
                <w:szCs w:val="16"/>
                <w:lang w:eastAsia="en-AU"/>
              </w:rPr>
            </w:pPr>
            <w:ins w:id="4612" w:author="KIM, Jason" w:date="2019-04-02T13:39:00Z">
              <w:r w:rsidRPr="005D76C8">
                <w:rPr>
                  <w:rFonts w:eastAsia="Times New Roman" w:cs="Calibri"/>
                  <w:color w:val="000000"/>
                  <w:sz w:val="16"/>
                  <w:szCs w:val="16"/>
                  <w:lang w:eastAsia="en-AU"/>
                </w:rPr>
                <w:t>CP83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3" w:author="KIM, Jason" w:date="2019-04-02T13:39:00Z"/>
                <w:rFonts w:eastAsia="Times New Roman" w:cs="Calibri"/>
                <w:color w:val="000000"/>
                <w:sz w:val="16"/>
                <w:szCs w:val="16"/>
                <w:lang w:eastAsia="en-AU"/>
              </w:rPr>
            </w:pPr>
            <w:ins w:id="461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5" w:author="KIM, Jason" w:date="2019-04-02T13:39:00Z"/>
                <w:rFonts w:eastAsia="Times New Roman" w:cs="Calibri"/>
                <w:color w:val="000000"/>
                <w:sz w:val="16"/>
                <w:szCs w:val="16"/>
                <w:lang w:eastAsia="en-AU"/>
              </w:rPr>
            </w:pPr>
            <w:ins w:id="4616" w:author="KIM, Jason" w:date="2019-04-02T13:39:00Z">
              <w:r w:rsidRPr="005D76C8">
                <w:rPr>
                  <w:rFonts w:eastAsia="Times New Roman" w:cs="Calibri"/>
                  <w:color w:val="000000"/>
                  <w:sz w:val="16"/>
                  <w:szCs w:val="16"/>
                  <w:lang w:eastAsia="en-AU"/>
                </w:rPr>
                <w:t>DLZ7832 to DLZ7832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17" w:author="KIM, Jason" w:date="2019-04-02T13:39:00Z"/>
                <w:rFonts w:eastAsia="Times New Roman" w:cs="Calibri"/>
                <w:color w:val="000000"/>
                <w:sz w:val="16"/>
                <w:szCs w:val="16"/>
                <w:lang w:eastAsia="en-AU"/>
              </w:rPr>
            </w:pPr>
            <w:ins w:id="4618"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19" w:author="KIM, Jason" w:date="2019-04-02T13:39:00Z"/>
                <w:rFonts w:eastAsia="Times New Roman" w:cs="Calibri"/>
                <w:color w:val="000000"/>
                <w:sz w:val="16"/>
                <w:szCs w:val="16"/>
                <w:lang w:eastAsia="en-AU"/>
              </w:rPr>
            </w:pPr>
            <w:ins w:id="4620" w:author="KIM, Jason" w:date="2019-04-02T13:39:00Z">
              <w:r w:rsidRPr="005D76C8">
                <w:rPr>
                  <w:rFonts w:eastAsia="Times New Roman" w:cs="Calibri"/>
                  <w:color w:val="000000"/>
                  <w:sz w:val="16"/>
                  <w:szCs w:val="16"/>
                  <w:lang w:eastAsia="en-AU"/>
                </w:rPr>
                <w:t>ELZ10232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1" w:author="KIM, Jason" w:date="2019-04-02T13:39:00Z"/>
                <w:rFonts w:eastAsia="Times New Roman" w:cs="Calibri"/>
                <w:color w:val="000000"/>
                <w:sz w:val="16"/>
                <w:szCs w:val="16"/>
                <w:lang w:eastAsia="en-AU"/>
              </w:rPr>
            </w:pPr>
            <w:ins w:id="4622" w:author="KIM, Jason" w:date="2019-04-02T13:39:00Z">
              <w:r w:rsidRPr="005D76C8">
                <w:rPr>
                  <w:rFonts w:eastAsia="Times New Roman" w:cs="Calibri"/>
                  <w:color w:val="000000"/>
                  <w:sz w:val="16"/>
                  <w:szCs w:val="16"/>
                  <w:lang w:eastAsia="en-AU"/>
                </w:rPr>
                <w:t>CP43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3" w:author="KIM, Jason" w:date="2019-04-02T13:39:00Z"/>
                <w:rFonts w:eastAsia="Times New Roman" w:cs="Calibri"/>
                <w:color w:val="000000"/>
                <w:sz w:val="16"/>
                <w:szCs w:val="16"/>
                <w:lang w:eastAsia="en-AU"/>
              </w:rPr>
            </w:pPr>
            <w:ins w:id="4624" w:author="KIM, Jason" w:date="2019-04-02T13:39:00Z">
              <w:r w:rsidRPr="005D76C8">
                <w:rPr>
                  <w:rFonts w:eastAsia="Times New Roman" w:cs="Calibri"/>
                  <w:color w:val="000000"/>
                  <w:sz w:val="16"/>
                  <w:szCs w:val="16"/>
                  <w:lang w:eastAsia="en-AU"/>
                </w:rPr>
                <w:t>CP44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5" w:author="KIM, Jason" w:date="2019-04-02T13:39:00Z"/>
                <w:rFonts w:eastAsia="Times New Roman" w:cs="Calibri"/>
                <w:color w:val="000000"/>
                <w:sz w:val="16"/>
                <w:szCs w:val="16"/>
                <w:lang w:eastAsia="en-AU"/>
              </w:rPr>
            </w:pPr>
            <w:ins w:id="4626" w:author="KIM, Jason" w:date="2019-04-02T13:39:00Z">
              <w:r w:rsidRPr="005D76C8">
                <w:rPr>
                  <w:rFonts w:eastAsia="Times New Roman" w:cs="Calibri"/>
                  <w:color w:val="000000"/>
                  <w:sz w:val="16"/>
                  <w:szCs w:val="16"/>
                  <w:lang w:eastAsia="en-AU"/>
                </w:rPr>
                <w:t>DLZ1434 to DLZ1442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27" w:author="KIM, Jason" w:date="2019-04-02T13:39:00Z"/>
                <w:rFonts w:eastAsia="Times New Roman" w:cs="Calibri"/>
                <w:color w:val="000000"/>
                <w:sz w:val="16"/>
                <w:szCs w:val="16"/>
                <w:lang w:eastAsia="en-AU"/>
              </w:rPr>
            </w:pPr>
            <w:ins w:id="462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29" w:author="KIM, Jason" w:date="2019-04-02T13:39:00Z"/>
                <w:rFonts w:eastAsia="Times New Roman" w:cs="Calibri"/>
                <w:color w:val="000000"/>
                <w:sz w:val="16"/>
                <w:szCs w:val="16"/>
                <w:lang w:eastAsia="en-AU"/>
              </w:rPr>
            </w:pPr>
            <w:ins w:id="4630" w:author="KIM, Jason" w:date="2019-04-02T13:39:00Z">
              <w:r w:rsidRPr="005D76C8">
                <w:rPr>
                  <w:rFonts w:eastAsia="Times New Roman" w:cs="Calibri"/>
                  <w:color w:val="000000"/>
                  <w:sz w:val="16"/>
                  <w:szCs w:val="16"/>
                  <w:lang w:eastAsia="en-AU"/>
                </w:rPr>
                <w:t>ELZ10376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1" w:author="KIM, Jason" w:date="2019-04-02T13:39:00Z"/>
                <w:rFonts w:eastAsia="Times New Roman" w:cs="Calibri"/>
                <w:color w:val="000000"/>
                <w:sz w:val="16"/>
                <w:szCs w:val="16"/>
                <w:lang w:eastAsia="en-AU"/>
              </w:rPr>
            </w:pPr>
            <w:ins w:id="4632" w:author="KIM, Jason" w:date="2019-04-02T13:39:00Z">
              <w:r w:rsidRPr="005D76C8">
                <w:rPr>
                  <w:rFonts w:eastAsia="Times New Roman" w:cs="Calibri"/>
                  <w:color w:val="000000"/>
                  <w:sz w:val="16"/>
                  <w:szCs w:val="16"/>
                  <w:lang w:eastAsia="en-AU"/>
                </w:rPr>
                <w:t>CP69</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3" w:author="KIM, Jason" w:date="2019-04-02T13:39:00Z"/>
                <w:rFonts w:eastAsia="Times New Roman" w:cs="Calibri"/>
                <w:color w:val="000000"/>
                <w:sz w:val="16"/>
                <w:szCs w:val="16"/>
                <w:lang w:eastAsia="en-AU"/>
              </w:rPr>
            </w:pPr>
            <w:ins w:id="463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5" w:author="KIM, Jason" w:date="2019-04-02T13:39:00Z"/>
                <w:rFonts w:eastAsia="Times New Roman" w:cs="Calibri"/>
                <w:color w:val="000000"/>
                <w:sz w:val="16"/>
                <w:szCs w:val="16"/>
                <w:lang w:eastAsia="en-AU"/>
              </w:rPr>
            </w:pPr>
            <w:ins w:id="4636" w:author="KIM, Jason" w:date="2019-04-02T13:39:00Z">
              <w:r w:rsidRPr="005D76C8">
                <w:rPr>
                  <w:rFonts w:eastAsia="Times New Roman" w:cs="Calibri"/>
                  <w:color w:val="000000"/>
                  <w:sz w:val="16"/>
                  <w:szCs w:val="16"/>
                  <w:lang w:eastAsia="en-AU"/>
                </w:rPr>
                <w:t>DLZ1693 to DLZ1693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37" w:author="KIM, Jason" w:date="2019-04-02T13:39:00Z"/>
                <w:rFonts w:eastAsia="Times New Roman" w:cs="Calibri"/>
                <w:color w:val="000000"/>
                <w:sz w:val="16"/>
                <w:szCs w:val="16"/>
                <w:lang w:eastAsia="en-AU"/>
              </w:rPr>
            </w:pPr>
            <w:ins w:id="463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3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40" w:author="KIM, Jason" w:date="2019-04-02T13:39:00Z"/>
                <w:rFonts w:eastAsia="Times New Roman" w:cs="Calibri"/>
                <w:color w:val="000000"/>
                <w:sz w:val="16"/>
                <w:szCs w:val="16"/>
                <w:lang w:eastAsia="en-AU"/>
              </w:rPr>
            </w:pPr>
            <w:ins w:id="4641" w:author="KIM, Jason" w:date="2019-04-02T13:39:00Z">
              <w:r w:rsidRPr="005D76C8">
                <w:rPr>
                  <w:rFonts w:eastAsia="Times New Roman" w:cs="Calibri"/>
                  <w:color w:val="000000"/>
                  <w:sz w:val="16"/>
                  <w:szCs w:val="16"/>
                  <w:lang w:eastAsia="en-AU"/>
                </w:rPr>
                <w:t>ELZ10084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2" w:author="KIM, Jason" w:date="2019-04-02T13:39:00Z"/>
                <w:rFonts w:eastAsia="Times New Roman" w:cs="Calibri"/>
                <w:color w:val="000000"/>
                <w:sz w:val="16"/>
                <w:szCs w:val="16"/>
                <w:lang w:eastAsia="en-AU"/>
              </w:rPr>
            </w:pPr>
            <w:ins w:id="4643" w:author="KIM, Jason" w:date="2019-04-02T13:39:00Z">
              <w:r w:rsidRPr="005D76C8">
                <w:rPr>
                  <w:rFonts w:eastAsia="Times New Roman" w:cs="Calibri"/>
                  <w:color w:val="000000"/>
                  <w:sz w:val="16"/>
                  <w:szCs w:val="16"/>
                  <w:lang w:eastAsia="en-AU"/>
                </w:rPr>
                <w:t>CP83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4" w:author="KIM, Jason" w:date="2019-04-02T13:39:00Z"/>
                <w:rFonts w:eastAsia="Times New Roman" w:cs="Calibri"/>
                <w:color w:val="000000"/>
                <w:sz w:val="16"/>
                <w:szCs w:val="16"/>
                <w:lang w:eastAsia="en-AU"/>
              </w:rPr>
            </w:pPr>
            <w:ins w:id="4645" w:author="KIM, Jason" w:date="2019-04-02T13:39:00Z">
              <w:r w:rsidRPr="005D76C8">
                <w:rPr>
                  <w:rFonts w:eastAsia="Times New Roman" w:cs="Calibri"/>
                  <w:color w:val="000000"/>
                  <w:sz w:val="16"/>
                  <w:szCs w:val="16"/>
                  <w:lang w:eastAsia="en-AU"/>
                </w:rPr>
                <w:t>CP84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6" w:author="KIM, Jason" w:date="2019-04-02T13:39:00Z"/>
                <w:rFonts w:eastAsia="Times New Roman" w:cs="Calibri"/>
                <w:color w:val="000000"/>
                <w:sz w:val="16"/>
                <w:szCs w:val="16"/>
                <w:lang w:eastAsia="en-AU"/>
              </w:rPr>
            </w:pPr>
            <w:ins w:id="4647" w:author="KIM, Jason" w:date="2019-04-02T13:39:00Z">
              <w:r w:rsidRPr="005D76C8">
                <w:rPr>
                  <w:rFonts w:eastAsia="Times New Roman" w:cs="Calibri"/>
                  <w:color w:val="000000"/>
                  <w:sz w:val="16"/>
                  <w:szCs w:val="16"/>
                  <w:lang w:eastAsia="en-AU"/>
                </w:rPr>
                <w:t>DLZ7833 to DLZ7842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48" w:author="KIM, Jason" w:date="2019-04-02T13:39:00Z"/>
                <w:rFonts w:eastAsia="Times New Roman" w:cs="Calibri"/>
                <w:color w:val="000000"/>
                <w:sz w:val="16"/>
                <w:szCs w:val="16"/>
                <w:lang w:eastAsia="en-AU"/>
              </w:rPr>
            </w:pPr>
            <w:ins w:id="4649"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50" w:author="KIM, Jason" w:date="2019-04-02T13:39:00Z"/>
                <w:rFonts w:eastAsia="Times New Roman" w:cs="Calibri"/>
                <w:color w:val="000000"/>
                <w:sz w:val="16"/>
                <w:szCs w:val="16"/>
                <w:lang w:eastAsia="en-AU"/>
              </w:rPr>
            </w:pPr>
            <w:ins w:id="4651" w:author="KIM, Jason" w:date="2019-04-02T13:39:00Z">
              <w:r w:rsidRPr="005D76C8">
                <w:rPr>
                  <w:rFonts w:eastAsia="Times New Roman" w:cs="Calibri"/>
                  <w:color w:val="000000"/>
                  <w:sz w:val="16"/>
                  <w:szCs w:val="16"/>
                  <w:lang w:eastAsia="en-AU"/>
                </w:rPr>
                <w:t>ELZ10234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2" w:author="KIM, Jason" w:date="2019-04-02T13:39:00Z"/>
                <w:rFonts w:eastAsia="Times New Roman" w:cs="Calibri"/>
                <w:color w:val="000000"/>
                <w:sz w:val="16"/>
                <w:szCs w:val="16"/>
                <w:lang w:eastAsia="en-AU"/>
              </w:rPr>
            </w:pPr>
            <w:ins w:id="4653" w:author="KIM, Jason" w:date="2019-04-02T13:39:00Z">
              <w:r w:rsidRPr="005D76C8">
                <w:rPr>
                  <w:rFonts w:eastAsia="Times New Roman" w:cs="Calibri"/>
                  <w:color w:val="000000"/>
                  <w:sz w:val="16"/>
                  <w:szCs w:val="16"/>
                  <w:lang w:eastAsia="en-AU"/>
                </w:rPr>
                <w:t>CP44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4" w:author="KIM, Jason" w:date="2019-04-02T13:39:00Z"/>
                <w:rFonts w:eastAsia="Times New Roman" w:cs="Calibri"/>
                <w:color w:val="000000"/>
                <w:sz w:val="16"/>
                <w:szCs w:val="16"/>
                <w:lang w:eastAsia="en-AU"/>
              </w:rPr>
            </w:pPr>
            <w:ins w:id="465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6" w:author="KIM, Jason" w:date="2019-04-02T13:39:00Z"/>
                <w:rFonts w:eastAsia="Times New Roman" w:cs="Calibri"/>
                <w:color w:val="000000"/>
                <w:sz w:val="16"/>
                <w:szCs w:val="16"/>
                <w:lang w:eastAsia="en-AU"/>
              </w:rPr>
            </w:pPr>
            <w:ins w:id="4657" w:author="KIM, Jason" w:date="2019-04-02T13:39:00Z">
              <w:r w:rsidRPr="005D76C8">
                <w:rPr>
                  <w:rFonts w:eastAsia="Times New Roman" w:cs="Calibri"/>
                  <w:color w:val="000000"/>
                  <w:sz w:val="16"/>
                  <w:szCs w:val="16"/>
                  <w:lang w:eastAsia="en-AU"/>
                </w:rPr>
                <w:t>DLZ1443 to DLZ1443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58" w:author="KIM, Jason" w:date="2019-04-02T13:39:00Z"/>
                <w:rFonts w:eastAsia="Times New Roman" w:cs="Calibri"/>
                <w:color w:val="000000"/>
                <w:sz w:val="16"/>
                <w:szCs w:val="16"/>
                <w:lang w:eastAsia="en-AU"/>
              </w:rPr>
            </w:pPr>
            <w:ins w:id="465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60" w:author="KIM, Jason" w:date="2019-04-02T13:39:00Z"/>
                <w:rFonts w:eastAsia="Times New Roman" w:cs="Calibri"/>
                <w:color w:val="000000"/>
                <w:sz w:val="16"/>
                <w:szCs w:val="16"/>
                <w:lang w:eastAsia="en-AU"/>
              </w:rPr>
            </w:pPr>
            <w:ins w:id="4661" w:author="KIM, Jason" w:date="2019-04-02T13:39:00Z">
              <w:r w:rsidRPr="005D76C8">
                <w:rPr>
                  <w:rFonts w:eastAsia="Times New Roman" w:cs="Calibri"/>
                  <w:color w:val="000000"/>
                  <w:sz w:val="16"/>
                  <w:szCs w:val="16"/>
                  <w:lang w:eastAsia="en-AU"/>
                </w:rPr>
                <w:t>ELZ10378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62" w:author="KIM, Jason" w:date="2019-04-02T13:39:00Z"/>
                <w:rFonts w:eastAsia="Times New Roman" w:cs="Calibri"/>
                <w:color w:val="000000"/>
                <w:sz w:val="16"/>
                <w:szCs w:val="16"/>
                <w:lang w:eastAsia="en-AU"/>
              </w:rPr>
            </w:pPr>
            <w:ins w:id="4663" w:author="KIM, Jason" w:date="2019-04-02T13:39:00Z">
              <w:r w:rsidRPr="005D76C8">
                <w:rPr>
                  <w:rFonts w:eastAsia="Times New Roman" w:cs="Calibri"/>
                  <w:color w:val="000000"/>
                  <w:sz w:val="16"/>
                  <w:szCs w:val="16"/>
                  <w:lang w:eastAsia="en-AU"/>
                </w:rPr>
                <w:t>CP69</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64" w:author="KIM, Jason" w:date="2019-04-02T13:39:00Z"/>
                <w:rFonts w:eastAsia="Times New Roman" w:cs="Calibri"/>
                <w:color w:val="000000"/>
                <w:sz w:val="16"/>
                <w:szCs w:val="16"/>
                <w:lang w:eastAsia="en-AU"/>
              </w:rPr>
            </w:pPr>
            <w:ins w:id="4665" w:author="KIM, Jason" w:date="2019-04-02T13:39:00Z">
              <w:r w:rsidRPr="005D76C8">
                <w:rPr>
                  <w:rFonts w:eastAsia="Times New Roman" w:cs="Calibri"/>
                  <w:color w:val="000000"/>
                  <w:sz w:val="16"/>
                  <w:szCs w:val="16"/>
                  <w:lang w:eastAsia="en-AU"/>
                </w:rPr>
                <w:t>CP70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66" w:author="KIM, Jason" w:date="2019-04-02T13:39:00Z"/>
                <w:rFonts w:eastAsia="Times New Roman" w:cs="Calibri"/>
                <w:color w:val="000000"/>
                <w:sz w:val="16"/>
                <w:szCs w:val="16"/>
                <w:lang w:eastAsia="en-AU"/>
              </w:rPr>
            </w:pPr>
            <w:ins w:id="4667" w:author="KIM, Jason" w:date="2019-04-02T13:39:00Z">
              <w:r w:rsidRPr="005D76C8">
                <w:rPr>
                  <w:rFonts w:eastAsia="Times New Roman" w:cs="Calibri"/>
                  <w:color w:val="000000"/>
                  <w:sz w:val="16"/>
                  <w:szCs w:val="16"/>
                  <w:lang w:eastAsia="en-AU"/>
                </w:rPr>
                <w:t>DLZ1694 to DLZ1702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68" w:author="KIM, Jason" w:date="2019-04-02T13:39:00Z"/>
                <w:rFonts w:eastAsia="Times New Roman" w:cs="Calibri"/>
                <w:color w:val="000000"/>
                <w:sz w:val="16"/>
                <w:szCs w:val="16"/>
                <w:lang w:eastAsia="en-AU"/>
              </w:rPr>
            </w:pPr>
            <w:ins w:id="466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7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71" w:author="KIM, Jason" w:date="2019-04-02T13:39:00Z"/>
                <w:rFonts w:eastAsia="Times New Roman" w:cs="Calibri"/>
                <w:color w:val="000000"/>
                <w:sz w:val="16"/>
                <w:szCs w:val="16"/>
                <w:lang w:eastAsia="en-AU"/>
              </w:rPr>
            </w:pPr>
            <w:ins w:id="4672" w:author="KIM, Jason" w:date="2019-04-02T13:39:00Z">
              <w:r w:rsidRPr="005D76C8">
                <w:rPr>
                  <w:rFonts w:eastAsia="Times New Roman" w:cs="Calibri"/>
                  <w:color w:val="000000"/>
                  <w:sz w:val="16"/>
                  <w:szCs w:val="16"/>
                  <w:lang w:eastAsia="en-AU"/>
                </w:rPr>
                <w:t>ELZ10086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3" w:author="KIM, Jason" w:date="2019-04-02T13:39:00Z"/>
                <w:rFonts w:eastAsia="Times New Roman" w:cs="Calibri"/>
                <w:color w:val="000000"/>
                <w:sz w:val="16"/>
                <w:szCs w:val="16"/>
                <w:lang w:eastAsia="en-AU"/>
              </w:rPr>
            </w:pPr>
            <w:ins w:id="4674" w:author="KIM, Jason" w:date="2019-04-02T13:39:00Z">
              <w:r w:rsidRPr="005D76C8">
                <w:rPr>
                  <w:rFonts w:eastAsia="Times New Roman" w:cs="Calibri"/>
                  <w:color w:val="000000"/>
                  <w:sz w:val="16"/>
                  <w:szCs w:val="16"/>
                  <w:lang w:eastAsia="en-AU"/>
                </w:rPr>
                <w:t>CP84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5" w:author="KIM, Jason" w:date="2019-04-02T13:39:00Z"/>
                <w:rFonts w:eastAsia="Times New Roman" w:cs="Calibri"/>
                <w:color w:val="000000"/>
                <w:sz w:val="16"/>
                <w:szCs w:val="16"/>
                <w:lang w:eastAsia="en-AU"/>
              </w:rPr>
            </w:pPr>
            <w:ins w:id="467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7" w:author="KIM, Jason" w:date="2019-04-02T13:39:00Z"/>
                <w:rFonts w:eastAsia="Times New Roman" w:cs="Calibri"/>
                <w:color w:val="000000"/>
                <w:sz w:val="16"/>
                <w:szCs w:val="16"/>
                <w:lang w:eastAsia="en-AU"/>
              </w:rPr>
            </w:pPr>
            <w:ins w:id="4678" w:author="KIM, Jason" w:date="2019-04-02T13:39:00Z">
              <w:r w:rsidRPr="005D76C8">
                <w:rPr>
                  <w:rFonts w:eastAsia="Times New Roman" w:cs="Calibri"/>
                  <w:color w:val="000000"/>
                  <w:sz w:val="16"/>
                  <w:szCs w:val="16"/>
                  <w:lang w:eastAsia="en-AU"/>
                </w:rPr>
                <w:t>DLZ7843 to DLZ7843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79" w:author="KIM, Jason" w:date="2019-04-02T13:39:00Z"/>
                <w:rFonts w:eastAsia="Times New Roman" w:cs="Calibri"/>
                <w:color w:val="000000"/>
                <w:sz w:val="16"/>
                <w:szCs w:val="16"/>
                <w:lang w:eastAsia="en-AU"/>
              </w:rPr>
            </w:pPr>
            <w:ins w:id="4680"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81" w:author="KIM, Jason" w:date="2019-04-02T13:39:00Z"/>
                <w:rFonts w:eastAsia="Times New Roman" w:cs="Calibri"/>
                <w:color w:val="000000"/>
                <w:sz w:val="16"/>
                <w:szCs w:val="16"/>
                <w:lang w:eastAsia="en-AU"/>
              </w:rPr>
            </w:pPr>
            <w:ins w:id="4682" w:author="KIM, Jason" w:date="2019-04-02T13:39:00Z">
              <w:r w:rsidRPr="005D76C8">
                <w:rPr>
                  <w:rFonts w:eastAsia="Times New Roman" w:cs="Calibri"/>
                  <w:color w:val="000000"/>
                  <w:sz w:val="16"/>
                  <w:szCs w:val="16"/>
                  <w:lang w:eastAsia="en-AU"/>
                </w:rPr>
                <w:t>ELZ10236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3" w:author="KIM, Jason" w:date="2019-04-02T13:39:00Z"/>
                <w:rFonts w:eastAsia="Times New Roman" w:cs="Calibri"/>
                <w:color w:val="000000"/>
                <w:sz w:val="16"/>
                <w:szCs w:val="16"/>
                <w:lang w:eastAsia="en-AU"/>
              </w:rPr>
            </w:pPr>
            <w:ins w:id="4684" w:author="KIM, Jason" w:date="2019-04-02T13:39:00Z">
              <w:r w:rsidRPr="005D76C8">
                <w:rPr>
                  <w:rFonts w:eastAsia="Times New Roman" w:cs="Calibri"/>
                  <w:color w:val="000000"/>
                  <w:sz w:val="16"/>
                  <w:szCs w:val="16"/>
                  <w:lang w:eastAsia="en-AU"/>
                </w:rPr>
                <w:t>CP44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5" w:author="KIM, Jason" w:date="2019-04-02T13:39:00Z"/>
                <w:rFonts w:eastAsia="Times New Roman" w:cs="Calibri"/>
                <w:color w:val="000000"/>
                <w:sz w:val="16"/>
                <w:szCs w:val="16"/>
                <w:lang w:eastAsia="en-AU"/>
              </w:rPr>
            </w:pPr>
            <w:ins w:id="4686" w:author="KIM, Jason" w:date="2019-04-02T13:39:00Z">
              <w:r w:rsidRPr="005D76C8">
                <w:rPr>
                  <w:rFonts w:eastAsia="Times New Roman" w:cs="Calibri"/>
                  <w:color w:val="000000"/>
                  <w:sz w:val="16"/>
                  <w:szCs w:val="16"/>
                  <w:lang w:eastAsia="en-AU"/>
                </w:rPr>
                <w:t>CP45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7" w:author="KIM, Jason" w:date="2019-04-02T13:39:00Z"/>
                <w:rFonts w:eastAsia="Times New Roman" w:cs="Calibri"/>
                <w:color w:val="000000"/>
                <w:sz w:val="16"/>
                <w:szCs w:val="16"/>
                <w:lang w:eastAsia="en-AU"/>
              </w:rPr>
            </w:pPr>
            <w:ins w:id="4688" w:author="KIM, Jason" w:date="2019-04-02T13:39:00Z">
              <w:r w:rsidRPr="005D76C8">
                <w:rPr>
                  <w:rFonts w:eastAsia="Times New Roman" w:cs="Calibri"/>
                  <w:color w:val="000000"/>
                  <w:sz w:val="16"/>
                  <w:szCs w:val="16"/>
                  <w:lang w:eastAsia="en-AU"/>
                </w:rPr>
                <w:t>DLZ1444 to DLZ1451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89" w:author="KIM, Jason" w:date="2019-04-02T13:39:00Z"/>
                <w:rFonts w:eastAsia="Times New Roman" w:cs="Calibri"/>
                <w:color w:val="000000"/>
                <w:sz w:val="16"/>
                <w:szCs w:val="16"/>
                <w:lang w:eastAsia="en-AU"/>
              </w:rPr>
            </w:pPr>
            <w:ins w:id="469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91" w:author="KIM, Jason" w:date="2019-04-02T13:39:00Z"/>
                <w:rFonts w:eastAsia="Times New Roman" w:cs="Calibri"/>
                <w:color w:val="000000"/>
                <w:sz w:val="16"/>
                <w:szCs w:val="16"/>
                <w:lang w:eastAsia="en-AU"/>
              </w:rPr>
            </w:pPr>
            <w:ins w:id="4692" w:author="KIM, Jason" w:date="2019-04-02T13:39:00Z">
              <w:r w:rsidRPr="005D76C8">
                <w:rPr>
                  <w:rFonts w:eastAsia="Times New Roman" w:cs="Calibri"/>
                  <w:color w:val="000000"/>
                  <w:sz w:val="16"/>
                  <w:szCs w:val="16"/>
                  <w:lang w:eastAsia="en-AU"/>
                </w:rPr>
                <w:t>ELZ10380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3" w:author="KIM, Jason" w:date="2019-04-02T13:39:00Z"/>
                <w:rFonts w:eastAsia="Times New Roman" w:cs="Calibri"/>
                <w:color w:val="000000"/>
                <w:sz w:val="16"/>
                <w:szCs w:val="16"/>
                <w:lang w:eastAsia="en-AU"/>
              </w:rPr>
            </w:pPr>
            <w:ins w:id="4694" w:author="KIM, Jason" w:date="2019-04-02T13:39:00Z">
              <w:r w:rsidRPr="005D76C8">
                <w:rPr>
                  <w:rFonts w:eastAsia="Times New Roman" w:cs="Calibri"/>
                  <w:color w:val="000000"/>
                  <w:sz w:val="16"/>
                  <w:szCs w:val="16"/>
                  <w:lang w:eastAsia="en-AU"/>
                </w:rPr>
                <w:t>CP70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5" w:author="KIM, Jason" w:date="2019-04-02T13:39:00Z"/>
                <w:rFonts w:eastAsia="Times New Roman" w:cs="Calibri"/>
                <w:color w:val="000000"/>
                <w:sz w:val="16"/>
                <w:szCs w:val="16"/>
                <w:lang w:eastAsia="en-AU"/>
              </w:rPr>
            </w:pPr>
            <w:ins w:id="469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7" w:author="KIM, Jason" w:date="2019-04-02T13:39:00Z"/>
                <w:rFonts w:eastAsia="Times New Roman" w:cs="Calibri"/>
                <w:color w:val="000000"/>
                <w:sz w:val="16"/>
                <w:szCs w:val="16"/>
                <w:lang w:eastAsia="en-AU"/>
              </w:rPr>
            </w:pPr>
            <w:ins w:id="4698" w:author="KIM, Jason" w:date="2019-04-02T13:39:00Z">
              <w:r w:rsidRPr="005D76C8">
                <w:rPr>
                  <w:rFonts w:eastAsia="Times New Roman" w:cs="Calibri"/>
                  <w:color w:val="000000"/>
                  <w:sz w:val="16"/>
                  <w:szCs w:val="16"/>
                  <w:lang w:eastAsia="en-AU"/>
                </w:rPr>
                <w:t>DLZ1703 to DLZ1703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99" w:author="KIM, Jason" w:date="2019-04-02T13:39:00Z"/>
                <w:rFonts w:eastAsia="Times New Roman" w:cs="Calibri"/>
                <w:color w:val="000000"/>
                <w:sz w:val="16"/>
                <w:szCs w:val="16"/>
                <w:lang w:eastAsia="en-AU"/>
              </w:rPr>
            </w:pPr>
            <w:ins w:id="470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0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02" w:author="KIM, Jason" w:date="2019-04-02T13:39:00Z"/>
                <w:rFonts w:eastAsia="Times New Roman" w:cs="Calibri"/>
                <w:color w:val="000000"/>
                <w:sz w:val="16"/>
                <w:szCs w:val="16"/>
                <w:lang w:eastAsia="en-AU"/>
              </w:rPr>
            </w:pPr>
            <w:ins w:id="4703" w:author="KIM, Jason" w:date="2019-04-02T13:39:00Z">
              <w:r w:rsidRPr="005D76C8">
                <w:rPr>
                  <w:rFonts w:eastAsia="Times New Roman" w:cs="Calibri"/>
                  <w:color w:val="000000"/>
                  <w:sz w:val="16"/>
                  <w:szCs w:val="16"/>
                  <w:lang w:eastAsia="en-AU"/>
                </w:rPr>
                <w:t>ELZ10088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4" w:author="KIM, Jason" w:date="2019-04-02T13:39:00Z"/>
                <w:rFonts w:eastAsia="Times New Roman" w:cs="Calibri"/>
                <w:color w:val="000000"/>
                <w:sz w:val="16"/>
                <w:szCs w:val="16"/>
                <w:lang w:eastAsia="en-AU"/>
              </w:rPr>
            </w:pPr>
            <w:ins w:id="4705" w:author="KIM, Jason" w:date="2019-04-02T13:39:00Z">
              <w:r w:rsidRPr="005D76C8">
                <w:rPr>
                  <w:rFonts w:eastAsia="Times New Roman" w:cs="Calibri"/>
                  <w:color w:val="000000"/>
                  <w:sz w:val="16"/>
                  <w:szCs w:val="16"/>
                  <w:lang w:eastAsia="en-AU"/>
                </w:rPr>
                <w:t>CP84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6" w:author="KIM, Jason" w:date="2019-04-02T13:39:00Z"/>
                <w:rFonts w:eastAsia="Times New Roman" w:cs="Calibri"/>
                <w:color w:val="000000"/>
                <w:sz w:val="16"/>
                <w:szCs w:val="16"/>
                <w:lang w:eastAsia="en-AU"/>
              </w:rPr>
            </w:pPr>
            <w:ins w:id="4707" w:author="KIM, Jason" w:date="2019-04-02T13:39:00Z">
              <w:r w:rsidRPr="005D76C8">
                <w:rPr>
                  <w:rFonts w:eastAsia="Times New Roman" w:cs="Calibri"/>
                  <w:color w:val="000000"/>
                  <w:sz w:val="16"/>
                  <w:szCs w:val="16"/>
                  <w:lang w:eastAsia="en-AU"/>
                </w:rPr>
                <w:t>CP85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8" w:author="KIM, Jason" w:date="2019-04-02T13:39:00Z"/>
                <w:rFonts w:eastAsia="Times New Roman" w:cs="Calibri"/>
                <w:color w:val="000000"/>
                <w:sz w:val="16"/>
                <w:szCs w:val="16"/>
                <w:lang w:eastAsia="en-AU"/>
              </w:rPr>
            </w:pPr>
            <w:ins w:id="4709" w:author="KIM, Jason" w:date="2019-04-02T13:39:00Z">
              <w:r w:rsidRPr="005D76C8">
                <w:rPr>
                  <w:rFonts w:eastAsia="Times New Roman" w:cs="Calibri"/>
                  <w:color w:val="000000"/>
                  <w:sz w:val="16"/>
                  <w:szCs w:val="16"/>
                  <w:lang w:eastAsia="en-AU"/>
                </w:rPr>
                <w:t>DLZ7844 to DLZ7852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10" w:author="KIM, Jason" w:date="2019-04-02T13:39:00Z"/>
                <w:rFonts w:eastAsia="Times New Roman" w:cs="Calibri"/>
                <w:color w:val="000000"/>
                <w:sz w:val="16"/>
                <w:szCs w:val="16"/>
                <w:lang w:eastAsia="en-AU"/>
              </w:rPr>
            </w:pPr>
            <w:ins w:id="4711"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12" w:author="KIM, Jason" w:date="2019-04-02T13:39:00Z"/>
                <w:rFonts w:eastAsia="Times New Roman" w:cs="Calibri"/>
                <w:color w:val="000000"/>
                <w:sz w:val="16"/>
                <w:szCs w:val="16"/>
                <w:lang w:eastAsia="en-AU"/>
              </w:rPr>
            </w:pPr>
            <w:ins w:id="4713" w:author="KIM, Jason" w:date="2019-04-02T13:39:00Z">
              <w:r w:rsidRPr="005D76C8">
                <w:rPr>
                  <w:rFonts w:eastAsia="Times New Roman" w:cs="Calibri"/>
                  <w:color w:val="000000"/>
                  <w:sz w:val="16"/>
                  <w:szCs w:val="16"/>
                  <w:lang w:eastAsia="en-AU"/>
                </w:rPr>
                <w:t>ELZ10238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4" w:author="KIM, Jason" w:date="2019-04-02T13:39:00Z"/>
                <w:rFonts w:eastAsia="Times New Roman" w:cs="Calibri"/>
                <w:color w:val="000000"/>
                <w:sz w:val="16"/>
                <w:szCs w:val="16"/>
                <w:lang w:eastAsia="en-AU"/>
              </w:rPr>
            </w:pPr>
            <w:ins w:id="4715" w:author="KIM, Jason" w:date="2019-04-02T13:39:00Z">
              <w:r w:rsidRPr="005D76C8">
                <w:rPr>
                  <w:rFonts w:eastAsia="Times New Roman" w:cs="Calibri"/>
                  <w:color w:val="000000"/>
                  <w:sz w:val="16"/>
                  <w:szCs w:val="16"/>
                  <w:lang w:eastAsia="en-AU"/>
                </w:rPr>
                <w:t>CP45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6" w:author="KIM, Jason" w:date="2019-04-02T13:39:00Z"/>
                <w:rFonts w:eastAsia="Times New Roman" w:cs="Calibri"/>
                <w:color w:val="000000"/>
                <w:sz w:val="16"/>
                <w:szCs w:val="16"/>
                <w:lang w:eastAsia="en-AU"/>
              </w:rPr>
            </w:pPr>
            <w:ins w:id="471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8" w:author="KIM, Jason" w:date="2019-04-02T13:39:00Z"/>
                <w:rFonts w:eastAsia="Times New Roman" w:cs="Calibri"/>
                <w:color w:val="000000"/>
                <w:sz w:val="16"/>
                <w:szCs w:val="16"/>
                <w:lang w:eastAsia="en-AU"/>
              </w:rPr>
            </w:pPr>
            <w:ins w:id="4719" w:author="KIM, Jason" w:date="2019-04-02T13:39:00Z">
              <w:r w:rsidRPr="005D76C8">
                <w:rPr>
                  <w:rFonts w:eastAsia="Times New Roman" w:cs="Calibri"/>
                  <w:color w:val="000000"/>
                  <w:sz w:val="16"/>
                  <w:szCs w:val="16"/>
                  <w:lang w:eastAsia="en-AU"/>
                </w:rPr>
                <w:t>DLZ1452 to DLZ1452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20" w:author="KIM, Jason" w:date="2019-04-02T13:39:00Z"/>
                <w:rFonts w:eastAsia="Times New Roman" w:cs="Calibri"/>
                <w:color w:val="000000"/>
                <w:sz w:val="16"/>
                <w:szCs w:val="16"/>
                <w:lang w:eastAsia="en-AU"/>
              </w:rPr>
            </w:pPr>
            <w:ins w:id="472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22" w:author="KIM, Jason" w:date="2019-04-02T13:39:00Z"/>
                <w:rFonts w:eastAsia="Times New Roman" w:cs="Calibri"/>
                <w:color w:val="000000"/>
                <w:sz w:val="16"/>
                <w:szCs w:val="16"/>
                <w:lang w:eastAsia="en-AU"/>
              </w:rPr>
            </w:pPr>
            <w:ins w:id="4723" w:author="KIM, Jason" w:date="2019-04-02T13:39:00Z">
              <w:r w:rsidRPr="005D76C8">
                <w:rPr>
                  <w:rFonts w:eastAsia="Times New Roman" w:cs="Calibri"/>
                  <w:color w:val="000000"/>
                  <w:sz w:val="16"/>
                  <w:szCs w:val="16"/>
                  <w:lang w:eastAsia="en-AU"/>
                </w:rPr>
                <w:t>ELZ10382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4" w:author="KIM, Jason" w:date="2019-04-02T13:39:00Z"/>
                <w:rFonts w:eastAsia="Times New Roman" w:cs="Calibri"/>
                <w:color w:val="000000"/>
                <w:sz w:val="16"/>
                <w:szCs w:val="16"/>
                <w:lang w:eastAsia="en-AU"/>
              </w:rPr>
            </w:pPr>
            <w:ins w:id="4725" w:author="KIM, Jason" w:date="2019-04-02T13:39:00Z">
              <w:r w:rsidRPr="005D76C8">
                <w:rPr>
                  <w:rFonts w:eastAsia="Times New Roman" w:cs="Calibri"/>
                  <w:color w:val="000000"/>
                  <w:sz w:val="16"/>
                  <w:szCs w:val="16"/>
                  <w:lang w:eastAsia="en-AU"/>
                </w:rPr>
                <w:t>CP70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6" w:author="KIM, Jason" w:date="2019-04-02T13:39:00Z"/>
                <w:rFonts w:eastAsia="Times New Roman" w:cs="Calibri"/>
                <w:color w:val="000000"/>
                <w:sz w:val="16"/>
                <w:szCs w:val="16"/>
                <w:lang w:eastAsia="en-AU"/>
              </w:rPr>
            </w:pPr>
            <w:ins w:id="4727" w:author="KIM, Jason" w:date="2019-04-02T13:39:00Z">
              <w:r w:rsidRPr="005D76C8">
                <w:rPr>
                  <w:rFonts w:eastAsia="Times New Roman" w:cs="Calibri"/>
                  <w:color w:val="000000"/>
                  <w:sz w:val="16"/>
                  <w:szCs w:val="16"/>
                  <w:lang w:eastAsia="en-AU"/>
                </w:rPr>
                <w:t>CP71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8" w:author="KIM, Jason" w:date="2019-04-02T13:39:00Z"/>
                <w:rFonts w:eastAsia="Times New Roman" w:cs="Calibri"/>
                <w:color w:val="000000"/>
                <w:sz w:val="16"/>
                <w:szCs w:val="16"/>
                <w:lang w:eastAsia="en-AU"/>
              </w:rPr>
            </w:pPr>
            <w:ins w:id="4729" w:author="KIM, Jason" w:date="2019-04-02T13:39:00Z">
              <w:r w:rsidRPr="005D76C8">
                <w:rPr>
                  <w:rFonts w:eastAsia="Times New Roman" w:cs="Calibri"/>
                  <w:color w:val="000000"/>
                  <w:sz w:val="16"/>
                  <w:szCs w:val="16"/>
                  <w:lang w:eastAsia="en-AU"/>
                </w:rPr>
                <w:t>DLZ1704 to DLZ1712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30" w:author="KIM, Jason" w:date="2019-04-02T13:39:00Z"/>
                <w:rFonts w:eastAsia="Times New Roman" w:cs="Calibri"/>
                <w:color w:val="000000"/>
                <w:sz w:val="16"/>
                <w:szCs w:val="16"/>
                <w:lang w:eastAsia="en-AU"/>
              </w:rPr>
            </w:pPr>
            <w:ins w:id="473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3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33" w:author="KIM, Jason" w:date="2019-04-02T13:39:00Z"/>
                <w:rFonts w:eastAsia="Times New Roman" w:cs="Calibri"/>
                <w:color w:val="000000"/>
                <w:sz w:val="16"/>
                <w:szCs w:val="16"/>
                <w:lang w:eastAsia="en-AU"/>
              </w:rPr>
            </w:pPr>
            <w:ins w:id="4734" w:author="KIM, Jason" w:date="2019-04-02T13:39:00Z">
              <w:r w:rsidRPr="005D76C8">
                <w:rPr>
                  <w:rFonts w:eastAsia="Times New Roman" w:cs="Calibri"/>
                  <w:color w:val="000000"/>
                  <w:sz w:val="16"/>
                  <w:szCs w:val="16"/>
                  <w:lang w:eastAsia="en-AU"/>
                </w:rPr>
                <w:t>ELZ10090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5" w:author="KIM, Jason" w:date="2019-04-02T13:39:00Z"/>
                <w:rFonts w:eastAsia="Times New Roman" w:cs="Calibri"/>
                <w:color w:val="000000"/>
                <w:sz w:val="16"/>
                <w:szCs w:val="16"/>
                <w:lang w:eastAsia="en-AU"/>
              </w:rPr>
            </w:pPr>
            <w:ins w:id="4736" w:author="KIM, Jason" w:date="2019-04-02T13:39:00Z">
              <w:r w:rsidRPr="005D76C8">
                <w:rPr>
                  <w:rFonts w:eastAsia="Times New Roman" w:cs="Calibri"/>
                  <w:color w:val="000000"/>
                  <w:sz w:val="16"/>
                  <w:szCs w:val="16"/>
                  <w:lang w:eastAsia="en-AU"/>
                </w:rPr>
                <w:t>CP85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7" w:author="KIM, Jason" w:date="2019-04-02T13:39:00Z"/>
                <w:rFonts w:eastAsia="Times New Roman" w:cs="Calibri"/>
                <w:color w:val="000000"/>
                <w:sz w:val="16"/>
                <w:szCs w:val="16"/>
                <w:lang w:eastAsia="en-AU"/>
              </w:rPr>
            </w:pPr>
            <w:ins w:id="473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9" w:author="KIM, Jason" w:date="2019-04-02T13:39:00Z"/>
                <w:rFonts w:eastAsia="Times New Roman" w:cs="Calibri"/>
                <w:color w:val="000000"/>
                <w:sz w:val="16"/>
                <w:szCs w:val="16"/>
                <w:lang w:eastAsia="en-AU"/>
              </w:rPr>
            </w:pPr>
            <w:ins w:id="4740" w:author="KIM, Jason" w:date="2019-04-02T13:39:00Z">
              <w:r w:rsidRPr="005D76C8">
                <w:rPr>
                  <w:rFonts w:eastAsia="Times New Roman" w:cs="Calibri"/>
                  <w:color w:val="000000"/>
                  <w:sz w:val="16"/>
                  <w:szCs w:val="16"/>
                  <w:lang w:eastAsia="en-AU"/>
                </w:rPr>
                <w:t>DLZ7853 to DLZ7853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41" w:author="KIM, Jason" w:date="2019-04-02T13:39:00Z"/>
                <w:rFonts w:eastAsia="Times New Roman" w:cs="Calibri"/>
                <w:color w:val="000000"/>
                <w:sz w:val="16"/>
                <w:szCs w:val="16"/>
                <w:lang w:eastAsia="en-AU"/>
              </w:rPr>
            </w:pPr>
            <w:ins w:id="4742"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43" w:author="KIM, Jason" w:date="2019-04-02T13:39:00Z"/>
                <w:rFonts w:eastAsia="Times New Roman" w:cs="Calibri"/>
                <w:color w:val="000000"/>
                <w:sz w:val="16"/>
                <w:szCs w:val="16"/>
                <w:lang w:eastAsia="en-AU"/>
              </w:rPr>
            </w:pPr>
            <w:ins w:id="4744" w:author="KIM, Jason" w:date="2019-04-02T13:39:00Z">
              <w:r w:rsidRPr="005D76C8">
                <w:rPr>
                  <w:rFonts w:eastAsia="Times New Roman" w:cs="Calibri"/>
                  <w:color w:val="000000"/>
                  <w:sz w:val="16"/>
                  <w:szCs w:val="16"/>
                  <w:lang w:eastAsia="en-AU"/>
                </w:rPr>
                <w:t>ELZ10240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5" w:author="KIM, Jason" w:date="2019-04-02T13:39:00Z"/>
                <w:rFonts w:eastAsia="Times New Roman" w:cs="Calibri"/>
                <w:color w:val="000000"/>
                <w:sz w:val="16"/>
                <w:szCs w:val="16"/>
                <w:lang w:eastAsia="en-AU"/>
              </w:rPr>
            </w:pPr>
            <w:ins w:id="4746" w:author="KIM, Jason" w:date="2019-04-02T13:39:00Z">
              <w:r w:rsidRPr="005D76C8">
                <w:rPr>
                  <w:rFonts w:eastAsia="Times New Roman" w:cs="Calibri"/>
                  <w:color w:val="000000"/>
                  <w:sz w:val="16"/>
                  <w:szCs w:val="16"/>
                  <w:lang w:eastAsia="en-AU"/>
                </w:rPr>
                <w:t>CP45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7" w:author="KIM, Jason" w:date="2019-04-02T13:39:00Z"/>
                <w:rFonts w:eastAsia="Times New Roman" w:cs="Calibri"/>
                <w:color w:val="000000"/>
                <w:sz w:val="16"/>
                <w:szCs w:val="16"/>
                <w:lang w:eastAsia="en-AU"/>
              </w:rPr>
            </w:pPr>
            <w:ins w:id="4748" w:author="KIM, Jason" w:date="2019-04-02T13:39:00Z">
              <w:r w:rsidRPr="005D76C8">
                <w:rPr>
                  <w:rFonts w:eastAsia="Times New Roman" w:cs="Calibri"/>
                  <w:color w:val="000000"/>
                  <w:sz w:val="16"/>
                  <w:szCs w:val="16"/>
                  <w:lang w:eastAsia="en-AU"/>
                </w:rPr>
                <w:t>CP45A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9" w:author="KIM, Jason" w:date="2019-04-02T13:39:00Z"/>
                <w:rFonts w:eastAsia="Times New Roman" w:cs="Calibri"/>
                <w:color w:val="000000"/>
                <w:sz w:val="16"/>
                <w:szCs w:val="16"/>
                <w:lang w:eastAsia="en-AU"/>
              </w:rPr>
            </w:pPr>
            <w:ins w:id="4750" w:author="KIM, Jason" w:date="2019-04-02T13:39:00Z">
              <w:r w:rsidRPr="005D76C8">
                <w:rPr>
                  <w:rFonts w:eastAsia="Times New Roman" w:cs="Calibri"/>
                  <w:color w:val="000000"/>
                  <w:sz w:val="16"/>
                  <w:szCs w:val="16"/>
                  <w:lang w:eastAsia="en-AU"/>
                </w:rPr>
                <w:t>DLZ1453 to DLZ1456</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51" w:author="KIM, Jason" w:date="2019-04-02T13:39:00Z"/>
                <w:rFonts w:eastAsia="Times New Roman" w:cs="Calibri"/>
                <w:color w:val="000000"/>
                <w:sz w:val="16"/>
                <w:szCs w:val="16"/>
                <w:lang w:eastAsia="en-AU"/>
              </w:rPr>
            </w:pPr>
            <w:ins w:id="475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53" w:author="KIM, Jason" w:date="2019-04-02T13:39:00Z"/>
                <w:rFonts w:eastAsia="Times New Roman" w:cs="Calibri"/>
                <w:color w:val="000000"/>
                <w:sz w:val="16"/>
                <w:szCs w:val="16"/>
                <w:lang w:eastAsia="en-AU"/>
              </w:rPr>
            </w:pPr>
            <w:ins w:id="4754" w:author="KIM, Jason" w:date="2019-04-02T13:39:00Z">
              <w:r w:rsidRPr="005D76C8">
                <w:rPr>
                  <w:rFonts w:eastAsia="Times New Roman" w:cs="Calibri"/>
                  <w:color w:val="000000"/>
                  <w:sz w:val="16"/>
                  <w:szCs w:val="16"/>
                  <w:lang w:eastAsia="en-AU"/>
                </w:rPr>
                <w:t>ELZ10384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5" w:author="KIM, Jason" w:date="2019-04-02T13:39:00Z"/>
                <w:rFonts w:eastAsia="Times New Roman" w:cs="Calibri"/>
                <w:color w:val="000000"/>
                <w:sz w:val="16"/>
                <w:szCs w:val="16"/>
                <w:lang w:eastAsia="en-AU"/>
              </w:rPr>
            </w:pPr>
            <w:ins w:id="4756" w:author="KIM, Jason" w:date="2019-04-02T13:39:00Z">
              <w:r w:rsidRPr="005D76C8">
                <w:rPr>
                  <w:rFonts w:eastAsia="Times New Roman" w:cs="Calibri"/>
                  <w:color w:val="000000"/>
                  <w:sz w:val="16"/>
                  <w:szCs w:val="16"/>
                  <w:lang w:eastAsia="en-AU"/>
                </w:rPr>
                <w:t>CP71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7" w:author="KIM, Jason" w:date="2019-04-02T13:39:00Z"/>
                <w:rFonts w:eastAsia="Times New Roman" w:cs="Calibri"/>
                <w:color w:val="000000"/>
                <w:sz w:val="16"/>
                <w:szCs w:val="16"/>
                <w:lang w:eastAsia="en-AU"/>
              </w:rPr>
            </w:pPr>
            <w:ins w:id="475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9" w:author="KIM, Jason" w:date="2019-04-02T13:39:00Z"/>
                <w:rFonts w:eastAsia="Times New Roman" w:cs="Calibri"/>
                <w:color w:val="000000"/>
                <w:sz w:val="16"/>
                <w:szCs w:val="16"/>
                <w:lang w:eastAsia="en-AU"/>
              </w:rPr>
            </w:pPr>
            <w:ins w:id="4760" w:author="KIM, Jason" w:date="2019-04-02T13:39:00Z">
              <w:r w:rsidRPr="005D76C8">
                <w:rPr>
                  <w:rFonts w:eastAsia="Times New Roman" w:cs="Calibri"/>
                  <w:color w:val="000000"/>
                  <w:sz w:val="16"/>
                  <w:szCs w:val="16"/>
                  <w:lang w:eastAsia="en-AU"/>
                </w:rPr>
                <w:t>DLZ1713 to DLZ1713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61" w:author="KIM, Jason" w:date="2019-04-02T13:39:00Z"/>
                <w:rFonts w:eastAsia="Times New Roman" w:cs="Calibri"/>
                <w:color w:val="000000"/>
                <w:sz w:val="16"/>
                <w:szCs w:val="16"/>
                <w:lang w:eastAsia="en-AU"/>
              </w:rPr>
            </w:pPr>
            <w:ins w:id="476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6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64" w:author="KIM, Jason" w:date="2019-04-02T13:39:00Z"/>
                <w:rFonts w:eastAsia="Times New Roman" w:cs="Calibri"/>
                <w:color w:val="000000"/>
                <w:sz w:val="16"/>
                <w:szCs w:val="16"/>
                <w:lang w:eastAsia="en-AU"/>
              </w:rPr>
            </w:pPr>
            <w:ins w:id="4765" w:author="KIM, Jason" w:date="2019-04-02T13:39:00Z">
              <w:r w:rsidRPr="005D76C8">
                <w:rPr>
                  <w:rFonts w:eastAsia="Times New Roman" w:cs="Calibri"/>
                  <w:color w:val="000000"/>
                  <w:sz w:val="16"/>
                  <w:szCs w:val="16"/>
                  <w:lang w:eastAsia="en-AU"/>
                </w:rPr>
                <w:t>ELZ10092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66" w:author="KIM, Jason" w:date="2019-04-02T13:39:00Z"/>
                <w:rFonts w:eastAsia="Times New Roman" w:cs="Calibri"/>
                <w:color w:val="000000"/>
                <w:sz w:val="16"/>
                <w:szCs w:val="16"/>
                <w:lang w:eastAsia="en-AU"/>
              </w:rPr>
            </w:pPr>
            <w:ins w:id="4767" w:author="KIM, Jason" w:date="2019-04-02T13:39:00Z">
              <w:r w:rsidRPr="005D76C8">
                <w:rPr>
                  <w:rFonts w:eastAsia="Times New Roman" w:cs="Calibri"/>
                  <w:color w:val="000000"/>
                  <w:sz w:val="16"/>
                  <w:szCs w:val="16"/>
                  <w:lang w:eastAsia="en-AU"/>
                </w:rPr>
                <w:t>CP85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68" w:author="KIM, Jason" w:date="2019-04-02T13:39:00Z"/>
                <w:rFonts w:eastAsia="Times New Roman" w:cs="Calibri"/>
                <w:color w:val="000000"/>
                <w:sz w:val="16"/>
                <w:szCs w:val="16"/>
                <w:lang w:eastAsia="en-AU"/>
              </w:rPr>
            </w:pPr>
            <w:ins w:id="4769" w:author="KIM, Jason" w:date="2019-04-02T13:39:00Z">
              <w:r w:rsidRPr="005D76C8">
                <w:rPr>
                  <w:rFonts w:eastAsia="Times New Roman" w:cs="Calibri"/>
                  <w:color w:val="000000"/>
                  <w:sz w:val="16"/>
                  <w:szCs w:val="16"/>
                  <w:lang w:eastAsia="en-AU"/>
                </w:rPr>
                <w:t>EP87N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0" w:author="KIM, Jason" w:date="2019-04-02T13:39:00Z"/>
                <w:rFonts w:eastAsia="Times New Roman" w:cs="Calibri"/>
                <w:color w:val="000000"/>
                <w:sz w:val="16"/>
                <w:szCs w:val="16"/>
                <w:lang w:eastAsia="en-AU"/>
              </w:rPr>
            </w:pPr>
            <w:ins w:id="4771" w:author="KIM, Jason" w:date="2019-04-02T13:39:00Z">
              <w:r w:rsidRPr="005D76C8">
                <w:rPr>
                  <w:rFonts w:eastAsia="Times New Roman" w:cs="Calibri"/>
                  <w:color w:val="000000"/>
                  <w:sz w:val="16"/>
                  <w:szCs w:val="16"/>
                  <w:lang w:eastAsia="en-AU"/>
                </w:rPr>
                <w:t>DLZ7854 to DLZ7872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72" w:author="KIM, Jason" w:date="2019-04-02T13:39:00Z"/>
                <w:rFonts w:eastAsia="Times New Roman" w:cs="Calibri"/>
                <w:color w:val="000000"/>
                <w:sz w:val="16"/>
                <w:szCs w:val="16"/>
                <w:lang w:eastAsia="en-AU"/>
              </w:rPr>
            </w:pPr>
            <w:ins w:id="4773"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74" w:author="KIM, Jason" w:date="2019-04-02T13:39:00Z"/>
                <w:rFonts w:eastAsia="Times New Roman" w:cs="Calibri"/>
                <w:color w:val="000000"/>
                <w:sz w:val="16"/>
                <w:szCs w:val="16"/>
                <w:lang w:eastAsia="en-AU"/>
              </w:rPr>
            </w:pPr>
            <w:ins w:id="4775" w:author="KIM, Jason" w:date="2019-04-02T13:39:00Z">
              <w:r w:rsidRPr="005D76C8">
                <w:rPr>
                  <w:rFonts w:eastAsia="Times New Roman" w:cs="Calibri"/>
                  <w:color w:val="000000"/>
                  <w:sz w:val="16"/>
                  <w:szCs w:val="16"/>
                  <w:lang w:eastAsia="en-AU"/>
                </w:rPr>
                <w:t>ELZ10242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6" w:author="KIM, Jason" w:date="2019-04-02T13:39:00Z"/>
                <w:rFonts w:eastAsia="Times New Roman" w:cs="Calibri"/>
                <w:color w:val="000000"/>
                <w:sz w:val="16"/>
                <w:szCs w:val="16"/>
                <w:lang w:eastAsia="en-AU"/>
              </w:rPr>
            </w:pPr>
            <w:ins w:id="4777" w:author="KIM, Jason" w:date="2019-04-02T13:39:00Z">
              <w:r w:rsidRPr="005D76C8">
                <w:rPr>
                  <w:rFonts w:eastAsia="Times New Roman" w:cs="Calibri"/>
                  <w:color w:val="000000"/>
                  <w:sz w:val="16"/>
                  <w:szCs w:val="16"/>
                  <w:lang w:eastAsia="en-AU"/>
                </w:rPr>
                <w:t>CP45A</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8" w:author="KIM, Jason" w:date="2019-04-02T13:39:00Z"/>
                <w:rFonts w:eastAsia="Times New Roman" w:cs="Calibri"/>
                <w:color w:val="000000"/>
                <w:sz w:val="16"/>
                <w:szCs w:val="16"/>
                <w:lang w:eastAsia="en-AU"/>
              </w:rPr>
            </w:pPr>
            <w:ins w:id="477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0" w:author="KIM, Jason" w:date="2019-04-02T13:39:00Z"/>
                <w:rFonts w:eastAsia="Times New Roman" w:cs="Calibri"/>
                <w:color w:val="000000"/>
                <w:sz w:val="16"/>
                <w:szCs w:val="16"/>
                <w:lang w:eastAsia="en-AU"/>
              </w:rPr>
            </w:pPr>
            <w:ins w:id="4781" w:author="KIM, Jason" w:date="2019-04-02T13:39:00Z">
              <w:r w:rsidRPr="005D76C8">
                <w:rPr>
                  <w:rFonts w:eastAsia="Times New Roman" w:cs="Calibri"/>
                  <w:color w:val="000000"/>
                  <w:sz w:val="16"/>
                  <w:szCs w:val="16"/>
                  <w:lang w:eastAsia="en-AU"/>
                </w:rPr>
                <w:t>DLZ1457 to DLZ1457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82" w:author="KIM, Jason" w:date="2019-04-02T13:39:00Z"/>
                <w:rFonts w:eastAsia="Times New Roman" w:cs="Calibri"/>
                <w:color w:val="000000"/>
                <w:sz w:val="16"/>
                <w:szCs w:val="16"/>
                <w:lang w:eastAsia="en-AU"/>
              </w:rPr>
            </w:pPr>
            <w:ins w:id="478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84" w:author="KIM, Jason" w:date="2019-04-02T13:39:00Z"/>
                <w:rFonts w:eastAsia="Times New Roman" w:cs="Calibri"/>
                <w:color w:val="000000"/>
                <w:sz w:val="16"/>
                <w:szCs w:val="16"/>
                <w:lang w:eastAsia="en-AU"/>
              </w:rPr>
            </w:pPr>
            <w:ins w:id="4785" w:author="KIM, Jason" w:date="2019-04-02T13:39:00Z">
              <w:r w:rsidRPr="005D76C8">
                <w:rPr>
                  <w:rFonts w:eastAsia="Times New Roman" w:cs="Calibri"/>
                  <w:color w:val="000000"/>
                  <w:sz w:val="16"/>
                  <w:szCs w:val="16"/>
                  <w:lang w:eastAsia="en-AU"/>
                </w:rPr>
                <w:t>ELZ10386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6" w:author="KIM, Jason" w:date="2019-04-02T13:39:00Z"/>
                <w:rFonts w:eastAsia="Times New Roman" w:cs="Calibri"/>
                <w:color w:val="000000"/>
                <w:sz w:val="16"/>
                <w:szCs w:val="16"/>
                <w:lang w:eastAsia="en-AU"/>
              </w:rPr>
            </w:pPr>
            <w:ins w:id="4787" w:author="KIM, Jason" w:date="2019-04-02T13:39:00Z">
              <w:r w:rsidRPr="005D76C8">
                <w:rPr>
                  <w:rFonts w:eastAsia="Times New Roman" w:cs="Calibri"/>
                  <w:color w:val="000000"/>
                  <w:sz w:val="16"/>
                  <w:szCs w:val="16"/>
                  <w:lang w:eastAsia="en-AU"/>
                </w:rPr>
                <w:t>CP71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8" w:author="KIM, Jason" w:date="2019-04-02T13:39:00Z"/>
                <w:rFonts w:eastAsia="Times New Roman" w:cs="Calibri"/>
                <w:color w:val="000000"/>
                <w:sz w:val="16"/>
                <w:szCs w:val="16"/>
                <w:lang w:eastAsia="en-AU"/>
              </w:rPr>
            </w:pPr>
            <w:ins w:id="4789" w:author="KIM, Jason" w:date="2019-04-02T13:39:00Z">
              <w:r w:rsidRPr="005D76C8">
                <w:rPr>
                  <w:rFonts w:eastAsia="Times New Roman" w:cs="Calibri"/>
                  <w:color w:val="000000"/>
                  <w:sz w:val="16"/>
                  <w:szCs w:val="16"/>
                  <w:lang w:eastAsia="en-AU"/>
                </w:rPr>
                <w:t>CP72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0" w:author="KIM, Jason" w:date="2019-04-02T13:39:00Z"/>
                <w:rFonts w:eastAsia="Times New Roman" w:cs="Calibri"/>
                <w:color w:val="000000"/>
                <w:sz w:val="16"/>
                <w:szCs w:val="16"/>
                <w:lang w:eastAsia="en-AU"/>
              </w:rPr>
            </w:pPr>
            <w:ins w:id="4791" w:author="KIM, Jason" w:date="2019-04-02T13:39:00Z">
              <w:r w:rsidRPr="005D76C8">
                <w:rPr>
                  <w:rFonts w:eastAsia="Times New Roman" w:cs="Calibri"/>
                  <w:color w:val="000000"/>
                  <w:sz w:val="16"/>
                  <w:szCs w:val="16"/>
                  <w:lang w:eastAsia="en-AU"/>
                </w:rPr>
                <w:t>DLZ1714 to DLZ1715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92" w:author="KIM, Jason" w:date="2019-04-02T13:39:00Z"/>
                <w:rFonts w:eastAsia="Times New Roman" w:cs="Calibri"/>
                <w:color w:val="000000"/>
                <w:sz w:val="16"/>
                <w:szCs w:val="16"/>
                <w:lang w:eastAsia="en-AU"/>
              </w:rPr>
            </w:pPr>
            <w:ins w:id="479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9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95" w:author="KIM, Jason" w:date="2019-04-02T13:39:00Z"/>
                <w:rFonts w:eastAsia="Times New Roman" w:cs="Calibri"/>
                <w:color w:val="000000"/>
                <w:sz w:val="16"/>
                <w:szCs w:val="16"/>
                <w:lang w:eastAsia="en-AU"/>
              </w:rPr>
            </w:pPr>
            <w:ins w:id="4796" w:author="KIM, Jason" w:date="2019-04-02T13:39:00Z">
              <w:r w:rsidRPr="005D76C8">
                <w:rPr>
                  <w:rFonts w:eastAsia="Times New Roman" w:cs="Calibri"/>
                  <w:color w:val="000000"/>
                  <w:sz w:val="16"/>
                  <w:szCs w:val="16"/>
                  <w:lang w:eastAsia="en-AU"/>
                </w:rPr>
                <w:t>ELZ10098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7" w:author="KIM, Jason" w:date="2019-04-02T13:39:00Z"/>
                <w:rFonts w:eastAsia="Times New Roman" w:cs="Calibri"/>
                <w:color w:val="000000"/>
                <w:sz w:val="16"/>
                <w:szCs w:val="16"/>
                <w:lang w:eastAsia="en-AU"/>
              </w:rPr>
            </w:pPr>
            <w:ins w:id="4798" w:author="KIM, Jason" w:date="2019-04-02T13:39:00Z">
              <w:r w:rsidRPr="005D76C8">
                <w:rPr>
                  <w:rFonts w:eastAsia="Times New Roman" w:cs="Calibri"/>
                  <w:color w:val="000000"/>
                  <w:sz w:val="16"/>
                  <w:szCs w:val="16"/>
                  <w:lang w:eastAsia="en-AU"/>
                </w:rPr>
                <w:t>EP87N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9" w:author="KIM, Jason" w:date="2019-04-02T13:39:00Z"/>
                <w:rFonts w:eastAsia="Times New Roman" w:cs="Calibri"/>
                <w:color w:val="000000"/>
                <w:sz w:val="16"/>
                <w:szCs w:val="16"/>
                <w:lang w:eastAsia="en-AU"/>
              </w:rPr>
            </w:pPr>
            <w:ins w:id="480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1" w:author="KIM, Jason" w:date="2019-04-02T13:39:00Z"/>
                <w:rFonts w:eastAsia="Times New Roman" w:cs="Calibri"/>
                <w:color w:val="000000"/>
                <w:sz w:val="16"/>
                <w:szCs w:val="16"/>
                <w:lang w:eastAsia="en-AU"/>
              </w:rPr>
            </w:pPr>
            <w:ins w:id="4802" w:author="KIM, Jason" w:date="2019-04-02T13:39:00Z">
              <w:r w:rsidRPr="005D76C8">
                <w:rPr>
                  <w:rFonts w:eastAsia="Times New Roman" w:cs="Calibri"/>
                  <w:color w:val="000000"/>
                  <w:sz w:val="16"/>
                  <w:szCs w:val="16"/>
                  <w:lang w:eastAsia="en-AU"/>
                </w:rPr>
                <w:t>DLZ7873 to DLZ7873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03" w:author="KIM, Jason" w:date="2019-04-02T13:39:00Z"/>
                <w:rFonts w:eastAsia="Times New Roman" w:cs="Calibri"/>
                <w:color w:val="000000"/>
                <w:sz w:val="16"/>
                <w:szCs w:val="16"/>
                <w:lang w:eastAsia="en-AU"/>
              </w:rPr>
            </w:pPr>
            <w:ins w:id="4804"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05" w:author="KIM, Jason" w:date="2019-04-02T13:39:00Z"/>
                <w:rFonts w:eastAsia="Times New Roman" w:cs="Calibri"/>
                <w:color w:val="000000"/>
                <w:sz w:val="16"/>
                <w:szCs w:val="16"/>
                <w:lang w:eastAsia="en-AU"/>
              </w:rPr>
            </w:pPr>
            <w:ins w:id="4806" w:author="KIM, Jason" w:date="2019-04-02T13:39:00Z">
              <w:r w:rsidRPr="005D76C8">
                <w:rPr>
                  <w:rFonts w:eastAsia="Times New Roman" w:cs="Calibri"/>
                  <w:color w:val="000000"/>
                  <w:sz w:val="16"/>
                  <w:szCs w:val="16"/>
                  <w:lang w:eastAsia="en-AU"/>
                </w:rPr>
                <w:t>ELZ10244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7" w:author="KIM, Jason" w:date="2019-04-02T13:39:00Z"/>
                <w:rFonts w:eastAsia="Times New Roman" w:cs="Calibri"/>
                <w:color w:val="000000"/>
                <w:sz w:val="16"/>
                <w:szCs w:val="16"/>
                <w:lang w:eastAsia="en-AU"/>
              </w:rPr>
            </w:pPr>
            <w:ins w:id="4808" w:author="KIM, Jason" w:date="2019-04-02T13:39:00Z">
              <w:r w:rsidRPr="005D76C8">
                <w:rPr>
                  <w:rFonts w:eastAsia="Times New Roman" w:cs="Calibri"/>
                  <w:color w:val="000000"/>
                  <w:sz w:val="16"/>
                  <w:szCs w:val="16"/>
                  <w:lang w:eastAsia="en-AU"/>
                </w:rPr>
                <w:t>CP45A</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9" w:author="KIM, Jason" w:date="2019-04-02T13:39:00Z"/>
                <w:rFonts w:eastAsia="Times New Roman" w:cs="Calibri"/>
                <w:color w:val="000000"/>
                <w:sz w:val="16"/>
                <w:szCs w:val="16"/>
                <w:lang w:eastAsia="en-AU"/>
              </w:rPr>
            </w:pPr>
            <w:ins w:id="4810" w:author="KIM, Jason" w:date="2019-04-02T13:39:00Z">
              <w:r w:rsidRPr="005D76C8">
                <w:rPr>
                  <w:rFonts w:eastAsia="Times New Roman" w:cs="Calibri"/>
                  <w:color w:val="000000"/>
                  <w:sz w:val="16"/>
                  <w:szCs w:val="16"/>
                  <w:lang w:eastAsia="en-AU"/>
                </w:rPr>
                <w:t>CP46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1" w:author="KIM, Jason" w:date="2019-04-02T13:39:00Z"/>
                <w:rFonts w:eastAsia="Times New Roman" w:cs="Calibri"/>
                <w:color w:val="000000"/>
                <w:sz w:val="16"/>
                <w:szCs w:val="16"/>
                <w:lang w:eastAsia="en-AU"/>
              </w:rPr>
            </w:pPr>
            <w:ins w:id="4812" w:author="KIM, Jason" w:date="2019-04-02T13:39:00Z">
              <w:r w:rsidRPr="005D76C8">
                <w:rPr>
                  <w:rFonts w:eastAsia="Times New Roman" w:cs="Calibri"/>
                  <w:color w:val="000000"/>
                  <w:sz w:val="16"/>
                  <w:szCs w:val="16"/>
                  <w:lang w:eastAsia="en-AU"/>
                </w:rPr>
                <w:t>DLZ1458 to DLZ1458</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13" w:author="KIM, Jason" w:date="2019-04-02T13:39:00Z"/>
                <w:rFonts w:eastAsia="Times New Roman" w:cs="Calibri"/>
                <w:color w:val="000000"/>
                <w:sz w:val="16"/>
                <w:szCs w:val="16"/>
                <w:lang w:eastAsia="en-AU"/>
              </w:rPr>
            </w:pPr>
            <w:ins w:id="481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15" w:author="KIM, Jason" w:date="2019-04-02T13:39:00Z"/>
                <w:rFonts w:eastAsia="Times New Roman" w:cs="Calibri"/>
                <w:color w:val="000000"/>
                <w:sz w:val="16"/>
                <w:szCs w:val="16"/>
                <w:lang w:eastAsia="en-AU"/>
              </w:rPr>
            </w:pPr>
            <w:ins w:id="4816" w:author="KIM, Jason" w:date="2019-04-02T13:39:00Z">
              <w:r w:rsidRPr="005D76C8">
                <w:rPr>
                  <w:rFonts w:eastAsia="Times New Roman" w:cs="Calibri"/>
                  <w:color w:val="000000"/>
                  <w:sz w:val="16"/>
                  <w:szCs w:val="16"/>
                  <w:lang w:eastAsia="en-AU"/>
                </w:rPr>
                <w:t>ELZ10388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7" w:author="KIM, Jason" w:date="2019-04-02T13:39:00Z"/>
                <w:rFonts w:eastAsia="Times New Roman" w:cs="Calibri"/>
                <w:color w:val="000000"/>
                <w:sz w:val="16"/>
                <w:szCs w:val="16"/>
                <w:lang w:eastAsia="en-AU"/>
              </w:rPr>
            </w:pPr>
            <w:ins w:id="4818" w:author="KIM, Jason" w:date="2019-04-02T13:39:00Z">
              <w:r w:rsidRPr="005D76C8">
                <w:rPr>
                  <w:rFonts w:eastAsia="Times New Roman" w:cs="Calibri"/>
                  <w:color w:val="000000"/>
                  <w:sz w:val="16"/>
                  <w:szCs w:val="16"/>
                  <w:lang w:eastAsia="en-AU"/>
                </w:rPr>
                <w:t>CP72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9" w:author="KIM, Jason" w:date="2019-04-02T13:39:00Z"/>
                <w:rFonts w:eastAsia="Times New Roman" w:cs="Calibri"/>
                <w:color w:val="000000"/>
                <w:sz w:val="16"/>
                <w:szCs w:val="16"/>
                <w:lang w:eastAsia="en-AU"/>
              </w:rPr>
            </w:pPr>
            <w:ins w:id="482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21" w:author="KIM, Jason" w:date="2019-04-02T13:39:00Z"/>
                <w:rFonts w:eastAsia="Times New Roman" w:cs="Calibri"/>
                <w:color w:val="000000"/>
                <w:sz w:val="16"/>
                <w:szCs w:val="16"/>
                <w:lang w:eastAsia="en-AU"/>
              </w:rPr>
            </w:pPr>
            <w:ins w:id="4822" w:author="KIM, Jason" w:date="2019-04-02T13:39:00Z">
              <w:r w:rsidRPr="005D76C8">
                <w:rPr>
                  <w:rFonts w:eastAsia="Times New Roman" w:cs="Calibri"/>
                  <w:color w:val="000000"/>
                  <w:sz w:val="16"/>
                  <w:szCs w:val="16"/>
                  <w:lang w:eastAsia="en-AU"/>
                </w:rPr>
                <w:t>DLZ1721 to DLZ1721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23" w:author="KIM, Jason" w:date="2019-04-02T13:39:00Z"/>
                <w:rFonts w:eastAsia="Times New Roman" w:cs="Calibri"/>
                <w:color w:val="000000"/>
                <w:sz w:val="16"/>
                <w:szCs w:val="16"/>
                <w:lang w:eastAsia="en-AU"/>
              </w:rPr>
            </w:pPr>
            <w:ins w:id="482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2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26" w:author="KIM, Jason" w:date="2019-04-02T13:39:00Z"/>
                <w:rFonts w:eastAsia="Times New Roman" w:cs="Calibri"/>
                <w:color w:val="000000"/>
                <w:sz w:val="16"/>
                <w:szCs w:val="16"/>
                <w:lang w:eastAsia="en-AU"/>
              </w:rPr>
            </w:pPr>
            <w:ins w:id="4827" w:author="KIM, Jason" w:date="2019-04-02T13:39:00Z">
              <w:r w:rsidRPr="005D76C8">
                <w:rPr>
                  <w:rFonts w:eastAsia="Times New Roman" w:cs="Calibri"/>
                  <w:color w:val="000000"/>
                  <w:sz w:val="16"/>
                  <w:szCs w:val="16"/>
                  <w:lang w:eastAsia="en-AU"/>
                </w:rPr>
                <w:t>ELZ10100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28" w:author="KIM, Jason" w:date="2019-04-02T13:39:00Z"/>
                <w:rFonts w:eastAsia="Times New Roman" w:cs="Calibri"/>
                <w:color w:val="000000"/>
                <w:sz w:val="16"/>
                <w:szCs w:val="16"/>
                <w:lang w:eastAsia="en-AU"/>
              </w:rPr>
            </w:pPr>
            <w:ins w:id="4829" w:author="KIM, Jason" w:date="2019-04-02T13:39:00Z">
              <w:r w:rsidRPr="005D76C8">
                <w:rPr>
                  <w:rFonts w:eastAsia="Times New Roman" w:cs="Calibri"/>
                  <w:color w:val="000000"/>
                  <w:sz w:val="16"/>
                  <w:szCs w:val="16"/>
                  <w:lang w:eastAsia="en-AU"/>
                </w:rPr>
                <w:t>EP87N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0" w:author="KIM, Jason" w:date="2019-04-02T13:39:00Z"/>
                <w:rFonts w:eastAsia="Times New Roman" w:cs="Calibri"/>
                <w:color w:val="000000"/>
                <w:sz w:val="16"/>
                <w:szCs w:val="16"/>
                <w:lang w:eastAsia="en-AU"/>
              </w:rPr>
            </w:pPr>
            <w:ins w:id="4831" w:author="KIM, Jason" w:date="2019-04-02T13:39:00Z">
              <w:r w:rsidRPr="005D76C8">
                <w:rPr>
                  <w:rFonts w:eastAsia="Times New Roman" w:cs="Calibri"/>
                  <w:color w:val="000000"/>
                  <w:sz w:val="16"/>
                  <w:szCs w:val="16"/>
                  <w:lang w:eastAsia="en-AU"/>
                </w:rPr>
                <w:t>EP88N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2" w:author="KIM, Jason" w:date="2019-04-02T13:39:00Z"/>
                <w:rFonts w:eastAsia="Times New Roman" w:cs="Calibri"/>
                <w:color w:val="000000"/>
                <w:sz w:val="16"/>
                <w:szCs w:val="16"/>
                <w:lang w:eastAsia="en-AU"/>
              </w:rPr>
            </w:pPr>
            <w:ins w:id="4833" w:author="KIM, Jason" w:date="2019-04-02T13:39:00Z">
              <w:r w:rsidRPr="005D76C8">
                <w:rPr>
                  <w:rFonts w:eastAsia="Times New Roman" w:cs="Calibri"/>
                  <w:color w:val="000000"/>
                  <w:sz w:val="16"/>
                  <w:szCs w:val="16"/>
                  <w:lang w:eastAsia="en-AU"/>
                </w:rPr>
                <w:t>DLZ7874 to DLZ7881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34" w:author="KIM, Jason" w:date="2019-04-02T13:39:00Z"/>
                <w:rFonts w:eastAsia="Times New Roman" w:cs="Calibri"/>
                <w:color w:val="000000"/>
                <w:sz w:val="16"/>
                <w:szCs w:val="16"/>
                <w:lang w:eastAsia="en-AU"/>
              </w:rPr>
            </w:pPr>
            <w:ins w:id="4835"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36" w:author="KIM, Jason" w:date="2019-04-02T13:39:00Z"/>
                <w:rFonts w:eastAsia="Times New Roman" w:cs="Calibri"/>
                <w:color w:val="000000"/>
                <w:sz w:val="16"/>
                <w:szCs w:val="16"/>
                <w:lang w:eastAsia="en-AU"/>
              </w:rPr>
            </w:pPr>
            <w:ins w:id="4837" w:author="KIM, Jason" w:date="2019-04-02T13:39:00Z">
              <w:r w:rsidRPr="005D76C8">
                <w:rPr>
                  <w:rFonts w:eastAsia="Times New Roman" w:cs="Calibri"/>
                  <w:color w:val="000000"/>
                  <w:sz w:val="16"/>
                  <w:szCs w:val="16"/>
                  <w:lang w:eastAsia="en-AU"/>
                </w:rPr>
                <w:t>ELZ10246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8" w:author="KIM, Jason" w:date="2019-04-02T13:39:00Z"/>
                <w:rFonts w:eastAsia="Times New Roman" w:cs="Calibri"/>
                <w:color w:val="000000"/>
                <w:sz w:val="16"/>
                <w:szCs w:val="16"/>
                <w:lang w:eastAsia="en-AU"/>
              </w:rPr>
            </w:pPr>
            <w:ins w:id="4839" w:author="KIM, Jason" w:date="2019-04-02T13:39:00Z">
              <w:r w:rsidRPr="005D76C8">
                <w:rPr>
                  <w:rFonts w:eastAsia="Times New Roman" w:cs="Calibri"/>
                  <w:color w:val="000000"/>
                  <w:sz w:val="16"/>
                  <w:szCs w:val="16"/>
                  <w:lang w:eastAsia="en-AU"/>
                </w:rPr>
                <w:t>CP46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0" w:author="KIM, Jason" w:date="2019-04-02T13:39:00Z"/>
                <w:rFonts w:eastAsia="Times New Roman" w:cs="Calibri"/>
                <w:color w:val="000000"/>
                <w:sz w:val="16"/>
                <w:szCs w:val="16"/>
                <w:lang w:eastAsia="en-AU"/>
              </w:rPr>
            </w:pPr>
            <w:ins w:id="484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2" w:author="KIM, Jason" w:date="2019-04-02T13:39:00Z"/>
                <w:rFonts w:eastAsia="Times New Roman" w:cs="Calibri"/>
                <w:color w:val="000000"/>
                <w:sz w:val="16"/>
                <w:szCs w:val="16"/>
                <w:lang w:eastAsia="en-AU"/>
              </w:rPr>
            </w:pPr>
            <w:ins w:id="4843" w:author="KIM, Jason" w:date="2019-04-02T13:39:00Z">
              <w:r w:rsidRPr="005D76C8">
                <w:rPr>
                  <w:rFonts w:eastAsia="Times New Roman" w:cs="Calibri"/>
                  <w:color w:val="000000"/>
                  <w:sz w:val="16"/>
                  <w:szCs w:val="16"/>
                  <w:lang w:eastAsia="en-AU"/>
                </w:rPr>
                <w:t>DLZ1461 to DLZ1461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44" w:author="KIM, Jason" w:date="2019-04-02T13:39:00Z"/>
                <w:rFonts w:eastAsia="Times New Roman" w:cs="Calibri"/>
                <w:color w:val="000000"/>
                <w:sz w:val="16"/>
                <w:szCs w:val="16"/>
                <w:lang w:eastAsia="en-AU"/>
              </w:rPr>
            </w:pPr>
            <w:ins w:id="484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46" w:author="KIM, Jason" w:date="2019-04-02T13:39:00Z"/>
                <w:rFonts w:eastAsia="Times New Roman" w:cs="Calibri"/>
                <w:color w:val="000000"/>
                <w:sz w:val="16"/>
                <w:szCs w:val="16"/>
                <w:lang w:eastAsia="en-AU"/>
              </w:rPr>
            </w:pPr>
            <w:ins w:id="4847" w:author="KIM, Jason" w:date="2019-04-02T13:39:00Z">
              <w:r w:rsidRPr="005D76C8">
                <w:rPr>
                  <w:rFonts w:eastAsia="Times New Roman" w:cs="Calibri"/>
                  <w:color w:val="000000"/>
                  <w:sz w:val="16"/>
                  <w:szCs w:val="16"/>
                  <w:lang w:eastAsia="en-AU"/>
                </w:rPr>
                <w:t>ELZ10390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8" w:author="KIM, Jason" w:date="2019-04-02T13:39:00Z"/>
                <w:rFonts w:eastAsia="Times New Roman" w:cs="Calibri"/>
                <w:color w:val="000000"/>
                <w:sz w:val="16"/>
                <w:szCs w:val="16"/>
                <w:lang w:eastAsia="en-AU"/>
              </w:rPr>
            </w:pPr>
            <w:ins w:id="4849" w:author="KIM, Jason" w:date="2019-04-02T13:39:00Z">
              <w:r w:rsidRPr="005D76C8">
                <w:rPr>
                  <w:rFonts w:eastAsia="Times New Roman" w:cs="Calibri"/>
                  <w:color w:val="000000"/>
                  <w:sz w:val="16"/>
                  <w:szCs w:val="16"/>
                  <w:lang w:eastAsia="en-AU"/>
                </w:rPr>
                <w:t>CP72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50" w:author="KIM, Jason" w:date="2019-04-02T13:39:00Z"/>
                <w:rFonts w:eastAsia="Times New Roman" w:cs="Calibri"/>
                <w:color w:val="000000"/>
                <w:sz w:val="16"/>
                <w:szCs w:val="16"/>
                <w:lang w:eastAsia="en-AU"/>
              </w:rPr>
            </w:pPr>
            <w:ins w:id="4851" w:author="KIM, Jason" w:date="2019-04-02T13:39:00Z">
              <w:r w:rsidRPr="005D76C8">
                <w:rPr>
                  <w:rFonts w:eastAsia="Times New Roman" w:cs="Calibri"/>
                  <w:color w:val="000000"/>
                  <w:sz w:val="16"/>
                  <w:szCs w:val="16"/>
                  <w:lang w:eastAsia="en-AU"/>
                </w:rPr>
                <w:t>CP73N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52" w:author="KIM, Jason" w:date="2019-04-02T13:39:00Z"/>
                <w:rFonts w:eastAsia="Times New Roman" w:cs="Calibri"/>
                <w:color w:val="000000"/>
                <w:sz w:val="16"/>
                <w:szCs w:val="16"/>
                <w:lang w:eastAsia="en-AU"/>
              </w:rPr>
            </w:pPr>
            <w:ins w:id="4853" w:author="KIM, Jason" w:date="2019-04-02T13:39:00Z">
              <w:r w:rsidRPr="005D76C8">
                <w:rPr>
                  <w:rFonts w:eastAsia="Times New Roman" w:cs="Calibri"/>
                  <w:color w:val="000000"/>
                  <w:sz w:val="16"/>
                  <w:szCs w:val="16"/>
                  <w:lang w:eastAsia="en-AU"/>
                </w:rPr>
                <w:t>DLZ1722 to DLZ1724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54" w:author="KIM, Jason" w:date="2019-04-02T13:39:00Z"/>
                <w:rFonts w:eastAsia="Times New Roman" w:cs="Calibri"/>
                <w:color w:val="000000"/>
                <w:sz w:val="16"/>
                <w:szCs w:val="16"/>
                <w:lang w:eastAsia="en-AU"/>
              </w:rPr>
            </w:pPr>
            <w:ins w:id="485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5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57" w:author="KIM, Jason" w:date="2019-04-02T13:39:00Z"/>
                <w:rFonts w:eastAsia="Times New Roman" w:cs="Calibri"/>
                <w:color w:val="000000"/>
                <w:sz w:val="16"/>
                <w:szCs w:val="16"/>
                <w:lang w:eastAsia="en-AU"/>
              </w:rPr>
            </w:pPr>
            <w:ins w:id="4858" w:author="KIM, Jason" w:date="2019-04-02T13:39:00Z">
              <w:r w:rsidRPr="005D76C8">
                <w:rPr>
                  <w:rFonts w:eastAsia="Times New Roman" w:cs="Calibri"/>
                  <w:color w:val="000000"/>
                  <w:sz w:val="16"/>
                  <w:szCs w:val="16"/>
                  <w:lang w:eastAsia="en-AU"/>
                </w:rPr>
                <w:t>ELZ10102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59" w:author="KIM, Jason" w:date="2019-04-02T13:39:00Z"/>
                <w:rFonts w:eastAsia="Times New Roman" w:cs="Calibri"/>
                <w:color w:val="000000"/>
                <w:sz w:val="16"/>
                <w:szCs w:val="16"/>
                <w:lang w:eastAsia="en-AU"/>
              </w:rPr>
            </w:pPr>
            <w:ins w:id="4860" w:author="KIM, Jason" w:date="2019-04-02T13:39:00Z">
              <w:r w:rsidRPr="005D76C8">
                <w:rPr>
                  <w:rFonts w:eastAsia="Times New Roman" w:cs="Calibri"/>
                  <w:color w:val="000000"/>
                  <w:sz w:val="16"/>
                  <w:szCs w:val="16"/>
                  <w:lang w:eastAsia="en-AU"/>
                </w:rPr>
                <w:t>EP88N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1" w:author="KIM, Jason" w:date="2019-04-02T13:39:00Z"/>
                <w:rFonts w:eastAsia="Times New Roman" w:cs="Calibri"/>
                <w:color w:val="000000"/>
                <w:sz w:val="16"/>
                <w:szCs w:val="16"/>
                <w:lang w:eastAsia="en-AU"/>
              </w:rPr>
            </w:pPr>
            <w:ins w:id="486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3" w:author="KIM, Jason" w:date="2019-04-02T13:39:00Z"/>
                <w:rFonts w:eastAsia="Times New Roman" w:cs="Calibri"/>
                <w:color w:val="000000"/>
                <w:sz w:val="16"/>
                <w:szCs w:val="16"/>
                <w:lang w:eastAsia="en-AU"/>
              </w:rPr>
            </w:pPr>
            <w:ins w:id="4864" w:author="KIM, Jason" w:date="2019-04-02T13:39:00Z">
              <w:r w:rsidRPr="005D76C8">
                <w:rPr>
                  <w:rFonts w:eastAsia="Times New Roman" w:cs="Calibri"/>
                  <w:color w:val="000000"/>
                  <w:sz w:val="16"/>
                  <w:szCs w:val="16"/>
                  <w:lang w:eastAsia="en-AU"/>
                </w:rPr>
                <w:t>DLZ7882 to DLZ7882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65" w:author="KIM, Jason" w:date="2019-04-02T13:39:00Z"/>
                <w:rFonts w:eastAsia="Times New Roman" w:cs="Calibri"/>
                <w:color w:val="000000"/>
                <w:sz w:val="16"/>
                <w:szCs w:val="16"/>
                <w:lang w:eastAsia="en-AU"/>
              </w:rPr>
            </w:pPr>
            <w:ins w:id="4866"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67" w:author="KIM, Jason" w:date="2019-04-02T13:39:00Z"/>
                <w:rFonts w:eastAsia="Times New Roman" w:cs="Calibri"/>
                <w:color w:val="000000"/>
                <w:sz w:val="16"/>
                <w:szCs w:val="16"/>
                <w:lang w:eastAsia="en-AU"/>
              </w:rPr>
            </w:pPr>
            <w:ins w:id="4868" w:author="KIM, Jason" w:date="2019-04-02T13:39:00Z">
              <w:r w:rsidRPr="005D76C8">
                <w:rPr>
                  <w:rFonts w:eastAsia="Times New Roman" w:cs="Calibri"/>
                  <w:color w:val="000000"/>
                  <w:sz w:val="16"/>
                  <w:szCs w:val="16"/>
                  <w:lang w:eastAsia="en-AU"/>
                </w:rPr>
                <w:t>ELZ10248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9" w:author="KIM, Jason" w:date="2019-04-02T13:39:00Z"/>
                <w:rFonts w:eastAsia="Times New Roman" w:cs="Calibri"/>
                <w:color w:val="000000"/>
                <w:sz w:val="16"/>
                <w:szCs w:val="16"/>
                <w:lang w:eastAsia="en-AU"/>
              </w:rPr>
            </w:pPr>
            <w:ins w:id="4870" w:author="KIM, Jason" w:date="2019-04-02T13:39:00Z">
              <w:r w:rsidRPr="005D76C8">
                <w:rPr>
                  <w:rFonts w:eastAsia="Times New Roman" w:cs="Calibri"/>
                  <w:color w:val="000000"/>
                  <w:sz w:val="16"/>
                  <w:szCs w:val="16"/>
                  <w:lang w:eastAsia="en-AU"/>
                </w:rPr>
                <w:t>CP46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1" w:author="KIM, Jason" w:date="2019-04-02T13:39:00Z"/>
                <w:rFonts w:eastAsia="Times New Roman" w:cs="Calibri"/>
                <w:color w:val="000000"/>
                <w:sz w:val="16"/>
                <w:szCs w:val="16"/>
                <w:lang w:eastAsia="en-AU"/>
              </w:rPr>
            </w:pPr>
            <w:ins w:id="4872" w:author="KIM, Jason" w:date="2019-04-02T13:39:00Z">
              <w:r w:rsidRPr="005D76C8">
                <w:rPr>
                  <w:rFonts w:eastAsia="Times New Roman" w:cs="Calibri"/>
                  <w:color w:val="000000"/>
                  <w:sz w:val="16"/>
                  <w:szCs w:val="16"/>
                  <w:lang w:eastAsia="en-AU"/>
                </w:rPr>
                <w:t>CP47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3" w:author="KIM, Jason" w:date="2019-04-02T13:39:00Z"/>
                <w:rFonts w:eastAsia="Times New Roman" w:cs="Calibri"/>
                <w:color w:val="000000"/>
                <w:sz w:val="16"/>
                <w:szCs w:val="16"/>
                <w:lang w:eastAsia="en-AU"/>
              </w:rPr>
            </w:pPr>
            <w:ins w:id="4874" w:author="KIM, Jason" w:date="2019-04-02T13:39:00Z">
              <w:r w:rsidRPr="005D76C8">
                <w:rPr>
                  <w:rFonts w:eastAsia="Times New Roman" w:cs="Calibri"/>
                  <w:color w:val="000000"/>
                  <w:sz w:val="16"/>
                  <w:szCs w:val="16"/>
                  <w:lang w:eastAsia="en-AU"/>
                </w:rPr>
                <w:t>DLZ1462 to DLZ1472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75" w:author="KIM, Jason" w:date="2019-04-02T13:39:00Z"/>
                <w:rFonts w:eastAsia="Times New Roman" w:cs="Calibri"/>
                <w:color w:val="000000"/>
                <w:sz w:val="16"/>
                <w:szCs w:val="16"/>
                <w:lang w:eastAsia="en-AU"/>
              </w:rPr>
            </w:pPr>
            <w:ins w:id="487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77" w:author="KIM, Jason" w:date="2019-04-02T13:39:00Z"/>
                <w:rFonts w:eastAsia="Times New Roman" w:cs="Calibri"/>
                <w:color w:val="000000"/>
                <w:sz w:val="16"/>
                <w:szCs w:val="16"/>
                <w:lang w:eastAsia="en-AU"/>
              </w:rPr>
            </w:pPr>
            <w:ins w:id="4878" w:author="KIM, Jason" w:date="2019-04-02T13:39:00Z">
              <w:r w:rsidRPr="005D76C8">
                <w:rPr>
                  <w:rFonts w:eastAsia="Times New Roman" w:cs="Calibri"/>
                  <w:color w:val="000000"/>
                  <w:sz w:val="16"/>
                  <w:szCs w:val="16"/>
                  <w:lang w:eastAsia="en-AU"/>
                </w:rPr>
                <w:t>ELZ10396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9" w:author="KIM, Jason" w:date="2019-04-02T13:39:00Z"/>
                <w:rFonts w:eastAsia="Times New Roman" w:cs="Calibri"/>
                <w:color w:val="000000"/>
                <w:sz w:val="16"/>
                <w:szCs w:val="16"/>
                <w:lang w:eastAsia="en-AU"/>
              </w:rPr>
            </w:pPr>
            <w:ins w:id="4880" w:author="KIM, Jason" w:date="2019-04-02T13:39:00Z">
              <w:r w:rsidRPr="005D76C8">
                <w:rPr>
                  <w:rFonts w:eastAsia="Times New Roman" w:cs="Calibri"/>
                  <w:color w:val="000000"/>
                  <w:sz w:val="16"/>
                  <w:szCs w:val="16"/>
                  <w:lang w:eastAsia="en-AU"/>
                </w:rPr>
                <w:t>CP73N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81" w:author="KIM, Jason" w:date="2019-04-02T13:39:00Z"/>
                <w:rFonts w:eastAsia="Times New Roman" w:cs="Calibri"/>
                <w:color w:val="000000"/>
                <w:sz w:val="16"/>
                <w:szCs w:val="16"/>
                <w:lang w:eastAsia="en-AU"/>
              </w:rPr>
            </w:pPr>
            <w:ins w:id="488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83" w:author="KIM, Jason" w:date="2019-04-02T13:39:00Z"/>
                <w:rFonts w:eastAsia="Times New Roman" w:cs="Calibri"/>
                <w:color w:val="000000"/>
                <w:sz w:val="16"/>
                <w:szCs w:val="16"/>
                <w:lang w:eastAsia="en-AU"/>
              </w:rPr>
            </w:pPr>
            <w:ins w:id="4884" w:author="KIM, Jason" w:date="2019-04-02T13:39:00Z">
              <w:r w:rsidRPr="005D76C8">
                <w:rPr>
                  <w:rFonts w:eastAsia="Times New Roman" w:cs="Calibri"/>
                  <w:color w:val="000000"/>
                  <w:sz w:val="16"/>
                  <w:szCs w:val="16"/>
                  <w:lang w:eastAsia="en-AU"/>
                </w:rPr>
                <w:t>DLZ1725 to DLZ1725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85" w:author="KIM, Jason" w:date="2019-04-02T13:39:00Z"/>
                <w:rFonts w:eastAsia="Times New Roman" w:cs="Calibri"/>
                <w:color w:val="000000"/>
                <w:sz w:val="16"/>
                <w:szCs w:val="16"/>
                <w:lang w:eastAsia="en-AU"/>
              </w:rPr>
            </w:pPr>
            <w:ins w:id="488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8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88" w:author="KIM, Jason" w:date="2019-04-02T13:39:00Z"/>
                <w:rFonts w:eastAsia="Times New Roman" w:cs="Calibri"/>
                <w:color w:val="000000"/>
                <w:sz w:val="16"/>
                <w:szCs w:val="16"/>
                <w:lang w:eastAsia="en-AU"/>
              </w:rPr>
            </w:pPr>
            <w:ins w:id="4889" w:author="KIM, Jason" w:date="2019-04-02T13:39:00Z">
              <w:r w:rsidRPr="005D76C8">
                <w:rPr>
                  <w:rFonts w:eastAsia="Times New Roman" w:cs="Calibri"/>
                  <w:color w:val="000000"/>
                  <w:sz w:val="16"/>
                  <w:szCs w:val="16"/>
                  <w:lang w:eastAsia="en-AU"/>
                </w:rPr>
                <w:t>ELZ10104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0" w:author="KIM, Jason" w:date="2019-04-02T13:39:00Z"/>
                <w:rFonts w:eastAsia="Times New Roman" w:cs="Calibri"/>
                <w:color w:val="000000"/>
                <w:sz w:val="16"/>
                <w:szCs w:val="16"/>
                <w:lang w:eastAsia="en-AU"/>
              </w:rPr>
            </w:pPr>
            <w:ins w:id="4891" w:author="KIM, Jason" w:date="2019-04-02T13:39:00Z">
              <w:r w:rsidRPr="005D76C8">
                <w:rPr>
                  <w:rFonts w:eastAsia="Times New Roman" w:cs="Calibri"/>
                  <w:color w:val="000000"/>
                  <w:sz w:val="16"/>
                  <w:szCs w:val="16"/>
                  <w:lang w:eastAsia="en-AU"/>
                </w:rPr>
                <w:t>EP88N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2" w:author="KIM, Jason" w:date="2019-04-02T13:39:00Z"/>
                <w:rFonts w:eastAsia="Times New Roman" w:cs="Calibri"/>
                <w:color w:val="000000"/>
                <w:sz w:val="16"/>
                <w:szCs w:val="16"/>
                <w:lang w:eastAsia="en-AU"/>
              </w:rPr>
            </w:pPr>
            <w:ins w:id="4893" w:author="KIM, Jason" w:date="2019-04-02T13:39:00Z">
              <w:r w:rsidRPr="005D76C8">
                <w:rPr>
                  <w:rFonts w:eastAsia="Times New Roman" w:cs="Calibri"/>
                  <w:color w:val="000000"/>
                  <w:sz w:val="16"/>
                  <w:szCs w:val="16"/>
                  <w:lang w:eastAsia="en-AU"/>
                </w:rPr>
                <w:t>CP13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4" w:author="KIM, Jason" w:date="2019-04-02T13:39:00Z"/>
                <w:rFonts w:eastAsia="Times New Roman" w:cs="Calibri"/>
                <w:color w:val="000000"/>
                <w:sz w:val="16"/>
                <w:szCs w:val="16"/>
                <w:lang w:eastAsia="en-AU"/>
              </w:rPr>
            </w:pPr>
            <w:ins w:id="4895" w:author="KIM, Jason" w:date="2019-04-02T13:39:00Z">
              <w:r w:rsidRPr="005D76C8">
                <w:rPr>
                  <w:rFonts w:eastAsia="Times New Roman" w:cs="Calibri"/>
                  <w:color w:val="000000"/>
                  <w:sz w:val="16"/>
                  <w:szCs w:val="16"/>
                  <w:lang w:eastAsia="en-AU"/>
                </w:rPr>
                <w:t>DLZ7883 to DLZ7884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96" w:author="KIM, Jason" w:date="2019-04-02T13:39:00Z"/>
                <w:rFonts w:eastAsia="Times New Roman" w:cs="Calibri"/>
                <w:color w:val="000000"/>
                <w:sz w:val="16"/>
                <w:szCs w:val="16"/>
                <w:lang w:eastAsia="en-AU"/>
              </w:rPr>
            </w:pPr>
            <w:ins w:id="4897"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98" w:author="KIM, Jason" w:date="2019-04-02T13:39:00Z"/>
                <w:rFonts w:eastAsia="Times New Roman" w:cs="Calibri"/>
                <w:color w:val="000000"/>
                <w:sz w:val="16"/>
                <w:szCs w:val="16"/>
                <w:lang w:eastAsia="en-AU"/>
              </w:rPr>
            </w:pPr>
            <w:ins w:id="4899" w:author="KIM, Jason" w:date="2019-04-02T13:39:00Z">
              <w:r w:rsidRPr="005D76C8">
                <w:rPr>
                  <w:rFonts w:eastAsia="Times New Roman" w:cs="Calibri"/>
                  <w:color w:val="000000"/>
                  <w:sz w:val="16"/>
                  <w:szCs w:val="16"/>
                  <w:lang w:eastAsia="en-AU"/>
                </w:rPr>
                <w:t>ELZ10250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0" w:author="KIM, Jason" w:date="2019-04-02T13:39:00Z"/>
                <w:rFonts w:eastAsia="Times New Roman" w:cs="Calibri"/>
                <w:color w:val="000000"/>
                <w:sz w:val="16"/>
                <w:szCs w:val="16"/>
                <w:lang w:eastAsia="en-AU"/>
              </w:rPr>
            </w:pPr>
            <w:ins w:id="4901" w:author="KIM, Jason" w:date="2019-04-02T13:39:00Z">
              <w:r w:rsidRPr="005D76C8">
                <w:rPr>
                  <w:rFonts w:eastAsia="Times New Roman" w:cs="Calibri"/>
                  <w:color w:val="000000"/>
                  <w:sz w:val="16"/>
                  <w:szCs w:val="16"/>
                  <w:lang w:eastAsia="en-AU"/>
                </w:rPr>
                <w:t>CP47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2" w:author="KIM, Jason" w:date="2019-04-02T13:39:00Z"/>
                <w:rFonts w:eastAsia="Times New Roman" w:cs="Calibri"/>
                <w:color w:val="000000"/>
                <w:sz w:val="16"/>
                <w:szCs w:val="16"/>
                <w:lang w:eastAsia="en-AU"/>
              </w:rPr>
            </w:pPr>
            <w:ins w:id="490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4" w:author="KIM, Jason" w:date="2019-04-02T13:39:00Z"/>
                <w:rFonts w:eastAsia="Times New Roman" w:cs="Calibri"/>
                <w:color w:val="000000"/>
                <w:sz w:val="16"/>
                <w:szCs w:val="16"/>
                <w:lang w:eastAsia="en-AU"/>
              </w:rPr>
            </w:pPr>
            <w:ins w:id="4905" w:author="KIM, Jason" w:date="2019-04-02T13:39:00Z">
              <w:r w:rsidRPr="005D76C8">
                <w:rPr>
                  <w:rFonts w:eastAsia="Times New Roman" w:cs="Calibri"/>
                  <w:color w:val="000000"/>
                  <w:sz w:val="16"/>
                  <w:szCs w:val="16"/>
                  <w:lang w:eastAsia="en-AU"/>
                </w:rPr>
                <w:t>DLZ1473 to DLZ1473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06" w:author="KIM, Jason" w:date="2019-04-02T13:39:00Z"/>
                <w:rFonts w:eastAsia="Times New Roman" w:cs="Calibri"/>
                <w:color w:val="000000"/>
                <w:sz w:val="16"/>
                <w:szCs w:val="16"/>
                <w:lang w:eastAsia="en-AU"/>
              </w:rPr>
            </w:pPr>
            <w:ins w:id="490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08" w:author="KIM, Jason" w:date="2019-04-02T13:39:00Z"/>
                <w:rFonts w:eastAsia="Times New Roman" w:cs="Calibri"/>
                <w:color w:val="000000"/>
                <w:sz w:val="16"/>
                <w:szCs w:val="16"/>
                <w:lang w:eastAsia="en-AU"/>
              </w:rPr>
            </w:pPr>
            <w:ins w:id="4909" w:author="KIM, Jason" w:date="2019-04-02T13:39:00Z">
              <w:r w:rsidRPr="005D76C8">
                <w:rPr>
                  <w:rFonts w:eastAsia="Times New Roman" w:cs="Calibri"/>
                  <w:color w:val="000000"/>
                  <w:sz w:val="16"/>
                  <w:szCs w:val="16"/>
                  <w:lang w:eastAsia="en-AU"/>
                </w:rPr>
                <w:t>ELZ10398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10" w:author="KIM, Jason" w:date="2019-04-02T13:39:00Z"/>
                <w:rFonts w:eastAsia="Times New Roman" w:cs="Calibri"/>
                <w:color w:val="000000"/>
                <w:sz w:val="16"/>
                <w:szCs w:val="16"/>
                <w:lang w:eastAsia="en-AU"/>
              </w:rPr>
            </w:pPr>
            <w:ins w:id="4911" w:author="KIM, Jason" w:date="2019-04-02T13:39:00Z">
              <w:r w:rsidRPr="005D76C8">
                <w:rPr>
                  <w:rFonts w:eastAsia="Times New Roman" w:cs="Calibri"/>
                  <w:color w:val="000000"/>
                  <w:sz w:val="16"/>
                  <w:szCs w:val="16"/>
                  <w:lang w:eastAsia="en-AU"/>
                </w:rPr>
                <w:t>CP73N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12" w:author="KIM, Jason" w:date="2019-04-02T13:39:00Z"/>
                <w:rFonts w:eastAsia="Times New Roman" w:cs="Calibri"/>
                <w:color w:val="000000"/>
                <w:sz w:val="16"/>
                <w:szCs w:val="16"/>
                <w:lang w:eastAsia="en-AU"/>
              </w:rPr>
            </w:pPr>
            <w:ins w:id="4913" w:author="KIM, Jason" w:date="2019-04-02T13:39:00Z">
              <w:r w:rsidRPr="005D76C8">
                <w:rPr>
                  <w:rFonts w:eastAsia="Times New Roman" w:cs="Calibri"/>
                  <w:color w:val="000000"/>
                  <w:sz w:val="16"/>
                  <w:szCs w:val="16"/>
                  <w:lang w:eastAsia="en-AU"/>
                </w:rPr>
                <w:t>CP73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14" w:author="KIM, Jason" w:date="2019-04-02T13:39:00Z"/>
                <w:rFonts w:eastAsia="Times New Roman" w:cs="Calibri"/>
                <w:color w:val="000000"/>
                <w:sz w:val="16"/>
                <w:szCs w:val="16"/>
                <w:lang w:eastAsia="en-AU"/>
              </w:rPr>
            </w:pPr>
            <w:ins w:id="4915" w:author="KIM, Jason" w:date="2019-04-02T13:39:00Z">
              <w:r w:rsidRPr="005D76C8">
                <w:rPr>
                  <w:rFonts w:eastAsia="Times New Roman" w:cs="Calibri"/>
                  <w:color w:val="000000"/>
                  <w:sz w:val="16"/>
                  <w:szCs w:val="16"/>
                  <w:lang w:eastAsia="en-AU"/>
                </w:rPr>
                <w:t>DLZ1731 to DLZ1732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16" w:author="KIM, Jason" w:date="2019-04-02T13:39:00Z"/>
                <w:rFonts w:eastAsia="Times New Roman" w:cs="Calibri"/>
                <w:color w:val="000000"/>
                <w:sz w:val="16"/>
                <w:szCs w:val="16"/>
                <w:lang w:eastAsia="en-AU"/>
              </w:rPr>
            </w:pPr>
            <w:ins w:id="491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1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19" w:author="KIM, Jason" w:date="2019-04-02T13:39:00Z"/>
                <w:rFonts w:eastAsia="Times New Roman" w:cs="Calibri"/>
                <w:color w:val="000000"/>
                <w:sz w:val="16"/>
                <w:szCs w:val="16"/>
                <w:lang w:eastAsia="en-AU"/>
              </w:rPr>
            </w:pPr>
            <w:ins w:id="4920" w:author="KIM, Jason" w:date="2019-04-02T13:39:00Z">
              <w:r w:rsidRPr="005D76C8">
                <w:rPr>
                  <w:rFonts w:eastAsia="Times New Roman" w:cs="Calibri"/>
                  <w:color w:val="000000"/>
                  <w:sz w:val="16"/>
                  <w:szCs w:val="16"/>
                  <w:lang w:eastAsia="en-AU"/>
                </w:rPr>
                <w:t>ELZ10112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1" w:author="KIM, Jason" w:date="2019-04-02T13:39:00Z"/>
                <w:rFonts w:eastAsia="Times New Roman" w:cs="Calibri"/>
                <w:color w:val="000000"/>
                <w:sz w:val="16"/>
                <w:szCs w:val="16"/>
                <w:lang w:eastAsia="en-AU"/>
              </w:rPr>
            </w:pPr>
            <w:ins w:id="4922"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3" w:author="KIM, Jason" w:date="2019-04-02T13:39:00Z"/>
                <w:rFonts w:eastAsia="Times New Roman" w:cs="Calibri"/>
                <w:color w:val="000000"/>
                <w:sz w:val="16"/>
                <w:szCs w:val="16"/>
                <w:lang w:eastAsia="en-AU"/>
              </w:rPr>
            </w:pPr>
            <w:ins w:id="492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5" w:author="KIM, Jason" w:date="2019-04-02T13:39:00Z"/>
                <w:rFonts w:eastAsia="Times New Roman" w:cs="Calibri"/>
                <w:color w:val="000000"/>
                <w:sz w:val="16"/>
                <w:szCs w:val="16"/>
                <w:lang w:eastAsia="en-AU"/>
              </w:rPr>
            </w:pPr>
            <w:ins w:id="4926"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27" w:author="KIM, Jason" w:date="2019-04-02T13:39:00Z"/>
                <w:rFonts w:eastAsia="Times New Roman" w:cs="Calibri"/>
                <w:color w:val="000000"/>
                <w:sz w:val="16"/>
                <w:szCs w:val="16"/>
                <w:lang w:eastAsia="en-AU"/>
              </w:rPr>
            </w:pPr>
            <w:ins w:id="4928"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29" w:author="KIM, Jason" w:date="2019-04-02T13:39:00Z"/>
                <w:rFonts w:eastAsia="Times New Roman" w:cs="Calibri"/>
                <w:color w:val="000000"/>
                <w:sz w:val="16"/>
                <w:szCs w:val="16"/>
                <w:lang w:eastAsia="en-AU"/>
              </w:rPr>
            </w:pPr>
            <w:ins w:id="4930" w:author="KIM, Jason" w:date="2019-04-02T13:39:00Z">
              <w:r w:rsidRPr="005D76C8">
                <w:rPr>
                  <w:rFonts w:eastAsia="Times New Roman" w:cs="Calibri"/>
                  <w:color w:val="000000"/>
                  <w:sz w:val="16"/>
                  <w:szCs w:val="16"/>
                  <w:lang w:eastAsia="en-AU"/>
                </w:rPr>
                <w:t>ELZ10252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1" w:author="KIM, Jason" w:date="2019-04-02T13:39:00Z"/>
                <w:rFonts w:eastAsia="Times New Roman" w:cs="Calibri"/>
                <w:color w:val="000000"/>
                <w:sz w:val="16"/>
                <w:szCs w:val="16"/>
                <w:lang w:eastAsia="en-AU"/>
              </w:rPr>
            </w:pPr>
            <w:ins w:id="4932" w:author="KIM, Jason" w:date="2019-04-02T13:39:00Z">
              <w:r w:rsidRPr="005D76C8">
                <w:rPr>
                  <w:rFonts w:eastAsia="Times New Roman" w:cs="Calibri"/>
                  <w:color w:val="000000"/>
                  <w:sz w:val="16"/>
                  <w:szCs w:val="16"/>
                  <w:lang w:eastAsia="en-AU"/>
                </w:rPr>
                <w:t>CP47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3" w:author="KIM, Jason" w:date="2019-04-02T13:39:00Z"/>
                <w:rFonts w:eastAsia="Times New Roman" w:cs="Calibri"/>
                <w:color w:val="000000"/>
                <w:sz w:val="16"/>
                <w:szCs w:val="16"/>
                <w:lang w:eastAsia="en-AU"/>
              </w:rPr>
            </w:pPr>
            <w:ins w:id="4934" w:author="KIM, Jason" w:date="2019-04-02T13:39:00Z">
              <w:r w:rsidRPr="005D76C8">
                <w:rPr>
                  <w:rFonts w:eastAsia="Times New Roman" w:cs="Calibri"/>
                  <w:color w:val="000000"/>
                  <w:sz w:val="16"/>
                  <w:szCs w:val="16"/>
                  <w:lang w:eastAsia="en-AU"/>
                </w:rPr>
                <w:t>CP48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5" w:author="KIM, Jason" w:date="2019-04-02T13:39:00Z"/>
                <w:rFonts w:eastAsia="Times New Roman" w:cs="Calibri"/>
                <w:color w:val="000000"/>
                <w:sz w:val="16"/>
                <w:szCs w:val="16"/>
                <w:lang w:eastAsia="en-AU"/>
              </w:rPr>
            </w:pPr>
            <w:ins w:id="4936" w:author="KIM, Jason" w:date="2019-04-02T13:39:00Z">
              <w:r w:rsidRPr="005D76C8">
                <w:rPr>
                  <w:rFonts w:eastAsia="Times New Roman" w:cs="Calibri"/>
                  <w:color w:val="000000"/>
                  <w:sz w:val="16"/>
                  <w:szCs w:val="16"/>
                  <w:lang w:eastAsia="en-AU"/>
                </w:rPr>
                <w:t>DLZ1474 to DLZ1482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37" w:author="KIM, Jason" w:date="2019-04-02T13:39:00Z"/>
                <w:rFonts w:eastAsia="Times New Roman" w:cs="Calibri"/>
                <w:color w:val="000000"/>
                <w:sz w:val="16"/>
                <w:szCs w:val="16"/>
                <w:lang w:eastAsia="en-AU"/>
              </w:rPr>
            </w:pPr>
            <w:ins w:id="493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39" w:author="KIM, Jason" w:date="2019-04-02T13:39:00Z"/>
                <w:rFonts w:eastAsia="Times New Roman" w:cs="Calibri"/>
                <w:color w:val="000000"/>
                <w:sz w:val="16"/>
                <w:szCs w:val="16"/>
                <w:lang w:eastAsia="en-AU"/>
              </w:rPr>
            </w:pPr>
            <w:ins w:id="4940" w:author="KIM, Jason" w:date="2019-04-02T13:39:00Z">
              <w:r w:rsidRPr="005D76C8">
                <w:rPr>
                  <w:rFonts w:eastAsia="Times New Roman" w:cs="Calibri"/>
                  <w:color w:val="000000"/>
                  <w:sz w:val="16"/>
                  <w:szCs w:val="16"/>
                  <w:lang w:eastAsia="en-AU"/>
                </w:rPr>
                <w:t>ELZ10400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1" w:author="KIM, Jason" w:date="2019-04-02T13:39:00Z"/>
                <w:rFonts w:eastAsia="Times New Roman" w:cs="Calibri"/>
                <w:color w:val="000000"/>
                <w:sz w:val="16"/>
                <w:szCs w:val="16"/>
                <w:lang w:eastAsia="en-AU"/>
              </w:rPr>
            </w:pPr>
            <w:ins w:id="4942" w:author="KIM, Jason" w:date="2019-04-02T13:39:00Z">
              <w:r w:rsidRPr="005D76C8">
                <w:rPr>
                  <w:rFonts w:eastAsia="Times New Roman" w:cs="Calibri"/>
                  <w:color w:val="000000"/>
                  <w:sz w:val="16"/>
                  <w:szCs w:val="16"/>
                  <w:lang w:eastAsia="en-AU"/>
                </w:rPr>
                <w:t>CP73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3" w:author="KIM, Jason" w:date="2019-04-02T13:39:00Z"/>
                <w:rFonts w:eastAsia="Times New Roman" w:cs="Calibri"/>
                <w:color w:val="000000"/>
                <w:sz w:val="16"/>
                <w:szCs w:val="16"/>
                <w:lang w:eastAsia="en-AU"/>
              </w:rPr>
            </w:pPr>
            <w:ins w:id="494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5" w:author="KIM, Jason" w:date="2019-04-02T13:39:00Z"/>
                <w:rFonts w:eastAsia="Times New Roman" w:cs="Calibri"/>
                <w:color w:val="000000"/>
                <w:sz w:val="16"/>
                <w:szCs w:val="16"/>
                <w:lang w:eastAsia="en-AU"/>
              </w:rPr>
            </w:pPr>
            <w:ins w:id="4946" w:author="KIM, Jason" w:date="2019-04-02T13:39:00Z">
              <w:r w:rsidRPr="005D76C8">
                <w:rPr>
                  <w:rFonts w:eastAsia="Times New Roman" w:cs="Calibri"/>
                  <w:color w:val="000000"/>
                  <w:sz w:val="16"/>
                  <w:szCs w:val="16"/>
                  <w:lang w:eastAsia="en-AU"/>
                </w:rPr>
                <w:t>DLZ1733 to DLZ1733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47" w:author="KIM, Jason" w:date="2019-04-02T13:39:00Z"/>
                <w:rFonts w:eastAsia="Times New Roman" w:cs="Calibri"/>
                <w:color w:val="000000"/>
                <w:sz w:val="16"/>
                <w:szCs w:val="16"/>
                <w:lang w:eastAsia="en-AU"/>
              </w:rPr>
            </w:pPr>
            <w:ins w:id="494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4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50" w:author="KIM, Jason" w:date="2019-04-02T13:39:00Z"/>
                <w:rFonts w:eastAsia="Times New Roman" w:cs="Calibri"/>
                <w:color w:val="000000"/>
                <w:sz w:val="16"/>
                <w:szCs w:val="16"/>
                <w:lang w:eastAsia="en-AU"/>
              </w:rPr>
            </w:pPr>
            <w:ins w:id="4951" w:author="KIM, Jason" w:date="2019-04-02T13:39:00Z">
              <w:r w:rsidRPr="005D76C8">
                <w:rPr>
                  <w:rFonts w:eastAsia="Times New Roman" w:cs="Calibri"/>
                  <w:color w:val="000000"/>
                  <w:sz w:val="16"/>
                  <w:szCs w:val="16"/>
                  <w:lang w:eastAsia="en-AU"/>
                </w:rPr>
                <w:t>ELZ10114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2" w:author="KIM, Jason" w:date="2019-04-02T13:39:00Z"/>
                <w:rFonts w:eastAsia="Times New Roman" w:cs="Calibri"/>
                <w:color w:val="000000"/>
                <w:sz w:val="16"/>
                <w:szCs w:val="16"/>
                <w:lang w:eastAsia="en-AU"/>
              </w:rPr>
            </w:pPr>
            <w:ins w:id="4953" w:author="KIM, Jason" w:date="2019-04-02T13:39:00Z">
              <w:r w:rsidRPr="005D76C8">
                <w:rPr>
                  <w:rFonts w:eastAsia="Times New Roman" w:cs="Calibri"/>
                  <w:color w:val="000000"/>
                  <w:sz w:val="16"/>
                  <w:szCs w:val="16"/>
                  <w:lang w:eastAsia="en-AU"/>
                </w:rPr>
                <w:t>CP14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4" w:author="KIM, Jason" w:date="2019-04-02T13:39:00Z"/>
                <w:rFonts w:eastAsia="Times New Roman" w:cs="Calibri"/>
                <w:color w:val="000000"/>
                <w:sz w:val="16"/>
                <w:szCs w:val="16"/>
                <w:lang w:eastAsia="en-AU"/>
              </w:rPr>
            </w:pPr>
            <w:ins w:id="495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6" w:author="KIM, Jason" w:date="2019-04-02T13:39:00Z"/>
                <w:rFonts w:eastAsia="Times New Roman" w:cs="Calibri"/>
                <w:color w:val="000000"/>
                <w:sz w:val="16"/>
                <w:szCs w:val="16"/>
                <w:lang w:eastAsia="en-AU"/>
              </w:rPr>
            </w:pPr>
            <w:ins w:id="4957" w:author="KIM, Jason" w:date="2019-04-02T13:39:00Z">
              <w:r w:rsidRPr="005D76C8">
                <w:rPr>
                  <w:rFonts w:eastAsia="Times New Roman" w:cs="Calibri"/>
                  <w:color w:val="000000"/>
                  <w:sz w:val="16"/>
                  <w:szCs w:val="16"/>
                  <w:lang w:eastAsia="en-AU"/>
                </w:rPr>
                <w:t>DLZ1143 to DLZ1143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58" w:author="KIM, Jason" w:date="2019-04-02T13:39:00Z"/>
                <w:rFonts w:eastAsia="Times New Roman" w:cs="Calibri"/>
                <w:color w:val="000000"/>
                <w:sz w:val="16"/>
                <w:szCs w:val="16"/>
                <w:lang w:eastAsia="en-AU"/>
              </w:rPr>
            </w:pPr>
            <w:ins w:id="495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60" w:author="KIM, Jason" w:date="2019-04-02T13:39:00Z"/>
                <w:rFonts w:eastAsia="Times New Roman" w:cs="Calibri"/>
                <w:color w:val="000000"/>
                <w:sz w:val="16"/>
                <w:szCs w:val="16"/>
                <w:lang w:eastAsia="en-AU"/>
              </w:rPr>
            </w:pPr>
            <w:ins w:id="4961" w:author="KIM, Jason" w:date="2019-04-02T13:39:00Z">
              <w:r w:rsidRPr="005D76C8">
                <w:rPr>
                  <w:rFonts w:eastAsia="Times New Roman" w:cs="Calibri"/>
                  <w:color w:val="000000"/>
                  <w:sz w:val="16"/>
                  <w:szCs w:val="16"/>
                  <w:lang w:eastAsia="en-AU"/>
                </w:rPr>
                <w:t>ELZ10254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2" w:author="KIM, Jason" w:date="2019-04-02T13:39:00Z"/>
                <w:rFonts w:eastAsia="Times New Roman" w:cs="Calibri"/>
                <w:color w:val="000000"/>
                <w:sz w:val="16"/>
                <w:szCs w:val="16"/>
                <w:lang w:eastAsia="en-AU"/>
              </w:rPr>
            </w:pPr>
            <w:ins w:id="4963" w:author="KIM, Jason" w:date="2019-04-02T13:39:00Z">
              <w:r w:rsidRPr="005D76C8">
                <w:rPr>
                  <w:rFonts w:eastAsia="Times New Roman" w:cs="Calibri"/>
                  <w:color w:val="000000"/>
                  <w:sz w:val="16"/>
                  <w:szCs w:val="16"/>
                  <w:lang w:eastAsia="en-AU"/>
                </w:rPr>
                <w:t>CP48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4" w:author="KIM, Jason" w:date="2019-04-02T13:39:00Z"/>
                <w:rFonts w:eastAsia="Times New Roman" w:cs="Calibri"/>
                <w:color w:val="000000"/>
                <w:sz w:val="16"/>
                <w:szCs w:val="16"/>
                <w:lang w:eastAsia="en-AU"/>
              </w:rPr>
            </w:pPr>
            <w:ins w:id="496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6" w:author="KIM, Jason" w:date="2019-04-02T13:39:00Z"/>
                <w:rFonts w:eastAsia="Times New Roman" w:cs="Calibri"/>
                <w:color w:val="000000"/>
                <w:sz w:val="16"/>
                <w:szCs w:val="16"/>
                <w:lang w:eastAsia="en-AU"/>
              </w:rPr>
            </w:pPr>
            <w:ins w:id="4967" w:author="KIM, Jason" w:date="2019-04-02T13:39:00Z">
              <w:r w:rsidRPr="005D76C8">
                <w:rPr>
                  <w:rFonts w:eastAsia="Times New Roman" w:cs="Calibri"/>
                  <w:color w:val="000000"/>
                  <w:sz w:val="16"/>
                  <w:szCs w:val="16"/>
                  <w:lang w:eastAsia="en-AU"/>
                </w:rPr>
                <w:t>DLZ1483 to DLZ1483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68" w:author="KIM, Jason" w:date="2019-04-02T13:39:00Z"/>
                <w:rFonts w:eastAsia="Times New Roman" w:cs="Calibri"/>
                <w:color w:val="000000"/>
                <w:sz w:val="16"/>
                <w:szCs w:val="16"/>
                <w:lang w:eastAsia="en-AU"/>
              </w:rPr>
            </w:pPr>
            <w:ins w:id="496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70" w:author="KIM, Jason" w:date="2019-04-02T13:39:00Z"/>
                <w:rFonts w:eastAsia="Times New Roman" w:cs="Calibri"/>
                <w:color w:val="000000"/>
                <w:sz w:val="16"/>
                <w:szCs w:val="16"/>
                <w:lang w:eastAsia="en-AU"/>
              </w:rPr>
            </w:pPr>
            <w:ins w:id="4971" w:author="KIM, Jason" w:date="2019-04-02T13:39:00Z">
              <w:r w:rsidRPr="005D76C8">
                <w:rPr>
                  <w:rFonts w:eastAsia="Times New Roman" w:cs="Calibri"/>
                  <w:color w:val="000000"/>
                  <w:sz w:val="16"/>
                  <w:szCs w:val="16"/>
                  <w:lang w:eastAsia="en-AU"/>
                </w:rPr>
                <w:t>ELZ10402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72" w:author="KIM, Jason" w:date="2019-04-02T13:39:00Z"/>
                <w:rFonts w:eastAsia="Times New Roman" w:cs="Calibri"/>
                <w:color w:val="000000"/>
                <w:sz w:val="16"/>
                <w:szCs w:val="16"/>
                <w:lang w:eastAsia="en-AU"/>
              </w:rPr>
            </w:pPr>
            <w:ins w:id="4973" w:author="KIM, Jason" w:date="2019-04-02T13:39:00Z">
              <w:r w:rsidRPr="005D76C8">
                <w:rPr>
                  <w:rFonts w:eastAsia="Times New Roman" w:cs="Calibri"/>
                  <w:color w:val="000000"/>
                  <w:sz w:val="16"/>
                  <w:szCs w:val="16"/>
                  <w:lang w:eastAsia="en-AU"/>
                </w:rPr>
                <w:t>CP73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74" w:author="KIM, Jason" w:date="2019-04-02T13:39:00Z"/>
                <w:rFonts w:eastAsia="Times New Roman" w:cs="Calibri"/>
                <w:color w:val="000000"/>
                <w:sz w:val="16"/>
                <w:szCs w:val="16"/>
                <w:lang w:eastAsia="en-AU"/>
              </w:rPr>
            </w:pPr>
            <w:ins w:id="4975" w:author="KIM, Jason" w:date="2019-04-02T13:39:00Z">
              <w:r w:rsidRPr="005D76C8">
                <w:rPr>
                  <w:rFonts w:eastAsia="Times New Roman" w:cs="Calibri"/>
                  <w:color w:val="000000"/>
                  <w:sz w:val="16"/>
                  <w:szCs w:val="16"/>
                  <w:lang w:eastAsia="en-AU"/>
                </w:rPr>
                <w:t>CP74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76" w:author="KIM, Jason" w:date="2019-04-02T13:39:00Z"/>
                <w:rFonts w:eastAsia="Times New Roman" w:cs="Calibri"/>
                <w:color w:val="000000"/>
                <w:sz w:val="16"/>
                <w:szCs w:val="16"/>
                <w:lang w:eastAsia="en-AU"/>
              </w:rPr>
            </w:pPr>
            <w:ins w:id="4977" w:author="KIM, Jason" w:date="2019-04-02T13:39:00Z">
              <w:r w:rsidRPr="005D76C8">
                <w:rPr>
                  <w:rFonts w:eastAsia="Times New Roman" w:cs="Calibri"/>
                  <w:color w:val="000000"/>
                  <w:sz w:val="16"/>
                  <w:szCs w:val="16"/>
                  <w:lang w:eastAsia="en-AU"/>
                </w:rPr>
                <w:t>DLZ1734 to DLZ1742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78" w:author="KIM, Jason" w:date="2019-04-02T13:39:00Z"/>
                <w:rFonts w:eastAsia="Times New Roman" w:cs="Calibri"/>
                <w:color w:val="000000"/>
                <w:sz w:val="16"/>
                <w:szCs w:val="16"/>
                <w:lang w:eastAsia="en-AU"/>
              </w:rPr>
            </w:pPr>
            <w:ins w:id="497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8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81" w:author="KIM, Jason" w:date="2019-04-02T13:39:00Z"/>
                <w:rFonts w:eastAsia="Times New Roman" w:cs="Calibri"/>
                <w:color w:val="000000"/>
                <w:sz w:val="16"/>
                <w:szCs w:val="16"/>
                <w:lang w:eastAsia="en-AU"/>
              </w:rPr>
            </w:pPr>
            <w:ins w:id="4982" w:author="KIM, Jason" w:date="2019-04-02T13:39:00Z">
              <w:r w:rsidRPr="005D76C8">
                <w:rPr>
                  <w:rFonts w:eastAsia="Times New Roman" w:cs="Calibri"/>
                  <w:color w:val="000000"/>
                  <w:sz w:val="16"/>
                  <w:szCs w:val="16"/>
                  <w:lang w:eastAsia="en-AU"/>
                </w:rPr>
                <w:t>ELZ10116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3" w:author="KIM, Jason" w:date="2019-04-02T13:39:00Z"/>
                <w:rFonts w:eastAsia="Times New Roman" w:cs="Calibri"/>
                <w:color w:val="000000"/>
                <w:sz w:val="16"/>
                <w:szCs w:val="16"/>
                <w:lang w:eastAsia="en-AU"/>
              </w:rPr>
            </w:pPr>
            <w:ins w:id="4984" w:author="KIM, Jason" w:date="2019-04-02T13:39:00Z">
              <w:r w:rsidRPr="005D76C8">
                <w:rPr>
                  <w:rFonts w:eastAsia="Times New Roman" w:cs="Calibri"/>
                  <w:color w:val="000000"/>
                  <w:sz w:val="16"/>
                  <w:szCs w:val="16"/>
                  <w:lang w:eastAsia="en-AU"/>
                </w:rPr>
                <w:t>CP14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5" w:author="KIM, Jason" w:date="2019-04-02T13:39:00Z"/>
                <w:rFonts w:eastAsia="Times New Roman" w:cs="Calibri"/>
                <w:color w:val="000000"/>
                <w:sz w:val="16"/>
                <w:szCs w:val="16"/>
                <w:lang w:eastAsia="en-AU"/>
              </w:rPr>
            </w:pPr>
            <w:ins w:id="4986" w:author="KIM, Jason" w:date="2019-04-02T13:39:00Z">
              <w:r w:rsidRPr="005D76C8">
                <w:rPr>
                  <w:rFonts w:eastAsia="Times New Roman" w:cs="Calibri"/>
                  <w:color w:val="000000"/>
                  <w:sz w:val="16"/>
                  <w:szCs w:val="16"/>
                  <w:lang w:eastAsia="en-AU"/>
                </w:rPr>
                <w:t>CP15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7" w:author="KIM, Jason" w:date="2019-04-02T13:39:00Z"/>
                <w:rFonts w:eastAsia="Times New Roman" w:cs="Calibri"/>
                <w:color w:val="000000"/>
                <w:sz w:val="16"/>
                <w:szCs w:val="16"/>
                <w:lang w:eastAsia="en-AU"/>
              </w:rPr>
            </w:pPr>
            <w:ins w:id="4988" w:author="KIM, Jason" w:date="2019-04-02T13:39:00Z">
              <w:r w:rsidRPr="005D76C8">
                <w:rPr>
                  <w:rFonts w:eastAsia="Times New Roman" w:cs="Calibri"/>
                  <w:color w:val="000000"/>
                  <w:sz w:val="16"/>
                  <w:szCs w:val="16"/>
                  <w:lang w:eastAsia="en-AU"/>
                </w:rPr>
                <w:t>DLZ1144 to DLZ1151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89" w:author="KIM, Jason" w:date="2019-04-02T13:39:00Z"/>
                <w:rFonts w:eastAsia="Times New Roman" w:cs="Calibri"/>
                <w:color w:val="000000"/>
                <w:sz w:val="16"/>
                <w:szCs w:val="16"/>
                <w:lang w:eastAsia="en-AU"/>
              </w:rPr>
            </w:pPr>
            <w:ins w:id="499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91" w:author="KIM, Jason" w:date="2019-04-02T13:39:00Z"/>
                <w:rFonts w:eastAsia="Times New Roman" w:cs="Calibri"/>
                <w:color w:val="000000"/>
                <w:sz w:val="16"/>
                <w:szCs w:val="16"/>
                <w:lang w:eastAsia="en-AU"/>
              </w:rPr>
            </w:pPr>
            <w:ins w:id="4992" w:author="KIM, Jason" w:date="2019-04-02T13:39:00Z">
              <w:r w:rsidRPr="005D76C8">
                <w:rPr>
                  <w:rFonts w:eastAsia="Times New Roman" w:cs="Calibri"/>
                  <w:color w:val="000000"/>
                  <w:sz w:val="16"/>
                  <w:szCs w:val="16"/>
                  <w:lang w:eastAsia="en-AU"/>
                </w:rPr>
                <w:t>ELZ10256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3" w:author="KIM, Jason" w:date="2019-04-02T13:39:00Z"/>
                <w:rFonts w:eastAsia="Times New Roman" w:cs="Calibri"/>
                <w:color w:val="000000"/>
                <w:sz w:val="16"/>
                <w:szCs w:val="16"/>
                <w:lang w:eastAsia="en-AU"/>
              </w:rPr>
            </w:pPr>
            <w:ins w:id="4994" w:author="KIM, Jason" w:date="2019-04-02T13:39:00Z">
              <w:r w:rsidRPr="005D76C8">
                <w:rPr>
                  <w:rFonts w:eastAsia="Times New Roman" w:cs="Calibri"/>
                  <w:color w:val="000000"/>
                  <w:sz w:val="16"/>
                  <w:szCs w:val="16"/>
                  <w:lang w:eastAsia="en-AU"/>
                </w:rPr>
                <w:t>CP48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5" w:author="KIM, Jason" w:date="2019-04-02T13:39:00Z"/>
                <w:rFonts w:eastAsia="Times New Roman" w:cs="Calibri"/>
                <w:color w:val="000000"/>
                <w:sz w:val="16"/>
                <w:szCs w:val="16"/>
                <w:lang w:eastAsia="en-AU"/>
              </w:rPr>
            </w:pPr>
            <w:ins w:id="4996" w:author="KIM, Jason" w:date="2019-04-02T13:39:00Z">
              <w:r w:rsidRPr="005D76C8">
                <w:rPr>
                  <w:rFonts w:eastAsia="Times New Roman" w:cs="Calibri"/>
                  <w:color w:val="000000"/>
                  <w:sz w:val="16"/>
                  <w:szCs w:val="16"/>
                  <w:lang w:eastAsia="en-AU"/>
                </w:rPr>
                <w:t>CP49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7" w:author="KIM, Jason" w:date="2019-04-02T13:39:00Z"/>
                <w:rFonts w:eastAsia="Times New Roman" w:cs="Calibri"/>
                <w:color w:val="000000"/>
                <w:sz w:val="16"/>
                <w:szCs w:val="16"/>
                <w:lang w:eastAsia="en-AU"/>
              </w:rPr>
            </w:pPr>
            <w:ins w:id="4998" w:author="KIM, Jason" w:date="2019-04-02T13:39:00Z">
              <w:r w:rsidRPr="005D76C8">
                <w:rPr>
                  <w:rFonts w:eastAsia="Times New Roman" w:cs="Calibri"/>
                  <w:color w:val="000000"/>
                  <w:sz w:val="16"/>
                  <w:szCs w:val="16"/>
                  <w:lang w:eastAsia="en-AU"/>
                </w:rPr>
                <w:t>DLZ1484 to DLZ1492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99" w:author="KIM, Jason" w:date="2019-04-02T13:39:00Z"/>
                <w:rFonts w:eastAsia="Times New Roman" w:cs="Calibri"/>
                <w:color w:val="000000"/>
                <w:sz w:val="16"/>
                <w:szCs w:val="16"/>
                <w:lang w:eastAsia="en-AU"/>
              </w:rPr>
            </w:pPr>
            <w:ins w:id="500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01" w:author="KIM, Jason" w:date="2019-04-02T13:39:00Z"/>
                <w:rFonts w:eastAsia="Times New Roman" w:cs="Calibri"/>
                <w:color w:val="000000"/>
                <w:sz w:val="16"/>
                <w:szCs w:val="16"/>
                <w:lang w:eastAsia="en-AU"/>
              </w:rPr>
            </w:pPr>
            <w:ins w:id="5002" w:author="KIM, Jason" w:date="2019-04-02T13:39:00Z">
              <w:r w:rsidRPr="005D76C8">
                <w:rPr>
                  <w:rFonts w:eastAsia="Times New Roman" w:cs="Calibri"/>
                  <w:color w:val="000000"/>
                  <w:sz w:val="16"/>
                  <w:szCs w:val="16"/>
                  <w:lang w:eastAsia="en-AU"/>
                </w:rPr>
                <w:t>ELZ10404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3" w:author="KIM, Jason" w:date="2019-04-02T13:39:00Z"/>
                <w:rFonts w:eastAsia="Times New Roman" w:cs="Calibri"/>
                <w:color w:val="000000"/>
                <w:sz w:val="16"/>
                <w:szCs w:val="16"/>
                <w:lang w:eastAsia="en-AU"/>
              </w:rPr>
            </w:pPr>
            <w:ins w:id="5004" w:author="KIM, Jason" w:date="2019-04-02T13:39:00Z">
              <w:r w:rsidRPr="005D76C8">
                <w:rPr>
                  <w:rFonts w:eastAsia="Times New Roman" w:cs="Calibri"/>
                  <w:color w:val="000000"/>
                  <w:sz w:val="16"/>
                  <w:szCs w:val="16"/>
                  <w:lang w:eastAsia="en-AU"/>
                </w:rPr>
                <w:t>CP74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5" w:author="KIM, Jason" w:date="2019-04-02T13:39:00Z"/>
                <w:rFonts w:eastAsia="Times New Roman" w:cs="Calibri"/>
                <w:color w:val="000000"/>
                <w:sz w:val="16"/>
                <w:szCs w:val="16"/>
                <w:lang w:eastAsia="en-AU"/>
              </w:rPr>
            </w:pPr>
            <w:ins w:id="500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7" w:author="KIM, Jason" w:date="2019-04-02T13:39:00Z"/>
                <w:rFonts w:eastAsia="Times New Roman" w:cs="Calibri"/>
                <w:color w:val="000000"/>
                <w:sz w:val="16"/>
                <w:szCs w:val="16"/>
                <w:lang w:eastAsia="en-AU"/>
              </w:rPr>
            </w:pPr>
            <w:ins w:id="5008" w:author="KIM, Jason" w:date="2019-04-02T13:39:00Z">
              <w:r w:rsidRPr="005D76C8">
                <w:rPr>
                  <w:rFonts w:eastAsia="Times New Roman" w:cs="Calibri"/>
                  <w:color w:val="000000"/>
                  <w:sz w:val="16"/>
                  <w:szCs w:val="16"/>
                  <w:lang w:eastAsia="en-AU"/>
                </w:rPr>
                <w:t>DLZ1743 to DLZ1743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09" w:author="KIM, Jason" w:date="2019-04-02T13:39:00Z"/>
                <w:rFonts w:eastAsia="Times New Roman" w:cs="Calibri"/>
                <w:color w:val="000000"/>
                <w:sz w:val="16"/>
                <w:szCs w:val="16"/>
                <w:lang w:eastAsia="en-AU"/>
              </w:rPr>
            </w:pPr>
            <w:ins w:id="501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1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12" w:author="KIM, Jason" w:date="2019-04-02T13:39:00Z"/>
                <w:rFonts w:eastAsia="Times New Roman" w:cs="Calibri"/>
                <w:color w:val="000000"/>
                <w:sz w:val="16"/>
                <w:szCs w:val="16"/>
                <w:lang w:eastAsia="en-AU"/>
              </w:rPr>
            </w:pPr>
            <w:ins w:id="5013" w:author="KIM, Jason" w:date="2019-04-02T13:39:00Z">
              <w:r w:rsidRPr="005D76C8">
                <w:rPr>
                  <w:rFonts w:eastAsia="Times New Roman" w:cs="Calibri"/>
                  <w:color w:val="000000"/>
                  <w:sz w:val="16"/>
                  <w:szCs w:val="16"/>
                  <w:lang w:eastAsia="en-AU"/>
                </w:rPr>
                <w:t>ELZ10118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4" w:author="KIM, Jason" w:date="2019-04-02T13:39:00Z"/>
                <w:rFonts w:eastAsia="Times New Roman" w:cs="Calibri"/>
                <w:color w:val="000000"/>
                <w:sz w:val="16"/>
                <w:szCs w:val="16"/>
                <w:lang w:eastAsia="en-AU"/>
              </w:rPr>
            </w:pPr>
            <w:ins w:id="5015" w:author="KIM, Jason" w:date="2019-04-02T13:39:00Z">
              <w:r w:rsidRPr="005D76C8">
                <w:rPr>
                  <w:rFonts w:eastAsia="Times New Roman" w:cs="Calibri"/>
                  <w:color w:val="000000"/>
                  <w:sz w:val="16"/>
                  <w:szCs w:val="16"/>
                  <w:lang w:eastAsia="en-AU"/>
                </w:rPr>
                <w:t>CP15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6" w:author="KIM, Jason" w:date="2019-04-02T13:39:00Z"/>
                <w:rFonts w:eastAsia="Times New Roman" w:cs="Calibri"/>
                <w:color w:val="000000"/>
                <w:sz w:val="16"/>
                <w:szCs w:val="16"/>
                <w:lang w:eastAsia="en-AU"/>
              </w:rPr>
            </w:pPr>
            <w:ins w:id="501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8" w:author="KIM, Jason" w:date="2019-04-02T13:39:00Z"/>
                <w:rFonts w:eastAsia="Times New Roman" w:cs="Calibri"/>
                <w:color w:val="000000"/>
                <w:sz w:val="16"/>
                <w:szCs w:val="16"/>
                <w:lang w:eastAsia="en-AU"/>
              </w:rPr>
            </w:pPr>
            <w:ins w:id="5019" w:author="KIM, Jason" w:date="2019-04-02T13:39:00Z">
              <w:r w:rsidRPr="005D76C8">
                <w:rPr>
                  <w:rFonts w:eastAsia="Times New Roman" w:cs="Calibri"/>
                  <w:color w:val="000000"/>
                  <w:sz w:val="16"/>
                  <w:szCs w:val="16"/>
                  <w:lang w:eastAsia="en-AU"/>
                </w:rPr>
                <w:t>DLZ1152 to DLZ1152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20" w:author="KIM, Jason" w:date="2019-04-02T13:39:00Z"/>
                <w:rFonts w:eastAsia="Times New Roman" w:cs="Calibri"/>
                <w:color w:val="000000"/>
                <w:sz w:val="16"/>
                <w:szCs w:val="16"/>
                <w:lang w:eastAsia="en-AU"/>
              </w:rPr>
            </w:pPr>
            <w:ins w:id="502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22" w:author="KIM, Jason" w:date="2019-04-02T13:39:00Z"/>
                <w:rFonts w:eastAsia="Times New Roman" w:cs="Calibri"/>
                <w:color w:val="000000"/>
                <w:sz w:val="16"/>
                <w:szCs w:val="16"/>
                <w:lang w:eastAsia="en-AU"/>
              </w:rPr>
            </w:pPr>
            <w:ins w:id="5023" w:author="KIM, Jason" w:date="2019-04-02T13:39:00Z">
              <w:r w:rsidRPr="005D76C8">
                <w:rPr>
                  <w:rFonts w:eastAsia="Times New Roman" w:cs="Calibri"/>
                  <w:color w:val="000000"/>
                  <w:sz w:val="16"/>
                  <w:szCs w:val="16"/>
                  <w:lang w:eastAsia="en-AU"/>
                </w:rPr>
                <w:t>ELZ10258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4" w:author="KIM, Jason" w:date="2019-04-02T13:39:00Z"/>
                <w:rFonts w:eastAsia="Times New Roman" w:cs="Calibri"/>
                <w:color w:val="000000"/>
                <w:sz w:val="16"/>
                <w:szCs w:val="16"/>
                <w:lang w:eastAsia="en-AU"/>
              </w:rPr>
            </w:pPr>
            <w:ins w:id="5025" w:author="KIM, Jason" w:date="2019-04-02T13:39:00Z">
              <w:r w:rsidRPr="005D76C8">
                <w:rPr>
                  <w:rFonts w:eastAsia="Times New Roman" w:cs="Calibri"/>
                  <w:color w:val="000000"/>
                  <w:sz w:val="16"/>
                  <w:szCs w:val="16"/>
                  <w:lang w:eastAsia="en-AU"/>
                </w:rPr>
                <w:t>CP49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6" w:author="KIM, Jason" w:date="2019-04-02T13:39:00Z"/>
                <w:rFonts w:eastAsia="Times New Roman" w:cs="Calibri"/>
                <w:color w:val="000000"/>
                <w:sz w:val="16"/>
                <w:szCs w:val="16"/>
                <w:lang w:eastAsia="en-AU"/>
              </w:rPr>
            </w:pPr>
            <w:ins w:id="502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8" w:author="KIM, Jason" w:date="2019-04-02T13:39:00Z"/>
                <w:rFonts w:eastAsia="Times New Roman" w:cs="Calibri"/>
                <w:color w:val="000000"/>
                <w:sz w:val="16"/>
                <w:szCs w:val="16"/>
                <w:lang w:eastAsia="en-AU"/>
              </w:rPr>
            </w:pPr>
            <w:ins w:id="5029" w:author="KIM, Jason" w:date="2019-04-02T13:39:00Z">
              <w:r w:rsidRPr="005D76C8">
                <w:rPr>
                  <w:rFonts w:eastAsia="Times New Roman" w:cs="Calibri"/>
                  <w:color w:val="000000"/>
                  <w:sz w:val="16"/>
                  <w:szCs w:val="16"/>
                  <w:lang w:eastAsia="en-AU"/>
                </w:rPr>
                <w:t>DLZ1493 to DLZ1493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30" w:author="KIM, Jason" w:date="2019-04-02T13:39:00Z"/>
                <w:rFonts w:eastAsia="Times New Roman" w:cs="Calibri"/>
                <w:color w:val="000000"/>
                <w:sz w:val="16"/>
                <w:szCs w:val="16"/>
                <w:lang w:eastAsia="en-AU"/>
              </w:rPr>
            </w:pPr>
            <w:ins w:id="503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32" w:author="KIM, Jason" w:date="2019-04-02T13:39:00Z"/>
                <w:rFonts w:eastAsia="Times New Roman" w:cs="Calibri"/>
                <w:color w:val="000000"/>
                <w:sz w:val="16"/>
                <w:szCs w:val="16"/>
                <w:lang w:eastAsia="en-AU"/>
              </w:rPr>
            </w:pPr>
            <w:ins w:id="5033" w:author="KIM, Jason" w:date="2019-04-02T13:39:00Z">
              <w:r w:rsidRPr="005D76C8">
                <w:rPr>
                  <w:rFonts w:eastAsia="Times New Roman" w:cs="Calibri"/>
                  <w:color w:val="000000"/>
                  <w:sz w:val="16"/>
                  <w:szCs w:val="16"/>
                  <w:lang w:eastAsia="en-AU"/>
                </w:rPr>
                <w:t>ELZ10406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4" w:author="KIM, Jason" w:date="2019-04-02T13:39:00Z"/>
                <w:rFonts w:eastAsia="Times New Roman" w:cs="Calibri"/>
                <w:color w:val="000000"/>
                <w:sz w:val="16"/>
                <w:szCs w:val="16"/>
                <w:lang w:eastAsia="en-AU"/>
              </w:rPr>
            </w:pPr>
            <w:ins w:id="5035" w:author="KIM, Jason" w:date="2019-04-02T13:39:00Z">
              <w:r w:rsidRPr="005D76C8">
                <w:rPr>
                  <w:rFonts w:eastAsia="Times New Roman" w:cs="Calibri"/>
                  <w:color w:val="000000"/>
                  <w:sz w:val="16"/>
                  <w:szCs w:val="16"/>
                  <w:lang w:eastAsia="en-AU"/>
                </w:rPr>
                <w:t>CP74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6" w:author="KIM, Jason" w:date="2019-04-02T13:39:00Z"/>
                <w:rFonts w:eastAsia="Times New Roman" w:cs="Calibri"/>
                <w:color w:val="000000"/>
                <w:sz w:val="16"/>
                <w:szCs w:val="16"/>
                <w:lang w:eastAsia="en-AU"/>
              </w:rPr>
            </w:pPr>
            <w:ins w:id="5037" w:author="KIM, Jason" w:date="2019-04-02T13:39:00Z">
              <w:r w:rsidRPr="005D76C8">
                <w:rPr>
                  <w:rFonts w:eastAsia="Times New Roman" w:cs="Calibri"/>
                  <w:color w:val="000000"/>
                  <w:sz w:val="16"/>
                  <w:szCs w:val="16"/>
                  <w:lang w:eastAsia="en-AU"/>
                </w:rPr>
                <w:t>EP75N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8" w:author="KIM, Jason" w:date="2019-04-02T13:39:00Z"/>
                <w:rFonts w:eastAsia="Times New Roman" w:cs="Calibri"/>
                <w:color w:val="000000"/>
                <w:sz w:val="16"/>
                <w:szCs w:val="16"/>
                <w:lang w:eastAsia="en-AU"/>
              </w:rPr>
            </w:pPr>
            <w:ins w:id="5039" w:author="KIM, Jason" w:date="2019-04-02T13:39:00Z">
              <w:r w:rsidRPr="005D76C8">
                <w:rPr>
                  <w:rFonts w:eastAsia="Times New Roman" w:cs="Calibri"/>
                  <w:color w:val="000000"/>
                  <w:sz w:val="16"/>
                  <w:szCs w:val="16"/>
                  <w:lang w:eastAsia="en-AU"/>
                </w:rPr>
                <w:t>DLZ1744 to DLZ1752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40" w:author="KIM, Jason" w:date="2019-04-02T13:39:00Z"/>
                <w:rFonts w:eastAsia="Times New Roman" w:cs="Calibri"/>
                <w:color w:val="000000"/>
                <w:sz w:val="16"/>
                <w:szCs w:val="16"/>
                <w:lang w:eastAsia="en-AU"/>
              </w:rPr>
            </w:pPr>
            <w:ins w:id="504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4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43" w:author="KIM, Jason" w:date="2019-04-02T13:39:00Z"/>
                <w:rFonts w:eastAsia="Times New Roman" w:cs="Calibri"/>
                <w:color w:val="000000"/>
                <w:sz w:val="16"/>
                <w:szCs w:val="16"/>
                <w:lang w:eastAsia="en-AU"/>
              </w:rPr>
            </w:pPr>
            <w:ins w:id="5044" w:author="KIM, Jason" w:date="2019-04-02T13:39:00Z">
              <w:r w:rsidRPr="005D76C8">
                <w:rPr>
                  <w:rFonts w:eastAsia="Times New Roman" w:cs="Calibri"/>
                  <w:color w:val="000000"/>
                  <w:sz w:val="16"/>
                  <w:szCs w:val="16"/>
                  <w:lang w:eastAsia="en-AU"/>
                </w:rPr>
                <w:t>ELZ10120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5" w:author="KIM, Jason" w:date="2019-04-02T13:39:00Z"/>
                <w:rFonts w:eastAsia="Times New Roman" w:cs="Calibri"/>
                <w:color w:val="000000"/>
                <w:sz w:val="16"/>
                <w:szCs w:val="16"/>
                <w:lang w:eastAsia="en-AU"/>
              </w:rPr>
            </w:pPr>
            <w:ins w:id="5046" w:author="KIM, Jason" w:date="2019-04-02T13:39:00Z">
              <w:r w:rsidRPr="005D76C8">
                <w:rPr>
                  <w:rFonts w:eastAsia="Times New Roman" w:cs="Calibri"/>
                  <w:color w:val="000000"/>
                  <w:sz w:val="16"/>
                  <w:szCs w:val="16"/>
                  <w:lang w:eastAsia="en-AU"/>
                </w:rPr>
                <w:t>CP15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7" w:author="KIM, Jason" w:date="2019-04-02T13:39:00Z"/>
                <w:rFonts w:eastAsia="Times New Roman" w:cs="Calibri"/>
                <w:color w:val="000000"/>
                <w:sz w:val="16"/>
                <w:szCs w:val="16"/>
                <w:lang w:eastAsia="en-AU"/>
              </w:rPr>
            </w:pPr>
            <w:ins w:id="5048" w:author="KIM, Jason" w:date="2019-04-02T13:39:00Z">
              <w:r w:rsidRPr="005D76C8">
                <w:rPr>
                  <w:rFonts w:eastAsia="Times New Roman" w:cs="Calibri"/>
                  <w:color w:val="000000"/>
                  <w:sz w:val="16"/>
                  <w:szCs w:val="16"/>
                  <w:lang w:eastAsia="en-AU"/>
                </w:rPr>
                <w:t>CP16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9" w:author="KIM, Jason" w:date="2019-04-02T13:39:00Z"/>
                <w:rFonts w:eastAsia="Times New Roman" w:cs="Calibri"/>
                <w:color w:val="000000"/>
                <w:sz w:val="16"/>
                <w:szCs w:val="16"/>
                <w:lang w:eastAsia="en-AU"/>
              </w:rPr>
            </w:pPr>
            <w:ins w:id="5050" w:author="KIM, Jason" w:date="2019-04-02T13:39:00Z">
              <w:r w:rsidRPr="005D76C8">
                <w:rPr>
                  <w:rFonts w:eastAsia="Times New Roman" w:cs="Calibri"/>
                  <w:color w:val="000000"/>
                  <w:sz w:val="16"/>
                  <w:szCs w:val="16"/>
                  <w:lang w:eastAsia="en-AU"/>
                </w:rPr>
                <w:t>DLZ1153 to DLZ1162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51" w:author="KIM, Jason" w:date="2019-04-02T13:39:00Z"/>
                <w:rFonts w:eastAsia="Times New Roman" w:cs="Calibri"/>
                <w:color w:val="000000"/>
                <w:sz w:val="16"/>
                <w:szCs w:val="16"/>
                <w:lang w:eastAsia="en-AU"/>
              </w:rPr>
            </w:pPr>
            <w:ins w:id="505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53" w:author="KIM, Jason" w:date="2019-04-02T13:39:00Z"/>
                <w:rFonts w:eastAsia="Times New Roman" w:cs="Calibri"/>
                <w:color w:val="000000"/>
                <w:sz w:val="16"/>
                <w:szCs w:val="16"/>
                <w:lang w:eastAsia="en-AU"/>
              </w:rPr>
            </w:pPr>
            <w:ins w:id="5054" w:author="KIM, Jason" w:date="2019-04-02T13:39:00Z">
              <w:r w:rsidRPr="005D76C8">
                <w:rPr>
                  <w:rFonts w:eastAsia="Times New Roman" w:cs="Calibri"/>
                  <w:color w:val="000000"/>
                  <w:sz w:val="16"/>
                  <w:szCs w:val="16"/>
                  <w:lang w:eastAsia="en-AU"/>
                </w:rPr>
                <w:t>ELZ10260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5" w:author="KIM, Jason" w:date="2019-04-02T13:39:00Z"/>
                <w:rFonts w:eastAsia="Times New Roman" w:cs="Calibri"/>
                <w:color w:val="000000"/>
                <w:sz w:val="16"/>
                <w:szCs w:val="16"/>
                <w:lang w:eastAsia="en-AU"/>
              </w:rPr>
            </w:pPr>
            <w:ins w:id="5056" w:author="KIM, Jason" w:date="2019-04-02T13:39:00Z">
              <w:r w:rsidRPr="005D76C8">
                <w:rPr>
                  <w:rFonts w:eastAsia="Times New Roman" w:cs="Calibri"/>
                  <w:color w:val="000000"/>
                  <w:sz w:val="16"/>
                  <w:szCs w:val="16"/>
                  <w:lang w:eastAsia="en-AU"/>
                </w:rPr>
                <w:t>CP49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7" w:author="KIM, Jason" w:date="2019-04-02T13:39:00Z"/>
                <w:rFonts w:eastAsia="Times New Roman" w:cs="Calibri"/>
                <w:color w:val="000000"/>
                <w:sz w:val="16"/>
                <w:szCs w:val="16"/>
                <w:lang w:eastAsia="en-AU"/>
              </w:rPr>
            </w:pPr>
            <w:ins w:id="5058" w:author="KIM, Jason" w:date="2019-04-02T13:39:00Z">
              <w:r w:rsidRPr="005D76C8">
                <w:rPr>
                  <w:rFonts w:eastAsia="Times New Roman" w:cs="Calibri"/>
                  <w:color w:val="000000"/>
                  <w:sz w:val="16"/>
                  <w:szCs w:val="16"/>
                  <w:lang w:eastAsia="en-AU"/>
                </w:rPr>
                <w:t>CP50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9" w:author="KIM, Jason" w:date="2019-04-02T13:39:00Z"/>
                <w:rFonts w:eastAsia="Times New Roman" w:cs="Calibri"/>
                <w:color w:val="000000"/>
                <w:sz w:val="16"/>
                <w:szCs w:val="16"/>
                <w:lang w:eastAsia="en-AU"/>
              </w:rPr>
            </w:pPr>
            <w:ins w:id="5060" w:author="KIM, Jason" w:date="2019-04-02T13:39:00Z">
              <w:r w:rsidRPr="005D76C8">
                <w:rPr>
                  <w:rFonts w:eastAsia="Times New Roman" w:cs="Calibri"/>
                  <w:color w:val="000000"/>
                  <w:sz w:val="16"/>
                  <w:szCs w:val="16"/>
                  <w:lang w:eastAsia="en-AU"/>
                </w:rPr>
                <w:t>DLZ1494 to DLZ1502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61" w:author="KIM, Jason" w:date="2019-04-02T13:39:00Z"/>
                <w:rFonts w:eastAsia="Times New Roman" w:cs="Calibri"/>
                <w:color w:val="000000"/>
                <w:sz w:val="16"/>
                <w:szCs w:val="16"/>
                <w:lang w:eastAsia="en-AU"/>
              </w:rPr>
            </w:pPr>
            <w:ins w:id="506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63" w:author="KIM, Jason" w:date="2019-04-02T13:39:00Z"/>
                <w:rFonts w:eastAsia="Times New Roman" w:cs="Calibri"/>
                <w:color w:val="000000"/>
                <w:sz w:val="16"/>
                <w:szCs w:val="16"/>
                <w:lang w:eastAsia="en-AU"/>
              </w:rPr>
            </w:pPr>
            <w:ins w:id="5064" w:author="KIM, Jason" w:date="2019-04-02T13:39:00Z">
              <w:r w:rsidRPr="005D76C8">
                <w:rPr>
                  <w:rFonts w:eastAsia="Times New Roman" w:cs="Calibri"/>
                  <w:color w:val="000000"/>
                  <w:sz w:val="16"/>
                  <w:szCs w:val="16"/>
                  <w:lang w:eastAsia="en-AU"/>
                </w:rPr>
                <w:t>ELZ10408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5" w:author="KIM, Jason" w:date="2019-04-02T13:39:00Z"/>
                <w:rFonts w:eastAsia="Times New Roman" w:cs="Calibri"/>
                <w:color w:val="000000"/>
                <w:sz w:val="16"/>
                <w:szCs w:val="16"/>
                <w:lang w:eastAsia="en-AU"/>
              </w:rPr>
            </w:pPr>
            <w:ins w:id="5066" w:author="KIM, Jason" w:date="2019-04-02T13:39:00Z">
              <w:r w:rsidRPr="005D76C8">
                <w:rPr>
                  <w:rFonts w:eastAsia="Times New Roman" w:cs="Calibri"/>
                  <w:color w:val="000000"/>
                  <w:sz w:val="16"/>
                  <w:szCs w:val="16"/>
                  <w:lang w:eastAsia="en-AU"/>
                </w:rPr>
                <w:t>EP75N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7" w:author="KIM, Jason" w:date="2019-04-02T13:39:00Z"/>
                <w:rFonts w:eastAsia="Times New Roman" w:cs="Calibri"/>
                <w:color w:val="000000"/>
                <w:sz w:val="16"/>
                <w:szCs w:val="16"/>
                <w:lang w:eastAsia="en-AU"/>
              </w:rPr>
            </w:pPr>
            <w:ins w:id="506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9" w:author="KIM, Jason" w:date="2019-04-02T13:39:00Z"/>
                <w:rFonts w:eastAsia="Times New Roman" w:cs="Calibri"/>
                <w:color w:val="000000"/>
                <w:sz w:val="16"/>
                <w:szCs w:val="16"/>
                <w:lang w:eastAsia="en-AU"/>
              </w:rPr>
            </w:pPr>
            <w:ins w:id="5070" w:author="KIM, Jason" w:date="2019-04-02T13:39:00Z">
              <w:r w:rsidRPr="005D76C8">
                <w:rPr>
                  <w:rFonts w:eastAsia="Times New Roman" w:cs="Calibri"/>
                  <w:color w:val="000000"/>
                  <w:sz w:val="16"/>
                  <w:szCs w:val="16"/>
                  <w:lang w:eastAsia="en-AU"/>
                </w:rPr>
                <w:t>DLZ1753 to DLZ1753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71" w:author="KIM, Jason" w:date="2019-04-02T13:39:00Z"/>
                <w:rFonts w:eastAsia="Times New Roman" w:cs="Calibri"/>
                <w:color w:val="000000"/>
                <w:sz w:val="16"/>
                <w:szCs w:val="16"/>
                <w:lang w:eastAsia="en-AU"/>
              </w:rPr>
            </w:pPr>
            <w:ins w:id="507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7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74" w:author="KIM, Jason" w:date="2019-04-02T13:39:00Z"/>
                <w:rFonts w:eastAsia="Times New Roman" w:cs="Calibri"/>
                <w:color w:val="000000"/>
                <w:sz w:val="16"/>
                <w:szCs w:val="16"/>
                <w:lang w:eastAsia="en-AU"/>
              </w:rPr>
            </w:pPr>
            <w:ins w:id="5075" w:author="KIM, Jason" w:date="2019-04-02T13:39:00Z">
              <w:r w:rsidRPr="005D76C8">
                <w:rPr>
                  <w:rFonts w:eastAsia="Times New Roman" w:cs="Calibri"/>
                  <w:color w:val="000000"/>
                  <w:sz w:val="16"/>
                  <w:szCs w:val="16"/>
                  <w:lang w:eastAsia="en-AU"/>
                </w:rPr>
                <w:t>ELZ10122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76" w:author="KIM, Jason" w:date="2019-04-02T13:39:00Z"/>
                <w:rFonts w:eastAsia="Times New Roman" w:cs="Calibri"/>
                <w:color w:val="000000"/>
                <w:sz w:val="16"/>
                <w:szCs w:val="16"/>
                <w:lang w:eastAsia="en-AU"/>
              </w:rPr>
            </w:pPr>
            <w:ins w:id="5077" w:author="KIM, Jason" w:date="2019-04-02T13:39:00Z">
              <w:r w:rsidRPr="005D76C8">
                <w:rPr>
                  <w:rFonts w:eastAsia="Times New Roman" w:cs="Calibri"/>
                  <w:color w:val="000000"/>
                  <w:sz w:val="16"/>
                  <w:szCs w:val="16"/>
                  <w:lang w:eastAsia="en-AU"/>
                </w:rPr>
                <w:t>CP16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78" w:author="KIM, Jason" w:date="2019-04-02T13:39:00Z"/>
                <w:rFonts w:eastAsia="Times New Roman" w:cs="Calibri"/>
                <w:color w:val="000000"/>
                <w:sz w:val="16"/>
                <w:szCs w:val="16"/>
                <w:lang w:eastAsia="en-AU"/>
              </w:rPr>
            </w:pPr>
            <w:ins w:id="507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0" w:author="KIM, Jason" w:date="2019-04-02T13:39:00Z"/>
                <w:rFonts w:eastAsia="Times New Roman" w:cs="Calibri"/>
                <w:color w:val="000000"/>
                <w:sz w:val="16"/>
                <w:szCs w:val="16"/>
                <w:lang w:eastAsia="en-AU"/>
              </w:rPr>
            </w:pPr>
            <w:ins w:id="5081" w:author="KIM, Jason" w:date="2019-04-02T13:39:00Z">
              <w:r w:rsidRPr="005D76C8">
                <w:rPr>
                  <w:rFonts w:eastAsia="Times New Roman" w:cs="Calibri"/>
                  <w:color w:val="000000"/>
                  <w:sz w:val="16"/>
                  <w:szCs w:val="16"/>
                  <w:lang w:eastAsia="en-AU"/>
                </w:rPr>
                <w:t>DLZ1163 to DLZ1163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82" w:author="KIM, Jason" w:date="2019-04-02T13:39:00Z"/>
                <w:rFonts w:eastAsia="Times New Roman" w:cs="Calibri"/>
                <w:color w:val="000000"/>
                <w:sz w:val="16"/>
                <w:szCs w:val="16"/>
                <w:lang w:eastAsia="en-AU"/>
              </w:rPr>
            </w:pPr>
            <w:ins w:id="508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84" w:author="KIM, Jason" w:date="2019-04-02T13:39:00Z"/>
                <w:rFonts w:eastAsia="Times New Roman" w:cs="Calibri"/>
                <w:color w:val="000000"/>
                <w:sz w:val="16"/>
                <w:szCs w:val="16"/>
                <w:lang w:eastAsia="en-AU"/>
              </w:rPr>
            </w:pPr>
            <w:ins w:id="5085" w:author="KIM, Jason" w:date="2019-04-02T13:39:00Z">
              <w:r w:rsidRPr="005D76C8">
                <w:rPr>
                  <w:rFonts w:eastAsia="Times New Roman" w:cs="Calibri"/>
                  <w:color w:val="000000"/>
                  <w:sz w:val="16"/>
                  <w:szCs w:val="16"/>
                  <w:lang w:eastAsia="en-AU"/>
                </w:rPr>
                <w:t>ELZ10262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6" w:author="KIM, Jason" w:date="2019-04-02T13:39:00Z"/>
                <w:rFonts w:eastAsia="Times New Roman" w:cs="Calibri"/>
                <w:color w:val="000000"/>
                <w:sz w:val="16"/>
                <w:szCs w:val="16"/>
                <w:lang w:eastAsia="en-AU"/>
              </w:rPr>
            </w:pPr>
            <w:ins w:id="5087" w:author="KIM, Jason" w:date="2019-04-02T13:39:00Z">
              <w:r w:rsidRPr="005D76C8">
                <w:rPr>
                  <w:rFonts w:eastAsia="Times New Roman" w:cs="Calibri"/>
                  <w:color w:val="000000"/>
                  <w:sz w:val="16"/>
                  <w:szCs w:val="16"/>
                  <w:lang w:eastAsia="en-AU"/>
                </w:rPr>
                <w:t>CP50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8" w:author="KIM, Jason" w:date="2019-04-02T13:39:00Z"/>
                <w:rFonts w:eastAsia="Times New Roman" w:cs="Calibri"/>
                <w:color w:val="000000"/>
                <w:sz w:val="16"/>
                <w:szCs w:val="16"/>
                <w:lang w:eastAsia="en-AU"/>
              </w:rPr>
            </w:pPr>
            <w:ins w:id="508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0" w:author="KIM, Jason" w:date="2019-04-02T13:39:00Z"/>
                <w:rFonts w:eastAsia="Times New Roman" w:cs="Calibri"/>
                <w:color w:val="000000"/>
                <w:sz w:val="16"/>
                <w:szCs w:val="16"/>
                <w:lang w:eastAsia="en-AU"/>
              </w:rPr>
            </w:pPr>
            <w:ins w:id="5091" w:author="KIM, Jason" w:date="2019-04-02T13:39:00Z">
              <w:r w:rsidRPr="005D76C8">
                <w:rPr>
                  <w:rFonts w:eastAsia="Times New Roman" w:cs="Calibri"/>
                  <w:color w:val="000000"/>
                  <w:sz w:val="16"/>
                  <w:szCs w:val="16"/>
                  <w:lang w:eastAsia="en-AU"/>
                </w:rPr>
                <w:t>DLZ1503 to DLZ1503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92" w:author="KIM, Jason" w:date="2019-04-02T13:39:00Z"/>
                <w:rFonts w:eastAsia="Times New Roman" w:cs="Calibri"/>
                <w:color w:val="000000"/>
                <w:sz w:val="16"/>
                <w:szCs w:val="16"/>
                <w:lang w:eastAsia="en-AU"/>
              </w:rPr>
            </w:pPr>
            <w:ins w:id="509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94" w:author="KIM, Jason" w:date="2019-04-02T13:39:00Z"/>
                <w:rFonts w:eastAsia="Times New Roman" w:cs="Calibri"/>
                <w:color w:val="000000"/>
                <w:sz w:val="16"/>
                <w:szCs w:val="16"/>
                <w:lang w:eastAsia="en-AU"/>
              </w:rPr>
            </w:pPr>
            <w:ins w:id="5095" w:author="KIM, Jason" w:date="2019-04-02T13:39:00Z">
              <w:r w:rsidRPr="005D76C8">
                <w:rPr>
                  <w:rFonts w:eastAsia="Times New Roman" w:cs="Calibri"/>
                  <w:color w:val="000000"/>
                  <w:sz w:val="16"/>
                  <w:szCs w:val="16"/>
                  <w:lang w:eastAsia="en-AU"/>
                </w:rPr>
                <w:t>ELZ10410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6" w:author="KIM, Jason" w:date="2019-04-02T13:39:00Z"/>
                <w:rFonts w:eastAsia="Times New Roman" w:cs="Calibri"/>
                <w:color w:val="000000"/>
                <w:sz w:val="16"/>
                <w:szCs w:val="16"/>
                <w:lang w:eastAsia="en-AU"/>
              </w:rPr>
            </w:pPr>
            <w:ins w:id="5097" w:author="KIM, Jason" w:date="2019-04-02T13:39:00Z">
              <w:r w:rsidRPr="005D76C8">
                <w:rPr>
                  <w:rFonts w:eastAsia="Times New Roman" w:cs="Calibri"/>
                  <w:color w:val="000000"/>
                  <w:sz w:val="16"/>
                  <w:szCs w:val="16"/>
                  <w:lang w:eastAsia="en-AU"/>
                </w:rPr>
                <w:t>EP75N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8" w:author="KIM, Jason" w:date="2019-04-02T13:39:00Z"/>
                <w:rFonts w:eastAsia="Times New Roman" w:cs="Calibri"/>
                <w:color w:val="000000"/>
                <w:sz w:val="16"/>
                <w:szCs w:val="16"/>
                <w:lang w:eastAsia="en-AU"/>
              </w:rPr>
            </w:pPr>
            <w:ins w:id="5099" w:author="KIM, Jason" w:date="2019-04-02T13:39:00Z">
              <w:r w:rsidRPr="005D76C8">
                <w:rPr>
                  <w:rFonts w:eastAsia="Times New Roman" w:cs="Calibri"/>
                  <w:color w:val="000000"/>
                  <w:sz w:val="16"/>
                  <w:szCs w:val="16"/>
                  <w:lang w:eastAsia="en-AU"/>
                </w:rPr>
                <w:t>PORTAL 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0" w:author="KIM, Jason" w:date="2019-04-02T13:39:00Z"/>
                <w:rFonts w:eastAsia="Times New Roman" w:cs="Calibri"/>
                <w:color w:val="000000"/>
                <w:sz w:val="16"/>
                <w:szCs w:val="16"/>
                <w:lang w:eastAsia="en-AU"/>
              </w:rPr>
            </w:pPr>
            <w:ins w:id="5101" w:author="KIM, Jason" w:date="2019-04-02T13:39:00Z">
              <w:r w:rsidRPr="005D76C8">
                <w:rPr>
                  <w:rFonts w:eastAsia="Times New Roman" w:cs="Calibri"/>
                  <w:color w:val="000000"/>
                  <w:sz w:val="16"/>
                  <w:szCs w:val="16"/>
                  <w:lang w:eastAsia="en-AU"/>
                </w:rPr>
                <w:t>DLZ1754 to DLZ1757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02" w:author="KIM, Jason" w:date="2019-04-02T13:39:00Z"/>
                <w:rFonts w:eastAsia="Times New Roman" w:cs="Calibri"/>
                <w:color w:val="000000"/>
                <w:sz w:val="16"/>
                <w:szCs w:val="16"/>
                <w:lang w:eastAsia="en-AU"/>
              </w:rPr>
            </w:pPr>
            <w:ins w:id="510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10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05" w:author="KIM, Jason" w:date="2019-04-02T13:39:00Z"/>
                <w:rFonts w:eastAsia="Times New Roman" w:cs="Calibri"/>
                <w:color w:val="000000"/>
                <w:sz w:val="16"/>
                <w:szCs w:val="16"/>
                <w:lang w:eastAsia="en-AU"/>
              </w:rPr>
            </w:pPr>
            <w:ins w:id="5106" w:author="KIM, Jason" w:date="2019-04-02T13:39:00Z">
              <w:r w:rsidRPr="005D76C8">
                <w:rPr>
                  <w:rFonts w:eastAsia="Times New Roman" w:cs="Calibri"/>
                  <w:color w:val="000000"/>
                  <w:sz w:val="16"/>
                  <w:szCs w:val="16"/>
                  <w:lang w:eastAsia="en-AU"/>
                </w:rPr>
                <w:t>ELZ10124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7" w:author="KIM, Jason" w:date="2019-04-02T13:39:00Z"/>
                <w:rFonts w:eastAsia="Times New Roman" w:cs="Calibri"/>
                <w:color w:val="000000"/>
                <w:sz w:val="16"/>
                <w:szCs w:val="16"/>
                <w:lang w:eastAsia="en-AU"/>
              </w:rPr>
            </w:pPr>
            <w:ins w:id="5108" w:author="KIM, Jason" w:date="2019-04-02T13:39:00Z">
              <w:r w:rsidRPr="005D76C8">
                <w:rPr>
                  <w:rFonts w:eastAsia="Times New Roman" w:cs="Calibri"/>
                  <w:color w:val="000000"/>
                  <w:sz w:val="16"/>
                  <w:szCs w:val="16"/>
                  <w:lang w:eastAsia="en-AU"/>
                </w:rPr>
                <w:t>CP16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9" w:author="KIM, Jason" w:date="2019-04-02T13:39:00Z"/>
                <w:rFonts w:eastAsia="Times New Roman" w:cs="Calibri"/>
                <w:color w:val="000000"/>
                <w:sz w:val="16"/>
                <w:szCs w:val="16"/>
                <w:lang w:eastAsia="en-AU"/>
              </w:rPr>
            </w:pPr>
            <w:ins w:id="5110" w:author="KIM, Jason" w:date="2019-04-02T13:39:00Z">
              <w:r w:rsidRPr="005D76C8">
                <w:rPr>
                  <w:rFonts w:eastAsia="Times New Roman" w:cs="Calibri"/>
                  <w:color w:val="000000"/>
                  <w:sz w:val="16"/>
                  <w:szCs w:val="16"/>
                  <w:lang w:eastAsia="en-AU"/>
                </w:rPr>
                <w:t>CP17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1" w:author="KIM, Jason" w:date="2019-04-02T13:39:00Z"/>
                <w:rFonts w:eastAsia="Times New Roman" w:cs="Calibri"/>
                <w:color w:val="000000"/>
                <w:sz w:val="16"/>
                <w:szCs w:val="16"/>
                <w:lang w:eastAsia="en-AU"/>
              </w:rPr>
            </w:pPr>
            <w:ins w:id="5112" w:author="KIM, Jason" w:date="2019-04-02T13:39:00Z">
              <w:r w:rsidRPr="005D76C8">
                <w:rPr>
                  <w:rFonts w:eastAsia="Times New Roman" w:cs="Calibri"/>
                  <w:color w:val="000000"/>
                  <w:sz w:val="16"/>
                  <w:szCs w:val="16"/>
                  <w:lang w:eastAsia="en-AU"/>
                </w:rPr>
                <w:t>DLZ1164 to DLZ1172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13" w:author="KIM, Jason" w:date="2019-04-02T13:39:00Z"/>
                <w:rFonts w:eastAsia="Times New Roman" w:cs="Calibri"/>
                <w:color w:val="000000"/>
                <w:sz w:val="16"/>
                <w:szCs w:val="16"/>
                <w:lang w:eastAsia="en-AU"/>
              </w:rPr>
            </w:pPr>
            <w:ins w:id="511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15" w:author="KIM, Jason" w:date="2019-04-02T13:39:00Z"/>
                <w:rFonts w:eastAsia="Times New Roman" w:cs="Calibri"/>
                <w:color w:val="000000"/>
                <w:sz w:val="16"/>
                <w:szCs w:val="16"/>
                <w:lang w:eastAsia="en-AU"/>
              </w:rPr>
            </w:pPr>
            <w:ins w:id="5116" w:author="KIM, Jason" w:date="2019-04-02T13:39:00Z">
              <w:r w:rsidRPr="005D76C8">
                <w:rPr>
                  <w:rFonts w:eastAsia="Times New Roman" w:cs="Calibri"/>
                  <w:color w:val="000000"/>
                  <w:sz w:val="16"/>
                  <w:szCs w:val="16"/>
                  <w:lang w:eastAsia="en-AU"/>
                </w:rPr>
                <w:t>ELZ10264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7" w:author="KIM, Jason" w:date="2019-04-02T13:39:00Z"/>
                <w:rFonts w:eastAsia="Times New Roman" w:cs="Calibri"/>
                <w:color w:val="000000"/>
                <w:sz w:val="16"/>
                <w:szCs w:val="16"/>
                <w:lang w:eastAsia="en-AU"/>
              </w:rPr>
            </w:pPr>
            <w:ins w:id="5118" w:author="KIM, Jason" w:date="2019-04-02T13:39:00Z">
              <w:r w:rsidRPr="005D76C8">
                <w:rPr>
                  <w:rFonts w:eastAsia="Times New Roman" w:cs="Calibri"/>
                  <w:color w:val="000000"/>
                  <w:sz w:val="16"/>
                  <w:szCs w:val="16"/>
                  <w:lang w:eastAsia="en-AU"/>
                </w:rPr>
                <w:t>CP50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9" w:author="KIM, Jason" w:date="2019-04-02T13:39:00Z"/>
                <w:rFonts w:eastAsia="Times New Roman" w:cs="Calibri"/>
                <w:color w:val="000000"/>
                <w:sz w:val="16"/>
                <w:szCs w:val="16"/>
                <w:lang w:eastAsia="en-AU"/>
              </w:rPr>
            </w:pPr>
            <w:ins w:id="5120" w:author="KIM, Jason" w:date="2019-04-02T13:39:00Z">
              <w:r w:rsidRPr="005D76C8">
                <w:rPr>
                  <w:rFonts w:eastAsia="Times New Roman" w:cs="Calibri"/>
                  <w:color w:val="000000"/>
                  <w:sz w:val="16"/>
                  <w:szCs w:val="16"/>
                  <w:lang w:eastAsia="en-AU"/>
                </w:rPr>
                <w:t>CP51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1" w:author="KIM, Jason" w:date="2019-04-02T13:39:00Z"/>
                <w:rFonts w:eastAsia="Times New Roman" w:cs="Calibri"/>
                <w:color w:val="000000"/>
                <w:sz w:val="16"/>
                <w:szCs w:val="16"/>
                <w:lang w:eastAsia="en-AU"/>
              </w:rPr>
            </w:pPr>
            <w:ins w:id="5122" w:author="KIM, Jason" w:date="2019-04-02T13:39:00Z">
              <w:r w:rsidRPr="005D76C8">
                <w:rPr>
                  <w:rFonts w:eastAsia="Times New Roman" w:cs="Calibri"/>
                  <w:color w:val="000000"/>
                  <w:sz w:val="16"/>
                  <w:szCs w:val="16"/>
                  <w:lang w:eastAsia="en-AU"/>
                </w:rPr>
                <w:t>DLZ1504 to DLZ1512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23" w:author="KIM, Jason" w:date="2019-04-02T13:39:00Z"/>
                <w:rFonts w:eastAsia="Times New Roman" w:cs="Calibri"/>
                <w:color w:val="000000"/>
                <w:sz w:val="16"/>
                <w:szCs w:val="16"/>
                <w:lang w:eastAsia="en-AU"/>
              </w:rPr>
            </w:pPr>
            <w:ins w:id="512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25" w:author="KIM, Jason" w:date="2019-04-02T13:39:00Z"/>
                <w:rFonts w:eastAsia="Times New Roman" w:cs="Calibri"/>
                <w:color w:val="000000"/>
                <w:sz w:val="16"/>
                <w:szCs w:val="16"/>
                <w:lang w:eastAsia="en-AU"/>
              </w:rPr>
            </w:pPr>
            <w:ins w:id="5126" w:author="KIM, Jason" w:date="2019-04-02T13:39:00Z">
              <w:r w:rsidRPr="005D76C8">
                <w:rPr>
                  <w:rFonts w:eastAsia="Times New Roman" w:cs="Calibri"/>
                  <w:color w:val="000000"/>
                  <w:sz w:val="16"/>
                  <w:szCs w:val="16"/>
                  <w:lang w:eastAsia="en-AU"/>
                </w:rPr>
                <w:t>ELZ10412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7" w:author="KIM, Jason" w:date="2019-04-02T13:39:00Z"/>
                <w:rFonts w:eastAsia="Times New Roman" w:cs="Calibri"/>
                <w:color w:val="000000"/>
                <w:sz w:val="16"/>
                <w:szCs w:val="16"/>
                <w:lang w:eastAsia="en-AU"/>
              </w:rPr>
            </w:pPr>
            <w:ins w:id="5128" w:author="KIM, Jason" w:date="2019-04-02T13:39:00Z">
              <w:r w:rsidRPr="005D76C8">
                <w:rPr>
                  <w:rFonts w:eastAsia="Times New Roman" w:cs="Calibri"/>
                  <w:color w:val="000000"/>
                  <w:sz w:val="16"/>
                  <w:szCs w:val="16"/>
                  <w:lang w:eastAsia="en-AU"/>
                </w:rPr>
                <w:t>PORTAL 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9" w:author="KIM, Jason" w:date="2019-04-02T13:39:00Z"/>
                <w:rFonts w:eastAsia="Times New Roman" w:cs="Calibri"/>
                <w:color w:val="000000"/>
                <w:sz w:val="16"/>
                <w:szCs w:val="16"/>
                <w:lang w:eastAsia="en-AU"/>
              </w:rPr>
            </w:pPr>
            <w:ins w:id="513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31" w:author="KIM, Jason" w:date="2019-04-02T13:39:00Z"/>
                <w:rFonts w:eastAsia="Times New Roman" w:cs="Calibri"/>
                <w:color w:val="000000"/>
                <w:sz w:val="16"/>
                <w:szCs w:val="16"/>
                <w:lang w:eastAsia="en-AU"/>
              </w:rPr>
            </w:pPr>
            <w:ins w:id="5132" w:author="KIM, Jason" w:date="2019-04-02T13:39:00Z">
              <w:r w:rsidRPr="005D76C8">
                <w:rPr>
                  <w:rFonts w:eastAsia="Times New Roman" w:cs="Calibri"/>
                  <w:color w:val="000000"/>
                  <w:sz w:val="16"/>
                  <w:szCs w:val="16"/>
                  <w:lang w:eastAsia="en-AU"/>
                </w:rPr>
                <w:t>PORTAL 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33" w:author="KIM, Jason" w:date="2019-04-02T13:39:00Z"/>
                <w:rFonts w:eastAsia="Times New Roman" w:cs="Calibri"/>
                <w:color w:val="000000"/>
                <w:sz w:val="16"/>
                <w:szCs w:val="16"/>
                <w:lang w:eastAsia="en-AU"/>
              </w:rPr>
            </w:pPr>
            <w:ins w:id="513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13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36" w:author="KIM, Jason" w:date="2019-04-02T13:39:00Z"/>
                <w:rFonts w:eastAsia="Times New Roman" w:cs="Calibri"/>
                <w:color w:val="000000"/>
                <w:sz w:val="16"/>
                <w:szCs w:val="16"/>
                <w:lang w:eastAsia="en-AU"/>
              </w:rPr>
            </w:pPr>
            <w:ins w:id="5137" w:author="KIM, Jason" w:date="2019-04-02T13:39:00Z">
              <w:r w:rsidRPr="005D76C8">
                <w:rPr>
                  <w:rFonts w:eastAsia="Times New Roman" w:cs="Calibri"/>
                  <w:color w:val="000000"/>
                  <w:sz w:val="16"/>
                  <w:szCs w:val="16"/>
                  <w:lang w:eastAsia="en-AU"/>
                </w:rPr>
                <w:t>ELZ10126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38" w:author="KIM, Jason" w:date="2019-04-02T13:39:00Z"/>
                <w:rFonts w:eastAsia="Times New Roman" w:cs="Calibri"/>
                <w:color w:val="000000"/>
                <w:sz w:val="16"/>
                <w:szCs w:val="16"/>
                <w:lang w:eastAsia="en-AU"/>
              </w:rPr>
            </w:pPr>
            <w:ins w:id="5139" w:author="KIM, Jason" w:date="2019-04-02T13:39:00Z">
              <w:r w:rsidRPr="005D76C8">
                <w:rPr>
                  <w:rFonts w:eastAsia="Times New Roman" w:cs="Calibri"/>
                  <w:color w:val="000000"/>
                  <w:sz w:val="16"/>
                  <w:szCs w:val="16"/>
                  <w:lang w:eastAsia="en-AU"/>
                </w:rPr>
                <w:t>CP17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0" w:author="KIM, Jason" w:date="2019-04-02T13:39:00Z"/>
                <w:rFonts w:eastAsia="Times New Roman" w:cs="Calibri"/>
                <w:color w:val="000000"/>
                <w:sz w:val="16"/>
                <w:szCs w:val="16"/>
                <w:lang w:eastAsia="en-AU"/>
              </w:rPr>
            </w:pPr>
            <w:ins w:id="514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2" w:author="KIM, Jason" w:date="2019-04-02T13:39:00Z"/>
                <w:rFonts w:eastAsia="Times New Roman" w:cs="Calibri"/>
                <w:color w:val="000000"/>
                <w:sz w:val="16"/>
                <w:szCs w:val="16"/>
                <w:lang w:eastAsia="en-AU"/>
              </w:rPr>
            </w:pPr>
            <w:ins w:id="5143" w:author="KIM, Jason" w:date="2019-04-02T13:39:00Z">
              <w:r w:rsidRPr="005D76C8">
                <w:rPr>
                  <w:rFonts w:eastAsia="Times New Roman" w:cs="Calibri"/>
                  <w:color w:val="000000"/>
                  <w:sz w:val="16"/>
                  <w:szCs w:val="16"/>
                  <w:lang w:eastAsia="en-AU"/>
                </w:rPr>
                <w:t>DLZ1173 to DLZ1173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44" w:author="KIM, Jason" w:date="2019-04-02T13:39:00Z"/>
                <w:rFonts w:eastAsia="Times New Roman" w:cs="Calibri"/>
                <w:color w:val="000000"/>
                <w:sz w:val="16"/>
                <w:szCs w:val="16"/>
                <w:lang w:eastAsia="en-AU"/>
              </w:rPr>
            </w:pPr>
            <w:ins w:id="514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46" w:author="KIM, Jason" w:date="2019-04-02T13:39:00Z"/>
                <w:rFonts w:eastAsia="Times New Roman" w:cs="Calibri"/>
                <w:color w:val="000000"/>
                <w:sz w:val="16"/>
                <w:szCs w:val="16"/>
                <w:lang w:eastAsia="en-AU"/>
              </w:rPr>
            </w:pPr>
            <w:ins w:id="5147" w:author="KIM, Jason" w:date="2019-04-02T13:39:00Z">
              <w:r w:rsidRPr="005D76C8">
                <w:rPr>
                  <w:rFonts w:eastAsia="Times New Roman" w:cs="Calibri"/>
                  <w:color w:val="000000"/>
                  <w:sz w:val="16"/>
                  <w:szCs w:val="16"/>
                  <w:lang w:eastAsia="en-AU"/>
                </w:rPr>
                <w:t>ELZ10266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8" w:author="KIM, Jason" w:date="2019-04-02T13:39:00Z"/>
                <w:rFonts w:eastAsia="Times New Roman" w:cs="Calibri"/>
                <w:color w:val="000000"/>
                <w:sz w:val="16"/>
                <w:szCs w:val="16"/>
                <w:lang w:eastAsia="en-AU"/>
              </w:rPr>
            </w:pPr>
            <w:ins w:id="5149" w:author="KIM, Jason" w:date="2019-04-02T13:39:00Z">
              <w:r w:rsidRPr="005D76C8">
                <w:rPr>
                  <w:rFonts w:eastAsia="Times New Roman" w:cs="Calibri"/>
                  <w:color w:val="000000"/>
                  <w:sz w:val="16"/>
                  <w:szCs w:val="16"/>
                  <w:lang w:eastAsia="en-AU"/>
                </w:rPr>
                <w:t>CP51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0" w:author="KIM, Jason" w:date="2019-04-02T13:39:00Z"/>
                <w:rFonts w:eastAsia="Times New Roman" w:cs="Calibri"/>
                <w:color w:val="000000"/>
                <w:sz w:val="16"/>
                <w:szCs w:val="16"/>
                <w:lang w:eastAsia="en-AU"/>
              </w:rPr>
            </w:pPr>
            <w:ins w:id="515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2" w:author="KIM, Jason" w:date="2019-04-02T13:39:00Z"/>
                <w:rFonts w:eastAsia="Times New Roman" w:cs="Calibri"/>
                <w:color w:val="000000"/>
                <w:sz w:val="16"/>
                <w:szCs w:val="16"/>
                <w:lang w:eastAsia="en-AU"/>
              </w:rPr>
            </w:pPr>
            <w:ins w:id="5153" w:author="KIM, Jason" w:date="2019-04-02T13:39:00Z">
              <w:r w:rsidRPr="005D76C8">
                <w:rPr>
                  <w:rFonts w:eastAsia="Times New Roman" w:cs="Calibri"/>
                  <w:color w:val="000000"/>
                  <w:sz w:val="16"/>
                  <w:szCs w:val="16"/>
                  <w:lang w:eastAsia="en-AU"/>
                </w:rPr>
                <w:t>DLZ1513 to DLZ1513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54" w:author="KIM, Jason" w:date="2019-04-02T13:39:00Z"/>
                <w:rFonts w:eastAsia="Times New Roman" w:cs="Calibri"/>
                <w:color w:val="000000"/>
                <w:sz w:val="16"/>
                <w:szCs w:val="16"/>
                <w:lang w:eastAsia="en-AU"/>
              </w:rPr>
            </w:pPr>
            <w:ins w:id="515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56" w:author="KIM, Jason" w:date="2019-04-02T13:39:00Z"/>
                <w:rFonts w:eastAsia="Times New Roman" w:cs="Calibri"/>
                <w:color w:val="000000"/>
                <w:sz w:val="16"/>
                <w:szCs w:val="16"/>
                <w:lang w:eastAsia="en-AU"/>
              </w:rPr>
            </w:pPr>
            <w:ins w:id="515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8" w:author="KIM, Jason" w:date="2019-04-02T13:39:00Z"/>
                <w:rFonts w:eastAsia="Times New Roman" w:cs="Calibri"/>
                <w:color w:val="000000"/>
                <w:sz w:val="16"/>
                <w:szCs w:val="16"/>
                <w:lang w:eastAsia="en-AU"/>
              </w:rPr>
            </w:pPr>
            <w:ins w:id="515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60" w:author="KIM, Jason" w:date="2019-04-02T13:39:00Z"/>
                <w:rFonts w:eastAsia="Times New Roman" w:cs="Calibri"/>
                <w:color w:val="000000"/>
                <w:sz w:val="16"/>
                <w:szCs w:val="16"/>
                <w:lang w:eastAsia="en-AU"/>
              </w:rPr>
            </w:pPr>
            <w:ins w:id="516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62" w:author="KIM, Jason" w:date="2019-04-02T13:39:00Z"/>
                <w:rFonts w:eastAsia="Times New Roman" w:cs="Calibri"/>
                <w:color w:val="000000"/>
                <w:sz w:val="16"/>
                <w:szCs w:val="16"/>
                <w:lang w:eastAsia="en-AU"/>
              </w:rPr>
            </w:pPr>
            <w:ins w:id="516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64" w:author="KIM, Jason" w:date="2019-04-02T13:39:00Z"/>
                <w:rFonts w:eastAsia="Times New Roman" w:cs="Calibri"/>
                <w:color w:val="000000"/>
                <w:sz w:val="16"/>
                <w:szCs w:val="16"/>
                <w:lang w:eastAsia="en-AU"/>
              </w:rPr>
            </w:pPr>
            <w:ins w:id="5165"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16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67" w:author="KIM, Jason" w:date="2019-04-02T13:39:00Z"/>
                <w:rFonts w:eastAsia="Times New Roman" w:cs="Calibri"/>
                <w:color w:val="000000"/>
                <w:sz w:val="16"/>
                <w:szCs w:val="16"/>
                <w:lang w:eastAsia="en-AU"/>
              </w:rPr>
            </w:pPr>
            <w:ins w:id="5168" w:author="KIM, Jason" w:date="2019-04-02T13:39:00Z">
              <w:r w:rsidRPr="005D76C8">
                <w:rPr>
                  <w:rFonts w:eastAsia="Times New Roman" w:cs="Calibri"/>
                  <w:color w:val="000000"/>
                  <w:sz w:val="16"/>
                  <w:szCs w:val="16"/>
                  <w:lang w:eastAsia="en-AU"/>
                </w:rPr>
                <w:lastRenderedPageBreak/>
                <w:t>ELZ10128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69" w:author="KIM, Jason" w:date="2019-04-02T13:39:00Z"/>
                <w:rFonts w:eastAsia="Times New Roman" w:cs="Calibri"/>
                <w:color w:val="000000"/>
                <w:sz w:val="16"/>
                <w:szCs w:val="16"/>
                <w:lang w:eastAsia="en-AU"/>
              </w:rPr>
            </w:pPr>
            <w:ins w:id="5170" w:author="KIM, Jason" w:date="2019-04-02T13:39:00Z">
              <w:r w:rsidRPr="005D76C8">
                <w:rPr>
                  <w:rFonts w:eastAsia="Times New Roman" w:cs="Calibri"/>
                  <w:color w:val="000000"/>
                  <w:sz w:val="16"/>
                  <w:szCs w:val="16"/>
                  <w:lang w:eastAsia="en-AU"/>
                </w:rPr>
                <w:t>CP17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1" w:author="KIM, Jason" w:date="2019-04-02T13:39:00Z"/>
                <w:rFonts w:eastAsia="Times New Roman" w:cs="Calibri"/>
                <w:color w:val="000000"/>
                <w:sz w:val="16"/>
                <w:szCs w:val="16"/>
                <w:lang w:eastAsia="en-AU"/>
              </w:rPr>
            </w:pPr>
            <w:ins w:id="5172" w:author="KIM, Jason" w:date="2019-04-02T13:39:00Z">
              <w:r w:rsidRPr="005D76C8">
                <w:rPr>
                  <w:rFonts w:eastAsia="Times New Roman" w:cs="Calibri"/>
                  <w:color w:val="000000"/>
                  <w:sz w:val="16"/>
                  <w:szCs w:val="16"/>
                  <w:lang w:eastAsia="en-AU"/>
                </w:rPr>
                <w:t>CP18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3" w:author="KIM, Jason" w:date="2019-04-02T13:39:00Z"/>
                <w:rFonts w:eastAsia="Times New Roman" w:cs="Calibri"/>
                <w:color w:val="000000"/>
                <w:sz w:val="16"/>
                <w:szCs w:val="16"/>
                <w:lang w:eastAsia="en-AU"/>
              </w:rPr>
            </w:pPr>
            <w:ins w:id="5174" w:author="KIM, Jason" w:date="2019-04-02T13:39:00Z">
              <w:r w:rsidRPr="005D76C8">
                <w:rPr>
                  <w:rFonts w:eastAsia="Times New Roman" w:cs="Calibri"/>
                  <w:color w:val="000000"/>
                  <w:sz w:val="16"/>
                  <w:szCs w:val="16"/>
                  <w:lang w:eastAsia="en-AU"/>
                </w:rPr>
                <w:t>DLZ1174 to DLZ1182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75" w:author="KIM, Jason" w:date="2019-04-02T13:39:00Z"/>
                <w:rFonts w:eastAsia="Times New Roman" w:cs="Calibri"/>
                <w:color w:val="000000"/>
                <w:sz w:val="16"/>
                <w:szCs w:val="16"/>
                <w:lang w:eastAsia="en-AU"/>
              </w:rPr>
            </w:pPr>
            <w:ins w:id="517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77" w:author="KIM, Jason" w:date="2019-04-02T13:39:00Z"/>
                <w:rFonts w:eastAsia="Times New Roman" w:cs="Calibri"/>
                <w:color w:val="000000"/>
                <w:sz w:val="16"/>
                <w:szCs w:val="16"/>
                <w:lang w:eastAsia="en-AU"/>
              </w:rPr>
            </w:pPr>
            <w:ins w:id="5178" w:author="KIM, Jason" w:date="2019-04-02T13:39:00Z">
              <w:r w:rsidRPr="005D76C8">
                <w:rPr>
                  <w:rFonts w:eastAsia="Times New Roman" w:cs="Calibri"/>
                  <w:color w:val="000000"/>
                  <w:sz w:val="16"/>
                  <w:szCs w:val="16"/>
                  <w:lang w:eastAsia="en-AU"/>
                </w:rPr>
                <w:t>ELZ10268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9" w:author="KIM, Jason" w:date="2019-04-02T13:39:00Z"/>
                <w:rFonts w:eastAsia="Times New Roman" w:cs="Calibri"/>
                <w:color w:val="000000"/>
                <w:sz w:val="16"/>
                <w:szCs w:val="16"/>
                <w:lang w:eastAsia="en-AU"/>
              </w:rPr>
            </w:pPr>
            <w:ins w:id="5180" w:author="KIM, Jason" w:date="2019-04-02T13:39:00Z">
              <w:r w:rsidRPr="005D76C8">
                <w:rPr>
                  <w:rFonts w:eastAsia="Times New Roman" w:cs="Calibri"/>
                  <w:color w:val="000000"/>
                  <w:sz w:val="16"/>
                  <w:szCs w:val="16"/>
                  <w:lang w:eastAsia="en-AU"/>
                </w:rPr>
                <w:t>CP51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1" w:author="KIM, Jason" w:date="2019-04-02T13:39:00Z"/>
                <w:rFonts w:eastAsia="Times New Roman" w:cs="Calibri"/>
                <w:color w:val="000000"/>
                <w:sz w:val="16"/>
                <w:szCs w:val="16"/>
                <w:lang w:eastAsia="en-AU"/>
              </w:rPr>
            </w:pPr>
            <w:ins w:id="5182" w:author="KIM, Jason" w:date="2019-04-02T13:39:00Z">
              <w:r w:rsidRPr="005D76C8">
                <w:rPr>
                  <w:rFonts w:eastAsia="Times New Roman" w:cs="Calibri"/>
                  <w:color w:val="000000"/>
                  <w:sz w:val="16"/>
                  <w:szCs w:val="16"/>
                  <w:lang w:eastAsia="en-AU"/>
                </w:rPr>
                <w:t>CP52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3" w:author="KIM, Jason" w:date="2019-04-02T13:39:00Z"/>
                <w:rFonts w:eastAsia="Times New Roman" w:cs="Calibri"/>
                <w:color w:val="000000"/>
                <w:sz w:val="16"/>
                <w:szCs w:val="16"/>
                <w:lang w:eastAsia="en-AU"/>
              </w:rPr>
            </w:pPr>
            <w:ins w:id="5184" w:author="KIM, Jason" w:date="2019-04-02T13:39:00Z">
              <w:r w:rsidRPr="005D76C8">
                <w:rPr>
                  <w:rFonts w:eastAsia="Times New Roman" w:cs="Calibri"/>
                  <w:color w:val="000000"/>
                  <w:sz w:val="16"/>
                  <w:szCs w:val="16"/>
                  <w:lang w:eastAsia="en-AU"/>
                </w:rPr>
                <w:t>DLZ1514 to DLZ1522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85" w:author="KIM, Jason" w:date="2019-04-02T13:39:00Z"/>
                <w:rFonts w:eastAsia="Times New Roman" w:cs="Calibri"/>
                <w:color w:val="000000"/>
                <w:sz w:val="16"/>
                <w:szCs w:val="16"/>
                <w:lang w:eastAsia="en-AU"/>
              </w:rPr>
            </w:pPr>
            <w:ins w:id="518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87" w:author="KIM, Jason" w:date="2019-04-02T13:39:00Z"/>
                <w:rFonts w:eastAsia="Times New Roman" w:cs="Calibri"/>
                <w:color w:val="000000"/>
                <w:sz w:val="16"/>
                <w:szCs w:val="16"/>
                <w:lang w:eastAsia="en-AU"/>
              </w:rPr>
            </w:pPr>
            <w:ins w:id="518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9" w:author="KIM, Jason" w:date="2019-04-02T13:39:00Z"/>
                <w:rFonts w:eastAsia="Times New Roman" w:cs="Calibri"/>
                <w:color w:val="000000"/>
                <w:sz w:val="16"/>
                <w:szCs w:val="16"/>
                <w:lang w:eastAsia="en-AU"/>
              </w:rPr>
            </w:pPr>
            <w:ins w:id="519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91" w:author="KIM, Jason" w:date="2019-04-02T13:39:00Z"/>
                <w:rFonts w:eastAsia="Times New Roman" w:cs="Calibri"/>
                <w:color w:val="000000"/>
                <w:sz w:val="16"/>
                <w:szCs w:val="16"/>
                <w:lang w:eastAsia="en-AU"/>
              </w:rPr>
            </w:pPr>
            <w:ins w:id="519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93" w:author="KIM, Jason" w:date="2019-04-02T13:39:00Z"/>
                <w:rFonts w:eastAsia="Times New Roman" w:cs="Calibri"/>
                <w:color w:val="000000"/>
                <w:sz w:val="16"/>
                <w:szCs w:val="16"/>
                <w:lang w:eastAsia="en-AU"/>
              </w:rPr>
            </w:pPr>
            <w:ins w:id="519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95" w:author="KIM, Jason" w:date="2019-04-02T13:39:00Z"/>
                <w:rFonts w:eastAsia="Times New Roman" w:cs="Calibri"/>
                <w:color w:val="000000"/>
                <w:sz w:val="16"/>
                <w:szCs w:val="16"/>
                <w:lang w:eastAsia="en-AU"/>
              </w:rPr>
            </w:pPr>
            <w:ins w:id="5196"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19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98" w:author="KIM, Jason" w:date="2019-04-02T13:39:00Z"/>
                <w:rFonts w:eastAsia="Times New Roman" w:cs="Calibri"/>
                <w:color w:val="000000"/>
                <w:sz w:val="16"/>
                <w:szCs w:val="16"/>
                <w:lang w:eastAsia="en-AU"/>
              </w:rPr>
            </w:pPr>
            <w:ins w:id="5199" w:author="KIM, Jason" w:date="2019-04-02T13:39:00Z">
              <w:r w:rsidRPr="005D76C8">
                <w:rPr>
                  <w:rFonts w:eastAsia="Times New Roman" w:cs="Calibri"/>
                  <w:color w:val="000000"/>
                  <w:sz w:val="16"/>
                  <w:szCs w:val="16"/>
                  <w:lang w:eastAsia="en-AU"/>
                </w:rPr>
                <w:t>ELZ10130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0" w:author="KIM, Jason" w:date="2019-04-02T13:39:00Z"/>
                <w:rFonts w:eastAsia="Times New Roman" w:cs="Calibri"/>
                <w:color w:val="000000"/>
                <w:sz w:val="16"/>
                <w:szCs w:val="16"/>
                <w:lang w:eastAsia="en-AU"/>
              </w:rPr>
            </w:pPr>
            <w:ins w:id="5201" w:author="KIM, Jason" w:date="2019-04-02T13:39:00Z">
              <w:r w:rsidRPr="005D76C8">
                <w:rPr>
                  <w:rFonts w:eastAsia="Times New Roman" w:cs="Calibri"/>
                  <w:color w:val="000000"/>
                  <w:sz w:val="16"/>
                  <w:szCs w:val="16"/>
                  <w:lang w:eastAsia="en-AU"/>
                </w:rPr>
                <w:t>CP18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2" w:author="KIM, Jason" w:date="2019-04-02T13:39:00Z"/>
                <w:rFonts w:eastAsia="Times New Roman" w:cs="Calibri"/>
                <w:color w:val="000000"/>
                <w:sz w:val="16"/>
                <w:szCs w:val="16"/>
                <w:lang w:eastAsia="en-AU"/>
              </w:rPr>
            </w:pPr>
            <w:ins w:id="520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4" w:author="KIM, Jason" w:date="2019-04-02T13:39:00Z"/>
                <w:rFonts w:eastAsia="Times New Roman" w:cs="Calibri"/>
                <w:color w:val="000000"/>
                <w:sz w:val="16"/>
                <w:szCs w:val="16"/>
                <w:lang w:eastAsia="en-AU"/>
              </w:rPr>
            </w:pPr>
            <w:ins w:id="5205" w:author="KIM, Jason" w:date="2019-04-02T13:39:00Z">
              <w:r w:rsidRPr="005D76C8">
                <w:rPr>
                  <w:rFonts w:eastAsia="Times New Roman" w:cs="Calibri"/>
                  <w:color w:val="000000"/>
                  <w:sz w:val="16"/>
                  <w:szCs w:val="16"/>
                  <w:lang w:eastAsia="en-AU"/>
                </w:rPr>
                <w:t>DLZ1183 to DLZ1183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06" w:author="KIM, Jason" w:date="2019-04-02T13:39:00Z"/>
                <w:rFonts w:eastAsia="Times New Roman" w:cs="Calibri"/>
                <w:color w:val="000000"/>
                <w:sz w:val="16"/>
                <w:szCs w:val="16"/>
                <w:lang w:eastAsia="en-AU"/>
              </w:rPr>
            </w:pPr>
            <w:ins w:id="520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08" w:author="KIM, Jason" w:date="2019-04-02T13:39:00Z"/>
                <w:rFonts w:eastAsia="Times New Roman" w:cs="Calibri"/>
                <w:color w:val="000000"/>
                <w:sz w:val="16"/>
                <w:szCs w:val="16"/>
                <w:lang w:eastAsia="en-AU"/>
              </w:rPr>
            </w:pPr>
            <w:ins w:id="5209" w:author="KIM, Jason" w:date="2019-04-02T13:39:00Z">
              <w:r w:rsidRPr="005D76C8">
                <w:rPr>
                  <w:rFonts w:eastAsia="Times New Roman" w:cs="Calibri"/>
                  <w:color w:val="000000"/>
                  <w:sz w:val="16"/>
                  <w:szCs w:val="16"/>
                  <w:lang w:eastAsia="en-AU"/>
                </w:rPr>
                <w:t>ELZ10270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0" w:author="KIM, Jason" w:date="2019-04-02T13:39:00Z"/>
                <w:rFonts w:eastAsia="Times New Roman" w:cs="Calibri"/>
                <w:color w:val="000000"/>
                <w:sz w:val="16"/>
                <w:szCs w:val="16"/>
                <w:lang w:eastAsia="en-AU"/>
              </w:rPr>
            </w:pPr>
            <w:ins w:id="5211" w:author="KIM, Jason" w:date="2019-04-02T13:39:00Z">
              <w:r w:rsidRPr="005D76C8">
                <w:rPr>
                  <w:rFonts w:eastAsia="Times New Roman" w:cs="Calibri"/>
                  <w:color w:val="000000"/>
                  <w:sz w:val="16"/>
                  <w:szCs w:val="16"/>
                  <w:lang w:eastAsia="en-AU"/>
                </w:rPr>
                <w:t>CP52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2" w:author="KIM, Jason" w:date="2019-04-02T13:39:00Z"/>
                <w:rFonts w:eastAsia="Times New Roman" w:cs="Calibri"/>
                <w:color w:val="000000"/>
                <w:sz w:val="16"/>
                <w:szCs w:val="16"/>
                <w:lang w:eastAsia="en-AU"/>
              </w:rPr>
            </w:pPr>
            <w:ins w:id="521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4" w:author="KIM, Jason" w:date="2019-04-02T13:39:00Z"/>
                <w:rFonts w:eastAsia="Times New Roman" w:cs="Calibri"/>
                <w:color w:val="000000"/>
                <w:sz w:val="16"/>
                <w:szCs w:val="16"/>
                <w:lang w:eastAsia="en-AU"/>
              </w:rPr>
            </w:pPr>
            <w:ins w:id="5215" w:author="KIM, Jason" w:date="2019-04-02T13:39:00Z">
              <w:r w:rsidRPr="005D76C8">
                <w:rPr>
                  <w:rFonts w:eastAsia="Times New Roman" w:cs="Calibri"/>
                  <w:color w:val="000000"/>
                  <w:sz w:val="16"/>
                  <w:szCs w:val="16"/>
                  <w:lang w:eastAsia="en-AU"/>
                </w:rPr>
                <w:t>DLZ1523 to DLZ1523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16" w:author="KIM, Jason" w:date="2019-04-02T13:39:00Z"/>
                <w:rFonts w:eastAsia="Times New Roman" w:cs="Calibri"/>
                <w:color w:val="000000"/>
                <w:sz w:val="16"/>
                <w:szCs w:val="16"/>
                <w:lang w:eastAsia="en-AU"/>
              </w:rPr>
            </w:pPr>
            <w:ins w:id="521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18" w:author="KIM, Jason" w:date="2019-04-02T13:39:00Z"/>
                <w:rFonts w:eastAsia="Times New Roman" w:cs="Calibri"/>
                <w:color w:val="000000"/>
                <w:sz w:val="16"/>
                <w:szCs w:val="16"/>
                <w:lang w:eastAsia="en-AU"/>
              </w:rPr>
            </w:pPr>
            <w:ins w:id="521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20" w:author="KIM, Jason" w:date="2019-04-02T13:39:00Z"/>
                <w:rFonts w:eastAsia="Times New Roman" w:cs="Calibri"/>
                <w:color w:val="000000"/>
                <w:sz w:val="16"/>
                <w:szCs w:val="16"/>
                <w:lang w:eastAsia="en-AU"/>
              </w:rPr>
            </w:pPr>
            <w:ins w:id="522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22" w:author="KIM, Jason" w:date="2019-04-02T13:39:00Z"/>
                <w:rFonts w:eastAsia="Times New Roman" w:cs="Calibri"/>
                <w:color w:val="000000"/>
                <w:sz w:val="16"/>
                <w:szCs w:val="16"/>
                <w:lang w:eastAsia="en-AU"/>
              </w:rPr>
            </w:pPr>
            <w:ins w:id="5223"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24" w:author="KIM, Jason" w:date="2019-04-02T13:39:00Z"/>
                <w:rFonts w:eastAsia="Times New Roman" w:cs="Calibri"/>
                <w:color w:val="000000"/>
                <w:sz w:val="16"/>
                <w:szCs w:val="16"/>
                <w:lang w:eastAsia="en-AU"/>
              </w:rPr>
            </w:pPr>
            <w:ins w:id="5225"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26" w:author="KIM, Jason" w:date="2019-04-02T13:39:00Z"/>
                <w:rFonts w:eastAsia="Times New Roman" w:cs="Calibri"/>
                <w:color w:val="000000"/>
                <w:sz w:val="16"/>
                <w:szCs w:val="16"/>
                <w:lang w:eastAsia="en-AU"/>
              </w:rPr>
            </w:pPr>
            <w:ins w:id="5227"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2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29" w:author="KIM, Jason" w:date="2019-04-02T13:39:00Z"/>
                <w:rFonts w:eastAsia="Times New Roman" w:cs="Calibri"/>
                <w:color w:val="000000"/>
                <w:sz w:val="16"/>
                <w:szCs w:val="16"/>
                <w:lang w:eastAsia="en-AU"/>
              </w:rPr>
            </w:pPr>
            <w:ins w:id="5230" w:author="KIM, Jason" w:date="2019-04-02T13:39:00Z">
              <w:r w:rsidRPr="005D76C8">
                <w:rPr>
                  <w:rFonts w:eastAsia="Times New Roman" w:cs="Calibri"/>
                  <w:color w:val="000000"/>
                  <w:sz w:val="16"/>
                  <w:szCs w:val="16"/>
                  <w:lang w:eastAsia="en-AU"/>
                </w:rPr>
                <w:t>ELZ10132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1" w:author="KIM, Jason" w:date="2019-04-02T13:39:00Z"/>
                <w:rFonts w:eastAsia="Times New Roman" w:cs="Calibri"/>
                <w:color w:val="000000"/>
                <w:sz w:val="16"/>
                <w:szCs w:val="16"/>
                <w:lang w:eastAsia="en-AU"/>
              </w:rPr>
            </w:pPr>
            <w:ins w:id="5232" w:author="KIM, Jason" w:date="2019-04-02T13:39:00Z">
              <w:r w:rsidRPr="005D76C8">
                <w:rPr>
                  <w:rFonts w:eastAsia="Times New Roman" w:cs="Calibri"/>
                  <w:color w:val="000000"/>
                  <w:sz w:val="16"/>
                  <w:szCs w:val="16"/>
                  <w:lang w:eastAsia="en-AU"/>
                </w:rPr>
                <w:t>CP18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3" w:author="KIM, Jason" w:date="2019-04-02T13:39:00Z"/>
                <w:rFonts w:eastAsia="Times New Roman" w:cs="Calibri"/>
                <w:color w:val="000000"/>
                <w:sz w:val="16"/>
                <w:szCs w:val="16"/>
                <w:lang w:eastAsia="en-AU"/>
              </w:rPr>
            </w:pPr>
            <w:ins w:id="5234" w:author="KIM, Jason" w:date="2019-04-02T13:39:00Z">
              <w:r w:rsidRPr="005D76C8">
                <w:rPr>
                  <w:rFonts w:eastAsia="Times New Roman" w:cs="Calibri"/>
                  <w:color w:val="000000"/>
                  <w:sz w:val="16"/>
                  <w:szCs w:val="16"/>
                  <w:lang w:eastAsia="en-AU"/>
                </w:rPr>
                <w:t>CP19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5" w:author="KIM, Jason" w:date="2019-04-02T13:39:00Z"/>
                <w:rFonts w:eastAsia="Times New Roman" w:cs="Calibri"/>
                <w:color w:val="000000"/>
                <w:sz w:val="16"/>
                <w:szCs w:val="16"/>
                <w:lang w:eastAsia="en-AU"/>
              </w:rPr>
            </w:pPr>
            <w:ins w:id="5236" w:author="KIM, Jason" w:date="2019-04-02T13:39:00Z">
              <w:r w:rsidRPr="005D76C8">
                <w:rPr>
                  <w:rFonts w:eastAsia="Times New Roman" w:cs="Calibri"/>
                  <w:color w:val="000000"/>
                  <w:sz w:val="16"/>
                  <w:szCs w:val="16"/>
                  <w:lang w:eastAsia="en-AU"/>
                </w:rPr>
                <w:t>DLZ1184 to DLZ1192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37" w:author="KIM, Jason" w:date="2019-04-02T13:39:00Z"/>
                <w:rFonts w:eastAsia="Times New Roman" w:cs="Calibri"/>
                <w:color w:val="000000"/>
                <w:sz w:val="16"/>
                <w:szCs w:val="16"/>
                <w:lang w:eastAsia="en-AU"/>
              </w:rPr>
            </w:pPr>
            <w:ins w:id="523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39" w:author="KIM, Jason" w:date="2019-04-02T13:39:00Z"/>
                <w:rFonts w:eastAsia="Times New Roman" w:cs="Calibri"/>
                <w:color w:val="000000"/>
                <w:sz w:val="16"/>
                <w:szCs w:val="16"/>
                <w:lang w:eastAsia="en-AU"/>
              </w:rPr>
            </w:pPr>
            <w:ins w:id="5240" w:author="KIM, Jason" w:date="2019-04-02T13:39:00Z">
              <w:r w:rsidRPr="005D76C8">
                <w:rPr>
                  <w:rFonts w:eastAsia="Times New Roman" w:cs="Calibri"/>
                  <w:color w:val="000000"/>
                  <w:sz w:val="16"/>
                  <w:szCs w:val="16"/>
                  <w:lang w:eastAsia="en-AU"/>
                </w:rPr>
                <w:t>ELZ10272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1" w:author="KIM, Jason" w:date="2019-04-02T13:39:00Z"/>
                <w:rFonts w:eastAsia="Times New Roman" w:cs="Calibri"/>
                <w:color w:val="000000"/>
                <w:sz w:val="16"/>
                <w:szCs w:val="16"/>
                <w:lang w:eastAsia="en-AU"/>
              </w:rPr>
            </w:pPr>
            <w:ins w:id="5242" w:author="KIM, Jason" w:date="2019-04-02T13:39:00Z">
              <w:r w:rsidRPr="005D76C8">
                <w:rPr>
                  <w:rFonts w:eastAsia="Times New Roman" w:cs="Calibri"/>
                  <w:color w:val="000000"/>
                  <w:sz w:val="16"/>
                  <w:szCs w:val="16"/>
                  <w:lang w:eastAsia="en-AU"/>
                </w:rPr>
                <w:t>CP52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3" w:author="KIM, Jason" w:date="2019-04-02T13:39:00Z"/>
                <w:rFonts w:eastAsia="Times New Roman" w:cs="Calibri"/>
                <w:color w:val="000000"/>
                <w:sz w:val="16"/>
                <w:szCs w:val="16"/>
                <w:lang w:eastAsia="en-AU"/>
              </w:rPr>
            </w:pPr>
            <w:ins w:id="5244" w:author="KIM, Jason" w:date="2019-04-02T13:39:00Z">
              <w:r w:rsidRPr="005D76C8">
                <w:rPr>
                  <w:rFonts w:eastAsia="Times New Roman" w:cs="Calibri"/>
                  <w:color w:val="000000"/>
                  <w:sz w:val="16"/>
                  <w:szCs w:val="16"/>
                  <w:lang w:eastAsia="en-AU"/>
                </w:rPr>
                <w:t>CP53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5" w:author="KIM, Jason" w:date="2019-04-02T13:39:00Z"/>
                <w:rFonts w:eastAsia="Times New Roman" w:cs="Calibri"/>
                <w:color w:val="000000"/>
                <w:sz w:val="16"/>
                <w:szCs w:val="16"/>
                <w:lang w:eastAsia="en-AU"/>
              </w:rPr>
            </w:pPr>
            <w:ins w:id="5246" w:author="KIM, Jason" w:date="2019-04-02T13:39:00Z">
              <w:r w:rsidRPr="005D76C8">
                <w:rPr>
                  <w:rFonts w:eastAsia="Times New Roman" w:cs="Calibri"/>
                  <w:color w:val="000000"/>
                  <w:sz w:val="16"/>
                  <w:szCs w:val="16"/>
                  <w:lang w:eastAsia="en-AU"/>
                </w:rPr>
                <w:t>DLZ1524 to DLZ1532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47" w:author="KIM, Jason" w:date="2019-04-02T13:39:00Z"/>
                <w:rFonts w:eastAsia="Times New Roman" w:cs="Calibri"/>
                <w:color w:val="000000"/>
                <w:sz w:val="16"/>
                <w:szCs w:val="16"/>
                <w:lang w:eastAsia="en-AU"/>
              </w:rPr>
            </w:pPr>
            <w:ins w:id="524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49" w:author="KIM, Jason" w:date="2019-04-02T13:39:00Z"/>
                <w:rFonts w:eastAsia="Times New Roman" w:cs="Calibri"/>
                <w:color w:val="000000"/>
                <w:sz w:val="16"/>
                <w:szCs w:val="16"/>
                <w:lang w:eastAsia="en-AU"/>
              </w:rPr>
            </w:pPr>
            <w:ins w:id="525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1" w:author="KIM, Jason" w:date="2019-04-02T13:39:00Z"/>
                <w:rFonts w:eastAsia="Times New Roman" w:cs="Calibri"/>
                <w:color w:val="000000"/>
                <w:sz w:val="16"/>
                <w:szCs w:val="16"/>
                <w:lang w:eastAsia="en-AU"/>
              </w:rPr>
            </w:pPr>
            <w:ins w:id="525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3" w:author="KIM, Jason" w:date="2019-04-02T13:39:00Z"/>
                <w:rFonts w:eastAsia="Times New Roman" w:cs="Calibri"/>
                <w:color w:val="000000"/>
                <w:sz w:val="16"/>
                <w:szCs w:val="16"/>
                <w:lang w:eastAsia="en-AU"/>
              </w:rPr>
            </w:pPr>
            <w:ins w:id="5254"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5" w:author="KIM, Jason" w:date="2019-04-02T13:39:00Z"/>
                <w:rFonts w:eastAsia="Times New Roman" w:cs="Calibri"/>
                <w:color w:val="000000"/>
                <w:sz w:val="16"/>
                <w:szCs w:val="16"/>
                <w:lang w:eastAsia="en-AU"/>
              </w:rPr>
            </w:pPr>
            <w:ins w:id="5256"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57" w:author="KIM, Jason" w:date="2019-04-02T13:39:00Z"/>
                <w:rFonts w:eastAsia="Times New Roman" w:cs="Calibri"/>
                <w:color w:val="000000"/>
                <w:sz w:val="16"/>
                <w:szCs w:val="16"/>
                <w:lang w:eastAsia="en-AU"/>
              </w:rPr>
            </w:pPr>
            <w:ins w:id="5258"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5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60" w:author="KIM, Jason" w:date="2019-04-02T13:39:00Z"/>
                <w:rFonts w:eastAsia="Times New Roman" w:cs="Calibri"/>
                <w:color w:val="000000"/>
                <w:sz w:val="16"/>
                <w:szCs w:val="16"/>
                <w:lang w:eastAsia="en-AU"/>
              </w:rPr>
            </w:pPr>
            <w:ins w:id="5261" w:author="KIM, Jason" w:date="2019-04-02T13:39:00Z">
              <w:r w:rsidRPr="005D76C8">
                <w:rPr>
                  <w:rFonts w:eastAsia="Times New Roman" w:cs="Calibri"/>
                  <w:color w:val="000000"/>
                  <w:sz w:val="16"/>
                  <w:szCs w:val="16"/>
                  <w:lang w:eastAsia="en-AU"/>
                </w:rPr>
                <w:t>ELZ10134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2" w:author="KIM, Jason" w:date="2019-04-02T13:39:00Z"/>
                <w:rFonts w:eastAsia="Times New Roman" w:cs="Calibri"/>
                <w:color w:val="000000"/>
                <w:sz w:val="16"/>
                <w:szCs w:val="16"/>
                <w:lang w:eastAsia="en-AU"/>
              </w:rPr>
            </w:pPr>
            <w:ins w:id="5263" w:author="KIM, Jason" w:date="2019-04-02T13:39:00Z">
              <w:r w:rsidRPr="005D76C8">
                <w:rPr>
                  <w:rFonts w:eastAsia="Times New Roman" w:cs="Calibri"/>
                  <w:color w:val="000000"/>
                  <w:sz w:val="16"/>
                  <w:szCs w:val="16"/>
                  <w:lang w:eastAsia="en-AU"/>
                </w:rPr>
                <w:t>CP19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4" w:author="KIM, Jason" w:date="2019-04-02T13:39:00Z"/>
                <w:rFonts w:eastAsia="Times New Roman" w:cs="Calibri"/>
                <w:color w:val="000000"/>
                <w:sz w:val="16"/>
                <w:szCs w:val="16"/>
                <w:lang w:eastAsia="en-AU"/>
              </w:rPr>
            </w:pPr>
            <w:ins w:id="526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6" w:author="KIM, Jason" w:date="2019-04-02T13:39:00Z"/>
                <w:rFonts w:eastAsia="Times New Roman" w:cs="Calibri"/>
                <w:color w:val="000000"/>
                <w:sz w:val="16"/>
                <w:szCs w:val="16"/>
                <w:lang w:eastAsia="en-AU"/>
              </w:rPr>
            </w:pPr>
            <w:ins w:id="5267" w:author="KIM, Jason" w:date="2019-04-02T13:39:00Z">
              <w:r w:rsidRPr="005D76C8">
                <w:rPr>
                  <w:rFonts w:eastAsia="Times New Roman" w:cs="Calibri"/>
                  <w:color w:val="000000"/>
                  <w:sz w:val="16"/>
                  <w:szCs w:val="16"/>
                  <w:lang w:eastAsia="en-AU"/>
                </w:rPr>
                <w:t>DLZ1193 to DLZ1193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68" w:author="KIM, Jason" w:date="2019-04-02T13:39:00Z"/>
                <w:rFonts w:eastAsia="Times New Roman" w:cs="Calibri"/>
                <w:color w:val="000000"/>
                <w:sz w:val="16"/>
                <w:szCs w:val="16"/>
                <w:lang w:eastAsia="en-AU"/>
              </w:rPr>
            </w:pPr>
            <w:ins w:id="526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70" w:author="KIM, Jason" w:date="2019-04-02T13:39:00Z"/>
                <w:rFonts w:eastAsia="Times New Roman" w:cs="Calibri"/>
                <w:color w:val="000000"/>
                <w:sz w:val="16"/>
                <w:szCs w:val="16"/>
                <w:lang w:eastAsia="en-AU"/>
              </w:rPr>
            </w:pPr>
            <w:ins w:id="5271" w:author="KIM, Jason" w:date="2019-04-02T13:39:00Z">
              <w:r w:rsidRPr="005D76C8">
                <w:rPr>
                  <w:rFonts w:eastAsia="Times New Roman" w:cs="Calibri"/>
                  <w:color w:val="000000"/>
                  <w:sz w:val="16"/>
                  <w:szCs w:val="16"/>
                  <w:lang w:eastAsia="en-AU"/>
                </w:rPr>
                <w:t>ELZ10274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2" w:author="KIM, Jason" w:date="2019-04-02T13:39:00Z"/>
                <w:rFonts w:eastAsia="Times New Roman" w:cs="Calibri"/>
                <w:color w:val="000000"/>
                <w:sz w:val="16"/>
                <w:szCs w:val="16"/>
                <w:lang w:eastAsia="en-AU"/>
              </w:rPr>
            </w:pPr>
            <w:ins w:id="5273" w:author="KIM, Jason" w:date="2019-04-02T13:39:00Z">
              <w:r w:rsidRPr="005D76C8">
                <w:rPr>
                  <w:rFonts w:eastAsia="Times New Roman" w:cs="Calibri"/>
                  <w:color w:val="000000"/>
                  <w:sz w:val="16"/>
                  <w:szCs w:val="16"/>
                  <w:lang w:eastAsia="en-AU"/>
                </w:rPr>
                <w:t>CP53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4" w:author="KIM, Jason" w:date="2019-04-02T13:39:00Z"/>
                <w:rFonts w:eastAsia="Times New Roman" w:cs="Calibri"/>
                <w:color w:val="000000"/>
                <w:sz w:val="16"/>
                <w:szCs w:val="16"/>
                <w:lang w:eastAsia="en-AU"/>
              </w:rPr>
            </w:pPr>
            <w:ins w:id="527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6" w:author="KIM, Jason" w:date="2019-04-02T13:39:00Z"/>
                <w:rFonts w:eastAsia="Times New Roman" w:cs="Calibri"/>
                <w:color w:val="000000"/>
                <w:sz w:val="16"/>
                <w:szCs w:val="16"/>
                <w:lang w:eastAsia="en-AU"/>
              </w:rPr>
            </w:pPr>
            <w:ins w:id="5277" w:author="KIM, Jason" w:date="2019-04-02T13:39:00Z">
              <w:r w:rsidRPr="005D76C8">
                <w:rPr>
                  <w:rFonts w:eastAsia="Times New Roman" w:cs="Calibri"/>
                  <w:color w:val="000000"/>
                  <w:sz w:val="16"/>
                  <w:szCs w:val="16"/>
                  <w:lang w:eastAsia="en-AU"/>
                </w:rPr>
                <w:t>DLZ1533 to DLZ1533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78" w:author="KIM, Jason" w:date="2019-04-02T13:39:00Z"/>
                <w:rFonts w:eastAsia="Times New Roman" w:cs="Calibri"/>
                <w:color w:val="000000"/>
                <w:sz w:val="16"/>
                <w:szCs w:val="16"/>
                <w:lang w:eastAsia="en-AU"/>
              </w:rPr>
            </w:pPr>
            <w:ins w:id="527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80" w:author="KIM, Jason" w:date="2019-04-02T13:39:00Z"/>
                <w:rFonts w:eastAsia="Times New Roman" w:cs="Calibri"/>
                <w:color w:val="000000"/>
                <w:sz w:val="16"/>
                <w:szCs w:val="16"/>
                <w:lang w:eastAsia="en-AU"/>
              </w:rPr>
            </w:pPr>
            <w:ins w:id="528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82" w:author="KIM, Jason" w:date="2019-04-02T13:39:00Z"/>
                <w:rFonts w:eastAsia="Times New Roman" w:cs="Calibri"/>
                <w:color w:val="000000"/>
                <w:sz w:val="16"/>
                <w:szCs w:val="16"/>
                <w:lang w:eastAsia="en-AU"/>
              </w:rPr>
            </w:pPr>
            <w:ins w:id="528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84" w:author="KIM, Jason" w:date="2019-04-02T13:39:00Z"/>
                <w:rFonts w:eastAsia="Times New Roman" w:cs="Calibri"/>
                <w:color w:val="000000"/>
                <w:sz w:val="16"/>
                <w:szCs w:val="16"/>
                <w:lang w:eastAsia="en-AU"/>
              </w:rPr>
            </w:pPr>
            <w:ins w:id="5285"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86" w:author="KIM, Jason" w:date="2019-04-02T13:39:00Z"/>
                <w:rFonts w:eastAsia="Times New Roman" w:cs="Calibri"/>
                <w:color w:val="000000"/>
                <w:sz w:val="16"/>
                <w:szCs w:val="16"/>
                <w:lang w:eastAsia="en-AU"/>
              </w:rPr>
            </w:pPr>
            <w:ins w:id="5287"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88" w:author="KIM, Jason" w:date="2019-04-02T13:39:00Z"/>
                <w:rFonts w:eastAsia="Times New Roman" w:cs="Calibri"/>
                <w:color w:val="000000"/>
                <w:sz w:val="16"/>
                <w:szCs w:val="16"/>
                <w:lang w:eastAsia="en-AU"/>
              </w:rPr>
            </w:pPr>
            <w:ins w:id="5289"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9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91" w:author="KIM, Jason" w:date="2019-04-02T13:39:00Z"/>
                <w:rFonts w:eastAsia="Times New Roman" w:cs="Calibri"/>
                <w:color w:val="000000"/>
                <w:sz w:val="16"/>
                <w:szCs w:val="16"/>
                <w:lang w:eastAsia="en-AU"/>
              </w:rPr>
            </w:pPr>
            <w:ins w:id="5292" w:author="KIM, Jason" w:date="2019-04-02T13:39:00Z">
              <w:r w:rsidRPr="005D76C8">
                <w:rPr>
                  <w:rFonts w:eastAsia="Times New Roman" w:cs="Calibri"/>
                  <w:color w:val="000000"/>
                  <w:sz w:val="16"/>
                  <w:szCs w:val="16"/>
                  <w:lang w:eastAsia="en-AU"/>
                </w:rPr>
                <w:t>ELZ10136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3" w:author="KIM, Jason" w:date="2019-04-02T13:39:00Z"/>
                <w:rFonts w:eastAsia="Times New Roman" w:cs="Calibri"/>
                <w:color w:val="000000"/>
                <w:sz w:val="16"/>
                <w:szCs w:val="16"/>
                <w:lang w:eastAsia="en-AU"/>
              </w:rPr>
            </w:pPr>
            <w:ins w:id="5294" w:author="KIM, Jason" w:date="2019-04-02T13:39:00Z">
              <w:r w:rsidRPr="005D76C8">
                <w:rPr>
                  <w:rFonts w:eastAsia="Times New Roman" w:cs="Calibri"/>
                  <w:color w:val="000000"/>
                  <w:sz w:val="16"/>
                  <w:szCs w:val="16"/>
                  <w:lang w:eastAsia="en-AU"/>
                </w:rPr>
                <w:t>CP19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5" w:author="KIM, Jason" w:date="2019-04-02T13:39:00Z"/>
                <w:rFonts w:eastAsia="Times New Roman" w:cs="Calibri"/>
                <w:color w:val="000000"/>
                <w:sz w:val="16"/>
                <w:szCs w:val="16"/>
                <w:lang w:eastAsia="en-AU"/>
              </w:rPr>
            </w:pPr>
            <w:ins w:id="5296" w:author="KIM, Jason" w:date="2019-04-02T13:39:00Z">
              <w:r w:rsidRPr="005D76C8">
                <w:rPr>
                  <w:rFonts w:eastAsia="Times New Roman" w:cs="Calibri"/>
                  <w:color w:val="000000"/>
                  <w:sz w:val="16"/>
                  <w:szCs w:val="16"/>
                  <w:lang w:eastAsia="en-AU"/>
                </w:rPr>
                <w:t>CP20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7" w:author="KIM, Jason" w:date="2019-04-02T13:39:00Z"/>
                <w:rFonts w:eastAsia="Times New Roman" w:cs="Calibri"/>
                <w:color w:val="000000"/>
                <w:sz w:val="16"/>
                <w:szCs w:val="16"/>
                <w:lang w:eastAsia="en-AU"/>
              </w:rPr>
            </w:pPr>
            <w:ins w:id="5298" w:author="KIM, Jason" w:date="2019-04-02T13:39:00Z">
              <w:r w:rsidRPr="005D76C8">
                <w:rPr>
                  <w:rFonts w:eastAsia="Times New Roman" w:cs="Calibri"/>
                  <w:color w:val="000000"/>
                  <w:sz w:val="16"/>
                  <w:szCs w:val="16"/>
                  <w:lang w:eastAsia="en-AU"/>
                </w:rPr>
                <w:t>DLZ1194 to DLZ1202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99" w:author="KIM, Jason" w:date="2019-04-02T13:39:00Z"/>
                <w:rFonts w:eastAsia="Times New Roman" w:cs="Calibri"/>
                <w:color w:val="000000"/>
                <w:sz w:val="16"/>
                <w:szCs w:val="16"/>
                <w:lang w:eastAsia="en-AU"/>
              </w:rPr>
            </w:pPr>
            <w:ins w:id="530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01" w:author="KIM, Jason" w:date="2019-04-02T13:39:00Z"/>
                <w:rFonts w:eastAsia="Times New Roman" w:cs="Calibri"/>
                <w:color w:val="000000"/>
                <w:sz w:val="16"/>
                <w:szCs w:val="16"/>
                <w:lang w:eastAsia="en-AU"/>
              </w:rPr>
            </w:pPr>
            <w:ins w:id="5302" w:author="KIM, Jason" w:date="2019-04-02T13:39:00Z">
              <w:r w:rsidRPr="005D76C8">
                <w:rPr>
                  <w:rFonts w:eastAsia="Times New Roman" w:cs="Calibri"/>
                  <w:color w:val="000000"/>
                  <w:sz w:val="16"/>
                  <w:szCs w:val="16"/>
                  <w:lang w:eastAsia="en-AU"/>
                </w:rPr>
                <w:t>ELZ10276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3" w:author="KIM, Jason" w:date="2019-04-02T13:39:00Z"/>
                <w:rFonts w:eastAsia="Times New Roman" w:cs="Calibri"/>
                <w:color w:val="000000"/>
                <w:sz w:val="16"/>
                <w:szCs w:val="16"/>
                <w:lang w:eastAsia="en-AU"/>
              </w:rPr>
            </w:pPr>
            <w:ins w:id="5304" w:author="KIM, Jason" w:date="2019-04-02T13:39:00Z">
              <w:r w:rsidRPr="005D76C8">
                <w:rPr>
                  <w:rFonts w:eastAsia="Times New Roman" w:cs="Calibri"/>
                  <w:color w:val="000000"/>
                  <w:sz w:val="16"/>
                  <w:szCs w:val="16"/>
                  <w:lang w:eastAsia="en-AU"/>
                </w:rPr>
                <w:t>CP53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5" w:author="KIM, Jason" w:date="2019-04-02T13:39:00Z"/>
                <w:rFonts w:eastAsia="Times New Roman" w:cs="Calibri"/>
                <w:color w:val="000000"/>
                <w:sz w:val="16"/>
                <w:szCs w:val="16"/>
                <w:lang w:eastAsia="en-AU"/>
              </w:rPr>
            </w:pPr>
            <w:ins w:id="5306" w:author="KIM, Jason" w:date="2019-04-02T13:39:00Z">
              <w:r w:rsidRPr="005D76C8">
                <w:rPr>
                  <w:rFonts w:eastAsia="Times New Roman" w:cs="Calibri"/>
                  <w:color w:val="000000"/>
                  <w:sz w:val="16"/>
                  <w:szCs w:val="16"/>
                  <w:lang w:eastAsia="en-AU"/>
                </w:rPr>
                <w:t>CP54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7" w:author="KIM, Jason" w:date="2019-04-02T13:39:00Z"/>
                <w:rFonts w:eastAsia="Times New Roman" w:cs="Calibri"/>
                <w:color w:val="000000"/>
                <w:sz w:val="16"/>
                <w:szCs w:val="16"/>
                <w:lang w:eastAsia="en-AU"/>
              </w:rPr>
            </w:pPr>
            <w:ins w:id="5308" w:author="KIM, Jason" w:date="2019-04-02T13:39:00Z">
              <w:r w:rsidRPr="005D76C8">
                <w:rPr>
                  <w:rFonts w:eastAsia="Times New Roman" w:cs="Calibri"/>
                  <w:color w:val="000000"/>
                  <w:sz w:val="16"/>
                  <w:szCs w:val="16"/>
                  <w:lang w:eastAsia="en-AU"/>
                </w:rPr>
                <w:t>DLZ1534 to DLZ1542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09" w:author="KIM, Jason" w:date="2019-04-02T13:39:00Z"/>
                <w:rFonts w:eastAsia="Times New Roman" w:cs="Calibri"/>
                <w:color w:val="000000"/>
                <w:sz w:val="16"/>
                <w:szCs w:val="16"/>
                <w:lang w:eastAsia="en-AU"/>
              </w:rPr>
            </w:pPr>
            <w:ins w:id="531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11" w:author="KIM, Jason" w:date="2019-04-02T13:39:00Z"/>
                <w:rFonts w:eastAsia="Times New Roman" w:cs="Calibri"/>
                <w:color w:val="000000"/>
                <w:sz w:val="16"/>
                <w:szCs w:val="16"/>
                <w:lang w:eastAsia="en-AU"/>
              </w:rPr>
            </w:pPr>
            <w:ins w:id="531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3" w:author="KIM, Jason" w:date="2019-04-02T13:39:00Z"/>
                <w:rFonts w:eastAsia="Times New Roman" w:cs="Calibri"/>
                <w:color w:val="000000"/>
                <w:sz w:val="16"/>
                <w:szCs w:val="16"/>
                <w:lang w:eastAsia="en-AU"/>
              </w:rPr>
            </w:pPr>
            <w:ins w:id="531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5" w:author="KIM, Jason" w:date="2019-04-02T13:39:00Z"/>
                <w:rFonts w:eastAsia="Times New Roman" w:cs="Calibri"/>
                <w:color w:val="000000"/>
                <w:sz w:val="16"/>
                <w:szCs w:val="16"/>
                <w:lang w:eastAsia="en-AU"/>
              </w:rPr>
            </w:pPr>
            <w:ins w:id="5316"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7" w:author="KIM, Jason" w:date="2019-04-02T13:39:00Z"/>
                <w:rFonts w:eastAsia="Times New Roman" w:cs="Calibri"/>
                <w:color w:val="000000"/>
                <w:sz w:val="16"/>
                <w:szCs w:val="16"/>
                <w:lang w:eastAsia="en-AU"/>
              </w:rPr>
            </w:pPr>
            <w:ins w:id="5318"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19" w:author="KIM, Jason" w:date="2019-04-02T13:39:00Z"/>
                <w:rFonts w:eastAsia="Times New Roman" w:cs="Calibri"/>
                <w:color w:val="000000"/>
                <w:sz w:val="16"/>
                <w:szCs w:val="16"/>
                <w:lang w:eastAsia="en-AU"/>
              </w:rPr>
            </w:pPr>
            <w:ins w:id="5320"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2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22" w:author="KIM, Jason" w:date="2019-04-02T13:39:00Z"/>
                <w:rFonts w:eastAsia="Times New Roman" w:cs="Calibri"/>
                <w:color w:val="000000"/>
                <w:sz w:val="16"/>
                <w:szCs w:val="16"/>
                <w:lang w:eastAsia="en-AU"/>
              </w:rPr>
            </w:pPr>
            <w:ins w:id="5323" w:author="KIM, Jason" w:date="2019-04-02T13:39:00Z">
              <w:r w:rsidRPr="005D76C8">
                <w:rPr>
                  <w:rFonts w:eastAsia="Times New Roman" w:cs="Calibri"/>
                  <w:color w:val="000000"/>
                  <w:sz w:val="16"/>
                  <w:szCs w:val="16"/>
                  <w:lang w:eastAsia="en-AU"/>
                </w:rPr>
                <w:t>ELZ10138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4" w:author="KIM, Jason" w:date="2019-04-02T13:39:00Z"/>
                <w:rFonts w:eastAsia="Times New Roman" w:cs="Calibri"/>
                <w:color w:val="000000"/>
                <w:sz w:val="16"/>
                <w:szCs w:val="16"/>
                <w:lang w:eastAsia="en-AU"/>
              </w:rPr>
            </w:pPr>
            <w:ins w:id="5325" w:author="KIM, Jason" w:date="2019-04-02T13:39:00Z">
              <w:r w:rsidRPr="005D76C8">
                <w:rPr>
                  <w:rFonts w:eastAsia="Times New Roman" w:cs="Calibri"/>
                  <w:color w:val="000000"/>
                  <w:sz w:val="16"/>
                  <w:szCs w:val="16"/>
                  <w:lang w:eastAsia="en-AU"/>
                </w:rPr>
                <w:t>CP20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6" w:author="KIM, Jason" w:date="2019-04-02T13:39:00Z"/>
                <w:rFonts w:eastAsia="Times New Roman" w:cs="Calibri"/>
                <w:color w:val="000000"/>
                <w:sz w:val="16"/>
                <w:szCs w:val="16"/>
                <w:lang w:eastAsia="en-AU"/>
              </w:rPr>
            </w:pPr>
            <w:ins w:id="532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8" w:author="KIM, Jason" w:date="2019-04-02T13:39:00Z"/>
                <w:rFonts w:eastAsia="Times New Roman" w:cs="Calibri"/>
                <w:color w:val="000000"/>
                <w:sz w:val="16"/>
                <w:szCs w:val="16"/>
                <w:lang w:eastAsia="en-AU"/>
              </w:rPr>
            </w:pPr>
            <w:ins w:id="5329" w:author="KIM, Jason" w:date="2019-04-02T13:39:00Z">
              <w:r w:rsidRPr="005D76C8">
                <w:rPr>
                  <w:rFonts w:eastAsia="Times New Roman" w:cs="Calibri"/>
                  <w:color w:val="000000"/>
                  <w:sz w:val="16"/>
                  <w:szCs w:val="16"/>
                  <w:lang w:eastAsia="en-AU"/>
                </w:rPr>
                <w:t>DLZ1203 to DLZ1203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30" w:author="KIM, Jason" w:date="2019-04-02T13:39:00Z"/>
                <w:rFonts w:eastAsia="Times New Roman" w:cs="Calibri"/>
                <w:color w:val="000000"/>
                <w:sz w:val="16"/>
                <w:szCs w:val="16"/>
                <w:lang w:eastAsia="en-AU"/>
              </w:rPr>
            </w:pPr>
            <w:ins w:id="533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32" w:author="KIM, Jason" w:date="2019-04-02T13:39:00Z"/>
                <w:rFonts w:eastAsia="Times New Roman" w:cs="Calibri"/>
                <w:color w:val="000000"/>
                <w:sz w:val="16"/>
                <w:szCs w:val="16"/>
                <w:lang w:eastAsia="en-AU"/>
              </w:rPr>
            </w:pPr>
            <w:ins w:id="5333" w:author="KIM, Jason" w:date="2019-04-02T13:39:00Z">
              <w:r w:rsidRPr="005D76C8">
                <w:rPr>
                  <w:rFonts w:eastAsia="Times New Roman" w:cs="Calibri"/>
                  <w:color w:val="000000"/>
                  <w:sz w:val="16"/>
                  <w:szCs w:val="16"/>
                  <w:lang w:eastAsia="en-AU"/>
                </w:rPr>
                <w:t>ELZ10278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4" w:author="KIM, Jason" w:date="2019-04-02T13:39:00Z"/>
                <w:rFonts w:eastAsia="Times New Roman" w:cs="Calibri"/>
                <w:color w:val="000000"/>
                <w:sz w:val="16"/>
                <w:szCs w:val="16"/>
                <w:lang w:eastAsia="en-AU"/>
              </w:rPr>
            </w:pPr>
            <w:ins w:id="5335" w:author="KIM, Jason" w:date="2019-04-02T13:39:00Z">
              <w:r w:rsidRPr="005D76C8">
                <w:rPr>
                  <w:rFonts w:eastAsia="Times New Roman" w:cs="Calibri"/>
                  <w:color w:val="000000"/>
                  <w:sz w:val="16"/>
                  <w:szCs w:val="16"/>
                  <w:lang w:eastAsia="en-AU"/>
                </w:rPr>
                <w:t>CP54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6" w:author="KIM, Jason" w:date="2019-04-02T13:39:00Z"/>
                <w:rFonts w:eastAsia="Times New Roman" w:cs="Calibri"/>
                <w:color w:val="000000"/>
                <w:sz w:val="16"/>
                <w:szCs w:val="16"/>
                <w:lang w:eastAsia="en-AU"/>
              </w:rPr>
            </w:pPr>
            <w:ins w:id="533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8" w:author="KIM, Jason" w:date="2019-04-02T13:39:00Z"/>
                <w:rFonts w:eastAsia="Times New Roman" w:cs="Calibri"/>
                <w:color w:val="000000"/>
                <w:sz w:val="16"/>
                <w:szCs w:val="16"/>
                <w:lang w:eastAsia="en-AU"/>
              </w:rPr>
            </w:pPr>
            <w:ins w:id="5339" w:author="KIM, Jason" w:date="2019-04-02T13:39:00Z">
              <w:r w:rsidRPr="005D76C8">
                <w:rPr>
                  <w:rFonts w:eastAsia="Times New Roman" w:cs="Calibri"/>
                  <w:color w:val="000000"/>
                  <w:sz w:val="16"/>
                  <w:szCs w:val="16"/>
                  <w:lang w:eastAsia="en-AU"/>
                </w:rPr>
                <w:t>DLZ1543 to DLZ1543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40" w:author="KIM, Jason" w:date="2019-04-02T13:39:00Z"/>
                <w:rFonts w:eastAsia="Times New Roman" w:cs="Calibri"/>
                <w:color w:val="000000"/>
                <w:sz w:val="16"/>
                <w:szCs w:val="16"/>
                <w:lang w:eastAsia="en-AU"/>
              </w:rPr>
            </w:pPr>
            <w:ins w:id="534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42" w:author="KIM, Jason" w:date="2019-04-02T13:39:00Z"/>
                <w:rFonts w:eastAsia="Times New Roman" w:cs="Calibri"/>
                <w:color w:val="000000"/>
                <w:sz w:val="16"/>
                <w:szCs w:val="16"/>
                <w:lang w:eastAsia="en-AU"/>
              </w:rPr>
            </w:pPr>
            <w:ins w:id="534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4" w:author="KIM, Jason" w:date="2019-04-02T13:39:00Z"/>
                <w:rFonts w:eastAsia="Times New Roman" w:cs="Calibri"/>
                <w:color w:val="000000"/>
                <w:sz w:val="16"/>
                <w:szCs w:val="16"/>
                <w:lang w:eastAsia="en-AU"/>
              </w:rPr>
            </w:pPr>
            <w:ins w:id="534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6" w:author="KIM, Jason" w:date="2019-04-02T13:39:00Z"/>
                <w:rFonts w:eastAsia="Times New Roman" w:cs="Calibri"/>
                <w:color w:val="000000"/>
                <w:sz w:val="16"/>
                <w:szCs w:val="16"/>
                <w:lang w:eastAsia="en-AU"/>
              </w:rPr>
            </w:pPr>
            <w:ins w:id="5347"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8" w:author="KIM, Jason" w:date="2019-04-02T13:39:00Z"/>
                <w:rFonts w:eastAsia="Times New Roman" w:cs="Calibri"/>
                <w:color w:val="000000"/>
                <w:sz w:val="16"/>
                <w:szCs w:val="16"/>
                <w:lang w:eastAsia="en-AU"/>
              </w:rPr>
            </w:pPr>
            <w:ins w:id="5349"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50" w:author="KIM, Jason" w:date="2019-04-02T13:39:00Z"/>
                <w:rFonts w:eastAsia="Times New Roman" w:cs="Calibri"/>
                <w:color w:val="000000"/>
                <w:sz w:val="16"/>
                <w:szCs w:val="16"/>
                <w:lang w:eastAsia="en-AU"/>
              </w:rPr>
            </w:pPr>
            <w:ins w:id="5351"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5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53" w:author="KIM, Jason" w:date="2019-04-02T13:39:00Z"/>
                <w:rFonts w:eastAsia="Times New Roman" w:cs="Calibri"/>
                <w:color w:val="000000"/>
                <w:sz w:val="16"/>
                <w:szCs w:val="16"/>
                <w:lang w:eastAsia="en-AU"/>
              </w:rPr>
            </w:pPr>
            <w:ins w:id="5354" w:author="KIM, Jason" w:date="2019-04-02T13:39:00Z">
              <w:r w:rsidRPr="005D76C8">
                <w:rPr>
                  <w:rFonts w:eastAsia="Times New Roman" w:cs="Calibri"/>
                  <w:color w:val="000000"/>
                  <w:sz w:val="16"/>
                  <w:szCs w:val="16"/>
                  <w:lang w:eastAsia="en-AU"/>
                </w:rPr>
                <w:t>ELZ10140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5" w:author="KIM, Jason" w:date="2019-04-02T13:39:00Z"/>
                <w:rFonts w:eastAsia="Times New Roman" w:cs="Calibri"/>
                <w:color w:val="000000"/>
                <w:sz w:val="16"/>
                <w:szCs w:val="16"/>
                <w:lang w:eastAsia="en-AU"/>
              </w:rPr>
            </w:pPr>
            <w:ins w:id="5356" w:author="KIM, Jason" w:date="2019-04-02T13:39:00Z">
              <w:r w:rsidRPr="005D76C8">
                <w:rPr>
                  <w:rFonts w:eastAsia="Times New Roman" w:cs="Calibri"/>
                  <w:color w:val="000000"/>
                  <w:sz w:val="16"/>
                  <w:szCs w:val="16"/>
                  <w:lang w:eastAsia="en-AU"/>
                </w:rPr>
                <w:t>CP20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7" w:author="KIM, Jason" w:date="2019-04-02T13:39:00Z"/>
                <w:rFonts w:eastAsia="Times New Roman" w:cs="Calibri"/>
                <w:color w:val="000000"/>
                <w:sz w:val="16"/>
                <w:szCs w:val="16"/>
                <w:lang w:eastAsia="en-AU"/>
              </w:rPr>
            </w:pPr>
            <w:ins w:id="5358" w:author="KIM, Jason" w:date="2019-04-02T13:39:00Z">
              <w:r w:rsidRPr="005D76C8">
                <w:rPr>
                  <w:rFonts w:eastAsia="Times New Roman" w:cs="Calibri"/>
                  <w:color w:val="000000"/>
                  <w:sz w:val="16"/>
                  <w:szCs w:val="16"/>
                  <w:lang w:eastAsia="en-AU"/>
                </w:rPr>
                <w:t>CP21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9" w:author="KIM, Jason" w:date="2019-04-02T13:39:00Z"/>
                <w:rFonts w:eastAsia="Times New Roman" w:cs="Calibri"/>
                <w:color w:val="000000"/>
                <w:sz w:val="16"/>
                <w:szCs w:val="16"/>
                <w:lang w:eastAsia="en-AU"/>
              </w:rPr>
            </w:pPr>
            <w:ins w:id="5360" w:author="KIM, Jason" w:date="2019-04-02T13:39:00Z">
              <w:r w:rsidRPr="005D76C8">
                <w:rPr>
                  <w:rFonts w:eastAsia="Times New Roman" w:cs="Calibri"/>
                  <w:color w:val="000000"/>
                  <w:sz w:val="16"/>
                  <w:szCs w:val="16"/>
                  <w:lang w:eastAsia="en-AU"/>
                </w:rPr>
                <w:t>DLZ1204 to DLZ1212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61" w:author="KIM, Jason" w:date="2019-04-02T13:39:00Z"/>
                <w:rFonts w:eastAsia="Times New Roman" w:cs="Calibri"/>
                <w:color w:val="000000"/>
                <w:sz w:val="16"/>
                <w:szCs w:val="16"/>
                <w:lang w:eastAsia="en-AU"/>
              </w:rPr>
            </w:pPr>
            <w:ins w:id="536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63" w:author="KIM, Jason" w:date="2019-04-02T13:39:00Z"/>
                <w:rFonts w:eastAsia="Times New Roman" w:cs="Calibri"/>
                <w:color w:val="000000"/>
                <w:sz w:val="16"/>
                <w:szCs w:val="16"/>
                <w:lang w:eastAsia="en-AU"/>
              </w:rPr>
            </w:pPr>
            <w:ins w:id="5364" w:author="KIM, Jason" w:date="2019-04-02T13:39:00Z">
              <w:r w:rsidRPr="005D76C8">
                <w:rPr>
                  <w:rFonts w:eastAsia="Times New Roman" w:cs="Calibri"/>
                  <w:color w:val="000000"/>
                  <w:sz w:val="16"/>
                  <w:szCs w:val="16"/>
                  <w:lang w:eastAsia="en-AU"/>
                </w:rPr>
                <w:t>ELZ10280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5" w:author="KIM, Jason" w:date="2019-04-02T13:39:00Z"/>
                <w:rFonts w:eastAsia="Times New Roman" w:cs="Calibri"/>
                <w:color w:val="000000"/>
                <w:sz w:val="16"/>
                <w:szCs w:val="16"/>
                <w:lang w:eastAsia="en-AU"/>
              </w:rPr>
            </w:pPr>
            <w:ins w:id="5366" w:author="KIM, Jason" w:date="2019-04-02T13:39:00Z">
              <w:r w:rsidRPr="005D76C8">
                <w:rPr>
                  <w:rFonts w:eastAsia="Times New Roman" w:cs="Calibri"/>
                  <w:color w:val="000000"/>
                  <w:sz w:val="16"/>
                  <w:szCs w:val="16"/>
                  <w:lang w:eastAsia="en-AU"/>
                </w:rPr>
                <w:t>CP54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7" w:author="KIM, Jason" w:date="2019-04-02T13:39:00Z"/>
                <w:rFonts w:eastAsia="Times New Roman" w:cs="Calibri"/>
                <w:color w:val="000000"/>
                <w:sz w:val="16"/>
                <w:szCs w:val="16"/>
                <w:lang w:eastAsia="en-AU"/>
              </w:rPr>
            </w:pPr>
            <w:ins w:id="5368" w:author="KIM, Jason" w:date="2019-04-02T13:39:00Z">
              <w:r w:rsidRPr="005D76C8">
                <w:rPr>
                  <w:rFonts w:eastAsia="Times New Roman" w:cs="Calibri"/>
                  <w:color w:val="000000"/>
                  <w:sz w:val="16"/>
                  <w:szCs w:val="16"/>
                  <w:lang w:eastAsia="en-AU"/>
                </w:rPr>
                <w:t>CP55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9" w:author="KIM, Jason" w:date="2019-04-02T13:39:00Z"/>
                <w:rFonts w:eastAsia="Times New Roman" w:cs="Calibri"/>
                <w:color w:val="000000"/>
                <w:sz w:val="16"/>
                <w:szCs w:val="16"/>
                <w:lang w:eastAsia="en-AU"/>
              </w:rPr>
            </w:pPr>
            <w:ins w:id="5370" w:author="KIM, Jason" w:date="2019-04-02T13:39:00Z">
              <w:r w:rsidRPr="005D76C8">
                <w:rPr>
                  <w:rFonts w:eastAsia="Times New Roman" w:cs="Calibri"/>
                  <w:color w:val="000000"/>
                  <w:sz w:val="16"/>
                  <w:szCs w:val="16"/>
                  <w:lang w:eastAsia="en-AU"/>
                </w:rPr>
                <w:t>DLZ1544 to DLZ1552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71" w:author="KIM, Jason" w:date="2019-04-02T13:39:00Z"/>
                <w:rFonts w:eastAsia="Times New Roman" w:cs="Calibri"/>
                <w:color w:val="000000"/>
                <w:sz w:val="16"/>
                <w:szCs w:val="16"/>
                <w:lang w:eastAsia="en-AU"/>
              </w:rPr>
            </w:pPr>
            <w:ins w:id="537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73" w:author="KIM, Jason" w:date="2019-04-02T13:39:00Z"/>
                <w:rFonts w:eastAsia="Times New Roman" w:cs="Calibri"/>
                <w:color w:val="000000"/>
                <w:sz w:val="16"/>
                <w:szCs w:val="16"/>
                <w:lang w:eastAsia="en-AU"/>
              </w:rPr>
            </w:pPr>
            <w:ins w:id="537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5" w:author="KIM, Jason" w:date="2019-04-02T13:39:00Z"/>
                <w:rFonts w:eastAsia="Times New Roman" w:cs="Calibri"/>
                <w:color w:val="000000"/>
                <w:sz w:val="16"/>
                <w:szCs w:val="16"/>
                <w:lang w:eastAsia="en-AU"/>
              </w:rPr>
            </w:pPr>
            <w:ins w:id="537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7" w:author="KIM, Jason" w:date="2019-04-02T13:39:00Z"/>
                <w:rFonts w:eastAsia="Times New Roman" w:cs="Calibri"/>
                <w:color w:val="000000"/>
                <w:sz w:val="16"/>
                <w:szCs w:val="16"/>
                <w:lang w:eastAsia="en-AU"/>
              </w:rPr>
            </w:pPr>
            <w:ins w:id="5378"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9" w:author="KIM, Jason" w:date="2019-04-02T13:39:00Z"/>
                <w:rFonts w:eastAsia="Times New Roman" w:cs="Calibri"/>
                <w:color w:val="000000"/>
                <w:sz w:val="16"/>
                <w:szCs w:val="16"/>
                <w:lang w:eastAsia="en-AU"/>
              </w:rPr>
            </w:pPr>
            <w:ins w:id="5380"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81" w:author="KIM, Jason" w:date="2019-04-02T13:39:00Z"/>
                <w:rFonts w:eastAsia="Times New Roman" w:cs="Calibri"/>
                <w:color w:val="000000"/>
                <w:sz w:val="16"/>
                <w:szCs w:val="16"/>
                <w:lang w:eastAsia="en-AU"/>
              </w:rPr>
            </w:pPr>
            <w:ins w:id="5382"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8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84" w:author="KIM, Jason" w:date="2019-04-02T13:39:00Z"/>
                <w:rFonts w:eastAsia="Times New Roman" w:cs="Calibri"/>
                <w:color w:val="000000"/>
                <w:sz w:val="16"/>
                <w:szCs w:val="16"/>
                <w:lang w:eastAsia="en-AU"/>
              </w:rPr>
            </w:pPr>
            <w:ins w:id="5385" w:author="KIM, Jason" w:date="2019-04-02T13:39:00Z">
              <w:r w:rsidRPr="005D76C8">
                <w:rPr>
                  <w:rFonts w:eastAsia="Times New Roman" w:cs="Calibri"/>
                  <w:color w:val="000000"/>
                  <w:sz w:val="16"/>
                  <w:szCs w:val="16"/>
                  <w:lang w:eastAsia="en-AU"/>
                </w:rPr>
                <w:t>ELZ10142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86" w:author="KIM, Jason" w:date="2019-04-02T13:39:00Z"/>
                <w:rFonts w:eastAsia="Times New Roman" w:cs="Calibri"/>
                <w:color w:val="000000"/>
                <w:sz w:val="16"/>
                <w:szCs w:val="16"/>
                <w:lang w:eastAsia="en-AU"/>
              </w:rPr>
            </w:pPr>
            <w:ins w:id="5387" w:author="KIM, Jason" w:date="2019-04-02T13:39:00Z">
              <w:r w:rsidRPr="005D76C8">
                <w:rPr>
                  <w:rFonts w:eastAsia="Times New Roman" w:cs="Calibri"/>
                  <w:color w:val="000000"/>
                  <w:sz w:val="16"/>
                  <w:szCs w:val="16"/>
                  <w:lang w:eastAsia="en-AU"/>
                </w:rPr>
                <w:t>CP21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88" w:author="KIM, Jason" w:date="2019-04-02T13:39:00Z"/>
                <w:rFonts w:eastAsia="Times New Roman" w:cs="Calibri"/>
                <w:color w:val="000000"/>
                <w:sz w:val="16"/>
                <w:szCs w:val="16"/>
                <w:lang w:eastAsia="en-AU"/>
              </w:rPr>
            </w:pPr>
            <w:ins w:id="538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0" w:author="KIM, Jason" w:date="2019-04-02T13:39:00Z"/>
                <w:rFonts w:eastAsia="Times New Roman" w:cs="Calibri"/>
                <w:color w:val="000000"/>
                <w:sz w:val="16"/>
                <w:szCs w:val="16"/>
                <w:lang w:eastAsia="en-AU"/>
              </w:rPr>
            </w:pPr>
            <w:ins w:id="5391" w:author="KIM, Jason" w:date="2019-04-02T13:39:00Z">
              <w:r w:rsidRPr="005D76C8">
                <w:rPr>
                  <w:rFonts w:eastAsia="Times New Roman" w:cs="Calibri"/>
                  <w:color w:val="000000"/>
                  <w:sz w:val="16"/>
                  <w:szCs w:val="16"/>
                  <w:lang w:eastAsia="en-AU"/>
                </w:rPr>
                <w:t>DLZ1213 to DLZ1213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92" w:author="KIM, Jason" w:date="2019-04-02T13:39:00Z"/>
                <w:rFonts w:eastAsia="Times New Roman" w:cs="Calibri"/>
                <w:color w:val="000000"/>
                <w:sz w:val="16"/>
                <w:szCs w:val="16"/>
                <w:lang w:eastAsia="en-AU"/>
              </w:rPr>
            </w:pPr>
            <w:ins w:id="539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94" w:author="KIM, Jason" w:date="2019-04-02T13:39:00Z"/>
                <w:rFonts w:eastAsia="Times New Roman" w:cs="Calibri"/>
                <w:color w:val="000000"/>
                <w:sz w:val="16"/>
                <w:szCs w:val="16"/>
                <w:lang w:eastAsia="en-AU"/>
              </w:rPr>
            </w:pPr>
            <w:ins w:id="5395" w:author="KIM, Jason" w:date="2019-04-02T13:39:00Z">
              <w:r w:rsidRPr="005D76C8">
                <w:rPr>
                  <w:rFonts w:eastAsia="Times New Roman" w:cs="Calibri"/>
                  <w:color w:val="000000"/>
                  <w:sz w:val="16"/>
                  <w:szCs w:val="16"/>
                  <w:lang w:eastAsia="en-AU"/>
                </w:rPr>
                <w:t>ELZ10282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6" w:author="KIM, Jason" w:date="2019-04-02T13:39:00Z"/>
                <w:rFonts w:eastAsia="Times New Roman" w:cs="Calibri"/>
                <w:color w:val="000000"/>
                <w:sz w:val="16"/>
                <w:szCs w:val="16"/>
                <w:lang w:eastAsia="en-AU"/>
              </w:rPr>
            </w:pPr>
            <w:ins w:id="5397" w:author="KIM, Jason" w:date="2019-04-02T13:39:00Z">
              <w:r w:rsidRPr="005D76C8">
                <w:rPr>
                  <w:rFonts w:eastAsia="Times New Roman" w:cs="Calibri"/>
                  <w:color w:val="000000"/>
                  <w:sz w:val="16"/>
                  <w:szCs w:val="16"/>
                  <w:lang w:eastAsia="en-AU"/>
                </w:rPr>
                <w:t>CP55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8" w:author="KIM, Jason" w:date="2019-04-02T13:39:00Z"/>
                <w:rFonts w:eastAsia="Times New Roman" w:cs="Calibri"/>
                <w:color w:val="000000"/>
                <w:sz w:val="16"/>
                <w:szCs w:val="16"/>
                <w:lang w:eastAsia="en-AU"/>
              </w:rPr>
            </w:pPr>
            <w:ins w:id="539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0" w:author="KIM, Jason" w:date="2019-04-02T13:39:00Z"/>
                <w:rFonts w:eastAsia="Times New Roman" w:cs="Calibri"/>
                <w:color w:val="000000"/>
                <w:sz w:val="16"/>
                <w:szCs w:val="16"/>
                <w:lang w:eastAsia="en-AU"/>
              </w:rPr>
            </w:pPr>
            <w:ins w:id="5401" w:author="KIM, Jason" w:date="2019-04-02T13:39:00Z">
              <w:r w:rsidRPr="005D76C8">
                <w:rPr>
                  <w:rFonts w:eastAsia="Times New Roman" w:cs="Calibri"/>
                  <w:color w:val="000000"/>
                  <w:sz w:val="16"/>
                  <w:szCs w:val="16"/>
                  <w:lang w:eastAsia="en-AU"/>
                </w:rPr>
                <w:t>DLZ1553 to DLZ1553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02" w:author="KIM, Jason" w:date="2019-04-02T13:39:00Z"/>
                <w:rFonts w:eastAsia="Times New Roman" w:cs="Calibri"/>
                <w:color w:val="000000"/>
                <w:sz w:val="16"/>
                <w:szCs w:val="16"/>
                <w:lang w:eastAsia="en-AU"/>
              </w:rPr>
            </w:pPr>
            <w:ins w:id="540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04" w:author="KIM, Jason" w:date="2019-04-02T13:39:00Z"/>
                <w:rFonts w:eastAsia="Times New Roman" w:cs="Calibri"/>
                <w:color w:val="000000"/>
                <w:sz w:val="16"/>
                <w:szCs w:val="16"/>
                <w:lang w:eastAsia="en-AU"/>
              </w:rPr>
            </w:pPr>
            <w:ins w:id="540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6" w:author="KIM, Jason" w:date="2019-04-02T13:39:00Z"/>
                <w:rFonts w:eastAsia="Times New Roman" w:cs="Calibri"/>
                <w:color w:val="000000"/>
                <w:sz w:val="16"/>
                <w:szCs w:val="16"/>
                <w:lang w:eastAsia="en-AU"/>
              </w:rPr>
            </w:pPr>
            <w:ins w:id="540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8" w:author="KIM, Jason" w:date="2019-04-02T13:39:00Z"/>
                <w:rFonts w:eastAsia="Times New Roman" w:cs="Calibri"/>
                <w:color w:val="000000"/>
                <w:sz w:val="16"/>
                <w:szCs w:val="16"/>
                <w:lang w:eastAsia="en-AU"/>
              </w:rPr>
            </w:pPr>
            <w:ins w:id="5409"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0" w:author="KIM, Jason" w:date="2019-04-02T13:39:00Z"/>
                <w:rFonts w:eastAsia="Times New Roman" w:cs="Calibri"/>
                <w:color w:val="000000"/>
                <w:sz w:val="16"/>
                <w:szCs w:val="16"/>
                <w:lang w:eastAsia="en-AU"/>
              </w:rPr>
            </w:pPr>
            <w:ins w:id="5411"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12" w:author="KIM, Jason" w:date="2019-04-02T13:39:00Z"/>
                <w:rFonts w:eastAsia="Times New Roman" w:cs="Calibri"/>
                <w:color w:val="000000"/>
                <w:sz w:val="16"/>
                <w:szCs w:val="16"/>
                <w:lang w:eastAsia="en-AU"/>
              </w:rPr>
            </w:pPr>
            <w:ins w:id="5413"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1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15" w:author="KIM, Jason" w:date="2019-04-02T13:39:00Z"/>
                <w:rFonts w:eastAsia="Times New Roman" w:cs="Calibri"/>
                <w:color w:val="000000"/>
                <w:sz w:val="16"/>
                <w:szCs w:val="16"/>
                <w:lang w:eastAsia="en-AU"/>
              </w:rPr>
            </w:pPr>
            <w:ins w:id="5416" w:author="KIM, Jason" w:date="2019-04-02T13:39:00Z">
              <w:r w:rsidRPr="005D76C8">
                <w:rPr>
                  <w:rFonts w:eastAsia="Times New Roman" w:cs="Calibri"/>
                  <w:color w:val="000000"/>
                  <w:sz w:val="16"/>
                  <w:szCs w:val="16"/>
                  <w:lang w:eastAsia="en-AU"/>
                </w:rPr>
                <w:t>ELZ10144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7" w:author="KIM, Jason" w:date="2019-04-02T13:39:00Z"/>
                <w:rFonts w:eastAsia="Times New Roman" w:cs="Calibri"/>
                <w:color w:val="000000"/>
                <w:sz w:val="16"/>
                <w:szCs w:val="16"/>
                <w:lang w:eastAsia="en-AU"/>
              </w:rPr>
            </w:pPr>
            <w:ins w:id="5418" w:author="KIM, Jason" w:date="2019-04-02T13:39:00Z">
              <w:r w:rsidRPr="005D76C8">
                <w:rPr>
                  <w:rFonts w:eastAsia="Times New Roman" w:cs="Calibri"/>
                  <w:color w:val="000000"/>
                  <w:sz w:val="16"/>
                  <w:szCs w:val="16"/>
                  <w:lang w:eastAsia="en-AU"/>
                </w:rPr>
                <w:t>CP21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9" w:author="KIM, Jason" w:date="2019-04-02T13:39:00Z"/>
                <w:rFonts w:eastAsia="Times New Roman" w:cs="Calibri"/>
                <w:color w:val="000000"/>
                <w:sz w:val="16"/>
                <w:szCs w:val="16"/>
                <w:lang w:eastAsia="en-AU"/>
              </w:rPr>
            </w:pPr>
            <w:ins w:id="5420" w:author="KIM, Jason" w:date="2019-04-02T13:39:00Z">
              <w:r w:rsidRPr="005D76C8">
                <w:rPr>
                  <w:rFonts w:eastAsia="Times New Roman" w:cs="Calibri"/>
                  <w:color w:val="000000"/>
                  <w:sz w:val="16"/>
                  <w:szCs w:val="16"/>
                  <w:lang w:eastAsia="en-AU"/>
                </w:rPr>
                <w:t>CP22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1" w:author="KIM, Jason" w:date="2019-04-02T13:39:00Z"/>
                <w:rFonts w:eastAsia="Times New Roman" w:cs="Calibri"/>
                <w:color w:val="000000"/>
                <w:sz w:val="16"/>
                <w:szCs w:val="16"/>
                <w:lang w:eastAsia="en-AU"/>
              </w:rPr>
            </w:pPr>
            <w:ins w:id="5422" w:author="KIM, Jason" w:date="2019-04-02T13:39:00Z">
              <w:r w:rsidRPr="005D76C8">
                <w:rPr>
                  <w:rFonts w:eastAsia="Times New Roman" w:cs="Calibri"/>
                  <w:color w:val="000000"/>
                  <w:sz w:val="16"/>
                  <w:szCs w:val="16"/>
                  <w:lang w:eastAsia="en-AU"/>
                </w:rPr>
                <w:t>DLZ1214 to DLZ1222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23" w:author="KIM, Jason" w:date="2019-04-02T13:39:00Z"/>
                <w:rFonts w:eastAsia="Times New Roman" w:cs="Calibri"/>
                <w:color w:val="000000"/>
                <w:sz w:val="16"/>
                <w:szCs w:val="16"/>
                <w:lang w:eastAsia="en-AU"/>
              </w:rPr>
            </w:pPr>
            <w:ins w:id="542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25" w:author="KIM, Jason" w:date="2019-04-02T13:39:00Z"/>
                <w:rFonts w:eastAsia="Times New Roman" w:cs="Calibri"/>
                <w:color w:val="000000"/>
                <w:sz w:val="16"/>
                <w:szCs w:val="16"/>
                <w:lang w:eastAsia="en-AU"/>
              </w:rPr>
            </w:pPr>
            <w:ins w:id="5426" w:author="KIM, Jason" w:date="2019-04-02T13:39:00Z">
              <w:r w:rsidRPr="005D76C8">
                <w:rPr>
                  <w:rFonts w:eastAsia="Times New Roman" w:cs="Calibri"/>
                  <w:color w:val="000000"/>
                  <w:sz w:val="16"/>
                  <w:szCs w:val="16"/>
                  <w:lang w:eastAsia="en-AU"/>
                </w:rPr>
                <w:t>ELZ10284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7" w:author="KIM, Jason" w:date="2019-04-02T13:39:00Z"/>
                <w:rFonts w:eastAsia="Times New Roman" w:cs="Calibri"/>
                <w:color w:val="000000"/>
                <w:sz w:val="16"/>
                <w:szCs w:val="16"/>
                <w:lang w:eastAsia="en-AU"/>
              </w:rPr>
            </w:pPr>
            <w:ins w:id="5428" w:author="KIM, Jason" w:date="2019-04-02T13:39:00Z">
              <w:r w:rsidRPr="005D76C8">
                <w:rPr>
                  <w:rFonts w:eastAsia="Times New Roman" w:cs="Calibri"/>
                  <w:color w:val="000000"/>
                  <w:sz w:val="16"/>
                  <w:szCs w:val="16"/>
                  <w:lang w:eastAsia="en-AU"/>
                </w:rPr>
                <w:t>CP55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9" w:author="KIM, Jason" w:date="2019-04-02T13:39:00Z"/>
                <w:rFonts w:eastAsia="Times New Roman" w:cs="Calibri"/>
                <w:color w:val="000000"/>
                <w:sz w:val="16"/>
                <w:szCs w:val="16"/>
                <w:lang w:eastAsia="en-AU"/>
              </w:rPr>
            </w:pPr>
            <w:ins w:id="5430" w:author="KIM, Jason" w:date="2019-04-02T13:39:00Z">
              <w:r w:rsidRPr="005D76C8">
                <w:rPr>
                  <w:rFonts w:eastAsia="Times New Roman" w:cs="Calibri"/>
                  <w:color w:val="000000"/>
                  <w:sz w:val="16"/>
                  <w:szCs w:val="16"/>
                  <w:lang w:eastAsia="en-AU"/>
                </w:rPr>
                <w:t>CP56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1" w:author="KIM, Jason" w:date="2019-04-02T13:39:00Z"/>
                <w:rFonts w:eastAsia="Times New Roman" w:cs="Calibri"/>
                <w:color w:val="000000"/>
                <w:sz w:val="16"/>
                <w:szCs w:val="16"/>
                <w:lang w:eastAsia="en-AU"/>
              </w:rPr>
            </w:pPr>
            <w:ins w:id="5432" w:author="KIM, Jason" w:date="2019-04-02T13:39:00Z">
              <w:r w:rsidRPr="005D76C8">
                <w:rPr>
                  <w:rFonts w:eastAsia="Times New Roman" w:cs="Calibri"/>
                  <w:color w:val="000000"/>
                  <w:sz w:val="16"/>
                  <w:szCs w:val="16"/>
                  <w:lang w:eastAsia="en-AU"/>
                </w:rPr>
                <w:t>DLZ1554 to DLZ1562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33" w:author="KIM, Jason" w:date="2019-04-02T13:39:00Z"/>
                <w:rFonts w:eastAsia="Times New Roman" w:cs="Calibri"/>
                <w:color w:val="000000"/>
                <w:sz w:val="16"/>
                <w:szCs w:val="16"/>
                <w:lang w:eastAsia="en-AU"/>
              </w:rPr>
            </w:pPr>
            <w:ins w:id="543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35" w:author="KIM, Jason" w:date="2019-04-02T13:39:00Z"/>
                <w:rFonts w:eastAsia="Times New Roman" w:cs="Calibri"/>
                <w:color w:val="000000"/>
                <w:sz w:val="16"/>
                <w:szCs w:val="16"/>
                <w:lang w:eastAsia="en-AU"/>
              </w:rPr>
            </w:pPr>
            <w:ins w:id="543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7" w:author="KIM, Jason" w:date="2019-04-02T13:39:00Z"/>
                <w:rFonts w:eastAsia="Times New Roman" w:cs="Calibri"/>
                <w:color w:val="000000"/>
                <w:sz w:val="16"/>
                <w:szCs w:val="16"/>
                <w:lang w:eastAsia="en-AU"/>
              </w:rPr>
            </w:pPr>
            <w:ins w:id="543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9" w:author="KIM, Jason" w:date="2019-04-02T13:39:00Z"/>
                <w:rFonts w:eastAsia="Times New Roman" w:cs="Calibri"/>
                <w:color w:val="000000"/>
                <w:sz w:val="16"/>
                <w:szCs w:val="16"/>
                <w:lang w:eastAsia="en-AU"/>
              </w:rPr>
            </w:pPr>
            <w:ins w:id="5440"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41" w:author="KIM, Jason" w:date="2019-04-02T13:39:00Z"/>
                <w:rFonts w:eastAsia="Times New Roman" w:cs="Calibri"/>
                <w:color w:val="000000"/>
                <w:sz w:val="16"/>
                <w:szCs w:val="16"/>
                <w:lang w:eastAsia="en-AU"/>
              </w:rPr>
            </w:pPr>
            <w:ins w:id="5442"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43" w:author="KIM, Jason" w:date="2019-04-02T13:39:00Z"/>
                <w:rFonts w:eastAsia="Times New Roman" w:cs="Calibri"/>
                <w:color w:val="000000"/>
                <w:sz w:val="16"/>
                <w:szCs w:val="16"/>
                <w:lang w:eastAsia="en-AU"/>
              </w:rPr>
            </w:pPr>
            <w:ins w:id="5444"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4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46" w:author="KIM, Jason" w:date="2019-04-02T13:39:00Z"/>
                <w:rFonts w:eastAsia="Times New Roman" w:cs="Calibri"/>
                <w:color w:val="000000"/>
                <w:sz w:val="16"/>
                <w:szCs w:val="16"/>
                <w:lang w:eastAsia="en-AU"/>
              </w:rPr>
            </w:pPr>
            <w:ins w:id="5447" w:author="KIM, Jason" w:date="2019-04-02T13:39:00Z">
              <w:r w:rsidRPr="005D76C8">
                <w:rPr>
                  <w:rFonts w:eastAsia="Times New Roman" w:cs="Calibri"/>
                  <w:color w:val="000000"/>
                  <w:sz w:val="16"/>
                  <w:szCs w:val="16"/>
                  <w:lang w:eastAsia="en-AU"/>
                </w:rPr>
                <w:t>ELZ10146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48" w:author="KIM, Jason" w:date="2019-04-02T13:39:00Z"/>
                <w:rFonts w:eastAsia="Times New Roman" w:cs="Calibri"/>
                <w:color w:val="000000"/>
                <w:sz w:val="16"/>
                <w:szCs w:val="16"/>
                <w:lang w:eastAsia="en-AU"/>
              </w:rPr>
            </w:pPr>
            <w:ins w:id="5449" w:author="KIM, Jason" w:date="2019-04-02T13:39:00Z">
              <w:r w:rsidRPr="005D76C8">
                <w:rPr>
                  <w:rFonts w:eastAsia="Times New Roman" w:cs="Calibri"/>
                  <w:color w:val="000000"/>
                  <w:sz w:val="16"/>
                  <w:szCs w:val="16"/>
                  <w:lang w:eastAsia="en-AU"/>
                </w:rPr>
                <w:t>CP22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0" w:author="KIM, Jason" w:date="2019-04-02T13:39:00Z"/>
                <w:rFonts w:eastAsia="Times New Roman" w:cs="Calibri"/>
                <w:color w:val="000000"/>
                <w:sz w:val="16"/>
                <w:szCs w:val="16"/>
                <w:lang w:eastAsia="en-AU"/>
              </w:rPr>
            </w:pPr>
            <w:ins w:id="545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2" w:author="KIM, Jason" w:date="2019-04-02T13:39:00Z"/>
                <w:rFonts w:eastAsia="Times New Roman" w:cs="Calibri"/>
                <w:color w:val="000000"/>
                <w:sz w:val="16"/>
                <w:szCs w:val="16"/>
                <w:lang w:eastAsia="en-AU"/>
              </w:rPr>
            </w:pPr>
            <w:ins w:id="5453" w:author="KIM, Jason" w:date="2019-04-02T13:39:00Z">
              <w:r w:rsidRPr="005D76C8">
                <w:rPr>
                  <w:rFonts w:eastAsia="Times New Roman" w:cs="Calibri"/>
                  <w:color w:val="000000"/>
                  <w:sz w:val="16"/>
                  <w:szCs w:val="16"/>
                  <w:lang w:eastAsia="en-AU"/>
                </w:rPr>
                <w:t>DLZ1223 to DLZ1223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54" w:author="KIM, Jason" w:date="2019-04-02T13:39:00Z"/>
                <w:rFonts w:eastAsia="Times New Roman" w:cs="Calibri"/>
                <w:color w:val="000000"/>
                <w:sz w:val="16"/>
                <w:szCs w:val="16"/>
                <w:lang w:eastAsia="en-AU"/>
              </w:rPr>
            </w:pPr>
            <w:ins w:id="545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56" w:author="KIM, Jason" w:date="2019-04-02T13:39:00Z"/>
                <w:rFonts w:eastAsia="Times New Roman" w:cs="Calibri"/>
                <w:color w:val="000000"/>
                <w:sz w:val="16"/>
                <w:szCs w:val="16"/>
                <w:lang w:eastAsia="en-AU"/>
              </w:rPr>
            </w:pPr>
            <w:ins w:id="5457" w:author="KIM, Jason" w:date="2019-04-02T13:39:00Z">
              <w:r w:rsidRPr="005D76C8">
                <w:rPr>
                  <w:rFonts w:eastAsia="Times New Roman" w:cs="Calibri"/>
                  <w:color w:val="000000"/>
                  <w:sz w:val="16"/>
                  <w:szCs w:val="16"/>
                  <w:lang w:eastAsia="en-AU"/>
                </w:rPr>
                <w:t>ELZ10286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8" w:author="KIM, Jason" w:date="2019-04-02T13:39:00Z"/>
                <w:rFonts w:eastAsia="Times New Roman" w:cs="Calibri"/>
                <w:color w:val="000000"/>
                <w:sz w:val="16"/>
                <w:szCs w:val="16"/>
                <w:lang w:eastAsia="en-AU"/>
              </w:rPr>
            </w:pPr>
            <w:ins w:id="5459" w:author="KIM, Jason" w:date="2019-04-02T13:39:00Z">
              <w:r w:rsidRPr="005D76C8">
                <w:rPr>
                  <w:rFonts w:eastAsia="Times New Roman" w:cs="Calibri"/>
                  <w:color w:val="000000"/>
                  <w:sz w:val="16"/>
                  <w:szCs w:val="16"/>
                  <w:lang w:eastAsia="en-AU"/>
                </w:rPr>
                <w:t>CP56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0" w:author="KIM, Jason" w:date="2019-04-02T13:39:00Z"/>
                <w:rFonts w:eastAsia="Times New Roman" w:cs="Calibri"/>
                <w:color w:val="000000"/>
                <w:sz w:val="16"/>
                <w:szCs w:val="16"/>
                <w:lang w:eastAsia="en-AU"/>
              </w:rPr>
            </w:pPr>
            <w:ins w:id="546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2" w:author="KIM, Jason" w:date="2019-04-02T13:39:00Z"/>
                <w:rFonts w:eastAsia="Times New Roman" w:cs="Calibri"/>
                <w:color w:val="000000"/>
                <w:sz w:val="16"/>
                <w:szCs w:val="16"/>
                <w:lang w:eastAsia="en-AU"/>
              </w:rPr>
            </w:pPr>
            <w:ins w:id="5463" w:author="KIM, Jason" w:date="2019-04-02T13:39:00Z">
              <w:r w:rsidRPr="005D76C8">
                <w:rPr>
                  <w:rFonts w:eastAsia="Times New Roman" w:cs="Calibri"/>
                  <w:color w:val="000000"/>
                  <w:sz w:val="16"/>
                  <w:szCs w:val="16"/>
                  <w:lang w:eastAsia="en-AU"/>
                </w:rPr>
                <w:t>DLZ1563 to DLZ1563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64" w:author="KIM, Jason" w:date="2019-04-02T13:39:00Z"/>
                <w:rFonts w:eastAsia="Times New Roman" w:cs="Calibri"/>
                <w:color w:val="000000"/>
                <w:sz w:val="16"/>
                <w:szCs w:val="16"/>
                <w:lang w:eastAsia="en-AU"/>
              </w:rPr>
            </w:pPr>
            <w:ins w:id="546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66" w:author="KIM, Jason" w:date="2019-04-02T13:39:00Z"/>
                <w:rFonts w:eastAsia="Times New Roman" w:cs="Calibri"/>
                <w:color w:val="000000"/>
                <w:sz w:val="16"/>
                <w:szCs w:val="16"/>
                <w:lang w:eastAsia="en-AU"/>
              </w:rPr>
            </w:pPr>
            <w:ins w:id="546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8" w:author="KIM, Jason" w:date="2019-04-02T13:39:00Z"/>
                <w:rFonts w:eastAsia="Times New Roman" w:cs="Calibri"/>
                <w:color w:val="000000"/>
                <w:sz w:val="16"/>
                <w:szCs w:val="16"/>
                <w:lang w:eastAsia="en-AU"/>
              </w:rPr>
            </w:pPr>
            <w:ins w:id="546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70" w:author="KIM, Jason" w:date="2019-04-02T13:39:00Z"/>
                <w:rFonts w:eastAsia="Times New Roman" w:cs="Calibri"/>
                <w:color w:val="000000"/>
                <w:sz w:val="16"/>
                <w:szCs w:val="16"/>
                <w:lang w:eastAsia="en-AU"/>
              </w:rPr>
            </w:pPr>
            <w:ins w:id="547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72" w:author="KIM, Jason" w:date="2019-04-02T13:39:00Z"/>
                <w:rFonts w:eastAsia="Times New Roman" w:cs="Calibri"/>
                <w:color w:val="000000"/>
                <w:sz w:val="16"/>
                <w:szCs w:val="16"/>
                <w:lang w:eastAsia="en-AU"/>
              </w:rPr>
            </w:pPr>
            <w:ins w:id="547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74" w:author="KIM, Jason" w:date="2019-04-02T13:39:00Z"/>
                <w:rFonts w:eastAsia="Times New Roman" w:cs="Calibri"/>
                <w:color w:val="000000"/>
                <w:sz w:val="16"/>
                <w:szCs w:val="16"/>
                <w:lang w:eastAsia="en-AU"/>
              </w:rPr>
            </w:pPr>
            <w:ins w:id="5475"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7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77" w:author="KIM, Jason" w:date="2019-04-02T13:39:00Z"/>
                <w:rFonts w:eastAsia="Times New Roman" w:cs="Calibri"/>
                <w:color w:val="000000"/>
                <w:sz w:val="16"/>
                <w:szCs w:val="16"/>
                <w:lang w:eastAsia="en-AU"/>
              </w:rPr>
            </w:pPr>
            <w:ins w:id="5478" w:author="KIM, Jason" w:date="2019-04-02T13:39:00Z">
              <w:r w:rsidRPr="005D76C8">
                <w:rPr>
                  <w:rFonts w:eastAsia="Times New Roman" w:cs="Calibri"/>
                  <w:color w:val="000000"/>
                  <w:sz w:val="16"/>
                  <w:szCs w:val="16"/>
                  <w:lang w:eastAsia="en-AU"/>
                </w:rPr>
                <w:t>ELZ10148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79" w:author="KIM, Jason" w:date="2019-04-02T13:39:00Z"/>
                <w:rFonts w:eastAsia="Times New Roman" w:cs="Calibri"/>
                <w:color w:val="000000"/>
                <w:sz w:val="16"/>
                <w:szCs w:val="16"/>
                <w:lang w:eastAsia="en-AU"/>
              </w:rPr>
            </w:pPr>
            <w:ins w:id="5480" w:author="KIM, Jason" w:date="2019-04-02T13:39:00Z">
              <w:r w:rsidRPr="005D76C8">
                <w:rPr>
                  <w:rFonts w:eastAsia="Times New Roman" w:cs="Calibri"/>
                  <w:color w:val="000000"/>
                  <w:sz w:val="16"/>
                  <w:szCs w:val="16"/>
                  <w:lang w:eastAsia="en-AU"/>
                </w:rPr>
                <w:t>CP22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1" w:author="KIM, Jason" w:date="2019-04-02T13:39:00Z"/>
                <w:rFonts w:eastAsia="Times New Roman" w:cs="Calibri"/>
                <w:color w:val="000000"/>
                <w:sz w:val="16"/>
                <w:szCs w:val="16"/>
                <w:lang w:eastAsia="en-AU"/>
              </w:rPr>
            </w:pPr>
            <w:ins w:id="5482" w:author="KIM, Jason" w:date="2019-04-02T13:39:00Z">
              <w:r w:rsidRPr="005D76C8">
                <w:rPr>
                  <w:rFonts w:eastAsia="Times New Roman" w:cs="Calibri"/>
                  <w:color w:val="000000"/>
                  <w:sz w:val="16"/>
                  <w:szCs w:val="16"/>
                  <w:lang w:eastAsia="en-AU"/>
                </w:rPr>
                <w:t>CP23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3" w:author="KIM, Jason" w:date="2019-04-02T13:39:00Z"/>
                <w:rFonts w:eastAsia="Times New Roman" w:cs="Calibri"/>
                <w:color w:val="000000"/>
                <w:sz w:val="16"/>
                <w:szCs w:val="16"/>
                <w:lang w:eastAsia="en-AU"/>
              </w:rPr>
            </w:pPr>
            <w:ins w:id="5484" w:author="KIM, Jason" w:date="2019-04-02T13:39:00Z">
              <w:r w:rsidRPr="005D76C8">
                <w:rPr>
                  <w:rFonts w:eastAsia="Times New Roman" w:cs="Calibri"/>
                  <w:color w:val="000000"/>
                  <w:sz w:val="16"/>
                  <w:szCs w:val="16"/>
                  <w:lang w:eastAsia="en-AU"/>
                </w:rPr>
                <w:t>DLZ1224 to DLZ1232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85" w:author="KIM, Jason" w:date="2019-04-02T13:39:00Z"/>
                <w:rFonts w:eastAsia="Times New Roman" w:cs="Calibri"/>
                <w:color w:val="000000"/>
                <w:sz w:val="16"/>
                <w:szCs w:val="16"/>
                <w:lang w:eastAsia="en-AU"/>
              </w:rPr>
            </w:pPr>
            <w:ins w:id="548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87" w:author="KIM, Jason" w:date="2019-04-02T13:39:00Z"/>
                <w:rFonts w:eastAsia="Times New Roman" w:cs="Calibri"/>
                <w:color w:val="000000"/>
                <w:sz w:val="16"/>
                <w:szCs w:val="16"/>
                <w:lang w:eastAsia="en-AU"/>
              </w:rPr>
            </w:pPr>
            <w:ins w:id="5488" w:author="KIM, Jason" w:date="2019-04-02T13:39:00Z">
              <w:r w:rsidRPr="005D76C8">
                <w:rPr>
                  <w:rFonts w:eastAsia="Times New Roman" w:cs="Calibri"/>
                  <w:color w:val="000000"/>
                  <w:sz w:val="16"/>
                  <w:szCs w:val="16"/>
                  <w:lang w:eastAsia="en-AU"/>
                </w:rPr>
                <w:t>ELZ10288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9" w:author="KIM, Jason" w:date="2019-04-02T13:39:00Z"/>
                <w:rFonts w:eastAsia="Times New Roman" w:cs="Calibri"/>
                <w:color w:val="000000"/>
                <w:sz w:val="16"/>
                <w:szCs w:val="16"/>
                <w:lang w:eastAsia="en-AU"/>
              </w:rPr>
            </w:pPr>
            <w:ins w:id="5490" w:author="KIM, Jason" w:date="2019-04-02T13:39:00Z">
              <w:r w:rsidRPr="005D76C8">
                <w:rPr>
                  <w:rFonts w:eastAsia="Times New Roman" w:cs="Calibri"/>
                  <w:color w:val="000000"/>
                  <w:sz w:val="16"/>
                  <w:szCs w:val="16"/>
                  <w:lang w:eastAsia="en-AU"/>
                </w:rPr>
                <w:t>CP56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1" w:author="KIM, Jason" w:date="2019-04-02T13:39:00Z"/>
                <w:rFonts w:eastAsia="Times New Roman" w:cs="Calibri"/>
                <w:color w:val="000000"/>
                <w:sz w:val="16"/>
                <w:szCs w:val="16"/>
                <w:lang w:eastAsia="en-AU"/>
              </w:rPr>
            </w:pPr>
            <w:ins w:id="5492" w:author="KIM, Jason" w:date="2019-04-02T13:39:00Z">
              <w:r w:rsidRPr="005D76C8">
                <w:rPr>
                  <w:rFonts w:eastAsia="Times New Roman" w:cs="Calibri"/>
                  <w:color w:val="000000"/>
                  <w:sz w:val="16"/>
                  <w:szCs w:val="16"/>
                  <w:lang w:eastAsia="en-AU"/>
                </w:rPr>
                <w:t>CP57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3" w:author="KIM, Jason" w:date="2019-04-02T13:39:00Z"/>
                <w:rFonts w:eastAsia="Times New Roman" w:cs="Calibri"/>
                <w:color w:val="000000"/>
                <w:sz w:val="16"/>
                <w:szCs w:val="16"/>
                <w:lang w:eastAsia="en-AU"/>
              </w:rPr>
            </w:pPr>
            <w:ins w:id="5494" w:author="KIM, Jason" w:date="2019-04-02T13:39:00Z">
              <w:r w:rsidRPr="005D76C8">
                <w:rPr>
                  <w:rFonts w:eastAsia="Times New Roman" w:cs="Calibri"/>
                  <w:color w:val="000000"/>
                  <w:sz w:val="16"/>
                  <w:szCs w:val="16"/>
                  <w:lang w:eastAsia="en-AU"/>
                </w:rPr>
                <w:t>DLZ1564 to DLZ1572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95" w:author="KIM, Jason" w:date="2019-04-02T13:39:00Z"/>
                <w:rFonts w:eastAsia="Times New Roman" w:cs="Calibri"/>
                <w:color w:val="000000"/>
                <w:sz w:val="16"/>
                <w:szCs w:val="16"/>
                <w:lang w:eastAsia="en-AU"/>
              </w:rPr>
            </w:pPr>
            <w:ins w:id="549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97" w:author="KIM, Jason" w:date="2019-04-02T13:39:00Z"/>
                <w:rFonts w:eastAsia="Times New Roman" w:cs="Calibri"/>
                <w:color w:val="000000"/>
                <w:sz w:val="16"/>
                <w:szCs w:val="16"/>
                <w:lang w:eastAsia="en-AU"/>
              </w:rPr>
            </w:pPr>
            <w:ins w:id="549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9" w:author="KIM, Jason" w:date="2019-04-02T13:39:00Z"/>
                <w:rFonts w:eastAsia="Times New Roman" w:cs="Calibri"/>
                <w:color w:val="000000"/>
                <w:sz w:val="16"/>
                <w:szCs w:val="16"/>
                <w:lang w:eastAsia="en-AU"/>
              </w:rPr>
            </w:pPr>
            <w:ins w:id="550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01" w:author="KIM, Jason" w:date="2019-04-02T13:39:00Z"/>
                <w:rFonts w:eastAsia="Times New Roman" w:cs="Calibri"/>
                <w:color w:val="000000"/>
                <w:sz w:val="16"/>
                <w:szCs w:val="16"/>
                <w:lang w:eastAsia="en-AU"/>
              </w:rPr>
            </w:pPr>
            <w:ins w:id="550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03" w:author="KIM, Jason" w:date="2019-04-02T13:39:00Z"/>
                <w:rFonts w:eastAsia="Times New Roman" w:cs="Calibri"/>
                <w:color w:val="000000"/>
                <w:sz w:val="16"/>
                <w:szCs w:val="16"/>
                <w:lang w:eastAsia="en-AU"/>
              </w:rPr>
            </w:pPr>
            <w:ins w:id="550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05" w:author="KIM, Jason" w:date="2019-04-02T13:39:00Z"/>
                <w:rFonts w:eastAsia="Times New Roman" w:cs="Calibri"/>
                <w:color w:val="000000"/>
                <w:sz w:val="16"/>
                <w:szCs w:val="16"/>
                <w:lang w:eastAsia="en-AU"/>
              </w:rPr>
            </w:pPr>
            <w:ins w:id="5506"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0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08" w:author="KIM, Jason" w:date="2019-04-02T13:39:00Z"/>
                <w:rFonts w:eastAsia="Times New Roman" w:cs="Calibri"/>
                <w:color w:val="000000"/>
                <w:sz w:val="16"/>
                <w:szCs w:val="16"/>
                <w:lang w:eastAsia="en-AU"/>
              </w:rPr>
            </w:pPr>
            <w:ins w:id="5509" w:author="KIM, Jason" w:date="2019-04-02T13:39:00Z">
              <w:r w:rsidRPr="005D76C8">
                <w:rPr>
                  <w:rFonts w:eastAsia="Times New Roman" w:cs="Calibri"/>
                  <w:color w:val="000000"/>
                  <w:sz w:val="16"/>
                  <w:szCs w:val="16"/>
                  <w:lang w:eastAsia="en-AU"/>
                </w:rPr>
                <w:t>ELZ10150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0" w:author="KIM, Jason" w:date="2019-04-02T13:39:00Z"/>
                <w:rFonts w:eastAsia="Times New Roman" w:cs="Calibri"/>
                <w:color w:val="000000"/>
                <w:sz w:val="16"/>
                <w:szCs w:val="16"/>
                <w:lang w:eastAsia="en-AU"/>
              </w:rPr>
            </w:pPr>
            <w:ins w:id="5511" w:author="KIM, Jason" w:date="2019-04-02T13:39:00Z">
              <w:r w:rsidRPr="005D76C8">
                <w:rPr>
                  <w:rFonts w:eastAsia="Times New Roman" w:cs="Calibri"/>
                  <w:color w:val="000000"/>
                  <w:sz w:val="16"/>
                  <w:szCs w:val="16"/>
                  <w:lang w:eastAsia="en-AU"/>
                </w:rPr>
                <w:t>CP23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2" w:author="KIM, Jason" w:date="2019-04-02T13:39:00Z"/>
                <w:rFonts w:eastAsia="Times New Roman" w:cs="Calibri"/>
                <w:color w:val="000000"/>
                <w:sz w:val="16"/>
                <w:szCs w:val="16"/>
                <w:lang w:eastAsia="en-AU"/>
              </w:rPr>
            </w:pPr>
            <w:ins w:id="551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4" w:author="KIM, Jason" w:date="2019-04-02T13:39:00Z"/>
                <w:rFonts w:eastAsia="Times New Roman" w:cs="Calibri"/>
                <w:color w:val="000000"/>
                <w:sz w:val="16"/>
                <w:szCs w:val="16"/>
                <w:lang w:eastAsia="en-AU"/>
              </w:rPr>
            </w:pPr>
            <w:ins w:id="5515" w:author="KIM, Jason" w:date="2019-04-02T13:39:00Z">
              <w:r w:rsidRPr="005D76C8">
                <w:rPr>
                  <w:rFonts w:eastAsia="Times New Roman" w:cs="Calibri"/>
                  <w:color w:val="000000"/>
                  <w:sz w:val="16"/>
                  <w:szCs w:val="16"/>
                  <w:lang w:eastAsia="en-AU"/>
                </w:rPr>
                <w:t>DLZ1233 to DLZ1233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16" w:author="KIM, Jason" w:date="2019-04-02T13:39:00Z"/>
                <w:rFonts w:eastAsia="Times New Roman" w:cs="Calibri"/>
                <w:color w:val="000000"/>
                <w:sz w:val="16"/>
                <w:szCs w:val="16"/>
                <w:lang w:eastAsia="en-AU"/>
              </w:rPr>
            </w:pPr>
            <w:ins w:id="551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18" w:author="KIM, Jason" w:date="2019-04-02T13:39:00Z"/>
                <w:rFonts w:eastAsia="Times New Roman" w:cs="Calibri"/>
                <w:color w:val="000000"/>
                <w:sz w:val="16"/>
                <w:szCs w:val="16"/>
                <w:lang w:eastAsia="en-AU"/>
              </w:rPr>
            </w:pPr>
            <w:ins w:id="5519" w:author="KIM, Jason" w:date="2019-04-02T13:39:00Z">
              <w:r w:rsidRPr="005D76C8">
                <w:rPr>
                  <w:rFonts w:eastAsia="Times New Roman" w:cs="Calibri"/>
                  <w:color w:val="000000"/>
                  <w:sz w:val="16"/>
                  <w:szCs w:val="16"/>
                  <w:lang w:eastAsia="en-AU"/>
                </w:rPr>
                <w:t>ELZ10290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0" w:author="KIM, Jason" w:date="2019-04-02T13:39:00Z"/>
                <w:rFonts w:eastAsia="Times New Roman" w:cs="Calibri"/>
                <w:color w:val="000000"/>
                <w:sz w:val="16"/>
                <w:szCs w:val="16"/>
                <w:lang w:eastAsia="en-AU"/>
              </w:rPr>
            </w:pPr>
            <w:ins w:id="5521" w:author="KIM, Jason" w:date="2019-04-02T13:39:00Z">
              <w:r w:rsidRPr="005D76C8">
                <w:rPr>
                  <w:rFonts w:eastAsia="Times New Roman" w:cs="Calibri"/>
                  <w:color w:val="000000"/>
                  <w:sz w:val="16"/>
                  <w:szCs w:val="16"/>
                  <w:lang w:eastAsia="en-AU"/>
                </w:rPr>
                <w:t>CP57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2" w:author="KIM, Jason" w:date="2019-04-02T13:39:00Z"/>
                <w:rFonts w:eastAsia="Times New Roman" w:cs="Calibri"/>
                <w:color w:val="000000"/>
                <w:sz w:val="16"/>
                <w:szCs w:val="16"/>
                <w:lang w:eastAsia="en-AU"/>
              </w:rPr>
            </w:pPr>
            <w:ins w:id="552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4" w:author="KIM, Jason" w:date="2019-04-02T13:39:00Z"/>
                <w:rFonts w:eastAsia="Times New Roman" w:cs="Calibri"/>
                <w:color w:val="000000"/>
                <w:sz w:val="16"/>
                <w:szCs w:val="16"/>
                <w:lang w:eastAsia="en-AU"/>
              </w:rPr>
            </w:pPr>
            <w:ins w:id="5525" w:author="KIM, Jason" w:date="2019-04-02T13:39:00Z">
              <w:r w:rsidRPr="005D76C8">
                <w:rPr>
                  <w:rFonts w:eastAsia="Times New Roman" w:cs="Calibri"/>
                  <w:color w:val="000000"/>
                  <w:sz w:val="16"/>
                  <w:szCs w:val="16"/>
                  <w:lang w:eastAsia="en-AU"/>
                </w:rPr>
                <w:t>DLZ1573 to DLZ1573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26" w:author="KIM, Jason" w:date="2019-04-02T13:39:00Z"/>
                <w:rFonts w:eastAsia="Times New Roman" w:cs="Calibri"/>
                <w:color w:val="000000"/>
                <w:sz w:val="16"/>
                <w:szCs w:val="16"/>
                <w:lang w:eastAsia="en-AU"/>
              </w:rPr>
            </w:pPr>
            <w:ins w:id="552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28" w:author="KIM, Jason" w:date="2019-04-02T13:39:00Z"/>
                <w:rFonts w:eastAsia="Times New Roman" w:cs="Calibri"/>
                <w:color w:val="000000"/>
                <w:sz w:val="16"/>
                <w:szCs w:val="16"/>
                <w:lang w:eastAsia="en-AU"/>
              </w:rPr>
            </w:pPr>
            <w:ins w:id="552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30" w:author="KIM, Jason" w:date="2019-04-02T13:39:00Z"/>
                <w:rFonts w:eastAsia="Times New Roman" w:cs="Calibri"/>
                <w:color w:val="000000"/>
                <w:sz w:val="16"/>
                <w:szCs w:val="16"/>
                <w:lang w:eastAsia="en-AU"/>
              </w:rPr>
            </w:pPr>
            <w:ins w:id="553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32" w:author="KIM, Jason" w:date="2019-04-02T13:39:00Z"/>
                <w:rFonts w:eastAsia="Times New Roman" w:cs="Calibri"/>
                <w:color w:val="000000"/>
                <w:sz w:val="16"/>
                <w:szCs w:val="16"/>
                <w:lang w:eastAsia="en-AU"/>
              </w:rPr>
            </w:pPr>
            <w:ins w:id="5533"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34" w:author="KIM, Jason" w:date="2019-04-02T13:39:00Z"/>
                <w:rFonts w:eastAsia="Times New Roman" w:cs="Calibri"/>
                <w:color w:val="000000"/>
                <w:sz w:val="16"/>
                <w:szCs w:val="16"/>
                <w:lang w:eastAsia="en-AU"/>
              </w:rPr>
            </w:pPr>
            <w:ins w:id="5535"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36" w:author="KIM, Jason" w:date="2019-04-02T13:39:00Z"/>
                <w:rFonts w:eastAsia="Times New Roman" w:cs="Calibri"/>
                <w:color w:val="000000"/>
                <w:sz w:val="16"/>
                <w:szCs w:val="16"/>
                <w:lang w:eastAsia="en-AU"/>
              </w:rPr>
            </w:pPr>
            <w:ins w:id="5537"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3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39" w:author="KIM, Jason" w:date="2019-04-02T13:39:00Z"/>
                <w:rFonts w:eastAsia="Times New Roman" w:cs="Calibri"/>
                <w:color w:val="000000"/>
                <w:sz w:val="16"/>
                <w:szCs w:val="16"/>
                <w:lang w:eastAsia="en-AU"/>
              </w:rPr>
            </w:pPr>
            <w:ins w:id="5540" w:author="KIM, Jason" w:date="2019-04-02T13:39:00Z">
              <w:r w:rsidRPr="005D76C8">
                <w:rPr>
                  <w:rFonts w:eastAsia="Times New Roman" w:cs="Calibri"/>
                  <w:color w:val="000000"/>
                  <w:sz w:val="16"/>
                  <w:szCs w:val="16"/>
                  <w:lang w:eastAsia="en-AU"/>
                </w:rPr>
                <w:t>ELZ10152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1" w:author="KIM, Jason" w:date="2019-04-02T13:39:00Z"/>
                <w:rFonts w:eastAsia="Times New Roman" w:cs="Calibri"/>
                <w:color w:val="000000"/>
                <w:sz w:val="16"/>
                <w:szCs w:val="16"/>
                <w:lang w:eastAsia="en-AU"/>
              </w:rPr>
            </w:pPr>
            <w:ins w:id="5542" w:author="KIM, Jason" w:date="2019-04-02T13:39:00Z">
              <w:r w:rsidRPr="005D76C8">
                <w:rPr>
                  <w:rFonts w:eastAsia="Times New Roman" w:cs="Calibri"/>
                  <w:color w:val="000000"/>
                  <w:sz w:val="16"/>
                  <w:szCs w:val="16"/>
                  <w:lang w:eastAsia="en-AU"/>
                </w:rPr>
                <w:t>CP23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3" w:author="KIM, Jason" w:date="2019-04-02T13:39:00Z"/>
                <w:rFonts w:eastAsia="Times New Roman" w:cs="Calibri"/>
                <w:color w:val="000000"/>
                <w:sz w:val="16"/>
                <w:szCs w:val="16"/>
                <w:lang w:eastAsia="en-AU"/>
              </w:rPr>
            </w:pPr>
            <w:ins w:id="5544" w:author="KIM, Jason" w:date="2019-04-02T13:39:00Z">
              <w:r w:rsidRPr="005D76C8">
                <w:rPr>
                  <w:rFonts w:eastAsia="Times New Roman" w:cs="Calibri"/>
                  <w:color w:val="000000"/>
                  <w:sz w:val="16"/>
                  <w:szCs w:val="16"/>
                  <w:lang w:eastAsia="en-AU"/>
                </w:rPr>
                <w:t>CP24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5" w:author="KIM, Jason" w:date="2019-04-02T13:39:00Z"/>
                <w:rFonts w:eastAsia="Times New Roman" w:cs="Calibri"/>
                <w:color w:val="000000"/>
                <w:sz w:val="16"/>
                <w:szCs w:val="16"/>
                <w:lang w:eastAsia="en-AU"/>
              </w:rPr>
            </w:pPr>
            <w:ins w:id="5546" w:author="KIM, Jason" w:date="2019-04-02T13:39:00Z">
              <w:r w:rsidRPr="005D76C8">
                <w:rPr>
                  <w:rFonts w:eastAsia="Times New Roman" w:cs="Calibri"/>
                  <w:color w:val="000000"/>
                  <w:sz w:val="16"/>
                  <w:szCs w:val="16"/>
                  <w:lang w:eastAsia="en-AU"/>
                </w:rPr>
                <w:t>DLZ1234 to DLZ1242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47" w:author="KIM, Jason" w:date="2019-04-02T13:39:00Z"/>
                <w:rFonts w:eastAsia="Times New Roman" w:cs="Calibri"/>
                <w:color w:val="000000"/>
                <w:sz w:val="16"/>
                <w:szCs w:val="16"/>
                <w:lang w:eastAsia="en-AU"/>
              </w:rPr>
            </w:pPr>
            <w:ins w:id="554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49" w:author="KIM, Jason" w:date="2019-04-02T13:39:00Z"/>
                <w:rFonts w:eastAsia="Times New Roman" w:cs="Calibri"/>
                <w:color w:val="000000"/>
                <w:sz w:val="16"/>
                <w:szCs w:val="16"/>
                <w:lang w:eastAsia="en-AU"/>
              </w:rPr>
            </w:pPr>
            <w:ins w:id="5550" w:author="KIM, Jason" w:date="2019-04-02T13:39:00Z">
              <w:r w:rsidRPr="005D76C8">
                <w:rPr>
                  <w:rFonts w:eastAsia="Times New Roman" w:cs="Calibri"/>
                  <w:color w:val="000000"/>
                  <w:sz w:val="16"/>
                  <w:szCs w:val="16"/>
                  <w:lang w:eastAsia="en-AU"/>
                </w:rPr>
                <w:t>ELZ10292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1" w:author="KIM, Jason" w:date="2019-04-02T13:39:00Z"/>
                <w:rFonts w:eastAsia="Times New Roman" w:cs="Calibri"/>
                <w:color w:val="000000"/>
                <w:sz w:val="16"/>
                <w:szCs w:val="16"/>
                <w:lang w:eastAsia="en-AU"/>
              </w:rPr>
            </w:pPr>
            <w:ins w:id="5552" w:author="KIM, Jason" w:date="2019-04-02T13:39:00Z">
              <w:r w:rsidRPr="005D76C8">
                <w:rPr>
                  <w:rFonts w:eastAsia="Times New Roman" w:cs="Calibri"/>
                  <w:color w:val="000000"/>
                  <w:sz w:val="16"/>
                  <w:szCs w:val="16"/>
                  <w:lang w:eastAsia="en-AU"/>
                </w:rPr>
                <w:t>CP57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3" w:author="KIM, Jason" w:date="2019-04-02T13:39:00Z"/>
                <w:rFonts w:eastAsia="Times New Roman" w:cs="Calibri"/>
                <w:color w:val="000000"/>
                <w:sz w:val="16"/>
                <w:szCs w:val="16"/>
                <w:lang w:eastAsia="en-AU"/>
              </w:rPr>
            </w:pPr>
            <w:ins w:id="5554" w:author="KIM, Jason" w:date="2019-04-02T13:39:00Z">
              <w:r w:rsidRPr="005D76C8">
                <w:rPr>
                  <w:rFonts w:eastAsia="Times New Roman" w:cs="Calibri"/>
                  <w:color w:val="000000"/>
                  <w:sz w:val="16"/>
                  <w:szCs w:val="16"/>
                  <w:lang w:eastAsia="en-AU"/>
                </w:rPr>
                <w:t>CP58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5" w:author="KIM, Jason" w:date="2019-04-02T13:39:00Z"/>
                <w:rFonts w:eastAsia="Times New Roman" w:cs="Calibri"/>
                <w:color w:val="000000"/>
                <w:sz w:val="16"/>
                <w:szCs w:val="16"/>
                <w:lang w:eastAsia="en-AU"/>
              </w:rPr>
            </w:pPr>
            <w:ins w:id="5556" w:author="KIM, Jason" w:date="2019-04-02T13:39:00Z">
              <w:r w:rsidRPr="005D76C8">
                <w:rPr>
                  <w:rFonts w:eastAsia="Times New Roman" w:cs="Calibri"/>
                  <w:color w:val="000000"/>
                  <w:sz w:val="16"/>
                  <w:szCs w:val="16"/>
                  <w:lang w:eastAsia="en-AU"/>
                </w:rPr>
                <w:t>DLZ1574 to DLZ1582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57" w:author="KIM, Jason" w:date="2019-04-02T13:39:00Z"/>
                <w:rFonts w:eastAsia="Times New Roman" w:cs="Calibri"/>
                <w:color w:val="000000"/>
                <w:sz w:val="16"/>
                <w:szCs w:val="16"/>
                <w:lang w:eastAsia="en-AU"/>
              </w:rPr>
            </w:pPr>
            <w:ins w:id="555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59" w:author="KIM, Jason" w:date="2019-04-02T13:39:00Z"/>
                <w:rFonts w:eastAsia="Times New Roman" w:cs="Calibri"/>
                <w:color w:val="000000"/>
                <w:sz w:val="16"/>
                <w:szCs w:val="16"/>
                <w:lang w:eastAsia="en-AU"/>
              </w:rPr>
            </w:pPr>
            <w:ins w:id="556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1" w:author="KIM, Jason" w:date="2019-04-02T13:39:00Z"/>
                <w:rFonts w:eastAsia="Times New Roman" w:cs="Calibri"/>
                <w:color w:val="000000"/>
                <w:sz w:val="16"/>
                <w:szCs w:val="16"/>
                <w:lang w:eastAsia="en-AU"/>
              </w:rPr>
            </w:pPr>
            <w:ins w:id="556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3" w:author="KIM, Jason" w:date="2019-04-02T13:39:00Z"/>
                <w:rFonts w:eastAsia="Times New Roman" w:cs="Calibri"/>
                <w:color w:val="000000"/>
                <w:sz w:val="16"/>
                <w:szCs w:val="16"/>
                <w:lang w:eastAsia="en-AU"/>
              </w:rPr>
            </w:pPr>
            <w:ins w:id="5564"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5" w:author="KIM, Jason" w:date="2019-04-02T13:39:00Z"/>
                <w:rFonts w:eastAsia="Times New Roman" w:cs="Calibri"/>
                <w:color w:val="000000"/>
                <w:sz w:val="16"/>
                <w:szCs w:val="16"/>
                <w:lang w:eastAsia="en-AU"/>
              </w:rPr>
            </w:pPr>
            <w:ins w:id="5566"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67" w:author="KIM, Jason" w:date="2019-04-02T13:39:00Z"/>
                <w:rFonts w:eastAsia="Times New Roman" w:cs="Calibri"/>
                <w:color w:val="000000"/>
                <w:sz w:val="16"/>
                <w:szCs w:val="16"/>
                <w:lang w:eastAsia="en-AU"/>
              </w:rPr>
            </w:pPr>
            <w:ins w:id="5568"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6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70" w:author="KIM, Jason" w:date="2019-04-02T13:39:00Z"/>
                <w:rFonts w:eastAsia="Times New Roman" w:cs="Calibri"/>
                <w:color w:val="000000"/>
                <w:sz w:val="16"/>
                <w:szCs w:val="16"/>
                <w:lang w:eastAsia="en-AU"/>
              </w:rPr>
            </w:pPr>
            <w:ins w:id="5571" w:author="KIM, Jason" w:date="2019-04-02T13:39:00Z">
              <w:r w:rsidRPr="005D76C8">
                <w:rPr>
                  <w:rFonts w:eastAsia="Times New Roman" w:cs="Calibri"/>
                  <w:color w:val="000000"/>
                  <w:sz w:val="16"/>
                  <w:szCs w:val="16"/>
                  <w:lang w:eastAsia="en-AU"/>
                </w:rPr>
                <w:t>ELZ10154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2" w:author="KIM, Jason" w:date="2019-04-02T13:39:00Z"/>
                <w:rFonts w:eastAsia="Times New Roman" w:cs="Calibri"/>
                <w:color w:val="000000"/>
                <w:sz w:val="16"/>
                <w:szCs w:val="16"/>
                <w:lang w:eastAsia="en-AU"/>
              </w:rPr>
            </w:pPr>
            <w:ins w:id="5573" w:author="KIM, Jason" w:date="2019-04-02T13:39:00Z">
              <w:r w:rsidRPr="005D76C8">
                <w:rPr>
                  <w:rFonts w:eastAsia="Times New Roman" w:cs="Calibri"/>
                  <w:color w:val="000000"/>
                  <w:sz w:val="16"/>
                  <w:szCs w:val="16"/>
                  <w:lang w:eastAsia="en-AU"/>
                </w:rPr>
                <w:t>CP24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4" w:author="KIM, Jason" w:date="2019-04-02T13:39:00Z"/>
                <w:rFonts w:eastAsia="Times New Roman" w:cs="Calibri"/>
                <w:color w:val="000000"/>
                <w:sz w:val="16"/>
                <w:szCs w:val="16"/>
                <w:lang w:eastAsia="en-AU"/>
              </w:rPr>
            </w:pPr>
            <w:ins w:id="557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6" w:author="KIM, Jason" w:date="2019-04-02T13:39:00Z"/>
                <w:rFonts w:eastAsia="Times New Roman" w:cs="Calibri"/>
                <w:color w:val="000000"/>
                <w:sz w:val="16"/>
                <w:szCs w:val="16"/>
                <w:lang w:eastAsia="en-AU"/>
              </w:rPr>
            </w:pPr>
            <w:ins w:id="5577" w:author="KIM, Jason" w:date="2019-04-02T13:39:00Z">
              <w:r w:rsidRPr="005D76C8">
                <w:rPr>
                  <w:rFonts w:eastAsia="Times New Roman" w:cs="Calibri"/>
                  <w:color w:val="000000"/>
                  <w:sz w:val="16"/>
                  <w:szCs w:val="16"/>
                  <w:lang w:eastAsia="en-AU"/>
                </w:rPr>
                <w:t>DLZ1243 to DLZ1243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78" w:author="KIM, Jason" w:date="2019-04-02T13:39:00Z"/>
                <w:rFonts w:eastAsia="Times New Roman" w:cs="Calibri"/>
                <w:color w:val="000000"/>
                <w:sz w:val="16"/>
                <w:szCs w:val="16"/>
                <w:lang w:eastAsia="en-AU"/>
              </w:rPr>
            </w:pPr>
            <w:ins w:id="557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80" w:author="KIM, Jason" w:date="2019-04-02T13:39:00Z"/>
                <w:rFonts w:eastAsia="Times New Roman" w:cs="Calibri"/>
                <w:color w:val="000000"/>
                <w:sz w:val="16"/>
                <w:szCs w:val="16"/>
                <w:lang w:eastAsia="en-AU"/>
              </w:rPr>
            </w:pPr>
            <w:ins w:id="5581" w:author="KIM, Jason" w:date="2019-04-02T13:39:00Z">
              <w:r w:rsidRPr="005D76C8">
                <w:rPr>
                  <w:rFonts w:eastAsia="Times New Roman" w:cs="Calibri"/>
                  <w:color w:val="000000"/>
                  <w:sz w:val="16"/>
                  <w:szCs w:val="16"/>
                  <w:lang w:eastAsia="en-AU"/>
                </w:rPr>
                <w:t>ELZ10294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2" w:author="KIM, Jason" w:date="2019-04-02T13:39:00Z"/>
                <w:rFonts w:eastAsia="Times New Roman" w:cs="Calibri"/>
                <w:color w:val="000000"/>
                <w:sz w:val="16"/>
                <w:szCs w:val="16"/>
                <w:lang w:eastAsia="en-AU"/>
              </w:rPr>
            </w:pPr>
            <w:ins w:id="5583" w:author="KIM, Jason" w:date="2019-04-02T13:39:00Z">
              <w:r w:rsidRPr="005D76C8">
                <w:rPr>
                  <w:rFonts w:eastAsia="Times New Roman" w:cs="Calibri"/>
                  <w:color w:val="000000"/>
                  <w:sz w:val="16"/>
                  <w:szCs w:val="16"/>
                  <w:lang w:eastAsia="en-AU"/>
                </w:rPr>
                <w:t>CP58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4" w:author="KIM, Jason" w:date="2019-04-02T13:39:00Z"/>
                <w:rFonts w:eastAsia="Times New Roman" w:cs="Calibri"/>
                <w:color w:val="000000"/>
                <w:sz w:val="16"/>
                <w:szCs w:val="16"/>
                <w:lang w:eastAsia="en-AU"/>
              </w:rPr>
            </w:pPr>
            <w:ins w:id="558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6" w:author="KIM, Jason" w:date="2019-04-02T13:39:00Z"/>
                <w:rFonts w:eastAsia="Times New Roman" w:cs="Calibri"/>
                <w:color w:val="000000"/>
                <w:sz w:val="16"/>
                <w:szCs w:val="16"/>
                <w:lang w:eastAsia="en-AU"/>
              </w:rPr>
            </w:pPr>
            <w:ins w:id="5587" w:author="KIM, Jason" w:date="2019-04-02T13:39:00Z">
              <w:r w:rsidRPr="005D76C8">
                <w:rPr>
                  <w:rFonts w:eastAsia="Times New Roman" w:cs="Calibri"/>
                  <w:color w:val="000000"/>
                  <w:sz w:val="16"/>
                  <w:szCs w:val="16"/>
                  <w:lang w:eastAsia="en-AU"/>
                </w:rPr>
                <w:t>DLZ1583 to DLZ1583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88" w:author="KIM, Jason" w:date="2019-04-02T13:39:00Z"/>
                <w:rFonts w:eastAsia="Times New Roman" w:cs="Calibri"/>
                <w:color w:val="000000"/>
                <w:sz w:val="16"/>
                <w:szCs w:val="16"/>
                <w:lang w:eastAsia="en-AU"/>
              </w:rPr>
            </w:pPr>
            <w:ins w:id="558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90" w:author="KIM, Jason" w:date="2019-04-02T13:39:00Z"/>
                <w:rFonts w:eastAsia="Times New Roman" w:cs="Calibri"/>
                <w:color w:val="000000"/>
                <w:sz w:val="16"/>
                <w:szCs w:val="16"/>
                <w:lang w:eastAsia="en-AU"/>
              </w:rPr>
            </w:pPr>
            <w:ins w:id="559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92" w:author="KIM, Jason" w:date="2019-04-02T13:39:00Z"/>
                <w:rFonts w:eastAsia="Times New Roman" w:cs="Calibri"/>
                <w:color w:val="000000"/>
                <w:sz w:val="16"/>
                <w:szCs w:val="16"/>
                <w:lang w:eastAsia="en-AU"/>
              </w:rPr>
            </w:pPr>
            <w:ins w:id="559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94" w:author="KIM, Jason" w:date="2019-04-02T13:39:00Z"/>
                <w:rFonts w:eastAsia="Times New Roman" w:cs="Calibri"/>
                <w:color w:val="000000"/>
                <w:sz w:val="16"/>
                <w:szCs w:val="16"/>
                <w:lang w:eastAsia="en-AU"/>
              </w:rPr>
            </w:pPr>
            <w:ins w:id="5595"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96" w:author="KIM, Jason" w:date="2019-04-02T13:39:00Z"/>
                <w:rFonts w:eastAsia="Times New Roman" w:cs="Calibri"/>
                <w:color w:val="000000"/>
                <w:sz w:val="16"/>
                <w:szCs w:val="16"/>
                <w:lang w:eastAsia="en-AU"/>
              </w:rPr>
            </w:pPr>
            <w:ins w:id="5597"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98" w:author="KIM, Jason" w:date="2019-04-02T13:39:00Z"/>
                <w:rFonts w:eastAsia="Times New Roman" w:cs="Calibri"/>
                <w:color w:val="000000"/>
                <w:sz w:val="16"/>
                <w:szCs w:val="16"/>
                <w:lang w:eastAsia="en-AU"/>
              </w:rPr>
            </w:pPr>
            <w:ins w:id="5599"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0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01" w:author="KIM, Jason" w:date="2019-04-02T13:39:00Z"/>
                <w:rFonts w:eastAsia="Times New Roman" w:cs="Calibri"/>
                <w:color w:val="000000"/>
                <w:sz w:val="16"/>
                <w:szCs w:val="16"/>
                <w:lang w:eastAsia="en-AU"/>
              </w:rPr>
            </w:pPr>
            <w:ins w:id="5602" w:author="KIM, Jason" w:date="2019-04-02T13:39:00Z">
              <w:r w:rsidRPr="005D76C8">
                <w:rPr>
                  <w:rFonts w:eastAsia="Times New Roman" w:cs="Calibri"/>
                  <w:color w:val="000000"/>
                  <w:sz w:val="16"/>
                  <w:szCs w:val="16"/>
                  <w:lang w:eastAsia="en-AU"/>
                </w:rPr>
                <w:t>ELZ10156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3" w:author="KIM, Jason" w:date="2019-04-02T13:39:00Z"/>
                <w:rFonts w:eastAsia="Times New Roman" w:cs="Calibri"/>
                <w:color w:val="000000"/>
                <w:sz w:val="16"/>
                <w:szCs w:val="16"/>
                <w:lang w:eastAsia="en-AU"/>
              </w:rPr>
            </w:pPr>
            <w:ins w:id="5604" w:author="KIM, Jason" w:date="2019-04-02T13:39:00Z">
              <w:r w:rsidRPr="005D76C8">
                <w:rPr>
                  <w:rFonts w:eastAsia="Times New Roman" w:cs="Calibri"/>
                  <w:color w:val="000000"/>
                  <w:sz w:val="16"/>
                  <w:szCs w:val="16"/>
                  <w:lang w:eastAsia="en-AU"/>
                </w:rPr>
                <w:t>CP24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5" w:author="KIM, Jason" w:date="2019-04-02T13:39:00Z"/>
                <w:rFonts w:eastAsia="Times New Roman" w:cs="Calibri"/>
                <w:color w:val="000000"/>
                <w:sz w:val="16"/>
                <w:szCs w:val="16"/>
                <w:lang w:eastAsia="en-AU"/>
              </w:rPr>
            </w:pPr>
            <w:ins w:id="5606" w:author="KIM, Jason" w:date="2019-04-02T13:39:00Z">
              <w:r w:rsidRPr="005D76C8">
                <w:rPr>
                  <w:rFonts w:eastAsia="Times New Roman" w:cs="Calibri"/>
                  <w:color w:val="000000"/>
                  <w:sz w:val="16"/>
                  <w:szCs w:val="16"/>
                  <w:lang w:eastAsia="en-AU"/>
                </w:rPr>
                <w:t>CP25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7" w:author="KIM, Jason" w:date="2019-04-02T13:39:00Z"/>
                <w:rFonts w:eastAsia="Times New Roman" w:cs="Calibri"/>
                <w:color w:val="000000"/>
                <w:sz w:val="16"/>
                <w:szCs w:val="16"/>
                <w:lang w:eastAsia="en-AU"/>
              </w:rPr>
            </w:pPr>
            <w:ins w:id="5608" w:author="KIM, Jason" w:date="2019-04-02T13:39:00Z">
              <w:r w:rsidRPr="005D76C8">
                <w:rPr>
                  <w:rFonts w:eastAsia="Times New Roman" w:cs="Calibri"/>
                  <w:color w:val="000000"/>
                  <w:sz w:val="16"/>
                  <w:szCs w:val="16"/>
                  <w:lang w:eastAsia="en-AU"/>
                </w:rPr>
                <w:t>DLZ1244 to DLZ1253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09" w:author="KIM, Jason" w:date="2019-04-02T13:39:00Z"/>
                <w:rFonts w:eastAsia="Times New Roman" w:cs="Calibri"/>
                <w:color w:val="000000"/>
                <w:sz w:val="16"/>
                <w:szCs w:val="16"/>
                <w:lang w:eastAsia="en-AU"/>
              </w:rPr>
            </w:pPr>
            <w:ins w:id="561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11" w:author="KIM, Jason" w:date="2019-04-02T13:39:00Z"/>
                <w:rFonts w:eastAsia="Times New Roman" w:cs="Calibri"/>
                <w:color w:val="000000"/>
                <w:sz w:val="16"/>
                <w:szCs w:val="16"/>
                <w:lang w:eastAsia="en-AU"/>
              </w:rPr>
            </w:pPr>
            <w:ins w:id="5612" w:author="KIM, Jason" w:date="2019-04-02T13:39:00Z">
              <w:r w:rsidRPr="005D76C8">
                <w:rPr>
                  <w:rFonts w:eastAsia="Times New Roman" w:cs="Calibri"/>
                  <w:color w:val="000000"/>
                  <w:sz w:val="16"/>
                  <w:szCs w:val="16"/>
                  <w:lang w:eastAsia="en-AU"/>
                </w:rPr>
                <w:t>ELZ10296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3" w:author="KIM, Jason" w:date="2019-04-02T13:39:00Z"/>
                <w:rFonts w:eastAsia="Times New Roman" w:cs="Calibri"/>
                <w:color w:val="000000"/>
                <w:sz w:val="16"/>
                <w:szCs w:val="16"/>
                <w:lang w:eastAsia="en-AU"/>
              </w:rPr>
            </w:pPr>
            <w:ins w:id="5614" w:author="KIM, Jason" w:date="2019-04-02T13:39:00Z">
              <w:r w:rsidRPr="005D76C8">
                <w:rPr>
                  <w:rFonts w:eastAsia="Times New Roman" w:cs="Calibri"/>
                  <w:color w:val="000000"/>
                  <w:sz w:val="16"/>
                  <w:szCs w:val="16"/>
                  <w:lang w:eastAsia="en-AU"/>
                </w:rPr>
                <w:t>CP58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5" w:author="KIM, Jason" w:date="2019-04-02T13:39:00Z"/>
                <w:rFonts w:eastAsia="Times New Roman" w:cs="Calibri"/>
                <w:color w:val="000000"/>
                <w:sz w:val="16"/>
                <w:szCs w:val="16"/>
                <w:lang w:eastAsia="en-AU"/>
              </w:rPr>
            </w:pPr>
            <w:ins w:id="5616" w:author="KIM, Jason" w:date="2019-04-02T13:39:00Z">
              <w:r w:rsidRPr="005D76C8">
                <w:rPr>
                  <w:rFonts w:eastAsia="Times New Roman" w:cs="Calibri"/>
                  <w:color w:val="000000"/>
                  <w:sz w:val="16"/>
                  <w:szCs w:val="16"/>
                  <w:lang w:eastAsia="en-AU"/>
                </w:rPr>
                <w:t>CP59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7" w:author="KIM, Jason" w:date="2019-04-02T13:39:00Z"/>
                <w:rFonts w:eastAsia="Times New Roman" w:cs="Calibri"/>
                <w:color w:val="000000"/>
                <w:sz w:val="16"/>
                <w:szCs w:val="16"/>
                <w:lang w:eastAsia="en-AU"/>
              </w:rPr>
            </w:pPr>
            <w:ins w:id="5618" w:author="KIM, Jason" w:date="2019-04-02T13:39:00Z">
              <w:r w:rsidRPr="005D76C8">
                <w:rPr>
                  <w:rFonts w:eastAsia="Times New Roman" w:cs="Calibri"/>
                  <w:color w:val="000000"/>
                  <w:sz w:val="16"/>
                  <w:szCs w:val="16"/>
                  <w:lang w:eastAsia="en-AU"/>
                </w:rPr>
                <w:t>DLZ1584 to DLZ1592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19" w:author="KIM, Jason" w:date="2019-04-02T13:39:00Z"/>
                <w:rFonts w:eastAsia="Times New Roman" w:cs="Calibri"/>
                <w:color w:val="000000"/>
                <w:sz w:val="16"/>
                <w:szCs w:val="16"/>
                <w:lang w:eastAsia="en-AU"/>
              </w:rPr>
            </w:pPr>
            <w:ins w:id="562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21" w:author="KIM, Jason" w:date="2019-04-02T13:39:00Z"/>
                <w:rFonts w:eastAsia="Times New Roman" w:cs="Calibri"/>
                <w:color w:val="000000"/>
                <w:sz w:val="16"/>
                <w:szCs w:val="16"/>
                <w:lang w:eastAsia="en-AU"/>
              </w:rPr>
            </w:pPr>
            <w:ins w:id="562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3" w:author="KIM, Jason" w:date="2019-04-02T13:39:00Z"/>
                <w:rFonts w:eastAsia="Times New Roman" w:cs="Calibri"/>
                <w:color w:val="000000"/>
                <w:sz w:val="16"/>
                <w:szCs w:val="16"/>
                <w:lang w:eastAsia="en-AU"/>
              </w:rPr>
            </w:pPr>
            <w:ins w:id="562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5" w:author="KIM, Jason" w:date="2019-04-02T13:39:00Z"/>
                <w:rFonts w:eastAsia="Times New Roman" w:cs="Calibri"/>
                <w:color w:val="000000"/>
                <w:sz w:val="16"/>
                <w:szCs w:val="16"/>
                <w:lang w:eastAsia="en-AU"/>
              </w:rPr>
            </w:pPr>
            <w:ins w:id="5626"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7" w:author="KIM, Jason" w:date="2019-04-02T13:39:00Z"/>
                <w:rFonts w:eastAsia="Times New Roman" w:cs="Calibri"/>
                <w:color w:val="000000"/>
                <w:sz w:val="16"/>
                <w:szCs w:val="16"/>
                <w:lang w:eastAsia="en-AU"/>
              </w:rPr>
            </w:pPr>
            <w:ins w:id="5628"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29" w:author="KIM, Jason" w:date="2019-04-02T13:39:00Z"/>
                <w:rFonts w:eastAsia="Times New Roman" w:cs="Calibri"/>
                <w:color w:val="000000"/>
                <w:sz w:val="16"/>
                <w:szCs w:val="16"/>
                <w:lang w:eastAsia="en-AU"/>
              </w:rPr>
            </w:pPr>
            <w:ins w:id="5630"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3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32" w:author="KIM, Jason" w:date="2019-04-02T13:39:00Z"/>
                <w:rFonts w:eastAsia="Times New Roman" w:cs="Calibri"/>
                <w:color w:val="000000"/>
                <w:sz w:val="16"/>
                <w:szCs w:val="16"/>
                <w:lang w:eastAsia="en-AU"/>
              </w:rPr>
            </w:pPr>
            <w:ins w:id="5633" w:author="KIM, Jason" w:date="2019-04-02T13:39:00Z">
              <w:r w:rsidRPr="005D76C8">
                <w:rPr>
                  <w:rFonts w:eastAsia="Times New Roman" w:cs="Calibri"/>
                  <w:color w:val="000000"/>
                  <w:sz w:val="16"/>
                  <w:szCs w:val="16"/>
                  <w:lang w:eastAsia="en-AU"/>
                </w:rPr>
                <w:t>ELZ10158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4" w:author="KIM, Jason" w:date="2019-04-02T13:39:00Z"/>
                <w:rFonts w:eastAsia="Times New Roman" w:cs="Calibri"/>
                <w:color w:val="000000"/>
                <w:sz w:val="16"/>
                <w:szCs w:val="16"/>
                <w:lang w:eastAsia="en-AU"/>
              </w:rPr>
            </w:pPr>
            <w:ins w:id="5635" w:author="KIM, Jason" w:date="2019-04-02T13:39:00Z">
              <w:r w:rsidRPr="005D76C8">
                <w:rPr>
                  <w:rFonts w:eastAsia="Times New Roman" w:cs="Calibri"/>
                  <w:color w:val="000000"/>
                  <w:sz w:val="16"/>
                  <w:szCs w:val="16"/>
                  <w:lang w:eastAsia="en-AU"/>
                </w:rPr>
                <w:t>CP25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6" w:author="KIM, Jason" w:date="2019-04-02T13:39:00Z"/>
                <w:rFonts w:eastAsia="Times New Roman" w:cs="Calibri"/>
                <w:color w:val="000000"/>
                <w:sz w:val="16"/>
                <w:szCs w:val="16"/>
                <w:lang w:eastAsia="en-AU"/>
              </w:rPr>
            </w:pPr>
            <w:ins w:id="563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8" w:author="KIM, Jason" w:date="2019-04-02T13:39:00Z"/>
                <w:rFonts w:eastAsia="Times New Roman" w:cs="Calibri"/>
                <w:color w:val="000000"/>
                <w:sz w:val="16"/>
                <w:szCs w:val="16"/>
                <w:lang w:eastAsia="en-AU"/>
              </w:rPr>
            </w:pPr>
            <w:ins w:id="5639" w:author="KIM, Jason" w:date="2019-04-02T13:39:00Z">
              <w:r w:rsidRPr="005D76C8">
                <w:rPr>
                  <w:rFonts w:eastAsia="Times New Roman" w:cs="Calibri"/>
                  <w:color w:val="000000"/>
                  <w:sz w:val="16"/>
                  <w:szCs w:val="16"/>
                  <w:lang w:eastAsia="en-AU"/>
                </w:rPr>
                <w:t>DLZ1254 to DLZ1254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40" w:author="KIM, Jason" w:date="2019-04-02T13:39:00Z"/>
                <w:rFonts w:eastAsia="Times New Roman" w:cs="Calibri"/>
                <w:color w:val="000000"/>
                <w:sz w:val="16"/>
                <w:szCs w:val="16"/>
                <w:lang w:eastAsia="en-AU"/>
              </w:rPr>
            </w:pPr>
            <w:ins w:id="564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42" w:author="KIM, Jason" w:date="2019-04-02T13:39:00Z"/>
                <w:rFonts w:eastAsia="Times New Roman" w:cs="Calibri"/>
                <w:color w:val="000000"/>
                <w:sz w:val="16"/>
                <w:szCs w:val="16"/>
                <w:lang w:eastAsia="en-AU"/>
              </w:rPr>
            </w:pPr>
            <w:ins w:id="5643" w:author="KIM, Jason" w:date="2019-04-02T13:39:00Z">
              <w:r w:rsidRPr="005D76C8">
                <w:rPr>
                  <w:rFonts w:eastAsia="Times New Roman" w:cs="Calibri"/>
                  <w:color w:val="000000"/>
                  <w:sz w:val="16"/>
                  <w:szCs w:val="16"/>
                  <w:lang w:eastAsia="en-AU"/>
                </w:rPr>
                <w:t>ELZ10298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4" w:author="KIM, Jason" w:date="2019-04-02T13:39:00Z"/>
                <w:rFonts w:eastAsia="Times New Roman" w:cs="Calibri"/>
                <w:color w:val="000000"/>
                <w:sz w:val="16"/>
                <w:szCs w:val="16"/>
                <w:lang w:eastAsia="en-AU"/>
              </w:rPr>
            </w:pPr>
            <w:ins w:id="5645" w:author="KIM, Jason" w:date="2019-04-02T13:39:00Z">
              <w:r w:rsidRPr="005D76C8">
                <w:rPr>
                  <w:rFonts w:eastAsia="Times New Roman" w:cs="Calibri"/>
                  <w:color w:val="000000"/>
                  <w:sz w:val="16"/>
                  <w:szCs w:val="16"/>
                  <w:lang w:eastAsia="en-AU"/>
                </w:rPr>
                <w:t>CP59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6" w:author="KIM, Jason" w:date="2019-04-02T13:39:00Z"/>
                <w:rFonts w:eastAsia="Times New Roman" w:cs="Calibri"/>
                <w:color w:val="000000"/>
                <w:sz w:val="16"/>
                <w:szCs w:val="16"/>
                <w:lang w:eastAsia="en-AU"/>
              </w:rPr>
            </w:pPr>
            <w:ins w:id="564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8" w:author="KIM, Jason" w:date="2019-04-02T13:39:00Z"/>
                <w:rFonts w:eastAsia="Times New Roman" w:cs="Calibri"/>
                <w:color w:val="000000"/>
                <w:sz w:val="16"/>
                <w:szCs w:val="16"/>
                <w:lang w:eastAsia="en-AU"/>
              </w:rPr>
            </w:pPr>
            <w:ins w:id="5649" w:author="KIM, Jason" w:date="2019-04-02T13:39:00Z">
              <w:r w:rsidRPr="005D76C8">
                <w:rPr>
                  <w:rFonts w:eastAsia="Times New Roman" w:cs="Calibri"/>
                  <w:color w:val="000000"/>
                  <w:sz w:val="16"/>
                  <w:szCs w:val="16"/>
                  <w:lang w:eastAsia="en-AU"/>
                </w:rPr>
                <w:t>DLZ1593 to DLZ1593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50" w:author="KIM, Jason" w:date="2019-04-02T13:39:00Z"/>
                <w:rFonts w:eastAsia="Times New Roman" w:cs="Calibri"/>
                <w:color w:val="000000"/>
                <w:sz w:val="16"/>
                <w:szCs w:val="16"/>
                <w:lang w:eastAsia="en-AU"/>
              </w:rPr>
            </w:pPr>
            <w:ins w:id="565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52" w:author="KIM, Jason" w:date="2019-04-02T13:39:00Z"/>
                <w:rFonts w:eastAsia="Times New Roman" w:cs="Calibri"/>
                <w:color w:val="000000"/>
                <w:sz w:val="16"/>
                <w:szCs w:val="16"/>
                <w:lang w:eastAsia="en-AU"/>
              </w:rPr>
            </w:pPr>
            <w:ins w:id="565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4" w:author="KIM, Jason" w:date="2019-04-02T13:39:00Z"/>
                <w:rFonts w:eastAsia="Times New Roman" w:cs="Calibri"/>
                <w:color w:val="000000"/>
                <w:sz w:val="16"/>
                <w:szCs w:val="16"/>
                <w:lang w:eastAsia="en-AU"/>
              </w:rPr>
            </w:pPr>
            <w:ins w:id="565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6" w:author="KIM, Jason" w:date="2019-04-02T13:39:00Z"/>
                <w:rFonts w:eastAsia="Times New Roman" w:cs="Calibri"/>
                <w:color w:val="000000"/>
                <w:sz w:val="16"/>
                <w:szCs w:val="16"/>
                <w:lang w:eastAsia="en-AU"/>
              </w:rPr>
            </w:pPr>
            <w:ins w:id="5657"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8" w:author="KIM, Jason" w:date="2019-04-02T13:39:00Z"/>
                <w:rFonts w:eastAsia="Times New Roman" w:cs="Calibri"/>
                <w:color w:val="000000"/>
                <w:sz w:val="16"/>
                <w:szCs w:val="16"/>
                <w:lang w:eastAsia="en-AU"/>
              </w:rPr>
            </w:pPr>
            <w:ins w:id="5659"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60" w:author="KIM, Jason" w:date="2019-04-02T13:39:00Z"/>
                <w:rFonts w:eastAsia="Times New Roman" w:cs="Calibri"/>
                <w:color w:val="000000"/>
                <w:sz w:val="16"/>
                <w:szCs w:val="16"/>
                <w:lang w:eastAsia="en-AU"/>
              </w:rPr>
            </w:pPr>
            <w:ins w:id="5661"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6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63" w:author="KIM, Jason" w:date="2019-04-02T13:39:00Z"/>
                <w:rFonts w:eastAsia="Times New Roman" w:cs="Calibri"/>
                <w:color w:val="000000"/>
                <w:sz w:val="16"/>
                <w:szCs w:val="16"/>
                <w:lang w:eastAsia="en-AU"/>
              </w:rPr>
            </w:pPr>
            <w:ins w:id="5664" w:author="KIM, Jason" w:date="2019-04-02T13:39:00Z">
              <w:r w:rsidRPr="005D76C8">
                <w:rPr>
                  <w:rFonts w:eastAsia="Times New Roman" w:cs="Calibri"/>
                  <w:color w:val="000000"/>
                  <w:sz w:val="16"/>
                  <w:szCs w:val="16"/>
                  <w:lang w:eastAsia="en-AU"/>
                </w:rPr>
                <w:t>ELZ10160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5" w:author="KIM, Jason" w:date="2019-04-02T13:39:00Z"/>
                <w:rFonts w:eastAsia="Times New Roman" w:cs="Calibri"/>
                <w:color w:val="000000"/>
                <w:sz w:val="16"/>
                <w:szCs w:val="16"/>
                <w:lang w:eastAsia="en-AU"/>
              </w:rPr>
            </w:pPr>
            <w:ins w:id="5666" w:author="KIM, Jason" w:date="2019-04-02T13:39:00Z">
              <w:r w:rsidRPr="005D76C8">
                <w:rPr>
                  <w:rFonts w:eastAsia="Times New Roman" w:cs="Calibri"/>
                  <w:color w:val="000000"/>
                  <w:sz w:val="16"/>
                  <w:szCs w:val="16"/>
                  <w:lang w:eastAsia="en-AU"/>
                </w:rPr>
                <w:t>CP25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7" w:author="KIM, Jason" w:date="2019-04-02T13:39:00Z"/>
                <w:rFonts w:eastAsia="Times New Roman" w:cs="Calibri"/>
                <w:color w:val="000000"/>
                <w:sz w:val="16"/>
                <w:szCs w:val="16"/>
                <w:lang w:eastAsia="en-AU"/>
              </w:rPr>
            </w:pPr>
            <w:ins w:id="5668" w:author="KIM, Jason" w:date="2019-04-02T13:39:00Z">
              <w:r w:rsidRPr="005D76C8">
                <w:rPr>
                  <w:rFonts w:eastAsia="Times New Roman" w:cs="Calibri"/>
                  <w:color w:val="000000"/>
                  <w:sz w:val="16"/>
                  <w:szCs w:val="16"/>
                  <w:lang w:eastAsia="en-AU"/>
                </w:rPr>
                <w:t>CP26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9" w:author="KIM, Jason" w:date="2019-04-02T13:39:00Z"/>
                <w:rFonts w:eastAsia="Times New Roman" w:cs="Calibri"/>
                <w:color w:val="000000"/>
                <w:sz w:val="16"/>
                <w:szCs w:val="16"/>
                <w:lang w:eastAsia="en-AU"/>
              </w:rPr>
            </w:pPr>
            <w:ins w:id="5670" w:author="KIM, Jason" w:date="2019-04-02T13:39:00Z">
              <w:r w:rsidRPr="005D76C8">
                <w:rPr>
                  <w:rFonts w:eastAsia="Times New Roman" w:cs="Calibri"/>
                  <w:color w:val="000000"/>
                  <w:sz w:val="16"/>
                  <w:szCs w:val="16"/>
                  <w:lang w:eastAsia="en-AU"/>
                </w:rPr>
                <w:t>DLZ1255 to DLZ1262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71" w:author="KIM, Jason" w:date="2019-04-02T13:39:00Z"/>
                <w:rFonts w:eastAsia="Times New Roman" w:cs="Calibri"/>
                <w:color w:val="000000"/>
                <w:sz w:val="16"/>
                <w:szCs w:val="16"/>
                <w:lang w:eastAsia="en-AU"/>
              </w:rPr>
            </w:pPr>
            <w:ins w:id="567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73" w:author="KIM, Jason" w:date="2019-04-02T13:39:00Z"/>
                <w:rFonts w:eastAsia="Times New Roman" w:cs="Calibri"/>
                <w:color w:val="000000"/>
                <w:sz w:val="16"/>
                <w:szCs w:val="16"/>
                <w:lang w:eastAsia="en-AU"/>
              </w:rPr>
            </w:pPr>
            <w:ins w:id="5674" w:author="KIM, Jason" w:date="2019-04-02T13:39:00Z">
              <w:r w:rsidRPr="005D76C8">
                <w:rPr>
                  <w:rFonts w:eastAsia="Times New Roman" w:cs="Calibri"/>
                  <w:color w:val="000000"/>
                  <w:sz w:val="16"/>
                  <w:szCs w:val="16"/>
                  <w:lang w:eastAsia="en-AU"/>
                </w:rPr>
                <w:t>ELZ10300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5" w:author="KIM, Jason" w:date="2019-04-02T13:39:00Z"/>
                <w:rFonts w:eastAsia="Times New Roman" w:cs="Calibri"/>
                <w:color w:val="000000"/>
                <w:sz w:val="16"/>
                <w:szCs w:val="16"/>
                <w:lang w:eastAsia="en-AU"/>
              </w:rPr>
            </w:pPr>
            <w:ins w:id="5676" w:author="KIM, Jason" w:date="2019-04-02T13:39:00Z">
              <w:r w:rsidRPr="005D76C8">
                <w:rPr>
                  <w:rFonts w:eastAsia="Times New Roman" w:cs="Calibri"/>
                  <w:color w:val="000000"/>
                  <w:sz w:val="16"/>
                  <w:szCs w:val="16"/>
                  <w:lang w:eastAsia="en-AU"/>
                </w:rPr>
                <w:t>CP59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7" w:author="KIM, Jason" w:date="2019-04-02T13:39:00Z"/>
                <w:rFonts w:eastAsia="Times New Roman" w:cs="Calibri"/>
                <w:color w:val="000000"/>
                <w:sz w:val="16"/>
                <w:szCs w:val="16"/>
                <w:lang w:eastAsia="en-AU"/>
              </w:rPr>
            </w:pPr>
            <w:ins w:id="5678" w:author="KIM, Jason" w:date="2019-04-02T13:39:00Z">
              <w:r w:rsidRPr="005D76C8">
                <w:rPr>
                  <w:rFonts w:eastAsia="Times New Roman" w:cs="Calibri"/>
                  <w:color w:val="000000"/>
                  <w:sz w:val="16"/>
                  <w:szCs w:val="16"/>
                  <w:lang w:eastAsia="en-AU"/>
                </w:rPr>
                <w:t>CP60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9" w:author="KIM, Jason" w:date="2019-04-02T13:39:00Z"/>
                <w:rFonts w:eastAsia="Times New Roman" w:cs="Calibri"/>
                <w:color w:val="000000"/>
                <w:sz w:val="16"/>
                <w:szCs w:val="16"/>
                <w:lang w:eastAsia="en-AU"/>
              </w:rPr>
            </w:pPr>
            <w:ins w:id="5680" w:author="KIM, Jason" w:date="2019-04-02T13:39:00Z">
              <w:r w:rsidRPr="005D76C8">
                <w:rPr>
                  <w:rFonts w:eastAsia="Times New Roman" w:cs="Calibri"/>
                  <w:color w:val="000000"/>
                  <w:sz w:val="16"/>
                  <w:szCs w:val="16"/>
                  <w:lang w:eastAsia="en-AU"/>
                </w:rPr>
                <w:t>DLZ1594 to DLZ1602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81" w:author="KIM, Jason" w:date="2019-04-02T13:39:00Z"/>
                <w:rFonts w:eastAsia="Times New Roman" w:cs="Calibri"/>
                <w:color w:val="000000"/>
                <w:sz w:val="16"/>
                <w:szCs w:val="16"/>
                <w:lang w:eastAsia="en-AU"/>
              </w:rPr>
            </w:pPr>
            <w:ins w:id="568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83" w:author="KIM, Jason" w:date="2019-04-02T13:39:00Z"/>
                <w:rFonts w:eastAsia="Times New Roman" w:cs="Calibri"/>
                <w:color w:val="000000"/>
                <w:sz w:val="16"/>
                <w:szCs w:val="16"/>
                <w:lang w:eastAsia="en-AU"/>
              </w:rPr>
            </w:pPr>
            <w:ins w:id="568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5" w:author="KIM, Jason" w:date="2019-04-02T13:39:00Z"/>
                <w:rFonts w:eastAsia="Times New Roman" w:cs="Calibri"/>
                <w:color w:val="000000"/>
                <w:sz w:val="16"/>
                <w:szCs w:val="16"/>
                <w:lang w:eastAsia="en-AU"/>
              </w:rPr>
            </w:pPr>
            <w:ins w:id="568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7" w:author="KIM, Jason" w:date="2019-04-02T13:39:00Z"/>
                <w:rFonts w:eastAsia="Times New Roman" w:cs="Calibri"/>
                <w:color w:val="000000"/>
                <w:sz w:val="16"/>
                <w:szCs w:val="16"/>
                <w:lang w:eastAsia="en-AU"/>
              </w:rPr>
            </w:pPr>
            <w:ins w:id="5688"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9" w:author="KIM, Jason" w:date="2019-04-02T13:39:00Z"/>
                <w:rFonts w:eastAsia="Times New Roman" w:cs="Calibri"/>
                <w:color w:val="000000"/>
                <w:sz w:val="16"/>
                <w:szCs w:val="16"/>
                <w:lang w:eastAsia="en-AU"/>
              </w:rPr>
            </w:pPr>
            <w:ins w:id="5690"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91" w:author="KIM, Jason" w:date="2019-04-02T13:39:00Z"/>
                <w:rFonts w:eastAsia="Times New Roman" w:cs="Calibri"/>
                <w:color w:val="000000"/>
                <w:sz w:val="16"/>
                <w:szCs w:val="16"/>
                <w:lang w:eastAsia="en-AU"/>
              </w:rPr>
            </w:pPr>
            <w:ins w:id="5692"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9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94" w:author="KIM, Jason" w:date="2019-04-02T13:39:00Z"/>
                <w:rFonts w:eastAsia="Times New Roman" w:cs="Calibri"/>
                <w:color w:val="000000"/>
                <w:sz w:val="16"/>
                <w:szCs w:val="16"/>
                <w:lang w:eastAsia="en-AU"/>
              </w:rPr>
            </w:pPr>
            <w:ins w:id="5695" w:author="KIM, Jason" w:date="2019-04-02T13:39:00Z">
              <w:r w:rsidRPr="005D76C8">
                <w:rPr>
                  <w:rFonts w:eastAsia="Times New Roman" w:cs="Calibri"/>
                  <w:color w:val="000000"/>
                  <w:sz w:val="16"/>
                  <w:szCs w:val="16"/>
                  <w:lang w:eastAsia="en-AU"/>
                </w:rPr>
                <w:t>ELZ10162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96" w:author="KIM, Jason" w:date="2019-04-02T13:39:00Z"/>
                <w:rFonts w:eastAsia="Times New Roman" w:cs="Calibri"/>
                <w:color w:val="000000"/>
                <w:sz w:val="16"/>
                <w:szCs w:val="16"/>
                <w:lang w:eastAsia="en-AU"/>
              </w:rPr>
            </w:pPr>
            <w:ins w:id="5697" w:author="KIM, Jason" w:date="2019-04-02T13:39:00Z">
              <w:r w:rsidRPr="005D76C8">
                <w:rPr>
                  <w:rFonts w:eastAsia="Times New Roman" w:cs="Calibri"/>
                  <w:color w:val="000000"/>
                  <w:sz w:val="16"/>
                  <w:szCs w:val="16"/>
                  <w:lang w:eastAsia="en-AU"/>
                </w:rPr>
                <w:t>CP26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98" w:author="KIM, Jason" w:date="2019-04-02T13:39:00Z"/>
                <w:rFonts w:eastAsia="Times New Roman" w:cs="Calibri"/>
                <w:color w:val="000000"/>
                <w:sz w:val="16"/>
                <w:szCs w:val="16"/>
                <w:lang w:eastAsia="en-AU"/>
              </w:rPr>
            </w:pPr>
            <w:ins w:id="569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0" w:author="KIM, Jason" w:date="2019-04-02T13:39:00Z"/>
                <w:rFonts w:eastAsia="Times New Roman" w:cs="Calibri"/>
                <w:color w:val="000000"/>
                <w:sz w:val="16"/>
                <w:szCs w:val="16"/>
                <w:lang w:eastAsia="en-AU"/>
              </w:rPr>
            </w:pPr>
            <w:ins w:id="5701" w:author="KIM, Jason" w:date="2019-04-02T13:39:00Z">
              <w:r w:rsidRPr="005D76C8">
                <w:rPr>
                  <w:rFonts w:eastAsia="Times New Roman" w:cs="Calibri"/>
                  <w:color w:val="000000"/>
                  <w:sz w:val="16"/>
                  <w:szCs w:val="16"/>
                  <w:lang w:eastAsia="en-AU"/>
                </w:rPr>
                <w:t>DLZ1263 to DLZ1263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02" w:author="KIM, Jason" w:date="2019-04-02T13:39:00Z"/>
                <w:rFonts w:eastAsia="Times New Roman" w:cs="Calibri"/>
                <w:color w:val="000000"/>
                <w:sz w:val="16"/>
                <w:szCs w:val="16"/>
                <w:lang w:eastAsia="en-AU"/>
              </w:rPr>
            </w:pPr>
            <w:ins w:id="570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04" w:author="KIM, Jason" w:date="2019-04-02T13:39:00Z"/>
                <w:rFonts w:eastAsia="Times New Roman" w:cs="Calibri"/>
                <w:color w:val="000000"/>
                <w:sz w:val="16"/>
                <w:szCs w:val="16"/>
                <w:lang w:eastAsia="en-AU"/>
              </w:rPr>
            </w:pPr>
            <w:ins w:id="5705" w:author="KIM, Jason" w:date="2019-04-02T13:39:00Z">
              <w:r w:rsidRPr="005D76C8">
                <w:rPr>
                  <w:rFonts w:eastAsia="Times New Roman" w:cs="Calibri"/>
                  <w:color w:val="000000"/>
                  <w:sz w:val="16"/>
                  <w:szCs w:val="16"/>
                  <w:lang w:eastAsia="en-AU"/>
                </w:rPr>
                <w:t>ELZ10302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6" w:author="KIM, Jason" w:date="2019-04-02T13:39:00Z"/>
                <w:rFonts w:eastAsia="Times New Roman" w:cs="Calibri"/>
                <w:color w:val="000000"/>
                <w:sz w:val="16"/>
                <w:szCs w:val="16"/>
                <w:lang w:eastAsia="en-AU"/>
              </w:rPr>
            </w:pPr>
            <w:ins w:id="5707" w:author="KIM, Jason" w:date="2019-04-02T13:39:00Z">
              <w:r w:rsidRPr="005D76C8">
                <w:rPr>
                  <w:rFonts w:eastAsia="Times New Roman" w:cs="Calibri"/>
                  <w:color w:val="000000"/>
                  <w:sz w:val="16"/>
                  <w:szCs w:val="16"/>
                  <w:lang w:eastAsia="en-AU"/>
                </w:rPr>
                <w:t>CP61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8" w:author="KIM, Jason" w:date="2019-04-02T13:39:00Z"/>
                <w:rFonts w:eastAsia="Times New Roman" w:cs="Calibri"/>
                <w:color w:val="000000"/>
                <w:sz w:val="16"/>
                <w:szCs w:val="16"/>
                <w:lang w:eastAsia="en-AU"/>
              </w:rPr>
            </w:pPr>
            <w:ins w:id="570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0" w:author="KIM, Jason" w:date="2019-04-02T13:39:00Z"/>
                <w:rFonts w:eastAsia="Times New Roman" w:cs="Calibri"/>
                <w:color w:val="000000"/>
                <w:sz w:val="16"/>
                <w:szCs w:val="16"/>
                <w:lang w:eastAsia="en-AU"/>
              </w:rPr>
            </w:pPr>
            <w:ins w:id="5711"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12" w:author="KIM, Jason" w:date="2019-04-02T13:39:00Z"/>
                <w:rFonts w:eastAsia="Times New Roman" w:cs="Calibri"/>
                <w:color w:val="000000"/>
                <w:sz w:val="16"/>
                <w:szCs w:val="16"/>
                <w:lang w:eastAsia="en-AU"/>
              </w:rPr>
            </w:pPr>
            <w:ins w:id="5713"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14" w:author="KIM, Jason" w:date="2019-04-02T13:39:00Z"/>
                <w:rFonts w:eastAsia="Times New Roman" w:cs="Calibri"/>
                <w:color w:val="000000"/>
                <w:sz w:val="16"/>
                <w:szCs w:val="16"/>
                <w:lang w:eastAsia="en-AU"/>
              </w:rPr>
            </w:pPr>
            <w:ins w:id="571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6" w:author="KIM, Jason" w:date="2019-04-02T13:39:00Z"/>
                <w:rFonts w:eastAsia="Times New Roman" w:cs="Calibri"/>
                <w:color w:val="000000"/>
                <w:sz w:val="16"/>
                <w:szCs w:val="16"/>
                <w:lang w:eastAsia="en-AU"/>
              </w:rPr>
            </w:pPr>
            <w:ins w:id="571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8" w:author="KIM, Jason" w:date="2019-04-02T13:39:00Z"/>
                <w:rFonts w:eastAsia="Times New Roman" w:cs="Calibri"/>
                <w:color w:val="000000"/>
                <w:sz w:val="16"/>
                <w:szCs w:val="16"/>
                <w:lang w:eastAsia="en-AU"/>
              </w:rPr>
            </w:pPr>
            <w:ins w:id="5719"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0" w:author="KIM, Jason" w:date="2019-04-02T13:39:00Z"/>
                <w:rFonts w:eastAsia="Times New Roman" w:cs="Calibri"/>
                <w:color w:val="000000"/>
                <w:sz w:val="16"/>
                <w:szCs w:val="16"/>
                <w:lang w:eastAsia="en-AU"/>
              </w:rPr>
            </w:pPr>
            <w:ins w:id="5721"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22" w:author="KIM, Jason" w:date="2019-04-02T13:39:00Z"/>
                <w:rFonts w:eastAsia="Times New Roman" w:cs="Calibri"/>
                <w:color w:val="000000"/>
                <w:sz w:val="16"/>
                <w:szCs w:val="16"/>
                <w:lang w:eastAsia="en-AU"/>
              </w:rPr>
            </w:pPr>
            <w:ins w:id="5723"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2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25" w:author="KIM, Jason" w:date="2019-04-02T13:39:00Z"/>
                <w:rFonts w:eastAsia="Times New Roman" w:cs="Calibri"/>
                <w:color w:val="000000"/>
                <w:sz w:val="16"/>
                <w:szCs w:val="16"/>
                <w:lang w:eastAsia="en-AU"/>
              </w:rPr>
            </w:pPr>
            <w:ins w:id="5726" w:author="KIM, Jason" w:date="2019-04-02T13:39:00Z">
              <w:r w:rsidRPr="005D76C8">
                <w:rPr>
                  <w:rFonts w:eastAsia="Times New Roman" w:cs="Calibri"/>
                  <w:color w:val="000000"/>
                  <w:sz w:val="16"/>
                  <w:szCs w:val="16"/>
                  <w:lang w:eastAsia="en-AU"/>
                </w:rPr>
                <w:t>ELZ10164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7" w:author="KIM, Jason" w:date="2019-04-02T13:39:00Z"/>
                <w:rFonts w:eastAsia="Times New Roman" w:cs="Calibri"/>
                <w:color w:val="000000"/>
                <w:sz w:val="16"/>
                <w:szCs w:val="16"/>
                <w:lang w:eastAsia="en-AU"/>
              </w:rPr>
            </w:pPr>
            <w:ins w:id="5728" w:author="KIM, Jason" w:date="2019-04-02T13:39:00Z">
              <w:r w:rsidRPr="005D76C8">
                <w:rPr>
                  <w:rFonts w:eastAsia="Times New Roman" w:cs="Calibri"/>
                  <w:color w:val="000000"/>
                  <w:sz w:val="16"/>
                  <w:szCs w:val="16"/>
                  <w:lang w:eastAsia="en-AU"/>
                </w:rPr>
                <w:t>CP26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9" w:author="KIM, Jason" w:date="2019-04-02T13:39:00Z"/>
                <w:rFonts w:eastAsia="Times New Roman" w:cs="Calibri"/>
                <w:color w:val="000000"/>
                <w:sz w:val="16"/>
                <w:szCs w:val="16"/>
                <w:lang w:eastAsia="en-AU"/>
              </w:rPr>
            </w:pPr>
            <w:ins w:id="5730" w:author="KIM, Jason" w:date="2019-04-02T13:39:00Z">
              <w:r w:rsidRPr="005D76C8">
                <w:rPr>
                  <w:rFonts w:eastAsia="Times New Roman" w:cs="Calibri"/>
                  <w:color w:val="000000"/>
                  <w:sz w:val="16"/>
                  <w:szCs w:val="16"/>
                  <w:lang w:eastAsia="en-AU"/>
                </w:rPr>
                <w:t>CP27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1" w:author="KIM, Jason" w:date="2019-04-02T13:39:00Z"/>
                <w:rFonts w:eastAsia="Times New Roman" w:cs="Calibri"/>
                <w:color w:val="000000"/>
                <w:sz w:val="16"/>
                <w:szCs w:val="16"/>
                <w:lang w:eastAsia="en-AU"/>
              </w:rPr>
            </w:pPr>
            <w:ins w:id="5732" w:author="KIM, Jason" w:date="2019-04-02T13:39:00Z">
              <w:r w:rsidRPr="005D76C8">
                <w:rPr>
                  <w:rFonts w:eastAsia="Times New Roman" w:cs="Calibri"/>
                  <w:color w:val="000000"/>
                  <w:sz w:val="16"/>
                  <w:szCs w:val="16"/>
                  <w:lang w:eastAsia="en-AU"/>
                </w:rPr>
                <w:t>DLZ1264 to DLZ1272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33" w:author="KIM, Jason" w:date="2019-04-02T13:39:00Z"/>
                <w:rFonts w:eastAsia="Times New Roman" w:cs="Calibri"/>
                <w:color w:val="000000"/>
                <w:sz w:val="16"/>
                <w:szCs w:val="16"/>
                <w:lang w:eastAsia="en-AU"/>
              </w:rPr>
            </w:pPr>
            <w:ins w:id="573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35" w:author="KIM, Jason" w:date="2019-04-02T13:39:00Z"/>
                <w:rFonts w:eastAsia="Times New Roman" w:cs="Calibri"/>
                <w:color w:val="000000"/>
                <w:sz w:val="16"/>
                <w:szCs w:val="16"/>
                <w:lang w:eastAsia="en-AU"/>
              </w:rPr>
            </w:pPr>
            <w:ins w:id="5736" w:author="KIM, Jason" w:date="2019-04-02T13:39:00Z">
              <w:r w:rsidRPr="005D76C8">
                <w:rPr>
                  <w:rFonts w:eastAsia="Times New Roman" w:cs="Calibri"/>
                  <w:color w:val="000000"/>
                  <w:sz w:val="16"/>
                  <w:szCs w:val="16"/>
                  <w:lang w:eastAsia="en-AU"/>
                </w:rPr>
                <w:t>ELZ10304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7" w:author="KIM, Jason" w:date="2019-04-02T13:39:00Z"/>
                <w:rFonts w:eastAsia="Times New Roman" w:cs="Calibri"/>
                <w:color w:val="000000"/>
                <w:sz w:val="16"/>
                <w:szCs w:val="16"/>
                <w:lang w:eastAsia="en-AU"/>
              </w:rPr>
            </w:pPr>
            <w:ins w:id="5738" w:author="KIM, Jason" w:date="2019-04-02T13:39:00Z">
              <w:r w:rsidRPr="005D76C8">
                <w:rPr>
                  <w:rFonts w:eastAsia="Times New Roman" w:cs="Calibri"/>
                  <w:color w:val="000000"/>
                  <w:sz w:val="16"/>
                  <w:szCs w:val="16"/>
                  <w:lang w:eastAsia="en-AU"/>
                </w:rPr>
                <w:t>CP61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9" w:author="KIM, Jason" w:date="2019-04-02T13:39:00Z"/>
                <w:rFonts w:eastAsia="Times New Roman" w:cs="Calibri"/>
                <w:color w:val="000000"/>
                <w:sz w:val="16"/>
                <w:szCs w:val="16"/>
                <w:lang w:eastAsia="en-AU"/>
              </w:rPr>
            </w:pPr>
            <w:ins w:id="5740" w:author="KIM, Jason" w:date="2019-04-02T13:39:00Z">
              <w:r w:rsidRPr="005D76C8">
                <w:rPr>
                  <w:rFonts w:eastAsia="Times New Roman" w:cs="Calibri"/>
                  <w:color w:val="000000"/>
                  <w:sz w:val="16"/>
                  <w:szCs w:val="16"/>
                  <w:lang w:eastAsia="en-AU"/>
                </w:rPr>
                <w:t>EP91N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1" w:author="KIM, Jason" w:date="2019-04-02T13:39:00Z"/>
                <w:rFonts w:eastAsia="Times New Roman" w:cs="Calibri"/>
                <w:color w:val="000000"/>
                <w:sz w:val="16"/>
                <w:szCs w:val="16"/>
                <w:lang w:eastAsia="en-AU"/>
              </w:rPr>
            </w:pPr>
            <w:ins w:id="5742" w:author="KIM, Jason" w:date="2019-04-02T13:39:00Z">
              <w:r w:rsidRPr="005D76C8">
                <w:rPr>
                  <w:rFonts w:eastAsia="Times New Roman" w:cs="Calibri"/>
                  <w:color w:val="000000"/>
                  <w:sz w:val="16"/>
                  <w:szCs w:val="16"/>
                  <w:lang w:eastAsia="en-AU"/>
                </w:rPr>
                <w:t>DLZ7911 to DLZ7912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43" w:author="KIM, Jason" w:date="2019-04-02T13:39:00Z"/>
                <w:rFonts w:eastAsia="Times New Roman" w:cs="Calibri"/>
                <w:color w:val="000000"/>
                <w:sz w:val="16"/>
                <w:szCs w:val="16"/>
                <w:lang w:eastAsia="en-AU"/>
              </w:rPr>
            </w:pPr>
            <w:ins w:id="5744"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45" w:author="KIM, Jason" w:date="2019-04-02T13:39:00Z"/>
                <w:rFonts w:eastAsia="Times New Roman" w:cs="Calibri"/>
                <w:color w:val="000000"/>
                <w:sz w:val="16"/>
                <w:szCs w:val="16"/>
                <w:lang w:eastAsia="en-AU"/>
              </w:rPr>
            </w:pPr>
            <w:ins w:id="574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7" w:author="KIM, Jason" w:date="2019-04-02T13:39:00Z"/>
                <w:rFonts w:eastAsia="Times New Roman" w:cs="Calibri"/>
                <w:color w:val="000000"/>
                <w:sz w:val="16"/>
                <w:szCs w:val="16"/>
                <w:lang w:eastAsia="en-AU"/>
              </w:rPr>
            </w:pPr>
            <w:ins w:id="574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9" w:author="KIM, Jason" w:date="2019-04-02T13:39:00Z"/>
                <w:rFonts w:eastAsia="Times New Roman" w:cs="Calibri"/>
                <w:color w:val="000000"/>
                <w:sz w:val="16"/>
                <w:szCs w:val="16"/>
                <w:lang w:eastAsia="en-AU"/>
              </w:rPr>
            </w:pPr>
            <w:ins w:id="5750"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51" w:author="KIM, Jason" w:date="2019-04-02T13:39:00Z"/>
                <w:rFonts w:eastAsia="Times New Roman" w:cs="Calibri"/>
                <w:color w:val="000000"/>
                <w:sz w:val="16"/>
                <w:szCs w:val="16"/>
                <w:lang w:eastAsia="en-AU"/>
              </w:rPr>
            </w:pPr>
            <w:ins w:id="5752"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53" w:author="KIM, Jason" w:date="2019-04-02T13:39:00Z"/>
                <w:rFonts w:eastAsia="Times New Roman" w:cs="Calibri"/>
                <w:color w:val="000000"/>
                <w:sz w:val="16"/>
                <w:szCs w:val="16"/>
                <w:lang w:eastAsia="en-AU"/>
              </w:rPr>
            </w:pPr>
            <w:ins w:id="5754"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5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56" w:author="KIM, Jason" w:date="2019-04-02T13:39:00Z"/>
                <w:rFonts w:eastAsia="Times New Roman" w:cs="Calibri"/>
                <w:color w:val="000000"/>
                <w:sz w:val="16"/>
                <w:szCs w:val="16"/>
                <w:lang w:eastAsia="en-AU"/>
              </w:rPr>
            </w:pPr>
            <w:ins w:id="5757" w:author="KIM, Jason" w:date="2019-04-02T13:39:00Z">
              <w:r w:rsidRPr="005D76C8">
                <w:rPr>
                  <w:rFonts w:eastAsia="Times New Roman" w:cs="Calibri"/>
                  <w:color w:val="000000"/>
                  <w:sz w:val="16"/>
                  <w:szCs w:val="16"/>
                  <w:lang w:eastAsia="en-AU"/>
                </w:rPr>
                <w:t>ELZ10166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58" w:author="KIM, Jason" w:date="2019-04-02T13:39:00Z"/>
                <w:rFonts w:eastAsia="Times New Roman" w:cs="Calibri"/>
                <w:color w:val="000000"/>
                <w:sz w:val="16"/>
                <w:szCs w:val="16"/>
                <w:lang w:eastAsia="en-AU"/>
              </w:rPr>
            </w:pPr>
            <w:ins w:id="5759" w:author="KIM, Jason" w:date="2019-04-02T13:39:00Z">
              <w:r w:rsidRPr="005D76C8">
                <w:rPr>
                  <w:rFonts w:eastAsia="Times New Roman" w:cs="Calibri"/>
                  <w:color w:val="000000"/>
                  <w:sz w:val="16"/>
                  <w:szCs w:val="16"/>
                  <w:lang w:eastAsia="en-AU"/>
                </w:rPr>
                <w:t>CP27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0" w:author="KIM, Jason" w:date="2019-04-02T13:39:00Z"/>
                <w:rFonts w:eastAsia="Times New Roman" w:cs="Calibri"/>
                <w:color w:val="000000"/>
                <w:sz w:val="16"/>
                <w:szCs w:val="16"/>
                <w:lang w:eastAsia="en-AU"/>
              </w:rPr>
            </w:pPr>
            <w:ins w:id="576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2" w:author="KIM, Jason" w:date="2019-04-02T13:39:00Z"/>
                <w:rFonts w:eastAsia="Times New Roman" w:cs="Calibri"/>
                <w:color w:val="000000"/>
                <w:sz w:val="16"/>
                <w:szCs w:val="16"/>
                <w:lang w:eastAsia="en-AU"/>
              </w:rPr>
            </w:pPr>
            <w:ins w:id="5763" w:author="KIM, Jason" w:date="2019-04-02T13:39:00Z">
              <w:r w:rsidRPr="005D76C8">
                <w:rPr>
                  <w:rFonts w:eastAsia="Times New Roman" w:cs="Calibri"/>
                  <w:color w:val="000000"/>
                  <w:sz w:val="16"/>
                  <w:szCs w:val="16"/>
                  <w:lang w:eastAsia="en-AU"/>
                </w:rPr>
                <w:t>DLZ1273 to DLZ1273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64" w:author="KIM, Jason" w:date="2019-04-02T13:39:00Z"/>
                <w:rFonts w:eastAsia="Times New Roman" w:cs="Calibri"/>
                <w:color w:val="000000"/>
                <w:sz w:val="16"/>
                <w:szCs w:val="16"/>
                <w:lang w:eastAsia="en-AU"/>
              </w:rPr>
            </w:pPr>
            <w:ins w:id="576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66" w:author="KIM, Jason" w:date="2019-04-02T13:39:00Z"/>
                <w:rFonts w:eastAsia="Times New Roman" w:cs="Calibri"/>
                <w:color w:val="000000"/>
                <w:sz w:val="16"/>
                <w:szCs w:val="16"/>
                <w:lang w:eastAsia="en-AU"/>
              </w:rPr>
            </w:pPr>
            <w:ins w:id="5767" w:author="KIM, Jason" w:date="2019-04-02T13:39:00Z">
              <w:r w:rsidRPr="005D76C8">
                <w:rPr>
                  <w:rFonts w:eastAsia="Times New Roman" w:cs="Calibri"/>
                  <w:color w:val="000000"/>
                  <w:sz w:val="16"/>
                  <w:szCs w:val="16"/>
                  <w:lang w:eastAsia="en-AU"/>
                </w:rPr>
                <w:t>ELZ10306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8" w:author="KIM, Jason" w:date="2019-04-02T13:39:00Z"/>
                <w:rFonts w:eastAsia="Times New Roman" w:cs="Calibri"/>
                <w:color w:val="000000"/>
                <w:sz w:val="16"/>
                <w:szCs w:val="16"/>
                <w:lang w:eastAsia="en-AU"/>
              </w:rPr>
            </w:pPr>
            <w:ins w:id="5769" w:author="KIM, Jason" w:date="2019-04-02T13:39:00Z">
              <w:r w:rsidRPr="005D76C8">
                <w:rPr>
                  <w:rFonts w:eastAsia="Times New Roman" w:cs="Calibri"/>
                  <w:color w:val="000000"/>
                  <w:sz w:val="16"/>
                  <w:szCs w:val="16"/>
                  <w:lang w:eastAsia="en-AU"/>
                </w:rPr>
                <w:t>EP91N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0" w:author="KIM, Jason" w:date="2019-04-02T13:39:00Z"/>
                <w:rFonts w:eastAsia="Times New Roman" w:cs="Calibri"/>
                <w:color w:val="000000"/>
                <w:sz w:val="16"/>
                <w:szCs w:val="16"/>
                <w:lang w:eastAsia="en-AU"/>
              </w:rPr>
            </w:pPr>
            <w:ins w:id="577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2" w:author="KIM, Jason" w:date="2019-04-02T13:39:00Z"/>
                <w:rFonts w:eastAsia="Times New Roman" w:cs="Calibri"/>
                <w:color w:val="000000"/>
                <w:sz w:val="16"/>
                <w:szCs w:val="16"/>
                <w:lang w:eastAsia="en-AU"/>
              </w:rPr>
            </w:pPr>
            <w:ins w:id="5773" w:author="KIM, Jason" w:date="2019-04-02T13:39:00Z">
              <w:r w:rsidRPr="005D76C8">
                <w:rPr>
                  <w:rFonts w:eastAsia="Times New Roman" w:cs="Calibri"/>
                  <w:color w:val="000000"/>
                  <w:sz w:val="16"/>
                  <w:szCs w:val="16"/>
                  <w:lang w:eastAsia="en-AU"/>
                </w:rPr>
                <w:t>DLZ7913 to DLZ7913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74" w:author="KIM, Jason" w:date="2019-04-02T13:39:00Z"/>
                <w:rFonts w:eastAsia="Times New Roman" w:cs="Calibri"/>
                <w:color w:val="000000"/>
                <w:sz w:val="16"/>
                <w:szCs w:val="16"/>
                <w:lang w:eastAsia="en-AU"/>
              </w:rPr>
            </w:pPr>
            <w:ins w:id="5775"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76" w:author="KIM, Jason" w:date="2019-04-02T13:39:00Z"/>
                <w:rFonts w:eastAsia="Times New Roman" w:cs="Calibri"/>
                <w:color w:val="000000"/>
                <w:sz w:val="16"/>
                <w:szCs w:val="16"/>
                <w:lang w:eastAsia="en-AU"/>
              </w:rPr>
            </w:pPr>
            <w:ins w:id="577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8" w:author="KIM, Jason" w:date="2019-04-02T13:39:00Z"/>
                <w:rFonts w:eastAsia="Times New Roman" w:cs="Calibri"/>
                <w:color w:val="000000"/>
                <w:sz w:val="16"/>
                <w:szCs w:val="16"/>
                <w:lang w:eastAsia="en-AU"/>
              </w:rPr>
            </w:pPr>
            <w:ins w:id="577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80" w:author="KIM, Jason" w:date="2019-04-02T13:39:00Z"/>
                <w:rFonts w:eastAsia="Times New Roman" w:cs="Calibri"/>
                <w:color w:val="000000"/>
                <w:sz w:val="16"/>
                <w:szCs w:val="16"/>
                <w:lang w:eastAsia="en-AU"/>
              </w:rPr>
            </w:pPr>
            <w:ins w:id="578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82" w:author="KIM, Jason" w:date="2019-04-02T13:39:00Z"/>
                <w:rFonts w:eastAsia="Times New Roman" w:cs="Calibri"/>
                <w:color w:val="000000"/>
                <w:sz w:val="16"/>
                <w:szCs w:val="16"/>
                <w:lang w:eastAsia="en-AU"/>
              </w:rPr>
            </w:pPr>
            <w:ins w:id="578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84" w:author="KIM, Jason" w:date="2019-04-02T13:39:00Z"/>
                <w:rFonts w:eastAsia="Times New Roman" w:cs="Calibri"/>
                <w:color w:val="000000"/>
                <w:sz w:val="16"/>
                <w:szCs w:val="16"/>
                <w:lang w:eastAsia="en-AU"/>
              </w:rPr>
            </w:pPr>
            <w:ins w:id="5785"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8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87" w:author="KIM, Jason" w:date="2019-04-02T13:39:00Z"/>
                <w:rFonts w:eastAsia="Times New Roman" w:cs="Calibri"/>
                <w:color w:val="000000"/>
                <w:sz w:val="16"/>
                <w:szCs w:val="16"/>
                <w:lang w:eastAsia="en-AU"/>
              </w:rPr>
            </w:pPr>
            <w:ins w:id="5788" w:author="KIM, Jason" w:date="2019-04-02T13:39:00Z">
              <w:r w:rsidRPr="005D76C8">
                <w:rPr>
                  <w:rFonts w:eastAsia="Times New Roman" w:cs="Calibri"/>
                  <w:color w:val="000000"/>
                  <w:sz w:val="16"/>
                  <w:szCs w:val="16"/>
                  <w:lang w:eastAsia="en-AU"/>
                </w:rPr>
                <w:t>ELZ10168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89" w:author="KIM, Jason" w:date="2019-04-02T13:39:00Z"/>
                <w:rFonts w:eastAsia="Times New Roman" w:cs="Calibri"/>
                <w:color w:val="000000"/>
                <w:sz w:val="16"/>
                <w:szCs w:val="16"/>
                <w:lang w:eastAsia="en-AU"/>
              </w:rPr>
            </w:pPr>
            <w:ins w:id="5790" w:author="KIM, Jason" w:date="2019-04-02T13:39:00Z">
              <w:r w:rsidRPr="005D76C8">
                <w:rPr>
                  <w:rFonts w:eastAsia="Times New Roman" w:cs="Calibri"/>
                  <w:color w:val="000000"/>
                  <w:sz w:val="16"/>
                  <w:szCs w:val="16"/>
                  <w:lang w:eastAsia="en-AU"/>
                </w:rPr>
                <w:t>CP27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1" w:author="KIM, Jason" w:date="2019-04-02T13:39:00Z"/>
                <w:rFonts w:eastAsia="Times New Roman" w:cs="Calibri"/>
                <w:color w:val="000000"/>
                <w:sz w:val="16"/>
                <w:szCs w:val="16"/>
                <w:lang w:eastAsia="en-AU"/>
              </w:rPr>
            </w:pPr>
            <w:ins w:id="5792" w:author="KIM, Jason" w:date="2019-04-02T13:39:00Z">
              <w:r w:rsidRPr="005D76C8">
                <w:rPr>
                  <w:rFonts w:eastAsia="Times New Roman" w:cs="Calibri"/>
                  <w:color w:val="000000"/>
                  <w:sz w:val="16"/>
                  <w:szCs w:val="16"/>
                  <w:lang w:eastAsia="en-AU"/>
                </w:rPr>
                <w:t>CP28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3" w:author="KIM, Jason" w:date="2019-04-02T13:39:00Z"/>
                <w:rFonts w:eastAsia="Times New Roman" w:cs="Calibri"/>
                <w:color w:val="000000"/>
                <w:sz w:val="16"/>
                <w:szCs w:val="16"/>
                <w:lang w:eastAsia="en-AU"/>
              </w:rPr>
            </w:pPr>
            <w:ins w:id="5794" w:author="KIM, Jason" w:date="2019-04-02T13:39:00Z">
              <w:r w:rsidRPr="005D76C8">
                <w:rPr>
                  <w:rFonts w:eastAsia="Times New Roman" w:cs="Calibri"/>
                  <w:color w:val="000000"/>
                  <w:sz w:val="16"/>
                  <w:szCs w:val="16"/>
                  <w:lang w:eastAsia="en-AU"/>
                </w:rPr>
                <w:t>DLZ1274 to DLZ1282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95" w:author="KIM, Jason" w:date="2019-04-02T13:39:00Z"/>
                <w:rFonts w:eastAsia="Times New Roman" w:cs="Calibri"/>
                <w:color w:val="000000"/>
                <w:sz w:val="16"/>
                <w:szCs w:val="16"/>
                <w:lang w:eastAsia="en-AU"/>
              </w:rPr>
            </w:pPr>
            <w:ins w:id="579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97" w:author="KIM, Jason" w:date="2019-04-02T13:39:00Z"/>
                <w:rFonts w:eastAsia="Times New Roman" w:cs="Calibri"/>
                <w:color w:val="000000"/>
                <w:sz w:val="16"/>
                <w:szCs w:val="16"/>
                <w:lang w:eastAsia="en-AU"/>
              </w:rPr>
            </w:pPr>
            <w:ins w:id="5798" w:author="KIM, Jason" w:date="2019-04-02T13:39:00Z">
              <w:r w:rsidRPr="005D76C8">
                <w:rPr>
                  <w:rFonts w:eastAsia="Times New Roman" w:cs="Calibri"/>
                  <w:color w:val="000000"/>
                  <w:sz w:val="16"/>
                  <w:szCs w:val="16"/>
                  <w:lang w:eastAsia="en-AU"/>
                </w:rPr>
                <w:t>ELZ10308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9" w:author="KIM, Jason" w:date="2019-04-02T13:39:00Z"/>
                <w:rFonts w:eastAsia="Times New Roman" w:cs="Calibri"/>
                <w:color w:val="000000"/>
                <w:sz w:val="16"/>
                <w:szCs w:val="16"/>
                <w:lang w:eastAsia="en-AU"/>
              </w:rPr>
            </w:pPr>
            <w:ins w:id="5800" w:author="KIM, Jason" w:date="2019-04-02T13:39:00Z">
              <w:r w:rsidRPr="005D76C8">
                <w:rPr>
                  <w:rFonts w:eastAsia="Times New Roman" w:cs="Calibri"/>
                  <w:color w:val="000000"/>
                  <w:sz w:val="16"/>
                  <w:szCs w:val="16"/>
                  <w:lang w:eastAsia="en-AU"/>
                </w:rPr>
                <w:t>EP91N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1" w:author="KIM, Jason" w:date="2019-04-02T13:39:00Z"/>
                <w:rFonts w:eastAsia="Times New Roman" w:cs="Calibri"/>
                <w:color w:val="000000"/>
                <w:sz w:val="16"/>
                <w:szCs w:val="16"/>
                <w:lang w:eastAsia="en-AU"/>
              </w:rPr>
            </w:pPr>
            <w:ins w:id="5802" w:author="KIM, Jason" w:date="2019-04-02T13:39:00Z">
              <w:r w:rsidRPr="005D76C8">
                <w:rPr>
                  <w:rFonts w:eastAsia="Times New Roman" w:cs="Calibri"/>
                  <w:color w:val="000000"/>
                  <w:sz w:val="16"/>
                  <w:szCs w:val="16"/>
                  <w:lang w:eastAsia="en-AU"/>
                </w:rPr>
                <w:t>EP92N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3" w:author="KIM, Jason" w:date="2019-04-02T13:39:00Z"/>
                <w:rFonts w:eastAsia="Times New Roman" w:cs="Calibri"/>
                <w:color w:val="000000"/>
                <w:sz w:val="16"/>
                <w:szCs w:val="16"/>
                <w:lang w:eastAsia="en-AU"/>
              </w:rPr>
            </w:pPr>
            <w:ins w:id="5804" w:author="KIM, Jason" w:date="2019-04-02T13:39:00Z">
              <w:r w:rsidRPr="005D76C8">
                <w:rPr>
                  <w:rFonts w:eastAsia="Times New Roman" w:cs="Calibri"/>
                  <w:color w:val="000000"/>
                  <w:sz w:val="16"/>
                  <w:szCs w:val="16"/>
                  <w:lang w:eastAsia="en-AU"/>
                </w:rPr>
                <w:t>DLZ7914 to DLZ7922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05" w:author="KIM, Jason" w:date="2019-04-02T13:39:00Z"/>
                <w:rFonts w:eastAsia="Times New Roman" w:cs="Calibri"/>
                <w:color w:val="000000"/>
                <w:sz w:val="16"/>
                <w:szCs w:val="16"/>
                <w:lang w:eastAsia="en-AU"/>
              </w:rPr>
            </w:pPr>
            <w:ins w:id="5806"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07" w:author="KIM, Jason" w:date="2019-04-02T13:39:00Z"/>
                <w:rFonts w:eastAsia="Times New Roman" w:cs="Calibri"/>
                <w:color w:val="000000"/>
                <w:sz w:val="16"/>
                <w:szCs w:val="16"/>
                <w:lang w:eastAsia="en-AU"/>
              </w:rPr>
            </w:pPr>
            <w:ins w:id="580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9" w:author="KIM, Jason" w:date="2019-04-02T13:39:00Z"/>
                <w:rFonts w:eastAsia="Times New Roman" w:cs="Calibri"/>
                <w:color w:val="000000"/>
                <w:sz w:val="16"/>
                <w:szCs w:val="16"/>
                <w:lang w:eastAsia="en-AU"/>
              </w:rPr>
            </w:pPr>
            <w:ins w:id="581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11" w:author="KIM, Jason" w:date="2019-04-02T13:39:00Z"/>
                <w:rFonts w:eastAsia="Times New Roman" w:cs="Calibri"/>
                <w:color w:val="000000"/>
                <w:sz w:val="16"/>
                <w:szCs w:val="16"/>
                <w:lang w:eastAsia="en-AU"/>
              </w:rPr>
            </w:pPr>
            <w:ins w:id="581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13" w:author="KIM, Jason" w:date="2019-04-02T13:39:00Z"/>
                <w:rFonts w:eastAsia="Times New Roman" w:cs="Calibri"/>
                <w:color w:val="000000"/>
                <w:sz w:val="16"/>
                <w:szCs w:val="16"/>
                <w:lang w:eastAsia="en-AU"/>
              </w:rPr>
            </w:pPr>
            <w:ins w:id="581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15" w:author="KIM, Jason" w:date="2019-04-02T13:39:00Z"/>
                <w:rFonts w:eastAsia="Times New Roman" w:cs="Calibri"/>
                <w:color w:val="000000"/>
                <w:sz w:val="16"/>
                <w:szCs w:val="16"/>
                <w:lang w:eastAsia="en-AU"/>
              </w:rPr>
            </w:pPr>
            <w:ins w:id="5816"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81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18" w:author="KIM, Jason" w:date="2019-04-02T13:39:00Z"/>
                <w:rFonts w:eastAsia="Times New Roman" w:cs="Calibri"/>
                <w:color w:val="000000"/>
                <w:sz w:val="16"/>
                <w:szCs w:val="16"/>
                <w:lang w:eastAsia="en-AU"/>
              </w:rPr>
            </w:pPr>
            <w:ins w:id="5819" w:author="KIM, Jason" w:date="2019-04-02T13:39:00Z">
              <w:r w:rsidRPr="005D76C8">
                <w:rPr>
                  <w:rFonts w:eastAsia="Times New Roman" w:cs="Calibri"/>
                  <w:color w:val="000000"/>
                  <w:sz w:val="16"/>
                  <w:szCs w:val="16"/>
                  <w:lang w:eastAsia="en-AU"/>
                </w:rPr>
                <w:t>ELZ10170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0" w:author="KIM, Jason" w:date="2019-04-02T13:39:00Z"/>
                <w:rFonts w:eastAsia="Times New Roman" w:cs="Calibri"/>
                <w:color w:val="000000"/>
                <w:sz w:val="16"/>
                <w:szCs w:val="16"/>
                <w:lang w:eastAsia="en-AU"/>
              </w:rPr>
            </w:pPr>
            <w:ins w:id="5821" w:author="KIM, Jason" w:date="2019-04-02T13:39:00Z">
              <w:r w:rsidRPr="005D76C8">
                <w:rPr>
                  <w:rFonts w:eastAsia="Times New Roman" w:cs="Calibri"/>
                  <w:color w:val="000000"/>
                  <w:sz w:val="16"/>
                  <w:szCs w:val="16"/>
                  <w:lang w:eastAsia="en-AU"/>
                </w:rPr>
                <w:t>CP28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2" w:author="KIM, Jason" w:date="2019-04-02T13:39:00Z"/>
                <w:rFonts w:eastAsia="Times New Roman" w:cs="Calibri"/>
                <w:color w:val="000000"/>
                <w:sz w:val="16"/>
                <w:szCs w:val="16"/>
                <w:lang w:eastAsia="en-AU"/>
              </w:rPr>
            </w:pPr>
            <w:ins w:id="582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4" w:author="KIM, Jason" w:date="2019-04-02T13:39:00Z"/>
                <w:rFonts w:eastAsia="Times New Roman" w:cs="Calibri"/>
                <w:color w:val="000000"/>
                <w:sz w:val="16"/>
                <w:szCs w:val="16"/>
                <w:lang w:eastAsia="en-AU"/>
              </w:rPr>
            </w:pPr>
            <w:ins w:id="5825" w:author="KIM, Jason" w:date="2019-04-02T13:39:00Z">
              <w:r w:rsidRPr="005D76C8">
                <w:rPr>
                  <w:rFonts w:eastAsia="Times New Roman" w:cs="Calibri"/>
                  <w:color w:val="000000"/>
                  <w:sz w:val="16"/>
                  <w:szCs w:val="16"/>
                  <w:lang w:eastAsia="en-AU"/>
                </w:rPr>
                <w:t>DLZ1283 to DLZ1283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26" w:author="KIM, Jason" w:date="2019-04-02T13:39:00Z"/>
                <w:rFonts w:eastAsia="Times New Roman" w:cs="Calibri"/>
                <w:color w:val="000000"/>
                <w:sz w:val="16"/>
                <w:szCs w:val="16"/>
                <w:lang w:eastAsia="en-AU"/>
              </w:rPr>
            </w:pPr>
            <w:ins w:id="582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28" w:author="KIM, Jason" w:date="2019-04-02T13:39:00Z"/>
                <w:rFonts w:eastAsia="Times New Roman" w:cs="Calibri"/>
                <w:color w:val="000000"/>
                <w:sz w:val="16"/>
                <w:szCs w:val="16"/>
                <w:lang w:eastAsia="en-AU"/>
              </w:rPr>
            </w:pPr>
            <w:ins w:id="5829" w:author="KIM, Jason" w:date="2019-04-02T13:39:00Z">
              <w:r w:rsidRPr="005D76C8">
                <w:rPr>
                  <w:rFonts w:eastAsia="Times New Roman" w:cs="Calibri"/>
                  <w:color w:val="000000"/>
                  <w:sz w:val="16"/>
                  <w:szCs w:val="16"/>
                  <w:lang w:eastAsia="en-AU"/>
                </w:rPr>
                <w:t>ELZ10310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0" w:author="KIM, Jason" w:date="2019-04-02T13:39:00Z"/>
                <w:rFonts w:eastAsia="Times New Roman" w:cs="Calibri"/>
                <w:color w:val="000000"/>
                <w:sz w:val="16"/>
                <w:szCs w:val="16"/>
                <w:lang w:eastAsia="en-AU"/>
              </w:rPr>
            </w:pPr>
            <w:ins w:id="5831" w:author="KIM, Jason" w:date="2019-04-02T13:39:00Z">
              <w:r w:rsidRPr="005D76C8">
                <w:rPr>
                  <w:rFonts w:eastAsia="Times New Roman" w:cs="Calibri"/>
                  <w:color w:val="000000"/>
                  <w:sz w:val="16"/>
                  <w:szCs w:val="16"/>
                  <w:lang w:eastAsia="en-AU"/>
                </w:rPr>
                <w:t>EP92N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2" w:author="KIM, Jason" w:date="2019-04-02T13:39:00Z"/>
                <w:rFonts w:eastAsia="Times New Roman" w:cs="Calibri"/>
                <w:color w:val="000000"/>
                <w:sz w:val="16"/>
                <w:szCs w:val="16"/>
                <w:lang w:eastAsia="en-AU"/>
              </w:rPr>
            </w:pPr>
            <w:ins w:id="583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4" w:author="KIM, Jason" w:date="2019-04-02T13:39:00Z"/>
                <w:rFonts w:eastAsia="Times New Roman" w:cs="Calibri"/>
                <w:color w:val="000000"/>
                <w:sz w:val="16"/>
                <w:szCs w:val="16"/>
                <w:lang w:eastAsia="en-AU"/>
              </w:rPr>
            </w:pPr>
            <w:ins w:id="5835" w:author="KIM, Jason" w:date="2019-04-02T13:39:00Z">
              <w:r w:rsidRPr="005D76C8">
                <w:rPr>
                  <w:rFonts w:eastAsia="Times New Roman" w:cs="Calibri"/>
                  <w:color w:val="000000"/>
                  <w:sz w:val="16"/>
                  <w:szCs w:val="16"/>
                  <w:lang w:eastAsia="en-AU"/>
                </w:rPr>
                <w:t>DLZ7923 to DLZ7923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36" w:author="KIM, Jason" w:date="2019-04-02T13:39:00Z"/>
                <w:rFonts w:eastAsia="Times New Roman" w:cs="Calibri"/>
                <w:color w:val="000000"/>
                <w:sz w:val="16"/>
                <w:szCs w:val="16"/>
                <w:lang w:eastAsia="en-AU"/>
              </w:rPr>
            </w:pPr>
            <w:ins w:id="5837"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38" w:author="KIM, Jason" w:date="2019-04-02T13:39:00Z"/>
                <w:rFonts w:eastAsia="Times New Roman" w:cs="Calibri"/>
                <w:color w:val="000000"/>
                <w:sz w:val="16"/>
                <w:szCs w:val="16"/>
                <w:lang w:eastAsia="en-AU"/>
              </w:rPr>
            </w:pPr>
            <w:ins w:id="583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40" w:author="KIM, Jason" w:date="2019-04-02T13:39:00Z"/>
                <w:rFonts w:eastAsia="Times New Roman" w:cs="Calibri"/>
                <w:color w:val="000000"/>
                <w:sz w:val="16"/>
                <w:szCs w:val="16"/>
                <w:lang w:eastAsia="en-AU"/>
              </w:rPr>
            </w:pPr>
            <w:ins w:id="584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42" w:author="KIM, Jason" w:date="2019-04-02T13:39:00Z"/>
                <w:rFonts w:eastAsia="Times New Roman" w:cs="Calibri"/>
                <w:color w:val="000000"/>
                <w:sz w:val="16"/>
                <w:szCs w:val="16"/>
                <w:lang w:eastAsia="en-AU"/>
              </w:rPr>
            </w:pPr>
            <w:ins w:id="5843"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44" w:author="KIM, Jason" w:date="2019-04-02T13:39:00Z"/>
                <w:rFonts w:eastAsia="Times New Roman" w:cs="Calibri"/>
                <w:color w:val="000000"/>
                <w:sz w:val="16"/>
                <w:szCs w:val="16"/>
                <w:lang w:eastAsia="en-AU"/>
              </w:rPr>
            </w:pPr>
            <w:ins w:id="5845"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46" w:author="KIM, Jason" w:date="2019-04-02T13:39:00Z"/>
                <w:rFonts w:eastAsia="Times New Roman" w:cs="Calibri"/>
                <w:color w:val="000000"/>
                <w:sz w:val="16"/>
                <w:szCs w:val="16"/>
                <w:lang w:eastAsia="en-AU"/>
              </w:rPr>
            </w:pPr>
            <w:ins w:id="5847"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84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49" w:author="KIM, Jason" w:date="2019-04-02T13:39:00Z"/>
                <w:rFonts w:eastAsia="Times New Roman" w:cs="Calibri"/>
                <w:color w:val="000000"/>
                <w:sz w:val="16"/>
                <w:szCs w:val="16"/>
                <w:lang w:eastAsia="en-AU"/>
              </w:rPr>
            </w:pPr>
            <w:ins w:id="5850" w:author="KIM, Jason" w:date="2019-04-02T13:39:00Z">
              <w:r w:rsidRPr="005D76C8">
                <w:rPr>
                  <w:rFonts w:eastAsia="Times New Roman" w:cs="Calibri"/>
                  <w:color w:val="000000"/>
                  <w:sz w:val="16"/>
                  <w:szCs w:val="16"/>
                  <w:lang w:eastAsia="en-AU"/>
                </w:rPr>
                <w:t>ELZ10172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1" w:author="KIM, Jason" w:date="2019-04-02T13:39:00Z"/>
                <w:rFonts w:eastAsia="Times New Roman" w:cs="Calibri"/>
                <w:color w:val="000000"/>
                <w:sz w:val="16"/>
                <w:szCs w:val="16"/>
                <w:lang w:eastAsia="en-AU"/>
              </w:rPr>
            </w:pPr>
            <w:ins w:id="5852" w:author="KIM, Jason" w:date="2019-04-02T13:39:00Z">
              <w:r w:rsidRPr="005D76C8">
                <w:rPr>
                  <w:rFonts w:eastAsia="Times New Roman" w:cs="Calibri"/>
                  <w:color w:val="000000"/>
                  <w:sz w:val="16"/>
                  <w:szCs w:val="16"/>
                  <w:lang w:eastAsia="en-AU"/>
                </w:rPr>
                <w:t>CP28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3" w:author="KIM, Jason" w:date="2019-04-02T13:39:00Z"/>
                <w:rFonts w:eastAsia="Times New Roman" w:cs="Calibri"/>
                <w:color w:val="000000"/>
                <w:sz w:val="16"/>
                <w:szCs w:val="16"/>
                <w:lang w:eastAsia="en-AU"/>
              </w:rPr>
            </w:pPr>
            <w:ins w:id="5854" w:author="KIM, Jason" w:date="2019-04-02T13:39:00Z">
              <w:r w:rsidRPr="005D76C8">
                <w:rPr>
                  <w:rFonts w:eastAsia="Times New Roman" w:cs="Calibri"/>
                  <w:color w:val="000000"/>
                  <w:sz w:val="16"/>
                  <w:szCs w:val="16"/>
                  <w:lang w:eastAsia="en-AU"/>
                </w:rPr>
                <w:t>CP29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5" w:author="KIM, Jason" w:date="2019-04-02T13:39:00Z"/>
                <w:rFonts w:eastAsia="Times New Roman" w:cs="Calibri"/>
                <w:color w:val="000000"/>
                <w:sz w:val="16"/>
                <w:szCs w:val="16"/>
                <w:lang w:eastAsia="en-AU"/>
              </w:rPr>
            </w:pPr>
            <w:ins w:id="5856" w:author="KIM, Jason" w:date="2019-04-02T13:39:00Z">
              <w:r w:rsidRPr="005D76C8">
                <w:rPr>
                  <w:rFonts w:eastAsia="Times New Roman" w:cs="Calibri"/>
                  <w:color w:val="000000"/>
                  <w:sz w:val="16"/>
                  <w:szCs w:val="16"/>
                  <w:lang w:eastAsia="en-AU"/>
                </w:rPr>
                <w:t>DLZ1284 to DLZ1292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57" w:author="KIM, Jason" w:date="2019-04-02T13:39:00Z"/>
                <w:rFonts w:eastAsia="Times New Roman" w:cs="Calibri"/>
                <w:color w:val="000000"/>
                <w:sz w:val="16"/>
                <w:szCs w:val="16"/>
                <w:lang w:eastAsia="en-AU"/>
              </w:rPr>
            </w:pPr>
            <w:ins w:id="585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59" w:author="KIM, Jason" w:date="2019-04-02T13:39:00Z"/>
                <w:rFonts w:eastAsia="Times New Roman" w:cs="Calibri"/>
                <w:color w:val="000000"/>
                <w:sz w:val="16"/>
                <w:szCs w:val="16"/>
                <w:lang w:eastAsia="en-AU"/>
              </w:rPr>
            </w:pPr>
            <w:ins w:id="5860" w:author="KIM, Jason" w:date="2019-04-02T13:39:00Z">
              <w:r w:rsidRPr="005D76C8">
                <w:rPr>
                  <w:rFonts w:eastAsia="Times New Roman" w:cs="Calibri"/>
                  <w:color w:val="000000"/>
                  <w:sz w:val="16"/>
                  <w:szCs w:val="16"/>
                  <w:lang w:eastAsia="en-AU"/>
                </w:rPr>
                <w:t>ELZ10312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1" w:author="KIM, Jason" w:date="2019-04-02T13:39:00Z"/>
                <w:rFonts w:eastAsia="Times New Roman" w:cs="Calibri"/>
                <w:color w:val="000000"/>
                <w:sz w:val="16"/>
                <w:szCs w:val="16"/>
                <w:lang w:eastAsia="en-AU"/>
              </w:rPr>
            </w:pPr>
            <w:ins w:id="5862" w:author="KIM, Jason" w:date="2019-04-02T13:39:00Z">
              <w:r w:rsidRPr="005D76C8">
                <w:rPr>
                  <w:rFonts w:eastAsia="Times New Roman" w:cs="Calibri"/>
                  <w:color w:val="000000"/>
                  <w:sz w:val="16"/>
                  <w:szCs w:val="16"/>
                  <w:lang w:eastAsia="en-AU"/>
                </w:rPr>
                <w:t>EP92N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3" w:author="KIM, Jason" w:date="2019-04-02T13:39:00Z"/>
                <w:rFonts w:eastAsia="Times New Roman" w:cs="Calibri"/>
                <w:color w:val="000000"/>
                <w:sz w:val="16"/>
                <w:szCs w:val="16"/>
                <w:lang w:eastAsia="en-AU"/>
              </w:rPr>
            </w:pPr>
            <w:ins w:id="5864" w:author="KIM, Jason" w:date="2019-04-02T13:39:00Z">
              <w:r w:rsidRPr="005D76C8">
                <w:rPr>
                  <w:rFonts w:eastAsia="Times New Roman" w:cs="Calibri"/>
                  <w:color w:val="000000"/>
                  <w:sz w:val="16"/>
                  <w:szCs w:val="16"/>
                  <w:lang w:eastAsia="en-AU"/>
                </w:rPr>
                <w:t>EP93N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5" w:author="KIM, Jason" w:date="2019-04-02T13:39:00Z"/>
                <w:rFonts w:eastAsia="Times New Roman" w:cs="Calibri"/>
                <w:color w:val="000000"/>
                <w:sz w:val="16"/>
                <w:szCs w:val="16"/>
                <w:lang w:eastAsia="en-AU"/>
              </w:rPr>
            </w:pPr>
            <w:ins w:id="5866" w:author="KIM, Jason" w:date="2019-04-02T13:39:00Z">
              <w:r w:rsidRPr="005D76C8">
                <w:rPr>
                  <w:rFonts w:eastAsia="Times New Roman" w:cs="Calibri"/>
                  <w:color w:val="000000"/>
                  <w:sz w:val="16"/>
                  <w:szCs w:val="16"/>
                  <w:lang w:eastAsia="en-AU"/>
                </w:rPr>
                <w:t>DLZ7931 to DLZ7932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67" w:author="KIM, Jason" w:date="2019-04-02T13:39:00Z"/>
                <w:rFonts w:eastAsia="Times New Roman" w:cs="Calibri"/>
                <w:color w:val="000000"/>
                <w:sz w:val="16"/>
                <w:szCs w:val="16"/>
                <w:lang w:eastAsia="en-AU"/>
              </w:rPr>
            </w:pPr>
            <w:ins w:id="5868"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69" w:author="KIM, Jason" w:date="2019-04-02T13:39:00Z"/>
                <w:rFonts w:eastAsia="Times New Roman" w:cs="Calibri"/>
                <w:color w:val="000000"/>
                <w:sz w:val="16"/>
                <w:szCs w:val="16"/>
                <w:lang w:eastAsia="en-AU"/>
              </w:rPr>
            </w:pPr>
            <w:ins w:id="587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1" w:author="KIM, Jason" w:date="2019-04-02T13:39:00Z"/>
                <w:rFonts w:eastAsia="Times New Roman" w:cs="Calibri"/>
                <w:color w:val="000000"/>
                <w:sz w:val="16"/>
                <w:szCs w:val="16"/>
                <w:lang w:eastAsia="en-AU"/>
              </w:rPr>
            </w:pPr>
            <w:ins w:id="587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3" w:author="KIM, Jason" w:date="2019-04-02T13:39:00Z"/>
                <w:rFonts w:eastAsia="Times New Roman" w:cs="Calibri"/>
                <w:color w:val="000000"/>
                <w:sz w:val="16"/>
                <w:szCs w:val="16"/>
                <w:lang w:eastAsia="en-AU"/>
              </w:rPr>
            </w:pPr>
            <w:ins w:id="5874"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5" w:author="KIM, Jason" w:date="2019-04-02T13:39:00Z"/>
                <w:rFonts w:eastAsia="Times New Roman" w:cs="Calibri"/>
                <w:color w:val="000000"/>
                <w:sz w:val="16"/>
                <w:szCs w:val="16"/>
                <w:lang w:eastAsia="en-AU"/>
              </w:rPr>
            </w:pPr>
            <w:ins w:id="5876"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77" w:author="KIM, Jason" w:date="2019-04-02T13:39:00Z"/>
                <w:rFonts w:eastAsia="Times New Roman" w:cs="Calibri"/>
                <w:color w:val="000000"/>
                <w:sz w:val="16"/>
                <w:szCs w:val="16"/>
                <w:lang w:eastAsia="en-AU"/>
              </w:rPr>
            </w:pPr>
            <w:ins w:id="5878" w:author="KIM, Jason" w:date="2019-04-02T13:39:00Z">
              <w:r w:rsidRPr="005D76C8">
                <w:rPr>
                  <w:rFonts w:eastAsia="Times New Roman" w:cs="Calibri"/>
                  <w:color w:val="000000"/>
                  <w:sz w:val="16"/>
                  <w:szCs w:val="16"/>
                  <w:lang w:eastAsia="en-AU"/>
                </w:rPr>
                <w:t> </w:t>
              </w:r>
            </w:ins>
          </w:p>
        </w:tc>
      </w:tr>
      <w:tr w:rsidR="00110C18" w:rsidRPr="005D76C8" w:rsidTr="00063728">
        <w:trPr>
          <w:trHeight w:val="288"/>
          <w:ins w:id="5879" w:author="KIM, Jason" w:date="2019-04-02T13:39:00Z"/>
        </w:trPr>
        <w:tc>
          <w:tcPr>
            <w:tcW w:w="868" w:type="dxa"/>
            <w:tcBorders>
              <w:top w:val="nil"/>
              <w:left w:val="single" w:sz="8" w:space="0" w:color="auto"/>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80" w:author="KIM, Jason" w:date="2019-04-02T13:39:00Z"/>
                <w:rFonts w:eastAsia="Times New Roman" w:cs="Calibri"/>
                <w:color w:val="000000"/>
                <w:sz w:val="16"/>
                <w:szCs w:val="16"/>
                <w:lang w:eastAsia="en-AU"/>
              </w:rPr>
            </w:pPr>
            <w:ins w:id="5881" w:author="KIM, Jason" w:date="2019-04-02T13:39:00Z">
              <w:r w:rsidRPr="005D76C8">
                <w:rPr>
                  <w:rFonts w:eastAsia="Times New Roman" w:cs="Calibri"/>
                  <w:color w:val="000000"/>
                  <w:sz w:val="16"/>
                  <w:szCs w:val="16"/>
                  <w:lang w:eastAsia="en-AU"/>
                </w:rPr>
                <w:t>ELZ10174</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2" w:author="KIM, Jason" w:date="2019-04-02T13:39:00Z"/>
                <w:rFonts w:eastAsia="Times New Roman" w:cs="Calibri"/>
                <w:color w:val="000000"/>
                <w:sz w:val="16"/>
                <w:szCs w:val="16"/>
                <w:lang w:eastAsia="en-AU"/>
              </w:rPr>
            </w:pPr>
            <w:ins w:id="5883" w:author="KIM, Jason" w:date="2019-04-02T13:39:00Z">
              <w:r w:rsidRPr="005D76C8">
                <w:rPr>
                  <w:rFonts w:eastAsia="Times New Roman" w:cs="Calibri"/>
                  <w:color w:val="000000"/>
                  <w:sz w:val="16"/>
                  <w:szCs w:val="16"/>
                  <w:lang w:eastAsia="en-AU"/>
                </w:rPr>
                <w:t>CP29</w:t>
              </w:r>
            </w:ins>
          </w:p>
        </w:tc>
        <w:tc>
          <w:tcPr>
            <w:tcW w:w="88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4" w:author="KIM, Jason" w:date="2019-04-02T13:39:00Z"/>
                <w:rFonts w:eastAsia="Times New Roman" w:cs="Calibri"/>
                <w:color w:val="000000"/>
                <w:sz w:val="16"/>
                <w:szCs w:val="16"/>
                <w:lang w:eastAsia="en-AU"/>
              </w:rPr>
            </w:pPr>
            <w:ins w:id="588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6" w:author="KIM, Jason" w:date="2019-04-02T13:39:00Z"/>
                <w:rFonts w:eastAsia="Times New Roman" w:cs="Calibri"/>
                <w:color w:val="000000"/>
                <w:sz w:val="16"/>
                <w:szCs w:val="16"/>
                <w:lang w:eastAsia="en-AU"/>
              </w:rPr>
            </w:pPr>
            <w:ins w:id="5887" w:author="KIM, Jason" w:date="2019-04-02T13:39:00Z">
              <w:r w:rsidRPr="005D76C8">
                <w:rPr>
                  <w:rFonts w:eastAsia="Times New Roman" w:cs="Calibri"/>
                  <w:color w:val="000000"/>
                  <w:sz w:val="16"/>
                  <w:szCs w:val="16"/>
                  <w:lang w:eastAsia="en-AU"/>
                </w:rPr>
                <w:t>DLZ1293 to DLZ1293</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88" w:author="KIM, Jason" w:date="2019-04-02T13:39:00Z"/>
                <w:rFonts w:eastAsia="Times New Roman" w:cs="Calibri"/>
                <w:color w:val="000000"/>
                <w:sz w:val="16"/>
                <w:szCs w:val="16"/>
                <w:lang w:eastAsia="en-AU"/>
              </w:rPr>
            </w:pPr>
            <w:ins w:id="588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90" w:author="KIM, Jason" w:date="2019-04-02T13:39:00Z"/>
                <w:rFonts w:eastAsia="Times New Roman" w:cs="Calibri"/>
                <w:color w:val="000000"/>
                <w:sz w:val="16"/>
                <w:szCs w:val="16"/>
                <w:lang w:eastAsia="en-AU"/>
              </w:rPr>
            </w:pPr>
            <w:ins w:id="5891" w:author="KIM, Jason" w:date="2019-04-02T13:39:00Z">
              <w:r w:rsidRPr="005D76C8">
                <w:rPr>
                  <w:rFonts w:eastAsia="Times New Roman" w:cs="Calibri"/>
                  <w:color w:val="000000"/>
                  <w:sz w:val="16"/>
                  <w:szCs w:val="16"/>
                  <w:lang w:eastAsia="en-AU"/>
                </w:rPr>
                <w:t>ELZ10314</w:t>
              </w:r>
            </w:ins>
          </w:p>
        </w:tc>
        <w:tc>
          <w:tcPr>
            <w:tcW w:w="84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2" w:author="KIM, Jason" w:date="2019-04-02T13:39:00Z"/>
                <w:rFonts w:eastAsia="Times New Roman" w:cs="Calibri"/>
                <w:color w:val="000000"/>
                <w:sz w:val="16"/>
                <w:szCs w:val="16"/>
                <w:lang w:eastAsia="en-AU"/>
              </w:rPr>
            </w:pPr>
            <w:ins w:id="5893" w:author="KIM, Jason" w:date="2019-04-02T13:39:00Z">
              <w:r w:rsidRPr="005D76C8">
                <w:rPr>
                  <w:rFonts w:eastAsia="Times New Roman" w:cs="Calibri"/>
                  <w:color w:val="000000"/>
                  <w:sz w:val="16"/>
                  <w:szCs w:val="16"/>
                  <w:lang w:eastAsia="en-AU"/>
                </w:rPr>
                <w:t>EP93N</w:t>
              </w:r>
            </w:ins>
          </w:p>
        </w:tc>
        <w:tc>
          <w:tcPr>
            <w:tcW w:w="84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4" w:author="KIM, Jason" w:date="2019-04-02T13:39:00Z"/>
                <w:rFonts w:eastAsia="Times New Roman" w:cs="Calibri"/>
                <w:color w:val="000000"/>
                <w:sz w:val="16"/>
                <w:szCs w:val="16"/>
                <w:lang w:eastAsia="en-AU"/>
              </w:rPr>
            </w:pPr>
            <w:ins w:id="589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6" w:author="KIM, Jason" w:date="2019-04-02T13:39:00Z"/>
                <w:rFonts w:eastAsia="Times New Roman" w:cs="Calibri"/>
                <w:color w:val="000000"/>
                <w:sz w:val="16"/>
                <w:szCs w:val="16"/>
                <w:lang w:eastAsia="en-AU"/>
              </w:rPr>
            </w:pPr>
            <w:ins w:id="5897" w:author="KIM, Jason" w:date="2019-04-02T13:39:00Z">
              <w:r w:rsidRPr="005D76C8">
                <w:rPr>
                  <w:rFonts w:eastAsia="Times New Roman" w:cs="Calibri"/>
                  <w:color w:val="000000"/>
                  <w:sz w:val="16"/>
                  <w:szCs w:val="16"/>
                  <w:lang w:eastAsia="en-AU"/>
                </w:rPr>
                <w:t>DLZ7933 to DLZ7933</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98" w:author="KIM, Jason" w:date="2019-04-02T13:39:00Z"/>
                <w:rFonts w:eastAsia="Times New Roman" w:cs="Calibri"/>
                <w:color w:val="000000"/>
                <w:sz w:val="16"/>
                <w:szCs w:val="16"/>
                <w:lang w:eastAsia="en-AU"/>
              </w:rPr>
            </w:pPr>
            <w:ins w:id="5899"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00" w:author="KIM, Jason" w:date="2019-04-02T13:39:00Z"/>
                <w:rFonts w:eastAsia="Times New Roman" w:cs="Calibri"/>
                <w:color w:val="000000"/>
                <w:sz w:val="16"/>
                <w:szCs w:val="16"/>
                <w:lang w:eastAsia="en-AU"/>
              </w:rPr>
            </w:pPr>
            <w:ins w:id="590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02" w:author="KIM, Jason" w:date="2019-04-02T13:39:00Z"/>
                <w:rFonts w:eastAsia="Times New Roman" w:cs="Calibri"/>
                <w:color w:val="000000"/>
                <w:sz w:val="16"/>
                <w:szCs w:val="16"/>
                <w:lang w:eastAsia="en-AU"/>
              </w:rPr>
            </w:pPr>
            <w:ins w:id="590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04" w:author="KIM, Jason" w:date="2019-04-02T13:39:00Z"/>
                <w:rFonts w:eastAsia="Times New Roman" w:cs="Calibri"/>
                <w:color w:val="000000"/>
                <w:sz w:val="16"/>
                <w:szCs w:val="16"/>
                <w:lang w:eastAsia="en-AU"/>
              </w:rPr>
            </w:pPr>
            <w:ins w:id="5905"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06" w:author="KIM, Jason" w:date="2019-04-02T13:39:00Z"/>
                <w:rFonts w:eastAsia="Times New Roman" w:cs="Calibri"/>
                <w:color w:val="000000"/>
                <w:sz w:val="16"/>
                <w:szCs w:val="16"/>
                <w:lang w:eastAsia="en-AU"/>
              </w:rPr>
            </w:pPr>
            <w:ins w:id="5907"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08" w:author="KIM, Jason" w:date="2019-04-02T13:39:00Z"/>
                <w:rFonts w:eastAsia="Times New Roman" w:cs="Calibri"/>
                <w:color w:val="000000"/>
                <w:sz w:val="16"/>
                <w:szCs w:val="16"/>
                <w:lang w:eastAsia="en-AU"/>
              </w:rPr>
            </w:pPr>
            <w:ins w:id="5909" w:author="KIM, Jason" w:date="2019-04-02T13:39:00Z">
              <w:r w:rsidRPr="005D76C8">
                <w:rPr>
                  <w:rFonts w:eastAsia="Times New Roman" w:cs="Calibri"/>
                  <w:color w:val="000000"/>
                  <w:sz w:val="16"/>
                  <w:szCs w:val="16"/>
                  <w:lang w:eastAsia="en-AU"/>
                </w:rPr>
                <w:t> </w:t>
              </w:r>
            </w:ins>
          </w:p>
        </w:tc>
      </w:tr>
    </w:tbl>
    <w:p w:rsidR="00110C18" w:rsidRDefault="00110C18" w:rsidP="00110C18">
      <w:pPr>
        <w:rPr>
          <w:ins w:id="5910" w:author="KIM, Jason" w:date="2019-04-02T13:39:00Z"/>
          <w:noProof/>
          <w:lang w:eastAsia="en-AU"/>
        </w:rPr>
      </w:pPr>
    </w:p>
    <w:tbl>
      <w:tblPr>
        <w:tblW w:w="14226" w:type="dxa"/>
        <w:tblLook w:val="04A0" w:firstRow="1" w:lastRow="0" w:firstColumn="1" w:lastColumn="0" w:noHBand="0" w:noVBand="1"/>
      </w:tblPr>
      <w:tblGrid>
        <w:gridCol w:w="867"/>
        <w:gridCol w:w="893"/>
        <w:gridCol w:w="860"/>
        <w:gridCol w:w="1525"/>
        <w:gridCol w:w="618"/>
        <w:gridCol w:w="860"/>
        <w:gridCol w:w="860"/>
        <w:gridCol w:w="860"/>
        <w:gridCol w:w="1486"/>
        <w:gridCol w:w="618"/>
        <w:gridCol w:w="860"/>
        <w:gridCol w:w="888"/>
        <w:gridCol w:w="888"/>
        <w:gridCol w:w="1525"/>
        <w:gridCol w:w="618"/>
      </w:tblGrid>
      <w:tr w:rsidR="00110C18" w:rsidRPr="005D76C8" w:rsidTr="00063728">
        <w:trPr>
          <w:trHeight w:val="300"/>
          <w:ins w:id="5911" w:author="KIM, Jason" w:date="2019-04-02T13:39:00Z"/>
        </w:trPr>
        <w:tc>
          <w:tcPr>
            <w:tcW w:w="867" w:type="dxa"/>
            <w:tcBorders>
              <w:top w:val="single" w:sz="8" w:space="0" w:color="auto"/>
              <w:left w:val="single" w:sz="8" w:space="0" w:color="auto"/>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2" w:author="KIM, Jason" w:date="2019-04-02T13:39:00Z"/>
                <w:rFonts w:eastAsia="Times New Roman" w:cs="Calibri"/>
                <w:b/>
                <w:color w:val="000000"/>
                <w:sz w:val="16"/>
                <w:szCs w:val="16"/>
                <w:lang w:eastAsia="en-AU"/>
              </w:rPr>
            </w:pPr>
          </w:p>
        </w:tc>
        <w:tc>
          <w:tcPr>
            <w:tcW w:w="893"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3"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4" w:author="KIM, Jason" w:date="2019-04-02T13:39:00Z"/>
                <w:rFonts w:eastAsia="Times New Roman" w:cs="Calibri"/>
                <w:b/>
                <w:color w:val="000000"/>
                <w:sz w:val="16"/>
                <w:szCs w:val="16"/>
                <w:lang w:eastAsia="en-AU"/>
              </w:rPr>
            </w:pPr>
          </w:p>
        </w:tc>
        <w:tc>
          <w:tcPr>
            <w:tcW w:w="1525"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5"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6"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7"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8"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9" w:author="KIM, Jason" w:date="2019-04-02T13:39:00Z"/>
                <w:rFonts w:eastAsia="Times New Roman" w:cs="Calibri"/>
                <w:b/>
                <w:color w:val="000000"/>
                <w:sz w:val="16"/>
                <w:szCs w:val="16"/>
                <w:lang w:eastAsia="en-AU"/>
              </w:rPr>
            </w:pPr>
          </w:p>
        </w:tc>
        <w:tc>
          <w:tcPr>
            <w:tcW w:w="1486"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0"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21"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22" w:author="KIM, Jason" w:date="2019-04-02T13:39:00Z"/>
                <w:rFonts w:eastAsia="Times New Roman" w:cs="Calibri"/>
                <w:b/>
                <w:color w:val="000000"/>
                <w:sz w:val="16"/>
                <w:szCs w:val="16"/>
                <w:lang w:eastAsia="en-AU"/>
              </w:rPr>
            </w:pPr>
          </w:p>
        </w:tc>
        <w:tc>
          <w:tcPr>
            <w:tcW w:w="888"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3" w:author="KIM, Jason" w:date="2019-04-02T13:39:00Z"/>
                <w:rFonts w:eastAsia="Times New Roman" w:cs="Calibri"/>
                <w:b/>
                <w:color w:val="000000"/>
                <w:sz w:val="16"/>
                <w:szCs w:val="16"/>
                <w:lang w:eastAsia="en-AU"/>
              </w:rPr>
            </w:pPr>
          </w:p>
        </w:tc>
        <w:tc>
          <w:tcPr>
            <w:tcW w:w="888"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4" w:author="KIM, Jason" w:date="2019-04-02T13:39:00Z"/>
                <w:rFonts w:eastAsia="Times New Roman" w:cs="Calibri"/>
                <w:b/>
                <w:color w:val="000000"/>
                <w:sz w:val="16"/>
                <w:szCs w:val="16"/>
                <w:lang w:eastAsia="en-AU"/>
              </w:rPr>
            </w:pPr>
          </w:p>
        </w:tc>
        <w:tc>
          <w:tcPr>
            <w:tcW w:w="1525"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5"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26" w:author="KIM, Jason" w:date="2019-04-02T13:39:00Z"/>
                <w:rFonts w:eastAsia="Times New Roman" w:cs="Calibri"/>
                <w:b/>
                <w:color w:val="000000"/>
                <w:sz w:val="16"/>
                <w:szCs w:val="16"/>
                <w:lang w:eastAsia="en-AU"/>
              </w:rPr>
            </w:pPr>
          </w:p>
        </w:tc>
      </w:tr>
      <w:tr w:rsidR="00110C18" w:rsidRPr="005D76C8" w:rsidTr="00063728">
        <w:trPr>
          <w:trHeight w:val="278"/>
          <w:ins w:id="592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28" w:author="KIM, Jason" w:date="2019-04-02T13:39:00Z"/>
                <w:rFonts w:eastAsia="Times New Roman" w:cs="Calibri"/>
                <w:color w:val="000000"/>
                <w:sz w:val="16"/>
                <w:szCs w:val="16"/>
                <w:lang w:eastAsia="en-AU"/>
              </w:rPr>
            </w:pPr>
            <w:ins w:id="5929" w:author="KIM, Jason" w:date="2019-04-02T13:39:00Z">
              <w:r w:rsidRPr="005D76C8">
                <w:rPr>
                  <w:rFonts w:eastAsia="Times New Roman" w:cs="Calibri"/>
                  <w:color w:val="000000"/>
                  <w:sz w:val="16"/>
                  <w:szCs w:val="16"/>
                  <w:lang w:eastAsia="en-AU"/>
                </w:rPr>
                <w:t>ELZ20010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0" w:author="KIM, Jason" w:date="2019-04-02T13:39:00Z"/>
                <w:rFonts w:eastAsia="Times New Roman" w:cs="Calibri"/>
                <w:color w:val="000000"/>
                <w:sz w:val="16"/>
                <w:szCs w:val="16"/>
                <w:lang w:eastAsia="en-AU"/>
              </w:rPr>
            </w:pPr>
            <w:ins w:id="5931" w:author="KIM, Jason" w:date="2019-04-02T13:39:00Z">
              <w:r w:rsidRPr="005D76C8">
                <w:rPr>
                  <w:rFonts w:eastAsia="Times New Roman" w:cs="Calibri"/>
                  <w:color w:val="000000"/>
                  <w:sz w:val="16"/>
                  <w:szCs w:val="16"/>
                  <w:lang w:eastAsia="en-AU"/>
                </w:rPr>
                <w:t>PORTAL 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2" w:author="KIM, Jason" w:date="2019-04-02T13:39:00Z"/>
                <w:rFonts w:eastAsia="Times New Roman" w:cs="Calibri"/>
                <w:color w:val="000000"/>
                <w:sz w:val="16"/>
                <w:szCs w:val="16"/>
                <w:lang w:eastAsia="en-AU"/>
              </w:rPr>
            </w:pPr>
            <w:ins w:id="593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4" w:author="KIM, Jason" w:date="2019-04-02T13:39:00Z"/>
                <w:rFonts w:eastAsia="Times New Roman" w:cs="Calibri"/>
                <w:color w:val="000000"/>
                <w:sz w:val="16"/>
                <w:szCs w:val="16"/>
                <w:lang w:eastAsia="en-AU"/>
              </w:rPr>
            </w:pPr>
            <w:ins w:id="5935" w:author="KIM, Jason" w:date="2019-04-02T13:39:00Z">
              <w:r w:rsidRPr="005D76C8">
                <w:rPr>
                  <w:rFonts w:eastAsia="Times New Roman" w:cs="Calibri"/>
                  <w:color w:val="000000"/>
                  <w:sz w:val="16"/>
                  <w:szCs w:val="16"/>
                  <w:lang w:eastAsia="en-AU"/>
                </w:rPr>
                <w:t>PORTAL 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36" w:author="KIM, Jason" w:date="2019-04-02T13:39:00Z"/>
                <w:rFonts w:eastAsia="Times New Roman" w:cs="Calibri"/>
                <w:color w:val="000000"/>
                <w:sz w:val="16"/>
                <w:szCs w:val="16"/>
                <w:lang w:eastAsia="en-AU"/>
              </w:rPr>
            </w:pPr>
            <w:ins w:id="5937" w:author="KIM, Jason" w:date="2019-04-02T13:39:00Z">
              <w:r w:rsidRPr="005D76C8">
                <w:rPr>
                  <w:rFonts w:eastAsia="Times New Roman" w:cs="Calibri"/>
                  <w:color w:val="000000"/>
                  <w:sz w:val="16"/>
                  <w:szCs w:val="16"/>
                  <w:lang w:eastAsia="en-AU"/>
                </w:rPr>
                <w:t>M120</w:t>
              </w:r>
            </w:ins>
          </w:p>
        </w:tc>
        <w:tc>
          <w:tcPr>
            <w:tcW w:w="860"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38" w:author="KIM, Jason" w:date="2019-04-02T13:39:00Z"/>
                <w:rFonts w:eastAsia="Times New Roman" w:cs="Calibri"/>
                <w:color w:val="000000"/>
                <w:sz w:val="16"/>
                <w:szCs w:val="16"/>
                <w:lang w:eastAsia="en-AU"/>
              </w:rPr>
            </w:pPr>
            <w:ins w:id="5939" w:author="KIM, Jason" w:date="2019-04-02T13:39:00Z">
              <w:r w:rsidRPr="005D76C8">
                <w:rPr>
                  <w:rFonts w:eastAsia="Times New Roman" w:cs="Calibri"/>
                  <w:color w:val="000000"/>
                  <w:sz w:val="16"/>
                  <w:szCs w:val="16"/>
                  <w:lang w:eastAsia="en-AU"/>
                </w:rPr>
                <w:t>ELZ20152</w:t>
              </w:r>
            </w:ins>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0" w:author="KIM, Jason" w:date="2019-04-02T13:39:00Z"/>
                <w:rFonts w:eastAsia="Times New Roman" w:cs="Calibri"/>
                <w:color w:val="000000"/>
                <w:sz w:val="16"/>
                <w:szCs w:val="16"/>
                <w:lang w:eastAsia="en-AU"/>
              </w:rPr>
            </w:pPr>
            <w:ins w:id="5941" w:author="KIM, Jason" w:date="2019-04-02T13:39:00Z">
              <w:r w:rsidRPr="005D76C8">
                <w:rPr>
                  <w:rFonts w:eastAsia="Times New Roman" w:cs="Calibri"/>
                  <w:color w:val="000000"/>
                  <w:sz w:val="16"/>
                  <w:szCs w:val="16"/>
                  <w:lang w:eastAsia="en-AU"/>
                </w:rPr>
                <w:t>CP23</w:t>
              </w:r>
            </w:ins>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2" w:author="KIM, Jason" w:date="2019-04-02T13:39:00Z"/>
                <w:rFonts w:eastAsia="Times New Roman" w:cs="Calibri"/>
                <w:color w:val="000000"/>
                <w:sz w:val="16"/>
                <w:szCs w:val="16"/>
                <w:lang w:eastAsia="en-AU"/>
              </w:rPr>
            </w:pPr>
            <w:ins w:id="5943" w:author="KIM, Jason" w:date="2019-04-02T13:39:00Z">
              <w:r w:rsidRPr="005D76C8">
                <w:rPr>
                  <w:rFonts w:eastAsia="Times New Roman" w:cs="Calibri"/>
                  <w:color w:val="000000"/>
                  <w:sz w:val="16"/>
                  <w:szCs w:val="16"/>
                  <w:lang w:eastAsia="en-AU"/>
                </w:rPr>
                <w:t>CP24</w:t>
              </w:r>
            </w:ins>
          </w:p>
        </w:tc>
        <w:tc>
          <w:tcPr>
            <w:tcW w:w="1486"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4" w:author="KIM, Jason" w:date="2019-04-02T13:39:00Z"/>
                <w:rFonts w:eastAsia="Times New Roman" w:cs="Calibri"/>
                <w:color w:val="000000"/>
                <w:sz w:val="16"/>
                <w:szCs w:val="16"/>
                <w:lang w:eastAsia="en-AU"/>
              </w:rPr>
            </w:pPr>
            <w:ins w:id="5945" w:author="KIM, Jason" w:date="2019-04-02T13:39:00Z">
              <w:r w:rsidRPr="005D76C8">
                <w:rPr>
                  <w:rFonts w:eastAsia="Times New Roman" w:cs="Calibri"/>
                  <w:color w:val="000000"/>
                  <w:sz w:val="16"/>
                  <w:szCs w:val="16"/>
                  <w:lang w:eastAsia="en-AU"/>
                </w:rPr>
                <w:t>DLZ2234 to DLZ2242</w:t>
              </w:r>
            </w:ins>
          </w:p>
        </w:tc>
        <w:tc>
          <w:tcPr>
            <w:tcW w:w="618"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46" w:author="KIM, Jason" w:date="2019-04-02T13:39:00Z"/>
                <w:rFonts w:eastAsia="Times New Roman" w:cs="Calibri"/>
                <w:color w:val="000000"/>
                <w:sz w:val="16"/>
                <w:szCs w:val="16"/>
                <w:lang w:eastAsia="en-AU"/>
              </w:rPr>
            </w:pPr>
            <w:ins w:id="5947" w:author="KIM, Jason" w:date="2019-04-02T13:39:00Z">
              <w:r w:rsidRPr="005D76C8">
                <w:rPr>
                  <w:rFonts w:eastAsia="Times New Roman" w:cs="Calibri"/>
                  <w:color w:val="000000"/>
                  <w:sz w:val="16"/>
                  <w:szCs w:val="16"/>
                  <w:lang w:eastAsia="en-AU"/>
                </w:rPr>
                <w:t>M120</w:t>
              </w:r>
            </w:ins>
          </w:p>
        </w:tc>
        <w:tc>
          <w:tcPr>
            <w:tcW w:w="860"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48" w:author="KIM, Jason" w:date="2019-04-02T13:39:00Z"/>
                <w:rFonts w:eastAsia="Times New Roman" w:cs="Calibri"/>
                <w:color w:val="000000"/>
                <w:sz w:val="16"/>
                <w:szCs w:val="16"/>
                <w:lang w:eastAsia="en-AU"/>
              </w:rPr>
            </w:pPr>
            <w:ins w:id="5949" w:author="KIM, Jason" w:date="2019-04-02T13:39:00Z">
              <w:r w:rsidRPr="005D76C8">
                <w:rPr>
                  <w:rFonts w:eastAsia="Times New Roman" w:cs="Calibri"/>
                  <w:color w:val="000000"/>
                  <w:sz w:val="16"/>
                  <w:szCs w:val="16"/>
                  <w:lang w:eastAsia="en-AU"/>
                </w:rPr>
                <w:t>ELZ20292</w:t>
              </w:r>
            </w:ins>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50" w:author="KIM, Jason" w:date="2019-04-02T13:39:00Z"/>
                <w:rFonts w:eastAsia="Times New Roman" w:cs="Calibri"/>
                <w:color w:val="000000"/>
                <w:sz w:val="16"/>
                <w:szCs w:val="16"/>
                <w:lang w:eastAsia="en-AU"/>
              </w:rPr>
            </w:pPr>
            <w:ins w:id="5951" w:author="KIM, Jason" w:date="2019-04-02T13:39:00Z">
              <w:r w:rsidRPr="005D76C8">
                <w:rPr>
                  <w:rFonts w:eastAsia="Times New Roman" w:cs="Calibri"/>
                  <w:color w:val="000000"/>
                  <w:sz w:val="16"/>
                  <w:szCs w:val="16"/>
                  <w:lang w:eastAsia="en-AU"/>
                </w:rPr>
                <w:t>CP57</w:t>
              </w:r>
            </w:ins>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52" w:author="KIM, Jason" w:date="2019-04-02T13:39:00Z"/>
                <w:rFonts w:eastAsia="Times New Roman" w:cs="Calibri"/>
                <w:color w:val="000000"/>
                <w:sz w:val="16"/>
                <w:szCs w:val="16"/>
                <w:lang w:eastAsia="en-AU"/>
              </w:rPr>
            </w:pPr>
            <w:ins w:id="5953" w:author="KIM, Jason" w:date="2019-04-02T13:39:00Z">
              <w:r w:rsidRPr="005D76C8">
                <w:rPr>
                  <w:rFonts w:eastAsia="Times New Roman" w:cs="Calibri"/>
                  <w:color w:val="000000"/>
                  <w:sz w:val="16"/>
                  <w:szCs w:val="16"/>
                  <w:lang w:eastAsia="en-AU"/>
                </w:rPr>
                <w:t>CP58</w:t>
              </w:r>
            </w:ins>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54" w:author="KIM, Jason" w:date="2019-04-02T13:39:00Z"/>
                <w:rFonts w:eastAsia="Times New Roman" w:cs="Calibri"/>
                <w:color w:val="000000"/>
                <w:sz w:val="16"/>
                <w:szCs w:val="16"/>
                <w:lang w:eastAsia="en-AU"/>
              </w:rPr>
            </w:pPr>
            <w:ins w:id="5955" w:author="KIM, Jason" w:date="2019-04-02T13:39:00Z">
              <w:r w:rsidRPr="005D76C8">
                <w:rPr>
                  <w:rFonts w:eastAsia="Times New Roman" w:cs="Calibri"/>
                  <w:color w:val="000000"/>
                  <w:sz w:val="16"/>
                  <w:szCs w:val="16"/>
                  <w:lang w:eastAsia="en-AU"/>
                </w:rPr>
                <w:t>DLZ2574 to DLZ2582</w:t>
              </w:r>
            </w:ins>
          </w:p>
        </w:tc>
        <w:tc>
          <w:tcPr>
            <w:tcW w:w="618"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56" w:author="KIM, Jason" w:date="2019-04-02T13:39:00Z"/>
                <w:rFonts w:eastAsia="Times New Roman" w:cs="Calibri"/>
                <w:color w:val="000000"/>
                <w:sz w:val="16"/>
                <w:szCs w:val="16"/>
                <w:lang w:eastAsia="en-AU"/>
              </w:rPr>
            </w:pPr>
            <w:ins w:id="595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595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59" w:author="KIM, Jason" w:date="2019-04-02T13:39:00Z"/>
                <w:rFonts w:eastAsia="Times New Roman" w:cs="Calibri"/>
                <w:color w:val="000000"/>
                <w:sz w:val="16"/>
                <w:szCs w:val="16"/>
                <w:lang w:eastAsia="en-AU"/>
              </w:rPr>
            </w:pPr>
            <w:ins w:id="5960" w:author="KIM, Jason" w:date="2019-04-02T13:39:00Z">
              <w:r w:rsidRPr="005D76C8">
                <w:rPr>
                  <w:rFonts w:eastAsia="Times New Roman" w:cs="Calibri"/>
                  <w:color w:val="000000"/>
                  <w:sz w:val="16"/>
                  <w:szCs w:val="16"/>
                  <w:lang w:eastAsia="en-AU"/>
                </w:rPr>
                <w:t>ELZ20012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1" w:author="KIM, Jason" w:date="2019-04-02T13:39:00Z"/>
                <w:rFonts w:eastAsia="Times New Roman" w:cs="Calibri"/>
                <w:color w:val="000000"/>
                <w:sz w:val="16"/>
                <w:szCs w:val="16"/>
                <w:lang w:eastAsia="en-AU"/>
              </w:rPr>
            </w:pPr>
            <w:ins w:id="5962" w:author="KIM, Jason" w:date="2019-04-02T13:39:00Z">
              <w:r w:rsidRPr="005D76C8">
                <w:rPr>
                  <w:rFonts w:eastAsia="Times New Roman" w:cs="Calibri"/>
                  <w:color w:val="000000"/>
                  <w:sz w:val="16"/>
                  <w:szCs w:val="16"/>
                  <w:lang w:eastAsia="en-AU"/>
                </w:rPr>
                <w:t>PORTAL 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3" w:author="KIM, Jason" w:date="2019-04-02T13:39:00Z"/>
                <w:rFonts w:eastAsia="Times New Roman" w:cs="Calibri"/>
                <w:color w:val="000000"/>
                <w:sz w:val="16"/>
                <w:szCs w:val="16"/>
                <w:lang w:eastAsia="en-AU"/>
              </w:rPr>
            </w:pPr>
            <w:ins w:id="5964" w:author="KIM, Jason" w:date="2019-04-02T13:39:00Z">
              <w:r w:rsidRPr="005D76C8">
                <w:rPr>
                  <w:rFonts w:eastAsia="Times New Roman" w:cs="Calibri"/>
                  <w:color w:val="000000"/>
                  <w:sz w:val="16"/>
                  <w:szCs w:val="16"/>
                  <w:lang w:eastAsia="en-AU"/>
                </w:rPr>
                <w:t>EP01S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5" w:author="KIM, Jason" w:date="2019-04-02T13:39:00Z"/>
                <w:rFonts w:eastAsia="Times New Roman" w:cs="Calibri"/>
                <w:color w:val="000000"/>
                <w:sz w:val="16"/>
                <w:szCs w:val="16"/>
                <w:lang w:eastAsia="en-AU"/>
              </w:rPr>
            </w:pPr>
            <w:ins w:id="5966" w:author="KIM, Jason" w:date="2019-04-02T13:39:00Z">
              <w:r w:rsidRPr="005D76C8">
                <w:rPr>
                  <w:rFonts w:eastAsia="Times New Roman" w:cs="Calibri"/>
                  <w:color w:val="000000"/>
                  <w:sz w:val="16"/>
                  <w:szCs w:val="16"/>
                  <w:lang w:eastAsia="en-AU"/>
                </w:rPr>
                <w:t>DLZ2011 to DLZ2012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67" w:author="KIM, Jason" w:date="2019-04-02T13:39:00Z"/>
                <w:rFonts w:eastAsia="Times New Roman" w:cs="Calibri"/>
                <w:color w:val="000000"/>
                <w:sz w:val="16"/>
                <w:szCs w:val="16"/>
                <w:lang w:eastAsia="en-AU"/>
              </w:rPr>
            </w:pPr>
            <w:ins w:id="596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69" w:author="KIM, Jason" w:date="2019-04-02T13:39:00Z"/>
                <w:rFonts w:eastAsia="Times New Roman" w:cs="Calibri"/>
                <w:color w:val="000000"/>
                <w:sz w:val="16"/>
                <w:szCs w:val="16"/>
                <w:lang w:eastAsia="en-AU"/>
              </w:rPr>
            </w:pPr>
            <w:ins w:id="5970" w:author="KIM, Jason" w:date="2019-04-02T13:39:00Z">
              <w:r w:rsidRPr="005D76C8">
                <w:rPr>
                  <w:rFonts w:eastAsia="Times New Roman" w:cs="Calibri"/>
                  <w:color w:val="000000"/>
                  <w:sz w:val="16"/>
                  <w:szCs w:val="16"/>
                  <w:lang w:eastAsia="en-AU"/>
                </w:rPr>
                <w:t>ELZ20154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1" w:author="KIM, Jason" w:date="2019-04-02T13:39:00Z"/>
                <w:rFonts w:eastAsia="Times New Roman" w:cs="Calibri"/>
                <w:color w:val="000000"/>
                <w:sz w:val="16"/>
                <w:szCs w:val="16"/>
                <w:lang w:eastAsia="en-AU"/>
              </w:rPr>
            </w:pPr>
            <w:ins w:id="5972" w:author="KIM, Jason" w:date="2019-04-02T13:39:00Z">
              <w:r w:rsidRPr="005D76C8">
                <w:rPr>
                  <w:rFonts w:eastAsia="Times New Roman" w:cs="Calibri"/>
                  <w:color w:val="000000"/>
                  <w:sz w:val="16"/>
                  <w:szCs w:val="16"/>
                  <w:lang w:eastAsia="en-AU"/>
                </w:rPr>
                <w:t>CP24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3" w:author="KIM, Jason" w:date="2019-04-02T13:39:00Z"/>
                <w:rFonts w:eastAsia="Times New Roman" w:cs="Calibri"/>
                <w:color w:val="000000"/>
                <w:sz w:val="16"/>
                <w:szCs w:val="16"/>
                <w:lang w:eastAsia="en-AU"/>
              </w:rPr>
            </w:pPr>
            <w:ins w:id="597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5" w:author="KIM, Jason" w:date="2019-04-02T13:39:00Z"/>
                <w:rFonts w:eastAsia="Times New Roman" w:cs="Calibri"/>
                <w:color w:val="000000"/>
                <w:sz w:val="16"/>
                <w:szCs w:val="16"/>
                <w:lang w:eastAsia="en-AU"/>
              </w:rPr>
            </w:pPr>
            <w:ins w:id="5976" w:author="KIM, Jason" w:date="2019-04-02T13:39:00Z">
              <w:r w:rsidRPr="005D76C8">
                <w:rPr>
                  <w:rFonts w:eastAsia="Times New Roman" w:cs="Calibri"/>
                  <w:color w:val="000000"/>
                  <w:sz w:val="16"/>
                  <w:szCs w:val="16"/>
                  <w:lang w:eastAsia="en-AU"/>
                </w:rPr>
                <w:t>DLZ2243 to DLZ2243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77" w:author="KIM, Jason" w:date="2019-04-02T13:39:00Z"/>
                <w:rFonts w:eastAsia="Times New Roman" w:cs="Calibri"/>
                <w:color w:val="000000"/>
                <w:sz w:val="16"/>
                <w:szCs w:val="16"/>
                <w:lang w:eastAsia="en-AU"/>
              </w:rPr>
            </w:pPr>
            <w:ins w:id="597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79" w:author="KIM, Jason" w:date="2019-04-02T13:39:00Z"/>
                <w:rFonts w:eastAsia="Times New Roman" w:cs="Calibri"/>
                <w:color w:val="000000"/>
                <w:sz w:val="16"/>
                <w:szCs w:val="16"/>
                <w:lang w:eastAsia="en-AU"/>
              </w:rPr>
            </w:pPr>
            <w:ins w:id="5980" w:author="KIM, Jason" w:date="2019-04-02T13:39:00Z">
              <w:r w:rsidRPr="005D76C8">
                <w:rPr>
                  <w:rFonts w:eastAsia="Times New Roman" w:cs="Calibri"/>
                  <w:color w:val="000000"/>
                  <w:sz w:val="16"/>
                  <w:szCs w:val="16"/>
                  <w:lang w:eastAsia="en-AU"/>
                </w:rPr>
                <w:t>ELZ20294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1" w:author="KIM, Jason" w:date="2019-04-02T13:39:00Z"/>
                <w:rFonts w:eastAsia="Times New Roman" w:cs="Calibri"/>
                <w:color w:val="000000"/>
                <w:sz w:val="16"/>
                <w:szCs w:val="16"/>
                <w:lang w:eastAsia="en-AU"/>
              </w:rPr>
            </w:pPr>
            <w:ins w:id="5982" w:author="KIM, Jason" w:date="2019-04-02T13:39:00Z">
              <w:r w:rsidRPr="005D76C8">
                <w:rPr>
                  <w:rFonts w:eastAsia="Times New Roman" w:cs="Calibri"/>
                  <w:color w:val="000000"/>
                  <w:sz w:val="16"/>
                  <w:szCs w:val="16"/>
                  <w:lang w:eastAsia="en-AU"/>
                </w:rPr>
                <w:t>CP58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3" w:author="KIM, Jason" w:date="2019-04-02T13:39:00Z"/>
                <w:rFonts w:eastAsia="Times New Roman" w:cs="Calibri"/>
                <w:color w:val="000000"/>
                <w:sz w:val="16"/>
                <w:szCs w:val="16"/>
                <w:lang w:eastAsia="en-AU"/>
              </w:rPr>
            </w:pPr>
            <w:ins w:id="598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5" w:author="KIM, Jason" w:date="2019-04-02T13:39:00Z"/>
                <w:rFonts w:eastAsia="Times New Roman" w:cs="Calibri"/>
                <w:color w:val="000000"/>
                <w:sz w:val="16"/>
                <w:szCs w:val="16"/>
                <w:lang w:eastAsia="en-AU"/>
              </w:rPr>
            </w:pPr>
            <w:ins w:id="5986" w:author="KIM, Jason" w:date="2019-04-02T13:39:00Z">
              <w:r w:rsidRPr="005D76C8">
                <w:rPr>
                  <w:rFonts w:eastAsia="Times New Roman" w:cs="Calibri"/>
                  <w:color w:val="000000"/>
                  <w:sz w:val="16"/>
                  <w:szCs w:val="16"/>
                  <w:lang w:eastAsia="en-AU"/>
                </w:rPr>
                <w:t>DLZ2583 to DLZ2583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87" w:author="KIM, Jason" w:date="2019-04-02T13:39:00Z"/>
                <w:rFonts w:eastAsia="Times New Roman" w:cs="Calibri"/>
                <w:color w:val="000000"/>
                <w:sz w:val="16"/>
                <w:szCs w:val="16"/>
                <w:lang w:eastAsia="en-AU"/>
              </w:rPr>
            </w:pPr>
            <w:ins w:id="598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598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90" w:author="KIM, Jason" w:date="2019-04-02T13:39:00Z"/>
                <w:rFonts w:eastAsia="Times New Roman" w:cs="Calibri"/>
                <w:color w:val="000000"/>
                <w:sz w:val="16"/>
                <w:szCs w:val="16"/>
                <w:lang w:eastAsia="en-AU"/>
              </w:rPr>
            </w:pPr>
            <w:ins w:id="5991" w:author="KIM, Jason" w:date="2019-04-02T13:39:00Z">
              <w:r w:rsidRPr="005D76C8">
                <w:rPr>
                  <w:rFonts w:eastAsia="Times New Roman" w:cs="Calibri"/>
                  <w:color w:val="000000"/>
                  <w:sz w:val="16"/>
                  <w:szCs w:val="16"/>
                  <w:lang w:eastAsia="en-AU"/>
                </w:rPr>
                <w:t>ELZ20014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2" w:author="KIM, Jason" w:date="2019-04-02T13:39:00Z"/>
                <w:rFonts w:eastAsia="Times New Roman" w:cs="Calibri"/>
                <w:color w:val="000000"/>
                <w:sz w:val="16"/>
                <w:szCs w:val="16"/>
                <w:lang w:eastAsia="en-AU"/>
              </w:rPr>
            </w:pPr>
            <w:ins w:id="5993" w:author="KIM, Jason" w:date="2019-04-02T13:39:00Z">
              <w:r w:rsidRPr="005D76C8">
                <w:rPr>
                  <w:rFonts w:eastAsia="Times New Roman" w:cs="Calibri"/>
                  <w:color w:val="000000"/>
                  <w:sz w:val="16"/>
                  <w:szCs w:val="16"/>
                  <w:lang w:eastAsia="en-AU"/>
                </w:rPr>
                <w:t>EP01S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4" w:author="KIM, Jason" w:date="2019-04-02T13:39:00Z"/>
                <w:rFonts w:eastAsia="Times New Roman" w:cs="Calibri"/>
                <w:color w:val="000000"/>
                <w:sz w:val="16"/>
                <w:szCs w:val="16"/>
                <w:lang w:eastAsia="en-AU"/>
              </w:rPr>
            </w:pPr>
            <w:ins w:id="599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6" w:author="KIM, Jason" w:date="2019-04-02T13:39:00Z"/>
                <w:rFonts w:eastAsia="Times New Roman" w:cs="Calibri"/>
                <w:color w:val="000000"/>
                <w:sz w:val="16"/>
                <w:szCs w:val="16"/>
                <w:lang w:eastAsia="en-AU"/>
              </w:rPr>
            </w:pPr>
            <w:ins w:id="5997" w:author="KIM, Jason" w:date="2019-04-02T13:39:00Z">
              <w:r w:rsidRPr="005D76C8">
                <w:rPr>
                  <w:rFonts w:eastAsia="Times New Roman" w:cs="Calibri"/>
                  <w:color w:val="000000"/>
                  <w:sz w:val="16"/>
                  <w:szCs w:val="16"/>
                  <w:lang w:eastAsia="en-AU"/>
                </w:rPr>
                <w:t>DLZ2013 to DLZ2013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98" w:author="KIM, Jason" w:date="2019-04-02T13:39:00Z"/>
                <w:rFonts w:eastAsia="Times New Roman" w:cs="Calibri"/>
                <w:color w:val="000000"/>
                <w:sz w:val="16"/>
                <w:szCs w:val="16"/>
                <w:lang w:eastAsia="en-AU"/>
              </w:rPr>
            </w:pPr>
            <w:ins w:id="599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00" w:author="KIM, Jason" w:date="2019-04-02T13:39:00Z"/>
                <w:rFonts w:eastAsia="Times New Roman" w:cs="Calibri"/>
                <w:color w:val="000000"/>
                <w:sz w:val="16"/>
                <w:szCs w:val="16"/>
                <w:lang w:eastAsia="en-AU"/>
              </w:rPr>
            </w:pPr>
            <w:ins w:id="6001" w:author="KIM, Jason" w:date="2019-04-02T13:39:00Z">
              <w:r w:rsidRPr="005D76C8">
                <w:rPr>
                  <w:rFonts w:eastAsia="Times New Roman" w:cs="Calibri"/>
                  <w:color w:val="000000"/>
                  <w:sz w:val="16"/>
                  <w:szCs w:val="16"/>
                  <w:lang w:eastAsia="en-AU"/>
                </w:rPr>
                <w:t>ELZ20156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2" w:author="KIM, Jason" w:date="2019-04-02T13:39:00Z"/>
                <w:rFonts w:eastAsia="Times New Roman" w:cs="Calibri"/>
                <w:color w:val="000000"/>
                <w:sz w:val="16"/>
                <w:szCs w:val="16"/>
                <w:lang w:eastAsia="en-AU"/>
              </w:rPr>
            </w:pPr>
            <w:ins w:id="6003" w:author="KIM, Jason" w:date="2019-04-02T13:39:00Z">
              <w:r w:rsidRPr="005D76C8">
                <w:rPr>
                  <w:rFonts w:eastAsia="Times New Roman" w:cs="Calibri"/>
                  <w:color w:val="000000"/>
                  <w:sz w:val="16"/>
                  <w:szCs w:val="16"/>
                  <w:lang w:eastAsia="en-AU"/>
                </w:rPr>
                <w:t>CP24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4" w:author="KIM, Jason" w:date="2019-04-02T13:39:00Z"/>
                <w:rFonts w:eastAsia="Times New Roman" w:cs="Calibri"/>
                <w:color w:val="000000"/>
                <w:sz w:val="16"/>
                <w:szCs w:val="16"/>
                <w:lang w:eastAsia="en-AU"/>
              </w:rPr>
            </w:pPr>
            <w:ins w:id="6005" w:author="KIM, Jason" w:date="2019-04-02T13:39:00Z">
              <w:r w:rsidRPr="005D76C8">
                <w:rPr>
                  <w:rFonts w:eastAsia="Times New Roman" w:cs="Calibri"/>
                  <w:color w:val="000000"/>
                  <w:sz w:val="16"/>
                  <w:szCs w:val="16"/>
                  <w:lang w:eastAsia="en-AU"/>
                </w:rPr>
                <w:t>CP25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6" w:author="KIM, Jason" w:date="2019-04-02T13:39:00Z"/>
                <w:rFonts w:eastAsia="Times New Roman" w:cs="Calibri"/>
                <w:color w:val="000000"/>
                <w:sz w:val="16"/>
                <w:szCs w:val="16"/>
                <w:lang w:eastAsia="en-AU"/>
              </w:rPr>
            </w:pPr>
            <w:ins w:id="6007" w:author="KIM, Jason" w:date="2019-04-02T13:39:00Z">
              <w:r w:rsidRPr="005D76C8">
                <w:rPr>
                  <w:rFonts w:eastAsia="Times New Roman" w:cs="Calibri"/>
                  <w:color w:val="000000"/>
                  <w:sz w:val="16"/>
                  <w:szCs w:val="16"/>
                  <w:lang w:eastAsia="en-AU"/>
                </w:rPr>
                <w:t>DLZ2244 to DLZ2252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08" w:author="KIM, Jason" w:date="2019-04-02T13:39:00Z"/>
                <w:rFonts w:eastAsia="Times New Roman" w:cs="Calibri"/>
                <w:color w:val="000000"/>
                <w:sz w:val="16"/>
                <w:szCs w:val="16"/>
                <w:lang w:eastAsia="en-AU"/>
              </w:rPr>
            </w:pPr>
            <w:ins w:id="600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10" w:author="KIM, Jason" w:date="2019-04-02T13:39:00Z"/>
                <w:rFonts w:eastAsia="Times New Roman" w:cs="Calibri"/>
                <w:color w:val="000000"/>
                <w:sz w:val="16"/>
                <w:szCs w:val="16"/>
                <w:lang w:eastAsia="en-AU"/>
              </w:rPr>
            </w:pPr>
            <w:ins w:id="6011" w:author="KIM, Jason" w:date="2019-04-02T13:39:00Z">
              <w:r w:rsidRPr="005D76C8">
                <w:rPr>
                  <w:rFonts w:eastAsia="Times New Roman" w:cs="Calibri"/>
                  <w:color w:val="000000"/>
                  <w:sz w:val="16"/>
                  <w:szCs w:val="16"/>
                  <w:lang w:eastAsia="en-AU"/>
                </w:rPr>
                <w:t>ELZ20296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12" w:author="KIM, Jason" w:date="2019-04-02T13:39:00Z"/>
                <w:rFonts w:eastAsia="Times New Roman" w:cs="Calibri"/>
                <w:color w:val="000000"/>
                <w:sz w:val="16"/>
                <w:szCs w:val="16"/>
                <w:lang w:eastAsia="en-AU"/>
              </w:rPr>
            </w:pPr>
            <w:ins w:id="6013" w:author="KIM, Jason" w:date="2019-04-02T13:39:00Z">
              <w:r w:rsidRPr="005D76C8">
                <w:rPr>
                  <w:rFonts w:eastAsia="Times New Roman" w:cs="Calibri"/>
                  <w:color w:val="000000"/>
                  <w:sz w:val="16"/>
                  <w:szCs w:val="16"/>
                  <w:lang w:eastAsia="en-AU"/>
                </w:rPr>
                <w:t>CP58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14" w:author="KIM, Jason" w:date="2019-04-02T13:39:00Z"/>
                <w:rFonts w:eastAsia="Times New Roman" w:cs="Calibri"/>
                <w:color w:val="000000"/>
                <w:sz w:val="16"/>
                <w:szCs w:val="16"/>
                <w:lang w:eastAsia="en-AU"/>
              </w:rPr>
            </w:pPr>
            <w:ins w:id="6015" w:author="KIM, Jason" w:date="2019-04-02T13:39:00Z">
              <w:r w:rsidRPr="005D76C8">
                <w:rPr>
                  <w:rFonts w:eastAsia="Times New Roman" w:cs="Calibri"/>
                  <w:color w:val="000000"/>
                  <w:sz w:val="16"/>
                  <w:szCs w:val="16"/>
                  <w:lang w:eastAsia="en-AU"/>
                </w:rPr>
                <w:t>CP59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16" w:author="KIM, Jason" w:date="2019-04-02T13:39:00Z"/>
                <w:rFonts w:eastAsia="Times New Roman" w:cs="Calibri"/>
                <w:color w:val="000000"/>
                <w:sz w:val="16"/>
                <w:szCs w:val="16"/>
                <w:lang w:eastAsia="en-AU"/>
              </w:rPr>
            </w:pPr>
            <w:ins w:id="6017" w:author="KIM, Jason" w:date="2019-04-02T13:39:00Z">
              <w:r w:rsidRPr="005D76C8">
                <w:rPr>
                  <w:rFonts w:eastAsia="Times New Roman" w:cs="Calibri"/>
                  <w:color w:val="000000"/>
                  <w:sz w:val="16"/>
                  <w:szCs w:val="16"/>
                  <w:lang w:eastAsia="en-AU"/>
                </w:rPr>
                <w:t>DLZ2584 to DLZ2593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18" w:author="KIM, Jason" w:date="2019-04-02T13:39:00Z"/>
                <w:rFonts w:eastAsia="Times New Roman" w:cs="Calibri"/>
                <w:color w:val="000000"/>
                <w:sz w:val="16"/>
                <w:szCs w:val="16"/>
                <w:lang w:eastAsia="en-AU"/>
              </w:rPr>
            </w:pPr>
            <w:ins w:id="601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2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21" w:author="KIM, Jason" w:date="2019-04-02T13:39:00Z"/>
                <w:rFonts w:eastAsia="Times New Roman" w:cs="Calibri"/>
                <w:color w:val="000000"/>
                <w:sz w:val="16"/>
                <w:szCs w:val="16"/>
                <w:lang w:eastAsia="en-AU"/>
              </w:rPr>
            </w:pPr>
            <w:ins w:id="6022" w:author="KIM, Jason" w:date="2019-04-02T13:39:00Z">
              <w:r w:rsidRPr="005D76C8">
                <w:rPr>
                  <w:rFonts w:eastAsia="Times New Roman" w:cs="Calibri"/>
                  <w:color w:val="000000"/>
                  <w:sz w:val="16"/>
                  <w:szCs w:val="16"/>
                  <w:lang w:eastAsia="en-AU"/>
                </w:rPr>
                <w:t>ELZ20016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3" w:author="KIM, Jason" w:date="2019-04-02T13:39:00Z"/>
                <w:rFonts w:eastAsia="Times New Roman" w:cs="Calibri"/>
                <w:color w:val="000000"/>
                <w:sz w:val="16"/>
                <w:szCs w:val="16"/>
                <w:lang w:eastAsia="en-AU"/>
              </w:rPr>
            </w:pPr>
            <w:ins w:id="6024" w:author="KIM, Jason" w:date="2019-04-02T13:39:00Z">
              <w:r w:rsidRPr="005D76C8">
                <w:rPr>
                  <w:rFonts w:eastAsia="Times New Roman" w:cs="Calibri"/>
                  <w:color w:val="000000"/>
                  <w:sz w:val="16"/>
                  <w:szCs w:val="16"/>
                  <w:lang w:eastAsia="en-AU"/>
                </w:rPr>
                <w:t>EP01S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5" w:author="KIM, Jason" w:date="2019-04-02T13:39:00Z"/>
                <w:rFonts w:eastAsia="Times New Roman" w:cs="Calibri"/>
                <w:color w:val="000000"/>
                <w:sz w:val="16"/>
                <w:szCs w:val="16"/>
                <w:lang w:eastAsia="en-AU"/>
              </w:rPr>
            </w:pPr>
            <w:ins w:id="6026" w:author="KIM, Jason" w:date="2019-04-02T13:39:00Z">
              <w:r w:rsidRPr="005D76C8">
                <w:rPr>
                  <w:rFonts w:eastAsia="Times New Roman" w:cs="Calibri"/>
                  <w:color w:val="000000"/>
                  <w:sz w:val="16"/>
                  <w:szCs w:val="16"/>
                  <w:lang w:eastAsia="en-AU"/>
                </w:rPr>
                <w:t>EP02S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7" w:author="KIM, Jason" w:date="2019-04-02T13:39:00Z"/>
                <w:rFonts w:eastAsia="Times New Roman" w:cs="Calibri"/>
                <w:color w:val="000000"/>
                <w:sz w:val="16"/>
                <w:szCs w:val="16"/>
                <w:lang w:eastAsia="en-AU"/>
              </w:rPr>
            </w:pPr>
            <w:ins w:id="6028" w:author="KIM, Jason" w:date="2019-04-02T13:39:00Z">
              <w:r w:rsidRPr="005D76C8">
                <w:rPr>
                  <w:rFonts w:eastAsia="Times New Roman" w:cs="Calibri"/>
                  <w:color w:val="000000"/>
                  <w:sz w:val="16"/>
                  <w:szCs w:val="16"/>
                  <w:lang w:eastAsia="en-AU"/>
                </w:rPr>
                <w:t>DLZ2014 to DLZ2022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29" w:author="KIM, Jason" w:date="2019-04-02T13:39:00Z"/>
                <w:rFonts w:eastAsia="Times New Roman" w:cs="Calibri"/>
                <w:color w:val="000000"/>
                <w:sz w:val="16"/>
                <w:szCs w:val="16"/>
                <w:lang w:eastAsia="en-AU"/>
              </w:rPr>
            </w:pPr>
            <w:ins w:id="603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31" w:author="KIM, Jason" w:date="2019-04-02T13:39:00Z"/>
                <w:rFonts w:eastAsia="Times New Roman" w:cs="Calibri"/>
                <w:color w:val="000000"/>
                <w:sz w:val="16"/>
                <w:szCs w:val="16"/>
                <w:lang w:eastAsia="en-AU"/>
              </w:rPr>
            </w:pPr>
            <w:ins w:id="6032" w:author="KIM, Jason" w:date="2019-04-02T13:39:00Z">
              <w:r w:rsidRPr="005D76C8">
                <w:rPr>
                  <w:rFonts w:eastAsia="Times New Roman" w:cs="Calibri"/>
                  <w:color w:val="000000"/>
                  <w:sz w:val="16"/>
                  <w:szCs w:val="16"/>
                  <w:lang w:eastAsia="en-AU"/>
                </w:rPr>
                <w:t>ELZ20158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3" w:author="KIM, Jason" w:date="2019-04-02T13:39:00Z"/>
                <w:rFonts w:eastAsia="Times New Roman" w:cs="Calibri"/>
                <w:color w:val="000000"/>
                <w:sz w:val="16"/>
                <w:szCs w:val="16"/>
                <w:lang w:eastAsia="en-AU"/>
              </w:rPr>
            </w:pPr>
            <w:ins w:id="6034" w:author="KIM, Jason" w:date="2019-04-02T13:39:00Z">
              <w:r w:rsidRPr="005D76C8">
                <w:rPr>
                  <w:rFonts w:eastAsia="Times New Roman" w:cs="Calibri"/>
                  <w:color w:val="000000"/>
                  <w:sz w:val="16"/>
                  <w:szCs w:val="16"/>
                  <w:lang w:eastAsia="en-AU"/>
                </w:rPr>
                <w:t>CP25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5" w:author="KIM, Jason" w:date="2019-04-02T13:39:00Z"/>
                <w:rFonts w:eastAsia="Times New Roman" w:cs="Calibri"/>
                <w:color w:val="000000"/>
                <w:sz w:val="16"/>
                <w:szCs w:val="16"/>
                <w:lang w:eastAsia="en-AU"/>
              </w:rPr>
            </w:pPr>
            <w:ins w:id="603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7" w:author="KIM, Jason" w:date="2019-04-02T13:39:00Z"/>
                <w:rFonts w:eastAsia="Times New Roman" w:cs="Calibri"/>
                <w:color w:val="000000"/>
                <w:sz w:val="16"/>
                <w:szCs w:val="16"/>
                <w:lang w:eastAsia="en-AU"/>
              </w:rPr>
            </w:pPr>
            <w:ins w:id="6038" w:author="KIM, Jason" w:date="2019-04-02T13:39:00Z">
              <w:r w:rsidRPr="005D76C8">
                <w:rPr>
                  <w:rFonts w:eastAsia="Times New Roman" w:cs="Calibri"/>
                  <w:color w:val="000000"/>
                  <w:sz w:val="16"/>
                  <w:szCs w:val="16"/>
                  <w:lang w:eastAsia="en-AU"/>
                </w:rPr>
                <w:t>DLZ2253 to DLZ2253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39" w:author="KIM, Jason" w:date="2019-04-02T13:39:00Z"/>
                <w:rFonts w:eastAsia="Times New Roman" w:cs="Calibri"/>
                <w:color w:val="000000"/>
                <w:sz w:val="16"/>
                <w:szCs w:val="16"/>
                <w:lang w:eastAsia="en-AU"/>
              </w:rPr>
            </w:pPr>
            <w:ins w:id="604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41" w:author="KIM, Jason" w:date="2019-04-02T13:39:00Z"/>
                <w:rFonts w:eastAsia="Times New Roman" w:cs="Calibri"/>
                <w:color w:val="000000"/>
                <w:sz w:val="16"/>
                <w:szCs w:val="16"/>
                <w:lang w:eastAsia="en-AU"/>
              </w:rPr>
            </w:pPr>
            <w:ins w:id="6042" w:author="KIM, Jason" w:date="2019-04-02T13:39:00Z">
              <w:r w:rsidRPr="005D76C8">
                <w:rPr>
                  <w:rFonts w:eastAsia="Times New Roman" w:cs="Calibri"/>
                  <w:color w:val="000000"/>
                  <w:sz w:val="16"/>
                  <w:szCs w:val="16"/>
                  <w:lang w:eastAsia="en-AU"/>
                </w:rPr>
                <w:t>ELZ20298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3" w:author="KIM, Jason" w:date="2019-04-02T13:39:00Z"/>
                <w:rFonts w:eastAsia="Times New Roman" w:cs="Calibri"/>
                <w:color w:val="000000"/>
                <w:sz w:val="16"/>
                <w:szCs w:val="16"/>
                <w:lang w:eastAsia="en-AU"/>
              </w:rPr>
            </w:pPr>
            <w:ins w:id="6044" w:author="KIM, Jason" w:date="2019-04-02T13:39:00Z">
              <w:r w:rsidRPr="005D76C8">
                <w:rPr>
                  <w:rFonts w:eastAsia="Times New Roman" w:cs="Calibri"/>
                  <w:color w:val="000000"/>
                  <w:sz w:val="16"/>
                  <w:szCs w:val="16"/>
                  <w:lang w:eastAsia="en-AU"/>
                </w:rPr>
                <w:t>CP59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5" w:author="KIM, Jason" w:date="2019-04-02T13:39:00Z"/>
                <w:rFonts w:eastAsia="Times New Roman" w:cs="Calibri"/>
                <w:color w:val="000000"/>
                <w:sz w:val="16"/>
                <w:szCs w:val="16"/>
                <w:lang w:eastAsia="en-AU"/>
              </w:rPr>
            </w:pPr>
            <w:ins w:id="604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7" w:author="KIM, Jason" w:date="2019-04-02T13:39:00Z"/>
                <w:rFonts w:eastAsia="Times New Roman" w:cs="Calibri"/>
                <w:color w:val="000000"/>
                <w:sz w:val="16"/>
                <w:szCs w:val="16"/>
                <w:lang w:eastAsia="en-AU"/>
              </w:rPr>
            </w:pPr>
            <w:ins w:id="6048" w:author="KIM, Jason" w:date="2019-04-02T13:39:00Z">
              <w:r w:rsidRPr="005D76C8">
                <w:rPr>
                  <w:rFonts w:eastAsia="Times New Roman" w:cs="Calibri"/>
                  <w:color w:val="000000"/>
                  <w:sz w:val="16"/>
                  <w:szCs w:val="16"/>
                  <w:lang w:eastAsia="en-AU"/>
                </w:rPr>
                <w:t>DLZ2594 to DLZ2594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49" w:author="KIM, Jason" w:date="2019-04-02T13:39:00Z"/>
                <w:rFonts w:eastAsia="Times New Roman" w:cs="Calibri"/>
                <w:color w:val="000000"/>
                <w:sz w:val="16"/>
                <w:szCs w:val="16"/>
                <w:lang w:eastAsia="en-AU"/>
              </w:rPr>
            </w:pPr>
            <w:ins w:id="605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5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52" w:author="KIM, Jason" w:date="2019-04-02T13:39:00Z"/>
                <w:rFonts w:eastAsia="Times New Roman" w:cs="Calibri"/>
                <w:color w:val="000000"/>
                <w:sz w:val="16"/>
                <w:szCs w:val="16"/>
                <w:lang w:eastAsia="en-AU"/>
              </w:rPr>
            </w:pPr>
            <w:ins w:id="6053" w:author="KIM, Jason" w:date="2019-04-02T13:39:00Z">
              <w:r w:rsidRPr="005D76C8">
                <w:rPr>
                  <w:rFonts w:eastAsia="Times New Roman" w:cs="Calibri"/>
                  <w:color w:val="000000"/>
                  <w:sz w:val="16"/>
                  <w:szCs w:val="16"/>
                  <w:lang w:eastAsia="en-AU"/>
                </w:rPr>
                <w:t>ELZ20018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4" w:author="KIM, Jason" w:date="2019-04-02T13:39:00Z"/>
                <w:rFonts w:eastAsia="Times New Roman" w:cs="Calibri"/>
                <w:color w:val="000000"/>
                <w:sz w:val="16"/>
                <w:szCs w:val="16"/>
                <w:lang w:eastAsia="en-AU"/>
              </w:rPr>
            </w:pPr>
            <w:ins w:id="6055" w:author="KIM, Jason" w:date="2019-04-02T13:39:00Z">
              <w:r w:rsidRPr="005D76C8">
                <w:rPr>
                  <w:rFonts w:eastAsia="Times New Roman" w:cs="Calibri"/>
                  <w:color w:val="000000"/>
                  <w:sz w:val="16"/>
                  <w:szCs w:val="16"/>
                  <w:lang w:eastAsia="en-AU"/>
                </w:rPr>
                <w:t>EP02S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6" w:author="KIM, Jason" w:date="2019-04-02T13:39:00Z"/>
                <w:rFonts w:eastAsia="Times New Roman" w:cs="Calibri"/>
                <w:color w:val="000000"/>
                <w:sz w:val="16"/>
                <w:szCs w:val="16"/>
                <w:lang w:eastAsia="en-AU"/>
              </w:rPr>
            </w:pPr>
            <w:ins w:id="605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8" w:author="KIM, Jason" w:date="2019-04-02T13:39:00Z"/>
                <w:rFonts w:eastAsia="Times New Roman" w:cs="Calibri"/>
                <w:color w:val="000000"/>
                <w:sz w:val="16"/>
                <w:szCs w:val="16"/>
                <w:lang w:eastAsia="en-AU"/>
              </w:rPr>
            </w:pPr>
            <w:ins w:id="6059" w:author="KIM, Jason" w:date="2019-04-02T13:39:00Z">
              <w:r w:rsidRPr="005D76C8">
                <w:rPr>
                  <w:rFonts w:eastAsia="Times New Roman" w:cs="Calibri"/>
                  <w:color w:val="000000"/>
                  <w:sz w:val="16"/>
                  <w:szCs w:val="16"/>
                  <w:lang w:eastAsia="en-AU"/>
                </w:rPr>
                <w:t>DLZ2023 to DLZ2023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60" w:author="KIM, Jason" w:date="2019-04-02T13:39:00Z"/>
                <w:rFonts w:eastAsia="Times New Roman" w:cs="Calibri"/>
                <w:color w:val="000000"/>
                <w:sz w:val="16"/>
                <w:szCs w:val="16"/>
                <w:lang w:eastAsia="en-AU"/>
              </w:rPr>
            </w:pPr>
            <w:ins w:id="606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62" w:author="KIM, Jason" w:date="2019-04-02T13:39:00Z"/>
                <w:rFonts w:eastAsia="Times New Roman" w:cs="Calibri"/>
                <w:color w:val="000000"/>
                <w:sz w:val="16"/>
                <w:szCs w:val="16"/>
                <w:lang w:eastAsia="en-AU"/>
              </w:rPr>
            </w:pPr>
            <w:ins w:id="6063" w:author="KIM, Jason" w:date="2019-04-02T13:39:00Z">
              <w:r w:rsidRPr="005D76C8">
                <w:rPr>
                  <w:rFonts w:eastAsia="Times New Roman" w:cs="Calibri"/>
                  <w:color w:val="000000"/>
                  <w:sz w:val="16"/>
                  <w:szCs w:val="16"/>
                  <w:lang w:eastAsia="en-AU"/>
                </w:rPr>
                <w:t>ELZ20160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4" w:author="KIM, Jason" w:date="2019-04-02T13:39:00Z"/>
                <w:rFonts w:eastAsia="Times New Roman" w:cs="Calibri"/>
                <w:color w:val="000000"/>
                <w:sz w:val="16"/>
                <w:szCs w:val="16"/>
                <w:lang w:eastAsia="en-AU"/>
              </w:rPr>
            </w:pPr>
            <w:ins w:id="6065" w:author="KIM, Jason" w:date="2019-04-02T13:39:00Z">
              <w:r w:rsidRPr="005D76C8">
                <w:rPr>
                  <w:rFonts w:eastAsia="Times New Roman" w:cs="Calibri"/>
                  <w:color w:val="000000"/>
                  <w:sz w:val="16"/>
                  <w:szCs w:val="16"/>
                  <w:lang w:eastAsia="en-AU"/>
                </w:rPr>
                <w:t>CP25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6" w:author="KIM, Jason" w:date="2019-04-02T13:39:00Z"/>
                <w:rFonts w:eastAsia="Times New Roman" w:cs="Calibri"/>
                <w:color w:val="000000"/>
                <w:sz w:val="16"/>
                <w:szCs w:val="16"/>
                <w:lang w:eastAsia="en-AU"/>
              </w:rPr>
            </w:pPr>
            <w:ins w:id="6067" w:author="KIM, Jason" w:date="2019-04-02T13:39:00Z">
              <w:r w:rsidRPr="005D76C8">
                <w:rPr>
                  <w:rFonts w:eastAsia="Times New Roman" w:cs="Calibri"/>
                  <w:color w:val="000000"/>
                  <w:sz w:val="16"/>
                  <w:szCs w:val="16"/>
                  <w:lang w:eastAsia="en-AU"/>
                </w:rPr>
                <w:t>CP26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8" w:author="KIM, Jason" w:date="2019-04-02T13:39:00Z"/>
                <w:rFonts w:eastAsia="Times New Roman" w:cs="Calibri"/>
                <w:color w:val="000000"/>
                <w:sz w:val="16"/>
                <w:szCs w:val="16"/>
                <w:lang w:eastAsia="en-AU"/>
              </w:rPr>
            </w:pPr>
            <w:ins w:id="6069" w:author="KIM, Jason" w:date="2019-04-02T13:39:00Z">
              <w:r w:rsidRPr="005D76C8">
                <w:rPr>
                  <w:rFonts w:eastAsia="Times New Roman" w:cs="Calibri"/>
                  <w:color w:val="000000"/>
                  <w:sz w:val="16"/>
                  <w:szCs w:val="16"/>
                  <w:lang w:eastAsia="en-AU"/>
                </w:rPr>
                <w:t>DLZ2254 to DLZ2262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70" w:author="KIM, Jason" w:date="2019-04-02T13:39:00Z"/>
                <w:rFonts w:eastAsia="Times New Roman" w:cs="Calibri"/>
                <w:color w:val="000000"/>
                <w:sz w:val="16"/>
                <w:szCs w:val="16"/>
                <w:lang w:eastAsia="en-AU"/>
              </w:rPr>
            </w:pPr>
            <w:ins w:id="607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72" w:author="KIM, Jason" w:date="2019-04-02T13:39:00Z"/>
                <w:rFonts w:eastAsia="Times New Roman" w:cs="Calibri"/>
                <w:color w:val="000000"/>
                <w:sz w:val="16"/>
                <w:szCs w:val="16"/>
                <w:lang w:eastAsia="en-AU"/>
              </w:rPr>
            </w:pPr>
            <w:ins w:id="6073" w:author="KIM, Jason" w:date="2019-04-02T13:39:00Z">
              <w:r w:rsidRPr="005D76C8">
                <w:rPr>
                  <w:rFonts w:eastAsia="Times New Roman" w:cs="Calibri"/>
                  <w:color w:val="000000"/>
                  <w:sz w:val="16"/>
                  <w:szCs w:val="16"/>
                  <w:lang w:eastAsia="en-AU"/>
                </w:rPr>
                <w:t>ELZ20300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4" w:author="KIM, Jason" w:date="2019-04-02T13:39:00Z"/>
                <w:rFonts w:eastAsia="Times New Roman" w:cs="Calibri"/>
                <w:color w:val="000000"/>
                <w:sz w:val="16"/>
                <w:szCs w:val="16"/>
                <w:lang w:eastAsia="en-AU"/>
              </w:rPr>
            </w:pPr>
            <w:ins w:id="6075" w:author="KIM, Jason" w:date="2019-04-02T13:39:00Z">
              <w:r w:rsidRPr="005D76C8">
                <w:rPr>
                  <w:rFonts w:eastAsia="Times New Roman" w:cs="Calibri"/>
                  <w:color w:val="000000"/>
                  <w:sz w:val="16"/>
                  <w:szCs w:val="16"/>
                  <w:lang w:eastAsia="en-AU"/>
                </w:rPr>
                <w:t>CP59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6" w:author="KIM, Jason" w:date="2019-04-02T13:39:00Z"/>
                <w:rFonts w:eastAsia="Times New Roman" w:cs="Calibri"/>
                <w:color w:val="000000"/>
                <w:sz w:val="16"/>
                <w:szCs w:val="16"/>
                <w:lang w:eastAsia="en-AU"/>
              </w:rPr>
            </w:pPr>
            <w:ins w:id="6077" w:author="KIM, Jason" w:date="2019-04-02T13:39:00Z">
              <w:r w:rsidRPr="005D76C8">
                <w:rPr>
                  <w:rFonts w:eastAsia="Times New Roman" w:cs="Calibri"/>
                  <w:color w:val="000000"/>
                  <w:sz w:val="16"/>
                  <w:szCs w:val="16"/>
                  <w:lang w:eastAsia="en-AU"/>
                </w:rPr>
                <w:t>CP60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8" w:author="KIM, Jason" w:date="2019-04-02T13:39:00Z"/>
                <w:rFonts w:eastAsia="Times New Roman" w:cs="Calibri"/>
                <w:color w:val="000000"/>
                <w:sz w:val="16"/>
                <w:szCs w:val="16"/>
                <w:lang w:eastAsia="en-AU"/>
              </w:rPr>
            </w:pPr>
            <w:ins w:id="6079" w:author="KIM, Jason" w:date="2019-04-02T13:39:00Z">
              <w:r w:rsidRPr="005D76C8">
                <w:rPr>
                  <w:rFonts w:eastAsia="Times New Roman" w:cs="Calibri"/>
                  <w:color w:val="000000"/>
                  <w:sz w:val="16"/>
                  <w:szCs w:val="16"/>
                  <w:lang w:eastAsia="en-AU"/>
                </w:rPr>
                <w:t>DLZ2595 to DLZ2601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80" w:author="KIM, Jason" w:date="2019-04-02T13:39:00Z"/>
                <w:rFonts w:eastAsia="Times New Roman" w:cs="Calibri"/>
                <w:color w:val="000000"/>
                <w:sz w:val="16"/>
                <w:szCs w:val="16"/>
                <w:lang w:eastAsia="en-AU"/>
              </w:rPr>
            </w:pPr>
            <w:ins w:id="608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8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83" w:author="KIM, Jason" w:date="2019-04-02T13:39:00Z"/>
                <w:rFonts w:eastAsia="Times New Roman" w:cs="Calibri"/>
                <w:color w:val="000000"/>
                <w:sz w:val="16"/>
                <w:szCs w:val="16"/>
                <w:lang w:eastAsia="en-AU"/>
              </w:rPr>
            </w:pPr>
            <w:ins w:id="6084" w:author="KIM, Jason" w:date="2019-04-02T13:39:00Z">
              <w:r w:rsidRPr="005D76C8">
                <w:rPr>
                  <w:rFonts w:eastAsia="Times New Roman" w:cs="Calibri"/>
                  <w:color w:val="000000"/>
                  <w:sz w:val="16"/>
                  <w:szCs w:val="16"/>
                  <w:lang w:eastAsia="en-AU"/>
                </w:rPr>
                <w:t>ELZ20020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5" w:author="KIM, Jason" w:date="2019-04-02T13:39:00Z"/>
                <w:rFonts w:eastAsia="Times New Roman" w:cs="Calibri"/>
                <w:color w:val="000000"/>
                <w:sz w:val="16"/>
                <w:szCs w:val="16"/>
                <w:lang w:eastAsia="en-AU"/>
              </w:rPr>
            </w:pPr>
            <w:ins w:id="6086" w:author="KIM, Jason" w:date="2019-04-02T13:39:00Z">
              <w:r w:rsidRPr="005D76C8">
                <w:rPr>
                  <w:rFonts w:eastAsia="Times New Roman" w:cs="Calibri"/>
                  <w:color w:val="000000"/>
                  <w:sz w:val="16"/>
                  <w:szCs w:val="16"/>
                  <w:lang w:eastAsia="en-AU"/>
                </w:rPr>
                <w:t>EP02S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7" w:author="KIM, Jason" w:date="2019-04-02T13:39:00Z"/>
                <w:rFonts w:eastAsia="Times New Roman" w:cs="Calibri"/>
                <w:color w:val="000000"/>
                <w:sz w:val="16"/>
                <w:szCs w:val="16"/>
                <w:lang w:eastAsia="en-AU"/>
              </w:rPr>
            </w:pPr>
            <w:ins w:id="6088" w:author="KIM, Jason" w:date="2019-04-02T13:39:00Z">
              <w:r w:rsidRPr="005D76C8">
                <w:rPr>
                  <w:rFonts w:eastAsia="Times New Roman" w:cs="Calibri"/>
                  <w:color w:val="000000"/>
                  <w:sz w:val="16"/>
                  <w:szCs w:val="16"/>
                  <w:lang w:eastAsia="en-AU"/>
                </w:rPr>
                <w:t>EP03S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9" w:author="KIM, Jason" w:date="2019-04-02T13:39:00Z"/>
                <w:rFonts w:eastAsia="Times New Roman" w:cs="Calibri"/>
                <w:color w:val="000000"/>
                <w:sz w:val="16"/>
                <w:szCs w:val="16"/>
                <w:lang w:eastAsia="en-AU"/>
              </w:rPr>
            </w:pPr>
            <w:ins w:id="6090" w:author="KIM, Jason" w:date="2019-04-02T13:39:00Z">
              <w:r w:rsidRPr="005D76C8">
                <w:rPr>
                  <w:rFonts w:eastAsia="Times New Roman" w:cs="Calibri"/>
                  <w:color w:val="000000"/>
                  <w:sz w:val="16"/>
                  <w:szCs w:val="16"/>
                  <w:lang w:eastAsia="en-AU"/>
                </w:rPr>
                <w:t>DLZ2024 to DLZ2032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91" w:author="KIM, Jason" w:date="2019-04-02T13:39:00Z"/>
                <w:rFonts w:eastAsia="Times New Roman" w:cs="Calibri"/>
                <w:color w:val="000000"/>
                <w:sz w:val="16"/>
                <w:szCs w:val="16"/>
                <w:lang w:eastAsia="en-AU"/>
              </w:rPr>
            </w:pPr>
            <w:ins w:id="609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93" w:author="KIM, Jason" w:date="2019-04-02T13:39:00Z"/>
                <w:rFonts w:eastAsia="Times New Roman" w:cs="Calibri"/>
                <w:color w:val="000000"/>
                <w:sz w:val="16"/>
                <w:szCs w:val="16"/>
                <w:lang w:eastAsia="en-AU"/>
              </w:rPr>
            </w:pPr>
            <w:ins w:id="6094" w:author="KIM, Jason" w:date="2019-04-02T13:39:00Z">
              <w:r w:rsidRPr="005D76C8">
                <w:rPr>
                  <w:rFonts w:eastAsia="Times New Roman" w:cs="Calibri"/>
                  <w:color w:val="000000"/>
                  <w:sz w:val="16"/>
                  <w:szCs w:val="16"/>
                  <w:lang w:eastAsia="en-AU"/>
                </w:rPr>
                <w:t>ELZ20162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5" w:author="KIM, Jason" w:date="2019-04-02T13:39:00Z"/>
                <w:rFonts w:eastAsia="Times New Roman" w:cs="Calibri"/>
                <w:color w:val="000000"/>
                <w:sz w:val="16"/>
                <w:szCs w:val="16"/>
                <w:lang w:eastAsia="en-AU"/>
              </w:rPr>
            </w:pPr>
            <w:ins w:id="6096" w:author="KIM, Jason" w:date="2019-04-02T13:39:00Z">
              <w:r w:rsidRPr="005D76C8">
                <w:rPr>
                  <w:rFonts w:eastAsia="Times New Roman" w:cs="Calibri"/>
                  <w:color w:val="000000"/>
                  <w:sz w:val="16"/>
                  <w:szCs w:val="16"/>
                  <w:lang w:eastAsia="en-AU"/>
                </w:rPr>
                <w:t>CP26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7" w:author="KIM, Jason" w:date="2019-04-02T13:39:00Z"/>
                <w:rFonts w:eastAsia="Times New Roman" w:cs="Calibri"/>
                <w:color w:val="000000"/>
                <w:sz w:val="16"/>
                <w:szCs w:val="16"/>
                <w:lang w:eastAsia="en-AU"/>
              </w:rPr>
            </w:pPr>
            <w:ins w:id="609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9" w:author="KIM, Jason" w:date="2019-04-02T13:39:00Z"/>
                <w:rFonts w:eastAsia="Times New Roman" w:cs="Calibri"/>
                <w:color w:val="000000"/>
                <w:sz w:val="16"/>
                <w:szCs w:val="16"/>
                <w:lang w:eastAsia="en-AU"/>
              </w:rPr>
            </w:pPr>
            <w:ins w:id="6100" w:author="KIM, Jason" w:date="2019-04-02T13:39:00Z">
              <w:r w:rsidRPr="005D76C8">
                <w:rPr>
                  <w:rFonts w:eastAsia="Times New Roman" w:cs="Calibri"/>
                  <w:color w:val="000000"/>
                  <w:sz w:val="16"/>
                  <w:szCs w:val="16"/>
                  <w:lang w:eastAsia="en-AU"/>
                </w:rPr>
                <w:t>DLZ2263 to DLZ2263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01" w:author="KIM, Jason" w:date="2019-04-02T13:39:00Z"/>
                <w:rFonts w:eastAsia="Times New Roman" w:cs="Calibri"/>
                <w:color w:val="000000"/>
                <w:sz w:val="16"/>
                <w:szCs w:val="16"/>
                <w:lang w:eastAsia="en-AU"/>
              </w:rPr>
            </w:pPr>
            <w:ins w:id="610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03" w:author="KIM, Jason" w:date="2019-04-02T13:39:00Z"/>
                <w:rFonts w:eastAsia="Times New Roman" w:cs="Calibri"/>
                <w:color w:val="000000"/>
                <w:sz w:val="16"/>
                <w:szCs w:val="16"/>
                <w:lang w:eastAsia="en-AU"/>
              </w:rPr>
            </w:pPr>
            <w:ins w:id="6104" w:author="KIM, Jason" w:date="2019-04-02T13:39:00Z">
              <w:r w:rsidRPr="005D76C8">
                <w:rPr>
                  <w:rFonts w:eastAsia="Times New Roman" w:cs="Calibri"/>
                  <w:color w:val="000000"/>
                  <w:sz w:val="16"/>
                  <w:szCs w:val="16"/>
                  <w:lang w:eastAsia="en-AU"/>
                </w:rPr>
                <w:t>ELZ20302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5" w:author="KIM, Jason" w:date="2019-04-02T13:39:00Z"/>
                <w:rFonts w:eastAsia="Times New Roman" w:cs="Calibri"/>
                <w:color w:val="000000"/>
                <w:sz w:val="16"/>
                <w:szCs w:val="16"/>
                <w:lang w:eastAsia="en-AU"/>
              </w:rPr>
            </w:pPr>
            <w:ins w:id="6106" w:author="KIM, Jason" w:date="2019-04-02T13:39:00Z">
              <w:r w:rsidRPr="005D76C8">
                <w:rPr>
                  <w:rFonts w:eastAsia="Times New Roman" w:cs="Calibri"/>
                  <w:color w:val="000000"/>
                  <w:sz w:val="16"/>
                  <w:szCs w:val="16"/>
                  <w:lang w:eastAsia="en-AU"/>
                </w:rPr>
                <w:t>ML8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7" w:author="KIM, Jason" w:date="2019-04-02T13:39:00Z"/>
                <w:rFonts w:eastAsia="Times New Roman" w:cs="Calibri"/>
                <w:color w:val="000000"/>
                <w:sz w:val="16"/>
                <w:szCs w:val="16"/>
                <w:lang w:eastAsia="en-AU"/>
              </w:rPr>
            </w:pPr>
            <w:ins w:id="6108" w:author="KIM, Jason" w:date="2019-04-02T13:39:00Z">
              <w:r w:rsidRPr="005D76C8">
                <w:rPr>
                  <w:rFonts w:eastAsia="Times New Roman" w:cs="Calibri"/>
                  <w:color w:val="000000"/>
                  <w:sz w:val="16"/>
                  <w:szCs w:val="16"/>
                  <w:lang w:eastAsia="en-AU"/>
                </w:rPr>
                <w:t>EP92S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9" w:author="KIM, Jason" w:date="2019-04-02T13:39:00Z"/>
                <w:rFonts w:eastAsia="Times New Roman" w:cs="Calibri"/>
                <w:color w:val="000000"/>
                <w:sz w:val="16"/>
                <w:szCs w:val="16"/>
                <w:lang w:eastAsia="en-AU"/>
              </w:rPr>
            </w:pPr>
            <w:ins w:id="6110" w:author="KIM, Jason" w:date="2019-04-02T13:39:00Z">
              <w:r w:rsidRPr="005D76C8">
                <w:rPr>
                  <w:rFonts w:eastAsia="Times New Roman" w:cs="Calibri"/>
                  <w:color w:val="000000"/>
                  <w:sz w:val="16"/>
                  <w:szCs w:val="16"/>
                  <w:lang w:eastAsia="en-AU"/>
                </w:rPr>
                <w:t>DLZ8923 to DLZ8925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11" w:author="KIM, Jason" w:date="2019-04-02T13:39:00Z"/>
                <w:rFonts w:eastAsia="Times New Roman" w:cs="Calibri"/>
                <w:color w:val="000000"/>
                <w:sz w:val="16"/>
                <w:szCs w:val="16"/>
                <w:lang w:eastAsia="en-AU"/>
              </w:rPr>
            </w:pPr>
            <w:ins w:id="6112"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1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14" w:author="KIM, Jason" w:date="2019-04-02T13:39:00Z"/>
                <w:rFonts w:eastAsia="Times New Roman" w:cs="Calibri"/>
                <w:color w:val="000000"/>
                <w:sz w:val="16"/>
                <w:szCs w:val="16"/>
                <w:lang w:eastAsia="en-AU"/>
              </w:rPr>
            </w:pPr>
            <w:ins w:id="6115" w:author="KIM, Jason" w:date="2019-04-02T13:39:00Z">
              <w:r w:rsidRPr="005D76C8">
                <w:rPr>
                  <w:rFonts w:eastAsia="Times New Roman" w:cs="Calibri"/>
                  <w:color w:val="000000"/>
                  <w:sz w:val="16"/>
                  <w:szCs w:val="16"/>
                  <w:lang w:eastAsia="en-AU"/>
                </w:rPr>
                <w:t>ELZ20022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16" w:author="KIM, Jason" w:date="2019-04-02T13:39:00Z"/>
                <w:rFonts w:eastAsia="Times New Roman" w:cs="Calibri"/>
                <w:color w:val="000000"/>
                <w:sz w:val="16"/>
                <w:szCs w:val="16"/>
                <w:lang w:eastAsia="en-AU"/>
              </w:rPr>
            </w:pPr>
            <w:ins w:id="6117" w:author="KIM, Jason" w:date="2019-04-02T13:39:00Z">
              <w:r w:rsidRPr="005D76C8">
                <w:rPr>
                  <w:rFonts w:eastAsia="Times New Roman" w:cs="Calibri"/>
                  <w:color w:val="000000"/>
                  <w:sz w:val="16"/>
                  <w:szCs w:val="16"/>
                  <w:lang w:eastAsia="en-AU"/>
                </w:rPr>
                <w:t>EP03S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18" w:author="KIM, Jason" w:date="2019-04-02T13:39:00Z"/>
                <w:rFonts w:eastAsia="Times New Roman" w:cs="Calibri"/>
                <w:color w:val="000000"/>
                <w:sz w:val="16"/>
                <w:szCs w:val="16"/>
                <w:lang w:eastAsia="en-AU"/>
              </w:rPr>
            </w:pPr>
            <w:ins w:id="611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0" w:author="KIM, Jason" w:date="2019-04-02T13:39:00Z"/>
                <w:rFonts w:eastAsia="Times New Roman" w:cs="Calibri"/>
                <w:color w:val="000000"/>
                <w:sz w:val="16"/>
                <w:szCs w:val="16"/>
                <w:lang w:eastAsia="en-AU"/>
              </w:rPr>
            </w:pPr>
            <w:ins w:id="6121" w:author="KIM, Jason" w:date="2019-04-02T13:39:00Z">
              <w:r w:rsidRPr="005D76C8">
                <w:rPr>
                  <w:rFonts w:eastAsia="Times New Roman" w:cs="Calibri"/>
                  <w:color w:val="000000"/>
                  <w:sz w:val="16"/>
                  <w:szCs w:val="16"/>
                  <w:lang w:eastAsia="en-AU"/>
                </w:rPr>
                <w:t>DLZ2033 to DLZ2033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22" w:author="KIM, Jason" w:date="2019-04-02T13:39:00Z"/>
                <w:rFonts w:eastAsia="Times New Roman" w:cs="Calibri"/>
                <w:color w:val="000000"/>
                <w:sz w:val="16"/>
                <w:szCs w:val="16"/>
                <w:lang w:eastAsia="en-AU"/>
              </w:rPr>
            </w:pPr>
            <w:ins w:id="612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24" w:author="KIM, Jason" w:date="2019-04-02T13:39:00Z"/>
                <w:rFonts w:eastAsia="Times New Roman" w:cs="Calibri"/>
                <w:color w:val="000000"/>
                <w:sz w:val="16"/>
                <w:szCs w:val="16"/>
                <w:lang w:eastAsia="en-AU"/>
              </w:rPr>
            </w:pPr>
            <w:ins w:id="6125" w:author="KIM, Jason" w:date="2019-04-02T13:39:00Z">
              <w:r w:rsidRPr="005D76C8">
                <w:rPr>
                  <w:rFonts w:eastAsia="Times New Roman" w:cs="Calibri"/>
                  <w:color w:val="000000"/>
                  <w:sz w:val="16"/>
                  <w:szCs w:val="16"/>
                  <w:lang w:eastAsia="en-AU"/>
                </w:rPr>
                <w:t>ELZ20164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6" w:author="KIM, Jason" w:date="2019-04-02T13:39:00Z"/>
                <w:rFonts w:eastAsia="Times New Roman" w:cs="Calibri"/>
                <w:color w:val="000000"/>
                <w:sz w:val="16"/>
                <w:szCs w:val="16"/>
                <w:lang w:eastAsia="en-AU"/>
              </w:rPr>
            </w:pPr>
            <w:ins w:id="6127" w:author="KIM, Jason" w:date="2019-04-02T13:39:00Z">
              <w:r w:rsidRPr="005D76C8">
                <w:rPr>
                  <w:rFonts w:eastAsia="Times New Roman" w:cs="Calibri"/>
                  <w:color w:val="000000"/>
                  <w:sz w:val="16"/>
                  <w:szCs w:val="16"/>
                  <w:lang w:eastAsia="en-AU"/>
                </w:rPr>
                <w:t>CP26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8" w:author="KIM, Jason" w:date="2019-04-02T13:39:00Z"/>
                <w:rFonts w:eastAsia="Times New Roman" w:cs="Calibri"/>
                <w:color w:val="000000"/>
                <w:sz w:val="16"/>
                <w:szCs w:val="16"/>
                <w:lang w:eastAsia="en-AU"/>
              </w:rPr>
            </w:pPr>
            <w:ins w:id="6129" w:author="KIM, Jason" w:date="2019-04-02T13:39:00Z">
              <w:r w:rsidRPr="005D76C8">
                <w:rPr>
                  <w:rFonts w:eastAsia="Times New Roman" w:cs="Calibri"/>
                  <w:color w:val="000000"/>
                  <w:sz w:val="16"/>
                  <w:szCs w:val="16"/>
                  <w:lang w:eastAsia="en-AU"/>
                </w:rPr>
                <w:t>CP27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0" w:author="KIM, Jason" w:date="2019-04-02T13:39:00Z"/>
                <w:rFonts w:eastAsia="Times New Roman" w:cs="Calibri"/>
                <w:color w:val="000000"/>
                <w:sz w:val="16"/>
                <w:szCs w:val="16"/>
                <w:lang w:eastAsia="en-AU"/>
              </w:rPr>
            </w:pPr>
            <w:ins w:id="6131" w:author="KIM, Jason" w:date="2019-04-02T13:39:00Z">
              <w:r w:rsidRPr="005D76C8">
                <w:rPr>
                  <w:rFonts w:eastAsia="Times New Roman" w:cs="Calibri"/>
                  <w:color w:val="000000"/>
                  <w:sz w:val="16"/>
                  <w:szCs w:val="16"/>
                  <w:lang w:eastAsia="en-AU"/>
                </w:rPr>
                <w:t>DLZ2264 to DLZ2272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32" w:author="KIM, Jason" w:date="2019-04-02T13:39:00Z"/>
                <w:rFonts w:eastAsia="Times New Roman" w:cs="Calibri"/>
                <w:color w:val="000000"/>
                <w:sz w:val="16"/>
                <w:szCs w:val="16"/>
                <w:lang w:eastAsia="en-AU"/>
              </w:rPr>
            </w:pPr>
            <w:ins w:id="613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34" w:author="KIM, Jason" w:date="2019-04-02T13:39:00Z"/>
                <w:rFonts w:eastAsia="Times New Roman" w:cs="Calibri"/>
                <w:color w:val="000000"/>
                <w:sz w:val="16"/>
                <w:szCs w:val="16"/>
                <w:lang w:eastAsia="en-AU"/>
              </w:rPr>
            </w:pPr>
            <w:ins w:id="6135" w:author="KIM, Jason" w:date="2019-04-02T13:39:00Z">
              <w:r w:rsidRPr="005D76C8">
                <w:rPr>
                  <w:rFonts w:eastAsia="Times New Roman" w:cs="Calibri"/>
                  <w:color w:val="000000"/>
                  <w:sz w:val="16"/>
                  <w:szCs w:val="16"/>
                  <w:lang w:eastAsia="en-AU"/>
                </w:rPr>
                <w:t>ELZ20310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6" w:author="KIM, Jason" w:date="2019-04-02T13:39:00Z"/>
                <w:rFonts w:eastAsia="Times New Roman" w:cs="Calibri"/>
                <w:color w:val="000000"/>
                <w:sz w:val="16"/>
                <w:szCs w:val="16"/>
                <w:lang w:eastAsia="en-AU"/>
              </w:rPr>
            </w:pPr>
            <w:ins w:id="6137" w:author="KIM, Jason" w:date="2019-04-02T13:39:00Z">
              <w:r w:rsidRPr="005D76C8">
                <w:rPr>
                  <w:rFonts w:eastAsia="Times New Roman" w:cs="Calibri"/>
                  <w:color w:val="000000"/>
                  <w:sz w:val="16"/>
                  <w:szCs w:val="16"/>
                  <w:lang w:eastAsia="en-AU"/>
                </w:rPr>
                <w:t>EP92S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8" w:author="KIM, Jason" w:date="2019-04-02T13:39:00Z"/>
                <w:rFonts w:eastAsia="Times New Roman" w:cs="Calibri"/>
                <w:color w:val="000000"/>
                <w:sz w:val="16"/>
                <w:szCs w:val="16"/>
                <w:lang w:eastAsia="en-AU"/>
              </w:rPr>
            </w:pPr>
            <w:ins w:id="613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0" w:author="KIM, Jason" w:date="2019-04-02T13:39:00Z"/>
                <w:rFonts w:eastAsia="Times New Roman" w:cs="Calibri"/>
                <w:color w:val="000000"/>
                <w:sz w:val="16"/>
                <w:szCs w:val="16"/>
                <w:lang w:eastAsia="en-AU"/>
              </w:rPr>
            </w:pPr>
            <w:ins w:id="6141" w:author="KIM, Jason" w:date="2019-04-02T13:39:00Z">
              <w:r w:rsidRPr="005D76C8">
                <w:rPr>
                  <w:rFonts w:eastAsia="Times New Roman" w:cs="Calibri"/>
                  <w:color w:val="000000"/>
                  <w:sz w:val="16"/>
                  <w:szCs w:val="16"/>
                  <w:lang w:eastAsia="en-AU"/>
                </w:rPr>
                <w:t>DLZ8922 to DLZ8922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42" w:author="KIM, Jason" w:date="2019-04-02T13:39:00Z"/>
                <w:rFonts w:eastAsia="Times New Roman" w:cs="Calibri"/>
                <w:color w:val="000000"/>
                <w:sz w:val="16"/>
                <w:szCs w:val="16"/>
                <w:lang w:eastAsia="en-AU"/>
              </w:rPr>
            </w:pPr>
            <w:ins w:id="6143"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4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45" w:author="KIM, Jason" w:date="2019-04-02T13:39:00Z"/>
                <w:rFonts w:eastAsia="Times New Roman" w:cs="Calibri"/>
                <w:color w:val="000000"/>
                <w:sz w:val="16"/>
                <w:szCs w:val="16"/>
                <w:lang w:eastAsia="en-AU"/>
              </w:rPr>
            </w:pPr>
            <w:ins w:id="6146" w:author="KIM, Jason" w:date="2019-04-02T13:39:00Z">
              <w:r w:rsidRPr="005D76C8">
                <w:rPr>
                  <w:rFonts w:eastAsia="Times New Roman" w:cs="Calibri"/>
                  <w:color w:val="000000"/>
                  <w:sz w:val="16"/>
                  <w:szCs w:val="16"/>
                  <w:lang w:eastAsia="en-AU"/>
                </w:rPr>
                <w:t>ELZ20024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7" w:author="KIM, Jason" w:date="2019-04-02T13:39:00Z"/>
                <w:rFonts w:eastAsia="Times New Roman" w:cs="Calibri"/>
                <w:color w:val="000000"/>
                <w:sz w:val="16"/>
                <w:szCs w:val="16"/>
                <w:lang w:eastAsia="en-AU"/>
              </w:rPr>
            </w:pPr>
            <w:ins w:id="6148" w:author="KIM, Jason" w:date="2019-04-02T13:39:00Z">
              <w:r w:rsidRPr="005D76C8">
                <w:rPr>
                  <w:rFonts w:eastAsia="Times New Roman" w:cs="Calibri"/>
                  <w:color w:val="000000"/>
                  <w:sz w:val="16"/>
                  <w:szCs w:val="16"/>
                  <w:lang w:eastAsia="en-AU"/>
                </w:rPr>
                <w:t>EP03S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9" w:author="KIM, Jason" w:date="2019-04-02T13:39:00Z"/>
                <w:rFonts w:eastAsia="Times New Roman" w:cs="Calibri"/>
                <w:color w:val="000000"/>
                <w:sz w:val="16"/>
                <w:szCs w:val="16"/>
                <w:lang w:eastAsia="en-AU"/>
              </w:rPr>
            </w:pPr>
            <w:ins w:id="6150" w:author="KIM, Jason" w:date="2019-04-02T13:39:00Z">
              <w:r w:rsidRPr="005D76C8">
                <w:rPr>
                  <w:rFonts w:eastAsia="Times New Roman" w:cs="Calibri"/>
                  <w:color w:val="000000"/>
                  <w:sz w:val="16"/>
                  <w:szCs w:val="16"/>
                  <w:lang w:eastAsia="en-AU"/>
                </w:rPr>
                <w:t>EP04S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1" w:author="KIM, Jason" w:date="2019-04-02T13:39:00Z"/>
                <w:rFonts w:eastAsia="Times New Roman" w:cs="Calibri"/>
                <w:color w:val="000000"/>
                <w:sz w:val="16"/>
                <w:szCs w:val="16"/>
                <w:lang w:eastAsia="en-AU"/>
              </w:rPr>
            </w:pPr>
            <w:ins w:id="6152" w:author="KIM, Jason" w:date="2019-04-02T13:39:00Z">
              <w:r w:rsidRPr="005D76C8">
                <w:rPr>
                  <w:rFonts w:eastAsia="Times New Roman" w:cs="Calibri"/>
                  <w:color w:val="000000"/>
                  <w:sz w:val="16"/>
                  <w:szCs w:val="16"/>
                  <w:lang w:eastAsia="en-AU"/>
                </w:rPr>
                <w:t>DLZ2034 to DLZ2041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53" w:author="KIM, Jason" w:date="2019-04-02T13:39:00Z"/>
                <w:rFonts w:eastAsia="Times New Roman" w:cs="Calibri"/>
                <w:color w:val="000000"/>
                <w:sz w:val="16"/>
                <w:szCs w:val="16"/>
                <w:lang w:eastAsia="en-AU"/>
              </w:rPr>
            </w:pPr>
            <w:ins w:id="615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55" w:author="KIM, Jason" w:date="2019-04-02T13:39:00Z"/>
                <w:rFonts w:eastAsia="Times New Roman" w:cs="Calibri"/>
                <w:color w:val="000000"/>
                <w:sz w:val="16"/>
                <w:szCs w:val="16"/>
                <w:lang w:eastAsia="en-AU"/>
              </w:rPr>
            </w:pPr>
            <w:ins w:id="6156" w:author="KIM, Jason" w:date="2019-04-02T13:39:00Z">
              <w:r w:rsidRPr="005D76C8">
                <w:rPr>
                  <w:rFonts w:eastAsia="Times New Roman" w:cs="Calibri"/>
                  <w:color w:val="000000"/>
                  <w:sz w:val="16"/>
                  <w:szCs w:val="16"/>
                  <w:lang w:eastAsia="en-AU"/>
                </w:rPr>
                <w:t>ELZ20166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7" w:author="KIM, Jason" w:date="2019-04-02T13:39:00Z"/>
                <w:rFonts w:eastAsia="Times New Roman" w:cs="Calibri"/>
                <w:color w:val="000000"/>
                <w:sz w:val="16"/>
                <w:szCs w:val="16"/>
                <w:lang w:eastAsia="en-AU"/>
              </w:rPr>
            </w:pPr>
            <w:ins w:id="6158" w:author="KIM, Jason" w:date="2019-04-02T13:39:00Z">
              <w:r w:rsidRPr="005D76C8">
                <w:rPr>
                  <w:rFonts w:eastAsia="Times New Roman" w:cs="Calibri"/>
                  <w:color w:val="000000"/>
                  <w:sz w:val="16"/>
                  <w:szCs w:val="16"/>
                  <w:lang w:eastAsia="en-AU"/>
                </w:rPr>
                <w:t>CP27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9" w:author="KIM, Jason" w:date="2019-04-02T13:39:00Z"/>
                <w:rFonts w:eastAsia="Times New Roman" w:cs="Calibri"/>
                <w:color w:val="000000"/>
                <w:sz w:val="16"/>
                <w:szCs w:val="16"/>
                <w:lang w:eastAsia="en-AU"/>
              </w:rPr>
            </w:pPr>
            <w:ins w:id="616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1" w:author="KIM, Jason" w:date="2019-04-02T13:39:00Z"/>
                <w:rFonts w:eastAsia="Times New Roman" w:cs="Calibri"/>
                <w:color w:val="000000"/>
                <w:sz w:val="16"/>
                <w:szCs w:val="16"/>
                <w:lang w:eastAsia="en-AU"/>
              </w:rPr>
            </w:pPr>
            <w:ins w:id="6162" w:author="KIM, Jason" w:date="2019-04-02T13:39:00Z">
              <w:r w:rsidRPr="005D76C8">
                <w:rPr>
                  <w:rFonts w:eastAsia="Times New Roman" w:cs="Calibri"/>
                  <w:color w:val="000000"/>
                  <w:sz w:val="16"/>
                  <w:szCs w:val="16"/>
                  <w:lang w:eastAsia="en-AU"/>
                </w:rPr>
                <w:t>DLZ2273 to DLZ2273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63" w:author="KIM, Jason" w:date="2019-04-02T13:39:00Z"/>
                <w:rFonts w:eastAsia="Times New Roman" w:cs="Calibri"/>
                <w:color w:val="000000"/>
                <w:sz w:val="16"/>
                <w:szCs w:val="16"/>
                <w:lang w:eastAsia="en-AU"/>
              </w:rPr>
            </w:pPr>
            <w:ins w:id="616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65" w:author="KIM, Jason" w:date="2019-04-02T13:39:00Z"/>
                <w:rFonts w:eastAsia="Times New Roman" w:cs="Calibri"/>
                <w:color w:val="000000"/>
                <w:sz w:val="16"/>
                <w:szCs w:val="16"/>
                <w:lang w:eastAsia="en-AU"/>
              </w:rPr>
            </w:pPr>
            <w:ins w:id="6166" w:author="KIM, Jason" w:date="2019-04-02T13:39:00Z">
              <w:r w:rsidRPr="005D76C8">
                <w:rPr>
                  <w:rFonts w:eastAsia="Times New Roman" w:cs="Calibri"/>
                  <w:color w:val="000000"/>
                  <w:sz w:val="16"/>
                  <w:szCs w:val="16"/>
                  <w:lang w:eastAsia="en-AU"/>
                </w:rPr>
                <w:t>ELZ20312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7" w:author="KIM, Jason" w:date="2019-04-02T13:39:00Z"/>
                <w:rFonts w:eastAsia="Times New Roman" w:cs="Calibri"/>
                <w:color w:val="000000"/>
                <w:sz w:val="16"/>
                <w:szCs w:val="16"/>
                <w:lang w:eastAsia="en-AU"/>
              </w:rPr>
            </w:pPr>
            <w:ins w:id="6168" w:author="KIM, Jason" w:date="2019-04-02T13:39:00Z">
              <w:r w:rsidRPr="005D76C8">
                <w:rPr>
                  <w:rFonts w:eastAsia="Times New Roman" w:cs="Calibri"/>
                  <w:color w:val="000000"/>
                  <w:sz w:val="16"/>
                  <w:szCs w:val="16"/>
                  <w:lang w:eastAsia="en-AU"/>
                </w:rPr>
                <w:t>EP92S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9" w:author="KIM, Jason" w:date="2019-04-02T13:39:00Z"/>
                <w:rFonts w:eastAsia="Times New Roman" w:cs="Calibri"/>
                <w:color w:val="000000"/>
                <w:sz w:val="16"/>
                <w:szCs w:val="16"/>
                <w:lang w:eastAsia="en-AU"/>
              </w:rPr>
            </w:pPr>
            <w:ins w:id="6170" w:author="KIM, Jason" w:date="2019-04-02T13:39:00Z">
              <w:r w:rsidRPr="005D76C8">
                <w:rPr>
                  <w:rFonts w:eastAsia="Times New Roman" w:cs="Calibri"/>
                  <w:color w:val="000000"/>
                  <w:sz w:val="16"/>
                  <w:szCs w:val="16"/>
                  <w:lang w:eastAsia="en-AU"/>
                </w:rPr>
                <w:t>EP93S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71" w:author="KIM, Jason" w:date="2019-04-02T13:39:00Z"/>
                <w:rFonts w:eastAsia="Times New Roman" w:cs="Calibri"/>
                <w:color w:val="000000"/>
                <w:sz w:val="16"/>
                <w:szCs w:val="16"/>
                <w:lang w:eastAsia="en-AU"/>
              </w:rPr>
            </w:pPr>
            <w:ins w:id="6172" w:author="KIM, Jason" w:date="2019-04-02T13:39:00Z">
              <w:r w:rsidRPr="005D76C8">
                <w:rPr>
                  <w:rFonts w:eastAsia="Times New Roman" w:cs="Calibri"/>
                  <w:color w:val="000000"/>
                  <w:sz w:val="16"/>
                  <w:szCs w:val="16"/>
                  <w:lang w:eastAsia="en-AU"/>
                </w:rPr>
                <w:t>DLZ8921 to DLZ8933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73" w:author="KIM, Jason" w:date="2019-04-02T13:39:00Z"/>
                <w:rFonts w:eastAsia="Times New Roman" w:cs="Calibri"/>
                <w:color w:val="000000"/>
                <w:sz w:val="16"/>
                <w:szCs w:val="16"/>
                <w:lang w:eastAsia="en-AU"/>
              </w:rPr>
            </w:pPr>
            <w:ins w:id="6174"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7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76" w:author="KIM, Jason" w:date="2019-04-02T13:39:00Z"/>
                <w:rFonts w:eastAsia="Times New Roman" w:cs="Calibri"/>
                <w:color w:val="000000"/>
                <w:sz w:val="16"/>
                <w:szCs w:val="16"/>
                <w:lang w:eastAsia="en-AU"/>
              </w:rPr>
            </w:pPr>
            <w:ins w:id="6177" w:author="KIM, Jason" w:date="2019-04-02T13:39:00Z">
              <w:r w:rsidRPr="005D76C8">
                <w:rPr>
                  <w:rFonts w:eastAsia="Times New Roman" w:cs="Calibri"/>
                  <w:color w:val="000000"/>
                  <w:sz w:val="16"/>
                  <w:szCs w:val="16"/>
                  <w:lang w:eastAsia="en-AU"/>
                </w:rPr>
                <w:t>ELZ20026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78" w:author="KIM, Jason" w:date="2019-04-02T13:39:00Z"/>
                <w:rFonts w:eastAsia="Times New Roman" w:cs="Calibri"/>
                <w:color w:val="000000"/>
                <w:sz w:val="16"/>
                <w:szCs w:val="16"/>
                <w:lang w:eastAsia="en-AU"/>
              </w:rPr>
            </w:pPr>
            <w:ins w:id="6179" w:author="KIM, Jason" w:date="2019-04-02T13:39:00Z">
              <w:r w:rsidRPr="005D76C8">
                <w:rPr>
                  <w:rFonts w:eastAsia="Times New Roman" w:cs="Calibri"/>
                  <w:color w:val="000000"/>
                  <w:sz w:val="16"/>
                  <w:szCs w:val="16"/>
                  <w:lang w:eastAsia="en-AU"/>
                </w:rPr>
                <w:t>EP04S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0" w:author="KIM, Jason" w:date="2019-04-02T13:39:00Z"/>
                <w:rFonts w:eastAsia="Times New Roman" w:cs="Calibri"/>
                <w:color w:val="000000"/>
                <w:sz w:val="16"/>
                <w:szCs w:val="16"/>
                <w:lang w:eastAsia="en-AU"/>
              </w:rPr>
            </w:pPr>
            <w:ins w:id="618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2" w:author="KIM, Jason" w:date="2019-04-02T13:39:00Z"/>
                <w:rFonts w:eastAsia="Times New Roman" w:cs="Calibri"/>
                <w:color w:val="000000"/>
                <w:sz w:val="16"/>
                <w:szCs w:val="16"/>
                <w:lang w:eastAsia="en-AU"/>
              </w:rPr>
            </w:pPr>
            <w:ins w:id="6183" w:author="KIM, Jason" w:date="2019-04-02T13:39:00Z">
              <w:r w:rsidRPr="005D76C8">
                <w:rPr>
                  <w:rFonts w:eastAsia="Times New Roman" w:cs="Calibri"/>
                  <w:color w:val="000000"/>
                  <w:sz w:val="16"/>
                  <w:szCs w:val="16"/>
                  <w:lang w:eastAsia="en-AU"/>
                </w:rPr>
                <w:t>DLZ2042 to DLZ2042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84" w:author="KIM, Jason" w:date="2019-04-02T13:39:00Z"/>
                <w:rFonts w:eastAsia="Times New Roman" w:cs="Calibri"/>
                <w:color w:val="000000"/>
                <w:sz w:val="16"/>
                <w:szCs w:val="16"/>
                <w:lang w:eastAsia="en-AU"/>
              </w:rPr>
            </w:pPr>
            <w:ins w:id="618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86" w:author="KIM, Jason" w:date="2019-04-02T13:39:00Z"/>
                <w:rFonts w:eastAsia="Times New Roman" w:cs="Calibri"/>
                <w:color w:val="000000"/>
                <w:sz w:val="16"/>
                <w:szCs w:val="16"/>
                <w:lang w:eastAsia="en-AU"/>
              </w:rPr>
            </w:pPr>
            <w:ins w:id="6187" w:author="KIM, Jason" w:date="2019-04-02T13:39:00Z">
              <w:r w:rsidRPr="005D76C8">
                <w:rPr>
                  <w:rFonts w:eastAsia="Times New Roman" w:cs="Calibri"/>
                  <w:color w:val="000000"/>
                  <w:sz w:val="16"/>
                  <w:szCs w:val="16"/>
                  <w:lang w:eastAsia="en-AU"/>
                </w:rPr>
                <w:t>ELZ20168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8" w:author="KIM, Jason" w:date="2019-04-02T13:39:00Z"/>
                <w:rFonts w:eastAsia="Times New Roman" w:cs="Calibri"/>
                <w:color w:val="000000"/>
                <w:sz w:val="16"/>
                <w:szCs w:val="16"/>
                <w:lang w:eastAsia="en-AU"/>
              </w:rPr>
            </w:pPr>
            <w:ins w:id="6189" w:author="KIM, Jason" w:date="2019-04-02T13:39:00Z">
              <w:r w:rsidRPr="005D76C8">
                <w:rPr>
                  <w:rFonts w:eastAsia="Times New Roman" w:cs="Calibri"/>
                  <w:color w:val="000000"/>
                  <w:sz w:val="16"/>
                  <w:szCs w:val="16"/>
                  <w:lang w:eastAsia="en-AU"/>
                </w:rPr>
                <w:t>CP27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0" w:author="KIM, Jason" w:date="2019-04-02T13:39:00Z"/>
                <w:rFonts w:eastAsia="Times New Roman" w:cs="Calibri"/>
                <w:color w:val="000000"/>
                <w:sz w:val="16"/>
                <w:szCs w:val="16"/>
                <w:lang w:eastAsia="en-AU"/>
              </w:rPr>
            </w:pPr>
            <w:ins w:id="6191" w:author="KIM, Jason" w:date="2019-04-02T13:39:00Z">
              <w:r w:rsidRPr="005D76C8">
                <w:rPr>
                  <w:rFonts w:eastAsia="Times New Roman" w:cs="Calibri"/>
                  <w:color w:val="000000"/>
                  <w:sz w:val="16"/>
                  <w:szCs w:val="16"/>
                  <w:lang w:eastAsia="en-AU"/>
                </w:rPr>
                <w:t>CP28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2" w:author="KIM, Jason" w:date="2019-04-02T13:39:00Z"/>
                <w:rFonts w:eastAsia="Times New Roman" w:cs="Calibri"/>
                <w:color w:val="000000"/>
                <w:sz w:val="16"/>
                <w:szCs w:val="16"/>
                <w:lang w:eastAsia="en-AU"/>
              </w:rPr>
            </w:pPr>
            <w:ins w:id="6193" w:author="KIM, Jason" w:date="2019-04-02T13:39:00Z">
              <w:r w:rsidRPr="005D76C8">
                <w:rPr>
                  <w:rFonts w:eastAsia="Times New Roman" w:cs="Calibri"/>
                  <w:color w:val="000000"/>
                  <w:sz w:val="16"/>
                  <w:szCs w:val="16"/>
                  <w:lang w:eastAsia="en-AU"/>
                </w:rPr>
                <w:t>DLZ2274 to DLZ2282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94" w:author="KIM, Jason" w:date="2019-04-02T13:39:00Z"/>
                <w:rFonts w:eastAsia="Times New Roman" w:cs="Calibri"/>
                <w:color w:val="000000"/>
                <w:sz w:val="16"/>
                <w:szCs w:val="16"/>
                <w:lang w:eastAsia="en-AU"/>
              </w:rPr>
            </w:pPr>
            <w:ins w:id="619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96" w:author="KIM, Jason" w:date="2019-04-02T13:39:00Z"/>
                <w:rFonts w:eastAsia="Times New Roman" w:cs="Calibri"/>
                <w:color w:val="000000"/>
                <w:sz w:val="16"/>
                <w:szCs w:val="16"/>
                <w:lang w:eastAsia="en-AU"/>
              </w:rPr>
            </w:pPr>
            <w:ins w:id="6197" w:author="KIM, Jason" w:date="2019-04-02T13:39:00Z">
              <w:r w:rsidRPr="005D76C8">
                <w:rPr>
                  <w:rFonts w:eastAsia="Times New Roman" w:cs="Calibri"/>
                  <w:color w:val="000000"/>
                  <w:sz w:val="16"/>
                  <w:szCs w:val="16"/>
                  <w:lang w:eastAsia="en-AU"/>
                </w:rPr>
                <w:t>ELZ20314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8" w:author="KIM, Jason" w:date="2019-04-02T13:39:00Z"/>
                <w:rFonts w:eastAsia="Times New Roman" w:cs="Calibri"/>
                <w:color w:val="000000"/>
                <w:sz w:val="16"/>
                <w:szCs w:val="16"/>
                <w:lang w:eastAsia="en-AU"/>
              </w:rPr>
            </w:pPr>
            <w:ins w:id="6199" w:author="KIM, Jason" w:date="2019-04-02T13:39:00Z">
              <w:r w:rsidRPr="005D76C8">
                <w:rPr>
                  <w:rFonts w:eastAsia="Times New Roman" w:cs="Calibri"/>
                  <w:color w:val="000000"/>
                  <w:sz w:val="16"/>
                  <w:szCs w:val="16"/>
                  <w:lang w:eastAsia="en-AU"/>
                </w:rPr>
                <w:t>EP93S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00" w:author="KIM, Jason" w:date="2019-04-02T13:39:00Z"/>
                <w:rFonts w:eastAsia="Times New Roman" w:cs="Calibri"/>
                <w:color w:val="000000"/>
                <w:sz w:val="16"/>
                <w:szCs w:val="16"/>
                <w:lang w:eastAsia="en-AU"/>
              </w:rPr>
            </w:pPr>
            <w:ins w:id="620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02" w:author="KIM, Jason" w:date="2019-04-02T13:39:00Z"/>
                <w:rFonts w:eastAsia="Times New Roman" w:cs="Calibri"/>
                <w:color w:val="000000"/>
                <w:sz w:val="16"/>
                <w:szCs w:val="16"/>
                <w:lang w:eastAsia="en-AU"/>
              </w:rPr>
            </w:pPr>
            <w:ins w:id="6203" w:author="KIM, Jason" w:date="2019-04-02T13:39:00Z">
              <w:r w:rsidRPr="005D76C8">
                <w:rPr>
                  <w:rFonts w:eastAsia="Times New Roman" w:cs="Calibri"/>
                  <w:color w:val="000000"/>
                  <w:sz w:val="16"/>
                  <w:szCs w:val="16"/>
                  <w:lang w:eastAsia="en-AU"/>
                </w:rPr>
                <w:t>DLZ8932 to DLZ8932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04" w:author="KIM, Jason" w:date="2019-04-02T13:39:00Z"/>
                <w:rFonts w:eastAsia="Times New Roman" w:cs="Calibri"/>
                <w:color w:val="000000"/>
                <w:sz w:val="16"/>
                <w:szCs w:val="16"/>
                <w:lang w:eastAsia="en-AU"/>
              </w:rPr>
            </w:pPr>
            <w:ins w:id="6205"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0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07" w:author="KIM, Jason" w:date="2019-04-02T13:39:00Z"/>
                <w:rFonts w:eastAsia="Times New Roman" w:cs="Calibri"/>
                <w:color w:val="000000"/>
                <w:sz w:val="16"/>
                <w:szCs w:val="16"/>
                <w:lang w:eastAsia="en-AU"/>
              </w:rPr>
            </w:pPr>
            <w:ins w:id="6208" w:author="KIM, Jason" w:date="2019-04-02T13:39:00Z">
              <w:r w:rsidRPr="005D76C8">
                <w:rPr>
                  <w:rFonts w:eastAsia="Times New Roman" w:cs="Calibri"/>
                  <w:color w:val="000000"/>
                  <w:sz w:val="16"/>
                  <w:szCs w:val="16"/>
                  <w:lang w:eastAsia="en-AU"/>
                </w:rPr>
                <w:t>ELZ20028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09" w:author="KIM, Jason" w:date="2019-04-02T13:39:00Z"/>
                <w:rFonts w:eastAsia="Times New Roman" w:cs="Calibri"/>
                <w:color w:val="000000"/>
                <w:sz w:val="16"/>
                <w:szCs w:val="16"/>
                <w:lang w:eastAsia="en-AU"/>
              </w:rPr>
            </w:pPr>
            <w:ins w:id="6210" w:author="KIM, Jason" w:date="2019-04-02T13:39:00Z">
              <w:r w:rsidRPr="005D76C8">
                <w:rPr>
                  <w:rFonts w:eastAsia="Times New Roman" w:cs="Calibri"/>
                  <w:color w:val="000000"/>
                  <w:sz w:val="16"/>
                  <w:szCs w:val="16"/>
                  <w:lang w:eastAsia="en-AU"/>
                </w:rPr>
                <w:t>EP04S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1" w:author="KIM, Jason" w:date="2019-04-02T13:39:00Z"/>
                <w:rFonts w:eastAsia="Times New Roman" w:cs="Calibri"/>
                <w:color w:val="000000"/>
                <w:sz w:val="16"/>
                <w:szCs w:val="16"/>
                <w:lang w:eastAsia="en-AU"/>
              </w:rPr>
            </w:pPr>
            <w:ins w:id="6212" w:author="KIM, Jason" w:date="2019-04-02T13:39:00Z">
              <w:r w:rsidRPr="005D76C8">
                <w:rPr>
                  <w:rFonts w:eastAsia="Times New Roman" w:cs="Calibri"/>
                  <w:color w:val="000000"/>
                  <w:sz w:val="16"/>
                  <w:szCs w:val="16"/>
                  <w:lang w:eastAsia="en-AU"/>
                </w:rPr>
                <w:t>EP05S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3" w:author="KIM, Jason" w:date="2019-04-02T13:39:00Z"/>
                <w:rFonts w:eastAsia="Times New Roman" w:cs="Calibri"/>
                <w:color w:val="000000"/>
                <w:sz w:val="16"/>
                <w:szCs w:val="16"/>
                <w:lang w:eastAsia="en-AU"/>
              </w:rPr>
            </w:pPr>
            <w:ins w:id="6214" w:author="KIM, Jason" w:date="2019-04-02T13:39:00Z">
              <w:r w:rsidRPr="005D76C8">
                <w:rPr>
                  <w:rFonts w:eastAsia="Times New Roman" w:cs="Calibri"/>
                  <w:color w:val="000000"/>
                  <w:sz w:val="16"/>
                  <w:szCs w:val="16"/>
                  <w:lang w:eastAsia="en-AU"/>
                </w:rPr>
                <w:t>DLZ2043 to DLZ2051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15" w:author="KIM, Jason" w:date="2019-04-02T13:39:00Z"/>
                <w:rFonts w:eastAsia="Times New Roman" w:cs="Calibri"/>
                <w:color w:val="000000"/>
                <w:sz w:val="16"/>
                <w:szCs w:val="16"/>
                <w:lang w:eastAsia="en-AU"/>
              </w:rPr>
            </w:pPr>
            <w:ins w:id="621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17" w:author="KIM, Jason" w:date="2019-04-02T13:39:00Z"/>
                <w:rFonts w:eastAsia="Times New Roman" w:cs="Calibri"/>
                <w:color w:val="000000"/>
                <w:sz w:val="16"/>
                <w:szCs w:val="16"/>
                <w:lang w:eastAsia="en-AU"/>
              </w:rPr>
            </w:pPr>
            <w:ins w:id="6218" w:author="KIM, Jason" w:date="2019-04-02T13:39:00Z">
              <w:r w:rsidRPr="005D76C8">
                <w:rPr>
                  <w:rFonts w:eastAsia="Times New Roman" w:cs="Calibri"/>
                  <w:color w:val="000000"/>
                  <w:sz w:val="16"/>
                  <w:szCs w:val="16"/>
                  <w:lang w:eastAsia="en-AU"/>
                </w:rPr>
                <w:t>ELZ20170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9" w:author="KIM, Jason" w:date="2019-04-02T13:39:00Z"/>
                <w:rFonts w:eastAsia="Times New Roman" w:cs="Calibri"/>
                <w:color w:val="000000"/>
                <w:sz w:val="16"/>
                <w:szCs w:val="16"/>
                <w:lang w:eastAsia="en-AU"/>
              </w:rPr>
            </w:pPr>
            <w:ins w:id="6220" w:author="KIM, Jason" w:date="2019-04-02T13:39:00Z">
              <w:r w:rsidRPr="005D76C8">
                <w:rPr>
                  <w:rFonts w:eastAsia="Times New Roman" w:cs="Calibri"/>
                  <w:color w:val="000000"/>
                  <w:sz w:val="16"/>
                  <w:szCs w:val="16"/>
                  <w:lang w:eastAsia="en-AU"/>
                </w:rPr>
                <w:t>CP28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1" w:author="KIM, Jason" w:date="2019-04-02T13:39:00Z"/>
                <w:rFonts w:eastAsia="Times New Roman" w:cs="Calibri"/>
                <w:color w:val="000000"/>
                <w:sz w:val="16"/>
                <w:szCs w:val="16"/>
                <w:lang w:eastAsia="en-AU"/>
              </w:rPr>
            </w:pPr>
            <w:ins w:id="622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3" w:author="KIM, Jason" w:date="2019-04-02T13:39:00Z"/>
                <w:rFonts w:eastAsia="Times New Roman" w:cs="Calibri"/>
                <w:color w:val="000000"/>
                <w:sz w:val="16"/>
                <w:szCs w:val="16"/>
                <w:lang w:eastAsia="en-AU"/>
              </w:rPr>
            </w:pPr>
            <w:ins w:id="6224" w:author="KIM, Jason" w:date="2019-04-02T13:39:00Z">
              <w:r w:rsidRPr="005D76C8">
                <w:rPr>
                  <w:rFonts w:eastAsia="Times New Roman" w:cs="Calibri"/>
                  <w:color w:val="000000"/>
                  <w:sz w:val="16"/>
                  <w:szCs w:val="16"/>
                  <w:lang w:eastAsia="en-AU"/>
                </w:rPr>
                <w:t>DLZ2283 to DLZ2283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25" w:author="KIM, Jason" w:date="2019-04-02T13:39:00Z"/>
                <w:rFonts w:eastAsia="Times New Roman" w:cs="Calibri"/>
                <w:color w:val="000000"/>
                <w:sz w:val="16"/>
                <w:szCs w:val="16"/>
                <w:lang w:eastAsia="en-AU"/>
              </w:rPr>
            </w:pPr>
            <w:ins w:id="622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27" w:author="KIM, Jason" w:date="2019-04-02T13:39:00Z"/>
                <w:rFonts w:eastAsia="Times New Roman" w:cs="Calibri"/>
                <w:color w:val="000000"/>
                <w:sz w:val="16"/>
                <w:szCs w:val="16"/>
                <w:lang w:eastAsia="en-AU"/>
              </w:rPr>
            </w:pPr>
            <w:ins w:id="6228" w:author="KIM, Jason" w:date="2019-04-02T13:39:00Z">
              <w:r w:rsidRPr="005D76C8">
                <w:rPr>
                  <w:rFonts w:eastAsia="Times New Roman" w:cs="Calibri"/>
                  <w:color w:val="000000"/>
                  <w:sz w:val="16"/>
                  <w:szCs w:val="16"/>
                  <w:lang w:eastAsia="en-AU"/>
                </w:rPr>
                <w:t>ELZ20316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9" w:author="KIM, Jason" w:date="2019-04-02T13:39:00Z"/>
                <w:rFonts w:eastAsia="Times New Roman" w:cs="Calibri"/>
                <w:color w:val="000000"/>
                <w:sz w:val="16"/>
                <w:szCs w:val="16"/>
                <w:lang w:eastAsia="en-AU"/>
              </w:rPr>
            </w:pPr>
            <w:ins w:id="6230" w:author="KIM, Jason" w:date="2019-04-02T13:39:00Z">
              <w:r w:rsidRPr="005D76C8">
                <w:rPr>
                  <w:rFonts w:eastAsia="Times New Roman" w:cs="Calibri"/>
                  <w:color w:val="000000"/>
                  <w:sz w:val="16"/>
                  <w:szCs w:val="16"/>
                  <w:lang w:eastAsia="en-AU"/>
                </w:rPr>
                <w:t>EP93S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31" w:author="KIM, Jason" w:date="2019-04-02T13:39:00Z"/>
                <w:rFonts w:eastAsia="Times New Roman" w:cs="Calibri"/>
                <w:color w:val="000000"/>
                <w:sz w:val="16"/>
                <w:szCs w:val="16"/>
                <w:lang w:eastAsia="en-AU"/>
              </w:rPr>
            </w:pPr>
            <w:ins w:id="6232" w:author="KIM, Jason" w:date="2019-04-02T13:39:00Z">
              <w:r w:rsidRPr="005D76C8">
                <w:rPr>
                  <w:rFonts w:eastAsia="Times New Roman" w:cs="Calibri"/>
                  <w:color w:val="000000"/>
                  <w:sz w:val="16"/>
                  <w:szCs w:val="16"/>
                  <w:lang w:eastAsia="en-AU"/>
                </w:rPr>
                <w:t>CP94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33" w:author="KIM, Jason" w:date="2019-04-02T13:39:00Z"/>
                <w:rFonts w:eastAsia="Times New Roman" w:cs="Calibri"/>
                <w:color w:val="000000"/>
                <w:sz w:val="16"/>
                <w:szCs w:val="16"/>
                <w:lang w:eastAsia="en-AU"/>
              </w:rPr>
            </w:pPr>
            <w:ins w:id="6234" w:author="KIM, Jason" w:date="2019-04-02T13:39:00Z">
              <w:r w:rsidRPr="005D76C8">
                <w:rPr>
                  <w:rFonts w:eastAsia="Times New Roman" w:cs="Calibri"/>
                  <w:color w:val="000000"/>
                  <w:sz w:val="16"/>
                  <w:szCs w:val="16"/>
                  <w:lang w:eastAsia="en-AU"/>
                </w:rPr>
                <w:t>DLZ8931 to DLZ8944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35" w:author="KIM, Jason" w:date="2019-04-02T13:39:00Z"/>
                <w:rFonts w:eastAsia="Times New Roman" w:cs="Calibri"/>
                <w:color w:val="000000"/>
                <w:sz w:val="16"/>
                <w:szCs w:val="16"/>
                <w:lang w:eastAsia="en-AU"/>
              </w:rPr>
            </w:pPr>
            <w:ins w:id="6236"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3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38" w:author="KIM, Jason" w:date="2019-04-02T13:39:00Z"/>
                <w:rFonts w:eastAsia="Times New Roman" w:cs="Calibri"/>
                <w:color w:val="000000"/>
                <w:sz w:val="16"/>
                <w:szCs w:val="16"/>
                <w:lang w:eastAsia="en-AU"/>
              </w:rPr>
            </w:pPr>
            <w:ins w:id="6239" w:author="KIM, Jason" w:date="2019-04-02T13:39:00Z">
              <w:r w:rsidRPr="005D76C8">
                <w:rPr>
                  <w:rFonts w:eastAsia="Times New Roman" w:cs="Calibri"/>
                  <w:color w:val="000000"/>
                  <w:sz w:val="16"/>
                  <w:szCs w:val="16"/>
                  <w:lang w:eastAsia="en-AU"/>
                </w:rPr>
                <w:t>ELZ20030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0" w:author="KIM, Jason" w:date="2019-04-02T13:39:00Z"/>
                <w:rFonts w:eastAsia="Times New Roman" w:cs="Calibri"/>
                <w:color w:val="000000"/>
                <w:sz w:val="16"/>
                <w:szCs w:val="16"/>
                <w:lang w:eastAsia="en-AU"/>
              </w:rPr>
            </w:pPr>
            <w:ins w:id="6241" w:author="KIM, Jason" w:date="2019-04-02T13:39:00Z">
              <w:r w:rsidRPr="005D76C8">
                <w:rPr>
                  <w:rFonts w:eastAsia="Times New Roman" w:cs="Calibri"/>
                  <w:color w:val="000000"/>
                  <w:sz w:val="16"/>
                  <w:szCs w:val="16"/>
                  <w:lang w:eastAsia="en-AU"/>
                </w:rPr>
                <w:t>EP05S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2" w:author="KIM, Jason" w:date="2019-04-02T13:39:00Z"/>
                <w:rFonts w:eastAsia="Times New Roman" w:cs="Calibri"/>
                <w:color w:val="000000"/>
                <w:sz w:val="16"/>
                <w:szCs w:val="16"/>
                <w:lang w:eastAsia="en-AU"/>
              </w:rPr>
            </w:pPr>
            <w:ins w:id="624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4" w:author="KIM, Jason" w:date="2019-04-02T13:39:00Z"/>
                <w:rFonts w:eastAsia="Times New Roman" w:cs="Calibri"/>
                <w:color w:val="000000"/>
                <w:sz w:val="16"/>
                <w:szCs w:val="16"/>
                <w:lang w:eastAsia="en-AU"/>
              </w:rPr>
            </w:pPr>
            <w:ins w:id="6245" w:author="KIM, Jason" w:date="2019-04-02T13:39:00Z">
              <w:r w:rsidRPr="005D76C8">
                <w:rPr>
                  <w:rFonts w:eastAsia="Times New Roman" w:cs="Calibri"/>
                  <w:color w:val="000000"/>
                  <w:sz w:val="16"/>
                  <w:szCs w:val="16"/>
                  <w:lang w:eastAsia="en-AU"/>
                </w:rPr>
                <w:t>DLZ2052 to DLZ2052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46" w:author="KIM, Jason" w:date="2019-04-02T13:39:00Z"/>
                <w:rFonts w:eastAsia="Times New Roman" w:cs="Calibri"/>
                <w:color w:val="000000"/>
                <w:sz w:val="16"/>
                <w:szCs w:val="16"/>
                <w:lang w:eastAsia="en-AU"/>
              </w:rPr>
            </w:pPr>
            <w:ins w:id="624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48" w:author="KIM, Jason" w:date="2019-04-02T13:39:00Z"/>
                <w:rFonts w:eastAsia="Times New Roman" w:cs="Calibri"/>
                <w:color w:val="000000"/>
                <w:sz w:val="16"/>
                <w:szCs w:val="16"/>
                <w:lang w:eastAsia="en-AU"/>
              </w:rPr>
            </w:pPr>
            <w:ins w:id="6249" w:author="KIM, Jason" w:date="2019-04-02T13:39:00Z">
              <w:r w:rsidRPr="005D76C8">
                <w:rPr>
                  <w:rFonts w:eastAsia="Times New Roman" w:cs="Calibri"/>
                  <w:color w:val="000000"/>
                  <w:sz w:val="16"/>
                  <w:szCs w:val="16"/>
                  <w:lang w:eastAsia="en-AU"/>
                </w:rPr>
                <w:t>ELZ20172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0" w:author="KIM, Jason" w:date="2019-04-02T13:39:00Z"/>
                <w:rFonts w:eastAsia="Times New Roman" w:cs="Calibri"/>
                <w:color w:val="000000"/>
                <w:sz w:val="16"/>
                <w:szCs w:val="16"/>
                <w:lang w:eastAsia="en-AU"/>
              </w:rPr>
            </w:pPr>
            <w:ins w:id="6251" w:author="KIM, Jason" w:date="2019-04-02T13:39:00Z">
              <w:r w:rsidRPr="005D76C8">
                <w:rPr>
                  <w:rFonts w:eastAsia="Times New Roman" w:cs="Calibri"/>
                  <w:color w:val="000000"/>
                  <w:sz w:val="16"/>
                  <w:szCs w:val="16"/>
                  <w:lang w:eastAsia="en-AU"/>
                </w:rPr>
                <w:t>CP28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2" w:author="KIM, Jason" w:date="2019-04-02T13:39:00Z"/>
                <w:rFonts w:eastAsia="Times New Roman" w:cs="Calibri"/>
                <w:color w:val="000000"/>
                <w:sz w:val="16"/>
                <w:szCs w:val="16"/>
                <w:lang w:eastAsia="en-AU"/>
              </w:rPr>
            </w:pPr>
            <w:ins w:id="6253" w:author="KIM, Jason" w:date="2019-04-02T13:39:00Z">
              <w:r w:rsidRPr="005D76C8">
                <w:rPr>
                  <w:rFonts w:eastAsia="Times New Roman" w:cs="Calibri"/>
                  <w:color w:val="000000"/>
                  <w:sz w:val="16"/>
                  <w:szCs w:val="16"/>
                  <w:lang w:eastAsia="en-AU"/>
                </w:rPr>
                <w:t>CP29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4" w:author="KIM, Jason" w:date="2019-04-02T13:39:00Z"/>
                <w:rFonts w:eastAsia="Times New Roman" w:cs="Calibri"/>
                <w:color w:val="000000"/>
                <w:sz w:val="16"/>
                <w:szCs w:val="16"/>
                <w:lang w:eastAsia="en-AU"/>
              </w:rPr>
            </w:pPr>
            <w:ins w:id="6255" w:author="KIM, Jason" w:date="2019-04-02T13:39:00Z">
              <w:r w:rsidRPr="005D76C8">
                <w:rPr>
                  <w:rFonts w:eastAsia="Times New Roman" w:cs="Calibri"/>
                  <w:color w:val="000000"/>
                  <w:sz w:val="16"/>
                  <w:szCs w:val="16"/>
                  <w:lang w:eastAsia="en-AU"/>
                </w:rPr>
                <w:t>DLZ2284 to DLZ2292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56" w:author="KIM, Jason" w:date="2019-04-02T13:39:00Z"/>
                <w:rFonts w:eastAsia="Times New Roman" w:cs="Calibri"/>
                <w:color w:val="000000"/>
                <w:sz w:val="16"/>
                <w:szCs w:val="16"/>
                <w:lang w:eastAsia="en-AU"/>
              </w:rPr>
            </w:pPr>
            <w:ins w:id="625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58" w:author="KIM, Jason" w:date="2019-04-02T13:39:00Z"/>
                <w:rFonts w:eastAsia="Times New Roman" w:cs="Calibri"/>
                <w:color w:val="000000"/>
                <w:sz w:val="16"/>
                <w:szCs w:val="16"/>
                <w:lang w:eastAsia="en-AU"/>
              </w:rPr>
            </w:pPr>
            <w:ins w:id="6259" w:author="KIM, Jason" w:date="2019-04-02T13:39:00Z">
              <w:r w:rsidRPr="005D76C8">
                <w:rPr>
                  <w:rFonts w:eastAsia="Times New Roman" w:cs="Calibri"/>
                  <w:color w:val="000000"/>
                  <w:sz w:val="16"/>
                  <w:szCs w:val="16"/>
                  <w:lang w:eastAsia="en-AU"/>
                </w:rPr>
                <w:t>ELZ20318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60" w:author="KIM, Jason" w:date="2019-04-02T13:39:00Z"/>
                <w:rFonts w:eastAsia="Times New Roman" w:cs="Calibri"/>
                <w:color w:val="000000"/>
                <w:sz w:val="16"/>
                <w:szCs w:val="16"/>
                <w:lang w:eastAsia="en-AU"/>
              </w:rPr>
            </w:pPr>
            <w:ins w:id="6261" w:author="KIM, Jason" w:date="2019-04-02T13:39:00Z">
              <w:r w:rsidRPr="005D76C8">
                <w:rPr>
                  <w:rFonts w:eastAsia="Times New Roman" w:cs="Calibri"/>
                  <w:color w:val="000000"/>
                  <w:sz w:val="16"/>
                  <w:szCs w:val="16"/>
                  <w:lang w:eastAsia="en-AU"/>
                </w:rPr>
                <w:t>CP94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62" w:author="KIM, Jason" w:date="2019-04-02T13:39:00Z"/>
                <w:rFonts w:eastAsia="Times New Roman" w:cs="Calibri"/>
                <w:color w:val="000000"/>
                <w:sz w:val="16"/>
                <w:szCs w:val="16"/>
                <w:lang w:eastAsia="en-AU"/>
              </w:rPr>
            </w:pPr>
            <w:ins w:id="626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64" w:author="KIM, Jason" w:date="2019-04-02T13:39:00Z"/>
                <w:rFonts w:eastAsia="Times New Roman" w:cs="Calibri"/>
                <w:color w:val="000000"/>
                <w:sz w:val="16"/>
                <w:szCs w:val="16"/>
                <w:lang w:eastAsia="en-AU"/>
              </w:rPr>
            </w:pPr>
            <w:ins w:id="6265" w:author="KIM, Jason" w:date="2019-04-02T13:39:00Z">
              <w:r w:rsidRPr="005D76C8">
                <w:rPr>
                  <w:rFonts w:eastAsia="Times New Roman" w:cs="Calibri"/>
                  <w:color w:val="000000"/>
                  <w:sz w:val="16"/>
                  <w:szCs w:val="16"/>
                  <w:lang w:eastAsia="en-AU"/>
                </w:rPr>
                <w:t>DLZ8943 to DLZ8943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66" w:author="KIM, Jason" w:date="2019-04-02T13:39:00Z"/>
                <w:rFonts w:eastAsia="Times New Roman" w:cs="Calibri"/>
                <w:color w:val="000000"/>
                <w:sz w:val="16"/>
                <w:szCs w:val="16"/>
                <w:lang w:eastAsia="en-AU"/>
              </w:rPr>
            </w:pPr>
            <w:ins w:id="6267"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6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69" w:author="KIM, Jason" w:date="2019-04-02T13:39:00Z"/>
                <w:rFonts w:eastAsia="Times New Roman" w:cs="Calibri"/>
                <w:color w:val="000000"/>
                <w:sz w:val="16"/>
                <w:szCs w:val="16"/>
                <w:lang w:eastAsia="en-AU"/>
              </w:rPr>
            </w:pPr>
            <w:ins w:id="6270" w:author="KIM, Jason" w:date="2019-04-02T13:39:00Z">
              <w:r w:rsidRPr="005D76C8">
                <w:rPr>
                  <w:rFonts w:eastAsia="Times New Roman" w:cs="Calibri"/>
                  <w:color w:val="000000"/>
                  <w:sz w:val="16"/>
                  <w:szCs w:val="16"/>
                  <w:lang w:eastAsia="en-AU"/>
                </w:rPr>
                <w:t>ELZ20032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1" w:author="KIM, Jason" w:date="2019-04-02T13:39:00Z"/>
                <w:rFonts w:eastAsia="Times New Roman" w:cs="Calibri"/>
                <w:color w:val="000000"/>
                <w:sz w:val="16"/>
                <w:szCs w:val="16"/>
                <w:lang w:eastAsia="en-AU"/>
              </w:rPr>
            </w:pPr>
            <w:ins w:id="6272" w:author="KIM, Jason" w:date="2019-04-02T13:39:00Z">
              <w:r w:rsidRPr="005D76C8">
                <w:rPr>
                  <w:rFonts w:eastAsia="Times New Roman" w:cs="Calibri"/>
                  <w:color w:val="000000"/>
                  <w:sz w:val="16"/>
                  <w:szCs w:val="16"/>
                  <w:lang w:eastAsia="en-AU"/>
                </w:rPr>
                <w:t>EP05S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3" w:author="KIM, Jason" w:date="2019-04-02T13:39:00Z"/>
                <w:rFonts w:eastAsia="Times New Roman" w:cs="Calibri"/>
                <w:color w:val="000000"/>
                <w:sz w:val="16"/>
                <w:szCs w:val="16"/>
                <w:lang w:eastAsia="en-AU"/>
              </w:rPr>
            </w:pPr>
            <w:ins w:id="6274" w:author="KIM, Jason" w:date="2019-04-02T13:39:00Z">
              <w:r w:rsidRPr="005D76C8">
                <w:rPr>
                  <w:rFonts w:eastAsia="Times New Roman" w:cs="Calibri"/>
                  <w:color w:val="000000"/>
                  <w:sz w:val="16"/>
                  <w:szCs w:val="16"/>
                  <w:lang w:eastAsia="en-AU"/>
                </w:rPr>
                <w:t>CP06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5" w:author="KIM, Jason" w:date="2019-04-02T13:39:00Z"/>
                <w:rFonts w:eastAsia="Times New Roman" w:cs="Calibri"/>
                <w:color w:val="000000"/>
                <w:sz w:val="16"/>
                <w:szCs w:val="16"/>
                <w:lang w:eastAsia="en-AU"/>
              </w:rPr>
            </w:pPr>
            <w:ins w:id="6276" w:author="KIM, Jason" w:date="2019-04-02T13:39:00Z">
              <w:r w:rsidRPr="005D76C8">
                <w:rPr>
                  <w:rFonts w:eastAsia="Times New Roman" w:cs="Calibri"/>
                  <w:color w:val="000000"/>
                  <w:sz w:val="16"/>
                  <w:szCs w:val="16"/>
                  <w:lang w:eastAsia="en-AU"/>
                </w:rPr>
                <w:t>DLZ2053 to DLZ2061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77" w:author="KIM, Jason" w:date="2019-04-02T13:39:00Z"/>
                <w:rFonts w:eastAsia="Times New Roman" w:cs="Calibri"/>
                <w:color w:val="000000"/>
                <w:sz w:val="16"/>
                <w:szCs w:val="16"/>
                <w:lang w:eastAsia="en-AU"/>
              </w:rPr>
            </w:pPr>
            <w:ins w:id="627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79" w:author="KIM, Jason" w:date="2019-04-02T13:39:00Z"/>
                <w:rFonts w:eastAsia="Times New Roman" w:cs="Calibri"/>
                <w:color w:val="000000"/>
                <w:sz w:val="16"/>
                <w:szCs w:val="16"/>
                <w:lang w:eastAsia="en-AU"/>
              </w:rPr>
            </w:pPr>
            <w:ins w:id="6280" w:author="KIM, Jason" w:date="2019-04-02T13:39:00Z">
              <w:r w:rsidRPr="005D76C8">
                <w:rPr>
                  <w:rFonts w:eastAsia="Times New Roman" w:cs="Calibri"/>
                  <w:color w:val="000000"/>
                  <w:sz w:val="16"/>
                  <w:szCs w:val="16"/>
                  <w:lang w:eastAsia="en-AU"/>
                </w:rPr>
                <w:t>ELZ20174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1" w:author="KIM, Jason" w:date="2019-04-02T13:39:00Z"/>
                <w:rFonts w:eastAsia="Times New Roman" w:cs="Calibri"/>
                <w:color w:val="000000"/>
                <w:sz w:val="16"/>
                <w:szCs w:val="16"/>
                <w:lang w:eastAsia="en-AU"/>
              </w:rPr>
            </w:pPr>
            <w:ins w:id="6282" w:author="KIM, Jason" w:date="2019-04-02T13:39:00Z">
              <w:r w:rsidRPr="005D76C8">
                <w:rPr>
                  <w:rFonts w:eastAsia="Times New Roman" w:cs="Calibri"/>
                  <w:color w:val="000000"/>
                  <w:sz w:val="16"/>
                  <w:szCs w:val="16"/>
                  <w:lang w:eastAsia="en-AU"/>
                </w:rPr>
                <w:t>CP29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3" w:author="KIM, Jason" w:date="2019-04-02T13:39:00Z"/>
                <w:rFonts w:eastAsia="Times New Roman" w:cs="Calibri"/>
                <w:color w:val="000000"/>
                <w:sz w:val="16"/>
                <w:szCs w:val="16"/>
                <w:lang w:eastAsia="en-AU"/>
              </w:rPr>
            </w:pPr>
            <w:ins w:id="628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5" w:author="KIM, Jason" w:date="2019-04-02T13:39:00Z"/>
                <w:rFonts w:eastAsia="Times New Roman" w:cs="Calibri"/>
                <w:color w:val="000000"/>
                <w:sz w:val="16"/>
                <w:szCs w:val="16"/>
                <w:lang w:eastAsia="en-AU"/>
              </w:rPr>
            </w:pPr>
            <w:ins w:id="6286" w:author="KIM, Jason" w:date="2019-04-02T13:39:00Z">
              <w:r w:rsidRPr="005D76C8">
                <w:rPr>
                  <w:rFonts w:eastAsia="Times New Roman" w:cs="Calibri"/>
                  <w:color w:val="000000"/>
                  <w:sz w:val="16"/>
                  <w:szCs w:val="16"/>
                  <w:lang w:eastAsia="en-AU"/>
                </w:rPr>
                <w:t>DLZ2293 to DLZ2293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87" w:author="KIM, Jason" w:date="2019-04-02T13:39:00Z"/>
                <w:rFonts w:eastAsia="Times New Roman" w:cs="Calibri"/>
                <w:color w:val="000000"/>
                <w:sz w:val="16"/>
                <w:szCs w:val="16"/>
                <w:lang w:eastAsia="en-AU"/>
              </w:rPr>
            </w:pPr>
            <w:ins w:id="628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89" w:author="KIM, Jason" w:date="2019-04-02T13:39:00Z"/>
                <w:rFonts w:eastAsia="Times New Roman" w:cs="Calibri"/>
                <w:color w:val="000000"/>
                <w:sz w:val="16"/>
                <w:szCs w:val="16"/>
                <w:lang w:eastAsia="en-AU"/>
              </w:rPr>
            </w:pPr>
            <w:ins w:id="6290" w:author="KIM, Jason" w:date="2019-04-02T13:39:00Z">
              <w:r w:rsidRPr="005D76C8">
                <w:rPr>
                  <w:rFonts w:eastAsia="Times New Roman" w:cs="Calibri"/>
                  <w:color w:val="000000"/>
                  <w:sz w:val="16"/>
                  <w:szCs w:val="16"/>
                  <w:lang w:eastAsia="en-AU"/>
                </w:rPr>
                <w:t>ELZ20320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1" w:author="KIM, Jason" w:date="2019-04-02T13:39:00Z"/>
                <w:rFonts w:eastAsia="Times New Roman" w:cs="Calibri"/>
                <w:color w:val="000000"/>
                <w:sz w:val="16"/>
                <w:szCs w:val="16"/>
                <w:lang w:eastAsia="en-AU"/>
              </w:rPr>
            </w:pPr>
            <w:ins w:id="6292" w:author="KIM, Jason" w:date="2019-04-02T13:39:00Z">
              <w:r w:rsidRPr="005D76C8">
                <w:rPr>
                  <w:rFonts w:eastAsia="Times New Roman" w:cs="Calibri"/>
                  <w:color w:val="000000"/>
                  <w:sz w:val="16"/>
                  <w:szCs w:val="16"/>
                  <w:lang w:eastAsia="en-AU"/>
                </w:rPr>
                <w:t>CP94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3" w:author="KIM, Jason" w:date="2019-04-02T13:39:00Z"/>
                <w:rFonts w:eastAsia="Times New Roman" w:cs="Calibri"/>
                <w:color w:val="000000"/>
                <w:sz w:val="16"/>
                <w:szCs w:val="16"/>
                <w:lang w:eastAsia="en-AU"/>
              </w:rPr>
            </w:pPr>
            <w:ins w:id="6294" w:author="KIM, Jason" w:date="2019-04-02T13:39:00Z">
              <w:r w:rsidRPr="005D76C8">
                <w:rPr>
                  <w:rFonts w:eastAsia="Times New Roman" w:cs="Calibri"/>
                  <w:color w:val="000000"/>
                  <w:sz w:val="16"/>
                  <w:szCs w:val="16"/>
                  <w:lang w:eastAsia="en-AU"/>
                </w:rPr>
                <w:t>CP95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5" w:author="KIM, Jason" w:date="2019-04-02T13:39:00Z"/>
                <w:rFonts w:eastAsia="Times New Roman" w:cs="Calibri"/>
                <w:color w:val="000000"/>
                <w:sz w:val="16"/>
                <w:szCs w:val="16"/>
                <w:lang w:eastAsia="en-AU"/>
              </w:rPr>
            </w:pPr>
            <w:ins w:id="6296" w:author="KIM, Jason" w:date="2019-04-02T13:39:00Z">
              <w:r w:rsidRPr="005D76C8">
                <w:rPr>
                  <w:rFonts w:eastAsia="Times New Roman" w:cs="Calibri"/>
                  <w:color w:val="000000"/>
                  <w:sz w:val="16"/>
                  <w:szCs w:val="16"/>
                  <w:lang w:eastAsia="en-AU"/>
                </w:rPr>
                <w:t>DLZ8941 to DLZ8954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97" w:author="KIM, Jason" w:date="2019-04-02T13:39:00Z"/>
                <w:rFonts w:eastAsia="Times New Roman" w:cs="Calibri"/>
                <w:color w:val="000000"/>
                <w:sz w:val="16"/>
                <w:szCs w:val="16"/>
                <w:lang w:eastAsia="en-AU"/>
              </w:rPr>
            </w:pPr>
            <w:ins w:id="6298"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9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00" w:author="KIM, Jason" w:date="2019-04-02T13:39:00Z"/>
                <w:rFonts w:eastAsia="Times New Roman" w:cs="Calibri"/>
                <w:color w:val="000000"/>
                <w:sz w:val="16"/>
                <w:szCs w:val="16"/>
                <w:lang w:eastAsia="en-AU"/>
              </w:rPr>
            </w:pPr>
            <w:ins w:id="6301" w:author="KIM, Jason" w:date="2019-04-02T13:39:00Z">
              <w:r w:rsidRPr="005D76C8">
                <w:rPr>
                  <w:rFonts w:eastAsia="Times New Roman" w:cs="Calibri"/>
                  <w:color w:val="000000"/>
                  <w:sz w:val="16"/>
                  <w:szCs w:val="16"/>
                  <w:lang w:eastAsia="en-AU"/>
                </w:rPr>
                <w:t>ELZ20034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2" w:author="KIM, Jason" w:date="2019-04-02T13:39:00Z"/>
                <w:rFonts w:eastAsia="Times New Roman" w:cs="Calibri"/>
                <w:color w:val="000000"/>
                <w:sz w:val="16"/>
                <w:szCs w:val="16"/>
                <w:lang w:eastAsia="en-AU"/>
              </w:rPr>
            </w:pPr>
            <w:ins w:id="6303" w:author="KIM, Jason" w:date="2019-04-02T13:39:00Z">
              <w:r w:rsidRPr="005D76C8">
                <w:rPr>
                  <w:rFonts w:eastAsia="Times New Roman" w:cs="Calibri"/>
                  <w:color w:val="000000"/>
                  <w:sz w:val="16"/>
                  <w:szCs w:val="16"/>
                  <w:lang w:eastAsia="en-AU"/>
                </w:rPr>
                <w:t>CP06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4" w:author="KIM, Jason" w:date="2019-04-02T13:39:00Z"/>
                <w:rFonts w:eastAsia="Times New Roman" w:cs="Calibri"/>
                <w:color w:val="000000"/>
                <w:sz w:val="16"/>
                <w:szCs w:val="16"/>
                <w:lang w:eastAsia="en-AU"/>
              </w:rPr>
            </w:pPr>
            <w:ins w:id="630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6" w:author="KIM, Jason" w:date="2019-04-02T13:39:00Z"/>
                <w:rFonts w:eastAsia="Times New Roman" w:cs="Calibri"/>
                <w:color w:val="000000"/>
                <w:sz w:val="16"/>
                <w:szCs w:val="16"/>
                <w:lang w:eastAsia="en-AU"/>
              </w:rPr>
            </w:pPr>
            <w:ins w:id="6307" w:author="KIM, Jason" w:date="2019-04-02T13:39:00Z">
              <w:r w:rsidRPr="005D76C8">
                <w:rPr>
                  <w:rFonts w:eastAsia="Times New Roman" w:cs="Calibri"/>
                  <w:color w:val="000000"/>
                  <w:sz w:val="16"/>
                  <w:szCs w:val="16"/>
                  <w:lang w:eastAsia="en-AU"/>
                </w:rPr>
                <w:t>DLZ2062 to DLZ2062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08" w:author="KIM, Jason" w:date="2019-04-02T13:39:00Z"/>
                <w:rFonts w:eastAsia="Times New Roman" w:cs="Calibri"/>
                <w:color w:val="000000"/>
                <w:sz w:val="16"/>
                <w:szCs w:val="16"/>
                <w:lang w:eastAsia="en-AU"/>
              </w:rPr>
            </w:pPr>
            <w:ins w:id="630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10" w:author="KIM, Jason" w:date="2019-04-02T13:39:00Z"/>
                <w:rFonts w:eastAsia="Times New Roman" w:cs="Calibri"/>
                <w:color w:val="000000"/>
                <w:sz w:val="16"/>
                <w:szCs w:val="16"/>
                <w:lang w:eastAsia="en-AU"/>
              </w:rPr>
            </w:pPr>
            <w:ins w:id="6311" w:author="KIM, Jason" w:date="2019-04-02T13:39:00Z">
              <w:r w:rsidRPr="005D76C8">
                <w:rPr>
                  <w:rFonts w:eastAsia="Times New Roman" w:cs="Calibri"/>
                  <w:color w:val="000000"/>
                  <w:sz w:val="16"/>
                  <w:szCs w:val="16"/>
                  <w:lang w:eastAsia="en-AU"/>
                </w:rPr>
                <w:t>ELZ20176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2" w:author="KIM, Jason" w:date="2019-04-02T13:39:00Z"/>
                <w:rFonts w:eastAsia="Times New Roman" w:cs="Calibri"/>
                <w:color w:val="000000"/>
                <w:sz w:val="16"/>
                <w:szCs w:val="16"/>
                <w:lang w:eastAsia="en-AU"/>
              </w:rPr>
            </w:pPr>
            <w:ins w:id="6313" w:author="KIM, Jason" w:date="2019-04-02T13:39:00Z">
              <w:r w:rsidRPr="005D76C8">
                <w:rPr>
                  <w:rFonts w:eastAsia="Times New Roman" w:cs="Calibri"/>
                  <w:color w:val="000000"/>
                  <w:sz w:val="16"/>
                  <w:szCs w:val="16"/>
                  <w:lang w:eastAsia="en-AU"/>
                </w:rPr>
                <w:t>CP29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4" w:author="KIM, Jason" w:date="2019-04-02T13:39:00Z"/>
                <w:rFonts w:eastAsia="Times New Roman" w:cs="Calibri"/>
                <w:color w:val="000000"/>
                <w:sz w:val="16"/>
                <w:szCs w:val="16"/>
                <w:lang w:eastAsia="en-AU"/>
              </w:rPr>
            </w:pPr>
            <w:ins w:id="6315" w:author="KIM, Jason" w:date="2019-04-02T13:39:00Z">
              <w:r w:rsidRPr="005D76C8">
                <w:rPr>
                  <w:rFonts w:eastAsia="Times New Roman" w:cs="Calibri"/>
                  <w:color w:val="000000"/>
                  <w:sz w:val="16"/>
                  <w:szCs w:val="16"/>
                  <w:lang w:eastAsia="en-AU"/>
                </w:rPr>
                <w:t>CP30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6" w:author="KIM, Jason" w:date="2019-04-02T13:39:00Z"/>
                <w:rFonts w:eastAsia="Times New Roman" w:cs="Calibri"/>
                <w:color w:val="000000"/>
                <w:sz w:val="16"/>
                <w:szCs w:val="16"/>
                <w:lang w:eastAsia="en-AU"/>
              </w:rPr>
            </w:pPr>
            <w:ins w:id="6317" w:author="KIM, Jason" w:date="2019-04-02T13:39:00Z">
              <w:r w:rsidRPr="005D76C8">
                <w:rPr>
                  <w:rFonts w:eastAsia="Times New Roman" w:cs="Calibri"/>
                  <w:color w:val="000000"/>
                  <w:sz w:val="16"/>
                  <w:szCs w:val="16"/>
                  <w:lang w:eastAsia="en-AU"/>
                </w:rPr>
                <w:t>DLZ2294 to DLZ2302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18" w:author="KIM, Jason" w:date="2019-04-02T13:39:00Z"/>
                <w:rFonts w:eastAsia="Times New Roman" w:cs="Calibri"/>
                <w:color w:val="000000"/>
                <w:sz w:val="16"/>
                <w:szCs w:val="16"/>
                <w:lang w:eastAsia="en-AU"/>
              </w:rPr>
            </w:pPr>
            <w:ins w:id="631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20" w:author="KIM, Jason" w:date="2019-04-02T13:39:00Z"/>
                <w:rFonts w:eastAsia="Times New Roman" w:cs="Calibri"/>
                <w:color w:val="000000"/>
                <w:sz w:val="16"/>
                <w:szCs w:val="16"/>
                <w:lang w:eastAsia="en-AU"/>
              </w:rPr>
            </w:pPr>
            <w:ins w:id="6321" w:author="KIM, Jason" w:date="2019-04-02T13:39:00Z">
              <w:r w:rsidRPr="005D76C8">
                <w:rPr>
                  <w:rFonts w:eastAsia="Times New Roman" w:cs="Calibri"/>
                  <w:color w:val="000000"/>
                  <w:sz w:val="16"/>
                  <w:szCs w:val="16"/>
                  <w:lang w:eastAsia="en-AU"/>
                </w:rPr>
                <w:t>ELZ20322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22" w:author="KIM, Jason" w:date="2019-04-02T13:39:00Z"/>
                <w:rFonts w:eastAsia="Times New Roman" w:cs="Calibri"/>
                <w:color w:val="000000"/>
                <w:sz w:val="16"/>
                <w:szCs w:val="16"/>
                <w:lang w:eastAsia="en-AU"/>
              </w:rPr>
            </w:pPr>
            <w:ins w:id="6323" w:author="KIM, Jason" w:date="2019-04-02T13:39:00Z">
              <w:r w:rsidRPr="005D76C8">
                <w:rPr>
                  <w:rFonts w:eastAsia="Times New Roman" w:cs="Calibri"/>
                  <w:color w:val="000000"/>
                  <w:sz w:val="16"/>
                  <w:szCs w:val="16"/>
                  <w:lang w:eastAsia="en-AU"/>
                </w:rPr>
                <w:t>CP95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24" w:author="KIM, Jason" w:date="2019-04-02T13:39:00Z"/>
                <w:rFonts w:eastAsia="Times New Roman" w:cs="Calibri"/>
                <w:color w:val="000000"/>
                <w:sz w:val="16"/>
                <w:szCs w:val="16"/>
                <w:lang w:eastAsia="en-AU"/>
              </w:rPr>
            </w:pPr>
            <w:ins w:id="632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26" w:author="KIM, Jason" w:date="2019-04-02T13:39:00Z"/>
                <w:rFonts w:eastAsia="Times New Roman" w:cs="Calibri"/>
                <w:color w:val="000000"/>
                <w:sz w:val="16"/>
                <w:szCs w:val="16"/>
                <w:lang w:eastAsia="en-AU"/>
              </w:rPr>
            </w:pPr>
            <w:ins w:id="6327" w:author="KIM, Jason" w:date="2019-04-02T13:39:00Z">
              <w:r w:rsidRPr="005D76C8">
                <w:rPr>
                  <w:rFonts w:eastAsia="Times New Roman" w:cs="Calibri"/>
                  <w:color w:val="000000"/>
                  <w:sz w:val="16"/>
                  <w:szCs w:val="16"/>
                  <w:lang w:eastAsia="en-AU"/>
                </w:rPr>
                <w:t>DLZ8953 to DLZ8953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28" w:author="KIM, Jason" w:date="2019-04-02T13:39:00Z"/>
                <w:rFonts w:eastAsia="Times New Roman" w:cs="Calibri"/>
                <w:color w:val="000000"/>
                <w:sz w:val="16"/>
                <w:szCs w:val="16"/>
                <w:lang w:eastAsia="en-AU"/>
              </w:rPr>
            </w:pPr>
            <w:ins w:id="6329"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3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31" w:author="KIM, Jason" w:date="2019-04-02T13:39:00Z"/>
                <w:rFonts w:eastAsia="Times New Roman" w:cs="Calibri"/>
                <w:color w:val="000000"/>
                <w:sz w:val="16"/>
                <w:szCs w:val="16"/>
                <w:lang w:eastAsia="en-AU"/>
              </w:rPr>
            </w:pPr>
            <w:ins w:id="6332" w:author="KIM, Jason" w:date="2019-04-02T13:39:00Z">
              <w:r w:rsidRPr="005D76C8">
                <w:rPr>
                  <w:rFonts w:eastAsia="Times New Roman" w:cs="Calibri"/>
                  <w:color w:val="000000"/>
                  <w:sz w:val="16"/>
                  <w:szCs w:val="16"/>
                  <w:lang w:eastAsia="en-AU"/>
                </w:rPr>
                <w:t>ELZ20036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3" w:author="KIM, Jason" w:date="2019-04-02T13:39:00Z"/>
                <w:rFonts w:eastAsia="Times New Roman" w:cs="Calibri"/>
                <w:color w:val="000000"/>
                <w:sz w:val="16"/>
                <w:szCs w:val="16"/>
                <w:lang w:eastAsia="en-AU"/>
              </w:rPr>
            </w:pPr>
            <w:ins w:id="6334" w:author="KIM, Jason" w:date="2019-04-02T13:39:00Z">
              <w:r w:rsidRPr="005D76C8">
                <w:rPr>
                  <w:rFonts w:eastAsia="Times New Roman" w:cs="Calibri"/>
                  <w:color w:val="000000"/>
                  <w:sz w:val="16"/>
                  <w:szCs w:val="16"/>
                  <w:lang w:eastAsia="en-AU"/>
                </w:rPr>
                <w:t>CP06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5" w:author="KIM, Jason" w:date="2019-04-02T13:39:00Z"/>
                <w:rFonts w:eastAsia="Times New Roman" w:cs="Calibri"/>
                <w:color w:val="000000"/>
                <w:sz w:val="16"/>
                <w:szCs w:val="16"/>
                <w:lang w:eastAsia="en-AU"/>
              </w:rPr>
            </w:pPr>
            <w:ins w:id="6336" w:author="KIM, Jason" w:date="2019-04-02T13:39:00Z">
              <w:r w:rsidRPr="005D76C8">
                <w:rPr>
                  <w:rFonts w:eastAsia="Times New Roman" w:cs="Calibri"/>
                  <w:color w:val="000000"/>
                  <w:sz w:val="16"/>
                  <w:szCs w:val="16"/>
                  <w:lang w:eastAsia="en-AU"/>
                </w:rPr>
                <w:t>CP07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7" w:author="KIM, Jason" w:date="2019-04-02T13:39:00Z"/>
                <w:rFonts w:eastAsia="Times New Roman" w:cs="Calibri"/>
                <w:color w:val="000000"/>
                <w:sz w:val="16"/>
                <w:szCs w:val="16"/>
                <w:lang w:eastAsia="en-AU"/>
              </w:rPr>
            </w:pPr>
            <w:ins w:id="6338" w:author="KIM, Jason" w:date="2019-04-02T13:39:00Z">
              <w:r w:rsidRPr="005D76C8">
                <w:rPr>
                  <w:rFonts w:eastAsia="Times New Roman" w:cs="Calibri"/>
                  <w:color w:val="000000"/>
                  <w:sz w:val="16"/>
                  <w:szCs w:val="16"/>
                  <w:lang w:eastAsia="en-AU"/>
                </w:rPr>
                <w:t>DLZ2063 to DLZ2071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39" w:author="KIM, Jason" w:date="2019-04-02T13:39:00Z"/>
                <w:rFonts w:eastAsia="Times New Roman" w:cs="Calibri"/>
                <w:color w:val="000000"/>
                <w:sz w:val="16"/>
                <w:szCs w:val="16"/>
                <w:lang w:eastAsia="en-AU"/>
              </w:rPr>
            </w:pPr>
            <w:ins w:id="634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41" w:author="KIM, Jason" w:date="2019-04-02T13:39:00Z"/>
                <w:rFonts w:eastAsia="Times New Roman" w:cs="Calibri"/>
                <w:color w:val="000000"/>
                <w:sz w:val="16"/>
                <w:szCs w:val="16"/>
                <w:lang w:eastAsia="en-AU"/>
              </w:rPr>
            </w:pPr>
            <w:ins w:id="6342" w:author="KIM, Jason" w:date="2019-04-02T13:39:00Z">
              <w:r w:rsidRPr="005D76C8">
                <w:rPr>
                  <w:rFonts w:eastAsia="Times New Roman" w:cs="Calibri"/>
                  <w:color w:val="000000"/>
                  <w:sz w:val="16"/>
                  <w:szCs w:val="16"/>
                  <w:lang w:eastAsia="en-AU"/>
                </w:rPr>
                <w:t>ELZ20178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3" w:author="KIM, Jason" w:date="2019-04-02T13:39:00Z"/>
                <w:rFonts w:eastAsia="Times New Roman" w:cs="Calibri"/>
                <w:color w:val="000000"/>
                <w:sz w:val="16"/>
                <w:szCs w:val="16"/>
                <w:lang w:eastAsia="en-AU"/>
              </w:rPr>
            </w:pPr>
            <w:ins w:id="6344" w:author="KIM, Jason" w:date="2019-04-02T13:39:00Z">
              <w:r w:rsidRPr="005D76C8">
                <w:rPr>
                  <w:rFonts w:eastAsia="Times New Roman" w:cs="Calibri"/>
                  <w:color w:val="000000"/>
                  <w:sz w:val="16"/>
                  <w:szCs w:val="16"/>
                  <w:lang w:eastAsia="en-AU"/>
                </w:rPr>
                <w:t>CP30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5" w:author="KIM, Jason" w:date="2019-04-02T13:39:00Z"/>
                <w:rFonts w:eastAsia="Times New Roman" w:cs="Calibri"/>
                <w:color w:val="000000"/>
                <w:sz w:val="16"/>
                <w:szCs w:val="16"/>
                <w:lang w:eastAsia="en-AU"/>
              </w:rPr>
            </w:pPr>
            <w:ins w:id="634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7" w:author="KIM, Jason" w:date="2019-04-02T13:39:00Z"/>
                <w:rFonts w:eastAsia="Times New Roman" w:cs="Calibri"/>
                <w:color w:val="000000"/>
                <w:sz w:val="16"/>
                <w:szCs w:val="16"/>
                <w:lang w:eastAsia="en-AU"/>
              </w:rPr>
            </w:pPr>
            <w:ins w:id="6348" w:author="KIM, Jason" w:date="2019-04-02T13:39:00Z">
              <w:r w:rsidRPr="005D76C8">
                <w:rPr>
                  <w:rFonts w:eastAsia="Times New Roman" w:cs="Calibri"/>
                  <w:color w:val="000000"/>
                  <w:sz w:val="16"/>
                  <w:szCs w:val="16"/>
                  <w:lang w:eastAsia="en-AU"/>
                </w:rPr>
                <w:t>DLZ2303 to DLZ2303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49" w:author="KIM, Jason" w:date="2019-04-02T13:39:00Z"/>
                <w:rFonts w:eastAsia="Times New Roman" w:cs="Calibri"/>
                <w:color w:val="000000"/>
                <w:sz w:val="16"/>
                <w:szCs w:val="16"/>
                <w:lang w:eastAsia="en-AU"/>
              </w:rPr>
            </w:pPr>
            <w:ins w:id="635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51" w:author="KIM, Jason" w:date="2019-04-02T13:39:00Z"/>
                <w:rFonts w:eastAsia="Times New Roman" w:cs="Calibri"/>
                <w:color w:val="000000"/>
                <w:sz w:val="16"/>
                <w:szCs w:val="16"/>
                <w:lang w:eastAsia="en-AU"/>
              </w:rPr>
            </w:pPr>
            <w:ins w:id="6352" w:author="KIM, Jason" w:date="2019-04-02T13:39:00Z">
              <w:r w:rsidRPr="005D76C8">
                <w:rPr>
                  <w:rFonts w:eastAsia="Times New Roman" w:cs="Calibri"/>
                  <w:color w:val="000000"/>
                  <w:sz w:val="16"/>
                  <w:szCs w:val="16"/>
                  <w:lang w:eastAsia="en-AU"/>
                </w:rPr>
                <w:t>ELZ20324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3" w:author="KIM, Jason" w:date="2019-04-02T13:39:00Z"/>
                <w:rFonts w:eastAsia="Times New Roman" w:cs="Calibri"/>
                <w:color w:val="000000"/>
                <w:sz w:val="16"/>
                <w:szCs w:val="16"/>
                <w:lang w:eastAsia="en-AU"/>
              </w:rPr>
            </w:pPr>
            <w:ins w:id="6354" w:author="KIM, Jason" w:date="2019-04-02T13:39:00Z">
              <w:r w:rsidRPr="005D76C8">
                <w:rPr>
                  <w:rFonts w:eastAsia="Times New Roman" w:cs="Calibri"/>
                  <w:color w:val="000000"/>
                  <w:sz w:val="16"/>
                  <w:szCs w:val="16"/>
                  <w:lang w:eastAsia="en-AU"/>
                </w:rPr>
                <w:t>CP95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5" w:author="KIM, Jason" w:date="2019-04-02T13:39:00Z"/>
                <w:rFonts w:eastAsia="Times New Roman" w:cs="Calibri"/>
                <w:color w:val="000000"/>
                <w:sz w:val="16"/>
                <w:szCs w:val="16"/>
                <w:lang w:eastAsia="en-AU"/>
              </w:rPr>
            </w:pPr>
            <w:ins w:id="6356" w:author="KIM, Jason" w:date="2019-04-02T13:39:00Z">
              <w:r w:rsidRPr="005D76C8">
                <w:rPr>
                  <w:rFonts w:eastAsia="Times New Roman" w:cs="Calibri"/>
                  <w:color w:val="000000"/>
                  <w:sz w:val="16"/>
                  <w:szCs w:val="16"/>
                  <w:lang w:eastAsia="en-AU"/>
                </w:rPr>
                <w:t>CP96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7" w:author="KIM, Jason" w:date="2019-04-02T13:39:00Z"/>
                <w:rFonts w:eastAsia="Times New Roman" w:cs="Calibri"/>
                <w:color w:val="000000"/>
                <w:sz w:val="16"/>
                <w:szCs w:val="16"/>
                <w:lang w:eastAsia="en-AU"/>
              </w:rPr>
            </w:pPr>
            <w:ins w:id="6358" w:author="KIM, Jason" w:date="2019-04-02T13:39:00Z">
              <w:r w:rsidRPr="005D76C8">
                <w:rPr>
                  <w:rFonts w:eastAsia="Times New Roman" w:cs="Calibri"/>
                  <w:color w:val="000000"/>
                  <w:sz w:val="16"/>
                  <w:szCs w:val="16"/>
                  <w:lang w:eastAsia="en-AU"/>
                </w:rPr>
                <w:t>DLZ8951 to DLZ8963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59" w:author="KIM, Jason" w:date="2019-04-02T13:39:00Z"/>
                <w:rFonts w:eastAsia="Times New Roman" w:cs="Calibri"/>
                <w:color w:val="000000"/>
                <w:sz w:val="16"/>
                <w:szCs w:val="16"/>
                <w:lang w:eastAsia="en-AU"/>
              </w:rPr>
            </w:pPr>
            <w:ins w:id="6360"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6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62" w:author="KIM, Jason" w:date="2019-04-02T13:39:00Z"/>
                <w:rFonts w:eastAsia="Times New Roman" w:cs="Calibri"/>
                <w:color w:val="000000"/>
                <w:sz w:val="16"/>
                <w:szCs w:val="16"/>
                <w:lang w:eastAsia="en-AU"/>
              </w:rPr>
            </w:pPr>
            <w:ins w:id="6363" w:author="KIM, Jason" w:date="2019-04-02T13:39:00Z">
              <w:r w:rsidRPr="005D76C8">
                <w:rPr>
                  <w:rFonts w:eastAsia="Times New Roman" w:cs="Calibri"/>
                  <w:color w:val="000000"/>
                  <w:sz w:val="16"/>
                  <w:szCs w:val="16"/>
                  <w:lang w:eastAsia="en-AU"/>
                </w:rPr>
                <w:t>ELZ20038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4" w:author="KIM, Jason" w:date="2019-04-02T13:39:00Z"/>
                <w:rFonts w:eastAsia="Times New Roman" w:cs="Calibri"/>
                <w:color w:val="000000"/>
                <w:sz w:val="16"/>
                <w:szCs w:val="16"/>
                <w:lang w:eastAsia="en-AU"/>
              </w:rPr>
            </w:pPr>
            <w:ins w:id="6365" w:author="KIM, Jason" w:date="2019-04-02T13:39:00Z">
              <w:r w:rsidRPr="005D76C8">
                <w:rPr>
                  <w:rFonts w:eastAsia="Times New Roman" w:cs="Calibri"/>
                  <w:color w:val="000000"/>
                  <w:sz w:val="16"/>
                  <w:szCs w:val="16"/>
                  <w:lang w:eastAsia="en-AU"/>
                </w:rPr>
                <w:t>CP07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6" w:author="KIM, Jason" w:date="2019-04-02T13:39:00Z"/>
                <w:rFonts w:eastAsia="Times New Roman" w:cs="Calibri"/>
                <w:color w:val="000000"/>
                <w:sz w:val="16"/>
                <w:szCs w:val="16"/>
                <w:lang w:eastAsia="en-AU"/>
              </w:rPr>
            </w:pPr>
            <w:ins w:id="636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8" w:author="KIM, Jason" w:date="2019-04-02T13:39:00Z"/>
                <w:rFonts w:eastAsia="Times New Roman" w:cs="Calibri"/>
                <w:color w:val="000000"/>
                <w:sz w:val="16"/>
                <w:szCs w:val="16"/>
                <w:lang w:eastAsia="en-AU"/>
              </w:rPr>
            </w:pPr>
            <w:ins w:id="6369" w:author="KIM, Jason" w:date="2019-04-02T13:39:00Z">
              <w:r w:rsidRPr="005D76C8">
                <w:rPr>
                  <w:rFonts w:eastAsia="Times New Roman" w:cs="Calibri"/>
                  <w:color w:val="000000"/>
                  <w:sz w:val="16"/>
                  <w:szCs w:val="16"/>
                  <w:lang w:eastAsia="en-AU"/>
                </w:rPr>
                <w:t>DLZ2072 to DLZ2072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70" w:author="KIM, Jason" w:date="2019-04-02T13:39:00Z"/>
                <w:rFonts w:eastAsia="Times New Roman" w:cs="Calibri"/>
                <w:color w:val="000000"/>
                <w:sz w:val="16"/>
                <w:szCs w:val="16"/>
                <w:lang w:eastAsia="en-AU"/>
              </w:rPr>
            </w:pPr>
            <w:ins w:id="637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72" w:author="KIM, Jason" w:date="2019-04-02T13:39:00Z"/>
                <w:rFonts w:eastAsia="Times New Roman" w:cs="Calibri"/>
                <w:color w:val="000000"/>
                <w:sz w:val="16"/>
                <w:szCs w:val="16"/>
                <w:lang w:eastAsia="en-AU"/>
              </w:rPr>
            </w:pPr>
            <w:ins w:id="6373" w:author="KIM, Jason" w:date="2019-04-02T13:39:00Z">
              <w:r w:rsidRPr="005D76C8">
                <w:rPr>
                  <w:rFonts w:eastAsia="Times New Roman" w:cs="Calibri"/>
                  <w:color w:val="000000"/>
                  <w:sz w:val="16"/>
                  <w:szCs w:val="16"/>
                  <w:lang w:eastAsia="en-AU"/>
                </w:rPr>
                <w:t>ELZ20180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4" w:author="KIM, Jason" w:date="2019-04-02T13:39:00Z"/>
                <w:rFonts w:eastAsia="Times New Roman" w:cs="Calibri"/>
                <w:color w:val="000000"/>
                <w:sz w:val="16"/>
                <w:szCs w:val="16"/>
                <w:lang w:eastAsia="en-AU"/>
              </w:rPr>
            </w:pPr>
            <w:ins w:id="6375" w:author="KIM, Jason" w:date="2019-04-02T13:39:00Z">
              <w:r w:rsidRPr="005D76C8">
                <w:rPr>
                  <w:rFonts w:eastAsia="Times New Roman" w:cs="Calibri"/>
                  <w:color w:val="000000"/>
                  <w:sz w:val="16"/>
                  <w:szCs w:val="16"/>
                  <w:lang w:eastAsia="en-AU"/>
                </w:rPr>
                <w:t>CP30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6" w:author="KIM, Jason" w:date="2019-04-02T13:39:00Z"/>
                <w:rFonts w:eastAsia="Times New Roman" w:cs="Calibri"/>
                <w:color w:val="000000"/>
                <w:sz w:val="16"/>
                <w:szCs w:val="16"/>
                <w:lang w:eastAsia="en-AU"/>
              </w:rPr>
            </w:pPr>
            <w:ins w:id="6377" w:author="KIM, Jason" w:date="2019-04-02T13:39:00Z">
              <w:r w:rsidRPr="005D76C8">
                <w:rPr>
                  <w:rFonts w:eastAsia="Times New Roman" w:cs="Calibri"/>
                  <w:color w:val="000000"/>
                  <w:sz w:val="16"/>
                  <w:szCs w:val="16"/>
                  <w:lang w:eastAsia="en-AU"/>
                </w:rPr>
                <w:t>CP31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8" w:author="KIM, Jason" w:date="2019-04-02T13:39:00Z"/>
                <w:rFonts w:eastAsia="Times New Roman" w:cs="Calibri"/>
                <w:color w:val="000000"/>
                <w:sz w:val="16"/>
                <w:szCs w:val="16"/>
                <w:lang w:eastAsia="en-AU"/>
              </w:rPr>
            </w:pPr>
            <w:ins w:id="6379" w:author="KIM, Jason" w:date="2019-04-02T13:39:00Z">
              <w:r w:rsidRPr="005D76C8">
                <w:rPr>
                  <w:rFonts w:eastAsia="Times New Roman" w:cs="Calibri"/>
                  <w:color w:val="000000"/>
                  <w:sz w:val="16"/>
                  <w:szCs w:val="16"/>
                  <w:lang w:eastAsia="en-AU"/>
                </w:rPr>
                <w:t>DLZ2304 to DLZ2312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80" w:author="KIM, Jason" w:date="2019-04-02T13:39:00Z"/>
                <w:rFonts w:eastAsia="Times New Roman" w:cs="Calibri"/>
                <w:color w:val="000000"/>
                <w:sz w:val="16"/>
                <w:szCs w:val="16"/>
                <w:lang w:eastAsia="en-AU"/>
              </w:rPr>
            </w:pPr>
            <w:ins w:id="638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82" w:author="KIM, Jason" w:date="2019-04-02T13:39:00Z"/>
                <w:rFonts w:eastAsia="Times New Roman" w:cs="Calibri"/>
                <w:color w:val="000000"/>
                <w:sz w:val="16"/>
                <w:szCs w:val="16"/>
                <w:lang w:eastAsia="en-AU"/>
              </w:rPr>
            </w:pPr>
            <w:ins w:id="6383" w:author="KIM, Jason" w:date="2019-04-02T13:39:00Z">
              <w:r w:rsidRPr="005D76C8">
                <w:rPr>
                  <w:rFonts w:eastAsia="Times New Roman" w:cs="Calibri"/>
                  <w:color w:val="000000"/>
                  <w:sz w:val="16"/>
                  <w:szCs w:val="16"/>
                  <w:lang w:eastAsia="en-AU"/>
                </w:rPr>
                <w:t>ELZ20326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4" w:author="KIM, Jason" w:date="2019-04-02T13:39:00Z"/>
                <w:rFonts w:eastAsia="Times New Roman" w:cs="Calibri"/>
                <w:color w:val="000000"/>
                <w:sz w:val="16"/>
                <w:szCs w:val="16"/>
                <w:lang w:eastAsia="en-AU"/>
              </w:rPr>
            </w:pPr>
            <w:ins w:id="6385" w:author="KIM, Jason" w:date="2019-04-02T13:39:00Z">
              <w:r w:rsidRPr="005D76C8">
                <w:rPr>
                  <w:rFonts w:eastAsia="Times New Roman" w:cs="Calibri"/>
                  <w:color w:val="000000"/>
                  <w:sz w:val="16"/>
                  <w:szCs w:val="16"/>
                  <w:lang w:eastAsia="en-AU"/>
                </w:rPr>
                <w:t>CP96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6" w:author="KIM, Jason" w:date="2019-04-02T13:39:00Z"/>
                <w:rFonts w:eastAsia="Times New Roman" w:cs="Calibri"/>
                <w:color w:val="000000"/>
                <w:sz w:val="16"/>
                <w:szCs w:val="16"/>
                <w:lang w:eastAsia="en-AU"/>
              </w:rPr>
            </w:pPr>
            <w:ins w:id="638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8" w:author="KIM, Jason" w:date="2019-04-02T13:39:00Z"/>
                <w:rFonts w:eastAsia="Times New Roman" w:cs="Calibri"/>
                <w:color w:val="000000"/>
                <w:sz w:val="16"/>
                <w:szCs w:val="16"/>
                <w:lang w:eastAsia="en-AU"/>
              </w:rPr>
            </w:pPr>
            <w:ins w:id="6389" w:author="KIM, Jason" w:date="2019-04-02T13:39:00Z">
              <w:r w:rsidRPr="005D76C8">
                <w:rPr>
                  <w:rFonts w:eastAsia="Times New Roman" w:cs="Calibri"/>
                  <w:color w:val="000000"/>
                  <w:sz w:val="16"/>
                  <w:szCs w:val="16"/>
                  <w:lang w:eastAsia="en-AU"/>
                </w:rPr>
                <w:t>DLZ8962 to DLZ8962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90" w:author="KIM, Jason" w:date="2019-04-02T13:39:00Z"/>
                <w:rFonts w:eastAsia="Times New Roman" w:cs="Calibri"/>
                <w:color w:val="000000"/>
                <w:sz w:val="16"/>
                <w:szCs w:val="16"/>
                <w:lang w:eastAsia="en-AU"/>
              </w:rPr>
            </w:pPr>
            <w:ins w:id="6391"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9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93" w:author="KIM, Jason" w:date="2019-04-02T13:39:00Z"/>
                <w:rFonts w:eastAsia="Times New Roman" w:cs="Calibri"/>
                <w:color w:val="000000"/>
                <w:sz w:val="16"/>
                <w:szCs w:val="16"/>
                <w:lang w:eastAsia="en-AU"/>
              </w:rPr>
            </w:pPr>
            <w:ins w:id="6394" w:author="KIM, Jason" w:date="2019-04-02T13:39:00Z">
              <w:r w:rsidRPr="005D76C8">
                <w:rPr>
                  <w:rFonts w:eastAsia="Times New Roman" w:cs="Calibri"/>
                  <w:color w:val="000000"/>
                  <w:sz w:val="16"/>
                  <w:szCs w:val="16"/>
                  <w:lang w:eastAsia="en-AU"/>
                </w:rPr>
                <w:t>ELZ20040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5" w:author="KIM, Jason" w:date="2019-04-02T13:39:00Z"/>
                <w:rFonts w:eastAsia="Times New Roman" w:cs="Calibri"/>
                <w:color w:val="000000"/>
                <w:sz w:val="16"/>
                <w:szCs w:val="16"/>
                <w:lang w:eastAsia="en-AU"/>
              </w:rPr>
            </w:pPr>
            <w:ins w:id="6396" w:author="KIM, Jason" w:date="2019-04-02T13:39:00Z">
              <w:r w:rsidRPr="005D76C8">
                <w:rPr>
                  <w:rFonts w:eastAsia="Times New Roman" w:cs="Calibri"/>
                  <w:color w:val="000000"/>
                  <w:sz w:val="16"/>
                  <w:szCs w:val="16"/>
                  <w:lang w:eastAsia="en-AU"/>
                </w:rPr>
                <w:t>CP07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7" w:author="KIM, Jason" w:date="2019-04-02T13:39:00Z"/>
                <w:rFonts w:eastAsia="Times New Roman" w:cs="Calibri"/>
                <w:color w:val="000000"/>
                <w:sz w:val="16"/>
                <w:szCs w:val="16"/>
                <w:lang w:eastAsia="en-AU"/>
              </w:rPr>
            </w:pPr>
            <w:ins w:id="6398" w:author="KIM, Jason" w:date="2019-04-02T13:39:00Z">
              <w:r w:rsidRPr="005D76C8">
                <w:rPr>
                  <w:rFonts w:eastAsia="Times New Roman" w:cs="Calibri"/>
                  <w:color w:val="000000"/>
                  <w:sz w:val="16"/>
                  <w:szCs w:val="16"/>
                  <w:lang w:eastAsia="en-AU"/>
                </w:rPr>
                <w:t>EP08S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9" w:author="KIM, Jason" w:date="2019-04-02T13:39:00Z"/>
                <w:rFonts w:eastAsia="Times New Roman" w:cs="Calibri"/>
                <w:color w:val="000000"/>
                <w:sz w:val="16"/>
                <w:szCs w:val="16"/>
                <w:lang w:eastAsia="en-AU"/>
              </w:rPr>
            </w:pPr>
            <w:ins w:id="6400" w:author="KIM, Jason" w:date="2019-04-02T13:39:00Z">
              <w:r w:rsidRPr="005D76C8">
                <w:rPr>
                  <w:rFonts w:eastAsia="Times New Roman" w:cs="Calibri"/>
                  <w:color w:val="000000"/>
                  <w:sz w:val="16"/>
                  <w:szCs w:val="16"/>
                  <w:lang w:eastAsia="en-AU"/>
                </w:rPr>
                <w:t>DLZ2073 to DLZ2082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01" w:author="KIM, Jason" w:date="2019-04-02T13:39:00Z"/>
                <w:rFonts w:eastAsia="Times New Roman" w:cs="Calibri"/>
                <w:color w:val="000000"/>
                <w:sz w:val="16"/>
                <w:szCs w:val="16"/>
                <w:lang w:eastAsia="en-AU"/>
              </w:rPr>
            </w:pPr>
            <w:ins w:id="640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03" w:author="KIM, Jason" w:date="2019-04-02T13:39:00Z"/>
                <w:rFonts w:eastAsia="Times New Roman" w:cs="Calibri"/>
                <w:color w:val="000000"/>
                <w:sz w:val="16"/>
                <w:szCs w:val="16"/>
                <w:lang w:eastAsia="en-AU"/>
              </w:rPr>
            </w:pPr>
            <w:ins w:id="6404" w:author="KIM, Jason" w:date="2019-04-02T13:39:00Z">
              <w:r w:rsidRPr="005D76C8">
                <w:rPr>
                  <w:rFonts w:eastAsia="Times New Roman" w:cs="Calibri"/>
                  <w:color w:val="000000"/>
                  <w:sz w:val="16"/>
                  <w:szCs w:val="16"/>
                  <w:lang w:eastAsia="en-AU"/>
                </w:rPr>
                <w:t>ELZ20182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5" w:author="KIM, Jason" w:date="2019-04-02T13:39:00Z"/>
                <w:rFonts w:eastAsia="Times New Roman" w:cs="Calibri"/>
                <w:color w:val="000000"/>
                <w:sz w:val="16"/>
                <w:szCs w:val="16"/>
                <w:lang w:eastAsia="en-AU"/>
              </w:rPr>
            </w:pPr>
            <w:ins w:id="6406" w:author="KIM, Jason" w:date="2019-04-02T13:39:00Z">
              <w:r w:rsidRPr="005D76C8">
                <w:rPr>
                  <w:rFonts w:eastAsia="Times New Roman" w:cs="Calibri"/>
                  <w:color w:val="000000"/>
                  <w:sz w:val="16"/>
                  <w:szCs w:val="16"/>
                  <w:lang w:eastAsia="en-AU"/>
                </w:rPr>
                <w:t>CP31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7" w:author="KIM, Jason" w:date="2019-04-02T13:39:00Z"/>
                <w:rFonts w:eastAsia="Times New Roman" w:cs="Calibri"/>
                <w:color w:val="000000"/>
                <w:sz w:val="16"/>
                <w:szCs w:val="16"/>
                <w:lang w:eastAsia="en-AU"/>
              </w:rPr>
            </w:pPr>
            <w:ins w:id="640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9" w:author="KIM, Jason" w:date="2019-04-02T13:39:00Z"/>
                <w:rFonts w:eastAsia="Times New Roman" w:cs="Calibri"/>
                <w:color w:val="000000"/>
                <w:sz w:val="16"/>
                <w:szCs w:val="16"/>
                <w:lang w:eastAsia="en-AU"/>
              </w:rPr>
            </w:pPr>
            <w:ins w:id="6410" w:author="KIM, Jason" w:date="2019-04-02T13:39:00Z">
              <w:r w:rsidRPr="005D76C8">
                <w:rPr>
                  <w:rFonts w:eastAsia="Times New Roman" w:cs="Calibri"/>
                  <w:color w:val="000000"/>
                  <w:sz w:val="16"/>
                  <w:szCs w:val="16"/>
                  <w:lang w:eastAsia="en-AU"/>
                </w:rPr>
                <w:t>DLZ2313 to DLZ2313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11" w:author="KIM, Jason" w:date="2019-04-02T13:39:00Z"/>
                <w:rFonts w:eastAsia="Times New Roman" w:cs="Calibri"/>
                <w:color w:val="000000"/>
                <w:sz w:val="16"/>
                <w:szCs w:val="16"/>
                <w:lang w:eastAsia="en-AU"/>
              </w:rPr>
            </w:pPr>
            <w:ins w:id="641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13" w:author="KIM, Jason" w:date="2019-04-02T13:39:00Z"/>
                <w:rFonts w:eastAsia="Times New Roman" w:cs="Calibri"/>
                <w:color w:val="000000"/>
                <w:sz w:val="16"/>
                <w:szCs w:val="16"/>
                <w:lang w:eastAsia="en-AU"/>
              </w:rPr>
            </w:pPr>
            <w:ins w:id="6414" w:author="KIM, Jason" w:date="2019-04-02T13:39:00Z">
              <w:r w:rsidRPr="005D76C8">
                <w:rPr>
                  <w:rFonts w:eastAsia="Times New Roman" w:cs="Calibri"/>
                  <w:color w:val="000000"/>
                  <w:sz w:val="16"/>
                  <w:szCs w:val="16"/>
                  <w:lang w:eastAsia="en-AU"/>
                </w:rPr>
                <w:t>ELZ20328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5" w:author="KIM, Jason" w:date="2019-04-02T13:39:00Z"/>
                <w:rFonts w:eastAsia="Times New Roman" w:cs="Calibri"/>
                <w:color w:val="000000"/>
                <w:sz w:val="16"/>
                <w:szCs w:val="16"/>
                <w:lang w:eastAsia="en-AU"/>
              </w:rPr>
            </w:pPr>
            <w:ins w:id="6416" w:author="KIM, Jason" w:date="2019-04-02T13:39:00Z">
              <w:r w:rsidRPr="005D76C8">
                <w:rPr>
                  <w:rFonts w:eastAsia="Times New Roman" w:cs="Calibri"/>
                  <w:color w:val="000000"/>
                  <w:sz w:val="16"/>
                  <w:szCs w:val="16"/>
                  <w:lang w:eastAsia="en-AU"/>
                </w:rPr>
                <w:t>CP96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7" w:author="KIM, Jason" w:date="2019-04-02T13:39:00Z"/>
                <w:rFonts w:eastAsia="Times New Roman" w:cs="Calibri"/>
                <w:color w:val="000000"/>
                <w:sz w:val="16"/>
                <w:szCs w:val="16"/>
                <w:lang w:eastAsia="en-AU"/>
              </w:rPr>
            </w:pPr>
            <w:ins w:id="6418" w:author="KIM, Jason" w:date="2019-04-02T13:39:00Z">
              <w:r w:rsidRPr="005D76C8">
                <w:rPr>
                  <w:rFonts w:eastAsia="Times New Roman" w:cs="Calibri"/>
                  <w:color w:val="000000"/>
                  <w:sz w:val="16"/>
                  <w:szCs w:val="16"/>
                  <w:lang w:eastAsia="en-AU"/>
                </w:rPr>
                <w:t>CP97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9" w:author="KIM, Jason" w:date="2019-04-02T13:39:00Z"/>
                <w:rFonts w:eastAsia="Times New Roman" w:cs="Calibri"/>
                <w:color w:val="000000"/>
                <w:sz w:val="16"/>
                <w:szCs w:val="16"/>
                <w:lang w:eastAsia="en-AU"/>
              </w:rPr>
            </w:pPr>
            <w:ins w:id="6420" w:author="KIM, Jason" w:date="2019-04-02T13:39:00Z">
              <w:r w:rsidRPr="005D76C8">
                <w:rPr>
                  <w:rFonts w:eastAsia="Times New Roman" w:cs="Calibri"/>
                  <w:color w:val="000000"/>
                  <w:sz w:val="16"/>
                  <w:szCs w:val="16"/>
                  <w:lang w:eastAsia="en-AU"/>
                </w:rPr>
                <w:t>DLZ8961 to DLZ8976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21" w:author="KIM, Jason" w:date="2019-04-02T13:39:00Z"/>
                <w:rFonts w:eastAsia="Times New Roman" w:cs="Calibri"/>
                <w:color w:val="000000"/>
                <w:sz w:val="16"/>
                <w:szCs w:val="16"/>
                <w:lang w:eastAsia="en-AU"/>
              </w:rPr>
            </w:pPr>
            <w:ins w:id="6422"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2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24" w:author="KIM, Jason" w:date="2019-04-02T13:39:00Z"/>
                <w:rFonts w:eastAsia="Times New Roman" w:cs="Calibri"/>
                <w:color w:val="000000"/>
                <w:sz w:val="16"/>
                <w:szCs w:val="16"/>
                <w:lang w:eastAsia="en-AU"/>
              </w:rPr>
            </w:pPr>
            <w:ins w:id="6425" w:author="KIM, Jason" w:date="2019-04-02T13:39:00Z">
              <w:r w:rsidRPr="005D76C8">
                <w:rPr>
                  <w:rFonts w:eastAsia="Times New Roman" w:cs="Calibri"/>
                  <w:color w:val="000000"/>
                  <w:sz w:val="16"/>
                  <w:szCs w:val="16"/>
                  <w:lang w:eastAsia="en-AU"/>
                </w:rPr>
                <w:t>ELZ20042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26" w:author="KIM, Jason" w:date="2019-04-02T13:39:00Z"/>
                <w:rFonts w:eastAsia="Times New Roman" w:cs="Calibri"/>
                <w:color w:val="000000"/>
                <w:sz w:val="16"/>
                <w:szCs w:val="16"/>
                <w:lang w:eastAsia="en-AU"/>
              </w:rPr>
            </w:pPr>
            <w:ins w:id="6427" w:author="KIM, Jason" w:date="2019-04-02T13:39:00Z">
              <w:r w:rsidRPr="005D76C8">
                <w:rPr>
                  <w:rFonts w:eastAsia="Times New Roman" w:cs="Calibri"/>
                  <w:color w:val="000000"/>
                  <w:sz w:val="16"/>
                  <w:szCs w:val="16"/>
                  <w:lang w:eastAsia="en-AU"/>
                </w:rPr>
                <w:t>EP08S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28" w:author="KIM, Jason" w:date="2019-04-02T13:39:00Z"/>
                <w:rFonts w:eastAsia="Times New Roman" w:cs="Calibri"/>
                <w:color w:val="000000"/>
                <w:sz w:val="16"/>
                <w:szCs w:val="16"/>
                <w:lang w:eastAsia="en-AU"/>
              </w:rPr>
            </w:pPr>
            <w:ins w:id="642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0" w:author="KIM, Jason" w:date="2019-04-02T13:39:00Z"/>
                <w:rFonts w:eastAsia="Times New Roman" w:cs="Calibri"/>
                <w:color w:val="000000"/>
                <w:sz w:val="16"/>
                <w:szCs w:val="16"/>
                <w:lang w:eastAsia="en-AU"/>
              </w:rPr>
            </w:pPr>
            <w:ins w:id="6431" w:author="KIM, Jason" w:date="2019-04-02T13:39:00Z">
              <w:r w:rsidRPr="005D76C8">
                <w:rPr>
                  <w:rFonts w:eastAsia="Times New Roman" w:cs="Calibri"/>
                  <w:color w:val="000000"/>
                  <w:sz w:val="16"/>
                  <w:szCs w:val="16"/>
                  <w:lang w:eastAsia="en-AU"/>
                </w:rPr>
                <w:t>DLZ2083 to DLZ2083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32" w:author="KIM, Jason" w:date="2019-04-02T13:39:00Z"/>
                <w:rFonts w:eastAsia="Times New Roman" w:cs="Calibri"/>
                <w:color w:val="000000"/>
                <w:sz w:val="16"/>
                <w:szCs w:val="16"/>
                <w:lang w:eastAsia="en-AU"/>
              </w:rPr>
            </w:pPr>
            <w:ins w:id="643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34" w:author="KIM, Jason" w:date="2019-04-02T13:39:00Z"/>
                <w:rFonts w:eastAsia="Times New Roman" w:cs="Calibri"/>
                <w:color w:val="000000"/>
                <w:sz w:val="16"/>
                <w:szCs w:val="16"/>
                <w:lang w:eastAsia="en-AU"/>
              </w:rPr>
            </w:pPr>
            <w:ins w:id="6435" w:author="KIM, Jason" w:date="2019-04-02T13:39:00Z">
              <w:r w:rsidRPr="005D76C8">
                <w:rPr>
                  <w:rFonts w:eastAsia="Times New Roman" w:cs="Calibri"/>
                  <w:color w:val="000000"/>
                  <w:sz w:val="16"/>
                  <w:szCs w:val="16"/>
                  <w:lang w:eastAsia="en-AU"/>
                </w:rPr>
                <w:t>ELZ20184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6" w:author="KIM, Jason" w:date="2019-04-02T13:39:00Z"/>
                <w:rFonts w:eastAsia="Times New Roman" w:cs="Calibri"/>
                <w:color w:val="000000"/>
                <w:sz w:val="16"/>
                <w:szCs w:val="16"/>
                <w:lang w:eastAsia="en-AU"/>
              </w:rPr>
            </w:pPr>
            <w:ins w:id="6437" w:author="KIM, Jason" w:date="2019-04-02T13:39:00Z">
              <w:r w:rsidRPr="005D76C8">
                <w:rPr>
                  <w:rFonts w:eastAsia="Times New Roman" w:cs="Calibri"/>
                  <w:color w:val="000000"/>
                  <w:sz w:val="16"/>
                  <w:szCs w:val="16"/>
                  <w:lang w:eastAsia="en-AU"/>
                </w:rPr>
                <w:t>CP31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8" w:author="KIM, Jason" w:date="2019-04-02T13:39:00Z"/>
                <w:rFonts w:eastAsia="Times New Roman" w:cs="Calibri"/>
                <w:color w:val="000000"/>
                <w:sz w:val="16"/>
                <w:szCs w:val="16"/>
                <w:lang w:eastAsia="en-AU"/>
              </w:rPr>
            </w:pPr>
            <w:ins w:id="6439" w:author="KIM, Jason" w:date="2019-04-02T13:39:00Z">
              <w:r w:rsidRPr="005D76C8">
                <w:rPr>
                  <w:rFonts w:eastAsia="Times New Roman" w:cs="Calibri"/>
                  <w:color w:val="000000"/>
                  <w:sz w:val="16"/>
                  <w:szCs w:val="16"/>
                  <w:lang w:eastAsia="en-AU"/>
                </w:rPr>
                <w:t>CP32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0" w:author="KIM, Jason" w:date="2019-04-02T13:39:00Z"/>
                <w:rFonts w:eastAsia="Times New Roman" w:cs="Calibri"/>
                <w:color w:val="000000"/>
                <w:sz w:val="16"/>
                <w:szCs w:val="16"/>
                <w:lang w:eastAsia="en-AU"/>
              </w:rPr>
            </w:pPr>
            <w:ins w:id="6441" w:author="KIM, Jason" w:date="2019-04-02T13:39:00Z">
              <w:r w:rsidRPr="005D76C8">
                <w:rPr>
                  <w:rFonts w:eastAsia="Times New Roman" w:cs="Calibri"/>
                  <w:color w:val="000000"/>
                  <w:sz w:val="16"/>
                  <w:szCs w:val="16"/>
                  <w:lang w:eastAsia="en-AU"/>
                </w:rPr>
                <w:t>DLZ2314 to DLZ2322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42" w:author="KIM, Jason" w:date="2019-04-02T13:39:00Z"/>
                <w:rFonts w:eastAsia="Times New Roman" w:cs="Calibri"/>
                <w:color w:val="000000"/>
                <w:sz w:val="16"/>
                <w:szCs w:val="16"/>
                <w:lang w:eastAsia="en-AU"/>
              </w:rPr>
            </w:pPr>
            <w:ins w:id="644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44" w:author="KIM, Jason" w:date="2019-04-02T13:39:00Z"/>
                <w:rFonts w:eastAsia="Times New Roman" w:cs="Calibri"/>
                <w:color w:val="000000"/>
                <w:sz w:val="16"/>
                <w:szCs w:val="16"/>
                <w:lang w:eastAsia="en-AU"/>
              </w:rPr>
            </w:pPr>
            <w:ins w:id="6445" w:author="KIM, Jason" w:date="2019-04-02T13:39:00Z">
              <w:r w:rsidRPr="005D76C8">
                <w:rPr>
                  <w:rFonts w:eastAsia="Times New Roman" w:cs="Calibri"/>
                  <w:color w:val="000000"/>
                  <w:sz w:val="16"/>
                  <w:szCs w:val="16"/>
                  <w:lang w:eastAsia="en-AU"/>
                </w:rPr>
                <w:t>ELZ20330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6" w:author="KIM, Jason" w:date="2019-04-02T13:39:00Z"/>
                <w:rFonts w:eastAsia="Times New Roman" w:cs="Calibri"/>
                <w:color w:val="000000"/>
                <w:sz w:val="16"/>
                <w:szCs w:val="16"/>
                <w:lang w:eastAsia="en-AU"/>
              </w:rPr>
            </w:pPr>
            <w:ins w:id="6447" w:author="KIM, Jason" w:date="2019-04-02T13:39:00Z">
              <w:r w:rsidRPr="005D76C8">
                <w:rPr>
                  <w:rFonts w:eastAsia="Times New Roman" w:cs="Calibri"/>
                  <w:color w:val="000000"/>
                  <w:sz w:val="16"/>
                  <w:szCs w:val="16"/>
                  <w:lang w:eastAsia="en-AU"/>
                </w:rPr>
                <w:t>CP97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8" w:author="KIM, Jason" w:date="2019-04-02T13:39:00Z"/>
                <w:rFonts w:eastAsia="Times New Roman" w:cs="Calibri"/>
                <w:color w:val="000000"/>
                <w:sz w:val="16"/>
                <w:szCs w:val="16"/>
                <w:lang w:eastAsia="en-AU"/>
              </w:rPr>
            </w:pPr>
            <w:ins w:id="644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0" w:author="KIM, Jason" w:date="2019-04-02T13:39:00Z"/>
                <w:rFonts w:eastAsia="Times New Roman" w:cs="Calibri"/>
                <w:color w:val="000000"/>
                <w:sz w:val="16"/>
                <w:szCs w:val="16"/>
                <w:lang w:eastAsia="en-AU"/>
              </w:rPr>
            </w:pPr>
            <w:ins w:id="6451" w:author="KIM, Jason" w:date="2019-04-02T13:39:00Z">
              <w:r w:rsidRPr="005D76C8">
                <w:rPr>
                  <w:rFonts w:eastAsia="Times New Roman" w:cs="Calibri"/>
                  <w:color w:val="000000"/>
                  <w:sz w:val="16"/>
                  <w:szCs w:val="16"/>
                  <w:lang w:eastAsia="en-AU"/>
                </w:rPr>
                <w:t>DLZ8975 to DLZ8975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52" w:author="KIM, Jason" w:date="2019-04-02T13:39:00Z"/>
                <w:rFonts w:eastAsia="Times New Roman" w:cs="Calibri"/>
                <w:color w:val="000000"/>
                <w:sz w:val="16"/>
                <w:szCs w:val="16"/>
                <w:lang w:eastAsia="en-AU"/>
              </w:rPr>
            </w:pPr>
            <w:ins w:id="6453"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5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55" w:author="KIM, Jason" w:date="2019-04-02T13:39:00Z"/>
                <w:rFonts w:eastAsia="Times New Roman" w:cs="Calibri"/>
                <w:color w:val="000000"/>
                <w:sz w:val="16"/>
                <w:szCs w:val="16"/>
                <w:lang w:eastAsia="en-AU"/>
              </w:rPr>
            </w:pPr>
            <w:ins w:id="6456" w:author="KIM, Jason" w:date="2019-04-02T13:39:00Z">
              <w:r w:rsidRPr="005D76C8">
                <w:rPr>
                  <w:rFonts w:eastAsia="Times New Roman" w:cs="Calibri"/>
                  <w:color w:val="000000"/>
                  <w:sz w:val="16"/>
                  <w:szCs w:val="16"/>
                  <w:lang w:eastAsia="en-AU"/>
                </w:rPr>
                <w:t>ELZ20044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7" w:author="KIM, Jason" w:date="2019-04-02T13:39:00Z"/>
                <w:rFonts w:eastAsia="Times New Roman" w:cs="Calibri"/>
                <w:color w:val="000000"/>
                <w:sz w:val="16"/>
                <w:szCs w:val="16"/>
                <w:lang w:eastAsia="en-AU"/>
              </w:rPr>
            </w:pPr>
            <w:ins w:id="6458" w:author="KIM, Jason" w:date="2019-04-02T13:39:00Z">
              <w:r w:rsidRPr="005D76C8">
                <w:rPr>
                  <w:rFonts w:eastAsia="Times New Roman" w:cs="Calibri"/>
                  <w:color w:val="000000"/>
                  <w:sz w:val="16"/>
                  <w:szCs w:val="16"/>
                  <w:lang w:eastAsia="en-AU"/>
                </w:rPr>
                <w:t>EP08S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9" w:author="KIM, Jason" w:date="2019-04-02T13:39:00Z"/>
                <w:rFonts w:eastAsia="Times New Roman" w:cs="Calibri"/>
                <w:color w:val="000000"/>
                <w:sz w:val="16"/>
                <w:szCs w:val="16"/>
                <w:lang w:eastAsia="en-AU"/>
              </w:rPr>
            </w:pPr>
            <w:ins w:id="6460" w:author="KIM, Jason" w:date="2019-04-02T13:39:00Z">
              <w:r w:rsidRPr="005D76C8">
                <w:rPr>
                  <w:rFonts w:eastAsia="Times New Roman" w:cs="Calibri"/>
                  <w:color w:val="000000"/>
                  <w:sz w:val="16"/>
                  <w:szCs w:val="16"/>
                  <w:lang w:eastAsia="en-AU"/>
                </w:rPr>
                <w:t>CP09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1" w:author="KIM, Jason" w:date="2019-04-02T13:39:00Z"/>
                <w:rFonts w:eastAsia="Times New Roman" w:cs="Calibri"/>
                <w:color w:val="000000"/>
                <w:sz w:val="16"/>
                <w:szCs w:val="16"/>
                <w:lang w:eastAsia="en-AU"/>
              </w:rPr>
            </w:pPr>
            <w:ins w:id="6462" w:author="KIM, Jason" w:date="2019-04-02T13:39:00Z">
              <w:r w:rsidRPr="005D76C8">
                <w:rPr>
                  <w:rFonts w:eastAsia="Times New Roman" w:cs="Calibri"/>
                  <w:color w:val="000000"/>
                  <w:sz w:val="16"/>
                  <w:szCs w:val="16"/>
                  <w:lang w:eastAsia="en-AU"/>
                </w:rPr>
                <w:t>DLZ2084 to DLZ2093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63" w:author="KIM, Jason" w:date="2019-04-02T13:39:00Z"/>
                <w:rFonts w:eastAsia="Times New Roman" w:cs="Calibri"/>
                <w:color w:val="000000"/>
                <w:sz w:val="16"/>
                <w:szCs w:val="16"/>
                <w:lang w:eastAsia="en-AU"/>
              </w:rPr>
            </w:pPr>
            <w:ins w:id="646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65" w:author="KIM, Jason" w:date="2019-04-02T13:39:00Z"/>
                <w:rFonts w:eastAsia="Times New Roman" w:cs="Calibri"/>
                <w:color w:val="000000"/>
                <w:sz w:val="16"/>
                <w:szCs w:val="16"/>
                <w:lang w:eastAsia="en-AU"/>
              </w:rPr>
            </w:pPr>
            <w:ins w:id="6466" w:author="KIM, Jason" w:date="2019-04-02T13:39:00Z">
              <w:r w:rsidRPr="005D76C8">
                <w:rPr>
                  <w:rFonts w:eastAsia="Times New Roman" w:cs="Calibri"/>
                  <w:color w:val="000000"/>
                  <w:sz w:val="16"/>
                  <w:szCs w:val="16"/>
                  <w:lang w:eastAsia="en-AU"/>
                </w:rPr>
                <w:t>ELZ20186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7" w:author="KIM, Jason" w:date="2019-04-02T13:39:00Z"/>
                <w:rFonts w:eastAsia="Times New Roman" w:cs="Calibri"/>
                <w:color w:val="000000"/>
                <w:sz w:val="16"/>
                <w:szCs w:val="16"/>
                <w:lang w:eastAsia="en-AU"/>
              </w:rPr>
            </w:pPr>
            <w:ins w:id="6468" w:author="KIM, Jason" w:date="2019-04-02T13:39:00Z">
              <w:r w:rsidRPr="005D76C8">
                <w:rPr>
                  <w:rFonts w:eastAsia="Times New Roman" w:cs="Calibri"/>
                  <w:color w:val="000000"/>
                  <w:sz w:val="16"/>
                  <w:szCs w:val="16"/>
                  <w:lang w:eastAsia="en-AU"/>
                </w:rPr>
                <w:t>CP32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9" w:author="KIM, Jason" w:date="2019-04-02T13:39:00Z"/>
                <w:rFonts w:eastAsia="Times New Roman" w:cs="Calibri"/>
                <w:color w:val="000000"/>
                <w:sz w:val="16"/>
                <w:szCs w:val="16"/>
                <w:lang w:eastAsia="en-AU"/>
              </w:rPr>
            </w:pPr>
            <w:ins w:id="647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1" w:author="KIM, Jason" w:date="2019-04-02T13:39:00Z"/>
                <w:rFonts w:eastAsia="Times New Roman" w:cs="Calibri"/>
                <w:color w:val="000000"/>
                <w:sz w:val="16"/>
                <w:szCs w:val="16"/>
                <w:lang w:eastAsia="en-AU"/>
              </w:rPr>
            </w:pPr>
            <w:ins w:id="6472" w:author="KIM, Jason" w:date="2019-04-02T13:39:00Z">
              <w:r w:rsidRPr="005D76C8">
                <w:rPr>
                  <w:rFonts w:eastAsia="Times New Roman" w:cs="Calibri"/>
                  <w:color w:val="000000"/>
                  <w:sz w:val="16"/>
                  <w:szCs w:val="16"/>
                  <w:lang w:eastAsia="en-AU"/>
                </w:rPr>
                <w:t>DLZ2323 to DLZ2323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73" w:author="KIM, Jason" w:date="2019-04-02T13:39:00Z"/>
                <w:rFonts w:eastAsia="Times New Roman" w:cs="Calibri"/>
                <w:color w:val="000000"/>
                <w:sz w:val="16"/>
                <w:szCs w:val="16"/>
                <w:lang w:eastAsia="en-AU"/>
              </w:rPr>
            </w:pPr>
            <w:ins w:id="647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75" w:author="KIM, Jason" w:date="2019-04-02T13:39:00Z"/>
                <w:rFonts w:eastAsia="Times New Roman" w:cs="Calibri"/>
                <w:color w:val="000000"/>
                <w:sz w:val="16"/>
                <w:szCs w:val="16"/>
                <w:lang w:eastAsia="en-AU"/>
              </w:rPr>
            </w:pPr>
            <w:ins w:id="6476" w:author="KIM, Jason" w:date="2019-04-02T13:39:00Z">
              <w:r w:rsidRPr="005D76C8">
                <w:rPr>
                  <w:rFonts w:eastAsia="Times New Roman" w:cs="Calibri"/>
                  <w:color w:val="000000"/>
                  <w:sz w:val="16"/>
                  <w:szCs w:val="16"/>
                  <w:lang w:eastAsia="en-AU"/>
                </w:rPr>
                <w:t>ELZ20332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7" w:author="KIM, Jason" w:date="2019-04-02T13:39:00Z"/>
                <w:rFonts w:eastAsia="Times New Roman" w:cs="Calibri"/>
                <w:color w:val="000000"/>
                <w:sz w:val="16"/>
                <w:szCs w:val="16"/>
                <w:lang w:eastAsia="en-AU"/>
              </w:rPr>
            </w:pPr>
            <w:ins w:id="6478" w:author="KIM, Jason" w:date="2019-04-02T13:39:00Z">
              <w:r w:rsidRPr="005D76C8">
                <w:rPr>
                  <w:rFonts w:eastAsia="Times New Roman" w:cs="Calibri"/>
                  <w:color w:val="000000"/>
                  <w:sz w:val="16"/>
                  <w:szCs w:val="16"/>
                  <w:lang w:eastAsia="en-AU"/>
                </w:rPr>
                <w:t>CP97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9" w:author="KIM, Jason" w:date="2019-04-02T13:39:00Z"/>
                <w:rFonts w:eastAsia="Times New Roman" w:cs="Calibri"/>
                <w:color w:val="000000"/>
                <w:sz w:val="16"/>
                <w:szCs w:val="16"/>
                <w:lang w:eastAsia="en-AU"/>
              </w:rPr>
            </w:pPr>
            <w:ins w:id="6480" w:author="KIM, Jason" w:date="2019-04-02T13:39:00Z">
              <w:r w:rsidRPr="005D76C8">
                <w:rPr>
                  <w:rFonts w:eastAsia="Times New Roman" w:cs="Calibri"/>
                  <w:color w:val="000000"/>
                  <w:sz w:val="16"/>
                  <w:szCs w:val="16"/>
                  <w:lang w:eastAsia="en-AU"/>
                </w:rPr>
                <w:t>PORTAL 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81" w:author="KIM, Jason" w:date="2019-04-02T13:39:00Z"/>
                <w:rFonts w:eastAsia="Times New Roman" w:cs="Calibri"/>
                <w:color w:val="000000"/>
                <w:sz w:val="16"/>
                <w:szCs w:val="16"/>
                <w:lang w:eastAsia="en-AU"/>
              </w:rPr>
            </w:pPr>
            <w:ins w:id="6482" w:author="KIM, Jason" w:date="2019-04-02T13:39:00Z">
              <w:r w:rsidRPr="005D76C8">
                <w:rPr>
                  <w:rFonts w:eastAsia="Times New Roman" w:cs="Calibri"/>
                  <w:color w:val="000000"/>
                  <w:sz w:val="16"/>
                  <w:szCs w:val="16"/>
                  <w:lang w:eastAsia="en-AU"/>
                </w:rPr>
                <w:t>DLZ8971 to DLZ8974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83" w:author="KIM, Jason" w:date="2019-04-02T13:39:00Z"/>
                <w:rFonts w:eastAsia="Times New Roman" w:cs="Calibri"/>
                <w:color w:val="000000"/>
                <w:sz w:val="16"/>
                <w:szCs w:val="16"/>
                <w:lang w:eastAsia="en-AU"/>
              </w:rPr>
            </w:pPr>
            <w:ins w:id="6484"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8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86" w:author="KIM, Jason" w:date="2019-04-02T13:39:00Z"/>
                <w:rFonts w:eastAsia="Times New Roman" w:cs="Calibri"/>
                <w:color w:val="000000"/>
                <w:sz w:val="16"/>
                <w:szCs w:val="16"/>
                <w:lang w:eastAsia="en-AU"/>
              </w:rPr>
            </w:pPr>
            <w:ins w:id="6487" w:author="KIM, Jason" w:date="2019-04-02T13:39:00Z">
              <w:r w:rsidRPr="005D76C8">
                <w:rPr>
                  <w:rFonts w:eastAsia="Times New Roman" w:cs="Calibri"/>
                  <w:color w:val="000000"/>
                  <w:sz w:val="16"/>
                  <w:szCs w:val="16"/>
                  <w:lang w:eastAsia="en-AU"/>
                </w:rPr>
                <w:t>ELZ20046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88" w:author="KIM, Jason" w:date="2019-04-02T13:39:00Z"/>
                <w:rFonts w:eastAsia="Times New Roman" w:cs="Calibri"/>
                <w:color w:val="000000"/>
                <w:sz w:val="16"/>
                <w:szCs w:val="16"/>
                <w:lang w:eastAsia="en-AU"/>
              </w:rPr>
            </w:pPr>
            <w:ins w:id="6489" w:author="KIM, Jason" w:date="2019-04-02T13:39:00Z">
              <w:r w:rsidRPr="005D76C8">
                <w:rPr>
                  <w:rFonts w:eastAsia="Times New Roman" w:cs="Calibri"/>
                  <w:color w:val="000000"/>
                  <w:sz w:val="16"/>
                  <w:szCs w:val="16"/>
                  <w:lang w:eastAsia="en-AU"/>
                </w:rPr>
                <w:t>CP09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0" w:author="KIM, Jason" w:date="2019-04-02T13:39:00Z"/>
                <w:rFonts w:eastAsia="Times New Roman" w:cs="Calibri"/>
                <w:color w:val="000000"/>
                <w:sz w:val="16"/>
                <w:szCs w:val="16"/>
                <w:lang w:eastAsia="en-AU"/>
              </w:rPr>
            </w:pPr>
            <w:ins w:id="649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2" w:author="KIM, Jason" w:date="2019-04-02T13:39:00Z"/>
                <w:rFonts w:eastAsia="Times New Roman" w:cs="Calibri"/>
                <w:color w:val="000000"/>
                <w:sz w:val="16"/>
                <w:szCs w:val="16"/>
                <w:lang w:eastAsia="en-AU"/>
              </w:rPr>
            </w:pPr>
            <w:ins w:id="6493" w:author="KIM, Jason" w:date="2019-04-02T13:39:00Z">
              <w:r w:rsidRPr="005D76C8">
                <w:rPr>
                  <w:rFonts w:eastAsia="Times New Roman" w:cs="Calibri"/>
                  <w:color w:val="000000"/>
                  <w:sz w:val="16"/>
                  <w:szCs w:val="16"/>
                  <w:lang w:eastAsia="en-AU"/>
                </w:rPr>
                <w:t>DLZ2094 to DLZ2094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94" w:author="KIM, Jason" w:date="2019-04-02T13:39:00Z"/>
                <w:rFonts w:eastAsia="Times New Roman" w:cs="Calibri"/>
                <w:color w:val="000000"/>
                <w:sz w:val="16"/>
                <w:szCs w:val="16"/>
                <w:lang w:eastAsia="en-AU"/>
              </w:rPr>
            </w:pPr>
            <w:ins w:id="649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96" w:author="KIM, Jason" w:date="2019-04-02T13:39:00Z"/>
                <w:rFonts w:eastAsia="Times New Roman" w:cs="Calibri"/>
                <w:color w:val="000000"/>
                <w:sz w:val="16"/>
                <w:szCs w:val="16"/>
                <w:lang w:eastAsia="en-AU"/>
              </w:rPr>
            </w:pPr>
            <w:ins w:id="6497" w:author="KIM, Jason" w:date="2019-04-02T13:39:00Z">
              <w:r w:rsidRPr="005D76C8">
                <w:rPr>
                  <w:rFonts w:eastAsia="Times New Roman" w:cs="Calibri"/>
                  <w:color w:val="000000"/>
                  <w:sz w:val="16"/>
                  <w:szCs w:val="16"/>
                  <w:lang w:eastAsia="en-AU"/>
                </w:rPr>
                <w:t>ELZ20188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8" w:author="KIM, Jason" w:date="2019-04-02T13:39:00Z"/>
                <w:rFonts w:eastAsia="Times New Roman" w:cs="Calibri"/>
                <w:color w:val="000000"/>
                <w:sz w:val="16"/>
                <w:szCs w:val="16"/>
                <w:lang w:eastAsia="en-AU"/>
              </w:rPr>
            </w:pPr>
            <w:ins w:id="6499" w:author="KIM, Jason" w:date="2019-04-02T13:39:00Z">
              <w:r w:rsidRPr="005D76C8">
                <w:rPr>
                  <w:rFonts w:eastAsia="Times New Roman" w:cs="Calibri"/>
                  <w:color w:val="000000"/>
                  <w:sz w:val="16"/>
                  <w:szCs w:val="16"/>
                  <w:lang w:eastAsia="en-AU"/>
                </w:rPr>
                <w:t>CP32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0" w:author="KIM, Jason" w:date="2019-04-02T13:39:00Z"/>
                <w:rFonts w:eastAsia="Times New Roman" w:cs="Calibri"/>
                <w:color w:val="000000"/>
                <w:sz w:val="16"/>
                <w:szCs w:val="16"/>
                <w:lang w:eastAsia="en-AU"/>
              </w:rPr>
            </w:pPr>
            <w:ins w:id="6501" w:author="KIM, Jason" w:date="2019-04-02T13:39:00Z">
              <w:r w:rsidRPr="005D76C8">
                <w:rPr>
                  <w:rFonts w:eastAsia="Times New Roman" w:cs="Calibri"/>
                  <w:color w:val="000000"/>
                  <w:sz w:val="16"/>
                  <w:szCs w:val="16"/>
                  <w:lang w:eastAsia="en-AU"/>
                </w:rPr>
                <w:t>CP33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2" w:author="KIM, Jason" w:date="2019-04-02T13:39:00Z"/>
                <w:rFonts w:eastAsia="Times New Roman" w:cs="Calibri"/>
                <w:color w:val="000000"/>
                <w:sz w:val="16"/>
                <w:szCs w:val="16"/>
                <w:lang w:eastAsia="en-AU"/>
              </w:rPr>
            </w:pPr>
            <w:ins w:id="6503" w:author="KIM, Jason" w:date="2019-04-02T13:39:00Z">
              <w:r w:rsidRPr="005D76C8">
                <w:rPr>
                  <w:rFonts w:eastAsia="Times New Roman" w:cs="Calibri"/>
                  <w:color w:val="000000"/>
                  <w:sz w:val="16"/>
                  <w:szCs w:val="16"/>
                  <w:lang w:eastAsia="en-AU"/>
                </w:rPr>
                <w:t>DLZ2324 to DLZ2332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04" w:author="KIM, Jason" w:date="2019-04-02T13:39:00Z"/>
                <w:rFonts w:eastAsia="Times New Roman" w:cs="Calibri"/>
                <w:color w:val="000000"/>
                <w:sz w:val="16"/>
                <w:szCs w:val="16"/>
                <w:lang w:eastAsia="en-AU"/>
              </w:rPr>
            </w:pPr>
            <w:ins w:id="650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06" w:author="KIM, Jason" w:date="2019-04-02T13:39:00Z"/>
                <w:rFonts w:eastAsia="Times New Roman" w:cs="Calibri"/>
                <w:color w:val="000000"/>
                <w:sz w:val="16"/>
                <w:szCs w:val="16"/>
                <w:lang w:eastAsia="en-AU"/>
              </w:rPr>
            </w:pPr>
            <w:ins w:id="6507" w:author="KIM, Jason" w:date="2019-04-02T13:39:00Z">
              <w:r w:rsidRPr="005D76C8">
                <w:rPr>
                  <w:rFonts w:eastAsia="Times New Roman" w:cs="Calibri"/>
                  <w:color w:val="000000"/>
                  <w:sz w:val="16"/>
                  <w:szCs w:val="16"/>
                  <w:lang w:eastAsia="en-AU"/>
                </w:rPr>
                <w:t>ELZ20334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8" w:author="KIM, Jason" w:date="2019-04-02T13:39:00Z"/>
                <w:rFonts w:eastAsia="Times New Roman" w:cs="Calibri"/>
                <w:color w:val="000000"/>
                <w:sz w:val="16"/>
                <w:szCs w:val="16"/>
                <w:lang w:eastAsia="en-AU"/>
              </w:rPr>
            </w:pPr>
            <w:ins w:id="6509" w:author="KIM, Jason" w:date="2019-04-02T13:39:00Z">
              <w:r w:rsidRPr="005D76C8">
                <w:rPr>
                  <w:rFonts w:eastAsia="Times New Roman" w:cs="Calibri"/>
                  <w:color w:val="000000"/>
                  <w:sz w:val="16"/>
                  <w:szCs w:val="16"/>
                  <w:lang w:eastAsia="en-AU"/>
                </w:rPr>
                <w:t>PORTAL 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10" w:author="KIM, Jason" w:date="2019-04-02T13:39:00Z"/>
                <w:rFonts w:eastAsia="Times New Roman" w:cs="Calibri"/>
                <w:color w:val="000000"/>
                <w:sz w:val="16"/>
                <w:szCs w:val="16"/>
                <w:lang w:eastAsia="en-AU"/>
              </w:rPr>
            </w:pPr>
            <w:ins w:id="651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12" w:author="KIM, Jason" w:date="2019-04-02T13:39:00Z"/>
                <w:rFonts w:eastAsia="Times New Roman" w:cs="Calibri"/>
                <w:color w:val="000000"/>
                <w:sz w:val="16"/>
                <w:szCs w:val="16"/>
                <w:lang w:eastAsia="en-AU"/>
              </w:rPr>
            </w:pPr>
            <w:ins w:id="6513" w:author="KIM, Jason" w:date="2019-04-02T13:39:00Z">
              <w:r w:rsidRPr="005D76C8">
                <w:rPr>
                  <w:rFonts w:eastAsia="Times New Roman" w:cs="Calibri"/>
                  <w:color w:val="000000"/>
                  <w:sz w:val="16"/>
                  <w:szCs w:val="16"/>
                  <w:lang w:eastAsia="en-AU"/>
                </w:rPr>
                <w:t>PORTAL 8</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14" w:author="KIM, Jason" w:date="2019-04-02T13:39:00Z"/>
                <w:rFonts w:eastAsia="Times New Roman" w:cs="Calibri"/>
                <w:color w:val="000000"/>
                <w:sz w:val="16"/>
                <w:szCs w:val="16"/>
                <w:lang w:eastAsia="en-AU"/>
              </w:rPr>
            </w:pPr>
            <w:ins w:id="6515"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51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17" w:author="KIM, Jason" w:date="2019-04-02T13:39:00Z"/>
                <w:rFonts w:eastAsia="Times New Roman" w:cs="Calibri"/>
                <w:color w:val="000000"/>
                <w:sz w:val="16"/>
                <w:szCs w:val="16"/>
                <w:lang w:eastAsia="en-AU"/>
              </w:rPr>
            </w:pPr>
            <w:ins w:id="6518" w:author="KIM, Jason" w:date="2019-04-02T13:39:00Z">
              <w:r w:rsidRPr="005D76C8">
                <w:rPr>
                  <w:rFonts w:eastAsia="Times New Roman" w:cs="Calibri"/>
                  <w:color w:val="000000"/>
                  <w:sz w:val="16"/>
                  <w:szCs w:val="16"/>
                  <w:lang w:eastAsia="en-AU"/>
                </w:rPr>
                <w:t>ELZ20048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19" w:author="KIM, Jason" w:date="2019-04-02T13:39:00Z"/>
                <w:rFonts w:eastAsia="Times New Roman" w:cs="Calibri"/>
                <w:color w:val="000000"/>
                <w:sz w:val="16"/>
                <w:szCs w:val="16"/>
                <w:lang w:eastAsia="en-AU"/>
              </w:rPr>
            </w:pPr>
            <w:ins w:id="6520" w:author="KIM, Jason" w:date="2019-04-02T13:39:00Z">
              <w:r w:rsidRPr="005D76C8">
                <w:rPr>
                  <w:rFonts w:eastAsia="Times New Roman" w:cs="Calibri"/>
                  <w:color w:val="000000"/>
                  <w:sz w:val="16"/>
                  <w:szCs w:val="16"/>
                  <w:lang w:eastAsia="en-AU"/>
                </w:rPr>
                <w:t>CP09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1" w:author="KIM, Jason" w:date="2019-04-02T13:39:00Z"/>
                <w:rFonts w:eastAsia="Times New Roman" w:cs="Calibri"/>
                <w:color w:val="000000"/>
                <w:sz w:val="16"/>
                <w:szCs w:val="16"/>
                <w:lang w:eastAsia="en-AU"/>
              </w:rPr>
            </w:pPr>
            <w:ins w:id="6522" w:author="KIM, Jason" w:date="2019-04-02T13:39:00Z">
              <w:r w:rsidRPr="005D76C8">
                <w:rPr>
                  <w:rFonts w:eastAsia="Times New Roman" w:cs="Calibri"/>
                  <w:color w:val="000000"/>
                  <w:sz w:val="16"/>
                  <w:szCs w:val="16"/>
                  <w:lang w:eastAsia="en-AU"/>
                </w:rPr>
                <w:t>CP10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3" w:author="KIM, Jason" w:date="2019-04-02T13:39:00Z"/>
                <w:rFonts w:eastAsia="Times New Roman" w:cs="Calibri"/>
                <w:color w:val="000000"/>
                <w:sz w:val="16"/>
                <w:szCs w:val="16"/>
                <w:lang w:eastAsia="en-AU"/>
              </w:rPr>
            </w:pPr>
            <w:ins w:id="6524" w:author="KIM, Jason" w:date="2019-04-02T13:39:00Z">
              <w:r w:rsidRPr="005D76C8">
                <w:rPr>
                  <w:rFonts w:eastAsia="Times New Roman" w:cs="Calibri"/>
                  <w:color w:val="000000"/>
                  <w:sz w:val="16"/>
                  <w:szCs w:val="16"/>
                  <w:lang w:eastAsia="en-AU"/>
                </w:rPr>
                <w:t>DLZ2095 to DLZ2103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25" w:author="KIM, Jason" w:date="2019-04-02T13:39:00Z"/>
                <w:rFonts w:eastAsia="Times New Roman" w:cs="Calibri"/>
                <w:color w:val="000000"/>
                <w:sz w:val="16"/>
                <w:szCs w:val="16"/>
                <w:lang w:eastAsia="en-AU"/>
              </w:rPr>
            </w:pPr>
            <w:ins w:id="652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27" w:author="KIM, Jason" w:date="2019-04-02T13:39:00Z"/>
                <w:rFonts w:eastAsia="Times New Roman" w:cs="Calibri"/>
                <w:color w:val="000000"/>
                <w:sz w:val="16"/>
                <w:szCs w:val="16"/>
                <w:lang w:eastAsia="en-AU"/>
              </w:rPr>
            </w:pPr>
            <w:ins w:id="6528" w:author="KIM, Jason" w:date="2019-04-02T13:39:00Z">
              <w:r w:rsidRPr="005D76C8">
                <w:rPr>
                  <w:rFonts w:eastAsia="Times New Roman" w:cs="Calibri"/>
                  <w:color w:val="000000"/>
                  <w:sz w:val="16"/>
                  <w:szCs w:val="16"/>
                  <w:lang w:eastAsia="en-AU"/>
                </w:rPr>
                <w:t>ELZ20190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9" w:author="KIM, Jason" w:date="2019-04-02T13:39:00Z"/>
                <w:rFonts w:eastAsia="Times New Roman" w:cs="Calibri"/>
                <w:color w:val="000000"/>
                <w:sz w:val="16"/>
                <w:szCs w:val="16"/>
                <w:lang w:eastAsia="en-AU"/>
              </w:rPr>
            </w:pPr>
            <w:ins w:id="6530" w:author="KIM, Jason" w:date="2019-04-02T13:39:00Z">
              <w:r w:rsidRPr="005D76C8">
                <w:rPr>
                  <w:rFonts w:eastAsia="Times New Roman" w:cs="Calibri"/>
                  <w:color w:val="000000"/>
                  <w:sz w:val="16"/>
                  <w:szCs w:val="16"/>
                  <w:lang w:eastAsia="en-AU"/>
                </w:rPr>
                <w:t>CP33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1" w:author="KIM, Jason" w:date="2019-04-02T13:39:00Z"/>
                <w:rFonts w:eastAsia="Times New Roman" w:cs="Calibri"/>
                <w:color w:val="000000"/>
                <w:sz w:val="16"/>
                <w:szCs w:val="16"/>
                <w:lang w:eastAsia="en-AU"/>
              </w:rPr>
            </w:pPr>
            <w:ins w:id="653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3" w:author="KIM, Jason" w:date="2019-04-02T13:39:00Z"/>
                <w:rFonts w:eastAsia="Times New Roman" w:cs="Calibri"/>
                <w:color w:val="000000"/>
                <w:sz w:val="16"/>
                <w:szCs w:val="16"/>
                <w:lang w:eastAsia="en-AU"/>
              </w:rPr>
            </w:pPr>
            <w:ins w:id="6534" w:author="KIM, Jason" w:date="2019-04-02T13:39:00Z">
              <w:r w:rsidRPr="005D76C8">
                <w:rPr>
                  <w:rFonts w:eastAsia="Times New Roman" w:cs="Calibri"/>
                  <w:color w:val="000000"/>
                  <w:sz w:val="16"/>
                  <w:szCs w:val="16"/>
                  <w:lang w:eastAsia="en-AU"/>
                </w:rPr>
                <w:t>DLZ2333 to DLZ2333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35" w:author="KIM, Jason" w:date="2019-04-02T13:39:00Z"/>
                <w:rFonts w:eastAsia="Times New Roman" w:cs="Calibri"/>
                <w:color w:val="000000"/>
                <w:sz w:val="16"/>
                <w:szCs w:val="16"/>
                <w:lang w:eastAsia="en-AU"/>
              </w:rPr>
            </w:pPr>
            <w:ins w:id="653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37" w:author="KIM, Jason" w:date="2019-04-02T13:39:00Z"/>
                <w:rFonts w:eastAsia="Times New Roman" w:cs="Calibri"/>
                <w:color w:val="000000"/>
                <w:sz w:val="16"/>
                <w:szCs w:val="16"/>
                <w:lang w:eastAsia="en-AU"/>
              </w:rPr>
            </w:pPr>
            <w:ins w:id="6538" w:author="KIM, Jason" w:date="2019-04-02T13:39:00Z">
              <w:r w:rsidRPr="005D76C8">
                <w:rPr>
                  <w:rFonts w:eastAsia="Times New Roman" w:cs="Calibri"/>
                  <w:color w:val="000000"/>
                  <w:sz w:val="16"/>
                  <w:szCs w:val="16"/>
                  <w:lang w:eastAsia="en-AU"/>
                </w:rPr>
                <w:t>ELZ20336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9" w:author="KIM, Jason" w:date="2019-04-02T13:39:00Z"/>
                <w:rFonts w:eastAsia="Times New Roman" w:cs="Calibri"/>
                <w:color w:val="000000"/>
                <w:sz w:val="16"/>
                <w:szCs w:val="16"/>
                <w:lang w:eastAsia="en-AU"/>
              </w:rPr>
            </w:pPr>
            <w:ins w:id="6540" w:author="KIM, Jason" w:date="2019-04-02T13:39:00Z">
              <w:r w:rsidRPr="005D76C8">
                <w:rPr>
                  <w:rFonts w:eastAsia="Times New Roman" w:cs="Calibri"/>
                  <w:color w:val="000000"/>
                  <w:sz w:val="16"/>
                  <w:szCs w:val="16"/>
                  <w:lang w:eastAsia="en-AU"/>
                </w:rPr>
                <w:t>CP60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41" w:author="KIM, Jason" w:date="2019-04-02T13:39:00Z"/>
                <w:rFonts w:eastAsia="Times New Roman" w:cs="Calibri"/>
                <w:color w:val="000000"/>
                <w:sz w:val="16"/>
                <w:szCs w:val="16"/>
                <w:lang w:eastAsia="en-AU"/>
              </w:rPr>
            </w:pPr>
            <w:ins w:id="654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43" w:author="KIM, Jason" w:date="2019-04-02T13:39:00Z"/>
                <w:rFonts w:eastAsia="Times New Roman" w:cs="Calibri"/>
                <w:color w:val="000000"/>
                <w:sz w:val="16"/>
                <w:szCs w:val="16"/>
                <w:lang w:eastAsia="en-AU"/>
              </w:rPr>
            </w:pPr>
            <w:ins w:id="6544" w:author="KIM, Jason" w:date="2019-04-02T13:39:00Z">
              <w:r w:rsidRPr="005D76C8">
                <w:rPr>
                  <w:rFonts w:eastAsia="Times New Roman" w:cs="Calibri"/>
                  <w:color w:val="000000"/>
                  <w:sz w:val="16"/>
                  <w:szCs w:val="16"/>
                  <w:lang w:eastAsia="en-AU"/>
                </w:rPr>
                <w:t>DLZ2602 to DLZ2602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45" w:author="KIM, Jason" w:date="2019-04-02T13:39:00Z"/>
                <w:rFonts w:eastAsia="Times New Roman" w:cs="Calibri"/>
                <w:color w:val="000000"/>
                <w:sz w:val="16"/>
                <w:szCs w:val="16"/>
                <w:lang w:eastAsia="en-AU"/>
              </w:rPr>
            </w:pPr>
            <w:ins w:id="654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54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48" w:author="KIM, Jason" w:date="2019-04-02T13:39:00Z"/>
                <w:rFonts w:eastAsia="Times New Roman" w:cs="Calibri"/>
                <w:color w:val="000000"/>
                <w:sz w:val="16"/>
                <w:szCs w:val="16"/>
                <w:lang w:eastAsia="en-AU"/>
              </w:rPr>
            </w:pPr>
            <w:ins w:id="6549" w:author="KIM, Jason" w:date="2019-04-02T13:39:00Z">
              <w:r w:rsidRPr="005D76C8">
                <w:rPr>
                  <w:rFonts w:eastAsia="Times New Roman" w:cs="Calibri"/>
                  <w:color w:val="000000"/>
                  <w:sz w:val="16"/>
                  <w:szCs w:val="16"/>
                  <w:lang w:eastAsia="en-AU"/>
                </w:rPr>
                <w:t>ELZ20050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0" w:author="KIM, Jason" w:date="2019-04-02T13:39:00Z"/>
                <w:rFonts w:eastAsia="Times New Roman" w:cs="Calibri"/>
                <w:color w:val="000000"/>
                <w:sz w:val="16"/>
                <w:szCs w:val="16"/>
                <w:lang w:eastAsia="en-AU"/>
              </w:rPr>
            </w:pPr>
            <w:ins w:id="6551" w:author="KIM, Jason" w:date="2019-04-02T13:39:00Z">
              <w:r w:rsidRPr="005D76C8">
                <w:rPr>
                  <w:rFonts w:eastAsia="Times New Roman" w:cs="Calibri"/>
                  <w:color w:val="000000"/>
                  <w:sz w:val="16"/>
                  <w:szCs w:val="16"/>
                  <w:lang w:eastAsia="en-AU"/>
                </w:rPr>
                <w:t>CP10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2" w:author="KIM, Jason" w:date="2019-04-02T13:39:00Z"/>
                <w:rFonts w:eastAsia="Times New Roman" w:cs="Calibri"/>
                <w:color w:val="000000"/>
                <w:sz w:val="16"/>
                <w:szCs w:val="16"/>
                <w:lang w:eastAsia="en-AU"/>
              </w:rPr>
            </w:pPr>
            <w:ins w:id="655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4" w:author="KIM, Jason" w:date="2019-04-02T13:39:00Z"/>
                <w:rFonts w:eastAsia="Times New Roman" w:cs="Calibri"/>
                <w:color w:val="000000"/>
                <w:sz w:val="16"/>
                <w:szCs w:val="16"/>
                <w:lang w:eastAsia="en-AU"/>
              </w:rPr>
            </w:pPr>
            <w:ins w:id="6555" w:author="KIM, Jason" w:date="2019-04-02T13:39:00Z">
              <w:r w:rsidRPr="005D76C8">
                <w:rPr>
                  <w:rFonts w:eastAsia="Times New Roman" w:cs="Calibri"/>
                  <w:color w:val="000000"/>
                  <w:sz w:val="16"/>
                  <w:szCs w:val="16"/>
                  <w:lang w:eastAsia="en-AU"/>
                </w:rPr>
                <w:t>DLZ2104 to DLZ2104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56" w:author="KIM, Jason" w:date="2019-04-02T13:39:00Z"/>
                <w:rFonts w:eastAsia="Times New Roman" w:cs="Calibri"/>
                <w:color w:val="000000"/>
                <w:sz w:val="16"/>
                <w:szCs w:val="16"/>
                <w:lang w:eastAsia="en-AU"/>
              </w:rPr>
            </w:pPr>
            <w:ins w:id="655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58" w:author="KIM, Jason" w:date="2019-04-02T13:39:00Z"/>
                <w:rFonts w:eastAsia="Times New Roman" w:cs="Calibri"/>
                <w:color w:val="000000"/>
                <w:sz w:val="16"/>
                <w:szCs w:val="16"/>
                <w:lang w:eastAsia="en-AU"/>
              </w:rPr>
            </w:pPr>
            <w:ins w:id="6559" w:author="KIM, Jason" w:date="2019-04-02T13:39:00Z">
              <w:r w:rsidRPr="005D76C8">
                <w:rPr>
                  <w:rFonts w:eastAsia="Times New Roman" w:cs="Calibri"/>
                  <w:color w:val="000000"/>
                  <w:sz w:val="16"/>
                  <w:szCs w:val="16"/>
                  <w:lang w:eastAsia="en-AU"/>
                </w:rPr>
                <w:t>ELZ20192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0" w:author="KIM, Jason" w:date="2019-04-02T13:39:00Z"/>
                <w:rFonts w:eastAsia="Times New Roman" w:cs="Calibri"/>
                <w:color w:val="000000"/>
                <w:sz w:val="16"/>
                <w:szCs w:val="16"/>
                <w:lang w:eastAsia="en-AU"/>
              </w:rPr>
            </w:pPr>
            <w:ins w:id="6561" w:author="KIM, Jason" w:date="2019-04-02T13:39:00Z">
              <w:r w:rsidRPr="005D76C8">
                <w:rPr>
                  <w:rFonts w:eastAsia="Times New Roman" w:cs="Calibri"/>
                  <w:color w:val="000000"/>
                  <w:sz w:val="16"/>
                  <w:szCs w:val="16"/>
                  <w:lang w:eastAsia="en-AU"/>
                </w:rPr>
                <w:t>CP33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2" w:author="KIM, Jason" w:date="2019-04-02T13:39:00Z"/>
                <w:rFonts w:eastAsia="Times New Roman" w:cs="Calibri"/>
                <w:color w:val="000000"/>
                <w:sz w:val="16"/>
                <w:szCs w:val="16"/>
                <w:lang w:eastAsia="en-AU"/>
              </w:rPr>
            </w:pPr>
            <w:ins w:id="6563" w:author="KIM, Jason" w:date="2019-04-02T13:39:00Z">
              <w:r w:rsidRPr="005D76C8">
                <w:rPr>
                  <w:rFonts w:eastAsia="Times New Roman" w:cs="Calibri"/>
                  <w:color w:val="000000"/>
                  <w:sz w:val="16"/>
                  <w:szCs w:val="16"/>
                  <w:lang w:eastAsia="en-AU"/>
                </w:rPr>
                <w:t>CP34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4" w:author="KIM, Jason" w:date="2019-04-02T13:39:00Z"/>
                <w:rFonts w:eastAsia="Times New Roman" w:cs="Calibri"/>
                <w:color w:val="000000"/>
                <w:sz w:val="16"/>
                <w:szCs w:val="16"/>
                <w:lang w:eastAsia="en-AU"/>
              </w:rPr>
            </w:pPr>
            <w:ins w:id="6565" w:author="KIM, Jason" w:date="2019-04-02T13:39:00Z">
              <w:r w:rsidRPr="005D76C8">
                <w:rPr>
                  <w:rFonts w:eastAsia="Times New Roman" w:cs="Calibri"/>
                  <w:color w:val="000000"/>
                  <w:sz w:val="16"/>
                  <w:szCs w:val="16"/>
                  <w:lang w:eastAsia="en-AU"/>
                </w:rPr>
                <w:t>DLZ2334 to DLZ2342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66" w:author="KIM, Jason" w:date="2019-04-02T13:39:00Z"/>
                <w:rFonts w:eastAsia="Times New Roman" w:cs="Calibri"/>
                <w:color w:val="000000"/>
                <w:sz w:val="16"/>
                <w:szCs w:val="16"/>
                <w:lang w:eastAsia="en-AU"/>
              </w:rPr>
            </w:pPr>
            <w:ins w:id="656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68" w:author="KIM, Jason" w:date="2019-04-02T13:39:00Z"/>
                <w:rFonts w:eastAsia="Times New Roman" w:cs="Calibri"/>
                <w:color w:val="000000"/>
                <w:sz w:val="16"/>
                <w:szCs w:val="16"/>
                <w:lang w:eastAsia="en-AU"/>
              </w:rPr>
            </w:pPr>
            <w:ins w:id="6569" w:author="KIM, Jason" w:date="2019-04-02T13:39:00Z">
              <w:r w:rsidRPr="005D76C8">
                <w:rPr>
                  <w:rFonts w:eastAsia="Times New Roman" w:cs="Calibri"/>
                  <w:color w:val="000000"/>
                  <w:sz w:val="16"/>
                  <w:szCs w:val="16"/>
                  <w:lang w:eastAsia="en-AU"/>
                </w:rPr>
                <w:t>ELZ20338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70" w:author="KIM, Jason" w:date="2019-04-02T13:39:00Z"/>
                <w:rFonts w:eastAsia="Times New Roman" w:cs="Calibri"/>
                <w:color w:val="000000"/>
                <w:sz w:val="16"/>
                <w:szCs w:val="16"/>
                <w:lang w:eastAsia="en-AU"/>
              </w:rPr>
            </w:pPr>
            <w:ins w:id="6571" w:author="KIM, Jason" w:date="2019-04-02T13:39:00Z">
              <w:r w:rsidRPr="005D76C8">
                <w:rPr>
                  <w:rFonts w:eastAsia="Times New Roman" w:cs="Calibri"/>
                  <w:color w:val="000000"/>
                  <w:sz w:val="16"/>
                  <w:szCs w:val="16"/>
                  <w:lang w:eastAsia="en-AU"/>
                </w:rPr>
                <w:t>CP60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72" w:author="KIM, Jason" w:date="2019-04-02T13:39:00Z"/>
                <w:rFonts w:eastAsia="Times New Roman" w:cs="Calibri"/>
                <w:color w:val="000000"/>
                <w:sz w:val="16"/>
                <w:szCs w:val="16"/>
                <w:lang w:eastAsia="en-AU"/>
              </w:rPr>
            </w:pPr>
            <w:ins w:id="6573" w:author="KIM, Jason" w:date="2019-04-02T13:39:00Z">
              <w:r w:rsidRPr="005D76C8">
                <w:rPr>
                  <w:rFonts w:eastAsia="Times New Roman" w:cs="Calibri"/>
                  <w:color w:val="000000"/>
                  <w:sz w:val="16"/>
                  <w:szCs w:val="16"/>
                  <w:lang w:eastAsia="en-AU"/>
                </w:rPr>
                <w:t>CP61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74" w:author="KIM, Jason" w:date="2019-04-02T13:39:00Z"/>
                <w:rFonts w:eastAsia="Times New Roman" w:cs="Calibri"/>
                <w:color w:val="000000"/>
                <w:sz w:val="16"/>
                <w:szCs w:val="16"/>
                <w:lang w:eastAsia="en-AU"/>
              </w:rPr>
            </w:pPr>
            <w:ins w:id="6575" w:author="KIM, Jason" w:date="2019-04-02T13:39:00Z">
              <w:r w:rsidRPr="005D76C8">
                <w:rPr>
                  <w:rFonts w:eastAsia="Times New Roman" w:cs="Calibri"/>
                  <w:color w:val="000000"/>
                  <w:sz w:val="16"/>
                  <w:szCs w:val="16"/>
                  <w:lang w:eastAsia="en-AU"/>
                </w:rPr>
                <w:t>DLZ2603 to DLZ2612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76" w:author="KIM, Jason" w:date="2019-04-02T13:39:00Z"/>
                <w:rFonts w:eastAsia="Times New Roman" w:cs="Calibri"/>
                <w:color w:val="000000"/>
                <w:sz w:val="16"/>
                <w:szCs w:val="16"/>
                <w:lang w:eastAsia="en-AU"/>
              </w:rPr>
            </w:pPr>
            <w:ins w:id="657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57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79" w:author="KIM, Jason" w:date="2019-04-02T13:39:00Z"/>
                <w:rFonts w:eastAsia="Times New Roman" w:cs="Calibri"/>
                <w:color w:val="000000"/>
                <w:sz w:val="16"/>
                <w:szCs w:val="16"/>
                <w:lang w:eastAsia="en-AU"/>
              </w:rPr>
            </w:pPr>
            <w:ins w:id="6580" w:author="KIM, Jason" w:date="2019-04-02T13:39:00Z">
              <w:r w:rsidRPr="005D76C8">
                <w:rPr>
                  <w:rFonts w:eastAsia="Times New Roman" w:cs="Calibri"/>
                  <w:color w:val="000000"/>
                  <w:sz w:val="16"/>
                  <w:szCs w:val="16"/>
                  <w:lang w:eastAsia="en-AU"/>
                </w:rPr>
                <w:lastRenderedPageBreak/>
                <w:t>ELZ20052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1" w:author="KIM, Jason" w:date="2019-04-02T13:39:00Z"/>
                <w:rFonts w:eastAsia="Times New Roman" w:cs="Calibri"/>
                <w:color w:val="000000"/>
                <w:sz w:val="16"/>
                <w:szCs w:val="16"/>
                <w:lang w:eastAsia="en-AU"/>
              </w:rPr>
            </w:pPr>
            <w:ins w:id="6582" w:author="KIM, Jason" w:date="2019-04-02T13:39:00Z">
              <w:r w:rsidRPr="005D76C8">
                <w:rPr>
                  <w:rFonts w:eastAsia="Times New Roman" w:cs="Calibri"/>
                  <w:color w:val="000000"/>
                  <w:sz w:val="16"/>
                  <w:szCs w:val="16"/>
                  <w:lang w:eastAsia="en-AU"/>
                </w:rPr>
                <w:t>CP10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3" w:author="KIM, Jason" w:date="2019-04-02T13:39:00Z"/>
                <w:rFonts w:eastAsia="Times New Roman" w:cs="Calibri"/>
                <w:color w:val="000000"/>
                <w:sz w:val="16"/>
                <w:szCs w:val="16"/>
                <w:lang w:eastAsia="en-AU"/>
              </w:rPr>
            </w:pPr>
            <w:ins w:id="6584" w:author="KIM, Jason" w:date="2019-04-02T13:39:00Z">
              <w:r w:rsidRPr="005D76C8">
                <w:rPr>
                  <w:rFonts w:eastAsia="Times New Roman" w:cs="Calibri"/>
                  <w:color w:val="000000"/>
                  <w:sz w:val="16"/>
                  <w:szCs w:val="16"/>
                  <w:lang w:eastAsia="en-AU"/>
                </w:rPr>
                <w:t>CP11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5" w:author="KIM, Jason" w:date="2019-04-02T13:39:00Z"/>
                <w:rFonts w:eastAsia="Times New Roman" w:cs="Calibri"/>
                <w:color w:val="000000"/>
                <w:sz w:val="16"/>
                <w:szCs w:val="16"/>
                <w:lang w:eastAsia="en-AU"/>
              </w:rPr>
            </w:pPr>
            <w:ins w:id="6586" w:author="KIM, Jason" w:date="2019-04-02T13:39:00Z">
              <w:r w:rsidRPr="005D76C8">
                <w:rPr>
                  <w:rFonts w:eastAsia="Times New Roman" w:cs="Calibri"/>
                  <w:color w:val="000000"/>
                  <w:sz w:val="16"/>
                  <w:szCs w:val="16"/>
                  <w:lang w:eastAsia="en-AU"/>
                </w:rPr>
                <w:t>DLZ2105 to DLZ2113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87" w:author="KIM, Jason" w:date="2019-04-02T13:39:00Z"/>
                <w:rFonts w:eastAsia="Times New Roman" w:cs="Calibri"/>
                <w:color w:val="000000"/>
                <w:sz w:val="16"/>
                <w:szCs w:val="16"/>
                <w:lang w:eastAsia="en-AU"/>
              </w:rPr>
            </w:pPr>
            <w:ins w:id="658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89" w:author="KIM, Jason" w:date="2019-04-02T13:39:00Z"/>
                <w:rFonts w:eastAsia="Times New Roman" w:cs="Calibri"/>
                <w:color w:val="000000"/>
                <w:sz w:val="16"/>
                <w:szCs w:val="16"/>
                <w:lang w:eastAsia="en-AU"/>
              </w:rPr>
            </w:pPr>
            <w:ins w:id="6590" w:author="KIM, Jason" w:date="2019-04-02T13:39:00Z">
              <w:r w:rsidRPr="005D76C8">
                <w:rPr>
                  <w:rFonts w:eastAsia="Times New Roman" w:cs="Calibri"/>
                  <w:color w:val="000000"/>
                  <w:sz w:val="16"/>
                  <w:szCs w:val="16"/>
                  <w:lang w:eastAsia="en-AU"/>
                </w:rPr>
                <w:t>ELZ20194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1" w:author="KIM, Jason" w:date="2019-04-02T13:39:00Z"/>
                <w:rFonts w:eastAsia="Times New Roman" w:cs="Calibri"/>
                <w:color w:val="000000"/>
                <w:sz w:val="16"/>
                <w:szCs w:val="16"/>
                <w:lang w:eastAsia="en-AU"/>
              </w:rPr>
            </w:pPr>
            <w:ins w:id="6592" w:author="KIM, Jason" w:date="2019-04-02T13:39:00Z">
              <w:r w:rsidRPr="005D76C8">
                <w:rPr>
                  <w:rFonts w:eastAsia="Times New Roman" w:cs="Calibri"/>
                  <w:color w:val="000000"/>
                  <w:sz w:val="16"/>
                  <w:szCs w:val="16"/>
                  <w:lang w:eastAsia="en-AU"/>
                </w:rPr>
                <w:t>CP34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3" w:author="KIM, Jason" w:date="2019-04-02T13:39:00Z"/>
                <w:rFonts w:eastAsia="Times New Roman" w:cs="Calibri"/>
                <w:color w:val="000000"/>
                <w:sz w:val="16"/>
                <w:szCs w:val="16"/>
                <w:lang w:eastAsia="en-AU"/>
              </w:rPr>
            </w:pPr>
            <w:ins w:id="659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5" w:author="KIM, Jason" w:date="2019-04-02T13:39:00Z"/>
                <w:rFonts w:eastAsia="Times New Roman" w:cs="Calibri"/>
                <w:color w:val="000000"/>
                <w:sz w:val="16"/>
                <w:szCs w:val="16"/>
                <w:lang w:eastAsia="en-AU"/>
              </w:rPr>
            </w:pPr>
            <w:ins w:id="6596" w:author="KIM, Jason" w:date="2019-04-02T13:39:00Z">
              <w:r w:rsidRPr="005D76C8">
                <w:rPr>
                  <w:rFonts w:eastAsia="Times New Roman" w:cs="Calibri"/>
                  <w:color w:val="000000"/>
                  <w:sz w:val="16"/>
                  <w:szCs w:val="16"/>
                  <w:lang w:eastAsia="en-AU"/>
                </w:rPr>
                <w:t>DLZ2343 to DLZ2343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97" w:author="KIM, Jason" w:date="2019-04-02T13:39:00Z"/>
                <w:rFonts w:eastAsia="Times New Roman" w:cs="Calibri"/>
                <w:color w:val="000000"/>
                <w:sz w:val="16"/>
                <w:szCs w:val="16"/>
                <w:lang w:eastAsia="en-AU"/>
              </w:rPr>
            </w:pPr>
            <w:ins w:id="659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99" w:author="KIM, Jason" w:date="2019-04-02T13:39:00Z"/>
                <w:rFonts w:eastAsia="Times New Roman" w:cs="Calibri"/>
                <w:color w:val="000000"/>
                <w:sz w:val="16"/>
                <w:szCs w:val="16"/>
                <w:lang w:eastAsia="en-AU"/>
              </w:rPr>
            </w:pPr>
            <w:ins w:id="6600" w:author="KIM, Jason" w:date="2019-04-02T13:39:00Z">
              <w:r w:rsidRPr="005D76C8">
                <w:rPr>
                  <w:rFonts w:eastAsia="Times New Roman" w:cs="Calibri"/>
                  <w:color w:val="000000"/>
                  <w:sz w:val="16"/>
                  <w:szCs w:val="16"/>
                  <w:lang w:eastAsia="en-AU"/>
                </w:rPr>
                <w:t>ELZ20340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1" w:author="KIM, Jason" w:date="2019-04-02T13:39:00Z"/>
                <w:rFonts w:eastAsia="Times New Roman" w:cs="Calibri"/>
                <w:color w:val="000000"/>
                <w:sz w:val="16"/>
                <w:szCs w:val="16"/>
                <w:lang w:eastAsia="en-AU"/>
              </w:rPr>
            </w:pPr>
            <w:ins w:id="6602" w:author="KIM, Jason" w:date="2019-04-02T13:39:00Z">
              <w:r w:rsidRPr="005D76C8">
                <w:rPr>
                  <w:rFonts w:eastAsia="Times New Roman" w:cs="Calibri"/>
                  <w:color w:val="000000"/>
                  <w:sz w:val="16"/>
                  <w:szCs w:val="16"/>
                  <w:lang w:eastAsia="en-AU"/>
                </w:rPr>
                <w:t>CP61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3" w:author="KIM, Jason" w:date="2019-04-02T13:39:00Z"/>
                <w:rFonts w:eastAsia="Times New Roman" w:cs="Calibri"/>
                <w:color w:val="000000"/>
                <w:sz w:val="16"/>
                <w:szCs w:val="16"/>
                <w:lang w:eastAsia="en-AU"/>
              </w:rPr>
            </w:pPr>
            <w:ins w:id="660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5" w:author="KIM, Jason" w:date="2019-04-02T13:39:00Z"/>
                <w:rFonts w:eastAsia="Times New Roman" w:cs="Calibri"/>
                <w:color w:val="000000"/>
                <w:sz w:val="16"/>
                <w:szCs w:val="16"/>
                <w:lang w:eastAsia="en-AU"/>
              </w:rPr>
            </w:pPr>
            <w:ins w:id="6606" w:author="KIM, Jason" w:date="2019-04-02T13:39:00Z">
              <w:r w:rsidRPr="005D76C8">
                <w:rPr>
                  <w:rFonts w:eastAsia="Times New Roman" w:cs="Calibri"/>
                  <w:color w:val="000000"/>
                  <w:sz w:val="16"/>
                  <w:szCs w:val="16"/>
                  <w:lang w:eastAsia="en-AU"/>
                </w:rPr>
                <w:t>DLZ2613 to DLZ2613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07" w:author="KIM, Jason" w:date="2019-04-02T13:39:00Z"/>
                <w:rFonts w:eastAsia="Times New Roman" w:cs="Calibri"/>
                <w:color w:val="000000"/>
                <w:sz w:val="16"/>
                <w:szCs w:val="16"/>
                <w:lang w:eastAsia="en-AU"/>
              </w:rPr>
            </w:pPr>
            <w:ins w:id="660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0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10" w:author="KIM, Jason" w:date="2019-04-02T13:39:00Z"/>
                <w:rFonts w:eastAsia="Times New Roman" w:cs="Calibri"/>
                <w:color w:val="000000"/>
                <w:sz w:val="16"/>
                <w:szCs w:val="16"/>
                <w:lang w:eastAsia="en-AU"/>
              </w:rPr>
            </w:pPr>
            <w:ins w:id="6611" w:author="KIM, Jason" w:date="2019-04-02T13:39:00Z">
              <w:r w:rsidRPr="005D76C8">
                <w:rPr>
                  <w:rFonts w:eastAsia="Times New Roman" w:cs="Calibri"/>
                  <w:color w:val="000000"/>
                  <w:sz w:val="16"/>
                  <w:szCs w:val="16"/>
                  <w:lang w:eastAsia="en-AU"/>
                </w:rPr>
                <w:t>ELZ20054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2" w:author="KIM, Jason" w:date="2019-04-02T13:39:00Z"/>
                <w:rFonts w:eastAsia="Times New Roman" w:cs="Calibri"/>
                <w:color w:val="000000"/>
                <w:sz w:val="16"/>
                <w:szCs w:val="16"/>
                <w:lang w:eastAsia="en-AU"/>
              </w:rPr>
            </w:pPr>
            <w:ins w:id="6613" w:author="KIM, Jason" w:date="2019-04-02T13:39:00Z">
              <w:r w:rsidRPr="005D76C8">
                <w:rPr>
                  <w:rFonts w:eastAsia="Times New Roman" w:cs="Calibri"/>
                  <w:color w:val="000000"/>
                  <w:sz w:val="16"/>
                  <w:szCs w:val="16"/>
                  <w:lang w:eastAsia="en-AU"/>
                </w:rPr>
                <w:t>CP11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4" w:author="KIM, Jason" w:date="2019-04-02T13:39:00Z"/>
                <w:rFonts w:eastAsia="Times New Roman" w:cs="Calibri"/>
                <w:color w:val="000000"/>
                <w:sz w:val="16"/>
                <w:szCs w:val="16"/>
                <w:lang w:eastAsia="en-AU"/>
              </w:rPr>
            </w:pPr>
            <w:ins w:id="661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6" w:author="KIM, Jason" w:date="2019-04-02T13:39:00Z"/>
                <w:rFonts w:eastAsia="Times New Roman" w:cs="Calibri"/>
                <w:color w:val="000000"/>
                <w:sz w:val="16"/>
                <w:szCs w:val="16"/>
                <w:lang w:eastAsia="en-AU"/>
              </w:rPr>
            </w:pPr>
            <w:ins w:id="6617" w:author="KIM, Jason" w:date="2019-04-02T13:39:00Z">
              <w:r w:rsidRPr="005D76C8">
                <w:rPr>
                  <w:rFonts w:eastAsia="Times New Roman" w:cs="Calibri"/>
                  <w:color w:val="000000"/>
                  <w:sz w:val="16"/>
                  <w:szCs w:val="16"/>
                  <w:lang w:eastAsia="en-AU"/>
                </w:rPr>
                <w:t>DLZ2114 to DLZ2114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18" w:author="KIM, Jason" w:date="2019-04-02T13:39:00Z"/>
                <w:rFonts w:eastAsia="Times New Roman" w:cs="Calibri"/>
                <w:color w:val="000000"/>
                <w:sz w:val="16"/>
                <w:szCs w:val="16"/>
                <w:lang w:eastAsia="en-AU"/>
              </w:rPr>
            </w:pPr>
            <w:ins w:id="661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20" w:author="KIM, Jason" w:date="2019-04-02T13:39:00Z"/>
                <w:rFonts w:eastAsia="Times New Roman" w:cs="Calibri"/>
                <w:color w:val="000000"/>
                <w:sz w:val="16"/>
                <w:szCs w:val="16"/>
                <w:lang w:eastAsia="en-AU"/>
              </w:rPr>
            </w:pPr>
            <w:ins w:id="6621" w:author="KIM, Jason" w:date="2019-04-02T13:39:00Z">
              <w:r w:rsidRPr="005D76C8">
                <w:rPr>
                  <w:rFonts w:eastAsia="Times New Roman" w:cs="Calibri"/>
                  <w:color w:val="000000"/>
                  <w:sz w:val="16"/>
                  <w:szCs w:val="16"/>
                  <w:lang w:eastAsia="en-AU"/>
                </w:rPr>
                <w:t>ELZ20196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2" w:author="KIM, Jason" w:date="2019-04-02T13:39:00Z"/>
                <w:rFonts w:eastAsia="Times New Roman" w:cs="Calibri"/>
                <w:color w:val="000000"/>
                <w:sz w:val="16"/>
                <w:szCs w:val="16"/>
                <w:lang w:eastAsia="en-AU"/>
              </w:rPr>
            </w:pPr>
            <w:ins w:id="6623" w:author="KIM, Jason" w:date="2019-04-02T13:39:00Z">
              <w:r w:rsidRPr="005D76C8">
                <w:rPr>
                  <w:rFonts w:eastAsia="Times New Roman" w:cs="Calibri"/>
                  <w:color w:val="000000"/>
                  <w:sz w:val="16"/>
                  <w:szCs w:val="16"/>
                  <w:lang w:eastAsia="en-AU"/>
                </w:rPr>
                <w:t>CP34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4" w:author="KIM, Jason" w:date="2019-04-02T13:39:00Z"/>
                <w:rFonts w:eastAsia="Times New Roman" w:cs="Calibri"/>
                <w:color w:val="000000"/>
                <w:sz w:val="16"/>
                <w:szCs w:val="16"/>
                <w:lang w:eastAsia="en-AU"/>
              </w:rPr>
            </w:pPr>
            <w:ins w:id="6625" w:author="KIM, Jason" w:date="2019-04-02T13:39:00Z">
              <w:r w:rsidRPr="005D76C8">
                <w:rPr>
                  <w:rFonts w:eastAsia="Times New Roman" w:cs="Calibri"/>
                  <w:color w:val="000000"/>
                  <w:sz w:val="16"/>
                  <w:szCs w:val="16"/>
                  <w:lang w:eastAsia="en-AU"/>
                </w:rPr>
                <w:t>CP35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6" w:author="KIM, Jason" w:date="2019-04-02T13:39:00Z"/>
                <w:rFonts w:eastAsia="Times New Roman" w:cs="Calibri"/>
                <w:color w:val="000000"/>
                <w:sz w:val="16"/>
                <w:szCs w:val="16"/>
                <w:lang w:eastAsia="en-AU"/>
              </w:rPr>
            </w:pPr>
            <w:ins w:id="6627" w:author="KIM, Jason" w:date="2019-04-02T13:39:00Z">
              <w:r w:rsidRPr="005D76C8">
                <w:rPr>
                  <w:rFonts w:eastAsia="Times New Roman" w:cs="Calibri"/>
                  <w:color w:val="000000"/>
                  <w:sz w:val="16"/>
                  <w:szCs w:val="16"/>
                  <w:lang w:eastAsia="en-AU"/>
                </w:rPr>
                <w:t>DLZ2344 to DLZ2352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28" w:author="KIM, Jason" w:date="2019-04-02T13:39:00Z"/>
                <w:rFonts w:eastAsia="Times New Roman" w:cs="Calibri"/>
                <w:color w:val="000000"/>
                <w:sz w:val="16"/>
                <w:szCs w:val="16"/>
                <w:lang w:eastAsia="en-AU"/>
              </w:rPr>
            </w:pPr>
            <w:ins w:id="662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30" w:author="KIM, Jason" w:date="2019-04-02T13:39:00Z"/>
                <w:rFonts w:eastAsia="Times New Roman" w:cs="Calibri"/>
                <w:color w:val="000000"/>
                <w:sz w:val="16"/>
                <w:szCs w:val="16"/>
                <w:lang w:eastAsia="en-AU"/>
              </w:rPr>
            </w:pPr>
            <w:ins w:id="6631" w:author="KIM, Jason" w:date="2019-04-02T13:39:00Z">
              <w:r w:rsidRPr="005D76C8">
                <w:rPr>
                  <w:rFonts w:eastAsia="Times New Roman" w:cs="Calibri"/>
                  <w:color w:val="000000"/>
                  <w:sz w:val="16"/>
                  <w:szCs w:val="16"/>
                  <w:lang w:eastAsia="en-AU"/>
                </w:rPr>
                <w:t>ELZ20342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32" w:author="KIM, Jason" w:date="2019-04-02T13:39:00Z"/>
                <w:rFonts w:eastAsia="Times New Roman" w:cs="Calibri"/>
                <w:color w:val="000000"/>
                <w:sz w:val="16"/>
                <w:szCs w:val="16"/>
                <w:lang w:eastAsia="en-AU"/>
              </w:rPr>
            </w:pPr>
            <w:ins w:id="6633" w:author="KIM, Jason" w:date="2019-04-02T13:39:00Z">
              <w:r w:rsidRPr="005D76C8">
                <w:rPr>
                  <w:rFonts w:eastAsia="Times New Roman" w:cs="Calibri"/>
                  <w:color w:val="000000"/>
                  <w:sz w:val="16"/>
                  <w:szCs w:val="16"/>
                  <w:lang w:eastAsia="en-AU"/>
                </w:rPr>
                <w:t>CP61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34" w:author="KIM, Jason" w:date="2019-04-02T13:39:00Z"/>
                <w:rFonts w:eastAsia="Times New Roman" w:cs="Calibri"/>
                <w:color w:val="000000"/>
                <w:sz w:val="16"/>
                <w:szCs w:val="16"/>
                <w:lang w:eastAsia="en-AU"/>
              </w:rPr>
            </w:pPr>
            <w:ins w:id="6635" w:author="KIM, Jason" w:date="2019-04-02T13:39:00Z">
              <w:r w:rsidRPr="005D76C8">
                <w:rPr>
                  <w:rFonts w:eastAsia="Times New Roman" w:cs="Calibri"/>
                  <w:color w:val="000000"/>
                  <w:sz w:val="16"/>
                  <w:szCs w:val="16"/>
                  <w:lang w:eastAsia="en-AU"/>
                </w:rPr>
                <w:t>CP62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36" w:author="KIM, Jason" w:date="2019-04-02T13:39:00Z"/>
                <w:rFonts w:eastAsia="Times New Roman" w:cs="Calibri"/>
                <w:color w:val="000000"/>
                <w:sz w:val="16"/>
                <w:szCs w:val="16"/>
                <w:lang w:eastAsia="en-AU"/>
              </w:rPr>
            </w:pPr>
            <w:ins w:id="6637" w:author="KIM, Jason" w:date="2019-04-02T13:39:00Z">
              <w:r w:rsidRPr="005D76C8">
                <w:rPr>
                  <w:rFonts w:eastAsia="Times New Roman" w:cs="Calibri"/>
                  <w:color w:val="000000"/>
                  <w:sz w:val="16"/>
                  <w:szCs w:val="16"/>
                  <w:lang w:eastAsia="en-AU"/>
                </w:rPr>
                <w:t>DLZ2614 to DLZ2623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38" w:author="KIM, Jason" w:date="2019-04-02T13:39:00Z"/>
                <w:rFonts w:eastAsia="Times New Roman" w:cs="Calibri"/>
                <w:color w:val="000000"/>
                <w:sz w:val="16"/>
                <w:szCs w:val="16"/>
                <w:lang w:eastAsia="en-AU"/>
              </w:rPr>
            </w:pPr>
            <w:ins w:id="663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4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41" w:author="KIM, Jason" w:date="2019-04-02T13:39:00Z"/>
                <w:rFonts w:eastAsia="Times New Roman" w:cs="Calibri"/>
                <w:color w:val="000000"/>
                <w:sz w:val="16"/>
                <w:szCs w:val="16"/>
                <w:lang w:eastAsia="en-AU"/>
              </w:rPr>
            </w:pPr>
            <w:ins w:id="6642" w:author="KIM, Jason" w:date="2019-04-02T13:39:00Z">
              <w:r w:rsidRPr="005D76C8">
                <w:rPr>
                  <w:rFonts w:eastAsia="Times New Roman" w:cs="Calibri"/>
                  <w:color w:val="000000"/>
                  <w:sz w:val="16"/>
                  <w:szCs w:val="16"/>
                  <w:lang w:eastAsia="en-AU"/>
                </w:rPr>
                <w:t>ELZ20056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3" w:author="KIM, Jason" w:date="2019-04-02T13:39:00Z"/>
                <w:rFonts w:eastAsia="Times New Roman" w:cs="Calibri"/>
                <w:color w:val="000000"/>
                <w:sz w:val="16"/>
                <w:szCs w:val="16"/>
                <w:lang w:eastAsia="en-AU"/>
              </w:rPr>
            </w:pPr>
            <w:ins w:id="6644" w:author="KIM, Jason" w:date="2019-04-02T13:39:00Z">
              <w:r w:rsidRPr="005D76C8">
                <w:rPr>
                  <w:rFonts w:eastAsia="Times New Roman" w:cs="Calibri"/>
                  <w:color w:val="000000"/>
                  <w:sz w:val="16"/>
                  <w:szCs w:val="16"/>
                  <w:lang w:eastAsia="en-AU"/>
                </w:rPr>
                <w:t>CP11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5" w:author="KIM, Jason" w:date="2019-04-02T13:39:00Z"/>
                <w:rFonts w:eastAsia="Times New Roman" w:cs="Calibri"/>
                <w:color w:val="000000"/>
                <w:sz w:val="16"/>
                <w:szCs w:val="16"/>
                <w:lang w:eastAsia="en-AU"/>
              </w:rPr>
            </w:pPr>
            <w:ins w:id="6646" w:author="KIM, Jason" w:date="2019-04-02T13:39:00Z">
              <w:r w:rsidRPr="005D76C8">
                <w:rPr>
                  <w:rFonts w:eastAsia="Times New Roman" w:cs="Calibri"/>
                  <w:color w:val="000000"/>
                  <w:sz w:val="16"/>
                  <w:szCs w:val="16"/>
                  <w:lang w:eastAsia="en-AU"/>
                </w:rPr>
                <w:t>CP12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7" w:author="KIM, Jason" w:date="2019-04-02T13:39:00Z"/>
                <w:rFonts w:eastAsia="Times New Roman" w:cs="Calibri"/>
                <w:color w:val="000000"/>
                <w:sz w:val="16"/>
                <w:szCs w:val="16"/>
                <w:lang w:eastAsia="en-AU"/>
              </w:rPr>
            </w:pPr>
            <w:ins w:id="6648" w:author="KIM, Jason" w:date="2019-04-02T13:39:00Z">
              <w:r w:rsidRPr="005D76C8">
                <w:rPr>
                  <w:rFonts w:eastAsia="Times New Roman" w:cs="Calibri"/>
                  <w:color w:val="000000"/>
                  <w:sz w:val="16"/>
                  <w:szCs w:val="16"/>
                  <w:lang w:eastAsia="en-AU"/>
                </w:rPr>
                <w:t>DLZ2115 to DLZ2122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49" w:author="KIM, Jason" w:date="2019-04-02T13:39:00Z"/>
                <w:rFonts w:eastAsia="Times New Roman" w:cs="Calibri"/>
                <w:color w:val="000000"/>
                <w:sz w:val="16"/>
                <w:szCs w:val="16"/>
                <w:lang w:eastAsia="en-AU"/>
              </w:rPr>
            </w:pPr>
            <w:ins w:id="665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51" w:author="KIM, Jason" w:date="2019-04-02T13:39:00Z"/>
                <w:rFonts w:eastAsia="Times New Roman" w:cs="Calibri"/>
                <w:color w:val="000000"/>
                <w:sz w:val="16"/>
                <w:szCs w:val="16"/>
                <w:lang w:eastAsia="en-AU"/>
              </w:rPr>
            </w:pPr>
            <w:ins w:id="6652" w:author="KIM, Jason" w:date="2019-04-02T13:39:00Z">
              <w:r w:rsidRPr="005D76C8">
                <w:rPr>
                  <w:rFonts w:eastAsia="Times New Roman" w:cs="Calibri"/>
                  <w:color w:val="000000"/>
                  <w:sz w:val="16"/>
                  <w:szCs w:val="16"/>
                  <w:lang w:eastAsia="en-AU"/>
                </w:rPr>
                <w:t>ELZ20198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3" w:author="KIM, Jason" w:date="2019-04-02T13:39:00Z"/>
                <w:rFonts w:eastAsia="Times New Roman" w:cs="Calibri"/>
                <w:color w:val="000000"/>
                <w:sz w:val="16"/>
                <w:szCs w:val="16"/>
                <w:lang w:eastAsia="en-AU"/>
              </w:rPr>
            </w:pPr>
            <w:ins w:id="6654" w:author="KIM, Jason" w:date="2019-04-02T13:39:00Z">
              <w:r w:rsidRPr="005D76C8">
                <w:rPr>
                  <w:rFonts w:eastAsia="Times New Roman" w:cs="Calibri"/>
                  <w:color w:val="000000"/>
                  <w:sz w:val="16"/>
                  <w:szCs w:val="16"/>
                  <w:lang w:eastAsia="en-AU"/>
                </w:rPr>
                <w:t>CP35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5" w:author="KIM, Jason" w:date="2019-04-02T13:39:00Z"/>
                <w:rFonts w:eastAsia="Times New Roman" w:cs="Calibri"/>
                <w:color w:val="000000"/>
                <w:sz w:val="16"/>
                <w:szCs w:val="16"/>
                <w:lang w:eastAsia="en-AU"/>
              </w:rPr>
            </w:pPr>
            <w:ins w:id="665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7" w:author="KIM, Jason" w:date="2019-04-02T13:39:00Z"/>
                <w:rFonts w:eastAsia="Times New Roman" w:cs="Calibri"/>
                <w:color w:val="000000"/>
                <w:sz w:val="16"/>
                <w:szCs w:val="16"/>
                <w:lang w:eastAsia="en-AU"/>
              </w:rPr>
            </w:pPr>
            <w:ins w:id="6658" w:author="KIM, Jason" w:date="2019-04-02T13:39:00Z">
              <w:r w:rsidRPr="005D76C8">
                <w:rPr>
                  <w:rFonts w:eastAsia="Times New Roman" w:cs="Calibri"/>
                  <w:color w:val="000000"/>
                  <w:sz w:val="16"/>
                  <w:szCs w:val="16"/>
                  <w:lang w:eastAsia="en-AU"/>
                </w:rPr>
                <w:t>DLZ2353 to DLZ2353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59" w:author="KIM, Jason" w:date="2019-04-02T13:39:00Z"/>
                <w:rFonts w:eastAsia="Times New Roman" w:cs="Calibri"/>
                <w:color w:val="000000"/>
                <w:sz w:val="16"/>
                <w:szCs w:val="16"/>
                <w:lang w:eastAsia="en-AU"/>
              </w:rPr>
            </w:pPr>
            <w:ins w:id="666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61" w:author="KIM, Jason" w:date="2019-04-02T13:39:00Z"/>
                <w:rFonts w:eastAsia="Times New Roman" w:cs="Calibri"/>
                <w:color w:val="000000"/>
                <w:sz w:val="16"/>
                <w:szCs w:val="16"/>
                <w:lang w:eastAsia="en-AU"/>
              </w:rPr>
            </w:pPr>
            <w:ins w:id="6662" w:author="KIM, Jason" w:date="2019-04-02T13:39:00Z">
              <w:r w:rsidRPr="005D76C8">
                <w:rPr>
                  <w:rFonts w:eastAsia="Times New Roman" w:cs="Calibri"/>
                  <w:color w:val="000000"/>
                  <w:sz w:val="16"/>
                  <w:szCs w:val="16"/>
                  <w:lang w:eastAsia="en-AU"/>
                </w:rPr>
                <w:t>ELZ20344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3" w:author="KIM, Jason" w:date="2019-04-02T13:39:00Z"/>
                <w:rFonts w:eastAsia="Times New Roman" w:cs="Calibri"/>
                <w:color w:val="000000"/>
                <w:sz w:val="16"/>
                <w:szCs w:val="16"/>
                <w:lang w:eastAsia="en-AU"/>
              </w:rPr>
            </w:pPr>
            <w:ins w:id="6664" w:author="KIM, Jason" w:date="2019-04-02T13:39:00Z">
              <w:r w:rsidRPr="005D76C8">
                <w:rPr>
                  <w:rFonts w:eastAsia="Times New Roman" w:cs="Calibri"/>
                  <w:color w:val="000000"/>
                  <w:sz w:val="16"/>
                  <w:szCs w:val="16"/>
                  <w:lang w:eastAsia="en-AU"/>
                </w:rPr>
                <w:t>CP62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5" w:author="KIM, Jason" w:date="2019-04-02T13:39:00Z"/>
                <w:rFonts w:eastAsia="Times New Roman" w:cs="Calibri"/>
                <w:color w:val="000000"/>
                <w:sz w:val="16"/>
                <w:szCs w:val="16"/>
                <w:lang w:eastAsia="en-AU"/>
              </w:rPr>
            </w:pPr>
            <w:ins w:id="666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7" w:author="KIM, Jason" w:date="2019-04-02T13:39:00Z"/>
                <w:rFonts w:eastAsia="Times New Roman" w:cs="Calibri"/>
                <w:color w:val="000000"/>
                <w:sz w:val="16"/>
                <w:szCs w:val="16"/>
                <w:lang w:eastAsia="en-AU"/>
              </w:rPr>
            </w:pPr>
            <w:ins w:id="6668" w:author="KIM, Jason" w:date="2019-04-02T13:39:00Z">
              <w:r w:rsidRPr="005D76C8">
                <w:rPr>
                  <w:rFonts w:eastAsia="Times New Roman" w:cs="Calibri"/>
                  <w:color w:val="000000"/>
                  <w:sz w:val="16"/>
                  <w:szCs w:val="16"/>
                  <w:lang w:eastAsia="en-AU"/>
                </w:rPr>
                <w:t>DLZ2624 to DLZ2624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69" w:author="KIM, Jason" w:date="2019-04-02T13:39:00Z"/>
                <w:rFonts w:eastAsia="Times New Roman" w:cs="Calibri"/>
                <w:color w:val="000000"/>
                <w:sz w:val="16"/>
                <w:szCs w:val="16"/>
                <w:lang w:eastAsia="en-AU"/>
              </w:rPr>
            </w:pPr>
            <w:ins w:id="667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7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72" w:author="KIM, Jason" w:date="2019-04-02T13:39:00Z"/>
                <w:rFonts w:eastAsia="Times New Roman" w:cs="Calibri"/>
                <w:color w:val="000000"/>
                <w:sz w:val="16"/>
                <w:szCs w:val="16"/>
                <w:lang w:eastAsia="en-AU"/>
              </w:rPr>
            </w:pPr>
            <w:ins w:id="6673" w:author="KIM, Jason" w:date="2019-04-02T13:39:00Z">
              <w:r w:rsidRPr="005D76C8">
                <w:rPr>
                  <w:rFonts w:eastAsia="Times New Roman" w:cs="Calibri"/>
                  <w:color w:val="000000"/>
                  <w:sz w:val="16"/>
                  <w:szCs w:val="16"/>
                  <w:lang w:eastAsia="en-AU"/>
                </w:rPr>
                <w:t>ELZ20058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4" w:author="KIM, Jason" w:date="2019-04-02T13:39:00Z"/>
                <w:rFonts w:eastAsia="Times New Roman" w:cs="Calibri"/>
                <w:color w:val="000000"/>
                <w:sz w:val="16"/>
                <w:szCs w:val="16"/>
                <w:lang w:eastAsia="en-AU"/>
              </w:rPr>
            </w:pPr>
            <w:ins w:id="6675" w:author="KIM, Jason" w:date="2019-04-02T13:39:00Z">
              <w:r w:rsidRPr="005D76C8">
                <w:rPr>
                  <w:rFonts w:eastAsia="Times New Roman" w:cs="Calibri"/>
                  <w:color w:val="000000"/>
                  <w:sz w:val="16"/>
                  <w:szCs w:val="16"/>
                  <w:lang w:eastAsia="en-AU"/>
                </w:rPr>
                <w:t>CP12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6" w:author="KIM, Jason" w:date="2019-04-02T13:39:00Z"/>
                <w:rFonts w:eastAsia="Times New Roman" w:cs="Calibri"/>
                <w:color w:val="000000"/>
                <w:sz w:val="16"/>
                <w:szCs w:val="16"/>
                <w:lang w:eastAsia="en-AU"/>
              </w:rPr>
            </w:pPr>
            <w:ins w:id="667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8" w:author="KIM, Jason" w:date="2019-04-02T13:39:00Z"/>
                <w:rFonts w:eastAsia="Times New Roman" w:cs="Calibri"/>
                <w:color w:val="000000"/>
                <w:sz w:val="16"/>
                <w:szCs w:val="16"/>
                <w:lang w:eastAsia="en-AU"/>
              </w:rPr>
            </w:pPr>
            <w:ins w:id="6679" w:author="KIM, Jason" w:date="2019-04-02T13:39:00Z">
              <w:r w:rsidRPr="005D76C8">
                <w:rPr>
                  <w:rFonts w:eastAsia="Times New Roman" w:cs="Calibri"/>
                  <w:color w:val="000000"/>
                  <w:sz w:val="16"/>
                  <w:szCs w:val="16"/>
                  <w:lang w:eastAsia="en-AU"/>
                </w:rPr>
                <w:t>DLZ2123 to DLZ2123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80" w:author="KIM, Jason" w:date="2019-04-02T13:39:00Z"/>
                <w:rFonts w:eastAsia="Times New Roman" w:cs="Calibri"/>
                <w:color w:val="000000"/>
                <w:sz w:val="16"/>
                <w:szCs w:val="16"/>
                <w:lang w:eastAsia="en-AU"/>
              </w:rPr>
            </w:pPr>
            <w:ins w:id="668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82" w:author="KIM, Jason" w:date="2019-04-02T13:39:00Z"/>
                <w:rFonts w:eastAsia="Times New Roman" w:cs="Calibri"/>
                <w:color w:val="000000"/>
                <w:sz w:val="16"/>
                <w:szCs w:val="16"/>
                <w:lang w:eastAsia="en-AU"/>
              </w:rPr>
            </w:pPr>
            <w:ins w:id="6683" w:author="KIM, Jason" w:date="2019-04-02T13:39:00Z">
              <w:r w:rsidRPr="005D76C8">
                <w:rPr>
                  <w:rFonts w:eastAsia="Times New Roman" w:cs="Calibri"/>
                  <w:color w:val="000000"/>
                  <w:sz w:val="16"/>
                  <w:szCs w:val="16"/>
                  <w:lang w:eastAsia="en-AU"/>
                </w:rPr>
                <w:t>ELZ20200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4" w:author="KIM, Jason" w:date="2019-04-02T13:39:00Z"/>
                <w:rFonts w:eastAsia="Times New Roman" w:cs="Calibri"/>
                <w:color w:val="000000"/>
                <w:sz w:val="16"/>
                <w:szCs w:val="16"/>
                <w:lang w:eastAsia="en-AU"/>
              </w:rPr>
            </w:pPr>
            <w:ins w:id="6685" w:author="KIM, Jason" w:date="2019-04-02T13:39:00Z">
              <w:r w:rsidRPr="005D76C8">
                <w:rPr>
                  <w:rFonts w:eastAsia="Times New Roman" w:cs="Calibri"/>
                  <w:color w:val="000000"/>
                  <w:sz w:val="16"/>
                  <w:szCs w:val="16"/>
                  <w:lang w:eastAsia="en-AU"/>
                </w:rPr>
                <w:t>CP35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6" w:author="KIM, Jason" w:date="2019-04-02T13:39:00Z"/>
                <w:rFonts w:eastAsia="Times New Roman" w:cs="Calibri"/>
                <w:color w:val="000000"/>
                <w:sz w:val="16"/>
                <w:szCs w:val="16"/>
                <w:lang w:eastAsia="en-AU"/>
              </w:rPr>
            </w:pPr>
            <w:ins w:id="6687" w:author="KIM, Jason" w:date="2019-04-02T13:39:00Z">
              <w:r w:rsidRPr="005D76C8">
                <w:rPr>
                  <w:rFonts w:eastAsia="Times New Roman" w:cs="Calibri"/>
                  <w:color w:val="000000"/>
                  <w:sz w:val="16"/>
                  <w:szCs w:val="16"/>
                  <w:lang w:eastAsia="en-AU"/>
                </w:rPr>
                <w:t>CP36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8" w:author="KIM, Jason" w:date="2019-04-02T13:39:00Z"/>
                <w:rFonts w:eastAsia="Times New Roman" w:cs="Calibri"/>
                <w:color w:val="000000"/>
                <w:sz w:val="16"/>
                <w:szCs w:val="16"/>
                <w:lang w:eastAsia="en-AU"/>
              </w:rPr>
            </w:pPr>
            <w:ins w:id="6689" w:author="KIM, Jason" w:date="2019-04-02T13:39:00Z">
              <w:r w:rsidRPr="005D76C8">
                <w:rPr>
                  <w:rFonts w:eastAsia="Times New Roman" w:cs="Calibri"/>
                  <w:color w:val="000000"/>
                  <w:sz w:val="16"/>
                  <w:szCs w:val="16"/>
                  <w:lang w:eastAsia="en-AU"/>
                </w:rPr>
                <w:t>DLZ2354 to DLZ2362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90" w:author="KIM, Jason" w:date="2019-04-02T13:39:00Z"/>
                <w:rFonts w:eastAsia="Times New Roman" w:cs="Calibri"/>
                <w:color w:val="000000"/>
                <w:sz w:val="16"/>
                <w:szCs w:val="16"/>
                <w:lang w:eastAsia="en-AU"/>
              </w:rPr>
            </w:pPr>
            <w:ins w:id="669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92" w:author="KIM, Jason" w:date="2019-04-02T13:39:00Z"/>
                <w:rFonts w:eastAsia="Times New Roman" w:cs="Calibri"/>
                <w:color w:val="000000"/>
                <w:sz w:val="16"/>
                <w:szCs w:val="16"/>
                <w:lang w:eastAsia="en-AU"/>
              </w:rPr>
            </w:pPr>
            <w:ins w:id="6693" w:author="KIM, Jason" w:date="2019-04-02T13:39:00Z">
              <w:r w:rsidRPr="005D76C8">
                <w:rPr>
                  <w:rFonts w:eastAsia="Times New Roman" w:cs="Calibri"/>
                  <w:color w:val="000000"/>
                  <w:sz w:val="16"/>
                  <w:szCs w:val="16"/>
                  <w:lang w:eastAsia="en-AU"/>
                </w:rPr>
                <w:t>ELZ20346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4" w:author="KIM, Jason" w:date="2019-04-02T13:39:00Z"/>
                <w:rFonts w:eastAsia="Times New Roman" w:cs="Calibri"/>
                <w:color w:val="000000"/>
                <w:sz w:val="16"/>
                <w:szCs w:val="16"/>
                <w:lang w:eastAsia="en-AU"/>
              </w:rPr>
            </w:pPr>
            <w:ins w:id="6695" w:author="KIM, Jason" w:date="2019-04-02T13:39:00Z">
              <w:r w:rsidRPr="005D76C8">
                <w:rPr>
                  <w:rFonts w:eastAsia="Times New Roman" w:cs="Calibri"/>
                  <w:color w:val="000000"/>
                  <w:sz w:val="16"/>
                  <w:szCs w:val="16"/>
                  <w:lang w:eastAsia="en-AU"/>
                </w:rPr>
                <w:t>CP62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6" w:author="KIM, Jason" w:date="2019-04-02T13:39:00Z"/>
                <w:rFonts w:eastAsia="Times New Roman" w:cs="Calibri"/>
                <w:color w:val="000000"/>
                <w:sz w:val="16"/>
                <w:szCs w:val="16"/>
                <w:lang w:eastAsia="en-AU"/>
              </w:rPr>
            </w:pPr>
            <w:ins w:id="6697" w:author="KIM, Jason" w:date="2019-04-02T13:39:00Z">
              <w:r w:rsidRPr="005D76C8">
                <w:rPr>
                  <w:rFonts w:eastAsia="Times New Roman" w:cs="Calibri"/>
                  <w:color w:val="000000"/>
                  <w:sz w:val="16"/>
                  <w:szCs w:val="16"/>
                  <w:lang w:eastAsia="en-AU"/>
                </w:rPr>
                <w:t>CP92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8" w:author="KIM, Jason" w:date="2019-04-02T13:39:00Z"/>
                <w:rFonts w:eastAsia="Times New Roman" w:cs="Calibri"/>
                <w:color w:val="000000"/>
                <w:sz w:val="16"/>
                <w:szCs w:val="16"/>
                <w:lang w:eastAsia="en-AU"/>
              </w:rPr>
            </w:pPr>
            <w:ins w:id="6699" w:author="KIM, Jason" w:date="2019-04-02T13:39:00Z">
              <w:r w:rsidRPr="005D76C8">
                <w:rPr>
                  <w:rFonts w:eastAsia="Times New Roman" w:cs="Calibri"/>
                  <w:color w:val="000000"/>
                  <w:sz w:val="16"/>
                  <w:szCs w:val="16"/>
                  <w:lang w:eastAsia="en-AU"/>
                </w:rPr>
                <w:t>DLZ2625 to DLZ2631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00" w:author="KIM, Jason" w:date="2019-04-02T13:39:00Z"/>
                <w:rFonts w:eastAsia="Times New Roman" w:cs="Calibri"/>
                <w:color w:val="000000"/>
                <w:sz w:val="16"/>
                <w:szCs w:val="16"/>
                <w:lang w:eastAsia="en-AU"/>
              </w:rPr>
            </w:pPr>
            <w:ins w:id="670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0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03" w:author="KIM, Jason" w:date="2019-04-02T13:39:00Z"/>
                <w:rFonts w:eastAsia="Times New Roman" w:cs="Calibri"/>
                <w:color w:val="000000"/>
                <w:sz w:val="16"/>
                <w:szCs w:val="16"/>
                <w:lang w:eastAsia="en-AU"/>
              </w:rPr>
            </w:pPr>
            <w:ins w:id="6704" w:author="KIM, Jason" w:date="2019-04-02T13:39:00Z">
              <w:r w:rsidRPr="005D76C8">
                <w:rPr>
                  <w:rFonts w:eastAsia="Times New Roman" w:cs="Calibri"/>
                  <w:color w:val="000000"/>
                  <w:sz w:val="16"/>
                  <w:szCs w:val="16"/>
                  <w:lang w:eastAsia="en-AU"/>
                </w:rPr>
                <w:t>ELZ20060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5" w:author="KIM, Jason" w:date="2019-04-02T13:39:00Z"/>
                <w:rFonts w:eastAsia="Times New Roman" w:cs="Calibri"/>
                <w:color w:val="000000"/>
                <w:sz w:val="16"/>
                <w:szCs w:val="16"/>
                <w:lang w:eastAsia="en-AU"/>
              </w:rPr>
            </w:pPr>
            <w:ins w:id="6706" w:author="KIM, Jason" w:date="2019-04-02T13:39:00Z">
              <w:r w:rsidRPr="005D76C8">
                <w:rPr>
                  <w:rFonts w:eastAsia="Times New Roman" w:cs="Calibri"/>
                  <w:color w:val="000000"/>
                  <w:sz w:val="16"/>
                  <w:szCs w:val="16"/>
                  <w:lang w:eastAsia="en-AU"/>
                </w:rPr>
                <w:t>CP12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7" w:author="KIM, Jason" w:date="2019-04-02T13:39:00Z"/>
                <w:rFonts w:eastAsia="Times New Roman" w:cs="Calibri"/>
                <w:color w:val="000000"/>
                <w:sz w:val="16"/>
                <w:szCs w:val="16"/>
                <w:lang w:eastAsia="en-AU"/>
              </w:rPr>
            </w:pPr>
            <w:ins w:id="6708" w:author="KIM, Jason" w:date="2019-04-02T13:39:00Z">
              <w:r w:rsidRPr="005D76C8">
                <w:rPr>
                  <w:rFonts w:eastAsia="Times New Roman" w:cs="Calibri"/>
                  <w:color w:val="000000"/>
                  <w:sz w:val="16"/>
                  <w:szCs w:val="16"/>
                  <w:lang w:eastAsia="en-AU"/>
                </w:rPr>
                <w:t>CP89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9" w:author="KIM, Jason" w:date="2019-04-02T13:39:00Z"/>
                <w:rFonts w:eastAsia="Times New Roman" w:cs="Calibri"/>
                <w:color w:val="000000"/>
                <w:sz w:val="16"/>
                <w:szCs w:val="16"/>
                <w:lang w:eastAsia="en-AU"/>
              </w:rPr>
            </w:pPr>
            <w:ins w:id="6710" w:author="KIM, Jason" w:date="2019-04-02T13:39:00Z">
              <w:r w:rsidRPr="005D76C8">
                <w:rPr>
                  <w:rFonts w:eastAsia="Times New Roman" w:cs="Calibri"/>
                  <w:color w:val="000000"/>
                  <w:sz w:val="16"/>
                  <w:szCs w:val="16"/>
                  <w:lang w:eastAsia="en-AU"/>
                </w:rPr>
                <w:t>DLZ2124 to DLZ2125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11" w:author="KIM, Jason" w:date="2019-04-02T13:39:00Z"/>
                <w:rFonts w:eastAsia="Times New Roman" w:cs="Calibri"/>
                <w:color w:val="000000"/>
                <w:sz w:val="16"/>
                <w:szCs w:val="16"/>
                <w:lang w:eastAsia="en-AU"/>
              </w:rPr>
            </w:pPr>
            <w:ins w:id="671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13" w:author="KIM, Jason" w:date="2019-04-02T13:39:00Z"/>
                <w:rFonts w:eastAsia="Times New Roman" w:cs="Calibri"/>
                <w:color w:val="000000"/>
                <w:sz w:val="16"/>
                <w:szCs w:val="16"/>
                <w:lang w:eastAsia="en-AU"/>
              </w:rPr>
            </w:pPr>
            <w:ins w:id="6714" w:author="KIM, Jason" w:date="2019-04-02T13:39:00Z">
              <w:r w:rsidRPr="005D76C8">
                <w:rPr>
                  <w:rFonts w:eastAsia="Times New Roman" w:cs="Calibri"/>
                  <w:color w:val="000000"/>
                  <w:sz w:val="16"/>
                  <w:szCs w:val="16"/>
                  <w:lang w:eastAsia="en-AU"/>
                </w:rPr>
                <w:t>ELZ20202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5" w:author="KIM, Jason" w:date="2019-04-02T13:39:00Z"/>
                <w:rFonts w:eastAsia="Times New Roman" w:cs="Calibri"/>
                <w:color w:val="000000"/>
                <w:sz w:val="16"/>
                <w:szCs w:val="16"/>
                <w:lang w:eastAsia="en-AU"/>
              </w:rPr>
            </w:pPr>
            <w:ins w:id="6716" w:author="KIM, Jason" w:date="2019-04-02T13:39:00Z">
              <w:r w:rsidRPr="005D76C8">
                <w:rPr>
                  <w:rFonts w:eastAsia="Times New Roman" w:cs="Calibri"/>
                  <w:color w:val="000000"/>
                  <w:sz w:val="16"/>
                  <w:szCs w:val="16"/>
                  <w:lang w:eastAsia="en-AU"/>
                </w:rPr>
                <w:t>CP36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7" w:author="KIM, Jason" w:date="2019-04-02T13:39:00Z"/>
                <w:rFonts w:eastAsia="Times New Roman" w:cs="Calibri"/>
                <w:color w:val="000000"/>
                <w:sz w:val="16"/>
                <w:szCs w:val="16"/>
                <w:lang w:eastAsia="en-AU"/>
              </w:rPr>
            </w:pPr>
            <w:ins w:id="671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9" w:author="KIM, Jason" w:date="2019-04-02T13:39:00Z"/>
                <w:rFonts w:eastAsia="Times New Roman" w:cs="Calibri"/>
                <w:color w:val="000000"/>
                <w:sz w:val="16"/>
                <w:szCs w:val="16"/>
                <w:lang w:eastAsia="en-AU"/>
              </w:rPr>
            </w:pPr>
            <w:ins w:id="6720" w:author="KIM, Jason" w:date="2019-04-02T13:39:00Z">
              <w:r w:rsidRPr="005D76C8">
                <w:rPr>
                  <w:rFonts w:eastAsia="Times New Roman" w:cs="Calibri"/>
                  <w:color w:val="000000"/>
                  <w:sz w:val="16"/>
                  <w:szCs w:val="16"/>
                  <w:lang w:eastAsia="en-AU"/>
                </w:rPr>
                <w:t>DLZ2363 to DLZ2363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21" w:author="KIM, Jason" w:date="2019-04-02T13:39:00Z"/>
                <w:rFonts w:eastAsia="Times New Roman" w:cs="Calibri"/>
                <w:color w:val="000000"/>
                <w:sz w:val="16"/>
                <w:szCs w:val="16"/>
                <w:lang w:eastAsia="en-AU"/>
              </w:rPr>
            </w:pPr>
            <w:ins w:id="672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23" w:author="KIM, Jason" w:date="2019-04-02T13:39:00Z"/>
                <w:rFonts w:eastAsia="Times New Roman" w:cs="Calibri"/>
                <w:color w:val="000000"/>
                <w:sz w:val="16"/>
                <w:szCs w:val="16"/>
                <w:lang w:eastAsia="en-AU"/>
              </w:rPr>
            </w:pPr>
            <w:ins w:id="6724" w:author="KIM, Jason" w:date="2019-04-02T13:39:00Z">
              <w:r w:rsidRPr="005D76C8">
                <w:rPr>
                  <w:rFonts w:eastAsia="Times New Roman" w:cs="Calibri"/>
                  <w:color w:val="000000"/>
                  <w:sz w:val="16"/>
                  <w:szCs w:val="16"/>
                  <w:lang w:eastAsia="en-AU"/>
                </w:rPr>
                <w:t>ELZ20348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5" w:author="KIM, Jason" w:date="2019-04-02T13:39:00Z"/>
                <w:rFonts w:eastAsia="Times New Roman" w:cs="Calibri"/>
                <w:color w:val="000000"/>
                <w:sz w:val="16"/>
                <w:szCs w:val="16"/>
                <w:lang w:eastAsia="en-AU"/>
              </w:rPr>
            </w:pPr>
            <w:ins w:id="6726" w:author="KIM, Jason" w:date="2019-04-02T13:39:00Z">
              <w:r w:rsidRPr="005D76C8">
                <w:rPr>
                  <w:rFonts w:eastAsia="Times New Roman" w:cs="Calibri"/>
                  <w:color w:val="000000"/>
                  <w:sz w:val="16"/>
                  <w:szCs w:val="16"/>
                  <w:lang w:eastAsia="en-AU"/>
                </w:rPr>
                <w:t>CP92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7" w:author="KIM, Jason" w:date="2019-04-02T13:39:00Z"/>
                <w:rFonts w:eastAsia="Times New Roman" w:cs="Calibri"/>
                <w:color w:val="000000"/>
                <w:sz w:val="16"/>
                <w:szCs w:val="16"/>
                <w:lang w:eastAsia="en-AU"/>
              </w:rPr>
            </w:pPr>
            <w:ins w:id="672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9" w:author="KIM, Jason" w:date="2019-04-02T13:39:00Z"/>
                <w:rFonts w:eastAsia="Times New Roman" w:cs="Calibri"/>
                <w:color w:val="000000"/>
                <w:sz w:val="16"/>
                <w:szCs w:val="16"/>
                <w:lang w:eastAsia="en-AU"/>
              </w:rPr>
            </w:pPr>
            <w:ins w:id="6730" w:author="KIM, Jason" w:date="2019-04-02T13:39:00Z">
              <w:r w:rsidRPr="005D76C8">
                <w:rPr>
                  <w:rFonts w:eastAsia="Times New Roman" w:cs="Calibri"/>
                  <w:color w:val="000000"/>
                  <w:sz w:val="16"/>
                  <w:szCs w:val="16"/>
                  <w:lang w:eastAsia="en-AU"/>
                </w:rPr>
                <w:t>SPARE</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31" w:author="KIM, Jason" w:date="2019-04-02T13:39:00Z"/>
                <w:rFonts w:eastAsia="Times New Roman" w:cs="Calibri"/>
                <w:color w:val="000000"/>
                <w:sz w:val="16"/>
                <w:szCs w:val="16"/>
                <w:lang w:eastAsia="en-AU"/>
              </w:rPr>
            </w:pPr>
            <w:ins w:id="673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3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34" w:author="KIM, Jason" w:date="2019-04-02T13:39:00Z"/>
                <w:rFonts w:eastAsia="Times New Roman" w:cs="Calibri"/>
                <w:color w:val="000000"/>
                <w:sz w:val="16"/>
                <w:szCs w:val="16"/>
                <w:lang w:eastAsia="en-AU"/>
              </w:rPr>
            </w:pPr>
            <w:ins w:id="6735" w:author="KIM, Jason" w:date="2019-04-02T13:39:00Z">
              <w:r w:rsidRPr="005D76C8">
                <w:rPr>
                  <w:rFonts w:eastAsia="Times New Roman" w:cs="Calibri"/>
                  <w:color w:val="000000"/>
                  <w:sz w:val="16"/>
                  <w:szCs w:val="16"/>
                  <w:lang w:eastAsia="en-AU"/>
                </w:rPr>
                <w:t>ELZ20062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36" w:author="KIM, Jason" w:date="2019-04-02T13:39:00Z"/>
                <w:rFonts w:eastAsia="Times New Roman" w:cs="Calibri"/>
                <w:color w:val="000000"/>
                <w:sz w:val="16"/>
                <w:szCs w:val="16"/>
                <w:lang w:eastAsia="en-AU"/>
              </w:rPr>
            </w:pPr>
            <w:ins w:id="6737"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38" w:author="KIM, Jason" w:date="2019-04-02T13:39:00Z"/>
                <w:rFonts w:eastAsia="Times New Roman" w:cs="Calibri"/>
                <w:color w:val="000000"/>
                <w:sz w:val="16"/>
                <w:szCs w:val="16"/>
                <w:lang w:eastAsia="en-AU"/>
              </w:rPr>
            </w:pPr>
            <w:ins w:id="673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0" w:author="KIM, Jason" w:date="2019-04-02T13:39:00Z"/>
                <w:rFonts w:eastAsia="Times New Roman" w:cs="Calibri"/>
                <w:color w:val="000000"/>
                <w:sz w:val="16"/>
                <w:szCs w:val="16"/>
                <w:lang w:eastAsia="en-AU"/>
              </w:rPr>
            </w:pPr>
            <w:ins w:id="6741" w:author="KIM, Jason" w:date="2019-04-02T13:39:00Z">
              <w:r w:rsidRPr="005D76C8">
                <w:rPr>
                  <w:rFonts w:eastAsia="Times New Roman" w:cs="Calibri"/>
                  <w:color w:val="000000"/>
                  <w:sz w:val="16"/>
                  <w:szCs w:val="16"/>
                  <w:lang w:eastAsia="en-AU"/>
                </w:rPr>
                <w:t>DLZ2131 to DLZ2131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42" w:author="KIM, Jason" w:date="2019-04-02T13:39:00Z"/>
                <w:rFonts w:eastAsia="Times New Roman" w:cs="Calibri"/>
                <w:color w:val="000000"/>
                <w:sz w:val="16"/>
                <w:szCs w:val="16"/>
                <w:lang w:eastAsia="en-AU"/>
              </w:rPr>
            </w:pPr>
            <w:ins w:id="674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44" w:author="KIM, Jason" w:date="2019-04-02T13:39:00Z"/>
                <w:rFonts w:eastAsia="Times New Roman" w:cs="Calibri"/>
                <w:color w:val="000000"/>
                <w:sz w:val="16"/>
                <w:szCs w:val="16"/>
                <w:lang w:eastAsia="en-AU"/>
              </w:rPr>
            </w:pPr>
            <w:ins w:id="6745" w:author="KIM, Jason" w:date="2019-04-02T13:39:00Z">
              <w:r w:rsidRPr="005D76C8">
                <w:rPr>
                  <w:rFonts w:eastAsia="Times New Roman" w:cs="Calibri"/>
                  <w:color w:val="000000"/>
                  <w:sz w:val="16"/>
                  <w:szCs w:val="16"/>
                  <w:lang w:eastAsia="en-AU"/>
                </w:rPr>
                <w:t>ELZ20204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6" w:author="KIM, Jason" w:date="2019-04-02T13:39:00Z"/>
                <w:rFonts w:eastAsia="Times New Roman" w:cs="Calibri"/>
                <w:color w:val="000000"/>
                <w:sz w:val="16"/>
                <w:szCs w:val="16"/>
                <w:lang w:eastAsia="en-AU"/>
              </w:rPr>
            </w:pPr>
            <w:ins w:id="6747" w:author="KIM, Jason" w:date="2019-04-02T13:39:00Z">
              <w:r w:rsidRPr="005D76C8">
                <w:rPr>
                  <w:rFonts w:eastAsia="Times New Roman" w:cs="Calibri"/>
                  <w:color w:val="000000"/>
                  <w:sz w:val="16"/>
                  <w:szCs w:val="16"/>
                  <w:lang w:eastAsia="en-AU"/>
                </w:rPr>
                <w:t>CP36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8" w:author="KIM, Jason" w:date="2019-04-02T13:39:00Z"/>
                <w:rFonts w:eastAsia="Times New Roman" w:cs="Calibri"/>
                <w:color w:val="000000"/>
                <w:sz w:val="16"/>
                <w:szCs w:val="16"/>
                <w:lang w:eastAsia="en-AU"/>
              </w:rPr>
            </w:pPr>
            <w:ins w:id="6749" w:author="KIM, Jason" w:date="2019-04-02T13:39:00Z">
              <w:r w:rsidRPr="005D76C8">
                <w:rPr>
                  <w:rFonts w:eastAsia="Times New Roman" w:cs="Calibri"/>
                  <w:color w:val="000000"/>
                  <w:sz w:val="16"/>
                  <w:szCs w:val="16"/>
                  <w:lang w:eastAsia="en-AU"/>
                </w:rPr>
                <w:t>CP37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0" w:author="KIM, Jason" w:date="2019-04-02T13:39:00Z"/>
                <w:rFonts w:eastAsia="Times New Roman" w:cs="Calibri"/>
                <w:color w:val="000000"/>
                <w:sz w:val="16"/>
                <w:szCs w:val="16"/>
                <w:lang w:eastAsia="en-AU"/>
              </w:rPr>
            </w:pPr>
            <w:ins w:id="6751" w:author="KIM, Jason" w:date="2019-04-02T13:39:00Z">
              <w:r w:rsidRPr="005D76C8">
                <w:rPr>
                  <w:rFonts w:eastAsia="Times New Roman" w:cs="Calibri"/>
                  <w:color w:val="000000"/>
                  <w:sz w:val="16"/>
                  <w:szCs w:val="16"/>
                  <w:lang w:eastAsia="en-AU"/>
                </w:rPr>
                <w:t>DLZ2364 to DLZ2372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52" w:author="KIM, Jason" w:date="2019-04-02T13:39:00Z"/>
                <w:rFonts w:eastAsia="Times New Roman" w:cs="Calibri"/>
                <w:color w:val="000000"/>
                <w:sz w:val="16"/>
                <w:szCs w:val="16"/>
                <w:lang w:eastAsia="en-AU"/>
              </w:rPr>
            </w:pPr>
            <w:ins w:id="675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54" w:author="KIM, Jason" w:date="2019-04-02T13:39:00Z"/>
                <w:rFonts w:eastAsia="Times New Roman" w:cs="Calibri"/>
                <w:color w:val="000000"/>
                <w:sz w:val="16"/>
                <w:szCs w:val="16"/>
                <w:lang w:eastAsia="en-AU"/>
              </w:rPr>
            </w:pPr>
            <w:ins w:id="6755" w:author="KIM, Jason" w:date="2019-04-02T13:39:00Z">
              <w:r w:rsidRPr="005D76C8">
                <w:rPr>
                  <w:rFonts w:eastAsia="Times New Roman" w:cs="Calibri"/>
                  <w:color w:val="000000"/>
                  <w:sz w:val="16"/>
                  <w:szCs w:val="16"/>
                  <w:lang w:eastAsia="en-AU"/>
                </w:rPr>
                <w:t>ELZ20350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6" w:author="KIM, Jason" w:date="2019-04-02T13:39:00Z"/>
                <w:rFonts w:eastAsia="Times New Roman" w:cs="Calibri"/>
                <w:color w:val="000000"/>
                <w:sz w:val="16"/>
                <w:szCs w:val="16"/>
                <w:lang w:eastAsia="en-AU"/>
              </w:rPr>
            </w:pPr>
            <w:ins w:id="6757" w:author="KIM, Jason" w:date="2019-04-02T13:39:00Z">
              <w:r w:rsidRPr="005D76C8">
                <w:rPr>
                  <w:rFonts w:eastAsia="Times New Roman" w:cs="Calibri"/>
                  <w:color w:val="000000"/>
                  <w:sz w:val="16"/>
                  <w:szCs w:val="16"/>
                  <w:lang w:eastAsia="en-AU"/>
                </w:rPr>
                <w:t>CP92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8" w:author="KIM, Jason" w:date="2019-04-02T13:39:00Z"/>
                <w:rFonts w:eastAsia="Times New Roman" w:cs="Calibri"/>
                <w:color w:val="000000"/>
                <w:sz w:val="16"/>
                <w:szCs w:val="16"/>
                <w:lang w:eastAsia="en-AU"/>
              </w:rPr>
            </w:pPr>
            <w:ins w:id="6759" w:author="KIM, Jason" w:date="2019-04-02T13:39:00Z">
              <w:r w:rsidRPr="005D76C8">
                <w:rPr>
                  <w:rFonts w:eastAsia="Times New Roman" w:cs="Calibri"/>
                  <w:color w:val="000000"/>
                  <w:sz w:val="16"/>
                  <w:szCs w:val="16"/>
                  <w:lang w:eastAsia="en-AU"/>
                </w:rPr>
                <w:t>CP63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0" w:author="KIM, Jason" w:date="2019-04-02T13:39:00Z"/>
                <w:rFonts w:eastAsia="Times New Roman" w:cs="Calibri"/>
                <w:color w:val="000000"/>
                <w:sz w:val="16"/>
                <w:szCs w:val="16"/>
                <w:lang w:eastAsia="en-AU"/>
              </w:rPr>
            </w:pPr>
            <w:ins w:id="6761" w:author="KIM, Jason" w:date="2019-04-02T13:39:00Z">
              <w:r w:rsidRPr="005D76C8">
                <w:rPr>
                  <w:rFonts w:eastAsia="Times New Roman" w:cs="Calibri"/>
                  <w:color w:val="000000"/>
                  <w:sz w:val="16"/>
                  <w:szCs w:val="16"/>
                  <w:lang w:eastAsia="en-AU"/>
                </w:rPr>
                <w:t>DLZ2632 to DLZ2632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62" w:author="KIM, Jason" w:date="2019-04-02T13:39:00Z"/>
                <w:rFonts w:eastAsia="Times New Roman" w:cs="Calibri"/>
                <w:color w:val="000000"/>
                <w:sz w:val="16"/>
                <w:szCs w:val="16"/>
                <w:lang w:eastAsia="en-AU"/>
              </w:rPr>
            </w:pPr>
            <w:ins w:id="676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6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65" w:author="KIM, Jason" w:date="2019-04-02T13:39:00Z"/>
                <w:rFonts w:eastAsia="Times New Roman" w:cs="Calibri"/>
                <w:color w:val="000000"/>
                <w:sz w:val="16"/>
                <w:szCs w:val="16"/>
                <w:lang w:eastAsia="en-AU"/>
              </w:rPr>
            </w:pPr>
            <w:ins w:id="6766" w:author="KIM, Jason" w:date="2019-04-02T13:39:00Z">
              <w:r w:rsidRPr="005D76C8">
                <w:rPr>
                  <w:rFonts w:eastAsia="Times New Roman" w:cs="Calibri"/>
                  <w:color w:val="000000"/>
                  <w:sz w:val="16"/>
                  <w:szCs w:val="16"/>
                  <w:lang w:eastAsia="en-AU"/>
                </w:rPr>
                <w:t>ELZ20064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7" w:author="KIM, Jason" w:date="2019-04-02T13:39:00Z"/>
                <w:rFonts w:eastAsia="Times New Roman" w:cs="Calibri"/>
                <w:color w:val="000000"/>
                <w:sz w:val="16"/>
                <w:szCs w:val="16"/>
                <w:lang w:eastAsia="en-AU"/>
              </w:rPr>
            </w:pPr>
            <w:ins w:id="6768"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9" w:author="KIM, Jason" w:date="2019-04-02T13:39:00Z"/>
                <w:rFonts w:eastAsia="Times New Roman" w:cs="Calibri"/>
                <w:color w:val="000000"/>
                <w:sz w:val="16"/>
                <w:szCs w:val="16"/>
                <w:lang w:eastAsia="en-AU"/>
              </w:rPr>
            </w:pPr>
            <w:ins w:id="6770" w:author="KIM, Jason" w:date="2019-04-02T13:39:00Z">
              <w:r w:rsidRPr="005D76C8">
                <w:rPr>
                  <w:rFonts w:eastAsia="Times New Roman" w:cs="Calibri"/>
                  <w:color w:val="000000"/>
                  <w:sz w:val="16"/>
                  <w:szCs w:val="16"/>
                  <w:lang w:eastAsia="en-AU"/>
                </w:rPr>
                <w:t>CP13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1" w:author="KIM, Jason" w:date="2019-04-02T13:39:00Z"/>
                <w:rFonts w:eastAsia="Times New Roman" w:cs="Calibri"/>
                <w:color w:val="000000"/>
                <w:sz w:val="16"/>
                <w:szCs w:val="16"/>
                <w:lang w:eastAsia="en-AU"/>
              </w:rPr>
            </w:pPr>
            <w:ins w:id="6772" w:author="KIM, Jason" w:date="2019-04-02T13:39:00Z">
              <w:r w:rsidRPr="005D76C8">
                <w:rPr>
                  <w:rFonts w:eastAsia="Times New Roman" w:cs="Calibri"/>
                  <w:color w:val="000000"/>
                  <w:sz w:val="16"/>
                  <w:szCs w:val="16"/>
                  <w:lang w:eastAsia="en-AU"/>
                </w:rPr>
                <w:t>DLZ2132 to DLZ2132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73" w:author="KIM, Jason" w:date="2019-04-02T13:39:00Z"/>
                <w:rFonts w:eastAsia="Times New Roman" w:cs="Calibri"/>
                <w:color w:val="000000"/>
                <w:sz w:val="16"/>
                <w:szCs w:val="16"/>
                <w:lang w:eastAsia="en-AU"/>
              </w:rPr>
            </w:pPr>
            <w:ins w:id="677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75" w:author="KIM, Jason" w:date="2019-04-02T13:39:00Z"/>
                <w:rFonts w:eastAsia="Times New Roman" w:cs="Calibri"/>
                <w:color w:val="000000"/>
                <w:sz w:val="16"/>
                <w:szCs w:val="16"/>
                <w:lang w:eastAsia="en-AU"/>
              </w:rPr>
            </w:pPr>
            <w:ins w:id="6776" w:author="KIM, Jason" w:date="2019-04-02T13:39:00Z">
              <w:r w:rsidRPr="005D76C8">
                <w:rPr>
                  <w:rFonts w:eastAsia="Times New Roman" w:cs="Calibri"/>
                  <w:color w:val="000000"/>
                  <w:sz w:val="16"/>
                  <w:szCs w:val="16"/>
                  <w:lang w:eastAsia="en-AU"/>
                </w:rPr>
                <w:t>ELZ20206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7" w:author="KIM, Jason" w:date="2019-04-02T13:39:00Z"/>
                <w:rFonts w:eastAsia="Times New Roman" w:cs="Calibri"/>
                <w:color w:val="000000"/>
                <w:sz w:val="16"/>
                <w:szCs w:val="16"/>
                <w:lang w:eastAsia="en-AU"/>
              </w:rPr>
            </w:pPr>
            <w:ins w:id="6778" w:author="KIM, Jason" w:date="2019-04-02T13:39:00Z">
              <w:r w:rsidRPr="005D76C8">
                <w:rPr>
                  <w:rFonts w:eastAsia="Times New Roman" w:cs="Calibri"/>
                  <w:color w:val="000000"/>
                  <w:sz w:val="16"/>
                  <w:szCs w:val="16"/>
                  <w:lang w:eastAsia="en-AU"/>
                </w:rPr>
                <w:t>CP37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9" w:author="KIM, Jason" w:date="2019-04-02T13:39:00Z"/>
                <w:rFonts w:eastAsia="Times New Roman" w:cs="Calibri"/>
                <w:color w:val="000000"/>
                <w:sz w:val="16"/>
                <w:szCs w:val="16"/>
                <w:lang w:eastAsia="en-AU"/>
              </w:rPr>
            </w:pPr>
            <w:ins w:id="678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1" w:author="KIM, Jason" w:date="2019-04-02T13:39:00Z"/>
                <w:rFonts w:eastAsia="Times New Roman" w:cs="Calibri"/>
                <w:color w:val="000000"/>
                <w:sz w:val="16"/>
                <w:szCs w:val="16"/>
                <w:lang w:eastAsia="en-AU"/>
              </w:rPr>
            </w:pPr>
            <w:ins w:id="6782" w:author="KIM, Jason" w:date="2019-04-02T13:39:00Z">
              <w:r w:rsidRPr="005D76C8">
                <w:rPr>
                  <w:rFonts w:eastAsia="Times New Roman" w:cs="Calibri"/>
                  <w:color w:val="000000"/>
                  <w:sz w:val="16"/>
                  <w:szCs w:val="16"/>
                  <w:lang w:eastAsia="en-AU"/>
                </w:rPr>
                <w:t>DLZ2373 to DLZ2373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83" w:author="KIM, Jason" w:date="2019-04-02T13:39:00Z"/>
                <w:rFonts w:eastAsia="Times New Roman" w:cs="Calibri"/>
                <w:color w:val="000000"/>
                <w:sz w:val="16"/>
                <w:szCs w:val="16"/>
                <w:lang w:eastAsia="en-AU"/>
              </w:rPr>
            </w:pPr>
            <w:ins w:id="678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85" w:author="KIM, Jason" w:date="2019-04-02T13:39:00Z"/>
                <w:rFonts w:eastAsia="Times New Roman" w:cs="Calibri"/>
                <w:color w:val="000000"/>
                <w:sz w:val="16"/>
                <w:szCs w:val="16"/>
                <w:lang w:eastAsia="en-AU"/>
              </w:rPr>
            </w:pPr>
            <w:ins w:id="6786" w:author="KIM, Jason" w:date="2019-04-02T13:39:00Z">
              <w:r w:rsidRPr="005D76C8">
                <w:rPr>
                  <w:rFonts w:eastAsia="Times New Roman" w:cs="Calibri"/>
                  <w:color w:val="000000"/>
                  <w:sz w:val="16"/>
                  <w:szCs w:val="16"/>
                  <w:lang w:eastAsia="en-AU"/>
                </w:rPr>
                <w:t>ELZ20352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7" w:author="KIM, Jason" w:date="2019-04-02T13:39:00Z"/>
                <w:rFonts w:eastAsia="Times New Roman" w:cs="Calibri"/>
                <w:color w:val="000000"/>
                <w:sz w:val="16"/>
                <w:szCs w:val="16"/>
                <w:lang w:eastAsia="en-AU"/>
              </w:rPr>
            </w:pPr>
            <w:ins w:id="6788" w:author="KIM, Jason" w:date="2019-04-02T13:39:00Z">
              <w:r w:rsidRPr="005D76C8">
                <w:rPr>
                  <w:rFonts w:eastAsia="Times New Roman" w:cs="Calibri"/>
                  <w:color w:val="000000"/>
                  <w:sz w:val="16"/>
                  <w:szCs w:val="16"/>
                  <w:lang w:eastAsia="en-AU"/>
                </w:rPr>
                <w:t>CP63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9" w:author="KIM, Jason" w:date="2019-04-02T13:39:00Z"/>
                <w:rFonts w:eastAsia="Times New Roman" w:cs="Calibri"/>
                <w:color w:val="000000"/>
                <w:sz w:val="16"/>
                <w:szCs w:val="16"/>
                <w:lang w:eastAsia="en-AU"/>
              </w:rPr>
            </w:pPr>
            <w:ins w:id="679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91" w:author="KIM, Jason" w:date="2019-04-02T13:39:00Z"/>
                <w:rFonts w:eastAsia="Times New Roman" w:cs="Calibri"/>
                <w:color w:val="000000"/>
                <w:sz w:val="16"/>
                <w:szCs w:val="16"/>
                <w:lang w:eastAsia="en-AU"/>
              </w:rPr>
            </w:pPr>
            <w:ins w:id="6792" w:author="KIM, Jason" w:date="2019-04-02T13:39:00Z">
              <w:r w:rsidRPr="005D76C8">
                <w:rPr>
                  <w:rFonts w:eastAsia="Times New Roman" w:cs="Calibri"/>
                  <w:color w:val="000000"/>
                  <w:sz w:val="16"/>
                  <w:szCs w:val="16"/>
                  <w:lang w:eastAsia="en-AU"/>
                </w:rPr>
                <w:t>DLZ2633 to DLZ2633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93" w:author="KIM, Jason" w:date="2019-04-02T13:39:00Z"/>
                <w:rFonts w:eastAsia="Times New Roman" w:cs="Calibri"/>
                <w:color w:val="000000"/>
                <w:sz w:val="16"/>
                <w:szCs w:val="16"/>
                <w:lang w:eastAsia="en-AU"/>
              </w:rPr>
            </w:pPr>
            <w:ins w:id="679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9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96" w:author="KIM, Jason" w:date="2019-04-02T13:39:00Z"/>
                <w:rFonts w:eastAsia="Times New Roman" w:cs="Calibri"/>
                <w:color w:val="000000"/>
                <w:sz w:val="16"/>
                <w:szCs w:val="16"/>
                <w:lang w:eastAsia="en-AU"/>
              </w:rPr>
            </w:pPr>
            <w:ins w:id="6797" w:author="KIM, Jason" w:date="2019-04-02T13:39:00Z">
              <w:r w:rsidRPr="005D76C8">
                <w:rPr>
                  <w:rFonts w:eastAsia="Times New Roman" w:cs="Calibri"/>
                  <w:color w:val="000000"/>
                  <w:sz w:val="16"/>
                  <w:szCs w:val="16"/>
                  <w:lang w:eastAsia="en-AU"/>
                </w:rPr>
                <w:t>ELZ20066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98" w:author="KIM, Jason" w:date="2019-04-02T13:39:00Z"/>
                <w:rFonts w:eastAsia="Times New Roman" w:cs="Calibri"/>
                <w:color w:val="000000"/>
                <w:sz w:val="16"/>
                <w:szCs w:val="16"/>
                <w:lang w:eastAsia="en-AU"/>
              </w:rPr>
            </w:pPr>
            <w:ins w:id="6799" w:author="KIM, Jason" w:date="2019-04-02T13:39:00Z">
              <w:r w:rsidRPr="005D76C8">
                <w:rPr>
                  <w:rFonts w:eastAsia="Times New Roman" w:cs="Calibri"/>
                  <w:color w:val="000000"/>
                  <w:sz w:val="16"/>
                  <w:szCs w:val="16"/>
                  <w:lang w:eastAsia="en-AU"/>
                </w:rPr>
                <w:t>CP13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0" w:author="KIM, Jason" w:date="2019-04-02T13:39:00Z"/>
                <w:rFonts w:eastAsia="Times New Roman" w:cs="Calibri"/>
                <w:color w:val="000000"/>
                <w:sz w:val="16"/>
                <w:szCs w:val="16"/>
                <w:lang w:eastAsia="en-AU"/>
              </w:rPr>
            </w:pPr>
            <w:ins w:id="680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2" w:author="KIM, Jason" w:date="2019-04-02T13:39:00Z"/>
                <w:rFonts w:eastAsia="Times New Roman" w:cs="Calibri"/>
                <w:color w:val="000000"/>
                <w:sz w:val="16"/>
                <w:szCs w:val="16"/>
                <w:lang w:eastAsia="en-AU"/>
              </w:rPr>
            </w:pPr>
            <w:ins w:id="6803" w:author="KIM, Jason" w:date="2019-04-02T13:39:00Z">
              <w:r w:rsidRPr="005D76C8">
                <w:rPr>
                  <w:rFonts w:eastAsia="Times New Roman" w:cs="Calibri"/>
                  <w:color w:val="000000"/>
                  <w:sz w:val="16"/>
                  <w:szCs w:val="16"/>
                  <w:lang w:eastAsia="en-AU"/>
                </w:rPr>
                <w:t>DLZ2133 to DLZ2133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04" w:author="KIM, Jason" w:date="2019-04-02T13:39:00Z"/>
                <w:rFonts w:eastAsia="Times New Roman" w:cs="Calibri"/>
                <w:color w:val="000000"/>
                <w:sz w:val="16"/>
                <w:szCs w:val="16"/>
                <w:lang w:eastAsia="en-AU"/>
              </w:rPr>
            </w:pPr>
            <w:ins w:id="680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06" w:author="KIM, Jason" w:date="2019-04-02T13:39:00Z"/>
                <w:rFonts w:eastAsia="Times New Roman" w:cs="Calibri"/>
                <w:color w:val="000000"/>
                <w:sz w:val="16"/>
                <w:szCs w:val="16"/>
                <w:lang w:eastAsia="en-AU"/>
              </w:rPr>
            </w:pPr>
            <w:ins w:id="6807" w:author="KIM, Jason" w:date="2019-04-02T13:39:00Z">
              <w:r w:rsidRPr="005D76C8">
                <w:rPr>
                  <w:rFonts w:eastAsia="Times New Roman" w:cs="Calibri"/>
                  <w:color w:val="000000"/>
                  <w:sz w:val="16"/>
                  <w:szCs w:val="16"/>
                  <w:lang w:eastAsia="en-AU"/>
                </w:rPr>
                <w:t>ELZ20208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8" w:author="KIM, Jason" w:date="2019-04-02T13:39:00Z"/>
                <w:rFonts w:eastAsia="Times New Roman" w:cs="Calibri"/>
                <w:color w:val="000000"/>
                <w:sz w:val="16"/>
                <w:szCs w:val="16"/>
                <w:lang w:eastAsia="en-AU"/>
              </w:rPr>
            </w:pPr>
            <w:ins w:id="6809" w:author="KIM, Jason" w:date="2019-04-02T13:39:00Z">
              <w:r w:rsidRPr="005D76C8">
                <w:rPr>
                  <w:rFonts w:eastAsia="Times New Roman" w:cs="Calibri"/>
                  <w:color w:val="000000"/>
                  <w:sz w:val="16"/>
                  <w:szCs w:val="16"/>
                  <w:lang w:eastAsia="en-AU"/>
                </w:rPr>
                <w:t>CP37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0" w:author="KIM, Jason" w:date="2019-04-02T13:39:00Z"/>
                <w:rFonts w:eastAsia="Times New Roman" w:cs="Calibri"/>
                <w:color w:val="000000"/>
                <w:sz w:val="16"/>
                <w:szCs w:val="16"/>
                <w:lang w:eastAsia="en-AU"/>
              </w:rPr>
            </w:pPr>
            <w:ins w:id="6811" w:author="KIM, Jason" w:date="2019-04-02T13:39:00Z">
              <w:r w:rsidRPr="005D76C8">
                <w:rPr>
                  <w:rFonts w:eastAsia="Times New Roman" w:cs="Calibri"/>
                  <w:color w:val="000000"/>
                  <w:sz w:val="16"/>
                  <w:szCs w:val="16"/>
                  <w:lang w:eastAsia="en-AU"/>
                </w:rPr>
                <w:t>CP38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2" w:author="KIM, Jason" w:date="2019-04-02T13:39:00Z"/>
                <w:rFonts w:eastAsia="Times New Roman" w:cs="Calibri"/>
                <w:color w:val="000000"/>
                <w:sz w:val="16"/>
                <w:szCs w:val="16"/>
                <w:lang w:eastAsia="en-AU"/>
              </w:rPr>
            </w:pPr>
            <w:ins w:id="6813" w:author="KIM, Jason" w:date="2019-04-02T13:39:00Z">
              <w:r w:rsidRPr="005D76C8">
                <w:rPr>
                  <w:rFonts w:eastAsia="Times New Roman" w:cs="Calibri"/>
                  <w:color w:val="000000"/>
                  <w:sz w:val="16"/>
                  <w:szCs w:val="16"/>
                  <w:lang w:eastAsia="en-AU"/>
                </w:rPr>
                <w:t>DLZ2374 to DLZ2382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14" w:author="KIM, Jason" w:date="2019-04-02T13:39:00Z"/>
                <w:rFonts w:eastAsia="Times New Roman" w:cs="Calibri"/>
                <w:color w:val="000000"/>
                <w:sz w:val="16"/>
                <w:szCs w:val="16"/>
                <w:lang w:eastAsia="en-AU"/>
              </w:rPr>
            </w:pPr>
            <w:ins w:id="681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16" w:author="KIM, Jason" w:date="2019-04-02T13:39:00Z"/>
                <w:rFonts w:eastAsia="Times New Roman" w:cs="Calibri"/>
                <w:color w:val="000000"/>
                <w:sz w:val="16"/>
                <w:szCs w:val="16"/>
                <w:lang w:eastAsia="en-AU"/>
              </w:rPr>
            </w:pPr>
            <w:ins w:id="6817" w:author="KIM, Jason" w:date="2019-04-02T13:39:00Z">
              <w:r w:rsidRPr="005D76C8">
                <w:rPr>
                  <w:rFonts w:eastAsia="Times New Roman" w:cs="Calibri"/>
                  <w:color w:val="000000"/>
                  <w:sz w:val="16"/>
                  <w:szCs w:val="16"/>
                  <w:lang w:eastAsia="en-AU"/>
                </w:rPr>
                <w:t>ELZ20354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8" w:author="KIM, Jason" w:date="2019-04-02T13:39:00Z"/>
                <w:rFonts w:eastAsia="Times New Roman" w:cs="Calibri"/>
                <w:color w:val="000000"/>
                <w:sz w:val="16"/>
                <w:szCs w:val="16"/>
                <w:lang w:eastAsia="en-AU"/>
              </w:rPr>
            </w:pPr>
            <w:ins w:id="6819" w:author="KIM, Jason" w:date="2019-04-02T13:39:00Z">
              <w:r w:rsidRPr="005D76C8">
                <w:rPr>
                  <w:rFonts w:eastAsia="Times New Roman" w:cs="Calibri"/>
                  <w:color w:val="000000"/>
                  <w:sz w:val="16"/>
                  <w:szCs w:val="16"/>
                  <w:lang w:eastAsia="en-AU"/>
                </w:rPr>
                <w:t>CP63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20" w:author="KIM, Jason" w:date="2019-04-02T13:39:00Z"/>
                <w:rFonts w:eastAsia="Times New Roman" w:cs="Calibri"/>
                <w:color w:val="000000"/>
                <w:sz w:val="16"/>
                <w:szCs w:val="16"/>
                <w:lang w:eastAsia="en-AU"/>
              </w:rPr>
            </w:pPr>
            <w:ins w:id="6821" w:author="KIM, Jason" w:date="2019-04-02T13:39:00Z">
              <w:r w:rsidRPr="005D76C8">
                <w:rPr>
                  <w:rFonts w:eastAsia="Times New Roman" w:cs="Calibri"/>
                  <w:color w:val="000000"/>
                  <w:sz w:val="16"/>
                  <w:szCs w:val="16"/>
                  <w:lang w:eastAsia="en-AU"/>
                </w:rPr>
                <w:t>CP64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22" w:author="KIM, Jason" w:date="2019-04-02T13:39:00Z"/>
                <w:rFonts w:eastAsia="Times New Roman" w:cs="Calibri"/>
                <w:color w:val="000000"/>
                <w:sz w:val="16"/>
                <w:szCs w:val="16"/>
                <w:lang w:eastAsia="en-AU"/>
              </w:rPr>
            </w:pPr>
            <w:ins w:id="6823" w:author="KIM, Jason" w:date="2019-04-02T13:39:00Z">
              <w:r w:rsidRPr="005D76C8">
                <w:rPr>
                  <w:rFonts w:eastAsia="Times New Roman" w:cs="Calibri"/>
                  <w:color w:val="000000"/>
                  <w:sz w:val="16"/>
                  <w:szCs w:val="16"/>
                  <w:lang w:eastAsia="en-AU"/>
                </w:rPr>
                <w:t>DLZ2634 to DLZ2642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24" w:author="KIM, Jason" w:date="2019-04-02T13:39:00Z"/>
                <w:rFonts w:eastAsia="Times New Roman" w:cs="Calibri"/>
                <w:color w:val="000000"/>
                <w:sz w:val="16"/>
                <w:szCs w:val="16"/>
                <w:lang w:eastAsia="en-AU"/>
              </w:rPr>
            </w:pPr>
            <w:ins w:id="682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2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27" w:author="KIM, Jason" w:date="2019-04-02T13:39:00Z"/>
                <w:rFonts w:eastAsia="Times New Roman" w:cs="Calibri"/>
                <w:color w:val="000000"/>
                <w:sz w:val="16"/>
                <w:szCs w:val="16"/>
                <w:lang w:eastAsia="en-AU"/>
              </w:rPr>
            </w:pPr>
            <w:ins w:id="6828" w:author="KIM, Jason" w:date="2019-04-02T13:39:00Z">
              <w:r w:rsidRPr="005D76C8">
                <w:rPr>
                  <w:rFonts w:eastAsia="Times New Roman" w:cs="Calibri"/>
                  <w:color w:val="000000"/>
                  <w:sz w:val="16"/>
                  <w:szCs w:val="16"/>
                  <w:lang w:eastAsia="en-AU"/>
                </w:rPr>
                <w:t>ELZ20068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29" w:author="KIM, Jason" w:date="2019-04-02T13:39:00Z"/>
                <w:rFonts w:eastAsia="Times New Roman" w:cs="Calibri"/>
                <w:color w:val="000000"/>
                <w:sz w:val="16"/>
                <w:szCs w:val="16"/>
                <w:lang w:eastAsia="en-AU"/>
              </w:rPr>
            </w:pPr>
            <w:ins w:id="6830" w:author="KIM, Jason" w:date="2019-04-02T13:39:00Z">
              <w:r w:rsidRPr="005D76C8">
                <w:rPr>
                  <w:rFonts w:eastAsia="Times New Roman" w:cs="Calibri"/>
                  <w:color w:val="000000"/>
                  <w:sz w:val="16"/>
                  <w:szCs w:val="16"/>
                  <w:lang w:eastAsia="en-AU"/>
                </w:rPr>
                <w:t>CP13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1" w:author="KIM, Jason" w:date="2019-04-02T13:39:00Z"/>
                <w:rFonts w:eastAsia="Times New Roman" w:cs="Calibri"/>
                <w:color w:val="000000"/>
                <w:sz w:val="16"/>
                <w:szCs w:val="16"/>
                <w:lang w:eastAsia="en-AU"/>
              </w:rPr>
            </w:pPr>
            <w:ins w:id="6832" w:author="KIM, Jason" w:date="2019-04-02T13:39:00Z">
              <w:r w:rsidRPr="005D76C8">
                <w:rPr>
                  <w:rFonts w:eastAsia="Times New Roman" w:cs="Calibri"/>
                  <w:color w:val="000000"/>
                  <w:sz w:val="16"/>
                  <w:szCs w:val="16"/>
                  <w:lang w:eastAsia="en-AU"/>
                </w:rPr>
                <w:t>CP14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3" w:author="KIM, Jason" w:date="2019-04-02T13:39:00Z"/>
                <w:rFonts w:eastAsia="Times New Roman" w:cs="Calibri"/>
                <w:color w:val="000000"/>
                <w:sz w:val="16"/>
                <w:szCs w:val="16"/>
                <w:lang w:eastAsia="en-AU"/>
              </w:rPr>
            </w:pPr>
            <w:ins w:id="6834" w:author="KIM, Jason" w:date="2019-04-02T13:39:00Z">
              <w:r w:rsidRPr="005D76C8">
                <w:rPr>
                  <w:rFonts w:eastAsia="Times New Roman" w:cs="Calibri"/>
                  <w:color w:val="000000"/>
                  <w:sz w:val="16"/>
                  <w:szCs w:val="16"/>
                  <w:lang w:eastAsia="en-AU"/>
                </w:rPr>
                <w:t>DLZ2134 to DLZ2143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35" w:author="KIM, Jason" w:date="2019-04-02T13:39:00Z"/>
                <w:rFonts w:eastAsia="Times New Roman" w:cs="Calibri"/>
                <w:color w:val="000000"/>
                <w:sz w:val="16"/>
                <w:szCs w:val="16"/>
                <w:lang w:eastAsia="en-AU"/>
              </w:rPr>
            </w:pPr>
            <w:ins w:id="683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37" w:author="KIM, Jason" w:date="2019-04-02T13:39:00Z"/>
                <w:rFonts w:eastAsia="Times New Roman" w:cs="Calibri"/>
                <w:color w:val="000000"/>
                <w:sz w:val="16"/>
                <w:szCs w:val="16"/>
                <w:lang w:eastAsia="en-AU"/>
              </w:rPr>
            </w:pPr>
            <w:ins w:id="6838" w:author="KIM, Jason" w:date="2019-04-02T13:39:00Z">
              <w:r w:rsidRPr="005D76C8">
                <w:rPr>
                  <w:rFonts w:eastAsia="Times New Roman" w:cs="Calibri"/>
                  <w:color w:val="000000"/>
                  <w:sz w:val="16"/>
                  <w:szCs w:val="16"/>
                  <w:lang w:eastAsia="en-AU"/>
                </w:rPr>
                <w:t>ELZ20210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9" w:author="KIM, Jason" w:date="2019-04-02T13:39:00Z"/>
                <w:rFonts w:eastAsia="Times New Roman" w:cs="Calibri"/>
                <w:color w:val="000000"/>
                <w:sz w:val="16"/>
                <w:szCs w:val="16"/>
                <w:lang w:eastAsia="en-AU"/>
              </w:rPr>
            </w:pPr>
            <w:ins w:id="6840" w:author="KIM, Jason" w:date="2019-04-02T13:39:00Z">
              <w:r w:rsidRPr="005D76C8">
                <w:rPr>
                  <w:rFonts w:eastAsia="Times New Roman" w:cs="Calibri"/>
                  <w:color w:val="000000"/>
                  <w:sz w:val="16"/>
                  <w:szCs w:val="16"/>
                  <w:lang w:eastAsia="en-AU"/>
                </w:rPr>
                <w:t>CP38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1" w:author="KIM, Jason" w:date="2019-04-02T13:39:00Z"/>
                <w:rFonts w:eastAsia="Times New Roman" w:cs="Calibri"/>
                <w:color w:val="000000"/>
                <w:sz w:val="16"/>
                <w:szCs w:val="16"/>
                <w:lang w:eastAsia="en-AU"/>
              </w:rPr>
            </w:pPr>
            <w:ins w:id="684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3" w:author="KIM, Jason" w:date="2019-04-02T13:39:00Z"/>
                <w:rFonts w:eastAsia="Times New Roman" w:cs="Calibri"/>
                <w:color w:val="000000"/>
                <w:sz w:val="16"/>
                <w:szCs w:val="16"/>
                <w:lang w:eastAsia="en-AU"/>
              </w:rPr>
            </w:pPr>
            <w:ins w:id="6844" w:author="KIM, Jason" w:date="2019-04-02T13:39:00Z">
              <w:r w:rsidRPr="005D76C8">
                <w:rPr>
                  <w:rFonts w:eastAsia="Times New Roman" w:cs="Calibri"/>
                  <w:color w:val="000000"/>
                  <w:sz w:val="16"/>
                  <w:szCs w:val="16"/>
                  <w:lang w:eastAsia="en-AU"/>
                </w:rPr>
                <w:t>DLZ2383 to DLZ2383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45" w:author="KIM, Jason" w:date="2019-04-02T13:39:00Z"/>
                <w:rFonts w:eastAsia="Times New Roman" w:cs="Calibri"/>
                <w:color w:val="000000"/>
                <w:sz w:val="16"/>
                <w:szCs w:val="16"/>
                <w:lang w:eastAsia="en-AU"/>
              </w:rPr>
            </w:pPr>
            <w:ins w:id="684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47" w:author="KIM, Jason" w:date="2019-04-02T13:39:00Z"/>
                <w:rFonts w:eastAsia="Times New Roman" w:cs="Calibri"/>
                <w:color w:val="000000"/>
                <w:sz w:val="16"/>
                <w:szCs w:val="16"/>
                <w:lang w:eastAsia="en-AU"/>
              </w:rPr>
            </w:pPr>
            <w:ins w:id="6848" w:author="KIM, Jason" w:date="2019-04-02T13:39:00Z">
              <w:r w:rsidRPr="005D76C8">
                <w:rPr>
                  <w:rFonts w:eastAsia="Times New Roman" w:cs="Calibri"/>
                  <w:color w:val="000000"/>
                  <w:sz w:val="16"/>
                  <w:szCs w:val="16"/>
                  <w:lang w:eastAsia="en-AU"/>
                </w:rPr>
                <w:t>ELZ20356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9" w:author="KIM, Jason" w:date="2019-04-02T13:39:00Z"/>
                <w:rFonts w:eastAsia="Times New Roman" w:cs="Calibri"/>
                <w:color w:val="000000"/>
                <w:sz w:val="16"/>
                <w:szCs w:val="16"/>
                <w:lang w:eastAsia="en-AU"/>
              </w:rPr>
            </w:pPr>
            <w:ins w:id="6850" w:author="KIM, Jason" w:date="2019-04-02T13:39:00Z">
              <w:r w:rsidRPr="005D76C8">
                <w:rPr>
                  <w:rFonts w:eastAsia="Times New Roman" w:cs="Calibri"/>
                  <w:color w:val="000000"/>
                  <w:sz w:val="16"/>
                  <w:szCs w:val="16"/>
                  <w:lang w:eastAsia="en-AU"/>
                </w:rPr>
                <w:t>CP64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51" w:author="KIM, Jason" w:date="2019-04-02T13:39:00Z"/>
                <w:rFonts w:eastAsia="Times New Roman" w:cs="Calibri"/>
                <w:color w:val="000000"/>
                <w:sz w:val="16"/>
                <w:szCs w:val="16"/>
                <w:lang w:eastAsia="en-AU"/>
              </w:rPr>
            </w:pPr>
            <w:ins w:id="685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53" w:author="KIM, Jason" w:date="2019-04-02T13:39:00Z"/>
                <w:rFonts w:eastAsia="Times New Roman" w:cs="Calibri"/>
                <w:color w:val="000000"/>
                <w:sz w:val="16"/>
                <w:szCs w:val="16"/>
                <w:lang w:eastAsia="en-AU"/>
              </w:rPr>
            </w:pPr>
            <w:ins w:id="6854" w:author="KIM, Jason" w:date="2019-04-02T13:39:00Z">
              <w:r w:rsidRPr="005D76C8">
                <w:rPr>
                  <w:rFonts w:eastAsia="Times New Roman" w:cs="Calibri"/>
                  <w:color w:val="000000"/>
                  <w:sz w:val="16"/>
                  <w:szCs w:val="16"/>
                  <w:lang w:eastAsia="en-AU"/>
                </w:rPr>
                <w:t>DLZ2643 to DLZ2643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55" w:author="KIM, Jason" w:date="2019-04-02T13:39:00Z"/>
                <w:rFonts w:eastAsia="Times New Roman" w:cs="Calibri"/>
                <w:color w:val="000000"/>
                <w:sz w:val="16"/>
                <w:szCs w:val="16"/>
                <w:lang w:eastAsia="en-AU"/>
              </w:rPr>
            </w:pPr>
            <w:ins w:id="685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5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58" w:author="KIM, Jason" w:date="2019-04-02T13:39:00Z"/>
                <w:rFonts w:eastAsia="Times New Roman" w:cs="Calibri"/>
                <w:color w:val="000000"/>
                <w:sz w:val="16"/>
                <w:szCs w:val="16"/>
                <w:lang w:eastAsia="en-AU"/>
              </w:rPr>
            </w:pPr>
            <w:ins w:id="6859" w:author="KIM, Jason" w:date="2019-04-02T13:39:00Z">
              <w:r w:rsidRPr="005D76C8">
                <w:rPr>
                  <w:rFonts w:eastAsia="Times New Roman" w:cs="Calibri"/>
                  <w:color w:val="000000"/>
                  <w:sz w:val="16"/>
                  <w:szCs w:val="16"/>
                  <w:lang w:eastAsia="en-AU"/>
                </w:rPr>
                <w:t>ELZ20070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0" w:author="KIM, Jason" w:date="2019-04-02T13:39:00Z"/>
                <w:rFonts w:eastAsia="Times New Roman" w:cs="Calibri"/>
                <w:color w:val="000000"/>
                <w:sz w:val="16"/>
                <w:szCs w:val="16"/>
                <w:lang w:eastAsia="en-AU"/>
              </w:rPr>
            </w:pPr>
            <w:ins w:id="6861" w:author="KIM, Jason" w:date="2019-04-02T13:39:00Z">
              <w:r w:rsidRPr="005D76C8">
                <w:rPr>
                  <w:rFonts w:eastAsia="Times New Roman" w:cs="Calibri"/>
                  <w:color w:val="000000"/>
                  <w:sz w:val="16"/>
                  <w:szCs w:val="16"/>
                  <w:lang w:eastAsia="en-AU"/>
                </w:rPr>
                <w:t>PORTAL 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2" w:author="KIM, Jason" w:date="2019-04-02T13:39:00Z"/>
                <w:rFonts w:eastAsia="Times New Roman" w:cs="Calibri"/>
                <w:color w:val="000000"/>
                <w:sz w:val="16"/>
                <w:szCs w:val="16"/>
                <w:lang w:eastAsia="en-AU"/>
              </w:rPr>
            </w:pPr>
            <w:ins w:id="686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4" w:author="KIM, Jason" w:date="2019-04-02T13:39:00Z"/>
                <w:rFonts w:eastAsia="Times New Roman" w:cs="Calibri"/>
                <w:color w:val="000000"/>
                <w:sz w:val="16"/>
                <w:szCs w:val="16"/>
                <w:lang w:eastAsia="en-AU"/>
              </w:rPr>
            </w:pPr>
            <w:ins w:id="6865" w:author="KIM, Jason" w:date="2019-04-02T13:39:00Z">
              <w:r w:rsidRPr="005D76C8">
                <w:rPr>
                  <w:rFonts w:eastAsia="Times New Roman" w:cs="Calibri"/>
                  <w:color w:val="000000"/>
                  <w:sz w:val="16"/>
                  <w:szCs w:val="16"/>
                  <w:lang w:eastAsia="en-AU"/>
                </w:rPr>
                <w:t>PORTAL 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66" w:author="KIM, Jason" w:date="2019-04-02T13:39:00Z"/>
                <w:rFonts w:eastAsia="Times New Roman" w:cs="Calibri"/>
                <w:color w:val="000000"/>
                <w:sz w:val="16"/>
                <w:szCs w:val="16"/>
                <w:lang w:eastAsia="en-AU"/>
              </w:rPr>
            </w:pPr>
            <w:ins w:id="6867"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68" w:author="KIM, Jason" w:date="2019-04-02T13:39:00Z"/>
                <w:rFonts w:eastAsia="Times New Roman" w:cs="Calibri"/>
                <w:color w:val="000000"/>
                <w:sz w:val="16"/>
                <w:szCs w:val="16"/>
                <w:lang w:eastAsia="en-AU"/>
              </w:rPr>
            </w:pPr>
            <w:ins w:id="6869" w:author="KIM, Jason" w:date="2019-04-02T13:39:00Z">
              <w:r w:rsidRPr="005D76C8">
                <w:rPr>
                  <w:rFonts w:eastAsia="Times New Roman" w:cs="Calibri"/>
                  <w:color w:val="000000"/>
                  <w:sz w:val="16"/>
                  <w:szCs w:val="16"/>
                  <w:lang w:eastAsia="en-AU"/>
                </w:rPr>
                <w:t>ELZ20212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0" w:author="KIM, Jason" w:date="2019-04-02T13:39:00Z"/>
                <w:rFonts w:eastAsia="Times New Roman" w:cs="Calibri"/>
                <w:color w:val="000000"/>
                <w:sz w:val="16"/>
                <w:szCs w:val="16"/>
                <w:lang w:eastAsia="en-AU"/>
              </w:rPr>
            </w:pPr>
            <w:ins w:id="6871" w:author="KIM, Jason" w:date="2019-04-02T13:39:00Z">
              <w:r w:rsidRPr="005D76C8">
                <w:rPr>
                  <w:rFonts w:eastAsia="Times New Roman" w:cs="Calibri"/>
                  <w:color w:val="000000"/>
                  <w:sz w:val="16"/>
                  <w:szCs w:val="16"/>
                  <w:lang w:eastAsia="en-AU"/>
                </w:rPr>
                <w:t>CP38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2" w:author="KIM, Jason" w:date="2019-04-02T13:39:00Z"/>
                <w:rFonts w:eastAsia="Times New Roman" w:cs="Calibri"/>
                <w:color w:val="000000"/>
                <w:sz w:val="16"/>
                <w:szCs w:val="16"/>
                <w:lang w:eastAsia="en-AU"/>
              </w:rPr>
            </w:pPr>
            <w:ins w:id="6873" w:author="KIM, Jason" w:date="2019-04-02T13:39:00Z">
              <w:r w:rsidRPr="005D76C8">
                <w:rPr>
                  <w:rFonts w:eastAsia="Times New Roman" w:cs="Calibri"/>
                  <w:color w:val="000000"/>
                  <w:sz w:val="16"/>
                  <w:szCs w:val="16"/>
                  <w:lang w:eastAsia="en-AU"/>
                </w:rPr>
                <w:t>CP39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4" w:author="KIM, Jason" w:date="2019-04-02T13:39:00Z"/>
                <w:rFonts w:eastAsia="Times New Roman" w:cs="Calibri"/>
                <w:color w:val="000000"/>
                <w:sz w:val="16"/>
                <w:szCs w:val="16"/>
                <w:lang w:eastAsia="en-AU"/>
              </w:rPr>
            </w:pPr>
            <w:ins w:id="6875" w:author="KIM, Jason" w:date="2019-04-02T13:39:00Z">
              <w:r w:rsidRPr="005D76C8">
                <w:rPr>
                  <w:rFonts w:eastAsia="Times New Roman" w:cs="Calibri"/>
                  <w:color w:val="000000"/>
                  <w:sz w:val="16"/>
                  <w:szCs w:val="16"/>
                  <w:lang w:eastAsia="en-AU"/>
                </w:rPr>
                <w:t>DLZ2384 to DLZ2392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76" w:author="KIM, Jason" w:date="2019-04-02T13:39:00Z"/>
                <w:rFonts w:eastAsia="Times New Roman" w:cs="Calibri"/>
                <w:color w:val="000000"/>
                <w:sz w:val="16"/>
                <w:szCs w:val="16"/>
                <w:lang w:eastAsia="en-AU"/>
              </w:rPr>
            </w:pPr>
            <w:ins w:id="687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78" w:author="KIM, Jason" w:date="2019-04-02T13:39:00Z"/>
                <w:rFonts w:eastAsia="Times New Roman" w:cs="Calibri"/>
                <w:color w:val="000000"/>
                <w:sz w:val="16"/>
                <w:szCs w:val="16"/>
                <w:lang w:eastAsia="en-AU"/>
              </w:rPr>
            </w:pPr>
            <w:ins w:id="6879" w:author="KIM, Jason" w:date="2019-04-02T13:39:00Z">
              <w:r w:rsidRPr="005D76C8">
                <w:rPr>
                  <w:rFonts w:eastAsia="Times New Roman" w:cs="Calibri"/>
                  <w:color w:val="000000"/>
                  <w:sz w:val="16"/>
                  <w:szCs w:val="16"/>
                  <w:lang w:eastAsia="en-AU"/>
                </w:rPr>
                <w:t>ELZ20358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80" w:author="KIM, Jason" w:date="2019-04-02T13:39:00Z"/>
                <w:rFonts w:eastAsia="Times New Roman" w:cs="Calibri"/>
                <w:color w:val="000000"/>
                <w:sz w:val="16"/>
                <w:szCs w:val="16"/>
                <w:lang w:eastAsia="en-AU"/>
              </w:rPr>
            </w:pPr>
            <w:ins w:id="6881" w:author="KIM, Jason" w:date="2019-04-02T13:39:00Z">
              <w:r w:rsidRPr="005D76C8">
                <w:rPr>
                  <w:rFonts w:eastAsia="Times New Roman" w:cs="Calibri"/>
                  <w:color w:val="000000"/>
                  <w:sz w:val="16"/>
                  <w:szCs w:val="16"/>
                  <w:lang w:eastAsia="en-AU"/>
                </w:rPr>
                <w:t>CP64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82" w:author="KIM, Jason" w:date="2019-04-02T13:39:00Z"/>
                <w:rFonts w:eastAsia="Times New Roman" w:cs="Calibri"/>
                <w:color w:val="000000"/>
                <w:sz w:val="16"/>
                <w:szCs w:val="16"/>
                <w:lang w:eastAsia="en-AU"/>
              </w:rPr>
            </w:pPr>
            <w:ins w:id="6883" w:author="KIM, Jason" w:date="2019-04-02T13:39:00Z">
              <w:r w:rsidRPr="005D76C8">
                <w:rPr>
                  <w:rFonts w:eastAsia="Times New Roman" w:cs="Calibri"/>
                  <w:color w:val="000000"/>
                  <w:sz w:val="16"/>
                  <w:szCs w:val="16"/>
                  <w:lang w:eastAsia="en-AU"/>
                </w:rPr>
                <w:t>CP65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84" w:author="KIM, Jason" w:date="2019-04-02T13:39:00Z"/>
                <w:rFonts w:eastAsia="Times New Roman" w:cs="Calibri"/>
                <w:color w:val="000000"/>
                <w:sz w:val="16"/>
                <w:szCs w:val="16"/>
                <w:lang w:eastAsia="en-AU"/>
              </w:rPr>
            </w:pPr>
            <w:ins w:id="6885" w:author="KIM, Jason" w:date="2019-04-02T13:39:00Z">
              <w:r w:rsidRPr="005D76C8">
                <w:rPr>
                  <w:rFonts w:eastAsia="Times New Roman" w:cs="Calibri"/>
                  <w:color w:val="000000"/>
                  <w:sz w:val="16"/>
                  <w:szCs w:val="16"/>
                  <w:lang w:eastAsia="en-AU"/>
                </w:rPr>
                <w:t>DLZ2644 to DLZ2652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86" w:author="KIM, Jason" w:date="2019-04-02T13:39:00Z"/>
                <w:rFonts w:eastAsia="Times New Roman" w:cs="Calibri"/>
                <w:color w:val="000000"/>
                <w:sz w:val="16"/>
                <w:szCs w:val="16"/>
                <w:lang w:eastAsia="en-AU"/>
              </w:rPr>
            </w:pPr>
            <w:ins w:id="688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8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89" w:author="KIM, Jason" w:date="2019-04-02T13:39:00Z"/>
                <w:rFonts w:eastAsia="Times New Roman" w:cs="Calibri"/>
                <w:color w:val="000000"/>
                <w:sz w:val="16"/>
                <w:szCs w:val="16"/>
                <w:lang w:eastAsia="en-AU"/>
              </w:rPr>
            </w:pPr>
            <w:ins w:id="6890" w:author="KIM, Jason" w:date="2019-04-02T13:39:00Z">
              <w:r w:rsidRPr="005D76C8">
                <w:rPr>
                  <w:rFonts w:eastAsia="Times New Roman" w:cs="Calibri"/>
                  <w:color w:val="000000"/>
                  <w:sz w:val="16"/>
                  <w:szCs w:val="16"/>
                  <w:lang w:eastAsia="en-AU"/>
                </w:rPr>
                <w:t>ELZ20072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1" w:author="KIM, Jason" w:date="2019-04-02T13:39:00Z"/>
                <w:rFonts w:eastAsia="Times New Roman" w:cs="Calibri"/>
                <w:color w:val="000000"/>
                <w:sz w:val="16"/>
                <w:szCs w:val="16"/>
                <w:lang w:eastAsia="en-AU"/>
              </w:rPr>
            </w:pPr>
            <w:ins w:id="6892" w:author="KIM, Jason" w:date="2019-04-02T13:39:00Z">
              <w:r w:rsidRPr="005D76C8">
                <w:rPr>
                  <w:rFonts w:eastAsia="Times New Roman" w:cs="Calibri"/>
                  <w:color w:val="000000"/>
                  <w:sz w:val="16"/>
                  <w:szCs w:val="16"/>
                  <w:lang w:eastAsia="en-AU"/>
                </w:rPr>
                <w:t>PORTAL 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3" w:author="KIM, Jason" w:date="2019-04-02T13:39:00Z"/>
                <w:rFonts w:eastAsia="Times New Roman" w:cs="Calibri"/>
                <w:color w:val="000000"/>
                <w:sz w:val="16"/>
                <w:szCs w:val="16"/>
                <w:lang w:eastAsia="en-AU"/>
              </w:rPr>
            </w:pPr>
            <w:ins w:id="6894" w:author="KIM, Jason" w:date="2019-04-02T13:39:00Z">
              <w:r w:rsidRPr="005D76C8">
                <w:rPr>
                  <w:rFonts w:eastAsia="Times New Roman" w:cs="Calibri"/>
                  <w:color w:val="000000"/>
                  <w:sz w:val="16"/>
                  <w:szCs w:val="16"/>
                  <w:lang w:eastAsia="en-AU"/>
                </w:rPr>
                <w:t>EP81S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5" w:author="KIM, Jason" w:date="2019-04-02T13:39:00Z"/>
                <w:rFonts w:eastAsia="Times New Roman" w:cs="Calibri"/>
                <w:color w:val="000000"/>
                <w:sz w:val="16"/>
                <w:szCs w:val="16"/>
                <w:lang w:eastAsia="en-AU"/>
              </w:rPr>
            </w:pPr>
            <w:ins w:id="6896" w:author="KIM, Jason" w:date="2019-04-02T13:39:00Z">
              <w:r w:rsidRPr="005D76C8">
                <w:rPr>
                  <w:rFonts w:eastAsia="Times New Roman" w:cs="Calibri"/>
                  <w:color w:val="000000"/>
                  <w:sz w:val="16"/>
                  <w:szCs w:val="16"/>
                  <w:lang w:eastAsia="en-AU"/>
                </w:rPr>
                <w:t>DLZ8813 to DLZ8816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97" w:author="KIM, Jason" w:date="2019-04-02T13:39:00Z"/>
                <w:rFonts w:eastAsia="Times New Roman" w:cs="Calibri"/>
                <w:color w:val="000000"/>
                <w:sz w:val="16"/>
                <w:szCs w:val="16"/>
                <w:lang w:eastAsia="en-AU"/>
              </w:rPr>
            </w:pPr>
            <w:ins w:id="6898"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99" w:author="KIM, Jason" w:date="2019-04-02T13:39:00Z"/>
                <w:rFonts w:eastAsia="Times New Roman" w:cs="Calibri"/>
                <w:color w:val="000000"/>
                <w:sz w:val="16"/>
                <w:szCs w:val="16"/>
                <w:lang w:eastAsia="en-AU"/>
              </w:rPr>
            </w:pPr>
            <w:ins w:id="6900" w:author="KIM, Jason" w:date="2019-04-02T13:39:00Z">
              <w:r w:rsidRPr="005D76C8">
                <w:rPr>
                  <w:rFonts w:eastAsia="Times New Roman" w:cs="Calibri"/>
                  <w:color w:val="000000"/>
                  <w:sz w:val="16"/>
                  <w:szCs w:val="16"/>
                  <w:lang w:eastAsia="en-AU"/>
                </w:rPr>
                <w:t>ELZ20214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1" w:author="KIM, Jason" w:date="2019-04-02T13:39:00Z"/>
                <w:rFonts w:eastAsia="Times New Roman" w:cs="Calibri"/>
                <w:color w:val="000000"/>
                <w:sz w:val="16"/>
                <w:szCs w:val="16"/>
                <w:lang w:eastAsia="en-AU"/>
              </w:rPr>
            </w:pPr>
            <w:ins w:id="6902" w:author="KIM, Jason" w:date="2019-04-02T13:39:00Z">
              <w:r w:rsidRPr="005D76C8">
                <w:rPr>
                  <w:rFonts w:eastAsia="Times New Roman" w:cs="Calibri"/>
                  <w:color w:val="000000"/>
                  <w:sz w:val="16"/>
                  <w:szCs w:val="16"/>
                  <w:lang w:eastAsia="en-AU"/>
                </w:rPr>
                <w:t>CP39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3" w:author="KIM, Jason" w:date="2019-04-02T13:39:00Z"/>
                <w:rFonts w:eastAsia="Times New Roman" w:cs="Calibri"/>
                <w:color w:val="000000"/>
                <w:sz w:val="16"/>
                <w:szCs w:val="16"/>
                <w:lang w:eastAsia="en-AU"/>
              </w:rPr>
            </w:pPr>
            <w:ins w:id="690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5" w:author="KIM, Jason" w:date="2019-04-02T13:39:00Z"/>
                <w:rFonts w:eastAsia="Times New Roman" w:cs="Calibri"/>
                <w:color w:val="000000"/>
                <w:sz w:val="16"/>
                <w:szCs w:val="16"/>
                <w:lang w:eastAsia="en-AU"/>
              </w:rPr>
            </w:pPr>
            <w:ins w:id="6906" w:author="KIM, Jason" w:date="2019-04-02T13:39:00Z">
              <w:r w:rsidRPr="005D76C8">
                <w:rPr>
                  <w:rFonts w:eastAsia="Times New Roman" w:cs="Calibri"/>
                  <w:color w:val="000000"/>
                  <w:sz w:val="16"/>
                  <w:szCs w:val="16"/>
                  <w:lang w:eastAsia="en-AU"/>
                </w:rPr>
                <w:t>DLZ2393 to DLZ2393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07" w:author="KIM, Jason" w:date="2019-04-02T13:39:00Z"/>
                <w:rFonts w:eastAsia="Times New Roman" w:cs="Calibri"/>
                <w:color w:val="000000"/>
                <w:sz w:val="16"/>
                <w:szCs w:val="16"/>
                <w:lang w:eastAsia="en-AU"/>
              </w:rPr>
            </w:pPr>
            <w:ins w:id="690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09" w:author="KIM, Jason" w:date="2019-04-02T13:39:00Z"/>
                <w:rFonts w:eastAsia="Times New Roman" w:cs="Calibri"/>
                <w:color w:val="000000"/>
                <w:sz w:val="16"/>
                <w:szCs w:val="16"/>
                <w:lang w:eastAsia="en-AU"/>
              </w:rPr>
            </w:pPr>
            <w:ins w:id="6910" w:author="KIM, Jason" w:date="2019-04-02T13:39:00Z">
              <w:r w:rsidRPr="005D76C8">
                <w:rPr>
                  <w:rFonts w:eastAsia="Times New Roman" w:cs="Calibri"/>
                  <w:color w:val="000000"/>
                  <w:sz w:val="16"/>
                  <w:szCs w:val="16"/>
                  <w:lang w:eastAsia="en-AU"/>
                </w:rPr>
                <w:t>ELZ20360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1" w:author="KIM, Jason" w:date="2019-04-02T13:39:00Z"/>
                <w:rFonts w:eastAsia="Times New Roman" w:cs="Calibri"/>
                <w:color w:val="000000"/>
                <w:sz w:val="16"/>
                <w:szCs w:val="16"/>
                <w:lang w:eastAsia="en-AU"/>
              </w:rPr>
            </w:pPr>
            <w:ins w:id="6912" w:author="KIM, Jason" w:date="2019-04-02T13:39:00Z">
              <w:r w:rsidRPr="005D76C8">
                <w:rPr>
                  <w:rFonts w:eastAsia="Times New Roman" w:cs="Calibri"/>
                  <w:color w:val="000000"/>
                  <w:sz w:val="16"/>
                  <w:szCs w:val="16"/>
                  <w:lang w:eastAsia="en-AU"/>
                </w:rPr>
                <w:t>CP65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3" w:author="KIM, Jason" w:date="2019-04-02T13:39:00Z"/>
                <w:rFonts w:eastAsia="Times New Roman" w:cs="Calibri"/>
                <w:color w:val="000000"/>
                <w:sz w:val="16"/>
                <w:szCs w:val="16"/>
                <w:lang w:eastAsia="en-AU"/>
              </w:rPr>
            </w:pPr>
            <w:ins w:id="691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5" w:author="KIM, Jason" w:date="2019-04-02T13:39:00Z"/>
                <w:rFonts w:eastAsia="Times New Roman" w:cs="Calibri"/>
                <w:color w:val="000000"/>
                <w:sz w:val="16"/>
                <w:szCs w:val="16"/>
                <w:lang w:eastAsia="en-AU"/>
              </w:rPr>
            </w:pPr>
            <w:ins w:id="6916" w:author="KIM, Jason" w:date="2019-04-02T13:39:00Z">
              <w:r w:rsidRPr="005D76C8">
                <w:rPr>
                  <w:rFonts w:eastAsia="Times New Roman" w:cs="Calibri"/>
                  <w:color w:val="000000"/>
                  <w:sz w:val="16"/>
                  <w:szCs w:val="16"/>
                  <w:lang w:eastAsia="en-AU"/>
                </w:rPr>
                <w:t>DLZ2653 to DLZ2653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17" w:author="KIM, Jason" w:date="2019-04-02T13:39:00Z"/>
                <w:rFonts w:eastAsia="Times New Roman" w:cs="Calibri"/>
                <w:color w:val="000000"/>
                <w:sz w:val="16"/>
                <w:szCs w:val="16"/>
                <w:lang w:eastAsia="en-AU"/>
              </w:rPr>
            </w:pPr>
            <w:ins w:id="691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1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20" w:author="KIM, Jason" w:date="2019-04-02T13:39:00Z"/>
                <w:rFonts w:eastAsia="Times New Roman" w:cs="Calibri"/>
                <w:color w:val="000000"/>
                <w:sz w:val="16"/>
                <w:szCs w:val="16"/>
                <w:lang w:eastAsia="en-AU"/>
              </w:rPr>
            </w:pPr>
            <w:ins w:id="6921" w:author="KIM, Jason" w:date="2019-04-02T13:39:00Z">
              <w:r w:rsidRPr="005D76C8">
                <w:rPr>
                  <w:rFonts w:eastAsia="Times New Roman" w:cs="Calibri"/>
                  <w:color w:val="000000"/>
                  <w:sz w:val="16"/>
                  <w:szCs w:val="16"/>
                  <w:lang w:eastAsia="en-AU"/>
                </w:rPr>
                <w:t>ELZ20074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2" w:author="KIM, Jason" w:date="2019-04-02T13:39:00Z"/>
                <w:rFonts w:eastAsia="Times New Roman" w:cs="Calibri"/>
                <w:color w:val="000000"/>
                <w:sz w:val="16"/>
                <w:szCs w:val="16"/>
                <w:lang w:eastAsia="en-AU"/>
              </w:rPr>
            </w:pPr>
            <w:ins w:id="6923" w:author="KIM, Jason" w:date="2019-04-02T13:39:00Z">
              <w:r w:rsidRPr="005D76C8">
                <w:rPr>
                  <w:rFonts w:eastAsia="Times New Roman" w:cs="Calibri"/>
                  <w:color w:val="000000"/>
                  <w:sz w:val="16"/>
                  <w:szCs w:val="16"/>
                  <w:lang w:eastAsia="en-AU"/>
                </w:rPr>
                <w:t>EP81S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4" w:author="KIM, Jason" w:date="2019-04-02T13:39:00Z"/>
                <w:rFonts w:eastAsia="Times New Roman" w:cs="Calibri"/>
                <w:color w:val="000000"/>
                <w:sz w:val="16"/>
                <w:szCs w:val="16"/>
                <w:lang w:eastAsia="en-AU"/>
              </w:rPr>
            </w:pPr>
            <w:ins w:id="692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6" w:author="KIM, Jason" w:date="2019-04-02T13:39:00Z"/>
                <w:rFonts w:eastAsia="Times New Roman" w:cs="Calibri"/>
                <w:color w:val="000000"/>
                <w:sz w:val="16"/>
                <w:szCs w:val="16"/>
                <w:lang w:eastAsia="en-AU"/>
              </w:rPr>
            </w:pPr>
            <w:ins w:id="6927" w:author="KIM, Jason" w:date="2019-04-02T13:39:00Z">
              <w:r w:rsidRPr="005D76C8">
                <w:rPr>
                  <w:rFonts w:eastAsia="Times New Roman" w:cs="Calibri"/>
                  <w:color w:val="000000"/>
                  <w:sz w:val="16"/>
                  <w:szCs w:val="16"/>
                  <w:lang w:eastAsia="en-AU"/>
                </w:rPr>
                <w:t>DLZ8812 to DLZ8812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28" w:author="KIM, Jason" w:date="2019-04-02T13:39:00Z"/>
                <w:rFonts w:eastAsia="Times New Roman" w:cs="Calibri"/>
                <w:color w:val="000000"/>
                <w:sz w:val="16"/>
                <w:szCs w:val="16"/>
                <w:lang w:eastAsia="en-AU"/>
              </w:rPr>
            </w:pPr>
            <w:ins w:id="6929"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30" w:author="KIM, Jason" w:date="2019-04-02T13:39:00Z"/>
                <w:rFonts w:eastAsia="Times New Roman" w:cs="Calibri"/>
                <w:color w:val="000000"/>
                <w:sz w:val="16"/>
                <w:szCs w:val="16"/>
                <w:lang w:eastAsia="en-AU"/>
              </w:rPr>
            </w:pPr>
            <w:ins w:id="6931" w:author="KIM, Jason" w:date="2019-04-02T13:39:00Z">
              <w:r w:rsidRPr="005D76C8">
                <w:rPr>
                  <w:rFonts w:eastAsia="Times New Roman" w:cs="Calibri"/>
                  <w:color w:val="000000"/>
                  <w:sz w:val="16"/>
                  <w:szCs w:val="16"/>
                  <w:lang w:eastAsia="en-AU"/>
                </w:rPr>
                <w:t>ELZ20216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2" w:author="KIM, Jason" w:date="2019-04-02T13:39:00Z"/>
                <w:rFonts w:eastAsia="Times New Roman" w:cs="Calibri"/>
                <w:color w:val="000000"/>
                <w:sz w:val="16"/>
                <w:szCs w:val="16"/>
                <w:lang w:eastAsia="en-AU"/>
              </w:rPr>
            </w:pPr>
            <w:ins w:id="6933" w:author="KIM, Jason" w:date="2019-04-02T13:39:00Z">
              <w:r w:rsidRPr="005D76C8">
                <w:rPr>
                  <w:rFonts w:eastAsia="Times New Roman" w:cs="Calibri"/>
                  <w:color w:val="000000"/>
                  <w:sz w:val="16"/>
                  <w:szCs w:val="16"/>
                  <w:lang w:eastAsia="en-AU"/>
                </w:rPr>
                <w:t>CP39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4" w:author="KIM, Jason" w:date="2019-04-02T13:39:00Z"/>
                <w:rFonts w:eastAsia="Times New Roman" w:cs="Calibri"/>
                <w:color w:val="000000"/>
                <w:sz w:val="16"/>
                <w:szCs w:val="16"/>
                <w:lang w:eastAsia="en-AU"/>
              </w:rPr>
            </w:pPr>
            <w:ins w:id="6935" w:author="KIM, Jason" w:date="2019-04-02T13:39:00Z">
              <w:r w:rsidRPr="005D76C8">
                <w:rPr>
                  <w:rFonts w:eastAsia="Times New Roman" w:cs="Calibri"/>
                  <w:color w:val="000000"/>
                  <w:sz w:val="16"/>
                  <w:szCs w:val="16"/>
                  <w:lang w:eastAsia="en-AU"/>
                </w:rPr>
                <w:t>CP40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6" w:author="KIM, Jason" w:date="2019-04-02T13:39:00Z"/>
                <w:rFonts w:eastAsia="Times New Roman" w:cs="Calibri"/>
                <w:color w:val="000000"/>
                <w:sz w:val="16"/>
                <w:szCs w:val="16"/>
                <w:lang w:eastAsia="en-AU"/>
              </w:rPr>
            </w:pPr>
            <w:ins w:id="6937" w:author="KIM, Jason" w:date="2019-04-02T13:39:00Z">
              <w:r w:rsidRPr="005D76C8">
                <w:rPr>
                  <w:rFonts w:eastAsia="Times New Roman" w:cs="Calibri"/>
                  <w:color w:val="000000"/>
                  <w:sz w:val="16"/>
                  <w:szCs w:val="16"/>
                  <w:lang w:eastAsia="en-AU"/>
                </w:rPr>
                <w:t>DLZ2394 to DLZ2402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38" w:author="KIM, Jason" w:date="2019-04-02T13:39:00Z"/>
                <w:rFonts w:eastAsia="Times New Roman" w:cs="Calibri"/>
                <w:color w:val="000000"/>
                <w:sz w:val="16"/>
                <w:szCs w:val="16"/>
                <w:lang w:eastAsia="en-AU"/>
              </w:rPr>
            </w:pPr>
            <w:ins w:id="693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40" w:author="KIM, Jason" w:date="2019-04-02T13:39:00Z"/>
                <w:rFonts w:eastAsia="Times New Roman" w:cs="Calibri"/>
                <w:color w:val="000000"/>
                <w:sz w:val="16"/>
                <w:szCs w:val="16"/>
                <w:lang w:eastAsia="en-AU"/>
              </w:rPr>
            </w:pPr>
            <w:ins w:id="6941" w:author="KIM, Jason" w:date="2019-04-02T13:39:00Z">
              <w:r w:rsidRPr="005D76C8">
                <w:rPr>
                  <w:rFonts w:eastAsia="Times New Roman" w:cs="Calibri"/>
                  <w:color w:val="000000"/>
                  <w:sz w:val="16"/>
                  <w:szCs w:val="16"/>
                  <w:lang w:eastAsia="en-AU"/>
                </w:rPr>
                <w:t>ELZ20362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42" w:author="KIM, Jason" w:date="2019-04-02T13:39:00Z"/>
                <w:rFonts w:eastAsia="Times New Roman" w:cs="Calibri"/>
                <w:color w:val="000000"/>
                <w:sz w:val="16"/>
                <w:szCs w:val="16"/>
                <w:lang w:eastAsia="en-AU"/>
              </w:rPr>
            </w:pPr>
            <w:ins w:id="6943" w:author="KIM, Jason" w:date="2019-04-02T13:39:00Z">
              <w:r w:rsidRPr="005D76C8">
                <w:rPr>
                  <w:rFonts w:eastAsia="Times New Roman" w:cs="Calibri"/>
                  <w:color w:val="000000"/>
                  <w:sz w:val="16"/>
                  <w:szCs w:val="16"/>
                  <w:lang w:eastAsia="en-AU"/>
                </w:rPr>
                <w:t>CP65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44" w:author="KIM, Jason" w:date="2019-04-02T13:39:00Z"/>
                <w:rFonts w:eastAsia="Times New Roman" w:cs="Calibri"/>
                <w:color w:val="000000"/>
                <w:sz w:val="16"/>
                <w:szCs w:val="16"/>
                <w:lang w:eastAsia="en-AU"/>
              </w:rPr>
            </w:pPr>
            <w:ins w:id="6945" w:author="KIM, Jason" w:date="2019-04-02T13:39:00Z">
              <w:r w:rsidRPr="005D76C8">
                <w:rPr>
                  <w:rFonts w:eastAsia="Times New Roman" w:cs="Calibri"/>
                  <w:color w:val="000000"/>
                  <w:sz w:val="16"/>
                  <w:szCs w:val="16"/>
                  <w:lang w:eastAsia="en-AU"/>
                </w:rPr>
                <w:t>CP66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46" w:author="KIM, Jason" w:date="2019-04-02T13:39:00Z"/>
                <w:rFonts w:eastAsia="Times New Roman" w:cs="Calibri"/>
                <w:color w:val="000000"/>
                <w:sz w:val="16"/>
                <w:szCs w:val="16"/>
                <w:lang w:eastAsia="en-AU"/>
              </w:rPr>
            </w:pPr>
            <w:ins w:id="6947" w:author="KIM, Jason" w:date="2019-04-02T13:39:00Z">
              <w:r w:rsidRPr="005D76C8">
                <w:rPr>
                  <w:rFonts w:eastAsia="Times New Roman" w:cs="Calibri"/>
                  <w:color w:val="000000"/>
                  <w:sz w:val="16"/>
                  <w:szCs w:val="16"/>
                  <w:lang w:eastAsia="en-AU"/>
                </w:rPr>
                <w:t>DLZ2654 to DLZ2662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48" w:author="KIM, Jason" w:date="2019-04-02T13:39:00Z"/>
                <w:rFonts w:eastAsia="Times New Roman" w:cs="Calibri"/>
                <w:color w:val="000000"/>
                <w:sz w:val="16"/>
                <w:szCs w:val="16"/>
                <w:lang w:eastAsia="en-AU"/>
              </w:rPr>
            </w:pPr>
            <w:ins w:id="694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5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51" w:author="KIM, Jason" w:date="2019-04-02T13:39:00Z"/>
                <w:rFonts w:eastAsia="Times New Roman" w:cs="Calibri"/>
                <w:color w:val="000000"/>
                <w:sz w:val="16"/>
                <w:szCs w:val="16"/>
                <w:lang w:eastAsia="en-AU"/>
              </w:rPr>
            </w:pPr>
            <w:ins w:id="6952" w:author="KIM, Jason" w:date="2019-04-02T13:39:00Z">
              <w:r w:rsidRPr="005D76C8">
                <w:rPr>
                  <w:rFonts w:eastAsia="Times New Roman" w:cs="Calibri"/>
                  <w:color w:val="000000"/>
                  <w:sz w:val="16"/>
                  <w:szCs w:val="16"/>
                  <w:lang w:eastAsia="en-AU"/>
                </w:rPr>
                <w:t>ELZ20076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3" w:author="KIM, Jason" w:date="2019-04-02T13:39:00Z"/>
                <w:rFonts w:eastAsia="Times New Roman" w:cs="Calibri"/>
                <w:color w:val="000000"/>
                <w:sz w:val="16"/>
                <w:szCs w:val="16"/>
                <w:lang w:eastAsia="en-AU"/>
              </w:rPr>
            </w:pPr>
            <w:ins w:id="6954" w:author="KIM, Jason" w:date="2019-04-02T13:39:00Z">
              <w:r w:rsidRPr="005D76C8">
                <w:rPr>
                  <w:rFonts w:eastAsia="Times New Roman" w:cs="Calibri"/>
                  <w:color w:val="000000"/>
                  <w:sz w:val="16"/>
                  <w:szCs w:val="16"/>
                  <w:lang w:eastAsia="en-AU"/>
                </w:rPr>
                <w:t>EP81S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5" w:author="KIM, Jason" w:date="2019-04-02T13:39:00Z"/>
                <w:rFonts w:eastAsia="Times New Roman" w:cs="Calibri"/>
                <w:color w:val="000000"/>
                <w:sz w:val="16"/>
                <w:szCs w:val="16"/>
                <w:lang w:eastAsia="en-AU"/>
              </w:rPr>
            </w:pPr>
            <w:ins w:id="6956" w:author="KIM, Jason" w:date="2019-04-02T13:39:00Z">
              <w:r w:rsidRPr="005D76C8">
                <w:rPr>
                  <w:rFonts w:eastAsia="Times New Roman" w:cs="Calibri"/>
                  <w:color w:val="000000"/>
                  <w:sz w:val="16"/>
                  <w:szCs w:val="16"/>
                  <w:lang w:eastAsia="en-AU"/>
                </w:rPr>
                <w:t>EP82S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7" w:author="KIM, Jason" w:date="2019-04-02T13:39:00Z"/>
                <w:rFonts w:eastAsia="Times New Roman" w:cs="Calibri"/>
                <w:color w:val="000000"/>
                <w:sz w:val="16"/>
                <w:szCs w:val="16"/>
                <w:lang w:eastAsia="en-AU"/>
              </w:rPr>
            </w:pPr>
            <w:ins w:id="6958" w:author="KIM, Jason" w:date="2019-04-02T13:39:00Z">
              <w:r w:rsidRPr="005D76C8">
                <w:rPr>
                  <w:rFonts w:eastAsia="Times New Roman" w:cs="Calibri"/>
                  <w:color w:val="000000"/>
                  <w:sz w:val="16"/>
                  <w:szCs w:val="16"/>
                  <w:lang w:eastAsia="en-AU"/>
                </w:rPr>
                <w:t>DLZ8811 to DLZ8824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59" w:author="KIM, Jason" w:date="2019-04-02T13:39:00Z"/>
                <w:rFonts w:eastAsia="Times New Roman" w:cs="Calibri"/>
                <w:color w:val="000000"/>
                <w:sz w:val="16"/>
                <w:szCs w:val="16"/>
                <w:lang w:eastAsia="en-AU"/>
              </w:rPr>
            </w:pPr>
            <w:ins w:id="6960"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61" w:author="KIM, Jason" w:date="2019-04-02T13:39:00Z"/>
                <w:rFonts w:eastAsia="Times New Roman" w:cs="Calibri"/>
                <w:color w:val="000000"/>
                <w:sz w:val="16"/>
                <w:szCs w:val="16"/>
                <w:lang w:eastAsia="en-AU"/>
              </w:rPr>
            </w:pPr>
            <w:ins w:id="6962" w:author="KIM, Jason" w:date="2019-04-02T13:39:00Z">
              <w:r w:rsidRPr="005D76C8">
                <w:rPr>
                  <w:rFonts w:eastAsia="Times New Roman" w:cs="Calibri"/>
                  <w:color w:val="000000"/>
                  <w:sz w:val="16"/>
                  <w:szCs w:val="16"/>
                  <w:lang w:eastAsia="en-AU"/>
                </w:rPr>
                <w:t>ELZ20218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3" w:author="KIM, Jason" w:date="2019-04-02T13:39:00Z"/>
                <w:rFonts w:eastAsia="Times New Roman" w:cs="Calibri"/>
                <w:color w:val="000000"/>
                <w:sz w:val="16"/>
                <w:szCs w:val="16"/>
                <w:lang w:eastAsia="en-AU"/>
              </w:rPr>
            </w:pPr>
            <w:ins w:id="6964" w:author="KIM, Jason" w:date="2019-04-02T13:39:00Z">
              <w:r w:rsidRPr="005D76C8">
                <w:rPr>
                  <w:rFonts w:eastAsia="Times New Roman" w:cs="Calibri"/>
                  <w:color w:val="000000"/>
                  <w:sz w:val="16"/>
                  <w:szCs w:val="16"/>
                  <w:lang w:eastAsia="en-AU"/>
                </w:rPr>
                <w:t>CP40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5" w:author="KIM, Jason" w:date="2019-04-02T13:39:00Z"/>
                <w:rFonts w:eastAsia="Times New Roman" w:cs="Calibri"/>
                <w:color w:val="000000"/>
                <w:sz w:val="16"/>
                <w:szCs w:val="16"/>
                <w:lang w:eastAsia="en-AU"/>
              </w:rPr>
            </w:pPr>
            <w:ins w:id="696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7" w:author="KIM, Jason" w:date="2019-04-02T13:39:00Z"/>
                <w:rFonts w:eastAsia="Times New Roman" w:cs="Calibri"/>
                <w:color w:val="000000"/>
                <w:sz w:val="16"/>
                <w:szCs w:val="16"/>
                <w:lang w:eastAsia="en-AU"/>
              </w:rPr>
            </w:pPr>
            <w:ins w:id="6968" w:author="KIM, Jason" w:date="2019-04-02T13:39:00Z">
              <w:r w:rsidRPr="005D76C8">
                <w:rPr>
                  <w:rFonts w:eastAsia="Times New Roman" w:cs="Calibri"/>
                  <w:color w:val="000000"/>
                  <w:sz w:val="16"/>
                  <w:szCs w:val="16"/>
                  <w:lang w:eastAsia="en-AU"/>
                </w:rPr>
                <w:t>DLZ2403 to DLZ2403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69" w:author="KIM, Jason" w:date="2019-04-02T13:39:00Z"/>
                <w:rFonts w:eastAsia="Times New Roman" w:cs="Calibri"/>
                <w:color w:val="000000"/>
                <w:sz w:val="16"/>
                <w:szCs w:val="16"/>
                <w:lang w:eastAsia="en-AU"/>
              </w:rPr>
            </w:pPr>
            <w:ins w:id="697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71" w:author="KIM, Jason" w:date="2019-04-02T13:39:00Z"/>
                <w:rFonts w:eastAsia="Times New Roman" w:cs="Calibri"/>
                <w:color w:val="000000"/>
                <w:sz w:val="16"/>
                <w:szCs w:val="16"/>
                <w:lang w:eastAsia="en-AU"/>
              </w:rPr>
            </w:pPr>
            <w:ins w:id="6972" w:author="KIM, Jason" w:date="2019-04-02T13:39:00Z">
              <w:r w:rsidRPr="005D76C8">
                <w:rPr>
                  <w:rFonts w:eastAsia="Times New Roman" w:cs="Calibri"/>
                  <w:color w:val="000000"/>
                  <w:sz w:val="16"/>
                  <w:szCs w:val="16"/>
                  <w:lang w:eastAsia="en-AU"/>
                </w:rPr>
                <w:t>ELZ20364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3" w:author="KIM, Jason" w:date="2019-04-02T13:39:00Z"/>
                <w:rFonts w:eastAsia="Times New Roman" w:cs="Calibri"/>
                <w:color w:val="000000"/>
                <w:sz w:val="16"/>
                <w:szCs w:val="16"/>
                <w:lang w:eastAsia="en-AU"/>
              </w:rPr>
            </w:pPr>
            <w:ins w:id="6974" w:author="KIM, Jason" w:date="2019-04-02T13:39:00Z">
              <w:r w:rsidRPr="005D76C8">
                <w:rPr>
                  <w:rFonts w:eastAsia="Times New Roman" w:cs="Calibri"/>
                  <w:color w:val="000000"/>
                  <w:sz w:val="16"/>
                  <w:szCs w:val="16"/>
                  <w:lang w:eastAsia="en-AU"/>
                </w:rPr>
                <w:t>CP66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5" w:author="KIM, Jason" w:date="2019-04-02T13:39:00Z"/>
                <w:rFonts w:eastAsia="Times New Roman" w:cs="Calibri"/>
                <w:color w:val="000000"/>
                <w:sz w:val="16"/>
                <w:szCs w:val="16"/>
                <w:lang w:eastAsia="en-AU"/>
              </w:rPr>
            </w:pPr>
            <w:ins w:id="697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7" w:author="KIM, Jason" w:date="2019-04-02T13:39:00Z"/>
                <w:rFonts w:eastAsia="Times New Roman" w:cs="Calibri"/>
                <w:color w:val="000000"/>
                <w:sz w:val="16"/>
                <w:szCs w:val="16"/>
                <w:lang w:eastAsia="en-AU"/>
              </w:rPr>
            </w:pPr>
            <w:ins w:id="6978" w:author="KIM, Jason" w:date="2019-04-02T13:39:00Z">
              <w:r w:rsidRPr="005D76C8">
                <w:rPr>
                  <w:rFonts w:eastAsia="Times New Roman" w:cs="Calibri"/>
                  <w:color w:val="000000"/>
                  <w:sz w:val="16"/>
                  <w:szCs w:val="16"/>
                  <w:lang w:eastAsia="en-AU"/>
                </w:rPr>
                <w:t>DLZ2663 to DLZ2663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79" w:author="KIM, Jason" w:date="2019-04-02T13:39:00Z"/>
                <w:rFonts w:eastAsia="Times New Roman" w:cs="Calibri"/>
                <w:color w:val="000000"/>
                <w:sz w:val="16"/>
                <w:szCs w:val="16"/>
                <w:lang w:eastAsia="en-AU"/>
              </w:rPr>
            </w:pPr>
            <w:ins w:id="698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8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82" w:author="KIM, Jason" w:date="2019-04-02T13:39:00Z"/>
                <w:rFonts w:eastAsia="Times New Roman" w:cs="Calibri"/>
                <w:color w:val="000000"/>
                <w:sz w:val="16"/>
                <w:szCs w:val="16"/>
                <w:lang w:eastAsia="en-AU"/>
              </w:rPr>
            </w:pPr>
            <w:ins w:id="6983" w:author="KIM, Jason" w:date="2019-04-02T13:39:00Z">
              <w:r w:rsidRPr="005D76C8">
                <w:rPr>
                  <w:rFonts w:eastAsia="Times New Roman" w:cs="Calibri"/>
                  <w:color w:val="000000"/>
                  <w:sz w:val="16"/>
                  <w:szCs w:val="16"/>
                  <w:lang w:eastAsia="en-AU"/>
                </w:rPr>
                <w:t>ELZ20078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4" w:author="KIM, Jason" w:date="2019-04-02T13:39:00Z"/>
                <w:rFonts w:eastAsia="Times New Roman" w:cs="Calibri"/>
                <w:color w:val="000000"/>
                <w:sz w:val="16"/>
                <w:szCs w:val="16"/>
                <w:lang w:eastAsia="en-AU"/>
              </w:rPr>
            </w:pPr>
            <w:ins w:id="6985" w:author="KIM, Jason" w:date="2019-04-02T13:39:00Z">
              <w:r w:rsidRPr="005D76C8">
                <w:rPr>
                  <w:rFonts w:eastAsia="Times New Roman" w:cs="Calibri"/>
                  <w:color w:val="000000"/>
                  <w:sz w:val="16"/>
                  <w:szCs w:val="16"/>
                  <w:lang w:eastAsia="en-AU"/>
                </w:rPr>
                <w:t>EP82S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6" w:author="KIM, Jason" w:date="2019-04-02T13:39:00Z"/>
                <w:rFonts w:eastAsia="Times New Roman" w:cs="Calibri"/>
                <w:color w:val="000000"/>
                <w:sz w:val="16"/>
                <w:szCs w:val="16"/>
                <w:lang w:eastAsia="en-AU"/>
              </w:rPr>
            </w:pPr>
            <w:ins w:id="698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8" w:author="KIM, Jason" w:date="2019-04-02T13:39:00Z"/>
                <w:rFonts w:eastAsia="Times New Roman" w:cs="Calibri"/>
                <w:color w:val="000000"/>
                <w:sz w:val="16"/>
                <w:szCs w:val="16"/>
                <w:lang w:eastAsia="en-AU"/>
              </w:rPr>
            </w:pPr>
            <w:ins w:id="6989" w:author="KIM, Jason" w:date="2019-04-02T13:39:00Z">
              <w:r w:rsidRPr="005D76C8">
                <w:rPr>
                  <w:rFonts w:eastAsia="Times New Roman" w:cs="Calibri"/>
                  <w:color w:val="000000"/>
                  <w:sz w:val="16"/>
                  <w:szCs w:val="16"/>
                  <w:lang w:eastAsia="en-AU"/>
                </w:rPr>
                <w:t>DLZ8822 to DLZ8822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90" w:author="KIM, Jason" w:date="2019-04-02T13:39:00Z"/>
                <w:rFonts w:eastAsia="Times New Roman" w:cs="Calibri"/>
                <w:color w:val="000000"/>
                <w:sz w:val="16"/>
                <w:szCs w:val="16"/>
                <w:lang w:eastAsia="en-AU"/>
              </w:rPr>
            </w:pPr>
            <w:ins w:id="6991"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92" w:author="KIM, Jason" w:date="2019-04-02T13:39:00Z"/>
                <w:rFonts w:eastAsia="Times New Roman" w:cs="Calibri"/>
                <w:color w:val="000000"/>
                <w:sz w:val="16"/>
                <w:szCs w:val="16"/>
                <w:lang w:eastAsia="en-AU"/>
              </w:rPr>
            </w:pPr>
            <w:ins w:id="6993" w:author="KIM, Jason" w:date="2019-04-02T13:39:00Z">
              <w:r w:rsidRPr="005D76C8">
                <w:rPr>
                  <w:rFonts w:eastAsia="Times New Roman" w:cs="Calibri"/>
                  <w:color w:val="000000"/>
                  <w:sz w:val="16"/>
                  <w:szCs w:val="16"/>
                  <w:lang w:eastAsia="en-AU"/>
                </w:rPr>
                <w:t>ELZ20220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4" w:author="KIM, Jason" w:date="2019-04-02T13:39:00Z"/>
                <w:rFonts w:eastAsia="Times New Roman" w:cs="Calibri"/>
                <w:color w:val="000000"/>
                <w:sz w:val="16"/>
                <w:szCs w:val="16"/>
                <w:lang w:eastAsia="en-AU"/>
              </w:rPr>
            </w:pPr>
            <w:ins w:id="6995" w:author="KIM, Jason" w:date="2019-04-02T13:39:00Z">
              <w:r w:rsidRPr="005D76C8">
                <w:rPr>
                  <w:rFonts w:eastAsia="Times New Roman" w:cs="Calibri"/>
                  <w:color w:val="000000"/>
                  <w:sz w:val="16"/>
                  <w:szCs w:val="16"/>
                  <w:lang w:eastAsia="en-AU"/>
                </w:rPr>
                <w:t>CP40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6" w:author="KIM, Jason" w:date="2019-04-02T13:39:00Z"/>
                <w:rFonts w:eastAsia="Times New Roman" w:cs="Calibri"/>
                <w:color w:val="000000"/>
                <w:sz w:val="16"/>
                <w:szCs w:val="16"/>
                <w:lang w:eastAsia="en-AU"/>
              </w:rPr>
            </w:pPr>
            <w:ins w:id="6997" w:author="KIM, Jason" w:date="2019-04-02T13:39:00Z">
              <w:r w:rsidRPr="005D76C8">
                <w:rPr>
                  <w:rFonts w:eastAsia="Times New Roman" w:cs="Calibri"/>
                  <w:color w:val="000000"/>
                  <w:sz w:val="16"/>
                  <w:szCs w:val="16"/>
                  <w:lang w:eastAsia="en-AU"/>
                </w:rPr>
                <w:t>CP41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8" w:author="KIM, Jason" w:date="2019-04-02T13:39:00Z"/>
                <w:rFonts w:eastAsia="Times New Roman" w:cs="Calibri"/>
                <w:color w:val="000000"/>
                <w:sz w:val="16"/>
                <w:szCs w:val="16"/>
                <w:lang w:eastAsia="en-AU"/>
              </w:rPr>
            </w:pPr>
            <w:ins w:id="6999" w:author="KIM, Jason" w:date="2019-04-02T13:39:00Z">
              <w:r w:rsidRPr="005D76C8">
                <w:rPr>
                  <w:rFonts w:eastAsia="Times New Roman" w:cs="Calibri"/>
                  <w:color w:val="000000"/>
                  <w:sz w:val="16"/>
                  <w:szCs w:val="16"/>
                  <w:lang w:eastAsia="en-AU"/>
                </w:rPr>
                <w:t>DLZ2404 to DLZ2412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00" w:author="KIM, Jason" w:date="2019-04-02T13:39:00Z"/>
                <w:rFonts w:eastAsia="Times New Roman" w:cs="Calibri"/>
                <w:color w:val="000000"/>
                <w:sz w:val="16"/>
                <w:szCs w:val="16"/>
                <w:lang w:eastAsia="en-AU"/>
              </w:rPr>
            </w:pPr>
            <w:ins w:id="700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02" w:author="KIM, Jason" w:date="2019-04-02T13:39:00Z"/>
                <w:rFonts w:eastAsia="Times New Roman" w:cs="Calibri"/>
                <w:color w:val="000000"/>
                <w:sz w:val="16"/>
                <w:szCs w:val="16"/>
                <w:lang w:eastAsia="en-AU"/>
              </w:rPr>
            </w:pPr>
            <w:ins w:id="7003" w:author="KIM, Jason" w:date="2019-04-02T13:39:00Z">
              <w:r w:rsidRPr="005D76C8">
                <w:rPr>
                  <w:rFonts w:eastAsia="Times New Roman" w:cs="Calibri"/>
                  <w:color w:val="000000"/>
                  <w:sz w:val="16"/>
                  <w:szCs w:val="16"/>
                  <w:lang w:eastAsia="en-AU"/>
                </w:rPr>
                <w:t>ELZ20366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4" w:author="KIM, Jason" w:date="2019-04-02T13:39:00Z"/>
                <w:rFonts w:eastAsia="Times New Roman" w:cs="Calibri"/>
                <w:color w:val="000000"/>
                <w:sz w:val="16"/>
                <w:szCs w:val="16"/>
                <w:lang w:eastAsia="en-AU"/>
              </w:rPr>
            </w:pPr>
            <w:ins w:id="7005" w:author="KIM, Jason" w:date="2019-04-02T13:39:00Z">
              <w:r w:rsidRPr="005D76C8">
                <w:rPr>
                  <w:rFonts w:eastAsia="Times New Roman" w:cs="Calibri"/>
                  <w:color w:val="000000"/>
                  <w:sz w:val="16"/>
                  <w:szCs w:val="16"/>
                  <w:lang w:eastAsia="en-AU"/>
                </w:rPr>
                <w:t>CP66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6" w:author="KIM, Jason" w:date="2019-04-02T13:39:00Z"/>
                <w:rFonts w:eastAsia="Times New Roman" w:cs="Calibri"/>
                <w:color w:val="000000"/>
                <w:sz w:val="16"/>
                <w:szCs w:val="16"/>
                <w:lang w:eastAsia="en-AU"/>
              </w:rPr>
            </w:pPr>
            <w:ins w:id="7007" w:author="KIM, Jason" w:date="2019-04-02T13:39:00Z">
              <w:r w:rsidRPr="005D76C8">
                <w:rPr>
                  <w:rFonts w:eastAsia="Times New Roman" w:cs="Calibri"/>
                  <w:color w:val="000000"/>
                  <w:sz w:val="16"/>
                  <w:szCs w:val="16"/>
                  <w:lang w:eastAsia="en-AU"/>
                </w:rPr>
                <w:t>CP67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8" w:author="KIM, Jason" w:date="2019-04-02T13:39:00Z"/>
                <w:rFonts w:eastAsia="Times New Roman" w:cs="Calibri"/>
                <w:color w:val="000000"/>
                <w:sz w:val="16"/>
                <w:szCs w:val="16"/>
                <w:lang w:eastAsia="en-AU"/>
              </w:rPr>
            </w:pPr>
            <w:ins w:id="7009" w:author="KIM, Jason" w:date="2019-04-02T13:39:00Z">
              <w:r w:rsidRPr="005D76C8">
                <w:rPr>
                  <w:rFonts w:eastAsia="Times New Roman" w:cs="Calibri"/>
                  <w:color w:val="000000"/>
                  <w:sz w:val="16"/>
                  <w:szCs w:val="16"/>
                  <w:lang w:eastAsia="en-AU"/>
                </w:rPr>
                <w:t>DLZ2664 to DLZ2672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10" w:author="KIM, Jason" w:date="2019-04-02T13:39:00Z"/>
                <w:rFonts w:eastAsia="Times New Roman" w:cs="Calibri"/>
                <w:color w:val="000000"/>
                <w:sz w:val="16"/>
                <w:szCs w:val="16"/>
                <w:lang w:eastAsia="en-AU"/>
              </w:rPr>
            </w:pPr>
            <w:ins w:id="701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1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13" w:author="KIM, Jason" w:date="2019-04-02T13:39:00Z"/>
                <w:rFonts w:eastAsia="Times New Roman" w:cs="Calibri"/>
                <w:color w:val="000000"/>
                <w:sz w:val="16"/>
                <w:szCs w:val="16"/>
                <w:lang w:eastAsia="en-AU"/>
              </w:rPr>
            </w:pPr>
            <w:ins w:id="7014" w:author="KIM, Jason" w:date="2019-04-02T13:39:00Z">
              <w:r w:rsidRPr="005D76C8">
                <w:rPr>
                  <w:rFonts w:eastAsia="Times New Roman" w:cs="Calibri"/>
                  <w:color w:val="000000"/>
                  <w:sz w:val="16"/>
                  <w:szCs w:val="16"/>
                  <w:lang w:eastAsia="en-AU"/>
                </w:rPr>
                <w:t>ELZ20080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5" w:author="KIM, Jason" w:date="2019-04-02T13:39:00Z"/>
                <w:rFonts w:eastAsia="Times New Roman" w:cs="Calibri"/>
                <w:color w:val="000000"/>
                <w:sz w:val="16"/>
                <w:szCs w:val="16"/>
                <w:lang w:eastAsia="en-AU"/>
              </w:rPr>
            </w:pPr>
            <w:ins w:id="7016" w:author="KIM, Jason" w:date="2019-04-02T13:39:00Z">
              <w:r w:rsidRPr="005D76C8">
                <w:rPr>
                  <w:rFonts w:eastAsia="Times New Roman" w:cs="Calibri"/>
                  <w:color w:val="000000"/>
                  <w:sz w:val="16"/>
                  <w:szCs w:val="16"/>
                  <w:lang w:eastAsia="en-AU"/>
                </w:rPr>
                <w:t>EP82S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7" w:author="KIM, Jason" w:date="2019-04-02T13:39:00Z"/>
                <w:rFonts w:eastAsia="Times New Roman" w:cs="Calibri"/>
                <w:color w:val="000000"/>
                <w:sz w:val="16"/>
                <w:szCs w:val="16"/>
                <w:lang w:eastAsia="en-AU"/>
              </w:rPr>
            </w:pPr>
            <w:ins w:id="7018" w:author="KIM, Jason" w:date="2019-04-02T13:39:00Z">
              <w:r w:rsidRPr="005D76C8">
                <w:rPr>
                  <w:rFonts w:eastAsia="Times New Roman" w:cs="Calibri"/>
                  <w:color w:val="000000"/>
                  <w:sz w:val="16"/>
                  <w:szCs w:val="16"/>
                  <w:lang w:eastAsia="en-AU"/>
                </w:rPr>
                <w:t>CP83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9" w:author="KIM, Jason" w:date="2019-04-02T13:39:00Z"/>
                <w:rFonts w:eastAsia="Times New Roman" w:cs="Calibri"/>
                <w:color w:val="000000"/>
                <w:sz w:val="16"/>
                <w:szCs w:val="16"/>
                <w:lang w:eastAsia="en-AU"/>
              </w:rPr>
            </w:pPr>
            <w:ins w:id="7020" w:author="KIM, Jason" w:date="2019-04-02T13:39:00Z">
              <w:r w:rsidRPr="005D76C8">
                <w:rPr>
                  <w:rFonts w:eastAsia="Times New Roman" w:cs="Calibri"/>
                  <w:color w:val="000000"/>
                  <w:sz w:val="16"/>
                  <w:szCs w:val="16"/>
                  <w:lang w:eastAsia="en-AU"/>
                </w:rPr>
                <w:t>DLZ8821 to DLZ8834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21" w:author="KIM, Jason" w:date="2019-04-02T13:39:00Z"/>
                <w:rFonts w:eastAsia="Times New Roman" w:cs="Calibri"/>
                <w:color w:val="000000"/>
                <w:sz w:val="16"/>
                <w:szCs w:val="16"/>
                <w:lang w:eastAsia="en-AU"/>
              </w:rPr>
            </w:pPr>
            <w:ins w:id="7022"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23" w:author="KIM, Jason" w:date="2019-04-02T13:39:00Z"/>
                <w:rFonts w:eastAsia="Times New Roman" w:cs="Calibri"/>
                <w:color w:val="000000"/>
                <w:sz w:val="16"/>
                <w:szCs w:val="16"/>
                <w:lang w:eastAsia="en-AU"/>
              </w:rPr>
            </w:pPr>
            <w:ins w:id="7024" w:author="KIM, Jason" w:date="2019-04-02T13:39:00Z">
              <w:r w:rsidRPr="005D76C8">
                <w:rPr>
                  <w:rFonts w:eastAsia="Times New Roman" w:cs="Calibri"/>
                  <w:color w:val="000000"/>
                  <w:sz w:val="16"/>
                  <w:szCs w:val="16"/>
                  <w:lang w:eastAsia="en-AU"/>
                </w:rPr>
                <w:t>ELZ20222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5" w:author="KIM, Jason" w:date="2019-04-02T13:39:00Z"/>
                <w:rFonts w:eastAsia="Times New Roman" w:cs="Calibri"/>
                <w:color w:val="000000"/>
                <w:sz w:val="16"/>
                <w:szCs w:val="16"/>
                <w:lang w:eastAsia="en-AU"/>
              </w:rPr>
            </w:pPr>
            <w:ins w:id="7026" w:author="KIM, Jason" w:date="2019-04-02T13:39:00Z">
              <w:r w:rsidRPr="005D76C8">
                <w:rPr>
                  <w:rFonts w:eastAsia="Times New Roman" w:cs="Calibri"/>
                  <w:color w:val="000000"/>
                  <w:sz w:val="16"/>
                  <w:szCs w:val="16"/>
                  <w:lang w:eastAsia="en-AU"/>
                </w:rPr>
                <w:t>CP41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7" w:author="KIM, Jason" w:date="2019-04-02T13:39:00Z"/>
                <w:rFonts w:eastAsia="Times New Roman" w:cs="Calibri"/>
                <w:color w:val="000000"/>
                <w:sz w:val="16"/>
                <w:szCs w:val="16"/>
                <w:lang w:eastAsia="en-AU"/>
              </w:rPr>
            </w:pPr>
            <w:ins w:id="702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9" w:author="KIM, Jason" w:date="2019-04-02T13:39:00Z"/>
                <w:rFonts w:eastAsia="Times New Roman" w:cs="Calibri"/>
                <w:color w:val="000000"/>
                <w:sz w:val="16"/>
                <w:szCs w:val="16"/>
                <w:lang w:eastAsia="en-AU"/>
              </w:rPr>
            </w:pPr>
            <w:ins w:id="7030" w:author="KIM, Jason" w:date="2019-04-02T13:39:00Z">
              <w:r w:rsidRPr="005D76C8">
                <w:rPr>
                  <w:rFonts w:eastAsia="Times New Roman" w:cs="Calibri"/>
                  <w:color w:val="000000"/>
                  <w:sz w:val="16"/>
                  <w:szCs w:val="16"/>
                  <w:lang w:eastAsia="en-AU"/>
                </w:rPr>
                <w:t>DLZ2413 to DLZ2413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31" w:author="KIM, Jason" w:date="2019-04-02T13:39:00Z"/>
                <w:rFonts w:eastAsia="Times New Roman" w:cs="Calibri"/>
                <w:color w:val="000000"/>
                <w:sz w:val="16"/>
                <w:szCs w:val="16"/>
                <w:lang w:eastAsia="en-AU"/>
              </w:rPr>
            </w:pPr>
            <w:ins w:id="703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33" w:author="KIM, Jason" w:date="2019-04-02T13:39:00Z"/>
                <w:rFonts w:eastAsia="Times New Roman" w:cs="Calibri"/>
                <w:color w:val="000000"/>
                <w:sz w:val="16"/>
                <w:szCs w:val="16"/>
                <w:lang w:eastAsia="en-AU"/>
              </w:rPr>
            </w:pPr>
            <w:ins w:id="7034" w:author="KIM, Jason" w:date="2019-04-02T13:39:00Z">
              <w:r w:rsidRPr="005D76C8">
                <w:rPr>
                  <w:rFonts w:eastAsia="Times New Roman" w:cs="Calibri"/>
                  <w:color w:val="000000"/>
                  <w:sz w:val="16"/>
                  <w:szCs w:val="16"/>
                  <w:lang w:eastAsia="en-AU"/>
                </w:rPr>
                <w:t>ELZ20368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5" w:author="KIM, Jason" w:date="2019-04-02T13:39:00Z"/>
                <w:rFonts w:eastAsia="Times New Roman" w:cs="Calibri"/>
                <w:color w:val="000000"/>
                <w:sz w:val="16"/>
                <w:szCs w:val="16"/>
                <w:lang w:eastAsia="en-AU"/>
              </w:rPr>
            </w:pPr>
            <w:ins w:id="7036" w:author="KIM, Jason" w:date="2019-04-02T13:39:00Z">
              <w:r w:rsidRPr="005D76C8">
                <w:rPr>
                  <w:rFonts w:eastAsia="Times New Roman" w:cs="Calibri"/>
                  <w:color w:val="000000"/>
                  <w:sz w:val="16"/>
                  <w:szCs w:val="16"/>
                  <w:lang w:eastAsia="en-AU"/>
                </w:rPr>
                <w:t>CP67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7" w:author="KIM, Jason" w:date="2019-04-02T13:39:00Z"/>
                <w:rFonts w:eastAsia="Times New Roman" w:cs="Calibri"/>
                <w:color w:val="000000"/>
                <w:sz w:val="16"/>
                <w:szCs w:val="16"/>
                <w:lang w:eastAsia="en-AU"/>
              </w:rPr>
            </w:pPr>
            <w:ins w:id="703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9" w:author="KIM, Jason" w:date="2019-04-02T13:39:00Z"/>
                <w:rFonts w:eastAsia="Times New Roman" w:cs="Calibri"/>
                <w:color w:val="000000"/>
                <w:sz w:val="16"/>
                <w:szCs w:val="16"/>
                <w:lang w:eastAsia="en-AU"/>
              </w:rPr>
            </w:pPr>
            <w:ins w:id="7040" w:author="KIM, Jason" w:date="2019-04-02T13:39:00Z">
              <w:r w:rsidRPr="005D76C8">
                <w:rPr>
                  <w:rFonts w:eastAsia="Times New Roman" w:cs="Calibri"/>
                  <w:color w:val="000000"/>
                  <w:sz w:val="16"/>
                  <w:szCs w:val="16"/>
                  <w:lang w:eastAsia="en-AU"/>
                </w:rPr>
                <w:t>DLZ2673 to DLZ2673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41" w:author="KIM, Jason" w:date="2019-04-02T13:39:00Z"/>
                <w:rFonts w:eastAsia="Times New Roman" w:cs="Calibri"/>
                <w:color w:val="000000"/>
                <w:sz w:val="16"/>
                <w:szCs w:val="16"/>
                <w:lang w:eastAsia="en-AU"/>
              </w:rPr>
            </w:pPr>
            <w:ins w:id="704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4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44" w:author="KIM, Jason" w:date="2019-04-02T13:39:00Z"/>
                <w:rFonts w:eastAsia="Times New Roman" w:cs="Calibri"/>
                <w:color w:val="000000"/>
                <w:sz w:val="16"/>
                <w:szCs w:val="16"/>
                <w:lang w:eastAsia="en-AU"/>
              </w:rPr>
            </w:pPr>
            <w:ins w:id="7045" w:author="KIM, Jason" w:date="2019-04-02T13:39:00Z">
              <w:r w:rsidRPr="005D76C8">
                <w:rPr>
                  <w:rFonts w:eastAsia="Times New Roman" w:cs="Calibri"/>
                  <w:color w:val="000000"/>
                  <w:sz w:val="16"/>
                  <w:szCs w:val="16"/>
                  <w:lang w:eastAsia="en-AU"/>
                </w:rPr>
                <w:t>ELZ20082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46" w:author="KIM, Jason" w:date="2019-04-02T13:39:00Z"/>
                <w:rFonts w:eastAsia="Times New Roman" w:cs="Calibri"/>
                <w:color w:val="000000"/>
                <w:sz w:val="16"/>
                <w:szCs w:val="16"/>
                <w:lang w:eastAsia="en-AU"/>
              </w:rPr>
            </w:pPr>
            <w:ins w:id="7047" w:author="KIM, Jason" w:date="2019-04-02T13:39:00Z">
              <w:r w:rsidRPr="005D76C8">
                <w:rPr>
                  <w:rFonts w:eastAsia="Times New Roman" w:cs="Calibri"/>
                  <w:color w:val="000000"/>
                  <w:sz w:val="16"/>
                  <w:szCs w:val="16"/>
                  <w:lang w:eastAsia="en-AU"/>
                </w:rPr>
                <w:t>CP83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48" w:author="KIM, Jason" w:date="2019-04-02T13:39:00Z"/>
                <w:rFonts w:eastAsia="Times New Roman" w:cs="Calibri"/>
                <w:color w:val="000000"/>
                <w:sz w:val="16"/>
                <w:szCs w:val="16"/>
                <w:lang w:eastAsia="en-AU"/>
              </w:rPr>
            </w:pPr>
            <w:ins w:id="704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0" w:author="KIM, Jason" w:date="2019-04-02T13:39:00Z"/>
                <w:rFonts w:eastAsia="Times New Roman" w:cs="Calibri"/>
                <w:color w:val="000000"/>
                <w:sz w:val="16"/>
                <w:szCs w:val="16"/>
                <w:lang w:eastAsia="en-AU"/>
              </w:rPr>
            </w:pPr>
            <w:ins w:id="7051" w:author="KIM, Jason" w:date="2019-04-02T13:39:00Z">
              <w:r w:rsidRPr="005D76C8">
                <w:rPr>
                  <w:rFonts w:eastAsia="Times New Roman" w:cs="Calibri"/>
                  <w:color w:val="000000"/>
                  <w:sz w:val="16"/>
                  <w:szCs w:val="16"/>
                  <w:lang w:eastAsia="en-AU"/>
                </w:rPr>
                <w:t>DLZ8833 to DLZ8833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52" w:author="KIM, Jason" w:date="2019-04-02T13:39:00Z"/>
                <w:rFonts w:eastAsia="Times New Roman" w:cs="Calibri"/>
                <w:color w:val="000000"/>
                <w:sz w:val="16"/>
                <w:szCs w:val="16"/>
                <w:lang w:eastAsia="en-AU"/>
              </w:rPr>
            </w:pPr>
            <w:ins w:id="7053"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54" w:author="KIM, Jason" w:date="2019-04-02T13:39:00Z"/>
                <w:rFonts w:eastAsia="Times New Roman" w:cs="Calibri"/>
                <w:color w:val="000000"/>
                <w:sz w:val="16"/>
                <w:szCs w:val="16"/>
                <w:lang w:eastAsia="en-AU"/>
              </w:rPr>
            </w:pPr>
            <w:ins w:id="7055" w:author="KIM, Jason" w:date="2019-04-02T13:39:00Z">
              <w:r w:rsidRPr="005D76C8">
                <w:rPr>
                  <w:rFonts w:eastAsia="Times New Roman" w:cs="Calibri"/>
                  <w:color w:val="000000"/>
                  <w:sz w:val="16"/>
                  <w:szCs w:val="16"/>
                  <w:lang w:eastAsia="en-AU"/>
                </w:rPr>
                <w:t>ELZ20224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6" w:author="KIM, Jason" w:date="2019-04-02T13:39:00Z"/>
                <w:rFonts w:eastAsia="Times New Roman" w:cs="Calibri"/>
                <w:color w:val="000000"/>
                <w:sz w:val="16"/>
                <w:szCs w:val="16"/>
                <w:lang w:eastAsia="en-AU"/>
              </w:rPr>
            </w:pPr>
            <w:ins w:id="7057" w:author="KIM, Jason" w:date="2019-04-02T13:39:00Z">
              <w:r w:rsidRPr="005D76C8">
                <w:rPr>
                  <w:rFonts w:eastAsia="Times New Roman" w:cs="Calibri"/>
                  <w:color w:val="000000"/>
                  <w:sz w:val="16"/>
                  <w:szCs w:val="16"/>
                  <w:lang w:eastAsia="en-AU"/>
                </w:rPr>
                <w:t>CP41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8" w:author="KIM, Jason" w:date="2019-04-02T13:39:00Z"/>
                <w:rFonts w:eastAsia="Times New Roman" w:cs="Calibri"/>
                <w:color w:val="000000"/>
                <w:sz w:val="16"/>
                <w:szCs w:val="16"/>
                <w:lang w:eastAsia="en-AU"/>
              </w:rPr>
            </w:pPr>
            <w:ins w:id="7059" w:author="KIM, Jason" w:date="2019-04-02T13:39:00Z">
              <w:r w:rsidRPr="005D76C8">
                <w:rPr>
                  <w:rFonts w:eastAsia="Times New Roman" w:cs="Calibri"/>
                  <w:color w:val="000000"/>
                  <w:sz w:val="16"/>
                  <w:szCs w:val="16"/>
                  <w:lang w:eastAsia="en-AU"/>
                </w:rPr>
                <w:t>CP42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0" w:author="KIM, Jason" w:date="2019-04-02T13:39:00Z"/>
                <w:rFonts w:eastAsia="Times New Roman" w:cs="Calibri"/>
                <w:color w:val="000000"/>
                <w:sz w:val="16"/>
                <w:szCs w:val="16"/>
                <w:lang w:eastAsia="en-AU"/>
              </w:rPr>
            </w:pPr>
            <w:ins w:id="7061" w:author="KIM, Jason" w:date="2019-04-02T13:39:00Z">
              <w:r w:rsidRPr="005D76C8">
                <w:rPr>
                  <w:rFonts w:eastAsia="Times New Roman" w:cs="Calibri"/>
                  <w:color w:val="000000"/>
                  <w:sz w:val="16"/>
                  <w:szCs w:val="16"/>
                  <w:lang w:eastAsia="en-AU"/>
                </w:rPr>
                <w:t>DLZ2414 to DLZ2422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62" w:author="KIM, Jason" w:date="2019-04-02T13:39:00Z"/>
                <w:rFonts w:eastAsia="Times New Roman" w:cs="Calibri"/>
                <w:color w:val="000000"/>
                <w:sz w:val="16"/>
                <w:szCs w:val="16"/>
                <w:lang w:eastAsia="en-AU"/>
              </w:rPr>
            </w:pPr>
            <w:ins w:id="706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64" w:author="KIM, Jason" w:date="2019-04-02T13:39:00Z"/>
                <w:rFonts w:eastAsia="Times New Roman" w:cs="Calibri"/>
                <w:color w:val="000000"/>
                <w:sz w:val="16"/>
                <w:szCs w:val="16"/>
                <w:lang w:eastAsia="en-AU"/>
              </w:rPr>
            </w:pPr>
            <w:ins w:id="7065" w:author="KIM, Jason" w:date="2019-04-02T13:39:00Z">
              <w:r w:rsidRPr="005D76C8">
                <w:rPr>
                  <w:rFonts w:eastAsia="Times New Roman" w:cs="Calibri"/>
                  <w:color w:val="000000"/>
                  <w:sz w:val="16"/>
                  <w:szCs w:val="16"/>
                  <w:lang w:eastAsia="en-AU"/>
                </w:rPr>
                <w:t>ELZ20370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6" w:author="KIM, Jason" w:date="2019-04-02T13:39:00Z"/>
                <w:rFonts w:eastAsia="Times New Roman" w:cs="Calibri"/>
                <w:color w:val="000000"/>
                <w:sz w:val="16"/>
                <w:szCs w:val="16"/>
                <w:lang w:eastAsia="en-AU"/>
              </w:rPr>
            </w:pPr>
            <w:ins w:id="7067" w:author="KIM, Jason" w:date="2019-04-02T13:39:00Z">
              <w:r w:rsidRPr="005D76C8">
                <w:rPr>
                  <w:rFonts w:eastAsia="Times New Roman" w:cs="Calibri"/>
                  <w:color w:val="000000"/>
                  <w:sz w:val="16"/>
                  <w:szCs w:val="16"/>
                  <w:lang w:eastAsia="en-AU"/>
                </w:rPr>
                <w:t>CP67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8" w:author="KIM, Jason" w:date="2019-04-02T13:39:00Z"/>
                <w:rFonts w:eastAsia="Times New Roman" w:cs="Calibri"/>
                <w:color w:val="000000"/>
                <w:sz w:val="16"/>
                <w:szCs w:val="16"/>
                <w:lang w:eastAsia="en-AU"/>
              </w:rPr>
            </w:pPr>
            <w:ins w:id="7069" w:author="KIM, Jason" w:date="2019-04-02T13:39:00Z">
              <w:r w:rsidRPr="005D76C8">
                <w:rPr>
                  <w:rFonts w:eastAsia="Times New Roman" w:cs="Calibri"/>
                  <w:color w:val="000000"/>
                  <w:sz w:val="16"/>
                  <w:szCs w:val="16"/>
                  <w:lang w:eastAsia="en-AU"/>
                </w:rPr>
                <w:t>CP68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0" w:author="KIM, Jason" w:date="2019-04-02T13:39:00Z"/>
                <w:rFonts w:eastAsia="Times New Roman" w:cs="Calibri"/>
                <w:color w:val="000000"/>
                <w:sz w:val="16"/>
                <w:szCs w:val="16"/>
                <w:lang w:eastAsia="en-AU"/>
              </w:rPr>
            </w:pPr>
            <w:ins w:id="7071" w:author="KIM, Jason" w:date="2019-04-02T13:39:00Z">
              <w:r w:rsidRPr="005D76C8">
                <w:rPr>
                  <w:rFonts w:eastAsia="Times New Roman" w:cs="Calibri"/>
                  <w:color w:val="000000"/>
                  <w:sz w:val="16"/>
                  <w:szCs w:val="16"/>
                  <w:lang w:eastAsia="en-AU"/>
                </w:rPr>
                <w:t>DLZ2674 to DLZ2682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72" w:author="KIM, Jason" w:date="2019-04-02T13:39:00Z"/>
                <w:rFonts w:eastAsia="Times New Roman" w:cs="Calibri"/>
                <w:color w:val="000000"/>
                <w:sz w:val="16"/>
                <w:szCs w:val="16"/>
                <w:lang w:eastAsia="en-AU"/>
              </w:rPr>
            </w:pPr>
            <w:ins w:id="707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7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75" w:author="KIM, Jason" w:date="2019-04-02T13:39:00Z"/>
                <w:rFonts w:eastAsia="Times New Roman" w:cs="Calibri"/>
                <w:color w:val="000000"/>
                <w:sz w:val="16"/>
                <w:szCs w:val="16"/>
                <w:lang w:eastAsia="en-AU"/>
              </w:rPr>
            </w:pPr>
            <w:ins w:id="7076" w:author="KIM, Jason" w:date="2019-04-02T13:39:00Z">
              <w:r w:rsidRPr="005D76C8">
                <w:rPr>
                  <w:rFonts w:eastAsia="Times New Roman" w:cs="Calibri"/>
                  <w:color w:val="000000"/>
                  <w:sz w:val="16"/>
                  <w:szCs w:val="16"/>
                  <w:lang w:eastAsia="en-AU"/>
                </w:rPr>
                <w:t>ELZ20084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7" w:author="KIM, Jason" w:date="2019-04-02T13:39:00Z"/>
                <w:rFonts w:eastAsia="Times New Roman" w:cs="Calibri"/>
                <w:color w:val="000000"/>
                <w:sz w:val="16"/>
                <w:szCs w:val="16"/>
                <w:lang w:eastAsia="en-AU"/>
              </w:rPr>
            </w:pPr>
            <w:ins w:id="7078" w:author="KIM, Jason" w:date="2019-04-02T13:39:00Z">
              <w:r w:rsidRPr="005D76C8">
                <w:rPr>
                  <w:rFonts w:eastAsia="Times New Roman" w:cs="Calibri"/>
                  <w:color w:val="000000"/>
                  <w:sz w:val="16"/>
                  <w:szCs w:val="16"/>
                  <w:lang w:eastAsia="en-AU"/>
                </w:rPr>
                <w:t>CP83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9" w:author="KIM, Jason" w:date="2019-04-02T13:39:00Z"/>
                <w:rFonts w:eastAsia="Times New Roman" w:cs="Calibri"/>
                <w:color w:val="000000"/>
                <w:sz w:val="16"/>
                <w:szCs w:val="16"/>
                <w:lang w:eastAsia="en-AU"/>
              </w:rPr>
            </w:pPr>
            <w:ins w:id="7080" w:author="KIM, Jason" w:date="2019-04-02T13:39:00Z">
              <w:r w:rsidRPr="005D76C8">
                <w:rPr>
                  <w:rFonts w:eastAsia="Times New Roman" w:cs="Calibri"/>
                  <w:color w:val="000000"/>
                  <w:sz w:val="16"/>
                  <w:szCs w:val="16"/>
                  <w:lang w:eastAsia="en-AU"/>
                </w:rPr>
                <w:t>CP84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1" w:author="KIM, Jason" w:date="2019-04-02T13:39:00Z"/>
                <w:rFonts w:eastAsia="Times New Roman" w:cs="Calibri"/>
                <w:color w:val="000000"/>
                <w:sz w:val="16"/>
                <w:szCs w:val="16"/>
                <w:lang w:eastAsia="en-AU"/>
              </w:rPr>
            </w:pPr>
            <w:ins w:id="7082" w:author="KIM, Jason" w:date="2019-04-02T13:39:00Z">
              <w:r w:rsidRPr="005D76C8">
                <w:rPr>
                  <w:rFonts w:eastAsia="Times New Roman" w:cs="Calibri"/>
                  <w:color w:val="000000"/>
                  <w:sz w:val="16"/>
                  <w:szCs w:val="16"/>
                  <w:lang w:eastAsia="en-AU"/>
                </w:rPr>
                <w:t>DLZ8831 to DLZ8844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83" w:author="KIM, Jason" w:date="2019-04-02T13:39:00Z"/>
                <w:rFonts w:eastAsia="Times New Roman" w:cs="Calibri"/>
                <w:color w:val="000000"/>
                <w:sz w:val="16"/>
                <w:szCs w:val="16"/>
                <w:lang w:eastAsia="en-AU"/>
              </w:rPr>
            </w:pPr>
            <w:ins w:id="7084"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85" w:author="KIM, Jason" w:date="2019-04-02T13:39:00Z"/>
                <w:rFonts w:eastAsia="Times New Roman" w:cs="Calibri"/>
                <w:color w:val="000000"/>
                <w:sz w:val="16"/>
                <w:szCs w:val="16"/>
                <w:lang w:eastAsia="en-AU"/>
              </w:rPr>
            </w:pPr>
            <w:ins w:id="7086" w:author="KIM, Jason" w:date="2019-04-02T13:39:00Z">
              <w:r w:rsidRPr="005D76C8">
                <w:rPr>
                  <w:rFonts w:eastAsia="Times New Roman" w:cs="Calibri"/>
                  <w:color w:val="000000"/>
                  <w:sz w:val="16"/>
                  <w:szCs w:val="16"/>
                  <w:lang w:eastAsia="en-AU"/>
                </w:rPr>
                <w:t>ELZ20226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7" w:author="KIM, Jason" w:date="2019-04-02T13:39:00Z"/>
                <w:rFonts w:eastAsia="Times New Roman" w:cs="Calibri"/>
                <w:color w:val="000000"/>
                <w:sz w:val="16"/>
                <w:szCs w:val="16"/>
                <w:lang w:eastAsia="en-AU"/>
              </w:rPr>
            </w:pPr>
            <w:ins w:id="7088" w:author="KIM, Jason" w:date="2019-04-02T13:39:00Z">
              <w:r w:rsidRPr="005D76C8">
                <w:rPr>
                  <w:rFonts w:eastAsia="Times New Roman" w:cs="Calibri"/>
                  <w:color w:val="000000"/>
                  <w:sz w:val="16"/>
                  <w:szCs w:val="16"/>
                  <w:lang w:eastAsia="en-AU"/>
                </w:rPr>
                <w:t>CP42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9" w:author="KIM, Jason" w:date="2019-04-02T13:39:00Z"/>
                <w:rFonts w:eastAsia="Times New Roman" w:cs="Calibri"/>
                <w:color w:val="000000"/>
                <w:sz w:val="16"/>
                <w:szCs w:val="16"/>
                <w:lang w:eastAsia="en-AU"/>
              </w:rPr>
            </w:pPr>
            <w:ins w:id="709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1" w:author="KIM, Jason" w:date="2019-04-02T13:39:00Z"/>
                <w:rFonts w:eastAsia="Times New Roman" w:cs="Calibri"/>
                <w:color w:val="000000"/>
                <w:sz w:val="16"/>
                <w:szCs w:val="16"/>
                <w:lang w:eastAsia="en-AU"/>
              </w:rPr>
            </w:pPr>
            <w:ins w:id="7092" w:author="KIM, Jason" w:date="2019-04-02T13:39:00Z">
              <w:r w:rsidRPr="005D76C8">
                <w:rPr>
                  <w:rFonts w:eastAsia="Times New Roman" w:cs="Calibri"/>
                  <w:color w:val="000000"/>
                  <w:sz w:val="16"/>
                  <w:szCs w:val="16"/>
                  <w:lang w:eastAsia="en-AU"/>
                </w:rPr>
                <w:t>DLZ2423 to DLZ2423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93" w:author="KIM, Jason" w:date="2019-04-02T13:39:00Z"/>
                <w:rFonts w:eastAsia="Times New Roman" w:cs="Calibri"/>
                <w:color w:val="000000"/>
                <w:sz w:val="16"/>
                <w:szCs w:val="16"/>
                <w:lang w:eastAsia="en-AU"/>
              </w:rPr>
            </w:pPr>
            <w:ins w:id="709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95" w:author="KIM, Jason" w:date="2019-04-02T13:39:00Z"/>
                <w:rFonts w:eastAsia="Times New Roman" w:cs="Calibri"/>
                <w:color w:val="000000"/>
                <w:sz w:val="16"/>
                <w:szCs w:val="16"/>
                <w:lang w:eastAsia="en-AU"/>
              </w:rPr>
            </w:pPr>
            <w:ins w:id="7096" w:author="KIM, Jason" w:date="2019-04-02T13:39:00Z">
              <w:r w:rsidRPr="005D76C8">
                <w:rPr>
                  <w:rFonts w:eastAsia="Times New Roman" w:cs="Calibri"/>
                  <w:color w:val="000000"/>
                  <w:sz w:val="16"/>
                  <w:szCs w:val="16"/>
                  <w:lang w:eastAsia="en-AU"/>
                </w:rPr>
                <w:t>ELZ20372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7" w:author="KIM, Jason" w:date="2019-04-02T13:39:00Z"/>
                <w:rFonts w:eastAsia="Times New Roman" w:cs="Calibri"/>
                <w:color w:val="000000"/>
                <w:sz w:val="16"/>
                <w:szCs w:val="16"/>
                <w:lang w:eastAsia="en-AU"/>
              </w:rPr>
            </w:pPr>
            <w:ins w:id="7098" w:author="KIM, Jason" w:date="2019-04-02T13:39:00Z">
              <w:r w:rsidRPr="005D76C8">
                <w:rPr>
                  <w:rFonts w:eastAsia="Times New Roman" w:cs="Calibri"/>
                  <w:color w:val="000000"/>
                  <w:sz w:val="16"/>
                  <w:szCs w:val="16"/>
                  <w:lang w:eastAsia="en-AU"/>
                </w:rPr>
                <w:t>CP68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9" w:author="KIM, Jason" w:date="2019-04-02T13:39:00Z"/>
                <w:rFonts w:eastAsia="Times New Roman" w:cs="Calibri"/>
                <w:color w:val="000000"/>
                <w:sz w:val="16"/>
                <w:szCs w:val="16"/>
                <w:lang w:eastAsia="en-AU"/>
              </w:rPr>
            </w:pPr>
            <w:ins w:id="710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01" w:author="KIM, Jason" w:date="2019-04-02T13:39:00Z"/>
                <w:rFonts w:eastAsia="Times New Roman" w:cs="Calibri"/>
                <w:color w:val="000000"/>
                <w:sz w:val="16"/>
                <w:szCs w:val="16"/>
                <w:lang w:eastAsia="en-AU"/>
              </w:rPr>
            </w:pPr>
            <w:ins w:id="7102" w:author="KIM, Jason" w:date="2019-04-02T13:39:00Z">
              <w:r w:rsidRPr="005D76C8">
                <w:rPr>
                  <w:rFonts w:eastAsia="Times New Roman" w:cs="Calibri"/>
                  <w:color w:val="000000"/>
                  <w:sz w:val="16"/>
                  <w:szCs w:val="16"/>
                  <w:lang w:eastAsia="en-AU"/>
                </w:rPr>
                <w:t>DLZ2683 to DLZ2683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03" w:author="KIM, Jason" w:date="2019-04-02T13:39:00Z"/>
                <w:rFonts w:eastAsia="Times New Roman" w:cs="Calibri"/>
                <w:color w:val="000000"/>
                <w:sz w:val="16"/>
                <w:szCs w:val="16"/>
                <w:lang w:eastAsia="en-AU"/>
              </w:rPr>
            </w:pPr>
            <w:ins w:id="710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0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06" w:author="KIM, Jason" w:date="2019-04-02T13:39:00Z"/>
                <w:rFonts w:eastAsia="Times New Roman" w:cs="Calibri"/>
                <w:color w:val="000000"/>
                <w:sz w:val="16"/>
                <w:szCs w:val="16"/>
                <w:lang w:eastAsia="en-AU"/>
              </w:rPr>
            </w:pPr>
            <w:ins w:id="7107" w:author="KIM, Jason" w:date="2019-04-02T13:39:00Z">
              <w:r w:rsidRPr="005D76C8">
                <w:rPr>
                  <w:rFonts w:eastAsia="Times New Roman" w:cs="Calibri"/>
                  <w:color w:val="000000"/>
                  <w:sz w:val="16"/>
                  <w:szCs w:val="16"/>
                  <w:lang w:eastAsia="en-AU"/>
                </w:rPr>
                <w:t>ELZ20086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08" w:author="KIM, Jason" w:date="2019-04-02T13:39:00Z"/>
                <w:rFonts w:eastAsia="Times New Roman" w:cs="Calibri"/>
                <w:color w:val="000000"/>
                <w:sz w:val="16"/>
                <w:szCs w:val="16"/>
                <w:lang w:eastAsia="en-AU"/>
              </w:rPr>
            </w:pPr>
            <w:ins w:id="7109" w:author="KIM, Jason" w:date="2019-04-02T13:39:00Z">
              <w:r w:rsidRPr="005D76C8">
                <w:rPr>
                  <w:rFonts w:eastAsia="Times New Roman" w:cs="Calibri"/>
                  <w:color w:val="000000"/>
                  <w:sz w:val="16"/>
                  <w:szCs w:val="16"/>
                  <w:lang w:eastAsia="en-AU"/>
                </w:rPr>
                <w:t>CP84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0" w:author="KIM, Jason" w:date="2019-04-02T13:39:00Z"/>
                <w:rFonts w:eastAsia="Times New Roman" w:cs="Calibri"/>
                <w:color w:val="000000"/>
                <w:sz w:val="16"/>
                <w:szCs w:val="16"/>
                <w:lang w:eastAsia="en-AU"/>
              </w:rPr>
            </w:pPr>
            <w:ins w:id="711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2" w:author="KIM, Jason" w:date="2019-04-02T13:39:00Z"/>
                <w:rFonts w:eastAsia="Times New Roman" w:cs="Calibri"/>
                <w:color w:val="000000"/>
                <w:sz w:val="16"/>
                <w:szCs w:val="16"/>
                <w:lang w:eastAsia="en-AU"/>
              </w:rPr>
            </w:pPr>
            <w:ins w:id="7113" w:author="KIM, Jason" w:date="2019-04-02T13:39:00Z">
              <w:r w:rsidRPr="005D76C8">
                <w:rPr>
                  <w:rFonts w:eastAsia="Times New Roman" w:cs="Calibri"/>
                  <w:color w:val="000000"/>
                  <w:sz w:val="16"/>
                  <w:szCs w:val="16"/>
                  <w:lang w:eastAsia="en-AU"/>
                </w:rPr>
                <w:t>DLZ8843 to DLZ8843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14" w:author="KIM, Jason" w:date="2019-04-02T13:39:00Z"/>
                <w:rFonts w:eastAsia="Times New Roman" w:cs="Calibri"/>
                <w:color w:val="000000"/>
                <w:sz w:val="16"/>
                <w:szCs w:val="16"/>
                <w:lang w:eastAsia="en-AU"/>
              </w:rPr>
            </w:pPr>
            <w:ins w:id="7115"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16" w:author="KIM, Jason" w:date="2019-04-02T13:39:00Z"/>
                <w:rFonts w:eastAsia="Times New Roman" w:cs="Calibri"/>
                <w:color w:val="000000"/>
                <w:sz w:val="16"/>
                <w:szCs w:val="16"/>
                <w:lang w:eastAsia="en-AU"/>
              </w:rPr>
            </w:pPr>
            <w:ins w:id="7117" w:author="KIM, Jason" w:date="2019-04-02T13:39:00Z">
              <w:r w:rsidRPr="005D76C8">
                <w:rPr>
                  <w:rFonts w:eastAsia="Times New Roman" w:cs="Calibri"/>
                  <w:color w:val="000000"/>
                  <w:sz w:val="16"/>
                  <w:szCs w:val="16"/>
                  <w:lang w:eastAsia="en-AU"/>
                </w:rPr>
                <w:t>ELZ20228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8" w:author="KIM, Jason" w:date="2019-04-02T13:39:00Z"/>
                <w:rFonts w:eastAsia="Times New Roman" w:cs="Calibri"/>
                <w:color w:val="000000"/>
                <w:sz w:val="16"/>
                <w:szCs w:val="16"/>
                <w:lang w:eastAsia="en-AU"/>
              </w:rPr>
            </w:pPr>
            <w:ins w:id="7119" w:author="KIM, Jason" w:date="2019-04-02T13:39:00Z">
              <w:r w:rsidRPr="005D76C8">
                <w:rPr>
                  <w:rFonts w:eastAsia="Times New Roman" w:cs="Calibri"/>
                  <w:color w:val="000000"/>
                  <w:sz w:val="16"/>
                  <w:szCs w:val="16"/>
                  <w:lang w:eastAsia="en-AU"/>
                </w:rPr>
                <w:t>CP42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0" w:author="KIM, Jason" w:date="2019-04-02T13:39:00Z"/>
                <w:rFonts w:eastAsia="Times New Roman" w:cs="Calibri"/>
                <w:color w:val="000000"/>
                <w:sz w:val="16"/>
                <w:szCs w:val="16"/>
                <w:lang w:eastAsia="en-AU"/>
              </w:rPr>
            </w:pPr>
            <w:ins w:id="7121" w:author="KIM, Jason" w:date="2019-04-02T13:39:00Z">
              <w:r w:rsidRPr="005D76C8">
                <w:rPr>
                  <w:rFonts w:eastAsia="Times New Roman" w:cs="Calibri"/>
                  <w:color w:val="000000"/>
                  <w:sz w:val="16"/>
                  <w:szCs w:val="16"/>
                  <w:lang w:eastAsia="en-AU"/>
                </w:rPr>
                <w:t>CP43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2" w:author="KIM, Jason" w:date="2019-04-02T13:39:00Z"/>
                <w:rFonts w:eastAsia="Times New Roman" w:cs="Calibri"/>
                <w:color w:val="000000"/>
                <w:sz w:val="16"/>
                <w:szCs w:val="16"/>
                <w:lang w:eastAsia="en-AU"/>
              </w:rPr>
            </w:pPr>
            <w:ins w:id="7123" w:author="KIM, Jason" w:date="2019-04-02T13:39:00Z">
              <w:r w:rsidRPr="005D76C8">
                <w:rPr>
                  <w:rFonts w:eastAsia="Times New Roman" w:cs="Calibri"/>
                  <w:color w:val="000000"/>
                  <w:sz w:val="16"/>
                  <w:szCs w:val="16"/>
                  <w:lang w:eastAsia="en-AU"/>
                </w:rPr>
                <w:t>DLZ2424 to DLZ2432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24" w:author="KIM, Jason" w:date="2019-04-02T13:39:00Z"/>
                <w:rFonts w:eastAsia="Times New Roman" w:cs="Calibri"/>
                <w:color w:val="000000"/>
                <w:sz w:val="16"/>
                <w:szCs w:val="16"/>
                <w:lang w:eastAsia="en-AU"/>
              </w:rPr>
            </w:pPr>
            <w:ins w:id="712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26" w:author="KIM, Jason" w:date="2019-04-02T13:39:00Z"/>
                <w:rFonts w:eastAsia="Times New Roman" w:cs="Calibri"/>
                <w:color w:val="000000"/>
                <w:sz w:val="16"/>
                <w:szCs w:val="16"/>
                <w:lang w:eastAsia="en-AU"/>
              </w:rPr>
            </w:pPr>
            <w:ins w:id="7127" w:author="KIM, Jason" w:date="2019-04-02T13:39:00Z">
              <w:r w:rsidRPr="005D76C8">
                <w:rPr>
                  <w:rFonts w:eastAsia="Times New Roman" w:cs="Calibri"/>
                  <w:color w:val="000000"/>
                  <w:sz w:val="16"/>
                  <w:szCs w:val="16"/>
                  <w:lang w:eastAsia="en-AU"/>
                </w:rPr>
                <w:t>ELZ20374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8" w:author="KIM, Jason" w:date="2019-04-02T13:39:00Z"/>
                <w:rFonts w:eastAsia="Times New Roman" w:cs="Calibri"/>
                <w:color w:val="000000"/>
                <w:sz w:val="16"/>
                <w:szCs w:val="16"/>
                <w:lang w:eastAsia="en-AU"/>
              </w:rPr>
            </w:pPr>
            <w:ins w:id="7129" w:author="KIM, Jason" w:date="2019-04-02T13:39:00Z">
              <w:r w:rsidRPr="005D76C8">
                <w:rPr>
                  <w:rFonts w:eastAsia="Times New Roman" w:cs="Calibri"/>
                  <w:color w:val="000000"/>
                  <w:sz w:val="16"/>
                  <w:szCs w:val="16"/>
                  <w:lang w:eastAsia="en-AU"/>
                </w:rPr>
                <w:t>CP68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30" w:author="KIM, Jason" w:date="2019-04-02T13:39:00Z"/>
                <w:rFonts w:eastAsia="Times New Roman" w:cs="Calibri"/>
                <w:color w:val="000000"/>
                <w:sz w:val="16"/>
                <w:szCs w:val="16"/>
                <w:lang w:eastAsia="en-AU"/>
              </w:rPr>
            </w:pPr>
            <w:ins w:id="7131" w:author="KIM, Jason" w:date="2019-04-02T13:39:00Z">
              <w:r w:rsidRPr="005D76C8">
                <w:rPr>
                  <w:rFonts w:eastAsia="Times New Roman" w:cs="Calibri"/>
                  <w:color w:val="000000"/>
                  <w:sz w:val="16"/>
                  <w:szCs w:val="16"/>
                  <w:lang w:eastAsia="en-AU"/>
                </w:rPr>
                <w:t>CP69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32" w:author="KIM, Jason" w:date="2019-04-02T13:39:00Z"/>
                <w:rFonts w:eastAsia="Times New Roman" w:cs="Calibri"/>
                <w:color w:val="000000"/>
                <w:sz w:val="16"/>
                <w:szCs w:val="16"/>
                <w:lang w:eastAsia="en-AU"/>
              </w:rPr>
            </w:pPr>
            <w:ins w:id="7133" w:author="KIM, Jason" w:date="2019-04-02T13:39:00Z">
              <w:r w:rsidRPr="005D76C8">
                <w:rPr>
                  <w:rFonts w:eastAsia="Times New Roman" w:cs="Calibri"/>
                  <w:color w:val="000000"/>
                  <w:sz w:val="16"/>
                  <w:szCs w:val="16"/>
                  <w:lang w:eastAsia="en-AU"/>
                </w:rPr>
                <w:t>DLZ2684 to DLZ2692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34" w:author="KIM, Jason" w:date="2019-04-02T13:39:00Z"/>
                <w:rFonts w:eastAsia="Times New Roman" w:cs="Calibri"/>
                <w:color w:val="000000"/>
                <w:sz w:val="16"/>
                <w:szCs w:val="16"/>
                <w:lang w:eastAsia="en-AU"/>
              </w:rPr>
            </w:pPr>
            <w:ins w:id="713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3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37" w:author="KIM, Jason" w:date="2019-04-02T13:39:00Z"/>
                <w:rFonts w:eastAsia="Times New Roman" w:cs="Calibri"/>
                <w:color w:val="000000"/>
                <w:sz w:val="16"/>
                <w:szCs w:val="16"/>
                <w:lang w:eastAsia="en-AU"/>
              </w:rPr>
            </w:pPr>
            <w:ins w:id="7138" w:author="KIM, Jason" w:date="2019-04-02T13:39:00Z">
              <w:r w:rsidRPr="005D76C8">
                <w:rPr>
                  <w:rFonts w:eastAsia="Times New Roman" w:cs="Calibri"/>
                  <w:color w:val="000000"/>
                  <w:sz w:val="16"/>
                  <w:szCs w:val="16"/>
                  <w:lang w:eastAsia="en-AU"/>
                </w:rPr>
                <w:t>ELZ20088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39" w:author="KIM, Jason" w:date="2019-04-02T13:39:00Z"/>
                <w:rFonts w:eastAsia="Times New Roman" w:cs="Calibri"/>
                <w:color w:val="000000"/>
                <w:sz w:val="16"/>
                <w:szCs w:val="16"/>
                <w:lang w:eastAsia="en-AU"/>
              </w:rPr>
            </w:pPr>
            <w:ins w:id="7140" w:author="KIM, Jason" w:date="2019-04-02T13:39:00Z">
              <w:r w:rsidRPr="005D76C8">
                <w:rPr>
                  <w:rFonts w:eastAsia="Times New Roman" w:cs="Calibri"/>
                  <w:color w:val="000000"/>
                  <w:sz w:val="16"/>
                  <w:szCs w:val="16"/>
                  <w:lang w:eastAsia="en-AU"/>
                </w:rPr>
                <w:t>CP84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1" w:author="KIM, Jason" w:date="2019-04-02T13:39:00Z"/>
                <w:rFonts w:eastAsia="Times New Roman" w:cs="Calibri"/>
                <w:color w:val="000000"/>
                <w:sz w:val="16"/>
                <w:szCs w:val="16"/>
                <w:lang w:eastAsia="en-AU"/>
              </w:rPr>
            </w:pPr>
            <w:ins w:id="7142" w:author="KIM, Jason" w:date="2019-04-02T13:39:00Z">
              <w:r w:rsidRPr="005D76C8">
                <w:rPr>
                  <w:rFonts w:eastAsia="Times New Roman" w:cs="Calibri"/>
                  <w:color w:val="000000"/>
                  <w:sz w:val="16"/>
                  <w:szCs w:val="16"/>
                  <w:lang w:eastAsia="en-AU"/>
                </w:rPr>
                <w:t>CP85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3" w:author="KIM, Jason" w:date="2019-04-02T13:39:00Z"/>
                <w:rFonts w:eastAsia="Times New Roman" w:cs="Calibri"/>
                <w:color w:val="000000"/>
                <w:sz w:val="16"/>
                <w:szCs w:val="16"/>
                <w:lang w:eastAsia="en-AU"/>
              </w:rPr>
            </w:pPr>
            <w:ins w:id="7144" w:author="KIM, Jason" w:date="2019-04-02T13:39:00Z">
              <w:r w:rsidRPr="005D76C8">
                <w:rPr>
                  <w:rFonts w:eastAsia="Times New Roman" w:cs="Calibri"/>
                  <w:color w:val="000000"/>
                  <w:sz w:val="16"/>
                  <w:szCs w:val="16"/>
                  <w:lang w:eastAsia="en-AU"/>
                </w:rPr>
                <w:t>DLZ8841 to DLZ8854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45" w:author="KIM, Jason" w:date="2019-04-02T13:39:00Z"/>
                <w:rFonts w:eastAsia="Times New Roman" w:cs="Calibri"/>
                <w:color w:val="000000"/>
                <w:sz w:val="16"/>
                <w:szCs w:val="16"/>
                <w:lang w:eastAsia="en-AU"/>
              </w:rPr>
            </w:pPr>
            <w:ins w:id="7146"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47" w:author="KIM, Jason" w:date="2019-04-02T13:39:00Z"/>
                <w:rFonts w:eastAsia="Times New Roman" w:cs="Calibri"/>
                <w:color w:val="000000"/>
                <w:sz w:val="16"/>
                <w:szCs w:val="16"/>
                <w:lang w:eastAsia="en-AU"/>
              </w:rPr>
            </w:pPr>
            <w:ins w:id="7148" w:author="KIM, Jason" w:date="2019-04-02T13:39:00Z">
              <w:r w:rsidRPr="005D76C8">
                <w:rPr>
                  <w:rFonts w:eastAsia="Times New Roman" w:cs="Calibri"/>
                  <w:color w:val="000000"/>
                  <w:sz w:val="16"/>
                  <w:szCs w:val="16"/>
                  <w:lang w:eastAsia="en-AU"/>
                </w:rPr>
                <w:t>ELZ20230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9" w:author="KIM, Jason" w:date="2019-04-02T13:39:00Z"/>
                <w:rFonts w:eastAsia="Times New Roman" w:cs="Calibri"/>
                <w:color w:val="000000"/>
                <w:sz w:val="16"/>
                <w:szCs w:val="16"/>
                <w:lang w:eastAsia="en-AU"/>
              </w:rPr>
            </w:pPr>
            <w:ins w:id="7150" w:author="KIM, Jason" w:date="2019-04-02T13:39:00Z">
              <w:r w:rsidRPr="005D76C8">
                <w:rPr>
                  <w:rFonts w:eastAsia="Times New Roman" w:cs="Calibri"/>
                  <w:color w:val="000000"/>
                  <w:sz w:val="16"/>
                  <w:szCs w:val="16"/>
                  <w:lang w:eastAsia="en-AU"/>
                </w:rPr>
                <w:t>CP43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1" w:author="KIM, Jason" w:date="2019-04-02T13:39:00Z"/>
                <w:rFonts w:eastAsia="Times New Roman" w:cs="Calibri"/>
                <w:color w:val="000000"/>
                <w:sz w:val="16"/>
                <w:szCs w:val="16"/>
                <w:lang w:eastAsia="en-AU"/>
              </w:rPr>
            </w:pPr>
            <w:ins w:id="715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3" w:author="KIM, Jason" w:date="2019-04-02T13:39:00Z"/>
                <w:rFonts w:eastAsia="Times New Roman" w:cs="Calibri"/>
                <w:color w:val="000000"/>
                <w:sz w:val="16"/>
                <w:szCs w:val="16"/>
                <w:lang w:eastAsia="en-AU"/>
              </w:rPr>
            </w:pPr>
            <w:ins w:id="7154" w:author="KIM, Jason" w:date="2019-04-02T13:39:00Z">
              <w:r w:rsidRPr="005D76C8">
                <w:rPr>
                  <w:rFonts w:eastAsia="Times New Roman" w:cs="Calibri"/>
                  <w:color w:val="000000"/>
                  <w:sz w:val="16"/>
                  <w:szCs w:val="16"/>
                  <w:lang w:eastAsia="en-AU"/>
                </w:rPr>
                <w:t>DLZ2433 to DLZ2433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55" w:author="KIM, Jason" w:date="2019-04-02T13:39:00Z"/>
                <w:rFonts w:eastAsia="Times New Roman" w:cs="Calibri"/>
                <w:color w:val="000000"/>
                <w:sz w:val="16"/>
                <w:szCs w:val="16"/>
                <w:lang w:eastAsia="en-AU"/>
              </w:rPr>
            </w:pPr>
            <w:ins w:id="715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57" w:author="KIM, Jason" w:date="2019-04-02T13:39:00Z"/>
                <w:rFonts w:eastAsia="Times New Roman" w:cs="Calibri"/>
                <w:color w:val="000000"/>
                <w:sz w:val="16"/>
                <w:szCs w:val="16"/>
                <w:lang w:eastAsia="en-AU"/>
              </w:rPr>
            </w:pPr>
            <w:ins w:id="7158" w:author="KIM, Jason" w:date="2019-04-02T13:39:00Z">
              <w:r w:rsidRPr="005D76C8">
                <w:rPr>
                  <w:rFonts w:eastAsia="Times New Roman" w:cs="Calibri"/>
                  <w:color w:val="000000"/>
                  <w:sz w:val="16"/>
                  <w:szCs w:val="16"/>
                  <w:lang w:eastAsia="en-AU"/>
                </w:rPr>
                <w:t>ELZ20376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9" w:author="KIM, Jason" w:date="2019-04-02T13:39:00Z"/>
                <w:rFonts w:eastAsia="Times New Roman" w:cs="Calibri"/>
                <w:color w:val="000000"/>
                <w:sz w:val="16"/>
                <w:szCs w:val="16"/>
                <w:lang w:eastAsia="en-AU"/>
              </w:rPr>
            </w:pPr>
            <w:ins w:id="7160" w:author="KIM, Jason" w:date="2019-04-02T13:39:00Z">
              <w:r w:rsidRPr="005D76C8">
                <w:rPr>
                  <w:rFonts w:eastAsia="Times New Roman" w:cs="Calibri"/>
                  <w:color w:val="000000"/>
                  <w:sz w:val="16"/>
                  <w:szCs w:val="16"/>
                  <w:lang w:eastAsia="en-AU"/>
                </w:rPr>
                <w:t>CP69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61" w:author="KIM, Jason" w:date="2019-04-02T13:39:00Z"/>
                <w:rFonts w:eastAsia="Times New Roman" w:cs="Calibri"/>
                <w:color w:val="000000"/>
                <w:sz w:val="16"/>
                <w:szCs w:val="16"/>
                <w:lang w:eastAsia="en-AU"/>
              </w:rPr>
            </w:pPr>
            <w:ins w:id="716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63" w:author="KIM, Jason" w:date="2019-04-02T13:39:00Z"/>
                <w:rFonts w:eastAsia="Times New Roman" w:cs="Calibri"/>
                <w:color w:val="000000"/>
                <w:sz w:val="16"/>
                <w:szCs w:val="16"/>
                <w:lang w:eastAsia="en-AU"/>
              </w:rPr>
            </w:pPr>
            <w:ins w:id="7164" w:author="KIM, Jason" w:date="2019-04-02T13:39:00Z">
              <w:r w:rsidRPr="005D76C8">
                <w:rPr>
                  <w:rFonts w:eastAsia="Times New Roman" w:cs="Calibri"/>
                  <w:color w:val="000000"/>
                  <w:sz w:val="16"/>
                  <w:szCs w:val="16"/>
                  <w:lang w:eastAsia="en-AU"/>
                </w:rPr>
                <w:t>DLZ2693 to DLZ2693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65" w:author="KIM, Jason" w:date="2019-04-02T13:39:00Z"/>
                <w:rFonts w:eastAsia="Times New Roman" w:cs="Calibri"/>
                <w:color w:val="000000"/>
                <w:sz w:val="16"/>
                <w:szCs w:val="16"/>
                <w:lang w:eastAsia="en-AU"/>
              </w:rPr>
            </w:pPr>
            <w:ins w:id="716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6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68" w:author="KIM, Jason" w:date="2019-04-02T13:39:00Z"/>
                <w:rFonts w:eastAsia="Times New Roman" w:cs="Calibri"/>
                <w:color w:val="000000"/>
                <w:sz w:val="16"/>
                <w:szCs w:val="16"/>
                <w:lang w:eastAsia="en-AU"/>
              </w:rPr>
            </w:pPr>
            <w:ins w:id="7169" w:author="KIM, Jason" w:date="2019-04-02T13:39:00Z">
              <w:r w:rsidRPr="005D76C8">
                <w:rPr>
                  <w:rFonts w:eastAsia="Times New Roman" w:cs="Calibri"/>
                  <w:color w:val="000000"/>
                  <w:sz w:val="16"/>
                  <w:szCs w:val="16"/>
                  <w:lang w:eastAsia="en-AU"/>
                </w:rPr>
                <w:t>ELZ20090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0" w:author="KIM, Jason" w:date="2019-04-02T13:39:00Z"/>
                <w:rFonts w:eastAsia="Times New Roman" w:cs="Calibri"/>
                <w:color w:val="000000"/>
                <w:sz w:val="16"/>
                <w:szCs w:val="16"/>
                <w:lang w:eastAsia="en-AU"/>
              </w:rPr>
            </w:pPr>
            <w:ins w:id="7171" w:author="KIM, Jason" w:date="2019-04-02T13:39:00Z">
              <w:r w:rsidRPr="005D76C8">
                <w:rPr>
                  <w:rFonts w:eastAsia="Times New Roman" w:cs="Calibri"/>
                  <w:color w:val="000000"/>
                  <w:sz w:val="16"/>
                  <w:szCs w:val="16"/>
                  <w:lang w:eastAsia="en-AU"/>
                </w:rPr>
                <w:t>CP85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2" w:author="KIM, Jason" w:date="2019-04-02T13:39:00Z"/>
                <w:rFonts w:eastAsia="Times New Roman" w:cs="Calibri"/>
                <w:color w:val="000000"/>
                <w:sz w:val="16"/>
                <w:szCs w:val="16"/>
                <w:lang w:eastAsia="en-AU"/>
              </w:rPr>
            </w:pPr>
            <w:ins w:id="717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4" w:author="KIM, Jason" w:date="2019-04-02T13:39:00Z"/>
                <w:rFonts w:eastAsia="Times New Roman" w:cs="Calibri"/>
                <w:color w:val="000000"/>
                <w:sz w:val="16"/>
                <w:szCs w:val="16"/>
                <w:lang w:eastAsia="en-AU"/>
              </w:rPr>
            </w:pPr>
            <w:ins w:id="7175" w:author="KIM, Jason" w:date="2019-04-02T13:39:00Z">
              <w:r w:rsidRPr="005D76C8">
                <w:rPr>
                  <w:rFonts w:eastAsia="Times New Roman" w:cs="Calibri"/>
                  <w:color w:val="000000"/>
                  <w:sz w:val="16"/>
                  <w:szCs w:val="16"/>
                  <w:lang w:eastAsia="en-AU"/>
                </w:rPr>
                <w:t>DLZ8853 to DLZ8853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76" w:author="KIM, Jason" w:date="2019-04-02T13:39:00Z"/>
                <w:rFonts w:eastAsia="Times New Roman" w:cs="Calibri"/>
                <w:color w:val="000000"/>
                <w:sz w:val="16"/>
                <w:szCs w:val="16"/>
                <w:lang w:eastAsia="en-AU"/>
              </w:rPr>
            </w:pPr>
            <w:ins w:id="7177"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78" w:author="KIM, Jason" w:date="2019-04-02T13:39:00Z"/>
                <w:rFonts w:eastAsia="Times New Roman" w:cs="Calibri"/>
                <w:color w:val="000000"/>
                <w:sz w:val="16"/>
                <w:szCs w:val="16"/>
                <w:lang w:eastAsia="en-AU"/>
              </w:rPr>
            </w:pPr>
            <w:ins w:id="7179" w:author="KIM, Jason" w:date="2019-04-02T13:39:00Z">
              <w:r w:rsidRPr="005D76C8">
                <w:rPr>
                  <w:rFonts w:eastAsia="Times New Roman" w:cs="Calibri"/>
                  <w:color w:val="000000"/>
                  <w:sz w:val="16"/>
                  <w:szCs w:val="16"/>
                  <w:lang w:eastAsia="en-AU"/>
                </w:rPr>
                <w:t>ELZ20232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0" w:author="KIM, Jason" w:date="2019-04-02T13:39:00Z"/>
                <w:rFonts w:eastAsia="Times New Roman" w:cs="Calibri"/>
                <w:color w:val="000000"/>
                <w:sz w:val="16"/>
                <w:szCs w:val="16"/>
                <w:lang w:eastAsia="en-AU"/>
              </w:rPr>
            </w:pPr>
            <w:ins w:id="7181" w:author="KIM, Jason" w:date="2019-04-02T13:39:00Z">
              <w:r w:rsidRPr="005D76C8">
                <w:rPr>
                  <w:rFonts w:eastAsia="Times New Roman" w:cs="Calibri"/>
                  <w:color w:val="000000"/>
                  <w:sz w:val="16"/>
                  <w:szCs w:val="16"/>
                  <w:lang w:eastAsia="en-AU"/>
                </w:rPr>
                <w:t>CP43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2" w:author="KIM, Jason" w:date="2019-04-02T13:39:00Z"/>
                <w:rFonts w:eastAsia="Times New Roman" w:cs="Calibri"/>
                <w:color w:val="000000"/>
                <w:sz w:val="16"/>
                <w:szCs w:val="16"/>
                <w:lang w:eastAsia="en-AU"/>
              </w:rPr>
            </w:pPr>
            <w:ins w:id="7183" w:author="KIM, Jason" w:date="2019-04-02T13:39:00Z">
              <w:r w:rsidRPr="005D76C8">
                <w:rPr>
                  <w:rFonts w:eastAsia="Times New Roman" w:cs="Calibri"/>
                  <w:color w:val="000000"/>
                  <w:sz w:val="16"/>
                  <w:szCs w:val="16"/>
                  <w:lang w:eastAsia="en-AU"/>
                </w:rPr>
                <w:t>CP44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4" w:author="KIM, Jason" w:date="2019-04-02T13:39:00Z"/>
                <w:rFonts w:eastAsia="Times New Roman" w:cs="Calibri"/>
                <w:color w:val="000000"/>
                <w:sz w:val="16"/>
                <w:szCs w:val="16"/>
                <w:lang w:eastAsia="en-AU"/>
              </w:rPr>
            </w:pPr>
            <w:ins w:id="7185" w:author="KIM, Jason" w:date="2019-04-02T13:39:00Z">
              <w:r w:rsidRPr="005D76C8">
                <w:rPr>
                  <w:rFonts w:eastAsia="Times New Roman" w:cs="Calibri"/>
                  <w:color w:val="000000"/>
                  <w:sz w:val="16"/>
                  <w:szCs w:val="16"/>
                  <w:lang w:eastAsia="en-AU"/>
                </w:rPr>
                <w:t>DLZ2434 to DLZ2442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86" w:author="KIM, Jason" w:date="2019-04-02T13:39:00Z"/>
                <w:rFonts w:eastAsia="Times New Roman" w:cs="Calibri"/>
                <w:color w:val="000000"/>
                <w:sz w:val="16"/>
                <w:szCs w:val="16"/>
                <w:lang w:eastAsia="en-AU"/>
              </w:rPr>
            </w:pPr>
            <w:ins w:id="718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88" w:author="KIM, Jason" w:date="2019-04-02T13:39:00Z"/>
                <w:rFonts w:eastAsia="Times New Roman" w:cs="Calibri"/>
                <w:color w:val="000000"/>
                <w:sz w:val="16"/>
                <w:szCs w:val="16"/>
                <w:lang w:eastAsia="en-AU"/>
              </w:rPr>
            </w:pPr>
            <w:ins w:id="7189" w:author="KIM, Jason" w:date="2019-04-02T13:39:00Z">
              <w:r w:rsidRPr="005D76C8">
                <w:rPr>
                  <w:rFonts w:eastAsia="Times New Roman" w:cs="Calibri"/>
                  <w:color w:val="000000"/>
                  <w:sz w:val="16"/>
                  <w:szCs w:val="16"/>
                  <w:lang w:eastAsia="en-AU"/>
                </w:rPr>
                <w:t>ELZ20378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90" w:author="KIM, Jason" w:date="2019-04-02T13:39:00Z"/>
                <w:rFonts w:eastAsia="Times New Roman" w:cs="Calibri"/>
                <w:color w:val="000000"/>
                <w:sz w:val="16"/>
                <w:szCs w:val="16"/>
                <w:lang w:eastAsia="en-AU"/>
              </w:rPr>
            </w:pPr>
            <w:ins w:id="7191" w:author="KIM, Jason" w:date="2019-04-02T13:39:00Z">
              <w:r w:rsidRPr="005D76C8">
                <w:rPr>
                  <w:rFonts w:eastAsia="Times New Roman" w:cs="Calibri"/>
                  <w:color w:val="000000"/>
                  <w:sz w:val="16"/>
                  <w:szCs w:val="16"/>
                  <w:lang w:eastAsia="en-AU"/>
                </w:rPr>
                <w:t>CP69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92" w:author="KIM, Jason" w:date="2019-04-02T13:39:00Z"/>
                <w:rFonts w:eastAsia="Times New Roman" w:cs="Calibri"/>
                <w:color w:val="000000"/>
                <w:sz w:val="16"/>
                <w:szCs w:val="16"/>
                <w:lang w:eastAsia="en-AU"/>
              </w:rPr>
            </w:pPr>
            <w:ins w:id="7193" w:author="KIM, Jason" w:date="2019-04-02T13:39:00Z">
              <w:r w:rsidRPr="005D76C8">
                <w:rPr>
                  <w:rFonts w:eastAsia="Times New Roman" w:cs="Calibri"/>
                  <w:color w:val="000000"/>
                  <w:sz w:val="16"/>
                  <w:szCs w:val="16"/>
                  <w:lang w:eastAsia="en-AU"/>
                </w:rPr>
                <w:t>CP70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94" w:author="KIM, Jason" w:date="2019-04-02T13:39:00Z"/>
                <w:rFonts w:eastAsia="Times New Roman" w:cs="Calibri"/>
                <w:color w:val="000000"/>
                <w:sz w:val="16"/>
                <w:szCs w:val="16"/>
                <w:lang w:eastAsia="en-AU"/>
              </w:rPr>
            </w:pPr>
            <w:ins w:id="7195" w:author="KIM, Jason" w:date="2019-04-02T13:39:00Z">
              <w:r w:rsidRPr="005D76C8">
                <w:rPr>
                  <w:rFonts w:eastAsia="Times New Roman" w:cs="Calibri"/>
                  <w:color w:val="000000"/>
                  <w:sz w:val="16"/>
                  <w:szCs w:val="16"/>
                  <w:lang w:eastAsia="en-AU"/>
                </w:rPr>
                <w:t>DLZ2694 to DLZ2702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96" w:author="KIM, Jason" w:date="2019-04-02T13:39:00Z"/>
                <w:rFonts w:eastAsia="Times New Roman" w:cs="Calibri"/>
                <w:color w:val="000000"/>
                <w:sz w:val="16"/>
                <w:szCs w:val="16"/>
                <w:lang w:eastAsia="en-AU"/>
              </w:rPr>
            </w:pPr>
            <w:ins w:id="719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9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99" w:author="KIM, Jason" w:date="2019-04-02T13:39:00Z"/>
                <w:rFonts w:eastAsia="Times New Roman" w:cs="Calibri"/>
                <w:color w:val="000000"/>
                <w:sz w:val="16"/>
                <w:szCs w:val="16"/>
                <w:lang w:eastAsia="en-AU"/>
              </w:rPr>
            </w:pPr>
            <w:ins w:id="7200" w:author="KIM, Jason" w:date="2019-04-02T13:39:00Z">
              <w:r w:rsidRPr="005D76C8">
                <w:rPr>
                  <w:rFonts w:eastAsia="Times New Roman" w:cs="Calibri"/>
                  <w:color w:val="000000"/>
                  <w:sz w:val="16"/>
                  <w:szCs w:val="16"/>
                  <w:lang w:eastAsia="en-AU"/>
                </w:rPr>
                <w:t>ELZ20092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1" w:author="KIM, Jason" w:date="2019-04-02T13:39:00Z"/>
                <w:rFonts w:eastAsia="Times New Roman" w:cs="Calibri"/>
                <w:color w:val="000000"/>
                <w:sz w:val="16"/>
                <w:szCs w:val="16"/>
                <w:lang w:eastAsia="en-AU"/>
              </w:rPr>
            </w:pPr>
            <w:ins w:id="7202" w:author="KIM, Jason" w:date="2019-04-02T13:39:00Z">
              <w:r w:rsidRPr="005D76C8">
                <w:rPr>
                  <w:rFonts w:eastAsia="Times New Roman" w:cs="Calibri"/>
                  <w:color w:val="000000"/>
                  <w:sz w:val="16"/>
                  <w:szCs w:val="16"/>
                  <w:lang w:eastAsia="en-AU"/>
                </w:rPr>
                <w:t>CP85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3" w:author="KIM, Jason" w:date="2019-04-02T13:39:00Z"/>
                <w:rFonts w:eastAsia="Times New Roman" w:cs="Calibri"/>
                <w:color w:val="000000"/>
                <w:sz w:val="16"/>
                <w:szCs w:val="16"/>
                <w:lang w:eastAsia="en-AU"/>
              </w:rPr>
            </w:pPr>
            <w:ins w:id="7204" w:author="KIM, Jason" w:date="2019-04-02T13:39:00Z">
              <w:r w:rsidRPr="005D76C8">
                <w:rPr>
                  <w:rFonts w:eastAsia="Times New Roman" w:cs="Calibri"/>
                  <w:color w:val="000000"/>
                  <w:sz w:val="16"/>
                  <w:szCs w:val="16"/>
                  <w:lang w:eastAsia="en-AU"/>
                </w:rPr>
                <w:t>EP86S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5" w:author="KIM, Jason" w:date="2019-04-02T13:39:00Z"/>
                <w:rFonts w:eastAsia="Times New Roman" w:cs="Calibri"/>
                <w:color w:val="000000"/>
                <w:sz w:val="16"/>
                <w:szCs w:val="16"/>
                <w:lang w:eastAsia="en-AU"/>
              </w:rPr>
            </w:pPr>
            <w:ins w:id="7206" w:author="KIM, Jason" w:date="2019-04-02T13:39:00Z">
              <w:r w:rsidRPr="005D76C8">
                <w:rPr>
                  <w:rFonts w:eastAsia="Times New Roman" w:cs="Calibri"/>
                  <w:color w:val="000000"/>
                  <w:sz w:val="16"/>
                  <w:szCs w:val="16"/>
                  <w:lang w:eastAsia="en-AU"/>
                </w:rPr>
                <w:t>DLZ8851 to DLZ8864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07" w:author="KIM, Jason" w:date="2019-04-02T13:39:00Z"/>
                <w:rFonts w:eastAsia="Times New Roman" w:cs="Calibri"/>
                <w:color w:val="000000"/>
                <w:sz w:val="16"/>
                <w:szCs w:val="16"/>
                <w:lang w:eastAsia="en-AU"/>
              </w:rPr>
            </w:pPr>
            <w:ins w:id="7208"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09" w:author="KIM, Jason" w:date="2019-04-02T13:39:00Z"/>
                <w:rFonts w:eastAsia="Times New Roman" w:cs="Calibri"/>
                <w:color w:val="000000"/>
                <w:sz w:val="16"/>
                <w:szCs w:val="16"/>
                <w:lang w:eastAsia="en-AU"/>
              </w:rPr>
            </w:pPr>
            <w:ins w:id="7210" w:author="KIM, Jason" w:date="2019-04-02T13:39:00Z">
              <w:r w:rsidRPr="005D76C8">
                <w:rPr>
                  <w:rFonts w:eastAsia="Times New Roman" w:cs="Calibri"/>
                  <w:color w:val="000000"/>
                  <w:sz w:val="16"/>
                  <w:szCs w:val="16"/>
                  <w:lang w:eastAsia="en-AU"/>
                </w:rPr>
                <w:t>ELZ20234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1" w:author="KIM, Jason" w:date="2019-04-02T13:39:00Z"/>
                <w:rFonts w:eastAsia="Times New Roman" w:cs="Calibri"/>
                <w:color w:val="000000"/>
                <w:sz w:val="16"/>
                <w:szCs w:val="16"/>
                <w:lang w:eastAsia="en-AU"/>
              </w:rPr>
            </w:pPr>
            <w:ins w:id="7212" w:author="KIM, Jason" w:date="2019-04-02T13:39:00Z">
              <w:r w:rsidRPr="005D76C8">
                <w:rPr>
                  <w:rFonts w:eastAsia="Times New Roman" w:cs="Calibri"/>
                  <w:color w:val="000000"/>
                  <w:sz w:val="16"/>
                  <w:szCs w:val="16"/>
                  <w:lang w:eastAsia="en-AU"/>
                </w:rPr>
                <w:t>CP44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3" w:author="KIM, Jason" w:date="2019-04-02T13:39:00Z"/>
                <w:rFonts w:eastAsia="Times New Roman" w:cs="Calibri"/>
                <w:color w:val="000000"/>
                <w:sz w:val="16"/>
                <w:szCs w:val="16"/>
                <w:lang w:eastAsia="en-AU"/>
              </w:rPr>
            </w:pPr>
            <w:ins w:id="721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5" w:author="KIM, Jason" w:date="2019-04-02T13:39:00Z"/>
                <w:rFonts w:eastAsia="Times New Roman" w:cs="Calibri"/>
                <w:color w:val="000000"/>
                <w:sz w:val="16"/>
                <w:szCs w:val="16"/>
                <w:lang w:eastAsia="en-AU"/>
              </w:rPr>
            </w:pPr>
            <w:ins w:id="7216" w:author="KIM, Jason" w:date="2019-04-02T13:39:00Z">
              <w:r w:rsidRPr="005D76C8">
                <w:rPr>
                  <w:rFonts w:eastAsia="Times New Roman" w:cs="Calibri"/>
                  <w:color w:val="000000"/>
                  <w:sz w:val="16"/>
                  <w:szCs w:val="16"/>
                  <w:lang w:eastAsia="en-AU"/>
                </w:rPr>
                <w:t>DLZ2443 to DLZ2443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17" w:author="KIM, Jason" w:date="2019-04-02T13:39:00Z"/>
                <w:rFonts w:eastAsia="Times New Roman" w:cs="Calibri"/>
                <w:color w:val="000000"/>
                <w:sz w:val="16"/>
                <w:szCs w:val="16"/>
                <w:lang w:eastAsia="en-AU"/>
              </w:rPr>
            </w:pPr>
            <w:ins w:id="721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19" w:author="KIM, Jason" w:date="2019-04-02T13:39:00Z"/>
                <w:rFonts w:eastAsia="Times New Roman" w:cs="Calibri"/>
                <w:color w:val="000000"/>
                <w:sz w:val="16"/>
                <w:szCs w:val="16"/>
                <w:lang w:eastAsia="en-AU"/>
              </w:rPr>
            </w:pPr>
            <w:ins w:id="7220" w:author="KIM, Jason" w:date="2019-04-02T13:39:00Z">
              <w:r w:rsidRPr="005D76C8">
                <w:rPr>
                  <w:rFonts w:eastAsia="Times New Roman" w:cs="Calibri"/>
                  <w:color w:val="000000"/>
                  <w:sz w:val="16"/>
                  <w:szCs w:val="16"/>
                  <w:lang w:eastAsia="en-AU"/>
                </w:rPr>
                <w:t>ELZ20380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1" w:author="KIM, Jason" w:date="2019-04-02T13:39:00Z"/>
                <w:rFonts w:eastAsia="Times New Roman" w:cs="Calibri"/>
                <w:color w:val="000000"/>
                <w:sz w:val="16"/>
                <w:szCs w:val="16"/>
                <w:lang w:eastAsia="en-AU"/>
              </w:rPr>
            </w:pPr>
            <w:ins w:id="7222" w:author="KIM, Jason" w:date="2019-04-02T13:39:00Z">
              <w:r w:rsidRPr="005D76C8">
                <w:rPr>
                  <w:rFonts w:eastAsia="Times New Roman" w:cs="Calibri"/>
                  <w:color w:val="000000"/>
                  <w:sz w:val="16"/>
                  <w:szCs w:val="16"/>
                  <w:lang w:eastAsia="en-AU"/>
                </w:rPr>
                <w:t>CP70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3" w:author="KIM, Jason" w:date="2019-04-02T13:39:00Z"/>
                <w:rFonts w:eastAsia="Times New Roman" w:cs="Calibri"/>
                <w:color w:val="000000"/>
                <w:sz w:val="16"/>
                <w:szCs w:val="16"/>
                <w:lang w:eastAsia="en-AU"/>
              </w:rPr>
            </w:pPr>
            <w:ins w:id="722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5" w:author="KIM, Jason" w:date="2019-04-02T13:39:00Z"/>
                <w:rFonts w:eastAsia="Times New Roman" w:cs="Calibri"/>
                <w:color w:val="000000"/>
                <w:sz w:val="16"/>
                <w:szCs w:val="16"/>
                <w:lang w:eastAsia="en-AU"/>
              </w:rPr>
            </w:pPr>
            <w:ins w:id="7226" w:author="KIM, Jason" w:date="2019-04-02T13:39:00Z">
              <w:r w:rsidRPr="005D76C8">
                <w:rPr>
                  <w:rFonts w:eastAsia="Times New Roman" w:cs="Calibri"/>
                  <w:color w:val="000000"/>
                  <w:sz w:val="16"/>
                  <w:szCs w:val="16"/>
                  <w:lang w:eastAsia="en-AU"/>
                </w:rPr>
                <w:t>DLZ2703 to DLZ2703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27" w:author="KIM, Jason" w:date="2019-04-02T13:39:00Z"/>
                <w:rFonts w:eastAsia="Times New Roman" w:cs="Calibri"/>
                <w:color w:val="000000"/>
                <w:sz w:val="16"/>
                <w:szCs w:val="16"/>
                <w:lang w:eastAsia="en-AU"/>
              </w:rPr>
            </w:pPr>
            <w:ins w:id="722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2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30" w:author="KIM, Jason" w:date="2019-04-02T13:39:00Z"/>
                <w:rFonts w:eastAsia="Times New Roman" w:cs="Calibri"/>
                <w:color w:val="000000"/>
                <w:sz w:val="16"/>
                <w:szCs w:val="16"/>
                <w:lang w:eastAsia="en-AU"/>
              </w:rPr>
            </w:pPr>
            <w:ins w:id="7231" w:author="KIM, Jason" w:date="2019-04-02T13:39:00Z">
              <w:r w:rsidRPr="005D76C8">
                <w:rPr>
                  <w:rFonts w:eastAsia="Times New Roman" w:cs="Calibri"/>
                  <w:color w:val="000000"/>
                  <w:sz w:val="16"/>
                  <w:szCs w:val="16"/>
                  <w:lang w:eastAsia="en-AU"/>
                </w:rPr>
                <w:t>ELZ20094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2" w:author="KIM, Jason" w:date="2019-04-02T13:39:00Z"/>
                <w:rFonts w:eastAsia="Times New Roman" w:cs="Calibri"/>
                <w:color w:val="000000"/>
                <w:sz w:val="16"/>
                <w:szCs w:val="16"/>
                <w:lang w:eastAsia="en-AU"/>
              </w:rPr>
            </w:pPr>
            <w:ins w:id="7233" w:author="KIM, Jason" w:date="2019-04-02T13:39:00Z">
              <w:r w:rsidRPr="005D76C8">
                <w:rPr>
                  <w:rFonts w:eastAsia="Times New Roman" w:cs="Calibri"/>
                  <w:color w:val="000000"/>
                  <w:sz w:val="16"/>
                  <w:szCs w:val="16"/>
                  <w:lang w:eastAsia="en-AU"/>
                </w:rPr>
                <w:t>EP86S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4" w:author="KIM, Jason" w:date="2019-04-02T13:39:00Z"/>
                <w:rFonts w:eastAsia="Times New Roman" w:cs="Calibri"/>
                <w:color w:val="000000"/>
                <w:sz w:val="16"/>
                <w:szCs w:val="16"/>
                <w:lang w:eastAsia="en-AU"/>
              </w:rPr>
            </w:pPr>
            <w:ins w:id="723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6" w:author="KIM, Jason" w:date="2019-04-02T13:39:00Z"/>
                <w:rFonts w:eastAsia="Times New Roman" w:cs="Calibri"/>
                <w:color w:val="000000"/>
                <w:sz w:val="16"/>
                <w:szCs w:val="16"/>
                <w:lang w:eastAsia="en-AU"/>
              </w:rPr>
            </w:pPr>
            <w:ins w:id="7237" w:author="KIM, Jason" w:date="2019-04-02T13:39:00Z">
              <w:r w:rsidRPr="005D76C8">
                <w:rPr>
                  <w:rFonts w:eastAsia="Times New Roman" w:cs="Calibri"/>
                  <w:color w:val="000000"/>
                  <w:sz w:val="16"/>
                  <w:szCs w:val="16"/>
                  <w:lang w:eastAsia="en-AU"/>
                </w:rPr>
                <w:t>DLZ8863 to DLZ8863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38" w:author="KIM, Jason" w:date="2019-04-02T13:39:00Z"/>
                <w:rFonts w:eastAsia="Times New Roman" w:cs="Calibri"/>
                <w:color w:val="000000"/>
                <w:sz w:val="16"/>
                <w:szCs w:val="16"/>
                <w:lang w:eastAsia="en-AU"/>
              </w:rPr>
            </w:pPr>
            <w:ins w:id="7239"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40" w:author="KIM, Jason" w:date="2019-04-02T13:39:00Z"/>
                <w:rFonts w:eastAsia="Times New Roman" w:cs="Calibri"/>
                <w:color w:val="000000"/>
                <w:sz w:val="16"/>
                <w:szCs w:val="16"/>
                <w:lang w:eastAsia="en-AU"/>
              </w:rPr>
            </w:pPr>
            <w:ins w:id="7241" w:author="KIM, Jason" w:date="2019-04-02T13:39:00Z">
              <w:r w:rsidRPr="005D76C8">
                <w:rPr>
                  <w:rFonts w:eastAsia="Times New Roman" w:cs="Calibri"/>
                  <w:color w:val="000000"/>
                  <w:sz w:val="16"/>
                  <w:szCs w:val="16"/>
                  <w:lang w:eastAsia="en-AU"/>
                </w:rPr>
                <w:t>ELZ20236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2" w:author="KIM, Jason" w:date="2019-04-02T13:39:00Z"/>
                <w:rFonts w:eastAsia="Times New Roman" w:cs="Calibri"/>
                <w:color w:val="000000"/>
                <w:sz w:val="16"/>
                <w:szCs w:val="16"/>
                <w:lang w:eastAsia="en-AU"/>
              </w:rPr>
            </w:pPr>
            <w:ins w:id="7243" w:author="KIM, Jason" w:date="2019-04-02T13:39:00Z">
              <w:r w:rsidRPr="005D76C8">
                <w:rPr>
                  <w:rFonts w:eastAsia="Times New Roman" w:cs="Calibri"/>
                  <w:color w:val="000000"/>
                  <w:sz w:val="16"/>
                  <w:szCs w:val="16"/>
                  <w:lang w:eastAsia="en-AU"/>
                </w:rPr>
                <w:t>CP44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4" w:author="KIM, Jason" w:date="2019-04-02T13:39:00Z"/>
                <w:rFonts w:eastAsia="Times New Roman" w:cs="Calibri"/>
                <w:color w:val="000000"/>
                <w:sz w:val="16"/>
                <w:szCs w:val="16"/>
                <w:lang w:eastAsia="en-AU"/>
              </w:rPr>
            </w:pPr>
            <w:ins w:id="7245" w:author="KIM, Jason" w:date="2019-04-02T13:39:00Z">
              <w:r w:rsidRPr="005D76C8">
                <w:rPr>
                  <w:rFonts w:eastAsia="Times New Roman" w:cs="Calibri"/>
                  <w:color w:val="000000"/>
                  <w:sz w:val="16"/>
                  <w:szCs w:val="16"/>
                  <w:lang w:eastAsia="en-AU"/>
                </w:rPr>
                <w:t>CP45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6" w:author="KIM, Jason" w:date="2019-04-02T13:39:00Z"/>
                <w:rFonts w:eastAsia="Times New Roman" w:cs="Calibri"/>
                <w:color w:val="000000"/>
                <w:sz w:val="16"/>
                <w:szCs w:val="16"/>
                <w:lang w:eastAsia="en-AU"/>
              </w:rPr>
            </w:pPr>
            <w:ins w:id="7247" w:author="KIM, Jason" w:date="2019-04-02T13:39:00Z">
              <w:r w:rsidRPr="005D76C8">
                <w:rPr>
                  <w:rFonts w:eastAsia="Times New Roman" w:cs="Calibri"/>
                  <w:color w:val="000000"/>
                  <w:sz w:val="16"/>
                  <w:szCs w:val="16"/>
                  <w:lang w:eastAsia="en-AU"/>
                </w:rPr>
                <w:t>DLZ2444 to DLZ2451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48" w:author="KIM, Jason" w:date="2019-04-02T13:39:00Z"/>
                <w:rFonts w:eastAsia="Times New Roman" w:cs="Calibri"/>
                <w:color w:val="000000"/>
                <w:sz w:val="16"/>
                <w:szCs w:val="16"/>
                <w:lang w:eastAsia="en-AU"/>
              </w:rPr>
            </w:pPr>
            <w:ins w:id="724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50" w:author="KIM, Jason" w:date="2019-04-02T13:39:00Z"/>
                <w:rFonts w:eastAsia="Times New Roman" w:cs="Calibri"/>
                <w:color w:val="000000"/>
                <w:sz w:val="16"/>
                <w:szCs w:val="16"/>
                <w:lang w:eastAsia="en-AU"/>
              </w:rPr>
            </w:pPr>
            <w:ins w:id="7251" w:author="KIM, Jason" w:date="2019-04-02T13:39:00Z">
              <w:r w:rsidRPr="005D76C8">
                <w:rPr>
                  <w:rFonts w:eastAsia="Times New Roman" w:cs="Calibri"/>
                  <w:color w:val="000000"/>
                  <w:sz w:val="16"/>
                  <w:szCs w:val="16"/>
                  <w:lang w:eastAsia="en-AU"/>
                </w:rPr>
                <w:t>ELZ20382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52" w:author="KIM, Jason" w:date="2019-04-02T13:39:00Z"/>
                <w:rFonts w:eastAsia="Times New Roman" w:cs="Calibri"/>
                <w:color w:val="000000"/>
                <w:sz w:val="16"/>
                <w:szCs w:val="16"/>
                <w:lang w:eastAsia="en-AU"/>
              </w:rPr>
            </w:pPr>
            <w:ins w:id="7253" w:author="KIM, Jason" w:date="2019-04-02T13:39:00Z">
              <w:r w:rsidRPr="005D76C8">
                <w:rPr>
                  <w:rFonts w:eastAsia="Times New Roman" w:cs="Calibri"/>
                  <w:color w:val="000000"/>
                  <w:sz w:val="16"/>
                  <w:szCs w:val="16"/>
                  <w:lang w:eastAsia="en-AU"/>
                </w:rPr>
                <w:t>CP70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54" w:author="KIM, Jason" w:date="2019-04-02T13:39:00Z"/>
                <w:rFonts w:eastAsia="Times New Roman" w:cs="Calibri"/>
                <w:color w:val="000000"/>
                <w:sz w:val="16"/>
                <w:szCs w:val="16"/>
                <w:lang w:eastAsia="en-AU"/>
              </w:rPr>
            </w:pPr>
            <w:ins w:id="7255" w:author="KIM, Jason" w:date="2019-04-02T13:39:00Z">
              <w:r w:rsidRPr="005D76C8">
                <w:rPr>
                  <w:rFonts w:eastAsia="Times New Roman" w:cs="Calibri"/>
                  <w:color w:val="000000"/>
                  <w:sz w:val="16"/>
                  <w:szCs w:val="16"/>
                  <w:lang w:eastAsia="en-AU"/>
                </w:rPr>
                <w:t>CP71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56" w:author="KIM, Jason" w:date="2019-04-02T13:39:00Z"/>
                <w:rFonts w:eastAsia="Times New Roman" w:cs="Calibri"/>
                <w:color w:val="000000"/>
                <w:sz w:val="16"/>
                <w:szCs w:val="16"/>
                <w:lang w:eastAsia="en-AU"/>
              </w:rPr>
            </w:pPr>
            <w:ins w:id="7257" w:author="KIM, Jason" w:date="2019-04-02T13:39:00Z">
              <w:r w:rsidRPr="005D76C8">
                <w:rPr>
                  <w:rFonts w:eastAsia="Times New Roman" w:cs="Calibri"/>
                  <w:color w:val="000000"/>
                  <w:sz w:val="16"/>
                  <w:szCs w:val="16"/>
                  <w:lang w:eastAsia="en-AU"/>
                </w:rPr>
                <w:t>DLZ2704 to DLZ2712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58" w:author="KIM, Jason" w:date="2019-04-02T13:39:00Z"/>
                <w:rFonts w:eastAsia="Times New Roman" w:cs="Calibri"/>
                <w:color w:val="000000"/>
                <w:sz w:val="16"/>
                <w:szCs w:val="16"/>
                <w:lang w:eastAsia="en-AU"/>
              </w:rPr>
            </w:pPr>
            <w:ins w:id="725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6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61" w:author="KIM, Jason" w:date="2019-04-02T13:39:00Z"/>
                <w:rFonts w:eastAsia="Times New Roman" w:cs="Calibri"/>
                <w:color w:val="000000"/>
                <w:sz w:val="16"/>
                <w:szCs w:val="16"/>
                <w:lang w:eastAsia="en-AU"/>
              </w:rPr>
            </w:pPr>
            <w:ins w:id="7262" w:author="KIM, Jason" w:date="2019-04-02T13:39:00Z">
              <w:r w:rsidRPr="005D76C8">
                <w:rPr>
                  <w:rFonts w:eastAsia="Times New Roman" w:cs="Calibri"/>
                  <w:color w:val="000000"/>
                  <w:sz w:val="16"/>
                  <w:szCs w:val="16"/>
                  <w:lang w:eastAsia="en-AU"/>
                </w:rPr>
                <w:t>ELZ20096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3" w:author="KIM, Jason" w:date="2019-04-02T13:39:00Z"/>
                <w:rFonts w:eastAsia="Times New Roman" w:cs="Calibri"/>
                <w:color w:val="000000"/>
                <w:sz w:val="16"/>
                <w:szCs w:val="16"/>
                <w:lang w:eastAsia="en-AU"/>
              </w:rPr>
            </w:pPr>
            <w:ins w:id="7264" w:author="KIM, Jason" w:date="2019-04-02T13:39:00Z">
              <w:r w:rsidRPr="005D76C8">
                <w:rPr>
                  <w:rFonts w:eastAsia="Times New Roman" w:cs="Calibri"/>
                  <w:color w:val="000000"/>
                  <w:sz w:val="16"/>
                  <w:szCs w:val="16"/>
                  <w:lang w:eastAsia="en-AU"/>
                </w:rPr>
                <w:t>EP86S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5" w:author="KIM, Jason" w:date="2019-04-02T13:39:00Z"/>
                <w:rFonts w:eastAsia="Times New Roman" w:cs="Calibri"/>
                <w:color w:val="000000"/>
                <w:sz w:val="16"/>
                <w:szCs w:val="16"/>
                <w:lang w:eastAsia="en-AU"/>
              </w:rPr>
            </w:pPr>
            <w:ins w:id="7266" w:author="KIM, Jason" w:date="2019-04-02T13:39:00Z">
              <w:r w:rsidRPr="005D76C8">
                <w:rPr>
                  <w:rFonts w:eastAsia="Times New Roman" w:cs="Calibri"/>
                  <w:color w:val="000000"/>
                  <w:sz w:val="16"/>
                  <w:szCs w:val="16"/>
                  <w:lang w:eastAsia="en-AU"/>
                </w:rPr>
                <w:t>EP87S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7" w:author="KIM, Jason" w:date="2019-04-02T13:39:00Z"/>
                <w:rFonts w:eastAsia="Times New Roman" w:cs="Calibri"/>
                <w:color w:val="000000"/>
                <w:sz w:val="16"/>
                <w:szCs w:val="16"/>
                <w:lang w:eastAsia="en-AU"/>
              </w:rPr>
            </w:pPr>
            <w:ins w:id="7268" w:author="KIM, Jason" w:date="2019-04-02T13:39:00Z">
              <w:r w:rsidRPr="005D76C8">
                <w:rPr>
                  <w:rFonts w:eastAsia="Times New Roman" w:cs="Calibri"/>
                  <w:color w:val="000000"/>
                  <w:sz w:val="16"/>
                  <w:szCs w:val="16"/>
                  <w:lang w:eastAsia="en-AU"/>
                </w:rPr>
                <w:t>DLZ8861 to DLZ8873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69" w:author="KIM, Jason" w:date="2019-04-02T13:39:00Z"/>
                <w:rFonts w:eastAsia="Times New Roman" w:cs="Calibri"/>
                <w:color w:val="000000"/>
                <w:sz w:val="16"/>
                <w:szCs w:val="16"/>
                <w:lang w:eastAsia="en-AU"/>
              </w:rPr>
            </w:pPr>
            <w:ins w:id="7270"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71" w:author="KIM, Jason" w:date="2019-04-02T13:39:00Z"/>
                <w:rFonts w:eastAsia="Times New Roman" w:cs="Calibri"/>
                <w:color w:val="000000"/>
                <w:sz w:val="16"/>
                <w:szCs w:val="16"/>
                <w:lang w:eastAsia="en-AU"/>
              </w:rPr>
            </w:pPr>
            <w:ins w:id="7272" w:author="KIM, Jason" w:date="2019-04-02T13:39:00Z">
              <w:r w:rsidRPr="005D76C8">
                <w:rPr>
                  <w:rFonts w:eastAsia="Times New Roman" w:cs="Calibri"/>
                  <w:color w:val="000000"/>
                  <w:sz w:val="16"/>
                  <w:szCs w:val="16"/>
                  <w:lang w:eastAsia="en-AU"/>
                </w:rPr>
                <w:t>ELZ20238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3" w:author="KIM, Jason" w:date="2019-04-02T13:39:00Z"/>
                <w:rFonts w:eastAsia="Times New Roman" w:cs="Calibri"/>
                <w:color w:val="000000"/>
                <w:sz w:val="16"/>
                <w:szCs w:val="16"/>
                <w:lang w:eastAsia="en-AU"/>
              </w:rPr>
            </w:pPr>
            <w:ins w:id="7274" w:author="KIM, Jason" w:date="2019-04-02T13:39:00Z">
              <w:r w:rsidRPr="005D76C8">
                <w:rPr>
                  <w:rFonts w:eastAsia="Times New Roman" w:cs="Calibri"/>
                  <w:color w:val="000000"/>
                  <w:sz w:val="16"/>
                  <w:szCs w:val="16"/>
                  <w:lang w:eastAsia="en-AU"/>
                </w:rPr>
                <w:t>CP45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5" w:author="KIM, Jason" w:date="2019-04-02T13:39:00Z"/>
                <w:rFonts w:eastAsia="Times New Roman" w:cs="Calibri"/>
                <w:color w:val="000000"/>
                <w:sz w:val="16"/>
                <w:szCs w:val="16"/>
                <w:lang w:eastAsia="en-AU"/>
              </w:rPr>
            </w:pPr>
            <w:ins w:id="727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7" w:author="KIM, Jason" w:date="2019-04-02T13:39:00Z"/>
                <w:rFonts w:eastAsia="Times New Roman" w:cs="Calibri"/>
                <w:color w:val="000000"/>
                <w:sz w:val="16"/>
                <w:szCs w:val="16"/>
                <w:lang w:eastAsia="en-AU"/>
              </w:rPr>
            </w:pPr>
            <w:ins w:id="7278" w:author="KIM, Jason" w:date="2019-04-02T13:39:00Z">
              <w:r w:rsidRPr="005D76C8">
                <w:rPr>
                  <w:rFonts w:eastAsia="Times New Roman" w:cs="Calibri"/>
                  <w:color w:val="000000"/>
                  <w:sz w:val="16"/>
                  <w:szCs w:val="16"/>
                  <w:lang w:eastAsia="en-AU"/>
                </w:rPr>
                <w:t>DLZ2452 to DLZ2452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79" w:author="KIM, Jason" w:date="2019-04-02T13:39:00Z"/>
                <w:rFonts w:eastAsia="Times New Roman" w:cs="Calibri"/>
                <w:color w:val="000000"/>
                <w:sz w:val="16"/>
                <w:szCs w:val="16"/>
                <w:lang w:eastAsia="en-AU"/>
              </w:rPr>
            </w:pPr>
            <w:ins w:id="728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81" w:author="KIM, Jason" w:date="2019-04-02T13:39:00Z"/>
                <w:rFonts w:eastAsia="Times New Roman" w:cs="Calibri"/>
                <w:color w:val="000000"/>
                <w:sz w:val="16"/>
                <w:szCs w:val="16"/>
                <w:lang w:eastAsia="en-AU"/>
              </w:rPr>
            </w:pPr>
            <w:ins w:id="7282" w:author="KIM, Jason" w:date="2019-04-02T13:39:00Z">
              <w:r w:rsidRPr="005D76C8">
                <w:rPr>
                  <w:rFonts w:eastAsia="Times New Roman" w:cs="Calibri"/>
                  <w:color w:val="000000"/>
                  <w:sz w:val="16"/>
                  <w:szCs w:val="16"/>
                  <w:lang w:eastAsia="en-AU"/>
                </w:rPr>
                <w:t>ELZ20384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3" w:author="KIM, Jason" w:date="2019-04-02T13:39:00Z"/>
                <w:rFonts w:eastAsia="Times New Roman" w:cs="Calibri"/>
                <w:color w:val="000000"/>
                <w:sz w:val="16"/>
                <w:szCs w:val="16"/>
                <w:lang w:eastAsia="en-AU"/>
              </w:rPr>
            </w:pPr>
            <w:ins w:id="7284" w:author="KIM, Jason" w:date="2019-04-02T13:39:00Z">
              <w:r w:rsidRPr="005D76C8">
                <w:rPr>
                  <w:rFonts w:eastAsia="Times New Roman" w:cs="Calibri"/>
                  <w:color w:val="000000"/>
                  <w:sz w:val="16"/>
                  <w:szCs w:val="16"/>
                  <w:lang w:eastAsia="en-AU"/>
                </w:rPr>
                <w:t>CP71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5" w:author="KIM, Jason" w:date="2019-04-02T13:39:00Z"/>
                <w:rFonts w:eastAsia="Times New Roman" w:cs="Calibri"/>
                <w:color w:val="000000"/>
                <w:sz w:val="16"/>
                <w:szCs w:val="16"/>
                <w:lang w:eastAsia="en-AU"/>
              </w:rPr>
            </w:pPr>
            <w:ins w:id="728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7" w:author="KIM, Jason" w:date="2019-04-02T13:39:00Z"/>
                <w:rFonts w:eastAsia="Times New Roman" w:cs="Calibri"/>
                <w:color w:val="000000"/>
                <w:sz w:val="16"/>
                <w:szCs w:val="16"/>
                <w:lang w:eastAsia="en-AU"/>
              </w:rPr>
            </w:pPr>
            <w:ins w:id="7288" w:author="KIM, Jason" w:date="2019-04-02T13:39:00Z">
              <w:r w:rsidRPr="005D76C8">
                <w:rPr>
                  <w:rFonts w:eastAsia="Times New Roman" w:cs="Calibri"/>
                  <w:color w:val="000000"/>
                  <w:sz w:val="16"/>
                  <w:szCs w:val="16"/>
                  <w:lang w:eastAsia="en-AU"/>
                </w:rPr>
                <w:t>DLZ2713 to DLZ2713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89" w:author="KIM, Jason" w:date="2019-04-02T13:39:00Z"/>
                <w:rFonts w:eastAsia="Times New Roman" w:cs="Calibri"/>
                <w:color w:val="000000"/>
                <w:sz w:val="16"/>
                <w:szCs w:val="16"/>
                <w:lang w:eastAsia="en-AU"/>
              </w:rPr>
            </w:pPr>
            <w:ins w:id="729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9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92" w:author="KIM, Jason" w:date="2019-04-02T13:39:00Z"/>
                <w:rFonts w:eastAsia="Times New Roman" w:cs="Calibri"/>
                <w:color w:val="000000"/>
                <w:sz w:val="16"/>
                <w:szCs w:val="16"/>
                <w:lang w:eastAsia="en-AU"/>
              </w:rPr>
            </w:pPr>
            <w:ins w:id="7293" w:author="KIM, Jason" w:date="2019-04-02T13:39:00Z">
              <w:r w:rsidRPr="005D76C8">
                <w:rPr>
                  <w:rFonts w:eastAsia="Times New Roman" w:cs="Calibri"/>
                  <w:color w:val="000000"/>
                  <w:sz w:val="16"/>
                  <w:szCs w:val="16"/>
                  <w:lang w:eastAsia="en-AU"/>
                </w:rPr>
                <w:t>ELZ20098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4" w:author="KIM, Jason" w:date="2019-04-02T13:39:00Z"/>
                <w:rFonts w:eastAsia="Times New Roman" w:cs="Calibri"/>
                <w:color w:val="000000"/>
                <w:sz w:val="16"/>
                <w:szCs w:val="16"/>
                <w:lang w:eastAsia="en-AU"/>
              </w:rPr>
            </w:pPr>
            <w:ins w:id="7295" w:author="KIM, Jason" w:date="2019-04-02T13:39:00Z">
              <w:r w:rsidRPr="005D76C8">
                <w:rPr>
                  <w:rFonts w:eastAsia="Times New Roman" w:cs="Calibri"/>
                  <w:color w:val="000000"/>
                  <w:sz w:val="16"/>
                  <w:szCs w:val="16"/>
                  <w:lang w:eastAsia="en-AU"/>
                </w:rPr>
                <w:t>EP87S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6" w:author="KIM, Jason" w:date="2019-04-02T13:39:00Z"/>
                <w:rFonts w:eastAsia="Times New Roman" w:cs="Calibri"/>
                <w:color w:val="000000"/>
                <w:sz w:val="16"/>
                <w:szCs w:val="16"/>
                <w:lang w:eastAsia="en-AU"/>
              </w:rPr>
            </w:pPr>
            <w:ins w:id="729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8" w:author="KIM, Jason" w:date="2019-04-02T13:39:00Z"/>
                <w:rFonts w:eastAsia="Times New Roman" w:cs="Calibri"/>
                <w:color w:val="000000"/>
                <w:sz w:val="16"/>
                <w:szCs w:val="16"/>
                <w:lang w:eastAsia="en-AU"/>
              </w:rPr>
            </w:pPr>
            <w:ins w:id="7299" w:author="KIM, Jason" w:date="2019-04-02T13:39:00Z">
              <w:r w:rsidRPr="005D76C8">
                <w:rPr>
                  <w:rFonts w:eastAsia="Times New Roman" w:cs="Calibri"/>
                  <w:color w:val="000000"/>
                  <w:sz w:val="16"/>
                  <w:szCs w:val="16"/>
                  <w:lang w:eastAsia="en-AU"/>
                </w:rPr>
                <w:t>DLZ8872 to DLZ8872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00" w:author="KIM, Jason" w:date="2019-04-02T13:39:00Z"/>
                <w:rFonts w:eastAsia="Times New Roman" w:cs="Calibri"/>
                <w:color w:val="000000"/>
                <w:sz w:val="16"/>
                <w:szCs w:val="16"/>
                <w:lang w:eastAsia="en-AU"/>
              </w:rPr>
            </w:pPr>
            <w:ins w:id="7301"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02" w:author="KIM, Jason" w:date="2019-04-02T13:39:00Z"/>
                <w:rFonts w:eastAsia="Times New Roman" w:cs="Calibri"/>
                <w:color w:val="000000"/>
                <w:sz w:val="16"/>
                <w:szCs w:val="16"/>
                <w:lang w:eastAsia="en-AU"/>
              </w:rPr>
            </w:pPr>
            <w:ins w:id="7303" w:author="KIM, Jason" w:date="2019-04-02T13:39:00Z">
              <w:r w:rsidRPr="005D76C8">
                <w:rPr>
                  <w:rFonts w:eastAsia="Times New Roman" w:cs="Calibri"/>
                  <w:color w:val="000000"/>
                  <w:sz w:val="16"/>
                  <w:szCs w:val="16"/>
                  <w:lang w:eastAsia="en-AU"/>
                </w:rPr>
                <w:t>ELZ20240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4" w:author="KIM, Jason" w:date="2019-04-02T13:39:00Z"/>
                <w:rFonts w:eastAsia="Times New Roman" w:cs="Calibri"/>
                <w:color w:val="000000"/>
                <w:sz w:val="16"/>
                <w:szCs w:val="16"/>
                <w:lang w:eastAsia="en-AU"/>
              </w:rPr>
            </w:pPr>
            <w:ins w:id="7305" w:author="KIM, Jason" w:date="2019-04-02T13:39:00Z">
              <w:r w:rsidRPr="005D76C8">
                <w:rPr>
                  <w:rFonts w:eastAsia="Times New Roman" w:cs="Calibri"/>
                  <w:color w:val="000000"/>
                  <w:sz w:val="16"/>
                  <w:szCs w:val="16"/>
                  <w:lang w:eastAsia="en-AU"/>
                </w:rPr>
                <w:t>CP45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6" w:author="KIM, Jason" w:date="2019-04-02T13:39:00Z"/>
                <w:rFonts w:eastAsia="Times New Roman" w:cs="Calibri"/>
                <w:color w:val="000000"/>
                <w:sz w:val="16"/>
                <w:szCs w:val="16"/>
                <w:lang w:eastAsia="en-AU"/>
              </w:rPr>
            </w:pPr>
            <w:ins w:id="7307" w:author="KIM, Jason" w:date="2019-04-02T13:39:00Z">
              <w:r w:rsidRPr="005D76C8">
                <w:rPr>
                  <w:rFonts w:eastAsia="Times New Roman" w:cs="Calibri"/>
                  <w:color w:val="000000"/>
                  <w:sz w:val="16"/>
                  <w:szCs w:val="16"/>
                  <w:lang w:eastAsia="en-AU"/>
                </w:rPr>
                <w:t>CP45A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8" w:author="KIM, Jason" w:date="2019-04-02T13:39:00Z"/>
                <w:rFonts w:eastAsia="Times New Roman" w:cs="Calibri"/>
                <w:color w:val="000000"/>
                <w:sz w:val="16"/>
                <w:szCs w:val="16"/>
                <w:lang w:eastAsia="en-AU"/>
              </w:rPr>
            </w:pPr>
            <w:ins w:id="7309" w:author="KIM, Jason" w:date="2019-04-02T13:39:00Z">
              <w:r w:rsidRPr="005D76C8">
                <w:rPr>
                  <w:rFonts w:eastAsia="Times New Roman" w:cs="Calibri"/>
                  <w:color w:val="000000"/>
                  <w:sz w:val="16"/>
                  <w:szCs w:val="16"/>
                  <w:lang w:eastAsia="en-AU"/>
                </w:rPr>
                <w:t>DLZ2453 to DLZ2456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10" w:author="KIM, Jason" w:date="2019-04-02T13:39:00Z"/>
                <w:rFonts w:eastAsia="Times New Roman" w:cs="Calibri"/>
                <w:color w:val="000000"/>
                <w:sz w:val="16"/>
                <w:szCs w:val="16"/>
                <w:lang w:eastAsia="en-AU"/>
              </w:rPr>
            </w:pPr>
            <w:ins w:id="731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12" w:author="KIM, Jason" w:date="2019-04-02T13:39:00Z"/>
                <w:rFonts w:eastAsia="Times New Roman" w:cs="Calibri"/>
                <w:color w:val="000000"/>
                <w:sz w:val="16"/>
                <w:szCs w:val="16"/>
                <w:lang w:eastAsia="en-AU"/>
              </w:rPr>
            </w:pPr>
            <w:ins w:id="7313" w:author="KIM, Jason" w:date="2019-04-02T13:39:00Z">
              <w:r w:rsidRPr="005D76C8">
                <w:rPr>
                  <w:rFonts w:eastAsia="Times New Roman" w:cs="Calibri"/>
                  <w:color w:val="000000"/>
                  <w:sz w:val="16"/>
                  <w:szCs w:val="16"/>
                  <w:lang w:eastAsia="en-AU"/>
                </w:rPr>
                <w:t>ELZ20386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4" w:author="KIM, Jason" w:date="2019-04-02T13:39:00Z"/>
                <w:rFonts w:eastAsia="Times New Roman" w:cs="Calibri"/>
                <w:color w:val="000000"/>
                <w:sz w:val="16"/>
                <w:szCs w:val="16"/>
                <w:lang w:eastAsia="en-AU"/>
              </w:rPr>
            </w:pPr>
            <w:ins w:id="7315" w:author="KIM, Jason" w:date="2019-04-02T13:39:00Z">
              <w:r w:rsidRPr="005D76C8">
                <w:rPr>
                  <w:rFonts w:eastAsia="Times New Roman" w:cs="Calibri"/>
                  <w:color w:val="000000"/>
                  <w:sz w:val="16"/>
                  <w:szCs w:val="16"/>
                  <w:lang w:eastAsia="en-AU"/>
                </w:rPr>
                <w:t>CP71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6" w:author="KIM, Jason" w:date="2019-04-02T13:39:00Z"/>
                <w:rFonts w:eastAsia="Times New Roman" w:cs="Calibri"/>
                <w:color w:val="000000"/>
                <w:sz w:val="16"/>
                <w:szCs w:val="16"/>
                <w:lang w:eastAsia="en-AU"/>
              </w:rPr>
            </w:pPr>
            <w:ins w:id="7317" w:author="KIM, Jason" w:date="2019-04-02T13:39:00Z">
              <w:r w:rsidRPr="005D76C8">
                <w:rPr>
                  <w:rFonts w:eastAsia="Times New Roman" w:cs="Calibri"/>
                  <w:color w:val="000000"/>
                  <w:sz w:val="16"/>
                  <w:szCs w:val="16"/>
                  <w:lang w:eastAsia="en-AU"/>
                </w:rPr>
                <w:t>CP72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8" w:author="KIM, Jason" w:date="2019-04-02T13:39:00Z"/>
                <w:rFonts w:eastAsia="Times New Roman" w:cs="Calibri"/>
                <w:color w:val="000000"/>
                <w:sz w:val="16"/>
                <w:szCs w:val="16"/>
                <w:lang w:eastAsia="en-AU"/>
              </w:rPr>
            </w:pPr>
            <w:ins w:id="7319" w:author="KIM, Jason" w:date="2019-04-02T13:39:00Z">
              <w:r w:rsidRPr="005D76C8">
                <w:rPr>
                  <w:rFonts w:eastAsia="Times New Roman" w:cs="Calibri"/>
                  <w:color w:val="000000"/>
                  <w:sz w:val="16"/>
                  <w:szCs w:val="16"/>
                  <w:lang w:eastAsia="en-AU"/>
                </w:rPr>
                <w:t>DLZ2714 to DLZ2715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20" w:author="KIM, Jason" w:date="2019-04-02T13:39:00Z"/>
                <w:rFonts w:eastAsia="Times New Roman" w:cs="Calibri"/>
                <w:color w:val="000000"/>
                <w:sz w:val="16"/>
                <w:szCs w:val="16"/>
                <w:lang w:eastAsia="en-AU"/>
              </w:rPr>
            </w:pPr>
            <w:ins w:id="732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2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23" w:author="KIM, Jason" w:date="2019-04-02T13:39:00Z"/>
                <w:rFonts w:eastAsia="Times New Roman" w:cs="Calibri"/>
                <w:color w:val="000000"/>
                <w:sz w:val="16"/>
                <w:szCs w:val="16"/>
                <w:lang w:eastAsia="en-AU"/>
              </w:rPr>
            </w:pPr>
            <w:ins w:id="7324" w:author="KIM, Jason" w:date="2019-04-02T13:39:00Z">
              <w:r w:rsidRPr="005D76C8">
                <w:rPr>
                  <w:rFonts w:eastAsia="Times New Roman" w:cs="Calibri"/>
                  <w:color w:val="000000"/>
                  <w:sz w:val="16"/>
                  <w:szCs w:val="16"/>
                  <w:lang w:eastAsia="en-AU"/>
                </w:rPr>
                <w:t>ELZ20100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5" w:author="KIM, Jason" w:date="2019-04-02T13:39:00Z"/>
                <w:rFonts w:eastAsia="Times New Roman" w:cs="Calibri"/>
                <w:color w:val="000000"/>
                <w:sz w:val="16"/>
                <w:szCs w:val="16"/>
                <w:lang w:eastAsia="en-AU"/>
              </w:rPr>
            </w:pPr>
            <w:ins w:id="7326" w:author="KIM, Jason" w:date="2019-04-02T13:39:00Z">
              <w:r w:rsidRPr="005D76C8">
                <w:rPr>
                  <w:rFonts w:eastAsia="Times New Roman" w:cs="Calibri"/>
                  <w:color w:val="000000"/>
                  <w:sz w:val="16"/>
                  <w:szCs w:val="16"/>
                  <w:lang w:eastAsia="en-AU"/>
                </w:rPr>
                <w:t>EP87S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7" w:author="KIM, Jason" w:date="2019-04-02T13:39:00Z"/>
                <w:rFonts w:eastAsia="Times New Roman" w:cs="Calibri"/>
                <w:color w:val="000000"/>
                <w:sz w:val="16"/>
                <w:szCs w:val="16"/>
                <w:lang w:eastAsia="en-AU"/>
              </w:rPr>
            </w:pPr>
            <w:ins w:id="7328" w:author="KIM, Jason" w:date="2019-04-02T13:39:00Z">
              <w:r w:rsidRPr="005D76C8">
                <w:rPr>
                  <w:rFonts w:eastAsia="Times New Roman" w:cs="Calibri"/>
                  <w:color w:val="000000"/>
                  <w:sz w:val="16"/>
                  <w:szCs w:val="16"/>
                  <w:lang w:eastAsia="en-AU"/>
                </w:rPr>
                <w:t>EP88S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9" w:author="KIM, Jason" w:date="2019-04-02T13:39:00Z"/>
                <w:rFonts w:eastAsia="Times New Roman" w:cs="Calibri"/>
                <w:color w:val="000000"/>
                <w:sz w:val="16"/>
                <w:szCs w:val="16"/>
                <w:lang w:eastAsia="en-AU"/>
              </w:rPr>
            </w:pPr>
            <w:ins w:id="7330" w:author="KIM, Jason" w:date="2019-04-02T13:39:00Z">
              <w:r w:rsidRPr="005D76C8">
                <w:rPr>
                  <w:rFonts w:eastAsia="Times New Roman" w:cs="Calibri"/>
                  <w:color w:val="000000"/>
                  <w:sz w:val="16"/>
                  <w:szCs w:val="16"/>
                  <w:lang w:eastAsia="en-AU"/>
                </w:rPr>
                <w:t>DLZ8871 to DLZ8883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31" w:author="KIM, Jason" w:date="2019-04-02T13:39:00Z"/>
                <w:rFonts w:eastAsia="Times New Roman" w:cs="Calibri"/>
                <w:color w:val="000000"/>
                <w:sz w:val="16"/>
                <w:szCs w:val="16"/>
                <w:lang w:eastAsia="en-AU"/>
              </w:rPr>
            </w:pPr>
            <w:ins w:id="7332"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33" w:author="KIM, Jason" w:date="2019-04-02T13:39:00Z"/>
                <w:rFonts w:eastAsia="Times New Roman" w:cs="Calibri"/>
                <w:color w:val="000000"/>
                <w:sz w:val="16"/>
                <w:szCs w:val="16"/>
                <w:lang w:eastAsia="en-AU"/>
              </w:rPr>
            </w:pPr>
            <w:ins w:id="7334" w:author="KIM, Jason" w:date="2019-04-02T13:39:00Z">
              <w:r w:rsidRPr="005D76C8">
                <w:rPr>
                  <w:rFonts w:eastAsia="Times New Roman" w:cs="Calibri"/>
                  <w:color w:val="000000"/>
                  <w:sz w:val="16"/>
                  <w:szCs w:val="16"/>
                  <w:lang w:eastAsia="en-AU"/>
                </w:rPr>
                <w:t>ELZ20242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5" w:author="KIM, Jason" w:date="2019-04-02T13:39:00Z"/>
                <w:rFonts w:eastAsia="Times New Roman" w:cs="Calibri"/>
                <w:color w:val="000000"/>
                <w:sz w:val="16"/>
                <w:szCs w:val="16"/>
                <w:lang w:eastAsia="en-AU"/>
              </w:rPr>
            </w:pPr>
            <w:ins w:id="7336" w:author="KIM, Jason" w:date="2019-04-02T13:39:00Z">
              <w:r w:rsidRPr="005D76C8">
                <w:rPr>
                  <w:rFonts w:eastAsia="Times New Roman" w:cs="Calibri"/>
                  <w:color w:val="000000"/>
                  <w:sz w:val="16"/>
                  <w:szCs w:val="16"/>
                  <w:lang w:eastAsia="en-AU"/>
                </w:rPr>
                <w:t>CP45A</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7" w:author="KIM, Jason" w:date="2019-04-02T13:39:00Z"/>
                <w:rFonts w:eastAsia="Times New Roman" w:cs="Calibri"/>
                <w:color w:val="000000"/>
                <w:sz w:val="16"/>
                <w:szCs w:val="16"/>
                <w:lang w:eastAsia="en-AU"/>
              </w:rPr>
            </w:pPr>
            <w:ins w:id="733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9" w:author="KIM, Jason" w:date="2019-04-02T13:39:00Z"/>
                <w:rFonts w:eastAsia="Times New Roman" w:cs="Calibri"/>
                <w:color w:val="000000"/>
                <w:sz w:val="16"/>
                <w:szCs w:val="16"/>
                <w:lang w:eastAsia="en-AU"/>
              </w:rPr>
            </w:pPr>
            <w:ins w:id="7340" w:author="KIM, Jason" w:date="2019-04-02T13:39:00Z">
              <w:r w:rsidRPr="005D76C8">
                <w:rPr>
                  <w:rFonts w:eastAsia="Times New Roman" w:cs="Calibri"/>
                  <w:color w:val="000000"/>
                  <w:sz w:val="16"/>
                  <w:szCs w:val="16"/>
                  <w:lang w:eastAsia="en-AU"/>
                </w:rPr>
                <w:t>DLZ2457 to DLZ2457</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41" w:author="KIM, Jason" w:date="2019-04-02T13:39:00Z"/>
                <w:rFonts w:eastAsia="Times New Roman" w:cs="Calibri"/>
                <w:color w:val="000000"/>
                <w:sz w:val="16"/>
                <w:szCs w:val="16"/>
                <w:lang w:eastAsia="en-AU"/>
              </w:rPr>
            </w:pPr>
            <w:ins w:id="734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43" w:author="KIM, Jason" w:date="2019-04-02T13:39:00Z"/>
                <w:rFonts w:eastAsia="Times New Roman" w:cs="Calibri"/>
                <w:color w:val="000000"/>
                <w:sz w:val="16"/>
                <w:szCs w:val="16"/>
                <w:lang w:eastAsia="en-AU"/>
              </w:rPr>
            </w:pPr>
            <w:ins w:id="7344" w:author="KIM, Jason" w:date="2019-04-02T13:39:00Z">
              <w:r w:rsidRPr="005D76C8">
                <w:rPr>
                  <w:rFonts w:eastAsia="Times New Roman" w:cs="Calibri"/>
                  <w:color w:val="000000"/>
                  <w:sz w:val="16"/>
                  <w:szCs w:val="16"/>
                  <w:lang w:eastAsia="en-AU"/>
                </w:rPr>
                <w:t>ELZ20388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5" w:author="KIM, Jason" w:date="2019-04-02T13:39:00Z"/>
                <w:rFonts w:eastAsia="Times New Roman" w:cs="Calibri"/>
                <w:color w:val="000000"/>
                <w:sz w:val="16"/>
                <w:szCs w:val="16"/>
                <w:lang w:eastAsia="en-AU"/>
              </w:rPr>
            </w:pPr>
            <w:ins w:id="7346" w:author="KIM, Jason" w:date="2019-04-02T13:39:00Z">
              <w:r w:rsidRPr="005D76C8">
                <w:rPr>
                  <w:rFonts w:eastAsia="Times New Roman" w:cs="Calibri"/>
                  <w:color w:val="000000"/>
                  <w:sz w:val="16"/>
                  <w:szCs w:val="16"/>
                  <w:lang w:eastAsia="en-AU"/>
                </w:rPr>
                <w:t>CP72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7" w:author="KIM, Jason" w:date="2019-04-02T13:39:00Z"/>
                <w:rFonts w:eastAsia="Times New Roman" w:cs="Calibri"/>
                <w:color w:val="000000"/>
                <w:sz w:val="16"/>
                <w:szCs w:val="16"/>
                <w:lang w:eastAsia="en-AU"/>
              </w:rPr>
            </w:pPr>
            <w:ins w:id="734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9" w:author="KIM, Jason" w:date="2019-04-02T13:39:00Z"/>
                <w:rFonts w:eastAsia="Times New Roman" w:cs="Calibri"/>
                <w:color w:val="000000"/>
                <w:sz w:val="16"/>
                <w:szCs w:val="16"/>
                <w:lang w:eastAsia="en-AU"/>
              </w:rPr>
            </w:pPr>
            <w:ins w:id="7350" w:author="KIM, Jason" w:date="2019-04-02T13:39:00Z">
              <w:r w:rsidRPr="005D76C8">
                <w:rPr>
                  <w:rFonts w:eastAsia="Times New Roman" w:cs="Calibri"/>
                  <w:color w:val="000000"/>
                  <w:sz w:val="16"/>
                  <w:szCs w:val="16"/>
                  <w:lang w:eastAsia="en-AU"/>
                </w:rPr>
                <w:t>DLZ2721 to DLZ2721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51" w:author="KIM, Jason" w:date="2019-04-02T13:39:00Z"/>
                <w:rFonts w:eastAsia="Times New Roman" w:cs="Calibri"/>
                <w:color w:val="000000"/>
                <w:sz w:val="16"/>
                <w:szCs w:val="16"/>
                <w:lang w:eastAsia="en-AU"/>
              </w:rPr>
            </w:pPr>
            <w:ins w:id="735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5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54" w:author="KIM, Jason" w:date="2019-04-02T13:39:00Z"/>
                <w:rFonts w:eastAsia="Times New Roman" w:cs="Calibri"/>
                <w:color w:val="000000"/>
                <w:sz w:val="16"/>
                <w:szCs w:val="16"/>
                <w:lang w:eastAsia="en-AU"/>
              </w:rPr>
            </w:pPr>
            <w:ins w:id="7355" w:author="KIM, Jason" w:date="2019-04-02T13:39:00Z">
              <w:r w:rsidRPr="005D76C8">
                <w:rPr>
                  <w:rFonts w:eastAsia="Times New Roman" w:cs="Calibri"/>
                  <w:color w:val="000000"/>
                  <w:sz w:val="16"/>
                  <w:szCs w:val="16"/>
                  <w:lang w:eastAsia="en-AU"/>
                </w:rPr>
                <w:t>ELZ20102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56" w:author="KIM, Jason" w:date="2019-04-02T13:39:00Z"/>
                <w:rFonts w:eastAsia="Times New Roman" w:cs="Calibri"/>
                <w:color w:val="000000"/>
                <w:sz w:val="16"/>
                <w:szCs w:val="16"/>
                <w:lang w:eastAsia="en-AU"/>
              </w:rPr>
            </w:pPr>
            <w:ins w:id="7357" w:author="KIM, Jason" w:date="2019-04-02T13:39:00Z">
              <w:r w:rsidRPr="005D76C8">
                <w:rPr>
                  <w:rFonts w:eastAsia="Times New Roman" w:cs="Calibri"/>
                  <w:color w:val="000000"/>
                  <w:sz w:val="16"/>
                  <w:szCs w:val="16"/>
                  <w:lang w:eastAsia="en-AU"/>
                </w:rPr>
                <w:t>EP88S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58" w:author="KIM, Jason" w:date="2019-04-02T13:39:00Z"/>
                <w:rFonts w:eastAsia="Times New Roman" w:cs="Calibri"/>
                <w:color w:val="000000"/>
                <w:sz w:val="16"/>
                <w:szCs w:val="16"/>
                <w:lang w:eastAsia="en-AU"/>
              </w:rPr>
            </w:pPr>
            <w:ins w:id="735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0" w:author="KIM, Jason" w:date="2019-04-02T13:39:00Z"/>
                <w:rFonts w:eastAsia="Times New Roman" w:cs="Calibri"/>
                <w:color w:val="000000"/>
                <w:sz w:val="16"/>
                <w:szCs w:val="16"/>
                <w:lang w:eastAsia="en-AU"/>
              </w:rPr>
            </w:pPr>
            <w:ins w:id="7361" w:author="KIM, Jason" w:date="2019-04-02T13:39:00Z">
              <w:r w:rsidRPr="005D76C8">
                <w:rPr>
                  <w:rFonts w:eastAsia="Times New Roman" w:cs="Calibri"/>
                  <w:color w:val="000000"/>
                  <w:sz w:val="16"/>
                  <w:szCs w:val="16"/>
                  <w:lang w:eastAsia="en-AU"/>
                </w:rPr>
                <w:t>DLZ8882 to DLZ8882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62" w:author="KIM, Jason" w:date="2019-04-02T13:39:00Z"/>
                <w:rFonts w:eastAsia="Times New Roman" w:cs="Calibri"/>
                <w:color w:val="000000"/>
                <w:sz w:val="16"/>
                <w:szCs w:val="16"/>
                <w:lang w:eastAsia="en-AU"/>
              </w:rPr>
            </w:pPr>
            <w:ins w:id="7363"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64" w:author="KIM, Jason" w:date="2019-04-02T13:39:00Z"/>
                <w:rFonts w:eastAsia="Times New Roman" w:cs="Calibri"/>
                <w:color w:val="000000"/>
                <w:sz w:val="16"/>
                <w:szCs w:val="16"/>
                <w:lang w:eastAsia="en-AU"/>
              </w:rPr>
            </w:pPr>
            <w:ins w:id="7365" w:author="KIM, Jason" w:date="2019-04-02T13:39:00Z">
              <w:r w:rsidRPr="005D76C8">
                <w:rPr>
                  <w:rFonts w:eastAsia="Times New Roman" w:cs="Calibri"/>
                  <w:color w:val="000000"/>
                  <w:sz w:val="16"/>
                  <w:szCs w:val="16"/>
                  <w:lang w:eastAsia="en-AU"/>
                </w:rPr>
                <w:t>ELZ20244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6" w:author="KIM, Jason" w:date="2019-04-02T13:39:00Z"/>
                <w:rFonts w:eastAsia="Times New Roman" w:cs="Calibri"/>
                <w:color w:val="000000"/>
                <w:sz w:val="16"/>
                <w:szCs w:val="16"/>
                <w:lang w:eastAsia="en-AU"/>
              </w:rPr>
            </w:pPr>
            <w:ins w:id="7367" w:author="KIM, Jason" w:date="2019-04-02T13:39:00Z">
              <w:r w:rsidRPr="005D76C8">
                <w:rPr>
                  <w:rFonts w:eastAsia="Times New Roman" w:cs="Calibri"/>
                  <w:color w:val="000000"/>
                  <w:sz w:val="16"/>
                  <w:szCs w:val="16"/>
                  <w:lang w:eastAsia="en-AU"/>
                </w:rPr>
                <w:t>CP45A</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8" w:author="KIM, Jason" w:date="2019-04-02T13:39:00Z"/>
                <w:rFonts w:eastAsia="Times New Roman" w:cs="Calibri"/>
                <w:color w:val="000000"/>
                <w:sz w:val="16"/>
                <w:szCs w:val="16"/>
                <w:lang w:eastAsia="en-AU"/>
              </w:rPr>
            </w:pPr>
            <w:ins w:id="7369" w:author="KIM, Jason" w:date="2019-04-02T13:39:00Z">
              <w:r w:rsidRPr="005D76C8">
                <w:rPr>
                  <w:rFonts w:eastAsia="Times New Roman" w:cs="Calibri"/>
                  <w:color w:val="000000"/>
                  <w:sz w:val="16"/>
                  <w:szCs w:val="16"/>
                  <w:lang w:eastAsia="en-AU"/>
                </w:rPr>
                <w:t>CP46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0" w:author="KIM, Jason" w:date="2019-04-02T13:39:00Z"/>
                <w:rFonts w:eastAsia="Times New Roman" w:cs="Calibri"/>
                <w:color w:val="000000"/>
                <w:sz w:val="16"/>
                <w:szCs w:val="16"/>
                <w:lang w:eastAsia="en-AU"/>
              </w:rPr>
            </w:pPr>
            <w:ins w:id="7371" w:author="KIM, Jason" w:date="2019-04-02T13:39:00Z">
              <w:r w:rsidRPr="005D76C8">
                <w:rPr>
                  <w:rFonts w:eastAsia="Times New Roman" w:cs="Calibri"/>
                  <w:color w:val="000000"/>
                  <w:sz w:val="16"/>
                  <w:szCs w:val="16"/>
                  <w:lang w:eastAsia="en-AU"/>
                </w:rPr>
                <w:t>DLZ2458 to DLZ2459</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72" w:author="KIM, Jason" w:date="2019-04-02T13:39:00Z"/>
                <w:rFonts w:eastAsia="Times New Roman" w:cs="Calibri"/>
                <w:color w:val="000000"/>
                <w:sz w:val="16"/>
                <w:szCs w:val="16"/>
                <w:lang w:eastAsia="en-AU"/>
              </w:rPr>
            </w:pPr>
            <w:ins w:id="737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74" w:author="KIM, Jason" w:date="2019-04-02T13:39:00Z"/>
                <w:rFonts w:eastAsia="Times New Roman" w:cs="Calibri"/>
                <w:color w:val="000000"/>
                <w:sz w:val="16"/>
                <w:szCs w:val="16"/>
                <w:lang w:eastAsia="en-AU"/>
              </w:rPr>
            </w:pPr>
            <w:ins w:id="7375" w:author="KIM, Jason" w:date="2019-04-02T13:39:00Z">
              <w:r w:rsidRPr="005D76C8">
                <w:rPr>
                  <w:rFonts w:eastAsia="Times New Roman" w:cs="Calibri"/>
                  <w:color w:val="000000"/>
                  <w:sz w:val="16"/>
                  <w:szCs w:val="16"/>
                  <w:lang w:eastAsia="en-AU"/>
                </w:rPr>
                <w:t>ELZ20390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6" w:author="KIM, Jason" w:date="2019-04-02T13:39:00Z"/>
                <w:rFonts w:eastAsia="Times New Roman" w:cs="Calibri"/>
                <w:color w:val="000000"/>
                <w:sz w:val="16"/>
                <w:szCs w:val="16"/>
                <w:lang w:eastAsia="en-AU"/>
              </w:rPr>
            </w:pPr>
            <w:ins w:id="7377" w:author="KIM, Jason" w:date="2019-04-02T13:39:00Z">
              <w:r w:rsidRPr="005D76C8">
                <w:rPr>
                  <w:rFonts w:eastAsia="Times New Roman" w:cs="Calibri"/>
                  <w:color w:val="000000"/>
                  <w:sz w:val="16"/>
                  <w:szCs w:val="16"/>
                  <w:lang w:eastAsia="en-AU"/>
                </w:rPr>
                <w:t>CP72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8" w:author="KIM, Jason" w:date="2019-04-02T13:39:00Z"/>
                <w:rFonts w:eastAsia="Times New Roman" w:cs="Calibri"/>
                <w:color w:val="000000"/>
                <w:sz w:val="16"/>
                <w:szCs w:val="16"/>
                <w:lang w:eastAsia="en-AU"/>
              </w:rPr>
            </w:pPr>
            <w:ins w:id="7379" w:author="KIM, Jason" w:date="2019-04-02T13:39:00Z">
              <w:r w:rsidRPr="005D76C8">
                <w:rPr>
                  <w:rFonts w:eastAsia="Times New Roman" w:cs="Calibri"/>
                  <w:color w:val="000000"/>
                  <w:sz w:val="16"/>
                  <w:szCs w:val="16"/>
                  <w:lang w:eastAsia="en-AU"/>
                </w:rPr>
                <w:t>CP72S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0" w:author="KIM, Jason" w:date="2019-04-02T13:39:00Z"/>
                <w:rFonts w:eastAsia="Times New Roman" w:cs="Calibri"/>
                <w:color w:val="000000"/>
                <w:sz w:val="16"/>
                <w:szCs w:val="16"/>
                <w:lang w:eastAsia="en-AU"/>
              </w:rPr>
            </w:pPr>
            <w:ins w:id="7381" w:author="KIM, Jason" w:date="2019-04-02T13:39:00Z">
              <w:r w:rsidRPr="005D76C8">
                <w:rPr>
                  <w:rFonts w:eastAsia="Times New Roman" w:cs="Calibri"/>
                  <w:color w:val="000000"/>
                  <w:sz w:val="16"/>
                  <w:szCs w:val="16"/>
                  <w:lang w:eastAsia="en-AU"/>
                </w:rPr>
                <w:t>DLZ2722 to DLZ2723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82" w:author="KIM, Jason" w:date="2019-04-02T13:39:00Z"/>
                <w:rFonts w:eastAsia="Times New Roman" w:cs="Calibri"/>
                <w:color w:val="000000"/>
                <w:sz w:val="16"/>
                <w:szCs w:val="16"/>
                <w:lang w:eastAsia="en-AU"/>
              </w:rPr>
            </w:pPr>
            <w:ins w:id="738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8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85" w:author="KIM, Jason" w:date="2019-04-02T13:39:00Z"/>
                <w:rFonts w:eastAsia="Times New Roman" w:cs="Calibri"/>
                <w:color w:val="000000"/>
                <w:sz w:val="16"/>
                <w:szCs w:val="16"/>
                <w:lang w:eastAsia="en-AU"/>
              </w:rPr>
            </w:pPr>
            <w:ins w:id="7386" w:author="KIM, Jason" w:date="2019-04-02T13:39:00Z">
              <w:r w:rsidRPr="005D76C8">
                <w:rPr>
                  <w:rFonts w:eastAsia="Times New Roman" w:cs="Calibri"/>
                  <w:color w:val="000000"/>
                  <w:sz w:val="16"/>
                  <w:szCs w:val="16"/>
                  <w:lang w:eastAsia="en-AU"/>
                </w:rPr>
                <w:t>ELZ20104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7" w:author="KIM, Jason" w:date="2019-04-02T13:39:00Z"/>
                <w:rFonts w:eastAsia="Times New Roman" w:cs="Calibri"/>
                <w:color w:val="000000"/>
                <w:sz w:val="16"/>
                <w:szCs w:val="16"/>
                <w:lang w:eastAsia="en-AU"/>
              </w:rPr>
            </w:pPr>
            <w:ins w:id="7388" w:author="KIM, Jason" w:date="2019-04-02T13:39:00Z">
              <w:r w:rsidRPr="005D76C8">
                <w:rPr>
                  <w:rFonts w:eastAsia="Times New Roman" w:cs="Calibri"/>
                  <w:color w:val="000000"/>
                  <w:sz w:val="16"/>
                  <w:szCs w:val="16"/>
                  <w:lang w:eastAsia="en-AU"/>
                </w:rPr>
                <w:t>EP88S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9" w:author="KIM, Jason" w:date="2019-04-02T13:39:00Z"/>
                <w:rFonts w:eastAsia="Times New Roman" w:cs="Calibri"/>
                <w:color w:val="000000"/>
                <w:sz w:val="16"/>
                <w:szCs w:val="16"/>
                <w:lang w:eastAsia="en-AU"/>
              </w:rPr>
            </w:pPr>
            <w:ins w:id="7390" w:author="KIM, Jason" w:date="2019-04-02T13:39:00Z">
              <w:r w:rsidRPr="005D76C8">
                <w:rPr>
                  <w:rFonts w:eastAsia="Times New Roman" w:cs="Calibri"/>
                  <w:color w:val="000000"/>
                  <w:sz w:val="16"/>
                  <w:szCs w:val="16"/>
                  <w:lang w:eastAsia="en-AU"/>
                </w:rPr>
                <w:t>CP89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1" w:author="KIM, Jason" w:date="2019-04-02T13:39:00Z"/>
                <w:rFonts w:eastAsia="Times New Roman" w:cs="Calibri"/>
                <w:color w:val="000000"/>
                <w:sz w:val="16"/>
                <w:szCs w:val="16"/>
                <w:lang w:eastAsia="en-AU"/>
              </w:rPr>
            </w:pPr>
            <w:ins w:id="7392" w:author="KIM, Jason" w:date="2019-04-02T13:39:00Z">
              <w:r w:rsidRPr="005D76C8">
                <w:rPr>
                  <w:rFonts w:eastAsia="Times New Roman" w:cs="Calibri"/>
                  <w:color w:val="000000"/>
                  <w:sz w:val="16"/>
                  <w:szCs w:val="16"/>
                  <w:lang w:eastAsia="en-AU"/>
                </w:rPr>
                <w:t>DLZ8881 to DLZ8893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93" w:author="KIM, Jason" w:date="2019-04-02T13:39:00Z"/>
                <w:rFonts w:eastAsia="Times New Roman" w:cs="Calibri"/>
                <w:color w:val="000000"/>
                <w:sz w:val="16"/>
                <w:szCs w:val="16"/>
                <w:lang w:eastAsia="en-AU"/>
              </w:rPr>
            </w:pPr>
            <w:ins w:id="7394"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95" w:author="KIM, Jason" w:date="2019-04-02T13:39:00Z"/>
                <w:rFonts w:eastAsia="Times New Roman" w:cs="Calibri"/>
                <w:color w:val="000000"/>
                <w:sz w:val="16"/>
                <w:szCs w:val="16"/>
                <w:lang w:eastAsia="en-AU"/>
              </w:rPr>
            </w:pPr>
            <w:ins w:id="7396" w:author="KIM, Jason" w:date="2019-04-02T13:39:00Z">
              <w:r w:rsidRPr="005D76C8">
                <w:rPr>
                  <w:rFonts w:eastAsia="Times New Roman" w:cs="Calibri"/>
                  <w:color w:val="000000"/>
                  <w:sz w:val="16"/>
                  <w:szCs w:val="16"/>
                  <w:lang w:eastAsia="en-AU"/>
                </w:rPr>
                <w:t>ELZ20246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7" w:author="KIM, Jason" w:date="2019-04-02T13:39:00Z"/>
                <w:rFonts w:eastAsia="Times New Roman" w:cs="Calibri"/>
                <w:color w:val="000000"/>
                <w:sz w:val="16"/>
                <w:szCs w:val="16"/>
                <w:lang w:eastAsia="en-AU"/>
              </w:rPr>
            </w:pPr>
            <w:ins w:id="7398" w:author="KIM, Jason" w:date="2019-04-02T13:39:00Z">
              <w:r w:rsidRPr="005D76C8">
                <w:rPr>
                  <w:rFonts w:eastAsia="Times New Roman" w:cs="Calibri"/>
                  <w:color w:val="000000"/>
                  <w:sz w:val="16"/>
                  <w:szCs w:val="16"/>
                  <w:lang w:eastAsia="en-AU"/>
                </w:rPr>
                <w:t>CP46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9" w:author="KIM, Jason" w:date="2019-04-02T13:39:00Z"/>
                <w:rFonts w:eastAsia="Times New Roman" w:cs="Calibri"/>
                <w:color w:val="000000"/>
                <w:sz w:val="16"/>
                <w:szCs w:val="16"/>
                <w:lang w:eastAsia="en-AU"/>
              </w:rPr>
            </w:pPr>
            <w:ins w:id="740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1" w:author="KIM, Jason" w:date="2019-04-02T13:39:00Z"/>
                <w:rFonts w:eastAsia="Times New Roman" w:cs="Calibri"/>
                <w:color w:val="000000"/>
                <w:sz w:val="16"/>
                <w:szCs w:val="16"/>
                <w:lang w:eastAsia="en-AU"/>
              </w:rPr>
            </w:pPr>
            <w:ins w:id="7402" w:author="KIM, Jason" w:date="2019-04-02T13:39:00Z">
              <w:r w:rsidRPr="005D76C8">
                <w:rPr>
                  <w:rFonts w:eastAsia="Times New Roman" w:cs="Calibri"/>
                  <w:color w:val="000000"/>
                  <w:sz w:val="16"/>
                  <w:szCs w:val="16"/>
                  <w:lang w:eastAsia="en-AU"/>
                </w:rPr>
                <w:t>DLZ2461 to DLZ2461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03" w:author="KIM, Jason" w:date="2019-04-02T13:39:00Z"/>
                <w:rFonts w:eastAsia="Times New Roman" w:cs="Calibri"/>
                <w:color w:val="000000"/>
                <w:sz w:val="16"/>
                <w:szCs w:val="16"/>
                <w:lang w:eastAsia="en-AU"/>
              </w:rPr>
            </w:pPr>
            <w:ins w:id="740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05" w:author="KIM, Jason" w:date="2019-04-02T13:39:00Z"/>
                <w:rFonts w:eastAsia="Times New Roman" w:cs="Calibri"/>
                <w:color w:val="000000"/>
                <w:sz w:val="16"/>
                <w:szCs w:val="16"/>
                <w:lang w:eastAsia="en-AU"/>
              </w:rPr>
            </w:pPr>
            <w:ins w:id="7406" w:author="KIM, Jason" w:date="2019-04-02T13:39:00Z">
              <w:r w:rsidRPr="005D76C8">
                <w:rPr>
                  <w:rFonts w:eastAsia="Times New Roman" w:cs="Calibri"/>
                  <w:color w:val="000000"/>
                  <w:sz w:val="16"/>
                  <w:szCs w:val="16"/>
                  <w:lang w:eastAsia="en-AU"/>
                </w:rPr>
                <w:t>ELZ20392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7" w:author="KIM, Jason" w:date="2019-04-02T13:39:00Z"/>
                <w:rFonts w:eastAsia="Times New Roman" w:cs="Calibri"/>
                <w:color w:val="000000"/>
                <w:sz w:val="16"/>
                <w:szCs w:val="16"/>
                <w:lang w:eastAsia="en-AU"/>
              </w:rPr>
            </w:pPr>
            <w:ins w:id="7408" w:author="KIM, Jason" w:date="2019-04-02T13:39:00Z">
              <w:r w:rsidRPr="005D76C8">
                <w:rPr>
                  <w:rFonts w:eastAsia="Times New Roman" w:cs="Calibri"/>
                  <w:color w:val="000000"/>
                  <w:sz w:val="16"/>
                  <w:szCs w:val="16"/>
                  <w:lang w:eastAsia="en-AU"/>
                </w:rPr>
                <w:t>CP72S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9" w:author="KIM, Jason" w:date="2019-04-02T13:39:00Z"/>
                <w:rFonts w:eastAsia="Times New Roman" w:cs="Calibri"/>
                <w:color w:val="000000"/>
                <w:sz w:val="16"/>
                <w:szCs w:val="16"/>
                <w:lang w:eastAsia="en-AU"/>
              </w:rPr>
            </w:pPr>
            <w:ins w:id="741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11" w:author="KIM, Jason" w:date="2019-04-02T13:39:00Z"/>
                <w:rFonts w:eastAsia="Times New Roman" w:cs="Calibri"/>
                <w:color w:val="000000"/>
                <w:sz w:val="16"/>
                <w:szCs w:val="16"/>
                <w:lang w:eastAsia="en-AU"/>
              </w:rPr>
            </w:pPr>
            <w:ins w:id="7412" w:author="KIM, Jason" w:date="2019-04-02T13:39:00Z">
              <w:r w:rsidRPr="005D76C8">
                <w:rPr>
                  <w:rFonts w:eastAsia="Times New Roman" w:cs="Calibri"/>
                  <w:color w:val="000000"/>
                  <w:sz w:val="16"/>
                  <w:szCs w:val="16"/>
                  <w:lang w:eastAsia="en-AU"/>
                </w:rPr>
                <w:t>DLZ2724 to DLZ2724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13" w:author="KIM, Jason" w:date="2019-04-02T13:39:00Z"/>
                <w:rFonts w:eastAsia="Times New Roman" w:cs="Calibri"/>
                <w:color w:val="000000"/>
                <w:sz w:val="16"/>
                <w:szCs w:val="16"/>
                <w:lang w:eastAsia="en-AU"/>
              </w:rPr>
            </w:pPr>
            <w:ins w:id="741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1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16" w:author="KIM, Jason" w:date="2019-04-02T13:39:00Z"/>
                <w:rFonts w:eastAsia="Times New Roman" w:cs="Calibri"/>
                <w:color w:val="000000"/>
                <w:sz w:val="16"/>
                <w:szCs w:val="16"/>
                <w:lang w:eastAsia="en-AU"/>
              </w:rPr>
            </w:pPr>
            <w:ins w:id="7417" w:author="KIM, Jason" w:date="2019-04-02T13:39:00Z">
              <w:r w:rsidRPr="005D76C8">
                <w:rPr>
                  <w:rFonts w:eastAsia="Times New Roman" w:cs="Calibri"/>
                  <w:color w:val="000000"/>
                  <w:sz w:val="16"/>
                  <w:szCs w:val="16"/>
                  <w:lang w:eastAsia="en-AU"/>
                </w:rPr>
                <w:t>ELZ20106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18" w:author="KIM, Jason" w:date="2019-04-02T13:39:00Z"/>
                <w:rFonts w:eastAsia="Times New Roman" w:cs="Calibri"/>
                <w:color w:val="000000"/>
                <w:sz w:val="16"/>
                <w:szCs w:val="16"/>
                <w:lang w:eastAsia="en-AU"/>
              </w:rPr>
            </w:pPr>
            <w:ins w:id="7419"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0" w:author="KIM, Jason" w:date="2019-04-02T13:39:00Z"/>
                <w:rFonts w:eastAsia="Times New Roman" w:cs="Calibri"/>
                <w:color w:val="000000"/>
                <w:sz w:val="16"/>
                <w:szCs w:val="16"/>
                <w:lang w:eastAsia="en-AU"/>
              </w:rPr>
            </w:pPr>
            <w:ins w:id="742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2" w:author="KIM, Jason" w:date="2019-04-02T13:39:00Z"/>
                <w:rFonts w:eastAsia="Times New Roman" w:cs="Calibri"/>
                <w:color w:val="000000"/>
                <w:sz w:val="16"/>
                <w:szCs w:val="16"/>
                <w:lang w:eastAsia="en-AU"/>
              </w:rPr>
            </w:pPr>
            <w:ins w:id="7423" w:author="KIM, Jason" w:date="2019-04-02T13:39:00Z">
              <w:r w:rsidRPr="005D76C8">
                <w:rPr>
                  <w:rFonts w:eastAsia="Times New Roman" w:cs="Calibri"/>
                  <w:color w:val="000000"/>
                  <w:sz w:val="16"/>
                  <w:szCs w:val="16"/>
                  <w:lang w:eastAsia="en-AU"/>
                </w:rPr>
                <w:t>DLZ8892 to DLZ8892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24" w:author="KIM, Jason" w:date="2019-04-02T13:39:00Z"/>
                <w:rFonts w:eastAsia="Times New Roman" w:cs="Calibri"/>
                <w:color w:val="000000"/>
                <w:sz w:val="16"/>
                <w:szCs w:val="16"/>
                <w:lang w:eastAsia="en-AU"/>
              </w:rPr>
            </w:pPr>
            <w:ins w:id="7425"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26" w:author="KIM, Jason" w:date="2019-04-02T13:39:00Z"/>
                <w:rFonts w:eastAsia="Times New Roman" w:cs="Calibri"/>
                <w:color w:val="000000"/>
                <w:sz w:val="16"/>
                <w:szCs w:val="16"/>
                <w:lang w:eastAsia="en-AU"/>
              </w:rPr>
            </w:pPr>
            <w:ins w:id="7427" w:author="KIM, Jason" w:date="2019-04-02T13:39:00Z">
              <w:r w:rsidRPr="005D76C8">
                <w:rPr>
                  <w:rFonts w:eastAsia="Times New Roman" w:cs="Calibri"/>
                  <w:color w:val="000000"/>
                  <w:sz w:val="16"/>
                  <w:szCs w:val="16"/>
                  <w:lang w:eastAsia="en-AU"/>
                </w:rPr>
                <w:t>ELZ20248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8" w:author="KIM, Jason" w:date="2019-04-02T13:39:00Z"/>
                <w:rFonts w:eastAsia="Times New Roman" w:cs="Calibri"/>
                <w:color w:val="000000"/>
                <w:sz w:val="16"/>
                <w:szCs w:val="16"/>
                <w:lang w:eastAsia="en-AU"/>
              </w:rPr>
            </w:pPr>
            <w:ins w:id="7429" w:author="KIM, Jason" w:date="2019-04-02T13:39:00Z">
              <w:r w:rsidRPr="005D76C8">
                <w:rPr>
                  <w:rFonts w:eastAsia="Times New Roman" w:cs="Calibri"/>
                  <w:color w:val="000000"/>
                  <w:sz w:val="16"/>
                  <w:szCs w:val="16"/>
                  <w:lang w:eastAsia="en-AU"/>
                </w:rPr>
                <w:t>CP46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0" w:author="KIM, Jason" w:date="2019-04-02T13:39:00Z"/>
                <w:rFonts w:eastAsia="Times New Roman" w:cs="Calibri"/>
                <w:color w:val="000000"/>
                <w:sz w:val="16"/>
                <w:szCs w:val="16"/>
                <w:lang w:eastAsia="en-AU"/>
              </w:rPr>
            </w:pPr>
            <w:ins w:id="7431" w:author="KIM, Jason" w:date="2019-04-02T13:39:00Z">
              <w:r w:rsidRPr="005D76C8">
                <w:rPr>
                  <w:rFonts w:eastAsia="Times New Roman" w:cs="Calibri"/>
                  <w:color w:val="000000"/>
                  <w:sz w:val="16"/>
                  <w:szCs w:val="16"/>
                  <w:lang w:eastAsia="en-AU"/>
                </w:rPr>
                <w:t>CP47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2" w:author="KIM, Jason" w:date="2019-04-02T13:39:00Z"/>
                <w:rFonts w:eastAsia="Times New Roman" w:cs="Calibri"/>
                <w:color w:val="000000"/>
                <w:sz w:val="16"/>
                <w:szCs w:val="16"/>
                <w:lang w:eastAsia="en-AU"/>
              </w:rPr>
            </w:pPr>
            <w:ins w:id="7433" w:author="KIM, Jason" w:date="2019-04-02T13:39:00Z">
              <w:r w:rsidRPr="005D76C8">
                <w:rPr>
                  <w:rFonts w:eastAsia="Times New Roman" w:cs="Calibri"/>
                  <w:color w:val="000000"/>
                  <w:sz w:val="16"/>
                  <w:szCs w:val="16"/>
                  <w:lang w:eastAsia="en-AU"/>
                </w:rPr>
                <w:t>DLZ2462 to DLZ2472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34" w:author="KIM, Jason" w:date="2019-04-02T13:39:00Z"/>
                <w:rFonts w:eastAsia="Times New Roman" w:cs="Calibri"/>
                <w:color w:val="000000"/>
                <w:sz w:val="16"/>
                <w:szCs w:val="16"/>
                <w:lang w:eastAsia="en-AU"/>
              </w:rPr>
            </w:pPr>
            <w:ins w:id="743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36" w:author="KIM, Jason" w:date="2019-04-02T13:39:00Z"/>
                <w:rFonts w:eastAsia="Times New Roman" w:cs="Calibri"/>
                <w:color w:val="000000"/>
                <w:sz w:val="16"/>
                <w:szCs w:val="16"/>
                <w:lang w:eastAsia="en-AU"/>
              </w:rPr>
            </w:pPr>
            <w:ins w:id="7437" w:author="KIM, Jason" w:date="2019-04-02T13:39:00Z">
              <w:r w:rsidRPr="005D76C8">
                <w:rPr>
                  <w:rFonts w:eastAsia="Times New Roman" w:cs="Calibri"/>
                  <w:color w:val="000000"/>
                  <w:sz w:val="16"/>
                  <w:szCs w:val="16"/>
                  <w:lang w:eastAsia="en-AU"/>
                </w:rPr>
                <w:t>ELZ20394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8" w:author="KIM, Jason" w:date="2019-04-02T13:39:00Z"/>
                <w:rFonts w:eastAsia="Times New Roman" w:cs="Calibri"/>
                <w:color w:val="000000"/>
                <w:sz w:val="16"/>
                <w:szCs w:val="16"/>
                <w:lang w:eastAsia="en-AU"/>
              </w:rPr>
            </w:pPr>
            <w:ins w:id="7439" w:author="KIM, Jason" w:date="2019-04-02T13:39:00Z">
              <w:r w:rsidRPr="005D76C8">
                <w:rPr>
                  <w:rFonts w:eastAsia="Times New Roman" w:cs="Calibri"/>
                  <w:color w:val="000000"/>
                  <w:sz w:val="16"/>
                  <w:szCs w:val="16"/>
                  <w:lang w:eastAsia="en-AU"/>
                </w:rPr>
                <w:t>CP72S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40" w:author="KIM, Jason" w:date="2019-04-02T13:39:00Z"/>
                <w:rFonts w:eastAsia="Times New Roman" w:cs="Calibri"/>
                <w:color w:val="000000"/>
                <w:sz w:val="16"/>
                <w:szCs w:val="16"/>
                <w:lang w:eastAsia="en-AU"/>
              </w:rPr>
            </w:pPr>
            <w:ins w:id="7441" w:author="KIM, Jason" w:date="2019-04-02T13:39:00Z">
              <w:r w:rsidRPr="005D76C8">
                <w:rPr>
                  <w:rFonts w:eastAsia="Times New Roman" w:cs="Calibri"/>
                  <w:color w:val="000000"/>
                  <w:sz w:val="16"/>
                  <w:szCs w:val="16"/>
                  <w:lang w:eastAsia="en-AU"/>
                </w:rPr>
                <w:t>CP73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42" w:author="KIM, Jason" w:date="2019-04-02T13:39:00Z"/>
                <w:rFonts w:eastAsia="Times New Roman" w:cs="Calibri"/>
                <w:color w:val="000000"/>
                <w:sz w:val="16"/>
                <w:szCs w:val="16"/>
                <w:lang w:eastAsia="en-AU"/>
              </w:rPr>
            </w:pPr>
            <w:ins w:id="7443" w:author="KIM, Jason" w:date="2019-04-02T13:39:00Z">
              <w:r w:rsidRPr="005D76C8">
                <w:rPr>
                  <w:rFonts w:eastAsia="Times New Roman" w:cs="Calibri"/>
                  <w:color w:val="000000"/>
                  <w:sz w:val="16"/>
                  <w:szCs w:val="16"/>
                  <w:lang w:eastAsia="en-AU"/>
                </w:rPr>
                <w:t>DLZ2725 to DLZ2732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44" w:author="KIM, Jason" w:date="2019-04-02T13:39:00Z"/>
                <w:rFonts w:eastAsia="Times New Roman" w:cs="Calibri"/>
                <w:color w:val="000000"/>
                <w:sz w:val="16"/>
                <w:szCs w:val="16"/>
                <w:lang w:eastAsia="en-AU"/>
              </w:rPr>
            </w:pPr>
            <w:ins w:id="744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4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47" w:author="KIM, Jason" w:date="2019-04-02T13:39:00Z"/>
                <w:rFonts w:eastAsia="Times New Roman" w:cs="Calibri"/>
                <w:color w:val="000000"/>
                <w:sz w:val="16"/>
                <w:szCs w:val="16"/>
                <w:lang w:eastAsia="en-AU"/>
              </w:rPr>
            </w:pPr>
            <w:ins w:id="7448" w:author="KIM, Jason" w:date="2019-04-02T13:39:00Z">
              <w:r w:rsidRPr="005D76C8">
                <w:rPr>
                  <w:rFonts w:eastAsia="Times New Roman" w:cs="Calibri"/>
                  <w:color w:val="000000"/>
                  <w:sz w:val="16"/>
                  <w:szCs w:val="16"/>
                  <w:lang w:eastAsia="en-AU"/>
                </w:rPr>
                <w:t>ELZ20108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49" w:author="KIM, Jason" w:date="2019-04-02T13:39:00Z"/>
                <w:rFonts w:eastAsia="Times New Roman" w:cs="Calibri"/>
                <w:color w:val="000000"/>
                <w:sz w:val="16"/>
                <w:szCs w:val="16"/>
                <w:lang w:eastAsia="en-AU"/>
              </w:rPr>
            </w:pPr>
            <w:ins w:id="7450"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1" w:author="KIM, Jason" w:date="2019-04-02T13:39:00Z"/>
                <w:rFonts w:eastAsia="Times New Roman" w:cs="Calibri"/>
                <w:color w:val="000000"/>
                <w:sz w:val="16"/>
                <w:szCs w:val="16"/>
                <w:lang w:eastAsia="en-AU"/>
              </w:rPr>
            </w:pPr>
            <w:ins w:id="7452" w:author="KIM, Jason" w:date="2019-04-02T13:39:00Z">
              <w:r w:rsidRPr="005D76C8">
                <w:rPr>
                  <w:rFonts w:eastAsia="Times New Roman" w:cs="Calibri"/>
                  <w:color w:val="000000"/>
                  <w:sz w:val="16"/>
                  <w:szCs w:val="16"/>
                  <w:lang w:eastAsia="en-AU"/>
                </w:rPr>
                <w:t>CP14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3" w:author="KIM, Jason" w:date="2019-04-02T13:39:00Z"/>
                <w:rFonts w:eastAsia="Times New Roman" w:cs="Calibri"/>
                <w:color w:val="000000"/>
                <w:sz w:val="16"/>
                <w:szCs w:val="16"/>
                <w:lang w:eastAsia="en-AU"/>
              </w:rPr>
            </w:pPr>
            <w:ins w:id="7454" w:author="KIM, Jason" w:date="2019-04-02T13:39:00Z">
              <w:r w:rsidRPr="005D76C8">
                <w:rPr>
                  <w:rFonts w:eastAsia="Times New Roman" w:cs="Calibri"/>
                  <w:color w:val="000000"/>
                  <w:sz w:val="16"/>
                  <w:szCs w:val="16"/>
                  <w:lang w:eastAsia="en-AU"/>
                </w:rPr>
                <w:t>DLZ8891 to DLZ8891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55" w:author="KIM, Jason" w:date="2019-04-02T13:39:00Z"/>
                <w:rFonts w:eastAsia="Times New Roman" w:cs="Calibri"/>
                <w:color w:val="000000"/>
                <w:sz w:val="16"/>
                <w:szCs w:val="16"/>
                <w:lang w:eastAsia="en-AU"/>
              </w:rPr>
            </w:pPr>
            <w:ins w:id="7456"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57" w:author="KIM, Jason" w:date="2019-04-02T13:39:00Z"/>
                <w:rFonts w:eastAsia="Times New Roman" w:cs="Calibri"/>
                <w:color w:val="000000"/>
                <w:sz w:val="16"/>
                <w:szCs w:val="16"/>
                <w:lang w:eastAsia="en-AU"/>
              </w:rPr>
            </w:pPr>
            <w:ins w:id="7458" w:author="KIM, Jason" w:date="2019-04-02T13:39:00Z">
              <w:r w:rsidRPr="005D76C8">
                <w:rPr>
                  <w:rFonts w:eastAsia="Times New Roman" w:cs="Calibri"/>
                  <w:color w:val="000000"/>
                  <w:sz w:val="16"/>
                  <w:szCs w:val="16"/>
                  <w:lang w:eastAsia="en-AU"/>
                </w:rPr>
                <w:t>ELZ20250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9" w:author="KIM, Jason" w:date="2019-04-02T13:39:00Z"/>
                <w:rFonts w:eastAsia="Times New Roman" w:cs="Calibri"/>
                <w:color w:val="000000"/>
                <w:sz w:val="16"/>
                <w:szCs w:val="16"/>
                <w:lang w:eastAsia="en-AU"/>
              </w:rPr>
            </w:pPr>
            <w:ins w:id="7460" w:author="KIM, Jason" w:date="2019-04-02T13:39:00Z">
              <w:r w:rsidRPr="005D76C8">
                <w:rPr>
                  <w:rFonts w:eastAsia="Times New Roman" w:cs="Calibri"/>
                  <w:color w:val="000000"/>
                  <w:sz w:val="16"/>
                  <w:szCs w:val="16"/>
                  <w:lang w:eastAsia="en-AU"/>
                </w:rPr>
                <w:t>CP47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1" w:author="KIM, Jason" w:date="2019-04-02T13:39:00Z"/>
                <w:rFonts w:eastAsia="Times New Roman" w:cs="Calibri"/>
                <w:color w:val="000000"/>
                <w:sz w:val="16"/>
                <w:szCs w:val="16"/>
                <w:lang w:eastAsia="en-AU"/>
              </w:rPr>
            </w:pPr>
            <w:ins w:id="746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3" w:author="KIM, Jason" w:date="2019-04-02T13:39:00Z"/>
                <w:rFonts w:eastAsia="Times New Roman" w:cs="Calibri"/>
                <w:color w:val="000000"/>
                <w:sz w:val="16"/>
                <w:szCs w:val="16"/>
                <w:lang w:eastAsia="en-AU"/>
              </w:rPr>
            </w:pPr>
            <w:ins w:id="7464" w:author="KIM, Jason" w:date="2019-04-02T13:39:00Z">
              <w:r w:rsidRPr="005D76C8">
                <w:rPr>
                  <w:rFonts w:eastAsia="Times New Roman" w:cs="Calibri"/>
                  <w:color w:val="000000"/>
                  <w:sz w:val="16"/>
                  <w:szCs w:val="16"/>
                  <w:lang w:eastAsia="en-AU"/>
                </w:rPr>
                <w:t>DLZ2473 to DLZ2473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65" w:author="KIM, Jason" w:date="2019-04-02T13:39:00Z"/>
                <w:rFonts w:eastAsia="Times New Roman" w:cs="Calibri"/>
                <w:color w:val="000000"/>
                <w:sz w:val="16"/>
                <w:szCs w:val="16"/>
                <w:lang w:eastAsia="en-AU"/>
              </w:rPr>
            </w:pPr>
            <w:ins w:id="746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67" w:author="KIM, Jason" w:date="2019-04-02T13:39:00Z"/>
                <w:rFonts w:eastAsia="Times New Roman" w:cs="Calibri"/>
                <w:color w:val="000000"/>
                <w:sz w:val="16"/>
                <w:szCs w:val="16"/>
                <w:lang w:eastAsia="en-AU"/>
              </w:rPr>
            </w:pPr>
            <w:ins w:id="7468" w:author="KIM, Jason" w:date="2019-04-02T13:39:00Z">
              <w:r w:rsidRPr="005D76C8">
                <w:rPr>
                  <w:rFonts w:eastAsia="Times New Roman" w:cs="Calibri"/>
                  <w:color w:val="000000"/>
                  <w:sz w:val="16"/>
                  <w:szCs w:val="16"/>
                  <w:lang w:eastAsia="en-AU"/>
                </w:rPr>
                <w:t>ELZ20396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9" w:author="KIM, Jason" w:date="2019-04-02T13:39:00Z"/>
                <w:rFonts w:eastAsia="Times New Roman" w:cs="Calibri"/>
                <w:color w:val="000000"/>
                <w:sz w:val="16"/>
                <w:szCs w:val="16"/>
                <w:lang w:eastAsia="en-AU"/>
              </w:rPr>
            </w:pPr>
            <w:ins w:id="7470" w:author="KIM, Jason" w:date="2019-04-02T13:39:00Z">
              <w:r w:rsidRPr="005D76C8">
                <w:rPr>
                  <w:rFonts w:eastAsia="Times New Roman" w:cs="Calibri"/>
                  <w:color w:val="000000"/>
                  <w:sz w:val="16"/>
                  <w:szCs w:val="16"/>
                  <w:lang w:eastAsia="en-AU"/>
                </w:rPr>
                <w:t>CP73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71" w:author="KIM, Jason" w:date="2019-04-02T13:39:00Z"/>
                <w:rFonts w:eastAsia="Times New Roman" w:cs="Calibri"/>
                <w:color w:val="000000"/>
                <w:sz w:val="16"/>
                <w:szCs w:val="16"/>
                <w:lang w:eastAsia="en-AU"/>
              </w:rPr>
            </w:pPr>
            <w:ins w:id="747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73" w:author="KIM, Jason" w:date="2019-04-02T13:39:00Z"/>
                <w:rFonts w:eastAsia="Times New Roman" w:cs="Calibri"/>
                <w:color w:val="000000"/>
                <w:sz w:val="16"/>
                <w:szCs w:val="16"/>
                <w:lang w:eastAsia="en-AU"/>
              </w:rPr>
            </w:pPr>
            <w:ins w:id="7474" w:author="KIM, Jason" w:date="2019-04-02T13:39:00Z">
              <w:r w:rsidRPr="005D76C8">
                <w:rPr>
                  <w:rFonts w:eastAsia="Times New Roman" w:cs="Calibri"/>
                  <w:color w:val="000000"/>
                  <w:sz w:val="16"/>
                  <w:szCs w:val="16"/>
                  <w:lang w:eastAsia="en-AU"/>
                </w:rPr>
                <w:t>DLZ2733 to DLZ2733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75" w:author="KIM, Jason" w:date="2019-04-02T13:39:00Z"/>
                <w:rFonts w:eastAsia="Times New Roman" w:cs="Calibri"/>
                <w:color w:val="000000"/>
                <w:sz w:val="16"/>
                <w:szCs w:val="16"/>
                <w:lang w:eastAsia="en-AU"/>
              </w:rPr>
            </w:pPr>
            <w:ins w:id="747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7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78" w:author="KIM, Jason" w:date="2019-04-02T13:39:00Z"/>
                <w:rFonts w:eastAsia="Times New Roman" w:cs="Calibri"/>
                <w:color w:val="000000"/>
                <w:sz w:val="16"/>
                <w:szCs w:val="16"/>
                <w:lang w:eastAsia="en-AU"/>
              </w:rPr>
            </w:pPr>
            <w:ins w:id="7479" w:author="KIM, Jason" w:date="2019-04-02T13:39:00Z">
              <w:r w:rsidRPr="005D76C8">
                <w:rPr>
                  <w:rFonts w:eastAsia="Times New Roman" w:cs="Calibri"/>
                  <w:color w:val="000000"/>
                  <w:sz w:val="16"/>
                  <w:szCs w:val="16"/>
                  <w:lang w:eastAsia="en-AU"/>
                </w:rPr>
                <w:t>ELZ20110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0" w:author="KIM, Jason" w:date="2019-04-02T13:39:00Z"/>
                <w:rFonts w:eastAsia="Times New Roman" w:cs="Calibri"/>
                <w:color w:val="000000"/>
                <w:sz w:val="16"/>
                <w:szCs w:val="16"/>
                <w:lang w:eastAsia="en-AU"/>
              </w:rPr>
            </w:pPr>
            <w:ins w:id="7481"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2" w:author="KIM, Jason" w:date="2019-04-02T13:39:00Z"/>
                <w:rFonts w:eastAsia="Times New Roman" w:cs="Calibri"/>
                <w:color w:val="000000"/>
                <w:sz w:val="16"/>
                <w:szCs w:val="16"/>
                <w:lang w:eastAsia="en-AU"/>
              </w:rPr>
            </w:pPr>
            <w:ins w:id="748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4" w:author="KIM, Jason" w:date="2019-04-02T13:39:00Z"/>
                <w:rFonts w:eastAsia="Times New Roman" w:cs="Calibri"/>
                <w:color w:val="000000"/>
                <w:sz w:val="16"/>
                <w:szCs w:val="16"/>
                <w:lang w:eastAsia="en-AU"/>
              </w:rPr>
            </w:pPr>
            <w:ins w:id="7485" w:author="KIM, Jason" w:date="2019-04-02T13:39:00Z">
              <w:r w:rsidRPr="005D76C8">
                <w:rPr>
                  <w:rFonts w:eastAsia="Times New Roman" w:cs="Calibri"/>
                  <w:color w:val="000000"/>
                  <w:sz w:val="16"/>
                  <w:szCs w:val="16"/>
                  <w:lang w:eastAsia="en-AU"/>
                </w:rPr>
                <w:t>SPARE</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86" w:author="KIM, Jason" w:date="2019-04-02T13:39:00Z"/>
                <w:rFonts w:eastAsia="Times New Roman" w:cs="Calibri"/>
                <w:color w:val="000000"/>
                <w:sz w:val="16"/>
                <w:szCs w:val="16"/>
                <w:lang w:eastAsia="en-AU"/>
              </w:rPr>
            </w:pPr>
            <w:ins w:id="7487"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88" w:author="KIM, Jason" w:date="2019-04-02T13:39:00Z"/>
                <w:rFonts w:eastAsia="Times New Roman" w:cs="Calibri"/>
                <w:color w:val="000000"/>
                <w:sz w:val="16"/>
                <w:szCs w:val="16"/>
                <w:lang w:eastAsia="en-AU"/>
              </w:rPr>
            </w:pPr>
            <w:ins w:id="7489" w:author="KIM, Jason" w:date="2019-04-02T13:39:00Z">
              <w:r w:rsidRPr="005D76C8">
                <w:rPr>
                  <w:rFonts w:eastAsia="Times New Roman" w:cs="Calibri"/>
                  <w:color w:val="000000"/>
                  <w:sz w:val="16"/>
                  <w:szCs w:val="16"/>
                  <w:lang w:eastAsia="en-AU"/>
                </w:rPr>
                <w:t>ELZ20252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0" w:author="KIM, Jason" w:date="2019-04-02T13:39:00Z"/>
                <w:rFonts w:eastAsia="Times New Roman" w:cs="Calibri"/>
                <w:color w:val="000000"/>
                <w:sz w:val="16"/>
                <w:szCs w:val="16"/>
                <w:lang w:eastAsia="en-AU"/>
              </w:rPr>
            </w:pPr>
            <w:ins w:id="7491" w:author="KIM, Jason" w:date="2019-04-02T13:39:00Z">
              <w:r w:rsidRPr="005D76C8">
                <w:rPr>
                  <w:rFonts w:eastAsia="Times New Roman" w:cs="Calibri"/>
                  <w:color w:val="000000"/>
                  <w:sz w:val="16"/>
                  <w:szCs w:val="16"/>
                  <w:lang w:eastAsia="en-AU"/>
                </w:rPr>
                <w:t>CP47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2" w:author="KIM, Jason" w:date="2019-04-02T13:39:00Z"/>
                <w:rFonts w:eastAsia="Times New Roman" w:cs="Calibri"/>
                <w:color w:val="000000"/>
                <w:sz w:val="16"/>
                <w:szCs w:val="16"/>
                <w:lang w:eastAsia="en-AU"/>
              </w:rPr>
            </w:pPr>
            <w:ins w:id="7493" w:author="KIM, Jason" w:date="2019-04-02T13:39:00Z">
              <w:r w:rsidRPr="005D76C8">
                <w:rPr>
                  <w:rFonts w:eastAsia="Times New Roman" w:cs="Calibri"/>
                  <w:color w:val="000000"/>
                  <w:sz w:val="16"/>
                  <w:szCs w:val="16"/>
                  <w:lang w:eastAsia="en-AU"/>
                </w:rPr>
                <w:t>CP48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4" w:author="KIM, Jason" w:date="2019-04-02T13:39:00Z"/>
                <w:rFonts w:eastAsia="Times New Roman" w:cs="Calibri"/>
                <w:color w:val="000000"/>
                <w:sz w:val="16"/>
                <w:szCs w:val="16"/>
                <w:lang w:eastAsia="en-AU"/>
              </w:rPr>
            </w:pPr>
            <w:ins w:id="7495" w:author="KIM, Jason" w:date="2019-04-02T13:39:00Z">
              <w:r w:rsidRPr="005D76C8">
                <w:rPr>
                  <w:rFonts w:eastAsia="Times New Roman" w:cs="Calibri"/>
                  <w:color w:val="000000"/>
                  <w:sz w:val="16"/>
                  <w:szCs w:val="16"/>
                  <w:lang w:eastAsia="en-AU"/>
                </w:rPr>
                <w:t>DLZ2474 to DLZ2482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96" w:author="KIM, Jason" w:date="2019-04-02T13:39:00Z"/>
                <w:rFonts w:eastAsia="Times New Roman" w:cs="Calibri"/>
                <w:color w:val="000000"/>
                <w:sz w:val="16"/>
                <w:szCs w:val="16"/>
                <w:lang w:eastAsia="en-AU"/>
              </w:rPr>
            </w:pPr>
            <w:ins w:id="749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98" w:author="KIM, Jason" w:date="2019-04-02T13:39:00Z"/>
                <w:rFonts w:eastAsia="Times New Roman" w:cs="Calibri"/>
                <w:color w:val="000000"/>
                <w:sz w:val="16"/>
                <w:szCs w:val="16"/>
                <w:lang w:eastAsia="en-AU"/>
              </w:rPr>
            </w:pPr>
            <w:ins w:id="7499" w:author="KIM, Jason" w:date="2019-04-02T13:39:00Z">
              <w:r w:rsidRPr="005D76C8">
                <w:rPr>
                  <w:rFonts w:eastAsia="Times New Roman" w:cs="Calibri"/>
                  <w:color w:val="000000"/>
                  <w:sz w:val="16"/>
                  <w:szCs w:val="16"/>
                  <w:lang w:eastAsia="en-AU"/>
                </w:rPr>
                <w:t>ELZ20398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00" w:author="KIM, Jason" w:date="2019-04-02T13:39:00Z"/>
                <w:rFonts w:eastAsia="Times New Roman" w:cs="Calibri"/>
                <w:color w:val="000000"/>
                <w:sz w:val="16"/>
                <w:szCs w:val="16"/>
                <w:lang w:eastAsia="en-AU"/>
              </w:rPr>
            </w:pPr>
            <w:ins w:id="7501" w:author="KIM, Jason" w:date="2019-04-02T13:39:00Z">
              <w:r w:rsidRPr="005D76C8">
                <w:rPr>
                  <w:rFonts w:eastAsia="Times New Roman" w:cs="Calibri"/>
                  <w:color w:val="000000"/>
                  <w:sz w:val="16"/>
                  <w:szCs w:val="16"/>
                  <w:lang w:eastAsia="en-AU"/>
                </w:rPr>
                <w:t>CP73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02" w:author="KIM, Jason" w:date="2019-04-02T13:39:00Z"/>
                <w:rFonts w:eastAsia="Times New Roman" w:cs="Calibri"/>
                <w:color w:val="000000"/>
                <w:sz w:val="16"/>
                <w:szCs w:val="16"/>
                <w:lang w:eastAsia="en-AU"/>
              </w:rPr>
            </w:pPr>
            <w:ins w:id="7503" w:author="KIM, Jason" w:date="2019-04-02T13:39:00Z">
              <w:r w:rsidRPr="005D76C8">
                <w:rPr>
                  <w:rFonts w:eastAsia="Times New Roman" w:cs="Calibri"/>
                  <w:color w:val="000000"/>
                  <w:sz w:val="16"/>
                  <w:szCs w:val="16"/>
                  <w:lang w:eastAsia="en-AU"/>
                </w:rPr>
                <w:t>CP74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04" w:author="KIM, Jason" w:date="2019-04-02T13:39:00Z"/>
                <w:rFonts w:eastAsia="Times New Roman" w:cs="Calibri"/>
                <w:color w:val="000000"/>
                <w:sz w:val="16"/>
                <w:szCs w:val="16"/>
                <w:lang w:eastAsia="en-AU"/>
              </w:rPr>
            </w:pPr>
            <w:ins w:id="7505" w:author="KIM, Jason" w:date="2019-04-02T13:39:00Z">
              <w:r w:rsidRPr="005D76C8">
                <w:rPr>
                  <w:rFonts w:eastAsia="Times New Roman" w:cs="Calibri"/>
                  <w:color w:val="000000"/>
                  <w:sz w:val="16"/>
                  <w:szCs w:val="16"/>
                  <w:lang w:eastAsia="en-AU"/>
                </w:rPr>
                <w:t>DLZ2734 to DLZ2742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06" w:author="KIM, Jason" w:date="2019-04-02T13:39:00Z"/>
                <w:rFonts w:eastAsia="Times New Roman" w:cs="Calibri"/>
                <w:color w:val="000000"/>
                <w:sz w:val="16"/>
                <w:szCs w:val="16"/>
                <w:lang w:eastAsia="en-AU"/>
              </w:rPr>
            </w:pPr>
            <w:ins w:id="750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0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09" w:author="KIM, Jason" w:date="2019-04-02T13:39:00Z"/>
                <w:rFonts w:eastAsia="Times New Roman" w:cs="Calibri"/>
                <w:color w:val="000000"/>
                <w:sz w:val="16"/>
                <w:szCs w:val="16"/>
                <w:lang w:eastAsia="en-AU"/>
              </w:rPr>
            </w:pPr>
            <w:ins w:id="7510" w:author="KIM, Jason" w:date="2019-04-02T13:39:00Z">
              <w:r w:rsidRPr="005D76C8">
                <w:rPr>
                  <w:rFonts w:eastAsia="Times New Roman" w:cs="Calibri"/>
                  <w:color w:val="000000"/>
                  <w:sz w:val="16"/>
                  <w:szCs w:val="16"/>
                  <w:lang w:eastAsia="en-AU"/>
                </w:rPr>
                <w:t>ELZ20114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1" w:author="KIM, Jason" w:date="2019-04-02T13:39:00Z"/>
                <w:rFonts w:eastAsia="Times New Roman" w:cs="Calibri"/>
                <w:color w:val="000000"/>
                <w:sz w:val="16"/>
                <w:szCs w:val="16"/>
                <w:lang w:eastAsia="en-AU"/>
              </w:rPr>
            </w:pPr>
            <w:ins w:id="7512"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3" w:author="KIM, Jason" w:date="2019-04-02T13:39:00Z"/>
                <w:rFonts w:eastAsia="Times New Roman" w:cs="Calibri"/>
                <w:color w:val="000000"/>
                <w:sz w:val="16"/>
                <w:szCs w:val="16"/>
                <w:lang w:eastAsia="en-AU"/>
              </w:rPr>
            </w:pPr>
            <w:ins w:id="751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5" w:author="KIM, Jason" w:date="2019-04-02T13:39:00Z"/>
                <w:rFonts w:eastAsia="Times New Roman" w:cs="Calibri"/>
                <w:color w:val="000000"/>
                <w:sz w:val="16"/>
                <w:szCs w:val="16"/>
                <w:lang w:eastAsia="en-AU"/>
              </w:rPr>
            </w:pPr>
            <w:ins w:id="7516" w:author="KIM, Jason" w:date="2019-04-02T13:39:00Z">
              <w:r w:rsidRPr="005D76C8">
                <w:rPr>
                  <w:rFonts w:eastAsia="Times New Roman" w:cs="Calibri"/>
                  <w:color w:val="000000"/>
                  <w:sz w:val="16"/>
                  <w:szCs w:val="16"/>
                  <w:lang w:eastAsia="en-AU"/>
                </w:rPr>
                <w:t>DLZ2144 to DLZ2144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17" w:author="KIM, Jason" w:date="2019-04-02T13:39:00Z"/>
                <w:rFonts w:eastAsia="Times New Roman" w:cs="Calibri"/>
                <w:color w:val="000000"/>
                <w:sz w:val="16"/>
                <w:szCs w:val="16"/>
                <w:lang w:eastAsia="en-AU"/>
              </w:rPr>
            </w:pPr>
            <w:ins w:id="751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19" w:author="KIM, Jason" w:date="2019-04-02T13:39:00Z"/>
                <w:rFonts w:eastAsia="Times New Roman" w:cs="Calibri"/>
                <w:color w:val="000000"/>
                <w:sz w:val="16"/>
                <w:szCs w:val="16"/>
                <w:lang w:eastAsia="en-AU"/>
              </w:rPr>
            </w:pPr>
            <w:ins w:id="7520" w:author="KIM, Jason" w:date="2019-04-02T13:39:00Z">
              <w:r w:rsidRPr="005D76C8">
                <w:rPr>
                  <w:rFonts w:eastAsia="Times New Roman" w:cs="Calibri"/>
                  <w:color w:val="000000"/>
                  <w:sz w:val="16"/>
                  <w:szCs w:val="16"/>
                  <w:lang w:eastAsia="en-AU"/>
                </w:rPr>
                <w:t>ELZ20254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1" w:author="KIM, Jason" w:date="2019-04-02T13:39:00Z"/>
                <w:rFonts w:eastAsia="Times New Roman" w:cs="Calibri"/>
                <w:color w:val="000000"/>
                <w:sz w:val="16"/>
                <w:szCs w:val="16"/>
                <w:lang w:eastAsia="en-AU"/>
              </w:rPr>
            </w:pPr>
            <w:ins w:id="7522" w:author="KIM, Jason" w:date="2019-04-02T13:39:00Z">
              <w:r w:rsidRPr="005D76C8">
                <w:rPr>
                  <w:rFonts w:eastAsia="Times New Roman" w:cs="Calibri"/>
                  <w:color w:val="000000"/>
                  <w:sz w:val="16"/>
                  <w:szCs w:val="16"/>
                  <w:lang w:eastAsia="en-AU"/>
                </w:rPr>
                <w:t>CP48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3" w:author="KIM, Jason" w:date="2019-04-02T13:39:00Z"/>
                <w:rFonts w:eastAsia="Times New Roman" w:cs="Calibri"/>
                <w:color w:val="000000"/>
                <w:sz w:val="16"/>
                <w:szCs w:val="16"/>
                <w:lang w:eastAsia="en-AU"/>
              </w:rPr>
            </w:pPr>
            <w:ins w:id="752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5" w:author="KIM, Jason" w:date="2019-04-02T13:39:00Z"/>
                <w:rFonts w:eastAsia="Times New Roman" w:cs="Calibri"/>
                <w:color w:val="000000"/>
                <w:sz w:val="16"/>
                <w:szCs w:val="16"/>
                <w:lang w:eastAsia="en-AU"/>
              </w:rPr>
            </w:pPr>
            <w:ins w:id="7526" w:author="KIM, Jason" w:date="2019-04-02T13:39:00Z">
              <w:r w:rsidRPr="005D76C8">
                <w:rPr>
                  <w:rFonts w:eastAsia="Times New Roman" w:cs="Calibri"/>
                  <w:color w:val="000000"/>
                  <w:sz w:val="16"/>
                  <w:szCs w:val="16"/>
                  <w:lang w:eastAsia="en-AU"/>
                </w:rPr>
                <w:t>DLZ2483 to DLZ2483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27" w:author="KIM, Jason" w:date="2019-04-02T13:39:00Z"/>
                <w:rFonts w:eastAsia="Times New Roman" w:cs="Calibri"/>
                <w:color w:val="000000"/>
                <w:sz w:val="16"/>
                <w:szCs w:val="16"/>
                <w:lang w:eastAsia="en-AU"/>
              </w:rPr>
            </w:pPr>
            <w:ins w:id="752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29" w:author="KIM, Jason" w:date="2019-04-02T13:39:00Z"/>
                <w:rFonts w:eastAsia="Times New Roman" w:cs="Calibri"/>
                <w:color w:val="000000"/>
                <w:sz w:val="16"/>
                <w:szCs w:val="16"/>
                <w:lang w:eastAsia="en-AU"/>
              </w:rPr>
            </w:pPr>
            <w:ins w:id="7530" w:author="KIM, Jason" w:date="2019-04-02T13:39:00Z">
              <w:r w:rsidRPr="005D76C8">
                <w:rPr>
                  <w:rFonts w:eastAsia="Times New Roman" w:cs="Calibri"/>
                  <w:color w:val="000000"/>
                  <w:sz w:val="16"/>
                  <w:szCs w:val="16"/>
                  <w:lang w:eastAsia="en-AU"/>
                </w:rPr>
                <w:t>ELZ20404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1" w:author="KIM, Jason" w:date="2019-04-02T13:39:00Z"/>
                <w:rFonts w:eastAsia="Times New Roman" w:cs="Calibri"/>
                <w:color w:val="000000"/>
                <w:sz w:val="16"/>
                <w:szCs w:val="16"/>
                <w:lang w:eastAsia="en-AU"/>
              </w:rPr>
            </w:pPr>
            <w:ins w:id="7532" w:author="KIM, Jason" w:date="2019-04-02T13:39:00Z">
              <w:r w:rsidRPr="005D76C8">
                <w:rPr>
                  <w:rFonts w:eastAsia="Times New Roman" w:cs="Calibri"/>
                  <w:color w:val="000000"/>
                  <w:sz w:val="16"/>
                  <w:szCs w:val="16"/>
                  <w:lang w:eastAsia="en-AU"/>
                </w:rPr>
                <w:t>CP74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3" w:author="KIM, Jason" w:date="2019-04-02T13:39:00Z"/>
                <w:rFonts w:eastAsia="Times New Roman" w:cs="Calibri"/>
                <w:color w:val="000000"/>
                <w:sz w:val="16"/>
                <w:szCs w:val="16"/>
                <w:lang w:eastAsia="en-AU"/>
              </w:rPr>
            </w:pPr>
            <w:ins w:id="753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5" w:author="KIM, Jason" w:date="2019-04-02T13:39:00Z"/>
                <w:rFonts w:eastAsia="Times New Roman" w:cs="Calibri"/>
                <w:color w:val="000000"/>
                <w:sz w:val="16"/>
                <w:szCs w:val="16"/>
                <w:lang w:eastAsia="en-AU"/>
              </w:rPr>
            </w:pPr>
            <w:ins w:id="7536" w:author="KIM, Jason" w:date="2019-04-02T13:39:00Z">
              <w:r w:rsidRPr="005D76C8">
                <w:rPr>
                  <w:rFonts w:eastAsia="Times New Roman" w:cs="Calibri"/>
                  <w:color w:val="000000"/>
                  <w:sz w:val="16"/>
                  <w:szCs w:val="16"/>
                  <w:lang w:eastAsia="en-AU"/>
                </w:rPr>
                <w:t>DLZ2743 to DLZ2743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37" w:author="KIM, Jason" w:date="2019-04-02T13:39:00Z"/>
                <w:rFonts w:eastAsia="Times New Roman" w:cs="Calibri"/>
                <w:color w:val="000000"/>
                <w:sz w:val="16"/>
                <w:szCs w:val="16"/>
                <w:lang w:eastAsia="en-AU"/>
              </w:rPr>
            </w:pPr>
            <w:ins w:id="753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3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40" w:author="KIM, Jason" w:date="2019-04-02T13:39:00Z"/>
                <w:rFonts w:eastAsia="Times New Roman" w:cs="Calibri"/>
                <w:color w:val="000000"/>
                <w:sz w:val="16"/>
                <w:szCs w:val="16"/>
                <w:lang w:eastAsia="en-AU"/>
              </w:rPr>
            </w:pPr>
            <w:ins w:id="7541" w:author="KIM, Jason" w:date="2019-04-02T13:39:00Z">
              <w:r w:rsidRPr="005D76C8">
                <w:rPr>
                  <w:rFonts w:eastAsia="Times New Roman" w:cs="Calibri"/>
                  <w:color w:val="000000"/>
                  <w:sz w:val="16"/>
                  <w:szCs w:val="16"/>
                  <w:lang w:eastAsia="en-AU"/>
                </w:rPr>
                <w:t>ELZ20116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2" w:author="KIM, Jason" w:date="2019-04-02T13:39:00Z"/>
                <w:rFonts w:eastAsia="Times New Roman" w:cs="Calibri"/>
                <w:color w:val="000000"/>
                <w:sz w:val="16"/>
                <w:szCs w:val="16"/>
                <w:lang w:eastAsia="en-AU"/>
              </w:rPr>
            </w:pPr>
            <w:ins w:id="7543"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4" w:author="KIM, Jason" w:date="2019-04-02T13:39:00Z"/>
                <w:rFonts w:eastAsia="Times New Roman" w:cs="Calibri"/>
                <w:color w:val="000000"/>
                <w:sz w:val="16"/>
                <w:szCs w:val="16"/>
                <w:lang w:eastAsia="en-AU"/>
              </w:rPr>
            </w:pPr>
            <w:ins w:id="7545" w:author="KIM, Jason" w:date="2019-04-02T13:39:00Z">
              <w:r w:rsidRPr="005D76C8">
                <w:rPr>
                  <w:rFonts w:eastAsia="Times New Roman" w:cs="Calibri"/>
                  <w:color w:val="000000"/>
                  <w:sz w:val="16"/>
                  <w:szCs w:val="16"/>
                  <w:lang w:eastAsia="en-AU"/>
                </w:rPr>
                <w:t>CP15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6" w:author="KIM, Jason" w:date="2019-04-02T13:39:00Z"/>
                <w:rFonts w:eastAsia="Times New Roman" w:cs="Calibri"/>
                <w:color w:val="000000"/>
                <w:sz w:val="16"/>
                <w:szCs w:val="16"/>
                <w:lang w:eastAsia="en-AU"/>
              </w:rPr>
            </w:pPr>
            <w:ins w:id="7547" w:author="KIM, Jason" w:date="2019-04-02T13:39:00Z">
              <w:r w:rsidRPr="005D76C8">
                <w:rPr>
                  <w:rFonts w:eastAsia="Times New Roman" w:cs="Calibri"/>
                  <w:color w:val="000000"/>
                  <w:sz w:val="16"/>
                  <w:szCs w:val="16"/>
                  <w:lang w:eastAsia="en-AU"/>
                </w:rPr>
                <w:t>DLZ2145 to DLZ2153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48" w:author="KIM, Jason" w:date="2019-04-02T13:39:00Z"/>
                <w:rFonts w:eastAsia="Times New Roman" w:cs="Calibri"/>
                <w:color w:val="000000"/>
                <w:sz w:val="16"/>
                <w:szCs w:val="16"/>
                <w:lang w:eastAsia="en-AU"/>
              </w:rPr>
            </w:pPr>
            <w:ins w:id="754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50" w:author="KIM, Jason" w:date="2019-04-02T13:39:00Z"/>
                <w:rFonts w:eastAsia="Times New Roman" w:cs="Calibri"/>
                <w:color w:val="000000"/>
                <w:sz w:val="16"/>
                <w:szCs w:val="16"/>
                <w:lang w:eastAsia="en-AU"/>
              </w:rPr>
            </w:pPr>
            <w:ins w:id="7551" w:author="KIM, Jason" w:date="2019-04-02T13:39:00Z">
              <w:r w:rsidRPr="005D76C8">
                <w:rPr>
                  <w:rFonts w:eastAsia="Times New Roman" w:cs="Calibri"/>
                  <w:color w:val="000000"/>
                  <w:sz w:val="16"/>
                  <w:szCs w:val="16"/>
                  <w:lang w:eastAsia="en-AU"/>
                </w:rPr>
                <w:t>ELZ20256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2" w:author="KIM, Jason" w:date="2019-04-02T13:39:00Z"/>
                <w:rFonts w:eastAsia="Times New Roman" w:cs="Calibri"/>
                <w:color w:val="000000"/>
                <w:sz w:val="16"/>
                <w:szCs w:val="16"/>
                <w:lang w:eastAsia="en-AU"/>
              </w:rPr>
            </w:pPr>
            <w:ins w:id="7553" w:author="KIM, Jason" w:date="2019-04-02T13:39:00Z">
              <w:r w:rsidRPr="005D76C8">
                <w:rPr>
                  <w:rFonts w:eastAsia="Times New Roman" w:cs="Calibri"/>
                  <w:color w:val="000000"/>
                  <w:sz w:val="16"/>
                  <w:szCs w:val="16"/>
                  <w:lang w:eastAsia="en-AU"/>
                </w:rPr>
                <w:t>CP48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4" w:author="KIM, Jason" w:date="2019-04-02T13:39:00Z"/>
                <w:rFonts w:eastAsia="Times New Roman" w:cs="Calibri"/>
                <w:color w:val="000000"/>
                <w:sz w:val="16"/>
                <w:szCs w:val="16"/>
                <w:lang w:eastAsia="en-AU"/>
              </w:rPr>
            </w:pPr>
            <w:ins w:id="7555" w:author="KIM, Jason" w:date="2019-04-02T13:39:00Z">
              <w:r w:rsidRPr="005D76C8">
                <w:rPr>
                  <w:rFonts w:eastAsia="Times New Roman" w:cs="Calibri"/>
                  <w:color w:val="000000"/>
                  <w:sz w:val="16"/>
                  <w:szCs w:val="16"/>
                  <w:lang w:eastAsia="en-AU"/>
                </w:rPr>
                <w:t>CP49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6" w:author="KIM, Jason" w:date="2019-04-02T13:39:00Z"/>
                <w:rFonts w:eastAsia="Times New Roman" w:cs="Calibri"/>
                <w:color w:val="000000"/>
                <w:sz w:val="16"/>
                <w:szCs w:val="16"/>
                <w:lang w:eastAsia="en-AU"/>
              </w:rPr>
            </w:pPr>
            <w:ins w:id="7557" w:author="KIM, Jason" w:date="2019-04-02T13:39:00Z">
              <w:r w:rsidRPr="005D76C8">
                <w:rPr>
                  <w:rFonts w:eastAsia="Times New Roman" w:cs="Calibri"/>
                  <w:color w:val="000000"/>
                  <w:sz w:val="16"/>
                  <w:szCs w:val="16"/>
                  <w:lang w:eastAsia="en-AU"/>
                </w:rPr>
                <w:t>DLZ2484 to DLZ2492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58" w:author="KIM, Jason" w:date="2019-04-02T13:39:00Z"/>
                <w:rFonts w:eastAsia="Times New Roman" w:cs="Calibri"/>
                <w:color w:val="000000"/>
                <w:sz w:val="16"/>
                <w:szCs w:val="16"/>
                <w:lang w:eastAsia="en-AU"/>
              </w:rPr>
            </w:pPr>
            <w:ins w:id="755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60" w:author="KIM, Jason" w:date="2019-04-02T13:39:00Z"/>
                <w:rFonts w:eastAsia="Times New Roman" w:cs="Calibri"/>
                <w:color w:val="000000"/>
                <w:sz w:val="16"/>
                <w:szCs w:val="16"/>
                <w:lang w:eastAsia="en-AU"/>
              </w:rPr>
            </w:pPr>
            <w:ins w:id="7561" w:author="KIM, Jason" w:date="2019-04-02T13:39:00Z">
              <w:r w:rsidRPr="005D76C8">
                <w:rPr>
                  <w:rFonts w:eastAsia="Times New Roman" w:cs="Calibri"/>
                  <w:color w:val="000000"/>
                  <w:sz w:val="16"/>
                  <w:szCs w:val="16"/>
                  <w:lang w:eastAsia="en-AU"/>
                </w:rPr>
                <w:t>ELZ20406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62" w:author="KIM, Jason" w:date="2019-04-02T13:39:00Z"/>
                <w:rFonts w:eastAsia="Times New Roman" w:cs="Calibri"/>
                <w:color w:val="000000"/>
                <w:sz w:val="16"/>
                <w:szCs w:val="16"/>
                <w:lang w:eastAsia="en-AU"/>
              </w:rPr>
            </w:pPr>
            <w:ins w:id="7563" w:author="KIM, Jason" w:date="2019-04-02T13:39:00Z">
              <w:r w:rsidRPr="005D76C8">
                <w:rPr>
                  <w:rFonts w:eastAsia="Times New Roman" w:cs="Calibri"/>
                  <w:color w:val="000000"/>
                  <w:sz w:val="16"/>
                  <w:szCs w:val="16"/>
                  <w:lang w:eastAsia="en-AU"/>
                </w:rPr>
                <w:t>CP74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64" w:author="KIM, Jason" w:date="2019-04-02T13:39:00Z"/>
                <w:rFonts w:eastAsia="Times New Roman" w:cs="Calibri"/>
                <w:color w:val="000000"/>
                <w:sz w:val="16"/>
                <w:szCs w:val="16"/>
                <w:lang w:eastAsia="en-AU"/>
              </w:rPr>
            </w:pPr>
            <w:ins w:id="7565" w:author="KIM, Jason" w:date="2019-04-02T13:39:00Z">
              <w:r w:rsidRPr="005D76C8">
                <w:rPr>
                  <w:rFonts w:eastAsia="Times New Roman" w:cs="Calibri"/>
                  <w:color w:val="000000"/>
                  <w:sz w:val="16"/>
                  <w:szCs w:val="16"/>
                  <w:lang w:eastAsia="en-AU"/>
                </w:rPr>
                <w:t>PORTAL 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66" w:author="KIM, Jason" w:date="2019-04-02T13:39:00Z"/>
                <w:rFonts w:eastAsia="Times New Roman" w:cs="Calibri"/>
                <w:color w:val="000000"/>
                <w:sz w:val="16"/>
                <w:szCs w:val="16"/>
                <w:lang w:eastAsia="en-AU"/>
              </w:rPr>
            </w:pPr>
            <w:ins w:id="7567" w:author="KIM, Jason" w:date="2019-04-02T13:39:00Z">
              <w:r w:rsidRPr="005D76C8">
                <w:rPr>
                  <w:rFonts w:eastAsia="Times New Roman" w:cs="Calibri"/>
                  <w:color w:val="000000"/>
                  <w:sz w:val="16"/>
                  <w:szCs w:val="16"/>
                  <w:lang w:eastAsia="en-AU"/>
                </w:rPr>
                <w:t>DLZ2744 to DLZ2745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68" w:author="KIM, Jason" w:date="2019-04-02T13:39:00Z"/>
                <w:rFonts w:eastAsia="Times New Roman" w:cs="Calibri"/>
                <w:color w:val="000000"/>
                <w:sz w:val="16"/>
                <w:szCs w:val="16"/>
                <w:lang w:eastAsia="en-AU"/>
              </w:rPr>
            </w:pPr>
            <w:ins w:id="756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7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71" w:author="KIM, Jason" w:date="2019-04-02T13:39:00Z"/>
                <w:rFonts w:eastAsia="Times New Roman" w:cs="Calibri"/>
                <w:color w:val="000000"/>
                <w:sz w:val="16"/>
                <w:szCs w:val="16"/>
                <w:lang w:eastAsia="en-AU"/>
              </w:rPr>
            </w:pPr>
            <w:ins w:id="7572" w:author="KIM, Jason" w:date="2019-04-02T13:39:00Z">
              <w:r w:rsidRPr="005D76C8">
                <w:rPr>
                  <w:rFonts w:eastAsia="Times New Roman" w:cs="Calibri"/>
                  <w:color w:val="000000"/>
                  <w:sz w:val="16"/>
                  <w:szCs w:val="16"/>
                  <w:lang w:eastAsia="en-AU"/>
                </w:rPr>
                <w:t>ELZ20118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3" w:author="KIM, Jason" w:date="2019-04-02T13:39:00Z"/>
                <w:rFonts w:eastAsia="Times New Roman" w:cs="Calibri"/>
                <w:color w:val="000000"/>
                <w:sz w:val="16"/>
                <w:szCs w:val="16"/>
                <w:lang w:eastAsia="en-AU"/>
              </w:rPr>
            </w:pPr>
            <w:ins w:id="7574" w:author="KIM, Jason" w:date="2019-04-02T13:39:00Z">
              <w:r w:rsidRPr="005D76C8">
                <w:rPr>
                  <w:rFonts w:eastAsia="Times New Roman" w:cs="Calibri"/>
                  <w:color w:val="000000"/>
                  <w:sz w:val="16"/>
                  <w:szCs w:val="16"/>
                  <w:lang w:eastAsia="en-AU"/>
                </w:rPr>
                <w:t>CP15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5" w:author="KIM, Jason" w:date="2019-04-02T13:39:00Z"/>
                <w:rFonts w:eastAsia="Times New Roman" w:cs="Calibri"/>
                <w:color w:val="000000"/>
                <w:sz w:val="16"/>
                <w:szCs w:val="16"/>
                <w:lang w:eastAsia="en-AU"/>
              </w:rPr>
            </w:pPr>
            <w:ins w:id="757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7" w:author="KIM, Jason" w:date="2019-04-02T13:39:00Z"/>
                <w:rFonts w:eastAsia="Times New Roman" w:cs="Calibri"/>
                <w:color w:val="000000"/>
                <w:sz w:val="16"/>
                <w:szCs w:val="16"/>
                <w:lang w:eastAsia="en-AU"/>
              </w:rPr>
            </w:pPr>
            <w:ins w:id="7578" w:author="KIM, Jason" w:date="2019-04-02T13:39:00Z">
              <w:r w:rsidRPr="005D76C8">
                <w:rPr>
                  <w:rFonts w:eastAsia="Times New Roman" w:cs="Calibri"/>
                  <w:color w:val="000000"/>
                  <w:sz w:val="16"/>
                  <w:szCs w:val="16"/>
                  <w:lang w:eastAsia="en-AU"/>
                </w:rPr>
                <w:t>DLZ2154 to DLZ2154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79" w:author="KIM, Jason" w:date="2019-04-02T13:39:00Z"/>
                <w:rFonts w:eastAsia="Times New Roman" w:cs="Calibri"/>
                <w:color w:val="000000"/>
                <w:sz w:val="16"/>
                <w:szCs w:val="16"/>
                <w:lang w:eastAsia="en-AU"/>
              </w:rPr>
            </w:pPr>
            <w:ins w:id="758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81" w:author="KIM, Jason" w:date="2019-04-02T13:39:00Z"/>
                <w:rFonts w:eastAsia="Times New Roman" w:cs="Calibri"/>
                <w:color w:val="000000"/>
                <w:sz w:val="16"/>
                <w:szCs w:val="16"/>
                <w:lang w:eastAsia="en-AU"/>
              </w:rPr>
            </w:pPr>
            <w:ins w:id="7582" w:author="KIM, Jason" w:date="2019-04-02T13:39:00Z">
              <w:r w:rsidRPr="005D76C8">
                <w:rPr>
                  <w:rFonts w:eastAsia="Times New Roman" w:cs="Calibri"/>
                  <w:color w:val="000000"/>
                  <w:sz w:val="16"/>
                  <w:szCs w:val="16"/>
                  <w:lang w:eastAsia="en-AU"/>
                </w:rPr>
                <w:t>ELZ20258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3" w:author="KIM, Jason" w:date="2019-04-02T13:39:00Z"/>
                <w:rFonts w:eastAsia="Times New Roman" w:cs="Calibri"/>
                <w:color w:val="000000"/>
                <w:sz w:val="16"/>
                <w:szCs w:val="16"/>
                <w:lang w:eastAsia="en-AU"/>
              </w:rPr>
            </w:pPr>
            <w:ins w:id="7584" w:author="KIM, Jason" w:date="2019-04-02T13:39:00Z">
              <w:r w:rsidRPr="005D76C8">
                <w:rPr>
                  <w:rFonts w:eastAsia="Times New Roman" w:cs="Calibri"/>
                  <w:color w:val="000000"/>
                  <w:sz w:val="16"/>
                  <w:szCs w:val="16"/>
                  <w:lang w:eastAsia="en-AU"/>
                </w:rPr>
                <w:t>CP49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5" w:author="KIM, Jason" w:date="2019-04-02T13:39:00Z"/>
                <w:rFonts w:eastAsia="Times New Roman" w:cs="Calibri"/>
                <w:color w:val="000000"/>
                <w:sz w:val="16"/>
                <w:szCs w:val="16"/>
                <w:lang w:eastAsia="en-AU"/>
              </w:rPr>
            </w:pPr>
            <w:ins w:id="758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7" w:author="KIM, Jason" w:date="2019-04-02T13:39:00Z"/>
                <w:rFonts w:eastAsia="Times New Roman" w:cs="Calibri"/>
                <w:color w:val="000000"/>
                <w:sz w:val="16"/>
                <w:szCs w:val="16"/>
                <w:lang w:eastAsia="en-AU"/>
              </w:rPr>
            </w:pPr>
            <w:ins w:id="7588" w:author="KIM, Jason" w:date="2019-04-02T13:39:00Z">
              <w:r w:rsidRPr="005D76C8">
                <w:rPr>
                  <w:rFonts w:eastAsia="Times New Roman" w:cs="Calibri"/>
                  <w:color w:val="000000"/>
                  <w:sz w:val="16"/>
                  <w:szCs w:val="16"/>
                  <w:lang w:eastAsia="en-AU"/>
                </w:rPr>
                <w:t>DLZ2493 to DLZ2493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89" w:author="KIM, Jason" w:date="2019-04-02T13:39:00Z"/>
                <w:rFonts w:eastAsia="Times New Roman" w:cs="Calibri"/>
                <w:color w:val="000000"/>
                <w:sz w:val="16"/>
                <w:szCs w:val="16"/>
                <w:lang w:eastAsia="en-AU"/>
              </w:rPr>
            </w:pPr>
            <w:ins w:id="759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91" w:author="KIM, Jason" w:date="2019-04-02T13:39:00Z"/>
                <w:rFonts w:eastAsia="Times New Roman" w:cs="Calibri"/>
                <w:color w:val="000000"/>
                <w:sz w:val="16"/>
                <w:szCs w:val="16"/>
                <w:lang w:eastAsia="en-AU"/>
              </w:rPr>
            </w:pPr>
            <w:ins w:id="7592" w:author="KIM, Jason" w:date="2019-04-02T13:39:00Z">
              <w:r w:rsidRPr="005D76C8">
                <w:rPr>
                  <w:rFonts w:eastAsia="Times New Roman" w:cs="Calibri"/>
                  <w:color w:val="000000"/>
                  <w:sz w:val="16"/>
                  <w:szCs w:val="16"/>
                  <w:lang w:eastAsia="en-AU"/>
                </w:rPr>
                <w:t>ELZ20412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3" w:author="KIM, Jason" w:date="2019-04-02T13:39:00Z"/>
                <w:rFonts w:eastAsia="Times New Roman" w:cs="Calibri"/>
                <w:color w:val="000000"/>
                <w:sz w:val="16"/>
                <w:szCs w:val="16"/>
                <w:lang w:eastAsia="en-AU"/>
              </w:rPr>
            </w:pPr>
            <w:ins w:id="7594" w:author="KIM, Jason" w:date="2019-04-02T13:39:00Z">
              <w:r w:rsidRPr="005D76C8">
                <w:rPr>
                  <w:rFonts w:eastAsia="Times New Roman" w:cs="Calibri"/>
                  <w:color w:val="000000"/>
                  <w:sz w:val="16"/>
                  <w:szCs w:val="16"/>
                  <w:lang w:eastAsia="en-AU"/>
                </w:rPr>
                <w:t>PORTAL 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5" w:author="KIM, Jason" w:date="2019-04-02T13:39:00Z"/>
                <w:rFonts w:eastAsia="Times New Roman" w:cs="Calibri"/>
                <w:color w:val="000000"/>
                <w:sz w:val="16"/>
                <w:szCs w:val="16"/>
                <w:lang w:eastAsia="en-AU"/>
              </w:rPr>
            </w:pPr>
            <w:ins w:id="759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7" w:author="KIM, Jason" w:date="2019-04-02T13:39:00Z"/>
                <w:rFonts w:eastAsia="Times New Roman" w:cs="Calibri"/>
                <w:color w:val="000000"/>
                <w:sz w:val="16"/>
                <w:szCs w:val="16"/>
                <w:lang w:eastAsia="en-AU"/>
              </w:rPr>
            </w:pPr>
            <w:ins w:id="7598" w:author="KIM, Jason" w:date="2019-04-02T13:39:00Z">
              <w:r w:rsidRPr="005D76C8">
                <w:rPr>
                  <w:rFonts w:eastAsia="Times New Roman" w:cs="Calibri"/>
                  <w:color w:val="000000"/>
                  <w:sz w:val="16"/>
                  <w:szCs w:val="16"/>
                  <w:lang w:eastAsia="en-AU"/>
                </w:rPr>
                <w:t>PORTAL 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99" w:author="KIM, Jason" w:date="2019-04-02T13:39:00Z"/>
                <w:rFonts w:eastAsia="Times New Roman" w:cs="Calibri"/>
                <w:color w:val="000000"/>
                <w:sz w:val="16"/>
                <w:szCs w:val="16"/>
                <w:lang w:eastAsia="en-AU"/>
              </w:rPr>
            </w:pPr>
            <w:ins w:id="760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60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02" w:author="KIM, Jason" w:date="2019-04-02T13:39:00Z"/>
                <w:rFonts w:eastAsia="Times New Roman" w:cs="Calibri"/>
                <w:color w:val="000000"/>
                <w:sz w:val="16"/>
                <w:szCs w:val="16"/>
                <w:lang w:eastAsia="en-AU"/>
              </w:rPr>
            </w:pPr>
            <w:ins w:id="7603" w:author="KIM, Jason" w:date="2019-04-02T13:39:00Z">
              <w:r w:rsidRPr="005D76C8">
                <w:rPr>
                  <w:rFonts w:eastAsia="Times New Roman" w:cs="Calibri"/>
                  <w:color w:val="000000"/>
                  <w:sz w:val="16"/>
                  <w:szCs w:val="16"/>
                  <w:lang w:eastAsia="en-AU"/>
                </w:rPr>
                <w:t>ELZ20120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4" w:author="KIM, Jason" w:date="2019-04-02T13:39:00Z"/>
                <w:rFonts w:eastAsia="Times New Roman" w:cs="Calibri"/>
                <w:color w:val="000000"/>
                <w:sz w:val="16"/>
                <w:szCs w:val="16"/>
                <w:lang w:eastAsia="en-AU"/>
              </w:rPr>
            </w:pPr>
            <w:ins w:id="7605" w:author="KIM, Jason" w:date="2019-04-02T13:39:00Z">
              <w:r w:rsidRPr="005D76C8">
                <w:rPr>
                  <w:rFonts w:eastAsia="Times New Roman" w:cs="Calibri"/>
                  <w:color w:val="000000"/>
                  <w:sz w:val="16"/>
                  <w:szCs w:val="16"/>
                  <w:lang w:eastAsia="en-AU"/>
                </w:rPr>
                <w:t>CP15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6" w:author="KIM, Jason" w:date="2019-04-02T13:39:00Z"/>
                <w:rFonts w:eastAsia="Times New Roman" w:cs="Calibri"/>
                <w:color w:val="000000"/>
                <w:sz w:val="16"/>
                <w:szCs w:val="16"/>
                <w:lang w:eastAsia="en-AU"/>
              </w:rPr>
            </w:pPr>
            <w:ins w:id="7607" w:author="KIM, Jason" w:date="2019-04-02T13:39:00Z">
              <w:r w:rsidRPr="005D76C8">
                <w:rPr>
                  <w:rFonts w:eastAsia="Times New Roman" w:cs="Calibri"/>
                  <w:color w:val="000000"/>
                  <w:sz w:val="16"/>
                  <w:szCs w:val="16"/>
                  <w:lang w:eastAsia="en-AU"/>
                </w:rPr>
                <w:t>CP16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8" w:author="KIM, Jason" w:date="2019-04-02T13:39:00Z"/>
                <w:rFonts w:eastAsia="Times New Roman" w:cs="Calibri"/>
                <w:color w:val="000000"/>
                <w:sz w:val="16"/>
                <w:szCs w:val="16"/>
                <w:lang w:eastAsia="en-AU"/>
              </w:rPr>
            </w:pPr>
            <w:ins w:id="7609" w:author="KIM, Jason" w:date="2019-04-02T13:39:00Z">
              <w:r w:rsidRPr="005D76C8">
                <w:rPr>
                  <w:rFonts w:eastAsia="Times New Roman" w:cs="Calibri"/>
                  <w:color w:val="000000"/>
                  <w:sz w:val="16"/>
                  <w:szCs w:val="16"/>
                  <w:lang w:eastAsia="en-AU"/>
                </w:rPr>
                <w:t>DLZ2155 to DLZ2162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10" w:author="KIM, Jason" w:date="2019-04-02T13:39:00Z"/>
                <w:rFonts w:eastAsia="Times New Roman" w:cs="Calibri"/>
                <w:color w:val="000000"/>
                <w:sz w:val="16"/>
                <w:szCs w:val="16"/>
                <w:lang w:eastAsia="en-AU"/>
              </w:rPr>
            </w:pPr>
            <w:ins w:id="761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12" w:author="KIM, Jason" w:date="2019-04-02T13:39:00Z"/>
                <w:rFonts w:eastAsia="Times New Roman" w:cs="Calibri"/>
                <w:color w:val="000000"/>
                <w:sz w:val="16"/>
                <w:szCs w:val="16"/>
                <w:lang w:eastAsia="en-AU"/>
              </w:rPr>
            </w:pPr>
            <w:ins w:id="7613" w:author="KIM, Jason" w:date="2019-04-02T13:39:00Z">
              <w:r w:rsidRPr="005D76C8">
                <w:rPr>
                  <w:rFonts w:eastAsia="Times New Roman" w:cs="Calibri"/>
                  <w:color w:val="000000"/>
                  <w:sz w:val="16"/>
                  <w:szCs w:val="16"/>
                  <w:lang w:eastAsia="en-AU"/>
                </w:rPr>
                <w:t>ELZ20260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4" w:author="KIM, Jason" w:date="2019-04-02T13:39:00Z"/>
                <w:rFonts w:eastAsia="Times New Roman" w:cs="Calibri"/>
                <w:color w:val="000000"/>
                <w:sz w:val="16"/>
                <w:szCs w:val="16"/>
                <w:lang w:eastAsia="en-AU"/>
              </w:rPr>
            </w:pPr>
            <w:ins w:id="7615" w:author="KIM, Jason" w:date="2019-04-02T13:39:00Z">
              <w:r w:rsidRPr="005D76C8">
                <w:rPr>
                  <w:rFonts w:eastAsia="Times New Roman" w:cs="Calibri"/>
                  <w:color w:val="000000"/>
                  <w:sz w:val="16"/>
                  <w:szCs w:val="16"/>
                  <w:lang w:eastAsia="en-AU"/>
                </w:rPr>
                <w:t>CP49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6" w:author="KIM, Jason" w:date="2019-04-02T13:39:00Z"/>
                <w:rFonts w:eastAsia="Times New Roman" w:cs="Calibri"/>
                <w:color w:val="000000"/>
                <w:sz w:val="16"/>
                <w:szCs w:val="16"/>
                <w:lang w:eastAsia="en-AU"/>
              </w:rPr>
            </w:pPr>
            <w:ins w:id="7617" w:author="KIM, Jason" w:date="2019-04-02T13:39:00Z">
              <w:r w:rsidRPr="005D76C8">
                <w:rPr>
                  <w:rFonts w:eastAsia="Times New Roman" w:cs="Calibri"/>
                  <w:color w:val="000000"/>
                  <w:sz w:val="16"/>
                  <w:szCs w:val="16"/>
                  <w:lang w:eastAsia="en-AU"/>
                </w:rPr>
                <w:t>CP50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8" w:author="KIM, Jason" w:date="2019-04-02T13:39:00Z"/>
                <w:rFonts w:eastAsia="Times New Roman" w:cs="Calibri"/>
                <w:color w:val="000000"/>
                <w:sz w:val="16"/>
                <w:szCs w:val="16"/>
                <w:lang w:eastAsia="en-AU"/>
              </w:rPr>
            </w:pPr>
            <w:ins w:id="7619" w:author="KIM, Jason" w:date="2019-04-02T13:39:00Z">
              <w:r w:rsidRPr="005D76C8">
                <w:rPr>
                  <w:rFonts w:eastAsia="Times New Roman" w:cs="Calibri"/>
                  <w:color w:val="000000"/>
                  <w:sz w:val="16"/>
                  <w:szCs w:val="16"/>
                  <w:lang w:eastAsia="en-AU"/>
                </w:rPr>
                <w:t>DLZ2494 to DLZ2502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20" w:author="KIM, Jason" w:date="2019-04-02T13:39:00Z"/>
                <w:rFonts w:eastAsia="Times New Roman" w:cs="Calibri"/>
                <w:color w:val="000000"/>
                <w:sz w:val="16"/>
                <w:szCs w:val="16"/>
                <w:lang w:eastAsia="en-AU"/>
              </w:rPr>
            </w:pPr>
            <w:ins w:id="762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22" w:author="KIM, Jason" w:date="2019-04-02T13:39:00Z"/>
                <w:rFonts w:eastAsia="Times New Roman" w:cs="Calibri"/>
                <w:color w:val="000000"/>
                <w:sz w:val="16"/>
                <w:szCs w:val="16"/>
                <w:lang w:eastAsia="en-AU"/>
              </w:rPr>
            </w:pPr>
            <w:ins w:id="762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4" w:author="KIM, Jason" w:date="2019-04-02T13:39:00Z"/>
                <w:rFonts w:eastAsia="Times New Roman" w:cs="Calibri"/>
                <w:color w:val="000000"/>
                <w:sz w:val="16"/>
                <w:szCs w:val="16"/>
                <w:lang w:eastAsia="en-AU"/>
              </w:rPr>
            </w:pPr>
            <w:ins w:id="762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6" w:author="KIM, Jason" w:date="2019-04-02T13:39:00Z"/>
                <w:rFonts w:eastAsia="Times New Roman" w:cs="Calibri"/>
                <w:color w:val="000000"/>
                <w:sz w:val="16"/>
                <w:szCs w:val="16"/>
                <w:lang w:eastAsia="en-AU"/>
              </w:rPr>
            </w:pPr>
            <w:ins w:id="7627"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8" w:author="KIM, Jason" w:date="2019-04-02T13:39:00Z"/>
                <w:rFonts w:eastAsia="Times New Roman" w:cs="Calibri"/>
                <w:color w:val="000000"/>
                <w:sz w:val="16"/>
                <w:szCs w:val="16"/>
                <w:lang w:eastAsia="en-AU"/>
              </w:rPr>
            </w:pPr>
            <w:ins w:id="7629"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30" w:author="KIM, Jason" w:date="2019-04-02T13:39:00Z"/>
                <w:rFonts w:eastAsia="Times New Roman" w:cs="Calibri"/>
                <w:color w:val="000000"/>
                <w:sz w:val="16"/>
                <w:szCs w:val="16"/>
                <w:lang w:eastAsia="en-AU"/>
              </w:rPr>
            </w:pPr>
            <w:ins w:id="7631"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3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33" w:author="KIM, Jason" w:date="2019-04-02T13:39:00Z"/>
                <w:rFonts w:eastAsia="Times New Roman" w:cs="Calibri"/>
                <w:color w:val="000000"/>
                <w:sz w:val="16"/>
                <w:szCs w:val="16"/>
                <w:lang w:eastAsia="en-AU"/>
              </w:rPr>
            </w:pPr>
            <w:ins w:id="7634" w:author="KIM, Jason" w:date="2019-04-02T13:39:00Z">
              <w:r w:rsidRPr="005D76C8">
                <w:rPr>
                  <w:rFonts w:eastAsia="Times New Roman" w:cs="Calibri"/>
                  <w:color w:val="000000"/>
                  <w:sz w:val="16"/>
                  <w:szCs w:val="16"/>
                  <w:lang w:eastAsia="en-AU"/>
                </w:rPr>
                <w:t>ELZ20122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5" w:author="KIM, Jason" w:date="2019-04-02T13:39:00Z"/>
                <w:rFonts w:eastAsia="Times New Roman" w:cs="Calibri"/>
                <w:color w:val="000000"/>
                <w:sz w:val="16"/>
                <w:szCs w:val="16"/>
                <w:lang w:eastAsia="en-AU"/>
              </w:rPr>
            </w:pPr>
            <w:ins w:id="7636" w:author="KIM, Jason" w:date="2019-04-02T13:39:00Z">
              <w:r w:rsidRPr="005D76C8">
                <w:rPr>
                  <w:rFonts w:eastAsia="Times New Roman" w:cs="Calibri"/>
                  <w:color w:val="000000"/>
                  <w:sz w:val="16"/>
                  <w:szCs w:val="16"/>
                  <w:lang w:eastAsia="en-AU"/>
                </w:rPr>
                <w:t>CP16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7" w:author="KIM, Jason" w:date="2019-04-02T13:39:00Z"/>
                <w:rFonts w:eastAsia="Times New Roman" w:cs="Calibri"/>
                <w:color w:val="000000"/>
                <w:sz w:val="16"/>
                <w:szCs w:val="16"/>
                <w:lang w:eastAsia="en-AU"/>
              </w:rPr>
            </w:pPr>
            <w:ins w:id="763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9" w:author="KIM, Jason" w:date="2019-04-02T13:39:00Z"/>
                <w:rFonts w:eastAsia="Times New Roman" w:cs="Calibri"/>
                <w:color w:val="000000"/>
                <w:sz w:val="16"/>
                <w:szCs w:val="16"/>
                <w:lang w:eastAsia="en-AU"/>
              </w:rPr>
            </w:pPr>
            <w:ins w:id="7640" w:author="KIM, Jason" w:date="2019-04-02T13:39:00Z">
              <w:r w:rsidRPr="005D76C8">
                <w:rPr>
                  <w:rFonts w:eastAsia="Times New Roman" w:cs="Calibri"/>
                  <w:color w:val="000000"/>
                  <w:sz w:val="16"/>
                  <w:szCs w:val="16"/>
                  <w:lang w:eastAsia="en-AU"/>
                </w:rPr>
                <w:t>DLZ2163 to DLZ2163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41" w:author="KIM, Jason" w:date="2019-04-02T13:39:00Z"/>
                <w:rFonts w:eastAsia="Times New Roman" w:cs="Calibri"/>
                <w:color w:val="000000"/>
                <w:sz w:val="16"/>
                <w:szCs w:val="16"/>
                <w:lang w:eastAsia="en-AU"/>
              </w:rPr>
            </w:pPr>
            <w:ins w:id="764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43" w:author="KIM, Jason" w:date="2019-04-02T13:39:00Z"/>
                <w:rFonts w:eastAsia="Times New Roman" w:cs="Calibri"/>
                <w:color w:val="000000"/>
                <w:sz w:val="16"/>
                <w:szCs w:val="16"/>
                <w:lang w:eastAsia="en-AU"/>
              </w:rPr>
            </w:pPr>
            <w:ins w:id="7644" w:author="KIM, Jason" w:date="2019-04-02T13:39:00Z">
              <w:r w:rsidRPr="005D76C8">
                <w:rPr>
                  <w:rFonts w:eastAsia="Times New Roman" w:cs="Calibri"/>
                  <w:color w:val="000000"/>
                  <w:sz w:val="16"/>
                  <w:szCs w:val="16"/>
                  <w:lang w:eastAsia="en-AU"/>
                </w:rPr>
                <w:t>ELZ20262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5" w:author="KIM, Jason" w:date="2019-04-02T13:39:00Z"/>
                <w:rFonts w:eastAsia="Times New Roman" w:cs="Calibri"/>
                <w:color w:val="000000"/>
                <w:sz w:val="16"/>
                <w:szCs w:val="16"/>
                <w:lang w:eastAsia="en-AU"/>
              </w:rPr>
            </w:pPr>
            <w:ins w:id="7646" w:author="KIM, Jason" w:date="2019-04-02T13:39:00Z">
              <w:r w:rsidRPr="005D76C8">
                <w:rPr>
                  <w:rFonts w:eastAsia="Times New Roman" w:cs="Calibri"/>
                  <w:color w:val="000000"/>
                  <w:sz w:val="16"/>
                  <w:szCs w:val="16"/>
                  <w:lang w:eastAsia="en-AU"/>
                </w:rPr>
                <w:t>CP50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7" w:author="KIM, Jason" w:date="2019-04-02T13:39:00Z"/>
                <w:rFonts w:eastAsia="Times New Roman" w:cs="Calibri"/>
                <w:color w:val="000000"/>
                <w:sz w:val="16"/>
                <w:szCs w:val="16"/>
                <w:lang w:eastAsia="en-AU"/>
              </w:rPr>
            </w:pPr>
            <w:ins w:id="764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9" w:author="KIM, Jason" w:date="2019-04-02T13:39:00Z"/>
                <w:rFonts w:eastAsia="Times New Roman" w:cs="Calibri"/>
                <w:color w:val="000000"/>
                <w:sz w:val="16"/>
                <w:szCs w:val="16"/>
                <w:lang w:eastAsia="en-AU"/>
              </w:rPr>
            </w:pPr>
            <w:ins w:id="7650" w:author="KIM, Jason" w:date="2019-04-02T13:39:00Z">
              <w:r w:rsidRPr="005D76C8">
                <w:rPr>
                  <w:rFonts w:eastAsia="Times New Roman" w:cs="Calibri"/>
                  <w:color w:val="000000"/>
                  <w:sz w:val="16"/>
                  <w:szCs w:val="16"/>
                  <w:lang w:eastAsia="en-AU"/>
                </w:rPr>
                <w:t>DLZ2503 to DLZ2503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51" w:author="KIM, Jason" w:date="2019-04-02T13:39:00Z"/>
                <w:rFonts w:eastAsia="Times New Roman" w:cs="Calibri"/>
                <w:color w:val="000000"/>
                <w:sz w:val="16"/>
                <w:szCs w:val="16"/>
                <w:lang w:eastAsia="en-AU"/>
              </w:rPr>
            </w:pPr>
            <w:ins w:id="765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53" w:author="KIM, Jason" w:date="2019-04-02T13:39:00Z"/>
                <w:rFonts w:eastAsia="Times New Roman" w:cs="Calibri"/>
                <w:color w:val="000000"/>
                <w:sz w:val="16"/>
                <w:szCs w:val="16"/>
                <w:lang w:eastAsia="en-AU"/>
              </w:rPr>
            </w:pPr>
            <w:ins w:id="765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5" w:author="KIM, Jason" w:date="2019-04-02T13:39:00Z"/>
                <w:rFonts w:eastAsia="Times New Roman" w:cs="Calibri"/>
                <w:color w:val="000000"/>
                <w:sz w:val="16"/>
                <w:szCs w:val="16"/>
                <w:lang w:eastAsia="en-AU"/>
              </w:rPr>
            </w:pPr>
            <w:ins w:id="765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7" w:author="KIM, Jason" w:date="2019-04-02T13:39:00Z"/>
                <w:rFonts w:eastAsia="Times New Roman" w:cs="Calibri"/>
                <w:color w:val="000000"/>
                <w:sz w:val="16"/>
                <w:szCs w:val="16"/>
                <w:lang w:eastAsia="en-AU"/>
              </w:rPr>
            </w:pPr>
            <w:ins w:id="7658"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9" w:author="KIM, Jason" w:date="2019-04-02T13:39:00Z"/>
                <w:rFonts w:eastAsia="Times New Roman" w:cs="Calibri"/>
                <w:color w:val="000000"/>
                <w:sz w:val="16"/>
                <w:szCs w:val="16"/>
                <w:lang w:eastAsia="en-AU"/>
              </w:rPr>
            </w:pPr>
            <w:ins w:id="7660"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61" w:author="KIM, Jason" w:date="2019-04-02T13:39:00Z"/>
                <w:rFonts w:eastAsia="Times New Roman" w:cs="Calibri"/>
                <w:color w:val="000000"/>
                <w:sz w:val="16"/>
                <w:szCs w:val="16"/>
                <w:lang w:eastAsia="en-AU"/>
              </w:rPr>
            </w:pPr>
            <w:ins w:id="7662"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6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64" w:author="KIM, Jason" w:date="2019-04-02T13:39:00Z"/>
                <w:rFonts w:eastAsia="Times New Roman" w:cs="Calibri"/>
                <w:color w:val="000000"/>
                <w:sz w:val="16"/>
                <w:szCs w:val="16"/>
                <w:lang w:eastAsia="en-AU"/>
              </w:rPr>
            </w:pPr>
            <w:ins w:id="7665" w:author="KIM, Jason" w:date="2019-04-02T13:39:00Z">
              <w:r w:rsidRPr="005D76C8">
                <w:rPr>
                  <w:rFonts w:eastAsia="Times New Roman" w:cs="Calibri"/>
                  <w:color w:val="000000"/>
                  <w:sz w:val="16"/>
                  <w:szCs w:val="16"/>
                  <w:lang w:eastAsia="en-AU"/>
                </w:rPr>
                <w:t>ELZ20124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66" w:author="KIM, Jason" w:date="2019-04-02T13:39:00Z"/>
                <w:rFonts w:eastAsia="Times New Roman" w:cs="Calibri"/>
                <w:color w:val="000000"/>
                <w:sz w:val="16"/>
                <w:szCs w:val="16"/>
                <w:lang w:eastAsia="en-AU"/>
              </w:rPr>
            </w:pPr>
            <w:ins w:id="7667" w:author="KIM, Jason" w:date="2019-04-02T13:39:00Z">
              <w:r w:rsidRPr="005D76C8">
                <w:rPr>
                  <w:rFonts w:eastAsia="Times New Roman" w:cs="Calibri"/>
                  <w:color w:val="000000"/>
                  <w:sz w:val="16"/>
                  <w:szCs w:val="16"/>
                  <w:lang w:eastAsia="en-AU"/>
                </w:rPr>
                <w:t>CP16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68" w:author="KIM, Jason" w:date="2019-04-02T13:39:00Z"/>
                <w:rFonts w:eastAsia="Times New Roman" w:cs="Calibri"/>
                <w:color w:val="000000"/>
                <w:sz w:val="16"/>
                <w:szCs w:val="16"/>
                <w:lang w:eastAsia="en-AU"/>
              </w:rPr>
            </w:pPr>
            <w:ins w:id="7669" w:author="KIM, Jason" w:date="2019-04-02T13:39:00Z">
              <w:r w:rsidRPr="005D76C8">
                <w:rPr>
                  <w:rFonts w:eastAsia="Times New Roman" w:cs="Calibri"/>
                  <w:color w:val="000000"/>
                  <w:sz w:val="16"/>
                  <w:szCs w:val="16"/>
                  <w:lang w:eastAsia="en-AU"/>
                </w:rPr>
                <w:t>CP17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0" w:author="KIM, Jason" w:date="2019-04-02T13:39:00Z"/>
                <w:rFonts w:eastAsia="Times New Roman" w:cs="Calibri"/>
                <w:color w:val="000000"/>
                <w:sz w:val="16"/>
                <w:szCs w:val="16"/>
                <w:lang w:eastAsia="en-AU"/>
              </w:rPr>
            </w:pPr>
            <w:ins w:id="7671" w:author="KIM, Jason" w:date="2019-04-02T13:39:00Z">
              <w:r w:rsidRPr="005D76C8">
                <w:rPr>
                  <w:rFonts w:eastAsia="Times New Roman" w:cs="Calibri"/>
                  <w:color w:val="000000"/>
                  <w:sz w:val="16"/>
                  <w:szCs w:val="16"/>
                  <w:lang w:eastAsia="en-AU"/>
                </w:rPr>
                <w:t>DLZ2164 to DLZ2172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72" w:author="KIM, Jason" w:date="2019-04-02T13:39:00Z"/>
                <w:rFonts w:eastAsia="Times New Roman" w:cs="Calibri"/>
                <w:color w:val="000000"/>
                <w:sz w:val="16"/>
                <w:szCs w:val="16"/>
                <w:lang w:eastAsia="en-AU"/>
              </w:rPr>
            </w:pPr>
            <w:ins w:id="767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74" w:author="KIM, Jason" w:date="2019-04-02T13:39:00Z"/>
                <w:rFonts w:eastAsia="Times New Roman" w:cs="Calibri"/>
                <w:color w:val="000000"/>
                <w:sz w:val="16"/>
                <w:szCs w:val="16"/>
                <w:lang w:eastAsia="en-AU"/>
              </w:rPr>
            </w:pPr>
            <w:ins w:id="7675" w:author="KIM, Jason" w:date="2019-04-02T13:39:00Z">
              <w:r w:rsidRPr="005D76C8">
                <w:rPr>
                  <w:rFonts w:eastAsia="Times New Roman" w:cs="Calibri"/>
                  <w:color w:val="000000"/>
                  <w:sz w:val="16"/>
                  <w:szCs w:val="16"/>
                  <w:lang w:eastAsia="en-AU"/>
                </w:rPr>
                <w:t>ELZ20264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6" w:author="KIM, Jason" w:date="2019-04-02T13:39:00Z"/>
                <w:rFonts w:eastAsia="Times New Roman" w:cs="Calibri"/>
                <w:color w:val="000000"/>
                <w:sz w:val="16"/>
                <w:szCs w:val="16"/>
                <w:lang w:eastAsia="en-AU"/>
              </w:rPr>
            </w:pPr>
            <w:ins w:id="7677" w:author="KIM, Jason" w:date="2019-04-02T13:39:00Z">
              <w:r w:rsidRPr="005D76C8">
                <w:rPr>
                  <w:rFonts w:eastAsia="Times New Roman" w:cs="Calibri"/>
                  <w:color w:val="000000"/>
                  <w:sz w:val="16"/>
                  <w:szCs w:val="16"/>
                  <w:lang w:eastAsia="en-AU"/>
                </w:rPr>
                <w:t>CP50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8" w:author="KIM, Jason" w:date="2019-04-02T13:39:00Z"/>
                <w:rFonts w:eastAsia="Times New Roman" w:cs="Calibri"/>
                <w:color w:val="000000"/>
                <w:sz w:val="16"/>
                <w:szCs w:val="16"/>
                <w:lang w:eastAsia="en-AU"/>
              </w:rPr>
            </w:pPr>
            <w:ins w:id="7679" w:author="KIM, Jason" w:date="2019-04-02T13:39:00Z">
              <w:r w:rsidRPr="005D76C8">
                <w:rPr>
                  <w:rFonts w:eastAsia="Times New Roman" w:cs="Calibri"/>
                  <w:color w:val="000000"/>
                  <w:sz w:val="16"/>
                  <w:szCs w:val="16"/>
                  <w:lang w:eastAsia="en-AU"/>
                </w:rPr>
                <w:t>CP51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0" w:author="KIM, Jason" w:date="2019-04-02T13:39:00Z"/>
                <w:rFonts w:eastAsia="Times New Roman" w:cs="Calibri"/>
                <w:color w:val="000000"/>
                <w:sz w:val="16"/>
                <w:szCs w:val="16"/>
                <w:lang w:eastAsia="en-AU"/>
              </w:rPr>
            </w:pPr>
            <w:ins w:id="7681" w:author="KIM, Jason" w:date="2019-04-02T13:39:00Z">
              <w:r w:rsidRPr="005D76C8">
                <w:rPr>
                  <w:rFonts w:eastAsia="Times New Roman" w:cs="Calibri"/>
                  <w:color w:val="000000"/>
                  <w:sz w:val="16"/>
                  <w:szCs w:val="16"/>
                  <w:lang w:eastAsia="en-AU"/>
                </w:rPr>
                <w:t>DLZ2504 to DLZ2512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82" w:author="KIM, Jason" w:date="2019-04-02T13:39:00Z"/>
                <w:rFonts w:eastAsia="Times New Roman" w:cs="Calibri"/>
                <w:color w:val="000000"/>
                <w:sz w:val="16"/>
                <w:szCs w:val="16"/>
                <w:lang w:eastAsia="en-AU"/>
              </w:rPr>
            </w:pPr>
            <w:ins w:id="768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84" w:author="KIM, Jason" w:date="2019-04-02T13:39:00Z"/>
                <w:rFonts w:eastAsia="Times New Roman" w:cs="Calibri"/>
                <w:color w:val="000000"/>
                <w:sz w:val="16"/>
                <w:szCs w:val="16"/>
                <w:lang w:eastAsia="en-AU"/>
              </w:rPr>
            </w:pPr>
            <w:ins w:id="768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6" w:author="KIM, Jason" w:date="2019-04-02T13:39:00Z"/>
                <w:rFonts w:eastAsia="Times New Roman" w:cs="Calibri"/>
                <w:color w:val="000000"/>
                <w:sz w:val="16"/>
                <w:szCs w:val="16"/>
                <w:lang w:eastAsia="en-AU"/>
              </w:rPr>
            </w:pPr>
            <w:ins w:id="768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8" w:author="KIM, Jason" w:date="2019-04-02T13:39:00Z"/>
                <w:rFonts w:eastAsia="Times New Roman" w:cs="Calibri"/>
                <w:color w:val="000000"/>
                <w:sz w:val="16"/>
                <w:szCs w:val="16"/>
                <w:lang w:eastAsia="en-AU"/>
              </w:rPr>
            </w:pPr>
            <w:ins w:id="7689"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0" w:author="KIM, Jason" w:date="2019-04-02T13:39:00Z"/>
                <w:rFonts w:eastAsia="Times New Roman" w:cs="Calibri"/>
                <w:color w:val="000000"/>
                <w:sz w:val="16"/>
                <w:szCs w:val="16"/>
                <w:lang w:eastAsia="en-AU"/>
              </w:rPr>
            </w:pPr>
            <w:ins w:id="7691"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92" w:author="KIM, Jason" w:date="2019-04-02T13:39:00Z"/>
                <w:rFonts w:eastAsia="Times New Roman" w:cs="Calibri"/>
                <w:color w:val="000000"/>
                <w:sz w:val="16"/>
                <w:szCs w:val="16"/>
                <w:lang w:eastAsia="en-AU"/>
              </w:rPr>
            </w:pPr>
            <w:ins w:id="7693"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9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95" w:author="KIM, Jason" w:date="2019-04-02T13:39:00Z"/>
                <w:rFonts w:eastAsia="Times New Roman" w:cs="Calibri"/>
                <w:color w:val="000000"/>
                <w:sz w:val="16"/>
                <w:szCs w:val="16"/>
                <w:lang w:eastAsia="en-AU"/>
              </w:rPr>
            </w:pPr>
            <w:ins w:id="7696" w:author="KIM, Jason" w:date="2019-04-02T13:39:00Z">
              <w:r w:rsidRPr="005D76C8">
                <w:rPr>
                  <w:rFonts w:eastAsia="Times New Roman" w:cs="Calibri"/>
                  <w:color w:val="000000"/>
                  <w:sz w:val="16"/>
                  <w:szCs w:val="16"/>
                  <w:lang w:eastAsia="en-AU"/>
                </w:rPr>
                <w:t>ELZ20126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7" w:author="KIM, Jason" w:date="2019-04-02T13:39:00Z"/>
                <w:rFonts w:eastAsia="Times New Roman" w:cs="Calibri"/>
                <w:color w:val="000000"/>
                <w:sz w:val="16"/>
                <w:szCs w:val="16"/>
                <w:lang w:eastAsia="en-AU"/>
              </w:rPr>
            </w:pPr>
            <w:ins w:id="7698" w:author="KIM, Jason" w:date="2019-04-02T13:39:00Z">
              <w:r w:rsidRPr="005D76C8">
                <w:rPr>
                  <w:rFonts w:eastAsia="Times New Roman" w:cs="Calibri"/>
                  <w:color w:val="000000"/>
                  <w:sz w:val="16"/>
                  <w:szCs w:val="16"/>
                  <w:lang w:eastAsia="en-AU"/>
                </w:rPr>
                <w:t>CP17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9" w:author="KIM, Jason" w:date="2019-04-02T13:39:00Z"/>
                <w:rFonts w:eastAsia="Times New Roman" w:cs="Calibri"/>
                <w:color w:val="000000"/>
                <w:sz w:val="16"/>
                <w:szCs w:val="16"/>
                <w:lang w:eastAsia="en-AU"/>
              </w:rPr>
            </w:pPr>
            <w:ins w:id="770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1" w:author="KIM, Jason" w:date="2019-04-02T13:39:00Z"/>
                <w:rFonts w:eastAsia="Times New Roman" w:cs="Calibri"/>
                <w:color w:val="000000"/>
                <w:sz w:val="16"/>
                <w:szCs w:val="16"/>
                <w:lang w:eastAsia="en-AU"/>
              </w:rPr>
            </w:pPr>
            <w:ins w:id="7702" w:author="KIM, Jason" w:date="2019-04-02T13:39:00Z">
              <w:r w:rsidRPr="005D76C8">
                <w:rPr>
                  <w:rFonts w:eastAsia="Times New Roman" w:cs="Calibri"/>
                  <w:color w:val="000000"/>
                  <w:sz w:val="16"/>
                  <w:szCs w:val="16"/>
                  <w:lang w:eastAsia="en-AU"/>
                </w:rPr>
                <w:t>DLZ2173 to DLZ2173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03" w:author="KIM, Jason" w:date="2019-04-02T13:39:00Z"/>
                <w:rFonts w:eastAsia="Times New Roman" w:cs="Calibri"/>
                <w:color w:val="000000"/>
                <w:sz w:val="16"/>
                <w:szCs w:val="16"/>
                <w:lang w:eastAsia="en-AU"/>
              </w:rPr>
            </w:pPr>
            <w:ins w:id="770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05" w:author="KIM, Jason" w:date="2019-04-02T13:39:00Z"/>
                <w:rFonts w:eastAsia="Times New Roman" w:cs="Calibri"/>
                <w:color w:val="000000"/>
                <w:sz w:val="16"/>
                <w:szCs w:val="16"/>
                <w:lang w:eastAsia="en-AU"/>
              </w:rPr>
            </w:pPr>
            <w:ins w:id="7706" w:author="KIM, Jason" w:date="2019-04-02T13:39:00Z">
              <w:r w:rsidRPr="005D76C8">
                <w:rPr>
                  <w:rFonts w:eastAsia="Times New Roman" w:cs="Calibri"/>
                  <w:color w:val="000000"/>
                  <w:sz w:val="16"/>
                  <w:szCs w:val="16"/>
                  <w:lang w:eastAsia="en-AU"/>
                </w:rPr>
                <w:t>ELZ20266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7" w:author="KIM, Jason" w:date="2019-04-02T13:39:00Z"/>
                <w:rFonts w:eastAsia="Times New Roman" w:cs="Calibri"/>
                <w:color w:val="000000"/>
                <w:sz w:val="16"/>
                <w:szCs w:val="16"/>
                <w:lang w:eastAsia="en-AU"/>
              </w:rPr>
            </w:pPr>
            <w:ins w:id="7708" w:author="KIM, Jason" w:date="2019-04-02T13:39:00Z">
              <w:r w:rsidRPr="005D76C8">
                <w:rPr>
                  <w:rFonts w:eastAsia="Times New Roman" w:cs="Calibri"/>
                  <w:color w:val="000000"/>
                  <w:sz w:val="16"/>
                  <w:szCs w:val="16"/>
                  <w:lang w:eastAsia="en-AU"/>
                </w:rPr>
                <w:t>CP51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9" w:author="KIM, Jason" w:date="2019-04-02T13:39:00Z"/>
                <w:rFonts w:eastAsia="Times New Roman" w:cs="Calibri"/>
                <w:color w:val="000000"/>
                <w:sz w:val="16"/>
                <w:szCs w:val="16"/>
                <w:lang w:eastAsia="en-AU"/>
              </w:rPr>
            </w:pPr>
            <w:ins w:id="771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1" w:author="KIM, Jason" w:date="2019-04-02T13:39:00Z"/>
                <w:rFonts w:eastAsia="Times New Roman" w:cs="Calibri"/>
                <w:color w:val="000000"/>
                <w:sz w:val="16"/>
                <w:szCs w:val="16"/>
                <w:lang w:eastAsia="en-AU"/>
              </w:rPr>
            </w:pPr>
            <w:ins w:id="7712" w:author="KIM, Jason" w:date="2019-04-02T13:39:00Z">
              <w:r w:rsidRPr="005D76C8">
                <w:rPr>
                  <w:rFonts w:eastAsia="Times New Roman" w:cs="Calibri"/>
                  <w:color w:val="000000"/>
                  <w:sz w:val="16"/>
                  <w:szCs w:val="16"/>
                  <w:lang w:eastAsia="en-AU"/>
                </w:rPr>
                <w:t>DLZ2513 to DLZ2513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13" w:author="KIM, Jason" w:date="2019-04-02T13:39:00Z"/>
                <w:rFonts w:eastAsia="Times New Roman" w:cs="Calibri"/>
                <w:color w:val="000000"/>
                <w:sz w:val="16"/>
                <w:szCs w:val="16"/>
                <w:lang w:eastAsia="en-AU"/>
              </w:rPr>
            </w:pPr>
            <w:ins w:id="771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15" w:author="KIM, Jason" w:date="2019-04-02T13:39:00Z"/>
                <w:rFonts w:eastAsia="Times New Roman" w:cs="Calibri"/>
                <w:color w:val="000000"/>
                <w:sz w:val="16"/>
                <w:szCs w:val="16"/>
                <w:lang w:eastAsia="en-AU"/>
              </w:rPr>
            </w:pPr>
            <w:ins w:id="771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7" w:author="KIM, Jason" w:date="2019-04-02T13:39:00Z"/>
                <w:rFonts w:eastAsia="Times New Roman" w:cs="Calibri"/>
                <w:color w:val="000000"/>
                <w:sz w:val="16"/>
                <w:szCs w:val="16"/>
                <w:lang w:eastAsia="en-AU"/>
              </w:rPr>
            </w:pPr>
            <w:ins w:id="771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9" w:author="KIM, Jason" w:date="2019-04-02T13:39:00Z"/>
                <w:rFonts w:eastAsia="Times New Roman" w:cs="Calibri"/>
                <w:color w:val="000000"/>
                <w:sz w:val="16"/>
                <w:szCs w:val="16"/>
                <w:lang w:eastAsia="en-AU"/>
              </w:rPr>
            </w:pPr>
            <w:ins w:id="7720"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21" w:author="KIM, Jason" w:date="2019-04-02T13:39:00Z"/>
                <w:rFonts w:eastAsia="Times New Roman" w:cs="Calibri"/>
                <w:color w:val="000000"/>
                <w:sz w:val="16"/>
                <w:szCs w:val="16"/>
                <w:lang w:eastAsia="en-AU"/>
              </w:rPr>
            </w:pPr>
            <w:ins w:id="7722"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23" w:author="KIM, Jason" w:date="2019-04-02T13:39:00Z"/>
                <w:rFonts w:eastAsia="Times New Roman" w:cs="Calibri"/>
                <w:color w:val="000000"/>
                <w:sz w:val="16"/>
                <w:szCs w:val="16"/>
                <w:lang w:eastAsia="en-AU"/>
              </w:rPr>
            </w:pPr>
            <w:ins w:id="7724"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2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26" w:author="KIM, Jason" w:date="2019-04-02T13:39:00Z"/>
                <w:rFonts w:eastAsia="Times New Roman" w:cs="Calibri"/>
                <w:color w:val="000000"/>
                <w:sz w:val="16"/>
                <w:szCs w:val="16"/>
                <w:lang w:eastAsia="en-AU"/>
              </w:rPr>
            </w:pPr>
            <w:ins w:id="7727" w:author="KIM, Jason" w:date="2019-04-02T13:39:00Z">
              <w:r w:rsidRPr="005D76C8">
                <w:rPr>
                  <w:rFonts w:eastAsia="Times New Roman" w:cs="Calibri"/>
                  <w:color w:val="000000"/>
                  <w:sz w:val="16"/>
                  <w:szCs w:val="16"/>
                  <w:lang w:eastAsia="en-AU"/>
                </w:rPr>
                <w:t>ELZ20128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28" w:author="KIM, Jason" w:date="2019-04-02T13:39:00Z"/>
                <w:rFonts w:eastAsia="Times New Roman" w:cs="Calibri"/>
                <w:color w:val="000000"/>
                <w:sz w:val="16"/>
                <w:szCs w:val="16"/>
                <w:lang w:eastAsia="en-AU"/>
              </w:rPr>
            </w:pPr>
            <w:ins w:id="7729" w:author="KIM, Jason" w:date="2019-04-02T13:39:00Z">
              <w:r w:rsidRPr="005D76C8">
                <w:rPr>
                  <w:rFonts w:eastAsia="Times New Roman" w:cs="Calibri"/>
                  <w:color w:val="000000"/>
                  <w:sz w:val="16"/>
                  <w:szCs w:val="16"/>
                  <w:lang w:eastAsia="en-AU"/>
                </w:rPr>
                <w:t>CP17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0" w:author="KIM, Jason" w:date="2019-04-02T13:39:00Z"/>
                <w:rFonts w:eastAsia="Times New Roman" w:cs="Calibri"/>
                <w:color w:val="000000"/>
                <w:sz w:val="16"/>
                <w:szCs w:val="16"/>
                <w:lang w:eastAsia="en-AU"/>
              </w:rPr>
            </w:pPr>
            <w:ins w:id="7731" w:author="KIM, Jason" w:date="2019-04-02T13:39:00Z">
              <w:r w:rsidRPr="005D76C8">
                <w:rPr>
                  <w:rFonts w:eastAsia="Times New Roman" w:cs="Calibri"/>
                  <w:color w:val="000000"/>
                  <w:sz w:val="16"/>
                  <w:szCs w:val="16"/>
                  <w:lang w:eastAsia="en-AU"/>
                </w:rPr>
                <w:t>CP18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2" w:author="KIM, Jason" w:date="2019-04-02T13:39:00Z"/>
                <w:rFonts w:eastAsia="Times New Roman" w:cs="Calibri"/>
                <w:color w:val="000000"/>
                <w:sz w:val="16"/>
                <w:szCs w:val="16"/>
                <w:lang w:eastAsia="en-AU"/>
              </w:rPr>
            </w:pPr>
            <w:ins w:id="7733" w:author="KIM, Jason" w:date="2019-04-02T13:39:00Z">
              <w:r w:rsidRPr="005D76C8">
                <w:rPr>
                  <w:rFonts w:eastAsia="Times New Roman" w:cs="Calibri"/>
                  <w:color w:val="000000"/>
                  <w:sz w:val="16"/>
                  <w:szCs w:val="16"/>
                  <w:lang w:eastAsia="en-AU"/>
                </w:rPr>
                <w:t>DLZ2174 to DLZ2182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34" w:author="KIM, Jason" w:date="2019-04-02T13:39:00Z"/>
                <w:rFonts w:eastAsia="Times New Roman" w:cs="Calibri"/>
                <w:color w:val="000000"/>
                <w:sz w:val="16"/>
                <w:szCs w:val="16"/>
                <w:lang w:eastAsia="en-AU"/>
              </w:rPr>
            </w:pPr>
            <w:ins w:id="773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36" w:author="KIM, Jason" w:date="2019-04-02T13:39:00Z"/>
                <w:rFonts w:eastAsia="Times New Roman" w:cs="Calibri"/>
                <w:color w:val="000000"/>
                <w:sz w:val="16"/>
                <w:szCs w:val="16"/>
                <w:lang w:eastAsia="en-AU"/>
              </w:rPr>
            </w:pPr>
            <w:ins w:id="7737" w:author="KIM, Jason" w:date="2019-04-02T13:39:00Z">
              <w:r w:rsidRPr="005D76C8">
                <w:rPr>
                  <w:rFonts w:eastAsia="Times New Roman" w:cs="Calibri"/>
                  <w:color w:val="000000"/>
                  <w:sz w:val="16"/>
                  <w:szCs w:val="16"/>
                  <w:lang w:eastAsia="en-AU"/>
                </w:rPr>
                <w:t>ELZ20268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8" w:author="KIM, Jason" w:date="2019-04-02T13:39:00Z"/>
                <w:rFonts w:eastAsia="Times New Roman" w:cs="Calibri"/>
                <w:color w:val="000000"/>
                <w:sz w:val="16"/>
                <w:szCs w:val="16"/>
                <w:lang w:eastAsia="en-AU"/>
              </w:rPr>
            </w:pPr>
            <w:ins w:id="7739" w:author="KIM, Jason" w:date="2019-04-02T13:39:00Z">
              <w:r w:rsidRPr="005D76C8">
                <w:rPr>
                  <w:rFonts w:eastAsia="Times New Roman" w:cs="Calibri"/>
                  <w:color w:val="000000"/>
                  <w:sz w:val="16"/>
                  <w:szCs w:val="16"/>
                  <w:lang w:eastAsia="en-AU"/>
                </w:rPr>
                <w:t>CP51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0" w:author="KIM, Jason" w:date="2019-04-02T13:39:00Z"/>
                <w:rFonts w:eastAsia="Times New Roman" w:cs="Calibri"/>
                <w:color w:val="000000"/>
                <w:sz w:val="16"/>
                <w:szCs w:val="16"/>
                <w:lang w:eastAsia="en-AU"/>
              </w:rPr>
            </w:pPr>
            <w:ins w:id="7741" w:author="KIM, Jason" w:date="2019-04-02T13:39:00Z">
              <w:r w:rsidRPr="005D76C8">
                <w:rPr>
                  <w:rFonts w:eastAsia="Times New Roman" w:cs="Calibri"/>
                  <w:color w:val="000000"/>
                  <w:sz w:val="16"/>
                  <w:szCs w:val="16"/>
                  <w:lang w:eastAsia="en-AU"/>
                </w:rPr>
                <w:t>CP52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2" w:author="KIM, Jason" w:date="2019-04-02T13:39:00Z"/>
                <w:rFonts w:eastAsia="Times New Roman" w:cs="Calibri"/>
                <w:color w:val="000000"/>
                <w:sz w:val="16"/>
                <w:szCs w:val="16"/>
                <w:lang w:eastAsia="en-AU"/>
              </w:rPr>
            </w:pPr>
            <w:ins w:id="7743" w:author="KIM, Jason" w:date="2019-04-02T13:39:00Z">
              <w:r w:rsidRPr="005D76C8">
                <w:rPr>
                  <w:rFonts w:eastAsia="Times New Roman" w:cs="Calibri"/>
                  <w:color w:val="000000"/>
                  <w:sz w:val="16"/>
                  <w:szCs w:val="16"/>
                  <w:lang w:eastAsia="en-AU"/>
                </w:rPr>
                <w:t>DLZ2514 to DLZ2522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44" w:author="KIM, Jason" w:date="2019-04-02T13:39:00Z"/>
                <w:rFonts w:eastAsia="Times New Roman" w:cs="Calibri"/>
                <w:color w:val="000000"/>
                <w:sz w:val="16"/>
                <w:szCs w:val="16"/>
                <w:lang w:eastAsia="en-AU"/>
              </w:rPr>
            </w:pPr>
            <w:ins w:id="774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46" w:author="KIM, Jason" w:date="2019-04-02T13:39:00Z"/>
                <w:rFonts w:eastAsia="Times New Roman" w:cs="Calibri"/>
                <w:color w:val="000000"/>
                <w:sz w:val="16"/>
                <w:szCs w:val="16"/>
                <w:lang w:eastAsia="en-AU"/>
              </w:rPr>
            </w:pPr>
            <w:ins w:id="774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8" w:author="KIM, Jason" w:date="2019-04-02T13:39:00Z"/>
                <w:rFonts w:eastAsia="Times New Roman" w:cs="Calibri"/>
                <w:color w:val="000000"/>
                <w:sz w:val="16"/>
                <w:szCs w:val="16"/>
                <w:lang w:eastAsia="en-AU"/>
              </w:rPr>
            </w:pPr>
            <w:ins w:id="7749"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50" w:author="KIM, Jason" w:date="2019-04-02T13:39:00Z"/>
                <w:rFonts w:eastAsia="Times New Roman" w:cs="Calibri"/>
                <w:color w:val="000000"/>
                <w:sz w:val="16"/>
                <w:szCs w:val="16"/>
                <w:lang w:eastAsia="en-AU"/>
              </w:rPr>
            </w:pPr>
            <w:ins w:id="7751"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52" w:author="KIM, Jason" w:date="2019-04-02T13:39:00Z"/>
                <w:rFonts w:eastAsia="Times New Roman" w:cs="Calibri"/>
                <w:color w:val="000000"/>
                <w:sz w:val="16"/>
                <w:szCs w:val="16"/>
                <w:lang w:eastAsia="en-AU"/>
              </w:rPr>
            </w:pPr>
            <w:ins w:id="7753"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54" w:author="KIM, Jason" w:date="2019-04-02T13:39:00Z"/>
                <w:rFonts w:eastAsia="Times New Roman" w:cs="Calibri"/>
                <w:color w:val="000000"/>
                <w:sz w:val="16"/>
                <w:szCs w:val="16"/>
                <w:lang w:eastAsia="en-AU"/>
              </w:rPr>
            </w:pPr>
            <w:ins w:id="7755"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5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57" w:author="KIM, Jason" w:date="2019-04-02T13:39:00Z"/>
                <w:rFonts w:eastAsia="Times New Roman" w:cs="Calibri"/>
                <w:color w:val="000000"/>
                <w:sz w:val="16"/>
                <w:szCs w:val="16"/>
                <w:lang w:eastAsia="en-AU"/>
              </w:rPr>
            </w:pPr>
            <w:ins w:id="7758" w:author="KIM, Jason" w:date="2019-04-02T13:39:00Z">
              <w:r w:rsidRPr="005D76C8">
                <w:rPr>
                  <w:rFonts w:eastAsia="Times New Roman" w:cs="Calibri"/>
                  <w:color w:val="000000"/>
                  <w:sz w:val="16"/>
                  <w:szCs w:val="16"/>
                  <w:lang w:eastAsia="en-AU"/>
                </w:rPr>
                <w:t>ELZ20130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59" w:author="KIM, Jason" w:date="2019-04-02T13:39:00Z"/>
                <w:rFonts w:eastAsia="Times New Roman" w:cs="Calibri"/>
                <w:color w:val="000000"/>
                <w:sz w:val="16"/>
                <w:szCs w:val="16"/>
                <w:lang w:eastAsia="en-AU"/>
              </w:rPr>
            </w:pPr>
            <w:ins w:id="7760" w:author="KIM, Jason" w:date="2019-04-02T13:39:00Z">
              <w:r w:rsidRPr="005D76C8">
                <w:rPr>
                  <w:rFonts w:eastAsia="Times New Roman" w:cs="Calibri"/>
                  <w:color w:val="000000"/>
                  <w:sz w:val="16"/>
                  <w:szCs w:val="16"/>
                  <w:lang w:eastAsia="en-AU"/>
                </w:rPr>
                <w:t>CP18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1" w:author="KIM, Jason" w:date="2019-04-02T13:39:00Z"/>
                <w:rFonts w:eastAsia="Times New Roman" w:cs="Calibri"/>
                <w:color w:val="000000"/>
                <w:sz w:val="16"/>
                <w:szCs w:val="16"/>
                <w:lang w:eastAsia="en-AU"/>
              </w:rPr>
            </w:pPr>
            <w:ins w:id="776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3" w:author="KIM, Jason" w:date="2019-04-02T13:39:00Z"/>
                <w:rFonts w:eastAsia="Times New Roman" w:cs="Calibri"/>
                <w:color w:val="000000"/>
                <w:sz w:val="16"/>
                <w:szCs w:val="16"/>
                <w:lang w:eastAsia="en-AU"/>
              </w:rPr>
            </w:pPr>
            <w:ins w:id="7764" w:author="KIM, Jason" w:date="2019-04-02T13:39:00Z">
              <w:r w:rsidRPr="005D76C8">
                <w:rPr>
                  <w:rFonts w:eastAsia="Times New Roman" w:cs="Calibri"/>
                  <w:color w:val="000000"/>
                  <w:sz w:val="16"/>
                  <w:szCs w:val="16"/>
                  <w:lang w:eastAsia="en-AU"/>
                </w:rPr>
                <w:t>DLZ2183 to DLZ2183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65" w:author="KIM, Jason" w:date="2019-04-02T13:39:00Z"/>
                <w:rFonts w:eastAsia="Times New Roman" w:cs="Calibri"/>
                <w:color w:val="000000"/>
                <w:sz w:val="16"/>
                <w:szCs w:val="16"/>
                <w:lang w:eastAsia="en-AU"/>
              </w:rPr>
            </w:pPr>
            <w:ins w:id="776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67" w:author="KIM, Jason" w:date="2019-04-02T13:39:00Z"/>
                <w:rFonts w:eastAsia="Times New Roman" w:cs="Calibri"/>
                <w:color w:val="000000"/>
                <w:sz w:val="16"/>
                <w:szCs w:val="16"/>
                <w:lang w:eastAsia="en-AU"/>
              </w:rPr>
            </w:pPr>
            <w:ins w:id="7768" w:author="KIM, Jason" w:date="2019-04-02T13:39:00Z">
              <w:r w:rsidRPr="005D76C8">
                <w:rPr>
                  <w:rFonts w:eastAsia="Times New Roman" w:cs="Calibri"/>
                  <w:color w:val="000000"/>
                  <w:sz w:val="16"/>
                  <w:szCs w:val="16"/>
                  <w:lang w:eastAsia="en-AU"/>
                </w:rPr>
                <w:t>ELZ20270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9" w:author="KIM, Jason" w:date="2019-04-02T13:39:00Z"/>
                <w:rFonts w:eastAsia="Times New Roman" w:cs="Calibri"/>
                <w:color w:val="000000"/>
                <w:sz w:val="16"/>
                <w:szCs w:val="16"/>
                <w:lang w:eastAsia="en-AU"/>
              </w:rPr>
            </w:pPr>
            <w:ins w:id="7770" w:author="KIM, Jason" w:date="2019-04-02T13:39:00Z">
              <w:r w:rsidRPr="005D76C8">
                <w:rPr>
                  <w:rFonts w:eastAsia="Times New Roman" w:cs="Calibri"/>
                  <w:color w:val="000000"/>
                  <w:sz w:val="16"/>
                  <w:szCs w:val="16"/>
                  <w:lang w:eastAsia="en-AU"/>
                </w:rPr>
                <w:t>CP52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1" w:author="KIM, Jason" w:date="2019-04-02T13:39:00Z"/>
                <w:rFonts w:eastAsia="Times New Roman" w:cs="Calibri"/>
                <w:color w:val="000000"/>
                <w:sz w:val="16"/>
                <w:szCs w:val="16"/>
                <w:lang w:eastAsia="en-AU"/>
              </w:rPr>
            </w:pPr>
            <w:ins w:id="777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3" w:author="KIM, Jason" w:date="2019-04-02T13:39:00Z"/>
                <w:rFonts w:eastAsia="Times New Roman" w:cs="Calibri"/>
                <w:color w:val="000000"/>
                <w:sz w:val="16"/>
                <w:szCs w:val="16"/>
                <w:lang w:eastAsia="en-AU"/>
              </w:rPr>
            </w:pPr>
            <w:ins w:id="7774" w:author="KIM, Jason" w:date="2019-04-02T13:39:00Z">
              <w:r w:rsidRPr="005D76C8">
                <w:rPr>
                  <w:rFonts w:eastAsia="Times New Roman" w:cs="Calibri"/>
                  <w:color w:val="000000"/>
                  <w:sz w:val="16"/>
                  <w:szCs w:val="16"/>
                  <w:lang w:eastAsia="en-AU"/>
                </w:rPr>
                <w:t>DLZ2523 to DLZ2523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75" w:author="KIM, Jason" w:date="2019-04-02T13:39:00Z"/>
                <w:rFonts w:eastAsia="Times New Roman" w:cs="Calibri"/>
                <w:color w:val="000000"/>
                <w:sz w:val="16"/>
                <w:szCs w:val="16"/>
                <w:lang w:eastAsia="en-AU"/>
              </w:rPr>
            </w:pPr>
            <w:ins w:id="777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77" w:author="KIM, Jason" w:date="2019-04-02T13:39:00Z"/>
                <w:rFonts w:eastAsia="Times New Roman" w:cs="Calibri"/>
                <w:color w:val="000000"/>
                <w:sz w:val="16"/>
                <w:szCs w:val="16"/>
                <w:lang w:eastAsia="en-AU"/>
              </w:rPr>
            </w:pPr>
            <w:ins w:id="777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9" w:author="KIM, Jason" w:date="2019-04-02T13:39:00Z"/>
                <w:rFonts w:eastAsia="Times New Roman" w:cs="Calibri"/>
                <w:color w:val="000000"/>
                <w:sz w:val="16"/>
                <w:szCs w:val="16"/>
                <w:lang w:eastAsia="en-AU"/>
              </w:rPr>
            </w:pPr>
            <w:ins w:id="778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81" w:author="KIM, Jason" w:date="2019-04-02T13:39:00Z"/>
                <w:rFonts w:eastAsia="Times New Roman" w:cs="Calibri"/>
                <w:color w:val="000000"/>
                <w:sz w:val="16"/>
                <w:szCs w:val="16"/>
                <w:lang w:eastAsia="en-AU"/>
              </w:rPr>
            </w:pPr>
            <w:ins w:id="7782"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83" w:author="KIM, Jason" w:date="2019-04-02T13:39:00Z"/>
                <w:rFonts w:eastAsia="Times New Roman" w:cs="Calibri"/>
                <w:color w:val="000000"/>
                <w:sz w:val="16"/>
                <w:szCs w:val="16"/>
                <w:lang w:eastAsia="en-AU"/>
              </w:rPr>
            </w:pPr>
            <w:ins w:id="7784"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85" w:author="KIM, Jason" w:date="2019-04-02T13:39:00Z"/>
                <w:rFonts w:eastAsia="Times New Roman" w:cs="Calibri"/>
                <w:color w:val="000000"/>
                <w:sz w:val="16"/>
                <w:szCs w:val="16"/>
                <w:lang w:eastAsia="en-AU"/>
              </w:rPr>
            </w:pPr>
            <w:ins w:id="7786"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8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88" w:author="KIM, Jason" w:date="2019-04-02T13:39:00Z"/>
                <w:rFonts w:eastAsia="Times New Roman" w:cs="Calibri"/>
                <w:color w:val="000000"/>
                <w:sz w:val="16"/>
                <w:szCs w:val="16"/>
                <w:lang w:eastAsia="en-AU"/>
              </w:rPr>
            </w:pPr>
            <w:ins w:id="7789" w:author="KIM, Jason" w:date="2019-04-02T13:39:00Z">
              <w:r w:rsidRPr="005D76C8">
                <w:rPr>
                  <w:rFonts w:eastAsia="Times New Roman" w:cs="Calibri"/>
                  <w:color w:val="000000"/>
                  <w:sz w:val="16"/>
                  <w:szCs w:val="16"/>
                  <w:lang w:eastAsia="en-AU"/>
                </w:rPr>
                <w:t>ELZ20132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0" w:author="KIM, Jason" w:date="2019-04-02T13:39:00Z"/>
                <w:rFonts w:eastAsia="Times New Roman" w:cs="Calibri"/>
                <w:color w:val="000000"/>
                <w:sz w:val="16"/>
                <w:szCs w:val="16"/>
                <w:lang w:eastAsia="en-AU"/>
              </w:rPr>
            </w:pPr>
            <w:ins w:id="7791" w:author="KIM, Jason" w:date="2019-04-02T13:39:00Z">
              <w:r w:rsidRPr="005D76C8">
                <w:rPr>
                  <w:rFonts w:eastAsia="Times New Roman" w:cs="Calibri"/>
                  <w:color w:val="000000"/>
                  <w:sz w:val="16"/>
                  <w:szCs w:val="16"/>
                  <w:lang w:eastAsia="en-AU"/>
                </w:rPr>
                <w:t>CP18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2" w:author="KIM, Jason" w:date="2019-04-02T13:39:00Z"/>
                <w:rFonts w:eastAsia="Times New Roman" w:cs="Calibri"/>
                <w:color w:val="000000"/>
                <w:sz w:val="16"/>
                <w:szCs w:val="16"/>
                <w:lang w:eastAsia="en-AU"/>
              </w:rPr>
            </w:pPr>
            <w:ins w:id="7793" w:author="KIM, Jason" w:date="2019-04-02T13:39:00Z">
              <w:r w:rsidRPr="005D76C8">
                <w:rPr>
                  <w:rFonts w:eastAsia="Times New Roman" w:cs="Calibri"/>
                  <w:color w:val="000000"/>
                  <w:sz w:val="16"/>
                  <w:szCs w:val="16"/>
                  <w:lang w:eastAsia="en-AU"/>
                </w:rPr>
                <w:t>CP19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4" w:author="KIM, Jason" w:date="2019-04-02T13:39:00Z"/>
                <w:rFonts w:eastAsia="Times New Roman" w:cs="Calibri"/>
                <w:color w:val="000000"/>
                <w:sz w:val="16"/>
                <w:szCs w:val="16"/>
                <w:lang w:eastAsia="en-AU"/>
              </w:rPr>
            </w:pPr>
            <w:ins w:id="7795" w:author="KIM, Jason" w:date="2019-04-02T13:39:00Z">
              <w:r w:rsidRPr="005D76C8">
                <w:rPr>
                  <w:rFonts w:eastAsia="Times New Roman" w:cs="Calibri"/>
                  <w:color w:val="000000"/>
                  <w:sz w:val="16"/>
                  <w:szCs w:val="16"/>
                  <w:lang w:eastAsia="en-AU"/>
                </w:rPr>
                <w:t>DLZ2184 to DLZ2192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96" w:author="KIM, Jason" w:date="2019-04-02T13:39:00Z"/>
                <w:rFonts w:eastAsia="Times New Roman" w:cs="Calibri"/>
                <w:color w:val="000000"/>
                <w:sz w:val="16"/>
                <w:szCs w:val="16"/>
                <w:lang w:eastAsia="en-AU"/>
              </w:rPr>
            </w:pPr>
            <w:ins w:id="779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98" w:author="KIM, Jason" w:date="2019-04-02T13:39:00Z"/>
                <w:rFonts w:eastAsia="Times New Roman" w:cs="Calibri"/>
                <w:color w:val="000000"/>
                <w:sz w:val="16"/>
                <w:szCs w:val="16"/>
                <w:lang w:eastAsia="en-AU"/>
              </w:rPr>
            </w:pPr>
            <w:ins w:id="7799" w:author="KIM, Jason" w:date="2019-04-02T13:39:00Z">
              <w:r w:rsidRPr="005D76C8">
                <w:rPr>
                  <w:rFonts w:eastAsia="Times New Roman" w:cs="Calibri"/>
                  <w:color w:val="000000"/>
                  <w:sz w:val="16"/>
                  <w:szCs w:val="16"/>
                  <w:lang w:eastAsia="en-AU"/>
                </w:rPr>
                <w:t>ELZ20272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0" w:author="KIM, Jason" w:date="2019-04-02T13:39:00Z"/>
                <w:rFonts w:eastAsia="Times New Roman" w:cs="Calibri"/>
                <w:color w:val="000000"/>
                <w:sz w:val="16"/>
                <w:szCs w:val="16"/>
                <w:lang w:eastAsia="en-AU"/>
              </w:rPr>
            </w:pPr>
            <w:ins w:id="7801" w:author="KIM, Jason" w:date="2019-04-02T13:39:00Z">
              <w:r w:rsidRPr="005D76C8">
                <w:rPr>
                  <w:rFonts w:eastAsia="Times New Roman" w:cs="Calibri"/>
                  <w:color w:val="000000"/>
                  <w:sz w:val="16"/>
                  <w:szCs w:val="16"/>
                  <w:lang w:eastAsia="en-AU"/>
                </w:rPr>
                <w:t>CP52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2" w:author="KIM, Jason" w:date="2019-04-02T13:39:00Z"/>
                <w:rFonts w:eastAsia="Times New Roman" w:cs="Calibri"/>
                <w:color w:val="000000"/>
                <w:sz w:val="16"/>
                <w:szCs w:val="16"/>
                <w:lang w:eastAsia="en-AU"/>
              </w:rPr>
            </w:pPr>
            <w:ins w:id="7803" w:author="KIM, Jason" w:date="2019-04-02T13:39:00Z">
              <w:r w:rsidRPr="005D76C8">
                <w:rPr>
                  <w:rFonts w:eastAsia="Times New Roman" w:cs="Calibri"/>
                  <w:color w:val="000000"/>
                  <w:sz w:val="16"/>
                  <w:szCs w:val="16"/>
                  <w:lang w:eastAsia="en-AU"/>
                </w:rPr>
                <w:t>CP53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4" w:author="KIM, Jason" w:date="2019-04-02T13:39:00Z"/>
                <w:rFonts w:eastAsia="Times New Roman" w:cs="Calibri"/>
                <w:color w:val="000000"/>
                <w:sz w:val="16"/>
                <w:szCs w:val="16"/>
                <w:lang w:eastAsia="en-AU"/>
              </w:rPr>
            </w:pPr>
            <w:ins w:id="7805" w:author="KIM, Jason" w:date="2019-04-02T13:39:00Z">
              <w:r w:rsidRPr="005D76C8">
                <w:rPr>
                  <w:rFonts w:eastAsia="Times New Roman" w:cs="Calibri"/>
                  <w:color w:val="000000"/>
                  <w:sz w:val="16"/>
                  <w:szCs w:val="16"/>
                  <w:lang w:eastAsia="en-AU"/>
                </w:rPr>
                <w:t>DLZ2524 to DLZ2532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06" w:author="KIM, Jason" w:date="2019-04-02T13:39:00Z"/>
                <w:rFonts w:eastAsia="Times New Roman" w:cs="Calibri"/>
                <w:color w:val="000000"/>
                <w:sz w:val="16"/>
                <w:szCs w:val="16"/>
                <w:lang w:eastAsia="en-AU"/>
              </w:rPr>
            </w:pPr>
            <w:ins w:id="780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08" w:author="KIM, Jason" w:date="2019-04-02T13:39:00Z"/>
                <w:rFonts w:eastAsia="Times New Roman" w:cs="Calibri"/>
                <w:color w:val="000000"/>
                <w:sz w:val="16"/>
                <w:szCs w:val="16"/>
                <w:lang w:eastAsia="en-AU"/>
              </w:rPr>
            </w:pPr>
            <w:ins w:id="7809"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10" w:author="KIM, Jason" w:date="2019-04-02T13:39:00Z"/>
                <w:rFonts w:eastAsia="Times New Roman" w:cs="Calibri"/>
                <w:color w:val="000000"/>
                <w:sz w:val="16"/>
                <w:szCs w:val="16"/>
                <w:lang w:eastAsia="en-AU"/>
              </w:rPr>
            </w:pPr>
            <w:ins w:id="7811"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12" w:author="KIM, Jason" w:date="2019-04-02T13:39:00Z"/>
                <w:rFonts w:eastAsia="Times New Roman" w:cs="Calibri"/>
                <w:color w:val="000000"/>
                <w:sz w:val="16"/>
                <w:szCs w:val="16"/>
                <w:lang w:eastAsia="en-AU"/>
              </w:rPr>
            </w:pPr>
            <w:ins w:id="7813"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14" w:author="KIM, Jason" w:date="2019-04-02T13:39:00Z"/>
                <w:rFonts w:eastAsia="Times New Roman" w:cs="Calibri"/>
                <w:color w:val="000000"/>
                <w:sz w:val="16"/>
                <w:szCs w:val="16"/>
                <w:lang w:eastAsia="en-AU"/>
              </w:rPr>
            </w:pPr>
            <w:ins w:id="7815"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16" w:author="KIM, Jason" w:date="2019-04-02T13:39:00Z"/>
                <w:rFonts w:eastAsia="Times New Roman" w:cs="Calibri"/>
                <w:color w:val="000000"/>
                <w:sz w:val="16"/>
                <w:szCs w:val="16"/>
                <w:lang w:eastAsia="en-AU"/>
              </w:rPr>
            </w:pPr>
            <w:ins w:id="7817"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1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19" w:author="KIM, Jason" w:date="2019-04-02T13:39:00Z"/>
                <w:rFonts w:eastAsia="Times New Roman" w:cs="Calibri"/>
                <w:color w:val="000000"/>
                <w:sz w:val="16"/>
                <w:szCs w:val="16"/>
                <w:lang w:eastAsia="en-AU"/>
              </w:rPr>
            </w:pPr>
            <w:ins w:id="7820" w:author="KIM, Jason" w:date="2019-04-02T13:39:00Z">
              <w:r w:rsidRPr="005D76C8">
                <w:rPr>
                  <w:rFonts w:eastAsia="Times New Roman" w:cs="Calibri"/>
                  <w:color w:val="000000"/>
                  <w:sz w:val="16"/>
                  <w:szCs w:val="16"/>
                  <w:lang w:eastAsia="en-AU"/>
                </w:rPr>
                <w:t>ELZ20134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1" w:author="KIM, Jason" w:date="2019-04-02T13:39:00Z"/>
                <w:rFonts w:eastAsia="Times New Roman" w:cs="Calibri"/>
                <w:color w:val="000000"/>
                <w:sz w:val="16"/>
                <w:szCs w:val="16"/>
                <w:lang w:eastAsia="en-AU"/>
              </w:rPr>
            </w:pPr>
            <w:ins w:id="7822" w:author="KIM, Jason" w:date="2019-04-02T13:39:00Z">
              <w:r w:rsidRPr="005D76C8">
                <w:rPr>
                  <w:rFonts w:eastAsia="Times New Roman" w:cs="Calibri"/>
                  <w:color w:val="000000"/>
                  <w:sz w:val="16"/>
                  <w:szCs w:val="16"/>
                  <w:lang w:eastAsia="en-AU"/>
                </w:rPr>
                <w:t>CP19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3" w:author="KIM, Jason" w:date="2019-04-02T13:39:00Z"/>
                <w:rFonts w:eastAsia="Times New Roman" w:cs="Calibri"/>
                <w:color w:val="000000"/>
                <w:sz w:val="16"/>
                <w:szCs w:val="16"/>
                <w:lang w:eastAsia="en-AU"/>
              </w:rPr>
            </w:pPr>
            <w:ins w:id="782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5" w:author="KIM, Jason" w:date="2019-04-02T13:39:00Z"/>
                <w:rFonts w:eastAsia="Times New Roman" w:cs="Calibri"/>
                <w:color w:val="000000"/>
                <w:sz w:val="16"/>
                <w:szCs w:val="16"/>
                <w:lang w:eastAsia="en-AU"/>
              </w:rPr>
            </w:pPr>
            <w:ins w:id="7826" w:author="KIM, Jason" w:date="2019-04-02T13:39:00Z">
              <w:r w:rsidRPr="005D76C8">
                <w:rPr>
                  <w:rFonts w:eastAsia="Times New Roman" w:cs="Calibri"/>
                  <w:color w:val="000000"/>
                  <w:sz w:val="16"/>
                  <w:szCs w:val="16"/>
                  <w:lang w:eastAsia="en-AU"/>
                </w:rPr>
                <w:t>DLZ2193 to DLZ2193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27" w:author="KIM, Jason" w:date="2019-04-02T13:39:00Z"/>
                <w:rFonts w:eastAsia="Times New Roman" w:cs="Calibri"/>
                <w:color w:val="000000"/>
                <w:sz w:val="16"/>
                <w:szCs w:val="16"/>
                <w:lang w:eastAsia="en-AU"/>
              </w:rPr>
            </w:pPr>
            <w:ins w:id="782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29" w:author="KIM, Jason" w:date="2019-04-02T13:39:00Z"/>
                <w:rFonts w:eastAsia="Times New Roman" w:cs="Calibri"/>
                <w:color w:val="000000"/>
                <w:sz w:val="16"/>
                <w:szCs w:val="16"/>
                <w:lang w:eastAsia="en-AU"/>
              </w:rPr>
            </w:pPr>
            <w:ins w:id="7830" w:author="KIM, Jason" w:date="2019-04-02T13:39:00Z">
              <w:r w:rsidRPr="005D76C8">
                <w:rPr>
                  <w:rFonts w:eastAsia="Times New Roman" w:cs="Calibri"/>
                  <w:color w:val="000000"/>
                  <w:sz w:val="16"/>
                  <w:szCs w:val="16"/>
                  <w:lang w:eastAsia="en-AU"/>
                </w:rPr>
                <w:t>ELZ20274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1" w:author="KIM, Jason" w:date="2019-04-02T13:39:00Z"/>
                <w:rFonts w:eastAsia="Times New Roman" w:cs="Calibri"/>
                <w:color w:val="000000"/>
                <w:sz w:val="16"/>
                <w:szCs w:val="16"/>
                <w:lang w:eastAsia="en-AU"/>
              </w:rPr>
            </w:pPr>
            <w:ins w:id="7832" w:author="KIM, Jason" w:date="2019-04-02T13:39:00Z">
              <w:r w:rsidRPr="005D76C8">
                <w:rPr>
                  <w:rFonts w:eastAsia="Times New Roman" w:cs="Calibri"/>
                  <w:color w:val="000000"/>
                  <w:sz w:val="16"/>
                  <w:szCs w:val="16"/>
                  <w:lang w:eastAsia="en-AU"/>
                </w:rPr>
                <w:t>CP53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3" w:author="KIM, Jason" w:date="2019-04-02T13:39:00Z"/>
                <w:rFonts w:eastAsia="Times New Roman" w:cs="Calibri"/>
                <w:color w:val="000000"/>
                <w:sz w:val="16"/>
                <w:szCs w:val="16"/>
                <w:lang w:eastAsia="en-AU"/>
              </w:rPr>
            </w:pPr>
            <w:ins w:id="7834"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5" w:author="KIM, Jason" w:date="2019-04-02T13:39:00Z"/>
                <w:rFonts w:eastAsia="Times New Roman" w:cs="Calibri"/>
                <w:color w:val="000000"/>
                <w:sz w:val="16"/>
                <w:szCs w:val="16"/>
                <w:lang w:eastAsia="en-AU"/>
              </w:rPr>
            </w:pPr>
            <w:ins w:id="7836" w:author="KIM, Jason" w:date="2019-04-02T13:39:00Z">
              <w:r w:rsidRPr="005D76C8">
                <w:rPr>
                  <w:rFonts w:eastAsia="Times New Roman" w:cs="Calibri"/>
                  <w:color w:val="000000"/>
                  <w:sz w:val="16"/>
                  <w:szCs w:val="16"/>
                  <w:lang w:eastAsia="en-AU"/>
                </w:rPr>
                <w:t>DLZ2533 to DLZ2533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37" w:author="KIM, Jason" w:date="2019-04-02T13:39:00Z"/>
                <w:rFonts w:eastAsia="Times New Roman" w:cs="Calibri"/>
                <w:color w:val="000000"/>
                <w:sz w:val="16"/>
                <w:szCs w:val="16"/>
                <w:lang w:eastAsia="en-AU"/>
              </w:rPr>
            </w:pPr>
            <w:ins w:id="783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39" w:author="KIM, Jason" w:date="2019-04-02T13:39:00Z"/>
                <w:rFonts w:eastAsia="Times New Roman" w:cs="Calibri"/>
                <w:color w:val="000000"/>
                <w:sz w:val="16"/>
                <w:szCs w:val="16"/>
                <w:lang w:eastAsia="en-AU"/>
              </w:rPr>
            </w:pPr>
            <w:ins w:id="784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1" w:author="KIM, Jason" w:date="2019-04-02T13:39:00Z"/>
                <w:rFonts w:eastAsia="Times New Roman" w:cs="Calibri"/>
                <w:color w:val="000000"/>
                <w:sz w:val="16"/>
                <w:szCs w:val="16"/>
                <w:lang w:eastAsia="en-AU"/>
              </w:rPr>
            </w:pPr>
            <w:ins w:id="784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3" w:author="KIM, Jason" w:date="2019-04-02T13:39:00Z"/>
                <w:rFonts w:eastAsia="Times New Roman" w:cs="Calibri"/>
                <w:color w:val="000000"/>
                <w:sz w:val="16"/>
                <w:szCs w:val="16"/>
                <w:lang w:eastAsia="en-AU"/>
              </w:rPr>
            </w:pPr>
            <w:ins w:id="7844"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5" w:author="KIM, Jason" w:date="2019-04-02T13:39:00Z"/>
                <w:rFonts w:eastAsia="Times New Roman" w:cs="Calibri"/>
                <w:color w:val="000000"/>
                <w:sz w:val="16"/>
                <w:szCs w:val="16"/>
                <w:lang w:eastAsia="en-AU"/>
              </w:rPr>
            </w:pPr>
            <w:ins w:id="7846"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47" w:author="KIM, Jason" w:date="2019-04-02T13:39:00Z"/>
                <w:rFonts w:eastAsia="Times New Roman" w:cs="Calibri"/>
                <w:color w:val="000000"/>
                <w:sz w:val="16"/>
                <w:szCs w:val="16"/>
                <w:lang w:eastAsia="en-AU"/>
              </w:rPr>
            </w:pPr>
            <w:ins w:id="7848"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4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50" w:author="KIM, Jason" w:date="2019-04-02T13:39:00Z"/>
                <w:rFonts w:eastAsia="Times New Roman" w:cs="Calibri"/>
                <w:color w:val="000000"/>
                <w:sz w:val="16"/>
                <w:szCs w:val="16"/>
                <w:lang w:eastAsia="en-AU"/>
              </w:rPr>
            </w:pPr>
            <w:ins w:id="7851" w:author="KIM, Jason" w:date="2019-04-02T13:39:00Z">
              <w:r w:rsidRPr="005D76C8">
                <w:rPr>
                  <w:rFonts w:eastAsia="Times New Roman" w:cs="Calibri"/>
                  <w:color w:val="000000"/>
                  <w:sz w:val="16"/>
                  <w:szCs w:val="16"/>
                  <w:lang w:eastAsia="en-AU"/>
                </w:rPr>
                <w:t>ELZ20136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2" w:author="KIM, Jason" w:date="2019-04-02T13:39:00Z"/>
                <w:rFonts w:eastAsia="Times New Roman" w:cs="Calibri"/>
                <w:color w:val="000000"/>
                <w:sz w:val="16"/>
                <w:szCs w:val="16"/>
                <w:lang w:eastAsia="en-AU"/>
              </w:rPr>
            </w:pPr>
            <w:ins w:id="7853" w:author="KIM, Jason" w:date="2019-04-02T13:39:00Z">
              <w:r w:rsidRPr="005D76C8">
                <w:rPr>
                  <w:rFonts w:eastAsia="Times New Roman" w:cs="Calibri"/>
                  <w:color w:val="000000"/>
                  <w:sz w:val="16"/>
                  <w:szCs w:val="16"/>
                  <w:lang w:eastAsia="en-AU"/>
                </w:rPr>
                <w:t>CP19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4" w:author="KIM, Jason" w:date="2019-04-02T13:39:00Z"/>
                <w:rFonts w:eastAsia="Times New Roman" w:cs="Calibri"/>
                <w:color w:val="000000"/>
                <w:sz w:val="16"/>
                <w:szCs w:val="16"/>
                <w:lang w:eastAsia="en-AU"/>
              </w:rPr>
            </w:pPr>
            <w:ins w:id="7855" w:author="KIM, Jason" w:date="2019-04-02T13:39:00Z">
              <w:r w:rsidRPr="005D76C8">
                <w:rPr>
                  <w:rFonts w:eastAsia="Times New Roman" w:cs="Calibri"/>
                  <w:color w:val="000000"/>
                  <w:sz w:val="16"/>
                  <w:szCs w:val="16"/>
                  <w:lang w:eastAsia="en-AU"/>
                </w:rPr>
                <w:t>CP20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6" w:author="KIM, Jason" w:date="2019-04-02T13:39:00Z"/>
                <w:rFonts w:eastAsia="Times New Roman" w:cs="Calibri"/>
                <w:color w:val="000000"/>
                <w:sz w:val="16"/>
                <w:szCs w:val="16"/>
                <w:lang w:eastAsia="en-AU"/>
              </w:rPr>
            </w:pPr>
            <w:ins w:id="7857" w:author="KIM, Jason" w:date="2019-04-02T13:39:00Z">
              <w:r w:rsidRPr="005D76C8">
                <w:rPr>
                  <w:rFonts w:eastAsia="Times New Roman" w:cs="Calibri"/>
                  <w:color w:val="000000"/>
                  <w:sz w:val="16"/>
                  <w:szCs w:val="16"/>
                  <w:lang w:eastAsia="en-AU"/>
                </w:rPr>
                <w:t>DLZ2194 to DLZ2202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58" w:author="KIM, Jason" w:date="2019-04-02T13:39:00Z"/>
                <w:rFonts w:eastAsia="Times New Roman" w:cs="Calibri"/>
                <w:color w:val="000000"/>
                <w:sz w:val="16"/>
                <w:szCs w:val="16"/>
                <w:lang w:eastAsia="en-AU"/>
              </w:rPr>
            </w:pPr>
            <w:ins w:id="785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60" w:author="KIM, Jason" w:date="2019-04-02T13:39:00Z"/>
                <w:rFonts w:eastAsia="Times New Roman" w:cs="Calibri"/>
                <w:color w:val="000000"/>
                <w:sz w:val="16"/>
                <w:szCs w:val="16"/>
                <w:lang w:eastAsia="en-AU"/>
              </w:rPr>
            </w:pPr>
            <w:ins w:id="7861" w:author="KIM, Jason" w:date="2019-04-02T13:39:00Z">
              <w:r w:rsidRPr="005D76C8">
                <w:rPr>
                  <w:rFonts w:eastAsia="Times New Roman" w:cs="Calibri"/>
                  <w:color w:val="000000"/>
                  <w:sz w:val="16"/>
                  <w:szCs w:val="16"/>
                  <w:lang w:eastAsia="en-AU"/>
                </w:rPr>
                <w:t>ELZ20276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2" w:author="KIM, Jason" w:date="2019-04-02T13:39:00Z"/>
                <w:rFonts w:eastAsia="Times New Roman" w:cs="Calibri"/>
                <w:color w:val="000000"/>
                <w:sz w:val="16"/>
                <w:szCs w:val="16"/>
                <w:lang w:eastAsia="en-AU"/>
              </w:rPr>
            </w:pPr>
            <w:ins w:id="7863" w:author="KIM, Jason" w:date="2019-04-02T13:39:00Z">
              <w:r w:rsidRPr="005D76C8">
                <w:rPr>
                  <w:rFonts w:eastAsia="Times New Roman" w:cs="Calibri"/>
                  <w:color w:val="000000"/>
                  <w:sz w:val="16"/>
                  <w:szCs w:val="16"/>
                  <w:lang w:eastAsia="en-AU"/>
                </w:rPr>
                <w:t>CP53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4" w:author="KIM, Jason" w:date="2019-04-02T13:39:00Z"/>
                <w:rFonts w:eastAsia="Times New Roman" w:cs="Calibri"/>
                <w:color w:val="000000"/>
                <w:sz w:val="16"/>
                <w:szCs w:val="16"/>
                <w:lang w:eastAsia="en-AU"/>
              </w:rPr>
            </w:pPr>
            <w:ins w:id="7865" w:author="KIM, Jason" w:date="2019-04-02T13:39:00Z">
              <w:r w:rsidRPr="005D76C8">
                <w:rPr>
                  <w:rFonts w:eastAsia="Times New Roman" w:cs="Calibri"/>
                  <w:color w:val="000000"/>
                  <w:sz w:val="16"/>
                  <w:szCs w:val="16"/>
                  <w:lang w:eastAsia="en-AU"/>
                </w:rPr>
                <w:t>CP54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6" w:author="KIM, Jason" w:date="2019-04-02T13:39:00Z"/>
                <w:rFonts w:eastAsia="Times New Roman" w:cs="Calibri"/>
                <w:color w:val="000000"/>
                <w:sz w:val="16"/>
                <w:szCs w:val="16"/>
                <w:lang w:eastAsia="en-AU"/>
              </w:rPr>
            </w:pPr>
            <w:ins w:id="7867" w:author="KIM, Jason" w:date="2019-04-02T13:39:00Z">
              <w:r w:rsidRPr="005D76C8">
                <w:rPr>
                  <w:rFonts w:eastAsia="Times New Roman" w:cs="Calibri"/>
                  <w:color w:val="000000"/>
                  <w:sz w:val="16"/>
                  <w:szCs w:val="16"/>
                  <w:lang w:eastAsia="en-AU"/>
                </w:rPr>
                <w:t>DLZ2534 to DLZ2542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68" w:author="KIM, Jason" w:date="2019-04-02T13:39:00Z"/>
                <w:rFonts w:eastAsia="Times New Roman" w:cs="Calibri"/>
                <w:color w:val="000000"/>
                <w:sz w:val="16"/>
                <w:szCs w:val="16"/>
                <w:lang w:eastAsia="en-AU"/>
              </w:rPr>
            </w:pPr>
            <w:ins w:id="786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70" w:author="KIM, Jason" w:date="2019-04-02T13:39:00Z"/>
                <w:rFonts w:eastAsia="Times New Roman" w:cs="Calibri"/>
                <w:color w:val="000000"/>
                <w:sz w:val="16"/>
                <w:szCs w:val="16"/>
                <w:lang w:eastAsia="en-AU"/>
              </w:rPr>
            </w:pPr>
            <w:ins w:id="7871"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72" w:author="KIM, Jason" w:date="2019-04-02T13:39:00Z"/>
                <w:rFonts w:eastAsia="Times New Roman" w:cs="Calibri"/>
                <w:color w:val="000000"/>
                <w:sz w:val="16"/>
                <w:szCs w:val="16"/>
                <w:lang w:eastAsia="en-AU"/>
              </w:rPr>
            </w:pPr>
            <w:ins w:id="787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74" w:author="KIM, Jason" w:date="2019-04-02T13:39:00Z"/>
                <w:rFonts w:eastAsia="Times New Roman" w:cs="Calibri"/>
                <w:color w:val="000000"/>
                <w:sz w:val="16"/>
                <w:szCs w:val="16"/>
                <w:lang w:eastAsia="en-AU"/>
              </w:rPr>
            </w:pPr>
            <w:ins w:id="7875"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76" w:author="KIM, Jason" w:date="2019-04-02T13:39:00Z"/>
                <w:rFonts w:eastAsia="Times New Roman" w:cs="Calibri"/>
                <w:color w:val="000000"/>
                <w:sz w:val="16"/>
                <w:szCs w:val="16"/>
                <w:lang w:eastAsia="en-AU"/>
              </w:rPr>
            </w:pPr>
            <w:ins w:id="7877"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78" w:author="KIM, Jason" w:date="2019-04-02T13:39:00Z"/>
                <w:rFonts w:eastAsia="Times New Roman" w:cs="Calibri"/>
                <w:color w:val="000000"/>
                <w:sz w:val="16"/>
                <w:szCs w:val="16"/>
                <w:lang w:eastAsia="en-AU"/>
              </w:rPr>
            </w:pPr>
            <w:ins w:id="7879"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8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81" w:author="KIM, Jason" w:date="2019-04-02T13:39:00Z"/>
                <w:rFonts w:eastAsia="Times New Roman" w:cs="Calibri"/>
                <w:color w:val="000000"/>
                <w:sz w:val="16"/>
                <w:szCs w:val="16"/>
                <w:lang w:eastAsia="en-AU"/>
              </w:rPr>
            </w:pPr>
            <w:ins w:id="7882" w:author="KIM, Jason" w:date="2019-04-02T13:39:00Z">
              <w:r w:rsidRPr="005D76C8">
                <w:rPr>
                  <w:rFonts w:eastAsia="Times New Roman" w:cs="Calibri"/>
                  <w:color w:val="000000"/>
                  <w:sz w:val="16"/>
                  <w:szCs w:val="16"/>
                  <w:lang w:eastAsia="en-AU"/>
                </w:rPr>
                <w:t>ELZ20138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3" w:author="KIM, Jason" w:date="2019-04-02T13:39:00Z"/>
                <w:rFonts w:eastAsia="Times New Roman" w:cs="Calibri"/>
                <w:color w:val="000000"/>
                <w:sz w:val="16"/>
                <w:szCs w:val="16"/>
                <w:lang w:eastAsia="en-AU"/>
              </w:rPr>
            </w:pPr>
            <w:ins w:id="7884" w:author="KIM, Jason" w:date="2019-04-02T13:39:00Z">
              <w:r w:rsidRPr="005D76C8">
                <w:rPr>
                  <w:rFonts w:eastAsia="Times New Roman" w:cs="Calibri"/>
                  <w:color w:val="000000"/>
                  <w:sz w:val="16"/>
                  <w:szCs w:val="16"/>
                  <w:lang w:eastAsia="en-AU"/>
                </w:rPr>
                <w:t>CP20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5" w:author="KIM, Jason" w:date="2019-04-02T13:39:00Z"/>
                <w:rFonts w:eastAsia="Times New Roman" w:cs="Calibri"/>
                <w:color w:val="000000"/>
                <w:sz w:val="16"/>
                <w:szCs w:val="16"/>
                <w:lang w:eastAsia="en-AU"/>
              </w:rPr>
            </w:pPr>
            <w:ins w:id="788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7" w:author="KIM, Jason" w:date="2019-04-02T13:39:00Z"/>
                <w:rFonts w:eastAsia="Times New Roman" w:cs="Calibri"/>
                <w:color w:val="000000"/>
                <w:sz w:val="16"/>
                <w:szCs w:val="16"/>
                <w:lang w:eastAsia="en-AU"/>
              </w:rPr>
            </w:pPr>
            <w:ins w:id="7888" w:author="KIM, Jason" w:date="2019-04-02T13:39:00Z">
              <w:r w:rsidRPr="005D76C8">
                <w:rPr>
                  <w:rFonts w:eastAsia="Times New Roman" w:cs="Calibri"/>
                  <w:color w:val="000000"/>
                  <w:sz w:val="16"/>
                  <w:szCs w:val="16"/>
                  <w:lang w:eastAsia="en-AU"/>
                </w:rPr>
                <w:t>DLZ2203 to DLZ2203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89" w:author="KIM, Jason" w:date="2019-04-02T13:39:00Z"/>
                <w:rFonts w:eastAsia="Times New Roman" w:cs="Calibri"/>
                <w:color w:val="000000"/>
                <w:sz w:val="16"/>
                <w:szCs w:val="16"/>
                <w:lang w:eastAsia="en-AU"/>
              </w:rPr>
            </w:pPr>
            <w:ins w:id="789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91" w:author="KIM, Jason" w:date="2019-04-02T13:39:00Z"/>
                <w:rFonts w:eastAsia="Times New Roman" w:cs="Calibri"/>
                <w:color w:val="000000"/>
                <w:sz w:val="16"/>
                <w:szCs w:val="16"/>
                <w:lang w:eastAsia="en-AU"/>
              </w:rPr>
            </w:pPr>
            <w:ins w:id="7892" w:author="KIM, Jason" w:date="2019-04-02T13:39:00Z">
              <w:r w:rsidRPr="005D76C8">
                <w:rPr>
                  <w:rFonts w:eastAsia="Times New Roman" w:cs="Calibri"/>
                  <w:color w:val="000000"/>
                  <w:sz w:val="16"/>
                  <w:szCs w:val="16"/>
                  <w:lang w:eastAsia="en-AU"/>
                </w:rPr>
                <w:t>ELZ20278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3" w:author="KIM, Jason" w:date="2019-04-02T13:39:00Z"/>
                <w:rFonts w:eastAsia="Times New Roman" w:cs="Calibri"/>
                <w:color w:val="000000"/>
                <w:sz w:val="16"/>
                <w:szCs w:val="16"/>
                <w:lang w:eastAsia="en-AU"/>
              </w:rPr>
            </w:pPr>
            <w:ins w:id="7894" w:author="KIM, Jason" w:date="2019-04-02T13:39:00Z">
              <w:r w:rsidRPr="005D76C8">
                <w:rPr>
                  <w:rFonts w:eastAsia="Times New Roman" w:cs="Calibri"/>
                  <w:color w:val="000000"/>
                  <w:sz w:val="16"/>
                  <w:szCs w:val="16"/>
                  <w:lang w:eastAsia="en-AU"/>
                </w:rPr>
                <w:t>CP54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5" w:author="KIM, Jason" w:date="2019-04-02T13:39:00Z"/>
                <w:rFonts w:eastAsia="Times New Roman" w:cs="Calibri"/>
                <w:color w:val="000000"/>
                <w:sz w:val="16"/>
                <w:szCs w:val="16"/>
                <w:lang w:eastAsia="en-AU"/>
              </w:rPr>
            </w:pPr>
            <w:ins w:id="7896"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7" w:author="KIM, Jason" w:date="2019-04-02T13:39:00Z"/>
                <w:rFonts w:eastAsia="Times New Roman" w:cs="Calibri"/>
                <w:color w:val="000000"/>
                <w:sz w:val="16"/>
                <w:szCs w:val="16"/>
                <w:lang w:eastAsia="en-AU"/>
              </w:rPr>
            </w:pPr>
            <w:ins w:id="7898" w:author="KIM, Jason" w:date="2019-04-02T13:39:00Z">
              <w:r w:rsidRPr="005D76C8">
                <w:rPr>
                  <w:rFonts w:eastAsia="Times New Roman" w:cs="Calibri"/>
                  <w:color w:val="000000"/>
                  <w:sz w:val="16"/>
                  <w:szCs w:val="16"/>
                  <w:lang w:eastAsia="en-AU"/>
                </w:rPr>
                <w:t>DLZ2543 to DLZ2543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99" w:author="KIM, Jason" w:date="2019-04-02T13:39:00Z"/>
                <w:rFonts w:eastAsia="Times New Roman" w:cs="Calibri"/>
                <w:color w:val="000000"/>
                <w:sz w:val="16"/>
                <w:szCs w:val="16"/>
                <w:lang w:eastAsia="en-AU"/>
              </w:rPr>
            </w:pPr>
            <w:ins w:id="790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01" w:author="KIM, Jason" w:date="2019-04-02T13:39:00Z"/>
                <w:rFonts w:eastAsia="Times New Roman" w:cs="Calibri"/>
                <w:color w:val="000000"/>
                <w:sz w:val="16"/>
                <w:szCs w:val="16"/>
                <w:lang w:eastAsia="en-AU"/>
              </w:rPr>
            </w:pPr>
            <w:ins w:id="790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3" w:author="KIM, Jason" w:date="2019-04-02T13:39:00Z"/>
                <w:rFonts w:eastAsia="Times New Roman" w:cs="Calibri"/>
                <w:color w:val="000000"/>
                <w:sz w:val="16"/>
                <w:szCs w:val="16"/>
                <w:lang w:eastAsia="en-AU"/>
              </w:rPr>
            </w:pPr>
            <w:ins w:id="790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5" w:author="KIM, Jason" w:date="2019-04-02T13:39:00Z"/>
                <w:rFonts w:eastAsia="Times New Roman" w:cs="Calibri"/>
                <w:color w:val="000000"/>
                <w:sz w:val="16"/>
                <w:szCs w:val="16"/>
                <w:lang w:eastAsia="en-AU"/>
              </w:rPr>
            </w:pPr>
            <w:ins w:id="7906"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7" w:author="KIM, Jason" w:date="2019-04-02T13:39:00Z"/>
                <w:rFonts w:eastAsia="Times New Roman" w:cs="Calibri"/>
                <w:color w:val="000000"/>
                <w:sz w:val="16"/>
                <w:szCs w:val="16"/>
                <w:lang w:eastAsia="en-AU"/>
              </w:rPr>
            </w:pPr>
            <w:ins w:id="7908"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09" w:author="KIM, Jason" w:date="2019-04-02T13:39:00Z"/>
                <w:rFonts w:eastAsia="Times New Roman" w:cs="Calibri"/>
                <w:color w:val="000000"/>
                <w:sz w:val="16"/>
                <w:szCs w:val="16"/>
                <w:lang w:eastAsia="en-AU"/>
              </w:rPr>
            </w:pPr>
            <w:ins w:id="7910"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1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12" w:author="KIM, Jason" w:date="2019-04-02T13:39:00Z"/>
                <w:rFonts w:eastAsia="Times New Roman" w:cs="Calibri"/>
                <w:color w:val="000000"/>
                <w:sz w:val="16"/>
                <w:szCs w:val="16"/>
                <w:lang w:eastAsia="en-AU"/>
              </w:rPr>
            </w:pPr>
            <w:ins w:id="7913" w:author="KIM, Jason" w:date="2019-04-02T13:39:00Z">
              <w:r w:rsidRPr="005D76C8">
                <w:rPr>
                  <w:rFonts w:eastAsia="Times New Roman" w:cs="Calibri"/>
                  <w:color w:val="000000"/>
                  <w:sz w:val="16"/>
                  <w:szCs w:val="16"/>
                  <w:lang w:eastAsia="en-AU"/>
                </w:rPr>
                <w:t>ELZ20140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4" w:author="KIM, Jason" w:date="2019-04-02T13:39:00Z"/>
                <w:rFonts w:eastAsia="Times New Roman" w:cs="Calibri"/>
                <w:color w:val="000000"/>
                <w:sz w:val="16"/>
                <w:szCs w:val="16"/>
                <w:lang w:eastAsia="en-AU"/>
              </w:rPr>
            </w:pPr>
            <w:ins w:id="7915" w:author="KIM, Jason" w:date="2019-04-02T13:39:00Z">
              <w:r w:rsidRPr="005D76C8">
                <w:rPr>
                  <w:rFonts w:eastAsia="Times New Roman" w:cs="Calibri"/>
                  <w:color w:val="000000"/>
                  <w:sz w:val="16"/>
                  <w:szCs w:val="16"/>
                  <w:lang w:eastAsia="en-AU"/>
                </w:rPr>
                <w:t>CP20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6" w:author="KIM, Jason" w:date="2019-04-02T13:39:00Z"/>
                <w:rFonts w:eastAsia="Times New Roman" w:cs="Calibri"/>
                <w:color w:val="000000"/>
                <w:sz w:val="16"/>
                <w:szCs w:val="16"/>
                <w:lang w:eastAsia="en-AU"/>
              </w:rPr>
            </w:pPr>
            <w:ins w:id="7917" w:author="KIM, Jason" w:date="2019-04-02T13:39:00Z">
              <w:r w:rsidRPr="005D76C8">
                <w:rPr>
                  <w:rFonts w:eastAsia="Times New Roman" w:cs="Calibri"/>
                  <w:color w:val="000000"/>
                  <w:sz w:val="16"/>
                  <w:szCs w:val="16"/>
                  <w:lang w:eastAsia="en-AU"/>
                </w:rPr>
                <w:t>CP21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8" w:author="KIM, Jason" w:date="2019-04-02T13:39:00Z"/>
                <w:rFonts w:eastAsia="Times New Roman" w:cs="Calibri"/>
                <w:color w:val="000000"/>
                <w:sz w:val="16"/>
                <w:szCs w:val="16"/>
                <w:lang w:eastAsia="en-AU"/>
              </w:rPr>
            </w:pPr>
            <w:ins w:id="7919" w:author="KIM, Jason" w:date="2019-04-02T13:39:00Z">
              <w:r w:rsidRPr="005D76C8">
                <w:rPr>
                  <w:rFonts w:eastAsia="Times New Roman" w:cs="Calibri"/>
                  <w:color w:val="000000"/>
                  <w:sz w:val="16"/>
                  <w:szCs w:val="16"/>
                  <w:lang w:eastAsia="en-AU"/>
                </w:rPr>
                <w:t>DLZ2204 to DLZ2212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20" w:author="KIM, Jason" w:date="2019-04-02T13:39:00Z"/>
                <w:rFonts w:eastAsia="Times New Roman" w:cs="Calibri"/>
                <w:color w:val="000000"/>
                <w:sz w:val="16"/>
                <w:szCs w:val="16"/>
                <w:lang w:eastAsia="en-AU"/>
              </w:rPr>
            </w:pPr>
            <w:ins w:id="792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22" w:author="KIM, Jason" w:date="2019-04-02T13:39:00Z"/>
                <w:rFonts w:eastAsia="Times New Roman" w:cs="Calibri"/>
                <w:color w:val="000000"/>
                <w:sz w:val="16"/>
                <w:szCs w:val="16"/>
                <w:lang w:eastAsia="en-AU"/>
              </w:rPr>
            </w:pPr>
            <w:ins w:id="7923" w:author="KIM, Jason" w:date="2019-04-02T13:39:00Z">
              <w:r w:rsidRPr="005D76C8">
                <w:rPr>
                  <w:rFonts w:eastAsia="Times New Roman" w:cs="Calibri"/>
                  <w:color w:val="000000"/>
                  <w:sz w:val="16"/>
                  <w:szCs w:val="16"/>
                  <w:lang w:eastAsia="en-AU"/>
                </w:rPr>
                <w:t>ELZ20280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4" w:author="KIM, Jason" w:date="2019-04-02T13:39:00Z"/>
                <w:rFonts w:eastAsia="Times New Roman" w:cs="Calibri"/>
                <w:color w:val="000000"/>
                <w:sz w:val="16"/>
                <w:szCs w:val="16"/>
                <w:lang w:eastAsia="en-AU"/>
              </w:rPr>
            </w:pPr>
            <w:ins w:id="7925" w:author="KIM, Jason" w:date="2019-04-02T13:39:00Z">
              <w:r w:rsidRPr="005D76C8">
                <w:rPr>
                  <w:rFonts w:eastAsia="Times New Roman" w:cs="Calibri"/>
                  <w:color w:val="000000"/>
                  <w:sz w:val="16"/>
                  <w:szCs w:val="16"/>
                  <w:lang w:eastAsia="en-AU"/>
                </w:rPr>
                <w:t>CP54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6" w:author="KIM, Jason" w:date="2019-04-02T13:39:00Z"/>
                <w:rFonts w:eastAsia="Times New Roman" w:cs="Calibri"/>
                <w:color w:val="000000"/>
                <w:sz w:val="16"/>
                <w:szCs w:val="16"/>
                <w:lang w:eastAsia="en-AU"/>
              </w:rPr>
            </w:pPr>
            <w:ins w:id="7927" w:author="KIM, Jason" w:date="2019-04-02T13:39:00Z">
              <w:r w:rsidRPr="005D76C8">
                <w:rPr>
                  <w:rFonts w:eastAsia="Times New Roman" w:cs="Calibri"/>
                  <w:color w:val="000000"/>
                  <w:sz w:val="16"/>
                  <w:szCs w:val="16"/>
                  <w:lang w:eastAsia="en-AU"/>
                </w:rPr>
                <w:t>CP55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8" w:author="KIM, Jason" w:date="2019-04-02T13:39:00Z"/>
                <w:rFonts w:eastAsia="Times New Roman" w:cs="Calibri"/>
                <w:color w:val="000000"/>
                <w:sz w:val="16"/>
                <w:szCs w:val="16"/>
                <w:lang w:eastAsia="en-AU"/>
              </w:rPr>
            </w:pPr>
            <w:ins w:id="7929" w:author="KIM, Jason" w:date="2019-04-02T13:39:00Z">
              <w:r w:rsidRPr="005D76C8">
                <w:rPr>
                  <w:rFonts w:eastAsia="Times New Roman" w:cs="Calibri"/>
                  <w:color w:val="000000"/>
                  <w:sz w:val="16"/>
                  <w:szCs w:val="16"/>
                  <w:lang w:eastAsia="en-AU"/>
                </w:rPr>
                <w:t>DLZ2544 to DLZ2552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30" w:author="KIM, Jason" w:date="2019-04-02T13:39:00Z"/>
                <w:rFonts w:eastAsia="Times New Roman" w:cs="Calibri"/>
                <w:color w:val="000000"/>
                <w:sz w:val="16"/>
                <w:szCs w:val="16"/>
                <w:lang w:eastAsia="en-AU"/>
              </w:rPr>
            </w:pPr>
            <w:ins w:id="793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32" w:author="KIM, Jason" w:date="2019-04-02T13:39:00Z"/>
                <w:rFonts w:eastAsia="Times New Roman" w:cs="Calibri"/>
                <w:color w:val="000000"/>
                <w:sz w:val="16"/>
                <w:szCs w:val="16"/>
                <w:lang w:eastAsia="en-AU"/>
              </w:rPr>
            </w:pPr>
            <w:ins w:id="793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4" w:author="KIM, Jason" w:date="2019-04-02T13:39:00Z"/>
                <w:rFonts w:eastAsia="Times New Roman" w:cs="Calibri"/>
                <w:color w:val="000000"/>
                <w:sz w:val="16"/>
                <w:szCs w:val="16"/>
                <w:lang w:eastAsia="en-AU"/>
              </w:rPr>
            </w:pPr>
            <w:ins w:id="793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6" w:author="KIM, Jason" w:date="2019-04-02T13:39:00Z"/>
                <w:rFonts w:eastAsia="Times New Roman" w:cs="Calibri"/>
                <w:color w:val="000000"/>
                <w:sz w:val="16"/>
                <w:szCs w:val="16"/>
                <w:lang w:eastAsia="en-AU"/>
              </w:rPr>
            </w:pPr>
            <w:ins w:id="7937"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8" w:author="KIM, Jason" w:date="2019-04-02T13:39:00Z"/>
                <w:rFonts w:eastAsia="Times New Roman" w:cs="Calibri"/>
                <w:color w:val="000000"/>
                <w:sz w:val="16"/>
                <w:szCs w:val="16"/>
                <w:lang w:eastAsia="en-AU"/>
              </w:rPr>
            </w:pPr>
            <w:ins w:id="7939"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40" w:author="KIM, Jason" w:date="2019-04-02T13:39:00Z"/>
                <w:rFonts w:eastAsia="Times New Roman" w:cs="Calibri"/>
                <w:color w:val="000000"/>
                <w:sz w:val="16"/>
                <w:szCs w:val="16"/>
                <w:lang w:eastAsia="en-AU"/>
              </w:rPr>
            </w:pPr>
            <w:ins w:id="7941"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4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43" w:author="KIM, Jason" w:date="2019-04-02T13:39:00Z"/>
                <w:rFonts w:eastAsia="Times New Roman" w:cs="Calibri"/>
                <w:color w:val="000000"/>
                <w:sz w:val="16"/>
                <w:szCs w:val="16"/>
                <w:lang w:eastAsia="en-AU"/>
              </w:rPr>
            </w:pPr>
            <w:ins w:id="7944" w:author="KIM, Jason" w:date="2019-04-02T13:39:00Z">
              <w:r w:rsidRPr="005D76C8">
                <w:rPr>
                  <w:rFonts w:eastAsia="Times New Roman" w:cs="Calibri"/>
                  <w:color w:val="000000"/>
                  <w:sz w:val="16"/>
                  <w:szCs w:val="16"/>
                  <w:lang w:eastAsia="en-AU"/>
                </w:rPr>
                <w:t>ELZ20142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5" w:author="KIM, Jason" w:date="2019-04-02T13:39:00Z"/>
                <w:rFonts w:eastAsia="Times New Roman" w:cs="Calibri"/>
                <w:color w:val="000000"/>
                <w:sz w:val="16"/>
                <w:szCs w:val="16"/>
                <w:lang w:eastAsia="en-AU"/>
              </w:rPr>
            </w:pPr>
            <w:ins w:id="7946" w:author="KIM, Jason" w:date="2019-04-02T13:39:00Z">
              <w:r w:rsidRPr="005D76C8">
                <w:rPr>
                  <w:rFonts w:eastAsia="Times New Roman" w:cs="Calibri"/>
                  <w:color w:val="000000"/>
                  <w:sz w:val="16"/>
                  <w:szCs w:val="16"/>
                  <w:lang w:eastAsia="en-AU"/>
                </w:rPr>
                <w:t>CP21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7" w:author="KIM, Jason" w:date="2019-04-02T13:39:00Z"/>
                <w:rFonts w:eastAsia="Times New Roman" w:cs="Calibri"/>
                <w:color w:val="000000"/>
                <w:sz w:val="16"/>
                <w:szCs w:val="16"/>
                <w:lang w:eastAsia="en-AU"/>
              </w:rPr>
            </w:pPr>
            <w:ins w:id="794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9" w:author="KIM, Jason" w:date="2019-04-02T13:39:00Z"/>
                <w:rFonts w:eastAsia="Times New Roman" w:cs="Calibri"/>
                <w:color w:val="000000"/>
                <w:sz w:val="16"/>
                <w:szCs w:val="16"/>
                <w:lang w:eastAsia="en-AU"/>
              </w:rPr>
            </w:pPr>
            <w:ins w:id="7950" w:author="KIM, Jason" w:date="2019-04-02T13:39:00Z">
              <w:r w:rsidRPr="005D76C8">
                <w:rPr>
                  <w:rFonts w:eastAsia="Times New Roman" w:cs="Calibri"/>
                  <w:color w:val="000000"/>
                  <w:sz w:val="16"/>
                  <w:szCs w:val="16"/>
                  <w:lang w:eastAsia="en-AU"/>
                </w:rPr>
                <w:t>DLZ2213 to DLZ2213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51" w:author="KIM, Jason" w:date="2019-04-02T13:39:00Z"/>
                <w:rFonts w:eastAsia="Times New Roman" w:cs="Calibri"/>
                <w:color w:val="000000"/>
                <w:sz w:val="16"/>
                <w:szCs w:val="16"/>
                <w:lang w:eastAsia="en-AU"/>
              </w:rPr>
            </w:pPr>
            <w:ins w:id="795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53" w:author="KIM, Jason" w:date="2019-04-02T13:39:00Z"/>
                <w:rFonts w:eastAsia="Times New Roman" w:cs="Calibri"/>
                <w:color w:val="000000"/>
                <w:sz w:val="16"/>
                <w:szCs w:val="16"/>
                <w:lang w:eastAsia="en-AU"/>
              </w:rPr>
            </w:pPr>
            <w:ins w:id="7954" w:author="KIM, Jason" w:date="2019-04-02T13:39:00Z">
              <w:r w:rsidRPr="005D76C8">
                <w:rPr>
                  <w:rFonts w:eastAsia="Times New Roman" w:cs="Calibri"/>
                  <w:color w:val="000000"/>
                  <w:sz w:val="16"/>
                  <w:szCs w:val="16"/>
                  <w:lang w:eastAsia="en-AU"/>
                </w:rPr>
                <w:t>ELZ20282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5" w:author="KIM, Jason" w:date="2019-04-02T13:39:00Z"/>
                <w:rFonts w:eastAsia="Times New Roman" w:cs="Calibri"/>
                <w:color w:val="000000"/>
                <w:sz w:val="16"/>
                <w:szCs w:val="16"/>
                <w:lang w:eastAsia="en-AU"/>
              </w:rPr>
            </w:pPr>
            <w:ins w:id="7956" w:author="KIM, Jason" w:date="2019-04-02T13:39:00Z">
              <w:r w:rsidRPr="005D76C8">
                <w:rPr>
                  <w:rFonts w:eastAsia="Times New Roman" w:cs="Calibri"/>
                  <w:color w:val="000000"/>
                  <w:sz w:val="16"/>
                  <w:szCs w:val="16"/>
                  <w:lang w:eastAsia="en-AU"/>
                </w:rPr>
                <w:t>CP55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7" w:author="KIM, Jason" w:date="2019-04-02T13:39:00Z"/>
                <w:rFonts w:eastAsia="Times New Roman" w:cs="Calibri"/>
                <w:color w:val="000000"/>
                <w:sz w:val="16"/>
                <w:szCs w:val="16"/>
                <w:lang w:eastAsia="en-AU"/>
              </w:rPr>
            </w:pPr>
            <w:ins w:id="7958"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9" w:author="KIM, Jason" w:date="2019-04-02T13:39:00Z"/>
                <w:rFonts w:eastAsia="Times New Roman" w:cs="Calibri"/>
                <w:color w:val="000000"/>
                <w:sz w:val="16"/>
                <w:szCs w:val="16"/>
                <w:lang w:eastAsia="en-AU"/>
              </w:rPr>
            </w:pPr>
            <w:ins w:id="7960" w:author="KIM, Jason" w:date="2019-04-02T13:39:00Z">
              <w:r w:rsidRPr="005D76C8">
                <w:rPr>
                  <w:rFonts w:eastAsia="Times New Roman" w:cs="Calibri"/>
                  <w:color w:val="000000"/>
                  <w:sz w:val="16"/>
                  <w:szCs w:val="16"/>
                  <w:lang w:eastAsia="en-AU"/>
                </w:rPr>
                <w:t>DLZ2553 to DLZ2553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61" w:author="KIM, Jason" w:date="2019-04-02T13:39:00Z"/>
                <w:rFonts w:eastAsia="Times New Roman" w:cs="Calibri"/>
                <w:color w:val="000000"/>
                <w:sz w:val="16"/>
                <w:szCs w:val="16"/>
                <w:lang w:eastAsia="en-AU"/>
              </w:rPr>
            </w:pPr>
            <w:ins w:id="796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63" w:author="KIM, Jason" w:date="2019-04-02T13:39:00Z"/>
                <w:rFonts w:eastAsia="Times New Roman" w:cs="Calibri"/>
                <w:color w:val="000000"/>
                <w:sz w:val="16"/>
                <w:szCs w:val="16"/>
                <w:lang w:eastAsia="en-AU"/>
              </w:rPr>
            </w:pPr>
            <w:ins w:id="796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5" w:author="KIM, Jason" w:date="2019-04-02T13:39:00Z"/>
                <w:rFonts w:eastAsia="Times New Roman" w:cs="Calibri"/>
                <w:color w:val="000000"/>
                <w:sz w:val="16"/>
                <w:szCs w:val="16"/>
                <w:lang w:eastAsia="en-AU"/>
              </w:rPr>
            </w:pPr>
            <w:ins w:id="796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7" w:author="KIM, Jason" w:date="2019-04-02T13:39:00Z"/>
                <w:rFonts w:eastAsia="Times New Roman" w:cs="Calibri"/>
                <w:color w:val="000000"/>
                <w:sz w:val="16"/>
                <w:szCs w:val="16"/>
                <w:lang w:eastAsia="en-AU"/>
              </w:rPr>
            </w:pPr>
            <w:ins w:id="7968"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9" w:author="KIM, Jason" w:date="2019-04-02T13:39:00Z"/>
                <w:rFonts w:eastAsia="Times New Roman" w:cs="Calibri"/>
                <w:color w:val="000000"/>
                <w:sz w:val="16"/>
                <w:szCs w:val="16"/>
                <w:lang w:eastAsia="en-AU"/>
              </w:rPr>
            </w:pPr>
            <w:ins w:id="7970"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71" w:author="KIM, Jason" w:date="2019-04-02T13:39:00Z"/>
                <w:rFonts w:eastAsia="Times New Roman" w:cs="Calibri"/>
                <w:color w:val="000000"/>
                <w:sz w:val="16"/>
                <w:szCs w:val="16"/>
                <w:lang w:eastAsia="en-AU"/>
              </w:rPr>
            </w:pPr>
            <w:ins w:id="7972"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7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74" w:author="KIM, Jason" w:date="2019-04-02T13:39:00Z"/>
                <w:rFonts w:eastAsia="Times New Roman" w:cs="Calibri"/>
                <w:color w:val="000000"/>
                <w:sz w:val="16"/>
                <w:szCs w:val="16"/>
                <w:lang w:eastAsia="en-AU"/>
              </w:rPr>
            </w:pPr>
            <w:ins w:id="7975" w:author="KIM, Jason" w:date="2019-04-02T13:39:00Z">
              <w:r w:rsidRPr="005D76C8">
                <w:rPr>
                  <w:rFonts w:eastAsia="Times New Roman" w:cs="Calibri"/>
                  <w:color w:val="000000"/>
                  <w:sz w:val="16"/>
                  <w:szCs w:val="16"/>
                  <w:lang w:eastAsia="en-AU"/>
                </w:rPr>
                <w:t>ELZ20144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76" w:author="KIM, Jason" w:date="2019-04-02T13:39:00Z"/>
                <w:rFonts w:eastAsia="Times New Roman" w:cs="Calibri"/>
                <w:color w:val="000000"/>
                <w:sz w:val="16"/>
                <w:szCs w:val="16"/>
                <w:lang w:eastAsia="en-AU"/>
              </w:rPr>
            </w:pPr>
            <w:ins w:id="7977" w:author="KIM, Jason" w:date="2019-04-02T13:39:00Z">
              <w:r w:rsidRPr="005D76C8">
                <w:rPr>
                  <w:rFonts w:eastAsia="Times New Roman" w:cs="Calibri"/>
                  <w:color w:val="000000"/>
                  <w:sz w:val="16"/>
                  <w:szCs w:val="16"/>
                  <w:lang w:eastAsia="en-AU"/>
                </w:rPr>
                <w:t>CP21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78" w:author="KIM, Jason" w:date="2019-04-02T13:39:00Z"/>
                <w:rFonts w:eastAsia="Times New Roman" w:cs="Calibri"/>
                <w:color w:val="000000"/>
                <w:sz w:val="16"/>
                <w:szCs w:val="16"/>
                <w:lang w:eastAsia="en-AU"/>
              </w:rPr>
            </w:pPr>
            <w:ins w:id="7979" w:author="KIM, Jason" w:date="2019-04-02T13:39:00Z">
              <w:r w:rsidRPr="005D76C8">
                <w:rPr>
                  <w:rFonts w:eastAsia="Times New Roman" w:cs="Calibri"/>
                  <w:color w:val="000000"/>
                  <w:sz w:val="16"/>
                  <w:szCs w:val="16"/>
                  <w:lang w:eastAsia="en-AU"/>
                </w:rPr>
                <w:t>CP22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0" w:author="KIM, Jason" w:date="2019-04-02T13:39:00Z"/>
                <w:rFonts w:eastAsia="Times New Roman" w:cs="Calibri"/>
                <w:color w:val="000000"/>
                <w:sz w:val="16"/>
                <w:szCs w:val="16"/>
                <w:lang w:eastAsia="en-AU"/>
              </w:rPr>
            </w:pPr>
            <w:ins w:id="7981" w:author="KIM, Jason" w:date="2019-04-02T13:39:00Z">
              <w:r w:rsidRPr="005D76C8">
                <w:rPr>
                  <w:rFonts w:eastAsia="Times New Roman" w:cs="Calibri"/>
                  <w:color w:val="000000"/>
                  <w:sz w:val="16"/>
                  <w:szCs w:val="16"/>
                  <w:lang w:eastAsia="en-AU"/>
                </w:rPr>
                <w:t>DLZ2214 to DLZ2222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82" w:author="KIM, Jason" w:date="2019-04-02T13:39:00Z"/>
                <w:rFonts w:eastAsia="Times New Roman" w:cs="Calibri"/>
                <w:color w:val="000000"/>
                <w:sz w:val="16"/>
                <w:szCs w:val="16"/>
                <w:lang w:eastAsia="en-AU"/>
              </w:rPr>
            </w:pPr>
            <w:ins w:id="798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84" w:author="KIM, Jason" w:date="2019-04-02T13:39:00Z"/>
                <w:rFonts w:eastAsia="Times New Roman" w:cs="Calibri"/>
                <w:color w:val="000000"/>
                <w:sz w:val="16"/>
                <w:szCs w:val="16"/>
                <w:lang w:eastAsia="en-AU"/>
              </w:rPr>
            </w:pPr>
            <w:ins w:id="7985" w:author="KIM, Jason" w:date="2019-04-02T13:39:00Z">
              <w:r w:rsidRPr="005D76C8">
                <w:rPr>
                  <w:rFonts w:eastAsia="Times New Roman" w:cs="Calibri"/>
                  <w:color w:val="000000"/>
                  <w:sz w:val="16"/>
                  <w:szCs w:val="16"/>
                  <w:lang w:eastAsia="en-AU"/>
                </w:rPr>
                <w:t>ELZ20284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6" w:author="KIM, Jason" w:date="2019-04-02T13:39:00Z"/>
                <w:rFonts w:eastAsia="Times New Roman" w:cs="Calibri"/>
                <w:color w:val="000000"/>
                <w:sz w:val="16"/>
                <w:szCs w:val="16"/>
                <w:lang w:eastAsia="en-AU"/>
              </w:rPr>
            </w:pPr>
            <w:ins w:id="7987" w:author="KIM, Jason" w:date="2019-04-02T13:39:00Z">
              <w:r w:rsidRPr="005D76C8">
                <w:rPr>
                  <w:rFonts w:eastAsia="Times New Roman" w:cs="Calibri"/>
                  <w:color w:val="000000"/>
                  <w:sz w:val="16"/>
                  <w:szCs w:val="16"/>
                  <w:lang w:eastAsia="en-AU"/>
                </w:rPr>
                <w:t>CP55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8" w:author="KIM, Jason" w:date="2019-04-02T13:39:00Z"/>
                <w:rFonts w:eastAsia="Times New Roman" w:cs="Calibri"/>
                <w:color w:val="000000"/>
                <w:sz w:val="16"/>
                <w:szCs w:val="16"/>
                <w:lang w:eastAsia="en-AU"/>
              </w:rPr>
            </w:pPr>
            <w:ins w:id="7989" w:author="KIM, Jason" w:date="2019-04-02T13:39:00Z">
              <w:r w:rsidRPr="005D76C8">
                <w:rPr>
                  <w:rFonts w:eastAsia="Times New Roman" w:cs="Calibri"/>
                  <w:color w:val="000000"/>
                  <w:sz w:val="16"/>
                  <w:szCs w:val="16"/>
                  <w:lang w:eastAsia="en-AU"/>
                </w:rPr>
                <w:t>CP56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0" w:author="KIM, Jason" w:date="2019-04-02T13:39:00Z"/>
                <w:rFonts w:eastAsia="Times New Roman" w:cs="Calibri"/>
                <w:color w:val="000000"/>
                <w:sz w:val="16"/>
                <w:szCs w:val="16"/>
                <w:lang w:eastAsia="en-AU"/>
              </w:rPr>
            </w:pPr>
            <w:ins w:id="7991" w:author="KIM, Jason" w:date="2019-04-02T13:39:00Z">
              <w:r w:rsidRPr="005D76C8">
                <w:rPr>
                  <w:rFonts w:eastAsia="Times New Roman" w:cs="Calibri"/>
                  <w:color w:val="000000"/>
                  <w:sz w:val="16"/>
                  <w:szCs w:val="16"/>
                  <w:lang w:eastAsia="en-AU"/>
                </w:rPr>
                <w:t>DLZ2554 to DLZ2562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92" w:author="KIM, Jason" w:date="2019-04-02T13:39:00Z"/>
                <w:rFonts w:eastAsia="Times New Roman" w:cs="Calibri"/>
                <w:color w:val="000000"/>
                <w:sz w:val="16"/>
                <w:szCs w:val="16"/>
                <w:lang w:eastAsia="en-AU"/>
              </w:rPr>
            </w:pPr>
            <w:ins w:id="799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94" w:author="KIM, Jason" w:date="2019-04-02T13:39:00Z"/>
                <w:rFonts w:eastAsia="Times New Roman" w:cs="Calibri"/>
                <w:color w:val="000000"/>
                <w:sz w:val="16"/>
                <w:szCs w:val="16"/>
                <w:lang w:eastAsia="en-AU"/>
              </w:rPr>
            </w:pPr>
            <w:ins w:id="799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6" w:author="KIM, Jason" w:date="2019-04-02T13:39:00Z"/>
                <w:rFonts w:eastAsia="Times New Roman" w:cs="Calibri"/>
                <w:color w:val="000000"/>
                <w:sz w:val="16"/>
                <w:szCs w:val="16"/>
                <w:lang w:eastAsia="en-AU"/>
              </w:rPr>
            </w:pPr>
            <w:ins w:id="799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8" w:author="KIM, Jason" w:date="2019-04-02T13:39:00Z"/>
                <w:rFonts w:eastAsia="Times New Roman" w:cs="Calibri"/>
                <w:color w:val="000000"/>
                <w:sz w:val="16"/>
                <w:szCs w:val="16"/>
                <w:lang w:eastAsia="en-AU"/>
              </w:rPr>
            </w:pPr>
            <w:ins w:id="7999"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0" w:author="KIM, Jason" w:date="2019-04-02T13:39:00Z"/>
                <w:rFonts w:eastAsia="Times New Roman" w:cs="Calibri"/>
                <w:color w:val="000000"/>
                <w:sz w:val="16"/>
                <w:szCs w:val="16"/>
                <w:lang w:eastAsia="en-AU"/>
              </w:rPr>
            </w:pPr>
            <w:ins w:id="8001"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02" w:author="KIM, Jason" w:date="2019-04-02T13:39:00Z"/>
                <w:rFonts w:eastAsia="Times New Roman" w:cs="Calibri"/>
                <w:color w:val="000000"/>
                <w:sz w:val="16"/>
                <w:szCs w:val="16"/>
                <w:lang w:eastAsia="en-AU"/>
              </w:rPr>
            </w:pPr>
            <w:ins w:id="8003"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0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05" w:author="KIM, Jason" w:date="2019-04-02T13:39:00Z"/>
                <w:rFonts w:eastAsia="Times New Roman" w:cs="Calibri"/>
                <w:color w:val="000000"/>
                <w:sz w:val="16"/>
                <w:szCs w:val="16"/>
                <w:lang w:eastAsia="en-AU"/>
              </w:rPr>
            </w:pPr>
            <w:ins w:id="8006" w:author="KIM, Jason" w:date="2019-04-02T13:39:00Z">
              <w:r w:rsidRPr="005D76C8">
                <w:rPr>
                  <w:rFonts w:eastAsia="Times New Roman" w:cs="Calibri"/>
                  <w:color w:val="000000"/>
                  <w:sz w:val="16"/>
                  <w:szCs w:val="16"/>
                  <w:lang w:eastAsia="en-AU"/>
                </w:rPr>
                <w:t>ELZ20146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7" w:author="KIM, Jason" w:date="2019-04-02T13:39:00Z"/>
                <w:rFonts w:eastAsia="Times New Roman" w:cs="Calibri"/>
                <w:color w:val="000000"/>
                <w:sz w:val="16"/>
                <w:szCs w:val="16"/>
                <w:lang w:eastAsia="en-AU"/>
              </w:rPr>
            </w:pPr>
            <w:ins w:id="8008" w:author="KIM, Jason" w:date="2019-04-02T13:39:00Z">
              <w:r w:rsidRPr="005D76C8">
                <w:rPr>
                  <w:rFonts w:eastAsia="Times New Roman" w:cs="Calibri"/>
                  <w:color w:val="000000"/>
                  <w:sz w:val="16"/>
                  <w:szCs w:val="16"/>
                  <w:lang w:eastAsia="en-AU"/>
                </w:rPr>
                <w:t>CP22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9" w:author="KIM, Jason" w:date="2019-04-02T13:39:00Z"/>
                <w:rFonts w:eastAsia="Times New Roman" w:cs="Calibri"/>
                <w:color w:val="000000"/>
                <w:sz w:val="16"/>
                <w:szCs w:val="16"/>
                <w:lang w:eastAsia="en-AU"/>
              </w:rPr>
            </w:pPr>
            <w:ins w:id="801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1" w:author="KIM, Jason" w:date="2019-04-02T13:39:00Z"/>
                <w:rFonts w:eastAsia="Times New Roman" w:cs="Calibri"/>
                <w:color w:val="000000"/>
                <w:sz w:val="16"/>
                <w:szCs w:val="16"/>
                <w:lang w:eastAsia="en-AU"/>
              </w:rPr>
            </w:pPr>
            <w:ins w:id="8012" w:author="KIM, Jason" w:date="2019-04-02T13:39:00Z">
              <w:r w:rsidRPr="005D76C8">
                <w:rPr>
                  <w:rFonts w:eastAsia="Times New Roman" w:cs="Calibri"/>
                  <w:color w:val="000000"/>
                  <w:sz w:val="16"/>
                  <w:szCs w:val="16"/>
                  <w:lang w:eastAsia="en-AU"/>
                </w:rPr>
                <w:t>DLZ2223 to DLZ2223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13" w:author="KIM, Jason" w:date="2019-04-02T13:39:00Z"/>
                <w:rFonts w:eastAsia="Times New Roman" w:cs="Calibri"/>
                <w:color w:val="000000"/>
                <w:sz w:val="16"/>
                <w:szCs w:val="16"/>
                <w:lang w:eastAsia="en-AU"/>
              </w:rPr>
            </w:pPr>
            <w:ins w:id="801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15" w:author="KIM, Jason" w:date="2019-04-02T13:39:00Z"/>
                <w:rFonts w:eastAsia="Times New Roman" w:cs="Calibri"/>
                <w:color w:val="000000"/>
                <w:sz w:val="16"/>
                <w:szCs w:val="16"/>
                <w:lang w:eastAsia="en-AU"/>
              </w:rPr>
            </w:pPr>
            <w:ins w:id="8016" w:author="KIM, Jason" w:date="2019-04-02T13:39:00Z">
              <w:r w:rsidRPr="005D76C8">
                <w:rPr>
                  <w:rFonts w:eastAsia="Times New Roman" w:cs="Calibri"/>
                  <w:color w:val="000000"/>
                  <w:sz w:val="16"/>
                  <w:szCs w:val="16"/>
                  <w:lang w:eastAsia="en-AU"/>
                </w:rPr>
                <w:t>ELZ20286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7" w:author="KIM, Jason" w:date="2019-04-02T13:39:00Z"/>
                <w:rFonts w:eastAsia="Times New Roman" w:cs="Calibri"/>
                <w:color w:val="000000"/>
                <w:sz w:val="16"/>
                <w:szCs w:val="16"/>
                <w:lang w:eastAsia="en-AU"/>
              </w:rPr>
            </w:pPr>
            <w:ins w:id="8018" w:author="KIM, Jason" w:date="2019-04-02T13:39:00Z">
              <w:r w:rsidRPr="005D76C8">
                <w:rPr>
                  <w:rFonts w:eastAsia="Times New Roman" w:cs="Calibri"/>
                  <w:color w:val="000000"/>
                  <w:sz w:val="16"/>
                  <w:szCs w:val="16"/>
                  <w:lang w:eastAsia="en-AU"/>
                </w:rPr>
                <w:t>CP56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9" w:author="KIM, Jason" w:date="2019-04-02T13:39:00Z"/>
                <w:rFonts w:eastAsia="Times New Roman" w:cs="Calibri"/>
                <w:color w:val="000000"/>
                <w:sz w:val="16"/>
                <w:szCs w:val="16"/>
                <w:lang w:eastAsia="en-AU"/>
              </w:rPr>
            </w:pPr>
            <w:ins w:id="8020"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1" w:author="KIM, Jason" w:date="2019-04-02T13:39:00Z"/>
                <w:rFonts w:eastAsia="Times New Roman" w:cs="Calibri"/>
                <w:color w:val="000000"/>
                <w:sz w:val="16"/>
                <w:szCs w:val="16"/>
                <w:lang w:eastAsia="en-AU"/>
              </w:rPr>
            </w:pPr>
            <w:ins w:id="8022" w:author="KIM, Jason" w:date="2019-04-02T13:39:00Z">
              <w:r w:rsidRPr="005D76C8">
                <w:rPr>
                  <w:rFonts w:eastAsia="Times New Roman" w:cs="Calibri"/>
                  <w:color w:val="000000"/>
                  <w:sz w:val="16"/>
                  <w:szCs w:val="16"/>
                  <w:lang w:eastAsia="en-AU"/>
                </w:rPr>
                <w:t>DLZ2563 to DLZ2563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23" w:author="KIM, Jason" w:date="2019-04-02T13:39:00Z"/>
                <w:rFonts w:eastAsia="Times New Roman" w:cs="Calibri"/>
                <w:color w:val="000000"/>
                <w:sz w:val="16"/>
                <w:szCs w:val="16"/>
                <w:lang w:eastAsia="en-AU"/>
              </w:rPr>
            </w:pPr>
            <w:ins w:id="802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25" w:author="KIM, Jason" w:date="2019-04-02T13:39:00Z"/>
                <w:rFonts w:eastAsia="Times New Roman" w:cs="Calibri"/>
                <w:color w:val="000000"/>
                <w:sz w:val="16"/>
                <w:szCs w:val="16"/>
                <w:lang w:eastAsia="en-AU"/>
              </w:rPr>
            </w:pPr>
            <w:ins w:id="802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7" w:author="KIM, Jason" w:date="2019-04-02T13:39:00Z"/>
                <w:rFonts w:eastAsia="Times New Roman" w:cs="Calibri"/>
                <w:color w:val="000000"/>
                <w:sz w:val="16"/>
                <w:szCs w:val="16"/>
                <w:lang w:eastAsia="en-AU"/>
              </w:rPr>
            </w:pPr>
            <w:ins w:id="802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9" w:author="KIM, Jason" w:date="2019-04-02T13:39:00Z"/>
                <w:rFonts w:eastAsia="Times New Roman" w:cs="Calibri"/>
                <w:color w:val="000000"/>
                <w:sz w:val="16"/>
                <w:szCs w:val="16"/>
                <w:lang w:eastAsia="en-AU"/>
              </w:rPr>
            </w:pPr>
            <w:ins w:id="8030"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31" w:author="KIM, Jason" w:date="2019-04-02T13:39:00Z"/>
                <w:rFonts w:eastAsia="Times New Roman" w:cs="Calibri"/>
                <w:color w:val="000000"/>
                <w:sz w:val="16"/>
                <w:szCs w:val="16"/>
                <w:lang w:eastAsia="en-AU"/>
              </w:rPr>
            </w:pPr>
            <w:ins w:id="8032"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33" w:author="KIM, Jason" w:date="2019-04-02T13:39:00Z"/>
                <w:rFonts w:eastAsia="Times New Roman" w:cs="Calibri"/>
                <w:color w:val="000000"/>
                <w:sz w:val="16"/>
                <w:szCs w:val="16"/>
                <w:lang w:eastAsia="en-AU"/>
              </w:rPr>
            </w:pPr>
            <w:ins w:id="8034"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3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36" w:author="KIM, Jason" w:date="2019-04-02T13:39:00Z"/>
                <w:rFonts w:eastAsia="Times New Roman" w:cs="Calibri"/>
                <w:color w:val="000000"/>
                <w:sz w:val="16"/>
                <w:szCs w:val="16"/>
                <w:lang w:eastAsia="en-AU"/>
              </w:rPr>
            </w:pPr>
            <w:ins w:id="8037" w:author="KIM, Jason" w:date="2019-04-02T13:39:00Z">
              <w:r w:rsidRPr="005D76C8">
                <w:rPr>
                  <w:rFonts w:eastAsia="Times New Roman" w:cs="Calibri"/>
                  <w:color w:val="000000"/>
                  <w:sz w:val="16"/>
                  <w:szCs w:val="16"/>
                  <w:lang w:eastAsia="en-AU"/>
                </w:rPr>
                <w:lastRenderedPageBreak/>
                <w:t>ELZ20148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38" w:author="KIM, Jason" w:date="2019-04-02T13:39:00Z"/>
                <w:rFonts w:eastAsia="Times New Roman" w:cs="Calibri"/>
                <w:color w:val="000000"/>
                <w:sz w:val="16"/>
                <w:szCs w:val="16"/>
                <w:lang w:eastAsia="en-AU"/>
              </w:rPr>
            </w:pPr>
            <w:ins w:id="8039" w:author="KIM, Jason" w:date="2019-04-02T13:39:00Z">
              <w:r w:rsidRPr="005D76C8">
                <w:rPr>
                  <w:rFonts w:eastAsia="Times New Roman" w:cs="Calibri"/>
                  <w:color w:val="000000"/>
                  <w:sz w:val="16"/>
                  <w:szCs w:val="16"/>
                  <w:lang w:eastAsia="en-AU"/>
                </w:rPr>
                <w:t>CP22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0" w:author="KIM, Jason" w:date="2019-04-02T13:39:00Z"/>
                <w:rFonts w:eastAsia="Times New Roman" w:cs="Calibri"/>
                <w:color w:val="000000"/>
                <w:sz w:val="16"/>
                <w:szCs w:val="16"/>
                <w:lang w:eastAsia="en-AU"/>
              </w:rPr>
            </w:pPr>
            <w:ins w:id="8041" w:author="KIM, Jason" w:date="2019-04-02T13:39:00Z">
              <w:r w:rsidRPr="005D76C8">
                <w:rPr>
                  <w:rFonts w:eastAsia="Times New Roman" w:cs="Calibri"/>
                  <w:color w:val="000000"/>
                  <w:sz w:val="16"/>
                  <w:szCs w:val="16"/>
                  <w:lang w:eastAsia="en-AU"/>
                </w:rPr>
                <w:t>CP23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2" w:author="KIM, Jason" w:date="2019-04-02T13:39:00Z"/>
                <w:rFonts w:eastAsia="Times New Roman" w:cs="Calibri"/>
                <w:color w:val="000000"/>
                <w:sz w:val="16"/>
                <w:szCs w:val="16"/>
                <w:lang w:eastAsia="en-AU"/>
              </w:rPr>
            </w:pPr>
            <w:ins w:id="8043" w:author="KIM, Jason" w:date="2019-04-02T13:39:00Z">
              <w:r w:rsidRPr="005D76C8">
                <w:rPr>
                  <w:rFonts w:eastAsia="Times New Roman" w:cs="Calibri"/>
                  <w:color w:val="000000"/>
                  <w:sz w:val="16"/>
                  <w:szCs w:val="16"/>
                  <w:lang w:eastAsia="en-AU"/>
                </w:rPr>
                <w:t>DLZ2224 to DLZ2232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44" w:author="KIM, Jason" w:date="2019-04-02T13:39:00Z"/>
                <w:rFonts w:eastAsia="Times New Roman" w:cs="Calibri"/>
                <w:color w:val="000000"/>
                <w:sz w:val="16"/>
                <w:szCs w:val="16"/>
                <w:lang w:eastAsia="en-AU"/>
              </w:rPr>
            </w:pPr>
            <w:ins w:id="804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46" w:author="KIM, Jason" w:date="2019-04-02T13:39:00Z"/>
                <w:rFonts w:eastAsia="Times New Roman" w:cs="Calibri"/>
                <w:color w:val="000000"/>
                <w:sz w:val="16"/>
                <w:szCs w:val="16"/>
                <w:lang w:eastAsia="en-AU"/>
              </w:rPr>
            </w:pPr>
            <w:ins w:id="8047" w:author="KIM, Jason" w:date="2019-04-02T13:39:00Z">
              <w:r w:rsidRPr="005D76C8">
                <w:rPr>
                  <w:rFonts w:eastAsia="Times New Roman" w:cs="Calibri"/>
                  <w:color w:val="000000"/>
                  <w:sz w:val="16"/>
                  <w:szCs w:val="16"/>
                  <w:lang w:eastAsia="en-AU"/>
                </w:rPr>
                <w:t>ELZ20288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8" w:author="KIM, Jason" w:date="2019-04-02T13:39:00Z"/>
                <w:rFonts w:eastAsia="Times New Roman" w:cs="Calibri"/>
                <w:color w:val="000000"/>
                <w:sz w:val="16"/>
                <w:szCs w:val="16"/>
                <w:lang w:eastAsia="en-AU"/>
              </w:rPr>
            </w:pPr>
            <w:ins w:id="8049" w:author="KIM, Jason" w:date="2019-04-02T13:39:00Z">
              <w:r w:rsidRPr="005D76C8">
                <w:rPr>
                  <w:rFonts w:eastAsia="Times New Roman" w:cs="Calibri"/>
                  <w:color w:val="000000"/>
                  <w:sz w:val="16"/>
                  <w:szCs w:val="16"/>
                  <w:lang w:eastAsia="en-AU"/>
                </w:rPr>
                <w:t>CP56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0" w:author="KIM, Jason" w:date="2019-04-02T13:39:00Z"/>
                <w:rFonts w:eastAsia="Times New Roman" w:cs="Calibri"/>
                <w:color w:val="000000"/>
                <w:sz w:val="16"/>
                <w:szCs w:val="16"/>
                <w:lang w:eastAsia="en-AU"/>
              </w:rPr>
            </w:pPr>
            <w:ins w:id="8051" w:author="KIM, Jason" w:date="2019-04-02T13:39:00Z">
              <w:r w:rsidRPr="005D76C8">
                <w:rPr>
                  <w:rFonts w:eastAsia="Times New Roman" w:cs="Calibri"/>
                  <w:color w:val="000000"/>
                  <w:sz w:val="16"/>
                  <w:szCs w:val="16"/>
                  <w:lang w:eastAsia="en-AU"/>
                </w:rPr>
                <w:t>CP57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2" w:author="KIM, Jason" w:date="2019-04-02T13:39:00Z"/>
                <w:rFonts w:eastAsia="Times New Roman" w:cs="Calibri"/>
                <w:color w:val="000000"/>
                <w:sz w:val="16"/>
                <w:szCs w:val="16"/>
                <w:lang w:eastAsia="en-AU"/>
              </w:rPr>
            </w:pPr>
            <w:ins w:id="8053" w:author="KIM, Jason" w:date="2019-04-02T13:39:00Z">
              <w:r w:rsidRPr="005D76C8">
                <w:rPr>
                  <w:rFonts w:eastAsia="Times New Roman" w:cs="Calibri"/>
                  <w:color w:val="000000"/>
                  <w:sz w:val="16"/>
                  <w:szCs w:val="16"/>
                  <w:lang w:eastAsia="en-AU"/>
                </w:rPr>
                <w:t>DLZ2564 to DLZ2572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54" w:author="KIM, Jason" w:date="2019-04-02T13:39:00Z"/>
                <w:rFonts w:eastAsia="Times New Roman" w:cs="Calibri"/>
                <w:color w:val="000000"/>
                <w:sz w:val="16"/>
                <w:szCs w:val="16"/>
                <w:lang w:eastAsia="en-AU"/>
              </w:rPr>
            </w:pPr>
            <w:ins w:id="805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56" w:author="KIM, Jason" w:date="2019-04-02T13:39:00Z"/>
                <w:rFonts w:eastAsia="Times New Roman" w:cs="Calibri"/>
                <w:color w:val="000000"/>
                <w:sz w:val="16"/>
                <w:szCs w:val="16"/>
                <w:lang w:eastAsia="en-AU"/>
              </w:rPr>
            </w:pPr>
            <w:ins w:id="805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8" w:author="KIM, Jason" w:date="2019-04-02T13:39:00Z"/>
                <w:rFonts w:eastAsia="Times New Roman" w:cs="Calibri"/>
                <w:color w:val="000000"/>
                <w:sz w:val="16"/>
                <w:szCs w:val="16"/>
                <w:lang w:eastAsia="en-AU"/>
              </w:rPr>
            </w:pPr>
            <w:ins w:id="8059"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60" w:author="KIM, Jason" w:date="2019-04-02T13:39:00Z"/>
                <w:rFonts w:eastAsia="Times New Roman" w:cs="Calibri"/>
                <w:color w:val="000000"/>
                <w:sz w:val="16"/>
                <w:szCs w:val="16"/>
                <w:lang w:eastAsia="en-AU"/>
              </w:rPr>
            </w:pPr>
            <w:ins w:id="8061"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62" w:author="KIM, Jason" w:date="2019-04-02T13:39:00Z"/>
                <w:rFonts w:eastAsia="Times New Roman" w:cs="Calibri"/>
                <w:color w:val="000000"/>
                <w:sz w:val="16"/>
                <w:szCs w:val="16"/>
                <w:lang w:eastAsia="en-AU"/>
              </w:rPr>
            </w:pPr>
            <w:ins w:id="8063"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64" w:author="KIM, Jason" w:date="2019-04-02T13:39:00Z"/>
                <w:rFonts w:eastAsia="Times New Roman" w:cs="Calibri"/>
                <w:color w:val="000000"/>
                <w:sz w:val="16"/>
                <w:szCs w:val="16"/>
                <w:lang w:eastAsia="en-AU"/>
              </w:rPr>
            </w:pPr>
            <w:ins w:id="8065"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66" w:author="KIM, Jason" w:date="2019-04-02T13:39:00Z"/>
        </w:trPr>
        <w:tc>
          <w:tcPr>
            <w:tcW w:w="867" w:type="dxa"/>
            <w:tcBorders>
              <w:top w:val="nil"/>
              <w:left w:val="single" w:sz="8" w:space="0" w:color="auto"/>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67" w:author="KIM, Jason" w:date="2019-04-02T13:39:00Z"/>
                <w:rFonts w:eastAsia="Times New Roman" w:cs="Calibri"/>
                <w:color w:val="000000"/>
                <w:sz w:val="16"/>
                <w:szCs w:val="16"/>
                <w:lang w:eastAsia="en-AU"/>
              </w:rPr>
            </w:pPr>
            <w:ins w:id="8068" w:author="KIM, Jason" w:date="2019-04-02T13:39:00Z">
              <w:r w:rsidRPr="005D76C8">
                <w:rPr>
                  <w:rFonts w:eastAsia="Times New Roman" w:cs="Calibri"/>
                  <w:color w:val="000000"/>
                  <w:sz w:val="16"/>
                  <w:szCs w:val="16"/>
                  <w:lang w:eastAsia="en-AU"/>
                </w:rPr>
                <w:t>ELZ20150</w:t>
              </w:r>
            </w:ins>
          </w:p>
        </w:tc>
        <w:tc>
          <w:tcPr>
            <w:tcW w:w="893"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69" w:author="KIM, Jason" w:date="2019-04-02T13:39:00Z"/>
                <w:rFonts w:eastAsia="Times New Roman" w:cs="Calibri"/>
                <w:color w:val="000000"/>
                <w:sz w:val="16"/>
                <w:szCs w:val="16"/>
                <w:lang w:eastAsia="en-AU"/>
              </w:rPr>
            </w:pPr>
            <w:ins w:id="8070" w:author="KIM, Jason" w:date="2019-04-02T13:39:00Z">
              <w:r w:rsidRPr="005D76C8">
                <w:rPr>
                  <w:rFonts w:eastAsia="Times New Roman" w:cs="Calibri"/>
                  <w:color w:val="000000"/>
                  <w:sz w:val="16"/>
                  <w:szCs w:val="16"/>
                  <w:lang w:eastAsia="en-AU"/>
                </w:rPr>
                <w:t>CP23</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1" w:author="KIM, Jason" w:date="2019-04-02T13:39:00Z"/>
                <w:rFonts w:eastAsia="Times New Roman" w:cs="Calibri"/>
                <w:color w:val="000000"/>
                <w:sz w:val="16"/>
                <w:szCs w:val="16"/>
                <w:lang w:eastAsia="en-AU"/>
              </w:rPr>
            </w:pPr>
            <w:ins w:id="807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3" w:author="KIM, Jason" w:date="2019-04-02T13:39:00Z"/>
                <w:rFonts w:eastAsia="Times New Roman" w:cs="Calibri"/>
                <w:color w:val="000000"/>
                <w:sz w:val="16"/>
                <w:szCs w:val="16"/>
                <w:lang w:eastAsia="en-AU"/>
              </w:rPr>
            </w:pPr>
            <w:ins w:id="8074" w:author="KIM, Jason" w:date="2019-04-02T13:39:00Z">
              <w:r w:rsidRPr="005D76C8">
                <w:rPr>
                  <w:rFonts w:eastAsia="Times New Roman" w:cs="Calibri"/>
                  <w:color w:val="000000"/>
                  <w:sz w:val="16"/>
                  <w:szCs w:val="16"/>
                  <w:lang w:eastAsia="en-AU"/>
                </w:rPr>
                <w:t>DLZ2233 to DLZ2233</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75" w:author="KIM, Jason" w:date="2019-04-02T13:39:00Z"/>
                <w:rFonts w:eastAsia="Times New Roman" w:cs="Calibri"/>
                <w:color w:val="000000"/>
                <w:sz w:val="16"/>
                <w:szCs w:val="16"/>
                <w:lang w:eastAsia="en-AU"/>
              </w:rPr>
            </w:pPr>
            <w:ins w:id="807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77" w:author="KIM, Jason" w:date="2019-04-02T13:39:00Z"/>
                <w:rFonts w:eastAsia="Times New Roman" w:cs="Calibri"/>
                <w:color w:val="000000"/>
                <w:sz w:val="16"/>
                <w:szCs w:val="16"/>
                <w:lang w:eastAsia="en-AU"/>
              </w:rPr>
            </w:pPr>
            <w:ins w:id="8078" w:author="KIM, Jason" w:date="2019-04-02T13:39:00Z">
              <w:r w:rsidRPr="005D76C8">
                <w:rPr>
                  <w:rFonts w:eastAsia="Times New Roman" w:cs="Calibri"/>
                  <w:color w:val="000000"/>
                  <w:sz w:val="16"/>
                  <w:szCs w:val="16"/>
                  <w:lang w:eastAsia="en-AU"/>
                </w:rPr>
                <w:t>ELZ20290</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9" w:author="KIM, Jason" w:date="2019-04-02T13:39:00Z"/>
                <w:rFonts w:eastAsia="Times New Roman" w:cs="Calibri"/>
                <w:color w:val="000000"/>
                <w:sz w:val="16"/>
                <w:szCs w:val="16"/>
                <w:lang w:eastAsia="en-AU"/>
              </w:rPr>
            </w:pPr>
            <w:ins w:id="8080" w:author="KIM, Jason" w:date="2019-04-02T13:39:00Z">
              <w:r w:rsidRPr="005D76C8">
                <w:rPr>
                  <w:rFonts w:eastAsia="Times New Roman" w:cs="Calibri"/>
                  <w:color w:val="000000"/>
                  <w:sz w:val="16"/>
                  <w:szCs w:val="16"/>
                  <w:lang w:eastAsia="en-AU"/>
                </w:rPr>
                <w:t>CP57</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1" w:author="KIM, Jason" w:date="2019-04-02T13:39:00Z"/>
                <w:rFonts w:eastAsia="Times New Roman" w:cs="Calibri"/>
                <w:color w:val="000000"/>
                <w:sz w:val="16"/>
                <w:szCs w:val="16"/>
                <w:lang w:eastAsia="en-AU"/>
              </w:rPr>
            </w:pPr>
            <w:ins w:id="8082"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3" w:author="KIM, Jason" w:date="2019-04-02T13:39:00Z"/>
                <w:rFonts w:eastAsia="Times New Roman" w:cs="Calibri"/>
                <w:color w:val="000000"/>
                <w:sz w:val="16"/>
                <w:szCs w:val="16"/>
                <w:lang w:eastAsia="en-AU"/>
              </w:rPr>
            </w:pPr>
            <w:ins w:id="8084" w:author="KIM, Jason" w:date="2019-04-02T13:39:00Z">
              <w:r w:rsidRPr="005D76C8">
                <w:rPr>
                  <w:rFonts w:eastAsia="Times New Roman" w:cs="Calibri"/>
                  <w:color w:val="000000"/>
                  <w:sz w:val="16"/>
                  <w:szCs w:val="16"/>
                  <w:lang w:eastAsia="en-AU"/>
                </w:rPr>
                <w:t>DLZ2573 to DLZ2573</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85" w:author="KIM, Jason" w:date="2019-04-02T13:39:00Z"/>
                <w:rFonts w:eastAsia="Times New Roman" w:cs="Calibri"/>
                <w:color w:val="000000"/>
                <w:sz w:val="16"/>
                <w:szCs w:val="16"/>
                <w:lang w:eastAsia="en-AU"/>
              </w:rPr>
            </w:pPr>
            <w:ins w:id="808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87" w:author="KIM, Jason" w:date="2019-04-02T13:39:00Z"/>
                <w:rFonts w:eastAsia="Times New Roman" w:cs="Calibri"/>
                <w:color w:val="000000"/>
                <w:sz w:val="16"/>
                <w:szCs w:val="16"/>
                <w:lang w:eastAsia="en-AU"/>
              </w:rPr>
            </w:pPr>
            <w:ins w:id="808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9" w:author="KIM, Jason" w:date="2019-04-02T13:39:00Z"/>
                <w:rFonts w:eastAsia="Times New Roman" w:cs="Calibri"/>
                <w:color w:val="000000"/>
                <w:sz w:val="16"/>
                <w:szCs w:val="16"/>
                <w:lang w:eastAsia="en-AU"/>
              </w:rPr>
            </w:pPr>
            <w:ins w:id="809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91" w:author="KIM, Jason" w:date="2019-04-02T13:39:00Z"/>
                <w:rFonts w:eastAsia="Times New Roman" w:cs="Calibri"/>
                <w:color w:val="000000"/>
                <w:sz w:val="16"/>
                <w:szCs w:val="16"/>
                <w:lang w:eastAsia="en-AU"/>
              </w:rPr>
            </w:pPr>
            <w:ins w:id="8092"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93" w:author="KIM, Jason" w:date="2019-04-02T13:39:00Z"/>
                <w:rFonts w:eastAsia="Times New Roman" w:cs="Calibri"/>
                <w:color w:val="000000"/>
                <w:sz w:val="16"/>
                <w:szCs w:val="16"/>
                <w:lang w:eastAsia="en-AU"/>
              </w:rPr>
            </w:pPr>
            <w:ins w:id="8094"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95" w:author="KIM, Jason" w:date="2019-04-02T13:39:00Z"/>
                <w:rFonts w:eastAsia="Times New Roman" w:cs="Calibri"/>
                <w:color w:val="000000"/>
                <w:sz w:val="16"/>
                <w:szCs w:val="16"/>
                <w:lang w:eastAsia="en-AU"/>
              </w:rPr>
            </w:pPr>
            <w:ins w:id="8096" w:author="KIM, Jason" w:date="2019-04-02T13:39:00Z">
              <w:r w:rsidRPr="005D76C8">
                <w:rPr>
                  <w:rFonts w:eastAsia="Times New Roman" w:cs="Calibri"/>
                  <w:color w:val="000000"/>
                  <w:sz w:val="16"/>
                  <w:szCs w:val="16"/>
                  <w:lang w:eastAsia="en-AU"/>
                </w:rPr>
                <w:t> </w:t>
              </w:r>
            </w:ins>
          </w:p>
        </w:tc>
      </w:tr>
    </w:tbl>
    <w:p w:rsidR="00110C18" w:rsidRPr="0048308D" w:rsidRDefault="00110C18" w:rsidP="00110C18">
      <w:pPr>
        <w:pStyle w:val="AppendixLetter"/>
        <w:rPr>
          <w:ins w:id="8097" w:author="KIM, Jason" w:date="2019-04-02T13:39:00Z"/>
        </w:rPr>
      </w:pPr>
      <w:bookmarkStart w:id="8098" w:name="_Toc516580907"/>
      <w:bookmarkStart w:id="8099" w:name="_Toc516581315"/>
      <w:bookmarkStart w:id="8100" w:name="_Toc516582019"/>
      <w:bookmarkStart w:id="8101" w:name="_Toc516582426"/>
      <w:bookmarkStart w:id="8102" w:name="_Toc516582511"/>
      <w:bookmarkStart w:id="8103" w:name="_Toc516582918"/>
      <w:bookmarkStart w:id="8104" w:name="_Toc516583399"/>
      <w:bookmarkStart w:id="8105" w:name="_Toc517092025"/>
      <w:bookmarkStart w:id="8106" w:name="_Toc517093585"/>
      <w:bookmarkStart w:id="8107" w:name="_Toc517094083"/>
      <w:bookmarkStart w:id="8108" w:name="_Toc517095694"/>
      <w:ins w:id="8109" w:author="KIM, Jason" w:date="2019-04-02T13:39:00Z">
        <w:r w:rsidRPr="0048308D">
          <w:lastRenderedPageBreak/>
          <w:t>Appendix E</w:t>
        </w:r>
        <w:bookmarkEnd w:id="8098"/>
        <w:bookmarkEnd w:id="8099"/>
        <w:bookmarkEnd w:id="8100"/>
        <w:bookmarkEnd w:id="8101"/>
        <w:bookmarkEnd w:id="8102"/>
        <w:bookmarkEnd w:id="8103"/>
        <w:bookmarkEnd w:id="8104"/>
        <w:bookmarkEnd w:id="8105"/>
        <w:bookmarkEnd w:id="8106"/>
        <w:bookmarkEnd w:id="8107"/>
        <w:bookmarkEnd w:id="8108"/>
      </w:ins>
    </w:p>
    <w:p w:rsidR="00110C18" w:rsidRPr="0048308D" w:rsidRDefault="00110C18" w:rsidP="00110C18">
      <w:pPr>
        <w:pStyle w:val="AppendixTitle"/>
        <w:rPr>
          <w:ins w:id="8110" w:author="KIM, Jason" w:date="2019-04-02T13:39:00Z"/>
        </w:rPr>
      </w:pPr>
      <w:bookmarkStart w:id="8111" w:name="_Toc516580908"/>
      <w:bookmarkStart w:id="8112" w:name="_Toc516581316"/>
      <w:bookmarkStart w:id="8113" w:name="_Toc516582020"/>
      <w:bookmarkStart w:id="8114" w:name="_Toc516582427"/>
      <w:bookmarkStart w:id="8115" w:name="_Toc516582512"/>
      <w:bookmarkStart w:id="8116" w:name="_Toc516582919"/>
      <w:bookmarkStart w:id="8117" w:name="_Toc516583400"/>
      <w:bookmarkStart w:id="8118" w:name="_Toc517092026"/>
      <w:bookmarkStart w:id="8119" w:name="_Toc517093586"/>
      <w:bookmarkStart w:id="8120" w:name="_Toc517094084"/>
      <w:bookmarkStart w:id="8121" w:name="_Toc517095695"/>
      <w:ins w:id="8122" w:author="KIM, Jason" w:date="2019-04-02T13:39:00Z">
        <w:r w:rsidRPr="0048308D">
          <w:t>Asset Device Listing</w:t>
        </w:r>
        <w:bookmarkEnd w:id="8111"/>
        <w:bookmarkEnd w:id="8112"/>
        <w:bookmarkEnd w:id="8113"/>
        <w:bookmarkEnd w:id="8114"/>
        <w:bookmarkEnd w:id="8115"/>
        <w:bookmarkEnd w:id="8116"/>
        <w:bookmarkEnd w:id="8117"/>
        <w:bookmarkEnd w:id="8118"/>
        <w:bookmarkEnd w:id="8119"/>
        <w:bookmarkEnd w:id="8120"/>
        <w:bookmarkEnd w:id="8121"/>
      </w:ins>
    </w:p>
    <w:p w:rsidR="00110C18" w:rsidRDefault="00110C18" w:rsidP="00110C18">
      <w:pPr>
        <w:rPr>
          <w:ins w:id="8123" w:author="KIM, Jason" w:date="2019-04-02T13:39:00Z"/>
        </w:rPr>
      </w:pPr>
    </w:p>
    <w:p w:rsidR="00110C18" w:rsidRDefault="00110C18" w:rsidP="00110C18">
      <w:pPr>
        <w:rPr>
          <w:ins w:id="8124" w:author="KIM, Jason" w:date="2019-04-02T13:39:00Z"/>
        </w:rPr>
      </w:pPr>
      <w:ins w:id="8125" w:author="KIM, Jason" w:date="2019-04-02T13:39:00Z">
        <w:r>
          <w:br w:type="page"/>
        </w:r>
      </w:ins>
    </w:p>
    <w:p w:rsidR="00110C18" w:rsidRPr="00AF1C6F" w:rsidRDefault="00110C18" w:rsidP="00110C18">
      <w:pPr>
        <w:pStyle w:val="Caption"/>
        <w:rPr>
          <w:ins w:id="8126" w:author="KIM, Jason" w:date="2019-04-02T13:39:00Z"/>
          <w:lang w:val="en-AU"/>
        </w:rPr>
      </w:pPr>
      <w:bookmarkStart w:id="8127" w:name="_Toc517095770"/>
      <w:ins w:id="8128" w:author="KIM, Jason" w:date="2019-04-02T13:39:00Z">
        <w:r>
          <w:lastRenderedPageBreak/>
          <w:t xml:space="preserve">Table E- </w:t>
        </w:r>
        <w:r>
          <w:fldChar w:fldCharType="begin"/>
        </w:r>
        <w:r>
          <w:instrText xml:space="preserve"> SEQ Table_E- \* ARABIC </w:instrText>
        </w:r>
        <w:r>
          <w:fldChar w:fldCharType="separate"/>
        </w:r>
        <w:r>
          <w:rPr>
            <w:noProof/>
          </w:rPr>
          <w:t>1</w:t>
        </w:r>
        <w:r>
          <w:fldChar w:fldCharType="end"/>
        </w:r>
        <w:r w:rsidRPr="00AF1C6F">
          <w:rPr>
            <w:lang w:val="en-AU"/>
          </w:rPr>
          <w:t xml:space="preserve"> : </w:t>
        </w:r>
        <w:r>
          <w:rPr>
            <w:lang w:val="en-AU"/>
          </w:rPr>
          <w:t>Exit Light with Strobe (EXL) Asset List</w:t>
        </w:r>
        <w:bookmarkEnd w:id="8127"/>
      </w:ins>
    </w:p>
    <w:tbl>
      <w:tblPr>
        <w:tblStyle w:val="ReportTable1"/>
        <w:tblW w:w="5000" w:type="pct"/>
        <w:tblLook w:val="04A0" w:firstRow="1" w:lastRow="0" w:firstColumn="1" w:lastColumn="0" w:noHBand="0" w:noVBand="1"/>
      </w:tblPr>
      <w:tblGrid>
        <w:gridCol w:w="1431"/>
        <w:gridCol w:w="1147"/>
        <w:gridCol w:w="912"/>
        <w:gridCol w:w="1129"/>
        <w:gridCol w:w="1405"/>
        <w:gridCol w:w="1770"/>
        <w:gridCol w:w="1448"/>
      </w:tblGrid>
      <w:tr w:rsidR="00110C18" w:rsidRPr="00D47EC1" w:rsidTr="00063728">
        <w:trPr>
          <w:cnfStyle w:val="100000000000" w:firstRow="1" w:lastRow="0" w:firstColumn="0" w:lastColumn="0" w:oddVBand="0" w:evenVBand="0" w:oddHBand="0" w:evenHBand="0" w:firstRowFirstColumn="0" w:firstRowLastColumn="0" w:lastRowFirstColumn="0" w:lastRowLastColumn="0"/>
          <w:trHeight w:val="288"/>
          <w:ins w:id="8129" w:author="KIM, Jason" w:date="2019-04-02T13:39:00Z"/>
        </w:trPr>
        <w:tc>
          <w:tcPr>
            <w:tcW w:w="776" w:type="pct"/>
            <w:noWrap/>
            <w:hideMark/>
          </w:tcPr>
          <w:p w:rsidR="00110C18" w:rsidRPr="001B5267" w:rsidRDefault="00110C18" w:rsidP="00063728">
            <w:pPr>
              <w:pStyle w:val="TableHeading"/>
              <w:rPr>
                <w:ins w:id="8130" w:author="KIM, Jason" w:date="2019-04-02T13:39:00Z"/>
                <w:bCs/>
              </w:rPr>
            </w:pPr>
            <w:ins w:id="8131" w:author="KIM, Jason" w:date="2019-04-02T13:39:00Z">
              <w:r w:rsidRPr="001B5267">
                <w:rPr>
                  <w:b/>
                  <w:bCs/>
                </w:rPr>
                <w:t>Lighting Bank</w:t>
              </w:r>
            </w:ins>
          </w:p>
        </w:tc>
        <w:tc>
          <w:tcPr>
            <w:tcW w:w="622" w:type="pct"/>
            <w:noWrap/>
            <w:hideMark/>
          </w:tcPr>
          <w:p w:rsidR="00110C18" w:rsidRPr="001B5267" w:rsidRDefault="00110C18" w:rsidP="00063728">
            <w:pPr>
              <w:pStyle w:val="TableHeading"/>
              <w:rPr>
                <w:ins w:id="8132" w:author="KIM, Jason" w:date="2019-04-02T13:39:00Z"/>
                <w:bCs/>
              </w:rPr>
            </w:pPr>
            <w:ins w:id="8133" w:author="KIM, Jason" w:date="2019-04-02T13:39:00Z">
              <w:r w:rsidRPr="001B5267">
                <w:rPr>
                  <w:b/>
                  <w:bCs/>
                </w:rPr>
                <w:t>ELZ</w:t>
              </w:r>
            </w:ins>
          </w:p>
        </w:tc>
        <w:tc>
          <w:tcPr>
            <w:tcW w:w="495" w:type="pct"/>
            <w:noWrap/>
            <w:hideMark/>
          </w:tcPr>
          <w:p w:rsidR="00110C18" w:rsidRPr="001B5267" w:rsidRDefault="00110C18" w:rsidP="00063728">
            <w:pPr>
              <w:pStyle w:val="TableHeading"/>
              <w:rPr>
                <w:ins w:id="8134" w:author="KIM, Jason" w:date="2019-04-02T13:39:00Z"/>
                <w:bCs/>
              </w:rPr>
            </w:pPr>
            <w:ins w:id="8135" w:author="KIM, Jason" w:date="2019-04-02T13:39:00Z">
              <w:r w:rsidRPr="001B5267">
                <w:rPr>
                  <w:b/>
                  <w:bCs/>
                </w:rPr>
                <w:t>PLC</w:t>
              </w:r>
            </w:ins>
          </w:p>
        </w:tc>
        <w:tc>
          <w:tcPr>
            <w:tcW w:w="601" w:type="pct"/>
            <w:noWrap/>
            <w:hideMark/>
          </w:tcPr>
          <w:p w:rsidR="00110C18" w:rsidRPr="001B5267" w:rsidRDefault="00110C18" w:rsidP="00063728">
            <w:pPr>
              <w:pStyle w:val="TableHeading"/>
              <w:rPr>
                <w:ins w:id="8136" w:author="KIM, Jason" w:date="2019-04-02T13:39:00Z"/>
                <w:bCs/>
              </w:rPr>
            </w:pPr>
            <w:ins w:id="8137" w:author="KIM, Jason" w:date="2019-04-02T13:39:00Z">
              <w:r w:rsidRPr="001B5267">
                <w:rPr>
                  <w:b/>
                  <w:bCs/>
                </w:rPr>
                <w:t>Asset Item</w:t>
              </w:r>
            </w:ins>
          </w:p>
        </w:tc>
        <w:tc>
          <w:tcPr>
            <w:tcW w:w="762" w:type="pct"/>
            <w:noWrap/>
            <w:hideMark/>
          </w:tcPr>
          <w:p w:rsidR="00110C18" w:rsidRPr="001B5267" w:rsidRDefault="00110C18" w:rsidP="00063728">
            <w:pPr>
              <w:pStyle w:val="TableHeading"/>
              <w:rPr>
                <w:ins w:id="8138" w:author="KIM, Jason" w:date="2019-04-02T13:39:00Z"/>
                <w:bCs/>
              </w:rPr>
            </w:pPr>
            <w:ins w:id="8139" w:author="KIM, Jason" w:date="2019-04-02T13:39:00Z">
              <w:r w:rsidRPr="001B5267">
                <w:rPr>
                  <w:b/>
                  <w:bCs/>
                </w:rPr>
                <w:t>Direction</w:t>
              </w:r>
            </w:ins>
          </w:p>
        </w:tc>
        <w:tc>
          <w:tcPr>
            <w:tcW w:w="959" w:type="pct"/>
            <w:noWrap/>
            <w:hideMark/>
          </w:tcPr>
          <w:p w:rsidR="00110C18" w:rsidRPr="001B5267" w:rsidRDefault="00110C18" w:rsidP="00063728">
            <w:pPr>
              <w:pStyle w:val="TableHeading"/>
              <w:rPr>
                <w:ins w:id="8140" w:author="KIM, Jason" w:date="2019-04-02T13:39:00Z"/>
                <w:bCs/>
              </w:rPr>
            </w:pPr>
            <w:ins w:id="8141" w:author="KIM, Jason" w:date="2019-04-02T13:39:00Z">
              <w:r w:rsidRPr="001B5267">
                <w:rPr>
                  <w:b/>
                  <w:bCs/>
                </w:rPr>
                <w:t>Location</w:t>
              </w:r>
            </w:ins>
          </w:p>
        </w:tc>
        <w:tc>
          <w:tcPr>
            <w:tcW w:w="785" w:type="pct"/>
            <w:noWrap/>
            <w:hideMark/>
          </w:tcPr>
          <w:p w:rsidR="00110C18" w:rsidRPr="001B5267" w:rsidRDefault="00110C18" w:rsidP="00063728">
            <w:pPr>
              <w:pStyle w:val="TableHeading"/>
              <w:rPr>
                <w:ins w:id="8142" w:author="KIM, Jason" w:date="2019-04-02T13:39:00Z"/>
                <w:bCs/>
              </w:rPr>
            </w:pPr>
            <w:ins w:id="8143" w:author="KIM, Jason" w:date="2019-04-02T13:39:00Z">
              <w:r w:rsidRPr="001B5267">
                <w:rPr>
                  <w:b/>
                  <w:bCs/>
                </w:rPr>
                <w:t>Date Modified</w:t>
              </w:r>
            </w:ins>
          </w:p>
        </w:tc>
      </w:tr>
      <w:tr w:rsidR="00110C18" w:rsidRPr="00D47EC1" w:rsidTr="00063728">
        <w:trPr>
          <w:trHeight w:val="288"/>
          <w:ins w:id="8144" w:author="KIM, Jason" w:date="2019-04-02T13:39:00Z"/>
        </w:trPr>
        <w:tc>
          <w:tcPr>
            <w:tcW w:w="776" w:type="pct"/>
            <w:noWrap/>
            <w:hideMark/>
          </w:tcPr>
          <w:p w:rsidR="00110C18" w:rsidRPr="00D47EC1" w:rsidRDefault="00110C18" w:rsidP="00063728">
            <w:pPr>
              <w:rPr>
                <w:ins w:id="8145" w:author="KIM, Jason" w:date="2019-04-02T13:39:00Z"/>
                <w:rFonts w:ascii="Calibri" w:eastAsia="Times New Roman" w:hAnsi="Calibri" w:cs="Calibri"/>
                <w:color w:val="000000"/>
                <w:lang w:eastAsia="en-AU"/>
              </w:rPr>
            </w:pPr>
            <w:ins w:id="8146" w:author="KIM, Jason" w:date="2019-04-02T13:39:00Z">
              <w:r w:rsidRPr="00D47EC1">
                <w:rPr>
                  <w:rFonts w:ascii="Calibri" w:eastAsia="Times New Roman" w:hAnsi="Calibri" w:cs="Calibri"/>
                  <w:color w:val="000000"/>
                  <w:lang w:eastAsia="en-AU"/>
                </w:rPr>
                <w:t>EXL04NK171</w:t>
              </w:r>
            </w:ins>
          </w:p>
        </w:tc>
        <w:tc>
          <w:tcPr>
            <w:tcW w:w="622" w:type="pct"/>
            <w:noWrap/>
            <w:hideMark/>
          </w:tcPr>
          <w:p w:rsidR="00110C18" w:rsidRPr="00D47EC1" w:rsidRDefault="00110C18" w:rsidP="00063728">
            <w:pPr>
              <w:rPr>
                <w:ins w:id="8147" w:author="KIM, Jason" w:date="2019-04-02T13:39:00Z"/>
                <w:rFonts w:ascii="Calibri" w:eastAsia="Times New Roman" w:hAnsi="Calibri" w:cs="Calibri"/>
                <w:color w:val="000000"/>
                <w:lang w:eastAsia="en-AU"/>
              </w:rPr>
            </w:pPr>
            <w:ins w:id="8148" w:author="KIM, Jason" w:date="2019-04-02T13:39:00Z">
              <w:r w:rsidRPr="00D47EC1">
                <w:rPr>
                  <w:rFonts w:ascii="Calibri" w:eastAsia="Times New Roman" w:hAnsi="Calibri" w:cs="Calibri"/>
                  <w:color w:val="000000"/>
                  <w:lang w:eastAsia="en-AU"/>
                </w:rPr>
                <w:t>ELZ10026</w:t>
              </w:r>
            </w:ins>
          </w:p>
        </w:tc>
        <w:tc>
          <w:tcPr>
            <w:tcW w:w="495" w:type="pct"/>
            <w:noWrap/>
            <w:hideMark/>
          </w:tcPr>
          <w:p w:rsidR="00110C18" w:rsidRPr="00D47EC1" w:rsidRDefault="00110C18" w:rsidP="00063728">
            <w:pPr>
              <w:rPr>
                <w:ins w:id="8149" w:author="KIM, Jason" w:date="2019-04-02T13:39:00Z"/>
                <w:rFonts w:ascii="Calibri" w:eastAsia="Times New Roman" w:hAnsi="Calibri" w:cs="Calibri"/>
                <w:color w:val="000000"/>
                <w:lang w:eastAsia="en-AU"/>
              </w:rPr>
            </w:pPr>
            <w:ins w:id="815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51" w:author="KIM, Jason" w:date="2019-04-02T13:39:00Z"/>
                <w:rFonts w:ascii="Calibri" w:eastAsia="Times New Roman" w:hAnsi="Calibri" w:cs="Calibri"/>
                <w:color w:val="000000"/>
                <w:lang w:eastAsia="en-AU"/>
              </w:rPr>
            </w:pPr>
            <w:ins w:id="8152" w:author="KIM, Jason" w:date="2019-04-02T13:39:00Z">
              <w:r w:rsidRPr="00D47EC1">
                <w:rPr>
                  <w:rFonts w:ascii="Calibri" w:eastAsia="Times New Roman" w:hAnsi="Calibri" w:cs="Calibri"/>
                  <w:color w:val="000000"/>
                  <w:lang w:eastAsia="en-AU"/>
                </w:rPr>
                <w:t>EXL1041</w:t>
              </w:r>
            </w:ins>
          </w:p>
        </w:tc>
        <w:tc>
          <w:tcPr>
            <w:tcW w:w="762" w:type="pct"/>
            <w:noWrap/>
            <w:hideMark/>
          </w:tcPr>
          <w:p w:rsidR="00110C18" w:rsidRPr="00D47EC1" w:rsidRDefault="00110C18" w:rsidP="00063728">
            <w:pPr>
              <w:rPr>
                <w:ins w:id="8153" w:author="KIM, Jason" w:date="2019-04-02T13:39:00Z"/>
                <w:rFonts w:ascii="Calibri" w:eastAsia="Times New Roman" w:hAnsi="Calibri" w:cs="Calibri"/>
                <w:color w:val="000000"/>
                <w:lang w:eastAsia="en-AU"/>
              </w:rPr>
            </w:pPr>
            <w:ins w:id="815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55" w:author="KIM, Jason" w:date="2019-04-02T13:39:00Z"/>
                <w:rFonts w:ascii="Calibri" w:eastAsia="Times New Roman" w:hAnsi="Calibri" w:cs="Calibri"/>
                <w:color w:val="000000"/>
                <w:lang w:eastAsia="en-AU"/>
              </w:rPr>
            </w:pPr>
            <w:ins w:id="8156" w:author="KIM, Jason" w:date="2019-04-02T13:39:00Z">
              <w:r w:rsidRPr="00D47EC1">
                <w:rPr>
                  <w:rFonts w:ascii="Calibri" w:eastAsia="Times New Roman" w:hAnsi="Calibri" w:cs="Calibri"/>
                  <w:color w:val="000000"/>
                  <w:lang w:eastAsia="en-AU"/>
                </w:rPr>
                <w:t>Chainage 1320</w:t>
              </w:r>
            </w:ins>
          </w:p>
        </w:tc>
        <w:tc>
          <w:tcPr>
            <w:tcW w:w="785" w:type="pct"/>
            <w:noWrap/>
            <w:hideMark/>
          </w:tcPr>
          <w:p w:rsidR="00110C18" w:rsidRPr="00D47EC1" w:rsidRDefault="00110C18" w:rsidP="00063728">
            <w:pPr>
              <w:jc w:val="right"/>
              <w:rPr>
                <w:ins w:id="8157" w:author="KIM, Jason" w:date="2019-04-02T13:39:00Z"/>
                <w:rFonts w:ascii="Calibri" w:eastAsia="Times New Roman" w:hAnsi="Calibri" w:cs="Calibri"/>
                <w:color w:val="000000"/>
                <w:lang w:eastAsia="en-AU"/>
              </w:rPr>
            </w:pPr>
            <w:ins w:id="81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59" w:author="KIM, Jason" w:date="2019-04-02T13:39:00Z"/>
        </w:trPr>
        <w:tc>
          <w:tcPr>
            <w:tcW w:w="776" w:type="pct"/>
            <w:noWrap/>
            <w:hideMark/>
          </w:tcPr>
          <w:p w:rsidR="00110C18" w:rsidRPr="00D47EC1" w:rsidRDefault="00110C18" w:rsidP="00063728">
            <w:pPr>
              <w:rPr>
                <w:ins w:id="8160" w:author="KIM, Jason" w:date="2019-04-02T13:39:00Z"/>
                <w:rFonts w:ascii="Calibri" w:eastAsia="Times New Roman" w:hAnsi="Calibri" w:cs="Calibri"/>
                <w:color w:val="000000"/>
                <w:lang w:eastAsia="en-AU"/>
              </w:rPr>
            </w:pPr>
            <w:ins w:id="8161" w:author="KIM, Jason" w:date="2019-04-02T13:39:00Z">
              <w:r w:rsidRPr="00D47EC1">
                <w:rPr>
                  <w:rFonts w:ascii="Calibri" w:eastAsia="Times New Roman" w:hAnsi="Calibri" w:cs="Calibri"/>
                  <w:color w:val="000000"/>
                  <w:lang w:eastAsia="en-AU"/>
                </w:rPr>
                <w:t>EXL05NK171</w:t>
              </w:r>
            </w:ins>
          </w:p>
        </w:tc>
        <w:tc>
          <w:tcPr>
            <w:tcW w:w="622" w:type="pct"/>
            <w:noWrap/>
            <w:hideMark/>
          </w:tcPr>
          <w:p w:rsidR="00110C18" w:rsidRPr="00D47EC1" w:rsidRDefault="00110C18" w:rsidP="00063728">
            <w:pPr>
              <w:rPr>
                <w:ins w:id="8162" w:author="KIM, Jason" w:date="2019-04-02T13:39:00Z"/>
                <w:rFonts w:ascii="Calibri" w:eastAsia="Times New Roman" w:hAnsi="Calibri" w:cs="Calibri"/>
                <w:color w:val="000000"/>
                <w:lang w:eastAsia="en-AU"/>
              </w:rPr>
            </w:pPr>
            <w:ins w:id="8163" w:author="KIM, Jason" w:date="2019-04-02T13:39:00Z">
              <w:r w:rsidRPr="00D47EC1">
                <w:rPr>
                  <w:rFonts w:ascii="Calibri" w:eastAsia="Times New Roman" w:hAnsi="Calibri" w:cs="Calibri"/>
                  <w:color w:val="000000"/>
                  <w:lang w:eastAsia="en-AU"/>
                </w:rPr>
                <w:t>ELZ10030</w:t>
              </w:r>
            </w:ins>
          </w:p>
        </w:tc>
        <w:tc>
          <w:tcPr>
            <w:tcW w:w="495" w:type="pct"/>
            <w:noWrap/>
            <w:hideMark/>
          </w:tcPr>
          <w:p w:rsidR="00110C18" w:rsidRPr="00D47EC1" w:rsidRDefault="00110C18" w:rsidP="00063728">
            <w:pPr>
              <w:rPr>
                <w:ins w:id="8164" w:author="KIM, Jason" w:date="2019-04-02T13:39:00Z"/>
                <w:rFonts w:ascii="Calibri" w:eastAsia="Times New Roman" w:hAnsi="Calibri" w:cs="Calibri"/>
                <w:color w:val="000000"/>
                <w:lang w:eastAsia="en-AU"/>
              </w:rPr>
            </w:pPr>
            <w:ins w:id="816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66" w:author="KIM, Jason" w:date="2019-04-02T13:39:00Z"/>
                <w:rFonts w:ascii="Calibri" w:eastAsia="Times New Roman" w:hAnsi="Calibri" w:cs="Calibri"/>
                <w:color w:val="000000"/>
                <w:lang w:eastAsia="en-AU"/>
              </w:rPr>
            </w:pPr>
            <w:ins w:id="8167" w:author="KIM, Jason" w:date="2019-04-02T13:39:00Z">
              <w:r w:rsidRPr="00D47EC1">
                <w:rPr>
                  <w:rFonts w:ascii="Calibri" w:eastAsia="Times New Roman" w:hAnsi="Calibri" w:cs="Calibri"/>
                  <w:color w:val="000000"/>
                  <w:lang w:eastAsia="en-AU"/>
                </w:rPr>
                <w:t>EXL1051</w:t>
              </w:r>
            </w:ins>
          </w:p>
        </w:tc>
        <w:tc>
          <w:tcPr>
            <w:tcW w:w="762" w:type="pct"/>
            <w:noWrap/>
            <w:hideMark/>
          </w:tcPr>
          <w:p w:rsidR="00110C18" w:rsidRPr="00D47EC1" w:rsidRDefault="00110C18" w:rsidP="00063728">
            <w:pPr>
              <w:rPr>
                <w:ins w:id="8168" w:author="KIM, Jason" w:date="2019-04-02T13:39:00Z"/>
                <w:rFonts w:ascii="Calibri" w:eastAsia="Times New Roman" w:hAnsi="Calibri" w:cs="Calibri"/>
                <w:color w:val="000000"/>
                <w:lang w:eastAsia="en-AU"/>
              </w:rPr>
            </w:pPr>
            <w:ins w:id="816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70" w:author="KIM, Jason" w:date="2019-04-02T13:39:00Z"/>
                <w:rFonts w:ascii="Calibri" w:eastAsia="Times New Roman" w:hAnsi="Calibri" w:cs="Calibri"/>
                <w:color w:val="000000"/>
                <w:lang w:eastAsia="en-AU"/>
              </w:rPr>
            </w:pPr>
            <w:ins w:id="8171" w:author="KIM, Jason" w:date="2019-04-02T13:39:00Z">
              <w:r w:rsidRPr="00D47EC1">
                <w:rPr>
                  <w:rFonts w:ascii="Calibri" w:eastAsia="Times New Roman" w:hAnsi="Calibri" w:cs="Calibri"/>
                  <w:color w:val="000000"/>
                  <w:lang w:eastAsia="en-AU"/>
                </w:rPr>
                <w:t>Chainage 1440</w:t>
              </w:r>
            </w:ins>
          </w:p>
        </w:tc>
        <w:tc>
          <w:tcPr>
            <w:tcW w:w="785" w:type="pct"/>
            <w:noWrap/>
            <w:hideMark/>
          </w:tcPr>
          <w:p w:rsidR="00110C18" w:rsidRPr="00D47EC1" w:rsidRDefault="00110C18" w:rsidP="00063728">
            <w:pPr>
              <w:jc w:val="right"/>
              <w:rPr>
                <w:ins w:id="8172" w:author="KIM, Jason" w:date="2019-04-02T13:39:00Z"/>
                <w:rFonts w:ascii="Calibri" w:eastAsia="Times New Roman" w:hAnsi="Calibri" w:cs="Calibri"/>
                <w:color w:val="000000"/>
                <w:lang w:eastAsia="en-AU"/>
              </w:rPr>
            </w:pPr>
            <w:ins w:id="81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74" w:author="KIM, Jason" w:date="2019-04-02T13:39:00Z"/>
        </w:trPr>
        <w:tc>
          <w:tcPr>
            <w:tcW w:w="776" w:type="pct"/>
            <w:noWrap/>
            <w:hideMark/>
          </w:tcPr>
          <w:p w:rsidR="00110C18" w:rsidRPr="00D47EC1" w:rsidRDefault="00110C18" w:rsidP="00063728">
            <w:pPr>
              <w:rPr>
                <w:ins w:id="8175" w:author="KIM, Jason" w:date="2019-04-02T13:39:00Z"/>
                <w:rFonts w:ascii="Calibri" w:eastAsia="Times New Roman" w:hAnsi="Calibri" w:cs="Calibri"/>
                <w:color w:val="000000"/>
                <w:lang w:eastAsia="en-AU"/>
              </w:rPr>
            </w:pPr>
            <w:ins w:id="8176" w:author="KIM, Jason" w:date="2019-04-02T13:39:00Z">
              <w:r w:rsidRPr="00D47EC1">
                <w:rPr>
                  <w:rFonts w:ascii="Calibri" w:eastAsia="Times New Roman" w:hAnsi="Calibri" w:cs="Calibri"/>
                  <w:color w:val="000000"/>
                  <w:lang w:eastAsia="en-AU"/>
                </w:rPr>
                <w:t>EXL06K171</w:t>
              </w:r>
            </w:ins>
          </w:p>
        </w:tc>
        <w:tc>
          <w:tcPr>
            <w:tcW w:w="622" w:type="pct"/>
            <w:noWrap/>
            <w:hideMark/>
          </w:tcPr>
          <w:p w:rsidR="00110C18" w:rsidRPr="00D47EC1" w:rsidRDefault="00110C18" w:rsidP="00063728">
            <w:pPr>
              <w:rPr>
                <w:ins w:id="8177" w:author="KIM, Jason" w:date="2019-04-02T13:39:00Z"/>
                <w:rFonts w:ascii="Calibri" w:eastAsia="Times New Roman" w:hAnsi="Calibri" w:cs="Calibri"/>
                <w:color w:val="000000"/>
                <w:lang w:eastAsia="en-AU"/>
              </w:rPr>
            </w:pPr>
            <w:ins w:id="8178" w:author="KIM, Jason" w:date="2019-04-02T13:39:00Z">
              <w:r w:rsidRPr="00D47EC1">
                <w:rPr>
                  <w:rFonts w:ascii="Calibri" w:eastAsia="Times New Roman" w:hAnsi="Calibri" w:cs="Calibri"/>
                  <w:color w:val="000000"/>
                  <w:lang w:eastAsia="en-AU"/>
                </w:rPr>
                <w:t>ELZ10034</w:t>
              </w:r>
            </w:ins>
          </w:p>
        </w:tc>
        <w:tc>
          <w:tcPr>
            <w:tcW w:w="495" w:type="pct"/>
            <w:noWrap/>
            <w:hideMark/>
          </w:tcPr>
          <w:p w:rsidR="00110C18" w:rsidRPr="00D47EC1" w:rsidRDefault="00110C18" w:rsidP="00063728">
            <w:pPr>
              <w:rPr>
                <w:ins w:id="8179" w:author="KIM, Jason" w:date="2019-04-02T13:39:00Z"/>
                <w:rFonts w:ascii="Calibri" w:eastAsia="Times New Roman" w:hAnsi="Calibri" w:cs="Calibri"/>
                <w:color w:val="000000"/>
                <w:lang w:eastAsia="en-AU"/>
              </w:rPr>
            </w:pPr>
            <w:ins w:id="818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81" w:author="KIM, Jason" w:date="2019-04-02T13:39:00Z"/>
                <w:rFonts w:ascii="Calibri" w:eastAsia="Times New Roman" w:hAnsi="Calibri" w:cs="Calibri"/>
                <w:color w:val="000000"/>
                <w:lang w:eastAsia="en-AU"/>
              </w:rPr>
            </w:pPr>
            <w:ins w:id="8182" w:author="KIM, Jason" w:date="2019-04-02T13:39:00Z">
              <w:r w:rsidRPr="00D47EC1">
                <w:rPr>
                  <w:rFonts w:ascii="Calibri" w:eastAsia="Times New Roman" w:hAnsi="Calibri" w:cs="Calibri"/>
                  <w:color w:val="000000"/>
                  <w:lang w:eastAsia="en-AU"/>
                </w:rPr>
                <w:t>EXL1061</w:t>
              </w:r>
            </w:ins>
          </w:p>
        </w:tc>
        <w:tc>
          <w:tcPr>
            <w:tcW w:w="762" w:type="pct"/>
            <w:noWrap/>
            <w:hideMark/>
          </w:tcPr>
          <w:p w:rsidR="00110C18" w:rsidRPr="00D47EC1" w:rsidRDefault="00110C18" w:rsidP="00063728">
            <w:pPr>
              <w:rPr>
                <w:ins w:id="8183" w:author="KIM, Jason" w:date="2019-04-02T13:39:00Z"/>
                <w:rFonts w:ascii="Calibri" w:eastAsia="Times New Roman" w:hAnsi="Calibri" w:cs="Calibri"/>
                <w:color w:val="000000"/>
                <w:lang w:eastAsia="en-AU"/>
              </w:rPr>
            </w:pPr>
            <w:ins w:id="818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85" w:author="KIM, Jason" w:date="2019-04-02T13:39:00Z"/>
                <w:rFonts w:ascii="Calibri" w:eastAsia="Times New Roman" w:hAnsi="Calibri" w:cs="Calibri"/>
                <w:color w:val="000000"/>
                <w:lang w:eastAsia="en-AU"/>
              </w:rPr>
            </w:pPr>
            <w:ins w:id="8186" w:author="KIM, Jason" w:date="2019-04-02T13:39:00Z">
              <w:r w:rsidRPr="00D47EC1">
                <w:rPr>
                  <w:rFonts w:ascii="Calibri" w:eastAsia="Times New Roman" w:hAnsi="Calibri" w:cs="Calibri"/>
                  <w:color w:val="000000"/>
                  <w:lang w:eastAsia="en-AU"/>
                </w:rPr>
                <w:t>Chainage 1559</w:t>
              </w:r>
            </w:ins>
          </w:p>
        </w:tc>
        <w:tc>
          <w:tcPr>
            <w:tcW w:w="785" w:type="pct"/>
            <w:noWrap/>
            <w:hideMark/>
          </w:tcPr>
          <w:p w:rsidR="00110C18" w:rsidRPr="00D47EC1" w:rsidRDefault="00110C18" w:rsidP="00063728">
            <w:pPr>
              <w:jc w:val="right"/>
              <w:rPr>
                <w:ins w:id="8187" w:author="KIM, Jason" w:date="2019-04-02T13:39:00Z"/>
                <w:rFonts w:ascii="Calibri" w:eastAsia="Times New Roman" w:hAnsi="Calibri" w:cs="Calibri"/>
                <w:color w:val="000000"/>
                <w:lang w:eastAsia="en-AU"/>
              </w:rPr>
            </w:pPr>
            <w:ins w:id="81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89" w:author="KIM, Jason" w:date="2019-04-02T13:39:00Z"/>
        </w:trPr>
        <w:tc>
          <w:tcPr>
            <w:tcW w:w="776" w:type="pct"/>
            <w:noWrap/>
            <w:hideMark/>
          </w:tcPr>
          <w:p w:rsidR="00110C18" w:rsidRPr="00D47EC1" w:rsidRDefault="00110C18" w:rsidP="00063728">
            <w:pPr>
              <w:rPr>
                <w:ins w:id="8190" w:author="KIM, Jason" w:date="2019-04-02T13:39:00Z"/>
                <w:rFonts w:ascii="Calibri" w:eastAsia="Times New Roman" w:hAnsi="Calibri" w:cs="Calibri"/>
                <w:color w:val="000000"/>
                <w:lang w:eastAsia="en-AU"/>
              </w:rPr>
            </w:pPr>
            <w:ins w:id="8191" w:author="KIM, Jason" w:date="2019-04-02T13:39:00Z">
              <w:r w:rsidRPr="00D47EC1">
                <w:rPr>
                  <w:rFonts w:ascii="Calibri" w:eastAsia="Times New Roman" w:hAnsi="Calibri" w:cs="Calibri"/>
                  <w:color w:val="000000"/>
                  <w:lang w:eastAsia="en-AU"/>
                </w:rPr>
                <w:t>EXL06K181</w:t>
              </w:r>
            </w:ins>
          </w:p>
        </w:tc>
        <w:tc>
          <w:tcPr>
            <w:tcW w:w="622" w:type="pct"/>
            <w:noWrap/>
            <w:hideMark/>
          </w:tcPr>
          <w:p w:rsidR="00110C18" w:rsidRPr="00D47EC1" w:rsidRDefault="00110C18" w:rsidP="00063728">
            <w:pPr>
              <w:rPr>
                <w:ins w:id="8192" w:author="KIM, Jason" w:date="2019-04-02T13:39:00Z"/>
                <w:rFonts w:ascii="Calibri" w:eastAsia="Times New Roman" w:hAnsi="Calibri" w:cs="Calibri"/>
                <w:color w:val="000000"/>
                <w:lang w:eastAsia="en-AU"/>
              </w:rPr>
            </w:pPr>
            <w:ins w:id="8193" w:author="KIM, Jason" w:date="2019-04-02T13:39:00Z">
              <w:r w:rsidRPr="00D47EC1">
                <w:rPr>
                  <w:rFonts w:ascii="Calibri" w:eastAsia="Times New Roman" w:hAnsi="Calibri" w:cs="Calibri"/>
                  <w:color w:val="000000"/>
                  <w:lang w:eastAsia="en-AU"/>
                </w:rPr>
                <w:t>ELZ10038</w:t>
              </w:r>
            </w:ins>
          </w:p>
        </w:tc>
        <w:tc>
          <w:tcPr>
            <w:tcW w:w="495" w:type="pct"/>
            <w:noWrap/>
            <w:hideMark/>
          </w:tcPr>
          <w:p w:rsidR="00110C18" w:rsidRPr="00D47EC1" w:rsidRDefault="00110C18" w:rsidP="00063728">
            <w:pPr>
              <w:rPr>
                <w:ins w:id="8194" w:author="KIM, Jason" w:date="2019-04-02T13:39:00Z"/>
                <w:rFonts w:ascii="Calibri" w:eastAsia="Times New Roman" w:hAnsi="Calibri" w:cs="Calibri"/>
                <w:color w:val="000000"/>
                <w:lang w:eastAsia="en-AU"/>
              </w:rPr>
            </w:pPr>
            <w:ins w:id="819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96" w:author="KIM, Jason" w:date="2019-04-02T13:39:00Z"/>
                <w:rFonts w:ascii="Calibri" w:eastAsia="Times New Roman" w:hAnsi="Calibri" w:cs="Calibri"/>
                <w:color w:val="000000"/>
                <w:lang w:eastAsia="en-AU"/>
              </w:rPr>
            </w:pPr>
            <w:ins w:id="8197" w:author="KIM, Jason" w:date="2019-04-02T13:39:00Z">
              <w:r w:rsidRPr="00D47EC1">
                <w:rPr>
                  <w:rFonts w:ascii="Calibri" w:eastAsia="Times New Roman" w:hAnsi="Calibri" w:cs="Calibri"/>
                  <w:color w:val="000000"/>
                  <w:lang w:eastAsia="en-AU"/>
                </w:rPr>
                <w:t>EXL1071</w:t>
              </w:r>
            </w:ins>
          </w:p>
        </w:tc>
        <w:tc>
          <w:tcPr>
            <w:tcW w:w="762" w:type="pct"/>
            <w:noWrap/>
            <w:hideMark/>
          </w:tcPr>
          <w:p w:rsidR="00110C18" w:rsidRPr="00D47EC1" w:rsidRDefault="00110C18" w:rsidP="00063728">
            <w:pPr>
              <w:rPr>
                <w:ins w:id="8198" w:author="KIM, Jason" w:date="2019-04-02T13:39:00Z"/>
                <w:rFonts w:ascii="Calibri" w:eastAsia="Times New Roman" w:hAnsi="Calibri" w:cs="Calibri"/>
                <w:color w:val="000000"/>
                <w:lang w:eastAsia="en-AU"/>
              </w:rPr>
            </w:pPr>
            <w:ins w:id="819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00" w:author="KIM, Jason" w:date="2019-04-02T13:39:00Z"/>
                <w:rFonts w:ascii="Calibri" w:eastAsia="Times New Roman" w:hAnsi="Calibri" w:cs="Calibri"/>
                <w:color w:val="000000"/>
                <w:lang w:eastAsia="en-AU"/>
              </w:rPr>
            </w:pPr>
            <w:ins w:id="8201" w:author="KIM, Jason" w:date="2019-04-02T13:39:00Z">
              <w:r w:rsidRPr="00D47EC1">
                <w:rPr>
                  <w:rFonts w:ascii="Calibri" w:eastAsia="Times New Roman" w:hAnsi="Calibri" w:cs="Calibri"/>
                  <w:color w:val="000000"/>
                  <w:lang w:eastAsia="en-AU"/>
                </w:rPr>
                <w:t>Chainage 1671</w:t>
              </w:r>
            </w:ins>
          </w:p>
        </w:tc>
        <w:tc>
          <w:tcPr>
            <w:tcW w:w="785" w:type="pct"/>
            <w:noWrap/>
            <w:hideMark/>
          </w:tcPr>
          <w:p w:rsidR="00110C18" w:rsidRPr="00D47EC1" w:rsidRDefault="00110C18" w:rsidP="00063728">
            <w:pPr>
              <w:jc w:val="right"/>
              <w:rPr>
                <w:ins w:id="8202" w:author="KIM, Jason" w:date="2019-04-02T13:39:00Z"/>
                <w:rFonts w:ascii="Calibri" w:eastAsia="Times New Roman" w:hAnsi="Calibri" w:cs="Calibri"/>
                <w:color w:val="000000"/>
                <w:lang w:eastAsia="en-AU"/>
              </w:rPr>
            </w:pPr>
            <w:ins w:id="82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04" w:author="KIM, Jason" w:date="2019-04-02T13:39:00Z"/>
        </w:trPr>
        <w:tc>
          <w:tcPr>
            <w:tcW w:w="776" w:type="pct"/>
            <w:noWrap/>
            <w:hideMark/>
          </w:tcPr>
          <w:p w:rsidR="00110C18" w:rsidRPr="00D47EC1" w:rsidRDefault="00110C18" w:rsidP="00063728">
            <w:pPr>
              <w:rPr>
                <w:ins w:id="8205" w:author="KIM, Jason" w:date="2019-04-02T13:39:00Z"/>
                <w:rFonts w:ascii="Calibri" w:eastAsia="Times New Roman" w:hAnsi="Calibri" w:cs="Calibri"/>
                <w:color w:val="000000"/>
                <w:lang w:eastAsia="en-AU"/>
              </w:rPr>
            </w:pPr>
            <w:ins w:id="8206" w:author="KIM, Jason" w:date="2019-04-02T13:39:00Z">
              <w:r w:rsidRPr="00D47EC1">
                <w:rPr>
                  <w:rFonts w:ascii="Calibri" w:eastAsia="Times New Roman" w:hAnsi="Calibri" w:cs="Calibri"/>
                  <w:color w:val="000000"/>
                  <w:lang w:eastAsia="en-AU"/>
                </w:rPr>
                <w:t>EXL08NK171</w:t>
              </w:r>
            </w:ins>
          </w:p>
        </w:tc>
        <w:tc>
          <w:tcPr>
            <w:tcW w:w="622" w:type="pct"/>
            <w:noWrap/>
            <w:hideMark/>
          </w:tcPr>
          <w:p w:rsidR="00110C18" w:rsidRPr="00D47EC1" w:rsidRDefault="00110C18" w:rsidP="00063728">
            <w:pPr>
              <w:rPr>
                <w:ins w:id="8207" w:author="KIM, Jason" w:date="2019-04-02T13:39:00Z"/>
                <w:rFonts w:ascii="Calibri" w:eastAsia="Times New Roman" w:hAnsi="Calibri" w:cs="Calibri"/>
                <w:color w:val="000000"/>
                <w:lang w:eastAsia="en-AU"/>
              </w:rPr>
            </w:pPr>
            <w:ins w:id="8208" w:author="KIM, Jason" w:date="2019-04-02T13:39:00Z">
              <w:r w:rsidRPr="00D47EC1">
                <w:rPr>
                  <w:rFonts w:ascii="Calibri" w:eastAsia="Times New Roman" w:hAnsi="Calibri" w:cs="Calibri"/>
                  <w:color w:val="000000"/>
                  <w:lang w:eastAsia="en-AU"/>
                </w:rPr>
                <w:t>ELZ10042</w:t>
              </w:r>
            </w:ins>
          </w:p>
        </w:tc>
        <w:tc>
          <w:tcPr>
            <w:tcW w:w="495" w:type="pct"/>
            <w:noWrap/>
            <w:hideMark/>
          </w:tcPr>
          <w:p w:rsidR="00110C18" w:rsidRPr="00D47EC1" w:rsidRDefault="00110C18" w:rsidP="00063728">
            <w:pPr>
              <w:rPr>
                <w:ins w:id="8209" w:author="KIM, Jason" w:date="2019-04-02T13:39:00Z"/>
                <w:rFonts w:ascii="Calibri" w:eastAsia="Times New Roman" w:hAnsi="Calibri" w:cs="Calibri"/>
                <w:color w:val="000000"/>
                <w:lang w:eastAsia="en-AU"/>
              </w:rPr>
            </w:pPr>
            <w:ins w:id="821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211" w:author="KIM, Jason" w:date="2019-04-02T13:39:00Z"/>
                <w:rFonts w:ascii="Calibri" w:eastAsia="Times New Roman" w:hAnsi="Calibri" w:cs="Calibri"/>
                <w:color w:val="000000"/>
                <w:lang w:eastAsia="en-AU"/>
              </w:rPr>
            </w:pPr>
            <w:ins w:id="8212" w:author="KIM, Jason" w:date="2019-04-02T13:39:00Z">
              <w:r w:rsidRPr="00D47EC1">
                <w:rPr>
                  <w:rFonts w:ascii="Calibri" w:eastAsia="Times New Roman" w:hAnsi="Calibri" w:cs="Calibri"/>
                  <w:color w:val="000000"/>
                  <w:lang w:eastAsia="en-AU"/>
                </w:rPr>
                <w:t>EXL1081</w:t>
              </w:r>
            </w:ins>
          </w:p>
        </w:tc>
        <w:tc>
          <w:tcPr>
            <w:tcW w:w="762" w:type="pct"/>
            <w:noWrap/>
            <w:hideMark/>
          </w:tcPr>
          <w:p w:rsidR="00110C18" w:rsidRPr="00D47EC1" w:rsidRDefault="00110C18" w:rsidP="00063728">
            <w:pPr>
              <w:rPr>
                <w:ins w:id="8213" w:author="KIM, Jason" w:date="2019-04-02T13:39:00Z"/>
                <w:rFonts w:ascii="Calibri" w:eastAsia="Times New Roman" w:hAnsi="Calibri" w:cs="Calibri"/>
                <w:color w:val="000000"/>
                <w:lang w:eastAsia="en-AU"/>
              </w:rPr>
            </w:pPr>
            <w:ins w:id="821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15" w:author="KIM, Jason" w:date="2019-04-02T13:39:00Z"/>
                <w:rFonts w:ascii="Calibri" w:eastAsia="Times New Roman" w:hAnsi="Calibri" w:cs="Calibri"/>
                <w:color w:val="000000"/>
                <w:lang w:eastAsia="en-AU"/>
              </w:rPr>
            </w:pPr>
            <w:ins w:id="8216" w:author="KIM, Jason" w:date="2019-04-02T13:39:00Z">
              <w:r w:rsidRPr="00D47EC1">
                <w:rPr>
                  <w:rFonts w:ascii="Calibri" w:eastAsia="Times New Roman" w:hAnsi="Calibri" w:cs="Calibri"/>
                  <w:color w:val="000000"/>
                  <w:lang w:eastAsia="en-AU"/>
                </w:rPr>
                <w:t>Chainage 1787</w:t>
              </w:r>
            </w:ins>
          </w:p>
        </w:tc>
        <w:tc>
          <w:tcPr>
            <w:tcW w:w="785" w:type="pct"/>
            <w:noWrap/>
            <w:hideMark/>
          </w:tcPr>
          <w:p w:rsidR="00110C18" w:rsidRPr="00D47EC1" w:rsidRDefault="00110C18" w:rsidP="00063728">
            <w:pPr>
              <w:jc w:val="right"/>
              <w:rPr>
                <w:ins w:id="8217" w:author="KIM, Jason" w:date="2019-04-02T13:39:00Z"/>
                <w:rFonts w:ascii="Calibri" w:eastAsia="Times New Roman" w:hAnsi="Calibri" w:cs="Calibri"/>
                <w:color w:val="000000"/>
                <w:lang w:eastAsia="en-AU"/>
              </w:rPr>
            </w:pPr>
            <w:ins w:id="82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19" w:author="KIM, Jason" w:date="2019-04-02T13:39:00Z"/>
        </w:trPr>
        <w:tc>
          <w:tcPr>
            <w:tcW w:w="776" w:type="pct"/>
            <w:noWrap/>
            <w:hideMark/>
          </w:tcPr>
          <w:p w:rsidR="00110C18" w:rsidRPr="00D47EC1" w:rsidRDefault="00110C18" w:rsidP="00063728">
            <w:pPr>
              <w:rPr>
                <w:ins w:id="8220" w:author="KIM, Jason" w:date="2019-04-02T13:39:00Z"/>
                <w:rFonts w:ascii="Calibri" w:eastAsia="Times New Roman" w:hAnsi="Calibri" w:cs="Calibri"/>
                <w:color w:val="000000"/>
                <w:lang w:eastAsia="en-AU"/>
              </w:rPr>
            </w:pPr>
            <w:ins w:id="8221" w:author="KIM, Jason" w:date="2019-04-02T13:39:00Z">
              <w:r w:rsidRPr="00D47EC1">
                <w:rPr>
                  <w:rFonts w:ascii="Calibri" w:eastAsia="Times New Roman" w:hAnsi="Calibri" w:cs="Calibri"/>
                  <w:color w:val="000000"/>
                  <w:lang w:eastAsia="en-AU"/>
                </w:rPr>
                <w:t>EXL08NK181</w:t>
              </w:r>
            </w:ins>
          </w:p>
        </w:tc>
        <w:tc>
          <w:tcPr>
            <w:tcW w:w="622" w:type="pct"/>
            <w:noWrap/>
            <w:hideMark/>
          </w:tcPr>
          <w:p w:rsidR="00110C18" w:rsidRPr="00D47EC1" w:rsidRDefault="00110C18" w:rsidP="00063728">
            <w:pPr>
              <w:rPr>
                <w:ins w:id="8222" w:author="KIM, Jason" w:date="2019-04-02T13:39:00Z"/>
                <w:rFonts w:ascii="Calibri" w:eastAsia="Times New Roman" w:hAnsi="Calibri" w:cs="Calibri"/>
                <w:color w:val="000000"/>
                <w:lang w:eastAsia="en-AU"/>
              </w:rPr>
            </w:pPr>
            <w:ins w:id="8223" w:author="KIM, Jason" w:date="2019-04-02T13:39:00Z">
              <w:r w:rsidRPr="00D47EC1">
                <w:rPr>
                  <w:rFonts w:ascii="Calibri" w:eastAsia="Times New Roman" w:hAnsi="Calibri" w:cs="Calibri"/>
                  <w:color w:val="000000"/>
                  <w:lang w:eastAsia="en-AU"/>
                </w:rPr>
                <w:t>ELZ10046</w:t>
              </w:r>
            </w:ins>
          </w:p>
        </w:tc>
        <w:tc>
          <w:tcPr>
            <w:tcW w:w="495" w:type="pct"/>
            <w:noWrap/>
            <w:hideMark/>
          </w:tcPr>
          <w:p w:rsidR="00110C18" w:rsidRPr="00D47EC1" w:rsidRDefault="00110C18" w:rsidP="00063728">
            <w:pPr>
              <w:rPr>
                <w:ins w:id="8224" w:author="KIM, Jason" w:date="2019-04-02T13:39:00Z"/>
                <w:rFonts w:ascii="Calibri" w:eastAsia="Times New Roman" w:hAnsi="Calibri" w:cs="Calibri"/>
                <w:color w:val="000000"/>
                <w:lang w:eastAsia="en-AU"/>
              </w:rPr>
            </w:pPr>
            <w:ins w:id="822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226" w:author="KIM, Jason" w:date="2019-04-02T13:39:00Z"/>
                <w:rFonts w:ascii="Calibri" w:eastAsia="Times New Roman" w:hAnsi="Calibri" w:cs="Calibri"/>
                <w:color w:val="000000"/>
                <w:lang w:eastAsia="en-AU"/>
              </w:rPr>
            </w:pPr>
            <w:ins w:id="8227" w:author="KIM, Jason" w:date="2019-04-02T13:39:00Z">
              <w:r w:rsidRPr="00D47EC1">
                <w:rPr>
                  <w:rFonts w:ascii="Calibri" w:eastAsia="Times New Roman" w:hAnsi="Calibri" w:cs="Calibri"/>
                  <w:color w:val="000000"/>
                  <w:lang w:eastAsia="en-AU"/>
                </w:rPr>
                <w:t>EXL1091</w:t>
              </w:r>
            </w:ins>
          </w:p>
        </w:tc>
        <w:tc>
          <w:tcPr>
            <w:tcW w:w="762" w:type="pct"/>
            <w:noWrap/>
            <w:hideMark/>
          </w:tcPr>
          <w:p w:rsidR="00110C18" w:rsidRPr="00D47EC1" w:rsidRDefault="00110C18" w:rsidP="00063728">
            <w:pPr>
              <w:rPr>
                <w:ins w:id="8228" w:author="KIM, Jason" w:date="2019-04-02T13:39:00Z"/>
                <w:rFonts w:ascii="Calibri" w:eastAsia="Times New Roman" w:hAnsi="Calibri" w:cs="Calibri"/>
                <w:color w:val="000000"/>
                <w:lang w:eastAsia="en-AU"/>
              </w:rPr>
            </w:pPr>
            <w:ins w:id="822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30" w:author="KIM, Jason" w:date="2019-04-02T13:39:00Z"/>
                <w:rFonts w:ascii="Calibri" w:eastAsia="Times New Roman" w:hAnsi="Calibri" w:cs="Calibri"/>
                <w:color w:val="000000"/>
                <w:lang w:eastAsia="en-AU"/>
              </w:rPr>
            </w:pPr>
            <w:ins w:id="8231" w:author="KIM, Jason" w:date="2019-04-02T13:39:00Z">
              <w:r w:rsidRPr="00D47EC1">
                <w:rPr>
                  <w:rFonts w:ascii="Calibri" w:eastAsia="Times New Roman" w:hAnsi="Calibri" w:cs="Calibri"/>
                  <w:color w:val="000000"/>
                  <w:lang w:eastAsia="en-AU"/>
                </w:rPr>
                <w:t>Chainage 1903</w:t>
              </w:r>
            </w:ins>
          </w:p>
        </w:tc>
        <w:tc>
          <w:tcPr>
            <w:tcW w:w="785" w:type="pct"/>
            <w:noWrap/>
            <w:hideMark/>
          </w:tcPr>
          <w:p w:rsidR="00110C18" w:rsidRPr="00D47EC1" w:rsidRDefault="00110C18" w:rsidP="00063728">
            <w:pPr>
              <w:jc w:val="right"/>
              <w:rPr>
                <w:ins w:id="8232" w:author="KIM, Jason" w:date="2019-04-02T13:39:00Z"/>
                <w:rFonts w:ascii="Calibri" w:eastAsia="Times New Roman" w:hAnsi="Calibri" w:cs="Calibri"/>
                <w:color w:val="000000"/>
                <w:lang w:eastAsia="en-AU"/>
              </w:rPr>
            </w:pPr>
            <w:ins w:id="82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34" w:author="KIM, Jason" w:date="2019-04-02T13:39:00Z"/>
        </w:trPr>
        <w:tc>
          <w:tcPr>
            <w:tcW w:w="776" w:type="pct"/>
            <w:noWrap/>
            <w:hideMark/>
          </w:tcPr>
          <w:p w:rsidR="00110C18" w:rsidRPr="00D47EC1" w:rsidRDefault="00110C18" w:rsidP="00063728">
            <w:pPr>
              <w:rPr>
                <w:ins w:id="8235" w:author="KIM, Jason" w:date="2019-04-02T13:39:00Z"/>
                <w:rFonts w:ascii="Calibri" w:eastAsia="Times New Roman" w:hAnsi="Calibri" w:cs="Calibri"/>
                <w:color w:val="000000"/>
                <w:lang w:eastAsia="en-AU"/>
              </w:rPr>
            </w:pPr>
            <w:ins w:id="8236" w:author="KIM, Jason" w:date="2019-04-02T13:39:00Z">
              <w:r w:rsidRPr="00D47EC1">
                <w:rPr>
                  <w:rFonts w:ascii="Calibri" w:eastAsia="Times New Roman" w:hAnsi="Calibri" w:cs="Calibri"/>
                  <w:color w:val="000000"/>
                  <w:lang w:eastAsia="en-AU"/>
                </w:rPr>
                <w:t>EXL10K171</w:t>
              </w:r>
            </w:ins>
          </w:p>
        </w:tc>
        <w:tc>
          <w:tcPr>
            <w:tcW w:w="622" w:type="pct"/>
            <w:noWrap/>
            <w:hideMark/>
          </w:tcPr>
          <w:p w:rsidR="00110C18" w:rsidRPr="00D47EC1" w:rsidRDefault="00110C18" w:rsidP="00063728">
            <w:pPr>
              <w:rPr>
                <w:ins w:id="8237" w:author="KIM, Jason" w:date="2019-04-02T13:39:00Z"/>
                <w:rFonts w:ascii="Calibri" w:eastAsia="Times New Roman" w:hAnsi="Calibri" w:cs="Calibri"/>
                <w:color w:val="000000"/>
                <w:lang w:eastAsia="en-AU"/>
              </w:rPr>
            </w:pPr>
            <w:ins w:id="8238" w:author="KIM, Jason" w:date="2019-04-02T13:39:00Z">
              <w:r w:rsidRPr="00D47EC1">
                <w:rPr>
                  <w:rFonts w:ascii="Calibri" w:eastAsia="Times New Roman" w:hAnsi="Calibri" w:cs="Calibri"/>
                  <w:color w:val="000000"/>
                  <w:lang w:eastAsia="en-AU"/>
                </w:rPr>
                <w:t>ELZ10050</w:t>
              </w:r>
            </w:ins>
          </w:p>
        </w:tc>
        <w:tc>
          <w:tcPr>
            <w:tcW w:w="495" w:type="pct"/>
            <w:noWrap/>
            <w:hideMark/>
          </w:tcPr>
          <w:p w:rsidR="00110C18" w:rsidRPr="00D47EC1" w:rsidRDefault="00110C18" w:rsidP="00063728">
            <w:pPr>
              <w:rPr>
                <w:ins w:id="8239" w:author="KIM, Jason" w:date="2019-04-02T13:39:00Z"/>
                <w:rFonts w:ascii="Calibri" w:eastAsia="Times New Roman" w:hAnsi="Calibri" w:cs="Calibri"/>
                <w:color w:val="000000"/>
                <w:lang w:eastAsia="en-AU"/>
              </w:rPr>
            </w:pPr>
            <w:ins w:id="824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41" w:author="KIM, Jason" w:date="2019-04-02T13:39:00Z"/>
                <w:rFonts w:ascii="Calibri" w:eastAsia="Times New Roman" w:hAnsi="Calibri" w:cs="Calibri"/>
                <w:color w:val="000000"/>
                <w:lang w:eastAsia="en-AU"/>
              </w:rPr>
            </w:pPr>
            <w:ins w:id="8242" w:author="KIM, Jason" w:date="2019-04-02T13:39:00Z">
              <w:r w:rsidRPr="00D47EC1">
                <w:rPr>
                  <w:rFonts w:ascii="Calibri" w:eastAsia="Times New Roman" w:hAnsi="Calibri" w:cs="Calibri"/>
                  <w:color w:val="000000"/>
                  <w:lang w:eastAsia="en-AU"/>
                </w:rPr>
                <w:t>EXL1101</w:t>
              </w:r>
            </w:ins>
          </w:p>
        </w:tc>
        <w:tc>
          <w:tcPr>
            <w:tcW w:w="762" w:type="pct"/>
            <w:noWrap/>
            <w:hideMark/>
          </w:tcPr>
          <w:p w:rsidR="00110C18" w:rsidRPr="00D47EC1" w:rsidRDefault="00110C18" w:rsidP="00063728">
            <w:pPr>
              <w:rPr>
                <w:ins w:id="8243" w:author="KIM, Jason" w:date="2019-04-02T13:39:00Z"/>
                <w:rFonts w:ascii="Calibri" w:eastAsia="Times New Roman" w:hAnsi="Calibri" w:cs="Calibri"/>
                <w:color w:val="000000"/>
                <w:lang w:eastAsia="en-AU"/>
              </w:rPr>
            </w:pPr>
            <w:ins w:id="824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45" w:author="KIM, Jason" w:date="2019-04-02T13:39:00Z"/>
                <w:rFonts w:ascii="Calibri" w:eastAsia="Times New Roman" w:hAnsi="Calibri" w:cs="Calibri"/>
                <w:color w:val="000000"/>
                <w:lang w:eastAsia="en-AU"/>
              </w:rPr>
            </w:pPr>
            <w:ins w:id="8246" w:author="KIM, Jason" w:date="2019-04-02T13:39:00Z">
              <w:r w:rsidRPr="00D47EC1">
                <w:rPr>
                  <w:rFonts w:ascii="Calibri" w:eastAsia="Times New Roman" w:hAnsi="Calibri" w:cs="Calibri"/>
                  <w:color w:val="000000"/>
                  <w:lang w:eastAsia="en-AU"/>
                </w:rPr>
                <w:t>Chainage 2022</w:t>
              </w:r>
            </w:ins>
          </w:p>
        </w:tc>
        <w:tc>
          <w:tcPr>
            <w:tcW w:w="785" w:type="pct"/>
            <w:noWrap/>
            <w:hideMark/>
          </w:tcPr>
          <w:p w:rsidR="00110C18" w:rsidRPr="00D47EC1" w:rsidRDefault="00110C18" w:rsidP="00063728">
            <w:pPr>
              <w:jc w:val="right"/>
              <w:rPr>
                <w:ins w:id="8247" w:author="KIM, Jason" w:date="2019-04-02T13:39:00Z"/>
                <w:rFonts w:ascii="Calibri" w:eastAsia="Times New Roman" w:hAnsi="Calibri" w:cs="Calibri"/>
                <w:color w:val="000000"/>
                <w:lang w:eastAsia="en-AU"/>
              </w:rPr>
            </w:pPr>
            <w:ins w:id="82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49" w:author="KIM, Jason" w:date="2019-04-02T13:39:00Z"/>
        </w:trPr>
        <w:tc>
          <w:tcPr>
            <w:tcW w:w="776" w:type="pct"/>
            <w:noWrap/>
            <w:hideMark/>
          </w:tcPr>
          <w:p w:rsidR="00110C18" w:rsidRPr="00D47EC1" w:rsidRDefault="00110C18" w:rsidP="00063728">
            <w:pPr>
              <w:rPr>
                <w:ins w:id="8250" w:author="KIM, Jason" w:date="2019-04-02T13:39:00Z"/>
                <w:rFonts w:ascii="Calibri" w:eastAsia="Times New Roman" w:hAnsi="Calibri" w:cs="Calibri"/>
                <w:color w:val="000000"/>
                <w:lang w:eastAsia="en-AU"/>
              </w:rPr>
            </w:pPr>
            <w:ins w:id="8251" w:author="KIM, Jason" w:date="2019-04-02T13:39:00Z">
              <w:r w:rsidRPr="00D47EC1">
                <w:rPr>
                  <w:rFonts w:ascii="Calibri" w:eastAsia="Times New Roman" w:hAnsi="Calibri" w:cs="Calibri"/>
                  <w:color w:val="000000"/>
                  <w:lang w:eastAsia="en-AU"/>
                </w:rPr>
                <w:t>EXL10K181</w:t>
              </w:r>
            </w:ins>
          </w:p>
        </w:tc>
        <w:tc>
          <w:tcPr>
            <w:tcW w:w="622" w:type="pct"/>
            <w:noWrap/>
            <w:hideMark/>
          </w:tcPr>
          <w:p w:rsidR="00110C18" w:rsidRPr="00D47EC1" w:rsidRDefault="00110C18" w:rsidP="00063728">
            <w:pPr>
              <w:rPr>
                <w:ins w:id="8252" w:author="KIM, Jason" w:date="2019-04-02T13:39:00Z"/>
                <w:rFonts w:ascii="Calibri" w:eastAsia="Times New Roman" w:hAnsi="Calibri" w:cs="Calibri"/>
                <w:color w:val="000000"/>
                <w:lang w:eastAsia="en-AU"/>
              </w:rPr>
            </w:pPr>
            <w:ins w:id="8253" w:author="KIM, Jason" w:date="2019-04-02T13:39:00Z">
              <w:r w:rsidRPr="00D47EC1">
                <w:rPr>
                  <w:rFonts w:ascii="Calibri" w:eastAsia="Times New Roman" w:hAnsi="Calibri" w:cs="Calibri"/>
                  <w:color w:val="000000"/>
                  <w:lang w:eastAsia="en-AU"/>
                </w:rPr>
                <w:t>ELZ10054</w:t>
              </w:r>
            </w:ins>
          </w:p>
        </w:tc>
        <w:tc>
          <w:tcPr>
            <w:tcW w:w="495" w:type="pct"/>
            <w:noWrap/>
            <w:hideMark/>
          </w:tcPr>
          <w:p w:rsidR="00110C18" w:rsidRPr="00D47EC1" w:rsidRDefault="00110C18" w:rsidP="00063728">
            <w:pPr>
              <w:rPr>
                <w:ins w:id="8254" w:author="KIM, Jason" w:date="2019-04-02T13:39:00Z"/>
                <w:rFonts w:ascii="Calibri" w:eastAsia="Times New Roman" w:hAnsi="Calibri" w:cs="Calibri"/>
                <w:color w:val="000000"/>
                <w:lang w:eastAsia="en-AU"/>
              </w:rPr>
            </w:pPr>
            <w:ins w:id="825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56" w:author="KIM, Jason" w:date="2019-04-02T13:39:00Z"/>
                <w:rFonts w:ascii="Calibri" w:eastAsia="Times New Roman" w:hAnsi="Calibri" w:cs="Calibri"/>
                <w:color w:val="000000"/>
                <w:lang w:eastAsia="en-AU"/>
              </w:rPr>
            </w:pPr>
            <w:ins w:id="8257" w:author="KIM, Jason" w:date="2019-04-02T13:39:00Z">
              <w:r w:rsidRPr="00D47EC1">
                <w:rPr>
                  <w:rFonts w:ascii="Calibri" w:eastAsia="Times New Roman" w:hAnsi="Calibri" w:cs="Calibri"/>
                  <w:color w:val="000000"/>
                  <w:lang w:eastAsia="en-AU"/>
                </w:rPr>
                <w:t>EXL1111</w:t>
              </w:r>
            </w:ins>
          </w:p>
        </w:tc>
        <w:tc>
          <w:tcPr>
            <w:tcW w:w="762" w:type="pct"/>
            <w:noWrap/>
            <w:hideMark/>
          </w:tcPr>
          <w:p w:rsidR="00110C18" w:rsidRPr="00D47EC1" w:rsidRDefault="00110C18" w:rsidP="00063728">
            <w:pPr>
              <w:rPr>
                <w:ins w:id="8258" w:author="KIM, Jason" w:date="2019-04-02T13:39:00Z"/>
                <w:rFonts w:ascii="Calibri" w:eastAsia="Times New Roman" w:hAnsi="Calibri" w:cs="Calibri"/>
                <w:color w:val="000000"/>
                <w:lang w:eastAsia="en-AU"/>
              </w:rPr>
            </w:pPr>
            <w:ins w:id="825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60" w:author="KIM, Jason" w:date="2019-04-02T13:39:00Z"/>
                <w:rFonts w:ascii="Calibri" w:eastAsia="Times New Roman" w:hAnsi="Calibri" w:cs="Calibri"/>
                <w:color w:val="000000"/>
                <w:lang w:eastAsia="en-AU"/>
              </w:rPr>
            </w:pPr>
            <w:ins w:id="8261" w:author="KIM, Jason" w:date="2019-04-02T13:39:00Z">
              <w:r w:rsidRPr="00D47EC1">
                <w:rPr>
                  <w:rFonts w:ascii="Calibri" w:eastAsia="Times New Roman" w:hAnsi="Calibri" w:cs="Calibri"/>
                  <w:color w:val="000000"/>
                  <w:lang w:eastAsia="en-AU"/>
                </w:rPr>
                <w:t>Chainage 2134</w:t>
              </w:r>
            </w:ins>
          </w:p>
        </w:tc>
        <w:tc>
          <w:tcPr>
            <w:tcW w:w="785" w:type="pct"/>
            <w:noWrap/>
            <w:hideMark/>
          </w:tcPr>
          <w:p w:rsidR="00110C18" w:rsidRPr="00D47EC1" w:rsidRDefault="00110C18" w:rsidP="00063728">
            <w:pPr>
              <w:jc w:val="right"/>
              <w:rPr>
                <w:ins w:id="8262" w:author="KIM, Jason" w:date="2019-04-02T13:39:00Z"/>
                <w:rFonts w:ascii="Calibri" w:eastAsia="Times New Roman" w:hAnsi="Calibri" w:cs="Calibri"/>
                <w:color w:val="000000"/>
                <w:lang w:eastAsia="en-AU"/>
              </w:rPr>
            </w:pPr>
            <w:ins w:id="82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64" w:author="KIM, Jason" w:date="2019-04-02T13:39:00Z"/>
        </w:trPr>
        <w:tc>
          <w:tcPr>
            <w:tcW w:w="776" w:type="pct"/>
            <w:noWrap/>
            <w:hideMark/>
          </w:tcPr>
          <w:p w:rsidR="00110C18" w:rsidRPr="00D47EC1" w:rsidRDefault="00110C18" w:rsidP="00063728">
            <w:pPr>
              <w:rPr>
                <w:ins w:id="8265" w:author="KIM, Jason" w:date="2019-04-02T13:39:00Z"/>
                <w:rFonts w:ascii="Calibri" w:eastAsia="Times New Roman" w:hAnsi="Calibri" w:cs="Calibri"/>
                <w:color w:val="000000"/>
                <w:lang w:eastAsia="en-AU"/>
              </w:rPr>
            </w:pPr>
            <w:ins w:id="8266" w:author="KIM, Jason" w:date="2019-04-02T13:39:00Z">
              <w:r w:rsidRPr="00D47EC1">
                <w:rPr>
                  <w:rFonts w:ascii="Calibri" w:eastAsia="Times New Roman" w:hAnsi="Calibri" w:cs="Calibri"/>
                  <w:color w:val="000000"/>
                  <w:lang w:eastAsia="en-AU"/>
                </w:rPr>
                <w:t>EXL12K171</w:t>
              </w:r>
            </w:ins>
          </w:p>
        </w:tc>
        <w:tc>
          <w:tcPr>
            <w:tcW w:w="622" w:type="pct"/>
            <w:noWrap/>
            <w:hideMark/>
          </w:tcPr>
          <w:p w:rsidR="00110C18" w:rsidRPr="00D47EC1" w:rsidRDefault="00110C18" w:rsidP="00063728">
            <w:pPr>
              <w:rPr>
                <w:ins w:id="8267" w:author="KIM, Jason" w:date="2019-04-02T13:39:00Z"/>
                <w:rFonts w:ascii="Calibri" w:eastAsia="Times New Roman" w:hAnsi="Calibri" w:cs="Calibri"/>
                <w:color w:val="000000"/>
                <w:lang w:eastAsia="en-AU"/>
              </w:rPr>
            </w:pPr>
            <w:ins w:id="8268" w:author="KIM, Jason" w:date="2019-04-02T13:39:00Z">
              <w:r w:rsidRPr="00D47EC1">
                <w:rPr>
                  <w:rFonts w:ascii="Calibri" w:eastAsia="Times New Roman" w:hAnsi="Calibri" w:cs="Calibri"/>
                  <w:color w:val="000000"/>
                  <w:lang w:eastAsia="en-AU"/>
                </w:rPr>
                <w:t>ELZ10058</w:t>
              </w:r>
            </w:ins>
          </w:p>
        </w:tc>
        <w:tc>
          <w:tcPr>
            <w:tcW w:w="495" w:type="pct"/>
            <w:noWrap/>
            <w:hideMark/>
          </w:tcPr>
          <w:p w:rsidR="00110C18" w:rsidRPr="00D47EC1" w:rsidRDefault="00110C18" w:rsidP="00063728">
            <w:pPr>
              <w:rPr>
                <w:ins w:id="8269" w:author="KIM, Jason" w:date="2019-04-02T13:39:00Z"/>
                <w:rFonts w:ascii="Calibri" w:eastAsia="Times New Roman" w:hAnsi="Calibri" w:cs="Calibri"/>
                <w:color w:val="000000"/>
                <w:lang w:eastAsia="en-AU"/>
              </w:rPr>
            </w:pPr>
            <w:ins w:id="827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71" w:author="KIM, Jason" w:date="2019-04-02T13:39:00Z"/>
                <w:rFonts w:ascii="Calibri" w:eastAsia="Times New Roman" w:hAnsi="Calibri" w:cs="Calibri"/>
                <w:color w:val="000000"/>
                <w:lang w:eastAsia="en-AU"/>
              </w:rPr>
            </w:pPr>
            <w:ins w:id="8272" w:author="KIM, Jason" w:date="2019-04-02T13:39:00Z">
              <w:r w:rsidRPr="00D47EC1">
                <w:rPr>
                  <w:rFonts w:ascii="Calibri" w:eastAsia="Times New Roman" w:hAnsi="Calibri" w:cs="Calibri"/>
                  <w:color w:val="000000"/>
                  <w:lang w:eastAsia="en-AU"/>
                </w:rPr>
                <w:t>EXL1121</w:t>
              </w:r>
            </w:ins>
          </w:p>
        </w:tc>
        <w:tc>
          <w:tcPr>
            <w:tcW w:w="762" w:type="pct"/>
            <w:noWrap/>
            <w:hideMark/>
          </w:tcPr>
          <w:p w:rsidR="00110C18" w:rsidRPr="00D47EC1" w:rsidRDefault="00110C18" w:rsidP="00063728">
            <w:pPr>
              <w:rPr>
                <w:ins w:id="8273" w:author="KIM, Jason" w:date="2019-04-02T13:39:00Z"/>
                <w:rFonts w:ascii="Calibri" w:eastAsia="Times New Roman" w:hAnsi="Calibri" w:cs="Calibri"/>
                <w:color w:val="000000"/>
                <w:lang w:eastAsia="en-AU"/>
              </w:rPr>
            </w:pPr>
            <w:ins w:id="827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75" w:author="KIM, Jason" w:date="2019-04-02T13:39:00Z"/>
                <w:rFonts w:ascii="Calibri" w:eastAsia="Times New Roman" w:hAnsi="Calibri" w:cs="Calibri"/>
                <w:color w:val="000000"/>
                <w:lang w:eastAsia="en-AU"/>
              </w:rPr>
            </w:pPr>
            <w:ins w:id="8276" w:author="KIM, Jason" w:date="2019-04-02T13:39:00Z">
              <w:r w:rsidRPr="00D47EC1">
                <w:rPr>
                  <w:rFonts w:ascii="Calibri" w:eastAsia="Times New Roman" w:hAnsi="Calibri" w:cs="Calibri"/>
                  <w:color w:val="000000"/>
                  <w:lang w:eastAsia="en-AU"/>
                </w:rPr>
                <w:t>Chainage 2255</w:t>
              </w:r>
            </w:ins>
          </w:p>
        </w:tc>
        <w:tc>
          <w:tcPr>
            <w:tcW w:w="785" w:type="pct"/>
            <w:noWrap/>
            <w:hideMark/>
          </w:tcPr>
          <w:p w:rsidR="00110C18" w:rsidRPr="00D47EC1" w:rsidRDefault="00110C18" w:rsidP="00063728">
            <w:pPr>
              <w:jc w:val="right"/>
              <w:rPr>
                <w:ins w:id="8277" w:author="KIM, Jason" w:date="2019-04-02T13:39:00Z"/>
                <w:rFonts w:ascii="Calibri" w:eastAsia="Times New Roman" w:hAnsi="Calibri" w:cs="Calibri"/>
                <w:color w:val="000000"/>
                <w:lang w:eastAsia="en-AU"/>
              </w:rPr>
            </w:pPr>
            <w:ins w:id="82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79" w:author="KIM, Jason" w:date="2019-04-02T13:39:00Z"/>
        </w:trPr>
        <w:tc>
          <w:tcPr>
            <w:tcW w:w="776" w:type="pct"/>
            <w:noWrap/>
            <w:hideMark/>
          </w:tcPr>
          <w:p w:rsidR="00110C18" w:rsidRPr="00D47EC1" w:rsidRDefault="00110C18" w:rsidP="00063728">
            <w:pPr>
              <w:rPr>
                <w:ins w:id="8280" w:author="KIM, Jason" w:date="2019-04-02T13:39:00Z"/>
                <w:rFonts w:ascii="Calibri" w:eastAsia="Times New Roman" w:hAnsi="Calibri" w:cs="Calibri"/>
                <w:color w:val="000000"/>
                <w:lang w:eastAsia="en-AU"/>
              </w:rPr>
            </w:pPr>
            <w:ins w:id="8281" w:author="KIM, Jason" w:date="2019-04-02T13:39:00Z">
              <w:r w:rsidRPr="00D47EC1">
                <w:rPr>
                  <w:rFonts w:ascii="Calibri" w:eastAsia="Times New Roman" w:hAnsi="Calibri" w:cs="Calibri"/>
                  <w:color w:val="000000"/>
                  <w:lang w:eastAsia="en-AU"/>
                </w:rPr>
                <w:t>EXL88NK181</w:t>
              </w:r>
            </w:ins>
          </w:p>
        </w:tc>
        <w:tc>
          <w:tcPr>
            <w:tcW w:w="622" w:type="pct"/>
            <w:noWrap/>
            <w:hideMark/>
          </w:tcPr>
          <w:p w:rsidR="00110C18" w:rsidRPr="00D47EC1" w:rsidRDefault="00110C18" w:rsidP="00063728">
            <w:pPr>
              <w:rPr>
                <w:ins w:id="8282" w:author="KIM, Jason" w:date="2019-04-02T13:39:00Z"/>
                <w:rFonts w:ascii="Calibri" w:eastAsia="Times New Roman" w:hAnsi="Calibri" w:cs="Calibri"/>
                <w:color w:val="000000"/>
                <w:lang w:eastAsia="en-AU"/>
              </w:rPr>
            </w:pPr>
            <w:ins w:id="8283" w:author="KIM, Jason" w:date="2019-04-02T13:39:00Z">
              <w:r w:rsidRPr="00D47EC1">
                <w:rPr>
                  <w:rFonts w:ascii="Calibri" w:eastAsia="Times New Roman" w:hAnsi="Calibri" w:cs="Calibri"/>
                  <w:color w:val="000000"/>
                  <w:lang w:eastAsia="en-AU"/>
                </w:rPr>
                <w:t>ELZ10058</w:t>
              </w:r>
            </w:ins>
          </w:p>
        </w:tc>
        <w:tc>
          <w:tcPr>
            <w:tcW w:w="495" w:type="pct"/>
            <w:noWrap/>
            <w:hideMark/>
          </w:tcPr>
          <w:p w:rsidR="00110C18" w:rsidRPr="00D47EC1" w:rsidRDefault="00110C18" w:rsidP="00063728">
            <w:pPr>
              <w:rPr>
                <w:ins w:id="8284" w:author="KIM, Jason" w:date="2019-04-02T13:39:00Z"/>
                <w:rFonts w:ascii="Calibri" w:eastAsia="Times New Roman" w:hAnsi="Calibri" w:cs="Calibri"/>
                <w:color w:val="000000"/>
                <w:lang w:eastAsia="en-AU"/>
              </w:rPr>
            </w:pPr>
            <w:ins w:id="828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86" w:author="KIM, Jason" w:date="2019-04-02T13:39:00Z"/>
                <w:rFonts w:ascii="Calibri" w:eastAsia="Times New Roman" w:hAnsi="Calibri" w:cs="Calibri"/>
                <w:color w:val="000000"/>
                <w:lang w:eastAsia="en-AU"/>
              </w:rPr>
            </w:pPr>
            <w:ins w:id="8287" w:author="KIM, Jason" w:date="2019-04-02T13:39:00Z">
              <w:r w:rsidRPr="00D47EC1">
                <w:rPr>
                  <w:rFonts w:ascii="Calibri" w:eastAsia="Times New Roman" w:hAnsi="Calibri" w:cs="Calibri"/>
                  <w:color w:val="000000"/>
                  <w:lang w:eastAsia="en-AU"/>
                </w:rPr>
                <w:t>EXL1881</w:t>
              </w:r>
            </w:ins>
          </w:p>
        </w:tc>
        <w:tc>
          <w:tcPr>
            <w:tcW w:w="762" w:type="pct"/>
            <w:noWrap/>
            <w:hideMark/>
          </w:tcPr>
          <w:p w:rsidR="00110C18" w:rsidRPr="00D47EC1" w:rsidRDefault="00110C18" w:rsidP="00063728">
            <w:pPr>
              <w:rPr>
                <w:ins w:id="8288" w:author="KIM, Jason" w:date="2019-04-02T13:39:00Z"/>
                <w:rFonts w:ascii="Calibri" w:eastAsia="Times New Roman" w:hAnsi="Calibri" w:cs="Calibri"/>
                <w:color w:val="000000"/>
                <w:lang w:eastAsia="en-AU"/>
              </w:rPr>
            </w:pPr>
            <w:ins w:id="828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90" w:author="KIM, Jason" w:date="2019-04-02T13:39:00Z"/>
                <w:rFonts w:ascii="Calibri" w:eastAsia="Times New Roman" w:hAnsi="Calibri" w:cs="Calibri"/>
                <w:color w:val="000000"/>
                <w:lang w:eastAsia="en-AU"/>
              </w:rPr>
            </w:pPr>
            <w:ins w:id="8291" w:author="KIM, Jason" w:date="2019-04-02T13:39:00Z">
              <w:r w:rsidRPr="00D47EC1">
                <w:rPr>
                  <w:rFonts w:ascii="Calibri" w:eastAsia="Times New Roman" w:hAnsi="Calibri" w:cs="Calibri"/>
                  <w:color w:val="000000"/>
                  <w:lang w:eastAsia="en-AU"/>
                </w:rPr>
                <w:t>Chainage 2256</w:t>
              </w:r>
            </w:ins>
          </w:p>
        </w:tc>
        <w:tc>
          <w:tcPr>
            <w:tcW w:w="785" w:type="pct"/>
            <w:noWrap/>
            <w:hideMark/>
          </w:tcPr>
          <w:p w:rsidR="00110C18" w:rsidRPr="00D47EC1" w:rsidRDefault="00110C18" w:rsidP="00063728">
            <w:pPr>
              <w:jc w:val="right"/>
              <w:rPr>
                <w:ins w:id="8292" w:author="KIM, Jason" w:date="2019-04-02T13:39:00Z"/>
                <w:rFonts w:ascii="Calibri" w:eastAsia="Times New Roman" w:hAnsi="Calibri" w:cs="Calibri"/>
                <w:color w:val="000000"/>
                <w:lang w:eastAsia="en-AU"/>
              </w:rPr>
            </w:pPr>
            <w:ins w:id="82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94" w:author="KIM, Jason" w:date="2019-04-02T13:39:00Z"/>
        </w:trPr>
        <w:tc>
          <w:tcPr>
            <w:tcW w:w="776" w:type="pct"/>
            <w:noWrap/>
            <w:hideMark/>
          </w:tcPr>
          <w:p w:rsidR="00110C18" w:rsidRPr="00D47EC1" w:rsidRDefault="00110C18" w:rsidP="00063728">
            <w:pPr>
              <w:rPr>
                <w:ins w:id="8295" w:author="KIM, Jason" w:date="2019-04-02T13:39:00Z"/>
                <w:rFonts w:ascii="Calibri" w:eastAsia="Times New Roman" w:hAnsi="Calibri" w:cs="Calibri"/>
                <w:color w:val="000000"/>
                <w:lang w:eastAsia="en-AU"/>
              </w:rPr>
            </w:pPr>
            <w:ins w:id="8296" w:author="KIM, Jason" w:date="2019-04-02T13:39:00Z">
              <w:r w:rsidRPr="00D47EC1">
                <w:rPr>
                  <w:rFonts w:ascii="Calibri" w:eastAsia="Times New Roman" w:hAnsi="Calibri" w:cs="Calibri"/>
                  <w:color w:val="000000"/>
                  <w:lang w:eastAsia="en-AU"/>
                </w:rPr>
                <w:t>EXL12K181</w:t>
              </w:r>
            </w:ins>
          </w:p>
        </w:tc>
        <w:tc>
          <w:tcPr>
            <w:tcW w:w="622" w:type="pct"/>
            <w:noWrap/>
            <w:hideMark/>
          </w:tcPr>
          <w:p w:rsidR="00110C18" w:rsidRPr="00D47EC1" w:rsidRDefault="00110C18" w:rsidP="00063728">
            <w:pPr>
              <w:rPr>
                <w:ins w:id="8297" w:author="KIM, Jason" w:date="2019-04-02T13:39:00Z"/>
                <w:rFonts w:ascii="Calibri" w:eastAsia="Times New Roman" w:hAnsi="Calibri" w:cs="Calibri"/>
                <w:color w:val="000000"/>
                <w:lang w:eastAsia="en-AU"/>
              </w:rPr>
            </w:pPr>
            <w:ins w:id="8298" w:author="KIM, Jason" w:date="2019-04-02T13:39:00Z">
              <w:r w:rsidRPr="00D47EC1">
                <w:rPr>
                  <w:rFonts w:ascii="Calibri" w:eastAsia="Times New Roman" w:hAnsi="Calibri" w:cs="Calibri"/>
                  <w:color w:val="000000"/>
                  <w:lang w:eastAsia="en-AU"/>
                </w:rPr>
                <w:t>ELZ10066</w:t>
              </w:r>
            </w:ins>
          </w:p>
        </w:tc>
        <w:tc>
          <w:tcPr>
            <w:tcW w:w="495" w:type="pct"/>
            <w:noWrap/>
            <w:hideMark/>
          </w:tcPr>
          <w:p w:rsidR="00110C18" w:rsidRPr="00D47EC1" w:rsidRDefault="00110C18" w:rsidP="00063728">
            <w:pPr>
              <w:rPr>
                <w:ins w:id="8299" w:author="KIM, Jason" w:date="2019-04-02T13:39:00Z"/>
                <w:rFonts w:ascii="Calibri" w:eastAsia="Times New Roman" w:hAnsi="Calibri" w:cs="Calibri"/>
                <w:color w:val="000000"/>
                <w:lang w:eastAsia="en-AU"/>
              </w:rPr>
            </w:pPr>
            <w:ins w:id="830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301" w:author="KIM, Jason" w:date="2019-04-02T13:39:00Z"/>
                <w:rFonts w:ascii="Calibri" w:eastAsia="Times New Roman" w:hAnsi="Calibri" w:cs="Calibri"/>
                <w:color w:val="000000"/>
                <w:lang w:eastAsia="en-AU"/>
              </w:rPr>
            </w:pPr>
            <w:ins w:id="8302" w:author="KIM, Jason" w:date="2019-04-02T13:39:00Z">
              <w:r w:rsidRPr="00D47EC1">
                <w:rPr>
                  <w:rFonts w:ascii="Calibri" w:eastAsia="Times New Roman" w:hAnsi="Calibri" w:cs="Calibri"/>
                  <w:color w:val="000000"/>
                  <w:lang w:eastAsia="en-AU"/>
                </w:rPr>
                <w:t>EXL1131</w:t>
              </w:r>
            </w:ins>
          </w:p>
        </w:tc>
        <w:tc>
          <w:tcPr>
            <w:tcW w:w="762" w:type="pct"/>
            <w:noWrap/>
            <w:hideMark/>
          </w:tcPr>
          <w:p w:rsidR="00110C18" w:rsidRPr="00D47EC1" w:rsidRDefault="00110C18" w:rsidP="00063728">
            <w:pPr>
              <w:rPr>
                <w:ins w:id="8303" w:author="KIM, Jason" w:date="2019-04-02T13:39:00Z"/>
                <w:rFonts w:ascii="Calibri" w:eastAsia="Times New Roman" w:hAnsi="Calibri" w:cs="Calibri"/>
                <w:color w:val="000000"/>
                <w:lang w:eastAsia="en-AU"/>
              </w:rPr>
            </w:pPr>
            <w:ins w:id="830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05" w:author="KIM, Jason" w:date="2019-04-02T13:39:00Z"/>
                <w:rFonts w:ascii="Calibri" w:eastAsia="Times New Roman" w:hAnsi="Calibri" w:cs="Calibri"/>
                <w:color w:val="000000"/>
                <w:lang w:eastAsia="en-AU"/>
              </w:rPr>
            </w:pPr>
            <w:ins w:id="8306" w:author="KIM, Jason" w:date="2019-04-02T13:39:00Z">
              <w:r w:rsidRPr="00D47EC1">
                <w:rPr>
                  <w:rFonts w:ascii="Calibri" w:eastAsia="Times New Roman" w:hAnsi="Calibri" w:cs="Calibri"/>
                  <w:color w:val="000000"/>
                  <w:lang w:eastAsia="en-AU"/>
                </w:rPr>
                <w:t>Chainage 2375</w:t>
              </w:r>
            </w:ins>
          </w:p>
        </w:tc>
        <w:tc>
          <w:tcPr>
            <w:tcW w:w="785" w:type="pct"/>
            <w:noWrap/>
            <w:hideMark/>
          </w:tcPr>
          <w:p w:rsidR="00110C18" w:rsidRPr="00D47EC1" w:rsidRDefault="00110C18" w:rsidP="00063728">
            <w:pPr>
              <w:jc w:val="right"/>
              <w:rPr>
                <w:ins w:id="8307" w:author="KIM, Jason" w:date="2019-04-02T13:39:00Z"/>
                <w:rFonts w:ascii="Calibri" w:eastAsia="Times New Roman" w:hAnsi="Calibri" w:cs="Calibri"/>
                <w:color w:val="000000"/>
                <w:lang w:eastAsia="en-AU"/>
              </w:rPr>
            </w:pPr>
            <w:ins w:id="83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09" w:author="KIM, Jason" w:date="2019-04-02T13:39:00Z"/>
        </w:trPr>
        <w:tc>
          <w:tcPr>
            <w:tcW w:w="776" w:type="pct"/>
            <w:noWrap/>
            <w:hideMark/>
          </w:tcPr>
          <w:p w:rsidR="00110C18" w:rsidRPr="00D47EC1" w:rsidRDefault="00110C18" w:rsidP="00063728">
            <w:pPr>
              <w:rPr>
                <w:ins w:id="8310" w:author="KIM, Jason" w:date="2019-04-02T13:39:00Z"/>
                <w:rFonts w:ascii="Calibri" w:eastAsia="Times New Roman" w:hAnsi="Calibri" w:cs="Calibri"/>
                <w:color w:val="000000"/>
                <w:lang w:eastAsia="en-AU"/>
              </w:rPr>
            </w:pPr>
            <w:ins w:id="8311" w:author="KIM, Jason" w:date="2019-04-02T13:39:00Z">
              <w:r w:rsidRPr="00D47EC1">
                <w:rPr>
                  <w:rFonts w:ascii="Calibri" w:eastAsia="Times New Roman" w:hAnsi="Calibri" w:cs="Calibri"/>
                  <w:color w:val="000000"/>
                  <w:lang w:eastAsia="en-AU"/>
                </w:rPr>
                <w:t>EXL81NK171</w:t>
              </w:r>
            </w:ins>
          </w:p>
        </w:tc>
        <w:tc>
          <w:tcPr>
            <w:tcW w:w="622" w:type="pct"/>
            <w:noWrap/>
            <w:hideMark/>
          </w:tcPr>
          <w:p w:rsidR="00110C18" w:rsidRPr="00D47EC1" w:rsidRDefault="00110C18" w:rsidP="00063728">
            <w:pPr>
              <w:rPr>
                <w:ins w:id="8312" w:author="KIM, Jason" w:date="2019-04-02T13:39:00Z"/>
                <w:rFonts w:ascii="Calibri" w:eastAsia="Times New Roman" w:hAnsi="Calibri" w:cs="Calibri"/>
                <w:color w:val="000000"/>
                <w:lang w:eastAsia="en-AU"/>
              </w:rPr>
            </w:pPr>
            <w:ins w:id="8313" w:author="KIM, Jason" w:date="2019-04-02T13:39:00Z">
              <w:r w:rsidRPr="00D47EC1">
                <w:rPr>
                  <w:rFonts w:ascii="Calibri" w:eastAsia="Times New Roman" w:hAnsi="Calibri" w:cs="Calibri"/>
                  <w:color w:val="000000"/>
                  <w:lang w:eastAsia="en-AU"/>
                </w:rPr>
                <w:t>ELZ10074</w:t>
              </w:r>
            </w:ins>
          </w:p>
        </w:tc>
        <w:tc>
          <w:tcPr>
            <w:tcW w:w="495" w:type="pct"/>
            <w:noWrap/>
            <w:hideMark/>
          </w:tcPr>
          <w:p w:rsidR="00110C18" w:rsidRPr="00D47EC1" w:rsidRDefault="00110C18" w:rsidP="00063728">
            <w:pPr>
              <w:rPr>
                <w:ins w:id="8314" w:author="KIM, Jason" w:date="2019-04-02T13:39:00Z"/>
                <w:rFonts w:ascii="Calibri" w:eastAsia="Times New Roman" w:hAnsi="Calibri" w:cs="Calibri"/>
                <w:color w:val="000000"/>
                <w:lang w:eastAsia="en-AU"/>
              </w:rPr>
            </w:pPr>
            <w:ins w:id="8315"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16" w:author="KIM, Jason" w:date="2019-04-02T13:39:00Z"/>
                <w:rFonts w:ascii="Calibri" w:eastAsia="Times New Roman" w:hAnsi="Calibri" w:cs="Calibri"/>
                <w:color w:val="000000"/>
                <w:lang w:eastAsia="en-AU"/>
              </w:rPr>
            </w:pPr>
            <w:ins w:id="8317" w:author="KIM, Jason" w:date="2019-04-02T13:39:00Z">
              <w:r w:rsidRPr="00D47EC1">
                <w:rPr>
                  <w:rFonts w:ascii="Calibri" w:eastAsia="Times New Roman" w:hAnsi="Calibri" w:cs="Calibri"/>
                  <w:color w:val="000000"/>
                  <w:lang w:eastAsia="en-AU"/>
                </w:rPr>
                <w:t>EXL7811</w:t>
              </w:r>
            </w:ins>
          </w:p>
        </w:tc>
        <w:tc>
          <w:tcPr>
            <w:tcW w:w="762" w:type="pct"/>
            <w:noWrap/>
            <w:hideMark/>
          </w:tcPr>
          <w:p w:rsidR="00110C18" w:rsidRPr="00D47EC1" w:rsidRDefault="00110C18" w:rsidP="00063728">
            <w:pPr>
              <w:rPr>
                <w:ins w:id="8318" w:author="KIM, Jason" w:date="2019-04-02T13:39:00Z"/>
                <w:rFonts w:ascii="Calibri" w:eastAsia="Times New Roman" w:hAnsi="Calibri" w:cs="Calibri"/>
                <w:color w:val="000000"/>
                <w:lang w:eastAsia="en-AU"/>
              </w:rPr>
            </w:pPr>
            <w:ins w:id="831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20" w:author="KIM, Jason" w:date="2019-04-02T13:39:00Z"/>
                <w:rFonts w:ascii="Calibri" w:eastAsia="Times New Roman" w:hAnsi="Calibri" w:cs="Calibri"/>
                <w:color w:val="000000"/>
                <w:lang w:eastAsia="en-AU"/>
              </w:rPr>
            </w:pPr>
            <w:ins w:id="8321" w:author="KIM, Jason" w:date="2019-04-02T13:39:00Z">
              <w:r w:rsidRPr="00D47EC1">
                <w:rPr>
                  <w:rFonts w:ascii="Calibri" w:eastAsia="Times New Roman" w:hAnsi="Calibri" w:cs="Calibri"/>
                  <w:color w:val="000000"/>
                  <w:lang w:eastAsia="en-AU"/>
                </w:rPr>
                <w:t>Chainage 454</w:t>
              </w:r>
            </w:ins>
          </w:p>
        </w:tc>
        <w:tc>
          <w:tcPr>
            <w:tcW w:w="785" w:type="pct"/>
            <w:noWrap/>
            <w:hideMark/>
          </w:tcPr>
          <w:p w:rsidR="00110C18" w:rsidRPr="00D47EC1" w:rsidRDefault="00110C18" w:rsidP="00063728">
            <w:pPr>
              <w:jc w:val="right"/>
              <w:rPr>
                <w:ins w:id="8322" w:author="KIM, Jason" w:date="2019-04-02T13:39:00Z"/>
                <w:rFonts w:ascii="Calibri" w:eastAsia="Times New Roman" w:hAnsi="Calibri" w:cs="Calibri"/>
                <w:color w:val="000000"/>
                <w:lang w:eastAsia="en-AU"/>
              </w:rPr>
            </w:pPr>
            <w:ins w:id="83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24" w:author="KIM, Jason" w:date="2019-04-02T13:39:00Z"/>
        </w:trPr>
        <w:tc>
          <w:tcPr>
            <w:tcW w:w="776" w:type="pct"/>
            <w:noWrap/>
            <w:hideMark/>
          </w:tcPr>
          <w:p w:rsidR="00110C18" w:rsidRPr="00D47EC1" w:rsidRDefault="00110C18" w:rsidP="00063728">
            <w:pPr>
              <w:rPr>
                <w:ins w:id="8325" w:author="KIM, Jason" w:date="2019-04-02T13:39:00Z"/>
                <w:rFonts w:ascii="Calibri" w:eastAsia="Times New Roman" w:hAnsi="Calibri" w:cs="Calibri"/>
                <w:color w:val="000000"/>
                <w:lang w:eastAsia="en-AU"/>
              </w:rPr>
            </w:pPr>
            <w:ins w:id="8326" w:author="KIM, Jason" w:date="2019-04-02T13:39:00Z">
              <w:r w:rsidRPr="00D47EC1">
                <w:rPr>
                  <w:rFonts w:ascii="Calibri" w:eastAsia="Times New Roman" w:hAnsi="Calibri" w:cs="Calibri"/>
                  <w:color w:val="000000"/>
                  <w:lang w:eastAsia="en-AU"/>
                </w:rPr>
                <w:t>EXL82NK171</w:t>
              </w:r>
            </w:ins>
          </w:p>
        </w:tc>
        <w:tc>
          <w:tcPr>
            <w:tcW w:w="622" w:type="pct"/>
            <w:noWrap/>
            <w:hideMark/>
          </w:tcPr>
          <w:p w:rsidR="00110C18" w:rsidRPr="00D47EC1" w:rsidRDefault="00110C18" w:rsidP="00063728">
            <w:pPr>
              <w:rPr>
                <w:ins w:id="8327" w:author="KIM, Jason" w:date="2019-04-02T13:39:00Z"/>
                <w:rFonts w:ascii="Calibri" w:eastAsia="Times New Roman" w:hAnsi="Calibri" w:cs="Calibri"/>
                <w:color w:val="000000"/>
                <w:lang w:eastAsia="en-AU"/>
              </w:rPr>
            </w:pPr>
            <w:ins w:id="8328" w:author="KIM, Jason" w:date="2019-04-02T13:39:00Z">
              <w:r w:rsidRPr="00D47EC1">
                <w:rPr>
                  <w:rFonts w:ascii="Calibri" w:eastAsia="Times New Roman" w:hAnsi="Calibri" w:cs="Calibri"/>
                  <w:color w:val="000000"/>
                  <w:lang w:eastAsia="en-AU"/>
                </w:rPr>
                <w:t>ELZ10078</w:t>
              </w:r>
            </w:ins>
          </w:p>
        </w:tc>
        <w:tc>
          <w:tcPr>
            <w:tcW w:w="495" w:type="pct"/>
            <w:noWrap/>
            <w:hideMark/>
          </w:tcPr>
          <w:p w:rsidR="00110C18" w:rsidRPr="00D47EC1" w:rsidRDefault="00110C18" w:rsidP="00063728">
            <w:pPr>
              <w:rPr>
                <w:ins w:id="8329" w:author="KIM, Jason" w:date="2019-04-02T13:39:00Z"/>
                <w:rFonts w:ascii="Calibri" w:eastAsia="Times New Roman" w:hAnsi="Calibri" w:cs="Calibri"/>
                <w:color w:val="000000"/>
                <w:lang w:eastAsia="en-AU"/>
              </w:rPr>
            </w:pPr>
            <w:ins w:id="8330"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31" w:author="KIM, Jason" w:date="2019-04-02T13:39:00Z"/>
                <w:rFonts w:ascii="Calibri" w:eastAsia="Times New Roman" w:hAnsi="Calibri" w:cs="Calibri"/>
                <w:color w:val="000000"/>
                <w:lang w:eastAsia="en-AU"/>
              </w:rPr>
            </w:pPr>
            <w:ins w:id="8332" w:author="KIM, Jason" w:date="2019-04-02T13:39:00Z">
              <w:r w:rsidRPr="00D47EC1">
                <w:rPr>
                  <w:rFonts w:ascii="Calibri" w:eastAsia="Times New Roman" w:hAnsi="Calibri" w:cs="Calibri"/>
                  <w:color w:val="000000"/>
                  <w:lang w:eastAsia="en-AU"/>
                </w:rPr>
                <w:t>EXL7821</w:t>
              </w:r>
            </w:ins>
          </w:p>
        </w:tc>
        <w:tc>
          <w:tcPr>
            <w:tcW w:w="762" w:type="pct"/>
            <w:noWrap/>
            <w:hideMark/>
          </w:tcPr>
          <w:p w:rsidR="00110C18" w:rsidRPr="00D47EC1" w:rsidRDefault="00110C18" w:rsidP="00063728">
            <w:pPr>
              <w:rPr>
                <w:ins w:id="8333" w:author="KIM, Jason" w:date="2019-04-02T13:39:00Z"/>
                <w:rFonts w:ascii="Calibri" w:eastAsia="Times New Roman" w:hAnsi="Calibri" w:cs="Calibri"/>
                <w:color w:val="000000"/>
                <w:lang w:eastAsia="en-AU"/>
              </w:rPr>
            </w:pPr>
            <w:ins w:id="833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35" w:author="KIM, Jason" w:date="2019-04-02T13:39:00Z"/>
                <w:rFonts w:ascii="Calibri" w:eastAsia="Times New Roman" w:hAnsi="Calibri" w:cs="Calibri"/>
                <w:color w:val="000000"/>
                <w:lang w:eastAsia="en-AU"/>
              </w:rPr>
            </w:pPr>
            <w:ins w:id="8336" w:author="KIM, Jason" w:date="2019-04-02T13:39:00Z">
              <w:r w:rsidRPr="00D47EC1">
                <w:rPr>
                  <w:rFonts w:ascii="Calibri" w:eastAsia="Times New Roman" w:hAnsi="Calibri" w:cs="Calibri"/>
                  <w:color w:val="000000"/>
                  <w:lang w:eastAsia="en-AU"/>
                </w:rPr>
                <w:t>Chainage 537</w:t>
              </w:r>
            </w:ins>
          </w:p>
        </w:tc>
        <w:tc>
          <w:tcPr>
            <w:tcW w:w="785" w:type="pct"/>
            <w:noWrap/>
            <w:hideMark/>
          </w:tcPr>
          <w:p w:rsidR="00110C18" w:rsidRPr="00D47EC1" w:rsidRDefault="00110C18" w:rsidP="00063728">
            <w:pPr>
              <w:jc w:val="right"/>
              <w:rPr>
                <w:ins w:id="8337" w:author="KIM, Jason" w:date="2019-04-02T13:39:00Z"/>
                <w:rFonts w:ascii="Calibri" w:eastAsia="Times New Roman" w:hAnsi="Calibri" w:cs="Calibri"/>
                <w:color w:val="000000"/>
                <w:lang w:eastAsia="en-AU"/>
              </w:rPr>
            </w:pPr>
            <w:ins w:id="83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39" w:author="KIM, Jason" w:date="2019-04-02T13:39:00Z"/>
        </w:trPr>
        <w:tc>
          <w:tcPr>
            <w:tcW w:w="776" w:type="pct"/>
            <w:noWrap/>
            <w:hideMark/>
          </w:tcPr>
          <w:p w:rsidR="00110C18" w:rsidRPr="00D47EC1" w:rsidRDefault="00110C18" w:rsidP="00063728">
            <w:pPr>
              <w:rPr>
                <w:ins w:id="8340" w:author="KIM, Jason" w:date="2019-04-02T13:39:00Z"/>
                <w:rFonts w:ascii="Calibri" w:eastAsia="Times New Roman" w:hAnsi="Calibri" w:cs="Calibri"/>
                <w:color w:val="000000"/>
                <w:lang w:eastAsia="en-AU"/>
              </w:rPr>
            </w:pPr>
            <w:ins w:id="8341" w:author="KIM, Jason" w:date="2019-04-02T13:39:00Z">
              <w:r w:rsidRPr="00D47EC1">
                <w:rPr>
                  <w:rFonts w:ascii="Calibri" w:eastAsia="Times New Roman" w:hAnsi="Calibri" w:cs="Calibri"/>
                  <w:color w:val="000000"/>
                  <w:lang w:eastAsia="en-AU"/>
                </w:rPr>
                <w:t>EXL83K171</w:t>
              </w:r>
            </w:ins>
          </w:p>
        </w:tc>
        <w:tc>
          <w:tcPr>
            <w:tcW w:w="622" w:type="pct"/>
            <w:noWrap/>
            <w:hideMark/>
          </w:tcPr>
          <w:p w:rsidR="00110C18" w:rsidRPr="00D47EC1" w:rsidRDefault="00110C18" w:rsidP="00063728">
            <w:pPr>
              <w:rPr>
                <w:ins w:id="8342" w:author="KIM, Jason" w:date="2019-04-02T13:39:00Z"/>
                <w:rFonts w:ascii="Calibri" w:eastAsia="Times New Roman" w:hAnsi="Calibri" w:cs="Calibri"/>
                <w:color w:val="000000"/>
                <w:lang w:eastAsia="en-AU"/>
              </w:rPr>
            </w:pPr>
            <w:ins w:id="8343" w:author="KIM, Jason" w:date="2019-04-02T13:39:00Z">
              <w:r w:rsidRPr="00D47EC1">
                <w:rPr>
                  <w:rFonts w:ascii="Calibri" w:eastAsia="Times New Roman" w:hAnsi="Calibri" w:cs="Calibri"/>
                  <w:color w:val="000000"/>
                  <w:lang w:eastAsia="en-AU"/>
                </w:rPr>
                <w:t>ELZ10082</w:t>
              </w:r>
            </w:ins>
          </w:p>
        </w:tc>
        <w:tc>
          <w:tcPr>
            <w:tcW w:w="495" w:type="pct"/>
            <w:noWrap/>
            <w:hideMark/>
          </w:tcPr>
          <w:p w:rsidR="00110C18" w:rsidRPr="00D47EC1" w:rsidRDefault="00110C18" w:rsidP="00063728">
            <w:pPr>
              <w:rPr>
                <w:ins w:id="8344" w:author="KIM, Jason" w:date="2019-04-02T13:39:00Z"/>
                <w:rFonts w:ascii="Calibri" w:eastAsia="Times New Roman" w:hAnsi="Calibri" w:cs="Calibri"/>
                <w:color w:val="000000"/>
                <w:lang w:eastAsia="en-AU"/>
              </w:rPr>
            </w:pPr>
            <w:ins w:id="8345"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46" w:author="KIM, Jason" w:date="2019-04-02T13:39:00Z"/>
                <w:rFonts w:ascii="Calibri" w:eastAsia="Times New Roman" w:hAnsi="Calibri" w:cs="Calibri"/>
                <w:color w:val="000000"/>
                <w:lang w:eastAsia="en-AU"/>
              </w:rPr>
            </w:pPr>
            <w:ins w:id="8347" w:author="KIM, Jason" w:date="2019-04-02T13:39:00Z">
              <w:r w:rsidRPr="00D47EC1">
                <w:rPr>
                  <w:rFonts w:ascii="Calibri" w:eastAsia="Times New Roman" w:hAnsi="Calibri" w:cs="Calibri"/>
                  <w:color w:val="000000"/>
                  <w:lang w:eastAsia="en-AU"/>
                </w:rPr>
                <w:t>EXL7831</w:t>
              </w:r>
            </w:ins>
          </w:p>
        </w:tc>
        <w:tc>
          <w:tcPr>
            <w:tcW w:w="762" w:type="pct"/>
            <w:noWrap/>
            <w:hideMark/>
          </w:tcPr>
          <w:p w:rsidR="00110C18" w:rsidRPr="00D47EC1" w:rsidRDefault="00110C18" w:rsidP="00063728">
            <w:pPr>
              <w:rPr>
                <w:ins w:id="8348" w:author="KIM, Jason" w:date="2019-04-02T13:39:00Z"/>
                <w:rFonts w:ascii="Calibri" w:eastAsia="Times New Roman" w:hAnsi="Calibri" w:cs="Calibri"/>
                <w:color w:val="000000"/>
                <w:lang w:eastAsia="en-AU"/>
              </w:rPr>
            </w:pPr>
            <w:ins w:id="834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50" w:author="KIM, Jason" w:date="2019-04-02T13:39:00Z"/>
                <w:rFonts w:ascii="Calibri" w:eastAsia="Times New Roman" w:hAnsi="Calibri" w:cs="Calibri"/>
                <w:color w:val="000000"/>
                <w:lang w:eastAsia="en-AU"/>
              </w:rPr>
            </w:pPr>
            <w:ins w:id="8351" w:author="KIM, Jason" w:date="2019-04-02T13:39:00Z">
              <w:r w:rsidRPr="00D47EC1">
                <w:rPr>
                  <w:rFonts w:ascii="Calibri" w:eastAsia="Times New Roman" w:hAnsi="Calibri" w:cs="Calibri"/>
                  <w:color w:val="000000"/>
                  <w:lang w:eastAsia="en-AU"/>
                </w:rPr>
                <w:t>Chainage 619</w:t>
              </w:r>
            </w:ins>
          </w:p>
        </w:tc>
        <w:tc>
          <w:tcPr>
            <w:tcW w:w="785" w:type="pct"/>
            <w:noWrap/>
            <w:hideMark/>
          </w:tcPr>
          <w:p w:rsidR="00110C18" w:rsidRPr="00D47EC1" w:rsidRDefault="00110C18" w:rsidP="00063728">
            <w:pPr>
              <w:jc w:val="right"/>
              <w:rPr>
                <w:ins w:id="8352" w:author="KIM, Jason" w:date="2019-04-02T13:39:00Z"/>
                <w:rFonts w:ascii="Calibri" w:eastAsia="Times New Roman" w:hAnsi="Calibri" w:cs="Calibri"/>
                <w:color w:val="000000"/>
                <w:lang w:eastAsia="en-AU"/>
              </w:rPr>
            </w:pPr>
            <w:ins w:id="83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54" w:author="KIM, Jason" w:date="2019-04-02T13:39:00Z"/>
        </w:trPr>
        <w:tc>
          <w:tcPr>
            <w:tcW w:w="776" w:type="pct"/>
            <w:noWrap/>
            <w:hideMark/>
          </w:tcPr>
          <w:p w:rsidR="00110C18" w:rsidRPr="00D47EC1" w:rsidRDefault="00110C18" w:rsidP="00063728">
            <w:pPr>
              <w:rPr>
                <w:ins w:id="8355" w:author="KIM, Jason" w:date="2019-04-02T13:39:00Z"/>
                <w:rFonts w:ascii="Calibri" w:eastAsia="Times New Roman" w:hAnsi="Calibri" w:cs="Calibri"/>
                <w:color w:val="000000"/>
                <w:lang w:eastAsia="en-AU"/>
              </w:rPr>
            </w:pPr>
            <w:ins w:id="8356" w:author="KIM, Jason" w:date="2019-04-02T13:39:00Z">
              <w:r w:rsidRPr="00D47EC1">
                <w:rPr>
                  <w:rFonts w:ascii="Calibri" w:eastAsia="Times New Roman" w:hAnsi="Calibri" w:cs="Calibri"/>
                  <w:color w:val="000000"/>
                  <w:lang w:eastAsia="en-AU"/>
                </w:rPr>
                <w:t>EXL83K181</w:t>
              </w:r>
            </w:ins>
          </w:p>
        </w:tc>
        <w:tc>
          <w:tcPr>
            <w:tcW w:w="622" w:type="pct"/>
            <w:noWrap/>
            <w:hideMark/>
          </w:tcPr>
          <w:p w:rsidR="00110C18" w:rsidRPr="00D47EC1" w:rsidRDefault="00110C18" w:rsidP="00063728">
            <w:pPr>
              <w:rPr>
                <w:ins w:id="8357" w:author="KIM, Jason" w:date="2019-04-02T13:39:00Z"/>
                <w:rFonts w:ascii="Calibri" w:eastAsia="Times New Roman" w:hAnsi="Calibri" w:cs="Calibri"/>
                <w:color w:val="000000"/>
                <w:lang w:eastAsia="en-AU"/>
              </w:rPr>
            </w:pPr>
            <w:ins w:id="8358" w:author="KIM, Jason" w:date="2019-04-02T13:39:00Z">
              <w:r w:rsidRPr="00D47EC1">
                <w:rPr>
                  <w:rFonts w:ascii="Calibri" w:eastAsia="Times New Roman" w:hAnsi="Calibri" w:cs="Calibri"/>
                  <w:color w:val="000000"/>
                  <w:lang w:eastAsia="en-AU"/>
                </w:rPr>
                <w:t>ELZ10086</w:t>
              </w:r>
            </w:ins>
          </w:p>
        </w:tc>
        <w:tc>
          <w:tcPr>
            <w:tcW w:w="495" w:type="pct"/>
            <w:noWrap/>
            <w:hideMark/>
          </w:tcPr>
          <w:p w:rsidR="00110C18" w:rsidRPr="00D47EC1" w:rsidRDefault="00110C18" w:rsidP="00063728">
            <w:pPr>
              <w:rPr>
                <w:ins w:id="8359" w:author="KIM, Jason" w:date="2019-04-02T13:39:00Z"/>
                <w:rFonts w:ascii="Calibri" w:eastAsia="Times New Roman" w:hAnsi="Calibri" w:cs="Calibri"/>
                <w:color w:val="000000"/>
                <w:lang w:eastAsia="en-AU"/>
              </w:rPr>
            </w:pPr>
            <w:ins w:id="8360"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61" w:author="KIM, Jason" w:date="2019-04-02T13:39:00Z"/>
                <w:rFonts w:ascii="Calibri" w:eastAsia="Times New Roman" w:hAnsi="Calibri" w:cs="Calibri"/>
                <w:color w:val="000000"/>
                <w:lang w:eastAsia="en-AU"/>
              </w:rPr>
            </w:pPr>
            <w:ins w:id="8362" w:author="KIM, Jason" w:date="2019-04-02T13:39:00Z">
              <w:r w:rsidRPr="00D47EC1">
                <w:rPr>
                  <w:rFonts w:ascii="Calibri" w:eastAsia="Times New Roman" w:hAnsi="Calibri" w:cs="Calibri"/>
                  <w:color w:val="000000"/>
                  <w:lang w:eastAsia="en-AU"/>
                </w:rPr>
                <w:t>EXL7841</w:t>
              </w:r>
            </w:ins>
          </w:p>
        </w:tc>
        <w:tc>
          <w:tcPr>
            <w:tcW w:w="762" w:type="pct"/>
            <w:noWrap/>
            <w:hideMark/>
          </w:tcPr>
          <w:p w:rsidR="00110C18" w:rsidRPr="00D47EC1" w:rsidRDefault="00110C18" w:rsidP="00063728">
            <w:pPr>
              <w:rPr>
                <w:ins w:id="8363" w:author="KIM, Jason" w:date="2019-04-02T13:39:00Z"/>
                <w:rFonts w:ascii="Calibri" w:eastAsia="Times New Roman" w:hAnsi="Calibri" w:cs="Calibri"/>
                <w:color w:val="000000"/>
                <w:lang w:eastAsia="en-AU"/>
              </w:rPr>
            </w:pPr>
            <w:ins w:id="836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65" w:author="KIM, Jason" w:date="2019-04-02T13:39:00Z"/>
                <w:rFonts w:ascii="Calibri" w:eastAsia="Times New Roman" w:hAnsi="Calibri" w:cs="Calibri"/>
                <w:color w:val="000000"/>
                <w:lang w:eastAsia="en-AU"/>
              </w:rPr>
            </w:pPr>
            <w:ins w:id="8366" w:author="KIM, Jason" w:date="2019-04-02T13:39:00Z">
              <w:r w:rsidRPr="00D47EC1">
                <w:rPr>
                  <w:rFonts w:ascii="Calibri" w:eastAsia="Times New Roman" w:hAnsi="Calibri" w:cs="Calibri"/>
                  <w:color w:val="000000"/>
                  <w:lang w:eastAsia="en-AU"/>
                </w:rPr>
                <w:t>Chainage 739</w:t>
              </w:r>
            </w:ins>
          </w:p>
        </w:tc>
        <w:tc>
          <w:tcPr>
            <w:tcW w:w="785" w:type="pct"/>
            <w:noWrap/>
            <w:hideMark/>
          </w:tcPr>
          <w:p w:rsidR="00110C18" w:rsidRPr="00D47EC1" w:rsidRDefault="00110C18" w:rsidP="00063728">
            <w:pPr>
              <w:jc w:val="right"/>
              <w:rPr>
                <w:ins w:id="8367" w:author="KIM, Jason" w:date="2019-04-02T13:39:00Z"/>
                <w:rFonts w:ascii="Calibri" w:eastAsia="Times New Roman" w:hAnsi="Calibri" w:cs="Calibri"/>
                <w:color w:val="000000"/>
                <w:lang w:eastAsia="en-AU"/>
              </w:rPr>
            </w:pPr>
            <w:ins w:id="83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69" w:author="KIM, Jason" w:date="2019-04-02T13:39:00Z"/>
        </w:trPr>
        <w:tc>
          <w:tcPr>
            <w:tcW w:w="776" w:type="pct"/>
            <w:noWrap/>
            <w:hideMark/>
          </w:tcPr>
          <w:p w:rsidR="00110C18" w:rsidRPr="00D47EC1" w:rsidRDefault="00110C18" w:rsidP="00063728">
            <w:pPr>
              <w:rPr>
                <w:ins w:id="8370" w:author="KIM, Jason" w:date="2019-04-02T13:39:00Z"/>
                <w:rFonts w:ascii="Calibri" w:eastAsia="Times New Roman" w:hAnsi="Calibri" w:cs="Calibri"/>
                <w:color w:val="000000"/>
                <w:lang w:eastAsia="en-AU"/>
              </w:rPr>
            </w:pPr>
            <w:ins w:id="8371" w:author="KIM, Jason" w:date="2019-04-02T13:39:00Z">
              <w:r w:rsidRPr="00D47EC1">
                <w:rPr>
                  <w:rFonts w:ascii="Calibri" w:eastAsia="Times New Roman" w:hAnsi="Calibri" w:cs="Calibri"/>
                  <w:color w:val="000000"/>
                  <w:lang w:eastAsia="en-AU"/>
                </w:rPr>
                <w:t>EXL85K171</w:t>
              </w:r>
            </w:ins>
          </w:p>
        </w:tc>
        <w:tc>
          <w:tcPr>
            <w:tcW w:w="622" w:type="pct"/>
            <w:noWrap/>
            <w:hideMark/>
          </w:tcPr>
          <w:p w:rsidR="00110C18" w:rsidRPr="00D47EC1" w:rsidRDefault="00110C18" w:rsidP="00063728">
            <w:pPr>
              <w:rPr>
                <w:ins w:id="8372" w:author="KIM, Jason" w:date="2019-04-02T13:39:00Z"/>
                <w:rFonts w:ascii="Calibri" w:eastAsia="Times New Roman" w:hAnsi="Calibri" w:cs="Calibri"/>
                <w:color w:val="000000"/>
                <w:lang w:eastAsia="en-AU"/>
              </w:rPr>
            </w:pPr>
            <w:ins w:id="8373" w:author="KIM, Jason" w:date="2019-04-02T13:39:00Z">
              <w:r w:rsidRPr="00D47EC1">
                <w:rPr>
                  <w:rFonts w:ascii="Calibri" w:eastAsia="Times New Roman" w:hAnsi="Calibri" w:cs="Calibri"/>
                  <w:color w:val="000000"/>
                  <w:lang w:eastAsia="en-AU"/>
                </w:rPr>
                <w:t>ELZ10090</w:t>
              </w:r>
            </w:ins>
          </w:p>
        </w:tc>
        <w:tc>
          <w:tcPr>
            <w:tcW w:w="495" w:type="pct"/>
            <w:noWrap/>
            <w:hideMark/>
          </w:tcPr>
          <w:p w:rsidR="00110C18" w:rsidRPr="00D47EC1" w:rsidRDefault="00110C18" w:rsidP="00063728">
            <w:pPr>
              <w:rPr>
                <w:ins w:id="8374" w:author="KIM, Jason" w:date="2019-04-02T13:39:00Z"/>
                <w:rFonts w:ascii="Calibri" w:eastAsia="Times New Roman" w:hAnsi="Calibri" w:cs="Calibri"/>
                <w:color w:val="000000"/>
                <w:lang w:eastAsia="en-AU"/>
              </w:rPr>
            </w:pPr>
            <w:ins w:id="837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376" w:author="KIM, Jason" w:date="2019-04-02T13:39:00Z"/>
                <w:rFonts w:ascii="Calibri" w:eastAsia="Times New Roman" w:hAnsi="Calibri" w:cs="Calibri"/>
                <w:color w:val="000000"/>
                <w:lang w:eastAsia="en-AU"/>
              </w:rPr>
            </w:pPr>
            <w:ins w:id="8377" w:author="KIM, Jason" w:date="2019-04-02T13:39:00Z">
              <w:r w:rsidRPr="00D47EC1">
                <w:rPr>
                  <w:rFonts w:ascii="Calibri" w:eastAsia="Times New Roman" w:hAnsi="Calibri" w:cs="Calibri"/>
                  <w:color w:val="000000"/>
                  <w:lang w:eastAsia="en-AU"/>
                </w:rPr>
                <w:t>EXL7851</w:t>
              </w:r>
            </w:ins>
          </w:p>
        </w:tc>
        <w:tc>
          <w:tcPr>
            <w:tcW w:w="762" w:type="pct"/>
            <w:noWrap/>
            <w:hideMark/>
          </w:tcPr>
          <w:p w:rsidR="00110C18" w:rsidRPr="00D47EC1" w:rsidRDefault="00110C18" w:rsidP="00063728">
            <w:pPr>
              <w:rPr>
                <w:ins w:id="8378" w:author="KIM, Jason" w:date="2019-04-02T13:39:00Z"/>
                <w:rFonts w:ascii="Calibri" w:eastAsia="Times New Roman" w:hAnsi="Calibri" w:cs="Calibri"/>
                <w:color w:val="000000"/>
                <w:lang w:eastAsia="en-AU"/>
              </w:rPr>
            </w:pPr>
            <w:ins w:id="837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80" w:author="KIM, Jason" w:date="2019-04-02T13:39:00Z"/>
                <w:rFonts w:ascii="Calibri" w:eastAsia="Times New Roman" w:hAnsi="Calibri" w:cs="Calibri"/>
                <w:color w:val="000000"/>
                <w:lang w:eastAsia="en-AU"/>
              </w:rPr>
            </w:pPr>
            <w:ins w:id="8381" w:author="KIM, Jason" w:date="2019-04-02T13:39:00Z">
              <w:r w:rsidRPr="00D47EC1">
                <w:rPr>
                  <w:rFonts w:ascii="Calibri" w:eastAsia="Times New Roman" w:hAnsi="Calibri" w:cs="Calibri"/>
                  <w:color w:val="000000"/>
                  <w:lang w:eastAsia="en-AU"/>
                </w:rPr>
                <w:t>Chainage 858</w:t>
              </w:r>
            </w:ins>
          </w:p>
        </w:tc>
        <w:tc>
          <w:tcPr>
            <w:tcW w:w="785" w:type="pct"/>
            <w:noWrap/>
            <w:hideMark/>
          </w:tcPr>
          <w:p w:rsidR="00110C18" w:rsidRPr="00D47EC1" w:rsidRDefault="00110C18" w:rsidP="00063728">
            <w:pPr>
              <w:jc w:val="right"/>
              <w:rPr>
                <w:ins w:id="8382" w:author="KIM, Jason" w:date="2019-04-02T13:39:00Z"/>
                <w:rFonts w:ascii="Calibri" w:eastAsia="Times New Roman" w:hAnsi="Calibri" w:cs="Calibri"/>
                <w:color w:val="000000"/>
                <w:lang w:eastAsia="en-AU"/>
              </w:rPr>
            </w:pPr>
            <w:ins w:id="83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84" w:author="KIM, Jason" w:date="2019-04-02T13:39:00Z"/>
        </w:trPr>
        <w:tc>
          <w:tcPr>
            <w:tcW w:w="776" w:type="pct"/>
            <w:noWrap/>
            <w:hideMark/>
          </w:tcPr>
          <w:p w:rsidR="00110C18" w:rsidRPr="00D47EC1" w:rsidRDefault="00110C18" w:rsidP="00063728">
            <w:pPr>
              <w:rPr>
                <w:ins w:id="8385" w:author="KIM, Jason" w:date="2019-04-02T13:39:00Z"/>
                <w:rFonts w:ascii="Calibri" w:eastAsia="Times New Roman" w:hAnsi="Calibri" w:cs="Calibri"/>
                <w:color w:val="000000"/>
                <w:lang w:eastAsia="en-AU"/>
              </w:rPr>
            </w:pPr>
            <w:ins w:id="8386" w:author="KIM, Jason" w:date="2019-04-02T13:39:00Z">
              <w:r w:rsidRPr="00D47EC1">
                <w:rPr>
                  <w:rFonts w:ascii="Calibri" w:eastAsia="Times New Roman" w:hAnsi="Calibri" w:cs="Calibri"/>
                  <w:color w:val="000000"/>
                  <w:lang w:eastAsia="en-AU"/>
                </w:rPr>
                <w:t>EXL85K181</w:t>
              </w:r>
            </w:ins>
          </w:p>
        </w:tc>
        <w:tc>
          <w:tcPr>
            <w:tcW w:w="622" w:type="pct"/>
            <w:noWrap/>
            <w:hideMark/>
          </w:tcPr>
          <w:p w:rsidR="00110C18" w:rsidRPr="00D47EC1" w:rsidRDefault="00110C18" w:rsidP="00063728">
            <w:pPr>
              <w:rPr>
                <w:ins w:id="8387" w:author="KIM, Jason" w:date="2019-04-02T13:39:00Z"/>
                <w:rFonts w:ascii="Calibri" w:eastAsia="Times New Roman" w:hAnsi="Calibri" w:cs="Calibri"/>
                <w:color w:val="000000"/>
                <w:lang w:eastAsia="en-AU"/>
              </w:rPr>
            </w:pPr>
            <w:ins w:id="8388" w:author="KIM, Jason" w:date="2019-04-02T13:39:00Z">
              <w:r w:rsidRPr="00D47EC1">
                <w:rPr>
                  <w:rFonts w:ascii="Calibri" w:eastAsia="Times New Roman" w:hAnsi="Calibri" w:cs="Calibri"/>
                  <w:color w:val="000000"/>
                  <w:lang w:eastAsia="en-AU"/>
                </w:rPr>
                <w:t>ELZ10098</w:t>
              </w:r>
            </w:ins>
          </w:p>
        </w:tc>
        <w:tc>
          <w:tcPr>
            <w:tcW w:w="495" w:type="pct"/>
            <w:noWrap/>
            <w:hideMark/>
          </w:tcPr>
          <w:p w:rsidR="00110C18" w:rsidRPr="00D47EC1" w:rsidRDefault="00110C18" w:rsidP="00063728">
            <w:pPr>
              <w:rPr>
                <w:ins w:id="8389" w:author="KIM, Jason" w:date="2019-04-02T13:39:00Z"/>
                <w:rFonts w:ascii="Calibri" w:eastAsia="Times New Roman" w:hAnsi="Calibri" w:cs="Calibri"/>
                <w:color w:val="000000"/>
                <w:lang w:eastAsia="en-AU"/>
              </w:rPr>
            </w:pPr>
            <w:ins w:id="839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391" w:author="KIM, Jason" w:date="2019-04-02T13:39:00Z"/>
                <w:rFonts w:ascii="Calibri" w:eastAsia="Times New Roman" w:hAnsi="Calibri" w:cs="Calibri"/>
                <w:color w:val="000000"/>
                <w:lang w:eastAsia="en-AU"/>
              </w:rPr>
            </w:pPr>
            <w:ins w:id="8392" w:author="KIM, Jason" w:date="2019-04-02T13:39:00Z">
              <w:r w:rsidRPr="00D47EC1">
                <w:rPr>
                  <w:rFonts w:ascii="Calibri" w:eastAsia="Times New Roman" w:hAnsi="Calibri" w:cs="Calibri"/>
                  <w:color w:val="000000"/>
                  <w:lang w:eastAsia="en-AU"/>
                </w:rPr>
                <w:t>EXL7871</w:t>
              </w:r>
            </w:ins>
          </w:p>
        </w:tc>
        <w:tc>
          <w:tcPr>
            <w:tcW w:w="762" w:type="pct"/>
            <w:noWrap/>
            <w:hideMark/>
          </w:tcPr>
          <w:p w:rsidR="00110C18" w:rsidRPr="00D47EC1" w:rsidRDefault="00110C18" w:rsidP="00063728">
            <w:pPr>
              <w:rPr>
                <w:ins w:id="8393" w:author="KIM, Jason" w:date="2019-04-02T13:39:00Z"/>
                <w:rFonts w:ascii="Calibri" w:eastAsia="Times New Roman" w:hAnsi="Calibri" w:cs="Calibri"/>
                <w:color w:val="000000"/>
                <w:lang w:eastAsia="en-AU"/>
              </w:rPr>
            </w:pPr>
            <w:ins w:id="839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95" w:author="KIM, Jason" w:date="2019-04-02T13:39:00Z"/>
                <w:rFonts w:ascii="Calibri" w:eastAsia="Times New Roman" w:hAnsi="Calibri" w:cs="Calibri"/>
                <w:color w:val="000000"/>
                <w:lang w:eastAsia="en-AU"/>
              </w:rPr>
            </w:pPr>
            <w:ins w:id="8396" w:author="KIM, Jason" w:date="2019-04-02T13:39:00Z">
              <w:r w:rsidRPr="00D47EC1">
                <w:rPr>
                  <w:rFonts w:ascii="Calibri" w:eastAsia="Times New Roman" w:hAnsi="Calibri" w:cs="Calibri"/>
                  <w:color w:val="000000"/>
                  <w:lang w:eastAsia="en-AU"/>
                </w:rPr>
                <w:t>Chainage 977</w:t>
              </w:r>
            </w:ins>
          </w:p>
        </w:tc>
        <w:tc>
          <w:tcPr>
            <w:tcW w:w="785" w:type="pct"/>
            <w:noWrap/>
            <w:hideMark/>
          </w:tcPr>
          <w:p w:rsidR="00110C18" w:rsidRPr="00D47EC1" w:rsidRDefault="00110C18" w:rsidP="00063728">
            <w:pPr>
              <w:jc w:val="right"/>
              <w:rPr>
                <w:ins w:id="8397" w:author="KIM, Jason" w:date="2019-04-02T13:39:00Z"/>
                <w:rFonts w:ascii="Calibri" w:eastAsia="Times New Roman" w:hAnsi="Calibri" w:cs="Calibri"/>
                <w:color w:val="000000"/>
                <w:lang w:eastAsia="en-AU"/>
              </w:rPr>
            </w:pPr>
            <w:ins w:id="83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99" w:author="KIM, Jason" w:date="2019-04-02T13:39:00Z"/>
        </w:trPr>
        <w:tc>
          <w:tcPr>
            <w:tcW w:w="776" w:type="pct"/>
            <w:noWrap/>
            <w:hideMark/>
          </w:tcPr>
          <w:p w:rsidR="00110C18" w:rsidRPr="00D47EC1" w:rsidRDefault="00110C18" w:rsidP="00063728">
            <w:pPr>
              <w:rPr>
                <w:ins w:id="8400" w:author="KIM, Jason" w:date="2019-04-02T13:39:00Z"/>
                <w:rFonts w:ascii="Calibri" w:eastAsia="Times New Roman" w:hAnsi="Calibri" w:cs="Calibri"/>
                <w:color w:val="000000"/>
                <w:lang w:eastAsia="en-AU"/>
              </w:rPr>
            </w:pPr>
            <w:ins w:id="8401" w:author="KIM, Jason" w:date="2019-04-02T13:39:00Z">
              <w:r w:rsidRPr="00D47EC1">
                <w:rPr>
                  <w:rFonts w:ascii="Calibri" w:eastAsia="Times New Roman" w:hAnsi="Calibri" w:cs="Calibri"/>
                  <w:color w:val="000000"/>
                  <w:lang w:eastAsia="en-AU"/>
                </w:rPr>
                <w:t>EXL88NK171</w:t>
              </w:r>
            </w:ins>
          </w:p>
        </w:tc>
        <w:tc>
          <w:tcPr>
            <w:tcW w:w="622" w:type="pct"/>
            <w:noWrap/>
            <w:hideMark/>
          </w:tcPr>
          <w:p w:rsidR="00110C18" w:rsidRPr="00D47EC1" w:rsidRDefault="00110C18" w:rsidP="00063728">
            <w:pPr>
              <w:rPr>
                <w:ins w:id="8402" w:author="KIM, Jason" w:date="2019-04-02T13:39:00Z"/>
                <w:rFonts w:ascii="Calibri" w:eastAsia="Times New Roman" w:hAnsi="Calibri" w:cs="Calibri"/>
                <w:color w:val="000000"/>
                <w:lang w:eastAsia="en-AU"/>
              </w:rPr>
            </w:pPr>
            <w:ins w:id="8403" w:author="KIM, Jason" w:date="2019-04-02T13:39:00Z">
              <w:r w:rsidRPr="00D47EC1">
                <w:rPr>
                  <w:rFonts w:ascii="Calibri" w:eastAsia="Times New Roman" w:hAnsi="Calibri" w:cs="Calibri"/>
                  <w:color w:val="000000"/>
                  <w:lang w:eastAsia="en-AU"/>
                </w:rPr>
                <w:t>ELZ10102</w:t>
              </w:r>
            </w:ins>
          </w:p>
        </w:tc>
        <w:tc>
          <w:tcPr>
            <w:tcW w:w="495" w:type="pct"/>
            <w:noWrap/>
            <w:hideMark/>
          </w:tcPr>
          <w:p w:rsidR="00110C18" w:rsidRPr="00D47EC1" w:rsidRDefault="00110C18" w:rsidP="00063728">
            <w:pPr>
              <w:rPr>
                <w:ins w:id="8404" w:author="KIM, Jason" w:date="2019-04-02T13:39:00Z"/>
                <w:rFonts w:ascii="Calibri" w:eastAsia="Times New Roman" w:hAnsi="Calibri" w:cs="Calibri"/>
                <w:color w:val="000000"/>
                <w:lang w:eastAsia="en-AU"/>
              </w:rPr>
            </w:pPr>
            <w:ins w:id="840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06" w:author="KIM, Jason" w:date="2019-04-02T13:39:00Z"/>
                <w:rFonts w:ascii="Calibri" w:eastAsia="Times New Roman" w:hAnsi="Calibri" w:cs="Calibri"/>
                <w:color w:val="000000"/>
                <w:lang w:eastAsia="en-AU"/>
              </w:rPr>
            </w:pPr>
            <w:ins w:id="8407" w:author="KIM, Jason" w:date="2019-04-02T13:39:00Z">
              <w:r w:rsidRPr="00D47EC1">
                <w:rPr>
                  <w:rFonts w:ascii="Calibri" w:eastAsia="Times New Roman" w:hAnsi="Calibri" w:cs="Calibri"/>
                  <w:color w:val="000000"/>
                  <w:lang w:eastAsia="en-AU"/>
                </w:rPr>
                <w:t>EXL7881</w:t>
              </w:r>
            </w:ins>
          </w:p>
        </w:tc>
        <w:tc>
          <w:tcPr>
            <w:tcW w:w="762" w:type="pct"/>
            <w:noWrap/>
            <w:hideMark/>
          </w:tcPr>
          <w:p w:rsidR="00110C18" w:rsidRPr="00D47EC1" w:rsidRDefault="00110C18" w:rsidP="00063728">
            <w:pPr>
              <w:rPr>
                <w:ins w:id="8408" w:author="KIM, Jason" w:date="2019-04-02T13:39:00Z"/>
                <w:rFonts w:ascii="Calibri" w:eastAsia="Times New Roman" w:hAnsi="Calibri" w:cs="Calibri"/>
                <w:color w:val="000000"/>
                <w:lang w:eastAsia="en-AU"/>
              </w:rPr>
            </w:pPr>
            <w:ins w:id="840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10" w:author="KIM, Jason" w:date="2019-04-02T13:39:00Z"/>
                <w:rFonts w:ascii="Calibri" w:eastAsia="Times New Roman" w:hAnsi="Calibri" w:cs="Calibri"/>
                <w:color w:val="000000"/>
                <w:lang w:eastAsia="en-AU"/>
              </w:rPr>
            </w:pPr>
            <w:ins w:id="8411" w:author="KIM, Jason" w:date="2019-04-02T13:39:00Z">
              <w:r w:rsidRPr="00D47EC1">
                <w:rPr>
                  <w:rFonts w:ascii="Calibri" w:eastAsia="Times New Roman" w:hAnsi="Calibri" w:cs="Calibri"/>
                  <w:color w:val="000000"/>
                  <w:lang w:eastAsia="en-AU"/>
                </w:rPr>
                <w:t>Chainage 1089</w:t>
              </w:r>
            </w:ins>
          </w:p>
        </w:tc>
        <w:tc>
          <w:tcPr>
            <w:tcW w:w="785" w:type="pct"/>
            <w:noWrap/>
            <w:hideMark/>
          </w:tcPr>
          <w:p w:rsidR="00110C18" w:rsidRPr="00D47EC1" w:rsidRDefault="00110C18" w:rsidP="00063728">
            <w:pPr>
              <w:jc w:val="right"/>
              <w:rPr>
                <w:ins w:id="8412" w:author="KIM, Jason" w:date="2019-04-02T13:39:00Z"/>
                <w:rFonts w:ascii="Calibri" w:eastAsia="Times New Roman" w:hAnsi="Calibri" w:cs="Calibri"/>
                <w:color w:val="000000"/>
                <w:lang w:eastAsia="en-AU"/>
              </w:rPr>
            </w:pPr>
            <w:ins w:id="84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14" w:author="KIM, Jason" w:date="2019-04-02T13:39:00Z"/>
        </w:trPr>
        <w:tc>
          <w:tcPr>
            <w:tcW w:w="776" w:type="pct"/>
            <w:noWrap/>
            <w:hideMark/>
          </w:tcPr>
          <w:p w:rsidR="00110C18" w:rsidRPr="00D47EC1" w:rsidRDefault="00110C18" w:rsidP="00063728">
            <w:pPr>
              <w:rPr>
                <w:ins w:id="8415" w:author="KIM, Jason" w:date="2019-04-02T13:39:00Z"/>
                <w:rFonts w:ascii="Calibri" w:eastAsia="Times New Roman" w:hAnsi="Calibri" w:cs="Calibri"/>
                <w:color w:val="000000"/>
                <w:lang w:eastAsia="en-AU"/>
              </w:rPr>
            </w:pPr>
            <w:ins w:id="8416" w:author="KIM, Jason" w:date="2019-04-02T13:39:00Z">
              <w:r w:rsidRPr="00D47EC1">
                <w:rPr>
                  <w:rFonts w:ascii="Calibri" w:eastAsia="Times New Roman" w:hAnsi="Calibri" w:cs="Calibri"/>
                  <w:color w:val="000000"/>
                  <w:lang w:eastAsia="en-AU"/>
                </w:rPr>
                <w:t>EXL14K171</w:t>
              </w:r>
            </w:ins>
          </w:p>
        </w:tc>
        <w:tc>
          <w:tcPr>
            <w:tcW w:w="622" w:type="pct"/>
            <w:noWrap/>
            <w:hideMark/>
          </w:tcPr>
          <w:p w:rsidR="00110C18" w:rsidRPr="00D47EC1" w:rsidRDefault="00110C18" w:rsidP="00063728">
            <w:pPr>
              <w:rPr>
                <w:ins w:id="8417" w:author="KIM, Jason" w:date="2019-04-02T13:39:00Z"/>
                <w:rFonts w:ascii="Calibri" w:eastAsia="Times New Roman" w:hAnsi="Calibri" w:cs="Calibri"/>
                <w:color w:val="000000"/>
                <w:lang w:eastAsia="en-AU"/>
              </w:rPr>
            </w:pPr>
            <w:ins w:id="8418" w:author="KIM, Jason" w:date="2019-04-02T13:39:00Z">
              <w:r w:rsidRPr="00D47EC1">
                <w:rPr>
                  <w:rFonts w:ascii="Calibri" w:eastAsia="Times New Roman" w:hAnsi="Calibri" w:cs="Calibri"/>
                  <w:color w:val="000000"/>
                  <w:lang w:eastAsia="en-AU"/>
                </w:rPr>
                <w:t>ELZ10114</w:t>
              </w:r>
            </w:ins>
          </w:p>
        </w:tc>
        <w:tc>
          <w:tcPr>
            <w:tcW w:w="495" w:type="pct"/>
            <w:noWrap/>
            <w:hideMark/>
          </w:tcPr>
          <w:p w:rsidR="00110C18" w:rsidRPr="00D47EC1" w:rsidRDefault="00110C18" w:rsidP="00063728">
            <w:pPr>
              <w:rPr>
                <w:ins w:id="8419" w:author="KIM, Jason" w:date="2019-04-02T13:39:00Z"/>
                <w:rFonts w:ascii="Calibri" w:eastAsia="Times New Roman" w:hAnsi="Calibri" w:cs="Calibri"/>
                <w:color w:val="000000"/>
                <w:lang w:eastAsia="en-AU"/>
              </w:rPr>
            </w:pPr>
            <w:ins w:id="842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21" w:author="KIM, Jason" w:date="2019-04-02T13:39:00Z"/>
                <w:rFonts w:ascii="Calibri" w:eastAsia="Times New Roman" w:hAnsi="Calibri" w:cs="Calibri"/>
                <w:color w:val="000000"/>
                <w:lang w:eastAsia="en-AU"/>
              </w:rPr>
            </w:pPr>
            <w:ins w:id="8422" w:author="KIM, Jason" w:date="2019-04-02T13:39:00Z">
              <w:r w:rsidRPr="00D47EC1">
                <w:rPr>
                  <w:rFonts w:ascii="Calibri" w:eastAsia="Times New Roman" w:hAnsi="Calibri" w:cs="Calibri"/>
                  <w:color w:val="000000"/>
                  <w:lang w:eastAsia="en-AU"/>
                </w:rPr>
                <w:t>EXL1141</w:t>
              </w:r>
            </w:ins>
          </w:p>
        </w:tc>
        <w:tc>
          <w:tcPr>
            <w:tcW w:w="762" w:type="pct"/>
            <w:noWrap/>
            <w:hideMark/>
          </w:tcPr>
          <w:p w:rsidR="00110C18" w:rsidRPr="00D47EC1" w:rsidRDefault="00110C18" w:rsidP="00063728">
            <w:pPr>
              <w:rPr>
                <w:ins w:id="8423" w:author="KIM, Jason" w:date="2019-04-02T13:39:00Z"/>
                <w:rFonts w:ascii="Calibri" w:eastAsia="Times New Roman" w:hAnsi="Calibri" w:cs="Calibri"/>
                <w:color w:val="000000"/>
                <w:lang w:eastAsia="en-AU"/>
              </w:rPr>
            </w:pPr>
            <w:ins w:id="842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25" w:author="KIM, Jason" w:date="2019-04-02T13:39:00Z"/>
                <w:rFonts w:ascii="Calibri" w:eastAsia="Times New Roman" w:hAnsi="Calibri" w:cs="Calibri"/>
                <w:color w:val="000000"/>
                <w:lang w:eastAsia="en-AU"/>
              </w:rPr>
            </w:pPr>
            <w:ins w:id="8426" w:author="KIM, Jason" w:date="2019-04-02T13:39:00Z">
              <w:r w:rsidRPr="00D47EC1">
                <w:rPr>
                  <w:rFonts w:ascii="Calibri" w:eastAsia="Times New Roman" w:hAnsi="Calibri" w:cs="Calibri"/>
                  <w:color w:val="000000"/>
                  <w:lang w:eastAsia="en-AU"/>
                </w:rPr>
                <w:t>Chainage 2495</w:t>
              </w:r>
            </w:ins>
          </w:p>
        </w:tc>
        <w:tc>
          <w:tcPr>
            <w:tcW w:w="785" w:type="pct"/>
            <w:noWrap/>
            <w:hideMark/>
          </w:tcPr>
          <w:p w:rsidR="00110C18" w:rsidRPr="00D47EC1" w:rsidRDefault="00110C18" w:rsidP="00063728">
            <w:pPr>
              <w:jc w:val="right"/>
              <w:rPr>
                <w:ins w:id="8427" w:author="KIM, Jason" w:date="2019-04-02T13:39:00Z"/>
                <w:rFonts w:ascii="Calibri" w:eastAsia="Times New Roman" w:hAnsi="Calibri" w:cs="Calibri"/>
                <w:color w:val="000000"/>
                <w:lang w:eastAsia="en-AU"/>
              </w:rPr>
            </w:pPr>
            <w:ins w:id="84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29" w:author="KIM, Jason" w:date="2019-04-02T13:39:00Z"/>
        </w:trPr>
        <w:tc>
          <w:tcPr>
            <w:tcW w:w="776" w:type="pct"/>
            <w:noWrap/>
            <w:hideMark/>
          </w:tcPr>
          <w:p w:rsidR="00110C18" w:rsidRPr="00D47EC1" w:rsidRDefault="00110C18" w:rsidP="00063728">
            <w:pPr>
              <w:rPr>
                <w:ins w:id="8430" w:author="KIM, Jason" w:date="2019-04-02T13:39:00Z"/>
                <w:rFonts w:ascii="Calibri" w:eastAsia="Times New Roman" w:hAnsi="Calibri" w:cs="Calibri"/>
                <w:color w:val="000000"/>
                <w:lang w:eastAsia="en-AU"/>
              </w:rPr>
            </w:pPr>
            <w:ins w:id="8431" w:author="KIM, Jason" w:date="2019-04-02T13:39:00Z">
              <w:r w:rsidRPr="00D47EC1">
                <w:rPr>
                  <w:rFonts w:ascii="Calibri" w:eastAsia="Times New Roman" w:hAnsi="Calibri" w:cs="Calibri"/>
                  <w:color w:val="000000"/>
                  <w:lang w:eastAsia="en-AU"/>
                </w:rPr>
                <w:t>EXL14K181</w:t>
              </w:r>
            </w:ins>
          </w:p>
        </w:tc>
        <w:tc>
          <w:tcPr>
            <w:tcW w:w="622" w:type="pct"/>
            <w:noWrap/>
            <w:hideMark/>
          </w:tcPr>
          <w:p w:rsidR="00110C18" w:rsidRPr="00D47EC1" w:rsidRDefault="00110C18" w:rsidP="00063728">
            <w:pPr>
              <w:rPr>
                <w:ins w:id="8432" w:author="KIM, Jason" w:date="2019-04-02T13:39:00Z"/>
                <w:rFonts w:ascii="Calibri" w:eastAsia="Times New Roman" w:hAnsi="Calibri" w:cs="Calibri"/>
                <w:color w:val="000000"/>
                <w:lang w:eastAsia="en-AU"/>
              </w:rPr>
            </w:pPr>
            <w:ins w:id="8433" w:author="KIM, Jason" w:date="2019-04-02T13:39:00Z">
              <w:r w:rsidRPr="00D47EC1">
                <w:rPr>
                  <w:rFonts w:ascii="Calibri" w:eastAsia="Times New Roman" w:hAnsi="Calibri" w:cs="Calibri"/>
                  <w:color w:val="000000"/>
                  <w:lang w:eastAsia="en-AU"/>
                </w:rPr>
                <w:t>ELZ10118</w:t>
              </w:r>
            </w:ins>
          </w:p>
        </w:tc>
        <w:tc>
          <w:tcPr>
            <w:tcW w:w="495" w:type="pct"/>
            <w:noWrap/>
            <w:hideMark/>
          </w:tcPr>
          <w:p w:rsidR="00110C18" w:rsidRPr="00D47EC1" w:rsidRDefault="00110C18" w:rsidP="00063728">
            <w:pPr>
              <w:rPr>
                <w:ins w:id="8434" w:author="KIM, Jason" w:date="2019-04-02T13:39:00Z"/>
                <w:rFonts w:ascii="Calibri" w:eastAsia="Times New Roman" w:hAnsi="Calibri" w:cs="Calibri"/>
                <w:color w:val="000000"/>
                <w:lang w:eastAsia="en-AU"/>
              </w:rPr>
            </w:pPr>
            <w:ins w:id="843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36" w:author="KIM, Jason" w:date="2019-04-02T13:39:00Z"/>
                <w:rFonts w:ascii="Calibri" w:eastAsia="Times New Roman" w:hAnsi="Calibri" w:cs="Calibri"/>
                <w:color w:val="000000"/>
                <w:lang w:eastAsia="en-AU"/>
              </w:rPr>
            </w:pPr>
            <w:ins w:id="8437" w:author="KIM, Jason" w:date="2019-04-02T13:39:00Z">
              <w:r w:rsidRPr="00D47EC1">
                <w:rPr>
                  <w:rFonts w:ascii="Calibri" w:eastAsia="Times New Roman" w:hAnsi="Calibri" w:cs="Calibri"/>
                  <w:color w:val="000000"/>
                  <w:lang w:eastAsia="en-AU"/>
                </w:rPr>
                <w:t>EXL1151</w:t>
              </w:r>
            </w:ins>
          </w:p>
        </w:tc>
        <w:tc>
          <w:tcPr>
            <w:tcW w:w="762" w:type="pct"/>
            <w:noWrap/>
            <w:hideMark/>
          </w:tcPr>
          <w:p w:rsidR="00110C18" w:rsidRPr="00D47EC1" w:rsidRDefault="00110C18" w:rsidP="00063728">
            <w:pPr>
              <w:rPr>
                <w:ins w:id="8438" w:author="KIM, Jason" w:date="2019-04-02T13:39:00Z"/>
                <w:rFonts w:ascii="Calibri" w:eastAsia="Times New Roman" w:hAnsi="Calibri" w:cs="Calibri"/>
                <w:color w:val="000000"/>
                <w:lang w:eastAsia="en-AU"/>
              </w:rPr>
            </w:pPr>
            <w:ins w:id="843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40" w:author="KIM, Jason" w:date="2019-04-02T13:39:00Z"/>
                <w:rFonts w:ascii="Calibri" w:eastAsia="Times New Roman" w:hAnsi="Calibri" w:cs="Calibri"/>
                <w:color w:val="000000"/>
                <w:lang w:eastAsia="en-AU"/>
              </w:rPr>
            </w:pPr>
            <w:ins w:id="8441" w:author="KIM, Jason" w:date="2019-04-02T13:39:00Z">
              <w:r w:rsidRPr="00D47EC1">
                <w:rPr>
                  <w:rFonts w:ascii="Calibri" w:eastAsia="Times New Roman" w:hAnsi="Calibri" w:cs="Calibri"/>
                  <w:color w:val="000000"/>
                  <w:lang w:eastAsia="en-AU"/>
                </w:rPr>
                <w:t>Chainage 2615</w:t>
              </w:r>
            </w:ins>
          </w:p>
        </w:tc>
        <w:tc>
          <w:tcPr>
            <w:tcW w:w="785" w:type="pct"/>
            <w:noWrap/>
            <w:hideMark/>
          </w:tcPr>
          <w:p w:rsidR="00110C18" w:rsidRPr="00D47EC1" w:rsidRDefault="00110C18" w:rsidP="00063728">
            <w:pPr>
              <w:jc w:val="right"/>
              <w:rPr>
                <w:ins w:id="8442" w:author="KIM, Jason" w:date="2019-04-02T13:39:00Z"/>
                <w:rFonts w:ascii="Calibri" w:eastAsia="Times New Roman" w:hAnsi="Calibri" w:cs="Calibri"/>
                <w:color w:val="000000"/>
                <w:lang w:eastAsia="en-AU"/>
              </w:rPr>
            </w:pPr>
            <w:ins w:id="84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44" w:author="KIM, Jason" w:date="2019-04-02T13:39:00Z"/>
        </w:trPr>
        <w:tc>
          <w:tcPr>
            <w:tcW w:w="776" w:type="pct"/>
            <w:noWrap/>
            <w:hideMark/>
          </w:tcPr>
          <w:p w:rsidR="00110C18" w:rsidRPr="00D47EC1" w:rsidRDefault="00110C18" w:rsidP="00063728">
            <w:pPr>
              <w:rPr>
                <w:ins w:id="8445" w:author="KIM, Jason" w:date="2019-04-02T13:39:00Z"/>
                <w:rFonts w:ascii="Calibri" w:eastAsia="Times New Roman" w:hAnsi="Calibri" w:cs="Calibri"/>
                <w:color w:val="000000"/>
                <w:lang w:eastAsia="en-AU"/>
              </w:rPr>
            </w:pPr>
            <w:ins w:id="8446" w:author="KIM, Jason" w:date="2019-04-02T13:39:00Z">
              <w:r w:rsidRPr="00D47EC1">
                <w:rPr>
                  <w:rFonts w:ascii="Calibri" w:eastAsia="Times New Roman" w:hAnsi="Calibri" w:cs="Calibri"/>
                  <w:color w:val="000000"/>
                  <w:lang w:eastAsia="en-AU"/>
                </w:rPr>
                <w:t>EXL16K171</w:t>
              </w:r>
            </w:ins>
          </w:p>
        </w:tc>
        <w:tc>
          <w:tcPr>
            <w:tcW w:w="622" w:type="pct"/>
            <w:noWrap/>
            <w:hideMark/>
          </w:tcPr>
          <w:p w:rsidR="00110C18" w:rsidRPr="00D47EC1" w:rsidRDefault="00110C18" w:rsidP="00063728">
            <w:pPr>
              <w:rPr>
                <w:ins w:id="8447" w:author="KIM, Jason" w:date="2019-04-02T13:39:00Z"/>
                <w:rFonts w:ascii="Calibri" w:eastAsia="Times New Roman" w:hAnsi="Calibri" w:cs="Calibri"/>
                <w:color w:val="000000"/>
                <w:lang w:eastAsia="en-AU"/>
              </w:rPr>
            </w:pPr>
            <w:ins w:id="8448" w:author="KIM, Jason" w:date="2019-04-02T13:39:00Z">
              <w:r w:rsidRPr="00D47EC1">
                <w:rPr>
                  <w:rFonts w:ascii="Calibri" w:eastAsia="Times New Roman" w:hAnsi="Calibri" w:cs="Calibri"/>
                  <w:color w:val="000000"/>
                  <w:lang w:eastAsia="en-AU"/>
                </w:rPr>
                <w:t>ELZ10122</w:t>
              </w:r>
            </w:ins>
          </w:p>
        </w:tc>
        <w:tc>
          <w:tcPr>
            <w:tcW w:w="495" w:type="pct"/>
            <w:noWrap/>
            <w:hideMark/>
          </w:tcPr>
          <w:p w:rsidR="00110C18" w:rsidRPr="00D47EC1" w:rsidRDefault="00110C18" w:rsidP="00063728">
            <w:pPr>
              <w:rPr>
                <w:ins w:id="8449" w:author="KIM, Jason" w:date="2019-04-02T13:39:00Z"/>
                <w:rFonts w:ascii="Calibri" w:eastAsia="Times New Roman" w:hAnsi="Calibri" w:cs="Calibri"/>
                <w:color w:val="000000"/>
                <w:lang w:eastAsia="en-AU"/>
              </w:rPr>
            </w:pPr>
            <w:ins w:id="845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51" w:author="KIM, Jason" w:date="2019-04-02T13:39:00Z"/>
                <w:rFonts w:ascii="Calibri" w:eastAsia="Times New Roman" w:hAnsi="Calibri" w:cs="Calibri"/>
                <w:color w:val="000000"/>
                <w:lang w:eastAsia="en-AU"/>
              </w:rPr>
            </w:pPr>
            <w:ins w:id="8452" w:author="KIM, Jason" w:date="2019-04-02T13:39:00Z">
              <w:r w:rsidRPr="00D47EC1">
                <w:rPr>
                  <w:rFonts w:ascii="Calibri" w:eastAsia="Times New Roman" w:hAnsi="Calibri" w:cs="Calibri"/>
                  <w:color w:val="000000"/>
                  <w:lang w:eastAsia="en-AU"/>
                </w:rPr>
                <w:t>EXL1161</w:t>
              </w:r>
            </w:ins>
          </w:p>
        </w:tc>
        <w:tc>
          <w:tcPr>
            <w:tcW w:w="762" w:type="pct"/>
            <w:noWrap/>
            <w:hideMark/>
          </w:tcPr>
          <w:p w:rsidR="00110C18" w:rsidRPr="00D47EC1" w:rsidRDefault="00110C18" w:rsidP="00063728">
            <w:pPr>
              <w:rPr>
                <w:ins w:id="8453" w:author="KIM, Jason" w:date="2019-04-02T13:39:00Z"/>
                <w:rFonts w:ascii="Calibri" w:eastAsia="Times New Roman" w:hAnsi="Calibri" w:cs="Calibri"/>
                <w:color w:val="000000"/>
                <w:lang w:eastAsia="en-AU"/>
              </w:rPr>
            </w:pPr>
            <w:ins w:id="845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55" w:author="KIM, Jason" w:date="2019-04-02T13:39:00Z"/>
                <w:rFonts w:ascii="Calibri" w:eastAsia="Times New Roman" w:hAnsi="Calibri" w:cs="Calibri"/>
                <w:color w:val="000000"/>
                <w:lang w:eastAsia="en-AU"/>
              </w:rPr>
            </w:pPr>
            <w:ins w:id="8456" w:author="KIM, Jason" w:date="2019-04-02T13:39:00Z">
              <w:r w:rsidRPr="00D47EC1">
                <w:rPr>
                  <w:rFonts w:ascii="Calibri" w:eastAsia="Times New Roman" w:hAnsi="Calibri" w:cs="Calibri"/>
                  <w:color w:val="000000"/>
                  <w:lang w:eastAsia="en-AU"/>
                </w:rPr>
                <w:t>Chainage 2735</w:t>
              </w:r>
            </w:ins>
          </w:p>
        </w:tc>
        <w:tc>
          <w:tcPr>
            <w:tcW w:w="785" w:type="pct"/>
            <w:noWrap/>
            <w:hideMark/>
          </w:tcPr>
          <w:p w:rsidR="00110C18" w:rsidRPr="00D47EC1" w:rsidRDefault="00110C18" w:rsidP="00063728">
            <w:pPr>
              <w:jc w:val="right"/>
              <w:rPr>
                <w:ins w:id="8457" w:author="KIM, Jason" w:date="2019-04-02T13:39:00Z"/>
                <w:rFonts w:ascii="Calibri" w:eastAsia="Times New Roman" w:hAnsi="Calibri" w:cs="Calibri"/>
                <w:color w:val="000000"/>
                <w:lang w:eastAsia="en-AU"/>
              </w:rPr>
            </w:pPr>
            <w:ins w:id="84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59" w:author="KIM, Jason" w:date="2019-04-02T13:39:00Z"/>
        </w:trPr>
        <w:tc>
          <w:tcPr>
            <w:tcW w:w="776" w:type="pct"/>
            <w:noWrap/>
            <w:hideMark/>
          </w:tcPr>
          <w:p w:rsidR="00110C18" w:rsidRPr="00D47EC1" w:rsidRDefault="00110C18" w:rsidP="00063728">
            <w:pPr>
              <w:rPr>
                <w:ins w:id="8460" w:author="KIM, Jason" w:date="2019-04-02T13:39:00Z"/>
                <w:rFonts w:ascii="Calibri" w:eastAsia="Times New Roman" w:hAnsi="Calibri" w:cs="Calibri"/>
                <w:color w:val="000000"/>
                <w:lang w:eastAsia="en-AU"/>
              </w:rPr>
            </w:pPr>
            <w:ins w:id="8461" w:author="KIM, Jason" w:date="2019-04-02T13:39:00Z">
              <w:r w:rsidRPr="00D47EC1">
                <w:rPr>
                  <w:rFonts w:ascii="Calibri" w:eastAsia="Times New Roman" w:hAnsi="Calibri" w:cs="Calibri"/>
                  <w:color w:val="000000"/>
                  <w:lang w:eastAsia="en-AU"/>
                </w:rPr>
                <w:t>EXL16K181</w:t>
              </w:r>
            </w:ins>
          </w:p>
        </w:tc>
        <w:tc>
          <w:tcPr>
            <w:tcW w:w="622" w:type="pct"/>
            <w:noWrap/>
            <w:hideMark/>
          </w:tcPr>
          <w:p w:rsidR="00110C18" w:rsidRPr="00D47EC1" w:rsidRDefault="00110C18" w:rsidP="00063728">
            <w:pPr>
              <w:rPr>
                <w:ins w:id="8462" w:author="KIM, Jason" w:date="2019-04-02T13:39:00Z"/>
                <w:rFonts w:ascii="Calibri" w:eastAsia="Times New Roman" w:hAnsi="Calibri" w:cs="Calibri"/>
                <w:color w:val="000000"/>
                <w:lang w:eastAsia="en-AU"/>
              </w:rPr>
            </w:pPr>
            <w:ins w:id="8463" w:author="KIM, Jason" w:date="2019-04-02T13:39:00Z">
              <w:r w:rsidRPr="00D47EC1">
                <w:rPr>
                  <w:rFonts w:ascii="Calibri" w:eastAsia="Times New Roman" w:hAnsi="Calibri" w:cs="Calibri"/>
                  <w:color w:val="000000"/>
                  <w:lang w:eastAsia="en-AU"/>
                </w:rPr>
                <w:t>ELZ10126</w:t>
              </w:r>
            </w:ins>
          </w:p>
        </w:tc>
        <w:tc>
          <w:tcPr>
            <w:tcW w:w="495" w:type="pct"/>
            <w:noWrap/>
            <w:hideMark/>
          </w:tcPr>
          <w:p w:rsidR="00110C18" w:rsidRPr="00D47EC1" w:rsidRDefault="00110C18" w:rsidP="00063728">
            <w:pPr>
              <w:rPr>
                <w:ins w:id="8464" w:author="KIM, Jason" w:date="2019-04-02T13:39:00Z"/>
                <w:rFonts w:ascii="Calibri" w:eastAsia="Times New Roman" w:hAnsi="Calibri" w:cs="Calibri"/>
                <w:color w:val="000000"/>
                <w:lang w:eastAsia="en-AU"/>
              </w:rPr>
            </w:pPr>
            <w:ins w:id="846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66" w:author="KIM, Jason" w:date="2019-04-02T13:39:00Z"/>
                <w:rFonts w:ascii="Calibri" w:eastAsia="Times New Roman" w:hAnsi="Calibri" w:cs="Calibri"/>
                <w:color w:val="000000"/>
                <w:lang w:eastAsia="en-AU"/>
              </w:rPr>
            </w:pPr>
            <w:ins w:id="8467" w:author="KIM, Jason" w:date="2019-04-02T13:39:00Z">
              <w:r w:rsidRPr="00D47EC1">
                <w:rPr>
                  <w:rFonts w:ascii="Calibri" w:eastAsia="Times New Roman" w:hAnsi="Calibri" w:cs="Calibri"/>
                  <w:color w:val="000000"/>
                  <w:lang w:eastAsia="en-AU"/>
                </w:rPr>
                <w:t>EXL1171</w:t>
              </w:r>
            </w:ins>
          </w:p>
        </w:tc>
        <w:tc>
          <w:tcPr>
            <w:tcW w:w="762" w:type="pct"/>
            <w:noWrap/>
            <w:hideMark/>
          </w:tcPr>
          <w:p w:rsidR="00110C18" w:rsidRPr="00D47EC1" w:rsidRDefault="00110C18" w:rsidP="00063728">
            <w:pPr>
              <w:rPr>
                <w:ins w:id="8468" w:author="KIM, Jason" w:date="2019-04-02T13:39:00Z"/>
                <w:rFonts w:ascii="Calibri" w:eastAsia="Times New Roman" w:hAnsi="Calibri" w:cs="Calibri"/>
                <w:color w:val="000000"/>
                <w:lang w:eastAsia="en-AU"/>
              </w:rPr>
            </w:pPr>
            <w:ins w:id="846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70" w:author="KIM, Jason" w:date="2019-04-02T13:39:00Z"/>
                <w:rFonts w:ascii="Calibri" w:eastAsia="Times New Roman" w:hAnsi="Calibri" w:cs="Calibri"/>
                <w:color w:val="000000"/>
                <w:lang w:eastAsia="en-AU"/>
              </w:rPr>
            </w:pPr>
            <w:ins w:id="8471" w:author="KIM, Jason" w:date="2019-04-02T13:39:00Z">
              <w:r w:rsidRPr="00D47EC1">
                <w:rPr>
                  <w:rFonts w:ascii="Calibri" w:eastAsia="Times New Roman" w:hAnsi="Calibri" w:cs="Calibri"/>
                  <w:color w:val="000000"/>
                  <w:lang w:eastAsia="en-AU"/>
                </w:rPr>
                <w:t>Chainage 2855</w:t>
              </w:r>
            </w:ins>
          </w:p>
        </w:tc>
        <w:tc>
          <w:tcPr>
            <w:tcW w:w="785" w:type="pct"/>
            <w:noWrap/>
            <w:hideMark/>
          </w:tcPr>
          <w:p w:rsidR="00110C18" w:rsidRPr="00D47EC1" w:rsidRDefault="00110C18" w:rsidP="00063728">
            <w:pPr>
              <w:jc w:val="right"/>
              <w:rPr>
                <w:ins w:id="8472" w:author="KIM, Jason" w:date="2019-04-02T13:39:00Z"/>
                <w:rFonts w:ascii="Calibri" w:eastAsia="Times New Roman" w:hAnsi="Calibri" w:cs="Calibri"/>
                <w:color w:val="000000"/>
                <w:lang w:eastAsia="en-AU"/>
              </w:rPr>
            </w:pPr>
            <w:ins w:id="84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74" w:author="KIM, Jason" w:date="2019-04-02T13:39:00Z"/>
        </w:trPr>
        <w:tc>
          <w:tcPr>
            <w:tcW w:w="776" w:type="pct"/>
            <w:noWrap/>
            <w:hideMark/>
          </w:tcPr>
          <w:p w:rsidR="00110C18" w:rsidRPr="00D47EC1" w:rsidRDefault="00110C18" w:rsidP="00063728">
            <w:pPr>
              <w:rPr>
                <w:ins w:id="8475" w:author="KIM, Jason" w:date="2019-04-02T13:39:00Z"/>
                <w:rFonts w:ascii="Calibri" w:eastAsia="Times New Roman" w:hAnsi="Calibri" w:cs="Calibri"/>
                <w:color w:val="000000"/>
                <w:lang w:eastAsia="en-AU"/>
              </w:rPr>
            </w:pPr>
            <w:ins w:id="8476" w:author="KIM, Jason" w:date="2019-04-02T13:39:00Z">
              <w:r w:rsidRPr="00D47EC1">
                <w:rPr>
                  <w:rFonts w:ascii="Calibri" w:eastAsia="Times New Roman" w:hAnsi="Calibri" w:cs="Calibri"/>
                  <w:color w:val="000000"/>
                  <w:lang w:eastAsia="en-AU"/>
                </w:rPr>
                <w:t>EXL18K171</w:t>
              </w:r>
            </w:ins>
          </w:p>
        </w:tc>
        <w:tc>
          <w:tcPr>
            <w:tcW w:w="622" w:type="pct"/>
            <w:noWrap/>
            <w:hideMark/>
          </w:tcPr>
          <w:p w:rsidR="00110C18" w:rsidRPr="00D47EC1" w:rsidRDefault="00110C18" w:rsidP="00063728">
            <w:pPr>
              <w:rPr>
                <w:ins w:id="8477" w:author="KIM, Jason" w:date="2019-04-02T13:39:00Z"/>
                <w:rFonts w:ascii="Calibri" w:eastAsia="Times New Roman" w:hAnsi="Calibri" w:cs="Calibri"/>
                <w:color w:val="000000"/>
                <w:lang w:eastAsia="en-AU"/>
              </w:rPr>
            </w:pPr>
            <w:ins w:id="8478" w:author="KIM, Jason" w:date="2019-04-02T13:39:00Z">
              <w:r w:rsidRPr="00D47EC1">
                <w:rPr>
                  <w:rFonts w:ascii="Calibri" w:eastAsia="Times New Roman" w:hAnsi="Calibri" w:cs="Calibri"/>
                  <w:color w:val="000000"/>
                  <w:lang w:eastAsia="en-AU"/>
                </w:rPr>
                <w:t>ELZ10130</w:t>
              </w:r>
            </w:ins>
          </w:p>
        </w:tc>
        <w:tc>
          <w:tcPr>
            <w:tcW w:w="495" w:type="pct"/>
            <w:noWrap/>
            <w:hideMark/>
          </w:tcPr>
          <w:p w:rsidR="00110C18" w:rsidRPr="00D47EC1" w:rsidRDefault="00110C18" w:rsidP="00063728">
            <w:pPr>
              <w:rPr>
                <w:ins w:id="8479" w:author="KIM, Jason" w:date="2019-04-02T13:39:00Z"/>
                <w:rFonts w:ascii="Calibri" w:eastAsia="Times New Roman" w:hAnsi="Calibri" w:cs="Calibri"/>
                <w:color w:val="000000"/>
                <w:lang w:eastAsia="en-AU"/>
              </w:rPr>
            </w:pPr>
            <w:ins w:id="848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81" w:author="KIM, Jason" w:date="2019-04-02T13:39:00Z"/>
                <w:rFonts w:ascii="Calibri" w:eastAsia="Times New Roman" w:hAnsi="Calibri" w:cs="Calibri"/>
                <w:color w:val="000000"/>
                <w:lang w:eastAsia="en-AU"/>
              </w:rPr>
            </w:pPr>
            <w:ins w:id="8482" w:author="KIM, Jason" w:date="2019-04-02T13:39:00Z">
              <w:r w:rsidRPr="00D47EC1">
                <w:rPr>
                  <w:rFonts w:ascii="Calibri" w:eastAsia="Times New Roman" w:hAnsi="Calibri" w:cs="Calibri"/>
                  <w:color w:val="000000"/>
                  <w:lang w:eastAsia="en-AU"/>
                </w:rPr>
                <w:t>EXL1181</w:t>
              </w:r>
            </w:ins>
          </w:p>
        </w:tc>
        <w:tc>
          <w:tcPr>
            <w:tcW w:w="762" w:type="pct"/>
            <w:noWrap/>
            <w:hideMark/>
          </w:tcPr>
          <w:p w:rsidR="00110C18" w:rsidRPr="00D47EC1" w:rsidRDefault="00110C18" w:rsidP="00063728">
            <w:pPr>
              <w:rPr>
                <w:ins w:id="8483" w:author="KIM, Jason" w:date="2019-04-02T13:39:00Z"/>
                <w:rFonts w:ascii="Calibri" w:eastAsia="Times New Roman" w:hAnsi="Calibri" w:cs="Calibri"/>
                <w:color w:val="000000"/>
                <w:lang w:eastAsia="en-AU"/>
              </w:rPr>
            </w:pPr>
            <w:ins w:id="848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85" w:author="KIM, Jason" w:date="2019-04-02T13:39:00Z"/>
                <w:rFonts w:ascii="Calibri" w:eastAsia="Times New Roman" w:hAnsi="Calibri" w:cs="Calibri"/>
                <w:color w:val="000000"/>
                <w:lang w:eastAsia="en-AU"/>
              </w:rPr>
            </w:pPr>
            <w:ins w:id="8486" w:author="KIM, Jason" w:date="2019-04-02T13:39:00Z">
              <w:r w:rsidRPr="00D47EC1">
                <w:rPr>
                  <w:rFonts w:ascii="Calibri" w:eastAsia="Times New Roman" w:hAnsi="Calibri" w:cs="Calibri"/>
                  <w:color w:val="000000"/>
                  <w:lang w:eastAsia="en-AU"/>
                </w:rPr>
                <w:t>Chainage 2975</w:t>
              </w:r>
            </w:ins>
          </w:p>
        </w:tc>
        <w:tc>
          <w:tcPr>
            <w:tcW w:w="785" w:type="pct"/>
            <w:noWrap/>
            <w:hideMark/>
          </w:tcPr>
          <w:p w:rsidR="00110C18" w:rsidRPr="00D47EC1" w:rsidRDefault="00110C18" w:rsidP="00063728">
            <w:pPr>
              <w:jc w:val="right"/>
              <w:rPr>
                <w:ins w:id="8487" w:author="KIM, Jason" w:date="2019-04-02T13:39:00Z"/>
                <w:rFonts w:ascii="Calibri" w:eastAsia="Times New Roman" w:hAnsi="Calibri" w:cs="Calibri"/>
                <w:color w:val="000000"/>
                <w:lang w:eastAsia="en-AU"/>
              </w:rPr>
            </w:pPr>
            <w:ins w:id="84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89" w:author="KIM, Jason" w:date="2019-04-02T13:39:00Z"/>
        </w:trPr>
        <w:tc>
          <w:tcPr>
            <w:tcW w:w="776" w:type="pct"/>
            <w:noWrap/>
            <w:hideMark/>
          </w:tcPr>
          <w:p w:rsidR="00110C18" w:rsidRPr="00D47EC1" w:rsidRDefault="00110C18" w:rsidP="00063728">
            <w:pPr>
              <w:rPr>
                <w:ins w:id="8490" w:author="KIM, Jason" w:date="2019-04-02T13:39:00Z"/>
                <w:rFonts w:ascii="Calibri" w:eastAsia="Times New Roman" w:hAnsi="Calibri" w:cs="Calibri"/>
                <w:color w:val="000000"/>
                <w:lang w:eastAsia="en-AU"/>
              </w:rPr>
            </w:pPr>
            <w:ins w:id="8491" w:author="KIM, Jason" w:date="2019-04-02T13:39:00Z">
              <w:r w:rsidRPr="00D47EC1">
                <w:rPr>
                  <w:rFonts w:ascii="Calibri" w:eastAsia="Times New Roman" w:hAnsi="Calibri" w:cs="Calibri"/>
                  <w:color w:val="000000"/>
                  <w:lang w:eastAsia="en-AU"/>
                </w:rPr>
                <w:t>EXL18K181</w:t>
              </w:r>
            </w:ins>
          </w:p>
        </w:tc>
        <w:tc>
          <w:tcPr>
            <w:tcW w:w="622" w:type="pct"/>
            <w:noWrap/>
            <w:hideMark/>
          </w:tcPr>
          <w:p w:rsidR="00110C18" w:rsidRPr="00D47EC1" w:rsidRDefault="00110C18" w:rsidP="00063728">
            <w:pPr>
              <w:rPr>
                <w:ins w:id="8492" w:author="KIM, Jason" w:date="2019-04-02T13:39:00Z"/>
                <w:rFonts w:ascii="Calibri" w:eastAsia="Times New Roman" w:hAnsi="Calibri" w:cs="Calibri"/>
                <w:color w:val="000000"/>
                <w:lang w:eastAsia="en-AU"/>
              </w:rPr>
            </w:pPr>
            <w:ins w:id="8493" w:author="KIM, Jason" w:date="2019-04-02T13:39:00Z">
              <w:r w:rsidRPr="00D47EC1">
                <w:rPr>
                  <w:rFonts w:ascii="Calibri" w:eastAsia="Times New Roman" w:hAnsi="Calibri" w:cs="Calibri"/>
                  <w:color w:val="000000"/>
                  <w:lang w:eastAsia="en-AU"/>
                </w:rPr>
                <w:t>ELZ10134</w:t>
              </w:r>
            </w:ins>
          </w:p>
        </w:tc>
        <w:tc>
          <w:tcPr>
            <w:tcW w:w="495" w:type="pct"/>
            <w:noWrap/>
            <w:hideMark/>
          </w:tcPr>
          <w:p w:rsidR="00110C18" w:rsidRPr="00D47EC1" w:rsidRDefault="00110C18" w:rsidP="00063728">
            <w:pPr>
              <w:rPr>
                <w:ins w:id="8494" w:author="KIM, Jason" w:date="2019-04-02T13:39:00Z"/>
                <w:rFonts w:ascii="Calibri" w:eastAsia="Times New Roman" w:hAnsi="Calibri" w:cs="Calibri"/>
                <w:color w:val="000000"/>
                <w:lang w:eastAsia="en-AU"/>
              </w:rPr>
            </w:pPr>
            <w:ins w:id="849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96" w:author="KIM, Jason" w:date="2019-04-02T13:39:00Z"/>
                <w:rFonts w:ascii="Calibri" w:eastAsia="Times New Roman" w:hAnsi="Calibri" w:cs="Calibri"/>
                <w:color w:val="000000"/>
                <w:lang w:eastAsia="en-AU"/>
              </w:rPr>
            </w:pPr>
            <w:ins w:id="8497" w:author="KIM, Jason" w:date="2019-04-02T13:39:00Z">
              <w:r w:rsidRPr="00D47EC1">
                <w:rPr>
                  <w:rFonts w:ascii="Calibri" w:eastAsia="Times New Roman" w:hAnsi="Calibri" w:cs="Calibri"/>
                  <w:color w:val="000000"/>
                  <w:lang w:eastAsia="en-AU"/>
                </w:rPr>
                <w:t>EXL1191</w:t>
              </w:r>
            </w:ins>
          </w:p>
        </w:tc>
        <w:tc>
          <w:tcPr>
            <w:tcW w:w="762" w:type="pct"/>
            <w:noWrap/>
            <w:hideMark/>
          </w:tcPr>
          <w:p w:rsidR="00110C18" w:rsidRPr="00D47EC1" w:rsidRDefault="00110C18" w:rsidP="00063728">
            <w:pPr>
              <w:rPr>
                <w:ins w:id="8498" w:author="KIM, Jason" w:date="2019-04-02T13:39:00Z"/>
                <w:rFonts w:ascii="Calibri" w:eastAsia="Times New Roman" w:hAnsi="Calibri" w:cs="Calibri"/>
                <w:color w:val="000000"/>
                <w:lang w:eastAsia="en-AU"/>
              </w:rPr>
            </w:pPr>
            <w:ins w:id="849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00" w:author="KIM, Jason" w:date="2019-04-02T13:39:00Z"/>
                <w:rFonts w:ascii="Calibri" w:eastAsia="Times New Roman" w:hAnsi="Calibri" w:cs="Calibri"/>
                <w:color w:val="000000"/>
                <w:lang w:eastAsia="en-AU"/>
              </w:rPr>
            </w:pPr>
            <w:ins w:id="8501" w:author="KIM, Jason" w:date="2019-04-02T13:39:00Z">
              <w:r w:rsidRPr="00D47EC1">
                <w:rPr>
                  <w:rFonts w:ascii="Calibri" w:eastAsia="Times New Roman" w:hAnsi="Calibri" w:cs="Calibri"/>
                  <w:color w:val="000000"/>
                  <w:lang w:eastAsia="en-AU"/>
                </w:rPr>
                <w:t>Chainage 3095</w:t>
              </w:r>
            </w:ins>
          </w:p>
        </w:tc>
        <w:tc>
          <w:tcPr>
            <w:tcW w:w="785" w:type="pct"/>
            <w:noWrap/>
            <w:hideMark/>
          </w:tcPr>
          <w:p w:rsidR="00110C18" w:rsidRPr="00D47EC1" w:rsidRDefault="00110C18" w:rsidP="00063728">
            <w:pPr>
              <w:jc w:val="right"/>
              <w:rPr>
                <w:ins w:id="8502" w:author="KIM, Jason" w:date="2019-04-02T13:39:00Z"/>
                <w:rFonts w:ascii="Calibri" w:eastAsia="Times New Roman" w:hAnsi="Calibri" w:cs="Calibri"/>
                <w:color w:val="000000"/>
                <w:lang w:eastAsia="en-AU"/>
              </w:rPr>
            </w:pPr>
            <w:ins w:id="85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04" w:author="KIM, Jason" w:date="2019-04-02T13:39:00Z"/>
        </w:trPr>
        <w:tc>
          <w:tcPr>
            <w:tcW w:w="776" w:type="pct"/>
            <w:noWrap/>
            <w:hideMark/>
          </w:tcPr>
          <w:p w:rsidR="00110C18" w:rsidRPr="00D47EC1" w:rsidRDefault="00110C18" w:rsidP="00063728">
            <w:pPr>
              <w:rPr>
                <w:ins w:id="8505" w:author="KIM, Jason" w:date="2019-04-02T13:39:00Z"/>
                <w:rFonts w:ascii="Calibri" w:eastAsia="Times New Roman" w:hAnsi="Calibri" w:cs="Calibri"/>
                <w:color w:val="000000"/>
                <w:lang w:eastAsia="en-AU"/>
              </w:rPr>
            </w:pPr>
            <w:ins w:id="8506" w:author="KIM, Jason" w:date="2019-04-02T13:39:00Z">
              <w:r w:rsidRPr="00D47EC1">
                <w:rPr>
                  <w:rFonts w:ascii="Calibri" w:eastAsia="Times New Roman" w:hAnsi="Calibri" w:cs="Calibri"/>
                  <w:color w:val="000000"/>
                  <w:lang w:eastAsia="en-AU"/>
                </w:rPr>
                <w:t>EXL20K171</w:t>
              </w:r>
            </w:ins>
          </w:p>
        </w:tc>
        <w:tc>
          <w:tcPr>
            <w:tcW w:w="622" w:type="pct"/>
            <w:noWrap/>
            <w:hideMark/>
          </w:tcPr>
          <w:p w:rsidR="00110C18" w:rsidRPr="00D47EC1" w:rsidRDefault="00110C18" w:rsidP="00063728">
            <w:pPr>
              <w:rPr>
                <w:ins w:id="8507" w:author="KIM, Jason" w:date="2019-04-02T13:39:00Z"/>
                <w:rFonts w:ascii="Calibri" w:eastAsia="Times New Roman" w:hAnsi="Calibri" w:cs="Calibri"/>
                <w:color w:val="000000"/>
                <w:lang w:eastAsia="en-AU"/>
              </w:rPr>
            </w:pPr>
            <w:ins w:id="8508" w:author="KIM, Jason" w:date="2019-04-02T13:39:00Z">
              <w:r w:rsidRPr="00D47EC1">
                <w:rPr>
                  <w:rFonts w:ascii="Calibri" w:eastAsia="Times New Roman" w:hAnsi="Calibri" w:cs="Calibri"/>
                  <w:color w:val="000000"/>
                  <w:lang w:eastAsia="en-AU"/>
                </w:rPr>
                <w:t>ELZ10138</w:t>
              </w:r>
            </w:ins>
          </w:p>
        </w:tc>
        <w:tc>
          <w:tcPr>
            <w:tcW w:w="495" w:type="pct"/>
            <w:noWrap/>
            <w:hideMark/>
          </w:tcPr>
          <w:p w:rsidR="00110C18" w:rsidRPr="00D47EC1" w:rsidRDefault="00110C18" w:rsidP="00063728">
            <w:pPr>
              <w:rPr>
                <w:ins w:id="8509" w:author="KIM, Jason" w:date="2019-04-02T13:39:00Z"/>
                <w:rFonts w:ascii="Calibri" w:eastAsia="Times New Roman" w:hAnsi="Calibri" w:cs="Calibri"/>
                <w:color w:val="000000"/>
                <w:lang w:eastAsia="en-AU"/>
              </w:rPr>
            </w:pPr>
            <w:ins w:id="851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511" w:author="KIM, Jason" w:date="2019-04-02T13:39:00Z"/>
                <w:rFonts w:ascii="Calibri" w:eastAsia="Times New Roman" w:hAnsi="Calibri" w:cs="Calibri"/>
                <w:color w:val="000000"/>
                <w:lang w:eastAsia="en-AU"/>
              </w:rPr>
            </w:pPr>
            <w:ins w:id="8512" w:author="KIM, Jason" w:date="2019-04-02T13:39:00Z">
              <w:r w:rsidRPr="00D47EC1">
                <w:rPr>
                  <w:rFonts w:ascii="Calibri" w:eastAsia="Times New Roman" w:hAnsi="Calibri" w:cs="Calibri"/>
                  <w:color w:val="000000"/>
                  <w:lang w:eastAsia="en-AU"/>
                </w:rPr>
                <w:t>EXL1201</w:t>
              </w:r>
            </w:ins>
          </w:p>
        </w:tc>
        <w:tc>
          <w:tcPr>
            <w:tcW w:w="762" w:type="pct"/>
            <w:noWrap/>
            <w:hideMark/>
          </w:tcPr>
          <w:p w:rsidR="00110C18" w:rsidRPr="00D47EC1" w:rsidRDefault="00110C18" w:rsidP="00063728">
            <w:pPr>
              <w:rPr>
                <w:ins w:id="8513" w:author="KIM, Jason" w:date="2019-04-02T13:39:00Z"/>
                <w:rFonts w:ascii="Calibri" w:eastAsia="Times New Roman" w:hAnsi="Calibri" w:cs="Calibri"/>
                <w:color w:val="000000"/>
                <w:lang w:eastAsia="en-AU"/>
              </w:rPr>
            </w:pPr>
            <w:ins w:id="851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15" w:author="KIM, Jason" w:date="2019-04-02T13:39:00Z"/>
                <w:rFonts w:ascii="Calibri" w:eastAsia="Times New Roman" w:hAnsi="Calibri" w:cs="Calibri"/>
                <w:color w:val="000000"/>
                <w:lang w:eastAsia="en-AU"/>
              </w:rPr>
            </w:pPr>
            <w:ins w:id="8516" w:author="KIM, Jason" w:date="2019-04-02T13:39:00Z">
              <w:r w:rsidRPr="00D47EC1">
                <w:rPr>
                  <w:rFonts w:ascii="Calibri" w:eastAsia="Times New Roman" w:hAnsi="Calibri" w:cs="Calibri"/>
                  <w:color w:val="000000"/>
                  <w:lang w:eastAsia="en-AU"/>
                </w:rPr>
                <w:t>Chainage 3215</w:t>
              </w:r>
            </w:ins>
          </w:p>
        </w:tc>
        <w:tc>
          <w:tcPr>
            <w:tcW w:w="785" w:type="pct"/>
            <w:noWrap/>
            <w:hideMark/>
          </w:tcPr>
          <w:p w:rsidR="00110C18" w:rsidRPr="00D47EC1" w:rsidRDefault="00110C18" w:rsidP="00063728">
            <w:pPr>
              <w:jc w:val="right"/>
              <w:rPr>
                <w:ins w:id="8517" w:author="KIM, Jason" w:date="2019-04-02T13:39:00Z"/>
                <w:rFonts w:ascii="Calibri" w:eastAsia="Times New Roman" w:hAnsi="Calibri" w:cs="Calibri"/>
                <w:color w:val="000000"/>
                <w:lang w:eastAsia="en-AU"/>
              </w:rPr>
            </w:pPr>
            <w:ins w:id="85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19" w:author="KIM, Jason" w:date="2019-04-02T13:39:00Z"/>
        </w:trPr>
        <w:tc>
          <w:tcPr>
            <w:tcW w:w="776" w:type="pct"/>
            <w:noWrap/>
            <w:hideMark/>
          </w:tcPr>
          <w:p w:rsidR="00110C18" w:rsidRPr="00D47EC1" w:rsidRDefault="00110C18" w:rsidP="00063728">
            <w:pPr>
              <w:rPr>
                <w:ins w:id="8520" w:author="KIM, Jason" w:date="2019-04-02T13:39:00Z"/>
                <w:rFonts w:ascii="Calibri" w:eastAsia="Times New Roman" w:hAnsi="Calibri" w:cs="Calibri"/>
                <w:color w:val="000000"/>
                <w:lang w:eastAsia="en-AU"/>
              </w:rPr>
            </w:pPr>
            <w:ins w:id="8521" w:author="KIM, Jason" w:date="2019-04-02T13:39:00Z">
              <w:r w:rsidRPr="00D47EC1">
                <w:rPr>
                  <w:rFonts w:ascii="Calibri" w:eastAsia="Times New Roman" w:hAnsi="Calibri" w:cs="Calibri"/>
                  <w:color w:val="000000"/>
                  <w:lang w:eastAsia="en-AU"/>
                </w:rPr>
                <w:t>EXL20K181</w:t>
              </w:r>
            </w:ins>
          </w:p>
        </w:tc>
        <w:tc>
          <w:tcPr>
            <w:tcW w:w="622" w:type="pct"/>
            <w:noWrap/>
            <w:hideMark/>
          </w:tcPr>
          <w:p w:rsidR="00110C18" w:rsidRPr="00D47EC1" w:rsidRDefault="00110C18" w:rsidP="00063728">
            <w:pPr>
              <w:rPr>
                <w:ins w:id="8522" w:author="KIM, Jason" w:date="2019-04-02T13:39:00Z"/>
                <w:rFonts w:ascii="Calibri" w:eastAsia="Times New Roman" w:hAnsi="Calibri" w:cs="Calibri"/>
                <w:color w:val="000000"/>
                <w:lang w:eastAsia="en-AU"/>
              </w:rPr>
            </w:pPr>
            <w:ins w:id="8523" w:author="KIM, Jason" w:date="2019-04-02T13:39:00Z">
              <w:r w:rsidRPr="00D47EC1">
                <w:rPr>
                  <w:rFonts w:ascii="Calibri" w:eastAsia="Times New Roman" w:hAnsi="Calibri" w:cs="Calibri"/>
                  <w:color w:val="000000"/>
                  <w:lang w:eastAsia="en-AU"/>
                </w:rPr>
                <w:t>ELZ10142</w:t>
              </w:r>
            </w:ins>
          </w:p>
        </w:tc>
        <w:tc>
          <w:tcPr>
            <w:tcW w:w="495" w:type="pct"/>
            <w:noWrap/>
            <w:hideMark/>
          </w:tcPr>
          <w:p w:rsidR="00110C18" w:rsidRPr="00D47EC1" w:rsidRDefault="00110C18" w:rsidP="00063728">
            <w:pPr>
              <w:rPr>
                <w:ins w:id="8524" w:author="KIM, Jason" w:date="2019-04-02T13:39:00Z"/>
                <w:rFonts w:ascii="Calibri" w:eastAsia="Times New Roman" w:hAnsi="Calibri" w:cs="Calibri"/>
                <w:color w:val="000000"/>
                <w:lang w:eastAsia="en-AU"/>
              </w:rPr>
            </w:pPr>
            <w:ins w:id="852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526" w:author="KIM, Jason" w:date="2019-04-02T13:39:00Z"/>
                <w:rFonts w:ascii="Calibri" w:eastAsia="Times New Roman" w:hAnsi="Calibri" w:cs="Calibri"/>
                <w:color w:val="000000"/>
                <w:lang w:eastAsia="en-AU"/>
              </w:rPr>
            </w:pPr>
            <w:ins w:id="8527" w:author="KIM, Jason" w:date="2019-04-02T13:39:00Z">
              <w:r w:rsidRPr="00D47EC1">
                <w:rPr>
                  <w:rFonts w:ascii="Calibri" w:eastAsia="Times New Roman" w:hAnsi="Calibri" w:cs="Calibri"/>
                  <w:color w:val="000000"/>
                  <w:lang w:eastAsia="en-AU"/>
                </w:rPr>
                <w:t>EXL1211</w:t>
              </w:r>
            </w:ins>
          </w:p>
        </w:tc>
        <w:tc>
          <w:tcPr>
            <w:tcW w:w="762" w:type="pct"/>
            <w:noWrap/>
            <w:hideMark/>
          </w:tcPr>
          <w:p w:rsidR="00110C18" w:rsidRPr="00D47EC1" w:rsidRDefault="00110C18" w:rsidP="00063728">
            <w:pPr>
              <w:rPr>
                <w:ins w:id="8528" w:author="KIM, Jason" w:date="2019-04-02T13:39:00Z"/>
                <w:rFonts w:ascii="Calibri" w:eastAsia="Times New Roman" w:hAnsi="Calibri" w:cs="Calibri"/>
                <w:color w:val="000000"/>
                <w:lang w:eastAsia="en-AU"/>
              </w:rPr>
            </w:pPr>
            <w:ins w:id="852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30" w:author="KIM, Jason" w:date="2019-04-02T13:39:00Z"/>
                <w:rFonts w:ascii="Calibri" w:eastAsia="Times New Roman" w:hAnsi="Calibri" w:cs="Calibri"/>
                <w:color w:val="000000"/>
                <w:lang w:eastAsia="en-AU"/>
              </w:rPr>
            </w:pPr>
            <w:ins w:id="8531" w:author="KIM, Jason" w:date="2019-04-02T13:39:00Z">
              <w:r w:rsidRPr="00D47EC1">
                <w:rPr>
                  <w:rFonts w:ascii="Calibri" w:eastAsia="Times New Roman" w:hAnsi="Calibri" w:cs="Calibri"/>
                  <w:color w:val="000000"/>
                  <w:lang w:eastAsia="en-AU"/>
                </w:rPr>
                <w:t>Chainage 3335</w:t>
              </w:r>
            </w:ins>
          </w:p>
        </w:tc>
        <w:tc>
          <w:tcPr>
            <w:tcW w:w="785" w:type="pct"/>
            <w:noWrap/>
            <w:hideMark/>
          </w:tcPr>
          <w:p w:rsidR="00110C18" w:rsidRPr="00D47EC1" w:rsidRDefault="00110C18" w:rsidP="00063728">
            <w:pPr>
              <w:jc w:val="right"/>
              <w:rPr>
                <w:ins w:id="8532" w:author="KIM, Jason" w:date="2019-04-02T13:39:00Z"/>
                <w:rFonts w:ascii="Calibri" w:eastAsia="Times New Roman" w:hAnsi="Calibri" w:cs="Calibri"/>
                <w:color w:val="000000"/>
                <w:lang w:eastAsia="en-AU"/>
              </w:rPr>
            </w:pPr>
            <w:ins w:id="85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34" w:author="KIM, Jason" w:date="2019-04-02T13:39:00Z"/>
        </w:trPr>
        <w:tc>
          <w:tcPr>
            <w:tcW w:w="776" w:type="pct"/>
            <w:noWrap/>
            <w:hideMark/>
          </w:tcPr>
          <w:p w:rsidR="00110C18" w:rsidRPr="00D47EC1" w:rsidRDefault="00110C18" w:rsidP="00063728">
            <w:pPr>
              <w:rPr>
                <w:ins w:id="8535" w:author="KIM, Jason" w:date="2019-04-02T13:39:00Z"/>
                <w:rFonts w:ascii="Calibri" w:eastAsia="Times New Roman" w:hAnsi="Calibri" w:cs="Calibri"/>
                <w:color w:val="000000"/>
                <w:lang w:eastAsia="en-AU"/>
              </w:rPr>
            </w:pPr>
            <w:ins w:id="8536" w:author="KIM, Jason" w:date="2019-04-02T13:39:00Z">
              <w:r w:rsidRPr="00D47EC1">
                <w:rPr>
                  <w:rFonts w:ascii="Calibri" w:eastAsia="Times New Roman" w:hAnsi="Calibri" w:cs="Calibri"/>
                  <w:color w:val="000000"/>
                  <w:lang w:eastAsia="en-AU"/>
                </w:rPr>
                <w:t>EXL22K171</w:t>
              </w:r>
            </w:ins>
          </w:p>
        </w:tc>
        <w:tc>
          <w:tcPr>
            <w:tcW w:w="622" w:type="pct"/>
            <w:noWrap/>
            <w:hideMark/>
          </w:tcPr>
          <w:p w:rsidR="00110C18" w:rsidRPr="00D47EC1" w:rsidRDefault="00110C18" w:rsidP="00063728">
            <w:pPr>
              <w:rPr>
                <w:ins w:id="8537" w:author="KIM, Jason" w:date="2019-04-02T13:39:00Z"/>
                <w:rFonts w:ascii="Calibri" w:eastAsia="Times New Roman" w:hAnsi="Calibri" w:cs="Calibri"/>
                <w:color w:val="000000"/>
                <w:lang w:eastAsia="en-AU"/>
              </w:rPr>
            </w:pPr>
            <w:ins w:id="8538" w:author="KIM, Jason" w:date="2019-04-02T13:39:00Z">
              <w:r w:rsidRPr="00D47EC1">
                <w:rPr>
                  <w:rFonts w:ascii="Calibri" w:eastAsia="Times New Roman" w:hAnsi="Calibri" w:cs="Calibri"/>
                  <w:color w:val="000000"/>
                  <w:lang w:eastAsia="en-AU"/>
                </w:rPr>
                <w:t>ELZ10146</w:t>
              </w:r>
            </w:ins>
          </w:p>
        </w:tc>
        <w:tc>
          <w:tcPr>
            <w:tcW w:w="495" w:type="pct"/>
            <w:noWrap/>
            <w:hideMark/>
          </w:tcPr>
          <w:p w:rsidR="00110C18" w:rsidRPr="00D47EC1" w:rsidRDefault="00110C18" w:rsidP="00063728">
            <w:pPr>
              <w:rPr>
                <w:ins w:id="8539" w:author="KIM, Jason" w:date="2019-04-02T13:39:00Z"/>
                <w:rFonts w:ascii="Calibri" w:eastAsia="Times New Roman" w:hAnsi="Calibri" w:cs="Calibri"/>
                <w:color w:val="000000"/>
                <w:lang w:eastAsia="en-AU"/>
              </w:rPr>
            </w:pPr>
            <w:ins w:id="854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41" w:author="KIM, Jason" w:date="2019-04-02T13:39:00Z"/>
                <w:rFonts w:ascii="Calibri" w:eastAsia="Times New Roman" w:hAnsi="Calibri" w:cs="Calibri"/>
                <w:color w:val="000000"/>
                <w:lang w:eastAsia="en-AU"/>
              </w:rPr>
            </w:pPr>
            <w:ins w:id="8542" w:author="KIM, Jason" w:date="2019-04-02T13:39:00Z">
              <w:r w:rsidRPr="00D47EC1">
                <w:rPr>
                  <w:rFonts w:ascii="Calibri" w:eastAsia="Times New Roman" w:hAnsi="Calibri" w:cs="Calibri"/>
                  <w:color w:val="000000"/>
                  <w:lang w:eastAsia="en-AU"/>
                </w:rPr>
                <w:t>EXL1221</w:t>
              </w:r>
            </w:ins>
          </w:p>
        </w:tc>
        <w:tc>
          <w:tcPr>
            <w:tcW w:w="762" w:type="pct"/>
            <w:noWrap/>
            <w:hideMark/>
          </w:tcPr>
          <w:p w:rsidR="00110C18" w:rsidRPr="00D47EC1" w:rsidRDefault="00110C18" w:rsidP="00063728">
            <w:pPr>
              <w:rPr>
                <w:ins w:id="8543" w:author="KIM, Jason" w:date="2019-04-02T13:39:00Z"/>
                <w:rFonts w:ascii="Calibri" w:eastAsia="Times New Roman" w:hAnsi="Calibri" w:cs="Calibri"/>
                <w:color w:val="000000"/>
                <w:lang w:eastAsia="en-AU"/>
              </w:rPr>
            </w:pPr>
            <w:ins w:id="854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45" w:author="KIM, Jason" w:date="2019-04-02T13:39:00Z"/>
                <w:rFonts w:ascii="Calibri" w:eastAsia="Times New Roman" w:hAnsi="Calibri" w:cs="Calibri"/>
                <w:color w:val="000000"/>
                <w:lang w:eastAsia="en-AU"/>
              </w:rPr>
            </w:pPr>
            <w:ins w:id="8546" w:author="KIM, Jason" w:date="2019-04-02T13:39:00Z">
              <w:r w:rsidRPr="00D47EC1">
                <w:rPr>
                  <w:rFonts w:ascii="Calibri" w:eastAsia="Times New Roman" w:hAnsi="Calibri" w:cs="Calibri"/>
                  <w:color w:val="000000"/>
                  <w:lang w:eastAsia="en-AU"/>
                </w:rPr>
                <w:t>Chainage 3455</w:t>
              </w:r>
            </w:ins>
          </w:p>
        </w:tc>
        <w:tc>
          <w:tcPr>
            <w:tcW w:w="785" w:type="pct"/>
            <w:noWrap/>
            <w:hideMark/>
          </w:tcPr>
          <w:p w:rsidR="00110C18" w:rsidRPr="00D47EC1" w:rsidRDefault="00110C18" w:rsidP="00063728">
            <w:pPr>
              <w:jc w:val="right"/>
              <w:rPr>
                <w:ins w:id="8547" w:author="KIM, Jason" w:date="2019-04-02T13:39:00Z"/>
                <w:rFonts w:ascii="Calibri" w:eastAsia="Times New Roman" w:hAnsi="Calibri" w:cs="Calibri"/>
                <w:color w:val="000000"/>
                <w:lang w:eastAsia="en-AU"/>
              </w:rPr>
            </w:pPr>
            <w:ins w:id="85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49" w:author="KIM, Jason" w:date="2019-04-02T13:39:00Z"/>
        </w:trPr>
        <w:tc>
          <w:tcPr>
            <w:tcW w:w="776" w:type="pct"/>
            <w:noWrap/>
            <w:hideMark/>
          </w:tcPr>
          <w:p w:rsidR="00110C18" w:rsidRPr="00D47EC1" w:rsidRDefault="00110C18" w:rsidP="00063728">
            <w:pPr>
              <w:rPr>
                <w:ins w:id="8550" w:author="KIM, Jason" w:date="2019-04-02T13:39:00Z"/>
                <w:rFonts w:ascii="Calibri" w:eastAsia="Times New Roman" w:hAnsi="Calibri" w:cs="Calibri"/>
                <w:color w:val="000000"/>
                <w:lang w:eastAsia="en-AU"/>
              </w:rPr>
            </w:pPr>
            <w:ins w:id="8551" w:author="KIM, Jason" w:date="2019-04-02T13:39:00Z">
              <w:r w:rsidRPr="00D47EC1">
                <w:rPr>
                  <w:rFonts w:ascii="Calibri" w:eastAsia="Times New Roman" w:hAnsi="Calibri" w:cs="Calibri"/>
                  <w:color w:val="000000"/>
                  <w:lang w:eastAsia="en-AU"/>
                </w:rPr>
                <w:t>EXL22K181</w:t>
              </w:r>
            </w:ins>
          </w:p>
        </w:tc>
        <w:tc>
          <w:tcPr>
            <w:tcW w:w="622" w:type="pct"/>
            <w:noWrap/>
            <w:hideMark/>
          </w:tcPr>
          <w:p w:rsidR="00110C18" w:rsidRPr="00D47EC1" w:rsidRDefault="00110C18" w:rsidP="00063728">
            <w:pPr>
              <w:rPr>
                <w:ins w:id="8552" w:author="KIM, Jason" w:date="2019-04-02T13:39:00Z"/>
                <w:rFonts w:ascii="Calibri" w:eastAsia="Times New Roman" w:hAnsi="Calibri" w:cs="Calibri"/>
                <w:color w:val="000000"/>
                <w:lang w:eastAsia="en-AU"/>
              </w:rPr>
            </w:pPr>
            <w:ins w:id="8553" w:author="KIM, Jason" w:date="2019-04-02T13:39:00Z">
              <w:r w:rsidRPr="00D47EC1">
                <w:rPr>
                  <w:rFonts w:ascii="Calibri" w:eastAsia="Times New Roman" w:hAnsi="Calibri" w:cs="Calibri"/>
                  <w:color w:val="000000"/>
                  <w:lang w:eastAsia="en-AU"/>
                </w:rPr>
                <w:t>ELZ10150</w:t>
              </w:r>
            </w:ins>
          </w:p>
        </w:tc>
        <w:tc>
          <w:tcPr>
            <w:tcW w:w="495" w:type="pct"/>
            <w:noWrap/>
            <w:hideMark/>
          </w:tcPr>
          <w:p w:rsidR="00110C18" w:rsidRPr="00D47EC1" w:rsidRDefault="00110C18" w:rsidP="00063728">
            <w:pPr>
              <w:rPr>
                <w:ins w:id="8554" w:author="KIM, Jason" w:date="2019-04-02T13:39:00Z"/>
                <w:rFonts w:ascii="Calibri" w:eastAsia="Times New Roman" w:hAnsi="Calibri" w:cs="Calibri"/>
                <w:color w:val="000000"/>
                <w:lang w:eastAsia="en-AU"/>
              </w:rPr>
            </w:pPr>
            <w:ins w:id="855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56" w:author="KIM, Jason" w:date="2019-04-02T13:39:00Z"/>
                <w:rFonts w:ascii="Calibri" w:eastAsia="Times New Roman" w:hAnsi="Calibri" w:cs="Calibri"/>
                <w:color w:val="000000"/>
                <w:lang w:eastAsia="en-AU"/>
              </w:rPr>
            </w:pPr>
            <w:ins w:id="8557" w:author="KIM, Jason" w:date="2019-04-02T13:39:00Z">
              <w:r w:rsidRPr="00D47EC1">
                <w:rPr>
                  <w:rFonts w:ascii="Calibri" w:eastAsia="Times New Roman" w:hAnsi="Calibri" w:cs="Calibri"/>
                  <w:color w:val="000000"/>
                  <w:lang w:eastAsia="en-AU"/>
                </w:rPr>
                <w:t>EXL1231</w:t>
              </w:r>
            </w:ins>
          </w:p>
        </w:tc>
        <w:tc>
          <w:tcPr>
            <w:tcW w:w="762" w:type="pct"/>
            <w:noWrap/>
            <w:hideMark/>
          </w:tcPr>
          <w:p w:rsidR="00110C18" w:rsidRPr="00D47EC1" w:rsidRDefault="00110C18" w:rsidP="00063728">
            <w:pPr>
              <w:rPr>
                <w:ins w:id="8558" w:author="KIM, Jason" w:date="2019-04-02T13:39:00Z"/>
                <w:rFonts w:ascii="Calibri" w:eastAsia="Times New Roman" w:hAnsi="Calibri" w:cs="Calibri"/>
                <w:color w:val="000000"/>
                <w:lang w:eastAsia="en-AU"/>
              </w:rPr>
            </w:pPr>
            <w:ins w:id="855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60" w:author="KIM, Jason" w:date="2019-04-02T13:39:00Z"/>
                <w:rFonts w:ascii="Calibri" w:eastAsia="Times New Roman" w:hAnsi="Calibri" w:cs="Calibri"/>
                <w:color w:val="000000"/>
                <w:lang w:eastAsia="en-AU"/>
              </w:rPr>
            </w:pPr>
            <w:ins w:id="8561" w:author="KIM, Jason" w:date="2019-04-02T13:39:00Z">
              <w:r w:rsidRPr="00D47EC1">
                <w:rPr>
                  <w:rFonts w:ascii="Calibri" w:eastAsia="Times New Roman" w:hAnsi="Calibri" w:cs="Calibri"/>
                  <w:color w:val="000000"/>
                  <w:lang w:eastAsia="en-AU"/>
                </w:rPr>
                <w:t>Chainage 3575</w:t>
              </w:r>
            </w:ins>
          </w:p>
        </w:tc>
        <w:tc>
          <w:tcPr>
            <w:tcW w:w="785" w:type="pct"/>
            <w:noWrap/>
            <w:hideMark/>
          </w:tcPr>
          <w:p w:rsidR="00110C18" w:rsidRPr="00D47EC1" w:rsidRDefault="00110C18" w:rsidP="00063728">
            <w:pPr>
              <w:jc w:val="right"/>
              <w:rPr>
                <w:ins w:id="8562" w:author="KIM, Jason" w:date="2019-04-02T13:39:00Z"/>
                <w:rFonts w:ascii="Calibri" w:eastAsia="Times New Roman" w:hAnsi="Calibri" w:cs="Calibri"/>
                <w:color w:val="000000"/>
                <w:lang w:eastAsia="en-AU"/>
              </w:rPr>
            </w:pPr>
            <w:ins w:id="85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64" w:author="KIM, Jason" w:date="2019-04-02T13:39:00Z"/>
        </w:trPr>
        <w:tc>
          <w:tcPr>
            <w:tcW w:w="776" w:type="pct"/>
            <w:noWrap/>
            <w:hideMark/>
          </w:tcPr>
          <w:p w:rsidR="00110C18" w:rsidRPr="00D47EC1" w:rsidRDefault="00110C18" w:rsidP="00063728">
            <w:pPr>
              <w:rPr>
                <w:ins w:id="8565" w:author="KIM, Jason" w:date="2019-04-02T13:39:00Z"/>
                <w:rFonts w:ascii="Calibri" w:eastAsia="Times New Roman" w:hAnsi="Calibri" w:cs="Calibri"/>
                <w:color w:val="000000"/>
                <w:lang w:eastAsia="en-AU"/>
              </w:rPr>
            </w:pPr>
            <w:ins w:id="8566" w:author="KIM, Jason" w:date="2019-04-02T13:39:00Z">
              <w:r w:rsidRPr="00D47EC1">
                <w:rPr>
                  <w:rFonts w:ascii="Calibri" w:eastAsia="Times New Roman" w:hAnsi="Calibri" w:cs="Calibri"/>
                  <w:color w:val="000000"/>
                  <w:lang w:eastAsia="en-AU"/>
                </w:rPr>
                <w:t>EXL24K171</w:t>
              </w:r>
            </w:ins>
          </w:p>
        </w:tc>
        <w:tc>
          <w:tcPr>
            <w:tcW w:w="622" w:type="pct"/>
            <w:noWrap/>
            <w:hideMark/>
          </w:tcPr>
          <w:p w:rsidR="00110C18" w:rsidRPr="00D47EC1" w:rsidRDefault="00110C18" w:rsidP="00063728">
            <w:pPr>
              <w:rPr>
                <w:ins w:id="8567" w:author="KIM, Jason" w:date="2019-04-02T13:39:00Z"/>
                <w:rFonts w:ascii="Calibri" w:eastAsia="Times New Roman" w:hAnsi="Calibri" w:cs="Calibri"/>
                <w:color w:val="000000"/>
                <w:lang w:eastAsia="en-AU"/>
              </w:rPr>
            </w:pPr>
            <w:ins w:id="8568" w:author="KIM, Jason" w:date="2019-04-02T13:39:00Z">
              <w:r w:rsidRPr="00D47EC1">
                <w:rPr>
                  <w:rFonts w:ascii="Calibri" w:eastAsia="Times New Roman" w:hAnsi="Calibri" w:cs="Calibri"/>
                  <w:color w:val="000000"/>
                  <w:lang w:eastAsia="en-AU"/>
                </w:rPr>
                <w:t>ELZ10154</w:t>
              </w:r>
            </w:ins>
          </w:p>
        </w:tc>
        <w:tc>
          <w:tcPr>
            <w:tcW w:w="495" w:type="pct"/>
            <w:noWrap/>
            <w:hideMark/>
          </w:tcPr>
          <w:p w:rsidR="00110C18" w:rsidRPr="00D47EC1" w:rsidRDefault="00110C18" w:rsidP="00063728">
            <w:pPr>
              <w:rPr>
                <w:ins w:id="8569" w:author="KIM, Jason" w:date="2019-04-02T13:39:00Z"/>
                <w:rFonts w:ascii="Calibri" w:eastAsia="Times New Roman" w:hAnsi="Calibri" w:cs="Calibri"/>
                <w:color w:val="000000"/>
                <w:lang w:eastAsia="en-AU"/>
              </w:rPr>
            </w:pPr>
            <w:ins w:id="857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71" w:author="KIM, Jason" w:date="2019-04-02T13:39:00Z"/>
                <w:rFonts w:ascii="Calibri" w:eastAsia="Times New Roman" w:hAnsi="Calibri" w:cs="Calibri"/>
                <w:color w:val="000000"/>
                <w:lang w:eastAsia="en-AU"/>
              </w:rPr>
            </w:pPr>
            <w:ins w:id="8572" w:author="KIM, Jason" w:date="2019-04-02T13:39:00Z">
              <w:r w:rsidRPr="00D47EC1">
                <w:rPr>
                  <w:rFonts w:ascii="Calibri" w:eastAsia="Times New Roman" w:hAnsi="Calibri" w:cs="Calibri"/>
                  <w:color w:val="000000"/>
                  <w:lang w:eastAsia="en-AU"/>
                </w:rPr>
                <w:t>EXL1241</w:t>
              </w:r>
            </w:ins>
          </w:p>
        </w:tc>
        <w:tc>
          <w:tcPr>
            <w:tcW w:w="762" w:type="pct"/>
            <w:noWrap/>
            <w:hideMark/>
          </w:tcPr>
          <w:p w:rsidR="00110C18" w:rsidRPr="00D47EC1" w:rsidRDefault="00110C18" w:rsidP="00063728">
            <w:pPr>
              <w:rPr>
                <w:ins w:id="8573" w:author="KIM, Jason" w:date="2019-04-02T13:39:00Z"/>
                <w:rFonts w:ascii="Calibri" w:eastAsia="Times New Roman" w:hAnsi="Calibri" w:cs="Calibri"/>
                <w:color w:val="000000"/>
                <w:lang w:eastAsia="en-AU"/>
              </w:rPr>
            </w:pPr>
            <w:ins w:id="857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75" w:author="KIM, Jason" w:date="2019-04-02T13:39:00Z"/>
                <w:rFonts w:ascii="Calibri" w:eastAsia="Times New Roman" w:hAnsi="Calibri" w:cs="Calibri"/>
                <w:color w:val="000000"/>
                <w:lang w:eastAsia="en-AU"/>
              </w:rPr>
            </w:pPr>
            <w:ins w:id="8576" w:author="KIM, Jason" w:date="2019-04-02T13:39:00Z">
              <w:r w:rsidRPr="00D47EC1">
                <w:rPr>
                  <w:rFonts w:ascii="Calibri" w:eastAsia="Times New Roman" w:hAnsi="Calibri" w:cs="Calibri"/>
                  <w:color w:val="000000"/>
                  <w:lang w:eastAsia="en-AU"/>
                </w:rPr>
                <w:t>Chainage 3695</w:t>
              </w:r>
            </w:ins>
          </w:p>
        </w:tc>
        <w:tc>
          <w:tcPr>
            <w:tcW w:w="785" w:type="pct"/>
            <w:noWrap/>
            <w:hideMark/>
          </w:tcPr>
          <w:p w:rsidR="00110C18" w:rsidRPr="00D47EC1" w:rsidRDefault="00110C18" w:rsidP="00063728">
            <w:pPr>
              <w:jc w:val="right"/>
              <w:rPr>
                <w:ins w:id="8577" w:author="KIM, Jason" w:date="2019-04-02T13:39:00Z"/>
                <w:rFonts w:ascii="Calibri" w:eastAsia="Times New Roman" w:hAnsi="Calibri" w:cs="Calibri"/>
                <w:color w:val="000000"/>
                <w:lang w:eastAsia="en-AU"/>
              </w:rPr>
            </w:pPr>
            <w:ins w:id="85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79" w:author="KIM, Jason" w:date="2019-04-02T13:39:00Z"/>
        </w:trPr>
        <w:tc>
          <w:tcPr>
            <w:tcW w:w="776" w:type="pct"/>
            <w:noWrap/>
            <w:hideMark/>
          </w:tcPr>
          <w:p w:rsidR="00110C18" w:rsidRPr="00D47EC1" w:rsidRDefault="00110C18" w:rsidP="00063728">
            <w:pPr>
              <w:rPr>
                <w:ins w:id="8580" w:author="KIM, Jason" w:date="2019-04-02T13:39:00Z"/>
                <w:rFonts w:ascii="Calibri" w:eastAsia="Times New Roman" w:hAnsi="Calibri" w:cs="Calibri"/>
                <w:color w:val="000000"/>
                <w:lang w:eastAsia="en-AU"/>
              </w:rPr>
            </w:pPr>
            <w:ins w:id="8581" w:author="KIM, Jason" w:date="2019-04-02T13:39:00Z">
              <w:r w:rsidRPr="00D47EC1">
                <w:rPr>
                  <w:rFonts w:ascii="Calibri" w:eastAsia="Times New Roman" w:hAnsi="Calibri" w:cs="Calibri"/>
                  <w:color w:val="000000"/>
                  <w:lang w:eastAsia="en-AU"/>
                </w:rPr>
                <w:t>EXL24K181</w:t>
              </w:r>
            </w:ins>
          </w:p>
        </w:tc>
        <w:tc>
          <w:tcPr>
            <w:tcW w:w="622" w:type="pct"/>
            <w:noWrap/>
            <w:hideMark/>
          </w:tcPr>
          <w:p w:rsidR="00110C18" w:rsidRPr="00D47EC1" w:rsidRDefault="00110C18" w:rsidP="00063728">
            <w:pPr>
              <w:rPr>
                <w:ins w:id="8582" w:author="KIM, Jason" w:date="2019-04-02T13:39:00Z"/>
                <w:rFonts w:ascii="Calibri" w:eastAsia="Times New Roman" w:hAnsi="Calibri" w:cs="Calibri"/>
                <w:color w:val="000000"/>
                <w:lang w:eastAsia="en-AU"/>
              </w:rPr>
            </w:pPr>
            <w:ins w:id="8583" w:author="KIM, Jason" w:date="2019-04-02T13:39:00Z">
              <w:r w:rsidRPr="00D47EC1">
                <w:rPr>
                  <w:rFonts w:ascii="Calibri" w:eastAsia="Times New Roman" w:hAnsi="Calibri" w:cs="Calibri"/>
                  <w:color w:val="000000"/>
                  <w:lang w:eastAsia="en-AU"/>
                </w:rPr>
                <w:t>ELZ10158</w:t>
              </w:r>
            </w:ins>
          </w:p>
        </w:tc>
        <w:tc>
          <w:tcPr>
            <w:tcW w:w="495" w:type="pct"/>
            <w:noWrap/>
            <w:hideMark/>
          </w:tcPr>
          <w:p w:rsidR="00110C18" w:rsidRPr="00D47EC1" w:rsidRDefault="00110C18" w:rsidP="00063728">
            <w:pPr>
              <w:rPr>
                <w:ins w:id="8584" w:author="KIM, Jason" w:date="2019-04-02T13:39:00Z"/>
                <w:rFonts w:ascii="Calibri" w:eastAsia="Times New Roman" w:hAnsi="Calibri" w:cs="Calibri"/>
                <w:color w:val="000000"/>
                <w:lang w:eastAsia="en-AU"/>
              </w:rPr>
            </w:pPr>
            <w:ins w:id="858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86" w:author="KIM, Jason" w:date="2019-04-02T13:39:00Z"/>
                <w:rFonts w:ascii="Calibri" w:eastAsia="Times New Roman" w:hAnsi="Calibri" w:cs="Calibri"/>
                <w:color w:val="000000"/>
                <w:lang w:eastAsia="en-AU"/>
              </w:rPr>
            </w:pPr>
            <w:ins w:id="8587" w:author="KIM, Jason" w:date="2019-04-02T13:39:00Z">
              <w:r w:rsidRPr="00D47EC1">
                <w:rPr>
                  <w:rFonts w:ascii="Calibri" w:eastAsia="Times New Roman" w:hAnsi="Calibri" w:cs="Calibri"/>
                  <w:color w:val="000000"/>
                  <w:lang w:eastAsia="en-AU"/>
                </w:rPr>
                <w:t>EXL1251</w:t>
              </w:r>
            </w:ins>
          </w:p>
        </w:tc>
        <w:tc>
          <w:tcPr>
            <w:tcW w:w="762" w:type="pct"/>
            <w:noWrap/>
            <w:hideMark/>
          </w:tcPr>
          <w:p w:rsidR="00110C18" w:rsidRPr="00D47EC1" w:rsidRDefault="00110C18" w:rsidP="00063728">
            <w:pPr>
              <w:rPr>
                <w:ins w:id="8588" w:author="KIM, Jason" w:date="2019-04-02T13:39:00Z"/>
                <w:rFonts w:ascii="Calibri" w:eastAsia="Times New Roman" w:hAnsi="Calibri" w:cs="Calibri"/>
                <w:color w:val="000000"/>
                <w:lang w:eastAsia="en-AU"/>
              </w:rPr>
            </w:pPr>
            <w:ins w:id="858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90" w:author="KIM, Jason" w:date="2019-04-02T13:39:00Z"/>
                <w:rFonts w:ascii="Calibri" w:eastAsia="Times New Roman" w:hAnsi="Calibri" w:cs="Calibri"/>
                <w:color w:val="000000"/>
                <w:lang w:eastAsia="en-AU"/>
              </w:rPr>
            </w:pPr>
            <w:ins w:id="8591" w:author="KIM, Jason" w:date="2019-04-02T13:39:00Z">
              <w:r w:rsidRPr="00D47EC1">
                <w:rPr>
                  <w:rFonts w:ascii="Calibri" w:eastAsia="Times New Roman" w:hAnsi="Calibri" w:cs="Calibri"/>
                  <w:color w:val="000000"/>
                  <w:lang w:eastAsia="en-AU"/>
                </w:rPr>
                <w:t>Chainage 3814</w:t>
              </w:r>
            </w:ins>
          </w:p>
        </w:tc>
        <w:tc>
          <w:tcPr>
            <w:tcW w:w="785" w:type="pct"/>
            <w:noWrap/>
            <w:hideMark/>
          </w:tcPr>
          <w:p w:rsidR="00110C18" w:rsidRPr="00D47EC1" w:rsidRDefault="00110C18" w:rsidP="00063728">
            <w:pPr>
              <w:jc w:val="right"/>
              <w:rPr>
                <w:ins w:id="8592" w:author="KIM, Jason" w:date="2019-04-02T13:39:00Z"/>
                <w:rFonts w:ascii="Calibri" w:eastAsia="Times New Roman" w:hAnsi="Calibri" w:cs="Calibri"/>
                <w:color w:val="000000"/>
                <w:lang w:eastAsia="en-AU"/>
              </w:rPr>
            </w:pPr>
            <w:ins w:id="85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94" w:author="KIM, Jason" w:date="2019-04-02T13:39:00Z"/>
        </w:trPr>
        <w:tc>
          <w:tcPr>
            <w:tcW w:w="776" w:type="pct"/>
            <w:noWrap/>
            <w:hideMark/>
          </w:tcPr>
          <w:p w:rsidR="00110C18" w:rsidRPr="00D47EC1" w:rsidRDefault="00110C18" w:rsidP="00063728">
            <w:pPr>
              <w:rPr>
                <w:ins w:id="8595" w:author="KIM, Jason" w:date="2019-04-02T13:39:00Z"/>
                <w:rFonts w:ascii="Calibri" w:eastAsia="Times New Roman" w:hAnsi="Calibri" w:cs="Calibri"/>
                <w:color w:val="000000"/>
                <w:lang w:eastAsia="en-AU"/>
              </w:rPr>
            </w:pPr>
            <w:ins w:id="8596" w:author="KIM, Jason" w:date="2019-04-02T13:39:00Z">
              <w:r w:rsidRPr="00D47EC1">
                <w:rPr>
                  <w:rFonts w:ascii="Calibri" w:eastAsia="Times New Roman" w:hAnsi="Calibri" w:cs="Calibri"/>
                  <w:color w:val="000000"/>
                  <w:lang w:eastAsia="en-AU"/>
                </w:rPr>
                <w:t>EXL26K171</w:t>
              </w:r>
            </w:ins>
          </w:p>
        </w:tc>
        <w:tc>
          <w:tcPr>
            <w:tcW w:w="622" w:type="pct"/>
            <w:noWrap/>
            <w:hideMark/>
          </w:tcPr>
          <w:p w:rsidR="00110C18" w:rsidRPr="00D47EC1" w:rsidRDefault="00110C18" w:rsidP="00063728">
            <w:pPr>
              <w:rPr>
                <w:ins w:id="8597" w:author="KIM, Jason" w:date="2019-04-02T13:39:00Z"/>
                <w:rFonts w:ascii="Calibri" w:eastAsia="Times New Roman" w:hAnsi="Calibri" w:cs="Calibri"/>
                <w:color w:val="000000"/>
                <w:lang w:eastAsia="en-AU"/>
              </w:rPr>
            </w:pPr>
            <w:ins w:id="8598" w:author="KIM, Jason" w:date="2019-04-02T13:39:00Z">
              <w:r w:rsidRPr="00D47EC1">
                <w:rPr>
                  <w:rFonts w:ascii="Calibri" w:eastAsia="Times New Roman" w:hAnsi="Calibri" w:cs="Calibri"/>
                  <w:color w:val="000000"/>
                  <w:lang w:eastAsia="en-AU"/>
                </w:rPr>
                <w:t>ELZ10162</w:t>
              </w:r>
            </w:ins>
          </w:p>
        </w:tc>
        <w:tc>
          <w:tcPr>
            <w:tcW w:w="495" w:type="pct"/>
            <w:noWrap/>
            <w:hideMark/>
          </w:tcPr>
          <w:p w:rsidR="00110C18" w:rsidRPr="00D47EC1" w:rsidRDefault="00110C18" w:rsidP="00063728">
            <w:pPr>
              <w:rPr>
                <w:ins w:id="8599" w:author="KIM, Jason" w:date="2019-04-02T13:39:00Z"/>
                <w:rFonts w:ascii="Calibri" w:eastAsia="Times New Roman" w:hAnsi="Calibri" w:cs="Calibri"/>
                <w:color w:val="000000"/>
                <w:lang w:eastAsia="en-AU"/>
              </w:rPr>
            </w:pPr>
            <w:ins w:id="860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01" w:author="KIM, Jason" w:date="2019-04-02T13:39:00Z"/>
                <w:rFonts w:ascii="Calibri" w:eastAsia="Times New Roman" w:hAnsi="Calibri" w:cs="Calibri"/>
                <w:color w:val="000000"/>
                <w:lang w:eastAsia="en-AU"/>
              </w:rPr>
            </w:pPr>
            <w:ins w:id="8602" w:author="KIM, Jason" w:date="2019-04-02T13:39:00Z">
              <w:r w:rsidRPr="00D47EC1">
                <w:rPr>
                  <w:rFonts w:ascii="Calibri" w:eastAsia="Times New Roman" w:hAnsi="Calibri" w:cs="Calibri"/>
                  <w:color w:val="000000"/>
                  <w:lang w:eastAsia="en-AU"/>
                </w:rPr>
                <w:t>EXL1261</w:t>
              </w:r>
            </w:ins>
          </w:p>
        </w:tc>
        <w:tc>
          <w:tcPr>
            <w:tcW w:w="762" w:type="pct"/>
            <w:noWrap/>
            <w:hideMark/>
          </w:tcPr>
          <w:p w:rsidR="00110C18" w:rsidRPr="00D47EC1" w:rsidRDefault="00110C18" w:rsidP="00063728">
            <w:pPr>
              <w:rPr>
                <w:ins w:id="8603" w:author="KIM, Jason" w:date="2019-04-02T13:39:00Z"/>
                <w:rFonts w:ascii="Calibri" w:eastAsia="Times New Roman" w:hAnsi="Calibri" w:cs="Calibri"/>
                <w:color w:val="000000"/>
                <w:lang w:eastAsia="en-AU"/>
              </w:rPr>
            </w:pPr>
            <w:ins w:id="860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05" w:author="KIM, Jason" w:date="2019-04-02T13:39:00Z"/>
                <w:rFonts w:ascii="Calibri" w:eastAsia="Times New Roman" w:hAnsi="Calibri" w:cs="Calibri"/>
                <w:color w:val="000000"/>
                <w:lang w:eastAsia="en-AU"/>
              </w:rPr>
            </w:pPr>
            <w:ins w:id="8606" w:author="KIM, Jason" w:date="2019-04-02T13:39:00Z">
              <w:r w:rsidRPr="00D47EC1">
                <w:rPr>
                  <w:rFonts w:ascii="Calibri" w:eastAsia="Times New Roman" w:hAnsi="Calibri" w:cs="Calibri"/>
                  <w:color w:val="000000"/>
                  <w:lang w:eastAsia="en-AU"/>
                </w:rPr>
                <w:t>Chainage 3934</w:t>
              </w:r>
            </w:ins>
          </w:p>
        </w:tc>
        <w:tc>
          <w:tcPr>
            <w:tcW w:w="785" w:type="pct"/>
            <w:noWrap/>
            <w:hideMark/>
          </w:tcPr>
          <w:p w:rsidR="00110C18" w:rsidRPr="00D47EC1" w:rsidRDefault="00110C18" w:rsidP="00063728">
            <w:pPr>
              <w:jc w:val="right"/>
              <w:rPr>
                <w:ins w:id="8607" w:author="KIM, Jason" w:date="2019-04-02T13:39:00Z"/>
                <w:rFonts w:ascii="Calibri" w:eastAsia="Times New Roman" w:hAnsi="Calibri" w:cs="Calibri"/>
                <w:color w:val="000000"/>
                <w:lang w:eastAsia="en-AU"/>
              </w:rPr>
            </w:pPr>
            <w:ins w:id="86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09" w:author="KIM, Jason" w:date="2019-04-02T13:39:00Z"/>
        </w:trPr>
        <w:tc>
          <w:tcPr>
            <w:tcW w:w="776" w:type="pct"/>
            <w:noWrap/>
            <w:hideMark/>
          </w:tcPr>
          <w:p w:rsidR="00110C18" w:rsidRPr="00D47EC1" w:rsidRDefault="00110C18" w:rsidP="00063728">
            <w:pPr>
              <w:rPr>
                <w:ins w:id="8610" w:author="KIM, Jason" w:date="2019-04-02T13:39:00Z"/>
                <w:rFonts w:ascii="Calibri" w:eastAsia="Times New Roman" w:hAnsi="Calibri" w:cs="Calibri"/>
                <w:color w:val="000000"/>
                <w:lang w:eastAsia="en-AU"/>
              </w:rPr>
            </w:pPr>
            <w:ins w:id="8611" w:author="KIM, Jason" w:date="2019-04-02T13:39:00Z">
              <w:r w:rsidRPr="00D47EC1">
                <w:rPr>
                  <w:rFonts w:ascii="Calibri" w:eastAsia="Times New Roman" w:hAnsi="Calibri" w:cs="Calibri"/>
                  <w:color w:val="000000"/>
                  <w:lang w:eastAsia="en-AU"/>
                </w:rPr>
                <w:t>EXL26K181</w:t>
              </w:r>
            </w:ins>
          </w:p>
        </w:tc>
        <w:tc>
          <w:tcPr>
            <w:tcW w:w="622" w:type="pct"/>
            <w:noWrap/>
            <w:hideMark/>
          </w:tcPr>
          <w:p w:rsidR="00110C18" w:rsidRPr="00D47EC1" w:rsidRDefault="00110C18" w:rsidP="00063728">
            <w:pPr>
              <w:rPr>
                <w:ins w:id="8612" w:author="KIM, Jason" w:date="2019-04-02T13:39:00Z"/>
                <w:rFonts w:ascii="Calibri" w:eastAsia="Times New Roman" w:hAnsi="Calibri" w:cs="Calibri"/>
                <w:color w:val="000000"/>
                <w:lang w:eastAsia="en-AU"/>
              </w:rPr>
            </w:pPr>
            <w:ins w:id="8613" w:author="KIM, Jason" w:date="2019-04-02T13:39:00Z">
              <w:r w:rsidRPr="00D47EC1">
                <w:rPr>
                  <w:rFonts w:ascii="Calibri" w:eastAsia="Times New Roman" w:hAnsi="Calibri" w:cs="Calibri"/>
                  <w:color w:val="000000"/>
                  <w:lang w:eastAsia="en-AU"/>
                </w:rPr>
                <w:t>ELZ10166</w:t>
              </w:r>
            </w:ins>
          </w:p>
        </w:tc>
        <w:tc>
          <w:tcPr>
            <w:tcW w:w="495" w:type="pct"/>
            <w:noWrap/>
            <w:hideMark/>
          </w:tcPr>
          <w:p w:rsidR="00110C18" w:rsidRPr="00D47EC1" w:rsidRDefault="00110C18" w:rsidP="00063728">
            <w:pPr>
              <w:rPr>
                <w:ins w:id="8614" w:author="KIM, Jason" w:date="2019-04-02T13:39:00Z"/>
                <w:rFonts w:ascii="Calibri" w:eastAsia="Times New Roman" w:hAnsi="Calibri" w:cs="Calibri"/>
                <w:color w:val="000000"/>
                <w:lang w:eastAsia="en-AU"/>
              </w:rPr>
            </w:pPr>
            <w:ins w:id="861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16" w:author="KIM, Jason" w:date="2019-04-02T13:39:00Z"/>
                <w:rFonts w:ascii="Calibri" w:eastAsia="Times New Roman" w:hAnsi="Calibri" w:cs="Calibri"/>
                <w:color w:val="000000"/>
                <w:lang w:eastAsia="en-AU"/>
              </w:rPr>
            </w:pPr>
            <w:ins w:id="8617" w:author="KIM, Jason" w:date="2019-04-02T13:39:00Z">
              <w:r w:rsidRPr="00D47EC1">
                <w:rPr>
                  <w:rFonts w:ascii="Calibri" w:eastAsia="Times New Roman" w:hAnsi="Calibri" w:cs="Calibri"/>
                  <w:color w:val="000000"/>
                  <w:lang w:eastAsia="en-AU"/>
                </w:rPr>
                <w:t>EXL1271</w:t>
              </w:r>
            </w:ins>
          </w:p>
        </w:tc>
        <w:tc>
          <w:tcPr>
            <w:tcW w:w="762" w:type="pct"/>
            <w:noWrap/>
            <w:hideMark/>
          </w:tcPr>
          <w:p w:rsidR="00110C18" w:rsidRPr="00D47EC1" w:rsidRDefault="00110C18" w:rsidP="00063728">
            <w:pPr>
              <w:rPr>
                <w:ins w:id="8618" w:author="KIM, Jason" w:date="2019-04-02T13:39:00Z"/>
                <w:rFonts w:ascii="Calibri" w:eastAsia="Times New Roman" w:hAnsi="Calibri" w:cs="Calibri"/>
                <w:color w:val="000000"/>
                <w:lang w:eastAsia="en-AU"/>
              </w:rPr>
            </w:pPr>
            <w:ins w:id="861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20" w:author="KIM, Jason" w:date="2019-04-02T13:39:00Z"/>
                <w:rFonts w:ascii="Calibri" w:eastAsia="Times New Roman" w:hAnsi="Calibri" w:cs="Calibri"/>
                <w:color w:val="000000"/>
                <w:lang w:eastAsia="en-AU"/>
              </w:rPr>
            </w:pPr>
            <w:ins w:id="8621" w:author="KIM, Jason" w:date="2019-04-02T13:39:00Z">
              <w:r w:rsidRPr="00D47EC1">
                <w:rPr>
                  <w:rFonts w:ascii="Calibri" w:eastAsia="Times New Roman" w:hAnsi="Calibri" w:cs="Calibri"/>
                  <w:color w:val="000000"/>
                  <w:lang w:eastAsia="en-AU"/>
                </w:rPr>
                <w:t>Chainage 4054</w:t>
              </w:r>
            </w:ins>
          </w:p>
        </w:tc>
        <w:tc>
          <w:tcPr>
            <w:tcW w:w="785" w:type="pct"/>
            <w:noWrap/>
            <w:hideMark/>
          </w:tcPr>
          <w:p w:rsidR="00110C18" w:rsidRPr="00D47EC1" w:rsidRDefault="00110C18" w:rsidP="00063728">
            <w:pPr>
              <w:jc w:val="right"/>
              <w:rPr>
                <w:ins w:id="8622" w:author="KIM, Jason" w:date="2019-04-02T13:39:00Z"/>
                <w:rFonts w:ascii="Calibri" w:eastAsia="Times New Roman" w:hAnsi="Calibri" w:cs="Calibri"/>
                <w:color w:val="000000"/>
                <w:lang w:eastAsia="en-AU"/>
              </w:rPr>
            </w:pPr>
            <w:ins w:id="86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24" w:author="KIM, Jason" w:date="2019-04-02T13:39:00Z"/>
        </w:trPr>
        <w:tc>
          <w:tcPr>
            <w:tcW w:w="776" w:type="pct"/>
            <w:noWrap/>
            <w:hideMark/>
          </w:tcPr>
          <w:p w:rsidR="00110C18" w:rsidRPr="00D47EC1" w:rsidRDefault="00110C18" w:rsidP="00063728">
            <w:pPr>
              <w:rPr>
                <w:ins w:id="8625" w:author="KIM, Jason" w:date="2019-04-02T13:39:00Z"/>
                <w:rFonts w:ascii="Calibri" w:eastAsia="Times New Roman" w:hAnsi="Calibri" w:cs="Calibri"/>
                <w:color w:val="000000"/>
                <w:lang w:eastAsia="en-AU"/>
              </w:rPr>
            </w:pPr>
            <w:ins w:id="8626" w:author="KIM, Jason" w:date="2019-04-02T13:39:00Z">
              <w:r w:rsidRPr="00D47EC1">
                <w:rPr>
                  <w:rFonts w:ascii="Calibri" w:eastAsia="Times New Roman" w:hAnsi="Calibri" w:cs="Calibri"/>
                  <w:color w:val="000000"/>
                  <w:lang w:eastAsia="en-AU"/>
                </w:rPr>
                <w:t>EXL28K171</w:t>
              </w:r>
            </w:ins>
          </w:p>
        </w:tc>
        <w:tc>
          <w:tcPr>
            <w:tcW w:w="622" w:type="pct"/>
            <w:noWrap/>
            <w:hideMark/>
          </w:tcPr>
          <w:p w:rsidR="00110C18" w:rsidRPr="00D47EC1" w:rsidRDefault="00110C18" w:rsidP="00063728">
            <w:pPr>
              <w:rPr>
                <w:ins w:id="8627" w:author="KIM, Jason" w:date="2019-04-02T13:39:00Z"/>
                <w:rFonts w:ascii="Calibri" w:eastAsia="Times New Roman" w:hAnsi="Calibri" w:cs="Calibri"/>
                <w:color w:val="000000"/>
                <w:lang w:eastAsia="en-AU"/>
              </w:rPr>
            </w:pPr>
            <w:ins w:id="8628" w:author="KIM, Jason" w:date="2019-04-02T13:39:00Z">
              <w:r w:rsidRPr="00D47EC1">
                <w:rPr>
                  <w:rFonts w:ascii="Calibri" w:eastAsia="Times New Roman" w:hAnsi="Calibri" w:cs="Calibri"/>
                  <w:color w:val="000000"/>
                  <w:lang w:eastAsia="en-AU"/>
                </w:rPr>
                <w:t>ELZ10170</w:t>
              </w:r>
            </w:ins>
          </w:p>
        </w:tc>
        <w:tc>
          <w:tcPr>
            <w:tcW w:w="495" w:type="pct"/>
            <w:noWrap/>
            <w:hideMark/>
          </w:tcPr>
          <w:p w:rsidR="00110C18" w:rsidRPr="00D47EC1" w:rsidRDefault="00110C18" w:rsidP="00063728">
            <w:pPr>
              <w:rPr>
                <w:ins w:id="8629" w:author="KIM, Jason" w:date="2019-04-02T13:39:00Z"/>
                <w:rFonts w:ascii="Calibri" w:eastAsia="Times New Roman" w:hAnsi="Calibri" w:cs="Calibri"/>
                <w:color w:val="000000"/>
                <w:lang w:eastAsia="en-AU"/>
              </w:rPr>
            </w:pPr>
            <w:ins w:id="863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31" w:author="KIM, Jason" w:date="2019-04-02T13:39:00Z"/>
                <w:rFonts w:ascii="Calibri" w:eastAsia="Times New Roman" w:hAnsi="Calibri" w:cs="Calibri"/>
                <w:color w:val="000000"/>
                <w:lang w:eastAsia="en-AU"/>
              </w:rPr>
            </w:pPr>
            <w:ins w:id="8632" w:author="KIM, Jason" w:date="2019-04-02T13:39:00Z">
              <w:r w:rsidRPr="00D47EC1">
                <w:rPr>
                  <w:rFonts w:ascii="Calibri" w:eastAsia="Times New Roman" w:hAnsi="Calibri" w:cs="Calibri"/>
                  <w:color w:val="000000"/>
                  <w:lang w:eastAsia="en-AU"/>
                </w:rPr>
                <w:t>EXL1281</w:t>
              </w:r>
            </w:ins>
          </w:p>
        </w:tc>
        <w:tc>
          <w:tcPr>
            <w:tcW w:w="762" w:type="pct"/>
            <w:noWrap/>
            <w:hideMark/>
          </w:tcPr>
          <w:p w:rsidR="00110C18" w:rsidRPr="00D47EC1" w:rsidRDefault="00110C18" w:rsidP="00063728">
            <w:pPr>
              <w:rPr>
                <w:ins w:id="8633" w:author="KIM, Jason" w:date="2019-04-02T13:39:00Z"/>
                <w:rFonts w:ascii="Calibri" w:eastAsia="Times New Roman" w:hAnsi="Calibri" w:cs="Calibri"/>
                <w:color w:val="000000"/>
                <w:lang w:eastAsia="en-AU"/>
              </w:rPr>
            </w:pPr>
            <w:ins w:id="863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35" w:author="KIM, Jason" w:date="2019-04-02T13:39:00Z"/>
                <w:rFonts w:ascii="Calibri" w:eastAsia="Times New Roman" w:hAnsi="Calibri" w:cs="Calibri"/>
                <w:color w:val="000000"/>
                <w:lang w:eastAsia="en-AU"/>
              </w:rPr>
            </w:pPr>
            <w:ins w:id="8636" w:author="KIM, Jason" w:date="2019-04-02T13:39:00Z">
              <w:r w:rsidRPr="00D47EC1">
                <w:rPr>
                  <w:rFonts w:ascii="Calibri" w:eastAsia="Times New Roman" w:hAnsi="Calibri" w:cs="Calibri"/>
                  <w:color w:val="000000"/>
                  <w:lang w:eastAsia="en-AU"/>
                </w:rPr>
                <w:t>Chainage 4174</w:t>
              </w:r>
            </w:ins>
          </w:p>
        </w:tc>
        <w:tc>
          <w:tcPr>
            <w:tcW w:w="785" w:type="pct"/>
            <w:noWrap/>
            <w:hideMark/>
          </w:tcPr>
          <w:p w:rsidR="00110C18" w:rsidRPr="00D47EC1" w:rsidRDefault="00110C18" w:rsidP="00063728">
            <w:pPr>
              <w:jc w:val="right"/>
              <w:rPr>
                <w:ins w:id="8637" w:author="KIM, Jason" w:date="2019-04-02T13:39:00Z"/>
                <w:rFonts w:ascii="Calibri" w:eastAsia="Times New Roman" w:hAnsi="Calibri" w:cs="Calibri"/>
                <w:color w:val="000000"/>
                <w:lang w:eastAsia="en-AU"/>
              </w:rPr>
            </w:pPr>
            <w:ins w:id="86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39" w:author="KIM, Jason" w:date="2019-04-02T13:39:00Z"/>
        </w:trPr>
        <w:tc>
          <w:tcPr>
            <w:tcW w:w="776" w:type="pct"/>
            <w:noWrap/>
            <w:hideMark/>
          </w:tcPr>
          <w:p w:rsidR="00110C18" w:rsidRPr="00D47EC1" w:rsidRDefault="00110C18" w:rsidP="00063728">
            <w:pPr>
              <w:rPr>
                <w:ins w:id="8640" w:author="KIM, Jason" w:date="2019-04-02T13:39:00Z"/>
                <w:rFonts w:ascii="Calibri" w:eastAsia="Times New Roman" w:hAnsi="Calibri" w:cs="Calibri"/>
                <w:color w:val="000000"/>
                <w:lang w:eastAsia="en-AU"/>
              </w:rPr>
            </w:pPr>
            <w:ins w:id="8641" w:author="KIM, Jason" w:date="2019-04-02T13:39:00Z">
              <w:r w:rsidRPr="00D47EC1">
                <w:rPr>
                  <w:rFonts w:ascii="Calibri" w:eastAsia="Times New Roman" w:hAnsi="Calibri" w:cs="Calibri"/>
                  <w:color w:val="000000"/>
                  <w:lang w:eastAsia="en-AU"/>
                </w:rPr>
                <w:t>EXL28K181</w:t>
              </w:r>
            </w:ins>
          </w:p>
        </w:tc>
        <w:tc>
          <w:tcPr>
            <w:tcW w:w="622" w:type="pct"/>
            <w:noWrap/>
            <w:hideMark/>
          </w:tcPr>
          <w:p w:rsidR="00110C18" w:rsidRPr="00D47EC1" w:rsidRDefault="00110C18" w:rsidP="00063728">
            <w:pPr>
              <w:rPr>
                <w:ins w:id="8642" w:author="KIM, Jason" w:date="2019-04-02T13:39:00Z"/>
                <w:rFonts w:ascii="Calibri" w:eastAsia="Times New Roman" w:hAnsi="Calibri" w:cs="Calibri"/>
                <w:color w:val="000000"/>
                <w:lang w:eastAsia="en-AU"/>
              </w:rPr>
            </w:pPr>
            <w:ins w:id="8643" w:author="KIM, Jason" w:date="2019-04-02T13:39:00Z">
              <w:r w:rsidRPr="00D47EC1">
                <w:rPr>
                  <w:rFonts w:ascii="Calibri" w:eastAsia="Times New Roman" w:hAnsi="Calibri" w:cs="Calibri"/>
                  <w:color w:val="000000"/>
                  <w:lang w:eastAsia="en-AU"/>
                </w:rPr>
                <w:t>ELZ10174</w:t>
              </w:r>
            </w:ins>
          </w:p>
        </w:tc>
        <w:tc>
          <w:tcPr>
            <w:tcW w:w="495" w:type="pct"/>
            <w:noWrap/>
            <w:hideMark/>
          </w:tcPr>
          <w:p w:rsidR="00110C18" w:rsidRPr="00D47EC1" w:rsidRDefault="00110C18" w:rsidP="00063728">
            <w:pPr>
              <w:rPr>
                <w:ins w:id="8644" w:author="KIM, Jason" w:date="2019-04-02T13:39:00Z"/>
                <w:rFonts w:ascii="Calibri" w:eastAsia="Times New Roman" w:hAnsi="Calibri" w:cs="Calibri"/>
                <w:color w:val="000000"/>
                <w:lang w:eastAsia="en-AU"/>
              </w:rPr>
            </w:pPr>
            <w:ins w:id="864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46" w:author="KIM, Jason" w:date="2019-04-02T13:39:00Z"/>
                <w:rFonts w:ascii="Calibri" w:eastAsia="Times New Roman" w:hAnsi="Calibri" w:cs="Calibri"/>
                <w:color w:val="000000"/>
                <w:lang w:eastAsia="en-AU"/>
              </w:rPr>
            </w:pPr>
            <w:ins w:id="8647" w:author="KIM, Jason" w:date="2019-04-02T13:39:00Z">
              <w:r w:rsidRPr="00D47EC1">
                <w:rPr>
                  <w:rFonts w:ascii="Calibri" w:eastAsia="Times New Roman" w:hAnsi="Calibri" w:cs="Calibri"/>
                  <w:color w:val="000000"/>
                  <w:lang w:eastAsia="en-AU"/>
                </w:rPr>
                <w:t>EXL1291</w:t>
              </w:r>
            </w:ins>
          </w:p>
        </w:tc>
        <w:tc>
          <w:tcPr>
            <w:tcW w:w="762" w:type="pct"/>
            <w:noWrap/>
            <w:hideMark/>
          </w:tcPr>
          <w:p w:rsidR="00110C18" w:rsidRPr="00D47EC1" w:rsidRDefault="00110C18" w:rsidP="00063728">
            <w:pPr>
              <w:rPr>
                <w:ins w:id="8648" w:author="KIM, Jason" w:date="2019-04-02T13:39:00Z"/>
                <w:rFonts w:ascii="Calibri" w:eastAsia="Times New Roman" w:hAnsi="Calibri" w:cs="Calibri"/>
                <w:color w:val="000000"/>
                <w:lang w:eastAsia="en-AU"/>
              </w:rPr>
            </w:pPr>
            <w:ins w:id="864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50" w:author="KIM, Jason" w:date="2019-04-02T13:39:00Z"/>
                <w:rFonts w:ascii="Calibri" w:eastAsia="Times New Roman" w:hAnsi="Calibri" w:cs="Calibri"/>
                <w:color w:val="000000"/>
                <w:lang w:eastAsia="en-AU"/>
              </w:rPr>
            </w:pPr>
            <w:ins w:id="8651" w:author="KIM, Jason" w:date="2019-04-02T13:39:00Z">
              <w:r w:rsidRPr="00D47EC1">
                <w:rPr>
                  <w:rFonts w:ascii="Calibri" w:eastAsia="Times New Roman" w:hAnsi="Calibri" w:cs="Calibri"/>
                  <w:color w:val="000000"/>
                  <w:lang w:eastAsia="en-AU"/>
                </w:rPr>
                <w:t>Chainage 4293</w:t>
              </w:r>
            </w:ins>
          </w:p>
        </w:tc>
        <w:tc>
          <w:tcPr>
            <w:tcW w:w="785" w:type="pct"/>
            <w:noWrap/>
            <w:hideMark/>
          </w:tcPr>
          <w:p w:rsidR="00110C18" w:rsidRPr="00D47EC1" w:rsidRDefault="00110C18" w:rsidP="00063728">
            <w:pPr>
              <w:jc w:val="right"/>
              <w:rPr>
                <w:ins w:id="8652" w:author="KIM, Jason" w:date="2019-04-02T13:39:00Z"/>
                <w:rFonts w:ascii="Calibri" w:eastAsia="Times New Roman" w:hAnsi="Calibri" w:cs="Calibri"/>
                <w:color w:val="000000"/>
                <w:lang w:eastAsia="en-AU"/>
              </w:rPr>
            </w:pPr>
            <w:ins w:id="86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54" w:author="KIM, Jason" w:date="2019-04-02T13:39:00Z"/>
        </w:trPr>
        <w:tc>
          <w:tcPr>
            <w:tcW w:w="776" w:type="pct"/>
            <w:noWrap/>
            <w:hideMark/>
          </w:tcPr>
          <w:p w:rsidR="00110C18" w:rsidRPr="00D47EC1" w:rsidRDefault="00110C18" w:rsidP="00063728">
            <w:pPr>
              <w:rPr>
                <w:ins w:id="8655" w:author="KIM, Jason" w:date="2019-04-02T13:39:00Z"/>
                <w:rFonts w:ascii="Calibri" w:eastAsia="Times New Roman" w:hAnsi="Calibri" w:cs="Calibri"/>
                <w:color w:val="000000"/>
                <w:lang w:eastAsia="en-AU"/>
              </w:rPr>
            </w:pPr>
            <w:ins w:id="8656" w:author="KIM, Jason" w:date="2019-04-02T13:39:00Z">
              <w:r w:rsidRPr="00D47EC1">
                <w:rPr>
                  <w:rFonts w:ascii="Calibri" w:eastAsia="Times New Roman" w:hAnsi="Calibri" w:cs="Calibri"/>
                  <w:color w:val="000000"/>
                  <w:lang w:eastAsia="en-AU"/>
                </w:rPr>
                <w:t>EXL30K171</w:t>
              </w:r>
            </w:ins>
          </w:p>
        </w:tc>
        <w:tc>
          <w:tcPr>
            <w:tcW w:w="622" w:type="pct"/>
            <w:noWrap/>
            <w:hideMark/>
          </w:tcPr>
          <w:p w:rsidR="00110C18" w:rsidRPr="00D47EC1" w:rsidRDefault="00110C18" w:rsidP="00063728">
            <w:pPr>
              <w:rPr>
                <w:ins w:id="8657" w:author="KIM, Jason" w:date="2019-04-02T13:39:00Z"/>
                <w:rFonts w:ascii="Calibri" w:eastAsia="Times New Roman" w:hAnsi="Calibri" w:cs="Calibri"/>
                <w:color w:val="000000"/>
                <w:lang w:eastAsia="en-AU"/>
              </w:rPr>
            </w:pPr>
            <w:ins w:id="8658" w:author="KIM, Jason" w:date="2019-04-02T13:39:00Z">
              <w:r w:rsidRPr="00D47EC1">
                <w:rPr>
                  <w:rFonts w:ascii="Calibri" w:eastAsia="Times New Roman" w:hAnsi="Calibri" w:cs="Calibri"/>
                  <w:color w:val="000000"/>
                  <w:lang w:eastAsia="en-AU"/>
                </w:rPr>
                <w:t>ELZ10178</w:t>
              </w:r>
            </w:ins>
          </w:p>
        </w:tc>
        <w:tc>
          <w:tcPr>
            <w:tcW w:w="495" w:type="pct"/>
            <w:noWrap/>
            <w:hideMark/>
          </w:tcPr>
          <w:p w:rsidR="00110C18" w:rsidRPr="00D47EC1" w:rsidRDefault="00110C18" w:rsidP="00063728">
            <w:pPr>
              <w:rPr>
                <w:ins w:id="8659" w:author="KIM, Jason" w:date="2019-04-02T13:39:00Z"/>
                <w:rFonts w:ascii="Calibri" w:eastAsia="Times New Roman" w:hAnsi="Calibri" w:cs="Calibri"/>
                <w:color w:val="000000"/>
                <w:lang w:eastAsia="en-AU"/>
              </w:rPr>
            </w:pPr>
            <w:ins w:id="866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61" w:author="KIM, Jason" w:date="2019-04-02T13:39:00Z"/>
                <w:rFonts w:ascii="Calibri" w:eastAsia="Times New Roman" w:hAnsi="Calibri" w:cs="Calibri"/>
                <w:color w:val="000000"/>
                <w:lang w:eastAsia="en-AU"/>
              </w:rPr>
            </w:pPr>
            <w:ins w:id="8662" w:author="KIM, Jason" w:date="2019-04-02T13:39:00Z">
              <w:r w:rsidRPr="00D47EC1">
                <w:rPr>
                  <w:rFonts w:ascii="Calibri" w:eastAsia="Times New Roman" w:hAnsi="Calibri" w:cs="Calibri"/>
                  <w:color w:val="000000"/>
                  <w:lang w:eastAsia="en-AU"/>
                </w:rPr>
                <w:t>EXL1301</w:t>
              </w:r>
            </w:ins>
          </w:p>
        </w:tc>
        <w:tc>
          <w:tcPr>
            <w:tcW w:w="762" w:type="pct"/>
            <w:noWrap/>
            <w:hideMark/>
          </w:tcPr>
          <w:p w:rsidR="00110C18" w:rsidRPr="00D47EC1" w:rsidRDefault="00110C18" w:rsidP="00063728">
            <w:pPr>
              <w:rPr>
                <w:ins w:id="8663" w:author="KIM, Jason" w:date="2019-04-02T13:39:00Z"/>
                <w:rFonts w:ascii="Calibri" w:eastAsia="Times New Roman" w:hAnsi="Calibri" w:cs="Calibri"/>
                <w:color w:val="000000"/>
                <w:lang w:eastAsia="en-AU"/>
              </w:rPr>
            </w:pPr>
            <w:ins w:id="866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65" w:author="KIM, Jason" w:date="2019-04-02T13:39:00Z"/>
                <w:rFonts w:ascii="Calibri" w:eastAsia="Times New Roman" w:hAnsi="Calibri" w:cs="Calibri"/>
                <w:color w:val="000000"/>
                <w:lang w:eastAsia="en-AU"/>
              </w:rPr>
            </w:pPr>
            <w:ins w:id="8666" w:author="KIM, Jason" w:date="2019-04-02T13:39:00Z">
              <w:r w:rsidRPr="00D47EC1">
                <w:rPr>
                  <w:rFonts w:ascii="Calibri" w:eastAsia="Times New Roman" w:hAnsi="Calibri" w:cs="Calibri"/>
                  <w:color w:val="000000"/>
                  <w:lang w:eastAsia="en-AU"/>
                </w:rPr>
                <w:t>Chainage 4413</w:t>
              </w:r>
            </w:ins>
          </w:p>
        </w:tc>
        <w:tc>
          <w:tcPr>
            <w:tcW w:w="785" w:type="pct"/>
            <w:noWrap/>
            <w:hideMark/>
          </w:tcPr>
          <w:p w:rsidR="00110C18" w:rsidRPr="00D47EC1" w:rsidRDefault="00110C18" w:rsidP="00063728">
            <w:pPr>
              <w:jc w:val="right"/>
              <w:rPr>
                <w:ins w:id="8667" w:author="KIM, Jason" w:date="2019-04-02T13:39:00Z"/>
                <w:rFonts w:ascii="Calibri" w:eastAsia="Times New Roman" w:hAnsi="Calibri" w:cs="Calibri"/>
                <w:color w:val="000000"/>
                <w:lang w:eastAsia="en-AU"/>
              </w:rPr>
            </w:pPr>
            <w:ins w:id="86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69" w:author="KIM, Jason" w:date="2019-04-02T13:39:00Z"/>
        </w:trPr>
        <w:tc>
          <w:tcPr>
            <w:tcW w:w="776" w:type="pct"/>
            <w:noWrap/>
            <w:hideMark/>
          </w:tcPr>
          <w:p w:rsidR="00110C18" w:rsidRPr="00D47EC1" w:rsidRDefault="00110C18" w:rsidP="00063728">
            <w:pPr>
              <w:rPr>
                <w:ins w:id="8670" w:author="KIM, Jason" w:date="2019-04-02T13:39:00Z"/>
                <w:rFonts w:ascii="Calibri" w:eastAsia="Times New Roman" w:hAnsi="Calibri" w:cs="Calibri"/>
                <w:color w:val="000000"/>
                <w:lang w:eastAsia="en-AU"/>
              </w:rPr>
            </w:pPr>
            <w:ins w:id="8671" w:author="KIM, Jason" w:date="2019-04-02T13:39:00Z">
              <w:r w:rsidRPr="00D47EC1">
                <w:rPr>
                  <w:rFonts w:ascii="Calibri" w:eastAsia="Times New Roman" w:hAnsi="Calibri" w:cs="Calibri"/>
                  <w:color w:val="000000"/>
                  <w:lang w:eastAsia="en-AU"/>
                </w:rPr>
                <w:t>EXL30K181</w:t>
              </w:r>
            </w:ins>
          </w:p>
        </w:tc>
        <w:tc>
          <w:tcPr>
            <w:tcW w:w="622" w:type="pct"/>
            <w:noWrap/>
            <w:hideMark/>
          </w:tcPr>
          <w:p w:rsidR="00110C18" w:rsidRPr="00D47EC1" w:rsidRDefault="00110C18" w:rsidP="00063728">
            <w:pPr>
              <w:rPr>
                <w:ins w:id="8672" w:author="KIM, Jason" w:date="2019-04-02T13:39:00Z"/>
                <w:rFonts w:ascii="Calibri" w:eastAsia="Times New Roman" w:hAnsi="Calibri" w:cs="Calibri"/>
                <w:color w:val="000000"/>
                <w:lang w:eastAsia="en-AU"/>
              </w:rPr>
            </w:pPr>
            <w:ins w:id="8673" w:author="KIM, Jason" w:date="2019-04-02T13:39:00Z">
              <w:r w:rsidRPr="00D47EC1">
                <w:rPr>
                  <w:rFonts w:ascii="Calibri" w:eastAsia="Times New Roman" w:hAnsi="Calibri" w:cs="Calibri"/>
                  <w:color w:val="000000"/>
                  <w:lang w:eastAsia="en-AU"/>
                </w:rPr>
                <w:t>ELZ10182</w:t>
              </w:r>
            </w:ins>
          </w:p>
        </w:tc>
        <w:tc>
          <w:tcPr>
            <w:tcW w:w="495" w:type="pct"/>
            <w:noWrap/>
            <w:hideMark/>
          </w:tcPr>
          <w:p w:rsidR="00110C18" w:rsidRPr="00D47EC1" w:rsidRDefault="00110C18" w:rsidP="00063728">
            <w:pPr>
              <w:rPr>
                <w:ins w:id="8674" w:author="KIM, Jason" w:date="2019-04-02T13:39:00Z"/>
                <w:rFonts w:ascii="Calibri" w:eastAsia="Times New Roman" w:hAnsi="Calibri" w:cs="Calibri"/>
                <w:color w:val="000000"/>
                <w:lang w:eastAsia="en-AU"/>
              </w:rPr>
            </w:pPr>
            <w:ins w:id="867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76" w:author="KIM, Jason" w:date="2019-04-02T13:39:00Z"/>
                <w:rFonts w:ascii="Calibri" w:eastAsia="Times New Roman" w:hAnsi="Calibri" w:cs="Calibri"/>
                <w:color w:val="000000"/>
                <w:lang w:eastAsia="en-AU"/>
              </w:rPr>
            </w:pPr>
            <w:ins w:id="8677" w:author="KIM, Jason" w:date="2019-04-02T13:39:00Z">
              <w:r w:rsidRPr="00D47EC1">
                <w:rPr>
                  <w:rFonts w:ascii="Calibri" w:eastAsia="Times New Roman" w:hAnsi="Calibri" w:cs="Calibri"/>
                  <w:color w:val="000000"/>
                  <w:lang w:eastAsia="en-AU"/>
                </w:rPr>
                <w:t>EXL1311</w:t>
              </w:r>
            </w:ins>
          </w:p>
        </w:tc>
        <w:tc>
          <w:tcPr>
            <w:tcW w:w="762" w:type="pct"/>
            <w:noWrap/>
            <w:hideMark/>
          </w:tcPr>
          <w:p w:rsidR="00110C18" w:rsidRPr="00D47EC1" w:rsidRDefault="00110C18" w:rsidP="00063728">
            <w:pPr>
              <w:rPr>
                <w:ins w:id="8678" w:author="KIM, Jason" w:date="2019-04-02T13:39:00Z"/>
                <w:rFonts w:ascii="Calibri" w:eastAsia="Times New Roman" w:hAnsi="Calibri" w:cs="Calibri"/>
                <w:color w:val="000000"/>
                <w:lang w:eastAsia="en-AU"/>
              </w:rPr>
            </w:pPr>
            <w:ins w:id="867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80" w:author="KIM, Jason" w:date="2019-04-02T13:39:00Z"/>
                <w:rFonts w:ascii="Calibri" w:eastAsia="Times New Roman" w:hAnsi="Calibri" w:cs="Calibri"/>
                <w:color w:val="000000"/>
                <w:lang w:eastAsia="en-AU"/>
              </w:rPr>
            </w:pPr>
            <w:ins w:id="8681" w:author="KIM, Jason" w:date="2019-04-02T13:39:00Z">
              <w:r w:rsidRPr="00D47EC1">
                <w:rPr>
                  <w:rFonts w:ascii="Calibri" w:eastAsia="Times New Roman" w:hAnsi="Calibri" w:cs="Calibri"/>
                  <w:color w:val="000000"/>
                  <w:lang w:eastAsia="en-AU"/>
                </w:rPr>
                <w:t>Chainage 4533</w:t>
              </w:r>
            </w:ins>
          </w:p>
        </w:tc>
        <w:tc>
          <w:tcPr>
            <w:tcW w:w="785" w:type="pct"/>
            <w:noWrap/>
            <w:hideMark/>
          </w:tcPr>
          <w:p w:rsidR="00110C18" w:rsidRPr="00D47EC1" w:rsidRDefault="00110C18" w:rsidP="00063728">
            <w:pPr>
              <w:jc w:val="right"/>
              <w:rPr>
                <w:ins w:id="8682" w:author="KIM, Jason" w:date="2019-04-02T13:39:00Z"/>
                <w:rFonts w:ascii="Calibri" w:eastAsia="Times New Roman" w:hAnsi="Calibri" w:cs="Calibri"/>
                <w:color w:val="000000"/>
                <w:lang w:eastAsia="en-AU"/>
              </w:rPr>
            </w:pPr>
            <w:ins w:id="86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84" w:author="KIM, Jason" w:date="2019-04-02T13:39:00Z"/>
        </w:trPr>
        <w:tc>
          <w:tcPr>
            <w:tcW w:w="776" w:type="pct"/>
            <w:noWrap/>
            <w:hideMark/>
          </w:tcPr>
          <w:p w:rsidR="00110C18" w:rsidRPr="00D47EC1" w:rsidRDefault="00110C18" w:rsidP="00063728">
            <w:pPr>
              <w:rPr>
                <w:ins w:id="8685" w:author="KIM, Jason" w:date="2019-04-02T13:39:00Z"/>
                <w:rFonts w:ascii="Calibri" w:eastAsia="Times New Roman" w:hAnsi="Calibri" w:cs="Calibri"/>
                <w:color w:val="000000"/>
                <w:lang w:eastAsia="en-AU"/>
              </w:rPr>
            </w:pPr>
            <w:ins w:id="8686" w:author="KIM, Jason" w:date="2019-04-02T13:39:00Z">
              <w:r w:rsidRPr="00D47EC1">
                <w:rPr>
                  <w:rFonts w:ascii="Calibri" w:eastAsia="Times New Roman" w:hAnsi="Calibri" w:cs="Calibri"/>
                  <w:color w:val="000000"/>
                  <w:lang w:eastAsia="en-AU"/>
                </w:rPr>
                <w:t>EXL32K171</w:t>
              </w:r>
            </w:ins>
          </w:p>
        </w:tc>
        <w:tc>
          <w:tcPr>
            <w:tcW w:w="622" w:type="pct"/>
            <w:noWrap/>
            <w:hideMark/>
          </w:tcPr>
          <w:p w:rsidR="00110C18" w:rsidRPr="00D47EC1" w:rsidRDefault="00110C18" w:rsidP="00063728">
            <w:pPr>
              <w:rPr>
                <w:ins w:id="8687" w:author="KIM, Jason" w:date="2019-04-02T13:39:00Z"/>
                <w:rFonts w:ascii="Calibri" w:eastAsia="Times New Roman" w:hAnsi="Calibri" w:cs="Calibri"/>
                <w:color w:val="000000"/>
                <w:lang w:eastAsia="en-AU"/>
              </w:rPr>
            </w:pPr>
            <w:ins w:id="8688" w:author="KIM, Jason" w:date="2019-04-02T13:39:00Z">
              <w:r w:rsidRPr="00D47EC1">
                <w:rPr>
                  <w:rFonts w:ascii="Calibri" w:eastAsia="Times New Roman" w:hAnsi="Calibri" w:cs="Calibri"/>
                  <w:color w:val="000000"/>
                  <w:lang w:eastAsia="en-AU"/>
                </w:rPr>
                <w:t>ELZ10186</w:t>
              </w:r>
            </w:ins>
          </w:p>
        </w:tc>
        <w:tc>
          <w:tcPr>
            <w:tcW w:w="495" w:type="pct"/>
            <w:noWrap/>
            <w:hideMark/>
          </w:tcPr>
          <w:p w:rsidR="00110C18" w:rsidRPr="00D47EC1" w:rsidRDefault="00110C18" w:rsidP="00063728">
            <w:pPr>
              <w:rPr>
                <w:ins w:id="8689" w:author="KIM, Jason" w:date="2019-04-02T13:39:00Z"/>
                <w:rFonts w:ascii="Calibri" w:eastAsia="Times New Roman" w:hAnsi="Calibri" w:cs="Calibri"/>
                <w:color w:val="000000"/>
                <w:lang w:eastAsia="en-AU"/>
              </w:rPr>
            </w:pPr>
            <w:ins w:id="869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691" w:author="KIM, Jason" w:date="2019-04-02T13:39:00Z"/>
                <w:rFonts w:ascii="Calibri" w:eastAsia="Times New Roman" w:hAnsi="Calibri" w:cs="Calibri"/>
                <w:color w:val="000000"/>
                <w:lang w:eastAsia="en-AU"/>
              </w:rPr>
            </w:pPr>
            <w:ins w:id="8692" w:author="KIM, Jason" w:date="2019-04-02T13:39:00Z">
              <w:r w:rsidRPr="00D47EC1">
                <w:rPr>
                  <w:rFonts w:ascii="Calibri" w:eastAsia="Times New Roman" w:hAnsi="Calibri" w:cs="Calibri"/>
                  <w:color w:val="000000"/>
                  <w:lang w:eastAsia="en-AU"/>
                </w:rPr>
                <w:t>EXL1321</w:t>
              </w:r>
            </w:ins>
          </w:p>
        </w:tc>
        <w:tc>
          <w:tcPr>
            <w:tcW w:w="762" w:type="pct"/>
            <w:noWrap/>
            <w:hideMark/>
          </w:tcPr>
          <w:p w:rsidR="00110C18" w:rsidRPr="00D47EC1" w:rsidRDefault="00110C18" w:rsidP="00063728">
            <w:pPr>
              <w:rPr>
                <w:ins w:id="8693" w:author="KIM, Jason" w:date="2019-04-02T13:39:00Z"/>
                <w:rFonts w:ascii="Calibri" w:eastAsia="Times New Roman" w:hAnsi="Calibri" w:cs="Calibri"/>
                <w:color w:val="000000"/>
                <w:lang w:eastAsia="en-AU"/>
              </w:rPr>
            </w:pPr>
            <w:ins w:id="869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95" w:author="KIM, Jason" w:date="2019-04-02T13:39:00Z"/>
                <w:rFonts w:ascii="Calibri" w:eastAsia="Times New Roman" w:hAnsi="Calibri" w:cs="Calibri"/>
                <w:color w:val="000000"/>
                <w:lang w:eastAsia="en-AU"/>
              </w:rPr>
            </w:pPr>
            <w:ins w:id="8696" w:author="KIM, Jason" w:date="2019-04-02T13:39:00Z">
              <w:r w:rsidRPr="00D47EC1">
                <w:rPr>
                  <w:rFonts w:ascii="Calibri" w:eastAsia="Times New Roman" w:hAnsi="Calibri" w:cs="Calibri"/>
                  <w:color w:val="000000"/>
                  <w:lang w:eastAsia="en-AU"/>
                </w:rPr>
                <w:t>Chainage 4652</w:t>
              </w:r>
            </w:ins>
          </w:p>
        </w:tc>
        <w:tc>
          <w:tcPr>
            <w:tcW w:w="785" w:type="pct"/>
            <w:noWrap/>
            <w:hideMark/>
          </w:tcPr>
          <w:p w:rsidR="00110C18" w:rsidRPr="00D47EC1" w:rsidRDefault="00110C18" w:rsidP="00063728">
            <w:pPr>
              <w:jc w:val="right"/>
              <w:rPr>
                <w:ins w:id="8697" w:author="KIM, Jason" w:date="2019-04-02T13:39:00Z"/>
                <w:rFonts w:ascii="Calibri" w:eastAsia="Times New Roman" w:hAnsi="Calibri" w:cs="Calibri"/>
                <w:color w:val="000000"/>
                <w:lang w:eastAsia="en-AU"/>
              </w:rPr>
            </w:pPr>
            <w:ins w:id="86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99" w:author="KIM, Jason" w:date="2019-04-02T13:39:00Z"/>
        </w:trPr>
        <w:tc>
          <w:tcPr>
            <w:tcW w:w="776" w:type="pct"/>
            <w:noWrap/>
            <w:hideMark/>
          </w:tcPr>
          <w:p w:rsidR="00110C18" w:rsidRPr="00D47EC1" w:rsidRDefault="00110C18" w:rsidP="00063728">
            <w:pPr>
              <w:rPr>
                <w:ins w:id="8700" w:author="KIM, Jason" w:date="2019-04-02T13:39:00Z"/>
                <w:rFonts w:ascii="Calibri" w:eastAsia="Times New Roman" w:hAnsi="Calibri" w:cs="Calibri"/>
                <w:color w:val="000000"/>
                <w:lang w:eastAsia="en-AU"/>
              </w:rPr>
            </w:pPr>
            <w:ins w:id="8701" w:author="KIM, Jason" w:date="2019-04-02T13:39:00Z">
              <w:r w:rsidRPr="00D47EC1">
                <w:rPr>
                  <w:rFonts w:ascii="Calibri" w:eastAsia="Times New Roman" w:hAnsi="Calibri" w:cs="Calibri"/>
                  <w:color w:val="000000"/>
                  <w:lang w:eastAsia="en-AU"/>
                </w:rPr>
                <w:t>EXL32K181</w:t>
              </w:r>
            </w:ins>
          </w:p>
        </w:tc>
        <w:tc>
          <w:tcPr>
            <w:tcW w:w="622" w:type="pct"/>
            <w:noWrap/>
            <w:hideMark/>
          </w:tcPr>
          <w:p w:rsidR="00110C18" w:rsidRPr="00D47EC1" w:rsidRDefault="00110C18" w:rsidP="00063728">
            <w:pPr>
              <w:rPr>
                <w:ins w:id="8702" w:author="KIM, Jason" w:date="2019-04-02T13:39:00Z"/>
                <w:rFonts w:ascii="Calibri" w:eastAsia="Times New Roman" w:hAnsi="Calibri" w:cs="Calibri"/>
                <w:color w:val="000000"/>
                <w:lang w:eastAsia="en-AU"/>
              </w:rPr>
            </w:pPr>
            <w:ins w:id="8703" w:author="KIM, Jason" w:date="2019-04-02T13:39:00Z">
              <w:r w:rsidRPr="00D47EC1">
                <w:rPr>
                  <w:rFonts w:ascii="Calibri" w:eastAsia="Times New Roman" w:hAnsi="Calibri" w:cs="Calibri"/>
                  <w:color w:val="000000"/>
                  <w:lang w:eastAsia="en-AU"/>
                </w:rPr>
                <w:t>ELZ10190</w:t>
              </w:r>
            </w:ins>
          </w:p>
        </w:tc>
        <w:tc>
          <w:tcPr>
            <w:tcW w:w="495" w:type="pct"/>
            <w:noWrap/>
            <w:hideMark/>
          </w:tcPr>
          <w:p w:rsidR="00110C18" w:rsidRPr="00D47EC1" w:rsidRDefault="00110C18" w:rsidP="00063728">
            <w:pPr>
              <w:rPr>
                <w:ins w:id="8704" w:author="KIM, Jason" w:date="2019-04-02T13:39:00Z"/>
                <w:rFonts w:ascii="Calibri" w:eastAsia="Times New Roman" w:hAnsi="Calibri" w:cs="Calibri"/>
                <w:color w:val="000000"/>
                <w:lang w:eastAsia="en-AU"/>
              </w:rPr>
            </w:pPr>
            <w:ins w:id="870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06" w:author="KIM, Jason" w:date="2019-04-02T13:39:00Z"/>
                <w:rFonts w:ascii="Calibri" w:eastAsia="Times New Roman" w:hAnsi="Calibri" w:cs="Calibri"/>
                <w:color w:val="000000"/>
                <w:lang w:eastAsia="en-AU"/>
              </w:rPr>
            </w:pPr>
            <w:ins w:id="8707" w:author="KIM, Jason" w:date="2019-04-02T13:39:00Z">
              <w:r w:rsidRPr="00D47EC1">
                <w:rPr>
                  <w:rFonts w:ascii="Calibri" w:eastAsia="Times New Roman" w:hAnsi="Calibri" w:cs="Calibri"/>
                  <w:color w:val="000000"/>
                  <w:lang w:eastAsia="en-AU"/>
                </w:rPr>
                <w:t>EXL1331</w:t>
              </w:r>
            </w:ins>
          </w:p>
        </w:tc>
        <w:tc>
          <w:tcPr>
            <w:tcW w:w="762" w:type="pct"/>
            <w:noWrap/>
            <w:hideMark/>
          </w:tcPr>
          <w:p w:rsidR="00110C18" w:rsidRPr="00D47EC1" w:rsidRDefault="00110C18" w:rsidP="00063728">
            <w:pPr>
              <w:rPr>
                <w:ins w:id="8708" w:author="KIM, Jason" w:date="2019-04-02T13:39:00Z"/>
                <w:rFonts w:ascii="Calibri" w:eastAsia="Times New Roman" w:hAnsi="Calibri" w:cs="Calibri"/>
                <w:color w:val="000000"/>
                <w:lang w:eastAsia="en-AU"/>
              </w:rPr>
            </w:pPr>
            <w:ins w:id="870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10" w:author="KIM, Jason" w:date="2019-04-02T13:39:00Z"/>
                <w:rFonts w:ascii="Calibri" w:eastAsia="Times New Roman" w:hAnsi="Calibri" w:cs="Calibri"/>
                <w:color w:val="000000"/>
                <w:lang w:eastAsia="en-AU"/>
              </w:rPr>
            </w:pPr>
            <w:ins w:id="8711" w:author="KIM, Jason" w:date="2019-04-02T13:39:00Z">
              <w:r w:rsidRPr="00D47EC1">
                <w:rPr>
                  <w:rFonts w:ascii="Calibri" w:eastAsia="Times New Roman" w:hAnsi="Calibri" w:cs="Calibri"/>
                  <w:color w:val="000000"/>
                  <w:lang w:eastAsia="en-AU"/>
                </w:rPr>
                <w:t>Chainage 4772</w:t>
              </w:r>
            </w:ins>
          </w:p>
        </w:tc>
        <w:tc>
          <w:tcPr>
            <w:tcW w:w="785" w:type="pct"/>
            <w:noWrap/>
            <w:hideMark/>
          </w:tcPr>
          <w:p w:rsidR="00110C18" w:rsidRPr="00D47EC1" w:rsidRDefault="00110C18" w:rsidP="00063728">
            <w:pPr>
              <w:jc w:val="right"/>
              <w:rPr>
                <w:ins w:id="8712" w:author="KIM, Jason" w:date="2019-04-02T13:39:00Z"/>
                <w:rFonts w:ascii="Calibri" w:eastAsia="Times New Roman" w:hAnsi="Calibri" w:cs="Calibri"/>
                <w:color w:val="000000"/>
                <w:lang w:eastAsia="en-AU"/>
              </w:rPr>
            </w:pPr>
            <w:ins w:id="87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14" w:author="KIM, Jason" w:date="2019-04-02T13:39:00Z"/>
        </w:trPr>
        <w:tc>
          <w:tcPr>
            <w:tcW w:w="776" w:type="pct"/>
            <w:noWrap/>
            <w:hideMark/>
          </w:tcPr>
          <w:p w:rsidR="00110C18" w:rsidRPr="00D47EC1" w:rsidRDefault="00110C18" w:rsidP="00063728">
            <w:pPr>
              <w:rPr>
                <w:ins w:id="8715" w:author="KIM, Jason" w:date="2019-04-02T13:39:00Z"/>
                <w:rFonts w:ascii="Calibri" w:eastAsia="Times New Roman" w:hAnsi="Calibri" w:cs="Calibri"/>
                <w:color w:val="000000"/>
                <w:lang w:eastAsia="en-AU"/>
              </w:rPr>
            </w:pPr>
            <w:ins w:id="8716" w:author="KIM, Jason" w:date="2019-04-02T13:39:00Z">
              <w:r w:rsidRPr="00D47EC1">
                <w:rPr>
                  <w:rFonts w:ascii="Calibri" w:eastAsia="Times New Roman" w:hAnsi="Calibri" w:cs="Calibri"/>
                  <w:color w:val="000000"/>
                  <w:lang w:eastAsia="en-AU"/>
                </w:rPr>
                <w:t>EXL34K171</w:t>
              </w:r>
            </w:ins>
          </w:p>
        </w:tc>
        <w:tc>
          <w:tcPr>
            <w:tcW w:w="622" w:type="pct"/>
            <w:noWrap/>
            <w:hideMark/>
          </w:tcPr>
          <w:p w:rsidR="00110C18" w:rsidRPr="00D47EC1" w:rsidRDefault="00110C18" w:rsidP="00063728">
            <w:pPr>
              <w:rPr>
                <w:ins w:id="8717" w:author="KIM, Jason" w:date="2019-04-02T13:39:00Z"/>
                <w:rFonts w:ascii="Calibri" w:eastAsia="Times New Roman" w:hAnsi="Calibri" w:cs="Calibri"/>
                <w:color w:val="000000"/>
                <w:lang w:eastAsia="en-AU"/>
              </w:rPr>
            </w:pPr>
            <w:ins w:id="8718" w:author="KIM, Jason" w:date="2019-04-02T13:39:00Z">
              <w:r w:rsidRPr="00D47EC1">
                <w:rPr>
                  <w:rFonts w:ascii="Calibri" w:eastAsia="Times New Roman" w:hAnsi="Calibri" w:cs="Calibri"/>
                  <w:color w:val="000000"/>
                  <w:lang w:eastAsia="en-AU"/>
                </w:rPr>
                <w:t>ELZ10194</w:t>
              </w:r>
            </w:ins>
          </w:p>
        </w:tc>
        <w:tc>
          <w:tcPr>
            <w:tcW w:w="495" w:type="pct"/>
            <w:noWrap/>
            <w:hideMark/>
          </w:tcPr>
          <w:p w:rsidR="00110C18" w:rsidRPr="00D47EC1" w:rsidRDefault="00110C18" w:rsidP="00063728">
            <w:pPr>
              <w:rPr>
                <w:ins w:id="8719" w:author="KIM, Jason" w:date="2019-04-02T13:39:00Z"/>
                <w:rFonts w:ascii="Calibri" w:eastAsia="Times New Roman" w:hAnsi="Calibri" w:cs="Calibri"/>
                <w:color w:val="000000"/>
                <w:lang w:eastAsia="en-AU"/>
              </w:rPr>
            </w:pPr>
            <w:ins w:id="872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21" w:author="KIM, Jason" w:date="2019-04-02T13:39:00Z"/>
                <w:rFonts w:ascii="Calibri" w:eastAsia="Times New Roman" w:hAnsi="Calibri" w:cs="Calibri"/>
                <w:color w:val="000000"/>
                <w:lang w:eastAsia="en-AU"/>
              </w:rPr>
            </w:pPr>
            <w:ins w:id="8722" w:author="KIM, Jason" w:date="2019-04-02T13:39:00Z">
              <w:r w:rsidRPr="00D47EC1">
                <w:rPr>
                  <w:rFonts w:ascii="Calibri" w:eastAsia="Times New Roman" w:hAnsi="Calibri" w:cs="Calibri"/>
                  <w:color w:val="000000"/>
                  <w:lang w:eastAsia="en-AU"/>
                </w:rPr>
                <w:t>EXL1341</w:t>
              </w:r>
            </w:ins>
          </w:p>
        </w:tc>
        <w:tc>
          <w:tcPr>
            <w:tcW w:w="762" w:type="pct"/>
            <w:noWrap/>
            <w:hideMark/>
          </w:tcPr>
          <w:p w:rsidR="00110C18" w:rsidRPr="00D47EC1" w:rsidRDefault="00110C18" w:rsidP="00063728">
            <w:pPr>
              <w:rPr>
                <w:ins w:id="8723" w:author="KIM, Jason" w:date="2019-04-02T13:39:00Z"/>
                <w:rFonts w:ascii="Calibri" w:eastAsia="Times New Roman" w:hAnsi="Calibri" w:cs="Calibri"/>
                <w:color w:val="000000"/>
                <w:lang w:eastAsia="en-AU"/>
              </w:rPr>
            </w:pPr>
            <w:ins w:id="872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25" w:author="KIM, Jason" w:date="2019-04-02T13:39:00Z"/>
                <w:rFonts w:ascii="Calibri" w:eastAsia="Times New Roman" w:hAnsi="Calibri" w:cs="Calibri"/>
                <w:color w:val="000000"/>
                <w:lang w:eastAsia="en-AU"/>
              </w:rPr>
            </w:pPr>
            <w:ins w:id="8726" w:author="KIM, Jason" w:date="2019-04-02T13:39:00Z">
              <w:r w:rsidRPr="00D47EC1">
                <w:rPr>
                  <w:rFonts w:ascii="Calibri" w:eastAsia="Times New Roman" w:hAnsi="Calibri" w:cs="Calibri"/>
                  <w:color w:val="000000"/>
                  <w:lang w:eastAsia="en-AU"/>
                </w:rPr>
                <w:t>Chainage 4892</w:t>
              </w:r>
            </w:ins>
          </w:p>
        </w:tc>
        <w:tc>
          <w:tcPr>
            <w:tcW w:w="785" w:type="pct"/>
            <w:noWrap/>
            <w:hideMark/>
          </w:tcPr>
          <w:p w:rsidR="00110C18" w:rsidRPr="00D47EC1" w:rsidRDefault="00110C18" w:rsidP="00063728">
            <w:pPr>
              <w:jc w:val="right"/>
              <w:rPr>
                <w:ins w:id="8727" w:author="KIM, Jason" w:date="2019-04-02T13:39:00Z"/>
                <w:rFonts w:ascii="Calibri" w:eastAsia="Times New Roman" w:hAnsi="Calibri" w:cs="Calibri"/>
                <w:color w:val="000000"/>
                <w:lang w:eastAsia="en-AU"/>
              </w:rPr>
            </w:pPr>
            <w:ins w:id="87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29" w:author="KIM, Jason" w:date="2019-04-02T13:39:00Z"/>
        </w:trPr>
        <w:tc>
          <w:tcPr>
            <w:tcW w:w="776" w:type="pct"/>
            <w:noWrap/>
            <w:hideMark/>
          </w:tcPr>
          <w:p w:rsidR="00110C18" w:rsidRPr="00D47EC1" w:rsidRDefault="00110C18" w:rsidP="00063728">
            <w:pPr>
              <w:rPr>
                <w:ins w:id="8730" w:author="KIM, Jason" w:date="2019-04-02T13:39:00Z"/>
                <w:rFonts w:ascii="Calibri" w:eastAsia="Times New Roman" w:hAnsi="Calibri" w:cs="Calibri"/>
                <w:color w:val="000000"/>
                <w:lang w:eastAsia="en-AU"/>
              </w:rPr>
            </w:pPr>
            <w:ins w:id="8731" w:author="KIM, Jason" w:date="2019-04-02T13:39:00Z">
              <w:r w:rsidRPr="00D47EC1">
                <w:rPr>
                  <w:rFonts w:ascii="Calibri" w:eastAsia="Times New Roman" w:hAnsi="Calibri" w:cs="Calibri"/>
                  <w:color w:val="000000"/>
                  <w:lang w:eastAsia="en-AU"/>
                </w:rPr>
                <w:t>EXL34K181</w:t>
              </w:r>
            </w:ins>
          </w:p>
        </w:tc>
        <w:tc>
          <w:tcPr>
            <w:tcW w:w="622" w:type="pct"/>
            <w:noWrap/>
            <w:hideMark/>
          </w:tcPr>
          <w:p w:rsidR="00110C18" w:rsidRPr="00D47EC1" w:rsidRDefault="00110C18" w:rsidP="00063728">
            <w:pPr>
              <w:rPr>
                <w:ins w:id="8732" w:author="KIM, Jason" w:date="2019-04-02T13:39:00Z"/>
                <w:rFonts w:ascii="Calibri" w:eastAsia="Times New Roman" w:hAnsi="Calibri" w:cs="Calibri"/>
                <w:color w:val="000000"/>
                <w:lang w:eastAsia="en-AU"/>
              </w:rPr>
            </w:pPr>
            <w:ins w:id="8733" w:author="KIM, Jason" w:date="2019-04-02T13:39:00Z">
              <w:r w:rsidRPr="00D47EC1">
                <w:rPr>
                  <w:rFonts w:ascii="Calibri" w:eastAsia="Times New Roman" w:hAnsi="Calibri" w:cs="Calibri"/>
                  <w:color w:val="000000"/>
                  <w:lang w:eastAsia="en-AU"/>
                </w:rPr>
                <w:t>ELZ10198</w:t>
              </w:r>
            </w:ins>
          </w:p>
        </w:tc>
        <w:tc>
          <w:tcPr>
            <w:tcW w:w="495" w:type="pct"/>
            <w:noWrap/>
            <w:hideMark/>
          </w:tcPr>
          <w:p w:rsidR="00110C18" w:rsidRPr="00D47EC1" w:rsidRDefault="00110C18" w:rsidP="00063728">
            <w:pPr>
              <w:rPr>
                <w:ins w:id="8734" w:author="KIM, Jason" w:date="2019-04-02T13:39:00Z"/>
                <w:rFonts w:ascii="Calibri" w:eastAsia="Times New Roman" w:hAnsi="Calibri" w:cs="Calibri"/>
                <w:color w:val="000000"/>
                <w:lang w:eastAsia="en-AU"/>
              </w:rPr>
            </w:pPr>
            <w:ins w:id="873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36" w:author="KIM, Jason" w:date="2019-04-02T13:39:00Z"/>
                <w:rFonts w:ascii="Calibri" w:eastAsia="Times New Roman" w:hAnsi="Calibri" w:cs="Calibri"/>
                <w:color w:val="000000"/>
                <w:lang w:eastAsia="en-AU"/>
              </w:rPr>
            </w:pPr>
            <w:ins w:id="8737" w:author="KIM, Jason" w:date="2019-04-02T13:39:00Z">
              <w:r w:rsidRPr="00D47EC1">
                <w:rPr>
                  <w:rFonts w:ascii="Calibri" w:eastAsia="Times New Roman" w:hAnsi="Calibri" w:cs="Calibri"/>
                  <w:color w:val="000000"/>
                  <w:lang w:eastAsia="en-AU"/>
                </w:rPr>
                <w:t>EXL1351</w:t>
              </w:r>
            </w:ins>
          </w:p>
        </w:tc>
        <w:tc>
          <w:tcPr>
            <w:tcW w:w="762" w:type="pct"/>
            <w:noWrap/>
            <w:hideMark/>
          </w:tcPr>
          <w:p w:rsidR="00110C18" w:rsidRPr="00D47EC1" w:rsidRDefault="00110C18" w:rsidP="00063728">
            <w:pPr>
              <w:rPr>
                <w:ins w:id="8738" w:author="KIM, Jason" w:date="2019-04-02T13:39:00Z"/>
                <w:rFonts w:ascii="Calibri" w:eastAsia="Times New Roman" w:hAnsi="Calibri" w:cs="Calibri"/>
                <w:color w:val="000000"/>
                <w:lang w:eastAsia="en-AU"/>
              </w:rPr>
            </w:pPr>
            <w:ins w:id="873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40" w:author="KIM, Jason" w:date="2019-04-02T13:39:00Z"/>
                <w:rFonts w:ascii="Calibri" w:eastAsia="Times New Roman" w:hAnsi="Calibri" w:cs="Calibri"/>
                <w:color w:val="000000"/>
                <w:lang w:eastAsia="en-AU"/>
              </w:rPr>
            </w:pPr>
            <w:ins w:id="8741" w:author="KIM, Jason" w:date="2019-04-02T13:39:00Z">
              <w:r w:rsidRPr="00D47EC1">
                <w:rPr>
                  <w:rFonts w:ascii="Calibri" w:eastAsia="Times New Roman" w:hAnsi="Calibri" w:cs="Calibri"/>
                  <w:color w:val="000000"/>
                  <w:lang w:eastAsia="en-AU"/>
                </w:rPr>
                <w:t>Chainage 5011</w:t>
              </w:r>
            </w:ins>
          </w:p>
        </w:tc>
        <w:tc>
          <w:tcPr>
            <w:tcW w:w="785" w:type="pct"/>
            <w:noWrap/>
            <w:hideMark/>
          </w:tcPr>
          <w:p w:rsidR="00110C18" w:rsidRPr="00D47EC1" w:rsidRDefault="00110C18" w:rsidP="00063728">
            <w:pPr>
              <w:jc w:val="right"/>
              <w:rPr>
                <w:ins w:id="8742" w:author="KIM, Jason" w:date="2019-04-02T13:39:00Z"/>
                <w:rFonts w:ascii="Calibri" w:eastAsia="Times New Roman" w:hAnsi="Calibri" w:cs="Calibri"/>
                <w:color w:val="000000"/>
                <w:lang w:eastAsia="en-AU"/>
              </w:rPr>
            </w:pPr>
            <w:ins w:id="87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44" w:author="KIM, Jason" w:date="2019-04-02T13:39:00Z"/>
        </w:trPr>
        <w:tc>
          <w:tcPr>
            <w:tcW w:w="776" w:type="pct"/>
            <w:noWrap/>
            <w:hideMark/>
          </w:tcPr>
          <w:p w:rsidR="00110C18" w:rsidRPr="00D47EC1" w:rsidRDefault="00110C18" w:rsidP="00063728">
            <w:pPr>
              <w:rPr>
                <w:ins w:id="8745" w:author="KIM, Jason" w:date="2019-04-02T13:39:00Z"/>
                <w:rFonts w:ascii="Calibri" w:eastAsia="Times New Roman" w:hAnsi="Calibri" w:cs="Calibri"/>
                <w:color w:val="000000"/>
                <w:lang w:eastAsia="en-AU"/>
              </w:rPr>
            </w:pPr>
            <w:ins w:id="8746" w:author="KIM, Jason" w:date="2019-04-02T13:39:00Z">
              <w:r w:rsidRPr="00D47EC1">
                <w:rPr>
                  <w:rFonts w:ascii="Calibri" w:eastAsia="Times New Roman" w:hAnsi="Calibri" w:cs="Calibri"/>
                  <w:color w:val="000000"/>
                  <w:lang w:eastAsia="en-AU"/>
                </w:rPr>
                <w:t>EXL36K171</w:t>
              </w:r>
            </w:ins>
          </w:p>
        </w:tc>
        <w:tc>
          <w:tcPr>
            <w:tcW w:w="622" w:type="pct"/>
            <w:noWrap/>
            <w:hideMark/>
          </w:tcPr>
          <w:p w:rsidR="00110C18" w:rsidRPr="00D47EC1" w:rsidRDefault="00110C18" w:rsidP="00063728">
            <w:pPr>
              <w:rPr>
                <w:ins w:id="8747" w:author="KIM, Jason" w:date="2019-04-02T13:39:00Z"/>
                <w:rFonts w:ascii="Calibri" w:eastAsia="Times New Roman" w:hAnsi="Calibri" w:cs="Calibri"/>
                <w:color w:val="000000"/>
                <w:lang w:eastAsia="en-AU"/>
              </w:rPr>
            </w:pPr>
            <w:ins w:id="8748" w:author="KIM, Jason" w:date="2019-04-02T13:39:00Z">
              <w:r w:rsidRPr="00D47EC1">
                <w:rPr>
                  <w:rFonts w:ascii="Calibri" w:eastAsia="Times New Roman" w:hAnsi="Calibri" w:cs="Calibri"/>
                  <w:color w:val="000000"/>
                  <w:lang w:eastAsia="en-AU"/>
                </w:rPr>
                <w:t>ELZ10202</w:t>
              </w:r>
            </w:ins>
          </w:p>
        </w:tc>
        <w:tc>
          <w:tcPr>
            <w:tcW w:w="495" w:type="pct"/>
            <w:noWrap/>
            <w:hideMark/>
          </w:tcPr>
          <w:p w:rsidR="00110C18" w:rsidRPr="00D47EC1" w:rsidRDefault="00110C18" w:rsidP="00063728">
            <w:pPr>
              <w:rPr>
                <w:ins w:id="8749" w:author="KIM, Jason" w:date="2019-04-02T13:39:00Z"/>
                <w:rFonts w:ascii="Calibri" w:eastAsia="Times New Roman" w:hAnsi="Calibri" w:cs="Calibri"/>
                <w:color w:val="000000"/>
                <w:lang w:eastAsia="en-AU"/>
              </w:rPr>
            </w:pPr>
            <w:ins w:id="875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51" w:author="KIM, Jason" w:date="2019-04-02T13:39:00Z"/>
                <w:rFonts w:ascii="Calibri" w:eastAsia="Times New Roman" w:hAnsi="Calibri" w:cs="Calibri"/>
                <w:color w:val="000000"/>
                <w:lang w:eastAsia="en-AU"/>
              </w:rPr>
            </w:pPr>
            <w:ins w:id="8752" w:author="KIM, Jason" w:date="2019-04-02T13:39:00Z">
              <w:r w:rsidRPr="00D47EC1">
                <w:rPr>
                  <w:rFonts w:ascii="Calibri" w:eastAsia="Times New Roman" w:hAnsi="Calibri" w:cs="Calibri"/>
                  <w:color w:val="000000"/>
                  <w:lang w:eastAsia="en-AU"/>
                </w:rPr>
                <w:t>EXL1361</w:t>
              </w:r>
            </w:ins>
          </w:p>
        </w:tc>
        <w:tc>
          <w:tcPr>
            <w:tcW w:w="762" w:type="pct"/>
            <w:noWrap/>
            <w:hideMark/>
          </w:tcPr>
          <w:p w:rsidR="00110C18" w:rsidRPr="00D47EC1" w:rsidRDefault="00110C18" w:rsidP="00063728">
            <w:pPr>
              <w:rPr>
                <w:ins w:id="8753" w:author="KIM, Jason" w:date="2019-04-02T13:39:00Z"/>
                <w:rFonts w:ascii="Calibri" w:eastAsia="Times New Roman" w:hAnsi="Calibri" w:cs="Calibri"/>
                <w:color w:val="000000"/>
                <w:lang w:eastAsia="en-AU"/>
              </w:rPr>
            </w:pPr>
            <w:ins w:id="875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55" w:author="KIM, Jason" w:date="2019-04-02T13:39:00Z"/>
                <w:rFonts w:ascii="Calibri" w:eastAsia="Times New Roman" w:hAnsi="Calibri" w:cs="Calibri"/>
                <w:color w:val="000000"/>
                <w:lang w:eastAsia="en-AU"/>
              </w:rPr>
            </w:pPr>
            <w:ins w:id="8756" w:author="KIM, Jason" w:date="2019-04-02T13:39:00Z">
              <w:r w:rsidRPr="00D47EC1">
                <w:rPr>
                  <w:rFonts w:ascii="Calibri" w:eastAsia="Times New Roman" w:hAnsi="Calibri" w:cs="Calibri"/>
                  <w:color w:val="000000"/>
                  <w:lang w:eastAsia="en-AU"/>
                </w:rPr>
                <w:t>Chainage 5131</w:t>
              </w:r>
            </w:ins>
          </w:p>
        </w:tc>
        <w:tc>
          <w:tcPr>
            <w:tcW w:w="785" w:type="pct"/>
            <w:noWrap/>
            <w:hideMark/>
          </w:tcPr>
          <w:p w:rsidR="00110C18" w:rsidRPr="00D47EC1" w:rsidRDefault="00110C18" w:rsidP="00063728">
            <w:pPr>
              <w:jc w:val="right"/>
              <w:rPr>
                <w:ins w:id="8757" w:author="KIM, Jason" w:date="2019-04-02T13:39:00Z"/>
                <w:rFonts w:ascii="Calibri" w:eastAsia="Times New Roman" w:hAnsi="Calibri" w:cs="Calibri"/>
                <w:color w:val="000000"/>
                <w:lang w:eastAsia="en-AU"/>
              </w:rPr>
            </w:pPr>
            <w:ins w:id="87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59" w:author="KIM, Jason" w:date="2019-04-02T13:39:00Z"/>
        </w:trPr>
        <w:tc>
          <w:tcPr>
            <w:tcW w:w="776" w:type="pct"/>
            <w:noWrap/>
            <w:hideMark/>
          </w:tcPr>
          <w:p w:rsidR="00110C18" w:rsidRPr="00D47EC1" w:rsidRDefault="00110C18" w:rsidP="00063728">
            <w:pPr>
              <w:rPr>
                <w:ins w:id="8760" w:author="KIM, Jason" w:date="2019-04-02T13:39:00Z"/>
                <w:rFonts w:ascii="Calibri" w:eastAsia="Times New Roman" w:hAnsi="Calibri" w:cs="Calibri"/>
                <w:color w:val="000000"/>
                <w:lang w:eastAsia="en-AU"/>
              </w:rPr>
            </w:pPr>
            <w:ins w:id="8761" w:author="KIM, Jason" w:date="2019-04-02T13:39:00Z">
              <w:r w:rsidRPr="00D47EC1">
                <w:rPr>
                  <w:rFonts w:ascii="Calibri" w:eastAsia="Times New Roman" w:hAnsi="Calibri" w:cs="Calibri"/>
                  <w:color w:val="000000"/>
                  <w:lang w:eastAsia="en-AU"/>
                </w:rPr>
                <w:t>EXL36K181</w:t>
              </w:r>
            </w:ins>
          </w:p>
        </w:tc>
        <w:tc>
          <w:tcPr>
            <w:tcW w:w="622" w:type="pct"/>
            <w:noWrap/>
            <w:hideMark/>
          </w:tcPr>
          <w:p w:rsidR="00110C18" w:rsidRPr="00D47EC1" w:rsidRDefault="00110C18" w:rsidP="00063728">
            <w:pPr>
              <w:rPr>
                <w:ins w:id="8762" w:author="KIM, Jason" w:date="2019-04-02T13:39:00Z"/>
                <w:rFonts w:ascii="Calibri" w:eastAsia="Times New Roman" w:hAnsi="Calibri" w:cs="Calibri"/>
                <w:color w:val="000000"/>
                <w:lang w:eastAsia="en-AU"/>
              </w:rPr>
            </w:pPr>
            <w:ins w:id="8763" w:author="KIM, Jason" w:date="2019-04-02T13:39:00Z">
              <w:r w:rsidRPr="00D47EC1">
                <w:rPr>
                  <w:rFonts w:ascii="Calibri" w:eastAsia="Times New Roman" w:hAnsi="Calibri" w:cs="Calibri"/>
                  <w:color w:val="000000"/>
                  <w:lang w:eastAsia="en-AU"/>
                </w:rPr>
                <w:t>ELZ10206</w:t>
              </w:r>
            </w:ins>
          </w:p>
        </w:tc>
        <w:tc>
          <w:tcPr>
            <w:tcW w:w="495" w:type="pct"/>
            <w:noWrap/>
            <w:hideMark/>
          </w:tcPr>
          <w:p w:rsidR="00110C18" w:rsidRPr="00D47EC1" w:rsidRDefault="00110C18" w:rsidP="00063728">
            <w:pPr>
              <w:rPr>
                <w:ins w:id="8764" w:author="KIM, Jason" w:date="2019-04-02T13:39:00Z"/>
                <w:rFonts w:ascii="Calibri" w:eastAsia="Times New Roman" w:hAnsi="Calibri" w:cs="Calibri"/>
                <w:color w:val="000000"/>
                <w:lang w:eastAsia="en-AU"/>
              </w:rPr>
            </w:pPr>
            <w:ins w:id="876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66" w:author="KIM, Jason" w:date="2019-04-02T13:39:00Z"/>
                <w:rFonts w:ascii="Calibri" w:eastAsia="Times New Roman" w:hAnsi="Calibri" w:cs="Calibri"/>
                <w:color w:val="000000"/>
                <w:lang w:eastAsia="en-AU"/>
              </w:rPr>
            </w:pPr>
            <w:ins w:id="8767" w:author="KIM, Jason" w:date="2019-04-02T13:39:00Z">
              <w:r w:rsidRPr="00D47EC1">
                <w:rPr>
                  <w:rFonts w:ascii="Calibri" w:eastAsia="Times New Roman" w:hAnsi="Calibri" w:cs="Calibri"/>
                  <w:color w:val="000000"/>
                  <w:lang w:eastAsia="en-AU"/>
                </w:rPr>
                <w:t>EXL1371</w:t>
              </w:r>
            </w:ins>
          </w:p>
        </w:tc>
        <w:tc>
          <w:tcPr>
            <w:tcW w:w="762" w:type="pct"/>
            <w:noWrap/>
            <w:hideMark/>
          </w:tcPr>
          <w:p w:rsidR="00110C18" w:rsidRPr="00D47EC1" w:rsidRDefault="00110C18" w:rsidP="00063728">
            <w:pPr>
              <w:rPr>
                <w:ins w:id="8768" w:author="KIM, Jason" w:date="2019-04-02T13:39:00Z"/>
                <w:rFonts w:ascii="Calibri" w:eastAsia="Times New Roman" w:hAnsi="Calibri" w:cs="Calibri"/>
                <w:color w:val="000000"/>
                <w:lang w:eastAsia="en-AU"/>
              </w:rPr>
            </w:pPr>
            <w:ins w:id="876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70" w:author="KIM, Jason" w:date="2019-04-02T13:39:00Z"/>
                <w:rFonts w:ascii="Calibri" w:eastAsia="Times New Roman" w:hAnsi="Calibri" w:cs="Calibri"/>
                <w:color w:val="000000"/>
                <w:lang w:eastAsia="en-AU"/>
              </w:rPr>
            </w:pPr>
            <w:ins w:id="8771" w:author="KIM, Jason" w:date="2019-04-02T13:39:00Z">
              <w:r w:rsidRPr="00D47EC1">
                <w:rPr>
                  <w:rFonts w:ascii="Calibri" w:eastAsia="Times New Roman" w:hAnsi="Calibri" w:cs="Calibri"/>
                  <w:color w:val="000000"/>
                  <w:lang w:eastAsia="en-AU"/>
                </w:rPr>
                <w:t>Chainage 5251</w:t>
              </w:r>
            </w:ins>
          </w:p>
        </w:tc>
        <w:tc>
          <w:tcPr>
            <w:tcW w:w="785" w:type="pct"/>
            <w:noWrap/>
            <w:hideMark/>
          </w:tcPr>
          <w:p w:rsidR="00110C18" w:rsidRPr="00D47EC1" w:rsidRDefault="00110C18" w:rsidP="00063728">
            <w:pPr>
              <w:jc w:val="right"/>
              <w:rPr>
                <w:ins w:id="8772" w:author="KIM, Jason" w:date="2019-04-02T13:39:00Z"/>
                <w:rFonts w:ascii="Calibri" w:eastAsia="Times New Roman" w:hAnsi="Calibri" w:cs="Calibri"/>
                <w:color w:val="000000"/>
                <w:lang w:eastAsia="en-AU"/>
              </w:rPr>
            </w:pPr>
            <w:ins w:id="87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74" w:author="KIM, Jason" w:date="2019-04-02T13:39:00Z"/>
        </w:trPr>
        <w:tc>
          <w:tcPr>
            <w:tcW w:w="776" w:type="pct"/>
            <w:noWrap/>
            <w:hideMark/>
          </w:tcPr>
          <w:p w:rsidR="00110C18" w:rsidRPr="00D47EC1" w:rsidRDefault="00110C18" w:rsidP="00063728">
            <w:pPr>
              <w:rPr>
                <w:ins w:id="8775" w:author="KIM, Jason" w:date="2019-04-02T13:39:00Z"/>
                <w:rFonts w:ascii="Calibri" w:eastAsia="Times New Roman" w:hAnsi="Calibri" w:cs="Calibri"/>
                <w:color w:val="000000"/>
                <w:lang w:eastAsia="en-AU"/>
              </w:rPr>
            </w:pPr>
            <w:ins w:id="8776" w:author="KIM, Jason" w:date="2019-04-02T13:39:00Z">
              <w:r w:rsidRPr="00D47EC1">
                <w:rPr>
                  <w:rFonts w:ascii="Calibri" w:eastAsia="Times New Roman" w:hAnsi="Calibri" w:cs="Calibri"/>
                  <w:color w:val="000000"/>
                  <w:lang w:eastAsia="en-AU"/>
                </w:rPr>
                <w:t>EXL38K171</w:t>
              </w:r>
            </w:ins>
          </w:p>
        </w:tc>
        <w:tc>
          <w:tcPr>
            <w:tcW w:w="622" w:type="pct"/>
            <w:noWrap/>
            <w:hideMark/>
          </w:tcPr>
          <w:p w:rsidR="00110C18" w:rsidRPr="00D47EC1" w:rsidRDefault="00110C18" w:rsidP="00063728">
            <w:pPr>
              <w:rPr>
                <w:ins w:id="8777" w:author="KIM, Jason" w:date="2019-04-02T13:39:00Z"/>
                <w:rFonts w:ascii="Calibri" w:eastAsia="Times New Roman" w:hAnsi="Calibri" w:cs="Calibri"/>
                <w:color w:val="000000"/>
                <w:lang w:eastAsia="en-AU"/>
              </w:rPr>
            </w:pPr>
            <w:ins w:id="8778" w:author="KIM, Jason" w:date="2019-04-02T13:39:00Z">
              <w:r w:rsidRPr="00D47EC1">
                <w:rPr>
                  <w:rFonts w:ascii="Calibri" w:eastAsia="Times New Roman" w:hAnsi="Calibri" w:cs="Calibri"/>
                  <w:color w:val="000000"/>
                  <w:lang w:eastAsia="en-AU"/>
                </w:rPr>
                <w:t>ELZ10210</w:t>
              </w:r>
            </w:ins>
          </w:p>
        </w:tc>
        <w:tc>
          <w:tcPr>
            <w:tcW w:w="495" w:type="pct"/>
            <w:noWrap/>
            <w:hideMark/>
          </w:tcPr>
          <w:p w:rsidR="00110C18" w:rsidRPr="00D47EC1" w:rsidRDefault="00110C18" w:rsidP="00063728">
            <w:pPr>
              <w:rPr>
                <w:ins w:id="8779" w:author="KIM, Jason" w:date="2019-04-02T13:39:00Z"/>
                <w:rFonts w:ascii="Calibri" w:eastAsia="Times New Roman" w:hAnsi="Calibri" w:cs="Calibri"/>
                <w:color w:val="000000"/>
                <w:lang w:eastAsia="en-AU"/>
              </w:rPr>
            </w:pPr>
            <w:ins w:id="878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81" w:author="KIM, Jason" w:date="2019-04-02T13:39:00Z"/>
                <w:rFonts w:ascii="Calibri" w:eastAsia="Times New Roman" w:hAnsi="Calibri" w:cs="Calibri"/>
                <w:color w:val="000000"/>
                <w:lang w:eastAsia="en-AU"/>
              </w:rPr>
            </w:pPr>
            <w:ins w:id="8782" w:author="KIM, Jason" w:date="2019-04-02T13:39:00Z">
              <w:r w:rsidRPr="00D47EC1">
                <w:rPr>
                  <w:rFonts w:ascii="Calibri" w:eastAsia="Times New Roman" w:hAnsi="Calibri" w:cs="Calibri"/>
                  <w:color w:val="000000"/>
                  <w:lang w:eastAsia="en-AU"/>
                </w:rPr>
                <w:t>EXL1381</w:t>
              </w:r>
            </w:ins>
          </w:p>
        </w:tc>
        <w:tc>
          <w:tcPr>
            <w:tcW w:w="762" w:type="pct"/>
            <w:noWrap/>
            <w:hideMark/>
          </w:tcPr>
          <w:p w:rsidR="00110C18" w:rsidRPr="00D47EC1" w:rsidRDefault="00110C18" w:rsidP="00063728">
            <w:pPr>
              <w:rPr>
                <w:ins w:id="8783" w:author="KIM, Jason" w:date="2019-04-02T13:39:00Z"/>
                <w:rFonts w:ascii="Calibri" w:eastAsia="Times New Roman" w:hAnsi="Calibri" w:cs="Calibri"/>
                <w:color w:val="000000"/>
                <w:lang w:eastAsia="en-AU"/>
              </w:rPr>
            </w:pPr>
            <w:ins w:id="878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85" w:author="KIM, Jason" w:date="2019-04-02T13:39:00Z"/>
                <w:rFonts w:ascii="Calibri" w:eastAsia="Times New Roman" w:hAnsi="Calibri" w:cs="Calibri"/>
                <w:color w:val="000000"/>
                <w:lang w:eastAsia="en-AU"/>
              </w:rPr>
            </w:pPr>
            <w:ins w:id="8786" w:author="KIM, Jason" w:date="2019-04-02T13:39:00Z">
              <w:r w:rsidRPr="00D47EC1">
                <w:rPr>
                  <w:rFonts w:ascii="Calibri" w:eastAsia="Times New Roman" w:hAnsi="Calibri" w:cs="Calibri"/>
                  <w:color w:val="000000"/>
                  <w:lang w:eastAsia="en-AU"/>
                </w:rPr>
                <w:t>Chainage 5371</w:t>
              </w:r>
            </w:ins>
          </w:p>
        </w:tc>
        <w:tc>
          <w:tcPr>
            <w:tcW w:w="785" w:type="pct"/>
            <w:noWrap/>
            <w:hideMark/>
          </w:tcPr>
          <w:p w:rsidR="00110C18" w:rsidRPr="00D47EC1" w:rsidRDefault="00110C18" w:rsidP="00063728">
            <w:pPr>
              <w:jc w:val="right"/>
              <w:rPr>
                <w:ins w:id="8787" w:author="KIM, Jason" w:date="2019-04-02T13:39:00Z"/>
                <w:rFonts w:ascii="Calibri" w:eastAsia="Times New Roman" w:hAnsi="Calibri" w:cs="Calibri"/>
                <w:color w:val="000000"/>
                <w:lang w:eastAsia="en-AU"/>
              </w:rPr>
            </w:pPr>
            <w:ins w:id="87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89" w:author="KIM, Jason" w:date="2019-04-02T13:39:00Z"/>
        </w:trPr>
        <w:tc>
          <w:tcPr>
            <w:tcW w:w="776" w:type="pct"/>
            <w:noWrap/>
            <w:hideMark/>
          </w:tcPr>
          <w:p w:rsidR="00110C18" w:rsidRPr="00D47EC1" w:rsidRDefault="00110C18" w:rsidP="00063728">
            <w:pPr>
              <w:rPr>
                <w:ins w:id="8790" w:author="KIM, Jason" w:date="2019-04-02T13:39:00Z"/>
                <w:rFonts w:ascii="Calibri" w:eastAsia="Times New Roman" w:hAnsi="Calibri" w:cs="Calibri"/>
                <w:color w:val="000000"/>
                <w:lang w:eastAsia="en-AU"/>
              </w:rPr>
            </w:pPr>
            <w:ins w:id="8791" w:author="KIM, Jason" w:date="2019-04-02T13:39:00Z">
              <w:r w:rsidRPr="00D47EC1">
                <w:rPr>
                  <w:rFonts w:ascii="Calibri" w:eastAsia="Times New Roman" w:hAnsi="Calibri" w:cs="Calibri"/>
                  <w:color w:val="000000"/>
                  <w:lang w:eastAsia="en-AU"/>
                </w:rPr>
                <w:lastRenderedPageBreak/>
                <w:t>EXL38K181</w:t>
              </w:r>
            </w:ins>
          </w:p>
        </w:tc>
        <w:tc>
          <w:tcPr>
            <w:tcW w:w="622" w:type="pct"/>
            <w:noWrap/>
            <w:hideMark/>
          </w:tcPr>
          <w:p w:rsidR="00110C18" w:rsidRPr="00D47EC1" w:rsidRDefault="00110C18" w:rsidP="00063728">
            <w:pPr>
              <w:rPr>
                <w:ins w:id="8792" w:author="KIM, Jason" w:date="2019-04-02T13:39:00Z"/>
                <w:rFonts w:ascii="Calibri" w:eastAsia="Times New Roman" w:hAnsi="Calibri" w:cs="Calibri"/>
                <w:color w:val="000000"/>
                <w:lang w:eastAsia="en-AU"/>
              </w:rPr>
            </w:pPr>
            <w:ins w:id="8793" w:author="KIM, Jason" w:date="2019-04-02T13:39:00Z">
              <w:r w:rsidRPr="00D47EC1">
                <w:rPr>
                  <w:rFonts w:ascii="Calibri" w:eastAsia="Times New Roman" w:hAnsi="Calibri" w:cs="Calibri"/>
                  <w:color w:val="000000"/>
                  <w:lang w:eastAsia="en-AU"/>
                </w:rPr>
                <w:t>ELZ10214</w:t>
              </w:r>
            </w:ins>
          </w:p>
        </w:tc>
        <w:tc>
          <w:tcPr>
            <w:tcW w:w="495" w:type="pct"/>
            <w:noWrap/>
            <w:hideMark/>
          </w:tcPr>
          <w:p w:rsidR="00110C18" w:rsidRPr="00D47EC1" w:rsidRDefault="00110C18" w:rsidP="00063728">
            <w:pPr>
              <w:rPr>
                <w:ins w:id="8794" w:author="KIM, Jason" w:date="2019-04-02T13:39:00Z"/>
                <w:rFonts w:ascii="Calibri" w:eastAsia="Times New Roman" w:hAnsi="Calibri" w:cs="Calibri"/>
                <w:color w:val="000000"/>
                <w:lang w:eastAsia="en-AU"/>
              </w:rPr>
            </w:pPr>
            <w:ins w:id="879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96" w:author="KIM, Jason" w:date="2019-04-02T13:39:00Z"/>
                <w:rFonts w:ascii="Calibri" w:eastAsia="Times New Roman" w:hAnsi="Calibri" w:cs="Calibri"/>
                <w:color w:val="000000"/>
                <w:lang w:eastAsia="en-AU"/>
              </w:rPr>
            </w:pPr>
            <w:ins w:id="8797" w:author="KIM, Jason" w:date="2019-04-02T13:39:00Z">
              <w:r w:rsidRPr="00D47EC1">
                <w:rPr>
                  <w:rFonts w:ascii="Calibri" w:eastAsia="Times New Roman" w:hAnsi="Calibri" w:cs="Calibri"/>
                  <w:color w:val="000000"/>
                  <w:lang w:eastAsia="en-AU"/>
                </w:rPr>
                <w:t>EXL1391</w:t>
              </w:r>
            </w:ins>
          </w:p>
        </w:tc>
        <w:tc>
          <w:tcPr>
            <w:tcW w:w="762" w:type="pct"/>
            <w:noWrap/>
            <w:hideMark/>
          </w:tcPr>
          <w:p w:rsidR="00110C18" w:rsidRPr="00D47EC1" w:rsidRDefault="00110C18" w:rsidP="00063728">
            <w:pPr>
              <w:rPr>
                <w:ins w:id="8798" w:author="KIM, Jason" w:date="2019-04-02T13:39:00Z"/>
                <w:rFonts w:ascii="Calibri" w:eastAsia="Times New Roman" w:hAnsi="Calibri" w:cs="Calibri"/>
                <w:color w:val="000000"/>
                <w:lang w:eastAsia="en-AU"/>
              </w:rPr>
            </w:pPr>
            <w:ins w:id="879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00" w:author="KIM, Jason" w:date="2019-04-02T13:39:00Z"/>
                <w:rFonts w:ascii="Calibri" w:eastAsia="Times New Roman" w:hAnsi="Calibri" w:cs="Calibri"/>
                <w:color w:val="000000"/>
                <w:lang w:eastAsia="en-AU"/>
              </w:rPr>
            </w:pPr>
            <w:ins w:id="8801" w:author="KIM, Jason" w:date="2019-04-02T13:39:00Z">
              <w:r w:rsidRPr="00D47EC1">
                <w:rPr>
                  <w:rFonts w:ascii="Calibri" w:eastAsia="Times New Roman" w:hAnsi="Calibri" w:cs="Calibri"/>
                  <w:color w:val="000000"/>
                  <w:lang w:eastAsia="en-AU"/>
                </w:rPr>
                <w:t>Chainage 5491</w:t>
              </w:r>
            </w:ins>
          </w:p>
        </w:tc>
        <w:tc>
          <w:tcPr>
            <w:tcW w:w="785" w:type="pct"/>
            <w:noWrap/>
            <w:hideMark/>
          </w:tcPr>
          <w:p w:rsidR="00110C18" w:rsidRPr="00D47EC1" w:rsidRDefault="00110C18" w:rsidP="00063728">
            <w:pPr>
              <w:jc w:val="right"/>
              <w:rPr>
                <w:ins w:id="8802" w:author="KIM, Jason" w:date="2019-04-02T13:39:00Z"/>
                <w:rFonts w:ascii="Calibri" w:eastAsia="Times New Roman" w:hAnsi="Calibri" w:cs="Calibri"/>
                <w:color w:val="000000"/>
                <w:lang w:eastAsia="en-AU"/>
              </w:rPr>
            </w:pPr>
            <w:ins w:id="88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04" w:author="KIM, Jason" w:date="2019-04-02T13:39:00Z"/>
        </w:trPr>
        <w:tc>
          <w:tcPr>
            <w:tcW w:w="776" w:type="pct"/>
            <w:noWrap/>
            <w:hideMark/>
          </w:tcPr>
          <w:p w:rsidR="00110C18" w:rsidRPr="00D47EC1" w:rsidRDefault="00110C18" w:rsidP="00063728">
            <w:pPr>
              <w:rPr>
                <w:ins w:id="8805" w:author="KIM, Jason" w:date="2019-04-02T13:39:00Z"/>
                <w:rFonts w:ascii="Calibri" w:eastAsia="Times New Roman" w:hAnsi="Calibri" w:cs="Calibri"/>
                <w:color w:val="000000"/>
                <w:lang w:eastAsia="en-AU"/>
              </w:rPr>
            </w:pPr>
            <w:ins w:id="8806" w:author="KIM, Jason" w:date="2019-04-02T13:39:00Z">
              <w:r w:rsidRPr="00D47EC1">
                <w:rPr>
                  <w:rFonts w:ascii="Calibri" w:eastAsia="Times New Roman" w:hAnsi="Calibri" w:cs="Calibri"/>
                  <w:color w:val="000000"/>
                  <w:lang w:eastAsia="en-AU"/>
                </w:rPr>
                <w:t>EXL40K171</w:t>
              </w:r>
            </w:ins>
          </w:p>
        </w:tc>
        <w:tc>
          <w:tcPr>
            <w:tcW w:w="622" w:type="pct"/>
            <w:noWrap/>
            <w:hideMark/>
          </w:tcPr>
          <w:p w:rsidR="00110C18" w:rsidRPr="00D47EC1" w:rsidRDefault="00110C18" w:rsidP="00063728">
            <w:pPr>
              <w:rPr>
                <w:ins w:id="8807" w:author="KIM, Jason" w:date="2019-04-02T13:39:00Z"/>
                <w:rFonts w:ascii="Calibri" w:eastAsia="Times New Roman" w:hAnsi="Calibri" w:cs="Calibri"/>
                <w:color w:val="000000"/>
                <w:lang w:eastAsia="en-AU"/>
              </w:rPr>
            </w:pPr>
            <w:ins w:id="8808" w:author="KIM, Jason" w:date="2019-04-02T13:39:00Z">
              <w:r w:rsidRPr="00D47EC1">
                <w:rPr>
                  <w:rFonts w:ascii="Calibri" w:eastAsia="Times New Roman" w:hAnsi="Calibri" w:cs="Calibri"/>
                  <w:color w:val="000000"/>
                  <w:lang w:eastAsia="en-AU"/>
                </w:rPr>
                <w:t>ELZ10218</w:t>
              </w:r>
            </w:ins>
          </w:p>
        </w:tc>
        <w:tc>
          <w:tcPr>
            <w:tcW w:w="495" w:type="pct"/>
            <w:noWrap/>
            <w:hideMark/>
          </w:tcPr>
          <w:p w:rsidR="00110C18" w:rsidRPr="00D47EC1" w:rsidRDefault="00110C18" w:rsidP="00063728">
            <w:pPr>
              <w:rPr>
                <w:ins w:id="8809" w:author="KIM, Jason" w:date="2019-04-02T13:39:00Z"/>
                <w:rFonts w:ascii="Calibri" w:eastAsia="Times New Roman" w:hAnsi="Calibri" w:cs="Calibri"/>
                <w:color w:val="000000"/>
                <w:lang w:eastAsia="en-AU"/>
              </w:rPr>
            </w:pPr>
            <w:ins w:id="881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811" w:author="KIM, Jason" w:date="2019-04-02T13:39:00Z"/>
                <w:rFonts w:ascii="Calibri" w:eastAsia="Times New Roman" w:hAnsi="Calibri" w:cs="Calibri"/>
                <w:color w:val="000000"/>
                <w:lang w:eastAsia="en-AU"/>
              </w:rPr>
            </w:pPr>
            <w:ins w:id="8812" w:author="KIM, Jason" w:date="2019-04-02T13:39:00Z">
              <w:r w:rsidRPr="00D47EC1">
                <w:rPr>
                  <w:rFonts w:ascii="Calibri" w:eastAsia="Times New Roman" w:hAnsi="Calibri" w:cs="Calibri"/>
                  <w:color w:val="000000"/>
                  <w:lang w:eastAsia="en-AU"/>
                </w:rPr>
                <w:t>EXL1401</w:t>
              </w:r>
            </w:ins>
          </w:p>
        </w:tc>
        <w:tc>
          <w:tcPr>
            <w:tcW w:w="762" w:type="pct"/>
            <w:noWrap/>
            <w:hideMark/>
          </w:tcPr>
          <w:p w:rsidR="00110C18" w:rsidRPr="00D47EC1" w:rsidRDefault="00110C18" w:rsidP="00063728">
            <w:pPr>
              <w:rPr>
                <w:ins w:id="8813" w:author="KIM, Jason" w:date="2019-04-02T13:39:00Z"/>
                <w:rFonts w:ascii="Calibri" w:eastAsia="Times New Roman" w:hAnsi="Calibri" w:cs="Calibri"/>
                <w:color w:val="000000"/>
                <w:lang w:eastAsia="en-AU"/>
              </w:rPr>
            </w:pPr>
            <w:ins w:id="881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15" w:author="KIM, Jason" w:date="2019-04-02T13:39:00Z"/>
                <w:rFonts w:ascii="Calibri" w:eastAsia="Times New Roman" w:hAnsi="Calibri" w:cs="Calibri"/>
                <w:color w:val="000000"/>
                <w:lang w:eastAsia="en-AU"/>
              </w:rPr>
            </w:pPr>
            <w:ins w:id="8816" w:author="KIM, Jason" w:date="2019-04-02T13:39:00Z">
              <w:r w:rsidRPr="00D47EC1">
                <w:rPr>
                  <w:rFonts w:ascii="Calibri" w:eastAsia="Times New Roman" w:hAnsi="Calibri" w:cs="Calibri"/>
                  <w:color w:val="000000"/>
                  <w:lang w:eastAsia="en-AU"/>
                </w:rPr>
                <w:t>Chainage 5611</w:t>
              </w:r>
            </w:ins>
          </w:p>
        </w:tc>
        <w:tc>
          <w:tcPr>
            <w:tcW w:w="785" w:type="pct"/>
            <w:noWrap/>
            <w:hideMark/>
          </w:tcPr>
          <w:p w:rsidR="00110C18" w:rsidRPr="00D47EC1" w:rsidRDefault="00110C18" w:rsidP="00063728">
            <w:pPr>
              <w:jc w:val="right"/>
              <w:rPr>
                <w:ins w:id="8817" w:author="KIM, Jason" w:date="2019-04-02T13:39:00Z"/>
                <w:rFonts w:ascii="Calibri" w:eastAsia="Times New Roman" w:hAnsi="Calibri" w:cs="Calibri"/>
                <w:color w:val="000000"/>
                <w:lang w:eastAsia="en-AU"/>
              </w:rPr>
            </w:pPr>
            <w:ins w:id="88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19" w:author="KIM, Jason" w:date="2019-04-02T13:39:00Z"/>
        </w:trPr>
        <w:tc>
          <w:tcPr>
            <w:tcW w:w="776" w:type="pct"/>
            <w:noWrap/>
            <w:hideMark/>
          </w:tcPr>
          <w:p w:rsidR="00110C18" w:rsidRPr="00D47EC1" w:rsidRDefault="00110C18" w:rsidP="00063728">
            <w:pPr>
              <w:rPr>
                <w:ins w:id="8820" w:author="KIM, Jason" w:date="2019-04-02T13:39:00Z"/>
                <w:rFonts w:ascii="Calibri" w:eastAsia="Times New Roman" w:hAnsi="Calibri" w:cs="Calibri"/>
                <w:color w:val="000000"/>
                <w:lang w:eastAsia="en-AU"/>
              </w:rPr>
            </w:pPr>
            <w:ins w:id="8821" w:author="KIM, Jason" w:date="2019-04-02T13:39:00Z">
              <w:r w:rsidRPr="00D47EC1">
                <w:rPr>
                  <w:rFonts w:ascii="Calibri" w:eastAsia="Times New Roman" w:hAnsi="Calibri" w:cs="Calibri"/>
                  <w:color w:val="000000"/>
                  <w:lang w:eastAsia="en-AU"/>
                </w:rPr>
                <w:t>EXL40K181</w:t>
              </w:r>
            </w:ins>
          </w:p>
        </w:tc>
        <w:tc>
          <w:tcPr>
            <w:tcW w:w="622" w:type="pct"/>
            <w:noWrap/>
            <w:hideMark/>
          </w:tcPr>
          <w:p w:rsidR="00110C18" w:rsidRPr="00D47EC1" w:rsidRDefault="00110C18" w:rsidP="00063728">
            <w:pPr>
              <w:rPr>
                <w:ins w:id="8822" w:author="KIM, Jason" w:date="2019-04-02T13:39:00Z"/>
                <w:rFonts w:ascii="Calibri" w:eastAsia="Times New Roman" w:hAnsi="Calibri" w:cs="Calibri"/>
                <w:color w:val="000000"/>
                <w:lang w:eastAsia="en-AU"/>
              </w:rPr>
            </w:pPr>
            <w:ins w:id="8823" w:author="KIM, Jason" w:date="2019-04-02T13:39:00Z">
              <w:r w:rsidRPr="00D47EC1">
                <w:rPr>
                  <w:rFonts w:ascii="Calibri" w:eastAsia="Times New Roman" w:hAnsi="Calibri" w:cs="Calibri"/>
                  <w:color w:val="000000"/>
                  <w:lang w:eastAsia="en-AU"/>
                </w:rPr>
                <w:t>ELZ10222</w:t>
              </w:r>
            </w:ins>
          </w:p>
        </w:tc>
        <w:tc>
          <w:tcPr>
            <w:tcW w:w="495" w:type="pct"/>
            <w:noWrap/>
            <w:hideMark/>
          </w:tcPr>
          <w:p w:rsidR="00110C18" w:rsidRPr="00D47EC1" w:rsidRDefault="00110C18" w:rsidP="00063728">
            <w:pPr>
              <w:rPr>
                <w:ins w:id="8824" w:author="KIM, Jason" w:date="2019-04-02T13:39:00Z"/>
                <w:rFonts w:ascii="Calibri" w:eastAsia="Times New Roman" w:hAnsi="Calibri" w:cs="Calibri"/>
                <w:color w:val="000000"/>
                <w:lang w:eastAsia="en-AU"/>
              </w:rPr>
            </w:pPr>
            <w:ins w:id="882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826" w:author="KIM, Jason" w:date="2019-04-02T13:39:00Z"/>
                <w:rFonts w:ascii="Calibri" w:eastAsia="Times New Roman" w:hAnsi="Calibri" w:cs="Calibri"/>
                <w:color w:val="000000"/>
                <w:lang w:eastAsia="en-AU"/>
              </w:rPr>
            </w:pPr>
            <w:ins w:id="8827" w:author="KIM, Jason" w:date="2019-04-02T13:39:00Z">
              <w:r w:rsidRPr="00D47EC1">
                <w:rPr>
                  <w:rFonts w:ascii="Calibri" w:eastAsia="Times New Roman" w:hAnsi="Calibri" w:cs="Calibri"/>
                  <w:color w:val="000000"/>
                  <w:lang w:eastAsia="en-AU"/>
                </w:rPr>
                <w:t>EXL1411</w:t>
              </w:r>
            </w:ins>
          </w:p>
        </w:tc>
        <w:tc>
          <w:tcPr>
            <w:tcW w:w="762" w:type="pct"/>
            <w:noWrap/>
            <w:hideMark/>
          </w:tcPr>
          <w:p w:rsidR="00110C18" w:rsidRPr="00D47EC1" w:rsidRDefault="00110C18" w:rsidP="00063728">
            <w:pPr>
              <w:rPr>
                <w:ins w:id="8828" w:author="KIM, Jason" w:date="2019-04-02T13:39:00Z"/>
                <w:rFonts w:ascii="Calibri" w:eastAsia="Times New Roman" w:hAnsi="Calibri" w:cs="Calibri"/>
                <w:color w:val="000000"/>
                <w:lang w:eastAsia="en-AU"/>
              </w:rPr>
            </w:pPr>
            <w:ins w:id="882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30" w:author="KIM, Jason" w:date="2019-04-02T13:39:00Z"/>
                <w:rFonts w:ascii="Calibri" w:eastAsia="Times New Roman" w:hAnsi="Calibri" w:cs="Calibri"/>
                <w:color w:val="000000"/>
                <w:lang w:eastAsia="en-AU"/>
              </w:rPr>
            </w:pPr>
            <w:ins w:id="8831" w:author="KIM, Jason" w:date="2019-04-02T13:39:00Z">
              <w:r w:rsidRPr="00D47EC1">
                <w:rPr>
                  <w:rFonts w:ascii="Calibri" w:eastAsia="Times New Roman" w:hAnsi="Calibri" w:cs="Calibri"/>
                  <w:color w:val="000000"/>
                  <w:lang w:eastAsia="en-AU"/>
                </w:rPr>
                <w:t>Chainage 5731</w:t>
              </w:r>
            </w:ins>
          </w:p>
        </w:tc>
        <w:tc>
          <w:tcPr>
            <w:tcW w:w="785" w:type="pct"/>
            <w:noWrap/>
            <w:hideMark/>
          </w:tcPr>
          <w:p w:rsidR="00110C18" w:rsidRPr="00D47EC1" w:rsidRDefault="00110C18" w:rsidP="00063728">
            <w:pPr>
              <w:jc w:val="right"/>
              <w:rPr>
                <w:ins w:id="8832" w:author="KIM, Jason" w:date="2019-04-02T13:39:00Z"/>
                <w:rFonts w:ascii="Calibri" w:eastAsia="Times New Roman" w:hAnsi="Calibri" w:cs="Calibri"/>
                <w:color w:val="000000"/>
                <w:lang w:eastAsia="en-AU"/>
              </w:rPr>
            </w:pPr>
            <w:ins w:id="88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34" w:author="KIM, Jason" w:date="2019-04-02T13:39:00Z"/>
        </w:trPr>
        <w:tc>
          <w:tcPr>
            <w:tcW w:w="776" w:type="pct"/>
            <w:noWrap/>
            <w:hideMark/>
          </w:tcPr>
          <w:p w:rsidR="00110C18" w:rsidRPr="00D47EC1" w:rsidRDefault="00110C18" w:rsidP="00063728">
            <w:pPr>
              <w:rPr>
                <w:ins w:id="8835" w:author="KIM, Jason" w:date="2019-04-02T13:39:00Z"/>
                <w:rFonts w:ascii="Calibri" w:eastAsia="Times New Roman" w:hAnsi="Calibri" w:cs="Calibri"/>
                <w:color w:val="000000"/>
                <w:lang w:eastAsia="en-AU"/>
              </w:rPr>
            </w:pPr>
            <w:ins w:id="8836" w:author="KIM, Jason" w:date="2019-04-02T13:39:00Z">
              <w:r w:rsidRPr="00D47EC1">
                <w:rPr>
                  <w:rFonts w:ascii="Calibri" w:eastAsia="Times New Roman" w:hAnsi="Calibri" w:cs="Calibri"/>
                  <w:color w:val="000000"/>
                  <w:lang w:eastAsia="en-AU"/>
                </w:rPr>
                <w:t>EXL42K171</w:t>
              </w:r>
            </w:ins>
          </w:p>
        </w:tc>
        <w:tc>
          <w:tcPr>
            <w:tcW w:w="622" w:type="pct"/>
            <w:noWrap/>
            <w:hideMark/>
          </w:tcPr>
          <w:p w:rsidR="00110C18" w:rsidRPr="00D47EC1" w:rsidRDefault="00110C18" w:rsidP="00063728">
            <w:pPr>
              <w:rPr>
                <w:ins w:id="8837" w:author="KIM, Jason" w:date="2019-04-02T13:39:00Z"/>
                <w:rFonts w:ascii="Calibri" w:eastAsia="Times New Roman" w:hAnsi="Calibri" w:cs="Calibri"/>
                <w:color w:val="000000"/>
                <w:lang w:eastAsia="en-AU"/>
              </w:rPr>
            </w:pPr>
            <w:ins w:id="8838" w:author="KIM, Jason" w:date="2019-04-02T13:39:00Z">
              <w:r w:rsidRPr="00D47EC1">
                <w:rPr>
                  <w:rFonts w:ascii="Calibri" w:eastAsia="Times New Roman" w:hAnsi="Calibri" w:cs="Calibri"/>
                  <w:color w:val="000000"/>
                  <w:lang w:eastAsia="en-AU"/>
                </w:rPr>
                <w:t>ELZ10226</w:t>
              </w:r>
            </w:ins>
          </w:p>
        </w:tc>
        <w:tc>
          <w:tcPr>
            <w:tcW w:w="495" w:type="pct"/>
            <w:noWrap/>
            <w:hideMark/>
          </w:tcPr>
          <w:p w:rsidR="00110C18" w:rsidRPr="00D47EC1" w:rsidRDefault="00110C18" w:rsidP="00063728">
            <w:pPr>
              <w:rPr>
                <w:ins w:id="8839" w:author="KIM, Jason" w:date="2019-04-02T13:39:00Z"/>
                <w:rFonts w:ascii="Calibri" w:eastAsia="Times New Roman" w:hAnsi="Calibri" w:cs="Calibri"/>
                <w:color w:val="000000"/>
                <w:lang w:eastAsia="en-AU"/>
              </w:rPr>
            </w:pPr>
            <w:ins w:id="884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41" w:author="KIM, Jason" w:date="2019-04-02T13:39:00Z"/>
                <w:rFonts w:ascii="Calibri" w:eastAsia="Times New Roman" w:hAnsi="Calibri" w:cs="Calibri"/>
                <w:color w:val="000000"/>
                <w:lang w:eastAsia="en-AU"/>
              </w:rPr>
            </w:pPr>
            <w:ins w:id="8842" w:author="KIM, Jason" w:date="2019-04-02T13:39:00Z">
              <w:r w:rsidRPr="00D47EC1">
                <w:rPr>
                  <w:rFonts w:ascii="Calibri" w:eastAsia="Times New Roman" w:hAnsi="Calibri" w:cs="Calibri"/>
                  <w:color w:val="000000"/>
                  <w:lang w:eastAsia="en-AU"/>
                </w:rPr>
                <w:t>EXL1421</w:t>
              </w:r>
            </w:ins>
          </w:p>
        </w:tc>
        <w:tc>
          <w:tcPr>
            <w:tcW w:w="762" w:type="pct"/>
            <w:noWrap/>
            <w:hideMark/>
          </w:tcPr>
          <w:p w:rsidR="00110C18" w:rsidRPr="00D47EC1" w:rsidRDefault="00110C18" w:rsidP="00063728">
            <w:pPr>
              <w:rPr>
                <w:ins w:id="8843" w:author="KIM, Jason" w:date="2019-04-02T13:39:00Z"/>
                <w:rFonts w:ascii="Calibri" w:eastAsia="Times New Roman" w:hAnsi="Calibri" w:cs="Calibri"/>
                <w:color w:val="000000"/>
                <w:lang w:eastAsia="en-AU"/>
              </w:rPr>
            </w:pPr>
            <w:ins w:id="884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45" w:author="KIM, Jason" w:date="2019-04-02T13:39:00Z"/>
                <w:rFonts w:ascii="Calibri" w:eastAsia="Times New Roman" w:hAnsi="Calibri" w:cs="Calibri"/>
                <w:color w:val="000000"/>
                <w:lang w:eastAsia="en-AU"/>
              </w:rPr>
            </w:pPr>
            <w:ins w:id="8846" w:author="KIM, Jason" w:date="2019-04-02T13:39:00Z">
              <w:r w:rsidRPr="00D47EC1">
                <w:rPr>
                  <w:rFonts w:ascii="Calibri" w:eastAsia="Times New Roman" w:hAnsi="Calibri" w:cs="Calibri"/>
                  <w:color w:val="000000"/>
                  <w:lang w:eastAsia="en-AU"/>
                </w:rPr>
                <w:t>Chainage 5851</w:t>
              </w:r>
            </w:ins>
          </w:p>
        </w:tc>
        <w:tc>
          <w:tcPr>
            <w:tcW w:w="785" w:type="pct"/>
            <w:noWrap/>
            <w:hideMark/>
          </w:tcPr>
          <w:p w:rsidR="00110C18" w:rsidRPr="00D47EC1" w:rsidRDefault="00110C18" w:rsidP="00063728">
            <w:pPr>
              <w:jc w:val="right"/>
              <w:rPr>
                <w:ins w:id="8847" w:author="KIM, Jason" w:date="2019-04-02T13:39:00Z"/>
                <w:rFonts w:ascii="Calibri" w:eastAsia="Times New Roman" w:hAnsi="Calibri" w:cs="Calibri"/>
                <w:color w:val="000000"/>
                <w:lang w:eastAsia="en-AU"/>
              </w:rPr>
            </w:pPr>
            <w:ins w:id="88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49" w:author="KIM, Jason" w:date="2019-04-02T13:39:00Z"/>
        </w:trPr>
        <w:tc>
          <w:tcPr>
            <w:tcW w:w="776" w:type="pct"/>
            <w:noWrap/>
            <w:hideMark/>
          </w:tcPr>
          <w:p w:rsidR="00110C18" w:rsidRPr="00D47EC1" w:rsidRDefault="00110C18" w:rsidP="00063728">
            <w:pPr>
              <w:rPr>
                <w:ins w:id="8850" w:author="KIM, Jason" w:date="2019-04-02T13:39:00Z"/>
                <w:rFonts w:ascii="Calibri" w:eastAsia="Times New Roman" w:hAnsi="Calibri" w:cs="Calibri"/>
                <w:color w:val="000000"/>
                <w:lang w:eastAsia="en-AU"/>
              </w:rPr>
            </w:pPr>
            <w:ins w:id="8851" w:author="KIM, Jason" w:date="2019-04-02T13:39:00Z">
              <w:r w:rsidRPr="00D47EC1">
                <w:rPr>
                  <w:rFonts w:ascii="Calibri" w:eastAsia="Times New Roman" w:hAnsi="Calibri" w:cs="Calibri"/>
                  <w:color w:val="000000"/>
                  <w:lang w:eastAsia="en-AU"/>
                </w:rPr>
                <w:t>EXL42K181</w:t>
              </w:r>
            </w:ins>
          </w:p>
        </w:tc>
        <w:tc>
          <w:tcPr>
            <w:tcW w:w="622" w:type="pct"/>
            <w:noWrap/>
            <w:hideMark/>
          </w:tcPr>
          <w:p w:rsidR="00110C18" w:rsidRPr="00D47EC1" w:rsidRDefault="00110C18" w:rsidP="00063728">
            <w:pPr>
              <w:rPr>
                <w:ins w:id="8852" w:author="KIM, Jason" w:date="2019-04-02T13:39:00Z"/>
                <w:rFonts w:ascii="Calibri" w:eastAsia="Times New Roman" w:hAnsi="Calibri" w:cs="Calibri"/>
                <w:color w:val="000000"/>
                <w:lang w:eastAsia="en-AU"/>
              </w:rPr>
            </w:pPr>
            <w:ins w:id="8853" w:author="KIM, Jason" w:date="2019-04-02T13:39:00Z">
              <w:r w:rsidRPr="00D47EC1">
                <w:rPr>
                  <w:rFonts w:ascii="Calibri" w:eastAsia="Times New Roman" w:hAnsi="Calibri" w:cs="Calibri"/>
                  <w:color w:val="000000"/>
                  <w:lang w:eastAsia="en-AU"/>
                </w:rPr>
                <w:t>ELZ10230</w:t>
              </w:r>
            </w:ins>
          </w:p>
        </w:tc>
        <w:tc>
          <w:tcPr>
            <w:tcW w:w="495" w:type="pct"/>
            <w:noWrap/>
            <w:hideMark/>
          </w:tcPr>
          <w:p w:rsidR="00110C18" w:rsidRPr="00D47EC1" w:rsidRDefault="00110C18" w:rsidP="00063728">
            <w:pPr>
              <w:rPr>
                <w:ins w:id="8854" w:author="KIM, Jason" w:date="2019-04-02T13:39:00Z"/>
                <w:rFonts w:ascii="Calibri" w:eastAsia="Times New Roman" w:hAnsi="Calibri" w:cs="Calibri"/>
                <w:color w:val="000000"/>
                <w:lang w:eastAsia="en-AU"/>
              </w:rPr>
            </w:pPr>
            <w:ins w:id="885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56" w:author="KIM, Jason" w:date="2019-04-02T13:39:00Z"/>
                <w:rFonts w:ascii="Calibri" w:eastAsia="Times New Roman" w:hAnsi="Calibri" w:cs="Calibri"/>
                <w:color w:val="000000"/>
                <w:lang w:eastAsia="en-AU"/>
              </w:rPr>
            </w:pPr>
            <w:ins w:id="8857" w:author="KIM, Jason" w:date="2019-04-02T13:39:00Z">
              <w:r w:rsidRPr="00D47EC1">
                <w:rPr>
                  <w:rFonts w:ascii="Calibri" w:eastAsia="Times New Roman" w:hAnsi="Calibri" w:cs="Calibri"/>
                  <w:color w:val="000000"/>
                  <w:lang w:eastAsia="en-AU"/>
                </w:rPr>
                <w:t>EXL1431</w:t>
              </w:r>
            </w:ins>
          </w:p>
        </w:tc>
        <w:tc>
          <w:tcPr>
            <w:tcW w:w="762" w:type="pct"/>
            <w:noWrap/>
            <w:hideMark/>
          </w:tcPr>
          <w:p w:rsidR="00110C18" w:rsidRPr="00D47EC1" w:rsidRDefault="00110C18" w:rsidP="00063728">
            <w:pPr>
              <w:rPr>
                <w:ins w:id="8858" w:author="KIM, Jason" w:date="2019-04-02T13:39:00Z"/>
                <w:rFonts w:ascii="Calibri" w:eastAsia="Times New Roman" w:hAnsi="Calibri" w:cs="Calibri"/>
                <w:color w:val="000000"/>
                <w:lang w:eastAsia="en-AU"/>
              </w:rPr>
            </w:pPr>
            <w:ins w:id="885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60" w:author="KIM, Jason" w:date="2019-04-02T13:39:00Z"/>
                <w:rFonts w:ascii="Calibri" w:eastAsia="Times New Roman" w:hAnsi="Calibri" w:cs="Calibri"/>
                <w:color w:val="000000"/>
                <w:lang w:eastAsia="en-AU"/>
              </w:rPr>
            </w:pPr>
            <w:ins w:id="8861" w:author="KIM, Jason" w:date="2019-04-02T13:39:00Z">
              <w:r w:rsidRPr="00D47EC1">
                <w:rPr>
                  <w:rFonts w:ascii="Calibri" w:eastAsia="Times New Roman" w:hAnsi="Calibri" w:cs="Calibri"/>
                  <w:color w:val="000000"/>
                  <w:lang w:eastAsia="en-AU"/>
                </w:rPr>
                <w:t>Chainage 5971</w:t>
              </w:r>
            </w:ins>
          </w:p>
        </w:tc>
        <w:tc>
          <w:tcPr>
            <w:tcW w:w="785" w:type="pct"/>
            <w:noWrap/>
            <w:hideMark/>
          </w:tcPr>
          <w:p w:rsidR="00110C18" w:rsidRPr="00D47EC1" w:rsidRDefault="00110C18" w:rsidP="00063728">
            <w:pPr>
              <w:jc w:val="right"/>
              <w:rPr>
                <w:ins w:id="8862" w:author="KIM, Jason" w:date="2019-04-02T13:39:00Z"/>
                <w:rFonts w:ascii="Calibri" w:eastAsia="Times New Roman" w:hAnsi="Calibri" w:cs="Calibri"/>
                <w:color w:val="000000"/>
                <w:lang w:eastAsia="en-AU"/>
              </w:rPr>
            </w:pPr>
            <w:ins w:id="88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64" w:author="KIM, Jason" w:date="2019-04-02T13:39:00Z"/>
        </w:trPr>
        <w:tc>
          <w:tcPr>
            <w:tcW w:w="776" w:type="pct"/>
            <w:noWrap/>
            <w:hideMark/>
          </w:tcPr>
          <w:p w:rsidR="00110C18" w:rsidRPr="00D47EC1" w:rsidRDefault="00110C18" w:rsidP="00063728">
            <w:pPr>
              <w:rPr>
                <w:ins w:id="8865" w:author="KIM, Jason" w:date="2019-04-02T13:39:00Z"/>
                <w:rFonts w:ascii="Calibri" w:eastAsia="Times New Roman" w:hAnsi="Calibri" w:cs="Calibri"/>
                <w:color w:val="000000"/>
                <w:lang w:eastAsia="en-AU"/>
              </w:rPr>
            </w:pPr>
            <w:ins w:id="8866" w:author="KIM, Jason" w:date="2019-04-02T13:39:00Z">
              <w:r w:rsidRPr="00D47EC1">
                <w:rPr>
                  <w:rFonts w:ascii="Calibri" w:eastAsia="Times New Roman" w:hAnsi="Calibri" w:cs="Calibri"/>
                  <w:color w:val="000000"/>
                  <w:lang w:eastAsia="en-AU"/>
                </w:rPr>
                <w:t>EXL44K171</w:t>
              </w:r>
            </w:ins>
          </w:p>
        </w:tc>
        <w:tc>
          <w:tcPr>
            <w:tcW w:w="622" w:type="pct"/>
            <w:noWrap/>
            <w:hideMark/>
          </w:tcPr>
          <w:p w:rsidR="00110C18" w:rsidRPr="00D47EC1" w:rsidRDefault="00110C18" w:rsidP="00063728">
            <w:pPr>
              <w:rPr>
                <w:ins w:id="8867" w:author="KIM, Jason" w:date="2019-04-02T13:39:00Z"/>
                <w:rFonts w:ascii="Calibri" w:eastAsia="Times New Roman" w:hAnsi="Calibri" w:cs="Calibri"/>
                <w:color w:val="000000"/>
                <w:lang w:eastAsia="en-AU"/>
              </w:rPr>
            </w:pPr>
            <w:ins w:id="8868" w:author="KIM, Jason" w:date="2019-04-02T13:39:00Z">
              <w:r w:rsidRPr="00D47EC1">
                <w:rPr>
                  <w:rFonts w:ascii="Calibri" w:eastAsia="Times New Roman" w:hAnsi="Calibri" w:cs="Calibri"/>
                  <w:color w:val="000000"/>
                  <w:lang w:eastAsia="en-AU"/>
                </w:rPr>
                <w:t>ELZ10234</w:t>
              </w:r>
            </w:ins>
          </w:p>
        </w:tc>
        <w:tc>
          <w:tcPr>
            <w:tcW w:w="495" w:type="pct"/>
            <w:noWrap/>
            <w:hideMark/>
          </w:tcPr>
          <w:p w:rsidR="00110C18" w:rsidRPr="00D47EC1" w:rsidRDefault="00110C18" w:rsidP="00063728">
            <w:pPr>
              <w:rPr>
                <w:ins w:id="8869" w:author="KIM, Jason" w:date="2019-04-02T13:39:00Z"/>
                <w:rFonts w:ascii="Calibri" w:eastAsia="Times New Roman" w:hAnsi="Calibri" w:cs="Calibri"/>
                <w:color w:val="000000"/>
                <w:lang w:eastAsia="en-AU"/>
              </w:rPr>
            </w:pPr>
            <w:ins w:id="887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71" w:author="KIM, Jason" w:date="2019-04-02T13:39:00Z"/>
                <w:rFonts w:ascii="Calibri" w:eastAsia="Times New Roman" w:hAnsi="Calibri" w:cs="Calibri"/>
                <w:color w:val="000000"/>
                <w:lang w:eastAsia="en-AU"/>
              </w:rPr>
            </w:pPr>
            <w:ins w:id="8872" w:author="KIM, Jason" w:date="2019-04-02T13:39:00Z">
              <w:r w:rsidRPr="00D47EC1">
                <w:rPr>
                  <w:rFonts w:ascii="Calibri" w:eastAsia="Times New Roman" w:hAnsi="Calibri" w:cs="Calibri"/>
                  <w:color w:val="000000"/>
                  <w:lang w:eastAsia="en-AU"/>
                </w:rPr>
                <w:t>EXL1441</w:t>
              </w:r>
            </w:ins>
          </w:p>
        </w:tc>
        <w:tc>
          <w:tcPr>
            <w:tcW w:w="762" w:type="pct"/>
            <w:noWrap/>
            <w:hideMark/>
          </w:tcPr>
          <w:p w:rsidR="00110C18" w:rsidRPr="00D47EC1" w:rsidRDefault="00110C18" w:rsidP="00063728">
            <w:pPr>
              <w:rPr>
                <w:ins w:id="8873" w:author="KIM, Jason" w:date="2019-04-02T13:39:00Z"/>
                <w:rFonts w:ascii="Calibri" w:eastAsia="Times New Roman" w:hAnsi="Calibri" w:cs="Calibri"/>
                <w:color w:val="000000"/>
                <w:lang w:eastAsia="en-AU"/>
              </w:rPr>
            </w:pPr>
            <w:ins w:id="887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75" w:author="KIM, Jason" w:date="2019-04-02T13:39:00Z"/>
                <w:rFonts w:ascii="Calibri" w:eastAsia="Times New Roman" w:hAnsi="Calibri" w:cs="Calibri"/>
                <w:color w:val="000000"/>
                <w:lang w:eastAsia="en-AU"/>
              </w:rPr>
            </w:pPr>
            <w:ins w:id="8876" w:author="KIM, Jason" w:date="2019-04-02T13:39:00Z">
              <w:r w:rsidRPr="00D47EC1">
                <w:rPr>
                  <w:rFonts w:ascii="Calibri" w:eastAsia="Times New Roman" w:hAnsi="Calibri" w:cs="Calibri"/>
                  <w:color w:val="000000"/>
                  <w:lang w:eastAsia="en-AU"/>
                </w:rPr>
                <w:t>Chainage 6091</w:t>
              </w:r>
            </w:ins>
          </w:p>
        </w:tc>
        <w:tc>
          <w:tcPr>
            <w:tcW w:w="785" w:type="pct"/>
            <w:noWrap/>
            <w:hideMark/>
          </w:tcPr>
          <w:p w:rsidR="00110C18" w:rsidRPr="00D47EC1" w:rsidRDefault="00110C18" w:rsidP="00063728">
            <w:pPr>
              <w:jc w:val="right"/>
              <w:rPr>
                <w:ins w:id="8877" w:author="KIM, Jason" w:date="2019-04-02T13:39:00Z"/>
                <w:rFonts w:ascii="Calibri" w:eastAsia="Times New Roman" w:hAnsi="Calibri" w:cs="Calibri"/>
                <w:color w:val="000000"/>
                <w:lang w:eastAsia="en-AU"/>
              </w:rPr>
            </w:pPr>
            <w:ins w:id="88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79" w:author="KIM, Jason" w:date="2019-04-02T13:39:00Z"/>
        </w:trPr>
        <w:tc>
          <w:tcPr>
            <w:tcW w:w="776" w:type="pct"/>
            <w:noWrap/>
            <w:hideMark/>
          </w:tcPr>
          <w:p w:rsidR="00110C18" w:rsidRPr="00D47EC1" w:rsidRDefault="00110C18" w:rsidP="00063728">
            <w:pPr>
              <w:rPr>
                <w:ins w:id="8880" w:author="KIM, Jason" w:date="2019-04-02T13:39:00Z"/>
                <w:rFonts w:ascii="Calibri" w:eastAsia="Times New Roman" w:hAnsi="Calibri" w:cs="Calibri"/>
                <w:color w:val="000000"/>
                <w:lang w:eastAsia="en-AU"/>
              </w:rPr>
            </w:pPr>
            <w:ins w:id="8881" w:author="KIM, Jason" w:date="2019-04-02T13:39:00Z">
              <w:r w:rsidRPr="00D47EC1">
                <w:rPr>
                  <w:rFonts w:ascii="Calibri" w:eastAsia="Times New Roman" w:hAnsi="Calibri" w:cs="Calibri"/>
                  <w:color w:val="000000"/>
                  <w:lang w:eastAsia="en-AU"/>
                </w:rPr>
                <w:t>EXL44K181</w:t>
              </w:r>
            </w:ins>
          </w:p>
        </w:tc>
        <w:tc>
          <w:tcPr>
            <w:tcW w:w="622" w:type="pct"/>
            <w:noWrap/>
            <w:hideMark/>
          </w:tcPr>
          <w:p w:rsidR="00110C18" w:rsidRPr="00D47EC1" w:rsidRDefault="00110C18" w:rsidP="00063728">
            <w:pPr>
              <w:rPr>
                <w:ins w:id="8882" w:author="KIM, Jason" w:date="2019-04-02T13:39:00Z"/>
                <w:rFonts w:ascii="Calibri" w:eastAsia="Times New Roman" w:hAnsi="Calibri" w:cs="Calibri"/>
                <w:color w:val="000000"/>
                <w:lang w:eastAsia="en-AU"/>
              </w:rPr>
            </w:pPr>
            <w:ins w:id="8883" w:author="KIM, Jason" w:date="2019-04-02T13:39:00Z">
              <w:r w:rsidRPr="00D47EC1">
                <w:rPr>
                  <w:rFonts w:ascii="Calibri" w:eastAsia="Times New Roman" w:hAnsi="Calibri" w:cs="Calibri"/>
                  <w:color w:val="000000"/>
                  <w:lang w:eastAsia="en-AU"/>
                </w:rPr>
                <w:t>ELZ10238</w:t>
              </w:r>
            </w:ins>
          </w:p>
        </w:tc>
        <w:tc>
          <w:tcPr>
            <w:tcW w:w="495" w:type="pct"/>
            <w:noWrap/>
            <w:hideMark/>
          </w:tcPr>
          <w:p w:rsidR="00110C18" w:rsidRPr="00D47EC1" w:rsidRDefault="00110C18" w:rsidP="00063728">
            <w:pPr>
              <w:rPr>
                <w:ins w:id="8884" w:author="KIM, Jason" w:date="2019-04-02T13:39:00Z"/>
                <w:rFonts w:ascii="Calibri" w:eastAsia="Times New Roman" w:hAnsi="Calibri" w:cs="Calibri"/>
                <w:color w:val="000000"/>
                <w:lang w:eastAsia="en-AU"/>
              </w:rPr>
            </w:pPr>
            <w:ins w:id="888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86" w:author="KIM, Jason" w:date="2019-04-02T13:39:00Z"/>
                <w:rFonts w:ascii="Calibri" w:eastAsia="Times New Roman" w:hAnsi="Calibri" w:cs="Calibri"/>
                <w:color w:val="000000"/>
                <w:lang w:eastAsia="en-AU"/>
              </w:rPr>
            </w:pPr>
            <w:ins w:id="8887" w:author="KIM, Jason" w:date="2019-04-02T13:39:00Z">
              <w:r w:rsidRPr="00D47EC1">
                <w:rPr>
                  <w:rFonts w:ascii="Calibri" w:eastAsia="Times New Roman" w:hAnsi="Calibri" w:cs="Calibri"/>
                  <w:color w:val="000000"/>
                  <w:lang w:eastAsia="en-AU"/>
                </w:rPr>
                <w:t>EXL1451</w:t>
              </w:r>
            </w:ins>
          </w:p>
        </w:tc>
        <w:tc>
          <w:tcPr>
            <w:tcW w:w="762" w:type="pct"/>
            <w:noWrap/>
            <w:hideMark/>
          </w:tcPr>
          <w:p w:rsidR="00110C18" w:rsidRPr="00D47EC1" w:rsidRDefault="00110C18" w:rsidP="00063728">
            <w:pPr>
              <w:rPr>
                <w:ins w:id="8888" w:author="KIM, Jason" w:date="2019-04-02T13:39:00Z"/>
                <w:rFonts w:ascii="Calibri" w:eastAsia="Times New Roman" w:hAnsi="Calibri" w:cs="Calibri"/>
                <w:color w:val="000000"/>
                <w:lang w:eastAsia="en-AU"/>
              </w:rPr>
            </w:pPr>
            <w:ins w:id="888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90" w:author="KIM, Jason" w:date="2019-04-02T13:39:00Z"/>
                <w:rFonts w:ascii="Calibri" w:eastAsia="Times New Roman" w:hAnsi="Calibri" w:cs="Calibri"/>
                <w:color w:val="000000"/>
                <w:lang w:eastAsia="en-AU"/>
              </w:rPr>
            </w:pPr>
            <w:ins w:id="8891" w:author="KIM, Jason" w:date="2019-04-02T13:39:00Z">
              <w:r w:rsidRPr="00D47EC1">
                <w:rPr>
                  <w:rFonts w:ascii="Calibri" w:eastAsia="Times New Roman" w:hAnsi="Calibri" w:cs="Calibri"/>
                  <w:color w:val="000000"/>
                  <w:lang w:eastAsia="en-AU"/>
                </w:rPr>
                <w:t>Chainage 6158</w:t>
              </w:r>
            </w:ins>
          </w:p>
        </w:tc>
        <w:tc>
          <w:tcPr>
            <w:tcW w:w="785" w:type="pct"/>
            <w:noWrap/>
            <w:hideMark/>
          </w:tcPr>
          <w:p w:rsidR="00110C18" w:rsidRPr="00D47EC1" w:rsidRDefault="00110C18" w:rsidP="00063728">
            <w:pPr>
              <w:jc w:val="right"/>
              <w:rPr>
                <w:ins w:id="8892" w:author="KIM, Jason" w:date="2019-04-02T13:39:00Z"/>
                <w:rFonts w:ascii="Calibri" w:eastAsia="Times New Roman" w:hAnsi="Calibri" w:cs="Calibri"/>
                <w:color w:val="000000"/>
                <w:lang w:eastAsia="en-AU"/>
              </w:rPr>
            </w:pPr>
            <w:ins w:id="88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94" w:author="KIM, Jason" w:date="2019-04-02T13:39:00Z"/>
        </w:trPr>
        <w:tc>
          <w:tcPr>
            <w:tcW w:w="776" w:type="pct"/>
            <w:noWrap/>
            <w:hideMark/>
          </w:tcPr>
          <w:p w:rsidR="00110C18" w:rsidRPr="00D47EC1" w:rsidRDefault="00110C18" w:rsidP="00063728">
            <w:pPr>
              <w:rPr>
                <w:ins w:id="8895" w:author="KIM, Jason" w:date="2019-04-02T13:39:00Z"/>
                <w:rFonts w:ascii="Calibri" w:eastAsia="Times New Roman" w:hAnsi="Calibri" w:cs="Calibri"/>
                <w:color w:val="000000"/>
                <w:lang w:eastAsia="en-AU"/>
              </w:rPr>
            </w:pPr>
            <w:ins w:id="8896" w:author="KIM, Jason" w:date="2019-04-02T13:39:00Z">
              <w:r w:rsidRPr="00D47EC1">
                <w:rPr>
                  <w:rFonts w:ascii="Calibri" w:eastAsia="Times New Roman" w:hAnsi="Calibri" w:cs="Calibri"/>
                  <w:color w:val="000000"/>
                  <w:lang w:eastAsia="en-AU"/>
                </w:rPr>
                <w:t>EXL46K351</w:t>
              </w:r>
            </w:ins>
          </w:p>
        </w:tc>
        <w:tc>
          <w:tcPr>
            <w:tcW w:w="622" w:type="pct"/>
            <w:noWrap/>
            <w:hideMark/>
          </w:tcPr>
          <w:p w:rsidR="00110C18" w:rsidRPr="00D47EC1" w:rsidRDefault="00110C18" w:rsidP="00063728">
            <w:pPr>
              <w:rPr>
                <w:ins w:id="8897" w:author="KIM, Jason" w:date="2019-04-02T13:39:00Z"/>
                <w:rFonts w:ascii="Calibri" w:eastAsia="Times New Roman" w:hAnsi="Calibri" w:cs="Calibri"/>
                <w:color w:val="000000"/>
                <w:lang w:eastAsia="en-AU"/>
              </w:rPr>
            </w:pPr>
            <w:ins w:id="8898" w:author="KIM, Jason" w:date="2019-04-02T13:39:00Z">
              <w:r w:rsidRPr="00D47EC1">
                <w:rPr>
                  <w:rFonts w:ascii="Calibri" w:eastAsia="Times New Roman" w:hAnsi="Calibri" w:cs="Calibri"/>
                  <w:color w:val="000000"/>
                  <w:lang w:eastAsia="en-AU"/>
                </w:rPr>
                <w:t>ELZ10242</w:t>
              </w:r>
            </w:ins>
          </w:p>
        </w:tc>
        <w:tc>
          <w:tcPr>
            <w:tcW w:w="495" w:type="pct"/>
            <w:noWrap/>
            <w:hideMark/>
          </w:tcPr>
          <w:p w:rsidR="00110C18" w:rsidRPr="00D47EC1" w:rsidRDefault="00110C18" w:rsidP="00063728">
            <w:pPr>
              <w:rPr>
                <w:ins w:id="8899" w:author="KIM, Jason" w:date="2019-04-02T13:39:00Z"/>
                <w:rFonts w:ascii="Calibri" w:eastAsia="Times New Roman" w:hAnsi="Calibri" w:cs="Calibri"/>
                <w:color w:val="000000"/>
                <w:lang w:eastAsia="en-AU"/>
              </w:rPr>
            </w:pPr>
            <w:ins w:id="890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01" w:author="KIM, Jason" w:date="2019-04-02T13:39:00Z"/>
                <w:rFonts w:ascii="Calibri" w:eastAsia="Times New Roman" w:hAnsi="Calibri" w:cs="Calibri"/>
                <w:color w:val="000000"/>
                <w:lang w:eastAsia="en-AU"/>
              </w:rPr>
            </w:pPr>
            <w:ins w:id="8902" w:author="KIM, Jason" w:date="2019-04-02T13:39:00Z">
              <w:r w:rsidRPr="00D47EC1">
                <w:rPr>
                  <w:rFonts w:ascii="Calibri" w:eastAsia="Times New Roman" w:hAnsi="Calibri" w:cs="Calibri"/>
                  <w:color w:val="000000"/>
                  <w:lang w:eastAsia="en-AU"/>
                </w:rPr>
                <w:t>EXL1452</w:t>
              </w:r>
            </w:ins>
          </w:p>
        </w:tc>
        <w:tc>
          <w:tcPr>
            <w:tcW w:w="762" w:type="pct"/>
            <w:noWrap/>
            <w:hideMark/>
          </w:tcPr>
          <w:p w:rsidR="00110C18" w:rsidRPr="00D47EC1" w:rsidRDefault="00110C18" w:rsidP="00063728">
            <w:pPr>
              <w:rPr>
                <w:ins w:id="8903" w:author="KIM, Jason" w:date="2019-04-02T13:39:00Z"/>
                <w:rFonts w:ascii="Calibri" w:eastAsia="Times New Roman" w:hAnsi="Calibri" w:cs="Calibri"/>
                <w:color w:val="000000"/>
                <w:lang w:eastAsia="en-AU"/>
              </w:rPr>
            </w:pPr>
            <w:ins w:id="890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05" w:author="KIM, Jason" w:date="2019-04-02T13:39:00Z"/>
                <w:rFonts w:ascii="Calibri" w:eastAsia="Times New Roman" w:hAnsi="Calibri" w:cs="Calibri"/>
                <w:color w:val="000000"/>
                <w:lang w:eastAsia="en-AU"/>
              </w:rPr>
            </w:pPr>
            <w:ins w:id="8906" w:author="KIM, Jason" w:date="2019-04-02T13:39:00Z">
              <w:r w:rsidRPr="00D47EC1">
                <w:rPr>
                  <w:rFonts w:ascii="Calibri" w:eastAsia="Times New Roman" w:hAnsi="Calibri" w:cs="Calibri"/>
                  <w:color w:val="000000"/>
                  <w:lang w:eastAsia="en-AU"/>
                </w:rPr>
                <w:t>Chainage 6278</w:t>
              </w:r>
            </w:ins>
          </w:p>
        </w:tc>
        <w:tc>
          <w:tcPr>
            <w:tcW w:w="785" w:type="pct"/>
            <w:noWrap/>
            <w:hideMark/>
          </w:tcPr>
          <w:p w:rsidR="00110C18" w:rsidRPr="00D47EC1" w:rsidRDefault="00110C18" w:rsidP="00063728">
            <w:pPr>
              <w:jc w:val="right"/>
              <w:rPr>
                <w:ins w:id="8907" w:author="KIM, Jason" w:date="2019-04-02T13:39:00Z"/>
                <w:rFonts w:ascii="Calibri" w:eastAsia="Times New Roman" w:hAnsi="Calibri" w:cs="Calibri"/>
                <w:color w:val="000000"/>
                <w:lang w:eastAsia="en-AU"/>
              </w:rPr>
            </w:pPr>
            <w:ins w:id="8908"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8909" w:author="KIM, Jason" w:date="2019-04-02T13:39:00Z"/>
        </w:trPr>
        <w:tc>
          <w:tcPr>
            <w:tcW w:w="776" w:type="pct"/>
            <w:noWrap/>
            <w:hideMark/>
          </w:tcPr>
          <w:p w:rsidR="00110C18" w:rsidRPr="00D47EC1" w:rsidRDefault="00110C18" w:rsidP="00063728">
            <w:pPr>
              <w:rPr>
                <w:ins w:id="8910" w:author="KIM, Jason" w:date="2019-04-02T13:39:00Z"/>
                <w:rFonts w:ascii="Calibri" w:eastAsia="Times New Roman" w:hAnsi="Calibri" w:cs="Calibri"/>
                <w:color w:val="000000"/>
                <w:lang w:eastAsia="en-AU"/>
              </w:rPr>
            </w:pPr>
            <w:ins w:id="8911" w:author="KIM, Jason" w:date="2019-04-02T13:39:00Z">
              <w:r w:rsidRPr="00D47EC1">
                <w:rPr>
                  <w:rFonts w:ascii="Calibri" w:eastAsia="Times New Roman" w:hAnsi="Calibri" w:cs="Calibri"/>
                  <w:color w:val="000000"/>
                  <w:lang w:eastAsia="en-AU"/>
                </w:rPr>
                <w:t>EXL46K171</w:t>
              </w:r>
            </w:ins>
          </w:p>
        </w:tc>
        <w:tc>
          <w:tcPr>
            <w:tcW w:w="622" w:type="pct"/>
            <w:noWrap/>
            <w:hideMark/>
          </w:tcPr>
          <w:p w:rsidR="00110C18" w:rsidRPr="00D47EC1" w:rsidRDefault="00110C18" w:rsidP="00063728">
            <w:pPr>
              <w:rPr>
                <w:ins w:id="8912" w:author="KIM, Jason" w:date="2019-04-02T13:39:00Z"/>
                <w:rFonts w:ascii="Calibri" w:eastAsia="Times New Roman" w:hAnsi="Calibri" w:cs="Calibri"/>
                <w:color w:val="000000"/>
                <w:lang w:eastAsia="en-AU"/>
              </w:rPr>
            </w:pPr>
            <w:ins w:id="8913" w:author="KIM, Jason" w:date="2019-04-02T13:39:00Z">
              <w:r w:rsidRPr="00D47EC1">
                <w:rPr>
                  <w:rFonts w:ascii="Calibri" w:eastAsia="Times New Roman" w:hAnsi="Calibri" w:cs="Calibri"/>
                  <w:color w:val="000000"/>
                  <w:lang w:eastAsia="en-AU"/>
                </w:rPr>
                <w:t>ELZ10246</w:t>
              </w:r>
            </w:ins>
          </w:p>
        </w:tc>
        <w:tc>
          <w:tcPr>
            <w:tcW w:w="495" w:type="pct"/>
            <w:noWrap/>
            <w:hideMark/>
          </w:tcPr>
          <w:p w:rsidR="00110C18" w:rsidRPr="00D47EC1" w:rsidRDefault="00110C18" w:rsidP="00063728">
            <w:pPr>
              <w:rPr>
                <w:ins w:id="8914" w:author="KIM, Jason" w:date="2019-04-02T13:39:00Z"/>
                <w:rFonts w:ascii="Calibri" w:eastAsia="Times New Roman" w:hAnsi="Calibri" w:cs="Calibri"/>
                <w:color w:val="000000"/>
                <w:lang w:eastAsia="en-AU"/>
              </w:rPr>
            </w:pPr>
            <w:ins w:id="891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16" w:author="KIM, Jason" w:date="2019-04-02T13:39:00Z"/>
                <w:rFonts w:ascii="Calibri" w:eastAsia="Times New Roman" w:hAnsi="Calibri" w:cs="Calibri"/>
                <w:color w:val="000000"/>
                <w:lang w:eastAsia="en-AU"/>
              </w:rPr>
            </w:pPr>
            <w:ins w:id="8917" w:author="KIM, Jason" w:date="2019-04-02T13:39:00Z">
              <w:r w:rsidRPr="00D47EC1">
                <w:rPr>
                  <w:rFonts w:ascii="Calibri" w:eastAsia="Times New Roman" w:hAnsi="Calibri" w:cs="Calibri"/>
                  <w:color w:val="000000"/>
                  <w:lang w:eastAsia="en-AU"/>
                </w:rPr>
                <w:t>EXL1461</w:t>
              </w:r>
            </w:ins>
          </w:p>
        </w:tc>
        <w:tc>
          <w:tcPr>
            <w:tcW w:w="762" w:type="pct"/>
            <w:noWrap/>
            <w:hideMark/>
          </w:tcPr>
          <w:p w:rsidR="00110C18" w:rsidRPr="00D47EC1" w:rsidRDefault="00110C18" w:rsidP="00063728">
            <w:pPr>
              <w:rPr>
                <w:ins w:id="8918" w:author="KIM, Jason" w:date="2019-04-02T13:39:00Z"/>
                <w:rFonts w:ascii="Calibri" w:eastAsia="Times New Roman" w:hAnsi="Calibri" w:cs="Calibri"/>
                <w:color w:val="000000"/>
                <w:lang w:eastAsia="en-AU"/>
              </w:rPr>
            </w:pPr>
            <w:ins w:id="891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20" w:author="KIM, Jason" w:date="2019-04-02T13:39:00Z"/>
                <w:rFonts w:ascii="Calibri" w:eastAsia="Times New Roman" w:hAnsi="Calibri" w:cs="Calibri"/>
                <w:color w:val="000000"/>
                <w:lang w:eastAsia="en-AU"/>
              </w:rPr>
            </w:pPr>
            <w:ins w:id="8921" w:author="KIM, Jason" w:date="2019-04-02T13:39:00Z">
              <w:r w:rsidRPr="00D47EC1">
                <w:rPr>
                  <w:rFonts w:ascii="Calibri" w:eastAsia="Times New Roman" w:hAnsi="Calibri" w:cs="Calibri"/>
                  <w:color w:val="000000"/>
                  <w:lang w:eastAsia="en-AU"/>
                </w:rPr>
                <w:t>Chainage 6331</w:t>
              </w:r>
            </w:ins>
          </w:p>
        </w:tc>
        <w:tc>
          <w:tcPr>
            <w:tcW w:w="785" w:type="pct"/>
            <w:noWrap/>
            <w:hideMark/>
          </w:tcPr>
          <w:p w:rsidR="00110C18" w:rsidRPr="00D47EC1" w:rsidRDefault="00110C18" w:rsidP="00063728">
            <w:pPr>
              <w:jc w:val="right"/>
              <w:rPr>
                <w:ins w:id="8922" w:author="KIM, Jason" w:date="2019-04-02T13:39:00Z"/>
                <w:rFonts w:ascii="Calibri" w:eastAsia="Times New Roman" w:hAnsi="Calibri" w:cs="Calibri"/>
                <w:color w:val="000000"/>
                <w:lang w:eastAsia="en-AU"/>
              </w:rPr>
            </w:pPr>
            <w:ins w:id="89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24" w:author="KIM, Jason" w:date="2019-04-02T13:39:00Z"/>
        </w:trPr>
        <w:tc>
          <w:tcPr>
            <w:tcW w:w="776" w:type="pct"/>
            <w:noWrap/>
            <w:hideMark/>
          </w:tcPr>
          <w:p w:rsidR="00110C18" w:rsidRPr="00D47EC1" w:rsidRDefault="00110C18" w:rsidP="00063728">
            <w:pPr>
              <w:rPr>
                <w:ins w:id="8925" w:author="KIM, Jason" w:date="2019-04-02T13:39:00Z"/>
                <w:rFonts w:ascii="Calibri" w:eastAsia="Times New Roman" w:hAnsi="Calibri" w:cs="Calibri"/>
                <w:color w:val="000000"/>
                <w:lang w:eastAsia="en-AU"/>
              </w:rPr>
            </w:pPr>
            <w:ins w:id="8926" w:author="KIM, Jason" w:date="2019-04-02T13:39:00Z">
              <w:r w:rsidRPr="00D47EC1">
                <w:rPr>
                  <w:rFonts w:ascii="Calibri" w:eastAsia="Times New Roman" w:hAnsi="Calibri" w:cs="Calibri"/>
                  <w:color w:val="000000"/>
                  <w:lang w:eastAsia="en-AU"/>
                </w:rPr>
                <w:t>EXL46K181</w:t>
              </w:r>
            </w:ins>
          </w:p>
        </w:tc>
        <w:tc>
          <w:tcPr>
            <w:tcW w:w="622" w:type="pct"/>
            <w:noWrap/>
            <w:hideMark/>
          </w:tcPr>
          <w:p w:rsidR="00110C18" w:rsidRPr="00D47EC1" w:rsidRDefault="00110C18" w:rsidP="00063728">
            <w:pPr>
              <w:rPr>
                <w:ins w:id="8927" w:author="KIM, Jason" w:date="2019-04-02T13:39:00Z"/>
                <w:rFonts w:ascii="Calibri" w:eastAsia="Times New Roman" w:hAnsi="Calibri" w:cs="Calibri"/>
                <w:color w:val="000000"/>
                <w:lang w:eastAsia="en-AU"/>
              </w:rPr>
            </w:pPr>
            <w:ins w:id="8928" w:author="KIM, Jason" w:date="2019-04-02T13:39:00Z">
              <w:r w:rsidRPr="00D47EC1">
                <w:rPr>
                  <w:rFonts w:ascii="Calibri" w:eastAsia="Times New Roman" w:hAnsi="Calibri" w:cs="Calibri"/>
                  <w:color w:val="000000"/>
                  <w:lang w:eastAsia="en-AU"/>
                </w:rPr>
                <w:t>ELZ10250</w:t>
              </w:r>
            </w:ins>
          </w:p>
        </w:tc>
        <w:tc>
          <w:tcPr>
            <w:tcW w:w="495" w:type="pct"/>
            <w:noWrap/>
            <w:hideMark/>
          </w:tcPr>
          <w:p w:rsidR="00110C18" w:rsidRPr="00D47EC1" w:rsidRDefault="00110C18" w:rsidP="00063728">
            <w:pPr>
              <w:rPr>
                <w:ins w:id="8929" w:author="KIM, Jason" w:date="2019-04-02T13:39:00Z"/>
                <w:rFonts w:ascii="Calibri" w:eastAsia="Times New Roman" w:hAnsi="Calibri" w:cs="Calibri"/>
                <w:color w:val="000000"/>
                <w:lang w:eastAsia="en-AU"/>
              </w:rPr>
            </w:pPr>
            <w:ins w:id="893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31" w:author="KIM, Jason" w:date="2019-04-02T13:39:00Z"/>
                <w:rFonts w:ascii="Calibri" w:eastAsia="Times New Roman" w:hAnsi="Calibri" w:cs="Calibri"/>
                <w:color w:val="000000"/>
                <w:lang w:eastAsia="en-AU"/>
              </w:rPr>
            </w:pPr>
            <w:ins w:id="8932" w:author="KIM, Jason" w:date="2019-04-02T13:39:00Z">
              <w:r w:rsidRPr="00D47EC1">
                <w:rPr>
                  <w:rFonts w:ascii="Calibri" w:eastAsia="Times New Roman" w:hAnsi="Calibri" w:cs="Calibri"/>
                  <w:color w:val="000000"/>
                  <w:lang w:eastAsia="en-AU"/>
                </w:rPr>
                <w:t>EXL1471</w:t>
              </w:r>
            </w:ins>
          </w:p>
        </w:tc>
        <w:tc>
          <w:tcPr>
            <w:tcW w:w="762" w:type="pct"/>
            <w:noWrap/>
            <w:hideMark/>
          </w:tcPr>
          <w:p w:rsidR="00110C18" w:rsidRPr="00D47EC1" w:rsidRDefault="00110C18" w:rsidP="00063728">
            <w:pPr>
              <w:rPr>
                <w:ins w:id="8933" w:author="KIM, Jason" w:date="2019-04-02T13:39:00Z"/>
                <w:rFonts w:ascii="Calibri" w:eastAsia="Times New Roman" w:hAnsi="Calibri" w:cs="Calibri"/>
                <w:color w:val="000000"/>
                <w:lang w:eastAsia="en-AU"/>
              </w:rPr>
            </w:pPr>
            <w:ins w:id="893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35" w:author="KIM, Jason" w:date="2019-04-02T13:39:00Z"/>
                <w:rFonts w:ascii="Calibri" w:eastAsia="Times New Roman" w:hAnsi="Calibri" w:cs="Calibri"/>
                <w:color w:val="000000"/>
                <w:lang w:eastAsia="en-AU"/>
              </w:rPr>
            </w:pPr>
            <w:ins w:id="8936" w:author="KIM, Jason" w:date="2019-04-02T13:39:00Z">
              <w:r w:rsidRPr="00D47EC1">
                <w:rPr>
                  <w:rFonts w:ascii="Calibri" w:eastAsia="Times New Roman" w:hAnsi="Calibri" w:cs="Calibri"/>
                  <w:color w:val="000000"/>
                  <w:lang w:eastAsia="en-AU"/>
                </w:rPr>
                <w:t>Chainage 6451</w:t>
              </w:r>
            </w:ins>
          </w:p>
        </w:tc>
        <w:tc>
          <w:tcPr>
            <w:tcW w:w="785" w:type="pct"/>
            <w:noWrap/>
            <w:hideMark/>
          </w:tcPr>
          <w:p w:rsidR="00110C18" w:rsidRPr="00D47EC1" w:rsidRDefault="00110C18" w:rsidP="00063728">
            <w:pPr>
              <w:jc w:val="right"/>
              <w:rPr>
                <w:ins w:id="8937" w:author="KIM, Jason" w:date="2019-04-02T13:39:00Z"/>
                <w:rFonts w:ascii="Calibri" w:eastAsia="Times New Roman" w:hAnsi="Calibri" w:cs="Calibri"/>
                <w:color w:val="000000"/>
                <w:lang w:eastAsia="en-AU"/>
              </w:rPr>
            </w:pPr>
            <w:ins w:id="89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39" w:author="KIM, Jason" w:date="2019-04-02T13:39:00Z"/>
        </w:trPr>
        <w:tc>
          <w:tcPr>
            <w:tcW w:w="776" w:type="pct"/>
            <w:noWrap/>
            <w:hideMark/>
          </w:tcPr>
          <w:p w:rsidR="00110C18" w:rsidRPr="00D47EC1" w:rsidRDefault="00110C18" w:rsidP="00063728">
            <w:pPr>
              <w:rPr>
                <w:ins w:id="8940" w:author="KIM, Jason" w:date="2019-04-02T13:39:00Z"/>
                <w:rFonts w:ascii="Calibri" w:eastAsia="Times New Roman" w:hAnsi="Calibri" w:cs="Calibri"/>
                <w:color w:val="000000"/>
                <w:lang w:eastAsia="en-AU"/>
              </w:rPr>
            </w:pPr>
            <w:ins w:id="8941" w:author="KIM, Jason" w:date="2019-04-02T13:39:00Z">
              <w:r w:rsidRPr="00D47EC1">
                <w:rPr>
                  <w:rFonts w:ascii="Calibri" w:eastAsia="Times New Roman" w:hAnsi="Calibri" w:cs="Calibri"/>
                  <w:color w:val="000000"/>
                  <w:lang w:eastAsia="en-AU"/>
                </w:rPr>
                <w:t>EXL48K171</w:t>
              </w:r>
            </w:ins>
          </w:p>
        </w:tc>
        <w:tc>
          <w:tcPr>
            <w:tcW w:w="622" w:type="pct"/>
            <w:noWrap/>
            <w:hideMark/>
          </w:tcPr>
          <w:p w:rsidR="00110C18" w:rsidRPr="00D47EC1" w:rsidRDefault="00110C18" w:rsidP="00063728">
            <w:pPr>
              <w:rPr>
                <w:ins w:id="8942" w:author="KIM, Jason" w:date="2019-04-02T13:39:00Z"/>
                <w:rFonts w:ascii="Calibri" w:eastAsia="Times New Roman" w:hAnsi="Calibri" w:cs="Calibri"/>
                <w:color w:val="000000"/>
                <w:lang w:eastAsia="en-AU"/>
              </w:rPr>
            </w:pPr>
            <w:ins w:id="8943" w:author="KIM, Jason" w:date="2019-04-02T13:39:00Z">
              <w:r w:rsidRPr="00D47EC1">
                <w:rPr>
                  <w:rFonts w:ascii="Calibri" w:eastAsia="Times New Roman" w:hAnsi="Calibri" w:cs="Calibri"/>
                  <w:color w:val="000000"/>
                  <w:lang w:eastAsia="en-AU"/>
                </w:rPr>
                <w:t>ELZ10254</w:t>
              </w:r>
            </w:ins>
          </w:p>
        </w:tc>
        <w:tc>
          <w:tcPr>
            <w:tcW w:w="495" w:type="pct"/>
            <w:noWrap/>
            <w:hideMark/>
          </w:tcPr>
          <w:p w:rsidR="00110C18" w:rsidRPr="00D47EC1" w:rsidRDefault="00110C18" w:rsidP="00063728">
            <w:pPr>
              <w:rPr>
                <w:ins w:id="8944" w:author="KIM, Jason" w:date="2019-04-02T13:39:00Z"/>
                <w:rFonts w:ascii="Calibri" w:eastAsia="Times New Roman" w:hAnsi="Calibri" w:cs="Calibri"/>
                <w:color w:val="000000"/>
                <w:lang w:eastAsia="en-AU"/>
              </w:rPr>
            </w:pPr>
            <w:ins w:id="894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46" w:author="KIM, Jason" w:date="2019-04-02T13:39:00Z"/>
                <w:rFonts w:ascii="Calibri" w:eastAsia="Times New Roman" w:hAnsi="Calibri" w:cs="Calibri"/>
                <w:color w:val="000000"/>
                <w:lang w:eastAsia="en-AU"/>
              </w:rPr>
            </w:pPr>
            <w:ins w:id="8947" w:author="KIM, Jason" w:date="2019-04-02T13:39:00Z">
              <w:r w:rsidRPr="00D47EC1">
                <w:rPr>
                  <w:rFonts w:ascii="Calibri" w:eastAsia="Times New Roman" w:hAnsi="Calibri" w:cs="Calibri"/>
                  <w:color w:val="000000"/>
                  <w:lang w:eastAsia="en-AU"/>
                </w:rPr>
                <w:t>EXL1481</w:t>
              </w:r>
            </w:ins>
          </w:p>
        </w:tc>
        <w:tc>
          <w:tcPr>
            <w:tcW w:w="762" w:type="pct"/>
            <w:noWrap/>
            <w:hideMark/>
          </w:tcPr>
          <w:p w:rsidR="00110C18" w:rsidRPr="00D47EC1" w:rsidRDefault="00110C18" w:rsidP="00063728">
            <w:pPr>
              <w:rPr>
                <w:ins w:id="8948" w:author="KIM, Jason" w:date="2019-04-02T13:39:00Z"/>
                <w:rFonts w:ascii="Calibri" w:eastAsia="Times New Roman" w:hAnsi="Calibri" w:cs="Calibri"/>
                <w:color w:val="000000"/>
                <w:lang w:eastAsia="en-AU"/>
              </w:rPr>
            </w:pPr>
            <w:ins w:id="894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50" w:author="KIM, Jason" w:date="2019-04-02T13:39:00Z"/>
                <w:rFonts w:ascii="Calibri" w:eastAsia="Times New Roman" w:hAnsi="Calibri" w:cs="Calibri"/>
                <w:color w:val="000000"/>
                <w:lang w:eastAsia="en-AU"/>
              </w:rPr>
            </w:pPr>
            <w:ins w:id="8951" w:author="KIM, Jason" w:date="2019-04-02T13:39:00Z">
              <w:r w:rsidRPr="00D47EC1">
                <w:rPr>
                  <w:rFonts w:ascii="Calibri" w:eastAsia="Times New Roman" w:hAnsi="Calibri" w:cs="Calibri"/>
                  <w:color w:val="000000"/>
                  <w:lang w:eastAsia="en-AU"/>
                </w:rPr>
                <w:t>Chainage 6571</w:t>
              </w:r>
            </w:ins>
          </w:p>
        </w:tc>
        <w:tc>
          <w:tcPr>
            <w:tcW w:w="785" w:type="pct"/>
            <w:noWrap/>
            <w:hideMark/>
          </w:tcPr>
          <w:p w:rsidR="00110C18" w:rsidRPr="00D47EC1" w:rsidRDefault="00110C18" w:rsidP="00063728">
            <w:pPr>
              <w:jc w:val="right"/>
              <w:rPr>
                <w:ins w:id="8952" w:author="KIM, Jason" w:date="2019-04-02T13:39:00Z"/>
                <w:rFonts w:ascii="Calibri" w:eastAsia="Times New Roman" w:hAnsi="Calibri" w:cs="Calibri"/>
                <w:color w:val="000000"/>
                <w:lang w:eastAsia="en-AU"/>
              </w:rPr>
            </w:pPr>
            <w:ins w:id="89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54" w:author="KIM, Jason" w:date="2019-04-02T13:39:00Z"/>
        </w:trPr>
        <w:tc>
          <w:tcPr>
            <w:tcW w:w="776" w:type="pct"/>
            <w:noWrap/>
            <w:hideMark/>
          </w:tcPr>
          <w:p w:rsidR="00110C18" w:rsidRPr="00D47EC1" w:rsidRDefault="00110C18" w:rsidP="00063728">
            <w:pPr>
              <w:rPr>
                <w:ins w:id="8955" w:author="KIM, Jason" w:date="2019-04-02T13:39:00Z"/>
                <w:rFonts w:ascii="Calibri" w:eastAsia="Times New Roman" w:hAnsi="Calibri" w:cs="Calibri"/>
                <w:color w:val="000000"/>
                <w:lang w:eastAsia="en-AU"/>
              </w:rPr>
            </w:pPr>
            <w:ins w:id="8956" w:author="KIM, Jason" w:date="2019-04-02T13:39:00Z">
              <w:r w:rsidRPr="00D47EC1">
                <w:rPr>
                  <w:rFonts w:ascii="Calibri" w:eastAsia="Times New Roman" w:hAnsi="Calibri" w:cs="Calibri"/>
                  <w:color w:val="000000"/>
                  <w:lang w:eastAsia="en-AU"/>
                </w:rPr>
                <w:t>EXL48K181</w:t>
              </w:r>
            </w:ins>
          </w:p>
        </w:tc>
        <w:tc>
          <w:tcPr>
            <w:tcW w:w="622" w:type="pct"/>
            <w:noWrap/>
            <w:hideMark/>
          </w:tcPr>
          <w:p w:rsidR="00110C18" w:rsidRPr="00D47EC1" w:rsidRDefault="00110C18" w:rsidP="00063728">
            <w:pPr>
              <w:rPr>
                <w:ins w:id="8957" w:author="KIM, Jason" w:date="2019-04-02T13:39:00Z"/>
                <w:rFonts w:ascii="Calibri" w:eastAsia="Times New Roman" w:hAnsi="Calibri" w:cs="Calibri"/>
                <w:color w:val="000000"/>
                <w:lang w:eastAsia="en-AU"/>
              </w:rPr>
            </w:pPr>
            <w:ins w:id="8958" w:author="KIM, Jason" w:date="2019-04-02T13:39:00Z">
              <w:r w:rsidRPr="00D47EC1">
                <w:rPr>
                  <w:rFonts w:ascii="Calibri" w:eastAsia="Times New Roman" w:hAnsi="Calibri" w:cs="Calibri"/>
                  <w:color w:val="000000"/>
                  <w:lang w:eastAsia="en-AU"/>
                </w:rPr>
                <w:t>ELZ10258</w:t>
              </w:r>
            </w:ins>
          </w:p>
        </w:tc>
        <w:tc>
          <w:tcPr>
            <w:tcW w:w="495" w:type="pct"/>
            <w:noWrap/>
            <w:hideMark/>
          </w:tcPr>
          <w:p w:rsidR="00110C18" w:rsidRPr="00D47EC1" w:rsidRDefault="00110C18" w:rsidP="00063728">
            <w:pPr>
              <w:rPr>
                <w:ins w:id="8959" w:author="KIM, Jason" w:date="2019-04-02T13:39:00Z"/>
                <w:rFonts w:ascii="Calibri" w:eastAsia="Times New Roman" w:hAnsi="Calibri" w:cs="Calibri"/>
                <w:color w:val="000000"/>
                <w:lang w:eastAsia="en-AU"/>
              </w:rPr>
            </w:pPr>
            <w:ins w:id="896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61" w:author="KIM, Jason" w:date="2019-04-02T13:39:00Z"/>
                <w:rFonts w:ascii="Calibri" w:eastAsia="Times New Roman" w:hAnsi="Calibri" w:cs="Calibri"/>
                <w:color w:val="000000"/>
                <w:lang w:eastAsia="en-AU"/>
              </w:rPr>
            </w:pPr>
            <w:ins w:id="8962" w:author="KIM, Jason" w:date="2019-04-02T13:39:00Z">
              <w:r w:rsidRPr="00D47EC1">
                <w:rPr>
                  <w:rFonts w:ascii="Calibri" w:eastAsia="Times New Roman" w:hAnsi="Calibri" w:cs="Calibri"/>
                  <w:color w:val="000000"/>
                  <w:lang w:eastAsia="en-AU"/>
                </w:rPr>
                <w:t>EXL1491</w:t>
              </w:r>
            </w:ins>
          </w:p>
        </w:tc>
        <w:tc>
          <w:tcPr>
            <w:tcW w:w="762" w:type="pct"/>
            <w:noWrap/>
            <w:hideMark/>
          </w:tcPr>
          <w:p w:rsidR="00110C18" w:rsidRPr="00D47EC1" w:rsidRDefault="00110C18" w:rsidP="00063728">
            <w:pPr>
              <w:rPr>
                <w:ins w:id="8963" w:author="KIM, Jason" w:date="2019-04-02T13:39:00Z"/>
                <w:rFonts w:ascii="Calibri" w:eastAsia="Times New Roman" w:hAnsi="Calibri" w:cs="Calibri"/>
                <w:color w:val="000000"/>
                <w:lang w:eastAsia="en-AU"/>
              </w:rPr>
            </w:pPr>
            <w:ins w:id="896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65" w:author="KIM, Jason" w:date="2019-04-02T13:39:00Z"/>
                <w:rFonts w:ascii="Calibri" w:eastAsia="Times New Roman" w:hAnsi="Calibri" w:cs="Calibri"/>
                <w:color w:val="000000"/>
                <w:lang w:eastAsia="en-AU"/>
              </w:rPr>
            </w:pPr>
            <w:ins w:id="8966" w:author="KIM, Jason" w:date="2019-04-02T13:39:00Z">
              <w:r w:rsidRPr="00D47EC1">
                <w:rPr>
                  <w:rFonts w:ascii="Calibri" w:eastAsia="Times New Roman" w:hAnsi="Calibri" w:cs="Calibri"/>
                  <w:color w:val="000000"/>
                  <w:lang w:eastAsia="en-AU"/>
                </w:rPr>
                <w:t>Chainage 6691</w:t>
              </w:r>
            </w:ins>
          </w:p>
        </w:tc>
        <w:tc>
          <w:tcPr>
            <w:tcW w:w="785" w:type="pct"/>
            <w:noWrap/>
            <w:hideMark/>
          </w:tcPr>
          <w:p w:rsidR="00110C18" w:rsidRPr="00D47EC1" w:rsidRDefault="00110C18" w:rsidP="00063728">
            <w:pPr>
              <w:jc w:val="right"/>
              <w:rPr>
                <w:ins w:id="8967" w:author="KIM, Jason" w:date="2019-04-02T13:39:00Z"/>
                <w:rFonts w:ascii="Calibri" w:eastAsia="Times New Roman" w:hAnsi="Calibri" w:cs="Calibri"/>
                <w:color w:val="000000"/>
                <w:lang w:eastAsia="en-AU"/>
              </w:rPr>
            </w:pPr>
            <w:ins w:id="89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69" w:author="KIM, Jason" w:date="2019-04-02T13:39:00Z"/>
        </w:trPr>
        <w:tc>
          <w:tcPr>
            <w:tcW w:w="776" w:type="pct"/>
            <w:noWrap/>
            <w:hideMark/>
          </w:tcPr>
          <w:p w:rsidR="00110C18" w:rsidRPr="00D47EC1" w:rsidRDefault="00110C18" w:rsidP="00063728">
            <w:pPr>
              <w:rPr>
                <w:ins w:id="8970" w:author="KIM, Jason" w:date="2019-04-02T13:39:00Z"/>
                <w:rFonts w:ascii="Calibri" w:eastAsia="Times New Roman" w:hAnsi="Calibri" w:cs="Calibri"/>
                <w:color w:val="000000"/>
                <w:lang w:eastAsia="en-AU"/>
              </w:rPr>
            </w:pPr>
            <w:ins w:id="8971" w:author="KIM, Jason" w:date="2019-04-02T13:39:00Z">
              <w:r w:rsidRPr="00D47EC1">
                <w:rPr>
                  <w:rFonts w:ascii="Calibri" w:eastAsia="Times New Roman" w:hAnsi="Calibri" w:cs="Calibri"/>
                  <w:color w:val="000000"/>
                  <w:lang w:eastAsia="en-AU"/>
                </w:rPr>
                <w:t>EXL50K171</w:t>
              </w:r>
            </w:ins>
          </w:p>
        </w:tc>
        <w:tc>
          <w:tcPr>
            <w:tcW w:w="622" w:type="pct"/>
            <w:noWrap/>
            <w:hideMark/>
          </w:tcPr>
          <w:p w:rsidR="00110C18" w:rsidRPr="00D47EC1" w:rsidRDefault="00110C18" w:rsidP="00063728">
            <w:pPr>
              <w:rPr>
                <w:ins w:id="8972" w:author="KIM, Jason" w:date="2019-04-02T13:39:00Z"/>
                <w:rFonts w:ascii="Calibri" w:eastAsia="Times New Roman" w:hAnsi="Calibri" w:cs="Calibri"/>
                <w:color w:val="000000"/>
                <w:lang w:eastAsia="en-AU"/>
              </w:rPr>
            </w:pPr>
            <w:ins w:id="8973" w:author="KIM, Jason" w:date="2019-04-02T13:39:00Z">
              <w:r w:rsidRPr="00D47EC1">
                <w:rPr>
                  <w:rFonts w:ascii="Calibri" w:eastAsia="Times New Roman" w:hAnsi="Calibri" w:cs="Calibri"/>
                  <w:color w:val="000000"/>
                  <w:lang w:eastAsia="en-AU"/>
                </w:rPr>
                <w:t>ELZ10262</w:t>
              </w:r>
            </w:ins>
          </w:p>
        </w:tc>
        <w:tc>
          <w:tcPr>
            <w:tcW w:w="495" w:type="pct"/>
            <w:noWrap/>
            <w:hideMark/>
          </w:tcPr>
          <w:p w:rsidR="00110C18" w:rsidRPr="00D47EC1" w:rsidRDefault="00110C18" w:rsidP="00063728">
            <w:pPr>
              <w:rPr>
                <w:ins w:id="8974" w:author="KIM, Jason" w:date="2019-04-02T13:39:00Z"/>
                <w:rFonts w:ascii="Calibri" w:eastAsia="Times New Roman" w:hAnsi="Calibri" w:cs="Calibri"/>
                <w:color w:val="000000"/>
                <w:lang w:eastAsia="en-AU"/>
              </w:rPr>
            </w:pPr>
            <w:ins w:id="897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76" w:author="KIM, Jason" w:date="2019-04-02T13:39:00Z"/>
                <w:rFonts w:ascii="Calibri" w:eastAsia="Times New Roman" w:hAnsi="Calibri" w:cs="Calibri"/>
                <w:color w:val="000000"/>
                <w:lang w:eastAsia="en-AU"/>
              </w:rPr>
            </w:pPr>
            <w:ins w:id="8977" w:author="KIM, Jason" w:date="2019-04-02T13:39:00Z">
              <w:r w:rsidRPr="00D47EC1">
                <w:rPr>
                  <w:rFonts w:ascii="Calibri" w:eastAsia="Times New Roman" w:hAnsi="Calibri" w:cs="Calibri"/>
                  <w:color w:val="000000"/>
                  <w:lang w:eastAsia="en-AU"/>
                </w:rPr>
                <w:t>EXL1501</w:t>
              </w:r>
            </w:ins>
          </w:p>
        </w:tc>
        <w:tc>
          <w:tcPr>
            <w:tcW w:w="762" w:type="pct"/>
            <w:noWrap/>
            <w:hideMark/>
          </w:tcPr>
          <w:p w:rsidR="00110C18" w:rsidRPr="00D47EC1" w:rsidRDefault="00110C18" w:rsidP="00063728">
            <w:pPr>
              <w:rPr>
                <w:ins w:id="8978" w:author="KIM, Jason" w:date="2019-04-02T13:39:00Z"/>
                <w:rFonts w:ascii="Calibri" w:eastAsia="Times New Roman" w:hAnsi="Calibri" w:cs="Calibri"/>
                <w:color w:val="000000"/>
                <w:lang w:eastAsia="en-AU"/>
              </w:rPr>
            </w:pPr>
            <w:ins w:id="897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80" w:author="KIM, Jason" w:date="2019-04-02T13:39:00Z"/>
                <w:rFonts w:ascii="Calibri" w:eastAsia="Times New Roman" w:hAnsi="Calibri" w:cs="Calibri"/>
                <w:color w:val="000000"/>
                <w:lang w:eastAsia="en-AU"/>
              </w:rPr>
            </w:pPr>
            <w:ins w:id="8981" w:author="KIM, Jason" w:date="2019-04-02T13:39:00Z">
              <w:r w:rsidRPr="00D47EC1">
                <w:rPr>
                  <w:rFonts w:ascii="Calibri" w:eastAsia="Times New Roman" w:hAnsi="Calibri" w:cs="Calibri"/>
                  <w:color w:val="000000"/>
                  <w:lang w:eastAsia="en-AU"/>
                </w:rPr>
                <w:t>Chainage 6811</w:t>
              </w:r>
            </w:ins>
          </w:p>
        </w:tc>
        <w:tc>
          <w:tcPr>
            <w:tcW w:w="785" w:type="pct"/>
            <w:noWrap/>
            <w:hideMark/>
          </w:tcPr>
          <w:p w:rsidR="00110C18" w:rsidRPr="00D47EC1" w:rsidRDefault="00110C18" w:rsidP="00063728">
            <w:pPr>
              <w:jc w:val="right"/>
              <w:rPr>
                <w:ins w:id="8982" w:author="KIM, Jason" w:date="2019-04-02T13:39:00Z"/>
                <w:rFonts w:ascii="Calibri" w:eastAsia="Times New Roman" w:hAnsi="Calibri" w:cs="Calibri"/>
                <w:color w:val="000000"/>
                <w:lang w:eastAsia="en-AU"/>
              </w:rPr>
            </w:pPr>
            <w:ins w:id="89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84" w:author="KIM, Jason" w:date="2019-04-02T13:39:00Z"/>
        </w:trPr>
        <w:tc>
          <w:tcPr>
            <w:tcW w:w="776" w:type="pct"/>
            <w:noWrap/>
            <w:hideMark/>
          </w:tcPr>
          <w:p w:rsidR="00110C18" w:rsidRPr="00D47EC1" w:rsidRDefault="00110C18" w:rsidP="00063728">
            <w:pPr>
              <w:rPr>
                <w:ins w:id="8985" w:author="KIM, Jason" w:date="2019-04-02T13:39:00Z"/>
                <w:rFonts w:ascii="Calibri" w:eastAsia="Times New Roman" w:hAnsi="Calibri" w:cs="Calibri"/>
                <w:color w:val="000000"/>
                <w:lang w:eastAsia="en-AU"/>
              </w:rPr>
            </w:pPr>
            <w:ins w:id="8986" w:author="KIM, Jason" w:date="2019-04-02T13:39:00Z">
              <w:r w:rsidRPr="00D47EC1">
                <w:rPr>
                  <w:rFonts w:ascii="Calibri" w:eastAsia="Times New Roman" w:hAnsi="Calibri" w:cs="Calibri"/>
                  <w:color w:val="000000"/>
                  <w:lang w:eastAsia="en-AU"/>
                </w:rPr>
                <w:t>EXL50K181</w:t>
              </w:r>
            </w:ins>
          </w:p>
        </w:tc>
        <w:tc>
          <w:tcPr>
            <w:tcW w:w="622" w:type="pct"/>
            <w:noWrap/>
            <w:hideMark/>
          </w:tcPr>
          <w:p w:rsidR="00110C18" w:rsidRPr="00D47EC1" w:rsidRDefault="00110C18" w:rsidP="00063728">
            <w:pPr>
              <w:rPr>
                <w:ins w:id="8987" w:author="KIM, Jason" w:date="2019-04-02T13:39:00Z"/>
                <w:rFonts w:ascii="Calibri" w:eastAsia="Times New Roman" w:hAnsi="Calibri" w:cs="Calibri"/>
                <w:color w:val="000000"/>
                <w:lang w:eastAsia="en-AU"/>
              </w:rPr>
            </w:pPr>
            <w:ins w:id="8988" w:author="KIM, Jason" w:date="2019-04-02T13:39:00Z">
              <w:r w:rsidRPr="00D47EC1">
                <w:rPr>
                  <w:rFonts w:ascii="Calibri" w:eastAsia="Times New Roman" w:hAnsi="Calibri" w:cs="Calibri"/>
                  <w:color w:val="000000"/>
                  <w:lang w:eastAsia="en-AU"/>
                </w:rPr>
                <w:t>ELZ10266</w:t>
              </w:r>
            </w:ins>
          </w:p>
        </w:tc>
        <w:tc>
          <w:tcPr>
            <w:tcW w:w="495" w:type="pct"/>
            <w:noWrap/>
            <w:hideMark/>
          </w:tcPr>
          <w:p w:rsidR="00110C18" w:rsidRPr="00D47EC1" w:rsidRDefault="00110C18" w:rsidP="00063728">
            <w:pPr>
              <w:rPr>
                <w:ins w:id="8989" w:author="KIM, Jason" w:date="2019-04-02T13:39:00Z"/>
                <w:rFonts w:ascii="Calibri" w:eastAsia="Times New Roman" w:hAnsi="Calibri" w:cs="Calibri"/>
                <w:color w:val="000000"/>
                <w:lang w:eastAsia="en-AU"/>
              </w:rPr>
            </w:pPr>
            <w:ins w:id="899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91" w:author="KIM, Jason" w:date="2019-04-02T13:39:00Z"/>
                <w:rFonts w:ascii="Calibri" w:eastAsia="Times New Roman" w:hAnsi="Calibri" w:cs="Calibri"/>
                <w:color w:val="000000"/>
                <w:lang w:eastAsia="en-AU"/>
              </w:rPr>
            </w:pPr>
            <w:ins w:id="8992" w:author="KIM, Jason" w:date="2019-04-02T13:39:00Z">
              <w:r w:rsidRPr="00D47EC1">
                <w:rPr>
                  <w:rFonts w:ascii="Calibri" w:eastAsia="Times New Roman" w:hAnsi="Calibri" w:cs="Calibri"/>
                  <w:color w:val="000000"/>
                  <w:lang w:eastAsia="en-AU"/>
                </w:rPr>
                <w:t>EXL1511</w:t>
              </w:r>
            </w:ins>
          </w:p>
        </w:tc>
        <w:tc>
          <w:tcPr>
            <w:tcW w:w="762" w:type="pct"/>
            <w:noWrap/>
            <w:hideMark/>
          </w:tcPr>
          <w:p w:rsidR="00110C18" w:rsidRPr="00D47EC1" w:rsidRDefault="00110C18" w:rsidP="00063728">
            <w:pPr>
              <w:rPr>
                <w:ins w:id="8993" w:author="KIM, Jason" w:date="2019-04-02T13:39:00Z"/>
                <w:rFonts w:ascii="Calibri" w:eastAsia="Times New Roman" w:hAnsi="Calibri" w:cs="Calibri"/>
                <w:color w:val="000000"/>
                <w:lang w:eastAsia="en-AU"/>
              </w:rPr>
            </w:pPr>
            <w:ins w:id="899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95" w:author="KIM, Jason" w:date="2019-04-02T13:39:00Z"/>
                <w:rFonts w:ascii="Calibri" w:eastAsia="Times New Roman" w:hAnsi="Calibri" w:cs="Calibri"/>
                <w:color w:val="000000"/>
                <w:lang w:eastAsia="en-AU"/>
              </w:rPr>
            </w:pPr>
            <w:ins w:id="8996" w:author="KIM, Jason" w:date="2019-04-02T13:39:00Z">
              <w:r w:rsidRPr="00D47EC1">
                <w:rPr>
                  <w:rFonts w:ascii="Calibri" w:eastAsia="Times New Roman" w:hAnsi="Calibri" w:cs="Calibri"/>
                  <w:color w:val="000000"/>
                  <w:lang w:eastAsia="en-AU"/>
                </w:rPr>
                <w:t>Chainage 6931</w:t>
              </w:r>
            </w:ins>
          </w:p>
        </w:tc>
        <w:tc>
          <w:tcPr>
            <w:tcW w:w="785" w:type="pct"/>
            <w:noWrap/>
            <w:hideMark/>
          </w:tcPr>
          <w:p w:rsidR="00110C18" w:rsidRPr="00D47EC1" w:rsidRDefault="00110C18" w:rsidP="00063728">
            <w:pPr>
              <w:jc w:val="right"/>
              <w:rPr>
                <w:ins w:id="8997" w:author="KIM, Jason" w:date="2019-04-02T13:39:00Z"/>
                <w:rFonts w:ascii="Calibri" w:eastAsia="Times New Roman" w:hAnsi="Calibri" w:cs="Calibri"/>
                <w:color w:val="000000"/>
                <w:lang w:eastAsia="en-AU"/>
              </w:rPr>
            </w:pPr>
            <w:ins w:id="89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99" w:author="KIM, Jason" w:date="2019-04-02T13:39:00Z"/>
        </w:trPr>
        <w:tc>
          <w:tcPr>
            <w:tcW w:w="776" w:type="pct"/>
            <w:noWrap/>
            <w:hideMark/>
          </w:tcPr>
          <w:p w:rsidR="00110C18" w:rsidRPr="00D47EC1" w:rsidRDefault="00110C18" w:rsidP="00063728">
            <w:pPr>
              <w:rPr>
                <w:ins w:id="9000" w:author="KIM, Jason" w:date="2019-04-02T13:39:00Z"/>
                <w:rFonts w:ascii="Calibri" w:eastAsia="Times New Roman" w:hAnsi="Calibri" w:cs="Calibri"/>
                <w:color w:val="000000"/>
                <w:lang w:eastAsia="en-AU"/>
              </w:rPr>
            </w:pPr>
            <w:ins w:id="9001" w:author="KIM, Jason" w:date="2019-04-02T13:39:00Z">
              <w:r w:rsidRPr="00D47EC1">
                <w:rPr>
                  <w:rFonts w:ascii="Calibri" w:eastAsia="Times New Roman" w:hAnsi="Calibri" w:cs="Calibri"/>
                  <w:color w:val="000000"/>
                  <w:lang w:eastAsia="en-AU"/>
                </w:rPr>
                <w:t>EXL52K171</w:t>
              </w:r>
            </w:ins>
          </w:p>
        </w:tc>
        <w:tc>
          <w:tcPr>
            <w:tcW w:w="622" w:type="pct"/>
            <w:noWrap/>
            <w:hideMark/>
          </w:tcPr>
          <w:p w:rsidR="00110C18" w:rsidRPr="00D47EC1" w:rsidRDefault="00110C18" w:rsidP="00063728">
            <w:pPr>
              <w:rPr>
                <w:ins w:id="9002" w:author="KIM, Jason" w:date="2019-04-02T13:39:00Z"/>
                <w:rFonts w:ascii="Calibri" w:eastAsia="Times New Roman" w:hAnsi="Calibri" w:cs="Calibri"/>
                <w:color w:val="000000"/>
                <w:lang w:eastAsia="en-AU"/>
              </w:rPr>
            </w:pPr>
            <w:ins w:id="9003" w:author="KIM, Jason" w:date="2019-04-02T13:39:00Z">
              <w:r w:rsidRPr="00D47EC1">
                <w:rPr>
                  <w:rFonts w:ascii="Calibri" w:eastAsia="Times New Roman" w:hAnsi="Calibri" w:cs="Calibri"/>
                  <w:color w:val="000000"/>
                  <w:lang w:eastAsia="en-AU"/>
                </w:rPr>
                <w:t>ELZ10270</w:t>
              </w:r>
            </w:ins>
          </w:p>
        </w:tc>
        <w:tc>
          <w:tcPr>
            <w:tcW w:w="495" w:type="pct"/>
            <w:noWrap/>
            <w:hideMark/>
          </w:tcPr>
          <w:p w:rsidR="00110C18" w:rsidRPr="00D47EC1" w:rsidRDefault="00110C18" w:rsidP="00063728">
            <w:pPr>
              <w:rPr>
                <w:ins w:id="9004" w:author="KIM, Jason" w:date="2019-04-02T13:39:00Z"/>
                <w:rFonts w:ascii="Calibri" w:eastAsia="Times New Roman" w:hAnsi="Calibri" w:cs="Calibri"/>
                <w:color w:val="000000"/>
                <w:lang w:eastAsia="en-AU"/>
              </w:rPr>
            </w:pPr>
            <w:ins w:id="900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9006" w:author="KIM, Jason" w:date="2019-04-02T13:39:00Z"/>
                <w:rFonts w:ascii="Calibri" w:eastAsia="Times New Roman" w:hAnsi="Calibri" w:cs="Calibri"/>
                <w:color w:val="000000"/>
                <w:lang w:eastAsia="en-AU"/>
              </w:rPr>
            </w:pPr>
            <w:ins w:id="9007" w:author="KIM, Jason" w:date="2019-04-02T13:39:00Z">
              <w:r w:rsidRPr="00D47EC1">
                <w:rPr>
                  <w:rFonts w:ascii="Calibri" w:eastAsia="Times New Roman" w:hAnsi="Calibri" w:cs="Calibri"/>
                  <w:color w:val="000000"/>
                  <w:lang w:eastAsia="en-AU"/>
                </w:rPr>
                <w:t>EXL1521</w:t>
              </w:r>
            </w:ins>
          </w:p>
        </w:tc>
        <w:tc>
          <w:tcPr>
            <w:tcW w:w="762" w:type="pct"/>
            <w:noWrap/>
            <w:hideMark/>
          </w:tcPr>
          <w:p w:rsidR="00110C18" w:rsidRPr="00D47EC1" w:rsidRDefault="00110C18" w:rsidP="00063728">
            <w:pPr>
              <w:rPr>
                <w:ins w:id="9008" w:author="KIM, Jason" w:date="2019-04-02T13:39:00Z"/>
                <w:rFonts w:ascii="Calibri" w:eastAsia="Times New Roman" w:hAnsi="Calibri" w:cs="Calibri"/>
                <w:color w:val="000000"/>
                <w:lang w:eastAsia="en-AU"/>
              </w:rPr>
            </w:pPr>
            <w:ins w:id="900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10" w:author="KIM, Jason" w:date="2019-04-02T13:39:00Z"/>
                <w:rFonts w:ascii="Calibri" w:eastAsia="Times New Roman" w:hAnsi="Calibri" w:cs="Calibri"/>
                <w:color w:val="000000"/>
                <w:lang w:eastAsia="en-AU"/>
              </w:rPr>
            </w:pPr>
            <w:ins w:id="9011" w:author="KIM, Jason" w:date="2019-04-02T13:39:00Z">
              <w:r w:rsidRPr="00D47EC1">
                <w:rPr>
                  <w:rFonts w:ascii="Calibri" w:eastAsia="Times New Roman" w:hAnsi="Calibri" w:cs="Calibri"/>
                  <w:color w:val="000000"/>
                  <w:lang w:eastAsia="en-AU"/>
                </w:rPr>
                <w:t>Chainage 7051</w:t>
              </w:r>
            </w:ins>
          </w:p>
        </w:tc>
        <w:tc>
          <w:tcPr>
            <w:tcW w:w="785" w:type="pct"/>
            <w:noWrap/>
            <w:hideMark/>
          </w:tcPr>
          <w:p w:rsidR="00110C18" w:rsidRPr="00D47EC1" w:rsidRDefault="00110C18" w:rsidP="00063728">
            <w:pPr>
              <w:jc w:val="right"/>
              <w:rPr>
                <w:ins w:id="9012" w:author="KIM, Jason" w:date="2019-04-02T13:39:00Z"/>
                <w:rFonts w:ascii="Calibri" w:eastAsia="Times New Roman" w:hAnsi="Calibri" w:cs="Calibri"/>
                <w:color w:val="000000"/>
                <w:lang w:eastAsia="en-AU"/>
              </w:rPr>
            </w:pPr>
            <w:ins w:id="90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14" w:author="KIM, Jason" w:date="2019-04-02T13:39:00Z"/>
        </w:trPr>
        <w:tc>
          <w:tcPr>
            <w:tcW w:w="776" w:type="pct"/>
            <w:noWrap/>
            <w:hideMark/>
          </w:tcPr>
          <w:p w:rsidR="00110C18" w:rsidRPr="00D47EC1" w:rsidRDefault="00110C18" w:rsidP="00063728">
            <w:pPr>
              <w:rPr>
                <w:ins w:id="9015" w:author="KIM, Jason" w:date="2019-04-02T13:39:00Z"/>
                <w:rFonts w:ascii="Calibri" w:eastAsia="Times New Roman" w:hAnsi="Calibri" w:cs="Calibri"/>
                <w:color w:val="000000"/>
                <w:lang w:eastAsia="en-AU"/>
              </w:rPr>
            </w:pPr>
            <w:ins w:id="9016" w:author="KIM, Jason" w:date="2019-04-02T13:39:00Z">
              <w:r w:rsidRPr="00D47EC1">
                <w:rPr>
                  <w:rFonts w:ascii="Calibri" w:eastAsia="Times New Roman" w:hAnsi="Calibri" w:cs="Calibri"/>
                  <w:color w:val="000000"/>
                  <w:lang w:eastAsia="en-AU"/>
                </w:rPr>
                <w:t>EXL52K181</w:t>
              </w:r>
            </w:ins>
          </w:p>
        </w:tc>
        <w:tc>
          <w:tcPr>
            <w:tcW w:w="622" w:type="pct"/>
            <w:noWrap/>
            <w:hideMark/>
          </w:tcPr>
          <w:p w:rsidR="00110C18" w:rsidRPr="00D47EC1" w:rsidRDefault="00110C18" w:rsidP="00063728">
            <w:pPr>
              <w:rPr>
                <w:ins w:id="9017" w:author="KIM, Jason" w:date="2019-04-02T13:39:00Z"/>
                <w:rFonts w:ascii="Calibri" w:eastAsia="Times New Roman" w:hAnsi="Calibri" w:cs="Calibri"/>
                <w:color w:val="000000"/>
                <w:lang w:eastAsia="en-AU"/>
              </w:rPr>
            </w:pPr>
            <w:ins w:id="9018" w:author="KIM, Jason" w:date="2019-04-02T13:39:00Z">
              <w:r w:rsidRPr="00D47EC1">
                <w:rPr>
                  <w:rFonts w:ascii="Calibri" w:eastAsia="Times New Roman" w:hAnsi="Calibri" w:cs="Calibri"/>
                  <w:color w:val="000000"/>
                  <w:lang w:eastAsia="en-AU"/>
                </w:rPr>
                <w:t>ELZ10274</w:t>
              </w:r>
            </w:ins>
          </w:p>
        </w:tc>
        <w:tc>
          <w:tcPr>
            <w:tcW w:w="495" w:type="pct"/>
            <w:noWrap/>
            <w:hideMark/>
          </w:tcPr>
          <w:p w:rsidR="00110C18" w:rsidRPr="00D47EC1" w:rsidRDefault="00110C18" w:rsidP="00063728">
            <w:pPr>
              <w:rPr>
                <w:ins w:id="9019" w:author="KIM, Jason" w:date="2019-04-02T13:39:00Z"/>
                <w:rFonts w:ascii="Calibri" w:eastAsia="Times New Roman" w:hAnsi="Calibri" w:cs="Calibri"/>
                <w:color w:val="000000"/>
                <w:lang w:eastAsia="en-AU"/>
              </w:rPr>
            </w:pPr>
            <w:ins w:id="902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9021" w:author="KIM, Jason" w:date="2019-04-02T13:39:00Z"/>
                <w:rFonts w:ascii="Calibri" w:eastAsia="Times New Roman" w:hAnsi="Calibri" w:cs="Calibri"/>
                <w:color w:val="000000"/>
                <w:lang w:eastAsia="en-AU"/>
              </w:rPr>
            </w:pPr>
            <w:ins w:id="9022" w:author="KIM, Jason" w:date="2019-04-02T13:39:00Z">
              <w:r w:rsidRPr="00D47EC1">
                <w:rPr>
                  <w:rFonts w:ascii="Calibri" w:eastAsia="Times New Roman" w:hAnsi="Calibri" w:cs="Calibri"/>
                  <w:color w:val="000000"/>
                  <w:lang w:eastAsia="en-AU"/>
                </w:rPr>
                <w:t>EXL1531</w:t>
              </w:r>
            </w:ins>
          </w:p>
        </w:tc>
        <w:tc>
          <w:tcPr>
            <w:tcW w:w="762" w:type="pct"/>
            <w:noWrap/>
            <w:hideMark/>
          </w:tcPr>
          <w:p w:rsidR="00110C18" w:rsidRPr="00D47EC1" w:rsidRDefault="00110C18" w:rsidP="00063728">
            <w:pPr>
              <w:rPr>
                <w:ins w:id="9023" w:author="KIM, Jason" w:date="2019-04-02T13:39:00Z"/>
                <w:rFonts w:ascii="Calibri" w:eastAsia="Times New Roman" w:hAnsi="Calibri" w:cs="Calibri"/>
                <w:color w:val="000000"/>
                <w:lang w:eastAsia="en-AU"/>
              </w:rPr>
            </w:pPr>
            <w:ins w:id="902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25" w:author="KIM, Jason" w:date="2019-04-02T13:39:00Z"/>
                <w:rFonts w:ascii="Calibri" w:eastAsia="Times New Roman" w:hAnsi="Calibri" w:cs="Calibri"/>
                <w:color w:val="000000"/>
                <w:lang w:eastAsia="en-AU"/>
              </w:rPr>
            </w:pPr>
            <w:ins w:id="9026" w:author="KIM, Jason" w:date="2019-04-02T13:39:00Z">
              <w:r w:rsidRPr="00D47EC1">
                <w:rPr>
                  <w:rFonts w:ascii="Calibri" w:eastAsia="Times New Roman" w:hAnsi="Calibri" w:cs="Calibri"/>
                  <w:color w:val="000000"/>
                  <w:lang w:eastAsia="en-AU"/>
                </w:rPr>
                <w:t>Chainage 7171</w:t>
              </w:r>
            </w:ins>
          </w:p>
        </w:tc>
        <w:tc>
          <w:tcPr>
            <w:tcW w:w="785" w:type="pct"/>
            <w:noWrap/>
            <w:hideMark/>
          </w:tcPr>
          <w:p w:rsidR="00110C18" w:rsidRPr="00D47EC1" w:rsidRDefault="00110C18" w:rsidP="00063728">
            <w:pPr>
              <w:jc w:val="right"/>
              <w:rPr>
                <w:ins w:id="9027" w:author="KIM, Jason" w:date="2019-04-02T13:39:00Z"/>
                <w:rFonts w:ascii="Calibri" w:eastAsia="Times New Roman" w:hAnsi="Calibri" w:cs="Calibri"/>
                <w:color w:val="000000"/>
                <w:lang w:eastAsia="en-AU"/>
              </w:rPr>
            </w:pPr>
            <w:ins w:id="90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29" w:author="KIM, Jason" w:date="2019-04-02T13:39:00Z"/>
        </w:trPr>
        <w:tc>
          <w:tcPr>
            <w:tcW w:w="776" w:type="pct"/>
            <w:noWrap/>
            <w:hideMark/>
          </w:tcPr>
          <w:p w:rsidR="00110C18" w:rsidRPr="00D47EC1" w:rsidRDefault="00110C18" w:rsidP="00063728">
            <w:pPr>
              <w:rPr>
                <w:ins w:id="9030" w:author="KIM, Jason" w:date="2019-04-02T13:39:00Z"/>
                <w:rFonts w:ascii="Calibri" w:eastAsia="Times New Roman" w:hAnsi="Calibri" w:cs="Calibri"/>
                <w:color w:val="000000"/>
                <w:lang w:eastAsia="en-AU"/>
              </w:rPr>
            </w:pPr>
            <w:ins w:id="9031" w:author="KIM, Jason" w:date="2019-04-02T13:39:00Z">
              <w:r w:rsidRPr="00D47EC1">
                <w:rPr>
                  <w:rFonts w:ascii="Calibri" w:eastAsia="Times New Roman" w:hAnsi="Calibri" w:cs="Calibri"/>
                  <w:color w:val="000000"/>
                  <w:lang w:eastAsia="en-AU"/>
                </w:rPr>
                <w:t>EXL54K171</w:t>
              </w:r>
            </w:ins>
          </w:p>
        </w:tc>
        <w:tc>
          <w:tcPr>
            <w:tcW w:w="622" w:type="pct"/>
            <w:noWrap/>
            <w:hideMark/>
          </w:tcPr>
          <w:p w:rsidR="00110C18" w:rsidRPr="00D47EC1" w:rsidRDefault="00110C18" w:rsidP="00063728">
            <w:pPr>
              <w:rPr>
                <w:ins w:id="9032" w:author="KIM, Jason" w:date="2019-04-02T13:39:00Z"/>
                <w:rFonts w:ascii="Calibri" w:eastAsia="Times New Roman" w:hAnsi="Calibri" w:cs="Calibri"/>
                <w:color w:val="000000"/>
                <w:lang w:eastAsia="en-AU"/>
              </w:rPr>
            </w:pPr>
            <w:ins w:id="9033" w:author="KIM, Jason" w:date="2019-04-02T13:39:00Z">
              <w:r w:rsidRPr="00D47EC1">
                <w:rPr>
                  <w:rFonts w:ascii="Calibri" w:eastAsia="Times New Roman" w:hAnsi="Calibri" w:cs="Calibri"/>
                  <w:color w:val="000000"/>
                  <w:lang w:eastAsia="en-AU"/>
                </w:rPr>
                <w:t>ELZ10278</w:t>
              </w:r>
            </w:ins>
          </w:p>
        </w:tc>
        <w:tc>
          <w:tcPr>
            <w:tcW w:w="495" w:type="pct"/>
            <w:noWrap/>
            <w:hideMark/>
          </w:tcPr>
          <w:p w:rsidR="00110C18" w:rsidRPr="00D47EC1" w:rsidRDefault="00110C18" w:rsidP="00063728">
            <w:pPr>
              <w:rPr>
                <w:ins w:id="9034" w:author="KIM, Jason" w:date="2019-04-02T13:39:00Z"/>
                <w:rFonts w:ascii="Calibri" w:eastAsia="Times New Roman" w:hAnsi="Calibri" w:cs="Calibri"/>
                <w:color w:val="000000"/>
                <w:lang w:eastAsia="en-AU"/>
              </w:rPr>
            </w:pPr>
            <w:ins w:id="903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36" w:author="KIM, Jason" w:date="2019-04-02T13:39:00Z"/>
                <w:rFonts w:ascii="Calibri" w:eastAsia="Times New Roman" w:hAnsi="Calibri" w:cs="Calibri"/>
                <w:color w:val="000000"/>
                <w:lang w:eastAsia="en-AU"/>
              </w:rPr>
            </w:pPr>
            <w:ins w:id="9037" w:author="KIM, Jason" w:date="2019-04-02T13:39:00Z">
              <w:r w:rsidRPr="00D47EC1">
                <w:rPr>
                  <w:rFonts w:ascii="Calibri" w:eastAsia="Times New Roman" w:hAnsi="Calibri" w:cs="Calibri"/>
                  <w:color w:val="000000"/>
                  <w:lang w:eastAsia="en-AU"/>
                </w:rPr>
                <w:t>EXL1541</w:t>
              </w:r>
            </w:ins>
          </w:p>
        </w:tc>
        <w:tc>
          <w:tcPr>
            <w:tcW w:w="762" w:type="pct"/>
            <w:noWrap/>
            <w:hideMark/>
          </w:tcPr>
          <w:p w:rsidR="00110C18" w:rsidRPr="00D47EC1" w:rsidRDefault="00110C18" w:rsidP="00063728">
            <w:pPr>
              <w:rPr>
                <w:ins w:id="9038" w:author="KIM, Jason" w:date="2019-04-02T13:39:00Z"/>
                <w:rFonts w:ascii="Calibri" w:eastAsia="Times New Roman" w:hAnsi="Calibri" w:cs="Calibri"/>
                <w:color w:val="000000"/>
                <w:lang w:eastAsia="en-AU"/>
              </w:rPr>
            </w:pPr>
            <w:ins w:id="903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40" w:author="KIM, Jason" w:date="2019-04-02T13:39:00Z"/>
                <w:rFonts w:ascii="Calibri" w:eastAsia="Times New Roman" w:hAnsi="Calibri" w:cs="Calibri"/>
                <w:color w:val="000000"/>
                <w:lang w:eastAsia="en-AU"/>
              </w:rPr>
            </w:pPr>
            <w:ins w:id="9041" w:author="KIM, Jason" w:date="2019-04-02T13:39:00Z">
              <w:r w:rsidRPr="00D47EC1">
                <w:rPr>
                  <w:rFonts w:ascii="Calibri" w:eastAsia="Times New Roman" w:hAnsi="Calibri" w:cs="Calibri"/>
                  <w:color w:val="000000"/>
                  <w:lang w:eastAsia="en-AU"/>
                </w:rPr>
                <w:t>Chainage 7290</w:t>
              </w:r>
            </w:ins>
          </w:p>
        </w:tc>
        <w:tc>
          <w:tcPr>
            <w:tcW w:w="785" w:type="pct"/>
            <w:noWrap/>
            <w:hideMark/>
          </w:tcPr>
          <w:p w:rsidR="00110C18" w:rsidRPr="00D47EC1" w:rsidRDefault="00110C18" w:rsidP="00063728">
            <w:pPr>
              <w:jc w:val="right"/>
              <w:rPr>
                <w:ins w:id="9042" w:author="KIM, Jason" w:date="2019-04-02T13:39:00Z"/>
                <w:rFonts w:ascii="Calibri" w:eastAsia="Times New Roman" w:hAnsi="Calibri" w:cs="Calibri"/>
                <w:color w:val="000000"/>
                <w:lang w:eastAsia="en-AU"/>
              </w:rPr>
            </w:pPr>
            <w:ins w:id="90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44" w:author="KIM, Jason" w:date="2019-04-02T13:39:00Z"/>
        </w:trPr>
        <w:tc>
          <w:tcPr>
            <w:tcW w:w="776" w:type="pct"/>
            <w:noWrap/>
            <w:hideMark/>
          </w:tcPr>
          <w:p w:rsidR="00110C18" w:rsidRPr="00D47EC1" w:rsidRDefault="00110C18" w:rsidP="00063728">
            <w:pPr>
              <w:rPr>
                <w:ins w:id="9045" w:author="KIM, Jason" w:date="2019-04-02T13:39:00Z"/>
                <w:rFonts w:ascii="Calibri" w:eastAsia="Times New Roman" w:hAnsi="Calibri" w:cs="Calibri"/>
                <w:color w:val="000000"/>
                <w:lang w:eastAsia="en-AU"/>
              </w:rPr>
            </w:pPr>
            <w:ins w:id="9046" w:author="KIM, Jason" w:date="2019-04-02T13:39:00Z">
              <w:r w:rsidRPr="00D47EC1">
                <w:rPr>
                  <w:rFonts w:ascii="Calibri" w:eastAsia="Times New Roman" w:hAnsi="Calibri" w:cs="Calibri"/>
                  <w:color w:val="000000"/>
                  <w:lang w:eastAsia="en-AU"/>
                </w:rPr>
                <w:t>EXL54K181</w:t>
              </w:r>
            </w:ins>
          </w:p>
        </w:tc>
        <w:tc>
          <w:tcPr>
            <w:tcW w:w="622" w:type="pct"/>
            <w:noWrap/>
            <w:hideMark/>
          </w:tcPr>
          <w:p w:rsidR="00110C18" w:rsidRPr="00D47EC1" w:rsidRDefault="00110C18" w:rsidP="00063728">
            <w:pPr>
              <w:rPr>
                <w:ins w:id="9047" w:author="KIM, Jason" w:date="2019-04-02T13:39:00Z"/>
                <w:rFonts w:ascii="Calibri" w:eastAsia="Times New Roman" w:hAnsi="Calibri" w:cs="Calibri"/>
                <w:color w:val="000000"/>
                <w:lang w:eastAsia="en-AU"/>
              </w:rPr>
            </w:pPr>
            <w:ins w:id="9048" w:author="KIM, Jason" w:date="2019-04-02T13:39:00Z">
              <w:r w:rsidRPr="00D47EC1">
                <w:rPr>
                  <w:rFonts w:ascii="Calibri" w:eastAsia="Times New Roman" w:hAnsi="Calibri" w:cs="Calibri"/>
                  <w:color w:val="000000"/>
                  <w:lang w:eastAsia="en-AU"/>
                </w:rPr>
                <w:t>ELZ10282</w:t>
              </w:r>
            </w:ins>
          </w:p>
        </w:tc>
        <w:tc>
          <w:tcPr>
            <w:tcW w:w="495" w:type="pct"/>
            <w:noWrap/>
            <w:hideMark/>
          </w:tcPr>
          <w:p w:rsidR="00110C18" w:rsidRPr="00D47EC1" w:rsidRDefault="00110C18" w:rsidP="00063728">
            <w:pPr>
              <w:rPr>
                <w:ins w:id="9049" w:author="KIM, Jason" w:date="2019-04-02T13:39:00Z"/>
                <w:rFonts w:ascii="Calibri" w:eastAsia="Times New Roman" w:hAnsi="Calibri" w:cs="Calibri"/>
                <w:color w:val="000000"/>
                <w:lang w:eastAsia="en-AU"/>
              </w:rPr>
            </w:pPr>
            <w:ins w:id="905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51" w:author="KIM, Jason" w:date="2019-04-02T13:39:00Z"/>
                <w:rFonts w:ascii="Calibri" w:eastAsia="Times New Roman" w:hAnsi="Calibri" w:cs="Calibri"/>
                <w:color w:val="000000"/>
                <w:lang w:eastAsia="en-AU"/>
              </w:rPr>
            </w:pPr>
            <w:ins w:id="9052" w:author="KIM, Jason" w:date="2019-04-02T13:39:00Z">
              <w:r w:rsidRPr="00D47EC1">
                <w:rPr>
                  <w:rFonts w:ascii="Calibri" w:eastAsia="Times New Roman" w:hAnsi="Calibri" w:cs="Calibri"/>
                  <w:color w:val="000000"/>
                  <w:lang w:eastAsia="en-AU"/>
                </w:rPr>
                <w:t>EXL1551</w:t>
              </w:r>
            </w:ins>
          </w:p>
        </w:tc>
        <w:tc>
          <w:tcPr>
            <w:tcW w:w="762" w:type="pct"/>
            <w:noWrap/>
            <w:hideMark/>
          </w:tcPr>
          <w:p w:rsidR="00110C18" w:rsidRPr="00D47EC1" w:rsidRDefault="00110C18" w:rsidP="00063728">
            <w:pPr>
              <w:rPr>
                <w:ins w:id="9053" w:author="KIM, Jason" w:date="2019-04-02T13:39:00Z"/>
                <w:rFonts w:ascii="Calibri" w:eastAsia="Times New Roman" w:hAnsi="Calibri" w:cs="Calibri"/>
                <w:color w:val="000000"/>
                <w:lang w:eastAsia="en-AU"/>
              </w:rPr>
            </w:pPr>
            <w:ins w:id="905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55" w:author="KIM, Jason" w:date="2019-04-02T13:39:00Z"/>
                <w:rFonts w:ascii="Calibri" w:eastAsia="Times New Roman" w:hAnsi="Calibri" w:cs="Calibri"/>
                <w:color w:val="000000"/>
                <w:lang w:eastAsia="en-AU"/>
              </w:rPr>
            </w:pPr>
            <w:ins w:id="9056" w:author="KIM, Jason" w:date="2019-04-02T13:39:00Z">
              <w:r w:rsidRPr="00D47EC1">
                <w:rPr>
                  <w:rFonts w:ascii="Calibri" w:eastAsia="Times New Roman" w:hAnsi="Calibri" w:cs="Calibri"/>
                  <w:color w:val="000000"/>
                  <w:lang w:eastAsia="en-AU"/>
                </w:rPr>
                <w:t>Chainage 7410</w:t>
              </w:r>
            </w:ins>
          </w:p>
        </w:tc>
        <w:tc>
          <w:tcPr>
            <w:tcW w:w="785" w:type="pct"/>
            <w:noWrap/>
            <w:hideMark/>
          </w:tcPr>
          <w:p w:rsidR="00110C18" w:rsidRPr="00D47EC1" w:rsidRDefault="00110C18" w:rsidP="00063728">
            <w:pPr>
              <w:jc w:val="right"/>
              <w:rPr>
                <w:ins w:id="9057" w:author="KIM, Jason" w:date="2019-04-02T13:39:00Z"/>
                <w:rFonts w:ascii="Calibri" w:eastAsia="Times New Roman" w:hAnsi="Calibri" w:cs="Calibri"/>
                <w:color w:val="000000"/>
                <w:lang w:eastAsia="en-AU"/>
              </w:rPr>
            </w:pPr>
            <w:ins w:id="90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59" w:author="KIM, Jason" w:date="2019-04-02T13:39:00Z"/>
        </w:trPr>
        <w:tc>
          <w:tcPr>
            <w:tcW w:w="776" w:type="pct"/>
            <w:noWrap/>
            <w:hideMark/>
          </w:tcPr>
          <w:p w:rsidR="00110C18" w:rsidRPr="00D47EC1" w:rsidRDefault="00110C18" w:rsidP="00063728">
            <w:pPr>
              <w:rPr>
                <w:ins w:id="9060" w:author="KIM, Jason" w:date="2019-04-02T13:39:00Z"/>
                <w:rFonts w:ascii="Calibri" w:eastAsia="Times New Roman" w:hAnsi="Calibri" w:cs="Calibri"/>
                <w:color w:val="000000"/>
                <w:lang w:eastAsia="en-AU"/>
              </w:rPr>
            </w:pPr>
            <w:ins w:id="9061" w:author="KIM, Jason" w:date="2019-04-02T13:39:00Z">
              <w:r w:rsidRPr="00D47EC1">
                <w:rPr>
                  <w:rFonts w:ascii="Calibri" w:eastAsia="Times New Roman" w:hAnsi="Calibri" w:cs="Calibri"/>
                  <w:color w:val="000000"/>
                  <w:lang w:eastAsia="en-AU"/>
                </w:rPr>
                <w:t>EXL56K171</w:t>
              </w:r>
            </w:ins>
          </w:p>
        </w:tc>
        <w:tc>
          <w:tcPr>
            <w:tcW w:w="622" w:type="pct"/>
            <w:noWrap/>
            <w:hideMark/>
          </w:tcPr>
          <w:p w:rsidR="00110C18" w:rsidRPr="00D47EC1" w:rsidRDefault="00110C18" w:rsidP="00063728">
            <w:pPr>
              <w:rPr>
                <w:ins w:id="9062" w:author="KIM, Jason" w:date="2019-04-02T13:39:00Z"/>
                <w:rFonts w:ascii="Calibri" w:eastAsia="Times New Roman" w:hAnsi="Calibri" w:cs="Calibri"/>
                <w:color w:val="000000"/>
                <w:lang w:eastAsia="en-AU"/>
              </w:rPr>
            </w:pPr>
            <w:ins w:id="9063" w:author="KIM, Jason" w:date="2019-04-02T13:39:00Z">
              <w:r w:rsidRPr="00D47EC1">
                <w:rPr>
                  <w:rFonts w:ascii="Calibri" w:eastAsia="Times New Roman" w:hAnsi="Calibri" w:cs="Calibri"/>
                  <w:color w:val="000000"/>
                  <w:lang w:eastAsia="en-AU"/>
                </w:rPr>
                <w:t>ELZ10286</w:t>
              </w:r>
            </w:ins>
          </w:p>
        </w:tc>
        <w:tc>
          <w:tcPr>
            <w:tcW w:w="495" w:type="pct"/>
            <w:noWrap/>
            <w:hideMark/>
          </w:tcPr>
          <w:p w:rsidR="00110C18" w:rsidRPr="00D47EC1" w:rsidRDefault="00110C18" w:rsidP="00063728">
            <w:pPr>
              <w:rPr>
                <w:ins w:id="9064" w:author="KIM, Jason" w:date="2019-04-02T13:39:00Z"/>
                <w:rFonts w:ascii="Calibri" w:eastAsia="Times New Roman" w:hAnsi="Calibri" w:cs="Calibri"/>
                <w:color w:val="000000"/>
                <w:lang w:eastAsia="en-AU"/>
              </w:rPr>
            </w:pPr>
            <w:ins w:id="906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66" w:author="KIM, Jason" w:date="2019-04-02T13:39:00Z"/>
                <w:rFonts w:ascii="Calibri" w:eastAsia="Times New Roman" w:hAnsi="Calibri" w:cs="Calibri"/>
                <w:color w:val="000000"/>
                <w:lang w:eastAsia="en-AU"/>
              </w:rPr>
            </w:pPr>
            <w:ins w:id="9067" w:author="KIM, Jason" w:date="2019-04-02T13:39:00Z">
              <w:r w:rsidRPr="00D47EC1">
                <w:rPr>
                  <w:rFonts w:ascii="Calibri" w:eastAsia="Times New Roman" w:hAnsi="Calibri" w:cs="Calibri"/>
                  <w:color w:val="000000"/>
                  <w:lang w:eastAsia="en-AU"/>
                </w:rPr>
                <w:t>EXL1561</w:t>
              </w:r>
            </w:ins>
          </w:p>
        </w:tc>
        <w:tc>
          <w:tcPr>
            <w:tcW w:w="762" w:type="pct"/>
            <w:noWrap/>
            <w:hideMark/>
          </w:tcPr>
          <w:p w:rsidR="00110C18" w:rsidRPr="00D47EC1" w:rsidRDefault="00110C18" w:rsidP="00063728">
            <w:pPr>
              <w:rPr>
                <w:ins w:id="9068" w:author="KIM, Jason" w:date="2019-04-02T13:39:00Z"/>
                <w:rFonts w:ascii="Calibri" w:eastAsia="Times New Roman" w:hAnsi="Calibri" w:cs="Calibri"/>
                <w:color w:val="000000"/>
                <w:lang w:eastAsia="en-AU"/>
              </w:rPr>
            </w:pPr>
            <w:ins w:id="906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70" w:author="KIM, Jason" w:date="2019-04-02T13:39:00Z"/>
                <w:rFonts w:ascii="Calibri" w:eastAsia="Times New Roman" w:hAnsi="Calibri" w:cs="Calibri"/>
                <w:color w:val="000000"/>
                <w:lang w:eastAsia="en-AU"/>
              </w:rPr>
            </w:pPr>
            <w:ins w:id="9071" w:author="KIM, Jason" w:date="2019-04-02T13:39:00Z">
              <w:r w:rsidRPr="00D47EC1">
                <w:rPr>
                  <w:rFonts w:ascii="Calibri" w:eastAsia="Times New Roman" w:hAnsi="Calibri" w:cs="Calibri"/>
                  <w:color w:val="000000"/>
                  <w:lang w:eastAsia="en-AU"/>
                </w:rPr>
                <w:t>Chainage 7530</w:t>
              </w:r>
            </w:ins>
          </w:p>
        </w:tc>
        <w:tc>
          <w:tcPr>
            <w:tcW w:w="785" w:type="pct"/>
            <w:noWrap/>
            <w:hideMark/>
          </w:tcPr>
          <w:p w:rsidR="00110C18" w:rsidRPr="00D47EC1" w:rsidRDefault="00110C18" w:rsidP="00063728">
            <w:pPr>
              <w:jc w:val="right"/>
              <w:rPr>
                <w:ins w:id="9072" w:author="KIM, Jason" w:date="2019-04-02T13:39:00Z"/>
                <w:rFonts w:ascii="Calibri" w:eastAsia="Times New Roman" w:hAnsi="Calibri" w:cs="Calibri"/>
                <w:color w:val="000000"/>
                <w:lang w:eastAsia="en-AU"/>
              </w:rPr>
            </w:pPr>
            <w:ins w:id="90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74" w:author="KIM, Jason" w:date="2019-04-02T13:39:00Z"/>
        </w:trPr>
        <w:tc>
          <w:tcPr>
            <w:tcW w:w="776" w:type="pct"/>
            <w:noWrap/>
            <w:hideMark/>
          </w:tcPr>
          <w:p w:rsidR="00110C18" w:rsidRPr="00D47EC1" w:rsidRDefault="00110C18" w:rsidP="00063728">
            <w:pPr>
              <w:rPr>
                <w:ins w:id="9075" w:author="KIM, Jason" w:date="2019-04-02T13:39:00Z"/>
                <w:rFonts w:ascii="Calibri" w:eastAsia="Times New Roman" w:hAnsi="Calibri" w:cs="Calibri"/>
                <w:color w:val="000000"/>
                <w:lang w:eastAsia="en-AU"/>
              </w:rPr>
            </w:pPr>
            <w:ins w:id="9076" w:author="KIM, Jason" w:date="2019-04-02T13:39:00Z">
              <w:r w:rsidRPr="00D47EC1">
                <w:rPr>
                  <w:rFonts w:ascii="Calibri" w:eastAsia="Times New Roman" w:hAnsi="Calibri" w:cs="Calibri"/>
                  <w:color w:val="000000"/>
                  <w:lang w:eastAsia="en-AU"/>
                </w:rPr>
                <w:t>EXL56K181</w:t>
              </w:r>
            </w:ins>
          </w:p>
        </w:tc>
        <w:tc>
          <w:tcPr>
            <w:tcW w:w="622" w:type="pct"/>
            <w:noWrap/>
            <w:hideMark/>
          </w:tcPr>
          <w:p w:rsidR="00110C18" w:rsidRPr="00D47EC1" w:rsidRDefault="00110C18" w:rsidP="00063728">
            <w:pPr>
              <w:rPr>
                <w:ins w:id="9077" w:author="KIM, Jason" w:date="2019-04-02T13:39:00Z"/>
                <w:rFonts w:ascii="Calibri" w:eastAsia="Times New Roman" w:hAnsi="Calibri" w:cs="Calibri"/>
                <w:color w:val="000000"/>
                <w:lang w:eastAsia="en-AU"/>
              </w:rPr>
            </w:pPr>
            <w:ins w:id="9078" w:author="KIM, Jason" w:date="2019-04-02T13:39:00Z">
              <w:r w:rsidRPr="00D47EC1">
                <w:rPr>
                  <w:rFonts w:ascii="Calibri" w:eastAsia="Times New Roman" w:hAnsi="Calibri" w:cs="Calibri"/>
                  <w:color w:val="000000"/>
                  <w:lang w:eastAsia="en-AU"/>
                </w:rPr>
                <w:t>ELZ10290</w:t>
              </w:r>
            </w:ins>
          </w:p>
        </w:tc>
        <w:tc>
          <w:tcPr>
            <w:tcW w:w="495" w:type="pct"/>
            <w:noWrap/>
            <w:hideMark/>
          </w:tcPr>
          <w:p w:rsidR="00110C18" w:rsidRPr="00D47EC1" w:rsidRDefault="00110C18" w:rsidP="00063728">
            <w:pPr>
              <w:rPr>
                <w:ins w:id="9079" w:author="KIM, Jason" w:date="2019-04-02T13:39:00Z"/>
                <w:rFonts w:ascii="Calibri" w:eastAsia="Times New Roman" w:hAnsi="Calibri" w:cs="Calibri"/>
                <w:color w:val="000000"/>
                <w:lang w:eastAsia="en-AU"/>
              </w:rPr>
            </w:pPr>
            <w:ins w:id="908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81" w:author="KIM, Jason" w:date="2019-04-02T13:39:00Z"/>
                <w:rFonts w:ascii="Calibri" w:eastAsia="Times New Roman" w:hAnsi="Calibri" w:cs="Calibri"/>
                <w:color w:val="000000"/>
                <w:lang w:eastAsia="en-AU"/>
              </w:rPr>
            </w:pPr>
            <w:ins w:id="9082" w:author="KIM, Jason" w:date="2019-04-02T13:39:00Z">
              <w:r w:rsidRPr="00D47EC1">
                <w:rPr>
                  <w:rFonts w:ascii="Calibri" w:eastAsia="Times New Roman" w:hAnsi="Calibri" w:cs="Calibri"/>
                  <w:color w:val="000000"/>
                  <w:lang w:eastAsia="en-AU"/>
                </w:rPr>
                <w:t>EXL1571</w:t>
              </w:r>
            </w:ins>
          </w:p>
        </w:tc>
        <w:tc>
          <w:tcPr>
            <w:tcW w:w="762" w:type="pct"/>
            <w:noWrap/>
            <w:hideMark/>
          </w:tcPr>
          <w:p w:rsidR="00110C18" w:rsidRPr="00D47EC1" w:rsidRDefault="00110C18" w:rsidP="00063728">
            <w:pPr>
              <w:rPr>
                <w:ins w:id="9083" w:author="KIM, Jason" w:date="2019-04-02T13:39:00Z"/>
                <w:rFonts w:ascii="Calibri" w:eastAsia="Times New Roman" w:hAnsi="Calibri" w:cs="Calibri"/>
                <w:color w:val="000000"/>
                <w:lang w:eastAsia="en-AU"/>
              </w:rPr>
            </w:pPr>
            <w:ins w:id="908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85" w:author="KIM, Jason" w:date="2019-04-02T13:39:00Z"/>
                <w:rFonts w:ascii="Calibri" w:eastAsia="Times New Roman" w:hAnsi="Calibri" w:cs="Calibri"/>
                <w:color w:val="000000"/>
                <w:lang w:eastAsia="en-AU"/>
              </w:rPr>
            </w:pPr>
            <w:ins w:id="9086" w:author="KIM, Jason" w:date="2019-04-02T13:39:00Z">
              <w:r w:rsidRPr="00D47EC1">
                <w:rPr>
                  <w:rFonts w:ascii="Calibri" w:eastAsia="Times New Roman" w:hAnsi="Calibri" w:cs="Calibri"/>
                  <w:color w:val="000000"/>
                  <w:lang w:eastAsia="en-AU"/>
                </w:rPr>
                <w:t>Chainage 7650</w:t>
              </w:r>
            </w:ins>
          </w:p>
        </w:tc>
        <w:tc>
          <w:tcPr>
            <w:tcW w:w="785" w:type="pct"/>
            <w:noWrap/>
            <w:hideMark/>
          </w:tcPr>
          <w:p w:rsidR="00110C18" w:rsidRPr="00D47EC1" w:rsidRDefault="00110C18" w:rsidP="00063728">
            <w:pPr>
              <w:jc w:val="right"/>
              <w:rPr>
                <w:ins w:id="9087" w:author="KIM, Jason" w:date="2019-04-02T13:39:00Z"/>
                <w:rFonts w:ascii="Calibri" w:eastAsia="Times New Roman" w:hAnsi="Calibri" w:cs="Calibri"/>
                <w:color w:val="000000"/>
                <w:lang w:eastAsia="en-AU"/>
              </w:rPr>
            </w:pPr>
            <w:ins w:id="90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89" w:author="KIM, Jason" w:date="2019-04-02T13:39:00Z"/>
        </w:trPr>
        <w:tc>
          <w:tcPr>
            <w:tcW w:w="776" w:type="pct"/>
            <w:noWrap/>
            <w:hideMark/>
          </w:tcPr>
          <w:p w:rsidR="00110C18" w:rsidRPr="00D47EC1" w:rsidRDefault="00110C18" w:rsidP="00063728">
            <w:pPr>
              <w:rPr>
                <w:ins w:id="9090" w:author="KIM, Jason" w:date="2019-04-02T13:39:00Z"/>
                <w:rFonts w:ascii="Calibri" w:eastAsia="Times New Roman" w:hAnsi="Calibri" w:cs="Calibri"/>
                <w:color w:val="000000"/>
                <w:lang w:eastAsia="en-AU"/>
              </w:rPr>
            </w:pPr>
            <w:ins w:id="9091" w:author="KIM, Jason" w:date="2019-04-02T13:39:00Z">
              <w:r w:rsidRPr="00D47EC1">
                <w:rPr>
                  <w:rFonts w:ascii="Calibri" w:eastAsia="Times New Roman" w:hAnsi="Calibri" w:cs="Calibri"/>
                  <w:color w:val="000000"/>
                  <w:lang w:eastAsia="en-AU"/>
                </w:rPr>
                <w:t>EXL58K171</w:t>
              </w:r>
            </w:ins>
          </w:p>
        </w:tc>
        <w:tc>
          <w:tcPr>
            <w:tcW w:w="622" w:type="pct"/>
            <w:noWrap/>
            <w:hideMark/>
          </w:tcPr>
          <w:p w:rsidR="00110C18" w:rsidRPr="00D47EC1" w:rsidRDefault="00110C18" w:rsidP="00063728">
            <w:pPr>
              <w:rPr>
                <w:ins w:id="9092" w:author="KIM, Jason" w:date="2019-04-02T13:39:00Z"/>
                <w:rFonts w:ascii="Calibri" w:eastAsia="Times New Roman" w:hAnsi="Calibri" w:cs="Calibri"/>
                <w:color w:val="000000"/>
                <w:lang w:eastAsia="en-AU"/>
              </w:rPr>
            </w:pPr>
            <w:ins w:id="9093" w:author="KIM, Jason" w:date="2019-04-02T13:39:00Z">
              <w:r w:rsidRPr="00D47EC1">
                <w:rPr>
                  <w:rFonts w:ascii="Calibri" w:eastAsia="Times New Roman" w:hAnsi="Calibri" w:cs="Calibri"/>
                  <w:color w:val="000000"/>
                  <w:lang w:eastAsia="en-AU"/>
                </w:rPr>
                <w:t>ELZ10294</w:t>
              </w:r>
            </w:ins>
          </w:p>
        </w:tc>
        <w:tc>
          <w:tcPr>
            <w:tcW w:w="495" w:type="pct"/>
            <w:noWrap/>
            <w:hideMark/>
          </w:tcPr>
          <w:p w:rsidR="00110C18" w:rsidRPr="00D47EC1" w:rsidRDefault="00110C18" w:rsidP="00063728">
            <w:pPr>
              <w:rPr>
                <w:ins w:id="9094" w:author="KIM, Jason" w:date="2019-04-02T13:39:00Z"/>
                <w:rFonts w:ascii="Calibri" w:eastAsia="Times New Roman" w:hAnsi="Calibri" w:cs="Calibri"/>
                <w:color w:val="000000"/>
                <w:lang w:eastAsia="en-AU"/>
              </w:rPr>
            </w:pPr>
            <w:ins w:id="909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96" w:author="KIM, Jason" w:date="2019-04-02T13:39:00Z"/>
                <w:rFonts w:ascii="Calibri" w:eastAsia="Times New Roman" w:hAnsi="Calibri" w:cs="Calibri"/>
                <w:color w:val="000000"/>
                <w:lang w:eastAsia="en-AU"/>
              </w:rPr>
            </w:pPr>
            <w:ins w:id="9097" w:author="KIM, Jason" w:date="2019-04-02T13:39:00Z">
              <w:r w:rsidRPr="00D47EC1">
                <w:rPr>
                  <w:rFonts w:ascii="Calibri" w:eastAsia="Times New Roman" w:hAnsi="Calibri" w:cs="Calibri"/>
                  <w:color w:val="000000"/>
                  <w:lang w:eastAsia="en-AU"/>
                </w:rPr>
                <w:t>EXL1581</w:t>
              </w:r>
            </w:ins>
          </w:p>
        </w:tc>
        <w:tc>
          <w:tcPr>
            <w:tcW w:w="762" w:type="pct"/>
            <w:noWrap/>
            <w:hideMark/>
          </w:tcPr>
          <w:p w:rsidR="00110C18" w:rsidRPr="00D47EC1" w:rsidRDefault="00110C18" w:rsidP="00063728">
            <w:pPr>
              <w:rPr>
                <w:ins w:id="9098" w:author="KIM, Jason" w:date="2019-04-02T13:39:00Z"/>
                <w:rFonts w:ascii="Calibri" w:eastAsia="Times New Roman" w:hAnsi="Calibri" w:cs="Calibri"/>
                <w:color w:val="000000"/>
                <w:lang w:eastAsia="en-AU"/>
              </w:rPr>
            </w:pPr>
            <w:ins w:id="909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00" w:author="KIM, Jason" w:date="2019-04-02T13:39:00Z"/>
                <w:rFonts w:ascii="Calibri" w:eastAsia="Times New Roman" w:hAnsi="Calibri" w:cs="Calibri"/>
                <w:color w:val="000000"/>
                <w:lang w:eastAsia="en-AU"/>
              </w:rPr>
            </w:pPr>
            <w:ins w:id="9101" w:author="KIM, Jason" w:date="2019-04-02T13:39:00Z">
              <w:r w:rsidRPr="00D47EC1">
                <w:rPr>
                  <w:rFonts w:ascii="Calibri" w:eastAsia="Times New Roman" w:hAnsi="Calibri" w:cs="Calibri"/>
                  <w:color w:val="000000"/>
                  <w:lang w:eastAsia="en-AU"/>
                </w:rPr>
                <w:t>Chainage 7770</w:t>
              </w:r>
            </w:ins>
          </w:p>
        </w:tc>
        <w:tc>
          <w:tcPr>
            <w:tcW w:w="785" w:type="pct"/>
            <w:noWrap/>
            <w:hideMark/>
          </w:tcPr>
          <w:p w:rsidR="00110C18" w:rsidRPr="00D47EC1" w:rsidRDefault="00110C18" w:rsidP="00063728">
            <w:pPr>
              <w:jc w:val="right"/>
              <w:rPr>
                <w:ins w:id="9102" w:author="KIM, Jason" w:date="2019-04-02T13:39:00Z"/>
                <w:rFonts w:ascii="Calibri" w:eastAsia="Times New Roman" w:hAnsi="Calibri" w:cs="Calibri"/>
                <w:color w:val="000000"/>
                <w:lang w:eastAsia="en-AU"/>
              </w:rPr>
            </w:pPr>
            <w:ins w:id="91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04" w:author="KIM, Jason" w:date="2019-04-02T13:39:00Z"/>
        </w:trPr>
        <w:tc>
          <w:tcPr>
            <w:tcW w:w="776" w:type="pct"/>
            <w:noWrap/>
            <w:hideMark/>
          </w:tcPr>
          <w:p w:rsidR="00110C18" w:rsidRPr="00D47EC1" w:rsidRDefault="00110C18" w:rsidP="00063728">
            <w:pPr>
              <w:rPr>
                <w:ins w:id="9105" w:author="KIM, Jason" w:date="2019-04-02T13:39:00Z"/>
                <w:rFonts w:ascii="Calibri" w:eastAsia="Times New Roman" w:hAnsi="Calibri" w:cs="Calibri"/>
                <w:color w:val="000000"/>
                <w:lang w:eastAsia="en-AU"/>
              </w:rPr>
            </w:pPr>
            <w:ins w:id="9106" w:author="KIM, Jason" w:date="2019-04-02T13:39:00Z">
              <w:r w:rsidRPr="00D47EC1">
                <w:rPr>
                  <w:rFonts w:ascii="Calibri" w:eastAsia="Times New Roman" w:hAnsi="Calibri" w:cs="Calibri"/>
                  <w:color w:val="000000"/>
                  <w:lang w:eastAsia="en-AU"/>
                </w:rPr>
                <w:t>EXL58K181</w:t>
              </w:r>
            </w:ins>
          </w:p>
        </w:tc>
        <w:tc>
          <w:tcPr>
            <w:tcW w:w="622" w:type="pct"/>
            <w:noWrap/>
            <w:hideMark/>
          </w:tcPr>
          <w:p w:rsidR="00110C18" w:rsidRPr="00D47EC1" w:rsidRDefault="00110C18" w:rsidP="00063728">
            <w:pPr>
              <w:rPr>
                <w:ins w:id="9107" w:author="KIM, Jason" w:date="2019-04-02T13:39:00Z"/>
                <w:rFonts w:ascii="Calibri" w:eastAsia="Times New Roman" w:hAnsi="Calibri" w:cs="Calibri"/>
                <w:color w:val="000000"/>
                <w:lang w:eastAsia="en-AU"/>
              </w:rPr>
            </w:pPr>
            <w:ins w:id="9108" w:author="KIM, Jason" w:date="2019-04-02T13:39:00Z">
              <w:r w:rsidRPr="00D47EC1">
                <w:rPr>
                  <w:rFonts w:ascii="Calibri" w:eastAsia="Times New Roman" w:hAnsi="Calibri" w:cs="Calibri"/>
                  <w:color w:val="000000"/>
                  <w:lang w:eastAsia="en-AU"/>
                </w:rPr>
                <w:t>ELZ10298</w:t>
              </w:r>
            </w:ins>
          </w:p>
        </w:tc>
        <w:tc>
          <w:tcPr>
            <w:tcW w:w="495" w:type="pct"/>
            <w:noWrap/>
            <w:hideMark/>
          </w:tcPr>
          <w:p w:rsidR="00110C18" w:rsidRPr="00D47EC1" w:rsidRDefault="00110C18" w:rsidP="00063728">
            <w:pPr>
              <w:rPr>
                <w:ins w:id="9109" w:author="KIM, Jason" w:date="2019-04-02T13:39:00Z"/>
                <w:rFonts w:ascii="Calibri" w:eastAsia="Times New Roman" w:hAnsi="Calibri" w:cs="Calibri"/>
                <w:color w:val="000000"/>
                <w:lang w:eastAsia="en-AU"/>
              </w:rPr>
            </w:pPr>
            <w:ins w:id="911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111" w:author="KIM, Jason" w:date="2019-04-02T13:39:00Z"/>
                <w:rFonts w:ascii="Calibri" w:eastAsia="Times New Roman" w:hAnsi="Calibri" w:cs="Calibri"/>
                <w:color w:val="000000"/>
                <w:lang w:eastAsia="en-AU"/>
              </w:rPr>
            </w:pPr>
            <w:ins w:id="9112" w:author="KIM, Jason" w:date="2019-04-02T13:39:00Z">
              <w:r w:rsidRPr="00D47EC1">
                <w:rPr>
                  <w:rFonts w:ascii="Calibri" w:eastAsia="Times New Roman" w:hAnsi="Calibri" w:cs="Calibri"/>
                  <w:color w:val="000000"/>
                  <w:lang w:eastAsia="en-AU"/>
                </w:rPr>
                <w:t>EXL1591</w:t>
              </w:r>
            </w:ins>
          </w:p>
        </w:tc>
        <w:tc>
          <w:tcPr>
            <w:tcW w:w="762" w:type="pct"/>
            <w:noWrap/>
            <w:hideMark/>
          </w:tcPr>
          <w:p w:rsidR="00110C18" w:rsidRPr="00D47EC1" w:rsidRDefault="00110C18" w:rsidP="00063728">
            <w:pPr>
              <w:rPr>
                <w:ins w:id="9113" w:author="KIM, Jason" w:date="2019-04-02T13:39:00Z"/>
                <w:rFonts w:ascii="Calibri" w:eastAsia="Times New Roman" w:hAnsi="Calibri" w:cs="Calibri"/>
                <w:color w:val="000000"/>
                <w:lang w:eastAsia="en-AU"/>
              </w:rPr>
            </w:pPr>
            <w:ins w:id="911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15" w:author="KIM, Jason" w:date="2019-04-02T13:39:00Z"/>
                <w:rFonts w:ascii="Calibri" w:eastAsia="Times New Roman" w:hAnsi="Calibri" w:cs="Calibri"/>
                <w:color w:val="000000"/>
                <w:lang w:eastAsia="en-AU"/>
              </w:rPr>
            </w:pPr>
            <w:ins w:id="9116" w:author="KIM, Jason" w:date="2019-04-02T13:39:00Z">
              <w:r w:rsidRPr="00D47EC1">
                <w:rPr>
                  <w:rFonts w:ascii="Calibri" w:eastAsia="Times New Roman" w:hAnsi="Calibri" w:cs="Calibri"/>
                  <w:color w:val="000000"/>
                  <w:lang w:eastAsia="en-AU"/>
                </w:rPr>
                <w:t>Chainage 7889</w:t>
              </w:r>
            </w:ins>
          </w:p>
        </w:tc>
        <w:tc>
          <w:tcPr>
            <w:tcW w:w="785" w:type="pct"/>
            <w:noWrap/>
            <w:hideMark/>
          </w:tcPr>
          <w:p w:rsidR="00110C18" w:rsidRPr="00D47EC1" w:rsidRDefault="00110C18" w:rsidP="00063728">
            <w:pPr>
              <w:jc w:val="right"/>
              <w:rPr>
                <w:ins w:id="9117" w:author="KIM, Jason" w:date="2019-04-02T13:39:00Z"/>
                <w:rFonts w:ascii="Calibri" w:eastAsia="Times New Roman" w:hAnsi="Calibri" w:cs="Calibri"/>
                <w:color w:val="000000"/>
                <w:lang w:eastAsia="en-AU"/>
              </w:rPr>
            </w:pPr>
            <w:ins w:id="91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19" w:author="KIM, Jason" w:date="2019-04-02T13:39:00Z"/>
        </w:trPr>
        <w:tc>
          <w:tcPr>
            <w:tcW w:w="776" w:type="pct"/>
            <w:noWrap/>
            <w:hideMark/>
          </w:tcPr>
          <w:p w:rsidR="00110C18" w:rsidRPr="00D47EC1" w:rsidRDefault="00110C18" w:rsidP="00063728">
            <w:pPr>
              <w:rPr>
                <w:ins w:id="9120" w:author="KIM, Jason" w:date="2019-04-02T13:39:00Z"/>
                <w:rFonts w:ascii="Calibri" w:eastAsia="Times New Roman" w:hAnsi="Calibri" w:cs="Calibri"/>
                <w:color w:val="000000"/>
                <w:lang w:eastAsia="en-AU"/>
              </w:rPr>
            </w:pPr>
            <w:ins w:id="9121" w:author="KIM, Jason" w:date="2019-04-02T13:39:00Z">
              <w:r w:rsidRPr="00D47EC1">
                <w:rPr>
                  <w:rFonts w:ascii="Calibri" w:eastAsia="Times New Roman" w:hAnsi="Calibri" w:cs="Calibri"/>
                  <w:color w:val="000000"/>
                  <w:lang w:eastAsia="en-AU"/>
                </w:rPr>
                <w:t>EXL91K171</w:t>
              </w:r>
            </w:ins>
          </w:p>
        </w:tc>
        <w:tc>
          <w:tcPr>
            <w:tcW w:w="622" w:type="pct"/>
            <w:noWrap/>
            <w:hideMark/>
          </w:tcPr>
          <w:p w:rsidR="00110C18" w:rsidRPr="00D47EC1" w:rsidRDefault="00110C18" w:rsidP="00063728">
            <w:pPr>
              <w:rPr>
                <w:ins w:id="9122" w:author="KIM, Jason" w:date="2019-04-02T13:39:00Z"/>
                <w:rFonts w:ascii="Calibri" w:eastAsia="Times New Roman" w:hAnsi="Calibri" w:cs="Calibri"/>
                <w:color w:val="000000"/>
                <w:lang w:eastAsia="en-AU"/>
              </w:rPr>
            </w:pPr>
            <w:ins w:id="9123" w:author="KIM, Jason" w:date="2019-04-02T13:39:00Z">
              <w:r w:rsidRPr="00D47EC1">
                <w:rPr>
                  <w:rFonts w:ascii="Calibri" w:eastAsia="Times New Roman" w:hAnsi="Calibri" w:cs="Calibri"/>
                  <w:color w:val="000000"/>
                  <w:lang w:eastAsia="en-AU"/>
                </w:rPr>
                <w:t>ELZ10306</w:t>
              </w:r>
            </w:ins>
          </w:p>
        </w:tc>
        <w:tc>
          <w:tcPr>
            <w:tcW w:w="495" w:type="pct"/>
            <w:noWrap/>
            <w:hideMark/>
          </w:tcPr>
          <w:p w:rsidR="00110C18" w:rsidRPr="00D47EC1" w:rsidRDefault="00110C18" w:rsidP="00063728">
            <w:pPr>
              <w:rPr>
                <w:ins w:id="9124" w:author="KIM, Jason" w:date="2019-04-02T13:39:00Z"/>
                <w:rFonts w:ascii="Calibri" w:eastAsia="Times New Roman" w:hAnsi="Calibri" w:cs="Calibri"/>
                <w:color w:val="000000"/>
                <w:lang w:eastAsia="en-AU"/>
              </w:rPr>
            </w:pPr>
            <w:ins w:id="912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26" w:author="KIM, Jason" w:date="2019-04-02T13:39:00Z"/>
                <w:rFonts w:ascii="Calibri" w:eastAsia="Times New Roman" w:hAnsi="Calibri" w:cs="Calibri"/>
                <w:color w:val="000000"/>
                <w:lang w:eastAsia="en-AU"/>
              </w:rPr>
            </w:pPr>
            <w:ins w:id="9127" w:author="KIM, Jason" w:date="2019-04-02T13:39:00Z">
              <w:r w:rsidRPr="00D47EC1">
                <w:rPr>
                  <w:rFonts w:ascii="Calibri" w:eastAsia="Times New Roman" w:hAnsi="Calibri" w:cs="Calibri"/>
                  <w:color w:val="000000"/>
                  <w:lang w:eastAsia="en-AU"/>
                </w:rPr>
                <w:t>EXL7911</w:t>
              </w:r>
            </w:ins>
          </w:p>
        </w:tc>
        <w:tc>
          <w:tcPr>
            <w:tcW w:w="762" w:type="pct"/>
            <w:noWrap/>
            <w:hideMark/>
          </w:tcPr>
          <w:p w:rsidR="00110C18" w:rsidRPr="00D47EC1" w:rsidRDefault="00110C18" w:rsidP="00063728">
            <w:pPr>
              <w:rPr>
                <w:ins w:id="9128" w:author="KIM, Jason" w:date="2019-04-02T13:39:00Z"/>
                <w:rFonts w:ascii="Calibri" w:eastAsia="Times New Roman" w:hAnsi="Calibri" w:cs="Calibri"/>
                <w:color w:val="000000"/>
                <w:lang w:eastAsia="en-AU"/>
              </w:rPr>
            </w:pPr>
            <w:ins w:id="912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30" w:author="KIM, Jason" w:date="2019-04-02T13:39:00Z"/>
                <w:rFonts w:ascii="Calibri" w:eastAsia="Times New Roman" w:hAnsi="Calibri" w:cs="Calibri"/>
                <w:color w:val="000000"/>
                <w:lang w:eastAsia="en-AU"/>
              </w:rPr>
            </w:pPr>
            <w:ins w:id="9131" w:author="KIM, Jason" w:date="2019-04-02T13:39:00Z">
              <w:r w:rsidRPr="00D47EC1">
                <w:rPr>
                  <w:rFonts w:ascii="Calibri" w:eastAsia="Times New Roman" w:hAnsi="Calibri" w:cs="Calibri"/>
                  <w:color w:val="000000"/>
                  <w:lang w:eastAsia="en-AU"/>
                </w:rPr>
                <w:t>Chainage 284</w:t>
              </w:r>
            </w:ins>
          </w:p>
        </w:tc>
        <w:tc>
          <w:tcPr>
            <w:tcW w:w="785" w:type="pct"/>
            <w:noWrap/>
            <w:hideMark/>
          </w:tcPr>
          <w:p w:rsidR="00110C18" w:rsidRPr="00D47EC1" w:rsidRDefault="00110C18" w:rsidP="00063728">
            <w:pPr>
              <w:jc w:val="right"/>
              <w:rPr>
                <w:ins w:id="9132" w:author="KIM, Jason" w:date="2019-04-02T13:39:00Z"/>
                <w:rFonts w:ascii="Calibri" w:eastAsia="Times New Roman" w:hAnsi="Calibri" w:cs="Calibri"/>
                <w:color w:val="000000"/>
                <w:lang w:eastAsia="en-AU"/>
              </w:rPr>
            </w:pPr>
            <w:ins w:id="91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34" w:author="KIM, Jason" w:date="2019-04-02T13:39:00Z"/>
        </w:trPr>
        <w:tc>
          <w:tcPr>
            <w:tcW w:w="776" w:type="pct"/>
            <w:noWrap/>
            <w:hideMark/>
          </w:tcPr>
          <w:p w:rsidR="00110C18" w:rsidRPr="00D47EC1" w:rsidRDefault="00110C18" w:rsidP="00063728">
            <w:pPr>
              <w:rPr>
                <w:ins w:id="9135" w:author="KIM, Jason" w:date="2019-04-02T13:39:00Z"/>
                <w:rFonts w:ascii="Calibri" w:eastAsia="Times New Roman" w:hAnsi="Calibri" w:cs="Calibri"/>
                <w:color w:val="000000"/>
                <w:lang w:eastAsia="en-AU"/>
              </w:rPr>
            </w:pPr>
            <w:ins w:id="9136" w:author="KIM, Jason" w:date="2019-04-02T13:39:00Z">
              <w:r w:rsidRPr="00D47EC1">
                <w:rPr>
                  <w:rFonts w:ascii="Calibri" w:eastAsia="Times New Roman" w:hAnsi="Calibri" w:cs="Calibri"/>
                  <w:color w:val="000000"/>
                  <w:lang w:eastAsia="en-AU"/>
                </w:rPr>
                <w:t>EXL91K191</w:t>
              </w:r>
            </w:ins>
          </w:p>
        </w:tc>
        <w:tc>
          <w:tcPr>
            <w:tcW w:w="622" w:type="pct"/>
            <w:noWrap/>
            <w:hideMark/>
          </w:tcPr>
          <w:p w:rsidR="00110C18" w:rsidRPr="00D47EC1" w:rsidRDefault="00110C18" w:rsidP="00063728">
            <w:pPr>
              <w:rPr>
                <w:ins w:id="9137" w:author="KIM, Jason" w:date="2019-04-02T13:39:00Z"/>
                <w:rFonts w:ascii="Calibri" w:eastAsia="Times New Roman" w:hAnsi="Calibri" w:cs="Calibri"/>
                <w:color w:val="000000"/>
                <w:lang w:eastAsia="en-AU"/>
              </w:rPr>
            </w:pPr>
            <w:ins w:id="9138" w:author="KIM, Jason" w:date="2019-04-02T13:39:00Z">
              <w:r w:rsidRPr="00D47EC1">
                <w:rPr>
                  <w:rFonts w:ascii="Calibri" w:eastAsia="Times New Roman" w:hAnsi="Calibri" w:cs="Calibri"/>
                  <w:color w:val="000000"/>
                  <w:lang w:eastAsia="en-AU"/>
                </w:rPr>
                <w:t>ELZ10310</w:t>
              </w:r>
            </w:ins>
          </w:p>
        </w:tc>
        <w:tc>
          <w:tcPr>
            <w:tcW w:w="495" w:type="pct"/>
            <w:noWrap/>
            <w:hideMark/>
          </w:tcPr>
          <w:p w:rsidR="00110C18" w:rsidRPr="00D47EC1" w:rsidRDefault="00110C18" w:rsidP="00063728">
            <w:pPr>
              <w:rPr>
                <w:ins w:id="9139" w:author="KIM, Jason" w:date="2019-04-02T13:39:00Z"/>
                <w:rFonts w:ascii="Calibri" w:eastAsia="Times New Roman" w:hAnsi="Calibri" w:cs="Calibri"/>
                <w:color w:val="000000"/>
                <w:lang w:eastAsia="en-AU"/>
              </w:rPr>
            </w:pPr>
            <w:ins w:id="914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41" w:author="KIM, Jason" w:date="2019-04-02T13:39:00Z"/>
                <w:rFonts w:ascii="Calibri" w:eastAsia="Times New Roman" w:hAnsi="Calibri" w:cs="Calibri"/>
                <w:color w:val="000000"/>
                <w:lang w:eastAsia="en-AU"/>
              </w:rPr>
            </w:pPr>
            <w:ins w:id="9142" w:author="KIM, Jason" w:date="2019-04-02T13:39:00Z">
              <w:r w:rsidRPr="00D47EC1">
                <w:rPr>
                  <w:rFonts w:ascii="Calibri" w:eastAsia="Times New Roman" w:hAnsi="Calibri" w:cs="Calibri"/>
                  <w:color w:val="000000"/>
                  <w:lang w:eastAsia="en-AU"/>
                </w:rPr>
                <w:t>EXL7921</w:t>
              </w:r>
            </w:ins>
          </w:p>
        </w:tc>
        <w:tc>
          <w:tcPr>
            <w:tcW w:w="762" w:type="pct"/>
            <w:noWrap/>
            <w:hideMark/>
          </w:tcPr>
          <w:p w:rsidR="00110C18" w:rsidRPr="00D47EC1" w:rsidRDefault="00110C18" w:rsidP="00063728">
            <w:pPr>
              <w:rPr>
                <w:ins w:id="9143" w:author="KIM, Jason" w:date="2019-04-02T13:39:00Z"/>
                <w:rFonts w:ascii="Calibri" w:eastAsia="Times New Roman" w:hAnsi="Calibri" w:cs="Calibri"/>
                <w:color w:val="000000"/>
                <w:lang w:eastAsia="en-AU"/>
              </w:rPr>
            </w:pPr>
            <w:ins w:id="914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45" w:author="KIM, Jason" w:date="2019-04-02T13:39:00Z"/>
                <w:rFonts w:ascii="Calibri" w:eastAsia="Times New Roman" w:hAnsi="Calibri" w:cs="Calibri"/>
                <w:color w:val="000000"/>
                <w:lang w:eastAsia="en-AU"/>
              </w:rPr>
            </w:pPr>
            <w:ins w:id="9146" w:author="KIM, Jason" w:date="2019-04-02T13:39:00Z">
              <w:r w:rsidRPr="00D47EC1">
                <w:rPr>
                  <w:rFonts w:ascii="Calibri" w:eastAsia="Times New Roman" w:hAnsi="Calibri" w:cs="Calibri"/>
                  <w:color w:val="000000"/>
                  <w:lang w:eastAsia="en-AU"/>
                </w:rPr>
                <w:t>Chainage 395</w:t>
              </w:r>
            </w:ins>
          </w:p>
        </w:tc>
        <w:tc>
          <w:tcPr>
            <w:tcW w:w="785" w:type="pct"/>
            <w:noWrap/>
            <w:hideMark/>
          </w:tcPr>
          <w:p w:rsidR="00110C18" w:rsidRPr="00D47EC1" w:rsidRDefault="00110C18" w:rsidP="00063728">
            <w:pPr>
              <w:jc w:val="right"/>
              <w:rPr>
                <w:ins w:id="9147" w:author="KIM, Jason" w:date="2019-04-02T13:39:00Z"/>
                <w:rFonts w:ascii="Calibri" w:eastAsia="Times New Roman" w:hAnsi="Calibri" w:cs="Calibri"/>
                <w:color w:val="000000"/>
                <w:lang w:eastAsia="en-AU"/>
              </w:rPr>
            </w:pPr>
            <w:ins w:id="9148"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9149" w:author="KIM, Jason" w:date="2019-04-02T13:39:00Z"/>
        </w:trPr>
        <w:tc>
          <w:tcPr>
            <w:tcW w:w="776" w:type="pct"/>
            <w:noWrap/>
            <w:hideMark/>
          </w:tcPr>
          <w:p w:rsidR="00110C18" w:rsidRPr="00D47EC1" w:rsidRDefault="00110C18" w:rsidP="00063728">
            <w:pPr>
              <w:rPr>
                <w:ins w:id="9150" w:author="KIM, Jason" w:date="2019-04-02T13:39:00Z"/>
                <w:rFonts w:ascii="Calibri" w:eastAsia="Times New Roman" w:hAnsi="Calibri" w:cs="Calibri"/>
                <w:color w:val="000000"/>
                <w:lang w:eastAsia="en-AU"/>
              </w:rPr>
            </w:pPr>
            <w:ins w:id="9151" w:author="KIM, Jason" w:date="2019-04-02T13:39:00Z">
              <w:r w:rsidRPr="00D47EC1">
                <w:rPr>
                  <w:rFonts w:ascii="Calibri" w:eastAsia="Times New Roman" w:hAnsi="Calibri" w:cs="Calibri"/>
                  <w:color w:val="000000"/>
                  <w:lang w:eastAsia="en-AU"/>
                </w:rPr>
                <w:t>EXL93NK171</w:t>
              </w:r>
            </w:ins>
          </w:p>
        </w:tc>
        <w:tc>
          <w:tcPr>
            <w:tcW w:w="622" w:type="pct"/>
            <w:noWrap/>
            <w:hideMark/>
          </w:tcPr>
          <w:p w:rsidR="00110C18" w:rsidRPr="00D47EC1" w:rsidRDefault="00110C18" w:rsidP="00063728">
            <w:pPr>
              <w:rPr>
                <w:ins w:id="9152" w:author="KIM, Jason" w:date="2019-04-02T13:39:00Z"/>
                <w:rFonts w:ascii="Calibri" w:eastAsia="Times New Roman" w:hAnsi="Calibri" w:cs="Calibri"/>
                <w:color w:val="000000"/>
                <w:lang w:eastAsia="en-AU"/>
              </w:rPr>
            </w:pPr>
            <w:ins w:id="9153" w:author="KIM, Jason" w:date="2019-04-02T13:39:00Z">
              <w:r w:rsidRPr="00D47EC1">
                <w:rPr>
                  <w:rFonts w:ascii="Calibri" w:eastAsia="Times New Roman" w:hAnsi="Calibri" w:cs="Calibri"/>
                  <w:color w:val="000000"/>
                  <w:lang w:eastAsia="en-AU"/>
                </w:rPr>
                <w:t>ELZ10314</w:t>
              </w:r>
            </w:ins>
          </w:p>
        </w:tc>
        <w:tc>
          <w:tcPr>
            <w:tcW w:w="495" w:type="pct"/>
            <w:noWrap/>
            <w:hideMark/>
          </w:tcPr>
          <w:p w:rsidR="00110C18" w:rsidRPr="00D47EC1" w:rsidRDefault="00110C18" w:rsidP="00063728">
            <w:pPr>
              <w:rPr>
                <w:ins w:id="9154" w:author="KIM, Jason" w:date="2019-04-02T13:39:00Z"/>
                <w:rFonts w:ascii="Calibri" w:eastAsia="Times New Roman" w:hAnsi="Calibri" w:cs="Calibri"/>
                <w:color w:val="000000"/>
                <w:lang w:eastAsia="en-AU"/>
              </w:rPr>
            </w:pPr>
            <w:ins w:id="915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56" w:author="KIM, Jason" w:date="2019-04-02T13:39:00Z"/>
                <w:rFonts w:ascii="Calibri" w:eastAsia="Times New Roman" w:hAnsi="Calibri" w:cs="Calibri"/>
                <w:color w:val="000000"/>
                <w:lang w:eastAsia="en-AU"/>
              </w:rPr>
            </w:pPr>
            <w:ins w:id="9157" w:author="KIM, Jason" w:date="2019-04-02T13:39:00Z">
              <w:r w:rsidRPr="00D47EC1">
                <w:rPr>
                  <w:rFonts w:ascii="Calibri" w:eastAsia="Times New Roman" w:hAnsi="Calibri" w:cs="Calibri"/>
                  <w:color w:val="000000"/>
                  <w:lang w:eastAsia="en-AU"/>
                </w:rPr>
                <w:t>EXL7931</w:t>
              </w:r>
            </w:ins>
          </w:p>
        </w:tc>
        <w:tc>
          <w:tcPr>
            <w:tcW w:w="762" w:type="pct"/>
            <w:noWrap/>
            <w:hideMark/>
          </w:tcPr>
          <w:p w:rsidR="00110C18" w:rsidRPr="00D47EC1" w:rsidRDefault="00110C18" w:rsidP="00063728">
            <w:pPr>
              <w:rPr>
                <w:ins w:id="9158" w:author="KIM, Jason" w:date="2019-04-02T13:39:00Z"/>
                <w:rFonts w:ascii="Calibri" w:eastAsia="Times New Roman" w:hAnsi="Calibri" w:cs="Calibri"/>
                <w:color w:val="000000"/>
                <w:lang w:eastAsia="en-AU"/>
              </w:rPr>
            </w:pPr>
            <w:ins w:id="915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60" w:author="KIM, Jason" w:date="2019-04-02T13:39:00Z"/>
                <w:rFonts w:ascii="Calibri" w:eastAsia="Times New Roman" w:hAnsi="Calibri" w:cs="Calibri"/>
                <w:color w:val="000000"/>
                <w:lang w:eastAsia="en-AU"/>
              </w:rPr>
            </w:pPr>
            <w:ins w:id="9161" w:author="KIM, Jason" w:date="2019-04-02T13:39:00Z">
              <w:r w:rsidRPr="00D47EC1">
                <w:rPr>
                  <w:rFonts w:ascii="Calibri" w:eastAsia="Times New Roman" w:hAnsi="Calibri" w:cs="Calibri"/>
                  <w:color w:val="000000"/>
                  <w:lang w:eastAsia="en-AU"/>
                </w:rPr>
                <w:t>Chainage 490</w:t>
              </w:r>
            </w:ins>
          </w:p>
        </w:tc>
        <w:tc>
          <w:tcPr>
            <w:tcW w:w="785" w:type="pct"/>
            <w:noWrap/>
            <w:hideMark/>
          </w:tcPr>
          <w:p w:rsidR="00110C18" w:rsidRPr="00D47EC1" w:rsidRDefault="00110C18" w:rsidP="00063728">
            <w:pPr>
              <w:jc w:val="right"/>
              <w:rPr>
                <w:ins w:id="9162" w:author="KIM, Jason" w:date="2019-04-02T13:39:00Z"/>
                <w:rFonts w:ascii="Calibri" w:eastAsia="Times New Roman" w:hAnsi="Calibri" w:cs="Calibri"/>
                <w:color w:val="000000"/>
                <w:lang w:eastAsia="en-AU"/>
              </w:rPr>
            </w:pPr>
            <w:ins w:id="91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64" w:author="KIM, Jason" w:date="2019-04-02T13:39:00Z"/>
        </w:trPr>
        <w:tc>
          <w:tcPr>
            <w:tcW w:w="776" w:type="pct"/>
            <w:noWrap/>
            <w:hideMark/>
          </w:tcPr>
          <w:p w:rsidR="00110C18" w:rsidRPr="00D47EC1" w:rsidRDefault="00110C18" w:rsidP="00063728">
            <w:pPr>
              <w:rPr>
                <w:ins w:id="9165" w:author="KIM, Jason" w:date="2019-04-02T13:39:00Z"/>
                <w:rFonts w:ascii="Calibri" w:eastAsia="Times New Roman" w:hAnsi="Calibri" w:cs="Calibri"/>
                <w:color w:val="000000"/>
                <w:lang w:eastAsia="en-AU"/>
              </w:rPr>
            </w:pPr>
            <w:ins w:id="9166" w:author="KIM, Jason" w:date="2019-04-02T13:39:00Z">
              <w:r w:rsidRPr="00D47EC1">
                <w:rPr>
                  <w:rFonts w:ascii="Calibri" w:eastAsia="Times New Roman" w:hAnsi="Calibri" w:cs="Calibri"/>
                  <w:color w:val="000000"/>
                  <w:lang w:eastAsia="en-AU"/>
                </w:rPr>
                <w:t>EXL94K171</w:t>
              </w:r>
            </w:ins>
          </w:p>
        </w:tc>
        <w:tc>
          <w:tcPr>
            <w:tcW w:w="622" w:type="pct"/>
            <w:noWrap/>
            <w:hideMark/>
          </w:tcPr>
          <w:p w:rsidR="00110C18" w:rsidRPr="00D47EC1" w:rsidRDefault="00110C18" w:rsidP="00063728">
            <w:pPr>
              <w:rPr>
                <w:ins w:id="9167" w:author="KIM, Jason" w:date="2019-04-02T13:39:00Z"/>
                <w:rFonts w:ascii="Calibri" w:eastAsia="Times New Roman" w:hAnsi="Calibri" w:cs="Calibri"/>
                <w:color w:val="000000"/>
                <w:lang w:eastAsia="en-AU"/>
              </w:rPr>
            </w:pPr>
            <w:ins w:id="9168" w:author="KIM, Jason" w:date="2019-04-02T13:39:00Z">
              <w:r w:rsidRPr="00D47EC1">
                <w:rPr>
                  <w:rFonts w:ascii="Calibri" w:eastAsia="Times New Roman" w:hAnsi="Calibri" w:cs="Calibri"/>
                  <w:color w:val="000000"/>
                  <w:lang w:eastAsia="en-AU"/>
                </w:rPr>
                <w:t>ELZ10318</w:t>
              </w:r>
            </w:ins>
          </w:p>
        </w:tc>
        <w:tc>
          <w:tcPr>
            <w:tcW w:w="495" w:type="pct"/>
            <w:noWrap/>
            <w:hideMark/>
          </w:tcPr>
          <w:p w:rsidR="00110C18" w:rsidRPr="00D47EC1" w:rsidRDefault="00110C18" w:rsidP="00063728">
            <w:pPr>
              <w:rPr>
                <w:ins w:id="9169" w:author="KIM, Jason" w:date="2019-04-02T13:39:00Z"/>
                <w:rFonts w:ascii="Calibri" w:eastAsia="Times New Roman" w:hAnsi="Calibri" w:cs="Calibri"/>
                <w:color w:val="000000"/>
                <w:lang w:eastAsia="en-AU"/>
              </w:rPr>
            </w:pPr>
            <w:ins w:id="917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71" w:author="KIM, Jason" w:date="2019-04-02T13:39:00Z"/>
                <w:rFonts w:ascii="Calibri" w:eastAsia="Times New Roman" w:hAnsi="Calibri" w:cs="Calibri"/>
                <w:color w:val="000000"/>
                <w:lang w:eastAsia="en-AU"/>
              </w:rPr>
            </w:pPr>
            <w:ins w:id="9172" w:author="KIM, Jason" w:date="2019-04-02T13:39:00Z">
              <w:r w:rsidRPr="00D47EC1">
                <w:rPr>
                  <w:rFonts w:ascii="Calibri" w:eastAsia="Times New Roman" w:hAnsi="Calibri" w:cs="Calibri"/>
                  <w:color w:val="000000"/>
                  <w:lang w:eastAsia="en-AU"/>
                </w:rPr>
                <w:t>EXL7941</w:t>
              </w:r>
            </w:ins>
          </w:p>
        </w:tc>
        <w:tc>
          <w:tcPr>
            <w:tcW w:w="762" w:type="pct"/>
            <w:noWrap/>
            <w:hideMark/>
          </w:tcPr>
          <w:p w:rsidR="00110C18" w:rsidRPr="00D47EC1" w:rsidRDefault="00110C18" w:rsidP="00063728">
            <w:pPr>
              <w:rPr>
                <w:ins w:id="9173" w:author="KIM, Jason" w:date="2019-04-02T13:39:00Z"/>
                <w:rFonts w:ascii="Calibri" w:eastAsia="Times New Roman" w:hAnsi="Calibri" w:cs="Calibri"/>
                <w:color w:val="000000"/>
                <w:lang w:eastAsia="en-AU"/>
              </w:rPr>
            </w:pPr>
            <w:ins w:id="917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75" w:author="KIM, Jason" w:date="2019-04-02T13:39:00Z"/>
                <w:rFonts w:ascii="Calibri" w:eastAsia="Times New Roman" w:hAnsi="Calibri" w:cs="Calibri"/>
                <w:color w:val="000000"/>
                <w:lang w:eastAsia="en-AU"/>
              </w:rPr>
            </w:pPr>
            <w:ins w:id="9176" w:author="KIM, Jason" w:date="2019-04-02T13:39:00Z">
              <w:r w:rsidRPr="00D47EC1">
                <w:rPr>
                  <w:rFonts w:ascii="Calibri" w:eastAsia="Times New Roman" w:hAnsi="Calibri" w:cs="Calibri"/>
                  <w:color w:val="000000"/>
                  <w:lang w:eastAsia="en-AU"/>
                </w:rPr>
                <w:t>Chainage 613</w:t>
              </w:r>
            </w:ins>
          </w:p>
        </w:tc>
        <w:tc>
          <w:tcPr>
            <w:tcW w:w="785" w:type="pct"/>
            <w:noWrap/>
            <w:hideMark/>
          </w:tcPr>
          <w:p w:rsidR="00110C18" w:rsidRPr="00D47EC1" w:rsidRDefault="00110C18" w:rsidP="00063728">
            <w:pPr>
              <w:jc w:val="right"/>
              <w:rPr>
                <w:ins w:id="9177" w:author="KIM, Jason" w:date="2019-04-02T13:39:00Z"/>
                <w:rFonts w:ascii="Calibri" w:eastAsia="Times New Roman" w:hAnsi="Calibri" w:cs="Calibri"/>
                <w:color w:val="000000"/>
                <w:lang w:eastAsia="en-AU"/>
              </w:rPr>
            </w:pPr>
            <w:ins w:id="91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79" w:author="KIM, Jason" w:date="2019-04-02T13:39:00Z"/>
        </w:trPr>
        <w:tc>
          <w:tcPr>
            <w:tcW w:w="776" w:type="pct"/>
            <w:noWrap/>
            <w:hideMark/>
          </w:tcPr>
          <w:p w:rsidR="00110C18" w:rsidRPr="00D47EC1" w:rsidRDefault="00110C18" w:rsidP="00063728">
            <w:pPr>
              <w:rPr>
                <w:ins w:id="9180" w:author="KIM, Jason" w:date="2019-04-02T13:39:00Z"/>
                <w:rFonts w:ascii="Calibri" w:eastAsia="Times New Roman" w:hAnsi="Calibri" w:cs="Calibri"/>
                <w:color w:val="000000"/>
                <w:lang w:eastAsia="en-AU"/>
              </w:rPr>
            </w:pPr>
            <w:ins w:id="9181" w:author="KIM, Jason" w:date="2019-04-02T13:39:00Z">
              <w:r w:rsidRPr="00D47EC1">
                <w:rPr>
                  <w:rFonts w:ascii="Calibri" w:eastAsia="Times New Roman" w:hAnsi="Calibri" w:cs="Calibri"/>
                  <w:color w:val="000000"/>
                  <w:lang w:eastAsia="en-AU"/>
                </w:rPr>
                <w:t>EXL95K171</w:t>
              </w:r>
            </w:ins>
          </w:p>
        </w:tc>
        <w:tc>
          <w:tcPr>
            <w:tcW w:w="622" w:type="pct"/>
            <w:noWrap/>
            <w:hideMark/>
          </w:tcPr>
          <w:p w:rsidR="00110C18" w:rsidRPr="00D47EC1" w:rsidRDefault="00110C18" w:rsidP="00063728">
            <w:pPr>
              <w:rPr>
                <w:ins w:id="9182" w:author="KIM, Jason" w:date="2019-04-02T13:39:00Z"/>
                <w:rFonts w:ascii="Calibri" w:eastAsia="Times New Roman" w:hAnsi="Calibri" w:cs="Calibri"/>
                <w:color w:val="000000"/>
                <w:lang w:eastAsia="en-AU"/>
              </w:rPr>
            </w:pPr>
            <w:ins w:id="9183" w:author="KIM, Jason" w:date="2019-04-02T13:39:00Z">
              <w:r w:rsidRPr="00D47EC1">
                <w:rPr>
                  <w:rFonts w:ascii="Calibri" w:eastAsia="Times New Roman" w:hAnsi="Calibri" w:cs="Calibri"/>
                  <w:color w:val="000000"/>
                  <w:lang w:eastAsia="en-AU"/>
                </w:rPr>
                <w:t>ELZ10322</w:t>
              </w:r>
            </w:ins>
          </w:p>
        </w:tc>
        <w:tc>
          <w:tcPr>
            <w:tcW w:w="495" w:type="pct"/>
            <w:noWrap/>
            <w:hideMark/>
          </w:tcPr>
          <w:p w:rsidR="00110C18" w:rsidRPr="00D47EC1" w:rsidRDefault="00110C18" w:rsidP="00063728">
            <w:pPr>
              <w:rPr>
                <w:ins w:id="9184" w:author="KIM, Jason" w:date="2019-04-02T13:39:00Z"/>
                <w:rFonts w:ascii="Calibri" w:eastAsia="Times New Roman" w:hAnsi="Calibri" w:cs="Calibri"/>
                <w:color w:val="000000"/>
                <w:lang w:eastAsia="en-AU"/>
              </w:rPr>
            </w:pPr>
            <w:ins w:id="918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86" w:author="KIM, Jason" w:date="2019-04-02T13:39:00Z"/>
                <w:rFonts w:ascii="Calibri" w:eastAsia="Times New Roman" w:hAnsi="Calibri" w:cs="Calibri"/>
                <w:color w:val="000000"/>
                <w:lang w:eastAsia="en-AU"/>
              </w:rPr>
            </w:pPr>
            <w:ins w:id="9187" w:author="KIM, Jason" w:date="2019-04-02T13:39:00Z">
              <w:r w:rsidRPr="00D47EC1">
                <w:rPr>
                  <w:rFonts w:ascii="Calibri" w:eastAsia="Times New Roman" w:hAnsi="Calibri" w:cs="Calibri"/>
                  <w:color w:val="000000"/>
                  <w:lang w:eastAsia="en-AU"/>
                </w:rPr>
                <w:t>EXL7951</w:t>
              </w:r>
            </w:ins>
          </w:p>
        </w:tc>
        <w:tc>
          <w:tcPr>
            <w:tcW w:w="762" w:type="pct"/>
            <w:noWrap/>
            <w:hideMark/>
          </w:tcPr>
          <w:p w:rsidR="00110C18" w:rsidRPr="00D47EC1" w:rsidRDefault="00110C18" w:rsidP="00063728">
            <w:pPr>
              <w:rPr>
                <w:ins w:id="9188" w:author="KIM, Jason" w:date="2019-04-02T13:39:00Z"/>
                <w:rFonts w:ascii="Calibri" w:eastAsia="Times New Roman" w:hAnsi="Calibri" w:cs="Calibri"/>
                <w:color w:val="000000"/>
                <w:lang w:eastAsia="en-AU"/>
              </w:rPr>
            </w:pPr>
            <w:ins w:id="918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90" w:author="KIM, Jason" w:date="2019-04-02T13:39:00Z"/>
                <w:rFonts w:ascii="Calibri" w:eastAsia="Times New Roman" w:hAnsi="Calibri" w:cs="Calibri"/>
                <w:color w:val="000000"/>
                <w:lang w:eastAsia="en-AU"/>
              </w:rPr>
            </w:pPr>
            <w:ins w:id="9191" w:author="KIM, Jason" w:date="2019-04-02T13:39:00Z">
              <w:r w:rsidRPr="00D47EC1">
                <w:rPr>
                  <w:rFonts w:ascii="Calibri" w:eastAsia="Times New Roman" w:hAnsi="Calibri" w:cs="Calibri"/>
                  <w:color w:val="000000"/>
                  <w:lang w:eastAsia="en-AU"/>
                </w:rPr>
                <w:t>Chainage 720</w:t>
              </w:r>
            </w:ins>
          </w:p>
        </w:tc>
        <w:tc>
          <w:tcPr>
            <w:tcW w:w="785" w:type="pct"/>
            <w:noWrap/>
            <w:hideMark/>
          </w:tcPr>
          <w:p w:rsidR="00110C18" w:rsidRPr="00D47EC1" w:rsidRDefault="00110C18" w:rsidP="00063728">
            <w:pPr>
              <w:jc w:val="right"/>
              <w:rPr>
                <w:ins w:id="9192" w:author="KIM, Jason" w:date="2019-04-02T13:39:00Z"/>
                <w:rFonts w:ascii="Calibri" w:eastAsia="Times New Roman" w:hAnsi="Calibri" w:cs="Calibri"/>
                <w:color w:val="000000"/>
                <w:lang w:eastAsia="en-AU"/>
              </w:rPr>
            </w:pPr>
            <w:ins w:id="91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94" w:author="KIM, Jason" w:date="2019-04-02T13:39:00Z"/>
        </w:trPr>
        <w:tc>
          <w:tcPr>
            <w:tcW w:w="776" w:type="pct"/>
            <w:noWrap/>
            <w:hideMark/>
          </w:tcPr>
          <w:p w:rsidR="00110C18" w:rsidRPr="00D47EC1" w:rsidRDefault="00110C18" w:rsidP="00063728">
            <w:pPr>
              <w:rPr>
                <w:ins w:id="9195" w:author="KIM, Jason" w:date="2019-04-02T13:39:00Z"/>
                <w:rFonts w:ascii="Calibri" w:eastAsia="Times New Roman" w:hAnsi="Calibri" w:cs="Calibri"/>
                <w:color w:val="000000"/>
                <w:lang w:eastAsia="en-AU"/>
              </w:rPr>
            </w:pPr>
            <w:ins w:id="9196" w:author="KIM, Jason" w:date="2019-04-02T13:39:00Z">
              <w:r w:rsidRPr="00D47EC1">
                <w:rPr>
                  <w:rFonts w:ascii="Calibri" w:eastAsia="Times New Roman" w:hAnsi="Calibri" w:cs="Calibri"/>
                  <w:color w:val="000000"/>
                  <w:lang w:eastAsia="en-AU"/>
                </w:rPr>
                <w:t>EXL96K171</w:t>
              </w:r>
            </w:ins>
          </w:p>
        </w:tc>
        <w:tc>
          <w:tcPr>
            <w:tcW w:w="622" w:type="pct"/>
            <w:noWrap/>
            <w:hideMark/>
          </w:tcPr>
          <w:p w:rsidR="00110C18" w:rsidRPr="00D47EC1" w:rsidRDefault="00110C18" w:rsidP="00063728">
            <w:pPr>
              <w:rPr>
                <w:ins w:id="9197" w:author="KIM, Jason" w:date="2019-04-02T13:39:00Z"/>
                <w:rFonts w:ascii="Calibri" w:eastAsia="Times New Roman" w:hAnsi="Calibri" w:cs="Calibri"/>
                <w:color w:val="000000"/>
                <w:lang w:eastAsia="en-AU"/>
              </w:rPr>
            </w:pPr>
            <w:ins w:id="9198" w:author="KIM, Jason" w:date="2019-04-02T13:39:00Z">
              <w:r w:rsidRPr="00D47EC1">
                <w:rPr>
                  <w:rFonts w:ascii="Calibri" w:eastAsia="Times New Roman" w:hAnsi="Calibri" w:cs="Calibri"/>
                  <w:color w:val="000000"/>
                  <w:lang w:eastAsia="en-AU"/>
                </w:rPr>
                <w:t>ELZ10326</w:t>
              </w:r>
            </w:ins>
          </w:p>
        </w:tc>
        <w:tc>
          <w:tcPr>
            <w:tcW w:w="495" w:type="pct"/>
            <w:noWrap/>
            <w:hideMark/>
          </w:tcPr>
          <w:p w:rsidR="00110C18" w:rsidRPr="00D47EC1" w:rsidRDefault="00110C18" w:rsidP="00063728">
            <w:pPr>
              <w:rPr>
                <w:ins w:id="9199" w:author="KIM, Jason" w:date="2019-04-02T13:39:00Z"/>
                <w:rFonts w:ascii="Calibri" w:eastAsia="Times New Roman" w:hAnsi="Calibri" w:cs="Calibri"/>
                <w:color w:val="000000"/>
                <w:lang w:eastAsia="en-AU"/>
              </w:rPr>
            </w:pPr>
            <w:ins w:id="920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201" w:author="KIM, Jason" w:date="2019-04-02T13:39:00Z"/>
                <w:rFonts w:ascii="Calibri" w:eastAsia="Times New Roman" w:hAnsi="Calibri" w:cs="Calibri"/>
                <w:color w:val="000000"/>
                <w:lang w:eastAsia="en-AU"/>
              </w:rPr>
            </w:pPr>
            <w:ins w:id="9202" w:author="KIM, Jason" w:date="2019-04-02T13:39:00Z">
              <w:r w:rsidRPr="00D47EC1">
                <w:rPr>
                  <w:rFonts w:ascii="Calibri" w:eastAsia="Times New Roman" w:hAnsi="Calibri" w:cs="Calibri"/>
                  <w:color w:val="000000"/>
                  <w:lang w:eastAsia="en-AU"/>
                </w:rPr>
                <w:t>EXL7961</w:t>
              </w:r>
            </w:ins>
          </w:p>
        </w:tc>
        <w:tc>
          <w:tcPr>
            <w:tcW w:w="762" w:type="pct"/>
            <w:noWrap/>
            <w:hideMark/>
          </w:tcPr>
          <w:p w:rsidR="00110C18" w:rsidRPr="00D47EC1" w:rsidRDefault="00110C18" w:rsidP="00063728">
            <w:pPr>
              <w:rPr>
                <w:ins w:id="9203" w:author="KIM, Jason" w:date="2019-04-02T13:39:00Z"/>
                <w:rFonts w:ascii="Calibri" w:eastAsia="Times New Roman" w:hAnsi="Calibri" w:cs="Calibri"/>
                <w:color w:val="000000"/>
                <w:lang w:eastAsia="en-AU"/>
              </w:rPr>
            </w:pPr>
            <w:ins w:id="920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05" w:author="KIM, Jason" w:date="2019-04-02T13:39:00Z"/>
                <w:rFonts w:ascii="Calibri" w:eastAsia="Times New Roman" w:hAnsi="Calibri" w:cs="Calibri"/>
                <w:color w:val="000000"/>
                <w:lang w:eastAsia="en-AU"/>
              </w:rPr>
            </w:pPr>
            <w:ins w:id="9206" w:author="KIM, Jason" w:date="2019-04-02T13:39:00Z">
              <w:r w:rsidRPr="00D47EC1">
                <w:rPr>
                  <w:rFonts w:ascii="Calibri" w:eastAsia="Times New Roman" w:hAnsi="Calibri" w:cs="Calibri"/>
                  <w:color w:val="000000"/>
                  <w:lang w:eastAsia="en-AU"/>
                </w:rPr>
                <w:t>Chainage 820</w:t>
              </w:r>
            </w:ins>
          </w:p>
        </w:tc>
        <w:tc>
          <w:tcPr>
            <w:tcW w:w="785" w:type="pct"/>
            <w:noWrap/>
            <w:hideMark/>
          </w:tcPr>
          <w:p w:rsidR="00110C18" w:rsidRPr="00D47EC1" w:rsidRDefault="00110C18" w:rsidP="00063728">
            <w:pPr>
              <w:jc w:val="right"/>
              <w:rPr>
                <w:ins w:id="9207" w:author="KIM, Jason" w:date="2019-04-02T13:39:00Z"/>
                <w:rFonts w:ascii="Calibri" w:eastAsia="Times New Roman" w:hAnsi="Calibri" w:cs="Calibri"/>
                <w:color w:val="000000"/>
                <w:lang w:eastAsia="en-AU"/>
              </w:rPr>
            </w:pPr>
            <w:ins w:id="92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09" w:author="KIM, Jason" w:date="2019-04-02T13:39:00Z"/>
        </w:trPr>
        <w:tc>
          <w:tcPr>
            <w:tcW w:w="776" w:type="pct"/>
            <w:noWrap/>
            <w:hideMark/>
          </w:tcPr>
          <w:p w:rsidR="00110C18" w:rsidRPr="00D47EC1" w:rsidRDefault="00110C18" w:rsidP="00063728">
            <w:pPr>
              <w:rPr>
                <w:ins w:id="9210" w:author="KIM, Jason" w:date="2019-04-02T13:39:00Z"/>
                <w:rFonts w:ascii="Calibri" w:eastAsia="Times New Roman" w:hAnsi="Calibri" w:cs="Calibri"/>
                <w:color w:val="000000"/>
                <w:lang w:eastAsia="en-AU"/>
              </w:rPr>
            </w:pPr>
            <w:ins w:id="9211" w:author="KIM, Jason" w:date="2019-04-02T13:39:00Z">
              <w:r w:rsidRPr="00D47EC1">
                <w:rPr>
                  <w:rFonts w:ascii="Calibri" w:eastAsia="Times New Roman" w:hAnsi="Calibri" w:cs="Calibri"/>
                  <w:color w:val="000000"/>
                  <w:lang w:eastAsia="en-AU"/>
                </w:rPr>
                <w:t>EXL97K171</w:t>
              </w:r>
            </w:ins>
          </w:p>
        </w:tc>
        <w:tc>
          <w:tcPr>
            <w:tcW w:w="622" w:type="pct"/>
            <w:noWrap/>
            <w:hideMark/>
          </w:tcPr>
          <w:p w:rsidR="00110C18" w:rsidRPr="00D47EC1" w:rsidRDefault="00110C18" w:rsidP="00063728">
            <w:pPr>
              <w:rPr>
                <w:ins w:id="9212" w:author="KIM, Jason" w:date="2019-04-02T13:39:00Z"/>
                <w:rFonts w:ascii="Calibri" w:eastAsia="Times New Roman" w:hAnsi="Calibri" w:cs="Calibri"/>
                <w:color w:val="000000"/>
                <w:lang w:eastAsia="en-AU"/>
              </w:rPr>
            </w:pPr>
            <w:ins w:id="9213" w:author="KIM, Jason" w:date="2019-04-02T13:39:00Z">
              <w:r w:rsidRPr="00D47EC1">
                <w:rPr>
                  <w:rFonts w:ascii="Calibri" w:eastAsia="Times New Roman" w:hAnsi="Calibri" w:cs="Calibri"/>
                  <w:color w:val="000000"/>
                  <w:lang w:eastAsia="en-AU"/>
                </w:rPr>
                <w:t>ELZ10330</w:t>
              </w:r>
            </w:ins>
          </w:p>
        </w:tc>
        <w:tc>
          <w:tcPr>
            <w:tcW w:w="495" w:type="pct"/>
            <w:noWrap/>
            <w:hideMark/>
          </w:tcPr>
          <w:p w:rsidR="00110C18" w:rsidRPr="00D47EC1" w:rsidRDefault="00110C18" w:rsidP="00063728">
            <w:pPr>
              <w:rPr>
                <w:ins w:id="9214" w:author="KIM, Jason" w:date="2019-04-02T13:39:00Z"/>
                <w:rFonts w:ascii="Calibri" w:eastAsia="Times New Roman" w:hAnsi="Calibri" w:cs="Calibri"/>
                <w:color w:val="000000"/>
                <w:lang w:eastAsia="en-AU"/>
              </w:rPr>
            </w:pPr>
            <w:ins w:id="921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216" w:author="KIM, Jason" w:date="2019-04-02T13:39:00Z"/>
                <w:rFonts w:ascii="Calibri" w:eastAsia="Times New Roman" w:hAnsi="Calibri" w:cs="Calibri"/>
                <w:color w:val="000000"/>
                <w:lang w:eastAsia="en-AU"/>
              </w:rPr>
            </w:pPr>
            <w:ins w:id="9217" w:author="KIM, Jason" w:date="2019-04-02T13:39:00Z">
              <w:r w:rsidRPr="00D47EC1">
                <w:rPr>
                  <w:rFonts w:ascii="Calibri" w:eastAsia="Times New Roman" w:hAnsi="Calibri" w:cs="Calibri"/>
                  <w:color w:val="000000"/>
                  <w:lang w:eastAsia="en-AU"/>
                </w:rPr>
                <w:t>EXL7971</w:t>
              </w:r>
            </w:ins>
          </w:p>
        </w:tc>
        <w:tc>
          <w:tcPr>
            <w:tcW w:w="762" w:type="pct"/>
            <w:noWrap/>
            <w:hideMark/>
          </w:tcPr>
          <w:p w:rsidR="00110C18" w:rsidRPr="00D47EC1" w:rsidRDefault="00110C18" w:rsidP="00063728">
            <w:pPr>
              <w:rPr>
                <w:ins w:id="9218" w:author="KIM, Jason" w:date="2019-04-02T13:39:00Z"/>
                <w:rFonts w:ascii="Calibri" w:eastAsia="Times New Roman" w:hAnsi="Calibri" w:cs="Calibri"/>
                <w:color w:val="000000"/>
                <w:lang w:eastAsia="en-AU"/>
              </w:rPr>
            </w:pPr>
            <w:ins w:id="921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20" w:author="KIM, Jason" w:date="2019-04-02T13:39:00Z"/>
                <w:rFonts w:ascii="Calibri" w:eastAsia="Times New Roman" w:hAnsi="Calibri" w:cs="Calibri"/>
                <w:color w:val="000000"/>
                <w:lang w:eastAsia="en-AU"/>
              </w:rPr>
            </w:pPr>
            <w:ins w:id="9221" w:author="KIM, Jason" w:date="2019-04-02T13:39:00Z">
              <w:r w:rsidRPr="00D47EC1">
                <w:rPr>
                  <w:rFonts w:ascii="Calibri" w:eastAsia="Times New Roman" w:hAnsi="Calibri" w:cs="Calibri"/>
                  <w:color w:val="000000"/>
                  <w:lang w:eastAsia="en-AU"/>
                </w:rPr>
                <w:t>Chainage 897</w:t>
              </w:r>
            </w:ins>
          </w:p>
        </w:tc>
        <w:tc>
          <w:tcPr>
            <w:tcW w:w="785" w:type="pct"/>
            <w:noWrap/>
            <w:hideMark/>
          </w:tcPr>
          <w:p w:rsidR="00110C18" w:rsidRPr="00D47EC1" w:rsidRDefault="00110C18" w:rsidP="00063728">
            <w:pPr>
              <w:jc w:val="right"/>
              <w:rPr>
                <w:ins w:id="9222" w:author="KIM, Jason" w:date="2019-04-02T13:39:00Z"/>
                <w:rFonts w:ascii="Calibri" w:eastAsia="Times New Roman" w:hAnsi="Calibri" w:cs="Calibri"/>
                <w:color w:val="000000"/>
                <w:lang w:eastAsia="en-AU"/>
              </w:rPr>
            </w:pPr>
            <w:ins w:id="92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24" w:author="KIM, Jason" w:date="2019-04-02T13:39:00Z"/>
        </w:trPr>
        <w:tc>
          <w:tcPr>
            <w:tcW w:w="776" w:type="pct"/>
            <w:noWrap/>
            <w:hideMark/>
          </w:tcPr>
          <w:p w:rsidR="00110C18" w:rsidRPr="00D47EC1" w:rsidRDefault="00110C18" w:rsidP="00063728">
            <w:pPr>
              <w:rPr>
                <w:ins w:id="9225" w:author="KIM, Jason" w:date="2019-04-02T13:39:00Z"/>
                <w:rFonts w:ascii="Calibri" w:eastAsia="Times New Roman" w:hAnsi="Calibri" w:cs="Calibri"/>
                <w:color w:val="000000"/>
                <w:lang w:eastAsia="en-AU"/>
              </w:rPr>
            </w:pPr>
            <w:ins w:id="9226" w:author="KIM, Jason" w:date="2019-04-02T13:39:00Z">
              <w:r w:rsidRPr="00D47EC1">
                <w:rPr>
                  <w:rFonts w:ascii="Calibri" w:eastAsia="Times New Roman" w:hAnsi="Calibri" w:cs="Calibri"/>
                  <w:color w:val="000000"/>
                  <w:lang w:eastAsia="en-AU"/>
                </w:rPr>
                <w:t>EXL60K171</w:t>
              </w:r>
            </w:ins>
          </w:p>
        </w:tc>
        <w:tc>
          <w:tcPr>
            <w:tcW w:w="622" w:type="pct"/>
            <w:noWrap/>
            <w:hideMark/>
          </w:tcPr>
          <w:p w:rsidR="00110C18" w:rsidRPr="00D47EC1" w:rsidRDefault="00110C18" w:rsidP="00063728">
            <w:pPr>
              <w:rPr>
                <w:ins w:id="9227" w:author="KIM, Jason" w:date="2019-04-02T13:39:00Z"/>
                <w:rFonts w:ascii="Calibri" w:eastAsia="Times New Roman" w:hAnsi="Calibri" w:cs="Calibri"/>
                <w:color w:val="000000"/>
                <w:lang w:eastAsia="en-AU"/>
              </w:rPr>
            </w:pPr>
            <w:ins w:id="9228" w:author="KIM, Jason" w:date="2019-04-02T13:39:00Z">
              <w:r w:rsidRPr="00D47EC1">
                <w:rPr>
                  <w:rFonts w:ascii="Calibri" w:eastAsia="Times New Roman" w:hAnsi="Calibri" w:cs="Calibri"/>
                  <w:color w:val="000000"/>
                  <w:lang w:eastAsia="en-AU"/>
                </w:rPr>
                <w:t>ELZ10336</w:t>
              </w:r>
            </w:ins>
          </w:p>
        </w:tc>
        <w:tc>
          <w:tcPr>
            <w:tcW w:w="495" w:type="pct"/>
            <w:noWrap/>
            <w:hideMark/>
          </w:tcPr>
          <w:p w:rsidR="00110C18" w:rsidRPr="00D47EC1" w:rsidRDefault="00110C18" w:rsidP="00063728">
            <w:pPr>
              <w:rPr>
                <w:ins w:id="9229" w:author="KIM, Jason" w:date="2019-04-02T13:39:00Z"/>
                <w:rFonts w:ascii="Calibri" w:eastAsia="Times New Roman" w:hAnsi="Calibri" w:cs="Calibri"/>
                <w:color w:val="000000"/>
                <w:lang w:eastAsia="en-AU"/>
              </w:rPr>
            </w:pPr>
            <w:ins w:id="923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31" w:author="KIM, Jason" w:date="2019-04-02T13:39:00Z"/>
                <w:rFonts w:ascii="Calibri" w:eastAsia="Times New Roman" w:hAnsi="Calibri" w:cs="Calibri"/>
                <w:color w:val="000000"/>
                <w:lang w:eastAsia="en-AU"/>
              </w:rPr>
            </w:pPr>
            <w:ins w:id="9232" w:author="KIM, Jason" w:date="2019-04-02T13:39:00Z">
              <w:r w:rsidRPr="00D47EC1">
                <w:rPr>
                  <w:rFonts w:ascii="Calibri" w:eastAsia="Times New Roman" w:hAnsi="Calibri" w:cs="Calibri"/>
                  <w:color w:val="000000"/>
                  <w:lang w:eastAsia="en-AU"/>
                </w:rPr>
                <w:t>EXL1601</w:t>
              </w:r>
            </w:ins>
          </w:p>
        </w:tc>
        <w:tc>
          <w:tcPr>
            <w:tcW w:w="762" w:type="pct"/>
            <w:noWrap/>
            <w:hideMark/>
          </w:tcPr>
          <w:p w:rsidR="00110C18" w:rsidRPr="00D47EC1" w:rsidRDefault="00110C18" w:rsidP="00063728">
            <w:pPr>
              <w:rPr>
                <w:ins w:id="9233" w:author="KIM, Jason" w:date="2019-04-02T13:39:00Z"/>
                <w:rFonts w:ascii="Calibri" w:eastAsia="Times New Roman" w:hAnsi="Calibri" w:cs="Calibri"/>
                <w:color w:val="000000"/>
                <w:lang w:eastAsia="en-AU"/>
              </w:rPr>
            </w:pPr>
            <w:ins w:id="923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35" w:author="KIM, Jason" w:date="2019-04-02T13:39:00Z"/>
                <w:rFonts w:ascii="Calibri" w:eastAsia="Times New Roman" w:hAnsi="Calibri" w:cs="Calibri"/>
                <w:color w:val="000000"/>
                <w:lang w:eastAsia="en-AU"/>
              </w:rPr>
            </w:pPr>
            <w:ins w:id="9236" w:author="KIM, Jason" w:date="2019-04-02T13:39:00Z">
              <w:r w:rsidRPr="00D47EC1">
                <w:rPr>
                  <w:rFonts w:ascii="Calibri" w:eastAsia="Times New Roman" w:hAnsi="Calibri" w:cs="Calibri"/>
                  <w:color w:val="000000"/>
                  <w:lang w:eastAsia="en-AU"/>
                </w:rPr>
                <w:t>Chainage 8007</w:t>
              </w:r>
            </w:ins>
          </w:p>
        </w:tc>
        <w:tc>
          <w:tcPr>
            <w:tcW w:w="785" w:type="pct"/>
            <w:noWrap/>
            <w:hideMark/>
          </w:tcPr>
          <w:p w:rsidR="00110C18" w:rsidRPr="00D47EC1" w:rsidRDefault="00110C18" w:rsidP="00063728">
            <w:pPr>
              <w:jc w:val="right"/>
              <w:rPr>
                <w:ins w:id="9237" w:author="KIM, Jason" w:date="2019-04-02T13:39:00Z"/>
                <w:rFonts w:ascii="Calibri" w:eastAsia="Times New Roman" w:hAnsi="Calibri" w:cs="Calibri"/>
                <w:color w:val="000000"/>
                <w:lang w:eastAsia="en-AU"/>
              </w:rPr>
            </w:pPr>
            <w:ins w:id="92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39" w:author="KIM, Jason" w:date="2019-04-02T13:39:00Z"/>
        </w:trPr>
        <w:tc>
          <w:tcPr>
            <w:tcW w:w="776" w:type="pct"/>
            <w:noWrap/>
            <w:hideMark/>
          </w:tcPr>
          <w:p w:rsidR="00110C18" w:rsidRPr="00D47EC1" w:rsidRDefault="00110C18" w:rsidP="00063728">
            <w:pPr>
              <w:rPr>
                <w:ins w:id="9240" w:author="KIM, Jason" w:date="2019-04-02T13:39:00Z"/>
                <w:rFonts w:ascii="Calibri" w:eastAsia="Times New Roman" w:hAnsi="Calibri" w:cs="Calibri"/>
                <w:color w:val="000000"/>
                <w:lang w:eastAsia="en-AU"/>
              </w:rPr>
            </w:pPr>
            <w:ins w:id="9241" w:author="KIM, Jason" w:date="2019-04-02T13:39:00Z">
              <w:r w:rsidRPr="00D47EC1">
                <w:rPr>
                  <w:rFonts w:ascii="Calibri" w:eastAsia="Times New Roman" w:hAnsi="Calibri" w:cs="Calibri"/>
                  <w:color w:val="000000"/>
                  <w:lang w:eastAsia="en-AU"/>
                </w:rPr>
                <w:t>EXL60K181</w:t>
              </w:r>
            </w:ins>
          </w:p>
        </w:tc>
        <w:tc>
          <w:tcPr>
            <w:tcW w:w="622" w:type="pct"/>
            <w:noWrap/>
            <w:hideMark/>
          </w:tcPr>
          <w:p w:rsidR="00110C18" w:rsidRPr="00D47EC1" w:rsidRDefault="00110C18" w:rsidP="00063728">
            <w:pPr>
              <w:rPr>
                <w:ins w:id="9242" w:author="KIM, Jason" w:date="2019-04-02T13:39:00Z"/>
                <w:rFonts w:ascii="Calibri" w:eastAsia="Times New Roman" w:hAnsi="Calibri" w:cs="Calibri"/>
                <w:color w:val="000000"/>
                <w:lang w:eastAsia="en-AU"/>
              </w:rPr>
            </w:pPr>
            <w:ins w:id="9243" w:author="KIM, Jason" w:date="2019-04-02T13:39:00Z">
              <w:r w:rsidRPr="00D47EC1">
                <w:rPr>
                  <w:rFonts w:ascii="Calibri" w:eastAsia="Times New Roman" w:hAnsi="Calibri" w:cs="Calibri"/>
                  <w:color w:val="000000"/>
                  <w:lang w:eastAsia="en-AU"/>
                </w:rPr>
                <w:t>ELZ10340</w:t>
              </w:r>
            </w:ins>
          </w:p>
        </w:tc>
        <w:tc>
          <w:tcPr>
            <w:tcW w:w="495" w:type="pct"/>
            <w:noWrap/>
            <w:hideMark/>
          </w:tcPr>
          <w:p w:rsidR="00110C18" w:rsidRPr="00D47EC1" w:rsidRDefault="00110C18" w:rsidP="00063728">
            <w:pPr>
              <w:rPr>
                <w:ins w:id="9244" w:author="KIM, Jason" w:date="2019-04-02T13:39:00Z"/>
                <w:rFonts w:ascii="Calibri" w:eastAsia="Times New Roman" w:hAnsi="Calibri" w:cs="Calibri"/>
                <w:color w:val="000000"/>
                <w:lang w:eastAsia="en-AU"/>
              </w:rPr>
            </w:pPr>
            <w:ins w:id="924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46" w:author="KIM, Jason" w:date="2019-04-02T13:39:00Z"/>
                <w:rFonts w:ascii="Calibri" w:eastAsia="Times New Roman" w:hAnsi="Calibri" w:cs="Calibri"/>
                <w:color w:val="000000"/>
                <w:lang w:eastAsia="en-AU"/>
              </w:rPr>
            </w:pPr>
            <w:ins w:id="9247" w:author="KIM, Jason" w:date="2019-04-02T13:39:00Z">
              <w:r w:rsidRPr="00D47EC1">
                <w:rPr>
                  <w:rFonts w:ascii="Calibri" w:eastAsia="Times New Roman" w:hAnsi="Calibri" w:cs="Calibri"/>
                  <w:color w:val="000000"/>
                  <w:lang w:eastAsia="en-AU"/>
                </w:rPr>
                <w:t>EXL1611</w:t>
              </w:r>
            </w:ins>
          </w:p>
        </w:tc>
        <w:tc>
          <w:tcPr>
            <w:tcW w:w="762" w:type="pct"/>
            <w:noWrap/>
            <w:hideMark/>
          </w:tcPr>
          <w:p w:rsidR="00110C18" w:rsidRPr="00D47EC1" w:rsidRDefault="00110C18" w:rsidP="00063728">
            <w:pPr>
              <w:rPr>
                <w:ins w:id="9248" w:author="KIM, Jason" w:date="2019-04-02T13:39:00Z"/>
                <w:rFonts w:ascii="Calibri" w:eastAsia="Times New Roman" w:hAnsi="Calibri" w:cs="Calibri"/>
                <w:color w:val="000000"/>
                <w:lang w:eastAsia="en-AU"/>
              </w:rPr>
            </w:pPr>
            <w:ins w:id="924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50" w:author="KIM, Jason" w:date="2019-04-02T13:39:00Z"/>
                <w:rFonts w:ascii="Calibri" w:eastAsia="Times New Roman" w:hAnsi="Calibri" w:cs="Calibri"/>
                <w:color w:val="000000"/>
                <w:lang w:eastAsia="en-AU"/>
              </w:rPr>
            </w:pPr>
            <w:ins w:id="9251" w:author="KIM, Jason" w:date="2019-04-02T13:39:00Z">
              <w:r w:rsidRPr="00D47EC1">
                <w:rPr>
                  <w:rFonts w:ascii="Calibri" w:eastAsia="Times New Roman" w:hAnsi="Calibri" w:cs="Calibri"/>
                  <w:color w:val="000000"/>
                  <w:lang w:eastAsia="en-AU"/>
                </w:rPr>
                <w:t>Chainage 8125</w:t>
              </w:r>
            </w:ins>
          </w:p>
        </w:tc>
        <w:tc>
          <w:tcPr>
            <w:tcW w:w="785" w:type="pct"/>
            <w:noWrap/>
            <w:hideMark/>
          </w:tcPr>
          <w:p w:rsidR="00110C18" w:rsidRPr="00D47EC1" w:rsidRDefault="00110C18" w:rsidP="00063728">
            <w:pPr>
              <w:jc w:val="right"/>
              <w:rPr>
                <w:ins w:id="9252" w:author="KIM, Jason" w:date="2019-04-02T13:39:00Z"/>
                <w:rFonts w:ascii="Calibri" w:eastAsia="Times New Roman" w:hAnsi="Calibri" w:cs="Calibri"/>
                <w:color w:val="000000"/>
                <w:lang w:eastAsia="en-AU"/>
              </w:rPr>
            </w:pPr>
            <w:ins w:id="92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54" w:author="KIM, Jason" w:date="2019-04-02T13:39:00Z"/>
        </w:trPr>
        <w:tc>
          <w:tcPr>
            <w:tcW w:w="776" w:type="pct"/>
            <w:noWrap/>
            <w:hideMark/>
          </w:tcPr>
          <w:p w:rsidR="00110C18" w:rsidRPr="00D47EC1" w:rsidRDefault="00110C18" w:rsidP="00063728">
            <w:pPr>
              <w:rPr>
                <w:ins w:id="9255" w:author="KIM, Jason" w:date="2019-04-02T13:39:00Z"/>
                <w:rFonts w:ascii="Calibri" w:eastAsia="Times New Roman" w:hAnsi="Calibri" w:cs="Calibri"/>
                <w:color w:val="000000"/>
                <w:lang w:eastAsia="en-AU"/>
              </w:rPr>
            </w:pPr>
            <w:ins w:id="9256" w:author="KIM, Jason" w:date="2019-04-02T13:39:00Z">
              <w:r w:rsidRPr="00D47EC1">
                <w:rPr>
                  <w:rFonts w:ascii="Calibri" w:eastAsia="Times New Roman" w:hAnsi="Calibri" w:cs="Calibri"/>
                  <w:color w:val="000000"/>
                  <w:lang w:eastAsia="en-AU"/>
                </w:rPr>
                <w:t>EXL62K171</w:t>
              </w:r>
            </w:ins>
          </w:p>
        </w:tc>
        <w:tc>
          <w:tcPr>
            <w:tcW w:w="622" w:type="pct"/>
            <w:noWrap/>
            <w:hideMark/>
          </w:tcPr>
          <w:p w:rsidR="00110C18" w:rsidRPr="00D47EC1" w:rsidRDefault="00110C18" w:rsidP="00063728">
            <w:pPr>
              <w:rPr>
                <w:ins w:id="9257" w:author="KIM, Jason" w:date="2019-04-02T13:39:00Z"/>
                <w:rFonts w:ascii="Calibri" w:eastAsia="Times New Roman" w:hAnsi="Calibri" w:cs="Calibri"/>
                <w:color w:val="000000"/>
                <w:lang w:eastAsia="en-AU"/>
              </w:rPr>
            </w:pPr>
            <w:ins w:id="9258" w:author="KIM, Jason" w:date="2019-04-02T13:39:00Z">
              <w:r w:rsidRPr="00D47EC1">
                <w:rPr>
                  <w:rFonts w:ascii="Calibri" w:eastAsia="Times New Roman" w:hAnsi="Calibri" w:cs="Calibri"/>
                  <w:color w:val="000000"/>
                  <w:lang w:eastAsia="en-AU"/>
                </w:rPr>
                <w:t>ELZ10344</w:t>
              </w:r>
            </w:ins>
          </w:p>
        </w:tc>
        <w:tc>
          <w:tcPr>
            <w:tcW w:w="495" w:type="pct"/>
            <w:noWrap/>
            <w:hideMark/>
          </w:tcPr>
          <w:p w:rsidR="00110C18" w:rsidRPr="00D47EC1" w:rsidRDefault="00110C18" w:rsidP="00063728">
            <w:pPr>
              <w:rPr>
                <w:ins w:id="9259" w:author="KIM, Jason" w:date="2019-04-02T13:39:00Z"/>
                <w:rFonts w:ascii="Calibri" w:eastAsia="Times New Roman" w:hAnsi="Calibri" w:cs="Calibri"/>
                <w:color w:val="000000"/>
                <w:lang w:eastAsia="en-AU"/>
              </w:rPr>
            </w:pPr>
            <w:ins w:id="926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61" w:author="KIM, Jason" w:date="2019-04-02T13:39:00Z"/>
                <w:rFonts w:ascii="Calibri" w:eastAsia="Times New Roman" w:hAnsi="Calibri" w:cs="Calibri"/>
                <w:color w:val="000000"/>
                <w:lang w:eastAsia="en-AU"/>
              </w:rPr>
            </w:pPr>
            <w:ins w:id="9262" w:author="KIM, Jason" w:date="2019-04-02T13:39:00Z">
              <w:r w:rsidRPr="00D47EC1">
                <w:rPr>
                  <w:rFonts w:ascii="Calibri" w:eastAsia="Times New Roman" w:hAnsi="Calibri" w:cs="Calibri"/>
                  <w:color w:val="000000"/>
                  <w:lang w:eastAsia="en-AU"/>
                </w:rPr>
                <w:t>EXL1621</w:t>
              </w:r>
            </w:ins>
          </w:p>
        </w:tc>
        <w:tc>
          <w:tcPr>
            <w:tcW w:w="762" w:type="pct"/>
            <w:noWrap/>
            <w:hideMark/>
          </w:tcPr>
          <w:p w:rsidR="00110C18" w:rsidRPr="00D47EC1" w:rsidRDefault="00110C18" w:rsidP="00063728">
            <w:pPr>
              <w:rPr>
                <w:ins w:id="9263" w:author="KIM, Jason" w:date="2019-04-02T13:39:00Z"/>
                <w:rFonts w:ascii="Calibri" w:eastAsia="Times New Roman" w:hAnsi="Calibri" w:cs="Calibri"/>
                <w:color w:val="000000"/>
                <w:lang w:eastAsia="en-AU"/>
              </w:rPr>
            </w:pPr>
            <w:ins w:id="926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65" w:author="KIM, Jason" w:date="2019-04-02T13:39:00Z"/>
                <w:rFonts w:ascii="Calibri" w:eastAsia="Times New Roman" w:hAnsi="Calibri" w:cs="Calibri"/>
                <w:color w:val="000000"/>
                <w:lang w:eastAsia="en-AU"/>
              </w:rPr>
            </w:pPr>
            <w:ins w:id="9266" w:author="KIM, Jason" w:date="2019-04-02T13:39:00Z">
              <w:r w:rsidRPr="00D47EC1">
                <w:rPr>
                  <w:rFonts w:ascii="Calibri" w:eastAsia="Times New Roman" w:hAnsi="Calibri" w:cs="Calibri"/>
                  <w:color w:val="000000"/>
                  <w:lang w:eastAsia="en-AU"/>
                </w:rPr>
                <w:t>Chainage 8243</w:t>
              </w:r>
            </w:ins>
          </w:p>
        </w:tc>
        <w:tc>
          <w:tcPr>
            <w:tcW w:w="785" w:type="pct"/>
            <w:noWrap/>
            <w:hideMark/>
          </w:tcPr>
          <w:p w:rsidR="00110C18" w:rsidRPr="00D47EC1" w:rsidRDefault="00110C18" w:rsidP="00063728">
            <w:pPr>
              <w:jc w:val="right"/>
              <w:rPr>
                <w:ins w:id="9267" w:author="KIM, Jason" w:date="2019-04-02T13:39:00Z"/>
                <w:rFonts w:ascii="Calibri" w:eastAsia="Times New Roman" w:hAnsi="Calibri" w:cs="Calibri"/>
                <w:color w:val="000000"/>
                <w:lang w:eastAsia="en-AU"/>
              </w:rPr>
            </w:pPr>
            <w:ins w:id="92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69" w:author="KIM, Jason" w:date="2019-04-02T13:39:00Z"/>
        </w:trPr>
        <w:tc>
          <w:tcPr>
            <w:tcW w:w="776" w:type="pct"/>
            <w:noWrap/>
            <w:hideMark/>
          </w:tcPr>
          <w:p w:rsidR="00110C18" w:rsidRPr="00D47EC1" w:rsidRDefault="00110C18" w:rsidP="00063728">
            <w:pPr>
              <w:rPr>
                <w:ins w:id="9270" w:author="KIM, Jason" w:date="2019-04-02T13:39:00Z"/>
                <w:rFonts w:ascii="Calibri" w:eastAsia="Times New Roman" w:hAnsi="Calibri" w:cs="Calibri"/>
                <w:color w:val="000000"/>
                <w:lang w:eastAsia="en-AU"/>
              </w:rPr>
            </w:pPr>
            <w:ins w:id="9271" w:author="KIM, Jason" w:date="2019-04-02T13:39:00Z">
              <w:r w:rsidRPr="00D47EC1">
                <w:rPr>
                  <w:rFonts w:ascii="Calibri" w:eastAsia="Times New Roman" w:hAnsi="Calibri" w:cs="Calibri"/>
                  <w:color w:val="000000"/>
                  <w:lang w:eastAsia="en-AU"/>
                </w:rPr>
                <w:t>EXL91K181</w:t>
              </w:r>
            </w:ins>
          </w:p>
        </w:tc>
        <w:tc>
          <w:tcPr>
            <w:tcW w:w="622" w:type="pct"/>
            <w:noWrap/>
            <w:hideMark/>
          </w:tcPr>
          <w:p w:rsidR="00110C18" w:rsidRPr="00D47EC1" w:rsidRDefault="00110C18" w:rsidP="00063728">
            <w:pPr>
              <w:rPr>
                <w:ins w:id="9272" w:author="KIM, Jason" w:date="2019-04-02T13:39:00Z"/>
                <w:rFonts w:ascii="Calibri" w:eastAsia="Times New Roman" w:hAnsi="Calibri" w:cs="Calibri"/>
                <w:color w:val="000000"/>
                <w:lang w:eastAsia="en-AU"/>
              </w:rPr>
            </w:pPr>
            <w:ins w:id="9273" w:author="KIM, Jason" w:date="2019-04-02T13:39:00Z">
              <w:r w:rsidRPr="00D47EC1">
                <w:rPr>
                  <w:rFonts w:ascii="Calibri" w:eastAsia="Times New Roman" w:hAnsi="Calibri" w:cs="Calibri"/>
                  <w:color w:val="000000"/>
                  <w:lang w:eastAsia="en-AU"/>
                </w:rPr>
                <w:t>ELZ10344</w:t>
              </w:r>
            </w:ins>
          </w:p>
        </w:tc>
        <w:tc>
          <w:tcPr>
            <w:tcW w:w="495" w:type="pct"/>
            <w:noWrap/>
            <w:hideMark/>
          </w:tcPr>
          <w:p w:rsidR="00110C18" w:rsidRPr="00D47EC1" w:rsidRDefault="00110C18" w:rsidP="00063728">
            <w:pPr>
              <w:rPr>
                <w:ins w:id="9274" w:author="KIM, Jason" w:date="2019-04-02T13:39:00Z"/>
                <w:rFonts w:ascii="Calibri" w:eastAsia="Times New Roman" w:hAnsi="Calibri" w:cs="Calibri"/>
                <w:color w:val="000000"/>
                <w:lang w:eastAsia="en-AU"/>
              </w:rPr>
            </w:pPr>
            <w:ins w:id="927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276" w:author="KIM, Jason" w:date="2019-04-02T13:39:00Z"/>
                <w:rFonts w:ascii="Calibri" w:eastAsia="Times New Roman" w:hAnsi="Calibri" w:cs="Calibri"/>
                <w:color w:val="000000"/>
                <w:lang w:eastAsia="en-AU"/>
              </w:rPr>
            </w:pPr>
            <w:ins w:id="9277" w:author="KIM, Jason" w:date="2019-04-02T13:39:00Z">
              <w:r w:rsidRPr="00D47EC1">
                <w:rPr>
                  <w:rFonts w:ascii="Calibri" w:eastAsia="Times New Roman" w:hAnsi="Calibri" w:cs="Calibri"/>
                  <w:color w:val="000000"/>
                  <w:lang w:eastAsia="en-AU"/>
                </w:rPr>
                <w:t>EXL1911</w:t>
              </w:r>
            </w:ins>
          </w:p>
        </w:tc>
        <w:tc>
          <w:tcPr>
            <w:tcW w:w="762" w:type="pct"/>
            <w:noWrap/>
            <w:hideMark/>
          </w:tcPr>
          <w:p w:rsidR="00110C18" w:rsidRPr="00D47EC1" w:rsidRDefault="00110C18" w:rsidP="00063728">
            <w:pPr>
              <w:rPr>
                <w:ins w:id="9278" w:author="KIM, Jason" w:date="2019-04-02T13:39:00Z"/>
                <w:rFonts w:ascii="Calibri" w:eastAsia="Times New Roman" w:hAnsi="Calibri" w:cs="Calibri"/>
                <w:color w:val="000000"/>
                <w:lang w:eastAsia="en-AU"/>
              </w:rPr>
            </w:pPr>
            <w:ins w:id="927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80" w:author="KIM, Jason" w:date="2019-04-02T13:39:00Z"/>
                <w:rFonts w:ascii="Calibri" w:eastAsia="Times New Roman" w:hAnsi="Calibri" w:cs="Calibri"/>
                <w:color w:val="000000"/>
                <w:lang w:eastAsia="en-AU"/>
              </w:rPr>
            </w:pPr>
            <w:ins w:id="9281" w:author="KIM, Jason" w:date="2019-04-02T13:39:00Z">
              <w:r w:rsidRPr="00D47EC1">
                <w:rPr>
                  <w:rFonts w:ascii="Calibri" w:eastAsia="Times New Roman" w:hAnsi="Calibri" w:cs="Calibri"/>
                  <w:color w:val="000000"/>
                  <w:lang w:eastAsia="en-AU"/>
                </w:rPr>
                <w:t>Chainage 8232</w:t>
              </w:r>
            </w:ins>
          </w:p>
        </w:tc>
        <w:tc>
          <w:tcPr>
            <w:tcW w:w="785" w:type="pct"/>
            <w:noWrap/>
            <w:hideMark/>
          </w:tcPr>
          <w:p w:rsidR="00110C18" w:rsidRPr="00D47EC1" w:rsidRDefault="00110C18" w:rsidP="00063728">
            <w:pPr>
              <w:jc w:val="right"/>
              <w:rPr>
                <w:ins w:id="9282" w:author="KIM, Jason" w:date="2019-04-02T13:39:00Z"/>
                <w:rFonts w:ascii="Calibri" w:eastAsia="Times New Roman" w:hAnsi="Calibri" w:cs="Calibri"/>
                <w:color w:val="000000"/>
                <w:lang w:eastAsia="en-AU"/>
              </w:rPr>
            </w:pPr>
            <w:ins w:id="92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84" w:author="KIM, Jason" w:date="2019-04-02T13:39:00Z"/>
        </w:trPr>
        <w:tc>
          <w:tcPr>
            <w:tcW w:w="776" w:type="pct"/>
            <w:noWrap/>
            <w:hideMark/>
          </w:tcPr>
          <w:p w:rsidR="00110C18" w:rsidRPr="00D47EC1" w:rsidRDefault="00110C18" w:rsidP="00063728">
            <w:pPr>
              <w:rPr>
                <w:ins w:id="9285" w:author="KIM, Jason" w:date="2019-04-02T13:39:00Z"/>
                <w:rFonts w:ascii="Calibri" w:eastAsia="Times New Roman" w:hAnsi="Calibri" w:cs="Calibri"/>
                <w:color w:val="000000"/>
                <w:lang w:eastAsia="en-AU"/>
              </w:rPr>
            </w:pPr>
            <w:ins w:id="9286" w:author="KIM, Jason" w:date="2019-04-02T13:39:00Z">
              <w:r w:rsidRPr="00D47EC1">
                <w:rPr>
                  <w:rFonts w:ascii="Calibri" w:eastAsia="Times New Roman" w:hAnsi="Calibri" w:cs="Calibri"/>
                  <w:color w:val="000000"/>
                  <w:lang w:eastAsia="en-AU"/>
                </w:rPr>
                <w:t>EXL62K181</w:t>
              </w:r>
            </w:ins>
          </w:p>
        </w:tc>
        <w:tc>
          <w:tcPr>
            <w:tcW w:w="622" w:type="pct"/>
            <w:noWrap/>
            <w:hideMark/>
          </w:tcPr>
          <w:p w:rsidR="00110C18" w:rsidRPr="00D47EC1" w:rsidRDefault="00110C18" w:rsidP="00063728">
            <w:pPr>
              <w:rPr>
                <w:ins w:id="9287" w:author="KIM, Jason" w:date="2019-04-02T13:39:00Z"/>
                <w:rFonts w:ascii="Calibri" w:eastAsia="Times New Roman" w:hAnsi="Calibri" w:cs="Calibri"/>
                <w:color w:val="000000"/>
                <w:lang w:eastAsia="en-AU"/>
              </w:rPr>
            </w:pPr>
            <w:ins w:id="9288" w:author="KIM, Jason" w:date="2019-04-02T13:39:00Z">
              <w:r w:rsidRPr="00D47EC1">
                <w:rPr>
                  <w:rFonts w:ascii="Calibri" w:eastAsia="Times New Roman" w:hAnsi="Calibri" w:cs="Calibri"/>
                  <w:color w:val="000000"/>
                  <w:lang w:eastAsia="en-AU"/>
                </w:rPr>
                <w:t>ELZ10352</w:t>
              </w:r>
            </w:ins>
          </w:p>
        </w:tc>
        <w:tc>
          <w:tcPr>
            <w:tcW w:w="495" w:type="pct"/>
            <w:noWrap/>
            <w:hideMark/>
          </w:tcPr>
          <w:p w:rsidR="00110C18" w:rsidRPr="00D47EC1" w:rsidRDefault="00110C18" w:rsidP="00063728">
            <w:pPr>
              <w:rPr>
                <w:ins w:id="9289" w:author="KIM, Jason" w:date="2019-04-02T13:39:00Z"/>
                <w:rFonts w:ascii="Calibri" w:eastAsia="Times New Roman" w:hAnsi="Calibri" w:cs="Calibri"/>
                <w:color w:val="000000"/>
                <w:lang w:eastAsia="en-AU"/>
              </w:rPr>
            </w:pPr>
            <w:ins w:id="929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91" w:author="KIM, Jason" w:date="2019-04-02T13:39:00Z"/>
                <w:rFonts w:ascii="Calibri" w:eastAsia="Times New Roman" w:hAnsi="Calibri" w:cs="Calibri"/>
                <w:color w:val="000000"/>
                <w:lang w:eastAsia="en-AU"/>
              </w:rPr>
            </w:pPr>
            <w:ins w:id="9292" w:author="KIM, Jason" w:date="2019-04-02T13:39:00Z">
              <w:r w:rsidRPr="00D47EC1">
                <w:rPr>
                  <w:rFonts w:ascii="Calibri" w:eastAsia="Times New Roman" w:hAnsi="Calibri" w:cs="Calibri"/>
                  <w:color w:val="000000"/>
                  <w:lang w:eastAsia="en-AU"/>
                </w:rPr>
                <w:t>EXL1631</w:t>
              </w:r>
            </w:ins>
          </w:p>
        </w:tc>
        <w:tc>
          <w:tcPr>
            <w:tcW w:w="762" w:type="pct"/>
            <w:noWrap/>
            <w:hideMark/>
          </w:tcPr>
          <w:p w:rsidR="00110C18" w:rsidRPr="00D47EC1" w:rsidRDefault="00110C18" w:rsidP="00063728">
            <w:pPr>
              <w:rPr>
                <w:ins w:id="9293" w:author="KIM, Jason" w:date="2019-04-02T13:39:00Z"/>
                <w:rFonts w:ascii="Calibri" w:eastAsia="Times New Roman" w:hAnsi="Calibri" w:cs="Calibri"/>
                <w:color w:val="000000"/>
                <w:lang w:eastAsia="en-AU"/>
              </w:rPr>
            </w:pPr>
            <w:ins w:id="929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95" w:author="KIM, Jason" w:date="2019-04-02T13:39:00Z"/>
                <w:rFonts w:ascii="Calibri" w:eastAsia="Times New Roman" w:hAnsi="Calibri" w:cs="Calibri"/>
                <w:color w:val="000000"/>
                <w:lang w:eastAsia="en-AU"/>
              </w:rPr>
            </w:pPr>
            <w:ins w:id="9296" w:author="KIM, Jason" w:date="2019-04-02T13:39:00Z">
              <w:r w:rsidRPr="00D47EC1">
                <w:rPr>
                  <w:rFonts w:ascii="Calibri" w:eastAsia="Times New Roman" w:hAnsi="Calibri" w:cs="Calibri"/>
                  <w:color w:val="000000"/>
                  <w:lang w:eastAsia="en-AU"/>
                </w:rPr>
                <w:t>Chainage 8361</w:t>
              </w:r>
            </w:ins>
          </w:p>
        </w:tc>
        <w:tc>
          <w:tcPr>
            <w:tcW w:w="785" w:type="pct"/>
            <w:noWrap/>
            <w:hideMark/>
          </w:tcPr>
          <w:p w:rsidR="00110C18" w:rsidRPr="00D47EC1" w:rsidRDefault="00110C18" w:rsidP="00063728">
            <w:pPr>
              <w:jc w:val="right"/>
              <w:rPr>
                <w:ins w:id="9297" w:author="KIM, Jason" w:date="2019-04-02T13:39:00Z"/>
                <w:rFonts w:ascii="Calibri" w:eastAsia="Times New Roman" w:hAnsi="Calibri" w:cs="Calibri"/>
                <w:color w:val="000000"/>
                <w:lang w:eastAsia="en-AU"/>
              </w:rPr>
            </w:pPr>
            <w:ins w:id="92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99" w:author="KIM, Jason" w:date="2019-04-02T13:39:00Z"/>
        </w:trPr>
        <w:tc>
          <w:tcPr>
            <w:tcW w:w="776" w:type="pct"/>
            <w:noWrap/>
            <w:hideMark/>
          </w:tcPr>
          <w:p w:rsidR="00110C18" w:rsidRPr="00D47EC1" w:rsidRDefault="00110C18" w:rsidP="00063728">
            <w:pPr>
              <w:rPr>
                <w:ins w:id="9300" w:author="KIM, Jason" w:date="2019-04-02T13:39:00Z"/>
                <w:rFonts w:ascii="Calibri" w:eastAsia="Times New Roman" w:hAnsi="Calibri" w:cs="Calibri"/>
                <w:color w:val="000000"/>
                <w:lang w:eastAsia="en-AU"/>
              </w:rPr>
            </w:pPr>
            <w:ins w:id="9301" w:author="KIM, Jason" w:date="2019-04-02T13:39:00Z">
              <w:r w:rsidRPr="00D47EC1">
                <w:rPr>
                  <w:rFonts w:ascii="Calibri" w:eastAsia="Times New Roman" w:hAnsi="Calibri" w:cs="Calibri"/>
                  <w:color w:val="000000"/>
                  <w:lang w:eastAsia="en-AU"/>
                </w:rPr>
                <w:t>EXL64K171</w:t>
              </w:r>
            </w:ins>
          </w:p>
        </w:tc>
        <w:tc>
          <w:tcPr>
            <w:tcW w:w="622" w:type="pct"/>
            <w:noWrap/>
            <w:hideMark/>
          </w:tcPr>
          <w:p w:rsidR="00110C18" w:rsidRPr="00D47EC1" w:rsidRDefault="00110C18" w:rsidP="00063728">
            <w:pPr>
              <w:rPr>
                <w:ins w:id="9302" w:author="KIM, Jason" w:date="2019-04-02T13:39:00Z"/>
                <w:rFonts w:ascii="Calibri" w:eastAsia="Times New Roman" w:hAnsi="Calibri" w:cs="Calibri"/>
                <w:color w:val="000000"/>
                <w:lang w:eastAsia="en-AU"/>
              </w:rPr>
            </w:pPr>
            <w:ins w:id="9303" w:author="KIM, Jason" w:date="2019-04-02T13:39:00Z">
              <w:r w:rsidRPr="00D47EC1">
                <w:rPr>
                  <w:rFonts w:ascii="Calibri" w:eastAsia="Times New Roman" w:hAnsi="Calibri" w:cs="Calibri"/>
                  <w:color w:val="000000"/>
                  <w:lang w:eastAsia="en-AU"/>
                </w:rPr>
                <w:t>ELZ10356</w:t>
              </w:r>
            </w:ins>
          </w:p>
        </w:tc>
        <w:tc>
          <w:tcPr>
            <w:tcW w:w="495" w:type="pct"/>
            <w:noWrap/>
            <w:hideMark/>
          </w:tcPr>
          <w:p w:rsidR="00110C18" w:rsidRPr="00D47EC1" w:rsidRDefault="00110C18" w:rsidP="00063728">
            <w:pPr>
              <w:rPr>
                <w:ins w:id="9304" w:author="KIM, Jason" w:date="2019-04-02T13:39:00Z"/>
                <w:rFonts w:ascii="Calibri" w:eastAsia="Times New Roman" w:hAnsi="Calibri" w:cs="Calibri"/>
                <w:color w:val="000000"/>
                <w:lang w:eastAsia="en-AU"/>
              </w:rPr>
            </w:pPr>
            <w:ins w:id="930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306" w:author="KIM, Jason" w:date="2019-04-02T13:39:00Z"/>
                <w:rFonts w:ascii="Calibri" w:eastAsia="Times New Roman" w:hAnsi="Calibri" w:cs="Calibri"/>
                <w:color w:val="000000"/>
                <w:lang w:eastAsia="en-AU"/>
              </w:rPr>
            </w:pPr>
            <w:ins w:id="9307" w:author="KIM, Jason" w:date="2019-04-02T13:39:00Z">
              <w:r w:rsidRPr="00D47EC1">
                <w:rPr>
                  <w:rFonts w:ascii="Calibri" w:eastAsia="Times New Roman" w:hAnsi="Calibri" w:cs="Calibri"/>
                  <w:color w:val="000000"/>
                  <w:lang w:eastAsia="en-AU"/>
                </w:rPr>
                <w:t>EXL1641</w:t>
              </w:r>
            </w:ins>
          </w:p>
        </w:tc>
        <w:tc>
          <w:tcPr>
            <w:tcW w:w="762" w:type="pct"/>
            <w:noWrap/>
            <w:hideMark/>
          </w:tcPr>
          <w:p w:rsidR="00110C18" w:rsidRPr="00D47EC1" w:rsidRDefault="00110C18" w:rsidP="00063728">
            <w:pPr>
              <w:rPr>
                <w:ins w:id="9308" w:author="KIM, Jason" w:date="2019-04-02T13:39:00Z"/>
                <w:rFonts w:ascii="Calibri" w:eastAsia="Times New Roman" w:hAnsi="Calibri" w:cs="Calibri"/>
                <w:color w:val="000000"/>
                <w:lang w:eastAsia="en-AU"/>
              </w:rPr>
            </w:pPr>
            <w:ins w:id="930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10" w:author="KIM, Jason" w:date="2019-04-02T13:39:00Z"/>
                <w:rFonts w:ascii="Calibri" w:eastAsia="Times New Roman" w:hAnsi="Calibri" w:cs="Calibri"/>
                <w:color w:val="000000"/>
                <w:lang w:eastAsia="en-AU"/>
              </w:rPr>
            </w:pPr>
            <w:ins w:id="9311" w:author="KIM, Jason" w:date="2019-04-02T13:39:00Z">
              <w:r w:rsidRPr="00D47EC1">
                <w:rPr>
                  <w:rFonts w:ascii="Calibri" w:eastAsia="Times New Roman" w:hAnsi="Calibri" w:cs="Calibri"/>
                  <w:color w:val="000000"/>
                  <w:lang w:eastAsia="en-AU"/>
                </w:rPr>
                <w:t>Chainage 8477</w:t>
              </w:r>
            </w:ins>
          </w:p>
        </w:tc>
        <w:tc>
          <w:tcPr>
            <w:tcW w:w="785" w:type="pct"/>
            <w:noWrap/>
            <w:hideMark/>
          </w:tcPr>
          <w:p w:rsidR="00110C18" w:rsidRPr="00D47EC1" w:rsidRDefault="00110C18" w:rsidP="00063728">
            <w:pPr>
              <w:jc w:val="right"/>
              <w:rPr>
                <w:ins w:id="9312" w:author="KIM, Jason" w:date="2019-04-02T13:39:00Z"/>
                <w:rFonts w:ascii="Calibri" w:eastAsia="Times New Roman" w:hAnsi="Calibri" w:cs="Calibri"/>
                <w:color w:val="000000"/>
                <w:lang w:eastAsia="en-AU"/>
              </w:rPr>
            </w:pPr>
            <w:ins w:id="93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14" w:author="KIM, Jason" w:date="2019-04-02T13:39:00Z"/>
        </w:trPr>
        <w:tc>
          <w:tcPr>
            <w:tcW w:w="776" w:type="pct"/>
            <w:noWrap/>
            <w:hideMark/>
          </w:tcPr>
          <w:p w:rsidR="00110C18" w:rsidRPr="00D47EC1" w:rsidRDefault="00110C18" w:rsidP="00063728">
            <w:pPr>
              <w:rPr>
                <w:ins w:id="9315" w:author="KIM, Jason" w:date="2019-04-02T13:39:00Z"/>
                <w:rFonts w:ascii="Calibri" w:eastAsia="Times New Roman" w:hAnsi="Calibri" w:cs="Calibri"/>
                <w:color w:val="000000"/>
                <w:lang w:eastAsia="en-AU"/>
              </w:rPr>
            </w:pPr>
            <w:ins w:id="9316" w:author="KIM, Jason" w:date="2019-04-02T13:39:00Z">
              <w:r w:rsidRPr="00D47EC1">
                <w:rPr>
                  <w:rFonts w:ascii="Calibri" w:eastAsia="Times New Roman" w:hAnsi="Calibri" w:cs="Calibri"/>
                  <w:color w:val="000000"/>
                  <w:lang w:eastAsia="en-AU"/>
                </w:rPr>
                <w:t>EXL64K181</w:t>
              </w:r>
            </w:ins>
          </w:p>
        </w:tc>
        <w:tc>
          <w:tcPr>
            <w:tcW w:w="622" w:type="pct"/>
            <w:noWrap/>
            <w:hideMark/>
          </w:tcPr>
          <w:p w:rsidR="00110C18" w:rsidRPr="00D47EC1" w:rsidRDefault="00110C18" w:rsidP="00063728">
            <w:pPr>
              <w:rPr>
                <w:ins w:id="9317" w:author="KIM, Jason" w:date="2019-04-02T13:39:00Z"/>
                <w:rFonts w:ascii="Calibri" w:eastAsia="Times New Roman" w:hAnsi="Calibri" w:cs="Calibri"/>
                <w:color w:val="000000"/>
                <w:lang w:eastAsia="en-AU"/>
              </w:rPr>
            </w:pPr>
            <w:ins w:id="9318" w:author="KIM, Jason" w:date="2019-04-02T13:39:00Z">
              <w:r w:rsidRPr="00D47EC1">
                <w:rPr>
                  <w:rFonts w:ascii="Calibri" w:eastAsia="Times New Roman" w:hAnsi="Calibri" w:cs="Calibri"/>
                  <w:color w:val="000000"/>
                  <w:lang w:eastAsia="en-AU"/>
                </w:rPr>
                <w:t>ELZ10360</w:t>
              </w:r>
            </w:ins>
          </w:p>
        </w:tc>
        <w:tc>
          <w:tcPr>
            <w:tcW w:w="495" w:type="pct"/>
            <w:noWrap/>
            <w:hideMark/>
          </w:tcPr>
          <w:p w:rsidR="00110C18" w:rsidRPr="00D47EC1" w:rsidRDefault="00110C18" w:rsidP="00063728">
            <w:pPr>
              <w:rPr>
                <w:ins w:id="9319" w:author="KIM, Jason" w:date="2019-04-02T13:39:00Z"/>
                <w:rFonts w:ascii="Calibri" w:eastAsia="Times New Roman" w:hAnsi="Calibri" w:cs="Calibri"/>
                <w:color w:val="000000"/>
                <w:lang w:eastAsia="en-AU"/>
              </w:rPr>
            </w:pPr>
            <w:ins w:id="932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321" w:author="KIM, Jason" w:date="2019-04-02T13:39:00Z"/>
                <w:rFonts w:ascii="Calibri" w:eastAsia="Times New Roman" w:hAnsi="Calibri" w:cs="Calibri"/>
                <w:color w:val="000000"/>
                <w:lang w:eastAsia="en-AU"/>
              </w:rPr>
            </w:pPr>
            <w:ins w:id="9322" w:author="KIM, Jason" w:date="2019-04-02T13:39:00Z">
              <w:r w:rsidRPr="00D47EC1">
                <w:rPr>
                  <w:rFonts w:ascii="Calibri" w:eastAsia="Times New Roman" w:hAnsi="Calibri" w:cs="Calibri"/>
                  <w:color w:val="000000"/>
                  <w:lang w:eastAsia="en-AU"/>
                </w:rPr>
                <w:t>EXL1651</w:t>
              </w:r>
            </w:ins>
          </w:p>
        </w:tc>
        <w:tc>
          <w:tcPr>
            <w:tcW w:w="762" w:type="pct"/>
            <w:noWrap/>
            <w:hideMark/>
          </w:tcPr>
          <w:p w:rsidR="00110C18" w:rsidRPr="00D47EC1" w:rsidRDefault="00110C18" w:rsidP="00063728">
            <w:pPr>
              <w:rPr>
                <w:ins w:id="9323" w:author="KIM, Jason" w:date="2019-04-02T13:39:00Z"/>
                <w:rFonts w:ascii="Calibri" w:eastAsia="Times New Roman" w:hAnsi="Calibri" w:cs="Calibri"/>
                <w:color w:val="000000"/>
                <w:lang w:eastAsia="en-AU"/>
              </w:rPr>
            </w:pPr>
            <w:ins w:id="932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25" w:author="KIM, Jason" w:date="2019-04-02T13:39:00Z"/>
                <w:rFonts w:ascii="Calibri" w:eastAsia="Times New Roman" w:hAnsi="Calibri" w:cs="Calibri"/>
                <w:color w:val="000000"/>
                <w:lang w:eastAsia="en-AU"/>
              </w:rPr>
            </w:pPr>
            <w:ins w:id="9326" w:author="KIM, Jason" w:date="2019-04-02T13:39:00Z">
              <w:r w:rsidRPr="00D47EC1">
                <w:rPr>
                  <w:rFonts w:ascii="Calibri" w:eastAsia="Times New Roman" w:hAnsi="Calibri" w:cs="Calibri"/>
                  <w:color w:val="000000"/>
                  <w:lang w:eastAsia="en-AU"/>
                </w:rPr>
                <w:t>Chainage 8596</w:t>
              </w:r>
            </w:ins>
          </w:p>
        </w:tc>
        <w:tc>
          <w:tcPr>
            <w:tcW w:w="785" w:type="pct"/>
            <w:noWrap/>
            <w:hideMark/>
          </w:tcPr>
          <w:p w:rsidR="00110C18" w:rsidRPr="00D47EC1" w:rsidRDefault="00110C18" w:rsidP="00063728">
            <w:pPr>
              <w:jc w:val="right"/>
              <w:rPr>
                <w:ins w:id="9327" w:author="KIM, Jason" w:date="2019-04-02T13:39:00Z"/>
                <w:rFonts w:ascii="Calibri" w:eastAsia="Times New Roman" w:hAnsi="Calibri" w:cs="Calibri"/>
                <w:color w:val="000000"/>
                <w:lang w:eastAsia="en-AU"/>
              </w:rPr>
            </w:pPr>
            <w:ins w:id="93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29" w:author="KIM, Jason" w:date="2019-04-02T13:39:00Z"/>
        </w:trPr>
        <w:tc>
          <w:tcPr>
            <w:tcW w:w="776" w:type="pct"/>
            <w:noWrap/>
            <w:hideMark/>
          </w:tcPr>
          <w:p w:rsidR="00110C18" w:rsidRPr="00D47EC1" w:rsidRDefault="00110C18" w:rsidP="00063728">
            <w:pPr>
              <w:rPr>
                <w:ins w:id="9330" w:author="KIM, Jason" w:date="2019-04-02T13:39:00Z"/>
                <w:rFonts w:ascii="Calibri" w:eastAsia="Times New Roman" w:hAnsi="Calibri" w:cs="Calibri"/>
                <w:color w:val="000000"/>
                <w:lang w:eastAsia="en-AU"/>
              </w:rPr>
            </w:pPr>
            <w:ins w:id="9331" w:author="KIM, Jason" w:date="2019-04-02T13:39:00Z">
              <w:r w:rsidRPr="00D47EC1">
                <w:rPr>
                  <w:rFonts w:ascii="Calibri" w:eastAsia="Times New Roman" w:hAnsi="Calibri" w:cs="Calibri"/>
                  <w:color w:val="000000"/>
                  <w:lang w:eastAsia="en-AU"/>
                </w:rPr>
                <w:t>EXL66K171</w:t>
              </w:r>
            </w:ins>
          </w:p>
        </w:tc>
        <w:tc>
          <w:tcPr>
            <w:tcW w:w="622" w:type="pct"/>
            <w:noWrap/>
            <w:hideMark/>
          </w:tcPr>
          <w:p w:rsidR="00110C18" w:rsidRPr="00D47EC1" w:rsidRDefault="00110C18" w:rsidP="00063728">
            <w:pPr>
              <w:rPr>
                <w:ins w:id="9332" w:author="KIM, Jason" w:date="2019-04-02T13:39:00Z"/>
                <w:rFonts w:ascii="Calibri" w:eastAsia="Times New Roman" w:hAnsi="Calibri" w:cs="Calibri"/>
                <w:color w:val="000000"/>
                <w:lang w:eastAsia="en-AU"/>
              </w:rPr>
            </w:pPr>
            <w:ins w:id="9333" w:author="KIM, Jason" w:date="2019-04-02T13:39:00Z">
              <w:r w:rsidRPr="00D47EC1">
                <w:rPr>
                  <w:rFonts w:ascii="Calibri" w:eastAsia="Times New Roman" w:hAnsi="Calibri" w:cs="Calibri"/>
                  <w:color w:val="000000"/>
                  <w:lang w:eastAsia="en-AU"/>
                </w:rPr>
                <w:t>ELZ10364</w:t>
              </w:r>
            </w:ins>
          </w:p>
        </w:tc>
        <w:tc>
          <w:tcPr>
            <w:tcW w:w="495" w:type="pct"/>
            <w:noWrap/>
            <w:hideMark/>
          </w:tcPr>
          <w:p w:rsidR="00110C18" w:rsidRPr="00D47EC1" w:rsidRDefault="00110C18" w:rsidP="00063728">
            <w:pPr>
              <w:rPr>
                <w:ins w:id="9334" w:author="KIM, Jason" w:date="2019-04-02T13:39:00Z"/>
                <w:rFonts w:ascii="Calibri" w:eastAsia="Times New Roman" w:hAnsi="Calibri" w:cs="Calibri"/>
                <w:color w:val="000000"/>
                <w:lang w:eastAsia="en-AU"/>
              </w:rPr>
            </w:pPr>
            <w:ins w:id="933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36" w:author="KIM, Jason" w:date="2019-04-02T13:39:00Z"/>
                <w:rFonts w:ascii="Calibri" w:eastAsia="Times New Roman" w:hAnsi="Calibri" w:cs="Calibri"/>
                <w:color w:val="000000"/>
                <w:lang w:eastAsia="en-AU"/>
              </w:rPr>
            </w:pPr>
            <w:ins w:id="9337" w:author="KIM, Jason" w:date="2019-04-02T13:39:00Z">
              <w:r w:rsidRPr="00D47EC1">
                <w:rPr>
                  <w:rFonts w:ascii="Calibri" w:eastAsia="Times New Roman" w:hAnsi="Calibri" w:cs="Calibri"/>
                  <w:color w:val="000000"/>
                  <w:lang w:eastAsia="en-AU"/>
                </w:rPr>
                <w:t>EXL1661</w:t>
              </w:r>
            </w:ins>
          </w:p>
        </w:tc>
        <w:tc>
          <w:tcPr>
            <w:tcW w:w="762" w:type="pct"/>
            <w:noWrap/>
            <w:hideMark/>
          </w:tcPr>
          <w:p w:rsidR="00110C18" w:rsidRPr="00D47EC1" w:rsidRDefault="00110C18" w:rsidP="00063728">
            <w:pPr>
              <w:rPr>
                <w:ins w:id="9338" w:author="KIM, Jason" w:date="2019-04-02T13:39:00Z"/>
                <w:rFonts w:ascii="Calibri" w:eastAsia="Times New Roman" w:hAnsi="Calibri" w:cs="Calibri"/>
                <w:color w:val="000000"/>
                <w:lang w:eastAsia="en-AU"/>
              </w:rPr>
            </w:pPr>
            <w:ins w:id="933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40" w:author="KIM, Jason" w:date="2019-04-02T13:39:00Z"/>
                <w:rFonts w:ascii="Calibri" w:eastAsia="Times New Roman" w:hAnsi="Calibri" w:cs="Calibri"/>
                <w:color w:val="000000"/>
                <w:lang w:eastAsia="en-AU"/>
              </w:rPr>
            </w:pPr>
            <w:ins w:id="9341" w:author="KIM, Jason" w:date="2019-04-02T13:39:00Z">
              <w:r w:rsidRPr="00D47EC1">
                <w:rPr>
                  <w:rFonts w:ascii="Calibri" w:eastAsia="Times New Roman" w:hAnsi="Calibri" w:cs="Calibri"/>
                  <w:color w:val="000000"/>
                  <w:lang w:eastAsia="en-AU"/>
                </w:rPr>
                <w:t>Chainage 8714</w:t>
              </w:r>
            </w:ins>
          </w:p>
        </w:tc>
        <w:tc>
          <w:tcPr>
            <w:tcW w:w="785" w:type="pct"/>
            <w:noWrap/>
            <w:hideMark/>
          </w:tcPr>
          <w:p w:rsidR="00110C18" w:rsidRPr="00D47EC1" w:rsidRDefault="00110C18" w:rsidP="00063728">
            <w:pPr>
              <w:jc w:val="right"/>
              <w:rPr>
                <w:ins w:id="9342" w:author="KIM, Jason" w:date="2019-04-02T13:39:00Z"/>
                <w:rFonts w:ascii="Calibri" w:eastAsia="Times New Roman" w:hAnsi="Calibri" w:cs="Calibri"/>
                <w:color w:val="000000"/>
                <w:lang w:eastAsia="en-AU"/>
              </w:rPr>
            </w:pPr>
            <w:ins w:id="93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44" w:author="KIM, Jason" w:date="2019-04-02T13:39:00Z"/>
        </w:trPr>
        <w:tc>
          <w:tcPr>
            <w:tcW w:w="776" w:type="pct"/>
            <w:noWrap/>
            <w:hideMark/>
          </w:tcPr>
          <w:p w:rsidR="00110C18" w:rsidRPr="00D47EC1" w:rsidRDefault="00110C18" w:rsidP="00063728">
            <w:pPr>
              <w:rPr>
                <w:ins w:id="9345" w:author="KIM, Jason" w:date="2019-04-02T13:39:00Z"/>
                <w:rFonts w:ascii="Calibri" w:eastAsia="Times New Roman" w:hAnsi="Calibri" w:cs="Calibri"/>
                <w:color w:val="000000"/>
                <w:lang w:eastAsia="en-AU"/>
              </w:rPr>
            </w:pPr>
            <w:ins w:id="9346" w:author="KIM, Jason" w:date="2019-04-02T13:39:00Z">
              <w:r w:rsidRPr="00D47EC1">
                <w:rPr>
                  <w:rFonts w:ascii="Calibri" w:eastAsia="Times New Roman" w:hAnsi="Calibri" w:cs="Calibri"/>
                  <w:color w:val="000000"/>
                  <w:lang w:eastAsia="en-AU"/>
                </w:rPr>
                <w:t>EXL66K181</w:t>
              </w:r>
            </w:ins>
          </w:p>
        </w:tc>
        <w:tc>
          <w:tcPr>
            <w:tcW w:w="622" w:type="pct"/>
            <w:noWrap/>
            <w:hideMark/>
          </w:tcPr>
          <w:p w:rsidR="00110C18" w:rsidRPr="00D47EC1" w:rsidRDefault="00110C18" w:rsidP="00063728">
            <w:pPr>
              <w:rPr>
                <w:ins w:id="9347" w:author="KIM, Jason" w:date="2019-04-02T13:39:00Z"/>
                <w:rFonts w:ascii="Calibri" w:eastAsia="Times New Roman" w:hAnsi="Calibri" w:cs="Calibri"/>
                <w:color w:val="000000"/>
                <w:lang w:eastAsia="en-AU"/>
              </w:rPr>
            </w:pPr>
            <w:ins w:id="9348" w:author="KIM, Jason" w:date="2019-04-02T13:39:00Z">
              <w:r w:rsidRPr="00D47EC1">
                <w:rPr>
                  <w:rFonts w:ascii="Calibri" w:eastAsia="Times New Roman" w:hAnsi="Calibri" w:cs="Calibri"/>
                  <w:color w:val="000000"/>
                  <w:lang w:eastAsia="en-AU"/>
                </w:rPr>
                <w:t>ELZ10368</w:t>
              </w:r>
            </w:ins>
          </w:p>
        </w:tc>
        <w:tc>
          <w:tcPr>
            <w:tcW w:w="495" w:type="pct"/>
            <w:noWrap/>
            <w:hideMark/>
          </w:tcPr>
          <w:p w:rsidR="00110C18" w:rsidRPr="00D47EC1" w:rsidRDefault="00110C18" w:rsidP="00063728">
            <w:pPr>
              <w:rPr>
                <w:ins w:id="9349" w:author="KIM, Jason" w:date="2019-04-02T13:39:00Z"/>
                <w:rFonts w:ascii="Calibri" w:eastAsia="Times New Roman" w:hAnsi="Calibri" w:cs="Calibri"/>
                <w:color w:val="000000"/>
                <w:lang w:eastAsia="en-AU"/>
              </w:rPr>
            </w:pPr>
            <w:ins w:id="935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51" w:author="KIM, Jason" w:date="2019-04-02T13:39:00Z"/>
                <w:rFonts w:ascii="Calibri" w:eastAsia="Times New Roman" w:hAnsi="Calibri" w:cs="Calibri"/>
                <w:color w:val="000000"/>
                <w:lang w:eastAsia="en-AU"/>
              </w:rPr>
            </w:pPr>
            <w:ins w:id="9352" w:author="KIM, Jason" w:date="2019-04-02T13:39:00Z">
              <w:r w:rsidRPr="00D47EC1">
                <w:rPr>
                  <w:rFonts w:ascii="Calibri" w:eastAsia="Times New Roman" w:hAnsi="Calibri" w:cs="Calibri"/>
                  <w:color w:val="000000"/>
                  <w:lang w:eastAsia="en-AU"/>
                </w:rPr>
                <w:t>EXL1671</w:t>
              </w:r>
            </w:ins>
          </w:p>
        </w:tc>
        <w:tc>
          <w:tcPr>
            <w:tcW w:w="762" w:type="pct"/>
            <w:noWrap/>
            <w:hideMark/>
          </w:tcPr>
          <w:p w:rsidR="00110C18" w:rsidRPr="00D47EC1" w:rsidRDefault="00110C18" w:rsidP="00063728">
            <w:pPr>
              <w:rPr>
                <w:ins w:id="9353" w:author="KIM, Jason" w:date="2019-04-02T13:39:00Z"/>
                <w:rFonts w:ascii="Calibri" w:eastAsia="Times New Roman" w:hAnsi="Calibri" w:cs="Calibri"/>
                <w:color w:val="000000"/>
                <w:lang w:eastAsia="en-AU"/>
              </w:rPr>
            </w:pPr>
            <w:ins w:id="935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55" w:author="KIM, Jason" w:date="2019-04-02T13:39:00Z"/>
                <w:rFonts w:ascii="Calibri" w:eastAsia="Times New Roman" w:hAnsi="Calibri" w:cs="Calibri"/>
                <w:color w:val="000000"/>
                <w:lang w:eastAsia="en-AU"/>
              </w:rPr>
            </w:pPr>
            <w:ins w:id="9356" w:author="KIM, Jason" w:date="2019-04-02T13:39:00Z">
              <w:r w:rsidRPr="00D47EC1">
                <w:rPr>
                  <w:rFonts w:ascii="Calibri" w:eastAsia="Times New Roman" w:hAnsi="Calibri" w:cs="Calibri"/>
                  <w:color w:val="000000"/>
                  <w:lang w:eastAsia="en-AU"/>
                </w:rPr>
                <w:t>Chainage 8832</w:t>
              </w:r>
            </w:ins>
          </w:p>
        </w:tc>
        <w:tc>
          <w:tcPr>
            <w:tcW w:w="785" w:type="pct"/>
            <w:noWrap/>
            <w:hideMark/>
          </w:tcPr>
          <w:p w:rsidR="00110C18" w:rsidRPr="00D47EC1" w:rsidRDefault="00110C18" w:rsidP="00063728">
            <w:pPr>
              <w:jc w:val="right"/>
              <w:rPr>
                <w:ins w:id="9357" w:author="KIM, Jason" w:date="2019-04-02T13:39:00Z"/>
                <w:rFonts w:ascii="Calibri" w:eastAsia="Times New Roman" w:hAnsi="Calibri" w:cs="Calibri"/>
                <w:color w:val="000000"/>
                <w:lang w:eastAsia="en-AU"/>
              </w:rPr>
            </w:pPr>
            <w:ins w:id="93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59" w:author="KIM, Jason" w:date="2019-04-02T13:39:00Z"/>
        </w:trPr>
        <w:tc>
          <w:tcPr>
            <w:tcW w:w="776" w:type="pct"/>
            <w:noWrap/>
            <w:hideMark/>
          </w:tcPr>
          <w:p w:rsidR="00110C18" w:rsidRPr="00D47EC1" w:rsidRDefault="00110C18" w:rsidP="00063728">
            <w:pPr>
              <w:rPr>
                <w:ins w:id="9360" w:author="KIM, Jason" w:date="2019-04-02T13:39:00Z"/>
                <w:rFonts w:ascii="Calibri" w:eastAsia="Times New Roman" w:hAnsi="Calibri" w:cs="Calibri"/>
                <w:color w:val="000000"/>
                <w:lang w:eastAsia="en-AU"/>
              </w:rPr>
            </w:pPr>
            <w:ins w:id="9361" w:author="KIM, Jason" w:date="2019-04-02T13:39:00Z">
              <w:r w:rsidRPr="00D47EC1">
                <w:rPr>
                  <w:rFonts w:ascii="Calibri" w:eastAsia="Times New Roman" w:hAnsi="Calibri" w:cs="Calibri"/>
                  <w:color w:val="000000"/>
                  <w:lang w:eastAsia="en-AU"/>
                </w:rPr>
                <w:t>EXL68K171</w:t>
              </w:r>
            </w:ins>
          </w:p>
        </w:tc>
        <w:tc>
          <w:tcPr>
            <w:tcW w:w="622" w:type="pct"/>
            <w:noWrap/>
            <w:hideMark/>
          </w:tcPr>
          <w:p w:rsidR="00110C18" w:rsidRPr="00D47EC1" w:rsidRDefault="00110C18" w:rsidP="00063728">
            <w:pPr>
              <w:rPr>
                <w:ins w:id="9362" w:author="KIM, Jason" w:date="2019-04-02T13:39:00Z"/>
                <w:rFonts w:ascii="Calibri" w:eastAsia="Times New Roman" w:hAnsi="Calibri" w:cs="Calibri"/>
                <w:color w:val="000000"/>
                <w:lang w:eastAsia="en-AU"/>
              </w:rPr>
            </w:pPr>
            <w:ins w:id="9363" w:author="KIM, Jason" w:date="2019-04-02T13:39:00Z">
              <w:r w:rsidRPr="00D47EC1">
                <w:rPr>
                  <w:rFonts w:ascii="Calibri" w:eastAsia="Times New Roman" w:hAnsi="Calibri" w:cs="Calibri"/>
                  <w:color w:val="000000"/>
                  <w:lang w:eastAsia="en-AU"/>
                </w:rPr>
                <w:t>ELZ10372</w:t>
              </w:r>
            </w:ins>
          </w:p>
        </w:tc>
        <w:tc>
          <w:tcPr>
            <w:tcW w:w="495" w:type="pct"/>
            <w:noWrap/>
            <w:hideMark/>
          </w:tcPr>
          <w:p w:rsidR="00110C18" w:rsidRPr="00D47EC1" w:rsidRDefault="00110C18" w:rsidP="00063728">
            <w:pPr>
              <w:rPr>
                <w:ins w:id="9364" w:author="KIM, Jason" w:date="2019-04-02T13:39:00Z"/>
                <w:rFonts w:ascii="Calibri" w:eastAsia="Times New Roman" w:hAnsi="Calibri" w:cs="Calibri"/>
                <w:color w:val="000000"/>
                <w:lang w:eastAsia="en-AU"/>
              </w:rPr>
            </w:pPr>
            <w:ins w:id="936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66" w:author="KIM, Jason" w:date="2019-04-02T13:39:00Z"/>
                <w:rFonts w:ascii="Calibri" w:eastAsia="Times New Roman" w:hAnsi="Calibri" w:cs="Calibri"/>
                <w:color w:val="000000"/>
                <w:lang w:eastAsia="en-AU"/>
              </w:rPr>
            </w:pPr>
            <w:ins w:id="9367" w:author="KIM, Jason" w:date="2019-04-02T13:39:00Z">
              <w:r w:rsidRPr="00D47EC1">
                <w:rPr>
                  <w:rFonts w:ascii="Calibri" w:eastAsia="Times New Roman" w:hAnsi="Calibri" w:cs="Calibri"/>
                  <w:color w:val="000000"/>
                  <w:lang w:eastAsia="en-AU"/>
                </w:rPr>
                <w:t>EXL1681</w:t>
              </w:r>
            </w:ins>
          </w:p>
        </w:tc>
        <w:tc>
          <w:tcPr>
            <w:tcW w:w="762" w:type="pct"/>
            <w:noWrap/>
            <w:hideMark/>
          </w:tcPr>
          <w:p w:rsidR="00110C18" w:rsidRPr="00D47EC1" w:rsidRDefault="00110C18" w:rsidP="00063728">
            <w:pPr>
              <w:rPr>
                <w:ins w:id="9368" w:author="KIM, Jason" w:date="2019-04-02T13:39:00Z"/>
                <w:rFonts w:ascii="Calibri" w:eastAsia="Times New Roman" w:hAnsi="Calibri" w:cs="Calibri"/>
                <w:color w:val="000000"/>
                <w:lang w:eastAsia="en-AU"/>
              </w:rPr>
            </w:pPr>
            <w:ins w:id="936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70" w:author="KIM, Jason" w:date="2019-04-02T13:39:00Z"/>
                <w:rFonts w:ascii="Calibri" w:eastAsia="Times New Roman" w:hAnsi="Calibri" w:cs="Calibri"/>
                <w:color w:val="000000"/>
                <w:lang w:eastAsia="en-AU"/>
              </w:rPr>
            </w:pPr>
            <w:ins w:id="9371" w:author="KIM, Jason" w:date="2019-04-02T13:39:00Z">
              <w:r w:rsidRPr="00D47EC1">
                <w:rPr>
                  <w:rFonts w:ascii="Calibri" w:eastAsia="Times New Roman" w:hAnsi="Calibri" w:cs="Calibri"/>
                  <w:color w:val="000000"/>
                  <w:lang w:eastAsia="en-AU"/>
                </w:rPr>
                <w:t>Chainage 8952</w:t>
              </w:r>
            </w:ins>
          </w:p>
        </w:tc>
        <w:tc>
          <w:tcPr>
            <w:tcW w:w="785" w:type="pct"/>
            <w:noWrap/>
            <w:hideMark/>
          </w:tcPr>
          <w:p w:rsidR="00110C18" w:rsidRPr="00D47EC1" w:rsidRDefault="00110C18" w:rsidP="00063728">
            <w:pPr>
              <w:jc w:val="right"/>
              <w:rPr>
                <w:ins w:id="9372" w:author="KIM, Jason" w:date="2019-04-02T13:39:00Z"/>
                <w:rFonts w:ascii="Calibri" w:eastAsia="Times New Roman" w:hAnsi="Calibri" w:cs="Calibri"/>
                <w:color w:val="000000"/>
                <w:lang w:eastAsia="en-AU"/>
              </w:rPr>
            </w:pPr>
            <w:ins w:id="93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74" w:author="KIM, Jason" w:date="2019-04-02T13:39:00Z"/>
        </w:trPr>
        <w:tc>
          <w:tcPr>
            <w:tcW w:w="776" w:type="pct"/>
            <w:noWrap/>
            <w:hideMark/>
          </w:tcPr>
          <w:p w:rsidR="00110C18" w:rsidRPr="00D47EC1" w:rsidRDefault="00110C18" w:rsidP="00063728">
            <w:pPr>
              <w:rPr>
                <w:ins w:id="9375" w:author="KIM, Jason" w:date="2019-04-02T13:39:00Z"/>
                <w:rFonts w:ascii="Calibri" w:eastAsia="Times New Roman" w:hAnsi="Calibri" w:cs="Calibri"/>
                <w:color w:val="000000"/>
                <w:lang w:eastAsia="en-AU"/>
              </w:rPr>
            </w:pPr>
            <w:ins w:id="9376" w:author="KIM, Jason" w:date="2019-04-02T13:39:00Z">
              <w:r w:rsidRPr="00D47EC1">
                <w:rPr>
                  <w:rFonts w:ascii="Calibri" w:eastAsia="Times New Roman" w:hAnsi="Calibri" w:cs="Calibri"/>
                  <w:color w:val="000000"/>
                  <w:lang w:eastAsia="en-AU"/>
                </w:rPr>
                <w:t>EXL68K181</w:t>
              </w:r>
            </w:ins>
          </w:p>
        </w:tc>
        <w:tc>
          <w:tcPr>
            <w:tcW w:w="622" w:type="pct"/>
            <w:noWrap/>
            <w:hideMark/>
          </w:tcPr>
          <w:p w:rsidR="00110C18" w:rsidRPr="00D47EC1" w:rsidRDefault="00110C18" w:rsidP="00063728">
            <w:pPr>
              <w:rPr>
                <w:ins w:id="9377" w:author="KIM, Jason" w:date="2019-04-02T13:39:00Z"/>
                <w:rFonts w:ascii="Calibri" w:eastAsia="Times New Roman" w:hAnsi="Calibri" w:cs="Calibri"/>
                <w:color w:val="000000"/>
                <w:lang w:eastAsia="en-AU"/>
              </w:rPr>
            </w:pPr>
            <w:ins w:id="9378" w:author="KIM, Jason" w:date="2019-04-02T13:39:00Z">
              <w:r w:rsidRPr="00D47EC1">
                <w:rPr>
                  <w:rFonts w:ascii="Calibri" w:eastAsia="Times New Roman" w:hAnsi="Calibri" w:cs="Calibri"/>
                  <w:color w:val="000000"/>
                  <w:lang w:eastAsia="en-AU"/>
                </w:rPr>
                <w:t>ELZ10376</w:t>
              </w:r>
            </w:ins>
          </w:p>
        </w:tc>
        <w:tc>
          <w:tcPr>
            <w:tcW w:w="495" w:type="pct"/>
            <w:noWrap/>
            <w:hideMark/>
          </w:tcPr>
          <w:p w:rsidR="00110C18" w:rsidRPr="00D47EC1" w:rsidRDefault="00110C18" w:rsidP="00063728">
            <w:pPr>
              <w:rPr>
                <w:ins w:id="9379" w:author="KIM, Jason" w:date="2019-04-02T13:39:00Z"/>
                <w:rFonts w:ascii="Calibri" w:eastAsia="Times New Roman" w:hAnsi="Calibri" w:cs="Calibri"/>
                <w:color w:val="000000"/>
                <w:lang w:eastAsia="en-AU"/>
              </w:rPr>
            </w:pPr>
            <w:ins w:id="938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81" w:author="KIM, Jason" w:date="2019-04-02T13:39:00Z"/>
                <w:rFonts w:ascii="Calibri" w:eastAsia="Times New Roman" w:hAnsi="Calibri" w:cs="Calibri"/>
                <w:color w:val="000000"/>
                <w:lang w:eastAsia="en-AU"/>
              </w:rPr>
            </w:pPr>
            <w:ins w:id="9382" w:author="KIM, Jason" w:date="2019-04-02T13:39:00Z">
              <w:r w:rsidRPr="00D47EC1">
                <w:rPr>
                  <w:rFonts w:ascii="Calibri" w:eastAsia="Times New Roman" w:hAnsi="Calibri" w:cs="Calibri"/>
                  <w:color w:val="000000"/>
                  <w:lang w:eastAsia="en-AU"/>
                </w:rPr>
                <w:t>EXL1691</w:t>
              </w:r>
            </w:ins>
          </w:p>
        </w:tc>
        <w:tc>
          <w:tcPr>
            <w:tcW w:w="762" w:type="pct"/>
            <w:noWrap/>
            <w:hideMark/>
          </w:tcPr>
          <w:p w:rsidR="00110C18" w:rsidRPr="00D47EC1" w:rsidRDefault="00110C18" w:rsidP="00063728">
            <w:pPr>
              <w:rPr>
                <w:ins w:id="9383" w:author="KIM, Jason" w:date="2019-04-02T13:39:00Z"/>
                <w:rFonts w:ascii="Calibri" w:eastAsia="Times New Roman" w:hAnsi="Calibri" w:cs="Calibri"/>
                <w:color w:val="000000"/>
                <w:lang w:eastAsia="en-AU"/>
              </w:rPr>
            </w:pPr>
            <w:ins w:id="938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85" w:author="KIM, Jason" w:date="2019-04-02T13:39:00Z"/>
                <w:rFonts w:ascii="Calibri" w:eastAsia="Times New Roman" w:hAnsi="Calibri" w:cs="Calibri"/>
                <w:color w:val="000000"/>
                <w:lang w:eastAsia="en-AU"/>
              </w:rPr>
            </w:pPr>
            <w:ins w:id="9386" w:author="KIM, Jason" w:date="2019-04-02T13:39:00Z">
              <w:r w:rsidRPr="00D47EC1">
                <w:rPr>
                  <w:rFonts w:ascii="Calibri" w:eastAsia="Times New Roman" w:hAnsi="Calibri" w:cs="Calibri"/>
                  <w:color w:val="000000"/>
                  <w:lang w:eastAsia="en-AU"/>
                </w:rPr>
                <w:t>Chainage 9072</w:t>
              </w:r>
            </w:ins>
          </w:p>
        </w:tc>
        <w:tc>
          <w:tcPr>
            <w:tcW w:w="785" w:type="pct"/>
            <w:noWrap/>
            <w:hideMark/>
          </w:tcPr>
          <w:p w:rsidR="00110C18" w:rsidRPr="00D47EC1" w:rsidRDefault="00110C18" w:rsidP="00063728">
            <w:pPr>
              <w:jc w:val="right"/>
              <w:rPr>
                <w:ins w:id="9387" w:author="KIM, Jason" w:date="2019-04-02T13:39:00Z"/>
                <w:rFonts w:ascii="Calibri" w:eastAsia="Times New Roman" w:hAnsi="Calibri" w:cs="Calibri"/>
                <w:color w:val="000000"/>
                <w:lang w:eastAsia="en-AU"/>
              </w:rPr>
            </w:pPr>
            <w:ins w:id="93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89" w:author="KIM, Jason" w:date="2019-04-02T13:39:00Z"/>
        </w:trPr>
        <w:tc>
          <w:tcPr>
            <w:tcW w:w="776" w:type="pct"/>
            <w:noWrap/>
            <w:hideMark/>
          </w:tcPr>
          <w:p w:rsidR="00110C18" w:rsidRPr="00D47EC1" w:rsidRDefault="00110C18" w:rsidP="00063728">
            <w:pPr>
              <w:rPr>
                <w:ins w:id="9390" w:author="KIM, Jason" w:date="2019-04-02T13:39:00Z"/>
                <w:rFonts w:ascii="Calibri" w:eastAsia="Times New Roman" w:hAnsi="Calibri" w:cs="Calibri"/>
                <w:color w:val="000000"/>
                <w:lang w:eastAsia="en-AU"/>
              </w:rPr>
            </w:pPr>
            <w:ins w:id="9391" w:author="KIM, Jason" w:date="2019-04-02T13:39:00Z">
              <w:r w:rsidRPr="00D47EC1">
                <w:rPr>
                  <w:rFonts w:ascii="Calibri" w:eastAsia="Times New Roman" w:hAnsi="Calibri" w:cs="Calibri"/>
                  <w:color w:val="000000"/>
                  <w:lang w:eastAsia="en-AU"/>
                </w:rPr>
                <w:t>EXL70K171</w:t>
              </w:r>
            </w:ins>
          </w:p>
        </w:tc>
        <w:tc>
          <w:tcPr>
            <w:tcW w:w="622" w:type="pct"/>
            <w:noWrap/>
            <w:hideMark/>
          </w:tcPr>
          <w:p w:rsidR="00110C18" w:rsidRPr="00D47EC1" w:rsidRDefault="00110C18" w:rsidP="00063728">
            <w:pPr>
              <w:rPr>
                <w:ins w:id="9392" w:author="KIM, Jason" w:date="2019-04-02T13:39:00Z"/>
                <w:rFonts w:ascii="Calibri" w:eastAsia="Times New Roman" w:hAnsi="Calibri" w:cs="Calibri"/>
                <w:color w:val="000000"/>
                <w:lang w:eastAsia="en-AU"/>
              </w:rPr>
            </w:pPr>
            <w:ins w:id="9393" w:author="KIM, Jason" w:date="2019-04-02T13:39:00Z">
              <w:r w:rsidRPr="00D47EC1">
                <w:rPr>
                  <w:rFonts w:ascii="Calibri" w:eastAsia="Times New Roman" w:hAnsi="Calibri" w:cs="Calibri"/>
                  <w:color w:val="000000"/>
                  <w:lang w:eastAsia="en-AU"/>
                </w:rPr>
                <w:t>ELZ10380</w:t>
              </w:r>
            </w:ins>
          </w:p>
        </w:tc>
        <w:tc>
          <w:tcPr>
            <w:tcW w:w="495" w:type="pct"/>
            <w:noWrap/>
            <w:hideMark/>
          </w:tcPr>
          <w:p w:rsidR="00110C18" w:rsidRPr="00D47EC1" w:rsidRDefault="00110C18" w:rsidP="00063728">
            <w:pPr>
              <w:rPr>
                <w:ins w:id="9394" w:author="KIM, Jason" w:date="2019-04-02T13:39:00Z"/>
                <w:rFonts w:ascii="Calibri" w:eastAsia="Times New Roman" w:hAnsi="Calibri" w:cs="Calibri"/>
                <w:color w:val="000000"/>
                <w:lang w:eastAsia="en-AU"/>
              </w:rPr>
            </w:pPr>
            <w:ins w:id="939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96" w:author="KIM, Jason" w:date="2019-04-02T13:39:00Z"/>
                <w:rFonts w:ascii="Calibri" w:eastAsia="Times New Roman" w:hAnsi="Calibri" w:cs="Calibri"/>
                <w:color w:val="000000"/>
                <w:lang w:eastAsia="en-AU"/>
              </w:rPr>
            </w:pPr>
            <w:ins w:id="9397" w:author="KIM, Jason" w:date="2019-04-02T13:39:00Z">
              <w:r w:rsidRPr="00D47EC1">
                <w:rPr>
                  <w:rFonts w:ascii="Calibri" w:eastAsia="Times New Roman" w:hAnsi="Calibri" w:cs="Calibri"/>
                  <w:color w:val="000000"/>
                  <w:lang w:eastAsia="en-AU"/>
                </w:rPr>
                <w:t>EXL1701</w:t>
              </w:r>
            </w:ins>
          </w:p>
        </w:tc>
        <w:tc>
          <w:tcPr>
            <w:tcW w:w="762" w:type="pct"/>
            <w:noWrap/>
            <w:hideMark/>
          </w:tcPr>
          <w:p w:rsidR="00110C18" w:rsidRPr="00D47EC1" w:rsidRDefault="00110C18" w:rsidP="00063728">
            <w:pPr>
              <w:rPr>
                <w:ins w:id="9398" w:author="KIM, Jason" w:date="2019-04-02T13:39:00Z"/>
                <w:rFonts w:ascii="Calibri" w:eastAsia="Times New Roman" w:hAnsi="Calibri" w:cs="Calibri"/>
                <w:color w:val="000000"/>
                <w:lang w:eastAsia="en-AU"/>
              </w:rPr>
            </w:pPr>
            <w:ins w:id="939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00" w:author="KIM, Jason" w:date="2019-04-02T13:39:00Z"/>
                <w:rFonts w:ascii="Calibri" w:eastAsia="Times New Roman" w:hAnsi="Calibri" w:cs="Calibri"/>
                <w:color w:val="000000"/>
                <w:lang w:eastAsia="en-AU"/>
              </w:rPr>
            </w:pPr>
            <w:ins w:id="9401" w:author="KIM, Jason" w:date="2019-04-02T13:39:00Z">
              <w:r w:rsidRPr="00D47EC1">
                <w:rPr>
                  <w:rFonts w:ascii="Calibri" w:eastAsia="Times New Roman" w:hAnsi="Calibri" w:cs="Calibri"/>
                  <w:color w:val="000000"/>
                  <w:lang w:eastAsia="en-AU"/>
                </w:rPr>
                <w:t>Chainage 9192</w:t>
              </w:r>
            </w:ins>
          </w:p>
        </w:tc>
        <w:tc>
          <w:tcPr>
            <w:tcW w:w="785" w:type="pct"/>
            <w:noWrap/>
            <w:hideMark/>
          </w:tcPr>
          <w:p w:rsidR="00110C18" w:rsidRPr="00D47EC1" w:rsidRDefault="00110C18" w:rsidP="00063728">
            <w:pPr>
              <w:jc w:val="right"/>
              <w:rPr>
                <w:ins w:id="9402" w:author="KIM, Jason" w:date="2019-04-02T13:39:00Z"/>
                <w:rFonts w:ascii="Calibri" w:eastAsia="Times New Roman" w:hAnsi="Calibri" w:cs="Calibri"/>
                <w:color w:val="000000"/>
                <w:lang w:eastAsia="en-AU"/>
              </w:rPr>
            </w:pPr>
            <w:ins w:id="94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04" w:author="KIM, Jason" w:date="2019-04-02T13:39:00Z"/>
        </w:trPr>
        <w:tc>
          <w:tcPr>
            <w:tcW w:w="776" w:type="pct"/>
            <w:noWrap/>
            <w:hideMark/>
          </w:tcPr>
          <w:p w:rsidR="00110C18" w:rsidRPr="00D47EC1" w:rsidRDefault="00110C18" w:rsidP="00063728">
            <w:pPr>
              <w:rPr>
                <w:ins w:id="9405" w:author="KIM, Jason" w:date="2019-04-02T13:39:00Z"/>
                <w:rFonts w:ascii="Calibri" w:eastAsia="Times New Roman" w:hAnsi="Calibri" w:cs="Calibri"/>
                <w:color w:val="000000"/>
                <w:lang w:eastAsia="en-AU"/>
              </w:rPr>
            </w:pPr>
            <w:ins w:id="9406" w:author="KIM, Jason" w:date="2019-04-02T13:39:00Z">
              <w:r w:rsidRPr="00D47EC1">
                <w:rPr>
                  <w:rFonts w:ascii="Calibri" w:eastAsia="Times New Roman" w:hAnsi="Calibri" w:cs="Calibri"/>
                  <w:color w:val="000000"/>
                  <w:lang w:eastAsia="en-AU"/>
                </w:rPr>
                <w:t>EXL70K181</w:t>
              </w:r>
            </w:ins>
          </w:p>
        </w:tc>
        <w:tc>
          <w:tcPr>
            <w:tcW w:w="622" w:type="pct"/>
            <w:noWrap/>
            <w:hideMark/>
          </w:tcPr>
          <w:p w:rsidR="00110C18" w:rsidRPr="00D47EC1" w:rsidRDefault="00110C18" w:rsidP="00063728">
            <w:pPr>
              <w:rPr>
                <w:ins w:id="9407" w:author="KIM, Jason" w:date="2019-04-02T13:39:00Z"/>
                <w:rFonts w:ascii="Calibri" w:eastAsia="Times New Roman" w:hAnsi="Calibri" w:cs="Calibri"/>
                <w:color w:val="000000"/>
                <w:lang w:eastAsia="en-AU"/>
              </w:rPr>
            </w:pPr>
            <w:ins w:id="9408" w:author="KIM, Jason" w:date="2019-04-02T13:39:00Z">
              <w:r w:rsidRPr="00D47EC1">
                <w:rPr>
                  <w:rFonts w:ascii="Calibri" w:eastAsia="Times New Roman" w:hAnsi="Calibri" w:cs="Calibri"/>
                  <w:color w:val="000000"/>
                  <w:lang w:eastAsia="en-AU"/>
                </w:rPr>
                <w:t>ELZ10384</w:t>
              </w:r>
            </w:ins>
          </w:p>
        </w:tc>
        <w:tc>
          <w:tcPr>
            <w:tcW w:w="495" w:type="pct"/>
            <w:noWrap/>
            <w:hideMark/>
          </w:tcPr>
          <w:p w:rsidR="00110C18" w:rsidRPr="00D47EC1" w:rsidRDefault="00110C18" w:rsidP="00063728">
            <w:pPr>
              <w:rPr>
                <w:ins w:id="9409" w:author="KIM, Jason" w:date="2019-04-02T13:39:00Z"/>
                <w:rFonts w:ascii="Calibri" w:eastAsia="Times New Roman" w:hAnsi="Calibri" w:cs="Calibri"/>
                <w:color w:val="000000"/>
                <w:lang w:eastAsia="en-AU"/>
              </w:rPr>
            </w:pPr>
            <w:ins w:id="941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11" w:author="KIM, Jason" w:date="2019-04-02T13:39:00Z"/>
                <w:rFonts w:ascii="Calibri" w:eastAsia="Times New Roman" w:hAnsi="Calibri" w:cs="Calibri"/>
                <w:color w:val="000000"/>
                <w:lang w:eastAsia="en-AU"/>
              </w:rPr>
            </w:pPr>
            <w:ins w:id="9412" w:author="KIM, Jason" w:date="2019-04-02T13:39:00Z">
              <w:r w:rsidRPr="00D47EC1">
                <w:rPr>
                  <w:rFonts w:ascii="Calibri" w:eastAsia="Times New Roman" w:hAnsi="Calibri" w:cs="Calibri"/>
                  <w:color w:val="000000"/>
                  <w:lang w:eastAsia="en-AU"/>
                </w:rPr>
                <w:t>EXL1711</w:t>
              </w:r>
            </w:ins>
          </w:p>
        </w:tc>
        <w:tc>
          <w:tcPr>
            <w:tcW w:w="762" w:type="pct"/>
            <w:noWrap/>
            <w:hideMark/>
          </w:tcPr>
          <w:p w:rsidR="00110C18" w:rsidRPr="00D47EC1" w:rsidRDefault="00110C18" w:rsidP="00063728">
            <w:pPr>
              <w:rPr>
                <w:ins w:id="9413" w:author="KIM, Jason" w:date="2019-04-02T13:39:00Z"/>
                <w:rFonts w:ascii="Calibri" w:eastAsia="Times New Roman" w:hAnsi="Calibri" w:cs="Calibri"/>
                <w:color w:val="000000"/>
                <w:lang w:eastAsia="en-AU"/>
              </w:rPr>
            </w:pPr>
            <w:ins w:id="941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15" w:author="KIM, Jason" w:date="2019-04-02T13:39:00Z"/>
                <w:rFonts w:ascii="Calibri" w:eastAsia="Times New Roman" w:hAnsi="Calibri" w:cs="Calibri"/>
                <w:color w:val="000000"/>
                <w:lang w:eastAsia="en-AU"/>
              </w:rPr>
            </w:pPr>
            <w:ins w:id="9416" w:author="KIM, Jason" w:date="2019-04-02T13:39:00Z">
              <w:r w:rsidRPr="00D47EC1">
                <w:rPr>
                  <w:rFonts w:ascii="Calibri" w:eastAsia="Times New Roman" w:hAnsi="Calibri" w:cs="Calibri"/>
                  <w:color w:val="000000"/>
                  <w:lang w:eastAsia="en-AU"/>
                </w:rPr>
                <w:t>Chainage 9312</w:t>
              </w:r>
            </w:ins>
          </w:p>
        </w:tc>
        <w:tc>
          <w:tcPr>
            <w:tcW w:w="785" w:type="pct"/>
            <w:noWrap/>
            <w:hideMark/>
          </w:tcPr>
          <w:p w:rsidR="00110C18" w:rsidRPr="00D47EC1" w:rsidRDefault="00110C18" w:rsidP="00063728">
            <w:pPr>
              <w:jc w:val="right"/>
              <w:rPr>
                <w:ins w:id="9417" w:author="KIM, Jason" w:date="2019-04-02T13:39:00Z"/>
                <w:rFonts w:ascii="Calibri" w:eastAsia="Times New Roman" w:hAnsi="Calibri" w:cs="Calibri"/>
                <w:color w:val="000000"/>
                <w:lang w:eastAsia="en-AU"/>
              </w:rPr>
            </w:pPr>
            <w:ins w:id="94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19" w:author="KIM, Jason" w:date="2019-04-02T13:39:00Z"/>
        </w:trPr>
        <w:tc>
          <w:tcPr>
            <w:tcW w:w="776" w:type="pct"/>
            <w:noWrap/>
            <w:hideMark/>
          </w:tcPr>
          <w:p w:rsidR="00110C18" w:rsidRPr="00D47EC1" w:rsidRDefault="00110C18" w:rsidP="00063728">
            <w:pPr>
              <w:rPr>
                <w:ins w:id="9420" w:author="KIM, Jason" w:date="2019-04-02T13:39:00Z"/>
                <w:rFonts w:ascii="Calibri" w:eastAsia="Times New Roman" w:hAnsi="Calibri" w:cs="Calibri"/>
                <w:color w:val="000000"/>
                <w:lang w:eastAsia="en-AU"/>
              </w:rPr>
            </w:pPr>
            <w:ins w:id="9421" w:author="KIM, Jason" w:date="2019-04-02T13:39:00Z">
              <w:r w:rsidRPr="00D47EC1">
                <w:rPr>
                  <w:rFonts w:ascii="Calibri" w:eastAsia="Times New Roman" w:hAnsi="Calibri" w:cs="Calibri"/>
                  <w:color w:val="000000"/>
                  <w:lang w:eastAsia="en-AU"/>
                </w:rPr>
                <w:t>EXL72K171</w:t>
              </w:r>
            </w:ins>
          </w:p>
        </w:tc>
        <w:tc>
          <w:tcPr>
            <w:tcW w:w="622" w:type="pct"/>
            <w:noWrap/>
            <w:hideMark/>
          </w:tcPr>
          <w:p w:rsidR="00110C18" w:rsidRPr="00D47EC1" w:rsidRDefault="00110C18" w:rsidP="00063728">
            <w:pPr>
              <w:rPr>
                <w:ins w:id="9422" w:author="KIM, Jason" w:date="2019-04-02T13:39:00Z"/>
                <w:rFonts w:ascii="Calibri" w:eastAsia="Times New Roman" w:hAnsi="Calibri" w:cs="Calibri"/>
                <w:color w:val="000000"/>
                <w:lang w:eastAsia="en-AU"/>
              </w:rPr>
            </w:pPr>
            <w:ins w:id="9423" w:author="KIM, Jason" w:date="2019-04-02T13:39:00Z">
              <w:r w:rsidRPr="00D47EC1">
                <w:rPr>
                  <w:rFonts w:ascii="Calibri" w:eastAsia="Times New Roman" w:hAnsi="Calibri" w:cs="Calibri"/>
                  <w:color w:val="000000"/>
                  <w:lang w:eastAsia="en-AU"/>
                </w:rPr>
                <w:t>ELZ10388</w:t>
              </w:r>
            </w:ins>
          </w:p>
        </w:tc>
        <w:tc>
          <w:tcPr>
            <w:tcW w:w="495" w:type="pct"/>
            <w:noWrap/>
            <w:hideMark/>
          </w:tcPr>
          <w:p w:rsidR="00110C18" w:rsidRPr="00D47EC1" w:rsidRDefault="00110C18" w:rsidP="00063728">
            <w:pPr>
              <w:rPr>
                <w:ins w:id="9424" w:author="KIM, Jason" w:date="2019-04-02T13:39:00Z"/>
                <w:rFonts w:ascii="Calibri" w:eastAsia="Times New Roman" w:hAnsi="Calibri" w:cs="Calibri"/>
                <w:color w:val="000000"/>
                <w:lang w:eastAsia="en-AU"/>
              </w:rPr>
            </w:pPr>
            <w:ins w:id="942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26" w:author="KIM, Jason" w:date="2019-04-02T13:39:00Z"/>
                <w:rFonts w:ascii="Calibri" w:eastAsia="Times New Roman" w:hAnsi="Calibri" w:cs="Calibri"/>
                <w:color w:val="000000"/>
                <w:lang w:eastAsia="en-AU"/>
              </w:rPr>
            </w:pPr>
            <w:ins w:id="9427" w:author="KIM, Jason" w:date="2019-04-02T13:39:00Z">
              <w:r w:rsidRPr="00D47EC1">
                <w:rPr>
                  <w:rFonts w:ascii="Calibri" w:eastAsia="Times New Roman" w:hAnsi="Calibri" w:cs="Calibri"/>
                  <w:color w:val="000000"/>
                  <w:lang w:eastAsia="en-AU"/>
                </w:rPr>
                <w:t>EXL1721</w:t>
              </w:r>
            </w:ins>
          </w:p>
        </w:tc>
        <w:tc>
          <w:tcPr>
            <w:tcW w:w="762" w:type="pct"/>
            <w:noWrap/>
            <w:hideMark/>
          </w:tcPr>
          <w:p w:rsidR="00110C18" w:rsidRPr="00D47EC1" w:rsidRDefault="00110C18" w:rsidP="00063728">
            <w:pPr>
              <w:rPr>
                <w:ins w:id="9428" w:author="KIM, Jason" w:date="2019-04-02T13:39:00Z"/>
                <w:rFonts w:ascii="Calibri" w:eastAsia="Times New Roman" w:hAnsi="Calibri" w:cs="Calibri"/>
                <w:color w:val="000000"/>
                <w:lang w:eastAsia="en-AU"/>
              </w:rPr>
            </w:pPr>
            <w:ins w:id="942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30" w:author="KIM, Jason" w:date="2019-04-02T13:39:00Z"/>
                <w:rFonts w:ascii="Calibri" w:eastAsia="Times New Roman" w:hAnsi="Calibri" w:cs="Calibri"/>
                <w:color w:val="000000"/>
                <w:lang w:eastAsia="en-AU"/>
              </w:rPr>
            </w:pPr>
            <w:ins w:id="9431" w:author="KIM, Jason" w:date="2019-04-02T13:39:00Z">
              <w:r w:rsidRPr="00D47EC1">
                <w:rPr>
                  <w:rFonts w:ascii="Calibri" w:eastAsia="Times New Roman" w:hAnsi="Calibri" w:cs="Calibri"/>
                  <w:color w:val="000000"/>
                  <w:lang w:eastAsia="en-AU"/>
                </w:rPr>
                <w:t>Chainage 9389</w:t>
              </w:r>
            </w:ins>
          </w:p>
        </w:tc>
        <w:tc>
          <w:tcPr>
            <w:tcW w:w="785" w:type="pct"/>
            <w:noWrap/>
            <w:hideMark/>
          </w:tcPr>
          <w:p w:rsidR="00110C18" w:rsidRPr="00D47EC1" w:rsidRDefault="00110C18" w:rsidP="00063728">
            <w:pPr>
              <w:jc w:val="right"/>
              <w:rPr>
                <w:ins w:id="9432" w:author="KIM, Jason" w:date="2019-04-02T13:39:00Z"/>
                <w:rFonts w:ascii="Calibri" w:eastAsia="Times New Roman" w:hAnsi="Calibri" w:cs="Calibri"/>
                <w:color w:val="000000"/>
                <w:lang w:eastAsia="en-AU"/>
              </w:rPr>
            </w:pPr>
            <w:ins w:id="94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34" w:author="KIM, Jason" w:date="2019-04-02T13:39:00Z"/>
        </w:trPr>
        <w:tc>
          <w:tcPr>
            <w:tcW w:w="776" w:type="pct"/>
            <w:noWrap/>
            <w:hideMark/>
          </w:tcPr>
          <w:p w:rsidR="00110C18" w:rsidRPr="00D47EC1" w:rsidRDefault="00110C18" w:rsidP="00063728">
            <w:pPr>
              <w:rPr>
                <w:ins w:id="9435" w:author="KIM, Jason" w:date="2019-04-02T13:39:00Z"/>
                <w:rFonts w:ascii="Calibri" w:eastAsia="Times New Roman" w:hAnsi="Calibri" w:cs="Calibri"/>
                <w:color w:val="000000"/>
                <w:lang w:eastAsia="en-AU"/>
              </w:rPr>
            </w:pPr>
            <w:ins w:id="9436" w:author="KIM, Jason" w:date="2019-04-02T13:39:00Z">
              <w:r w:rsidRPr="00D47EC1">
                <w:rPr>
                  <w:rFonts w:ascii="Calibri" w:eastAsia="Times New Roman" w:hAnsi="Calibri" w:cs="Calibri"/>
                  <w:color w:val="000000"/>
                  <w:lang w:eastAsia="en-AU"/>
                </w:rPr>
                <w:t>EXL73K181</w:t>
              </w:r>
            </w:ins>
          </w:p>
        </w:tc>
        <w:tc>
          <w:tcPr>
            <w:tcW w:w="622" w:type="pct"/>
            <w:noWrap/>
            <w:hideMark/>
          </w:tcPr>
          <w:p w:rsidR="00110C18" w:rsidRPr="00D47EC1" w:rsidRDefault="00110C18" w:rsidP="00063728">
            <w:pPr>
              <w:rPr>
                <w:ins w:id="9437" w:author="KIM, Jason" w:date="2019-04-02T13:39:00Z"/>
                <w:rFonts w:ascii="Calibri" w:eastAsia="Times New Roman" w:hAnsi="Calibri" w:cs="Calibri"/>
                <w:color w:val="000000"/>
                <w:lang w:eastAsia="en-AU"/>
              </w:rPr>
            </w:pPr>
            <w:ins w:id="9438" w:author="KIM, Jason" w:date="2019-04-02T13:39:00Z">
              <w:r w:rsidRPr="00D47EC1">
                <w:rPr>
                  <w:rFonts w:ascii="Calibri" w:eastAsia="Times New Roman" w:hAnsi="Calibri" w:cs="Calibri"/>
                  <w:color w:val="000000"/>
                  <w:lang w:eastAsia="en-AU"/>
                </w:rPr>
                <w:t>ELZ10396</w:t>
              </w:r>
            </w:ins>
          </w:p>
        </w:tc>
        <w:tc>
          <w:tcPr>
            <w:tcW w:w="495" w:type="pct"/>
            <w:noWrap/>
            <w:hideMark/>
          </w:tcPr>
          <w:p w:rsidR="00110C18" w:rsidRPr="00D47EC1" w:rsidRDefault="00110C18" w:rsidP="00063728">
            <w:pPr>
              <w:rPr>
                <w:ins w:id="9439" w:author="KIM, Jason" w:date="2019-04-02T13:39:00Z"/>
                <w:rFonts w:ascii="Calibri" w:eastAsia="Times New Roman" w:hAnsi="Calibri" w:cs="Calibri"/>
                <w:color w:val="000000"/>
                <w:lang w:eastAsia="en-AU"/>
              </w:rPr>
            </w:pPr>
            <w:ins w:id="944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41" w:author="KIM, Jason" w:date="2019-04-02T13:39:00Z"/>
                <w:rFonts w:ascii="Calibri" w:eastAsia="Times New Roman" w:hAnsi="Calibri" w:cs="Calibri"/>
                <w:color w:val="000000"/>
                <w:lang w:eastAsia="en-AU"/>
              </w:rPr>
            </w:pPr>
            <w:ins w:id="9442" w:author="KIM, Jason" w:date="2019-04-02T13:39:00Z">
              <w:r w:rsidRPr="00D47EC1">
                <w:rPr>
                  <w:rFonts w:ascii="Calibri" w:eastAsia="Times New Roman" w:hAnsi="Calibri" w:cs="Calibri"/>
                  <w:color w:val="000000"/>
                  <w:lang w:eastAsia="en-AU"/>
                </w:rPr>
                <w:t>EXL1731</w:t>
              </w:r>
            </w:ins>
          </w:p>
        </w:tc>
        <w:tc>
          <w:tcPr>
            <w:tcW w:w="762" w:type="pct"/>
            <w:noWrap/>
            <w:hideMark/>
          </w:tcPr>
          <w:p w:rsidR="00110C18" w:rsidRPr="00D47EC1" w:rsidRDefault="00110C18" w:rsidP="00063728">
            <w:pPr>
              <w:rPr>
                <w:ins w:id="9443" w:author="KIM, Jason" w:date="2019-04-02T13:39:00Z"/>
                <w:rFonts w:ascii="Calibri" w:eastAsia="Times New Roman" w:hAnsi="Calibri" w:cs="Calibri"/>
                <w:color w:val="000000"/>
                <w:lang w:eastAsia="en-AU"/>
              </w:rPr>
            </w:pPr>
            <w:ins w:id="944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45" w:author="KIM, Jason" w:date="2019-04-02T13:39:00Z"/>
                <w:rFonts w:ascii="Calibri" w:eastAsia="Times New Roman" w:hAnsi="Calibri" w:cs="Calibri"/>
                <w:color w:val="000000"/>
                <w:lang w:eastAsia="en-AU"/>
              </w:rPr>
            </w:pPr>
            <w:ins w:id="9446" w:author="KIM, Jason" w:date="2019-04-02T13:39:00Z">
              <w:r w:rsidRPr="00D47EC1">
                <w:rPr>
                  <w:rFonts w:ascii="Calibri" w:eastAsia="Times New Roman" w:hAnsi="Calibri" w:cs="Calibri"/>
                  <w:color w:val="000000"/>
                  <w:lang w:eastAsia="en-AU"/>
                </w:rPr>
                <w:t>Chainage 9496</w:t>
              </w:r>
            </w:ins>
          </w:p>
        </w:tc>
        <w:tc>
          <w:tcPr>
            <w:tcW w:w="785" w:type="pct"/>
            <w:noWrap/>
            <w:hideMark/>
          </w:tcPr>
          <w:p w:rsidR="00110C18" w:rsidRPr="00D47EC1" w:rsidRDefault="00110C18" w:rsidP="00063728">
            <w:pPr>
              <w:jc w:val="right"/>
              <w:rPr>
                <w:ins w:id="9447" w:author="KIM, Jason" w:date="2019-04-02T13:39:00Z"/>
                <w:rFonts w:ascii="Calibri" w:eastAsia="Times New Roman" w:hAnsi="Calibri" w:cs="Calibri"/>
                <w:color w:val="000000"/>
                <w:lang w:eastAsia="en-AU"/>
              </w:rPr>
            </w:pPr>
            <w:ins w:id="94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49" w:author="KIM, Jason" w:date="2019-04-02T13:39:00Z"/>
        </w:trPr>
        <w:tc>
          <w:tcPr>
            <w:tcW w:w="776" w:type="pct"/>
            <w:noWrap/>
            <w:hideMark/>
          </w:tcPr>
          <w:p w:rsidR="00110C18" w:rsidRPr="00D47EC1" w:rsidRDefault="00110C18" w:rsidP="00063728">
            <w:pPr>
              <w:rPr>
                <w:ins w:id="9450" w:author="KIM, Jason" w:date="2019-04-02T13:39:00Z"/>
                <w:rFonts w:ascii="Calibri" w:eastAsia="Times New Roman" w:hAnsi="Calibri" w:cs="Calibri"/>
                <w:color w:val="000000"/>
                <w:lang w:eastAsia="en-AU"/>
              </w:rPr>
            </w:pPr>
            <w:ins w:id="9451" w:author="KIM, Jason" w:date="2019-04-02T13:39:00Z">
              <w:r w:rsidRPr="00D47EC1">
                <w:rPr>
                  <w:rFonts w:ascii="Calibri" w:eastAsia="Times New Roman" w:hAnsi="Calibri" w:cs="Calibri"/>
                  <w:color w:val="000000"/>
                  <w:lang w:eastAsia="en-AU"/>
                </w:rPr>
                <w:t>EXL73K171</w:t>
              </w:r>
            </w:ins>
          </w:p>
        </w:tc>
        <w:tc>
          <w:tcPr>
            <w:tcW w:w="622" w:type="pct"/>
            <w:noWrap/>
            <w:hideMark/>
          </w:tcPr>
          <w:p w:rsidR="00110C18" w:rsidRPr="00D47EC1" w:rsidRDefault="00110C18" w:rsidP="00063728">
            <w:pPr>
              <w:rPr>
                <w:ins w:id="9452" w:author="KIM, Jason" w:date="2019-04-02T13:39:00Z"/>
                <w:rFonts w:ascii="Calibri" w:eastAsia="Times New Roman" w:hAnsi="Calibri" w:cs="Calibri"/>
                <w:color w:val="000000"/>
                <w:lang w:eastAsia="en-AU"/>
              </w:rPr>
            </w:pPr>
            <w:ins w:id="9453" w:author="KIM, Jason" w:date="2019-04-02T13:39:00Z">
              <w:r w:rsidRPr="00D47EC1">
                <w:rPr>
                  <w:rFonts w:ascii="Calibri" w:eastAsia="Times New Roman" w:hAnsi="Calibri" w:cs="Calibri"/>
                  <w:color w:val="000000"/>
                  <w:lang w:eastAsia="en-AU"/>
                </w:rPr>
                <w:t>ELZ10400</w:t>
              </w:r>
            </w:ins>
          </w:p>
        </w:tc>
        <w:tc>
          <w:tcPr>
            <w:tcW w:w="495" w:type="pct"/>
            <w:noWrap/>
            <w:hideMark/>
          </w:tcPr>
          <w:p w:rsidR="00110C18" w:rsidRPr="00D47EC1" w:rsidRDefault="00110C18" w:rsidP="00063728">
            <w:pPr>
              <w:rPr>
                <w:ins w:id="9454" w:author="KIM, Jason" w:date="2019-04-02T13:39:00Z"/>
                <w:rFonts w:ascii="Calibri" w:eastAsia="Times New Roman" w:hAnsi="Calibri" w:cs="Calibri"/>
                <w:color w:val="000000"/>
                <w:lang w:eastAsia="en-AU"/>
              </w:rPr>
            </w:pPr>
            <w:ins w:id="945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56" w:author="KIM, Jason" w:date="2019-04-02T13:39:00Z"/>
                <w:rFonts w:ascii="Calibri" w:eastAsia="Times New Roman" w:hAnsi="Calibri" w:cs="Calibri"/>
                <w:color w:val="000000"/>
                <w:lang w:eastAsia="en-AU"/>
              </w:rPr>
            </w:pPr>
            <w:ins w:id="9457" w:author="KIM, Jason" w:date="2019-04-02T13:39:00Z">
              <w:r w:rsidRPr="00D47EC1">
                <w:rPr>
                  <w:rFonts w:ascii="Calibri" w:eastAsia="Times New Roman" w:hAnsi="Calibri" w:cs="Calibri"/>
                  <w:color w:val="000000"/>
                  <w:lang w:eastAsia="en-AU"/>
                </w:rPr>
                <w:t>EXL1732</w:t>
              </w:r>
            </w:ins>
          </w:p>
        </w:tc>
        <w:tc>
          <w:tcPr>
            <w:tcW w:w="762" w:type="pct"/>
            <w:noWrap/>
            <w:hideMark/>
          </w:tcPr>
          <w:p w:rsidR="00110C18" w:rsidRPr="00D47EC1" w:rsidRDefault="00110C18" w:rsidP="00063728">
            <w:pPr>
              <w:rPr>
                <w:ins w:id="9458" w:author="KIM, Jason" w:date="2019-04-02T13:39:00Z"/>
                <w:rFonts w:ascii="Calibri" w:eastAsia="Times New Roman" w:hAnsi="Calibri" w:cs="Calibri"/>
                <w:color w:val="000000"/>
                <w:lang w:eastAsia="en-AU"/>
              </w:rPr>
            </w:pPr>
            <w:ins w:id="945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60" w:author="KIM, Jason" w:date="2019-04-02T13:39:00Z"/>
                <w:rFonts w:ascii="Calibri" w:eastAsia="Times New Roman" w:hAnsi="Calibri" w:cs="Calibri"/>
                <w:color w:val="000000"/>
                <w:lang w:eastAsia="en-AU"/>
              </w:rPr>
            </w:pPr>
            <w:ins w:id="9461" w:author="KIM, Jason" w:date="2019-04-02T13:39:00Z">
              <w:r w:rsidRPr="00D47EC1">
                <w:rPr>
                  <w:rFonts w:ascii="Calibri" w:eastAsia="Times New Roman" w:hAnsi="Calibri" w:cs="Calibri"/>
                  <w:color w:val="000000"/>
                  <w:lang w:eastAsia="en-AU"/>
                </w:rPr>
                <w:t>Chainage 9563</w:t>
              </w:r>
            </w:ins>
          </w:p>
        </w:tc>
        <w:tc>
          <w:tcPr>
            <w:tcW w:w="785" w:type="pct"/>
            <w:noWrap/>
            <w:hideMark/>
          </w:tcPr>
          <w:p w:rsidR="00110C18" w:rsidRPr="00D47EC1" w:rsidRDefault="00110C18" w:rsidP="00063728">
            <w:pPr>
              <w:jc w:val="right"/>
              <w:rPr>
                <w:ins w:id="9462" w:author="KIM, Jason" w:date="2019-04-02T13:39:00Z"/>
                <w:rFonts w:ascii="Calibri" w:eastAsia="Times New Roman" w:hAnsi="Calibri" w:cs="Calibri"/>
                <w:color w:val="000000"/>
                <w:lang w:eastAsia="en-AU"/>
              </w:rPr>
            </w:pPr>
            <w:ins w:id="94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64" w:author="KIM, Jason" w:date="2019-04-02T13:39:00Z"/>
        </w:trPr>
        <w:tc>
          <w:tcPr>
            <w:tcW w:w="776" w:type="pct"/>
            <w:noWrap/>
            <w:hideMark/>
          </w:tcPr>
          <w:p w:rsidR="00110C18" w:rsidRPr="00D47EC1" w:rsidRDefault="00110C18" w:rsidP="00063728">
            <w:pPr>
              <w:rPr>
                <w:ins w:id="9465" w:author="KIM, Jason" w:date="2019-04-02T13:39:00Z"/>
                <w:rFonts w:ascii="Calibri" w:eastAsia="Times New Roman" w:hAnsi="Calibri" w:cs="Calibri"/>
                <w:color w:val="000000"/>
                <w:lang w:eastAsia="en-AU"/>
              </w:rPr>
            </w:pPr>
            <w:ins w:id="9466" w:author="KIM, Jason" w:date="2019-04-02T13:39:00Z">
              <w:r w:rsidRPr="00D47EC1">
                <w:rPr>
                  <w:rFonts w:ascii="Calibri" w:eastAsia="Times New Roman" w:hAnsi="Calibri" w:cs="Calibri"/>
                  <w:color w:val="000000"/>
                  <w:lang w:eastAsia="en-AU"/>
                </w:rPr>
                <w:t>EXL74K171</w:t>
              </w:r>
            </w:ins>
          </w:p>
        </w:tc>
        <w:tc>
          <w:tcPr>
            <w:tcW w:w="622" w:type="pct"/>
            <w:noWrap/>
            <w:hideMark/>
          </w:tcPr>
          <w:p w:rsidR="00110C18" w:rsidRPr="00D47EC1" w:rsidRDefault="00110C18" w:rsidP="00063728">
            <w:pPr>
              <w:rPr>
                <w:ins w:id="9467" w:author="KIM, Jason" w:date="2019-04-02T13:39:00Z"/>
                <w:rFonts w:ascii="Calibri" w:eastAsia="Times New Roman" w:hAnsi="Calibri" w:cs="Calibri"/>
                <w:color w:val="000000"/>
                <w:lang w:eastAsia="en-AU"/>
              </w:rPr>
            </w:pPr>
            <w:ins w:id="9468" w:author="KIM, Jason" w:date="2019-04-02T13:39:00Z">
              <w:r w:rsidRPr="00D47EC1">
                <w:rPr>
                  <w:rFonts w:ascii="Calibri" w:eastAsia="Times New Roman" w:hAnsi="Calibri" w:cs="Calibri"/>
                  <w:color w:val="000000"/>
                  <w:lang w:eastAsia="en-AU"/>
                </w:rPr>
                <w:t>ELZ10404</w:t>
              </w:r>
            </w:ins>
          </w:p>
        </w:tc>
        <w:tc>
          <w:tcPr>
            <w:tcW w:w="495" w:type="pct"/>
            <w:noWrap/>
            <w:hideMark/>
          </w:tcPr>
          <w:p w:rsidR="00110C18" w:rsidRPr="00D47EC1" w:rsidRDefault="00110C18" w:rsidP="00063728">
            <w:pPr>
              <w:rPr>
                <w:ins w:id="9469" w:author="KIM, Jason" w:date="2019-04-02T13:39:00Z"/>
                <w:rFonts w:ascii="Calibri" w:eastAsia="Times New Roman" w:hAnsi="Calibri" w:cs="Calibri"/>
                <w:color w:val="000000"/>
                <w:lang w:eastAsia="en-AU"/>
              </w:rPr>
            </w:pPr>
            <w:ins w:id="947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71" w:author="KIM, Jason" w:date="2019-04-02T13:39:00Z"/>
                <w:rFonts w:ascii="Calibri" w:eastAsia="Times New Roman" w:hAnsi="Calibri" w:cs="Calibri"/>
                <w:color w:val="000000"/>
                <w:lang w:eastAsia="en-AU"/>
              </w:rPr>
            </w:pPr>
            <w:ins w:id="9472" w:author="KIM, Jason" w:date="2019-04-02T13:39:00Z">
              <w:r w:rsidRPr="00D47EC1">
                <w:rPr>
                  <w:rFonts w:ascii="Calibri" w:eastAsia="Times New Roman" w:hAnsi="Calibri" w:cs="Calibri"/>
                  <w:color w:val="000000"/>
                  <w:lang w:eastAsia="en-AU"/>
                </w:rPr>
                <w:t>EXL1741</w:t>
              </w:r>
            </w:ins>
          </w:p>
        </w:tc>
        <w:tc>
          <w:tcPr>
            <w:tcW w:w="762" w:type="pct"/>
            <w:noWrap/>
            <w:hideMark/>
          </w:tcPr>
          <w:p w:rsidR="00110C18" w:rsidRPr="00D47EC1" w:rsidRDefault="00110C18" w:rsidP="00063728">
            <w:pPr>
              <w:rPr>
                <w:ins w:id="9473" w:author="KIM, Jason" w:date="2019-04-02T13:39:00Z"/>
                <w:rFonts w:ascii="Calibri" w:eastAsia="Times New Roman" w:hAnsi="Calibri" w:cs="Calibri"/>
                <w:color w:val="000000"/>
                <w:lang w:eastAsia="en-AU"/>
              </w:rPr>
            </w:pPr>
            <w:ins w:id="9474"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75" w:author="KIM, Jason" w:date="2019-04-02T13:39:00Z"/>
                <w:rFonts w:ascii="Calibri" w:eastAsia="Times New Roman" w:hAnsi="Calibri" w:cs="Calibri"/>
                <w:color w:val="000000"/>
                <w:lang w:eastAsia="en-AU"/>
              </w:rPr>
            </w:pPr>
            <w:ins w:id="9476" w:author="KIM, Jason" w:date="2019-04-02T13:39:00Z">
              <w:r w:rsidRPr="00D47EC1">
                <w:rPr>
                  <w:rFonts w:ascii="Calibri" w:eastAsia="Times New Roman" w:hAnsi="Calibri" w:cs="Calibri"/>
                  <w:color w:val="000000"/>
                  <w:lang w:eastAsia="en-AU"/>
                </w:rPr>
                <w:t>Chainage 9672</w:t>
              </w:r>
            </w:ins>
          </w:p>
        </w:tc>
        <w:tc>
          <w:tcPr>
            <w:tcW w:w="785" w:type="pct"/>
            <w:noWrap/>
            <w:hideMark/>
          </w:tcPr>
          <w:p w:rsidR="00110C18" w:rsidRPr="00D47EC1" w:rsidRDefault="00110C18" w:rsidP="00063728">
            <w:pPr>
              <w:jc w:val="right"/>
              <w:rPr>
                <w:ins w:id="9477" w:author="KIM, Jason" w:date="2019-04-02T13:39:00Z"/>
                <w:rFonts w:ascii="Calibri" w:eastAsia="Times New Roman" w:hAnsi="Calibri" w:cs="Calibri"/>
                <w:color w:val="000000"/>
                <w:lang w:eastAsia="en-AU"/>
              </w:rPr>
            </w:pPr>
            <w:ins w:id="94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79" w:author="KIM, Jason" w:date="2019-04-02T13:39:00Z"/>
        </w:trPr>
        <w:tc>
          <w:tcPr>
            <w:tcW w:w="776" w:type="pct"/>
            <w:noWrap/>
            <w:hideMark/>
          </w:tcPr>
          <w:p w:rsidR="00110C18" w:rsidRPr="00D47EC1" w:rsidRDefault="00110C18" w:rsidP="00063728">
            <w:pPr>
              <w:rPr>
                <w:ins w:id="9480" w:author="KIM, Jason" w:date="2019-04-02T13:39:00Z"/>
                <w:rFonts w:ascii="Calibri" w:eastAsia="Times New Roman" w:hAnsi="Calibri" w:cs="Calibri"/>
                <w:color w:val="000000"/>
                <w:lang w:eastAsia="en-AU"/>
              </w:rPr>
            </w:pPr>
            <w:ins w:id="9481" w:author="KIM, Jason" w:date="2019-04-02T13:39:00Z">
              <w:r w:rsidRPr="00D47EC1">
                <w:rPr>
                  <w:rFonts w:ascii="Calibri" w:eastAsia="Times New Roman" w:hAnsi="Calibri" w:cs="Calibri"/>
                  <w:color w:val="000000"/>
                  <w:lang w:eastAsia="en-AU"/>
                </w:rPr>
                <w:t>EXL74K181</w:t>
              </w:r>
            </w:ins>
          </w:p>
        </w:tc>
        <w:tc>
          <w:tcPr>
            <w:tcW w:w="622" w:type="pct"/>
            <w:noWrap/>
            <w:hideMark/>
          </w:tcPr>
          <w:p w:rsidR="00110C18" w:rsidRPr="00D47EC1" w:rsidRDefault="00110C18" w:rsidP="00063728">
            <w:pPr>
              <w:rPr>
                <w:ins w:id="9482" w:author="KIM, Jason" w:date="2019-04-02T13:39:00Z"/>
                <w:rFonts w:ascii="Calibri" w:eastAsia="Times New Roman" w:hAnsi="Calibri" w:cs="Calibri"/>
                <w:color w:val="000000"/>
                <w:lang w:eastAsia="en-AU"/>
              </w:rPr>
            </w:pPr>
            <w:ins w:id="9483" w:author="KIM, Jason" w:date="2019-04-02T13:39:00Z">
              <w:r w:rsidRPr="00D47EC1">
                <w:rPr>
                  <w:rFonts w:ascii="Calibri" w:eastAsia="Times New Roman" w:hAnsi="Calibri" w:cs="Calibri"/>
                  <w:color w:val="000000"/>
                  <w:lang w:eastAsia="en-AU"/>
                </w:rPr>
                <w:t>ELZ10408</w:t>
              </w:r>
            </w:ins>
          </w:p>
        </w:tc>
        <w:tc>
          <w:tcPr>
            <w:tcW w:w="495" w:type="pct"/>
            <w:noWrap/>
            <w:hideMark/>
          </w:tcPr>
          <w:p w:rsidR="00110C18" w:rsidRPr="00D47EC1" w:rsidRDefault="00110C18" w:rsidP="00063728">
            <w:pPr>
              <w:rPr>
                <w:ins w:id="9484" w:author="KIM, Jason" w:date="2019-04-02T13:39:00Z"/>
                <w:rFonts w:ascii="Calibri" w:eastAsia="Times New Roman" w:hAnsi="Calibri" w:cs="Calibri"/>
                <w:color w:val="000000"/>
                <w:lang w:eastAsia="en-AU"/>
              </w:rPr>
            </w:pPr>
            <w:ins w:id="948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86" w:author="KIM, Jason" w:date="2019-04-02T13:39:00Z"/>
                <w:rFonts w:ascii="Calibri" w:eastAsia="Times New Roman" w:hAnsi="Calibri" w:cs="Calibri"/>
                <w:color w:val="000000"/>
                <w:lang w:eastAsia="en-AU"/>
              </w:rPr>
            </w:pPr>
            <w:ins w:id="9487" w:author="KIM, Jason" w:date="2019-04-02T13:39:00Z">
              <w:r w:rsidRPr="00D47EC1">
                <w:rPr>
                  <w:rFonts w:ascii="Calibri" w:eastAsia="Times New Roman" w:hAnsi="Calibri" w:cs="Calibri"/>
                  <w:color w:val="000000"/>
                  <w:lang w:eastAsia="en-AU"/>
                </w:rPr>
                <w:t>EXL1751</w:t>
              </w:r>
            </w:ins>
          </w:p>
        </w:tc>
        <w:tc>
          <w:tcPr>
            <w:tcW w:w="762" w:type="pct"/>
            <w:noWrap/>
            <w:hideMark/>
          </w:tcPr>
          <w:p w:rsidR="00110C18" w:rsidRPr="00D47EC1" w:rsidRDefault="00110C18" w:rsidP="00063728">
            <w:pPr>
              <w:rPr>
                <w:ins w:id="9488" w:author="KIM, Jason" w:date="2019-04-02T13:39:00Z"/>
                <w:rFonts w:ascii="Calibri" w:eastAsia="Times New Roman" w:hAnsi="Calibri" w:cs="Calibri"/>
                <w:color w:val="000000"/>
                <w:lang w:eastAsia="en-AU"/>
              </w:rPr>
            </w:pPr>
            <w:ins w:id="9489"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90" w:author="KIM, Jason" w:date="2019-04-02T13:39:00Z"/>
                <w:rFonts w:ascii="Calibri" w:eastAsia="Times New Roman" w:hAnsi="Calibri" w:cs="Calibri"/>
                <w:color w:val="000000"/>
                <w:lang w:eastAsia="en-AU"/>
              </w:rPr>
            </w:pPr>
            <w:ins w:id="9491" w:author="KIM, Jason" w:date="2019-04-02T13:39:00Z">
              <w:r w:rsidRPr="00D47EC1">
                <w:rPr>
                  <w:rFonts w:ascii="Calibri" w:eastAsia="Times New Roman" w:hAnsi="Calibri" w:cs="Calibri"/>
                  <w:color w:val="000000"/>
                  <w:lang w:eastAsia="en-AU"/>
                </w:rPr>
                <w:t>Chainage 9791</w:t>
              </w:r>
            </w:ins>
          </w:p>
        </w:tc>
        <w:tc>
          <w:tcPr>
            <w:tcW w:w="785" w:type="pct"/>
            <w:noWrap/>
            <w:hideMark/>
          </w:tcPr>
          <w:p w:rsidR="00110C18" w:rsidRPr="00D47EC1" w:rsidRDefault="00110C18" w:rsidP="00063728">
            <w:pPr>
              <w:jc w:val="right"/>
              <w:rPr>
                <w:ins w:id="9492" w:author="KIM, Jason" w:date="2019-04-02T13:39:00Z"/>
                <w:rFonts w:ascii="Calibri" w:eastAsia="Times New Roman" w:hAnsi="Calibri" w:cs="Calibri"/>
                <w:color w:val="000000"/>
                <w:lang w:eastAsia="en-AU"/>
              </w:rPr>
            </w:pPr>
            <w:ins w:id="94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94" w:author="KIM, Jason" w:date="2019-04-02T13:39:00Z"/>
        </w:trPr>
        <w:tc>
          <w:tcPr>
            <w:tcW w:w="776" w:type="pct"/>
            <w:noWrap/>
            <w:hideMark/>
          </w:tcPr>
          <w:p w:rsidR="00110C18" w:rsidRPr="00D47EC1" w:rsidRDefault="00110C18" w:rsidP="00063728">
            <w:pPr>
              <w:rPr>
                <w:ins w:id="9495" w:author="KIM, Jason" w:date="2019-04-02T13:39:00Z"/>
                <w:rFonts w:ascii="Calibri" w:eastAsia="Times New Roman" w:hAnsi="Calibri" w:cs="Calibri"/>
                <w:color w:val="000000"/>
                <w:lang w:eastAsia="en-AU"/>
              </w:rPr>
            </w:pPr>
            <w:ins w:id="9496" w:author="KIM, Jason" w:date="2019-04-02T13:39:00Z">
              <w:r w:rsidRPr="00D47EC1">
                <w:rPr>
                  <w:rFonts w:ascii="Calibri" w:eastAsia="Times New Roman" w:hAnsi="Calibri" w:cs="Calibri"/>
                  <w:color w:val="000000"/>
                  <w:lang w:eastAsia="en-AU"/>
                </w:rPr>
                <w:t>EXL01SK191</w:t>
              </w:r>
            </w:ins>
          </w:p>
        </w:tc>
        <w:tc>
          <w:tcPr>
            <w:tcW w:w="622" w:type="pct"/>
            <w:noWrap/>
            <w:hideMark/>
          </w:tcPr>
          <w:p w:rsidR="00110C18" w:rsidRPr="00D47EC1" w:rsidRDefault="00110C18" w:rsidP="00063728">
            <w:pPr>
              <w:rPr>
                <w:ins w:id="9497" w:author="KIM, Jason" w:date="2019-04-02T13:39:00Z"/>
                <w:rFonts w:ascii="Calibri" w:eastAsia="Times New Roman" w:hAnsi="Calibri" w:cs="Calibri"/>
                <w:color w:val="000000"/>
                <w:lang w:eastAsia="en-AU"/>
              </w:rPr>
            </w:pPr>
            <w:ins w:id="9498" w:author="KIM, Jason" w:date="2019-04-02T13:39:00Z">
              <w:r w:rsidRPr="00D47EC1">
                <w:rPr>
                  <w:rFonts w:ascii="Calibri" w:eastAsia="Times New Roman" w:hAnsi="Calibri" w:cs="Calibri"/>
                  <w:color w:val="000000"/>
                  <w:lang w:eastAsia="en-AU"/>
                </w:rPr>
                <w:t>ELZ20014</w:t>
              </w:r>
            </w:ins>
          </w:p>
        </w:tc>
        <w:tc>
          <w:tcPr>
            <w:tcW w:w="495" w:type="pct"/>
            <w:noWrap/>
            <w:hideMark/>
          </w:tcPr>
          <w:p w:rsidR="00110C18" w:rsidRPr="00D47EC1" w:rsidRDefault="00110C18" w:rsidP="00063728">
            <w:pPr>
              <w:rPr>
                <w:ins w:id="9499" w:author="KIM, Jason" w:date="2019-04-02T13:39:00Z"/>
                <w:rFonts w:ascii="Calibri" w:eastAsia="Times New Roman" w:hAnsi="Calibri" w:cs="Calibri"/>
                <w:color w:val="000000"/>
                <w:lang w:eastAsia="en-AU"/>
              </w:rPr>
            </w:pPr>
            <w:ins w:id="950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01" w:author="KIM, Jason" w:date="2019-04-02T13:39:00Z"/>
                <w:rFonts w:ascii="Calibri" w:eastAsia="Times New Roman" w:hAnsi="Calibri" w:cs="Calibri"/>
                <w:color w:val="000000"/>
                <w:lang w:eastAsia="en-AU"/>
              </w:rPr>
            </w:pPr>
            <w:ins w:id="9502" w:author="KIM, Jason" w:date="2019-04-02T13:39:00Z">
              <w:r w:rsidRPr="00D47EC1">
                <w:rPr>
                  <w:rFonts w:ascii="Calibri" w:eastAsia="Times New Roman" w:hAnsi="Calibri" w:cs="Calibri"/>
                  <w:color w:val="000000"/>
                  <w:lang w:eastAsia="en-AU"/>
                </w:rPr>
                <w:t>EXL2011</w:t>
              </w:r>
            </w:ins>
          </w:p>
        </w:tc>
        <w:tc>
          <w:tcPr>
            <w:tcW w:w="762" w:type="pct"/>
            <w:noWrap/>
            <w:hideMark/>
          </w:tcPr>
          <w:p w:rsidR="00110C18" w:rsidRPr="00D47EC1" w:rsidRDefault="00110C18" w:rsidP="00063728">
            <w:pPr>
              <w:rPr>
                <w:ins w:id="9503" w:author="KIM, Jason" w:date="2019-04-02T13:39:00Z"/>
                <w:rFonts w:ascii="Calibri" w:eastAsia="Times New Roman" w:hAnsi="Calibri" w:cs="Calibri"/>
                <w:color w:val="000000"/>
                <w:lang w:eastAsia="en-AU"/>
              </w:rPr>
            </w:pPr>
            <w:ins w:id="950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05" w:author="KIM, Jason" w:date="2019-04-02T13:39:00Z"/>
                <w:rFonts w:ascii="Calibri" w:eastAsia="Times New Roman" w:hAnsi="Calibri" w:cs="Calibri"/>
                <w:color w:val="000000"/>
                <w:lang w:eastAsia="en-AU"/>
              </w:rPr>
            </w:pPr>
            <w:ins w:id="9506" w:author="KIM, Jason" w:date="2019-04-02T13:39:00Z">
              <w:r w:rsidRPr="00D47EC1">
                <w:rPr>
                  <w:rFonts w:ascii="Calibri" w:eastAsia="Times New Roman" w:hAnsi="Calibri" w:cs="Calibri"/>
                  <w:color w:val="000000"/>
                  <w:lang w:eastAsia="en-AU"/>
                </w:rPr>
                <w:t>Chainage 979</w:t>
              </w:r>
            </w:ins>
          </w:p>
        </w:tc>
        <w:tc>
          <w:tcPr>
            <w:tcW w:w="785" w:type="pct"/>
            <w:noWrap/>
            <w:hideMark/>
          </w:tcPr>
          <w:p w:rsidR="00110C18" w:rsidRPr="00D47EC1" w:rsidRDefault="00110C18" w:rsidP="00063728">
            <w:pPr>
              <w:jc w:val="right"/>
              <w:rPr>
                <w:ins w:id="9507" w:author="KIM, Jason" w:date="2019-04-02T13:39:00Z"/>
                <w:rFonts w:ascii="Calibri" w:eastAsia="Times New Roman" w:hAnsi="Calibri" w:cs="Calibri"/>
                <w:color w:val="000000"/>
                <w:lang w:eastAsia="en-AU"/>
              </w:rPr>
            </w:pPr>
            <w:ins w:id="95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09" w:author="KIM, Jason" w:date="2019-04-02T13:39:00Z"/>
        </w:trPr>
        <w:tc>
          <w:tcPr>
            <w:tcW w:w="776" w:type="pct"/>
            <w:noWrap/>
            <w:hideMark/>
          </w:tcPr>
          <w:p w:rsidR="00110C18" w:rsidRPr="00D47EC1" w:rsidRDefault="00110C18" w:rsidP="00063728">
            <w:pPr>
              <w:rPr>
                <w:ins w:id="9510" w:author="KIM, Jason" w:date="2019-04-02T13:39:00Z"/>
                <w:rFonts w:ascii="Calibri" w:eastAsia="Times New Roman" w:hAnsi="Calibri" w:cs="Calibri"/>
                <w:color w:val="000000"/>
                <w:lang w:eastAsia="en-AU"/>
              </w:rPr>
            </w:pPr>
            <w:ins w:id="9511" w:author="KIM, Jason" w:date="2019-04-02T13:39:00Z">
              <w:r w:rsidRPr="00D47EC1">
                <w:rPr>
                  <w:rFonts w:ascii="Calibri" w:eastAsia="Times New Roman" w:hAnsi="Calibri" w:cs="Calibri"/>
                  <w:color w:val="000000"/>
                  <w:lang w:eastAsia="en-AU"/>
                </w:rPr>
                <w:t>EXL02SK191</w:t>
              </w:r>
            </w:ins>
          </w:p>
        </w:tc>
        <w:tc>
          <w:tcPr>
            <w:tcW w:w="622" w:type="pct"/>
            <w:noWrap/>
            <w:hideMark/>
          </w:tcPr>
          <w:p w:rsidR="00110C18" w:rsidRPr="00D47EC1" w:rsidRDefault="00110C18" w:rsidP="00063728">
            <w:pPr>
              <w:rPr>
                <w:ins w:id="9512" w:author="KIM, Jason" w:date="2019-04-02T13:39:00Z"/>
                <w:rFonts w:ascii="Calibri" w:eastAsia="Times New Roman" w:hAnsi="Calibri" w:cs="Calibri"/>
                <w:color w:val="000000"/>
                <w:lang w:eastAsia="en-AU"/>
              </w:rPr>
            </w:pPr>
            <w:ins w:id="9513" w:author="KIM, Jason" w:date="2019-04-02T13:39:00Z">
              <w:r w:rsidRPr="00D47EC1">
                <w:rPr>
                  <w:rFonts w:ascii="Calibri" w:eastAsia="Times New Roman" w:hAnsi="Calibri" w:cs="Calibri"/>
                  <w:color w:val="000000"/>
                  <w:lang w:eastAsia="en-AU"/>
                </w:rPr>
                <w:t>ELZ20018</w:t>
              </w:r>
            </w:ins>
          </w:p>
        </w:tc>
        <w:tc>
          <w:tcPr>
            <w:tcW w:w="495" w:type="pct"/>
            <w:noWrap/>
            <w:hideMark/>
          </w:tcPr>
          <w:p w:rsidR="00110C18" w:rsidRPr="00D47EC1" w:rsidRDefault="00110C18" w:rsidP="00063728">
            <w:pPr>
              <w:rPr>
                <w:ins w:id="9514" w:author="KIM, Jason" w:date="2019-04-02T13:39:00Z"/>
                <w:rFonts w:ascii="Calibri" w:eastAsia="Times New Roman" w:hAnsi="Calibri" w:cs="Calibri"/>
                <w:color w:val="000000"/>
                <w:lang w:eastAsia="en-AU"/>
              </w:rPr>
            </w:pPr>
            <w:ins w:id="951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16" w:author="KIM, Jason" w:date="2019-04-02T13:39:00Z"/>
                <w:rFonts w:ascii="Calibri" w:eastAsia="Times New Roman" w:hAnsi="Calibri" w:cs="Calibri"/>
                <w:color w:val="000000"/>
                <w:lang w:eastAsia="en-AU"/>
              </w:rPr>
            </w:pPr>
            <w:ins w:id="9517" w:author="KIM, Jason" w:date="2019-04-02T13:39:00Z">
              <w:r w:rsidRPr="00D47EC1">
                <w:rPr>
                  <w:rFonts w:ascii="Calibri" w:eastAsia="Times New Roman" w:hAnsi="Calibri" w:cs="Calibri"/>
                  <w:color w:val="000000"/>
                  <w:lang w:eastAsia="en-AU"/>
                </w:rPr>
                <w:t>EXL2021</w:t>
              </w:r>
            </w:ins>
          </w:p>
        </w:tc>
        <w:tc>
          <w:tcPr>
            <w:tcW w:w="762" w:type="pct"/>
            <w:noWrap/>
            <w:hideMark/>
          </w:tcPr>
          <w:p w:rsidR="00110C18" w:rsidRPr="00D47EC1" w:rsidRDefault="00110C18" w:rsidP="00063728">
            <w:pPr>
              <w:rPr>
                <w:ins w:id="9518" w:author="KIM, Jason" w:date="2019-04-02T13:39:00Z"/>
                <w:rFonts w:ascii="Calibri" w:eastAsia="Times New Roman" w:hAnsi="Calibri" w:cs="Calibri"/>
                <w:color w:val="000000"/>
                <w:lang w:eastAsia="en-AU"/>
              </w:rPr>
            </w:pPr>
            <w:ins w:id="951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20" w:author="KIM, Jason" w:date="2019-04-02T13:39:00Z"/>
                <w:rFonts w:ascii="Calibri" w:eastAsia="Times New Roman" w:hAnsi="Calibri" w:cs="Calibri"/>
                <w:color w:val="000000"/>
                <w:lang w:eastAsia="en-AU"/>
              </w:rPr>
            </w:pPr>
            <w:ins w:id="9521" w:author="KIM, Jason" w:date="2019-04-02T13:39:00Z">
              <w:r w:rsidRPr="00D47EC1">
                <w:rPr>
                  <w:rFonts w:ascii="Calibri" w:eastAsia="Times New Roman" w:hAnsi="Calibri" w:cs="Calibri"/>
                  <w:color w:val="000000"/>
                  <w:lang w:eastAsia="en-AU"/>
                </w:rPr>
                <w:t>Chainage 1100</w:t>
              </w:r>
            </w:ins>
          </w:p>
        </w:tc>
        <w:tc>
          <w:tcPr>
            <w:tcW w:w="785" w:type="pct"/>
            <w:noWrap/>
            <w:hideMark/>
          </w:tcPr>
          <w:p w:rsidR="00110C18" w:rsidRPr="00D47EC1" w:rsidRDefault="00110C18" w:rsidP="00063728">
            <w:pPr>
              <w:jc w:val="right"/>
              <w:rPr>
                <w:ins w:id="9522" w:author="KIM, Jason" w:date="2019-04-02T13:39:00Z"/>
                <w:rFonts w:ascii="Calibri" w:eastAsia="Times New Roman" w:hAnsi="Calibri" w:cs="Calibri"/>
                <w:color w:val="000000"/>
                <w:lang w:eastAsia="en-AU"/>
              </w:rPr>
            </w:pPr>
            <w:ins w:id="95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24" w:author="KIM, Jason" w:date="2019-04-02T13:39:00Z"/>
        </w:trPr>
        <w:tc>
          <w:tcPr>
            <w:tcW w:w="776" w:type="pct"/>
            <w:noWrap/>
            <w:hideMark/>
          </w:tcPr>
          <w:p w:rsidR="00110C18" w:rsidRPr="00D47EC1" w:rsidRDefault="00110C18" w:rsidP="00063728">
            <w:pPr>
              <w:rPr>
                <w:ins w:id="9525" w:author="KIM, Jason" w:date="2019-04-02T13:39:00Z"/>
                <w:rFonts w:ascii="Calibri" w:eastAsia="Times New Roman" w:hAnsi="Calibri" w:cs="Calibri"/>
                <w:color w:val="000000"/>
                <w:lang w:eastAsia="en-AU"/>
              </w:rPr>
            </w:pPr>
            <w:ins w:id="9526" w:author="KIM, Jason" w:date="2019-04-02T13:39:00Z">
              <w:r w:rsidRPr="00D47EC1">
                <w:rPr>
                  <w:rFonts w:ascii="Calibri" w:eastAsia="Times New Roman" w:hAnsi="Calibri" w:cs="Calibri"/>
                  <w:color w:val="000000"/>
                  <w:lang w:eastAsia="en-AU"/>
                </w:rPr>
                <w:t>EXL03SK191</w:t>
              </w:r>
            </w:ins>
          </w:p>
        </w:tc>
        <w:tc>
          <w:tcPr>
            <w:tcW w:w="622" w:type="pct"/>
            <w:noWrap/>
            <w:hideMark/>
          </w:tcPr>
          <w:p w:rsidR="00110C18" w:rsidRPr="00D47EC1" w:rsidRDefault="00110C18" w:rsidP="00063728">
            <w:pPr>
              <w:rPr>
                <w:ins w:id="9527" w:author="KIM, Jason" w:date="2019-04-02T13:39:00Z"/>
                <w:rFonts w:ascii="Calibri" w:eastAsia="Times New Roman" w:hAnsi="Calibri" w:cs="Calibri"/>
                <w:color w:val="000000"/>
                <w:lang w:eastAsia="en-AU"/>
              </w:rPr>
            </w:pPr>
            <w:ins w:id="9528" w:author="KIM, Jason" w:date="2019-04-02T13:39:00Z">
              <w:r w:rsidRPr="00D47EC1">
                <w:rPr>
                  <w:rFonts w:ascii="Calibri" w:eastAsia="Times New Roman" w:hAnsi="Calibri" w:cs="Calibri"/>
                  <w:color w:val="000000"/>
                  <w:lang w:eastAsia="en-AU"/>
                </w:rPr>
                <w:t>ELZ20022</w:t>
              </w:r>
            </w:ins>
          </w:p>
        </w:tc>
        <w:tc>
          <w:tcPr>
            <w:tcW w:w="495" w:type="pct"/>
            <w:noWrap/>
            <w:hideMark/>
          </w:tcPr>
          <w:p w:rsidR="00110C18" w:rsidRPr="00D47EC1" w:rsidRDefault="00110C18" w:rsidP="00063728">
            <w:pPr>
              <w:rPr>
                <w:ins w:id="9529" w:author="KIM, Jason" w:date="2019-04-02T13:39:00Z"/>
                <w:rFonts w:ascii="Calibri" w:eastAsia="Times New Roman" w:hAnsi="Calibri" w:cs="Calibri"/>
                <w:color w:val="000000"/>
                <w:lang w:eastAsia="en-AU"/>
              </w:rPr>
            </w:pPr>
            <w:ins w:id="953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31" w:author="KIM, Jason" w:date="2019-04-02T13:39:00Z"/>
                <w:rFonts w:ascii="Calibri" w:eastAsia="Times New Roman" w:hAnsi="Calibri" w:cs="Calibri"/>
                <w:color w:val="000000"/>
                <w:lang w:eastAsia="en-AU"/>
              </w:rPr>
            </w:pPr>
            <w:ins w:id="9532" w:author="KIM, Jason" w:date="2019-04-02T13:39:00Z">
              <w:r w:rsidRPr="00D47EC1">
                <w:rPr>
                  <w:rFonts w:ascii="Calibri" w:eastAsia="Times New Roman" w:hAnsi="Calibri" w:cs="Calibri"/>
                  <w:color w:val="000000"/>
                  <w:lang w:eastAsia="en-AU"/>
                </w:rPr>
                <w:t>EXL2031</w:t>
              </w:r>
            </w:ins>
          </w:p>
        </w:tc>
        <w:tc>
          <w:tcPr>
            <w:tcW w:w="762" w:type="pct"/>
            <w:noWrap/>
            <w:hideMark/>
          </w:tcPr>
          <w:p w:rsidR="00110C18" w:rsidRPr="00D47EC1" w:rsidRDefault="00110C18" w:rsidP="00063728">
            <w:pPr>
              <w:rPr>
                <w:ins w:id="9533" w:author="KIM, Jason" w:date="2019-04-02T13:39:00Z"/>
                <w:rFonts w:ascii="Calibri" w:eastAsia="Times New Roman" w:hAnsi="Calibri" w:cs="Calibri"/>
                <w:color w:val="000000"/>
                <w:lang w:eastAsia="en-AU"/>
              </w:rPr>
            </w:pPr>
            <w:ins w:id="953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35" w:author="KIM, Jason" w:date="2019-04-02T13:39:00Z"/>
                <w:rFonts w:ascii="Calibri" w:eastAsia="Times New Roman" w:hAnsi="Calibri" w:cs="Calibri"/>
                <w:color w:val="000000"/>
                <w:lang w:eastAsia="en-AU"/>
              </w:rPr>
            </w:pPr>
            <w:ins w:id="9536" w:author="KIM, Jason" w:date="2019-04-02T13:39:00Z">
              <w:r w:rsidRPr="00D47EC1">
                <w:rPr>
                  <w:rFonts w:ascii="Calibri" w:eastAsia="Times New Roman" w:hAnsi="Calibri" w:cs="Calibri"/>
                  <w:color w:val="000000"/>
                  <w:lang w:eastAsia="en-AU"/>
                </w:rPr>
                <w:t>Chainage 1220</w:t>
              </w:r>
            </w:ins>
          </w:p>
        </w:tc>
        <w:tc>
          <w:tcPr>
            <w:tcW w:w="785" w:type="pct"/>
            <w:noWrap/>
            <w:hideMark/>
          </w:tcPr>
          <w:p w:rsidR="00110C18" w:rsidRPr="00D47EC1" w:rsidRDefault="00110C18" w:rsidP="00063728">
            <w:pPr>
              <w:jc w:val="right"/>
              <w:rPr>
                <w:ins w:id="9537" w:author="KIM, Jason" w:date="2019-04-02T13:39:00Z"/>
                <w:rFonts w:ascii="Calibri" w:eastAsia="Times New Roman" w:hAnsi="Calibri" w:cs="Calibri"/>
                <w:color w:val="000000"/>
                <w:lang w:eastAsia="en-AU"/>
              </w:rPr>
            </w:pPr>
            <w:ins w:id="95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39" w:author="KIM, Jason" w:date="2019-04-02T13:39:00Z"/>
        </w:trPr>
        <w:tc>
          <w:tcPr>
            <w:tcW w:w="776" w:type="pct"/>
            <w:noWrap/>
            <w:hideMark/>
          </w:tcPr>
          <w:p w:rsidR="00110C18" w:rsidRPr="00D47EC1" w:rsidRDefault="00110C18" w:rsidP="00063728">
            <w:pPr>
              <w:rPr>
                <w:ins w:id="9540" w:author="KIM, Jason" w:date="2019-04-02T13:39:00Z"/>
                <w:rFonts w:ascii="Calibri" w:eastAsia="Times New Roman" w:hAnsi="Calibri" w:cs="Calibri"/>
                <w:color w:val="000000"/>
                <w:lang w:eastAsia="en-AU"/>
              </w:rPr>
            </w:pPr>
            <w:ins w:id="9541" w:author="KIM, Jason" w:date="2019-04-02T13:39:00Z">
              <w:r w:rsidRPr="00D47EC1">
                <w:rPr>
                  <w:rFonts w:ascii="Calibri" w:eastAsia="Times New Roman" w:hAnsi="Calibri" w:cs="Calibri"/>
                  <w:color w:val="000000"/>
                  <w:lang w:eastAsia="en-AU"/>
                </w:rPr>
                <w:t>EXL04SK191</w:t>
              </w:r>
            </w:ins>
          </w:p>
        </w:tc>
        <w:tc>
          <w:tcPr>
            <w:tcW w:w="622" w:type="pct"/>
            <w:noWrap/>
            <w:hideMark/>
          </w:tcPr>
          <w:p w:rsidR="00110C18" w:rsidRPr="00D47EC1" w:rsidRDefault="00110C18" w:rsidP="00063728">
            <w:pPr>
              <w:rPr>
                <w:ins w:id="9542" w:author="KIM, Jason" w:date="2019-04-02T13:39:00Z"/>
                <w:rFonts w:ascii="Calibri" w:eastAsia="Times New Roman" w:hAnsi="Calibri" w:cs="Calibri"/>
                <w:color w:val="000000"/>
                <w:lang w:eastAsia="en-AU"/>
              </w:rPr>
            </w:pPr>
            <w:ins w:id="9543" w:author="KIM, Jason" w:date="2019-04-02T13:39:00Z">
              <w:r w:rsidRPr="00D47EC1">
                <w:rPr>
                  <w:rFonts w:ascii="Calibri" w:eastAsia="Times New Roman" w:hAnsi="Calibri" w:cs="Calibri"/>
                  <w:color w:val="000000"/>
                  <w:lang w:eastAsia="en-AU"/>
                </w:rPr>
                <w:t>ELZ20026</w:t>
              </w:r>
            </w:ins>
          </w:p>
        </w:tc>
        <w:tc>
          <w:tcPr>
            <w:tcW w:w="495" w:type="pct"/>
            <w:noWrap/>
            <w:hideMark/>
          </w:tcPr>
          <w:p w:rsidR="00110C18" w:rsidRPr="00D47EC1" w:rsidRDefault="00110C18" w:rsidP="00063728">
            <w:pPr>
              <w:rPr>
                <w:ins w:id="9544" w:author="KIM, Jason" w:date="2019-04-02T13:39:00Z"/>
                <w:rFonts w:ascii="Calibri" w:eastAsia="Times New Roman" w:hAnsi="Calibri" w:cs="Calibri"/>
                <w:color w:val="000000"/>
                <w:lang w:eastAsia="en-AU"/>
              </w:rPr>
            </w:pPr>
            <w:ins w:id="954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46" w:author="KIM, Jason" w:date="2019-04-02T13:39:00Z"/>
                <w:rFonts w:ascii="Calibri" w:eastAsia="Times New Roman" w:hAnsi="Calibri" w:cs="Calibri"/>
                <w:color w:val="000000"/>
                <w:lang w:eastAsia="en-AU"/>
              </w:rPr>
            </w:pPr>
            <w:ins w:id="9547" w:author="KIM, Jason" w:date="2019-04-02T13:39:00Z">
              <w:r w:rsidRPr="00D47EC1">
                <w:rPr>
                  <w:rFonts w:ascii="Calibri" w:eastAsia="Times New Roman" w:hAnsi="Calibri" w:cs="Calibri"/>
                  <w:color w:val="000000"/>
                  <w:lang w:eastAsia="en-AU"/>
                </w:rPr>
                <w:t>EXL2041</w:t>
              </w:r>
            </w:ins>
          </w:p>
        </w:tc>
        <w:tc>
          <w:tcPr>
            <w:tcW w:w="762" w:type="pct"/>
            <w:noWrap/>
            <w:hideMark/>
          </w:tcPr>
          <w:p w:rsidR="00110C18" w:rsidRPr="00D47EC1" w:rsidRDefault="00110C18" w:rsidP="00063728">
            <w:pPr>
              <w:rPr>
                <w:ins w:id="9548" w:author="KIM, Jason" w:date="2019-04-02T13:39:00Z"/>
                <w:rFonts w:ascii="Calibri" w:eastAsia="Times New Roman" w:hAnsi="Calibri" w:cs="Calibri"/>
                <w:color w:val="000000"/>
                <w:lang w:eastAsia="en-AU"/>
              </w:rPr>
            </w:pPr>
            <w:ins w:id="954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50" w:author="KIM, Jason" w:date="2019-04-02T13:39:00Z"/>
                <w:rFonts w:ascii="Calibri" w:eastAsia="Times New Roman" w:hAnsi="Calibri" w:cs="Calibri"/>
                <w:color w:val="000000"/>
                <w:lang w:eastAsia="en-AU"/>
              </w:rPr>
            </w:pPr>
            <w:ins w:id="9551" w:author="KIM, Jason" w:date="2019-04-02T13:39:00Z">
              <w:r w:rsidRPr="00D47EC1">
                <w:rPr>
                  <w:rFonts w:ascii="Calibri" w:eastAsia="Times New Roman" w:hAnsi="Calibri" w:cs="Calibri"/>
                  <w:color w:val="000000"/>
                  <w:lang w:eastAsia="en-AU"/>
                </w:rPr>
                <w:t>Chainage 1307</w:t>
              </w:r>
            </w:ins>
          </w:p>
        </w:tc>
        <w:tc>
          <w:tcPr>
            <w:tcW w:w="785" w:type="pct"/>
            <w:noWrap/>
            <w:hideMark/>
          </w:tcPr>
          <w:p w:rsidR="00110C18" w:rsidRPr="00D47EC1" w:rsidRDefault="00110C18" w:rsidP="00063728">
            <w:pPr>
              <w:jc w:val="right"/>
              <w:rPr>
                <w:ins w:id="9552" w:author="KIM, Jason" w:date="2019-04-02T13:39:00Z"/>
                <w:rFonts w:ascii="Calibri" w:eastAsia="Times New Roman" w:hAnsi="Calibri" w:cs="Calibri"/>
                <w:color w:val="000000"/>
                <w:lang w:eastAsia="en-AU"/>
              </w:rPr>
            </w:pPr>
            <w:ins w:id="95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54" w:author="KIM, Jason" w:date="2019-04-02T13:39:00Z"/>
        </w:trPr>
        <w:tc>
          <w:tcPr>
            <w:tcW w:w="776" w:type="pct"/>
            <w:noWrap/>
            <w:hideMark/>
          </w:tcPr>
          <w:p w:rsidR="00110C18" w:rsidRPr="00D47EC1" w:rsidRDefault="00110C18" w:rsidP="00063728">
            <w:pPr>
              <w:rPr>
                <w:ins w:id="9555" w:author="KIM, Jason" w:date="2019-04-02T13:39:00Z"/>
                <w:rFonts w:ascii="Calibri" w:eastAsia="Times New Roman" w:hAnsi="Calibri" w:cs="Calibri"/>
                <w:color w:val="000000"/>
                <w:lang w:eastAsia="en-AU"/>
              </w:rPr>
            </w:pPr>
            <w:ins w:id="9556" w:author="KIM, Jason" w:date="2019-04-02T13:39:00Z">
              <w:r w:rsidRPr="00D47EC1">
                <w:rPr>
                  <w:rFonts w:ascii="Calibri" w:eastAsia="Times New Roman" w:hAnsi="Calibri" w:cs="Calibri"/>
                  <w:color w:val="000000"/>
                  <w:lang w:eastAsia="en-AU"/>
                </w:rPr>
                <w:t>EXL04SK201</w:t>
              </w:r>
            </w:ins>
          </w:p>
        </w:tc>
        <w:tc>
          <w:tcPr>
            <w:tcW w:w="622" w:type="pct"/>
            <w:noWrap/>
            <w:hideMark/>
          </w:tcPr>
          <w:p w:rsidR="00110C18" w:rsidRPr="00D47EC1" w:rsidRDefault="00110C18" w:rsidP="00063728">
            <w:pPr>
              <w:rPr>
                <w:ins w:id="9557" w:author="KIM, Jason" w:date="2019-04-02T13:39:00Z"/>
                <w:rFonts w:ascii="Calibri" w:eastAsia="Times New Roman" w:hAnsi="Calibri" w:cs="Calibri"/>
                <w:color w:val="000000"/>
                <w:lang w:eastAsia="en-AU"/>
              </w:rPr>
            </w:pPr>
            <w:ins w:id="9558" w:author="KIM, Jason" w:date="2019-04-02T13:39:00Z">
              <w:r w:rsidRPr="00D47EC1">
                <w:rPr>
                  <w:rFonts w:ascii="Calibri" w:eastAsia="Times New Roman" w:hAnsi="Calibri" w:cs="Calibri"/>
                  <w:color w:val="000000"/>
                  <w:lang w:eastAsia="en-AU"/>
                </w:rPr>
                <w:t>ELZ20030</w:t>
              </w:r>
            </w:ins>
          </w:p>
        </w:tc>
        <w:tc>
          <w:tcPr>
            <w:tcW w:w="495" w:type="pct"/>
            <w:noWrap/>
            <w:hideMark/>
          </w:tcPr>
          <w:p w:rsidR="00110C18" w:rsidRPr="00D47EC1" w:rsidRDefault="00110C18" w:rsidP="00063728">
            <w:pPr>
              <w:rPr>
                <w:ins w:id="9559" w:author="KIM, Jason" w:date="2019-04-02T13:39:00Z"/>
                <w:rFonts w:ascii="Calibri" w:eastAsia="Times New Roman" w:hAnsi="Calibri" w:cs="Calibri"/>
                <w:color w:val="000000"/>
                <w:lang w:eastAsia="en-AU"/>
              </w:rPr>
            </w:pPr>
            <w:ins w:id="956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61" w:author="KIM, Jason" w:date="2019-04-02T13:39:00Z"/>
                <w:rFonts w:ascii="Calibri" w:eastAsia="Times New Roman" w:hAnsi="Calibri" w:cs="Calibri"/>
                <w:color w:val="000000"/>
                <w:lang w:eastAsia="en-AU"/>
              </w:rPr>
            </w:pPr>
            <w:ins w:id="9562" w:author="KIM, Jason" w:date="2019-04-02T13:39:00Z">
              <w:r w:rsidRPr="00D47EC1">
                <w:rPr>
                  <w:rFonts w:ascii="Calibri" w:eastAsia="Times New Roman" w:hAnsi="Calibri" w:cs="Calibri"/>
                  <w:color w:val="000000"/>
                  <w:lang w:eastAsia="en-AU"/>
                </w:rPr>
                <w:t>EXL2051</w:t>
              </w:r>
            </w:ins>
          </w:p>
        </w:tc>
        <w:tc>
          <w:tcPr>
            <w:tcW w:w="762" w:type="pct"/>
            <w:noWrap/>
            <w:hideMark/>
          </w:tcPr>
          <w:p w:rsidR="00110C18" w:rsidRPr="00D47EC1" w:rsidRDefault="00110C18" w:rsidP="00063728">
            <w:pPr>
              <w:rPr>
                <w:ins w:id="9563" w:author="KIM, Jason" w:date="2019-04-02T13:39:00Z"/>
                <w:rFonts w:ascii="Calibri" w:eastAsia="Times New Roman" w:hAnsi="Calibri" w:cs="Calibri"/>
                <w:color w:val="000000"/>
                <w:lang w:eastAsia="en-AU"/>
              </w:rPr>
            </w:pPr>
            <w:ins w:id="956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65" w:author="KIM, Jason" w:date="2019-04-02T13:39:00Z"/>
                <w:rFonts w:ascii="Calibri" w:eastAsia="Times New Roman" w:hAnsi="Calibri" w:cs="Calibri"/>
                <w:color w:val="000000"/>
                <w:lang w:eastAsia="en-AU"/>
              </w:rPr>
            </w:pPr>
            <w:ins w:id="9566" w:author="KIM, Jason" w:date="2019-04-02T13:39:00Z">
              <w:r w:rsidRPr="00D47EC1">
                <w:rPr>
                  <w:rFonts w:ascii="Calibri" w:eastAsia="Times New Roman" w:hAnsi="Calibri" w:cs="Calibri"/>
                  <w:color w:val="000000"/>
                  <w:lang w:eastAsia="en-AU"/>
                </w:rPr>
                <w:t>Chainage 1427</w:t>
              </w:r>
            </w:ins>
          </w:p>
        </w:tc>
        <w:tc>
          <w:tcPr>
            <w:tcW w:w="785" w:type="pct"/>
            <w:noWrap/>
            <w:hideMark/>
          </w:tcPr>
          <w:p w:rsidR="00110C18" w:rsidRPr="00D47EC1" w:rsidRDefault="00110C18" w:rsidP="00063728">
            <w:pPr>
              <w:jc w:val="right"/>
              <w:rPr>
                <w:ins w:id="9567" w:author="KIM, Jason" w:date="2019-04-02T13:39:00Z"/>
                <w:rFonts w:ascii="Calibri" w:eastAsia="Times New Roman" w:hAnsi="Calibri" w:cs="Calibri"/>
                <w:color w:val="000000"/>
                <w:lang w:eastAsia="en-AU"/>
              </w:rPr>
            </w:pPr>
            <w:ins w:id="95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69" w:author="KIM, Jason" w:date="2019-04-02T13:39:00Z"/>
        </w:trPr>
        <w:tc>
          <w:tcPr>
            <w:tcW w:w="776" w:type="pct"/>
            <w:noWrap/>
            <w:hideMark/>
          </w:tcPr>
          <w:p w:rsidR="00110C18" w:rsidRPr="00D47EC1" w:rsidRDefault="00110C18" w:rsidP="00063728">
            <w:pPr>
              <w:rPr>
                <w:ins w:id="9570" w:author="KIM, Jason" w:date="2019-04-02T13:39:00Z"/>
                <w:rFonts w:ascii="Calibri" w:eastAsia="Times New Roman" w:hAnsi="Calibri" w:cs="Calibri"/>
                <w:color w:val="000000"/>
                <w:lang w:eastAsia="en-AU"/>
              </w:rPr>
            </w:pPr>
            <w:ins w:id="9571" w:author="KIM, Jason" w:date="2019-04-02T13:39:00Z">
              <w:r w:rsidRPr="00D47EC1">
                <w:rPr>
                  <w:rFonts w:ascii="Calibri" w:eastAsia="Times New Roman" w:hAnsi="Calibri" w:cs="Calibri"/>
                  <w:color w:val="000000"/>
                  <w:lang w:eastAsia="en-AU"/>
                </w:rPr>
                <w:t>EXL06K191</w:t>
              </w:r>
            </w:ins>
          </w:p>
        </w:tc>
        <w:tc>
          <w:tcPr>
            <w:tcW w:w="622" w:type="pct"/>
            <w:noWrap/>
            <w:hideMark/>
          </w:tcPr>
          <w:p w:rsidR="00110C18" w:rsidRPr="00D47EC1" w:rsidRDefault="00110C18" w:rsidP="00063728">
            <w:pPr>
              <w:rPr>
                <w:ins w:id="9572" w:author="KIM, Jason" w:date="2019-04-02T13:39:00Z"/>
                <w:rFonts w:ascii="Calibri" w:eastAsia="Times New Roman" w:hAnsi="Calibri" w:cs="Calibri"/>
                <w:color w:val="000000"/>
                <w:lang w:eastAsia="en-AU"/>
              </w:rPr>
            </w:pPr>
            <w:ins w:id="9573" w:author="KIM, Jason" w:date="2019-04-02T13:39:00Z">
              <w:r w:rsidRPr="00D47EC1">
                <w:rPr>
                  <w:rFonts w:ascii="Calibri" w:eastAsia="Times New Roman" w:hAnsi="Calibri" w:cs="Calibri"/>
                  <w:color w:val="000000"/>
                  <w:lang w:eastAsia="en-AU"/>
                </w:rPr>
                <w:t>ELZ20034</w:t>
              </w:r>
            </w:ins>
          </w:p>
        </w:tc>
        <w:tc>
          <w:tcPr>
            <w:tcW w:w="495" w:type="pct"/>
            <w:noWrap/>
            <w:hideMark/>
          </w:tcPr>
          <w:p w:rsidR="00110C18" w:rsidRPr="00D47EC1" w:rsidRDefault="00110C18" w:rsidP="00063728">
            <w:pPr>
              <w:rPr>
                <w:ins w:id="9574" w:author="KIM, Jason" w:date="2019-04-02T13:39:00Z"/>
                <w:rFonts w:ascii="Calibri" w:eastAsia="Times New Roman" w:hAnsi="Calibri" w:cs="Calibri"/>
                <w:color w:val="000000"/>
                <w:lang w:eastAsia="en-AU"/>
              </w:rPr>
            </w:pPr>
            <w:ins w:id="957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76" w:author="KIM, Jason" w:date="2019-04-02T13:39:00Z"/>
                <w:rFonts w:ascii="Calibri" w:eastAsia="Times New Roman" w:hAnsi="Calibri" w:cs="Calibri"/>
                <w:color w:val="000000"/>
                <w:lang w:eastAsia="en-AU"/>
              </w:rPr>
            </w:pPr>
            <w:ins w:id="9577" w:author="KIM, Jason" w:date="2019-04-02T13:39:00Z">
              <w:r w:rsidRPr="00D47EC1">
                <w:rPr>
                  <w:rFonts w:ascii="Calibri" w:eastAsia="Times New Roman" w:hAnsi="Calibri" w:cs="Calibri"/>
                  <w:color w:val="000000"/>
                  <w:lang w:eastAsia="en-AU"/>
                </w:rPr>
                <w:t>EXL2061</w:t>
              </w:r>
            </w:ins>
          </w:p>
        </w:tc>
        <w:tc>
          <w:tcPr>
            <w:tcW w:w="762" w:type="pct"/>
            <w:noWrap/>
            <w:hideMark/>
          </w:tcPr>
          <w:p w:rsidR="00110C18" w:rsidRPr="00D47EC1" w:rsidRDefault="00110C18" w:rsidP="00063728">
            <w:pPr>
              <w:rPr>
                <w:ins w:id="9578" w:author="KIM, Jason" w:date="2019-04-02T13:39:00Z"/>
                <w:rFonts w:ascii="Calibri" w:eastAsia="Times New Roman" w:hAnsi="Calibri" w:cs="Calibri"/>
                <w:color w:val="000000"/>
                <w:lang w:eastAsia="en-AU"/>
              </w:rPr>
            </w:pPr>
            <w:ins w:id="957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80" w:author="KIM, Jason" w:date="2019-04-02T13:39:00Z"/>
                <w:rFonts w:ascii="Calibri" w:eastAsia="Times New Roman" w:hAnsi="Calibri" w:cs="Calibri"/>
                <w:color w:val="000000"/>
                <w:lang w:eastAsia="en-AU"/>
              </w:rPr>
            </w:pPr>
            <w:ins w:id="9581" w:author="KIM, Jason" w:date="2019-04-02T13:39:00Z">
              <w:r w:rsidRPr="00D47EC1">
                <w:rPr>
                  <w:rFonts w:ascii="Calibri" w:eastAsia="Times New Roman" w:hAnsi="Calibri" w:cs="Calibri"/>
                  <w:color w:val="000000"/>
                  <w:lang w:eastAsia="en-AU"/>
                </w:rPr>
                <w:t>Chainage 1547</w:t>
              </w:r>
            </w:ins>
          </w:p>
        </w:tc>
        <w:tc>
          <w:tcPr>
            <w:tcW w:w="785" w:type="pct"/>
            <w:noWrap/>
            <w:hideMark/>
          </w:tcPr>
          <w:p w:rsidR="00110C18" w:rsidRPr="00D47EC1" w:rsidRDefault="00110C18" w:rsidP="00063728">
            <w:pPr>
              <w:jc w:val="right"/>
              <w:rPr>
                <w:ins w:id="9582" w:author="KIM, Jason" w:date="2019-04-02T13:39:00Z"/>
                <w:rFonts w:ascii="Calibri" w:eastAsia="Times New Roman" w:hAnsi="Calibri" w:cs="Calibri"/>
                <w:color w:val="000000"/>
                <w:lang w:eastAsia="en-AU"/>
              </w:rPr>
            </w:pPr>
            <w:ins w:id="95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84" w:author="KIM, Jason" w:date="2019-04-02T13:39:00Z"/>
        </w:trPr>
        <w:tc>
          <w:tcPr>
            <w:tcW w:w="776" w:type="pct"/>
            <w:noWrap/>
            <w:hideMark/>
          </w:tcPr>
          <w:p w:rsidR="00110C18" w:rsidRPr="00D47EC1" w:rsidRDefault="00110C18" w:rsidP="00063728">
            <w:pPr>
              <w:rPr>
                <w:ins w:id="9585" w:author="KIM, Jason" w:date="2019-04-02T13:39:00Z"/>
                <w:rFonts w:ascii="Calibri" w:eastAsia="Times New Roman" w:hAnsi="Calibri" w:cs="Calibri"/>
                <w:color w:val="000000"/>
                <w:lang w:eastAsia="en-AU"/>
              </w:rPr>
            </w:pPr>
            <w:ins w:id="9586" w:author="KIM, Jason" w:date="2019-04-02T13:39:00Z">
              <w:r w:rsidRPr="00D47EC1">
                <w:rPr>
                  <w:rFonts w:ascii="Calibri" w:eastAsia="Times New Roman" w:hAnsi="Calibri" w:cs="Calibri"/>
                  <w:color w:val="000000"/>
                  <w:lang w:eastAsia="en-AU"/>
                </w:rPr>
                <w:t>EXL06K201</w:t>
              </w:r>
            </w:ins>
          </w:p>
        </w:tc>
        <w:tc>
          <w:tcPr>
            <w:tcW w:w="622" w:type="pct"/>
            <w:noWrap/>
            <w:hideMark/>
          </w:tcPr>
          <w:p w:rsidR="00110C18" w:rsidRPr="00D47EC1" w:rsidRDefault="00110C18" w:rsidP="00063728">
            <w:pPr>
              <w:rPr>
                <w:ins w:id="9587" w:author="KIM, Jason" w:date="2019-04-02T13:39:00Z"/>
                <w:rFonts w:ascii="Calibri" w:eastAsia="Times New Roman" w:hAnsi="Calibri" w:cs="Calibri"/>
                <w:color w:val="000000"/>
                <w:lang w:eastAsia="en-AU"/>
              </w:rPr>
            </w:pPr>
            <w:ins w:id="9588" w:author="KIM, Jason" w:date="2019-04-02T13:39:00Z">
              <w:r w:rsidRPr="00D47EC1">
                <w:rPr>
                  <w:rFonts w:ascii="Calibri" w:eastAsia="Times New Roman" w:hAnsi="Calibri" w:cs="Calibri"/>
                  <w:color w:val="000000"/>
                  <w:lang w:eastAsia="en-AU"/>
                </w:rPr>
                <w:t>ELZ20038</w:t>
              </w:r>
            </w:ins>
          </w:p>
        </w:tc>
        <w:tc>
          <w:tcPr>
            <w:tcW w:w="495" w:type="pct"/>
            <w:noWrap/>
            <w:hideMark/>
          </w:tcPr>
          <w:p w:rsidR="00110C18" w:rsidRPr="00D47EC1" w:rsidRDefault="00110C18" w:rsidP="00063728">
            <w:pPr>
              <w:rPr>
                <w:ins w:id="9589" w:author="KIM, Jason" w:date="2019-04-02T13:39:00Z"/>
                <w:rFonts w:ascii="Calibri" w:eastAsia="Times New Roman" w:hAnsi="Calibri" w:cs="Calibri"/>
                <w:color w:val="000000"/>
                <w:lang w:eastAsia="en-AU"/>
              </w:rPr>
            </w:pPr>
            <w:ins w:id="959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91" w:author="KIM, Jason" w:date="2019-04-02T13:39:00Z"/>
                <w:rFonts w:ascii="Calibri" w:eastAsia="Times New Roman" w:hAnsi="Calibri" w:cs="Calibri"/>
                <w:color w:val="000000"/>
                <w:lang w:eastAsia="en-AU"/>
              </w:rPr>
            </w:pPr>
            <w:ins w:id="9592" w:author="KIM, Jason" w:date="2019-04-02T13:39:00Z">
              <w:r w:rsidRPr="00D47EC1">
                <w:rPr>
                  <w:rFonts w:ascii="Calibri" w:eastAsia="Times New Roman" w:hAnsi="Calibri" w:cs="Calibri"/>
                  <w:color w:val="000000"/>
                  <w:lang w:eastAsia="en-AU"/>
                </w:rPr>
                <w:t>EXL2071</w:t>
              </w:r>
            </w:ins>
          </w:p>
        </w:tc>
        <w:tc>
          <w:tcPr>
            <w:tcW w:w="762" w:type="pct"/>
            <w:noWrap/>
            <w:hideMark/>
          </w:tcPr>
          <w:p w:rsidR="00110C18" w:rsidRPr="00D47EC1" w:rsidRDefault="00110C18" w:rsidP="00063728">
            <w:pPr>
              <w:rPr>
                <w:ins w:id="9593" w:author="KIM, Jason" w:date="2019-04-02T13:39:00Z"/>
                <w:rFonts w:ascii="Calibri" w:eastAsia="Times New Roman" w:hAnsi="Calibri" w:cs="Calibri"/>
                <w:color w:val="000000"/>
                <w:lang w:eastAsia="en-AU"/>
              </w:rPr>
            </w:pPr>
            <w:ins w:id="959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95" w:author="KIM, Jason" w:date="2019-04-02T13:39:00Z"/>
                <w:rFonts w:ascii="Calibri" w:eastAsia="Times New Roman" w:hAnsi="Calibri" w:cs="Calibri"/>
                <w:color w:val="000000"/>
                <w:lang w:eastAsia="en-AU"/>
              </w:rPr>
            </w:pPr>
            <w:ins w:id="9596" w:author="KIM, Jason" w:date="2019-04-02T13:39:00Z">
              <w:r w:rsidRPr="00D47EC1">
                <w:rPr>
                  <w:rFonts w:ascii="Calibri" w:eastAsia="Times New Roman" w:hAnsi="Calibri" w:cs="Calibri"/>
                  <w:color w:val="000000"/>
                  <w:lang w:eastAsia="en-AU"/>
                </w:rPr>
                <w:t>Chainage 1667</w:t>
              </w:r>
            </w:ins>
          </w:p>
        </w:tc>
        <w:tc>
          <w:tcPr>
            <w:tcW w:w="785" w:type="pct"/>
            <w:noWrap/>
            <w:hideMark/>
          </w:tcPr>
          <w:p w:rsidR="00110C18" w:rsidRPr="00D47EC1" w:rsidRDefault="00110C18" w:rsidP="00063728">
            <w:pPr>
              <w:jc w:val="right"/>
              <w:rPr>
                <w:ins w:id="9597" w:author="KIM, Jason" w:date="2019-04-02T13:39:00Z"/>
                <w:rFonts w:ascii="Calibri" w:eastAsia="Times New Roman" w:hAnsi="Calibri" w:cs="Calibri"/>
                <w:color w:val="000000"/>
                <w:lang w:eastAsia="en-AU"/>
              </w:rPr>
            </w:pPr>
            <w:ins w:id="95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99" w:author="KIM, Jason" w:date="2019-04-02T13:39:00Z"/>
        </w:trPr>
        <w:tc>
          <w:tcPr>
            <w:tcW w:w="776" w:type="pct"/>
            <w:noWrap/>
            <w:hideMark/>
          </w:tcPr>
          <w:p w:rsidR="00110C18" w:rsidRPr="00D47EC1" w:rsidRDefault="00110C18" w:rsidP="00063728">
            <w:pPr>
              <w:rPr>
                <w:ins w:id="9600" w:author="KIM, Jason" w:date="2019-04-02T13:39:00Z"/>
                <w:rFonts w:ascii="Calibri" w:eastAsia="Times New Roman" w:hAnsi="Calibri" w:cs="Calibri"/>
                <w:color w:val="000000"/>
                <w:lang w:eastAsia="en-AU"/>
              </w:rPr>
            </w:pPr>
            <w:ins w:id="9601" w:author="KIM, Jason" w:date="2019-04-02T13:39:00Z">
              <w:r w:rsidRPr="00D47EC1">
                <w:rPr>
                  <w:rFonts w:ascii="Calibri" w:eastAsia="Times New Roman" w:hAnsi="Calibri" w:cs="Calibri"/>
                  <w:color w:val="000000"/>
                  <w:lang w:eastAsia="en-AU"/>
                </w:rPr>
                <w:t>EXL08SK191</w:t>
              </w:r>
            </w:ins>
          </w:p>
        </w:tc>
        <w:tc>
          <w:tcPr>
            <w:tcW w:w="622" w:type="pct"/>
            <w:noWrap/>
            <w:hideMark/>
          </w:tcPr>
          <w:p w:rsidR="00110C18" w:rsidRPr="00D47EC1" w:rsidRDefault="00110C18" w:rsidP="00063728">
            <w:pPr>
              <w:rPr>
                <w:ins w:id="9602" w:author="KIM, Jason" w:date="2019-04-02T13:39:00Z"/>
                <w:rFonts w:ascii="Calibri" w:eastAsia="Times New Roman" w:hAnsi="Calibri" w:cs="Calibri"/>
                <w:color w:val="000000"/>
                <w:lang w:eastAsia="en-AU"/>
              </w:rPr>
            </w:pPr>
            <w:ins w:id="9603" w:author="KIM, Jason" w:date="2019-04-02T13:39:00Z">
              <w:r w:rsidRPr="00D47EC1">
                <w:rPr>
                  <w:rFonts w:ascii="Calibri" w:eastAsia="Times New Roman" w:hAnsi="Calibri" w:cs="Calibri"/>
                  <w:color w:val="000000"/>
                  <w:lang w:eastAsia="en-AU"/>
                </w:rPr>
                <w:t>ELZ20042</w:t>
              </w:r>
            </w:ins>
          </w:p>
        </w:tc>
        <w:tc>
          <w:tcPr>
            <w:tcW w:w="495" w:type="pct"/>
            <w:noWrap/>
            <w:hideMark/>
          </w:tcPr>
          <w:p w:rsidR="00110C18" w:rsidRPr="00D47EC1" w:rsidRDefault="00110C18" w:rsidP="00063728">
            <w:pPr>
              <w:rPr>
                <w:ins w:id="9604" w:author="KIM, Jason" w:date="2019-04-02T13:39:00Z"/>
                <w:rFonts w:ascii="Calibri" w:eastAsia="Times New Roman" w:hAnsi="Calibri" w:cs="Calibri"/>
                <w:color w:val="000000"/>
                <w:lang w:eastAsia="en-AU"/>
              </w:rPr>
            </w:pPr>
            <w:ins w:id="9605"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606" w:author="KIM, Jason" w:date="2019-04-02T13:39:00Z"/>
                <w:rFonts w:ascii="Calibri" w:eastAsia="Times New Roman" w:hAnsi="Calibri" w:cs="Calibri"/>
                <w:color w:val="000000"/>
                <w:lang w:eastAsia="en-AU"/>
              </w:rPr>
            </w:pPr>
            <w:ins w:id="9607" w:author="KIM, Jason" w:date="2019-04-02T13:39:00Z">
              <w:r w:rsidRPr="00D47EC1">
                <w:rPr>
                  <w:rFonts w:ascii="Calibri" w:eastAsia="Times New Roman" w:hAnsi="Calibri" w:cs="Calibri"/>
                  <w:color w:val="000000"/>
                  <w:lang w:eastAsia="en-AU"/>
                </w:rPr>
                <w:t>EXL2081</w:t>
              </w:r>
            </w:ins>
          </w:p>
        </w:tc>
        <w:tc>
          <w:tcPr>
            <w:tcW w:w="762" w:type="pct"/>
            <w:noWrap/>
            <w:hideMark/>
          </w:tcPr>
          <w:p w:rsidR="00110C18" w:rsidRPr="00D47EC1" w:rsidRDefault="00110C18" w:rsidP="00063728">
            <w:pPr>
              <w:rPr>
                <w:ins w:id="9608" w:author="KIM, Jason" w:date="2019-04-02T13:39:00Z"/>
                <w:rFonts w:ascii="Calibri" w:eastAsia="Times New Roman" w:hAnsi="Calibri" w:cs="Calibri"/>
                <w:color w:val="000000"/>
                <w:lang w:eastAsia="en-AU"/>
              </w:rPr>
            </w:pPr>
            <w:ins w:id="960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10" w:author="KIM, Jason" w:date="2019-04-02T13:39:00Z"/>
                <w:rFonts w:ascii="Calibri" w:eastAsia="Times New Roman" w:hAnsi="Calibri" w:cs="Calibri"/>
                <w:color w:val="000000"/>
                <w:lang w:eastAsia="en-AU"/>
              </w:rPr>
            </w:pPr>
            <w:ins w:id="9611" w:author="KIM, Jason" w:date="2019-04-02T13:39:00Z">
              <w:r w:rsidRPr="00D47EC1">
                <w:rPr>
                  <w:rFonts w:ascii="Calibri" w:eastAsia="Times New Roman" w:hAnsi="Calibri" w:cs="Calibri"/>
                  <w:color w:val="000000"/>
                  <w:lang w:eastAsia="en-AU"/>
                </w:rPr>
                <w:t>Chainage 1787</w:t>
              </w:r>
            </w:ins>
          </w:p>
        </w:tc>
        <w:tc>
          <w:tcPr>
            <w:tcW w:w="785" w:type="pct"/>
            <w:noWrap/>
            <w:hideMark/>
          </w:tcPr>
          <w:p w:rsidR="00110C18" w:rsidRPr="00D47EC1" w:rsidRDefault="00110C18" w:rsidP="00063728">
            <w:pPr>
              <w:jc w:val="right"/>
              <w:rPr>
                <w:ins w:id="9612" w:author="KIM, Jason" w:date="2019-04-02T13:39:00Z"/>
                <w:rFonts w:ascii="Calibri" w:eastAsia="Times New Roman" w:hAnsi="Calibri" w:cs="Calibri"/>
                <w:color w:val="000000"/>
                <w:lang w:eastAsia="en-AU"/>
              </w:rPr>
            </w:pPr>
            <w:ins w:id="96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14" w:author="KIM, Jason" w:date="2019-04-02T13:39:00Z"/>
        </w:trPr>
        <w:tc>
          <w:tcPr>
            <w:tcW w:w="776" w:type="pct"/>
            <w:noWrap/>
            <w:hideMark/>
          </w:tcPr>
          <w:p w:rsidR="00110C18" w:rsidRPr="00D47EC1" w:rsidRDefault="00110C18" w:rsidP="00063728">
            <w:pPr>
              <w:rPr>
                <w:ins w:id="9615" w:author="KIM, Jason" w:date="2019-04-02T13:39:00Z"/>
                <w:rFonts w:ascii="Calibri" w:eastAsia="Times New Roman" w:hAnsi="Calibri" w:cs="Calibri"/>
                <w:color w:val="000000"/>
                <w:lang w:eastAsia="en-AU"/>
              </w:rPr>
            </w:pPr>
            <w:ins w:id="9616" w:author="KIM, Jason" w:date="2019-04-02T13:39:00Z">
              <w:r w:rsidRPr="00D47EC1">
                <w:rPr>
                  <w:rFonts w:ascii="Calibri" w:eastAsia="Times New Roman" w:hAnsi="Calibri" w:cs="Calibri"/>
                  <w:color w:val="000000"/>
                  <w:lang w:eastAsia="en-AU"/>
                </w:rPr>
                <w:t>EXL08SK201</w:t>
              </w:r>
            </w:ins>
          </w:p>
        </w:tc>
        <w:tc>
          <w:tcPr>
            <w:tcW w:w="622" w:type="pct"/>
            <w:noWrap/>
            <w:hideMark/>
          </w:tcPr>
          <w:p w:rsidR="00110C18" w:rsidRPr="00D47EC1" w:rsidRDefault="00110C18" w:rsidP="00063728">
            <w:pPr>
              <w:rPr>
                <w:ins w:id="9617" w:author="KIM, Jason" w:date="2019-04-02T13:39:00Z"/>
                <w:rFonts w:ascii="Calibri" w:eastAsia="Times New Roman" w:hAnsi="Calibri" w:cs="Calibri"/>
                <w:color w:val="000000"/>
                <w:lang w:eastAsia="en-AU"/>
              </w:rPr>
            </w:pPr>
            <w:ins w:id="9618" w:author="KIM, Jason" w:date="2019-04-02T13:39:00Z">
              <w:r w:rsidRPr="00D47EC1">
                <w:rPr>
                  <w:rFonts w:ascii="Calibri" w:eastAsia="Times New Roman" w:hAnsi="Calibri" w:cs="Calibri"/>
                  <w:color w:val="000000"/>
                  <w:lang w:eastAsia="en-AU"/>
                </w:rPr>
                <w:t>ELZ20046</w:t>
              </w:r>
            </w:ins>
          </w:p>
        </w:tc>
        <w:tc>
          <w:tcPr>
            <w:tcW w:w="495" w:type="pct"/>
            <w:noWrap/>
            <w:hideMark/>
          </w:tcPr>
          <w:p w:rsidR="00110C18" w:rsidRPr="00D47EC1" w:rsidRDefault="00110C18" w:rsidP="00063728">
            <w:pPr>
              <w:rPr>
                <w:ins w:id="9619" w:author="KIM, Jason" w:date="2019-04-02T13:39:00Z"/>
                <w:rFonts w:ascii="Calibri" w:eastAsia="Times New Roman" w:hAnsi="Calibri" w:cs="Calibri"/>
                <w:color w:val="000000"/>
                <w:lang w:eastAsia="en-AU"/>
              </w:rPr>
            </w:pPr>
            <w:ins w:id="9620"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621" w:author="KIM, Jason" w:date="2019-04-02T13:39:00Z"/>
                <w:rFonts w:ascii="Calibri" w:eastAsia="Times New Roman" w:hAnsi="Calibri" w:cs="Calibri"/>
                <w:color w:val="000000"/>
                <w:lang w:eastAsia="en-AU"/>
              </w:rPr>
            </w:pPr>
            <w:ins w:id="9622" w:author="KIM, Jason" w:date="2019-04-02T13:39:00Z">
              <w:r w:rsidRPr="00D47EC1">
                <w:rPr>
                  <w:rFonts w:ascii="Calibri" w:eastAsia="Times New Roman" w:hAnsi="Calibri" w:cs="Calibri"/>
                  <w:color w:val="000000"/>
                  <w:lang w:eastAsia="en-AU"/>
                </w:rPr>
                <w:t>EXL2091</w:t>
              </w:r>
            </w:ins>
          </w:p>
        </w:tc>
        <w:tc>
          <w:tcPr>
            <w:tcW w:w="762" w:type="pct"/>
            <w:noWrap/>
            <w:hideMark/>
          </w:tcPr>
          <w:p w:rsidR="00110C18" w:rsidRPr="00D47EC1" w:rsidRDefault="00110C18" w:rsidP="00063728">
            <w:pPr>
              <w:rPr>
                <w:ins w:id="9623" w:author="KIM, Jason" w:date="2019-04-02T13:39:00Z"/>
                <w:rFonts w:ascii="Calibri" w:eastAsia="Times New Roman" w:hAnsi="Calibri" w:cs="Calibri"/>
                <w:color w:val="000000"/>
                <w:lang w:eastAsia="en-AU"/>
              </w:rPr>
            </w:pPr>
            <w:ins w:id="962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25" w:author="KIM, Jason" w:date="2019-04-02T13:39:00Z"/>
                <w:rFonts w:ascii="Calibri" w:eastAsia="Times New Roman" w:hAnsi="Calibri" w:cs="Calibri"/>
                <w:color w:val="000000"/>
                <w:lang w:eastAsia="en-AU"/>
              </w:rPr>
            </w:pPr>
            <w:ins w:id="9626" w:author="KIM, Jason" w:date="2019-04-02T13:39:00Z">
              <w:r w:rsidRPr="00D47EC1">
                <w:rPr>
                  <w:rFonts w:ascii="Calibri" w:eastAsia="Times New Roman" w:hAnsi="Calibri" w:cs="Calibri"/>
                  <w:color w:val="000000"/>
                  <w:lang w:eastAsia="en-AU"/>
                </w:rPr>
                <w:t>Chainage 1907</w:t>
              </w:r>
            </w:ins>
          </w:p>
        </w:tc>
        <w:tc>
          <w:tcPr>
            <w:tcW w:w="785" w:type="pct"/>
            <w:noWrap/>
            <w:hideMark/>
          </w:tcPr>
          <w:p w:rsidR="00110C18" w:rsidRPr="00D47EC1" w:rsidRDefault="00110C18" w:rsidP="00063728">
            <w:pPr>
              <w:jc w:val="right"/>
              <w:rPr>
                <w:ins w:id="9627" w:author="KIM, Jason" w:date="2019-04-02T13:39:00Z"/>
                <w:rFonts w:ascii="Calibri" w:eastAsia="Times New Roman" w:hAnsi="Calibri" w:cs="Calibri"/>
                <w:color w:val="000000"/>
                <w:lang w:eastAsia="en-AU"/>
              </w:rPr>
            </w:pPr>
            <w:ins w:id="96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29" w:author="KIM, Jason" w:date="2019-04-02T13:39:00Z"/>
        </w:trPr>
        <w:tc>
          <w:tcPr>
            <w:tcW w:w="776" w:type="pct"/>
            <w:noWrap/>
            <w:hideMark/>
          </w:tcPr>
          <w:p w:rsidR="00110C18" w:rsidRPr="00D47EC1" w:rsidRDefault="00110C18" w:rsidP="00063728">
            <w:pPr>
              <w:rPr>
                <w:ins w:id="9630" w:author="KIM, Jason" w:date="2019-04-02T13:39:00Z"/>
                <w:rFonts w:ascii="Calibri" w:eastAsia="Times New Roman" w:hAnsi="Calibri" w:cs="Calibri"/>
                <w:color w:val="000000"/>
                <w:lang w:eastAsia="en-AU"/>
              </w:rPr>
            </w:pPr>
            <w:ins w:id="9631" w:author="KIM, Jason" w:date="2019-04-02T13:39:00Z">
              <w:r w:rsidRPr="00D47EC1">
                <w:rPr>
                  <w:rFonts w:ascii="Calibri" w:eastAsia="Times New Roman" w:hAnsi="Calibri" w:cs="Calibri"/>
                  <w:color w:val="000000"/>
                  <w:lang w:eastAsia="en-AU"/>
                </w:rPr>
                <w:t>EXL10K191</w:t>
              </w:r>
            </w:ins>
          </w:p>
        </w:tc>
        <w:tc>
          <w:tcPr>
            <w:tcW w:w="622" w:type="pct"/>
            <w:noWrap/>
            <w:hideMark/>
          </w:tcPr>
          <w:p w:rsidR="00110C18" w:rsidRPr="00D47EC1" w:rsidRDefault="00110C18" w:rsidP="00063728">
            <w:pPr>
              <w:rPr>
                <w:ins w:id="9632" w:author="KIM, Jason" w:date="2019-04-02T13:39:00Z"/>
                <w:rFonts w:ascii="Calibri" w:eastAsia="Times New Roman" w:hAnsi="Calibri" w:cs="Calibri"/>
                <w:color w:val="000000"/>
                <w:lang w:eastAsia="en-AU"/>
              </w:rPr>
            </w:pPr>
            <w:ins w:id="9633" w:author="KIM, Jason" w:date="2019-04-02T13:39:00Z">
              <w:r w:rsidRPr="00D47EC1">
                <w:rPr>
                  <w:rFonts w:ascii="Calibri" w:eastAsia="Times New Roman" w:hAnsi="Calibri" w:cs="Calibri"/>
                  <w:color w:val="000000"/>
                  <w:lang w:eastAsia="en-AU"/>
                </w:rPr>
                <w:t>ELZ20050</w:t>
              </w:r>
            </w:ins>
          </w:p>
        </w:tc>
        <w:tc>
          <w:tcPr>
            <w:tcW w:w="495" w:type="pct"/>
            <w:noWrap/>
            <w:hideMark/>
          </w:tcPr>
          <w:p w:rsidR="00110C18" w:rsidRPr="00D47EC1" w:rsidRDefault="00110C18" w:rsidP="00063728">
            <w:pPr>
              <w:rPr>
                <w:ins w:id="9634" w:author="KIM, Jason" w:date="2019-04-02T13:39:00Z"/>
                <w:rFonts w:ascii="Calibri" w:eastAsia="Times New Roman" w:hAnsi="Calibri" w:cs="Calibri"/>
                <w:color w:val="000000"/>
                <w:lang w:eastAsia="en-AU"/>
              </w:rPr>
            </w:pPr>
            <w:ins w:id="963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36" w:author="KIM, Jason" w:date="2019-04-02T13:39:00Z"/>
                <w:rFonts w:ascii="Calibri" w:eastAsia="Times New Roman" w:hAnsi="Calibri" w:cs="Calibri"/>
                <w:color w:val="000000"/>
                <w:lang w:eastAsia="en-AU"/>
              </w:rPr>
            </w:pPr>
            <w:ins w:id="9637" w:author="KIM, Jason" w:date="2019-04-02T13:39:00Z">
              <w:r w:rsidRPr="00D47EC1">
                <w:rPr>
                  <w:rFonts w:ascii="Calibri" w:eastAsia="Times New Roman" w:hAnsi="Calibri" w:cs="Calibri"/>
                  <w:color w:val="000000"/>
                  <w:lang w:eastAsia="en-AU"/>
                </w:rPr>
                <w:t>EXL2101</w:t>
              </w:r>
            </w:ins>
          </w:p>
        </w:tc>
        <w:tc>
          <w:tcPr>
            <w:tcW w:w="762" w:type="pct"/>
            <w:noWrap/>
            <w:hideMark/>
          </w:tcPr>
          <w:p w:rsidR="00110C18" w:rsidRPr="00D47EC1" w:rsidRDefault="00110C18" w:rsidP="00063728">
            <w:pPr>
              <w:rPr>
                <w:ins w:id="9638" w:author="KIM, Jason" w:date="2019-04-02T13:39:00Z"/>
                <w:rFonts w:ascii="Calibri" w:eastAsia="Times New Roman" w:hAnsi="Calibri" w:cs="Calibri"/>
                <w:color w:val="000000"/>
                <w:lang w:eastAsia="en-AU"/>
              </w:rPr>
            </w:pPr>
            <w:ins w:id="963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40" w:author="KIM, Jason" w:date="2019-04-02T13:39:00Z"/>
                <w:rFonts w:ascii="Calibri" w:eastAsia="Times New Roman" w:hAnsi="Calibri" w:cs="Calibri"/>
                <w:color w:val="000000"/>
                <w:lang w:eastAsia="en-AU"/>
              </w:rPr>
            </w:pPr>
            <w:ins w:id="9641" w:author="KIM, Jason" w:date="2019-04-02T13:39:00Z">
              <w:r w:rsidRPr="00D47EC1">
                <w:rPr>
                  <w:rFonts w:ascii="Calibri" w:eastAsia="Times New Roman" w:hAnsi="Calibri" w:cs="Calibri"/>
                  <w:color w:val="000000"/>
                  <w:lang w:eastAsia="en-AU"/>
                </w:rPr>
                <w:t>Chainage 2026</w:t>
              </w:r>
            </w:ins>
          </w:p>
        </w:tc>
        <w:tc>
          <w:tcPr>
            <w:tcW w:w="785" w:type="pct"/>
            <w:noWrap/>
            <w:hideMark/>
          </w:tcPr>
          <w:p w:rsidR="00110C18" w:rsidRPr="00D47EC1" w:rsidRDefault="00110C18" w:rsidP="00063728">
            <w:pPr>
              <w:jc w:val="right"/>
              <w:rPr>
                <w:ins w:id="9642" w:author="KIM, Jason" w:date="2019-04-02T13:39:00Z"/>
                <w:rFonts w:ascii="Calibri" w:eastAsia="Times New Roman" w:hAnsi="Calibri" w:cs="Calibri"/>
                <w:color w:val="000000"/>
                <w:lang w:eastAsia="en-AU"/>
              </w:rPr>
            </w:pPr>
            <w:ins w:id="96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44" w:author="KIM, Jason" w:date="2019-04-02T13:39:00Z"/>
        </w:trPr>
        <w:tc>
          <w:tcPr>
            <w:tcW w:w="776" w:type="pct"/>
            <w:noWrap/>
            <w:hideMark/>
          </w:tcPr>
          <w:p w:rsidR="00110C18" w:rsidRPr="00D47EC1" w:rsidRDefault="00110C18" w:rsidP="00063728">
            <w:pPr>
              <w:rPr>
                <w:ins w:id="9645" w:author="KIM, Jason" w:date="2019-04-02T13:39:00Z"/>
                <w:rFonts w:ascii="Calibri" w:eastAsia="Times New Roman" w:hAnsi="Calibri" w:cs="Calibri"/>
                <w:color w:val="000000"/>
                <w:lang w:eastAsia="en-AU"/>
              </w:rPr>
            </w:pPr>
            <w:ins w:id="9646" w:author="KIM, Jason" w:date="2019-04-02T13:39:00Z">
              <w:r w:rsidRPr="00D47EC1">
                <w:rPr>
                  <w:rFonts w:ascii="Calibri" w:eastAsia="Times New Roman" w:hAnsi="Calibri" w:cs="Calibri"/>
                  <w:color w:val="000000"/>
                  <w:lang w:eastAsia="en-AU"/>
                </w:rPr>
                <w:t>EXL10K201</w:t>
              </w:r>
            </w:ins>
          </w:p>
        </w:tc>
        <w:tc>
          <w:tcPr>
            <w:tcW w:w="622" w:type="pct"/>
            <w:noWrap/>
            <w:hideMark/>
          </w:tcPr>
          <w:p w:rsidR="00110C18" w:rsidRPr="00D47EC1" w:rsidRDefault="00110C18" w:rsidP="00063728">
            <w:pPr>
              <w:rPr>
                <w:ins w:id="9647" w:author="KIM, Jason" w:date="2019-04-02T13:39:00Z"/>
                <w:rFonts w:ascii="Calibri" w:eastAsia="Times New Roman" w:hAnsi="Calibri" w:cs="Calibri"/>
                <w:color w:val="000000"/>
                <w:lang w:eastAsia="en-AU"/>
              </w:rPr>
            </w:pPr>
            <w:ins w:id="9648" w:author="KIM, Jason" w:date="2019-04-02T13:39:00Z">
              <w:r w:rsidRPr="00D47EC1">
                <w:rPr>
                  <w:rFonts w:ascii="Calibri" w:eastAsia="Times New Roman" w:hAnsi="Calibri" w:cs="Calibri"/>
                  <w:color w:val="000000"/>
                  <w:lang w:eastAsia="en-AU"/>
                </w:rPr>
                <w:t>ELZ20054</w:t>
              </w:r>
            </w:ins>
          </w:p>
        </w:tc>
        <w:tc>
          <w:tcPr>
            <w:tcW w:w="495" w:type="pct"/>
            <w:noWrap/>
            <w:hideMark/>
          </w:tcPr>
          <w:p w:rsidR="00110C18" w:rsidRPr="00D47EC1" w:rsidRDefault="00110C18" w:rsidP="00063728">
            <w:pPr>
              <w:rPr>
                <w:ins w:id="9649" w:author="KIM, Jason" w:date="2019-04-02T13:39:00Z"/>
                <w:rFonts w:ascii="Calibri" w:eastAsia="Times New Roman" w:hAnsi="Calibri" w:cs="Calibri"/>
                <w:color w:val="000000"/>
                <w:lang w:eastAsia="en-AU"/>
              </w:rPr>
            </w:pPr>
            <w:ins w:id="965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51" w:author="KIM, Jason" w:date="2019-04-02T13:39:00Z"/>
                <w:rFonts w:ascii="Calibri" w:eastAsia="Times New Roman" w:hAnsi="Calibri" w:cs="Calibri"/>
                <w:color w:val="000000"/>
                <w:lang w:eastAsia="en-AU"/>
              </w:rPr>
            </w:pPr>
            <w:ins w:id="9652" w:author="KIM, Jason" w:date="2019-04-02T13:39:00Z">
              <w:r w:rsidRPr="00D47EC1">
                <w:rPr>
                  <w:rFonts w:ascii="Calibri" w:eastAsia="Times New Roman" w:hAnsi="Calibri" w:cs="Calibri"/>
                  <w:color w:val="000000"/>
                  <w:lang w:eastAsia="en-AU"/>
                </w:rPr>
                <w:t>EXL2111</w:t>
              </w:r>
            </w:ins>
          </w:p>
        </w:tc>
        <w:tc>
          <w:tcPr>
            <w:tcW w:w="762" w:type="pct"/>
            <w:noWrap/>
            <w:hideMark/>
          </w:tcPr>
          <w:p w:rsidR="00110C18" w:rsidRPr="00D47EC1" w:rsidRDefault="00110C18" w:rsidP="00063728">
            <w:pPr>
              <w:rPr>
                <w:ins w:id="9653" w:author="KIM, Jason" w:date="2019-04-02T13:39:00Z"/>
                <w:rFonts w:ascii="Calibri" w:eastAsia="Times New Roman" w:hAnsi="Calibri" w:cs="Calibri"/>
                <w:color w:val="000000"/>
                <w:lang w:eastAsia="en-AU"/>
              </w:rPr>
            </w:pPr>
            <w:ins w:id="965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55" w:author="KIM, Jason" w:date="2019-04-02T13:39:00Z"/>
                <w:rFonts w:ascii="Calibri" w:eastAsia="Times New Roman" w:hAnsi="Calibri" w:cs="Calibri"/>
                <w:color w:val="000000"/>
                <w:lang w:eastAsia="en-AU"/>
              </w:rPr>
            </w:pPr>
            <w:ins w:id="9656" w:author="KIM, Jason" w:date="2019-04-02T13:39:00Z">
              <w:r w:rsidRPr="00D47EC1">
                <w:rPr>
                  <w:rFonts w:ascii="Calibri" w:eastAsia="Times New Roman" w:hAnsi="Calibri" w:cs="Calibri"/>
                  <w:color w:val="000000"/>
                  <w:lang w:eastAsia="en-AU"/>
                </w:rPr>
                <w:t>Chainage 2134</w:t>
              </w:r>
            </w:ins>
          </w:p>
        </w:tc>
        <w:tc>
          <w:tcPr>
            <w:tcW w:w="785" w:type="pct"/>
            <w:noWrap/>
            <w:hideMark/>
          </w:tcPr>
          <w:p w:rsidR="00110C18" w:rsidRPr="00D47EC1" w:rsidRDefault="00110C18" w:rsidP="00063728">
            <w:pPr>
              <w:jc w:val="right"/>
              <w:rPr>
                <w:ins w:id="9657" w:author="KIM, Jason" w:date="2019-04-02T13:39:00Z"/>
                <w:rFonts w:ascii="Calibri" w:eastAsia="Times New Roman" w:hAnsi="Calibri" w:cs="Calibri"/>
                <w:color w:val="000000"/>
                <w:lang w:eastAsia="en-AU"/>
              </w:rPr>
            </w:pPr>
            <w:ins w:id="96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59" w:author="KIM, Jason" w:date="2019-04-02T13:39:00Z"/>
        </w:trPr>
        <w:tc>
          <w:tcPr>
            <w:tcW w:w="776" w:type="pct"/>
            <w:noWrap/>
            <w:hideMark/>
          </w:tcPr>
          <w:p w:rsidR="00110C18" w:rsidRPr="00D47EC1" w:rsidRDefault="00110C18" w:rsidP="00063728">
            <w:pPr>
              <w:rPr>
                <w:ins w:id="9660" w:author="KIM, Jason" w:date="2019-04-02T13:39:00Z"/>
                <w:rFonts w:ascii="Calibri" w:eastAsia="Times New Roman" w:hAnsi="Calibri" w:cs="Calibri"/>
                <w:color w:val="000000"/>
                <w:lang w:eastAsia="en-AU"/>
              </w:rPr>
            </w:pPr>
            <w:ins w:id="9661" w:author="KIM, Jason" w:date="2019-04-02T13:39:00Z">
              <w:r w:rsidRPr="00D47EC1">
                <w:rPr>
                  <w:rFonts w:ascii="Calibri" w:eastAsia="Times New Roman" w:hAnsi="Calibri" w:cs="Calibri"/>
                  <w:color w:val="000000"/>
                  <w:lang w:eastAsia="en-AU"/>
                </w:rPr>
                <w:t>EXL12K191</w:t>
              </w:r>
            </w:ins>
          </w:p>
        </w:tc>
        <w:tc>
          <w:tcPr>
            <w:tcW w:w="622" w:type="pct"/>
            <w:noWrap/>
            <w:hideMark/>
          </w:tcPr>
          <w:p w:rsidR="00110C18" w:rsidRPr="00D47EC1" w:rsidRDefault="00110C18" w:rsidP="00063728">
            <w:pPr>
              <w:rPr>
                <w:ins w:id="9662" w:author="KIM, Jason" w:date="2019-04-02T13:39:00Z"/>
                <w:rFonts w:ascii="Calibri" w:eastAsia="Times New Roman" w:hAnsi="Calibri" w:cs="Calibri"/>
                <w:color w:val="000000"/>
                <w:lang w:eastAsia="en-AU"/>
              </w:rPr>
            </w:pPr>
            <w:ins w:id="9663" w:author="KIM, Jason" w:date="2019-04-02T13:39:00Z">
              <w:r w:rsidRPr="00D47EC1">
                <w:rPr>
                  <w:rFonts w:ascii="Calibri" w:eastAsia="Times New Roman" w:hAnsi="Calibri" w:cs="Calibri"/>
                  <w:color w:val="000000"/>
                  <w:lang w:eastAsia="en-AU"/>
                </w:rPr>
                <w:t>ELZ20058</w:t>
              </w:r>
            </w:ins>
          </w:p>
        </w:tc>
        <w:tc>
          <w:tcPr>
            <w:tcW w:w="495" w:type="pct"/>
            <w:noWrap/>
            <w:hideMark/>
          </w:tcPr>
          <w:p w:rsidR="00110C18" w:rsidRPr="00D47EC1" w:rsidRDefault="00110C18" w:rsidP="00063728">
            <w:pPr>
              <w:rPr>
                <w:ins w:id="9664" w:author="KIM, Jason" w:date="2019-04-02T13:39:00Z"/>
                <w:rFonts w:ascii="Calibri" w:eastAsia="Times New Roman" w:hAnsi="Calibri" w:cs="Calibri"/>
                <w:color w:val="000000"/>
                <w:lang w:eastAsia="en-AU"/>
              </w:rPr>
            </w:pPr>
            <w:ins w:id="966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66" w:author="KIM, Jason" w:date="2019-04-02T13:39:00Z"/>
                <w:rFonts w:ascii="Calibri" w:eastAsia="Times New Roman" w:hAnsi="Calibri" w:cs="Calibri"/>
                <w:color w:val="000000"/>
                <w:lang w:eastAsia="en-AU"/>
              </w:rPr>
            </w:pPr>
            <w:ins w:id="9667" w:author="KIM, Jason" w:date="2019-04-02T13:39:00Z">
              <w:r w:rsidRPr="00D47EC1">
                <w:rPr>
                  <w:rFonts w:ascii="Calibri" w:eastAsia="Times New Roman" w:hAnsi="Calibri" w:cs="Calibri"/>
                  <w:color w:val="000000"/>
                  <w:lang w:eastAsia="en-AU"/>
                </w:rPr>
                <w:t>EXL2121</w:t>
              </w:r>
            </w:ins>
          </w:p>
        </w:tc>
        <w:tc>
          <w:tcPr>
            <w:tcW w:w="762" w:type="pct"/>
            <w:noWrap/>
            <w:hideMark/>
          </w:tcPr>
          <w:p w:rsidR="00110C18" w:rsidRPr="00D47EC1" w:rsidRDefault="00110C18" w:rsidP="00063728">
            <w:pPr>
              <w:rPr>
                <w:ins w:id="9668" w:author="KIM, Jason" w:date="2019-04-02T13:39:00Z"/>
                <w:rFonts w:ascii="Calibri" w:eastAsia="Times New Roman" w:hAnsi="Calibri" w:cs="Calibri"/>
                <w:color w:val="000000"/>
                <w:lang w:eastAsia="en-AU"/>
              </w:rPr>
            </w:pPr>
            <w:ins w:id="966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70" w:author="KIM, Jason" w:date="2019-04-02T13:39:00Z"/>
                <w:rFonts w:ascii="Calibri" w:eastAsia="Times New Roman" w:hAnsi="Calibri" w:cs="Calibri"/>
                <w:color w:val="000000"/>
                <w:lang w:eastAsia="en-AU"/>
              </w:rPr>
            </w:pPr>
            <w:ins w:id="9671" w:author="KIM, Jason" w:date="2019-04-02T13:39:00Z">
              <w:r w:rsidRPr="00D47EC1">
                <w:rPr>
                  <w:rFonts w:ascii="Calibri" w:eastAsia="Times New Roman" w:hAnsi="Calibri" w:cs="Calibri"/>
                  <w:color w:val="000000"/>
                  <w:lang w:eastAsia="en-AU"/>
                </w:rPr>
                <w:t>Chainage 2252</w:t>
              </w:r>
            </w:ins>
          </w:p>
        </w:tc>
        <w:tc>
          <w:tcPr>
            <w:tcW w:w="785" w:type="pct"/>
            <w:noWrap/>
            <w:hideMark/>
          </w:tcPr>
          <w:p w:rsidR="00110C18" w:rsidRPr="00D47EC1" w:rsidRDefault="00110C18" w:rsidP="00063728">
            <w:pPr>
              <w:jc w:val="right"/>
              <w:rPr>
                <w:ins w:id="9672" w:author="KIM, Jason" w:date="2019-04-02T13:39:00Z"/>
                <w:rFonts w:ascii="Calibri" w:eastAsia="Times New Roman" w:hAnsi="Calibri" w:cs="Calibri"/>
                <w:color w:val="000000"/>
                <w:lang w:eastAsia="en-AU"/>
              </w:rPr>
            </w:pPr>
            <w:ins w:id="96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74" w:author="KIM, Jason" w:date="2019-04-02T13:39:00Z"/>
        </w:trPr>
        <w:tc>
          <w:tcPr>
            <w:tcW w:w="776" w:type="pct"/>
            <w:noWrap/>
            <w:hideMark/>
          </w:tcPr>
          <w:p w:rsidR="00110C18" w:rsidRPr="00D47EC1" w:rsidRDefault="00110C18" w:rsidP="00063728">
            <w:pPr>
              <w:rPr>
                <w:ins w:id="9675" w:author="KIM, Jason" w:date="2019-04-02T13:39:00Z"/>
                <w:rFonts w:ascii="Calibri" w:eastAsia="Times New Roman" w:hAnsi="Calibri" w:cs="Calibri"/>
                <w:color w:val="000000"/>
                <w:lang w:eastAsia="en-AU"/>
              </w:rPr>
            </w:pPr>
            <w:ins w:id="9676" w:author="KIM, Jason" w:date="2019-04-02T13:39:00Z">
              <w:r w:rsidRPr="00D47EC1">
                <w:rPr>
                  <w:rFonts w:ascii="Calibri" w:eastAsia="Times New Roman" w:hAnsi="Calibri" w:cs="Calibri"/>
                  <w:color w:val="000000"/>
                  <w:lang w:eastAsia="en-AU"/>
                </w:rPr>
                <w:t>EXL88SK201</w:t>
              </w:r>
            </w:ins>
          </w:p>
        </w:tc>
        <w:tc>
          <w:tcPr>
            <w:tcW w:w="622" w:type="pct"/>
            <w:noWrap/>
            <w:hideMark/>
          </w:tcPr>
          <w:p w:rsidR="00110C18" w:rsidRPr="00D47EC1" w:rsidRDefault="00110C18" w:rsidP="00063728">
            <w:pPr>
              <w:rPr>
                <w:ins w:id="9677" w:author="KIM, Jason" w:date="2019-04-02T13:39:00Z"/>
                <w:rFonts w:ascii="Calibri" w:eastAsia="Times New Roman" w:hAnsi="Calibri" w:cs="Calibri"/>
                <w:color w:val="000000"/>
                <w:lang w:eastAsia="en-AU"/>
              </w:rPr>
            </w:pPr>
            <w:ins w:id="9678" w:author="KIM, Jason" w:date="2019-04-02T13:39:00Z">
              <w:r w:rsidRPr="00D47EC1">
                <w:rPr>
                  <w:rFonts w:ascii="Calibri" w:eastAsia="Times New Roman" w:hAnsi="Calibri" w:cs="Calibri"/>
                  <w:color w:val="000000"/>
                  <w:lang w:eastAsia="en-AU"/>
                </w:rPr>
                <w:t>ELZ20058</w:t>
              </w:r>
            </w:ins>
          </w:p>
        </w:tc>
        <w:tc>
          <w:tcPr>
            <w:tcW w:w="495" w:type="pct"/>
            <w:noWrap/>
            <w:hideMark/>
          </w:tcPr>
          <w:p w:rsidR="00110C18" w:rsidRPr="00D47EC1" w:rsidRDefault="00110C18" w:rsidP="00063728">
            <w:pPr>
              <w:rPr>
                <w:ins w:id="9679" w:author="KIM, Jason" w:date="2019-04-02T13:39:00Z"/>
                <w:rFonts w:ascii="Calibri" w:eastAsia="Times New Roman" w:hAnsi="Calibri" w:cs="Calibri"/>
                <w:color w:val="000000"/>
                <w:lang w:eastAsia="en-AU"/>
              </w:rPr>
            </w:pPr>
            <w:ins w:id="968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81" w:author="KIM, Jason" w:date="2019-04-02T13:39:00Z"/>
                <w:rFonts w:ascii="Calibri" w:eastAsia="Times New Roman" w:hAnsi="Calibri" w:cs="Calibri"/>
                <w:color w:val="000000"/>
                <w:lang w:eastAsia="en-AU"/>
              </w:rPr>
            </w:pPr>
            <w:ins w:id="9682" w:author="KIM, Jason" w:date="2019-04-02T13:39:00Z">
              <w:r w:rsidRPr="00D47EC1">
                <w:rPr>
                  <w:rFonts w:ascii="Calibri" w:eastAsia="Times New Roman" w:hAnsi="Calibri" w:cs="Calibri"/>
                  <w:color w:val="000000"/>
                  <w:lang w:eastAsia="en-AU"/>
                </w:rPr>
                <w:t>EXL2881</w:t>
              </w:r>
            </w:ins>
          </w:p>
        </w:tc>
        <w:tc>
          <w:tcPr>
            <w:tcW w:w="762" w:type="pct"/>
            <w:noWrap/>
            <w:hideMark/>
          </w:tcPr>
          <w:p w:rsidR="00110C18" w:rsidRPr="00D47EC1" w:rsidRDefault="00110C18" w:rsidP="00063728">
            <w:pPr>
              <w:rPr>
                <w:ins w:id="9683" w:author="KIM, Jason" w:date="2019-04-02T13:39:00Z"/>
                <w:rFonts w:ascii="Calibri" w:eastAsia="Times New Roman" w:hAnsi="Calibri" w:cs="Calibri"/>
                <w:color w:val="000000"/>
                <w:lang w:eastAsia="en-AU"/>
              </w:rPr>
            </w:pPr>
            <w:ins w:id="968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85" w:author="KIM, Jason" w:date="2019-04-02T13:39:00Z"/>
                <w:rFonts w:ascii="Calibri" w:eastAsia="Times New Roman" w:hAnsi="Calibri" w:cs="Calibri"/>
                <w:color w:val="000000"/>
                <w:lang w:eastAsia="en-AU"/>
              </w:rPr>
            </w:pPr>
            <w:ins w:id="9686" w:author="KIM, Jason" w:date="2019-04-02T13:39:00Z">
              <w:r w:rsidRPr="00D47EC1">
                <w:rPr>
                  <w:rFonts w:ascii="Calibri" w:eastAsia="Times New Roman" w:hAnsi="Calibri" w:cs="Calibri"/>
                  <w:color w:val="000000"/>
                  <w:lang w:eastAsia="en-AU"/>
                </w:rPr>
                <w:t>Chainage 2252</w:t>
              </w:r>
            </w:ins>
          </w:p>
        </w:tc>
        <w:tc>
          <w:tcPr>
            <w:tcW w:w="785" w:type="pct"/>
            <w:noWrap/>
            <w:hideMark/>
          </w:tcPr>
          <w:p w:rsidR="00110C18" w:rsidRPr="00D47EC1" w:rsidRDefault="00110C18" w:rsidP="00063728">
            <w:pPr>
              <w:jc w:val="right"/>
              <w:rPr>
                <w:ins w:id="9687" w:author="KIM, Jason" w:date="2019-04-02T13:39:00Z"/>
                <w:rFonts w:ascii="Calibri" w:eastAsia="Times New Roman" w:hAnsi="Calibri" w:cs="Calibri"/>
                <w:color w:val="000000"/>
                <w:lang w:eastAsia="en-AU"/>
              </w:rPr>
            </w:pPr>
            <w:ins w:id="96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89" w:author="KIM, Jason" w:date="2019-04-02T13:39:00Z"/>
        </w:trPr>
        <w:tc>
          <w:tcPr>
            <w:tcW w:w="776" w:type="pct"/>
            <w:noWrap/>
            <w:hideMark/>
          </w:tcPr>
          <w:p w:rsidR="00110C18" w:rsidRPr="00D47EC1" w:rsidRDefault="00110C18" w:rsidP="00063728">
            <w:pPr>
              <w:rPr>
                <w:ins w:id="9690" w:author="KIM, Jason" w:date="2019-04-02T13:39:00Z"/>
                <w:rFonts w:ascii="Calibri" w:eastAsia="Times New Roman" w:hAnsi="Calibri" w:cs="Calibri"/>
                <w:color w:val="000000"/>
                <w:lang w:eastAsia="en-AU"/>
              </w:rPr>
            </w:pPr>
            <w:ins w:id="9691" w:author="KIM, Jason" w:date="2019-04-02T13:39:00Z">
              <w:r w:rsidRPr="00D47EC1">
                <w:rPr>
                  <w:rFonts w:ascii="Calibri" w:eastAsia="Times New Roman" w:hAnsi="Calibri" w:cs="Calibri"/>
                  <w:color w:val="000000"/>
                  <w:lang w:eastAsia="en-AU"/>
                </w:rPr>
                <w:t>EXL89K201</w:t>
              </w:r>
            </w:ins>
          </w:p>
        </w:tc>
        <w:tc>
          <w:tcPr>
            <w:tcW w:w="622" w:type="pct"/>
            <w:noWrap/>
            <w:hideMark/>
          </w:tcPr>
          <w:p w:rsidR="00110C18" w:rsidRPr="00D47EC1" w:rsidRDefault="00110C18" w:rsidP="00063728">
            <w:pPr>
              <w:rPr>
                <w:ins w:id="9692" w:author="KIM, Jason" w:date="2019-04-02T13:39:00Z"/>
                <w:rFonts w:ascii="Calibri" w:eastAsia="Times New Roman" w:hAnsi="Calibri" w:cs="Calibri"/>
                <w:color w:val="000000"/>
                <w:lang w:eastAsia="en-AU"/>
              </w:rPr>
            </w:pPr>
            <w:ins w:id="9693" w:author="KIM, Jason" w:date="2019-04-02T13:39:00Z">
              <w:r w:rsidRPr="00D47EC1">
                <w:rPr>
                  <w:rFonts w:ascii="Calibri" w:eastAsia="Times New Roman" w:hAnsi="Calibri" w:cs="Calibri"/>
                  <w:color w:val="000000"/>
                  <w:lang w:eastAsia="en-AU"/>
                </w:rPr>
                <w:t>ELZ20062</w:t>
              </w:r>
            </w:ins>
          </w:p>
        </w:tc>
        <w:tc>
          <w:tcPr>
            <w:tcW w:w="495" w:type="pct"/>
            <w:noWrap/>
            <w:hideMark/>
          </w:tcPr>
          <w:p w:rsidR="00110C18" w:rsidRPr="00D47EC1" w:rsidRDefault="00110C18" w:rsidP="00063728">
            <w:pPr>
              <w:rPr>
                <w:ins w:id="9694" w:author="KIM, Jason" w:date="2019-04-02T13:39:00Z"/>
                <w:rFonts w:ascii="Calibri" w:eastAsia="Times New Roman" w:hAnsi="Calibri" w:cs="Calibri"/>
                <w:color w:val="000000"/>
                <w:lang w:eastAsia="en-AU"/>
              </w:rPr>
            </w:pPr>
            <w:ins w:id="969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96" w:author="KIM, Jason" w:date="2019-04-02T13:39:00Z"/>
                <w:rFonts w:ascii="Calibri" w:eastAsia="Times New Roman" w:hAnsi="Calibri" w:cs="Calibri"/>
                <w:color w:val="000000"/>
                <w:lang w:eastAsia="en-AU"/>
              </w:rPr>
            </w:pPr>
            <w:ins w:id="9697" w:author="KIM, Jason" w:date="2019-04-02T13:39:00Z">
              <w:r w:rsidRPr="00D47EC1">
                <w:rPr>
                  <w:rFonts w:ascii="Calibri" w:eastAsia="Times New Roman" w:hAnsi="Calibri" w:cs="Calibri"/>
                  <w:color w:val="000000"/>
                  <w:lang w:eastAsia="en-AU"/>
                </w:rPr>
                <w:t>EXL2891</w:t>
              </w:r>
            </w:ins>
          </w:p>
        </w:tc>
        <w:tc>
          <w:tcPr>
            <w:tcW w:w="762" w:type="pct"/>
            <w:noWrap/>
            <w:hideMark/>
          </w:tcPr>
          <w:p w:rsidR="00110C18" w:rsidRPr="00D47EC1" w:rsidRDefault="00110C18" w:rsidP="00063728">
            <w:pPr>
              <w:rPr>
                <w:ins w:id="9698" w:author="KIM, Jason" w:date="2019-04-02T13:39:00Z"/>
                <w:rFonts w:ascii="Calibri" w:eastAsia="Times New Roman" w:hAnsi="Calibri" w:cs="Calibri"/>
                <w:color w:val="000000"/>
                <w:lang w:eastAsia="en-AU"/>
              </w:rPr>
            </w:pPr>
            <w:ins w:id="969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00" w:author="KIM, Jason" w:date="2019-04-02T13:39:00Z"/>
                <w:rFonts w:ascii="Calibri" w:eastAsia="Times New Roman" w:hAnsi="Calibri" w:cs="Calibri"/>
                <w:color w:val="000000"/>
                <w:lang w:eastAsia="en-AU"/>
              </w:rPr>
            </w:pPr>
            <w:ins w:id="9701" w:author="KIM, Jason" w:date="2019-04-02T13:39:00Z">
              <w:r w:rsidRPr="00D47EC1">
                <w:rPr>
                  <w:rFonts w:ascii="Calibri" w:eastAsia="Times New Roman" w:hAnsi="Calibri" w:cs="Calibri"/>
                  <w:color w:val="000000"/>
                  <w:lang w:eastAsia="en-AU"/>
                </w:rPr>
                <w:t>Chainage 2330</w:t>
              </w:r>
            </w:ins>
          </w:p>
        </w:tc>
        <w:tc>
          <w:tcPr>
            <w:tcW w:w="785" w:type="pct"/>
            <w:noWrap/>
            <w:hideMark/>
          </w:tcPr>
          <w:p w:rsidR="00110C18" w:rsidRPr="00D47EC1" w:rsidRDefault="00110C18" w:rsidP="00063728">
            <w:pPr>
              <w:jc w:val="right"/>
              <w:rPr>
                <w:ins w:id="9702" w:author="KIM, Jason" w:date="2019-04-02T13:39:00Z"/>
                <w:rFonts w:ascii="Calibri" w:eastAsia="Times New Roman" w:hAnsi="Calibri" w:cs="Calibri"/>
                <w:color w:val="000000"/>
                <w:lang w:eastAsia="en-AU"/>
              </w:rPr>
            </w:pPr>
            <w:ins w:id="97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04" w:author="KIM, Jason" w:date="2019-04-02T13:39:00Z"/>
        </w:trPr>
        <w:tc>
          <w:tcPr>
            <w:tcW w:w="776" w:type="pct"/>
            <w:noWrap/>
            <w:hideMark/>
          </w:tcPr>
          <w:p w:rsidR="00110C18" w:rsidRPr="00D47EC1" w:rsidRDefault="00110C18" w:rsidP="00063728">
            <w:pPr>
              <w:rPr>
                <w:ins w:id="9705" w:author="KIM, Jason" w:date="2019-04-02T13:39:00Z"/>
                <w:rFonts w:ascii="Calibri" w:eastAsia="Times New Roman" w:hAnsi="Calibri" w:cs="Calibri"/>
                <w:color w:val="000000"/>
                <w:lang w:eastAsia="en-AU"/>
              </w:rPr>
            </w:pPr>
            <w:ins w:id="9706" w:author="KIM, Jason" w:date="2019-04-02T13:39:00Z">
              <w:r w:rsidRPr="00D47EC1">
                <w:rPr>
                  <w:rFonts w:ascii="Calibri" w:eastAsia="Times New Roman" w:hAnsi="Calibri" w:cs="Calibri"/>
                  <w:color w:val="000000"/>
                  <w:lang w:eastAsia="en-AU"/>
                </w:rPr>
                <w:t>EXL12K201</w:t>
              </w:r>
            </w:ins>
          </w:p>
        </w:tc>
        <w:tc>
          <w:tcPr>
            <w:tcW w:w="622" w:type="pct"/>
            <w:noWrap/>
            <w:hideMark/>
          </w:tcPr>
          <w:p w:rsidR="00110C18" w:rsidRPr="00D47EC1" w:rsidRDefault="00110C18" w:rsidP="00063728">
            <w:pPr>
              <w:rPr>
                <w:ins w:id="9707" w:author="KIM, Jason" w:date="2019-04-02T13:39:00Z"/>
                <w:rFonts w:ascii="Calibri" w:eastAsia="Times New Roman" w:hAnsi="Calibri" w:cs="Calibri"/>
                <w:color w:val="000000"/>
                <w:lang w:eastAsia="en-AU"/>
              </w:rPr>
            </w:pPr>
            <w:ins w:id="9708" w:author="KIM, Jason" w:date="2019-04-02T13:39:00Z">
              <w:r w:rsidRPr="00D47EC1">
                <w:rPr>
                  <w:rFonts w:ascii="Calibri" w:eastAsia="Times New Roman" w:hAnsi="Calibri" w:cs="Calibri"/>
                  <w:color w:val="000000"/>
                  <w:lang w:eastAsia="en-AU"/>
                </w:rPr>
                <w:t>ELZ20066</w:t>
              </w:r>
            </w:ins>
          </w:p>
        </w:tc>
        <w:tc>
          <w:tcPr>
            <w:tcW w:w="495" w:type="pct"/>
            <w:noWrap/>
            <w:hideMark/>
          </w:tcPr>
          <w:p w:rsidR="00110C18" w:rsidRPr="00D47EC1" w:rsidRDefault="00110C18" w:rsidP="00063728">
            <w:pPr>
              <w:rPr>
                <w:ins w:id="9709" w:author="KIM, Jason" w:date="2019-04-02T13:39:00Z"/>
                <w:rFonts w:ascii="Calibri" w:eastAsia="Times New Roman" w:hAnsi="Calibri" w:cs="Calibri"/>
                <w:color w:val="000000"/>
                <w:lang w:eastAsia="en-AU"/>
              </w:rPr>
            </w:pPr>
            <w:ins w:id="971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711" w:author="KIM, Jason" w:date="2019-04-02T13:39:00Z"/>
                <w:rFonts w:ascii="Calibri" w:eastAsia="Times New Roman" w:hAnsi="Calibri" w:cs="Calibri"/>
                <w:color w:val="000000"/>
                <w:lang w:eastAsia="en-AU"/>
              </w:rPr>
            </w:pPr>
            <w:ins w:id="9712" w:author="KIM, Jason" w:date="2019-04-02T13:39:00Z">
              <w:r w:rsidRPr="00D47EC1">
                <w:rPr>
                  <w:rFonts w:ascii="Calibri" w:eastAsia="Times New Roman" w:hAnsi="Calibri" w:cs="Calibri"/>
                  <w:color w:val="000000"/>
                  <w:lang w:eastAsia="en-AU"/>
                </w:rPr>
                <w:t>EXL2131</w:t>
              </w:r>
            </w:ins>
          </w:p>
        </w:tc>
        <w:tc>
          <w:tcPr>
            <w:tcW w:w="762" w:type="pct"/>
            <w:noWrap/>
            <w:hideMark/>
          </w:tcPr>
          <w:p w:rsidR="00110C18" w:rsidRPr="00D47EC1" w:rsidRDefault="00110C18" w:rsidP="00063728">
            <w:pPr>
              <w:rPr>
                <w:ins w:id="9713" w:author="KIM, Jason" w:date="2019-04-02T13:39:00Z"/>
                <w:rFonts w:ascii="Calibri" w:eastAsia="Times New Roman" w:hAnsi="Calibri" w:cs="Calibri"/>
                <w:color w:val="000000"/>
                <w:lang w:eastAsia="en-AU"/>
              </w:rPr>
            </w:pPr>
            <w:ins w:id="971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15" w:author="KIM, Jason" w:date="2019-04-02T13:39:00Z"/>
                <w:rFonts w:ascii="Calibri" w:eastAsia="Times New Roman" w:hAnsi="Calibri" w:cs="Calibri"/>
                <w:color w:val="000000"/>
                <w:lang w:eastAsia="en-AU"/>
              </w:rPr>
            </w:pPr>
            <w:ins w:id="9716" w:author="KIM, Jason" w:date="2019-04-02T13:39:00Z">
              <w:r w:rsidRPr="00D47EC1">
                <w:rPr>
                  <w:rFonts w:ascii="Calibri" w:eastAsia="Times New Roman" w:hAnsi="Calibri" w:cs="Calibri"/>
                  <w:color w:val="000000"/>
                  <w:lang w:eastAsia="en-AU"/>
                </w:rPr>
                <w:t>Chainage 2371</w:t>
              </w:r>
            </w:ins>
          </w:p>
        </w:tc>
        <w:tc>
          <w:tcPr>
            <w:tcW w:w="785" w:type="pct"/>
            <w:noWrap/>
            <w:hideMark/>
          </w:tcPr>
          <w:p w:rsidR="00110C18" w:rsidRPr="00D47EC1" w:rsidRDefault="00110C18" w:rsidP="00063728">
            <w:pPr>
              <w:jc w:val="right"/>
              <w:rPr>
                <w:ins w:id="9717" w:author="KIM, Jason" w:date="2019-04-02T13:39:00Z"/>
                <w:rFonts w:ascii="Calibri" w:eastAsia="Times New Roman" w:hAnsi="Calibri" w:cs="Calibri"/>
                <w:color w:val="000000"/>
                <w:lang w:eastAsia="en-AU"/>
              </w:rPr>
            </w:pPr>
            <w:ins w:id="97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19" w:author="KIM, Jason" w:date="2019-04-02T13:39:00Z"/>
        </w:trPr>
        <w:tc>
          <w:tcPr>
            <w:tcW w:w="776" w:type="pct"/>
            <w:noWrap/>
            <w:hideMark/>
          </w:tcPr>
          <w:p w:rsidR="00110C18" w:rsidRPr="00D47EC1" w:rsidRDefault="00110C18" w:rsidP="00063728">
            <w:pPr>
              <w:rPr>
                <w:ins w:id="9720" w:author="KIM, Jason" w:date="2019-04-02T13:39:00Z"/>
                <w:rFonts w:ascii="Calibri" w:eastAsia="Times New Roman" w:hAnsi="Calibri" w:cs="Calibri"/>
                <w:color w:val="000000"/>
                <w:lang w:eastAsia="en-AU"/>
              </w:rPr>
            </w:pPr>
            <w:ins w:id="9721" w:author="KIM, Jason" w:date="2019-04-02T13:39:00Z">
              <w:r w:rsidRPr="00D47EC1">
                <w:rPr>
                  <w:rFonts w:ascii="Calibri" w:eastAsia="Times New Roman" w:hAnsi="Calibri" w:cs="Calibri"/>
                  <w:color w:val="000000"/>
                  <w:lang w:eastAsia="en-AU"/>
                </w:rPr>
                <w:t>EXL81SK191</w:t>
              </w:r>
            </w:ins>
          </w:p>
        </w:tc>
        <w:tc>
          <w:tcPr>
            <w:tcW w:w="622" w:type="pct"/>
            <w:noWrap/>
            <w:hideMark/>
          </w:tcPr>
          <w:p w:rsidR="00110C18" w:rsidRPr="00D47EC1" w:rsidRDefault="00110C18" w:rsidP="00063728">
            <w:pPr>
              <w:rPr>
                <w:ins w:id="9722" w:author="KIM, Jason" w:date="2019-04-02T13:39:00Z"/>
                <w:rFonts w:ascii="Calibri" w:eastAsia="Times New Roman" w:hAnsi="Calibri" w:cs="Calibri"/>
                <w:color w:val="000000"/>
                <w:lang w:eastAsia="en-AU"/>
              </w:rPr>
            </w:pPr>
            <w:ins w:id="9723" w:author="KIM, Jason" w:date="2019-04-02T13:39:00Z">
              <w:r w:rsidRPr="00D47EC1">
                <w:rPr>
                  <w:rFonts w:ascii="Calibri" w:eastAsia="Times New Roman" w:hAnsi="Calibri" w:cs="Calibri"/>
                  <w:color w:val="000000"/>
                  <w:lang w:eastAsia="en-AU"/>
                </w:rPr>
                <w:t>ELZ20074</w:t>
              </w:r>
            </w:ins>
          </w:p>
        </w:tc>
        <w:tc>
          <w:tcPr>
            <w:tcW w:w="495" w:type="pct"/>
            <w:noWrap/>
            <w:hideMark/>
          </w:tcPr>
          <w:p w:rsidR="00110C18" w:rsidRPr="00D47EC1" w:rsidRDefault="00110C18" w:rsidP="00063728">
            <w:pPr>
              <w:rPr>
                <w:ins w:id="9724" w:author="KIM, Jason" w:date="2019-04-02T13:39:00Z"/>
                <w:rFonts w:ascii="Calibri" w:eastAsia="Times New Roman" w:hAnsi="Calibri" w:cs="Calibri"/>
                <w:color w:val="000000"/>
                <w:lang w:eastAsia="en-AU"/>
              </w:rPr>
            </w:pPr>
            <w:ins w:id="9725"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26" w:author="KIM, Jason" w:date="2019-04-02T13:39:00Z"/>
                <w:rFonts w:ascii="Calibri" w:eastAsia="Times New Roman" w:hAnsi="Calibri" w:cs="Calibri"/>
                <w:color w:val="000000"/>
                <w:lang w:eastAsia="en-AU"/>
              </w:rPr>
            </w:pPr>
            <w:ins w:id="9727" w:author="KIM, Jason" w:date="2019-04-02T13:39:00Z">
              <w:r w:rsidRPr="00D47EC1">
                <w:rPr>
                  <w:rFonts w:ascii="Calibri" w:eastAsia="Times New Roman" w:hAnsi="Calibri" w:cs="Calibri"/>
                  <w:color w:val="000000"/>
                  <w:lang w:eastAsia="en-AU"/>
                </w:rPr>
                <w:t>EXL8811</w:t>
              </w:r>
            </w:ins>
          </w:p>
        </w:tc>
        <w:tc>
          <w:tcPr>
            <w:tcW w:w="762" w:type="pct"/>
            <w:noWrap/>
            <w:hideMark/>
          </w:tcPr>
          <w:p w:rsidR="00110C18" w:rsidRPr="00D47EC1" w:rsidRDefault="00110C18" w:rsidP="00063728">
            <w:pPr>
              <w:rPr>
                <w:ins w:id="9728" w:author="KIM, Jason" w:date="2019-04-02T13:39:00Z"/>
                <w:rFonts w:ascii="Calibri" w:eastAsia="Times New Roman" w:hAnsi="Calibri" w:cs="Calibri"/>
                <w:color w:val="000000"/>
                <w:lang w:eastAsia="en-AU"/>
              </w:rPr>
            </w:pPr>
            <w:ins w:id="972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30" w:author="KIM, Jason" w:date="2019-04-02T13:39:00Z"/>
                <w:rFonts w:ascii="Calibri" w:eastAsia="Times New Roman" w:hAnsi="Calibri" w:cs="Calibri"/>
                <w:color w:val="000000"/>
                <w:lang w:eastAsia="en-AU"/>
              </w:rPr>
            </w:pPr>
            <w:ins w:id="9731" w:author="KIM, Jason" w:date="2019-04-02T13:39:00Z">
              <w:r w:rsidRPr="00D47EC1">
                <w:rPr>
                  <w:rFonts w:ascii="Calibri" w:eastAsia="Times New Roman" w:hAnsi="Calibri" w:cs="Calibri"/>
                  <w:color w:val="000000"/>
                  <w:lang w:eastAsia="en-AU"/>
                </w:rPr>
                <w:t>Chainage 1223</w:t>
              </w:r>
            </w:ins>
          </w:p>
        </w:tc>
        <w:tc>
          <w:tcPr>
            <w:tcW w:w="785" w:type="pct"/>
            <w:noWrap/>
            <w:hideMark/>
          </w:tcPr>
          <w:p w:rsidR="00110C18" w:rsidRPr="00D47EC1" w:rsidRDefault="00110C18" w:rsidP="00063728">
            <w:pPr>
              <w:jc w:val="right"/>
              <w:rPr>
                <w:ins w:id="9732" w:author="KIM, Jason" w:date="2019-04-02T13:39:00Z"/>
                <w:rFonts w:ascii="Calibri" w:eastAsia="Times New Roman" w:hAnsi="Calibri" w:cs="Calibri"/>
                <w:color w:val="000000"/>
                <w:lang w:eastAsia="en-AU"/>
              </w:rPr>
            </w:pPr>
            <w:ins w:id="97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34" w:author="KIM, Jason" w:date="2019-04-02T13:39:00Z"/>
        </w:trPr>
        <w:tc>
          <w:tcPr>
            <w:tcW w:w="776" w:type="pct"/>
            <w:noWrap/>
            <w:hideMark/>
          </w:tcPr>
          <w:p w:rsidR="00110C18" w:rsidRPr="00D47EC1" w:rsidRDefault="00110C18" w:rsidP="00063728">
            <w:pPr>
              <w:rPr>
                <w:ins w:id="9735" w:author="KIM, Jason" w:date="2019-04-02T13:39:00Z"/>
                <w:rFonts w:ascii="Calibri" w:eastAsia="Times New Roman" w:hAnsi="Calibri" w:cs="Calibri"/>
                <w:color w:val="000000"/>
                <w:lang w:eastAsia="en-AU"/>
              </w:rPr>
            </w:pPr>
            <w:ins w:id="9736" w:author="KIM, Jason" w:date="2019-04-02T13:39:00Z">
              <w:r w:rsidRPr="00D47EC1">
                <w:rPr>
                  <w:rFonts w:ascii="Calibri" w:eastAsia="Times New Roman" w:hAnsi="Calibri" w:cs="Calibri"/>
                  <w:color w:val="000000"/>
                  <w:lang w:eastAsia="en-AU"/>
                </w:rPr>
                <w:t>EXL82SK191</w:t>
              </w:r>
            </w:ins>
          </w:p>
        </w:tc>
        <w:tc>
          <w:tcPr>
            <w:tcW w:w="622" w:type="pct"/>
            <w:noWrap/>
            <w:hideMark/>
          </w:tcPr>
          <w:p w:rsidR="00110C18" w:rsidRPr="00D47EC1" w:rsidRDefault="00110C18" w:rsidP="00063728">
            <w:pPr>
              <w:rPr>
                <w:ins w:id="9737" w:author="KIM, Jason" w:date="2019-04-02T13:39:00Z"/>
                <w:rFonts w:ascii="Calibri" w:eastAsia="Times New Roman" w:hAnsi="Calibri" w:cs="Calibri"/>
                <w:color w:val="000000"/>
                <w:lang w:eastAsia="en-AU"/>
              </w:rPr>
            </w:pPr>
            <w:ins w:id="9738" w:author="KIM, Jason" w:date="2019-04-02T13:39:00Z">
              <w:r w:rsidRPr="00D47EC1">
                <w:rPr>
                  <w:rFonts w:ascii="Calibri" w:eastAsia="Times New Roman" w:hAnsi="Calibri" w:cs="Calibri"/>
                  <w:color w:val="000000"/>
                  <w:lang w:eastAsia="en-AU"/>
                </w:rPr>
                <w:t>ELZ20078</w:t>
              </w:r>
            </w:ins>
          </w:p>
        </w:tc>
        <w:tc>
          <w:tcPr>
            <w:tcW w:w="495" w:type="pct"/>
            <w:noWrap/>
            <w:hideMark/>
          </w:tcPr>
          <w:p w:rsidR="00110C18" w:rsidRPr="00D47EC1" w:rsidRDefault="00110C18" w:rsidP="00063728">
            <w:pPr>
              <w:rPr>
                <w:ins w:id="9739" w:author="KIM, Jason" w:date="2019-04-02T13:39:00Z"/>
                <w:rFonts w:ascii="Calibri" w:eastAsia="Times New Roman" w:hAnsi="Calibri" w:cs="Calibri"/>
                <w:color w:val="000000"/>
                <w:lang w:eastAsia="en-AU"/>
              </w:rPr>
            </w:pPr>
            <w:ins w:id="9740"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41" w:author="KIM, Jason" w:date="2019-04-02T13:39:00Z"/>
                <w:rFonts w:ascii="Calibri" w:eastAsia="Times New Roman" w:hAnsi="Calibri" w:cs="Calibri"/>
                <w:color w:val="000000"/>
                <w:lang w:eastAsia="en-AU"/>
              </w:rPr>
            </w:pPr>
            <w:ins w:id="9742" w:author="KIM, Jason" w:date="2019-04-02T13:39:00Z">
              <w:r w:rsidRPr="00D47EC1">
                <w:rPr>
                  <w:rFonts w:ascii="Calibri" w:eastAsia="Times New Roman" w:hAnsi="Calibri" w:cs="Calibri"/>
                  <w:color w:val="000000"/>
                  <w:lang w:eastAsia="en-AU"/>
                </w:rPr>
                <w:t>EXL8821</w:t>
              </w:r>
            </w:ins>
          </w:p>
        </w:tc>
        <w:tc>
          <w:tcPr>
            <w:tcW w:w="762" w:type="pct"/>
            <w:noWrap/>
            <w:hideMark/>
          </w:tcPr>
          <w:p w:rsidR="00110C18" w:rsidRPr="00D47EC1" w:rsidRDefault="00110C18" w:rsidP="00063728">
            <w:pPr>
              <w:rPr>
                <w:ins w:id="9743" w:author="KIM, Jason" w:date="2019-04-02T13:39:00Z"/>
                <w:rFonts w:ascii="Calibri" w:eastAsia="Times New Roman" w:hAnsi="Calibri" w:cs="Calibri"/>
                <w:color w:val="000000"/>
                <w:lang w:eastAsia="en-AU"/>
              </w:rPr>
            </w:pPr>
            <w:ins w:id="974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45" w:author="KIM, Jason" w:date="2019-04-02T13:39:00Z"/>
                <w:rFonts w:ascii="Calibri" w:eastAsia="Times New Roman" w:hAnsi="Calibri" w:cs="Calibri"/>
                <w:color w:val="000000"/>
                <w:lang w:eastAsia="en-AU"/>
              </w:rPr>
            </w:pPr>
            <w:ins w:id="9746" w:author="KIM, Jason" w:date="2019-04-02T13:39:00Z">
              <w:r w:rsidRPr="00D47EC1">
                <w:rPr>
                  <w:rFonts w:ascii="Calibri" w:eastAsia="Times New Roman" w:hAnsi="Calibri" w:cs="Calibri"/>
                  <w:color w:val="000000"/>
                  <w:lang w:eastAsia="en-AU"/>
                </w:rPr>
                <w:t>Chainage 1106</w:t>
              </w:r>
            </w:ins>
          </w:p>
        </w:tc>
        <w:tc>
          <w:tcPr>
            <w:tcW w:w="785" w:type="pct"/>
            <w:noWrap/>
            <w:hideMark/>
          </w:tcPr>
          <w:p w:rsidR="00110C18" w:rsidRPr="00D47EC1" w:rsidRDefault="00110C18" w:rsidP="00063728">
            <w:pPr>
              <w:jc w:val="right"/>
              <w:rPr>
                <w:ins w:id="9747" w:author="KIM, Jason" w:date="2019-04-02T13:39:00Z"/>
                <w:rFonts w:ascii="Calibri" w:eastAsia="Times New Roman" w:hAnsi="Calibri" w:cs="Calibri"/>
                <w:color w:val="000000"/>
                <w:lang w:eastAsia="en-AU"/>
              </w:rPr>
            </w:pPr>
            <w:ins w:id="97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49" w:author="KIM, Jason" w:date="2019-04-02T13:39:00Z"/>
        </w:trPr>
        <w:tc>
          <w:tcPr>
            <w:tcW w:w="776" w:type="pct"/>
            <w:noWrap/>
            <w:hideMark/>
          </w:tcPr>
          <w:p w:rsidR="00110C18" w:rsidRPr="00D47EC1" w:rsidRDefault="00110C18" w:rsidP="00063728">
            <w:pPr>
              <w:rPr>
                <w:ins w:id="9750" w:author="KIM, Jason" w:date="2019-04-02T13:39:00Z"/>
                <w:rFonts w:ascii="Calibri" w:eastAsia="Times New Roman" w:hAnsi="Calibri" w:cs="Calibri"/>
                <w:color w:val="000000"/>
                <w:lang w:eastAsia="en-AU"/>
              </w:rPr>
            </w:pPr>
            <w:ins w:id="9751" w:author="KIM, Jason" w:date="2019-04-02T13:39:00Z">
              <w:r w:rsidRPr="00D47EC1">
                <w:rPr>
                  <w:rFonts w:ascii="Calibri" w:eastAsia="Times New Roman" w:hAnsi="Calibri" w:cs="Calibri"/>
                  <w:color w:val="000000"/>
                  <w:lang w:eastAsia="en-AU"/>
                </w:rPr>
                <w:t>EXL82SK201</w:t>
              </w:r>
            </w:ins>
          </w:p>
        </w:tc>
        <w:tc>
          <w:tcPr>
            <w:tcW w:w="622" w:type="pct"/>
            <w:noWrap/>
            <w:hideMark/>
          </w:tcPr>
          <w:p w:rsidR="00110C18" w:rsidRPr="00D47EC1" w:rsidRDefault="00110C18" w:rsidP="00063728">
            <w:pPr>
              <w:rPr>
                <w:ins w:id="9752" w:author="KIM, Jason" w:date="2019-04-02T13:39:00Z"/>
                <w:rFonts w:ascii="Calibri" w:eastAsia="Times New Roman" w:hAnsi="Calibri" w:cs="Calibri"/>
                <w:color w:val="000000"/>
                <w:lang w:eastAsia="en-AU"/>
              </w:rPr>
            </w:pPr>
            <w:ins w:id="9753" w:author="KIM, Jason" w:date="2019-04-02T13:39:00Z">
              <w:r w:rsidRPr="00D47EC1">
                <w:rPr>
                  <w:rFonts w:ascii="Calibri" w:eastAsia="Times New Roman" w:hAnsi="Calibri" w:cs="Calibri"/>
                  <w:color w:val="000000"/>
                  <w:lang w:eastAsia="en-AU"/>
                </w:rPr>
                <w:t>ELZ20082</w:t>
              </w:r>
            </w:ins>
          </w:p>
        </w:tc>
        <w:tc>
          <w:tcPr>
            <w:tcW w:w="495" w:type="pct"/>
            <w:noWrap/>
            <w:hideMark/>
          </w:tcPr>
          <w:p w:rsidR="00110C18" w:rsidRPr="00D47EC1" w:rsidRDefault="00110C18" w:rsidP="00063728">
            <w:pPr>
              <w:rPr>
                <w:ins w:id="9754" w:author="KIM, Jason" w:date="2019-04-02T13:39:00Z"/>
                <w:rFonts w:ascii="Calibri" w:eastAsia="Times New Roman" w:hAnsi="Calibri" w:cs="Calibri"/>
                <w:color w:val="000000"/>
                <w:lang w:eastAsia="en-AU"/>
              </w:rPr>
            </w:pPr>
            <w:ins w:id="9755"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56" w:author="KIM, Jason" w:date="2019-04-02T13:39:00Z"/>
                <w:rFonts w:ascii="Calibri" w:eastAsia="Times New Roman" w:hAnsi="Calibri" w:cs="Calibri"/>
                <w:color w:val="000000"/>
                <w:lang w:eastAsia="en-AU"/>
              </w:rPr>
            </w:pPr>
            <w:ins w:id="9757" w:author="KIM, Jason" w:date="2019-04-02T13:39:00Z">
              <w:r w:rsidRPr="00D47EC1">
                <w:rPr>
                  <w:rFonts w:ascii="Calibri" w:eastAsia="Times New Roman" w:hAnsi="Calibri" w:cs="Calibri"/>
                  <w:color w:val="000000"/>
                  <w:lang w:eastAsia="en-AU"/>
                </w:rPr>
                <w:t>EXL8831</w:t>
              </w:r>
            </w:ins>
          </w:p>
        </w:tc>
        <w:tc>
          <w:tcPr>
            <w:tcW w:w="762" w:type="pct"/>
            <w:noWrap/>
            <w:hideMark/>
          </w:tcPr>
          <w:p w:rsidR="00110C18" w:rsidRPr="00D47EC1" w:rsidRDefault="00110C18" w:rsidP="00063728">
            <w:pPr>
              <w:rPr>
                <w:ins w:id="9758" w:author="KIM, Jason" w:date="2019-04-02T13:39:00Z"/>
                <w:rFonts w:ascii="Calibri" w:eastAsia="Times New Roman" w:hAnsi="Calibri" w:cs="Calibri"/>
                <w:color w:val="000000"/>
                <w:lang w:eastAsia="en-AU"/>
              </w:rPr>
            </w:pPr>
            <w:ins w:id="975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60" w:author="KIM, Jason" w:date="2019-04-02T13:39:00Z"/>
                <w:rFonts w:ascii="Calibri" w:eastAsia="Times New Roman" w:hAnsi="Calibri" w:cs="Calibri"/>
                <w:color w:val="000000"/>
                <w:lang w:eastAsia="en-AU"/>
              </w:rPr>
            </w:pPr>
            <w:ins w:id="9761" w:author="KIM, Jason" w:date="2019-04-02T13:39:00Z">
              <w:r w:rsidRPr="00D47EC1">
                <w:rPr>
                  <w:rFonts w:ascii="Calibri" w:eastAsia="Times New Roman" w:hAnsi="Calibri" w:cs="Calibri"/>
                  <w:color w:val="000000"/>
                  <w:lang w:eastAsia="en-AU"/>
                </w:rPr>
                <w:t>Chainage 1008</w:t>
              </w:r>
            </w:ins>
          </w:p>
        </w:tc>
        <w:tc>
          <w:tcPr>
            <w:tcW w:w="785" w:type="pct"/>
            <w:noWrap/>
            <w:hideMark/>
          </w:tcPr>
          <w:p w:rsidR="00110C18" w:rsidRPr="00D47EC1" w:rsidRDefault="00110C18" w:rsidP="00063728">
            <w:pPr>
              <w:jc w:val="right"/>
              <w:rPr>
                <w:ins w:id="9762" w:author="KIM, Jason" w:date="2019-04-02T13:39:00Z"/>
                <w:rFonts w:ascii="Calibri" w:eastAsia="Times New Roman" w:hAnsi="Calibri" w:cs="Calibri"/>
                <w:color w:val="000000"/>
                <w:lang w:eastAsia="en-AU"/>
              </w:rPr>
            </w:pPr>
            <w:ins w:id="97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64" w:author="KIM, Jason" w:date="2019-04-02T13:39:00Z"/>
        </w:trPr>
        <w:tc>
          <w:tcPr>
            <w:tcW w:w="776" w:type="pct"/>
            <w:noWrap/>
            <w:hideMark/>
          </w:tcPr>
          <w:p w:rsidR="00110C18" w:rsidRPr="00D47EC1" w:rsidRDefault="00110C18" w:rsidP="00063728">
            <w:pPr>
              <w:rPr>
                <w:ins w:id="9765" w:author="KIM, Jason" w:date="2019-04-02T13:39:00Z"/>
                <w:rFonts w:ascii="Calibri" w:eastAsia="Times New Roman" w:hAnsi="Calibri" w:cs="Calibri"/>
                <w:color w:val="000000"/>
                <w:lang w:eastAsia="en-AU"/>
              </w:rPr>
            </w:pPr>
            <w:ins w:id="9766" w:author="KIM, Jason" w:date="2019-04-02T13:39:00Z">
              <w:r w:rsidRPr="00D47EC1">
                <w:rPr>
                  <w:rFonts w:ascii="Calibri" w:eastAsia="Times New Roman" w:hAnsi="Calibri" w:cs="Calibri"/>
                  <w:color w:val="000000"/>
                  <w:lang w:eastAsia="en-AU"/>
                </w:rPr>
                <w:t>EXL84K191</w:t>
              </w:r>
            </w:ins>
          </w:p>
        </w:tc>
        <w:tc>
          <w:tcPr>
            <w:tcW w:w="622" w:type="pct"/>
            <w:noWrap/>
            <w:hideMark/>
          </w:tcPr>
          <w:p w:rsidR="00110C18" w:rsidRPr="00D47EC1" w:rsidRDefault="00110C18" w:rsidP="00063728">
            <w:pPr>
              <w:rPr>
                <w:ins w:id="9767" w:author="KIM, Jason" w:date="2019-04-02T13:39:00Z"/>
                <w:rFonts w:ascii="Calibri" w:eastAsia="Times New Roman" w:hAnsi="Calibri" w:cs="Calibri"/>
                <w:color w:val="000000"/>
                <w:lang w:eastAsia="en-AU"/>
              </w:rPr>
            </w:pPr>
            <w:ins w:id="9768" w:author="KIM, Jason" w:date="2019-04-02T13:39:00Z">
              <w:r w:rsidRPr="00D47EC1">
                <w:rPr>
                  <w:rFonts w:ascii="Calibri" w:eastAsia="Times New Roman" w:hAnsi="Calibri" w:cs="Calibri"/>
                  <w:color w:val="000000"/>
                  <w:lang w:eastAsia="en-AU"/>
                </w:rPr>
                <w:t>ELZ20086</w:t>
              </w:r>
            </w:ins>
          </w:p>
        </w:tc>
        <w:tc>
          <w:tcPr>
            <w:tcW w:w="495" w:type="pct"/>
            <w:noWrap/>
            <w:hideMark/>
          </w:tcPr>
          <w:p w:rsidR="00110C18" w:rsidRPr="00D47EC1" w:rsidRDefault="00110C18" w:rsidP="00063728">
            <w:pPr>
              <w:rPr>
                <w:ins w:id="9769" w:author="KIM, Jason" w:date="2019-04-02T13:39:00Z"/>
                <w:rFonts w:ascii="Calibri" w:eastAsia="Times New Roman" w:hAnsi="Calibri" w:cs="Calibri"/>
                <w:color w:val="000000"/>
                <w:lang w:eastAsia="en-AU"/>
              </w:rPr>
            </w:pPr>
            <w:ins w:id="9770"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71" w:author="KIM, Jason" w:date="2019-04-02T13:39:00Z"/>
                <w:rFonts w:ascii="Calibri" w:eastAsia="Times New Roman" w:hAnsi="Calibri" w:cs="Calibri"/>
                <w:color w:val="000000"/>
                <w:lang w:eastAsia="en-AU"/>
              </w:rPr>
            </w:pPr>
            <w:ins w:id="9772" w:author="KIM, Jason" w:date="2019-04-02T13:39:00Z">
              <w:r w:rsidRPr="00D47EC1">
                <w:rPr>
                  <w:rFonts w:ascii="Calibri" w:eastAsia="Times New Roman" w:hAnsi="Calibri" w:cs="Calibri"/>
                  <w:color w:val="000000"/>
                  <w:lang w:eastAsia="en-AU"/>
                </w:rPr>
                <w:t>EXL8841</w:t>
              </w:r>
            </w:ins>
          </w:p>
        </w:tc>
        <w:tc>
          <w:tcPr>
            <w:tcW w:w="762" w:type="pct"/>
            <w:noWrap/>
            <w:hideMark/>
          </w:tcPr>
          <w:p w:rsidR="00110C18" w:rsidRPr="00D47EC1" w:rsidRDefault="00110C18" w:rsidP="00063728">
            <w:pPr>
              <w:rPr>
                <w:ins w:id="9773" w:author="KIM, Jason" w:date="2019-04-02T13:39:00Z"/>
                <w:rFonts w:ascii="Calibri" w:eastAsia="Times New Roman" w:hAnsi="Calibri" w:cs="Calibri"/>
                <w:color w:val="000000"/>
                <w:lang w:eastAsia="en-AU"/>
              </w:rPr>
            </w:pPr>
            <w:ins w:id="977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75" w:author="KIM, Jason" w:date="2019-04-02T13:39:00Z"/>
                <w:rFonts w:ascii="Calibri" w:eastAsia="Times New Roman" w:hAnsi="Calibri" w:cs="Calibri"/>
                <w:color w:val="000000"/>
                <w:lang w:eastAsia="en-AU"/>
              </w:rPr>
            </w:pPr>
            <w:ins w:id="9776" w:author="KIM, Jason" w:date="2019-04-02T13:39:00Z">
              <w:r w:rsidRPr="00D47EC1">
                <w:rPr>
                  <w:rFonts w:ascii="Calibri" w:eastAsia="Times New Roman" w:hAnsi="Calibri" w:cs="Calibri"/>
                  <w:color w:val="000000"/>
                  <w:lang w:eastAsia="en-AU"/>
                </w:rPr>
                <w:t>Chainage 900</w:t>
              </w:r>
            </w:ins>
          </w:p>
        </w:tc>
        <w:tc>
          <w:tcPr>
            <w:tcW w:w="785" w:type="pct"/>
            <w:noWrap/>
            <w:hideMark/>
          </w:tcPr>
          <w:p w:rsidR="00110C18" w:rsidRPr="00D47EC1" w:rsidRDefault="00110C18" w:rsidP="00063728">
            <w:pPr>
              <w:jc w:val="right"/>
              <w:rPr>
                <w:ins w:id="9777" w:author="KIM, Jason" w:date="2019-04-02T13:39:00Z"/>
                <w:rFonts w:ascii="Calibri" w:eastAsia="Times New Roman" w:hAnsi="Calibri" w:cs="Calibri"/>
                <w:color w:val="000000"/>
                <w:lang w:eastAsia="en-AU"/>
              </w:rPr>
            </w:pPr>
            <w:ins w:id="97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79" w:author="KIM, Jason" w:date="2019-04-02T13:39:00Z"/>
        </w:trPr>
        <w:tc>
          <w:tcPr>
            <w:tcW w:w="776" w:type="pct"/>
            <w:noWrap/>
            <w:hideMark/>
          </w:tcPr>
          <w:p w:rsidR="00110C18" w:rsidRPr="00D47EC1" w:rsidRDefault="00110C18" w:rsidP="00063728">
            <w:pPr>
              <w:rPr>
                <w:ins w:id="9780" w:author="KIM, Jason" w:date="2019-04-02T13:39:00Z"/>
                <w:rFonts w:ascii="Calibri" w:eastAsia="Times New Roman" w:hAnsi="Calibri" w:cs="Calibri"/>
                <w:color w:val="000000"/>
                <w:lang w:eastAsia="en-AU"/>
              </w:rPr>
            </w:pPr>
            <w:ins w:id="9781" w:author="KIM, Jason" w:date="2019-04-02T13:39:00Z">
              <w:r w:rsidRPr="00D47EC1">
                <w:rPr>
                  <w:rFonts w:ascii="Calibri" w:eastAsia="Times New Roman" w:hAnsi="Calibri" w:cs="Calibri"/>
                  <w:color w:val="000000"/>
                  <w:lang w:eastAsia="en-AU"/>
                </w:rPr>
                <w:t>EXL84K201</w:t>
              </w:r>
            </w:ins>
          </w:p>
        </w:tc>
        <w:tc>
          <w:tcPr>
            <w:tcW w:w="622" w:type="pct"/>
            <w:noWrap/>
            <w:hideMark/>
          </w:tcPr>
          <w:p w:rsidR="00110C18" w:rsidRPr="00D47EC1" w:rsidRDefault="00110C18" w:rsidP="00063728">
            <w:pPr>
              <w:rPr>
                <w:ins w:id="9782" w:author="KIM, Jason" w:date="2019-04-02T13:39:00Z"/>
                <w:rFonts w:ascii="Calibri" w:eastAsia="Times New Roman" w:hAnsi="Calibri" w:cs="Calibri"/>
                <w:color w:val="000000"/>
                <w:lang w:eastAsia="en-AU"/>
              </w:rPr>
            </w:pPr>
            <w:ins w:id="9783" w:author="KIM, Jason" w:date="2019-04-02T13:39:00Z">
              <w:r w:rsidRPr="00D47EC1">
                <w:rPr>
                  <w:rFonts w:ascii="Calibri" w:eastAsia="Times New Roman" w:hAnsi="Calibri" w:cs="Calibri"/>
                  <w:color w:val="000000"/>
                  <w:lang w:eastAsia="en-AU"/>
                </w:rPr>
                <w:t>ELZ20090</w:t>
              </w:r>
            </w:ins>
          </w:p>
        </w:tc>
        <w:tc>
          <w:tcPr>
            <w:tcW w:w="495" w:type="pct"/>
            <w:noWrap/>
            <w:hideMark/>
          </w:tcPr>
          <w:p w:rsidR="00110C18" w:rsidRPr="00D47EC1" w:rsidRDefault="00110C18" w:rsidP="00063728">
            <w:pPr>
              <w:rPr>
                <w:ins w:id="9784" w:author="KIM, Jason" w:date="2019-04-02T13:39:00Z"/>
                <w:rFonts w:ascii="Calibri" w:eastAsia="Times New Roman" w:hAnsi="Calibri" w:cs="Calibri"/>
                <w:color w:val="000000"/>
                <w:lang w:eastAsia="en-AU"/>
              </w:rPr>
            </w:pPr>
            <w:ins w:id="9785"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86" w:author="KIM, Jason" w:date="2019-04-02T13:39:00Z"/>
                <w:rFonts w:ascii="Calibri" w:eastAsia="Times New Roman" w:hAnsi="Calibri" w:cs="Calibri"/>
                <w:color w:val="000000"/>
                <w:lang w:eastAsia="en-AU"/>
              </w:rPr>
            </w:pPr>
            <w:ins w:id="9787" w:author="KIM, Jason" w:date="2019-04-02T13:39:00Z">
              <w:r w:rsidRPr="00D47EC1">
                <w:rPr>
                  <w:rFonts w:ascii="Calibri" w:eastAsia="Times New Roman" w:hAnsi="Calibri" w:cs="Calibri"/>
                  <w:color w:val="000000"/>
                  <w:lang w:eastAsia="en-AU"/>
                </w:rPr>
                <w:t>EXL8851</w:t>
              </w:r>
            </w:ins>
          </w:p>
        </w:tc>
        <w:tc>
          <w:tcPr>
            <w:tcW w:w="762" w:type="pct"/>
            <w:noWrap/>
            <w:hideMark/>
          </w:tcPr>
          <w:p w:rsidR="00110C18" w:rsidRPr="00D47EC1" w:rsidRDefault="00110C18" w:rsidP="00063728">
            <w:pPr>
              <w:rPr>
                <w:ins w:id="9788" w:author="KIM, Jason" w:date="2019-04-02T13:39:00Z"/>
                <w:rFonts w:ascii="Calibri" w:eastAsia="Times New Roman" w:hAnsi="Calibri" w:cs="Calibri"/>
                <w:color w:val="000000"/>
                <w:lang w:eastAsia="en-AU"/>
              </w:rPr>
            </w:pPr>
            <w:ins w:id="978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90" w:author="KIM, Jason" w:date="2019-04-02T13:39:00Z"/>
                <w:rFonts w:ascii="Calibri" w:eastAsia="Times New Roman" w:hAnsi="Calibri" w:cs="Calibri"/>
                <w:color w:val="000000"/>
                <w:lang w:eastAsia="en-AU"/>
              </w:rPr>
            </w:pPr>
            <w:ins w:id="9791" w:author="KIM, Jason" w:date="2019-04-02T13:39:00Z">
              <w:r w:rsidRPr="00D47EC1">
                <w:rPr>
                  <w:rFonts w:ascii="Calibri" w:eastAsia="Times New Roman" w:hAnsi="Calibri" w:cs="Calibri"/>
                  <w:color w:val="000000"/>
                  <w:lang w:eastAsia="en-AU"/>
                </w:rPr>
                <w:t>Chainage 780</w:t>
              </w:r>
            </w:ins>
          </w:p>
        </w:tc>
        <w:tc>
          <w:tcPr>
            <w:tcW w:w="785" w:type="pct"/>
            <w:noWrap/>
            <w:hideMark/>
          </w:tcPr>
          <w:p w:rsidR="00110C18" w:rsidRPr="00D47EC1" w:rsidRDefault="00110C18" w:rsidP="00063728">
            <w:pPr>
              <w:jc w:val="right"/>
              <w:rPr>
                <w:ins w:id="9792" w:author="KIM, Jason" w:date="2019-04-02T13:39:00Z"/>
                <w:rFonts w:ascii="Calibri" w:eastAsia="Times New Roman" w:hAnsi="Calibri" w:cs="Calibri"/>
                <w:color w:val="000000"/>
                <w:lang w:eastAsia="en-AU"/>
              </w:rPr>
            </w:pPr>
            <w:ins w:id="97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94" w:author="KIM, Jason" w:date="2019-04-02T13:39:00Z"/>
        </w:trPr>
        <w:tc>
          <w:tcPr>
            <w:tcW w:w="776" w:type="pct"/>
            <w:noWrap/>
            <w:hideMark/>
          </w:tcPr>
          <w:p w:rsidR="00110C18" w:rsidRPr="00D47EC1" w:rsidRDefault="00110C18" w:rsidP="00063728">
            <w:pPr>
              <w:rPr>
                <w:ins w:id="9795" w:author="KIM, Jason" w:date="2019-04-02T13:39:00Z"/>
                <w:rFonts w:ascii="Calibri" w:eastAsia="Times New Roman" w:hAnsi="Calibri" w:cs="Calibri"/>
                <w:color w:val="000000"/>
                <w:lang w:eastAsia="en-AU"/>
              </w:rPr>
            </w:pPr>
            <w:ins w:id="9796" w:author="KIM, Jason" w:date="2019-04-02T13:39:00Z">
              <w:r w:rsidRPr="00D47EC1">
                <w:rPr>
                  <w:rFonts w:ascii="Calibri" w:eastAsia="Times New Roman" w:hAnsi="Calibri" w:cs="Calibri"/>
                  <w:color w:val="000000"/>
                  <w:lang w:eastAsia="en-AU"/>
                </w:rPr>
                <w:t>EXL86SK191</w:t>
              </w:r>
            </w:ins>
          </w:p>
        </w:tc>
        <w:tc>
          <w:tcPr>
            <w:tcW w:w="622" w:type="pct"/>
            <w:noWrap/>
            <w:hideMark/>
          </w:tcPr>
          <w:p w:rsidR="00110C18" w:rsidRPr="00D47EC1" w:rsidRDefault="00110C18" w:rsidP="00063728">
            <w:pPr>
              <w:rPr>
                <w:ins w:id="9797" w:author="KIM, Jason" w:date="2019-04-02T13:39:00Z"/>
                <w:rFonts w:ascii="Calibri" w:eastAsia="Times New Roman" w:hAnsi="Calibri" w:cs="Calibri"/>
                <w:color w:val="000000"/>
                <w:lang w:eastAsia="en-AU"/>
              </w:rPr>
            </w:pPr>
            <w:ins w:id="9798" w:author="KIM, Jason" w:date="2019-04-02T13:39:00Z">
              <w:r w:rsidRPr="00D47EC1">
                <w:rPr>
                  <w:rFonts w:ascii="Calibri" w:eastAsia="Times New Roman" w:hAnsi="Calibri" w:cs="Calibri"/>
                  <w:color w:val="000000"/>
                  <w:lang w:eastAsia="en-AU"/>
                </w:rPr>
                <w:t>ELZ20094</w:t>
              </w:r>
            </w:ins>
          </w:p>
        </w:tc>
        <w:tc>
          <w:tcPr>
            <w:tcW w:w="495" w:type="pct"/>
            <w:noWrap/>
            <w:hideMark/>
          </w:tcPr>
          <w:p w:rsidR="00110C18" w:rsidRPr="00D47EC1" w:rsidRDefault="00110C18" w:rsidP="00063728">
            <w:pPr>
              <w:rPr>
                <w:ins w:id="9799" w:author="KIM, Jason" w:date="2019-04-02T13:39:00Z"/>
                <w:rFonts w:ascii="Calibri" w:eastAsia="Times New Roman" w:hAnsi="Calibri" w:cs="Calibri"/>
                <w:color w:val="000000"/>
                <w:lang w:eastAsia="en-AU"/>
              </w:rPr>
            </w:pPr>
            <w:ins w:id="980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01" w:author="KIM, Jason" w:date="2019-04-02T13:39:00Z"/>
                <w:rFonts w:ascii="Calibri" w:eastAsia="Times New Roman" w:hAnsi="Calibri" w:cs="Calibri"/>
                <w:color w:val="000000"/>
                <w:lang w:eastAsia="en-AU"/>
              </w:rPr>
            </w:pPr>
            <w:ins w:id="9802" w:author="KIM, Jason" w:date="2019-04-02T13:39:00Z">
              <w:r w:rsidRPr="00D47EC1">
                <w:rPr>
                  <w:rFonts w:ascii="Calibri" w:eastAsia="Times New Roman" w:hAnsi="Calibri" w:cs="Calibri"/>
                  <w:color w:val="000000"/>
                  <w:lang w:eastAsia="en-AU"/>
                </w:rPr>
                <w:t>EXL8861</w:t>
              </w:r>
            </w:ins>
          </w:p>
        </w:tc>
        <w:tc>
          <w:tcPr>
            <w:tcW w:w="762" w:type="pct"/>
            <w:noWrap/>
            <w:hideMark/>
          </w:tcPr>
          <w:p w:rsidR="00110C18" w:rsidRPr="00D47EC1" w:rsidRDefault="00110C18" w:rsidP="00063728">
            <w:pPr>
              <w:rPr>
                <w:ins w:id="9803" w:author="KIM, Jason" w:date="2019-04-02T13:39:00Z"/>
                <w:rFonts w:ascii="Calibri" w:eastAsia="Times New Roman" w:hAnsi="Calibri" w:cs="Calibri"/>
                <w:color w:val="000000"/>
                <w:lang w:eastAsia="en-AU"/>
              </w:rPr>
            </w:pPr>
            <w:ins w:id="980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05" w:author="KIM, Jason" w:date="2019-04-02T13:39:00Z"/>
                <w:rFonts w:ascii="Calibri" w:eastAsia="Times New Roman" w:hAnsi="Calibri" w:cs="Calibri"/>
                <w:color w:val="000000"/>
                <w:lang w:eastAsia="en-AU"/>
              </w:rPr>
            </w:pPr>
            <w:ins w:id="9806" w:author="KIM, Jason" w:date="2019-04-02T13:39:00Z">
              <w:r w:rsidRPr="00D47EC1">
                <w:rPr>
                  <w:rFonts w:ascii="Calibri" w:eastAsia="Times New Roman" w:hAnsi="Calibri" w:cs="Calibri"/>
                  <w:color w:val="000000"/>
                  <w:lang w:eastAsia="en-AU"/>
                </w:rPr>
                <w:t>Chainage 657</w:t>
              </w:r>
            </w:ins>
          </w:p>
        </w:tc>
        <w:tc>
          <w:tcPr>
            <w:tcW w:w="785" w:type="pct"/>
            <w:noWrap/>
            <w:hideMark/>
          </w:tcPr>
          <w:p w:rsidR="00110C18" w:rsidRPr="00D47EC1" w:rsidRDefault="00110C18" w:rsidP="00063728">
            <w:pPr>
              <w:jc w:val="right"/>
              <w:rPr>
                <w:ins w:id="9807" w:author="KIM, Jason" w:date="2019-04-02T13:39:00Z"/>
                <w:rFonts w:ascii="Calibri" w:eastAsia="Times New Roman" w:hAnsi="Calibri" w:cs="Calibri"/>
                <w:color w:val="000000"/>
                <w:lang w:eastAsia="en-AU"/>
              </w:rPr>
            </w:pPr>
            <w:ins w:id="98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09" w:author="KIM, Jason" w:date="2019-04-02T13:39:00Z"/>
        </w:trPr>
        <w:tc>
          <w:tcPr>
            <w:tcW w:w="776" w:type="pct"/>
            <w:noWrap/>
            <w:hideMark/>
          </w:tcPr>
          <w:p w:rsidR="00110C18" w:rsidRPr="00D47EC1" w:rsidRDefault="00110C18" w:rsidP="00063728">
            <w:pPr>
              <w:rPr>
                <w:ins w:id="9810" w:author="KIM, Jason" w:date="2019-04-02T13:39:00Z"/>
                <w:rFonts w:ascii="Calibri" w:eastAsia="Times New Roman" w:hAnsi="Calibri" w:cs="Calibri"/>
                <w:color w:val="000000"/>
                <w:lang w:eastAsia="en-AU"/>
              </w:rPr>
            </w:pPr>
            <w:ins w:id="9811" w:author="KIM, Jason" w:date="2019-04-02T13:39:00Z">
              <w:r w:rsidRPr="00D47EC1">
                <w:rPr>
                  <w:rFonts w:ascii="Calibri" w:eastAsia="Times New Roman" w:hAnsi="Calibri" w:cs="Calibri"/>
                  <w:color w:val="000000"/>
                  <w:lang w:eastAsia="en-AU"/>
                </w:rPr>
                <w:t>EXL86SK201</w:t>
              </w:r>
            </w:ins>
          </w:p>
        </w:tc>
        <w:tc>
          <w:tcPr>
            <w:tcW w:w="622" w:type="pct"/>
            <w:noWrap/>
            <w:hideMark/>
          </w:tcPr>
          <w:p w:rsidR="00110C18" w:rsidRPr="00D47EC1" w:rsidRDefault="00110C18" w:rsidP="00063728">
            <w:pPr>
              <w:rPr>
                <w:ins w:id="9812" w:author="KIM, Jason" w:date="2019-04-02T13:39:00Z"/>
                <w:rFonts w:ascii="Calibri" w:eastAsia="Times New Roman" w:hAnsi="Calibri" w:cs="Calibri"/>
                <w:color w:val="000000"/>
                <w:lang w:eastAsia="en-AU"/>
              </w:rPr>
            </w:pPr>
            <w:ins w:id="9813" w:author="KIM, Jason" w:date="2019-04-02T13:39:00Z">
              <w:r w:rsidRPr="00D47EC1">
                <w:rPr>
                  <w:rFonts w:ascii="Calibri" w:eastAsia="Times New Roman" w:hAnsi="Calibri" w:cs="Calibri"/>
                  <w:color w:val="000000"/>
                  <w:lang w:eastAsia="en-AU"/>
                </w:rPr>
                <w:t>ELZ20098</w:t>
              </w:r>
            </w:ins>
          </w:p>
        </w:tc>
        <w:tc>
          <w:tcPr>
            <w:tcW w:w="495" w:type="pct"/>
            <w:noWrap/>
            <w:hideMark/>
          </w:tcPr>
          <w:p w:rsidR="00110C18" w:rsidRPr="00D47EC1" w:rsidRDefault="00110C18" w:rsidP="00063728">
            <w:pPr>
              <w:rPr>
                <w:ins w:id="9814" w:author="KIM, Jason" w:date="2019-04-02T13:39:00Z"/>
                <w:rFonts w:ascii="Calibri" w:eastAsia="Times New Roman" w:hAnsi="Calibri" w:cs="Calibri"/>
                <w:color w:val="000000"/>
                <w:lang w:eastAsia="en-AU"/>
              </w:rPr>
            </w:pPr>
            <w:ins w:id="981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16" w:author="KIM, Jason" w:date="2019-04-02T13:39:00Z"/>
                <w:rFonts w:ascii="Calibri" w:eastAsia="Times New Roman" w:hAnsi="Calibri" w:cs="Calibri"/>
                <w:color w:val="000000"/>
                <w:lang w:eastAsia="en-AU"/>
              </w:rPr>
            </w:pPr>
            <w:ins w:id="9817" w:author="KIM, Jason" w:date="2019-04-02T13:39:00Z">
              <w:r w:rsidRPr="00D47EC1">
                <w:rPr>
                  <w:rFonts w:ascii="Calibri" w:eastAsia="Times New Roman" w:hAnsi="Calibri" w:cs="Calibri"/>
                  <w:color w:val="000000"/>
                  <w:lang w:eastAsia="en-AU"/>
                </w:rPr>
                <w:t>EXL8871</w:t>
              </w:r>
            </w:ins>
          </w:p>
        </w:tc>
        <w:tc>
          <w:tcPr>
            <w:tcW w:w="762" w:type="pct"/>
            <w:noWrap/>
            <w:hideMark/>
          </w:tcPr>
          <w:p w:rsidR="00110C18" w:rsidRPr="00D47EC1" w:rsidRDefault="00110C18" w:rsidP="00063728">
            <w:pPr>
              <w:rPr>
                <w:ins w:id="9818" w:author="KIM, Jason" w:date="2019-04-02T13:39:00Z"/>
                <w:rFonts w:ascii="Calibri" w:eastAsia="Times New Roman" w:hAnsi="Calibri" w:cs="Calibri"/>
                <w:color w:val="000000"/>
                <w:lang w:eastAsia="en-AU"/>
              </w:rPr>
            </w:pPr>
            <w:ins w:id="981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20" w:author="KIM, Jason" w:date="2019-04-02T13:39:00Z"/>
                <w:rFonts w:ascii="Calibri" w:eastAsia="Times New Roman" w:hAnsi="Calibri" w:cs="Calibri"/>
                <w:color w:val="000000"/>
                <w:lang w:eastAsia="en-AU"/>
              </w:rPr>
            </w:pPr>
            <w:ins w:id="9821" w:author="KIM, Jason" w:date="2019-04-02T13:39:00Z">
              <w:r w:rsidRPr="00D47EC1">
                <w:rPr>
                  <w:rFonts w:ascii="Calibri" w:eastAsia="Times New Roman" w:hAnsi="Calibri" w:cs="Calibri"/>
                  <w:color w:val="000000"/>
                  <w:lang w:eastAsia="en-AU"/>
                </w:rPr>
                <w:t>Chainage 534</w:t>
              </w:r>
            </w:ins>
          </w:p>
        </w:tc>
        <w:tc>
          <w:tcPr>
            <w:tcW w:w="785" w:type="pct"/>
            <w:noWrap/>
            <w:hideMark/>
          </w:tcPr>
          <w:p w:rsidR="00110C18" w:rsidRPr="00D47EC1" w:rsidRDefault="00110C18" w:rsidP="00063728">
            <w:pPr>
              <w:jc w:val="right"/>
              <w:rPr>
                <w:ins w:id="9822" w:author="KIM, Jason" w:date="2019-04-02T13:39:00Z"/>
                <w:rFonts w:ascii="Calibri" w:eastAsia="Times New Roman" w:hAnsi="Calibri" w:cs="Calibri"/>
                <w:color w:val="000000"/>
                <w:lang w:eastAsia="en-AU"/>
              </w:rPr>
            </w:pPr>
            <w:ins w:id="98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24" w:author="KIM, Jason" w:date="2019-04-02T13:39:00Z"/>
        </w:trPr>
        <w:tc>
          <w:tcPr>
            <w:tcW w:w="776" w:type="pct"/>
            <w:noWrap/>
            <w:hideMark/>
          </w:tcPr>
          <w:p w:rsidR="00110C18" w:rsidRPr="00D47EC1" w:rsidRDefault="00110C18" w:rsidP="00063728">
            <w:pPr>
              <w:rPr>
                <w:ins w:id="9825" w:author="KIM, Jason" w:date="2019-04-02T13:39:00Z"/>
                <w:rFonts w:ascii="Calibri" w:eastAsia="Times New Roman" w:hAnsi="Calibri" w:cs="Calibri"/>
                <w:color w:val="000000"/>
                <w:lang w:eastAsia="en-AU"/>
              </w:rPr>
            </w:pPr>
            <w:ins w:id="9826" w:author="KIM, Jason" w:date="2019-04-02T13:39:00Z">
              <w:r w:rsidRPr="00D47EC1">
                <w:rPr>
                  <w:rFonts w:ascii="Calibri" w:eastAsia="Times New Roman" w:hAnsi="Calibri" w:cs="Calibri"/>
                  <w:color w:val="000000"/>
                  <w:lang w:eastAsia="en-AU"/>
                </w:rPr>
                <w:t>EXL88SK191</w:t>
              </w:r>
            </w:ins>
          </w:p>
        </w:tc>
        <w:tc>
          <w:tcPr>
            <w:tcW w:w="622" w:type="pct"/>
            <w:noWrap/>
            <w:hideMark/>
          </w:tcPr>
          <w:p w:rsidR="00110C18" w:rsidRPr="00D47EC1" w:rsidRDefault="00110C18" w:rsidP="00063728">
            <w:pPr>
              <w:rPr>
                <w:ins w:id="9827" w:author="KIM, Jason" w:date="2019-04-02T13:39:00Z"/>
                <w:rFonts w:ascii="Calibri" w:eastAsia="Times New Roman" w:hAnsi="Calibri" w:cs="Calibri"/>
                <w:color w:val="000000"/>
                <w:lang w:eastAsia="en-AU"/>
              </w:rPr>
            </w:pPr>
            <w:ins w:id="9828" w:author="KIM, Jason" w:date="2019-04-02T13:39:00Z">
              <w:r w:rsidRPr="00D47EC1">
                <w:rPr>
                  <w:rFonts w:ascii="Calibri" w:eastAsia="Times New Roman" w:hAnsi="Calibri" w:cs="Calibri"/>
                  <w:color w:val="000000"/>
                  <w:lang w:eastAsia="en-AU"/>
                </w:rPr>
                <w:t>ELZ20102</w:t>
              </w:r>
            </w:ins>
          </w:p>
        </w:tc>
        <w:tc>
          <w:tcPr>
            <w:tcW w:w="495" w:type="pct"/>
            <w:noWrap/>
            <w:hideMark/>
          </w:tcPr>
          <w:p w:rsidR="00110C18" w:rsidRPr="00D47EC1" w:rsidRDefault="00110C18" w:rsidP="00063728">
            <w:pPr>
              <w:rPr>
                <w:ins w:id="9829" w:author="KIM, Jason" w:date="2019-04-02T13:39:00Z"/>
                <w:rFonts w:ascii="Calibri" w:eastAsia="Times New Roman" w:hAnsi="Calibri" w:cs="Calibri"/>
                <w:color w:val="000000"/>
                <w:lang w:eastAsia="en-AU"/>
              </w:rPr>
            </w:pPr>
            <w:ins w:id="983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31" w:author="KIM, Jason" w:date="2019-04-02T13:39:00Z"/>
                <w:rFonts w:ascii="Calibri" w:eastAsia="Times New Roman" w:hAnsi="Calibri" w:cs="Calibri"/>
                <w:color w:val="000000"/>
                <w:lang w:eastAsia="en-AU"/>
              </w:rPr>
            </w:pPr>
            <w:ins w:id="9832" w:author="KIM, Jason" w:date="2019-04-02T13:39:00Z">
              <w:r w:rsidRPr="00D47EC1">
                <w:rPr>
                  <w:rFonts w:ascii="Calibri" w:eastAsia="Times New Roman" w:hAnsi="Calibri" w:cs="Calibri"/>
                  <w:color w:val="000000"/>
                  <w:lang w:eastAsia="en-AU"/>
                </w:rPr>
                <w:t>EXL8881</w:t>
              </w:r>
            </w:ins>
          </w:p>
        </w:tc>
        <w:tc>
          <w:tcPr>
            <w:tcW w:w="762" w:type="pct"/>
            <w:noWrap/>
            <w:hideMark/>
          </w:tcPr>
          <w:p w:rsidR="00110C18" w:rsidRPr="00D47EC1" w:rsidRDefault="00110C18" w:rsidP="00063728">
            <w:pPr>
              <w:rPr>
                <w:ins w:id="9833" w:author="KIM, Jason" w:date="2019-04-02T13:39:00Z"/>
                <w:rFonts w:ascii="Calibri" w:eastAsia="Times New Roman" w:hAnsi="Calibri" w:cs="Calibri"/>
                <w:color w:val="000000"/>
                <w:lang w:eastAsia="en-AU"/>
              </w:rPr>
            </w:pPr>
            <w:ins w:id="983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35" w:author="KIM, Jason" w:date="2019-04-02T13:39:00Z"/>
                <w:rFonts w:ascii="Calibri" w:eastAsia="Times New Roman" w:hAnsi="Calibri" w:cs="Calibri"/>
                <w:color w:val="000000"/>
                <w:lang w:eastAsia="en-AU"/>
              </w:rPr>
            </w:pPr>
            <w:ins w:id="9836" w:author="KIM, Jason" w:date="2019-04-02T13:39:00Z">
              <w:r w:rsidRPr="00D47EC1">
                <w:rPr>
                  <w:rFonts w:ascii="Calibri" w:eastAsia="Times New Roman" w:hAnsi="Calibri" w:cs="Calibri"/>
                  <w:color w:val="000000"/>
                  <w:lang w:eastAsia="en-AU"/>
                </w:rPr>
                <w:t>Chainage 445</w:t>
              </w:r>
            </w:ins>
          </w:p>
        </w:tc>
        <w:tc>
          <w:tcPr>
            <w:tcW w:w="785" w:type="pct"/>
            <w:noWrap/>
            <w:hideMark/>
          </w:tcPr>
          <w:p w:rsidR="00110C18" w:rsidRPr="00D47EC1" w:rsidRDefault="00110C18" w:rsidP="00063728">
            <w:pPr>
              <w:jc w:val="right"/>
              <w:rPr>
                <w:ins w:id="9837" w:author="KIM, Jason" w:date="2019-04-02T13:39:00Z"/>
                <w:rFonts w:ascii="Calibri" w:eastAsia="Times New Roman" w:hAnsi="Calibri" w:cs="Calibri"/>
                <w:color w:val="000000"/>
                <w:lang w:eastAsia="en-AU"/>
              </w:rPr>
            </w:pPr>
            <w:ins w:id="98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39" w:author="KIM, Jason" w:date="2019-04-02T13:39:00Z"/>
        </w:trPr>
        <w:tc>
          <w:tcPr>
            <w:tcW w:w="776" w:type="pct"/>
            <w:noWrap/>
            <w:hideMark/>
          </w:tcPr>
          <w:p w:rsidR="00110C18" w:rsidRPr="00D47EC1" w:rsidRDefault="00110C18" w:rsidP="00063728">
            <w:pPr>
              <w:rPr>
                <w:ins w:id="9840" w:author="KIM, Jason" w:date="2019-04-02T13:39:00Z"/>
                <w:rFonts w:ascii="Calibri" w:eastAsia="Times New Roman" w:hAnsi="Calibri" w:cs="Calibri"/>
                <w:color w:val="000000"/>
                <w:lang w:eastAsia="en-AU"/>
              </w:rPr>
            </w:pPr>
            <w:ins w:id="9841" w:author="KIM, Jason" w:date="2019-04-02T13:39:00Z">
              <w:r w:rsidRPr="00D47EC1">
                <w:rPr>
                  <w:rFonts w:ascii="Calibri" w:eastAsia="Times New Roman" w:hAnsi="Calibri" w:cs="Calibri"/>
                  <w:color w:val="000000"/>
                  <w:lang w:eastAsia="en-AU"/>
                </w:rPr>
                <w:t>EXL89K191</w:t>
              </w:r>
            </w:ins>
          </w:p>
        </w:tc>
        <w:tc>
          <w:tcPr>
            <w:tcW w:w="622" w:type="pct"/>
            <w:noWrap/>
            <w:hideMark/>
          </w:tcPr>
          <w:p w:rsidR="00110C18" w:rsidRPr="00D47EC1" w:rsidRDefault="00110C18" w:rsidP="00063728">
            <w:pPr>
              <w:rPr>
                <w:ins w:id="9842" w:author="KIM, Jason" w:date="2019-04-02T13:39:00Z"/>
                <w:rFonts w:ascii="Calibri" w:eastAsia="Times New Roman" w:hAnsi="Calibri" w:cs="Calibri"/>
                <w:color w:val="000000"/>
                <w:lang w:eastAsia="en-AU"/>
              </w:rPr>
            </w:pPr>
            <w:ins w:id="9843" w:author="KIM, Jason" w:date="2019-04-02T13:39:00Z">
              <w:r w:rsidRPr="00D47EC1">
                <w:rPr>
                  <w:rFonts w:ascii="Calibri" w:eastAsia="Times New Roman" w:hAnsi="Calibri" w:cs="Calibri"/>
                  <w:color w:val="000000"/>
                  <w:lang w:eastAsia="en-AU"/>
                </w:rPr>
                <w:t>ELZ20106</w:t>
              </w:r>
            </w:ins>
          </w:p>
        </w:tc>
        <w:tc>
          <w:tcPr>
            <w:tcW w:w="495" w:type="pct"/>
            <w:noWrap/>
            <w:hideMark/>
          </w:tcPr>
          <w:p w:rsidR="00110C18" w:rsidRPr="00D47EC1" w:rsidRDefault="00110C18" w:rsidP="00063728">
            <w:pPr>
              <w:rPr>
                <w:ins w:id="9844" w:author="KIM, Jason" w:date="2019-04-02T13:39:00Z"/>
                <w:rFonts w:ascii="Calibri" w:eastAsia="Times New Roman" w:hAnsi="Calibri" w:cs="Calibri"/>
                <w:color w:val="000000"/>
                <w:lang w:eastAsia="en-AU"/>
              </w:rPr>
            </w:pPr>
            <w:ins w:id="984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46" w:author="KIM, Jason" w:date="2019-04-02T13:39:00Z"/>
                <w:rFonts w:ascii="Calibri" w:eastAsia="Times New Roman" w:hAnsi="Calibri" w:cs="Calibri"/>
                <w:color w:val="000000"/>
                <w:lang w:eastAsia="en-AU"/>
              </w:rPr>
            </w:pPr>
            <w:ins w:id="9847" w:author="KIM, Jason" w:date="2019-04-02T13:39:00Z">
              <w:r w:rsidRPr="00D47EC1">
                <w:rPr>
                  <w:rFonts w:ascii="Calibri" w:eastAsia="Times New Roman" w:hAnsi="Calibri" w:cs="Calibri"/>
                  <w:color w:val="000000"/>
                  <w:lang w:eastAsia="en-AU"/>
                </w:rPr>
                <w:t>EXL8891</w:t>
              </w:r>
            </w:ins>
          </w:p>
        </w:tc>
        <w:tc>
          <w:tcPr>
            <w:tcW w:w="762" w:type="pct"/>
            <w:noWrap/>
            <w:hideMark/>
          </w:tcPr>
          <w:p w:rsidR="00110C18" w:rsidRPr="00D47EC1" w:rsidRDefault="00110C18" w:rsidP="00063728">
            <w:pPr>
              <w:rPr>
                <w:ins w:id="9848" w:author="KIM, Jason" w:date="2019-04-02T13:39:00Z"/>
                <w:rFonts w:ascii="Calibri" w:eastAsia="Times New Roman" w:hAnsi="Calibri" w:cs="Calibri"/>
                <w:color w:val="000000"/>
                <w:lang w:eastAsia="en-AU"/>
              </w:rPr>
            </w:pPr>
            <w:ins w:id="984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50" w:author="KIM, Jason" w:date="2019-04-02T13:39:00Z"/>
                <w:rFonts w:ascii="Calibri" w:eastAsia="Times New Roman" w:hAnsi="Calibri" w:cs="Calibri"/>
                <w:color w:val="000000"/>
                <w:lang w:eastAsia="en-AU"/>
              </w:rPr>
            </w:pPr>
            <w:ins w:id="9851" w:author="KIM, Jason" w:date="2019-04-02T13:39:00Z">
              <w:r w:rsidRPr="00D47EC1">
                <w:rPr>
                  <w:rFonts w:ascii="Calibri" w:eastAsia="Times New Roman" w:hAnsi="Calibri" w:cs="Calibri"/>
                  <w:color w:val="000000"/>
                  <w:lang w:eastAsia="en-AU"/>
                </w:rPr>
                <w:t>Chainage 362</w:t>
              </w:r>
            </w:ins>
          </w:p>
        </w:tc>
        <w:tc>
          <w:tcPr>
            <w:tcW w:w="785" w:type="pct"/>
            <w:noWrap/>
            <w:hideMark/>
          </w:tcPr>
          <w:p w:rsidR="00110C18" w:rsidRPr="00D47EC1" w:rsidRDefault="00110C18" w:rsidP="00063728">
            <w:pPr>
              <w:jc w:val="right"/>
              <w:rPr>
                <w:ins w:id="9852" w:author="KIM, Jason" w:date="2019-04-02T13:39:00Z"/>
                <w:rFonts w:ascii="Calibri" w:eastAsia="Times New Roman" w:hAnsi="Calibri" w:cs="Calibri"/>
                <w:color w:val="000000"/>
                <w:lang w:eastAsia="en-AU"/>
              </w:rPr>
            </w:pPr>
            <w:ins w:id="98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54" w:author="KIM, Jason" w:date="2019-04-02T13:39:00Z"/>
        </w:trPr>
        <w:tc>
          <w:tcPr>
            <w:tcW w:w="776" w:type="pct"/>
            <w:noWrap/>
            <w:hideMark/>
          </w:tcPr>
          <w:p w:rsidR="00110C18" w:rsidRPr="00D47EC1" w:rsidRDefault="00110C18" w:rsidP="00063728">
            <w:pPr>
              <w:rPr>
                <w:ins w:id="9855" w:author="KIM, Jason" w:date="2019-04-02T13:39:00Z"/>
                <w:rFonts w:ascii="Calibri" w:eastAsia="Times New Roman" w:hAnsi="Calibri" w:cs="Calibri"/>
                <w:color w:val="000000"/>
                <w:lang w:eastAsia="en-AU"/>
              </w:rPr>
            </w:pPr>
            <w:ins w:id="9856" w:author="KIM, Jason" w:date="2019-04-02T13:39:00Z">
              <w:r w:rsidRPr="00D47EC1">
                <w:rPr>
                  <w:rFonts w:ascii="Calibri" w:eastAsia="Times New Roman" w:hAnsi="Calibri" w:cs="Calibri"/>
                  <w:color w:val="000000"/>
                  <w:lang w:eastAsia="en-AU"/>
                </w:rPr>
                <w:t>EXL14K191</w:t>
              </w:r>
            </w:ins>
          </w:p>
        </w:tc>
        <w:tc>
          <w:tcPr>
            <w:tcW w:w="622" w:type="pct"/>
            <w:noWrap/>
            <w:hideMark/>
          </w:tcPr>
          <w:p w:rsidR="00110C18" w:rsidRPr="00D47EC1" w:rsidRDefault="00110C18" w:rsidP="00063728">
            <w:pPr>
              <w:rPr>
                <w:ins w:id="9857" w:author="KIM, Jason" w:date="2019-04-02T13:39:00Z"/>
                <w:rFonts w:ascii="Calibri" w:eastAsia="Times New Roman" w:hAnsi="Calibri" w:cs="Calibri"/>
                <w:color w:val="000000"/>
                <w:lang w:eastAsia="en-AU"/>
              </w:rPr>
            </w:pPr>
            <w:ins w:id="9858" w:author="KIM, Jason" w:date="2019-04-02T13:39:00Z">
              <w:r w:rsidRPr="00D47EC1">
                <w:rPr>
                  <w:rFonts w:ascii="Calibri" w:eastAsia="Times New Roman" w:hAnsi="Calibri" w:cs="Calibri"/>
                  <w:color w:val="000000"/>
                  <w:lang w:eastAsia="en-AU"/>
                </w:rPr>
                <w:t>ELZ20114</w:t>
              </w:r>
            </w:ins>
          </w:p>
        </w:tc>
        <w:tc>
          <w:tcPr>
            <w:tcW w:w="495" w:type="pct"/>
            <w:noWrap/>
            <w:hideMark/>
          </w:tcPr>
          <w:p w:rsidR="00110C18" w:rsidRPr="00D47EC1" w:rsidRDefault="00110C18" w:rsidP="00063728">
            <w:pPr>
              <w:rPr>
                <w:ins w:id="9859" w:author="KIM, Jason" w:date="2019-04-02T13:39:00Z"/>
                <w:rFonts w:ascii="Calibri" w:eastAsia="Times New Roman" w:hAnsi="Calibri" w:cs="Calibri"/>
                <w:color w:val="000000"/>
                <w:lang w:eastAsia="en-AU"/>
              </w:rPr>
            </w:pPr>
            <w:ins w:id="986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61" w:author="KIM, Jason" w:date="2019-04-02T13:39:00Z"/>
                <w:rFonts w:ascii="Calibri" w:eastAsia="Times New Roman" w:hAnsi="Calibri" w:cs="Calibri"/>
                <w:color w:val="000000"/>
                <w:lang w:eastAsia="en-AU"/>
              </w:rPr>
            </w:pPr>
            <w:ins w:id="9862" w:author="KIM, Jason" w:date="2019-04-02T13:39:00Z">
              <w:r w:rsidRPr="00D47EC1">
                <w:rPr>
                  <w:rFonts w:ascii="Calibri" w:eastAsia="Times New Roman" w:hAnsi="Calibri" w:cs="Calibri"/>
                  <w:color w:val="000000"/>
                  <w:lang w:eastAsia="en-AU"/>
                </w:rPr>
                <w:t>EXL2141</w:t>
              </w:r>
            </w:ins>
          </w:p>
        </w:tc>
        <w:tc>
          <w:tcPr>
            <w:tcW w:w="762" w:type="pct"/>
            <w:noWrap/>
            <w:hideMark/>
          </w:tcPr>
          <w:p w:rsidR="00110C18" w:rsidRPr="00D47EC1" w:rsidRDefault="00110C18" w:rsidP="00063728">
            <w:pPr>
              <w:rPr>
                <w:ins w:id="9863" w:author="KIM, Jason" w:date="2019-04-02T13:39:00Z"/>
                <w:rFonts w:ascii="Calibri" w:eastAsia="Times New Roman" w:hAnsi="Calibri" w:cs="Calibri"/>
                <w:color w:val="000000"/>
                <w:lang w:eastAsia="en-AU"/>
              </w:rPr>
            </w:pPr>
            <w:ins w:id="986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65" w:author="KIM, Jason" w:date="2019-04-02T13:39:00Z"/>
                <w:rFonts w:ascii="Calibri" w:eastAsia="Times New Roman" w:hAnsi="Calibri" w:cs="Calibri"/>
                <w:color w:val="000000"/>
                <w:lang w:eastAsia="en-AU"/>
              </w:rPr>
            </w:pPr>
            <w:ins w:id="9866" w:author="KIM, Jason" w:date="2019-04-02T13:39:00Z">
              <w:r w:rsidRPr="00D47EC1">
                <w:rPr>
                  <w:rFonts w:ascii="Calibri" w:eastAsia="Times New Roman" w:hAnsi="Calibri" w:cs="Calibri"/>
                  <w:color w:val="000000"/>
                  <w:lang w:eastAsia="en-AU"/>
                </w:rPr>
                <w:t>Chainage 2489</w:t>
              </w:r>
            </w:ins>
          </w:p>
        </w:tc>
        <w:tc>
          <w:tcPr>
            <w:tcW w:w="785" w:type="pct"/>
            <w:noWrap/>
            <w:hideMark/>
          </w:tcPr>
          <w:p w:rsidR="00110C18" w:rsidRPr="00D47EC1" w:rsidRDefault="00110C18" w:rsidP="00063728">
            <w:pPr>
              <w:jc w:val="right"/>
              <w:rPr>
                <w:ins w:id="9867" w:author="KIM, Jason" w:date="2019-04-02T13:39:00Z"/>
                <w:rFonts w:ascii="Calibri" w:eastAsia="Times New Roman" w:hAnsi="Calibri" w:cs="Calibri"/>
                <w:color w:val="000000"/>
                <w:lang w:eastAsia="en-AU"/>
              </w:rPr>
            </w:pPr>
            <w:ins w:id="98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69" w:author="KIM, Jason" w:date="2019-04-02T13:39:00Z"/>
        </w:trPr>
        <w:tc>
          <w:tcPr>
            <w:tcW w:w="776" w:type="pct"/>
            <w:noWrap/>
            <w:hideMark/>
          </w:tcPr>
          <w:p w:rsidR="00110C18" w:rsidRPr="00D47EC1" w:rsidRDefault="00110C18" w:rsidP="00063728">
            <w:pPr>
              <w:rPr>
                <w:ins w:id="9870" w:author="KIM, Jason" w:date="2019-04-02T13:39:00Z"/>
                <w:rFonts w:ascii="Calibri" w:eastAsia="Times New Roman" w:hAnsi="Calibri" w:cs="Calibri"/>
                <w:color w:val="000000"/>
                <w:lang w:eastAsia="en-AU"/>
              </w:rPr>
            </w:pPr>
            <w:ins w:id="9871" w:author="KIM, Jason" w:date="2019-04-02T13:39:00Z">
              <w:r w:rsidRPr="00D47EC1">
                <w:rPr>
                  <w:rFonts w:ascii="Calibri" w:eastAsia="Times New Roman" w:hAnsi="Calibri" w:cs="Calibri"/>
                  <w:color w:val="000000"/>
                  <w:lang w:eastAsia="en-AU"/>
                </w:rPr>
                <w:t>EXL14K201</w:t>
              </w:r>
            </w:ins>
          </w:p>
        </w:tc>
        <w:tc>
          <w:tcPr>
            <w:tcW w:w="622" w:type="pct"/>
            <w:noWrap/>
            <w:hideMark/>
          </w:tcPr>
          <w:p w:rsidR="00110C18" w:rsidRPr="00D47EC1" w:rsidRDefault="00110C18" w:rsidP="00063728">
            <w:pPr>
              <w:rPr>
                <w:ins w:id="9872" w:author="KIM, Jason" w:date="2019-04-02T13:39:00Z"/>
                <w:rFonts w:ascii="Calibri" w:eastAsia="Times New Roman" w:hAnsi="Calibri" w:cs="Calibri"/>
                <w:color w:val="000000"/>
                <w:lang w:eastAsia="en-AU"/>
              </w:rPr>
            </w:pPr>
            <w:ins w:id="9873" w:author="KIM, Jason" w:date="2019-04-02T13:39:00Z">
              <w:r w:rsidRPr="00D47EC1">
                <w:rPr>
                  <w:rFonts w:ascii="Calibri" w:eastAsia="Times New Roman" w:hAnsi="Calibri" w:cs="Calibri"/>
                  <w:color w:val="000000"/>
                  <w:lang w:eastAsia="en-AU"/>
                </w:rPr>
                <w:t>ELZ20118</w:t>
              </w:r>
            </w:ins>
          </w:p>
        </w:tc>
        <w:tc>
          <w:tcPr>
            <w:tcW w:w="495" w:type="pct"/>
            <w:noWrap/>
            <w:hideMark/>
          </w:tcPr>
          <w:p w:rsidR="00110C18" w:rsidRPr="00D47EC1" w:rsidRDefault="00110C18" w:rsidP="00063728">
            <w:pPr>
              <w:rPr>
                <w:ins w:id="9874" w:author="KIM, Jason" w:date="2019-04-02T13:39:00Z"/>
                <w:rFonts w:ascii="Calibri" w:eastAsia="Times New Roman" w:hAnsi="Calibri" w:cs="Calibri"/>
                <w:color w:val="000000"/>
                <w:lang w:eastAsia="en-AU"/>
              </w:rPr>
            </w:pPr>
            <w:ins w:id="987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76" w:author="KIM, Jason" w:date="2019-04-02T13:39:00Z"/>
                <w:rFonts w:ascii="Calibri" w:eastAsia="Times New Roman" w:hAnsi="Calibri" w:cs="Calibri"/>
                <w:color w:val="000000"/>
                <w:lang w:eastAsia="en-AU"/>
              </w:rPr>
            </w:pPr>
            <w:ins w:id="9877" w:author="KIM, Jason" w:date="2019-04-02T13:39:00Z">
              <w:r w:rsidRPr="00D47EC1">
                <w:rPr>
                  <w:rFonts w:ascii="Calibri" w:eastAsia="Times New Roman" w:hAnsi="Calibri" w:cs="Calibri"/>
                  <w:color w:val="000000"/>
                  <w:lang w:eastAsia="en-AU"/>
                </w:rPr>
                <w:t>EXL2151</w:t>
              </w:r>
            </w:ins>
          </w:p>
        </w:tc>
        <w:tc>
          <w:tcPr>
            <w:tcW w:w="762" w:type="pct"/>
            <w:noWrap/>
            <w:hideMark/>
          </w:tcPr>
          <w:p w:rsidR="00110C18" w:rsidRPr="00D47EC1" w:rsidRDefault="00110C18" w:rsidP="00063728">
            <w:pPr>
              <w:rPr>
                <w:ins w:id="9878" w:author="KIM, Jason" w:date="2019-04-02T13:39:00Z"/>
                <w:rFonts w:ascii="Calibri" w:eastAsia="Times New Roman" w:hAnsi="Calibri" w:cs="Calibri"/>
                <w:color w:val="000000"/>
                <w:lang w:eastAsia="en-AU"/>
              </w:rPr>
            </w:pPr>
            <w:ins w:id="987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80" w:author="KIM, Jason" w:date="2019-04-02T13:39:00Z"/>
                <w:rFonts w:ascii="Calibri" w:eastAsia="Times New Roman" w:hAnsi="Calibri" w:cs="Calibri"/>
                <w:color w:val="000000"/>
                <w:lang w:eastAsia="en-AU"/>
              </w:rPr>
            </w:pPr>
            <w:ins w:id="9881" w:author="KIM, Jason" w:date="2019-04-02T13:39:00Z">
              <w:r w:rsidRPr="00D47EC1">
                <w:rPr>
                  <w:rFonts w:ascii="Calibri" w:eastAsia="Times New Roman" w:hAnsi="Calibri" w:cs="Calibri"/>
                  <w:color w:val="000000"/>
                  <w:lang w:eastAsia="en-AU"/>
                </w:rPr>
                <w:t>Chainage 2607</w:t>
              </w:r>
            </w:ins>
          </w:p>
        </w:tc>
        <w:tc>
          <w:tcPr>
            <w:tcW w:w="785" w:type="pct"/>
            <w:noWrap/>
            <w:hideMark/>
          </w:tcPr>
          <w:p w:rsidR="00110C18" w:rsidRPr="00D47EC1" w:rsidRDefault="00110C18" w:rsidP="00063728">
            <w:pPr>
              <w:jc w:val="right"/>
              <w:rPr>
                <w:ins w:id="9882" w:author="KIM, Jason" w:date="2019-04-02T13:39:00Z"/>
                <w:rFonts w:ascii="Calibri" w:eastAsia="Times New Roman" w:hAnsi="Calibri" w:cs="Calibri"/>
                <w:color w:val="000000"/>
                <w:lang w:eastAsia="en-AU"/>
              </w:rPr>
            </w:pPr>
            <w:ins w:id="98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84" w:author="KIM, Jason" w:date="2019-04-02T13:39:00Z"/>
        </w:trPr>
        <w:tc>
          <w:tcPr>
            <w:tcW w:w="776" w:type="pct"/>
            <w:noWrap/>
            <w:hideMark/>
          </w:tcPr>
          <w:p w:rsidR="00110C18" w:rsidRPr="00D47EC1" w:rsidRDefault="00110C18" w:rsidP="00063728">
            <w:pPr>
              <w:rPr>
                <w:ins w:id="9885" w:author="KIM, Jason" w:date="2019-04-02T13:39:00Z"/>
                <w:rFonts w:ascii="Calibri" w:eastAsia="Times New Roman" w:hAnsi="Calibri" w:cs="Calibri"/>
                <w:color w:val="000000"/>
                <w:lang w:eastAsia="en-AU"/>
              </w:rPr>
            </w:pPr>
            <w:ins w:id="9886" w:author="KIM, Jason" w:date="2019-04-02T13:39:00Z">
              <w:r w:rsidRPr="00D47EC1">
                <w:rPr>
                  <w:rFonts w:ascii="Calibri" w:eastAsia="Times New Roman" w:hAnsi="Calibri" w:cs="Calibri"/>
                  <w:color w:val="000000"/>
                  <w:lang w:eastAsia="en-AU"/>
                </w:rPr>
                <w:t>EXL16K191</w:t>
              </w:r>
            </w:ins>
          </w:p>
        </w:tc>
        <w:tc>
          <w:tcPr>
            <w:tcW w:w="622" w:type="pct"/>
            <w:noWrap/>
            <w:hideMark/>
          </w:tcPr>
          <w:p w:rsidR="00110C18" w:rsidRPr="00D47EC1" w:rsidRDefault="00110C18" w:rsidP="00063728">
            <w:pPr>
              <w:rPr>
                <w:ins w:id="9887" w:author="KIM, Jason" w:date="2019-04-02T13:39:00Z"/>
                <w:rFonts w:ascii="Calibri" w:eastAsia="Times New Roman" w:hAnsi="Calibri" w:cs="Calibri"/>
                <w:color w:val="000000"/>
                <w:lang w:eastAsia="en-AU"/>
              </w:rPr>
            </w:pPr>
            <w:ins w:id="9888" w:author="KIM, Jason" w:date="2019-04-02T13:39:00Z">
              <w:r w:rsidRPr="00D47EC1">
                <w:rPr>
                  <w:rFonts w:ascii="Calibri" w:eastAsia="Times New Roman" w:hAnsi="Calibri" w:cs="Calibri"/>
                  <w:color w:val="000000"/>
                  <w:lang w:eastAsia="en-AU"/>
                </w:rPr>
                <w:t>ELZ20122</w:t>
              </w:r>
            </w:ins>
          </w:p>
        </w:tc>
        <w:tc>
          <w:tcPr>
            <w:tcW w:w="495" w:type="pct"/>
            <w:noWrap/>
            <w:hideMark/>
          </w:tcPr>
          <w:p w:rsidR="00110C18" w:rsidRPr="00D47EC1" w:rsidRDefault="00110C18" w:rsidP="00063728">
            <w:pPr>
              <w:rPr>
                <w:ins w:id="9889" w:author="KIM, Jason" w:date="2019-04-02T13:39:00Z"/>
                <w:rFonts w:ascii="Calibri" w:eastAsia="Times New Roman" w:hAnsi="Calibri" w:cs="Calibri"/>
                <w:color w:val="000000"/>
                <w:lang w:eastAsia="en-AU"/>
              </w:rPr>
            </w:pPr>
            <w:ins w:id="989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91" w:author="KIM, Jason" w:date="2019-04-02T13:39:00Z"/>
                <w:rFonts w:ascii="Calibri" w:eastAsia="Times New Roman" w:hAnsi="Calibri" w:cs="Calibri"/>
                <w:color w:val="000000"/>
                <w:lang w:eastAsia="en-AU"/>
              </w:rPr>
            </w:pPr>
            <w:ins w:id="9892" w:author="KIM, Jason" w:date="2019-04-02T13:39:00Z">
              <w:r w:rsidRPr="00D47EC1">
                <w:rPr>
                  <w:rFonts w:ascii="Calibri" w:eastAsia="Times New Roman" w:hAnsi="Calibri" w:cs="Calibri"/>
                  <w:color w:val="000000"/>
                  <w:lang w:eastAsia="en-AU"/>
                </w:rPr>
                <w:t>EXL2161</w:t>
              </w:r>
            </w:ins>
          </w:p>
        </w:tc>
        <w:tc>
          <w:tcPr>
            <w:tcW w:w="762" w:type="pct"/>
            <w:noWrap/>
            <w:hideMark/>
          </w:tcPr>
          <w:p w:rsidR="00110C18" w:rsidRPr="00D47EC1" w:rsidRDefault="00110C18" w:rsidP="00063728">
            <w:pPr>
              <w:rPr>
                <w:ins w:id="9893" w:author="KIM, Jason" w:date="2019-04-02T13:39:00Z"/>
                <w:rFonts w:ascii="Calibri" w:eastAsia="Times New Roman" w:hAnsi="Calibri" w:cs="Calibri"/>
                <w:color w:val="000000"/>
                <w:lang w:eastAsia="en-AU"/>
              </w:rPr>
            </w:pPr>
            <w:ins w:id="989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95" w:author="KIM, Jason" w:date="2019-04-02T13:39:00Z"/>
                <w:rFonts w:ascii="Calibri" w:eastAsia="Times New Roman" w:hAnsi="Calibri" w:cs="Calibri"/>
                <w:color w:val="000000"/>
                <w:lang w:eastAsia="en-AU"/>
              </w:rPr>
            </w:pPr>
            <w:ins w:id="9896" w:author="KIM, Jason" w:date="2019-04-02T13:39:00Z">
              <w:r w:rsidRPr="00D47EC1">
                <w:rPr>
                  <w:rFonts w:ascii="Calibri" w:eastAsia="Times New Roman" w:hAnsi="Calibri" w:cs="Calibri"/>
                  <w:color w:val="000000"/>
                  <w:lang w:eastAsia="en-AU"/>
                </w:rPr>
                <w:t>Chainage 2725</w:t>
              </w:r>
            </w:ins>
          </w:p>
        </w:tc>
        <w:tc>
          <w:tcPr>
            <w:tcW w:w="785" w:type="pct"/>
            <w:noWrap/>
            <w:hideMark/>
          </w:tcPr>
          <w:p w:rsidR="00110C18" w:rsidRPr="00D47EC1" w:rsidRDefault="00110C18" w:rsidP="00063728">
            <w:pPr>
              <w:jc w:val="right"/>
              <w:rPr>
                <w:ins w:id="9897" w:author="KIM, Jason" w:date="2019-04-02T13:39:00Z"/>
                <w:rFonts w:ascii="Calibri" w:eastAsia="Times New Roman" w:hAnsi="Calibri" w:cs="Calibri"/>
                <w:color w:val="000000"/>
                <w:lang w:eastAsia="en-AU"/>
              </w:rPr>
            </w:pPr>
            <w:ins w:id="98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99" w:author="KIM, Jason" w:date="2019-04-02T13:39:00Z"/>
        </w:trPr>
        <w:tc>
          <w:tcPr>
            <w:tcW w:w="776" w:type="pct"/>
            <w:noWrap/>
            <w:hideMark/>
          </w:tcPr>
          <w:p w:rsidR="00110C18" w:rsidRPr="00D47EC1" w:rsidRDefault="00110C18" w:rsidP="00063728">
            <w:pPr>
              <w:rPr>
                <w:ins w:id="9900" w:author="KIM, Jason" w:date="2019-04-02T13:39:00Z"/>
                <w:rFonts w:ascii="Calibri" w:eastAsia="Times New Roman" w:hAnsi="Calibri" w:cs="Calibri"/>
                <w:color w:val="000000"/>
                <w:lang w:eastAsia="en-AU"/>
              </w:rPr>
            </w:pPr>
            <w:ins w:id="9901" w:author="KIM, Jason" w:date="2019-04-02T13:39:00Z">
              <w:r w:rsidRPr="00D47EC1">
                <w:rPr>
                  <w:rFonts w:ascii="Calibri" w:eastAsia="Times New Roman" w:hAnsi="Calibri" w:cs="Calibri"/>
                  <w:color w:val="000000"/>
                  <w:lang w:eastAsia="en-AU"/>
                </w:rPr>
                <w:t>EXL16K201</w:t>
              </w:r>
            </w:ins>
          </w:p>
        </w:tc>
        <w:tc>
          <w:tcPr>
            <w:tcW w:w="622" w:type="pct"/>
            <w:noWrap/>
            <w:hideMark/>
          </w:tcPr>
          <w:p w:rsidR="00110C18" w:rsidRPr="00D47EC1" w:rsidRDefault="00110C18" w:rsidP="00063728">
            <w:pPr>
              <w:rPr>
                <w:ins w:id="9902" w:author="KIM, Jason" w:date="2019-04-02T13:39:00Z"/>
                <w:rFonts w:ascii="Calibri" w:eastAsia="Times New Roman" w:hAnsi="Calibri" w:cs="Calibri"/>
                <w:color w:val="000000"/>
                <w:lang w:eastAsia="en-AU"/>
              </w:rPr>
            </w:pPr>
            <w:ins w:id="9903" w:author="KIM, Jason" w:date="2019-04-02T13:39:00Z">
              <w:r w:rsidRPr="00D47EC1">
                <w:rPr>
                  <w:rFonts w:ascii="Calibri" w:eastAsia="Times New Roman" w:hAnsi="Calibri" w:cs="Calibri"/>
                  <w:color w:val="000000"/>
                  <w:lang w:eastAsia="en-AU"/>
                </w:rPr>
                <w:t>ELZ20126</w:t>
              </w:r>
            </w:ins>
          </w:p>
        </w:tc>
        <w:tc>
          <w:tcPr>
            <w:tcW w:w="495" w:type="pct"/>
            <w:noWrap/>
            <w:hideMark/>
          </w:tcPr>
          <w:p w:rsidR="00110C18" w:rsidRPr="00D47EC1" w:rsidRDefault="00110C18" w:rsidP="00063728">
            <w:pPr>
              <w:rPr>
                <w:ins w:id="9904" w:author="KIM, Jason" w:date="2019-04-02T13:39:00Z"/>
                <w:rFonts w:ascii="Calibri" w:eastAsia="Times New Roman" w:hAnsi="Calibri" w:cs="Calibri"/>
                <w:color w:val="000000"/>
                <w:lang w:eastAsia="en-AU"/>
              </w:rPr>
            </w:pPr>
            <w:ins w:id="990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06" w:author="KIM, Jason" w:date="2019-04-02T13:39:00Z"/>
                <w:rFonts w:ascii="Calibri" w:eastAsia="Times New Roman" w:hAnsi="Calibri" w:cs="Calibri"/>
                <w:color w:val="000000"/>
                <w:lang w:eastAsia="en-AU"/>
              </w:rPr>
            </w:pPr>
            <w:ins w:id="9907" w:author="KIM, Jason" w:date="2019-04-02T13:39:00Z">
              <w:r w:rsidRPr="00D47EC1">
                <w:rPr>
                  <w:rFonts w:ascii="Calibri" w:eastAsia="Times New Roman" w:hAnsi="Calibri" w:cs="Calibri"/>
                  <w:color w:val="000000"/>
                  <w:lang w:eastAsia="en-AU"/>
                </w:rPr>
                <w:t>EXL2171</w:t>
              </w:r>
            </w:ins>
          </w:p>
        </w:tc>
        <w:tc>
          <w:tcPr>
            <w:tcW w:w="762" w:type="pct"/>
            <w:noWrap/>
            <w:hideMark/>
          </w:tcPr>
          <w:p w:rsidR="00110C18" w:rsidRPr="00D47EC1" w:rsidRDefault="00110C18" w:rsidP="00063728">
            <w:pPr>
              <w:rPr>
                <w:ins w:id="9908" w:author="KIM, Jason" w:date="2019-04-02T13:39:00Z"/>
                <w:rFonts w:ascii="Calibri" w:eastAsia="Times New Roman" w:hAnsi="Calibri" w:cs="Calibri"/>
                <w:color w:val="000000"/>
                <w:lang w:eastAsia="en-AU"/>
              </w:rPr>
            </w:pPr>
            <w:ins w:id="990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10" w:author="KIM, Jason" w:date="2019-04-02T13:39:00Z"/>
                <w:rFonts w:ascii="Calibri" w:eastAsia="Times New Roman" w:hAnsi="Calibri" w:cs="Calibri"/>
                <w:color w:val="000000"/>
                <w:lang w:eastAsia="en-AU"/>
              </w:rPr>
            </w:pPr>
            <w:ins w:id="9911" w:author="KIM, Jason" w:date="2019-04-02T13:39:00Z">
              <w:r w:rsidRPr="00D47EC1">
                <w:rPr>
                  <w:rFonts w:ascii="Calibri" w:eastAsia="Times New Roman" w:hAnsi="Calibri" w:cs="Calibri"/>
                  <w:color w:val="000000"/>
                  <w:lang w:eastAsia="en-AU"/>
                </w:rPr>
                <w:t>Chainage 2843</w:t>
              </w:r>
            </w:ins>
          </w:p>
        </w:tc>
        <w:tc>
          <w:tcPr>
            <w:tcW w:w="785" w:type="pct"/>
            <w:noWrap/>
            <w:hideMark/>
          </w:tcPr>
          <w:p w:rsidR="00110C18" w:rsidRPr="00D47EC1" w:rsidRDefault="00110C18" w:rsidP="00063728">
            <w:pPr>
              <w:jc w:val="right"/>
              <w:rPr>
                <w:ins w:id="9912" w:author="KIM, Jason" w:date="2019-04-02T13:39:00Z"/>
                <w:rFonts w:ascii="Calibri" w:eastAsia="Times New Roman" w:hAnsi="Calibri" w:cs="Calibri"/>
                <w:color w:val="000000"/>
                <w:lang w:eastAsia="en-AU"/>
              </w:rPr>
            </w:pPr>
            <w:ins w:id="99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14" w:author="KIM, Jason" w:date="2019-04-02T13:39:00Z"/>
        </w:trPr>
        <w:tc>
          <w:tcPr>
            <w:tcW w:w="776" w:type="pct"/>
            <w:noWrap/>
            <w:hideMark/>
          </w:tcPr>
          <w:p w:rsidR="00110C18" w:rsidRPr="00D47EC1" w:rsidRDefault="00110C18" w:rsidP="00063728">
            <w:pPr>
              <w:rPr>
                <w:ins w:id="9915" w:author="KIM, Jason" w:date="2019-04-02T13:39:00Z"/>
                <w:rFonts w:ascii="Calibri" w:eastAsia="Times New Roman" w:hAnsi="Calibri" w:cs="Calibri"/>
                <w:color w:val="000000"/>
                <w:lang w:eastAsia="en-AU"/>
              </w:rPr>
            </w:pPr>
            <w:ins w:id="9916" w:author="KIM, Jason" w:date="2019-04-02T13:39:00Z">
              <w:r w:rsidRPr="00D47EC1">
                <w:rPr>
                  <w:rFonts w:ascii="Calibri" w:eastAsia="Times New Roman" w:hAnsi="Calibri" w:cs="Calibri"/>
                  <w:color w:val="000000"/>
                  <w:lang w:eastAsia="en-AU"/>
                </w:rPr>
                <w:t>EXL18K191</w:t>
              </w:r>
            </w:ins>
          </w:p>
        </w:tc>
        <w:tc>
          <w:tcPr>
            <w:tcW w:w="622" w:type="pct"/>
            <w:noWrap/>
            <w:hideMark/>
          </w:tcPr>
          <w:p w:rsidR="00110C18" w:rsidRPr="00D47EC1" w:rsidRDefault="00110C18" w:rsidP="00063728">
            <w:pPr>
              <w:rPr>
                <w:ins w:id="9917" w:author="KIM, Jason" w:date="2019-04-02T13:39:00Z"/>
                <w:rFonts w:ascii="Calibri" w:eastAsia="Times New Roman" w:hAnsi="Calibri" w:cs="Calibri"/>
                <w:color w:val="000000"/>
                <w:lang w:eastAsia="en-AU"/>
              </w:rPr>
            </w:pPr>
            <w:ins w:id="9918" w:author="KIM, Jason" w:date="2019-04-02T13:39:00Z">
              <w:r w:rsidRPr="00D47EC1">
                <w:rPr>
                  <w:rFonts w:ascii="Calibri" w:eastAsia="Times New Roman" w:hAnsi="Calibri" w:cs="Calibri"/>
                  <w:color w:val="000000"/>
                  <w:lang w:eastAsia="en-AU"/>
                </w:rPr>
                <w:t>ELZ20130</w:t>
              </w:r>
            </w:ins>
          </w:p>
        </w:tc>
        <w:tc>
          <w:tcPr>
            <w:tcW w:w="495" w:type="pct"/>
            <w:noWrap/>
            <w:hideMark/>
          </w:tcPr>
          <w:p w:rsidR="00110C18" w:rsidRPr="00D47EC1" w:rsidRDefault="00110C18" w:rsidP="00063728">
            <w:pPr>
              <w:rPr>
                <w:ins w:id="9919" w:author="KIM, Jason" w:date="2019-04-02T13:39:00Z"/>
                <w:rFonts w:ascii="Calibri" w:eastAsia="Times New Roman" w:hAnsi="Calibri" w:cs="Calibri"/>
                <w:color w:val="000000"/>
                <w:lang w:eastAsia="en-AU"/>
              </w:rPr>
            </w:pPr>
            <w:ins w:id="992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21" w:author="KIM, Jason" w:date="2019-04-02T13:39:00Z"/>
                <w:rFonts w:ascii="Calibri" w:eastAsia="Times New Roman" w:hAnsi="Calibri" w:cs="Calibri"/>
                <w:color w:val="000000"/>
                <w:lang w:eastAsia="en-AU"/>
              </w:rPr>
            </w:pPr>
            <w:ins w:id="9922" w:author="KIM, Jason" w:date="2019-04-02T13:39:00Z">
              <w:r w:rsidRPr="00D47EC1">
                <w:rPr>
                  <w:rFonts w:ascii="Calibri" w:eastAsia="Times New Roman" w:hAnsi="Calibri" w:cs="Calibri"/>
                  <w:color w:val="000000"/>
                  <w:lang w:eastAsia="en-AU"/>
                </w:rPr>
                <w:t>EXL2181</w:t>
              </w:r>
            </w:ins>
          </w:p>
        </w:tc>
        <w:tc>
          <w:tcPr>
            <w:tcW w:w="762" w:type="pct"/>
            <w:noWrap/>
            <w:hideMark/>
          </w:tcPr>
          <w:p w:rsidR="00110C18" w:rsidRPr="00D47EC1" w:rsidRDefault="00110C18" w:rsidP="00063728">
            <w:pPr>
              <w:rPr>
                <w:ins w:id="9923" w:author="KIM, Jason" w:date="2019-04-02T13:39:00Z"/>
                <w:rFonts w:ascii="Calibri" w:eastAsia="Times New Roman" w:hAnsi="Calibri" w:cs="Calibri"/>
                <w:color w:val="000000"/>
                <w:lang w:eastAsia="en-AU"/>
              </w:rPr>
            </w:pPr>
            <w:ins w:id="992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25" w:author="KIM, Jason" w:date="2019-04-02T13:39:00Z"/>
                <w:rFonts w:ascii="Calibri" w:eastAsia="Times New Roman" w:hAnsi="Calibri" w:cs="Calibri"/>
                <w:color w:val="000000"/>
                <w:lang w:eastAsia="en-AU"/>
              </w:rPr>
            </w:pPr>
            <w:ins w:id="9926" w:author="KIM, Jason" w:date="2019-04-02T13:39:00Z">
              <w:r w:rsidRPr="00D47EC1">
                <w:rPr>
                  <w:rFonts w:ascii="Calibri" w:eastAsia="Times New Roman" w:hAnsi="Calibri" w:cs="Calibri"/>
                  <w:color w:val="000000"/>
                  <w:lang w:eastAsia="en-AU"/>
                </w:rPr>
                <w:t>Chainage 2961</w:t>
              </w:r>
            </w:ins>
          </w:p>
        </w:tc>
        <w:tc>
          <w:tcPr>
            <w:tcW w:w="785" w:type="pct"/>
            <w:noWrap/>
            <w:hideMark/>
          </w:tcPr>
          <w:p w:rsidR="00110C18" w:rsidRPr="00D47EC1" w:rsidRDefault="00110C18" w:rsidP="00063728">
            <w:pPr>
              <w:jc w:val="right"/>
              <w:rPr>
                <w:ins w:id="9927" w:author="KIM, Jason" w:date="2019-04-02T13:39:00Z"/>
                <w:rFonts w:ascii="Calibri" w:eastAsia="Times New Roman" w:hAnsi="Calibri" w:cs="Calibri"/>
                <w:color w:val="000000"/>
                <w:lang w:eastAsia="en-AU"/>
              </w:rPr>
            </w:pPr>
            <w:ins w:id="99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29" w:author="KIM, Jason" w:date="2019-04-02T13:39:00Z"/>
        </w:trPr>
        <w:tc>
          <w:tcPr>
            <w:tcW w:w="776" w:type="pct"/>
            <w:noWrap/>
            <w:hideMark/>
          </w:tcPr>
          <w:p w:rsidR="00110C18" w:rsidRPr="00D47EC1" w:rsidRDefault="00110C18" w:rsidP="00063728">
            <w:pPr>
              <w:rPr>
                <w:ins w:id="9930" w:author="KIM, Jason" w:date="2019-04-02T13:39:00Z"/>
                <w:rFonts w:ascii="Calibri" w:eastAsia="Times New Roman" w:hAnsi="Calibri" w:cs="Calibri"/>
                <w:color w:val="000000"/>
                <w:lang w:eastAsia="en-AU"/>
              </w:rPr>
            </w:pPr>
            <w:ins w:id="9931" w:author="KIM, Jason" w:date="2019-04-02T13:39:00Z">
              <w:r w:rsidRPr="00D47EC1">
                <w:rPr>
                  <w:rFonts w:ascii="Calibri" w:eastAsia="Times New Roman" w:hAnsi="Calibri" w:cs="Calibri"/>
                  <w:color w:val="000000"/>
                  <w:lang w:eastAsia="en-AU"/>
                </w:rPr>
                <w:t>EXL18K201</w:t>
              </w:r>
            </w:ins>
          </w:p>
        </w:tc>
        <w:tc>
          <w:tcPr>
            <w:tcW w:w="622" w:type="pct"/>
            <w:noWrap/>
            <w:hideMark/>
          </w:tcPr>
          <w:p w:rsidR="00110C18" w:rsidRPr="00D47EC1" w:rsidRDefault="00110C18" w:rsidP="00063728">
            <w:pPr>
              <w:rPr>
                <w:ins w:id="9932" w:author="KIM, Jason" w:date="2019-04-02T13:39:00Z"/>
                <w:rFonts w:ascii="Calibri" w:eastAsia="Times New Roman" w:hAnsi="Calibri" w:cs="Calibri"/>
                <w:color w:val="000000"/>
                <w:lang w:eastAsia="en-AU"/>
              </w:rPr>
            </w:pPr>
            <w:ins w:id="9933" w:author="KIM, Jason" w:date="2019-04-02T13:39:00Z">
              <w:r w:rsidRPr="00D47EC1">
                <w:rPr>
                  <w:rFonts w:ascii="Calibri" w:eastAsia="Times New Roman" w:hAnsi="Calibri" w:cs="Calibri"/>
                  <w:color w:val="000000"/>
                  <w:lang w:eastAsia="en-AU"/>
                </w:rPr>
                <w:t>ELZ20134</w:t>
              </w:r>
            </w:ins>
          </w:p>
        </w:tc>
        <w:tc>
          <w:tcPr>
            <w:tcW w:w="495" w:type="pct"/>
            <w:noWrap/>
            <w:hideMark/>
          </w:tcPr>
          <w:p w:rsidR="00110C18" w:rsidRPr="00D47EC1" w:rsidRDefault="00110C18" w:rsidP="00063728">
            <w:pPr>
              <w:rPr>
                <w:ins w:id="9934" w:author="KIM, Jason" w:date="2019-04-02T13:39:00Z"/>
                <w:rFonts w:ascii="Calibri" w:eastAsia="Times New Roman" w:hAnsi="Calibri" w:cs="Calibri"/>
                <w:color w:val="000000"/>
                <w:lang w:eastAsia="en-AU"/>
              </w:rPr>
            </w:pPr>
            <w:ins w:id="993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36" w:author="KIM, Jason" w:date="2019-04-02T13:39:00Z"/>
                <w:rFonts w:ascii="Calibri" w:eastAsia="Times New Roman" w:hAnsi="Calibri" w:cs="Calibri"/>
                <w:color w:val="000000"/>
                <w:lang w:eastAsia="en-AU"/>
              </w:rPr>
            </w:pPr>
            <w:ins w:id="9937" w:author="KIM, Jason" w:date="2019-04-02T13:39:00Z">
              <w:r w:rsidRPr="00D47EC1">
                <w:rPr>
                  <w:rFonts w:ascii="Calibri" w:eastAsia="Times New Roman" w:hAnsi="Calibri" w:cs="Calibri"/>
                  <w:color w:val="000000"/>
                  <w:lang w:eastAsia="en-AU"/>
                </w:rPr>
                <w:t>EXL2191</w:t>
              </w:r>
            </w:ins>
          </w:p>
        </w:tc>
        <w:tc>
          <w:tcPr>
            <w:tcW w:w="762" w:type="pct"/>
            <w:noWrap/>
            <w:hideMark/>
          </w:tcPr>
          <w:p w:rsidR="00110C18" w:rsidRPr="00D47EC1" w:rsidRDefault="00110C18" w:rsidP="00063728">
            <w:pPr>
              <w:rPr>
                <w:ins w:id="9938" w:author="KIM, Jason" w:date="2019-04-02T13:39:00Z"/>
                <w:rFonts w:ascii="Calibri" w:eastAsia="Times New Roman" w:hAnsi="Calibri" w:cs="Calibri"/>
                <w:color w:val="000000"/>
                <w:lang w:eastAsia="en-AU"/>
              </w:rPr>
            </w:pPr>
            <w:ins w:id="993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40" w:author="KIM, Jason" w:date="2019-04-02T13:39:00Z"/>
                <w:rFonts w:ascii="Calibri" w:eastAsia="Times New Roman" w:hAnsi="Calibri" w:cs="Calibri"/>
                <w:color w:val="000000"/>
                <w:lang w:eastAsia="en-AU"/>
              </w:rPr>
            </w:pPr>
            <w:ins w:id="9941" w:author="KIM, Jason" w:date="2019-04-02T13:39:00Z">
              <w:r w:rsidRPr="00D47EC1">
                <w:rPr>
                  <w:rFonts w:ascii="Calibri" w:eastAsia="Times New Roman" w:hAnsi="Calibri" w:cs="Calibri"/>
                  <w:color w:val="000000"/>
                  <w:lang w:eastAsia="en-AU"/>
                </w:rPr>
                <w:t>Chainage 3080</w:t>
              </w:r>
            </w:ins>
          </w:p>
        </w:tc>
        <w:tc>
          <w:tcPr>
            <w:tcW w:w="785" w:type="pct"/>
            <w:noWrap/>
            <w:hideMark/>
          </w:tcPr>
          <w:p w:rsidR="00110C18" w:rsidRPr="00D47EC1" w:rsidRDefault="00110C18" w:rsidP="00063728">
            <w:pPr>
              <w:jc w:val="right"/>
              <w:rPr>
                <w:ins w:id="9942" w:author="KIM, Jason" w:date="2019-04-02T13:39:00Z"/>
                <w:rFonts w:ascii="Calibri" w:eastAsia="Times New Roman" w:hAnsi="Calibri" w:cs="Calibri"/>
                <w:color w:val="000000"/>
                <w:lang w:eastAsia="en-AU"/>
              </w:rPr>
            </w:pPr>
            <w:ins w:id="99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44" w:author="KIM, Jason" w:date="2019-04-02T13:39:00Z"/>
        </w:trPr>
        <w:tc>
          <w:tcPr>
            <w:tcW w:w="776" w:type="pct"/>
            <w:noWrap/>
            <w:hideMark/>
          </w:tcPr>
          <w:p w:rsidR="00110C18" w:rsidRPr="00D47EC1" w:rsidRDefault="00110C18" w:rsidP="00063728">
            <w:pPr>
              <w:rPr>
                <w:ins w:id="9945" w:author="KIM, Jason" w:date="2019-04-02T13:39:00Z"/>
                <w:rFonts w:ascii="Calibri" w:eastAsia="Times New Roman" w:hAnsi="Calibri" w:cs="Calibri"/>
                <w:color w:val="000000"/>
                <w:lang w:eastAsia="en-AU"/>
              </w:rPr>
            </w:pPr>
            <w:ins w:id="9946" w:author="KIM, Jason" w:date="2019-04-02T13:39:00Z">
              <w:r w:rsidRPr="00D47EC1">
                <w:rPr>
                  <w:rFonts w:ascii="Calibri" w:eastAsia="Times New Roman" w:hAnsi="Calibri" w:cs="Calibri"/>
                  <w:color w:val="000000"/>
                  <w:lang w:eastAsia="en-AU"/>
                </w:rPr>
                <w:t>EXL20K191</w:t>
              </w:r>
            </w:ins>
          </w:p>
        </w:tc>
        <w:tc>
          <w:tcPr>
            <w:tcW w:w="622" w:type="pct"/>
            <w:noWrap/>
            <w:hideMark/>
          </w:tcPr>
          <w:p w:rsidR="00110C18" w:rsidRPr="00D47EC1" w:rsidRDefault="00110C18" w:rsidP="00063728">
            <w:pPr>
              <w:rPr>
                <w:ins w:id="9947" w:author="KIM, Jason" w:date="2019-04-02T13:39:00Z"/>
                <w:rFonts w:ascii="Calibri" w:eastAsia="Times New Roman" w:hAnsi="Calibri" w:cs="Calibri"/>
                <w:color w:val="000000"/>
                <w:lang w:eastAsia="en-AU"/>
              </w:rPr>
            </w:pPr>
            <w:ins w:id="9948" w:author="KIM, Jason" w:date="2019-04-02T13:39:00Z">
              <w:r w:rsidRPr="00D47EC1">
                <w:rPr>
                  <w:rFonts w:ascii="Calibri" w:eastAsia="Times New Roman" w:hAnsi="Calibri" w:cs="Calibri"/>
                  <w:color w:val="000000"/>
                  <w:lang w:eastAsia="en-AU"/>
                </w:rPr>
                <w:t>ELZ20138</w:t>
              </w:r>
            </w:ins>
          </w:p>
        </w:tc>
        <w:tc>
          <w:tcPr>
            <w:tcW w:w="495" w:type="pct"/>
            <w:noWrap/>
            <w:hideMark/>
          </w:tcPr>
          <w:p w:rsidR="00110C18" w:rsidRPr="00D47EC1" w:rsidRDefault="00110C18" w:rsidP="00063728">
            <w:pPr>
              <w:rPr>
                <w:ins w:id="9949" w:author="KIM, Jason" w:date="2019-04-02T13:39:00Z"/>
                <w:rFonts w:ascii="Calibri" w:eastAsia="Times New Roman" w:hAnsi="Calibri" w:cs="Calibri"/>
                <w:color w:val="000000"/>
                <w:lang w:eastAsia="en-AU"/>
              </w:rPr>
            </w:pPr>
            <w:ins w:id="9950"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51" w:author="KIM, Jason" w:date="2019-04-02T13:39:00Z"/>
                <w:rFonts w:ascii="Calibri" w:eastAsia="Times New Roman" w:hAnsi="Calibri" w:cs="Calibri"/>
                <w:color w:val="000000"/>
                <w:lang w:eastAsia="en-AU"/>
              </w:rPr>
            </w:pPr>
            <w:ins w:id="9952" w:author="KIM, Jason" w:date="2019-04-02T13:39:00Z">
              <w:r w:rsidRPr="00D47EC1">
                <w:rPr>
                  <w:rFonts w:ascii="Calibri" w:eastAsia="Times New Roman" w:hAnsi="Calibri" w:cs="Calibri"/>
                  <w:color w:val="000000"/>
                  <w:lang w:eastAsia="en-AU"/>
                </w:rPr>
                <w:t>EXL2201</w:t>
              </w:r>
            </w:ins>
          </w:p>
        </w:tc>
        <w:tc>
          <w:tcPr>
            <w:tcW w:w="762" w:type="pct"/>
            <w:noWrap/>
            <w:hideMark/>
          </w:tcPr>
          <w:p w:rsidR="00110C18" w:rsidRPr="00D47EC1" w:rsidRDefault="00110C18" w:rsidP="00063728">
            <w:pPr>
              <w:rPr>
                <w:ins w:id="9953" w:author="KIM, Jason" w:date="2019-04-02T13:39:00Z"/>
                <w:rFonts w:ascii="Calibri" w:eastAsia="Times New Roman" w:hAnsi="Calibri" w:cs="Calibri"/>
                <w:color w:val="000000"/>
                <w:lang w:eastAsia="en-AU"/>
              </w:rPr>
            </w:pPr>
            <w:ins w:id="995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55" w:author="KIM, Jason" w:date="2019-04-02T13:39:00Z"/>
                <w:rFonts w:ascii="Calibri" w:eastAsia="Times New Roman" w:hAnsi="Calibri" w:cs="Calibri"/>
                <w:color w:val="000000"/>
                <w:lang w:eastAsia="en-AU"/>
              </w:rPr>
            </w:pPr>
            <w:ins w:id="9956" w:author="KIM, Jason" w:date="2019-04-02T13:39:00Z">
              <w:r w:rsidRPr="00D47EC1">
                <w:rPr>
                  <w:rFonts w:ascii="Calibri" w:eastAsia="Times New Roman" w:hAnsi="Calibri" w:cs="Calibri"/>
                  <w:color w:val="000000"/>
                  <w:lang w:eastAsia="en-AU"/>
                </w:rPr>
                <w:t>Chainage 3198</w:t>
              </w:r>
            </w:ins>
          </w:p>
        </w:tc>
        <w:tc>
          <w:tcPr>
            <w:tcW w:w="785" w:type="pct"/>
            <w:noWrap/>
            <w:hideMark/>
          </w:tcPr>
          <w:p w:rsidR="00110C18" w:rsidRPr="00D47EC1" w:rsidRDefault="00110C18" w:rsidP="00063728">
            <w:pPr>
              <w:jc w:val="right"/>
              <w:rPr>
                <w:ins w:id="9957" w:author="KIM, Jason" w:date="2019-04-02T13:39:00Z"/>
                <w:rFonts w:ascii="Calibri" w:eastAsia="Times New Roman" w:hAnsi="Calibri" w:cs="Calibri"/>
                <w:color w:val="000000"/>
                <w:lang w:eastAsia="en-AU"/>
              </w:rPr>
            </w:pPr>
            <w:ins w:id="99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59" w:author="KIM, Jason" w:date="2019-04-02T13:39:00Z"/>
        </w:trPr>
        <w:tc>
          <w:tcPr>
            <w:tcW w:w="776" w:type="pct"/>
            <w:noWrap/>
            <w:hideMark/>
          </w:tcPr>
          <w:p w:rsidR="00110C18" w:rsidRPr="00D47EC1" w:rsidRDefault="00110C18" w:rsidP="00063728">
            <w:pPr>
              <w:rPr>
                <w:ins w:id="9960" w:author="KIM, Jason" w:date="2019-04-02T13:39:00Z"/>
                <w:rFonts w:ascii="Calibri" w:eastAsia="Times New Roman" w:hAnsi="Calibri" w:cs="Calibri"/>
                <w:color w:val="000000"/>
                <w:lang w:eastAsia="en-AU"/>
              </w:rPr>
            </w:pPr>
            <w:ins w:id="9961" w:author="KIM, Jason" w:date="2019-04-02T13:39:00Z">
              <w:r w:rsidRPr="00D47EC1">
                <w:rPr>
                  <w:rFonts w:ascii="Calibri" w:eastAsia="Times New Roman" w:hAnsi="Calibri" w:cs="Calibri"/>
                  <w:color w:val="000000"/>
                  <w:lang w:eastAsia="en-AU"/>
                </w:rPr>
                <w:t>EXL20K201</w:t>
              </w:r>
            </w:ins>
          </w:p>
        </w:tc>
        <w:tc>
          <w:tcPr>
            <w:tcW w:w="622" w:type="pct"/>
            <w:noWrap/>
            <w:hideMark/>
          </w:tcPr>
          <w:p w:rsidR="00110C18" w:rsidRPr="00D47EC1" w:rsidRDefault="00110C18" w:rsidP="00063728">
            <w:pPr>
              <w:rPr>
                <w:ins w:id="9962" w:author="KIM, Jason" w:date="2019-04-02T13:39:00Z"/>
                <w:rFonts w:ascii="Calibri" w:eastAsia="Times New Roman" w:hAnsi="Calibri" w:cs="Calibri"/>
                <w:color w:val="000000"/>
                <w:lang w:eastAsia="en-AU"/>
              </w:rPr>
            </w:pPr>
            <w:ins w:id="9963" w:author="KIM, Jason" w:date="2019-04-02T13:39:00Z">
              <w:r w:rsidRPr="00D47EC1">
                <w:rPr>
                  <w:rFonts w:ascii="Calibri" w:eastAsia="Times New Roman" w:hAnsi="Calibri" w:cs="Calibri"/>
                  <w:color w:val="000000"/>
                  <w:lang w:eastAsia="en-AU"/>
                </w:rPr>
                <w:t>ELZ20142</w:t>
              </w:r>
            </w:ins>
          </w:p>
        </w:tc>
        <w:tc>
          <w:tcPr>
            <w:tcW w:w="495" w:type="pct"/>
            <w:noWrap/>
            <w:hideMark/>
          </w:tcPr>
          <w:p w:rsidR="00110C18" w:rsidRPr="00D47EC1" w:rsidRDefault="00110C18" w:rsidP="00063728">
            <w:pPr>
              <w:rPr>
                <w:ins w:id="9964" w:author="KIM, Jason" w:date="2019-04-02T13:39:00Z"/>
                <w:rFonts w:ascii="Calibri" w:eastAsia="Times New Roman" w:hAnsi="Calibri" w:cs="Calibri"/>
                <w:color w:val="000000"/>
                <w:lang w:eastAsia="en-AU"/>
              </w:rPr>
            </w:pPr>
            <w:ins w:id="9965"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66" w:author="KIM, Jason" w:date="2019-04-02T13:39:00Z"/>
                <w:rFonts w:ascii="Calibri" w:eastAsia="Times New Roman" w:hAnsi="Calibri" w:cs="Calibri"/>
                <w:color w:val="000000"/>
                <w:lang w:eastAsia="en-AU"/>
              </w:rPr>
            </w:pPr>
            <w:ins w:id="9967" w:author="KIM, Jason" w:date="2019-04-02T13:39:00Z">
              <w:r w:rsidRPr="00D47EC1">
                <w:rPr>
                  <w:rFonts w:ascii="Calibri" w:eastAsia="Times New Roman" w:hAnsi="Calibri" w:cs="Calibri"/>
                  <w:color w:val="000000"/>
                  <w:lang w:eastAsia="en-AU"/>
                </w:rPr>
                <w:t>EXL2211</w:t>
              </w:r>
            </w:ins>
          </w:p>
        </w:tc>
        <w:tc>
          <w:tcPr>
            <w:tcW w:w="762" w:type="pct"/>
            <w:noWrap/>
            <w:hideMark/>
          </w:tcPr>
          <w:p w:rsidR="00110C18" w:rsidRPr="00D47EC1" w:rsidRDefault="00110C18" w:rsidP="00063728">
            <w:pPr>
              <w:rPr>
                <w:ins w:id="9968" w:author="KIM, Jason" w:date="2019-04-02T13:39:00Z"/>
                <w:rFonts w:ascii="Calibri" w:eastAsia="Times New Roman" w:hAnsi="Calibri" w:cs="Calibri"/>
                <w:color w:val="000000"/>
                <w:lang w:eastAsia="en-AU"/>
              </w:rPr>
            </w:pPr>
            <w:ins w:id="996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70" w:author="KIM, Jason" w:date="2019-04-02T13:39:00Z"/>
                <w:rFonts w:ascii="Calibri" w:eastAsia="Times New Roman" w:hAnsi="Calibri" w:cs="Calibri"/>
                <w:color w:val="000000"/>
                <w:lang w:eastAsia="en-AU"/>
              </w:rPr>
            </w:pPr>
            <w:ins w:id="9971" w:author="KIM, Jason" w:date="2019-04-02T13:39:00Z">
              <w:r w:rsidRPr="00D47EC1">
                <w:rPr>
                  <w:rFonts w:ascii="Calibri" w:eastAsia="Times New Roman" w:hAnsi="Calibri" w:cs="Calibri"/>
                  <w:color w:val="000000"/>
                  <w:lang w:eastAsia="en-AU"/>
                </w:rPr>
                <w:t>Chainage 3318</w:t>
              </w:r>
            </w:ins>
          </w:p>
        </w:tc>
        <w:tc>
          <w:tcPr>
            <w:tcW w:w="785" w:type="pct"/>
            <w:noWrap/>
            <w:hideMark/>
          </w:tcPr>
          <w:p w:rsidR="00110C18" w:rsidRPr="00D47EC1" w:rsidRDefault="00110C18" w:rsidP="00063728">
            <w:pPr>
              <w:jc w:val="right"/>
              <w:rPr>
                <w:ins w:id="9972" w:author="KIM, Jason" w:date="2019-04-02T13:39:00Z"/>
                <w:rFonts w:ascii="Calibri" w:eastAsia="Times New Roman" w:hAnsi="Calibri" w:cs="Calibri"/>
                <w:color w:val="000000"/>
                <w:lang w:eastAsia="en-AU"/>
              </w:rPr>
            </w:pPr>
            <w:ins w:id="99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74" w:author="KIM, Jason" w:date="2019-04-02T13:39:00Z"/>
        </w:trPr>
        <w:tc>
          <w:tcPr>
            <w:tcW w:w="776" w:type="pct"/>
            <w:noWrap/>
            <w:hideMark/>
          </w:tcPr>
          <w:p w:rsidR="00110C18" w:rsidRPr="00D47EC1" w:rsidRDefault="00110C18" w:rsidP="00063728">
            <w:pPr>
              <w:rPr>
                <w:ins w:id="9975" w:author="KIM, Jason" w:date="2019-04-02T13:39:00Z"/>
                <w:rFonts w:ascii="Calibri" w:eastAsia="Times New Roman" w:hAnsi="Calibri" w:cs="Calibri"/>
                <w:color w:val="000000"/>
                <w:lang w:eastAsia="en-AU"/>
              </w:rPr>
            </w:pPr>
            <w:ins w:id="9976" w:author="KIM, Jason" w:date="2019-04-02T13:39:00Z">
              <w:r w:rsidRPr="00D47EC1">
                <w:rPr>
                  <w:rFonts w:ascii="Calibri" w:eastAsia="Times New Roman" w:hAnsi="Calibri" w:cs="Calibri"/>
                  <w:color w:val="000000"/>
                  <w:lang w:eastAsia="en-AU"/>
                </w:rPr>
                <w:t>EXL22K191</w:t>
              </w:r>
            </w:ins>
          </w:p>
        </w:tc>
        <w:tc>
          <w:tcPr>
            <w:tcW w:w="622" w:type="pct"/>
            <w:noWrap/>
            <w:hideMark/>
          </w:tcPr>
          <w:p w:rsidR="00110C18" w:rsidRPr="00D47EC1" w:rsidRDefault="00110C18" w:rsidP="00063728">
            <w:pPr>
              <w:rPr>
                <w:ins w:id="9977" w:author="KIM, Jason" w:date="2019-04-02T13:39:00Z"/>
                <w:rFonts w:ascii="Calibri" w:eastAsia="Times New Roman" w:hAnsi="Calibri" w:cs="Calibri"/>
                <w:color w:val="000000"/>
                <w:lang w:eastAsia="en-AU"/>
              </w:rPr>
            </w:pPr>
            <w:ins w:id="9978" w:author="KIM, Jason" w:date="2019-04-02T13:39:00Z">
              <w:r w:rsidRPr="00D47EC1">
                <w:rPr>
                  <w:rFonts w:ascii="Calibri" w:eastAsia="Times New Roman" w:hAnsi="Calibri" w:cs="Calibri"/>
                  <w:color w:val="000000"/>
                  <w:lang w:eastAsia="en-AU"/>
                </w:rPr>
                <w:t>ELZ20146</w:t>
              </w:r>
            </w:ins>
          </w:p>
        </w:tc>
        <w:tc>
          <w:tcPr>
            <w:tcW w:w="495" w:type="pct"/>
            <w:noWrap/>
            <w:hideMark/>
          </w:tcPr>
          <w:p w:rsidR="00110C18" w:rsidRPr="00D47EC1" w:rsidRDefault="00110C18" w:rsidP="00063728">
            <w:pPr>
              <w:rPr>
                <w:ins w:id="9979" w:author="KIM, Jason" w:date="2019-04-02T13:39:00Z"/>
                <w:rFonts w:ascii="Calibri" w:eastAsia="Times New Roman" w:hAnsi="Calibri" w:cs="Calibri"/>
                <w:color w:val="000000"/>
                <w:lang w:eastAsia="en-AU"/>
              </w:rPr>
            </w:pPr>
            <w:ins w:id="998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9981" w:author="KIM, Jason" w:date="2019-04-02T13:39:00Z"/>
                <w:rFonts w:ascii="Calibri" w:eastAsia="Times New Roman" w:hAnsi="Calibri" w:cs="Calibri"/>
                <w:color w:val="000000"/>
                <w:lang w:eastAsia="en-AU"/>
              </w:rPr>
            </w:pPr>
            <w:ins w:id="9982" w:author="KIM, Jason" w:date="2019-04-02T13:39:00Z">
              <w:r w:rsidRPr="00D47EC1">
                <w:rPr>
                  <w:rFonts w:ascii="Calibri" w:eastAsia="Times New Roman" w:hAnsi="Calibri" w:cs="Calibri"/>
                  <w:color w:val="000000"/>
                  <w:lang w:eastAsia="en-AU"/>
                </w:rPr>
                <w:t>EXL2221</w:t>
              </w:r>
            </w:ins>
          </w:p>
        </w:tc>
        <w:tc>
          <w:tcPr>
            <w:tcW w:w="762" w:type="pct"/>
            <w:noWrap/>
            <w:hideMark/>
          </w:tcPr>
          <w:p w:rsidR="00110C18" w:rsidRPr="00D47EC1" w:rsidRDefault="00110C18" w:rsidP="00063728">
            <w:pPr>
              <w:rPr>
                <w:ins w:id="9983" w:author="KIM, Jason" w:date="2019-04-02T13:39:00Z"/>
                <w:rFonts w:ascii="Calibri" w:eastAsia="Times New Roman" w:hAnsi="Calibri" w:cs="Calibri"/>
                <w:color w:val="000000"/>
                <w:lang w:eastAsia="en-AU"/>
              </w:rPr>
            </w:pPr>
            <w:ins w:id="998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85" w:author="KIM, Jason" w:date="2019-04-02T13:39:00Z"/>
                <w:rFonts w:ascii="Calibri" w:eastAsia="Times New Roman" w:hAnsi="Calibri" w:cs="Calibri"/>
                <w:color w:val="000000"/>
                <w:lang w:eastAsia="en-AU"/>
              </w:rPr>
            </w:pPr>
            <w:ins w:id="9986" w:author="KIM, Jason" w:date="2019-04-02T13:39:00Z">
              <w:r w:rsidRPr="00D47EC1">
                <w:rPr>
                  <w:rFonts w:ascii="Calibri" w:eastAsia="Times New Roman" w:hAnsi="Calibri" w:cs="Calibri"/>
                  <w:color w:val="000000"/>
                  <w:lang w:eastAsia="en-AU"/>
                </w:rPr>
                <w:t>Chainage 3438</w:t>
              </w:r>
            </w:ins>
          </w:p>
        </w:tc>
        <w:tc>
          <w:tcPr>
            <w:tcW w:w="785" w:type="pct"/>
            <w:noWrap/>
            <w:hideMark/>
          </w:tcPr>
          <w:p w:rsidR="00110C18" w:rsidRPr="00D47EC1" w:rsidRDefault="00110C18" w:rsidP="00063728">
            <w:pPr>
              <w:jc w:val="right"/>
              <w:rPr>
                <w:ins w:id="9987" w:author="KIM, Jason" w:date="2019-04-02T13:39:00Z"/>
                <w:rFonts w:ascii="Calibri" w:eastAsia="Times New Roman" w:hAnsi="Calibri" w:cs="Calibri"/>
                <w:color w:val="000000"/>
                <w:lang w:eastAsia="en-AU"/>
              </w:rPr>
            </w:pPr>
            <w:ins w:id="99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89" w:author="KIM, Jason" w:date="2019-04-02T13:39:00Z"/>
        </w:trPr>
        <w:tc>
          <w:tcPr>
            <w:tcW w:w="776" w:type="pct"/>
            <w:noWrap/>
            <w:hideMark/>
          </w:tcPr>
          <w:p w:rsidR="00110C18" w:rsidRPr="00D47EC1" w:rsidRDefault="00110C18" w:rsidP="00063728">
            <w:pPr>
              <w:rPr>
                <w:ins w:id="9990" w:author="KIM, Jason" w:date="2019-04-02T13:39:00Z"/>
                <w:rFonts w:ascii="Calibri" w:eastAsia="Times New Roman" w:hAnsi="Calibri" w:cs="Calibri"/>
                <w:color w:val="000000"/>
                <w:lang w:eastAsia="en-AU"/>
              </w:rPr>
            </w:pPr>
            <w:ins w:id="9991" w:author="KIM, Jason" w:date="2019-04-02T13:39:00Z">
              <w:r w:rsidRPr="00D47EC1">
                <w:rPr>
                  <w:rFonts w:ascii="Calibri" w:eastAsia="Times New Roman" w:hAnsi="Calibri" w:cs="Calibri"/>
                  <w:color w:val="000000"/>
                  <w:lang w:eastAsia="en-AU"/>
                </w:rPr>
                <w:t>EXL22K201</w:t>
              </w:r>
            </w:ins>
          </w:p>
        </w:tc>
        <w:tc>
          <w:tcPr>
            <w:tcW w:w="622" w:type="pct"/>
            <w:noWrap/>
            <w:hideMark/>
          </w:tcPr>
          <w:p w:rsidR="00110C18" w:rsidRPr="00D47EC1" w:rsidRDefault="00110C18" w:rsidP="00063728">
            <w:pPr>
              <w:rPr>
                <w:ins w:id="9992" w:author="KIM, Jason" w:date="2019-04-02T13:39:00Z"/>
                <w:rFonts w:ascii="Calibri" w:eastAsia="Times New Roman" w:hAnsi="Calibri" w:cs="Calibri"/>
                <w:color w:val="000000"/>
                <w:lang w:eastAsia="en-AU"/>
              </w:rPr>
            </w:pPr>
            <w:ins w:id="9993" w:author="KIM, Jason" w:date="2019-04-02T13:39:00Z">
              <w:r w:rsidRPr="00D47EC1">
                <w:rPr>
                  <w:rFonts w:ascii="Calibri" w:eastAsia="Times New Roman" w:hAnsi="Calibri" w:cs="Calibri"/>
                  <w:color w:val="000000"/>
                  <w:lang w:eastAsia="en-AU"/>
                </w:rPr>
                <w:t>ELZ20150</w:t>
              </w:r>
            </w:ins>
          </w:p>
        </w:tc>
        <w:tc>
          <w:tcPr>
            <w:tcW w:w="495" w:type="pct"/>
            <w:noWrap/>
            <w:hideMark/>
          </w:tcPr>
          <w:p w:rsidR="00110C18" w:rsidRPr="00D47EC1" w:rsidRDefault="00110C18" w:rsidP="00063728">
            <w:pPr>
              <w:rPr>
                <w:ins w:id="9994" w:author="KIM, Jason" w:date="2019-04-02T13:39:00Z"/>
                <w:rFonts w:ascii="Calibri" w:eastAsia="Times New Roman" w:hAnsi="Calibri" w:cs="Calibri"/>
                <w:color w:val="000000"/>
                <w:lang w:eastAsia="en-AU"/>
              </w:rPr>
            </w:pPr>
            <w:ins w:id="999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9996" w:author="KIM, Jason" w:date="2019-04-02T13:39:00Z"/>
                <w:rFonts w:ascii="Calibri" w:eastAsia="Times New Roman" w:hAnsi="Calibri" w:cs="Calibri"/>
                <w:color w:val="000000"/>
                <w:lang w:eastAsia="en-AU"/>
              </w:rPr>
            </w:pPr>
            <w:ins w:id="9997" w:author="KIM, Jason" w:date="2019-04-02T13:39:00Z">
              <w:r w:rsidRPr="00D47EC1">
                <w:rPr>
                  <w:rFonts w:ascii="Calibri" w:eastAsia="Times New Roman" w:hAnsi="Calibri" w:cs="Calibri"/>
                  <w:color w:val="000000"/>
                  <w:lang w:eastAsia="en-AU"/>
                </w:rPr>
                <w:t>EXL2231</w:t>
              </w:r>
            </w:ins>
          </w:p>
        </w:tc>
        <w:tc>
          <w:tcPr>
            <w:tcW w:w="762" w:type="pct"/>
            <w:noWrap/>
            <w:hideMark/>
          </w:tcPr>
          <w:p w:rsidR="00110C18" w:rsidRPr="00D47EC1" w:rsidRDefault="00110C18" w:rsidP="00063728">
            <w:pPr>
              <w:rPr>
                <w:ins w:id="9998" w:author="KIM, Jason" w:date="2019-04-02T13:39:00Z"/>
                <w:rFonts w:ascii="Calibri" w:eastAsia="Times New Roman" w:hAnsi="Calibri" w:cs="Calibri"/>
                <w:color w:val="000000"/>
                <w:lang w:eastAsia="en-AU"/>
              </w:rPr>
            </w:pPr>
            <w:ins w:id="999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00" w:author="KIM, Jason" w:date="2019-04-02T13:39:00Z"/>
                <w:rFonts w:ascii="Calibri" w:eastAsia="Times New Roman" w:hAnsi="Calibri" w:cs="Calibri"/>
                <w:color w:val="000000"/>
                <w:lang w:eastAsia="en-AU"/>
              </w:rPr>
            </w:pPr>
            <w:ins w:id="10001" w:author="KIM, Jason" w:date="2019-04-02T13:39:00Z">
              <w:r w:rsidRPr="00D47EC1">
                <w:rPr>
                  <w:rFonts w:ascii="Calibri" w:eastAsia="Times New Roman" w:hAnsi="Calibri" w:cs="Calibri"/>
                  <w:color w:val="000000"/>
                  <w:lang w:eastAsia="en-AU"/>
                </w:rPr>
                <w:t>Chainage 3558</w:t>
              </w:r>
            </w:ins>
          </w:p>
        </w:tc>
        <w:tc>
          <w:tcPr>
            <w:tcW w:w="785" w:type="pct"/>
            <w:noWrap/>
            <w:hideMark/>
          </w:tcPr>
          <w:p w:rsidR="00110C18" w:rsidRPr="00D47EC1" w:rsidRDefault="00110C18" w:rsidP="00063728">
            <w:pPr>
              <w:jc w:val="right"/>
              <w:rPr>
                <w:ins w:id="10002" w:author="KIM, Jason" w:date="2019-04-02T13:39:00Z"/>
                <w:rFonts w:ascii="Calibri" w:eastAsia="Times New Roman" w:hAnsi="Calibri" w:cs="Calibri"/>
                <w:color w:val="000000"/>
                <w:lang w:eastAsia="en-AU"/>
              </w:rPr>
            </w:pPr>
            <w:ins w:id="100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04" w:author="KIM, Jason" w:date="2019-04-02T13:39:00Z"/>
        </w:trPr>
        <w:tc>
          <w:tcPr>
            <w:tcW w:w="776" w:type="pct"/>
            <w:noWrap/>
            <w:hideMark/>
          </w:tcPr>
          <w:p w:rsidR="00110C18" w:rsidRPr="00D47EC1" w:rsidRDefault="00110C18" w:rsidP="00063728">
            <w:pPr>
              <w:rPr>
                <w:ins w:id="10005" w:author="KIM, Jason" w:date="2019-04-02T13:39:00Z"/>
                <w:rFonts w:ascii="Calibri" w:eastAsia="Times New Roman" w:hAnsi="Calibri" w:cs="Calibri"/>
                <w:color w:val="000000"/>
                <w:lang w:eastAsia="en-AU"/>
              </w:rPr>
            </w:pPr>
            <w:ins w:id="10006" w:author="KIM, Jason" w:date="2019-04-02T13:39:00Z">
              <w:r w:rsidRPr="00D47EC1">
                <w:rPr>
                  <w:rFonts w:ascii="Calibri" w:eastAsia="Times New Roman" w:hAnsi="Calibri" w:cs="Calibri"/>
                  <w:color w:val="000000"/>
                  <w:lang w:eastAsia="en-AU"/>
                </w:rPr>
                <w:t>EXL24K191</w:t>
              </w:r>
            </w:ins>
          </w:p>
        </w:tc>
        <w:tc>
          <w:tcPr>
            <w:tcW w:w="622" w:type="pct"/>
            <w:noWrap/>
            <w:hideMark/>
          </w:tcPr>
          <w:p w:rsidR="00110C18" w:rsidRPr="00D47EC1" w:rsidRDefault="00110C18" w:rsidP="00063728">
            <w:pPr>
              <w:rPr>
                <w:ins w:id="10007" w:author="KIM, Jason" w:date="2019-04-02T13:39:00Z"/>
                <w:rFonts w:ascii="Calibri" w:eastAsia="Times New Roman" w:hAnsi="Calibri" w:cs="Calibri"/>
                <w:color w:val="000000"/>
                <w:lang w:eastAsia="en-AU"/>
              </w:rPr>
            </w:pPr>
            <w:ins w:id="10008" w:author="KIM, Jason" w:date="2019-04-02T13:39:00Z">
              <w:r w:rsidRPr="00D47EC1">
                <w:rPr>
                  <w:rFonts w:ascii="Calibri" w:eastAsia="Times New Roman" w:hAnsi="Calibri" w:cs="Calibri"/>
                  <w:color w:val="000000"/>
                  <w:lang w:eastAsia="en-AU"/>
                </w:rPr>
                <w:t>ELZ20154</w:t>
              </w:r>
            </w:ins>
          </w:p>
        </w:tc>
        <w:tc>
          <w:tcPr>
            <w:tcW w:w="495" w:type="pct"/>
            <w:noWrap/>
            <w:hideMark/>
          </w:tcPr>
          <w:p w:rsidR="00110C18" w:rsidRPr="00D47EC1" w:rsidRDefault="00110C18" w:rsidP="00063728">
            <w:pPr>
              <w:rPr>
                <w:ins w:id="10009" w:author="KIM, Jason" w:date="2019-04-02T13:39:00Z"/>
                <w:rFonts w:ascii="Calibri" w:eastAsia="Times New Roman" w:hAnsi="Calibri" w:cs="Calibri"/>
                <w:color w:val="000000"/>
                <w:lang w:eastAsia="en-AU"/>
              </w:rPr>
            </w:pPr>
            <w:ins w:id="1001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11" w:author="KIM, Jason" w:date="2019-04-02T13:39:00Z"/>
                <w:rFonts w:ascii="Calibri" w:eastAsia="Times New Roman" w:hAnsi="Calibri" w:cs="Calibri"/>
                <w:color w:val="000000"/>
                <w:lang w:eastAsia="en-AU"/>
              </w:rPr>
            </w:pPr>
            <w:ins w:id="10012" w:author="KIM, Jason" w:date="2019-04-02T13:39:00Z">
              <w:r w:rsidRPr="00D47EC1">
                <w:rPr>
                  <w:rFonts w:ascii="Calibri" w:eastAsia="Times New Roman" w:hAnsi="Calibri" w:cs="Calibri"/>
                  <w:color w:val="000000"/>
                  <w:lang w:eastAsia="en-AU"/>
                </w:rPr>
                <w:t>EXL2241</w:t>
              </w:r>
            </w:ins>
          </w:p>
        </w:tc>
        <w:tc>
          <w:tcPr>
            <w:tcW w:w="762" w:type="pct"/>
            <w:noWrap/>
            <w:hideMark/>
          </w:tcPr>
          <w:p w:rsidR="00110C18" w:rsidRPr="00D47EC1" w:rsidRDefault="00110C18" w:rsidP="00063728">
            <w:pPr>
              <w:rPr>
                <w:ins w:id="10013" w:author="KIM, Jason" w:date="2019-04-02T13:39:00Z"/>
                <w:rFonts w:ascii="Calibri" w:eastAsia="Times New Roman" w:hAnsi="Calibri" w:cs="Calibri"/>
                <w:color w:val="000000"/>
                <w:lang w:eastAsia="en-AU"/>
              </w:rPr>
            </w:pPr>
            <w:ins w:id="1001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15" w:author="KIM, Jason" w:date="2019-04-02T13:39:00Z"/>
                <w:rFonts w:ascii="Calibri" w:eastAsia="Times New Roman" w:hAnsi="Calibri" w:cs="Calibri"/>
                <w:color w:val="000000"/>
                <w:lang w:eastAsia="en-AU"/>
              </w:rPr>
            </w:pPr>
            <w:ins w:id="10016" w:author="KIM, Jason" w:date="2019-04-02T13:39:00Z">
              <w:r w:rsidRPr="00D47EC1">
                <w:rPr>
                  <w:rFonts w:ascii="Calibri" w:eastAsia="Times New Roman" w:hAnsi="Calibri" w:cs="Calibri"/>
                  <w:color w:val="000000"/>
                  <w:lang w:eastAsia="en-AU"/>
                </w:rPr>
                <w:t>Chainage 3682</w:t>
              </w:r>
            </w:ins>
          </w:p>
        </w:tc>
        <w:tc>
          <w:tcPr>
            <w:tcW w:w="785" w:type="pct"/>
            <w:noWrap/>
            <w:hideMark/>
          </w:tcPr>
          <w:p w:rsidR="00110C18" w:rsidRPr="00D47EC1" w:rsidRDefault="00110C18" w:rsidP="00063728">
            <w:pPr>
              <w:jc w:val="right"/>
              <w:rPr>
                <w:ins w:id="10017" w:author="KIM, Jason" w:date="2019-04-02T13:39:00Z"/>
                <w:rFonts w:ascii="Calibri" w:eastAsia="Times New Roman" w:hAnsi="Calibri" w:cs="Calibri"/>
                <w:color w:val="000000"/>
                <w:lang w:eastAsia="en-AU"/>
              </w:rPr>
            </w:pPr>
            <w:ins w:id="100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19" w:author="KIM, Jason" w:date="2019-04-02T13:39:00Z"/>
        </w:trPr>
        <w:tc>
          <w:tcPr>
            <w:tcW w:w="776" w:type="pct"/>
            <w:noWrap/>
            <w:hideMark/>
          </w:tcPr>
          <w:p w:rsidR="00110C18" w:rsidRPr="00D47EC1" w:rsidRDefault="00110C18" w:rsidP="00063728">
            <w:pPr>
              <w:rPr>
                <w:ins w:id="10020" w:author="KIM, Jason" w:date="2019-04-02T13:39:00Z"/>
                <w:rFonts w:ascii="Calibri" w:eastAsia="Times New Roman" w:hAnsi="Calibri" w:cs="Calibri"/>
                <w:color w:val="000000"/>
                <w:lang w:eastAsia="en-AU"/>
              </w:rPr>
            </w:pPr>
            <w:ins w:id="10021" w:author="KIM, Jason" w:date="2019-04-02T13:39:00Z">
              <w:r w:rsidRPr="00D47EC1">
                <w:rPr>
                  <w:rFonts w:ascii="Calibri" w:eastAsia="Times New Roman" w:hAnsi="Calibri" w:cs="Calibri"/>
                  <w:color w:val="000000"/>
                  <w:lang w:eastAsia="en-AU"/>
                </w:rPr>
                <w:t>EXL24K201</w:t>
              </w:r>
            </w:ins>
          </w:p>
        </w:tc>
        <w:tc>
          <w:tcPr>
            <w:tcW w:w="622" w:type="pct"/>
            <w:noWrap/>
            <w:hideMark/>
          </w:tcPr>
          <w:p w:rsidR="00110C18" w:rsidRPr="00D47EC1" w:rsidRDefault="00110C18" w:rsidP="00063728">
            <w:pPr>
              <w:rPr>
                <w:ins w:id="10022" w:author="KIM, Jason" w:date="2019-04-02T13:39:00Z"/>
                <w:rFonts w:ascii="Calibri" w:eastAsia="Times New Roman" w:hAnsi="Calibri" w:cs="Calibri"/>
                <w:color w:val="000000"/>
                <w:lang w:eastAsia="en-AU"/>
              </w:rPr>
            </w:pPr>
            <w:ins w:id="10023" w:author="KIM, Jason" w:date="2019-04-02T13:39:00Z">
              <w:r w:rsidRPr="00D47EC1">
                <w:rPr>
                  <w:rFonts w:ascii="Calibri" w:eastAsia="Times New Roman" w:hAnsi="Calibri" w:cs="Calibri"/>
                  <w:color w:val="000000"/>
                  <w:lang w:eastAsia="en-AU"/>
                </w:rPr>
                <w:t>ELZ20158</w:t>
              </w:r>
            </w:ins>
          </w:p>
        </w:tc>
        <w:tc>
          <w:tcPr>
            <w:tcW w:w="495" w:type="pct"/>
            <w:noWrap/>
            <w:hideMark/>
          </w:tcPr>
          <w:p w:rsidR="00110C18" w:rsidRPr="00D47EC1" w:rsidRDefault="00110C18" w:rsidP="00063728">
            <w:pPr>
              <w:rPr>
                <w:ins w:id="10024" w:author="KIM, Jason" w:date="2019-04-02T13:39:00Z"/>
                <w:rFonts w:ascii="Calibri" w:eastAsia="Times New Roman" w:hAnsi="Calibri" w:cs="Calibri"/>
                <w:color w:val="000000"/>
                <w:lang w:eastAsia="en-AU"/>
              </w:rPr>
            </w:pPr>
            <w:ins w:id="1002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26" w:author="KIM, Jason" w:date="2019-04-02T13:39:00Z"/>
                <w:rFonts w:ascii="Calibri" w:eastAsia="Times New Roman" w:hAnsi="Calibri" w:cs="Calibri"/>
                <w:color w:val="000000"/>
                <w:lang w:eastAsia="en-AU"/>
              </w:rPr>
            </w:pPr>
            <w:ins w:id="10027" w:author="KIM, Jason" w:date="2019-04-02T13:39:00Z">
              <w:r w:rsidRPr="00D47EC1">
                <w:rPr>
                  <w:rFonts w:ascii="Calibri" w:eastAsia="Times New Roman" w:hAnsi="Calibri" w:cs="Calibri"/>
                  <w:color w:val="000000"/>
                  <w:lang w:eastAsia="en-AU"/>
                </w:rPr>
                <w:t>EXL2251</w:t>
              </w:r>
            </w:ins>
          </w:p>
        </w:tc>
        <w:tc>
          <w:tcPr>
            <w:tcW w:w="762" w:type="pct"/>
            <w:noWrap/>
            <w:hideMark/>
          </w:tcPr>
          <w:p w:rsidR="00110C18" w:rsidRPr="00D47EC1" w:rsidRDefault="00110C18" w:rsidP="00063728">
            <w:pPr>
              <w:rPr>
                <w:ins w:id="10028" w:author="KIM, Jason" w:date="2019-04-02T13:39:00Z"/>
                <w:rFonts w:ascii="Calibri" w:eastAsia="Times New Roman" w:hAnsi="Calibri" w:cs="Calibri"/>
                <w:color w:val="000000"/>
                <w:lang w:eastAsia="en-AU"/>
              </w:rPr>
            </w:pPr>
            <w:ins w:id="1002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30" w:author="KIM, Jason" w:date="2019-04-02T13:39:00Z"/>
                <w:rFonts w:ascii="Calibri" w:eastAsia="Times New Roman" w:hAnsi="Calibri" w:cs="Calibri"/>
                <w:color w:val="000000"/>
                <w:lang w:eastAsia="en-AU"/>
              </w:rPr>
            </w:pPr>
            <w:ins w:id="10031" w:author="KIM, Jason" w:date="2019-04-02T13:39:00Z">
              <w:r w:rsidRPr="00D47EC1">
                <w:rPr>
                  <w:rFonts w:ascii="Calibri" w:eastAsia="Times New Roman" w:hAnsi="Calibri" w:cs="Calibri"/>
                  <w:color w:val="000000"/>
                  <w:lang w:eastAsia="en-AU"/>
                </w:rPr>
                <w:t>Chainage 3798</w:t>
              </w:r>
            </w:ins>
          </w:p>
        </w:tc>
        <w:tc>
          <w:tcPr>
            <w:tcW w:w="785" w:type="pct"/>
            <w:noWrap/>
            <w:hideMark/>
          </w:tcPr>
          <w:p w:rsidR="00110C18" w:rsidRPr="00D47EC1" w:rsidRDefault="00110C18" w:rsidP="00063728">
            <w:pPr>
              <w:jc w:val="right"/>
              <w:rPr>
                <w:ins w:id="10032" w:author="KIM, Jason" w:date="2019-04-02T13:39:00Z"/>
                <w:rFonts w:ascii="Calibri" w:eastAsia="Times New Roman" w:hAnsi="Calibri" w:cs="Calibri"/>
                <w:color w:val="000000"/>
                <w:lang w:eastAsia="en-AU"/>
              </w:rPr>
            </w:pPr>
            <w:ins w:id="100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34" w:author="KIM, Jason" w:date="2019-04-02T13:39:00Z"/>
        </w:trPr>
        <w:tc>
          <w:tcPr>
            <w:tcW w:w="776" w:type="pct"/>
            <w:noWrap/>
            <w:hideMark/>
          </w:tcPr>
          <w:p w:rsidR="00110C18" w:rsidRPr="00D47EC1" w:rsidRDefault="00110C18" w:rsidP="00063728">
            <w:pPr>
              <w:rPr>
                <w:ins w:id="10035" w:author="KIM, Jason" w:date="2019-04-02T13:39:00Z"/>
                <w:rFonts w:ascii="Calibri" w:eastAsia="Times New Roman" w:hAnsi="Calibri" w:cs="Calibri"/>
                <w:color w:val="000000"/>
                <w:lang w:eastAsia="en-AU"/>
              </w:rPr>
            </w:pPr>
            <w:ins w:id="10036" w:author="KIM, Jason" w:date="2019-04-02T13:39:00Z">
              <w:r w:rsidRPr="00D47EC1">
                <w:rPr>
                  <w:rFonts w:ascii="Calibri" w:eastAsia="Times New Roman" w:hAnsi="Calibri" w:cs="Calibri"/>
                  <w:color w:val="000000"/>
                  <w:lang w:eastAsia="en-AU"/>
                </w:rPr>
                <w:t>EXL26K191</w:t>
              </w:r>
            </w:ins>
          </w:p>
        </w:tc>
        <w:tc>
          <w:tcPr>
            <w:tcW w:w="622" w:type="pct"/>
            <w:noWrap/>
            <w:hideMark/>
          </w:tcPr>
          <w:p w:rsidR="00110C18" w:rsidRPr="00D47EC1" w:rsidRDefault="00110C18" w:rsidP="00063728">
            <w:pPr>
              <w:rPr>
                <w:ins w:id="10037" w:author="KIM, Jason" w:date="2019-04-02T13:39:00Z"/>
                <w:rFonts w:ascii="Calibri" w:eastAsia="Times New Roman" w:hAnsi="Calibri" w:cs="Calibri"/>
                <w:color w:val="000000"/>
                <w:lang w:eastAsia="en-AU"/>
              </w:rPr>
            </w:pPr>
            <w:ins w:id="10038" w:author="KIM, Jason" w:date="2019-04-02T13:39:00Z">
              <w:r w:rsidRPr="00D47EC1">
                <w:rPr>
                  <w:rFonts w:ascii="Calibri" w:eastAsia="Times New Roman" w:hAnsi="Calibri" w:cs="Calibri"/>
                  <w:color w:val="000000"/>
                  <w:lang w:eastAsia="en-AU"/>
                </w:rPr>
                <w:t>ELZ20162</w:t>
              </w:r>
            </w:ins>
          </w:p>
        </w:tc>
        <w:tc>
          <w:tcPr>
            <w:tcW w:w="495" w:type="pct"/>
            <w:noWrap/>
            <w:hideMark/>
          </w:tcPr>
          <w:p w:rsidR="00110C18" w:rsidRPr="00D47EC1" w:rsidRDefault="00110C18" w:rsidP="00063728">
            <w:pPr>
              <w:rPr>
                <w:ins w:id="10039" w:author="KIM, Jason" w:date="2019-04-02T13:39:00Z"/>
                <w:rFonts w:ascii="Calibri" w:eastAsia="Times New Roman" w:hAnsi="Calibri" w:cs="Calibri"/>
                <w:color w:val="000000"/>
                <w:lang w:eastAsia="en-AU"/>
              </w:rPr>
            </w:pPr>
            <w:ins w:id="1004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41" w:author="KIM, Jason" w:date="2019-04-02T13:39:00Z"/>
                <w:rFonts w:ascii="Calibri" w:eastAsia="Times New Roman" w:hAnsi="Calibri" w:cs="Calibri"/>
                <w:color w:val="000000"/>
                <w:lang w:eastAsia="en-AU"/>
              </w:rPr>
            </w:pPr>
            <w:ins w:id="10042" w:author="KIM, Jason" w:date="2019-04-02T13:39:00Z">
              <w:r w:rsidRPr="00D47EC1">
                <w:rPr>
                  <w:rFonts w:ascii="Calibri" w:eastAsia="Times New Roman" w:hAnsi="Calibri" w:cs="Calibri"/>
                  <w:color w:val="000000"/>
                  <w:lang w:eastAsia="en-AU"/>
                </w:rPr>
                <w:t>EXL2261</w:t>
              </w:r>
            </w:ins>
          </w:p>
        </w:tc>
        <w:tc>
          <w:tcPr>
            <w:tcW w:w="762" w:type="pct"/>
            <w:noWrap/>
            <w:hideMark/>
          </w:tcPr>
          <w:p w:rsidR="00110C18" w:rsidRPr="00D47EC1" w:rsidRDefault="00110C18" w:rsidP="00063728">
            <w:pPr>
              <w:rPr>
                <w:ins w:id="10043" w:author="KIM, Jason" w:date="2019-04-02T13:39:00Z"/>
                <w:rFonts w:ascii="Calibri" w:eastAsia="Times New Roman" w:hAnsi="Calibri" w:cs="Calibri"/>
                <w:color w:val="000000"/>
                <w:lang w:eastAsia="en-AU"/>
              </w:rPr>
            </w:pPr>
            <w:ins w:id="1004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45" w:author="KIM, Jason" w:date="2019-04-02T13:39:00Z"/>
                <w:rFonts w:ascii="Calibri" w:eastAsia="Times New Roman" w:hAnsi="Calibri" w:cs="Calibri"/>
                <w:color w:val="000000"/>
                <w:lang w:eastAsia="en-AU"/>
              </w:rPr>
            </w:pPr>
            <w:ins w:id="10046" w:author="KIM, Jason" w:date="2019-04-02T13:39:00Z">
              <w:r w:rsidRPr="00D47EC1">
                <w:rPr>
                  <w:rFonts w:ascii="Calibri" w:eastAsia="Times New Roman" w:hAnsi="Calibri" w:cs="Calibri"/>
                  <w:color w:val="000000"/>
                  <w:lang w:eastAsia="en-AU"/>
                </w:rPr>
                <w:t>Chainage 3918</w:t>
              </w:r>
            </w:ins>
          </w:p>
        </w:tc>
        <w:tc>
          <w:tcPr>
            <w:tcW w:w="785" w:type="pct"/>
            <w:noWrap/>
            <w:hideMark/>
          </w:tcPr>
          <w:p w:rsidR="00110C18" w:rsidRPr="00D47EC1" w:rsidRDefault="00110C18" w:rsidP="00063728">
            <w:pPr>
              <w:jc w:val="right"/>
              <w:rPr>
                <w:ins w:id="10047" w:author="KIM, Jason" w:date="2019-04-02T13:39:00Z"/>
                <w:rFonts w:ascii="Calibri" w:eastAsia="Times New Roman" w:hAnsi="Calibri" w:cs="Calibri"/>
                <w:color w:val="000000"/>
                <w:lang w:eastAsia="en-AU"/>
              </w:rPr>
            </w:pPr>
            <w:ins w:id="100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49" w:author="KIM, Jason" w:date="2019-04-02T13:39:00Z"/>
        </w:trPr>
        <w:tc>
          <w:tcPr>
            <w:tcW w:w="776" w:type="pct"/>
            <w:noWrap/>
            <w:hideMark/>
          </w:tcPr>
          <w:p w:rsidR="00110C18" w:rsidRPr="00D47EC1" w:rsidRDefault="00110C18" w:rsidP="00063728">
            <w:pPr>
              <w:rPr>
                <w:ins w:id="10050" w:author="KIM, Jason" w:date="2019-04-02T13:39:00Z"/>
                <w:rFonts w:ascii="Calibri" w:eastAsia="Times New Roman" w:hAnsi="Calibri" w:cs="Calibri"/>
                <w:color w:val="000000"/>
                <w:lang w:eastAsia="en-AU"/>
              </w:rPr>
            </w:pPr>
            <w:ins w:id="10051" w:author="KIM, Jason" w:date="2019-04-02T13:39:00Z">
              <w:r w:rsidRPr="00D47EC1">
                <w:rPr>
                  <w:rFonts w:ascii="Calibri" w:eastAsia="Times New Roman" w:hAnsi="Calibri" w:cs="Calibri"/>
                  <w:color w:val="000000"/>
                  <w:lang w:eastAsia="en-AU"/>
                </w:rPr>
                <w:t>EXL26K201</w:t>
              </w:r>
            </w:ins>
          </w:p>
        </w:tc>
        <w:tc>
          <w:tcPr>
            <w:tcW w:w="622" w:type="pct"/>
            <w:noWrap/>
            <w:hideMark/>
          </w:tcPr>
          <w:p w:rsidR="00110C18" w:rsidRPr="00D47EC1" w:rsidRDefault="00110C18" w:rsidP="00063728">
            <w:pPr>
              <w:rPr>
                <w:ins w:id="10052" w:author="KIM, Jason" w:date="2019-04-02T13:39:00Z"/>
                <w:rFonts w:ascii="Calibri" w:eastAsia="Times New Roman" w:hAnsi="Calibri" w:cs="Calibri"/>
                <w:color w:val="000000"/>
                <w:lang w:eastAsia="en-AU"/>
              </w:rPr>
            </w:pPr>
            <w:ins w:id="10053" w:author="KIM, Jason" w:date="2019-04-02T13:39:00Z">
              <w:r w:rsidRPr="00D47EC1">
                <w:rPr>
                  <w:rFonts w:ascii="Calibri" w:eastAsia="Times New Roman" w:hAnsi="Calibri" w:cs="Calibri"/>
                  <w:color w:val="000000"/>
                  <w:lang w:eastAsia="en-AU"/>
                </w:rPr>
                <w:t>ELZ20166</w:t>
              </w:r>
            </w:ins>
          </w:p>
        </w:tc>
        <w:tc>
          <w:tcPr>
            <w:tcW w:w="495" w:type="pct"/>
            <w:noWrap/>
            <w:hideMark/>
          </w:tcPr>
          <w:p w:rsidR="00110C18" w:rsidRPr="00D47EC1" w:rsidRDefault="00110C18" w:rsidP="00063728">
            <w:pPr>
              <w:rPr>
                <w:ins w:id="10054" w:author="KIM, Jason" w:date="2019-04-02T13:39:00Z"/>
                <w:rFonts w:ascii="Calibri" w:eastAsia="Times New Roman" w:hAnsi="Calibri" w:cs="Calibri"/>
                <w:color w:val="000000"/>
                <w:lang w:eastAsia="en-AU"/>
              </w:rPr>
            </w:pPr>
            <w:ins w:id="1005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56" w:author="KIM, Jason" w:date="2019-04-02T13:39:00Z"/>
                <w:rFonts w:ascii="Calibri" w:eastAsia="Times New Roman" w:hAnsi="Calibri" w:cs="Calibri"/>
                <w:color w:val="000000"/>
                <w:lang w:eastAsia="en-AU"/>
              </w:rPr>
            </w:pPr>
            <w:ins w:id="10057" w:author="KIM, Jason" w:date="2019-04-02T13:39:00Z">
              <w:r w:rsidRPr="00D47EC1">
                <w:rPr>
                  <w:rFonts w:ascii="Calibri" w:eastAsia="Times New Roman" w:hAnsi="Calibri" w:cs="Calibri"/>
                  <w:color w:val="000000"/>
                  <w:lang w:eastAsia="en-AU"/>
                </w:rPr>
                <w:t>EXL2271</w:t>
              </w:r>
            </w:ins>
          </w:p>
        </w:tc>
        <w:tc>
          <w:tcPr>
            <w:tcW w:w="762" w:type="pct"/>
            <w:noWrap/>
            <w:hideMark/>
          </w:tcPr>
          <w:p w:rsidR="00110C18" w:rsidRPr="00D47EC1" w:rsidRDefault="00110C18" w:rsidP="00063728">
            <w:pPr>
              <w:rPr>
                <w:ins w:id="10058" w:author="KIM, Jason" w:date="2019-04-02T13:39:00Z"/>
                <w:rFonts w:ascii="Calibri" w:eastAsia="Times New Roman" w:hAnsi="Calibri" w:cs="Calibri"/>
                <w:color w:val="000000"/>
                <w:lang w:eastAsia="en-AU"/>
              </w:rPr>
            </w:pPr>
            <w:ins w:id="1005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60" w:author="KIM, Jason" w:date="2019-04-02T13:39:00Z"/>
                <w:rFonts w:ascii="Calibri" w:eastAsia="Times New Roman" w:hAnsi="Calibri" w:cs="Calibri"/>
                <w:color w:val="000000"/>
                <w:lang w:eastAsia="en-AU"/>
              </w:rPr>
            </w:pPr>
            <w:ins w:id="10061" w:author="KIM, Jason" w:date="2019-04-02T13:39:00Z">
              <w:r w:rsidRPr="00D47EC1">
                <w:rPr>
                  <w:rFonts w:ascii="Calibri" w:eastAsia="Times New Roman" w:hAnsi="Calibri" w:cs="Calibri"/>
                  <w:color w:val="000000"/>
                  <w:lang w:eastAsia="en-AU"/>
                </w:rPr>
                <w:t>Chainage 4038</w:t>
              </w:r>
            </w:ins>
          </w:p>
        </w:tc>
        <w:tc>
          <w:tcPr>
            <w:tcW w:w="785" w:type="pct"/>
            <w:noWrap/>
            <w:hideMark/>
          </w:tcPr>
          <w:p w:rsidR="00110C18" w:rsidRPr="00D47EC1" w:rsidRDefault="00110C18" w:rsidP="00063728">
            <w:pPr>
              <w:jc w:val="right"/>
              <w:rPr>
                <w:ins w:id="10062" w:author="KIM, Jason" w:date="2019-04-02T13:39:00Z"/>
                <w:rFonts w:ascii="Calibri" w:eastAsia="Times New Roman" w:hAnsi="Calibri" w:cs="Calibri"/>
                <w:color w:val="000000"/>
                <w:lang w:eastAsia="en-AU"/>
              </w:rPr>
            </w:pPr>
            <w:ins w:id="100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64" w:author="KIM, Jason" w:date="2019-04-02T13:39:00Z"/>
        </w:trPr>
        <w:tc>
          <w:tcPr>
            <w:tcW w:w="776" w:type="pct"/>
            <w:noWrap/>
            <w:hideMark/>
          </w:tcPr>
          <w:p w:rsidR="00110C18" w:rsidRPr="00D47EC1" w:rsidRDefault="00110C18" w:rsidP="00063728">
            <w:pPr>
              <w:rPr>
                <w:ins w:id="10065" w:author="KIM, Jason" w:date="2019-04-02T13:39:00Z"/>
                <w:rFonts w:ascii="Calibri" w:eastAsia="Times New Roman" w:hAnsi="Calibri" w:cs="Calibri"/>
                <w:color w:val="000000"/>
                <w:lang w:eastAsia="en-AU"/>
              </w:rPr>
            </w:pPr>
            <w:ins w:id="10066" w:author="KIM, Jason" w:date="2019-04-02T13:39:00Z">
              <w:r w:rsidRPr="00D47EC1">
                <w:rPr>
                  <w:rFonts w:ascii="Calibri" w:eastAsia="Times New Roman" w:hAnsi="Calibri" w:cs="Calibri"/>
                  <w:color w:val="000000"/>
                  <w:lang w:eastAsia="en-AU"/>
                </w:rPr>
                <w:t>EXL28K191</w:t>
              </w:r>
            </w:ins>
          </w:p>
        </w:tc>
        <w:tc>
          <w:tcPr>
            <w:tcW w:w="622" w:type="pct"/>
            <w:noWrap/>
            <w:hideMark/>
          </w:tcPr>
          <w:p w:rsidR="00110C18" w:rsidRPr="00D47EC1" w:rsidRDefault="00110C18" w:rsidP="00063728">
            <w:pPr>
              <w:rPr>
                <w:ins w:id="10067" w:author="KIM, Jason" w:date="2019-04-02T13:39:00Z"/>
                <w:rFonts w:ascii="Calibri" w:eastAsia="Times New Roman" w:hAnsi="Calibri" w:cs="Calibri"/>
                <w:color w:val="000000"/>
                <w:lang w:eastAsia="en-AU"/>
              </w:rPr>
            </w:pPr>
            <w:ins w:id="10068" w:author="KIM, Jason" w:date="2019-04-02T13:39:00Z">
              <w:r w:rsidRPr="00D47EC1">
                <w:rPr>
                  <w:rFonts w:ascii="Calibri" w:eastAsia="Times New Roman" w:hAnsi="Calibri" w:cs="Calibri"/>
                  <w:color w:val="000000"/>
                  <w:lang w:eastAsia="en-AU"/>
                </w:rPr>
                <w:t>ELZ20170</w:t>
              </w:r>
            </w:ins>
          </w:p>
        </w:tc>
        <w:tc>
          <w:tcPr>
            <w:tcW w:w="495" w:type="pct"/>
            <w:noWrap/>
            <w:hideMark/>
          </w:tcPr>
          <w:p w:rsidR="00110C18" w:rsidRPr="00D47EC1" w:rsidRDefault="00110C18" w:rsidP="00063728">
            <w:pPr>
              <w:rPr>
                <w:ins w:id="10069" w:author="KIM, Jason" w:date="2019-04-02T13:39:00Z"/>
                <w:rFonts w:ascii="Calibri" w:eastAsia="Times New Roman" w:hAnsi="Calibri" w:cs="Calibri"/>
                <w:color w:val="000000"/>
                <w:lang w:eastAsia="en-AU"/>
              </w:rPr>
            </w:pPr>
            <w:ins w:id="1007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71" w:author="KIM, Jason" w:date="2019-04-02T13:39:00Z"/>
                <w:rFonts w:ascii="Calibri" w:eastAsia="Times New Roman" w:hAnsi="Calibri" w:cs="Calibri"/>
                <w:color w:val="000000"/>
                <w:lang w:eastAsia="en-AU"/>
              </w:rPr>
            </w:pPr>
            <w:ins w:id="10072" w:author="KIM, Jason" w:date="2019-04-02T13:39:00Z">
              <w:r w:rsidRPr="00D47EC1">
                <w:rPr>
                  <w:rFonts w:ascii="Calibri" w:eastAsia="Times New Roman" w:hAnsi="Calibri" w:cs="Calibri"/>
                  <w:color w:val="000000"/>
                  <w:lang w:eastAsia="en-AU"/>
                </w:rPr>
                <w:t>EXL2281</w:t>
              </w:r>
            </w:ins>
          </w:p>
        </w:tc>
        <w:tc>
          <w:tcPr>
            <w:tcW w:w="762" w:type="pct"/>
            <w:noWrap/>
            <w:hideMark/>
          </w:tcPr>
          <w:p w:rsidR="00110C18" w:rsidRPr="00D47EC1" w:rsidRDefault="00110C18" w:rsidP="00063728">
            <w:pPr>
              <w:rPr>
                <w:ins w:id="10073" w:author="KIM, Jason" w:date="2019-04-02T13:39:00Z"/>
                <w:rFonts w:ascii="Calibri" w:eastAsia="Times New Roman" w:hAnsi="Calibri" w:cs="Calibri"/>
                <w:color w:val="000000"/>
                <w:lang w:eastAsia="en-AU"/>
              </w:rPr>
            </w:pPr>
            <w:ins w:id="1007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75" w:author="KIM, Jason" w:date="2019-04-02T13:39:00Z"/>
                <w:rFonts w:ascii="Calibri" w:eastAsia="Times New Roman" w:hAnsi="Calibri" w:cs="Calibri"/>
                <w:color w:val="000000"/>
                <w:lang w:eastAsia="en-AU"/>
              </w:rPr>
            </w:pPr>
            <w:ins w:id="10076" w:author="KIM, Jason" w:date="2019-04-02T13:39:00Z">
              <w:r w:rsidRPr="00D47EC1">
                <w:rPr>
                  <w:rFonts w:ascii="Calibri" w:eastAsia="Times New Roman" w:hAnsi="Calibri" w:cs="Calibri"/>
                  <w:color w:val="000000"/>
                  <w:lang w:eastAsia="en-AU"/>
                </w:rPr>
                <w:t>Chainage 4158</w:t>
              </w:r>
            </w:ins>
          </w:p>
        </w:tc>
        <w:tc>
          <w:tcPr>
            <w:tcW w:w="785" w:type="pct"/>
            <w:noWrap/>
            <w:hideMark/>
          </w:tcPr>
          <w:p w:rsidR="00110C18" w:rsidRPr="00D47EC1" w:rsidRDefault="00110C18" w:rsidP="00063728">
            <w:pPr>
              <w:jc w:val="right"/>
              <w:rPr>
                <w:ins w:id="10077" w:author="KIM, Jason" w:date="2019-04-02T13:39:00Z"/>
                <w:rFonts w:ascii="Calibri" w:eastAsia="Times New Roman" w:hAnsi="Calibri" w:cs="Calibri"/>
                <w:color w:val="000000"/>
                <w:lang w:eastAsia="en-AU"/>
              </w:rPr>
            </w:pPr>
            <w:ins w:id="100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79" w:author="KIM, Jason" w:date="2019-04-02T13:39:00Z"/>
        </w:trPr>
        <w:tc>
          <w:tcPr>
            <w:tcW w:w="776" w:type="pct"/>
            <w:noWrap/>
            <w:hideMark/>
          </w:tcPr>
          <w:p w:rsidR="00110C18" w:rsidRPr="00D47EC1" w:rsidRDefault="00110C18" w:rsidP="00063728">
            <w:pPr>
              <w:rPr>
                <w:ins w:id="10080" w:author="KIM, Jason" w:date="2019-04-02T13:39:00Z"/>
                <w:rFonts w:ascii="Calibri" w:eastAsia="Times New Roman" w:hAnsi="Calibri" w:cs="Calibri"/>
                <w:color w:val="000000"/>
                <w:lang w:eastAsia="en-AU"/>
              </w:rPr>
            </w:pPr>
            <w:ins w:id="10081" w:author="KIM, Jason" w:date="2019-04-02T13:39:00Z">
              <w:r w:rsidRPr="00D47EC1">
                <w:rPr>
                  <w:rFonts w:ascii="Calibri" w:eastAsia="Times New Roman" w:hAnsi="Calibri" w:cs="Calibri"/>
                  <w:color w:val="000000"/>
                  <w:lang w:eastAsia="en-AU"/>
                </w:rPr>
                <w:t>EXL28K201</w:t>
              </w:r>
            </w:ins>
          </w:p>
        </w:tc>
        <w:tc>
          <w:tcPr>
            <w:tcW w:w="622" w:type="pct"/>
            <w:noWrap/>
            <w:hideMark/>
          </w:tcPr>
          <w:p w:rsidR="00110C18" w:rsidRPr="00D47EC1" w:rsidRDefault="00110C18" w:rsidP="00063728">
            <w:pPr>
              <w:rPr>
                <w:ins w:id="10082" w:author="KIM, Jason" w:date="2019-04-02T13:39:00Z"/>
                <w:rFonts w:ascii="Calibri" w:eastAsia="Times New Roman" w:hAnsi="Calibri" w:cs="Calibri"/>
                <w:color w:val="000000"/>
                <w:lang w:eastAsia="en-AU"/>
              </w:rPr>
            </w:pPr>
            <w:ins w:id="10083" w:author="KIM, Jason" w:date="2019-04-02T13:39:00Z">
              <w:r w:rsidRPr="00D47EC1">
                <w:rPr>
                  <w:rFonts w:ascii="Calibri" w:eastAsia="Times New Roman" w:hAnsi="Calibri" w:cs="Calibri"/>
                  <w:color w:val="000000"/>
                  <w:lang w:eastAsia="en-AU"/>
                </w:rPr>
                <w:t>ELZ20174</w:t>
              </w:r>
            </w:ins>
          </w:p>
        </w:tc>
        <w:tc>
          <w:tcPr>
            <w:tcW w:w="495" w:type="pct"/>
            <w:noWrap/>
            <w:hideMark/>
          </w:tcPr>
          <w:p w:rsidR="00110C18" w:rsidRPr="00D47EC1" w:rsidRDefault="00110C18" w:rsidP="00063728">
            <w:pPr>
              <w:rPr>
                <w:ins w:id="10084" w:author="KIM, Jason" w:date="2019-04-02T13:39:00Z"/>
                <w:rFonts w:ascii="Calibri" w:eastAsia="Times New Roman" w:hAnsi="Calibri" w:cs="Calibri"/>
                <w:color w:val="000000"/>
                <w:lang w:eastAsia="en-AU"/>
              </w:rPr>
            </w:pPr>
            <w:ins w:id="1008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86" w:author="KIM, Jason" w:date="2019-04-02T13:39:00Z"/>
                <w:rFonts w:ascii="Calibri" w:eastAsia="Times New Roman" w:hAnsi="Calibri" w:cs="Calibri"/>
                <w:color w:val="000000"/>
                <w:lang w:eastAsia="en-AU"/>
              </w:rPr>
            </w:pPr>
            <w:ins w:id="10087" w:author="KIM, Jason" w:date="2019-04-02T13:39:00Z">
              <w:r w:rsidRPr="00D47EC1">
                <w:rPr>
                  <w:rFonts w:ascii="Calibri" w:eastAsia="Times New Roman" w:hAnsi="Calibri" w:cs="Calibri"/>
                  <w:color w:val="000000"/>
                  <w:lang w:eastAsia="en-AU"/>
                </w:rPr>
                <w:t>EXL2291</w:t>
              </w:r>
            </w:ins>
          </w:p>
        </w:tc>
        <w:tc>
          <w:tcPr>
            <w:tcW w:w="762" w:type="pct"/>
            <w:noWrap/>
            <w:hideMark/>
          </w:tcPr>
          <w:p w:rsidR="00110C18" w:rsidRPr="00D47EC1" w:rsidRDefault="00110C18" w:rsidP="00063728">
            <w:pPr>
              <w:rPr>
                <w:ins w:id="10088" w:author="KIM, Jason" w:date="2019-04-02T13:39:00Z"/>
                <w:rFonts w:ascii="Calibri" w:eastAsia="Times New Roman" w:hAnsi="Calibri" w:cs="Calibri"/>
                <w:color w:val="000000"/>
                <w:lang w:eastAsia="en-AU"/>
              </w:rPr>
            </w:pPr>
            <w:ins w:id="1008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90" w:author="KIM, Jason" w:date="2019-04-02T13:39:00Z"/>
                <w:rFonts w:ascii="Calibri" w:eastAsia="Times New Roman" w:hAnsi="Calibri" w:cs="Calibri"/>
                <w:color w:val="000000"/>
                <w:lang w:eastAsia="en-AU"/>
              </w:rPr>
            </w:pPr>
            <w:ins w:id="10091" w:author="KIM, Jason" w:date="2019-04-02T13:39:00Z">
              <w:r w:rsidRPr="00D47EC1">
                <w:rPr>
                  <w:rFonts w:ascii="Calibri" w:eastAsia="Times New Roman" w:hAnsi="Calibri" w:cs="Calibri"/>
                  <w:color w:val="000000"/>
                  <w:lang w:eastAsia="en-AU"/>
                </w:rPr>
                <w:t>Chainage 4278</w:t>
              </w:r>
            </w:ins>
          </w:p>
        </w:tc>
        <w:tc>
          <w:tcPr>
            <w:tcW w:w="785" w:type="pct"/>
            <w:noWrap/>
            <w:hideMark/>
          </w:tcPr>
          <w:p w:rsidR="00110C18" w:rsidRPr="00D47EC1" w:rsidRDefault="00110C18" w:rsidP="00063728">
            <w:pPr>
              <w:jc w:val="right"/>
              <w:rPr>
                <w:ins w:id="10092" w:author="KIM, Jason" w:date="2019-04-02T13:39:00Z"/>
                <w:rFonts w:ascii="Calibri" w:eastAsia="Times New Roman" w:hAnsi="Calibri" w:cs="Calibri"/>
                <w:color w:val="000000"/>
                <w:lang w:eastAsia="en-AU"/>
              </w:rPr>
            </w:pPr>
            <w:ins w:id="100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94" w:author="KIM, Jason" w:date="2019-04-02T13:39:00Z"/>
        </w:trPr>
        <w:tc>
          <w:tcPr>
            <w:tcW w:w="776" w:type="pct"/>
            <w:noWrap/>
            <w:hideMark/>
          </w:tcPr>
          <w:p w:rsidR="00110C18" w:rsidRPr="00D47EC1" w:rsidRDefault="00110C18" w:rsidP="00063728">
            <w:pPr>
              <w:rPr>
                <w:ins w:id="10095" w:author="KIM, Jason" w:date="2019-04-02T13:39:00Z"/>
                <w:rFonts w:ascii="Calibri" w:eastAsia="Times New Roman" w:hAnsi="Calibri" w:cs="Calibri"/>
                <w:color w:val="000000"/>
                <w:lang w:eastAsia="en-AU"/>
              </w:rPr>
            </w:pPr>
            <w:ins w:id="10096" w:author="KIM, Jason" w:date="2019-04-02T13:39:00Z">
              <w:r w:rsidRPr="00D47EC1">
                <w:rPr>
                  <w:rFonts w:ascii="Calibri" w:eastAsia="Times New Roman" w:hAnsi="Calibri" w:cs="Calibri"/>
                  <w:color w:val="000000"/>
                  <w:lang w:eastAsia="en-AU"/>
                </w:rPr>
                <w:t>EXL30K191</w:t>
              </w:r>
            </w:ins>
          </w:p>
        </w:tc>
        <w:tc>
          <w:tcPr>
            <w:tcW w:w="622" w:type="pct"/>
            <w:noWrap/>
            <w:hideMark/>
          </w:tcPr>
          <w:p w:rsidR="00110C18" w:rsidRPr="00D47EC1" w:rsidRDefault="00110C18" w:rsidP="00063728">
            <w:pPr>
              <w:rPr>
                <w:ins w:id="10097" w:author="KIM, Jason" w:date="2019-04-02T13:39:00Z"/>
                <w:rFonts w:ascii="Calibri" w:eastAsia="Times New Roman" w:hAnsi="Calibri" w:cs="Calibri"/>
                <w:color w:val="000000"/>
                <w:lang w:eastAsia="en-AU"/>
              </w:rPr>
            </w:pPr>
            <w:ins w:id="10098" w:author="KIM, Jason" w:date="2019-04-02T13:39:00Z">
              <w:r w:rsidRPr="00D47EC1">
                <w:rPr>
                  <w:rFonts w:ascii="Calibri" w:eastAsia="Times New Roman" w:hAnsi="Calibri" w:cs="Calibri"/>
                  <w:color w:val="000000"/>
                  <w:lang w:eastAsia="en-AU"/>
                </w:rPr>
                <w:t>ELZ20178</w:t>
              </w:r>
            </w:ins>
          </w:p>
        </w:tc>
        <w:tc>
          <w:tcPr>
            <w:tcW w:w="495" w:type="pct"/>
            <w:noWrap/>
            <w:hideMark/>
          </w:tcPr>
          <w:p w:rsidR="00110C18" w:rsidRPr="00D47EC1" w:rsidRDefault="00110C18" w:rsidP="00063728">
            <w:pPr>
              <w:rPr>
                <w:ins w:id="10099" w:author="KIM, Jason" w:date="2019-04-02T13:39:00Z"/>
                <w:rFonts w:ascii="Calibri" w:eastAsia="Times New Roman" w:hAnsi="Calibri" w:cs="Calibri"/>
                <w:color w:val="000000"/>
                <w:lang w:eastAsia="en-AU"/>
              </w:rPr>
            </w:pPr>
            <w:ins w:id="10100"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101" w:author="KIM, Jason" w:date="2019-04-02T13:39:00Z"/>
                <w:rFonts w:ascii="Calibri" w:eastAsia="Times New Roman" w:hAnsi="Calibri" w:cs="Calibri"/>
                <w:color w:val="000000"/>
                <w:lang w:eastAsia="en-AU"/>
              </w:rPr>
            </w:pPr>
            <w:ins w:id="10102" w:author="KIM, Jason" w:date="2019-04-02T13:39:00Z">
              <w:r w:rsidRPr="00D47EC1">
                <w:rPr>
                  <w:rFonts w:ascii="Calibri" w:eastAsia="Times New Roman" w:hAnsi="Calibri" w:cs="Calibri"/>
                  <w:color w:val="000000"/>
                  <w:lang w:eastAsia="en-AU"/>
                </w:rPr>
                <w:t>EXL2301</w:t>
              </w:r>
            </w:ins>
          </w:p>
        </w:tc>
        <w:tc>
          <w:tcPr>
            <w:tcW w:w="762" w:type="pct"/>
            <w:noWrap/>
            <w:hideMark/>
          </w:tcPr>
          <w:p w:rsidR="00110C18" w:rsidRPr="00D47EC1" w:rsidRDefault="00110C18" w:rsidP="00063728">
            <w:pPr>
              <w:rPr>
                <w:ins w:id="10103" w:author="KIM, Jason" w:date="2019-04-02T13:39:00Z"/>
                <w:rFonts w:ascii="Calibri" w:eastAsia="Times New Roman" w:hAnsi="Calibri" w:cs="Calibri"/>
                <w:color w:val="000000"/>
                <w:lang w:eastAsia="en-AU"/>
              </w:rPr>
            </w:pPr>
            <w:ins w:id="1010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05" w:author="KIM, Jason" w:date="2019-04-02T13:39:00Z"/>
                <w:rFonts w:ascii="Calibri" w:eastAsia="Times New Roman" w:hAnsi="Calibri" w:cs="Calibri"/>
                <w:color w:val="000000"/>
                <w:lang w:eastAsia="en-AU"/>
              </w:rPr>
            </w:pPr>
            <w:ins w:id="10106" w:author="KIM, Jason" w:date="2019-04-02T13:39:00Z">
              <w:r w:rsidRPr="00D47EC1">
                <w:rPr>
                  <w:rFonts w:ascii="Calibri" w:eastAsia="Times New Roman" w:hAnsi="Calibri" w:cs="Calibri"/>
                  <w:color w:val="000000"/>
                  <w:lang w:eastAsia="en-AU"/>
                </w:rPr>
                <w:t>Chainage 4398</w:t>
              </w:r>
            </w:ins>
          </w:p>
        </w:tc>
        <w:tc>
          <w:tcPr>
            <w:tcW w:w="785" w:type="pct"/>
            <w:noWrap/>
            <w:hideMark/>
          </w:tcPr>
          <w:p w:rsidR="00110C18" w:rsidRPr="00D47EC1" w:rsidRDefault="00110C18" w:rsidP="00063728">
            <w:pPr>
              <w:jc w:val="right"/>
              <w:rPr>
                <w:ins w:id="10107" w:author="KIM, Jason" w:date="2019-04-02T13:39:00Z"/>
                <w:rFonts w:ascii="Calibri" w:eastAsia="Times New Roman" w:hAnsi="Calibri" w:cs="Calibri"/>
                <w:color w:val="000000"/>
                <w:lang w:eastAsia="en-AU"/>
              </w:rPr>
            </w:pPr>
            <w:ins w:id="101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09" w:author="KIM, Jason" w:date="2019-04-02T13:39:00Z"/>
        </w:trPr>
        <w:tc>
          <w:tcPr>
            <w:tcW w:w="776" w:type="pct"/>
            <w:noWrap/>
            <w:hideMark/>
          </w:tcPr>
          <w:p w:rsidR="00110C18" w:rsidRPr="00D47EC1" w:rsidRDefault="00110C18" w:rsidP="00063728">
            <w:pPr>
              <w:rPr>
                <w:ins w:id="10110" w:author="KIM, Jason" w:date="2019-04-02T13:39:00Z"/>
                <w:rFonts w:ascii="Calibri" w:eastAsia="Times New Roman" w:hAnsi="Calibri" w:cs="Calibri"/>
                <w:color w:val="000000"/>
                <w:lang w:eastAsia="en-AU"/>
              </w:rPr>
            </w:pPr>
            <w:ins w:id="10111" w:author="KIM, Jason" w:date="2019-04-02T13:39:00Z">
              <w:r w:rsidRPr="00D47EC1">
                <w:rPr>
                  <w:rFonts w:ascii="Calibri" w:eastAsia="Times New Roman" w:hAnsi="Calibri" w:cs="Calibri"/>
                  <w:color w:val="000000"/>
                  <w:lang w:eastAsia="en-AU"/>
                </w:rPr>
                <w:lastRenderedPageBreak/>
                <w:t>EXL30K201</w:t>
              </w:r>
            </w:ins>
          </w:p>
        </w:tc>
        <w:tc>
          <w:tcPr>
            <w:tcW w:w="622" w:type="pct"/>
            <w:noWrap/>
            <w:hideMark/>
          </w:tcPr>
          <w:p w:rsidR="00110C18" w:rsidRPr="00D47EC1" w:rsidRDefault="00110C18" w:rsidP="00063728">
            <w:pPr>
              <w:rPr>
                <w:ins w:id="10112" w:author="KIM, Jason" w:date="2019-04-02T13:39:00Z"/>
                <w:rFonts w:ascii="Calibri" w:eastAsia="Times New Roman" w:hAnsi="Calibri" w:cs="Calibri"/>
                <w:color w:val="000000"/>
                <w:lang w:eastAsia="en-AU"/>
              </w:rPr>
            </w:pPr>
            <w:ins w:id="10113" w:author="KIM, Jason" w:date="2019-04-02T13:39:00Z">
              <w:r w:rsidRPr="00D47EC1">
                <w:rPr>
                  <w:rFonts w:ascii="Calibri" w:eastAsia="Times New Roman" w:hAnsi="Calibri" w:cs="Calibri"/>
                  <w:color w:val="000000"/>
                  <w:lang w:eastAsia="en-AU"/>
                </w:rPr>
                <w:t>ELZ20182</w:t>
              </w:r>
            </w:ins>
          </w:p>
        </w:tc>
        <w:tc>
          <w:tcPr>
            <w:tcW w:w="495" w:type="pct"/>
            <w:noWrap/>
            <w:hideMark/>
          </w:tcPr>
          <w:p w:rsidR="00110C18" w:rsidRPr="00D47EC1" w:rsidRDefault="00110C18" w:rsidP="00063728">
            <w:pPr>
              <w:rPr>
                <w:ins w:id="10114" w:author="KIM, Jason" w:date="2019-04-02T13:39:00Z"/>
                <w:rFonts w:ascii="Calibri" w:eastAsia="Times New Roman" w:hAnsi="Calibri" w:cs="Calibri"/>
                <w:color w:val="000000"/>
                <w:lang w:eastAsia="en-AU"/>
              </w:rPr>
            </w:pPr>
            <w:ins w:id="10115"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116" w:author="KIM, Jason" w:date="2019-04-02T13:39:00Z"/>
                <w:rFonts w:ascii="Calibri" w:eastAsia="Times New Roman" w:hAnsi="Calibri" w:cs="Calibri"/>
                <w:color w:val="000000"/>
                <w:lang w:eastAsia="en-AU"/>
              </w:rPr>
            </w:pPr>
            <w:ins w:id="10117" w:author="KIM, Jason" w:date="2019-04-02T13:39:00Z">
              <w:r w:rsidRPr="00D47EC1">
                <w:rPr>
                  <w:rFonts w:ascii="Calibri" w:eastAsia="Times New Roman" w:hAnsi="Calibri" w:cs="Calibri"/>
                  <w:color w:val="000000"/>
                  <w:lang w:eastAsia="en-AU"/>
                </w:rPr>
                <w:t>EXL2311</w:t>
              </w:r>
            </w:ins>
          </w:p>
        </w:tc>
        <w:tc>
          <w:tcPr>
            <w:tcW w:w="762" w:type="pct"/>
            <w:noWrap/>
            <w:hideMark/>
          </w:tcPr>
          <w:p w:rsidR="00110C18" w:rsidRPr="00D47EC1" w:rsidRDefault="00110C18" w:rsidP="00063728">
            <w:pPr>
              <w:rPr>
                <w:ins w:id="10118" w:author="KIM, Jason" w:date="2019-04-02T13:39:00Z"/>
                <w:rFonts w:ascii="Calibri" w:eastAsia="Times New Roman" w:hAnsi="Calibri" w:cs="Calibri"/>
                <w:color w:val="000000"/>
                <w:lang w:eastAsia="en-AU"/>
              </w:rPr>
            </w:pPr>
            <w:ins w:id="1011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20" w:author="KIM, Jason" w:date="2019-04-02T13:39:00Z"/>
                <w:rFonts w:ascii="Calibri" w:eastAsia="Times New Roman" w:hAnsi="Calibri" w:cs="Calibri"/>
                <w:color w:val="000000"/>
                <w:lang w:eastAsia="en-AU"/>
              </w:rPr>
            </w:pPr>
            <w:ins w:id="10121" w:author="KIM, Jason" w:date="2019-04-02T13:39:00Z">
              <w:r w:rsidRPr="00D47EC1">
                <w:rPr>
                  <w:rFonts w:ascii="Calibri" w:eastAsia="Times New Roman" w:hAnsi="Calibri" w:cs="Calibri"/>
                  <w:color w:val="000000"/>
                  <w:lang w:eastAsia="en-AU"/>
                </w:rPr>
                <w:t>Chainage 4518</w:t>
              </w:r>
            </w:ins>
          </w:p>
        </w:tc>
        <w:tc>
          <w:tcPr>
            <w:tcW w:w="785" w:type="pct"/>
            <w:noWrap/>
            <w:hideMark/>
          </w:tcPr>
          <w:p w:rsidR="00110C18" w:rsidRPr="00D47EC1" w:rsidRDefault="00110C18" w:rsidP="00063728">
            <w:pPr>
              <w:jc w:val="right"/>
              <w:rPr>
                <w:ins w:id="10122" w:author="KIM, Jason" w:date="2019-04-02T13:39:00Z"/>
                <w:rFonts w:ascii="Calibri" w:eastAsia="Times New Roman" w:hAnsi="Calibri" w:cs="Calibri"/>
                <w:color w:val="000000"/>
                <w:lang w:eastAsia="en-AU"/>
              </w:rPr>
            </w:pPr>
            <w:ins w:id="101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24" w:author="KIM, Jason" w:date="2019-04-02T13:39:00Z"/>
        </w:trPr>
        <w:tc>
          <w:tcPr>
            <w:tcW w:w="776" w:type="pct"/>
            <w:noWrap/>
            <w:hideMark/>
          </w:tcPr>
          <w:p w:rsidR="00110C18" w:rsidRPr="00D47EC1" w:rsidRDefault="00110C18" w:rsidP="00063728">
            <w:pPr>
              <w:rPr>
                <w:ins w:id="10125" w:author="KIM, Jason" w:date="2019-04-02T13:39:00Z"/>
                <w:rFonts w:ascii="Calibri" w:eastAsia="Times New Roman" w:hAnsi="Calibri" w:cs="Calibri"/>
                <w:color w:val="000000"/>
                <w:lang w:eastAsia="en-AU"/>
              </w:rPr>
            </w:pPr>
            <w:ins w:id="10126" w:author="KIM, Jason" w:date="2019-04-02T13:39:00Z">
              <w:r w:rsidRPr="00D47EC1">
                <w:rPr>
                  <w:rFonts w:ascii="Calibri" w:eastAsia="Times New Roman" w:hAnsi="Calibri" w:cs="Calibri"/>
                  <w:color w:val="000000"/>
                  <w:lang w:eastAsia="en-AU"/>
                </w:rPr>
                <w:t>EXL32K191</w:t>
              </w:r>
            </w:ins>
          </w:p>
        </w:tc>
        <w:tc>
          <w:tcPr>
            <w:tcW w:w="622" w:type="pct"/>
            <w:noWrap/>
            <w:hideMark/>
          </w:tcPr>
          <w:p w:rsidR="00110C18" w:rsidRPr="00D47EC1" w:rsidRDefault="00110C18" w:rsidP="00063728">
            <w:pPr>
              <w:rPr>
                <w:ins w:id="10127" w:author="KIM, Jason" w:date="2019-04-02T13:39:00Z"/>
                <w:rFonts w:ascii="Calibri" w:eastAsia="Times New Roman" w:hAnsi="Calibri" w:cs="Calibri"/>
                <w:color w:val="000000"/>
                <w:lang w:eastAsia="en-AU"/>
              </w:rPr>
            </w:pPr>
            <w:ins w:id="10128" w:author="KIM, Jason" w:date="2019-04-02T13:39:00Z">
              <w:r w:rsidRPr="00D47EC1">
                <w:rPr>
                  <w:rFonts w:ascii="Calibri" w:eastAsia="Times New Roman" w:hAnsi="Calibri" w:cs="Calibri"/>
                  <w:color w:val="000000"/>
                  <w:lang w:eastAsia="en-AU"/>
                </w:rPr>
                <w:t>ELZ20186</w:t>
              </w:r>
            </w:ins>
          </w:p>
        </w:tc>
        <w:tc>
          <w:tcPr>
            <w:tcW w:w="495" w:type="pct"/>
            <w:noWrap/>
            <w:hideMark/>
          </w:tcPr>
          <w:p w:rsidR="00110C18" w:rsidRPr="00D47EC1" w:rsidRDefault="00110C18" w:rsidP="00063728">
            <w:pPr>
              <w:rPr>
                <w:ins w:id="10129" w:author="KIM, Jason" w:date="2019-04-02T13:39:00Z"/>
                <w:rFonts w:ascii="Calibri" w:eastAsia="Times New Roman" w:hAnsi="Calibri" w:cs="Calibri"/>
                <w:color w:val="000000"/>
                <w:lang w:eastAsia="en-AU"/>
              </w:rPr>
            </w:pPr>
            <w:ins w:id="1013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31" w:author="KIM, Jason" w:date="2019-04-02T13:39:00Z"/>
                <w:rFonts w:ascii="Calibri" w:eastAsia="Times New Roman" w:hAnsi="Calibri" w:cs="Calibri"/>
                <w:color w:val="000000"/>
                <w:lang w:eastAsia="en-AU"/>
              </w:rPr>
            </w:pPr>
            <w:ins w:id="10132" w:author="KIM, Jason" w:date="2019-04-02T13:39:00Z">
              <w:r w:rsidRPr="00D47EC1">
                <w:rPr>
                  <w:rFonts w:ascii="Calibri" w:eastAsia="Times New Roman" w:hAnsi="Calibri" w:cs="Calibri"/>
                  <w:color w:val="000000"/>
                  <w:lang w:eastAsia="en-AU"/>
                </w:rPr>
                <w:t>EXL2321</w:t>
              </w:r>
            </w:ins>
          </w:p>
        </w:tc>
        <w:tc>
          <w:tcPr>
            <w:tcW w:w="762" w:type="pct"/>
            <w:noWrap/>
            <w:hideMark/>
          </w:tcPr>
          <w:p w:rsidR="00110C18" w:rsidRPr="00D47EC1" w:rsidRDefault="00110C18" w:rsidP="00063728">
            <w:pPr>
              <w:rPr>
                <w:ins w:id="10133" w:author="KIM, Jason" w:date="2019-04-02T13:39:00Z"/>
                <w:rFonts w:ascii="Calibri" w:eastAsia="Times New Roman" w:hAnsi="Calibri" w:cs="Calibri"/>
                <w:color w:val="000000"/>
                <w:lang w:eastAsia="en-AU"/>
              </w:rPr>
            </w:pPr>
            <w:ins w:id="1013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35" w:author="KIM, Jason" w:date="2019-04-02T13:39:00Z"/>
                <w:rFonts w:ascii="Calibri" w:eastAsia="Times New Roman" w:hAnsi="Calibri" w:cs="Calibri"/>
                <w:color w:val="000000"/>
                <w:lang w:eastAsia="en-AU"/>
              </w:rPr>
            </w:pPr>
            <w:ins w:id="10136" w:author="KIM, Jason" w:date="2019-04-02T13:39:00Z">
              <w:r w:rsidRPr="00D47EC1">
                <w:rPr>
                  <w:rFonts w:ascii="Calibri" w:eastAsia="Times New Roman" w:hAnsi="Calibri" w:cs="Calibri"/>
                  <w:color w:val="000000"/>
                  <w:lang w:eastAsia="en-AU"/>
                </w:rPr>
                <w:t>Chainage 4638</w:t>
              </w:r>
            </w:ins>
          </w:p>
        </w:tc>
        <w:tc>
          <w:tcPr>
            <w:tcW w:w="785" w:type="pct"/>
            <w:noWrap/>
            <w:hideMark/>
          </w:tcPr>
          <w:p w:rsidR="00110C18" w:rsidRPr="00D47EC1" w:rsidRDefault="00110C18" w:rsidP="00063728">
            <w:pPr>
              <w:jc w:val="right"/>
              <w:rPr>
                <w:ins w:id="10137" w:author="KIM, Jason" w:date="2019-04-02T13:39:00Z"/>
                <w:rFonts w:ascii="Calibri" w:eastAsia="Times New Roman" w:hAnsi="Calibri" w:cs="Calibri"/>
                <w:color w:val="000000"/>
                <w:lang w:eastAsia="en-AU"/>
              </w:rPr>
            </w:pPr>
            <w:ins w:id="101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39" w:author="KIM, Jason" w:date="2019-04-02T13:39:00Z"/>
        </w:trPr>
        <w:tc>
          <w:tcPr>
            <w:tcW w:w="776" w:type="pct"/>
            <w:noWrap/>
            <w:hideMark/>
          </w:tcPr>
          <w:p w:rsidR="00110C18" w:rsidRPr="00D47EC1" w:rsidRDefault="00110C18" w:rsidP="00063728">
            <w:pPr>
              <w:rPr>
                <w:ins w:id="10140" w:author="KIM, Jason" w:date="2019-04-02T13:39:00Z"/>
                <w:rFonts w:ascii="Calibri" w:eastAsia="Times New Roman" w:hAnsi="Calibri" w:cs="Calibri"/>
                <w:color w:val="000000"/>
                <w:lang w:eastAsia="en-AU"/>
              </w:rPr>
            </w:pPr>
            <w:ins w:id="10141" w:author="KIM, Jason" w:date="2019-04-02T13:39:00Z">
              <w:r w:rsidRPr="00D47EC1">
                <w:rPr>
                  <w:rFonts w:ascii="Calibri" w:eastAsia="Times New Roman" w:hAnsi="Calibri" w:cs="Calibri"/>
                  <w:color w:val="000000"/>
                  <w:lang w:eastAsia="en-AU"/>
                </w:rPr>
                <w:t>EXL32K201</w:t>
              </w:r>
            </w:ins>
          </w:p>
        </w:tc>
        <w:tc>
          <w:tcPr>
            <w:tcW w:w="622" w:type="pct"/>
            <w:noWrap/>
            <w:hideMark/>
          </w:tcPr>
          <w:p w:rsidR="00110C18" w:rsidRPr="00D47EC1" w:rsidRDefault="00110C18" w:rsidP="00063728">
            <w:pPr>
              <w:rPr>
                <w:ins w:id="10142" w:author="KIM, Jason" w:date="2019-04-02T13:39:00Z"/>
                <w:rFonts w:ascii="Calibri" w:eastAsia="Times New Roman" w:hAnsi="Calibri" w:cs="Calibri"/>
                <w:color w:val="000000"/>
                <w:lang w:eastAsia="en-AU"/>
              </w:rPr>
            </w:pPr>
            <w:ins w:id="10143" w:author="KIM, Jason" w:date="2019-04-02T13:39:00Z">
              <w:r w:rsidRPr="00D47EC1">
                <w:rPr>
                  <w:rFonts w:ascii="Calibri" w:eastAsia="Times New Roman" w:hAnsi="Calibri" w:cs="Calibri"/>
                  <w:color w:val="000000"/>
                  <w:lang w:eastAsia="en-AU"/>
                </w:rPr>
                <w:t>ELZ20190</w:t>
              </w:r>
            </w:ins>
          </w:p>
        </w:tc>
        <w:tc>
          <w:tcPr>
            <w:tcW w:w="495" w:type="pct"/>
            <w:noWrap/>
            <w:hideMark/>
          </w:tcPr>
          <w:p w:rsidR="00110C18" w:rsidRPr="00D47EC1" w:rsidRDefault="00110C18" w:rsidP="00063728">
            <w:pPr>
              <w:rPr>
                <w:ins w:id="10144" w:author="KIM, Jason" w:date="2019-04-02T13:39:00Z"/>
                <w:rFonts w:ascii="Calibri" w:eastAsia="Times New Roman" w:hAnsi="Calibri" w:cs="Calibri"/>
                <w:color w:val="000000"/>
                <w:lang w:eastAsia="en-AU"/>
              </w:rPr>
            </w:pPr>
            <w:ins w:id="1014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46" w:author="KIM, Jason" w:date="2019-04-02T13:39:00Z"/>
                <w:rFonts w:ascii="Calibri" w:eastAsia="Times New Roman" w:hAnsi="Calibri" w:cs="Calibri"/>
                <w:color w:val="000000"/>
                <w:lang w:eastAsia="en-AU"/>
              </w:rPr>
            </w:pPr>
            <w:ins w:id="10147" w:author="KIM, Jason" w:date="2019-04-02T13:39:00Z">
              <w:r w:rsidRPr="00D47EC1">
                <w:rPr>
                  <w:rFonts w:ascii="Calibri" w:eastAsia="Times New Roman" w:hAnsi="Calibri" w:cs="Calibri"/>
                  <w:color w:val="000000"/>
                  <w:lang w:eastAsia="en-AU"/>
                </w:rPr>
                <w:t>EXL2331</w:t>
              </w:r>
            </w:ins>
          </w:p>
        </w:tc>
        <w:tc>
          <w:tcPr>
            <w:tcW w:w="762" w:type="pct"/>
            <w:noWrap/>
            <w:hideMark/>
          </w:tcPr>
          <w:p w:rsidR="00110C18" w:rsidRPr="00D47EC1" w:rsidRDefault="00110C18" w:rsidP="00063728">
            <w:pPr>
              <w:rPr>
                <w:ins w:id="10148" w:author="KIM, Jason" w:date="2019-04-02T13:39:00Z"/>
                <w:rFonts w:ascii="Calibri" w:eastAsia="Times New Roman" w:hAnsi="Calibri" w:cs="Calibri"/>
                <w:color w:val="000000"/>
                <w:lang w:eastAsia="en-AU"/>
              </w:rPr>
            </w:pPr>
            <w:ins w:id="1014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50" w:author="KIM, Jason" w:date="2019-04-02T13:39:00Z"/>
                <w:rFonts w:ascii="Calibri" w:eastAsia="Times New Roman" w:hAnsi="Calibri" w:cs="Calibri"/>
                <w:color w:val="000000"/>
                <w:lang w:eastAsia="en-AU"/>
              </w:rPr>
            </w:pPr>
            <w:ins w:id="10151" w:author="KIM, Jason" w:date="2019-04-02T13:39:00Z">
              <w:r w:rsidRPr="00D47EC1">
                <w:rPr>
                  <w:rFonts w:ascii="Calibri" w:eastAsia="Times New Roman" w:hAnsi="Calibri" w:cs="Calibri"/>
                  <w:color w:val="000000"/>
                  <w:lang w:eastAsia="en-AU"/>
                </w:rPr>
                <w:t>Chainage 4758</w:t>
              </w:r>
            </w:ins>
          </w:p>
        </w:tc>
        <w:tc>
          <w:tcPr>
            <w:tcW w:w="785" w:type="pct"/>
            <w:noWrap/>
            <w:hideMark/>
          </w:tcPr>
          <w:p w:rsidR="00110C18" w:rsidRPr="00D47EC1" w:rsidRDefault="00110C18" w:rsidP="00063728">
            <w:pPr>
              <w:jc w:val="right"/>
              <w:rPr>
                <w:ins w:id="10152" w:author="KIM, Jason" w:date="2019-04-02T13:39:00Z"/>
                <w:rFonts w:ascii="Calibri" w:eastAsia="Times New Roman" w:hAnsi="Calibri" w:cs="Calibri"/>
                <w:color w:val="000000"/>
                <w:lang w:eastAsia="en-AU"/>
              </w:rPr>
            </w:pPr>
            <w:ins w:id="101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54" w:author="KIM, Jason" w:date="2019-04-02T13:39:00Z"/>
        </w:trPr>
        <w:tc>
          <w:tcPr>
            <w:tcW w:w="776" w:type="pct"/>
            <w:noWrap/>
            <w:hideMark/>
          </w:tcPr>
          <w:p w:rsidR="00110C18" w:rsidRPr="00D47EC1" w:rsidRDefault="00110C18" w:rsidP="00063728">
            <w:pPr>
              <w:rPr>
                <w:ins w:id="10155" w:author="KIM, Jason" w:date="2019-04-02T13:39:00Z"/>
                <w:rFonts w:ascii="Calibri" w:eastAsia="Times New Roman" w:hAnsi="Calibri" w:cs="Calibri"/>
                <w:color w:val="000000"/>
                <w:lang w:eastAsia="en-AU"/>
              </w:rPr>
            </w:pPr>
            <w:ins w:id="10156" w:author="KIM, Jason" w:date="2019-04-02T13:39:00Z">
              <w:r w:rsidRPr="00D47EC1">
                <w:rPr>
                  <w:rFonts w:ascii="Calibri" w:eastAsia="Times New Roman" w:hAnsi="Calibri" w:cs="Calibri"/>
                  <w:color w:val="000000"/>
                  <w:lang w:eastAsia="en-AU"/>
                </w:rPr>
                <w:t>EXL34K191</w:t>
              </w:r>
            </w:ins>
          </w:p>
        </w:tc>
        <w:tc>
          <w:tcPr>
            <w:tcW w:w="622" w:type="pct"/>
            <w:noWrap/>
            <w:hideMark/>
          </w:tcPr>
          <w:p w:rsidR="00110C18" w:rsidRPr="00D47EC1" w:rsidRDefault="00110C18" w:rsidP="00063728">
            <w:pPr>
              <w:rPr>
                <w:ins w:id="10157" w:author="KIM, Jason" w:date="2019-04-02T13:39:00Z"/>
                <w:rFonts w:ascii="Calibri" w:eastAsia="Times New Roman" w:hAnsi="Calibri" w:cs="Calibri"/>
                <w:color w:val="000000"/>
                <w:lang w:eastAsia="en-AU"/>
              </w:rPr>
            </w:pPr>
            <w:ins w:id="10158" w:author="KIM, Jason" w:date="2019-04-02T13:39:00Z">
              <w:r w:rsidRPr="00D47EC1">
                <w:rPr>
                  <w:rFonts w:ascii="Calibri" w:eastAsia="Times New Roman" w:hAnsi="Calibri" w:cs="Calibri"/>
                  <w:color w:val="000000"/>
                  <w:lang w:eastAsia="en-AU"/>
                </w:rPr>
                <w:t>ELZ20194</w:t>
              </w:r>
            </w:ins>
          </w:p>
        </w:tc>
        <w:tc>
          <w:tcPr>
            <w:tcW w:w="495" w:type="pct"/>
            <w:noWrap/>
            <w:hideMark/>
          </w:tcPr>
          <w:p w:rsidR="00110C18" w:rsidRPr="00D47EC1" w:rsidRDefault="00110C18" w:rsidP="00063728">
            <w:pPr>
              <w:rPr>
                <w:ins w:id="10159" w:author="KIM, Jason" w:date="2019-04-02T13:39:00Z"/>
                <w:rFonts w:ascii="Calibri" w:eastAsia="Times New Roman" w:hAnsi="Calibri" w:cs="Calibri"/>
                <w:color w:val="000000"/>
                <w:lang w:eastAsia="en-AU"/>
              </w:rPr>
            </w:pPr>
            <w:ins w:id="1016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61" w:author="KIM, Jason" w:date="2019-04-02T13:39:00Z"/>
                <w:rFonts w:ascii="Calibri" w:eastAsia="Times New Roman" w:hAnsi="Calibri" w:cs="Calibri"/>
                <w:color w:val="000000"/>
                <w:lang w:eastAsia="en-AU"/>
              </w:rPr>
            </w:pPr>
            <w:ins w:id="10162" w:author="KIM, Jason" w:date="2019-04-02T13:39:00Z">
              <w:r w:rsidRPr="00D47EC1">
                <w:rPr>
                  <w:rFonts w:ascii="Calibri" w:eastAsia="Times New Roman" w:hAnsi="Calibri" w:cs="Calibri"/>
                  <w:color w:val="000000"/>
                  <w:lang w:eastAsia="en-AU"/>
                </w:rPr>
                <w:t>EXL2341</w:t>
              </w:r>
            </w:ins>
          </w:p>
        </w:tc>
        <w:tc>
          <w:tcPr>
            <w:tcW w:w="762" w:type="pct"/>
            <w:noWrap/>
            <w:hideMark/>
          </w:tcPr>
          <w:p w:rsidR="00110C18" w:rsidRPr="00D47EC1" w:rsidRDefault="00110C18" w:rsidP="00063728">
            <w:pPr>
              <w:rPr>
                <w:ins w:id="10163" w:author="KIM, Jason" w:date="2019-04-02T13:39:00Z"/>
                <w:rFonts w:ascii="Calibri" w:eastAsia="Times New Roman" w:hAnsi="Calibri" w:cs="Calibri"/>
                <w:color w:val="000000"/>
                <w:lang w:eastAsia="en-AU"/>
              </w:rPr>
            </w:pPr>
            <w:ins w:id="1016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65" w:author="KIM, Jason" w:date="2019-04-02T13:39:00Z"/>
                <w:rFonts w:ascii="Calibri" w:eastAsia="Times New Roman" w:hAnsi="Calibri" w:cs="Calibri"/>
                <w:color w:val="000000"/>
                <w:lang w:eastAsia="en-AU"/>
              </w:rPr>
            </w:pPr>
            <w:ins w:id="10166" w:author="KIM, Jason" w:date="2019-04-02T13:39:00Z">
              <w:r w:rsidRPr="00D47EC1">
                <w:rPr>
                  <w:rFonts w:ascii="Calibri" w:eastAsia="Times New Roman" w:hAnsi="Calibri" w:cs="Calibri"/>
                  <w:color w:val="000000"/>
                  <w:lang w:eastAsia="en-AU"/>
                </w:rPr>
                <w:t>Chainage 4878</w:t>
              </w:r>
            </w:ins>
          </w:p>
        </w:tc>
        <w:tc>
          <w:tcPr>
            <w:tcW w:w="785" w:type="pct"/>
            <w:noWrap/>
            <w:hideMark/>
          </w:tcPr>
          <w:p w:rsidR="00110C18" w:rsidRPr="00D47EC1" w:rsidRDefault="00110C18" w:rsidP="00063728">
            <w:pPr>
              <w:jc w:val="right"/>
              <w:rPr>
                <w:ins w:id="10167" w:author="KIM, Jason" w:date="2019-04-02T13:39:00Z"/>
                <w:rFonts w:ascii="Calibri" w:eastAsia="Times New Roman" w:hAnsi="Calibri" w:cs="Calibri"/>
                <w:color w:val="000000"/>
                <w:lang w:eastAsia="en-AU"/>
              </w:rPr>
            </w:pPr>
            <w:ins w:id="101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69" w:author="KIM, Jason" w:date="2019-04-02T13:39:00Z"/>
        </w:trPr>
        <w:tc>
          <w:tcPr>
            <w:tcW w:w="776" w:type="pct"/>
            <w:noWrap/>
            <w:hideMark/>
          </w:tcPr>
          <w:p w:rsidR="00110C18" w:rsidRPr="00D47EC1" w:rsidRDefault="00110C18" w:rsidP="00063728">
            <w:pPr>
              <w:rPr>
                <w:ins w:id="10170" w:author="KIM, Jason" w:date="2019-04-02T13:39:00Z"/>
                <w:rFonts w:ascii="Calibri" w:eastAsia="Times New Roman" w:hAnsi="Calibri" w:cs="Calibri"/>
                <w:color w:val="000000"/>
                <w:lang w:eastAsia="en-AU"/>
              </w:rPr>
            </w:pPr>
            <w:ins w:id="10171" w:author="KIM, Jason" w:date="2019-04-02T13:39:00Z">
              <w:r w:rsidRPr="00D47EC1">
                <w:rPr>
                  <w:rFonts w:ascii="Calibri" w:eastAsia="Times New Roman" w:hAnsi="Calibri" w:cs="Calibri"/>
                  <w:color w:val="000000"/>
                  <w:lang w:eastAsia="en-AU"/>
                </w:rPr>
                <w:t>EXL34K201</w:t>
              </w:r>
            </w:ins>
          </w:p>
        </w:tc>
        <w:tc>
          <w:tcPr>
            <w:tcW w:w="622" w:type="pct"/>
            <w:noWrap/>
            <w:hideMark/>
          </w:tcPr>
          <w:p w:rsidR="00110C18" w:rsidRPr="00D47EC1" w:rsidRDefault="00110C18" w:rsidP="00063728">
            <w:pPr>
              <w:rPr>
                <w:ins w:id="10172" w:author="KIM, Jason" w:date="2019-04-02T13:39:00Z"/>
                <w:rFonts w:ascii="Calibri" w:eastAsia="Times New Roman" w:hAnsi="Calibri" w:cs="Calibri"/>
                <w:color w:val="000000"/>
                <w:lang w:eastAsia="en-AU"/>
              </w:rPr>
            </w:pPr>
            <w:ins w:id="10173" w:author="KIM, Jason" w:date="2019-04-02T13:39:00Z">
              <w:r w:rsidRPr="00D47EC1">
                <w:rPr>
                  <w:rFonts w:ascii="Calibri" w:eastAsia="Times New Roman" w:hAnsi="Calibri" w:cs="Calibri"/>
                  <w:color w:val="000000"/>
                  <w:lang w:eastAsia="en-AU"/>
                </w:rPr>
                <w:t>ELZ20198</w:t>
              </w:r>
            </w:ins>
          </w:p>
        </w:tc>
        <w:tc>
          <w:tcPr>
            <w:tcW w:w="495" w:type="pct"/>
            <w:noWrap/>
            <w:hideMark/>
          </w:tcPr>
          <w:p w:rsidR="00110C18" w:rsidRPr="00D47EC1" w:rsidRDefault="00110C18" w:rsidP="00063728">
            <w:pPr>
              <w:rPr>
                <w:ins w:id="10174" w:author="KIM, Jason" w:date="2019-04-02T13:39:00Z"/>
                <w:rFonts w:ascii="Calibri" w:eastAsia="Times New Roman" w:hAnsi="Calibri" w:cs="Calibri"/>
                <w:color w:val="000000"/>
                <w:lang w:eastAsia="en-AU"/>
              </w:rPr>
            </w:pPr>
            <w:ins w:id="1017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76" w:author="KIM, Jason" w:date="2019-04-02T13:39:00Z"/>
                <w:rFonts w:ascii="Calibri" w:eastAsia="Times New Roman" w:hAnsi="Calibri" w:cs="Calibri"/>
                <w:color w:val="000000"/>
                <w:lang w:eastAsia="en-AU"/>
              </w:rPr>
            </w:pPr>
            <w:ins w:id="10177" w:author="KIM, Jason" w:date="2019-04-02T13:39:00Z">
              <w:r w:rsidRPr="00D47EC1">
                <w:rPr>
                  <w:rFonts w:ascii="Calibri" w:eastAsia="Times New Roman" w:hAnsi="Calibri" w:cs="Calibri"/>
                  <w:color w:val="000000"/>
                  <w:lang w:eastAsia="en-AU"/>
                </w:rPr>
                <w:t>EXL2351</w:t>
              </w:r>
            </w:ins>
          </w:p>
        </w:tc>
        <w:tc>
          <w:tcPr>
            <w:tcW w:w="762" w:type="pct"/>
            <w:noWrap/>
            <w:hideMark/>
          </w:tcPr>
          <w:p w:rsidR="00110C18" w:rsidRPr="00D47EC1" w:rsidRDefault="00110C18" w:rsidP="00063728">
            <w:pPr>
              <w:rPr>
                <w:ins w:id="10178" w:author="KIM, Jason" w:date="2019-04-02T13:39:00Z"/>
                <w:rFonts w:ascii="Calibri" w:eastAsia="Times New Roman" w:hAnsi="Calibri" w:cs="Calibri"/>
                <w:color w:val="000000"/>
                <w:lang w:eastAsia="en-AU"/>
              </w:rPr>
            </w:pPr>
            <w:ins w:id="1017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80" w:author="KIM, Jason" w:date="2019-04-02T13:39:00Z"/>
                <w:rFonts w:ascii="Calibri" w:eastAsia="Times New Roman" w:hAnsi="Calibri" w:cs="Calibri"/>
                <w:color w:val="000000"/>
                <w:lang w:eastAsia="en-AU"/>
              </w:rPr>
            </w:pPr>
            <w:ins w:id="10181" w:author="KIM, Jason" w:date="2019-04-02T13:39:00Z">
              <w:r w:rsidRPr="00D47EC1">
                <w:rPr>
                  <w:rFonts w:ascii="Calibri" w:eastAsia="Times New Roman" w:hAnsi="Calibri" w:cs="Calibri"/>
                  <w:color w:val="000000"/>
                  <w:lang w:eastAsia="en-AU"/>
                </w:rPr>
                <w:t>Chainage 4998</w:t>
              </w:r>
            </w:ins>
          </w:p>
        </w:tc>
        <w:tc>
          <w:tcPr>
            <w:tcW w:w="785" w:type="pct"/>
            <w:noWrap/>
            <w:hideMark/>
          </w:tcPr>
          <w:p w:rsidR="00110C18" w:rsidRPr="00D47EC1" w:rsidRDefault="00110C18" w:rsidP="00063728">
            <w:pPr>
              <w:jc w:val="right"/>
              <w:rPr>
                <w:ins w:id="10182" w:author="KIM, Jason" w:date="2019-04-02T13:39:00Z"/>
                <w:rFonts w:ascii="Calibri" w:eastAsia="Times New Roman" w:hAnsi="Calibri" w:cs="Calibri"/>
                <w:color w:val="000000"/>
                <w:lang w:eastAsia="en-AU"/>
              </w:rPr>
            </w:pPr>
            <w:ins w:id="101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84" w:author="KIM, Jason" w:date="2019-04-02T13:39:00Z"/>
        </w:trPr>
        <w:tc>
          <w:tcPr>
            <w:tcW w:w="776" w:type="pct"/>
            <w:noWrap/>
            <w:hideMark/>
          </w:tcPr>
          <w:p w:rsidR="00110C18" w:rsidRPr="00D47EC1" w:rsidRDefault="00110C18" w:rsidP="00063728">
            <w:pPr>
              <w:rPr>
                <w:ins w:id="10185" w:author="KIM, Jason" w:date="2019-04-02T13:39:00Z"/>
                <w:rFonts w:ascii="Calibri" w:eastAsia="Times New Roman" w:hAnsi="Calibri" w:cs="Calibri"/>
                <w:color w:val="000000"/>
                <w:lang w:eastAsia="en-AU"/>
              </w:rPr>
            </w:pPr>
            <w:ins w:id="10186" w:author="KIM, Jason" w:date="2019-04-02T13:39:00Z">
              <w:r w:rsidRPr="00D47EC1">
                <w:rPr>
                  <w:rFonts w:ascii="Calibri" w:eastAsia="Times New Roman" w:hAnsi="Calibri" w:cs="Calibri"/>
                  <w:color w:val="000000"/>
                  <w:lang w:eastAsia="en-AU"/>
                </w:rPr>
                <w:t>EXL36K191</w:t>
              </w:r>
            </w:ins>
          </w:p>
        </w:tc>
        <w:tc>
          <w:tcPr>
            <w:tcW w:w="622" w:type="pct"/>
            <w:noWrap/>
            <w:hideMark/>
          </w:tcPr>
          <w:p w:rsidR="00110C18" w:rsidRPr="00D47EC1" w:rsidRDefault="00110C18" w:rsidP="00063728">
            <w:pPr>
              <w:rPr>
                <w:ins w:id="10187" w:author="KIM, Jason" w:date="2019-04-02T13:39:00Z"/>
                <w:rFonts w:ascii="Calibri" w:eastAsia="Times New Roman" w:hAnsi="Calibri" w:cs="Calibri"/>
                <w:color w:val="000000"/>
                <w:lang w:eastAsia="en-AU"/>
              </w:rPr>
            </w:pPr>
            <w:ins w:id="10188" w:author="KIM, Jason" w:date="2019-04-02T13:39:00Z">
              <w:r w:rsidRPr="00D47EC1">
                <w:rPr>
                  <w:rFonts w:ascii="Calibri" w:eastAsia="Times New Roman" w:hAnsi="Calibri" w:cs="Calibri"/>
                  <w:color w:val="000000"/>
                  <w:lang w:eastAsia="en-AU"/>
                </w:rPr>
                <w:t>ELZ20202</w:t>
              </w:r>
            </w:ins>
          </w:p>
        </w:tc>
        <w:tc>
          <w:tcPr>
            <w:tcW w:w="495" w:type="pct"/>
            <w:noWrap/>
            <w:hideMark/>
          </w:tcPr>
          <w:p w:rsidR="00110C18" w:rsidRPr="00D47EC1" w:rsidRDefault="00110C18" w:rsidP="00063728">
            <w:pPr>
              <w:rPr>
                <w:ins w:id="10189" w:author="KIM, Jason" w:date="2019-04-02T13:39:00Z"/>
                <w:rFonts w:ascii="Calibri" w:eastAsia="Times New Roman" w:hAnsi="Calibri" w:cs="Calibri"/>
                <w:color w:val="000000"/>
                <w:lang w:eastAsia="en-AU"/>
              </w:rPr>
            </w:pPr>
            <w:ins w:id="1019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91" w:author="KIM, Jason" w:date="2019-04-02T13:39:00Z"/>
                <w:rFonts w:ascii="Calibri" w:eastAsia="Times New Roman" w:hAnsi="Calibri" w:cs="Calibri"/>
                <w:color w:val="000000"/>
                <w:lang w:eastAsia="en-AU"/>
              </w:rPr>
            </w:pPr>
            <w:ins w:id="10192" w:author="KIM, Jason" w:date="2019-04-02T13:39:00Z">
              <w:r w:rsidRPr="00D47EC1">
                <w:rPr>
                  <w:rFonts w:ascii="Calibri" w:eastAsia="Times New Roman" w:hAnsi="Calibri" w:cs="Calibri"/>
                  <w:color w:val="000000"/>
                  <w:lang w:eastAsia="en-AU"/>
                </w:rPr>
                <w:t>EXL2361</w:t>
              </w:r>
            </w:ins>
          </w:p>
        </w:tc>
        <w:tc>
          <w:tcPr>
            <w:tcW w:w="762" w:type="pct"/>
            <w:noWrap/>
            <w:hideMark/>
          </w:tcPr>
          <w:p w:rsidR="00110C18" w:rsidRPr="00D47EC1" w:rsidRDefault="00110C18" w:rsidP="00063728">
            <w:pPr>
              <w:rPr>
                <w:ins w:id="10193" w:author="KIM, Jason" w:date="2019-04-02T13:39:00Z"/>
                <w:rFonts w:ascii="Calibri" w:eastAsia="Times New Roman" w:hAnsi="Calibri" w:cs="Calibri"/>
                <w:color w:val="000000"/>
                <w:lang w:eastAsia="en-AU"/>
              </w:rPr>
            </w:pPr>
            <w:ins w:id="1019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95" w:author="KIM, Jason" w:date="2019-04-02T13:39:00Z"/>
                <w:rFonts w:ascii="Calibri" w:eastAsia="Times New Roman" w:hAnsi="Calibri" w:cs="Calibri"/>
                <w:color w:val="000000"/>
                <w:lang w:eastAsia="en-AU"/>
              </w:rPr>
            </w:pPr>
            <w:ins w:id="10196" w:author="KIM, Jason" w:date="2019-04-02T13:39:00Z">
              <w:r w:rsidRPr="00D47EC1">
                <w:rPr>
                  <w:rFonts w:ascii="Calibri" w:eastAsia="Times New Roman" w:hAnsi="Calibri" w:cs="Calibri"/>
                  <w:color w:val="000000"/>
                  <w:lang w:eastAsia="en-AU"/>
                </w:rPr>
                <w:t>Chainage 5118</w:t>
              </w:r>
            </w:ins>
          </w:p>
        </w:tc>
        <w:tc>
          <w:tcPr>
            <w:tcW w:w="785" w:type="pct"/>
            <w:noWrap/>
            <w:hideMark/>
          </w:tcPr>
          <w:p w:rsidR="00110C18" w:rsidRPr="00D47EC1" w:rsidRDefault="00110C18" w:rsidP="00063728">
            <w:pPr>
              <w:jc w:val="right"/>
              <w:rPr>
                <w:ins w:id="10197" w:author="KIM, Jason" w:date="2019-04-02T13:39:00Z"/>
                <w:rFonts w:ascii="Calibri" w:eastAsia="Times New Roman" w:hAnsi="Calibri" w:cs="Calibri"/>
                <w:color w:val="000000"/>
                <w:lang w:eastAsia="en-AU"/>
              </w:rPr>
            </w:pPr>
            <w:ins w:id="101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99" w:author="KIM, Jason" w:date="2019-04-02T13:39:00Z"/>
        </w:trPr>
        <w:tc>
          <w:tcPr>
            <w:tcW w:w="776" w:type="pct"/>
            <w:noWrap/>
            <w:hideMark/>
          </w:tcPr>
          <w:p w:rsidR="00110C18" w:rsidRPr="00D47EC1" w:rsidRDefault="00110C18" w:rsidP="00063728">
            <w:pPr>
              <w:rPr>
                <w:ins w:id="10200" w:author="KIM, Jason" w:date="2019-04-02T13:39:00Z"/>
                <w:rFonts w:ascii="Calibri" w:eastAsia="Times New Roman" w:hAnsi="Calibri" w:cs="Calibri"/>
                <w:color w:val="000000"/>
                <w:lang w:eastAsia="en-AU"/>
              </w:rPr>
            </w:pPr>
            <w:ins w:id="10201" w:author="KIM, Jason" w:date="2019-04-02T13:39:00Z">
              <w:r w:rsidRPr="00D47EC1">
                <w:rPr>
                  <w:rFonts w:ascii="Calibri" w:eastAsia="Times New Roman" w:hAnsi="Calibri" w:cs="Calibri"/>
                  <w:color w:val="000000"/>
                  <w:lang w:eastAsia="en-AU"/>
                </w:rPr>
                <w:t>EXL36K201</w:t>
              </w:r>
            </w:ins>
          </w:p>
        </w:tc>
        <w:tc>
          <w:tcPr>
            <w:tcW w:w="622" w:type="pct"/>
            <w:noWrap/>
            <w:hideMark/>
          </w:tcPr>
          <w:p w:rsidR="00110C18" w:rsidRPr="00D47EC1" w:rsidRDefault="00110C18" w:rsidP="00063728">
            <w:pPr>
              <w:rPr>
                <w:ins w:id="10202" w:author="KIM, Jason" w:date="2019-04-02T13:39:00Z"/>
                <w:rFonts w:ascii="Calibri" w:eastAsia="Times New Roman" w:hAnsi="Calibri" w:cs="Calibri"/>
                <w:color w:val="000000"/>
                <w:lang w:eastAsia="en-AU"/>
              </w:rPr>
            </w:pPr>
            <w:ins w:id="10203" w:author="KIM, Jason" w:date="2019-04-02T13:39:00Z">
              <w:r w:rsidRPr="00D47EC1">
                <w:rPr>
                  <w:rFonts w:ascii="Calibri" w:eastAsia="Times New Roman" w:hAnsi="Calibri" w:cs="Calibri"/>
                  <w:color w:val="000000"/>
                  <w:lang w:eastAsia="en-AU"/>
                </w:rPr>
                <w:t>ELZ20206</w:t>
              </w:r>
            </w:ins>
          </w:p>
        </w:tc>
        <w:tc>
          <w:tcPr>
            <w:tcW w:w="495" w:type="pct"/>
            <w:noWrap/>
            <w:hideMark/>
          </w:tcPr>
          <w:p w:rsidR="00110C18" w:rsidRPr="00D47EC1" w:rsidRDefault="00110C18" w:rsidP="00063728">
            <w:pPr>
              <w:rPr>
                <w:ins w:id="10204" w:author="KIM, Jason" w:date="2019-04-02T13:39:00Z"/>
                <w:rFonts w:ascii="Calibri" w:eastAsia="Times New Roman" w:hAnsi="Calibri" w:cs="Calibri"/>
                <w:color w:val="000000"/>
                <w:lang w:eastAsia="en-AU"/>
              </w:rPr>
            </w:pPr>
            <w:ins w:id="1020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06" w:author="KIM, Jason" w:date="2019-04-02T13:39:00Z"/>
                <w:rFonts w:ascii="Calibri" w:eastAsia="Times New Roman" w:hAnsi="Calibri" w:cs="Calibri"/>
                <w:color w:val="000000"/>
                <w:lang w:eastAsia="en-AU"/>
              </w:rPr>
            </w:pPr>
            <w:ins w:id="10207" w:author="KIM, Jason" w:date="2019-04-02T13:39:00Z">
              <w:r w:rsidRPr="00D47EC1">
                <w:rPr>
                  <w:rFonts w:ascii="Calibri" w:eastAsia="Times New Roman" w:hAnsi="Calibri" w:cs="Calibri"/>
                  <w:color w:val="000000"/>
                  <w:lang w:eastAsia="en-AU"/>
                </w:rPr>
                <w:t>EXL2371</w:t>
              </w:r>
            </w:ins>
          </w:p>
        </w:tc>
        <w:tc>
          <w:tcPr>
            <w:tcW w:w="762" w:type="pct"/>
            <w:noWrap/>
            <w:hideMark/>
          </w:tcPr>
          <w:p w:rsidR="00110C18" w:rsidRPr="00D47EC1" w:rsidRDefault="00110C18" w:rsidP="00063728">
            <w:pPr>
              <w:rPr>
                <w:ins w:id="10208" w:author="KIM, Jason" w:date="2019-04-02T13:39:00Z"/>
                <w:rFonts w:ascii="Calibri" w:eastAsia="Times New Roman" w:hAnsi="Calibri" w:cs="Calibri"/>
                <w:color w:val="000000"/>
                <w:lang w:eastAsia="en-AU"/>
              </w:rPr>
            </w:pPr>
            <w:ins w:id="1020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10" w:author="KIM, Jason" w:date="2019-04-02T13:39:00Z"/>
                <w:rFonts w:ascii="Calibri" w:eastAsia="Times New Roman" w:hAnsi="Calibri" w:cs="Calibri"/>
                <w:color w:val="000000"/>
                <w:lang w:eastAsia="en-AU"/>
              </w:rPr>
            </w:pPr>
            <w:ins w:id="10211" w:author="KIM, Jason" w:date="2019-04-02T13:39:00Z">
              <w:r w:rsidRPr="00D47EC1">
                <w:rPr>
                  <w:rFonts w:ascii="Calibri" w:eastAsia="Times New Roman" w:hAnsi="Calibri" w:cs="Calibri"/>
                  <w:color w:val="000000"/>
                  <w:lang w:eastAsia="en-AU"/>
                </w:rPr>
                <w:t>Chainage 5237</w:t>
              </w:r>
            </w:ins>
          </w:p>
        </w:tc>
        <w:tc>
          <w:tcPr>
            <w:tcW w:w="785" w:type="pct"/>
            <w:noWrap/>
            <w:hideMark/>
          </w:tcPr>
          <w:p w:rsidR="00110C18" w:rsidRPr="00D47EC1" w:rsidRDefault="00110C18" w:rsidP="00063728">
            <w:pPr>
              <w:jc w:val="right"/>
              <w:rPr>
                <w:ins w:id="10212" w:author="KIM, Jason" w:date="2019-04-02T13:39:00Z"/>
                <w:rFonts w:ascii="Calibri" w:eastAsia="Times New Roman" w:hAnsi="Calibri" w:cs="Calibri"/>
                <w:color w:val="000000"/>
                <w:lang w:eastAsia="en-AU"/>
              </w:rPr>
            </w:pPr>
            <w:ins w:id="102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14" w:author="KIM, Jason" w:date="2019-04-02T13:39:00Z"/>
        </w:trPr>
        <w:tc>
          <w:tcPr>
            <w:tcW w:w="776" w:type="pct"/>
            <w:noWrap/>
            <w:hideMark/>
          </w:tcPr>
          <w:p w:rsidR="00110C18" w:rsidRPr="00D47EC1" w:rsidRDefault="00110C18" w:rsidP="00063728">
            <w:pPr>
              <w:rPr>
                <w:ins w:id="10215" w:author="KIM, Jason" w:date="2019-04-02T13:39:00Z"/>
                <w:rFonts w:ascii="Calibri" w:eastAsia="Times New Roman" w:hAnsi="Calibri" w:cs="Calibri"/>
                <w:color w:val="000000"/>
                <w:lang w:eastAsia="en-AU"/>
              </w:rPr>
            </w:pPr>
            <w:ins w:id="10216" w:author="KIM, Jason" w:date="2019-04-02T13:39:00Z">
              <w:r w:rsidRPr="00D47EC1">
                <w:rPr>
                  <w:rFonts w:ascii="Calibri" w:eastAsia="Times New Roman" w:hAnsi="Calibri" w:cs="Calibri"/>
                  <w:color w:val="000000"/>
                  <w:lang w:eastAsia="en-AU"/>
                </w:rPr>
                <w:t>EXL38K191</w:t>
              </w:r>
            </w:ins>
          </w:p>
        </w:tc>
        <w:tc>
          <w:tcPr>
            <w:tcW w:w="622" w:type="pct"/>
            <w:noWrap/>
            <w:hideMark/>
          </w:tcPr>
          <w:p w:rsidR="00110C18" w:rsidRPr="00D47EC1" w:rsidRDefault="00110C18" w:rsidP="00063728">
            <w:pPr>
              <w:rPr>
                <w:ins w:id="10217" w:author="KIM, Jason" w:date="2019-04-02T13:39:00Z"/>
                <w:rFonts w:ascii="Calibri" w:eastAsia="Times New Roman" w:hAnsi="Calibri" w:cs="Calibri"/>
                <w:color w:val="000000"/>
                <w:lang w:eastAsia="en-AU"/>
              </w:rPr>
            </w:pPr>
            <w:ins w:id="10218" w:author="KIM, Jason" w:date="2019-04-02T13:39:00Z">
              <w:r w:rsidRPr="00D47EC1">
                <w:rPr>
                  <w:rFonts w:ascii="Calibri" w:eastAsia="Times New Roman" w:hAnsi="Calibri" w:cs="Calibri"/>
                  <w:color w:val="000000"/>
                  <w:lang w:eastAsia="en-AU"/>
                </w:rPr>
                <w:t>ELZ20210</w:t>
              </w:r>
            </w:ins>
          </w:p>
        </w:tc>
        <w:tc>
          <w:tcPr>
            <w:tcW w:w="495" w:type="pct"/>
            <w:noWrap/>
            <w:hideMark/>
          </w:tcPr>
          <w:p w:rsidR="00110C18" w:rsidRPr="00D47EC1" w:rsidRDefault="00110C18" w:rsidP="00063728">
            <w:pPr>
              <w:rPr>
                <w:ins w:id="10219" w:author="KIM, Jason" w:date="2019-04-02T13:39:00Z"/>
                <w:rFonts w:ascii="Calibri" w:eastAsia="Times New Roman" w:hAnsi="Calibri" w:cs="Calibri"/>
                <w:color w:val="000000"/>
                <w:lang w:eastAsia="en-AU"/>
              </w:rPr>
            </w:pPr>
            <w:ins w:id="1022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21" w:author="KIM, Jason" w:date="2019-04-02T13:39:00Z"/>
                <w:rFonts w:ascii="Calibri" w:eastAsia="Times New Roman" w:hAnsi="Calibri" w:cs="Calibri"/>
                <w:color w:val="000000"/>
                <w:lang w:eastAsia="en-AU"/>
              </w:rPr>
            </w:pPr>
            <w:ins w:id="10222" w:author="KIM, Jason" w:date="2019-04-02T13:39:00Z">
              <w:r w:rsidRPr="00D47EC1">
                <w:rPr>
                  <w:rFonts w:ascii="Calibri" w:eastAsia="Times New Roman" w:hAnsi="Calibri" w:cs="Calibri"/>
                  <w:color w:val="000000"/>
                  <w:lang w:eastAsia="en-AU"/>
                </w:rPr>
                <w:t>EXL2381</w:t>
              </w:r>
            </w:ins>
          </w:p>
        </w:tc>
        <w:tc>
          <w:tcPr>
            <w:tcW w:w="762" w:type="pct"/>
            <w:noWrap/>
            <w:hideMark/>
          </w:tcPr>
          <w:p w:rsidR="00110C18" w:rsidRPr="00D47EC1" w:rsidRDefault="00110C18" w:rsidP="00063728">
            <w:pPr>
              <w:rPr>
                <w:ins w:id="10223" w:author="KIM, Jason" w:date="2019-04-02T13:39:00Z"/>
                <w:rFonts w:ascii="Calibri" w:eastAsia="Times New Roman" w:hAnsi="Calibri" w:cs="Calibri"/>
                <w:color w:val="000000"/>
                <w:lang w:eastAsia="en-AU"/>
              </w:rPr>
            </w:pPr>
            <w:ins w:id="1022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25" w:author="KIM, Jason" w:date="2019-04-02T13:39:00Z"/>
                <w:rFonts w:ascii="Calibri" w:eastAsia="Times New Roman" w:hAnsi="Calibri" w:cs="Calibri"/>
                <w:color w:val="000000"/>
                <w:lang w:eastAsia="en-AU"/>
              </w:rPr>
            </w:pPr>
            <w:ins w:id="10226" w:author="KIM, Jason" w:date="2019-04-02T13:39:00Z">
              <w:r w:rsidRPr="00D47EC1">
                <w:rPr>
                  <w:rFonts w:ascii="Calibri" w:eastAsia="Times New Roman" w:hAnsi="Calibri" w:cs="Calibri"/>
                  <w:color w:val="000000"/>
                  <w:lang w:eastAsia="en-AU"/>
                </w:rPr>
                <w:t>Chainage 5357</w:t>
              </w:r>
            </w:ins>
          </w:p>
        </w:tc>
        <w:tc>
          <w:tcPr>
            <w:tcW w:w="785" w:type="pct"/>
            <w:noWrap/>
            <w:hideMark/>
          </w:tcPr>
          <w:p w:rsidR="00110C18" w:rsidRPr="00D47EC1" w:rsidRDefault="00110C18" w:rsidP="00063728">
            <w:pPr>
              <w:jc w:val="right"/>
              <w:rPr>
                <w:ins w:id="10227" w:author="KIM, Jason" w:date="2019-04-02T13:39:00Z"/>
                <w:rFonts w:ascii="Calibri" w:eastAsia="Times New Roman" w:hAnsi="Calibri" w:cs="Calibri"/>
                <w:color w:val="000000"/>
                <w:lang w:eastAsia="en-AU"/>
              </w:rPr>
            </w:pPr>
            <w:ins w:id="102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29" w:author="KIM, Jason" w:date="2019-04-02T13:39:00Z"/>
        </w:trPr>
        <w:tc>
          <w:tcPr>
            <w:tcW w:w="776" w:type="pct"/>
            <w:noWrap/>
            <w:hideMark/>
          </w:tcPr>
          <w:p w:rsidR="00110C18" w:rsidRPr="00D47EC1" w:rsidRDefault="00110C18" w:rsidP="00063728">
            <w:pPr>
              <w:rPr>
                <w:ins w:id="10230" w:author="KIM, Jason" w:date="2019-04-02T13:39:00Z"/>
                <w:rFonts w:ascii="Calibri" w:eastAsia="Times New Roman" w:hAnsi="Calibri" w:cs="Calibri"/>
                <w:color w:val="000000"/>
                <w:lang w:eastAsia="en-AU"/>
              </w:rPr>
            </w:pPr>
            <w:ins w:id="10231" w:author="KIM, Jason" w:date="2019-04-02T13:39:00Z">
              <w:r w:rsidRPr="00D47EC1">
                <w:rPr>
                  <w:rFonts w:ascii="Calibri" w:eastAsia="Times New Roman" w:hAnsi="Calibri" w:cs="Calibri"/>
                  <w:color w:val="000000"/>
                  <w:lang w:eastAsia="en-AU"/>
                </w:rPr>
                <w:t>EXL38K201</w:t>
              </w:r>
            </w:ins>
          </w:p>
        </w:tc>
        <w:tc>
          <w:tcPr>
            <w:tcW w:w="622" w:type="pct"/>
            <w:noWrap/>
            <w:hideMark/>
          </w:tcPr>
          <w:p w:rsidR="00110C18" w:rsidRPr="00D47EC1" w:rsidRDefault="00110C18" w:rsidP="00063728">
            <w:pPr>
              <w:rPr>
                <w:ins w:id="10232" w:author="KIM, Jason" w:date="2019-04-02T13:39:00Z"/>
                <w:rFonts w:ascii="Calibri" w:eastAsia="Times New Roman" w:hAnsi="Calibri" w:cs="Calibri"/>
                <w:color w:val="000000"/>
                <w:lang w:eastAsia="en-AU"/>
              </w:rPr>
            </w:pPr>
            <w:ins w:id="10233" w:author="KIM, Jason" w:date="2019-04-02T13:39:00Z">
              <w:r w:rsidRPr="00D47EC1">
                <w:rPr>
                  <w:rFonts w:ascii="Calibri" w:eastAsia="Times New Roman" w:hAnsi="Calibri" w:cs="Calibri"/>
                  <w:color w:val="000000"/>
                  <w:lang w:eastAsia="en-AU"/>
                </w:rPr>
                <w:t>ELZ20214</w:t>
              </w:r>
            </w:ins>
          </w:p>
        </w:tc>
        <w:tc>
          <w:tcPr>
            <w:tcW w:w="495" w:type="pct"/>
            <w:noWrap/>
            <w:hideMark/>
          </w:tcPr>
          <w:p w:rsidR="00110C18" w:rsidRPr="00D47EC1" w:rsidRDefault="00110C18" w:rsidP="00063728">
            <w:pPr>
              <w:rPr>
                <w:ins w:id="10234" w:author="KIM, Jason" w:date="2019-04-02T13:39:00Z"/>
                <w:rFonts w:ascii="Calibri" w:eastAsia="Times New Roman" w:hAnsi="Calibri" w:cs="Calibri"/>
                <w:color w:val="000000"/>
                <w:lang w:eastAsia="en-AU"/>
              </w:rPr>
            </w:pPr>
            <w:ins w:id="1023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36" w:author="KIM, Jason" w:date="2019-04-02T13:39:00Z"/>
                <w:rFonts w:ascii="Calibri" w:eastAsia="Times New Roman" w:hAnsi="Calibri" w:cs="Calibri"/>
                <w:color w:val="000000"/>
                <w:lang w:eastAsia="en-AU"/>
              </w:rPr>
            </w:pPr>
            <w:ins w:id="10237" w:author="KIM, Jason" w:date="2019-04-02T13:39:00Z">
              <w:r w:rsidRPr="00D47EC1">
                <w:rPr>
                  <w:rFonts w:ascii="Calibri" w:eastAsia="Times New Roman" w:hAnsi="Calibri" w:cs="Calibri"/>
                  <w:color w:val="000000"/>
                  <w:lang w:eastAsia="en-AU"/>
                </w:rPr>
                <w:t>EXL2391</w:t>
              </w:r>
            </w:ins>
          </w:p>
        </w:tc>
        <w:tc>
          <w:tcPr>
            <w:tcW w:w="762" w:type="pct"/>
            <w:noWrap/>
            <w:hideMark/>
          </w:tcPr>
          <w:p w:rsidR="00110C18" w:rsidRPr="00D47EC1" w:rsidRDefault="00110C18" w:rsidP="00063728">
            <w:pPr>
              <w:rPr>
                <w:ins w:id="10238" w:author="KIM, Jason" w:date="2019-04-02T13:39:00Z"/>
                <w:rFonts w:ascii="Calibri" w:eastAsia="Times New Roman" w:hAnsi="Calibri" w:cs="Calibri"/>
                <w:color w:val="000000"/>
                <w:lang w:eastAsia="en-AU"/>
              </w:rPr>
            </w:pPr>
            <w:ins w:id="1023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40" w:author="KIM, Jason" w:date="2019-04-02T13:39:00Z"/>
                <w:rFonts w:ascii="Calibri" w:eastAsia="Times New Roman" w:hAnsi="Calibri" w:cs="Calibri"/>
                <w:color w:val="000000"/>
                <w:lang w:eastAsia="en-AU"/>
              </w:rPr>
            </w:pPr>
            <w:ins w:id="10241" w:author="KIM, Jason" w:date="2019-04-02T13:39:00Z">
              <w:r w:rsidRPr="00D47EC1">
                <w:rPr>
                  <w:rFonts w:ascii="Calibri" w:eastAsia="Times New Roman" w:hAnsi="Calibri" w:cs="Calibri"/>
                  <w:color w:val="000000"/>
                  <w:lang w:eastAsia="en-AU"/>
                </w:rPr>
                <w:t>Chainage 5477</w:t>
              </w:r>
            </w:ins>
          </w:p>
        </w:tc>
        <w:tc>
          <w:tcPr>
            <w:tcW w:w="785" w:type="pct"/>
            <w:noWrap/>
            <w:hideMark/>
          </w:tcPr>
          <w:p w:rsidR="00110C18" w:rsidRPr="00D47EC1" w:rsidRDefault="00110C18" w:rsidP="00063728">
            <w:pPr>
              <w:jc w:val="right"/>
              <w:rPr>
                <w:ins w:id="10242" w:author="KIM, Jason" w:date="2019-04-02T13:39:00Z"/>
                <w:rFonts w:ascii="Calibri" w:eastAsia="Times New Roman" w:hAnsi="Calibri" w:cs="Calibri"/>
                <w:color w:val="000000"/>
                <w:lang w:eastAsia="en-AU"/>
              </w:rPr>
            </w:pPr>
            <w:ins w:id="102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44" w:author="KIM, Jason" w:date="2019-04-02T13:39:00Z"/>
        </w:trPr>
        <w:tc>
          <w:tcPr>
            <w:tcW w:w="776" w:type="pct"/>
            <w:noWrap/>
            <w:hideMark/>
          </w:tcPr>
          <w:p w:rsidR="00110C18" w:rsidRPr="00D47EC1" w:rsidRDefault="00110C18" w:rsidP="00063728">
            <w:pPr>
              <w:rPr>
                <w:ins w:id="10245" w:author="KIM, Jason" w:date="2019-04-02T13:39:00Z"/>
                <w:rFonts w:ascii="Calibri" w:eastAsia="Times New Roman" w:hAnsi="Calibri" w:cs="Calibri"/>
                <w:color w:val="000000"/>
                <w:lang w:eastAsia="en-AU"/>
              </w:rPr>
            </w:pPr>
            <w:ins w:id="10246" w:author="KIM, Jason" w:date="2019-04-02T13:39:00Z">
              <w:r w:rsidRPr="00D47EC1">
                <w:rPr>
                  <w:rFonts w:ascii="Calibri" w:eastAsia="Times New Roman" w:hAnsi="Calibri" w:cs="Calibri"/>
                  <w:color w:val="000000"/>
                  <w:lang w:eastAsia="en-AU"/>
                </w:rPr>
                <w:t>EXL40K191</w:t>
              </w:r>
            </w:ins>
          </w:p>
        </w:tc>
        <w:tc>
          <w:tcPr>
            <w:tcW w:w="622" w:type="pct"/>
            <w:noWrap/>
            <w:hideMark/>
          </w:tcPr>
          <w:p w:rsidR="00110C18" w:rsidRPr="00D47EC1" w:rsidRDefault="00110C18" w:rsidP="00063728">
            <w:pPr>
              <w:rPr>
                <w:ins w:id="10247" w:author="KIM, Jason" w:date="2019-04-02T13:39:00Z"/>
                <w:rFonts w:ascii="Calibri" w:eastAsia="Times New Roman" w:hAnsi="Calibri" w:cs="Calibri"/>
                <w:color w:val="000000"/>
                <w:lang w:eastAsia="en-AU"/>
              </w:rPr>
            </w:pPr>
            <w:ins w:id="10248" w:author="KIM, Jason" w:date="2019-04-02T13:39:00Z">
              <w:r w:rsidRPr="00D47EC1">
                <w:rPr>
                  <w:rFonts w:ascii="Calibri" w:eastAsia="Times New Roman" w:hAnsi="Calibri" w:cs="Calibri"/>
                  <w:color w:val="000000"/>
                  <w:lang w:eastAsia="en-AU"/>
                </w:rPr>
                <w:t>ELZ20218</w:t>
              </w:r>
            </w:ins>
          </w:p>
        </w:tc>
        <w:tc>
          <w:tcPr>
            <w:tcW w:w="495" w:type="pct"/>
            <w:noWrap/>
            <w:hideMark/>
          </w:tcPr>
          <w:p w:rsidR="00110C18" w:rsidRPr="00D47EC1" w:rsidRDefault="00110C18" w:rsidP="00063728">
            <w:pPr>
              <w:rPr>
                <w:ins w:id="10249" w:author="KIM, Jason" w:date="2019-04-02T13:39:00Z"/>
                <w:rFonts w:ascii="Calibri" w:eastAsia="Times New Roman" w:hAnsi="Calibri" w:cs="Calibri"/>
                <w:color w:val="000000"/>
                <w:lang w:eastAsia="en-AU"/>
              </w:rPr>
            </w:pPr>
            <w:ins w:id="10250"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51" w:author="KIM, Jason" w:date="2019-04-02T13:39:00Z"/>
                <w:rFonts w:ascii="Calibri" w:eastAsia="Times New Roman" w:hAnsi="Calibri" w:cs="Calibri"/>
                <w:color w:val="000000"/>
                <w:lang w:eastAsia="en-AU"/>
              </w:rPr>
            </w:pPr>
            <w:ins w:id="10252" w:author="KIM, Jason" w:date="2019-04-02T13:39:00Z">
              <w:r w:rsidRPr="00D47EC1">
                <w:rPr>
                  <w:rFonts w:ascii="Calibri" w:eastAsia="Times New Roman" w:hAnsi="Calibri" w:cs="Calibri"/>
                  <w:color w:val="000000"/>
                  <w:lang w:eastAsia="en-AU"/>
                </w:rPr>
                <w:t>EXL2401</w:t>
              </w:r>
            </w:ins>
          </w:p>
        </w:tc>
        <w:tc>
          <w:tcPr>
            <w:tcW w:w="762" w:type="pct"/>
            <w:noWrap/>
            <w:hideMark/>
          </w:tcPr>
          <w:p w:rsidR="00110C18" w:rsidRPr="00D47EC1" w:rsidRDefault="00110C18" w:rsidP="00063728">
            <w:pPr>
              <w:rPr>
                <w:ins w:id="10253" w:author="KIM, Jason" w:date="2019-04-02T13:39:00Z"/>
                <w:rFonts w:ascii="Calibri" w:eastAsia="Times New Roman" w:hAnsi="Calibri" w:cs="Calibri"/>
                <w:color w:val="000000"/>
                <w:lang w:eastAsia="en-AU"/>
              </w:rPr>
            </w:pPr>
            <w:ins w:id="1025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55" w:author="KIM, Jason" w:date="2019-04-02T13:39:00Z"/>
                <w:rFonts w:ascii="Calibri" w:eastAsia="Times New Roman" w:hAnsi="Calibri" w:cs="Calibri"/>
                <w:color w:val="000000"/>
                <w:lang w:eastAsia="en-AU"/>
              </w:rPr>
            </w:pPr>
            <w:ins w:id="10256" w:author="KIM, Jason" w:date="2019-04-02T13:39:00Z">
              <w:r w:rsidRPr="00D47EC1">
                <w:rPr>
                  <w:rFonts w:ascii="Calibri" w:eastAsia="Times New Roman" w:hAnsi="Calibri" w:cs="Calibri"/>
                  <w:color w:val="000000"/>
                  <w:lang w:eastAsia="en-AU"/>
                </w:rPr>
                <w:t>Chainage 5597</w:t>
              </w:r>
            </w:ins>
          </w:p>
        </w:tc>
        <w:tc>
          <w:tcPr>
            <w:tcW w:w="785" w:type="pct"/>
            <w:noWrap/>
            <w:hideMark/>
          </w:tcPr>
          <w:p w:rsidR="00110C18" w:rsidRPr="00D47EC1" w:rsidRDefault="00110C18" w:rsidP="00063728">
            <w:pPr>
              <w:jc w:val="right"/>
              <w:rPr>
                <w:ins w:id="10257" w:author="KIM, Jason" w:date="2019-04-02T13:39:00Z"/>
                <w:rFonts w:ascii="Calibri" w:eastAsia="Times New Roman" w:hAnsi="Calibri" w:cs="Calibri"/>
                <w:color w:val="000000"/>
                <w:lang w:eastAsia="en-AU"/>
              </w:rPr>
            </w:pPr>
            <w:ins w:id="102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59" w:author="KIM, Jason" w:date="2019-04-02T13:39:00Z"/>
        </w:trPr>
        <w:tc>
          <w:tcPr>
            <w:tcW w:w="776" w:type="pct"/>
            <w:noWrap/>
            <w:hideMark/>
          </w:tcPr>
          <w:p w:rsidR="00110C18" w:rsidRPr="00D47EC1" w:rsidRDefault="00110C18" w:rsidP="00063728">
            <w:pPr>
              <w:rPr>
                <w:ins w:id="10260" w:author="KIM, Jason" w:date="2019-04-02T13:39:00Z"/>
                <w:rFonts w:ascii="Calibri" w:eastAsia="Times New Roman" w:hAnsi="Calibri" w:cs="Calibri"/>
                <w:color w:val="000000"/>
                <w:lang w:eastAsia="en-AU"/>
              </w:rPr>
            </w:pPr>
            <w:ins w:id="10261" w:author="KIM, Jason" w:date="2019-04-02T13:39:00Z">
              <w:r w:rsidRPr="00D47EC1">
                <w:rPr>
                  <w:rFonts w:ascii="Calibri" w:eastAsia="Times New Roman" w:hAnsi="Calibri" w:cs="Calibri"/>
                  <w:color w:val="000000"/>
                  <w:lang w:eastAsia="en-AU"/>
                </w:rPr>
                <w:t>EXL40K201</w:t>
              </w:r>
            </w:ins>
          </w:p>
        </w:tc>
        <w:tc>
          <w:tcPr>
            <w:tcW w:w="622" w:type="pct"/>
            <w:noWrap/>
            <w:hideMark/>
          </w:tcPr>
          <w:p w:rsidR="00110C18" w:rsidRPr="00D47EC1" w:rsidRDefault="00110C18" w:rsidP="00063728">
            <w:pPr>
              <w:rPr>
                <w:ins w:id="10262" w:author="KIM, Jason" w:date="2019-04-02T13:39:00Z"/>
                <w:rFonts w:ascii="Calibri" w:eastAsia="Times New Roman" w:hAnsi="Calibri" w:cs="Calibri"/>
                <w:color w:val="000000"/>
                <w:lang w:eastAsia="en-AU"/>
              </w:rPr>
            </w:pPr>
            <w:ins w:id="10263" w:author="KIM, Jason" w:date="2019-04-02T13:39:00Z">
              <w:r w:rsidRPr="00D47EC1">
                <w:rPr>
                  <w:rFonts w:ascii="Calibri" w:eastAsia="Times New Roman" w:hAnsi="Calibri" w:cs="Calibri"/>
                  <w:color w:val="000000"/>
                  <w:lang w:eastAsia="en-AU"/>
                </w:rPr>
                <w:t>ELZ20222</w:t>
              </w:r>
            </w:ins>
          </w:p>
        </w:tc>
        <w:tc>
          <w:tcPr>
            <w:tcW w:w="495" w:type="pct"/>
            <w:noWrap/>
            <w:hideMark/>
          </w:tcPr>
          <w:p w:rsidR="00110C18" w:rsidRPr="00D47EC1" w:rsidRDefault="00110C18" w:rsidP="00063728">
            <w:pPr>
              <w:rPr>
                <w:ins w:id="10264" w:author="KIM, Jason" w:date="2019-04-02T13:39:00Z"/>
                <w:rFonts w:ascii="Calibri" w:eastAsia="Times New Roman" w:hAnsi="Calibri" w:cs="Calibri"/>
                <w:color w:val="000000"/>
                <w:lang w:eastAsia="en-AU"/>
              </w:rPr>
            </w:pPr>
            <w:ins w:id="10265"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66" w:author="KIM, Jason" w:date="2019-04-02T13:39:00Z"/>
                <w:rFonts w:ascii="Calibri" w:eastAsia="Times New Roman" w:hAnsi="Calibri" w:cs="Calibri"/>
                <w:color w:val="000000"/>
                <w:lang w:eastAsia="en-AU"/>
              </w:rPr>
            </w:pPr>
            <w:ins w:id="10267" w:author="KIM, Jason" w:date="2019-04-02T13:39:00Z">
              <w:r w:rsidRPr="00D47EC1">
                <w:rPr>
                  <w:rFonts w:ascii="Calibri" w:eastAsia="Times New Roman" w:hAnsi="Calibri" w:cs="Calibri"/>
                  <w:color w:val="000000"/>
                  <w:lang w:eastAsia="en-AU"/>
                </w:rPr>
                <w:t>EXL2411</w:t>
              </w:r>
            </w:ins>
          </w:p>
        </w:tc>
        <w:tc>
          <w:tcPr>
            <w:tcW w:w="762" w:type="pct"/>
            <w:noWrap/>
            <w:hideMark/>
          </w:tcPr>
          <w:p w:rsidR="00110C18" w:rsidRPr="00D47EC1" w:rsidRDefault="00110C18" w:rsidP="00063728">
            <w:pPr>
              <w:rPr>
                <w:ins w:id="10268" w:author="KIM, Jason" w:date="2019-04-02T13:39:00Z"/>
                <w:rFonts w:ascii="Calibri" w:eastAsia="Times New Roman" w:hAnsi="Calibri" w:cs="Calibri"/>
                <w:color w:val="000000"/>
                <w:lang w:eastAsia="en-AU"/>
              </w:rPr>
            </w:pPr>
            <w:ins w:id="1026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70" w:author="KIM, Jason" w:date="2019-04-02T13:39:00Z"/>
                <w:rFonts w:ascii="Calibri" w:eastAsia="Times New Roman" w:hAnsi="Calibri" w:cs="Calibri"/>
                <w:color w:val="000000"/>
                <w:lang w:eastAsia="en-AU"/>
              </w:rPr>
            </w:pPr>
            <w:ins w:id="10271" w:author="KIM, Jason" w:date="2019-04-02T13:39:00Z">
              <w:r w:rsidRPr="00D47EC1">
                <w:rPr>
                  <w:rFonts w:ascii="Calibri" w:eastAsia="Times New Roman" w:hAnsi="Calibri" w:cs="Calibri"/>
                  <w:color w:val="000000"/>
                  <w:lang w:eastAsia="en-AU"/>
                </w:rPr>
                <w:t>Chainage 5716</w:t>
              </w:r>
            </w:ins>
          </w:p>
        </w:tc>
        <w:tc>
          <w:tcPr>
            <w:tcW w:w="785" w:type="pct"/>
            <w:noWrap/>
            <w:hideMark/>
          </w:tcPr>
          <w:p w:rsidR="00110C18" w:rsidRPr="00D47EC1" w:rsidRDefault="00110C18" w:rsidP="00063728">
            <w:pPr>
              <w:jc w:val="right"/>
              <w:rPr>
                <w:ins w:id="10272" w:author="KIM, Jason" w:date="2019-04-02T13:39:00Z"/>
                <w:rFonts w:ascii="Calibri" w:eastAsia="Times New Roman" w:hAnsi="Calibri" w:cs="Calibri"/>
                <w:color w:val="000000"/>
                <w:lang w:eastAsia="en-AU"/>
              </w:rPr>
            </w:pPr>
            <w:ins w:id="102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74" w:author="KIM, Jason" w:date="2019-04-02T13:39:00Z"/>
        </w:trPr>
        <w:tc>
          <w:tcPr>
            <w:tcW w:w="776" w:type="pct"/>
            <w:noWrap/>
            <w:hideMark/>
          </w:tcPr>
          <w:p w:rsidR="00110C18" w:rsidRPr="00D47EC1" w:rsidRDefault="00110C18" w:rsidP="00063728">
            <w:pPr>
              <w:rPr>
                <w:ins w:id="10275" w:author="KIM, Jason" w:date="2019-04-02T13:39:00Z"/>
                <w:rFonts w:ascii="Calibri" w:eastAsia="Times New Roman" w:hAnsi="Calibri" w:cs="Calibri"/>
                <w:color w:val="000000"/>
                <w:lang w:eastAsia="en-AU"/>
              </w:rPr>
            </w:pPr>
            <w:ins w:id="10276" w:author="KIM, Jason" w:date="2019-04-02T13:39:00Z">
              <w:r w:rsidRPr="00D47EC1">
                <w:rPr>
                  <w:rFonts w:ascii="Calibri" w:eastAsia="Times New Roman" w:hAnsi="Calibri" w:cs="Calibri"/>
                  <w:color w:val="000000"/>
                  <w:lang w:eastAsia="en-AU"/>
                </w:rPr>
                <w:t>EXL42K191</w:t>
              </w:r>
            </w:ins>
          </w:p>
        </w:tc>
        <w:tc>
          <w:tcPr>
            <w:tcW w:w="622" w:type="pct"/>
            <w:noWrap/>
            <w:hideMark/>
          </w:tcPr>
          <w:p w:rsidR="00110C18" w:rsidRPr="00D47EC1" w:rsidRDefault="00110C18" w:rsidP="00063728">
            <w:pPr>
              <w:rPr>
                <w:ins w:id="10277" w:author="KIM, Jason" w:date="2019-04-02T13:39:00Z"/>
                <w:rFonts w:ascii="Calibri" w:eastAsia="Times New Roman" w:hAnsi="Calibri" w:cs="Calibri"/>
                <w:color w:val="000000"/>
                <w:lang w:eastAsia="en-AU"/>
              </w:rPr>
            </w:pPr>
            <w:ins w:id="10278" w:author="KIM, Jason" w:date="2019-04-02T13:39:00Z">
              <w:r w:rsidRPr="00D47EC1">
                <w:rPr>
                  <w:rFonts w:ascii="Calibri" w:eastAsia="Times New Roman" w:hAnsi="Calibri" w:cs="Calibri"/>
                  <w:color w:val="000000"/>
                  <w:lang w:eastAsia="en-AU"/>
                </w:rPr>
                <w:t>ELZ20226</w:t>
              </w:r>
            </w:ins>
          </w:p>
        </w:tc>
        <w:tc>
          <w:tcPr>
            <w:tcW w:w="495" w:type="pct"/>
            <w:noWrap/>
            <w:hideMark/>
          </w:tcPr>
          <w:p w:rsidR="00110C18" w:rsidRPr="00D47EC1" w:rsidRDefault="00110C18" w:rsidP="00063728">
            <w:pPr>
              <w:rPr>
                <w:ins w:id="10279" w:author="KIM, Jason" w:date="2019-04-02T13:39:00Z"/>
                <w:rFonts w:ascii="Calibri" w:eastAsia="Times New Roman" w:hAnsi="Calibri" w:cs="Calibri"/>
                <w:color w:val="000000"/>
                <w:lang w:eastAsia="en-AU"/>
              </w:rPr>
            </w:pPr>
            <w:ins w:id="1028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281" w:author="KIM, Jason" w:date="2019-04-02T13:39:00Z"/>
                <w:rFonts w:ascii="Calibri" w:eastAsia="Times New Roman" w:hAnsi="Calibri" w:cs="Calibri"/>
                <w:color w:val="000000"/>
                <w:lang w:eastAsia="en-AU"/>
              </w:rPr>
            </w:pPr>
            <w:ins w:id="10282" w:author="KIM, Jason" w:date="2019-04-02T13:39:00Z">
              <w:r w:rsidRPr="00D47EC1">
                <w:rPr>
                  <w:rFonts w:ascii="Calibri" w:eastAsia="Times New Roman" w:hAnsi="Calibri" w:cs="Calibri"/>
                  <w:color w:val="000000"/>
                  <w:lang w:eastAsia="en-AU"/>
                </w:rPr>
                <w:t>EXL2421</w:t>
              </w:r>
            </w:ins>
          </w:p>
        </w:tc>
        <w:tc>
          <w:tcPr>
            <w:tcW w:w="762" w:type="pct"/>
            <w:noWrap/>
            <w:hideMark/>
          </w:tcPr>
          <w:p w:rsidR="00110C18" w:rsidRPr="00D47EC1" w:rsidRDefault="00110C18" w:rsidP="00063728">
            <w:pPr>
              <w:rPr>
                <w:ins w:id="10283" w:author="KIM, Jason" w:date="2019-04-02T13:39:00Z"/>
                <w:rFonts w:ascii="Calibri" w:eastAsia="Times New Roman" w:hAnsi="Calibri" w:cs="Calibri"/>
                <w:color w:val="000000"/>
                <w:lang w:eastAsia="en-AU"/>
              </w:rPr>
            </w:pPr>
            <w:ins w:id="1028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85" w:author="KIM, Jason" w:date="2019-04-02T13:39:00Z"/>
                <w:rFonts w:ascii="Calibri" w:eastAsia="Times New Roman" w:hAnsi="Calibri" w:cs="Calibri"/>
                <w:color w:val="000000"/>
                <w:lang w:eastAsia="en-AU"/>
              </w:rPr>
            </w:pPr>
            <w:ins w:id="10286" w:author="KIM, Jason" w:date="2019-04-02T13:39:00Z">
              <w:r w:rsidRPr="00D47EC1">
                <w:rPr>
                  <w:rFonts w:ascii="Calibri" w:eastAsia="Times New Roman" w:hAnsi="Calibri" w:cs="Calibri"/>
                  <w:color w:val="000000"/>
                  <w:lang w:eastAsia="en-AU"/>
                </w:rPr>
                <w:t>Chainage 5835</w:t>
              </w:r>
            </w:ins>
          </w:p>
        </w:tc>
        <w:tc>
          <w:tcPr>
            <w:tcW w:w="785" w:type="pct"/>
            <w:noWrap/>
            <w:hideMark/>
          </w:tcPr>
          <w:p w:rsidR="00110C18" w:rsidRPr="00D47EC1" w:rsidRDefault="00110C18" w:rsidP="00063728">
            <w:pPr>
              <w:jc w:val="right"/>
              <w:rPr>
                <w:ins w:id="10287" w:author="KIM, Jason" w:date="2019-04-02T13:39:00Z"/>
                <w:rFonts w:ascii="Calibri" w:eastAsia="Times New Roman" w:hAnsi="Calibri" w:cs="Calibri"/>
                <w:color w:val="000000"/>
                <w:lang w:eastAsia="en-AU"/>
              </w:rPr>
            </w:pPr>
            <w:ins w:id="102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89" w:author="KIM, Jason" w:date="2019-04-02T13:39:00Z"/>
        </w:trPr>
        <w:tc>
          <w:tcPr>
            <w:tcW w:w="776" w:type="pct"/>
            <w:noWrap/>
            <w:hideMark/>
          </w:tcPr>
          <w:p w:rsidR="00110C18" w:rsidRPr="00D47EC1" w:rsidRDefault="00110C18" w:rsidP="00063728">
            <w:pPr>
              <w:rPr>
                <w:ins w:id="10290" w:author="KIM, Jason" w:date="2019-04-02T13:39:00Z"/>
                <w:rFonts w:ascii="Calibri" w:eastAsia="Times New Roman" w:hAnsi="Calibri" w:cs="Calibri"/>
                <w:color w:val="000000"/>
                <w:lang w:eastAsia="en-AU"/>
              </w:rPr>
            </w:pPr>
            <w:ins w:id="10291" w:author="KIM, Jason" w:date="2019-04-02T13:39:00Z">
              <w:r w:rsidRPr="00D47EC1">
                <w:rPr>
                  <w:rFonts w:ascii="Calibri" w:eastAsia="Times New Roman" w:hAnsi="Calibri" w:cs="Calibri"/>
                  <w:color w:val="000000"/>
                  <w:lang w:eastAsia="en-AU"/>
                </w:rPr>
                <w:t>EXL42K201</w:t>
              </w:r>
            </w:ins>
          </w:p>
        </w:tc>
        <w:tc>
          <w:tcPr>
            <w:tcW w:w="622" w:type="pct"/>
            <w:noWrap/>
            <w:hideMark/>
          </w:tcPr>
          <w:p w:rsidR="00110C18" w:rsidRPr="00D47EC1" w:rsidRDefault="00110C18" w:rsidP="00063728">
            <w:pPr>
              <w:rPr>
                <w:ins w:id="10292" w:author="KIM, Jason" w:date="2019-04-02T13:39:00Z"/>
                <w:rFonts w:ascii="Calibri" w:eastAsia="Times New Roman" w:hAnsi="Calibri" w:cs="Calibri"/>
                <w:color w:val="000000"/>
                <w:lang w:eastAsia="en-AU"/>
              </w:rPr>
            </w:pPr>
            <w:ins w:id="10293" w:author="KIM, Jason" w:date="2019-04-02T13:39:00Z">
              <w:r w:rsidRPr="00D47EC1">
                <w:rPr>
                  <w:rFonts w:ascii="Calibri" w:eastAsia="Times New Roman" w:hAnsi="Calibri" w:cs="Calibri"/>
                  <w:color w:val="000000"/>
                  <w:lang w:eastAsia="en-AU"/>
                </w:rPr>
                <w:t>ELZ20230</w:t>
              </w:r>
            </w:ins>
          </w:p>
        </w:tc>
        <w:tc>
          <w:tcPr>
            <w:tcW w:w="495" w:type="pct"/>
            <w:noWrap/>
            <w:hideMark/>
          </w:tcPr>
          <w:p w:rsidR="00110C18" w:rsidRPr="00D47EC1" w:rsidRDefault="00110C18" w:rsidP="00063728">
            <w:pPr>
              <w:rPr>
                <w:ins w:id="10294" w:author="KIM, Jason" w:date="2019-04-02T13:39:00Z"/>
                <w:rFonts w:ascii="Calibri" w:eastAsia="Times New Roman" w:hAnsi="Calibri" w:cs="Calibri"/>
                <w:color w:val="000000"/>
                <w:lang w:eastAsia="en-AU"/>
              </w:rPr>
            </w:pPr>
            <w:ins w:id="1029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296" w:author="KIM, Jason" w:date="2019-04-02T13:39:00Z"/>
                <w:rFonts w:ascii="Calibri" w:eastAsia="Times New Roman" w:hAnsi="Calibri" w:cs="Calibri"/>
                <w:color w:val="000000"/>
                <w:lang w:eastAsia="en-AU"/>
              </w:rPr>
            </w:pPr>
            <w:ins w:id="10297" w:author="KIM, Jason" w:date="2019-04-02T13:39:00Z">
              <w:r w:rsidRPr="00D47EC1">
                <w:rPr>
                  <w:rFonts w:ascii="Calibri" w:eastAsia="Times New Roman" w:hAnsi="Calibri" w:cs="Calibri"/>
                  <w:color w:val="000000"/>
                  <w:lang w:eastAsia="en-AU"/>
                </w:rPr>
                <w:t>EXL2431</w:t>
              </w:r>
            </w:ins>
          </w:p>
        </w:tc>
        <w:tc>
          <w:tcPr>
            <w:tcW w:w="762" w:type="pct"/>
            <w:noWrap/>
            <w:hideMark/>
          </w:tcPr>
          <w:p w:rsidR="00110C18" w:rsidRPr="00D47EC1" w:rsidRDefault="00110C18" w:rsidP="00063728">
            <w:pPr>
              <w:rPr>
                <w:ins w:id="10298" w:author="KIM, Jason" w:date="2019-04-02T13:39:00Z"/>
                <w:rFonts w:ascii="Calibri" w:eastAsia="Times New Roman" w:hAnsi="Calibri" w:cs="Calibri"/>
                <w:color w:val="000000"/>
                <w:lang w:eastAsia="en-AU"/>
              </w:rPr>
            </w:pPr>
            <w:ins w:id="1029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00" w:author="KIM, Jason" w:date="2019-04-02T13:39:00Z"/>
                <w:rFonts w:ascii="Calibri" w:eastAsia="Times New Roman" w:hAnsi="Calibri" w:cs="Calibri"/>
                <w:color w:val="000000"/>
                <w:lang w:eastAsia="en-AU"/>
              </w:rPr>
            </w:pPr>
            <w:ins w:id="10301" w:author="KIM, Jason" w:date="2019-04-02T13:39:00Z">
              <w:r w:rsidRPr="00D47EC1">
                <w:rPr>
                  <w:rFonts w:ascii="Calibri" w:eastAsia="Times New Roman" w:hAnsi="Calibri" w:cs="Calibri"/>
                  <w:color w:val="000000"/>
                  <w:lang w:eastAsia="en-AU"/>
                </w:rPr>
                <w:t>Chainage 5954</w:t>
              </w:r>
            </w:ins>
          </w:p>
        </w:tc>
        <w:tc>
          <w:tcPr>
            <w:tcW w:w="785" w:type="pct"/>
            <w:noWrap/>
            <w:hideMark/>
          </w:tcPr>
          <w:p w:rsidR="00110C18" w:rsidRPr="00D47EC1" w:rsidRDefault="00110C18" w:rsidP="00063728">
            <w:pPr>
              <w:jc w:val="right"/>
              <w:rPr>
                <w:ins w:id="10302" w:author="KIM, Jason" w:date="2019-04-02T13:39:00Z"/>
                <w:rFonts w:ascii="Calibri" w:eastAsia="Times New Roman" w:hAnsi="Calibri" w:cs="Calibri"/>
                <w:color w:val="000000"/>
                <w:lang w:eastAsia="en-AU"/>
              </w:rPr>
            </w:pPr>
            <w:ins w:id="103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04" w:author="KIM, Jason" w:date="2019-04-02T13:39:00Z"/>
        </w:trPr>
        <w:tc>
          <w:tcPr>
            <w:tcW w:w="776" w:type="pct"/>
            <w:noWrap/>
            <w:hideMark/>
          </w:tcPr>
          <w:p w:rsidR="00110C18" w:rsidRPr="00D47EC1" w:rsidRDefault="00110C18" w:rsidP="00063728">
            <w:pPr>
              <w:rPr>
                <w:ins w:id="10305" w:author="KIM, Jason" w:date="2019-04-02T13:39:00Z"/>
                <w:rFonts w:ascii="Calibri" w:eastAsia="Times New Roman" w:hAnsi="Calibri" w:cs="Calibri"/>
                <w:color w:val="000000"/>
                <w:lang w:eastAsia="en-AU"/>
              </w:rPr>
            </w:pPr>
            <w:ins w:id="10306" w:author="KIM, Jason" w:date="2019-04-02T13:39:00Z">
              <w:r w:rsidRPr="00D47EC1">
                <w:rPr>
                  <w:rFonts w:ascii="Calibri" w:eastAsia="Times New Roman" w:hAnsi="Calibri" w:cs="Calibri"/>
                  <w:color w:val="000000"/>
                  <w:lang w:eastAsia="en-AU"/>
                </w:rPr>
                <w:t>EXL44K191</w:t>
              </w:r>
            </w:ins>
          </w:p>
        </w:tc>
        <w:tc>
          <w:tcPr>
            <w:tcW w:w="622" w:type="pct"/>
            <w:noWrap/>
            <w:hideMark/>
          </w:tcPr>
          <w:p w:rsidR="00110C18" w:rsidRPr="00D47EC1" w:rsidRDefault="00110C18" w:rsidP="00063728">
            <w:pPr>
              <w:rPr>
                <w:ins w:id="10307" w:author="KIM, Jason" w:date="2019-04-02T13:39:00Z"/>
                <w:rFonts w:ascii="Calibri" w:eastAsia="Times New Roman" w:hAnsi="Calibri" w:cs="Calibri"/>
                <w:color w:val="000000"/>
                <w:lang w:eastAsia="en-AU"/>
              </w:rPr>
            </w:pPr>
            <w:ins w:id="10308" w:author="KIM, Jason" w:date="2019-04-02T13:39:00Z">
              <w:r w:rsidRPr="00D47EC1">
                <w:rPr>
                  <w:rFonts w:ascii="Calibri" w:eastAsia="Times New Roman" w:hAnsi="Calibri" w:cs="Calibri"/>
                  <w:color w:val="000000"/>
                  <w:lang w:eastAsia="en-AU"/>
                </w:rPr>
                <w:t>ELZ20234</w:t>
              </w:r>
            </w:ins>
          </w:p>
        </w:tc>
        <w:tc>
          <w:tcPr>
            <w:tcW w:w="495" w:type="pct"/>
            <w:noWrap/>
            <w:hideMark/>
          </w:tcPr>
          <w:p w:rsidR="00110C18" w:rsidRPr="00D47EC1" w:rsidRDefault="00110C18" w:rsidP="00063728">
            <w:pPr>
              <w:rPr>
                <w:ins w:id="10309" w:author="KIM, Jason" w:date="2019-04-02T13:39:00Z"/>
                <w:rFonts w:ascii="Calibri" w:eastAsia="Times New Roman" w:hAnsi="Calibri" w:cs="Calibri"/>
                <w:color w:val="000000"/>
                <w:lang w:eastAsia="en-AU"/>
              </w:rPr>
            </w:pPr>
            <w:ins w:id="1031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11" w:author="KIM, Jason" w:date="2019-04-02T13:39:00Z"/>
                <w:rFonts w:ascii="Calibri" w:eastAsia="Times New Roman" w:hAnsi="Calibri" w:cs="Calibri"/>
                <w:color w:val="000000"/>
                <w:lang w:eastAsia="en-AU"/>
              </w:rPr>
            </w:pPr>
            <w:ins w:id="10312" w:author="KIM, Jason" w:date="2019-04-02T13:39:00Z">
              <w:r w:rsidRPr="00D47EC1">
                <w:rPr>
                  <w:rFonts w:ascii="Calibri" w:eastAsia="Times New Roman" w:hAnsi="Calibri" w:cs="Calibri"/>
                  <w:color w:val="000000"/>
                  <w:lang w:eastAsia="en-AU"/>
                </w:rPr>
                <w:t>EXL2441</w:t>
              </w:r>
            </w:ins>
          </w:p>
        </w:tc>
        <w:tc>
          <w:tcPr>
            <w:tcW w:w="762" w:type="pct"/>
            <w:noWrap/>
            <w:hideMark/>
          </w:tcPr>
          <w:p w:rsidR="00110C18" w:rsidRPr="00D47EC1" w:rsidRDefault="00110C18" w:rsidP="00063728">
            <w:pPr>
              <w:rPr>
                <w:ins w:id="10313" w:author="KIM, Jason" w:date="2019-04-02T13:39:00Z"/>
                <w:rFonts w:ascii="Calibri" w:eastAsia="Times New Roman" w:hAnsi="Calibri" w:cs="Calibri"/>
                <w:color w:val="000000"/>
                <w:lang w:eastAsia="en-AU"/>
              </w:rPr>
            </w:pPr>
            <w:ins w:id="1031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15" w:author="KIM, Jason" w:date="2019-04-02T13:39:00Z"/>
                <w:rFonts w:ascii="Calibri" w:eastAsia="Times New Roman" w:hAnsi="Calibri" w:cs="Calibri"/>
                <w:color w:val="000000"/>
                <w:lang w:eastAsia="en-AU"/>
              </w:rPr>
            </w:pPr>
            <w:ins w:id="10316" w:author="KIM, Jason" w:date="2019-04-02T13:39:00Z">
              <w:r w:rsidRPr="00D47EC1">
                <w:rPr>
                  <w:rFonts w:ascii="Calibri" w:eastAsia="Times New Roman" w:hAnsi="Calibri" w:cs="Calibri"/>
                  <w:color w:val="000000"/>
                  <w:lang w:eastAsia="en-AU"/>
                </w:rPr>
                <w:t>Chainage 6073</w:t>
              </w:r>
            </w:ins>
          </w:p>
        </w:tc>
        <w:tc>
          <w:tcPr>
            <w:tcW w:w="785" w:type="pct"/>
            <w:noWrap/>
            <w:hideMark/>
          </w:tcPr>
          <w:p w:rsidR="00110C18" w:rsidRPr="00D47EC1" w:rsidRDefault="00110C18" w:rsidP="00063728">
            <w:pPr>
              <w:jc w:val="right"/>
              <w:rPr>
                <w:ins w:id="10317" w:author="KIM, Jason" w:date="2019-04-02T13:39:00Z"/>
                <w:rFonts w:ascii="Calibri" w:eastAsia="Times New Roman" w:hAnsi="Calibri" w:cs="Calibri"/>
                <w:color w:val="000000"/>
                <w:lang w:eastAsia="en-AU"/>
              </w:rPr>
            </w:pPr>
            <w:ins w:id="103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19" w:author="KIM, Jason" w:date="2019-04-02T13:39:00Z"/>
        </w:trPr>
        <w:tc>
          <w:tcPr>
            <w:tcW w:w="776" w:type="pct"/>
            <w:noWrap/>
            <w:hideMark/>
          </w:tcPr>
          <w:p w:rsidR="00110C18" w:rsidRPr="00D47EC1" w:rsidRDefault="00110C18" w:rsidP="00063728">
            <w:pPr>
              <w:rPr>
                <w:ins w:id="10320" w:author="KIM, Jason" w:date="2019-04-02T13:39:00Z"/>
                <w:rFonts w:ascii="Calibri" w:eastAsia="Times New Roman" w:hAnsi="Calibri" w:cs="Calibri"/>
                <w:color w:val="000000"/>
                <w:lang w:eastAsia="en-AU"/>
              </w:rPr>
            </w:pPr>
            <w:ins w:id="10321" w:author="KIM, Jason" w:date="2019-04-02T13:39:00Z">
              <w:r w:rsidRPr="00D47EC1">
                <w:rPr>
                  <w:rFonts w:ascii="Calibri" w:eastAsia="Times New Roman" w:hAnsi="Calibri" w:cs="Calibri"/>
                  <w:color w:val="000000"/>
                  <w:lang w:eastAsia="en-AU"/>
                </w:rPr>
                <w:t>EXL44K201</w:t>
              </w:r>
            </w:ins>
          </w:p>
        </w:tc>
        <w:tc>
          <w:tcPr>
            <w:tcW w:w="622" w:type="pct"/>
            <w:noWrap/>
            <w:hideMark/>
          </w:tcPr>
          <w:p w:rsidR="00110C18" w:rsidRPr="00D47EC1" w:rsidRDefault="00110C18" w:rsidP="00063728">
            <w:pPr>
              <w:rPr>
                <w:ins w:id="10322" w:author="KIM, Jason" w:date="2019-04-02T13:39:00Z"/>
                <w:rFonts w:ascii="Calibri" w:eastAsia="Times New Roman" w:hAnsi="Calibri" w:cs="Calibri"/>
                <w:color w:val="000000"/>
                <w:lang w:eastAsia="en-AU"/>
              </w:rPr>
            </w:pPr>
            <w:ins w:id="10323" w:author="KIM, Jason" w:date="2019-04-02T13:39:00Z">
              <w:r w:rsidRPr="00D47EC1">
                <w:rPr>
                  <w:rFonts w:ascii="Calibri" w:eastAsia="Times New Roman" w:hAnsi="Calibri" w:cs="Calibri"/>
                  <w:color w:val="000000"/>
                  <w:lang w:eastAsia="en-AU"/>
                </w:rPr>
                <w:t>ELZ20238</w:t>
              </w:r>
            </w:ins>
          </w:p>
        </w:tc>
        <w:tc>
          <w:tcPr>
            <w:tcW w:w="495" w:type="pct"/>
            <w:noWrap/>
            <w:hideMark/>
          </w:tcPr>
          <w:p w:rsidR="00110C18" w:rsidRPr="00D47EC1" w:rsidRDefault="00110C18" w:rsidP="00063728">
            <w:pPr>
              <w:rPr>
                <w:ins w:id="10324" w:author="KIM, Jason" w:date="2019-04-02T13:39:00Z"/>
                <w:rFonts w:ascii="Calibri" w:eastAsia="Times New Roman" w:hAnsi="Calibri" w:cs="Calibri"/>
                <w:color w:val="000000"/>
                <w:lang w:eastAsia="en-AU"/>
              </w:rPr>
            </w:pPr>
            <w:ins w:id="1032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26" w:author="KIM, Jason" w:date="2019-04-02T13:39:00Z"/>
                <w:rFonts w:ascii="Calibri" w:eastAsia="Times New Roman" w:hAnsi="Calibri" w:cs="Calibri"/>
                <w:color w:val="000000"/>
                <w:lang w:eastAsia="en-AU"/>
              </w:rPr>
            </w:pPr>
            <w:ins w:id="10327" w:author="KIM, Jason" w:date="2019-04-02T13:39:00Z">
              <w:r w:rsidRPr="00D47EC1">
                <w:rPr>
                  <w:rFonts w:ascii="Calibri" w:eastAsia="Times New Roman" w:hAnsi="Calibri" w:cs="Calibri"/>
                  <w:color w:val="000000"/>
                  <w:lang w:eastAsia="en-AU"/>
                </w:rPr>
                <w:t>EXL2451</w:t>
              </w:r>
            </w:ins>
          </w:p>
        </w:tc>
        <w:tc>
          <w:tcPr>
            <w:tcW w:w="762" w:type="pct"/>
            <w:noWrap/>
            <w:hideMark/>
          </w:tcPr>
          <w:p w:rsidR="00110C18" w:rsidRPr="00D47EC1" w:rsidRDefault="00110C18" w:rsidP="00063728">
            <w:pPr>
              <w:rPr>
                <w:ins w:id="10328" w:author="KIM, Jason" w:date="2019-04-02T13:39:00Z"/>
                <w:rFonts w:ascii="Calibri" w:eastAsia="Times New Roman" w:hAnsi="Calibri" w:cs="Calibri"/>
                <w:color w:val="000000"/>
                <w:lang w:eastAsia="en-AU"/>
              </w:rPr>
            </w:pPr>
            <w:ins w:id="1032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30" w:author="KIM, Jason" w:date="2019-04-02T13:39:00Z"/>
                <w:rFonts w:ascii="Calibri" w:eastAsia="Times New Roman" w:hAnsi="Calibri" w:cs="Calibri"/>
                <w:color w:val="000000"/>
                <w:lang w:eastAsia="en-AU"/>
              </w:rPr>
            </w:pPr>
            <w:ins w:id="10331" w:author="KIM, Jason" w:date="2019-04-02T13:39:00Z">
              <w:r w:rsidRPr="00D47EC1">
                <w:rPr>
                  <w:rFonts w:ascii="Calibri" w:eastAsia="Times New Roman" w:hAnsi="Calibri" w:cs="Calibri"/>
                  <w:color w:val="000000"/>
                  <w:lang w:eastAsia="en-AU"/>
                </w:rPr>
                <w:t>Chainage 6140</w:t>
              </w:r>
            </w:ins>
          </w:p>
        </w:tc>
        <w:tc>
          <w:tcPr>
            <w:tcW w:w="785" w:type="pct"/>
            <w:noWrap/>
            <w:hideMark/>
          </w:tcPr>
          <w:p w:rsidR="00110C18" w:rsidRPr="00D47EC1" w:rsidRDefault="00110C18" w:rsidP="00063728">
            <w:pPr>
              <w:jc w:val="right"/>
              <w:rPr>
                <w:ins w:id="10332" w:author="KIM, Jason" w:date="2019-04-02T13:39:00Z"/>
                <w:rFonts w:ascii="Calibri" w:eastAsia="Times New Roman" w:hAnsi="Calibri" w:cs="Calibri"/>
                <w:color w:val="000000"/>
                <w:lang w:eastAsia="en-AU"/>
              </w:rPr>
            </w:pPr>
            <w:ins w:id="103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34" w:author="KIM, Jason" w:date="2019-04-02T13:39:00Z"/>
        </w:trPr>
        <w:tc>
          <w:tcPr>
            <w:tcW w:w="776" w:type="pct"/>
            <w:noWrap/>
            <w:hideMark/>
          </w:tcPr>
          <w:p w:rsidR="00110C18" w:rsidRPr="00D47EC1" w:rsidRDefault="00110C18" w:rsidP="00063728">
            <w:pPr>
              <w:rPr>
                <w:ins w:id="10335" w:author="KIM, Jason" w:date="2019-04-02T13:39:00Z"/>
                <w:rFonts w:ascii="Calibri" w:eastAsia="Times New Roman" w:hAnsi="Calibri" w:cs="Calibri"/>
                <w:color w:val="000000"/>
                <w:lang w:eastAsia="en-AU"/>
              </w:rPr>
            </w:pPr>
            <w:ins w:id="10336" w:author="KIM, Jason" w:date="2019-04-02T13:39:00Z">
              <w:r w:rsidRPr="00D47EC1">
                <w:rPr>
                  <w:rFonts w:ascii="Calibri" w:eastAsia="Times New Roman" w:hAnsi="Calibri" w:cs="Calibri"/>
                  <w:color w:val="000000"/>
                  <w:lang w:eastAsia="en-AU"/>
                </w:rPr>
                <w:t>EXL46K361</w:t>
              </w:r>
            </w:ins>
          </w:p>
        </w:tc>
        <w:tc>
          <w:tcPr>
            <w:tcW w:w="622" w:type="pct"/>
            <w:noWrap/>
            <w:hideMark/>
          </w:tcPr>
          <w:p w:rsidR="00110C18" w:rsidRPr="00D47EC1" w:rsidRDefault="00110C18" w:rsidP="00063728">
            <w:pPr>
              <w:rPr>
                <w:ins w:id="10337" w:author="KIM, Jason" w:date="2019-04-02T13:39:00Z"/>
                <w:rFonts w:ascii="Calibri" w:eastAsia="Times New Roman" w:hAnsi="Calibri" w:cs="Calibri"/>
                <w:color w:val="000000"/>
                <w:lang w:eastAsia="en-AU"/>
              </w:rPr>
            </w:pPr>
            <w:ins w:id="10338" w:author="KIM, Jason" w:date="2019-04-02T13:39:00Z">
              <w:r w:rsidRPr="00D47EC1">
                <w:rPr>
                  <w:rFonts w:ascii="Calibri" w:eastAsia="Times New Roman" w:hAnsi="Calibri" w:cs="Calibri"/>
                  <w:color w:val="000000"/>
                  <w:lang w:eastAsia="en-AU"/>
                </w:rPr>
                <w:t>ELZ20242</w:t>
              </w:r>
            </w:ins>
          </w:p>
        </w:tc>
        <w:tc>
          <w:tcPr>
            <w:tcW w:w="495" w:type="pct"/>
            <w:noWrap/>
            <w:hideMark/>
          </w:tcPr>
          <w:p w:rsidR="00110C18" w:rsidRPr="00D47EC1" w:rsidRDefault="00110C18" w:rsidP="00063728">
            <w:pPr>
              <w:rPr>
                <w:ins w:id="10339" w:author="KIM, Jason" w:date="2019-04-02T13:39:00Z"/>
                <w:rFonts w:ascii="Calibri" w:eastAsia="Times New Roman" w:hAnsi="Calibri" w:cs="Calibri"/>
                <w:color w:val="000000"/>
                <w:lang w:eastAsia="en-AU"/>
              </w:rPr>
            </w:pPr>
            <w:ins w:id="1034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41" w:author="KIM, Jason" w:date="2019-04-02T13:39:00Z"/>
                <w:rFonts w:ascii="Calibri" w:eastAsia="Times New Roman" w:hAnsi="Calibri" w:cs="Calibri"/>
                <w:color w:val="000000"/>
                <w:lang w:eastAsia="en-AU"/>
              </w:rPr>
            </w:pPr>
            <w:ins w:id="10342" w:author="KIM, Jason" w:date="2019-04-02T13:39:00Z">
              <w:r w:rsidRPr="00D47EC1">
                <w:rPr>
                  <w:rFonts w:ascii="Calibri" w:eastAsia="Times New Roman" w:hAnsi="Calibri" w:cs="Calibri"/>
                  <w:color w:val="000000"/>
                  <w:lang w:eastAsia="en-AU"/>
                </w:rPr>
                <w:t>EXL2452</w:t>
              </w:r>
            </w:ins>
          </w:p>
        </w:tc>
        <w:tc>
          <w:tcPr>
            <w:tcW w:w="762" w:type="pct"/>
            <w:noWrap/>
            <w:hideMark/>
          </w:tcPr>
          <w:p w:rsidR="00110C18" w:rsidRPr="00D47EC1" w:rsidRDefault="00110C18" w:rsidP="00063728">
            <w:pPr>
              <w:rPr>
                <w:ins w:id="10343" w:author="KIM, Jason" w:date="2019-04-02T13:39:00Z"/>
                <w:rFonts w:ascii="Calibri" w:eastAsia="Times New Roman" w:hAnsi="Calibri" w:cs="Calibri"/>
                <w:color w:val="000000"/>
                <w:lang w:eastAsia="en-AU"/>
              </w:rPr>
            </w:pPr>
            <w:ins w:id="1034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45" w:author="KIM, Jason" w:date="2019-04-02T13:39:00Z"/>
                <w:rFonts w:ascii="Calibri" w:eastAsia="Times New Roman" w:hAnsi="Calibri" w:cs="Calibri"/>
                <w:color w:val="000000"/>
                <w:lang w:eastAsia="en-AU"/>
              </w:rPr>
            </w:pPr>
            <w:ins w:id="10346" w:author="KIM, Jason" w:date="2019-04-02T13:39:00Z">
              <w:r w:rsidRPr="00D47EC1">
                <w:rPr>
                  <w:rFonts w:ascii="Calibri" w:eastAsia="Times New Roman" w:hAnsi="Calibri" w:cs="Calibri"/>
                  <w:color w:val="000000"/>
                  <w:lang w:eastAsia="en-AU"/>
                </w:rPr>
                <w:t>Chainage 6259</w:t>
              </w:r>
            </w:ins>
          </w:p>
        </w:tc>
        <w:tc>
          <w:tcPr>
            <w:tcW w:w="785" w:type="pct"/>
            <w:noWrap/>
            <w:hideMark/>
          </w:tcPr>
          <w:p w:rsidR="00110C18" w:rsidRPr="00D47EC1" w:rsidRDefault="00110C18" w:rsidP="00063728">
            <w:pPr>
              <w:jc w:val="right"/>
              <w:rPr>
                <w:ins w:id="10347" w:author="KIM, Jason" w:date="2019-04-02T13:39:00Z"/>
                <w:rFonts w:ascii="Calibri" w:eastAsia="Times New Roman" w:hAnsi="Calibri" w:cs="Calibri"/>
                <w:color w:val="000000"/>
                <w:lang w:eastAsia="en-AU"/>
              </w:rPr>
            </w:pPr>
            <w:ins w:id="10348"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10349" w:author="KIM, Jason" w:date="2019-04-02T13:39:00Z"/>
        </w:trPr>
        <w:tc>
          <w:tcPr>
            <w:tcW w:w="776" w:type="pct"/>
            <w:noWrap/>
            <w:hideMark/>
          </w:tcPr>
          <w:p w:rsidR="00110C18" w:rsidRPr="00D47EC1" w:rsidRDefault="00110C18" w:rsidP="00063728">
            <w:pPr>
              <w:rPr>
                <w:ins w:id="10350" w:author="KIM, Jason" w:date="2019-04-02T13:39:00Z"/>
                <w:rFonts w:ascii="Calibri" w:eastAsia="Times New Roman" w:hAnsi="Calibri" w:cs="Calibri"/>
                <w:color w:val="000000"/>
                <w:lang w:eastAsia="en-AU"/>
              </w:rPr>
            </w:pPr>
            <w:ins w:id="10351" w:author="KIM, Jason" w:date="2019-04-02T13:39:00Z">
              <w:r w:rsidRPr="00D47EC1">
                <w:rPr>
                  <w:rFonts w:ascii="Calibri" w:eastAsia="Times New Roman" w:hAnsi="Calibri" w:cs="Calibri"/>
                  <w:color w:val="000000"/>
                  <w:lang w:eastAsia="en-AU"/>
                </w:rPr>
                <w:t>EXL46K191</w:t>
              </w:r>
            </w:ins>
          </w:p>
        </w:tc>
        <w:tc>
          <w:tcPr>
            <w:tcW w:w="622" w:type="pct"/>
            <w:noWrap/>
            <w:hideMark/>
          </w:tcPr>
          <w:p w:rsidR="00110C18" w:rsidRPr="00D47EC1" w:rsidRDefault="00110C18" w:rsidP="00063728">
            <w:pPr>
              <w:rPr>
                <w:ins w:id="10352" w:author="KIM, Jason" w:date="2019-04-02T13:39:00Z"/>
                <w:rFonts w:ascii="Calibri" w:eastAsia="Times New Roman" w:hAnsi="Calibri" w:cs="Calibri"/>
                <w:color w:val="000000"/>
                <w:lang w:eastAsia="en-AU"/>
              </w:rPr>
            </w:pPr>
            <w:ins w:id="10353" w:author="KIM, Jason" w:date="2019-04-02T13:39:00Z">
              <w:r w:rsidRPr="00D47EC1">
                <w:rPr>
                  <w:rFonts w:ascii="Calibri" w:eastAsia="Times New Roman" w:hAnsi="Calibri" w:cs="Calibri"/>
                  <w:color w:val="000000"/>
                  <w:lang w:eastAsia="en-AU"/>
                </w:rPr>
                <w:t>ELZ20246</w:t>
              </w:r>
            </w:ins>
          </w:p>
        </w:tc>
        <w:tc>
          <w:tcPr>
            <w:tcW w:w="495" w:type="pct"/>
            <w:noWrap/>
            <w:hideMark/>
          </w:tcPr>
          <w:p w:rsidR="00110C18" w:rsidRPr="00D47EC1" w:rsidRDefault="00110C18" w:rsidP="00063728">
            <w:pPr>
              <w:rPr>
                <w:ins w:id="10354" w:author="KIM, Jason" w:date="2019-04-02T13:39:00Z"/>
                <w:rFonts w:ascii="Calibri" w:eastAsia="Times New Roman" w:hAnsi="Calibri" w:cs="Calibri"/>
                <w:color w:val="000000"/>
                <w:lang w:eastAsia="en-AU"/>
              </w:rPr>
            </w:pPr>
            <w:ins w:id="1035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56" w:author="KIM, Jason" w:date="2019-04-02T13:39:00Z"/>
                <w:rFonts w:ascii="Calibri" w:eastAsia="Times New Roman" w:hAnsi="Calibri" w:cs="Calibri"/>
                <w:color w:val="000000"/>
                <w:lang w:eastAsia="en-AU"/>
              </w:rPr>
            </w:pPr>
            <w:ins w:id="10357" w:author="KIM, Jason" w:date="2019-04-02T13:39:00Z">
              <w:r w:rsidRPr="00D47EC1">
                <w:rPr>
                  <w:rFonts w:ascii="Calibri" w:eastAsia="Times New Roman" w:hAnsi="Calibri" w:cs="Calibri"/>
                  <w:color w:val="000000"/>
                  <w:lang w:eastAsia="en-AU"/>
                </w:rPr>
                <w:t>EXL2461</w:t>
              </w:r>
            </w:ins>
          </w:p>
        </w:tc>
        <w:tc>
          <w:tcPr>
            <w:tcW w:w="762" w:type="pct"/>
            <w:noWrap/>
            <w:hideMark/>
          </w:tcPr>
          <w:p w:rsidR="00110C18" w:rsidRPr="00D47EC1" w:rsidRDefault="00110C18" w:rsidP="00063728">
            <w:pPr>
              <w:rPr>
                <w:ins w:id="10358" w:author="KIM, Jason" w:date="2019-04-02T13:39:00Z"/>
                <w:rFonts w:ascii="Calibri" w:eastAsia="Times New Roman" w:hAnsi="Calibri" w:cs="Calibri"/>
                <w:color w:val="000000"/>
                <w:lang w:eastAsia="en-AU"/>
              </w:rPr>
            </w:pPr>
            <w:ins w:id="1035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60" w:author="KIM, Jason" w:date="2019-04-02T13:39:00Z"/>
                <w:rFonts w:ascii="Calibri" w:eastAsia="Times New Roman" w:hAnsi="Calibri" w:cs="Calibri"/>
                <w:color w:val="000000"/>
                <w:lang w:eastAsia="en-AU"/>
              </w:rPr>
            </w:pPr>
            <w:ins w:id="10361" w:author="KIM, Jason" w:date="2019-04-02T13:39:00Z">
              <w:r w:rsidRPr="00D47EC1">
                <w:rPr>
                  <w:rFonts w:ascii="Calibri" w:eastAsia="Times New Roman" w:hAnsi="Calibri" w:cs="Calibri"/>
                  <w:color w:val="000000"/>
                  <w:lang w:eastAsia="en-AU"/>
                </w:rPr>
                <w:t>Chainage 6311</w:t>
              </w:r>
            </w:ins>
          </w:p>
        </w:tc>
        <w:tc>
          <w:tcPr>
            <w:tcW w:w="785" w:type="pct"/>
            <w:noWrap/>
            <w:hideMark/>
          </w:tcPr>
          <w:p w:rsidR="00110C18" w:rsidRPr="00D47EC1" w:rsidRDefault="00110C18" w:rsidP="00063728">
            <w:pPr>
              <w:jc w:val="right"/>
              <w:rPr>
                <w:ins w:id="10362" w:author="KIM, Jason" w:date="2019-04-02T13:39:00Z"/>
                <w:rFonts w:ascii="Calibri" w:eastAsia="Times New Roman" w:hAnsi="Calibri" w:cs="Calibri"/>
                <w:color w:val="000000"/>
                <w:lang w:eastAsia="en-AU"/>
              </w:rPr>
            </w:pPr>
            <w:ins w:id="103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64" w:author="KIM, Jason" w:date="2019-04-02T13:39:00Z"/>
        </w:trPr>
        <w:tc>
          <w:tcPr>
            <w:tcW w:w="776" w:type="pct"/>
            <w:noWrap/>
            <w:hideMark/>
          </w:tcPr>
          <w:p w:rsidR="00110C18" w:rsidRPr="00D47EC1" w:rsidRDefault="00110C18" w:rsidP="00063728">
            <w:pPr>
              <w:rPr>
                <w:ins w:id="10365" w:author="KIM, Jason" w:date="2019-04-02T13:39:00Z"/>
                <w:rFonts w:ascii="Calibri" w:eastAsia="Times New Roman" w:hAnsi="Calibri" w:cs="Calibri"/>
                <w:color w:val="000000"/>
                <w:lang w:eastAsia="en-AU"/>
              </w:rPr>
            </w:pPr>
            <w:ins w:id="10366" w:author="KIM, Jason" w:date="2019-04-02T13:39:00Z">
              <w:r w:rsidRPr="00D47EC1">
                <w:rPr>
                  <w:rFonts w:ascii="Calibri" w:eastAsia="Times New Roman" w:hAnsi="Calibri" w:cs="Calibri"/>
                  <w:color w:val="000000"/>
                  <w:lang w:eastAsia="en-AU"/>
                </w:rPr>
                <w:t>EXL46K201</w:t>
              </w:r>
            </w:ins>
          </w:p>
        </w:tc>
        <w:tc>
          <w:tcPr>
            <w:tcW w:w="622" w:type="pct"/>
            <w:noWrap/>
            <w:hideMark/>
          </w:tcPr>
          <w:p w:rsidR="00110C18" w:rsidRPr="00D47EC1" w:rsidRDefault="00110C18" w:rsidP="00063728">
            <w:pPr>
              <w:rPr>
                <w:ins w:id="10367" w:author="KIM, Jason" w:date="2019-04-02T13:39:00Z"/>
                <w:rFonts w:ascii="Calibri" w:eastAsia="Times New Roman" w:hAnsi="Calibri" w:cs="Calibri"/>
                <w:color w:val="000000"/>
                <w:lang w:eastAsia="en-AU"/>
              </w:rPr>
            </w:pPr>
            <w:ins w:id="10368" w:author="KIM, Jason" w:date="2019-04-02T13:39:00Z">
              <w:r w:rsidRPr="00D47EC1">
                <w:rPr>
                  <w:rFonts w:ascii="Calibri" w:eastAsia="Times New Roman" w:hAnsi="Calibri" w:cs="Calibri"/>
                  <w:color w:val="000000"/>
                  <w:lang w:eastAsia="en-AU"/>
                </w:rPr>
                <w:t>ELZ20250</w:t>
              </w:r>
            </w:ins>
          </w:p>
        </w:tc>
        <w:tc>
          <w:tcPr>
            <w:tcW w:w="495" w:type="pct"/>
            <w:noWrap/>
            <w:hideMark/>
          </w:tcPr>
          <w:p w:rsidR="00110C18" w:rsidRPr="00D47EC1" w:rsidRDefault="00110C18" w:rsidP="00063728">
            <w:pPr>
              <w:rPr>
                <w:ins w:id="10369" w:author="KIM, Jason" w:date="2019-04-02T13:39:00Z"/>
                <w:rFonts w:ascii="Calibri" w:eastAsia="Times New Roman" w:hAnsi="Calibri" w:cs="Calibri"/>
                <w:color w:val="000000"/>
                <w:lang w:eastAsia="en-AU"/>
              </w:rPr>
            </w:pPr>
            <w:ins w:id="1037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71" w:author="KIM, Jason" w:date="2019-04-02T13:39:00Z"/>
                <w:rFonts w:ascii="Calibri" w:eastAsia="Times New Roman" w:hAnsi="Calibri" w:cs="Calibri"/>
                <w:color w:val="000000"/>
                <w:lang w:eastAsia="en-AU"/>
              </w:rPr>
            </w:pPr>
            <w:ins w:id="10372" w:author="KIM, Jason" w:date="2019-04-02T13:39:00Z">
              <w:r w:rsidRPr="00D47EC1">
                <w:rPr>
                  <w:rFonts w:ascii="Calibri" w:eastAsia="Times New Roman" w:hAnsi="Calibri" w:cs="Calibri"/>
                  <w:color w:val="000000"/>
                  <w:lang w:eastAsia="en-AU"/>
                </w:rPr>
                <w:t>EXL2471</w:t>
              </w:r>
            </w:ins>
          </w:p>
        </w:tc>
        <w:tc>
          <w:tcPr>
            <w:tcW w:w="762" w:type="pct"/>
            <w:noWrap/>
            <w:hideMark/>
          </w:tcPr>
          <w:p w:rsidR="00110C18" w:rsidRPr="00D47EC1" w:rsidRDefault="00110C18" w:rsidP="00063728">
            <w:pPr>
              <w:rPr>
                <w:ins w:id="10373" w:author="KIM, Jason" w:date="2019-04-02T13:39:00Z"/>
                <w:rFonts w:ascii="Calibri" w:eastAsia="Times New Roman" w:hAnsi="Calibri" w:cs="Calibri"/>
                <w:color w:val="000000"/>
                <w:lang w:eastAsia="en-AU"/>
              </w:rPr>
            </w:pPr>
            <w:ins w:id="1037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75" w:author="KIM, Jason" w:date="2019-04-02T13:39:00Z"/>
                <w:rFonts w:ascii="Calibri" w:eastAsia="Times New Roman" w:hAnsi="Calibri" w:cs="Calibri"/>
                <w:color w:val="000000"/>
                <w:lang w:eastAsia="en-AU"/>
              </w:rPr>
            </w:pPr>
            <w:ins w:id="10376" w:author="KIM, Jason" w:date="2019-04-02T13:39:00Z">
              <w:r w:rsidRPr="00D47EC1">
                <w:rPr>
                  <w:rFonts w:ascii="Calibri" w:eastAsia="Times New Roman" w:hAnsi="Calibri" w:cs="Calibri"/>
                  <w:color w:val="000000"/>
                  <w:lang w:eastAsia="en-AU"/>
                </w:rPr>
                <w:t>Chainage 6430</w:t>
              </w:r>
            </w:ins>
          </w:p>
        </w:tc>
        <w:tc>
          <w:tcPr>
            <w:tcW w:w="785" w:type="pct"/>
            <w:noWrap/>
            <w:hideMark/>
          </w:tcPr>
          <w:p w:rsidR="00110C18" w:rsidRPr="00D47EC1" w:rsidRDefault="00110C18" w:rsidP="00063728">
            <w:pPr>
              <w:jc w:val="right"/>
              <w:rPr>
                <w:ins w:id="10377" w:author="KIM, Jason" w:date="2019-04-02T13:39:00Z"/>
                <w:rFonts w:ascii="Calibri" w:eastAsia="Times New Roman" w:hAnsi="Calibri" w:cs="Calibri"/>
                <w:color w:val="000000"/>
                <w:lang w:eastAsia="en-AU"/>
              </w:rPr>
            </w:pPr>
            <w:ins w:id="103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79" w:author="KIM, Jason" w:date="2019-04-02T13:39:00Z"/>
        </w:trPr>
        <w:tc>
          <w:tcPr>
            <w:tcW w:w="776" w:type="pct"/>
            <w:noWrap/>
            <w:hideMark/>
          </w:tcPr>
          <w:p w:rsidR="00110C18" w:rsidRPr="00D47EC1" w:rsidRDefault="00110C18" w:rsidP="00063728">
            <w:pPr>
              <w:rPr>
                <w:ins w:id="10380" w:author="KIM, Jason" w:date="2019-04-02T13:39:00Z"/>
                <w:rFonts w:ascii="Calibri" w:eastAsia="Times New Roman" w:hAnsi="Calibri" w:cs="Calibri"/>
                <w:color w:val="000000"/>
                <w:lang w:eastAsia="en-AU"/>
              </w:rPr>
            </w:pPr>
            <w:ins w:id="10381" w:author="KIM, Jason" w:date="2019-04-02T13:39:00Z">
              <w:r w:rsidRPr="00D47EC1">
                <w:rPr>
                  <w:rFonts w:ascii="Calibri" w:eastAsia="Times New Roman" w:hAnsi="Calibri" w:cs="Calibri"/>
                  <w:color w:val="000000"/>
                  <w:lang w:eastAsia="en-AU"/>
                </w:rPr>
                <w:t>EXL48K191</w:t>
              </w:r>
            </w:ins>
          </w:p>
        </w:tc>
        <w:tc>
          <w:tcPr>
            <w:tcW w:w="622" w:type="pct"/>
            <w:noWrap/>
            <w:hideMark/>
          </w:tcPr>
          <w:p w:rsidR="00110C18" w:rsidRPr="00D47EC1" w:rsidRDefault="00110C18" w:rsidP="00063728">
            <w:pPr>
              <w:rPr>
                <w:ins w:id="10382" w:author="KIM, Jason" w:date="2019-04-02T13:39:00Z"/>
                <w:rFonts w:ascii="Calibri" w:eastAsia="Times New Roman" w:hAnsi="Calibri" w:cs="Calibri"/>
                <w:color w:val="000000"/>
                <w:lang w:eastAsia="en-AU"/>
              </w:rPr>
            </w:pPr>
            <w:ins w:id="10383" w:author="KIM, Jason" w:date="2019-04-02T13:39:00Z">
              <w:r w:rsidRPr="00D47EC1">
                <w:rPr>
                  <w:rFonts w:ascii="Calibri" w:eastAsia="Times New Roman" w:hAnsi="Calibri" w:cs="Calibri"/>
                  <w:color w:val="000000"/>
                  <w:lang w:eastAsia="en-AU"/>
                </w:rPr>
                <w:t>ELZ20254</w:t>
              </w:r>
            </w:ins>
          </w:p>
        </w:tc>
        <w:tc>
          <w:tcPr>
            <w:tcW w:w="495" w:type="pct"/>
            <w:noWrap/>
            <w:hideMark/>
          </w:tcPr>
          <w:p w:rsidR="00110C18" w:rsidRPr="00D47EC1" w:rsidRDefault="00110C18" w:rsidP="00063728">
            <w:pPr>
              <w:rPr>
                <w:ins w:id="10384" w:author="KIM, Jason" w:date="2019-04-02T13:39:00Z"/>
                <w:rFonts w:ascii="Calibri" w:eastAsia="Times New Roman" w:hAnsi="Calibri" w:cs="Calibri"/>
                <w:color w:val="000000"/>
                <w:lang w:eastAsia="en-AU"/>
              </w:rPr>
            </w:pPr>
            <w:ins w:id="1038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86" w:author="KIM, Jason" w:date="2019-04-02T13:39:00Z"/>
                <w:rFonts w:ascii="Calibri" w:eastAsia="Times New Roman" w:hAnsi="Calibri" w:cs="Calibri"/>
                <w:color w:val="000000"/>
                <w:lang w:eastAsia="en-AU"/>
              </w:rPr>
            </w:pPr>
            <w:ins w:id="10387" w:author="KIM, Jason" w:date="2019-04-02T13:39:00Z">
              <w:r w:rsidRPr="00D47EC1">
                <w:rPr>
                  <w:rFonts w:ascii="Calibri" w:eastAsia="Times New Roman" w:hAnsi="Calibri" w:cs="Calibri"/>
                  <w:color w:val="000000"/>
                  <w:lang w:eastAsia="en-AU"/>
                </w:rPr>
                <w:t>EXL2481</w:t>
              </w:r>
            </w:ins>
          </w:p>
        </w:tc>
        <w:tc>
          <w:tcPr>
            <w:tcW w:w="762" w:type="pct"/>
            <w:noWrap/>
            <w:hideMark/>
          </w:tcPr>
          <w:p w:rsidR="00110C18" w:rsidRPr="00D47EC1" w:rsidRDefault="00110C18" w:rsidP="00063728">
            <w:pPr>
              <w:rPr>
                <w:ins w:id="10388" w:author="KIM, Jason" w:date="2019-04-02T13:39:00Z"/>
                <w:rFonts w:ascii="Calibri" w:eastAsia="Times New Roman" w:hAnsi="Calibri" w:cs="Calibri"/>
                <w:color w:val="000000"/>
                <w:lang w:eastAsia="en-AU"/>
              </w:rPr>
            </w:pPr>
            <w:ins w:id="1038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90" w:author="KIM, Jason" w:date="2019-04-02T13:39:00Z"/>
                <w:rFonts w:ascii="Calibri" w:eastAsia="Times New Roman" w:hAnsi="Calibri" w:cs="Calibri"/>
                <w:color w:val="000000"/>
                <w:lang w:eastAsia="en-AU"/>
              </w:rPr>
            </w:pPr>
            <w:ins w:id="10391" w:author="KIM, Jason" w:date="2019-04-02T13:39:00Z">
              <w:r w:rsidRPr="00D47EC1">
                <w:rPr>
                  <w:rFonts w:ascii="Calibri" w:eastAsia="Times New Roman" w:hAnsi="Calibri" w:cs="Calibri"/>
                  <w:color w:val="000000"/>
                  <w:lang w:eastAsia="en-AU"/>
                </w:rPr>
                <w:t>Chainage 6549</w:t>
              </w:r>
            </w:ins>
          </w:p>
        </w:tc>
        <w:tc>
          <w:tcPr>
            <w:tcW w:w="785" w:type="pct"/>
            <w:noWrap/>
            <w:hideMark/>
          </w:tcPr>
          <w:p w:rsidR="00110C18" w:rsidRPr="00D47EC1" w:rsidRDefault="00110C18" w:rsidP="00063728">
            <w:pPr>
              <w:jc w:val="right"/>
              <w:rPr>
                <w:ins w:id="10392" w:author="KIM, Jason" w:date="2019-04-02T13:39:00Z"/>
                <w:rFonts w:ascii="Calibri" w:eastAsia="Times New Roman" w:hAnsi="Calibri" w:cs="Calibri"/>
                <w:color w:val="000000"/>
                <w:lang w:eastAsia="en-AU"/>
              </w:rPr>
            </w:pPr>
            <w:ins w:id="103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94" w:author="KIM, Jason" w:date="2019-04-02T13:39:00Z"/>
        </w:trPr>
        <w:tc>
          <w:tcPr>
            <w:tcW w:w="776" w:type="pct"/>
            <w:noWrap/>
            <w:hideMark/>
          </w:tcPr>
          <w:p w:rsidR="00110C18" w:rsidRPr="00D47EC1" w:rsidRDefault="00110C18" w:rsidP="00063728">
            <w:pPr>
              <w:rPr>
                <w:ins w:id="10395" w:author="KIM, Jason" w:date="2019-04-02T13:39:00Z"/>
                <w:rFonts w:ascii="Calibri" w:eastAsia="Times New Roman" w:hAnsi="Calibri" w:cs="Calibri"/>
                <w:color w:val="000000"/>
                <w:lang w:eastAsia="en-AU"/>
              </w:rPr>
            </w:pPr>
            <w:ins w:id="10396" w:author="KIM, Jason" w:date="2019-04-02T13:39:00Z">
              <w:r w:rsidRPr="00D47EC1">
                <w:rPr>
                  <w:rFonts w:ascii="Calibri" w:eastAsia="Times New Roman" w:hAnsi="Calibri" w:cs="Calibri"/>
                  <w:color w:val="000000"/>
                  <w:lang w:eastAsia="en-AU"/>
                </w:rPr>
                <w:t>EXL48K201</w:t>
              </w:r>
            </w:ins>
          </w:p>
        </w:tc>
        <w:tc>
          <w:tcPr>
            <w:tcW w:w="622" w:type="pct"/>
            <w:noWrap/>
            <w:hideMark/>
          </w:tcPr>
          <w:p w:rsidR="00110C18" w:rsidRPr="00D47EC1" w:rsidRDefault="00110C18" w:rsidP="00063728">
            <w:pPr>
              <w:rPr>
                <w:ins w:id="10397" w:author="KIM, Jason" w:date="2019-04-02T13:39:00Z"/>
                <w:rFonts w:ascii="Calibri" w:eastAsia="Times New Roman" w:hAnsi="Calibri" w:cs="Calibri"/>
                <w:color w:val="000000"/>
                <w:lang w:eastAsia="en-AU"/>
              </w:rPr>
            </w:pPr>
            <w:ins w:id="10398" w:author="KIM, Jason" w:date="2019-04-02T13:39:00Z">
              <w:r w:rsidRPr="00D47EC1">
                <w:rPr>
                  <w:rFonts w:ascii="Calibri" w:eastAsia="Times New Roman" w:hAnsi="Calibri" w:cs="Calibri"/>
                  <w:color w:val="000000"/>
                  <w:lang w:eastAsia="en-AU"/>
                </w:rPr>
                <w:t>ELZ20258</w:t>
              </w:r>
            </w:ins>
          </w:p>
        </w:tc>
        <w:tc>
          <w:tcPr>
            <w:tcW w:w="495" w:type="pct"/>
            <w:noWrap/>
            <w:hideMark/>
          </w:tcPr>
          <w:p w:rsidR="00110C18" w:rsidRPr="00D47EC1" w:rsidRDefault="00110C18" w:rsidP="00063728">
            <w:pPr>
              <w:rPr>
                <w:ins w:id="10399" w:author="KIM, Jason" w:date="2019-04-02T13:39:00Z"/>
                <w:rFonts w:ascii="Calibri" w:eastAsia="Times New Roman" w:hAnsi="Calibri" w:cs="Calibri"/>
                <w:color w:val="000000"/>
                <w:lang w:eastAsia="en-AU"/>
              </w:rPr>
            </w:pPr>
            <w:ins w:id="1040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01" w:author="KIM, Jason" w:date="2019-04-02T13:39:00Z"/>
                <w:rFonts w:ascii="Calibri" w:eastAsia="Times New Roman" w:hAnsi="Calibri" w:cs="Calibri"/>
                <w:color w:val="000000"/>
                <w:lang w:eastAsia="en-AU"/>
              </w:rPr>
            </w:pPr>
            <w:ins w:id="10402" w:author="KIM, Jason" w:date="2019-04-02T13:39:00Z">
              <w:r w:rsidRPr="00D47EC1">
                <w:rPr>
                  <w:rFonts w:ascii="Calibri" w:eastAsia="Times New Roman" w:hAnsi="Calibri" w:cs="Calibri"/>
                  <w:color w:val="000000"/>
                  <w:lang w:eastAsia="en-AU"/>
                </w:rPr>
                <w:t>EXL2491</w:t>
              </w:r>
            </w:ins>
          </w:p>
        </w:tc>
        <w:tc>
          <w:tcPr>
            <w:tcW w:w="762" w:type="pct"/>
            <w:noWrap/>
            <w:hideMark/>
          </w:tcPr>
          <w:p w:rsidR="00110C18" w:rsidRPr="00D47EC1" w:rsidRDefault="00110C18" w:rsidP="00063728">
            <w:pPr>
              <w:rPr>
                <w:ins w:id="10403" w:author="KIM, Jason" w:date="2019-04-02T13:39:00Z"/>
                <w:rFonts w:ascii="Calibri" w:eastAsia="Times New Roman" w:hAnsi="Calibri" w:cs="Calibri"/>
                <w:color w:val="000000"/>
                <w:lang w:eastAsia="en-AU"/>
              </w:rPr>
            </w:pPr>
            <w:ins w:id="1040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05" w:author="KIM, Jason" w:date="2019-04-02T13:39:00Z"/>
                <w:rFonts w:ascii="Calibri" w:eastAsia="Times New Roman" w:hAnsi="Calibri" w:cs="Calibri"/>
                <w:color w:val="000000"/>
                <w:lang w:eastAsia="en-AU"/>
              </w:rPr>
            </w:pPr>
            <w:ins w:id="10406" w:author="KIM, Jason" w:date="2019-04-02T13:39:00Z">
              <w:r w:rsidRPr="00D47EC1">
                <w:rPr>
                  <w:rFonts w:ascii="Calibri" w:eastAsia="Times New Roman" w:hAnsi="Calibri" w:cs="Calibri"/>
                  <w:color w:val="000000"/>
                  <w:lang w:eastAsia="en-AU"/>
                </w:rPr>
                <w:t>Chainage 6668</w:t>
              </w:r>
            </w:ins>
          </w:p>
        </w:tc>
        <w:tc>
          <w:tcPr>
            <w:tcW w:w="785" w:type="pct"/>
            <w:noWrap/>
            <w:hideMark/>
          </w:tcPr>
          <w:p w:rsidR="00110C18" w:rsidRPr="00D47EC1" w:rsidRDefault="00110C18" w:rsidP="00063728">
            <w:pPr>
              <w:jc w:val="right"/>
              <w:rPr>
                <w:ins w:id="10407" w:author="KIM, Jason" w:date="2019-04-02T13:39:00Z"/>
                <w:rFonts w:ascii="Calibri" w:eastAsia="Times New Roman" w:hAnsi="Calibri" w:cs="Calibri"/>
                <w:color w:val="000000"/>
                <w:lang w:eastAsia="en-AU"/>
              </w:rPr>
            </w:pPr>
            <w:ins w:id="104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09" w:author="KIM, Jason" w:date="2019-04-02T13:39:00Z"/>
        </w:trPr>
        <w:tc>
          <w:tcPr>
            <w:tcW w:w="776" w:type="pct"/>
            <w:noWrap/>
            <w:hideMark/>
          </w:tcPr>
          <w:p w:rsidR="00110C18" w:rsidRPr="00D47EC1" w:rsidRDefault="00110C18" w:rsidP="00063728">
            <w:pPr>
              <w:rPr>
                <w:ins w:id="10410" w:author="KIM, Jason" w:date="2019-04-02T13:39:00Z"/>
                <w:rFonts w:ascii="Calibri" w:eastAsia="Times New Roman" w:hAnsi="Calibri" w:cs="Calibri"/>
                <w:color w:val="000000"/>
                <w:lang w:eastAsia="en-AU"/>
              </w:rPr>
            </w:pPr>
            <w:ins w:id="10411" w:author="KIM, Jason" w:date="2019-04-02T13:39:00Z">
              <w:r w:rsidRPr="00D47EC1">
                <w:rPr>
                  <w:rFonts w:ascii="Calibri" w:eastAsia="Times New Roman" w:hAnsi="Calibri" w:cs="Calibri"/>
                  <w:color w:val="000000"/>
                  <w:lang w:eastAsia="en-AU"/>
                </w:rPr>
                <w:t>EXL50K191</w:t>
              </w:r>
            </w:ins>
          </w:p>
        </w:tc>
        <w:tc>
          <w:tcPr>
            <w:tcW w:w="622" w:type="pct"/>
            <w:noWrap/>
            <w:hideMark/>
          </w:tcPr>
          <w:p w:rsidR="00110C18" w:rsidRPr="00D47EC1" w:rsidRDefault="00110C18" w:rsidP="00063728">
            <w:pPr>
              <w:rPr>
                <w:ins w:id="10412" w:author="KIM, Jason" w:date="2019-04-02T13:39:00Z"/>
                <w:rFonts w:ascii="Calibri" w:eastAsia="Times New Roman" w:hAnsi="Calibri" w:cs="Calibri"/>
                <w:color w:val="000000"/>
                <w:lang w:eastAsia="en-AU"/>
              </w:rPr>
            </w:pPr>
            <w:ins w:id="10413" w:author="KIM, Jason" w:date="2019-04-02T13:39:00Z">
              <w:r w:rsidRPr="00D47EC1">
                <w:rPr>
                  <w:rFonts w:ascii="Calibri" w:eastAsia="Times New Roman" w:hAnsi="Calibri" w:cs="Calibri"/>
                  <w:color w:val="000000"/>
                  <w:lang w:eastAsia="en-AU"/>
                </w:rPr>
                <w:t>ELZ20262</w:t>
              </w:r>
            </w:ins>
          </w:p>
        </w:tc>
        <w:tc>
          <w:tcPr>
            <w:tcW w:w="495" w:type="pct"/>
            <w:noWrap/>
            <w:hideMark/>
          </w:tcPr>
          <w:p w:rsidR="00110C18" w:rsidRPr="00D47EC1" w:rsidRDefault="00110C18" w:rsidP="00063728">
            <w:pPr>
              <w:rPr>
                <w:ins w:id="10414" w:author="KIM, Jason" w:date="2019-04-02T13:39:00Z"/>
                <w:rFonts w:ascii="Calibri" w:eastAsia="Times New Roman" w:hAnsi="Calibri" w:cs="Calibri"/>
                <w:color w:val="000000"/>
                <w:lang w:eastAsia="en-AU"/>
              </w:rPr>
            </w:pPr>
            <w:ins w:id="1041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16" w:author="KIM, Jason" w:date="2019-04-02T13:39:00Z"/>
                <w:rFonts w:ascii="Calibri" w:eastAsia="Times New Roman" w:hAnsi="Calibri" w:cs="Calibri"/>
                <w:color w:val="000000"/>
                <w:lang w:eastAsia="en-AU"/>
              </w:rPr>
            </w:pPr>
            <w:ins w:id="10417" w:author="KIM, Jason" w:date="2019-04-02T13:39:00Z">
              <w:r w:rsidRPr="00D47EC1">
                <w:rPr>
                  <w:rFonts w:ascii="Calibri" w:eastAsia="Times New Roman" w:hAnsi="Calibri" w:cs="Calibri"/>
                  <w:color w:val="000000"/>
                  <w:lang w:eastAsia="en-AU"/>
                </w:rPr>
                <w:t>EXL2501</w:t>
              </w:r>
            </w:ins>
          </w:p>
        </w:tc>
        <w:tc>
          <w:tcPr>
            <w:tcW w:w="762" w:type="pct"/>
            <w:noWrap/>
            <w:hideMark/>
          </w:tcPr>
          <w:p w:rsidR="00110C18" w:rsidRPr="00D47EC1" w:rsidRDefault="00110C18" w:rsidP="00063728">
            <w:pPr>
              <w:rPr>
                <w:ins w:id="10418" w:author="KIM, Jason" w:date="2019-04-02T13:39:00Z"/>
                <w:rFonts w:ascii="Calibri" w:eastAsia="Times New Roman" w:hAnsi="Calibri" w:cs="Calibri"/>
                <w:color w:val="000000"/>
                <w:lang w:eastAsia="en-AU"/>
              </w:rPr>
            </w:pPr>
            <w:ins w:id="1041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20" w:author="KIM, Jason" w:date="2019-04-02T13:39:00Z"/>
                <w:rFonts w:ascii="Calibri" w:eastAsia="Times New Roman" w:hAnsi="Calibri" w:cs="Calibri"/>
                <w:color w:val="000000"/>
                <w:lang w:eastAsia="en-AU"/>
              </w:rPr>
            </w:pPr>
            <w:ins w:id="10421" w:author="KIM, Jason" w:date="2019-04-02T13:39:00Z">
              <w:r w:rsidRPr="00D47EC1">
                <w:rPr>
                  <w:rFonts w:ascii="Calibri" w:eastAsia="Times New Roman" w:hAnsi="Calibri" w:cs="Calibri"/>
                  <w:color w:val="000000"/>
                  <w:lang w:eastAsia="en-AU"/>
                </w:rPr>
                <w:t>Chainage 6788</w:t>
              </w:r>
            </w:ins>
          </w:p>
        </w:tc>
        <w:tc>
          <w:tcPr>
            <w:tcW w:w="785" w:type="pct"/>
            <w:noWrap/>
            <w:hideMark/>
          </w:tcPr>
          <w:p w:rsidR="00110C18" w:rsidRPr="00D47EC1" w:rsidRDefault="00110C18" w:rsidP="00063728">
            <w:pPr>
              <w:jc w:val="right"/>
              <w:rPr>
                <w:ins w:id="10422" w:author="KIM, Jason" w:date="2019-04-02T13:39:00Z"/>
                <w:rFonts w:ascii="Calibri" w:eastAsia="Times New Roman" w:hAnsi="Calibri" w:cs="Calibri"/>
                <w:color w:val="000000"/>
                <w:lang w:eastAsia="en-AU"/>
              </w:rPr>
            </w:pPr>
            <w:ins w:id="104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24" w:author="KIM, Jason" w:date="2019-04-02T13:39:00Z"/>
        </w:trPr>
        <w:tc>
          <w:tcPr>
            <w:tcW w:w="776" w:type="pct"/>
            <w:noWrap/>
            <w:hideMark/>
          </w:tcPr>
          <w:p w:rsidR="00110C18" w:rsidRPr="00D47EC1" w:rsidRDefault="00110C18" w:rsidP="00063728">
            <w:pPr>
              <w:rPr>
                <w:ins w:id="10425" w:author="KIM, Jason" w:date="2019-04-02T13:39:00Z"/>
                <w:rFonts w:ascii="Calibri" w:eastAsia="Times New Roman" w:hAnsi="Calibri" w:cs="Calibri"/>
                <w:color w:val="000000"/>
                <w:lang w:eastAsia="en-AU"/>
              </w:rPr>
            </w:pPr>
            <w:ins w:id="10426" w:author="KIM, Jason" w:date="2019-04-02T13:39:00Z">
              <w:r w:rsidRPr="00D47EC1">
                <w:rPr>
                  <w:rFonts w:ascii="Calibri" w:eastAsia="Times New Roman" w:hAnsi="Calibri" w:cs="Calibri"/>
                  <w:color w:val="000000"/>
                  <w:lang w:eastAsia="en-AU"/>
                </w:rPr>
                <w:t>EXL50K201</w:t>
              </w:r>
            </w:ins>
          </w:p>
        </w:tc>
        <w:tc>
          <w:tcPr>
            <w:tcW w:w="622" w:type="pct"/>
            <w:noWrap/>
            <w:hideMark/>
          </w:tcPr>
          <w:p w:rsidR="00110C18" w:rsidRPr="00D47EC1" w:rsidRDefault="00110C18" w:rsidP="00063728">
            <w:pPr>
              <w:rPr>
                <w:ins w:id="10427" w:author="KIM, Jason" w:date="2019-04-02T13:39:00Z"/>
                <w:rFonts w:ascii="Calibri" w:eastAsia="Times New Roman" w:hAnsi="Calibri" w:cs="Calibri"/>
                <w:color w:val="000000"/>
                <w:lang w:eastAsia="en-AU"/>
              </w:rPr>
            </w:pPr>
            <w:ins w:id="10428" w:author="KIM, Jason" w:date="2019-04-02T13:39:00Z">
              <w:r w:rsidRPr="00D47EC1">
                <w:rPr>
                  <w:rFonts w:ascii="Calibri" w:eastAsia="Times New Roman" w:hAnsi="Calibri" w:cs="Calibri"/>
                  <w:color w:val="000000"/>
                  <w:lang w:eastAsia="en-AU"/>
                </w:rPr>
                <w:t>ELZ20266</w:t>
              </w:r>
            </w:ins>
          </w:p>
        </w:tc>
        <w:tc>
          <w:tcPr>
            <w:tcW w:w="495" w:type="pct"/>
            <w:noWrap/>
            <w:hideMark/>
          </w:tcPr>
          <w:p w:rsidR="00110C18" w:rsidRPr="00D47EC1" w:rsidRDefault="00110C18" w:rsidP="00063728">
            <w:pPr>
              <w:rPr>
                <w:ins w:id="10429" w:author="KIM, Jason" w:date="2019-04-02T13:39:00Z"/>
                <w:rFonts w:ascii="Calibri" w:eastAsia="Times New Roman" w:hAnsi="Calibri" w:cs="Calibri"/>
                <w:color w:val="000000"/>
                <w:lang w:eastAsia="en-AU"/>
              </w:rPr>
            </w:pPr>
            <w:ins w:id="1043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31" w:author="KIM, Jason" w:date="2019-04-02T13:39:00Z"/>
                <w:rFonts w:ascii="Calibri" w:eastAsia="Times New Roman" w:hAnsi="Calibri" w:cs="Calibri"/>
                <w:color w:val="000000"/>
                <w:lang w:eastAsia="en-AU"/>
              </w:rPr>
            </w:pPr>
            <w:ins w:id="10432" w:author="KIM, Jason" w:date="2019-04-02T13:39:00Z">
              <w:r w:rsidRPr="00D47EC1">
                <w:rPr>
                  <w:rFonts w:ascii="Calibri" w:eastAsia="Times New Roman" w:hAnsi="Calibri" w:cs="Calibri"/>
                  <w:color w:val="000000"/>
                  <w:lang w:eastAsia="en-AU"/>
                </w:rPr>
                <w:t>EXL2511</w:t>
              </w:r>
            </w:ins>
          </w:p>
        </w:tc>
        <w:tc>
          <w:tcPr>
            <w:tcW w:w="762" w:type="pct"/>
            <w:noWrap/>
            <w:hideMark/>
          </w:tcPr>
          <w:p w:rsidR="00110C18" w:rsidRPr="00D47EC1" w:rsidRDefault="00110C18" w:rsidP="00063728">
            <w:pPr>
              <w:rPr>
                <w:ins w:id="10433" w:author="KIM, Jason" w:date="2019-04-02T13:39:00Z"/>
                <w:rFonts w:ascii="Calibri" w:eastAsia="Times New Roman" w:hAnsi="Calibri" w:cs="Calibri"/>
                <w:color w:val="000000"/>
                <w:lang w:eastAsia="en-AU"/>
              </w:rPr>
            </w:pPr>
            <w:ins w:id="1043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35" w:author="KIM, Jason" w:date="2019-04-02T13:39:00Z"/>
                <w:rFonts w:ascii="Calibri" w:eastAsia="Times New Roman" w:hAnsi="Calibri" w:cs="Calibri"/>
                <w:color w:val="000000"/>
                <w:lang w:eastAsia="en-AU"/>
              </w:rPr>
            </w:pPr>
            <w:ins w:id="10436" w:author="KIM, Jason" w:date="2019-04-02T13:39:00Z">
              <w:r w:rsidRPr="00D47EC1">
                <w:rPr>
                  <w:rFonts w:ascii="Calibri" w:eastAsia="Times New Roman" w:hAnsi="Calibri" w:cs="Calibri"/>
                  <w:color w:val="000000"/>
                  <w:lang w:eastAsia="en-AU"/>
                </w:rPr>
                <w:t>Chainage 6908</w:t>
              </w:r>
            </w:ins>
          </w:p>
        </w:tc>
        <w:tc>
          <w:tcPr>
            <w:tcW w:w="785" w:type="pct"/>
            <w:noWrap/>
            <w:hideMark/>
          </w:tcPr>
          <w:p w:rsidR="00110C18" w:rsidRPr="00D47EC1" w:rsidRDefault="00110C18" w:rsidP="00063728">
            <w:pPr>
              <w:jc w:val="right"/>
              <w:rPr>
                <w:ins w:id="10437" w:author="KIM, Jason" w:date="2019-04-02T13:39:00Z"/>
                <w:rFonts w:ascii="Calibri" w:eastAsia="Times New Roman" w:hAnsi="Calibri" w:cs="Calibri"/>
                <w:color w:val="000000"/>
                <w:lang w:eastAsia="en-AU"/>
              </w:rPr>
            </w:pPr>
            <w:ins w:id="104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39" w:author="KIM, Jason" w:date="2019-04-02T13:39:00Z"/>
        </w:trPr>
        <w:tc>
          <w:tcPr>
            <w:tcW w:w="776" w:type="pct"/>
            <w:noWrap/>
            <w:hideMark/>
          </w:tcPr>
          <w:p w:rsidR="00110C18" w:rsidRPr="00D47EC1" w:rsidRDefault="00110C18" w:rsidP="00063728">
            <w:pPr>
              <w:rPr>
                <w:ins w:id="10440" w:author="KIM, Jason" w:date="2019-04-02T13:39:00Z"/>
                <w:rFonts w:ascii="Calibri" w:eastAsia="Times New Roman" w:hAnsi="Calibri" w:cs="Calibri"/>
                <w:color w:val="000000"/>
                <w:lang w:eastAsia="en-AU"/>
              </w:rPr>
            </w:pPr>
            <w:ins w:id="10441" w:author="KIM, Jason" w:date="2019-04-02T13:39:00Z">
              <w:r w:rsidRPr="00D47EC1">
                <w:rPr>
                  <w:rFonts w:ascii="Calibri" w:eastAsia="Times New Roman" w:hAnsi="Calibri" w:cs="Calibri"/>
                  <w:color w:val="000000"/>
                  <w:lang w:eastAsia="en-AU"/>
                </w:rPr>
                <w:t>EXL52K191</w:t>
              </w:r>
            </w:ins>
          </w:p>
        </w:tc>
        <w:tc>
          <w:tcPr>
            <w:tcW w:w="622" w:type="pct"/>
            <w:noWrap/>
            <w:hideMark/>
          </w:tcPr>
          <w:p w:rsidR="00110C18" w:rsidRPr="00D47EC1" w:rsidRDefault="00110C18" w:rsidP="00063728">
            <w:pPr>
              <w:rPr>
                <w:ins w:id="10442" w:author="KIM, Jason" w:date="2019-04-02T13:39:00Z"/>
                <w:rFonts w:ascii="Calibri" w:eastAsia="Times New Roman" w:hAnsi="Calibri" w:cs="Calibri"/>
                <w:color w:val="000000"/>
                <w:lang w:eastAsia="en-AU"/>
              </w:rPr>
            </w:pPr>
            <w:ins w:id="10443" w:author="KIM, Jason" w:date="2019-04-02T13:39:00Z">
              <w:r w:rsidRPr="00D47EC1">
                <w:rPr>
                  <w:rFonts w:ascii="Calibri" w:eastAsia="Times New Roman" w:hAnsi="Calibri" w:cs="Calibri"/>
                  <w:color w:val="000000"/>
                  <w:lang w:eastAsia="en-AU"/>
                </w:rPr>
                <w:t>ELZ20270</w:t>
              </w:r>
            </w:ins>
          </w:p>
        </w:tc>
        <w:tc>
          <w:tcPr>
            <w:tcW w:w="495" w:type="pct"/>
            <w:noWrap/>
            <w:hideMark/>
          </w:tcPr>
          <w:p w:rsidR="00110C18" w:rsidRPr="00D47EC1" w:rsidRDefault="00110C18" w:rsidP="00063728">
            <w:pPr>
              <w:rPr>
                <w:ins w:id="10444" w:author="KIM, Jason" w:date="2019-04-02T13:39:00Z"/>
                <w:rFonts w:ascii="Calibri" w:eastAsia="Times New Roman" w:hAnsi="Calibri" w:cs="Calibri"/>
                <w:color w:val="000000"/>
                <w:lang w:eastAsia="en-AU"/>
              </w:rPr>
            </w:pPr>
            <w:ins w:id="10445"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46" w:author="KIM, Jason" w:date="2019-04-02T13:39:00Z"/>
                <w:rFonts w:ascii="Calibri" w:eastAsia="Times New Roman" w:hAnsi="Calibri" w:cs="Calibri"/>
                <w:color w:val="000000"/>
                <w:lang w:eastAsia="en-AU"/>
              </w:rPr>
            </w:pPr>
            <w:ins w:id="10447" w:author="KIM, Jason" w:date="2019-04-02T13:39:00Z">
              <w:r w:rsidRPr="00D47EC1">
                <w:rPr>
                  <w:rFonts w:ascii="Calibri" w:eastAsia="Times New Roman" w:hAnsi="Calibri" w:cs="Calibri"/>
                  <w:color w:val="000000"/>
                  <w:lang w:eastAsia="en-AU"/>
                </w:rPr>
                <w:t>EXL2521</w:t>
              </w:r>
            </w:ins>
          </w:p>
        </w:tc>
        <w:tc>
          <w:tcPr>
            <w:tcW w:w="762" w:type="pct"/>
            <w:noWrap/>
            <w:hideMark/>
          </w:tcPr>
          <w:p w:rsidR="00110C18" w:rsidRPr="00D47EC1" w:rsidRDefault="00110C18" w:rsidP="00063728">
            <w:pPr>
              <w:rPr>
                <w:ins w:id="10448" w:author="KIM, Jason" w:date="2019-04-02T13:39:00Z"/>
                <w:rFonts w:ascii="Calibri" w:eastAsia="Times New Roman" w:hAnsi="Calibri" w:cs="Calibri"/>
                <w:color w:val="000000"/>
                <w:lang w:eastAsia="en-AU"/>
              </w:rPr>
            </w:pPr>
            <w:ins w:id="1044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50" w:author="KIM, Jason" w:date="2019-04-02T13:39:00Z"/>
                <w:rFonts w:ascii="Calibri" w:eastAsia="Times New Roman" w:hAnsi="Calibri" w:cs="Calibri"/>
                <w:color w:val="000000"/>
                <w:lang w:eastAsia="en-AU"/>
              </w:rPr>
            </w:pPr>
            <w:ins w:id="10451" w:author="KIM, Jason" w:date="2019-04-02T13:39:00Z">
              <w:r w:rsidRPr="00D47EC1">
                <w:rPr>
                  <w:rFonts w:ascii="Calibri" w:eastAsia="Times New Roman" w:hAnsi="Calibri" w:cs="Calibri"/>
                  <w:color w:val="000000"/>
                  <w:lang w:eastAsia="en-AU"/>
                </w:rPr>
                <w:t>Chainage 7028</w:t>
              </w:r>
            </w:ins>
          </w:p>
        </w:tc>
        <w:tc>
          <w:tcPr>
            <w:tcW w:w="785" w:type="pct"/>
            <w:noWrap/>
            <w:hideMark/>
          </w:tcPr>
          <w:p w:rsidR="00110C18" w:rsidRPr="00D47EC1" w:rsidRDefault="00110C18" w:rsidP="00063728">
            <w:pPr>
              <w:jc w:val="right"/>
              <w:rPr>
                <w:ins w:id="10452" w:author="KIM, Jason" w:date="2019-04-02T13:39:00Z"/>
                <w:rFonts w:ascii="Calibri" w:eastAsia="Times New Roman" w:hAnsi="Calibri" w:cs="Calibri"/>
                <w:color w:val="000000"/>
                <w:lang w:eastAsia="en-AU"/>
              </w:rPr>
            </w:pPr>
            <w:ins w:id="104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54" w:author="KIM, Jason" w:date="2019-04-02T13:39:00Z"/>
        </w:trPr>
        <w:tc>
          <w:tcPr>
            <w:tcW w:w="776" w:type="pct"/>
            <w:noWrap/>
            <w:hideMark/>
          </w:tcPr>
          <w:p w:rsidR="00110C18" w:rsidRPr="00D47EC1" w:rsidRDefault="00110C18" w:rsidP="00063728">
            <w:pPr>
              <w:rPr>
                <w:ins w:id="10455" w:author="KIM, Jason" w:date="2019-04-02T13:39:00Z"/>
                <w:rFonts w:ascii="Calibri" w:eastAsia="Times New Roman" w:hAnsi="Calibri" w:cs="Calibri"/>
                <w:color w:val="000000"/>
                <w:lang w:eastAsia="en-AU"/>
              </w:rPr>
            </w:pPr>
            <w:ins w:id="10456" w:author="KIM, Jason" w:date="2019-04-02T13:39:00Z">
              <w:r w:rsidRPr="00D47EC1">
                <w:rPr>
                  <w:rFonts w:ascii="Calibri" w:eastAsia="Times New Roman" w:hAnsi="Calibri" w:cs="Calibri"/>
                  <w:color w:val="000000"/>
                  <w:lang w:eastAsia="en-AU"/>
                </w:rPr>
                <w:t>EXL52K201</w:t>
              </w:r>
            </w:ins>
          </w:p>
        </w:tc>
        <w:tc>
          <w:tcPr>
            <w:tcW w:w="622" w:type="pct"/>
            <w:noWrap/>
            <w:hideMark/>
          </w:tcPr>
          <w:p w:rsidR="00110C18" w:rsidRPr="00D47EC1" w:rsidRDefault="00110C18" w:rsidP="00063728">
            <w:pPr>
              <w:rPr>
                <w:ins w:id="10457" w:author="KIM, Jason" w:date="2019-04-02T13:39:00Z"/>
                <w:rFonts w:ascii="Calibri" w:eastAsia="Times New Roman" w:hAnsi="Calibri" w:cs="Calibri"/>
                <w:color w:val="000000"/>
                <w:lang w:eastAsia="en-AU"/>
              </w:rPr>
            </w:pPr>
            <w:ins w:id="10458" w:author="KIM, Jason" w:date="2019-04-02T13:39:00Z">
              <w:r w:rsidRPr="00D47EC1">
                <w:rPr>
                  <w:rFonts w:ascii="Calibri" w:eastAsia="Times New Roman" w:hAnsi="Calibri" w:cs="Calibri"/>
                  <w:color w:val="000000"/>
                  <w:lang w:eastAsia="en-AU"/>
                </w:rPr>
                <w:t>ELZ20274</w:t>
              </w:r>
            </w:ins>
          </w:p>
        </w:tc>
        <w:tc>
          <w:tcPr>
            <w:tcW w:w="495" w:type="pct"/>
            <w:noWrap/>
            <w:hideMark/>
          </w:tcPr>
          <w:p w:rsidR="00110C18" w:rsidRPr="00D47EC1" w:rsidRDefault="00110C18" w:rsidP="00063728">
            <w:pPr>
              <w:rPr>
                <w:ins w:id="10459" w:author="KIM, Jason" w:date="2019-04-02T13:39:00Z"/>
                <w:rFonts w:ascii="Calibri" w:eastAsia="Times New Roman" w:hAnsi="Calibri" w:cs="Calibri"/>
                <w:color w:val="000000"/>
                <w:lang w:eastAsia="en-AU"/>
              </w:rPr>
            </w:pPr>
            <w:ins w:id="10460"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61" w:author="KIM, Jason" w:date="2019-04-02T13:39:00Z"/>
                <w:rFonts w:ascii="Calibri" w:eastAsia="Times New Roman" w:hAnsi="Calibri" w:cs="Calibri"/>
                <w:color w:val="000000"/>
                <w:lang w:eastAsia="en-AU"/>
              </w:rPr>
            </w:pPr>
            <w:ins w:id="10462" w:author="KIM, Jason" w:date="2019-04-02T13:39:00Z">
              <w:r w:rsidRPr="00D47EC1">
                <w:rPr>
                  <w:rFonts w:ascii="Calibri" w:eastAsia="Times New Roman" w:hAnsi="Calibri" w:cs="Calibri"/>
                  <w:color w:val="000000"/>
                  <w:lang w:eastAsia="en-AU"/>
                </w:rPr>
                <w:t>EXL2531</w:t>
              </w:r>
            </w:ins>
          </w:p>
        </w:tc>
        <w:tc>
          <w:tcPr>
            <w:tcW w:w="762" w:type="pct"/>
            <w:noWrap/>
            <w:hideMark/>
          </w:tcPr>
          <w:p w:rsidR="00110C18" w:rsidRPr="00D47EC1" w:rsidRDefault="00110C18" w:rsidP="00063728">
            <w:pPr>
              <w:rPr>
                <w:ins w:id="10463" w:author="KIM, Jason" w:date="2019-04-02T13:39:00Z"/>
                <w:rFonts w:ascii="Calibri" w:eastAsia="Times New Roman" w:hAnsi="Calibri" w:cs="Calibri"/>
                <w:color w:val="000000"/>
                <w:lang w:eastAsia="en-AU"/>
              </w:rPr>
            </w:pPr>
            <w:ins w:id="1046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65" w:author="KIM, Jason" w:date="2019-04-02T13:39:00Z"/>
                <w:rFonts w:ascii="Calibri" w:eastAsia="Times New Roman" w:hAnsi="Calibri" w:cs="Calibri"/>
                <w:color w:val="000000"/>
                <w:lang w:eastAsia="en-AU"/>
              </w:rPr>
            </w:pPr>
            <w:ins w:id="10466" w:author="KIM, Jason" w:date="2019-04-02T13:39:00Z">
              <w:r w:rsidRPr="00D47EC1">
                <w:rPr>
                  <w:rFonts w:ascii="Calibri" w:eastAsia="Times New Roman" w:hAnsi="Calibri" w:cs="Calibri"/>
                  <w:color w:val="000000"/>
                  <w:lang w:eastAsia="en-AU"/>
                </w:rPr>
                <w:t>Chainage 7148</w:t>
              </w:r>
            </w:ins>
          </w:p>
        </w:tc>
        <w:tc>
          <w:tcPr>
            <w:tcW w:w="785" w:type="pct"/>
            <w:noWrap/>
            <w:hideMark/>
          </w:tcPr>
          <w:p w:rsidR="00110C18" w:rsidRPr="00D47EC1" w:rsidRDefault="00110C18" w:rsidP="00063728">
            <w:pPr>
              <w:jc w:val="right"/>
              <w:rPr>
                <w:ins w:id="10467" w:author="KIM, Jason" w:date="2019-04-02T13:39:00Z"/>
                <w:rFonts w:ascii="Calibri" w:eastAsia="Times New Roman" w:hAnsi="Calibri" w:cs="Calibri"/>
                <w:color w:val="000000"/>
                <w:lang w:eastAsia="en-AU"/>
              </w:rPr>
            </w:pPr>
            <w:ins w:id="104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69" w:author="KIM, Jason" w:date="2019-04-02T13:39:00Z"/>
        </w:trPr>
        <w:tc>
          <w:tcPr>
            <w:tcW w:w="776" w:type="pct"/>
            <w:noWrap/>
            <w:hideMark/>
          </w:tcPr>
          <w:p w:rsidR="00110C18" w:rsidRPr="00D47EC1" w:rsidRDefault="00110C18" w:rsidP="00063728">
            <w:pPr>
              <w:rPr>
                <w:ins w:id="10470" w:author="KIM, Jason" w:date="2019-04-02T13:39:00Z"/>
                <w:rFonts w:ascii="Calibri" w:eastAsia="Times New Roman" w:hAnsi="Calibri" w:cs="Calibri"/>
                <w:color w:val="000000"/>
                <w:lang w:eastAsia="en-AU"/>
              </w:rPr>
            </w:pPr>
            <w:ins w:id="10471" w:author="KIM, Jason" w:date="2019-04-02T13:39:00Z">
              <w:r w:rsidRPr="00D47EC1">
                <w:rPr>
                  <w:rFonts w:ascii="Calibri" w:eastAsia="Times New Roman" w:hAnsi="Calibri" w:cs="Calibri"/>
                  <w:color w:val="000000"/>
                  <w:lang w:eastAsia="en-AU"/>
                </w:rPr>
                <w:t>EXL54K191</w:t>
              </w:r>
            </w:ins>
          </w:p>
        </w:tc>
        <w:tc>
          <w:tcPr>
            <w:tcW w:w="622" w:type="pct"/>
            <w:noWrap/>
            <w:hideMark/>
          </w:tcPr>
          <w:p w:rsidR="00110C18" w:rsidRPr="00D47EC1" w:rsidRDefault="00110C18" w:rsidP="00063728">
            <w:pPr>
              <w:rPr>
                <w:ins w:id="10472" w:author="KIM, Jason" w:date="2019-04-02T13:39:00Z"/>
                <w:rFonts w:ascii="Calibri" w:eastAsia="Times New Roman" w:hAnsi="Calibri" w:cs="Calibri"/>
                <w:color w:val="000000"/>
                <w:lang w:eastAsia="en-AU"/>
              </w:rPr>
            </w:pPr>
            <w:ins w:id="10473" w:author="KIM, Jason" w:date="2019-04-02T13:39:00Z">
              <w:r w:rsidRPr="00D47EC1">
                <w:rPr>
                  <w:rFonts w:ascii="Calibri" w:eastAsia="Times New Roman" w:hAnsi="Calibri" w:cs="Calibri"/>
                  <w:color w:val="000000"/>
                  <w:lang w:eastAsia="en-AU"/>
                </w:rPr>
                <w:t>ELZ20278</w:t>
              </w:r>
            </w:ins>
          </w:p>
        </w:tc>
        <w:tc>
          <w:tcPr>
            <w:tcW w:w="495" w:type="pct"/>
            <w:noWrap/>
            <w:hideMark/>
          </w:tcPr>
          <w:p w:rsidR="00110C18" w:rsidRPr="00D47EC1" w:rsidRDefault="00110C18" w:rsidP="00063728">
            <w:pPr>
              <w:rPr>
                <w:ins w:id="10474" w:author="KIM, Jason" w:date="2019-04-02T13:39:00Z"/>
                <w:rFonts w:ascii="Calibri" w:eastAsia="Times New Roman" w:hAnsi="Calibri" w:cs="Calibri"/>
                <w:color w:val="000000"/>
                <w:lang w:eastAsia="en-AU"/>
              </w:rPr>
            </w:pPr>
            <w:ins w:id="1047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476" w:author="KIM, Jason" w:date="2019-04-02T13:39:00Z"/>
                <w:rFonts w:ascii="Calibri" w:eastAsia="Times New Roman" w:hAnsi="Calibri" w:cs="Calibri"/>
                <w:color w:val="000000"/>
                <w:lang w:eastAsia="en-AU"/>
              </w:rPr>
            </w:pPr>
            <w:ins w:id="10477" w:author="KIM, Jason" w:date="2019-04-02T13:39:00Z">
              <w:r w:rsidRPr="00D47EC1">
                <w:rPr>
                  <w:rFonts w:ascii="Calibri" w:eastAsia="Times New Roman" w:hAnsi="Calibri" w:cs="Calibri"/>
                  <w:color w:val="000000"/>
                  <w:lang w:eastAsia="en-AU"/>
                </w:rPr>
                <w:t>EXL2541</w:t>
              </w:r>
            </w:ins>
          </w:p>
        </w:tc>
        <w:tc>
          <w:tcPr>
            <w:tcW w:w="762" w:type="pct"/>
            <w:noWrap/>
            <w:hideMark/>
          </w:tcPr>
          <w:p w:rsidR="00110C18" w:rsidRPr="00D47EC1" w:rsidRDefault="00110C18" w:rsidP="00063728">
            <w:pPr>
              <w:rPr>
                <w:ins w:id="10478" w:author="KIM, Jason" w:date="2019-04-02T13:39:00Z"/>
                <w:rFonts w:ascii="Calibri" w:eastAsia="Times New Roman" w:hAnsi="Calibri" w:cs="Calibri"/>
                <w:color w:val="000000"/>
                <w:lang w:eastAsia="en-AU"/>
              </w:rPr>
            </w:pPr>
            <w:ins w:id="1047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80" w:author="KIM, Jason" w:date="2019-04-02T13:39:00Z"/>
                <w:rFonts w:ascii="Calibri" w:eastAsia="Times New Roman" w:hAnsi="Calibri" w:cs="Calibri"/>
                <w:color w:val="000000"/>
                <w:lang w:eastAsia="en-AU"/>
              </w:rPr>
            </w:pPr>
            <w:ins w:id="10481" w:author="KIM, Jason" w:date="2019-04-02T13:39:00Z">
              <w:r w:rsidRPr="00D47EC1">
                <w:rPr>
                  <w:rFonts w:ascii="Calibri" w:eastAsia="Times New Roman" w:hAnsi="Calibri" w:cs="Calibri"/>
                  <w:color w:val="000000"/>
                  <w:lang w:eastAsia="en-AU"/>
                </w:rPr>
                <w:t>Chainage 7268</w:t>
              </w:r>
            </w:ins>
          </w:p>
        </w:tc>
        <w:tc>
          <w:tcPr>
            <w:tcW w:w="785" w:type="pct"/>
            <w:noWrap/>
            <w:hideMark/>
          </w:tcPr>
          <w:p w:rsidR="00110C18" w:rsidRPr="00D47EC1" w:rsidRDefault="00110C18" w:rsidP="00063728">
            <w:pPr>
              <w:jc w:val="right"/>
              <w:rPr>
                <w:ins w:id="10482" w:author="KIM, Jason" w:date="2019-04-02T13:39:00Z"/>
                <w:rFonts w:ascii="Calibri" w:eastAsia="Times New Roman" w:hAnsi="Calibri" w:cs="Calibri"/>
                <w:color w:val="000000"/>
                <w:lang w:eastAsia="en-AU"/>
              </w:rPr>
            </w:pPr>
            <w:ins w:id="104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84" w:author="KIM, Jason" w:date="2019-04-02T13:39:00Z"/>
        </w:trPr>
        <w:tc>
          <w:tcPr>
            <w:tcW w:w="776" w:type="pct"/>
            <w:noWrap/>
            <w:hideMark/>
          </w:tcPr>
          <w:p w:rsidR="00110C18" w:rsidRPr="00D47EC1" w:rsidRDefault="00110C18" w:rsidP="00063728">
            <w:pPr>
              <w:rPr>
                <w:ins w:id="10485" w:author="KIM, Jason" w:date="2019-04-02T13:39:00Z"/>
                <w:rFonts w:ascii="Calibri" w:eastAsia="Times New Roman" w:hAnsi="Calibri" w:cs="Calibri"/>
                <w:color w:val="000000"/>
                <w:lang w:eastAsia="en-AU"/>
              </w:rPr>
            </w:pPr>
            <w:ins w:id="10486" w:author="KIM, Jason" w:date="2019-04-02T13:39:00Z">
              <w:r w:rsidRPr="00D47EC1">
                <w:rPr>
                  <w:rFonts w:ascii="Calibri" w:eastAsia="Times New Roman" w:hAnsi="Calibri" w:cs="Calibri"/>
                  <w:color w:val="000000"/>
                  <w:lang w:eastAsia="en-AU"/>
                </w:rPr>
                <w:t>EXL54K201</w:t>
              </w:r>
            </w:ins>
          </w:p>
        </w:tc>
        <w:tc>
          <w:tcPr>
            <w:tcW w:w="622" w:type="pct"/>
            <w:noWrap/>
            <w:hideMark/>
          </w:tcPr>
          <w:p w:rsidR="00110C18" w:rsidRPr="00D47EC1" w:rsidRDefault="00110C18" w:rsidP="00063728">
            <w:pPr>
              <w:rPr>
                <w:ins w:id="10487" w:author="KIM, Jason" w:date="2019-04-02T13:39:00Z"/>
                <w:rFonts w:ascii="Calibri" w:eastAsia="Times New Roman" w:hAnsi="Calibri" w:cs="Calibri"/>
                <w:color w:val="000000"/>
                <w:lang w:eastAsia="en-AU"/>
              </w:rPr>
            </w:pPr>
            <w:ins w:id="10488" w:author="KIM, Jason" w:date="2019-04-02T13:39:00Z">
              <w:r w:rsidRPr="00D47EC1">
                <w:rPr>
                  <w:rFonts w:ascii="Calibri" w:eastAsia="Times New Roman" w:hAnsi="Calibri" w:cs="Calibri"/>
                  <w:color w:val="000000"/>
                  <w:lang w:eastAsia="en-AU"/>
                </w:rPr>
                <w:t>ELZ20282</w:t>
              </w:r>
            </w:ins>
          </w:p>
        </w:tc>
        <w:tc>
          <w:tcPr>
            <w:tcW w:w="495" w:type="pct"/>
            <w:noWrap/>
            <w:hideMark/>
          </w:tcPr>
          <w:p w:rsidR="00110C18" w:rsidRPr="00D47EC1" w:rsidRDefault="00110C18" w:rsidP="00063728">
            <w:pPr>
              <w:rPr>
                <w:ins w:id="10489" w:author="KIM, Jason" w:date="2019-04-02T13:39:00Z"/>
                <w:rFonts w:ascii="Calibri" w:eastAsia="Times New Roman" w:hAnsi="Calibri" w:cs="Calibri"/>
                <w:color w:val="000000"/>
                <w:lang w:eastAsia="en-AU"/>
              </w:rPr>
            </w:pPr>
            <w:ins w:id="1049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491" w:author="KIM, Jason" w:date="2019-04-02T13:39:00Z"/>
                <w:rFonts w:ascii="Calibri" w:eastAsia="Times New Roman" w:hAnsi="Calibri" w:cs="Calibri"/>
                <w:color w:val="000000"/>
                <w:lang w:eastAsia="en-AU"/>
              </w:rPr>
            </w:pPr>
            <w:ins w:id="10492" w:author="KIM, Jason" w:date="2019-04-02T13:39:00Z">
              <w:r w:rsidRPr="00D47EC1">
                <w:rPr>
                  <w:rFonts w:ascii="Calibri" w:eastAsia="Times New Roman" w:hAnsi="Calibri" w:cs="Calibri"/>
                  <w:color w:val="000000"/>
                  <w:lang w:eastAsia="en-AU"/>
                </w:rPr>
                <w:t>EXL2551</w:t>
              </w:r>
            </w:ins>
          </w:p>
        </w:tc>
        <w:tc>
          <w:tcPr>
            <w:tcW w:w="762" w:type="pct"/>
            <w:noWrap/>
            <w:hideMark/>
          </w:tcPr>
          <w:p w:rsidR="00110C18" w:rsidRPr="00D47EC1" w:rsidRDefault="00110C18" w:rsidP="00063728">
            <w:pPr>
              <w:rPr>
                <w:ins w:id="10493" w:author="KIM, Jason" w:date="2019-04-02T13:39:00Z"/>
                <w:rFonts w:ascii="Calibri" w:eastAsia="Times New Roman" w:hAnsi="Calibri" w:cs="Calibri"/>
                <w:color w:val="000000"/>
                <w:lang w:eastAsia="en-AU"/>
              </w:rPr>
            </w:pPr>
            <w:ins w:id="1049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95" w:author="KIM, Jason" w:date="2019-04-02T13:39:00Z"/>
                <w:rFonts w:ascii="Calibri" w:eastAsia="Times New Roman" w:hAnsi="Calibri" w:cs="Calibri"/>
                <w:color w:val="000000"/>
                <w:lang w:eastAsia="en-AU"/>
              </w:rPr>
            </w:pPr>
            <w:ins w:id="10496" w:author="KIM, Jason" w:date="2019-04-02T13:39:00Z">
              <w:r w:rsidRPr="00D47EC1">
                <w:rPr>
                  <w:rFonts w:ascii="Calibri" w:eastAsia="Times New Roman" w:hAnsi="Calibri" w:cs="Calibri"/>
                  <w:color w:val="000000"/>
                  <w:lang w:eastAsia="en-AU"/>
                </w:rPr>
                <w:t>Chainage 7388</w:t>
              </w:r>
            </w:ins>
          </w:p>
        </w:tc>
        <w:tc>
          <w:tcPr>
            <w:tcW w:w="785" w:type="pct"/>
            <w:noWrap/>
            <w:hideMark/>
          </w:tcPr>
          <w:p w:rsidR="00110C18" w:rsidRPr="00D47EC1" w:rsidRDefault="00110C18" w:rsidP="00063728">
            <w:pPr>
              <w:jc w:val="right"/>
              <w:rPr>
                <w:ins w:id="10497" w:author="KIM, Jason" w:date="2019-04-02T13:39:00Z"/>
                <w:rFonts w:ascii="Calibri" w:eastAsia="Times New Roman" w:hAnsi="Calibri" w:cs="Calibri"/>
                <w:color w:val="000000"/>
                <w:lang w:eastAsia="en-AU"/>
              </w:rPr>
            </w:pPr>
            <w:ins w:id="104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99" w:author="KIM, Jason" w:date="2019-04-02T13:39:00Z"/>
        </w:trPr>
        <w:tc>
          <w:tcPr>
            <w:tcW w:w="776" w:type="pct"/>
            <w:noWrap/>
            <w:hideMark/>
          </w:tcPr>
          <w:p w:rsidR="00110C18" w:rsidRPr="00D47EC1" w:rsidRDefault="00110C18" w:rsidP="00063728">
            <w:pPr>
              <w:rPr>
                <w:ins w:id="10500" w:author="KIM, Jason" w:date="2019-04-02T13:39:00Z"/>
                <w:rFonts w:ascii="Calibri" w:eastAsia="Times New Roman" w:hAnsi="Calibri" w:cs="Calibri"/>
                <w:color w:val="000000"/>
                <w:lang w:eastAsia="en-AU"/>
              </w:rPr>
            </w:pPr>
            <w:ins w:id="10501" w:author="KIM, Jason" w:date="2019-04-02T13:39:00Z">
              <w:r w:rsidRPr="00D47EC1">
                <w:rPr>
                  <w:rFonts w:ascii="Calibri" w:eastAsia="Times New Roman" w:hAnsi="Calibri" w:cs="Calibri"/>
                  <w:color w:val="000000"/>
                  <w:lang w:eastAsia="en-AU"/>
                </w:rPr>
                <w:t>EXL56K191</w:t>
              </w:r>
            </w:ins>
          </w:p>
        </w:tc>
        <w:tc>
          <w:tcPr>
            <w:tcW w:w="622" w:type="pct"/>
            <w:noWrap/>
            <w:hideMark/>
          </w:tcPr>
          <w:p w:rsidR="00110C18" w:rsidRPr="00D47EC1" w:rsidRDefault="00110C18" w:rsidP="00063728">
            <w:pPr>
              <w:rPr>
                <w:ins w:id="10502" w:author="KIM, Jason" w:date="2019-04-02T13:39:00Z"/>
                <w:rFonts w:ascii="Calibri" w:eastAsia="Times New Roman" w:hAnsi="Calibri" w:cs="Calibri"/>
                <w:color w:val="000000"/>
                <w:lang w:eastAsia="en-AU"/>
              </w:rPr>
            </w:pPr>
            <w:ins w:id="10503" w:author="KIM, Jason" w:date="2019-04-02T13:39:00Z">
              <w:r w:rsidRPr="00D47EC1">
                <w:rPr>
                  <w:rFonts w:ascii="Calibri" w:eastAsia="Times New Roman" w:hAnsi="Calibri" w:cs="Calibri"/>
                  <w:color w:val="000000"/>
                  <w:lang w:eastAsia="en-AU"/>
                </w:rPr>
                <w:t>ELZ20286</w:t>
              </w:r>
            </w:ins>
          </w:p>
        </w:tc>
        <w:tc>
          <w:tcPr>
            <w:tcW w:w="495" w:type="pct"/>
            <w:noWrap/>
            <w:hideMark/>
          </w:tcPr>
          <w:p w:rsidR="00110C18" w:rsidRPr="00D47EC1" w:rsidRDefault="00110C18" w:rsidP="00063728">
            <w:pPr>
              <w:rPr>
                <w:ins w:id="10504" w:author="KIM, Jason" w:date="2019-04-02T13:39:00Z"/>
                <w:rFonts w:ascii="Calibri" w:eastAsia="Times New Roman" w:hAnsi="Calibri" w:cs="Calibri"/>
                <w:color w:val="000000"/>
                <w:lang w:eastAsia="en-AU"/>
              </w:rPr>
            </w:pPr>
            <w:ins w:id="1050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06" w:author="KIM, Jason" w:date="2019-04-02T13:39:00Z"/>
                <w:rFonts w:ascii="Calibri" w:eastAsia="Times New Roman" w:hAnsi="Calibri" w:cs="Calibri"/>
                <w:color w:val="000000"/>
                <w:lang w:eastAsia="en-AU"/>
              </w:rPr>
            </w:pPr>
            <w:ins w:id="10507" w:author="KIM, Jason" w:date="2019-04-02T13:39:00Z">
              <w:r w:rsidRPr="00D47EC1">
                <w:rPr>
                  <w:rFonts w:ascii="Calibri" w:eastAsia="Times New Roman" w:hAnsi="Calibri" w:cs="Calibri"/>
                  <w:color w:val="000000"/>
                  <w:lang w:eastAsia="en-AU"/>
                </w:rPr>
                <w:t>EXL2561</w:t>
              </w:r>
            </w:ins>
          </w:p>
        </w:tc>
        <w:tc>
          <w:tcPr>
            <w:tcW w:w="762" w:type="pct"/>
            <w:noWrap/>
            <w:hideMark/>
          </w:tcPr>
          <w:p w:rsidR="00110C18" w:rsidRPr="00D47EC1" w:rsidRDefault="00110C18" w:rsidP="00063728">
            <w:pPr>
              <w:rPr>
                <w:ins w:id="10508" w:author="KIM, Jason" w:date="2019-04-02T13:39:00Z"/>
                <w:rFonts w:ascii="Calibri" w:eastAsia="Times New Roman" w:hAnsi="Calibri" w:cs="Calibri"/>
                <w:color w:val="000000"/>
                <w:lang w:eastAsia="en-AU"/>
              </w:rPr>
            </w:pPr>
            <w:ins w:id="1050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10" w:author="KIM, Jason" w:date="2019-04-02T13:39:00Z"/>
                <w:rFonts w:ascii="Calibri" w:eastAsia="Times New Roman" w:hAnsi="Calibri" w:cs="Calibri"/>
                <w:color w:val="000000"/>
                <w:lang w:eastAsia="en-AU"/>
              </w:rPr>
            </w:pPr>
            <w:ins w:id="10511" w:author="KIM, Jason" w:date="2019-04-02T13:39:00Z">
              <w:r w:rsidRPr="00D47EC1">
                <w:rPr>
                  <w:rFonts w:ascii="Calibri" w:eastAsia="Times New Roman" w:hAnsi="Calibri" w:cs="Calibri"/>
                  <w:color w:val="000000"/>
                  <w:lang w:eastAsia="en-AU"/>
                </w:rPr>
                <w:t>Chainage 7507</w:t>
              </w:r>
            </w:ins>
          </w:p>
        </w:tc>
        <w:tc>
          <w:tcPr>
            <w:tcW w:w="785" w:type="pct"/>
            <w:noWrap/>
            <w:hideMark/>
          </w:tcPr>
          <w:p w:rsidR="00110C18" w:rsidRPr="00D47EC1" w:rsidRDefault="00110C18" w:rsidP="00063728">
            <w:pPr>
              <w:jc w:val="right"/>
              <w:rPr>
                <w:ins w:id="10512" w:author="KIM, Jason" w:date="2019-04-02T13:39:00Z"/>
                <w:rFonts w:ascii="Calibri" w:eastAsia="Times New Roman" w:hAnsi="Calibri" w:cs="Calibri"/>
                <w:color w:val="000000"/>
                <w:lang w:eastAsia="en-AU"/>
              </w:rPr>
            </w:pPr>
            <w:ins w:id="105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14" w:author="KIM, Jason" w:date="2019-04-02T13:39:00Z"/>
        </w:trPr>
        <w:tc>
          <w:tcPr>
            <w:tcW w:w="776" w:type="pct"/>
            <w:noWrap/>
            <w:hideMark/>
          </w:tcPr>
          <w:p w:rsidR="00110C18" w:rsidRPr="00D47EC1" w:rsidRDefault="00110C18" w:rsidP="00063728">
            <w:pPr>
              <w:rPr>
                <w:ins w:id="10515" w:author="KIM, Jason" w:date="2019-04-02T13:39:00Z"/>
                <w:rFonts w:ascii="Calibri" w:eastAsia="Times New Roman" w:hAnsi="Calibri" w:cs="Calibri"/>
                <w:color w:val="000000"/>
                <w:lang w:eastAsia="en-AU"/>
              </w:rPr>
            </w:pPr>
            <w:ins w:id="10516" w:author="KIM, Jason" w:date="2019-04-02T13:39:00Z">
              <w:r w:rsidRPr="00D47EC1">
                <w:rPr>
                  <w:rFonts w:ascii="Calibri" w:eastAsia="Times New Roman" w:hAnsi="Calibri" w:cs="Calibri"/>
                  <w:color w:val="000000"/>
                  <w:lang w:eastAsia="en-AU"/>
                </w:rPr>
                <w:t>EXL56K201</w:t>
              </w:r>
            </w:ins>
          </w:p>
        </w:tc>
        <w:tc>
          <w:tcPr>
            <w:tcW w:w="622" w:type="pct"/>
            <w:noWrap/>
            <w:hideMark/>
          </w:tcPr>
          <w:p w:rsidR="00110C18" w:rsidRPr="00D47EC1" w:rsidRDefault="00110C18" w:rsidP="00063728">
            <w:pPr>
              <w:rPr>
                <w:ins w:id="10517" w:author="KIM, Jason" w:date="2019-04-02T13:39:00Z"/>
                <w:rFonts w:ascii="Calibri" w:eastAsia="Times New Roman" w:hAnsi="Calibri" w:cs="Calibri"/>
                <w:color w:val="000000"/>
                <w:lang w:eastAsia="en-AU"/>
              </w:rPr>
            </w:pPr>
            <w:ins w:id="10518" w:author="KIM, Jason" w:date="2019-04-02T13:39:00Z">
              <w:r w:rsidRPr="00D47EC1">
                <w:rPr>
                  <w:rFonts w:ascii="Calibri" w:eastAsia="Times New Roman" w:hAnsi="Calibri" w:cs="Calibri"/>
                  <w:color w:val="000000"/>
                  <w:lang w:eastAsia="en-AU"/>
                </w:rPr>
                <w:t>ELZ20290</w:t>
              </w:r>
            </w:ins>
          </w:p>
        </w:tc>
        <w:tc>
          <w:tcPr>
            <w:tcW w:w="495" w:type="pct"/>
            <w:noWrap/>
            <w:hideMark/>
          </w:tcPr>
          <w:p w:rsidR="00110C18" w:rsidRPr="00D47EC1" w:rsidRDefault="00110C18" w:rsidP="00063728">
            <w:pPr>
              <w:rPr>
                <w:ins w:id="10519" w:author="KIM, Jason" w:date="2019-04-02T13:39:00Z"/>
                <w:rFonts w:ascii="Calibri" w:eastAsia="Times New Roman" w:hAnsi="Calibri" w:cs="Calibri"/>
                <w:color w:val="000000"/>
                <w:lang w:eastAsia="en-AU"/>
              </w:rPr>
            </w:pPr>
            <w:ins w:id="1052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21" w:author="KIM, Jason" w:date="2019-04-02T13:39:00Z"/>
                <w:rFonts w:ascii="Calibri" w:eastAsia="Times New Roman" w:hAnsi="Calibri" w:cs="Calibri"/>
                <w:color w:val="000000"/>
                <w:lang w:eastAsia="en-AU"/>
              </w:rPr>
            </w:pPr>
            <w:ins w:id="10522" w:author="KIM, Jason" w:date="2019-04-02T13:39:00Z">
              <w:r w:rsidRPr="00D47EC1">
                <w:rPr>
                  <w:rFonts w:ascii="Calibri" w:eastAsia="Times New Roman" w:hAnsi="Calibri" w:cs="Calibri"/>
                  <w:color w:val="000000"/>
                  <w:lang w:eastAsia="en-AU"/>
                </w:rPr>
                <w:t>EXL2571</w:t>
              </w:r>
            </w:ins>
          </w:p>
        </w:tc>
        <w:tc>
          <w:tcPr>
            <w:tcW w:w="762" w:type="pct"/>
            <w:noWrap/>
            <w:hideMark/>
          </w:tcPr>
          <w:p w:rsidR="00110C18" w:rsidRPr="00D47EC1" w:rsidRDefault="00110C18" w:rsidP="00063728">
            <w:pPr>
              <w:rPr>
                <w:ins w:id="10523" w:author="KIM, Jason" w:date="2019-04-02T13:39:00Z"/>
                <w:rFonts w:ascii="Calibri" w:eastAsia="Times New Roman" w:hAnsi="Calibri" w:cs="Calibri"/>
                <w:color w:val="000000"/>
                <w:lang w:eastAsia="en-AU"/>
              </w:rPr>
            </w:pPr>
            <w:ins w:id="1052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25" w:author="KIM, Jason" w:date="2019-04-02T13:39:00Z"/>
                <w:rFonts w:ascii="Calibri" w:eastAsia="Times New Roman" w:hAnsi="Calibri" w:cs="Calibri"/>
                <w:color w:val="000000"/>
                <w:lang w:eastAsia="en-AU"/>
              </w:rPr>
            </w:pPr>
            <w:ins w:id="10526" w:author="KIM, Jason" w:date="2019-04-02T13:39:00Z">
              <w:r w:rsidRPr="00D47EC1">
                <w:rPr>
                  <w:rFonts w:ascii="Calibri" w:eastAsia="Times New Roman" w:hAnsi="Calibri" w:cs="Calibri"/>
                  <w:color w:val="000000"/>
                  <w:lang w:eastAsia="en-AU"/>
                </w:rPr>
                <w:t>Chainage 7627</w:t>
              </w:r>
            </w:ins>
          </w:p>
        </w:tc>
        <w:tc>
          <w:tcPr>
            <w:tcW w:w="785" w:type="pct"/>
            <w:noWrap/>
            <w:hideMark/>
          </w:tcPr>
          <w:p w:rsidR="00110C18" w:rsidRPr="00D47EC1" w:rsidRDefault="00110C18" w:rsidP="00063728">
            <w:pPr>
              <w:jc w:val="right"/>
              <w:rPr>
                <w:ins w:id="10527" w:author="KIM, Jason" w:date="2019-04-02T13:39:00Z"/>
                <w:rFonts w:ascii="Calibri" w:eastAsia="Times New Roman" w:hAnsi="Calibri" w:cs="Calibri"/>
                <w:color w:val="000000"/>
                <w:lang w:eastAsia="en-AU"/>
              </w:rPr>
            </w:pPr>
            <w:ins w:id="105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29" w:author="KIM, Jason" w:date="2019-04-02T13:39:00Z"/>
        </w:trPr>
        <w:tc>
          <w:tcPr>
            <w:tcW w:w="776" w:type="pct"/>
            <w:noWrap/>
            <w:hideMark/>
          </w:tcPr>
          <w:p w:rsidR="00110C18" w:rsidRPr="00D47EC1" w:rsidRDefault="00110C18" w:rsidP="00063728">
            <w:pPr>
              <w:rPr>
                <w:ins w:id="10530" w:author="KIM, Jason" w:date="2019-04-02T13:39:00Z"/>
                <w:rFonts w:ascii="Calibri" w:eastAsia="Times New Roman" w:hAnsi="Calibri" w:cs="Calibri"/>
                <w:color w:val="000000"/>
                <w:lang w:eastAsia="en-AU"/>
              </w:rPr>
            </w:pPr>
            <w:ins w:id="10531" w:author="KIM, Jason" w:date="2019-04-02T13:39:00Z">
              <w:r w:rsidRPr="00D47EC1">
                <w:rPr>
                  <w:rFonts w:ascii="Calibri" w:eastAsia="Times New Roman" w:hAnsi="Calibri" w:cs="Calibri"/>
                  <w:color w:val="000000"/>
                  <w:lang w:eastAsia="en-AU"/>
                </w:rPr>
                <w:t>EXL58K191</w:t>
              </w:r>
            </w:ins>
          </w:p>
        </w:tc>
        <w:tc>
          <w:tcPr>
            <w:tcW w:w="622" w:type="pct"/>
            <w:noWrap/>
            <w:hideMark/>
          </w:tcPr>
          <w:p w:rsidR="00110C18" w:rsidRPr="00D47EC1" w:rsidRDefault="00110C18" w:rsidP="00063728">
            <w:pPr>
              <w:rPr>
                <w:ins w:id="10532" w:author="KIM, Jason" w:date="2019-04-02T13:39:00Z"/>
                <w:rFonts w:ascii="Calibri" w:eastAsia="Times New Roman" w:hAnsi="Calibri" w:cs="Calibri"/>
                <w:color w:val="000000"/>
                <w:lang w:eastAsia="en-AU"/>
              </w:rPr>
            </w:pPr>
            <w:ins w:id="10533" w:author="KIM, Jason" w:date="2019-04-02T13:39:00Z">
              <w:r w:rsidRPr="00D47EC1">
                <w:rPr>
                  <w:rFonts w:ascii="Calibri" w:eastAsia="Times New Roman" w:hAnsi="Calibri" w:cs="Calibri"/>
                  <w:color w:val="000000"/>
                  <w:lang w:eastAsia="en-AU"/>
                </w:rPr>
                <w:t>ELZ20294</w:t>
              </w:r>
            </w:ins>
          </w:p>
        </w:tc>
        <w:tc>
          <w:tcPr>
            <w:tcW w:w="495" w:type="pct"/>
            <w:noWrap/>
            <w:hideMark/>
          </w:tcPr>
          <w:p w:rsidR="00110C18" w:rsidRPr="00D47EC1" w:rsidRDefault="00110C18" w:rsidP="00063728">
            <w:pPr>
              <w:rPr>
                <w:ins w:id="10534" w:author="KIM, Jason" w:date="2019-04-02T13:39:00Z"/>
                <w:rFonts w:ascii="Calibri" w:eastAsia="Times New Roman" w:hAnsi="Calibri" w:cs="Calibri"/>
                <w:color w:val="000000"/>
                <w:lang w:eastAsia="en-AU"/>
              </w:rPr>
            </w:pPr>
            <w:ins w:id="1053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36" w:author="KIM, Jason" w:date="2019-04-02T13:39:00Z"/>
                <w:rFonts w:ascii="Calibri" w:eastAsia="Times New Roman" w:hAnsi="Calibri" w:cs="Calibri"/>
                <w:color w:val="000000"/>
                <w:lang w:eastAsia="en-AU"/>
              </w:rPr>
            </w:pPr>
            <w:ins w:id="10537" w:author="KIM, Jason" w:date="2019-04-02T13:39:00Z">
              <w:r w:rsidRPr="00D47EC1">
                <w:rPr>
                  <w:rFonts w:ascii="Calibri" w:eastAsia="Times New Roman" w:hAnsi="Calibri" w:cs="Calibri"/>
                  <w:color w:val="000000"/>
                  <w:lang w:eastAsia="en-AU"/>
                </w:rPr>
                <w:t>EXL2581</w:t>
              </w:r>
            </w:ins>
          </w:p>
        </w:tc>
        <w:tc>
          <w:tcPr>
            <w:tcW w:w="762" w:type="pct"/>
            <w:noWrap/>
            <w:hideMark/>
          </w:tcPr>
          <w:p w:rsidR="00110C18" w:rsidRPr="00D47EC1" w:rsidRDefault="00110C18" w:rsidP="00063728">
            <w:pPr>
              <w:rPr>
                <w:ins w:id="10538" w:author="KIM, Jason" w:date="2019-04-02T13:39:00Z"/>
                <w:rFonts w:ascii="Calibri" w:eastAsia="Times New Roman" w:hAnsi="Calibri" w:cs="Calibri"/>
                <w:color w:val="000000"/>
                <w:lang w:eastAsia="en-AU"/>
              </w:rPr>
            </w:pPr>
            <w:ins w:id="1053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40" w:author="KIM, Jason" w:date="2019-04-02T13:39:00Z"/>
                <w:rFonts w:ascii="Calibri" w:eastAsia="Times New Roman" w:hAnsi="Calibri" w:cs="Calibri"/>
                <w:color w:val="000000"/>
                <w:lang w:eastAsia="en-AU"/>
              </w:rPr>
            </w:pPr>
            <w:ins w:id="10541" w:author="KIM, Jason" w:date="2019-04-02T13:39:00Z">
              <w:r w:rsidRPr="00D47EC1">
                <w:rPr>
                  <w:rFonts w:ascii="Calibri" w:eastAsia="Times New Roman" w:hAnsi="Calibri" w:cs="Calibri"/>
                  <w:color w:val="000000"/>
                  <w:lang w:eastAsia="en-AU"/>
                </w:rPr>
                <w:t>Chainage 7747</w:t>
              </w:r>
            </w:ins>
          </w:p>
        </w:tc>
        <w:tc>
          <w:tcPr>
            <w:tcW w:w="785" w:type="pct"/>
            <w:noWrap/>
            <w:hideMark/>
          </w:tcPr>
          <w:p w:rsidR="00110C18" w:rsidRPr="00D47EC1" w:rsidRDefault="00110C18" w:rsidP="00063728">
            <w:pPr>
              <w:jc w:val="right"/>
              <w:rPr>
                <w:ins w:id="10542" w:author="KIM, Jason" w:date="2019-04-02T13:39:00Z"/>
                <w:rFonts w:ascii="Calibri" w:eastAsia="Times New Roman" w:hAnsi="Calibri" w:cs="Calibri"/>
                <w:color w:val="000000"/>
                <w:lang w:eastAsia="en-AU"/>
              </w:rPr>
            </w:pPr>
            <w:ins w:id="105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44" w:author="KIM, Jason" w:date="2019-04-02T13:39:00Z"/>
        </w:trPr>
        <w:tc>
          <w:tcPr>
            <w:tcW w:w="776" w:type="pct"/>
            <w:noWrap/>
            <w:hideMark/>
          </w:tcPr>
          <w:p w:rsidR="00110C18" w:rsidRPr="00D47EC1" w:rsidRDefault="00110C18" w:rsidP="00063728">
            <w:pPr>
              <w:rPr>
                <w:ins w:id="10545" w:author="KIM, Jason" w:date="2019-04-02T13:39:00Z"/>
                <w:rFonts w:ascii="Calibri" w:eastAsia="Times New Roman" w:hAnsi="Calibri" w:cs="Calibri"/>
                <w:color w:val="000000"/>
                <w:lang w:eastAsia="en-AU"/>
              </w:rPr>
            </w:pPr>
            <w:ins w:id="10546" w:author="KIM, Jason" w:date="2019-04-02T13:39:00Z">
              <w:r w:rsidRPr="00D47EC1">
                <w:rPr>
                  <w:rFonts w:ascii="Calibri" w:eastAsia="Times New Roman" w:hAnsi="Calibri" w:cs="Calibri"/>
                  <w:color w:val="000000"/>
                  <w:lang w:eastAsia="en-AU"/>
                </w:rPr>
                <w:t>EXL58K201</w:t>
              </w:r>
            </w:ins>
          </w:p>
        </w:tc>
        <w:tc>
          <w:tcPr>
            <w:tcW w:w="622" w:type="pct"/>
            <w:noWrap/>
            <w:hideMark/>
          </w:tcPr>
          <w:p w:rsidR="00110C18" w:rsidRPr="00D47EC1" w:rsidRDefault="00110C18" w:rsidP="00063728">
            <w:pPr>
              <w:rPr>
                <w:ins w:id="10547" w:author="KIM, Jason" w:date="2019-04-02T13:39:00Z"/>
                <w:rFonts w:ascii="Calibri" w:eastAsia="Times New Roman" w:hAnsi="Calibri" w:cs="Calibri"/>
                <w:color w:val="000000"/>
                <w:lang w:eastAsia="en-AU"/>
              </w:rPr>
            </w:pPr>
            <w:ins w:id="10548" w:author="KIM, Jason" w:date="2019-04-02T13:39:00Z">
              <w:r w:rsidRPr="00D47EC1">
                <w:rPr>
                  <w:rFonts w:ascii="Calibri" w:eastAsia="Times New Roman" w:hAnsi="Calibri" w:cs="Calibri"/>
                  <w:color w:val="000000"/>
                  <w:lang w:eastAsia="en-AU"/>
                </w:rPr>
                <w:t>ELZ20298</w:t>
              </w:r>
            </w:ins>
          </w:p>
        </w:tc>
        <w:tc>
          <w:tcPr>
            <w:tcW w:w="495" w:type="pct"/>
            <w:noWrap/>
            <w:hideMark/>
          </w:tcPr>
          <w:p w:rsidR="00110C18" w:rsidRPr="00D47EC1" w:rsidRDefault="00110C18" w:rsidP="00063728">
            <w:pPr>
              <w:rPr>
                <w:ins w:id="10549" w:author="KIM, Jason" w:date="2019-04-02T13:39:00Z"/>
                <w:rFonts w:ascii="Calibri" w:eastAsia="Times New Roman" w:hAnsi="Calibri" w:cs="Calibri"/>
                <w:color w:val="000000"/>
                <w:lang w:eastAsia="en-AU"/>
              </w:rPr>
            </w:pPr>
            <w:ins w:id="1055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51" w:author="KIM, Jason" w:date="2019-04-02T13:39:00Z"/>
                <w:rFonts w:ascii="Calibri" w:eastAsia="Times New Roman" w:hAnsi="Calibri" w:cs="Calibri"/>
                <w:color w:val="000000"/>
                <w:lang w:eastAsia="en-AU"/>
              </w:rPr>
            </w:pPr>
            <w:ins w:id="10552" w:author="KIM, Jason" w:date="2019-04-02T13:39:00Z">
              <w:r w:rsidRPr="00D47EC1">
                <w:rPr>
                  <w:rFonts w:ascii="Calibri" w:eastAsia="Times New Roman" w:hAnsi="Calibri" w:cs="Calibri"/>
                  <w:color w:val="000000"/>
                  <w:lang w:eastAsia="en-AU"/>
                </w:rPr>
                <w:t>EXL2591</w:t>
              </w:r>
            </w:ins>
          </w:p>
        </w:tc>
        <w:tc>
          <w:tcPr>
            <w:tcW w:w="762" w:type="pct"/>
            <w:noWrap/>
            <w:hideMark/>
          </w:tcPr>
          <w:p w:rsidR="00110C18" w:rsidRPr="00D47EC1" w:rsidRDefault="00110C18" w:rsidP="00063728">
            <w:pPr>
              <w:rPr>
                <w:ins w:id="10553" w:author="KIM, Jason" w:date="2019-04-02T13:39:00Z"/>
                <w:rFonts w:ascii="Calibri" w:eastAsia="Times New Roman" w:hAnsi="Calibri" w:cs="Calibri"/>
                <w:color w:val="000000"/>
                <w:lang w:eastAsia="en-AU"/>
              </w:rPr>
            </w:pPr>
            <w:ins w:id="1055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55" w:author="KIM, Jason" w:date="2019-04-02T13:39:00Z"/>
                <w:rFonts w:ascii="Calibri" w:eastAsia="Times New Roman" w:hAnsi="Calibri" w:cs="Calibri"/>
                <w:color w:val="000000"/>
                <w:lang w:eastAsia="en-AU"/>
              </w:rPr>
            </w:pPr>
            <w:ins w:id="10556" w:author="KIM, Jason" w:date="2019-04-02T13:39:00Z">
              <w:r w:rsidRPr="00D47EC1">
                <w:rPr>
                  <w:rFonts w:ascii="Calibri" w:eastAsia="Times New Roman" w:hAnsi="Calibri" w:cs="Calibri"/>
                  <w:color w:val="000000"/>
                  <w:lang w:eastAsia="en-AU"/>
                </w:rPr>
                <w:t>Chainage 7867</w:t>
              </w:r>
            </w:ins>
          </w:p>
        </w:tc>
        <w:tc>
          <w:tcPr>
            <w:tcW w:w="785" w:type="pct"/>
            <w:noWrap/>
            <w:hideMark/>
          </w:tcPr>
          <w:p w:rsidR="00110C18" w:rsidRPr="00D47EC1" w:rsidRDefault="00110C18" w:rsidP="00063728">
            <w:pPr>
              <w:jc w:val="right"/>
              <w:rPr>
                <w:ins w:id="10557" w:author="KIM, Jason" w:date="2019-04-02T13:39:00Z"/>
                <w:rFonts w:ascii="Calibri" w:eastAsia="Times New Roman" w:hAnsi="Calibri" w:cs="Calibri"/>
                <w:color w:val="000000"/>
                <w:lang w:eastAsia="en-AU"/>
              </w:rPr>
            </w:pPr>
            <w:ins w:id="105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59" w:author="KIM, Jason" w:date="2019-04-02T13:39:00Z"/>
        </w:trPr>
        <w:tc>
          <w:tcPr>
            <w:tcW w:w="776" w:type="pct"/>
            <w:noWrap/>
            <w:hideMark/>
          </w:tcPr>
          <w:p w:rsidR="00110C18" w:rsidRPr="00D47EC1" w:rsidRDefault="00110C18" w:rsidP="00063728">
            <w:pPr>
              <w:rPr>
                <w:ins w:id="10560" w:author="KIM, Jason" w:date="2019-04-02T13:39:00Z"/>
                <w:rFonts w:ascii="Calibri" w:eastAsia="Times New Roman" w:hAnsi="Calibri" w:cs="Calibri"/>
                <w:color w:val="000000"/>
                <w:lang w:eastAsia="en-AU"/>
              </w:rPr>
            </w:pPr>
            <w:ins w:id="10561" w:author="KIM, Jason" w:date="2019-04-02T13:39:00Z">
              <w:r w:rsidRPr="00D47EC1">
                <w:rPr>
                  <w:rFonts w:ascii="Calibri" w:eastAsia="Times New Roman" w:hAnsi="Calibri" w:cs="Calibri"/>
                  <w:color w:val="000000"/>
                  <w:lang w:eastAsia="en-AU"/>
                </w:rPr>
                <w:t>EXL92K191</w:t>
              </w:r>
            </w:ins>
          </w:p>
        </w:tc>
        <w:tc>
          <w:tcPr>
            <w:tcW w:w="622" w:type="pct"/>
            <w:noWrap/>
            <w:hideMark/>
          </w:tcPr>
          <w:p w:rsidR="00110C18" w:rsidRPr="00D47EC1" w:rsidRDefault="00110C18" w:rsidP="00063728">
            <w:pPr>
              <w:rPr>
                <w:ins w:id="10562" w:author="KIM, Jason" w:date="2019-04-02T13:39:00Z"/>
                <w:rFonts w:ascii="Calibri" w:eastAsia="Times New Roman" w:hAnsi="Calibri" w:cs="Calibri"/>
                <w:color w:val="000000"/>
                <w:lang w:eastAsia="en-AU"/>
              </w:rPr>
            </w:pPr>
            <w:ins w:id="10563" w:author="KIM, Jason" w:date="2019-04-02T13:39:00Z">
              <w:r w:rsidRPr="00D47EC1">
                <w:rPr>
                  <w:rFonts w:ascii="Calibri" w:eastAsia="Times New Roman" w:hAnsi="Calibri" w:cs="Calibri"/>
                  <w:color w:val="000000"/>
                  <w:lang w:eastAsia="en-AU"/>
                </w:rPr>
                <w:t>ELZ20310</w:t>
              </w:r>
            </w:ins>
          </w:p>
        </w:tc>
        <w:tc>
          <w:tcPr>
            <w:tcW w:w="495" w:type="pct"/>
            <w:noWrap/>
            <w:hideMark/>
          </w:tcPr>
          <w:p w:rsidR="00110C18" w:rsidRPr="00D47EC1" w:rsidRDefault="00110C18" w:rsidP="00063728">
            <w:pPr>
              <w:rPr>
                <w:ins w:id="10564" w:author="KIM, Jason" w:date="2019-04-02T13:39:00Z"/>
                <w:rFonts w:ascii="Calibri" w:eastAsia="Times New Roman" w:hAnsi="Calibri" w:cs="Calibri"/>
                <w:color w:val="000000"/>
                <w:lang w:eastAsia="en-AU"/>
              </w:rPr>
            </w:pPr>
            <w:ins w:id="1056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66" w:author="KIM, Jason" w:date="2019-04-02T13:39:00Z"/>
                <w:rFonts w:ascii="Calibri" w:eastAsia="Times New Roman" w:hAnsi="Calibri" w:cs="Calibri"/>
                <w:color w:val="000000"/>
                <w:lang w:eastAsia="en-AU"/>
              </w:rPr>
            </w:pPr>
            <w:ins w:id="10567" w:author="KIM, Jason" w:date="2019-04-02T13:39:00Z">
              <w:r w:rsidRPr="00D47EC1">
                <w:rPr>
                  <w:rFonts w:ascii="Calibri" w:eastAsia="Times New Roman" w:hAnsi="Calibri" w:cs="Calibri"/>
                  <w:color w:val="000000"/>
                  <w:lang w:eastAsia="en-AU"/>
                </w:rPr>
                <w:t>EXL8921</w:t>
              </w:r>
            </w:ins>
          </w:p>
        </w:tc>
        <w:tc>
          <w:tcPr>
            <w:tcW w:w="762" w:type="pct"/>
            <w:noWrap/>
            <w:hideMark/>
          </w:tcPr>
          <w:p w:rsidR="00110C18" w:rsidRPr="00D47EC1" w:rsidRDefault="00110C18" w:rsidP="00063728">
            <w:pPr>
              <w:rPr>
                <w:ins w:id="10568" w:author="KIM, Jason" w:date="2019-04-02T13:39:00Z"/>
                <w:rFonts w:ascii="Calibri" w:eastAsia="Times New Roman" w:hAnsi="Calibri" w:cs="Calibri"/>
                <w:color w:val="000000"/>
                <w:lang w:eastAsia="en-AU"/>
              </w:rPr>
            </w:pPr>
            <w:ins w:id="1056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70" w:author="KIM, Jason" w:date="2019-04-02T13:39:00Z"/>
                <w:rFonts w:ascii="Calibri" w:eastAsia="Times New Roman" w:hAnsi="Calibri" w:cs="Calibri"/>
                <w:color w:val="000000"/>
                <w:lang w:eastAsia="en-AU"/>
              </w:rPr>
            </w:pPr>
            <w:ins w:id="10571" w:author="KIM, Jason" w:date="2019-04-02T13:39:00Z">
              <w:r w:rsidRPr="00D47EC1">
                <w:rPr>
                  <w:rFonts w:ascii="Calibri" w:eastAsia="Times New Roman" w:hAnsi="Calibri" w:cs="Calibri"/>
                  <w:color w:val="000000"/>
                  <w:lang w:eastAsia="en-AU"/>
                </w:rPr>
                <w:t>Chainage 898</w:t>
              </w:r>
            </w:ins>
          </w:p>
        </w:tc>
        <w:tc>
          <w:tcPr>
            <w:tcW w:w="785" w:type="pct"/>
            <w:noWrap/>
            <w:hideMark/>
          </w:tcPr>
          <w:p w:rsidR="00110C18" w:rsidRPr="00D47EC1" w:rsidRDefault="00110C18" w:rsidP="00063728">
            <w:pPr>
              <w:jc w:val="right"/>
              <w:rPr>
                <w:ins w:id="10572" w:author="KIM, Jason" w:date="2019-04-02T13:39:00Z"/>
                <w:rFonts w:ascii="Calibri" w:eastAsia="Times New Roman" w:hAnsi="Calibri" w:cs="Calibri"/>
                <w:color w:val="000000"/>
                <w:lang w:eastAsia="en-AU"/>
              </w:rPr>
            </w:pPr>
            <w:ins w:id="105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74" w:author="KIM, Jason" w:date="2019-04-02T13:39:00Z"/>
        </w:trPr>
        <w:tc>
          <w:tcPr>
            <w:tcW w:w="776" w:type="pct"/>
            <w:noWrap/>
            <w:hideMark/>
          </w:tcPr>
          <w:p w:rsidR="00110C18" w:rsidRPr="00D47EC1" w:rsidRDefault="00110C18" w:rsidP="00063728">
            <w:pPr>
              <w:rPr>
                <w:ins w:id="10575" w:author="KIM, Jason" w:date="2019-04-02T13:39:00Z"/>
                <w:rFonts w:ascii="Calibri" w:eastAsia="Times New Roman" w:hAnsi="Calibri" w:cs="Calibri"/>
                <w:color w:val="000000"/>
                <w:lang w:eastAsia="en-AU"/>
              </w:rPr>
            </w:pPr>
            <w:ins w:id="10576" w:author="KIM, Jason" w:date="2019-04-02T13:39:00Z">
              <w:r w:rsidRPr="00D47EC1">
                <w:rPr>
                  <w:rFonts w:ascii="Calibri" w:eastAsia="Times New Roman" w:hAnsi="Calibri" w:cs="Calibri"/>
                  <w:color w:val="000000"/>
                  <w:lang w:eastAsia="en-AU"/>
                </w:rPr>
                <w:t>EXL92K181</w:t>
              </w:r>
            </w:ins>
          </w:p>
        </w:tc>
        <w:tc>
          <w:tcPr>
            <w:tcW w:w="622" w:type="pct"/>
            <w:noWrap/>
            <w:hideMark/>
          </w:tcPr>
          <w:p w:rsidR="00110C18" w:rsidRPr="00D47EC1" w:rsidRDefault="00110C18" w:rsidP="00063728">
            <w:pPr>
              <w:rPr>
                <w:ins w:id="10577" w:author="KIM, Jason" w:date="2019-04-02T13:39:00Z"/>
                <w:rFonts w:ascii="Calibri" w:eastAsia="Times New Roman" w:hAnsi="Calibri" w:cs="Calibri"/>
                <w:color w:val="000000"/>
                <w:lang w:eastAsia="en-AU"/>
              </w:rPr>
            </w:pPr>
            <w:ins w:id="10578" w:author="KIM, Jason" w:date="2019-04-02T13:39:00Z">
              <w:r w:rsidRPr="00D47EC1">
                <w:rPr>
                  <w:rFonts w:ascii="Calibri" w:eastAsia="Times New Roman" w:hAnsi="Calibri" w:cs="Calibri"/>
                  <w:color w:val="000000"/>
                  <w:lang w:eastAsia="en-AU"/>
                </w:rPr>
                <w:t>ELZ20314</w:t>
              </w:r>
            </w:ins>
          </w:p>
        </w:tc>
        <w:tc>
          <w:tcPr>
            <w:tcW w:w="495" w:type="pct"/>
            <w:noWrap/>
            <w:hideMark/>
          </w:tcPr>
          <w:p w:rsidR="00110C18" w:rsidRPr="00D47EC1" w:rsidRDefault="00110C18" w:rsidP="00063728">
            <w:pPr>
              <w:rPr>
                <w:ins w:id="10579" w:author="KIM, Jason" w:date="2019-04-02T13:39:00Z"/>
                <w:rFonts w:ascii="Calibri" w:eastAsia="Times New Roman" w:hAnsi="Calibri" w:cs="Calibri"/>
                <w:color w:val="000000"/>
                <w:lang w:eastAsia="en-AU"/>
              </w:rPr>
            </w:pPr>
            <w:ins w:id="1058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81" w:author="KIM, Jason" w:date="2019-04-02T13:39:00Z"/>
                <w:rFonts w:ascii="Calibri" w:eastAsia="Times New Roman" w:hAnsi="Calibri" w:cs="Calibri"/>
                <w:color w:val="000000"/>
                <w:lang w:eastAsia="en-AU"/>
              </w:rPr>
            </w:pPr>
            <w:ins w:id="10582" w:author="KIM, Jason" w:date="2019-04-02T13:39:00Z">
              <w:r w:rsidRPr="00D47EC1">
                <w:rPr>
                  <w:rFonts w:ascii="Calibri" w:eastAsia="Times New Roman" w:hAnsi="Calibri" w:cs="Calibri"/>
                  <w:color w:val="000000"/>
                  <w:lang w:eastAsia="en-AU"/>
                </w:rPr>
                <w:t>EXL8931</w:t>
              </w:r>
            </w:ins>
          </w:p>
        </w:tc>
        <w:tc>
          <w:tcPr>
            <w:tcW w:w="762" w:type="pct"/>
            <w:noWrap/>
            <w:hideMark/>
          </w:tcPr>
          <w:p w:rsidR="00110C18" w:rsidRPr="00D47EC1" w:rsidRDefault="00110C18" w:rsidP="00063728">
            <w:pPr>
              <w:rPr>
                <w:ins w:id="10583" w:author="KIM, Jason" w:date="2019-04-02T13:39:00Z"/>
                <w:rFonts w:ascii="Calibri" w:eastAsia="Times New Roman" w:hAnsi="Calibri" w:cs="Calibri"/>
                <w:color w:val="000000"/>
                <w:lang w:eastAsia="en-AU"/>
              </w:rPr>
            </w:pPr>
            <w:ins w:id="1058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85" w:author="KIM, Jason" w:date="2019-04-02T13:39:00Z"/>
                <w:rFonts w:ascii="Calibri" w:eastAsia="Times New Roman" w:hAnsi="Calibri" w:cs="Calibri"/>
                <w:color w:val="000000"/>
                <w:lang w:eastAsia="en-AU"/>
              </w:rPr>
            </w:pPr>
            <w:ins w:id="10586" w:author="KIM, Jason" w:date="2019-04-02T13:39:00Z">
              <w:r w:rsidRPr="00D47EC1">
                <w:rPr>
                  <w:rFonts w:ascii="Calibri" w:eastAsia="Times New Roman" w:hAnsi="Calibri" w:cs="Calibri"/>
                  <w:color w:val="000000"/>
                  <w:lang w:eastAsia="en-AU"/>
                </w:rPr>
                <w:t>Chainage 800</w:t>
              </w:r>
            </w:ins>
          </w:p>
        </w:tc>
        <w:tc>
          <w:tcPr>
            <w:tcW w:w="785" w:type="pct"/>
            <w:noWrap/>
            <w:hideMark/>
          </w:tcPr>
          <w:p w:rsidR="00110C18" w:rsidRPr="00D47EC1" w:rsidRDefault="00110C18" w:rsidP="00063728">
            <w:pPr>
              <w:jc w:val="right"/>
              <w:rPr>
                <w:ins w:id="10587" w:author="KIM, Jason" w:date="2019-04-02T13:39:00Z"/>
                <w:rFonts w:ascii="Calibri" w:eastAsia="Times New Roman" w:hAnsi="Calibri" w:cs="Calibri"/>
                <w:color w:val="000000"/>
                <w:lang w:eastAsia="en-AU"/>
              </w:rPr>
            </w:pPr>
            <w:ins w:id="10588"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10589" w:author="KIM, Jason" w:date="2019-04-02T13:39:00Z"/>
        </w:trPr>
        <w:tc>
          <w:tcPr>
            <w:tcW w:w="776" w:type="pct"/>
            <w:noWrap/>
            <w:hideMark/>
          </w:tcPr>
          <w:p w:rsidR="00110C18" w:rsidRPr="00D47EC1" w:rsidRDefault="00110C18" w:rsidP="00063728">
            <w:pPr>
              <w:rPr>
                <w:ins w:id="10590" w:author="KIM, Jason" w:date="2019-04-02T13:39:00Z"/>
                <w:rFonts w:ascii="Calibri" w:eastAsia="Times New Roman" w:hAnsi="Calibri" w:cs="Calibri"/>
                <w:color w:val="000000"/>
                <w:lang w:eastAsia="en-AU"/>
              </w:rPr>
            </w:pPr>
            <w:ins w:id="10591" w:author="KIM, Jason" w:date="2019-04-02T13:39:00Z">
              <w:r w:rsidRPr="00D47EC1">
                <w:rPr>
                  <w:rFonts w:ascii="Calibri" w:eastAsia="Times New Roman" w:hAnsi="Calibri" w:cs="Calibri"/>
                  <w:color w:val="000000"/>
                  <w:lang w:eastAsia="en-AU"/>
                </w:rPr>
                <w:t>EXL94K191</w:t>
              </w:r>
            </w:ins>
          </w:p>
        </w:tc>
        <w:tc>
          <w:tcPr>
            <w:tcW w:w="622" w:type="pct"/>
            <w:noWrap/>
            <w:hideMark/>
          </w:tcPr>
          <w:p w:rsidR="00110C18" w:rsidRPr="00D47EC1" w:rsidRDefault="00110C18" w:rsidP="00063728">
            <w:pPr>
              <w:rPr>
                <w:ins w:id="10592" w:author="KIM, Jason" w:date="2019-04-02T13:39:00Z"/>
                <w:rFonts w:ascii="Calibri" w:eastAsia="Times New Roman" w:hAnsi="Calibri" w:cs="Calibri"/>
                <w:color w:val="000000"/>
                <w:lang w:eastAsia="en-AU"/>
              </w:rPr>
            </w:pPr>
            <w:ins w:id="10593" w:author="KIM, Jason" w:date="2019-04-02T13:39:00Z">
              <w:r w:rsidRPr="00D47EC1">
                <w:rPr>
                  <w:rFonts w:ascii="Calibri" w:eastAsia="Times New Roman" w:hAnsi="Calibri" w:cs="Calibri"/>
                  <w:color w:val="000000"/>
                  <w:lang w:eastAsia="en-AU"/>
                </w:rPr>
                <w:t>ELZ20318</w:t>
              </w:r>
            </w:ins>
          </w:p>
        </w:tc>
        <w:tc>
          <w:tcPr>
            <w:tcW w:w="495" w:type="pct"/>
            <w:noWrap/>
            <w:hideMark/>
          </w:tcPr>
          <w:p w:rsidR="00110C18" w:rsidRPr="00D47EC1" w:rsidRDefault="00110C18" w:rsidP="00063728">
            <w:pPr>
              <w:rPr>
                <w:ins w:id="10594" w:author="KIM, Jason" w:date="2019-04-02T13:39:00Z"/>
                <w:rFonts w:ascii="Calibri" w:eastAsia="Times New Roman" w:hAnsi="Calibri" w:cs="Calibri"/>
                <w:color w:val="000000"/>
                <w:lang w:eastAsia="en-AU"/>
              </w:rPr>
            </w:pPr>
            <w:ins w:id="1059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96" w:author="KIM, Jason" w:date="2019-04-02T13:39:00Z"/>
                <w:rFonts w:ascii="Calibri" w:eastAsia="Times New Roman" w:hAnsi="Calibri" w:cs="Calibri"/>
                <w:color w:val="000000"/>
                <w:lang w:eastAsia="en-AU"/>
              </w:rPr>
            </w:pPr>
            <w:ins w:id="10597" w:author="KIM, Jason" w:date="2019-04-02T13:39:00Z">
              <w:r w:rsidRPr="00D47EC1">
                <w:rPr>
                  <w:rFonts w:ascii="Calibri" w:eastAsia="Times New Roman" w:hAnsi="Calibri" w:cs="Calibri"/>
                  <w:color w:val="000000"/>
                  <w:lang w:eastAsia="en-AU"/>
                </w:rPr>
                <w:t>EXL8941</w:t>
              </w:r>
            </w:ins>
          </w:p>
        </w:tc>
        <w:tc>
          <w:tcPr>
            <w:tcW w:w="762" w:type="pct"/>
            <w:noWrap/>
            <w:hideMark/>
          </w:tcPr>
          <w:p w:rsidR="00110C18" w:rsidRPr="00D47EC1" w:rsidRDefault="00110C18" w:rsidP="00063728">
            <w:pPr>
              <w:rPr>
                <w:ins w:id="10598" w:author="KIM, Jason" w:date="2019-04-02T13:39:00Z"/>
                <w:rFonts w:ascii="Calibri" w:eastAsia="Times New Roman" w:hAnsi="Calibri" w:cs="Calibri"/>
                <w:color w:val="000000"/>
                <w:lang w:eastAsia="en-AU"/>
              </w:rPr>
            </w:pPr>
            <w:ins w:id="1059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00" w:author="KIM, Jason" w:date="2019-04-02T13:39:00Z"/>
                <w:rFonts w:ascii="Calibri" w:eastAsia="Times New Roman" w:hAnsi="Calibri" w:cs="Calibri"/>
                <w:color w:val="000000"/>
                <w:lang w:eastAsia="en-AU"/>
              </w:rPr>
            </w:pPr>
            <w:ins w:id="10601" w:author="KIM, Jason" w:date="2019-04-02T13:39:00Z">
              <w:r w:rsidRPr="00D47EC1">
                <w:rPr>
                  <w:rFonts w:ascii="Calibri" w:eastAsia="Times New Roman" w:hAnsi="Calibri" w:cs="Calibri"/>
                  <w:color w:val="000000"/>
                  <w:lang w:eastAsia="en-AU"/>
                </w:rPr>
                <w:t>Chainage 714</w:t>
              </w:r>
            </w:ins>
          </w:p>
        </w:tc>
        <w:tc>
          <w:tcPr>
            <w:tcW w:w="785" w:type="pct"/>
            <w:noWrap/>
            <w:hideMark/>
          </w:tcPr>
          <w:p w:rsidR="00110C18" w:rsidRPr="00D47EC1" w:rsidRDefault="00110C18" w:rsidP="00063728">
            <w:pPr>
              <w:jc w:val="right"/>
              <w:rPr>
                <w:ins w:id="10602" w:author="KIM, Jason" w:date="2019-04-02T13:39:00Z"/>
                <w:rFonts w:ascii="Calibri" w:eastAsia="Times New Roman" w:hAnsi="Calibri" w:cs="Calibri"/>
                <w:color w:val="000000"/>
                <w:lang w:eastAsia="en-AU"/>
              </w:rPr>
            </w:pPr>
            <w:ins w:id="1060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04" w:author="KIM, Jason" w:date="2019-04-02T13:39:00Z"/>
        </w:trPr>
        <w:tc>
          <w:tcPr>
            <w:tcW w:w="776" w:type="pct"/>
            <w:noWrap/>
            <w:hideMark/>
          </w:tcPr>
          <w:p w:rsidR="00110C18" w:rsidRPr="00D47EC1" w:rsidRDefault="00110C18" w:rsidP="00063728">
            <w:pPr>
              <w:rPr>
                <w:ins w:id="10605" w:author="KIM, Jason" w:date="2019-04-02T13:39:00Z"/>
                <w:rFonts w:ascii="Calibri" w:eastAsia="Times New Roman" w:hAnsi="Calibri" w:cs="Calibri"/>
                <w:color w:val="000000"/>
                <w:lang w:eastAsia="en-AU"/>
              </w:rPr>
            </w:pPr>
            <w:ins w:id="10606" w:author="KIM, Jason" w:date="2019-04-02T13:39:00Z">
              <w:r w:rsidRPr="00D47EC1">
                <w:rPr>
                  <w:rFonts w:ascii="Calibri" w:eastAsia="Times New Roman" w:hAnsi="Calibri" w:cs="Calibri"/>
                  <w:color w:val="000000"/>
                  <w:lang w:eastAsia="en-AU"/>
                </w:rPr>
                <w:t>EXL95K191</w:t>
              </w:r>
            </w:ins>
          </w:p>
        </w:tc>
        <w:tc>
          <w:tcPr>
            <w:tcW w:w="622" w:type="pct"/>
            <w:noWrap/>
            <w:hideMark/>
          </w:tcPr>
          <w:p w:rsidR="00110C18" w:rsidRPr="00D47EC1" w:rsidRDefault="00110C18" w:rsidP="00063728">
            <w:pPr>
              <w:rPr>
                <w:ins w:id="10607" w:author="KIM, Jason" w:date="2019-04-02T13:39:00Z"/>
                <w:rFonts w:ascii="Calibri" w:eastAsia="Times New Roman" w:hAnsi="Calibri" w:cs="Calibri"/>
                <w:color w:val="000000"/>
                <w:lang w:eastAsia="en-AU"/>
              </w:rPr>
            </w:pPr>
            <w:ins w:id="10608" w:author="KIM, Jason" w:date="2019-04-02T13:39:00Z">
              <w:r w:rsidRPr="00D47EC1">
                <w:rPr>
                  <w:rFonts w:ascii="Calibri" w:eastAsia="Times New Roman" w:hAnsi="Calibri" w:cs="Calibri"/>
                  <w:color w:val="000000"/>
                  <w:lang w:eastAsia="en-AU"/>
                </w:rPr>
                <w:t>ELZ20322</w:t>
              </w:r>
            </w:ins>
          </w:p>
        </w:tc>
        <w:tc>
          <w:tcPr>
            <w:tcW w:w="495" w:type="pct"/>
            <w:noWrap/>
            <w:hideMark/>
          </w:tcPr>
          <w:p w:rsidR="00110C18" w:rsidRPr="00D47EC1" w:rsidRDefault="00110C18" w:rsidP="00063728">
            <w:pPr>
              <w:rPr>
                <w:ins w:id="10609" w:author="KIM, Jason" w:date="2019-04-02T13:39:00Z"/>
                <w:rFonts w:ascii="Calibri" w:eastAsia="Times New Roman" w:hAnsi="Calibri" w:cs="Calibri"/>
                <w:color w:val="000000"/>
                <w:lang w:eastAsia="en-AU"/>
              </w:rPr>
            </w:pPr>
            <w:ins w:id="1061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11" w:author="KIM, Jason" w:date="2019-04-02T13:39:00Z"/>
                <w:rFonts w:ascii="Calibri" w:eastAsia="Times New Roman" w:hAnsi="Calibri" w:cs="Calibri"/>
                <w:color w:val="000000"/>
                <w:lang w:eastAsia="en-AU"/>
              </w:rPr>
            </w:pPr>
            <w:ins w:id="10612" w:author="KIM, Jason" w:date="2019-04-02T13:39:00Z">
              <w:r w:rsidRPr="00D47EC1">
                <w:rPr>
                  <w:rFonts w:ascii="Calibri" w:eastAsia="Times New Roman" w:hAnsi="Calibri" w:cs="Calibri"/>
                  <w:color w:val="000000"/>
                  <w:lang w:eastAsia="en-AU"/>
                </w:rPr>
                <w:t>EXL8951</w:t>
              </w:r>
            </w:ins>
          </w:p>
        </w:tc>
        <w:tc>
          <w:tcPr>
            <w:tcW w:w="762" w:type="pct"/>
            <w:noWrap/>
            <w:hideMark/>
          </w:tcPr>
          <w:p w:rsidR="00110C18" w:rsidRPr="00D47EC1" w:rsidRDefault="00110C18" w:rsidP="00063728">
            <w:pPr>
              <w:rPr>
                <w:ins w:id="10613" w:author="KIM, Jason" w:date="2019-04-02T13:39:00Z"/>
                <w:rFonts w:ascii="Calibri" w:eastAsia="Times New Roman" w:hAnsi="Calibri" w:cs="Calibri"/>
                <w:color w:val="000000"/>
                <w:lang w:eastAsia="en-AU"/>
              </w:rPr>
            </w:pPr>
            <w:ins w:id="1061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15" w:author="KIM, Jason" w:date="2019-04-02T13:39:00Z"/>
                <w:rFonts w:ascii="Calibri" w:eastAsia="Times New Roman" w:hAnsi="Calibri" w:cs="Calibri"/>
                <w:color w:val="000000"/>
                <w:lang w:eastAsia="en-AU"/>
              </w:rPr>
            </w:pPr>
            <w:ins w:id="10616" w:author="KIM, Jason" w:date="2019-04-02T13:39:00Z">
              <w:r w:rsidRPr="00D47EC1">
                <w:rPr>
                  <w:rFonts w:ascii="Calibri" w:eastAsia="Times New Roman" w:hAnsi="Calibri" w:cs="Calibri"/>
                  <w:color w:val="000000"/>
                  <w:lang w:eastAsia="en-AU"/>
                </w:rPr>
                <w:t>Chainage 599</w:t>
              </w:r>
            </w:ins>
          </w:p>
        </w:tc>
        <w:tc>
          <w:tcPr>
            <w:tcW w:w="785" w:type="pct"/>
            <w:noWrap/>
            <w:hideMark/>
          </w:tcPr>
          <w:p w:rsidR="00110C18" w:rsidRPr="00D47EC1" w:rsidRDefault="00110C18" w:rsidP="00063728">
            <w:pPr>
              <w:jc w:val="right"/>
              <w:rPr>
                <w:ins w:id="10617" w:author="KIM, Jason" w:date="2019-04-02T13:39:00Z"/>
                <w:rFonts w:ascii="Calibri" w:eastAsia="Times New Roman" w:hAnsi="Calibri" w:cs="Calibri"/>
                <w:color w:val="000000"/>
                <w:lang w:eastAsia="en-AU"/>
              </w:rPr>
            </w:pPr>
            <w:ins w:id="1061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19" w:author="KIM, Jason" w:date="2019-04-02T13:39:00Z"/>
        </w:trPr>
        <w:tc>
          <w:tcPr>
            <w:tcW w:w="776" w:type="pct"/>
            <w:noWrap/>
            <w:hideMark/>
          </w:tcPr>
          <w:p w:rsidR="00110C18" w:rsidRPr="00D47EC1" w:rsidRDefault="00110C18" w:rsidP="00063728">
            <w:pPr>
              <w:rPr>
                <w:ins w:id="10620" w:author="KIM, Jason" w:date="2019-04-02T13:39:00Z"/>
                <w:rFonts w:ascii="Calibri" w:eastAsia="Times New Roman" w:hAnsi="Calibri" w:cs="Calibri"/>
                <w:color w:val="000000"/>
                <w:lang w:eastAsia="en-AU"/>
              </w:rPr>
            </w:pPr>
            <w:ins w:id="10621" w:author="KIM, Jason" w:date="2019-04-02T13:39:00Z">
              <w:r w:rsidRPr="00D47EC1">
                <w:rPr>
                  <w:rFonts w:ascii="Calibri" w:eastAsia="Times New Roman" w:hAnsi="Calibri" w:cs="Calibri"/>
                  <w:color w:val="000000"/>
                  <w:lang w:eastAsia="en-AU"/>
                </w:rPr>
                <w:t>EXL96K191</w:t>
              </w:r>
            </w:ins>
          </w:p>
        </w:tc>
        <w:tc>
          <w:tcPr>
            <w:tcW w:w="622" w:type="pct"/>
            <w:noWrap/>
            <w:hideMark/>
          </w:tcPr>
          <w:p w:rsidR="00110C18" w:rsidRPr="00D47EC1" w:rsidRDefault="00110C18" w:rsidP="00063728">
            <w:pPr>
              <w:rPr>
                <w:ins w:id="10622" w:author="KIM, Jason" w:date="2019-04-02T13:39:00Z"/>
                <w:rFonts w:ascii="Calibri" w:eastAsia="Times New Roman" w:hAnsi="Calibri" w:cs="Calibri"/>
                <w:color w:val="000000"/>
                <w:lang w:eastAsia="en-AU"/>
              </w:rPr>
            </w:pPr>
            <w:ins w:id="10623" w:author="KIM, Jason" w:date="2019-04-02T13:39:00Z">
              <w:r w:rsidRPr="00D47EC1">
                <w:rPr>
                  <w:rFonts w:ascii="Calibri" w:eastAsia="Times New Roman" w:hAnsi="Calibri" w:cs="Calibri"/>
                  <w:color w:val="000000"/>
                  <w:lang w:eastAsia="en-AU"/>
                </w:rPr>
                <w:t>ELZ20326</w:t>
              </w:r>
            </w:ins>
          </w:p>
        </w:tc>
        <w:tc>
          <w:tcPr>
            <w:tcW w:w="495" w:type="pct"/>
            <w:noWrap/>
            <w:hideMark/>
          </w:tcPr>
          <w:p w:rsidR="00110C18" w:rsidRPr="00D47EC1" w:rsidRDefault="00110C18" w:rsidP="00063728">
            <w:pPr>
              <w:rPr>
                <w:ins w:id="10624" w:author="KIM, Jason" w:date="2019-04-02T13:39:00Z"/>
                <w:rFonts w:ascii="Calibri" w:eastAsia="Times New Roman" w:hAnsi="Calibri" w:cs="Calibri"/>
                <w:color w:val="000000"/>
                <w:lang w:eastAsia="en-AU"/>
              </w:rPr>
            </w:pPr>
            <w:ins w:id="10625"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26" w:author="KIM, Jason" w:date="2019-04-02T13:39:00Z"/>
                <w:rFonts w:ascii="Calibri" w:eastAsia="Times New Roman" w:hAnsi="Calibri" w:cs="Calibri"/>
                <w:color w:val="000000"/>
                <w:lang w:eastAsia="en-AU"/>
              </w:rPr>
            </w:pPr>
            <w:ins w:id="10627" w:author="KIM, Jason" w:date="2019-04-02T13:39:00Z">
              <w:r w:rsidRPr="00D47EC1">
                <w:rPr>
                  <w:rFonts w:ascii="Calibri" w:eastAsia="Times New Roman" w:hAnsi="Calibri" w:cs="Calibri"/>
                  <w:color w:val="000000"/>
                  <w:lang w:eastAsia="en-AU"/>
                </w:rPr>
                <w:t>EXL8961</w:t>
              </w:r>
            </w:ins>
          </w:p>
        </w:tc>
        <w:tc>
          <w:tcPr>
            <w:tcW w:w="762" w:type="pct"/>
            <w:noWrap/>
            <w:hideMark/>
          </w:tcPr>
          <w:p w:rsidR="00110C18" w:rsidRPr="00D47EC1" w:rsidRDefault="00110C18" w:rsidP="00063728">
            <w:pPr>
              <w:rPr>
                <w:ins w:id="10628" w:author="KIM, Jason" w:date="2019-04-02T13:39:00Z"/>
                <w:rFonts w:ascii="Calibri" w:eastAsia="Times New Roman" w:hAnsi="Calibri" w:cs="Calibri"/>
                <w:color w:val="000000"/>
                <w:lang w:eastAsia="en-AU"/>
              </w:rPr>
            </w:pPr>
            <w:ins w:id="1062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30" w:author="KIM, Jason" w:date="2019-04-02T13:39:00Z"/>
                <w:rFonts w:ascii="Calibri" w:eastAsia="Times New Roman" w:hAnsi="Calibri" w:cs="Calibri"/>
                <w:color w:val="000000"/>
                <w:lang w:eastAsia="en-AU"/>
              </w:rPr>
            </w:pPr>
            <w:ins w:id="10631" w:author="KIM, Jason" w:date="2019-04-02T13:39:00Z">
              <w:r w:rsidRPr="00D47EC1">
                <w:rPr>
                  <w:rFonts w:ascii="Calibri" w:eastAsia="Times New Roman" w:hAnsi="Calibri" w:cs="Calibri"/>
                  <w:color w:val="000000"/>
                  <w:lang w:eastAsia="en-AU"/>
                </w:rPr>
                <w:t>Chainage 476</w:t>
              </w:r>
            </w:ins>
          </w:p>
        </w:tc>
        <w:tc>
          <w:tcPr>
            <w:tcW w:w="785" w:type="pct"/>
            <w:noWrap/>
            <w:hideMark/>
          </w:tcPr>
          <w:p w:rsidR="00110C18" w:rsidRPr="00D47EC1" w:rsidRDefault="00110C18" w:rsidP="00063728">
            <w:pPr>
              <w:jc w:val="right"/>
              <w:rPr>
                <w:ins w:id="10632" w:author="KIM, Jason" w:date="2019-04-02T13:39:00Z"/>
                <w:rFonts w:ascii="Calibri" w:eastAsia="Times New Roman" w:hAnsi="Calibri" w:cs="Calibri"/>
                <w:color w:val="000000"/>
                <w:lang w:eastAsia="en-AU"/>
              </w:rPr>
            </w:pPr>
            <w:ins w:id="1063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34" w:author="KIM, Jason" w:date="2019-04-02T13:39:00Z"/>
        </w:trPr>
        <w:tc>
          <w:tcPr>
            <w:tcW w:w="776" w:type="pct"/>
            <w:noWrap/>
            <w:hideMark/>
          </w:tcPr>
          <w:p w:rsidR="00110C18" w:rsidRPr="00D47EC1" w:rsidRDefault="00110C18" w:rsidP="00063728">
            <w:pPr>
              <w:rPr>
                <w:ins w:id="10635" w:author="KIM, Jason" w:date="2019-04-02T13:39:00Z"/>
                <w:rFonts w:ascii="Calibri" w:eastAsia="Times New Roman" w:hAnsi="Calibri" w:cs="Calibri"/>
                <w:color w:val="000000"/>
                <w:lang w:eastAsia="en-AU"/>
              </w:rPr>
            </w:pPr>
            <w:ins w:id="10636" w:author="KIM, Jason" w:date="2019-04-02T13:39:00Z">
              <w:r w:rsidRPr="00D47EC1">
                <w:rPr>
                  <w:rFonts w:ascii="Calibri" w:eastAsia="Times New Roman" w:hAnsi="Calibri" w:cs="Calibri"/>
                  <w:color w:val="000000"/>
                  <w:lang w:eastAsia="en-AU"/>
                </w:rPr>
                <w:t>EXL97K191</w:t>
              </w:r>
            </w:ins>
          </w:p>
        </w:tc>
        <w:tc>
          <w:tcPr>
            <w:tcW w:w="622" w:type="pct"/>
            <w:noWrap/>
            <w:hideMark/>
          </w:tcPr>
          <w:p w:rsidR="00110C18" w:rsidRPr="00D47EC1" w:rsidRDefault="00110C18" w:rsidP="00063728">
            <w:pPr>
              <w:rPr>
                <w:ins w:id="10637" w:author="KIM, Jason" w:date="2019-04-02T13:39:00Z"/>
                <w:rFonts w:ascii="Calibri" w:eastAsia="Times New Roman" w:hAnsi="Calibri" w:cs="Calibri"/>
                <w:color w:val="000000"/>
                <w:lang w:eastAsia="en-AU"/>
              </w:rPr>
            </w:pPr>
            <w:ins w:id="10638" w:author="KIM, Jason" w:date="2019-04-02T13:39:00Z">
              <w:r w:rsidRPr="00D47EC1">
                <w:rPr>
                  <w:rFonts w:ascii="Calibri" w:eastAsia="Times New Roman" w:hAnsi="Calibri" w:cs="Calibri"/>
                  <w:color w:val="000000"/>
                  <w:lang w:eastAsia="en-AU"/>
                </w:rPr>
                <w:t>ELZ20330</w:t>
              </w:r>
            </w:ins>
          </w:p>
        </w:tc>
        <w:tc>
          <w:tcPr>
            <w:tcW w:w="495" w:type="pct"/>
            <w:noWrap/>
            <w:hideMark/>
          </w:tcPr>
          <w:p w:rsidR="00110C18" w:rsidRPr="00D47EC1" w:rsidRDefault="00110C18" w:rsidP="00063728">
            <w:pPr>
              <w:rPr>
                <w:ins w:id="10639" w:author="KIM, Jason" w:date="2019-04-02T13:39:00Z"/>
                <w:rFonts w:ascii="Calibri" w:eastAsia="Times New Roman" w:hAnsi="Calibri" w:cs="Calibri"/>
                <w:color w:val="000000"/>
                <w:lang w:eastAsia="en-AU"/>
              </w:rPr>
            </w:pPr>
            <w:ins w:id="1064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41" w:author="KIM, Jason" w:date="2019-04-02T13:39:00Z"/>
                <w:rFonts w:ascii="Calibri" w:eastAsia="Times New Roman" w:hAnsi="Calibri" w:cs="Calibri"/>
                <w:color w:val="000000"/>
                <w:lang w:eastAsia="en-AU"/>
              </w:rPr>
            </w:pPr>
            <w:ins w:id="10642" w:author="KIM, Jason" w:date="2019-04-02T13:39:00Z">
              <w:r w:rsidRPr="00D47EC1">
                <w:rPr>
                  <w:rFonts w:ascii="Calibri" w:eastAsia="Times New Roman" w:hAnsi="Calibri" w:cs="Calibri"/>
                  <w:color w:val="000000"/>
                  <w:lang w:eastAsia="en-AU"/>
                </w:rPr>
                <w:t>EXL8971</w:t>
              </w:r>
            </w:ins>
          </w:p>
        </w:tc>
        <w:tc>
          <w:tcPr>
            <w:tcW w:w="762" w:type="pct"/>
            <w:noWrap/>
            <w:hideMark/>
          </w:tcPr>
          <w:p w:rsidR="00110C18" w:rsidRPr="00D47EC1" w:rsidRDefault="00110C18" w:rsidP="00063728">
            <w:pPr>
              <w:rPr>
                <w:ins w:id="10643" w:author="KIM, Jason" w:date="2019-04-02T13:39:00Z"/>
                <w:rFonts w:ascii="Calibri" w:eastAsia="Times New Roman" w:hAnsi="Calibri" w:cs="Calibri"/>
                <w:color w:val="000000"/>
                <w:lang w:eastAsia="en-AU"/>
              </w:rPr>
            </w:pPr>
            <w:ins w:id="1064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45" w:author="KIM, Jason" w:date="2019-04-02T13:39:00Z"/>
                <w:rFonts w:ascii="Calibri" w:eastAsia="Times New Roman" w:hAnsi="Calibri" w:cs="Calibri"/>
                <w:color w:val="000000"/>
                <w:lang w:eastAsia="en-AU"/>
              </w:rPr>
            </w:pPr>
            <w:ins w:id="10646" w:author="KIM, Jason" w:date="2019-04-02T13:39:00Z">
              <w:r w:rsidRPr="00D47EC1">
                <w:rPr>
                  <w:rFonts w:ascii="Calibri" w:eastAsia="Times New Roman" w:hAnsi="Calibri" w:cs="Calibri"/>
                  <w:color w:val="000000"/>
                  <w:lang w:eastAsia="en-AU"/>
                </w:rPr>
                <w:t>Chainage 378</w:t>
              </w:r>
            </w:ins>
          </w:p>
        </w:tc>
        <w:tc>
          <w:tcPr>
            <w:tcW w:w="785" w:type="pct"/>
            <w:noWrap/>
            <w:hideMark/>
          </w:tcPr>
          <w:p w:rsidR="00110C18" w:rsidRPr="00D47EC1" w:rsidRDefault="00110C18" w:rsidP="00063728">
            <w:pPr>
              <w:jc w:val="right"/>
              <w:rPr>
                <w:ins w:id="10647" w:author="KIM, Jason" w:date="2019-04-02T13:39:00Z"/>
                <w:rFonts w:ascii="Calibri" w:eastAsia="Times New Roman" w:hAnsi="Calibri" w:cs="Calibri"/>
                <w:color w:val="000000"/>
                <w:lang w:eastAsia="en-AU"/>
              </w:rPr>
            </w:pPr>
            <w:ins w:id="1064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49" w:author="KIM, Jason" w:date="2019-04-02T13:39:00Z"/>
        </w:trPr>
        <w:tc>
          <w:tcPr>
            <w:tcW w:w="776" w:type="pct"/>
            <w:noWrap/>
            <w:hideMark/>
          </w:tcPr>
          <w:p w:rsidR="00110C18" w:rsidRPr="00D47EC1" w:rsidRDefault="00110C18" w:rsidP="00063728">
            <w:pPr>
              <w:rPr>
                <w:ins w:id="10650" w:author="KIM, Jason" w:date="2019-04-02T13:39:00Z"/>
                <w:rFonts w:ascii="Calibri" w:eastAsia="Times New Roman" w:hAnsi="Calibri" w:cs="Calibri"/>
                <w:color w:val="000000"/>
                <w:lang w:eastAsia="en-AU"/>
              </w:rPr>
            </w:pPr>
            <w:ins w:id="10651" w:author="KIM, Jason" w:date="2019-04-02T13:39:00Z">
              <w:r w:rsidRPr="00D47EC1">
                <w:rPr>
                  <w:rFonts w:ascii="Calibri" w:eastAsia="Times New Roman" w:hAnsi="Calibri" w:cs="Calibri"/>
                  <w:color w:val="000000"/>
                  <w:lang w:eastAsia="en-AU"/>
                </w:rPr>
                <w:t>EXL60K191</w:t>
              </w:r>
            </w:ins>
          </w:p>
        </w:tc>
        <w:tc>
          <w:tcPr>
            <w:tcW w:w="622" w:type="pct"/>
            <w:noWrap/>
            <w:hideMark/>
          </w:tcPr>
          <w:p w:rsidR="00110C18" w:rsidRPr="00D47EC1" w:rsidRDefault="00110C18" w:rsidP="00063728">
            <w:pPr>
              <w:rPr>
                <w:ins w:id="10652" w:author="KIM, Jason" w:date="2019-04-02T13:39:00Z"/>
                <w:rFonts w:ascii="Calibri" w:eastAsia="Times New Roman" w:hAnsi="Calibri" w:cs="Calibri"/>
                <w:color w:val="000000"/>
                <w:lang w:eastAsia="en-AU"/>
              </w:rPr>
            </w:pPr>
            <w:ins w:id="10653" w:author="KIM, Jason" w:date="2019-04-02T13:39:00Z">
              <w:r w:rsidRPr="00D47EC1">
                <w:rPr>
                  <w:rFonts w:ascii="Calibri" w:eastAsia="Times New Roman" w:hAnsi="Calibri" w:cs="Calibri"/>
                  <w:color w:val="000000"/>
                  <w:lang w:eastAsia="en-AU"/>
                </w:rPr>
                <w:t>ELZ20336</w:t>
              </w:r>
            </w:ins>
          </w:p>
        </w:tc>
        <w:tc>
          <w:tcPr>
            <w:tcW w:w="495" w:type="pct"/>
            <w:noWrap/>
            <w:hideMark/>
          </w:tcPr>
          <w:p w:rsidR="00110C18" w:rsidRPr="00D47EC1" w:rsidRDefault="00110C18" w:rsidP="00063728">
            <w:pPr>
              <w:rPr>
                <w:ins w:id="10654" w:author="KIM, Jason" w:date="2019-04-02T13:39:00Z"/>
                <w:rFonts w:ascii="Calibri" w:eastAsia="Times New Roman" w:hAnsi="Calibri" w:cs="Calibri"/>
                <w:color w:val="000000"/>
                <w:lang w:eastAsia="en-AU"/>
              </w:rPr>
            </w:pPr>
            <w:ins w:id="1065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56" w:author="KIM, Jason" w:date="2019-04-02T13:39:00Z"/>
                <w:rFonts w:ascii="Calibri" w:eastAsia="Times New Roman" w:hAnsi="Calibri" w:cs="Calibri"/>
                <w:color w:val="000000"/>
                <w:lang w:eastAsia="en-AU"/>
              </w:rPr>
            </w:pPr>
            <w:ins w:id="10657" w:author="KIM, Jason" w:date="2019-04-02T13:39:00Z">
              <w:r w:rsidRPr="00D47EC1">
                <w:rPr>
                  <w:rFonts w:ascii="Calibri" w:eastAsia="Times New Roman" w:hAnsi="Calibri" w:cs="Calibri"/>
                  <w:color w:val="000000"/>
                  <w:lang w:eastAsia="en-AU"/>
                </w:rPr>
                <w:t>EXL2601</w:t>
              </w:r>
            </w:ins>
          </w:p>
        </w:tc>
        <w:tc>
          <w:tcPr>
            <w:tcW w:w="762" w:type="pct"/>
            <w:noWrap/>
            <w:hideMark/>
          </w:tcPr>
          <w:p w:rsidR="00110C18" w:rsidRPr="00D47EC1" w:rsidRDefault="00110C18" w:rsidP="00063728">
            <w:pPr>
              <w:rPr>
                <w:ins w:id="10658" w:author="KIM, Jason" w:date="2019-04-02T13:39:00Z"/>
                <w:rFonts w:ascii="Calibri" w:eastAsia="Times New Roman" w:hAnsi="Calibri" w:cs="Calibri"/>
                <w:color w:val="000000"/>
                <w:lang w:eastAsia="en-AU"/>
              </w:rPr>
            </w:pPr>
            <w:ins w:id="1065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60" w:author="KIM, Jason" w:date="2019-04-02T13:39:00Z"/>
                <w:rFonts w:ascii="Calibri" w:eastAsia="Times New Roman" w:hAnsi="Calibri" w:cs="Calibri"/>
                <w:color w:val="000000"/>
                <w:lang w:eastAsia="en-AU"/>
              </w:rPr>
            </w:pPr>
            <w:ins w:id="10661" w:author="KIM, Jason" w:date="2019-04-02T13:39:00Z">
              <w:r w:rsidRPr="00D47EC1">
                <w:rPr>
                  <w:rFonts w:ascii="Calibri" w:eastAsia="Times New Roman" w:hAnsi="Calibri" w:cs="Calibri"/>
                  <w:color w:val="000000"/>
                  <w:lang w:eastAsia="en-AU"/>
                </w:rPr>
                <w:t>Chainage 7987</w:t>
              </w:r>
            </w:ins>
          </w:p>
        </w:tc>
        <w:tc>
          <w:tcPr>
            <w:tcW w:w="785" w:type="pct"/>
            <w:noWrap/>
            <w:hideMark/>
          </w:tcPr>
          <w:p w:rsidR="00110C18" w:rsidRPr="00D47EC1" w:rsidRDefault="00110C18" w:rsidP="00063728">
            <w:pPr>
              <w:jc w:val="right"/>
              <w:rPr>
                <w:ins w:id="10662" w:author="KIM, Jason" w:date="2019-04-02T13:39:00Z"/>
                <w:rFonts w:ascii="Calibri" w:eastAsia="Times New Roman" w:hAnsi="Calibri" w:cs="Calibri"/>
                <w:color w:val="000000"/>
                <w:lang w:eastAsia="en-AU"/>
              </w:rPr>
            </w:pPr>
            <w:ins w:id="1066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64" w:author="KIM, Jason" w:date="2019-04-02T13:39:00Z"/>
        </w:trPr>
        <w:tc>
          <w:tcPr>
            <w:tcW w:w="776" w:type="pct"/>
            <w:noWrap/>
            <w:hideMark/>
          </w:tcPr>
          <w:p w:rsidR="00110C18" w:rsidRPr="00D47EC1" w:rsidRDefault="00110C18" w:rsidP="00063728">
            <w:pPr>
              <w:rPr>
                <w:ins w:id="10665" w:author="KIM, Jason" w:date="2019-04-02T13:39:00Z"/>
                <w:rFonts w:ascii="Calibri" w:eastAsia="Times New Roman" w:hAnsi="Calibri" w:cs="Calibri"/>
                <w:color w:val="000000"/>
                <w:lang w:eastAsia="en-AU"/>
              </w:rPr>
            </w:pPr>
            <w:ins w:id="10666" w:author="KIM, Jason" w:date="2019-04-02T13:39:00Z">
              <w:r w:rsidRPr="00D47EC1">
                <w:rPr>
                  <w:rFonts w:ascii="Calibri" w:eastAsia="Times New Roman" w:hAnsi="Calibri" w:cs="Calibri"/>
                  <w:color w:val="000000"/>
                  <w:lang w:eastAsia="en-AU"/>
                </w:rPr>
                <w:t>EXL60K201</w:t>
              </w:r>
            </w:ins>
          </w:p>
        </w:tc>
        <w:tc>
          <w:tcPr>
            <w:tcW w:w="622" w:type="pct"/>
            <w:noWrap/>
            <w:hideMark/>
          </w:tcPr>
          <w:p w:rsidR="00110C18" w:rsidRPr="00D47EC1" w:rsidRDefault="00110C18" w:rsidP="00063728">
            <w:pPr>
              <w:rPr>
                <w:ins w:id="10667" w:author="KIM, Jason" w:date="2019-04-02T13:39:00Z"/>
                <w:rFonts w:ascii="Calibri" w:eastAsia="Times New Roman" w:hAnsi="Calibri" w:cs="Calibri"/>
                <w:color w:val="000000"/>
                <w:lang w:eastAsia="en-AU"/>
              </w:rPr>
            </w:pPr>
            <w:ins w:id="10668" w:author="KIM, Jason" w:date="2019-04-02T13:39:00Z">
              <w:r w:rsidRPr="00D47EC1">
                <w:rPr>
                  <w:rFonts w:ascii="Calibri" w:eastAsia="Times New Roman" w:hAnsi="Calibri" w:cs="Calibri"/>
                  <w:color w:val="000000"/>
                  <w:lang w:eastAsia="en-AU"/>
                </w:rPr>
                <w:t>ELZ20340</w:t>
              </w:r>
            </w:ins>
          </w:p>
        </w:tc>
        <w:tc>
          <w:tcPr>
            <w:tcW w:w="495" w:type="pct"/>
            <w:noWrap/>
            <w:hideMark/>
          </w:tcPr>
          <w:p w:rsidR="00110C18" w:rsidRPr="00D47EC1" w:rsidRDefault="00110C18" w:rsidP="00063728">
            <w:pPr>
              <w:rPr>
                <w:ins w:id="10669" w:author="KIM, Jason" w:date="2019-04-02T13:39:00Z"/>
                <w:rFonts w:ascii="Calibri" w:eastAsia="Times New Roman" w:hAnsi="Calibri" w:cs="Calibri"/>
                <w:color w:val="000000"/>
                <w:lang w:eastAsia="en-AU"/>
              </w:rPr>
            </w:pPr>
            <w:ins w:id="1067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71" w:author="KIM, Jason" w:date="2019-04-02T13:39:00Z"/>
                <w:rFonts w:ascii="Calibri" w:eastAsia="Times New Roman" w:hAnsi="Calibri" w:cs="Calibri"/>
                <w:color w:val="000000"/>
                <w:lang w:eastAsia="en-AU"/>
              </w:rPr>
            </w:pPr>
            <w:ins w:id="10672" w:author="KIM, Jason" w:date="2019-04-02T13:39:00Z">
              <w:r w:rsidRPr="00D47EC1">
                <w:rPr>
                  <w:rFonts w:ascii="Calibri" w:eastAsia="Times New Roman" w:hAnsi="Calibri" w:cs="Calibri"/>
                  <w:color w:val="000000"/>
                  <w:lang w:eastAsia="en-AU"/>
                </w:rPr>
                <w:t>EXL2611</w:t>
              </w:r>
            </w:ins>
          </w:p>
        </w:tc>
        <w:tc>
          <w:tcPr>
            <w:tcW w:w="762" w:type="pct"/>
            <w:noWrap/>
            <w:hideMark/>
          </w:tcPr>
          <w:p w:rsidR="00110C18" w:rsidRPr="00D47EC1" w:rsidRDefault="00110C18" w:rsidP="00063728">
            <w:pPr>
              <w:rPr>
                <w:ins w:id="10673" w:author="KIM, Jason" w:date="2019-04-02T13:39:00Z"/>
                <w:rFonts w:ascii="Calibri" w:eastAsia="Times New Roman" w:hAnsi="Calibri" w:cs="Calibri"/>
                <w:color w:val="000000"/>
                <w:lang w:eastAsia="en-AU"/>
              </w:rPr>
            </w:pPr>
            <w:ins w:id="1067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75" w:author="KIM, Jason" w:date="2019-04-02T13:39:00Z"/>
                <w:rFonts w:ascii="Calibri" w:eastAsia="Times New Roman" w:hAnsi="Calibri" w:cs="Calibri"/>
                <w:color w:val="000000"/>
                <w:lang w:eastAsia="en-AU"/>
              </w:rPr>
            </w:pPr>
            <w:ins w:id="10676" w:author="KIM, Jason" w:date="2019-04-02T13:39:00Z">
              <w:r w:rsidRPr="00D47EC1">
                <w:rPr>
                  <w:rFonts w:ascii="Calibri" w:eastAsia="Times New Roman" w:hAnsi="Calibri" w:cs="Calibri"/>
                  <w:color w:val="000000"/>
                  <w:lang w:eastAsia="en-AU"/>
                </w:rPr>
                <w:t>Chainage 8108</w:t>
              </w:r>
            </w:ins>
          </w:p>
        </w:tc>
        <w:tc>
          <w:tcPr>
            <w:tcW w:w="785" w:type="pct"/>
            <w:noWrap/>
            <w:hideMark/>
          </w:tcPr>
          <w:p w:rsidR="00110C18" w:rsidRPr="00D47EC1" w:rsidRDefault="00110C18" w:rsidP="00063728">
            <w:pPr>
              <w:jc w:val="right"/>
              <w:rPr>
                <w:ins w:id="10677" w:author="KIM, Jason" w:date="2019-04-02T13:39:00Z"/>
                <w:rFonts w:ascii="Calibri" w:eastAsia="Times New Roman" w:hAnsi="Calibri" w:cs="Calibri"/>
                <w:color w:val="000000"/>
                <w:lang w:eastAsia="en-AU"/>
              </w:rPr>
            </w:pPr>
            <w:ins w:id="1067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79" w:author="KIM, Jason" w:date="2019-04-02T13:39:00Z"/>
        </w:trPr>
        <w:tc>
          <w:tcPr>
            <w:tcW w:w="776" w:type="pct"/>
            <w:noWrap/>
            <w:hideMark/>
          </w:tcPr>
          <w:p w:rsidR="00110C18" w:rsidRPr="00D47EC1" w:rsidRDefault="00110C18" w:rsidP="00063728">
            <w:pPr>
              <w:rPr>
                <w:ins w:id="10680" w:author="KIM, Jason" w:date="2019-04-02T13:39:00Z"/>
                <w:rFonts w:ascii="Calibri" w:eastAsia="Times New Roman" w:hAnsi="Calibri" w:cs="Calibri"/>
                <w:color w:val="000000"/>
                <w:lang w:eastAsia="en-AU"/>
              </w:rPr>
            </w:pPr>
            <w:ins w:id="10681" w:author="KIM, Jason" w:date="2019-04-02T13:39:00Z">
              <w:r w:rsidRPr="00D47EC1">
                <w:rPr>
                  <w:rFonts w:ascii="Calibri" w:eastAsia="Times New Roman" w:hAnsi="Calibri" w:cs="Calibri"/>
                  <w:color w:val="000000"/>
                  <w:lang w:eastAsia="en-AU"/>
                </w:rPr>
                <w:t>EXL62K191</w:t>
              </w:r>
            </w:ins>
          </w:p>
        </w:tc>
        <w:tc>
          <w:tcPr>
            <w:tcW w:w="622" w:type="pct"/>
            <w:noWrap/>
            <w:hideMark/>
          </w:tcPr>
          <w:p w:rsidR="00110C18" w:rsidRPr="00D47EC1" w:rsidRDefault="00110C18" w:rsidP="00063728">
            <w:pPr>
              <w:rPr>
                <w:ins w:id="10682" w:author="KIM, Jason" w:date="2019-04-02T13:39:00Z"/>
                <w:rFonts w:ascii="Calibri" w:eastAsia="Times New Roman" w:hAnsi="Calibri" w:cs="Calibri"/>
                <w:color w:val="000000"/>
                <w:lang w:eastAsia="en-AU"/>
              </w:rPr>
            </w:pPr>
            <w:ins w:id="10683" w:author="KIM, Jason" w:date="2019-04-02T13:39:00Z">
              <w:r w:rsidRPr="00D47EC1">
                <w:rPr>
                  <w:rFonts w:ascii="Calibri" w:eastAsia="Times New Roman" w:hAnsi="Calibri" w:cs="Calibri"/>
                  <w:color w:val="000000"/>
                  <w:lang w:eastAsia="en-AU"/>
                </w:rPr>
                <w:t>ELZ20344</w:t>
              </w:r>
            </w:ins>
          </w:p>
        </w:tc>
        <w:tc>
          <w:tcPr>
            <w:tcW w:w="495" w:type="pct"/>
            <w:noWrap/>
            <w:hideMark/>
          </w:tcPr>
          <w:p w:rsidR="00110C18" w:rsidRPr="00D47EC1" w:rsidRDefault="00110C18" w:rsidP="00063728">
            <w:pPr>
              <w:rPr>
                <w:ins w:id="10684" w:author="KIM, Jason" w:date="2019-04-02T13:39:00Z"/>
                <w:rFonts w:ascii="Calibri" w:eastAsia="Times New Roman" w:hAnsi="Calibri" w:cs="Calibri"/>
                <w:color w:val="000000"/>
                <w:lang w:eastAsia="en-AU"/>
              </w:rPr>
            </w:pPr>
            <w:ins w:id="1068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86" w:author="KIM, Jason" w:date="2019-04-02T13:39:00Z"/>
                <w:rFonts w:ascii="Calibri" w:eastAsia="Times New Roman" w:hAnsi="Calibri" w:cs="Calibri"/>
                <w:color w:val="000000"/>
                <w:lang w:eastAsia="en-AU"/>
              </w:rPr>
            </w:pPr>
            <w:ins w:id="10687" w:author="KIM, Jason" w:date="2019-04-02T13:39:00Z">
              <w:r w:rsidRPr="00D47EC1">
                <w:rPr>
                  <w:rFonts w:ascii="Calibri" w:eastAsia="Times New Roman" w:hAnsi="Calibri" w:cs="Calibri"/>
                  <w:color w:val="000000"/>
                  <w:lang w:eastAsia="en-AU"/>
                </w:rPr>
                <w:t>EXL2621</w:t>
              </w:r>
            </w:ins>
          </w:p>
        </w:tc>
        <w:tc>
          <w:tcPr>
            <w:tcW w:w="762" w:type="pct"/>
            <w:noWrap/>
            <w:hideMark/>
          </w:tcPr>
          <w:p w:rsidR="00110C18" w:rsidRPr="00D47EC1" w:rsidRDefault="00110C18" w:rsidP="00063728">
            <w:pPr>
              <w:rPr>
                <w:ins w:id="10688" w:author="KIM, Jason" w:date="2019-04-02T13:39:00Z"/>
                <w:rFonts w:ascii="Calibri" w:eastAsia="Times New Roman" w:hAnsi="Calibri" w:cs="Calibri"/>
                <w:color w:val="000000"/>
                <w:lang w:eastAsia="en-AU"/>
              </w:rPr>
            </w:pPr>
            <w:ins w:id="1068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90" w:author="KIM, Jason" w:date="2019-04-02T13:39:00Z"/>
                <w:rFonts w:ascii="Calibri" w:eastAsia="Times New Roman" w:hAnsi="Calibri" w:cs="Calibri"/>
                <w:color w:val="000000"/>
                <w:lang w:eastAsia="en-AU"/>
              </w:rPr>
            </w:pPr>
            <w:ins w:id="10691" w:author="KIM, Jason" w:date="2019-04-02T13:39:00Z">
              <w:r w:rsidRPr="00D47EC1">
                <w:rPr>
                  <w:rFonts w:ascii="Calibri" w:eastAsia="Times New Roman" w:hAnsi="Calibri" w:cs="Calibri"/>
                  <w:color w:val="000000"/>
                  <w:lang w:eastAsia="en-AU"/>
                </w:rPr>
                <w:t>Chainage 8228</w:t>
              </w:r>
            </w:ins>
          </w:p>
        </w:tc>
        <w:tc>
          <w:tcPr>
            <w:tcW w:w="785" w:type="pct"/>
            <w:noWrap/>
            <w:hideMark/>
          </w:tcPr>
          <w:p w:rsidR="00110C18" w:rsidRPr="00D47EC1" w:rsidRDefault="00110C18" w:rsidP="00063728">
            <w:pPr>
              <w:jc w:val="right"/>
              <w:rPr>
                <w:ins w:id="10692" w:author="KIM, Jason" w:date="2019-04-02T13:39:00Z"/>
                <w:rFonts w:ascii="Calibri" w:eastAsia="Times New Roman" w:hAnsi="Calibri" w:cs="Calibri"/>
                <w:color w:val="000000"/>
                <w:lang w:eastAsia="en-AU"/>
              </w:rPr>
            </w:pPr>
            <w:ins w:id="1069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94" w:author="KIM, Jason" w:date="2019-04-02T13:39:00Z"/>
        </w:trPr>
        <w:tc>
          <w:tcPr>
            <w:tcW w:w="776" w:type="pct"/>
            <w:noWrap/>
            <w:hideMark/>
          </w:tcPr>
          <w:p w:rsidR="00110C18" w:rsidRPr="00D47EC1" w:rsidRDefault="00110C18" w:rsidP="00063728">
            <w:pPr>
              <w:rPr>
                <w:ins w:id="10695" w:author="KIM, Jason" w:date="2019-04-02T13:39:00Z"/>
                <w:rFonts w:ascii="Calibri" w:eastAsia="Times New Roman" w:hAnsi="Calibri" w:cs="Calibri"/>
                <w:color w:val="000000"/>
                <w:lang w:eastAsia="en-AU"/>
              </w:rPr>
            </w:pPr>
            <w:ins w:id="10696" w:author="KIM, Jason" w:date="2019-04-02T13:39:00Z">
              <w:r w:rsidRPr="00D47EC1">
                <w:rPr>
                  <w:rFonts w:ascii="Calibri" w:eastAsia="Times New Roman" w:hAnsi="Calibri" w:cs="Calibri"/>
                  <w:color w:val="000000"/>
                  <w:lang w:eastAsia="en-AU"/>
                </w:rPr>
                <w:t>EXL92K201</w:t>
              </w:r>
            </w:ins>
          </w:p>
        </w:tc>
        <w:tc>
          <w:tcPr>
            <w:tcW w:w="622" w:type="pct"/>
            <w:noWrap/>
            <w:hideMark/>
          </w:tcPr>
          <w:p w:rsidR="00110C18" w:rsidRPr="00D47EC1" w:rsidRDefault="00110C18" w:rsidP="00063728">
            <w:pPr>
              <w:rPr>
                <w:ins w:id="10697" w:author="KIM, Jason" w:date="2019-04-02T13:39:00Z"/>
                <w:rFonts w:ascii="Calibri" w:eastAsia="Times New Roman" w:hAnsi="Calibri" w:cs="Calibri"/>
                <w:color w:val="000000"/>
                <w:lang w:eastAsia="en-AU"/>
              </w:rPr>
            </w:pPr>
            <w:ins w:id="10698" w:author="KIM, Jason" w:date="2019-04-02T13:39:00Z">
              <w:r w:rsidRPr="00D47EC1">
                <w:rPr>
                  <w:rFonts w:ascii="Calibri" w:eastAsia="Times New Roman" w:hAnsi="Calibri" w:cs="Calibri"/>
                  <w:color w:val="000000"/>
                  <w:lang w:eastAsia="en-AU"/>
                </w:rPr>
                <w:t>ELZ20348</w:t>
              </w:r>
            </w:ins>
          </w:p>
        </w:tc>
        <w:tc>
          <w:tcPr>
            <w:tcW w:w="495" w:type="pct"/>
            <w:noWrap/>
            <w:hideMark/>
          </w:tcPr>
          <w:p w:rsidR="00110C18" w:rsidRPr="00D47EC1" w:rsidRDefault="00110C18" w:rsidP="00063728">
            <w:pPr>
              <w:rPr>
                <w:ins w:id="10699" w:author="KIM, Jason" w:date="2019-04-02T13:39:00Z"/>
                <w:rFonts w:ascii="Calibri" w:eastAsia="Times New Roman" w:hAnsi="Calibri" w:cs="Calibri"/>
                <w:color w:val="000000"/>
                <w:lang w:eastAsia="en-AU"/>
              </w:rPr>
            </w:pPr>
            <w:ins w:id="10700"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701" w:author="KIM, Jason" w:date="2019-04-02T13:39:00Z"/>
                <w:rFonts w:ascii="Calibri" w:eastAsia="Times New Roman" w:hAnsi="Calibri" w:cs="Calibri"/>
                <w:color w:val="000000"/>
                <w:lang w:eastAsia="en-AU"/>
              </w:rPr>
            </w:pPr>
            <w:ins w:id="10702" w:author="KIM, Jason" w:date="2019-04-02T13:39:00Z">
              <w:r w:rsidRPr="00D47EC1">
                <w:rPr>
                  <w:rFonts w:ascii="Calibri" w:eastAsia="Times New Roman" w:hAnsi="Calibri" w:cs="Calibri"/>
                  <w:color w:val="000000"/>
                  <w:lang w:eastAsia="en-AU"/>
                </w:rPr>
                <w:t>EXL2921</w:t>
              </w:r>
            </w:ins>
          </w:p>
        </w:tc>
        <w:tc>
          <w:tcPr>
            <w:tcW w:w="762" w:type="pct"/>
            <w:noWrap/>
            <w:hideMark/>
          </w:tcPr>
          <w:p w:rsidR="00110C18" w:rsidRPr="00D47EC1" w:rsidRDefault="00110C18" w:rsidP="00063728">
            <w:pPr>
              <w:rPr>
                <w:ins w:id="10703" w:author="KIM, Jason" w:date="2019-04-02T13:39:00Z"/>
                <w:rFonts w:ascii="Calibri" w:eastAsia="Times New Roman" w:hAnsi="Calibri" w:cs="Calibri"/>
                <w:color w:val="000000"/>
                <w:lang w:eastAsia="en-AU"/>
              </w:rPr>
            </w:pPr>
            <w:ins w:id="1070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05" w:author="KIM, Jason" w:date="2019-04-02T13:39:00Z"/>
                <w:rFonts w:ascii="Calibri" w:eastAsia="Times New Roman" w:hAnsi="Calibri" w:cs="Calibri"/>
                <w:color w:val="000000"/>
                <w:lang w:eastAsia="en-AU"/>
              </w:rPr>
            </w:pPr>
            <w:ins w:id="10706" w:author="KIM, Jason" w:date="2019-04-02T13:39:00Z">
              <w:r w:rsidRPr="00D47EC1">
                <w:rPr>
                  <w:rFonts w:ascii="Calibri" w:eastAsia="Times New Roman" w:hAnsi="Calibri" w:cs="Calibri"/>
                  <w:color w:val="000000"/>
                  <w:lang w:eastAsia="en-AU"/>
                </w:rPr>
                <w:t>Chainage 8315</w:t>
              </w:r>
            </w:ins>
          </w:p>
        </w:tc>
        <w:tc>
          <w:tcPr>
            <w:tcW w:w="785" w:type="pct"/>
            <w:noWrap/>
            <w:hideMark/>
          </w:tcPr>
          <w:p w:rsidR="00110C18" w:rsidRPr="00D47EC1" w:rsidRDefault="00110C18" w:rsidP="00063728">
            <w:pPr>
              <w:jc w:val="right"/>
              <w:rPr>
                <w:ins w:id="10707" w:author="KIM, Jason" w:date="2019-04-02T13:39:00Z"/>
                <w:rFonts w:ascii="Calibri" w:eastAsia="Times New Roman" w:hAnsi="Calibri" w:cs="Calibri"/>
                <w:color w:val="000000"/>
                <w:lang w:eastAsia="en-AU"/>
              </w:rPr>
            </w:pPr>
            <w:ins w:id="1070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09" w:author="KIM, Jason" w:date="2019-04-02T13:39:00Z"/>
        </w:trPr>
        <w:tc>
          <w:tcPr>
            <w:tcW w:w="776" w:type="pct"/>
            <w:noWrap/>
            <w:hideMark/>
          </w:tcPr>
          <w:p w:rsidR="00110C18" w:rsidRPr="00D47EC1" w:rsidRDefault="00110C18" w:rsidP="00063728">
            <w:pPr>
              <w:rPr>
                <w:ins w:id="10710" w:author="KIM, Jason" w:date="2019-04-02T13:39:00Z"/>
                <w:rFonts w:ascii="Calibri" w:eastAsia="Times New Roman" w:hAnsi="Calibri" w:cs="Calibri"/>
                <w:color w:val="000000"/>
                <w:lang w:eastAsia="en-AU"/>
              </w:rPr>
            </w:pPr>
            <w:ins w:id="10711" w:author="KIM, Jason" w:date="2019-04-02T13:39:00Z">
              <w:r w:rsidRPr="00D47EC1">
                <w:rPr>
                  <w:rFonts w:ascii="Calibri" w:eastAsia="Times New Roman" w:hAnsi="Calibri" w:cs="Calibri"/>
                  <w:color w:val="000000"/>
                  <w:lang w:eastAsia="en-AU"/>
                </w:rPr>
                <w:t>EXL62K201</w:t>
              </w:r>
            </w:ins>
          </w:p>
        </w:tc>
        <w:tc>
          <w:tcPr>
            <w:tcW w:w="622" w:type="pct"/>
            <w:noWrap/>
            <w:hideMark/>
          </w:tcPr>
          <w:p w:rsidR="00110C18" w:rsidRPr="00D47EC1" w:rsidRDefault="00110C18" w:rsidP="00063728">
            <w:pPr>
              <w:rPr>
                <w:ins w:id="10712" w:author="KIM, Jason" w:date="2019-04-02T13:39:00Z"/>
                <w:rFonts w:ascii="Calibri" w:eastAsia="Times New Roman" w:hAnsi="Calibri" w:cs="Calibri"/>
                <w:color w:val="000000"/>
                <w:lang w:eastAsia="en-AU"/>
              </w:rPr>
            </w:pPr>
            <w:ins w:id="10713" w:author="KIM, Jason" w:date="2019-04-02T13:39:00Z">
              <w:r w:rsidRPr="00D47EC1">
                <w:rPr>
                  <w:rFonts w:ascii="Calibri" w:eastAsia="Times New Roman" w:hAnsi="Calibri" w:cs="Calibri"/>
                  <w:color w:val="000000"/>
                  <w:lang w:eastAsia="en-AU"/>
                </w:rPr>
                <w:t>ELZ20352</w:t>
              </w:r>
            </w:ins>
          </w:p>
        </w:tc>
        <w:tc>
          <w:tcPr>
            <w:tcW w:w="495" w:type="pct"/>
            <w:noWrap/>
            <w:hideMark/>
          </w:tcPr>
          <w:p w:rsidR="00110C18" w:rsidRPr="00D47EC1" w:rsidRDefault="00110C18" w:rsidP="00063728">
            <w:pPr>
              <w:rPr>
                <w:ins w:id="10714" w:author="KIM, Jason" w:date="2019-04-02T13:39:00Z"/>
                <w:rFonts w:ascii="Calibri" w:eastAsia="Times New Roman" w:hAnsi="Calibri" w:cs="Calibri"/>
                <w:color w:val="000000"/>
                <w:lang w:eastAsia="en-AU"/>
              </w:rPr>
            </w:pPr>
            <w:ins w:id="1071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16" w:author="KIM, Jason" w:date="2019-04-02T13:39:00Z"/>
                <w:rFonts w:ascii="Calibri" w:eastAsia="Times New Roman" w:hAnsi="Calibri" w:cs="Calibri"/>
                <w:color w:val="000000"/>
                <w:lang w:eastAsia="en-AU"/>
              </w:rPr>
            </w:pPr>
            <w:ins w:id="10717" w:author="KIM, Jason" w:date="2019-04-02T13:39:00Z">
              <w:r w:rsidRPr="00D47EC1">
                <w:rPr>
                  <w:rFonts w:ascii="Calibri" w:eastAsia="Times New Roman" w:hAnsi="Calibri" w:cs="Calibri"/>
                  <w:color w:val="000000"/>
                  <w:lang w:eastAsia="en-AU"/>
                </w:rPr>
                <w:t>EXL2631</w:t>
              </w:r>
            </w:ins>
          </w:p>
        </w:tc>
        <w:tc>
          <w:tcPr>
            <w:tcW w:w="762" w:type="pct"/>
            <w:noWrap/>
            <w:hideMark/>
          </w:tcPr>
          <w:p w:rsidR="00110C18" w:rsidRPr="00D47EC1" w:rsidRDefault="00110C18" w:rsidP="00063728">
            <w:pPr>
              <w:rPr>
                <w:ins w:id="10718" w:author="KIM, Jason" w:date="2019-04-02T13:39:00Z"/>
                <w:rFonts w:ascii="Calibri" w:eastAsia="Times New Roman" w:hAnsi="Calibri" w:cs="Calibri"/>
                <w:color w:val="000000"/>
                <w:lang w:eastAsia="en-AU"/>
              </w:rPr>
            </w:pPr>
            <w:ins w:id="1071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20" w:author="KIM, Jason" w:date="2019-04-02T13:39:00Z"/>
                <w:rFonts w:ascii="Calibri" w:eastAsia="Times New Roman" w:hAnsi="Calibri" w:cs="Calibri"/>
                <w:color w:val="000000"/>
                <w:lang w:eastAsia="en-AU"/>
              </w:rPr>
            </w:pPr>
            <w:ins w:id="10721" w:author="KIM, Jason" w:date="2019-04-02T13:39:00Z">
              <w:r w:rsidRPr="00D47EC1">
                <w:rPr>
                  <w:rFonts w:ascii="Calibri" w:eastAsia="Times New Roman" w:hAnsi="Calibri" w:cs="Calibri"/>
                  <w:color w:val="000000"/>
                  <w:lang w:eastAsia="en-AU"/>
                </w:rPr>
                <w:t>Chainage 8348</w:t>
              </w:r>
            </w:ins>
          </w:p>
        </w:tc>
        <w:tc>
          <w:tcPr>
            <w:tcW w:w="785" w:type="pct"/>
            <w:noWrap/>
            <w:hideMark/>
          </w:tcPr>
          <w:p w:rsidR="00110C18" w:rsidRPr="00D47EC1" w:rsidRDefault="00110C18" w:rsidP="00063728">
            <w:pPr>
              <w:jc w:val="right"/>
              <w:rPr>
                <w:ins w:id="10722" w:author="KIM, Jason" w:date="2019-04-02T13:39:00Z"/>
                <w:rFonts w:ascii="Calibri" w:eastAsia="Times New Roman" w:hAnsi="Calibri" w:cs="Calibri"/>
                <w:color w:val="000000"/>
                <w:lang w:eastAsia="en-AU"/>
              </w:rPr>
            </w:pPr>
            <w:ins w:id="1072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24" w:author="KIM, Jason" w:date="2019-04-02T13:39:00Z"/>
        </w:trPr>
        <w:tc>
          <w:tcPr>
            <w:tcW w:w="776" w:type="pct"/>
            <w:noWrap/>
            <w:hideMark/>
          </w:tcPr>
          <w:p w:rsidR="00110C18" w:rsidRPr="00D47EC1" w:rsidRDefault="00110C18" w:rsidP="00063728">
            <w:pPr>
              <w:rPr>
                <w:ins w:id="10725" w:author="KIM, Jason" w:date="2019-04-02T13:39:00Z"/>
                <w:rFonts w:ascii="Calibri" w:eastAsia="Times New Roman" w:hAnsi="Calibri" w:cs="Calibri"/>
                <w:color w:val="000000"/>
                <w:lang w:eastAsia="en-AU"/>
              </w:rPr>
            </w:pPr>
            <w:ins w:id="10726" w:author="KIM, Jason" w:date="2019-04-02T13:39:00Z">
              <w:r w:rsidRPr="00D47EC1">
                <w:rPr>
                  <w:rFonts w:ascii="Calibri" w:eastAsia="Times New Roman" w:hAnsi="Calibri" w:cs="Calibri"/>
                  <w:color w:val="000000"/>
                  <w:lang w:eastAsia="en-AU"/>
                </w:rPr>
                <w:t>EXL64K191</w:t>
              </w:r>
            </w:ins>
          </w:p>
        </w:tc>
        <w:tc>
          <w:tcPr>
            <w:tcW w:w="622" w:type="pct"/>
            <w:noWrap/>
            <w:hideMark/>
          </w:tcPr>
          <w:p w:rsidR="00110C18" w:rsidRPr="00D47EC1" w:rsidRDefault="00110C18" w:rsidP="00063728">
            <w:pPr>
              <w:rPr>
                <w:ins w:id="10727" w:author="KIM, Jason" w:date="2019-04-02T13:39:00Z"/>
                <w:rFonts w:ascii="Calibri" w:eastAsia="Times New Roman" w:hAnsi="Calibri" w:cs="Calibri"/>
                <w:color w:val="000000"/>
                <w:lang w:eastAsia="en-AU"/>
              </w:rPr>
            </w:pPr>
            <w:ins w:id="10728" w:author="KIM, Jason" w:date="2019-04-02T13:39:00Z">
              <w:r w:rsidRPr="00D47EC1">
                <w:rPr>
                  <w:rFonts w:ascii="Calibri" w:eastAsia="Times New Roman" w:hAnsi="Calibri" w:cs="Calibri"/>
                  <w:color w:val="000000"/>
                  <w:lang w:eastAsia="en-AU"/>
                </w:rPr>
                <w:t>ELZ20356</w:t>
              </w:r>
            </w:ins>
          </w:p>
        </w:tc>
        <w:tc>
          <w:tcPr>
            <w:tcW w:w="495" w:type="pct"/>
            <w:noWrap/>
            <w:hideMark/>
          </w:tcPr>
          <w:p w:rsidR="00110C18" w:rsidRPr="00D47EC1" w:rsidRDefault="00110C18" w:rsidP="00063728">
            <w:pPr>
              <w:rPr>
                <w:ins w:id="10729" w:author="KIM, Jason" w:date="2019-04-02T13:39:00Z"/>
                <w:rFonts w:ascii="Calibri" w:eastAsia="Times New Roman" w:hAnsi="Calibri" w:cs="Calibri"/>
                <w:color w:val="000000"/>
                <w:lang w:eastAsia="en-AU"/>
              </w:rPr>
            </w:pPr>
            <w:ins w:id="10730"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31" w:author="KIM, Jason" w:date="2019-04-02T13:39:00Z"/>
                <w:rFonts w:ascii="Calibri" w:eastAsia="Times New Roman" w:hAnsi="Calibri" w:cs="Calibri"/>
                <w:color w:val="000000"/>
                <w:lang w:eastAsia="en-AU"/>
              </w:rPr>
            </w:pPr>
            <w:ins w:id="10732" w:author="KIM, Jason" w:date="2019-04-02T13:39:00Z">
              <w:r w:rsidRPr="00D47EC1">
                <w:rPr>
                  <w:rFonts w:ascii="Calibri" w:eastAsia="Times New Roman" w:hAnsi="Calibri" w:cs="Calibri"/>
                  <w:color w:val="000000"/>
                  <w:lang w:eastAsia="en-AU"/>
                </w:rPr>
                <w:t>EXL2641</w:t>
              </w:r>
            </w:ins>
          </w:p>
        </w:tc>
        <w:tc>
          <w:tcPr>
            <w:tcW w:w="762" w:type="pct"/>
            <w:noWrap/>
            <w:hideMark/>
          </w:tcPr>
          <w:p w:rsidR="00110C18" w:rsidRPr="00D47EC1" w:rsidRDefault="00110C18" w:rsidP="00063728">
            <w:pPr>
              <w:rPr>
                <w:ins w:id="10733" w:author="KIM, Jason" w:date="2019-04-02T13:39:00Z"/>
                <w:rFonts w:ascii="Calibri" w:eastAsia="Times New Roman" w:hAnsi="Calibri" w:cs="Calibri"/>
                <w:color w:val="000000"/>
                <w:lang w:eastAsia="en-AU"/>
              </w:rPr>
            </w:pPr>
            <w:ins w:id="1073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35" w:author="KIM, Jason" w:date="2019-04-02T13:39:00Z"/>
                <w:rFonts w:ascii="Calibri" w:eastAsia="Times New Roman" w:hAnsi="Calibri" w:cs="Calibri"/>
                <w:color w:val="000000"/>
                <w:lang w:eastAsia="en-AU"/>
              </w:rPr>
            </w:pPr>
            <w:ins w:id="10736" w:author="KIM, Jason" w:date="2019-04-02T13:39:00Z">
              <w:r w:rsidRPr="00D47EC1">
                <w:rPr>
                  <w:rFonts w:ascii="Calibri" w:eastAsia="Times New Roman" w:hAnsi="Calibri" w:cs="Calibri"/>
                  <w:color w:val="000000"/>
                  <w:lang w:eastAsia="en-AU"/>
                </w:rPr>
                <w:t>Chainage 8466</w:t>
              </w:r>
            </w:ins>
          </w:p>
        </w:tc>
        <w:tc>
          <w:tcPr>
            <w:tcW w:w="785" w:type="pct"/>
            <w:noWrap/>
            <w:hideMark/>
          </w:tcPr>
          <w:p w:rsidR="00110C18" w:rsidRPr="00D47EC1" w:rsidRDefault="00110C18" w:rsidP="00063728">
            <w:pPr>
              <w:jc w:val="right"/>
              <w:rPr>
                <w:ins w:id="10737" w:author="KIM, Jason" w:date="2019-04-02T13:39:00Z"/>
                <w:rFonts w:ascii="Calibri" w:eastAsia="Times New Roman" w:hAnsi="Calibri" w:cs="Calibri"/>
                <w:color w:val="000000"/>
                <w:lang w:eastAsia="en-AU"/>
              </w:rPr>
            </w:pPr>
            <w:ins w:id="1073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39" w:author="KIM, Jason" w:date="2019-04-02T13:39:00Z"/>
        </w:trPr>
        <w:tc>
          <w:tcPr>
            <w:tcW w:w="776" w:type="pct"/>
            <w:noWrap/>
            <w:hideMark/>
          </w:tcPr>
          <w:p w:rsidR="00110C18" w:rsidRPr="00D47EC1" w:rsidRDefault="00110C18" w:rsidP="00063728">
            <w:pPr>
              <w:rPr>
                <w:ins w:id="10740" w:author="KIM, Jason" w:date="2019-04-02T13:39:00Z"/>
                <w:rFonts w:ascii="Calibri" w:eastAsia="Times New Roman" w:hAnsi="Calibri" w:cs="Calibri"/>
                <w:color w:val="000000"/>
                <w:lang w:eastAsia="en-AU"/>
              </w:rPr>
            </w:pPr>
            <w:ins w:id="10741" w:author="KIM, Jason" w:date="2019-04-02T13:39:00Z">
              <w:r w:rsidRPr="00D47EC1">
                <w:rPr>
                  <w:rFonts w:ascii="Calibri" w:eastAsia="Times New Roman" w:hAnsi="Calibri" w:cs="Calibri"/>
                  <w:color w:val="000000"/>
                  <w:lang w:eastAsia="en-AU"/>
                </w:rPr>
                <w:t>EXL64K201</w:t>
              </w:r>
            </w:ins>
          </w:p>
        </w:tc>
        <w:tc>
          <w:tcPr>
            <w:tcW w:w="622" w:type="pct"/>
            <w:noWrap/>
            <w:hideMark/>
          </w:tcPr>
          <w:p w:rsidR="00110C18" w:rsidRPr="00D47EC1" w:rsidRDefault="00110C18" w:rsidP="00063728">
            <w:pPr>
              <w:rPr>
                <w:ins w:id="10742" w:author="KIM, Jason" w:date="2019-04-02T13:39:00Z"/>
                <w:rFonts w:ascii="Calibri" w:eastAsia="Times New Roman" w:hAnsi="Calibri" w:cs="Calibri"/>
                <w:color w:val="000000"/>
                <w:lang w:eastAsia="en-AU"/>
              </w:rPr>
            </w:pPr>
            <w:ins w:id="10743" w:author="KIM, Jason" w:date="2019-04-02T13:39:00Z">
              <w:r w:rsidRPr="00D47EC1">
                <w:rPr>
                  <w:rFonts w:ascii="Calibri" w:eastAsia="Times New Roman" w:hAnsi="Calibri" w:cs="Calibri"/>
                  <w:color w:val="000000"/>
                  <w:lang w:eastAsia="en-AU"/>
                </w:rPr>
                <w:t>ELZ20360</w:t>
              </w:r>
            </w:ins>
          </w:p>
        </w:tc>
        <w:tc>
          <w:tcPr>
            <w:tcW w:w="495" w:type="pct"/>
            <w:noWrap/>
            <w:hideMark/>
          </w:tcPr>
          <w:p w:rsidR="00110C18" w:rsidRPr="00D47EC1" w:rsidRDefault="00110C18" w:rsidP="00063728">
            <w:pPr>
              <w:rPr>
                <w:ins w:id="10744" w:author="KIM, Jason" w:date="2019-04-02T13:39:00Z"/>
                <w:rFonts w:ascii="Calibri" w:eastAsia="Times New Roman" w:hAnsi="Calibri" w:cs="Calibri"/>
                <w:color w:val="000000"/>
                <w:lang w:eastAsia="en-AU"/>
              </w:rPr>
            </w:pPr>
            <w:ins w:id="10745"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46" w:author="KIM, Jason" w:date="2019-04-02T13:39:00Z"/>
                <w:rFonts w:ascii="Calibri" w:eastAsia="Times New Roman" w:hAnsi="Calibri" w:cs="Calibri"/>
                <w:color w:val="000000"/>
                <w:lang w:eastAsia="en-AU"/>
              </w:rPr>
            </w:pPr>
            <w:ins w:id="10747" w:author="KIM, Jason" w:date="2019-04-02T13:39:00Z">
              <w:r w:rsidRPr="00D47EC1">
                <w:rPr>
                  <w:rFonts w:ascii="Calibri" w:eastAsia="Times New Roman" w:hAnsi="Calibri" w:cs="Calibri"/>
                  <w:color w:val="000000"/>
                  <w:lang w:eastAsia="en-AU"/>
                </w:rPr>
                <w:t>EXL2651</w:t>
              </w:r>
            </w:ins>
          </w:p>
        </w:tc>
        <w:tc>
          <w:tcPr>
            <w:tcW w:w="762" w:type="pct"/>
            <w:noWrap/>
            <w:hideMark/>
          </w:tcPr>
          <w:p w:rsidR="00110C18" w:rsidRPr="00D47EC1" w:rsidRDefault="00110C18" w:rsidP="00063728">
            <w:pPr>
              <w:rPr>
                <w:ins w:id="10748" w:author="KIM, Jason" w:date="2019-04-02T13:39:00Z"/>
                <w:rFonts w:ascii="Calibri" w:eastAsia="Times New Roman" w:hAnsi="Calibri" w:cs="Calibri"/>
                <w:color w:val="000000"/>
                <w:lang w:eastAsia="en-AU"/>
              </w:rPr>
            </w:pPr>
            <w:ins w:id="1074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50" w:author="KIM, Jason" w:date="2019-04-02T13:39:00Z"/>
                <w:rFonts w:ascii="Calibri" w:eastAsia="Times New Roman" w:hAnsi="Calibri" w:cs="Calibri"/>
                <w:color w:val="000000"/>
                <w:lang w:eastAsia="en-AU"/>
              </w:rPr>
            </w:pPr>
            <w:ins w:id="10751" w:author="KIM, Jason" w:date="2019-04-02T13:39:00Z">
              <w:r w:rsidRPr="00D47EC1">
                <w:rPr>
                  <w:rFonts w:ascii="Calibri" w:eastAsia="Times New Roman" w:hAnsi="Calibri" w:cs="Calibri"/>
                  <w:color w:val="000000"/>
                  <w:lang w:eastAsia="en-AU"/>
                </w:rPr>
                <w:t>Chainage 8586</w:t>
              </w:r>
            </w:ins>
          </w:p>
        </w:tc>
        <w:tc>
          <w:tcPr>
            <w:tcW w:w="785" w:type="pct"/>
            <w:noWrap/>
            <w:hideMark/>
          </w:tcPr>
          <w:p w:rsidR="00110C18" w:rsidRPr="00D47EC1" w:rsidRDefault="00110C18" w:rsidP="00063728">
            <w:pPr>
              <w:jc w:val="right"/>
              <w:rPr>
                <w:ins w:id="10752" w:author="KIM, Jason" w:date="2019-04-02T13:39:00Z"/>
                <w:rFonts w:ascii="Calibri" w:eastAsia="Times New Roman" w:hAnsi="Calibri" w:cs="Calibri"/>
                <w:color w:val="000000"/>
                <w:lang w:eastAsia="en-AU"/>
              </w:rPr>
            </w:pPr>
            <w:ins w:id="1075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54" w:author="KIM, Jason" w:date="2019-04-02T13:39:00Z"/>
        </w:trPr>
        <w:tc>
          <w:tcPr>
            <w:tcW w:w="776" w:type="pct"/>
            <w:noWrap/>
            <w:hideMark/>
          </w:tcPr>
          <w:p w:rsidR="00110C18" w:rsidRPr="00D47EC1" w:rsidRDefault="00110C18" w:rsidP="00063728">
            <w:pPr>
              <w:rPr>
                <w:ins w:id="10755" w:author="KIM, Jason" w:date="2019-04-02T13:39:00Z"/>
                <w:rFonts w:ascii="Calibri" w:eastAsia="Times New Roman" w:hAnsi="Calibri" w:cs="Calibri"/>
                <w:color w:val="000000"/>
                <w:lang w:eastAsia="en-AU"/>
              </w:rPr>
            </w:pPr>
            <w:ins w:id="10756" w:author="KIM, Jason" w:date="2019-04-02T13:39:00Z">
              <w:r w:rsidRPr="00D47EC1">
                <w:rPr>
                  <w:rFonts w:ascii="Calibri" w:eastAsia="Times New Roman" w:hAnsi="Calibri" w:cs="Calibri"/>
                  <w:color w:val="000000"/>
                  <w:lang w:eastAsia="en-AU"/>
                </w:rPr>
                <w:t>EXL66K191</w:t>
              </w:r>
            </w:ins>
          </w:p>
        </w:tc>
        <w:tc>
          <w:tcPr>
            <w:tcW w:w="622" w:type="pct"/>
            <w:noWrap/>
            <w:hideMark/>
          </w:tcPr>
          <w:p w:rsidR="00110C18" w:rsidRPr="00D47EC1" w:rsidRDefault="00110C18" w:rsidP="00063728">
            <w:pPr>
              <w:rPr>
                <w:ins w:id="10757" w:author="KIM, Jason" w:date="2019-04-02T13:39:00Z"/>
                <w:rFonts w:ascii="Calibri" w:eastAsia="Times New Roman" w:hAnsi="Calibri" w:cs="Calibri"/>
                <w:color w:val="000000"/>
                <w:lang w:eastAsia="en-AU"/>
              </w:rPr>
            </w:pPr>
            <w:ins w:id="10758" w:author="KIM, Jason" w:date="2019-04-02T13:39:00Z">
              <w:r w:rsidRPr="00D47EC1">
                <w:rPr>
                  <w:rFonts w:ascii="Calibri" w:eastAsia="Times New Roman" w:hAnsi="Calibri" w:cs="Calibri"/>
                  <w:color w:val="000000"/>
                  <w:lang w:eastAsia="en-AU"/>
                </w:rPr>
                <w:t>ELZ20364</w:t>
              </w:r>
            </w:ins>
          </w:p>
        </w:tc>
        <w:tc>
          <w:tcPr>
            <w:tcW w:w="495" w:type="pct"/>
            <w:noWrap/>
            <w:hideMark/>
          </w:tcPr>
          <w:p w:rsidR="00110C18" w:rsidRPr="00D47EC1" w:rsidRDefault="00110C18" w:rsidP="00063728">
            <w:pPr>
              <w:rPr>
                <w:ins w:id="10759" w:author="KIM, Jason" w:date="2019-04-02T13:39:00Z"/>
                <w:rFonts w:ascii="Calibri" w:eastAsia="Times New Roman" w:hAnsi="Calibri" w:cs="Calibri"/>
                <w:color w:val="000000"/>
                <w:lang w:eastAsia="en-AU"/>
              </w:rPr>
            </w:pPr>
            <w:ins w:id="1076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61" w:author="KIM, Jason" w:date="2019-04-02T13:39:00Z"/>
                <w:rFonts w:ascii="Calibri" w:eastAsia="Times New Roman" w:hAnsi="Calibri" w:cs="Calibri"/>
                <w:color w:val="000000"/>
                <w:lang w:eastAsia="en-AU"/>
              </w:rPr>
            </w:pPr>
            <w:ins w:id="10762" w:author="KIM, Jason" w:date="2019-04-02T13:39:00Z">
              <w:r w:rsidRPr="00D47EC1">
                <w:rPr>
                  <w:rFonts w:ascii="Calibri" w:eastAsia="Times New Roman" w:hAnsi="Calibri" w:cs="Calibri"/>
                  <w:color w:val="000000"/>
                  <w:lang w:eastAsia="en-AU"/>
                </w:rPr>
                <w:t>EXL2661</w:t>
              </w:r>
            </w:ins>
          </w:p>
        </w:tc>
        <w:tc>
          <w:tcPr>
            <w:tcW w:w="762" w:type="pct"/>
            <w:noWrap/>
            <w:hideMark/>
          </w:tcPr>
          <w:p w:rsidR="00110C18" w:rsidRPr="00D47EC1" w:rsidRDefault="00110C18" w:rsidP="00063728">
            <w:pPr>
              <w:rPr>
                <w:ins w:id="10763" w:author="KIM, Jason" w:date="2019-04-02T13:39:00Z"/>
                <w:rFonts w:ascii="Calibri" w:eastAsia="Times New Roman" w:hAnsi="Calibri" w:cs="Calibri"/>
                <w:color w:val="000000"/>
                <w:lang w:eastAsia="en-AU"/>
              </w:rPr>
            </w:pPr>
            <w:ins w:id="1076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65" w:author="KIM, Jason" w:date="2019-04-02T13:39:00Z"/>
                <w:rFonts w:ascii="Calibri" w:eastAsia="Times New Roman" w:hAnsi="Calibri" w:cs="Calibri"/>
                <w:color w:val="000000"/>
                <w:lang w:eastAsia="en-AU"/>
              </w:rPr>
            </w:pPr>
            <w:ins w:id="10766" w:author="KIM, Jason" w:date="2019-04-02T13:39:00Z">
              <w:r w:rsidRPr="00D47EC1">
                <w:rPr>
                  <w:rFonts w:ascii="Calibri" w:eastAsia="Times New Roman" w:hAnsi="Calibri" w:cs="Calibri"/>
                  <w:color w:val="000000"/>
                  <w:lang w:eastAsia="en-AU"/>
                </w:rPr>
                <w:t>Chainage 8706</w:t>
              </w:r>
            </w:ins>
          </w:p>
        </w:tc>
        <w:tc>
          <w:tcPr>
            <w:tcW w:w="785" w:type="pct"/>
            <w:noWrap/>
            <w:hideMark/>
          </w:tcPr>
          <w:p w:rsidR="00110C18" w:rsidRPr="00D47EC1" w:rsidRDefault="00110C18" w:rsidP="00063728">
            <w:pPr>
              <w:jc w:val="right"/>
              <w:rPr>
                <w:ins w:id="10767" w:author="KIM, Jason" w:date="2019-04-02T13:39:00Z"/>
                <w:rFonts w:ascii="Calibri" w:eastAsia="Times New Roman" w:hAnsi="Calibri" w:cs="Calibri"/>
                <w:color w:val="000000"/>
                <w:lang w:eastAsia="en-AU"/>
              </w:rPr>
            </w:pPr>
            <w:ins w:id="1076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69" w:author="KIM, Jason" w:date="2019-04-02T13:39:00Z"/>
        </w:trPr>
        <w:tc>
          <w:tcPr>
            <w:tcW w:w="776" w:type="pct"/>
            <w:noWrap/>
            <w:hideMark/>
          </w:tcPr>
          <w:p w:rsidR="00110C18" w:rsidRPr="00D47EC1" w:rsidRDefault="00110C18" w:rsidP="00063728">
            <w:pPr>
              <w:rPr>
                <w:ins w:id="10770" w:author="KIM, Jason" w:date="2019-04-02T13:39:00Z"/>
                <w:rFonts w:ascii="Calibri" w:eastAsia="Times New Roman" w:hAnsi="Calibri" w:cs="Calibri"/>
                <w:color w:val="000000"/>
                <w:lang w:eastAsia="en-AU"/>
              </w:rPr>
            </w:pPr>
            <w:ins w:id="10771" w:author="KIM, Jason" w:date="2019-04-02T13:39:00Z">
              <w:r w:rsidRPr="00D47EC1">
                <w:rPr>
                  <w:rFonts w:ascii="Calibri" w:eastAsia="Times New Roman" w:hAnsi="Calibri" w:cs="Calibri"/>
                  <w:color w:val="000000"/>
                  <w:lang w:eastAsia="en-AU"/>
                </w:rPr>
                <w:lastRenderedPageBreak/>
                <w:t>EXL66K201</w:t>
              </w:r>
            </w:ins>
          </w:p>
        </w:tc>
        <w:tc>
          <w:tcPr>
            <w:tcW w:w="622" w:type="pct"/>
            <w:noWrap/>
            <w:hideMark/>
          </w:tcPr>
          <w:p w:rsidR="00110C18" w:rsidRPr="00D47EC1" w:rsidRDefault="00110C18" w:rsidP="00063728">
            <w:pPr>
              <w:rPr>
                <w:ins w:id="10772" w:author="KIM, Jason" w:date="2019-04-02T13:39:00Z"/>
                <w:rFonts w:ascii="Calibri" w:eastAsia="Times New Roman" w:hAnsi="Calibri" w:cs="Calibri"/>
                <w:color w:val="000000"/>
                <w:lang w:eastAsia="en-AU"/>
              </w:rPr>
            </w:pPr>
            <w:ins w:id="10773" w:author="KIM, Jason" w:date="2019-04-02T13:39:00Z">
              <w:r w:rsidRPr="00D47EC1">
                <w:rPr>
                  <w:rFonts w:ascii="Calibri" w:eastAsia="Times New Roman" w:hAnsi="Calibri" w:cs="Calibri"/>
                  <w:color w:val="000000"/>
                  <w:lang w:eastAsia="en-AU"/>
                </w:rPr>
                <w:t>ELZ20368</w:t>
              </w:r>
            </w:ins>
          </w:p>
        </w:tc>
        <w:tc>
          <w:tcPr>
            <w:tcW w:w="495" w:type="pct"/>
            <w:noWrap/>
            <w:hideMark/>
          </w:tcPr>
          <w:p w:rsidR="00110C18" w:rsidRPr="00D47EC1" w:rsidRDefault="00110C18" w:rsidP="00063728">
            <w:pPr>
              <w:rPr>
                <w:ins w:id="10774" w:author="KIM, Jason" w:date="2019-04-02T13:39:00Z"/>
                <w:rFonts w:ascii="Calibri" w:eastAsia="Times New Roman" w:hAnsi="Calibri" w:cs="Calibri"/>
                <w:color w:val="000000"/>
                <w:lang w:eastAsia="en-AU"/>
              </w:rPr>
            </w:pPr>
            <w:ins w:id="1077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76" w:author="KIM, Jason" w:date="2019-04-02T13:39:00Z"/>
                <w:rFonts w:ascii="Calibri" w:eastAsia="Times New Roman" w:hAnsi="Calibri" w:cs="Calibri"/>
                <w:color w:val="000000"/>
                <w:lang w:eastAsia="en-AU"/>
              </w:rPr>
            </w:pPr>
            <w:ins w:id="10777" w:author="KIM, Jason" w:date="2019-04-02T13:39:00Z">
              <w:r w:rsidRPr="00D47EC1">
                <w:rPr>
                  <w:rFonts w:ascii="Calibri" w:eastAsia="Times New Roman" w:hAnsi="Calibri" w:cs="Calibri"/>
                  <w:color w:val="000000"/>
                  <w:lang w:eastAsia="en-AU"/>
                </w:rPr>
                <w:t>EXL2671</w:t>
              </w:r>
            </w:ins>
          </w:p>
        </w:tc>
        <w:tc>
          <w:tcPr>
            <w:tcW w:w="762" w:type="pct"/>
            <w:noWrap/>
            <w:hideMark/>
          </w:tcPr>
          <w:p w:rsidR="00110C18" w:rsidRPr="00D47EC1" w:rsidRDefault="00110C18" w:rsidP="00063728">
            <w:pPr>
              <w:rPr>
                <w:ins w:id="10778" w:author="KIM, Jason" w:date="2019-04-02T13:39:00Z"/>
                <w:rFonts w:ascii="Calibri" w:eastAsia="Times New Roman" w:hAnsi="Calibri" w:cs="Calibri"/>
                <w:color w:val="000000"/>
                <w:lang w:eastAsia="en-AU"/>
              </w:rPr>
            </w:pPr>
            <w:ins w:id="1077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80" w:author="KIM, Jason" w:date="2019-04-02T13:39:00Z"/>
                <w:rFonts w:ascii="Calibri" w:eastAsia="Times New Roman" w:hAnsi="Calibri" w:cs="Calibri"/>
                <w:color w:val="000000"/>
                <w:lang w:eastAsia="en-AU"/>
              </w:rPr>
            </w:pPr>
            <w:ins w:id="10781" w:author="KIM, Jason" w:date="2019-04-02T13:39:00Z">
              <w:r w:rsidRPr="00D47EC1">
                <w:rPr>
                  <w:rFonts w:ascii="Calibri" w:eastAsia="Times New Roman" w:hAnsi="Calibri" w:cs="Calibri"/>
                  <w:color w:val="000000"/>
                  <w:lang w:eastAsia="en-AU"/>
                </w:rPr>
                <w:t>Chainage 8826</w:t>
              </w:r>
            </w:ins>
          </w:p>
        </w:tc>
        <w:tc>
          <w:tcPr>
            <w:tcW w:w="785" w:type="pct"/>
            <w:noWrap/>
            <w:hideMark/>
          </w:tcPr>
          <w:p w:rsidR="00110C18" w:rsidRPr="00D47EC1" w:rsidRDefault="00110C18" w:rsidP="00063728">
            <w:pPr>
              <w:jc w:val="right"/>
              <w:rPr>
                <w:ins w:id="10782" w:author="KIM, Jason" w:date="2019-04-02T13:39:00Z"/>
                <w:rFonts w:ascii="Calibri" w:eastAsia="Times New Roman" w:hAnsi="Calibri" w:cs="Calibri"/>
                <w:color w:val="000000"/>
                <w:lang w:eastAsia="en-AU"/>
              </w:rPr>
            </w:pPr>
            <w:ins w:id="1078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84" w:author="KIM, Jason" w:date="2019-04-02T13:39:00Z"/>
        </w:trPr>
        <w:tc>
          <w:tcPr>
            <w:tcW w:w="776" w:type="pct"/>
            <w:noWrap/>
            <w:hideMark/>
          </w:tcPr>
          <w:p w:rsidR="00110C18" w:rsidRPr="00D47EC1" w:rsidRDefault="00110C18" w:rsidP="00063728">
            <w:pPr>
              <w:rPr>
                <w:ins w:id="10785" w:author="KIM, Jason" w:date="2019-04-02T13:39:00Z"/>
                <w:rFonts w:ascii="Calibri" w:eastAsia="Times New Roman" w:hAnsi="Calibri" w:cs="Calibri"/>
                <w:color w:val="000000"/>
                <w:lang w:eastAsia="en-AU"/>
              </w:rPr>
            </w:pPr>
            <w:ins w:id="10786" w:author="KIM, Jason" w:date="2019-04-02T13:39:00Z">
              <w:r w:rsidRPr="00D47EC1">
                <w:rPr>
                  <w:rFonts w:ascii="Calibri" w:eastAsia="Times New Roman" w:hAnsi="Calibri" w:cs="Calibri"/>
                  <w:color w:val="000000"/>
                  <w:lang w:eastAsia="en-AU"/>
                </w:rPr>
                <w:t>EXL68K191</w:t>
              </w:r>
            </w:ins>
          </w:p>
        </w:tc>
        <w:tc>
          <w:tcPr>
            <w:tcW w:w="622" w:type="pct"/>
            <w:noWrap/>
            <w:hideMark/>
          </w:tcPr>
          <w:p w:rsidR="00110C18" w:rsidRPr="00D47EC1" w:rsidRDefault="00110C18" w:rsidP="00063728">
            <w:pPr>
              <w:rPr>
                <w:ins w:id="10787" w:author="KIM, Jason" w:date="2019-04-02T13:39:00Z"/>
                <w:rFonts w:ascii="Calibri" w:eastAsia="Times New Roman" w:hAnsi="Calibri" w:cs="Calibri"/>
                <w:color w:val="000000"/>
                <w:lang w:eastAsia="en-AU"/>
              </w:rPr>
            </w:pPr>
            <w:ins w:id="10788" w:author="KIM, Jason" w:date="2019-04-02T13:39:00Z">
              <w:r w:rsidRPr="00D47EC1">
                <w:rPr>
                  <w:rFonts w:ascii="Calibri" w:eastAsia="Times New Roman" w:hAnsi="Calibri" w:cs="Calibri"/>
                  <w:color w:val="000000"/>
                  <w:lang w:eastAsia="en-AU"/>
                </w:rPr>
                <w:t>ELZ20372</w:t>
              </w:r>
            </w:ins>
          </w:p>
        </w:tc>
        <w:tc>
          <w:tcPr>
            <w:tcW w:w="495" w:type="pct"/>
            <w:noWrap/>
            <w:hideMark/>
          </w:tcPr>
          <w:p w:rsidR="00110C18" w:rsidRPr="00D47EC1" w:rsidRDefault="00110C18" w:rsidP="00063728">
            <w:pPr>
              <w:rPr>
                <w:ins w:id="10789" w:author="KIM, Jason" w:date="2019-04-02T13:39:00Z"/>
                <w:rFonts w:ascii="Calibri" w:eastAsia="Times New Roman" w:hAnsi="Calibri" w:cs="Calibri"/>
                <w:color w:val="000000"/>
                <w:lang w:eastAsia="en-AU"/>
              </w:rPr>
            </w:pPr>
            <w:ins w:id="1079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91" w:author="KIM, Jason" w:date="2019-04-02T13:39:00Z"/>
                <w:rFonts w:ascii="Calibri" w:eastAsia="Times New Roman" w:hAnsi="Calibri" w:cs="Calibri"/>
                <w:color w:val="000000"/>
                <w:lang w:eastAsia="en-AU"/>
              </w:rPr>
            </w:pPr>
            <w:ins w:id="10792" w:author="KIM, Jason" w:date="2019-04-02T13:39:00Z">
              <w:r w:rsidRPr="00D47EC1">
                <w:rPr>
                  <w:rFonts w:ascii="Calibri" w:eastAsia="Times New Roman" w:hAnsi="Calibri" w:cs="Calibri"/>
                  <w:color w:val="000000"/>
                  <w:lang w:eastAsia="en-AU"/>
                </w:rPr>
                <w:t>EXL2681</w:t>
              </w:r>
            </w:ins>
          </w:p>
        </w:tc>
        <w:tc>
          <w:tcPr>
            <w:tcW w:w="762" w:type="pct"/>
            <w:noWrap/>
            <w:hideMark/>
          </w:tcPr>
          <w:p w:rsidR="00110C18" w:rsidRPr="00D47EC1" w:rsidRDefault="00110C18" w:rsidP="00063728">
            <w:pPr>
              <w:rPr>
                <w:ins w:id="10793" w:author="KIM, Jason" w:date="2019-04-02T13:39:00Z"/>
                <w:rFonts w:ascii="Calibri" w:eastAsia="Times New Roman" w:hAnsi="Calibri" w:cs="Calibri"/>
                <w:color w:val="000000"/>
                <w:lang w:eastAsia="en-AU"/>
              </w:rPr>
            </w:pPr>
            <w:ins w:id="1079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95" w:author="KIM, Jason" w:date="2019-04-02T13:39:00Z"/>
                <w:rFonts w:ascii="Calibri" w:eastAsia="Times New Roman" w:hAnsi="Calibri" w:cs="Calibri"/>
                <w:color w:val="000000"/>
                <w:lang w:eastAsia="en-AU"/>
              </w:rPr>
            </w:pPr>
            <w:ins w:id="10796" w:author="KIM, Jason" w:date="2019-04-02T13:39:00Z">
              <w:r w:rsidRPr="00D47EC1">
                <w:rPr>
                  <w:rFonts w:ascii="Calibri" w:eastAsia="Times New Roman" w:hAnsi="Calibri" w:cs="Calibri"/>
                  <w:color w:val="000000"/>
                  <w:lang w:eastAsia="en-AU"/>
                </w:rPr>
                <w:t>Chainage 8944</w:t>
              </w:r>
            </w:ins>
          </w:p>
        </w:tc>
        <w:tc>
          <w:tcPr>
            <w:tcW w:w="785" w:type="pct"/>
            <w:noWrap/>
            <w:hideMark/>
          </w:tcPr>
          <w:p w:rsidR="00110C18" w:rsidRPr="00D47EC1" w:rsidRDefault="00110C18" w:rsidP="00063728">
            <w:pPr>
              <w:jc w:val="right"/>
              <w:rPr>
                <w:ins w:id="10797" w:author="KIM, Jason" w:date="2019-04-02T13:39:00Z"/>
                <w:rFonts w:ascii="Calibri" w:eastAsia="Times New Roman" w:hAnsi="Calibri" w:cs="Calibri"/>
                <w:color w:val="000000"/>
                <w:lang w:eastAsia="en-AU"/>
              </w:rPr>
            </w:pPr>
            <w:ins w:id="1079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99" w:author="KIM, Jason" w:date="2019-04-02T13:39:00Z"/>
        </w:trPr>
        <w:tc>
          <w:tcPr>
            <w:tcW w:w="776" w:type="pct"/>
            <w:noWrap/>
            <w:hideMark/>
          </w:tcPr>
          <w:p w:rsidR="00110C18" w:rsidRPr="00D47EC1" w:rsidRDefault="00110C18" w:rsidP="00063728">
            <w:pPr>
              <w:rPr>
                <w:ins w:id="10800" w:author="KIM, Jason" w:date="2019-04-02T13:39:00Z"/>
                <w:rFonts w:ascii="Calibri" w:eastAsia="Times New Roman" w:hAnsi="Calibri" w:cs="Calibri"/>
                <w:color w:val="000000"/>
                <w:lang w:eastAsia="en-AU"/>
              </w:rPr>
            </w:pPr>
            <w:ins w:id="10801" w:author="KIM, Jason" w:date="2019-04-02T13:39:00Z">
              <w:r w:rsidRPr="00D47EC1">
                <w:rPr>
                  <w:rFonts w:ascii="Calibri" w:eastAsia="Times New Roman" w:hAnsi="Calibri" w:cs="Calibri"/>
                  <w:color w:val="000000"/>
                  <w:lang w:eastAsia="en-AU"/>
                </w:rPr>
                <w:t>EXL68K201</w:t>
              </w:r>
            </w:ins>
          </w:p>
        </w:tc>
        <w:tc>
          <w:tcPr>
            <w:tcW w:w="622" w:type="pct"/>
            <w:noWrap/>
            <w:hideMark/>
          </w:tcPr>
          <w:p w:rsidR="00110C18" w:rsidRPr="00D47EC1" w:rsidRDefault="00110C18" w:rsidP="00063728">
            <w:pPr>
              <w:rPr>
                <w:ins w:id="10802" w:author="KIM, Jason" w:date="2019-04-02T13:39:00Z"/>
                <w:rFonts w:ascii="Calibri" w:eastAsia="Times New Roman" w:hAnsi="Calibri" w:cs="Calibri"/>
                <w:color w:val="000000"/>
                <w:lang w:eastAsia="en-AU"/>
              </w:rPr>
            </w:pPr>
            <w:ins w:id="10803" w:author="KIM, Jason" w:date="2019-04-02T13:39:00Z">
              <w:r w:rsidRPr="00D47EC1">
                <w:rPr>
                  <w:rFonts w:ascii="Calibri" w:eastAsia="Times New Roman" w:hAnsi="Calibri" w:cs="Calibri"/>
                  <w:color w:val="000000"/>
                  <w:lang w:eastAsia="en-AU"/>
                </w:rPr>
                <w:t>ELZ20376</w:t>
              </w:r>
            </w:ins>
          </w:p>
        </w:tc>
        <w:tc>
          <w:tcPr>
            <w:tcW w:w="495" w:type="pct"/>
            <w:noWrap/>
            <w:hideMark/>
          </w:tcPr>
          <w:p w:rsidR="00110C18" w:rsidRPr="00D47EC1" w:rsidRDefault="00110C18" w:rsidP="00063728">
            <w:pPr>
              <w:rPr>
                <w:ins w:id="10804" w:author="KIM, Jason" w:date="2019-04-02T13:39:00Z"/>
                <w:rFonts w:ascii="Calibri" w:eastAsia="Times New Roman" w:hAnsi="Calibri" w:cs="Calibri"/>
                <w:color w:val="000000"/>
                <w:lang w:eastAsia="en-AU"/>
              </w:rPr>
            </w:pPr>
            <w:ins w:id="1080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06" w:author="KIM, Jason" w:date="2019-04-02T13:39:00Z"/>
                <w:rFonts w:ascii="Calibri" w:eastAsia="Times New Roman" w:hAnsi="Calibri" w:cs="Calibri"/>
                <w:color w:val="000000"/>
                <w:lang w:eastAsia="en-AU"/>
              </w:rPr>
            </w:pPr>
            <w:ins w:id="10807" w:author="KIM, Jason" w:date="2019-04-02T13:39:00Z">
              <w:r w:rsidRPr="00D47EC1">
                <w:rPr>
                  <w:rFonts w:ascii="Calibri" w:eastAsia="Times New Roman" w:hAnsi="Calibri" w:cs="Calibri"/>
                  <w:color w:val="000000"/>
                  <w:lang w:eastAsia="en-AU"/>
                </w:rPr>
                <w:t>EXL2691</w:t>
              </w:r>
            </w:ins>
          </w:p>
        </w:tc>
        <w:tc>
          <w:tcPr>
            <w:tcW w:w="762" w:type="pct"/>
            <w:noWrap/>
            <w:hideMark/>
          </w:tcPr>
          <w:p w:rsidR="00110C18" w:rsidRPr="00D47EC1" w:rsidRDefault="00110C18" w:rsidP="00063728">
            <w:pPr>
              <w:rPr>
                <w:ins w:id="10808" w:author="KIM, Jason" w:date="2019-04-02T13:39:00Z"/>
                <w:rFonts w:ascii="Calibri" w:eastAsia="Times New Roman" w:hAnsi="Calibri" w:cs="Calibri"/>
                <w:color w:val="000000"/>
                <w:lang w:eastAsia="en-AU"/>
              </w:rPr>
            </w:pPr>
            <w:ins w:id="1080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10" w:author="KIM, Jason" w:date="2019-04-02T13:39:00Z"/>
                <w:rFonts w:ascii="Calibri" w:eastAsia="Times New Roman" w:hAnsi="Calibri" w:cs="Calibri"/>
                <w:color w:val="000000"/>
                <w:lang w:eastAsia="en-AU"/>
              </w:rPr>
            </w:pPr>
            <w:ins w:id="10811" w:author="KIM, Jason" w:date="2019-04-02T13:39:00Z">
              <w:r w:rsidRPr="00D47EC1">
                <w:rPr>
                  <w:rFonts w:ascii="Calibri" w:eastAsia="Times New Roman" w:hAnsi="Calibri" w:cs="Calibri"/>
                  <w:color w:val="000000"/>
                  <w:lang w:eastAsia="en-AU"/>
                </w:rPr>
                <w:t>Chainage 9063</w:t>
              </w:r>
            </w:ins>
          </w:p>
        </w:tc>
        <w:tc>
          <w:tcPr>
            <w:tcW w:w="785" w:type="pct"/>
            <w:noWrap/>
            <w:hideMark/>
          </w:tcPr>
          <w:p w:rsidR="00110C18" w:rsidRPr="00D47EC1" w:rsidRDefault="00110C18" w:rsidP="00063728">
            <w:pPr>
              <w:jc w:val="right"/>
              <w:rPr>
                <w:ins w:id="10812" w:author="KIM, Jason" w:date="2019-04-02T13:39:00Z"/>
                <w:rFonts w:ascii="Calibri" w:eastAsia="Times New Roman" w:hAnsi="Calibri" w:cs="Calibri"/>
                <w:color w:val="000000"/>
                <w:lang w:eastAsia="en-AU"/>
              </w:rPr>
            </w:pPr>
            <w:ins w:id="1081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14" w:author="KIM, Jason" w:date="2019-04-02T13:39:00Z"/>
        </w:trPr>
        <w:tc>
          <w:tcPr>
            <w:tcW w:w="776" w:type="pct"/>
            <w:noWrap/>
            <w:hideMark/>
          </w:tcPr>
          <w:p w:rsidR="00110C18" w:rsidRPr="00D47EC1" w:rsidRDefault="00110C18" w:rsidP="00063728">
            <w:pPr>
              <w:rPr>
                <w:ins w:id="10815" w:author="KIM, Jason" w:date="2019-04-02T13:39:00Z"/>
                <w:rFonts w:ascii="Calibri" w:eastAsia="Times New Roman" w:hAnsi="Calibri" w:cs="Calibri"/>
                <w:color w:val="000000"/>
                <w:lang w:eastAsia="en-AU"/>
              </w:rPr>
            </w:pPr>
            <w:ins w:id="10816" w:author="KIM, Jason" w:date="2019-04-02T13:39:00Z">
              <w:r w:rsidRPr="00D47EC1">
                <w:rPr>
                  <w:rFonts w:ascii="Calibri" w:eastAsia="Times New Roman" w:hAnsi="Calibri" w:cs="Calibri"/>
                  <w:color w:val="000000"/>
                  <w:lang w:eastAsia="en-AU"/>
                </w:rPr>
                <w:t>EXL70K191</w:t>
              </w:r>
            </w:ins>
          </w:p>
        </w:tc>
        <w:tc>
          <w:tcPr>
            <w:tcW w:w="622" w:type="pct"/>
            <w:noWrap/>
            <w:hideMark/>
          </w:tcPr>
          <w:p w:rsidR="00110C18" w:rsidRPr="00D47EC1" w:rsidRDefault="00110C18" w:rsidP="00063728">
            <w:pPr>
              <w:rPr>
                <w:ins w:id="10817" w:author="KIM, Jason" w:date="2019-04-02T13:39:00Z"/>
                <w:rFonts w:ascii="Calibri" w:eastAsia="Times New Roman" w:hAnsi="Calibri" w:cs="Calibri"/>
                <w:color w:val="000000"/>
                <w:lang w:eastAsia="en-AU"/>
              </w:rPr>
            </w:pPr>
            <w:ins w:id="10818" w:author="KIM, Jason" w:date="2019-04-02T13:39:00Z">
              <w:r w:rsidRPr="00D47EC1">
                <w:rPr>
                  <w:rFonts w:ascii="Calibri" w:eastAsia="Times New Roman" w:hAnsi="Calibri" w:cs="Calibri"/>
                  <w:color w:val="000000"/>
                  <w:lang w:eastAsia="en-AU"/>
                </w:rPr>
                <w:t>ELZ20380</w:t>
              </w:r>
            </w:ins>
          </w:p>
        </w:tc>
        <w:tc>
          <w:tcPr>
            <w:tcW w:w="495" w:type="pct"/>
            <w:noWrap/>
            <w:hideMark/>
          </w:tcPr>
          <w:p w:rsidR="00110C18" w:rsidRPr="00D47EC1" w:rsidRDefault="00110C18" w:rsidP="00063728">
            <w:pPr>
              <w:rPr>
                <w:ins w:id="10819" w:author="KIM, Jason" w:date="2019-04-02T13:39:00Z"/>
                <w:rFonts w:ascii="Calibri" w:eastAsia="Times New Roman" w:hAnsi="Calibri" w:cs="Calibri"/>
                <w:color w:val="000000"/>
                <w:lang w:eastAsia="en-AU"/>
              </w:rPr>
            </w:pPr>
            <w:ins w:id="1082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21" w:author="KIM, Jason" w:date="2019-04-02T13:39:00Z"/>
                <w:rFonts w:ascii="Calibri" w:eastAsia="Times New Roman" w:hAnsi="Calibri" w:cs="Calibri"/>
                <w:color w:val="000000"/>
                <w:lang w:eastAsia="en-AU"/>
              </w:rPr>
            </w:pPr>
            <w:ins w:id="10822" w:author="KIM, Jason" w:date="2019-04-02T13:39:00Z">
              <w:r w:rsidRPr="00D47EC1">
                <w:rPr>
                  <w:rFonts w:ascii="Calibri" w:eastAsia="Times New Roman" w:hAnsi="Calibri" w:cs="Calibri"/>
                  <w:color w:val="000000"/>
                  <w:lang w:eastAsia="en-AU"/>
                </w:rPr>
                <w:t>EXL2701</w:t>
              </w:r>
            </w:ins>
          </w:p>
        </w:tc>
        <w:tc>
          <w:tcPr>
            <w:tcW w:w="762" w:type="pct"/>
            <w:noWrap/>
            <w:hideMark/>
          </w:tcPr>
          <w:p w:rsidR="00110C18" w:rsidRPr="00D47EC1" w:rsidRDefault="00110C18" w:rsidP="00063728">
            <w:pPr>
              <w:rPr>
                <w:ins w:id="10823" w:author="KIM, Jason" w:date="2019-04-02T13:39:00Z"/>
                <w:rFonts w:ascii="Calibri" w:eastAsia="Times New Roman" w:hAnsi="Calibri" w:cs="Calibri"/>
                <w:color w:val="000000"/>
                <w:lang w:eastAsia="en-AU"/>
              </w:rPr>
            </w:pPr>
            <w:ins w:id="1082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25" w:author="KIM, Jason" w:date="2019-04-02T13:39:00Z"/>
                <w:rFonts w:ascii="Calibri" w:eastAsia="Times New Roman" w:hAnsi="Calibri" w:cs="Calibri"/>
                <w:color w:val="000000"/>
                <w:lang w:eastAsia="en-AU"/>
              </w:rPr>
            </w:pPr>
            <w:ins w:id="10826" w:author="KIM, Jason" w:date="2019-04-02T13:39:00Z">
              <w:r w:rsidRPr="00D47EC1">
                <w:rPr>
                  <w:rFonts w:ascii="Calibri" w:eastAsia="Times New Roman" w:hAnsi="Calibri" w:cs="Calibri"/>
                  <w:color w:val="000000"/>
                  <w:lang w:eastAsia="en-AU"/>
                </w:rPr>
                <w:t>Chainage 9181</w:t>
              </w:r>
            </w:ins>
          </w:p>
        </w:tc>
        <w:tc>
          <w:tcPr>
            <w:tcW w:w="785" w:type="pct"/>
            <w:noWrap/>
            <w:hideMark/>
          </w:tcPr>
          <w:p w:rsidR="00110C18" w:rsidRPr="00D47EC1" w:rsidRDefault="00110C18" w:rsidP="00063728">
            <w:pPr>
              <w:jc w:val="right"/>
              <w:rPr>
                <w:ins w:id="10827" w:author="KIM, Jason" w:date="2019-04-02T13:39:00Z"/>
                <w:rFonts w:ascii="Calibri" w:eastAsia="Times New Roman" w:hAnsi="Calibri" w:cs="Calibri"/>
                <w:color w:val="000000"/>
                <w:lang w:eastAsia="en-AU"/>
              </w:rPr>
            </w:pPr>
            <w:ins w:id="1082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29" w:author="KIM, Jason" w:date="2019-04-02T13:39:00Z"/>
        </w:trPr>
        <w:tc>
          <w:tcPr>
            <w:tcW w:w="776" w:type="pct"/>
            <w:noWrap/>
            <w:hideMark/>
          </w:tcPr>
          <w:p w:rsidR="00110C18" w:rsidRPr="00D47EC1" w:rsidRDefault="00110C18" w:rsidP="00063728">
            <w:pPr>
              <w:rPr>
                <w:ins w:id="10830" w:author="KIM, Jason" w:date="2019-04-02T13:39:00Z"/>
                <w:rFonts w:ascii="Calibri" w:eastAsia="Times New Roman" w:hAnsi="Calibri" w:cs="Calibri"/>
                <w:color w:val="000000"/>
                <w:lang w:eastAsia="en-AU"/>
              </w:rPr>
            </w:pPr>
            <w:ins w:id="10831" w:author="KIM, Jason" w:date="2019-04-02T13:39:00Z">
              <w:r w:rsidRPr="00D47EC1">
                <w:rPr>
                  <w:rFonts w:ascii="Calibri" w:eastAsia="Times New Roman" w:hAnsi="Calibri" w:cs="Calibri"/>
                  <w:color w:val="000000"/>
                  <w:lang w:eastAsia="en-AU"/>
                </w:rPr>
                <w:t>EXL70K201</w:t>
              </w:r>
            </w:ins>
          </w:p>
        </w:tc>
        <w:tc>
          <w:tcPr>
            <w:tcW w:w="622" w:type="pct"/>
            <w:noWrap/>
            <w:hideMark/>
          </w:tcPr>
          <w:p w:rsidR="00110C18" w:rsidRPr="00D47EC1" w:rsidRDefault="00110C18" w:rsidP="00063728">
            <w:pPr>
              <w:rPr>
                <w:ins w:id="10832" w:author="KIM, Jason" w:date="2019-04-02T13:39:00Z"/>
                <w:rFonts w:ascii="Calibri" w:eastAsia="Times New Roman" w:hAnsi="Calibri" w:cs="Calibri"/>
                <w:color w:val="000000"/>
                <w:lang w:eastAsia="en-AU"/>
              </w:rPr>
            </w:pPr>
            <w:ins w:id="10833" w:author="KIM, Jason" w:date="2019-04-02T13:39:00Z">
              <w:r w:rsidRPr="00D47EC1">
                <w:rPr>
                  <w:rFonts w:ascii="Calibri" w:eastAsia="Times New Roman" w:hAnsi="Calibri" w:cs="Calibri"/>
                  <w:color w:val="000000"/>
                  <w:lang w:eastAsia="en-AU"/>
                </w:rPr>
                <w:t>ELZ20384</w:t>
              </w:r>
            </w:ins>
          </w:p>
        </w:tc>
        <w:tc>
          <w:tcPr>
            <w:tcW w:w="495" w:type="pct"/>
            <w:noWrap/>
            <w:hideMark/>
          </w:tcPr>
          <w:p w:rsidR="00110C18" w:rsidRPr="00D47EC1" w:rsidRDefault="00110C18" w:rsidP="00063728">
            <w:pPr>
              <w:rPr>
                <w:ins w:id="10834" w:author="KIM, Jason" w:date="2019-04-02T13:39:00Z"/>
                <w:rFonts w:ascii="Calibri" w:eastAsia="Times New Roman" w:hAnsi="Calibri" w:cs="Calibri"/>
                <w:color w:val="000000"/>
                <w:lang w:eastAsia="en-AU"/>
              </w:rPr>
            </w:pPr>
            <w:ins w:id="1083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36" w:author="KIM, Jason" w:date="2019-04-02T13:39:00Z"/>
                <w:rFonts w:ascii="Calibri" w:eastAsia="Times New Roman" w:hAnsi="Calibri" w:cs="Calibri"/>
                <w:color w:val="000000"/>
                <w:lang w:eastAsia="en-AU"/>
              </w:rPr>
            </w:pPr>
            <w:ins w:id="10837" w:author="KIM, Jason" w:date="2019-04-02T13:39:00Z">
              <w:r w:rsidRPr="00D47EC1">
                <w:rPr>
                  <w:rFonts w:ascii="Calibri" w:eastAsia="Times New Roman" w:hAnsi="Calibri" w:cs="Calibri"/>
                  <w:color w:val="000000"/>
                  <w:lang w:eastAsia="en-AU"/>
                </w:rPr>
                <w:t>EXL2711</w:t>
              </w:r>
            </w:ins>
          </w:p>
        </w:tc>
        <w:tc>
          <w:tcPr>
            <w:tcW w:w="762" w:type="pct"/>
            <w:noWrap/>
            <w:hideMark/>
          </w:tcPr>
          <w:p w:rsidR="00110C18" w:rsidRPr="00D47EC1" w:rsidRDefault="00110C18" w:rsidP="00063728">
            <w:pPr>
              <w:rPr>
                <w:ins w:id="10838" w:author="KIM, Jason" w:date="2019-04-02T13:39:00Z"/>
                <w:rFonts w:ascii="Calibri" w:eastAsia="Times New Roman" w:hAnsi="Calibri" w:cs="Calibri"/>
                <w:color w:val="000000"/>
                <w:lang w:eastAsia="en-AU"/>
              </w:rPr>
            </w:pPr>
            <w:ins w:id="1083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40" w:author="KIM, Jason" w:date="2019-04-02T13:39:00Z"/>
                <w:rFonts w:ascii="Calibri" w:eastAsia="Times New Roman" w:hAnsi="Calibri" w:cs="Calibri"/>
                <w:color w:val="000000"/>
                <w:lang w:eastAsia="en-AU"/>
              </w:rPr>
            </w:pPr>
            <w:ins w:id="10841" w:author="KIM, Jason" w:date="2019-04-02T13:39:00Z">
              <w:r w:rsidRPr="00D47EC1">
                <w:rPr>
                  <w:rFonts w:ascii="Calibri" w:eastAsia="Times New Roman" w:hAnsi="Calibri" w:cs="Calibri"/>
                  <w:color w:val="000000"/>
                  <w:lang w:eastAsia="en-AU"/>
                </w:rPr>
                <w:t>Chainage 9301</w:t>
              </w:r>
            </w:ins>
          </w:p>
        </w:tc>
        <w:tc>
          <w:tcPr>
            <w:tcW w:w="785" w:type="pct"/>
            <w:noWrap/>
            <w:hideMark/>
          </w:tcPr>
          <w:p w:rsidR="00110C18" w:rsidRPr="00D47EC1" w:rsidRDefault="00110C18" w:rsidP="00063728">
            <w:pPr>
              <w:jc w:val="right"/>
              <w:rPr>
                <w:ins w:id="10842" w:author="KIM, Jason" w:date="2019-04-02T13:39:00Z"/>
                <w:rFonts w:ascii="Calibri" w:eastAsia="Times New Roman" w:hAnsi="Calibri" w:cs="Calibri"/>
                <w:color w:val="000000"/>
                <w:lang w:eastAsia="en-AU"/>
              </w:rPr>
            </w:pPr>
            <w:ins w:id="1084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44" w:author="KIM, Jason" w:date="2019-04-02T13:39:00Z"/>
        </w:trPr>
        <w:tc>
          <w:tcPr>
            <w:tcW w:w="776" w:type="pct"/>
            <w:noWrap/>
            <w:hideMark/>
          </w:tcPr>
          <w:p w:rsidR="00110C18" w:rsidRPr="00D47EC1" w:rsidRDefault="00110C18" w:rsidP="00063728">
            <w:pPr>
              <w:rPr>
                <w:ins w:id="10845" w:author="KIM, Jason" w:date="2019-04-02T13:39:00Z"/>
                <w:rFonts w:ascii="Calibri" w:eastAsia="Times New Roman" w:hAnsi="Calibri" w:cs="Calibri"/>
                <w:color w:val="000000"/>
                <w:lang w:eastAsia="en-AU"/>
              </w:rPr>
            </w:pPr>
            <w:ins w:id="10846" w:author="KIM, Jason" w:date="2019-04-02T13:39:00Z">
              <w:r w:rsidRPr="00D47EC1">
                <w:rPr>
                  <w:rFonts w:ascii="Calibri" w:eastAsia="Times New Roman" w:hAnsi="Calibri" w:cs="Calibri"/>
                  <w:color w:val="000000"/>
                  <w:lang w:eastAsia="en-AU"/>
                </w:rPr>
                <w:t>EXL72K191</w:t>
              </w:r>
            </w:ins>
          </w:p>
        </w:tc>
        <w:tc>
          <w:tcPr>
            <w:tcW w:w="622" w:type="pct"/>
            <w:noWrap/>
            <w:hideMark/>
          </w:tcPr>
          <w:p w:rsidR="00110C18" w:rsidRPr="00D47EC1" w:rsidRDefault="00110C18" w:rsidP="00063728">
            <w:pPr>
              <w:rPr>
                <w:ins w:id="10847" w:author="KIM, Jason" w:date="2019-04-02T13:39:00Z"/>
                <w:rFonts w:ascii="Calibri" w:eastAsia="Times New Roman" w:hAnsi="Calibri" w:cs="Calibri"/>
                <w:color w:val="000000"/>
                <w:lang w:eastAsia="en-AU"/>
              </w:rPr>
            </w:pPr>
            <w:ins w:id="10848" w:author="KIM, Jason" w:date="2019-04-02T13:39:00Z">
              <w:r w:rsidRPr="00D47EC1">
                <w:rPr>
                  <w:rFonts w:ascii="Calibri" w:eastAsia="Times New Roman" w:hAnsi="Calibri" w:cs="Calibri"/>
                  <w:color w:val="000000"/>
                  <w:lang w:eastAsia="en-AU"/>
                </w:rPr>
                <w:t>ELZ20388</w:t>
              </w:r>
            </w:ins>
          </w:p>
        </w:tc>
        <w:tc>
          <w:tcPr>
            <w:tcW w:w="495" w:type="pct"/>
            <w:noWrap/>
            <w:hideMark/>
          </w:tcPr>
          <w:p w:rsidR="00110C18" w:rsidRPr="00D47EC1" w:rsidRDefault="00110C18" w:rsidP="00063728">
            <w:pPr>
              <w:rPr>
                <w:ins w:id="10849" w:author="KIM, Jason" w:date="2019-04-02T13:39:00Z"/>
                <w:rFonts w:ascii="Calibri" w:eastAsia="Times New Roman" w:hAnsi="Calibri" w:cs="Calibri"/>
                <w:color w:val="000000"/>
                <w:lang w:eastAsia="en-AU"/>
              </w:rPr>
            </w:pPr>
            <w:ins w:id="1085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51" w:author="KIM, Jason" w:date="2019-04-02T13:39:00Z"/>
                <w:rFonts w:ascii="Calibri" w:eastAsia="Times New Roman" w:hAnsi="Calibri" w:cs="Calibri"/>
                <w:color w:val="000000"/>
                <w:lang w:eastAsia="en-AU"/>
              </w:rPr>
            </w:pPr>
            <w:ins w:id="10852" w:author="KIM, Jason" w:date="2019-04-02T13:39:00Z">
              <w:r w:rsidRPr="00D47EC1">
                <w:rPr>
                  <w:rFonts w:ascii="Calibri" w:eastAsia="Times New Roman" w:hAnsi="Calibri" w:cs="Calibri"/>
                  <w:color w:val="000000"/>
                  <w:lang w:eastAsia="en-AU"/>
                </w:rPr>
                <w:t>EXL2721</w:t>
              </w:r>
            </w:ins>
          </w:p>
        </w:tc>
        <w:tc>
          <w:tcPr>
            <w:tcW w:w="762" w:type="pct"/>
            <w:noWrap/>
            <w:hideMark/>
          </w:tcPr>
          <w:p w:rsidR="00110C18" w:rsidRPr="00D47EC1" w:rsidRDefault="00110C18" w:rsidP="00063728">
            <w:pPr>
              <w:rPr>
                <w:ins w:id="10853" w:author="KIM, Jason" w:date="2019-04-02T13:39:00Z"/>
                <w:rFonts w:ascii="Calibri" w:eastAsia="Times New Roman" w:hAnsi="Calibri" w:cs="Calibri"/>
                <w:color w:val="000000"/>
                <w:lang w:eastAsia="en-AU"/>
              </w:rPr>
            </w:pPr>
            <w:ins w:id="1085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55" w:author="KIM, Jason" w:date="2019-04-02T13:39:00Z"/>
                <w:rFonts w:ascii="Calibri" w:eastAsia="Times New Roman" w:hAnsi="Calibri" w:cs="Calibri"/>
                <w:color w:val="000000"/>
                <w:lang w:eastAsia="en-AU"/>
              </w:rPr>
            </w:pPr>
            <w:ins w:id="10856" w:author="KIM, Jason" w:date="2019-04-02T13:39:00Z">
              <w:r w:rsidRPr="00D47EC1">
                <w:rPr>
                  <w:rFonts w:ascii="Calibri" w:eastAsia="Times New Roman" w:hAnsi="Calibri" w:cs="Calibri"/>
                  <w:color w:val="000000"/>
                  <w:lang w:eastAsia="en-AU"/>
                </w:rPr>
                <w:t>Chainage 9381</w:t>
              </w:r>
            </w:ins>
          </w:p>
        </w:tc>
        <w:tc>
          <w:tcPr>
            <w:tcW w:w="785" w:type="pct"/>
            <w:noWrap/>
            <w:hideMark/>
          </w:tcPr>
          <w:p w:rsidR="00110C18" w:rsidRPr="00D47EC1" w:rsidRDefault="00110C18" w:rsidP="00063728">
            <w:pPr>
              <w:jc w:val="right"/>
              <w:rPr>
                <w:ins w:id="10857" w:author="KIM, Jason" w:date="2019-04-02T13:39:00Z"/>
                <w:rFonts w:ascii="Calibri" w:eastAsia="Times New Roman" w:hAnsi="Calibri" w:cs="Calibri"/>
                <w:color w:val="000000"/>
                <w:lang w:eastAsia="en-AU"/>
              </w:rPr>
            </w:pPr>
            <w:ins w:id="1085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59" w:author="KIM, Jason" w:date="2019-04-02T13:39:00Z"/>
        </w:trPr>
        <w:tc>
          <w:tcPr>
            <w:tcW w:w="776" w:type="pct"/>
            <w:noWrap/>
            <w:hideMark/>
          </w:tcPr>
          <w:p w:rsidR="00110C18" w:rsidRPr="00D47EC1" w:rsidRDefault="00110C18" w:rsidP="00063728">
            <w:pPr>
              <w:rPr>
                <w:ins w:id="10860" w:author="KIM, Jason" w:date="2019-04-02T13:39:00Z"/>
                <w:rFonts w:ascii="Calibri" w:eastAsia="Times New Roman" w:hAnsi="Calibri" w:cs="Calibri"/>
                <w:color w:val="000000"/>
                <w:lang w:eastAsia="en-AU"/>
              </w:rPr>
            </w:pPr>
            <w:ins w:id="10861" w:author="KIM, Jason" w:date="2019-04-02T13:39:00Z">
              <w:r w:rsidRPr="00D47EC1">
                <w:rPr>
                  <w:rFonts w:ascii="Calibri" w:eastAsia="Times New Roman" w:hAnsi="Calibri" w:cs="Calibri"/>
                  <w:color w:val="000000"/>
                  <w:lang w:eastAsia="en-AU"/>
                </w:rPr>
                <w:t>EXL72K201</w:t>
              </w:r>
            </w:ins>
          </w:p>
        </w:tc>
        <w:tc>
          <w:tcPr>
            <w:tcW w:w="622" w:type="pct"/>
            <w:noWrap/>
            <w:hideMark/>
          </w:tcPr>
          <w:p w:rsidR="00110C18" w:rsidRPr="00D47EC1" w:rsidRDefault="00110C18" w:rsidP="00063728">
            <w:pPr>
              <w:rPr>
                <w:ins w:id="10862" w:author="KIM, Jason" w:date="2019-04-02T13:39:00Z"/>
                <w:rFonts w:ascii="Calibri" w:eastAsia="Times New Roman" w:hAnsi="Calibri" w:cs="Calibri"/>
                <w:color w:val="000000"/>
                <w:lang w:eastAsia="en-AU"/>
              </w:rPr>
            </w:pPr>
            <w:ins w:id="10863" w:author="KIM, Jason" w:date="2019-04-02T13:39:00Z">
              <w:r w:rsidRPr="00D47EC1">
                <w:rPr>
                  <w:rFonts w:ascii="Calibri" w:eastAsia="Times New Roman" w:hAnsi="Calibri" w:cs="Calibri"/>
                  <w:color w:val="000000"/>
                  <w:lang w:eastAsia="en-AU"/>
                </w:rPr>
                <w:t>ELZ20392</w:t>
              </w:r>
            </w:ins>
          </w:p>
        </w:tc>
        <w:tc>
          <w:tcPr>
            <w:tcW w:w="495" w:type="pct"/>
            <w:noWrap/>
            <w:hideMark/>
          </w:tcPr>
          <w:p w:rsidR="00110C18" w:rsidRPr="00D47EC1" w:rsidRDefault="00110C18" w:rsidP="00063728">
            <w:pPr>
              <w:rPr>
                <w:ins w:id="10864" w:author="KIM, Jason" w:date="2019-04-02T13:39:00Z"/>
                <w:rFonts w:ascii="Calibri" w:eastAsia="Times New Roman" w:hAnsi="Calibri" w:cs="Calibri"/>
                <w:color w:val="000000"/>
                <w:lang w:eastAsia="en-AU"/>
              </w:rPr>
            </w:pPr>
            <w:ins w:id="1086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66" w:author="KIM, Jason" w:date="2019-04-02T13:39:00Z"/>
                <w:rFonts w:ascii="Calibri" w:eastAsia="Times New Roman" w:hAnsi="Calibri" w:cs="Calibri"/>
                <w:color w:val="000000"/>
                <w:lang w:eastAsia="en-AU"/>
              </w:rPr>
            </w:pPr>
            <w:ins w:id="10867" w:author="KIM, Jason" w:date="2019-04-02T13:39:00Z">
              <w:r w:rsidRPr="00D47EC1">
                <w:rPr>
                  <w:rFonts w:ascii="Calibri" w:eastAsia="Times New Roman" w:hAnsi="Calibri" w:cs="Calibri"/>
                  <w:color w:val="000000"/>
                  <w:lang w:eastAsia="en-AU"/>
                </w:rPr>
                <w:t>EXL2722</w:t>
              </w:r>
            </w:ins>
          </w:p>
        </w:tc>
        <w:tc>
          <w:tcPr>
            <w:tcW w:w="762" w:type="pct"/>
            <w:noWrap/>
            <w:hideMark/>
          </w:tcPr>
          <w:p w:rsidR="00110C18" w:rsidRPr="00D47EC1" w:rsidRDefault="00110C18" w:rsidP="00063728">
            <w:pPr>
              <w:rPr>
                <w:ins w:id="10868" w:author="KIM, Jason" w:date="2019-04-02T13:39:00Z"/>
                <w:rFonts w:ascii="Calibri" w:eastAsia="Times New Roman" w:hAnsi="Calibri" w:cs="Calibri"/>
                <w:color w:val="000000"/>
                <w:lang w:eastAsia="en-AU"/>
              </w:rPr>
            </w:pPr>
            <w:ins w:id="1086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70" w:author="KIM, Jason" w:date="2019-04-02T13:39:00Z"/>
                <w:rFonts w:ascii="Calibri" w:eastAsia="Times New Roman" w:hAnsi="Calibri" w:cs="Calibri"/>
                <w:color w:val="000000"/>
                <w:lang w:eastAsia="en-AU"/>
              </w:rPr>
            </w:pPr>
            <w:ins w:id="10871" w:author="KIM, Jason" w:date="2019-04-02T13:39:00Z">
              <w:r w:rsidRPr="00D47EC1">
                <w:rPr>
                  <w:rFonts w:ascii="Calibri" w:eastAsia="Times New Roman" w:hAnsi="Calibri" w:cs="Calibri"/>
                  <w:color w:val="000000"/>
                  <w:lang w:eastAsia="en-AU"/>
                </w:rPr>
                <w:t>Chainage 9441</w:t>
              </w:r>
            </w:ins>
          </w:p>
        </w:tc>
        <w:tc>
          <w:tcPr>
            <w:tcW w:w="785" w:type="pct"/>
            <w:noWrap/>
            <w:hideMark/>
          </w:tcPr>
          <w:p w:rsidR="00110C18" w:rsidRPr="00D47EC1" w:rsidRDefault="00110C18" w:rsidP="00063728">
            <w:pPr>
              <w:jc w:val="right"/>
              <w:rPr>
                <w:ins w:id="10872" w:author="KIM, Jason" w:date="2019-04-02T13:39:00Z"/>
                <w:rFonts w:ascii="Calibri" w:eastAsia="Times New Roman" w:hAnsi="Calibri" w:cs="Calibri"/>
                <w:color w:val="000000"/>
                <w:lang w:eastAsia="en-AU"/>
              </w:rPr>
            </w:pPr>
            <w:ins w:id="10873"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74" w:author="KIM, Jason" w:date="2019-04-02T13:39:00Z"/>
        </w:trPr>
        <w:tc>
          <w:tcPr>
            <w:tcW w:w="776" w:type="pct"/>
            <w:noWrap/>
            <w:hideMark/>
          </w:tcPr>
          <w:p w:rsidR="00110C18" w:rsidRPr="00D47EC1" w:rsidRDefault="00110C18" w:rsidP="00063728">
            <w:pPr>
              <w:rPr>
                <w:ins w:id="10875" w:author="KIM, Jason" w:date="2019-04-02T13:39:00Z"/>
                <w:rFonts w:ascii="Calibri" w:eastAsia="Times New Roman" w:hAnsi="Calibri" w:cs="Calibri"/>
                <w:color w:val="000000"/>
                <w:lang w:eastAsia="en-AU"/>
              </w:rPr>
            </w:pPr>
            <w:ins w:id="10876" w:author="KIM, Jason" w:date="2019-04-02T13:39:00Z">
              <w:r w:rsidRPr="00D47EC1">
                <w:rPr>
                  <w:rFonts w:ascii="Calibri" w:eastAsia="Times New Roman" w:hAnsi="Calibri" w:cs="Calibri"/>
                  <w:color w:val="000000"/>
                  <w:lang w:eastAsia="en-AU"/>
                </w:rPr>
                <w:t>EXL73K191</w:t>
              </w:r>
            </w:ins>
          </w:p>
        </w:tc>
        <w:tc>
          <w:tcPr>
            <w:tcW w:w="622" w:type="pct"/>
            <w:noWrap/>
            <w:hideMark/>
          </w:tcPr>
          <w:p w:rsidR="00110C18" w:rsidRPr="00D47EC1" w:rsidRDefault="00110C18" w:rsidP="00063728">
            <w:pPr>
              <w:rPr>
                <w:ins w:id="10877" w:author="KIM, Jason" w:date="2019-04-02T13:39:00Z"/>
                <w:rFonts w:ascii="Calibri" w:eastAsia="Times New Roman" w:hAnsi="Calibri" w:cs="Calibri"/>
                <w:color w:val="000000"/>
                <w:lang w:eastAsia="en-AU"/>
              </w:rPr>
            </w:pPr>
            <w:ins w:id="10878" w:author="KIM, Jason" w:date="2019-04-02T13:39:00Z">
              <w:r w:rsidRPr="00D47EC1">
                <w:rPr>
                  <w:rFonts w:ascii="Calibri" w:eastAsia="Times New Roman" w:hAnsi="Calibri" w:cs="Calibri"/>
                  <w:color w:val="000000"/>
                  <w:lang w:eastAsia="en-AU"/>
                </w:rPr>
                <w:t>ELZ20396</w:t>
              </w:r>
            </w:ins>
          </w:p>
        </w:tc>
        <w:tc>
          <w:tcPr>
            <w:tcW w:w="495" w:type="pct"/>
            <w:noWrap/>
            <w:hideMark/>
          </w:tcPr>
          <w:p w:rsidR="00110C18" w:rsidRPr="00D47EC1" w:rsidRDefault="00110C18" w:rsidP="00063728">
            <w:pPr>
              <w:rPr>
                <w:ins w:id="10879" w:author="KIM, Jason" w:date="2019-04-02T13:39:00Z"/>
                <w:rFonts w:ascii="Calibri" w:eastAsia="Times New Roman" w:hAnsi="Calibri" w:cs="Calibri"/>
                <w:color w:val="000000"/>
                <w:lang w:eastAsia="en-AU"/>
              </w:rPr>
            </w:pPr>
            <w:ins w:id="10880"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81" w:author="KIM, Jason" w:date="2019-04-02T13:39:00Z"/>
                <w:rFonts w:ascii="Calibri" w:eastAsia="Times New Roman" w:hAnsi="Calibri" w:cs="Calibri"/>
                <w:color w:val="000000"/>
                <w:lang w:eastAsia="en-AU"/>
              </w:rPr>
            </w:pPr>
            <w:ins w:id="10882" w:author="KIM, Jason" w:date="2019-04-02T13:39:00Z">
              <w:r w:rsidRPr="00D47EC1">
                <w:rPr>
                  <w:rFonts w:ascii="Calibri" w:eastAsia="Times New Roman" w:hAnsi="Calibri" w:cs="Calibri"/>
                  <w:color w:val="000000"/>
                  <w:lang w:eastAsia="en-AU"/>
                </w:rPr>
                <w:t>EXL2731</w:t>
              </w:r>
            </w:ins>
          </w:p>
        </w:tc>
        <w:tc>
          <w:tcPr>
            <w:tcW w:w="762" w:type="pct"/>
            <w:noWrap/>
            <w:hideMark/>
          </w:tcPr>
          <w:p w:rsidR="00110C18" w:rsidRPr="00D47EC1" w:rsidRDefault="00110C18" w:rsidP="00063728">
            <w:pPr>
              <w:rPr>
                <w:ins w:id="10883" w:author="KIM, Jason" w:date="2019-04-02T13:39:00Z"/>
                <w:rFonts w:ascii="Calibri" w:eastAsia="Times New Roman" w:hAnsi="Calibri" w:cs="Calibri"/>
                <w:color w:val="000000"/>
                <w:lang w:eastAsia="en-AU"/>
              </w:rPr>
            </w:pPr>
            <w:ins w:id="10884"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85" w:author="KIM, Jason" w:date="2019-04-02T13:39:00Z"/>
                <w:rFonts w:ascii="Calibri" w:eastAsia="Times New Roman" w:hAnsi="Calibri" w:cs="Calibri"/>
                <w:color w:val="000000"/>
                <w:lang w:eastAsia="en-AU"/>
              </w:rPr>
            </w:pPr>
            <w:ins w:id="10886" w:author="KIM, Jason" w:date="2019-04-02T13:39:00Z">
              <w:r w:rsidRPr="00D47EC1">
                <w:rPr>
                  <w:rFonts w:ascii="Calibri" w:eastAsia="Times New Roman" w:hAnsi="Calibri" w:cs="Calibri"/>
                  <w:color w:val="000000"/>
                  <w:lang w:eastAsia="en-AU"/>
                </w:rPr>
                <w:t>Chainage 9551</w:t>
              </w:r>
            </w:ins>
          </w:p>
        </w:tc>
        <w:tc>
          <w:tcPr>
            <w:tcW w:w="785" w:type="pct"/>
            <w:noWrap/>
            <w:hideMark/>
          </w:tcPr>
          <w:p w:rsidR="00110C18" w:rsidRPr="00D47EC1" w:rsidRDefault="00110C18" w:rsidP="00063728">
            <w:pPr>
              <w:jc w:val="right"/>
              <w:rPr>
                <w:ins w:id="10887" w:author="KIM, Jason" w:date="2019-04-02T13:39:00Z"/>
                <w:rFonts w:ascii="Calibri" w:eastAsia="Times New Roman" w:hAnsi="Calibri" w:cs="Calibri"/>
                <w:color w:val="000000"/>
                <w:lang w:eastAsia="en-AU"/>
              </w:rPr>
            </w:pPr>
            <w:ins w:id="10888"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89" w:author="KIM, Jason" w:date="2019-04-02T13:39:00Z"/>
        </w:trPr>
        <w:tc>
          <w:tcPr>
            <w:tcW w:w="776" w:type="pct"/>
            <w:noWrap/>
            <w:hideMark/>
          </w:tcPr>
          <w:p w:rsidR="00110C18" w:rsidRPr="00D47EC1" w:rsidRDefault="00110C18" w:rsidP="00063728">
            <w:pPr>
              <w:rPr>
                <w:ins w:id="10890" w:author="KIM, Jason" w:date="2019-04-02T13:39:00Z"/>
                <w:rFonts w:ascii="Calibri" w:eastAsia="Times New Roman" w:hAnsi="Calibri" w:cs="Calibri"/>
                <w:color w:val="000000"/>
                <w:lang w:eastAsia="en-AU"/>
              </w:rPr>
            </w:pPr>
            <w:ins w:id="10891" w:author="KIM, Jason" w:date="2019-04-02T13:39:00Z">
              <w:r w:rsidRPr="00D47EC1">
                <w:rPr>
                  <w:rFonts w:ascii="Calibri" w:eastAsia="Times New Roman" w:hAnsi="Calibri" w:cs="Calibri"/>
                  <w:color w:val="000000"/>
                  <w:lang w:eastAsia="en-AU"/>
                </w:rPr>
                <w:t>EXL74K191</w:t>
              </w:r>
            </w:ins>
          </w:p>
        </w:tc>
        <w:tc>
          <w:tcPr>
            <w:tcW w:w="622" w:type="pct"/>
            <w:noWrap/>
            <w:hideMark/>
          </w:tcPr>
          <w:p w:rsidR="00110C18" w:rsidRPr="00D47EC1" w:rsidRDefault="00110C18" w:rsidP="00063728">
            <w:pPr>
              <w:rPr>
                <w:ins w:id="10892" w:author="KIM, Jason" w:date="2019-04-02T13:39:00Z"/>
                <w:rFonts w:ascii="Calibri" w:eastAsia="Times New Roman" w:hAnsi="Calibri" w:cs="Calibri"/>
                <w:color w:val="000000"/>
                <w:lang w:eastAsia="en-AU"/>
              </w:rPr>
            </w:pPr>
            <w:ins w:id="10893" w:author="KIM, Jason" w:date="2019-04-02T13:39:00Z">
              <w:r w:rsidRPr="00D47EC1">
                <w:rPr>
                  <w:rFonts w:ascii="Calibri" w:eastAsia="Times New Roman" w:hAnsi="Calibri" w:cs="Calibri"/>
                  <w:color w:val="000000"/>
                  <w:lang w:eastAsia="en-AU"/>
                </w:rPr>
                <w:t>ELZ20404</w:t>
              </w:r>
            </w:ins>
          </w:p>
        </w:tc>
        <w:tc>
          <w:tcPr>
            <w:tcW w:w="495" w:type="pct"/>
            <w:noWrap/>
            <w:hideMark/>
          </w:tcPr>
          <w:p w:rsidR="00110C18" w:rsidRPr="00D47EC1" w:rsidRDefault="00110C18" w:rsidP="00063728">
            <w:pPr>
              <w:rPr>
                <w:ins w:id="10894" w:author="KIM, Jason" w:date="2019-04-02T13:39:00Z"/>
                <w:rFonts w:ascii="Calibri" w:eastAsia="Times New Roman" w:hAnsi="Calibri" w:cs="Calibri"/>
                <w:color w:val="000000"/>
                <w:lang w:eastAsia="en-AU"/>
              </w:rPr>
            </w:pPr>
            <w:ins w:id="10895"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96" w:author="KIM, Jason" w:date="2019-04-02T13:39:00Z"/>
                <w:rFonts w:ascii="Calibri" w:eastAsia="Times New Roman" w:hAnsi="Calibri" w:cs="Calibri"/>
                <w:color w:val="000000"/>
                <w:lang w:eastAsia="en-AU"/>
              </w:rPr>
            </w:pPr>
            <w:ins w:id="10897" w:author="KIM, Jason" w:date="2019-04-02T13:39:00Z">
              <w:r w:rsidRPr="00D47EC1">
                <w:rPr>
                  <w:rFonts w:ascii="Calibri" w:eastAsia="Times New Roman" w:hAnsi="Calibri" w:cs="Calibri"/>
                  <w:color w:val="000000"/>
                  <w:lang w:eastAsia="en-AU"/>
                </w:rPr>
                <w:t>EXL2741</w:t>
              </w:r>
            </w:ins>
          </w:p>
        </w:tc>
        <w:tc>
          <w:tcPr>
            <w:tcW w:w="762" w:type="pct"/>
            <w:noWrap/>
            <w:hideMark/>
          </w:tcPr>
          <w:p w:rsidR="00110C18" w:rsidRPr="00D47EC1" w:rsidRDefault="00110C18" w:rsidP="00063728">
            <w:pPr>
              <w:rPr>
                <w:ins w:id="10898" w:author="KIM, Jason" w:date="2019-04-02T13:39:00Z"/>
                <w:rFonts w:ascii="Calibri" w:eastAsia="Times New Roman" w:hAnsi="Calibri" w:cs="Calibri"/>
                <w:color w:val="000000"/>
                <w:lang w:eastAsia="en-AU"/>
              </w:rPr>
            </w:pPr>
            <w:ins w:id="10899"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900" w:author="KIM, Jason" w:date="2019-04-02T13:39:00Z"/>
                <w:rFonts w:ascii="Calibri" w:eastAsia="Times New Roman" w:hAnsi="Calibri" w:cs="Calibri"/>
                <w:color w:val="000000"/>
                <w:lang w:eastAsia="en-AU"/>
              </w:rPr>
            </w:pPr>
            <w:ins w:id="10901" w:author="KIM, Jason" w:date="2019-04-02T13:39:00Z">
              <w:r w:rsidRPr="00D47EC1">
                <w:rPr>
                  <w:rFonts w:ascii="Calibri" w:eastAsia="Times New Roman" w:hAnsi="Calibri" w:cs="Calibri"/>
                  <w:color w:val="000000"/>
                  <w:lang w:eastAsia="en-AU"/>
                </w:rPr>
                <w:t>Chainage 9660</w:t>
              </w:r>
            </w:ins>
          </w:p>
        </w:tc>
        <w:tc>
          <w:tcPr>
            <w:tcW w:w="785" w:type="pct"/>
            <w:noWrap/>
            <w:hideMark/>
          </w:tcPr>
          <w:p w:rsidR="00110C18" w:rsidRPr="00D47EC1" w:rsidRDefault="00110C18" w:rsidP="00063728">
            <w:pPr>
              <w:jc w:val="right"/>
              <w:rPr>
                <w:ins w:id="10902" w:author="KIM, Jason" w:date="2019-04-02T13:39:00Z"/>
                <w:rFonts w:ascii="Calibri" w:eastAsia="Times New Roman" w:hAnsi="Calibri" w:cs="Calibri"/>
                <w:color w:val="000000"/>
                <w:lang w:eastAsia="en-AU"/>
              </w:rPr>
            </w:pPr>
            <w:ins w:id="10903" w:author="KIM, Jason" w:date="2019-04-02T13:39:00Z">
              <w:r w:rsidRPr="00D47EC1">
                <w:rPr>
                  <w:rFonts w:ascii="Calibri" w:eastAsia="Times New Roman" w:hAnsi="Calibri" w:cs="Calibri"/>
                  <w:color w:val="000000"/>
                  <w:lang w:eastAsia="en-AU"/>
                </w:rPr>
                <w:t>7/06/2018</w:t>
              </w:r>
            </w:ins>
          </w:p>
        </w:tc>
      </w:tr>
    </w:tbl>
    <w:p w:rsidR="00110C18" w:rsidRDefault="00110C18" w:rsidP="00110C18">
      <w:pPr>
        <w:rPr>
          <w:ins w:id="10904" w:author="KIM, Jason" w:date="2019-04-02T13:39:00Z"/>
        </w:rPr>
      </w:pPr>
    </w:p>
    <w:p w:rsidR="00110C18" w:rsidRDefault="00110C18" w:rsidP="00110C18">
      <w:pPr>
        <w:rPr>
          <w:ins w:id="10905" w:author="KIM, Jason" w:date="2019-04-02T13:39:00Z"/>
        </w:rPr>
      </w:pPr>
      <w:ins w:id="10906" w:author="KIM, Jason" w:date="2019-04-02T13:39:00Z">
        <w:r>
          <w:br w:type="page"/>
        </w:r>
      </w:ins>
    </w:p>
    <w:p w:rsidR="00110C18" w:rsidRPr="00FA76A6" w:rsidRDefault="00110C18" w:rsidP="00110C18">
      <w:pPr>
        <w:pStyle w:val="Caption"/>
        <w:rPr>
          <w:ins w:id="10907" w:author="KIM, Jason" w:date="2019-04-02T13:39:00Z"/>
        </w:rPr>
      </w:pPr>
      <w:bookmarkStart w:id="10908" w:name="_Toc517095771"/>
      <w:ins w:id="10909" w:author="KIM, Jason" w:date="2019-04-02T13:39:00Z">
        <w:r>
          <w:lastRenderedPageBreak/>
          <w:t xml:space="preserve">Table E- </w:t>
        </w:r>
        <w:r>
          <w:fldChar w:fldCharType="begin"/>
        </w:r>
        <w:r>
          <w:instrText xml:space="preserve"> SEQ Table_E- \* ARABIC </w:instrText>
        </w:r>
        <w:r>
          <w:fldChar w:fldCharType="separate"/>
        </w:r>
        <w:r>
          <w:rPr>
            <w:noProof/>
          </w:rPr>
          <w:t>2</w:t>
        </w:r>
        <w:r>
          <w:fldChar w:fldCharType="end"/>
        </w:r>
        <w:r w:rsidRPr="00AF1C6F">
          <w:rPr>
            <w:lang w:val="en-AU"/>
          </w:rPr>
          <w:t xml:space="preserve"> : </w:t>
        </w:r>
        <w:r>
          <w:rPr>
            <w:lang w:val="en-AU"/>
          </w:rPr>
          <w:t>Door Location Light (DLL) Asset List</w:t>
        </w:r>
        <w:bookmarkEnd w:id="10908"/>
      </w:ins>
    </w:p>
    <w:tbl>
      <w:tblPr>
        <w:tblStyle w:val="ReportTable1"/>
        <w:tblW w:w="5000" w:type="pct"/>
        <w:tblLook w:val="04A0" w:firstRow="1" w:lastRow="0" w:firstColumn="1" w:lastColumn="0" w:noHBand="0" w:noVBand="1"/>
      </w:tblPr>
      <w:tblGrid>
        <w:gridCol w:w="1419"/>
        <w:gridCol w:w="1168"/>
        <w:gridCol w:w="1166"/>
        <w:gridCol w:w="1129"/>
        <w:gridCol w:w="1319"/>
        <w:gridCol w:w="1642"/>
        <w:gridCol w:w="1399"/>
      </w:tblGrid>
      <w:tr w:rsidR="00110C18" w:rsidRPr="00D47EC1" w:rsidTr="00063728">
        <w:trPr>
          <w:cnfStyle w:val="100000000000" w:firstRow="1" w:lastRow="0" w:firstColumn="0" w:lastColumn="0" w:oddVBand="0" w:evenVBand="0" w:oddHBand="0" w:evenHBand="0" w:firstRowFirstColumn="0" w:firstRowLastColumn="0" w:lastRowFirstColumn="0" w:lastRowLastColumn="0"/>
          <w:trHeight w:val="288"/>
          <w:ins w:id="10910" w:author="KIM, Jason" w:date="2019-04-02T13:39:00Z"/>
        </w:trPr>
        <w:tc>
          <w:tcPr>
            <w:tcW w:w="716" w:type="pct"/>
            <w:noWrap/>
            <w:hideMark/>
          </w:tcPr>
          <w:p w:rsidR="00110C18" w:rsidRPr="001B5267" w:rsidRDefault="00110C18" w:rsidP="00063728">
            <w:pPr>
              <w:pStyle w:val="TableHeading"/>
              <w:rPr>
                <w:ins w:id="10911" w:author="KIM, Jason" w:date="2019-04-02T13:39:00Z"/>
                <w:bCs/>
              </w:rPr>
            </w:pPr>
            <w:ins w:id="10912" w:author="KIM, Jason" w:date="2019-04-02T13:39:00Z">
              <w:r w:rsidRPr="001B5267">
                <w:rPr>
                  <w:b/>
                  <w:bCs/>
                </w:rPr>
                <w:t>Lighting Bank</w:t>
              </w:r>
            </w:ins>
          </w:p>
        </w:tc>
        <w:tc>
          <w:tcPr>
            <w:tcW w:w="669" w:type="pct"/>
            <w:noWrap/>
            <w:hideMark/>
          </w:tcPr>
          <w:p w:rsidR="00110C18" w:rsidRPr="001B5267" w:rsidRDefault="00110C18" w:rsidP="00063728">
            <w:pPr>
              <w:pStyle w:val="TableHeading"/>
              <w:rPr>
                <w:ins w:id="10913" w:author="KIM, Jason" w:date="2019-04-02T13:39:00Z"/>
                <w:bCs/>
              </w:rPr>
            </w:pPr>
            <w:ins w:id="10914" w:author="KIM, Jason" w:date="2019-04-02T13:39:00Z">
              <w:r w:rsidRPr="001B5267">
                <w:rPr>
                  <w:b/>
                  <w:bCs/>
                </w:rPr>
                <w:t>ELZ</w:t>
              </w:r>
            </w:ins>
          </w:p>
        </w:tc>
        <w:tc>
          <w:tcPr>
            <w:tcW w:w="668" w:type="pct"/>
            <w:noWrap/>
            <w:hideMark/>
          </w:tcPr>
          <w:p w:rsidR="00110C18" w:rsidRPr="001B5267" w:rsidRDefault="00110C18" w:rsidP="00063728">
            <w:pPr>
              <w:pStyle w:val="TableHeading"/>
              <w:rPr>
                <w:ins w:id="10915" w:author="KIM, Jason" w:date="2019-04-02T13:39:00Z"/>
                <w:bCs/>
              </w:rPr>
            </w:pPr>
            <w:ins w:id="10916" w:author="KIM, Jason" w:date="2019-04-02T13:39:00Z">
              <w:r w:rsidRPr="001B5267">
                <w:rPr>
                  <w:b/>
                  <w:bCs/>
                </w:rPr>
                <w:t>PLC</w:t>
              </w:r>
            </w:ins>
          </w:p>
        </w:tc>
        <w:tc>
          <w:tcPr>
            <w:tcW w:w="551" w:type="pct"/>
            <w:noWrap/>
            <w:hideMark/>
          </w:tcPr>
          <w:p w:rsidR="00110C18" w:rsidRPr="001B5267" w:rsidRDefault="00110C18" w:rsidP="00063728">
            <w:pPr>
              <w:pStyle w:val="TableHeading"/>
              <w:rPr>
                <w:ins w:id="10917" w:author="KIM, Jason" w:date="2019-04-02T13:39:00Z"/>
                <w:bCs/>
              </w:rPr>
            </w:pPr>
            <w:ins w:id="10918" w:author="KIM, Jason" w:date="2019-04-02T13:39:00Z">
              <w:r w:rsidRPr="001B5267">
                <w:rPr>
                  <w:b/>
                  <w:bCs/>
                </w:rPr>
                <w:t>Asset Item</w:t>
              </w:r>
            </w:ins>
          </w:p>
        </w:tc>
        <w:tc>
          <w:tcPr>
            <w:tcW w:w="742" w:type="pct"/>
            <w:noWrap/>
            <w:hideMark/>
          </w:tcPr>
          <w:p w:rsidR="00110C18" w:rsidRPr="001B5267" w:rsidRDefault="00110C18" w:rsidP="00063728">
            <w:pPr>
              <w:pStyle w:val="TableHeading"/>
              <w:rPr>
                <w:ins w:id="10919" w:author="KIM, Jason" w:date="2019-04-02T13:39:00Z"/>
                <w:bCs/>
              </w:rPr>
            </w:pPr>
            <w:ins w:id="10920" w:author="KIM, Jason" w:date="2019-04-02T13:39:00Z">
              <w:r w:rsidRPr="001B5267">
                <w:rPr>
                  <w:b/>
                  <w:bCs/>
                </w:rPr>
                <w:t>Tunnel</w:t>
              </w:r>
            </w:ins>
          </w:p>
        </w:tc>
        <w:tc>
          <w:tcPr>
            <w:tcW w:w="933" w:type="pct"/>
            <w:noWrap/>
            <w:hideMark/>
          </w:tcPr>
          <w:p w:rsidR="00110C18" w:rsidRPr="001B5267" w:rsidRDefault="00110C18" w:rsidP="00063728">
            <w:pPr>
              <w:pStyle w:val="TableHeading"/>
              <w:rPr>
                <w:ins w:id="10921" w:author="KIM, Jason" w:date="2019-04-02T13:39:00Z"/>
                <w:bCs/>
              </w:rPr>
            </w:pPr>
            <w:ins w:id="10922" w:author="KIM, Jason" w:date="2019-04-02T13:39:00Z">
              <w:r w:rsidRPr="001B5267">
                <w:rPr>
                  <w:b/>
                  <w:bCs/>
                </w:rPr>
                <w:t>Location</w:t>
              </w:r>
            </w:ins>
          </w:p>
        </w:tc>
        <w:tc>
          <w:tcPr>
            <w:tcW w:w="721" w:type="pct"/>
            <w:noWrap/>
            <w:hideMark/>
          </w:tcPr>
          <w:p w:rsidR="00110C18" w:rsidRPr="001B5267" w:rsidRDefault="00110C18" w:rsidP="00063728">
            <w:pPr>
              <w:pStyle w:val="TableHeading"/>
              <w:rPr>
                <w:ins w:id="10923" w:author="KIM, Jason" w:date="2019-04-02T13:39:00Z"/>
                <w:bCs/>
              </w:rPr>
            </w:pPr>
            <w:ins w:id="10924" w:author="KIM, Jason" w:date="2019-04-02T13:39:00Z">
              <w:r w:rsidRPr="001B5267">
                <w:rPr>
                  <w:b/>
                  <w:bCs/>
                </w:rPr>
                <w:t>Date Modified</w:t>
              </w:r>
            </w:ins>
          </w:p>
        </w:tc>
      </w:tr>
      <w:tr w:rsidR="00110C18" w:rsidRPr="00D47EC1" w:rsidTr="00063728">
        <w:trPr>
          <w:trHeight w:val="288"/>
          <w:ins w:id="10925" w:author="KIM, Jason" w:date="2019-04-02T13:39:00Z"/>
        </w:trPr>
        <w:tc>
          <w:tcPr>
            <w:tcW w:w="716" w:type="pct"/>
            <w:vMerge w:val="restart"/>
            <w:shd w:val="clear" w:color="auto" w:fill="auto"/>
            <w:noWrap/>
            <w:hideMark/>
          </w:tcPr>
          <w:p w:rsidR="00110C18" w:rsidRPr="00D47EC1" w:rsidRDefault="00110C18" w:rsidP="00063728">
            <w:pPr>
              <w:rPr>
                <w:ins w:id="10926" w:author="KIM, Jason" w:date="2019-04-02T13:39:00Z"/>
                <w:rFonts w:ascii="Calibri" w:eastAsia="Times New Roman" w:hAnsi="Calibri" w:cs="Calibri"/>
                <w:color w:val="000000"/>
                <w:lang w:eastAsia="en-AU"/>
              </w:rPr>
            </w:pPr>
            <w:ins w:id="10927" w:author="KIM, Jason" w:date="2019-04-02T13:39:00Z">
              <w:r w:rsidRPr="00D47EC1">
                <w:rPr>
                  <w:rFonts w:ascii="Calibri" w:eastAsia="Times New Roman" w:hAnsi="Calibri" w:cs="Calibri"/>
                  <w:color w:val="000000"/>
                  <w:lang w:eastAsia="en-AU"/>
                </w:rPr>
                <w:t>DLL04NK211</w:t>
              </w:r>
            </w:ins>
          </w:p>
        </w:tc>
        <w:tc>
          <w:tcPr>
            <w:tcW w:w="669" w:type="pct"/>
            <w:vMerge w:val="restart"/>
            <w:shd w:val="clear" w:color="auto" w:fill="auto"/>
            <w:noWrap/>
            <w:hideMark/>
          </w:tcPr>
          <w:p w:rsidR="00110C18" w:rsidRPr="00D47EC1" w:rsidRDefault="00110C18" w:rsidP="00063728">
            <w:pPr>
              <w:rPr>
                <w:ins w:id="10928" w:author="KIM, Jason" w:date="2019-04-02T13:39:00Z"/>
                <w:rFonts w:ascii="Calibri" w:eastAsia="Times New Roman" w:hAnsi="Calibri" w:cs="Calibri"/>
                <w:color w:val="000000"/>
                <w:lang w:eastAsia="en-AU"/>
              </w:rPr>
            </w:pPr>
            <w:ins w:id="10929" w:author="KIM, Jason" w:date="2019-04-02T13:39:00Z">
              <w:r w:rsidRPr="00D47EC1">
                <w:rPr>
                  <w:rFonts w:ascii="Calibri" w:eastAsia="Times New Roman" w:hAnsi="Calibri" w:cs="Calibri"/>
                  <w:color w:val="000000"/>
                  <w:lang w:eastAsia="en-AU"/>
                </w:rPr>
                <w:t>ELZ10026</w:t>
              </w:r>
            </w:ins>
          </w:p>
        </w:tc>
        <w:tc>
          <w:tcPr>
            <w:tcW w:w="668" w:type="pct"/>
            <w:vMerge w:val="restart"/>
            <w:shd w:val="clear" w:color="auto" w:fill="auto"/>
            <w:noWrap/>
            <w:hideMark/>
          </w:tcPr>
          <w:p w:rsidR="00110C18" w:rsidRPr="00D47EC1" w:rsidRDefault="00110C18" w:rsidP="00063728">
            <w:pPr>
              <w:rPr>
                <w:ins w:id="10930" w:author="KIM, Jason" w:date="2019-04-02T13:39:00Z"/>
                <w:rFonts w:ascii="Calibri" w:eastAsia="Times New Roman" w:hAnsi="Calibri" w:cs="Calibri"/>
                <w:color w:val="000000"/>
                <w:lang w:eastAsia="en-AU"/>
              </w:rPr>
            </w:pPr>
            <w:ins w:id="10931"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32" w:author="KIM, Jason" w:date="2019-04-02T13:39:00Z"/>
                <w:rFonts w:ascii="Calibri" w:eastAsia="Times New Roman" w:hAnsi="Calibri" w:cs="Calibri"/>
                <w:color w:val="000000"/>
                <w:lang w:eastAsia="en-AU"/>
              </w:rPr>
            </w:pPr>
            <w:ins w:id="10933" w:author="KIM, Jason" w:date="2019-04-02T13:39:00Z">
              <w:r w:rsidRPr="00D47EC1">
                <w:rPr>
                  <w:rFonts w:ascii="Calibri" w:eastAsia="Times New Roman" w:hAnsi="Calibri" w:cs="Calibri"/>
                  <w:color w:val="000000"/>
                  <w:lang w:eastAsia="en-AU"/>
                </w:rPr>
                <w:t>DLL1041</w:t>
              </w:r>
            </w:ins>
          </w:p>
        </w:tc>
        <w:tc>
          <w:tcPr>
            <w:tcW w:w="742" w:type="pct"/>
            <w:shd w:val="clear" w:color="auto" w:fill="auto"/>
            <w:noWrap/>
            <w:hideMark/>
          </w:tcPr>
          <w:p w:rsidR="00110C18" w:rsidRPr="00D47EC1" w:rsidRDefault="00110C18" w:rsidP="00063728">
            <w:pPr>
              <w:rPr>
                <w:ins w:id="10934" w:author="KIM, Jason" w:date="2019-04-02T13:39:00Z"/>
                <w:rFonts w:ascii="Calibri" w:eastAsia="Times New Roman" w:hAnsi="Calibri" w:cs="Calibri"/>
                <w:color w:val="000000"/>
                <w:lang w:eastAsia="en-AU"/>
              </w:rPr>
            </w:pPr>
            <w:ins w:id="1093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36" w:author="KIM, Jason" w:date="2019-04-02T13:39:00Z"/>
                <w:rFonts w:ascii="Calibri" w:eastAsia="Times New Roman" w:hAnsi="Calibri" w:cs="Calibri"/>
                <w:color w:val="000000"/>
                <w:lang w:eastAsia="en-AU"/>
              </w:rPr>
            </w:pPr>
            <w:ins w:id="10937" w:author="KIM, Jason" w:date="2019-04-02T13:39:00Z">
              <w:r w:rsidRPr="00D47EC1">
                <w:rPr>
                  <w:rFonts w:ascii="Calibri" w:eastAsia="Times New Roman" w:hAnsi="Calibri" w:cs="Calibri"/>
                  <w:color w:val="000000"/>
                  <w:lang w:eastAsia="en-AU"/>
                </w:rPr>
                <w:t>Chainage 1317</w:t>
              </w:r>
            </w:ins>
          </w:p>
        </w:tc>
        <w:tc>
          <w:tcPr>
            <w:tcW w:w="721" w:type="pct"/>
            <w:shd w:val="clear" w:color="auto" w:fill="auto"/>
            <w:noWrap/>
            <w:hideMark/>
          </w:tcPr>
          <w:p w:rsidR="00110C18" w:rsidRPr="00D47EC1" w:rsidRDefault="00110C18" w:rsidP="00063728">
            <w:pPr>
              <w:jc w:val="right"/>
              <w:rPr>
                <w:ins w:id="10938" w:author="KIM, Jason" w:date="2019-04-02T13:39:00Z"/>
                <w:rFonts w:ascii="Calibri" w:eastAsia="Times New Roman" w:hAnsi="Calibri" w:cs="Calibri"/>
                <w:color w:val="000000"/>
                <w:lang w:eastAsia="en-AU"/>
              </w:rPr>
            </w:pPr>
            <w:ins w:id="109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40" w:author="KIM, Jason" w:date="2019-04-02T13:39:00Z"/>
        </w:trPr>
        <w:tc>
          <w:tcPr>
            <w:tcW w:w="716" w:type="pct"/>
            <w:vMerge/>
            <w:hideMark/>
          </w:tcPr>
          <w:p w:rsidR="00110C18" w:rsidRPr="00D47EC1" w:rsidRDefault="00110C18" w:rsidP="00063728">
            <w:pPr>
              <w:rPr>
                <w:ins w:id="109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44" w:author="KIM, Jason" w:date="2019-04-02T13:39:00Z"/>
                <w:rFonts w:ascii="Calibri" w:eastAsia="Times New Roman" w:hAnsi="Calibri" w:cs="Calibri"/>
                <w:color w:val="000000"/>
                <w:lang w:eastAsia="en-AU"/>
              </w:rPr>
            </w:pPr>
            <w:ins w:id="10945" w:author="KIM, Jason" w:date="2019-04-02T13:39:00Z">
              <w:r w:rsidRPr="00D47EC1">
                <w:rPr>
                  <w:rFonts w:ascii="Calibri" w:eastAsia="Times New Roman" w:hAnsi="Calibri" w:cs="Calibri"/>
                  <w:color w:val="000000"/>
                  <w:lang w:eastAsia="en-AU"/>
                </w:rPr>
                <w:t>DLL1042</w:t>
              </w:r>
            </w:ins>
          </w:p>
        </w:tc>
        <w:tc>
          <w:tcPr>
            <w:tcW w:w="742" w:type="pct"/>
            <w:shd w:val="clear" w:color="auto" w:fill="auto"/>
            <w:noWrap/>
            <w:hideMark/>
          </w:tcPr>
          <w:p w:rsidR="00110C18" w:rsidRPr="00D47EC1" w:rsidRDefault="00110C18" w:rsidP="00063728">
            <w:pPr>
              <w:rPr>
                <w:ins w:id="10946" w:author="KIM, Jason" w:date="2019-04-02T13:39:00Z"/>
                <w:rFonts w:ascii="Calibri" w:eastAsia="Times New Roman" w:hAnsi="Calibri" w:cs="Calibri"/>
                <w:color w:val="000000"/>
                <w:lang w:eastAsia="en-AU"/>
              </w:rPr>
            </w:pPr>
            <w:ins w:id="109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48" w:author="KIM, Jason" w:date="2019-04-02T13:39:00Z"/>
                <w:rFonts w:ascii="Calibri" w:eastAsia="Times New Roman" w:hAnsi="Calibri" w:cs="Calibri"/>
                <w:color w:val="000000"/>
                <w:lang w:eastAsia="en-AU"/>
              </w:rPr>
            </w:pPr>
            <w:ins w:id="10949" w:author="KIM, Jason" w:date="2019-04-02T13:39:00Z">
              <w:r w:rsidRPr="00D47EC1">
                <w:rPr>
                  <w:rFonts w:ascii="Calibri" w:eastAsia="Times New Roman" w:hAnsi="Calibri" w:cs="Calibri"/>
                  <w:color w:val="000000"/>
                  <w:lang w:eastAsia="en-AU"/>
                </w:rPr>
                <w:t>Chainage 1323</w:t>
              </w:r>
            </w:ins>
          </w:p>
        </w:tc>
        <w:tc>
          <w:tcPr>
            <w:tcW w:w="721" w:type="pct"/>
            <w:shd w:val="clear" w:color="auto" w:fill="auto"/>
            <w:noWrap/>
            <w:hideMark/>
          </w:tcPr>
          <w:p w:rsidR="00110C18" w:rsidRPr="00D47EC1" w:rsidRDefault="00110C18" w:rsidP="00063728">
            <w:pPr>
              <w:jc w:val="right"/>
              <w:rPr>
                <w:ins w:id="10950" w:author="KIM, Jason" w:date="2019-04-02T13:39:00Z"/>
                <w:rFonts w:ascii="Calibri" w:eastAsia="Times New Roman" w:hAnsi="Calibri" w:cs="Calibri"/>
                <w:color w:val="000000"/>
                <w:lang w:eastAsia="en-AU"/>
              </w:rPr>
            </w:pPr>
            <w:ins w:id="109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52" w:author="KIM, Jason" w:date="2019-04-02T13:39:00Z"/>
        </w:trPr>
        <w:tc>
          <w:tcPr>
            <w:tcW w:w="716" w:type="pct"/>
            <w:vMerge w:val="restart"/>
            <w:shd w:val="clear" w:color="auto" w:fill="auto"/>
            <w:noWrap/>
            <w:hideMark/>
          </w:tcPr>
          <w:p w:rsidR="00110C18" w:rsidRPr="00D47EC1" w:rsidRDefault="00110C18" w:rsidP="00063728">
            <w:pPr>
              <w:rPr>
                <w:ins w:id="10953" w:author="KIM, Jason" w:date="2019-04-02T13:39:00Z"/>
                <w:rFonts w:ascii="Calibri" w:eastAsia="Times New Roman" w:hAnsi="Calibri" w:cs="Calibri"/>
                <w:color w:val="000000"/>
                <w:lang w:eastAsia="en-AU"/>
              </w:rPr>
            </w:pPr>
            <w:ins w:id="10954" w:author="KIM, Jason" w:date="2019-04-02T13:39:00Z">
              <w:r w:rsidRPr="00D47EC1">
                <w:rPr>
                  <w:rFonts w:ascii="Calibri" w:eastAsia="Times New Roman" w:hAnsi="Calibri" w:cs="Calibri"/>
                  <w:color w:val="000000"/>
                  <w:lang w:eastAsia="en-AU"/>
                </w:rPr>
                <w:t>DLL05NK211</w:t>
              </w:r>
            </w:ins>
          </w:p>
        </w:tc>
        <w:tc>
          <w:tcPr>
            <w:tcW w:w="669" w:type="pct"/>
            <w:vMerge w:val="restart"/>
            <w:shd w:val="clear" w:color="auto" w:fill="auto"/>
            <w:noWrap/>
            <w:hideMark/>
          </w:tcPr>
          <w:p w:rsidR="00110C18" w:rsidRPr="00D47EC1" w:rsidRDefault="00110C18" w:rsidP="00063728">
            <w:pPr>
              <w:rPr>
                <w:ins w:id="10955" w:author="KIM, Jason" w:date="2019-04-02T13:39:00Z"/>
                <w:rFonts w:ascii="Calibri" w:eastAsia="Times New Roman" w:hAnsi="Calibri" w:cs="Calibri"/>
                <w:color w:val="000000"/>
                <w:lang w:eastAsia="en-AU"/>
              </w:rPr>
            </w:pPr>
            <w:ins w:id="10956" w:author="KIM, Jason" w:date="2019-04-02T13:39:00Z">
              <w:r w:rsidRPr="00D47EC1">
                <w:rPr>
                  <w:rFonts w:ascii="Calibri" w:eastAsia="Times New Roman" w:hAnsi="Calibri" w:cs="Calibri"/>
                  <w:color w:val="000000"/>
                  <w:lang w:eastAsia="en-AU"/>
                </w:rPr>
                <w:t>ELZ10030</w:t>
              </w:r>
            </w:ins>
          </w:p>
        </w:tc>
        <w:tc>
          <w:tcPr>
            <w:tcW w:w="668" w:type="pct"/>
            <w:vMerge w:val="restart"/>
            <w:shd w:val="clear" w:color="auto" w:fill="auto"/>
            <w:noWrap/>
            <w:hideMark/>
          </w:tcPr>
          <w:p w:rsidR="00110C18" w:rsidRPr="00D47EC1" w:rsidRDefault="00110C18" w:rsidP="00063728">
            <w:pPr>
              <w:rPr>
                <w:ins w:id="10957" w:author="KIM, Jason" w:date="2019-04-02T13:39:00Z"/>
                <w:rFonts w:ascii="Calibri" w:eastAsia="Times New Roman" w:hAnsi="Calibri" w:cs="Calibri"/>
                <w:color w:val="000000"/>
                <w:lang w:eastAsia="en-AU"/>
              </w:rPr>
            </w:pPr>
            <w:ins w:id="10958"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59" w:author="KIM, Jason" w:date="2019-04-02T13:39:00Z"/>
                <w:rFonts w:ascii="Calibri" w:eastAsia="Times New Roman" w:hAnsi="Calibri" w:cs="Calibri"/>
                <w:color w:val="000000"/>
                <w:lang w:eastAsia="en-AU"/>
              </w:rPr>
            </w:pPr>
            <w:ins w:id="10960" w:author="KIM, Jason" w:date="2019-04-02T13:39:00Z">
              <w:r w:rsidRPr="00D47EC1">
                <w:rPr>
                  <w:rFonts w:ascii="Calibri" w:eastAsia="Times New Roman" w:hAnsi="Calibri" w:cs="Calibri"/>
                  <w:color w:val="000000"/>
                  <w:lang w:eastAsia="en-AU"/>
                </w:rPr>
                <w:t>DLL1051</w:t>
              </w:r>
            </w:ins>
          </w:p>
        </w:tc>
        <w:tc>
          <w:tcPr>
            <w:tcW w:w="742" w:type="pct"/>
            <w:shd w:val="clear" w:color="auto" w:fill="auto"/>
            <w:noWrap/>
            <w:hideMark/>
          </w:tcPr>
          <w:p w:rsidR="00110C18" w:rsidRPr="00D47EC1" w:rsidRDefault="00110C18" w:rsidP="00063728">
            <w:pPr>
              <w:rPr>
                <w:ins w:id="10961" w:author="KIM, Jason" w:date="2019-04-02T13:39:00Z"/>
                <w:rFonts w:ascii="Calibri" w:eastAsia="Times New Roman" w:hAnsi="Calibri" w:cs="Calibri"/>
                <w:color w:val="000000"/>
                <w:lang w:eastAsia="en-AU"/>
              </w:rPr>
            </w:pPr>
            <w:ins w:id="1096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63" w:author="KIM, Jason" w:date="2019-04-02T13:39:00Z"/>
                <w:rFonts w:ascii="Calibri" w:eastAsia="Times New Roman" w:hAnsi="Calibri" w:cs="Calibri"/>
                <w:color w:val="000000"/>
                <w:lang w:eastAsia="en-AU"/>
              </w:rPr>
            </w:pPr>
            <w:ins w:id="10964" w:author="KIM, Jason" w:date="2019-04-02T13:39:00Z">
              <w:r w:rsidRPr="00D47EC1">
                <w:rPr>
                  <w:rFonts w:ascii="Calibri" w:eastAsia="Times New Roman" w:hAnsi="Calibri" w:cs="Calibri"/>
                  <w:color w:val="000000"/>
                  <w:lang w:eastAsia="en-AU"/>
                </w:rPr>
                <w:t>Chainage 1436</w:t>
              </w:r>
            </w:ins>
          </w:p>
        </w:tc>
        <w:tc>
          <w:tcPr>
            <w:tcW w:w="721" w:type="pct"/>
            <w:shd w:val="clear" w:color="auto" w:fill="auto"/>
            <w:noWrap/>
            <w:hideMark/>
          </w:tcPr>
          <w:p w:rsidR="00110C18" w:rsidRPr="00D47EC1" w:rsidRDefault="00110C18" w:rsidP="00063728">
            <w:pPr>
              <w:jc w:val="right"/>
              <w:rPr>
                <w:ins w:id="10965" w:author="KIM, Jason" w:date="2019-04-02T13:39:00Z"/>
                <w:rFonts w:ascii="Calibri" w:eastAsia="Times New Roman" w:hAnsi="Calibri" w:cs="Calibri"/>
                <w:color w:val="000000"/>
                <w:lang w:eastAsia="en-AU"/>
              </w:rPr>
            </w:pPr>
            <w:ins w:id="109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67" w:author="KIM, Jason" w:date="2019-04-02T13:39:00Z"/>
        </w:trPr>
        <w:tc>
          <w:tcPr>
            <w:tcW w:w="716" w:type="pct"/>
            <w:vMerge/>
            <w:hideMark/>
          </w:tcPr>
          <w:p w:rsidR="00110C18" w:rsidRPr="00D47EC1" w:rsidRDefault="00110C18" w:rsidP="00063728">
            <w:pPr>
              <w:rPr>
                <w:ins w:id="109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71" w:author="KIM, Jason" w:date="2019-04-02T13:39:00Z"/>
                <w:rFonts w:ascii="Calibri" w:eastAsia="Times New Roman" w:hAnsi="Calibri" w:cs="Calibri"/>
                <w:color w:val="000000"/>
                <w:lang w:eastAsia="en-AU"/>
              </w:rPr>
            </w:pPr>
            <w:ins w:id="10972" w:author="KIM, Jason" w:date="2019-04-02T13:39:00Z">
              <w:r w:rsidRPr="00D47EC1">
                <w:rPr>
                  <w:rFonts w:ascii="Calibri" w:eastAsia="Times New Roman" w:hAnsi="Calibri" w:cs="Calibri"/>
                  <w:color w:val="000000"/>
                  <w:lang w:eastAsia="en-AU"/>
                </w:rPr>
                <w:t>DLL1052</w:t>
              </w:r>
            </w:ins>
          </w:p>
        </w:tc>
        <w:tc>
          <w:tcPr>
            <w:tcW w:w="742" w:type="pct"/>
            <w:shd w:val="clear" w:color="auto" w:fill="auto"/>
            <w:noWrap/>
            <w:hideMark/>
          </w:tcPr>
          <w:p w:rsidR="00110C18" w:rsidRPr="00D47EC1" w:rsidRDefault="00110C18" w:rsidP="00063728">
            <w:pPr>
              <w:rPr>
                <w:ins w:id="10973" w:author="KIM, Jason" w:date="2019-04-02T13:39:00Z"/>
                <w:rFonts w:ascii="Calibri" w:eastAsia="Times New Roman" w:hAnsi="Calibri" w:cs="Calibri"/>
                <w:color w:val="000000"/>
                <w:lang w:eastAsia="en-AU"/>
              </w:rPr>
            </w:pPr>
            <w:ins w:id="1097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75" w:author="KIM, Jason" w:date="2019-04-02T13:39:00Z"/>
                <w:rFonts w:ascii="Calibri" w:eastAsia="Times New Roman" w:hAnsi="Calibri" w:cs="Calibri"/>
                <w:color w:val="000000"/>
                <w:lang w:eastAsia="en-AU"/>
              </w:rPr>
            </w:pPr>
            <w:ins w:id="10976" w:author="KIM, Jason" w:date="2019-04-02T13:39:00Z">
              <w:r w:rsidRPr="00D47EC1">
                <w:rPr>
                  <w:rFonts w:ascii="Calibri" w:eastAsia="Times New Roman" w:hAnsi="Calibri" w:cs="Calibri"/>
                  <w:color w:val="000000"/>
                  <w:lang w:eastAsia="en-AU"/>
                </w:rPr>
                <w:t>Chainage 1443</w:t>
              </w:r>
            </w:ins>
          </w:p>
        </w:tc>
        <w:tc>
          <w:tcPr>
            <w:tcW w:w="721" w:type="pct"/>
            <w:shd w:val="clear" w:color="auto" w:fill="auto"/>
            <w:noWrap/>
            <w:hideMark/>
          </w:tcPr>
          <w:p w:rsidR="00110C18" w:rsidRPr="00D47EC1" w:rsidRDefault="00110C18" w:rsidP="00063728">
            <w:pPr>
              <w:jc w:val="right"/>
              <w:rPr>
                <w:ins w:id="10977" w:author="KIM, Jason" w:date="2019-04-02T13:39:00Z"/>
                <w:rFonts w:ascii="Calibri" w:eastAsia="Times New Roman" w:hAnsi="Calibri" w:cs="Calibri"/>
                <w:color w:val="000000"/>
                <w:lang w:eastAsia="en-AU"/>
              </w:rPr>
            </w:pPr>
            <w:ins w:id="109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79" w:author="KIM, Jason" w:date="2019-04-02T13:39:00Z"/>
        </w:trPr>
        <w:tc>
          <w:tcPr>
            <w:tcW w:w="716" w:type="pct"/>
            <w:vMerge w:val="restart"/>
            <w:shd w:val="clear" w:color="auto" w:fill="auto"/>
            <w:noWrap/>
            <w:hideMark/>
          </w:tcPr>
          <w:p w:rsidR="00110C18" w:rsidRPr="00D47EC1" w:rsidRDefault="00110C18" w:rsidP="00063728">
            <w:pPr>
              <w:rPr>
                <w:ins w:id="10980" w:author="KIM, Jason" w:date="2019-04-02T13:39:00Z"/>
                <w:rFonts w:ascii="Calibri" w:eastAsia="Times New Roman" w:hAnsi="Calibri" w:cs="Calibri"/>
                <w:color w:val="000000"/>
                <w:lang w:eastAsia="en-AU"/>
              </w:rPr>
            </w:pPr>
            <w:ins w:id="10981" w:author="KIM, Jason" w:date="2019-04-02T13:39:00Z">
              <w:r w:rsidRPr="00D47EC1">
                <w:rPr>
                  <w:rFonts w:ascii="Calibri" w:eastAsia="Times New Roman" w:hAnsi="Calibri" w:cs="Calibri"/>
                  <w:color w:val="000000"/>
                  <w:lang w:eastAsia="en-AU"/>
                </w:rPr>
                <w:t>DLL06K211</w:t>
              </w:r>
            </w:ins>
          </w:p>
        </w:tc>
        <w:tc>
          <w:tcPr>
            <w:tcW w:w="669" w:type="pct"/>
            <w:vMerge w:val="restart"/>
            <w:shd w:val="clear" w:color="auto" w:fill="auto"/>
            <w:noWrap/>
            <w:hideMark/>
          </w:tcPr>
          <w:p w:rsidR="00110C18" w:rsidRPr="00D47EC1" w:rsidRDefault="00110C18" w:rsidP="00063728">
            <w:pPr>
              <w:rPr>
                <w:ins w:id="10982" w:author="KIM, Jason" w:date="2019-04-02T13:39:00Z"/>
                <w:rFonts w:ascii="Calibri" w:eastAsia="Times New Roman" w:hAnsi="Calibri" w:cs="Calibri"/>
                <w:color w:val="000000"/>
                <w:lang w:eastAsia="en-AU"/>
              </w:rPr>
            </w:pPr>
            <w:ins w:id="10983" w:author="KIM, Jason" w:date="2019-04-02T13:39:00Z">
              <w:r w:rsidRPr="00D47EC1">
                <w:rPr>
                  <w:rFonts w:ascii="Calibri" w:eastAsia="Times New Roman" w:hAnsi="Calibri" w:cs="Calibri"/>
                  <w:color w:val="000000"/>
                  <w:lang w:eastAsia="en-AU"/>
                </w:rPr>
                <w:t>ELZ10034</w:t>
              </w:r>
            </w:ins>
          </w:p>
        </w:tc>
        <w:tc>
          <w:tcPr>
            <w:tcW w:w="668" w:type="pct"/>
            <w:vMerge w:val="restart"/>
            <w:shd w:val="clear" w:color="auto" w:fill="auto"/>
            <w:noWrap/>
            <w:hideMark/>
          </w:tcPr>
          <w:p w:rsidR="00110C18" w:rsidRPr="00D47EC1" w:rsidRDefault="00110C18" w:rsidP="00063728">
            <w:pPr>
              <w:rPr>
                <w:ins w:id="10984" w:author="KIM, Jason" w:date="2019-04-02T13:39:00Z"/>
                <w:rFonts w:ascii="Calibri" w:eastAsia="Times New Roman" w:hAnsi="Calibri" w:cs="Calibri"/>
                <w:color w:val="000000"/>
                <w:lang w:eastAsia="en-AU"/>
              </w:rPr>
            </w:pPr>
            <w:ins w:id="10985"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86" w:author="KIM, Jason" w:date="2019-04-02T13:39:00Z"/>
                <w:rFonts w:ascii="Calibri" w:eastAsia="Times New Roman" w:hAnsi="Calibri" w:cs="Calibri"/>
                <w:color w:val="000000"/>
                <w:lang w:eastAsia="en-AU"/>
              </w:rPr>
            </w:pPr>
            <w:ins w:id="10987" w:author="KIM, Jason" w:date="2019-04-02T13:39:00Z">
              <w:r w:rsidRPr="00D47EC1">
                <w:rPr>
                  <w:rFonts w:ascii="Calibri" w:eastAsia="Times New Roman" w:hAnsi="Calibri" w:cs="Calibri"/>
                  <w:color w:val="000000"/>
                  <w:lang w:eastAsia="en-AU"/>
                </w:rPr>
                <w:t>DLL1061</w:t>
              </w:r>
            </w:ins>
          </w:p>
        </w:tc>
        <w:tc>
          <w:tcPr>
            <w:tcW w:w="742" w:type="pct"/>
            <w:shd w:val="clear" w:color="auto" w:fill="auto"/>
            <w:noWrap/>
            <w:hideMark/>
          </w:tcPr>
          <w:p w:rsidR="00110C18" w:rsidRPr="00D47EC1" w:rsidRDefault="00110C18" w:rsidP="00063728">
            <w:pPr>
              <w:rPr>
                <w:ins w:id="10988" w:author="KIM, Jason" w:date="2019-04-02T13:39:00Z"/>
                <w:rFonts w:ascii="Calibri" w:eastAsia="Times New Roman" w:hAnsi="Calibri" w:cs="Calibri"/>
                <w:color w:val="000000"/>
                <w:lang w:eastAsia="en-AU"/>
              </w:rPr>
            </w:pPr>
            <w:ins w:id="1098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90" w:author="KIM, Jason" w:date="2019-04-02T13:39:00Z"/>
                <w:rFonts w:ascii="Calibri" w:eastAsia="Times New Roman" w:hAnsi="Calibri" w:cs="Calibri"/>
                <w:color w:val="000000"/>
                <w:lang w:eastAsia="en-AU"/>
              </w:rPr>
            </w:pPr>
            <w:ins w:id="10991" w:author="KIM, Jason" w:date="2019-04-02T13:39:00Z">
              <w:r w:rsidRPr="00D47EC1">
                <w:rPr>
                  <w:rFonts w:ascii="Calibri" w:eastAsia="Times New Roman" w:hAnsi="Calibri" w:cs="Calibri"/>
                  <w:color w:val="000000"/>
                  <w:lang w:eastAsia="en-AU"/>
                </w:rPr>
                <w:t>Chainage 1556</w:t>
              </w:r>
            </w:ins>
          </w:p>
        </w:tc>
        <w:tc>
          <w:tcPr>
            <w:tcW w:w="721" w:type="pct"/>
            <w:shd w:val="clear" w:color="auto" w:fill="auto"/>
            <w:noWrap/>
            <w:hideMark/>
          </w:tcPr>
          <w:p w:rsidR="00110C18" w:rsidRPr="00D47EC1" w:rsidRDefault="00110C18" w:rsidP="00063728">
            <w:pPr>
              <w:jc w:val="right"/>
              <w:rPr>
                <w:ins w:id="10992" w:author="KIM, Jason" w:date="2019-04-02T13:39:00Z"/>
                <w:rFonts w:ascii="Calibri" w:eastAsia="Times New Roman" w:hAnsi="Calibri" w:cs="Calibri"/>
                <w:color w:val="000000"/>
                <w:lang w:eastAsia="en-AU"/>
              </w:rPr>
            </w:pPr>
            <w:ins w:id="109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94" w:author="KIM, Jason" w:date="2019-04-02T13:39:00Z"/>
        </w:trPr>
        <w:tc>
          <w:tcPr>
            <w:tcW w:w="716" w:type="pct"/>
            <w:vMerge/>
            <w:hideMark/>
          </w:tcPr>
          <w:p w:rsidR="00110C18" w:rsidRPr="00D47EC1" w:rsidRDefault="00110C18" w:rsidP="00063728">
            <w:pPr>
              <w:rPr>
                <w:ins w:id="109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98" w:author="KIM, Jason" w:date="2019-04-02T13:39:00Z"/>
                <w:rFonts w:ascii="Calibri" w:eastAsia="Times New Roman" w:hAnsi="Calibri" w:cs="Calibri"/>
                <w:color w:val="000000"/>
                <w:lang w:eastAsia="en-AU"/>
              </w:rPr>
            </w:pPr>
            <w:ins w:id="10999" w:author="KIM, Jason" w:date="2019-04-02T13:39:00Z">
              <w:r w:rsidRPr="00D47EC1">
                <w:rPr>
                  <w:rFonts w:ascii="Calibri" w:eastAsia="Times New Roman" w:hAnsi="Calibri" w:cs="Calibri"/>
                  <w:color w:val="000000"/>
                  <w:lang w:eastAsia="en-AU"/>
                </w:rPr>
                <w:t>DLL1062</w:t>
              </w:r>
            </w:ins>
          </w:p>
        </w:tc>
        <w:tc>
          <w:tcPr>
            <w:tcW w:w="742" w:type="pct"/>
            <w:shd w:val="clear" w:color="auto" w:fill="auto"/>
            <w:noWrap/>
            <w:hideMark/>
          </w:tcPr>
          <w:p w:rsidR="00110C18" w:rsidRPr="00D47EC1" w:rsidRDefault="00110C18" w:rsidP="00063728">
            <w:pPr>
              <w:rPr>
                <w:ins w:id="11000" w:author="KIM, Jason" w:date="2019-04-02T13:39:00Z"/>
                <w:rFonts w:ascii="Calibri" w:eastAsia="Times New Roman" w:hAnsi="Calibri" w:cs="Calibri"/>
                <w:color w:val="000000"/>
                <w:lang w:eastAsia="en-AU"/>
              </w:rPr>
            </w:pPr>
            <w:ins w:id="1100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02" w:author="KIM, Jason" w:date="2019-04-02T13:39:00Z"/>
                <w:rFonts w:ascii="Calibri" w:eastAsia="Times New Roman" w:hAnsi="Calibri" w:cs="Calibri"/>
                <w:color w:val="000000"/>
                <w:lang w:eastAsia="en-AU"/>
              </w:rPr>
            </w:pPr>
            <w:ins w:id="11003" w:author="KIM, Jason" w:date="2019-04-02T13:39:00Z">
              <w:r w:rsidRPr="00D47EC1">
                <w:rPr>
                  <w:rFonts w:ascii="Calibri" w:eastAsia="Times New Roman" w:hAnsi="Calibri" w:cs="Calibri"/>
                  <w:color w:val="000000"/>
                  <w:lang w:eastAsia="en-AU"/>
                </w:rPr>
                <w:t>Chainage 1562</w:t>
              </w:r>
            </w:ins>
          </w:p>
        </w:tc>
        <w:tc>
          <w:tcPr>
            <w:tcW w:w="721" w:type="pct"/>
            <w:shd w:val="clear" w:color="auto" w:fill="auto"/>
            <w:noWrap/>
            <w:hideMark/>
          </w:tcPr>
          <w:p w:rsidR="00110C18" w:rsidRPr="00D47EC1" w:rsidRDefault="00110C18" w:rsidP="00063728">
            <w:pPr>
              <w:jc w:val="right"/>
              <w:rPr>
                <w:ins w:id="11004" w:author="KIM, Jason" w:date="2019-04-02T13:39:00Z"/>
                <w:rFonts w:ascii="Calibri" w:eastAsia="Times New Roman" w:hAnsi="Calibri" w:cs="Calibri"/>
                <w:color w:val="000000"/>
                <w:lang w:eastAsia="en-AU"/>
              </w:rPr>
            </w:pPr>
            <w:ins w:id="110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06" w:author="KIM, Jason" w:date="2019-04-02T13:39:00Z"/>
        </w:trPr>
        <w:tc>
          <w:tcPr>
            <w:tcW w:w="716" w:type="pct"/>
            <w:vMerge/>
            <w:hideMark/>
          </w:tcPr>
          <w:p w:rsidR="00110C18" w:rsidRPr="00D47EC1" w:rsidRDefault="00110C18" w:rsidP="00063728">
            <w:pPr>
              <w:rPr>
                <w:ins w:id="1100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0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0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10" w:author="KIM, Jason" w:date="2019-04-02T13:39:00Z"/>
                <w:rFonts w:ascii="Calibri" w:eastAsia="Times New Roman" w:hAnsi="Calibri" w:cs="Calibri"/>
                <w:color w:val="000000"/>
                <w:lang w:eastAsia="en-AU"/>
              </w:rPr>
            </w:pPr>
            <w:ins w:id="11011" w:author="KIM, Jason" w:date="2019-04-02T13:39:00Z">
              <w:r w:rsidRPr="00D47EC1">
                <w:rPr>
                  <w:rFonts w:ascii="Calibri" w:eastAsia="Times New Roman" w:hAnsi="Calibri" w:cs="Calibri"/>
                  <w:color w:val="000000"/>
                  <w:lang w:eastAsia="en-AU"/>
                </w:rPr>
                <w:t>DLL1071</w:t>
              </w:r>
            </w:ins>
          </w:p>
        </w:tc>
        <w:tc>
          <w:tcPr>
            <w:tcW w:w="742" w:type="pct"/>
            <w:shd w:val="clear" w:color="auto" w:fill="auto"/>
            <w:noWrap/>
            <w:hideMark/>
          </w:tcPr>
          <w:p w:rsidR="00110C18" w:rsidRPr="00D47EC1" w:rsidRDefault="00110C18" w:rsidP="00063728">
            <w:pPr>
              <w:rPr>
                <w:ins w:id="11012" w:author="KIM, Jason" w:date="2019-04-02T13:39:00Z"/>
                <w:rFonts w:ascii="Calibri" w:eastAsia="Times New Roman" w:hAnsi="Calibri" w:cs="Calibri"/>
                <w:color w:val="000000"/>
                <w:lang w:eastAsia="en-AU"/>
              </w:rPr>
            </w:pPr>
            <w:ins w:id="1101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14" w:author="KIM, Jason" w:date="2019-04-02T13:39:00Z"/>
                <w:rFonts w:ascii="Calibri" w:eastAsia="Times New Roman" w:hAnsi="Calibri" w:cs="Calibri"/>
                <w:color w:val="000000"/>
                <w:lang w:eastAsia="en-AU"/>
              </w:rPr>
            </w:pPr>
            <w:ins w:id="11015" w:author="KIM, Jason" w:date="2019-04-02T13:39:00Z">
              <w:r w:rsidRPr="00D47EC1">
                <w:rPr>
                  <w:rFonts w:ascii="Calibri" w:eastAsia="Times New Roman" w:hAnsi="Calibri" w:cs="Calibri"/>
                  <w:color w:val="000000"/>
                  <w:lang w:eastAsia="en-AU"/>
                </w:rPr>
                <w:t>Chainage 1670</w:t>
              </w:r>
            </w:ins>
          </w:p>
        </w:tc>
        <w:tc>
          <w:tcPr>
            <w:tcW w:w="721" w:type="pct"/>
            <w:shd w:val="clear" w:color="auto" w:fill="auto"/>
            <w:noWrap/>
            <w:hideMark/>
          </w:tcPr>
          <w:p w:rsidR="00110C18" w:rsidRPr="00D47EC1" w:rsidRDefault="00110C18" w:rsidP="00063728">
            <w:pPr>
              <w:jc w:val="right"/>
              <w:rPr>
                <w:ins w:id="11016" w:author="KIM, Jason" w:date="2019-04-02T13:39:00Z"/>
                <w:rFonts w:ascii="Calibri" w:eastAsia="Times New Roman" w:hAnsi="Calibri" w:cs="Calibri"/>
                <w:color w:val="000000"/>
                <w:lang w:eastAsia="en-AU"/>
              </w:rPr>
            </w:pPr>
            <w:ins w:id="110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18" w:author="KIM, Jason" w:date="2019-04-02T13:39:00Z"/>
        </w:trPr>
        <w:tc>
          <w:tcPr>
            <w:tcW w:w="716" w:type="pct"/>
            <w:vMerge/>
            <w:hideMark/>
          </w:tcPr>
          <w:p w:rsidR="00110C18" w:rsidRPr="00D47EC1" w:rsidRDefault="00110C18" w:rsidP="00063728">
            <w:pPr>
              <w:rPr>
                <w:ins w:id="110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22" w:author="KIM, Jason" w:date="2019-04-02T13:39:00Z"/>
                <w:rFonts w:ascii="Calibri" w:eastAsia="Times New Roman" w:hAnsi="Calibri" w:cs="Calibri"/>
                <w:color w:val="000000"/>
                <w:lang w:eastAsia="en-AU"/>
              </w:rPr>
            </w:pPr>
            <w:ins w:id="11023" w:author="KIM, Jason" w:date="2019-04-02T13:39:00Z">
              <w:r w:rsidRPr="00D47EC1">
                <w:rPr>
                  <w:rFonts w:ascii="Calibri" w:eastAsia="Times New Roman" w:hAnsi="Calibri" w:cs="Calibri"/>
                  <w:color w:val="000000"/>
                  <w:lang w:eastAsia="en-AU"/>
                </w:rPr>
                <w:t>DLL1072</w:t>
              </w:r>
            </w:ins>
          </w:p>
        </w:tc>
        <w:tc>
          <w:tcPr>
            <w:tcW w:w="742" w:type="pct"/>
            <w:shd w:val="clear" w:color="auto" w:fill="auto"/>
            <w:noWrap/>
            <w:hideMark/>
          </w:tcPr>
          <w:p w:rsidR="00110C18" w:rsidRPr="00D47EC1" w:rsidRDefault="00110C18" w:rsidP="00063728">
            <w:pPr>
              <w:rPr>
                <w:ins w:id="11024" w:author="KIM, Jason" w:date="2019-04-02T13:39:00Z"/>
                <w:rFonts w:ascii="Calibri" w:eastAsia="Times New Roman" w:hAnsi="Calibri" w:cs="Calibri"/>
                <w:color w:val="000000"/>
                <w:lang w:eastAsia="en-AU"/>
              </w:rPr>
            </w:pPr>
            <w:ins w:id="1102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26" w:author="KIM, Jason" w:date="2019-04-02T13:39:00Z"/>
                <w:rFonts w:ascii="Calibri" w:eastAsia="Times New Roman" w:hAnsi="Calibri" w:cs="Calibri"/>
                <w:color w:val="000000"/>
                <w:lang w:eastAsia="en-AU"/>
              </w:rPr>
            </w:pPr>
            <w:ins w:id="11027" w:author="KIM, Jason" w:date="2019-04-02T13:39:00Z">
              <w:r w:rsidRPr="00D47EC1">
                <w:rPr>
                  <w:rFonts w:ascii="Calibri" w:eastAsia="Times New Roman" w:hAnsi="Calibri" w:cs="Calibri"/>
                  <w:color w:val="000000"/>
                  <w:lang w:eastAsia="en-AU"/>
                </w:rPr>
                <w:t>Chainage 1674</w:t>
              </w:r>
            </w:ins>
          </w:p>
        </w:tc>
        <w:tc>
          <w:tcPr>
            <w:tcW w:w="721" w:type="pct"/>
            <w:shd w:val="clear" w:color="auto" w:fill="auto"/>
            <w:noWrap/>
            <w:hideMark/>
          </w:tcPr>
          <w:p w:rsidR="00110C18" w:rsidRPr="00D47EC1" w:rsidRDefault="00110C18" w:rsidP="00063728">
            <w:pPr>
              <w:jc w:val="right"/>
              <w:rPr>
                <w:ins w:id="11028" w:author="KIM, Jason" w:date="2019-04-02T13:39:00Z"/>
                <w:rFonts w:ascii="Calibri" w:eastAsia="Times New Roman" w:hAnsi="Calibri" w:cs="Calibri"/>
                <w:color w:val="000000"/>
                <w:lang w:eastAsia="en-AU"/>
              </w:rPr>
            </w:pPr>
            <w:ins w:id="110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30" w:author="KIM, Jason" w:date="2019-04-02T13:39:00Z"/>
        </w:trPr>
        <w:tc>
          <w:tcPr>
            <w:tcW w:w="716" w:type="pct"/>
            <w:vMerge w:val="restart"/>
            <w:shd w:val="clear" w:color="auto" w:fill="auto"/>
            <w:noWrap/>
            <w:hideMark/>
          </w:tcPr>
          <w:p w:rsidR="00110C18" w:rsidRPr="00D47EC1" w:rsidRDefault="00110C18" w:rsidP="00063728">
            <w:pPr>
              <w:rPr>
                <w:ins w:id="11031" w:author="KIM, Jason" w:date="2019-04-02T13:39:00Z"/>
                <w:rFonts w:ascii="Calibri" w:eastAsia="Times New Roman" w:hAnsi="Calibri" w:cs="Calibri"/>
                <w:color w:val="000000"/>
                <w:lang w:eastAsia="en-AU"/>
              </w:rPr>
            </w:pPr>
            <w:ins w:id="11032" w:author="KIM, Jason" w:date="2019-04-02T13:39:00Z">
              <w:r w:rsidRPr="00D47EC1">
                <w:rPr>
                  <w:rFonts w:ascii="Calibri" w:eastAsia="Times New Roman" w:hAnsi="Calibri" w:cs="Calibri"/>
                  <w:color w:val="000000"/>
                  <w:lang w:eastAsia="en-AU"/>
                </w:rPr>
                <w:t>DLL08NK211</w:t>
              </w:r>
            </w:ins>
          </w:p>
        </w:tc>
        <w:tc>
          <w:tcPr>
            <w:tcW w:w="669" w:type="pct"/>
            <w:vMerge w:val="restart"/>
            <w:shd w:val="clear" w:color="auto" w:fill="auto"/>
            <w:noWrap/>
            <w:hideMark/>
          </w:tcPr>
          <w:p w:rsidR="00110C18" w:rsidRPr="00D47EC1" w:rsidRDefault="00110C18" w:rsidP="00063728">
            <w:pPr>
              <w:rPr>
                <w:ins w:id="11033" w:author="KIM, Jason" w:date="2019-04-02T13:39:00Z"/>
                <w:rFonts w:ascii="Calibri" w:eastAsia="Times New Roman" w:hAnsi="Calibri" w:cs="Calibri"/>
                <w:color w:val="000000"/>
                <w:lang w:eastAsia="en-AU"/>
              </w:rPr>
            </w:pPr>
            <w:ins w:id="11034" w:author="KIM, Jason" w:date="2019-04-02T13:39:00Z">
              <w:r w:rsidRPr="00D47EC1">
                <w:rPr>
                  <w:rFonts w:ascii="Calibri" w:eastAsia="Times New Roman" w:hAnsi="Calibri" w:cs="Calibri"/>
                  <w:color w:val="000000"/>
                  <w:lang w:eastAsia="en-AU"/>
                </w:rPr>
                <w:t>ELZ10042</w:t>
              </w:r>
            </w:ins>
          </w:p>
        </w:tc>
        <w:tc>
          <w:tcPr>
            <w:tcW w:w="668" w:type="pct"/>
            <w:vMerge w:val="restart"/>
            <w:shd w:val="clear" w:color="auto" w:fill="auto"/>
            <w:noWrap/>
            <w:hideMark/>
          </w:tcPr>
          <w:p w:rsidR="00110C18" w:rsidRPr="00D47EC1" w:rsidRDefault="00110C18" w:rsidP="00063728">
            <w:pPr>
              <w:rPr>
                <w:ins w:id="11035" w:author="KIM, Jason" w:date="2019-04-02T13:39:00Z"/>
                <w:rFonts w:ascii="Calibri" w:eastAsia="Times New Roman" w:hAnsi="Calibri" w:cs="Calibri"/>
                <w:color w:val="000000"/>
                <w:lang w:eastAsia="en-AU"/>
              </w:rPr>
            </w:pPr>
            <w:ins w:id="11036"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1037" w:author="KIM, Jason" w:date="2019-04-02T13:39:00Z"/>
                <w:rFonts w:ascii="Calibri" w:eastAsia="Times New Roman" w:hAnsi="Calibri" w:cs="Calibri"/>
                <w:color w:val="000000"/>
                <w:lang w:eastAsia="en-AU"/>
              </w:rPr>
            </w:pPr>
            <w:ins w:id="11038" w:author="KIM, Jason" w:date="2019-04-02T13:39:00Z">
              <w:r w:rsidRPr="00D47EC1">
                <w:rPr>
                  <w:rFonts w:ascii="Calibri" w:eastAsia="Times New Roman" w:hAnsi="Calibri" w:cs="Calibri"/>
                  <w:color w:val="000000"/>
                  <w:lang w:eastAsia="en-AU"/>
                </w:rPr>
                <w:t>DLL1081</w:t>
              </w:r>
            </w:ins>
          </w:p>
        </w:tc>
        <w:tc>
          <w:tcPr>
            <w:tcW w:w="742" w:type="pct"/>
            <w:shd w:val="clear" w:color="auto" w:fill="auto"/>
            <w:noWrap/>
            <w:hideMark/>
          </w:tcPr>
          <w:p w:rsidR="00110C18" w:rsidRPr="00D47EC1" w:rsidRDefault="00110C18" w:rsidP="00063728">
            <w:pPr>
              <w:rPr>
                <w:ins w:id="11039" w:author="KIM, Jason" w:date="2019-04-02T13:39:00Z"/>
                <w:rFonts w:ascii="Calibri" w:eastAsia="Times New Roman" w:hAnsi="Calibri" w:cs="Calibri"/>
                <w:color w:val="000000"/>
                <w:lang w:eastAsia="en-AU"/>
              </w:rPr>
            </w:pPr>
            <w:ins w:id="1104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41" w:author="KIM, Jason" w:date="2019-04-02T13:39:00Z"/>
                <w:rFonts w:ascii="Calibri" w:eastAsia="Times New Roman" w:hAnsi="Calibri" w:cs="Calibri"/>
                <w:color w:val="000000"/>
                <w:lang w:eastAsia="en-AU"/>
              </w:rPr>
            </w:pPr>
            <w:ins w:id="11042" w:author="KIM, Jason" w:date="2019-04-02T13:39:00Z">
              <w:r w:rsidRPr="00D47EC1">
                <w:rPr>
                  <w:rFonts w:ascii="Calibri" w:eastAsia="Times New Roman" w:hAnsi="Calibri" w:cs="Calibri"/>
                  <w:color w:val="000000"/>
                  <w:lang w:eastAsia="en-AU"/>
                </w:rPr>
                <w:t>Chainage 1784</w:t>
              </w:r>
            </w:ins>
          </w:p>
        </w:tc>
        <w:tc>
          <w:tcPr>
            <w:tcW w:w="721" w:type="pct"/>
            <w:shd w:val="clear" w:color="auto" w:fill="auto"/>
            <w:noWrap/>
            <w:hideMark/>
          </w:tcPr>
          <w:p w:rsidR="00110C18" w:rsidRPr="00D47EC1" w:rsidRDefault="00110C18" w:rsidP="00063728">
            <w:pPr>
              <w:jc w:val="right"/>
              <w:rPr>
                <w:ins w:id="11043" w:author="KIM, Jason" w:date="2019-04-02T13:39:00Z"/>
                <w:rFonts w:ascii="Calibri" w:eastAsia="Times New Roman" w:hAnsi="Calibri" w:cs="Calibri"/>
                <w:color w:val="000000"/>
                <w:lang w:eastAsia="en-AU"/>
              </w:rPr>
            </w:pPr>
            <w:ins w:id="110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45" w:author="KIM, Jason" w:date="2019-04-02T13:39:00Z"/>
        </w:trPr>
        <w:tc>
          <w:tcPr>
            <w:tcW w:w="716" w:type="pct"/>
            <w:vMerge/>
            <w:hideMark/>
          </w:tcPr>
          <w:p w:rsidR="00110C18" w:rsidRPr="00D47EC1" w:rsidRDefault="00110C18" w:rsidP="00063728">
            <w:pPr>
              <w:rPr>
                <w:ins w:id="110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49" w:author="KIM, Jason" w:date="2019-04-02T13:39:00Z"/>
                <w:rFonts w:ascii="Calibri" w:eastAsia="Times New Roman" w:hAnsi="Calibri" w:cs="Calibri"/>
                <w:color w:val="000000"/>
                <w:lang w:eastAsia="en-AU"/>
              </w:rPr>
            </w:pPr>
            <w:ins w:id="11050" w:author="KIM, Jason" w:date="2019-04-02T13:39:00Z">
              <w:r w:rsidRPr="00D47EC1">
                <w:rPr>
                  <w:rFonts w:ascii="Calibri" w:eastAsia="Times New Roman" w:hAnsi="Calibri" w:cs="Calibri"/>
                  <w:color w:val="000000"/>
                  <w:lang w:eastAsia="en-AU"/>
                </w:rPr>
                <w:t>DLL1082</w:t>
              </w:r>
            </w:ins>
          </w:p>
        </w:tc>
        <w:tc>
          <w:tcPr>
            <w:tcW w:w="742" w:type="pct"/>
            <w:shd w:val="clear" w:color="auto" w:fill="auto"/>
            <w:noWrap/>
            <w:hideMark/>
          </w:tcPr>
          <w:p w:rsidR="00110C18" w:rsidRPr="00D47EC1" w:rsidRDefault="00110C18" w:rsidP="00063728">
            <w:pPr>
              <w:rPr>
                <w:ins w:id="11051" w:author="KIM, Jason" w:date="2019-04-02T13:39:00Z"/>
                <w:rFonts w:ascii="Calibri" w:eastAsia="Times New Roman" w:hAnsi="Calibri" w:cs="Calibri"/>
                <w:color w:val="000000"/>
                <w:lang w:eastAsia="en-AU"/>
              </w:rPr>
            </w:pPr>
            <w:ins w:id="1105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53" w:author="KIM, Jason" w:date="2019-04-02T13:39:00Z"/>
                <w:rFonts w:ascii="Calibri" w:eastAsia="Times New Roman" w:hAnsi="Calibri" w:cs="Calibri"/>
                <w:color w:val="000000"/>
                <w:lang w:eastAsia="en-AU"/>
              </w:rPr>
            </w:pPr>
            <w:ins w:id="11054" w:author="KIM, Jason" w:date="2019-04-02T13:39:00Z">
              <w:r w:rsidRPr="00D47EC1">
                <w:rPr>
                  <w:rFonts w:ascii="Calibri" w:eastAsia="Times New Roman" w:hAnsi="Calibri" w:cs="Calibri"/>
                  <w:color w:val="000000"/>
                  <w:lang w:eastAsia="en-AU"/>
                </w:rPr>
                <w:t>Chainage 1790</w:t>
              </w:r>
            </w:ins>
          </w:p>
        </w:tc>
        <w:tc>
          <w:tcPr>
            <w:tcW w:w="721" w:type="pct"/>
            <w:shd w:val="clear" w:color="auto" w:fill="auto"/>
            <w:noWrap/>
            <w:hideMark/>
          </w:tcPr>
          <w:p w:rsidR="00110C18" w:rsidRPr="00D47EC1" w:rsidRDefault="00110C18" w:rsidP="00063728">
            <w:pPr>
              <w:jc w:val="right"/>
              <w:rPr>
                <w:ins w:id="11055" w:author="KIM, Jason" w:date="2019-04-02T13:39:00Z"/>
                <w:rFonts w:ascii="Calibri" w:eastAsia="Times New Roman" w:hAnsi="Calibri" w:cs="Calibri"/>
                <w:color w:val="000000"/>
                <w:lang w:eastAsia="en-AU"/>
              </w:rPr>
            </w:pPr>
            <w:ins w:id="110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57" w:author="KIM, Jason" w:date="2019-04-02T13:39:00Z"/>
        </w:trPr>
        <w:tc>
          <w:tcPr>
            <w:tcW w:w="716" w:type="pct"/>
            <w:vMerge/>
            <w:hideMark/>
          </w:tcPr>
          <w:p w:rsidR="00110C18" w:rsidRPr="00D47EC1" w:rsidRDefault="00110C18" w:rsidP="00063728">
            <w:pPr>
              <w:rPr>
                <w:ins w:id="1105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5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6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61" w:author="KIM, Jason" w:date="2019-04-02T13:39:00Z"/>
                <w:rFonts w:ascii="Calibri" w:eastAsia="Times New Roman" w:hAnsi="Calibri" w:cs="Calibri"/>
                <w:color w:val="000000"/>
                <w:lang w:eastAsia="en-AU"/>
              </w:rPr>
            </w:pPr>
            <w:ins w:id="11062" w:author="KIM, Jason" w:date="2019-04-02T13:39:00Z">
              <w:r w:rsidRPr="00D47EC1">
                <w:rPr>
                  <w:rFonts w:ascii="Calibri" w:eastAsia="Times New Roman" w:hAnsi="Calibri" w:cs="Calibri"/>
                  <w:color w:val="000000"/>
                  <w:lang w:eastAsia="en-AU"/>
                </w:rPr>
                <w:t>DLL1091</w:t>
              </w:r>
            </w:ins>
          </w:p>
        </w:tc>
        <w:tc>
          <w:tcPr>
            <w:tcW w:w="742" w:type="pct"/>
            <w:shd w:val="clear" w:color="auto" w:fill="auto"/>
            <w:noWrap/>
            <w:hideMark/>
          </w:tcPr>
          <w:p w:rsidR="00110C18" w:rsidRPr="00D47EC1" w:rsidRDefault="00110C18" w:rsidP="00063728">
            <w:pPr>
              <w:rPr>
                <w:ins w:id="11063" w:author="KIM, Jason" w:date="2019-04-02T13:39:00Z"/>
                <w:rFonts w:ascii="Calibri" w:eastAsia="Times New Roman" w:hAnsi="Calibri" w:cs="Calibri"/>
                <w:color w:val="000000"/>
                <w:lang w:eastAsia="en-AU"/>
              </w:rPr>
            </w:pPr>
            <w:ins w:id="1106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65" w:author="KIM, Jason" w:date="2019-04-02T13:39:00Z"/>
                <w:rFonts w:ascii="Calibri" w:eastAsia="Times New Roman" w:hAnsi="Calibri" w:cs="Calibri"/>
                <w:color w:val="000000"/>
                <w:lang w:eastAsia="en-AU"/>
              </w:rPr>
            </w:pPr>
            <w:ins w:id="11066" w:author="KIM, Jason" w:date="2019-04-02T13:39:00Z">
              <w:r w:rsidRPr="00D47EC1">
                <w:rPr>
                  <w:rFonts w:ascii="Calibri" w:eastAsia="Times New Roman" w:hAnsi="Calibri" w:cs="Calibri"/>
                  <w:color w:val="000000"/>
                  <w:lang w:eastAsia="en-AU"/>
                </w:rPr>
                <w:t>Chainage 1901</w:t>
              </w:r>
            </w:ins>
          </w:p>
        </w:tc>
        <w:tc>
          <w:tcPr>
            <w:tcW w:w="721" w:type="pct"/>
            <w:shd w:val="clear" w:color="auto" w:fill="auto"/>
            <w:noWrap/>
            <w:hideMark/>
          </w:tcPr>
          <w:p w:rsidR="00110C18" w:rsidRPr="00D47EC1" w:rsidRDefault="00110C18" w:rsidP="00063728">
            <w:pPr>
              <w:jc w:val="right"/>
              <w:rPr>
                <w:ins w:id="11067" w:author="KIM, Jason" w:date="2019-04-02T13:39:00Z"/>
                <w:rFonts w:ascii="Calibri" w:eastAsia="Times New Roman" w:hAnsi="Calibri" w:cs="Calibri"/>
                <w:color w:val="000000"/>
                <w:lang w:eastAsia="en-AU"/>
              </w:rPr>
            </w:pPr>
            <w:ins w:id="110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69" w:author="KIM, Jason" w:date="2019-04-02T13:39:00Z"/>
        </w:trPr>
        <w:tc>
          <w:tcPr>
            <w:tcW w:w="716" w:type="pct"/>
            <w:vMerge/>
            <w:hideMark/>
          </w:tcPr>
          <w:p w:rsidR="00110C18" w:rsidRPr="00D47EC1" w:rsidRDefault="00110C18" w:rsidP="00063728">
            <w:pPr>
              <w:rPr>
                <w:ins w:id="1107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7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7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73" w:author="KIM, Jason" w:date="2019-04-02T13:39:00Z"/>
                <w:rFonts w:ascii="Calibri" w:eastAsia="Times New Roman" w:hAnsi="Calibri" w:cs="Calibri"/>
                <w:color w:val="000000"/>
                <w:lang w:eastAsia="en-AU"/>
              </w:rPr>
            </w:pPr>
            <w:ins w:id="11074" w:author="KIM, Jason" w:date="2019-04-02T13:39:00Z">
              <w:r w:rsidRPr="00D47EC1">
                <w:rPr>
                  <w:rFonts w:ascii="Calibri" w:eastAsia="Times New Roman" w:hAnsi="Calibri" w:cs="Calibri"/>
                  <w:color w:val="000000"/>
                  <w:lang w:eastAsia="en-AU"/>
                </w:rPr>
                <w:t>DLL1092</w:t>
              </w:r>
            </w:ins>
          </w:p>
        </w:tc>
        <w:tc>
          <w:tcPr>
            <w:tcW w:w="742" w:type="pct"/>
            <w:shd w:val="clear" w:color="auto" w:fill="auto"/>
            <w:noWrap/>
            <w:hideMark/>
          </w:tcPr>
          <w:p w:rsidR="00110C18" w:rsidRPr="00D47EC1" w:rsidRDefault="00110C18" w:rsidP="00063728">
            <w:pPr>
              <w:rPr>
                <w:ins w:id="11075" w:author="KIM, Jason" w:date="2019-04-02T13:39:00Z"/>
                <w:rFonts w:ascii="Calibri" w:eastAsia="Times New Roman" w:hAnsi="Calibri" w:cs="Calibri"/>
                <w:color w:val="000000"/>
                <w:lang w:eastAsia="en-AU"/>
              </w:rPr>
            </w:pPr>
            <w:ins w:id="1107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77" w:author="KIM, Jason" w:date="2019-04-02T13:39:00Z"/>
                <w:rFonts w:ascii="Calibri" w:eastAsia="Times New Roman" w:hAnsi="Calibri" w:cs="Calibri"/>
                <w:color w:val="000000"/>
                <w:lang w:eastAsia="en-AU"/>
              </w:rPr>
            </w:pPr>
            <w:ins w:id="11078" w:author="KIM, Jason" w:date="2019-04-02T13:39:00Z">
              <w:r w:rsidRPr="00D47EC1">
                <w:rPr>
                  <w:rFonts w:ascii="Calibri" w:eastAsia="Times New Roman" w:hAnsi="Calibri" w:cs="Calibri"/>
                  <w:color w:val="000000"/>
                  <w:lang w:eastAsia="en-AU"/>
                </w:rPr>
                <w:t>Chainage 1906</w:t>
              </w:r>
            </w:ins>
          </w:p>
        </w:tc>
        <w:tc>
          <w:tcPr>
            <w:tcW w:w="721" w:type="pct"/>
            <w:shd w:val="clear" w:color="auto" w:fill="auto"/>
            <w:noWrap/>
            <w:hideMark/>
          </w:tcPr>
          <w:p w:rsidR="00110C18" w:rsidRPr="00D47EC1" w:rsidRDefault="00110C18" w:rsidP="00063728">
            <w:pPr>
              <w:jc w:val="right"/>
              <w:rPr>
                <w:ins w:id="11079" w:author="KIM, Jason" w:date="2019-04-02T13:39:00Z"/>
                <w:rFonts w:ascii="Calibri" w:eastAsia="Times New Roman" w:hAnsi="Calibri" w:cs="Calibri"/>
                <w:color w:val="000000"/>
                <w:lang w:eastAsia="en-AU"/>
              </w:rPr>
            </w:pPr>
            <w:ins w:id="1108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81" w:author="KIM, Jason" w:date="2019-04-02T13:39:00Z"/>
        </w:trPr>
        <w:tc>
          <w:tcPr>
            <w:tcW w:w="716" w:type="pct"/>
            <w:vMerge w:val="restart"/>
            <w:shd w:val="clear" w:color="auto" w:fill="auto"/>
            <w:noWrap/>
            <w:hideMark/>
          </w:tcPr>
          <w:p w:rsidR="00110C18" w:rsidRPr="00D47EC1" w:rsidRDefault="00110C18" w:rsidP="00063728">
            <w:pPr>
              <w:rPr>
                <w:ins w:id="11082" w:author="KIM, Jason" w:date="2019-04-02T13:39:00Z"/>
                <w:rFonts w:ascii="Calibri" w:eastAsia="Times New Roman" w:hAnsi="Calibri" w:cs="Calibri"/>
                <w:color w:val="000000"/>
                <w:lang w:eastAsia="en-AU"/>
              </w:rPr>
            </w:pPr>
            <w:ins w:id="11083" w:author="KIM, Jason" w:date="2019-04-02T13:39:00Z">
              <w:r w:rsidRPr="00D47EC1">
                <w:rPr>
                  <w:rFonts w:ascii="Calibri" w:eastAsia="Times New Roman" w:hAnsi="Calibri" w:cs="Calibri"/>
                  <w:color w:val="000000"/>
                  <w:lang w:eastAsia="en-AU"/>
                </w:rPr>
                <w:t>DLL10K211</w:t>
              </w:r>
            </w:ins>
          </w:p>
        </w:tc>
        <w:tc>
          <w:tcPr>
            <w:tcW w:w="669" w:type="pct"/>
            <w:vMerge w:val="restart"/>
            <w:shd w:val="clear" w:color="auto" w:fill="auto"/>
            <w:noWrap/>
            <w:hideMark/>
          </w:tcPr>
          <w:p w:rsidR="00110C18" w:rsidRPr="00D47EC1" w:rsidRDefault="00110C18" w:rsidP="00063728">
            <w:pPr>
              <w:rPr>
                <w:ins w:id="11084" w:author="KIM, Jason" w:date="2019-04-02T13:39:00Z"/>
                <w:rFonts w:ascii="Calibri" w:eastAsia="Times New Roman" w:hAnsi="Calibri" w:cs="Calibri"/>
                <w:color w:val="000000"/>
                <w:lang w:eastAsia="en-AU"/>
              </w:rPr>
            </w:pPr>
            <w:ins w:id="11085" w:author="KIM, Jason" w:date="2019-04-02T13:39:00Z">
              <w:r w:rsidRPr="00D47EC1">
                <w:rPr>
                  <w:rFonts w:ascii="Calibri" w:eastAsia="Times New Roman" w:hAnsi="Calibri" w:cs="Calibri"/>
                  <w:color w:val="000000"/>
                  <w:lang w:eastAsia="en-AU"/>
                </w:rPr>
                <w:t>ELZ10050</w:t>
              </w:r>
            </w:ins>
          </w:p>
        </w:tc>
        <w:tc>
          <w:tcPr>
            <w:tcW w:w="668" w:type="pct"/>
            <w:vMerge w:val="restart"/>
            <w:shd w:val="clear" w:color="auto" w:fill="auto"/>
            <w:noWrap/>
            <w:hideMark/>
          </w:tcPr>
          <w:p w:rsidR="00110C18" w:rsidRPr="00D47EC1" w:rsidRDefault="00110C18" w:rsidP="00063728">
            <w:pPr>
              <w:rPr>
                <w:ins w:id="11086" w:author="KIM, Jason" w:date="2019-04-02T13:39:00Z"/>
                <w:rFonts w:ascii="Calibri" w:eastAsia="Times New Roman" w:hAnsi="Calibri" w:cs="Calibri"/>
                <w:color w:val="000000"/>
                <w:lang w:eastAsia="en-AU"/>
              </w:rPr>
            </w:pPr>
            <w:ins w:id="11087"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088" w:author="KIM, Jason" w:date="2019-04-02T13:39:00Z"/>
                <w:rFonts w:ascii="Calibri" w:eastAsia="Times New Roman" w:hAnsi="Calibri" w:cs="Calibri"/>
                <w:color w:val="000000"/>
                <w:lang w:eastAsia="en-AU"/>
              </w:rPr>
            </w:pPr>
            <w:ins w:id="11089" w:author="KIM, Jason" w:date="2019-04-02T13:39:00Z">
              <w:r w:rsidRPr="00D47EC1">
                <w:rPr>
                  <w:rFonts w:ascii="Calibri" w:eastAsia="Times New Roman" w:hAnsi="Calibri" w:cs="Calibri"/>
                  <w:color w:val="000000"/>
                  <w:lang w:eastAsia="en-AU"/>
                </w:rPr>
                <w:t>DLL1101</w:t>
              </w:r>
            </w:ins>
          </w:p>
        </w:tc>
        <w:tc>
          <w:tcPr>
            <w:tcW w:w="742" w:type="pct"/>
            <w:shd w:val="clear" w:color="auto" w:fill="auto"/>
            <w:noWrap/>
            <w:hideMark/>
          </w:tcPr>
          <w:p w:rsidR="00110C18" w:rsidRPr="00D47EC1" w:rsidRDefault="00110C18" w:rsidP="00063728">
            <w:pPr>
              <w:rPr>
                <w:ins w:id="11090" w:author="KIM, Jason" w:date="2019-04-02T13:39:00Z"/>
                <w:rFonts w:ascii="Calibri" w:eastAsia="Times New Roman" w:hAnsi="Calibri" w:cs="Calibri"/>
                <w:color w:val="000000"/>
                <w:lang w:eastAsia="en-AU"/>
              </w:rPr>
            </w:pPr>
            <w:ins w:id="1109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92" w:author="KIM, Jason" w:date="2019-04-02T13:39:00Z"/>
                <w:rFonts w:ascii="Calibri" w:eastAsia="Times New Roman" w:hAnsi="Calibri" w:cs="Calibri"/>
                <w:color w:val="000000"/>
                <w:lang w:eastAsia="en-AU"/>
              </w:rPr>
            </w:pPr>
            <w:ins w:id="11093" w:author="KIM, Jason" w:date="2019-04-02T13:39:00Z">
              <w:r w:rsidRPr="00D47EC1">
                <w:rPr>
                  <w:rFonts w:ascii="Calibri" w:eastAsia="Times New Roman" w:hAnsi="Calibri" w:cs="Calibri"/>
                  <w:color w:val="000000"/>
                  <w:lang w:eastAsia="en-AU"/>
                </w:rPr>
                <w:t>Chainage 2020</w:t>
              </w:r>
            </w:ins>
          </w:p>
        </w:tc>
        <w:tc>
          <w:tcPr>
            <w:tcW w:w="721" w:type="pct"/>
            <w:shd w:val="clear" w:color="auto" w:fill="auto"/>
            <w:noWrap/>
            <w:hideMark/>
          </w:tcPr>
          <w:p w:rsidR="00110C18" w:rsidRPr="00D47EC1" w:rsidRDefault="00110C18" w:rsidP="00063728">
            <w:pPr>
              <w:jc w:val="right"/>
              <w:rPr>
                <w:ins w:id="11094" w:author="KIM, Jason" w:date="2019-04-02T13:39:00Z"/>
                <w:rFonts w:ascii="Calibri" w:eastAsia="Times New Roman" w:hAnsi="Calibri" w:cs="Calibri"/>
                <w:color w:val="000000"/>
                <w:lang w:eastAsia="en-AU"/>
              </w:rPr>
            </w:pPr>
            <w:ins w:id="110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96" w:author="KIM, Jason" w:date="2019-04-02T13:39:00Z"/>
        </w:trPr>
        <w:tc>
          <w:tcPr>
            <w:tcW w:w="716" w:type="pct"/>
            <w:vMerge/>
            <w:hideMark/>
          </w:tcPr>
          <w:p w:rsidR="00110C18" w:rsidRPr="00D47EC1" w:rsidRDefault="00110C18" w:rsidP="00063728">
            <w:pPr>
              <w:rPr>
                <w:ins w:id="110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00" w:author="KIM, Jason" w:date="2019-04-02T13:39:00Z"/>
                <w:rFonts w:ascii="Calibri" w:eastAsia="Times New Roman" w:hAnsi="Calibri" w:cs="Calibri"/>
                <w:color w:val="000000"/>
                <w:lang w:eastAsia="en-AU"/>
              </w:rPr>
            </w:pPr>
            <w:ins w:id="11101" w:author="KIM, Jason" w:date="2019-04-02T13:39:00Z">
              <w:r w:rsidRPr="00D47EC1">
                <w:rPr>
                  <w:rFonts w:ascii="Calibri" w:eastAsia="Times New Roman" w:hAnsi="Calibri" w:cs="Calibri"/>
                  <w:color w:val="000000"/>
                  <w:lang w:eastAsia="en-AU"/>
                </w:rPr>
                <w:t>DLL1102</w:t>
              </w:r>
            </w:ins>
          </w:p>
        </w:tc>
        <w:tc>
          <w:tcPr>
            <w:tcW w:w="742" w:type="pct"/>
            <w:shd w:val="clear" w:color="auto" w:fill="auto"/>
            <w:noWrap/>
            <w:hideMark/>
          </w:tcPr>
          <w:p w:rsidR="00110C18" w:rsidRPr="00D47EC1" w:rsidRDefault="00110C18" w:rsidP="00063728">
            <w:pPr>
              <w:rPr>
                <w:ins w:id="11102" w:author="KIM, Jason" w:date="2019-04-02T13:39:00Z"/>
                <w:rFonts w:ascii="Calibri" w:eastAsia="Times New Roman" w:hAnsi="Calibri" w:cs="Calibri"/>
                <w:color w:val="000000"/>
                <w:lang w:eastAsia="en-AU"/>
              </w:rPr>
            </w:pPr>
            <w:ins w:id="1110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04" w:author="KIM, Jason" w:date="2019-04-02T13:39:00Z"/>
                <w:rFonts w:ascii="Calibri" w:eastAsia="Times New Roman" w:hAnsi="Calibri" w:cs="Calibri"/>
                <w:color w:val="000000"/>
                <w:lang w:eastAsia="en-AU"/>
              </w:rPr>
            </w:pPr>
            <w:ins w:id="11105" w:author="KIM, Jason" w:date="2019-04-02T13:39:00Z">
              <w:r w:rsidRPr="00D47EC1">
                <w:rPr>
                  <w:rFonts w:ascii="Calibri" w:eastAsia="Times New Roman" w:hAnsi="Calibri" w:cs="Calibri"/>
                  <w:color w:val="000000"/>
                  <w:lang w:eastAsia="en-AU"/>
                </w:rPr>
                <w:t>Chainage 2025</w:t>
              </w:r>
            </w:ins>
          </w:p>
        </w:tc>
        <w:tc>
          <w:tcPr>
            <w:tcW w:w="721" w:type="pct"/>
            <w:shd w:val="clear" w:color="auto" w:fill="auto"/>
            <w:noWrap/>
            <w:hideMark/>
          </w:tcPr>
          <w:p w:rsidR="00110C18" w:rsidRPr="00D47EC1" w:rsidRDefault="00110C18" w:rsidP="00063728">
            <w:pPr>
              <w:jc w:val="right"/>
              <w:rPr>
                <w:ins w:id="11106" w:author="KIM, Jason" w:date="2019-04-02T13:39:00Z"/>
                <w:rFonts w:ascii="Calibri" w:eastAsia="Times New Roman" w:hAnsi="Calibri" w:cs="Calibri"/>
                <w:color w:val="000000"/>
                <w:lang w:eastAsia="en-AU"/>
              </w:rPr>
            </w:pPr>
            <w:ins w:id="111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08" w:author="KIM, Jason" w:date="2019-04-02T13:39:00Z"/>
        </w:trPr>
        <w:tc>
          <w:tcPr>
            <w:tcW w:w="716" w:type="pct"/>
            <w:vMerge/>
            <w:hideMark/>
          </w:tcPr>
          <w:p w:rsidR="00110C18" w:rsidRPr="00D47EC1" w:rsidRDefault="00110C18" w:rsidP="00063728">
            <w:pPr>
              <w:rPr>
                <w:ins w:id="1110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1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1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12" w:author="KIM, Jason" w:date="2019-04-02T13:39:00Z"/>
                <w:rFonts w:ascii="Calibri" w:eastAsia="Times New Roman" w:hAnsi="Calibri" w:cs="Calibri"/>
                <w:color w:val="000000"/>
                <w:lang w:eastAsia="en-AU"/>
              </w:rPr>
            </w:pPr>
            <w:ins w:id="11113" w:author="KIM, Jason" w:date="2019-04-02T13:39:00Z">
              <w:r w:rsidRPr="00D47EC1">
                <w:rPr>
                  <w:rFonts w:ascii="Calibri" w:eastAsia="Times New Roman" w:hAnsi="Calibri" w:cs="Calibri"/>
                  <w:color w:val="000000"/>
                  <w:lang w:eastAsia="en-AU"/>
                </w:rPr>
                <w:t>DLL1111</w:t>
              </w:r>
            </w:ins>
          </w:p>
        </w:tc>
        <w:tc>
          <w:tcPr>
            <w:tcW w:w="742" w:type="pct"/>
            <w:shd w:val="clear" w:color="auto" w:fill="auto"/>
            <w:noWrap/>
            <w:hideMark/>
          </w:tcPr>
          <w:p w:rsidR="00110C18" w:rsidRPr="00D47EC1" w:rsidRDefault="00110C18" w:rsidP="00063728">
            <w:pPr>
              <w:rPr>
                <w:ins w:id="11114" w:author="KIM, Jason" w:date="2019-04-02T13:39:00Z"/>
                <w:rFonts w:ascii="Calibri" w:eastAsia="Times New Roman" w:hAnsi="Calibri" w:cs="Calibri"/>
                <w:color w:val="000000"/>
                <w:lang w:eastAsia="en-AU"/>
              </w:rPr>
            </w:pPr>
            <w:ins w:id="1111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16" w:author="KIM, Jason" w:date="2019-04-02T13:39:00Z"/>
                <w:rFonts w:ascii="Calibri" w:eastAsia="Times New Roman" w:hAnsi="Calibri" w:cs="Calibri"/>
                <w:color w:val="000000"/>
                <w:lang w:eastAsia="en-AU"/>
              </w:rPr>
            </w:pPr>
            <w:ins w:id="11117" w:author="KIM, Jason" w:date="2019-04-02T13:39:00Z">
              <w:r w:rsidRPr="00D47EC1">
                <w:rPr>
                  <w:rFonts w:ascii="Calibri" w:eastAsia="Times New Roman" w:hAnsi="Calibri" w:cs="Calibri"/>
                  <w:color w:val="000000"/>
                  <w:lang w:eastAsia="en-AU"/>
                </w:rPr>
                <w:t>Chainage 2133</w:t>
              </w:r>
            </w:ins>
          </w:p>
        </w:tc>
        <w:tc>
          <w:tcPr>
            <w:tcW w:w="721" w:type="pct"/>
            <w:shd w:val="clear" w:color="auto" w:fill="auto"/>
            <w:noWrap/>
            <w:hideMark/>
          </w:tcPr>
          <w:p w:rsidR="00110C18" w:rsidRPr="00D47EC1" w:rsidRDefault="00110C18" w:rsidP="00063728">
            <w:pPr>
              <w:jc w:val="right"/>
              <w:rPr>
                <w:ins w:id="11118" w:author="KIM, Jason" w:date="2019-04-02T13:39:00Z"/>
                <w:rFonts w:ascii="Calibri" w:eastAsia="Times New Roman" w:hAnsi="Calibri" w:cs="Calibri"/>
                <w:color w:val="000000"/>
                <w:lang w:eastAsia="en-AU"/>
              </w:rPr>
            </w:pPr>
            <w:ins w:id="111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20" w:author="KIM, Jason" w:date="2019-04-02T13:39:00Z"/>
        </w:trPr>
        <w:tc>
          <w:tcPr>
            <w:tcW w:w="716" w:type="pct"/>
            <w:vMerge/>
            <w:hideMark/>
          </w:tcPr>
          <w:p w:rsidR="00110C18" w:rsidRPr="00D47EC1" w:rsidRDefault="00110C18" w:rsidP="00063728">
            <w:pPr>
              <w:rPr>
                <w:ins w:id="1112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2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2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24" w:author="KIM, Jason" w:date="2019-04-02T13:39:00Z"/>
                <w:rFonts w:ascii="Calibri" w:eastAsia="Times New Roman" w:hAnsi="Calibri" w:cs="Calibri"/>
                <w:color w:val="000000"/>
                <w:lang w:eastAsia="en-AU"/>
              </w:rPr>
            </w:pPr>
            <w:ins w:id="11125" w:author="KIM, Jason" w:date="2019-04-02T13:39:00Z">
              <w:r w:rsidRPr="00D47EC1">
                <w:rPr>
                  <w:rFonts w:ascii="Calibri" w:eastAsia="Times New Roman" w:hAnsi="Calibri" w:cs="Calibri"/>
                  <w:color w:val="000000"/>
                  <w:lang w:eastAsia="en-AU"/>
                </w:rPr>
                <w:t>DLL1112</w:t>
              </w:r>
            </w:ins>
          </w:p>
        </w:tc>
        <w:tc>
          <w:tcPr>
            <w:tcW w:w="742" w:type="pct"/>
            <w:shd w:val="clear" w:color="auto" w:fill="auto"/>
            <w:noWrap/>
            <w:hideMark/>
          </w:tcPr>
          <w:p w:rsidR="00110C18" w:rsidRPr="00D47EC1" w:rsidRDefault="00110C18" w:rsidP="00063728">
            <w:pPr>
              <w:rPr>
                <w:ins w:id="11126" w:author="KIM, Jason" w:date="2019-04-02T13:39:00Z"/>
                <w:rFonts w:ascii="Calibri" w:eastAsia="Times New Roman" w:hAnsi="Calibri" w:cs="Calibri"/>
                <w:color w:val="000000"/>
                <w:lang w:eastAsia="en-AU"/>
              </w:rPr>
            </w:pPr>
            <w:ins w:id="1112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28" w:author="KIM, Jason" w:date="2019-04-02T13:39:00Z"/>
                <w:rFonts w:ascii="Calibri" w:eastAsia="Times New Roman" w:hAnsi="Calibri" w:cs="Calibri"/>
                <w:color w:val="000000"/>
                <w:lang w:eastAsia="en-AU"/>
              </w:rPr>
            </w:pPr>
            <w:ins w:id="11129" w:author="KIM, Jason" w:date="2019-04-02T13:39:00Z">
              <w:r w:rsidRPr="00D47EC1">
                <w:rPr>
                  <w:rFonts w:ascii="Calibri" w:eastAsia="Times New Roman" w:hAnsi="Calibri" w:cs="Calibri"/>
                  <w:color w:val="000000"/>
                  <w:lang w:eastAsia="en-AU"/>
                </w:rPr>
                <w:t>Chainage 2137</w:t>
              </w:r>
            </w:ins>
          </w:p>
        </w:tc>
        <w:tc>
          <w:tcPr>
            <w:tcW w:w="721" w:type="pct"/>
            <w:shd w:val="clear" w:color="auto" w:fill="auto"/>
            <w:noWrap/>
            <w:hideMark/>
          </w:tcPr>
          <w:p w:rsidR="00110C18" w:rsidRPr="00D47EC1" w:rsidRDefault="00110C18" w:rsidP="00063728">
            <w:pPr>
              <w:jc w:val="right"/>
              <w:rPr>
                <w:ins w:id="11130" w:author="KIM, Jason" w:date="2019-04-02T13:39:00Z"/>
                <w:rFonts w:ascii="Calibri" w:eastAsia="Times New Roman" w:hAnsi="Calibri" w:cs="Calibri"/>
                <w:color w:val="000000"/>
                <w:lang w:eastAsia="en-AU"/>
              </w:rPr>
            </w:pPr>
            <w:ins w:id="111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32" w:author="KIM, Jason" w:date="2019-04-02T13:39:00Z"/>
        </w:trPr>
        <w:tc>
          <w:tcPr>
            <w:tcW w:w="716" w:type="pct"/>
            <w:vMerge w:val="restart"/>
            <w:noWrap/>
            <w:hideMark/>
          </w:tcPr>
          <w:p w:rsidR="00110C18" w:rsidRPr="001B5267" w:rsidRDefault="00110C18" w:rsidP="00063728">
            <w:pPr>
              <w:rPr>
                <w:ins w:id="11133" w:author="KIM, Jason" w:date="2019-04-02T13:39:00Z"/>
                <w:rFonts w:ascii="Calibri" w:eastAsia="Times New Roman" w:hAnsi="Calibri" w:cs="Calibri"/>
                <w:lang w:eastAsia="en-AU"/>
              </w:rPr>
            </w:pPr>
            <w:bookmarkStart w:id="11134" w:name="_Hlk516661216"/>
            <w:ins w:id="11135" w:author="KIM, Jason" w:date="2019-04-02T13:39:00Z">
              <w:r w:rsidRPr="001B5267">
                <w:rPr>
                  <w:rFonts w:ascii="Calibri" w:eastAsia="Times New Roman" w:hAnsi="Calibri" w:cs="Calibri"/>
                  <w:lang w:eastAsia="en-AU"/>
                </w:rPr>
                <w:t>DLL88NK221</w:t>
              </w:r>
            </w:ins>
          </w:p>
        </w:tc>
        <w:tc>
          <w:tcPr>
            <w:tcW w:w="669" w:type="pct"/>
            <w:vMerge w:val="restart"/>
            <w:noWrap/>
            <w:hideMark/>
          </w:tcPr>
          <w:p w:rsidR="00110C18" w:rsidRPr="001B5267" w:rsidRDefault="00110C18" w:rsidP="00063728">
            <w:pPr>
              <w:rPr>
                <w:ins w:id="11136" w:author="KIM, Jason" w:date="2019-04-02T13:39:00Z"/>
                <w:rFonts w:ascii="Calibri" w:eastAsia="Times New Roman" w:hAnsi="Calibri" w:cs="Calibri"/>
                <w:lang w:eastAsia="en-AU"/>
              </w:rPr>
            </w:pPr>
            <w:ins w:id="11137" w:author="KIM, Jason" w:date="2019-04-02T13:39:00Z">
              <w:r w:rsidRPr="001B5267">
                <w:rPr>
                  <w:rFonts w:ascii="Calibri" w:eastAsia="Times New Roman" w:hAnsi="Calibri" w:cs="Calibri"/>
                  <w:lang w:eastAsia="en-AU"/>
                </w:rPr>
                <w:t>ELZ10058</w:t>
              </w:r>
            </w:ins>
          </w:p>
        </w:tc>
        <w:tc>
          <w:tcPr>
            <w:tcW w:w="668" w:type="pct"/>
            <w:vMerge w:val="restart"/>
            <w:noWrap/>
            <w:hideMark/>
          </w:tcPr>
          <w:p w:rsidR="00110C18" w:rsidRPr="00D47EC1" w:rsidRDefault="00110C18" w:rsidP="00063728">
            <w:pPr>
              <w:rPr>
                <w:ins w:id="11138" w:author="KIM, Jason" w:date="2019-04-02T13:39:00Z"/>
                <w:rFonts w:ascii="Calibri" w:eastAsia="Times New Roman" w:hAnsi="Calibri" w:cs="Calibri"/>
                <w:color w:val="000000"/>
                <w:lang w:eastAsia="en-AU"/>
              </w:rPr>
            </w:pPr>
            <w:ins w:id="11139"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1140" w:author="KIM, Jason" w:date="2019-04-02T13:39:00Z"/>
                <w:rFonts w:ascii="Calibri" w:eastAsia="Times New Roman" w:hAnsi="Calibri" w:cs="Calibri"/>
                <w:color w:val="000000"/>
                <w:lang w:eastAsia="en-AU"/>
              </w:rPr>
            </w:pPr>
            <w:ins w:id="11141" w:author="KIM, Jason" w:date="2019-04-02T13:39:00Z">
              <w:r w:rsidRPr="00D47EC1">
                <w:rPr>
                  <w:rFonts w:ascii="Calibri" w:eastAsia="Times New Roman" w:hAnsi="Calibri" w:cs="Calibri"/>
                  <w:color w:val="000000"/>
                  <w:lang w:eastAsia="en-AU"/>
                </w:rPr>
                <w:t>DLL1881</w:t>
              </w:r>
            </w:ins>
          </w:p>
        </w:tc>
        <w:tc>
          <w:tcPr>
            <w:tcW w:w="742" w:type="pct"/>
            <w:noWrap/>
            <w:hideMark/>
          </w:tcPr>
          <w:p w:rsidR="00110C18" w:rsidRPr="00D47EC1" w:rsidRDefault="00110C18" w:rsidP="00063728">
            <w:pPr>
              <w:rPr>
                <w:ins w:id="11142" w:author="KIM, Jason" w:date="2019-04-02T13:39:00Z"/>
                <w:rFonts w:ascii="Calibri" w:eastAsia="Times New Roman" w:hAnsi="Calibri" w:cs="Calibri"/>
                <w:color w:val="000000"/>
                <w:lang w:eastAsia="en-AU"/>
              </w:rPr>
            </w:pPr>
            <w:ins w:id="11143"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1144" w:author="KIM, Jason" w:date="2019-04-02T13:39:00Z"/>
                <w:rFonts w:ascii="Calibri" w:eastAsia="Times New Roman" w:hAnsi="Calibri" w:cs="Calibri"/>
                <w:color w:val="000000"/>
                <w:lang w:eastAsia="en-AU"/>
              </w:rPr>
            </w:pPr>
            <w:ins w:id="11145" w:author="KIM, Jason" w:date="2019-04-02T13:39:00Z">
              <w:r w:rsidRPr="00D47EC1">
                <w:rPr>
                  <w:rFonts w:ascii="Calibri" w:eastAsia="Times New Roman" w:hAnsi="Calibri" w:cs="Calibri"/>
                  <w:color w:val="000000"/>
                  <w:lang w:eastAsia="en-AU"/>
                </w:rPr>
                <w:t>Chainage 2253</w:t>
              </w:r>
            </w:ins>
          </w:p>
        </w:tc>
        <w:tc>
          <w:tcPr>
            <w:tcW w:w="721" w:type="pct"/>
            <w:noWrap/>
            <w:hideMark/>
          </w:tcPr>
          <w:p w:rsidR="00110C18" w:rsidRPr="00D47EC1" w:rsidRDefault="00110C18" w:rsidP="00063728">
            <w:pPr>
              <w:jc w:val="right"/>
              <w:rPr>
                <w:ins w:id="11146" w:author="KIM, Jason" w:date="2019-04-02T13:39:00Z"/>
                <w:rFonts w:ascii="Calibri" w:eastAsia="Times New Roman" w:hAnsi="Calibri" w:cs="Calibri"/>
                <w:color w:val="000000"/>
                <w:lang w:eastAsia="en-AU"/>
              </w:rPr>
            </w:pPr>
            <w:ins w:id="111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48" w:author="KIM, Jason" w:date="2019-04-02T13:39:00Z"/>
        </w:trPr>
        <w:tc>
          <w:tcPr>
            <w:tcW w:w="716" w:type="pct"/>
            <w:vMerge/>
            <w:hideMark/>
          </w:tcPr>
          <w:p w:rsidR="00110C18" w:rsidRPr="001B5267" w:rsidRDefault="00110C18" w:rsidP="00063728">
            <w:pPr>
              <w:rPr>
                <w:ins w:id="11149" w:author="KIM, Jason" w:date="2019-04-02T13:39:00Z"/>
                <w:rFonts w:ascii="Calibri" w:eastAsia="Times New Roman" w:hAnsi="Calibri" w:cs="Calibri"/>
                <w:lang w:eastAsia="en-AU"/>
              </w:rPr>
            </w:pPr>
          </w:p>
        </w:tc>
        <w:tc>
          <w:tcPr>
            <w:tcW w:w="669" w:type="pct"/>
            <w:vMerge/>
            <w:hideMark/>
          </w:tcPr>
          <w:p w:rsidR="00110C18" w:rsidRPr="001B5267" w:rsidRDefault="00110C18" w:rsidP="00063728">
            <w:pPr>
              <w:rPr>
                <w:ins w:id="11150" w:author="KIM, Jason" w:date="2019-04-02T13:39:00Z"/>
                <w:rFonts w:ascii="Calibri" w:eastAsia="Times New Roman" w:hAnsi="Calibri" w:cs="Calibri"/>
                <w:lang w:eastAsia="en-AU"/>
              </w:rPr>
            </w:pPr>
          </w:p>
        </w:tc>
        <w:tc>
          <w:tcPr>
            <w:tcW w:w="668" w:type="pct"/>
            <w:vMerge/>
            <w:hideMark/>
          </w:tcPr>
          <w:p w:rsidR="00110C18" w:rsidRPr="00D47EC1" w:rsidRDefault="00110C18" w:rsidP="00063728">
            <w:pPr>
              <w:rPr>
                <w:ins w:id="111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52" w:author="KIM, Jason" w:date="2019-04-02T13:39:00Z"/>
                <w:rFonts w:ascii="Calibri" w:eastAsia="Times New Roman" w:hAnsi="Calibri" w:cs="Calibri"/>
                <w:color w:val="000000"/>
                <w:lang w:eastAsia="en-AU"/>
              </w:rPr>
            </w:pPr>
            <w:ins w:id="11153" w:author="KIM, Jason" w:date="2019-04-02T13:39:00Z">
              <w:r w:rsidRPr="00D47EC1">
                <w:rPr>
                  <w:rFonts w:ascii="Calibri" w:eastAsia="Times New Roman" w:hAnsi="Calibri" w:cs="Calibri"/>
                  <w:color w:val="000000"/>
                  <w:lang w:eastAsia="en-AU"/>
                </w:rPr>
                <w:t>DLL1882</w:t>
              </w:r>
            </w:ins>
          </w:p>
        </w:tc>
        <w:tc>
          <w:tcPr>
            <w:tcW w:w="742" w:type="pct"/>
            <w:shd w:val="clear" w:color="auto" w:fill="auto"/>
            <w:noWrap/>
            <w:hideMark/>
          </w:tcPr>
          <w:p w:rsidR="00110C18" w:rsidRPr="00D47EC1" w:rsidRDefault="00110C18" w:rsidP="00063728">
            <w:pPr>
              <w:rPr>
                <w:ins w:id="11154" w:author="KIM, Jason" w:date="2019-04-02T13:39:00Z"/>
                <w:rFonts w:ascii="Calibri" w:eastAsia="Times New Roman" w:hAnsi="Calibri" w:cs="Calibri"/>
                <w:color w:val="000000"/>
                <w:lang w:eastAsia="en-AU"/>
              </w:rPr>
            </w:pPr>
            <w:ins w:id="1115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56" w:author="KIM, Jason" w:date="2019-04-02T13:39:00Z"/>
                <w:rFonts w:ascii="Calibri" w:eastAsia="Times New Roman" w:hAnsi="Calibri" w:cs="Calibri"/>
                <w:color w:val="000000"/>
                <w:lang w:eastAsia="en-AU"/>
              </w:rPr>
            </w:pPr>
            <w:ins w:id="11157" w:author="KIM, Jason" w:date="2019-04-02T13:39:00Z">
              <w:r w:rsidRPr="00D47EC1">
                <w:rPr>
                  <w:rFonts w:ascii="Calibri" w:eastAsia="Times New Roman" w:hAnsi="Calibri" w:cs="Calibri"/>
                  <w:color w:val="000000"/>
                  <w:lang w:eastAsia="en-AU"/>
                </w:rPr>
                <w:t>Chainage 2259</w:t>
              </w:r>
            </w:ins>
          </w:p>
        </w:tc>
        <w:tc>
          <w:tcPr>
            <w:tcW w:w="721" w:type="pct"/>
            <w:shd w:val="clear" w:color="auto" w:fill="auto"/>
            <w:noWrap/>
            <w:hideMark/>
          </w:tcPr>
          <w:p w:rsidR="00110C18" w:rsidRPr="00D47EC1" w:rsidRDefault="00110C18" w:rsidP="00063728">
            <w:pPr>
              <w:jc w:val="right"/>
              <w:rPr>
                <w:ins w:id="11158" w:author="KIM, Jason" w:date="2019-04-02T13:39:00Z"/>
                <w:rFonts w:ascii="Calibri" w:eastAsia="Times New Roman" w:hAnsi="Calibri" w:cs="Calibri"/>
                <w:color w:val="000000"/>
                <w:lang w:eastAsia="en-AU"/>
              </w:rPr>
            </w:pPr>
            <w:ins w:id="11159" w:author="KIM, Jason" w:date="2019-04-02T13:39:00Z">
              <w:r w:rsidRPr="00D47EC1">
                <w:rPr>
                  <w:rFonts w:ascii="Calibri" w:eastAsia="Times New Roman" w:hAnsi="Calibri" w:cs="Calibri"/>
                  <w:color w:val="000000"/>
                  <w:lang w:eastAsia="en-AU"/>
                </w:rPr>
                <w:t>6/06/2018</w:t>
              </w:r>
            </w:ins>
          </w:p>
        </w:tc>
      </w:tr>
      <w:bookmarkEnd w:id="11134"/>
      <w:tr w:rsidR="00110C18" w:rsidRPr="00D47EC1" w:rsidTr="00063728">
        <w:trPr>
          <w:trHeight w:val="288"/>
          <w:ins w:id="11160" w:author="KIM, Jason" w:date="2019-04-02T13:39:00Z"/>
        </w:trPr>
        <w:tc>
          <w:tcPr>
            <w:tcW w:w="716" w:type="pct"/>
            <w:vMerge w:val="restart"/>
            <w:shd w:val="clear" w:color="auto" w:fill="auto"/>
            <w:noWrap/>
            <w:hideMark/>
          </w:tcPr>
          <w:p w:rsidR="00110C18" w:rsidRPr="001B5267" w:rsidRDefault="00110C18" w:rsidP="00063728">
            <w:pPr>
              <w:rPr>
                <w:ins w:id="11161" w:author="KIM, Jason" w:date="2019-04-02T13:39:00Z"/>
                <w:rFonts w:ascii="Calibri" w:eastAsia="Times New Roman" w:hAnsi="Calibri" w:cs="Calibri"/>
                <w:lang w:eastAsia="en-AU"/>
              </w:rPr>
            </w:pPr>
            <w:ins w:id="11162" w:author="KIM, Jason" w:date="2019-04-02T13:39:00Z">
              <w:r w:rsidRPr="001B5267">
                <w:rPr>
                  <w:rFonts w:ascii="Calibri" w:eastAsia="Times New Roman" w:hAnsi="Calibri" w:cs="Calibri"/>
                  <w:lang w:eastAsia="en-AU"/>
                </w:rPr>
                <w:t>DLL12K211</w:t>
              </w:r>
            </w:ins>
          </w:p>
        </w:tc>
        <w:tc>
          <w:tcPr>
            <w:tcW w:w="669" w:type="pct"/>
            <w:vMerge w:val="restart"/>
            <w:shd w:val="clear" w:color="auto" w:fill="auto"/>
            <w:noWrap/>
            <w:hideMark/>
          </w:tcPr>
          <w:p w:rsidR="00110C18" w:rsidRPr="001B5267" w:rsidRDefault="00110C18" w:rsidP="00063728">
            <w:pPr>
              <w:rPr>
                <w:ins w:id="11163" w:author="KIM, Jason" w:date="2019-04-02T13:39:00Z"/>
                <w:rFonts w:ascii="Calibri" w:eastAsia="Times New Roman" w:hAnsi="Calibri" w:cs="Calibri"/>
                <w:lang w:eastAsia="en-AU"/>
              </w:rPr>
            </w:pPr>
            <w:ins w:id="11164" w:author="KIM, Jason" w:date="2019-04-02T13:39:00Z">
              <w:r w:rsidRPr="001B5267">
                <w:rPr>
                  <w:rFonts w:ascii="Calibri" w:eastAsia="Times New Roman" w:hAnsi="Calibri" w:cs="Calibri"/>
                  <w:lang w:eastAsia="en-AU"/>
                </w:rPr>
                <w:t>ELZ10058</w:t>
              </w:r>
            </w:ins>
          </w:p>
        </w:tc>
        <w:tc>
          <w:tcPr>
            <w:tcW w:w="668" w:type="pct"/>
            <w:vMerge w:val="restart"/>
            <w:shd w:val="clear" w:color="auto" w:fill="auto"/>
            <w:noWrap/>
            <w:hideMark/>
          </w:tcPr>
          <w:p w:rsidR="00110C18" w:rsidRPr="00D47EC1" w:rsidRDefault="00110C18" w:rsidP="00063728">
            <w:pPr>
              <w:rPr>
                <w:ins w:id="11165" w:author="KIM, Jason" w:date="2019-04-02T13:39:00Z"/>
                <w:rFonts w:ascii="Calibri" w:eastAsia="Times New Roman" w:hAnsi="Calibri" w:cs="Calibri"/>
                <w:color w:val="000000"/>
                <w:lang w:eastAsia="en-AU"/>
              </w:rPr>
            </w:pPr>
            <w:ins w:id="11166"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167" w:author="KIM, Jason" w:date="2019-04-02T13:39:00Z"/>
                <w:rFonts w:ascii="Calibri" w:eastAsia="Times New Roman" w:hAnsi="Calibri" w:cs="Calibri"/>
                <w:color w:val="000000"/>
                <w:lang w:eastAsia="en-AU"/>
              </w:rPr>
            </w:pPr>
            <w:ins w:id="11168" w:author="KIM, Jason" w:date="2019-04-02T13:39:00Z">
              <w:r w:rsidRPr="00D47EC1">
                <w:rPr>
                  <w:rFonts w:ascii="Calibri" w:eastAsia="Times New Roman" w:hAnsi="Calibri" w:cs="Calibri"/>
                  <w:color w:val="000000"/>
                  <w:lang w:eastAsia="en-AU"/>
                </w:rPr>
                <w:t>DLL1121</w:t>
              </w:r>
            </w:ins>
          </w:p>
        </w:tc>
        <w:tc>
          <w:tcPr>
            <w:tcW w:w="742" w:type="pct"/>
            <w:shd w:val="clear" w:color="auto" w:fill="auto"/>
            <w:noWrap/>
            <w:hideMark/>
          </w:tcPr>
          <w:p w:rsidR="00110C18" w:rsidRPr="00D47EC1" w:rsidRDefault="00110C18" w:rsidP="00063728">
            <w:pPr>
              <w:rPr>
                <w:ins w:id="11169" w:author="KIM, Jason" w:date="2019-04-02T13:39:00Z"/>
                <w:rFonts w:ascii="Calibri" w:eastAsia="Times New Roman" w:hAnsi="Calibri" w:cs="Calibri"/>
                <w:color w:val="000000"/>
                <w:lang w:eastAsia="en-AU"/>
              </w:rPr>
            </w:pPr>
            <w:ins w:id="1117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71" w:author="KIM, Jason" w:date="2019-04-02T13:39:00Z"/>
                <w:rFonts w:ascii="Calibri" w:eastAsia="Times New Roman" w:hAnsi="Calibri" w:cs="Calibri"/>
                <w:color w:val="000000"/>
                <w:lang w:eastAsia="en-AU"/>
              </w:rPr>
            </w:pPr>
            <w:ins w:id="11172" w:author="KIM, Jason" w:date="2019-04-02T13:39:00Z">
              <w:r w:rsidRPr="00D47EC1">
                <w:rPr>
                  <w:rFonts w:ascii="Calibri" w:eastAsia="Times New Roman" w:hAnsi="Calibri" w:cs="Calibri"/>
                  <w:color w:val="000000"/>
                  <w:lang w:eastAsia="en-AU"/>
                </w:rPr>
                <w:t>Chainage 2252</w:t>
              </w:r>
            </w:ins>
          </w:p>
        </w:tc>
        <w:tc>
          <w:tcPr>
            <w:tcW w:w="721" w:type="pct"/>
            <w:shd w:val="clear" w:color="auto" w:fill="auto"/>
            <w:noWrap/>
            <w:hideMark/>
          </w:tcPr>
          <w:p w:rsidR="00110C18" w:rsidRPr="00D47EC1" w:rsidRDefault="00110C18" w:rsidP="00063728">
            <w:pPr>
              <w:jc w:val="right"/>
              <w:rPr>
                <w:ins w:id="11173" w:author="KIM, Jason" w:date="2019-04-02T13:39:00Z"/>
                <w:rFonts w:ascii="Calibri" w:eastAsia="Times New Roman" w:hAnsi="Calibri" w:cs="Calibri"/>
                <w:color w:val="000000"/>
                <w:lang w:eastAsia="en-AU"/>
              </w:rPr>
            </w:pPr>
            <w:ins w:id="111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75" w:author="KIM, Jason" w:date="2019-04-02T13:39:00Z"/>
        </w:trPr>
        <w:tc>
          <w:tcPr>
            <w:tcW w:w="716" w:type="pct"/>
            <w:vMerge/>
            <w:hideMark/>
          </w:tcPr>
          <w:p w:rsidR="00110C18" w:rsidRPr="00D47EC1" w:rsidRDefault="00110C18" w:rsidP="00063728">
            <w:pPr>
              <w:rPr>
                <w:ins w:id="111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79" w:author="KIM, Jason" w:date="2019-04-02T13:39:00Z"/>
                <w:rFonts w:ascii="Calibri" w:eastAsia="Times New Roman" w:hAnsi="Calibri" w:cs="Calibri"/>
                <w:color w:val="000000"/>
                <w:lang w:eastAsia="en-AU"/>
              </w:rPr>
            </w:pPr>
            <w:ins w:id="11180" w:author="KIM, Jason" w:date="2019-04-02T13:39:00Z">
              <w:r w:rsidRPr="00D47EC1">
                <w:rPr>
                  <w:rFonts w:ascii="Calibri" w:eastAsia="Times New Roman" w:hAnsi="Calibri" w:cs="Calibri"/>
                  <w:color w:val="000000"/>
                  <w:lang w:eastAsia="en-AU"/>
                </w:rPr>
                <w:t>DLL1122</w:t>
              </w:r>
            </w:ins>
          </w:p>
        </w:tc>
        <w:tc>
          <w:tcPr>
            <w:tcW w:w="742" w:type="pct"/>
            <w:shd w:val="clear" w:color="auto" w:fill="auto"/>
            <w:noWrap/>
            <w:hideMark/>
          </w:tcPr>
          <w:p w:rsidR="00110C18" w:rsidRPr="00D47EC1" w:rsidRDefault="00110C18" w:rsidP="00063728">
            <w:pPr>
              <w:rPr>
                <w:ins w:id="11181" w:author="KIM, Jason" w:date="2019-04-02T13:39:00Z"/>
                <w:rFonts w:ascii="Calibri" w:eastAsia="Times New Roman" w:hAnsi="Calibri" w:cs="Calibri"/>
                <w:color w:val="000000"/>
                <w:lang w:eastAsia="en-AU"/>
              </w:rPr>
            </w:pPr>
            <w:ins w:id="1118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83" w:author="KIM, Jason" w:date="2019-04-02T13:39:00Z"/>
                <w:rFonts w:ascii="Calibri" w:eastAsia="Times New Roman" w:hAnsi="Calibri" w:cs="Calibri"/>
                <w:color w:val="000000"/>
                <w:lang w:eastAsia="en-AU"/>
              </w:rPr>
            </w:pPr>
            <w:ins w:id="11184" w:author="KIM, Jason" w:date="2019-04-02T13:39:00Z">
              <w:r w:rsidRPr="00D47EC1">
                <w:rPr>
                  <w:rFonts w:ascii="Calibri" w:eastAsia="Times New Roman" w:hAnsi="Calibri" w:cs="Calibri"/>
                  <w:color w:val="000000"/>
                  <w:lang w:eastAsia="en-AU"/>
                </w:rPr>
                <w:t>Chainage 2258</w:t>
              </w:r>
            </w:ins>
          </w:p>
        </w:tc>
        <w:tc>
          <w:tcPr>
            <w:tcW w:w="721" w:type="pct"/>
            <w:shd w:val="clear" w:color="auto" w:fill="auto"/>
            <w:noWrap/>
            <w:hideMark/>
          </w:tcPr>
          <w:p w:rsidR="00110C18" w:rsidRPr="00D47EC1" w:rsidRDefault="00110C18" w:rsidP="00063728">
            <w:pPr>
              <w:jc w:val="right"/>
              <w:rPr>
                <w:ins w:id="11185" w:author="KIM, Jason" w:date="2019-04-02T13:39:00Z"/>
                <w:rFonts w:ascii="Calibri" w:eastAsia="Times New Roman" w:hAnsi="Calibri" w:cs="Calibri"/>
                <w:color w:val="000000"/>
                <w:lang w:eastAsia="en-AU"/>
              </w:rPr>
            </w:pPr>
            <w:ins w:id="111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87" w:author="KIM, Jason" w:date="2019-04-02T13:39:00Z"/>
        </w:trPr>
        <w:tc>
          <w:tcPr>
            <w:tcW w:w="716" w:type="pct"/>
            <w:vMerge/>
            <w:hideMark/>
          </w:tcPr>
          <w:p w:rsidR="00110C18" w:rsidRPr="00D47EC1" w:rsidRDefault="00110C18" w:rsidP="00063728">
            <w:pPr>
              <w:rPr>
                <w:ins w:id="111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91" w:author="KIM, Jason" w:date="2019-04-02T13:39:00Z"/>
                <w:rFonts w:ascii="Calibri" w:eastAsia="Times New Roman" w:hAnsi="Calibri" w:cs="Calibri"/>
                <w:color w:val="000000"/>
                <w:lang w:eastAsia="en-AU"/>
              </w:rPr>
            </w:pPr>
            <w:ins w:id="11192" w:author="KIM, Jason" w:date="2019-04-02T13:39:00Z">
              <w:r w:rsidRPr="00D47EC1">
                <w:rPr>
                  <w:rFonts w:ascii="Calibri" w:eastAsia="Times New Roman" w:hAnsi="Calibri" w:cs="Calibri"/>
                  <w:color w:val="000000"/>
                  <w:lang w:eastAsia="en-AU"/>
                </w:rPr>
                <w:t>DLL1131</w:t>
              </w:r>
            </w:ins>
          </w:p>
        </w:tc>
        <w:tc>
          <w:tcPr>
            <w:tcW w:w="742" w:type="pct"/>
            <w:shd w:val="clear" w:color="auto" w:fill="auto"/>
            <w:noWrap/>
            <w:hideMark/>
          </w:tcPr>
          <w:p w:rsidR="00110C18" w:rsidRPr="00D47EC1" w:rsidRDefault="00110C18" w:rsidP="00063728">
            <w:pPr>
              <w:rPr>
                <w:ins w:id="11193" w:author="KIM, Jason" w:date="2019-04-02T13:39:00Z"/>
                <w:rFonts w:ascii="Calibri" w:eastAsia="Times New Roman" w:hAnsi="Calibri" w:cs="Calibri"/>
                <w:color w:val="000000"/>
                <w:lang w:eastAsia="en-AU"/>
              </w:rPr>
            </w:pPr>
            <w:ins w:id="1119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95" w:author="KIM, Jason" w:date="2019-04-02T13:39:00Z"/>
                <w:rFonts w:ascii="Calibri" w:eastAsia="Times New Roman" w:hAnsi="Calibri" w:cs="Calibri"/>
                <w:color w:val="000000"/>
                <w:lang w:eastAsia="en-AU"/>
              </w:rPr>
            </w:pPr>
            <w:ins w:id="11196" w:author="KIM, Jason" w:date="2019-04-02T13:39:00Z">
              <w:r w:rsidRPr="00D47EC1">
                <w:rPr>
                  <w:rFonts w:ascii="Calibri" w:eastAsia="Times New Roman" w:hAnsi="Calibri" w:cs="Calibri"/>
                  <w:color w:val="000000"/>
                  <w:lang w:eastAsia="en-AU"/>
                </w:rPr>
                <w:t>Chainage 2373</w:t>
              </w:r>
            </w:ins>
          </w:p>
        </w:tc>
        <w:tc>
          <w:tcPr>
            <w:tcW w:w="721" w:type="pct"/>
            <w:shd w:val="clear" w:color="auto" w:fill="auto"/>
            <w:noWrap/>
            <w:hideMark/>
          </w:tcPr>
          <w:p w:rsidR="00110C18" w:rsidRPr="00D47EC1" w:rsidRDefault="00110C18" w:rsidP="00063728">
            <w:pPr>
              <w:jc w:val="right"/>
              <w:rPr>
                <w:ins w:id="11197" w:author="KIM, Jason" w:date="2019-04-02T13:39:00Z"/>
                <w:rFonts w:ascii="Calibri" w:eastAsia="Times New Roman" w:hAnsi="Calibri" w:cs="Calibri"/>
                <w:color w:val="000000"/>
                <w:lang w:eastAsia="en-AU"/>
              </w:rPr>
            </w:pPr>
            <w:ins w:id="111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99" w:author="KIM, Jason" w:date="2019-04-02T13:39:00Z"/>
        </w:trPr>
        <w:tc>
          <w:tcPr>
            <w:tcW w:w="716" w:type="pct"/>
            <w:vMerge/>
            <w:hideMark/>
          </w:tcPr>
          <w:p w:rsidR="00110C18" w:rsidRPr="00D47EC1" w:rsidRDefault="00110C18" w:rsidP="00063728">
            <w:pPr>
              <w:rPr>
                <w:ins w:id="1120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0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0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03" w:author="KIM, Jason" w:date="2019-04-02T13:39:00Z"/>
                <w:rFonts w:ascii="Calibri" w:eastAsia="Times New Roman" w:hAnsi="Calibri" w:cs="Calibri"/>
                <w:color w:val="000000"/>
                <w:lang w:eastAsia="en-AU"/>
              </w:rPr>
            </w:pPr>
            <w:ins w:id="11204" w:author="KIM, Jason" w:date="2019-04-02T13:39:00Z">
              <w:r w:rsidRPr="00D47EC1">
                <w:rPr>
                  <w:rFonts w:ascii="Calibri" w:eastAsia="Times New Roman" w:hAnsi="Calibri" w:cs="Calibri"/>
                  <w:color w:val="000000"/>
                  <w:lang w:eastAsia="en-AU"/>
                </w:rPr>
                <w:t>DLL1132</w:t>
              </w:r>
            </w:ins>
          </w:p>
        </w:tc>
        <w:tc>
          <w:tcPr>
            <w:tcW w:w="742" w:type="pct"/>
            <w:shd w:val="clear" w:color="auto" w:fill="auto"/>
            <w:noWrap/>
            <w:hideMark/>
          </w:tcPr>
          <w:p w:rsidR="00110C18" w:rsidRPr="00D47EC1" w:rsidRDefault="00110C18" w:rsidP="00063728">
            <w:pPr>
              <w:rPr>
                <w:ins w:id="11205" w:author="KIM, Jason" w:date="2019-04-02T13:39:00Z"/>
                <w:rFonts w:ascii="Calibri" w:eastAsia="Times New Roman" w:hAnsi="Calibri" w:cs="Calibri"/>
                <w:color w:val="000000"/>
                <w:lang w:eastAsia="en-AU"/>
              </w:rPr>
            </w:pPr>
            <w:ins w:id="1120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07" w:author="KIM, Jason" w:date="2019-04-02T13:39:00Z"/>
                <w:rFonts w:ascii="Calibri" w:eastAsia="Times New Roman" w:hAnsi="Calibri" w:cs="Calibri"/>
                <w:color w:val="000000"/>
                <w:lang w:eastAsia="en-AU"/>
              </w:rPr>
            </w:pPr>
            <w:ins w:id="11208" w:author="KIM, Jason" w:date="2019-04-02T13:39:00Z">
              <w:r w:rsidRPr="00D47EC1">
                <w:rPr>
                  <w:rFonts w:ascii="Calibri" w:eastAsia="Times New Roman" w:hAnsi="Calibri" w:cs="Calibri"/>
                  <w:color w:val="000000"/>
                  <w:lang w:eastAsia="en-AU"/>
                </w:rPr>
                <w:t>Chainage 2377</w:t>
              </w:r>
            </w:ins>
          </w:p>
        </w:tc>
        <w:tc>
          <w:tcPr>
            <w:tcW w:w="721" w:type="pct"/>
            <w:shd w:val="clear" w:color="auto" w:fill="auto"/>
            <w:noWrap/>
            <w:hideMark/>
          </w:tcPr>
          <w:p w:rsidR="00110C18" w:rsidRPr="00D47EC1" w:rsidRDefault="00110C18" w:rsidP="00063728">
            <w:pPr>
              <w:jc w:val="right"/>
              <w:rPr>
                <w:ins w:id="11209" w:author="KIM, Jason" w:date="2019-04-02T13:39:00Z"/>
                <w:rFonts w:ascii="Calibri" w:eastAsia="Times New Roman" w:hAnsi="Calibri" w:cs="Calibri"/>
                <w:color w:val="000000"/>
                <w:lang w:eastAsia="en-AU"/>
              </w:rPr>
            </w:pPr>
            <w:ins w:id="112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11" w:author="KIM, Jason" w:date="2019-04-02T13:39:00Z"/>
        </w:trPr>
        <w:tc>
          <w:tcPr>
            <w:tcW w:w="716" w:type="pct"/>
            <w:vMerge w:val="restart"/>
            <w:shd w:val="clear" w:color="auto" w:fill="auto"/>
            <w:noWrap/>
            <w:hideMark/>
          </w:tcPr>
          <w:p w:rsidR="00110C18" w:rsidRPr="00D47EC1" w:rsidRDefault="00110C18" w:rsidP="00063728">
            <w:pPr>
              <w:rPr>
                <w:ins w:id="11212" w:author="KIM, Jason" w:date="2019-04-02T13:39:00Z"/>
                <w:rFonts w:ascii="Calibri" w:eastAsia="Times New Roman" w:hAnsi="Calibri" w:cs="Calibri"/>
                <w:color w:val="000000"/>
                <w:lang w:eastAsia="en-AU"/>
              </w:rPr>
            </w:pPr>
            <w:ins w:id="11213" w:author="KIM, Jason" w:date="2019-04-02T13:39:00Z">
              <w:r w:rsidRPr="00D47EC1">
                <w:rPr>
                  <w:rFonts w:ascii="Calibri" w:eastAsia="Times New Roman" w:hAnsi="Calibri" w:cs="Calibri"/>
                  <w:color w:val="000000"/>
                  <w:lang w:eastAsia="en-AU"/>
                </w:rPr>
                <w:t>DLL81NK211</w:t>
              </w:r>
            </w:ins>
          </w:p>
        </w:tc>
        <w:tc>
          <w:tcPr>
            <w:tcW w:w="669" w:type="pct"/>
            <w:vMerge w:val="restart"/>
            <w:shd w:val="clear" w:color="auto" w:fill="auto"/>
            <w:noWrap/>
            <w:hideMark/>
          </w:tcPr>
          <w:p w:rsidR="00110C18" w:rsidRPr="00D47EC1" w:rsidRDefault="00110C18" w:rsidP="00063728">
            <w:pPr>
              <w:rPr>
                <w:ins w:id="11214" w:author="KIM, Jason" w:date="2019-04-02T13:39:00Z"/>
                <w:rFonts w:ascii="Calibri" w:eastAsia="Times New Roman" w:hAnsi="Calibri" w:cs="Calibri"/>
                <w:color w:val="000000"/>
                <w:lang w:eastAsia="en-AU"/>
              </w:rPr>
            </w:pPr>
            <w:ins w:id="11215" w:author="KIM, Jason" w:date="2019-04-02T13:39:00Z">
              <w:r w:rsidRPr="00D47EC1">
                <w:rPr>
                  <w:rFonts w:ascii="Calibri" w:eastAsia="Times New Roman" w:hAnsi="Calibri" w:cs="Calibri"/>
                  <w:color w:val="000000"/>
                  <w:lang w:eastAsia="en-AU"/>
                </w:rPr>
                <w:t>ELZ10074</w:t>
              </w:r>
            </w:ins>
          </w:p>
        </w:tc>
        <w:tc>
          <w:tcPr>
            <w:tcW w:w="668" w:type="pct"/>
            <w:vMerge w:val="restart"/>
            <w:shd w:val="clear" w:color="auto" w:fill="auto"/>
            <w:noWrap/>
            <w:hideMark/>
          </w:tcPr>
          <w:p w:rsidR="00110C18" w:rsidRPr="00D47EC1" w:rsidRDefault="00110C18" w:rsidP="00063728">
            <w:pPr>
              <w:rPr>
                <w:ins w:id="11216" w:author="KIM, Jason" w:date="2019-04-02T13:39:00Z"/>
                <w:rFonts w:ascii="Calibri" w:eastAsia="Times New Roman" w:hAnsi="Calibri" w:cs="Calibri"/>
                <w:color w:val="000000"/>
                <w:lang w:eastAsia="en-AU"/>
              </w:rPr>
            </w:pPr>
            <w:ins w:id="11217"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18" w:author="KIM, Jason" w:date="2019-04-02T13:39:00Z"/>
                <w:rFonts w:ascii="Calibri" w:eastAsia="Times New Roman" w:hAnsi="Calibri" w:cs="Calibri"/>
                <w:color w:val="000000"/>
                <w:lang w:eastAsia="en-AU"/>
              </w:rPr>
            </w:pPr>
            <w:ins w:id="11219" w:author="KIM, Jason" w:date="2019-04-02T13:39:00Z">
              <w:r w:rsidRPr="00D47EC1">
                <w:rPr>
                  <w:rFonts w:ascii="Calibri" w:eastAsia="Times New Roman" w:hAnsi="Calibri" w:cs="Calibri"/>
                  <w:color w:val="000000"/>
                  <w:lang w:eastAsia="en-AU"/>
                </w:rPr>
                <w:t>DLL7811</w:t>
              </w:r>
            </w:ins>
          </w:p>
        </w:tc>
        <w:tc>
          <w:tcPr>
            <w:tcW w:w="742" w:type="pct"/>
            <w:shd w:val="clear" w:color="auto" w:fill="auto"/>
            <w:noWrap/>
            <w:hideMark/>
          </w:tcPr>
          <w:p w:rsidR="00110C18" w:rsidRPr="00D47EC1" w:rsidRDefault="00110C18" w:rsidP="00063728">
            <w:pPr>
              <w:rPr>
                <w:ins w:id="11220" w:author="KIM, Jason" w:date="2019-04-02T13:39:00Z"/>
                <w:rFonts w:ascii="Calibri" w:eastAsia="Times New Roman" w:hAnsi="Calibri" w:cs="Calibri"/>
                <w:color w:val="000000"/>
                <w:lang w:eastAsia="en-AU"/>
              </w:rPr>
            </w:pPr>
            <w:ins w:id="1122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22" w:author="KIM, Jason" w:date="2019-04-02T13:39:00Z"/>
                <w:rFonts w:ascii="Calibri" w:eastAsia="Times New Roman" w:hAnsi="Calibri" w:cs="Calibri"/>
                <w:color w:val="000000"/>
                <w:lang w:eastAsia="en-AU"/>
              </w:rPr>
            </w:pPr>
            <w:ins w:id="11223" w:author="KIM, Jason" w:date="2019-04-02T13:39:00Z">
              <w:r w:rsidRPr="00D47EC1">
                <w:rPr>
                  <w:rFonts w:ascii="Calibri" w:eastAsia="Times New Roman" w:hAnsi="Calibri" w:cs="Calibri"/>
                  <w:color w:val="000000"/>
                  <w:lang w:eastAsia="en-AU"/>
                </w:rPr>
                <w:t>Chainage 451</w:t>
              </w:r>
            </w:ins>
          </w:p>
        </w:tc>
        <w:tc>
          <w:tcPr>
            <w:tcW w:w="721" w:type="pct"/>
            <w:shd w:val="clear" w:color="auto" w:fill="auto"/>
            <w:noWrap/>
            <w:hideMark/>
          </w:tcPr>
          <w:p w:rsidR="00110C18" w:rsidRPr="00D47EC1" w:rsidRDefault="00110C18" w:rsidP="00063728">
            <w:pPr>
              <w:jc w:val="right"/>
              <w:rPr>
                <w:ins w:id="11224" w:author="KIM, Jason" w:date="2019-04-02T13:39:00Z"/>
                <w:rFonts w:ascii="Calibri" w:eastAsia="Times New Roman" w:hAnsi="Calibri" w:cs="Calibri"/>
                <w:color w:val="000000"/>
                <w:lang w:eastAsia="en-AU"/>
              </w:rPr>
            </w:pPr>
            <w:ins w:id="112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26" w:author="KIM, Jason" w:date="2019-04-02T13:39:00Z"/>
        </w:trPr>
        <w:tc>
          <w:tcPr>
            <w:tcW w:w="716" w:type="pct"/>
            <w:vMerge/>
            <w:hideMark/>
          </w:tcPr>
          <w:p w:rsidR="00110C18" w:rsidRPr="00D47EC1" w:rsidRDefault="00110C18" w:rsidP="00063728">
            <w:pPr>
              <w:rPr>
                <w:ins w:id="112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30" w:author="KIM, Jason" w:date="2019-04-02T13:39:00Z"/>
                <w:rFonts w:ascii="Calibri" w:eastAsia="Times New Roman" w:hAnsi="Calibri" w:cs="Calibri"/>
                <w:color w:val="000000"/>
                <w:lang w:eastAsia="en-AU"/>
              </w:rPr>
            </w:pPr>
            <w:ins w:id="11231" w:author="KIM, Jason" w:date="2019-04-02T13:39:00Z">
              <w:r w:rsidRPr="00D47EC1">
                <w:rPr>
                  <w:rFonts w:ascii="Calibri" w:eastAsia="Times New Roman" w:hAnsi="Calibri" w:cs="Calibri"/>
                  <w:color w:val="000000"/>
                  <w:lang w:eastAsia="en-AU"/>
                </w:rPr>
                <w:t>DLL7812</w:t>
              </w:r>
            </w:ins>
          </w:p>
        </w:tc>
        <w:tc>
          <w:tcPr>
            <w:tcW w:w="742" w:type="pct"/>
            <w:shd w:val="clear" w:color="auto" w:fill="auto"/>
            <w:noWrap/>
            <w:hideMark/>
          </w:tcPr>
          <w:p w:rsidR="00110C18" w:rsidRPr="00D47EC1" w:rsidRDefault="00110C18" w:rsidP="00063728">
            <w:pPr>
              <w:rPr>
                <w:ins w:id="11232" w:author="KIM, Jason" w:date="2019-04-02T13:39:00Z"/>
                <w:rFonts w:ascii="Calibri" w:eastAsia="Times New Roman" w:hAnsi="Calibri" w:cs="Calibri"/>
                <w:color w:val="000000"/>
                <w:lang w:eastAsia="en-AU"/>
              </w:rPr>
            </w:pPr>
            <w:ins w:id="1123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34" w:author="KIM, Jason" w:date="2019-04-02T13:39:00Z"/>
                <w:rFonts w:ascii="Calibri" w:eastAsia="Times New Roman" w:hAnsi="Calibri" w:cs="Calibri"/>
                <w:color w:val="000000"/>
                <w:lang w:eastAsia="en-AU"/>
              </w:rPr>
            </w:pPr>
            <w:ins w:id="11235" w:author="KIM, Jason" w:date="2019-04-02T13:39:00Z">
              <w:r w:rsidRPr="00D47EC1">
                <w:rPr>
                  <w:rFonts w:ascii="Calibri" w:eastAsia="Times New Roman" w:hAnsi="Calibri" w:cs="Calibri"/>
                  <w:color w:val="000000"/>
                  <w:lang w:eastAsia="en-AU"/>
                </w:rPr>
                <w:t>Chainage 457</w:t>
              </w:r>
            </w:ins>
          </w:p>
        </w:tc>
        <w:tc>
          <w:tcPr>
            <w:tcW w:w="721" w:type="pct"/>
            <w:shd w:val="clear" w:color="auto" w:fill="auto"/>
            <w:noWrap/>
            <w:hideMark/>
          </w:tcPr>
          <w:p w:rsidR="00110C18" w:rsidRPr="00D47EC1" w:rsidRDefault="00110C18" w:rsidP="00063728">
            <w:pPr>
              <w:jc w:val="right"/>
              <w:rPr>
                <w:ins w:id="11236" w:author="KIM, Jason" w:date="2019-04-02T13:39:00Z"/>
                <w:rFonts w:ascii="Calibri" w:eastAsia="Times New Roman" w:hAnsi="Calibri" w:cs="Calibri"/>
                <w:color w:val="000000"/>
                <w:lang w:eastAsia="en-AU"/>
              </w:rPr>
            </w:pPr>
            <w:ins w:id="112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38" w:author="KIM, Jason" w:date="2019-04-02T13:39:00Z"/>
        </w:trPr>
        <w:tc>
          <w:tcPr>
            <w:tcW w:w="716" w:type="pct"/>
            <w:vMerge w:val="restart"/>
            <w:shd w:val="clear" w:color="auto" w:fill="auto"/>
            <w:noWrap/>
            <w:hideMark/>
          </w:tcPr>
          <w:p w:rsidR="00110C18" w:rsidRPr="00D47EC1" w:rsidRDefault="00110C18" w:rsidP="00063728">
            <w:pPr>
              <w:rPr>
                <w:ins w:id="11239" w:author="KIM, Jason" w:date="2019-04-02T13:39:00Z"/>
                <w:rFonts w:ascii="Calibri" w:eastAsia="Times New Roman" w:hAnsi="Calibri" w:cs="Calibri"/>
                <w:color w:val="000000"/>
                <w:lang w:eastAsia="en-AU"/>
              </w:rPr>
            </w:pPr>
            <w:ins w:id="11240" w:author="KIM, Jason" w:date="2019-04-02T13:39:00Z">
              <w:r w:rsidRPr="00D47EC1">
                <w:rPr>
                  <w:rFonts w:ascii="Calibri" w:eastAsia="Times New Roman" w:hAnsi="Calibri" w:cs="Calibri"/>
                  <w:color w:val="000000"/>
                  <w:lang w:eastAsia="en-AU"/>
                </w:rPr>
                <w:t>DLL82NK211</w:t>
              </w:r>
            </w:ins>
          </w:p>
        </w:tc>
        <w:tc>
          <w:tcPr>
            <w:tcW w:w="669" w:type="pct"/>
            <w:vMerge w:val="restart"/>
            <w:shd w:val="clear" w:color="auto" w:fill="auto"/>
            <w:noWrap/>
            <w:hideMark/>
          </w:tcPr>
          <w:p w:rsidR="00110C18" w:rsidRPr="00D47EC1" w:rsidRDefault="00110C18" w:rsidP="00063728">
            <w:pPr>
              <w:rPr>
                <w:ins w:id="11241" w:author="KIM, Jason" w:date="2019-04-02T13:39:00Z"/>
                <w:rFonts w:ascii="Calibri" w:eastAsia="Times New Roman" w:hAnsi="Calibri" w:cs="Calibri"/>
                <w:color w:val="000000"/>
                <w:lang w:eastAsia="en-AU"/>
              </w:rPr>
            </w:pPr>
            <w:ins w:id="11242" w:author="KIM, Jason" w:date="2019-04-02T13:39:00Z">
              <w:r w:rsidRPr="00D47EC1">
                <w:rPr>
                  <w:rFonts w:ascii="Calibri" w:eastAsia="Times New Roman" w:hAnsi="Calibri" w:cs="Calibri"/>
                  <w:color w:val="000000"/>
                  <w:lang w:eastAsia="en-AU"/>
                </w:rPr>
                <w:t>ELZ10078</w:t>
              </w:r>
            </w:ins>
          </w:p>
        </w:tc>
        <w:tc>
          <w:tcPr>
            <w:tcW w:w="668" w:type="pct"/>
            <w:vMerge w:val="restart"/>
            <w:shd w:val="clear" w:color="auto" w:fill="auto"/>
            <w:noWrap/>
            <w:hideMark/>
          </w:tcPr>
          <w:p w:rsidR="00110C18" w:rsidRPr="00D47EC1" w:rsidRDefault="00110C18" w:rsidP="00063728">
            <w:pPr>
              <w:rPr>
                <w:ins w:id="11243" w:author="KIM, Jason" w:date="2019-04-02T13:39:00Z"/>
                <w:rFonts w:ascii="Calibri" w:eastAsia="Times New Roman" w:hAnsi="Calibri" w:cs="Calibri"/>
                <w:color w:val="000000"/>
                <w:lang w:eastAsia="en-AU"/>
              </w:rPr>
            </w:pPr>
            <w:ins w:id="11244"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45" w:author="KIM, Jason" w:date="2019-04-02T13:39:00Z"/>
                <w:rFonts w:ascii="Calibri" w:eastAsia="Times New Roman" w:hAnsi="Calibri" w:cs="Calibri"/>
                <w:color w:val="000000"/>
                <w:lang w:eastAsia="en-AU"/>
              </w:rPr>
            </w:pPr>
            <w:ins w:id="11246" w:author="KIM, Jason" w:date="2019-04-02T13:39:00Z">
              <w:r w:rsidRPr="00D47EC1">
                <w:rPr>
                  <w:rFonts w:ascii="Calibri" w:eastAsia="Times New Roman" w:hAnsi="Calibri" w:cs="Calibri"/>
                  <w:color w:val="000000"/>
                  <w:lang w:eastAsia="en-AU"/>
                </w:rPr>
                <w:t>DLL7821</w:t>
              </w:r>
            </w:ins>
          </w:p>
        </w:tc>
        <w:tc>
          <w:tcPr>
            <w:tcW w:w="742" w:type="pct"/>
            <w:shd w:val="clear" w:color="auto" w:fill="auto"/>
            <w:noWrap/>
            <w:hideMark/>
          </w:tcPr>
          <w:p w:rsidR="00110C18" w:rsidRPr="00D47EC1" w:rsidRDefault="00110C18" w:rsidP="00063728">
            <w:pPr>
              <w:rPr>
                <w:ins w:id="11247" w:author="KIM, Jason" w:date="2019-04-02T13:39:00Z"/>
                <w:rFonts w:ascii="Calibri" w:eastAsia="Times New Roman" w:hAnsi="Calibri" w:cs="Calibri"/>
                <w:color w:val="000000"/>
                <w:lang w:eastAsia="en-AU"/>
              </w:rPr>
            </w:pPr>
            <w:ins w:id="1124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49" w:author="KIM, Jason" w:date="2019-04-02T13:39:00Z"/>
                <w:rFonts w:ascii="Calibri" w:eastAsia="Times New Roman" w:hAnsi="Calibri" w:cs="Calibri"/>
                <w:color w:val="000000"/>
                <w:lang w:eastAsia="en-AU"/>
              </w:rPr>
            </w:pPr>
            <w:ins w:id="11250" w:author="KIM, Jason" w:date="2019-04-02T13:39:00Z">
              <w:r w:rsidRPr="00D47EC1">
                <w:rPr>
                  <w:rFonts w:ascii="Calibri" w:eastAsia="Times New Roman" w:hAnsi="Calibri" w:cs="Calibri"/>
                  <w:color w:val="000000"/>
                  <w:lang w:eastAsia="en-AU"/>
                </w:rPr>
                <w:t>Chainage 533</w:t>
              </w:r>
            </w:ins>
          </w:p>
        </w:tc>
        <w:tc>
          <w:tcPr>
            <w:tcW w:w="721" w:type="pct"/>
            <w:shd w:val="clear" w:color="auto" w:fill="auto"/>
            <w:noWrap/>
            <w:hideMark/>
          </w:tcPr>
          <w:p w:rsidR="00110C18" w:rsidRPr="00D47EC1" w:rsidRDefault="00110C18" w:rsidP="00063728">
            <w:pPr>
              <w:jc w:val="right"/>
              <w:rPr>
                <w:ins w:id="11251" w:author="KIM, Jason" w:date="2019-04-02T13:39:00Z"/>
                <w:rFonts w:ascii="Calibri" w:eastAsia="Times New Roman" w:hAnsi="Calibri" w:cs="Calibri"/>
                <w:color w:val="000000"/>
                <w:lang w:eastAsia="en-AU"/>
              </w:rPr>
            </w:pPr>
            <w:ins w:id="112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53" w:author="KIM, Jason" w:date="2019-04-02T13:39:00Z"/>
        </w:trPr>
        <w:tc>
          <w:tcPr>
            <w:tcW w:w="716" w:type="pct"/>
            <w:vMerge/>
            <w:hideMark/>
          </w:tcPr>
          <w:p w:rsidR="00110C18" w:rsidRPr="00D47EC1" w:rsidRDefault="00110C18" w:rsidP="00063728">
            <w:pPr>
              <w:rPr>
                <w:ins w:id="1125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5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5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57" w:author="KIM, Jason" w:date="2019-04-02T13:39:00Z"/>
                <w:rFonts w:ascii="Calibri" w:eastAsia="Times New Roman" w:hAnsi="Calibri" w:cs="Calibri"/>
                <w:color w:val="000000"/>
                <w:lang w:eastAsia="en-AU"/>
              </w:rPr>
            </w:pPr>
            <w:ins w:id="11258" w:author="KIM, Jason" w:date="2019-04-02T13:39:00Z">
              <w:r w:rsidRPr="00D47EC1">
                <w:rPr>
                  <w:rFonts w:ascii="Calibri" w:eastAsia="Times New Roman" w:hAnsi="Calibri" w:cs="Calibri"/>
                  <w:color w:val="000000"/>
                  <w:lang w:eastAsia="en-AU"/>
                </w:rPr>
                <w:t>DLL7822</w:t>
              </w:r>
            </w:ins>
          </w:p>
        </w:tc>
        <w:tc>
          <w:tcPr>
            <w:tcW w:w="742" w:type="pct"/>
            <w:shd w:val="clear" w:color="auto" w:fill="auto"/>
            <w:noWrap/>
            <w:hideMark/>
          </w:tcPr>
          <w:p w:rsidR="00110C18" w:rsidRPr="00D47EC1" w:rsidRDefault="00110C18" w:rsidP="00063728">
            <w:pPr>
              <w:rPr>
                <w:ins w:id="11259" w:author="KIM, Jason" w:date="2019-04-02T13:39:00Z"/>
                <w:rFonts w:ascii="Calibri" w:eastAsia="Times New Roman" w:hAnsi="Calibri" w:cs="Calibri"/>
                <w:color w:val="000000"/>
                <w:lang w:eastAsia="en-AU"/>
              </w:rPr>
            </w:pPr>
            <w:ins w:id="1126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61" w:author="KIM, Jason" w:date="2019-04-02T13:39:00Z"/>
                <w:rFonts w:ascii="Calibri" w:eastAsia="Times New Roman" w:hAnsi="Calibri" w:cs="Calibri"/>
                <w:color w:val="000000"/>
                <w:lang w:eastAsia="en-AU"/>
              </w:rPr>
            </w:pPr>
            <w:ins w:id="11262" w:author="KIM, Jason" w:date="2019-04-02T13:39:00Z">
              <w:r w:rsidRPr="00D47EC1">
                <w:rPr>
                  <w:rFonts w:ascii="Calibri" w:eastAsia="Times New Roman" w:hAnsi="Calibri" w:cs="Calibri"/>
                  <w:color w:val="000000"/>
                  <w:lang w:eastAsia="en-AU"/>
                </w:rPr>
                <w:t>Chainage 540</w:t>
              </w:r>
            </w:ins>
          </w:p>
        </w:tc>
        <w:tc>
          <w:tcPr>
            <w:tcW w:w="721" w:type="pct"/>
            <w:shd w:val="clear" w:color="auto" w:fill="auto"/>
            <w:noWrap/>
            <w:hideMark/>
          </w:tcPr>
          <w:p w:rsidR="00110C18" w:rsidRPr="00D47EC1" w:rsidRDefault="00110C18" w:rsidP="00063728">
            <w:pPr>
              <w:jc w:val="right"/>
              <w:rPr>
                <w:ins w:id="11263" w:author="KIM, Jason" w:date="2019-04-02T13:39:00Z"/>
                <w:rFonts w:ascii="Calibri" w:eastAsia="Times New Roman" w:hAnsi="Calibri" w:cs="Calibri"/>
                <w:color w:val="000000"/>
                <w:lang w:eastAsia="en-AU"/>
              </w:rPr>
            </w:pPr>
            <w:ins w:id="112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65" w:author="KIM, Jason" w:date="2019-04-02T13:39:00Z"/>
        </w:trPr>
        <w:tc>
          <w:tcPr>
            <w:tcW w:w="716" w:type="pct"/>
            <w:vMerge w:val="restart"/>
            <w:shd w:val="clear" w:color="auto" w:fill="auto"/>
            <w:noWrap/>
            <w:hideMark/>
          </w:tcPr>
          <w:p w:rsidR="00110C18" w:rsidRPr="00D47EC1" w:rsidRDefault="00110C18" w:rsidP="00063728">
            <w:pPr>
              <w:rPr>
                <w:ins w:id="11266" w:author="KIM, Jason" w:date="2019-04-02T13:39:00Z"/>
                <w:rFonts w:ascii="Calibri" w:eastAsia="Times New Roman" w:hAnsi="Calibri" w:cs="Calibri"/>
                <w:color w:val="000000"/>
                <w:lang w:eastAsia="en-AU"/>
              </w:rPr>
            </w:pPr>
            <w:ins w:id="11267" w:author="KIM, Jason" w:date="2019-04-02T13:39:00Z">
              <w:r w:rsidRPr="00D47EC1">
                <w:rPr>
                  <w:rFonts w:ascii="Calibri" w:eastAsia="Times New Roman" w:hAnsi="Calibri" w:cs="Calibri"/>
                  <w:color w:val="000000"/>
                  <w:lang w:eastAsia="en-AU"/>
                </w:rPr>
                <w:t>DLL83K211</w:t>
              </w:r>
            </w:ins>
          </w:p>
        </w:tc>
        <w:tc>
          <w:tcPr>
            <w:tcW w:w="669" w:type="pct"/>
            <w:vMerge w:val="restart"/>
            <w:shd w:val="clear" w:color="auto" w:fill="auto"/>
            <w:noWrap/>
            <w:hideMark/>
          </w:tcPr>
          <w:p w:rsidR="00110C18" w:rsidRPr="00D47EC1" w:rsidRDefault="00110C18" w:rsidP="00063728">
            <w:pPr>
              <w:rPr>
                <w:ins w:id="11268" w:author="KIM, Jason" w:date="2019-04-02T13:39:00Z"/>
                <w:rFonts w:ascii="Calibri" w:eastAsia="Times New Roman" w:hAnsi="Calibri" w:cs="Calibri"/>
                <w:color w:val="000000"/>
                <w:lang w:eastAsia="en-AU"/>
              </w:rPr>
            </w:pPr>
            <w:ins w:id="11269" w:author="KIM, Jason" w:date="2019-04-02T13:39:00Z">
              <w:r w:rsidRPr="00D47EC1">
                <w:rPr>
                  <w:rFonts w:ascii="Calibri" w:eastAsia="Times New Roman" w:hAnsi="Calibri" w:cs="Calibri"/>
                  <w:color w:val="000000"/>
                  <w:lang w:eastAsia="en-AU"/>
                </w:rPr>
                <w:t>ELZ10082</w:t>
              </w:r>
            </w:ins>
          </w:p>
        </w:tc>
        <w:tc>
          <w:tcPr>
            <w:tcW w:w="668" w:type="pct"/>
            <w:vMerge w:val="restart"/>
            <w:shd w:val="clear" w:color="auto" w:fill="auto"/>
            <w:noWrap/>
            <w:hideMark/>
          </w:tcPr>
          <w:p w:rsidR="00110C18" w:rsidRPr="00D47EC1" w:rsidRDefault="00110C18" w:rsidP="00063728">
            <w:pPr>
              <w:rPr>
                <w:ins w:id="11270" w:author="KIM, Jason" w:date="2019-04-02T13:39:00Z"/>
                <w:rFonts w:ascii="Calibri" w:eastAsia="Times New Roman" w:hAnsi="Calibri" w:cs="Calibri"/>
                <w:color w:val="000000"/>
                <w:lang w:eastAsia="en-AU"/>
              </w:rPr>
            </w:pPr>
            <w:ins w:id="11271"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72" w:author="KIM, Jason" w:date="2019-04-02T13:39:00Z"/>
                <w:rFonts w:ascii="Calibri" w:eastAsia="Times New Roman" w:hAnsi="Calibri" w:cs="Calibri"/>
                <w:color w:val="000000"/>
                <w:lang w:eastAsia="en-AU"/>
              </w:rPr>
            </w:pPr>
            <w:ins w:id="11273" w:author="KIM, Jason" w:date="2019-04-02T13:39:00Z">
              <w:r w:rsidRPr="00D47EC1">
                <w:rPr>
                  <w:rFonts w:ascii="Calibri" w:eastAsia="Times New Roman" w:hAnsi="Calibri" w:cs="Calibri"/>
                  <w:color w:val="000000"/>
                  <w:lang w:eastAsia="en-AU"/>
                </w:rPr>
                <w:t>DLL7831</w:t>
              </w:r>
            </w:ins>
          </w:p>
        </w:tc>
        <w:tc>
          <w:tcPr>
            <w:tcW w:w="742" w:type="pct"/>
            <w:shd w:val="clear" w:color="auto" w:fill="auto"/>
            <w:noWrap/>
            <w:hideMark/>
          </w:tcPr>
          <w:p w:rsidR="00110C18" w:rsidRPr="00D47EC1" w:rsidRDefault="00110C18" w:rsidP="00063728">
            <w:pPr>
              <w:rPr>
                <w:ins w:id="11274" w:author="KIM, Jason" w:date="2019-04-02T13:39:00Z"/>
                <w:rFonts w:ascii="Calibri" w:eastAsia="Times New Roman" w:hAnsi="Calibri" w:cs="Calibri"/>
                <w:color w:val="000000"/>
                <w:lang w:eastAsia="en-AU"/>
              </w:rPr>
            </w:pPr>
            <w:ins w:id="1127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76" w:author="KIM, Jason" w:date="2019-04-02T13:39:00Z"/>
                <w:rFonts w:ascii="Calibri" w:eastAsia="Times New Roman" w:hAnsi="Calibri" w:cs="Calibri"/>
                <w:color w:val="000000"/>
                <w:lang w:eastAsia="en-AU"/>
              </w:rPr>
            </w:pPr>
            <w:ins w:id="11277" w:author="KIM, Jason" w:date="2019-04-02T13:39:00Z">
              <w:r w:rsidRPr="00D47EC1">
                <w:rPr>
                  <w:rFonts w:ascii="Calibri" w:eastAsia="Times New Roman" w:hAnsi="Calibri" w:cs="Calibri"/>
                  <w:color w:val="000000"/>
                  <w:lang w:eastAsia="en-AU"/>
                </w:rPr>
                <w:t>Chainage 615</w:t>
              </w:r>
            </w:ins>
          </w:p>
        </w:tc>
        <w:tc>
          <w:tcPr>
            <w:tcW w:w="721" w:type="pct"/>
            <w:shd w:val="clear" w:color="auto" w:fill="auto"/>
            <w:noWrap/>
            <w:hideMark/>
          </w:tcPr>
          <w:p w:rsidR="00110C18" w:rsidRPr="00D47EC1" w:rsidRDefault="00110C18" w:rsidP="00063728">
            <w:pPr>
              <w:jc w:val="right"/>
              <w:rPr>
                <w:ins w:id="11278" w:author="KIM, Jason" w:date="2019-04-02T13:39:00Z"/>
                <w:rFonts w:ascii="Calibri" w:eastAsia="Times New Roman" w:hAnsi="Calibri" w:cs="Calibri"/>
                <w:color w:val="000000"/>
                <w:lang w:eastAsia="en-AU"/>
              </w:rPr>
            </w:pPr>
            <w:ins w:id="112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80" w:author="KIM, Jason" w:date="2019-04-02T13:39:00Z"/>
        </w:trPr>
        <w:tc>
          <w:tcPr>
            <w:tcW w:w="716" w:type="pct"/>
            <w:vMerge/>
            <w:hideMark/>
          </w:tcPr>
          <w:p w:rsidR="00110C18" w:rsidRPr="00D47EC1" w:rsidRDefault="00110C18" w:rsidP="00063728">
            <w:pPr>
              <w:rPr>
                <w:ins w:id="112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84" w:author="KIM, Jason" w:date="2019-04-02T13:39:00Z"/>
                <w:rFonts w:ascii="Calibri" w:eastAsia="Times New Roman" w:hAnsi="Calibri" w:cs="Calibri"/>
                <w:color w:val="000000"/>
                <w:lang w:eastAsia="en-AU"/>
              </w:rPr>
            </w:pPr>
            <w:ins w:id="11285" w:author="KIM, Jason" w:date="2019-04-02T13:39:00Z">
              <w:r w:rsidRPr="00D47EC1">
                <w:rPr>
                  <w:rFonts w:ascii="Calibri" w:eastAsia="Times New Roman" w:hAnsi="Calibri" w:cs="Calibri"/>
                  <w:color w:val="000000"/>
                  <w:lang w:eastAsia="en-AU"/>
                </w:rPr>
                <w:t>DLL7832</w:t>
              </w:r>
            </w:ins>
          </w:p>
        </w:tc>
        <w:tc>
          <w:tcPr>
            <w:tcW w:w="742" w:type="pct"/>
            <w:shd w:val="clear" w:color="auto" w:fill="auto"/>
            <w:noWrap/>
            <w:hideMark/>
          </w:tcPr>
          <w:p w:rsidR="00110C18" w:rsidRPr="00D47EC1" w:rsidRDefault="00110C18" w:rsidP="00063728">
            <w:pPr>
              <w:rPr>
                <w:ins w:id="11286" w:author="KIM, Jason" w:date="2019-04-02T13:39:00Z"/>
                <w:rFonts w:ascii="Calibri" w:eastAsia="Times New Roman" w:hAnsi="Calibri" w:cs="Calibri"/>
                <w:color w:val="000000"/>
                <w:lang w:eastAsia="en-AU"/>
              </w:rPr>
            </w:pPr>
            <w:ins w:id="1128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88" w:author="KIM, Jason" w:date="2019-04-02T13:39:00Z"/>
                <w:rFonts w:ascii="Calibri" w:eastAsia="Times New Roman" w:hAnsi="Calibri" w:cs="Calibri"/>
                <w:color w:val="000000"/>
                <w:lang w:eastAsia="en-AU"/>
              </w:rPr>
            </w:pPr>
            <w:ins w:id="11289" w:author="KIM, Jason" w:date="2019-04-02T13:39:00Z">
              <w:r w:rsidRPr="00D47EC1">
                <w:rPr>
                  <w:rFonts w:ascii="Calibri" w:eastAsia="Times New Roman" w:hAnsi="Calibri" w:cs="Calibri"/>
                  <w:color w:val="000000"/>
                  <w:lang w:eastAsia="en-AU"/>
                </w:rPr>
                <w:t>Chainage 621</w:t>
              </w:r>
            </w:ins>
          </w:p>
        </w:tc>
        <w:tc>
          <w:tcPr>
            <w:tcW w:w="721" w:type="pct"/>
            <w:shd w:val="clear" w:color="auto" w:fill="auto"/>
            <w:noWrap/>
            <w:hideMark/>
          </w:tcPr>
          <w:p w:rsidR="00110C18" w:rsidRPr="00D47EC1" w:rsidRDefault="00110C18" w:rsidP="00063728">
            <w:pPr>
              <w:jc w:val="right"/>
              <w:rPr>
                <w:ins w:id="11290" w:author="KIM, Jason" w:date="2019-04-02T13:39:00Z"/>
                <w:rFonts w:ascii="Calibri" w:eastAsia="Times New Roman" w:hAnsi="Calibri" w:cs="Calibri"/>
                <w:color w:val="000000"/>
                <w:lang w:eastAsia="en-AU"/>
              </w:rPr>
            </w:pPr>
            <w:ins w:id="112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92" w:author="KIM, Jason" w:date="2019-04-02T13:39:00Z"/>
        </w:trPr>
        <w:tc>
          <w:tcPr>
            <w:tcW w:w="716" w:type="pct"/>
            <w:vMerge/>
            <w:hideMark/>
          </w:tcPr>
          <w:p w:rsidR="00110C18" w:rsidRPr="00D47EC1" w:rsidRDefault="00110C18" w:rsidP="00063728">
            <w:pPr>
              <w:rPr>
                <w:ins w:id="1129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9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9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96" w:author="KIM, Jason" w:date="2019-04-02T13:39:00Z"/>
                <w:rFonts w:ascii="Calibri" w:eastAsia="Times New Roman" w:hAnsi="Calibri" w:cs="Calibri"/>
                <w:color w:val="000000"/>
                <w:lang w:eastAsia="en-AU"/>
              </w:rPr>
            </w:pPr>
            <w:ins w:id="11297" w:author="KIM, Jason" w:date="2019-04-02T13:39:00Z">
              <w:r w:rsidRPr="00D47EC1">
                <w:rPr>
                  <w:rFonts w:ascii="Calibri" w:eastAsia="Times New Roman" w:hAnsi="Calibri" w:cs="Calibri"/>
                  <w:color w:val="000000"/>
                  <w:lang w:eastAsia="en-AU"/>
                </w:rPr>
                <w:t>DLL7841</w:t>
              </w:r>
            </w:ins>
          </w:p>
        </w:tc>
        <w:tc>
          <w:tcPr>
            <w:tcW w:w="742" w:type="pct"/>
            <w:shd w:val="clear" w:color="auto" w:fill="auto"/>
            <w:noWrap/>
            <w:hideMark/>
          </w:tcPr>
          <w:p w:rsidR="00110C18" w:rsidRPr="00D47EC1" w:rsidRDefault="00110C18" w:rsidP="00063728">
            <w:pPr>
              <w:rPr>
                <w:ins w:id="11298" w:author="KIM, Jason" w:date="2019-04-02T13:39:00Z"/>
                <w:rFonts w:ascii="Calibri" w:eastAsia="Times New Roman" w:hAnsi="Calibri" w:cs="Calibri"/>
                <w:color w:val="000000"/>
                <w:lang w:eastAsia="en-AU"/>
              </w:rPr>
            </w:pPr>
            <w:ins w:id="1129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00" w:author="KIM, Jason" w:date="2019-04-02T13:39:00Z"/>
                <w:rFonts w:ascii="Calibri" w:eastAsia="Times New Roman" w:hAnsi="Calibri" w:cs="Calibri"/>
                <w:color w:val="000000"/>
                <w:lang w:eastAsia="en-AU"/>
              </w:rPr>
            </w:pPr>
            <w:ins w:id="11301" w:author="KIM, Jason" w:date="2019-04-02T13:39:00Z">
              <w:r w:rsidRPr="00D47EC1">
                <w:rPr>
                  <w:rFonts w:ascii="Calibri" w:eastAsia="Times New Roman" w:hAnsi="Calibri" w:cs="Calibri"/>
                  <w:color w:val="000000"/>
                  <w:lang w:eastAsia="en-AU"/>
                </w:rPr>
                <w:t>Chainage 737</w:t>
              </w:r>
            </w:ins>
          </w:p>
        </w:tc>
        <w:tc>
          <w:tcPr>
            <w:tcW w:w="721" w:type="pct"/>
            <w:shd w:val="clear" w:color="auto" w:fill="auto"/>
            <w:noWrap/>
            <w:hideMark/>
          </w:tcPr>
          <w:p w:rsidR="00110C18" w:rsidRPr="00D47EC1" w:rsidRDefault="00110C18" w:rsidP="00063728">
            <w:pPr>
              <w:jc w:val="right"/>
              <w:rPr>
                <w:ins w:id="11302" w:author="KIM, Jason" w:date="2019-04-02T13:39:00Z"/>
                <w:rFonts w:ascii="Calibri" w:eastAsia="Times New Roman" w:hAnsi="Calibri" w:cs="Calibri"/>
                <w:color w:val="000000"/>
                <w:lang w:eastAsia="en-AU"/>
              </w:rPr>
            </w:pPr>
            <w:ins w:id="1130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04" w:author="KIM, Jason" w:date="2019-04-02T13:39:00Z"/>
        </w:trPr>
        <w:tc>
          <w:tcPr>
            <w:tcW w:w="716" w:type="pct"/>
            <w:vMerge/>
            <w:hideMark/>
          </w:tcPr>
          <w:p w:rsidR="00110C18" w:rsidRPr="00D47EC1" w:rsidRDefault="00110C18" w:rsidP="00063728">
            <w:pPr>
              <w:rPr>
                <w:ins w:id="1130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0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0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08" w:author="KIM, Jason" w:date="2019-04-02T13:39:00Z"/>
                <w:rFonts w:ascii="Calibri" w:eastAsia="Times New Roman" w:hAnsi="Calibri" w:cs="Calibri"/>
                <w:color w:val="000000"/>
                <w:lang w:eastAsia="en-AU"/>
              </w:rPr>
            </w:pPr>
            <w:ins w:id="11309" w:author="KIM, Jason" w:date="2019-04-02T13:39:00Z">
              <w:r w:rsidRPr="00D47EC1">
                <w:rPr>
                  <w:rFonts w:ascii="Calibri" w:eastAsia="Times New Roman" w:hAnsi="Calibri" w:cs="Calibri"/>
                  <w:color w:val="000000"/>
                  <w:lang w:eastAsia="en-AU"/>
                </w:rPr>
                <w:t>DLL7842</w:t>
              </w:r>
            </w:ins>
          </w:p>
        </w:tc>
        <w:tc>
          <w:tcPr>
            <w:tcW w:w="742" w:type="pct"/>
            <w:shd w:val="clear" w:color="auto" w:fill="auto"/>
            <w:noWrap/>
            <w:hideMark/>
          </w:tcPr>
          <w:p w:rsidR="00110C18" w:rsidRPr="00D47EC1" w:rsidRDefault="00110C18" w:rsidP="00063728">
            <w:pPr>
              <w:rPr>
                <w:ins w:id="11310" w:author="KIM, Jason" w:date="2019-04-02T13:39:00Z"/>
                <w:rFonts w:ascii="Calibri" w:eastAsia="Times New Roman" w:hAnsi="Calibri" w:cs="Calibri"/>
                <w:color w:val="000000"/>
                <w:lang w:eastAsia="en-AU"/>
              </w:rPr>
            </w:pPr>
            <w:ins w:id="1131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12" w:author="KIM, Jason" w:date="2019-04-02T13:39:00Z"/>
                <w:rFonts w:ascii="Calibri" w:eastAsia="Times New Roman" w:hAnsi="Calibri" w:cs="Calibri"/>
                <w:color w:val="000000"/>
                <w:lang w:eastAsia="en-AU"/>
              </w:rPr>
            </w:pPr>
            <w:ins w:id="11313" w:author="KIM, Jason" w:date="2019-04-02T13:39:00Z">
              <w:r w:rsidRPr="00D47EC1">
                <w:rPr>
                  <w:rFonts w:ascii="Calibri" w:eastAsia="Times New Roman" w:hAnsi="Calibri" w:cs="Calibri"/>
                  <w:color w:val="000000"/>
                  <w:lang w:eastAsia="en-AU"/>
                </w:rPr>
                <w:t>Chainage 743</w:t>
              </w:r>
            </w:ins>
          </w:p>
        </w:tc>
        <w:tc>
          <w:tcPr>
            <w:tcW w:w="721" w:type="pct"/>
            <w:shd w:val="clear" w:color="auto" w:fill="auto"/>
            <w:noWrap/>
            <w:hideMark/>
          </w:tcPr>
          <w:p w:rsidR="00110C18" w:rsidRPr="00D47EC1" w:rsidRDefault="00110C18" w:rsidP="00063728">
            <w:pPr>
              <w:jc w:val="right"/>
              <w:rPr>
                <w:ins w:id="11314" w:author="KIM, Jason" w:date="2019-04-02T13:39:00Z"/>
                <w:rFonts w:ascii="Calibri" w:eastAsia="Times New Roman" w:hAnsi="Calibri" w:cs="Calibri"/>
                <w:color w:val="000000"/>
                <w:lang w:eastAsia="en-AU"/>
              </w:rPr>
            </w:pPr>
            <w:ins w:id="1131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16" w:author="KIM, Jason" w:date="2019-04-02T13:39:00Z"/>
        </w:trPr>
        <w:tc>
          <w:tcPr>
            <w:tcW w:w="716" w:type="pct"/>
            <w:vMerge w:val="restart"/>
            <w:shd w:val="clear" w:color="auto" w:fill="auto"/>
            <w:noWrap/>
            <w:hideMark/>
          </w:tcPr>
          <w:p w:rsidR="00110C18" w:rsidRPr="00D47EC1" w:rsidRDefault="00110C18" w:rsidP="00063728">
            <w:pPr>
              <w:rPr>
                <w:ins w:id="11317" w:author="KIM, Jason" w:date="2019-04-02T13:39:00Z"/>
                <w:rFonts w:ascii="Calibri" w:eastAsia="Times New Roman" w:hAnsi="Calibri" w:cs="Calibri"/>
                <w:color w:val="000000"/>
                <w:lang w:eastAsia="en-AU"/>
              </w:rPr>
            </w:pPr>
            <w:ins w:id="11318" w:author="KIM, Jason" w:date="2019-04-02T13:39:00Z">
              <w:r w:rsidRPr="00D47EC1">
                <w:rPr>
                  <w:rFonts w:ascii="Calibri" w:eastAsia="Times New Roman" w:hAnsi="Calibri" w:cs="Calibri"/>
                  <w:color w:val="000000"/>
                  <w:lang w:eastAsia="en-AU"/>
                </w:rPr>
                <w:t>DLL85K211</w:t>
              </w:r>
            </w:ins>
          </w:p>
        </w:tc>
        <w:tc>
          <w:tcPr>
            <w:tcW w:w="669" w:type="pct"/>
            <w:vMerge w:val="restart"/>
            <w:shd w:val="clear" w:color="auto" w:fill="auto"/>
            <w:noWrap/>
            <w:hideMark/>
          </w:tcPr>
          <w:p w:rsidR="00110C18" w:rsidRPr="00D47EC1" w:rsidRDefault="00110C18" w:rsidP="00063728">
            <w:pPr>
              <w:rPr>
                <w:ins w:id="11319" w:author="KIM, Jason" w:date="2019-04-02T13:39:00Z"/>
                <w:rFonts w:ascii="Calibri" w:eastAsia="Times New Roman" w:hAnsi="Calibri" w:cs="Calibri"/>
                <w:color w:val="000000"/>
                <w:lang w:eastAsia="en-AU"/>
              </w:rPr>
            </w:pPr>
            <w:ins w:id="11320" w:author="KIM, Jason" w:date="2019-04-02T13:39:00Z">
              <w:r w:rsidRPr="00D47EC1">
                <w:rPr>
                  <w:rFonts w:ascii="Calibri" w:eastAsia="Times New Roman" w:hAnsi="Calibri" w:cs="Calibri"/>
                  <w:color w:val="000000"/>
                  <w:lang w:eastAsia="en-AU"/>
                </w:rPr>
                <w:t>ELZ10090</w:t>
              </w:r>
            </w:ins>
          </w:p>
        </w:tc>
        <w:tc>
          <w:tcPr>
            <w:tcW w:w="668" w:type="pct"/>
            <w:vMerge w:val="restart"/>
            <w:shd w:val="clear" w:color="auto" w:fill="auto"/>
            <w:noWrap/>
            <w:hideMark/>
          </w:tcPr>
          <w:p w:rsidR="00110C18" w:rsidRPr="00D47EC1" w:rsidRDefault="00110C18" w:rsidP="00063728">
            <w:pPr>
              <w:rPr>
                <w:ins w:id="11321" w:author="KIM, Jason" w:date="2019-04-02T13:39:00Z"/>
                <w:rFonts w:ascii="Calibri" w:eastAsia="Times New Roman" w:hAnsi="Calibri" w:cs="Calibri"/>
                <w:color w:val="000000"/>
                <w:lang w:eastAsia="en-AU"/>
              </w:rPr>
            </w:pPr>
            <w:ins w:id="11322"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323" w:author="KIM, Jason" w:date="2019-04-02T13:39:00Z"/>
                <w:rFonts w:ascii="Calibri" w:eastAsia="Times New Roman" w:hAnsi="Calibri" w:cs="Calibri"/>
                <w:color w:val="000000"/>
                <w:lang w:eastAsia="en-AU"/>
              </w:rPr>
            </w:pPr>
            <w:ins w:id="11324" w:author="KIM, Jason" w:date="2019-04-02T13:39:00Z">
              <w:r w:rsidRPr="00D47EC1">
                <w:rPr>
                  <w:rFonts w:ascii="Calibri" w:eastAsia="Times New Roman" w:hAnsi="Calibri" w:cs="Calibri"/>
                  <w:color w:val="000000"/>
                  <w:lang w:eastAsia="en-AU"/>
                </w:rPr>
                <w:t>DLL7851</w:t>
              </w:r>
            </w:ins>
          </w:p>
        </w:tc>
        <w:tc>
          <w:tcPr>
            <w:tcW w:w="742" w:type="pct"/>
            <w:shd w:val="clear" w:color="auto" w:fill="auto"/>
            <w:noWrap/>
            <w:hideMark/>
          </w:tcPr>
          <w:p w:rsidR="00110C18" w:rsidRPr="00D47EC1" w:rsidRDefault="00110C18" w:rsidP="00063728">
            <w:pPr>
              <w:rPr>
                <w:ins w:id="11325" w:author="KIM, Jason" w:date="2019-04-02T13:39:00Z"/>
                <w:rFonts w:ascii="Calibri" w:eastAsia="Times New Roman" w:hAnsi="Calibri" w:cs="Calibri"/>
                <w:color w:val="000000"/>
                <w:lang w:eastAsia="en-AU"/>
              </w:rPr>
            </w:pPr>
            <w:ins w:id="1132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27" w:author="KIM, Jason" w:date="2019-04-02T13:39:00Z"/>
                <w:rFonts w:ascii="Calibri" w:eastAsia="Times New Roman" w:hAnsi="Calibri" w:cs="Calibri"/>
                <w:color w:val="000000"/>
                <w:lang w:eastAsia="en-AU"/>
              </w:rPr>
            </w:pPr>
            <w:ins w:id="11328" w:author="KIM, Jason" w:date="2019-04-02T13:39:00Z">
              <w:r w:rsidRPr="00D47EC1">
                <w:rPr>
                  <w:rFonts w:ascii="Calibri" w:eastAsia="Times New Roman" w:hAnsi="Calibri" w:cs="Calibri"/>
                  <w:color w:val="000000"/>
                  <w:lang w:eastAsia="en-AU"/>
                </w:rPr>
                <w:t>Chainage 856</w:t>
              </w:r>
            </w:ins>
          </w:p>
        </w:tc>
        <w:tc>
          <w:tcPr>
            <w:tcW w:w="721" w:type="pct"/>
            <w:shd w:val="clear" w:color="auto" w:fill="auto"/>
            <w:noWrap/>
            <w:hideMark/>
          </w:tcPr>
          <w:p w:rsidR="00110C18" w:rsidRPr="00D47EC1" w:rsidRDefault="00110C18" w:rsidP="00063728">
            <w:pPr>
              <w:jc w:val="right"/>
              <w:rPr>
                <w:ins w:id="11329" w:author="KIM, Jason" w:date="2019-04-02T13:39:00Z"/>
                <w:rFonts w:ascii="Calibri" w:eastAsia="Times New Roman" w:hAnsi="Calibri" w:cs="Calibri"/>
                <w:color w:val="000000"/>
                <w:lang w:eastAsia="en-AU"/>
              </w:rPr>
            </w:pPr>
            <w:ins w:id="113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31" w:author="KIM, Jason" w:date="2019-04-02T13:39:00Z"/>
        </w:trPr>
        <w:tc>
          <w:tcPr>
            <w:tcW w:w="716" w:type="pct"/>
            <w:vMerge/>
            <w:hideMark/>
          </w:tcPr>
          <w:p w:rsidR="00110C18" w:rsidRPr="00D47EC1" w:rsidRDefault="00110C18" w:rsidP="00063728">
            <w:pPr>
              <w:rPr>
                <w:ins w:id="1133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3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3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35" w:author="KIM, Jason" w:date="2019-04-02T13:39:00Z"/>
                <w:rFonts w:ascii="Calibri" w:eastAsia="Times New Roman" w:hAnsi="Calibri" w:cs="Calibri"/>
                <w:color w:val="000000"/>
                <w:lang w:eastAsia="en-AU"/>
              </w:rPr>
            </w:pPr>
            <w:ins w:id="11336" w:author="KIM, Jason" w:date="2019-04-02T13:39:00Z">
              <w:r w:rsidRPr="00D47EC1">
                <w:rPr>
                  <w:rFonts w:ascii="Calibri" w:eastAsia="Times New Roman" w:hAnsi="Calibri" w:cs="Calibri"/>
                  <w:color w:val="000000"/>
                  <w:lang w:eastAsia="en-AU"/>
                </w:rPr>
                <w:t>DLL7852</w:t>
              </w:r>
            </w:ins>
          </w:p>
        </w:tc>
        <w:tc>
          <w:tcPr>
            <w:tcW w:w="742" w:type="pct"/>
            <w:shd w:val="clear" w:color="auto" w:fill="auto"/>
            <w:noWrap/>
            <w:hideMark/>
          </w:tcPr>
          <w:p w:rsidR="00110C18" w:rsidRPr="00D47EC1" w:rsidRDefault="00110C18" w:rsidP="00063728">
            <w:pPr>
              <w:rPr>
                <w:ins w:id="11337" w:author="KIM, Jason" w:date="2019-04-02T13:39:00Z"/>
                <w:rFonts w:ascii="Calibri" w:eastAsia="Times New Roman" w:hAnsi="Calibri" w:cs="Calibri"/>
                <w:color w:val="000000"/>
                <w:lang w:eastAsia="en-AU"/>
              </w:rPr>
            </w:pPr>
            <w:ins w:id="1133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39" w:author="KIM, Jason" w:date="2019-04-02T13:39:00Z"/>
                <w:rFonts w:ascii="Calibri" w:eastAsia="Times New Roman" w:hAnsi="Calibri" w:cs="Calibri"/>
                <w:color w:val="000000"/>
                <w:lang w:eastAsia="en-AU"/>
              </w:rPr>
            </w:pPr>
            <w:ins w:id="11340" w:author="KIM, Jason" w:date="2019-04-02T13:39:00Z">
              <w:r w:rsidRPr="00D47EC1">
                <w:rPr>
                  <w:rFonts w:ascii="Calibri" w:eastAsia="Times New Roman" w:hAnsi="Calibri" w:cs="Calibri"/>
                  <w:color w:val="000000"/>
                  <w:lang w:eastAsia="en-AU"/>
                </w:rPr>
                <w:t>Chainage 861</w:t>
              </w:r>
            </w:ins>
          </w:p>
        </w:tc>
        <w:tc>
          <w:tcPr>
            <w:tcW w:w="721" w:type="pct"/>
            <w:shd w:val="clear" w:color="auto" w:fill="auto"/>
            <w:noWrap/>
            <w:hideMark/>
          </w:tcPr>
          <w:p w:rsidR="00110C18" w:rsidRPr="00D47EC1" w:rsidRDefault="00110C18" w:rsidP="00063728">
            <w:pPr>
              <w:jc w:val="right"/>
              <w:rPr>
                <w:ins w:id="11341" w:author="KIM, Jason" w:date="2019-04-02T13:39:00Z"/>
                <w:rFonts w:ascii="Calibri" w:eastAsia="Times New Roman" w:hAnsi="Calibri" w:cs="Calibri"/>
                <w:color w:val="000000"/>
                <w:lang w:eastAsia="en-AU"/>
              </w:rPr>
            </w:pPr>
            <w:ins w:id="113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43" w:author="KIM, Jason" w:date="2019-04-02T13:39:00Z"/>
        </w:trPr>
        <w:tc>
          <w:tcPr>
            <w:tcW w:w="716" w:type="pct"/>
            <w:vMerge/>
            <w:hideMark/>
          </w:tcPr>
          <w:p w:rsidR="00110C18" w:rsidRPr="00D47EC1" w:rsidRDefault="00110C18" w:rsidP="00063728">
            <w:pPr>
              <w:rPr>
                <w:ins w:id="1134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4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47" w:author="KIM, Jason" w:date="2019-04-02T13:39:00Z"/>
                <w:rFonts w:ascii="Calibri" w:eastAsia="Times New Roman" w:hAnsi="Calibri" w:cs="Calibri"/>
                <w:color w:val="000000"/>
                <w:lang w:eastAsia="en-AU"/>
              </w:rPr>
            </w:pPr>
            <w:ins w:id="11348" w:author="KIM, Jason" w:date="2019-04-02T13:39:00Z">
              <w:r w:rsidRPr="00D47EC1">
                <w:rPr>
                  <w:rFonts w:ascii="Calibri" w:eastAsia="Times New Roman" w:hAnsi="Calibri" w:cs="Calibri"/>
                  <w:color w:val="000000"/>
                  <w:lang w:eastAsia="en-AU"/>
                </w:rPr>
                <w:t>DLL7871</w:t>
              </w:r>
            </w:ins>
          </w:p>
        </w:tc>
        <w:tc>
          <w:tcPr>
            <w:tcW w:w="742" w:type="pct"/>
            <w:shd w:val="clear" w:color="auto" w:fill="auto"/>
            <w:noWrap/>
            <w:hideMark/>
          </w:tcPr>
          <w:p w:rsidR="00110C18" w:rsidRPr="00D47EC1" w:rsidRDefault="00110C18" w:rsidP="00063728">
            <w:pPr>
              <w:rPr>
                <w:ins w:id="11349" w:author="KIM, Jason" w:date="2019-04-02T13:39:00Z"/>
                <w:rFonts w:ascii="Calibri" w:eastAsia="Times New Roman" w:hAnsi="Calibri" w:cs="Calibri"/>
                <w:color w:val="000000"/>
                <w:lang w:eastAsia="en-AU"/>
              </w:rPr>
            </w:pPr>
            <w:ins w:id="1135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51" w:author="KIM, Jason" w:date="2019-04-02T13:39:00Z"/>
                <w:rFonts w:ascii="Calibri" w:eastAsia="Times New Roman" w:hAnsi="Calibri" w:cs="Calibri"/>
                <w:color w:val="000000"/>
                <w:lang w:eastAsia="en-AU"/>
              </w:rPr>
            </w:pPr>
            <w:ins w:id="11352" w:author="KIM, Jason" w:date="2019-04-02T13:39:00Z">
              <w:r w:rsidRPr="00D47EC1">
                <w:rPr>
                  <w:rFonts w:ascii="Calibri" w:eastAsia="Times New Roman" w:hAnsi="Calibri" w:cs="Calibri"/>
                  <w:color w:val="000000"/>
                  <w:lang w:eastAsia="en-AU"/>
                </w:rPr>
                <w:t>Chainage 973</w:t>
              </w:r>
            </w:ins>
          </w:p>
        </w:tc>
        <w:tc>
          <w:tcPr>
            <w:tcW w:w="721" w:type="pct"/>
            <w:shd w:val="clear" w:color="auto" w:fill="auto"/>
            <w:noWrap/>
            <w:hideMark/>
          </w:tcPr>
          <w:p w:rsidR="00110C18" w:rsidRPr="00D47EC1" w:rsidRDefault="00110C18" w:rsidP="00063728">
            <w:pPr>
              <w:jc w:val="right"/>
              <w:rPr>
                <w:ins w:id="11353" w:author="KIM, Jason" w:date="2019-04-02T13:39:00Z"/>
                <w:rFonts w:ascii="Calibri" w:eastAsia="Times New Roman" w:hAnsi="Calibri" w:cs="Calibri"/>
                <w:color w:val="000000"/>
                <w:lang w:eastAsia="en-AU"/>
              </w:rPr>
            </w:pPr>
            <w:ins w:id="113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55" w:author="KIM, Jason" w:date="2019-04-02T13:39:00Z"/>
        </w:trPr>
        <w:tc>
          <w:tcPr>
            <w:tcW w:w="716" w:type="pct"/>
            <w:vMerge/>
            <w:hideMark/>
          </w:tcPr>
          <w:p w:rsidR="00110C18" w:rsidRPr="00D47EC1" w:rsidRDefault="00110C18" w:rsidP="00063728">
            <w:pPr>
              <w:rPr>
                <w:ins w:id="1135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5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5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59" w:author="KIM, Jason" w:date="2019-04-02T13:39:00Z"/>
                <w:rFonts w:ascii="Calibri" w:eastAsia="Times New Roman" w:hAnsi="Calibri" w:cs="Calibri"/>
                <w:color w:val="000000"/>
                <w:lang w:eastAsia="en-AU"/>
              </w:rPr>
            </w:pPr>
            <w:ins w:id="11360" w:author="KIM, Jason" w:date="2019-04-02T13:39:00Z">
              <w:r w:rsidRPr="00D47EC1">
                <w:rPr>
                  <w:rFonts w:ascii="Calibri" w:eastAsia="Times New Roman" w:hAnsi="Calibri" w:cs="Calibri"/>
                  <w:color w:val="000000"/>
                  <w:lang w:eastAsia="en-AU"/>
                </w:rPr>
                <w:t>DLL7872</w:t>
              </w:r>
            </w:ins>
          </w:p>
        </w:tc>
        <w:tc>
          <w:tcPr>
            <w:tcW w:w="742" w:type="pct"/>
            <w:shd w:val="clear" w:color="auto" w:fill="auto"/>
            <w:noWrap/>
            <w:hideMark/>
          </w:tcPr>
          <w:p w:rsidR="00110C18" w:rsidRPr="00D47EC1" w:rsidRDefault="00110C18" w:rsidP="00063728">
            <w:pPr>
              <w:rPr>
                <w:ins w:id="11361" w:author="KIM, Jason" w:date="2019-04-02T13:39:00Z"/>
                <w:rFonts w:ascii="Calibri" w:eastAsia="Times New Roman" w:hAnsi="Calibri" w:cs="Calibri"/>
                <w:color w:val="000000"/>
                <w:lang w:eastAsia="en-AU"/>
              </w:rPr>
            </w:pPr>
            <w:ins w:id="1136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63" w:author="KIM, Jason" w:date="2019-04-02T13:39:00Z"/>
                <w:rFonts w:ascii="Calibri" w:eastAsia="Times New Roman" w:hAnsi="Calibri" w:cs="Calibri"/>
                <w:color w:val="000000"/>
                <w:lang w:eastAsia="en-AU"/>
              </w:rPr>
            </w:pPr>
            <w:ins w:id="11364" w:author="KIM, Jason" w:date="2019-04-02T13:39:00Z">
              <w:r w:rsidRPr="00D47EC1">
                <w:rPr>
                  <w:rFonts w:ascii="Calibri" w:eastAsia="Times New Roman" w:hAnsi="Calibri" w:cs="Calibri"/>
                  <w:color w:val="000000"/>
                  <w:lang w:eastAsia="en-AU"/>
                </w:rPr>
                <w:t>Chainage 980</w:t>
              </w:r>
            </w:ins>
          </w:p>
        </w:tc>
        <w:tc>
          <w:tcPr>
            <w:tcW w:w="721" w:type="pct"/>
            <w:shd w:val="clear" w:color="auto" w:fill="auto"/>
            <w:noWrap/>
            <w:hideMark/>
          </w:tcPr>
          <w:p w:rsidR="00110C18" w:rsidRPr="00D47EC1" w:rsidRDefault="00110C18" w:rsidP="00063728">
            <w:pPr>
              <w:jc w:val="right"/>
              <w:rPr>
                <w:ins w:id="11365" w:author="KIM, Jason" w:date="2019-04-02T13:39:00Z"/>
                <w:rFonts w:ascii="Calibri" w:eastAsia="Times New Roman" w:hAnsi="Calibri" w:cs="Calibri"/>
                <w:color w:val="000000"/>
                <w:lang w:eastAsia="en-AU"/>
              </w:rPr>
            </w:pPr>
            <w:ins w:id="113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67" w:author="KIM, Jason" w:date="2019-04-02T13:39:00Z"/>
        </w:trPr>
        <w:tc>
          <w:tcPr>
            <w:tcW w:w="716" w:type="pct"/>
            <w:vMerge w:val="restart"/>
            <w:noWrap/>
            <w:hideMark/>
          </w:tcPr>
          <w:p w:rsidR="00110C18" w:rsidRPr="00D47EC1" w:rsidRDefault="00110C18" w:rsidP="00063728">
            <w:pPr>
              <w:rPr>
                <w:ins w:id="11368" w:author="KIM, Jason" w:date="2019-04-02T13:39:00Z"/>
                <w:rFonts w:ascii="Calibri" w:eastAsia="Times New Roman" w:hAnsi="Calibri" w:cs="Calibri"/>
                <w:color w:val="9C0006"/>
                <w:lang w:eastAsia="en-AU"/>
              </w:rPr>
            </w:pPr>
            <w:bookmarkStart w:id="11369" w:name="_Hlk516661225"/>
            <w:ins w:id="11370" w:author="KIM, Jason" w:date="2019-04-02T13:39:00Z">
              <w:r w:rsidRPr="001B5267">
                <w:rPr>
                  <w:rFonts w:ascii="Calibri" w:eastAsia="Times New Roman" w:hAnsi="Calibri" w:cs="Calibri"/>
                  <w:lang w:eastAsia="en-AU"/>
                </w:rPr>
                <w:t>DLL88NK211</w:t>
              </w:r>
            </w:ins>
          </w:p>
        </w:tc>
        <w:tc>
          <w:tcPr>
            <w:tcW w:w="669" w:type="pct"/>
            <w:vMerge w:val="restart"/>
            <w:noWrap/>
            <w:hideMark/>
          </w:tcPr>
          <w:p w:rsidR="00110C18" w:rsidRPr="00D47EC1" w:rsidRDefault="00110C18" w:rsidP="00063728">
            <w:pPr>
              <w:rPr>
                <w:ins w:id="11371" w:author="KIM, Jason" w:date="2019-04-02T13:39:00Z"/>
                <w:rFonts w:ascii="Calibri" w:eastAsia="Times New Roman" w:hAnsi="Calibri" w:cs="Calibri"/>
                <w:color w:val="000000"/>
                <w:lang w:eastAsia="en-AU"/>
              </w:rPr>
            </w:pPr>
            <w:ins w:id="11372" w:author="KIM, Jason" w:date="2019-04-02T13:39:00Z">
              <w:r w:rsidRPr="00D47EC1">
                <w:rPr>
                  <w:rFonts w:ascii="Calibri" w:eastAsia="Times New Roman" w:hAnsi="Calibri" w:cs="Calibri"/>
                  <w:color w:val="000000"/>
                  <w:lang w:eastAsia="en-AU"/>
                </w:rPr>
                <w:t>ELZ10102</w:t>
              </w:r>
            </w:ins>
          </w:p>
        </w:tc>
        <w:tc>
          <w:tcPr>
            <w:tcW w:w="668" w:type="pct"/>
            <w:vMerge w:val="restart"/>
            <w:noWrap/>
            <w:hideMark/>
          </w:tcPr>
          <w:p w:rsidR="00110C18" w:rsidRPr="00D47EC1" w:rsidRDefault="00110C18" w:rsidP="00063728">
            <w:pPr>
              <w:rPr>
                <w:ins w:id="11373" w:author="KIM, Jason" w:date="2019-04-02T13:39:00Z"/>
                <w:rFonts w:ascii="Calibri" w:eastAsia="Times New Roman" w:hAnsi="Calibri" w:cs="Calibri"/>
                <w:color w:val="000000"/>
                <w:lang w:eastAsia="en-AU"/>
              </w:rPr>
            </w:pPr>
            <w:ins w:id="11374"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1375" w:author="KIM, Jason" w:date="2019-04-02T13:39:00Z"/>
                <w:rFonts w:ascii="Calibri" w:eastAsia="Times New Roman" w:hAnsi="Calibri" w:cs="Calibri"/>
                <w:color w:val="000000"/>
                <w:lang w:eastAsia="en-AU"/>
              </w:rPr>
            </w:pPr>
            <w:ins w:id="11376" w:author="KIM, Jason" w:date="2019-04-02T13:39:00Z">
              <w:r w:rsidRPr="00D47EC1">
                <w:rPr>
                  <w:rFonts w:ascii="Calibri" w:eastAsia="Times New Roman" w:hAnsi="Calibri" w:cs="Calibri"/>
                  <w:color w:val="000000"/>
                  <w:lang w:eastAsia="en-AU"/>
                </w:rPr>
                <w:t>DLL7881</w:t>
              </w:r>
            </w:ins>
          </w:p>
        </w:tc>
        <w:tc>
          <w:tcPr>
            <w:tcW w:w="742" w:type="pct"/>
            <w:noWrap/>
            <w:hideMark/>
          </w:tcPr>
          <w:p w:rsidR="00110C18" w:rsidRPr="00D47EC1" w:rsidRDefault="00110C18" w:rsidP="00063728">
            <w:pPr>
              <w:rPr>
                <w:ins w:id="11377" w:author="KIM, Jason" w:date="2019-04-02T13:39:00Z"/>
                <w:rFonts w:ascii="Calibri" w:eastAsia="Times New Roman" w:hAnsi="Calibri" w:cs="Calibri"/>
                <w:color w:val="000000"/>
                <w:lang w:eastAsia="en-AU"/>
              </w:rPr>
            </w:pPr>
            <w:ins w:id="11378"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1379" w:author="KIM, Jason" w:date="2019-04-02T13:39:00Z"/>
                <w:rFonts w:ascii="Calibri" w:eastAsia="Times New Roman" w:hAnsi="Calibri" w:cs="Calibri"/>
                <w:color w:val="000000"/>
                <w:lang w:eastAsia="en-AU"/>
              </w:rPr>
            </w:pPr>
            <w:ins w:id="11380" w:author="KIM, Jason" w:date="2019-04-02T13:39:00Z">
              <w:r w:rsidRPr="00D47EC1">
                <w:rPr>
                  <w:rFonts w:ascii="Calibri" w:eastAsia="Times New Roman" w:hAnsi="Calibri" w:cs="Calibri"/>
                  <w:color w:val="000000"/>
                  <w:lang w:eastAsia="en-AU"/>
                </w:rPr>
                <w:t>Chainage 1085</w:t>
              </w:r>
            </w:ins>
          </w:p>
        </w:tc>
        <w:tc>
          <w:tcPr>
            <w:tcW w:w="721" w:type="pct"/>
            <w:noWrap/>
            <w:hideMark/>
          </w:tcPr>
          <w:p w:rsidR="00110C18" w:rsidRPr="00D47EC1" w:rsidRDefault="00110C18" w:rsidP="00063728">
            <w:pPr>
              <w:jc w:val="right"/>
              <w:rPr>
                <w:ins w:id="11381" w:author="KIM, Jason" w:date="2019-04-02T13:39:00Z"/>
                <w:rFonts w:ascii="Calibri" w:eastAsia="Times New Roman" w:hAnsi="Calibri" w:cs="Calibri"/>
                <w:color w:val="000000"/>
                <w:lang w:eastAsia="en-AU"/>
              </w:rPr>
            </w:pPr>
            <w:ins w:id="113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83" w:author="KIM, Jason" w:date="2019-04-02T13:39:00Z"/>
        </w:trPr>
        <w:tc>
          <w:tcPr>
            <w:tcW w:w="716" w:type="pct"/>
            <w:vMerge/>
            <w:hideMark/>
          </w:tcPr>
          <w:p w:rsidR="00110C18" w:rsidRPr="00D47EC1" w:rsidRDefault="00110C18" w:rsidP="00063728">
            <w:pPr>
              <w:rPr>
                <w:ins w:id="11384"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13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87" w:author="KIM, Jason" w:date="2019-04-02T13:39:00Z"/>
                <w:rFonts w:ascii="Calibri" w:eastAsia="Times New Roman" w:hAnsi="Calibri" w:cs="Calibri"/>
                <w:color w:val="000000"/>
                <w:lang w:eastAsia="en-AU"/>
              </w:rPr>
            </w:pPr>
            <w:ins w:id="11388" w:author="KIM, Jason" w:date="2019-04-02T13:39:00Z">
              <w:r w:rsidRPr="00D47EC1">
                <w:rPr>
                  <w:rFonts w:ascii="Calibri" w:eastAsia="Times New Roman" w:hAnsi="Calibri" w:cs="Calibri"/>
                  <w:color w:val="000000"/>
                  <w:lang w:eastAsia="en-AU"/>
                </w:rPr>
                <w:t>DLL7882</w:t>
              </w:r>
            </w:ins>
          </w:p>
        </w:tc>
        <w:tc>
          <w:tcPr>
            <w:tcW w:w="742" w:type="pct"/>
            <w:shd w:val="clear" w:color="auto" w:fill="auto"/>
            <w:noWrap/>
            <w:hideMark/>
          </w:tcPr>
          <w:p w:rsidR="00110C18" w:rsidRPr="00D47EC1" w:rsidRDefault="00110C18" w:rsidP="00063728">
            <w:pPr>
              <w:rPr>
                <w:ins w:id="11389" w:author="KIM, Jason" w:date="2019-04-02T13:39:00Z"/>
                <w:rFonts w:ascii="Calibri" w:eastAsia="Times New Roman" w:hAnsi="Calibri" w:cs="Calibri"/>
                <w:color w:val="000000"/>
                <w:lang w:eastAsia="en-AU"/>
              </w:rPr>
            </w:pPr>
            <w:ins w:id="1139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91" w:author="KIM, Jason" w:date="2019-04-02T13:39:00Z"/>
                <w:rFonts w:ascii="Calibri" w:eastAsia="Times New Roman" w:hAnsi="Calibri" w:cs="Calibri"/>
                <w:color w:val="000000"/>
                <w:lang w:eastAsia="en-AU"/>
              </w:rPr>
            </w:pPr>
            <w:ins w:id="11392" w:author="KIM, Jason" w:date="2019-04-02T13:39:00Z">
              <w:r w:rsidRPr="00D47EC1">
                <w:rPr>
                  <w:rFonts w:ascii="Calibri" w:eastAsia="Times New Roman" w:hAnsi="Calibri" w:cs="Calibri"/>
                  <w:color w:val="000000"/>
                  <w:lang w:eastAsia="en-AU"/>
                </w:rPr>
                <w:t>Chainage 1092</w:t>
              </w:r>
            </w:ins>
          </w:p>
        </w:tc>
        <w:tc>
          <w:tcPr>
            <w:tcW w:w="721" w:type="pct"/>
            <w:shd w:val="clear" w:color="auto" w:fill="auto"/>
            <w:noWrap/>
            <w:hideMark/>
          </w:tcPr>
          <w:p w:rsidR="00110C18" w:rsidRPr="00D47EC1" w:rsidRDefault="00110C18" w:rsidP="00063728">
            <w:pPr>
              <w:jc w:val="right"/>
              <w:rPr>
                <w:ins w:id="11393" w:author="KIM, Jason" w:date="2019-04-02T13:39:00Z"/>
                <w:rFonts w:ascii="Calibri" w:eastAsia="Times New Roman" w:hAnsi="Calibri" w:cs="Calibri"/>
                <w:color w:val="000000"/>
                <w:lang w:eastAsia="en-AU"/>
              </w:rPr>
            </w:pPr>
            <w:ins w:id="11394" w:author="KIM, Jason" w:date="2019-04-02T13:39:00Z">
              <w:r w:rsidRPr="00D47EC1">
                <w:rPr>
                  <w:rFonts w:ascii="Calibri" w:eastAsia="Times New Roman" w:hAnsi="Calibri" w:cs="Calibri"/>
                  <w:color w:val="000000"/>
                  <w:lang w:eastAsia="en-AU"/>
                </w:rPr>
                <w:t>6/06/2018</w:t>
              </w:r>
            </w:ins>
          </w:p>
        </w:tc>
      </w:tr>
      <w:bookmarkEnd w:id="11369"/>
      <w:tr w:rsidR="00110C18" w:rsidRPr="00D47EC1" w:rsidTr="00063728">
        <w:trPr>
          <w:trHeight w:val="288"/>
          <w:ins w:id="11395" w:author="KIM, Jason" w:date="2019-04-02T13:39:00Z"/>
        </w:trPr>
        <w:tc>
          <w:tcPr>
            <w:tcW w:w="716" w:type="pct"/>
            <w:vMerge w:val="restart"/>
            <w:shd w:val="clear" w:color="auto" w:fill="auto"/>
            <w:noWrap/>
            <w:hideMark/>
          </w:tcPr>
          <w:p w:rsidR="00110C18" w:rsidRPr="00D47EC1" w:rsidRDefault="00110C18" w:rsidP="00063728">
            <w:pPr>
              <w:rPr>
                <w:ins w:id="11396" w:author="KIM, Jason" w:date="2019-04-02T13:39:00Z"/>
                <w:rFonts w:ascii="Calibri" w:eastAsia="Times New Roman" w:hAnsi="Calibri" w:cs="Calibri"/>
                <w:color w:val="000000"/>
                <w:lang w:eastAsia="en-AU"/>
              </w:rPr>
            </w:pPr>
            <w:ins w:id="11397" w:author="KIM, Jason" w:date="2019-04-02T13:39:00Z">
              <w:r w:rsidRPr="00D47EC1">
                <w:rPr>
                  <w:rFonts w:ascii="Calibri" w:eastAsia="Times New Roman" w:hAnsi="Calibri" w:cs="Calibri"/>
                  <w:color w:val="000000"/>
                  <w:lang w:eastAsia="en-AU"/>
                </w:rPr>
                <w:t>DLL14K211</w:t>
              </w:r>
            </w:ins>
          </w:p>
        </w:tc>
        <w:tc>
          <w:tcPr>
            <w:tcW w:w="669" w:type="pct"/>
            <w:vMerge w:val="restart"/>
            <w:shd w:val="clear" w:color="auto" w:fill="auto"/>
            <w:noWrap/>
            <w:hideMark/>
          </w:tcPr>
          <w:p w:rsidR="00110C18" w:rsidRPr="00D47EC1" w:rsidRDefault="00110C18" w:rsidP="00063728">
            <w:pPr>
              <w:rPr>
                <w:ins w:id="11398" w:author="KIM, Jason" w:date="2019-04-02T13:39:00Z"/>
                <w:rFonts w:ascii="Calibri" w:eastAsia="Times New Roman" w:hAnsi="Calibri" w:cs="Calibri"/>
                <w:color w:val="000000"/>
                <w:lang w:eastAsia="en-AU"/>
              </w:rPr>
            </w:pPr>
            <w:ins w:id="11399" w:author="KIM, Jason" w:date="2019-04-02T13:39:00Z">
              <w:r w:rsidRPr="00D47EC1">
                <w:rPr>
                  <w:rFonts w:ascii="Calibri" w:eastAsia="Times New Roman" w:hAnsi="Calibri" w:cs="Calibri"/>
                  <w:color w:val="000000"/>
                  <w:lang w:eastAsia="en-AU"/>
                </w:rPr>
                <w:t>ELZ10114</w:t>
              </w:r>
            </w:ins>
          </w:p>
        </w:tc>
        <w:tc>
          <w:tcPr>
            <w:tcW w:w="668" w:type="pct"/>
            <w:vMerge w:val="restart"/>
            <w:shd w:val="clear" w:color="auto" w:fill="auto"/>
            <w:noWrap/>
            <w:hideMark/>
          </w:tcPr>
          <w:p w:rsidR="00110C18" w:rsidRPr="00D47EC1" w:rsidRDefault="00110C18" w:rsidP="00063728">
            <w:pPr>
              <w:rPr>
                <w:ins w:id="11400" w:author="KIM, Jason" w:date="2019-04-02T13:39:00Z"/>
                <w:rFonts w:ascii="Calibri" w:eastAsia="Times New Roman" w:hAnsi="Calibri" w:cs="Calibri"/>
                <w:color w:val="000000"/>
                <w:lang w:eastAsia="en-AU"/>
              </w:rPr>
            </w:pPr>
            <w:ins w:id="11401"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402" w:author="KIM, Jason" w:date="2019-04-02T13:39:00Z"/>
                <w:rFonts w:ascii="Calibri" w:eastAsia="Times New Roman" w:hAnsi="Calibri" w:cs="Calibri"/>
                <w:color w:val="000000"/>
                <w:lang w:eastAsia="en-AU"/>
              </w:rPr>
            </w:pPr>
            <w:ins w:id="11403" w:author="KIM, Jason" w:date="2019-04-02T13:39:00Z">
              <w:r w:rsidRPr="00D47EC1">
                <w:rPr>
                  <w:rFonts w:ascii="Calibri" w:eastAsia="Times New Roman" w:hAnsi="Calibri" w:cs="Calibri"/>
                  <w:color w:val="000000"/>
                  <w:lang w:eastAsia="en-AU"/>
                </w:rPr>
                <w:t>DLL1141</w:t>
              </w:r>
            </w:ins>
          </w:p>
        </w:tc>
        <w:tc>
          <w:tcPr>
            <w:tcW w:w="742" w:type="pct"/>
            <w:shd w:val="clear" w:color="auto" w:fill="auto"/>
            <w:noWrap/>
            <w:hideMark/>
          </w:tcPr>
          <w:p w:rsidR="00110C18" w:rsidRPr="00D47EC1" w:rsidRDefault="00110C18" w:rsidP="00063728">
            <w:pPr>
              <w:rPr>
                <w:ins w:id="11404" w:author="KIM, Jason" w:date="2019-04-02T13:39:00Z"/>
                <w:rFonts w:ascii="Calibri" w:eastAsia="Times New Roman" w:hAnsi="Calibri" w:cs="Calibri"/>
                <w:color w:val="000000"/>
                <w:lang w:eastAsia="en-AU"/>
              </w:rPr>
            </w:pPr>
            <w:ins w:id="1140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06" w:author="KIM, Jason" w:date="2019-04-02T13:39:00Z"/>
                <w:rFonts w:ascii="Calibri" w:eastAsia="Times New Roman" w:hAnsi="Calibri" w:cs="Calibri"/>
                <w:color w:val="000000"/>
                <w:lang w:eastAsia="en-AU"/>
              </w:rPr>
            </w:pPr>
            <w:ins w:id="11407" w:author="KIM, Jason" w:date="2019-04-02T13:39:00Z">
              <w:r w:rsidRPr="00D47EC1">
                <w:rPr>
                  <w:rFonts w:ascii="Calibri" w:eastAsia="Times New Roman" w:hAnsi="Calibri" w:cs="Calibri"/>
                  <w:color w:val="000000"/>
                  <w:lang w:eastAsia="en-AU"/>
                </w:rPr>
                <w:t>Chainage 2493</w:t>
              </w:r>
            </w:ins>
          </w:p>
        </w:tc>
        <w:tc>
          <w:tcPr>
            <w:tcW w:w="721" w:type="pct"/>
            <w:shd w:val="clear" w:color="auto" w:fill="auto"/>
            <w:noWrap/>
            <w:hideMark/>
          </w:tcPr>
          <w:p w:rsidR="00110C18" w:rsidRPr="00D47EC1" w:rsidRDefault="00110C18" w:rsidP="00063728">
            <w:pPr>
              <w:jc w:val="right"/>
              <w:rPr>
                <w:ins w:id="11408" w:author="KIM, Jason" w:date="2019-04-02T13:39:00Z"/>
                <w:rFonts w:ascii="Calibri" w:eastAsia="Times New Roman" w:hAnsi="Calibri" w:cs="Calibri"/>
                <w:color w:val="000000"/>
                <w:lang w:eastAsia="en-AU"/>
              </w:rPr>
            </w:pPr>
            <w:ins w:id="114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10" w:author="KIM, Jason" w:date="2019-04-02T13:39:00Z"/>
        </w:trPr>
        <w:tc>
          <w:tcPr>
            <w:tcW w:w="716" w:type="pct"/>
            <w:vMerge/>
            <w:hideMark/>
          </w:tcPr>
          <w:p w:rsidR="00110C18" w:rsidRPr="00D47EC1" w:rsidRDefault="00110C18" w:rsidP="00063728">
            <w:pPr>
              <w:rPr>
                <w:ins w:id="114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14" w:author="KIM, Jason" w:date="2019-04-02T13:39:00Z"/>
                <w:rFonts w:ascii="Calibri" w:eastAsia="Times New Roman" w:hAnsi="Calibri" w:cs="Calibri"/>
                <w:color w:val="000000"/>
                <w:lang w:eastAsia="en-AU"/>
              </w:rPr>
            </w:pPr>
            <w:ins w:id="11415" w:author="KIM, Jason" w:date="2019-04-02T13:39:00Z">
              <w:r w:rsidRPr="00D47EC1">
                <w:rPr>
                  <w:rFonts w:ascii="Calibri" w:eastAsia="Times New Roman" w:hAnsi="Calibri" w:cs="Calibri"/>
                  <w:color w:val="000000"/>
                  <w:lang w:eastAsia="en-AU"/>
                </w:rPr>
                <w:t>DLL1142</w:t>
              </w:r>
            </w:ins>
          </w:p>
        </w:tc>
        <w:tc>
          <w:tcPr>
            <w:tcW w:w="742" w:type="pct"/>
            <w:shd w:val="clear" w:color="auto" w:fill="auto"/>
            <w:noWrap/>
            <w:hideMark/>
          </w:tcPr>
          <w:p w:rsidR="00110C18" w:rsidRPr="00D47EC1" w:rsidRDefault="00110C18" w:rsidP="00063728">
            <w:pPr>
              <w:rPr>
                <w:ins w:id="11416" w:author="KIM, Jason" w:date="2019-04-02T13:39:00Z"/>
                <w:rFonts w:ascii="Calibri" w:eastAsia="Times New Roman" w:hAnsi="Calibri" w:cs="Calibri"/>
                <w:color w:val="000000"/>
                <w:lang w:eastAsia="en-AU"/>
              </w:rPr>
            </w:pPr>
            <w:ins w:id="1141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18" w:author="KIM, Jason" w:date="2019-04-02T13:39:00Z"/>
                <w:rFonts w:ascii="Calibri" w:eastAsia="Times New Roman" w:hAnsi="Calibri" w:cs="Calibri"/>
                <w:color w:val="000000"/>
                <w:lang w:eastAsia="en-AU"/>
              </w:rPr>
            </w:pPr>
            <w:ins w:id="11419" w:author="KIM, Jason" w:date="2019-04-02T13:39:00Z">
              <w:r w:rsidRPr="00D47EC1">
                <w:rPr>
                  <w:rFonts w:ascii="Calibri" w:eastAsia="Times New Roman" w:hAnsi="Calibri" w:cs="Calibri"/>
                  <w:color w:val="000000"/>
                  <w:lang w:eastAsia="en-AU"/>
                </w:rPr>
                <w:t>Chainage 2497</w:t>
              </w:r>
            </w:ins>
          </w:p>
        </w:tc>
        <w:tc>
          <w:tcPr>
            <w:tcW w:w="721" w:type="pct"/>
            <w:shd w:val="clear" w:color="auto" w:fill="auto"/>
            <w:noWrap/>
            <w:hideMark/>
          </w:tcPr>
          <w:p w:rsidR="00110C18" w:rsidRPr="00D47EC1" w:rsidRDefault="00110C18" w:rsidP="00063728">
            <w:pPr>
              <w:jc w:val="right"/>
              <w:rPr>
                <w:ins w:id="11420" w:author="KIM, Jason" w:date="2019-04-02T13:39:00Z"/>
                <w:rFonts w:ascii="Calibri" w:eastAsia="Times New Roman" w:hAnsi="Calibri" w:cs="Calibri"/>
                <w:color w:val="000000"/>
                <w:lang w:eastAsia="en-AU"/>
              </w:rPr>
            </w:pPr>
            <w:ins w:id="114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22" w:author="KIM, Jason" w:date="2019-04-02T13:39:00Z"/>
        </w:trPr>
        <w:tc>
          <w:tcPr>
            <w:tcW w:w="716" w:type="pct"/>
            <w:vMerge/>
            <w:hideMark/>
          </w:tcPr>
          <w:p w:rsidR="00110C18" w:rsidRPr="00D47EC1" w:rsidRDefault="00110C18" w:rsidP="00063728">
            <w:pPr>
              <w:rPr>
                <w:ins w:id="1142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2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2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26" w:author="KIM, Jason" w:date="2019-04-02T13:39:00Z"/>
                <w:rFonts w:ascii="Calibri" w:eastAsia="Times New Roman" w:hAnsi="Calibri" w:cs="Calibri"/>
                <w:color w:val="000000"/>
                <w:lang w:eastAsia="en-AU"/>
              </w:rPr>
            </w:pPr>
            <w:ins w:id="11427" w:author="KIM, Jason" w:date="2019-04-02T13:39:00Z">
              <w:r w:rsidRPr="00D47EC1">
                <w:rPr>
                  <w:rFonts w:ascii="Calibri" w:eastAsia="Times New Roman" w:hAnsi="Calibri" w:cs="Calibri"/>
                  <w:color w:val="000000"/>
                  <w:lang w:eastAsia="en-AU"/>
                </w:rPr>
                <w:t>DLL1151</w:t>
              </w:r>
            </w:ins>
          </w:p>
        </w:tc>
        <w:tc>
          <w:tcPr>
            <w:tcW w:w="742" w:type="pct"/>
            <w:shd w:val="clear" w:color="auto" w:fill="auto"/>
            <w:noWrap/>
            <w:hideMark/>
          </w:tcPr>
          <w:p w:rsidR="00110C18" w:rsidRPr="00D47EC1" w:rsidRDefault="00110C18" w:rsidP="00063728">
            <w:pPr>
              <w:rPr>
                <w:ins w:id="11428" w:author="KIM, Jason" w:date="2019-04-02T13:39:00Z"/>
                <w:rFonts w:ascii="Calibri" w:eastAsia="Times New Roman" w:hAnsi="Calibri" w:cs="Calibri"/>
                <w:color w:val="000000"/>
                <w:lang w:eastAsia="en-AU"/>
              </w:rPr>
            </w:pPr>
            <w:ins w:id="1142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30" w:author="KIM, Jason" w:date="2019-04-02T13:39:00Z"/>
                <w:rFonts w:ascii="Calibri" w:eastAsia="Times New Roman" w:hAnsi="Calibri" w:cs="Calibri"/>
                <w:color w:val="000000"/>
                <w:lang w:eastAsia="en-AU"/>
              </w:rPr>
            </w:pPr>
            <w:ins w:id="11431" w:author="KIM, Jason" w:date="2019-04-02T13:39:00Z">
              <w:r w:rsidRPr="00D47EC1">
                <w:rPr>
                  <w:rFonts w:ascii="Calibri" w:eastAsia="Times New Roman" w:hAnsi="Calibri" w:cs="Calibri"/>
                  <w:color w:val="000000"/>
                  <w:lang w:eastAsia="en-AU"/>
                </w:rPr>
                <w:t>Chainage 2613</w:t>
              </w:r>
            </w:ins>
          </w:p>
        </w:tc>
        <w:tc>
          <w:tcPr>
            <w:tcW w:w="721" w:type="pct"/>
            <w:shd w:val="clear" w:color="auto" w:fill="auto"/>
            <w:noWrap/>
            <w:hideMark/>
          </w:tcPr>
          <w:p w:rsidR="00110C18" w:rsidRPr="00D47EC1" w:rsidRDefault="00110C18" w:rsidP="00063728">
            <w:pPr>
              <w:jc w:val="right"/>
              <w:rPr>
                <w:ins w:id="11432" w:author="KIM, Jason" w:date="2019-04-02T13:39:00Z"/>
                <w:rFonts w:ascii="Calibri" w:eastAsia="Times New Roman" w:hAnsi="Calibri" w:cs="Calibri"/>
                <w:color w:val="000000"/>
                <w:lang w:eastAsia="en-AU"/>
              </w:rPr>
            </w:pPr>
            <w:ins w:id="114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34" w:author="KIM, Jason" w:date="2019-04-02T13:39:00Z"/>
        </w:trPr>
        <w:tc>
          <w:tcPr>
            <w:tcW w:w="716" w:type="pct"/>
            <w:vMerge/>
            <w:hideMark/>
          </w:tcPr>
          <w:p w:rsidR="00110C18" w:rsidRPr="00D47EC1" w:rsidRDefault="00110C18" w:rsidP="00063728">
            <w:pPr>
              <w:rPr>
                <w:ins w:id="114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38" w:author="KIM, Jason" w:date="2019-04-02T13:39:00Z"/>
                <w:rFonts w:ascii="Calibri" w:eastAsia="Times New Roman" w:hAnsi="Calibri" w:cs="Calibri"/>
                <w:color w:val="000000"/>
                <w:lang w:eastAsia="en-AU"/>
              </w:rPr>
            </w:pPr>
            <w:ins w:id="11439" w:author="KIM, Jason" w:date="2019-04-02T13:39:00Z">
              <w:r w:rsidRPr="00D47EC1">
                <w:rPr>
                  <w:rFonts w:ascii="Calibri" w:eastAsia="Times New Roman" w:hAnsi="Calibri" w:cs="Calibri"/>
                  <w:color w:val="000000"/>
                  <w:lang w:eastAsia="en-AU"/>
                </w:rPr>
                <w:t>DLL1152</w:t>
              </w:r>
            </w:ins>
          </w:p>
        </w:tc>
        <w:tc>
          <w:tcPr>
            <w:tcW w:w="742" w:type="pct"/>
            <w:shd w:val="clear" w:color="auto" w:fill="auto"/>
            <w:noWrap/>
            <w:hideMark/>
          </w:tcPr>
          <w:p w:rsidR="00110C18" w:rsidRPr="00D47EC1" w:rsidRDefault="00110C18" w:rsidP="00063728">
            <w:pPr>
              <w:rPr>
                <w:ins w:id="11440" w:author="KIM, Jason" w:date="2019-04-02T13:39:00Z"/>
                <w:rFonts w:ascii="Calibri" w:eastAsia="Times New Roman" w:hAnsi="Calibri" w:cs="Calibri"/>
                <w:color w:val="000000"/>
                <w:lang w:eastAsia="en-AU"/>
              </w:rPr>
            </w:pPr>
            <w:ins w:id="1144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42" w:author="KIM, Jason" w:date="2019-04-02T13:39:00Z"/>
                <w:rFonts w:ascii="Calibri" w:eastAsia="Times New Roman" w:hAnsi="Calibri" w:cs="Calibri"/>
                <w:color w:val="000000"/>
                <w:lang w:eastAsia="en-AU"/>
              </w:rPr>
            </w:pPr>
            <w:ins w:id="11443" w:author="KIM, Jason" w:date="2019-04-02T13:39:00Z">
              <w:r w:rsidRPr="00D47EC1">
                <w:rPr>
                  <w:rFonts w:ascii="Calibri" w:eastAsia="Times New Roman" w:hAnsi="Calibri" w:cs="Calibri"/>
                  <w:color w:val="000000"/>
                  <w:lang w:eastAsia="en-AU"/>
                </w:rPr>
                <w:t>Chainage 2617</w:t>
              </w:r>
            </w:ins>
          </w:p>
        </w:tc>
        <w:tc>
          <w:tcPr>
            <w:tcW w:w="721" w:type="pct"/>
            <w:shd w:val="clear" w:color="auto" w:fill="auto"/>
            <w:noWrap/>
            <w:hideMark/>
          </w:tcPr>
          <w:p w:rsidR="00110C18" w:rsidRPr="00D47EC1" w:rsidRDefault="00110C18" w:rsidP="00063728">
            <w:pPr>
              <w:jc w:val="right"/>
              <w:rPr>
                <w:ins w:id="11444" w:author="KIM, Jason" w:date="2019-04-02T13:39:00Z"/>
                <w:rFonts w:ascii="Calibri" w:eastAsia="Times New Roman" w:hAnsi="Calibri" w:cs="Calibri"/>
                <w:color w:val="000000"/>
                <w:lang w:eastAsia="en-AU"/>
              </w:rPr>
            </w:pPr>
            <w:ins w:id="114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46" w:author="KIM, Jason" w:date="2019-04-02T13:39:00Z"/>
        </w:trPr>
        <w:tc>
          <w:tcPr>
            <w:tcW w:w="716" w:type="pct"/>
            <w:vMerge w:val="restart"/>
            <w:shd w:val="clear" w:color="auto" w:fill="auto"/>
            <w:noWrap/>
            <w:hideMark/>
          </w:tcPr>
          <w:p w:rsidR="00110C18" w:rsidRPr="00D47EC1" w:rsidRDefault="00110C18" w:rsidP="00063728">
            <w:pPr>
              <w:rPr>
                <w:ins w:id="11447" w:author="KIM, Jason" w:date="2019-04-02T13:39:00Z"/>
                <w:rFonts w:ascii="Calibri" w:eastAsia="Times New Roman" w:hAnsi="Calibri" w:cs="Calibri"/>
                <w:color w:val="000000"/>
                <w:lang w:eastAsia="en-AU"/>
              </w:rPr>
            </w:pPr>
            <w:ins w:id="11448" w:author="KIM, Jason" w:date="2019-04-02T13:39:00Z">
              <w:r w:rsidRPr="00D47EC1">
                <w:rPr>
                  <w:rFonts w:ascii="Calibri" w:eastAsia="Times New Roman" w:hAnsi="Calibri" w:cs="Calibri"/>
                  <w:color w:val="000000"/>
                  <w:lang w:eastAsia="en-AU"/>
                </w:rPr>
                <w:t>DLL16K211</w:t>
              </w:r>
            </w:ins>
          </w:p>
        </w:tc>
        <w:tc>
          <w:tcPr>
            <w:tcW w:w="669" w:type="pct"/>
            <w:vMerge w:val="restart"/>
            <w:shd w:val="clear" w:color="auto" w:fill="auto"/>
            <w:noWrap/>
            <w:hideMark/>
          </w:tcPr>
          <w:p w:rsidR="00110C18" w:rsidRPr="00D47EC1" w:rsidRDefault="00110C18" w:rsidP="00063728">
            <w:pPr>
              <w:rPr>
                <w:ins w:id="11449" w:author="KIM, Jason" w:date="2019-04-02T13:39:00Z"/>
                <w:rFonts w:ascii="Calibri" w:eastAsia="Times New Roman" w:hAnsi="Calibri" w:cs="Calibri"/>
                <w:color w:val="000000"/>
                <w:lang w:eastAsia="en-AU"/>
              </w:rPr>
            </w:pPr>
            <w:ins w:id="11450" w:author="KIM, Jason" w:date="2019-04-02T13:39:00Z">
              <w:r w:rsidRPr="00D47EC1">
                <w:rPr>
                  <w:rFonts w:ascii="Calibri" w:eastAsia="Times New Roman" w:hAnsi="Calibri" w:cs="Calibri"/>
                  <w:color w:val="000000"/>
                  <w:lang w:eastAsia="en-AU"/>
                </w:rPr>
                <w:t>ELZ10122</w:t>
              </w:r>
            </w:ins>
          </w:p>
        </w:tc>
        <w:tc>
          <w:tcPr>
            <w:tcW w:w="668" w:type="pct"/>
            <w:vMerge w:val="restart"/>
            <w:shd w:val="clear" w:color="auto" w:fill="auto"/>
            <w:noWrap/>
            <w:hideMark/>
          </w:tcPr>
          <w:p w:rsidR="00110C18" w:rsidRPr="00D47EC1" w:rsidRDefault="00110C18" w:rsidP="00063728">
            <w:pPr>
              <w:rPr>
                <w:ins w:id="11451" w:author="KIM, Jason" w:date="2019-04-02T13:39:00Z"/>
                <w:rFonts w:ascii="Calibri" w:eastAsia="Times New Roman" w:hAnsi="Calibri" w:cs="Calibri"/>
                <w:color w:val="000000"/>
                <w:lang w:eastAsia="en-AU"/>
              </w:rPr>
            </w:pPr>
            <w:ins w:id="11452"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1453" w:author="KIM, Jason" w:date="2019-04-02T13:39:00Z"/>
                <w:rFonts w:ascii="Calibri" w:eastAsia="Times New Roman" w:hAnsi="Calibri" w:cs="Calibri"/>
                <w:color w:val="000000"/>
                <w:lang w:eastAsia="en-AU"/>
              </w:rPr>
            </w:pPr>
            <w:ins w:id="11454" w:author="KIM, Jason" w:date="2019-04-02T13:39:00Z">
              <w:r w:rsidRPr="00D47EC1">
                <w:rPr>
                  <w:rFonts w:ascii="Calibri" w:eastAsia="Times New Roman" w:hAnsi="Calibri" w:cs="Calibri"/>
                  <w:color w:val="000000"/>
                  <w:lang w:eastAsia="en-AU"/>
                </w:rPr>
                <w:t>DLL1161</w:t>
              </w:r>
            </w:ins>
          </w:p>
        </w:tc>
        <w:tc>
          <w:tcPr>
            <w:tcW w:w="742" w:type="pct"/>
            <w:shd w:val="clear" w:color="auto" w:fill="auto"/>
            <w:noWrap/>
            <w:hideMark/>
          </w:tcPr>
          <w:p w:rsidR="00110C18" w:rsidRPr="00D47EC1" w:rsidRDefault="00110C18" w:rsidP="00063728">
            <w:pPr>
              <w:rPr>
                <w:ins w:id="11455" w:author="KIM, Jason" w:date="2019-04-02T13:39:00Z"/>
                <w:rFonts w:ascii="Calibri" w:eastAsia="Times New Roman" w:hAnsi="Calibri" w:cs="Calibri"/>
                <w:color w:val="000000"/>
                <w:lang w:eastAsia="en-AU"/>
              </w:rPr>
            </w:pPr>
            <w:ins w:id="1145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57" w:author="KIM, Jason" w:date="2019-04-02T13:39:00Z"/>
                <w:rFonts w:ascii="Calibri" w:eastAsia="Times New Roman" w:hAnsi="Calibri" w:cs="Calibri"/>
                <w:color w:val="000000"/>
                <w:lang w:eastAsia="en-AU"/>
              </w:rPr>
            </w:pPr>
            <w:ins w:id="11458" w:author="KIM, Jason" w:date="2019-04-02T13:39:00Z">
              <w:r w:rsidRPr="00D47EC1">
                <w:rPr>
                  <w:rFonts w:ascii="Calibri" w:eastAsia="Times New Roman" w:hAnsi="Calibri" w:cs="Calibri"/>
                  <w:color w:val="000000"/>
                  <w:lang w:eastAsia="en-AU"/>
                </w:rPr>
                <w:t>Chainage 2733</w:t>
              </w:r>
            </w:ins>
          </w:p>
        </w:tc>
        <w:tc>
          <w:tcPr>
            <w:tcW w:w="721" w:type="pct"/>
            <w:shd w:val="clear" w:color="auto" w:fill="auto"/>
            <w:noWrap/>
            <w:hideMark/>
          </w:tcPr>
          <w:p w:rsidR="00110C18" w:rsidRPr="00D47EC1" w:rsidRDefault="00110C18" w:rsidP="00063728">
            <w:pPr>
              <w:jc w:val="right"/>
              <w:rPr>
                <w:ins w:id="11459" w:author="KIM, Jason" w:date="2019-04-02T13:39:00Z"/>
                <w:rFonts w:ascii="Calibri" w:eastAsia="Times New Roman" w:hAnsi="Calibri" w:cs="Calibri"/>
                <w:color w:val="000000"/>
                <w:lang w:eastAsia="en-AU"/>
              </w:rPr>
            </w:pPr>
            <w:ins w:id="114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61" w:author="KIM, Jason" w:date="2019-04-02T13:39:00Z"/>
        </w:trPr>
        <w:tc>
          <w:tcPr>
            <w:tcW w:w="716" w:type="pct"/>
            <w:vMerge/>
            <w:hideMark/>
          </w:tcPr>
          <w:p w:rsidR="00110C18" w:rsidRPr="00D47EC1" w:rsidRDefault="00110C18" w:rsidP="00063728">
            <w:pPr>
              <w:rPr>
                <w:ins w:id="1146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6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6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65" w:author="KIM, Jason" w:date="2019-04-02T13:39:00Z"/>
                <w:rFonts w:ascii="Calibri" w:eastAsia="Times New Roman" w:hAnsi="Calibri" w:cs="Calibri"/>
                <w:color w:val="000000"/>
                <w:lang w:eastAsia="en-AU"/>
              </w:rPr>
            </w:pPr>
            <w:ins w:id="11466" w:author="KIM, Jason" w:date="2019-04-02T13:39:00Z">
              <w:r w:rsidRPr="00D47EC1">
                <w:rPr>
                  <w:rFonts w:ascii="Calibri" w:eastAsia="Times New Roman" w:hAnsi="Calibri" w:cs="Calibri"/>
                  <w:color w:val="000000"/>
                  <w:lang w:eastAsia="en-AU"/>
                </w:rPr>
                <w:t>DLL1162</w:t>
              </w:r>
            </w:ins>
          </w:p>
        </w:tc>
        <w:tc>
          <w:tcPr>
            <w:tcW w:w="742" w:type="pct"/>
            <w:shd w:val="clear" w:color="auto" w:fill="auto"/>
            <w:noWrap/>
            <w:hideMark/>
          </w:tcPr>
          <w:p w:rsidR="00110C18" w:rsidRPr="00D47EC1" w:rsidRDefault="00110C18" w:rsidP="00063728">
            <w:pPr>
              <w:rPr>
                <w:ins w:id="11467" w:author="KIM, Jason" w:date="2019-04-02T13:39:00Z"/>
                <w:rFonts w:ascii="Calibri" w:eastAsia="Times New Roman" w:hAnsi="Calibri" w:cs="Calibri"/>
                <w:color w:val="000000"/>
                <w:lang w:eastAsia="en-AU"/>
              </w:rPr>
            </w:pPr>
            <w:ins w:id="1146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69" w:author="KIM, Jason" w:date="2019-04-02T13:39:00Z"/>
                <w:rFonts w:ascii="Calibri" w:eastAsia="Times New Roman" w:hAnsi="Calibri" w:cs="Calibri"/>
                <w:color w:val="000000"/>
                <w:lang w:eastAsia="en-AU"/>
              </w:rPr>
            </w:pPr>
            <w:ins w:id="11470" w:author="KIM, Jason" w:date="2019-04-02T13:39:00Z">
              <w:r w:rsidRPr="00D47EC1">
                <w:rPr>
                  <w:rFonts w:ascii="Calibri" w:eastAsia="Times New Roman" w:hAnsi="Calibri" w:cs="Calibri"/>
                  <w:color w:val="000000"/>
                  <w:lang w:eastAsia="en-AU"/>
                </w:rPr>
                <w:t>Chainage 2738</w:t>
              </w:r>
            </w:ins>
          </w:p>
        </w:tc>
        <w:tc>
          <w:tcPr>
            <w:tcW w:w="721" w:type="pct"/>
            <w:shd w:val="clear" w:color="auto" w:fill="auto"/>
            <w:noWrap/>
            <w:hideMark/>
          </w:tcPr>
          <w:p w:rsidR="00110C18" w:rsidRPr="00D47EC1" w:rsidRDefault="00110C18" w:rsidP="00063728">
            <w:pPr>
              <w:jc w:val="right"/>
              <w:rPr>
                <w:ins w:id="11471" w:author="KIM, Jason" w:date="2019-04-02T13:39:00Z"/>
                <w:rFonts w:ascii="Calibri" w:eastAsia="Times New Roman" w:hAnsi="Calibri" w:cs="Calibri"/>
                <w:color w:val="000000"/>
                <w:lang w:eastAsia="en-AU"/>
              </w:rPr>
            </w:pPr>
            <w:ins w:id="114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73" w:author="KIM, Jason" w:date="2019-04-02T13:39:00Z"/>
        </w:trPr>
        <w:tc>
          <w:tcPr>
            <w:tcW w:w="716" w:type="pct"/>
            <w:vMerge/>
            <w:hideMark/>
          </w:tcPr>
          <w:p w:rsidR="00110C18" w:rsidRPr="00D47EC1" w:rsidRDefault="00110C18" w:rsidP="00063728">
            <w:pPr>
              <w:rPr>
                <w:ins w:id="114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77" w:author="KIM, Jason" w:date="2019-04-02T13:39:00Z"/>
                <w:rFonts w:ascii="Calibri" w:eastAsia="Times New Roman" w:hAnsi="Calibri" w:cs="Calibri"/>
                <w:color w:val="000000"/>
                <w:lang w:eastAsia="en-AU"/>
              </w:rPr>
            </w:pPr>
            <w:ins w:id="11478" w:author="KIM, Jason" w:date="2019-04-02T13:39:00Z">
              <w:r w:rsidRPr="00D47EC1">
                <w:rPr>
                  <w:rFonts w:ascii="Calibri" w:eastAsia="Times New Roman" w:hAnsi="Calibri" w:cs="Calibri"/>
                  <w:color w:val="000000"/>
                  <w:lang w:eastAsia="en-AU"/>
                </w:rPr>
                <w:t>DLL1171</w:t>
              </w:r>
            </w:ins>
          </w:p>
        </w:tc>
        <w:tc>
          <w:tcPr>
            <w:tcW w:w="742" w:type="pct"/>
            <w:shd w:val="clear" w:color="auto" w:fill="auto"/>
            <w:noWrap/>
            <w:hideMark/>
          </w:tcPr>
          <w:p w:rsidR="00110C18" w:rsidRPr="00D47EC1" w:rsidRDefault="00110C18" w:rsidP="00063728">
            <w:pPr>
              <w:rPr>
                <w:ins w:id="11479" w:author="KIM, Jason" w:date="2019-04-02T13:39:00Z"/>
                <w:rFonts w:ascii="Calibri" w:eastAsia="Times New Roman" w:hAnsi="Calibri" w:cs="Calibri"/>
                <w:color w:val="000000"/>
                <w:lang w:eastAsia="en-AU"/>
              </w:rPr>
            </w:pPr>
            <w:ins w:id="1148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81" w:author="KIM, Jason" w:date="2019-04-02T13:39:00Z"/>
                <w:rFonts w:ascii="Calibri" w:eastAsia="Times New Roman" w:hAnsi="Calibri" w:cs="Calibri"/>
                <w:color w:val="000000"/>
                <w:lang w:eastAsia="en-AU"/>
              </w:rPr>
            </w:pPr>
            <w:ins w:id="11482" w:author="KIM, Jason" w:date="2019-04-02T13:39:00Z">
              <w:r w:rsidRPr="00D47EC1">
                <w:rPr>
                  <w:rFonts w:ascii="Calibri" w:eastAsia="Times New Roman" w:hAnsi="Calibri" w:cs="Calibri"/>
                  <w:color w:val="000000"/>
                  <w:lang w:eastAsia="en-AU"/>
                </w:rPr>
                <w:t>Chainage 2853</w:t>
              </w:r>
            </w:ins>
          </w:p>
        </w:tc>
        <w:tc>
          <w:tcPr>
            <w:tcW w:w="721" w:type="pct"/>
            <w:shd w:val="clear" w:color="auto" w:fill="auto"/>
            <w:noWrap/>
            <w:hideMark/>
          </w:tcPr>
          <w:p w:rsidR="00110C18" w:rsidRPr="00D47EC1" w:rsidRDefault="00110C18" w:rsidP="00063728">
            <w:pPr>
              <w:jc w:val="right"/>
              <w:rPr>
                <w:ins w:id="11483" w:author="KIM, Jason" w:date="2019-04-02T13:39:00Z"/>
                <w:rFonts w:ascii="Calibri" w:eastAsia="Times New Roman" w:hAnsi="Calibri" w:cs="Calibri"/>
                <w:color w:val="000000"/>
                <w:lang w:eastAsia="en-AU"/>
              </w:rPr>
            </w:pPr>
            <w:ins w:id="114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85" w:author="KIM, Jason" w:date="2019-04-02T13:39:00Z"/>
        </w:trPr>
        <w:tc>
          <w:tcPr>
            <w:tcW w:w="716" w:type="pct"/>
            <w:vMerge/>
            <w:hideMark/>
          </w:tcPr>
          <w:p w:rsidR="00110C18" w:rsidRPr="00D47EC1" w:rsidRDefault="00110C18" w:rsidP="00063728">
            <w:pPr>
              <w:rPr>
                <w:ins w:id="114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89" w:author="KIM, Jason" w:date="2019-04-02T13:39:00Z"/>
                <w:rFonts w:ascii="Calibri" w:eastAsia="Times New Roman" w:hAnsi="Calibri" w:cs="Calibri"/>
                <w:color w:val="000000"/>
                <w:lang w:eastAsia="en-AU"/>
              </w:rPr>
            </w:pPr>
            <w:ins w:id="11490" w:author="KIM, Jason" w:date="2019-04-02T13:39:00Z">
              <w:r w:rsidRPr="00D47EC1">
                <w:rPr>
                  <w:rFonts w:ascii="Calibri" w:eastAsia="Times New Roman" w:hAnsi="Calibri" w:cs="Calibri"/>
                  <w:color w:val="000000"/>
                  <w:lang w:eastAsia="en-AU"/>
                </w:rPr>
                <w:t>DLL1172</w:t>
              </w:r>
            </w:ins>
          </w:p>
        </w:tc>
        <w:tc>
          <w:tcPr>
            <w:tcW w:w="742" w:type="pct"/>
            <w:shd w:val="clear" w:color="auto" w:fill="auto"/>
            <w:noWrap/>
            <w:hideMark/>
          </w:tcPr>
          <w:p w:rsidR="00110C18" w:rsidRPr="00D47EC1" w:rsidRDefault="00110C18" w:rsidP="00063728">
            <w:pPr>
              <w:rPr>
                <w:ins w:id="11491" w:author="KIM, Jason" w:date="2019-04-02T13:39:00Z"/>
                <w:rFonts w:ascii="Calibri" w:eastAsia="Times New Roman" w:hAnsi="Calibri" w:cs="Calibri"/>
                <w:color w:val="000000"/>
                <w:lang w:eastAsia="en-AU"/>
              </w:rPr>
            </w:pPr>
            <w:ins w:id="1149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93" w:author="KIM, Jason" w:date="2019-04-02T13:39:00Z"/>
                <w:rFonts w:ascii="Calibri" w:eastAsia="Times New Roman" w:hAnsi="Calibri" w:cs="Calibri"/>
                <w:color w:val="000000"/>
                <w:lang w:eastAsia="en-AU"/>
              </w:rPr>
            </w:pPr>
            <w:ins w:id="11494" w:author="KIM, Jason" w:date="2019-04-02T13:39:00Z">
              <w:r w:rsidRPr="00D47EC1">
                <w:rPr>
                  <w:rFonts w:ascii="Calibri" w:eastAsia="Times New Roman" w:hAnsi="Calibri" w:cs="Calibri"/>
                  <w:color w:val="000000"/>
                  <w:lang w:eastAsia="en-AU"/>
                </w:rPr>
                <w:t>Chainage 2858</w:t>
              </w:r>
            </w:ins>
          </w:p>
        </w:tc>
        <w:tc>
          <w:tcPr>
            <w:tcW w:w="721" w:type="pct"/>
            <w:shd w:val="clear" w:color="auto" w:fill="auto"/>
            <w:noWrap/>
            <w:hideMark/>
          </w:tcPr>
          <w:p w:rsidR="00110C18" w:rsidRPr="00D47EC1" w:rsidRDefault="00110C18" w:rsidP="00063728">
            <w:pPr>
              <w:jc w:val="right"/>
              <w:rPr>
                <w:ins w:id="11495" w:author="KIM, Jason" w:date="2019-04-02T13:39:00Z"/>
                <w:rFonts w:ascii="Calibri" w:eastAsia="Times New Roman" w:hAnsi="Calibri" w:cs="Calibri"/>
                <w:color w:val="000000"/>
                <w:lang w:eastAsia="en-AU"/>
              </w:rPr>
            </w:pPr>
            <w:ins w:id="114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97" w:author="KIM, Jason" w:date="2019-04-02T13:39:00Z"/>
        </w:trPr>
        <w:tc>
          <w:tcPr>
            <w:tcW w:w="716" w:type="pct"/>
            <w:vMerge w:val="restart"/>
            <w:shd w:val="clear" w:color="auto" w:fill="auto"/>
            <w:noWrap/>
            <w:hideMark/>
          </w:tcPr>
          <w:p w:rsidR="00110C18" w:rsidRPr="00D47EC1" w:rsidRDefault="00110C18" w:rsidP="00063728">
            <w:pPr>
              <w:rPr>
                <w:ins w:id="11498" w:author="KIM, Jason" w:date="2019-04-02T13:39:00Z"/>
                <w:rFonts w:ascii="Calibri" w:eastAsia="Times New Roman" w:hAnsi="Calibri" w:cs="Calibri"/>
                <w:color w:val="000000"/>
                <w:lang w:eastAsia="en-AU"/>
              </w:rPr>
            </w:pPr>
            <w:ins w:id="11499" w:author="KIM, Jason" w:date="2019-04-02T13:39:00Z">
              <w:r w:rsidRPr="00D47EC1">
                <w:rPr>
                  <w:rFonts w:ascii="Calibri" w:eastAsia="Times New Roman" w:hAnsi="Calibri" w:cs="Calibri"/>
                  <w:color w:val="000000"/>
                  <w:lang w:eastAsia="en-AU"/>
                </w:rPr>
                <w:t>DLL18K211</w:t>
              </w:r>
            </w:ins>
          </w:p>
        </w:tc>
        <w:tc>
          <w:tcPr>
            <w:tcW w:w="669" w:type="pct"/>
            <w:vMerge w:val="restart"/>
            <w:shd w:val="clear" w:color="auto" w:fill="auto"/>
            <w:noWrap/>
            <w:hideMark/>
          </w:tcPr>
          <w:p w:rsidR="00110C18" w:rsidRPr="00D47EC1" w:rsidRDefault="00110C18" w:rsidP="00063728">
            <w:pPr>
              <w:rPr>
                <w:ins w:id="11500" w:author="KIM, Jason" w:date="2019-04-02T13:39:00Z"/>
                <w:rFonts w:ascii="Calibri" w:eastAsia="Times New Roman" w:hAnsi="Calibri" w:cs="Calibri"/>
                <w:color w:val="000000"/>
                <w:lang w:eastAsia="en-AU"/>
              </w:rPr>
            </w:pPr>
            <w:ins w:id="11501" w:author="KIM, Jason" w:date="2019-04-02T13:39:00Z">
              <w:r w:rsidRPr="00D47EC1">
                <w:rPr>
                  <w:rFonts w:ascii="Calibri" w:eastAsia="Times New Roman" w:hAnsi="Calibri" w:cs="Calibri"/>
                  <w:color w:val="000000"/>
                  <w:lang w:eastAsia="en-AU"/>
                </w:rPr>
                <w:t>ELZ10130</w:t>
              </w:r>
            </w:ins>
          </w:p>
        </w:tc>
        <w:tc>
          <w:tcPr>
            <w:tcW w:w="668" w:type="pct"/>
            <w:vMerge w:val="restart"/>
            <w:shd w:val="clear" w:color="auto" w:fill="auto"/>
            <w:noWrap/>
            <w:hideMark/>
          </w:tcPr>
          <w:p w:rsidR="00110C18" w:rsidRPr="00D47EC1" w:rsidRDefault="00110C18" w:rsidP="00063728">
            <w:pPr>
              <w:rPr>
                <w:ins w:id="11502" w:author="KIM, Jason" w:date="2019-04-02T13:39:00Z"/>
                <w:rFonts w:ascii="Calibri" w:eastAsia="Times New Roman" w:hAnsi="Calibri" w:cs="Calibri"/>
                <w:color w:val="000000"/>
                <w:lang w:eastAsia="en-AU"/>
              </w:rPr>
            </w:pPr>
            <w:ins w:id="11503"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1504" w:author="KIM, Jason" w:date="2019-04-02T13:39:00Z"/>
                <w:rFonts w:ascii="Calibri" w:eastAsia="Times New Roman" w:hAnsi="Calibri" w:cs="Calibri"/>
                <w:color w:val="000000"/>
                <w:lang w:eastAsia="en-AU"/>
              </w:rPr>
            </w:pPr>
            <w:ins w:id="11505" w:author="KIM, Jason" w:date="2019-04-02T13:39:00Z">
              <w:r w:rsidRPr="00D47EC1">
                <w:rPr>
                  <w:rFonts w:ascii="Calibri" w:eastAsia="Times New Roman" w:hAnsi="Calibri" w:cs="Calibri"/>
                  <w:color w:val="000000"/>
                  <w:lang w:eastAsia="en-AU"/>
                </w:rPr>
                <w:t>DLL1181</w:t>
              </w:r>
            </w:ins>
          </w:p>
        </w:tc>
        <w:tc>
          <w:tcPr>
            <w:tcW w:w="742" w:type="pct"/>
            <w:shd w:val="clear" w:color="auto" w:fill="auto"/>
            <w:noWrap/>
            <w:hideMark/>
          </w:tcPr>
          <w:p w:rsidR="00110C18" w:rsidRPr="00D47EC1" w:rsidRDefault="00110C18" w:rsidP="00063728">
            <w:pPr>
              <w:rPr>
                <w:ins w:id="11506" w:author="KIM, Jason" w:date="2019-04-02T13:39:00Z"/>
                <w:rFonts w:ascii="Calibri" w:eastAsia="Times New Roman" w:hAnsi="Calibri" w:cs="Calibri"/>
                <w:color w:val="000000"/>
                <w:lang w:eastAsia="en-AU"/>
              </w:rPr>
            </w:pPr>
            <w:ins w:id="1150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08" w:author="KIM, Jason" w:date="2019-04-02T13:39:00Z"/>
                <w:rFonts w:ascii="Calibri" w:eastAsia="Times New Roman" w:hAnsi="Calibri" w:cs="Calibri"/>
                <w:color w:val="000000"/>
                <w:lang w:eastAsia="en-AU"/>
              </w:rPr>
            </w:pPr>
            <w:ins w:id="11509" w:author="KIM, Jason" w:date="2019-04-02T13:39:00Z">
              <w:r w:rsidRPr="00D47EC1">
                <w:rPr>
                  <w:rFonts w:ascii="Calibri" w:eastAsia="Times New Roman" w:hAnsi="Calibri" w:cs="Calibri"/>
                  <w:color w:val="000000"/>
                  <w:lang w:eastAsia="en-AU"/>
                </w:rPr>
                <w:t>Chainage 2973</w:t>
              </w:r>
            </w:ins>
          </w:p>
        </w:tc>
        <w:tc>
          <w:tcPr>
            <w:tcW w:w="721" w:type="pct"/>
            <w:shd w:val="clear" w:color="auto" w:fill="auto"/>
            <w:noWrap/>
            <w:hideMark/>
          </w:tcPr>
          <w:p w:rsidR="00110C18" w:rsidRPr="00D47EC1" w:rsidRDefault="00110C18" w:rsidP="00063728">
            <w:pPr>
              <w:jc w:val="right"/>
              <w:rPr>
                <w:ins w:id="11510" w:author="KIM, Jason" w:date="2019-04-02T13:39:00Z"/>
                <w:rFonts w:ascii="Calibri" w:eastAsia="Times New Roman" w:hAnsi="Calibri" w:cs="Calibri"/>
                <w:color w:val="000000"/>
                <w:lang w:eastAsia="en-AU"/>
              </w:rPr>
            </w:pPr>
            <w:ins w:id="115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12" w:author="KIM, Jason" w:date="2019-04-02T13:39:00Z"/>
        </w:trPr>
        <w:tc>
          <w:tcPr>
            <w:tcW w:w="716" w:type="pct"/>
            <w:vMerge/>
            <w:hideMark/>
          </w:tcPr>
          <w:p w:rsidR="00110C18" w:rsidRPr="00D47EC1" w:rsidRDefault="00110C18" w:rsidP="00063728">
            <w:pPr>
              <w:rPr>
                <w:ins w:id="1151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1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1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16" w:author="KIM, Jason" w:date="2019-04-02T13:39:00Z"/>
                <w:rFonts w:ascii="Calibri" w:eastAsia="Times New Roman" w:hAnsi="Calibri" w:cs="Calibri"/>
                <w:color w:val="000000"/>
                <w:lang w:eastAsia="en-AU"/>
              </w:rPr>
            </w:pPr>
            <w:ins w:id="11517" w:author="KIM, Jason" w:date="2019-04-02T13:39:00Z">
              <w:r w:rsidRPr="00D47EC1">
                <w:rPr>
                  <w:rFonts w:ascii="Calibri" w:eastAsia="Times New Roman" w:hAnsi="Calibri" w:cs="Calibri"/>
                  <w:color w:val="000000"/>
                  <w:lang w:eastAsia="en-AU"/>
                </w:rPr>
                <w:t>DLL1182</w:t>
              </w:r>
            </w:ins>
          </w:p>
        </w:tc>
        <w:tc>
          <w:tcPr>
            <w:tcW w:w="742" w:type="pct"/>
            <w:shd w:val="clear" w:color="auto" w:fill="auto"/>
            <w:noWrap/>
            <w:hideMark/>
          </w:tcPr>
          <w:p w:rsidR="00110C18" w:rsidRPr="00D47EC1" w:rsidRDefault="00110C18" w:rsidP="00063728">
            <w:pPr>
              <w:rPr>
                <w:ins w:id="11518" w:author="KIM, Jason" w:date="2019-04-02T13:39:00Z"/>
                <w:rFonts w:ascii="Calibri" w:eastAsia="Times New Roman" w:hAnsi="Calibri" w:cs="Calibri"/>
                <w:color w:val="000000"/>
                <w:lang w:eastAsia="en-AU"/>
              </w:rPr>
            </w:pPr>
            <w:ins w:id="1151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20" w:author="KIM, Jason" w:date="2019-04-02T13:39:00Z"/>
                <w:rFonts w:ascii="Calibri" w:eastAsia="Times New Roman" w:hAnsi="Calibri" w:cs="Calibri"/>
                <w:color w:val="000000"/>
                <w:lang w:eastAsia="en-AU"/>
              </w:rPr>
            </w:pPr>
            <w:ins w:id="11521" w:author="KIM, Jason" w:date="2019-04-02T13:39:00Z">
              <w:r w:rsidRPr="00D47EC1">
                <w:rPr>
                  <w:rFonts w:ascii="Calibri" w:eastAsia="Times New Roman" w:hAnsi="Calibri" w:cs="Calibri"/>
                  <w:color w:val="000000"/>
                  <w:lang w:eastAsia="en-AU"/>
                </w:rPr>
                <w:t>Chainage 2978</w:t>
              </w:r>
            </w:ins>
          </w:p>
        </w:tc>
        <w:tc>
          <w:tcPr>
            <w:tcW w:w="721" w:type="pct"/>
            <w:shd w:val="clear" w:color="auto" w:fill="auto"/>
            <w:noWrap/>
            <w:hideMark/>
          </w:tcPr>
          <w:p w:rsidR="00110C18" w:rsidRPr="00D47EC1" w:rsidRDefault="00110C18" w:rsidP="00063728">
            <w:pPr>
              <w:jc w:val="right"/>
              <w:rPr>
                <w:ins w:id="11522" w:author="KIM, Jason" w:date="2019-04-02T13:39:00Z"/>
                <w:rFonts w:ascii="Calibri" w:eastAsia="Times New Roman" w:hAnsi="Calibri" w:cs="Calibri"/>
                <w:color w:val="000000"/>
                <w:lang w:eastAsia="en-AU"/>
              </w:rPr>
            </w:pPr>
            <w:ins w:id="115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24" w:author="KIM, Jason" w:date="2019-04-02T13:39:00Z"/>
        </w:trPr>
        <w:tc>
          <w:tcPr>
            <w:tcW w:w="716" w:type="pct"/>
            <w:vMerge/>
            <w:hideMark/>
          </w:tcPr>
          <w:p w:rsidR="00110C18" w:rsidRPr="00D47EC1" w:rsidRDefault="00110C18" w:rsidP="00063728">
            <w:pPr>
              <w:rPr>
                <w:ins w:id="115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28" w:author="KIM, Jason" w:date="2019-04-02T13:39:00Z"/>
                <w:rFonts w:ascii="Calibri" w:eastAsia="Times New Roman" w:hAnsi="Calibri" w:cs="Calibri"/>
                <w:color w:val="000000"/>
                <w:lang w:eastAsia="en-AU"/>
              </w:rPr>
            </w:pPr>
            <w:ins w:id="11529" w:author="KIM, Jason" w:date="2019-04-02T13:39:00Z">
              <w:r w:rsidRPr="00D47EC1">
                <w:rPr>
                  <w:rFonts w:ascii="Calibri" w:eastAsia="Times New Roman" w:hAnsi="Calibri" w:cs="Calibri"/>
                  <w:color w:val="000000"/>
                  <w:lang w:eastAsia="en-AU"/>
                </w:rPr>
                <w:t>DLL1191</w:t>
              </w:r>
            </w:ins>
          </w:p>
        </w:tc>
        <w:tc>
          <w:tcPr>
            <w:tcW w:w="742" w:type="pct"/>
            <w:shd w:val="clear" w:color="auto" w:fill="auto"/>
            <w:noWrap/>
            <w:hideMark/>
          </w:tcPr>
          <w:p w:rsidR="00110C18" w:rsidRPr="00D47EC1" w:rsidRDefault="00110C18" w:rsidP="00063728">
            <w:pPr>
              <w:rPr>
                <w:ins w:id="11530" w:author="KIM, Jason" w:date="2019-04-02T13:39:00Z"/>
                <w:rFonts w:ascii="Calibri" w:eastAsia="Times New Roman" w:hAnsi="Calibri" w:cs="Calibri"/>
                <w:color w:val="000000"/>
                <w:lang w:eastAsia="en-AU"/>
              </w:rPr>
            </w:pPr>
            <w:ins w:id="1153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32" w:author="KIM, Jason" w:date="2019-04-02T13:39:00Z"/>
                <w:rFonts w:ascii="Calibri" w:eastAsia="Times New Roman" w:hAnsi="Calibri" w:cs="Calibri"/>
                <w:color w:val="000000"/>
                <w:lang w:eastAsia="en-AU"/>
              </w:rPr>
            </w:pPr>
            <w:ins w:id="11533" w:author="KIM, Jason" w:date="2019-04-02T13:39:00Z">
              <w:r w:rsidRPr="00D47EC1">
                <w:rPr>
                  <w:rFonts w:ascii="Calibri" w:eastAsia="Times New Roman" w:hAnsi="Calibri" w:cs="Calibri"/>
                  <w:color w:val="000000"/>
                  <w:lang w:eastAsia="en-AU"/>
                </w:rPr>
                <w:t>Chainage 3093</w:t>
              </w:r>
            </w:ins>
          </w:p>
        </w:tc>
        <w:tc>
          <w:tcPr>
            <w:tcW w:w="721" w:type="pct"/>
            <w:shd w:val="clear" w:color="auto" w:fill="auto"/>
            <w:noWrap/>
            <w:hideMark/>
          </w:tcPr>
          <w:p w:rsidR="00110C18" w:rsidRPr="00D47EC1" w:rsidRDefault="00110C18" w:rsidP="00063728">
            <w:pPr>
              <w:jc w:val="right"/>
              <w:rPr>
                <w:ins w:id="11534" w:author="KIM, Jason" w:date="2019-04-02T13:39:00Z"/>
                <w:rFonts w:ascii="Calibri" w:eastAsia="Times New Roman" w:hAnsi="Calibri" w:cs="Calibri"/>
                <w:color w:val="000000"/>
                <w:lang w:eastAsia="en-AU"/>
              </w:rPr>
            </w:pPr>
            <w:ins w:id="115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36" w:author="KIM, Jason" w:date="2019-04-02T13:39:00Z"/>
        </w:trPr>
        <w:tc>
          <w:tcPr>
            <w:tcW w:w="716" w:type="pct"/>
            <w:vMerge/>
            <w:hideMark/>
          </w:tcPr>
          <w:p w:rsidR="00110C18" w:rsidRPr="00D47EC1" w:rsidRDefault="00110C18" w:rsidP="00063728">
            <w:pPr>
              <w:rPr>
                <w:ins w:id="115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40" w:author="KIM, Jason" w:date="2019-04-02T13:39:00Z"/>
                <w:rFonts w:ascii="Calibri" w:eastAsia="Times New Roman" w:hAnsi="Calibri" w:cs="Calibri"/>
                <w:color w:val="000000"/>
                <w:lang w:eastAsia="en-AU"/>
              </w:rPr>
            </w:pPr>
            <w:ins w:id="11541" w:author="KIM, Jason" w:date="2019-04-02T13:39:00Z">
              <w:r w:rsidRPr="00D47EC1">
                <w:rPr>
                  <w:rFonts w:ascii="Calibri" w:eastAsia="Times New Roman" w:hAnsi="Calibri" w:cs="Calibri"/>
                  <w:color w:val="000000"/>
                  <w:lang w:eastAsia="en-AU"/>
                </w:rPr>
                <w:t>DLL1192</w:t>
              </w:r>
            </w:ins>
          </w:p>
        </w:tc>
        <w:tc>
          <w:tcPr>
            <w:tcW w:w="742" w:type="pct"/>
            <w:shd w:val="clear" w:color="auto" w:fill="auto"/>
            <w:noWrap/>
            <w:hideMark/>
          </w:tcPr>
          <w:p w:rsidR="00110C18" w:rsidRPr="00D47EC1" w:rsidRDefault="00110C18" w:rsidP="00063728">
            <w:pPr>
              <w:rPr>
                <w:ins w:id="11542" w:author="KIM, Jason" w:date="2019-04-02T13:39:00Z"/>
                <w:rFonts w:ascii="Calibri" w:eastAsia="Times New Roman" w:hAnsi="Calibri" w:cs="Calibri"/>
                <w:color w:val="000000"/>
                <w:lang w:eastAsia="en-AU"/>
              </w:rPr>
            </w:pPr>
            <w:ins w:id="1154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44" w:author="KIM, Jason" w:date="2019-04-02T13:39:00Z"/>
                <w:rFonts w:ascii="Calibri" w:eastAsia="Times New Roman" w:hAnsi="Calibri" w:cs="Calibri"/>
                <w:color w:val="000000"/>
                <w:lang w:eastAsia="en-AU"/>
              </w:rPr>
            </w:pPr>
            <w:ins w:id="11545" w:author="KIM, Jason" w:date="2019-04-02T13:39:00Z">
              <w:r w:rsidRPr="00D47EC1">
                <w:rPr>
                  <w:rFonts w:ascii="Calibri" w:eastAsia="Times New Roman" w:hAnsi="Calibri" w:cs="Calibri"/>
                  <w:color w:val="000000"/>
                  <w:lang w:eastAsia="en-AU"/>
                </w:rPr>
                <w:t>Chainage 3098</w:t>
              </w:r>
            </w:ins>
          </w:p>
        </w:tc>
        <w:tc>
          <w:tcPr>
            <w:tcW w:w="721" w:type="pct"/>
            <w:shd w:val="clear" w:color="auto" w:fill="auto"/>
            <w:noWrap/>
            <w:hideMark/>
          </w:tcPr>
          <w:p w:rsidR="00110C18" w:rsidRPr="00D47EC1" w:rsidRDefault="00110C18" w:rsidP="00063728">
            <w:pPr>
              <w:jc w:val="right"/>
              <w:rPr>
                <w:ins w:id="11546" w:author="KIM, Jason" w:date="2019-04-02T13:39:00Z"/>
                <w:rFonts w:ascii="Calibri" w:eastAsia="Times New Roman" w:hAnsi="Calibri" w:cs="Calibri"/>
                <w:color w:val="000000"/>
                <w:lang w:eastAsia="en-AU"/>
              </w:rPr>
            </w:pPr>
            <w:ins w:id="115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48" w:author="KIM, Jason" w:date="2019-04-02T13:39:00Z"/>
        </w:trPr>
        <w:tc>
          <w:tcPr>
            <w:tcW w:w="716" w:type="pct"/>
            <w:vMerge w:val="restart"/>
            <w:shd w:val="clear" w:color="auto" w:fill="auto"/>
            <w:noWrap/>
            <w:hideMark/>
          </w:tcPr>
          <w:p w:rsidR="00110C18" w:rsidRPr="00D47EC1" w:rsidRDefault="00110C18" w:rsidP="00063728">
            <w:pPr>
              <w:rPr>
                <w:ins w:id="11549" w:author="KIM, Jason" w:date="2019-04-02T13:39:00Z"/>
                <w:rFonts w:ascii="Calibri" w:eastAsia="Times New Roman" w:hAnsi="Calibri" w:cs="Calibri"/>
                <w:color w:val="000000"/>
                <w:lang w:eastAsia="en-AU"/>
              </w:rPr>
            </w:pPr>
            <w:ins w:id="11550" w:author="KIM, Jason" w:date="2019-04-02T13:39:00Z">
              <w:r w:rsidRPr="00D47EC1">
                <w:rPr>
                  <w:rFonts w:ascii="Calibri" w:eastAsia="Times New Roman" w:hAnsi="Calibri" w:cs="Calibri"/>
                  <w:color w:val="000000"/>
                  <w:lang w:eastAsia="en-AU"/>
                </w:rPr>
                <w:t>DLL20K211</w:t>
              </w:r>
            </w:ins>
          </w:p>
        </w:tc>
        <w:tc>
          <w:tcPr>
            <w:tcW w:w="669" w:type="pct"/>
            <w:vMerge w:val="restart"/>
            <w:shd w:val="clear" w:color="auto" w:fill="auto"/>
            <w:noWrap/>
            <w:hideMark/>
          </w:tcPr>
          <w:p w:rsidR="00110C18" w:rsidRPr="00D47EC1" w:rsidRDefault="00110C18" w:rsidP="00063728">
            <w:pPr>
              <w:rPr>
                <w:ins w:id="11551" w:author="KIM, Jason" w:date="2019-04-02T13:39:00Z"/>
                <w:rFonts w:ascii="Calibri" w:eastAsia="Times New Roman" w:hAnsi="Calibri" w:cs="Calibri"/>
                <w:color w:val="000000"/>
                <w:lang w:eastAsia="en-AU"/>
              </w:rPr>
            </w:pPr>
            <w:ins w:id="11552" w:author="KIM, Jason" w:date="2019-04-02T13:39:00Z">
              <w:r w:rsidRPr="00D47EC1">
                <w:rPr>
                  <w:rFonts w:ascii="Calibri" w:eastAsia="Times New Roman" w:hAnsi="Calibri" w:cs="Calibri"/>
                  <w:color w:val="000000"/>
                  <w:lang w:eastAsia="en-AU"/>
                </w:rPr>
                <w:t>ELZ10138</w:t>
              </w:r>
            </w:ins>
          </w:p>
        </w:tc>
        <w:tc>
          <w:tcPr>
            <w:tcW w:w="668" w:type="pct"/>
            <w:vMerge w:val="restart"/>
            <w:shd w:val="clear" w:color="auto" w:fill="auto"/>
            <w:noWrap/>
            <w:hideMark/>
          </w:tcPr>
          <w:p w:rsidR="00110C18" w:rsidRPr="00D47EC1" w:rsidRDefault="00110C18" w:rsidP="00063728">
            <w:pPr>
              <w:rPr>
                <w:ins w:id="11553" w:author="KIM, Jason" w:date="2019-04-02T13:39:00Z"/>
                <w:rFonts w:ascii="Calibri" w:eastAsia="Times New Roman" w:hAnsi="Calibri" w:cs="Calibri"/>
                <w:color w:val="000000"/>
                <w:lang w:eastAsia="en-AU"/>
              </w:rPr>
            </w:pPr>
            <w:ins w:id="1155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555" w:author="KIM, Jason" w:date="2019-04-02T13:39:00Z"/>
                <w:rFonts w:ascii="Calibri" w:eastAsia="Times New Roman" w:hAnsi="Calibri" w:cs="Calibri"/>
                <w:color w:val="000000"/>
                <w:lang w:eastAsia="en-AU"/>
              </w:rPr>
            </w:pPr>
            <w:ins w:id="11556" w:author="KIM, Jason" w:date="2019-04-02T13:39:00Z">
              <w:r w:rsidRPr="00D47EC1">
                <w:rPr>
                  <w:rFonts w:ascii="Calibri" w:eastAsia="Times New Roman" w:hAnsi="Calibri" w:cs="Calibri"/>
                  <w:color w:val="000000"/>
                  <w:lang w:eastAsia="en-AU"/>
                </w:rPr>
                <w:t>DLL1201</w:t>
              </w:r>
            </w:ins>
          </w:p>
        </w:tc>
        <w:tc>
          <w:tcPr>
            <w:tcW w:w="742" w:type="pct"/>
            <w:shd w:val="clear" w:color="auto" w:fill="auto"/>
            <w:noWrap/>
            <w:hideMark/>
          </w:tcPr>
          <w:p w:rsidR="00110C18" w:rsidRPr="00D47EC1" w:rsidRDefault="00110C18" w:rsidP="00063728">
            <w:pPr>
              <w:rPr>
                <w:ins w:id="11557" w:author="KIM, Jason" w:date="2019-04-02T13:39:00Z"/>
                <w:rFonts w:ascii="Calibri" w:eastAsia="Times New Roman" w:hAnsi="Calibri" w:cs="Calibri"/>
                <w:color w:val="000000"/>
                <w:lang w:eastAsia="en-AU"/>
              </w:rPr>
            </w:pPr>
            <w:ins w:id="1155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59" w:author="KIM, Jason" w:date="2019-04-02T13:39:00Z"/>
                <w:rFonts w:ascii="Calibri" w:eastAsia="Times New Roman" w:hAnsi="Calibri" w:cs="Calibri"/>
                <w:color w:val="000000"/>
                <w:lang w:eastAsia="en-AU"/>
              </w:rPr>
            </w:pPr>
            <w:ins w:id="11560" w:author="KIM, Jason" w:date="2019-04-02T13:39:00Z">
              <w:r w:rsidRPr="00D47EC1">
                <w:rPr>
                  <w:rFonts w:ascii="Calibri" w:eastAsia="Times New Roman" w:hAnsi="Calibri" w:cs="Calibri"/>
                  <w:color w:val="000000"/>
                  <w:lang w:eastAsia="en-AU"/>
                </w:rPr>
                <w:t>Chainage 3213</w:t>
              </w:r>
            </w:ins>
          </w:p>
        </w:tc>
        <w:tc>
          <w:tcPr>
            <w:tcW w:w="721" w:type="pct"/>
            <w:shd w:val="clear" w:color="auto" w:fill="auto"/>
            <w:noWrap/>
            <w:hideMark/>
          </w:tcPr>
          <w:p w:rsidR="00110C18" w:rsidRPr="00D47EC1" w:rsidRDefault="00110C18" w:rsidP="00063728">
            <w:pPr>
              <w:jc w:val="right"/>
              <w:rPr>
                <w:ins w:id="11561" w:author="KIM, Jason" w:date="2019-04-02T13:39:00Z"/>
                <w:rFonts w:ascii="Calibri" w:eastAsia="Times New Roman" w:hAnsi="Calibri" w:cs="Calibri"/>
                <w:color w:val="000000"/>
                <w:lang w:eastAsia="en-AU"/>
              </w:rPr>
            </w:pPr>
            <w:ins w:id="115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63" w:author="KIM, Jason" w:date="2019-04-02T13:39:00Z"/>
        </w:trPr>
        <w:tc>
          <w:tcPr>
            <w:tcW w:w="716" w:type="pct"/>
            <w:vMerge/>
            <w:hideMark/>
          </w:tcPr>
          <w:p w:rsidR="00110C18" w:rsidRPr="00D47EC1" w:rsidRDefault="00110C18" w:rsidP="00063728">
            <w:pPr>
              <w:rPr>
                <w:ins w:id="1156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6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6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67" w:author="KIM, Jason" w:date="2019-04-02T13:39:00Z"/>
                <w:rFonts w:ascii="Calibri" w:eastAsia="Times New Roman" w:hAnsi="Calibri" w:cs="Calibri"/>
                <w:color w:val="000000"/>
                <w:lang w:eastAsia="en-AU"/>
              </w:rPr>
            </w:pPr>
            <w:ins w:id="11568" w:author="KIM, Jason" w:date="2019-04-02T13:39:00Z">
              <w:r w:rsidRPr="00D47EC1">
                <w:rPr>
                  <w:rFonts w:ascii="Calibri" w:eastAsia="Times New Roman" w:hAnsi="Calibri" w:cs="Calibri"/>
                  <w:color w:val="000000"/>
                  <w:lang w:eastAsia="en-AU"/>
                </w:rPr>
                <w:t>DLL1202</w:t>
              </w:r>
            </w:ins>
          </w:p>
        </w:tc>
        <w:tc>
          <w:tcPr>
            <w:tcW w:w="742" w:type="pct"/>
            <w:shd w:val="clear" w:color="auto" w:fill="auto"/>
            <w:noWrap/>
            <w:hideMark/>
          </w:tcPr>
          <w:p w:rsidR="00110C18" w:rsidRPr="00D47EC1" w:rsidRDefault="00110C18" w:rsidP="00063728">
            <w:pPr>
              <w:rPr>
                <w:ins w:id="11569" w:author="KIM, Jason" w:date="2019-04-02T13:39:00Z"/>
                <w:rFonts w:ascii="Calibri" w:eastAsia="Times New Roman" w:hAnsi="Calibri" w:cs="Calibri"/>
                <w:color w:val="000000"/>
                <w:lang w:eastAsia="en-AU"/>
              </w:rPr>
            </w:pPr>
            <w:ins w:id="1157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71" w:author="KIM, Jason" w:date="2019-04-02T13:39:00Z"/>
                <w:rFonts w:ascii="Calibri" w:eastAsia="Times New Roman" w:hAnsi="Calibri" w:cs="Calibri"/>
                <w:color w:val="000000"/>
                <w:lang w:eastAsia="en-AU"/>
              </w:rPr>
            </w:pPr>
            <w:ins w:id="11572" w:author="KIM, Jason" w:date="2019-04-02T13:39:00Z">
              <w:r w:rsidRPr="00D47EC1">
                <w:rPr>
                  <w:rFonts w:ascii="Calibri" w:eastAsia="Times New Roman" w:hAnsi="Calibri" w:cs="Calibri"/>
                  <w:color w:val="000000"/>
                  <w:lang w:eastAsia="en-AU"/>
                </w:rPr>
                <w:t>Chainage 3218</w:t>
              </w:r>
            </w:ins>
          </w:p>
        </w:tc>
        <w:tc>
          <w:tcPr>
            <w:tcW w:w="721" w:type="pct"/>
            <w:shd w:val="clear" w:color="auto" w:fill="auto"/>
            <w:noWrap/>
            <w:hideMark/>
          </w:tcPr>
          <w:p w:rsidR="00110C18" w:rsidRPr="00D47EC1" w:rsidRDefault="00110C18" w:rsidP="00063728">
            <w:pPr>
              <w:jc w:val="right"/>
              <w:rPr>
                <w:ins w:id="11573" w:author="KIM, Jason" w:date="2019-04-02T13:39:00Z"/>
                <w:rFonts w:ascii="Calibri" w:eastAsia="Times New Roman" w:hAnsi="Calibri" w:cs="Calibri"/>
                <w:color w:val="000000"/>
                <w:lang w:eastAsia="en-AU"/>
              </w:rPr>
            </w:pPr>
            <w:ins w:id="115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75" w:author="KIM, Jason" w:date="2019-04-02T13:39:00Z"/>
        </w:trPr>
        <w:tc>
          <w:tcPr>
            <w:tcW w:w="716" w:type="pct"/>
            <w:vMerge/>
            <w:hideMark/>
          </w:tcPr>
          <w:p w:rsidR="00110C18" w:rsidRPr="00D47EC1" w:rsidRDefault="00110C18" w:rsidP="00063728">
            <w:pPr>
              <w:rPr>
                <w:ins w:id="115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79" w:author="KIM, Jason" w:date="2019-04-02T13:39:00Z"/>
                <w:rFonts w:ascii="Calibri" w:eastAsia="Times New Roman" w:hAnsi="Calibri" w:cs="Calibri"/>
                <w:color w:val="000000"/>
                <w:lang w:eastAsia="en-AU"/>
              </w:rPr>
            </w:pPr>
            <w:ins w:id="11580" w:author="KIM, Jason" w:date="2019-04-02T13:39:00Z">
              <w:r w:rsidRPr="00D47EC1">
                <w:rPr>
                  <w:rFonts w:ascii="Calibri" w:eastAsia="Times New Roman" w:hAnsi="Calibri" w:cs="Calibri"/>
                  <w:color w:val="000000"/>
                  <w:lang w:eastAsia="en-AU"/>
                </w:rPr>
                <w:t>DLL1211</w:t>
              </w:r>
            </w:ins>
          </w:p>
        </w:tc>
        <w:tc>
          <w:tcPr>
            <w:tcW w:w="742" w:type="pct"/>
            <w:shd w:val="clear" w:color="auto" w:fill="auto"/>
            <w:noWrap/>
            <w:hideMark/>
          </w:tcPr>
          <w:p w:rsidR="00110C18" w:rsidRPr="00D47EC1" w:rsidRDefault="00110C18" w:rsidP="00063728">
            <w:pPr>
              <w:rPr>
                <w:ins w:id="11581" w:author="KIM, Jason" w:date="2019-04-02T13:39:00Z"/>
                <w:rFonts w:ascii="Calibri" w:eastAsia="Times New Roman" w:hAnsi="Calibri" w:cs="Calibri"/>
                <w:color w:val="000000"/>
                <w:lang w:eastAsia="en-AU"/>
              </w:rPr>
            </w:pPr>
            <w:ins w:id="1158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83" w:author="KIM, Jason" w:date="2019-04-02T13:39:00Z"/>
                <w:rFonts w:ascii="Calibri" w:eastAsia="Times New Roman" w:hAnsi="Calibri" w:cs="Calibri"/>
                <w:color w:val="000000"/>
                <w:lang w:eastAsia="en-AU"/>
              </w:rPr>
            </w:pPr>
            <w:ins w:id="11584" w:author="KIM, Jason" w:date="2019-04-02T13:39:00Z">
              <w:r w:rsidRPr="00D47EC1">
                <w:rPr>
                  <w:rFonts w:ascii="Calibri" w:eastAsia="Times New Roman" w:hAnsi="Calibri" w:cs="Calibri"/>
                  <w:color w:val="000000"/>
                  <w:lang w:eastAsia="en-AU"/>
                </w:rPr>
                <w:t>Chainage 3333</w:t>
              </w:r>
            </w:ins>
          </w:p>
        </w:tc>
        <w:tc>
          <w:tcPr>
            <w:tcW w:w="721" w:type="pct"/>
            <w:shd w:val="clear" w:color="auto" w:fill="auto"/>
            <w:noWrap/>
            <w:hideMark/>
          </w:tcPr>
          <w:p w:rsidR="00110C18" w:rsidRPr="00D47EC1" w:rsidRDefault="00110C18" w:rsidP="00063728">
            <w:pPr>
              <w:jc w:val="right"/>
              <w:rPr>
                <w:ins w:id="11585" w:author="KIM, Jason" w:date="2019-04-02T13:39:00Z"/>
                <w:rFonts w:ascii="Calibri" w:eastAsia="Times New Roman" w:hAnsi="Calibri" w:cs="Calibri"/>
                <w:color w:val="000000"/>
                <w:lang w:eastAsia="en-AU"/>
              </w:rPr>
            </w:pPr>
            <w:ins w:id="115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87" w:author="KIM, Jason" w:date="2019-04-02T13:39:00Z"/>
        </w:trPr>
        <w:tc>
          <w:tcPr>
            <w:tcW w:w="716" w:type="pct"/>
            <w:vMerge/>
            <w:hideMark/>
          </w:tcPr>
          <w:p w:rsidR="00110C18" w:rsidRPr="00D47EC1" w:rsidRDefault="00110C18" w:rsidP="00063728">
            <w:pPr>
              <w:rPr>
                <w:ins w:id="115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91" w:author="KIM, Jason" w:date="2019-04-02T13:39:00Z"/>
                <w:rFonts w:ascii="Calibri" w:eastAsia="Times New Roman" w:hAnsi="Calibri" w:cs="Calibri"/>
                <w:color w:val="000000"/>
                <w:lang w:eastAsia="en-AU"/>
              </w:rPr>
            </w:pPr>
            <w:ins w:id="11592" w:author="KIM, Jason" w:date="2019-04-02T13:39:00Z">
              <w:r w:rsidRPr="00D47EC1">
                <w:rPr>
                  <w:rFonts w:ascii="Calibri" w:eastAsia="Times New Roman" w:hAnsi="Calibri" w:cs="Calibri"/>
                  <w:color w:val="000000"/>
                  <w:lang w:eastAsia="en-AU"/>
                </w:rPr>
                <w:t>DLL1212</w:t>
              </w:r>
            </w:ins>
          </w:p>
        </w:tc>
        <w:tc>
          <w:tcPr>
            <w:tcW w:w="742" w:type="pct"/>
            <w:shd w:val="clear" w:color="auto" w:fill="auto"/>
            <w:noWrap/>
            <w:hideMark/>
          </w:tcPr>
          <w:p w:rsidR="00110C18" w:rsidRPr="00D47EC1" w:rsidRDefault="00110C18" w:rsidP="00063728">
            <w:pPr>
              <w:rPr>
                <w:ins w:id="11593" w:author="KIM, Jason" w:date="2019-04-02T13:39:00Z"/>
                <w:rFonts w:ascii="Calibri" w:eastAsia="Times New Roman" w:hAnsi="Calibri" w:cs="Calibri"/>
                <w:color w:val="000000"/>
                <w:lang w:eastAsia="en-AU"/>
              </w:rPr>
            </w:pPr>
            <w:ins w:id="1159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95" w:author="KIM, Jason" w:date="2019-04-02T13:39:00Z"/>
                <w:rFonts w:ascii="Calibri" w:eastAsia="Times New Roman" w:hAnsi="Calibri" w:cs="Calibri"/>
                <w:color w:val="000000"/>
                <w:lang w:eastAsia="en-AU"/>
              </w:rPr>
            </w:pPr>
            <w:ins w:id="11596" w:author="KIM, Jason" w:date="2019-04-02T13:39:00Z">
              <w:r w:rsidRPr="00D47EC1">
                <w:rPr>
                  <w:rFonts w:ascii="Calibri" w:eastAsia="Times New Roman" w:hAnsi="Calibri" w:cs="Calibri"/>
                  <w:color w:val="000000"/>
                  <w:lang w:eastAsia="en-AU"/>
                </w:rPr>
                <w:t>Chainage 3338</w:t>
              </w:r>
            </w:ins>
          </w:p>
        </w:tc>
        <w:tc>
          <w:tcPr>
            <w:tcW w:w="721" w:type="pct"/>
            <w:shd w:val="clear" w:color="auto" w:fill="auto"/>
            <w:noWrap/>
            <w:hideMark/>
          </w:tcPr>
          <w:p w:rsidR="00110C18" w:rsidRPr="00D47EC1" w:rsidRDefault="00110C18" w:rsidP="00063728">
            <w:pPr>
              <w:jc w:val="right"/>
              <w:rPr>
                <w:ins w:id="11597" w:author="KIM, Jason" w:date="2019-04-02T13:39:00Z"/>
                <w:rFonts w:ascii="Calibri" w:eastAsia="Times New Roman" w:hAnsi="Calibri" w:cs="Calibri"/>
                <w:color w:val="000000"/>
                <w:lang w:eastAsia="en-AU"/>
              </w:rPr>
            </w:pPr>
            <w:ins w:id="115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99" w:author="KIM, Jason" w:date="2019-04-02T13:39:00Z"/>
        </w:trPr>
        <w:tc>
          <w:tcPr>
            <w:tcW w:w="716" w:type="pct"/>
            <w:vMerge w:val="restart"/>
            <w:shd w:val="clear" w:color="auto" w:fill="auto"/>
            <w:noWrap/>
            <w:hideMark/>
          </w:tcPr>
          <w:p w:rsidR="00110C18" w:rsidRPr="00D47EC1" w:rsidRDefault="00110C18" w:rsidP="00063728">
            <w:pPr>
              <w:rPr>
                <w:ins w:id="11600" w:author="KIM, Jason" w:date="2019-04-02T13:39:00Z"/>
                <w:rFonts w:ascii="Calibri" w:eastAsia="Times New Roman" w:hAnsi="Calibri" w:cs="Calibri"/>
                <w:color w:val="000000"/>
                <w:lang w:eastAsia="en-AU"/>
              </w:rPr>
            </w:pPr>
            <w:ins w:id="11601" w:author="KIM, Jason" w:date="2019-04-02T13:39:00Z">
              <w:r w:rsidRPr="00D47EC1">
                <w:rPr>
                  <w:rFonts w:ascii="Calibri" w:eastAsia="Times New Roman" w:hAnsi="Calibri" w:cs="Calibri"/>
                  <w:color w:val="000000"/>
                  <w:lang w:eastAsia="en-AU"/>
                </w:rPr>
                <w:t>DLL22K211</w:t>
              </w:r>
            </w:ins>
          </w:p>
        </w:tc>
        <w:tc>
          <w:tcPr>
            <w:tcW w:w="669" w:type="pct"/>
            <w:vMerge w:val="restart"/>
            <w:shd w:val="clear" w:color="auto" w:fill="auto"/>
            <w:noWrap/>
            <w:hideMark/>
          </w:tcPr>
          <w:p w:rsidR="00110C18" w:rsidRPr="00D47EC1" w:rsidRDefault="00110C18" w:rsidP="00063728">
            <w:pPr>
              <w:rPr>
                <w:ins w:id="11602" w:author="KIM, Jason" w:date="2019-04-02T13:39:00Z"/>
                <w:rFonts w:ascii="Calibri" w:eastAsia="Times New Roman" w:hAnsi="Calibri" w:cs="Calibri"/>
                <w:color w:val="000000"/>
                <w:lang w:eastAsia="en-AU"/>
              </w:rPr>
            </w:pPr>
            <w:ins w:id="11603" w:author="KIM, Jason" w:date="2019-04-02T13:39:00Z">
              <w:r w:rsidRPr="00D47EC1">
                <w:rPr>
                  <w:rFonts w:ascii="Calibri" w:eastAsia="Times New Roman" w:hAnsi="Calibri" w:cs="Calibri"/>
                  <w:color w:val="000000"/>
                  <w:lang w:eastAsia="en-AU"/>
                </w:rPr>
                <w:t>ELZ10146</w:t>
              </w:r>
            </w:ins>
          </w:p>
        </w:tc>
        <w:tc>
          <w:tcPr>
            <w:tcW w:w="668" w:type="pct"/>
            <w:vMerge w:val="restart"/>
            <w:shd w:val="clear" w:color="auto" w:fill="auto"/>
            <w:noWrap/>
            <w:hideMark/>
          </w:tcPr>
          <w:p w:rsidR="00110C18" w:rsidRPr="00D47EC1" w:rsidRDefault="00110C18" w:rsidP="00063728">
            <w:pPr>
              <w:rPr>
                <w:ins w:id="11604" w:author="KIM, Jason" w:date="2019-04-02T13:39:00Z"/>
                <w:rFonts w:ascii="Calibri" w:eastAsia="Times New Roman" w:hAnsi="Calibri" w:cs="Calibri"/>
                <w:color w:val="000000"/>
                <w:lang w:eastAsia="en-AU"/>
              </w:rPr>
            </w:pPr>
            <w:ins w:id="11605"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606" w:author="KIM, Jason" w:date="2019-04-02T13:39:00Z"/>
                <w:rFonts w:ascii="Calibri" w:eastAsia="Times New Roman" w:hAnsi="Calibri" w:cs="Calibri"/>
                <w:color w:val="000000"/>
                <w:lang w:eastAsia="en-AU"/>
              </w:rPr>
            </w:pPr>
            <w:ins w:id="11607" w:author="KIM, Jason" w:date="2019-04-02T13:39:00Z">
              <w:r w:rsidRPr="00D47EC1">
                <w:rPr>
                  <w:rFonts w:ascii="Calibri" w:eastAsia="Times New Roman" w:hAnsi="Calibri" w:cs="Calibri"/>
                  <w:color w:val="000000"/>
                  <w:lang w:eastAsia="en-AU"/>
                </w:rPr>
                <w:t>DLL1221</w:t>
              </w:r>
            </w:ins>
          </w:p>
        </w:tc>
        <w:tc>
          <w:tcPr>
            <w:tcW w:w="742" w:type="pct"/>
            <w:shd w:val="clear" w:color="auto" w:fill="auto"/>
            <w:noWrap/>
            <w:hideMark/>
          </w:tcPr>
          <w:p w:rsidR="00110C18" w:rsidRPr="00D47EC1" w:rsidRDefault="00110C18" w:rsidP="00063728">
            <w:pPr>
              <w:rPr>
                <w:ins w:id="11608" w:author="KIM, Jason" w:date="2019-04-02T13:39:00Z"/>
                <w:rFonts w:ascii="Calibri" w:eastAsia="Times New Roman" w:hAnsi="Calibri" w:cs="Calibri"/>
                <w:color w:val="000000"/>
                <w:lang w:eastAsia="en-AU"/>
              </w:rPr>
            </w:pPr>
            <w:ins w:id="1160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10" w:author="KIM, Jason" w:date="2019-04-02T13:39:00Z"/>
                <w:rFonts w:ascii="Calibri" w:eastAsia="Times New Roman" w:hAnsi="Calibri" w:cs="Calibri"/>
                <w:color w:val="000000"/>
                <w:lang w:eastAsia="en-AU"/>
              </w:rPr>
            </w:pPr>
            <w:ins w:id="11611" w:author="KIM, Jason" w:date="2019-04-02T13:39:00Z">
              <w:r w:rsidRPr="00D47EC1">
                <w:rPr>
                  <w:rFonts w:ascii="Calibri" w:eastAsia="Times New Roman" w:hAnsi="Calibri" w:cs="Calibri"/>
                  <w:color w:val="000000"/>
                  <w:lang w:eastAsia="en-AU"/>
                </w:rPr>
                <w:t>Chainage 3453</w:t>
              </w:r>
            </w:ins>
          </w:p>
        </w:tc>
        <w:tc>
          <w:tcPr>
            <w:tcW w:w="721" w:type="pct"/>
            <w:shd w:val="clear" w:color="auto" w:fill="auto"/>
            <w:noWrap/>
            <w:hideMark/>
          </w:tcPr>
          <w:p w:rsidR="00110C18" w:rsidRPr="00D47EC1" w:rsidRDefault="00110C18" w:rsidP="00063728">
            <w:pPr>
              <w:jc w:val="right"/>
              <w:rPr>
                <w:ins w:id="11612" w:author="KIM, Jason" w:date="2019-04-02T13:39:00Z"/>
                <w:rFonts w:ascii="Calibri" w:eastAsia="Times New Roman" w:hAnsi="Calibri" w:cs="Calibri"/>
                <w:color w:val="000000"/>
                <w:lang w:eastAsia="en-AU"/>
              </w:rPr>
            </w:pPr>
            <w:ins w:id="116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14" w:author="KIM, Jason" w:date="2019-04-02T13:39:00Z"/>
        </w:trPr>
        <w:tc>
          <w:tcPr>
            <w:tcW w:w="716" w:type="pct"/>
            <w:vMerge/>
            <w:hideMark/>
          </w:tcPr>
          <w:p w:rsidR="00110C18" w:rsidRPr="00D47EC1" w:rsidRDefault="00110C18" w:rsidP="00063728">
            <w:pPr>
              <w:rPr>
                <w:ins w:id="1161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1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1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18" w:author="KIM, Jason" w:date="2019-04-02T13:39:00Z"/>
                <w:rFonts w:ascii="Calibri" w:eastAsia="Times New Roman" w:hAnsi="Calibri" w:cs="Calibri"/>
                <w:color w:val="000000"/>
                <w:lang w:eastAsia="en-AU"/>
              </w:rPr>
            </w:pPr>
            <w:ins w:id="11619" w:author="KIM, Jason" w:date="2019-04-02T13:39:00Z">
              <w:r w:rsidRPr="00D47EC1">
                <w:rPr>
                  <w:rFonts w:ascii="Calibri" w:eastAsia="Times New Roman" w:hAnsi="Calibri" w:cs="Calibri"/>
                  <w:color w:val="000000"/>
                  <w:lang w:eastAsia="en-AU"/>
                </w:rPr>
                <w:t>DLL1222</w:t>
              </w:r>
            </w:ins>
          </w:p>
        </w:tc>
        <w:tc>
          <w:tcPr>
            <w:tcW w:w="742" w:type="pct"/>
            <w:shd w:val="clear" w:color="auto" w:fill="auto"/>
            <w:noWrap/>
            <w:hideMark/>
          </w:tcPr>
          <w:p w:rsidR="00110C18" w:rsidRPr="00D47EC1" w:rsidRDefault="00110C18" w:rsidP="00063728">
            <w:pPr>
              <w:rPr>
                <w:ins w:id="11620" w:author="KIM, Jason" w:date="2019-04-02T13:39:00Z"/>
                <w:rFonts w:ascii="Calibri" w:eastAsia="Times New Roman" w:hAnsi="Calibri" w:cs="Calibri"/>
                <w:color w:val="000000"/>
                <w:lang w:eastAsia="en-AU"/>
              </w:rPr>
            </w:pPr>
            <w:ins w:id="1162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22" w:author="KIM, Jason" w:date="2019-04-02T13:39:00Z"/>
                <w:rFonts w:ascii="Calibri" w:eastAsia="Times New Roman" w:hAnsi="Calibri" w:cs="Calibri"/>
                <w:color w:val="000000"/>
                <w:lang w:eastAsia="en-AU"/>
              </w:rPr>
            </w:pPr>
            <w:ins w:id="11623" w:author="KIM, Jason" w:date="2019-04-02T13:39:00Z">
              <w:r w:rsidRPr="00D47EC1">
                <w:rPr>
                  <w:rFonts w:ascii="Calibri" w:eastAsia="Times New Roman" w:hAnsi="Calibri" w:cs="Calibri"/>
                  <w:color w:val="000000"/>
                  <w:lang w:eastAsia="en-AU"/>
                </w:rPr>
                <w:t>Chainage 3457</w:t>
              </w:r>
            </w:ins>
          </w:p>
        </w:tc>
        <w:tc>
          <w:tcPr>
            <w:tcW w:w="721" w:type="pct"/>
            <w:shd w:val="clear" w:color="auto" w:fill="auto"/>
            <w:noWrap/>
            <w:hideMark/>
          </w:tcPr>
          <w:p w:rsidR="00110C18" w:rsidRPr="00D47EC1" w:rsidRDefault="00110C18" w:rsidP="00063728">
            <w:pPr>
              <w:jc w:val="right"/>
              <w:rPr>
                <w:ins w:id="11624" w:author="KIM, Jason" w:date="2019-04-02T13:39:00Z"/>
                <w:rFonts w:ascii="Calibri" w:eastAsia="Times New Roman" w:hAnsi="Calibri" w:cs="Calibri"/>
                <w:color w:val="000000"/>
                <w:lang w:eastAsia="en-AU"/>
              </w:rPr>
            </w:pPr>
            <w:ins w:id="116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26" w:author="KIM, Jason" w:date="2019-04-02T13:39:00Z"/>
        </w:trPr>
        <w:tc>
          <w:tcPr>
            <w:tcW w:w="716" w:type="pct"/>
            <w:vMerge/>
            <w:hideMark/>
          </w:tcPr>
          <w:p w:rsidR="00110C18" w:rsidRPr="00D47EC1" w:rsidRDefault="00110C18" w:rsidP="00063728">
            <w:pPr>
              <w:rPr>
                <w:ins w:id="116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30" w:author="KIM, Jason" w:date="2019-04-02T13:39:00Z"/>
                <w:rFonts w:ascii="Calibri" w:eastAsia="Times New Roman" w:hAnsi="Calibri" w:cs="Calibri"/>
                <w:color w:val="000000"/>
                <w:lang w:eastAsia="en-AU"/>
              </w:rPr>
            </w:pPr>
            <w:ins w:id="11631" w:author="KIM, Jason" w:date="2019-04-02T13:39:00Z">
              <w:r w:rsidRPr="00D47EC1">
                <w:rPr>
                  <w:rFonts w:ascii="Calibri" w:eastAsia="Times New Roman" w:hAnsi="Calibri" w:cs="Calibri"/>
                  <w:color w:val="000000"/>
                  <w:lang w:eastAsia="en-AU"/>
                </w:rPr>
                <w:t>DLL1231</w:t>
              </w:r>
            </w:ins>
          </w:p>
        </w:tc>
        <w:tc>
          <w:tcPr>
            <w:tcW w:w="742" w:type="pct"/>
            <w:shd w:val="clear" w:color="auto" w:fill="auto"/>
            <w:noWrap/>
            <w:hideMark/>
          </w:tcPr>
          <w:p w:rsidR="00110C18" w:rsidRPr="00D47EC1" w:rsidRDefault="00110C18" w:rsidP="00063728">
            <w:pPr>
              <w:rPr>
                <w:ins w:id="11632" w:author="KIM, Jason" w:date="2019-04-02T13:39:00Z"/>
                <w:rFonts w:ascii="Calibri" w:eastAsia="Times New Roman" w:hAnsi="Calibri" w:cs="Calibri"/>
                <w:color w:val="000000"/>
                <w:lang w:eastAsia="en-AU"/>
              </w:rPr>
            </w:pPr>
            <w:ins w:id="1163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34" w:author="KIM, Jason" w:date="2019-04-02T13:39:00Z"/>
                <w:rFonts w:ascii="Calibri" w:eastAsia="Times New Roman" w:hAnsi="Calibri" w:cs="Calibri"/>
                <w:color w:val="000000"/>
                <w:lang w:eastAsia="en-AU"/>
              </w:rPr>
            </w:pPr>
            <w:ins w:id="11635" w:author="KIM, Jason" w:date="2019-04-02T13:39:00Z">
              <w:r w:rsidRPr="00D47EC1">
                <w:rPr>
                  <w:rFonts w:ascii="Calibri" w:eastAsia="Times New Roman" w:hAnsi="Calibri" w:cs="Calibri"/>
                  <w:color w:val="000000"/>
                  <w:lang w:eastAsia="en-AU"/>
                </w:rPr>
                <w:t>Chainage 3573</w:t>
              </w:r>
            </w:ins>
          </w:p>
        </w:tc>
        <w:tc>
          <w:tcPr>
            <w:tcW w:w="721" w:type="pct"/>
            <w:shd w:val="clear" w:color="auto" w:fill="auto"/>
            <w:noWrap/>
            <w:hideMark/>
          </w:tcPr>
          <w:p w:rsidR="00110C18" w:rsidRPr="00D47EC1" w:rsidRDefault="00110C18" w:rsidP="00063728">
            <w:pPr>
              <w:jc w:val="right"/>
              <w:rPr>
                <w:ins w:id="11636" w:author="KIM, Jason" w:date="2019-04-02T13:39:00Z"/>
                <w:rFonts w:ascii="Calibri" w:eastAsia="Times New Roman" w:hAnsi="Calibri" w:cs="Calibri"/>
                <w:color w:val="000000"/>
                <w:lang w:eastAsia="en-AU"/>
              </w:rPr>
            </w:pPr>
            <w:ins w:id="116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38" w:author="KIM, Jason" w:date="2019-04-02T13:39:00Z"/>
        </w:trPr>
        <w:tc>
          <w:tcPr>
            <w:tcW w:w="716" w:type="pct"/>
            <w:vMerge/>
            <w:hideMark/>
          </w:tcPr>
          <w:p w:rsidR="00110C18" w:rsidRPr="00D47EC1" w:rsidRDefault="00110C18" w:rsidP="00063728">
            <w:pPr>
              <w:rPr>
                <w:ins w:id="116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42" w:author="KIM, Jason" w:date="2019-04-02T13:39:00Z"/>
                <w:rFonts w:ascii="Calibri" w:eastAsia="Times New Roman" w:hAnsi="Calibri" w:cs="Calibri"/>
                <w:color w:val="000000"/>
                <w:lang w:eastAsia="en-AU"/>
              </w:rPr>
            </w:pPr>
            <w:ins w:id="11643" w:author="KIM, Jason" w:date="2019-04-02T13:39:00Z">
              <w:r w:rsidRPr="00D47EC1">
                <w:rPr>
                  <w:rFonts w:ascii="Calibri" w:eastAsia="Times New Roman" w:hAnsi="Calibri" w:cs="Calibri"/>
                  <w:color w:val="000000"/>
                  <w:lang w:eastAsia="en-AU"/>
                </w:rPr>
                <w:t>DLL1232</w:t>
              </w:r>
            </w:ins>
          </w:p>
        </w:tc>
        <w:tc>
          <w:tcPr>
            <w:tcW w:w="742" w:type="pct"/>
            <w:shd w:val="clear" w:color="auto" w:fill="auto"/>
            <w:noWrap/>
            <w:hideMark/>
          </w:tcPr>
          <w:p w:rsidR="00110C18" w:rsidRPr="00D47EC1" w:rsidRDefault="00110C18" w:rsidP="00063728">
            <w:pPr>
              <w:rPr>
                <w:ins w:id="11644" w:author="KIM, Jason" w:date="2019-04-02T13:39:00Z"/>
                <w:rFonts w:ascii="Calibri" w:eastAsia="Times New Roman" w:hAnsi="Calibri" w:cs="Calibri"/>
                <w:color w:val="000000"/>
                <w:lang w:eastAsia="en-AU"/>
              </w:rPr>
            </w:pPr>
            <w:ins w:id="1164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46" w:author="KIM, Jason" w:date="2019-04-02T13:39:00Z"/>
                <w:rFonts w:ascii="Calibri" w:eastAsia="Times New Roman" w:hAnsi="Calibri" w:cs="Calibri"/>
                <w:color w:val="000000"/>
                <w:lang w:eastAsia="en-AU"/>
              </w:rPr>
            </w:pPr>
            <w:ins w:id="11647" w:author="KIM, Jason" w:date="2019-04-02T13:39:00Z">
              <w:r w:rsidRPr="00D47EC1">
                <w:rPr>
                  <w:rFonts w:ascii="Calibri" w:eastAsia="Times New Roman" w:hAnsi="Calibri" w:cs="Calibri"/>
                  <w:color w:val="000000"/>
                  <w:lang w:eastAsia="en-AU"/>
                </w:rPr>
                <w:t>Chainage 3577</w:t>
              </w:r>
            </w:ins>
          </w:p>
        </w:tc>
        <w:tc>
          <w:tcPr>
            <w:tcW w:w="721" w:type="pct"/>
            <w:shd w:val="clear" w:color="auto" w:fill="auto"/>
            <w:noWrap/>
            <w:hideMark/>
          </w:tcPr>
          <w:p w:rsidR="00110C18" w:rsidRPr="00D47EC1" w:rsidRDefault="00110C18" w:rsidP="00063728">
            <w:pPr>
              <w:jc w:val="right"/>
              <w:rPr>
                <w:ins w:id="11648" w:author="KIM, Jason" w:date="2019-04-02T13:39:00Z"/>
                <w:rFonts w:ascii="Calibri" w:eastAsia="Times New Roman" w:hAnsi="Calibri" w:cs="Calibri"/>
                <w:color w:val="000000"/>
                <w:lang w:eastAsia="en-AU"/>
              </w:rPr>
            </w:pPr>
            <w:ins w:id="116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50" w:author="KIM, Jason" w:date="2019-04-02T13:39:00Z"/>
        </w:trPr>
        <w:tc>
          <w:tcPr>
            <w:tcW w:w="716" w:type="pct"/>
            <w:vMerge w:val="restart"/>
            <w:shd w:val="clear" w:color="auto" w:fill="auto"/>
            <w:noWrap/>
            <w:hideMark/>
          </w:tcPr>
          <w:p w:rsidR="00110C18" w:rsidRPr="00D47EC1" w:rsidRDefault="00110C18" w:rsidP="00063728">
            <w:pPr>
              <w:rPr>
                <w:ins w:id="11651" w:author="KIM, Jason" w:date="2019-04-02T13:39:00Z"/>
                <w:rFonts w:ascii="Calibri" w:eastAsia="Times New Roman" w:hAnsi="Calibri" w:cs="Calibri"/>
                <w:color w:val="000000"/>
                <w:lang w:eastAsia="en-AU"/>
              </w:rPr>
            </w:pPr>
            <w:ins w:id="11652" w:author="KIM, Jason" w:date="2019-04-02T13:39:00Z">
              <w:r w:rsidRPr="00D47EC1">
                <w:rPr>
                  <w:rFonts w:ascii="Calibri" w:eastAsia="Times New Roman" w:hAnsi="Calibri" w:cs="Calibri"/>
                  <w:color w:val="000000"/>
                  <w:lang w:eastAsia="en-AU"/>
                </w:rPr>
                <w:t>DLL24K211</w:t>
              </w:r>
            </w:ins>
          </w:p>
        </w:tc>
        <w:tc>
          <w:tcPr>
            <w:tcW w:w="669" w:type="pct"/>
            <w:vMerge w:val="restart"/>
            <w:shd w:val="clear" w:color="auto" w:fill="auto"/>
            <w:noWrap/>
            <w:hideMark/>
          </w:tcPr>
          <w:p w:rsidR="00110C18" w:rsidRPr="00D47EC1" w:rsidRDefault="00110C18" w:rsidP="00063728">
            <w:pPr>
              <w:rPr>
                <w:ins w:id="11653" w:author="KIM, Jason" w:date="2019-04-02T13:39:00Z"/>
                <w:rFonts w:ascii="Calibri" w:eastAsia="Times New Roman" w:hAnsi="Calibri" w:cs="Calibri"/>
                <w:color w:val="000000"/>
                <w:lang w:eastAsia="en-AU"/>
              </w:rPr>
            </w:pPr>
            <w:ins w:id="11654" w:author="KIM, Jason" w:date="2019-04-02T13:39:00Z">
              <w:r w:rsidRPr="00D47EC1">
                <w:rPr>
                  <w:rFonts w:ascii="Calibri" w:eastAsia="Times New Roman" w:hAnsi="Calibri" w:cs="Calibri"/>
                  <w:color w:val="000000"/>
                  <w:lang w:eastAsia="en-AU"/>
                </w:rPr>
                <w:t>ELZ10154</w:t>
              </w:r>
            </w:ins>
          </w:p>
        </w:tc>
        <w:tc>
          <w:tcPr>
            <w:tcW w:w="668" w:type="pct"/>
            <w:vMerge w:val="restart"/>
            <w:shd w:val="clear" w:color="auto" w:fill="auto"/>
            <w:noWrap/>
            <w:hideMark/>
          </w:tcPr>
          <w:p w:rsidR="00110C18" w:rsidRPr="00D47EC1" w:rsidRDefault="00110C18" w:rsidP="00063728">
            <w:pPr>
              <w:rPr>
                <w:ins w:id="11655" w:author="KIM, Jason" w:date="2019-04-02T13:39:00Z"/>
                <w:rFonts w:ascii="Calibri" w:eastAsia="Times New Roman" w:hAnsi="Calibri" w:cs="Calibri"/>
                <w:color w:val="000000"/>
                <w:lang w:eastAsia="en-AU"/>
              </w:rPr>
            </w:pPr>
            <w:ins w:id="11656"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657" w:author="KIM, Jason" w:date="2019-04-02T13:39:00Z"/>
                <w:rFonts w:ascii="Calibri" w:eastAsia="Times New Roman" w:hAnsi="Calibri" w:cs="Calibri"/>
                <w:color w:val="000000"/>
                <w:lang w:eastAsia="en-AU"/>
              </w:rPr>
            </w:pPr>
            <w:ins w:id="11658" w:author="KIM, Jason" w:date="2019-04-02T13:39:00Z">
              <w:r w:rsidRPr="00D47EC1">
                <w:rPr>
                  <w:rFonts w:ascii="Calibri" w:eastAsia="Times New Roman" w:hAnsi="Calibri" w:cs="Calibri"/>
                  <w:color w:val="000000"/>
                  <w:lang w:eastAsia="en-AU"/>
                </w:rPr>
                <w:t>DLL1241</w:t>
              </w:r>
            </w:ins>
          </w:p>
        </w:tc>
        <w:tc>
          <w:tcPr>
            <w:tcW w:w="742" w:type="pct"/>
            <w:shd w:val="clear" w:color="auto" w:fill="auto"/>
            <w:noWrap/>
            <w:hideMark/>
          </w:tcPr>
          <w:p w:rsidR="00110C18" w:rsidRPr="00D47EC1" w:rsidRDefault="00110C18" w:rsidP="00063728">
            <w:pPr>
              <w:rPr>
                <w:ins w:id="11659" w:author="KIM, Jason" w:date="2019-04-02T13:39:00Z"/>
                <w:rFonts w:ascii="Calibri" w:eastAsia="Times New Roman" w:hAnsi="Calibri" w:cs="Calibri"/>
                <w:color w:val="000000"/>
                <w:lang w:eastAsia="en-AU"/>
              </w:rPr>
            </w:pPr>
            <w:ins w:id="1166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61" w:author="KIM, Jason" w:date="2019-04-02T13:39:00Z"/>
                <w:rFonts w:ascii="Calibri" w:eastAsia="Times New Roman" w:hAnsi="Calibri" w:cs="Calibri"/>
                <w:color w:val="000000"/>
                <w:lang w:eastAsia="en-AU"/>
              </w:rPr>
            </w:pPr>
            <w:ins w:id="11662" w:author="KIM, Jason" w:date="2019-04-02T13:39:00Z">
              <w:r w:rsidRPr="00D47EC1">
                <w:rPr>
                  <w:rFonts w:ascii="Calibri" w:eastAsia="Times New Roman" w:hAnsi="Calibri" w:cs="Calibri"/>
                  <w:color w:val="000000"/>
                  <w:lang w:eastAsia="en-AU"/>
                </w:rPr>
                <w:t>Chainage 3693</w:t>
              </w:r>
            </w:ins>
          </w:p>
        </w:tc>
        <w:tc>
          <w:tcPr>
            <w:tcW w:w="721" w:type="pct"/>
            <w:shd w:val="clear" w:color="auto" w:fill="auto"/>
            <w:noWrap/>
            <w:hideMark/>
          </w:tcPr>
          <w:p w:rsidR="00110C18" w:rsidRPr="00D47EC1" w:rsidRDefault="00110C18" w:rsidP="00063728">
            <w:pPr>
              <w:jc w:val="right"/>
              <w:rPr>
                <w:ins w:id="11663" w:author="KIM, Jason" w:date="2019-04-02T13:39:00Z"/>
                <w:rFonts w:ascii="Calibri" w:eastAsia="Times New Roman" w:hAnsi="Calibri" w:cs="Calibri"/>
                <w:color w:val="000000"/>
                <w:lang w:eastAsia="en-AU"/>
              </w:rPr>
            </w:pPr>
            <w:ins w:id="116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65" w:author="KIM, Jason" w:date="2019-04-02T13:39:00Z"/>
        </w:trPr>
        <w:tc>
          <w:tcPr>
            <w:tcW w:w="716" w:type="pct"/>
            <w:vMerge/>
            <w:hideMark/>
          </w:tcPr>
          <w:p w:rsidR="00110C18" w:rsidRPr="00D47EC1" w:rsidRDefault="00110C18" w:rsidP="00063728">
            <w:pPr>
              <w:rPr>
                <w:ins w:id="1166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6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6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69" w:author="KIM, Jason" w:date="2019-04-02T13:39:00Z"/>
                <w:rFonts w:ascii="Calibri" w:eastAsia="Times New Roman" w:hAnsi="Calibri" w:cs="Calibri"/>
                <w:color w:val="000000"/>
                <w:lang w:eastAsia="en-AU"/>
              </w:rPr>
            </w:pPr>
            <w:ins w:id="11670" w:author="KIM, Jason" w:date="2019-04-02T13:39:00Z">
              <w:r w:rsidRPr="00D47EC1">
                <w:rPr>
                  <w:rFonts w:ascii="Calibri" w:eastAsia="Times New Roman" w:hAnsi="Calibri" w:cs="Calibri"/>
                  <w:color w:val="000000"/>
                  <w:lang w:eastAsia="en-AU"/>
                </w:rPr>
                <w:t>DLL1242</w:t>
              </w:r>
            </w:ins>
          </w:p>
        </w:tc>
        <w:tc>
          <w:tcPr>
            <w:tcW w:w="742" w:type="pct"/>
            <w:shd w:val="clear" w:color="auto" w:fill="auto"/>
            <w:noWrap/>
            <w:hideMark/>
          </w:tcPr>
          <w:p w:rsidR="00110C18" w:rsidRPr="00D47EC1" w:rsidRDefault="00110C18" w:rsidP="00063728">
            <w:pPr>
              <w:rPr>
                <w:ins w:id="11671" w:author="KIM, Jason" w:date="2019-04-02T13:39:00Z"/>
                <w:rFonts w:ascii="Calibri" w:eastAsia="Times New Roman" w:hAnsi="Calibri" w:cs="Calibri"/>
                <w:color w:val="000000"/>
                <w:lang w:eastAsia="en-AU"/>
              </w:rPr>
            </w:pPr>
            <w:ins w:id="1167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73" w:author="KIM, Jason" w:date="2019-04-02T13:39:00Z"/>
                <w:rFonts w:ascii="Calibri" w:eastAsia="Times New Roman" w:hAnsi="Calibri" w:cs="Calibri"/>
                <w:color w:val="000000"/>
                <w:lang w:eastAsia="en-AU"/>
              </w:rPr>
            </w:pPr>
            <w:ins w:id="11674" w:author="KIM, Jason" w:date="2019-04-02T13:39:00Z">
              <w:r w:rsidRPr="00D47EC1">
                <w:rPr>
                  <w:rFonts w:ascii="Calibri" w:eastAsia="Times New Roman" w:hAnsi="Calibri" w:cs="Calibri"/>
                  <w:color w:val="000000"/>
                  <w:lang w:eastAsia="en-AU"/>
                </w:rPr>
                <w:t>Chainage 3697</w:t>
              </w:r>
            </w:ins>
          </w:p>
        </w:tc>
        <w:tc>
          <w:tcPr>
            <w:tcW w:w="721" w:type="pct"/>
            <w:shd w:val="clear" w:color="auto" w:fill="auto"/>
            <w:noWrap/>
            <w:hideMark/>
          </w:tcPr>
          <w:p w:rsidR="00110C18" w:rsidRPr="00D47EC1" w:rsidRDefault="00110C18" w:rsidP="00063728">
            <w:pPr>
              <w:jc w:val="right"/>
              <w:rPr>
                <w:ins w:id="11675" w:author="KIM, Jason" w:date="2019-04-02T13:39:00Z"/>
                <w:rFonts w:ascii="Calibri" w:eastAsia="Times New Roman" w:hAnsi="Calibri" w:cs="Calibri"/>
                <w:color w:val="000000"/>
                <w:lang w:eastAsia="en-AU"/>
              </w:rPr>
            </w:pPr>
            <w:ins w:id="116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77" w:author="KIM, Jason" w:date="2019-04-02T13:39:00Z"/>
        </w:trPr>
        <w:tc>
          <w:tcPr>
            <w:tcW w:w="716" w:type="pct"/>
            <w:vMerge/>
            <w:hideMark/>
          </w:tcPr>
          <w:p w:rsidR="00110C18" w:rsidRPr="00D47EC1" w:rsidRDefault="00110C18" w:rsidP="00063728">
            <w:pPr>
              <w:rPr>
                <w:ins w:id="1167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7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8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81" w:author="KIM, Jason" w:date="2019-04-02T13:39:00Z"/>
                <w:rFonts w:ascii="Calibri" w:eastAsia="Times New Roman" w:hAnsi="Calibri" w:cs="Calibri"/>
                <w:color w:val="000000"/>
                <w:lang w:eastAsia="en-AU"/>
              </w:rPr>
            </w:pPr>
            <w:ins w:id="11682" w:author="KIM, Jason" w:date="2019-04-02T13:39:00Z">
              <w:r w:rsidRPr="00D47EC1">
                <w:rPr>
                  <w:rFonts w:ascii="Calibri" w:eastAsia="Times New Roman" w:hAnsi="Calibri" w:cs="Calibri"/>
                  <w:color w:val="000000"/>
                  <w:lang w:eastAsia="en-AU"/>
                </w:rPr>
                <w:t>DLL1251</w:t>
              </w:r>
            </w:ins>
          </w:p>
        </w:tc>
        <w:tc>
          <w:tcPr>
            <w:tcW w:w="742" w:type="pct"/>
            <w:shd w:val="clear" w:color="auto" w:fill="auto"/>
            <w:noWrap/>
            <w:hideMark/>
          </w:tcPr>
          <w:p w:rsidR="00110C18" w:rsidRPr="00D47EC1" w:rsidRDefault="00110C18" w:rsidP="00063728">
            <w:pPr>
              <w:rPr>
                <w:ins w:id="11683" w:author="KIM, Jason" w:date="2019-04-02T13:39:00Z"/>
                <w:rFonts w:ascii="Calibri" w:eastAsia="Times New Roman" w:hAnsi="Calibri" w:cs="Calibri"/>
                <w:color w:val="000000"/>
                <w:lang w:eastAsia="en-AU"/>
              </w:rPr>
            </w:pPr>
            <w:ins w:id="1168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85" w:author="KIM, Jason" w:date="2019-04-02T13:39:00Z"/>
                <w:rFonts w:ascii="Calibri" w:eastAsia="Times New Roman" w:hAnsi="Calibri" w:cs="Calibri"/>
                <w:color w:val="000000"/>
                <w:lang w:eastAsia="en-AU"/>
              </w:rPr>
            </w:pPr>
            <w:ins w:id="11686" w:author="KIM, Jason" w:date="2019-04-02T13:39:00Z">
              <w:r w:rsidRPr="00D47EC1">
                <w:rPr>
                  <w:rFonts w:ascii="Calibri" w:eastAsia="Times New Roman" w:hAnsi="Calibri" w:cs="Calibri"/>
                  <w:color w:val="000000"/>
                  <w:lang w:eastAsia="en-AU"/>
                </w:rPr>
                <w:t>Chainage 3813</w:t>
              </w:r>
            </w:ins>
          </w:p>
        </w:tc>
        <w:tc>
          <w:tcPr>
            <w:tcW w:w="721" w:type="pct"/>
            <w:shd w:val="clear" w:color="auto" w:fill="auto"/>
            <w:noWrap/>
            <w:hideMark/>
          </w:tcPr>
          <w:p w:rsidR="00110C18" w:rsidRPr="00D47EC1" w:rsidRDefault="00110C18" w:rsidP="00063728">
            <w:pPr>
              <w:jc w:val="right"/>
              <w:rPr>
                <w:ins w:id="11687" w:author="KIM, Jason" w:date="2019-04-02T13:39:00Z"/>
                <w:rFonts w:ascii="Calibri" w:eastAsia="Times New Roman" w:hAnsi="Calibri" w:cs="Calibri"/>
                <w:color w:val="000000"/>
                <w:lang w:eastAsia="en-AU"/>
              </w:rPr>
            </w:pPr>
            <w:ins w:id="116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89" w:author="KIM, Jason" w:date="2019-04-02T13:39:00Z"/>
        </w:trPr>
        <w:tc>
          <w:tcPr>
            <w:tcW w:w="716" w:type="pct"/>
            <w:vMerge/>
            <w:hideMark/>
          </w:tcPr>
          <w:p w:rsidR="00110C18" w:rsidRPr="00D47EC1" w:rsidRDefault="00110C18" w:rsidP="00063728">
            <w:pPr>
              <w:rPr>
                <w:ins w:id="116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93" w:author="KIM, Jason" w:date="2019-04-02T13:39:00Z"/>
                <w:rFonts w:ascii="Calibri" w:eastAsia="Times New Roman" w:hAnsi="Calibri" w:cs="Calibri"/>
                <w:color w:val="000000"/>
                <w:lang w:eastAsia="en-AU"/>
              </w:rPr>
            </w:pPr>
            <w:ins w:id="11694" w:author="KIM, Jason" w:date="2019-04-02T13:39:00Z">
              <w:r w:rsidRPr="00D47EC1">
                <w:rPr>
                  <w:rFonts w:ascii="Calibri" w:eastAsia="Times New Roman" w:hAnsi="Calibri" w:cs="Calibri"/>
                  <w:color w:val="000000"/>
                  <w:lang w:eastAsia="en-AU"/>
                </w:rPr>
                <w:t>DLL1252</w:t>
              </w:r>
            </w:ins>
          </w:p>
        </w:tc>
        <w:tc>
          <w:tcPr>
            <w:tcW w:w="742" w:type="pct"/>
            <w:shd w:val="clear" w:color="auto" w:fill="auto"/>
            <w:noWrap/>
            <w:hideMark/>
          </w:tcPr>
          <w:p w:rsidR="00110C18" w:rsidRPr="00D47EC1" w:rsidRDefault="00110C18" w:rsidP="00063728">
            <w:pPr>
              <w:rPr>
                <w:ins w:id="11695" w:author="KIM, Jason" w:date="2019-04-02T13:39:00Z"/>
                <w:rFonts w:ascii="Calibri" w:eastAsia="Times New Roman" w:hAnsi="Calibri" w:cs="Calibri"/>
                <w:color w:val="000000"/>
                <w:lang w:eastAsia="en-AU"/>
              </w:rPr>
            </w:pPr>
            <w:ins w:id="1169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97" w:author="KIM, Jason" w:date="2019-04-02T13:39:00Z"/>
                <w:rFonts w:ascii="Calibri" w:eastAsia="Times New Roman" w:hAnsi="Calibri" w:cs="Calibri"/>
                <w:color w:val="000000"/>
                <w:lang w:eastAsia="en-AU"/>
              </w:rPr>
            </w:pPr>
            <w:ins w:id="11698" w:author="KIM, Jason" w:date="2019-04-02T13:39:00Z">
              <w:r w:rsidRPr="00D47EC1">
                <w:rPr>
                  <w:rFonts w:ascii="Calibri" w:eastAsia="Times New Roman" w:hAnsi="Calibri" w:cs="Calibri"/>
                  <w:color w:val="000000"/>
                  <w:lang w:eastAsia="en-AU"/>
                </w:rPr>
                <w:t>Chainage 3817</w:t>
              </w:r>
            </w:ins>
          </w:p>
        </w:tc>
        <w:tc>
          <w:tcPr>
            <w:tcW w:w="721" w:type="pct"/>
            <w:shd w:val="clear" w:color="auto" w:fill="auto"/>
            <w:noWrap/>
            <w:hideMark/>
          </w:tcPr>
          <w:p w:rsidR="00110C18" w:rsidRPr="00D47EC1" w:rsidRDefault="00110C18" w:rsidP="00063728">
            <w:pPr>
              <w:jc w:val="right"/>
              <w:rPr>
                <w:ins w:id="11699" w:author="KIM, Jason" w:date="2019-04-02T13:39:00Z"/>
                <w:rFonts w:ascii="Calibri" w:eastAsia="Times New Roman" w:hAnsi="Calibri" w:cs="Calibri"/>
                <w:color w:val="000000"/>
                <w:lang w:eastAsia="en-AU"/>
              </w:rPr>
            </w:pPr>
            <w:ins w:id="117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01" w:author="KIM, Jason" w:date="2019-04-02T13:39:00Z"/>
        </w:trPr>
        <w:tc>
          <w:tcPr>
            <w:tcW w:w="716" w:type="pct"/>
            <w:vMerge w:val="restart"/>
            <w:shd w:val="clear" w:color="auto" w:fill="auto"/>
            <w:noWrap/>
            <w:hideMark/>
          </w:tcPr>
          <w:p w:rsidR="00110C18" w:rsidRPr="00D47EC1" w:rsidRDefault="00110C18" w:rsidP="00063728">
            <w:pPr>
              <w:rPr>
                <w:ins w:id="11702" w:author="KIM, Jason" w:date="2019-04-02T13:39:00Z"/>
                <w:rFonts w:ascii="Calibri" w:eastAsia="Times New Roman" w:hAnsi="Calibri" w:cs="Calibri"/>
                <w:color w:val="000000"/>
                <w:lang w:eastAsia="en-AU"/>
              </w:rPr>
            </w:pPr>
            <w:ins w:id="11703" w:author="KIM, Jason" w:date="2019-04-02T13:39:00Z">
              <w:r w:rsidRPr="00D47EC1">
                <w:rPr>
                  <w:rFonts w:ascii="Calibri" w:eastAsia="Times New Roman" w:hAnsi="Calibri" w:cs="Calibri"/>
                  <w:color w:val="000000"/>
                  <w:lang w:eastAsia="en-AU"/>
                </w:rPr>
                <w:t>DLL26K211</w:t>
              </w:r>
            </w:ins>
          </w:p>
        </w:tc>
        <w:tc>
          <w:tcPr>
            <w:tcW w:w="669" w:type="pct"/>
            <w:vMerge w:val="restart"/>
            <w:shd w:val="clear" w:color="auto" w:fill="auto"/>
            <w:noWrap/>
            <w:hideMark/>
          </w:tcPr>
          <w:p w:rsidR="00110C18" w:rsidRPr="00D47EC1" w:rsidRDefault="00110C18" w:rsidP="00063728">
            <w:pPr>
              <w:rPr>
                <w:ins w:id="11704" w:author="KIM, Jason" w:date="2019-04-02T13:39:00Z"/>
                <w:rFonts w:ascii="Calibri" w:eastAsia="Times New Roman" w:hAnsi="Calibri" w:cs="Calibri"/>
                <w:color w:val="000000"/>
                <w:lang w:eastAsia="en-AU"/>
              </w:rPr>
            </w:pPr>
            <w:ins w:id="11705" w:author="KIM, Jason" w:date="2019-04-02T13:39:00Z">
              <w:r w:rsidRPr="00D47EC1">
                <w:rPr>
                  <w:rFonts w:ascii="Calibri" w:eastAsia="Times New Roman" w:hAnsi="Calibri" w:cs="Calibri"/>
                  <w:color w:val="000000"/>
                  <w:lang w:eastAsia="en-AU"/>
                </w:rPr>
                <w:t>ELZ10162</w:t>
              </w:r>
            </w:ins>
          </w:p>
        </w:tc>
        <w:tc>
          <w:tcPr>
            <w:tcW w:w="668" w:type="pct"/>
            <w:vMerge w:val="restart"/>
            <w:shd w:val="clear" w:color="auto" w:fill="auto"/>
            <w:noWrap/>
            <w:hideMark/>
          </w:tcPr>
          <w:p w:rsidR="00110C18" w:rsidRPr="00D47EC1" w:rsidRDefault="00110C18" w:rsidP="00063728">
            <w:pPr>
              <w:rPr>
                <w:ins w:id="11706" w:author="KIM, Jason" w:date="2019-04-02T13:39:00Z"/>
                <w:rFonts w:ascii="Calibri" w:eastAsia="Times New Roman" w:hAnsi="Calibri" w:cs="Calibri"/>
                <w:color w:val="000000"/>
                <w:lang w:eastAsia="en-AU"/>
              </w:rPr>
            </w:pPr>
            <w:ins w:id="11707"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708" w:author="KIM, Jason" w:date="2019-04-02T13:39:00Z"/>
                <w:rFonts w:ascii="Calibri" w:eastAsia="Times New Roman" w:hAnsi="Calibri" w:cs="Calibri"/>
                <w:color w:val="000000"/>
                <w:lang w:eastAsia="en-AU"/>
              </w:rPr>
            </w:pPr>
            <w:ins w:id="11709" w:author="KIM, Jason" w:date="2019-04-02T13:39:00Z">
              <w:r w:rsidRPr="00D47EC1">
                <w:rPr>
                  <w:rFonts w:ascii="Calibri" w:eastAsia="Times New Roman" w:hAnsi="Calibri" w:cs="Calibri"/>
                  <w:color w:val="000000"/>
                  <w:lang w:eastAsia="en-AU"/>
                </w:rPr>
                <w:t>DLL1261</w:t>
              </w:r>
            </w:ins>
          </w:p>
        </w:tc>
        <w:tc>
          <w:tcPr>
            <w:tcW w:w="742" w:type="pct"/>
            <w:shd w:val="clear" w:color="auto" w:fill="auto"/>
            <w:noWrap/>
            <w:hideMark/>
          </w:tcPr>
          <w:p w:rsidR="00110C18" w:rsidRPr="00D47EC1" w:rsidRDefault="00110C18" w:rsidP="00063728">
            <w:pPr>
              <w:rPr>
                <w:ins w:id="11710" w:author="KIM, Jason" w:date="2019-04-02T13:39:00Z"/>
                <w:rFonts w:ascii="Calibri" w:eastAsia="Times New Roman" w:hAnsi="Calibri" w:cs="Calibri"/>
                <w:color w:val="000000"/>
                <w:lang w:eastAsia="en-AU"/>
              </w:rPr>
            </w:pPr>
            <w:ins w:id="1171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12" w:author="KIM, Jason" w:date="2019-04-02T13:39:00Z"/>
                <w:rFonts w:ascii="Calibri" w:eastAsia="Times New Roman" w:hAnsi="Calibri" w:cs="Calibri"/>
                <w:color w:val="000000"/>
                <w:lang w:eastAsia="en-AU"/>
              </w:rPr>
            </w:pPr>
            <w:ins w:id="11713" w:author="KIM, Jason" w:date="2019-04-02T13:39:00Z">
              <w:r w:rsidRPr="00D47EC1">
                <w:rPr>
                  <w:rFonts w:ascii="Calibri" w:eastAsia="Times New Roman" w:hAnsi="Calibri" w:cs="Calibri"/>
                  <w:color w:val="000000"/>
                  <w:lang w:eastAsia="en-AU"/>
                </w:rPr>
                <w:t>Chainage 3933</w:t>
              </w:r>
            </w:ins>
          </w:p>
        </w:tc>
        <w:tc>
          <w:tcPr>
            <w:tcW w:w="721" w:type="pct"/>
            <w:shd w:val="clear" w:color="auto" w:fill="auto"/>
            <w:noWrap/>
            <w:hideMark/>
          </w:tcPr>
          <w:p w:rsidR="00110C18" w:rsidRPr="00D47EC1" w:rsidRDefault="00110C18" w:rsidP="00063728">
            <w:pPr>
              <w:jc w:val="right"/>
              <w:rPr>
                <w:ins w:id="11714" w:author="KIM, Jason" w:date="2019-04-02T13:39:00Z"/>
                <w:rFonts w:ascii="Calibri" w:eastAsia="Times New Roman" w:hAnsi="Calibri" w:cs="Calibri"/>
                <w:color w:val="000000"/>
                <w:lang w:eastAsia="en-AU"/>
              </w:rPr>
            </w:pPr>
            <w:ins w:id="1171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16" w:author="KIM, Jason" w:date="2019-04-02T13:39:00Z"/>
        </w:trPr>
        <w:tc>
          <w:tcPr>
            <w:tcW w:w="716" w:type="pct"/>
            <w:vMerge/>
            <w:hideMark/>
          </w:tcPr>
          <w:p w:rsidR="00110C18" w:rsidRPr="00D47EC1" w:rsidRDefault="00110C18" w:rsidP="00063728">
            <w:pPr>
              <w:rPr>
                <w:ins w:id="1171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1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1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20" w:author="KIM, Jason" w:date="2019-04-02T13:39:00Z"/>
                <w:rFonts w:ascii="Calibri" w:eastAsia="Times New Roman" w:hAnsi="Calibri" w:cs="Calibri"/>
                <w:color w:val="000000"/>
                <w:lang w:eastAsia="en-AU"/>
              </w:rPr>
            </w:pPr>
            <w:ins w:id="11721" w:author="KIM, Jason" w:date="2019-04-02T13:39:00Z">
              <w:r w:rsidRPr="00D47EC1">
                <w:rPr>
                  <w:rFonts w:ascii="Calibri" w:eastAsia="Times New Roman" w:hAnsi="Calibri" w:cs="Calibri"/>
                  <w:color w:val="000000"/>
                  <w:lang w:eastAsia="en-AU"/>
                </w:rPr>
                <w:t>DLL1262</w:t>
              </w:r>
            </w:ins>
          </w:p>
        </w:tc>
        <w:tc>
          <w:tcPr>
            <w:tcW w:w="742" w:type="pct"/>
            <w:shd w:val="clear" w:color="auto" w:fill="auto"/>
            <w:noWrap/>
            <w:hideMark/>
          </w:tcPr>
          <w:p w:rsidR="00110C18" w:rsidRPr="00D47EC1" w:rsidRDefault="00110C18" w:rsidP="00063728">
            <w:pPr>
              <w:rPr>
                <w:ins w:id="11722" w:author="KIM, Jason" w:date="2019-04-02T13:39:00Z"/>
                <w:rFonts w:ascii="Calibri" w:eastAsia="Times New Roman" w:hAnsi="Calibri" w:cs="Calibri"/>
                <w:color w:val="000000"/>
                <w:lang w:eastAsia="en-AU"/>
              </w:rPr>
            </w:pPr>
            <w:ins w:id="1172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24" w:author="KIM, Jason" w:date="2019-04-02T13:39:00Z"/>
                <w:rFonts w:ascii="Calibri" w:eastAsia="Times New Roman" w:hAnsi="Calibri" w:cs="Calibri"/>
                <w:color w:val="000000"/>
                <w:lang w:eastAsia="en-AU"/>
              </w:rPr>
            </w:pPr>
            <w:ins w:id="11725" w:author="KIM, Jason" w:date="2019-04-02T13:39:00Z">
              <w:r w:rsidRPr="00D47EC1">
                <w:rPr>
                  <w:rFonts w:ascii="Calibri" w:eastAsia="Times New Roman" w:hAnsi="Calibri" w:cs="Calibri"/>
                  <w:color w:val="000000"/>
                  <w:lang w:eastAsia="en-AU"/>
                </w:rPr>
                <w:t>Chainage 3937</w:t>
              </w:r>
            </w:ins>
          </w:p>
        </w:tc>
        <w:tc>
          <w:tcPr>
            <w:tcW w:w="721" w:type="pct"/>
            <w:shd w:val="clear" w:color="auto" w:fill="auto"/>
            <w:noWrap/>
            <w:hideMark/>
          </w:tcPr>
          <w:p w:rsidR="00110C18" w:rsidRPr="00D47EC1" w:rsidRDefault="00110C18" w:rsidP="00063728">
            <w:pPr>
              <w:jc w:val="right"/>
              <w:rPr>
                <w:ins w:id="11726" w:author="KIM, Jason" w:date="2019-04-02T13:39:00Z"/>
                <w:rFonts w:ascii="Calibri" w:eastAsia="Times New Roman" w:hAnsi="Calibri" w:cs="Calibri"/>
                <w:color w:val="000000"/>
                <w:lang w:eastAsia="en-AU"/>
              </w:rPr>
            </w:pPr>
            <w:ins w:id="1172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28" w:author="KIM, Jason" w:date="2019-04-02T13:39:00Z"/>
        </w:trPr>
        <w:tc>
          <w:tcPr>
            <w:tcW w:w="716" w:type="pct"/>
            <w:vMerge/>
            <w:hideMark/>
          </w:tcPr>
          <w:p w:rsidR="00110C18" w:rsidRPr="00D47EC1" w:rsidRDefault="00110C18" w:rsidP="00063728">
            <w:pPr>
              <w:rPr>
                <w:ins w:id="1172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3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3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32" w:author="KIM, Jason" w:date="2019-04-02T13:39:00Z"/>
                <w:rFonts w:ascii="Calibri" w:eastAsia="Times New Roman" w:hAnsi="Calibri" w:cs="Calibri"/>
                <w:color w:val="000000"/>
                <w:lang w:eastAsia="en-AU"/>
              </w:rPr>
            </w:pPr>
            <w:ins w:id="11733" w:author="KIM, Jason" w:date="2019-04-02T13:39:00Z">
              <w:r w:rsidRPr="00D47EC1">
                <w:rPr>
                  <w:rFonts w:ascii="Calibri" w:eastAsia="Times New Roman" w:hAnsi="Calibri" w:cs="Calibri"/>
                  <w:color w:val="000000"/>
                  <w:lang w:eastAsia="en-AU"/>
                </w:rPr>
                <w:t>DLL1271</w:t>
              </w:r>
            </w:ins>
          </w:p>
        </w:tc>
        <w:tc>
          <w:tcPr>
            <w:tcW w:w="742" w:type="pct"/>
            <w:shd w:val="clear" w:color="auto" w:fill="auto"/>
            <w:noWrap/>
            <w:hideMark/>
          </w:tcPr>
          <w:p w:rsidR="00110C18" w:rsidRPr="00D47EC1" w:rsidRDefault="00110C18" w:rsidP="00063728">
            <w:pPr>
              <w:rPr>
                <w:ins w:id="11734" w:author="KIM, Jason" w:date="2019-04-02T13:39:00Z"/>
                <w:rFonts w:ascii="Calibri" w:eastAsia="Times New Roman" w:hAnsi="Calibri" w:cs="Calibri"/>
                <w:color w:val="000000"/>
                <w:lang w:eastAsia="en-AU"/>
              </w:rPr>
            </w:pPr>
            <w:ins w:id="1173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36" w:author="KIM, Jason" w:date="2019-04-02T13:39:00Z"/>
                <w:rFonts w:ascii="Calibri" w:eastAsia="Times New Roman" w:hAnsi="Calibri" w:cs="Calibri"/>
                <w:color w:val="000000"/>
                <w:lang w:eastAsia="en-AU"/>
              </w:rPr>
            </w:pPr>
            <w:ins w:id="11737" w:author="KIM, Jason" w:date="2019-04-02T13:39:00Z">
              <w:r w:rsidRPr="00D47EC1">
                <w:rPr>
                  <w:rFonts w:ascii="Calibri" w:eastAsia="Times New Roman" w:hAnsi="Calibri" w:cs="Calibri"/>
                  <w:color w:val="000000"/>
                  <w:lang w:eastAsia="en-AU"/>
                </w:rPr>
                <w:t>Chainage 4053</w:t>
              </w:r>
            </w:ins>
          </w:p>
        </w:tc>
        <w:tc>
          <w:tcPr>
            <w:tcW w:w="721" w:type="pct"/>
            <w:shd w:val="clear" w:color="auto" w:fill="auto"/>
            <w:noWrap/>
            <w:hideMark/>
          </w:tcPr>
          <w:p w:rsidR="00110C18" w:rsidRPr="00D47EC1" w:rsidRDefault="00110C18" w:rsidP="00063728">
            <w:pPr>
              <w:jc w:val="right"/>
              <w:rPr>
                <w:ins w:id="11738" w:author="KIM, Jason" w:date="2019-04-02T13:39:00Z"/>
                <w:rFonts w:ascii="Calibri" w:eastAsia="Times New Roman" w:hAnsi="Calibri" w:cs="Calibri"/>
                <w:color w:val="000000"/>
                <w:lang w:eastAsia="en-AU"/>
              </w:rPr>
            </w:pPr>
            <w:ins w:id="117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40" w:author="KIM, Jason" w:date="2019-04-02T13:39:00Z"/>
        </w:trPr>
        <w:tc>
          <w:tcPr>
            <w:tcW w:w="716" w:type="pct"/>
            <w:vMerge/>
            <w:hideMark/>
          </w:tcPr>
          <w:p w:rsidR="00110C18" w:rsidRPr="00D47EC1" w:rsidRDefault="00110C18" w:rsidP="00063728">
            <w:pPr>
              <w:rPr>
                <w:ins w:id="117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44" w:author="KIM, Jason" w:date="2019-04-02T13:39:00Z"/>
                <w:rFonts w:ascii="Calibri" w:eastAsia="Times New Roman" w:hAnsi="Calibri" w:cs="Calibri"/>
                <w:color w:val="000000"/>
                <w:lang w:eastAsia="en-AU"/>
              </w:rPr>
            </w:pPr>
            <w:ins w:id="11745" w:author="KIM, Jason" w:date="2019-04-02T13:39:00Z">
              <w:r w:rsidRPr="00D47EC1">
                <w:rPr>
                  <w:rFonts w:ascii="Calibri" w:eastAsia="Times New Roman" w:hAnsi="Calibri" w:cs="Calibri"/>
                  <w:color w:val="000000"/>
                  <w:lang w:eastAsia="en-AU"/>
                </w:rPr>
                <w:t>DLL1272</w:t>
              </w:r>
            </w:ins>
          </w:p>
        </w:tc>
        <w:tc>
          <w:tcPr>
            <w:tcW w:w="742" w:type="pct"/>
            <w:shd w:val="clear" w:color="auto" w:fill="auto"/>
            <w:noWrap/>
            <w:hideMark/>
          </w:tcPr>
          <w:p w:rsidR="00110C18" w:rsidRPr="00D47EC1" w:rsidRDefault="00110C18" w:rsidP="00063728">
            <w:pPr>
              <w:rPr>
                <w:ins w:id="11746" w:author="KIM, Jason" w:date="2019-04-02T13:39:00Z"/>
                <w:rFonts w:ascii="Calibri" w:eastAsia="Times New Roman" w:hAnsi="Calibri" w:cs="Calibri"/>
                <w:color w:val="000000"/>
                <w:lang w:eastAsia="en-AU"/>
              </w:rPr>
            </w:pPr>
            <w:ins w:id="117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48" w:author="KIM, Jason" w:date="2019-04-02T13:39:00Z"/>
                <w:rFonts w:ascii="Calibri" w:eastAsia="Times New Roman" w:hAnsi="Calibri" w:cs="Calibri"/>
                <w:color w:val="000000"/>
                <w:lang w:eastAsia="en-AU"/>
              </w:rPr>
            </w:pPr>
            <w:ins w:id="11749" w:author="KIM, Jason" w:date="2019-04-02T13:39:00Z">
              <w:r w:rsidRPr="00D47EC1">
                <w:rPr>
                  <w:rFonts w:ascii="Calibri" w:eastAsia="Times New Roman" w:hAnsi="Calibri" w:cs="Calibri"/>
                  <w:color w:val="000000"/>
                  <w:lang w:eastAsia="en-AU"/>
                </w:rPr>
                <w:t>Chainage 4057</w:t>
              </w:r>
            </w:ins>
          </w:p>
        </w:tc>
        <w:tc>
          <w:tcPr>
            <w:tcW w:w="721" w:type="pct"/>
            <w:shd w:val="clear" w:color="auto" w:fill="auto"/>
            <w:noWrap/>
            <w:hideMark/>
          </w:tcPr>
          <w:p w:rsidR="00110C18" w:rsidRPr="00D47EC1" w:rsidRDefault="00110C18" w:rsidP="00063728">
            <w:pPr>
              <w:jc w:val="right"/>
              <w:rPr>
                <w:ins w:id="11750" w:author="KIM, Jason" w:date="2019-04-02T13:39:00Z"/>
                <w:rFonts w:ascii="Calibri" w:eastAsia="Times New Roman" w:hAnsi="Calibri" w:cs="Calibri"/>
                <w:color w:val="000000"/>
                <w:lang w:eastAsia="en-AU"/>
              </w:rPr>
            </w:pPr>
            <w:ins w:id="117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52" w:author="KIM, Jason" w:date="2019-04-02T13:39:00Z"/>
        </w:trPr>
        <w:tc>
          <w:tcPr>
            <w:tcW w:w="716" w:type="pct"/>
            <w:vMerge w:val="restart"/>
            <w:shd w:val="clear" w:color="auto" w:fill="auto"/>
            <w:noWrap/>
            <w:hideMark/>
          </w:tcPr>
          <w:p w:rsidR="00110C18" w:rsidRPr="00D47EC1" w:rsidRDefault="00110C18" w:rsidP="00063728">
            <w:pPr>
              <w:rPr>
                <w:ins w:id="11753" w:author="KIM, Jason" w:date="2019-04-02T13:39:00Z"/>
                <w:rFonts w:ascii="Calibri" w:eastAsia="Times New Roman" w:hAnsi="Calibri" w:cs="Calibri"/>
                <w:color w:val="000000"/>
                <w:lang w:eastAsia="en-AU"/>
              </w:rPr>
            </w:pPr>
            <w:ins w:id="11754" w:author="KIM, Jason" w:date="2019-04-02T13:39:00Z">
              <w:r w:rsidRPr="00D47EC1">
                <w:rPr>
                  <w:rFonts w:ascii="Calibri" w:eastAsia="Times New Roman" w:hAnsi="Calibri" w:cs="Calibri"/>
                  <w:color w:val="000000"/>
                  <w:lang w:eastAsia="en-AU"/>
                </w:rPr>
                <w:t>DLL28K211</w:t>
              </w:r>
            </w:ins>
          </w:p>
        </w:tc>
        <w:tc>
          <w:tcPr>
            <w:tcW w:w="669" w:type="pct"/>
            <w:vMerge w:val="restart"/>
            <w:shd w:val="clear" w:color="auto" w:fill="auto"/>
            <w:noWrap/>
            <w:hideMark/>
          </w:tcPr>
          <w:p w:rsidR="00110C18" w:rsidRPr="00D47EC1" w:rsidRDefault="00110C18" w:rsidP="00063728">
            <w:pPr>
              <w:rPr>
                <w:ins w:id="11755" w:author="KIM, Jason" w:date="2019-04-02T13:39:00Z"/>
                <w:rFonts w:ascii="Calibri" w:eastAsia="Times New Roman" w:hAnsi="Calibri" w:cs="Calibri"/>
                <w:color w:val="000000"/>
                <w:lang w:eastAsia="en-AU"/>
              </w:rPr>
            </w:pPr>
            <w:ins w:id="11756" w:author="KIM, Jason" w:date="2019-04-02T13:39:00Z">
              <w:r w:rsidRPr="00D47EC1">
                <w:rPr>
                  <w:rFonts w:ascii="Calibri" w:eastAsia="Times New Roman" w:hAnsi="Calibri" w:cs="Calibri"/>
                  <w:color w:val="000000"/>
                  <w:lang w:eastAsia="en-AU"/>
                </w:rPr>
                <w:t>ELZ10170</w:t>
              </w:r>
            </w:ins>
          </w:p>
        </w:tc>
        <w:tc>
          <w:tcPr>
            <w:tcW w:w="668" w:type="pct"/>
            <w:vMerge w:val="restart"/>
            <w:shd w:val="clear" w:color="auto" w:fill="auto"/>
            <w:noWrap/>
            <w:hideMark/>
          </w:tcPr>
          <w:p w:rsidR="00110C18" w:rsidRPr="00D47EC1" w:rsidRDefault="00110C18" w:rsidP="00063728">
            <w:pPr>
              <w:rPr>
                <w:ins w:id="11757" w:author="KIM, Jason" w:date="2019-04-02T13:39:00Z"/>
                <w:rFonts w:ascii="Calibri" w:eastAsia="Times New Roman" w:hAnsi="Calibri" w:cs="Calibri"/>
                <w:color w:val="000000"/>
                <w:lang w:eastAsia="en-AU"/>
              </w:rPr>
            </w:pPr>
            <w:ins w:id="11758"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759" w:author="KIM, Jason" w:date="2019-04-02T13:39:00Z"/>
                <w:rFonts w:ascii="Calibri" w:eastAsia="Times New Roman" w:hAnsi="Calibri" w:cs="Calibri"/>
                <w:color w:val="000000"/>
                <w:lang w:eastAsia="en-AU"/>
              </w:rPr>
            </w:pPr>
            <w:ins w:id="11760" w:author="KIM, Jason" w:date="2019-04-02T13:39:00Z">
              <w:r w:rsidRPr="00D47EC1">
                <w:rPr>
                  <w:rFonts w:ascii="Calibri" w:eastAsia="Times New Roman" w:hAnsi="Calibri" w:cs="Calibri"/>
                  <w:color w:val="000000"/>
                  <w:lang w:eastAsia="en-AU"/>
                </w:rPr>
                <w:t>DLL1281</w:t>
              </w:r>
            </w:ins>
          </w:p>
        </w:tc>
        <w:tc>
          <w:tcPr>
            <w:tcW w:w="742" w:type="pct"/>
            <w:shd w:val="clear" w:color="auto" w:fill="auto"/>
            <w:noWrap/>
            <w:hideMark/>
          </w:tcPr>
          <w:p w:rsidR="00110C18" w:rsidRPr="00D47EC1" w:rsidRDefault="00110C18" w:rsidP="00063728">
            <w:pPr>
              <w:rPr>
                <w:ins w:id="11761" w:author="KIM, Jason" w:date="2019-04-02T13:39:00Z"/>
                <w:rFonts w:ascii="Calibri" w:eastAsia="Times New Roman" w:hAnsi="Calibri" w:cs="Calibri"/>
                <w:color w:val="000000"/>
                <w:lang w:eastAsia="en-AU"/>
              </w:rPr>
            </w:pPr>
            <w:ins w:id="1176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63" w:author="KIM, Jason" w:date="2019-04-02T13:39:00Z"/>
                <w:rFonts w:ascii="Calibri" w:eastAsia="Times New Roman" w:hAnsi="Calibri" w:cs="Calibri"/>
                <w:color w:val="000000"/>
                <w:lang w:eastAsia="en-AU"/>
              </w:rPr>
            </w:pPr>
            <w:ins w:id="11764" w:author="KIM, Jason" w:date="2019-04-02T13:39:00Z">
              <w:r w:rsidRPr="00D47EC1">
                <w:rPr>
                  <w:rFonts w:ascii="Calibri" w:eastAsia="Times New Roman" w:hAnsi="Calibri" w:cs="Calibri"/>
                  <w:color w:val="000000"/>
                  <w:lang w:eastAsia="en-AU"/>
                </w:rPr>
                <w:t>Chainage 4172</w:t>
              </w:r>
            </w:ins>
          </w:p>
        </w:tc>
        <w:tc>
          <w:tcPr>
            <w:tcW w:w="721" w:type="pct"/>
            <w:shd w:val="clear" w:color="auto" w:fill="auto"/>
            <w:noWrap/>
            <w:hideMark/>
          </w:tcPr>
          <w:p w:rsidR="00110C18" w:rsidRPr="00D47EC1" w:rsidRDefault="00110C18" w:rsidP="00063728">
            <w:pPr>
              <w:jc w:val="right"/>
              <w:rPr>
                <w:ins w:id="11765" w:author="KIM, Jason" w:date="2019-04-02T13:39:00Z"/>
                <w:rFonts w:ascii="Calibri" w:eastAsia="Times New Roman" w:hAnsi="Calibri" w:cs="Calibri"/>
                <w:color w:val="000000"/>
                <w:lang w:eastAsia="en-AU"/>
              </w:rPr>
            </w:pPr>
            <w:ins w:id="117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67" w:author="KIM, Jason" w:date="2019-04-02T13:39:00Z"/>
        </w:trPr>
        <w:tc>
          <w:tcPr>
            <w:tcW w:w="716" w:type="pct"/>
            <w:vMerge/>
            <w:hideMark/>
          </w:tcPr>
          <w:p w:rsidR="00110C18" w:rsidRPr="00D47EC1" w:rsidRDefault="00110C18" w:rsidP="00063728">
            <w:pPr>
              <w:rPr>
                <w:ins w:id="117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71" w:author="KIM, Jason" w:date="2019-04-02T13:39:00Z"/>
                <w:rFonts w:ascii="Calibri" w:eastAsia="Times New Roman" w:hAnsi="Calibri" w:cs="Calibri"/>
                <w:color w:val="000000"/>
                <w:lang w:eastAsia="en-AU"/>
              </w:rPr>
            </w:pPr>
            <w:ins w:id="11772" w:author="KIM, Jason" w:date="2019-04-02T13:39:00Z">
              <w:r w:rsidRPr="00D47EC1">
                <w:rPr>
                  <w:rFonts w:ascii="Calibri" w:eastAsia="Times New Roman" w:hAnsi="Calibri" w:cs="Calibri"/>
                  <w:color w:val="000000"/>
                  <w:lang w:eastAsia="en-AU"/>
                </w:rPr>
                <w:t>DLL1282</w:t>
              </w:r>
            </w:ins>
          </w:p>
        </w:tc>
        <w:tc>
          <w:tcPr>
            <w:tcW w:w="742" w:type="pct"/>
            <w:shd w:val="clear" w:color="auto" w:fill="auto"/>
            <w:noWrap/>
            <w:hideMark/>
          </w:tcPr>
          <w:p w:rsidR="00110C18" w:rsidRPr="00D47EC1" w:rsidRDefault="00110C18" w:rsidP="00063728">
            <w:pPr>
              <w:rPr>
                <w:ins w:id="11773" w:author="KIM, Jason" w:date="2019-04-02T13:39:00Z"/>
                <w:rFonts w:ascii="Calibri" w:eastAsia="Times New Roman" w:hAnsi="Calibri" w:cs="Calibri"/>
                <w:color w:val="000000"/>
                <w:lang w:eastAsia="en-AU"/>
              </w:rPr>
            </w:pPr>
            <w:ins w:id="1177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75" w:author="KIM, Jason" w:date="2019-04-02T13:39:00Z"/>
                <w:rFonts w:ascii="Calibri" w:eastAsia="Times New Roman" w:hAnsi="Calibri" w:cs="Calibri"/>
                <w:color w:val="000000"/>
                <w:lang w:eastAsia="en-AU"/>
              </w:rPr>
            </w:pPr>
            <w:ins w:id="11776" w:author="KIM, Jason" w:date="2019-04-02T13:39:00Z">
              <w:r w:rsidRPr="00D47EC1">
                <w:rPr>
                  <w:rFonts w:ascii="Calibri" w:eastAsia="Times New Roman" w:hAnsi="Calibri" w:cs="Calibri"/>
                  <w:color w:val="000000"/>
                  <w:lang w:eastAsia="en-AU"/>
                </w:rPr>
                <w:t>Chainage 4176</w:t>
              </w:r>
            </w:ins>
          </w:p>
        </w:tc>
        <w:tc>
          <w:tcPr>
            <w:tcW w:w="721" w:type="pct"/>
            <w:shd w:val="clear" w:color="auto" w:fill="auto"/>
            <w:noWrap/>
            <w:hideMark/>
          </w:tcPr>
          <w:p w:rsidR="00110C18" w:rsidRPr="00D47EC1" w:rsidRDefault="00110C18" w:rsidP="00063728">
            <w:pPr>
              <w:jc w:val="right"/>
              <w:rPr>
                <w:ins w:id="11777" w:author="KIM, Jason" w:date="2019-04-02T13:39:00Z"/>
                <w:rFonts w:ascii="Calibri" w:eastAsia="Times New Roman" w:hAnsi="Calibri" w:cs="Calibri"/>
                <w:color w:val="000000"/>
                <w:lang w:eastAsia="en-AU"/>
              </w:rPr>
            </w:pPr>
            <w:ins w:id="117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79" w:author="KIM, Jason" w:date="2019-04-02T13:39:00Z"/>
        </w:trPr>
        <w:tc>
          <w:tcPr>
            <w:tcW w:w="716" w:type="pct"/>
            <w:vMerge/>
            <w:hideMark/>
          </w:tcPr>
          <w:p w:rsidR="00110C18" w:rsidRPr="00D47EC1" w:rsidRDefault="00110C18" w:rsidP="00063728">
            <w:pPr>
              <w:rPr>
                <w:ins w:id="1178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8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8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83" w:author="KIM, Jason" w:date="2019-04-02T13:39:00Z"/>
                <w:rFonts w:ascii="Calibri" w:eastAsia="Times New Roman" w:hAnsi="Calibri" w:cs="Calibri"/>
                <w:color w:val="000000"/>
                <w:lang w:eastAsia="en-AU"/>
              </w:rPr>
            </w:pPr>
            <w:ins w:id="11784" w:author="KIM, Jason" w:date="2019-04-02T13:39:00Z">
              <w:r w:rsidRPr="00D47EC1">
                <w:rPr>
                  <w:rFonts w:ascii="Calibri" w:eastAsia="Times New Roman" w:hAnsi="Calibri" w:cs="Calibri"/>
                  <w:color w:val="000000"/>
                  <w:lang w:eastAsia="en-AU"/>
                </w:rPr>
                <w:t>DLL1291</w:t>
              </w:r>
            </w:ins>
          </w:p>
        </w:tc>
        <w:tc>
          <w:tcPr>
            <w:tcW w:w="742" w:type="pct"/>
            <w:shd w:val="clear" w:color="auto" w:fill="auto"/>
            <w:noWrap/>
            <w:hideMark/>
          </w:tcPr>
          <w:p w:rsidR="00110C18" w:rsidRPr="00D47EC1" w:rsidRDefault="00110C18" w:rsidP="00063728">
            <w:pPr>
              <w:rPr>
                <w:ins w:id="11785" w:author="KIM, Jason" w:date="2019-04-02T13:39:00Z"/>
                <w:rFonts w:ascii="Calibri" w:eastAsia="Times New Roman" w:hAnsi="Calibri" w:cs="Calibri"/>
                <w:color w:val="000000"/>
                <w:lang w:eastAsia="en-AU"/>
              </w:rPr>
            </w:pPr>
            <w:ins w:id="1178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87" w:author="KIM, Jason" w:date="2019-04-02T13:39:00Z"/>
                <w:rFonts w:ascii="Calibri" w:eastAsia="Times New Roman" w:hAnsi="Calibri" w:cs="Calibri"/>
                <w:color w:val="000000"/>
                <w:lang w:eastAsia="en-AU"/>
              </w:rPr>
            </w:pPr>
            <w:ins w:id="11788" w:author="KIM, Jason" w:date="2019-04-02T13:39:00Z">
              <w:r w:rsidRPr="00D47EC1">
                <w:rPr>
                  <w:rFonts w:ascii="Calibri" w:eastAsia="Times New Roman" w:hAnsi="Calibri" w:cs="Calibri"/>
                  <w:color w:val="000000"/>
                  <w:lang w:eastAsia="en-AU"/>
                </w:rPr>
                <w:t>Chainage 4292</w:t>
              </w:r>
            </w:ins>
          </w:p>
        </w:tc>
        <w:tc>
          <w:tcPr>
            <w:tcW w:w="721" w:type="pct"/>
            <w:shd w:val="clear" w:color="auto" w:fill="auto"/>
            <w:noWrap/>
            <w:hideMark/>
          </w:tcPr>
          <w:p w:rsidR="00110C18" w:rsidRPr="00D47EC1" w:rsidRDefault="00110C18" w:rsidP="00063728">
            <w:pPr>
              <w:jc w:val="right"/>
              <w:rPr>
                <w:ins w:id="11789" w:author="KIM, Jason" w:date="2019-04-02T13:39:00Z"/>
                <w:rFonts w:ascii="Calibri" w:eastAsia="Times New Roman" w:hAnsi="Calibri" w:cs="Calibri"/>
                <w:color w:val="000000"/>
                <w:lang w:eastAsia="en-AU"/>
              </w:rPr>
            </w:pPr>
            <w:ins w:id="117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91" w:author="KIM, Jason" w:date="2019-04-02T13:39:00Z"/>
        </w:trPr>
        <w:tc>
          <w:tcPr>
            <w:tcW w:w="716" w:type="pct"/>
            <w:vMerge/>
            <w:hideMark/>
          </w:tcPr>
          <w:p w:rsidR="00110C18" w:rsidRPr="00D47EC1" w:rsidRDefault="00110C18" w:rsidP="00063728">
            <w:pPr>
              <w:rPr>
                <w:ins w:id="117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95" w:author="KIM, Jason" w:date="2019-04-02T13:39:00Z"/>
                <w:rFonts w:ascii="Calibri" w:eastAsia="Times New Roman" w:hAnsi="Calibri" w:cs="Calibri"/>
                <w:color w:val="000000"/>
                <w:lang w:eastAsia="en-AU"/>
              </w:rPr>
            </w:pPr>
            <w:ins w:id="11796" w:author="KIM, Jason" w:date="2019-04-02T13:39:00Z">
              <w:r w:rsidRPr="00D47EC1">
                <w:rPr>
                  <w:rFonts w:ascii="Calibri" w:eastAsia="Times New Roman" w:hAnsi="Calibri" w:cs="Calibri"/>
                  <w:color w:val="000000"/>
                  <w:lang w:eastAsia="en-AU"/>
                </w:rPr>
                <w:t>DLL1292</w:t>
              </w:r>
            </w:ins>
          </w:p>
        </w:tc>
        <w:tc>
          <w:tcPr>
            <w:tcW w:w="742" w:type="pct"/>
            <w:shd w:val="clear" w:color="auto" w:fill="auto"/>
            <w:noWrap/>
            <w:hideMark/>
          </w:tcPr>
          <w:p w:rsidR="00110C18" w:rsidRPr="00D47EC1" w:rsidRDefault="00110C18" w:rsidP="00063728">
            <w:pPr>
              <w:rPr>
                <w:ins w:id="11797" w:author="KIM, Jason" w:date="2019-04-02T13:39:00Z"/>
                <w:rFonts w:ascii="Calibri" w:eastAsia="Times New Roman" w:hAnsi="Calibri" w:cs="Calibri"/>
                <w:color w:val="000000"/>
                <w:lang w:eastAsia="en-AU"/>
              </w:rPr>
            </w:pPr>
            <w:ins w:id="1179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99" w:author="KIM, Jason" w:date="2019-04-02T13:39:00Z"/>
                <w:rFonts w:ascii="Calibri" w:eastAsia="Times New Roman" w:hAnsi="Calibri" w:cs="Calibri"/>
                <w:color w:val="000000"/>
                <w:lang w:eastAsia="en-AU"/>
              </w:rPr>
            </w:pPr>
            <w:ins w:id="11800" w:author="KIM, Jason" w:date="2019-04-02T13:39:00Z">
              <w:r w:rsidRPr="00D47EC1">
                <w:rPr>
                  <w:rFonts w:ascii="Calibri" w:eastAsia="Times New Roman" w:hAnsi="Calibri" w:cs="Calibri"/>
                  <w:color w:val="000000"/>
                  <w:lang w:eastAsia="en-AU"/>
                </w:rPr>
                <w:t>Chainage 4296</w:t>
              </w:r>
            </w:ins>
          </w:p>
        </w:tc>
        <w:tc>
          <w:tcPr>
            <w:tcW w:w="721" w:type="pct"/>
            <w:shd w:val="clear" w:color="auto" w:fill="auto"/>
            <w:noWrap/>
            <w:hideMark/>
          </w:tcPr>
          <w:p w:rsidR="00110C18" w:rsidRPr="00D47EC1" w:rsidRDefault="00110C18" w:rsidP="00063728">
            <w:pPr>
              <w:jc w:val="right"/>
              <w:rPr>
                <w:ins w:id="11801" w:author="KIM, Jason" w:date="2019-04-02T13:39:00Z"/>
                <w:rFonts w:ascii="Calibri" w:eastAsia="Times New Roman" w:hAnsi="Calibri" w:cs="Calibri"/>
                <w:color w:val="000000"/>
                <w:lang w:eastAsia="en-AU"/>
              </w:rPr>
            </w:pPr>
            <w:ins w:id="118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03" w:author="KIM, Jason" w:date="2019-04-02T13:39:00Z"/>
        </w:trPr>
        <w:tc>
          <w:tcPr>
            <w:tcW w:w="716" w:type="pct"/>
            <w:vMerge w:val="restart"/>
            <w:shd w:val="clear" w:color="auto" w:fill="auto"/>
            <w:noWrap/>
            <w:hideMark/>
          </w:tcPr>
          <w:p w:rsidR="00110C18" w:rsidRPr="00D47EC1" w:rsidRDefault="00110C18" w:rsidP="00063728">
            <w:pPr>
              <w:rPr>
                <w:ins w:id="11804" w:author="KIM, Jason" w:date="2019-04-02T13:39:00Z"/>
                <w:rFonts w:ascii="Calibri" w:eastAsia="Times New Roman" w:hAnsi="Calibri" w:cs="Calibri"/>
                <w:color w:val="000000"/>
                <w:lang w:eastAsia="en-AU"/>
              </w:rPr>
            </w:pPr>
            <w:ins w:id="11805" w:author="KIM, Jason" w:date="2019-04-02T13:39:00Z">
              <w:r w:rsidRPr="00D47EC1">
                <w:rPr>
                  <w:rFonts w:ascii="Calibri" w:eastAsia="Times New Roman" w:hAnsi="Calibri" w:cs="Calibri"/>
                  <w:color w:val="000000"/>
                  <w:lang w:eastAsia="en-AU"/>
                </w:rPr>
                <w:t>DLL30K211</w:t>
              </w:r>
            </w:ins>
          </w:p>
        </w:tc>
        <w:tc>
          <w:tcPr>
            <w:tcW w:w="669" w:type="pct"/>
            <w:vMerge w:val="restart"/>
            <w:shd w:val="clear" w:color="auto" w:fill="auto"/>
            <w:noWrap/>
            <w:hideMark/>
          </w:tcPr>
          <w:p w:rsidR="00110C18" w:rsidRPr="00D47EC1" w:rsidRDefault="00110C18" w:rsidP="00063728">
            <w:pPr>
              <w:rPr>
                <w:ins w:id="11806" w:author="KIM, Jason" w:date="2019-04-02T13:39:00Z"/>
                <w:rFonts w:ascii="Calibri" w:eastAsia="Times New Roman" w:hAnsi="Calibri" w:cs="Calibri"/>
                <w:color w:val="000000"/>
                <w:lang w:eastAsia="en-AU"/>
              </w:rPr>
            </w:pPr>
            <w:ins w:id="11807" w:author="KIM, Jason" w:date="2019-04-02T13:39:00Z">
              <w:r w:rsidRPr="00D47EC1">
                <w:rPr>
                  <w:rFonts w:ascii="Calibri" w:eastAsia="Times New Roman" w:hAnsi="Calibri" w:cs="Calibri"/>
                  <w:color w:val="000000"/>
                  <w:lang w:eastAsia="en-AU"/>
                </w:rPr>
                <w:t>ELZ10178</w:t>
              </w:r>
            </w:ins>
          </w:p>
        </w:tc>
        <w:tc>
          <w:tcPr>
            <w:tcW w:w="668" w:type="pct"/>
            <w:vMerge w:val="restart"/>
            <w:shd w:val="clear" w:color="auto" w:fill="auto"/>
            <w:noWrap/>
            <w:hideMark/>
          </w:tcPr>
          <w:p w:rsidR="00110C18" w:rsidRPr="00D47EC1" w:rsidRDefault="00110C18" w:rsidP="00063728">
            <w:pPr>
              <w:rPr>
                <w:ins w:id="11808" w:author="KIM, Jason" w:date="2019-04-02T13:39:00Z"/>
                <w:rFonts w:ascii="Calibri" w:eastAsia="Times New Roman" w:hAnsi="Calibri" w:cs="Calibri"/>
                <w:color w:val="000000"/>
                <w:lang w:eastAsia="en-AU"/>
              </w:rPr>
            </w:pPr>
            <w:ins w:id="11809"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810" w:author="KIM, Jason" w:date="2019-04-02T13:39:00Z"/>
                <w:rFonts w:ascii="Calibri" w:eastAsia="Times New Roman" w:hAnsi="Calibri" w:cs="Calibri"/>
                <w:color w:val="000000"/>
                <w:lang w:eastAsia="en-AU"/>
              </w:rPr>
            </w:pPr>
            <w:ins w:id="11811" w:author="KIM, Jason" w:date="2019-04-02T13:39:00Z">
              <w:r w:rsidRPr="00D47EC1">
                <w:rPr>
                  <w:rFonts w:ascii="Calibri" w:eastAsia="Times New Roman" w:hAnsi="Calibri" w:cs="Calibri"/>
                  <w:color w:val="000000"/>
                  <w:lang w:eastAsia="en-AU"/>
                </w:rPr>
                <w:t>DLL1301</w:t>
              </w:r>
            </w:ins>
          </w:p>
        </w:tc>
        <w:tc>
          <w:tcPr>
            <w:tcW w:w="742" w:type="pct"/>
            <w:shd w:val="clear" w:color="auto" w:fill="auto"/>
            <w:noWrap/>
            <w:hideMark/>
          </w:tcPr>
          <w:p w:rsidR="00110C18" w:rsidRPr="00D47EC1" w:rsidRDefault="00110C18" w:rsidP="00063728">
            <w:pPr>
              <w:rPr>
                <w:ins w:id="11812" w:author="KIM, Jason" w:date="2019-04-02T13:39:00Z"/>
                <w:rFonts w:ascii="Calibri" w:eastAsia="Times New Roman" w:hAnsi="Calibri" w:cs="Calibri"/>
                <w:color w:val="000000"/>
                <w:lang w:eastAsia="en-AU"/>
              </w:rPr>
            </w:pPr>
            <w:ins w:id="1181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14" w:author="KIM, Jason" w:date="2019-04-02T13:39:00Z"/>
                <w:rFonts w:ascii="Calibri" w:eastAsia="Times New Roman" w:hAnsi="Calibri" w:cs="Calibri"/>
                <w:color w:val="000000"/>
                <w:lang w:eastAsia="en-AU"/>
              </w:rPr>
            </w:pPr>
            <w:ins w:id="11815" w:author="KIM, Jason" w:date="2019-04-02T13:39:00Z">
              <w:r w:rsidRPr="00D47EC1">
                <w:rPr>
                  <w:rFonts w:ascii="Calibri" w:eastAsia="Times New Roman" w:hAnsi="Calibri" w:cs="Calibri"/>
                  <w:color w:val="000000"/>
                  <w:lang w:eastAsia="en-AU"/>
                </w:rPr>
                <w:t>Chainage 4411</w:t>
              </w:r>
            </w:ins>
          </w:p>
        </w:tc>
        <w:tc>
          <w:tcPr>
            <w:tcW w:w="721" w:type="pct"/>
            <w:shd w:val="clear" w:color="auto" w:fill="auto"/>
            <w:noWrap/>
            <w:hideMark/>
          </w:tcPr>
          <w:p w:rsidR="00110C18" w:rsidRPr="00D47EC1" w:rsidRDefault="00110C18" w:rsidP="00063728">
            <w:pPr>
              <w:jc w:val="right"/>
              <w:rPr>
                <w:ins w:id="11816" w:author="KIM, Jason" w:date="2019-04-02T13:39:00Z"/>
                <w:rFonts w:ascii="Calibri" w:eastAsia="Times New Roman" w:hAnsi="Calibri" w:cs="Calibri"/>
                <w:color w:val="000000"/>
                <w:lang w:eastAsia="en-AU"/>
              </w:rPr>
            </w:pPr>
            <w:ins w:id="118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18" w:author="KIM, Jason" w:date="2019-04-02T13:39:00Z"/>
        </w:trPr>
        <w:tc>
          <w:tcPr>
            <w:tcW w:w="716" w:type="pct"/>
            <w:vMerge/>
            <w:hideMark/>
          </w:tcPr>
          <w:p w:rsidR="00110C18" w:rsidRPr="00D47EC1" w:rsidRDefault="00110C18" w:rsidP="00063728">
            <w:pPr>
              <w:rPr>
                <w:ins w:id="118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22" w:author="KIM, Jason" w:date="2019-04-02T13:39:00Z"/>
                <w:rFonts w:ascii="Calibri" w:eastAsia="Times New Roman" w:hAnsi="Calibri" w:cs="Calibri"/>
                <w:color w:val="000000"/>
                <w:lang w:eastAsia="en-AU"/>
              </w:rPr>
            </w:pPr>
            <w:ins w:id="11823" w:author="KIM, Jason" w:date="2019-04-02T13:39:00Z">
              <w:r w:rsidRPr="00D47EC1">
                <w:rPr>
                  <w:rFonts w:ascii="Calibri" w:eastAsia="Times New Roman" w:hAnsi="Calibri" w:cs="Calibri"/>
                  <w:color w:val="000000"/>
                  <w:lang w:eastAsia="en-AU"/>
                </w:rPr>
                <w:t>DLL1302</w:t>
              </w:r>
            </w:ins>
          </w:p>
        </w:tc>
        <w:tc>
          <w:tcPr>
            <w:tcW w:w="742" w:type="pct"/>
            <w:shd w:val="clear" w:color="auto" w:fill="auto"/>
            <w:noWrap/>
            <w:hideMark/>
          </w:tcPr>
          <w:p w:rsidR="00110C18" w:rsidRPr="00D47EC1" w:rsidRDefault="00110C18" w:rsidP="00063728">
            <w:pPr>
              <w:rPr>
                <w:ins w:id="11824" w:author="KIM, Jason" w:date="2019-04-02T13:39:00Z"/>
                <w:rFonts w:ascii="Calibri" w:eastAsia="Times New Roman" w:hAnsi="Calibri" w:cs="Calibri"/>
                <w:color w:val="000000"/>
                <w:lang w:eastAsia="en-AU"/>
              </w:rPr>
            </w:pPr>
            <w:ins w:id="1182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26" w:author="KIM, Jason" w:date="2019-04-02T13:39:00Z"/>
                <w:rFonts w:ascii="Calibri" w:eastAsia="Times New Roman" w:hAnsi="Calibri" w:cs="Calibri"/>
                <w:color w:val="000000"/>
                <w:lang w:eastAsia="en-AU"/>
              </w:rPr>
            </w:pPr>
            <w:ins w:id="11827" w:author="KIM, Jason" w:date="2019-04-02T13:39:00Z">
              <w:r w:rsidRPr="00D47EC1">
                <w:rPr>
                  <w:rFonts w:ascii="Calibri" w:eastAsia="Times New Roman" w:hAnsi="Calibri" w:cs="Calibri"/>
                  <w:color w:val="000000"/>
                  <w:lang w:eastAsia="en-AU"/>
                </w:rPr>
                <w:t>Chainage 4416</w:t>
              </w:r>
            </w:ins>
          </w:p>
        </w:tc>
        <w:tc>
          <w:tcPr>
            <w:tcW w:w="721" w:type="pct"/>
            <w:shd w:val="clear" w:color="auto" w:fill="auto"/>
            <w:noWrap/>
            <w:hideMark/>
          </w:tcPr>
          <w:p w:rsidR="00110C18" w:rsidRPr="00D47EC1" w:rsidRDefault="00110C18" w:rsidP="00063728">
            <w:pPr>
              <w:jc w:val="right"/>
              <w:rPr>
                <w:ins w:id="11828" w:author="KIM, Jason" w:date="2019-04-02T13:39:00Z"/>
                <w:rFonts w:ascii="Calibri" w:eastAsia="Times New Roman" w:hAnsi="Calibri" w:cs="Calibri"/>
                <w:color w:val="000000"/>
                <w:lang w:eastAsia="en-AU"/>
              </w:rPr>
            </w:pPr>
            <w:ins w:id="118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30" w:author="KIM, Jason" w:date="2019-04-02T13:39:00Z"/>
        </w:trPr>
        <w:tc>
          <w:tcPr>
            <w:tcW w:w="716" w:type="pct"/>
            <w:vMerge/>
            <w:hideMark/>
          </w:tcPr>
          <w:p w:rsidR="00110C18" w:rsidRPr="00D47EC1" w:rsidRDefault="00110C18" w:rsidP="00063728">
            <w:pPr>
              <w:rPr>
                <w:ins w:id="1183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3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3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34" w:author="KIM, Jason" w:date="2019-04-02T13:39:00Z"/>
                <w:rFonts w:ascii="Calibri" w:eastAsia="Times New Roman" w:hAnsi="Calibri" w:cs="Calibri"/>
                <w:color w:val="000000"/>
                <w:lang w:eastAsia="en-AU"/>
              </w:rPr>
            </w:pPr>
            <w:ins w:id="11835" w:author="KIM, Jason" w:date="2019-04-02T13:39:00Z">
              <w:r w:rsidRPr="00D47EC1">
                <w:rPr>
                  <w:rFonts w:ascii="Calibri" w:eastAsia="Times New Roman" w:hAnsi="Calibri" w:cs="Calibri"/>
                  <w:color w:val="000000"/>
                  <w:lang w:eastAsia="en-AU"/>
                </w:rPr>
                <w:t>DLL1311</w:t>
              </w:r>
            </w:ins>
          </w:p>
        </w:tc>
        <w:tc>
          <w:tcPr>
            <w:tcW w:w="742" w:type="pct"/>
            <w:shd w:val="clear" w:color="auto" w:fill="auto"/>
            <w:noWrap/>
            <w:hideMark/>
          </w:tcPr>
          <w:p w:rsidR="00110C18" w:rsidRPr="00D47EC1" w:rsidRDefault="00110C18" w:rsidP="00063728">
            <w:pPr>
              <w:rPr>
                <w:ins w:id="11836" w:author="KIM, Jason" w:date="2019-04-02T13:39:00Z"/>
                <w:rFonts w:ascii="Calibri" w:eastAsia="Times New Roman" w:hAnsi="Calibri" w:cs="Calibri"/>
                <w:color w:val="000000"/>
                <w:lang w:eastAsia="en-AU"/>
              </w:rPr>
            </w:pPr>
            <w:ins w:id="1183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38" w:author="KIM, Jason" w:date="2019-04-02T13:39:00Z"/>
                <w:rFonts w:ascii="Calibri" w:eastAsia="Times New Roman" w:hAnsi="Calibri" w:cs="Calibri"/>
                <w:color w:val="000000"/>
                <w:lang w:eastAsia="en-AU"/>
              </w:rPr>
            </w:pPr>
            <w:ins w:id="11839" w:author="KIM, Jason" w:date="2019-04-02T13:39:00Z">
              <w:r w:rsidRPr="00D47EC1">
                <w:rPr>
                  <w:rFonts w:ascii="Calibri" w:eastAsia="Times New Roman" w:hAnsi="Calibri" w:cs="Calibri"/>
                  <w:color w:val="000000"/>
                  <w:lang w:eastAsia="en-AU"/>
                </w:rPr>
                <w:t>Chainage 4531</w:t>
              </w:r>
            </w:ins>
          </w:p>
        </w:tc>
        <w:tc>
          <w:tcPr>
            <w:tcW w:w="721" w:type="pct"/>
            <w:shd w:val="clear" w:color="auto" w:fill="auto"/>
            <w:noWrap/>
            <w:hideMark/>
          </w:tcPr>
          <w:p w:rsidR="00110C18" w:rsidRPr="00D47EC1" w:rsidRDefault="00110C18" w:rsidP="00063728">
            <w:pPr>
              <w:jc w:val="right"/>
              <w:rPr>
                <w:ins w:id="11840" w:author="KIM, Jason" w:date="2019-04-02T13:39:00Z"/>
                <w:rFonts w:ascii="Calibri" w:eastAsia="Times New Roman" w:hAnsi="Calibri" w:cs="Calibri"/>
                <w:color w:val="000000"/>
                <w:lang w:eastAsia="en-AU"/>
              </w:rPr>
            </w:pPr>
            <w:ins w:id="118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42" w:author="KIM, Jason" w:date="2019-04-02T13:39:00Z"/>
        </w:trPr>
        <w:tc>
          <w:tcPr>
            <w:tcW w:w="716" w:type="pct"/>
            <w:vMerge/>
            <w:hideMark/>
          </w:tcPr>
          <w:p w:rsidR="00110C18" w:rsidRPr="00D47EC1" w:rsidRDefault="00110C18" w:rsidP="00063728">
            <w:pPr>
              <w:rPr>
                <w:ins w:id="1184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4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4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46" w:author="KIM, Jason" w:date="2019-04-02T13:39:00Z"/>
                <w:rFonts w:ascii="Calibri" w:eastAsia="Times New Roman" w:hAnsi="Calibri" w:cs="Calibri"/>
                <w:color w:val="000000"/>
                <w:lang w:eastAsia="en-AU"/>
              </w:rPr>
            </w:pPr>
            <w:ins w:id="11847" w:author="KIM, Jason" w:date="2019-04-02T13:39:00Z">
              <w:r w:rsidRPr="00D47EC1">
                <w:rPr>
                  <w:rFonts w:ascii="Calibri" w:eastAsia="Times New Roman" w:hAnsi="Calibri" w:cs="Calibri"/>
                  <w:color w:val="000000"/>
                  <w:lang w:eastAsia="en-AU"/>
                </w:rPr>
                <w:t>DLL1312</w:t>
              </w:r>
            </w:ins>
          </w:p>
        </w:tc>
        <w:tc>
          <w:tcPr>
            <w:tcW w:w="742" w:type="pct"/>
            <w:shd w:val="clear" w:color="auto" w:fill="auto"/>
            <w:noWrap/>
            <w:hideMark/>
          </w:tcPr>
          <w:p w:rsidR="00110C18" w:rsidRPr="00D47EC1" w:rsidRDefault="00110C18" w:rsidP="00063728">
            <w:pPr>
              <w:rPr>
                <w:ins w:id="11848" w:author="KIM, Jason" w:date="2019-04-02T13:39:00Z"/>
                <w:rFonts w:ascii="Calibri" w:eastAsia="Times New Roman" w:hAnsi="Calibri" w:cs="Calibri"/>
                <w:color w:val="000000"/>
                <w:lang w:eastAsia="en-AU"/>
              </w:rPr>
            </w:pPr>
            <w:ins w:id="1184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50" w:author="KIM, Jason" w:date="2019-04-02T13:39:00Z"/>
                <w:rFonts w:ascii="Calibri" w:eastAsia="Times New Roman" w:hAnsi="Calibri" w:cs="Calibri"/>
                <w:color w:val="000000"/>
                <w:lang w:eastAsia="en-AU"/>
              </w:rPr>
            </w:pPr>
            <w:ins w:id="11851" w:author="KIM, Jason" w:date="2019-04-02T13:39:00Z">
              <w:r w:rsidRPr="00D47EC1">
                <w:rPr>
                  <w:rFonts w:ascii="Calibri" w:eastAsia="Times New Roman" w:hAnsi="Calibri" w:cs="Calibri"/>
                  <w:color w:val="000000"/>
                  <w:lang w:eastAsia="en-AU"/>
                </w:rPr>
                <w:t>Chainage 4535</w:t>
              </w:r>
            </w:ins>
          </w:p>
        </w:tc>
        <w:tc>
          <w:tcPr>
            <w:tcW w:w="721" w:type="pct"/>
            <w:shd w:val="clear" w:color="auto" w:fill="auto"/>
            <w:noWrap/>
            <w:hideMark/>
          </w:tcPr>
          <w:p w:rsidR="00110C18" w:rsidRPr="00D47EC1" w:rsidRDefault="00110C18" w:rsidP="00063728">
            <w:pPr>
              <w:jc w:val="right"/>
              <w:rPr>
                <w:ins w:id="11852" w:author="KIM, Jason" w:date="2019-04-02T13:39:00Z"/>
                <w:rFonts w:ascii="Calibri" w:eastAsia="Times New Roman" w:hAnsi="Calibri" w:cs="Calibri"/>
                <w:color w:val="000000"/>
                <w:lang w:eastAsia="en-AU"/>
              </w:rPr>
            </w:pPr>
            <w:ins w:id="118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54" w:author="KIM, Jason" w:date="2019-04-02T13:39:00Z"/>
        </w:trPr>
        <w:tc>
          <w:tcPr>
            <w:tcW w:w="716" w:type="pct"/>
            <w:vMerge w:val="restart"/>
            <w:shd w:val="clear" w:color="auto" w:fill="auto"/>
            <w:noWrap/>
            <w:hideMark/>
          </w:tcPr>
          <w:p w:rsidR="00110C18" w:rsidRPr="00D47EC1" w:rsidRDefault="00110C18" w:rsidP="00063728">
            <w:pPr>
              <w:rPr>
                <w:ins w:id="11855" w:author="KIM, Jason" w:date="2019-04-02T13:39:00Z"/>
                <w:rFonts w:ascii="Calibri" w:eastAsia="Times New Roman" w:hAnsi="Calibri" w:cs="Calibri"/>
                <w:color w:val="000000"/>
                <w:lang w:eastAsia="en-AU"/>
              </w:rPr>
            </w:pPr>
            <w:ins w:id="11856" w:author="KIM, Jason" w:date="2019-04-02T13:39:00Z">
              <w:r w:rsidRPr="00D47EC1">
                <w:rPr>
                  <w:rFonts w:ascii="Calibri" w:eastAsia="Times New Roman" w:hAnsi="Calibri" w:cs="Calibri"/>
                  <w:color w:val="000000"/>
                  <w:lang w:eastAsia="en-AU"/>
                </w:rPr>
                <w:t>DLL32K211</w:t>
              </w:r>
            </w:ins>
          </w:p>
        </w:tc>
        <w:tc>
          <w:tcPr>
            <w:tcW w:w="669" w:type="pct"/>
            <w:vMerge w:val="restart"/>
            <w:shd w:val="clear" w:color="auto" w:fill="auto"/>
            <w:noWrap/>
            <w:hideMark/>
          </w:tcPr>
          <w:p w:rsidR="00110C18" w:rsidRPr="00D47EC1" w:rsidRDefault="00110C18" w:rsidP="00063728">
            <w:pPr>
              <w:rPr>
                <w:ins w:id="11857" w:author="KIM, Jason" w:date="2019-04-02T13:39:00Z"/>
                <w:rFonts w:ascii="Calibri" w:eastAsia="Times New Roman" w:hAnsi="Calibri" w:cs="Calibri"/>
                <w:color w:val="000000"/>
                <w:lang w:eastAsia="en-AU"/>
              </w:rPr>
            </w:pPr>
            <w:ins w:id="11858" w:author="KIM, Jason" w:date="2019-04-02T13:39:00Z">
              <w:r w:rsidRPr="00D47EC1">
                <w:rPr>
                  <w:rFonts w:ascii="Calibri" w:eastAsia="Times New Roman" w:hAnsi="Calibri" w:cs="Calibri"/>
                  <w:color w:val="000000"/>
                  <w:lang w:eastAsia="en-AU"/>
                </w:rPr>
                <w:t>ELZ10186</w:t>
              </w:r>
            </w:ins>
          </w:p>
        </w:tc>
        <w:tc>
          <w:tcPr>
            <w:tcW w:w="668" w:type="pct"/>
            <w:vMerge w:val="restart"/>
            <w:shd w:val="clear" w:color="auto" w:fill="auto"/>
            <w:noWrap/>
            <w:hideMark/>
          </w:tcPr>
          <w:p w:rsidR="00110C18" w:rsidRPr="00D47EC1" w:rsidRDefault="00110C18" w:rsidP="00063728">
            <w:pPr>
              <w:rPr>
                <w:ins w:id="11859" w:author="KIM, Jason" w:date="2019-04-02T13:39:00Z"/>
                <w:rFonts w:ascii="Calibri" w:eastAsia="Times New Roman" w:hAnsi="Calibri" w:cs="Calibri"/>
                <w:color w:val="000000"/>
                <w:lang w:eastAsia="en-AU"/>
              </w:rPr>
            </w:pPr>
            <w:ins w:id="11860"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861" w:author="KIM, Jason" w:date="2019-04-02T13:39:00Z"/>
                <w:rFonts w:ascii="Calibri" w:eastAsia="Times New Roman" w:hAnsi="Calibri" w:cs="Calibri"/>
                <w:color w:val="000000"/>
                <w:lang w:eastAsia="en-AU"/>
              </w:rPr>
            </w:pPr>
            <w:ins w:id="11862" w:author="KIM, Jason" w:date="2019-04-02T13:39:00Z">
              <w:r w:rsidRPr="00D47EC1">
                <w:rPr>
                  <w:rFonts w:ascii="Calibri" w:eastAsia="Times New Roman" w:hAnsi="Calibri" w:cs="Calibri"/>
                  <w:color w:val="000000"/>
                  <w:lang w:eastAsia="en-AU"/>
                </w:rPr>
                <w:t>DLL1321</w:t>
              </w:r>
            </w:ins>
          </w:p>
        </w:tc>
        <w:tc>
          <w:tcPr>
            <w:tcW w:w="742" w:type="pct"/>
            <w:shd w:val="clear" w:color="auto" w:fill="auto"/>
            <w:noWrap/>
            <w:hideMark/>
          </w:tcPr>
          <w:p w:rsidR="00110C18" w:rsidRPr="00D47EC1" w:rsidRDefault="00110C18" w:rsidP="00063728">
            <w:pPr>
              <w:rPr>
                <w:ins w:id="11863" w:author="KIM, Jason" w:date="2019-04-02T13:39:00Z"/>
                <w:rFonts w:ascii="Calibri" w:eastAsia="Times New Roman" w:hAnsi="Calibri" w:cs="Calibri"/>
                <w:color w:val="000000"/>
                <w:lang w:eastAsia="en-AU"/>
              </w:rPr>
            </w:pPr>
            <w:ins w:id="1186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65" w:author="KIM, Jason" w:date="2019-04-02T13:39:00Z"/>
                <w:rFonts w:ascii="Calibri" w:eastAsia="Times New Roman" w:hAnsi="Calibri" w:cs="Calibri"/>
                <w:color w:val="000000"/>
                <w:lang w:eastAsia="en-AU"/>
              </w:rPr>
            </w:pPr>
            <w:ins w:id="11866" w:author="KIM, Jason" w:date="2019-04-02T13:39:00Z">
              <w:r w:rsidRPr="00D47EC1">
                <w:rPr>
                  <w:rFonts w:ascii="Calibri" w:eastAsia="Times New Roman" w:hAnsi="Calibri" w:cs="Calibri"/>
                  <w:color w:val="000000"/>
                  <w:lang w:eastAsia="en-AU"/>
                </w:rPr>
                <w:t>Chainage 4651</w:t>
              </w:r>
            </w:ins>
          </w:p>
        </w:tc>
        <w:tc>
          <w:tcPr>
            <w:tcW w:w="721" w:type="pct"/>
            <w:shd w:val="clear" w:color="auto" w:fill="auto"/>
            <w:noWrap/>
            <w:hideMark/>
          </w:tcPr>
          <w:p w:rsidR="00110C18" w:rsidRPr="00D47EC1" w:rsidRDefault="00110C18" w:rsidP="00063728">
            <w:pPr>
              <w:jc w:val="right"/>
              <w:rPr>
                <w:ins w:id="11867" w:author="KIM, Jason" w:date="2019-04-02T13:39:00Z"/>
                <w:rFonts w:ascii="Calibri" w:eastAsia="Times New Roman" w:hAnsi="Calibri" w:cs="Calibri"/>
                <w:color w:val="000000"/>
                <w:lang w:eastAsia="en-AU"/>
              </w:rPr>
            </w:pPr>
            <w:ins w:id="118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69" w:author="KIM, Jason" w:date="2019-04-02T13:39:00Z"/>
        </w:trPr>
        <w:tc>
          <w:tcPr>
            <w:tcW w:w="716" w:type="pct"/>
            <w:vMerge/>
            <w:hideMark/>
          </w:tcPr>
          <w:p w:rsidR="00110C18" w:rsidRPr="00D47EC1" w:rsidRDefault="00110C18" w:rsidP="00063728">
            <w:pPr>
              <w:rPr>
                <w:ins w:id="1187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7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7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73" w:author="KIM, Jason" w:date="2019-04-02T13:39:00Z"/>
                <w:rFonts w:ascii="Calibri" w:eastAsia="Times New Roman" w:hAnsi="Calibri" w:cs="Calibri"/>
                <w:color w:val="000000"/>
                <w:lang w:eastAsia="en-AU"/>
              </w:rPr>
            </w:pPr>
            <w:ins w:id="11874" w:author="KIM, Jason" w:date="2019-04-02T13:39:00Z">
              <w:r w:rsidRPr="00D47EC1">
                <w:rPr>
                  <w:rFonts w:ascii="Calibri" w:eastAsia="Times New Roman" w:hAnsi="Calibri" w:cs="Calibri"/>
                  <w:color w:val="000000"/>
                  <w:lang w:eastAsia="en-AU"/>
                </w:rPr>
                <w:t>DLL1322</w:t>
              </w:r>
            </w:ins>
          </w:p>
        </w:tc>
        <w:tc>
          <w:tcPr>
            <w:tcW w:w="742" w:type="pct"/>
            <w:shd w:val="clear" w:color="auto" w:fill="auto"/>
            <w:noWrap/>
            <w:hideMark/>
          </w:tcPr>
          <w:p w:rsidR="00110C18" w:rsidRPr="00D47EC1" w:rsidRDefault="00110C18" w:rsidP="00063728">
            <w:pPr>
              <w:rPr>
                <w:ins w:id="11875" w:author="KIM, Jason" w:date="2019-04-02T13:39:00Z"/>
                <w:rFonts w:ascii="Calibri" w:eastAsia="Times New Roman" w:hAnsi="Calibri" w:cs="Calibri"/>
                <w:color w:val="000000"/>
                <w:lang w:eastAsia="en-AU"/>
              </w:rPr>
            </w:pPr>
            <w:ins w:id="1187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77" w:author="KIM, Jason" w:date="2019-04-02T13:39:00Z"/>
                <w:rFonts w:ascii="Calibri" w:eastAsia="Times New Roman" w:hAnsi="Calibri" w:cs="Calibri"/>
                <w:color w:val="000000"/>
                <w:lang w:eastAsia="en-AU"/>
              </w:rPr>
            </w:pPr>
            <w:ins w:id="11878" w:author="KIM, Jason" w:date="2019-04-02T13:39:00Z">
              <w:r w:rsidRPr="00D47EC1">
                <w:rPr>
                  <w:rFonts w:ascii="Calibri" w:eastAsia="Times New Roman" w:hAnsi="Calibri" w:cs="Calibri"/>
                  <w:color w:val="000000"/>
                  <w:lang w:eastAsia="en-AU"/>
                </w:rPr>
                <w:t>Chainage 4655</w:t>
              </w:r>
            </w:ins>
          </w:p>
        </w:tc>
        <w:tc>
          <w:tcPr>
            <w:tcW w:w="721" w:type="pct"/>
            <w:shd w:val="clear" w:color="auto" w:fill="auto"/>
            <w:noWrap/>
            <w:hideMark/>
          </w:tcPr>
          <w:p w:rsidR="00110C18" w:rsidRPr="00D47EC1" w:rsidRDefault="00110C18" w:rsidP="00063728">
            <w:pPr>
              <w:jc w:val="right"/>
              <w:rPr>
                <w:ins w:id="11879" w:author="KIM, Jason" w:date="2019-04-02T13:39:00Z"/>
                <w:rFonts w:ascii="Calibri" w:eastAsia="Times New Roman" w:hAnsi="Calibri" w:cs="Calibri"/>
                <w:color w:val="000000"/>
                <w:lang w:eastAsia="en-AU"/>
              </w:rPr>
            </w:pPr>
            <w:ins w:id="1188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81" w:author="KIM, Jason" w:date="2019-04-02T13:39:00Z"/>
        </w:trPr>
        <w:tc>
          <w:tcPr>
            <w:tcW w:w="716" w:type="pct"/>
            <w:vMerge/>
            <w:hideMark/>
          </w:tcPr>
          <w:p w:rsidR="00110C18" w:rsidRPr="00D47EC1" w:rsidRDefault="00110C18" w:rsidP="00063728">
            <w:pPr>
              <w:rPr>
                <w:ins w:id="1188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8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8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85" w:author="KIM, Jason" w:date="2019-04-02T13:39:00Z"/>
                <w:rFonts w:ascii="Calibri" w:eastAsia="Times New Roman" w:hAnsi="Calibri" w:cs="Calibri"/>
                <w:color w:val="000000"/>
                <w:lang w:eastAsia="en-AU"/>
              </w:rPr>
            </w:pPr>
            <w:ins w:id="11886" w:author="KIM, Jason" w:date="2019-04-02T13:39:00Z">
              <w:r w:rsidRPr="00D47EC1">
                <w:rPr>
                  <w:rFonts w:ascii="Calibri" w:eastAsia="Times New Roman" w:hAnsi="Calibri" w:cs="Calibri"/>
                  <w:color w:val="000000"/>
                  <w:lang w:eastAsia="en-AU"/>
                </w:rPr>
                <w:t>DLL1331</w:t>
              </w:r>
            </w:ins>
          </w:p>
        </w:tc>
        <w:tc>
          <w:tcPr>
            <w:tcW w:w="742" w:type="pct"/>
            <w:shd w:val="clear" w:color="auto" w:fill="auto"/>
            <w:noWrap/>
            <w:hideMark/>
          </w:tcPr>
          <w:p w:rsidR="00110C18" w:rsidRPr="00D47EC1" w:rsidRDefault="00110C18" w:rsidP="00063728">
            <w:pPr>
              <w:rPr>
                <w:ins w:id="11887" w:author="KIM, Jason" w:date="2019-04-02T13:39:00Z"/>
                <w:rFonts w:ascii="Calibri" w:eastAsia="Times New Roman" w:hAnsi="Calibri" w:cs="Calibri"/>
                <w:color w:val="000000"/>
                <w:lang w:eastAsia="en-AU"/>
              </w:rPr>
            </w:pPr>
            <w:ins w:id="1188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89" w:author="KIM, Jason" w:date="2019-04-02T13:39:00Z"/>
                <w:rFonts w:ascii="Calibri" w:eastAsia="Times New Roman" w:hAnsi="Calibri" w:cs="Calibri"/>
                <w:color w:val="000000"/>
                <w:lang w:eastAsia="en-AU"/>
              </w:rPr>
            </w:pPr>
            <w:ins w:id="11890" w:author="KIM, Jason" w:date="2019-04-02T13:39:00Z">
              <w:r w:rsidRPr="00D47EC1">
                <w:rPr>
                  <w:rFonts w:ascii="Calibri" w:eastAsia="Times New Roman" w:hAnsi="Calibri" w:cs="Calibri"/>
                  <w:color w:val="000000"/>
                  <w:lang w:eastAsia="en-AU"/>
                </w:rPr>
                <w:t>Chainage 4770</w:t>
              </w:r>
            </w:ins>
          </w:p>
        </w:tc>
        <w:tc>
          <w:tcPr>
            <w:tcW w:w="721" w:type="pct"/>
            <w:shd w:val="clear" w:color="auto" w:fill="auto"/>
            <w:noWrap/>
            <w:hideMark/>
          </w:tcPr>
          <w:p w:rsidR="00110C18" w:rsidRPr="00D47EC1" w:rsidRDefault="00110C18" w:rsidP="00063728">
            <w:pPr>
              <w:jc w:val="right"/>
              <w:rPr>
                <w:ins w:id="11891" w:author="KIM, Jason" w:date="2019-04-02T13:39:00Z"/>
                <w:rFonts w:ascii="Calibri" w:eastAsia="Times New Roman" w:hAnsi="Calibri" w:cs="Calibri"/>
                <w:color w:val="000000"/>
                <w:lang w:eastAsia="en-AU"/>
              </w:rPr>
            </w:pPr>
            <w:ins w:id="118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93" w:author="KIM, Jason" w:date="2019-04-02T13:39:00Z"/>
        </w:trPr>
        <w:tc>
          <w:tcPr>
            <w:tcW w:w="716" w:type="pct"/>
            <w:vMerge/>
            <w:hideMark/>
          </w:tcPr>
          <w:p w:rsidR="00110C18" w:rsidRPr="00D47EC1" w:rsidRDefault="00110C18" w:rsidP="00063728">
            <w:pPr>
              <w:rPr>
                <w:ins w:id="118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97" w:author="KIM, Jason" w:date="2019-04-02T13:39:00Z"/>
                <w:rFonts w:ascii="Calibri" w:eastAsia="Times New Roman" w:hAnsi="Calibri" w:cs="Calibri"/>
                <w:color w:val="000000"/>
                <w:lang w:eastAsia="en-AU"/>
              </w:rPr>
            </w:pPr>
            <w:ins w:id="11898" w:author="KIM, Jason" w:date="2019-04-02T13:39:00Z">
              <w:r w:rsidRPr="00D47EC1">
                <w:rPr>
                  <w:rFonts w:ascii="Calibri" w:eastAsia="Times New Roman" w:hAnsi="Calibri" w:cs="Calibri"/>
                  <w:color w:val="000000"/>
                  <w:lang w:eastAsia="en-AU"/>
                </w:rPr>
                <w:t>DLL1332</w:t>
              </w:r>
            </w:ins>
          </w:p>
        </w:tc>
        <w:tc>
          <w:tcPr>
            <w:tcW w:w="742" w:type="pct"/>
            <w:shd w:val="clear" w:color="auto" w:fill="auto"/>
            <w:noWrap/>
            <w:hideMark/>
          </w:tcPr>
          <w:p w:rsidR="00110C18" w:rsidRPr="00D47EC1" w:rsidRDefault="00110C18" w:rsidP="00063728">
            <w:pPr>
              <w:rPr>
                <w:ins w:id="11899" w:author="KIM, Jason" w:date="2019-04-02T13:39:00Z"/>
                <w:rFonts w:ascii="Calibri" w:eastAsia="Times New Roman" w:hAnsi="Calibri" w:cs="Calibri"/>
                <w:color w:val="000000"/>
                <w:lang w:eastAsia="en-AU"/>
              </w:rPr>
            </w:pPr>
            <w:ins w:id="1190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01" w:author="KIM, Jason" w:date="2019-04-02T13:39:00Z"/>
                <w:rFonts w:ascii="Calibri" w:eastAsia="Times New Roman" w:hAnsi="Calibri" w:cs="Calibri"/>
                <w:color w:val="000000"/>
                <w:lang w:eastAsia="en-AU"/>
              </w:rPr>
            </w:pPr>
            <w:ins w:id="11902" w:author="KIM, Jason" w:date="2019-04-02T13:39:00Z">
              <w:r w:rsidRPr="00D47EC1">
                <w:rPr>
                  <w:rFonts w:ascii="Calibri" w:eastAsia="Times New Roman" w:hAnsi="Calibri" w:cs="Calibri"/>
                  <w:color w:val="000000"/>
                  <w:lang w:eastAsia="en-AU"/>
                </w:rPr>
                <w:t>Chainage 4775</w:t>
              </w:r>
            </w:ins>
          </w:p>
        </w:tc>
        <w:tc>
          <w:tcPr>
            <w:tcW w:w="721" w:type="pct"/>
            <w:shd w:val="clear" w:color="auto" w:fill="auto"/>
            <w:noWrap/>
            <w:hideMark/>
          </w:tcPr>
          <w:p w:rsidR="00110C18" w:rsidRPr="00D47EC1" w:rsidRDefault="00110C18" w:rsidP="00063728">
            <w:pPr>
              <w:jc w:val="right"/>
              <w:rPr>
                <w:ins w:id="11903" w:author="KIM, Jason" w:date="2019-04-02T13:39:00Z"/>
                <w:rFonts w:ascii="Calibri" w:eastAsia="Times New Roman" w:hAnsi="Calibri" w:cs="Calibri"/>
                <w:color w:val="000000"/>
                <w:lang w:eastAsia="en-AU"/>
              </w:rPr>
            </w:pPr>
            <w:ins w:id="119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05" w:author="KIM, Jason" w:date="2019-04-02T13:39:00Z"/>
        </w:trPr>
        <w:tc>
          <w:tcPr>
            <w:tcW w:w="716" w:type="pct"/>
            <w:vMerge w:val="restart"/>
            <w:shd w:val="clear" w:color="auto" w:fill="auto"/>
            <w:noWrap/>
            <w:hideMark/>
          </w:tcPr>
          <w:p w:rsidR="00110C18" w:rsidRPr="00D47EC1" w:rsidRDefault="00110C18" w:rsidP="00063728">
            <w:pPr>
              <w:rPr>
                <w:ins w:id="11906" w:author="KIM, Jason" w:date="2019-04-02T13:39:00Z"/>
                <w:rFonts w:ascii="Calibri" w:eastAsia="Times New Roman" w:hAnsi="Calibri" w:cs="Calibri"/>
                <w:color w:val="000000"/>
                <w:lang w:eastAsia="en-AU"/>
              </w:rPr>
            </w:pPr>
            <w:ins w:id="11907" w:author="KIM, Jason" w:date="2019-04-02T13:39:00Z">
              <w:r w:rsidRPr="00D47EC1">
                <w:rPr>
                  <w:rFonts w:ascii="Calibri" w:eastAsia="Times New Roman" w:hAnsi="Calibri" w:cs="Calibri"/>
                  <w:color w:val="000000"/>
                  <w:lang w:eastAsia="en-AU"/>
                </w:rPr>
                <w:t>DLL34K211</w:t>
              </w:r>
            </w:ins>
          </w:p>
        </w:tc>
        <w:tc>
          <w:tcPr>
            <w:tcW w:w="669" w:type="pct"/>
            <w:vMerge w:val="restart"/>
            <w:shd w:val="clear" w:color="auto" w:fill="auto"/>
            <w:noWrap/>
            <w:hideMark/>
          </w:tcPr>
          <w:p w:rsidR="00110C18" w:rsidRPr="00D47EC1" w:rsidRDefault="00110C18" w:rsidP="00063728">
            <w:pPr>
              <w:rPr>
                <w:ins w:id="11908" w:author="KIM, Jason" w:date="2019-04-02T13:39:00Z"/>
                <w:rFonts w:ascii="Calibri" w:eastAsia="Times New Roman" w:hAnsi="Calibri" w:cs="Calibri"/>
                <w:color w:val="000000"/>
                <w:lang w:eastAsia="en-AU"/>
              </w:rPr>
            </w:pPr>
            <w:ins w:id="11909" w:author="KIM, Jason" w:date="2019-04-02T13:39:00Z">
              <w:r w:rsidRPr="00D47EC1">
                <w:rPr>
                  <w:rFonts w:ascii="Calibri" w:eastAsia="Times New Roman" w:hAnsi="Calibri" w:cs="Calibri"/>
                  <w:color w:val="000000"/>
                  <w:lang w:eastAsia="en-AU"/>
                </w:rPr>
                <w:t>ELZ10194</w:t>
              </w:r>
            </w:ins>
          </w:p>
        </w:tc>
        <w:tc>
          <w:tcPr>
            <w:tcW w:w="668" w:type="pct"/>
            <w:vMerge w:val="restart"/>
            <w:shd w:val="clear" w:color="auto" w:fill="auto"/>
            <w:noWrap/>
            <w:hideMark/>
          </w:tcPr>
          <w:p w:rsidR="00110C18" w:rsidRPr="00D47EC1" w:rsidRDefault="00110C18" w:rsidP="00063728">
            <w:pPr>
              <w:rPr>
                <w:ins w:id="11910" w:author="KIM, Jason" w:date="2019-04-02T13:39:00Z"/>
                <w:rFonts w:ascii="Calibri" w:eastAsia="Times New Roman" w:hAnsi="Calibri" w:cs="Calibri"/>
                <w:color w:val="000000"/>
                <w:lang w:eastAsia="en-AU"/>
              </w:rPr>
            </w:pPr>
            <w:ins w:id="11911"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912" w:author="KIM, Jason" w:date="2019-04-02T13:39:00Z"/>
                <w:rFonts w:ascii="Calibri" w:eastAsia="Times New Roman" w:hAnsi="Calibri" w:cs="Calibri"/>
                <w:color w:val="000000"/>
                <w:lang w:eastAsia="en-AU"/>
              </w:rPr>
            </w:pPr>
            <w:ins w:id="11913" w:author="KIM, Jason" w:date="2019-04-02T13:39:00Z">
              <w:r w:rsidRPr="00D47EC1">
                <w:rPr>
                  <w:rFonts w:ascii="Calibri" w:eastAsia="Times New Roman" w:hAnsi="Calibri" w:cs="Calibri"/>
                  <w:color w:val="000000"/>
                  <w:lang w:eastAsia="en-AU"/>
                </w:rPr>
                <w:t>DLL1341</w:t>
              </w:r>
            </w:ins>
          </w:p>
        </w:tc>
        <w:tc>
          <w:tcPr>
            <w:tcW w:w="742" w:type="pct"/>
            <w:shd w:val="clear" w:color="auto" w:fill="auto"/>
            <w:noWrap/>
            <w:hideMark/>
          </w:tcPr>
          <w:p w:rsidR="00110C18" w:rsidRPr="00D47EC1" w:rsidRDefault="00110C18" w:rsidP="00063728">
            <w:pPr>
              <w:rPr>
                <w:ins w:id="11914" w:author="KIM, Jason" w:date="2019-04-02T13:39:00Z"/>
                <w:rFonts w:ascii="Calibri" w:eastAsia="Times New Roman" w:hAnsi="Calibri" w:cs="Calibri"/>
                <w:color w:val="000000"/>
                <w:lang w:eastAsia="en-AU"/>
              </w:rPr>
            </w:pPr>
            <w:ins w:id="1191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16" w:author="KIM, Jason" w:date="2019-04-02T13:39:00Z"/>
                <w:rFonts w:ascii="Calibri" w:eastAsia="Times New Roman" w:hAnsi="Calibri" w:cs="Calibri"/>
                <w:color w:val="000000"/>
                <w:lang w:eastAsia="en-AU"/>
              </w:rPr>
            </w:pPr>
            <w:ins w:id="11917" w:author="KIM, Jason" w:date="2019-04-02T13:39:00Z">
              <w:r w:rsidRPr="00D47EC1">
                <w:rPr>
                  <w:rFonts w:ascii="Calibri" w:eastAsia="Times New Roman" w:hAnsi="Calibri" w:cs="Calibri"/>
                  <w:color w:val="000000"/>
                  <w:lang w:eastAsia="en-AU"/>
                </w:rPr>
                <w:t>Chainage 4890</w:t>
              </w:r>
            </w:ins>
          </w:p>
        </w:tc>
        <w:tc>
          <w:tcPr>
            <w:tcW w:w="721" w:type="pct"/>
            <w:shd w:val="clear" w:color="auto" w:fill="auto"/>
            <w:noWrap/>
            <w:hideMark/>
          </w:tcPr>
          <w:p w:rsidR="00110C18" w:rsidRPr="00D47EC1" w:rsidRDefault="00110C18" w:rsidP="00063728">
            <w:pPr>
              <w:jc w:val="right"/>
              <w:rPr>
                <w:ins w:id="11918" w:author="KIM, Jason" w:date="2019-04-02T13:39:00Z"/>
                <w:rFonts w:ascii="Calibri" w:eastAsia="Times New Roman" w:hAnsi="Calibri" w:cs="Calibri"/>
                <w:color w:val="000000"/>
                <w:lang w:eastAsia="en-AU"/>
              </w:rPr>
            </w:pPr>
            <w:ins w:id="119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20" w:author="KIM, Jason" w:date="2019-04-02T13:39:00Z"/>
        </w:trPr>
        <w:tc>
          <w:tcPr>
            <w:tcW w:w="716" w:type="pct"/>
            <w:vMerge/>
            <w:hideMark/>
          </w:tcPr>
          <w:p w:rsidR="00110C18" w:rsidRPr="00D47EC1" w:rsidRDefault="00110C18" w:rsidP="00063728">
            <w:pPr>
              <w:rPr>
                <w:ins w:id="1192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2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2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24" w:author="KIM, Jason" w:date="2019-04-02T13:39:00Z"/>
                <w:rFonts w:ascii="Calibri" w:eastAsia="Times New Roman" w:hAnsi="Calibri" w:cs="Calibri"/>
                <w:color w:val="000000"/>
                <w:lang w:eastAsia="en-AU"/>
              </w:rPr>
            </w:pPr>
            <w:ins w:id="11925" w:author="KIM, Jason" w:date="2019-04-02T13:39:00Z">
              <w:r w:rsidRPr="00D47EC1">
                <w:rPr>
                  <w:rFonts w:ascii="Calibri" w:eastAsia="Times New Roman" w:hAnsi="Calibri" w:cs="Calibri"/>
                  <w:color w:val="000000"/>
                  <w:lang w:eastAsia="en-AU"/>
                </w:rPr>
                <w:t>DLL1342</w:t>
              </w:r>
            </w:ins>
          </w:p>
        </w:tc>
        <w:tc>
          <w:tcPr>
            <w:tcW w:w="742" w:type="pct"/>
            <w:shd w:val="clear" w:color="auto" w:fill="auto"/>
            <w:noWrap/>
            <w:hideMark/>
          </w:tcPr>
          <w:p w:rsidR="00110C18" w:rsidRPr="00D47EC1" w:rsidRDefault="00110C18" w:rsidP="00063728">
            <w:pPr>
              <w:rPr>
                <w:ins w:id="11926" w:author="KIM, Jason" w:date="2019-04-02T13:39:00Z"/>
                <w:rFonts w:ascii="Calibri" w:eastAsia="Times New Roman" w:hAnsi="Calibri" w:cs="Calibri"/>
                <w:color w:val="000000"/>
                <w:lang w:eastAsia="en-AU"/>
              </w:rPr>
            </w:pPr>
            <w:ins w:id="1192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28" w:author="KIM, Jason" w:date="2019-04-02T13:39:00Z"/>
                <w:rFonts w:ascii="Calibri" w:eastAsia="Times New Roman" w:hAnsi="Calibri" w:cs="Calibri"/>
                <w:color w:val="000000"/>
                <w:lang w:eastAsia="en-AU"/>
              </w:rPr>
            </w:pPr>
            <w:ins w:id="11929" w:author="KIM, Jason" w:date="2019-04-02T13:39:00Z">
              <w:r w:rsidRPr="00D47EC1">
                <w:rPr>
                  <w:rFonts w:ascii="Calibri" w:eastAsia="Times New Roman" w:hAnsi="Calibri" w:cs="Calibri"/>
                  <w:color w:val="000000"/>
                  <w:lang w:eastAsia="en-AU"/>
                </w:rPr>
                <w:t>Chainage 4894</w:t>
              </w:r>
            </w:ins>
          </w:p>
        </w:tc>
        <w:tc>
          <w:tcPr>
            <w:tcW w:w="721" w:type="pct"/>
            <w:shd w:val="clear" w:color="auto" w:fill="auto"/>
            <w:noWrap/>
            <w:hideMark/>
          </w:tcPr>
          <w:p w:rsidR="00110C18" w:rsidRPr="00D47EC1" w:rsidRDefault="00110C18" w:rsidP="00063728">
            <w:pPr>
              <w:jc w:val="right"/>
              <w:rPr>
                <w:ins w:id="11930" w:author="KIM, Jason" w:date="2019-04-02T13:39:00Z"/>
                <w:rFonts w:ascii="Calibri" w:eastAsia="Times New Roman" w:hAnsi="Calibri" w:cs="Calibri"/>
                <w:color w:val="000000"/>
                <w:lang w:eastAsia="en-AU"/>
              </w:rPr>
            </w:pPr>
            <w:ins w:id="119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32" w:author="KIM, Jason" w:date="2019-04-02T13:39:00Z"/>
        </w:trPr>
        <w:tc>
          <w:tcPr>
            <w:tcW w:w="716" w:type="pct"/>
            <w:vMerge/>
            <w:hideMark/>
          </w:tcPr>
          <w:p w:rsidR="00110C18" w:rsidRPr="00D47EC1" w:rsidRDefault="00110C18" w:rsidP="00063728">
            <w:pPr>
              <w:rPr>
                <w:ins w:id="1193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3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3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36" w:author="KIM, Jason" w:date="2019-04-02T13:39:00Z"/>
                <w:rFonts w:ascii="Calibri" w:eastAsia="Times New Roman" w:hAnsi="Calibri" w:cs="Calibri"/>
                <w:color w:val="000000"/>
                <w:lang w:eastAsia="en-AU"/>
              </w:rPr>
            </w:pPr>
            <w:ins w:id="11937" w:author="KIM, Jason" w:date="2019-04-02T13:39:00Z">
              <w:r w:rsidRPr="00D47EC1">
                <w:rPr>
                  <w:rFonts w:ascii="Calibri" w:eastAsia="Times New Roman" w:hAnsi="Calibri" w:cs="Calibri"/>
                  <w:color w:val="000000"/>
                  <w:lang w:eastAsia="en-AU"/>
                </w:rPr>
                <w:t>DLL1351</w:t>
              </w:r>
            </w:ins>
          </w:p>
        </w:tc>
        <w:tc>
          <w:tcPr>
            <w:tcW w:w="742" w:type="pct"/>
            <w:shd w:val="clear" w:color="auto" w:fill="auto"/>
            <w:noWrap/>
            <w:hideMark/>
          </w:tcPr>
          <w:p w:rsidR="00110C18" w:rsidRPr="00D47EC1" w:rsidRDefault="00110C18" w:rsidP="00063728">
            <w:pPr>
              <w:rPr>
                <w:ins w:id="11938" w:author="KIM, Jason" w:date="2019-04-02T13:39:00Z"/>
                <w:rFonts w:ascii="Calibri" w:eastAsia="Times New Roman" w:hAnsi="Calibri" w:cs="Calibri"/>
                <w:color w:val="000000"/>
                <w:lang w:eastAsia="en-AU"/>
              </w:rPr>
            </w:pPr>
            <w:ins w:id="1193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40" w:author="KIM, Jason" w:date="2019-04-02T13:39:00Z"/>
                <w:rFonts w:ascii="Calibri" w:eastAsia="Times New Roman" w:hAnsi="Calibri" w:cs="Calibri"/>
                <w:color w:val="000000"/>
                <w:lang w:eastAsia="en-AU"/>
              </w:rPr>
            </w:pPr>
            <w:ins w:id="11941" w:author="KIM, Jason" w:date="2019-04-02T13:39:00Z">
              <w:r w:rsidRPr="00D47EC1">
                <w:rPr>
                  <w:rFonts w:ascii="Calibri" w:eastAsia="Times New Roman" w:hAnsi="Calibri" w:cs="Calibri"/>
                  <w:color w:val="000000"/>
                  <w:lang w:eastAsia="en-AU"/>
                </w:rPr>
                <w:t>Chainage 5010</w:t>
              </w:r>
            </w:ins>
          </w:p>
        </w:tc>
        <w:tc>
          <w:tcPr>
            <w:tcW w:w="721" w:type="pct"/>
            <w:shd w:val="clear" w:color="auto" w:fill="auto"/>
            <w:noWrap/>
            <w:hideMark/>
          </w:tcPr>
          <w:p w:rsidR="00110C18" w:rsidRPr="00D47EC1" w:rsidRDefault="00110C18" w:rsidP="00063728">
            <w:pPr>
              <w:jc w:val="right"/>
              <w:rPr>
                <w:ins w:id="11942" w:author="KIM, Jason" w:date="2019-04-02T13:39:00Z"/>
                <w:rFonts w:ascii="Calibri" w:eastAsia="Times New Roman" w:hAnsi="Calibri" w:cs="Calibri"/>
                <w:color w:val="000000"/>
                <w:lang w:eastAsia="en-AU"/>
              </w:rPr>
            </w:pPr>
            <w:ins w:id="1194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44" w:author="KIM, Jason" w:date="2019-04-02T13:39:00Z"/>
        </w:trPr>
        <w:tc>
          <w:tcPr>
            <w:tcW w:w="716" w:type="pct"/>
            <w:vMerge/>
            <w:hideMark/>
          </w:tcPr>
          <w:p w:rsidR="00110C18" w:rsidRPr="00D47EC1" w:rsidRDefault="00110C18" w:rsidP="00063728">
            <w:pPr>
              <w:rPr>
                <w:ins w:id="1194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4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4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48" w:author="KIM, Jason" w:date="2019-04-02T13:39:00Z"/>
                <w:rFonts w:ascii="Calibri" w:eastAsia="Times New Roman" w:hAnsi="Calibri" w:cs="Calibri"/>
                <w:color w:val="000000"/>
                <w:lang w:eastAsia="en-AU"/>
              </w:rPr>
            </w:pPr>
            <w:ins w:id="11949" w:author="KIM, Jason" w:date="2019-04-02T13:39:00Z">
              <w:r w:rsidRPr="00D47EC1">
                <w:rPr>
                  <w:rFonts w:ascii="Calibri" w:eastAsia="Times New Roman" w:hAnsi="Calibri" w:cs="Calibri"/>
                  <w:color w:val="000000"/>
                  <w:lang w:eastAsia="en-AU"/>
                </w:rPr>
                <w:t>DLL1352</w:t>
              </w:r>
            </w:ins>
          </w:p>
        </w:tc>
        <w:tc>
          <w:tcPr>
            <w:tcW w:w="742" w:type="pct"/>
            <w:shd w:val="clear" w:color="auto" w:fill="auto"/>
            <w:noWrap/>
            <w:hideMark/>
          </w:tcPr>
          <w:p w:rsidR="00110C18" w:rsidRPr="00D47EC1" w:rsidRDefault="00110C18" w:rsidP="00063728">
            <w:pPr>
              <w:rPr>
                <w:ins w:id="11950" w:author="KIM, Jason" w:date="2019-04-02T13:39:00Z"/>
                <w:rFonts w:ascii="Calibri" w:eastAsia="Times New Roman" w:hAnsi="Calibri" w:cs="Calibri"/>
                <w:color w:val="000000"/>
                <w:lang w:eastAsia="en-AU"/>
              </w:rPr>
            </w:pPr>
            <w:ins w:id="1195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52" w:author="KIM, Jason" w:date="2019-04-02T13:39:00Z"/>
                <w:rFonts w:ascii="Calibri" w:eastAsia="Times New Roman" w:hAnsi="Calibri" w:cs="Calibri"/>
                <w:color w:val="000000"/>
                <w:lang w:eastAsia="en-AU"/>
              </w:rPr>
            </w:pPr>
            <w:ins w:id="11953" w:author="KIM, Jason" w:date="2019-04-02T13:39:00Z">
              <w:r w:rsidRPr="00D47EC1">
                <w:rPr>
                  <w:rFonts w:ascii="Calibri" w:eastAsia="Times New Roman" w:hAnsi="Calibri" w:cs="Calibri"/>
                  <w:color w:val="000000"/>
                  <w:lang w:eastAsia="en-AU"/>
                </w:rPr>
                <w:t>Chainage 5014</w:t>
              </w:r>
            </w:ins>
          </w:p>
        </w:tc>
        <w:tc>
          <w:tcPr>
            <w:tcW w:w="721" w:type="pct"/>
            <w:shd w:val="clear" w:color="auto" w:fill="auto"/>
            <w:noWrap/>
            <w:hideMark/>
          </w:tcPr>
          <w:p w:rsidR="00110C18" w:rsidRPr="00D47EC1" w:rsidRDefault="00110C18" w:rsidP="00063728">
            <w:pPr>
              <w:jc w:val="right"/>
              <w:rPr>
                <w:ins w:id="11954" w:author="KIM, Jason" w:date="2019-04-02T13:39:00Z"/>
                <w:rFonts w:ascii="Calibri" w:eastAsia="Times New Roman" w:hAnsi="Calibri" w:cs="Calibri"/>
                <w:color w:val="000000"/>
                <w:lang w:eastAsia="en-AU"/>
              </w:rPr>
            </w:pPr>
            <w:ins w:id="119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56" w:author="KIM, Jason" w:date="2019-04-02T13:39:00Z"/>
        </w:trPr>
        <w:tc>
          <w:tcPr>
            <w:tcW w:w="716" w:type="pct"/>
            <w:vMerge w:val="restart"/>
            <w:shd w:val="clear" w:color="auto" w:fill="auto"/>
            <w:noWrap/>
            <w:hideMark/>
          </w:tcPr>
          <w:p w:rsidR="00110C18" w:rsidRPr="00D47EC1" w:rsidRDefault="00110C18" w:rsidP="00063728">
            <w:pPr>
              <w:rPr>
                <w:ins w:id="11957" w:author="KIM, Jason" w:date="2019-04-02T13:39:00Z"/>
                <w:rFonts w:ascii="Calibri" w:eastAsia="Times New Roman" w:hAnsi="Calibri" w:cs="Calibri"/>
                <w:color w:val="000000"/>
                <w:lang w:eastAsia="en-AU"/>
              </w:rPr>
            </w:pPr>
            <w:ins w:id="11958" w:author="KIM, Jason" w:date="2019-04-02T13:39:00Z">
              <w:r w:rsidRPr="00D47EC1">
                <w:rPr>
                  <w:rFonts w:ascii="Calibri" w:eastAsia="Times New Roman" w:hAnsi="Calibri" w:cs="Calibri"/>
                  <w:color w:val="000000"/>
                  <w:lang w:eastAsia="en-AU"/>
                </w:rPr>
                <w:t>DLL36K211</w:t>
              </w:r>
            </w:ins>
          </w:p>
        </w:tc>
        <w:tc>
          <w:tcPr>
            <w:tcW w:w="669" w:type="pct"/>
            <w:vMerge w:val="restart"/>
            <w:shd w:val="clear" w:color="auto" w:fill="auto"/>
            <w:noWrap/>
            <w:hideMark/>
          </w:tcPr>
          <w:p w:rsidR="00110C18" w:rsidRPr="00D47EC1" w:rsidRDefault="00110C18" w:rsidP="00063728">
            <w:pPr>
              <w:rPr>
                <w:ins w:id="11959" w:author="KIM, Jason" w:date="2019-04-02T13:39:00Z"/>
                <w:rFonts w:ascii="Calibri" w:eastAsia="Times New Roman" w:hAnsi="Calibri" w:cs="Calibri"/>
                <w:color w:val="000000"/>
                <w:lang w:eastAsia="en-AU"/>
              </w:rPr>
            </w:pPr>
            <w:ins w:id="11960" w:author="KIM, Jason" w:date="2019-04-02T13:39:00Z">
              <w:r w:rsidRPr="00D47EC1">
                <w:rPr>
                  <w:rFonts w:ascii="Calibri" w:eastAsia="Times New Roman" w:hAnsi="Calibri" w:cs="Calibri"/>
                  <w:color w:val="000000"/>
                  <w:lang w:eastAsia="en-AU"/>
                </w:rPr>
                <w:t>ELZ10202</w:t>
              </w:r>
            </w:ins>
          </w:p>
        </w:tc>
        <w:tc>
          <w:tcPr>
            <w:tcW w:w="668" w:type="pct"/>
            <w:vMerge w:val="restart"/>
            <w:shd w:val="clear" w:color="auto" w:fill="auto"/>
            <w:noWrap/>
            <w:hideMark/>
          </w:tcPr>
          <w:p w:rsidR="00110C18" w:rsidRPr="00D47EC1" w:rsidRDefault="00110C18" w:rsidP="00063728">
            <w:pPr>
              <w:rPr>
                <w:ins w:id="11961" w:author="KIM, Jason" w:date="2019-04-02T13:39:00Z"/>
                <w:rFonts w:ascii="Calibri" w:eastAsia="Times New Roman" w:hAnsi="Calibri" w:cs="Calibri"/>
                <w:color w:val="000000"/>
                <w:lang w:eastAsia="en-AU"/>
              </w:rPr>
            </w:pPr>
            <w:ins w:id="11962"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963" w:author="KIM, Jason" w:date="2019-04-02T13:39:00Z"/>
                <w:rFonts w:ascii="Calibri" w:eastAsia="Times New Roman" w:hAnsi="Calibri" w:cs="Calibri"/>
                <w:color w:val="000000"/>
                <w:lang w:eastAsia="en-AU"/>
              </w:rPr>
            </w:pPr>
            <w:ins w:id="11964" w:author="KIM, Jason" w:date="2019-04-02T13:39:00Z">
              <w:r w:rsidRPr="00D47EC1">
                <w:rPr>
                  <w:rFonts w:ascii="Calibri" w:eastAsia="Times New Roman" w:hAnsi="Calibri" w:cs="Calibri"/>
                  <w:color w:val="000000"/>
                  <w:lang w:eastAsia="en-AU"/>
                </w:rPr>
                <w:t>DLL1361</w:t>
              </w:r>
            </w:ins>
          </w:p>
        </w:tc>
        <w:tc>
          <w:tcPr>
            <w:tcW w:w="742" w:type="pct"/>
            <w:shd w:val="clear" w:color="auto" w:fill="auto"/>
            <w:noWrap/>
            <w:hideMark/>
          </w:tcPr>
          <w:p w:rsidR="00110C18" w:rsidRPr="00D47EC1" w:rsidRDefault="00110C18" w:rsidP="00063728">
            <w:pPr>
              <w:rPr>
                <w:ins w:id="11965" w:author="KIM, Jason" w:date="2019-04-02T13:39:00Z"/>
                <w:rFonts w:ascii="Calibri" w:eastAsia="Times New Roman" w:hAnsi="Calibri" w:cs="Calibri"/>
                <w:color w:val="000000"/>
                <w:lang w:eastAsia="en-AU"/>
              </w:rPr>
            </w:pPr>
            <w:ins w:id="1196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67" w:author="KIM, Jason" w:date="2019-04-02T13:39:00Z"/>
                <w:rFonts w:ascii="Calibri" w:eastAsia="Times New Roman" w:hAnsi="Calibri" w:cs="Calibri"/>
                <w:color w:val="000000"/>
                <w:lang w:eastAsia="en-AU"/>
              </w:rPr>
            </w:pPr>
            <w:ins w:id="11968" w:author="KIM, Jason" w:date="2019-04-02T13:39:00Z">
              <w:r w:rsidRPr="00D47EC1">
                <w:rPr>
                  <w:rFonts w:ascii="Calibri" w:eastAsia="Times New Roman" w:hAnsi="Calibri" w:cs="Calibri"/>
                  <w:color w:val="000000"/>
                  <w:lang w:eastAsia="en-AU"/>
                </w:rPr>
                <w:t>Chainage 5130</w:t>
              </w:r>
            </w:ins>
          </w:p>
        </w:tc>
        <w:tc>
          <w:tcPr>
            <w:tcW w:w="721" w:type="pct"/>
            <w:shd w:val="clear" w:color="auto" w:fill="auto"/>
            <w:noWrap/>
            <w:hideMark/>
          </w:tcPr>
          <w:p w:rsidR="00110C18" w:rsidRPr="00D47EC1" w:rsidRDefault="00110C18" w:rsidP="00063728">
            <w:pPr>
              <w:jc w:val="right"/>
              <w:rPr>
                <w:ins w:id="11969" w:author="KIM, Jason" w:date="2019-04-02T13:39:00Z"/>
                <w:rFonts w:ascii="Calibri" w:eastAsia="Times New Roman" w:hAnsi="Calibri" w:cs="Calibri"/>
                <w:color w:val="000000"/>
                <w:lang w:eastAsia="en-AU"/>
              </w:rPr>
            </w:pPr>
            <w:ins w:id="119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71" w:author="KIM, Jason" w:date="2019-04-02T13:39:00Z"/>
        </w:trPr>
        <w:tc>
          <w:tcPr>
            <w:tcW w:w="716" w:type="pct"/>
            <w:vMerge/>
            <w:hideMark/>
          </w:tcPr>
          <w:p w:rsidR="00110C18" w:rsidRPr="00D47EC1" w:rsidRDefault="00110C18" w:rsidP="00063728">
            <w:pPr>
              <w:rPr>
                <w:ins w:id="1197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7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7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75" w:author="KIM, Jason" w:date="2019-04-02T13:39:00Z"/>
                <w:rFonts w:ascii="Calibri" w:eastAsia="Times New Roman" w:hAnsi="Calibri" w:cs="Calibri"/>
                <w:color w:val="000000"/>
                <w:lang w:eastAsia="en-AU"/>
              </w:rPr>
            </w:pPr>
            <w:ins w:id="11976" w:author="KIM, Jason" w:date="2019-04-02T13:39:00Z">
              <w:r w:rsidRPr="00D47EC1">
                <w:rPr>
                  <w:rFonts w:ascii="Calibri" w:eastAsia="Times New Roman" w:hAnsi="Calibri" w:cs="Calibri"/>
                  <w:color w:val="000000"/>
                  <w:lang w:eastAsia="en-AU"/>
                </w:rPr>
                <w:t>DLL1362</w:t>
              </w:r>
            </w:ins>
          </w:p>
        </w:tc>
        <w:tc>
          <w:tcPr>
            <w:tcW w:w="742" w:type="pct"/>
            <w:shd w:val="clear" w:color="auto" w:fill="auto"/>
            <w:noWrap/>
            <w:hideMark/>
          </w:tcPr>
          <w:p w:rsidR="00110C18" w:rsidRPr="00D47EC1" w:rsidRDefault="00110C18" w:rsidP="00063728">
            <w:pPr>
              <w:rPr>
                <w:ins w:id="11977" w:author="KIM, Jason" w:date="2019-04-02T13:39:00Z"/>
                <w:rFonts w:ascii="Calibri" w:eastAsia="Times New Roman" w:hAnsi="Calibri" w:cs="Calibri"/>
                <w:color w:val="000000"/>
                <w:lang w:eastAsia="en-AU"/>
              </w:rPr>
            </w:pPr>
            <w:ins w:id="1197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79" w:author="KIM, Jason" w:date="2019-04-02T13:39:00Z"/>
                <w:rFonts w:ascii="Calibri" w:eastAsia="Times New Roman" w:hAnsi="Calibri" w:cs="Calibri"/>
                <w:color w:val="000000"/>
                <w:lang w:eastAsia="en-AU"/>
              </w:rPr>
            </w:pPr>
            <w:ins w:id="11980" w:author="KIM, Jason" w:date="2019-04-02T13:39:00Z">
              <w:r w:rsidRPr="00D47EC1">
                <w:rPr>
                  <w:rFonts w:ascii="Calibri" w:eastAsia="Times New Roman" w:hAnsi="Calibri" w:cs="Calibri"/>
                  <w:color w:val="000000"/>
                  <w:lang w:eastAsia="en-AU"/>
                </w:rPr>
                <w:t>Chainage 5134</w:t>
              </w:r>
            </w:ins>
          </w:p>
        </w:tc>
        <w:tc>
          <w:tcPr>
            <w:tcW w:w="721" w:type="pct"/>
            <w:shd w:val="clear" w:color="auto" w:fill="auto"/>
            <w:noWrap/>
            <w:hideMark/>
          </w:tcPr>
          <w:p w:rsidR="00110C18" w:rsidRPr="00D47EC1" w:rsidRDefault="00110C18" w:rsidP="00063728">
            <w:pPr>
              <w:jc w:val="right"/>
              <w:rPr>
                <w:ins w:id="11981" w:author="KIM, Jason" w:date="2019-04-02T13:39:00Z"/>
                <w:rFonts w:ascii="Calibri" w:eastAsia="Times New Roman" w:hAnsi="Calibri" w:cs="Calibri"/>
                <w:color w:val="000000"/>
                <w:lang w:eastAsia="en-AU"/>
              </w:rPr>
            </w:pPr>
            <w:ins w:id="119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83" w:author="KIM, Jason" w:date="2019-04-02T13:39:00Z"/>
        </w:trPr>
        <w:tc>
          <w:tcPr>
            <w:tcW w:w="716" w:type="pct"/>
            <w:vMerge/>
            <w:hideMark/>
          </w:tcPr>
          <w:p w:rsidR="00110C18" w:rsidRPr="00D47EC1" w:rsidRDefault="00110C18" w:rsidP="00063728">
            <w:pPr>
              <w:rPr>
                <w:ins w:id="119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87" w:author="KIM, Jason" w:date="2019-04-02T13:39:00Z"/>
                <w:rFonts w:ascii="Calibri" w:eastAsia="Times New Roman" w:hAnsi="Calibri" w:cs="Calibri"/>
                <w:color w:val="000000"/>
                <w:lang w:eastAsia="en-AU"/>
              </w:rPr>
            </w:pPr>
            <w:ins w:id="11988" w:author="KIM, Jason" w:date="2019-04-02T13:39:00Z">
              <w:r w:rsidRPr="00D47EC1">
                <w:rPr>
                  <w:rFonts w:ascii="Calibri" w:eastAsia="Times New Roman" w:hAnsi="Calibri" w:cs="Calibri"/>
                  <w:color w:val="000000"/>
                  <w:lang w:eastAsia="en-AU"/>
                </w:rPr>
                <w:t>DLL1371</w:t>
              </w:r>
            </w:ins>
          </w:p>
        </w:tc>
        <w:tc>
          <w:tcPr>
            <w:tcW w:w="742" w:type="pct"/>
            <w:shd w:val="clear" w:color="auto" w:fill="auto"/>
            <w:noWrap/>
            <w:hideMark/>
          </w:tcPr>
          <w:p w:rsidR="00110C18" w:rsidRPr="00D47EC1" w:rsidRDefault="00110C18" w:rsidP="00063728">
            <w:pPr>
              <w:rPr>
                <w:ins w:id="11989" w:author="KIM, Jason" w:date="2019-04-02T13:39:00Z"/>
                <w:rFonts w:ascii="Calibri" w:eastAsia="Times New Roman" w:hAnsi="Calibri" w:cs="Calibri"/>
                <w:color w:val="000000"/>
                <w:lang w:eastAsia="en-AU"/>
              </w:rPr>
            </w:pPr>
            <w:ins w:id="1199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91" w:author="KIM, Jason" w:date="2019-04-02T13:39:00Z"/>
                <w:rFonts w:ascii="Calibri" w:eastAsia="Times New Roman" w:hAnsi="Calibri" w:cs="Calibri"/>
                <w:color w:val="000000"/>
                <w:lang w:eastAsia="en-AU"/>
              </w:rPr>
            </w:pPr>
            <w:ins w:id="11992" w:author="KIM, Jason" w:date="2019-04-02T13:39:00Z">
              <w:r w:rsidRPr="00D47EC1">
                <w:rPr>
                  <w:rFonts w:ascii="Calibri" w:eastAsia="Times New Roman" w:hAnsi="Calibri" w:cs="Calibri"/>
                  <w:color w:val="000000"/>
                  <w:lang w:eastAsia="en-AU"/>
                </w:rPr>
                <w:t>Chainage 5250</w:t>
              </w:r>
            </w:ins>
          </w:p>
        </w:tc>
        <w:tc>
          <w:tcPr>
            <w:tcW w:w="721" w:type="pct"/>
            <w:shd w:val="clear" w:color="auto" w:fill="auto"/>
            <w:noWrap/>
            <w:hideMark/>
          </w:tcPr>
          <w:p w:rsidR="00110C18" w:rsidRPr="00D47EC1" w:rsidRDefault="00110C18" w:rsidP="00063728">
            <w:pPr>
              <w:jc w:val="right"/>
              <w:rPr>
                <w:ins w:id="11993" w:author="KIM, Jason" w:date="2019-04-02T13:39:00Z"/>
                <w:rFonts w:ascii="Calibri" w:eastAsia="Times New Roman" w:hAnsi="Calibri" w:cs="Calibri"/>
                <w:color w:val="000000"/>
                <w:lang w:eastAsia="en-AU"/>
              </w:rPr>
            </w:pPr>
            <w:ins w:id="119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95" w:author="KIM, Jason" w:date="2019-04-02T13:39:00Z"/>
        </w:trPr>
        <w:tc>
          <w:tcPr>
            <w:tcW w:w="716" w:type="pct"/>
            <w:vMerge/>
            <w:hideMark/>
          </w:tcPr>
          <w:p w:rsidR="00110C18" w:rsidRPr="00D47EC1" w:rsidRDefault="00110C18" w:rsidP="00063728">
            <w:pPr>
              <w:rPr>
                <w:ins w:id="1199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9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9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99" w:author="KIM, Jason" w:date="2019-04-02T13:39:00Z"/>
                <w:rFonts w:ascii="Calibri" w:eastAsia="Times New Roman" w:hAnsi="Calibri" w:cs="Calibri"/>
                <w:color w:val="000000"/>
                <w:lang w:eastAsia="en-AU"/>
              </w:rPr>
            </w:pPr>
            <w:ins w:id="12000" w:author="KIM, Jason" w:date="2019-04-02T13:39:00Z">
              <w:r w:rsidRPr="00D47EC1">
                <w:rPr>
                  <w:rFonts w:ascii="Calibri" w:eastAsia="Times New Roman" w:hAnsi="Calibri" w:cs="Calibri"/>
                  <w:color w:val="000000"/>
                  <w:lang w:eastAsia="en-AU"/>
                </w:rPr>
                <w:t>DLL1372</w:t>
              </w:r>
            </w:ins>
          </w:p>
        </w:tc>
        <w:tc>
          <w:tcPr>
            <w:tcW w:w="742" w:type="pct"/>
            <w:shd w:val="clear" w:color="auto" w:fill="auto"/>
            <w:noWrap/>
            <w:hideMark/>
          </w:tcPr>
          <w:p w:rsidR="00110C18" w:rsidRPr="00D47EC1" w:rsidRDefault="00110C18" w:rsidP="00063728">
            <w:pPr>
              <w:rPr>
                <w:ins w:id="12001" w:author="KIM, Jason" w:date="2019-04-02T13:39:00Z"/>
                <w:rFonts w:ascii="Calibri" w:eastAsia="Times New Roman" w:hAnsi="Calibri" w:cs="Calibri"/>
                <w:color w:val="000000"/>
                <w:lang w:eastAsia="en-AU"/>
              </w:rPr>
            </w:pPr>
            <w:ins w:id="1200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03" w:author="KIM, Jason" w:date="2019-04-02T13:39:00Z"/>
                <w:rFonts w:ascii="Calibri" w:eastAsia="Times New Roman" w:hAnsi="Calibri" w:cs="Calibri"/>
                <w:color w:val="000000"/>
                <w:lang w:eastAsia="en-AU"/>
              </w:rPr>
            </w:pPr>
            <w:ins w:id="12004" w:author="KIM, Jason" w:date="2019-04-02T13:39:00Z">
              <w:r w:rsidRPr="00D47EC1">
                <w:rPr>
                  <w:rFonts w:ascii="Calibri" w:eastAsia="Times New Roman" w:hAnsi="Calibri" w:cs="Calibri"/>
                  <w:color w:val="000000"/>
                  <w:lang w:eastAsia="en-AU"/>
                </w:rPr>
                <w:t>Chainage 5254</w:t>
              </w:r>
            </w:ins>
          </w:p>
        </w:tc>
        <w:tc>
          <w:tcPr>
            <w:tcW w:w="721" w:type="pct"/>
            <w:shd w:val="clear" w:color="auto" w:fill="auto"/>
            <w:noWrap/>
            <w:hideMark/>
          </w:tcPr>
          <w:p w:rsidR="00110C18" w:rsidRPr="00D47EC1" w:rsidRDefault="00110C18" w:rsidP="00063728">
            <w:pPr>
              <w:jc w:val="right"/>
              <w:rPr>
                <w:ins w:id="12005" w:author="KIM, Jason" w:date="2019-04-02T13:39:00Z"/>
                <w:rFonts w:ascii="Calibri" w:eastAsia="Times New Roman" w:hAnsi="Calibri" w:cs="Calibri"/>
                <w:color w:val="000000"/>
                <w:lang w:eastAsia="en-AU"/>
              </w:rPr>
            </w:pPr>
            <w:ins w:id="120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07" w:author="KIM, Jason" w:date="2019-04-02T13:39:00Z"/>
        </w:trPr>
        <w:tc>
          <w:tcPr>
            <w:tcW w:w="716" w:type="pct"/>
            <w:vMerge w:val="restart"/>
            <w:shd w:val="clear" w:color="auto" w:fill="auto"/>
            <w:noWrap/>
            <w:hideMark/>
          </w:tcPr>
          <w:p w:rsidR="00110C18" w:rsidRPr="00D47EC1" w:rsidRDefault="00110C18" w:rsidP="00063728">
            <w:pPr>
              <w:rPr>
                <w:ins w:id="12008" w:author="KIM, Jason" w:date="2019-04-02T13:39:00Z"/>
                <w:rFonts w:ascii="Calibri" w:eastAsia="Times New Roman" w:hAnsi="Calibri" w:cs="Calibri"/>
                <w:color w:val="000000"/>
                <w:lang w:eastAsia="en-AU"/>
              </w:rPr>
            </w:pPr>
            <w:ins w:id="12009" w:author="KIM, Jason" w:date="2019-04-02T13:39:00Z">
              <w:r w:rsidRPr="00D47EC1">
                <w:rPr>
                  <w:rFonts w:ascii="Calibri" w:eastAsia="Times New Roman" w:hAnsi="Calibri" w:cs="Calibri"/>
                  <w:color w:val="000000"/>
                  <w:lang w:eastAsia="en-AU"/>
                </w:rPr>
                <w:t>DLL38K211</w:t>
              </w:r>
            </w:ins>
          </w:p>
        </w:tc>
        <w:tc>
          <w:tcPr>
            <w:tcW w:w="669" w:type="pct"/>
            <w:vMerge w:val="restart"/>
            <w:shd w:val="clear" w:color="auto" w:fill="auto"/>
            <w:noWrap/>
            <w:hideMark/>
          </w:tcPr>
          <w:p w:rsidR="00110C18" w:rsidRPr="00D47EC1" w:rsidRDefault="00110C18" w:rsidP="00063728">
            <w:pPr>
              <w:rPr>
                <w:ins w:id="12010" w:author="KIM, Jason" w:date="2019-04-02T13:39:00Z"/>
                <w:rFonts w:ascii="Calibri" w:eastAsia="Times New Roman" w:hAnsi="Calibri" w:cs="Calibri"/>
                <w:color w:val="000000"/>
                <w:lang w:eastAsia="en-AU"/>
              </w:rPr>
            </w:pPr>
            <w:ins w:id="12011" w:author="KIM, Jason" w:date="2019-04-02T13:39:00Z">
              <w:r w:rsidRPr="00D47EC1">
                <w:rPr>
                  <w:rFonts w:ascii="Calibri" w:eastAsia="Times New Roman" w:hAnsi="Calibri" w:cs="Calibri"/>
                  <w:color w:val="000000"/>
                  <w:lang w:eastAsia="en-AU"/>
                </w:rPr>
                <w:t>ELZ10210</w:t>
              </w:r>
            </w:ins>
          </w:p>
        </w:tc>
        <w:tc>
          <w:tcPr>
            <w:tcW w:w="668" w:type="pct"/>
            <w:vMerge w:val="restart"/>
            <w:shd w:val="clear" w:color="auto" w:fill="auto"/>
            <w:noWrap/>
            <w:hideMark/>
          </w:tcPr>
          <w:p w:rsidR="00110C18" w:rsidRPr="00D47EC1" w:rsidRDefault="00110C18" w:rsidP="00063728">
            <w:pPr>
              <w:rPr>
                <w:ins w:id="12012" w:author="KIM, Jason" w:date="2019-04-02T13:39:00Z"/>
                <w:rFonts w:ascii="Calibri" w:eastAsia="Times New Roman" w:hAnsi="Calibri" w:cs="Calibri"/>
                <w:color w:val="000000"/>
                <w:lang w:eastAsia="en-AU"/>
              </w:rPr>
            </w:pPr>
            <w:ins w:id="12013"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2014" w:author="KIM, Jason" w:date="2019-04-02T13:39:00Z"/>
                <w:rFonts w:ascii="Calibri" w:eastAsia="Times New Roman" w:hAnsi="Calibri" w:cs="Calibri"/>
                <w:color w:val="000000"/>
                <w:lang w:eastAsia="en-AU"/>
              </w:rPr>
            </w:pPr>
            <w:ins w:id="12015" w:author="KIM, Jason" w:date="2019-04-02T13:39:00Z">
              <w:r w:rsidRPr="00D47EC1">
                <w:rPr>
                  <w:rFonts w:ascii="Calibri" w:eastAsia="Times New Roman" w:hAnsi="Calibri" w:cs="Calibri"/>
                  <w:color w:val="000000"/>
                  <w:lang w:eastAsia="en-AU"/>
                </w:rPr>
                <w:t>DLL1381</w:t>
              </w:r>
            </w:ins>
          </w:p>
        </w:tc>
        <w:tc>
          <w:tcPr>
            <w:tcW w:w="742" w:type="pct"/>
            <w:shd w:val="clear" w:color="auto" w:fill="auto"/>
            <w:noWrap/>
            <w:hideMark/>
          </w:tcPr>
          <w:p w:rsidR="00110C18" w:rsidRPr="00D47EC1" w:rsidRDefault="00110C18" w:rsidP="00063728">
            <w:pPr>
              <w:rPr>
                <w:ins w:id="12016" w:author="KIM, Jason" w:date="2019-04-02T13:39:00Z"/>
                <w:rFonts w:ascii="Calibri" w:eastAsia="Times New Roman" w:hAnsi="Calibri" w:cs="Calibri"/>
                <w:color w:val="000000"/>
                <w:lang w:eastAsia="en-AU"/>
              </w:rPr>
            </w:pPr>
            <w:ins w:id="1201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18" w:author="KIM, Jason" w:date="2019-04-02T13:39:00Z"/>
                <w:rFonts w:ascii="Calibri" w:eastAsia="Times New Roman" w:hAnsi="Calibri" w:cs="Calibri"/>
                <w:color w:val="000000"/>
                <w:lang w:eastAsia="en-AU"/>
              </w:rPr>
            </w:pPr>
            <w:ins w:id="12019" w:author="KIM, Jason" w:date="2019-04-02T13:39:00Z">
              <w:r w:rsidRPr="00D47EC1">
                <w:rPr>
                  <w:rFonts w:ascii="Calibri" w:eastAsia="Times New Roman" w:hAnsi="Calibri" w:cs="Calibri"/>
                  <w:color w:val="000000"/>
                  <w:lang w:eastAsia="en-AU"/>
                </w:rPr>
                <w:t>Chainage 5370</w:t>
              </w:r>
            </w:ins>
          </w:p>
        </w:tc>
        <w:tc>
          <w:tcPr>
            <w:tcW w:w="721" w:type="pct"/>
            <w:shd w:val="clear" w:color="auto" w:fill="auto"/>
            <w:noWrap/>
            <w:hideMark/>
          </w:tcPr>
          <w:p w:rsidR="00110C18" w:rsidRPr="00D47EC1" w:rsidRDefault="00110C18" w:rsidP="00063728">
            <w:pPr>
              <w:jc w:val="right"/>
              <w:rPr>
                <w:ins w:id="12020" w:author="KIM, Jason" w:date="2019-04-02T13:39:00Z"/>
                <w:rFonts w:ascii="Calibri" w:eastAsia="Times New Roman" w:hAnsi="Calibri" w:cs="Calibri"/>
                <w:color w:val="000000"/>
                <w:lang w:eastAsia="en-AU"/>
              </w:rPr>
            </w:pPr>
            <w:ins w:id="120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22" w:author="KIM, Jason" w:date="2019-04-02T13:39:00Z"/>
        </w:trPr>
        <w:tc>
          <w:tcPr>
            <w:tcW w:w="716" w:type="pct"/>
            <w:vMerge/>
            <w:hideMark/>
          </w:tcPr>
          <w:p w:rsidR="00110C18" w:rsidRPr="00D47EC1" w:rsidRDefault="00110C18" w:rsidP="00063728">
            <w:pPr>
              <w:rPr>
                <w:ins w:id="1202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2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2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26" w:author="KIM, Jason" w:date="2019-04-02T13:39:00Z"/>
                <w:rFonts w:ascii="Calibri" w:eastAsia="Times New Roman" w:hAnsi="Calibri" w:cs="Calibri"/>
                <w:color w:val="000000"/>
                <w:lang w:eastAsia="en-AU"/>
              </w:rPr>
            </w:pPr>
            <w:ins w:id="12027" w:author="KIM, Jason" w:date="2019-04-02T13:39:00Z">
              <w:r w:rsidRPr="00D47EC1">
                <w:rPr>
                  <w:rFonts w:ascii="Calibri" w:eastAsia="Times New Roman" w:hAnsi="Calibri" w:cs="Calibri"/>
                  <w:color w:val="000000"/>
                  <w:lang w:eastAsia="en-AU"/>
                </w:rPr>
                <w:t>DLL1382</w:t>
              </w:r>
            </w:ins>
          </w:p>
        </w:tc>
        <w:tc>
          <w:tcPr>
            <w:tcW w:w="742" w:type="pct"/>
            <w:shd w:val="clear" w:color="auto" w:fill="auto"/>
            <w:noWrap/>
            <w:hideMark/>
          </w:tcPr>
          <w:p w:rsidR="00110C18" w:rsidRPr="00D47EC1" w:rsidRDefault="00110C18" w:rsidP="00063728">
            <w:pPr>
              <w:rPr>
                <w:ins w:id="12028" w:author="KIM, Jason" w:date="2019-04-02T13:39:00Z"/>
                <w:rFonts w:ascii="Calibri" w:eastAsia="Times New Roman" w:hAnsi="Calibri" w:cs="Calibri"/>
                <w:color w:val="000000"/>
                <w:lang w:eastAsia="en-AU"/>
              </w:rPr>
            </w:pPr>
            <w:ins w:id="1202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30" w:author="KIM, Jason" w:date="2019-04-02T13:39:00Z"/>
                <w:rFonts w:ascii="Calibri" w:eastAsia="Times New Roman" w:hAnsi="Calibri" w:cs="Calibri"/>
                <w:color w:val="000000"/>
                <w:lang w:eastAsia="en-AU"/>
              </w:rPr>
            </w:pPr>
            <w:ins w:id="12031" w:author="KIM, Jason" w:date="2019-04-02T13:39:00Z">
              <w:r w:rsidRPr="00D47EC1">
                <w:rPr>
                  <w:rFonts w:ascii="Calibri" w:eastAsia="Times New Roman" w:hAnsi="Calibri" w:cs="Calibri"/>
                  <w:color w:val="000000"/>
                  <w:lang w:eastAsia="en-AU"/>
                </w:rPr>
                <w:t>Chainage 5374</w:t>
              </w:r>
            </w:ins>
          </w:p>
        </w:tc>
        <w:tc>
          <w:tcPr>
            <w:tcW w:w="721" w:type="pct"/>
            <w:shd w:val="clear" w:color="auto" w:fill="auto"/>
            <w:noWrap/>
            <w:hideMark/>
          </w:tcPr>
          <w:p w:rsidR="00110C18" w:rsidRPr="00D47EC1" w:rsidRDefault="00110C18" w:rsidP="00063728">
            <w:pPr>
              <w:jc w:val="right"/>
              <w:rPr>
                <w:ins w:id="12032" w:author="KIM, Jason" w:date="2019-04-02T13:39:00Z"/>
                <w:rFonts w:ascii="Calibri" w:eastAsia="Times New Roman" w:hAnsi="Calibri" w:cs="Calibri"/>
                <w:color w:val="000000"/>
                <w:lang w:eastAsia="en-AU"/>
              </w:rPr>
            </w:pPr>
            <w:ins w:id="120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34" w:author="KIM, Jason" w:date="2019-04-02T13:39:00Z"/>
        </w:trPr>
        <w:tc>
          <w:tcPr>
            <w:tcW w:w="716" w:type="pct"/>
            <w:vMerge/>
            <w:hideMark/>
          </w:tcPr>
          <w:p w:rsidR="00110C18" w:rsidRPr="00D47EC1" w:rsidRDefault="00110C18" w:rsidP="00063728">
            <w:pPr>
              <w:rPr>
                <w:ins w:id="120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38" w:author="KIM, Jason" w:date="2019-04-02T13:39:00Z"/>
                <w:rFonts w:ascii="Calibri" w:eastAsia="Times New Roman" w:hAnsi="Calibri" w:cs="Calibri"/>
                <w:color w:val="000000"/>
                <w:lang w:eastAsia="en-AU"/>
              </w:rPr>
            </w:pPr>
            <w:ins w:id="12039" w:author="KIM, Jason" w:date="2019-04-02T13:39:00Z">
              <w:r w:rsidRPr="00D47EC1">
                <w:rPr>
                  <w:rFonts w:ascii="Calibri" w:eastAsia="Times New Roman" w:hAnsi="Calibri" w:cs="Calibri"/>
                  <w:color w:val="000000"/>
                  <w:lang w:eastAsia="en-AU"/>
                </w:rPr>
                <w:t>DLL1391</w:t>
              </w:r>
            </w:ins>
          </w:p>
        </w:tc>
        <w:tc>
          <w:tcPr>
            <w:tcW w:w="742" w:type="pct"/>
            <w:shd w:val="clear" w:color="auto" w:fill="auto"/>
            <w:noWrap/>
            <w:hideMark/>
          </w:tcPr>
          <w:p w:rsidR="00110C18" w:rsidRPr="00D47EC1" w:rsidRDefault="00110C18" w:rsidP="00063728">
            <w:pPr>
              <w:rPr>
                <w:ins w:id="12040" w:author="KIM, Jason" w:date="2019-04-02T13:39:00Z"/>
                <w:rFonts w:ascii="Calibri" w:eastAsia="Times New Roman" w:hAnsi="Calibri" w:cs="Calibri"/>
                <w:color w:val="000000"/>
                <w:lang w:eastAsia="en-AU"/>
              </w:rPr>
            </w:pPr>
            <w:ins w:id="1204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42" w:author="KIM, Jason" w:date="2019-04-02T13:39:00Z"/>
                <w:rFonts w:ascii="Calibri" w:eastAsia="Times New Roman" w:hAnsi="Calibri" w:cs="Calibri"/>
                <w:color w:val="000000"/>
                <w:lang w:eastAsia="en-AU"/>
              </w:rPr>
            </w:pPr>
            <w:ins w:id="12043" w:author="KIM, Jason" w:date="2019-04-02T13:39:00Z">
              <w:r w:rsidRPr="00D47EC1">
                <w:rPr>
                  <w:rFonts w:ascii="Calibri" w:eastAsia="Times New Roman" w:hAnsi="Calibri" w:cs="Calibri"/>
                  <w:color w:val="000000"/>
                  <w:lang w:eastAsia="en-AU"/>
                </w:rPr>
                <w:t>Chainage 5489</w:t>
              </w:r>
            </w:ins>
          </w:p>
        </w:tc>
        <w:tc>
          <w:tcPr>
            <w:tcW w:w="721" w:type="pct"/>
            <w:shd w:val="clear" w:color="auto" w:fill="auto"/>
            <w:noWrap/>
            <w:hideMark/>
          </w:tcPr>
          <w:p w:rsidR="00110C18" w:rsidRPr="00D47EC1" w:rsidRDefault="00110C18" w:rsidP="00063728">
            <w:pPr>
              <w:jc w:val="right"/>
              <w:rPr>
                <w:ins w:id="12044" w:author="KIM, Jason" w:date="2019-04-02T13:39:00Z"/>
                <w:rFonts w:ascii="Calibri" w:eastAsia="Times New Roman" w:hAnsi="Calibri" w:cs="Calibri"/>
                <w:color w:val="000000"/>
                <w:lang w:eastAsia="en-AU"/>
              </w:rPr>
            </w:pPr>
            <w:ins w:id="120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46" w:author="KIM, Jason" w:date="2019-04-02T13:39:00Z"/>
        </w:trPr>
        <w:tc>
          <w:tcPr>
            <w:tcW w:w="716" w:type="pct"/>
            <w:vMerge/>
            <w:hideMark/>
          </w:tcPr>
          <w:p w:rsidR="00110C18" w:rsidRPr="00D47EC1" w:rsidRDefault="00110C18" w:rsidP="00063728">
            <w:pPr>
              <w:rPr>
                <w:ins w:id="120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50" w:author="KIM, Jason" w:date="2019-04-02T13:39:00Z"/>
                <w:rFonts w:ascii="Calibri" w:eastAsia="Times New Roman" w:hAnsi="Calibri" w:cs="Calibri"/>
                <w:color w:val="000000"/>
                <w:lang w:eastAsia="en-AU"/>
              </w:rPr>
            </w:pPr>
            <w:ins w:id="12051" w:author="KIM, Jason" w:date="2019-04-02T13:39:00Z">
              <w:r w:rsidRPr="00D47EC1">
                <w:rPr>
                  <w:rFonts w:ascii="Calibri" w:eastAsia="Times New Roman" w:hAnsi="Calibri" w:cs="Calibri"/>
                  <w:color w:val="000000"/>
                  <w:lang w:eastAsia="en-AU"/>
                </w:rPr>
                <w:t>DLL1392</w:t>
              </w:r>
            </w:ins>
          </w:p>
        </w:tc>
        <w:tc>
          <w:tcPr>
            <w:tcW w:w="742" w:type="pct"/>
            <w:shd w:val="clear" w:color="auto" w:fill="auto"/>
            <w:noWrap/>
            <w:hideMark/>
          </w:tcPr>
          <w:p w:rsidR="00110C18" w:rsidRPr="00D47EC1" w:rsidRDefault="00110C18" w:rsidP="00063728">
            <w:pPr>
              <w:rPr>
                <w:ins w:id="12052" w:author="KIM, Jason" w:date="2019-04-02T13:39:00Z"/>
                <w:rFonts w:ascii="Calibri" w:eastAsia="Times New Roman" w:hAnsi="Calibri" w:cs="Calibri"/>
                <w:color w:val="000000"/>
                <w:lang w:eastAsia="en-AU"/>
              </w:rPr>
            </w:pPr>
            <w:ins w:id="1205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54" w:author="KIM, Jason" w:date="2019-04-02T13:39:00Z"/>
                <w:rFonts w:ascii="Calibri" w:eastAsia="Times New Roman" w:hAnsi="Calibri" w:cs="Calibri"/>
                <w:color w:val="000000"/>
                <w:lang w:eastAsia="en-AU"/>
              </w:rPr>
            </w:pPr>
            <w:ins w:id="12055" w:author="KIM, Jason" w:date="2019-04-02T13:39:00Z">
              <w:r w:rsidRPr="00D47EC1">
                <w:rPr>
                  <w:rFonts w:ascii="Calibri" w:eastAsia="Times New Roman" w:hAnsi="Calibri" w:cs="Calibri"/>
                  <w:color w:val="000000"/>
                  <w:lang w:eastAsia="en-AU"/>
                </w:rPr>
                <w:t>Chainage 5494</w:t>
              </w:r>
            </w:ins>
          </w:p>
        </w:tc>
        <w:tc>
          <w:tcPr>
            <w:tcW w:w="721" w:type="pct"/>
            <w:shd w:val="clear" w:color="auto" w:fill="auto"/>
            <w:noWrap/>
            <w:hideMark/>
          </w:tcPr>
          <w:p w:rsidR="00110C18" w:rsidRPr="00D47EC1" w:rsidRDefault="00110C18" w:rsidP="00063728">
            <w:pPr>
              <w:jc w:val="right"/>
              <w:rPr>
                <w:ins w:id="12056" w:author="KIM, Jason" w:date="2019-04-02T13:39:00Z"/>
                <w:rFonts w:ascii="Calibri" w:eastAsia="Times New Roman" w:hAnsi="Calibri" w:cs="Calibri"/>
                <w:color w:val="000000"/>
                <w:lang w:eastAsia="en-AU"/>
              </w:rPr>
            </w:pPr>
            <w:ins w:id="120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58" w:author="KIM, Jason" w:date="2019-04-02T13:39:00Z"/>
        </w:trPr>
        <w:tc>
          <w:tcPr>
            <w:tcW w:w="716" w:type="pct"/>
            <w:vMerge w:val="restart"/>
            <w:shd w:val="clear" w:color="auto" w:fill="auto"/>
            <w:noWrap/>
            <w:hideMark/>
          </w:tcPr>
          <w:p w:rsidR="00110C18" w:rsidRPr="00D47EC1" w:rsidRDefault="00110C18" w:rsidP="00063728">
            <w:pPr>
              <w:rPr>
                <w:ins w:id="12059" w:author="KIM, Jason" w:date="2019-04-02T13:39:00Z"/>
                <w:rFonts w:ascii="Calibri" w:eastAsia="Times New Roman" w:hAnsi="Calibri" w:cs="Calibri"/>
                <w:color w:val="000000"/>
                <w:lang w:eastAsia="en-AU"/>
              </w:rPr>
            </w:pPr>
            <w:ins w:id="12060" w:author="KIM, Jason" w:date="2019-04-02T13:39:00Z">
              <w:r w:rsidRPr="00D47EC1">
                <w:rPr>
                  <w:rFonts w:ascii="Calibri" w:eastAsia="Times New Roman" w:hAnsi="Calibri" w:cs="Calibri"/>
                  <w:color w:val="000000"/>
                  <w:lang w:eastAsia="en-AU"/>
                </w:rPr>
                <w:t>DLL40K211</w:t>
              </w:r>
            </w:ins>
          </w:p>
        </w:tc>
        <w:tc>
          <w:tcPr>
            <w:tcW w:w="669" w:type="pct"/>
            <w:vMerge w:val="restart"/>
            <w:shd w:val="clear" w:color="auto" w:fill="auto"/>
            <w:noWrap/>
            <w:hideMark/>
          </w:tcPr>
          <w:p w:rsidR="00110C18" w:rsidRPr="00D47EC1" w:rsidRDefault="00110C18" w:rsidP="00063728">
            <w:pPr>
              <w:rPr>
                <w:ins w:id="12061" w:author="KIM, Jason" w:date="2019-04-02T13:39:00Z"/>
                <w:rFonts w:ascii="Calibri" w:eastAsia="Times New Roman" w:hAnsi="Calibri" w:cs="Calibri"/>
                <w:color w:val="000000"/>
                <w:lang w:eastAsia="en-AU"/>
              </w:rPr>
            </w:pPr>
            <w:ins w:id="12062" w:author="KIM, Jason" w:date="2019-04-02T13:39:00Z">
              <w:r w:rsidRPr="00D47EC1">
                <w:rPr>
                  <w:rFonts w:ascii="Calibri" w:eastAsia="Times New Roman" w:hAnsi="Calibri" w:cs="Calibri"/>
                  <w:color w:val="000000"/>
                  <w:lang w:eastAsia="en-AU"/>
                </w:rPr>
                <w:t>ELZ10218</w:t>
              </w:r>
            </w:ins>
          </w:p>
        </w:tc>
        <w:tc>
          <w:tcPr>
            <w:tcW w:w="668" w:type="pct"/>
            <w:vMerge w:val="restart"/>
            <w:shd w:val="clear" w:color="auto" w:fill="auto"/>
            <w:noWrap/>
            <w:hideMark/>
          </w:tcPr>
          <w:p w:rsidR="00110C18" w:rsidRPr="00D47EC1" w:rsidRDefault="00110C18" w:rsidP="00063728">
            <w:pPr>
              <w:rPr>
                <w:ins w:id="12063" w:author="KIM, Jason" w:date="2019-04-02T13:39:00Z"/>
                <w:rFonts w:ascii="Calibri" w:eastAsia="Times New Roman" w:hAnsi="Calibri" w:cs="Calibri"/>
                <w:color w:val="000000"/>
                <w:lang w:eastAsia="en-AU"/>
              </w:rPr>
            </w:pPr>
            <w:ins w:id="12064"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065" w:author="KIM, Jason" w:date="2019-04-02T13:39:00Z"/>
                <w:rFonts w:ascii="Calibri" w:eastAsia="Times New Roman" w:hAnsi="Calibri" w:cs="Calibri"/>
                <w:color w:val="000000"/>
                <w:lang w:eastAsia="en-AU"/>
              </w:rPr>
            </w:pPr>
            <w:ins w:id="12066" w:author="KIM, Jason" w:date="2019-04-02T13:39:00Z">
              <w:r w:rsidRPr="00D47EC1">
                <w:rPr>
                  <w:rFonts w:ascii="Calibri" w:eastAsia="Times New Roman" w:hAnsi="Calibri" w:cs="Calibri"/>
                  <w:color w:val="000000"/>
                  <w:lang w:eastAsia="en-AU"/>
                </w:rPr>
                <w:t>DLL1401</w:t>
              </w:r>
            </w:ins>
          </w:p>
        </w:tc>
        <w:tc>
          <w:tcPr>
            <w:tcW w:w="742" w:type="pct"/>
            <w:shd w:val="clear" w:color="auto" w:fill="auto"/>
            <w:noWrap/>
            <w:hideMark/>
          </w:tcPr>
          <w:p w:rsidR="00110C18" w:rsidRPr="00D47EC1" w:rsidRDefault="00110C18" w:rsidP="00063728">
            <w:pPr>
              <w:rPr>
                <w:ins w:id="12067" w:author="KIM, Jason" w:date="2019-04-02T13:39:00Z"/>
                <w:rFonts w:ascii="Calibri" w:eastAsia="Times New Roman" w:hAnsi="Calibri" w:cs="Calibri"/>
                <w:color w:val="000000"/>
                <w:lang w:eastAsia="en-AU"/>
              </w:rPr>
            </w:pPr>
            <w:ins w:id="1206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69" w:author="KIM, Jason" w:date="2019-04-02T13:39:00Z"/>
                <w:rFonts w:ascii="Calibri" w:eastAsia="Times New Roman" w:hAnsi="Calibri" w:cs="Calibri"/>
                <w:color w:val="000000"/>
                <w:lang w:eastAsia="en-AU"/>
              </w:rPr>
            </w:pPr>
            <w:ins w:id="12070" w:author="KIM, Jason" w:date="2019-04-02T13:39:00Z">
              <w:r w:rsidRPr="00D47EC1">
                <w:rPr>
                  <w:rFonts w:ascii="Calibri" w:eastAsia="Times New Roman" w:hAnsi="Calibri" w:cs="Calibri"/>
                  <w:color w:val="000000"/>
                  <w:lang w:eastAsia="en-AU"/>
                </w:rPr>
                <w:t>Chainage 5609</w:t>
              </w:r>
            </w:ins>
          </w:p>
        </w:tc>
        <w:tc>
          <w:tcPr>
            <w:tcW w:w="721" w:type="pct"/>
            <w:shd w:val="clear" w:color="auto" w:fill="auto"/>
            <w:noWrap/>
            <w:hideMark/>
          </w:tcPr>
          <w:p w:rsidR="00110C18" w:rsidRPr="00D47EC1" w:rsidRDefault="00110C18" w:rsidP="00063728">
            <w:pPr>
              <w:jc w:val="right"/>
              <w:rPr>
                <w:ins w:id="12071" w:author="KIM, Jason" w:date="2019-04-02T13:39:00Z"/>
                <w:rFonts w:ascii="Calibri" w:eastAsia="Times New Roman" w:hAnsi="Calibri" w:cs="Calibri"/>
                <w:color w:val="000000"/>
                <w:lang w:eastAsia="en-AU"/>
              </w:rPr>
            </w:pPr>
            <w:ins w:id="120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73" w:author="KIM, Jason" w:date="2019-04-02T13:39:00Z"/>
        </w:trPr>
        <w:tc>
          <w:tcPr>
            <w:tcW w:w="716" w:type="pct"/>
            <w:vMerge/>
            <w:hideMark/>
          </w:tcPr>
          <w:p w:rsidR="00110C18" w:rsidRPr="00D47EC1" w:rsidRDefault="00110C18" w:rsidP="00063728">
            <w:pPr>
              <w:rPr>
                <w:ins w:id="120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77" w:author="KIM, Jason" w:date="2019-04-02T13:39:00Z"/>
                <w:rFonts w:ascii="Calibri" w:eastAsia="Times New Roman" w:hAnsi="Calibri" w:cs="Calibri"/>
                <w:color w:val="000000"/>
                <w:lang w:eastAsia="en-AU"/>
              </w:rPr>
            </w:pPr>
            <w:ins w:id="12078" w:author="KIM, Jason" w:date="2019-04-02T13:39:00Z">
              <w:r w:rsidRPr="00D47EC1">
                <w:rPr>
                  <w:rFonts w:ascii="Calibri" w:eastAsia="Times New Roman" w:hAnsi="Calibri" w:cs="Calibri"/>
                  <w:color w:val="000000"/>
                  <w:lang w:eastAsia="en-AU"/>
                </w:rPr>
                <w:t>DLL1402</w:t>
              </w:r>
            </w:ins>
          </w:p>
        </w:tc>
        <w:tc>
          <w:tcPr>
            <w:tcW w:w="742" w:type="pct"/>
            <w:shd w:val="clear" w:color="auto" w:fill="auto"/>
            <w:noWrap/>
            <w:hideMark/>
          </w:tcPr>
          <w:p w:rsidR="00110C18" w:rsidRPr="00D47EC1" w:rsidRDefault="00110C18" w:rsidP="00063728">
            <w:pPr>
              <w:rPr>
                <w:ins w:id="12079" w:author="KIM, Jason" w:date="2019-04-02T13:39:00Z"/>
                <w:rFonts w:ascii="Calibri" w:eastAsia="Times New Roman" w:hAnsi="Calibri" w:cs="Calibri"/>
                <w:color w:val="000000"/>
                <w:lang w:eastAsia="en-AU"/>
              </w:rPr>
            </w:pPr>
            <w:ins w:id="1208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81" w:author="KIM, Jason" w:date="2019-04-02T13:39:00Z"/>
                <w:rFonts w:ascii="Calibri" w:eastAsia="Times New Roman" w:hAnsi="Calibri" w:cs="Calibri"/>
                <w:color w:val="000000"/>
                <w:lang w:eastAsia="en-AU"/>
              </w:rPr>
            </w:pPr>
            <w:ins w:id="12082" w:author="KIM, Jason" w:date="2019-04-02T13:39:00Z">
              <w:r w:rsidRPr="00D47EC1">
                <w:rPr>
                  <w:rFonts w:ascii="Calibri" w:eastAsia="Times New Roman" w:hAnsi="Calibri" w:cs="Calibri"/>
                  <w:color w:val="000000"/>
                  <w:lang w:eastAsia="en-AU"/>
                </w:rPr>
                <w:t>Chainage 5614</w:t>
              </w:r>
            </w:ins>
          </w:p>
        </w:tc>
        <w:tc>
          <w:tcPr>
            <w:tcW w:w="721" w:type="pct"/>
            <w:shd w:val="clear" w:color="auto" w:fill="auto"/>
            <w:noWrap/>
            <w:hideMark/>
          </w:tcPr>
          <w:p w:rsidR="00110C18" w:rsidRPr="00D47EC1" w:rsidRDefault="00110C18" w:rsidP="00063728">
            <w:pPr>
              <w:jc w:val="right"/>
              <w:rPr>
                <w:ins w:id="12083" w:author="KIM, Jason" w:date="2019-04-02T13:39:00Z"/>
                <w:rFonts w:ascii="Calibri" w:eastAsia="Times New Roman" w:hAnsi="Calibri" w:cs="Calibri"/>
                <w:color w:val="000000"/>
                <w:lang w:eastAsia="en-AU"/>
              </w:rPr>
            </w:pPr>
            <w:ins w:id="120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85" w:author="KIM, Jason" w:date="2019-04-02T13:39:00Z"/>
        </w:trPr>
        <w:tc>
          <w:tcPr>
            <w:tcW w:w="716" w:type="pct"/>
            <w:vMerge/>
            <w:hideMark/>
          </w:tcPr>
          <w:p w:rsidR="00110C18" w:rsidRPr="00D47EC1" w:rsidRDefault="00110C18" w:rsidP="00063728">
            <w:pPr>
              <w:rPr>
                <w:ins w:id="120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89" w:author="KIM, Jason" w:date="2019-04-02T13:39:00Z"/>
                <w:rFonts w:ascii="Calibri" w:eastAsia="Times New Roman" w:hAnsi="Calibri" w:cs="Calibri"/>
                <w:color w:val="000000"/>
                <w:lang w:eastAsia="en-AU"/>
              </w:rPr>
            </w:pPr>
            <w:ins w:id="12090" w:author="KIM, Jason" w:date="2019-04-02T13:39:00Z">
              <w:r w:rsidRPr="00D47EC1">
                <w:rPr>
                  <w:rFonts w:ascii="Calibri" w:eastAsia="Times New Roman" w:hAnsi="Calibri" w:cs="Calibri"/>
                  <w:color w:val="000000"/>
                  <w:lang w:eastAsia="en-AU"/>
                </w:rPr>
                <w:t>DLL1411</w:t>
              </w:r>
            </w:ins>
          </w:p>
        </w:tc>
        <w:tc>
          <w:tcPr>
            <w:tcW w:w="742" w:type="pct"/>
            <w:shd w:val="clear" w:color="auto" w:fill="auto"/>
            <w:noWrap/>
            <w:hideMark/>
          </w:tcPr>
          <w:p w:rsidR="00110C18" w:rsidRPr="00D47EC1" w:rsidRDefault="00110C18" w:rsidP="00063728">
            <w:pPr>
              <w:rPr>
                <w:ins w:id="12091" w:author="KIM, Jason" w:date="2019-04-02T13:39:00Z"/>
                <w:rFonts w:ascii="Calibri" w:eastAsia="Times New Roman" w:hAnsi="Calibri" w:cs="Calibri"/>
                <w:color w:val="000000"/>
                <w:lang w:eastAsia="en-AU"/>
              </w:rPr>
            </w:pPr>
            <w:ins w:id="1209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93" w:author="KIM, Jason" w:date="2019-04-02T13:39:00Z"/>
                <w:rFonts w:ascii="Calibri" w:eastAsia="Times New Roman" w:hAnsi="Calibri" w:cs="Calibri"/>
                <w:color w:val="000000"/>
                <w:lang w:eastAsia="en-AU"/>
              </w:rPr>
            </w:pPr>
            <w:ins w:id="12094" w:author="KIM, Jason" w:date="2019-04-02T13:39:00Z">
              <w:r w:rsidRPr="00D47EC1">
                <w:rPr>
                  <w:rFonts w:ascii="Calibri" w:eastAsia="Times New Roman" w:hAnsi="Calibri" w:cs="Calibri"/>
                  <w:color w:val="000000"/>
                  <w:lang w:eastAsia="en-AU"/>
                </w:rPr>
                <w:t>Chainage 5729</w:t>
              </w:r>
            </w:ins>
          </w:p>
        </w:tc>
        <w:tc>
          <w:tcPr>
            <w:tcW w:w="721" w:type="pct"/>
            <w:shd w:val="clear" w:color="auto" w:fill="auto"/>
            <w:noWrap/>
            <w:hideMark/>
          </w:tcPr>
          <w:p w:rsidR="00110C18" w:rsidRPr="00D47EC1" w:rsidRDefault="00110C18" w:rsidP="00063728">
            <w:pPr>
              <w:jc w:val="right"/>
              <w:rPr>
                <w:ins w:id="12095" w:author="KIM, Jason" w:date="2019-04-02T13:39:00Z"/>
                <w:rFonts w:ascii="Calibri" w:eastAsia="Times New Roman" w:hAnsi="Calibri" w:cs="Calibri"/>
                <w:color w:val="000000"/>
                <w:lang w:eastAsia="en-AU"/>
              </w:rPr>
            </w:pPr>
            <w:ins w:id="120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97" w:author="KIM, Jason" w:date="2019-04-02T13:39:00Z"/>
        </w:trPr>
        <w:tc>
          <w:tcPr>
            <w:tcW w:w="716" w:type="pct"/>
            <w:vMerge/>
            <w:hideMark/>
          </w:tcPr>
          <w:p w:rsidR="00110C18" w:rsidRPr="00D47EC1" w:rsidRDefault="00110C18" w:rsidP="00063728">
            <w:pPr>
              <w:rPr>
                <w:ins w:id="120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01" w:author="KIM, Jason" w:date="2019-04-02T13:39:00Z"/>
                <w:rFonts w:ascii="Calibri" w:eastAsia="Times New Roman" w:hAnsi="Calibri" w:cs="Calibri"/>
                <w:color w:val="000000"/>
                <w:lang w:eastAsia="en-AU"/>
              </w:rPr>
            </w:pPr>
            <w:ins w:id="12102" w:author="KIM, Jason" w:date="2019-04-02T13:39:00Z">
              <w:r w:rsidRPr="00D47EC1">
                <w:rPr>
                  <w:rFonts w:ascii="Calibri" w:eastAsia="Times New Roman" w:hAnsi="Calibri" w:cs="Calibri"/>
                  <w:color w:val="000000"/>
                  <w:lang w:eastAsia="en-AU"/>
                </w:rPr>
                <w:t>DLL1412</w:t>
              </w:r>
            </w:ins>
          </w:p>
        </w:tc>
        <w:tc>
          <w:tcPr>
            <w:tcW w:w="742" w:type="pct"/>
            <w:shd w:val="clear" w:color="auto" w:fill="auto"/>
            <w:noWrap/>
            <w:hideMark/>
          </w:tcPr>
          <w:p w:rsidR="00110C18" w:rsidRPr="00D47EC1" w:rsidRDefault="00110C18" w:rsidP="00063728">
            <w:pPr>
              <w:rPr>
                <w:ins w:id="12103" w:author="KIM, Jason" w:date="2019-04-02T13:39:00Z"/>
                <w:rFonts w:ascii="Calibri" w:eastAsia="Times New Roman" w:hAnsi="Calibri" w:cs="Calibri"/>
                <w:color w:val="000000"/>
                <w:lang w:eastAsia="en-AU"/>
              </w:rPr>
            </w:pPr>
            <w:ins w:id="1210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05" w:author="KIM, Jason" w:date="2019-04-02T13:39:00Z"/>
                <w:rFonts w:ascii="Calibri" w:eastAsia="Times New Roman" w:hAnsi="Calibri" w:cs="Calibri"/>
                <w:color w:val="000000"/>
                <w:lang w:eastAsia="en-AU"/>
              </w:rPr>
            </w:pPr>
            <w:ins w:id="12106" w:author="KIM, Jason" w:date="2019-04-02T13:39:00Z">
              <w:r w:rsidRPr="00D47EC1">
                <w:rPr>
                  <w:rFonts w:ascii="Calibri" w:eastAsia="Times New Roman" w:hAnsi="Calibri" w:cs="Calibri"/>
                  <w:color w:val="000000"/>
                  <w:lang w:eastAsia="en-AU"/>
                </w:rPr>
                <w:t>Chainage 5734</w:t>
              </w:r>
            </w:ins>
          </w:p>
        </w:tc>
        <w:tc>
          <w:tcPr>
            <w:tcW w:w="721" w:type="pct"/>
            <w:shd w:val="clear" w:color="auto" w:fill="auto"/>
            <w:noWrap/>
            <w:hideMark/>
          </w:tcPr>
          <w:p w:rsidR="00110C18" w:rsidRPr="00D47EC1" w:rsidRDefault="00110C18" w:rsidP="00063728">
            <w:pPr>
              <w:jc w:val="right"/>
              <w:rPr>
                <w:ins w:id="12107" w:author="KIM, Jason" w:date="2019-04-02T13:39:00Z"/>
                <w:rFonts w:ascii="Calibri" w:eastAsia="Times New Roman" w:hAnsi="Calibri" w:cs="Calibri"/>
                <w:color w:val="000000"/>
                <w:lang w:eastAsia="en-AU"/>
              </w:rPr>
            </w:pPr>
            <w:ins w:id="121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09" w:author="KIM, Jason" w:date="2019-04-02T13:39:00Z"/>
        </w:trPr>
        <w:tc>
          <w:tcPr>
            <w:tcW w:w="716" w:type="pct"/>
            <w:vMerge w:val="restart"/>
            <w:shd w:val="clear" w:color="auto" w:fill="auto"/>
            <w:noWrap/>
            <w:hideMark/>
          </w:tcPr>
          <w:p w:rsidR="00110C18" w:rsidRPr="00D47EC1" w:rsidRDefault="00110C18" w:rsidP="00063728">
            <w:pPr>
              <w:rPr>
                <w:ins w:id="12110" w:author="KIM, Jason" w:date="2019-04-02T13:39:00Z"/>
                <w:rFonts w:ascii="Calibri" w:eastAsia="Times New Roman" w:hAnsi="Calibri" w:cs="Calibri"/>
                <w:color w:val="000000"/>
                <w:lang w:eastAsia="en-AU"/>
              </w:rPr>
            </w:pPr>
            <w:ins w:id="12111" w:author="KIM, Jason" w:date="2019-04-02T13:39:00Z">
              <w:r w:rsidRPr="00D47EC1">
                <w:rPr>
                  <w:rFonts w:ascii="Calibri" w:eastAsia="Times New Roman" w:hAnsi="Calibri" w:cs="Calibri"/>
                  <w:color w:val="000000"/>
                  <w:lang w:eastAsia="en-AU"/>
                </w:rPr>
                <w:t>DLL42K211</w:t>
              </w:r>
            </w:ins>
          </w:p>
        </w:tc>
        <w:tc>
          <w:tcPr>
            <w:tcW w:w="669" w:type="pct"/>
            <w:vMerge w:val="restart"/>
            <w:shd w:val="clear" w:color="auto" w:fill="auto"/>
            <w:noWrap/>
            <w:hideMark/>
          </w:tcPr>
          <w:p w:rsidR="00110C18" w:rsidRPr="00D47EC1" w:rsidRDefault="00110C18" w:rsidP="00063728">
            <w:pPr>
              <w:rPr>
                <w:ins w:id="12112" w:author="KIM, Jason" w:date="2019-04-02T13:39:00Z"/>
                <w:rFonts w:ascii="Calibri" w:eastAsia="Times New Roman" w:hAnsi="Calibri" w:cs="Calibri"/>
                <w:color w:val="000000"/>
                <w:lang w:eastAsia="en-AU"/>
              </w:rPr>
            </w:pPr>
            <w:ins w:id="12113" w:author="KIM, Jason" w:date="2019-04-02T13:39:00Z">
              <w:r w:rsidRPr="00D47EC1">
                <w:rPr>
                  <w:rFonts w:ascii="Calibri" w:eastAsia="Times New Roman" w:hAnsi="Calibri" w:cs="Calibri"/>
                  <w:color w:val="000000"/>
                  <w:lang w:eastAsia="en-AU"/>
                </w:rPr>
                <w:t>ELZ10226</w:t>
              </w:r>
            </w:ins>
          </w:p>
        </w:tc>
        <w:tc>
          <w:tcPr>
            <w:tcW w:w="668" w:type="pct"/>
            <w:vMerge w:val="restart"/>
            <w:shd w:val="clear" w:color="auto" w:fill="auto"/>
            <w:noWrap/>
            <w:hideMark/>
          </w:tcPr>
          <w:p w:rsidR="00110C18" w:rsidRPr="00D47EC1" w:rsidRDefault="00110C18" w:rsidP="00063728">
            <w:pPr>
              <w:rPr>
                <w:ins w:id="12114" w:author="KIM, Jason" w:date="2019-04-02T13:39:00Z"/>
                <w:rFonts w:ascii="Calibri" w:eastAsia="Times New Roman" w:hAnsi="Calibri" w:cs="Calibri"/>
                <w:color w:val="000000"/>
                <w:lang w:eastAsia="en-AU"/>
              </w:rPr>
            </w:pPr>
            <w:ins w:id="12115"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116" w:author="KIM, Jason" w:date="2019-04-02T13:39:00Z"/>
                <w:rFonts w:ascii="Calibri" w:eastAsia="Times New Roman" w:hAnsi="Calibri" w:cs="Calibri"/>
                <w:color w:val="000000"/>
                <w:lang w:eastAsia="en-AU"/>
              </w:rPr>
            </w:pPr>
            <w:ins w:id="12117" w:author="KIM, Jason" w:date="2019-04-02T13:39:00Z">
              <w:r w:rsidRPr="00D47EC1">
                <w:rPr>
                  <w:rFonts w:ascii="Calibri" w:eastAsia="Times New Roman" w:hAnsi="Calibri" w:cs="Calibri"/>
                  <w:color w:val="000000"/>
                  <w:lang w:eastAsia="en-AU"/>
                </w:rPr>
                <w:t>DLL1421</w:t>
              </w:r>
            </w:ins>
          </w:p>
        </w:tc>
        <w:tc>
          <w:tcPr>
            <w:tcW w:w="742" w:type="pct"/>
            <w:shd w:val="clear" w:color="auto" w:fill="auto"/>
            <w:noWrap/>
            <w:hideMark/>
          </w:tcPr>
          <w:p w:rsidR="00110C18" w:rsidRPr="00D47EC1" w:rsidRDefault="00110C18" w:rsidP="00063728">
            <w:pPr>
              <w:rPr>
                <w:ins w:id="12118" w:author="KIM, Jason" w:date="2019-04-02T13:39:00Z"/>
                <w:rFonts w:ascii="Calibri" w:eastAsia="Times New Roman" w:hAnsi="Calibri" w:cs="Calibri"/>
                <w:color w:val="000000"/>
                <w:lang w:eastAsia="en-AU"/>
              </w:rPr>
            </w:pPr>
            <w:ins w:id="1211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20" w:author="KIM, Jason" w:date="2019-04-02T13:39:00Z"/>
                <w:rFonts w:ascii="Calibri" w:eastAsia="Times New Roman" w:hAnsi="Calibri" w:cs="Calibri"/>
                <w:color w:val="000000"/>
                <w:lang w:eastAsia="en-AU"/>
              </w:rPr>
            </w:pPr>
            <w:ins w:id="12121" w:author="KIM, Jason" w:date="2019-04-02T13:39:00Z">
              <w:r w:rsidRPr="00D47EC1">
                <w:rPr>
                  <w:rFonts w:ascii="Calibri" w:eastAsia="Times New Roman" w:hAnsi="Calibri" w:cs="Calibri"/>
                  <w:color w:val="000000"/>
                  <w:lang w:eastAsia="en-AU"/>
                </w:rPr>
                <w:t>Chainage 5849</w:t>
              </w:r>
            </w:ins>
          </w:p>
        </w:tc>
        <w:tc>
          <w:tcPr>
            <w:tcW w:w="721" w:type="pct"/>
            <w:shd w:val="clear" w:color="auto" w:fill="auto"/>
            <w:noWrap/>
            <w:hideMark/>
          </w:tcPr>
          <w:p w:rsidR="00110C18" w:rsidRPr="00D47EC1" w:rsidRDefault="00110C18" w:rsidP="00063728">
            <w:pPr>
              <w:jc w:val="right"/>
              <w:rPr>
                <w:ins w:id="12122" w:author="KIM, Jason" w:date="2019-04-02T13:39:00Z"/>
                <w:rFonts w:ascii="Calibri" w:eastAsia="Times New Roman" w:hAnsi="Calibri" w:cs="Calibri"/>
                <w:color w:val="000000"/>
                <w:lang w:eastAsia="en-AU"/>
              </w:rPr>
            </w:pPr>
            <w:ins w:id="121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24" w:author="KIM, Jason" w:date="2019-04-02T13:39:00Z"/>
        </w:trPr>
        <w:tc>
          <w:tcPr>
            <w:tcW w:w="716" w:type="pct"/>
            <w:vMerge/>
            <w:hideMark/>
          </w:tcPr>
          <w:p w:rsidR="00110C18" w:rsidRPr="00D47EC1" w:rsidRDefault="00110C18" w:rsidP="00063728">
            <w:pPr>
              <w:rPr>
                <w:ins w:id="121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28" w:author="KIM, Jason" w:date="2019-04-02T13:39:00Z"/>
                <w:rFonts w:ascii="Calibri" w:eastAsia="Times New Roman" w:hAnsi="Calibri" w:cs="Calibri"/>
                <w:color w:val="000000"/>
                <w:lang w:eastAsia="en-AU"/>
              </w:rPr>
            </w:pPr>
            <w:ins w:id="12129" w:author="KIM, Jason" w:date="2019-04-02T13:39:00Z">
              <w:r w:rsidRPr="00D47EC1">
                <w:rPr>
                  <w:rFonts w:ascii="Calibri" w:eastAsia="Times New Roman" w:hAnsi="Calibri" w:cs="Calibri"/>
                  <w:color w:val="000000"/>
                  <w:lang w:eastAsia="en-AU"/>
                </w:rPr>
                <w:t>DLL1422</w:t>
              </w:r>
            </w:ins>
          </w:p>
        </w:tc>
        <w:tc>
          <w:tcPr>
            <w:tcW w:w="742" w:type="pct"/>
            <w:shd w:val="clear" w:color="auto" w:fill="auto"/>
            <w:noWrap/>
            <w:hideMark/>
          </w:tcPr>
          <w:p w:rsidR="00110C18" w:rsidRPr="00D47EC1" w:rsidRDefault="00110C18" w:rsidP="00063728">
            <w:pPr>
              <w:rPr>
                <w:ins w:id="12130" w:author="KIM, Jason" w:date="2019-04-02T13:39:00Z"/>
                <w:rFonts w:ascii="Calibri" w:eastAsia="Times New Roman" w:hAnsi="Calibri" w:cs="Calibri"/>
                <w:color w:val="000000"/>
                <w:lang w:eastAsia="en-AU"/>
              </w:rPr>
            </w:pPr>
            <w:ins w:id="1213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32" w:author="KIM, Jason" w:date="2019-04-02T13:39:00Z"/>
                <w:rFonts w:ascii="Calibri" w:eastAsia="Times New Roman" w:hAnsi="Calibri" w:cs="Calibri"/>
                <w:color w:val="000000"/>
                <w:lang w:eastAsia="en-AU"/>
              </w:rPr>
            </w:pPr>
            <w:ins w:id="12133" w:author="KIM, Jason" w:date="2019-04-02T13:39:00Z">
              <w:r w:rsidRPr="00D47EC1">
                <w:rPr>
                  <w:rFonts w:ascii="Calibri" w:eastAsia="Times New Roman" w:hAnsi="Calibri" w:cs="Calibri"/>
                  <w:color w:val="000000"/>
                  <w:lang w:eastAsia="en-AU"/>
                </w:rPr>
                <w:t>Chainage 5854</w:t>
              </w:r>
            </w:ins>
          </w:p>
        </w:tc>
        <w:tc>
          <w:tcPr>
            <w:tcW w:w="721" w:type="pct"/>
            <w:shd w:val="clear" w:color="auto" w:fill="auto"/>
            <w:noWrap/>
            <w:hideMark/>
          </w:tcPr>
          <w:p w:rsidR="00110C18" w:rsidRPr="00D47EC1" w:rsidRDefault="00110C18" w:rsidP="00063728">
            <w:pPr>
              <w:jc w:val="right"/>
              <w:rPr>
                <w:ins w:id="12134" w:author="KIM, Jason" w:date="2019-04-02T13:39:00Z"/>
                <w:rFonts w:ascii="Calibri" w:eastAsia="Times New Roman" w:hAnsi="Calibri" w:cs="Calibri"/>
                <w:color w:val="000000"/>
                <w:lang w:eastAsia="en-AU"/>
              </w:rPr>
            </w:pPr>
            <w:ins w:id="121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36" w:author="KIM, Jason" w:date="2019-04-02T13:39:00Z"/>
        </w:trPr>
        <w:tc>
          <w:tcPr>
            <w:tcW w:w="716" w:type="pct"/>
            <w:vMerge/>
            <w:hideMark/>
          </w:tcPr>
          <w:p w:rsidR="00110C18" w:rsidRPr="00D47EC1" w:rsidRDefault="00110C18" w:rsidP="00063728">
            <w:pPr>
              <w:rPr>
                <w:ins w:id="121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40" w:author="KIM, Jason" w:date="2019-04-02T13:39:00Z"/>
                <w:rFonts w:ascii="Calibri" w:eastAsia="Times New Roman" w:hAnsi="Calibri" w:cs="Calibri"/>
                <w:color w:val="000000"/>
                <w:lang w:eastAsia="en-AU"/>
              </w:rPr>
            </w:pPr>
            <w:ins w:id="12141" w:author="KIM, Jason" w:date="2019-04-02T13:39:00Z">
              <w:r w:rsidRPr="00D47EC1">
                <w:rPr>
                  <w:rFonts w:ascii="Calibri" w:eastAsia="Times New Roman" w:hAnsi="Calibri" w:cs="Calibri"/>
                  <w:color w:val="000000"/>
                  <w:lang w:eastAsia="en-AU"/>
                </w:rPr>
                <w:t>DLL1431</w:t>
              </w:r>
            </w:ins>
          </w:p>
        </w:tc>
        <w:tc>
          <w:tcPr>
            <w:tcW w:w="742" w:type="pct"/>
            <w:shd w:val="clear" w:color="auto" w:fill="auto"/>
            <w:noWrap/>
            <w:hideMark/>
          </w:tcPr>
          <w:p w:rsidR="00110C18" w:rsidRPr="00D47EC1" w:rsidRDefault="00110C18" w:rsidP="00063728">
            <w:pPr>
              <w:rPr>
                <w:ins w:id="12142" w:author="KIM, Jason" w:date="2019-04-02T13:39:00Z"/>
                <w:rFonts w:ascii="Calibri" w:eastAsia="Times New Roman" w:hAnsi="Calibri" w:cs="Calibri"/>
                <w:color w:val="000000"/>
                <w:lang w:eastAsia="en-AU"/>
              </w:rPr>
            </w:pPr>
            <w:ins w:id="1214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44" w:author="KIM, Jason" w:date="2019-04-02T13:39:00Z"/>
                <w:rFonts w:ascii="Calibri" w:eastAsia="Times New Roman" w:hAnsi="Calibri" w:cs="Calibri"/>
                <w:color w:val="000000"/>
                <w:lang w:eastAsia="en-AU"/>
              </w:rPr>
            </w:pPr>
            <w:ins w:id="12145" w:author="KIM, Jason" w:date="2019-04-02T13:39:00Z">
              <w:r w:rsidRPr="00D47EC1">
                <w:rPr>
                  <w:rFonts w:ascii="Calibri" w:eastAsia="Times New Roman" w:hAnsi="Calibri" w:cs="Calibri"/>
                  <w:color w:val="000000"/>
                  <w:lang w:eastAsia="en-AU"/>
                </w:rPr>
                <w:t>Chainage 5969</w:t>
              </w:r>
            </w:ins>
          </w:p>
        </w:tc>
        <w:tc>
          <w:tcPr>
            <w:tcW w:w="721" w:type="pct"/>
            <w:shd w:val="clear" w:color="auto" w:fill="auto"/>
            <w:noWrap/>
            <w:hideMark/>
          </w:tcPr>
          <w:p w:rsidR="00110C18" w:rsidRPr="00D47EC1" w:rsidRDefault="00110C18" w:rsidP="00063728">
            <w:pPr>
              <w:jc w:val="right"/>
              <w:rPr>
                <w:ins w:id="12146" w:author="KIM, Jason" w:date="2019-04-02T13:39:00Z"/>
                <w:rFonts w:ascii="Calibri" w:eastAsia="Times New Roman" w:hAnsi="Calibri" w:cs="Calibri"/>
                <w:color w:val="000000"/>
                <w:lang w:eastAsia="en-AU"/>
              </w:rPr>
            </w:pPr>
            <w:ins w:id="121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48" w:author="KIM, Jason" w:date="2019-04-02T13:39:00Z"/>
        </w:trPr>
        <w:tc>
          <w:tcPr>
            <w:tcW w:w="716" w:type="pct"/>
            <w:vMerge/>
            <w:hideMark/>
          </w:tcPr>
          <w:p w:rsidR="00110C18" w:rsidRPr="00D47EC1" w:rsidRDefault="00110C18" w:rsidP="00063728">
            <w:pPr>
              <w:rPr>
                <w:ins w:id="1214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5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52" w:author="KIM, Jason" w:date="2019-04-02T13:39:00Z"/>
                <w:rFonts w:ascii="Calibri" w:eastAsia="Times New Roman" w:hAnsi="Calibri" w:cs="Calibri"/>
                <w:color w:val="000000"/>
                <w:lang w:eastAsia="en-AU"/>
              </w:rPr>
            </w:pPr>
            <w:ins w:id="12153" w:author="KIM, Jason" w:date="2019-04-02T13:39:00Z">
              <w:r w:rsidRPr="00D47EC1">
                <w:rPr>
                  <w:rFonts w:ascii="Calibri" w:eastAsia="Times New Roman" w:hAnsi="Calibri" w:cs="Calibri"/>
                  <w:color w:val="000000"/>
                  <w:lang w:eastAsia="en-AU"/>
                </w:rPr>
                <w:t>DLL1432</w:t>
              </w:r>
            </w:ins>
          </w:p>
        </w:tc>
        <w:tc>
          <w:tcPr>
            <w:tcW w:w="742" w:type="pct"/>
            <w:shd w:val="clear" w:color="auto" w:fill="auto"/>
            <w:noWrap/>
            <w:hideMark/>
          </w:tcPr>
          <w:p w:rsidR="00110C18" w:rsidRPr="00D47EC1" w:rsidRDefault="00110C18" w:rsidP="00063728">
            <w:pPr>
              <w:rPr>
                <w:ins w:id="12154" w:author="KIM, Jason" w:date="2019-04-02T13:39:00Z"/>
                <w:rFonts w:ascii="Calibri" w:eastAsia="Times New Roman" w:hAnsi="Calibri" w:cs="Calibri"/>
                <w:color w:val="000000"/>
                <w:lang w:eastAsia="en-AU"/>
              </w:rPr>
            </w:pPr>
            <w:ins w:id="1215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56" w:author="KIM, Jason" w:date="2019-04-02T13:39:00Z"/>
                <w:rFonts w:ascii="Calibri" w:eastAsia="Times New Roman" w:hAnsi="Calibri" w:cs="Calibri"/>
                <w:color w:val="000000"/>
                <w:lang w:eastAsia="en-AU"/>
              </w:rPr>
            </w:pPr>
            <w:ins w:id="12157" w:author="KIM, Jason" w:date="2019-04-02T13:39:00Z">
              <w:r w:rsidRPr="00D47EC1">
                <w:rPr>
                  <w:rFonts w:ascii="Calibri" w:eastAsia="Times New Roman" w:hAnsi="Calibri" w:cs="Calibri"/>
                  <w:color w:val="000000"/>
                  <w:lang w:eastAsia="en-AU"/>
                </w:rPr>
                <w:t>Chainage 5974</w:t>
              </w:r>
            </w:ins>
          </w:p>
        </w:tc>
        <w:tc>
          <w:tcPr>
            <w:tcW w:w="721" w:type="pct"/>
            <w:shd w:val="clear" w:color="auto" w:fill="auto"/>
            <w:noWrap/>
            <w:hideMark/>
          </w:tcPr>
          <w:p w:rsidR="00110C18" w:rsidRPr="00D47EC1" w:rsidRDefault="00110C18" w:rsidP="00063728">
            <w:pPr>
              <w:jc w:val="right"/>
              <w:rPr>
                <w:ins w:id="12158" w:author="KIM, Jason" w:date="2019-04-02T13:39:00Z"/>
                <w:rFonts w:ascii="Calibri" w:eastAsia="Times New Roman" w:hAnsi="Calibri" w:cs="Calibri"/>
                <w:color w:val="000000"/>
                <w:lang w:eastAsia="en-AU"/>
              </w:rPr>
            </w:pPr>
            <w:ins w:id="1215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60" w:author="KIM, Jason" w:date="2019-04-02T13:39:00Z"/>
        </w:trPr>
        <w:tc>
          <w:tcPr>
            <w:tcW w:w="716" w:type="pct"/>
            <w:vMerge w:val="restart"/>
            <w:shd w:val="clear" w:color="auto" w:fill="auto"/>
            <w:noWrap/>
            <w:hideMark/>
          </w:tcPr>
          <w:p w:rsidR="00110C18" w:rsidRPr="00D47EC1" w:rsidRDefault="00110C18" w:rsidP="00063728">
            <w:pPr>
              <w:rPr>
                <w:ins w:id="12161" w:author="KIM, Jason" w:date="2019-04-02T13:39:00Z"/>
                <w:rFonts w:ascii="Calibri" w:eastAsia="Times New Roman" w:hAnsi="Calibri" w:cs="Calibri"/>
                <w:color w:val="000000"/>
                <w:lang w:eastAsia="en-AU"/>
              </w:rPr>
            </w:pPr>
            <w:ins w:id="12162" w:author="KIM, Jason" w:date="2019-04-02T13:39:00Z">
              <w:r w:rsidRPr="00D47EC1">
                <w:rPr>
                  <w:rFonts w:ascii="Calibri" w:eastAsia="Times New Roman" w:hAnsi="Calibri" w:cs="Calibri"/>
                  <w:color w:val="000000"/>
                  <w:lang w:eastAsia="en-AU"/>
                </w:rPr>
                <w:t>DLL44K211</w:t>
              </w:r>
            </w:ins>
          </w:p>
        </w:tc>
        <w:tc>
          <w:tcPr>
            <w:tcW w:w="669" w:type="pct"/>
            <w:vMerge w:val="restart"/>
            <w:shd w:val="clear" w:color="auto" w:fill="auto"/>
            <w:noWrap/>
            <w:hideMark/>
          </w:tcPr>
          <w:p w:rsidR="00110C18" w:rsidRPr="00D47EC1" w:rsidRDefault="00110C18" w:rsidP="00063728">
            <w:pPr>
              <w:rPr>
                <w:ins w:id="12163" w:author="KIM, Jason" w:date="2019-04-02T13:39:00Z"/>
                <w:rFonts w:ascii="Calibri" w:eastAsia="Times New Roman" w:hAnsi="Calibri" w:cs="Calibri"/>
                <w:color w:val="000000"/>
                <w:lang w:eastAsia="en-AU"/>
              </w:rPr>
            </w:pPr>
            <w:ins w:id="12164" w:author="KIM, Jason" w:date="2019-04-02T13:39:00Z">
              <w:r w:rsidRPr="00D47EC1">
                <w:rPr>
                  <w:rFonts w:ascii="Calibri" w:eastAsia="Times New Roman" w:hAnsi="Calibri" w:cs="Calibri"/>
                  <w:color w:val="000000"/>
                  <w:lang w:eastAsia="en-AU"/>
                </w:rPr>
                <w:t>ELZ10234</w:t>
              </w:r>
            </w:ins>
          </w:p>
        </w:tc>
        <w:tc>
          <w:tcPr>
            <w:tcW w:w="668" w:type="pct"/>
            <w:vMerge w:val="restart"/>
            <w:shd w:val="clear" w:color="auto" w:fill="auto"/>
            <w:noWrap/>
            <w:hideMark/>
          </w:tcPr>
          <w:p w:rsidR="00110C18" w:rsidRPr="00D47EC1" w:rsidRDefault="00110C18" w:rsidP="00063728">
            <w:pPr>
              <w:rPr>
                <w:ins w:id="12165" w:author="KIM, Jason" w:date="2019-04-02T13:39:00Z"/>
                <w:rFonts w:ascii="Calibri" w:eastAsia="Times New Roman" w:hAnsi="Calibri" w:cs="Calibri"/>
                <w:color w:val="000000"/>
                <w:lang w:eastAsia="en-AU"/>
              </w:rPr>
            </w:pPr>
            <w:ins w:id="12166"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167" w:author="KIM, Jason" w:date="2019-04-02T13:39:00Z"/>
                <w:rFonts w:ascii="Calibri" w:eastAsia="Times New Roman" w:hAnsi="Calibri" w:cs="Calibri"/>
                <w:color w:val="000000"/>
                <w:lang w:eastAsia="en-AU"/>
              </w:rPr>
            </w:pPr>
            <w:ins w:id="12168" w:author="KIM, Jason" w:date="2019-04-02T13:39:00Z">
              <w:r w:rsidRPr="00D47EC1">
                <w:rPr>
                  <w:rFonts w:ascii="Calibri" w:eastAsia="Times New Roman" w:hAnsi="Calibri" w:cs="Calibri"/>
                  <w:color w:val="000000"/>
                  <w:lang w:eastAsia="en-AU"/>
                </w:rPr>
                <w:t>DLL1441</w:t>
              </w:r>
            </w:ins>
          </w:p>
        </w:tc>
        <w:tc>
          <w:tcPr>
            <w:tcW w:w="742" w:type="pct"/>
            <w:shd w:val="clear" w:color="auto" w:fill="auto"/>
            <w:noWrap/>
            <w:hideMark/>
          </w:tcPr>
          <w:p w:rsidR="00110C18" w:rsidRPr="00D47EC1" w:rsidRDefault="00110C18" w:rsidP="00063728">
            <w:pPr>
              <w:rPr>
                <w:ins w:id="12169" w:author="KIM, Jason" w:date="2019-04-02T13:39:00Z"/>
                <w:rFonts w:ascii="Calibri" w:eastAsia="Times New Roman" w:hAnsi="Calibri" w:cs="Calibri"/>
                <w:color w:val="000000"/>
                <w:lang w:eastAsia="en-AU"/>
              </w:rPr>
            </w:pPr>
            <w:ins w:id="1217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71" w:author="KIM, Jason" w:date="2019-04-02T13:39:00Z"/>
                <w:rFonts w:ascii="Calibri" w:eastAsia="Times New Roman" w:hAnsi="Calibri" w:cs="Calibri"/>
                <w:color w:val="000000"/>
                <w:lang w:eastAsia="en-AU"/>
              </w:rPr>
            </w:pPr>
            <w:ins w:id="12172" w:author="KIM, Jason" w:date="2019-04-02T13:39:00Z">
              <w:r w:rsidRPr="00D47EC1">
                <w:rPr>
                  <w:rFonts w:ascii="Calibri" w:eastAsia="Times New Roman" w:hAnsi="Calibri" w:cs="Calibri"/>
                  <w:color w:val="000000"/>
                  <w:lang w:eastAsia="en-AU"/>
                </w:rPr>
                <w:t>Chainage 6089</w:t>
              </w:r>
            </w:ins>
          </w:p>
        </w:tc>
        <w:tc>
          <w:tcPr>
            <w:tcW w:w="721" w:type="pct"/>
            <w:shd w:val="clear" w:color="auto" w:fill="auto"/>
            <w:noWrap/>
            <w:hideMark/>
          </w:tcPr>
          <w:p w:rsidR="00110C18" w:rsidRPr="00D47EC1" w:rsidRDefault="00110C18" w:rsidP="00063728">
            <w:pPr>
              <w:jc w:val="right"/>
              <w:rPr>
                <w:ins w:id="12173" w:author="KIM, Jason" w:date="2019-04-02T13:39:00Z"/>
                <w:rFonts w:ascii="Calibri" w:eastAsia="Times New Roman" w:hAnsi="Calibri" w:cs="Calibri"/>
                <w:color w:val="000000"/>
                <w:lang w:eastAsia="en-AU"/>
              </w:rPr>
            </w:pPr>
            <w:ins w:id="121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75" w:author="KIM, Jason" w:date="2019-04-02T13:39:00Z"/>
        </w:trPr>
        <w:tc>
          <w:tcPr>
            <w:tcW w:w="716" w:type="pct"/>
            <w:vMerge/>
            <w:hideMark/>
          </w:tcPr>
          <w:p w:rsidR="00110C18" w:rsidRPr="00D47EC1" w:rsidRDefault="00110C18" w:rsidP="00063728">
            <w:pPr>
              <w:rPr>
                <w:ins w:id="121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79" w:author="KIM, Jason" w:date="2019-04-02T13:39:00Z"/>
                <w:rFonts w:ascii="Calibri" w:eastAsia="Times New Roman" w:hAnsi="Calibri" w:cs="Calibri"/>
                <w:color w:val="000000"/>
                <w:lang w:eastAsia="en-AU"/>
              </w:rPr>
            </w:pPr>
            <w:ins w:id="12180" w:author="KIM, Jason" w:date="2019-04-02T13:39:00Z">
              <w:r w:rsidRPr="00D47EC1">
                <w:rPr>
                  <w:rFonts w:ascii="Calibri" w:eastAsia="Times New Roman" w:hAnsi="Calibri" w:cs="Calibri"/>
                  <w:color w:val="000000"/>
                  <w:lang w:eastAsia="en-AU"/>
                </w:rPr>
                <w:t>DLL1442</w:t>
              </w:r>
            </w:ins>
          </w:p>
        </w:tc>
        <w:tc>
          <w:tcPr>
            <w:tcW w:w="742" w:type="pct"/>
            <w:shd w:val="clear" w:color="auto" w:fill="auto"/>
            <w:noWrap/>
            <w:hideMark/>
          </w:tcPr>
          <w:p w:rsidR="00110C18" w:rsidRPr="00D47EC1" w:rsidRDefault="00110C18" w:rsidP="00063728">
            <w:pPr>
              <w:rPr>
                <w:ins w:id="12181" w:author="KIM, Jason" w:date="2019-04-02T13:39:00Z"/>
                <w:rFonts w:ascii="Calibri" w:eastAsia="Times New Roman" w:hAnsi="Calibri" w:cs="Calibri"/>
                <w:color w:val="000000"/>
                <w:lang w:eastAsia="en-AU"/>
              </w:rPr>
            </w:pPr>
            <w:ins w:id="1218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83" w:author="KIM, Jason" w:date="2019-04-02T13:39:00Z"/>
                <w:rFonts w:ascii="Calibri" w:eastAsia="Times New Roman" w:hAnsi="Calibri" w:cs="Calibri"/>
                <w:color w:val="000000"/>
                <w:lang w:eastAsia="en-AU"/>
              </w:rPr>
            </w:pPr>
            <w:ins w:id="12184" w:author="KIM, Jason" w:date="2019-04-02T13:39:00Z">
              <w:r w:rsidRPr="00D47EC1">
                <w:rPr>
                  <w:rFonts w:ascii="Calibri" w:eastAsia="Times New Roman" w:hAnsi="Calibri" w:cs="Calibri"/>
                  <w:color w:val="000000"/>
                  <w:lang w:eastAsia="en-AU"/>
                </w:rPr>
                <w:t>Chainage 6094</w:t>
              </w:r>
            </w:ins>
          </w:p>
        </w:tc>
        <w:tc>
          <w:tcPr>
            <w:tcW w:w="721" w:type="pct"/>
            <w:shd w:val="clear" w:color="auto" w:fill="auto"/>
            <w:noWrap/>
            <w:hideMark/>
          </w:tcPr>
          <w:p w:rsidR="00110C18" w:rsidRPr="00D47EC1" w:rsidRDefault="00110C18" w:rsidP="00063728">
            <w:pPr>
              <w:jc w:val="right"/>
              <w:rPr>
                <w:ins w:id="12185" w:author="KIM, Jason" w:date="2019-04-02T13:39:00Z"/>
                <w:rFonts w:ascii="Calibri" w:eastAsia="Times New Roman" w:hAnsi="Calibri" w:cs="Calibri"/>
                <w:color w:val="000000"/>
                <w:lang w:eastAsia="en-AU"/>
              </w:rPr>
            </w:pPr>
            <w:ins w:id="121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87" w:author="KIM, Jason" w:date="2019-04-02T13:39:00Z"/>
        </w:trPr>
        <w:tc>
          <w:tcPr>
            <w:tcW w:w="716" w:type="pct"/>
            <w:vMerge/>
            <w:hideMark/>
          </w:tcPr>
          <w:p w:rsidR="00110C18" w:rsidRPr="00D47EC1" w:rsidRDefault="00110C18" w:rsidP="00063728">
            <w:pPr>
              <w:rPr>
                <w:ins w:id="121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91" w:author="KIM, Jason" w:date="2019-04-02T13:39:00Z"/>
                <w:rFonts w:ascii="Calibri" w:eastAsia="Times New Roman" w:hAnsi="Calibri" w:cs="Calibri"/>
                <w:color w:val="000000"/>
                <w:lang w:eastAsia="en-AU"/>
              </w:rPr>
            </w:pPr>
            <w:ins w:id="12192" w:author="KIM, Jason" w:date="2019-04-02T13:39:00Z">
              <w:r w:rsidRPr="00D47EC1">
                <w:rPr>
                  <w:rFonts w:ascii="Calibri" w:eastAsia="Times New Roman" w:hAnsi="Calibri" w:cs="Calibri"/>
                  <w:color w:val="000000"/>
                  <w:lang w:eastAsia="en-AU"/>
                </w:rPr>
                <w:t>DLL1451</w:t>
              </w:r>
            </w:ins>
          </w:p>
        </w:tc>
        <w:tc>
          <w:tcPr>
            <w:tcW w:w="742" w:type="pct"/>
            <w:shd w:val="clear" w:color="auto" w:fill="auto"/>
            <w:noWrap/>
            <w:hideMark/>
          </w:tcPr>
          <w:p w:rsidR="00110C18" w:rsidRPr="00D47EC1" w:rsidRDefault="00110C18" w:rsidP="00063728">
            <w:pPr>
              <w:rPr>
                <w:ins w:id="12193" w:author="KIM, Jason" w:date="2019-04-02T13:39:00Z"/>
                <w:rFonts w:ascii="Calibri" w:eastAsia="Times New Roman" w:hAnsi="Calibri" w:cs="Calibri"/>
                <w:color w:val="000000"/>
                <w:lang w:eastAsia="en-AU"/>
              </w:rPr>
            </w:pPr>
            <w:ins w:id="1219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95" w:author="KIM, Jason" w:date="2019-04-02T13:39:00Z"/>
                <w:rFonts w:ascii="Calibri" w:eastAsia="Times New Roman" w:hAnsi="Calibri" w:cs="Calibri"/>
                <w:color w:val="000000"/>
                <w:lang w:eastAsia="en-AU"/>
              </w:rPr>
            </w:pPr>
            <w:ins w:id="12196" w:author="KIM, Jason" w:date="2019-04-02T13:39:00Z">
              <w:r w:rsidRPr="00D47EC1">
                <w:rPr>
                  <w:rFonts w:ascii="Calibri" w:eastAsia="Times New Roman" w:hAnsi="Calibri" w:cs="Calibri"/>
                  <w:color w:val="000000"/>
                  <w:lang w:eastAsia="en-AU"/>
                </w:rPr>
                <w:t>Chainage 6157</w:t>
              </w:r>
            </w:ins>
          </w:p>
        </w:tc>
        <w:tc>
          <w:tcPr>
            <w:tcW w:w="721" w:type="pct"/>
            <w:shd w:val="clear" w:color="auto" w:fill="auto"/>
            <w:noWrap/>
            <w:hideMark/>
          </w:tcPr>
          <w:p w:rsidR="00110C18" w:rsidRPr="00D47EC1" w:rsidRDefault="00110C18" w:rsidP="00063728">
            <w:pPr>
              <w:jc w:val="right"/>
              <w:rPr>
                <w:ins w:id="12197" w:author="KIM, Jason" w:date="2019-04-02T13:39:00Z"/>
                <w:rFonts w:ascii="Calibri" w:eastAsia="Times New Roman" w:hAnsi="Calibri" w:cs="Calibri"/>
                <w:color w:val="000000"/>
                <w:lang w:eastAsia="en-AU"/>
              </w:rPr>
            </w:pPr>
            <w:ins w:id="121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99" w:author="KIM, Jason" w:date="2019-04-02T13:39:00Z"/>
        </w:trPr>
        <w:tc>
          <w:tcPr>
            <w:tcW w:w="716" w:type="pct"/>
            <w:vMerge/>
            <w:hideMark/>
          </w:tcPr>
          <w:p w:rsidR="00110C18" w:rsidRPr="00D47EC1" w:rsidRDefault="00110C18" w:rsidP="00063728">
            <w:pPr>
              <w:rPr>
                <w:ins w:id="1220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0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0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03" w:author="KIM, Jason" w:date="2019-04-02T13:39:00Z"/>
                <w:rFonts w:ascii="Calibri" w:eastAsia="Times New Roman" w:hAnsi="Calibri" w:cs="Calibri"/>
                <w:color w:val="000000"/>
                <w:lang w:eastAsia="en-AU"/>
              </w:rPr>
            </w:pPr>
            <w:ins w:id="12204" w:author="KIM, Jason" w:date="2019-04-02T13:39:00Z">
              <w:r w:rsidRPr="00D47EC1">
                <w:rPr>
                  <w:rFonts w:ascii="Calibri" w:eastAsia="Times New Roman" w:hAnsi="Calibri" w:cs="Calibri"/>
                  <w:color w:val="000000"/>
                  <w:lang w:eastAsia="en-AU"/>
                </w:rPr>
                <w:t>DLL1452</w:t>
              </w:r>
            </w:ins>
          </w:p>
        </w:tc>
        <w:tc>
          <w:tcPr>
            <w:tcW w:w="742" w:type="pct"/>
            <w:shd w:val="clear" w:color="auto" w:fill="auto"/>
            <w:noWrap/>
            <w:hideMark/>
          </w:tcPr>
          <w:p w:rsidR="00110C18" w:rsidRPr="00D47EC1" w:rsidRDefault="00110C18" w:rsidP="00063728">
            <w:pPr>
              <w:rPr>
                <w:ins w:id="12205" w:author="KIM, Jason" w:date="2019-04-02T13:39:00Z"/>
                <w:rFonts w:ascii="Calibri" w:eastAsia="Times New Roman" w:hAnsi="Calibri" w:cs="Calibri"/>
                <w:color w:val="000000"/>
                <w:lang w:eastAsia="en-AU"/>
              </w:rPr>
            </w:pPr>
            <w:ins w:id="1220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07" w:author="KIM, Jason" w:date="2019-04-02T13:39:00Z"/>
                <w:rFonts w:ascii="Calibri" w:eastAsia="Times New Roman" w:hAnsi="Calibri" w:cs="Calibri"/>
                <w:color w:val="000000"/>
                <w:lang w:eastAsia="en-AU"/>
              </w:rPr>
            </w:pPr>
            <w:ins w:id="12208" w:author="KIM, Jason" w:date="2019-04-02T13:39:00Z">
              <w:r w:rsidRPr="00D47EC1">
                <w:rPr>
                  <w:rFonts w:ascii="Calibri" w:eastAsia="Times New Roman" w:hAnsi="Calibri" w:cs="Calibri"/>
                  <w:color w:val="000000"/>
                  <w:lang w:eastAsia="en-AU"/>
                </w:rPr>
                <w:t>Chainage 6161</w:t>
              </w:r>
            </w:ins>
          </w:p>
        </w:tc>
        <w:tc>
          <w:tcPr>
            <w:tcW w:w="721" w:type="pct"/>
            <w:shd w:val="clear" w:color="auto" w:fill="auto"/>
            <w:noWrap/>
            <w:hideMark/>
          </w:tcPr>
          <w:p w:rsidR="00110C18" w:rsidRPr="00D47EC1" w:rsidRDefault="00110C18" w:rsidP="00063728">
            <w:pPr>
              <w:jc w:val="right"/>
              <w:rPr>
                <w:ins w:id="12209" w:author="KIM, Jason" w:date="2019-04-02T13:39:00Z"/>
                <w:rFonts w:ascii="Calibri" w:eastAsia="Times New Roman" w:hAnsi="Calibri" w:cs="Calibri"/>
                <w:color w:val="000000"/>
                <w:lang w:eastAsia="en-AU"/>
              </w:rPr>
            </w:pPr>
            <w:ins w:id="122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11" w:author="KIM, Jason" w:date="2019-04-02T13:39:00Z"/>
        </w:trPr>
        <w:tc>
          <w:tcPr>
            <w:tcW w:w="716" w:type="pct"/>
            <w:vMerge w:val="restart"/>
            <w:shd w:val="clear" w:color="auto" w:fill="auto"/>
            <w:noWrap/>
            <w:hideMark/>
          </w:tcPr>
          <w:p w:rsidR="00110C18" w:rsidRPr="00D47EC1" w:rsidRDefault="00110C18" w:rsidP="00063728">
            <w:pPr>
              <w:rPr>
                <w:ins w:id="12212" w:author="KIM, Jason" w:date="2019-04-02T13:39:00Z"/>
                <w:rFonts w:ascii="Calibri" w:eastAsia="Times New Roman" w:hAnsi="Calibri" w:cs="Calibri"/>
                <w:color w:val="000000"/>
                <w:lang w:eastAsia="en-AU"/>
              </w:rPr>
            </w:pPr>
            <w:ins w:id="12213" w:author="KIM, Jason" w:date="2019-04-02T13:39:00Z">
              <w:r w:rsidRPr="00D47EC1">
                <w:rPr>
                  <w:rFonts w:ascii="Calibri" w:eastAsia="Times New Roman" w:hAnsi="Calibri" w:cs="Calibri"/>
                  <w:color w:val="000000"/>
                  <w:lang w:eastAsia="en-AU"/>
                </w:rPr>
                <w:t>DLL46K211</w:t>
              </w:r>
            </w:ins>
          </w:p>
        </w:tc>
        <w:tc>
          <w:tcPr>
            <w:tcW w:w="669" w:type="pct"/>
            <w:vMerge w:val="restart"/>
            <w:shd w:val="clear" w:color="auto" w:fill="auto"/>
            <w:noWrap/>
            <w:hideMark/>
          </w:tcPr>
          <w:p w:rsidR="00110C18" w:rsidRPr="00D47EC1" w:rsidRDefault="00110C18" w:rsidP="00063728">
            <w:pPr>
              <w:rPr>
                <w:ins w:id="12214" w:author="KIM, Jason" w:date="2019-04-02T13:39:00Z"/>
                <w:rFonts w:ascii="Calibri" w:eastAsia="Times New Roman" w:hAnsi="Calibri" w:cs="Calibri"/>
                <w:color w:val="000000"/>
                <w:lang w:eastAsia="en-AU"/>
              </w:rPr>
            </w:pPr>
            <w:ins w:id="12215" w:author="KIM, Jason" w:date="2019-04-02T13:39:00Z">
              <w:r w:rsidRPr="00D47EC1">
                <w:rPr>
                  <w:rFonts w:ascii="Calibri" w:eastAsia="Times New Roman" w:hAnsi="Calibri" w:cs="Calibri"/>
                  <w:color w:val="000000"/>
                  <w:lang w:eastAsia="en-AU"/>
                </w:rPr>
                <w:t>ELZ10242</w:t>
              </w:r>
            </w:ins>
          </w:p>
        </w:tc>
        <w:tc>
          <w:tcPr>
            <w:tcW w:w="668" w:type="pct"/>
            <w:vMerge w:val="restart"/>
            <w:shd w:val="clear" w:color="auto" w:fill="auto"/>
            <w:noWrap/>
            <w:hideMark/>
          </w:tcPr>
          <w:p w:rsidR="00110C18" w:rsidRPr="00D47EC1" w:rsidRDefault="00110C18" w:rsidP="00063728">
            <w:pPr>
              <w:rPr>
                <w:ins w:id="12216" w:author="KIM, Jason" w:date="2019-04-02T13:39:00Z"/>
                <w:rFonts w:ascii="Calibri" w:eastAsia="Times New Roman" w:hAnsi="Calibri" w:cs="Calibri"/>
                <w:color w:val="000000"/>
                <w:lang w:eastAsia="en-AU"/>
              </w:rPr>
            </w:pPr>
            <w:ins w:id="12217"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218" w:author="KIM, Jason" w:date="2019-04-02T13:39:00Z"/>
                <w:rFonts w:ascii="Calibri" w:eastAsia="Times New Roman" w:hAnsi="Calibri" w:cs="Calibri"/>
                <w:color w:val="000000"/>
                <w:lang w:eastAsia="en-AU"/>
              </w:rPr>
            </w:pPr>
            <w:ins w:id="12219" w:author="KIM, Jason" w:date="2019-04-02T13:39:00Z">
              <w:r w:rsidRPr="00D47EC1">
                <w:rPr>
                  <w:rFonts w:ascii="Calibri" w:eastAsia="Times New Roman" w:hAnsi="Calibri" w:cs="Calibri"/>
                  <w:color w:val="000000"/>
                  <w:lang w:eastAsia="en-AU"/>
                </w:rPr>
                <w:t>DLL1453</w:t>
              </w:r>
            </w:ins>
          </w:p>
        </w:tc>
        <w:tc>
          <w:tcPr>
            <w:tcW w:w="742" w:type="pct"/>
            <w:shd w:val="clear" w:color="auto" w:fill="auto"/>
            <w:noWrap/>
            <w:hideMark/>
          </w:tcPr>
          <w:p w:rsidR="00110C18" w:rsidRPr="00D47EC1" w:rsidRDefault="00110C18" w:rsidP="00063728">
            <w:pPr>
              <w:rPr>
                <w:ins w:id="12220" w:author="KIM, Jason" w:date="2019-04-02T13:39:00Z"/>
                <w:rFonts w:ascii="Calibri" w:eastAsia="Times New Roman" w:hAnsi="Calibri" w:cs="Calibri"/>
                <w:color w:val="000000"/>
                <w:lang w:eastAsia="en-AU"/>
              </w:rPr>
            </w:pPr>
            <w:ins w:id="1222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22" w:author="KIM, Jason" w:date="2019-04-02T13:39:00Z"/>
                <w:rFonts w:ascii="Calibri" w:eastAsia="Times New Roman" w:hAnsi="Calibri" w:cs="Calibri"/>
                <w:color w:val="000000"/>
                <w:lang w:eastAsia="en-AU"/>
              </w:rPr>
            </w:pPr>
            <w:ins w:id="12223" w:author="KIM, Jason" w:date="2019-04-02T13:39:00Z">
              <w:r w:rsidRPr="00D47EC1">
                <w:rPr>
                  <w:rFonts w:ascii="Calibri" w:eastAsia="Times New Roman" w:hAnsi="Calibri" w:cs="Calibri"/>
                  <w:color w:val="000000"/>
                  <w:lang w:eastAsia="en-AU"/>
                </w:rPr>
                <w:t>Chainage 6276</w:t>
              </w:r>
            </w:ins>
          </w:p>
        </w:tc>
        <w:tc>
          <w:tcPr>
            <w:tcW w:w="721" w:type="pct"/>
            <w:shd w:val="clear" w:color="auto" w:fill="auto"/>
            <w:noWrap/>
            <w:hideMark/>
          </w:tcPr>
          <w:p w:rsidR="00110C18" w:rsidRPr="00D47EC1" w:rsidRDefault="00110C18" w:rsidP="00063728">
            <w:pPr>
              <w:jc w:val="right"/>
              <w:rPr>
                <w:ins w:id="12224" w:author="KIM, Jason" w:date="2019-04-02T13:39:00Z"/>
                <w:rFonts w:ascii="Calibri" w:eastAsia="Times New Roman" w:hAnsi="Calibri" w:cs="Calibri"/>
                <w:color w:val="000000"/>
                <w:lang w:eastAsia="en-AU"/>
              </w:rPr>
            </w:pPr>
            <w:ins w:id="122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26" w:author="KIM, Jason" w:date="2019-04-02T13:39:00Z"/>
        </w:trPr>
        <w:tc>
          <w:tcPr>
            <w:tcW w:w="716" w:type="pct"/>
            <w:vMerge/>
            <w:hideMark/>
          </w:tcPr>
          <w:p w:rsidR="00110C18" w:rsidRPr="00D47EC1" w:rsidRDefault="00110C18" w:rsidP="00063728">
            <w:pPr>
              <w:rPr>
                <w:ins w:id="122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30" w:author="KIM, Jason" w:date="2019-04-02T13:39:00Z"/>
                <w:rFonts w:ascii="Calibri" w:eastAsia="Times New Roman" w:hAnsi="Calibri" w:cs="Calibri"/>
                <w:color w:val="000000"/>
                <w:lang w:eastAsia="en-AU"/>
              </w:rPr>
            </w:pPr>
            <w:ins w:id="12231" w:author="KIM, Jason" w:date="2019-04-02T13:39:00Z">
              <w:r w:rsidRPr="00D47EC1">
                <w:rPr>
                  <w:rFonts w:ascii="Calibri" w:eastAsia="Times New Roman" w:hAnsi="Calibri" w:cs="Calibri"/>
                  <w:color w:val="000000"/>
                  <w:lang w:eastAsia="en-AU"/>
                </w:rPr>
                <w:t>DLL1454</w:t>
              </w:r>
            </w:ins>
          </w:p>
        </w:tc>
        <w:tc>
          <w:tcPr>
            <w:tcW w:w="742" w:type="pct"/>
            <w:shd w:val="clear" w:color="auto" w:fill="auto"/>
            <w:noWrap/>
            <w:hideMark/>
          </w:tcPr>
          <w:p w:rsidR="00110C18" w:rsidRPr="00D47EC1" w:rsidRDefault="00110C18" w:rsidP="00063728">
            <w:pPr>
              <w:rPr>
                <w:ins w:id="12232" w:author="KIM, Jason" w:date="2019-04-02T13:39:00Z"/>
                <w:rFonts w:ascii="Calibri" w:eastAsia="Times New Roman" w:hAnsi="Calibri" w:cs="Calibri"/>
                <w:color w:val="000000"/>
                <w:lang w:eastAsia="en-AU"/>
              </w:rPr>
            </w:pPr>
            <w:ins w:id="1223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34" w:author="KIM, Jason" w:date="2019-04-02T13:39:00Z"/>
                <w:rFonts w:ascii="Calibri" w:eastAsia="Times New Roman" w:hAnsi="Calibri" w:cs="Calibri"/>
                <w:color w:val="000000"/>
                <w:lang w:eastAsia="en-AU"/>
              </w:rPr>
            </w:pPr>
            <w:ins w:id="12235" w:author="KIM, Jason" w:date="2019-04-02T13:39:00Z">
              <w:r w:rsidRPr="00D47EC1">
                <w:rPr>
                  <w:rFonts w:ascii="Calibri" w:eastAsia="Times New Roman" w:hAnsi="Calibri" w:cs="Calibri"/>
                  <w:color w:val="000000"/>
                  <w:lang w:eastAsia="en-AU"/>
                </w:rPr>
                <w:t>Chainage 6281</w:t>
              </w:r>
            </w:ins>
          </w:p>
        </w:tc>
        <w:tc>
          <w:tcPr>
            <w:tcW w:w="721" w:type="pct"/>
            <w:shd w:val="clear" w:color="auto" w:fill="auto"/>
            <w:noWrap/>
            <w:hideMark/>
          </w:tcPr>
          <w:p w:rsidR="00110C18" w:rsidRPr="00D47EC1" w:rsidRDefault="00110C18" w:rsidP="00063728">
            <w:pPr>
              <w:jc w:val="right"/>
              <w:rPr>
                <w:ins w:id="12236" w:author="KIM, Jason" w:date="2019-04-02T13:39:00Z"/>
                <w:rFonts w:ascii="Calibri" w:eastAsia="Times New Roman" w:hAnsi="Calibri" w:cs="Calibri"/>
                <w:color w:val="000000"/>
                <w:lang w:eastAsia="en-AU"/>
              </w:rPr>
            </w:pPr>
            <w:ins w:id="122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38" w:author="KIM, Jason" w:date="2019-04-02T13:39:00Z"/>
        </w:trPr>
        <w:tc>
          <w:tcPr>
            <w:tcW w:w="716" w:type="pct"/>
            <w:vMerge/>
            <w:hideMark/>
          </w:tcPr>
          <w:p w:rsidR="00110C18" w:rsidRPr="00D47EC1" w:rsidRDefault="00110C18" w:rsidP="00063728">
            <w:pPr>
              <w:rPr>
                <w:ins w:id="122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42" w:author="KIM, Jason" w:date="2019-04-02T13:39:00Z"/>
                <w:rFonts w:ascii="Calibri" w:eastAsia="Times New Roman" w:hAnsi="Calibri" w:cs="Calibri"/>
                <w:color w:val="000000"/>
                <w:lang w:eastAsia="en-AU"/>
              </w:rPr>
            </w:pPr>
            <w:ins w:id="12243" w:author="KIM, Jason" w:date="2019-04-02T13:39:00Z">
              <w:r w:rsidRPr="00D47EC1">
                <w:rPr>
                  <w:rFonts w:ascii="Calibri" w:eastAsia="Times New Roman" w:hAnsi="Calibri" w:cs="Calibri"/>
                  <w:color w:val="000000"/>
                  <w:lang w:eastAsia="en-AU"/>
                </w:rPr>
                <w:t>DLL1461</w:t>
              </w:r>
            </w:ins>
          </w:p>
        </w:tc>
        <w:tc>
          <w:tcPr>
            <w:tcW w:w="742" w:type="pct"/>
            <w:shd w:val="clear" w:color="auto" w:fill="auto"/>
            <w:noWrap/>
            <w:hideMark/>
          </w:tcPr>
          <w:p w:rsidR="00110C18" w:rsidRPr="00D47EC1" w:rsidRDefault="00110C18" w:rsidP="00063728">
            <w:pPr>
              <w:rPr>
                <w:ins w:id="12244" w:author="KIM, Jason" w:date="2019-04-02T13:39:00Z"/>
                <w:rFonts w:ascii="Calibri" w:eastAsia="Times New Roman" w:hAnsi="Calibri" w:cs="Calibri"/>
                <w:color w:val="000000"/>
                <w:lang w:eastAsia="en-AU"/>
              </w:rPr>
            </w:pPr>
            <w:ins w:id="1224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46" w:author="KIM, Jason" w:date="2019-04-02T13:39:00Z"/>
                <w:rFonts w:ascii="Calibri" w:eastAsia="Times New Roman" w:hAnsi="Calibri" w:cs="Calibri"/>
                <w:color w:val="000000"/>
                <w:lang w:eastAsia="en-AU"/>
              </w:rPr>
            </w:pPr>
            <w:ins w:id="12247" w:author="KIM, Jason" w:date="2019-04-02T13:39:00Z">
              <w:r w:rsidRPr="00D47EC1">
                <w:rPr>
                  <w:rFonts w:ascii="Calibri" w:eastAsia="Times New Roman" w:hAnsi="Calibri" w:cs="Calibri"/>
                  <w:color w:val="000000"/>
                  <w:lang w:eastAsia="en-AU"/>
                </w:rPr>
                <w:t>Chainage 6329</w:t>
              </w:r>
            </w:ins>
          </w:p>
        </w:tc>
        <w:tc>
          <w:tcPr>
            <w:tcW w:w="721" w:type="pct"/>
            <w:shd w:val="clear" w:color="auto" w:fill="auto"/>
            <w:noWrap/>
            <w:hideMark/>
          </w:tcPr>
          <w:p w:rsidR="00110C18" w:rsidRPr="00D47EC1" w:rsidRDefault="00110C18" w:rsidP="00063728">
            <w:pPr>
              <w:jc w:val="right"/>
              <w:rPr>
                <w:ins w:id="12248" w:author="KIM, Jason" w:date="2019-04-02T13:39:00Z"/>
                <w:rFonts w:ascii="Calibri" w:eastAsia="Times New Roman" w:hAnsi="Calibri" w:cs="Calibri"/>
                <w:color w:val="000000"/>
                <w:lang w:eastAsia="en-AU"/>
              </w:rPr>
            </w:pPr>
            <w:ins w:id="122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50" w:author="KIM, Jason" w:date="2019-04-02T13:39:00Z"/>
        </w:trPr>
        <w:tc>
          <w:tcPr>
            <w:tcW w:w="716" w:type="pct"/>
            <w:vMerge/>
            <w:hideMark/>
          </w:tcPr>
          <w:p w:rsidR="00110C18" w:rsidRPr="00D47EC1" w:rsidRDefault="00110C18" w:rsidP="00063728">
            <w:pPr>
              <w:rPr>
                <w:ins w:id="1225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5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5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54" w:author="KIM, Jason" w:date="2019-04-02T13:39:00Z"/>
                <w:rFonts w:ascii="Calibri" w:eastAsia="Times New Roman" w:hAnsi="Calibri" w:cs="Calibri"/>
                <w:color w:val="000000"/>
                <w:lang w:eastAsia="en-AU"/>
              </w:rPr>
            </w:pPr>
            <w:ins w:id="12255" w:author="KIM, Jason" w:date="2019-04-02T13:39:00Z">
              <w:r w:rsidRPr="00D47EC1">
                <w:rPr>
                  <w:rFonts w:ascii="Calibri" w:eastAsia="Times New Roman" w:hAnsi="Calibri" w:cs="Calibri"/>
                  <w:color w:val="000000"/>
                  <w:lang w:eastAsia="en-AU"/>
                </w:rPr>
                <w:t>DLL1462</w:t>
              </w:r>
            </w:ins>
          </w:p>
        </w:tc>
        <w:tc>
          <w:tcPr>
            <w:tcW w:w="742" w:type="pct"/>
            <w:shd w:val="clear" w:color="auto" w:fill="auto"/>
            <w:noWrap/>
            <w:hideMark/>
          </w:tcPr>
          <w:p w:rsidR="00110C18" w:rsidRPr="00D47EC1" w:rsidRDefault="00110C18" w:rsidP="00063728">
            <w:pPr>
              <w:rPr>
                <w:ins w:id="12256" w:author="KIM, Jason" w:date="2019-04-02T13:39:00Z"/>
                <w:rFonts w:ascii="Calibri" w:eastAsia="Times New Roman" w:hAnsi="Calibri" w:cs="Calibri"/>
                <w:color w:val="000000"/>
                <w:lang w:eastAsia="en-AU"/>
              </w:rPr>
            </w:pPr>
            <w:ins w:id="1225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58" w:author="KIM, Jason" w:date="2019-04-02T13:39:00Z"/>
                <w:rFonts w:ascii="Calibri" w:eastAsia="Times New Roman" w:hAnsi="Calibri" w:cs="Calibri"/>
                <w:color w:val="000000"/>
                <w:lang w:eastAsia="en-AU"/>
              </w:rPr>
            </w:pPr>
            <w:ins w:id="12259" w:author="KIM, Jason" w:date="2019-04-02T13:39:00Z">
              <w:r w:rsidRPr="00D47EC1">
                <w:rPr>
                  <w:rFonts w:ascii="Calibri" w:eastAsia="Times New Roman" w:hAnsi="Calibri" w:cs="Calibri"/>
                  <w:color w:val="000000"/>
                  <w:lang w:eastAsia="en-AU"/>
                </w:rPr>
                <w:t>Chainage 6334</w:t>
              </w:r>
            </w:ins>
          </w:p>
        </w:tc>
        <w:tc>
          <w:tcPr>
            <w:tcW w:w="721" w:type="pct"/>
            <w:shd w:val="clear" w:color="auto" w:fill="auto"/>
            <w:noWrap/>
            <w:hideMark/>
          </w:tcPr>
          <w:p w:rsidR="00110C18" w:rsidRPr="00D47EC1" w:rsidRDefault="00110C18" w:rsidP="00063728">
            <w:pPr>
              <w:jc w:val="right"/>
              <w:rPr>
                <w:ins w:id="12260" w:author="KIM, Jason" w:date="2019-04-02T13:39:00Z"/>
                <w:rFonts w:ascii="Calibri" w:eastAsia="Times New Roman" w:hAnsi="Calibri" w:cs="Calibri"/>
                <w:color w:val="000000"/>
                <w:lang w:eastAsia="en-AU"/>
              </w:rPr>
            </w:pPr>
            <w:ins w:id="122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62" w:author="KIM, Jason" w:date="2019-04-02T13:39:00Z"/>
        </w:trPr>
        <w:tc>
          <w:tcPr>
            <w:tcW w:w="716" w:type="pct"/>
            <w:vMerge/>
            <w:hideMark/>
          </w:tcPr>
          <w:p w:rsidR="00110C18" w:rsidRPr="00D47EC1" w:rsidRDefault="00110C18" w:rsidP="00063728">
            <w:pPr>
              <w:rPr>
                <w:ins w:id="1226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6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6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66" w:author="KIM, Jason" w:date="2019-04-02T13:39:00Z"/>
                <w:rFonts w:ascii="Calibri" w:eastAsia="Times New Roman" w:hAnsi="Calibri" w:cs="Calibri"/>
                <w:color w:val="000000"/>
                <w:lang w:eastAsia="en-AU"/>
              </w:rPr>
            </w:pPr>
            <w:ins w:id="12267" w:author="KIM, Jason" w:date="2019-04-02T13:39:00Z">
              <w:r w:rsidRPr="00D47EC1">
                <w:rPr>
                  <w:rFonts w:ascii="Calibri" w:eastAsia="Times New Roman" w:hAnsi="Calibri" w:cs="Calibri"/>
                  <w:color w:val="000000"/>
                  <w:lang w:eastAsia="en-AU"/>
                </w:rPr>
                <w:t>DLL1471</w:t>
              </w:r>
            </w:ins>
          </w:p>
        </w:tc>
        <w:tc>
          <w:tcPr>
            <w:tcW w:w="742" w:type="pct"/>
            <w:shd w:val="clear" w:color="auto" w:fill="auto"/>
            <w:noWrap/>
            <w:hideMark/>
          </w:tcPr>
          <w:p w:rsidR="00110C18" w:rsidRPr="00D47EC1" w:rsidRDefault="00110C18" w:rsidP="00063728">
            <w:pPr>
              <w:rPr>
                <w:ins w:id="12268" w:author="KIM, Jason" w:date="2019-04-02T13:39:00Z"/>
                <w:rFonts w:ascii="Calibri" w:eastAsia="Times New Roman" w:hAnsi="Calibri" w:cs="Calibri"/>
                <w:color w:val="000000"/>
                <w:lang w:eastAsia="en-AU"/>
              </w:rPr>
            </w:pPr>
            <w:ins w:id="1226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70" w:author="KIM, Jason" w:date="2019-04-02T13:39:00Z"/>
                <w:rFonts w:ascii="Calibri" w:eastAsia="Times New Roman" w:hAnsi="Calibri" w:cs="Calibri"/>
                <w:color w:val="000000"/>
                <w:lang w:eastAsia="en-AU"/>
              </w:rPr>
            </w:pPr>
            <w:ins w:id="12271" w:author="KIM, Jason" w:date="2019-04-02T13:39:00Z">
              <w:r w:rsidRPr="00D47EC1">
                <w:rPr>
                  <w:rFonts w:ascii="Calibri" w:eastAsia="Times New Roman" w:hAnsi="Calibri" w:cs="Calibri"/>
                  <w:color w:val="000000"/>
                  <w:lang w:eastAsia="en-AU"/>
                </w:rPr>
                <w:t>Chainage 6449</w:t>
              </w:r>
            </w:ins>
          </w:p>
        </w:tc>
        <w:tc>
          <w:tcPr>
            <w:tcW w:w="721" w:type="pct"/>
            <w:shd w:val="clear" w:color="auto" w:fill="auto"/>
            <w:noWrap/>
            <w:hideMark/>
          </w:tcPr>
          <w:p w:rsidR="00110C18" w:rsidRPr="00D47EC1" w:rsidRDefault="00110C18" w:rsidP="00063728">
            <w:pPr>
              <w:jc w:val="right"/>
              <w:rPr>
                <w:ins w:id="12272" w:author="KIM, Jason" w:date="2019-04-02T13:39:00Z"/>
                <w:rFonts w:ascii="Calibri" w:eastAsia="Times New Roman" w:hAnsi="Calibri" w:cs="Calibri"/>
                <w:color w:val="000000"/>
                <w:lang w:eastAsia="en-AU"/>
              </w:rPr>
            </w:pPr>
            <w:ins w:id="122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74" w:author="KIM, Jason" w:date="2019-04-02T13:39:00Z"/>
        </w:trPr>
        <w:tc>
          <w:tcPr>
            <w:tcW w:w="716" w:type="pct"/>
            <w:vMerge/>
            <w:hideMark/>
          </w:tcPr>
          <w:p w:rsidR="00110C18" w:rsidRPr="00D47EC1" w:rsidRDefault="00110C18" w:rsidP="00063728">
            <w:pPr>
              <w:rPr>
                <w:ins w:id="1227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7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7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78" w:author="KIM, Jason" w:date="2019-04-02T13:39:00Z"/>
                <w:rFonts w:ascii="Calibri" w:eastAsia="Times New Roman" w:hAnsi="Calibri" w:cs="Calibri"/>
                <w:color w:val="000000"/>
                <w:lang w:eastAsia="en-AU"/>
              </w:rPr>
            </w:pPr>
            <w:ins w:id="12279" w:author="KIM, Jason" w:date="2019-04-02T13:39:00Z">
              <w:r w:rsidRPr="00D47EC1">
                <w:rPr>
                  <w:rFonts w:ascii="Calibri" w:eastAsia="Times New Roman" w:hAnsi="Calibri" w:cs="Calibri"/>
                  <w:color w:val="000000"/>
                  <w:lang w:eastAsia="en-AU"/>
                </w:rPr>
                <w:t>DLL1472</w:t>
              </w:r>
            </w:ins>
          </w:p>
        </w:tc>
        <w:tc>
          <w:tcPr>
            <w:tcW w:w="742" w:type="pct"/>
            <w:shd w:val="clear" w:color="auto" w:fill="auto"/>
            <w:noWrap/>
            <w:hideMark/>
          </w:tcPr>
          <w:p w:rsidR="00110C18" w:rsidRPr="00D47EC1" w:rsidRDefault="00110C18" w:rsidP="00063728">
            <w:pPr>
              <w:rPr>
                <w:ins w:id="12280" w:author="KIM, Jason" w:date="2019-04-02T13:39:00Z"/>
                <w:rFonts w:ascii="Calibri" w:eastAsia="Times New Roman" w:hAnsi="Calibri" w:cs="Calibri"/>
                <w:color w:val="000000"/>
                <w:lang w:eastAsia="en-AU"/>
              </w:rPr>
            </w:pPr>
            <w:ins w:id="1228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82" w:author="KIM, Jason" w:date="2019-04-02T13:39:00Z"/>
                <w:rFonts w:ascii="Calibri" w:eastAsia="Times New Roman" w:hAnsi="Calibri" w:cs="Calibri"/>
                <w:color w:val="000000"/>
                <w:lang w:eastAsia="en-AU"/>
              </w:rPr>
            </w:pPr>
            <w:ins w:id="12283" w:author="KIM, Jason" w:date="2019-04-02T13:39:00Z">
              <w:r w:rsidRPr="00D47EC1">
                <w:rPr>
                  <w:rFonts w:ascii="Calibri" w:eastAsia="Times New Roman" w:hAnsi="Calibri" w:cs="Calibri"/>
                  <w:color w:val="000000"/>
                  <w:lang w:eastAsia="en-AU"/>
                </w:rPr>
                <w:t>Chainage 6454</w:t>
              </w:r>
            </w:ins>
          </w:p>
        </w:tc>
        <w:tc>
          <w:tcPr>
            <w:tcW w:w="721" w:type="pct"/>
            <w:shd w:val="clear" w:color="auto" w:fill="auto"/>
            <w:noWrap/>
            <w:hideMark/>
          </w:tcPr>
          <w:p w:rsidR="00110C18" w:rsidRPr="00D47EC1" w:rsidRDefault="00110C18" w:rsidP="00063728">
            <w:pPr>
              <w:jc w:val="right"/>
              <w:rPr>
                <w:ins w:id="12284" w:author="KIM, Jason" w:date="2019-04-02T13:39:00Z"/>
                <w:rFonts w:ascii="Calibri" w:eastAsia="Times New Roman" w:hAnsi="Calibri" w:cs="Calibri"/>
                <w:color w:val="000000"/>
                <w:lang w:eastAsia="en-AU"/>
              </w:rPr>
            </w:pPr>
            <w:ins w:id="122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86" w:author="KIM, Jason" w:date="2019-04-02T13:39:00Z"/>
        </w:trPr>
        <w:tc>
          <w:tcPr>
            <w:tcW w:w="716" w:type="pct"/>
            <w:vMerge w:val="restart"/>
            <w:shd w:val="clear" w:color="auto" w:fill="auto"/>
            <w:noWrap/>
            <w:hideMark/>
          </w:tcPr>
          <w:p w:rsidR="00110C18" w:rsidRPr="00D47EC1" w:rsidRDefault="00110C18" w:rsidP="00063728">
            <w:pPr>
              <w:rPr>
                <w:ins w:id="12287" w:author="KIM, Jason" w:date="2019-04-02T13:39:00Z"/>
                <w:rFonts w:ascii="Calibri" w:eastAsia="Times New Roman" w:hAnsi="Calibri" w:cs="Calibri"/>
                <w:color w:val="000000"/>
                <w:lang w:eastAsia="en-AU"/>
              </w:rPr>
            </w:pPr>
            <w:ins w:id="12288" w:author="KIM, Jason" w:date="2019-04-02T13:39:00Z">
              <w:r w:rsidRPr="00D47EC1">
                <w:rPr>
                  <w:rFonts w:ascii="Calibri" w:eastAsia="Times New Roman" w:hAnsi="Calibri" w:cs="Calibri"/>
                  <w:color w:val="000000"/>
                  <w:lang w:eastAsia="en-AU"/>
                </w:rPr>
                <w:t>DLL48K211</w:t>
              </w:r>
            </w:ins>
          </w:p>
        </w:tc>
        <w:tc>
          <w:tcPr>
            <w:tcW w:w="669" w:type="pct"/>
            <w:vMerge w:val="restart"/>
            <w:shd w:val="clear" w:color="auto" w:fill="auto"/>
            <w:noWrap/>
            <w:hideMark/>
          </w:tcPr>
          <w:p w:rsidR="00110C18" w:rsidRPr="00D47EC1" w:rsidRDefault="00110C18" w:rsidP="00063728">
            <w:pPr>
              <w:rPr>
                <w:ins w:id="12289" w:author="KIM, Jason" w:date="2019-04-02T13:39:00Z"/>
                <w:rFonts w:ascii="Calibri" w:eastAsia="Times New Roman" w:hAnsi="Calibri" w:cs="Calibri"/>
                <w:color w:val="000000"/>
                <w:lang w:eastAsia="en-AU"/>
              </w:rPr>
            </w:pPr>
            <w:ins w:id="12290" w:author="KIM, Jason" w:date="2019-04-02T13:39:00Z">
              <w:r w:rsidRPr="00D47EC1">
                <w:rPr>
                  <w:rFonts w:ascii="Calibri" w:eastAsia="Times New Roman" w:hAnsi="Calibri" w:cs="Calibri"/>
                  <w:color w:val="000000"/>
                  <w:lang w:eastAsia="en-AU"/>
                </w:rPr>
                <w:t>ELZ10254</w:t>
              </w:r>
            </w:ins>
          </w:p>
        </w:tc>
        <w:tc>
          <w:tcPr>
            <w:tcW w:w="668" w:type="pct"/>
            <w:vMerge w:val="restart"/>
            <w:shd w:val="clear" w:color="auto" w:fill="auto"/>
            <w:noWrap/>
            <w:hideMark/>
          </w:tcPr>
          <w:p w:rsidR="00110C18" w:rsidRPr="00D47EC1" w:rsidRDefault="00110C18" w:rsidP="00063728">
            <w:pPr>
              <w:rPr>
                <w:ins w:id="12291" w:author="KIM, Jason" w:date="2019-04-02T13:39:00Z"/>
                <w:rFonts w:ascii="Calibri" w:eastAsia="Times New Roman" w:hAnsi="Calibri" w:cs="Calibri"/>
                <w:color w:val="000000"/>
                <w:lang w:eastAsia="en-AU"/>
              </w:rPr>
            </w:pPr>
            <w:ins w:id="12292"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293" w:author="KIM, Jason" w:date="2019-04-02T13:39:00Z"/>
                <w:rFonts w:ascii="Calibri" w:eastAsia="Times New Roman" w:hAnsi="Calibri" w:cs="Calibri"/>
                <w:color w:val="000000"/>
                <w:lang w:eastAsia="en-AU"/>
              </w:rPr>
            </w:pPr>
            <w:ins w:id="12294" w:author="KIM, Jason" w:date="2019-04-02T13:39:00Z">
              <w:r w:rsidRPr="00D47EC1">
                <w:rPr>
                  <w:rFonts w:ascii="Calibri" w:eastAsia="Times New Roman" w:hAnsi="Calibri" w:cs="Calibri"/>
                  <w:color w:val="000000"/>
                  <w:lang w:eastAsia="en-AU"/>
                </w:rPr>
                <w:t>DLL1481</w:t>
              </w:r>
            </w:ins>
          </w:p>
        </w:tc>
        <w:tc>
          <w:tcPr>
            <w:tcW w:w="742" w:type="pct"/>
            <w:shd w:val="clear" w:color="auto" w:fill="auto"/>
            <w:noWrap/>
            <w:hideMark/>
          </w:tcPr>
          <w:p w:rsidR="00110C18" w:rsidRPr="00D47EC1" w:rsidRDefault="00110C18" w:rsidP="00063728">
            <w:pPr>
              <w:rPr>
                <w:ins w:id="12295" w:author="KIM, Jason" w:date="2019-04-02T13:39:00Z"/>
                <w:rFonts w:ascii="Calibri" w:eastAsia="Times New Roman" w:hAnsi="Calibri" w:cs="Calibri"/>
                <w:color w:val="000000"/>
                <w:lang w:eastAsia="en-AU"/>
              </w:rPr>
            </w:pPr>
            <w:ins w:id="1229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97" w:author="KIM, Jason" w:date="2019-04-02T13:39:00Z"/>
                <w:rFonts w:ascii="Calibri" w:eastAsia="Times New Roman" w:hAnsi="Calibri" w:cs="Calibri"/>
                <w:color w:val="000000"/>
                <w:lang w:eastAsia="en-AU"/>
              </w:rPr>
            </w:pPr>
            <w:ins w:id="12298" w:author="KIM, Jason" w:date="2019-04-02T13:39:00Z">
              <w:r w:rsidRPr="00D47EC1">
                <w:rPr>
                  <w:rFonts w:ascii="Calibri" w:eastAsia="Times New Roman" w:hAnsi="Calibri" w:cs="Calibri"/>
                  <w:color w:val="000000"/>
                  <w:lang w:eastAsia="en-AU"/>
                </w:rPr>
                <w:t>Chainage 6569</w:t>
              </w:r>
            </w:ins>
          </w:p>
        </w:tc>
        <w:tc>
          <w:tcPr>
            <w:tcW w:w="721" w:type="pct"/>
            <w:shd w:val="clear" w:color="auto" w:fill="auto"/>
            <w:noWrap/>
            <w:hideMark/>
          </w:tcPr>
          <w:p w:rsidR="00110C18" w:rsidRPr="00D47EC1" w:rsidRDefault="00110C18" w:rsidP="00063728">
            <w:pPr>
              <w:jc w:val="right"/>
              <w:rPr>
                <w:ins w:id="12299" w:author="KIM, Jason" w:date="2019-04-02T13:39:00Z"/>
                <w:rFonts w:ascii="Calibri" w:eastAsia="Times New Roman" w:hAnsi="Calibri" w:cs="Calibri"/>
                <w:color w:val="000000"/>
                <w:lang w:eastAsia="en-AU"/>
              </w:rPr>
            </w:pPr>
            <w:ins w:id="123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01" w:author="KIM, Jason" w:date="2019-04-02T13:39:00Z"/>
        </w:trPr>
        <w:tc>
          <w:tcPr>
            <w:tcW w:w="716" w:type="pct"/>
            <w:vMerge/>
            <w:hideMark/>
          </w:tcPr>
          <w:p w:rsidR="00110C18" w:rsidRPr="00D47EC1" w:rsidRDefault="00110C18" w:rsidP="00063728">
            <w:pPr>
              <w:rPr>
                <w:ins w:id="1230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0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0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05" w:author="KIM, Jason" w:date="2019-04-02T13:39:00Z"/>
                <w:rFonts w:ascii="Calibri" w:eastAsia="Times New Roman" w:hAnsi="Calibri" w:cs="Calibri"/>
                <w:color w:val="000000"/>
                <w:lang w:eastAsia="en-AU"/>
              </w:rPr>
            </w:pPr>
            <w:ins w:id="12306" w:author="KIM, Jason" w:date="2019-04-02T13:39:00Z">
              <w:r w:rsidRPr="00D47EC1">
                <w:rPr>
                  <w:rFonts w:ascii="Calibri" w:eastAsia="Times New Roman" w:hAnsi="Calibri" w:cs="Calibri"/>
                  <w:color w:val="000000"/>
                  <w:lang w:eastAsia="en-AU"/>
                </w:rPr>
                <w:t>DLL1482</w:t>
              </w:r>
            </w:ins>
          </w:p>
        </w:tc>
        <w:tc>
          <w:tcPr>
            <w:tcW w:w="742" w:type="pct"/>
            <w:shd w:val="clear" w:color="auto" w:fill="auto"/>
            <w:noWrap/>
            <w:hideMark/>
          </w:tcPr>
          <w:p w:rsidR="00110C18" w:rsidRPr="00D47EC1" w:rsidRDefault="00110C18" w:rsidP="00063728">
            <w:pPr>
              <w:rPr>
                <w:ins w:id="12307" w:author="KIM, Jason" w:date="2019-04-02T13:39:00Z"/>
                <w:rFonts w:ascii="Calibri" w:eastAsia="Times New Roman" w:hAnsi="Calibri" w:cs="Calibri"/>
                <w:color w:val="000000"/>
                <w:lang w:eastAsia="en-AU"/>
              </w:rPr>
            </w:pPr>
            <w:ins w:id="1230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09" w:author="KIM, Jason" w:date="2019-04-02T13:39:00Z"/>
                <w:rFonts w:ascii="Calibri" w:eastAsia="Times New Roman" w:hAnsi="Calibri" w:cs="Calibri"/>
                <w:color w:val="000000"/>
                <w:lang w:eastAsia="en-AU"/>
              </w:rPr>
            </w:pPr>
            <w:ins w:id="12310" w:author="KIM, Jason" w:date="2019-04-02T13:39:00Z">
              <w:r w:rsidRPr="00D47EC1">
                <w:rPr>
                  <w:rFonts w:ascii="Calibri" w:eastAsia="Times New Roman" w:hAnsi="Calibri" w:cs="Calibri"/>
                  <w:color w:val="000000"/>
                  <w:lang w:eastAsia="en-AU"/>
                </w:rPr>
                <w:t>Chainage 6574</w:t>
              </w:r>
            </w:ins>
          </w:p>
        </w:tc>
        <w:tc>
          <w:tcPr>
            <w:tcW w:w="721" w:type="pct"/>
            <w:shd w:val="clear" w:color="auto" w:fill="auto"/>
            <w:noWrap/>
            <w:hideMark/>
          </w:tcPr>
          <w:p w:rsidR="00110C18" w:rsidRPr="00D47EC1" w:rsidRDefault="00110C18" w:rsidP="00063728">
            <w:pPr>
              <w:jc w:val="right"/>
              <w:rPr>
                <w:ins w:id="12311" w:author="KIM, Jason" w:date="2019-04-02T13:39:00Z"/>
                <w:rFonts w:ascii="Calibri" w:eastAsia="Times New Roman" w:hAnsi="Calibri" w:cs="Calibri"/>
                <w:color w:val="000000"/>
                <w:lang w:eastAsia="en-AU"/>
              </w:rPr>
            </w:pPr>
            <w:ins w:id="123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13" w:author="KIM, Jason" w:date="2019-04-02T13:39:00Z"/>
        </w:trPr>
        <w:tc>
          <w:tcPr>
            <w:tcW w:w="716" w:type="pct"/>
            <w:vMerge/>
            <w:hideMark/>
          </w:tcPr>
          <w:p w:rsidR="00110C18" w:rsidRPr="00D47EC1" w:rsidRDefault="00110C18" w:rsidP="00063728">
            <w:pPr>
              <w:rPr>
                <w:ins w:id="1231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1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1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17" w:author="KIM, Jason" w:date="2019-04-02T13:39:00Z"/>
                <w:rFonts w:ascii="Calibri" w:eastAsia="Times New Roman" w:hAnsi="Calibri" w:cs="Calibri"/>
                <w:color w:val="000000"/>
                <w:lang w:eastAsia="en-AU"/>
              </w:rPr>
            </w:pPr>
            <w:ins w:id="12318" w:author="KIM, Jason" w:date="2019-04-02T13:39:00Z">
              <w:r w:rsidRPr="00D47EC1">
                <w:rPr>
                  <w:rFonts w:ascii="Calibri" w:eastAsia="Times New Roman" w:hAnsi="Calibri" w:cs="Calibri"/>
                  <w:color w:val="000000"/>
                  <w:lang w:eastAsia="en-AU"/>
                </w:rPr>
                <w:t>DLL1491</w:t>
              </w:r>
            </w:ins>
          </w:p>
        </w:tc>
        <w:tc>
          <w:tcPr>
            <w:tcW w:w="742" w:type="pct"/>
            <w:shd w:val="clear" w:color="auto" w:fill="auto"/>
            <w:noWrap/>
            <w:hideMark/>
          </w:tcPr>
          <w:p w:rsidR="00110C18" w:rsidRPr="00D47EC1" w:rsidRDefault="00110C18" w:rsidP="00063728">
            <w:pPr>
              <w:rPr>
                <w:ins w:id="12319" w:author="KIM, Jason" w:date="2019-04-02T13:39:00Z"/>
                <w:rFonts w:ascii="Calibri" w:eastAsia="Times New Roman" w:hAnsi="Calibri" w:cs="Calibri"/>
                <w:color w:val="000000"/>
                <w:lang w:eastAsia="en-AU"/>
              </w:rPr>
            </w:pPr>
            <w:ins w:id="1232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21" w:author="KIM, Jason" w:date="2019-04-02T13:39:00Z"/>
                <w:rFonts w:ascii="Calibri" w:eastAsia="Times New Roman" w:hAnsi="Calibri" w:cs="Calibri"/>
                <w:color w:val="000000"/>
                <w:lang w:eastAsia="en-AU"/>
              </w:rPr>
            </w:pPr>
            <w:ins w:id="12322" w:author="KIM, Jason" w:date="2019-04-02T13:39:00Z">
              <w:r w:rsidRPr="00D47EC1">
                <w:rPr>
                  <w:rFonts w:ascii="Calibri" w:eastAsia="Times New Roman" w:hAnsi="Calibri" w:cs="Calibri"/>
                  <w:color w:val="000000"/>
                  <w:lang w:eastAsia="en-AU"/>
                </w:rPr>
                <w:t>Chainage 6689</w:t>
              </w:r>
            </w:ins>
          </w:p>
        </w:tc>
        <w:tc>
          <w:tcPr>
            <w:tcW w:w="721" w:type="pct"/>
            <w:shd w:val="clear" w:color="auto" w:fill="auto"/>
            <w:noWrap/>
            <w:hideMark/>
          </w:tcPr>
          <w:p w:rsidR="00110C18" w:rsidRPr="00D47EC1" w:rsidRDefault="00110C18" w:rsidP="00063728">
            <w:pPr>
              <w:jc w:val="right"/>
              <w:rPr>
                <w:ins w:id="12323" w:author="KIM, Jason" w:date="2019-04-02T13:39:00Z"/>
                <w:rFonts w:ascii="Calibri" w:eastAsia="Times New Roman" w:hAnsi="Calibri" w:cs="Calibri"/>
                <w:color w:val="000000"/>
                <w:lang w:eastAsia="en-AU"/>
              </w:rPr>
            </w:pPr>
            <w:ins w:id="123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25" w:author="KIM, Jason" w:date="2019-04-02T13:39:00Z"/>
        </w:trPr>
        <w:tc>
          <w:tcPr>
            <w:tcW w:w="716" w:type="pct"/>
            <w:vMerge/>
            <w:hideMark/>
          </w:tcPr>
          <w:p w:rsidR="00110C18" w:rsidRPr="00D47EC1" w:rsidRDefault="00110C18" w:rsidP="00063728">
            <w:pPr>
              <w:rPr>
                <w:ins w:id="1232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2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2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29" w:author="KIM, Jason" w:date="2019-04-02T13:39:00Z"/>
                <w:rFonts w:ascii="Calibri" w:eastAsia="Times New Roman" w:hAnsi="Calibri" w:cs="Calibri"/>
                <w:color w:val="000000"/>
                <w:lang w:eastAsia="en-AU"/>
              </w:rPr>
            </w:pPr>
            <w:ins w:id="12330" w:author="KIM, Jason" w:date="2019-04-02T13:39:00Z">
              <w:r w:rsidRPr="00D47EC1">
                <w:rPr>
                  <w:rFonts w:ascii="Calibri" w:eastAsia="Times New Roman" w:hAnsi="Calibri" w:cs="Calibri"/>
                  <w:color w:val="000000"/>
                  <w:lang w:eastAsia="en-AU"/>
                </w:rPr>
                <w:t>DLL1492</w:t>
              </w:r>
            </w:ins>
          </w:p>
        </w:tc>
        <w:tc>
          <w:tcPr>
            <w:tcW w:w="742" w:type="pct"/>
            <w:shd w:val="clear" w:color="auto" w:fill="auto"/>
            <w:noWrap/>
            <w:hideMark/>
          </w:tcPr>
          <w:p w:rsidR="00110C18" w:rsidRPr="00D47EC1" w:rsidRDefault="00110C18" w:rsidP="00063728">
            <w:pPr>
              <w:rPr>
                <w:ins w:id="12331" w:author="KIM, Jason" w:date="2019-04-02T13:39:00Z"/>
                <w:rFonts w:ascii="Calibri" w:eastAsia="Times New Roman" w:hAnsi="Calibri" w:cs="Calibri"/>
                <w:color w:val="000000"/>
                <w:lang w:eastAsia="en-AU"/>
              </w:rPr>
            </w:pPr>
            <w:ins w:id="1233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33" w:author="KIM, Jason" w:date="2019-04-02T13:39:00Z"/>
                <w:rFonts w:ascii="Calibri" w:eastAsia="Times New Roman" w:hAnsi="Calibri" w:cs="Calibri"/>
                <w:color w:val="000000"/>
                <w:lang w:eastAsia="en-AU"/>
              </w:rPr>
            </w:pPr>
            <w:ins w:id="12334" w:author="KIM, Jason" w:date="2019-04-02T13:39:00Z">
              <w:r w:rsidRPr="00D47EC1">
                <w:rPr>
                  <w:rFonts w:ascii="Calibri" w:eastAsia="Times New Roman" w:hAnsi="Calibri" w:cs="Calibri"/>
                  <w:color w:val="000000"/>
                  <w:lang w:eastAsia="en-AU"/>
                </w:rPr>
                <w:t>Chainage 6694</w:t>
              </w:r>
            </w:ins>
          </w:p>
        </w:tc>
        <w:tc>
          <w:tcPr>
            <w:tcW w:w="721" w:type="pct"/>
            <w:shd w:val="clear" w:color="auto" w:fill="auto"/>
            <w:noWrap/>
            <w:hideMark/>
          </w:tcPr>
          <w:p w:rsidR="00110C18" w:rsidRPr="00D47EC1" w:rsidRDefault="00110C18" w:rsidP="00063728">
            <w:pPr>
              <w:jc w:val="right"/>
              <w:rPr>
                <w:ins w:id="12335" w:author="KIM, Jason" w:date="2019-04-02T13:39:00Z"/>
                <w:rFonts w:ascii="Calibri" w:eastAsia="Times New Roman" w:hAnsi="Calibri" w:cs="Calibri"/>
                <w:color w:val="000000"/>
                <w:lang w:eastAsia="en-AU"/>
              </w:rPr>
            </w:pPr>
            <w:ins w:id="123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37" w:author="KIM, Jason" w:date="2019-04-02T13:39:00Z"/>
        </w:trPr>
        <w:tc>
          <w:tcPr>
            <w:tcW w:w="716" w:type="pct"/>
            <w:vMerge w:val="restart"/>
            <w:shd w:val="clear" w:color="auto" w:fill="auto"/>
            <w:noWrap/>
            <w:hideMark/>
          </w:tcPr>
          <w:p w:rsidR="00110C18" w:rsidRPr="00D47EC1" w:rsidRDefault="00110C18" w:rsidP="00063728">
            <w:pPr>
              <w:rPr>
                <w:ins w:id="12338" w:author="KIM, Jason" w:date="2019-04-02T13:39:00Z"/>
                <w:rFonts w:ascii="Calibri" w:eastAsia="Times New Roman" w:hAnsi="Calibri" w:cs="Calibri"/>
                <w:color w:val="000000"/>
                <w:lang w:eastAsia="en-AU"/>
              </w:rPr>
            </w:pPr>
            <w:ins w:id="12339" w:author="KIM, Jason" w:date="2019-04-02T13:39:00Z">
              <w:r w:rsidRPr="00D47EC1">
                <w:rPr>
                  <w:rFonts w:ascii="Calibri" w:eastAsia="Times New Roman" w:hAnsi="Calibri" w:cs="Calibri"/>
                  <w:color w:val="000000"/>
                  <w:lang w:eastAsia="en-AU"/>
                </w:rPr>
                <w:t>DLL50K211</w:t>
              </w:r>
            </w:ins>
          </w:p>
        </w:tc>
        <w:tc>
          <w:tcPr>
            <w:tcW w:w="669" w:type="pct"/>
            <w:vMerge w:val="restart"/>
            <w:shd w:val="clear" w:color="auto" w:fill="auto"/>
            <w:noWrap/>
            <w:hideMark/>
          </w:tcPr>
          <w:p w:rsidR="00110C18" w:rsidRPr="00D47EC1" w:rsidRDefault="00110C18" w:rsidP="00063728">
            <w:pPr>
              <w:rPr>
                <w:ins w:id="12340" w:author="KIM, Jason" w:date="2019-04-02T13:39:00Z"/>
                <w:rFonts w:ascii="Calibri" w:eastAsia="Times New Roman" w:hAnsi="Calibri" w:cs="Calibri"/>
                <w:color w:val="000000"/>
                <w:lang w:eastAsia="en-AU"/>
              </w:rPr>
            </w:pPr>
            <w:ins w:id="12341" w:author="KIM, Jason" w:date="2019-04-02T13:39:00Z">
              <w:r w:rsidRPr="00D47EC1">
                <w:rPr>
                  <w:rFonts w:ascii="Calibri" w:eastAsia="Times New Roman" w:hAnsi="Calibri" w:cs="Calibri"/>
                  <w:color w:val="000000"/>
                  <w:lang w:eastAsia="en-AU"/>
                </w:rPr>
                <w:t>ELZ10262</w:t>
              </w:r>
            </w:ins>
          </w:p>
        </w:tc>
        <w:tc>
          <w:tcPr>
            <w:tcW w:w="668" w:type="pct"/>
            <w:vMerge w:val="restart"/>
            <w:shd w:val="clear" w:color="auto" w:fill="auto"/>
            <w:noWrap/>
            <w:hideMark/>
          </w:tcPr>
          <w:p w:rsidR="00110C18" w:rsidRPr="00D47EC1" w:rsidRDefault="00110C18" w:rsidP="00063728">
            <w:pPr>
              <w:rPr>
                <w:ins w:id="12342" w:author="KIM, Jason" w:date="2019-04-02T13:39:00Z"/>
                <w:rFonts w:ascii="Calibri" w:eastAsia="Times New Roman" w:hAnsi="Calibri" w:cs="Calibri"/>
                <w:color w:val="000000"/>
                <w:lang w:eastAsia="en-AU"/>
              </w:rPr>
            </w:pPr>
            <w:ins w:id="12343"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344" w:author="KIM, Jason" w:date="2019-04-02T13:39:00Z"/>
                <w:rFonts w:ascii="Calibri" w:eastAsia="Times New Roman" w:hAnsi="Calibri" w:cs="Calibri"/>
                <w:color w:val="000000"/>
                <w:lang w:eastAsia="en-AU"/>
              </w:rPr>
            </w:pPr>
            <w:ins w:id="12345" w:author="KIM, Jason" w:date="2019-04-02T13:39:00Z">
              <w:r w:rsidRPr="00D47EC1">
                <w:rPr>
                  <w:rFonts w:ascii="Calibri" w:eastAsia="Times New Roman" w:hAnsi="Calibri" w:cs="Calibri"/>
                  <w:color w:val="000000"/>
                  <w:lang w:eastAsia="en-AU"/>
                </w:rPr>
                <w:t>DLL1501</w:t>
              </w:r>
            </w:ins>
          </w:p>
        </w:tc>
        <w:tc>
          <w:tcPr>
            <w:tcW w:w="742" w:type="pct"/>
            <w:shd w:val="clear" w:color="auto" w:fill="auto"/>
            <w:noWrap/>
            <w:hideMark/>
          </w:tcPr>
          <w:p w:rsidR="00110C18" w:rsidRPr="00D47EC1" w:rsidRDefault="00110C18" w:rsidP="00063728">
            <w:pPr>
              <w:rPr>
                <w:ins w:id="12346" w:author="KIM, Jason" w:date="2019-04-02T13:39:00Z"/>
                <w:rFonts w:ascii="Calibri" w:eastAsia="Times New Roman" w:hAnsi="Calibri" w:cs="Calibri"/>
                <w:color w:val="000000"/>
                <w:lang w:eastAsia="en-AU"/>
              </w:rPr>
            </w:pPr>
            <w:ins w:id="123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48" w:author="KIM, Jason" w:date="2019-04-02T13:39:00Z"/>
                <w:rFonts w:ascii="Calibri" w:eastAsia="Times New Roman" w:hAnsi="Calibri" w:cs="Calibri"/>
                <w:color w:val="000000"/>
                <w:lang w:eastAsia="en-AU"/>
              </w:rPr>
            </w:pPr>
            <w:ins w:id="12349" w:author="KIM, Jason" w:date="2019-04-02T13:39:00Z">
              <w:r w:rsidRPr="00D47EC1">
                <w:rPr>
                  <w:rFonts w:ascii="Calibri" w:eastAsia="Times New Roman" w:hAnsi="Calibri" w:cs="Calibri"/>
                  <w:color w:val="000000"/>
                  <w:lang w:eastAsia="en-AU"/>
                </w:rPr>
                <w:t>Chainage 6809</w:t>
              </w:r>
            </w:ins>
          </w:p>
        </w:tc>
        <w:tc>
          <w:tcPr>
            <w:tcW w:w="721" w:type="pct"/>
            <w:shd w:val="clear" w:color="auto" w:fill="auto"/>
            <w:noWrap/>
            <w:hideMark/>
          </w:tcPr>
          <w:p w:rsidR="00110C18" w:rsidRPr="00D47EC1" w:rsidRDefault="00110C18" w:rsidP="00063728">
            <w:pPr>
              <w:jc w:val="right"/>
              <w:rPr>
                <w:ins w:id="12350" w:author="KIM, Jason" w:date="2019-04-02T13:39:00Z"/>
                <w:rFonts w:ascii="Calibri" w:eastAsia="Times New Roman" w:hAnsi="Calibri" w:cs="Calibri"/>
                <w:color w:val="000000"/>
                <w:lang w:eastAsia="en-AU"/>
              </w:rPr>
            </w:pPr>
            <w:ins w:id="123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52" w:author="KIM, Jason" w:date="2019-04-02T13:39:00Z"/>
        </w:trPr>
        <w:tc>
          <w:tcPr>
            <w:tcW w:w="716" w:type="pct"/>
            <w:vMerge/>
            <w:hideMark/>
          </w:tcPr>
          <w:p w:rsidR="00110C18" w:rsidRPr="00D47EC1" w:rsidRDefault="00110C18" w:rsidP="00063728">
            <w:pPr>
              <w:rPr>
                <w:ins w:id="1235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5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5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56" w:author="KIM, Jason" w:date="2019-04-02T13:39:00Z"/>
                <w:rFonts w:ascii="Calibri" w:eastAsia="Times New Roman" w:hAnsi="Calibri" w:cs="Calibri"/>
                <w:color w:val="000000"/>
                <w:lang w:eastAsia="en-AU"/>
              </w:rPr>
            </w:pPr>
            <w:ins w:id="12357" w:author="KIM, Jason" w:date="2019-04-02T13:39:00Z">
              <w:r w:rsidRPr="00D47EC1">
                <w:rPr>
                  <w:rFonts w:ascii="Calibri" w:eastAsia="Times New Roman" w:hAnsi="Calibri" w:cs="Calibri"/>
                  <w:color w:val="000000"/>
                  <w:lang w:eastAsia="en-AU"/>
                </w:rPr>
                <w:t>DLL1502</w:t>
              </w:r>
            </w:ins>
          </w:p>
        </w:tc>
        <w:tc>
          <w:tcPr>
            <w:tcW w:w="742" w:type="pct"/>
            <w:shd w:val="clear" w:color="auto" w:fill="auto"/>
            <w:noWrap/>
            <w:hideMark/>
          </w:tcPr>
          <w:p w:rsidR="00110C18" w:rsidRPr="00D47EC1" w:rsidRDefault="00110C18" w:rsidP="00063728">
            <w:pPr>
              <w:rPr>
                <w:ins w:id="12358" w:author="KIM, Jason" w:date="2019-04-02T13:39:00Z"/>
                <w:rFonts w:ascii="Calibri" w:eastAsia="Times New Roman" w:hAnsi="Calibri" w:cs="Calibri"/>
                <w:color w:val="000000"/>
                <w:lang w:eastAsia="en-AU"/>
              </w:rPr>
            </w:pPr>
            <w:ins w:id="123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60" w:author="KIM, Jason" w:date="2019-04-02T13:39:00Z"/>
                <w:rFonts w:ascii="Calibri" w:eastAsia="Times New Roman" w:hAnsi="Calibri" w:cs="Calibri"/>
                <w:color w:val="000000"/>
                <w:lang w:eastAsia="en-AU"/>
              </w:rPr>
            </w:pPr>
            <w:ins w:id="12361" w:author="KIM, Jason" w:date="2019-04-02T13:39:00Z">
              <w:r w:rsidRPr="00D47EC1">
                <w:rPr>
                  <w:rFonts w:ascii="Calibri" w:eastAsia="Times New Roman" w:hAnsi="Calibri" w:cs="Calibri"/>
                  <w:color w:val="000000"/>
                  <w:lang w:eastAsia="en-AU"/>
                </w:rPr>
                <w:t>Chainage 6814</w:t>
              </w:r>
            </w:ins>
          </w:p>
        </w:tc>
        <w:tc>
          <w:tcPr>
            <w:tcW w:w="721" w:type="pct"/>
            <w:shd w:val="clear" w:color="auto" w:fill="auto"/>
            <w:noWrap/>
            <w:hideMark/>
          </w:tcPr>
          <w:p w:rsidR="00110C18" w:rsidRPr="00D47EC1" w:rsidRDefault="00110C18" w:rsidP="00063728">
            <w:pPr>
              <w:jc w:val="right"/>
              <w:rPr>
                <w:ins w:id="12362" w:author="KIM, Jason" w:date="2019-04-02T13:39:00Z"/>
                <w:rFonts w:ascii="Calibri" w:eastAsia="Times New Roman" w:hAnsi="Calibri" w:cs="Calibri"/>
                <w:color w:val="000000"/>
                <w:lang w:eastAsia="en-AU"/>
              </w:rPr>
            </w:pPr>
            <w:ins w:id="123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64" w:author="KIM, Jason" w:date="2019-04-02T13:39:00Z"/>
        </w:trPr>
        <w:tc>
          <w:tcPr>
            <w:tcW w:w="716" w:type="pct"/>
            <w:vMerge/>
            <w:hideMark/>
          </w:tcPr>
          <w:p w:rsidR="00110C18" w:rsidRPr="00D47EC1" w:rsidRDefault="00110C18" w:rsidP="00063728">
            <w:pPr>
              <w:rPr>
                <w:ins w:id="123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68" w:author="KIM, Jason" w:date="2019-04-02T13:39:00Z"/>
                <w:rFonts w:ascii="Calibri" w:eastAsia="Times New Roman" w:hAnsi="Calibri" w:cs="Calibri"/>
                <w:color w:val="000000"/>
                <w:lang w:eastAsia="en-AU"/>
              </w:rPr>
            </w:pPr>
            <w:ins w:id="12369" w:author="KIM, Jason" w:date="2019-04-02T13:39:00Z">
              <w:r w:rsidRPr="00D47EC1">
                <w:rPr>
                  <w:rFonts w:ascii="Calibri" w:eastAsia="Times New Roman" w:hAnsi="Calibri" w:cs="Calibri"/>
                  <w:color w:val="000000"/>
                  <w:lang w:eastAsia="en-AU"/>
                </w:rPr>
                <w:t>DLL1511</w:t>
              </w:r>
            </w:ins>
          </w:p>
        </w:tc>
        <w:tc>
          <w:tcPr>
            <w:tcW w:w="742" w:type="pct"/>
            <w:shd w:val="clear" w:color="auto" w:fill="auto"/>
            <w:noWrap/>
            <w:hideMark/>
          </w:tcPr>
          <w:p w:rsidR="00110C18" w:rsidRPr="00D47EC1" w:rsidRDefault="00110C18" w:rsidP="00063728">
            <w:pPr>
              <w:rPr>
                <w:ins w:id="12370" w:author="KIM, Jason" w:date="2019-04-02T13:39:00Z"/>
                <w:rFonts w:ascii="Calibri" w:eastAsia="Times New Roman" w:hAnsi="Calibri" w:cs="Calibri"/>
                <w:color w:val="000000"/>
                <w:lang w:eastAsia="en-AU"/>
              </w:rPr>
            </w:pPr>
            <w:ins w:id="1237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72" w:author="KIM, Jason" w:date="2019-04-02T13:39:00Z"/>
                <w:rFonts w:ascii="Calibri" w:eastAsia="Times New Roman" w:hAnsi="Calibri" w:cs="Calibri"/>
                <w:color w:val="000000"/>
                <w:lang w:eastAsia="en-AU"/>
              </w:rPr>
            </w:pPr>
            <w:ins w:id="12373" w:author="KIM, Jason" w:date="2019-04-02T13:39:00Z">
              <w:r w:rsidRPr="00D47EC1">
                <w:rPr>
                  <w:rFonts w:ascii="Calibri" w:eastAsia="Times New Roman" w:hAnsi="Calibri" w:cs="Calibri"/>
                  <w:color w:val="000000"/>
                  <w:lang w:eastAsia="en-AU"/>
                </w:rPr>
                <w:t>Chainage 6929</w:t>
              </w:r>
            </w:ins>
          </w:p>
        </w:tc>
        <w:tc>
          <w:tcPr>
            <w:tcW w:w="721" w:type="pct"/>
            <w:shd w:val="clear" w:color="auto" w:fill="auto"/>
            <w:noWrap/>
            <w:hideMark/>
          </w:tcPr>
          <w:p w:rsidR="00110C18" w:rsidRPr="00D47EC1" w:rsidRDefault="00110C18" w:rsidP="00063728">
            <w:pPr>
              <w:jc w:val="right"/>
              <w:rPr>
                <w:ins w:id="12374" w:author="KIM, Jason" w:date="2019-04-02T13:39:00Z"/>
                <w:rFonts w:ascii="Calibri" w:eastAsia="Times New Roman" w:hAnsi="Calibri" w:cs="Calibri"/>
                <w:color w:val="000000"/>
                <w:lang w:eastAsia="en-AU"/>
              </w:rPr>
            </w:pPr>
            <w:ins w:id="123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76" w:author="KIM, Jason" w:date="2019-04-02T13:39:00Z"/>
        </w:trPr>
        <w:tc>
          <w:tcPr>
            <w:tcW w:w="716" w:type="pct"/>
            <w:vMerge/>
            <w:hideMark/>
          </w:tcPr>
          <w:p w:rsidR="00110C18" w:rsidRPr="00D47EC1" w:rsidRDefault="00110C18" w:rsidP="00063728">
            <w:pPr>
              <w:rPr>
                <w:ins w:id="1237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7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7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80" w:author="KIM, Jason" w:date="2019-04-02T13:39:00Z"/>
                <w:rFonts w:ascii="Calibri" w:eastAsia="Times New Roman" w:hAnsi="Calibri" w:cs="Calibri"/>
                <w:color w:val="000000"/>
                <w:lang w:eastAsia="en-AU"/>
              </w:rPr>
            </w:pPr>
            <w:ins w:id="12381" w:author="KIM, Jason" w:date="2019-04-02T13:39:00Z">
              <w:r w:rsidRPr="00D47EC1">
                <w:rPr>
                  <w:rFonts w:ascii="Calibri" w:eastAsia="Times New Roman" w:hAnsi="Calibri" w:cs="Calibri"/>
                  <w:color w:val="000000"/>
                  <w:lang w:eastAsia="en-AU"/>
                </w:rPr>
                <w:t>DLL1512</w:t>
              </w:r>
            </w:ins>
          </w:p>
        </w:tc>
        <w:tc>
          <w:tcPr>
            <w:tcW w:w="742" w:type="pct"/>
            <w:shd w:val="clear" w:color="auto" w:fill="auto"/>
            <w:noWrap/>
            <w:hideMark/>
          </w:tcPr>
          <w:p w:rsidR="00110C18" w:rsidRPr="00D47EC1" w:rsidRDefault="00110C18" w:rsidP="00063728">
            <w:pPr>
              <w:rPr>
                <w:ins w:id="12382" w:author="KIM, Jason" w:date="2019-04-02T13:39:00Z"/>
                <w:rFonts w:ascii="Calibri" w:eastAsia="Times New Roman" w:hAnsi="Calibri" w:cs="Calibri"/>
                <w:color w:val="000000"/>
                <w:lang w:eastAsia="en-AU"/>
              </w:rPr>
            </w:pPr>
            <w:ins w:id="1238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84" w:author="KIM, Jason" w:date="2019-04-02T13:39:00Z"/>
                <w:rFonts w:ascii="Calibri" w:eastAsia="Times New Roman" w:hAnsi="Calibri" w:cs="Calibri"/>
                <w:color w:val="000000"/>
                <w:lang w:eastAsia="en-AU"/>
              </w:rPr>
            </w:pPr>
            <w:ins w:id="12385" w:author="KIM, Jason" w:date="2019-04-02T13:39:00Z">
              <w:r w:rsidRPr="00D47EC1">
                <w:rPr>
                  <w:rFonts w:ascii="Calibri" w:eastAsia="Times New Roman" w:hAnsi="Calibri" w:cs="Calibri"/>
                  <w:color w:val="000000"/>
                  <w:lang w:eastAsia="en-AU"/>
                </w:rPr>
                <w:t>Chainage 6933</w:t>
              </w:r>
            </w:ins>
          </w:p>
        </w:tc>
        <w:tc>
          <w:tcPr>
            <w:tcW w:w="721" w:type="pct"/>
            <w:shd w:val="clear" w:color="auto" w:fill="auto"/>
            <w:noWrap/>
            <w:hideMark/>
          </w:tcPr>
          <w:p w:rsidR="00110C18" w:rsidRPr="00D47EC1" w:rsidRDefault="00110C18" w:rsidP="00063728">
            <w:pPr>
              <w:jc w:val="right"/>
              <w:rPr>
                <w:ins w:id="12386" w:author="KIM, Jason" w:date="2019-04-02T13:39:00Z"/>
                <w:rFonts w:ascii="Calibri" w:eastAsia="Times New Roman" w:hAnsi="Calibri" w:cs="Calibri"/>
                <w:color w:val="000000"/>
                <w:lang w:eastAsia="en-AU"/>
              </w:rPr>
            </w:pPr>
            <w:ins w:id="123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88" w:author="KIM, Jason" w:date="2019-04-02T13:39:00Z"/>
        </w:trPr>
        <w:tc>
          <w:tcPr>
            <w:tcW w:w="716" w:type="pct"/>
            <w:vMerge w:val="restart"/>
            <w:shd w:val="clear" w:color="auto" w:fill="auto"/>
            <w:noWrap/>
            <w:hideMark/>
          </w:tcPr>
          <w:p w:rsidR="00110C18" w:rsidRPr="00D47EC1" w:rsidRDefault="00110C18" w:rsidP="00063728">
            <w:pPr>
              <w:rPr>
                <w:ins w:id="12389" w:author="KIM, Jason" w:date="2019-04-02T13:39:00Z"/>
                <w:rFonts w:ascii="Calibri" w:eastAsia="Times New Roman" w:hAnsi="Calibri" w:cs="Calibri"/>
                <w:color w:val="000000"/>
                <w:lang w:eastAsia="en-AU"/>
              </w:rPr>
            </w:pPr>
            <w:ins w:id="12390" w:author="KIM, Jason" w:date="2019-04-02T13:39:00Z">
              <w:r w:rsidRPr="00D47EC1">
                <w:rPr>
                  <w:rFonts w:ascii="Calibri" w:eastAsia="Times New Roman" w:hAnsi="Calibri" w:cs="Calibri"/>
                  <w:color w:val="000000"/>
                  <w:lang w:eastAsia="en-AU"/>
                </w:rPr>
                <w:t>DLL52K211</w:t>
              </w:r>
            </w:ins>
          </w:p>
        </w:tc>
        <w:tc>
          <w:tcPr>
            <w:tcW w:w="669" w:type="pct"/>
            <w:vMerge w:val="restart"/>
            <w:shd w:val="clear" w:color="auto" w:fill="auto"/>
            <w:noWrap/>
            <w:hideMark/>
          </w:tcPr>
          <w:p w:rsidR="00110C18" w:rsidRPr="00D47EC1" w:rsidRDefault="00110C18" w:rsidP="00063728">
            <w:pPr>
              <w:rPr>
                <w:ins w:id="12391" w:author="KIM, Jason" w:date="2019-04-02T13:39:00Z"/>
                <w:rFonts w:ascii="Calibri" w:eastAsia="Times New Roman" w:hAnsi="Calibri" w:cs="Calibri"/>
                <w:color w:val="000000"/>
                <w:lang w:eastAsia="en-AU"/>
              </w:rPr>
            </w:pPr>
            <w:ins w:id="12392" w:author="KIM, Jason" w:date="2019-04-02T13:39:00Z">
              <w:r w:rsidRPr="00D47EC1">
                <w:rPr>
                  <w:rFonts w:ascii="Calibri" w:eastAsia="Times New Roman" w:hAnsi="Calibri" w:cs="Calibri"/>
                  <w:color w:val="000000"/>
                  <w:lang w:eastAsia="en-AU"/>
                </w:rPr>
                <w:t>ELZ10270</w:t>
              </w:r>
            </w:ins>
          </w:p>
        </w:tc>
        <w:tc>
          <w:tcPr>
            <w:tcW w:w="668" w:type="pct"/>
            <w:vMerge w:val="restart"/>
            <w:shd w:val="clear" w:color="auto" w:fill="auto"/>
            <w:noWrap/>
            <w:hideMark/>
          </w:tcPr>
          <w:p w:rsidR="00110C18" w:rsidRPr="00D47EC1" w:rsidRDefault="00110C18" w:rsidP="00063728">
            <w:pPr>
              <w:rPr>
                <w:ins w:id="12393" w:author="KIM, Jason" w:date="2019-04-02T13:39:00Z"/>
                <w:rFonts w:ascii="Calibri" w:eastAsia="Times New Roman" w:hAnsi="Calibri" w:cs="Calibri"/>
                <w:color w:val="000000"/>
                <w:lang w:eastAsia="en-AU"/>
              </w:rPr>
            </w:pPr>
            <w:ins w:id="12394"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395" w:author="KIM, Jason" w:date="2019-04-02T13:39:00Z"/>
                <w:rFonts w:ascii="Calibri" w:eastAsia="Times New Roman" w:hAnsi="Calibri" w:cs="Calibri"/>
                <w:color w:val="000000"/>
                <w:lang w:eastAsia="en-AU"/>
              </w:rPr>
            </w:pPr>
            <w:ins w:id="12396" w:author="KIM, Jason" w:date="2019-04-02T13:39:00Z">
              <w:r w:rsidRPr="00D47EC1">
                <w:rPr>
                  <w:rFonts w:ascii="Calibri" w:eastAsia="Times New Roman" w:hAnsi="Calibri" w:cs="Calibri"/>
                  <w:color w:val="000000"/>
                  <w:lang w:eastAsia="en-AU"/>
                </w:rPr>
                <w:t>DLL1521</w:t>
              </w:r>
            </w:ins>
          </w:p>
        </w:tc>
        <w:tc>
          <w:tcPr>
            <w:tcW w:w="742" w:type="pct"/>
            <w:shd w:val="clear" w:color="auto" w:fill="auto"/>
            <w:noWrap/>
            <w:hideMark/>
          </w:tcPr>
          <w:p w:rsidR="00110C18" w:rsidRPr="00D47EC1" w:rsidRDefault="00110C18" w:rsidP="00063728">
            <w:pPr>
              <w:rPr>
                <w:ins w:id="12397" w:author="KIM, Jason" w:date="2019-04-02T13:39:00Z"/>
                <w:rFonts w:ascii="Calibri" w:eastAsia="Times New Roman" w:hAnsi="Calibri" w:cs="Calibri"/>
                <w:color w:val="000000"/>
                <w:lang w:eastAsia="en-AU"/>
              </w:rPr>
            </w:pPr>
            <w:ins w:id="1239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99" w:author="KIM, Jason" w:date="2019-04-02T13:39:00Z"/>
                <w:rFonts w:ascii="Calibri" w:eastAsia="Times New Roman" w:hAnsi="Calibri" w:cs="Calibri"/>
                <w:color w:val="000000"/>
                <w:lang w:eastAsia="en-AU"/>
              </w:rPr>
            </w:pPr>
            <w:ins w:id="12400" w:author="KIM, Jason" w:date="2019-04-02T13:39:00Z">
              <w:r w:rsidRPr="00D47EC1">
                <w:rPr>
                  <w:rFonts w:ascii="Calibri" w:eastAsia="Times New Roman" w:hAnsi="Calibri" w:cs="Calibri"/>
                  <w:color w:val="000000"/>
                  <w:lang w:eastAsia="en-AU"/>
                </w:rPr>
                <w:t>Chainage 7049</w:t>
              </w:r>
            </w:ins>
          </w:p>
        </w:tc>
        <w:tc>
          <w:tcPr>
            <w:tcW w:w="721" w:type="pct"/>
            <w:shd w:val="clear" w:color="auto" w:fill="auto"/>
            <w:noWrap/>
            <w:hideMark/>
          </w:tcPr>
          <w:p w:rsidR="00110C18" w:rsidRPr="00D47EC1" w:rsidRDefault="00110C18" w:rsidP="00063728">
            <w:pPr>
              <w:jc w:val="right"/>
              <w:rPr>
                <w:ins w:id="12401" w:author="KIM, Jason" w:date="2019-04-02T13:39:00Z"/>
                <w:rFonts w:ascii="Calibri" w:eastAsia="Times New Roman" w:hAnsi="Calibri" w:cs="Calibri"/>
                <w:color w:val="000000"/>
                <w:lang w:eastAsia="en-AU"/>
              </w:rPr>
            </w:pPr>
            <w:ins w:id="124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03" w:author="KIM, Jason" w:date="2019-04-02T13:39:00Z"/>
        </w:trPr>
        <w:tc>
          <w:tcPr>
            <w:tcW w:w="716" w:type="pct"/>
            <w:vMerge/>
            <w:hideMark/>
          </w:tcPr>
          <w:p w:rsidR="00110C18" w:rsidRPr="00D47EC1" w:rsidRDefault="00110C18" w:rsidP="00063728">
            <w:pPr>
              <w:rPr>
                <w:ins w:id="124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07" w:author="KIM, Jason" w:date="2019-04-02T13:39:00Z"/>
                <w:rFonts w:ascii="Calibri" w:eastAsia="Times New Roman" w:hAnsi="Calibri" w:cs="Calibri"/>
                <w:color w:val="000000"/>
                <w:lang w:eastAsia="en-AU"/>
              </w:rPr>
            </w:pPr>
            <w:ins w:id="12408" w:author="KIM, Jason" w:date="2019-04-02T13:39:00Z">
              <w:r w:rsidRPr="00D47EC1">
                <w:rPr>
                  <w:rFonts w:ascii="Calibri" w:eastAsia="Times New Roman" w:hAnsi="Calibri" w:cs="Calibri"/>
                  <w:color w:val="000000"/>
                  <w:lang w:eastAsia="en-AU"/>
                </w:rPr>
                <w:t>DLL1522</w:t>
              </w:r>
            </w:ins>
          </w:p>
        </w:tc>
        <w:tc>
          <w:tcPr>
            <w:tcW w:w="742" w:type="pct"/>
            <w:shd w:val="clear" w:color="auto" w:fill="auto"/>
            <w:noWrap/>
            <w:hideMark/>
          </w:tcPr>
          <w:p w:rsidR="00110C18" w:rsidRPr="00D47EC1" w:rsidRDefault="00110C18" w:rsidP="00063728">
            <w:pPr>
              <w:rPr>
                <w:ins w:id="12409" w:author="KIM, Jason" w:date="2019-04-02T13:39:00Z"/>
                <w:rFonts w:ascii="Calibri" w:eastAsia="Times New Roman" w:hAnsi="Calibri" w:cs="Calibri"/>
                <w:color w:val="000000"/>
                <w:lang w:eastAsia="en-AU"/>
              </w:rPr>
            </w:pPr>
            <w:ins w:id="1241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11" w:author="KIM, Jason" w:date="2019-04-02T13:39:00Z"/>
                <w:rFonts w:ascii="Calibri" w:eastAsia="Times New Roman" w:hAnsi="Calibri" w:cs="Calibri"/>
                <w:color w:val="000000"/>
                <w:lang w:eastAsia="en-AU"/>
              </w:rPr>
            </w:pPr>
            <w:ins w:id="12412" w:author="KIM, Jason" w:date="2019-04-02T13:39:00Z">
              <w:r w:rsidRPr="00D47EC1">
                <w:rPr>
                  <w:rFonts w:ascii="Calibri" w:eastAsia="Times New Roman" w:hAnsi="Calibri" w:cs="Calibri"/>
                  <w:color w:val="000000"/>
                  <w:lang w:eastAsia="en-AU"/>
                </w:rPr>
                <w:t>Chainage 7053</w:t>
              </w:r>
            </w:ins>
          </w:p>
        </w:tc>
        <w:tc>
          <w:tcPr>
            <w:tcW w:w="721" w:type="pct"/>
            <w:shd w:val="clear" w:color="auto" w:fill="auto"/>
            <w:noWrap/>
            <w:hideMark/>
          </w:tcPr>
          <w:p w:rsidR="00110C18" w:rsidRPr="00D47EC1" w:rsidRDefault="00110C18" w:rsidP="00063728">
            <w:pPr>
              <w:jc w:val="right"/>
              <w:rPr>
                <w:ins w:id="12413" w:author="KIM, Jason" w:date="2019-04-02T13:39:00Z"/>
                <w:rFonts w:ascii="Calibri" w:eastAsia="Times New Roman" w:hAnsi="Calibri" w:cs="Calibri"/>
                <w:color w:val="000000"/>
                <w:lang w:eastAsia="en-AU"/>
              </w:rPr>
            </w:pPr>
            <w:ins w:id="124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15" w:author="KIM, Jason" w:date="2019-04-02T13:39:00Z"/>
        </w:trPr>
        <w:tc>
          <w:tcPr>
            <w:tcW w:w="716" w:type="pct"/>
            <w:vMerge/>
            <w:hideMark/>
          </w:tcPr>
          <w:p w:rsidR="00110C18" w:rsidRPr="00D47EC1" w:rsidRDefault="00110C18" w:rsidP="00063728">
            <w:pPr>
              <w:rPr>
                <w:ins w:id="124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19" w:author="KIM, Jason" w:date="2019-04-02T13:39:00Z"/>
                <w:rFonts w:ascii="Calibri" w:eastAsia="Times New Roman" w:hAnsi="Calibri" w:cs="Calibri"/>
                <w:color w:val="000000"/>
                <w:lang w:eastAsia="en-AU"/>
              </w:rPr>
            </w:pPr>
            <w:ins w:id="12420" w:author="KIM, Jason" w:date="2019-04-02T13:39:00Z">
              <w:r w:rsidRPr="00D47EC1">
                <w:rPr>
                  <w:rFonts w:ascii="Calibri" w:eastAsia="Times New Roman" w:hAnsi="Calibri" w:cs="Calibri"/>
                  <w:color w:val="000000"/>
                  <w:lang w:eastAsia="en-AU"/>
                </w:rPr>
                <w:t>DLL1531</w:t>
              </w:r>
            </w:ins>
          </w:p>
        </w:tc>
        <w:tc>
          <w:tcPr>
            <w:tcW w:w="742" w:type="pct"/>
            <w:shd w:val="clear" w:color="auto" w:fill="auto"/>
            <w:noWrap/>
            <w:hideMark/>
          </w:tcPr>
          <w:p w:rsidR="00110C18" w:rsidRPr="00D47EC1" w:rsidRDefault="00110C18" w:rsidP="00063728">
            <w:pPr>
              <w:rPr>
                <w:ins w:id="12421" w:author="KIM, Jason" w:date="2019-04-02T13:39:00Z"/>
                <w:rFonts w:ascii="Calibri" w:eastAsia="Times New Roman" w:hAnsi="Calibri" w:cs="Calibri"/>
                <w:color w:val="000000"/>
                <w:lang w:eastAsia="en-AU"/>
              </w:rPr>
            </w:pPr>
            <w:ins w:id="1242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23" w:author="KIM, Jason" w:date="2019-04-02T13:39:00Z"/>
                <w:rFonts w:ascii="Calibri" w:eastAsia="Times New Roman" w:hAnsi="Calibri" w:cs="Calibri"/>
                <w:color w:val="000000"/>
                <w:lang w:eastAsia="en-AU"/>
              </w:rPr>
            </w:pPr>
            <w:ins w:id="12424" w:author="KIM, Jason" w:date="2019-04-02T13:39:00Z">
              <w:r w:rsidRPr="00D47EC1">
                <w:rPr>
                  <w:rFonts w:ascii="Calibri" w:eastAsia="Times New Roman" w:hAnsi="Calibri" w:cs="Calibri"/>
                  <w:color w:val="000000"/>
                  <w:lang w:eastAsia="en-AU"/>
                </w:rPr>
                <w:t>Chainage 7169</w:t>
              </w:r>
            </w:ins>
          </w:p>
        </w:tc>
        <w:tc>
          <w:tcPr>
            <w:tcW w:w="721" w:type="pct"/>
            <w:shd w:val="clear" w:color="auto" w:fill="auto"/>
            <w:noWrap/>
            <w:hideMark/>
          </w:tcPr>
          <w:p w:rsidR="00110C18" w:rsidRPr="00D47EC1" w:rsidRDefault="00110C18" w:rsidP="00063728">
            <w:pPr>
              <w:jc w:val="right"/>
              <w:rPr>
                <w:ins w:id="12425" w:author="KIM, Jason" w:date="2019-04-02T13:39:00Z"/>
                <w:rFonts w:ascii="Calibri" w:eastAsia="Times New Roman" w:hAnsi="Calibri" w:cs="Calibri"/>
                <w:color w:val="000000"/>
                <w:lang w:eastAsia="en-AU"/>
              </w:rPr>
            </w:pPr>
            <w:ins w:id="124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27" w:author="KIM, Jason" w:date="2019-04-02T13:39:00Z"/>
        </w:trPr>
        <w:tc>
          <w:tcPr>
            <w:tcW w:w="716" w:type="pct"/>
            <w:vMerge/>
            <w:hideMark/>
          </w:tcPr>
          <w:p w:rsidR="00110C18" w:rsidRPr="00D47EC1" w:rsidRDefault="00110C18" w:rsidP="00063728">
            <w:pPr>
              <w:rPr>
                <w:ins w:id="1242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2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3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31" w:author="KIM, Jason" w:date="2019-04-02T13:39:00Z"/>
                <w:rFonts w:ascii="Calibri" w:eastAsia="Times New Roman" w:hAnsi="Calibri" w:cs="Calibri"/>
                <w:color w:val="000000"/>
                <w:lang w:eastAsia="en-AU"/>
              </w:rPr>
            </w:pPr>
            <w:ins w:id="12432" w:author="KIM, Jason" w:date="2019-04-02T13:39:00Z">
              <w:r w:rsidRPr="00D47EC1">
                <w:rPr>
                  <w:rFonts w:ascii="Calibri" w:eastAsia="Times New Roman" w:hAnsi="Calibri" w:cs="Calibri"/>
                  <w:color w:val="000000"/>
                  <w:lang w:eastAsia="en-AU"/>
                </w:rPr>
                <w:t>DLL1532</w:t>
              </w:r>
            </w:ins>
          </w:p>
        </w:tc>
        <w:tc>
          <w:tcPr>
            <w:tcW w:w="742" w:type="pct"/>
            <w:shd w:val="clear" w:color="auto" w:fill="auto"/>
            <w:noWrap/>
            <w:hideMark/>
          </w:tcPr>
          <w:p w:rsidR="00110C18" w:rsidRPr="00D47EC1" w:rsidRDefault="00110C18" w:rsidP="00063728">
            <w:pPr>
              <w:rPr>
                <w:ins w:id="12433" w:author="KIM, Jason" w:date="2019-04-02T13:39:00Z"/>
                <w:rFonts w:ascii="Calibri" w:eastAsia="Times New Roman" w:hAnsi="Calibri" w:cs="Calibri"/>
                <w:color w:val="000000"/>
                <w:lang w:eastAsia="en-AU"/>
              </w:rPr>
            </w:pPr>
            <w:ins w:id="1243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35" w:author="KIM, Jason" w:date="2019-04-02T13:39:00Z"/>
                <w:rFonts w:ascii="Calibri" w:eastAsia="Times New Roman" w:hAnsi="Calibri" w:cs="Calibri"/>
                <w:color w:val="000000"/>
                <w:lang w:eastAsia="en-AU"/>
              </w:rPr>
            </w:pPr>
            <w:ins w:id="12436" w:author="KIM, Jason" w:date="2019-04-02T13:39:00Z">
              <w:r w:rsidRPr="00D47EC1">
                <w:rPr>
                  <w:rFonts w:ascii="Calibri" w:eastAsia="Times New Roman" w:hAnsi="Calibri" w:cs="Calibri"/>
                  <w:color w:val="000000"/>
                  <w:lang w:eastAsia="en-AU"/>
                </w:rPr>
                <w:t>Chainage 7173</w:t>
              </w:r>
            </w:ins>
          </w:p>
        </w:tc>
        <w:tc>
          <w:tcPr>
            <w:tcW w:w="721" w:type="pct"/>
            <w:shd w:val="clear" w:color="auto" w:fill="auto"/>
            <w:noWrap/>
            <w:hideMark/>
          </w:tcPr>
          <w:p w:rsidR="00110C18" w:rsidRPr="00D47EC1" w:rsidRDefault="00110C18" w:rsidP="00063728">
            <w:pPr>
              <w:jc w:val="right"/>
              <w:rPr>
                <w:ins w:id="12437" w:author="KIM, Jason" w:date="2019-04-02T13:39:00Z"/>
                <w:rFonts w:ascii="Calibri" w:eastAsia="Times New Roman" w:hAnsi="Calibri" w:cs="Calibri"/>
                <w:color w:val="000000"/>
                <w:lang w:eastAsia="en-AU"/>
              </w:rPr>
            </w:pPr>
            <w:ins w:id="124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39" w:author="KIM, Jason" w:date="2019-04-02T13:39:00Z"/>
        </w:trPr>
        <w:tc>
          <w:tcPr>
            <w:tcW w:w="716" w:type="pct"/>
            <w:vMerge w:val="restart"/>
            <w:shd w:val="clear" w:color="auto" w:fill="auto"/>
            <w:noWrap/>
            <w:hideMark/>
          </w:tcPr>
          <w:p w:rsidR="00110C18" w:rsidRPr="00D47EC1" w:rsidRDefault="00110C18" w:rsidP="00063728">
            <w:pPr>
              <w:rPr>
                <w:ins w:id="12440" w:author="KIM, Jason" w:date="2019-04-02T13:39:00Z"/>
                <w:rFonts w:ascii="Calibri" w:eastAsia="Times New Roman" w:hAnsi="Calibri" w:cs="Calibri"/>
                <w:color w:val="000000"/>
                <w:lang w:eastAsia="en-AU"/>
              </w:rPr>
            </w:pPr>
            <w:ins w:id="12441" w:author="KIM, Jason" w:date="2019-04-02T13:39:00Z">
              <w:r w:rsidRPr="00D47EC1">
                <w:rPr>
                  <w:rFonts w:ascii="Calibri" w:eastAsia="Times New Roman" w:hAnsi="Calibri" w:cs="Calibri"/>
                  <w:color w:val="000000"/>
                  <w:lang w:eastAsia="en-AU"/>
                </w:rPr>
                <w:t>DLL54K211</w:t>
              </w:r>
            </w:ins>
          </w:p>
        </w:tc>
        <w:tc>
          <w:tcPr>
            <w:tcW w:w="669" w:type="pct"/>
            <w:vMerge w:val="restart"/>
            <w:shd w:val="clear" w:color="auto" w:fill="auto"/>
            <w:noWrap/>
            <w:hideMark/>
          </w:tcPr>
          <w:p w:rsidR="00110C18" w:rsidRPr="00D47EC1" w:rsidRDefault="00110C18" w:rsidP="00063728">
            <w:pPr>
              <w:rPr>
                <w:ins w:id="12442" w:author="KIM, Jason" w:date="2019-04-02T13:39:00Z"/>
                <w:rFonts w:ascii="Calibri" w:eastAsia="Times New Roman" w:hAnsi="Calibri" w:cs="Calibri"/>
                <w:color w:val="000000"/>
                <w:lang w:eastAsia="en-AU"/>
              </w:rPr>
            </w:pPr>
            <w:ins w:id="12443" w:author="KIM, Jason" w:date="2019-04-02T13:39:00Z">
              <w:r w:rsidRPr="00D47EC1">
                <w:rPr>
                  <w:rFonts w:ascii="Calibri" w:eastAsia="Times New Roman" w:hAnsi="Calibri" w:cs="Calibri"/>
                  <w:color w:val="000000"/>
                  <w:lang w:eastAsia="en-AU"/>
                </w:rPr>
                <w:t>ELZ10278</w:t>
              </w:r>
            </w:ins>
          </w:p>
        </w:tc>
        <w:tc>
          <w:tcPr>
            <w:tcW w:w="668" w:type="pct"/>
            <w:vMerge w:val="restart"/>
            <w:shd w:val="clear" w:color="auto" w:fill="auto"/>
            <w:noWrap/>
            <w:hideMark/>
          </w:tcPr>
          <w:p w:rsidR="00110C18" w:rsidRPr="00D47EC1" w:rsidRDefault="00110C18" w:rsidP="00063728">
            <w:pPr>
              <w:rPr>
                <w:ins w:id="12444" w:author="KIM, Jason" w:date="2019-04-02T13:39:00Z"/>
                <w:rFonts w:ascii="Calibri" w:eastAsia="Times New Roman" w:hAnsi="Calibri" w:cs="Calibri"/>
                <w:color w:val="000000"/>
                <w:lang w:eastAsia="en-AU"/>
              </w:rPr>
            </w:pPr>
            <w:ins w:id="12445"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446" w:author="KIM, Jason" w:date="2019-04-02T13:39:00Z"/>
                <w:rFonts w:ascii="Calibri" w:eastAsia="Times New Roman" w:hAnsi="Calibri" w:cs="Calibri"/>
                <w:color w:val="000000"/>
                <w:lang w:eastAsia="en-AU"/>
              </w:rPr>
            </w:pPr>
            <w:ins w:id="12447" w:author="KIM, Jason" w:date="2019-04-02T13:39:00Z">
              <w:r w:rsidRPr="00D47EC1">
                <w:rPr>
                  <w:rFonts w:ascii="Calibri" w:eastAsia="Times New Roman" w:hAnsi="Calibri" w:cs="Calibri"/>
                  <w:color w:val="000000"/>
                  <w:lang w:eastAsia="en-AU"/>
                </w:rPr>
                <w:t>DLL1541</w:t>
              </w:r>
            </w:ins>
          </w:p>
        </w:tc>
        <w:tc>
          <w:tcPr>
            <w:tcW w:w="742" w:type="pct"/>
            <w:shd w:val="clear" w:color="auto" w:fill="auto"/>
            <w:noWrap/>
            <w:hideMark/>
          </w:tcPr>
          <w:p w:rsidR="00110C18" w:rsidRPr="00D47EC1" w:rsidRDefault="00110C18" w:rsidP="00063728">
            <w:pPr>
              <w:rPr>
                <w:ins w:id="12448" w:author="KIM, Jason" w:date="2019-04-02T13:39:00Z"/>
                <w:rFonts w:ascii="Calibri" w:eastAsia="Times New Roman" w:hAnsi="Calibri" w:cs="Calibri"/>
                <w:color w:val="000000"/>
                <w:lang w:eastAsia="en-AU"/>
              </w:rPr>
            </w:pPr>
            <w:ins w:id="1244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50" w:author="KIM, Jason" w:date="2019-04-02T13:39:00Z"/>
                <w:rFonts w:ascii="Calibri" w:eastAsia="Times New Roman" w:hAnsi="Calibri" w:cs="Calibri"/>
                <w:color w:val="000000"/>
                <w:lang w:eastAsia="en-AU"/>
              </w:rPr>
            </w:pPr>
            <w:ins w:id="12451" w:author="KIM, Jason" w:date="2019-04-02T13:39:00Z">
              <w:r w:rsidRPr="00D47EC1">
                <w:rPr>
                  <w:rFonts w:ascii="Calibri" w:eastAsia="Times New Roman" w:hAnsi="Calibri" w:cs="Calibri"/>
                  <w:color w:val="000000"/>
                  <w:lang w:eastAsia="en-AU"/>
                </w:rPr>
                <w:t>Chainage 7289</w:t>
              </w:r>
            </w:ins>
          </w:p>
        </w:tc>
        <w:tc>
          <w:tcPr>
            <w:tcW w:w="721" w:type="pct"/>
            <w:shd w:val="clear" w:color="auto" w:fill="auto"/>
            <w:noWrap/>
            <w:hideMark/>
          </w:tcPr>
          <w:p w:rsidR="00110C18" w:rsidRPr="00D47EC1" w:rsidRDefault="00110C18" w:rsidP="00063728">
            <w:pPr>
              <w:jc w:val="right"/>
              <w:rPr>
                <w:ins w:id="12452" w:author="KIM, Jason" w:date="2019-04-02T13:39:00Z"/>
                <w:rFonts w:ascii="Calibri" w:eastAsia="Times New Roman" w:hAnsi="Calibri" w:cs="Calibri"/>
                <w:color w:val="000000"/>
                <w:lang w:eastAsia="en-AU"/>
              </w:rPr>
            </w:pPr>
            <w:ins w:id="124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54" w:author="KIM, Jason" w:date="2019-04-02T13:39:00Z"/>
        </w:trPr>
        <w:tc>
          <w:tcPr>
            <w:tcW w:w="716" w:type="pct"/>
            <w:vMerge/>
            <w:hideMark/>
          </w:tcPr>
          <w:p w:rsidR="00110C18" w:rsidRPr="00D47EC1" w:rsidRDefault="00110C18" w:rsidP="00063728">
            <w:pPr>
              <w:rPr>
                <w:ins w:id="1245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5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5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58" w:author="KIM, Jason" w:date="2019-04-02T13:39:00Z"/>
                <w:rFonts w:ascii="Calibri" w:eastAsia="Times New Roman" w:hAnsi="Calibri" w:cs="Calibri"/>
                <w:color w:val="000000"/>
                <w:lang w:eastAsia="en-AU"/>
              </w:rPr>
            </w:pPr>
            <w:ins w:id="12459" w:author="KIM, Jason" w:date="2019-04-02T13:39:00Z">
              <w:r w:rsidRPr="00D47EC1">
                <w:rPr>
                  <w:rFonts w:ascii="Calibri" w:eastAsia="Times New Roman" w:hAnsi="Calibri" w:cs="Calibri"/>
                  <w:color w:val="000000"/>
                  <w:lang w:eastAsia="en-AU"/>
                </w:rPr>
                <w:t>DLL1542</w:t>
              </w:r>
            </w:ins>
          </w:p>
        </w:tc>
        <w:tc>
          <w:tcPr>
            <w:tcW w:w="742" w:type="pct"/>
            <w:shd w:val="clear" w:color="auto" w:fill="auto"/>
            <w:noWrap/>
            <w:hideMark/>
          </w:tcPr>
          <w:p w:rsidR="00110C18" w:rsidRPr="00D47EC1" w:rsidRDefault="00110C18" w:rsidP="00063728">
            <w:pPr>
              <w:rPr>
                <w:ins w:id="12460" w:author="KIM, Jason" w:date="2019-04-02T13:39:00Z"/>
                <w:rFonts w:ascii="Calibri" w:eastAsia="Times New Roman" w:hAnsi="Calibri" w:cs="Calibri"/>
                <w:color w:val="000000"/>
                <w:lang w:eastAsia="en-AU"/>
              </w:rPr>
            </w:pPr>
            <w:ins w:id="1246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62" w:author="KIM, Jason" w:date="2019-04-02T13:39:00Z"/>
                <w:rFonts w:ascii="Calibri" w:eastAsia="Times New Roman" w:hAnsi="Calibri" w:cs="Calibri"/>
                <w:color w:val="000000"/>
                <w:lang w:eastAsia="en-AU"/>
              </w:rPr>
            </w:pPr>
            <w:ins w:id="12463" w:author="KIM, Jason" w:date="2019-04-02T13:39:00Z">
              <w:r w:rsidRPr="00D47EC1">
                <w:rPr>
                  <w:rFonts w:ascii="Calibri" w:eastAsia="Times New Roman" w:hAnsi="Calibri" w:cs="Calibri"/>
                  <w:color w:val="000000"/>
                  <w:lang w:eastAsia="en-AU"/>
                </w:rPr>
                <w:t>Chainage 7293</w:t>
              </w:r>
            </w:ins>
          </w:p>
        </w:tc>
        <w:tc>
          <w:tcPr>
            <w:tcW w:w="721" w:type="pct"/>
            <w:shd w:val="clear" w:color="auto" w:fill="auto"/>
            <w:noWrap/>
            <w:hideMark/>
          </w:tcPr>
          <w:p w:rsidR="00110C18" w:rsidRPr="00D47EC1" w:rsidRDefault="00110C18" w:rsidP="00063728">
            <w:pPr>
              <w:jc w:val="right"/>
              <w:rPr>
                <w:ins w:id="12464" w:author="KIM, Jason" w:date="2019-04-02T13:39:00Z"/>
                <w:rFonts w:ascii="Calibri" w:eastAsia="Times New Roman" w:hAnsi="Calibri" w:cs="Calibri"/>
                <w:color w:val="000000"/>
                <w:lang w:eastAsia="en-AU"/>
              </w:rPr>
            </w:pPr>
            <w:ins w:id="124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66" w:author="KIM, Jason" w:date="2019-04-02T13:39:00Z"/>
        </w:trPr>
        <w:tc>
          <w:tcPr>
            <w:tcW w:w="716" w:type="pct"/>
            <w:vMerge/>
            <w:hideMark/>
          </w:tcPr>
          <w:p w:rsidR="00110C18" w:rsidRPr="00D47EC1" w:rsidRDefault="00110C18" w:rsidP="00063728">
            <w:pPr>
              <w:rPr>
                <w:ins w:id="1246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6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6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70" w:author="KIM, Jason" w:date="2019-04-02T13:39:00Z"/>
                <w:rFonts w:ascii="Calibri" w:eastAsia="Times New Roman" w:hAnsi="Calibri" w:cs="Calibri"/>
                <w:color w:val="000000"/>
                <w:lang w:eastAsia="en-AU"/>
              </w:rPr>
            </w:pPr>
            <w:ins w:id="12471" w:author="KIM, Jason" w:date="2019-04-02T13:39:00Z">
              <w:r w:rsidRPr="00D47EC1">
                <w:rPr>
                  <w:rFonts w:ascii="Calibri" w:eastAsia="Times New Roman" w:hAnsi="Calibri" w:cs="Calibri"/>
                  <w:color w:val="000000"/>
                  <w:lang w:eastAsia="en-AU"/>
                </w:rPr>
                <w:t>DLL1551</w:t>
              </w:r>
            </w:ins>
          </w:p>
        </w:tc>
        <w:tc>
          <w:tcPr>
            <w:tcW w:w="742" w:type="pct"/>
            <w:shd w:val="clear" w:color="auto" w:fill="auto"/>
            <w:noWrap/>
            <w:hideMark/>
          </w:tcPr>
          <w:p w:rsidR="00110C18" w:rsidRPr="00D47EC1" w:rsidRDefault="00110C18" w:rsidP="00063728">
            <w:pPr>
              <w:rPr>
                <w:ins w:id="12472" w:author="KIM, Jason" w:date="2019-04-02T13:39:00Z"/>
                <w:rFonts w:ascii="Calibri" w:eastAsia="Times New Roman" w:hAnsi="Calibri" w:cs="Calibri"/>
                <w:color w:val="000000"/>
                <w:lang w:eastAsia="en-AU"/>
              </w:rPr>
            </w:pPr>
            <w:ins w:id="1247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74" w:author="KIM, Jason" w:date="2019-04-02T13:39:00Z"/>
                <w:rFonts w:ascii="Calibri" w:eastAsia="Times New Roman" w:hAnsi="Calibri" w:cs="Calibri"/>
                <w:color w:val="000000"/>
                <w:lang w:eastAsia="en-AU"/>
              </w:rPr>
            </w:pPr>
            <w:ins w:id="12475" w:author="KIM, Jason" w:date="2019-04-02T13:39:00Z">
              <w:r w:rsidRPr="00D47EC1">
                <w:rPr>
                  <w:rFonts w:ascii="Calibri" w:eastAsia="Times New Roman" w:hAnsi="Calibri" w:cs="Calibri"/>
                  <w:color w:val="000000"/>
                  <w:lang w:eastAsia="en-AU"/>
                </w:rPr>
                <w:t>Chainage 7409</w:t>
              </w:r>
            </w:ins>
          </w:p>
        </w:tc>
        <w:tc>
          <w:tcPr>
            <w:tcW w:w="721" w:type="pct"/>
            <w:shd w:val="clear" w:color="auto" w:fill="auto"/>
            <w:noWrap/>
            <w:hideMark/>
          </w:tcPr>
          <w:p w:rsidR="00110C18" w:rsidRPr="00D47EC1" w:rsidRDefault="00110C18" w:rsidP="00063728">
            <w:pPr>
              <w:jc w:val="right"/>
              <w:rPr>
                <w:ins w:id="12476" w:author="KIM, Jason" w:date="2019-04-02T13:39:00Z"/>
                <w:rFonts w:ascii="Calibri" w:eastAsia="Times New Roman" w:hAnsi="Calibri" w:cs="Calibri"/>
                <w:color w:val="000000"/>
                <w:lang w:eastAsia="en-AU"/>
              </w:rPr>
            </w:pPr>
            <w:ins w:id="124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78" w:author="KIM, Jason" w:date="2019-04-02T13:39:00Z"/>
        </w:trPr>
        <w:tc>
          <w:tcPr>
            <w:tcW w:w="716" w:type="pct"/>
            <w:vMerge/>
            <w:hideMark/>
          </w:tcPr>
          <w:p w:rsidR="00110C18" w:rsidRPr="00D47EC1" w:rsidRDefault="00110C18" w:rsidP="00063728">
            <w:pPr>
              <w:rPr>
                <w:ins w:id="124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82" w:author="KIM, Jason" w:date="2019-04-02T13:39:00Z"/>
                <w:rFonts w:ascii="Calibri" w:eastAsia="Times New Roman" w:hAnsi="Calibri" w:cs="Calibri"/>
                <w:color w:val="000000"/>
                <w:lang w:eastAsia="en-AU"/>
              </w:rPr>
            </w:pPr>
            <w:ins w:id="12483" w:author="KIM, Jason" w:date="2019-04-02T13:39:00Z">
              <w:r w:rsidRPr="00D47EC1">
                <w:rPr>
                  <w:rFonts w:ascii="Calibri" w:eastAsia="Times New Roman" w:hAnsi="Calibri" w:cs="Calibri"/>
                  <w:color w:val="000000"/>
                  <w:lang w:eastAsia="en-AU"/>
                </w:rPr>
                <w:t>DLL1552</w:t>
              </w:r>
            </w:ins>
          </w:p>
        </w:tc>
        <w:tc>
          <w:tcPr>
            <w:tcW w:w="742" w:type="pct"/>
            <w:shd w:val="clear" w:color="auto" w:fill="auto"/>
            <w:noWrap/>
            <w:hideMark/>
          </w:tcPr>
          <w:p w:rsidR="00110C18" w:rsidRPr="00D47EC1" w:rsidRDefault="00110C18" w:rsidP="00063728">
            <w:pPr>
              <w:rPr>
                <w:ins w:id="12484" w:author="KIM, Jason" w:date="2019-04-02T13:39:00Z"/>
                <w:rFonts w:ascii="Calibri" w:eastAsia="Times New Roman" w:hAnsi="Calibri" w:cs="Calibri"/>
                <w:color w:val="000000"/>
                <w:lang w:eastAsia="en-AU"/>
              </w:rPr>
            </w:pPr>
            <w:ins w:id="1248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86" w:author="KIM, Jason" w:date="2019-04-02T13:39:00Z"/>
                <w:rFonts w:ascii="Calibri" w:eastAsia="Times New Roman" w:hAnsi="Calibri" w:cs="Calibri"/>
                <w:color w:val="000000"/>
                <w:lang w:eastAsia="en-AU"/>
              </w:rPr>
            </w:pPr>
            <w:ins w:id="12487" w:author="KIM, Jason" w:date="2019-04-02T13:39:00Z">
              <w:r w:rsidRPr="00D47EC1">
                <w:rPr>
                  <w:rFonts w:ascii="Calibri" w:eastAsia="Times New Roman" w:hAnsi="Calibri" w:cs="Calibri"/>
                  <w:color w:val="000000"/>
                  <w:lang w:eastAsia="en-AU"/>
                </w:rPr>
                <w:t>Chainage 7413</w:t>
              </w:r>
            </w:ins>
          </w:p>
        </w:tc>
        <w:tc>
          <w:tcPr>
            <w:tcW w:w="721" w:type="pct"/>
            <w:shd w:val="clear" w:color="auto" w:fill="auto"/>
            <w:noWrap/>
            <w:hideMark/>
          </w:tcPr>
          <w:p w:rsidR="00110C18" w:rsidRPr="00D47EC1" w:rsidRDefault="00110C18" w:rsidP="00063728">
            <w:pPr>
              <w:jc w:val="right"/>
              <w:rPr>
                <w:ins w:id="12488" w:author="KIM, Jason" w:date="2019-04-02T13:39:00Z"/>
                <w:rFonts w:ascii="Calibri" w:eastAsia="Times New Roman" w:hAnsi="Calibri" w:cs="Calibri"/>
                <w:color w:val="000000"/>
                <w:lang w:eastAsia="en-AU"/>
              </w:rPr>
            </w:pPr>
            <w:ins w:id="124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90" w:author="KIM, Jason" w:date="2019-04-02T13:39:00Z"/>
        </w:trPr>
        <w:tc>
          <w:tcPr>
            <w:tcW w:w="716" w:type="pct"/>
            <w:vMerge w:val="restart"/>
            <w:shd w:val="clear" w:color="auto" w:fill="auto"/>
            <w:noWrap/>
            <w:hideMark/>
          </w:tcPr>
          <w:p w:rsidR="00110C18" w:rsidRPr="00D47EC1" w:rsidRDefault="00110C18" w:rsidP="00063728">
            <w:pPr>
              <w:rPr>
                <w:ins w:id="12491" w:author="KIM, Jason" w:date="2019-04-02T13:39:00Z"/>
                <w:rFonts w:ascii="Calibri" w:eastAsia="Times New Roman" w:hAnsi="Calibri" w:cs="Calibri"/>
                <w:color w:val="000000"/>
                <w:lang w:eastAsia="en-AU"/>
              </w:rPr>
            </w:pPr>
            <w:ins w:id="12492" w:author="KIM, Jason" w:date="2019-04-02T13:39:00Z">
              <w:r w:rsidRPr="00D47EC1">
                <w:rPr>
                  <w:rFonts w:ascii="Calibri" w:eastAsia="Times New Roman" w:hAnsi="Calibri" w:cs="Calibri"/>
                  <w:color w:val="000000"/>
                  <w:lang w:eastAsia="en-AU"/>
                </w:rPr>
                <w:t>DLL56K211</w:t>
              </w:r>
            </w:ins>
          </w:p>
        </w:tc>
        <w:tc>
          <w:tcPr>
            <w:tcW w:w="669" w:type="pct"/>
            <w:vMerge w:val="restart"/>
            <w:shd w:val="clear" w:color="auto" w:fill="auto"/>
            <w:noWrap/>
            <w:hideMark/>
          </w:tcPr>
          <w:p w:rsidR="00110C18" w:rsidRPr="00D47EC1" w:rsidRDefault="00110C18" w:rsidP="00063728">
            <w:pPr>
              <w:rPr>
                <w:ins w:id="12493" w:author="KIM, Jason" w:date="2019-04-02T13:39:00Z"/>
                <w:rFonts w:ascii="Calibri" w:eastAsia="Times New Roman" w:hAnsi="Calibri" w:cs="Calibri"/>
                <w:color w:val="000000"/>
                <w:lang w:eastAsia="en-AU"/>
              </w:rPr>
            </w:pPr>
            <w:ins w:id="12494" w:author="KIM, Jason" w:date="2019-04-02T13:39:00Z">
              <w:r w:rsidRPr="00D47EC1">
                <w:rPr>
                  <w:rFonts w:ascii="Calibri" w:eastAsia="Times New Roman" w:hAnsi="Calibri" w:cs="Calibri"/>
                  <w:color w:val="000000"/>
                  <w:lang w:eastAsia="en-AU"/>
                </w:rPr>
                <w:t>ELZ10286</w:t>
              </w:r>
            </w:ins>
          </w:p>
        </w:tc>
        <w:tc>
          <w:tcPr>
            <w:tcW w:w="668" w:type="pct"/>
            <w:vMerge w:val="restart"/>
            <w:shd w:val="clear" w:color="auto" w:fill="auto"/>
            <w:noWrap/>
            <w:hideMark/>
          </w:tcPr>
          <w:p w:rsidR="00110C18" w:rsidRPr="00D47EC1" w:rsidRDefault="00110C18" w:rsidP="00063728">
            <w:pPr>
              <w:rPr>
                <w:ins w:id="12495" w:author="KIM, Jason" w:date="2019-04-02T13:39:00Z"/>
                <w:rFonts w:ascii="Calibri" w:eastAsia="Times New Roman" w:hAnsi="Calibri" w:cs="Calibri"/>
                <w:color w:val="000000"/>
                <w:lang w:eastAsia="en-AU"/>
              </w:rPr>
            </w:pPr>
            <w:ins w:id="12496"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497" w:author="KIM, Jason" w:date="2019-04-02T13:39:00Z"/>
                <w:rFonts w:ascii="Calibri" w:eastAsia="Times New Roman" w:hAnsi="Calibri" w:cs="Calibri"/>
                <w:color w:val="000000"/>
                <w:lang w:eastAsia="en-AU"/>
              </w:rPr>
            </w:pPr>
            <w:ins w:id="12498" w:author="KIM, Jason" w:date="2019-04-02T13:39:00Z">
              <w:r w:rsidRPr="00D47EC1">
                <w:rPr>
                  <w:rFonts w:ascii="Calibri" w:eastAsia="Times New Roman" w:hAnsi="Calibri" w:cs="Calibri"/>
                  <w:color w:val="000000"/>
                  <w:lang w:eastAsia="en-AU"/>
                </w:rPr>
                <w:t>DLL1561</w:t>
              </w:r>
            </w:ins>
          </w:p>
        </w:tc>
        <w:tc>
          <w:tcPr>
            <w:tcW w:w="742" w:type="pct"/>
            <w:shd w:val="clear" w:color="auto" w:fill="auto"/>
            <w:noWrap/>
            <w:hideMark/>
          </w:tcPr>
          <w:p w:rsidR="00110C18" w:rsidRPr="00D47EC1" w:rsidRDefault="00110C18" w:rsidP="00063728">
            <w:pPr>
              <w:rPr>
                <w:ins w:id="12499" w:author="KIM, Jason" w:date="2019-04-02T13:39:00Z"/>
                <w:rFonts w:ascii="Calibri" w:eastAsia="Times New Roman" w:hAnsi="Calibri" w:cs="Calibri"/>
                <w:color w:val="000000"/>
                <w:lang w:eastAsia="en-AU"/>
              </w:rPr>
            </w:pPr>
            <w:ins w:id="1250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01" w:author="KIM, Jason" w:date="2019-04-02T13:39:00Z"/>
                <w:rFonts w:ascii="Calibri" w:eastAsia="Times New Roman" w:hAnsi="Calibri" w:cs="Calibri"/>
                <w:color w:val="000000"/>
                <w:lang w:eastAsia="en-AU"/>
              </w:rPr>
            </w:pPr>
            <w:ins w:id="12502" w:author="KIM, Jason" w:date="2019-04-02T13:39:00Z">
              <w:r w:rsidRPr="00D47EC1">
                <w:rPr>
                  <w:rFonts w:ascii="Calibri" w:eastAsia="Times New Roman" w:hAnsi="Calibri" w:cs="Calibri"/>
                  <w:color w:val="000000"/>
                  <w:lang w:eastAsia="en-AU"/>
                </w:rPr>
                <w:t>Chainage 7529</w:t>
              </w:r>
            </w:ins>
          </w:p>
        </w:tc>
        <w:tc>
          <w:tcPr>
            <w:tcW w:w="721" w:type="pct"/>
            <w:shd w:val="clear" w:color="auto" w:fill="auto"/>
            <w:noWrap/>
            <w:hideMark/>
          </w:tcPr>
          <w:p w:rsidR="00110C18" w:rsidRPr="00D47EC1" w:rsidRDefault="00110C18" w:rsidP="00063728">
            <w:pPr>
              <w:jc w:val="right"/>
              <w:rPr>
                <w:ins w:id="12503" w:author="KIM, Jason" w:date="2019-04-02T13:39:00Z"/>
                <w:rFonts w:ascii="Calibri" w:eastAsia="Times New Roman" w:hAnsi="Calibri" w:cs="Calibri"/>
                <w:color w:val="000000"/>
                <w:lang w:eastAsia="en-AU"/>
              </w:rPr>
            </w:pPr>
            <w:ins w:id="125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05" w:author="KIM, Jason" w:date="2019-04-02T13:39:00Z"/>
        </w:trPr>
        <w:tc>
          <w:tcPr>
            <w:tcW w:w="716" w:type="pct"/>
            <w:vMerge/>
            <w:hideMark/>
          </w:tcPr>
          <w:p w:rsidR="00110C18" w:rsidRPr="00D47EC1" w:rsidRDefault="00110C18" w:rsidP="00063728">
            <w:pPr>
              <w:rPr>
                <w:ins w:id="1250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0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0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09" w:author="KIM, Jason" w:date="2019-04-02T13:39:00Z"/>
                <w:rFonts w:ascii="Calibri" w:eastAsia="Times New Roman" w:hAnsi="Calibri" w:cs="Calibri"/>
                <w:color w:val="000000"/>
                <w:lang w:eastAsia="en-AU"/>
              </w:rPr>
            </w:pPr>
            <w:ins w:id="12510" w:author="KIM, Jason" w:date="2019-04-02T13:39:00Z">
              <w:r w:rsidRPr="00D47EC1">
                <w:rPr>
                  <w:rFonts w:ascii="Calibri" w:eastAsia="Times New Roman" w:hAnsi="Calibri" w:cs="Calibri"/>
                  <w:color w:val="000000"/>
                  <w:lang w:eastAsia="en-AU"/>
                </w:rPr>
                <w:t>DLL1562</w:t>
              </w:r>
            </w:ins>
          </w:p>
        </w:tc>
        <w:tc>
          <w:tcPr>
            <w:tcW w:w="742" w:type="pct"/>
            <w:shd w:val="clear" w:color="auto" w:fill="auto"/>
            <w:noWrap/>
            <w:hideMark/>
          </w:tcPr>
          <w:p w:rsidR="00110C18" w:rsidRPr="00D47EC1" w:rsidRDefault="00110C18" w:rsidP="00063728">
            <w:pPr>
              <w:rPr>
                <w:ins w:id="12511" w:author="KIM, Jason" w:date="2019-04-02T13:39:00Z"/>
                <w:rFonts w:ascii="Calibri" w:eastAsia="Times New Roman" w:hAnsi="Calibri" w:cs="Calibri"/>
                <w:color w:val="000000"/>
                <w:lang w:eastAsia="en-AU"/>
              </w:rPr>
            </w:pPr>
            <w:ins w:id="1251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13" w:author="KIM, Jason" w:date="2019-04-02T13:39:00Z"/>
                <w:rFonts w:ascii="Calibri" w:eastAsia="Times New Roman" w:hAnsi="Calibri" w:cs="Calibri"/>
                <w:color w:val="000000"/>
                <w:lang w:eastAsia="en-AU"/>
              </w:rPr>
            </w:pPr>
            <w:ins w:id="12514" w:author="KIM, Jason" w:date="2019-04-02T13:39:00Z">
              <w:r w:rsidRPr="00D47EC1">
                <w:rPr>
                  <w:rFonts w:ascii="Calibri" w:eastAsia="Times New Roman" w:hAnsi="Calibri" w:cs="Calibri"/>
                  <w:color w:val="000000"/>
                  <w:lang w:eastAsia="en-AU"/>
                </w:rPr>
                <w:t>Chainage 7533</w:t>
              </w:r>
            </w:ins>
          </w:p>
        </w:tc>
        <w:tc>
          <w:tcPr>
            <w:tcW w:w="721" w:type="pct"/>
            <w:shd w:val="clear" w:color="auto" w:fill="auto"/>
            <w:noWrap/>
            <w:hideMark/>
          </w:tcPr>
          <w:p w:rsidR="00110C18" w:rsidRPr="00D47EC1" w:rsidRDefault="00110C18" w:rsidP="00063728">
            <w:pPr>
              <w:jc w:val="right"/>
              <w:rPr>
                <w:ins w:id="12515" w:author="KIM, Jason" w:date="2019-04-02T13:39:00Z"/>
                <w:rFonts w:ascii="Calibri" w:eastAsia="Times New Roman" w:hAnsi="Calibri" w:cs="Calibri"/>
                <w:color w:val="000000"/>
                <w:lang w:eastAsia="en-AU"/>
              </w:rPr>
            </w:pPr>
            <w:ins w:id="125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17" w:author="KIM, Jason" w:date="2019-04-02T13:39:00Z"/>
        </w:trPr>
        <w:tc>
          <w:tcPr>
            <w:tcW w:w="716" w:type="pct"/>
            <w:vMerge/>
            <w:hideMark/>
          </w:tcPr>
          <w:p w:rsidR="00110C18" w:rsidRPr="00D47EC1" w:rsidRDefault="00110C18" w:rsidP="00063728">
            <w:pPr>
              <w:rPr>
                <w:ins w:id="125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21" w:author="KIM, Jason" w:date="2019-04-02T13:39:00Z"/>
                <w:rFonts w:ascii="Calibri" w:eastAsia="Times New Roman" w:hAnsi="Calibri" w:cs="Calibri"/>
                <w:color w:val="000000"/>
                <w:lang w:eastAsia="en-AU"/>
              </w:rPr>
            </w:pPr>
            <w:ins w:id="12522" w:author="KIM, Jason" w:date="2019-04-02T13:39:00Z">
              <w:r w:rsidRPr="00D47EC1">
                <w:rPr>
                  <w:rFonts w:ascii="Calibri" w:eastAsia="Times New Roman" w:hAnsi="Calibri" w:cs="Calibri"/>
                  <w:color w:val="000000"/>
                  <w:lang w:eastAsia="en-AU"/>
                </w:rPr>
                <w:t>DLL1571</w:t>
              </w:r>
            </w:ins>
          </w:p>
        </w:tc>
        <w:tc>
          <w:tcPr>
            <w:tcW w:w="742" w:type="pct"/>
            <w:shd w:val="clear" w:color="auto" w:fill="auto"/>
            <w:noWrap/>
            <w:hideMark/>
          </w:tcPr>
          <w:p w:rsidR="00110C18" w:rsidRPr="00D47EC1" w:rsidRDefault="00110C18" w:rsidP="00063728">
            <w:pPr>
              <w:rPr>
                <w:ins w:id="12523" w:author="KIM, Jason" w:date="2019-04-02T13:39:00Z"/>
                <w:rFonts w:ascii="Calibri" w:eastAsia="Times New Roman" w:hAnsi="Calibri" w:cs="Calibri"/>
                <w:color w:val="000000"/>
                <w:lang w:eastAsia="en-AU"/>
              </w:rPr>
            </w:pPr>
            <w:ins w:id="1252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25" w:author="KIM, Jason" w:date="2019-04-02T13:39:00Z"/>
                <w:rFonts w:ascii="Calibri" w:eastAsia="Times New Roman" w:hAnsi="Calibri" w:cs="Calibri"/>
                <w:color w:val="000000"/>
                <w:lang w:eastAsia="en-AU"/>
              </w:rPr>
            </w:pPr>
            <w:ins w:id="12526" w:author="KIM, Jason" w:date="2019-04-02T13:39:00Z">
              <w:r w:rsidRPr="00D47EC1">
                <w:rPr>
                  <w:rFonts w:ascii="Calibri" w:eastAsia="Times New Roman" w:hAnsi="Calibri" w:cs="Calibri"/>
                  <w:color w:val="000000"/>
                  <w:lang w:eastAsia="en-AU"/>
                </w:rPr>
                <w:t>Chainage 7649</w:t>
              </w:r>
            </w:ins>
          </w:p>
        </w:tc>
        <w:tc>
          <w:tcPr>
            <w:tcW w:w="721" w:type="pct"/>
            <w:shd w:val="clear" w:color="auto" w:fill="auto"/>
            <w:noWrap/>
            <w:hideMark/>
          </w:tcPr>
          <w:p w:rsidR="00110C18" w:rsidRPr="00D47EC1" w:rsidRDefault="00110C18" w:rsidP="00063728">
            <w:pPr>
              <w:jc w:val="right"/>
              <w:rPr>
                <w:ins w:id="12527" w:author="KIM, Jason" w:date="2019-04-02T13:39:00Z"/>
                <w:rFonts w:ascii="Calibri" w:eastAsia="Times New Roman" w:hAnsi="Calibri" w:cs="Calibri"/>
                <w:color w:val="000000"/>
                <w:lang w:eastAsia="en-AU"/>
              </w:rPr>
            </w:pPr>
            <w:ins w:id="125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29" w:author="KIM, Jason" w:date="2019-04-02T13:39:00Z"/>
        </w:trPr>
        <w:tc>
          <w:tcPr>
            <w:tcW w:w="716" w:type="pct"/>
            <w:vMerge/>
            <w:hideMark/>
          </w:tcPr>
          <w:p w:rsidR="00110C18" w:rsidRPr="00D47EC1" w:rsidRDefault="00110C18" w:rsidP="00063728">
            <w:pPr>
              <w:rPr>
                <w:ins w:id="1253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33" w:author="KIM, Jason" w:date="2019-04-02T13:39:00Z"/>
                <w:rFonts w:ascii="Calibri" w:eastAsia="Times New Roman" w:hAnsi="Calibri" w:cs="Calibri"/>
                <w:color w:val="000000"/>
                <w:lang w:eastAsia="en-AU"/>
              </w:rPr>
            </w:pPr>
            <w:ins w:id="12534" w:author="KIM, Jason" w:date="2019-04-02T13:39:00Z">
              <w:r w:rsidRPr="00D47EC1">
                <w:rPr>
                  <w:rFonts w:ascii="Calibri" w:eastAsia="Times New Roman" w:hAnsi="Calibri" w:cs="Calibri"/>
                  <w:color w:val="000000"/>
                  <w:lang w:eastAsia="en-AU"/>
                </w:rPr>
                <w:t>DLL1572</w:t>
              </w:r>
            </w:ins>
          </w:p>
        </w:tc>
        <w:tc>
          <w:tcPr>
            <w:tcW w:w="742" w:type="pct"/>
            <w:shd w:val="clear" w:color="auto" w:fill="auto"/>
            <w:noWrap/>
            <w:hideMark/>
          </w:tcPr>
          <w:p w:rsidR="00110C18" w:rsidRPr="00D47EC1" w:rsidRDefault="00110C18" w:rsidP="00063728">
            <w:pPr>
              <w:rPr>
                <w:ins w:id="12535" w:author="KIM, Jason" w:date="2019-04-02T13:39:00Z"/>
                <w:rFonts w:ascii="Calibri" w:eastAsia="Times New Roman" w:hAnsi="Calibri" w:cs="Calibri"/>
                <w:color w:val="000000"/>
                <w:lang w:eastAsia="en-AU"/>
              </w:rPr>
            </w:pPr>
            <w:ins w:id="1253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37" w:author="KIM, Jason" w:date="2019-04-02T13:39:00Z"/>
                <w:rFonts w:ascii="Calibri" w:eastAsia="Times New Roman" w:hAnsi="Calibri" w:cs="Calibri"/>
                <w:color w:val="000000"/>
                <w:lang w:eastAsia="en-AU"/>
              </w:rPr>
            </w:pPr>
            <w:ins w:id="12538" w:author="KIM, Jason" w:date="2019-04-02T13:39:00Z">
              <w:r w:rsidRPr="00D47EC1">
                <w:rPr>
                  <w:rFonts w:ascii="Calibri" w:eastAsia="Times New Roman" w:hAnsi="Calibri" w:cs="Calibri"/>
                  <w:color w:val="000000"/>
                  <w:lang w:eastAsia="en-AU"/>
                </w:rPr>
                <w:t>Chainage 7653</w:t>
              </w:r>
            </w:ins>
          </w:p>
        </w:tc>
        <w:tc>
          <w:tcPr>
            <w:tcW w:w="721" w:type="pct"/>
            <w:shd w:val="clear" w:color="auto" w:fill="auto"/>
            <w:noWrap/>
            <w:hideMark/>
          </w:tcPr>
          <w:p w:rsidR="00110C18" w:rsidRPr="00D47EC1" w:rsidRDefault="00110C18" w:rsidP="00063728">
            <w:pPr>
              <w:jc w:val="right"/>
              <w:rPr>
                <w:ins w:id="12539" w:author="KIM, Jason" w:date="2019-04-02T13:39:00Z"/>
                <w:rFonts w:ascii="Calibri" w:eastAsia="Times New Roman" w:hAnsi="Calibri" w:cs="Calibri"/>
                <w:color w:val="000000"/>
                <w:lang w:eastAsia="en-AU"/>
              </w:rPr>
            </w:pPr>
            <w:ins w:id="125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41" w:author="KIM, Jason" w:date="2019-04-02T13:39:00Z"/>
        </w:trPr>
        <w:tc>
          <w:tcPr>
            <w:tcW w:w="716" w:type="pct"/>
            <w:vMerge w:val="restart"/>
            <w:shd w:val="clear" w:color="auto" w:fill="auto"/>
            <w:noWrap/>
            <w:hideMark/>
          </w:tcPr>
          <w:p w:rsidR="00110C18" w:rsidRPr="00D47EC1" w:rsidRDefault="00110C18" w:rsidP="00063728">
            <w:pPr>
              <w:rPr>
                <w:ins w:id="12542" w:author="KIM, Jason" w:date="2019-04-02T13:39:00Z"/>
                <w:rFonts w:ascii="Calibri" w:eastAsia="Times New Roman" w:hAnsi="Calibri" w:cs="Calibri"/>
                <w:color w:val="000000"/>
                <w:lang w:eastAsia="en-AU"/>
              </w:rPr>
            </w:pPr>
            <w:ins w:id="12543" w:author="KIM, Jason" w:date="2019-04-02T13:39:00Z">
              <w:r w:rsidRPr="00D47EC1">
                <w:rPr>
                  <w:rFonts w:ascii="Calibri" w:eastAsia="Times New Roman" w:hAnsi="Calibri" w:cs="Calibri"/>
                  <w:color w:val="000000"/>
                  <w:lang w:eastAsia="en-AU"/>
                </w:rPr>
                <w:t>DLL58K211</w:t>
              </w:r>
            </w:ins>
          </w:p>
        </w:tc>
        <w:tc>
          <w:tcPr>
            <w:tcW w:w="669" w:type="pct"/>
            <w:vMerge w:val="restart"/>
            <w:shd w:val="clear" w:color="auto" w:fill="auto"/>
            <w:noWrap/>
            <w:hideMark/>
          </w:tcPr>
          <w:p w:rsidR="00110C18" w:rsidRPr="00D47EC1" w:rsidRDefault="00110C18" w:rsidP="00063728">
            <w:pPr>
              <w:rPr>
                <w:ins w:id="12544" w:author="KIM, Jason" w:date="2019-04-02T13:39:00Z"/>
                <w:rFonts w:ascii="Calibri" w:eastAsia="Times New Roman" w:hAnsi="Calibri" w:cs="Calibri"/>
                <w:color w:val="000000"/>
                <w:lang w:eastAsia="en-AU"/>
              </w:rPr>
            </w:pPr>
            <w:ins w:id="12545" w:author="KIM, Jason" w:date="2019-04-02T13:39:00Z">
              <w:r w:rsidRPr="00D47EC1">
                <w:rPr>
                  <w:rFonts w:ascii="Calibri" w:eastAsia="Times New Roman" w:hAnsi="Calibri" w:cs="Calibri"/>
                  <w:color w:val="000000"/>
                  <w:lang w:eastAsia="en-AU"/>
                </w:rPr>
                <w:t>ELZ10294</w:t>
              </w:r>
            </w:ins>
          </w:p>
        </w:tc>
        <w:tc>
          <w:tcPr>
            <w:tcW w:w="668" w:type="pct"/>
            <w:vMerge w:val="restart"/>
            <w:shd w:val="clear" w:color="auto" w:fill="auto"/>
            <w:noWrap/>
            <w:hideMark/>
          </w:tcPr>
          <w:p w:rsidR="00110C18" w:rsidRPr="00D47EC1" w:rsidRDefault="00110C18" w:rsidP="00063728">
            <w:pPr>
              <w:rPr>
                <w:ins w:id="12546" w:author="KIM, Jason" w:date="2019-04-02T13:39:00Z"/>
                <w:rFonts w:ascii="Calibri" w:eastAsia="Times New Roman" w:hAnsi="Calibri" w:cs="Calibri"/>
                <w:color w:val="000000"/>
                <w:lang w:eastAsia="en-AU"/>
              </w:rPr>
            </w:pPr>
            <w:ins w:id="12547"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548" w:author="KIM, Jason" w:date="2019-04-02T13:39:00Z"/>
                <w:rFonts w:ascii="Calibri" w:eastAsia="Times New Roman" w:hAnsi="Calibri" w:cs="Calibri"/>
                <w:color w:val="000000"/>
                <w:lang w:eastAsia="en-AU"/>
              </w:rPr>
            </w:pPr>
            <w:ins w:id="12549" w:author="KIM, Jason" w:date="2019-04-02T13:39:00Z">
              <w:r w:rsidRPr="00D47EC1">
                <w:rPr>
                  <w:rFonts w:ascii="Calibri" w:eastAsia="Times New Roman" w:hAnsi="Calibri" w:cs="Calibri"/>
                  <w:color w:val="000000"/>
                  <w:lang w:eastAsia="en-AU"/>
                </w:rPr>
                <w:t>DLL1581</w:t>
              </w:r>
            </w:ins>
          </w:p>
        </w:tc>
        <w:tc>
          <w:tcPr>
            <w:tcW w:w="742" w:type="pct"/>
            <w:shd w:val="clear" w:color="auto" w:fill="auto"/>
            <w:noWrap/>
            <w:hideMark/>
          </w:tcPr>
          <w:p w:rsidR="00110C18" w:rsidRPr="00D47EC1" w:rsidRDefault="00110C18" w:rsidP="00063728">
            <w:pPr>
              <w:rPr>
                <w:ins w:id="12550" w:author="KIM, Jason" w:date="2019-04-02T13:39:00Z"/>
                <w:rFonts w:ascii="Calibri" w:eastAsia="Times New Roman" w:hAnsi="Calibri" w:cs="Calibri"/>
                <w:color w:val="000000"/>
                <w:lang w:eastAsia="en-AU"/>
              </w:rPr>
            </w:pPr>
            <w:ins w:id="1255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52" w:author="KIM, Jason" w:date="2019-04-02T13:39:00Z"/>
                <w:rFonts w:ascii="Calibri" w:eastAsia="Times New Roman" w:hAnsi="Calibri" w:cs="Calibri"/>
                <w:color w:val="000000"/>
                <w:lang w:eastAsia="en-AU"/>
              </w:rPr>
            </w:pPr>
            <w:ins w:id="12553" w:author="KIM, Jason" w:date="2019-04-02T13:39:00Z">
              <w:r w:rsidRPr="00D47EC1">
                <w:rPr>
                  <w:rFonts w:ascii="Calibri" w:eastAsia="Times New Roman" w:hAnsi="Calibri" w:cs="Calibri"/>
                  <w:color w:val="000000"/>
                  <w:lang w:eastAsia="en-AU"/>
                </w:rPr>
                <w:t>Chainage 7769</w:t>
              </w:r>
            </w:ins>
          </w:p>
        </w:tc>
        <w:tc>
          <w:tcPr>
            <w:tcW w:w="721" w:type="pct"/>
            <w:shd w:val="clear" w:color="auto" w:fill="auto"/>
            <w:noWrap/>
            <w:hideMark/>
          </w:tcPr>
          <w:p w:rsidR="00110C18" w:rsidRPr="00D47EC1" w:rsidRDefault="00110C18" w:rsidP="00063728">
            <w:pPr>
              <w:jc w:val="right"/>
              <w:rPr>
                <w:ins w:id="12554" w:author="KIM, Jason" w:date="2019-04-02T13:39:00Z"/>
                <w:rFonts w:ascii="Calibri" w:eastAsia="Times New Roman" w:hAnsi="Calibri" w:cs="Calibri"/>
                <w:color w:val="000000"/>
                <w:lang w:eastAsia="en-AU"/>
              </w:rPr>
            </w:pPr>
            <w:ins w:id="125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56" w:author="KIM, Jason" w:date="2019-04-02T13:39:00Z"/>
        </w:trPr>
        <w:tc>
          <w:tcPr>
            <w:tcW w:w="716" w:type="pct"/>
            <w:vMerge/>
            <w:hideMark/>
          </w:tcPr>
          <w:p w:rsidR="00110C18" w:rsidRPr="00D47EC1" w:rsidRDefault="00110C18" w:rsidP="00063728">
            <w:pPr>
              <w:rPr>
                <w:ins w:id="1255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5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5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60" w:author="KIM, Jason" w:date="2019-04-02T13:39:00Z"/>
                <w:rFonts w:ascii="Calibri" w:eastAsia="Times New Roman" w:hAnsi="Calibri" w:cs="Calibri"/>
                <w:color w:val="000000"/>
                <w:lang w:eastAsia="en-AU"/>
              </w:rPr>
            </w:pPr>
            <w:ins w:id="12561" w:author="KIM, Jason" w:date="2019-04-02T13:39:00Z">
              <w:r w:rsidRPr="00D47EC1">
                <w:rPr>
                  <w:rFonts w:ascii="Calibri" w:eastAsia="Times New Roman" w:hAnsi="Calibri" w:cs="Calibri"/>
                  <w:color w:val="000000"/>
                  <w:lang w:eastAsia="en-AU"/>
                </w:rPr>
                <w:t>DLL1582</w:t>
              </w:r>
            </w:ins>
          </w:p>
        </w:tc>
        <w:tc>
          <w:tcPr>
            <w:tcW w:w="742" w:type="pct"/>
            <w:shd w:val="clear" w:color="auto" w:fill="auto"/>
            <w:noWrap/>
            <w:hideMark/>
          </w:tcPr>
          <w:p w:rsidR="00110C18" w:rsidRPr="00D47EC1" w:rsidRDefault="00110C18" w:rsidP="00063728">
            <w:pPr>
              <w:rPr>
                <w:ins w:id="12562" w:author="KIM, Jason" w:date="2019-04-02T13:39:00Z"/>
                <w:rFonts w:ascii="Calibri" w:eastAsia="Times New Roman" w:hAnsi="Calibri" w:cs="Calibri"/>
                <w:color w:val="000000"/>
                <w:lang w:eastAsia="en-AU"/>
              </w:rPr>
            </w:pPr>
            <w:ins w:id="1256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64" w:author="KIM, Jason" w:date="2019-04-02T13:39:00Z"/>
                <w:rFonts w:ascii="Calibri" w:eastAsia="Times New Roman" w:hAnsi="Calibri" w:cs="Calibri"/>
                <w:color w:val="000000"/>
                <w:lang w:eastAsia="en-AU"/>
              </w:rPr>
            </w:pPr>
            <w:ins w:id="12565" w:author="KIM, Jason" w:date="2019-04-02T13:39:00Z">
              <w:r w:rsidRPr="00D47EC1">
                <w:rPr>
                  <w:rFonts w:ascii="Calibri" w:eastAsia="Times New Roman" w:hAnsi="Calibri" w:cs="Calibri"/>
                  <w:color w:val="000000"/>
                  <w:lang w:eastAsia="en-AU"/>
                </w:rPr>
                <w:t>Chainage 7773</w:t>
              </w:r>
            </w:ins>
          </w:p>
        </w:tc>
        <w:tc>
          <w:tcPr>
            <w:tcW w:w="721" w:type="pct"/>
            <w:shd w:val="clear" w:color="auto" w:fill="auto"/>
            <w:noWrap/>
            <w:hideMark/>
          </w:tcPr>
          <w:p w:rsidR="00110C18" w:rsidRPr="00D47EC1" w:rsidRDefault="00110C18" w:rsidP="00063728">
            <w:pPr>
              <w:jc w:val="right"/>
              <w:rPr>
                <w:ins w:id="12566" w:author="KIM, Jason" w:date="2019-04-02T13:39:00Z"/>
                <w:rFonts w:ascii="Calibri" w:eastAsia="Times New Roman" w:hAnsi="Calibri" w:cs="Calibri"/>
                <w:color w:val="000000"/>
                <w:lang w:eastAsia="en-AU"/>
              </w:rPr>
            </w:pPr>
            <w:ins w:id="125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68" w:author="KIM, Jason" w:date="2019-04-02T13:39:00Z"/>
        </w:trPr>
        <w:tc>
          <w:tcPr>
            <w:tcW w:w="716" w:type="pct"/>
            <w:vMerge/>
            <w:hideMark/>
          </w:tcPr>
          <w:p w:rsidR="00110C18" w:rsidRPr="00D47EC1" w:rsidRDefault="00110C18" w:rsidP="00063728">
            <w:pPr>
              <w:rPr>
                <w:ins w:id="1256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7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7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72" w:author="KIM, Jason" w:date="2019-04-02T13:39:00Z"/>
                <w:rFonts w:ascii="Calibri" w:eastAsia="Times New Roman" w:hAnsi="Calibri" w:cs="Calibri"/>
                <w:color w:val="000000"/>
                <w:lang w:eastAsia="en-AU"/>
              </w:rPr>
            </w:pPr>
            <w:ins w:id="12573" w:author="KIM, Jason" w:date="2019-04-02T13:39:00Z">
              <w:r w:rsidRPr="00D47EC1">
                <w:rPr>
                  <w:rFonts w:ascii="Calibri" w:eastAsia="Times New Roman" w:hAnsi="Calibri" w:cs="Calibri"/>
                  <w:color w:val="000000"/>
                  <w:lang w:eastAsia="en-AU"/>
                </w:rPr>
                <w:t>DLL1591</w:t>
              </w:r>
            </w:ins>
          </w:p>
        </w:tc>
        <w:tc>
          <w:tcPr>
            <w:tcW w:w="742" w:type="pct"/>
            <w:shd w:val="clear" w:color="auto" w:fill="auto"/>
            <w:noWrap/>
            <w:hideMark/>
          </w:tcPr>
          <w:p w:rsidR="00110C18" w:rsidRPr="00D47EC1" w:rsidRDefault="00110C18" w:rsidP="00063728">
            <w:pPr>
              <w:rPr>
                <w:ins w:id="12574" w:author="KIM, Jason" w:date="2019-04-02T13:39:00Z"/>
                <w:rFonts w:ascii="Calibri" w:eastAsia="Times New Roman" w:hAnsi="Calibri" w:cs="Calibri"/>
                <w:color w:val="000000"/>
                <w:lang w:eastAsia="en-AU"/>
              </w:rPr>
            </w:pPr>
            <w:ins w:id="1257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76" w:author="KIM, Jason" w:date="2019-04-02T13:39:00Z"/>
                <w:rFonts w:ascii="Calibri" w:eastAsia="Times New Roman" w:hAnsi="Calibri" w:cs="Calibri"/>
                <w:color w:val="000000"/>
                <w:lang w:eastAsia="en-AU"/>
              </w:rPr>
            </w:pPr>
            <w:ins w:id="12577" w:author="KIM, Jason" w:date="2019-04-02T13:39:00Z">
              <w:r w:rsidRPr="00D47EC1">
                <w:rPr>
                  <w:rFonts w:ascii="Calibri" w:eastAsia="Times New Roman" w:hAnsi="Calibri" w:cs="Calibri"/>
                  <w:color w:val="000000"/>
                  <w:lang w:eastAsia="en-AU"/>
                </w:rPr>
                <w:t>Chainage 7887</w:t>
              </w:r>
            </w:ins>
          </w:p>
        </w:tc>
        <w:tc>
          <w:tcPr>
            <w:tcW w:w="721" w:type="pct"/>
            <w:shd w:val="clear" w:color="auto" w:fill="auto"/>
            <w:noWrap/>
            <w:hideMark/>
          </w:tcPr>
          <w:p w:rsidR="00110C18" w:rsidRPr="00D47EC1" w:rsidRDefault="00110C18" w:rsidP="00063728">
            <w:pPr>
              <w:jc w:val="right"/>
              <w:rPr>
                <w:ins w:id="12578" w:author="KIM, Jason" w:date="2019-04-02T13:39:00Z"/>
                <w:rFonts w:ascii="Calibri" w:eastAsia="Times New Roman" w:hAnsi="Calibri" w:cs="Calibri"/>
                <w:color w:val="000000"/>
                <w:lang w:eastAsia="en-AU"/>
              </w:rPr>
            </w:pPr>
            <w:ins w:id="125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80" w:author="KIM, Jason" w:date="2019-04-02T13:39:00Z"/>
        </w:trPr>
        <w:tc>
          <w:tcPr>
            <w:tcW w:w="716" w:type="pct"/>
            <w:vMerge/>
            <w:hideMark/>
          </w:tcPr>
          <w:p w:rsidR="00110C18" w:rsidRPr="00D47EC1" w:rsidRDefault="00110C18" w:rsidP="00063728">
            <w:pPr>
              <w:rPr>
                <w:ins w:id="125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84" w:author="KIM, Jason" w:date="2019-04-02T13:39:00Z"/>
                <w:rFonts w:ascii="Calibri" w:eastAsia="Times New Roman" w:hAnsi="Calibri" w:cs="Calibri"/>
                <w:color w:val="000000"/>
                <w:lang w:eastAsia="en-AU"/>
              </w:rPr>
            </w:pPr>
            <w:ins w:id="12585" w:author="KIM, Jason" w:date="2019-04-02T13:39:00Z">
              <w:r w:rsidRPr="00D47EC1">
                <w:rPr>
                  <w:rFonts w:ascii="Calibri" w:eastAsia="Times New Roman" w:hAnsi="Calibri" w:cs="Calibri"/>
                  <w:color w:val="000000"/>
                  <w:lang w:eastAsia="en-AU"/>
                </w:rPr>
                <w:t>DLL1592</w:t>
              </w:r>
            </w:ins>
          </w:p>
        </w:tc>
        <w:tc>
          <w:tcPr>
            <w:tcW w:w="742" w:type="pct"/>
            <w:shd w:val="clear" w:color="auto" w:fill="auto"/>
            <w:noWrap/>
            <w:hideMark/>
          </w:tcPr>
          <w:p w:rsidR="00110C18" w:rsidRPr="00D47EC1" w:rsidRDefault="00110C18" w:rsidP="00063728">
            <w:pPr>
              <w:rPr>
                <w:ins w:id="12586" w:author="KIM, Jason" w:date="2019-04-02T13:39:00Z"/>
                <w:rFonts w:ascii="Calibri" w:eastAsia="Times New Roman" w:hAnsi="Calibri" w:cs="Calibri"/>
                <w:color w:val="000000"/>
                <w:lang w:eastAsia="en-AU"/>
              </w:rPr>
            </w:pPr>
            <w:ins w:id="1258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88" w:author="KIM, Jason" w:date="2019-04-02T13:39:00Z"/>
                <w:rFonts w:ascii="Calibri" w:eastAsia="Times New Roman" w:hAnsi="Calibri" w:cs="Calibri"/>
                <w:color w:val="000000"/>
                <w:lang w:eastAsia="en-AU"/>
              </w:rPr>
            </w:pPr>
            <w:ins w:id="12589" w:author="KIM, Jason" w:date="2019-04-02T13:39:00Z">
              <w:r w:rsidRPr="00D47EC1">
                <w:rPr>
                  <w:rFonts w:ascii="Calibri" w:eastAsia="Times New Roman" w:hAnsi="Calibri" w:cs="Calibri"/>
                  <w:color w:val="000000"/>
                  <w:lang w:eastAsia="en-AU"/>
                </w:rPr>
                <w:t>Chainage 7892</w:t>
              </w:r>
            </w:ins>
          </w:p>
        </w:tc>
        <w:tc>
          <w:tcPr>
            <w:tcW w:w="721" w:type="pct"/>
            <w:shd w:val="clear" w:color="auto" w:fill="auto"/>
            <w:noWrap/>
            <w:hideMark/>
          </w:tcPr>
          <w:p w:rsidR="00110C18" w:rsidRPr="00D47EC1" w:rsidRDefault="00110C18" w:rsidP="00063728">
            <w:pPr>
              <w:jc w:val="right"/>
              <w:rPr>
                <w:ins w:id="12590" w:author="KIM, Jason" w:date="2019-04-02T13:39:00Z"/>
                <w:rFonts w:ascii="Calibri" w:eastAsia="Times New Roman" w:hAnsi="Calibri" w:cs="Calibri"/>
                <w:color w:val="000000"/>
                <w:lang w:eastAsia="en-AU"/>
              </w:rPr>
            </w:pPr>
            <w:ins w:id="125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92" w:author="KIM, Jason" w:date="2019-04-02T13:39:00Z"/>
        </w:trPr>
        <w:tc>
          <w:tcPr>
            <w:tcW w:w="716" w:type="pct"/>
            <w:vMerge w:val="restart"/>
            <w:noWrap/>
            <w:hideMark/>
          </w:tcPr>
          <w:p w:rsidR="00110C18" w:rsidRPr="001B5267" w:rsidRDefault="00110C18" w:rsidP="00063728">
            <w:pPr>
              <w:rPr>
                <w:ins w:id="12593" w:author="KIM, Jason" w:date="2019-04-02T13:39:00Z"/>
                <w:rFonts w:ascii="Calibri" w:eastAsia="Times New Roman" w:hAnsi="Calibri" w:cs="Calibri"/>
                <w:lang w:eastAsia="en-AU"/>
              </w:rPr>
            </w:pPr>
            <w:bookmarkStart w:id="12594" w:name="_Hlk516661149"/>
            <w:ins w:id="12595" w:author="KIM, Jason" w:date="2019-04-02T13:39:00Z">
              <w:r w:rsidRPr="001B5267">
                <w:rPr>
                  <w:rFonts w:ascii="Calibri" w:eastAsia="Times New Roman" w:hAnsi="Calibri" w:cs="Calibri"/>
                  <w:lang w:eastAsia="en-AU"/>
                </w:rPr>
                <w:t>DLL91K2</w:t>
              </w:r>
              <w:r>
                <w:rPr>
                  <w:rFonts w:ascii="Calibri" w:eastAsia="Times New Roman" w:hAnsi="Calibri" w:cs="Calibri"/>
                  <w:lang w:eastAsia="en-AU"/>
                </w:rPr>
                <w:t>1</w:t>
              </w:r>
              <w:r w:rsidRPr="001B5267">
                <w:rPr>
                  <w:rFonts w:ascii="Calibri" w:eastAsia="Times New Roman" w:hAnsi="Calibri" w:cs="Calibri"/>
                  <w:lang w:eastAsia="en-AU"/>
                </w:rPr>
                <w:t>1</w:t>
              </w:r>
            </w:ins>
          </w:p>
        </w:tc>
        <w:tc>
          <w:tcPr>
            <w:tcW w:w="669" w:type="pct"/>
            <w:vMerge w:val="restart"/>
            <w:noWrap/>
            <w:hideMark/>
          </w:tcPr>
          <w:p w:rsidR="00110C18" w:rsidRPr="00D47EC1" w:rsidRDefault="00110C18" w:rsidP="00063728">
            <w:pPr>
              <w:rPr>
                <w:ins w:id="12596" w:author="KIM, Jason" w:date="2019-04-02T13:39:00Z"/>
                <w:rFonts w:ascii="Calibri" w:eastAsia="Times New Roman" w:hAnsi="Calibri" w:cs="Calibri"/>
                <w:color w:val="000000"/>
                <w:lang w:eastAsia="en-AU"/>
              </w:rPr>
            </w:pPr>
            <w:ins w:id="12597" w:author="KIM, Jason" w:date="2019-04-02T13:39:00Z">
              <w:r w:rsidRPr="00D47EC1">
                <w:rPr>
                  <w:rFonts w:ascii="Calibri" w:eastAsia="Times New Roman" w:hAnsi="Calibri" w:cs="Calibri"/>
                  <w:color w:val="000000"/>
                  <w:lang w:eastAsia="en-AU"/>
                </w:rPr>
                <w:t>ELZ10306</w:t>
              </w:r>
            </w:ins>
          </w:p>
        </w:tc>
        <w:tc>
          <w:tcPr>
            <w:tcW w:w="668" w:type="pct"/>
            <w:vMerge w:val="restart"/>
            <w:noWrap/>
            <w:hideMark/>
          </w:tcPr>
          <w:p w:rsidR="00110C18" w:rsidRPr="00D47EC1" w:rsidRDefault="00110C18" w:rsidP="00063728">
            <w:pPr>
              <w:rPr>
                <w:ins w:id="12598" w:author="KIM, Jason" w:date="2019-04-02T13:39:00Z"/>
                <w:rFonts w:ascii="Calibri" w:eastAsia="Times New Roman" w:hAnsi="Calibri" w:cs="Calibri"/>
                <w:color w:val="000000"/>
                <w:lang w:eastAsia="en-AU"/>
              </w:rPr>
            </w:pPr>
            <w:ins w:id="12599"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2600" w:author="KIM, Jason" w:date="2019-04-02T13:39:00Z"/>
                <w:rFonts w:ascii="Calibri" w:eastAsia="Times New Roman" w:hAnsi="Calibri" w:cs="Calibri"/>
                <w:color w:val="000000"/>
                <w:lang w:eastAsia="en-AU"/>
              </w:rPr>
            </w:pPr>
            <w:ins w:id="12601" w:author="KIM, Jason" w:date="2019-04-02T13:39:00Z">
              <w:r w:rsidRPr="00D47EC1">
                <w:rPr>
                  <w:rFonts w:ascii="Calibri" w:eastAsia="Times New Roman" w:hAnsi="Calibri" w:cs="Calibri"/>
                  <w:color w:val="000000"/>
                  <w:lang w:eastAsia="en-AU"/>
                </w:rPr>
                <w:t>DLL7911</w:t>
              </w:r>
            </w:ins>
          </w:p>
        </w:tc>
        <w:tc>
          <w:tcPr>
            <w:tcW w:w="742" w:type="pct"/>
            <w:noWrap/>
            <w:hideMark/>
          </w:tcPr>
          <w:p w:rsidR="00110C18" w:rsidRPr="00D47EC1" w:rsidRDefault="00110C18" w:rsidP="00063728">
            <w:pPr>
              <w:rPr>
                <w:ins w:id="12602" w:author="KIM, Jason" w:date="2019-04-02T13:39:00Z"/>
                <w:rFonts w:ascii="Calibri" w:eastAsia="Times New Roman" w:hAnsi="Calibri" w:cs="Calibri"/>
                <w:color w:val="000000"/>
                <w:lang w:eastAsia="en-AU"/>
              </w:rPr>
            </w:pPr>
            <w:ins w:id="12603"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2604" w:author="KIM, Jason" w:date="2019-04-02T13:39:00Z"/>
                <w:rFonts w:ascii="Calibri" w:eastAsia="Times New Roman" w:hAnsi="Calibri" w:cs="Calibri"/>
                <w:color w:val="000000"/>
                <w:lang w:eastAsia="en-AU"/>
              </w:rPr>
            </w:pPr>
            <w:ins w:id="12605" w:author="KIM, Jason" w:date="2019-04-02T13:39:00Z">
              <w:r w:rsidRPr="00D47EC1">
                <w:rPr>
                  <w:rFonts w:ascii="Calibri" w:eastAsia="Times New Roman" w:hAnsi="Calibri" w:cs="Calibri"/>
                  <w:color w:val="000000"/>
                  <w:lang w:eastAsia="en-AU"/>
                </w:rPr>
                <w:t>Chainage 283</w:t>
              </w:r>
            </w:ins>
          </w:p>
        </w:tc>
        <w:tc>
          <w:tcPr>
            <w:tcW w:w="721" w:type="pct"/>
            <w:noWrap/>
            <w:hideMark/>
          </w:tcPr>
          <w:p w:rsidR="00110C18" w:rsidRPr="00D47EC1" w:rsidRDefault="00110C18" w:rsidP="00063728">
            <w:pPr>
              <w:jc w:val="right"/>
              <w:rPr>
                <w:ins w:id="12606" w:author="KIM, Jason" w:date="2019-04-02T13:39:00Z"/>
                <w:rFonts w:ascii="Calibri" w:eastAsia="Times New Roman" w:hAnsi="Calibri" w:cs="Calibri"/>
                <w:color w:val="000000"/>
                <w:lang w:eastAsia="en-AU"/>
              </w:rPr>
            </w:pPr>
            <w:ins w:id="126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08" w:author="KIM, Jason" w:date="2019-04-02T13:39:00Z"/>
        </w:trPr>
        <w:tc>
          <w:tcPr>
            <w:tcW w:w="716" w:type="pct"/>
            <w:vMerge/>
            <w:hideMark/>
          </w:tcPr>
          <w:p w:rsidR="00110C18" w:rsidRPr="00D47EC1" w:rsidRDefault="00110C18" w:rsidP="00063728">
            <w:pPr>
              <w:rPr>
                <w:ins w:id="12609"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1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1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12" w:author="KIM, Jason" w:date="2019-04-02T13:39:00Z"/>
                <w:rFonts w:ascii="Calibri" w:eastAsia="Times New Roman" w:hAnsi="Calibri" w:cs="Calibri"/>
                <w:color w:val="000000"/>
                <w:lang w:eastAsia="en-AU"/>
              </w:rPr>
            </w:pPr>
            <w:ins w:id="12613" w:author="KIM, Jason" w:date="2019-04-02T13:39:00Z">
              <w:r w:rsidRPr="00D47EC1">
                <w:rPr>
                  <w:rFonts w:ascii="Calibri" w:eastAsia="Times New Roman" w:hAnsi="Calibri" w:cs="Calibri"/>
                  <w:color w:val="000000"/>
                  <w:lang w:eastAsia="en-AU"/>
                </w:rPr>
                <w:t>DLL7912</w:t>
              </w:r>
            </w:ins>
          </w:p>
        </w:tc>
        <w:tc>
          <w:tcPr>
            <w:tcW w:w="742" w:type="pct"/>
            <w:shd w:val="clear" w:color="auto" w:fill="auto"/>
            <w:noWrap/>
            <w:hideMark/>
          </w:tcPr>
          <w:p w:rsidR="00110C18" w:rsidRPr="00D47EC1" w:rsidRDefault="00110C18" w:rsidP="00063728">
            <w:pPr>
              <w:rPr>
                <w:ins w:id="12614" w:author="KIM, Jason" w:date="2019-04-02T13:39:00Z"/>
                <w:rFonts w:ascii="Calibri" w:eastAsia="Times New Roman" w:hAnsi="Calibri" w:cs="Calibri"/>
                <w:color w:val="000000"/>
                <w:lang w:eastAsia="en-AU"/>
              </w:rPr>
            </w:pPr>
            <w:ins w:id="1261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16" w:author="KIM, Jason" w:date="2019-04-02T13:39:00Z"/>
                <w:rFonts w:ascii="Calibri" w:eastAsia="Times New Roman" w:hAnsi="Calibri" w:cs="Calibri"/>
                <w:color w:val="000000"/>
                <w:lang w:eastAsia="en-AU"/>
              </w:rPr>
            </w:pPr>
            <w:ins w:id="12617" w:author="KIM, Jason" w:date="2019-04-02T13:39:00Z">
              <w:r w:rsidRPr="00D47EC1">
                <w:rPr>
                  <w:rFonts w:ascii="Calibri" w:eastAsia="Times New Roman" w:hAnsi="Calibri" w:cs="Calibri"/>
                  <w:color w:val="000000"/>
                  <w:lang w:eastAsia="en-AU"/>
                </w:rPr>
                <w:t>Chainage 287</w:t>
              </w:r>
            </w:ins>
          </w:p>
        </w:tc>
        <w:tc>
          <w:tcPr>
            <w:tcW w:w="721" w:type="pct"/>
            <w:shd w:val="clear" w:color="auto" w:fill="auto"/>
            <w:noWrap/>
            <w:hideMark/>
          </w:tcPr>
          <w:p w:rsidR="00110C18" w:rsidRPr="00D47EC1" w:rsidRDefault="00110C18" w:rsidP="00063728">
            <w:pPr>
              <w:jc w:val="right"/>
              <w:rPr>
                <w:ins w:id="12618" w:author="KIM, Jason" w:date="2019-04-02T13:39:00Z"/>
                <w:rFonts w:ascii="Calibri" w:eastAsia="Times New Roman" w:hAnsi="Calibri" w:cs="Calibri"/>
                <w:color w:val="000000"/>
                <w:lang w:eastAsia="en-AU"/>
              </w:rPr>
            </w:pPr>
            <w:ins w:id="126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20" w:author="KIM, Jason" w:date="2019-04-02T13:39:00Z"/>
        </w:trPr>
        <w:tc>
          <w:tcPr>
            <w:tcW w:w="716" w:type="pct"/>
            <w:vMerge/>
            <w:hideMark/>
          </w:tcPr>
          <w:p w:rsidR="00110C18" w:rsidRPr="00D47EC1" w:rsidRDefault="00110C18" w:rsidP="00063728">
            <w:pPr>
              <w:rPr>
                <w:ins w:id="12621"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2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2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24" w:author="KIM, Jason" w:date="2019-04-02T13:39:00Z"/>
                <w:rFonts w:ascii="Calibri" w:eastAsia="Times New Roman" w:hAnsi="Calibri" w:cs="Calibri"/>
                <w:color w:val="000000"/>
                <w:lang w:eastAsia="en-AU"/>
              </w:rPr>
            </w:pPr>
            <w:ins w:id="12625" w:author="KIM, Jason" w:date="2019-04-02T13:39:00Z">
              <w:r w:rsidRPr="00D47EC1">
                <w:rPr>
                  <w:rFonts w:ascii="Calibri" w:eastAsia="Times New Roman" w:hAnsi="Calibri" w:cs="Calibri"/>
                  <w:color w:val="000000"/>
                  <w:lang w:eastAsia="en-AU"/>
                </w:rPr>
                <w:t>DLL7921</w:t>
              </w:r>
            </w:ins>
          </w:p>
        </w:tc>
        <w:tc>
          <w:tcPr>
            <w:tcW w:w="742" w:type="pct"/>
            <w:shd w:val="clear" w:color="auto" w:fill="auto"/>
            <w:noWrap/>
            <w:hideMark/>
          </w:tcPr>
          <w:p w:rsidR="00110C18" w:rsidRPr="00D47EC1" w:rsidRDefault="00110C18" w:rsidP="00063728">
            <w:pPr>
              <w:rPr>
                <w:ins w:id="12626" w:author="KIM, Jason" w:date="2019-04-02T13:39:00Z"/>
                <w:rFonts w:ascii="Calibri" w:eastAsia="Times New Roman" w:hAnsi="Calibri" w:cs="Calibri"/>
                <w:color w:val="000000"/>
                <w:lang w:eastAsia="en-AU"/>
              </w:rPr>
            </w:pPr>
            <w:ins w:id="1262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28" w:author="KIM, Jason" w:date="2019-04-02T13:39:00Z"/>
                <w:rFonts w:ascii="Calibri" w:eastAsia="Times New Roman" w:hAnsi="Calibri" w:cs="Calibri"/>
                <w:color w:val="000000"/>
                <w:lang w:eastAsia="en-AU"/>
              </w:rPr>
            </w:pPr>
            <w:ins w:id="12629" w:author="KIM, Jason" w:date="2019-04-02T13:39:00Z">
              <w:r w:rsidRPr="00D47EC1">
                <w:rPr>
                  <w:rFonts w:ascii="Calibri" w:eastAsia="Times New Roman" w:hAnsi="Calibri" w:cs="Calibri"/>
                  <w:color w:val="000000"/>
                  <w:lang w:eastAsia="en-AU"/>
                </w:rPr>
                <w:t>Chainage 392</w:t>
              </w:r>
            </w:ins>
          </w:p>
        </w:tc>
        <w:tc>
          <w:tcPr>
            <w:tcW w:w="721" w:type="pct"/>
            <w:shd w:val="clear" w:color="auto" w:fill="auto"/>
            <w:noWrap/>
            <w:hideMark/>
          </w:tcPr>
          <w:p w:rsidR="00110C18" w:rsidRPr="00D47EC1" w:rsidRDefault="00110C18" w:rsidP="00063728">
            <w:pPr>
              <w:jc w:val="right"/>
              <w:rPr>
                <w:ins w:id="12630" w:author="KIM, Jason" w:date="2019-04-02T13:39:00Z"/>
                <w:rFonts w:ascii="Calibri" w:eastAsia="Times New Roman" w:hAnsi="Calibri" w:cs="Calibri"/>
                <w:color w:val="000000"/>
                <w:lang w:eastAsia="en-AU"/>
              </w:rPr>
            </w:pPr>
            <w:ins w:id="126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32" w:author="KIM, Jason" w:date="2019-04-02T13:39:00Z"/>
        </w:trPr>
        <w:tc>
          <w:tcPr>
            <w:tcW w:w="716" w:type="pct"/>
            <w:vMerge/>
            <w:hideMark/>
          </w:tcPr>
          <w:p w:rsidR="00110C18" w:rsidRPr="00D47EC1" w:rsidRDefault="00110C18" w:rsidP="00063728">
            <w:pPr>
              <w:rPr>
                <w:ins w:id="12633"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3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3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36" w:author="KIM, Jason" w:date="2019-04-02T13:39:00Z"/>
                <w:rFonts w:ascii="Calibri" w:eastAsia="Times New Roman" w:hAnsi="Calibri" w:cs="Calibri"/>
                <w:color w:val="000000"/>
                <w:lang w:eastAsia="en-AU"/>
              </w:rPr>
            </w:pPr>
            <w:ins w:id="12637" w:author="KIM, Jason" w:date="2019-04-02T13:39:00Z">
              <w:r w:rsidRPr="00D47EC1">
                <w:rPr>
                  <w:rFonts w:ascii="Calibri" w:eastAsia="Times New Roman" w:hAnsi="Calibri" w:cs="Calibri"/>
                  <w:color w:val="000000"/>
                  <w:lang w:eastAsia="en-AU"/>
                </w:rPr>
                <w:t>DLL7922</w:t>
              </w:r>
            </w:ins>
          </w:p>
        </w:tc>
        <w:tc>
          <w:tcPr>
            <w:tcW w:w="742" w:type="pct"/>
            <w:shd w:val="clear" w:color="auto" w:fill="auto"/>
            <w:noWrap/>
            <w:hideMark/>
          </w:tcPr>
          <w:p w:rsidR="00110C18" w:rsidRPr="00D47EC1" w:rsidRDefault="00110C18" w:rsidP="00063728">
            <w:pPr>
              <w:rPr>
                <w:ins w:id="12638" w:author="KIM, Jason" w:date="2019-04-02T13:39:00Z"/>
                <w:rFonts w:ascii="Calibri" w:eastAsia="Times New Roman" w:hAnsi="Calibri" w:cs="Calibri"/>
                <w:color w:val="000000"/>
                <w:lang w:eastAsia="en-AU"/>
              </w:rPr>
            </w:pPr>
            <w:ins w:id="1263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40" w:author="KIM, Jason" w:date="2019-04-02T13:39:00Z"/>
                <w:rFonts w:ascii="Calibri" w:eastAsia="Times New Roman" w:hAnsi="Calibri" w:cs="Calibri"/>
                <w:color w:val="000000"/>
                <w:lang w:eastAsia="en-AU"/>
              </w:rPr>
            </w:pPr>
            <w:ins w:id="12641" w:author="KIM, Jason" w:date="2019-04-02T13:39:00Z">
              <w:r w:rsidRPr="00D47EC1">
                <w:rPr>
                  <w:rFonts w:ascii="Calibri" w:eastAsia="Times New Roman" w:hAnsi="Calibri" w:cs="Calibri"/>
                  <w:color w:val="000000"/>
                  <w:lang w:eastAsia="en-AU"/>
                </w:rPr>
                <w:t>Chainage 397</w:t>
              </w:r>
            </w:ins>
          </w:p>
        </w:tc>
        <w:tc>
          <w:tcPr>
            <w:tcW w:w="721" w:type="pct"/>
            <w:shd w:val="clear" w:color="auto" w:fill="auto"/>
            <w:noWrap/>
            <w:hideMark/>
          </w:tcPr>
          <w:p w:rsidR="00110C18" w:rsidRPr="00D47EC1" w:rsidRDefault="00110C18" w:rsidP="00063728">
            <w:pPr>
              <w:jc w:val="right"/>
              <w:rPr>
                <w:ins w:id="12642" w:author="KIM, Jason" w:date="2019-04-02T13:39:00Z"/>
                <w:rFonts w:ascii="Calibri" w:eastAsia="Times New Roman" w:hAnsi="Calibri" w:cs="Calibri"/>
                <w:color w:val="000000"/>
                <w:lang w:eastAsia="en-AU"/>
              </w:rPr>
            </w:pPr>
            <w:ins w:id="12643" w:author="KIM, Jason" w:date="2019-04-02T13:39:00Z">
              <w:r w:rsidRPr="00D47EC1">
                <w:rPr>
                  <w:rFonts w:ascii="Calibri" w:eastAsia="Times New Roman" w:hAnsi="Calibri" w:cs="Calibri"/>
                  <w:color w:val="000000"/>
                  <w:lang w:eastAsia="en-AU"/>
                </w:rPr>
                <w:t>6/06/2018</w:t>
              </w:r>
            </w:ins>
          </w:p>
        </w:tc>
      </w:tr>
      <w:bookmarkEnd w:id="12594"/>
      <w:tr w:rsidR="00110C18" w:rsidRPr="00D47EC1" w:rsidTr="00063728">
        <w:trPr>
          <w:trHeight w:val="288"/>
          <w:ins w:id="12644" w:author="KIM, Jason" w:date="2019-04-02T13:39:00Z"/>
        </w:trPr>
        <w:tc>
          <w:tcPr>
            <w:tcW w:w="716" w:type="pct"/>
            <w:vMerge w:val="restart"/>
            <w:shd w:val="clear" w:color="auto" w:fill="auto"/>
            <w:noWrap/>
            <w:hideMark/>
          </w:tcPr>
          <w:p w:rsidR="00110C18" w:rsidRPr="00D47EC1" w:rsidRDefault="00110C18" w:rsidP="00063728">
            <w:pPr>
              <w:rPr>
                <w:ins w:id="12645" w:author="KIM, Jason" w:date="2019-04-02T13:39:00Z"/>
                <w:rFonts w:ascii="Calibri" w:eastAsia="Times New Roman" w:hAnsi="Calibri" w:cs="Calibri"/>
                <w:color w:val="000000"/>
                <w:lang w:eastAsia="en-AU"/>
              </w:rPr>
            </w:pPr>
            <w:ins w:id="12646" w:author="KIM, Jason" w:date="2019-04-02T13:39:00Z">
              <w:r w:rsidRPr="00D47EC1">
                <w:rPr>
                  <w:rFonts w:ascii="Calibri" w:eastAsia="Times New Roman" w:hAnsi="Calibri" w:cs="Calibri"/>
                  <w:color w:val="000000"/>
                  <w:lang w:eastAsia="en-AU"/>
                </w:rPr>
                <w:t>DLL93NK211</w:t>
              </w:r>
            </w:ins>
          </w:p>
        </w:tc>
        <w:tc>
          <w:tcPr>
            <w:tcW w:w="669" w:type="pct"/>
            <w:vMerge w:val="restart"/>
            <w:shd w:val="clear" w:color="auto" w:fill="auto"/>
            <w:noWrap/>
            <w:hideMark/>
          </w:tcPr>
          <w:p w:rsidR="00110C18" w:rsidRPr="00D47EC1" w:rsidRDefault="00110C18" w:rsidP="00063728">
            <w:pPr>
              <w:rPr>
                <w:ins w:id="12647" w:author="KIM, Jason" w:date="2019-04-02T13:39:00Z"/>
                <w:rFonts w:ascii="Calibri" w:eastAsia="Times New Roman" w:hAnsi="Calibri" w:cs="Calibri"/>
                <w:color w:val="000000"/>
                <w:lang w:eastAsia="en-AU"/>
              </w:rPr>
            </w:pPr>
            <w:ins w:id="12648" w:author="KIM, Jason" w:date="2019-04-02T13:39:00Z">
              <w:r w:rsidRPr="00D47EC1">
                <w:rPr>
                  <w:rFonts w:ascii="Calibri" w:eastAsia="Times New Roman" w:hAnsi="Calibri" w:cs="Calibri"/>
                  <w:color w:val="000000"/>
                  <w:lang w:eastAsia="en-AU"/>
                </w:rPr>
                <w:t>ELZ10314</w:t>
              </w:r>
            </w:ins>
          </w:p>
        </w:tc>
        <w:tc>
          <w:tcPr>
            <w:tcW w:w="668" w:type="pct"/>
            <w:vMerge w:val="restart"/>
            <w:shd w:val="clear" w:color="auto" w:fill="auto"/>
            <w:noWrap/>
            <w:hideMark/>
          </w:tcPr>
          <w:p w:rsidR="00110C18" w:rsidRPr="00D47EC1" w:rsidRDefault="00110C18" w:rsidP="00063728">
            <w:pPr>
              <w:rPr>
                <w:ins w:id="12649" w:author="KIM, Jason" w:date="2019-04-02T13:39:00Z"/>
                <w:rFonts w:ascii="Calibri" w:eastAsia="Times New Roman" w:hAnsi="Calibri" w:cs="Calibri"/>
                <w:color w:val="000000"/>
                <w:lang w:eastAsia="en-AU"/>
              </w:rPr>
            </w:pPr>
            <w:ins w:id="12650"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651" w:author="KIM, Jason" w:date="2019-04-02T13:39:00Z"/>
                <w:rFonts w:ascii="Calibri" w:eastAsia="Times New Roman" w:hAnsi="Calibri" w:cs="Calibri"/>
                <w:color w:val="000000"/>
                <w:lang w:eastAsia="en-AU"/>
              </w:rPr>
            </w:pPr>
            <w:ins w:id="12652" w:author="KIM, Jason" w:date="2019-04-02T13:39:00Z">
              <w:r w:rsidRPr="00D47EC1">
                <w:rPr>
                  <w:rFonts w:ascii="Calibri" w:eastAsia="Times New Roman" w:hAnsi="Calibri" w:cs="Calibri"/>
                  <w:color w:val="000000"/>
                  <w:lang w:eastAsia="en-AU"/>
                </w:rPr>
                <w:t>DLL7931</w:t>
              </w:r>
            </w:ins>
          </w:p>
        </w:tc>
        <w:tc>
          <w:tcPr>
            <w:tcW w:w="742" w:type="pct"/>
            <w:shd w:val="clear" w:color="auto" w:fill="auto"/>
            <w:noWrap/>
            <w:hideMark/>
          </w:tcPr>
          <w:p w:rsidR="00110C18" w:rsidRPr="00D47EC1" w:rsidRDefault="00110C18" w:rsidP="00063728">
            <w:pPr>
              <w:rPr>
                <w:ins w:id="12653" w:author="KIM, Jason" w:date="2019-04-02T13:39:00Z"/>
                <w:rFonts w:ascii="Calibri" w:eastAsia="Times New Roman" w:hAnsi="Calibri" w:cs="Calibri"/>
                <w:color w:val="000000"/>
                <w:lang w:eastAsia="en-AU"/>
              </w:rPr>
            </w:pPr>
            <w:ins w:id="1265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55" w:author="KIM, Jason" w:date="2019-04-02T13:39:00Z"/>
                <w:rFonts w:ascii="Calibri" w:eastAsia="Times New Roman" w:hAnsi="Calibri" w:cs="Calibri"/>
                <w:color w:val="000000"/>
                <w:lang w:eastAsia="en-AU"/>
              </w:rPr>
            </w:pPr>
            <w:ins w:id="12656" w:author="KIM, Jason" w:date="2019-04-02T13:39:00Z">
              <w:r w:rsidRPr="00D47EC1">
                <w:rPr>
                  <w:rFonts w:ascii="Calibri" w:eastAsia="Times New Roman" w:hAnsi="Calibri" w:cs="Calibri"/>
                  <w:color w:val="000000"/>
                  <w:lang w:eastAsia="en-AU"/>
                </w:rPr>
                <w:t>Chainage 486</w:t>
              </w:r>
            </w:ins>
          </w:p>
        </w:tc>
        <w:tc>
          <w:tcPr>
            <w:tcW w:w="721" w:type="pct"/>
            <w:shd w:val="clear" w:color="auto" w:fill="auto"/>
            <w:noWrap/>
            <w:hideMark/>
          </w:tcPr>
          <w:p w:rsidR="00110C18" w:rsidRPr="00D47EC1" w:rsidRDefault="00110C18" w:rsidP="00063728">
            <w:pPr>
              <w:jc w:val="right"/>
              <w:rPr>
                <w:ins w:id="12657" w:author="KIM, Jason" w:date="2019-04-02T13:39:00Z"/>
                <w:rFonts w:ascii="Calibri" w:eastAsia="Times New Roman" w:hAnsi="Calibri" w:cs="Calibri"/>
                <w:color w:val="000000"/>
                <w:lang w:eastAsia="en-AU"/>
              </w:rPr>
            </w:pPr>
            <w:ins w:id="126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59" w:author="KIM, Jason" w:date="2019-04-02T13:39:00Z"/>
        </w:trPr>
        <w:tc>
          <w:tcPr>
            <w:tcW w:w="716" w:type="pct"/>
            <w:vMerge/>
            <w:hideMark/>
          </w:tcPr>
          <w:p w:rsidR="00110C18" w:rsidRPr="00D47EC1" w:rsidRDefault="00110C18" w:rsidP="00063728">
            <w:pPr>
              <w:rPr>
                <w:ins w:id="1266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66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6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63" w:author="KIM, Jason" w:date="2019-04-02T13:39:00Z"/>
                <w:rFonts w:ascii="Calibri" w:eastAsia="Times New Roman" w:hAnsi="Calibri" w:cs="Calibri"/>
                <w:color w:val="000000"/>
                <w:lang w:eastAsia="en-AU"/>
              </w:rPr>
            </w:pPr>
            <w:ins w:id="12664" w:author="KIM, Jason" w:date="2019-04-02T13:39:00Z">
              <w:r w:rsidRPr="00D47EC1">
                <w:rPr>
                  <w:rFonts w:ascii="Calibri" w:eastAsia="Times New Roman" w:hAnsi="Calibri" w:cs="Calibri"/>
                  <w:color w:val="000000"/>
                  <w:lang w:eastAsia="en-AU"/>
                </w:rPr>
                <w:t>DLL7932</w:t>
              </w:r>
            </w:ins>
          </w:p>
        </w:tc>
        <w:tc>
          <w:tcPr>
            <w:tcW w:w="742" w:type="pct"/>
            <w:shd w:val="clear" w:color="auto" w:fill="auto"/>
            <w:noWrap/>
            <w:hideMark/>
          </w:tcPr>
          <w:p w:rsidR="00110C18" w:rsidRPr="00D47EC1" w:rsidRDefault="00110C18" w:rsidP="00063728">
            <w:pPr>
              <w:rPr>
                <w:ins w:id="12665" w:author="KIM, Jason" w:date="2019-04-02T13:39:00Z"/>
                <w:rFonts w:ascii="Calibri" w:eastAsia="Times New Roman" w:hAnsi="Calibri" w:cs="Calibri"/>
                <w:color w:val="000000"/>
                <w:lang w:eastAsia="en-AU"/>
              </w:rPr>
            </w:pPr>
            <w:ins w:id="1266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67" w:author="KIM, Jason" w:date="2019-04-02T13:39:00Z"/>
                <w:rFonts w:ascii="Calibri" w:eastAsia="Times New Roman" w:hAnsi="Calibri" w:cs="Calibri"/>
                <w:color w:val="000000"/>
                <w:lang w:eastAsia="en-AU"/>
              </w:rPr>
            </w:pPr>
            <w:ins w:id="12668" w:author="KIM, Jason" w:date="2019-04-02T13:39:00Z">
              <w:r w:rsidRPr="00D47EC1">
                <w:rPr>
                  <w:rFonts w:ascii="Calibri" w:eastAsia="Times New Roman" w:hAnsi="Calibri" w:cs="Calibri"/>
                  <w:color w:val="000000"/>
                  <w:lang w:eastAsia="en-AU"/>
                </w:rPr>
                <w:t>Chainage 492</w:t>
              </w:r>
            </w:ins>
          </w:p>
        </w:tc>
        <w:tc>
          <w:tcPr>
            <w:tcW w:w="721" w:type="pct"/>
            <w:shd w:val="clear" w:color="auto" w:fill="auto"/>
            <w:noWrap/>
            <w:hideMark/>
          </w:tcPr>
          <w:p w:rsidR="00110C18" w:rsidRPr="00D47EC1" w:rsidRDefault="00110C18" w:rsidP="00063728">
            <w:pPr>
              <w:jc w:val="right"/>
              <w:rPr>
                <w:ins w:id="12669" w:author="KIM, Jason" w:date="2019-04-02T13:39:00Z"/>
                <w:rFonts w:ascii="Calibri" w:eastAsia="Times New Roman" w:hAnsi="Calibri" w:cs="Calibri"/>
                <w:color w:val="000000"/>
                <w:lang w:eastAsia="en-AU"/>
              </w:rPr>
            </w:pPr>
            <w:ins w:id="126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71" w:author="KIM, Jason" w:date="2019-04-02T13:39:00Z"/>
        </w:trPr>
        <w:tc>
          <w:tcPr>
            <w:tcW w:w="716" w:type="pct"/>
            <w:vMerge w:val="restart"/>
            <w:shd w:val="clear" w:color="auto" w:fill="auto"/>
            <w:noWrap/>
            <w:hideMark/>
          </w:tcPr>
          <w:p w:rsidR="00110C18" w:rsidRPr="00D47EC1" w:rsidRDefault="00110C18" w:rsidP="00063728">
            <w:pPr>
              <w:rPr>
                <w:ins w:id="12672" w:author="KIM, Jason" w:date="2019-04-02T13:39:00Z"/>
                <w:rFonts w:ascii="Calibri" w:eastAsia="Times New Roman" w:hAnsi="Calibri" w:cs="Calibri"/>
                <w:color w:val="000000"/>
                <w:lang w:eastAsia="en-AU"/>
              </w:rPr>
            </w:pPr>
            <w:ins w:id="12673" w:author="KIM, Jason" w:date="2019-04-02T13:39:00Z">
              <w:r w:rsidRPr="00D47EC1">
                <w:rPr>
                  <w:rFonts w:ascii="Calibri" w:eastAsia="Times New Roman" w:hAnsi="Calibri" w:cs="Calibri"/>
                  <w:color w:val="000000"/>
                  <w:lang w:eastAsia="en-AU"/>
                </w:rPr>
                <w:t>DLL94K211</w:t>
              </w:r>
            </w:ins>
          </w:p>
        </w:tc>
        <w:tc>
          <w:tcPr>
            <w:tcW w:w="669" w:type="pct"/>
            <w:vMerge w:val="restart"/>
            <w:shd w:val="clear" w:color="auto" w:fill="auto"/>
            <w:noWrap/>
            <w:hideMark/>
          </w:tcPr>
          <w:p w:rsidR="00110C18" w:rsidRPr="00D47EC1" w:rsidRDefault="00110C18" w:rsidP="00063728">
            <w:pPr>
              <w:rPr>
                <w:ins w:id="12674" w:author="KIM, Jason" w:date="2019-04-02T13:39:00Z"/>
                <w:rFonts w:ascii="Calibri" w:eastAsia="Times New Roman" w:hAnsi="Calibri" w:cs="Calibri"/>
                <w:color w:val="000000"/>
                <w:lang w:eastAsia="en-AU"/>
              </w:rPr>
            </w:pPr>
            <w:ins w:id="12675" w:author="KIM, Jason" w:date="2019-04-02T13:39:00Z">
              <w:r w:rsidRPr="00D47EC1">
                <w:rPr>
                  <w:rFonts w:ascii="Calibri" w:eastAsia="Times New Roman" w:hAnsi="Calibri" w:cs="Calibri"/>
                  <w:color w:val="000000"/>
                  <w:lang w:eastAsia="en-AU"/>
                </w:rPr>
                <w:t>ELZ10318</w:t>
              </w:r>
            </w:ins>
          </w:p>
        </w:tc>
        <w:tc>
          <w:tcPr>
            <w:tcW w:w="668" w:type="pct"/>
            <w:vMerge w:val="restart"/>
            <w:shd w:val="clear" w:color="auto" w:fill="auto"/>
            <w:noWrap/>
            <w:hideMark/>
          </w:tcPr>
          <w:p w:rsidR="00110C18" w:rsidRPr="00D47EC1" w:rsidRDefault="00110C18" w:rsidP="00063728">
            <w:pPr>
              <w:rPr>
                <w:ins w:id="12676" w:author="KIM, Jason" w:date="2019-04-02T13:39:00Z"/>
                <w:rFonts w:ascii="Calibri" w:eastAsia="Times New Roman" w:hAnsi="Calibri" w:cs="Calibri"/>
                <w:color w:val="000000"/>
                <w:lang w:eastAsia="en-AU"/>
              </w:rPr>
            </w:pPr>
            <w:ins w:id="12677"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678" w:author="KIM, Jason" w:date="2019-04-02T13:39:00Z"/>
                <w:rFonts w:ascii="Calibri" w:eastAsia="Times New Roman" w:hAnsi="Calibri" w:cs="Calibri"/>
                <w:color w:val="000000"/>
                <w:lang w:eastAsia="en-AU"/>
              </w:rPr>
            </w:pPr>
            <w:ins w:id="12679" w:author="KIM, Jason" w:date="2019-04-02T13:39:00Z">
              <w:r w:rsidRPr="00D47EC1">
                <w:rPr>
                  <w:rFonts w:ascii="Calibri" w:eastAsia="Times New Roman" w:hAnsi="Calibri" w:cs="Calibri"/>
                  <w:color w:val="000000"/>
                  <w:lang w:eastAsia="en-AU"/>
                </w:rPr>
                <w:t>DLL7941</w:t>
              </w:r>
            </w:ins>
          </w:p>
        </w:tc>
        <w:tc>
          <w:tcPr>
            <w:tcW w:w="742" w:type="pct"/>
            <w:shd w:val="clear" w:color="auto" w:fill="auto"/>
            <w:noWrap/>
            <w:hideMark/>
          </w:tcPr>
          <w:p w:rsidR="00110C18" w:rsidRPr="00D47EC1" w:rsidRDefault="00110C18" w:rsidP="00063728">
            <w:pPr>
              <w:rPr>
                <w:ins w:id="12680" w:author="KIM, Jason" w:date="2019-04-02T13:39:00Z"/>
                <w:rFonts w:ascii="Calibri" w:eastAsia="Times New Roman" w:hAnsi="Calibri" w:cs="Calibri"/>
                <w:color w:val="000000"/>
                <w:lang w:eastAsia="en-AU"/>
              </w:rPr>
            </w:pPr>
            <w:ins w:id="1268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82" w:author="KIM, Jason" w:date="2019-04-02T13:39:00Z"/>
                <w:rFonts w:ascii="Calibri" w:eastAsia="Times New Roman" w:hAnsi="Calibri" w:cs="Calibri"/>
                <w:color w:val="000000"/>
                <w:lang w:eastAsia="en-AU"/>
              </w:rPr>
            </w:pPr>
            <w:ins w:id="12683" w:author="KIM, Jason" w:date="2019-04-02T13:39:00Z">
              <w:r w:rsidRPr="00D47EC1">
                <w:rPr>
                  <w:rFonts w:ascii="Calibri" w:eastAsia="Times New Roman" w:hAnsi="Calibri" w:cs="Calibri"/>
                  <w:color w:val="000000"/>
                  <w:lang w:eastAsia="en-AU"/>
                </w:rPr>
                <w:t>Chainage 613</w:t>
              </w:r>
            </w:ins>
          </w:p>
        </w:tc>
        <w:tc>
          <w:tcPr>
            <w:tcW w:w="721" w:type="pct"/>
            <w:shd w:val="clear" w:color="auto" w:fill="auto"/>
            <w:noWrap/>
            <w:hideMark/>
          </w:tcPr>
          <w:p w:rsidR="00110C18" w:rsidRPr="00D47EC1" w:rsidRDefault="00110C18" w:rsidP="00063728">
            <w:pPr>
              <w:jc w:val="right"/>
              <w:rPr>
                <w:ins w:id="12684" w:author="KIM, Jason" w:date="2019-04-02T13:39:00Z"/>
                <w:rFonts w:ascii="Calibri" w:eastAsia="Times New Roman" w:hAnsi="Calibri" w:cs="Calibri"/>
                <w:color w:val="000000"/>
                <w:lang w:eastAsia="en-AU"/>
              </w:rPr>
            </w:pPr>
            <w:ins w:id="126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86" w:author="KIM, Jason" w:date="2019-04-02T13:39:00Z"/>
        </w:trPr>
        <w:tc>
          <w:tcPr>
            <w:tcW w:w="716" w:type="pct"/>
            <w:vMerge/>
            <w:hideMark/>
          </w:tcPr>
          <w:p w:rsidR="00110C18" w:rsidRPr="00D47EC1" w:rsidRDefault="00110C18" w:rsidP="00063728">
            <w:pPr>
              <w:rPr>
                <w:ins w:id="126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6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90" w:author="KIM, Jason" w:date="2019-04-02T13:39:00Z"/>
                <w:rFonts w:ascii="Calibri" w:eastAsia="Times New Roman" w:hAnsi="Calibri" w:cs="Calibri"/>
                <w:color w:val="000000"/>
                <w:lang w:eastAsia="en-AU"/>
              </w:rPr>
            </w:pPr>
            <w:ins w:id="12691" w:author="KIM, Jason" w:date="2019-04-02T13:39:00Z">
              <w:r w:rsidRPr="00D47EC1">
                <w:rPr>
                  <w:rFonts w:ascii="Calibri" w:eastAsia="Times New Roman" w:hAnsi="Calibri" w:cs="Calibri"/>
                  <w:color w:val="000000"/>
                  <w:lang w:eastAsia="en-AU"/>
                </w:rPr>
                <w:t>DLL7942</w:t>
              </w:r>
            </w:ins>
          </w:p>
        </w:tc>
        <w:tc>
          <w:tcPr>
            <w:tcW w:w="742" w:type="pct"/>
            <w:shd w:val="clear" w:color="auto" w:fill="auto"/>
            <w:noWrap/>
            <w:hideMark/>
          </w:tcPr>
          <w:p w:rsidR="00110C18" w:rsidRPr="00D47EC1" w:rsidRDefault="00110C18" w:rsidP="00063728">
            <w:pPr>
              <w:rPr>
                <w:ins w:id="12692" w:author="KIM, Jason" w:date="2019-04-02T13:39:00Z"/>
                <w:rFonts w:ascii="Calibri" w:eastAsia="Times New Roman" w:hAnsi="Calibri" w:cs="Calibri"/>
                <w:color w:val="000000"/>
                <w:lang w:eastAsia="en-AU"/>
              </w:rPr>
            </w:pPr>
            <w:ins w:id="1269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94" w:author="KIM, Jason" w:date="2019-04-02T13:39:00Z"/>
                <w:rFonts w:ascii="Calibri" w:eastAsia="Times New Roman" w:hAnsi="Calibri" w:cs="Calibri"/>
                <w:color w:val="000000"/>
                <w:lang w:eastAsia="en-AU"/>
              </w:rPr>
            </w:pPr>
            <w:ins w:id="12695" w:author="KIM, Jason" w:date="2019-04-02T13:39:00Z">
              <w:r w:rsidRPr="00D47EC1">
                <w:rPr>
                  <w:rFonts w:ascii="Calibri" w:eastAsia="Times New Roman" w:hAnsi="Calibri" w:cs="Calibri"/>
                  <w:color w:val="000000"/>
                  <w:lang w:eastAsia="en-AU"/>
                </w:rPr>
                <w:t>Chainage 618</w:t>
              </w:r>
            </w:ins>
          </w:p>
        </w:tc>
        <w:tc>
          <w:tcPr>
            <w:tcW w:w="721" w:type="pct"/>
            <w:shd w:val="clear" w:color="auto" w:fill="auto"/>
            <w:noWrap/>
            <w:hideMark/>
          </w:tcPr>
          <w:p w:rsidR="00110C18" w:rsidRPr="00D47EC1" w:rsidRDefault="00110C18" w:rsidP="00063728">
            <w:pPr>
              <w:jc w:val="right"/>
              <w:rPr>
                <w:ins w:id="12696" w:author="KIM, Jason" w:date="2019-04-02T13:39:00Z"/>
                <w:rFonts w:ascii="Calibri" w:eastAsia="Times New Roman" w:hAnsi="Calibri" w:cs="Calibri"/>
                <w:color w:val="000000"/>
                <w:lang w:eastAsia="en-AU"/>
              </w:rPr>
            </w:pPr>
            <w:ins w:id="126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98" w:author="KIM, Jason" w:date="2019-04-02T13:39:00Z"/>
        </w:trPr>
        <w:tc>
          <w:tcPr>
            <w:tcW w:w="716" w:type="pct"/>
            <w:vMerge w:val="restart"/>
            <w:shd w:val="clear" w:color="auto" w:fill="auto"/>
            <w:noWrap/>
            <w:hideMark/>
          </w:tcPr>
          <w:p w:rsidR="00110C18" w:rsidRPr="00D47EC1" w:rsidRDefault="00110C18" w:rsidP="00063728">
            <w:pPr>
              <w:rPr>
                <w:ins w:id="12699" w:author="KIM, Jason" w:date="2019-04-02T13:39:00Z"/>
                <w:rFonts w:ascii="Calibri" w:eastAsia="Times New Roman" w:hAnsi="Calibri" w:cs="Calibri"/>
                <w:color w:val="000000"/>
                <w:lang w:eastAsia="en-AU"/>
              </w:rPr>
            </w:pPr>
            <w:ins w:id="12700" w:author="KIM, Jason" w:date="2019-04-02T13:39:00Z">
              <w:r w:rsidRPr="00D47EC1">
                <w:rPr>
                  <w:rFonts w:ascii="Calibri" w:eastAsia="Times New Roman" w:hAnsi="Calibri" w:cs="Calibri"/>
                  <w:color w:val="000000"/>
                  <w:lang w:eastAsia="en-AU"/>
                </w:rPr>
                <w:t>DLL95K211</w:t>
              </w:r>
            </w:ins>
          </w:p>
        </w:tc>
        <w:tc>
          <w:tcPr>
            <w:tcW w:w="669" w:type="pct"/>
            <w:vMerge w:val="restart"/>
            <w:shd w:val="clear" w:color="auto" w:fill="auto"/>
            <w:noWrap/>
            <w:hideMark/>
          </w:tcPr>
          <w:p w:rsidR="00110C18" w:rsidRPr="00D47EC1" w:rsidRDefault="00110C18" w:rsidP="00063728">
            <w:pPr>
              <w:rPr>
                <w:ins w:id="12701" w:author="KIM, Jason" w:date="2019-04-02T13:39:00Z"/>
                <w:rFonts w:ascii="Calibri" w:eastAsia="Times New Roman" w:hAnsi="Calibri" w:cs="Calibri"/>
                <w:color w:val="000000"/>
                <w:lang w:eastAsia="en-AU"/>
              </w:rPr>
            </w:pPr>
            <w:ins w:id="12702" w:author="KIM, Jason" w:date="2019-04-02T13:39:00Z">
              <w:r w:rsidRPr="00D47EC1">
                <w:rPr>
                  <w:rFonts w:ascii="Calibri" w:eastAsia="Times New Roman" w:hAnsi="Calibri" w:cs="Calibri"/>
                  <w:color w:val="000000"/>
                  <w:lang w:eastAsia="en-AU"/>
                </w:rPr>
                <w:t>ELZ10322</w:t>
              </w:r>
            </w:ins>
          </w:p>
        </w:tc>
        <w:tc>
          <w:tcPr>
            <w:tcW w:w="668" w:type="pct"/>
            <w:vMerge w:val="restart"/>
            <w:shd w:val="clear" w:color="auto" w:fill="auto"/>
            <w:noWrap/>
            <w:hideMark/>
          </w:tcPr>
          <w:p w:rsidR="00110C18" w:rsidRPr="00D47EC1" w:rsidRDefault="00110C18" w:rsidP="00063728">
            <w:pPr>
              <w:rPr>
                <w:ins w:id="12703" w:author="KIM, Jason" w:date="2019-04-02T13:39:00Z"/>
                <w:rFonts w:ascii="Calibri" w:eastAsia="Times New Roman" w:hAnsi="Calibri" w:cs="Calibri"/>
                <w:color w:val="000000"/>
                <w:lang w:eastAsia="en-AU"/>
              </w:rPr>
            </w:pPr>
            <w:ins w:id="12704"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05" w:author="KIM, Jason" w:date="2019-04-02T13:39:00Z"/>
                <w:rFonts w:ascii="Calibri" w:eastAsia="Times New Roman" w:hAnsi="Calibri" w:cs="Calibri"/>
                <w:color w:val="000000"/>
                <w:lang w:eastAsia="en-AU"/>
              </w:rPr>
            </w:pPr>
            <w:ins w:id="12706" w:author="KIM, Jason" w:date="2019-04-02T13:39:00Z">
              <w:r w:rsidRPr="00D47EC1">
                <w:rPr>
                  <w:rFonts w:ascii="Calibri" w:eastAsia="Times New Roman" w:hAnsi="Calibri" w:cs="Calibri"/>
                  <w:color w:val="000000"/>
                  <w:lang w:eastAsia="en-AU"/>
                </w:rPr>
                <w:t>DLL7951</w:t>
              </w:r>
            </w:ins>
          </w:p>
        </w:tc>
        <w:tc>
          <w:tcPr>
            <w:tcW w:w="742" w:type="pct"/>
            <w:shd w:val="clear" w:color="auto" w:fill="auto"/>
            <w:noWrap/>
            <w:hideMark/>
          </w:tcPr>
          <w:p w:rsidR="00110C18" w:rsidRPr="00D47EC1" w:rsidRDefault="00110C18" w:rsidP="00063728">
            <w:pPr>
              <w:rPr>
                <w:ins w:id="12707" w:author="KIM, Jason" w:date="2019-04-02T13:39:00Z"/>
                <w:rFonts w:ascii="Calibri" w:eastAsia="Times New Roman" w:hAnsi="Calibri" w:cs="Calibri"/>
                <w:color w:val="000000"/>
                <w:lang w:eastAsia="en-AU"/>
              </w:rPr>
            </w:pPr>
            <w:ins w:id="1270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09" w:author="KIM, Jason" w:date="2019-04-02T13:39:00Z"/>
                <w:rFonts w:ascii="Calibri" w:eastAsia="Times New Roman" w:hAnsi="Calibri" w:cs="Calibri"/>
                <w:color w:val="000000"/>
                <w:lang w:eastAsia="en-AU"/>
              </w:rPr>
            </w:pPr>
            <w:ins w:id="12710" w:author="KIM, Jason" w:date="2019-04-02T13:39:00Z">
              <w:r w:rsidRPr="00D47EC1">
                <w:rPr>
                  <w:rFonts w:ascii="Calibri" w:eastAsia="Times New Roman" w:hAnsi="Calibri" w:cs="Calibri"/>
                  <w:color w:val="000000"/>
                  <w:lang w:eastAsia="en-AU"/>
                </w:rPr>
                <w:t>Chainage 719</w:t>
              </w:r>
            </w:ins>
          </w:p>
        </w:tc>
        <w:tc>
          <w:tcPr>
            <w:tcW w:w="721" w:type="pct"/>
            <w:shd w:val="clear" w:color="auto" w:fill="auto"/>
            <w:noWrap/>
            <w:hideMark/>
          </w:tcPr>
          <w:p w:rsidR="00110C18" w:rsidRPr="00D47EC1" w:rsidRDefault="00110C18" w:rsidP="00063728">
            <w:pPr>
              <w:jc w:val="right"/>
              <w:rPr>
                <w:ins w:id="12711" w:author="KIM, Jason" w:date="2019-04-02T13:39:00Z"/>
                <w:rFonts w:ascii="Calibri" w:eastAsia="Times New Roman" w:hAnsi="Calibri" w:cs="Calibri"/>
                <w:color w:val="000000"/>
                <w:lang w:eastAsia="en-AU"/>
              </w:rPr>
            </w:pPr>
            <w:ins w:id="127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13" w:author="KIM, Jason" w:date="2019-04-02T13:39:00Z"/>
        </w:trPr>
        <w:tc>
          <w:tcPr>
            <w:tcW w:w="716" w:type="pct"/>
            <w:vMerge/>
            <w:hideMark/>
          </w:tcPr>
          <w:p w:rsidR="00110C18" w:rsidRPr="00D47EC1" w:rsidRDefault="00110C18" w:rsidP="00063728">
            <w:pPr>
              <w:rPr>
                <w:ins w:id="1271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1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1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17" w:author="KIM, Jason" w:date="2019-04-02T13:39:00Z"/>
                <w:rFonts w:ascii="Calibri" w:eastAsia="Times New Roman" w:hAnsi="Calibri" w:cs="Calibri"/>
                <w:color w:val="000000"/>
                <w:lang w:eastAsia="en-AU"/>
              </w:rPr>
            </w:pPr>
            <w:ins w:id="12718" w:author="KIM, Jason" w:date="2019-04-02T13:39:00Z">
              <w:r w:rsidRPr="00D47EC1">
                <w:rPr>
                  <w:rFonts w:ascii="Calibri" w:eastAsia="Times New Roman" w:hAnsi="Calibri" w:cs="Calibri"/>
                  <w:color w:val="000000"/>
                  <w:lang w:eastAsia="en-AU"/>
                </w:rPr>
                <w:t>DLL7952</w:t>
              </w:r>
            </w:ins>
          </w:p>
        </w:tc>
        <w:tc>
          <w:tcPr>
            <w:tcW w:w="742" w:type="pct"/>
            <w:shd w:val="clear" w:color="auto" w:fill="auto"/>
            <w:noWrap/>
            <w:hideMark/>
          </w:tcPr>
          <w:p w:rsidR="00110C18" w:rsidRPr="00D47EC1" w:rsidRDefault="00110C18" w:rsidP="00063728">
            <w:pPr>
              <w:rPr>
                <w:ins w:id="12719" w:author="KIM, Jason" w:date="2019-04-02T13:39:00Z"/>
                <w:rFonts w:ascii="Calibri" w:eastAsia="Times New Roman" w:hAnsi="Calibri" w:cs="Calibri"/>
                <w:color w:val="000000"/>
                <w:lang w:eastAsia="en-AU"/>
              </w:rPr>
            </w:pPr>
            <w:ins w:id="1272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21" w:author="KIM, Jason" w:date="2019-04-02T13:39:00Z"/>
                <w:rFonts w:ascii="Calibri" w:eastAsia="Times New Roman" w:hAnsi="Calibri" w:cs="Calibri"/>
                <w:color w:val="000000"/>
                <w:lang w:eastAsia="en-AU"/>
              </w:rPr>
            </w:pPr>
            <w:ins w:id="12722" w:author="KIM, Jason" w:date="2019-04-02T13:39:00Z">
              <w:r w:rsidRPr="00D47EC1">
                <w:rPr>
                  <w:rFonts w:ascii="Calibri" w:eastAsia="Times New Roman" w:hAnsi="Calibri" w:cs="Calibri"/>
                  <w:color w:val="000000"/>
                  <w:lang w:eastAsia="en-AU"/>
                </w:rPr>
                <w:t>Chainage 724</w:t>
              </w:r>
            </w:ins>
          </w:p>
        </w:tc>
        <w:tc>
          <w:tcPr>
            <w:tcW w:w="721" w:type="pct"/>
            <w:shd w:val="clear" w:color="auto" w:fill="auto"/>
            <w:noWrap/>
            <w:hideMark/>
          </w:tcPr>
          <w:p w:rsidR="00110C18" w:rsidRPr="00D47EC1" w:rsidRDefault="00110C18" w:rsidP="00063728">
            <w:pPr>
              <w:jc w:val="right"/>
              <w:rPr>
                <w:ins w:id="12723" w:author="KIM, Jason" w:date="2019-04-02T13:39:00Z"/>
                <w:rFonts w:ascii="Calibri" w:eastAsia="Times New Roman" w:hAnsi="Calibri" w:cs="Calibri"/>
                <w:color w:val="000000"/>
                <w:lang w:eastAsia="en-AU"/>
              </w:rPr>
            </w:pPr>
            <w:ins w:id="127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25" w:author="KIM, Jason" w:date="2019-04-02T13:39:00Z"/>
        </w:trPr>
        <w:tc>
          <w:tcPr>
            <w:tcW w:w="716" w:type="pct"/>
            <w:vMerge w:val="restart"/>
            <w:shd w:val="clear" w:color="auto" w:fill="auto"/>
            <w:noWrap/>
            <w:hideMark/>
          </w:tcPr>
          <w:p w:rsidR="00110C18" w:rsidRPr="00D47EC1" w:rsidRDefault="00110C18" w:rsidP="00063728">
            <w:pPr>
              <w:rPr>
                <w:ins w:id="12726" w:author="KIM, Jason" w:date="2019-04-02T13:39:00Z"/>
                <w:rFonts w:ascii="Calibri" w:eastAsia="Times New Roman" w:hAnsi="Calibri" w:cs="Calibri"/>
                <w:color w:val="000000"/>
                <w:lang w:eastAsia="en-AU"/>
              </w:rPr>
            </w:pPr>
            <w:ins w:id="12727" w:author="KIM, Jason" w:date="2019-04-02T13:39:00Z">
              <w:r w:rsidRPr="00D47EC1">
                <w:rPr>
                  <w:rFonts w:ascii="Calibri" w:eastAsia="Times New Roman" w:hAnsi="Calibri" w:cs="Calibri"/>
                  <w:color w:val="000000"/>
                  <w:lang w:eastAsia="en-AU"/>
                </w:rPr>
                <w:t>DLL96K211</w:t>
              </w:r>
            </w:ins>
          </w:p>
        </w:tc>
        <w:tc>
          <w:tcPr>
            <w:tcW w:w="669" w:type="pct"/>
            <w:vMerge w:val="restart"/>
            <w:shd w:val="clear" w:color="auto" w:fill="auto"/>
            <w:noWrap/>
            <w:hideMark/>
          </w:tcPr>
          <w:p w:rsidR="00110C18" w:rsidRPr="00D47EC1" w:rsidRDefault="00110C18" w:rsidP="00063728">
            <w:pPr>
              <w:rPr>
                <w:ins w:id="12728" w:author="KIM, Jason" w:date="2019-04-02T13:39:00Z"/>
                <w:rFonts w:ascii="Calibri" w:eastAsia="Times New Roman" w:hAnsi="Calibri" w:cs="Calibri"/>
                <w:color w:val="000000"/>
                <w:lang w:eastAsia="en-AU"/>
              </w:rPr>
            </w:pPr>
            <w:ins w:id="12729" w:author="KIM, Jason" w:date="2019-04-02T13:39:00Z">
              <w:r w:rsidRPr="00D47EC1">
                <w:rPr>
                  <w:rFonts w:ascii="Calibri" w:eastAsia="Times New Roman" w:hAnsi="Calibri" w:cs="Calibri"/>
                  <w:color w:val="000000"/>
                  <w:lang w:eastAsia="en-AU"/>
                </w:rPr>
                <w:t>ELZ10326</w:t>
              </w:r>
            </w:ins>
          </w:p>
        </w:tc>
        <w:tc>
          <w:tcPr>
            <w:tcW w:w="668" w:type="pct"/>
            <w:vMerge w:val="restart"/>
            <w:shd w:val="clear" w:color="auto" w:fill="auto"/>
            <w:noWrap/>
            <w:hideMark/>
          </w:tcPr>
          <w:p w:rsidR="00110C18" w:rsidRPr="00D47EC1" w:rsidRDefault="00110C18" w:rsidP="00063728">
            <w:pPr>
              <w:rPr>
                <w:ins w:id="12730" w:author="KIM, Jason" w:date="2019-04-02T13:39:00Z"/>
                <w:rFonts w:ascii="Calibri" w:eastAsia="Times New Roman" w:hAnsi="Calibri" w:cs="Calibri"/>
                <w:color w:val="000000"/>
                <w:lang w:eastAsia="en-AU"/>
              </w:rPr>
            </w:pPr>
            <w:ins w:id="12731"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32" w:author="KIM, Jason" w:date="2019-04-02T13:39:00Z"/>
                <w:rFonts w:ascii="Calibri" w:eastAsia="Times New Roman" w:hAnsi="Calibri" w:cs="Calibri"/>
                <w:color w:val="000000"/>
                <w:lang w:eastAsia="en-AU"/>
              </w:rPr>
            </w:pPr>
            <w:ins w:id="12733" w:author="KIM, Jason" w:date="2019-04-02T13:39:00Z">
              <w:r w:rsidRPr="00D47EC1">
                <w:rPr>
                  <w:rFonts w:ascii="Calibri" w:eastAsia="Times New Roman" w:hAnsi="Calibri" w:cs="Calibri"/>
                  <w:color w:val="000000"/>
                  <w:lang w:eastAsia="en-AU"/>
                </w:rPr>
                <w:t>DLL7961</w:t>
              </w:r>
            </w:ins>
          </w:p>
        </w:tc>
        <w:tc>
          <w:tcPr>
            <w:tcW w:w="742" w:type="pct"/>
            <w:shd w:val="clear" w:color="auto" w:fill="auto"/>
            <w:noWrap/>
            <w:hideMark/>
          </w:tcPr>
          <w:p w:rsidR="00110C18" w:rsidRPr="00D47EC1" w:rsidRDefault="00110C18" w:rsidP="00063728">
            <w:pPr>
              <w:rPr>
                <w:ins w:id="12734" w:author="KIM, Jason" w:date="2019-04-02T13:39:00Z"/>
                <w:rFonts w:ascii="Calibri" w:eastAsia="Times New Roman" w:hAnsi="Calibri" w:cs="Calibri"/>
                <w:color w:val="000000"/>
                <w:lang w:eastAsia="en-AU"/>
              </w:rPr>
            </w:pPr>
            <w:ins w:id="1273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36" w:author="KIM, Jason" w:date="2019-04-02T13:39:00Z"/>
                <w:rFonts w:ascii="Calibri" w:eastAsia="Times New Roman" w:hAnsi="Calibri" w:cs="Calibri"/>
                <w:color w:val="000000"/>
                <w:lang w:eastAsia="en-AU"/>
              </w:rPr>
            </w:pPr>
            <w:ins w:id="12737" w:author="KIM, Jason" w:date="2019-04-02T13:39:00Z">
              <w:r w:rsidRPr="00D47EC1">
                <w:rPr>
                  <w:rFonts w:ascii="Calibri" w:eastAsia="Times New Roman" w:hAnsi="Calibri" w:cs="Calibri"/>
                  <w:color w:val="000000"/>
                  <w:lang w:eastAsia="en-AU"/>
                </w:rPr>
                <w:t>Chainage 817</w:t>
              </w:r>
            </w:ins>
          </w:p>
        </w:tc>
        <w:tc>
          <w:tcPr>
            <w:tcW w:w="721" w:type="pct"/>
            <w:shd w:val="clear" w:color="auto" w:fill="auto"/>
            <w:noWrap/>
            <w:hideMark/>
          </w:tcPr>
          <w:p w:rsidR="00110C18" w:rsidRPr="00D47EC1" w:rsidRDefault="00110C18" w:rsidP="00063728">
            <w:pPr>
              <w:jc w:val="right"/>
              <w:rPr>
                <w:ins w:id="12738" w:author="KIM, Jason" w:date="2019-04-02T13:39:00Z"/>
                <w:rFonts w:ascii="Calibri" w:eastAsia="Times New Roman" w:hAnsi="Calibri" w:cs="Calibri"/>
                <w:color w:val="000000"/>
                <w:lang w:eastAsia="en-AU"/>
              </w:rPr>
            </w:pPr>
            <w:ins w:id="127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40" w:author="KIM, Jason" w:date="2019-04-02T13:39:00Z"/>
        </w:trPr>
        <w:tc>
          <w:tcPr>
            <w:tcW w:w="716" w:type="pct"/>
            <w:vMerge/>
            <w:hideMark/>
          </w:tcPr>
          <w:p w:rsidR="00110C18" w:rsidRPr="00D47EC1" w:rsidRDefault="00110C18" w:rsidP="00063728">
            <w:pPr>
              <w:rPr>
                <w:ins w:id="127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44" w:author="KIM, Jason" w:date="2019-04-02T13:39:00Z"/>
                <w:rFonts w:ascii="Calibri" w:eastAsia="Times New Roman" w:hAnsi="Calibri" w:cs="Calibri"/>
                <w:color w:val="000000"/>
                <w:lang w:eastAsia="en-AU"/>
              </w:rPr>
            </w:pPr>
            <w:ins w:id="12745" w:author="KIM, Jason" w:date="2019-04-02T13:39:00Z">
              <w:r w:rsidRPr="00D47EC1">
                <w:rPr>
                  <w:rFonts w:ascii="Calibri" w:eastAsia="Times New Roman" w:hAnsi="Calibri" w:cs="Calibri"/>
                  <w:color w:val="000000"/>
                  <w:lang w:eastAsia="en-AU"/>
                </w:rPr>
                <w:t>DLL7962</w:t>
              </w:r>
            </w:ins>
          </w:p>
        </w:tc>
        <w:tc>
          <w:tcPr>
            <w:tcW w:w="742" w:type="pct"/>
            <w:shd w:val="clear" w:color="auto" w:fill="auto"/>
            <w:noWrap/>
            <w:hideMark/>
          </w:tcPr>
          <w:p w:rsidR="00110C18" w:rsidRPr="00D47EC1" w:rsidRDefault="00110C18" w:rsidP="00063728">
            <w:pPr>
              <w:rPr>
                <w:ins w:id="12746" w:author="KIM, Jason" w:date="2019-04-02T13:39:00Z"/>
                <w:rFonts w:ascii="Calibri" w:eastAsia="Times New Roman" w:hAnsi="Calibri" w:cs="Calibri"/>
                <w:color w:val="000000"/>
                <w:lang w:eastAsia="en-AU"/>
              </w:rPr>
            </w:pPr>
            <w:ins w:id="127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48" w:author="KIM, Jason" w:date="2019-04-02T13:39:00Z"/>
                <w:rFonts w:ascii="Calibri" w:eastAsia="Times New Roman" w:hAnsi="Calibri" w:cs="Calibri"/>
                <w:color w:val="000000"/>
                <w:lang w:eastAsia="en-AU"/>
              </w:rPr>
            </w:pPr>
            <w:ins w:id="12749" w:author="KIM, Jason" w:date="2019-04-02T13:39:00Z">
              <w:r w:rsidRPr="00D47EC1">
                <w:rPr>
                  <w:rFonts w:ascii="Calibri" w:eastAsia="Times New Roman" w:hAnsi="Calibri" w:cs="Calibri"/>
                  <w:color w:val="000000"/>
                  <w:lang w:eastAsia="en-AU"/>
                </w:rPr>
                <w:t>Chainage 821</w:t>
              </w:r>
            </w:ins>
          </w:p>
        </w:tc>
        <w:tc>
          <w:tcPr>
            <w:tcW w:w="721" w:type="pct"/>
            <w:shd w:val="clear" w:color="auto" w:fill="auto"/>
            <w:noWrap/>
            <w:hideMark/>
          </w:tcPr>
          <w:p w:rsidR="00110C18" w:rsidRPr="00D47EC1" w:rsidRDefault="00110C18" w:rsidP="00063728">
            <w:pPr>
              <w:jc w:val="right"/>
              <w:rPr>
                <w:ins w:id="12750" w:author="KIM, Jason" w:date="2019-04-02T13:39:00Z"/>
                <w:rFonts w:ascii="Calibri" w:eastAsia="Times New Roman" w:hAnsi="Calibri" w:cs="Calibri"/>
                <w:color w:val="000000"/>
                <w:lang w:eastAsia="en-AU"/>
              </w:rPr>
            </w:pPr>
            <w:ins w:id="127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52" w:author="KIM, Jason" w:date="2019-04-02T13:39:00Z"/>
        </w:trPr>
        <w:tc>
          <w:tcPr>
            <w:tcW w:w="716" w:type="pct"/>
            <w:vMerge w:val="restart"/>
            <w:shd w:val="clear" w:color="auto" w:fill="auto"/>
            <w:noWrap/>
            <w:hideMark/>
          </w:tcPr>
          <w:p w:rsidR="00110C18" w:rsidRPr="00D47EC1" w:rsidRDefault="00110C18" w:rsidP="00063728">
            <w:pPr>
              <w:rPr>
                <w:ins w:id="12753" w:author="KIM, Jason" w:date="2019-04-02T13:39:00Z"/>
                <w:rFonts w:ascii="Calibri" w:eastAsia="Times New Roman" w:hAnsi="Calibri" w:cs="Calibri"/>
                <w:color w:val="000000"/>
                <w:lang w:eastAsia="en-AU"/>
              </w:rPr>
            </w:pPr>
            <w:ins w:id="12754" w:author="KIM, Jason" w:date="2019-04-02T13:39:00Z">
              <w:r w:rsidRPr="00D47EC1">
                <w:rPr>
                  <w:rFonts w:ascii="Calibri" w:eastAsia="Times New Roman" w:hAnsi="Calibri" w:cs="Calibri"/>
                  <w:color w:val="000000"/>
                  <w:lang w:eastAsia="en-AU"/>
                </w:rPr>
                <w:t>DLL97K211</w:t>
              </w:r>
            </w:ins>
          </w:p>
        </w:tc>
        <w:tc>
          <w:tcPr>
            <w:tcW w:w="669" w:type="pct"/>
            <w:vMerge w:val="restart"/>
            <w:shd w:val="clear" w:color="auto" w:fill="auto"/>
            <w:noWrap/>
            <w:hideMark/>
          </w:tcPr>
          <w:p w:rsidR="00110C18" w:rsidRPr="00D47EC1" w:rsidRDefault="00110C18" w:rsidP="00063728">
            <w:pPr>
              <w:rPr>
                <w:ins w:id="12755" w:author="KIM, Jason" w:date="2019-04-02T13:39:00Z"/>
                <w:rFonts w:ascii="Calibri" w:eastAsia="Times New Roman" w:hAnsi="Calibri" w:cs="Calibri"/>
                <w:color w:val="000000"/>
                <w:lang w:eastAsia="en-AU"/>
              </w:rPr>
            </w:pPr>
            <w:ins w:id="12756" w:author="KIM, Jason" w:date="2019-04-02T13:39:00Z">
              <w:r w:rsidRPr="00D47EC1">
                <w:rPr>
                  <w:rFonts w:ascii="Calibri" w:eastAsia="Times New Roman" w:hAnsi="Calibri" w:cs="Calibri"/>
                  <w:color w:val="000000"/>
                  <w:lang w:eastAsia="en-AU"/>
                </w:rPr>
                <w:t>ELZ10330</w:t>
              </w:r>
            </w:ins>
          </w:p>
        </w:tc>
        <w:tc>
          <w:tcPr>
            <w:tcW w:w="668" w:type="pct"/>
            <w:vMerge w:val="restart"/>
            <w:shd w:val="clear" w:color="auto" w:fill="auto"/>
            <w:noWrap/>
            <w:hideMark/>
          </w:tcPr>
          <w:p w:rsidR="00110C18" w:rsidRPr="00D47EC1" w:rsidRDefault="00110C18" w:rsidP="00063728">
            <w:pPr>
              <w:rPr>
                <w:ins w:id="12757" w:author="KIM, Jason" w:date="2019-04-02T13:39:00Z"/>
                <w:rFonts w:ascii="Calibri" w:eastAsia="Times New Roman" w:hAnsi="Calibri" w:cs="Calibri"/>
                <w:color w:val="000000"/>
                <w:lang w:eastAsia="en-AU"/>
              </w:rPr>
            </w:pPr>
            <w:ins w:id="12758"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59" w:author="KIM, Jason" w:date="2019-04-02T13:39:00Z"/>
                <w:rFonts w:ascii="Calibri" w:eastAsia="Times New Roman" w:hAnsi="Calibri" w:cs="Calibri"/>
                <w:color w:val="000000"/>
                <w:lang w:eastAsia="en-AU"/>
              </w:rPr>
            </w:pPr>
            <w:ins w:id="12760" w:author="KIM, Jason" w:date="2019-04-02T13:39:00Z">
              <w:r w:rsidRPr="00D47EC1">
                <w:rPr>
                  <w:rFonts w:ascii="Calibri" w:eastAsia="Times New Roman" w:hAnsi="Calibri" w:cs="Calibri"/>
                  <w:color w:val="000000"/>
                  <w:lang w:eastAsia="en-AU"/>
                </w:rPr>
                <w:t>DLL7971</w:t>
              </w:r>
            </w:ins>
          </w:p>
        </w:tc>
        <w:tc>
          <w:tcPr>
            <w:tcW w:w="742" w:type="pct"/>
            <w:shd w:val="clear" w:color="auto" w:fill="auto"/>
            <w:noWrap/>
            <w:hideMark/>
          </w:tcPr>
          <w:p w:rsidR="00110C18" w:rsidRPr="00D47EC1" w:rsidRDefault="00110C18" w:rsidP="00063728">
            <w:pPr>
              <w:rPr>
                <w:ins w:id="12761" w:author="KIM, Jason" w:date="2019-04-02T13:39:00Z"/>
                <w:rFonts w:ascii="Calibri" w:eastAsia="Times New Roman" w:hAnsi="Calibri" w:cs="Calibri"/>
                <w:color w:val="000000"/>
                <w:lang w:eastAsia="en-AU"/>
              </w:rPr>
            </w:pPr>
            <w:ins w:id="1276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63" w:author="KIM, Jason" w:date="2019-04-02T13:39:00Z"/>
                <w:rFonts w:ascii="Calibri" w:eastAsia="Times New Roman" w:hAnsi="Calibri" w:cs="Calibri"/>
                <w:color w:val="000000"/>
                <w:lang w:eastAsia="en-AU"/>
              </w:rPr>
            </w:pPr>
            <w:ins w:id="12764" w:author="KIM, Jason" w:date="2019-04-02T13:39:00Z">
              <w:r w:rsidRPr="00D47EC1">
                <w:rPr>
                  <w:rFonts w:ascii="Calibri" w:eastAsia="Times New Roman" w:hAnsi="Calibri" w:cs="Calibri"/>
                  <w:color w:val="000000"/>
                  <w:lang w:eastAsia="en-AU"/>
                </w:rPr>
                <w:t>Chainage 895</w:t>
              </w:r>
            </w:ins>
          </w:p>
        </w:tc>
        <w:tc>
          <w:tcPr>
            <w:tcW w:w="721" w:type="pct"/>
            <w:shd w:val="clear" w:color="auto" w:fill="auto"/>
            <w:noWrap/>
            <w:hideMark/>
          </w:tcPr>
          <w:p w:rsidR="00110C18" w:rsidRPr="00D47EC1" w:rsidRDefault="00110C18" w:rsidP="00063728">
            <w:pPr>
              <w:jc w:val="right"/>
              <w:rPr>
                <w:ins w:id="12765" w:author="KIM, Jason" w:date="2019-04-02T13:39:00Z"/>
                <w:rFonts w:ascii="Calibri" w:eastAsia="Times New Roman" w:hAnsi="Calibri" w:cs="Calibri"/>
                <w:color w:val="000000"/>
                <w:lang w:eastAsia="en-AU"/>
              </w:rPr>
            </w:pPr>
            <w:ins w:id="127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67" w:author="KIM, Jason" w:date="2019-04-02T13:39:00Z"/>
        </w:trPr>
        <w:tc>
          <w:tcPr>
            <w:tcW w:w="716" w:type="pct"/>
            <w:vMerge/>
            <w:hideMark/>
          </w:tcPr>
          <w:p w:rsidR="00110C18" w:rsidRPr="00D47EC1" w:rsidRDefault="00110C18" w:rsidP="00063728">
            <w:pPr>
              <w:rPr>
                <w:ins w:id="127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71" w:author="KIM, Jason" w:date="2019-04-02T13:39:00Z"/>
                <w:rFonts w:ascii="Calibri" w:eastAsia="Times New Roman" w:hAnsi="Calibri" w:cs="Calibri"/>
                <w:color w:val="000000"/>
                <w:lang w:eastAsia="en-AU"/>
              </w:rPr>
            </w:pPr>
            <w:ins w:id="12772" w:author="KIM, Jason" w:date="2019-04-02T13:39:00Z">
              <w:r w:rsidRPr="00D47EC1">
                <w:rPr>
                  <w:rFonts w:ascii="Calibri" w:eastAsia="Times New Roman" w:hAnsi="Calibri" w:cs="Calibri"/>
                  <w:color w:val="000000"/>
                  <w:lang w:eastAsia="en-AU"/>
                </w:rPr>
                <w:t>DLL7972</w:t>
              </w:r>
            </w:ins>
          </w:p>
        </w:tc>
        <w:tc>
          <w:tcPr>
            <w:tcW w:w="742" w:type="pct"/>
            <w:shd w:val="clear" w:color="auto" w:fill="auto"/>
            <w:noWrap/>
            <w:hideMark/>
          </w:tcPr>
          <w:p w:rsidR="00110C18" w:rsidRPr="00D47EC1" w:rsidRDefault="00110C18" w:rsidP="00063728">
            <w:pPr>
              <w:rPr>
                <w:ins w:id="12773" w:author="KIM, Jason" w:date="2019-04-02T13:39:00Z"/>
                <w:rFonts w:ascii="Calibri" w:eastAsia="Times New Roman" w:hAnsi="Calibri" w:cs="Calibri"/>
                <w:color w:val="000000"/>
                <w:lang w:eastAsia="en-AU"/>
              </w:rPr>
            </w:pPr>
            <w:ins w:id="1277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75" w:author="KIM, Jason" w:date="2019-04-02T13:39:00Z"/>
                <w:rFonts w:ascii="Calibri" w:eastAsia="Times New Roman" w:hAnsi="Calibri" w:cs="Calibri"/>
                <w:color w:val="000000"/>
                <w:lang w:eastAsia="en-AU"/>
              </w:rPr>
            </w:pPr>
            <w:ins w:id="12776" w:author="KIM, Jason" w:date="2019-04-02T13:39:00Z">
              <w:r w:rsidRPr="00D47EC1">
                <w:rPr>
                  <w:rFonts w:ascii="Calibri" w:eastAsia="Times New Roman" w:hAnsi="Calibri" w:cs="Calibri"/>
                  <w:color w:val="000000"/>
                  <w:lang w:eastAsia="en-AU"/>
                </w:rPr>
                <w:t>Chainage 899</w:t>
              </w:r>
            </w:ins>
          </w:p>
        </w:tc>
        <w:tc>
          <w:tcPr>
            <w:tcW w:w="721" w:type="pct"/>
            <w:shd w:val="clear" w:color="auto" w:fill="auto"/>
            <w:noWrap/>
            <w:hideMark/>
          </w:tcPr>
          <w:p w:rsidR="00110C18" w:rsidRPr="00D47EC1" w:rsidRDefault="00110C18" w:rsidP="00063728">
            <w:pPr>
              <w:jc w:val="right"/>
              <w:rPr>
                <w:ins w:id="12777" w:author="KIM, Jason" w:date="2019-04-02T13:39:00Z"/>
                <w:rFonts w:ascii="Calibri" w:eastAsia="Times New Roman" w:hAnsi="Calibri" w:cs="Calibri"/>
                <w:color w:val="000000"/>
                <w:lang w:eastAsia="en-AU"/>
              </w:rPr>
            </w:pPr>
            <w:ins w:id="127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79" w:author="KIM, Jason" w:date="2019-04-02T13:39:00Z"/>
        </w:trPr>
        <w:tc>
          <w:tcPr>
            <w:tcW w:w="716" w:type="pct"/>
            <w:vMerge w:val="restart"/>
            <w:shd w:val="clear" w:color="auto" w:fill="auto"/>
            <w:noWrap/>
            <w:hideMark/>
          </w:tcPr>
          <w:p w:rsidR="00110C18" w:rsidRPr="00D47EC1" w:rsidRDefault="00110C18" w:rsidP="00063728">
            <w:pPr>
              <w:rPr>
                <w:ins w:id="12780" w:author="KIM, Jason" w:date="2019-04-02T13:39:00Z"/>
                <w:rFonts w:ascii="Calibri" w:eastAsia="Times New Roman" w:hAnsi="Calibri" w:cs="Calibri"/>
                <w:color w:val="000000"/>
                <w:lang w:eastAsia="en-AU"/>
              </w:rPr>
            </w:pPr>
            <w:ins w:id="12781" w:author="KIM, Jason" w:date="2019-04-02T13:39:00Z">
              <w:r w:rsidRPr="00D47EC1">
                <w:rPr>
                  <w:rFonts w:ascii="Calibri" w:eastAsia="Times New Roman" w:hAnsi="Calibri" w:cs="Calibri"/>
                  <w:color w:val="000000"/>
                  <w:lang w:eastAsia="en-AU"/>
                </w:rPr>
                <w:t>DLL60K211</w:t>
              </w:r>
            </w:ins>
          </w:p>
        </w:tc>
        <w:tc>
          <w:tcPr>
            <w:tcW w:w="669" w:type="pct"/>
            <w:vMerge w:val="restart"/>
            <w:shd w:val="clear" w:color="auto" w:fill="auto"/>
            <w:noWrap/>
            <w:hideMark/>
          </w:tcPr>
          <w:p w:rsidR="00110C18" w:rsidRPr="00D47EC1" w:rsidRDefault="00110C18" w:rsidP="00063728">
            <w:pPr>
              <w:rPr>
                <w:ins w:id="12782" w:author="KIM, Jason" w:date="2019-04-02T13:39:00Z"/>
                <w:rFonts w:ascii="Calibri" w:eastAsia="Times New Roman" w:hAnsi="Calibri" w:cs="Calibri"/>
                <w:color w:val="000000"/>
                <w:lang w:eastAsia="en-AU"/>
              </w:rPr>
            </w:pPr>
            <w:ins w:id="12783" w:author="KIM, Jason" w:date="2019-04-02T13:39:00Z">
              <w:r w:rsidRPr="00D47EC1">
                <w:rPr>
                  <w:rFonts w:ascii="Calibri" w:eastAsia="Times New Roman" w:hAnsi="Calibri" w:cs="Calibri"/>
                  <w:color w:val="000000"/>
                  <w:lang w:eastAsia="en-AU"/>
                </w:rPr>
                <w:t>ELZ10336</w:t>
              </w:r>
            </w:ins>
          </w:p>
        </w:tc>
        <w:tc>
          <w:tcPr>
            <w:tcW w:w="668" w:type="pct"/>
            <w:vMerge w:val="restart"/>
            <w:shd w:val="clear" w:color="auto" w:fill="auto"/>
            <w:noWrap/>
            <w:hideMark/>
          </w:tcPr>
          <w:p w:rsidR="00110C18" w:rsidRPr="00D47EC1" w:rsidRDefault="00110C18" w:rsidP="00063728">
            <w:pPr>
              <w:rPr>
                <w:ins w:id="12784" w:author="KIM, Jason" w:date="2019-04-02T13:39:00Z"/>
                <w:rFonts w:ascii="Calibri" w:eastAsia="Times New Roman" w:hAnsi="Calibri" w:cs="Calibri"/>
                <w:color w:val="000000"/>
                <w:lang w:eastAsia="en-AU"/>
              </w:rPr>
            </w:pPr>
            <w:ins w:id="12785"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786" w:author="KIM, Jason" w:date="2019-04-02T13:39:00Z"/>
                <w:rFonts w:ascii="Calibri" w:eastAsia="Times New Roman" w:hAnsi="Calibri" w:cs="Calibri"/>
                <w:color w:val="000000"/>
                <w:lang w:eastAsia="en-AU"/>
              </w:rPr>
            </w:pPr>
            <w:ins w:id="12787" w:author="KIM, Jason" w:date="2019-04-02T13:39:00Z">
              <w:r w:rsidRPr="00D47EC1">
                <w:rPr>
                  <w:rFonts w:ascii="Calibri" w:eastAsia="Times New Roman" w:hAnsi="Calibri" w:cs="Calibri"/>
                  <w:color w:val="000000"/>
                  <w:lang w:eastAsia="en-AU"/>
                </w:rPr>
                <w:t>DLL1601</w:t>
              </w:r>
            </w:ins>
          </w:p>
        </w:tc>
        <w:tc>
          <w:tcPr>
            <w:tcW w:w="742" w:type="pct"/>
            <w:shd w:val="clear" w:color="auto" w:fill="auto"/>
            <w:noWrap/>
            <w:hideMark/>
          </w:tcPr>
          <w:p w:rsidR="00110C18" w:rsidRPr="00D47EC1" w:rsidRDefault="00110C18" w:rsidP="00063728">
            <w:pPr>
              <w:rPr>
                <w:ins w:id="12788" w:author="KIM, Jason" w:date="2019-04-02T13:39:00Z"/>
                <w:rFonts w:ascii="Calibri" w:eastAsia="Times New Roman" w:hAnsi="Calibri" w:cs="Calibri"/>
                <w:color w:val="000000"/>
                <w:lang w:eastAsia="en-AU"/>
              </w:rPr>
            </w:pPr>
            <w:ins w:id="1278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90" w:author="KIM, Jason" w:date="2019-04-02T13:39:00Z"/>
                <w:rFonts w:ascii="Calibri" w:eastAsia="Times New Roman" w:hAnsi="Calibri" w:cs="Calibri"/>
                <w:color w:val="000000"/>
                <w:lang w:eastAsia="en-AU"/>
              </w:rPr>
            </w:pPr>
            <w:ins w:id="12791" w:author="KIM, Jason" w:date="2019-04-02T13:39:00Z">
              <w:r w:rsidRPr="00D47EC1">
                <w:rPr>
                  <w:rFonts w:ascii="Calibri" w:eastAsia="Times New Roman" w:hAnsi="Calibri" w:cs="Calibri"/>
                  <w:color w:val="000000"/>
                  <w:lang w:eastAsia="en-AU"/>
                </w:rPr>
                <w:t>Chainage 8005</w:t>
              </w:r>
            </w:ins>
          </w:p>
        </w:tc>
        <w:tc>
          <w:tcPr>
            <w:tcW w:w="721" w:type="pct"/>
            <w:shd w:val="clear" w:color="auto" w:fill="auto"/>
            <w:noWrap/>
            <w:hideMark/>
          </w:tcPr>
          <w:p w:rsidR="00110C18" w:rsidRPr="00D47EC1" w:rsidRDefault="00110C18" w:rsidP="00063728">
            <w:pPr>
              <w:jc w:val="right"/>
              <w:rPr>
                <w:ins w:id="12792" w:author="KIM, Jason" w:date="2019-04-02T13:39:00Z"/>
                <w:rFonts w:ascii="Calibri" w:eastAsia="Times New Roman" w:hAnsi="Calibri" w:cs="Calibri"/>
                <w:color w:val="000000"/>
                <w:lang w:eastAsia="en-AU"/>
              </w:rPr>
            </w:pPr>
            <w:ins w:id="127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94" w:author="KIM, Jason" w:date="2019-04-02T13:39:00Z"/>
        </w:trPr>
        <w:tc>
          <w:tcPr>
            <w:tcW w:w="716" w:type="pct"/>
            <w:vMerge/>
            <w:hideMark/>
          </w:tcPr>
          <w:p w:rsidR="00110C18" w:rsidRPr="00D47EC1" w:rsidRDefault="00110C18" w:rsidP="00063728">
            <w:pPr>
              <w:rPr>
                <w:ins w:id="127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98" w:author="KIM, Jason" w:date="2019-04-02T13:39:00Z"/>
                <w:rFonts w:ascii="Calibri" w:eastAsia="Times New Roman" w:hAnsi="Calibri" w:cs="Calibri"/>
                <w:color w:val="000000"/>
                <w:lang w:eastAsia="en-AU"/>
              </w:rPr>
            </w:pPr>
            <w:ins w:id="12799" w:author="KIM, Jason" w:date="2019-04-02T13:39:00Z">
              <w:r w:rsidRPr="00D47EC1">
                <w:rPr>
                  <w:rFonts w:ascii="Calibri" w:eastAsia="Times New Roman" w:hAnsi="Calibri" w:cs="Calibri"/>
                  <w:color w:val="000000"/>
                  <w:lang w:eastAsia="en-AU"/>
                </w:rPr>
                <w:t>DLL1602</w:t>
              </w:r>
            </w:ins>
          </w:p>
        </w:tc>
        <w:tc>
          <w:tcPr>
            <w:tcW w:w="742" w:type="pct"/>
            <w:shd w:val="clear" w:color="auto" w:fill="auto"/>
            <w:noWrap/>
            <w:hideMark/>
          </w:tcPr>
          <w:p w:rsidR="00110C18" w:rsidRPr="00D47EC1" w:rsidRDefault="00110C18" w:rsidP="00063728">
            <w:pPr>
              <w:rPr>
                <w:ins w:id="12800" w:author="KIM, Jason" w:date="2019-04-02T13:39:00Z"/>
                <w:rFonts w:ascii="Calibri" w:eastAsia="Times New Roman" w:hAnsi="Calibri" w:cs="Calibri"/>
                <w:color w:val="000000"/>
                <w:lang w:eastAsia="en-AU"/>
              </w:rPr>
            </w:pPr>
            <w:ins w:id="1280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802" w:author="KIM, Jason" w:date="2019-04-02T13:39:00Z"/>
                <w:rFonts w:ascii="Calibri" w:eastAsia="Times New Roman" w:hAnsi="Calibri" w:cs="Calibri"/>
                <w:color w:val="000000"/>
                <w:lang w:eastAsia="en-AU"/>
              </w:rPr>
            </w:pPr>
            <w:ins w:id="12803" w:author="KIM, Jason" w:date="2019-04-02T13:39:00Z">
              <w:r w:rsidRPr="00D47EC1">
                <w:rPr>
                  <w:rFonts w:ascii="Calibri" w:eastAsia="Times New Roman" w:hAnsi="Calibri" w:cs="Calibri"/>
                  <w:color w:val="000000"/>
                  <w:lang w:eastAsia="en-AU"/>
                </w:rPr>
                <w:t>Chainage 8010</w:t>
              </w:r>
            </w:ins>
          </w:p>
        </w:tc>
        <w:tc>
          <w:tcPr>
            <w:tcW w:w="721" w:type="pct"/>
            <w:shd w:val="clear" w:color="auto" w:fill="auto"/>
            <w:noWrap/>
            <w:hideMark/>
          </w:tcPr>
          <w:p w:rsidR="00110C18" w:rsidRPr="00D47EC1" w:rsidRDefault="00110C18" w:rsidP="00063728">
            <w:pPr>
              <w:jc w:val="right"/>
              <w:rPr>
                <w:ins w:id="12804" w:author="KIM, Jason" w:date="2019-04-02T13:39:00Z"/>
                <w:rFonts w:ascii="Calibri" w:eastAsia="Times New Roman" w:hAnsi="Calibri" w:cs="Calibri"/>
                <w:color w:val="000000"/>
                <w:lang w:eastAsia="en-AU"/>
              </w:rPr>
            </w:pPr>
            <w:ins w:id="128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06" w:author="KIM, Jason" w:date="2019-04-02T13:39:00Z"/>
        </w:trPr>
        <w:tc>
          <w:tcPr>
            <w:tcW w:w="716" w:type="pct"/>
            <w:vMerge/>
            <w:hideMark/>
          </w:tcPr>
          <w:p w:rsidR="00110C18" w:rsidRPr="00D47EC1" w:rsidRDefault="00110C18" w:rsidP="00063728">
            <w:pPr>
              <w:rPr>
                <w:ins w:id="1280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0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0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810" w:author="KIM, Jason" w:date="2019-04-02T13:39:00Z"/>
                <w:rFonts w:ascii="Calibri" w:eastAsia="Times New Roman" w:hAnsi="Calibri" w:cs="Calibri"/>
                <w:color w:val="000000"/>
                <w:lang w:eastAsia="en-AU"/>
              </w:rPr>
            </w:pPr>
            <w:ins w:id="12811" w:author="KIM, Jason" w:date="2019-04-02T13:39:00Z">
              <w:r w:rsidRPr="00D47EC1">
                <w:rPr>
                  <w:rFonts w:ascii="Calibri" w:eastAsia="Times New Roman" w:hAnsi="Calibri" w:cs="Calibri"/>
                  <w:color w:val="000000"/>
                  <w:lang w:eastAsia="en-AU"/>
                </w:rPr>
                <w:t>DLL1611</w:t>
              </w:r>
            </w:ins>
          </w:p>
        </w:tc>
        <w:tc>
          <w:tcPr>
            <w:tcW w:w="742" w:type="pct"/>
            <w:shd w:val="clear" w:color="auto" w:fill="auto"/>
            <w:noWrap/>
            <w:hideMark/>
          </w:tcPr>
          <w:p w:rsidR="00110C18" w:rsidRPr="00D47EC1" w:rsidRDefault="00110C18" w:rsidP="00063728">
            <w:pPr>
              <w:rPr>
                <w:ins w:id="12812" w:author="KIM, Jason" w:date="2019-04-02T13:39:00Z"/>
                <w:rFonts w:ascii="Calibri" w:eastAsia="Times New Roman" w:hAnsi="Calibri" w:cs="Calibri"/>
                <w:color w:val="000000"/>
                <w:lang w:eastAsia="en-AU"/>
              </w:rPr>
            </w:pPr>
            <w:ins w:id="1281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814" w:author="KIM, Jason" w:date="2019-04-02T13:39:00Z"/>
                <w:rFonts w:ascii="Calibri" w:eastAsia="Times New Roman" w:hAnsi="Calibri" w:cs="Calibri"/>
                <w:color w:val="000000"/>
                <w:lang w:eastAsia="en-AU"/>
              </w:rPr>
            </w:pPr>
            <w:ins w:id="12815" w:author="KIM, Jason" w:date="2019-04-02T13:39:00Z">
              <w:r w:rsidRPr="00D47EC1">
                <w:rPr>
                  <w:rFonts w:ascii="Calibri" w:eastAsia="Times New Roman" w:hAnsi="Calibri" w:cs="Calibri"/>
                  <w:color w:val="000000"/>
                  <w:lang w:eastAsia="en-AU"/>
                </w:rPr>
                <w:t>Chainage 8124</w:t>
              </w:r>
            </w:ins>
          </w:p>
        </w:tc>
        <w:tc>
          <w:tcPr>
            <w:tcW w:w="721" w:type="pct"/>
            <w:shd w:val="clear" w:color="auto" w:fill="auto"/>
            <w:noWrap/>
            <w:hideMark/>
          </w:tcPr>
          <w:p w:rsidR="00110C18" w:rsidRPr="00D47EC1" w:rsidRDefault="00110C18" w:rsidP="00063728">
            <w:pPr>
              <w:jc w:val="right"/>
              <w:rPr>
                <w:ins w:id="12816" w:author="KIM, Jason" w:date="2019-04-02T13:39:00Z"/>
                <w:rFonts w:ascii="Calibri" w:eastAsia="Times New Roman" w:hAnsi="Calibri" w:cs="Calibri"/>
                <w:color w:val="000000"/>
                <w:lang w:eastAsia="en-AU"/>
              </w:rPr>
            </w:pPr>
            <w:ins w:id="128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18" w:author="KIM, Jason" w:date="2019-04-02T13:39:00Z"/>
        </w:trPr>
        <w:tc>
          <w:tcPr>
            <w:tcW w:w="716" w:type="pct"/>
            <w:vMerge/>
            <w:hideMark/>
          </w:tcPr>
          <w:p w:rsidR="00110C18" w:rsidRPr="00D47EC1" w:rsidRDefault="00110C18" w:rsidP="00063728">
            <w:pPr>
              <w:rPr>
                <w:ins w:id="128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22" w:author="KIM, Jason" w:date="2019-04-02T13:39:00Z"/>
                <w:rFonts w:ascii="Calibri" w:eastAsia="Times New Roman" w:hAnsi="Calibri" w:cs="Calibri"/>
                <w:lang w:eastAsia="en-AU"/>
              </w:rPr>
            </w:pPr>
            <w:ins w:id="12823" w:author="KIM, Jason" w:date="2019-04-02T13:39:00Z">
              <w:r w:rsidRPr="001B5267">
                <w:rPr>
                  <w:rFonts w:ascii="Calibri" w:eastAsia="Times New Roman" w:hAnsi="Calibri" w:cs="Calibri"/>
                  <w:lang w:eastAsia="en-AU"/>
                </w:rPr>
                <w:t>DLL1612</w:t>
              </w:r>
            </w:ins>
          </w:p>
        </w:tc>
        <w:tc>
          <w:tcPr>
            <w:tcW w:w="742" w:type="pct"/>
            <w:shd w:val="clear" w:color="auto" w:fill="auto"/>
            <w:noWrap/>
            <w:hideMark/>
          </w:tcPr>
          <w:p w:rsidR="00110C18" w:rsidRPr="001B5267" w:rsidRDefault="00110C18" w:rsidP="00063728">
            <w:pPr>
              <w:rPr>
                <w:ins w:id="12824" w:author="KIM, Jason" w:date="2019-04-02T13:39:00Z"/>
                <w:rFonts w:ascii="Calibri" w:eastAsia="Times New Roman" w:hAnsi="Calibri" w:cs="Calibri"/>
                <w:lang w:eastAsia="en-AU"/>
              </w:rPr>
            </w:pPr>
            <w:ins w:id="12825"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26" w:author="KIM, Jason" w:date="2019-04-02T13:39:00Z"/>
                <w:rFonts w:ascii="Calibri" w:eastAsia="Times New Roman" w:hAnsi="Calibri" w:cs="Calibri"/>
                <w:color w:val="000000"/>
                <w:lang w:eastAsia="en-AU"/>
              </w:rPr>
            </w:pPr>
            <w:ins w:id="12827" w:author="KIM, Jason" w:date="2019-04-02T13:39:00Z">
              <w:r w:rsidRPr="00D47EC1">
                <w:rPr>
                  <w:rFonts w:ascii="Calibri" w:eastAsia="Times New Roman" w:hAnsi="Calibri" w:cs="Calibri"/>
                  <w:color w:val="000000"/>
                  <w:lang w:eastAsia="en-AU"/>
                </w:rPr>
                <w:t>Chainage 8128</w:t>
              </w:r>
            </w:ins>
          </w:p>
        </w:tc>
        <w:tc>
          <w:tcPr>
            <w:tcW w:w="721" w:type="pct"/>
            <w:shd w:val="clear" w:color="auto" w:fill="auto"/>
            <w:noWrap/>
            <w:hideMark/>
          </w:tcPr>
          <w:p w:rsidR="00110C18" w:rsidRPr="00D47EC1" w:rsidRDefault="00110C18" w:rsidP="00063728">
            <w:pPr>
              <w:jc w:val="right"/>
              <w:rPr>
                <w:ins w:id="12828" w:author="KIM, Jason" w:date="2019-04-02T13:39:00Z"/>
                <w:rFonts w:ascii="Calibri" w:eastAsia="Times New Roman" w:hAnsi="Calibri" w:cs="Calibri"/>
                <w:color w:val="000000"/>
                <w:lang w:eastAsia="en-AU"/>
              </w:rPr>
            </w:pPr>
            <w:ins w:id="128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30" w:author="KIM, Jason" w:date="2019-04-02T13:39:00Z"/>
        </w:trPr>
        <w:tc>
          <w:tcPr>
            <w:tcW w:w="716" w:type="pct"/>
            <w:vMerge w:val="restart"/>
            <w:noWrap/>
            <w:hideMark/>
          </w:tcPr>
          <w:p w:rsidR="00110C18" w:rsidRPr="00D47EC1" w:rsidRDefault="00110C18" w:rsidP="00063728">
            <w:pPr>
              <w:rPr>
                <w:ins w:id="12831" w:author="KIM, Jason" w:date="2019-04-02T13:39:00Z"/>
                <w:rFonts w:ascii="Calibri" w:eastAsia="Times New Roman" w:hAnsi="Calibri" w:cs="Calibri"/>
                <w:color w:val="9C0006"/>
                <w:lang w:eastAsia="en-AU"/>
              </w:rPr>
            </w:pPr>
            <w:bookmarkStart w:id="12832" w:name="_Hlk516661157"/>
            <w:ins w:id="12833" w:author="KIM, Jason" w:date="2019-04-02T13:39:00Z">
              <w:r w:rsidRPr="001B5267">
                <w:rPr>
                  <w:rFonts w:ascii="Calibri" w:eastAsia="Times New Roman" w:hAnsi="Calibri" w:cs="Calibri"/>
                  <w:lang w:eastAsia="en-AU"/>
                </w:rPr>
                <w:t>DLL91K221</w:t>
              </w:r>
            </w:ins>
          </w:p>
        </w:tc>
        <w:tc>
          <w:tcPr>
            <w:tcW w:w="669" w:type="pct"/>
            <w:vMerge w:val="restart"/>
            <w:noWrap/>
            <w:hideMark/>
          </w:tcPr>
          <w:p w:rsidR="00110C18" w:rsidRPr="00D47EC1" w:rsidRDefault="00110C18" w:rsidP="00063728">
            <w:pPr>
              <w:rPr>
                <w:ins w:id="12834" w:author="KIM, Jason" w:date="2019-04-02T13:39:00Z"/>
                <w:rFonts w:ascii="Calibri" w:eastAsia="Times New Roman" w:hAnsi="Calibri" w:cs="Calibri"/>
                <w:color w:val="000000"/>
                <w:lang w:eastAsia="en-AU"/>
              </w:rPr>
            </w:pPr>
            <w:ins w:id="12835" w:author="KIM, Jason" w:date="2019-04-02T13:39:00Z">
              <w:r w:rsidRPr="00D47EC1">
                <w:rPr>
                  <w:rFonts w:ascii="Calibri" w:eastAsia="Times New Roman" w:hAnsi="Calibri" w:cs="Calibri"/>
                  <w:color w:val="000000"/>
                  <w:lang w:eastAsia="en-AU"/>
                </w:rPr>
                <w:t>ELZ10344</w:t>
              </w:r>
            </w:ins>
          </w:p>
        </w:tc>
        <w:tc>
          <w:tcPr>
            <w:tcW w:w="668" w:type="pct"/>
            <w:vMerge w:val="restart"/>
            <w:noWrap/>
            <w:hideMark/>
          </w:tcPr>
          <w:p w:rsidR="00110C18" w:rsidRPr="00D47EC1" w:rsidRDefault="00110C18" w:rsidP="00063728">
            <w:pPr>
              <w:rPr>
                <w:ins w:id="12836" w:author="KIM, Jason" w:date="2019-04-02T13:39:00Z"/>
                <w:rFonts w:ascii="Calibri" w:eastAsia="Times New Roman" w:hAnsi="Calibri" w:cs="Calibri"/>
                <w:color w:val="000000"/>
                <w:lang w:eastAsia="en-AU"/>
              </w:rPr>
            </w:pPr>
            <w:ins w:id="12837" w:author="KIM, Jason" w:date="2019-04-02T13:39:00Z">
              <w:r w:rsidRPr="00D47EC1">
                <w:rPr>
                  <w:rFonts w:ascii="Calibri" w:eastAsia="Times New Roman" w:hAnsi="Calibri" w:cs="Calibri"/>
                  <w:color w:val="000000"/>
                  <w:lang w:eastAsia="en-AU"/>
                </w:rPr>
                <w:t>PLCx62</w:t>
              </w:r>
            </w:ins>
          </w:p>
        </w:tc>
        <w:tc>
          <w:tcPr>
            <w:tcW w:w="551" w:type="pct"/>
            <w:noWrap/>
            <w:hideMark/>
          </w:tcPr>
          <w:p w:rsidR="00110C18" w:rsidRPr="001B5267" w:rsidRDefault="00110C18" w:rsidP="00063728">
            <w:pPr>
              <w:rPr>
                <w:ins w:id="12838" w:author="KIM, Jason" w:date="2019-04-02T13:39:00Z"/>
                <w:rFonts w:ascii="Calibri" w:eastAsia="Times New Roman" w:hAnsi="Calibri" w:cs="Calibri"/>
                <w:lang w:eastAsia="en-AU"/>
              </w:rPr>
            </w:pPr>
            <w:ins w:id="12839" w:author="KIM, Jason" w:date="2019-04-02T13:39:00Z">
              <w:r w:rsidRPr="001B5267">
                <w:rPr>
                  <w:rFonts w:ascii="Calibri" w:eastAsia="Times New Roman" w:hAnsi="Calibri" w:cs="Calibri"/>
                  <w:lang w:eastAsia="en-AU"/>
                </w:rPr>
                <w:t>DLL1911</w:t>
              </w:r>
            </w:ins>
          </w:p>
        </w:tc>
        <w:tc>
          <w:tcPr>
            <w:tcW w:w="742" w:type="pct"/>
            <w:noWrap/>
            <w:hideMark/>
          </w:tcPr>
          <w:p w:rsidR="00110C18" w:rsidRPr="001B5267" w:rsidRDefault="00110C18" w:rsidP="00063728">
            <w:pPr>
              <w:rPr>
                <w:ins w:id="12840" w:author="KIM, Jason" w:date="2019-04-02T13:39:00Z"/>
                <w:rFonts w:ascii="Calibri" w:eastAsia="Times New Roman" w:hAnsi="Calibri" w:cs="Calibri"/>
                <w:lang w:eastAsia="en-AU"/>
              </w:rPr>
            </w:pPr>
            <w:ins w:id="12841" w:author="KIM, Jason" w:date="2019-04-02T13:39:00Z">
              <w:r w:rsidRPr="001B5267">
                <w:rPr>
                  <w:rFonts w:ascii="Calibri" w:eastAsia="Times New Roman" w:hAnsi="Calibri" w:cs="Calibri"/>
                  <w:lang w:eastAsia="en-AU"/>
                </w:rPr>
                <w:t>Northbound</w:t>
              </w:r>
            </w:ins>
          </w:p>
        </w:tc>
        <w:tc>
          <w:tcPr>
            <w:tcW w:w="933" w:type="pct"/>
            <w:noWrap/>
            <w:hideMark/>
          </w:tcPr>
          <w:p w:rsidR="00110C18" w:rsidRPr="00D47EC1" w:rsidRDefault="00110C18" w:rsidP="00063728">
            <w:pPr>
              <w:rPr>
                <w:ins w:id="12842" w:author="KIM, Jason" w:date="2019-04-02T13:39:00Z"/>
                <w:rFonts w:ascii="Calibri" w:eastAsia="Times New Roman" w:hAnsi="Calibri" w:cs="Calibri"/>
                <w:color w:val="000000"/>
                <w:lang w:eastAsia="en-AU"/>
              </w:rPr>
            </w:pPr>
            <w:ins w:id="12843" w:author="KIM, Jason" w:date="2019-04-02T13:39:00Z">
              <w:r w:rsidRPr="00D47EC1">
                <w:rPr>
                  <w:rFonts w:ascii="Calibri" w:eastAsia="Times New Roman" w:hAnsi="Calibri" w:cs="Calibri"/>
                  <w:color w:val="000000"/>
                  <w:lang w:eastAsia="en-AU"/>
                </w:rPr>
                <w:t>Chainage 8227</w:t>
              </w:r>
            </w:ins>
          </w:p>
        </w:tc>
        <w:tc>
          <w:tcPr>
            <w:tcW w:w="721" w:type="pct"/>
            <w:noWrap/>
            <w:hideMark/>
          </w:tcPr>
          <w:p w:rsidR="00110C18" w:rsidRPr="00D47EC1" w:rsidRDefault="00110C18" w:rsidP="00063728">
            <w:pPr>
              <w:jc w:val="right"/>
              <w:rPr>
                <w:ins w:id="12844" w:author="KIM, Jason" w:date="2019-04-02T13:39:00Z"/>
                <w:rFonts w:ascii="Calibri" w:eastAsia="Times New Roman" w:hAnsi="Calibri" w:cs="Calibri"/>
                <w:color w:val="000000"/>
                <w:lang w:eastAsia="en-AU"/>
              </w:rPr>
            </w:pPr>
            <w:ins w:id="12845" w:author="KIM, Jason" w:date="2019-04-02T13:39:00Z">
              <w:r w:rsidRPr="00D47EC1">
                <w:rPr>
                  <w:rFonts w:ascii="Calibri" w:eastAsia="Times New Roman" w:hAnsi="Calibri" w:cs="Calibri"/>
                  <w:color w:val="000000"/>
                  <w:lang w:eastAsia="en-AU"/>
                </w:rPr>
                <w:t>13/06/2018</w:t>
              </w:r>
            </w:ins>
          </w:p>
        </w:tc>
      </w:tr>
      <w:tr w:rsidR="00110C18" w:rsidRPr="00D47EC1" w:rsidTr="00063728">
        <w:trPr>
          <w:trHeight w:val="288"/>
          <w:ins w:id="12846" w:author="KIM, Jason" w:date="2019-04-02T13:39:00Z"/>
        </w:trPr>
        <w:tc>
          <w:tcPr>
            <w:tcW w:w="716" w:type="pct"/>
            <w:vMerge/>
            <w:hideMark/>
          </w:tcPr>
          <w:p w:rsidR="00110C18" w:rsidRPr="00D47EC1" w:rsidRDefault="00110C18" w:rsidP="00063728">
            <w:pPr>
              <w:rPr>
                <w:ins w:id="12847"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8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49" w:author="KIM, Jason" w:date="2019-04-02T13:39:00Z"/>
                <w:rFonts w:ascii="Calibri" w:eastAsia="Times New Roman" w:hAnsi="Calibri" w:cs="Calibri"/>
                <w:color w:val="000000"/>
                <w:lang w:eastAsia="en-AU"/>
              </w:rPr>
            </w:pPr>
          </w:p>
        </w:tc>
        <w:tc>
          <w:tcPr>
            <w:tcW w:w="551" w:type="pct"/>
            <w:noWrap/>
            <w:hideMark/>
          </w:tcPr>
          <w:p w:rsidR="00110C18" w:rsidRPr="001B5267" w:rsidRDefault="00110C18" w:rsidP="00063728">
            <w:pPr>
              <w:rPr>
                <w:ins w:id="12850" w:author="KIM, Jason" w:date="2019-04-02T13:39:00Z"/>
                <w:rFonts w:ascii="Calibri" w:eastAsia="Times New Roman" w:hAnsi="Calibri" w:cs="Calibri"/>
                <w:lang w:eastAsia="en-AU"/>
              </w:rPr>
            </w:pPr>
            <w:ins w:id="12851" w:author="KIM, Jason" w:date="2019-04-02T13:39:00Z">
              <w:r w:rsidRPr="001B5267">
                <w:rPr>
                  <w:rFonts w:ascii="Calibri" w:eastAsia="Times New Roman" w:hAnsi="Calibri" w:cs="Calibri"/>
                  <w:lang w:eastAsia="en-AU"/>
                </w:rPr>
                <w:t>DLL1912</w:t>
              </w:r>
            </w:ins>
          </w:p>
        </w:tc>
        <w:tc>
          <w:tcPr>
            <w:tcW w:w="742" w:type="pct"/>
            <w:noWrap/>
            <w:hideMark/>
          </w:tcPr>
          <w:p w:rsidR="00110C18" w:rsidRPr="001B5267" w:rsidRDefault="00110C18" w:rsidP="00063728">
            <w:pPr>
              <w:rPr>
                <w:ins w:id="12852" w:author="KIM, Jason" w:date="2019-04-02T13:39:00Z"/>
                <w:rFonts w:ascii="Calibri" w:eastAsia="Times New Roman" w:hAnsi="Calibri" w:cs="Calibri"/>
                <w:lang w:eastAsia="en-AU"/>
              </w:rPr>
            </w:pPr>
            <w:ins w:id="12853" w:author="KIM, Jason" w:date="2019-04-02T13:39:00Z">
              <w:r w:rsidRPr="001B5267">
                <w:rPr>
                  <w:rFonts w:ascii="Calibri" w:eastAsia="Times New Roman" w:hAnsi="Calibri" w:cs="Calibri"/>
                  <w:lang w:eastAsia="en-AU"/>
                </w:rPr>
                <w:t>Northbound</w:t>
              </w:r>
            </w:ins>
          </w:p>
        </w:tc>
        <w:tc>
          <w:tcPr>
            <w:tcW w:w="933" w:type="pct"/>
            <w:noWrap/>
            <w:hideMark/>
          </w:tcPr>
          <w:p w:rsidR="00110C18" w:rsidRPr="00D47EC1" w:rsidRDefault="00110C18" w:rsidP="00063728">
            <w:pPr>
              <w:rPr>
                <w:ins w:id="12854" w:author="KIM, Jason" w:date="2019-04-02T13:39:00Z"/>
                <w:rFonts w:ascii="Calibri" w:eastAsia="Times New Roman" w:hAnsi="Calibri" w:cs="Calibri"/>
                <w:color w:val="000000"/>
                <w:lang w:eastAsia="en-AU"/>
              </w:rPr>
            </w:pPr>
            <w:ins w:id="12855" w:author="KIM, Jason" w:date="2019-04-02T13:39:00Z">
              <w:r w:rsidRPr="00D47EC1">
                <w:rPr>
                  <w:rFonts w:ascii="Calibri" w:eastAsia="Times New Roman" w:hAnsi="Calibri" w:cs="Calibri"/>
                  <w:color w:val="000000"/>
                  <w:lang w:eastAsia="en-AU"/>
                </w:rPr>
                <w:t>Chainage 8235</w:t>
              </w:r>
            </w:ins>
          </w:p>
        </w:tc>
        <w:tc>
          <w:tcPr>
            <w:tcW w:w="721" w:type="pct"/>
            <w:noWrap/>
            <w:hideMark/>
          </w:tcPr>
          <w:p w:rsidR="00110C18" w:rsidRPr="00D47EC1" w:rsidRDefault="00110C18" w:rsidP="00063728">
            <w:pPr>
              <w:jc w:val="right"/>
              <w:rPr>
                <w:ins w:id="12856" w:author="KIM, Jason" w:date="2019-04-02T13:39:00Z"/>
                <w:rFonts w:ascii="Calibri" w:eastAsia="Times New Roman" w:hAnsi="Calibri" w:cs="Calibri"/>
                <w:color w:val="000000"/>
                <w:lang w:eastAsia="en-AU"/>
              </w:rPr>
            </w:pPr>
            <w:ins w:id="12857" w:author="KIM, Jason" w:date="2019-04-02T13:39:00Z">
              <w:r w:rsidRPr="00D47EC1">
                <w:rPr>
                  <w:rFonts w:ascii="Calibri" w:eastAsia="Times New Roman" w:hAnsi="Calibri" w:cs="Calibri"/>
                  <w:color w:val="000000"/>
                  <w:lang w:eastAsia="en-AU"/>
                </w:rPr>
                <w:t>13/06/2018</w:t>
              </w:r>
            </w:ins>
          </w:p>
        </w:tc>
      </w:tr>
      <w:bookmarkEnd w:id="12832"/>
      <w:tr w:rsidR="00110C18" w:rsidRPr="00D47EC1" w:rsidTr="00063728">
        <w:trPr>
          <w:trHeight w:val="288"/>
          <w:ins w:id="12858" w:author="KIM, Jason" w:date="2019-04-02T13:39:00Z"/>
        </w:trPr>
        <w:tc>
          <w:tcPr>
            <w:tcW w:w="716" w:type="pct"/>
            <w:vMerge w:val="restart"/>
            <w:shd w:val="clear" w:color="auto" w:fill="auto"/>
            <w:noWrap/>
            <w:hideMark/>
          </w:tcPr>
          <w:p w:rsidR="00110C18" w:rsidRPr="00D47EC1" w:rsidRDefault="00110C18" w:rsidP="00063728">
            <w:pPr>
              <w:rPr>
                <w:ins w:id="12859" w:author="KIM, Jason" w:date="2019-04-02T13:39:00Z"/>
                <w:rFonts w:ascii="Calibri" w:eastAsia="Times New Roman" w:hAnsi="Calibri" w:cs="Calibri"/>
                <w:color w:val="000000"/>
                <w:lang w:eastAsia="en-AU"/>
              </w:rPr>
            </w:pPr>
            <w:ins w:id="12860" w:author="KIM, Jason" w:date="2019-04-02T13:39:00Z">
              <w:r w:rsidRPr="00D47EC1">
                <w:rPr>
                  <w:rFonts w:ascii="Calibri" w:eastAsia="Times New Roman" w:hAnsi="Calibri" w:cs="Calibri"/>
                  <w:color w:val="000000"/>
                  <w:lang w:eastAsia="en-AU"/>
                </w:rPr>
                <w:t>DLL62K211</w:t>
              </w:r>
            </w:ins>
          </w:p>
        </w:tc>
        <w:tc>
          <w:tcPr>
            <w:tcW w:w="669" w:type="pct"/>
            <w:vMerge w:val="restart"/>
            <w:shd w:val="clear" w:color="auto" w:fill="auto"/>
            <w:noWrap/>
            <w:hideMark/>
          </w:tcPr>
          <w:p w:rsidR="00110C18" w:rsidRPr="00D47EC1" w:rsidRDefault="00110C18" w:rsidP="00063728">
            <w:pPr>
              <w:rPr>
                <w:ins w:id="12861" w:author="KIM, Jason" w:date="2019-04-02T13:39:00Z"/>
                <w:rFonts w:ascii="Calibri" w:eastAsia="Times New Roman" w:hAnsi="Calibri" w:cs="Calibri"/>
                <w:color w:val="000000"/>
                <w:lang w:eastAsia="en-AU"/>
              </w:rPr>
            </w:pPr>
            <w:ins w:id="12862" w:author="KIM, Jason" w:date="2019-04-02T13:39:00Z">
              <w:r w:rsidRPr="00D47EC1">
                <w:rPr>
                  <w:rFonts w:ascii="Calibri" w:eastAsia="Times New Roman" w:hAnsi="Calibri" w:cs="Calibri"/>
                  <w:color w:val="000000"/>
                  <w:lang w:eastAsia="en-AU"/>
                </w:rPr>
                <w:t>ELZ10344</w:t>
              </w:r>
            </w:ins>
          </w:p>
        </w:tc>
        <w:tc>
          <w:tcPr>
            <w:tcW w:w="668" w:type="pct"/>
            <w:vMerge w:val="restart"/>
            <w:shd w:val="clear" w:color="auto" w:fill="auto"/>
            <w:noWrap/>
            <w:hideMark/>
          </w:tcPr>
          <w:p w:rsidR="00110C18" w:rsidRPr="00D47EC1" w:rsidRDefault="00110C18" w:rsidP="00063728">
            <w:pPr>
              <w:rPr>
                <w:ins w:id="12863" w:author="KIM, Jason" w:date="2019-04-02T13:39:00Z"/>
                <w:rFonts w:ascii="Calibri" w:eastAsia="Times New Roman" w:hAnsi="Calibri" w:cs="Calibri"/>
                <w:color w:val="000000"/>
                <w:lang w:eastAsia="en-AU"/>
              </w:rPr>
            </w:pPr>
            <w:ins w:id="12864"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1B5267" w:rsidRDefault="00110C18" w:rsidP="00063728">
            <w:pPr>
              <w:rPr>
                <w:ins w:id="12865" w:author="KIM, Jason" w:date="2019-04-02T13:39:00Z"/>
                <w:rFonts w:ascii="Calibri" w:eastAsia="Times New Roman" w:hAnsi="Calibri" w:cs="Calibri"/>
                <w:lang w:eastAsia="en-AU"/>
              </w:rPr>
            </w:pPr>
            <w:ins w:id="12866" w:author="KIM, Jason" w:date="2019-04-02T13:39:00Z">
              <w:r w:rsidRPr="001B5267">
                <w:rPr>
                  <w:rFonts w:ascii="Calibri" w:eastAsia="Times New Roman" w:hAnsi="Calibri" w:cs="Calibri"/>
                  <w:lang w:eastAsia="en-AU"/>
                </w:rPr>
                <w:t>DLL1621</w:t>
              </w:r>
            </w:ins>
          </w:p>
        </w:tc>
        <w:tc>
          <w:tcPr>
            <w:tcW w:w="742" w:type="pct"/>
            <w:shd w:val="clear" w:color="auto" w:fill="auto"/>
            <w:noWrap/>
            <w:hideMark/>
          </w:tcPr>
          <w:p w:rsidR="00110C18" w:rsidRPr="001B5267" w:rsidRDefault="00110C18" w:rsidP="00063728">
            <w:pPr>
              <w:rPr>
                <w:ins w:id="12867" w:author="KIM, Jason" w:date="2019-04-02T13:39:00Z"/>
                <w:rFonts w:ascii="Calibri" w:eastAsia="Times New Roman" w:hAnsi="Calibri" w:cs="Calibri"/>
                <w:lang w:eastAsia="en-AU"/>
              </w:rPr>
            </w:pPr>
            <w:ins w:id="12868"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69" w:author="KIM, Jason" w:date="2019-04-02T13:39:00Z"/>
                <w:rFonts w:ascii="Calibri" w:eastAsia="Times New Roman" w:hAnsi="Calibri" w:cs="Calibri"/>
                <w:color w:val="000000"/>
                <w:lang w:eastAsia="en-AU"/>
              </w:rPr>
            </w:pPr>
            <w:ins w:id="12870" w:author="KIM, Jason" w:date="2019-04-02T13:39:00Z">
              <w:r w:rsidRPr="00D47EC1">
                <w:rPr>
                  <w:rFonts w:ascii="Calibri" w:eastAsia="Times New Roman" w:hAnsi="Calibri" w:cs="Calibri"/>
                  <w:color w:val="000000"/>
                  <w:lang w:eastAsia="en-AU"/>
                </w:rPr>
                <w:t>Chainage 8242</w:t>
              </w:r>
            </w:ins>
          </w:p>
        </w:tc>
        <w:tc>
          <w:tcPr>
            <w:tcW w:w="721" w:type="pct"/>
            <w:shd w:val="clear" w:color="auto" w:fill="auto"/>
            <w:noWrap/>
            <w:hideMark/>
          </w:tcPr>
          <w:p w:rsidR="00110C18" w:rsidRPr="00D47EC1" w:rsidRDefault="00110C18" w:rsidP="00063728">
            <w:pPr>
              <w:jc w:val="right"/>
              <w:rPr>
                <w:ins w:id="12871" w:author="KIM, Jason" w:date="2019-04-02T13:39:00Z"/>
                <w:rFonts w:ascii="Calibri" w:eastAsia="Times New Roman" w:hAnsi="Calibri" w:cs="Calibri"/>
                <w:color w:val="000000"/>
                <w:lang w:eastAsia="en-AU"/>
              </w:rPr>
            </w:pPr>
            <w:ins w:id="128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73" w:author="KIM, Jason" w:date="2019-04-02T13:39:00Z"/>
        </w:trPr>
        <w:tc>
          <w:tcPr>
            <w:tcW w:w="716" w:type="pct"/>
            <w:vMerge/>
            <w:hideMark/>
          </w:tcPr>
          <w:p w:rsidR="00110C18" w:rsidRPr="00D47EC1" w:rsidRDefault="00110C18" w:rsidP="00063728">
            <w:pPr>
              <w:rPr>
                <w:ins w:id="128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77" w:author="KIM, Jason" w:date="2019-04-02T13:39:00Z"/>
                <w:rFonts w:ascii="Calibri" w:eastAsia="Times New Roman" w:hAnsi="Calibri" w:cs="Calibri"/>
                <w:lang w:eastAsia="en-AU"/>
              </w:rPr>
            </w:pPr>
            <w:ins w:id="12878" w:author="KIM, Jason" w:date="2019-04-02T13:39:00Z">
              <w:r w:rsidRPr="001B5267">
                <w:rPr>
                  <w:rFonts w:ascii="Calibri" w:eastAsia="Times New Roman" w:hAnsi="Calibri" w:cs="Calibri"/>
                  <w:lang w:eastAsia="en-AU"/>
                </w:rPr>
                <w:t>DLL1622</w:t>
              </w:r>
            </w:ins>
          </w:p>
        </w:tc>
        <w:tc>
          <w:tcPr>
            <w:tcW w:w="742" w:type="pct"/>
            <w:shd w:val="clear" w:color="auto" w:fill="auto"/>
            <w:noWrap/>
            <w:hideMark/>
          </w:tcPr>
          <w:p w:rsidR="00110C18" w:rsidRPr="001B5267" w:rsidRDefault="00110C18" w:rsidP="00063728">
            <w:pPr>
              <w:rPr>
                <w:ins w:id="12879" w:author="KIM, Jason" w:date="2019-04-02T13:39:00Z"/>
                <w:rFonts w:ascii="Calibri" w:eastAsia="Times New Roman" w:hAnsi="Calibri" w:cs="Calibri"/>
                <w:lang w:eastAsia="en-AU"/>
              </w:rPr>
            </w:pPr>
            <w:ins w:id="12880"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81" w:author="KIM, Jason" w:date="2019-04-02T13:39:00Z"/>
                <w:rFonts w:ascii="Calibri" w:eastAsia="Times New Roman" w:hAnsi="Calibri" w:cs="Calibri"/>
                <w:color w:val="000000"/>
                <w:lang w:eastAsia="en-AU"/>
              </w:rPr>
            </w:pPr>
            <w:ins w:id="12882" w:author="KIM, Jason" w:date="2019-04-02T13:39:00Z">
              <w:r w:rsidRPr="00D47EC1">
                <w:rPr>
                  <w:rFonts w:ascii="Calibri" w:eastAsia="Times New Roman" w:hAnsi="Calibri" w:cs="Calibri"/>
                  <w:color w:val="000000"/>
                  <w:lang w:eastAsia="en-AU"/>
                </w:rPr>
                <w:t>Chainage 8246</w:t>
              </w:r>
            </w:ins>
          </w:p>
        </w:tc>
        <w:tc>
          <w:tcPr>
            <w:tcW w:w="721" w:type="pct"/>
            <w:shd w:val="clear" w:color="auto" w:fill="auto"/>
            <w:noWrap/>
            <w:hideMark/>
          </w:tcPr>
          <w:p w:rsidR="00110C18" w:rsidRPr="00D47EC1" w:rsidRDefault="00110C18" w:rsidP="00063728">
            <w:pPr>
              <w:jc w:val="right"/>
              <w:rPr>
                <w:ins w:id="12883" w:author="KIM, Jason" w:date="2019-04-02T13:39:00Z"/>
                <w:rFonts w:ascii="Calibri" w:eastAsia="Times New Roman" w:hAnsi="Calibri" w:cs="Calibri"/>
                <w:color w:val="000000"/>
                <w:lang w:eastAsia="en-AU"/>
              </w:rPr>
            </w:pPr>
            <w:ins w:id="128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85" w:author="KIM, Jason" w:date="2019-04-02T13:39:00Z"/>
        </w:trPr>
        <w:tc>
          <w:tcPr>
            <w:tcW w:w="716" w:type="pct"/>
            <w:vMerge/>
            <w:hideMark/>
          </w:tcPr>
          <w:p w:rsidR="00110C18" w:rsidRPr="00D47EC1" w:rsidRDefault="00110C18" w:rsidP="00063728">
            <w:pPr>
              <w:rPr>
                <w:ins w:id="128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89" w:author="KIM, Jason" w:date="2019-04-02T13:39:00Z"/>
                <w:rFonts w:ascii="Calibri" w:eastAsia="Times New Roman" w:hAnsi="Calibri" w:cs="Calibri"/>
                <w:lang w:eastAsia="en-AU"/>
              </w:rPr>
            </w:pPr>
            <w:ins w:id="12890" w:author="KIM, Jason" w:date="2019-04-02T13:39:00Z">
              <w:r w:rsidRPr="001B5267">
                <w:rPr>
                  <w:rFonts w:ascii="Calibri" w:eastAsia="Times New Roman" w:hAnsi="Calibri" w:cs="Calibri"/>
                  <w:lang w:eastAsia="en-AU"/>
                </w:rPr>
                <w:t>DLL1631</w:t>
              </w:r>
            </w:ins>
          </w:p>
        </w:tc>
        <w:tc>
          <w:tcPr>
            <w:tcW w:w="742" w:type="pct"/>
            <w:shd w:val="clear" w:color="auto" w:fill="auto"/>
            <w:noWrap/>
            <w:hideMark/>
          </w:tcPr>
          <w:p w:rsidR="00110C18" w:rsidRPr="001B5267" w:rsidRDefault="00110C18" w:rsidP="00063728">
            <w:pPr>
              <w:rPr>
                <w:ins w:id="12891" w:author="KIM, Jason" w:date="2019-04-02T13:39:00Z"/>
                <w:rFonts w:ascii="Calibri" w:eastAsia="Times New Roman" w:hAnsi="Calibri" w:cs="Calibri"/>
                <w:lang w:eastAsia="en-AU"/>
              </w:rPr>
            </w:pPr>
            <w:ins w:id="12892"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93" w:author="KIM, Jason" w:date="2019-04-02T13:39:00Z"/>
                <w:rFonts w:ascii="Calibri" w:eastAsia="Times New Roman" w:hAnsi="Calibri" w:cs="Calibri"/>
                <w:color w:val="000000"/>
                <w:lang w:eastAsia="en-AU"/>
              </w:rPr>
            </w:pPr>
            <w:ins w:id="12894" w:author="KIM, Jason" w:date="2019-04-02T13:39:00Z">
              <w:r w:rsidRPr="00D47EC1">
                <w:rPr>
                  <w:rFonts w:ascii="Calibri" w:eastAsia="Times New Roman" w:hAnsi="Calibri" w:cs="Calibri"/>
                  <w:color w:val="000000"/>
                  <w:lang w:eastAsia="en-AU"/>
                </w:rPr>
                <w:t>Chainage 8360</w:t>
              </w:r>
            </w:ins>
          </w:p>
        </w:tc>
        <w:tc>
          <w:tcPr>
            <w:tcW w:w="721" w:type="pct"/>
            <w:shd w:val="clear" w:color="auto" w:fill="auto"/>
            <w:noWrap/>
            <w:hideMark/>
          </w:tcPr>
          <w:p w:rsidR="00110C18" w:rsidRPr="00D47EC1" w:rsidRDefault="00110C18" w:rsidP="00063728">
            <w:pPr>
              <w:jc w:val="right"/>
              <w:rPr>
                <w:ins w:id="12895" w:author="KIM, Jason" w:date="2019-04-02T13:39:00Z"/>
                <w:rFonts w:ascii="Calibri" w:eastAsia="Times New Roman" w:hAnsi="Calibri" w:cs="Calibri"/>
                <w:color w:val="000000"/>
                <w:lang w:eastAsia="en-AU"/>
              </w:rPr>
            </w:pPr>
            <w:ins w:id="128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97" w:author="KIM, Jason" w:date="2019-04-02T13:39:00Z"/>
        </w:trPr>
        <w:tc>
          <w:tcPr>
            <w:tcW w:w="716" w:type="pct"/>
            <w:vMerge/>
            <w:hideMark/>
          </w:tcPr>
          <w:p w:rsidR="00110C18" w:rsidRPr="00D47EC1" w:rsidRDefault="00110C18" w:rsidP="00063728">
            <w:pPr>
              <w:rPr>
                <w:ins w:id="128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901" w:author="KIM, Jason" w:date="2019-04-02T13:39:00Z"/>
                <w:rFonts w:ascii="Calibri" w:eastAsia="Times New Roman" w:hAnsi="Calibri" w:cs="Calibri"/>
                <w:lang w:eastAsia="en-AU"/>
              </w:rPr>
            </w:pPr>
            <w:ins w:id="12902" w:author="KIM, Jason" w:date="2019-04-02T13:39:00Z">
              <w:r w:rsidRPr="001B5267">
                <w:rPr>
                  <w:rFonts w:ascii="Calibri" w:eastAsia="Times New Roman" w:hAnsi="Calibri" w:cs="Calibri"/>
                  <w:lang w:eastAsia="en-AU"/>
                </w:rPr>
                <w:t>DLL1632</w:t>
              </w:r>
            </w:ins>
          </w:p>
        </w:tc>
        <w:tc>
          <w:tcPr>
            <w:tcW w:w="742" w:type="pct"/>
            <w:shd w:val="clear" w:color="auto" w:fill="auto"/>
            <w:noWrap/>
            <w:hideMark/>
          </w:tcPr>
          <w:p w:rsidR="00110C18" w:rsidRPr="001B5267" w:rsidRDefault="00110C18" w:rsidP="00063728">
            <w:pPr>
              <w:rPr>
                <w:ins w:id="12903" w:author="KIM, Jason" w:date="2019-04-02T13:39:00Z"/>
                <w:rFonts w:ascii="Calibri" w:eastAsia="Times New Roman" w:hAnsi="Calibri" w:cs="Calibri"/>
                <w:lang w:eastAsia="en-AU"/>
              </w:rPr>
            </w:pPr>
            <w:ins w:id="12904"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905" w:author="KIM, Jason" w:date="2019-04-02T13:39:00Z"/>
                <w:rFonts w:ascii="Calibri" w:eastAsia="Times New Roman" w:hAnsi="Calibri" w:cs="Calibri"/>
                <w:color w:val="000000"/>
                <w:lang w:eastAsia="en-AU"/>
              </w:rPr>
            </w:pPr>
            <w:ins w:id="12906" w:author="KIM, Jason" w:date="2019-04-02T13:39:00Z">
              <w:r w:rsidRPr="00D47EC1">
                <w:rPr>
                  <w:rFonts w:ascii="Calibri" w:eastAsia="Times New Roman" w:hAnsi="Calibri" w:cs="Calibri"/>
                  <w:color w:val="000000"/>
                  <w:lang w:eastAsia="en-AU"/>
                </w:rPr>
                <w:t>Chainage 8364</w:t>
              </w:r>
            </w:ins>
          </w:p>
        </w:tc>
        <w:tc>
          <w:tcPr>
            <w:tcW w:w="721" w:type="pct"/>
            <w:shd w:val="clear" w:color="auto" w:fill="auto"/>
            <w:noWrap/>
            <w:hideMark/>
          </w:tcPr>
          <w:p w:rsidR="00110C18" w:rsidRPr="00D47EC1" w:rsidRDefault="00110C18" w:rsidP="00063728">
            <w:pPr>
              <w:jc w:val="right"/>
              <w:rPr>
                <w:ins w:id="12907" w:author="KIM, Jason" w:date="2019-04-02T13:39:00Z"/>
                <w:rFonts w:ascii="Calibri" w:eastAsia="Times New Roman" w:hAnsi="Calibri" w:cs="Calibri"/>
                <w:color w:val="000000"/>
                <w:lang w:eastAsia="en-AU"/>
              </w:rPr>
            </w:pPr>
            <w:ins w:id="129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09" w:author="KIM, Jason" w:date="2019-04-02T13:39:00Z"/>
        </w:trPr>
        <w:tc>
          <w:tcPr>
            <w:tcW w:w="716" w:type="pct"/>
            <w:vMerge w:val="restart"/>
            <w:shd w:val="clear" w:color="auto" w:fill="auto"/>
            <w:noWrap/>
            <w:hideMark/>
          </w:tcPr>
          <w:p w:rsidR="00110C18" w:rsidRPr="00D47EC1" w:rsidRDefault="00110C18" w:rsidP="00063728">
            <w:pPr>
              <w:rPr>
                <w:ins w:id="12910" w:author="KIM, Jason" w:date="2019-04-02T13:39:00Z"/>
                <w:rFonts w:ascii="Calibri" w:eastAsia="Times New Roman" w:hAnsi="Calibri" w:cs="Calibri"/>
                <w:color w:val="000000"/>
                <w:lang w:eastAsia="en-AU"/>
              </w:rPr>
            </w:pPr>
            <w:ins w:id="12911" w:author="KIM, Jason" w:date="2019-04-02T13:39:00Z">
              <w:r w:rsidRPr="00D47EC1">
                <w:rPr>
                  <w:rFonts w:ascii="Calibri" w:eastAsia="Times New Roman" w:hAnsi="Calibri" w:cs="Calibri"/>
                  <w:color w:val="000000"/>
                  <w:lang w:eastAsia="en-AU"/>
                </w:rPr>
                <w:t>DLL64K211</w:t>
              </w:r>
            </w:ins>
          </w:p>
        </w:tc>
        <w:tc>
          <w:tcPr>
            <w:tcW w:w="669" w:type="pct"/>
            <w:vMerge w:val="restart"/>
            <w:shd w:val="clear" w:color="auto" w:fill="auto"/>
            <w:noWrap/>
            <w:hideMark/>
          </w:tcPr>
          <w:p w:rsidR="00110C18" w:rsidRPr="00D47EC1" w:rsidRDefault="00110C18" w:rsidP="00063728">
            <w:pPr>
              <w:rPr>
                <w:ins w:id="12912" w:author="KIM, Jason" w:date="2019-04-02T13:39:00Z"/>
                <w:rFonts w:ascii="Calibri" w:eastAsia="Times New Roman" w:hAnsi="Calibri" w:cs="Calibri"/>
                <w:color w:val="000000"/>
                <w:lang w:eastAsia="en-AU"/>
              </w:rPr>
            </w:pPr>
            <w:ins w:id="12913" w:author="KIM, Jason" w:date="2019-04-02T13:39:00Z">
              <w:r w:rsidRPr="00D47EC1">
                <w:rPr>
                  <w:rFonts w:ascii="Calibri" w:eastAsia="Times New Roman" w:hAnsi="Calibri" w:cs="Calibri"/>
                  <w:color w:val="000000"/>
                  <w:lang w:eastAsia="en-AU"/>
                </w:rPr>
                <w:t>ELZ10356</w:t>
              </w:r>
            </w:ins>
          </w:p>
        </w:tc>
        <w:tc>
          <w:tcPr>
            <w:tcW w:w="668" w:type="pct"/>
            <w:vMerge w:val="restart"/>
            <w:shd w:val="clear" w:color="auto" w:fill="auto"/>
            <w:noWrap/>
            <w:hideMark/>
          </w:tcPr>
          <w:p w:rsidR="00110C18" w:rsidRPr="00D47EC1" w:rsidRDefault="00110C18" w:rsidP="00063728">
            <w:pPr>
              <w:rPr>
                <w:ins w:id="12914" w:author="KIM, Jason" w:date="2019-04-02T13:39:00Z"/>
                <w:rFonts w:ascii="Calibri" w:eastAsia="Times New Roman" w:hAnsi="Calibri" w:cs="Calibri"/>
                <w:color w:val="000000"/>
                <w:lang w:eastAsia="en-AU"/>
              </w:rPr>
            </w:pPr>
            <w:ins w:id="12915"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916" w:author="KIM, Jason" w:date="2019-04-02T13:39:00Z"/>
                <w:rFonts w:ascii="Calibri" w:eastAsia="Times New Roman" w:hAnsi="Calibri" w:cs="Calibri"/>
                <w:color w:val="000000"/>
                <w:lang w:eastAsia="en-AU"/>
              </w:rPr>
            </w:pPr>
            <w:ins w:id="12917" w:author="KIM, Jason" w:date="2019-04-02T13:39:00Z">
              <w:r w:rsidRPr="00D47EC1">
                <w:rPr>
                  <w:rFonts w:ascii="Calibri" w:eastAsia="Times New Roman" w:hAnsi="Calibri" w:cs="Calibri"/>
                  <w:color w:val="000000"/>
                  <w:lang w:eastAsia="en-AU"/>
                </w:rPr>
                <w:t>DLL1641</w:t>
              </w:r>
            </w:ins>
          </w:p>
        </w:tc>
        <w:tc>
          <w:tcPr>
            <w:tcW w:w="742" w:type="pct"/>
            <w:shd w:val="clear" w:color="auto" w:fill="auto"/>
            <w:noWrap/>
            <w:hideMark/>
          </w:tcPr>
          <w:p w:rsidR="00110C18" w:rsidRPr="00D47EC1" w:rsidRDefault="00110C18" w:rsidP="00063728">
            <w:pPr>
              <w:rPr>
                <w:ins w:id="12918" w:author="KIM, Jason" w:date="2019-04-02T13:39:00Z"/>
                <w:rFonts w:ascii="Calibri" w:eastAsia="Times New Roman" w:hAnsi="Calibri" w:cs="Calibri"/>
                <w:color w:val="000000"/>
                <w:lang w:eastAsia="en-AU"/>
              </w:rPr>
            </w:pPr>
            <w:ins w:id="1291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20" w:author="KIM, Jason" w:date="2019-04-02T13:39:00Z"/>
                <w:rFonts w:ascii="Calibri" w:eastAsia="Times New Roman" w:hAnsi="Calibri" w:cs="Calibri"/>
                <w:color w:val="000000"/>
                <w:lang w:eastAsia="en-AU"/>
              </w:rPr>
            </w:pPr>
            <w:ins w:id="12921" w:author="KIM, Jason" w:date="2019-04-02T13:39:00Z">
              <w:r w:rsidRPr="00D47EC1">
                <w:rPr>
                  <w:rFonts w:ascii="Calibri" w:eastAsia="Times New Roman" w:hAnsi="Calibri" w:cs="Calibri"/>
                  <w:color w:val="000000"/>
                  <w:lang w:eastAsia="en-AU"/>
                </w:rPr>
                <w:t>Chainage 8476</w:t>
              </w:r>
            </w:ins>
          </w:p>
        </w:tc>
        <w:tc>
          <w:tcPr>
            <w:tcW w:w="721" w:type="pct"/>
            <w:shd w:val="clear" w:color="auto" w:fill="auto"/>
            <w:noWrap/>
            <w:hideMark/>
          </w:tcPr>
          <w:p w:rsidR="00110C18" w:rsidRPr="00D47EC1" w:rsidRDefault="00110C18" w:rsidP="00063728">
            <w:pPr>
              <w:jc w:val="right"/>
              <w:rPr>
                <w:ins w:id="12922" w:author="KIM, Jason" w:date="2019-04-02T13:39:00Z"/>
                <w:rFonts w:ascii="Calibri" w:eastAsia="Times New Roman" w:hAnsi="Calibri" w:cs="Calibri"/>
                <w:color w:val="000000"/>
                <w:lang w:eastAsia="en-AU"/>
              </w:rPr>
            </w:pPr>
            <w:ins w:id="129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24" w:author="KIM, Jason" w:date="2019-04-02T13:39:00Z"/>
        </w:trPr>
        <w:tc>
          <w:tcPr>
            <w:tcW w:w="716" w:type="pct"/>
            <w:vMerge/>
            <w:hideMark/>
          </w:tcPr>
          <w:p w:rsidR="00110C18" w:rsidRPr="00D47EC1" w:rsidRDefault="00110C18" w:rsidP="00063728">
            <w:pPr>
              <w:rPr>
                <w:ins w:id="129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28" w:author="KIM, Jason" w:date="2019-04-02T13:39:00Z"/>
                <w:rFonts w:ascii="Calibri" w:eastAsia="Times New Roman" w:hAnsi="Calibri" w:cs="Calibri"/>
                <w:color w:val="000000"/>
                <w:lang w:eastAsia="en-AU"/>
              </w:rPr>
            </w:pPr>
            <w:ins w:id="12929" w:author="KIM, Jason" w:date="2019-04-02T13:39:00Z">
              <w:r w:rsidRPr="00D47EC1">
                <w:rPr>
                  <w:rFonts w:ascii="Calibri" w:eastAsia="Times New Roman" w:hAnsi="Calibri" w:cs="Calibri"/>
                  <w:color w:val="000000"/>
                  <w:lang w:eastAsia="en-AU"/>
                </w:rPr>
                <w:t>DLL1642</w:t>
              </w:r>
            </w:ins>
          </w:p>
        </w:tc>
        <w:tc>
          <w:tcPr>
            <w:tcW w:w="742" w:type="pct"/>
            <w:shd w:val="clear" w:color="auto" w:fill="auto"/>
            <w:noWrap/>
            <w:hideMark/>
          </w:tcPr>
          <w:p w:rsidR="00110C18" w:rsidRPr="00D47EC1" w:rsidRDefault="00110C18" w:rsidP="00063728">
            <w:pPr>
              <w:rPr>
                <w:ins w:id="12930" w:author="KIM, Jason" w:date="2019-04-02T13:39:00Z"/>
                <w:rFonts w:ascii="Calibri" w:eastAsia="Times New Roman" w:hAnsi="Calibri" w:cs="Calibri"/>
                <w:color w:val="000000"/>
                <w:lang w:eastAsia="en-AU"/>
              </w:rPr>
            </w:pPr>
            <w:ins w:id="1293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32" w:author="KIM, Jason" w:date="2019-04-02T13:39:00Z"/>
                <w:rFonts w:ascii="Calibri" w:eastAsia="Times New Roman" w:hAnsi="Calibri" w:cs="Calibri"/>
                <w:color w:val="000000"/>
                <w:lang w:eastAsia="en-AU"/>
              </w:rPr>
            </w:pPr>
            <w:ins w:id="12933" w:author="KIM, Jason" w:date="2019-04-02T13:39:00Z">
              <w:r w:rsidRPr="00D47EC1">
                <w:rPr>
                  <w:rFonts w:ascii="Calibri" w:eastAsia="Times New Roman" w:hAnsi="Calibri" w:cs="Calibri"/>
                  <w:color w:val="000000"/>
                  <w:lang w:eastAsia="en-AU"/>
                </w:rPr>
                <w:t>Chainage 8480</w:t>
              </w:r>
            </w:ins>
          </w:p>
        </w:tc>
        <w:tc>
          <w:tcPr>
            <w:tcW w:w="721" w:type="pct"/>
            <w:shd w:val="clear" w:color="auto" w:fill="auto"/>
            <w:noWrap/>
            <w:hideMark/>
          </w:tcPr>
          <w:p w:rsidR="00110C18" w:rsidRPr="00D47EC1" w:rsidRDefault="00110C18" w:rsidP="00063728">
            <w:pPr>
              <w:jc w:val="right"/>
              <w:rPr>
                <w:ins w:id="12934" w:author="KIM, Jason" w:date="2019-04-02T13:39:00Z"/>
                <w:rFonts w:ascii="Calibri" w:eastAsia="Times New Roman" w:hAnsi="Calibri" w:cs="Calibri"/>
                <w:color w:val="000000"/>
                <w:lang w:eastAsia="en-AU"/>
              </w:rPr>
            </w:pPr>
            <w:ins w:id="129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36" w:author="KIM, Jason" w:date="2019-04-02T13:39:00Z"/>
        </w:trPr>
        <w:tc>
          <w:tcPr>
            <w:tcW w:w="716" w:type="pct"/>
            <w:vMerge/>
            <w:hideMark/>
          </w:tcPr>
          <w:p w:rsidR="00110C18" w:rsidRPr="00D47EC1" w:rsidRDefault="00110C18" w:rsidP="00063728">
            <w:pPr>
              <w:rPr>
                <w:ins w:id="129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40" w:author="KIM, Jason" w:date="2019-04-02T13:39:00Z"/>
                <w:rFonts w:ascii="Calibri" w:eastAsia="Times New Roman" w:hAnsi="Calibri" w:cs="Calibri"/>
                <w:color w:val="000000"/>
                <w:lang w:eastAsia="en-AU"/>
              </w:rPr>
            </w:pPr>
            <w:ins w:id="12941" w:author="KIM, Jason" w:date="2019-04-02T13:39:00Z">
              <w:r w:rsidRPr="00D47EC1">
                <w:rPr>
                  <w:rFonts w:ascii="Calibri" w:eastAsia="Times New Roman" w:hAnsi="Calibri" w:cs="Calibri"/>
                  <w:color w:val="000000"/>
                  <w:lang w:eastAsia="en-AU"/>
                </w:rPr>
                <w:t>DLL1651</w:t>
              </w:r>
            </w:ins>
          </w:p>
        </w:tc>
        <w:tc>
          <w:tcPr>
            <w:tcW w:w="742" w:type="pct"/>
            <w:shd w:val="clear" w:color="auto" w:fill="auto"/>
            <w:noWrap/>
            <w:hideMark/>
          </w:tcPr>
          <w:p w:rsidR="00110C18" w:rsidRPr="00D47EC1" w:rsidRDefault="00110C18" w:rsidP="00063728">
            <w:pPr>
              <w:rPr>
                <w:ins w:id="12942" w:author="KIM, Jason" w:date="2019-04-02T13:39:00Z"/>
                <w:rFonts w:ascii="Calibri" w:eastAsia="Times New Roman" w:hAnsi="Calibri" w:cs="Calibri"/>
                <w:color w:val="000000"/>
                <w:lang w:eastAsia="en-AU"/>
              </w:rPr>
            </w:pPr>
            <w:ins w:id="1294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44" w:author="KIM, Jason" w:date="2019-04-02T13:39:00Z"/>
                <w:rFonts w:ascii="Calibri" w:eastAsia="Times New Roman" w:hAnsi="Calibri" w:cs="Calibri"/>
                <w:color w:val="000000"/>
                <w:lang w:eastAsia="en-AU"/>
              </w:rPr>
            </w:pPr>
            <w:ins w:id="12945" w:author="KIM, Jason" w:date="2019-04-02T13:39:00Z">
              <w:r w:rsidRPr="00D47EC1">
                <w:rPr>
                  <w:rFonts w:ascii="Calibri" w:eastAsia="Times New Roman" w:hAnsi="Calibri" w:cs="Calibri"/>
                  <w:color w:val="000000"/>
                  <w:lang w:eastAsia="en-AU"/>
                </w:rPr>
                <w:t>Chainage 8594</w:t>
              </w:r>
            </w:ins>
          </w:p>
        </w:tc>
        <w:tc>
          <w:tcPr>
            <w:tcW w:w="721" w:type="pct"/>
            <w:shd w:val="clear" w:color="auto" w:fill="auto"/>
            <w:noWrap/>
            <w:hideMark/>
          </w:tcPr>
          <w:p w:rsidR="00110C18" w:rsidRPr="00D47EC1" w:rsidRDefault="00110C18" w:rsidP="00063728">
            <w:pPr>
              <w:jc w:val="right"/>
              <w:rPr>
                <w:ins w:id="12946" w:author="KIM, Jason" w:date="2019-04-02T13:39:00Z"/>
                <w:rFonts w:ascii="Calibri" w:eastAsia="Times New Roman" w:hAnsi="Calibri" w:cs="Calibri"/>
                <w:color w:val="000000"/>
                <w:lang w:eastAsia="en-AU"/>
              </w:rPr>
            </w:pPr>
            <w:ins w:id="129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48" w:author="KIM, Jason" w:date="2019-04-02T13:39:00Z"/>
        </w:trPr>
        <w:tc>
          <w:tcPr>
            <w:tcW w:w="716" w:type="pct"/>
            <w:vMerge/>
            <w:hideMark/>
          </w:tcPr>
          <w:p w:rsidR="00110C18" w:rsidRPr="00D47EC1" w:rsidRDefault="00110C18" w:rsidP="00063728">
            <w:pPr>
              <w:rPr>
                <w:ins w:id="1294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5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52" w:author="KIM, Jason" w:date="2019-04-02T13:39:00Z"/>
                <w:rFonts w:ascii="Calibri" w:eastAsia="Times New Roman" w:hAnsi="Calibri" w:cs="Calibri"/>
                <w:color w:val="000000"/>
                <w:lang w:eastAsia="en-AU"/>
              </w:rPr>
            </w:pPr>
            <w:ins w:id="12953" w:author="KIM, Jason" w:date="2019-04-02T13:39:00Z">
              <w:r w:rsidRPr="00D47EC1">
                <w:rPr>
                  <w:rFonts w:ascii="Calibri" w:eastAsia="Times New Roman" w:hAnsi="Calibri" w:cs="Calibri"/>
                  <w:color w:val="000000"/>
                  <w:lang w:eastAsia="en-AU"/>
                </w:rPr>
                <w:t>DLL1652</w:t>
              </w:r>
            </w:ins>
          </w:p>
        </w:tc>
        <w:tc>
          <w:tcPr>
            <w:tcW w:w="742" w:type="pct"/>
            <w:shd w:val="clear" w:color="auto" w:fill="auto"/>
            <w:noWrap/>
            <w:hideMark/>
          </w:tcPr>
          <w:p w:rsidR="00110C18" w:rsidRPr="00D47EC1" w:rsidRDefault="00110C18" w:rsidP="00063728">
            <w:pPr>
              <w:rPr>
                <w:ins w:id="12954" w:author="KIM, Jason" w:date="2019-04-02T13:39:00Z"/>
                <w:rFonts w:ascii="Calibri" w:eastAsia="Times New Roman" w:hAnsi="Calibri" w:cs="Calibri"/>
                <w:color w:val="000000"/>
                <w:lang w:eastAsia="en-AU"/>
              </w:rPr>
            </w:pPr>
            <w:ins w:id="1295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56" w:author="KIM, Jason" w:date="2019-04-02T13:39:00Z"/>
                <w:rFonts w:ascii="Calibri" w:eastAsia="Times New Roman" w:hAnsi="Calibri" w:cs="Calibri"/>
                <w:color w:val="000000"/>
                <w:lang w:eastAsia="en-AU"/>
              </w:rPr>
            </w:pPr>
            <w:ins w:id="12957" w:author="KIM, Jason" w:date="2019-04-02T13:39:00Z">
              <w:r w:rsidRPr="00D47EC1">
                <w:rPr>
                  <w:rFonts w:ascii="Calibri" w:eastAsia="Times New Roman" w:hAnsi="Calibri" w:cs="Calibri"/>
                  <w:color w:val="000000"/>
                  <w:lang w:eastAsia="en-AU"/>
                </w:rPr>
                <w:t>Chainage 8598</w:t>
              </w:r>
            </w:ins>
          </w:p>
        </w:tc>
        <w:tc>
          <w:tcPr>
            <w:tcW w:w="721" w:type="pct"/>
            <w:shd w:val="clear" w:color="auto" w:fill="auto"/>
            <w:noWrap/>
            <w:hideMark/>
          </w:tcPr>
          <w:p w:rsidR="00110C18" w:rsidRPr="00D47EC1" w:rsidRDefault="00110C18" w:rsidP="00063728">
            <w:pPr>
              <w:jc w:val="right"/>
              <w:rPr>
                <w:ins w:id="12958" w:author="KIM, Jason" w:date="2019-04-02T13:39:00Z"/>
                <w:rFonts w:ascii="Calibri" w:eastAsia="Times New Roman" w:hAnsi="Calibri" w:cs="Calibri"/>
                <w:color w:val="000000"/>
                <w:lang w:eastAsia="en-AU"/>
              </w:rPr>
            </w:pPr>
            <w:ins w:id="1295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60" w:author="KIM, Jason" w:date="2019-04-02T13:39:00Z"/>
        </w:trPr>
        <w:tc>
          <w:tcPr>
            <w:tcW w:w="716" w:type="pct"/>
            <w:vMerge w:val="restart"/>
            <w:shd w:val="clear" w:color="auto" w:fill="auto"/>
            <w:noWrap/>
            <w:hideMark/>
          </w:tcPr>
          <w:p w:rsidR="00110C18" w:rsidRPr="00D47EC1" w:rsidRDefault="00110C18" w:rsidP="00063728">
            <w:pPr>
              <w:rPr>
                <w:ins w:id="12961" w:author="KIM, Jason" w:date="2019-04-02T13:39:00Z"/>
                <w:rFonts w:ascii="Calibri" w:eastAsia="Times New Roman" w:hAnsi="Calibri" w:cs="Calibri"/>
                <w:color w:val="000000"/>
                <w:lang w:eastAsia="en-AU"/>
              </w:rPr>
            </w:pPr>
            <w:ins w:id="12962" w:author="KIM, Jason" w:date="2019-04-02T13:39:00Z">
              <w:r w:rsidRPr="00D47EC1">
                <w:rPr>
                  <w:rFonts w:ascii="Calibri" w:eastAsia="Times New Roman" w:hAnsi="Calibri" w:cs="Calibri"/>
                  <w:color w:val="000000"/>
                  <w:lang w:eastAsia="en-AU"/>
                </w:rPr>
                <w:t>DLL66K211</w:t>
              </w:r>
            </w:ins>
          </w:p>
        </w:tc>
        <w:tc>
          <w:tcPr>
            <w:tcW w:w="669" w:type="pct"/>
            <w:vMerge w:val="restart"/>
            <w:shd w:val="clear" w:color="auto" w:fill="auto"/>
            <w:noWrap/>
            <w:hideMark/>
          </w:tcPr>
          <w:p w:rsidR="00110C18" w:rsidRPr="00D47EC1" w:rsidRDefault="00110C18" w:rsidP="00063728">
            <w:pPr>
              <w:rPr>
                <w:ins w:id="12963" w:author="KIM, Jason" w:date="2019-04-02T13:39:00Z"/>
                <w:rFonts w:ascii="Calibri" w:eastAsia="Times New Roman" w:hAnsi="Calibri" w:cs="Calibri"/>
                <w:color w:val="000000"/>
                <w:lang w:eastAsia="en-AU"/>
              </w:rPr>
            </w:pPr>
            <w:ins w:id="12964" w:author="KIM, Jason" w:date="2019-04-02T13:39:00Z">
              <w:r w:rsidRPr="00D47EC1">
                <w:rPr>
                  <w:rFonts w:ascii="Calibri" w:eastAsia="Times New Roman" w:hAnsi="Calibri" w:cs="Calibri"/>
                  <w:color w:val="000000"/>
                  <w:lang w:eastAsia="en-AU"/>
                </w:rPr>
                <w:t>ELZ10364</w:t>
              </w:r>
            </w:ins>
          </w:p>
        </w:tc>
        <w:tc>
          <w:tcPr>
            <w:tcW w:w="668" w:type="pct"/>
            <w:vMerge w:val="restart"/>
            <w:shd w:val="clear" w:color="auto" w:fill="auto"/>
            <w:noWrap/>
            <w:hideMark/>
          </w:tcPr>
          <w:p w:rsidR="00110C18" w:rsidRPr="00D47EC1" w:rsidRDefault="00110C18" w:rsidP="00063728">
            <w:pPr>
              <w:rPr>
                <w:ins w:id="12965" w:author="KIM, Jason" w:date="2019-04-02T13:39:00Z"/>
                <w:rFonts w:ascii="Calibri" w:eastAsia="Times New Roman" w:hAnsi="Calibri" w:cs="Calibri"/>
                <w:color w:val="000000"/>
                <w:lang w:eastAsia="en-AU"/>
              </w:rPr>
            </w:pPr>
            <w:ins w:id="12966"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967" w:author="KIM, Jason" w:date="2019-04-02T13:39:00Z"/>
                <w:rFonts w:ascii="Calibri" w:eastAsia="Times New Roman" w:hAnsi="Calibri" w:cs="Calibri"/>
                <w:color w:val="000000"/>
                <w:lang w:eastAsia="en-AU"/>
              </w:rPr>
            </w:pPr>
            <w:ins w:id="12968" w:author="KIM, Jason" w:date="2019-04-02T13:39:00Z">
              <w:r w:rsidRPr="00D47EC1">
                <w:rPr>
                  <w:rFonts w:ascii="Calibri" w:eastAsia="Times New Roman" w:hAnsi="Calibri" w:cs="Calibri"/>
                  <w:color w:val="000000"/>
                  <w:lang w:eastAsia="en-AU"/>
                </w:rPr>
                <w:t>DLL1661</w:t>
              </w:r>
            </w:ins>
          </w:p>
        </w:tc>
        <w:tc>
          <w:tcPr>
            <w:tcW w:w="742" w:type="pct"/>
            <w:shd w:val="clear" w:color="auto" w:fill="auto"/>
            <w:noWrap/>
            <w:hideMark/>
          </w:tcPr>
          <w:p w:rsidR="00110C18" w:rsidRPr="00D47EC1" w:rsidRDefault="00110C18" w:rsidP="00063728">
            <w:pPr>
              <w:rPr>
                <w:ins w:id="12969" w:author="KIM, Jason" w:date="2019-04-02T13:39:00Z"/>
                <w:rFonts w:ascii="Calibri" w:eastAsia="Times New Roman" w:hAnsi="Calibri" w:cs="Calibri"/>
                <w:color w:val="000000"/>
                <w:lang w:eastAsia="en-AU"/>
              </w:rPr>
            </w:pPr>
            <w:ins w:id="1297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71" w:author="KIM, Jason" w:date="2019-04-02T13:39:00Z"/>
                <w:rFonts w:ascii="Calibri" w:eastAsia="Times New Roman" w:hAnsi="Calibri" w:cs="Calibri"/>
                <w:color w:val="000000"/>
                <w:lang w:eastAsia="en-AU"/>
              </w:rPr>
            </w:pPr>
            <w:ins w:id="12972" w:author="KIM, Jason" w:date="2019-04-02T13:39:00Z">
              <w:r w:rsidRPr="00D47EC1">
                <w:rPr>
                  <w:rFonts w:ascii="Calibri" w:eastAsia="Times New Roman" w:hAnsi="Calibri" w:cs="Calibri"/>
                  <w:color w:val="000000"/>
                  <w:lang w:eastAsia="en-AU"/>
                </w:rPr>
                <w:t>Chainage 8712</w:t>
              </w:r>
            </w:ins>
          </w:p>
        </w:tc>
        <w:tc>
          <w:tcPr>
            <w:tcW w:w="721" w:type="pct"/>
            <w:shd w:val="clear" w:color="auto" w:fill="auto"/>
            <w:noWrap/>
            <w:hideMark/>
          </w:tcPr>
          <w:p w:rsidR="00110C18" w:rsidRPr="00D47EC1" w:rsidRDefault="00110C18" w:rsidP="00063728">
            <w:pPr>
              <w:jc w:val="right"/>
              <w:rPr>
                <w:ins w:id="12973" w:author="KIM, Jason" w:date="2019-04-02T13:39:00Z"/>
                <w:rFonts w:ascii="Calibri" w:eastAsia="Times New Roman" w:hAnsi="Calibri" w:cs="Calibri"/>
                <w:color w:val="000000"/>
                <w:lang w:eastAsia="en-AU"/>
              </w:rPr>
            </w:pPr>
            <w:ins w:id="129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75" w:author="KIM, Jason" w:date="2019-04-02T13:39:00Z"/>
        </w:trPr>
        <w:tc>
          <w:tcPr>
            <w:tcW w:w="716" w:type="pct"/>
            <w:vMerge/>
            <w:hideMark/>
          </w:tcPr>
          <w:p w:rsidR="00110C18" w:rsidRPr="00D47EC1" w:rsidRDefault="00110C18" w:rsidP="00063728">
            <w:pPr>
              <w:rPr>
                <w:ins w:id="129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79" w:author="KIM, Jason" w:date="2019-04-02T13:39:00Z"/>
                <w:rFonts w:ascii="Calibri" w:eastAsia="Times New Roman" w:hAnsi="Calibri" w:cs="Calibri"/>
                <w:color w:val="000000"/>
                <w:lang w:eastAsia="en-AU"/>
              </w:rPr>
            </w:pPr>
            <w:ins w:id="12980" w:author="KIM, Jason" w:date="2019-04-02T13:39:00Z">
              <w:r w:rsidRPr="00D47EC1">
                <w:rPr>
                  <w:rFonts w:ascii="Calibri" w:eastAsia="Times New Roman" w:hAnsi="Calibri" w:cs="Calibri"/>
                  <w:color w:val="000000"/>
                  <w:lang w:eastAsia="en-AU"/>
                </w:rPr>
                <w:t>DLL1662</w:t>
              </w:r>
            </w:ins>
          </w:p>
        </w:tc>
        <w:tc>
          <w:tcPr>
            <w:tcW w:w="742" w:type="pct"/>
            <w:shd w:val="clear" w:color="auto" w:fill="auto"/>
            <w:noWrap/>
            <w:hideMark/>
          </w:tcPr>
          <w:p w:rsidR="00110C18" w:rsidRPr="00D47EC1" w:rsidRDefault="00110C18" w:rsidP="00063728">
            <w:pPr>
              <w:rPr>
                <w:ins w:id="12981" w:author="KIM, Jason" w:date="2019-04-02T13:39:00Z"/>
                <w:rFonts w:ascii="Calibri" w:eastAsia="Times New Roman" w:hAnsi="Calibri" w:cs="Calibri"/>
                <w:color w:val="000000"/>
                <w:lang w:eastAsia="en-AU"/>
              </w:rPr>
            </w:pPr>
            <w:ins w:id="1298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83" w:author="KIM, Jason" w:date="2019-04-02T13:39:00Z"/>
                <w:rFonts w:ascii="Calibri" w:eastAsia="Times New Roman" w:hAnsi="Calibri" w:cs="Calibri"/>
                <w:color w:val="000000"/>
                <w:lang w:eastAsia="en-AU"/>
              </w:rPr>
            </w:pPr>
            <w:ins w:id="12984" w:author="KIM, Jason" w:date="2019-04-02T13:39:00Z">
              <w:r w:rsidRPr="00D47EC1">
                <w:rPr>
                  <w:rFonts w:ascii="Calibri" w:eastAsia="Times New Roman" w:hAnsi="Calibri" w:cs="Calibri"/>
                  <w:color w:val="000000"/>
                  <w:lang w:eastAsia="en-AU"/>
                </w:rPr>
                <w:t>Chainage 8716</w:t>
              </w:r>
            </w:ins>
          </w:p>
        </w:tc>
        <w:tc>
          <w:tcPr>
            <w:tcW w:w="721" w:type="pct"/>
            <w:shd w:val="clear" w:color="auto" w:fill="auto"/>
            <w:noWrap/>
            <w:hideMark/>
          </w:tcPr>
          <w:p w:rsidR="00110C18" w:rsidRPr="00D47EC1" w:rsidRDefault="00110C18" w:rsidP="00063728">
            <w:pPr>
              <w:jc w:val="right"/>
              <w:rPr>
                <w:ins w:id="12985" w:author="KIM, Jason" w:date="2019-04-02T13:39:00Z"/>
                <w:rFonts w:ascii="Calibri" w:eastAsia="Times New Roman" w:hAnsi="Calibri" w:cs="Calibri"/>
                <w:color w:val="000000"/>
                <w:lang w:eastAsia="en-AU"/>
              </w:rPr>
            </w:pPr>
            <w:ins w:id="129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87" w:author="KIM, Jason" w:date="2019-04-02T13:39:00Z"/>
        </w:trPr>
        <w:tc>
          <w:tcPr>
            <w:tcW w:w="716" w:type="pct"/>
            <w:vMerge/>
            <w:hideMark/>
          </w:tcPr>
          <w:p w:rsidR="00110C18" w:rsidRPr="00D47EC1" w:rsidRDefault="00110C18" w:rsidP="00063728">
            <w:pPr>
              <w:rPr>
                <w:ins w:id="129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91" w:author="KIM, Jason" w:date="2019-04-02T13:39:00Z"/>
                <w:rFonts w:ascii="Calibri" w:eastAsia="Times New Roman" w:hAnsi="Calibri" w:cs="Calibri"/>
                <w:color w:val="000000"/>
                <w:lang w:eastAsia="en-AU"/>
              </w:rPr>
            </w:pPr>
            <w:ins w:id="12992" w:author="KIM, Jason" w:date="2019-04-02T13:39:00Z">
              <w:r w:rsidRPr="00D47EC1">
                <w:rPr>
                  <w:rFonts w:ascii="Calibri" w:eastAsia="Times New Roman" w:hAnsi="Calibri" w:cs="Calibri"/>
                  <w:color w:val="000000"/>
                  <w:lang w:eastAsia="en-AU"/>
                </w:rPr>
                <w:t>DLL1671</w:t>
              </w:r>
            </w:ins>
          </w:p>
        </w:tc>
        <w:tc>
          <w:tcPr>
            <w:tcW w:w="742" w:type="pct"/>
            <w:shd w:val="clear" w:color="auto" w:fill="auto"/>
            <w:noWrap/>
            <w:hideMark/>
          </w:tcPr>
          <w:p w:rsidR="00110C18" w:rsidRPr="00D47EC1" w:rsidRDefault="00110C18" w:rsidP="00063728">
            <w:pPr>
              <w:rPr>
                <w:ins w:id="12993" w:author="KIM, Jason" w:date="2019-04-02T13:39:00Z"/>
                <w:rFonts w:ascii="Calibri" w:eastAsia="Times New Roman" w:hAnsi="Calibri" w:cs="Calibri"/>
                <w:color w:val="000000"/>
                <w:lang w:eastAsia="en-AU"/>
              </w:rPr>
            </w:pPr>
            <w:ins w:id="1299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95" w:author="KIM, Jason" w:date="2019-04-02T13:39:00Z"/>
                <w:rFonts w:ascii="Calibri" w:eastAsia="Times New Roman" w:hAnsi="Calibri" w:cs="Calibri"/>
                <w:color w:val="000000"/>
                <w:lang w:eastAsia="en-AU"/>
              </w:rPr>
            </w:pPr>
            <w:ins w:id="12996" w:author="KIM, Jason" w:date="2019-04-02T13:39:00Z">
              <w:r w:rsidRPr="00D47EC1">
                <w:rPr>
                  <w:rFonts w:ascii="Calibri" w:eastAsia="Times New Roman" w:hAnsi="Calibri" w:cs="Calibri"/>
                  <w:color w:val="000000"/>
                  <w:lang w:eastAsia="en-AU"/>
                </w:rPr>
                <w:t>Chainage 8831</w:t>
              </w:r>
            </w:ins>
          </w:p>
        </w:tc>
        <w:tc>
          <w:tcPr>
            <w:tcW w:w="721" w:type="pct"/>
            <w:shd w:val="clear" w:color="auto" w:fill="auto"/>
            <w:noWrap/>
            <w:hideMark/>
          </w:tcPr>
          <w:p w:rsidR="00110C18" w:rsidRPr="00D47EC1" w:rsidRDefault="00110C18" w:rsidP="00063728">
            <w:pPr>
              <w:jc w:val="right"/>
              <w:rPr>
                <w:ins w:id="12997" w:author="KIM, Jason" w:date="2019-04-02T13:39:00Z"/>
                <w:rFonts w:ascii="Calibri" w:eastAsia="Times New Roman" w:hAnsi="Calibri" w:cs="Calibri"/>
                <w:color w:val="000000"/>
                <w:lang w:eastAsia="en-AU"/>
              </w:rPr>
            </w:pPr>
            <w:ins w:id="129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99" w:author="KIM, Jason" w:date="2019-04-02T13:39:00Z"/>
        </w:trPr>
        <w:tc>
          <w:tcPr>
            <w:tcW w:w="716" w:type="pct"/>
            <w:vMerge/>
            <w:hideMark/>
          </w:tcPr>
          <w:p w:rsidR="00110C18" w:rsidRPr="00D47EC1" w:rsidRDefault="00110C18" w:rsidP="00063728">
            <w:pPr>
              <w:rPr>
                <w:ins w:id="1300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0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0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03" w:author="KIM, Jason" w:date="2019-04-02T13:39:00Z"/>
                <w:rFonts w:ascii="Calibri" w:eastAsia="Times New Roman" w:hAnsi="Calibri" w:cs="Calibri"/>
                <w:color w:val="000000"/>
                <w:lang w:eastAsia="en-AU"/>
              </w:rPr>
            </w:pPr>
            <w:ins w:id="13004" w:author="KIM, Jason" w:date="2019-04-02T13:39:00Z">
              <w:r w:rsidRPr="00D47EC1">
                <w:rPr>
                  <w:rFonts w:ascii="Calibri" w:eastAsia="Times New Roman" w:hAnsi="Calibri" w:cs="Calibri"/>
                  <w:color w:val="000000"/>
                  <w:lang w:eastAsia="en-AU"/>
                </w:rPr>
                <w:t>DLL1672</w:t>
              </w:r>
            </w:ins>
          </w:p>
        </w:tc>
        <w:tc>
          <w:tcPr>
            <w:tcW w:w="742" w:type="pct"/>
            <w:shd w:val="clear" w:color="auto" w:fill="auto"/>
            <w:noWrap/>
            <w:hideMark/>
          </w:tcPr>
          <w:p w:rsidR="00110C18" w:rsidRPr="00D47EC1" w:rsidRDefault="00110C18" w:rsidP="00063728">
            <w:pPr>
              <w:rPr>
                <w:ins w:id="13005" w:author="KIM, Jason" w:date="2019-04-02T13:39:00Z"/>
                <w:rFonts w:ascii="Calibri" w:eastAsia="Times New Roman" w:hAnsi="Calibri" w:cs="Calibri"/>
                <w:color w:val="000000"/>
                <w:lang w:eastAsia="en-AU"/>
              </w:rPr>
            </w:pPr>
            <w:ins w:id="1300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07" w:author="KIM, Jason" w:date="2019-04-02T13:39:00Z"/>
                <w:rFonts w:ascii="Calibri" w:eastAsia="Times New Roman" w:hAnsi="Calibri" w:cs="Calibri"/>
                <w:color w:val="000000"/>
                <w:lang w:eastAsia="en-AU"/>
              </w:rPr>
            </w:pPr>
            <w:ins w:id="13008" w:author="KIM, Jason" w:date="2019-04-02T13:39:00Z">
              <w:r w:rsidRPr="00D47EC1">
                <w:rPr>
                  <w:rFonts w:ascii="Calibri" w:eastAsia="Times New Roman" w:hAnsi="Calibri" w:cs="Calibri"/>
                  <w:color w:val="000000"/>
                  <w:lang w:eastAsia="en-AU"/>
                </w:rPr>
                <w:t>Chainage 8835</w:t>
              </w:r>
            </w:ins>
          </w:p>
        </w:tc>
        <w:tc>
          <w:tcPr>
            <w:tcW w:w="721" w:type="pct"/>
            <w:shd w:val="clear" w:color="auto" w:fill="auto"/>
            <w:noWrap/>
            <w:hideMark/>
          </w:tcPr>
          <w:p w:rsidR="00110C18" w:rsidRPr="00D47EC1" w:rsidRDefault="00110C18" w:rsidP="00063728">
            <w:pPr>
              <w:jc w:val="right"/>
              <w:rPr>
                <w:ins w:id="13009" w:author="KIM, Jason" w:date="2019-04-02T13:39:00Z"/>
                <w:rFonts w:ascii="Calibri" w:eastAsia="Times New Roman" w:hAnsi="Calibri" w:cs="Calibri"/>
                <w:color w:val="000000"/>
                <w:lang w:eastAsia="en-AU"/>
              </w:rPr>
            </w:pPr>
            <w:ins w:id="130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11" w:author="KIM, Jason" w:date="2019-04-02T13:39:00Z"/>
        </w:trPr>
        <w:tc>
          <w:tcPr>
            <w:tcW w:w="716" w:type="pct"/>
            <w:vMerge w:val="restart"/>
            <w:shd w:val="clear" w:color="auto" w:fill="auto"/>
            <w:noWrap/>
            <w:hideMark/>
          </w:tcPr>
          <w:p w:rsidR="00110C18" w:rsidRPr="00D47EC1" w:rsidRDefault="00110C18" w:rsidP="00063728">
            <w:pPr>
              <w:rPr>
                <w:ins w:id="13012" w:author="KIM, Jason" w:date="2019-04-02T13:39:00Z"/>
                <w:rFonts w:ascii="Calibri" w:eastAsia="Times New Roman" w:hAnsi="Calibri" w:cs="Calibri"/>
                <w:color w:val="000000"/>
                <w:lang w:eastAsia="en-AU"/>
              </w:rPr>
            </w:pPr>
            <w:ins w:id="13013" w:author="KIM, Jason" w:date="2019-04-02T13:39:00Z">
              <w:r w:rsidRPr="00D47EC1">
                <w:rPr>
                  <w:rFonts w:ascii="Calibri" w:eastAsia="Times New Roman" w:hAnsi="Calibri" w:cs="Calibri"/>
                  <w:color w:val="000000"/>
                  <w:lang w:eastAsia="en-AU"/>
                </w:rPr>
                <w:t>DLL68K211</w:t>
              </w:r>
            </w:ins>
          </w:p>
        </w:tc>
        <w:tc>
          <w:tcPr>
            <w:tcW w:w="669" w:type="pct"/>
            <w:vMerge w:val="restart"/>
            <w:shd w:val="clear" w:color="auto" w:fill="auto"/>
            <w:noWrap/>
            <w:hideMark/>
          </w:tcPr>
          <w:p w:rsidR="00110C18" w:rsidRPr="00D47EC1" w:rsidRDefault="00110C18" w:rsidP="00063728">
            <w:pPr>
              <w:rPr>
                <w:ins w:id="13014" w:author="KIM, Jason" w:date="2019-04-02T13:39:00Z"/>
                <w:rFonts w:ascii="Calibri" w:eastAsia="Times New Roman" w:hAnsi="Calibri" w:cs="Calibri"/>
                <w:color w:val="000000"/>
                <w:lang w:eastAsia="en-AU"/>
              </w:rPr>
            </w:pPr>
            <w:ins w:id="13015" w:author="KIM, Jason" w:date="2019-04-02T13:39:00Z">
              <w:r w:rsidRPr="00D47EC1">
                <w:rPr>
                  <w:rFonts w:ascii="Calibri" w:eastAsia="Times New Roman" w:hAnsi="Calibri" w:cs="Calibri"/>
                  <w:color w:val="000000"/>
                  <w:lang w:eastAsia="en-AU"/>
                </w:rPr>
                <w:t>ELZ10372</w:t>
              </w:r>
            </w:ins>
          </w:p>
        </w:tc>
        <w:tc>
          <w:tcPr>
            <w:tcW w:w="668" w:type="pct"/>
            <w:vMerge w:val="restart"/>
            <w:shd w:val="clear" w:color="auto" w:fill="auto"/>
            <w:noWrap/>
            <w:hideMark/>
          </w:tcPr>
          <w:p w:rsidR="00110C18" w:rsidRPr="00D47EC1" w:rsidRDefault="00110C18" w:rsidP="00063728">
            <w:pPr>
              <w:rPr>
                <w:ins w:id="13016" w:author="KIM, Jason" w:date="2019-04-02T13:39:00Z"/>
                <w:rFonts w:ascii="Calibri" w:eastAsia="Times New Roman" w:hAnsi="Calibri" w:cs="Calibri"/>
                <w:color w:val="000000"/>
                <w:lang w:eastAsia="en-AU"/>
              </w:rPr>
            </w:pPr>
            <w:ins w:id="13017"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018" w:author="KIM, Jason" w:date="2019-04-02T13:39:00Z"/>
                <w:rFonts w:ascii="Calibri" w:eastAsia="Times New Roman" w:hAnsi="Calibri" w:cs="Calibri"/>
                <w:color w:val="000000"/>
                <w:lang w:eastAsia="en-AU"/>
              </w:rPr>
            </w:pPr>
            <w:ins w:id="13019" w:author="KIM, Jason" w:date="2019-04-02T13:39:00Z">
              <w:r w:rsidRPr="00D47EC1">
                <w:rPr>
                  <w:rFonts w:ascii="Calibri" w:eastAsia="Times New Roman" w:hAnsi="Calibri" w:cs="Calibri"/>
                  <w:color w:val="000000"/>
                  <w:lang w:eastAsia="en-AU"/>
                </w:rPr>
                <w:t>DLL1681</w:t>
              </w:r>
            </w:ins>
          </w:p>
        </w:tc>
        <w:tc>
          <w:tcPr>
            <w:tcW w:w="742" w:type="pct"/>
            <w:shd w:val="clear" w:color="auto" w:fill="auto"/>
            <w:noWrap/>
            <w:hideMark/>
          </w:tcPr>
          <w:p w:rsidR="00110C18" w:rsidRPr="00D47EC1" w:rsidRDefault="00110C18" w:rsidP="00063728">
            <w:pPr>
              <w:rPr>
                <w:ins w:id="13020" w:author="KIM, Jason" w:date="2019-04-02T13:39:00Z"/>
                <w:rFonts w:ascii="Calibri" w:eastAsia="Times New Roman" w:hAnsi="Calibri" w:cs="Calibri"/>
                <w:color w:val="000000"/>
                <w:lang w:eastAsia="en-AU"/>
              </w:rPr>
            </w:pPr>
            <w:ins w:id="1302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22" w:author="KIM, Jason" w:date="2019-04-02T13:39:00Z"/>
                <w:rFonts w:ascii="Calibri" w:eastAsia="Times New Roman" w:hAnsi="Calibri" w:cs="Calibri"/>
                <w:color w:val="000000"/>
                <w:lang w:eastAsia="en-AU"/>
              </w:rPr>
            </w:pPr>
            <w:ins w:id="13023" w:author="KIM, Jason" w:date="2019-04-02T13:39:00Z">
              <w:r w:rsidRPr="00D47EC1">
                <w:rPr>
                  <w:rFonts w:ascii="Calibri" w:eastAsia="Times New Roman" w:hAnsi="Calibri" w:cs="Calibri"/>
                  <w:color w:val="000000"/>
                  <w:lang w:eastAsia="en-AU"/>
                </w:rPr>
                <w:t>Chainage 8951</w:t>
              </w:r>
            </w:ins>
          </w:p>
        </w:tc>
        <w:tc>
          <w:tcPr>
            <w:tcW w:w="721" w:type="pct"/>
            <w:shd w:val="clear" w:color="auto" w:fill="auto"/>
            <w:noWrap/>
            <w:hideMark/>
          </w:tcPr>
          <w:p w:rsidR="00110C18" w:rsidRPr="00D47EC1" w:rsidRDefault="00110C18" w:rsidP="00063728">
            <w:pPr>
              <w:jc w:val="right"/>
              <w:rPr>
                <w:ins w:id="13024" w:author="KIM, Jason" w:date="2019-04-02T13:39:00Z"/>
                <w:rFonts w:ascii="Calibri" w:eastAsia="Times New Roman" w:hAnsi="Calibri" w:cs="Calibri"/>
                <w:color w:val="000000"/>
                <w:lang w:eastAsia="en-AU"/>
              </w:rPr>
            </w:pPr>
            <w:ins w:id="130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26" w:author="KIM, Jason" w:date="2019-04-02T13:39:00Z"/>
        </w:trPr>
        <w:tc>
          <w:tcPr>
            <w:tcW w:w="716" w:type="pct"/>
            <w:vMerge/>
            <w:hideMark/>
          </w:tcPr>
          <w:p w:rsidR="00110C18" w:rsidRPr="00D47EC1" w:rsidRDefault="00110C18" w:rsidP="00063728">
            <w:pPr>
              <w:rPr>
                <w:ins w:id="130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30" w:author="KIM, Jason" w:date="2019-04-02T13:39:00Z"/>
                <w:rFonts w:ascii="Calibri" w:eastAsia="Times New Roman" w:hAnsi="Calibri" w:cs="Calibri"/>
                <w:color w:val="000000"/>
                <w:lang w:eastAsia="en-AU"/>
              </w:rPr>
            </w:pPr>
            <w:ins w:id="13031" w:author="KIM, Jason" w:date="2019-04-02T13:39:00Z">
              <w:r w:rsidRPr="00D47EC1">
                <w:rPr>
                  <w:rFonts w:ascii="Calibri" w:eastAsia="Times New Roman" w:hAnsi="Calibri" w:cs="Calibri"/>
                  <w:color w:val="000000"/>
                  <w:lang w:eastAsia="en-AU"/>
                </w:rPr>
                <w:t>DLL1682</w:t>
              </w:r>
            </w:ins>
          </w:p>
        </w:tc>
        <w:tc>
          <w:tcPr>
            <w:tcW w:w="742" w:type="pct"/>
            <w:shd w:val="clear" w:color="auto" w:fill="auto"/>
            <w:noWrap/>
            <w:hideMark/>
          </w:tcPr>
          <w:p w:rsidR="00110C18" w:rsidRPr="00D47EC1" w:rsidRDefault="00110C18" w:rsidP="00063728">
            <w:pPr>
              <w:rPr>
                <w:ins w:id="13032" w:author="KIM, Jason" w:date="2019-04-02T13:39:00Z"/>
                <w:rFonts w:ascii="Calibri" w:eastAsia="Times New Roman" w:hAnsi="Calibri" w:cs="Calibri"/>
                <w:color w:val="000000"/>
                <w:lang w:eastAsia="en-AU"/>
              </w:rPr>
            </w:pPr>
            <w:ins w:id="1303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34" w:author="KIM, Jason" w:date="2019-04-02T13:39:00Z"/>
                <w:rFonts w:ascii="Calibri" w:eastAsia="Times New Roman" w:hAnsi="Calibri" w:cs="Calibri"/>
                <w:color w:val="000000"/>
                <w:lang w:eastAsia="en-AU"/>
              </w:rPr>
            </w:pPr>
            <w:ins w:id="13035" w:author="KIM, Jason" w:date="2019-04-02T13:39:00Z">
              <w:r w:rsidRPr="00D47EC1">
                <w:rPr>
                  <w:rFonts w:ascii="Calibri" w:eastAsia="Times New Roman" w:hAnsi="Calibri" w:cs="Calibri"/>
                  <w:color w:val="000000"/>
                  <w:lang w:eastAsia="en-AU"/>
                </w:rPr>
                <w:t>Chainage 8955</w:t>
              </w:r>
            </w:ins>
          </w:p>
        </w:tc>
        <w:tc>
          <w:tcPr>
            <w:tcW w:w="721" w:type="pct"/>
            <w:shd w:val="clear" w:color="auto" w:fill="auto"/>
            <w:noWrap/>
            <w:hideMark/>
          </w:tcPr>
          <w:p w:rsidR="00110C18" w:rsidRPr="00D47EC1" w:rsidRDefault="00110C18" w:rsidP="00063728">
            <w:pPr>
              <w:jc w:val="right"/>
              <w:rPr>
                <w:ins w:id="13036" w:author="KIM, Jason" w:date="2019-04-02T13:39:00Z"/>
                <w:rFonts w:ascii="Calibri" w:eastAsia="Times New Roman" w:hAnsi="Calibri" w:cs="Calibri"/>
                <w:color w:val="000000"/>
                <w:lang w:eastAsia="en-AU"/>
              </w:rPr>
            </w:pPr>
            <w:ins w:id="130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38" w:author="KIM, Jason" w:date="2019-04-02T13:39:00Z"/>
        </w:trPr>
        <w:tc>
          <w:tcPr>
            <w:tcW w:w="716" w:type="pct"/>
            <w:vMerge/>
            <w:hideMark/>
          </w:tcPr>
          <w:p w:rsidR="00110C18" w:rsidRPr="00D47EC1" w:rsidRDefault="00110C18" w:rsidP="00063728">
            <w:pPr>
              <w:rPr>
                <w:ins w:id="130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42" w:author="KIM, Jason" w:date="2019-04-02T13:39:00Z"/>
                <w:rFonts w:ascii="Calibri" w:eastAsia="Times New Roman" w:hAnsi="Calibri" w:cs="Calibri"/>
                <w:color w:val="000000"/>
                <w:lang w:eastAsia="en-AU"/>
              </w:rPr>
            </w:pPr>
            <w:ins w:id="13043" w:author="KIM, Jason" w:date="2019-04-02T13:39:00Z">
              <w:r w:rsidRPr="00D47EC1">
                <w:rPr>
                  <w:rFonts w:ascii="Calibri" w:eastAsia="Times New Roman" w:hAnsi="Calibri" w:cs="Calibri"/>
                  <w:color w:val="000000"/>
                  <w:lang w:eastAsia="en-AU"/>
                </w:rPr>
                <w:t>DLL1691</w:t>
              </w:r>
            </w:ins>
          </w:p>
        </w:tc>
        <w:tc>
          <w:tcPr>
            <w:tcW w:w="742" w:type="pct"/>
            <w:shd w:val="clear" w:color="auto" w:fill="auto"/>
            <w:noWrap/>
            <w:hideMark/>
          </w:tcPr>
          <w:p w:rsidR="00110C18" w:rsidRPr="00D47EC1" w:rsidRDefault="00110C18" w:rsidP="00063728">
            <w:pPr>
              <w:rPr>
                <w:ins w:id="13044" w:author="KIM, Jason" w:date="2019-04-02T13:39:00Z"/>
                <w:rFonts w:ascii="Calibri" w:eastAsia="Times New Roman" w:hAnsi="Calibri" w:cs="Calibri"/>
                <w:color w:val="000000"/>
                <w:lang w:eastAsia="en-AU"/>
              </w:rPr>
            </w:pPr>
            <w:ins w:id="1304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46" w:author="KIM, Jason" w:date="2019-04-02T13:39:00Z"/>
                <w:rFonts w:ascii="Calibri" w:eastAsia="Times New Roman" w:hAnsi="Calibri" w:cs="Calibri"/>
                <w:color w:val="000000"/>
                <w:lang w:eastAsia="en-AU"/>
              </w:rPr>
            </w:pPr>
            <w:ins w:id="13047" w:author="KIM, Jason" w:date="2019-04-02T13:39:00Z">
              <w:r w:rsidRPr="00D47EC1">
                <w:rPr>
                  <w:rFonts w:ascii="Calibri" w:eastAsia="Times New Roman" w:hAnsi="Calibri" w:cs="Calibri"/>
                  <w:color w:val="000000"/>
                  <w:lang w:eastAsia="en-AU"/>
                </w:rPr>
                <w:t>Chainage 9071</w:t>
              </w:r>
            </w:ins>
          </w:p>
        </w:tc>
        <w:tc>
          <w:tcPr>
            <w:tcW w:w="721" w:type="pct"/>
            <w:shd w:val="clear" w:color="auto" w:fill="auto"/>
            <w:noWrap/>
            <w:hideMark/>
          </w:tcPr>
          <w:p w:rsidR="00110C18" w:rsidRPr="00D47EC1" w:rsidRDefault="00110C18" w:rsidP="00063728">
            <w:pPr>
              <w:jc w:val="right"/>
              <w:rPr>
                <w:ins w:id="13048" w:author="KIM, Jason" w:date="2019-04-02T13:39:00Z"/>
                <w:rFonts w:ascii="Calibri" w:eastAsia="Times New Roman" w:hAnsi="Calibri" w:cs="Calibri"/>
                <w:color w:val="000000"/>
                <w:lang w:eastAsia="en-AU"/>
              </w:rPr>
            </w:pPr>
            <w:ins w:id="130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50" w:author="KIM, Jason" w:date="2019-04-02T13:39:00Z"/>
        </w:trPr>
        <w:tc>
          <w:tcPr>
            <w:tcW w:w="716" w:type="pct"/>
            <w:vMerge/>
            <w:hideMark/>
          </w:tcPr>
          <w:p w:rsidR="00110C18" w:rsidRPr="00D47EC1" w:rsidRDefault="00110C18" w:rsidP="00063728">
            <w:pPr>
              <w:rPr>
                <w:ins w:id="1305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5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5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54" w:author="KIM, Jason" w:date="2019-04-02T13:39:00Z"/>
                <w:rFonts w:ascii="Calibri" w:eastAsia="Times New Roman" w:hAnsi="Calibri" w:cs="Calibri"/>
                <w:color w:val="000000"/>
                <w:lang w:eastAsia="en-AU"/>
              </w:rPr>
            </w:pPr>
            <w:ins w:id="13055" w:author="KIM, Jason" w:date="2019-04-02T13:39:00Z">
              <w:r w:rsidRPr="00D47EC1">
                <w:rPr>
                  <w:rFonts w:ascii="Calibri" w:eastAsia="Times New Roman" w:hAnsi="Calibri" w:cs="Calibri"/>
                  <w:color w:val="000000"/>
                  <w:lang w:eastAsia="en-AU"/>
                </w:rPr>
                <w:t>DLL1692</w:t>
              </w:r>
            </w:ins>
          </w:p>
        </w:tc>
        <w:tc>
          <w:tcPr>
            <w:tcW w:w="742" w:type="pct"/>
            <w:shd w:val="clear" w:color="auto" w:fill="auto"/>
            <w:noWrap/>
            <w:hideMark/>
          </w:tcPr>
          <w:p w:rsidR="00110C18" w:rsidRPr="00D47EC1" w:rsidRDefault="00110C18" w:rsidP="00063728">
            <w:pPr>
              <w:rPr>
                <w:ins w:id="13056" w:author="KIM, Jason" w:date="2019-04-02T13:39:00Z"/>
                <w:rFonts w:ascii="Calibri" w:eastAsia="Times New Roman" w:hAnsi="Calibri" w:cs="Calibri"/>
                <w:color w:val="000000"/>
                <w:lang w:eastAsia="en-AU"/>
              </w:rPr>
            </w:pPr>
            <w:ins w:id="1305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58" w:author="KIM, Jason" w:date="2019-04-02T13:39:00Z"/>
                <w:rFonts w:ascii="Calibri" w:eastAsia="Times New Roman" w:hAnsi="Calibri" w:cs="Calibri"/>
                <w:color w:val="000000"/>
                <w:lang w:eastAsia="en-AU"/>
              </w:rPr>
            </w:pPr>
            <w:ins w:id="13059" w:author="KIM, Jason" w:date="2019-04-02T13:39:00Z">
              <w:r w:rsidRPr="00D47EC1">
                <w:rPr>
                  <w:rFonts w:ascii="Calibri" w:eastAsia="Times New Roman" w:hAnsi="Calibri" w:cs="Calibri"/>
                  <w:color w:val="000000"/>
                  <w:lang w:eastAsia="en-AU"/>
                </w:rPr>
                <w:t>Chainage 9075</w:t>
              </w:r>
            </w:ins>
          </w:p>
        </w:tc>
        <w:tc>
          <w:tcPr>
            <w:tcW w:w="721" w:type="pct"/>
            <w:shd w:val="clear" w:color="auto" w:fill="auto"/>
            <w:noWrap/>
            <w:hideMark/>
          </w:tcPr>
          <w:p w:rsidR="00110C18" w:rsidRPr="00D47EC1" w:rsidRDefault="00110C18" w:rsidP="00063728">
            <w:pPr>
              <w:jc w:val="right"/>
              <w:rPr>
                <w:ins w:id="13060" w:author="KIM, Jason" w:date="2019-04-02T13:39:00Z"/>
                <w:rFonts w:ascii="Calibri" w:eastAsia="Times New Roman" w:hAnsi="Calibri" w:cs="Calibri"/>
                <w:color w:val="000000"/>
                <w:lang w:eastAsia="en-AU"/>
              </w:rPr>
            </w:pPr>
            <w:ins w:id="130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62" w:author="KIM, Jason" w:date="2019-04-02T13:39:00Z"/>
        </w:trPr>
        <w:tc>
          <w:tcPr>
            <w:tcW w:w="716" w:type="pct"/>
            <w:vMerge w:val="restart"/>
            <w:shd w:val="clear" w:color="auto" w:fill="auto"/>
            <w:noWrap/>
            <w:hideMark/>
          </w:tcPr>
          <w:p w:rsidR="00110C18" w:rsidRPr="00D47EC1" w:rsidRDefault="00110C18" w:rsidP="00063728">
            <w:pPr>
              <w:rPr>
                <w:ins w:id="13063" w:author="KIM, Jason" w:date="2019-04-02T13:39:00Z"/>
                <w:rFonts w:ascii="Calibri" w:eastAsia="Times New Roman" w:hAnsi="Calibri" w:cs="Calibri"/>
                <w:color w:val="000000"/>
                <w:lang w:eastAsia="en-AU"/>
              </w:rPr>
            </w:pPr>
            <w:ins w:id="13064" w:author="KIM, Jason" w:date="2019-04-02T13:39:00Z">
              <w:r w:rsidRPr="00D47EC1">
                <w:rPr>
                  <w:rFonts w:ascii="Calibri" w:eastAsia="Times New Roman" w:hAnsi="Calibri" w:cs="Calibri"/>
                  <w:color w:val="000000"/>
                  <w:lang w:eastAsia="en-AU"/>
                </w:rPr>
                <w:t>DLL70K211</w:t>
              </w:r>
            </w:ins>
          </w:p>
        </w:tc>
        <w:tc>
          <w:tcPr>
            <w:tcW w:w="669" w:type="pct"/>
            <w:vMerge w:val="restart"/>
            <w:shd w:val="clear" w:color="auto" w:fill="auto"/>
            <w:noWrap/>
            <w:hideMark/>
          </w:tcPr>
          <w:p w:rsidR="00110C18" w:rsidRPr="00D47EC1" w:rsidRDefault="00110C18" w:rsidP="00063728">
            <w:pPr>
              <w:rPr>
                <w:ins w:id="13065" w:author="KIM, Jason" w:date="2019-04-02T13:39:00Z"/>
                <w:rFonts w:ascii="Calibri" w:eastAsia="Times New Roman" w:hAnsi="Calibri" w:cs="Calibri"/>
                <w:color w:val="000000"/>
                <w:lang w:eastAsia="en-AU"/>
              </w:rPr>
            </w:pPr>
            <w:ins w:id="13066" w:author="KIM, Jason" w:date="2019-04-02T13:39:00Z">
              <w:r w:rsidRPr="00D47EC1">
                <w:rPr>
                  <w:rFonts w:ascii="Calibri" w:eastAsia="Times New Roman" w:hAnsi="Calibri" w:cs="Calibri"/>
                  <w:color w:val="000000"/>
                  <w:lang w:eastAsia="en-AU"/>
                </w:rPr>
                <w:t>ELZ10380</w:t>
              </w:r>
            </w:ins>
          </w:p>
        </w:tc>
        <w:tc>
          <w:tcPr>
            <w:tcW w:w="668" w:type="pct"/>
            <w:vMerge w:val="restart"/>
            <w:shd w:val="clear" w:color="auto" w:fill="auto"/>
            <w:noWrap/>
            <w:hideMark/>
          </w:tcPr>
          <w:p w:rsidR="00110C18" w:rsidRPr="00D47EC1" w:rsidRDefault="00110C18" w:rsidP="00063728">
            <w:pPr>
              <w:rPr>
                <w:ins w:id="13067" w:author="KIM, Jason" w:date="2019-04-02T13:39:00Z"/>
                <w:rFonts w:ascii="Calibri" w:eastAsia="Times New Roman" w:hAnsi="Calibri" w:cs="Calibri"/>
                <w:color w:val="000000"/>
                <w:lang w:eastAsia="en-AU"/>
              </w:rPr>
            </w:pPr>
            <w:ins w:id="13068"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069" w:author="KIM, Jason" w:date="2019-04-02T13:39:00Z"/>
                <w:rFonts w:ascii="Calibri" w:eastAsia="Times New Roman" w:hAnsi="Calibri" w:cs="Calibri"/>
                <w:color w:val="000000"/>
                <w:lang w:eastAsia="en-AU"/>
              </w:rPr>
            </w:pPr>
            <w:ins w:id="13070" w:author="KIM, Jason" w:date="2019-04-02T13:39:00Z">
              <w:r w:rsidRPr="00D47EC1">
                <w:rPr>
                  <w:rFonts w:ascii="Calibri" w:eastAsia="Times New Roman" w:hAnsi="Calibri" w:cs="Calibri"/>
                  <w:color w:val="000000"/>
                  <w:lang w:eastAsia="en-AU"/>
                </w:rPr>
                <w:t>DLL1701</w:t>
              </w:r>
            </w:ins>
          </w:p>
        </w:tc>
        <w:tc>
          <w:tcPr>
            <w:tcW w:w="742" w:type="pct"/>
            <w:shd w:val="clear" w:color="auto" w:fill="auto"/>
            <w:noWrap/>
            <w:hideMark/>
          </w:tcPr>
          <w:p w:rsidR="00110C18" w:rsidRPr="00D47EC1" w:rsidRDefault="00110C18" w:rsidP="00063728">
            <w:pPr>
              <w:rPr>
                <w:ins w:id="13071" w:author="KIM, Jason" w:date="2019-04-02T13:39:00Z"/>
                <w:rFonts w:ascii="Calibri" w:eastAsia="Times New Roman" w:hAnsi="Calibri" w:cs="Calibri"/>
                <w:color w:val="000000"/>
                <w:lang w:eastAsia="en-AU"/>
              </w:rPr>
            </w:pPr>
            <w:ins w:id="1307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73" w:author="KIM, Jason" w:date="2019-04-02T13:39:00Z"/>
                <w:rFonts w:ascii="Calibri" w:eastAsia="Times New Roman" w:hAnsi="Calibri" w:cs="Calibri"/>
                <w:color w:val="000000"/>
                <w:lang w:eastAsia="en-AU"/>
              </w:rPr>
            </w:pPr>
            <w:ins w:id="13074" w:author="KIM, Jason" w:date="2019-04-02T13:39:00Z">
              <w:r w:rsidRPr="00D47EC1">
                <w:rPr>
                  <w:rFonts w:ascii="Calibri" w:eastAsia="Times New Roman" w:hAnsi="Calibri" w:cs="Calibri"/>
                  <w:color w:val="000000"/>
                  <w:lang w:eastAsia="en-AU"/>
                </w:rPr>
                <w:t>Chainage 9191</w:t>
              </w:r>
            </w:ins>
          </w:p>
        </w:tc>
        <w:tc>
          <w:tcPr>
            <w:tcW w:w="721" w:type="pct"/>
            <w:shd w:val="clear" w:color="auto" w:fill="auto"/>
            <w:noWrap/>
            <w:hideMark/>
          </w:tcPr>
          <w:p w:rsidR="00110C18" w:rsidRPr="00D47EC1" w:rsidRDefault="00110C18" w:rsidP="00063728">
            <w:pPr>
              <w:jc w:val="right"/>
              <w:rPr>
                <w:ins w:id="13075" w:author="KIM, Jason" w:date="2019-04-02T13:39:00Z"/>
                <w:rFonts w:ascii="Calibri" w:eastAsia="Times New Roman" w:hAnsi="Calibri" w:cs="Calibri"/>
                <w:color w:val="000000"/>
                <w:lang w:eastAsia="en-AU"/>
              </w:rPr>
            </w:pPr>
            <w:ins w:id="130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77" w:author="KIM, Jason" w:date="2019-04-02T13:39:00Z"/>
        </w:trPr>
        <w:tc>
          <w:tcPr>
            <w:tcW w:w="716" w:type="pct"/>
            <w:vMerge/>
            <w:hideMark/>
          </w:tcPr>
          <w:p w:rsidR="00110C18" w:rsidRPr="00D47EC1" w:rsidRDefault="00110C18" w:rsidP="00063728">
            <w:pPr>
              <w:rPr>
                <w:ins w:id="1307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7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8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81" w:author="KIM, Jason" w:date="2019-04-02T13:39:00Z"/>
                <w:rFonts w:ascii="Calibri" w:eastAsia="Times New Roman" w:hAnsi="Calibri" w:cs="Calibri"/>
                <w:color w:val="000000"/>
                <w:lang w:eastAsia="en-AU"/>
              </w:rPr>
            </w:pPr>
            <w:ins w:id="13082" w:author="KIM, Jason" w:date="2019-04-02T13:39:00Z">
              <w:r w:rsidRPr="00D47EC1">
                <w:rPr>
                  <w:rFonts w:ascii="Calibri" w:eastAsia="Times New Roman" w:hAnsi="Calibri" w:cs="Calibri"/>
                  <w:color w:val="000000"/>
                  <w:lang w:eastAsia="en-AU"/>
                </w:rPr>
                <w:t>DLL1702</w:t>
              </w:r>
            </w:ins>
          </w:p>
        </w:tc>
        <w:tc>
          <w:tcPr>
            <w:tcW w:w="742" w:type="pct"/>
            <w:shd w:val="clear" w:color="auto" w:fill="auto"/>
            <w:noWrap/>
            <w:hideMark/>
          </w:tcPr>
          <w:p w:rsidR="00110C18" w:rsidRPr="00D47EC1" w:rsidRDefault="00110C18" w:rsidP="00063728">
            <w:pPr>
              <w:rPr>
                <w:ins w:id="13083" w:author="KIM, Jason" w:date="2019-04-02T13:39:00Z"/>
                <w:rFonts w:ascii="Calibri" w:eastAsia="Times New Roman" w:hAnsi="Calibri" w:cs="Calibri"/>
                <w:color w:val="000000"/>
                <w:lang w:eastAsia="en-AU"/>
              </w:rPr>
            </w:pPr>
            <w:ins w:id="1308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85" w:author="KIM, Jason" w:date="2019-04-02T13:39:00Z"/>
                <w:rFonts w:ascii="Calibri" w:eastAsia="Times New Roman" w:hAnsi="Calibri" w:cs="Calibri"/>
                <w:color w:val="000000"/>
                <w:lang w:eastAsia="en-AU"/>
              </w:rPr>
            </w:pPr>
            <w:ins w:id="13086" w:author="KIM, Jason" w:date="2019-04-02T13:39:00Z">
              <w:r w:rsidRPr="00D47EC1">
                <w:rPr>
                  <w:rFonts w:ascii="Calibri" w:eastAsia="Times New Roman" w:hAnsi="Calibri" w:cs="Calibri"/>
                  <w:color w:val="000000"/>
                  <w:lang w:eastAsia="en-AU"/>
                </w:rPr>
                <w:t>Chainage 9195</w:t>
              </w:r>
            </w:ins>
          </w:p>
        </w:tc>
        <w:tc>
          <w:tcPr>
            <w:tcW w:w="721" w:type="pct"/>
            <w:shd w:val="clear" w:color="auto" w:fill="auto"/>
            <w:noWrap/>
            <w:hideMark/>
          </w:tcPr>
          <w:p w:rsidR="00110C18" w:rsidRPr="00D47EC1" w:rsidRDefault="00110C18" w:rsidP="00063728">
            <w:pPr>
              <w:jc w:val="right"/>
              <w:rPr>
                <w:ins w:id="13087" w:author="KIM, Jason" w:date="2019-04-02T13:39:00Z"/>
                <w:rFonts w:ascii="Calibri" w:eastAsia="Times New Roman" w:hAnsi="Calibri" w:cs="Calibri"/>
                <w:color w:val="000000"/>
                <w:lang w:eastAsia="en-AU"/>
              </w:rPr>
            </w:pPr>
            <w:ins w:id="130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89" w:author="KIM, Jason" w:date="2019-04-02T13:39:00Z"/>
        </w:trPr>
        <w:tc>
          <w:tcPr>
            <w:tcW w:w="716" w:type="pct"/>
            <w:vMerge/>
            <w:hideMark/>
          </w:tcPr>
          <w:p w:rsidR="00110C18" w:rsidRPr="00D47EC1" w:rsidRDefault="00110C18" w:rsidP="00063728">
            <w:pPr>
              <w:rPr>
                <w:ins w:id="130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93" w:author="KIM, Jason" w:date="2019-04-02T13:39:00Z"/>
                <w:rFonts w:ascii="Calibri" w:eastAsia="Times New Roman" w:hAnsi="Calibri" w:cs="Calibri"/>
                <w:color w:val="000000"/>
                <w:lang w:eastAsia="en-AU"/>
              </w:rPr>
            </w:pPr>
            <w:ins w:id="13094" w:author="KIM, Jason" w:date="2019-04-02T13:39:00Z">
              <w:r w:rsidRPr="00D47EC1">
                <w:rPr>
                  <w:rFonts w:ascii="Calibri" w:eastAsia="Times New Roman" w:hAnsi="Calibri" w:cs="Calibri"/>
                  <w:color w:val="000000"/>
                  <w:lang w:eastAsia="en-AU"/>
                </w:rPr>
                <w:t>DLL1711</w:t>
              </w:r>
            </w:ins>
          </w:p>
        </w:tc>
        <w:tc>
          <w:tcPr>
            <w:tcW w:w="742" w:type="pct"/>
            <w:shd w:val="clear" w:color="auto" w:fill="auto"/>
            <w:noWrap/>
            <w:hideMark/>
          </w:tcPr>
          <w:p w:rsidR="00110C18" w:rsidRPr="00D47EC1" w:rsidRDefault="00110C18" w:rsidP="00063728">
            <w:pPr>
              <w:rPr>
                <w:ins w:id="13095" w:author="KIM, Jason" w:date="2019-04-02T13:39:00Z"/>
                <w:rFonts w:ascii="Calibri" w:eastAsia="Times New Roman" w:hAnsi="Calibri" w:cs="Calibri"/>
                <w:color w:val="000000"/>
                <w:lang w:eastAsia="en-AU"/>
              </w:rPr>
            </w:pPr>
            <w:ins w:id="1309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97" w:author="KIM, Jason" w:date="2019-04-02T13:39:00Z"/>
                <w:rFonts w:ascii="Calibri" w:eastAsia="Times New Roman" w:hAnsi="Calibri" w:cs="Calibri"/>
                <w:color w:val="000000"/>
                <w:lang w:eastAsia="en-AU"/>
              </w:rPr>
            </w:pPr>
            <w:ins w:id="13098" w:author="KIM, Jason" w:date="2019-04-02T13:39:00Z">
              <w:r w:rsidRPr="00D47EC1">
                <w:rPr>
                  <w:rFonts w:ascii="Calibri" w:eastAsia="Times New Roman" w:hAnsi="Calibri" w:cs="Calibri"/>
                  <w:color w:val="000000"/>
                  <w:lang w:eastAsia="en-AU"/>
                </w:rPr>
                <w:t>Chainage 9311</w:t>
              </w:r>
            </w:ins>
          </w:p>
        </w:tc>
        <w:tc>
          <w:tcPr>
            <w:tcW w:w="721" w:type="pct"/>
            <w:shd w:val="clear" w:color="auto" w:fill="auto"/>
            <w:noWrap/>
            <w:hideMark/>
          </w:tcPr>
          <w:p w:rsidR="00110C18" w:rsidRPr="00D47EC1" w:rsidRDefault="00110C18" w:rsidP="00063728">
            <w:pPr>
              <w:jc w:val="right"/>
              <w:rPr>
                <w:ins w:id="13099" w:author="KIM, Jason" w:date="2019-04-02T13:39:00Z"/>
                <w:rFonts w:ascii="Calibri" w:eastAsia="Times New Roman" w:hAnsi="Calibri" w:cs="Calibri"/>
                <w:color w:val="000000"/>
                <w:lang w:eastAsia="en-AU"/>
              </w:rPr>
            </w:pPr>
            <w:ins w:id="131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01" w:author="KIM, Jason" w:date="2019-04-02T13:39:00Z"/>
        </w:trPr>
        <w:tc>
          <w:tcPr>
            <w:tcW w:w="716" w:type="pct"/>
            <w:vMerge/>
            <w:hideMark/>
          </w:tcPr>
          <w:p w:rsidR="00110C18" w:rsidRPr="00D47EC1" w:rsidRDefault="00110C18" w:rsidP="00063728">
            <w:pPr>
              <w:rPr>
                <w:ins w:id="1310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0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0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05" w:author="KIM, Jason" w:date="2019-04-02T13:39:00Z"/>
                <w:rFonts w:ascii="Calibri" w:eastAsia="Times New Roman" w:hAnsi="Calibri" w:cs="Calibri"/>
                <w:color w:val="000000"/>
                <w:lang w:eastAsia="en-AU"/>
              </w:rPr>
            </w:pPr>
            <w:ins w:id="13106" w:author="KIM, Jason" w:date="2019-04-02T13:39:00Z">
              <w:r w:rsidRPr="00D47EC1">
                <w:rPr>
                  <w:rFonts w:ascii="Calibri" w:eastAsia="Times New Roman" w:hAnsi="Calibri" w:cs="Calibri"/>
                  <w:color w:val="000000"/>
                  <w:lang w:eastAsia="en-AU"/>
                </w:rPr>
                <w:t>DLL1712</w:t>
              </w:r>
            </w:ins>
          </w:p>
        </w:tc>
        <w:tc>
          <w:tcPr>
            <w:tcW w:w="742" w:type="pct"/>
            <w:shd w:val="clear" w:color="auto" w:fill="auto"/>
            <w:noWrap/>
            <w:hideMark/>
          </w:tcPr>
          <w:p w:rsidR="00110C18" w:rsidRPr="00D47EC1" w:rsidRDefault="00110C18" w:rsidP="00063728">
            <w:pPr>
              <w:rPr>
                <w:ins w:id="13107" w:author="KIM, Jason" w:date="2019-04-02T13:39:00Z"/>
                <w:rFonts w:ascii="Calibri" w:eastAsia="Times New Roman" w:hAnsi="Calibri" w:cs="Calibri"/>
                <w:color w:val="000000"/>
                <w:lang w:eastAsia="en-AU"/>
              </w:rPr>
            </w:pPr>
            <w:ins w:id="1310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09" w:author="KIM, Jason" w:date="2019-04-02T13:39:00Z"/>
                <w:rFonts w:ascii="Calibri" w:eastAsia="Times New Roman" w:hAnsi="Calibri" w:cs="Calibri"/>
                <w:color w:val="000000"/>
                <w:lang w:eastAsia="en-AU"/>
              </w:rPr>
            </w:pPr>
            <w:ins w:id="13110" w:author="KIM, Jason" w:date="2019-04-02T13:39:00Z">
              <w:r w:rsidRPr="00D47EC1">
                <w:rPr>
                  <w:rFonts w:ascii="Calibri" w:eastAsia="Times New Roman" w:hAnsi="Calibri" w:cs="Calibri"/>
                  <w:color w:val="000000"/>
                  <w:lang w:eastAsia="en-AU"/>
                </w:rPr>
                <w:t>Chainage 9315</w:t>
              </w:r>
            </w:ins>
          </w:p>
        </w:tc>
        <w:tc>
          <w:tcPr>
            <w:tcW w:w="721" w:type="pct"/>
            <w:shd w:val="clear" w:color="auto" w:fill="auto"/>
            <w:noWrap/>
            <w:hideMark/>
          </w:tcPr>
          <w:p w:rsidR="00110C18" w:rsidRPr="00D47EC1" w:rsidRDefault="00110C18" w:rsidP="00063728">
            <w:pPr>
              <w:jc w:val="right"/>
              <w:rPr>
                <w:ins w:id="13111" w:author="KIM, Jason" w:date="2019-04-02T13:39:00Z"/>
                <w:rFonts w:ascii="Calibri" w:eastAsia="Times New Roman" w:hAnsi="Calibri" w:cs="Calibri"/>
                <w:color w:val="000000"/>
                <w:lang w:eastAsia="en-AU"/>
              </w:rPr>
            </w:pPr>
            <w:ins w:id="131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13" w:author="KIM, Jason" w:date="2019-04-02T13:39:00Z"/>
        </w:trPr>
        <w:tc>
          <w:tcPr>
            <w:tcW w:w="716" w:type="pct"/>
            <w:vMerge w:val="restart"/>
            <w:shd w:val="clear" w:color="auto" w:fill="auto"/>
            <w:noWrap/>
            <w:hideMark/>
          </w:tcPr>
          <w:p w:rsidR="00110C18" w:rsidRPr="00D47EC1" w:rsidRDefault="00110C18" w:rsidP="00063728">
            <w:pPr>
              <w:rPr>
                <w:ins w:id="13114" w:author="KIM, Jason" w:date="2019-04-02T13:39:00Z"/>
                <w:rFonts w:ascii="Calibri" w:eastAsia="Times New Roman" w:hAnsi="Calibri" w:cs="Calibri"/>
                <w:color w:val="000000"/>
                <w:lang w:eastAsia="en-AU"/>
              </w:rPr>
            </w:pPr>
            <w:ins w:id="13115" w:author="KIM, Jason" w:date="2019-04-02T13:39:00Z">
              <w:r w:rsidRPr="00D47EC1">
                <w:rPr>
                  <w:rFonts w:ascii="Calibri" w:eastAsia="Times New Roman" w:hAnsi="Calibri" w:cs="Calibri"/>
                  <w:color w:val="000000"/>
                  <w:lang w:eastAsia="en-AU"/>
                </w:rPr>
                <w:t>DLL72K211</w:t>
              </w:r>
            </w:ins>
          </w:p>
        </w:tc>
        <w:tc>
          <w:tcPr>
            <w:tcW w:w="669" w:type="pct"/>
            <w:vMerge w:val="restart"/>
            <w:shd w:val="clear" w:color="auto" w:fill="auto"/>
            <w:noWrap/>
            <w:hideMark/>
          </w:tcPr>
          <w:p w:rsidR="00110C18" w:rsidRPr="00D47EC1" w:rsidRDefault="00110C18" w:rsidP="00063728">
            <w:pPr>
              <w:rPr>
                <w:ins w:id="13116" w:author="KIM, Jason" w:date="2019-04-02T13:39:00Z"/>
                <w:rFonts w:ascii="Calibri" w:eastAsia="Times New Roman" w:hAnsi="Calibri" w:cs="Calibri"/>
                <w:color w:val="000000"/>
                <w:lang w:eastAsia="en-AU"/>
              </w:rPr>
            </w:pPr>
            <w:ins w:id="13117" w:author="KIM, Jason" w:date="2019-04-02T13:39:00Z">
              <w:r w:rsidRPr="00D47EC1">
                <w:rPr>
                  <w:rFonts w:ascii="Calibri" w:eastAsia="Times New Roman" w:hAnsi="Calibri" w:cs="Calibri"/>
                  <w:color w:val="000000"/>
                  <w:lang w:eastAsia="en-AU"/>
                </w:rPr>
                <w:t>ELZ10388</w:t>
              </w:r>
            </w:ins>
          </w:p>
        </w:tc>
        <w:tc>
          <w:tcPr>
            <w:tcW w:w="668" w:type="pct"/>
            <w:vMerge w:val="restart"/>
            <w:shd w:val="clear" w:color="auto" w:fill="auto"/>
            <w:noWrap/>
            <w:hideMark/>
          </w:tcPr>
          <w:p w:rsidR="00110C18" w:rsidRPr="00D47EC1" w:rsidRDefault="00110C18" w:rsidP="00063728">
            <w:pPr>
              <w:rPr>
                <w:ins w:id="13118" w:author="KIM, Jason" w:date="2019-04-02T13:39:00Z"/>
                <w:rFonts w:ascii="Calibri" w:eastAsia="Times New Roman" w:hAnsi="Calibri" w:cs="Calibri"/>
                <w:color w:val="000000"/>
                <w:lang w:eastAsia="en-AU"/>
              </w:rPr>
            </w:pPr>
            <w:ins w:id="13119"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120" w:author="KIM, Jason" w:date="2019-04-02T13:39:00Z"/>
                <w:rFonts w:ascii="Calibri" w:eastAsia="Times New Roman" w:hAnsi="Calibri" w:cs="Calibri"/>
                <w:color w:val="000000"/>
                <w:lang w:eastAsia="en-AU"/>
              </w:rPr>
            </w:pPr>
            <w:ins w:id="13121" w:author="KIM, Jason" w:date="2019-04-02T13:39:00Z">
              <w:r w:rsidRPr="00D47EC1">
                <w:rPr>
                  <w:rFonts w:ascii="Calibri" w:eastAsia="Times New Roman" w:hAnsi="Calibri" w:cs="Calibri"/>
                  <w:color w:val="000000"/>
                  <w:lang w:eastAsia="en-AU"/>
                </w:rPr>
                <w:t>DLL1721</w:t>
              </w:r>
            </w:ins>
          </w:p>
        </w:tc>
        <w:tc>
          <w:tcPr>
            <w:tcW w:w="742" w:type="pct"/>
            <w:shd w:val="clear" w:color="auto" w:fill="auto"/>
            <w:noWrap/>
            <w:hideMark/>
          </w:tcPr>
          <w:p w:rsidR="00110C18" w:rsidRPr="00D47EC1" w:rsidRDefault="00110C18" w:rsidP="00063728">
            <w:pPr>
              <w:rPr>
                <w:ins w:id="13122" w:author="KIM, Jason" w:date="2019-04-02T13:39:00Z"/>
                <w:rFonts w:ascii="Calibri" w:eastAsia="Times New Roman" w:hAnsi="Calibri" w:cs="Calibri"/>
                <w:color w:val="000000"/>
                <w:lang w:eastAsia="en-AU"/>
              </w:rPr>
            </w:pPr>
            <w:ins w:id="1312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24" w:author="KIM, Jason" w:date="2019-04-02T13:39:00Z"/>
                <w:rFonts w:ascii="Calibri" w:eastAsia="Times New Roman" w:hAnsi="Calibri" w:cs="Calibri"/>
                <w:color w:val="000000"/>
                <w:lang w:eastAsia="en-AU"/>
              </w:rPr>
            </w:pPr>
            <w:ins w:id="13125" w:author="KIM, Jason" w:date="2019-04-02T13:39:00Z">
              <w:r w:rsidRPr="00D47EC1">
                <w:rPr>
                  <w:rFonts w:ascii="Calibri" w:eastAsia="Times New Roman" w:hAnsi="Calibri" w:cs="Calibri"/>
                  <w:color w:val="000000"/>
                  <w:lang w:eastAsia="en-AU"/>
                </w:rPr>
                <w:t>Chainage 9388</w:t>
              </w:r>
            </w:ins>
          </w:p>
        </w:tc>
        <w:tc>
          <w:tcPr>
            <w:tcW w:w="721" w:type="pct"/>
            <w:shd w:val="clear" w:color="auto" w:fill="auto"/>
            <w:noWrap/>
            <w:hideMark/>
          </w:tcPr>
          <w:p w:rsidR="00110C18" w:rsidRPr="00D47EC1" w:rsidRDefault="00110C18" w:rsidP="00063728">
            <w:pPr>
              <w:jc w:val="right"/>
              <w:rPr>
                <w:ins w:id="13126" w:author="KIM, Jason" w:date="2019-04-02T13:39:00Z"/>
                <w:rFonts w:ascii="Calibri" w:eastAsia="Times New Roman" w:hAnsi="Calibri" w:cs="Calibri"/>
                <w:color w:val="000000"/>
                <w:lang w:eastAsia="en-AU"/>
              </w:rPr>
            </w:pPr>
            <w:ins w:id="1312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28" w:author="KIM, Jason" w:date="2019-04-02T13:39:00Z"/>
        </w:trPr>
        <w:tc>
          <w:tcPr>
            <w:tcW w:w="716" w:type="pct"/>
            <w:vMerge/>
            <w:hideMark/>
          </w:tcPr>
          <w:p w:rsidR="00110C18" w:rsidRPr="00D47EC1" w:rsidRDefault="00110C18" w:rsidP="00063728">
            <w:pPr>
              <w:rPr>
                <w:ins w:id="1312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3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3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32" w:author="KIM, Jason" w:date="2019-04-02T13:39:00Z"/>
                <w:rFonts w:ascii="Calibri" w:eastAsia="Times New Roman" w:hAnsi="Calibri" w:cs="Calibri"/>
                <w:color w:val="000000"/>
                <w:lang w:eastAsia="en-AU"/>
              </w:rPr>
            </w:pPr>
            <w:ins w:id="13133" w:author="KIM, Jason" w:date="2019-04-02T13:39:00Z">
              <w:r w:rsidRPr="00D47EC1">
                <w:rPr>
                  <w:rFonts w:ascii="Calibri" w:eastAsia="Times New Roman" w:hAnsi="Calibri" w:cs="Calibri"/>
                  <w:color w:val="000000"/>
                  <w:lang w:eastAsia="en-AU"/>
                </w:rPr>
                <w:t>DLL1722</w:t>
              </w:r>
            </w:ins>
          </w:p>
        </w:tc>
        <w:tc>
          <w:tcPr>
            <w:tcW w:w="742" w:type="pct"/>
            <w:shd w:val="clear" w:color="auto" w:fill="auto"/>
            <w:noWrap/>
            <w:hideMark/>
          </w:tcPr>
          <w:p w:rsidR="00110C18" w:rsidRPr="00D47EC1" w:rsidRDefault="00110C18" w:rsidP="00063728">
            <w:pPr>
              <w:rPr>
                <w:ins w:id="13134" w:author="KIM, Jason" w:date="2019-04-02T13:39:00Z"/>
                <w:rFonts w:ascii="Calibri" w:eastAsia="Times New Roman" w:hAnsi="Calibri" w:cs="Calibri"/>
                <w:color w:val="000000"/>
                <w:lang w:eastAsia="en-AU"/>
              </w:rPr>
            </w:pPr>
            <w:ins w:id="1313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36" w:author="KIM, Jason" w:date="2019-04-02T13:39:00Z"/>
                <w:rFonts w:ascii="Calibri" w:eastAsia="Times New Roman" w:hAnsi="Calibri" w:cs="Calibri"/>
                <w:color w:val="000000"/>
                <w:lang w:eastAsia="en-AU"/>
              </w:rPr>
            </w:pPr>
            <w:ins w:id="13137" w:author="KIM, Jason" w:date="2019-04-02T13:39:00Z">
              <w:r w:rsidRPr="00D47EC1">
                <w:rPr>
                  <w:rFonts w:ascii="Calibri" w:eastAsia="Times New Roman" w:hAnsi="Calibri" w:cs="Calibri"/>
                  <w:color w:val="000000"/>
                  <w:lang w:eastAsia="en-AU"/>
                </w:rPr>
                <w:t>Chainage 9394</w:t>
              </w:r>
            </w:ins>
          </w:p>
        </w:tc>
        <w:tc>
          <w:tcPr>
            <w:tcW w:w="721" w:type="pct"/>
            <w:shd w:val="clear" w:color="auto" w:fill="auto"/>
            <w:noWrap/>
            <w:hideMark/>
          </w:tcPr>
          <w:p w:rsidR="00110C18" w:rsidRPr="00D47EC1" w:rsidRDefault="00110C18" w:rsidP="00063728">
            <w:pPr>
              <w:jc w:val="right"/>
              <w:rPr>
                <w:ins w:id="13138" w:author="KIM, Jason" w:date="2019-04-02T13:39:00Z"/>
                <w:rFonts w:ascii="Calibri" w:eastAsia="Times New Roman" w:hAnsi="Calibri" w:cs="Calibri"/>
                <w:color w:val="000000"/>
                <w:lang w:eastAsia="en-AU"/>
              </w:rPr>
            </w:pPr>
            <w:ins w:id="131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40" w:author="KIM, Jason" w:date="2019-04-02T13:39:00Z"/>
        </w:trPr>
        <w:tc>
          <w:tcPr>
            <w:tcW w:w="716" w:type="pct"/>
            <w:vMerge w:val="restart"/>
            <w:shd w:val="clear" w:color="auto" w:fill="auto"/>
            <w:noWrap/>
            <w:hideMark/>
          </w:tcPr>
          <w:p w:rsidR="00110C18" w:rsidRPr="00D47EC1" w:rsidRDefault="00110C18" w:rsidP="00063728">
            <w:pPr>
              <w:rPr>
                <w:ins w:id="13141" w:author="KIM, Jason" w:date="2019-04-02T13:39:00Z"/>
                <w:rFonts w:ascii="Calibri" w:eastAsia="Times New Roman" w:hAnsi="Calibri" w:cs="Calibri"/>
                <w:color w:val="000000"/>
                <w:lang w:eastAsia="en-AU"/>
              </w:rPr>
            </w:pPr>
            <w:ins w:id="13142" w:author="KIM, Jason" w:date="2019-04-02T13:39:00Z">
              <w:r w:rsidRPr="00D47EC1">
                <w:rPr>
                  <w:rFonts w:ascii="Calibri" w:eastAsia="Times New Roman" w:hAnsi="Calibri" w:cs="Calibri"/>
                  <w:color w:val="000000"/>
                  <w:lang w:eastAsia="en-AU"/>
                </w:rPr>
                <w:t>DLL73K211</w:t>
              </w:r>
            </w:ins>
          </w:p>
        </w:tc>
        <w:tc>
          <w:tcPr>
            <w:tcW w:w="669" w:type="pct"/>
            <w:vMerge w:val="restart"/>
            <w:shd w:val="clear" w:color="auto" w:fill="auto"/>
            <w:noWrap/>
            <w:hideMark/>
          </w:tcPr>
          <w:p w:rsidR="00110C18" w:rsidRPr="00D47EC1" w:rsidRDefault="00110C18" w:rsidP="00063728">
            <w:pPr>
              <w:rPr>
                <w:ins w:id="13143" w:author="KIM, Jason" w:date="2019-04-02T13:39:00Z"/>
                <w:rFonts w:ascii="Calibri" w:eastAsia="Times New Roman" w:hAnsi="Calibri" w:cs="Calibri"/>
                <w:color w:val="000000"/>
                <w:lang w:eastAsia="en-AU"/>
              </w:rPr>
            </w:pPr>
            <w:ins w:id="13144" w:author="KIM, Jason" w:date="2019-04-02T13:39:00Z">
              <w:r w:rsidRPr="00D47EC1">
                <w:rPr>
                  <w:rFonts w:ascii="Calibri" w:eastAsia="Times New Roman" w:hAnsi="Calibri" w:cs="Calibri"/>
                  <w:color w:val="000000"/>
                  <w:lang w:eastAsia="en-AU"/>
                </w:rPr>
                <w:t>ELZ10396</w:t>
              </w:r>
            </w:ins>
          </w:p>
        </w:tc>
        <w:tc>
          <w:tcPr>
            <w:tcW w:w="668" w:type="pct"/>
            <w:vMerge w:val="restart"/>
            <w:shd w:val="clear" w:color="auto" w:fill="auto"/>
            <w:noWrap/>
            <w:hideMark/>
          </w:tcPr>
          <w:p w:rsidR="00110C18" w:rsidRPr="00D47EC1" w:rsidRDefault="00110C18" w:rsidP="00063728">
            <w:pPr>
              <w:rPr>
                <w:ins w:id="13145" w:author="KIM, Jason" w:date="2019-04-02T13:39:00Z"/>
                <w:rFonts w:ascii="Calibri" w:eastAsia="Times New Roman" w:hAnsi="Calibri" w:cs="Calibri"/>
                <w:color w:val="000000"/>
                <w:lang w:eastAsia="en-AU"/>
              </w:rPr>
            </w:pPr>
            <w:ins w:id="13146"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147" w:author="KIM, Jason" w:date="2019-04-02T13:39:00Z"/>
                <w:rFonts w:ascii="Calibri" w:eastAsia="Times New Roman" w:hAnsi="Calibri" w:cs="Calibri"/>
                <w:color w:val="000000"/>
                <w:lang w:eastAsia="en-AU"/>
              </w:rPr>
            </w:pPr>
            <w:ins w:id="13148" w:author="KIM, Jason" w:date="2019-04-02T13:39:00Z">
              <w:r w:rsidRPr="00D47EC1">
                <w:rPr>
                  <w:rFonts w:ascii="Calibri" w:eastAsia="Times New Roman" w:hAnsi="Calibri" w:cs="Calibri"/>
                  <w:color w:val="000000"/>
                  <w:lang w:eastAsia="en-AU"/>
                </w:rPr>
                <w:t>DLL1731</w:t>
              </w:r>
            </w:ins>
          </w:p>
        </w:tc>
        <w:tc>
          <w:tcPr>
            <w:tcW w:w="742" w:type="pct"/>
            <w:shd w:val="clear" w:color="auto" w:fill="auto"/>
            <w:noWrap/>
            <w:hideMark/>
          </w:tcPr>
          <w:p w:rsidR="00110C18" w:rsidRPr="00D47EC1" w:rsidRDefault="00110C18" w:rsidP="00063728">
            <w:pPr>
              <w:rPr>
                <w:ins w:id="13149" w:author="KIM, Jason" w:date="2019-04-02T13:39:00Z"/>
                <w:rFonts w:ascii="Calibri" w:eastAsia="Times New Roman" w:hAnsi="Calibri" w:cs="Calibri"/>
                <w:color w:val="000000"/>
                <w:lang w:eastAsia="en-AU"/>
              </w:rPr>
            </w:pPr>
            <w:ins w:id="1315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51" w:author="KIM, Jason" w:date="2019-04-02T13:39:00Z"/>
                <w:rFonts w:ascii="Calibri" w:eastAsia="Times New Roman" w:hAnsi="Calibri" w:cs="Calibri"/>
                <w:color w:val="000000"/>
                <w:lang w:eastAsia="en-AU"/>
              </w:rPr>
            </w:pPr>
            <w:ins w:id="13152" w:author="KIM, Jason" w:date="2019-04-02T13:39:00Z">
              <w:r w:rsidRPr="00D47EC1">
                <w:rPr>
                  <w:rFonts w:ascii="Calibri" w:eastAsia="Times New Roman" w:hAnsi="Calibri" w:cs="Calibri"/>
                  <w:color w:val="000000"/>
                  <w:lang w:eastAsia="en-AU"/>
                </w:rPr>
                <w:t>Chainage 9495</w:t>
              </w:r>
            </w:ins>
          </w:p>
        </w:tc>
        <w:tc>
          <w:tcPr>
            <w:tcW w:w="721" w:type="pct"/>
            <w:shd w:val="clear" w:color="auto" w:fill="auto"/>
            <w:noWrap/>
            <w:hideMark/>
          </w:tcPr>
          <w:p w:rsidR="00110C18" w:rsidRPr="00D47EC1" w:rsidRDefault="00110C18" w:rsidP="00063728">
            <w:pPr>
              <w:jc w:val="right"/>
              <w:rPr>
                <w:ins w:id="13153" w:author="KIM, Jason" w:date="2019-04-02T13:39:00Z"/>
                <w:rFonts w:ascii="Calibri" w:eastAsia="Times New Roman" w:hAnsi="Calibri" w:cs="Calibri"/>
                <w:color w:val="000000"/>
                <w:lang w:eastAsia="en-AU"/>
              </w:rPr>
            </w:pPr>
            <w:ins w:id="131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55" w:author="KIM, Jason" w:date="2019-04-02T13:39:00Z"/>
        </w:trPr>
        <w:tc>
          <w:tcPr>
            <w:tcW w:w="716" w:type="pct"/>
            <w:vMerge/>
            <w:hideMark/>
          </w:tcPr>
          <w:p w:rsidR="00110C18" w:rsidRPr="00D47EC1" w:rsidRDefault="00110C18" w:rsidP="00063728">
            <w:pPr>
              <w:rPr>
                <w:ins w:id="1315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5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5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59" w:author="KIM, Jason" w:date="2019-04-02T13:39:00Z"/>
                <w:rFonts w:ascii="Calibri" w:eastAsia="Times New Roman" w:hAnsi="Calibri" w:cs="Calibri"/>
                <w:color w:val="000000"/>
                <w:lang w:eastAsia="en-AU"/>
              </w:rPr>
            </w:pPr>
            <w:ins w:id="13160" w:author="KIM, Jason" w:date="2019-04-02T13:39:00Z">
              <w:r w:rsidRPr="00D47EC1">
                <w:rPr>
                  <w:rFonts w:ascii="Calibri" w:eastAsia="Times New Roman" w:hAnsi="Calibri" w:cs="Calibri"/>
                  <w:color w:val="000000"/>
                  <w:lang w:eastAsia="en-AU"/>
                </w:rPr>
                <w:t>DLL1732</w:t>
              </w:r>
            </w:ins>
          </w:p>
        </w:tc>
        <w:tc>
          <w:tcPr>
            <w:tcW w:w="742" w:type="pct"/>
            <w:shd w:val="clear" w:color="auto" w:fill="auto"/>
            <w:noWrap/>
            <w:hideMark/>
          </w:tcPr>
          <w:p w:rsidR="00110C18" w:rsidRPr="00D47EC1" w:rsidRDefault="00110C18" w:rsidP="00063728">
            <w:pPr>
              <w:rPr>
                <w:ins w:id="13161" w:author="KIM, Jason" w:date="2019-04-02T13:39:00Z"/>
                <w:rFonts w:ascii="Calibri" w:eastAsia="Times New Roman" w:hAnsi="Calibri" w:cs="Calibri"/>
                <w:color w:val="000000"/>
                <w:lang w:eastAsia="en-AU"/>
              </w:rPr>
            </w:pPr>
            <w:ins w:id="1316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63" w:author="KIM, Jason" w:date="2019-04-02T13:39:00Z"/>
                <w:rFonts w:ascii="Calibri" w:eastAsia="Times New Roman" w:hAnsi="Calibri" w:cs="Calibri"/>
                <w:color w:val="000000"/>
                <w:lang w:eastAsia="en-AU"/>
              </w:rPr>
            </w:pPr>
            <w:ins w:id="13164" w:author="KIM, Jason" w:date="2019-04-02T13:39:00Z">
              <w:r w:rsidRPr="00D47EC1">
                <w:rPr>
                  <w:rFonts w:ascii="Calibri" w:eastAsia="Times New Roman" w:hAnsi="Calibri" w:cs="Calibri"/>
                  <w:color w:val="000000"/>
                  <w:lang w:eastAsia="en-AU"/>
                </w:rPr>
                <w:t>Chainage 9500</w:t>
              </w:r>
            </w:ins>
          </w:p>
        </w:tc>
        <w:tc>
          <w:tcPr>
            <w:tcW w:w="721" w:type="pct"/>
            <w:shd w:val="clear" w:color="auto" w:fill="auto"/>
            <w:noWrap/>
            <w:hideMark/>
          </w:tcPr>
          <w:p w:rsidR="00110C18" w:rsidRPr="00D47EC1" w:rsidRDefault="00110C18" w:rsidP="00063728">
            <w:pPr>
              <w:jc w:val="right"/>
              <w:rPr>
                <w:ins w:id="13165" w:author="KIM, Jason" w:date="2019-04-02T13:39:00Z"/>
                <w:rFonts w:ascii="Calibri" w:eastAsia="Times New Roman" w:hAnsi="Calibri" w:cs="Calibri"/>
                <w:color w:val="000000"/>
                <w:lang w:eastAsia="en-AU"/>
              </w:rPr>
            </w:pPr>
            <w:ins w:id="131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67" w:author="KIM, Jason" w:date="2019-04-02T13:39:00Z"/>
        </w:trPr>
        <w:tc>
          <w:tcPr>
            <w:tcW w:w="716" w:type="pct"/>
            <w:vMerge/>
            <w:hideMark/>
          </w:tcPr>
          <w:p w:rsidR="00110C18" w:rsidRPr="00D47EC1" w:rsidRDefault="00110C18" w:rsidP="00063728">
            <w:pPr>
              <w:rPr>
                <w:ins w:id="131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71" w:author="KIM, Jason" w:date="2019-04-02T13:39:00Z"/>
                <w:rFonts w:ascii="Calibri" w:eastAsia="Times New Roman" w:hAnsi="Calibri" w:cs="Calibri"/>
                <w:color w:val="000000"/>
                <w:lang w:eastAsia="en-AU"/>
              </w:rPr>
            </w:pPr>
            <w:ins w:id="13172" w:author="KIM, Jason" w:date="2019-04-02T13:39:00Z">
              <w:r w:rsidRPr="00D47EC1">
                <w:rPr>
                  <w:rFonts w:ascii="Calibri" w:eastAsia="Times New Roman" w:hAnsi="Calibri" w:cs="Calibri"/>
                  <w:color w:val="000000"/>
                  <w:lang w:eastAsia="en-AU"/>
                </w:rPr>
                <w:t>DLL1733</w:t>
              </w:r>
            </w:ins>
          </w:p>
        </w:tc>
        <w:tc>
          <w:tcPr>
            <w:tcW w:w="742" w:type="pct"/>
            <w:shd w:val="clear" w:color="auto" w:fill="auto"/>
            <w:noWrap/>
            <w:hideMark/>
          </w:tcPr>
          <w:p w:rsidR="00110C18" w:rsidRPr="00D47EC1" w:rsidRDefault="00110C18" w:rsidP="00063728">
            <w:pPr>
              <w:rPr>
                <w:ins w:id="13173" w:author="KIM, Jason" w:date="2019-04-02T13:39:00Z"/>
                <w:rFonts w:ascii="Calibri" w:eastAsia="Times New Roman" w:hAnsi="Calibri" w:cs="Calibri"/>
                <w:color w:val="000000"/>
                <w:lang w:eastAsia="en-AU"/>
              </w:rPr>
            </w:pPr>
            <w:ins w:id="1317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75" w:author="KIM, Jason" w:date="2019-04-02T13:39:00Z"/>
                <w:rFonts w:ascii="Calibri" w:eastAsia="Times New Roman" w:hAnsi="Calibri" w:cs="Calibri"/>
                <w:color w:val="000000"/>
                <w:lang w:eastAsia="en-AU"/>
              </w:rPr>
            </w:pPr>
            <w:ins w:id="13176" w:author="KIM, Jason" w:date="2019-04-02T13:39:00Z">
              <w:r w:rsidRPr="00D47EC1">
                <w:rPr>
                  <w:rFonts w:ascii="Calibri" w:eastAsia="Times New Roman" w:hAnsi="Calibri" w:cs="Calibri"/>
                  <w:color w:val="000000"/>
                  <w:lang w:eastAsia="en-AU"/>
                </w:rPr>
                <w:t>Chainage 9560</w:t>
              </w:r>
            </w:ins>
          </w:p>
        </w:tc>
        <w:tc>
          <w:tcPr>
            <w:tcW w:w="721" w:type="pct"/>
            <w:shd w:val="clear" w:color="auto" w:fill="auto"/>
            <w:noWrap/>
            <w:hideMark/>
          </w:tcPr>
          <w:p w:rsidR="00110C18" w:rsidRPr="00D47EC1" w:rsidRDefault="00110C18" w:rsidP="00063728">
            <w:pPr>
              <w:jc w:val="right"/>
              <w:rPr>
                <w:ins w:id="13177" w:author="KIM, Jason" w:date="2019-04-02T13:39:00Z"/>
                <w:rFonts w:ascii="Calibri" w:eastAsia="Times New Roman" w:hAnsi="Calibri" w:cs="Calibri"/>
                <w:color w:val="000000"/>
                <w:lang w:eastAsia="en-AU"/>
              </w:rPr>
            </w:pPr>
            <w:ins w:id="131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79" w:author="KIM, Jason" w:date="2019-04-02T13:39:00Z"/>
        </w:trPr>
        <w:tc>
          <w:tcPr>
            <w:tcW w:w="716" w:type="pct"/>
            <w:vMerge/>
            <w:hideMark/>
          </w:tcPr>
          <w:p w:rsidR="00110C18" w:rsidRPr="00D47EC1" w:rsidRDefault="00110C18" w:rsidP="00063728">
            <w:pPr>
              <w:rPr>
                <w:ins w:id="1318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8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8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83" w:author="KIM, Jason" w:date="2019-04-02T13:39:00Z"/>
                <w:rFonts w:ascii="Calibri" w:eastAsia="Times New Roman" w:hAnsi="Calibri" w:cs="Calibri"/>
                <w:color w:val="000000"/>
                <w:lang w:eastAsia="en-AU"/>
              </w:rPr>
            </w:pPr>
            <w:ins w:id="13184" w:author="KIM, Jason" w:date="2019-04-02T13:39:00Z">
              <w:r w:rsidRPr="00D47EC1">
                <w:rPr>
                  <w:rFonts w:ascii="Calibri" w:eastAsia="Times New Roman" w:hAnsi="Calibri" w:cs="Calibri"/>
                  <w:color w:val="000000"/>
                  <w:lang w:eastAsia="en-AU"/>
                </w:rPr>
                <w:t>DLL1734</w:t>
              </w:r>
            </w:ins>
          </w:p>
        </w:tc>
        <w:tc>
          <w:tcPr>
            <w:tcW w:w="742" w:type="pct"/>
            <w:shd w:val="clear" w:color="auto" w:fill="auto"/>
            <w:noWrap/>
            <w:hideMark/>
          </w:tcPr>
          <w:p w:rsidR="00110C18" w:rsidRPr="00D47EC1" w:rsidRDefault="00110C18" w:rsidP="00063728">
            <w:pPr>
              <w:rPr>
                <w:ins w:id="13185" w:author="KIM, Jason" w:date="2019-04-02T13:39:00Z"/>
                <w:rFonts w:ascii="Calibri" w:eastAsia="Times New Roman" w:hAnsi="Calibri" w:cs="Calibri"/>
                <w:color w:val="000000"/>
                <w:lang w:eastAsia="en-AU"/>
              </w:rPr>
            </w:pPr>
            <w:ins w:id="1318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87" w:author="KIM, Jason" w:date="2019-04-02T13:39:00Z"/>
                <w:rFonts w:ascii="Calibri" w:eastAsia="Times New Roman" w:hAnsi="Calibri" w:cs="Calibri"/>
                <w:color w:val="000000"/>
                <w:lang w:eastAsia="en-AU"/>
              </w:rPr>
            </w:pPr>
            <w:ins w:id="13188" w:author="KIM, Jason" w:date="2019-04-02T13:39:00Z">
              <w:r w:rsidRPr="00D47EC1">
                <w:rPr>
                  <w:rFonts w:ascii="Calibri" w:eastAsia="Times New Roman" w:hAnsi="Calibri" w:cs="Calibri"/>
                  <w:color w:val="000000"/>
                  <w:lang w:eastAsia="en-AU"/>
                </w:rPr>
                <w:t>Chainage 9564</w:t>
              </w:r>
            </w:ins>
          </w:p>
        </w:tc>
        <w:tc>
          <w:tcPr>
            <w:tcW w:w="721" w:type="pct"/>
            <w:shd w:val="clear" w:color="auto" w:fill="auto"/>
            <w:noWrap/>
            <w:hideMark/>
          </w:tcPr>
          <w:p w:rsidR="00110C18" w:rsidRPr="00D47EC1" w:rsidRDefault="00110C18" w:rsidP="00063728">
            <w:pPr>
              <w:jc w:val="right"/>
              <w:rPr>
                <w:ins w:id="13189" w:author="KIM, Jason" w:date="2019-04-02T13:39:00Z"/>
                <w:rFonts w:ascii="Calibri" w:eastAsia="Times New Roman" w:hAnsi="Calibri" w:cs="Calibri"/>
                <w:color w:val="000000"/>
                <w:lang w:eastAsia="en-AU"/>
              </w:rPr>
            </w:pPr>
            <w:ins w:id="131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91" w:author="KIM, Jason" w:date="2019-04-02T13:39:00Z"/>
        </w:trPr>
        <w:tc>
          <w:tcPr>
            <w:tcW w:w="716" w:type="pct"/>
            <w:vMerge w:val="restart"/>
            <w:shd w:val="clear" w:color="auto" w:fill="auto"/>
            <w:noWrap/>
            <w:hideMark/>
          </w:tcPr>
          <w:p w:rsidR="00110C18" w:rsidRPr="00D47EC1" w:rsidRDefault="00110C18" w:rsidP="00063728">
            <w:pPr>
              <w:rPr>
                <w:ins w:id="13192" w:author="KIM, Jason" w:date="2019-04-02T13:39:00Z"/>
                <w:rFonts w:ascii="Calibri" w:eastAsia="Times New Roman" w:hAnsi="Calibri" w:cs="Calibri"/>
                <w:color w:val="000000"/>
                <w:lang w:eastAsia="en-AU"/>
              </w:rPr>
            </w:pPr>
            <w:ins w:id="13193" w:author="KIM, Jason" w:date="2019-04-02T13:39:00Z">
              <w:r w:rsidRPr="00D47EC1">
                <w:rPr>
                  <w:rFonts w:ascii="Calibri" w:eastAsia="Times New Roman" w:hAnsi="Calibri" w:cs="Calibri"/>
                  <w:color w:val="000000"/>
                  <w:lang w:eastAsia="en-AU"/>
                </w:rPr>
                <w:t>DLL74K211</w:t>
              </w:r>
            </w:ins>
          </w:p>
        </w:tc>
        <w:tc>
          <w:tcPr>
            <w:tcW w:w="669" w:type="pct"/>
            <w:vMerge w:val="restart"/>
            <w:shd w:val="clear" w:color="auto" w:fill="auto"/>
            <w:noWrap/>
            <w:hideMark/>
          </w:tcPr>
          <w:p w:rsidR="00110C18" w:rsidRPr="00D47EC1" w:rsidRDefault="00110C18" w:rsidP="00063728">
            <w:pPr>
              <w:rPr>
                <w:ins w:id="13194" w:author="KIM, Jason" w:date="2019-04-02T13:39:00Z"/>
                <w:rFonts w:ascii="Calibri" w:eastAsia="Times New Roman" w:hAnsi="Calibri" w:cs="Calibri"/>
                <w:color w:val="000000"/>
                <w:lang w:eastAsia="en-AU"/>
              </w:rPr>
            </w:pPr>
            <w:ins w:id="13195" w:author="KIM, Jason" w:date="2019-04-02T13:39:00Z">
              <w:r w:rsidRPr="00D47EC1">
                <w:rPr>
                  <w:rFonts w:ascii="Calibri" w:eastAsia="Times New Roman" w:hAnsi="Calibri" w:cs="Calibri"/>
                  <w:color w:val="000000"/>
                  <w:lang w:eastAsia="en-AU"/>
                </w:rPr>
                <w:t>ELZ10404</w:t>
              </w:r>
            </w:ins>
          </w:p>
        </w:tc>
        <w:tc>
          <w:tcPr>
            <w:tcW w:w="668" w:type="pct"/>
            <w:vMerge w:val="restart"/>
            <w:shd w:val="clear" w:color="auto" w:fill="auto"/>
            <w:noWrap/>
            <w:hideMark/>
          </w:tcPr>
          <w:p w:rsidR="00110C18" w:rsidRPr="00D47EC1" w:rsidRDefault="00110C18" w:rsidP="00063728">
            <w:pPr>
              <w:rPr>
                <w:ins w:id="13196" w:author="KIM, Jason" w:date="2019-04-02T13:39:00Z"/>
                <w:rFonts w:ascii="Calibri" w:eastAsia="Times New Roman" w:hAnsi="Calibri" w:cs="Calibri"/>
                <w:color w:val="000000"/>
                <w:lang w:eastAsia="en-AU"/>
              </w:rPr>
            </w:pPr>
            <w:ins w:id="13197"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198" w:author="KIM, Jason" w:date="2019-04-02T13:39:00Z"/>
                <w:rFonts w:ascii="Calibri" w:eastAsia="Times New Roman" w:hAnsi="Calibri" w:cs="Calibri"/>
                <w:color w:val="000000"/>
                <w:lang w:eastAsia="en-AU"/>
              </w:rPr>
            </w:pPr>
            <w:ins w:id="13199" w:author="KIM, Jason" w:date="2019-04-02T13:39:00Z">
              <w:r w:rsidRPr="00D47EC1">
                <w:rPr>
                  <w:rFonts w:ascii="Calibri" w:eastAsia="Times New Roman" w:hAnsi="Calibri" w:cs="Calibri"/>
                  <w:color w:val="000000"/>
                  <w:lang w:eastAsia="en-AU"/>
                </w:rPr>
                <w:t>DLL1741</w:t>
              </w:r>
            </w:ins>
          </w:p>
        </w:tc>
        <w:tc>
          <w:tcPr>
            <w:tcW w:w="742" w:type="pct"/>
            <w:shd w:val="clear" w:color="auto" w:fill="auto"/>
            <w:noWrap/>
            <w:hideMark/>
          </w:tcPr>
          <w:p w:rsidR="00110C18" w:rsidRPr="00D47EC1" w:rsidRDefault="00110C18" w:rsidP="00063728">
            <w:pPr>
              <w:rPr>
                <w:ins w:id="13200" w:author="KIM, Jason" w:date="2019-04-02T13:39:00Z"/>
                <w:rFonts w:ascii="Calibri" w:eastAsia="Times New Roman" w:hAnsi="Calibri" w:cs="Calibri"/>
                <w:color w:val="000000"/>
                <w:lang w:eastAsia="en-AU"/>
              </w:rPr>
            </w:pPr>
            <w:ins w:id="1320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02" w:author="KIM, Jason" w:date="2019-04-02T13:39:00Z"/>
                <w:rFonts w:ascii="Calibri" w:eastAsia="Times New Roman" w:hAnsi="Calibri" w:cs="Calibri"/>
                <w:color w:val="000000"/>
                <w:lang w:eastAsia="en-AU"/>
              </w:rPr>
            </w:pPr>
            <w:ins w:id="13203" w:author="KIM, Jason" w:date="2019-04-02T13:39:00Z">
              <w:r w:rsidRPr="00D47EC1">
                <w:rPr>
                  <w:rFonts w:ascii="Calibri" w:eastAsia="Times New Roman" w:hAnsi="Calibri" w:cs="Calibri"/>
                  <w:color w:val="000000"/>
                  <w:lang w:eastAsia="en-AU"/>
                </w:rPr>
                <w:t>Chainage 9670</w:t>
              </w:r>
            </w:ins>
          </w:p>
        </w:tc>
        <w:tc>
          <w:tcPr>
            <w:tcW w:w="721" w:type="pct"/>
            <w:shd w:val="clear" w:color="auto" w:fill="auto"/>
            <w:noWrap/>
            <w:hideMark/>
          </w:tcPr>
          <w:p w:rsidR="00110C18" w:rsidRPr="00D47EC1" w:rsidRDefault="00110C18" w:rsidP="00063728">
            <w:pPr>
              <w:jc w:val="right"/>
              <w:rPr>
                <w:ins w:id="13204" w:author="KIM, Jason" w:date="2019-04-02T13:39:00Z"/>
                <w:rFonts w:ascii="Calibri" w:eastAsia="Times New Roman" w:hAnsi="Calibri" w:cs="Calibri"/>
                <w:color w:val="000000"/>
                <w:lang w:eastAsia="en-AU"/>
              </w:rPr>
            </w:pPr>
            <w:ins w:id="132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06" w:author="KIM, Jason" w:date="2019-04-02T13:39:00Z"/>
        </w:trPr>
        <w:tc>
          <w:tcPr>
            <w:tcW w:w="716" w:type="pct"/>
            <w:vMerge/>
            <w:hideMark/>
          </w:tcPr>
          <w:p w:rsidR="00110C18" w:rsidRPr="00D47EC1" w:rsidRDefault="00110C18" w:rsidP="00063728">
            <w:pPr>
              <w:rPr>
                <w:ins w:id="1320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0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0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10" w:author="KIM, Jason" w:date="2019-04-02T13:39:00Z"/>
                <w:rFonts w:ascii="Calibri" w:eastAsia="Times New Roman" w:hAnsi="Calibri" w:cs="Calibri"/>
                <w:color w:val="000000"/>
                <w:lang w:eastAsia="en-AU"/>
              </w:rPr>
            </w:pPr>
            <w:ins w:id="13211" w:author="KIM, Jason" w:date="2019-04-02T13:39:00Z">
              <w:r w:rsidRPr="00D47EC1">
                <w:rPr>
                  <w:rFonts w:ascii="Calibri" w:eastAsia="Times New Roman" w:hAnsi="Calibri" w:cs="Calibri"/>
                  <w:color w:val="000000"/>
                  <w:lang w:eastAsia="en-AU"/>
                </w:rPr>
                <w:t>DLL1742</w:t>
              </w:r>
            </w:ins>
          </w:p>
        </w:tc>
        <w:tc>
          <w:tcPr>
            <w:tcW w:w="742" w:type="pct"/>
            <w:shd w:val="clear" w:color="auto" w:fill="auto"/>
            <w:noWrap/>
            <w:hideMark/>
          </w:tcPr>
          <w:p w:rsidR="00110C18" w:rsidRPr="00D47EC1" w:rsidRDefault="00110C18" w:rsidP="00063728">
            <w:pPr>
              <w:rPr>
                <w:ins w:id="13212" w:author="KIM, Jason" w:date="2019-04-02T13:39:00Z"/>
                <w:rFonts w:ascii="Calibri" w:eastAsia="Times New Roman" w:hAnsi="Calibri" w:cs="Calibri"/>
                <w:color w:val="000000"/>
                <w:lang w:eastAsia="en-AU"/>
              </w:rPr>
            </w:pPr>
            <w:ins w:id="1321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14" w:author="KIM, Jason" w:date="2019-04-02T13:39:00Z"/>
                <w:rFonts w:ascii="Calibri" w:eastAsia="Times New Roman" w:hAnsi="Calibri" w:cs="Calibri"/>
                <w:color w:val="000000"/>
                <w:lang w:eastAsia="en-AU"/>
              </w:rPr>
            </w:pPr>
            <w:ins w:id="13215" w:author="KIM, Jason" w:date="2019-04-02T13:39:00Z">
              <w:r w:rsidRPr="00D47EC1">
                <w:rPr>
                  <w:rFonts w:ascii="Calibri" w:eastAsia="Times New Roman" w:hAnsi="Calibri" w:cs="Calibri"/>
                  <w:color w:val="000000"/>
                  <w:lang w:eastAsia="en-AU"/>
                </w:rPr>
                <w:t>Chainage 9675</w:t>
              </w:r>
            </w:ins>
          </w:p>
        </w:tc>
        <w:tc>
          <w:tcPr>
            <w:tcW w:w="721" w:type="pct"/>
            <w:shd w:val="clear" w:color="auto" w:fill="auto"/>
            <w:noWrap/>
            <w:hideMark/>
          </w:tcPr>
          <w:p w:rsidR="00110C18" w:rsidRPr="00D47EC1" w:rsidRDefault="00110C18" w:rsidP="00063728">
            <w:pPr>
              <w:jc w:val="right"/>
              <w:rPr>
                <w:ins w:id="13216" w:author="KIM, Jason" w:date="2019-04-02T13:39:00Z"/>
                <w:rFonts w:ascii="Calibri" w:eastAsia="Times New Roman" w:hAnsi="Calibri" w:cs="Calibri"/>
                <w:color w:val="000000"/>
                <w:lang w:eastAsia="en-AU"/>
              </w:rPr>
            </w:pPr>
            <w:ins w:id="132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18" w:author="KIM, Jason" w:date="2019-04-02T13:39:00Z"/>
        </w:trPr>
        <w:tc>
          <w:tcPr>
            <w:tcW w:w="716" w:type="pct"/>
            <w:vMerge/>
            <w:hideMark/>
          </w:tcPr>
          <w:p w:rsidR="00110C18" w:rsidRPr="00D47EC1" w:rsidRDefault="00110C18" w:rsidP="00063728">
            <w:pPr>
              <w:rPr>
                <w:ins w:id="132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22" w:author="KIM, Jason" w:date="2019-04-02T13:39:00Z"/>
                <w:rFonts w:ascii="Calibri" w:eastAsia="Times New Roman" w:hAnsi="Calibri" w:cs="Calibri"/>
                <w:color w:val="000000"/>
                <w:lang w:eastAsia="en-AU"/>
              </w:rPr>
            </w:pPr>
            <w:ins w:id="13223" w:author="KIM, Jason" w:date="2019-04-02T13:39:00Z">
              <w:r w:rsidRPr="00D47EC1">
                <w:rPr>
                  <w:rFonts w:ascii="Calibri" w:eastAsia="Times New Roman" w:hAnsi="Calibri" w:cs="Calibri"/>
                  <w:color w:val="000000"/>
                  <w:lang w:eastAsia="en-AU"/>
                </w:rPr>
                <w:t>DLL1751</w:t>
              </w:r>
            </w:ins>
          </w:p>
        </w:tc>
        <w:tc>
          <w:tcPr>
            <w:tcW w:w="742" w:type="pct"/>
            <w:shd w:val="clear" w:color="auto" w:fill="auto"/>
            <w:noWrap/>
            <w:hideMark/>
          </w:tcPr>
          <w:p w:rsidR="00110C18" w:rsidRPr="00D47EC1" w:rsidRDefault="00110C18" w:rsidP="00063728">
            <w:pPr>
              <w:rPr>
                <w:ins w:id="13224" w:author="KIM, Jason" w:date="2019-04-02T13:39:00Z"/>
                <w:rFonts w:ascii="Calibri" w:eastAsia="Times New Roman" w:hAnsi="Calibri" w:cs="Calibri"/>
                <w:color w:val="000000"/>
                <w:lang w:eastAsia="en-AU"/>
              </w:rPr>
            </w:pPr>
            <w:ins w:id="1322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26" w:author="KIM, Jason" w:date="2019-04-02T13:39:00Z"/>
                <w:rFonts w:ascii="Calibri" w:eastAsia="Times New Roman" w:hAnsi="Calibri" w:cs="Calibri"/>
                <w:color w:val="000000"/>
                <w:lang w:eastAsia="en-AU"/>
              </w:rPr>
            </w:pPr>
            <w:ins w:id="13227" w:author="KIM, Jason" w:date="2019-04-02T13:39:00Z">
              <w:r w:rsidRPr="00D47EC1">
                <w:rPr>
                  <w:rFonts w:ascii="Calibri" w:eastAsia="Times New Roman" w:hAnsi="Calibri" w:cs="Calibri"/>
                  <w:color w:val="000000"/>
                  <w:lang w:eastAsia="en-AU"/>
                </w:rPr>
                <w:t>Chainage 9788</w:t>
              </w:r>
            </w:ins>
          </w:p>
        </w:tc>
        <w:tc>
          <w:tcPr>
            <w:tcW w:w="721" w:type="pct"/>
            <w:shd w:val="clear" w:color="auto" w:fill="auto"/>
            <w:noWrap/>
            <w:hideMark/>
          </w:tcPr>
          <w:p w:rsidR="00110C18" w:rsidRPr="00D47EC1" w:rsidRDefault="00110C18" w:rsidP="00063728">
            <w:pPr>
              <w:jc w:val="right"/>
              <w:rPr>
                <w:ins w:id="13228" w:author="KIM, Jason" w:date="2019-04-02T13:39:00Z"/>
                <w:rFonts w:ascii="Calibri" w:eastAsia="Times New Roman" w:hAnsi="Calibri" w:cs="Calibri"/>
                <w:color w:val="000000"/>
                <w:lang w:eastAsia="en-AU"/>
              </w:rPr>
            </w:pPr>
            <w:ins w:id="132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30" w:author="KIM, Jason" w:date="2019-04-02T13:39:00Z"/>
        </w:trPr>
        <w:tc>
          <w:tcPr>
            <w:tcW w:w="716" w:type="pct"/>
            <w:vMerge/>
            <w:hideMark/>
          </w:tcPr>
          <w:p w:rsidR="00110C18" w:rsidRPr="00D47EC1" w:rsidRDefault="00110C18" w:rsidP="00063728">
            <w:pPr>
              <w:rPr>
                <w:ins w:id="1323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3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3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34" w:author="KIM, Jason" w:date="2019-04-02T13:39:00Z"/>
                <w:rFonts w:ascii="Calibri" w:eastAsia="Times New Roman" w:hAnsi="Calibri" w:cs="Calibri"/>
                <w:color w:val="000000"/>
                <w:lang w:eastAsia="en-AU"/>
              </w:rPr>
            </w:pPr>
            <w:ins w:id="13235" w:author="KIM, Jason" w:date="2019-04-02T13:39:00Z">
              <w:r w:rsidRPr="00D47EC1">
                <w:rPr>
                  <w:rFonts w:ascii="Calibri" w:eastAsia="Times New Roman" w:hAnsi="Calibri" w:cs="Calibri"/>
                  <w:color w:val="000000"/>
                  <w:lang w:eastAsia="en-AU"/>
                </w:rPr>
                <w:t>DLL1752</w:t>
              </w:r>
            </w:ins>
          </w:p>
        </w:tc>
        <w:tc>
          <w:tcPr>
            <w:tcW w:w="742" w:type="pct"/>
            <w:shd w:val="clear" w:color="auto" w:fill="auto"/>
            <w:noWrap/>
            <w:hideMark/>
          </w:tcPr>
          <w:p w:rsidR="00110C18" w:rsidRPr="00D47EC1" w:rsidRDefault="00110C18" w:rsidP="00063728">
            <w:pPr>
              <w:rPr>
                <w:ins w:id="13236" w:author="KIM, Jason" w:date="2019-04-02T13:39:00Z"/>
                <w:rFonts w:ascii="Calibri" w:eastAsia="Times New Roman" w:hAnsi="Calibri" w:cs="Calibri"/>
                <w:color w:val="000000"/>
                <w:lang w:eastAsia="en-AU"/>
              </w:rPr>
            </w:pPr>
            <w:ins w:id="1323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38" w:author="KIM, Jason" w:date="2019-04-02T13:39:00Z"/>
                <w:rFonts w:ascii="Calibri" w:eastAsia="Times New Roman" w:hAnsi="Calibri" w:cs="Calibri"/>
                <w:color w:val="000000"/>
                <w:lang w:eastAsia="en-AU"/>
              </w:rPr>
            </w:pPr>
            <w:ins w:id="13239" w:author="KIM, Jason" w:date="2019-04-02T13:39:00Z">
              <w:r w:rsidRPr="00D47EC1">
                <w:rPr>
                  <w:rFonts w:ascii="Calibri" w:eastAsia="Times New Roman" w:hAnsi="Calibri" w:cs="Calibri"/>
                  <w:color w:val="000000"/>
                  <w:lang w:eastAsia="en-AU"/>
                </w:rPr>
                <w:t>Chainage 9793</w:t>
              </w:r>
            </w:ins>
          </w:p>
        </w:tc>
        <w:tc>
          <w:tcPr>
            <w:tcW w:w="721" w:type="pct"/>
            <w:shd w:val="clear" w:color="auto" w:fill="auto"/>
            <w:noWrap/>
            <w:hideMark/>
          </w:tcPr>
          <w:p w:rsidR="00110C18" w:rsidRPr="00D47EC1" w:rsidRDefault="00110C18" w:rsidP="00063728">
            <w:pPr>
              <w:jc w:val="right"/>
              <w:rPr>
                <w:ins w:id="13240" w:author="KIM, Jason" w:date="2019-04-02T13:39:00Z"/>
                <w:rFonts w:ascii="Calibri" w:eastAsia="Times New Roman" w:hAnsi="Calibri" w:cs="Calibri"/>
                <w:color w:val="000000"/>
                <w:lang w:eastAsia="en-AU"/>
              </w:rPr>
            </w:pPr>
            <w:ins w:id="132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42" w:author="KIM, Jason" w:date="2019-04-02T13:39:00Z"/>
        </w:trPr>
        <w:tc>
          <w:tcPr>
            <w:tcW w:w="716" w:type="pct"/>
            <w:vMerge w:val="restart"/>
            <w:shd w:val="clear" w:color="auto" w:fill="auto"/>
            <w:noWrap/>
            <w:hideMark/>
          </w:tcPr>
          <w:p w:rsidR="00110C18" w:rsidRPr="00D47EC1" w:rsidRDefault="00110C18" w:rsidP="00063728">
            <w:pPr>
              <w:rPr>
                <w:ins w:id="13243" w:author="KIM, Jason" w:date="2019-04-02T13:39:00Z"/>
                <w:rFonts w:ascii="Calibri" w:eastAsia="Times New Roman" w:hAnsi="Calibri" w:cs="Calibri"/>
                <w:color w:val="000000"/>
                <w:lang w:eastAsia="en-AU"/>
              </w:rPr>
            </w:pPr>
            <w:ins w:id="13244" w:author="KIM, Jason" w:date="2019-04-02T13:39:00Z">
              <w:r w:rsidRPr="00D47EC1">
                <w:rPr>
                  <w:rFonts w:ascii="Calibri" w:eastAsia="Times New Roman" w:hAnsi="Calibri" w:cs="Calibri"/>
                  <w:color w:val="000000"/>
                  <w:lang w:eastAsia="en-AU"/>
                </w:rPr>
                <w:t>DLL01SK221</w:t>
              </w:r>
            </w:ins>
          </w:p>
        </w:tc>
        <w:tc>
          <w:tcPr>
            <w:tcW w:w="669" w:type="pct"/>
            <w:vMerge w:val="restart"/>
            <w:shd w:val="clear" w:color="auto" w:fill="auto"/>
            <w:noWrap/>
            <w:hideMark/>
          </w:tcPr>
          <w:p w:rsidR="00110C18" w:rsidRPr="00D47EC1" w:rsidRDefault="00110C18" w:rsidP="00063728">
            <w:pPr>
              <w:rPr>
                <w:ins w:id="13245" w:author="KIM, Jason" w:date="2019-04-02T13:39:00Z"/>
                <w:rFonts w:ascii="Calibri" w:eastAsia="Times New Roman" w:hAnsi="Calibri" w:cs="Calibri"/>
                <w:color w:val="000000"/>
                <w:lang w:eastAsia="en-AU"/>
              </w:rPr>
            </w:pPr>
            <w:ins w:id="13246" w:author="KIM, Jason" w:date="2019-04-02T13:39:00Z">
              <w:r w:rsidRPr="00D47EC1">
                <w:rPr>
                  <w:rFonts w:ascii="Calibri" w:eastAsia="Times New Roman" w:hAnsi="Calibri" w:cs="Calibri"/>
                  <w:color w:val="000000"/>
                  <w:lang w:eastAsia="en-AU"/>
                </w:rPr>
                <w:t>ELZ20014</w:t>
              </w:r>
            </w:ins>
          </w:p>
        </w:tc>
        <w:tc>
          <w:tcPr>
            <w:tcW w:w="668" w:type="pct"/>
            <w:vMerge w:val="restart"/>
            <w:shd w:val="clear" w:color="auto" w:fill="auto"/>
            <w:noWrap/>
            <w:hideMark/>
          </w:tcPr>
          <w:p w:rsidR="00110C18" w:rsidRPr="00D47EC1" w:rsidRDefault="00110C18" w:rsidP="00063728">
            <w:pPr>
              <w:rPr>
                <w:ins w:id="13247" w:author="KIM, Jason" w:date="2019-04-02T13:39:00Z"/>
                <w:rFonts w:ascii="Calibri" w:eastAsia="Times New Roman" w:hAnsi="Calibri" w:cs="Calibri"/>
                <w:color w:val="000000"/>
                <w:lang w:eastAsia="en-AU"/>
              </w:rPr>
            </w:pPr>
            <w:ins w:id="13248"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249" w:author="KIM, Jason" w:date="2019-04-02T13:39:00Z"/>
                <w:rFonts w:ascii="Calibri" w:eastAsia="Times New Roman" w:hAnsi="Calibri" w:cs="Calibri"/>
                <w:color w:val="000000"/>
                <w:lang w:eastAsia="en-AU"/>
              </w:rPr>
            </w:pPr>
            <w:ins w:id="13250" w:author="KIM, Jason" w:date="2019-04-02T13:39:00Z">
              <w:r w:rsidRPr="00D47EC1">
                <w:rPr>
                  <w:rFonts w:ascii="Calibri" w:eastAsia="Times New Roman" w:hAnsi="Calibri" w:cs="Calibri"/>
                  <w:color w:val="000000"/>
                  <w:lang w:eastAsia="en-AU"/>
                </w:rPr>
                <w:t>DLL2011</w:t>
              </w:r>
            </w:ins>
          </w:p>
        </w:tc>
        <w:tc>
          <w:tcPr>
            <w:tcW w:w="742" w:type="pct"/>
            <w:shd w:val="clear" w:color="auto" w:fill="auto"/>
            <w:noWrap/>
            <w:hideMark/>
          </w:tcPr>
          <w:p w:rsidR="00110C18" w:rsidRPr="00D47EC1" w:rsidRDefault="00110C18" w:rsidP="00063728">
            <w:pPr>
              <w:rPr>
                <w:ins w:id="13251" w:author="KIM, Jason" w:date="2019-04-02T13:39:00Z"/>
                <w:rFonts w:ascii="Calibri" w:eastAsia="Times New Roman" w:hAnsi="Calibri" w:cs="Calibri"/>
                <w:color w:val="000000"/>
                <w:lang w:eastAsia="en-AU"/>
              </w:rPr>
            </w:pPr>
            <w:ins w:id="1325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53" w:author="KIM, Jason" w:date="2019-04-02T13:39:00Z"/>
                <w:rFonts w:ascii="Calibri" w:eastAsia="Times New Roman" w:hAnsi="Calibri" w:cs="Calibri"/>
                <w:color w:val="000000"/>
                <w:lang w:eastAsia="en-AU"/>
              </w:rPr>
            </w:pPr>
            <w:ins w:id="13254" w:author="KIM, Jason" w:date="2019-04-02T13:39:00Z">
              <w:r w:rsidRPr="00D47EC1">
                <w:rPr>
                  <w:rFonts w:ascii="Calibri" w:eastAsia="Times New Roman" w:hAnsi="Calibri" w:cs="Calibri"/>
                  <w:color w:val="000000"/>
                  <w:lang w:eastAsia="en-AU"/>
                </w:rPr>
                <w:t>Chainage 976</w:t>
              </w:r>
            </w:ins>
          </w:p>
        </w:tc>
        <w:tc>
          <w:tcPr>
            <w:tcW w:w="721" w:type="pct"/>
            <w:shd w:val="clear" w:color="auto" w:fill="auto"/>
            <w:noWrap/>
            <w:hideMark/>
          </w:tcPr>
          <w:p w:rsidR="00110C18" w:rsidRPr="00D47EC1" w:rsidRDefault="00110C18" w:rsidP="00063728">
            <w:pPr>
              <w:jc w:val="right"/>
              <w:rPr>
                <w:ins w:id="13255" w:author="KIM, Jason" w:date="2019-04-02T13:39:00Z"/>
                <w:rFonts w:ascii="Calibri" w:eastAsia="Times New Roman" w:hAnsi="Calibri" w:cs="Calibri"/>
                <w:color w:val="000000"/>
                <w:lang w:eastAsia="en-AU"/>
              </w:rPr>
            </w:pPr>
            <w:ins w:id="132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57" w:author="KIM, Jason" w:date="2019-04-02T13:39:00Z"/>
        </w:trPr>
        <w:tc>
          <w:tcPr>
            <w:tcW w:w="716" w:type="pct"/>
            <w:vMerge/>
            <w:hideMark/>
          </w:tcPr>
          <w:p w:rsidR="00110C18" w:rsidRPr="00D47EC1" w:rsidRDefault="00110C18" w:rsidP="00063728">
            <w:pPr>
              <w:rPr>
                <w:ins w:id="1325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5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6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61" w:author="KIM, Jason" w:date="2019-04-02T13:39:00Z"/>
                <w:rFonts w:ascii="Calibri" w:eastAsia="Times New Roman" w:hAnsi="Calibri" w:cs="Calibri"/>
                <w:color w:val="000000"/>
                <w:lang w:eastAsia="en-AU"/>
              </w:rPr>
            </w:pPr>
            <w:ins w:id="13262" w:author="KIM, Jason" w:date="2019-04-02T13:39:00Z">
              <w:r w:rsidRPr="00D47EC1">
                <w:rPr>
                  <w:rFonts w:ascii="Calibri" w:eastAsia="Times New Roman" w:hAnsi="Calibri" w:cs="Calibri"/>
                  <w:color w:val="000000"/>
                  <w:lang w:eastAsia="en-AU"/>
                </w:rPr>
                <w:t>DLL2012</w:t>
              </w:r>
            </w:ins>
          </w:p>
        </w:tc>
        <w:tc>
          <w:tcPr>
            <w:tcW w:w="742" w:type="pct"/>
            <w:shd w:val="clear" w:color="auto" w:fill="auto"/>
            <w:noWrap/>
            <w:hideMark/>
          </w:tcPr>
          <w:p w:rsidR="00110C18" w:rsidRPr="00D47EC1" w:rsidRDefault="00110C18" w:rsidP="00063728">
            <w:pPr>
              <w:rPr>
                <w:ins w:id="13263" w:author="KIM, Jason" w:date="2019-04-02T13:39:00Z"/>
                <w:rFonts w:ascii="Calibri" w:eastAsia="Times New Roman" w:hAnsi="Calibri" w:cs="Calibri"/>
                <w:color w:val="000000"/>
                <w:lang w:eastAsia="en-AU"/>
              </w:rPr>
            </w:pPr>
            <w:ins w:id="1326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65" w:author="KIM, Jason" w:date="2019-04-02T13:39:00Z"/>
                <w:rFonts w:ascii="Calibri" w:eastAsia="Times New Roman" w:hAnsi="Calibri" w:cs="Calibri"/>
                <w:color w:val="000000"/>
                <w:lang w:eastAsia="en-AU"/>
              </w:rPr>
            </w:pPr>
            <w:ins w:id="13266" w:author="KIM, Jason" w:date="2019-04-02T13:39:00Z">
              <w:r w:rsidRPr="00D47EC1">
                <w:rPr>
                  <w:rFonts w:ascii="Calibri" w:eastAsia="Times New Roman" w:hAnsi="Calibri" w:cs="Calibri"/>
                  <w:color w:val="000000"/>
                  <w:lang w:eastAsia="en-AU"/>
                </w:rPr>
                <w:t>Chainage 983</w:t>
              </w:r>
            </w:ins>
          </w:p>
        </w:tc>
        <w:tc>
          <w:tcPr>
            <w:tcW w:w="721" w:type="pct"/>
            <w:shd w:val="clear" w:color="auto" w:fill="auto"/>
            <w:noWrap/>
            <w:hideMark/>
          </w:tcPr>
          <w:p w:rsidR="00110C18" w:rsidRPr="00D47EC1" w:rsidRDefault="00110C18" w:rsidP="00063728">
            <w:pPr>
              <w:jc w:val="right"/>
              <w:rPr>
                <w:ins w:id="13267" w:author="KIM, Jason" w:date="2019-04-02T13:39:00Z"/>
                <w:rFonts w:ascii="Calibri" w:eastAsia="Times New Roman" w:hAnsi="Calibri" w:cs="Calibri"/>
                <w:color w:val="000000"/>
                <w:lang w:eastAsia="en-AU"/>
              </w:rPr>
            </w:pPr>
            <w:ins w:id="132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69" w:author="KIM, Jason" w:date="2019-04-02T13:39:00Z"/>
        </w:trPr>
        <w:tc>
          <w:tcPr>
            <w:tcW w:w="716" w:type="pct"/>
            <w:vMerge w:val="restart"/>
            <w:shd w:val="clear" w:color="auto" w:fill="auto"/>
            <w:noWrap/>
            <w:hideMark/>
          </w:tcPr>
          <w:p w:rsidR="00110C18" w:rsidRPr="00D47EC1" w:rsidRDefault="00110C18" w:rsidP="00063728">
            <w:pPr>
              <w:rPr>
                <w:ins w:id="13270" w:author="KIM, Jason" w:date="2019-04-02T13:39:00Z"/>
                <w:rFonts w:ascii="Calibri" w:eastAsia="Times New Roman" w:hAnsi="Calibri" w:cs="Calibri"/>
                <w:color w:val="000000"/>
                <w:lang w:eastAsia="en-AU"/>
              </w:rPr>
            </w:pPr>
            <w:ins w:id="13271" w:author="KIM, Jason" w:date="2019-04-02T13:39:00Z">
              <w:r w:rsidRPr="00D47EC1">
                <w:rPr>
                  <w:rFonts w:ascii="Calibri" w:eastAsia="Times New Roman" w:hAnsi="Calibri" w:cs="Calibri"/>
                  <w:color w:val="000000"/>
                  <w:lang w:eastAsia="en-AU"/>
                </w:rPr>
                <w:t>DLL02SK221</w:t>
              </w:r>
            </w:ins>
          </w:p>
        </w:tc>
        <w:tc>
          <w:tcPr>
            <w:tcW w:w="669" w:type="pct"/>
            <w:vMerge w:val="restart"/>
            <w:shd w:val="clear" w:color="auto" w:fill="auto"/>
            <w:noWrap/>
            <w:hideMark/>
          </w:tcPr>
          <w:p w:rsidR="00110C18" w:rsidRPr="00D47EC1" w:rsidRDefault="00110C18" w:rsidP="00063728">
            <w:pPr>
              <w:rPr>
                <w:ins w:id="13272" w:author="KIM, Jason" w:date="2019-04-02T13:39:00Z"/>
                <w:rFonts w:ascii="Calibri" w:eastAsia="Times New Roman" w:hAnsi="Calibri" w:cs="Calibri"/>
                <w:color w:val="000000"/>
                <w:lang w:eastAsia="en-AU"/>
              </w:rPr>
            </w:pPr>
            <w:ins w:id="13273" w:author="KIM, Jason" w:date="2019-04-02T13:39:00Z">
              <w:r w:rsidRPr="00D47EC1">
                <w:rPr>
                  <w:rFonts w:ascii="Calibri" w:eastAsia="Times New Roman" w:hAnsi="Calibri" w:cs="Calibri"/>
                  <w:color w:val="000000"/>
                  <w:lang w:eastAsia="en-AU"/>
                </w:rPr>
                <w:t>ELZ20018</w:t>
              </w:r>
            </w:ins>
          </w:p>
        </w:tc>
        <w:tc>
          <w:tcPr>
            <w:tcW w:w="668" w:type="pct"/>
            <w:vMerge w:val="restart"/>
            <w:shd w:val="clear" w:color="auto" w:fill="auto"/>
            <w:noWrap/>
            <w:hideMark/>
          </w:tcPr>
          <w:p w:rsidR="00110C18" w:rsidRPr="00D47EC1" w:rsidRDefault="00110C18" w:rsidP="00063728">
            <w:pPr>
              <w:rPr>
                <w:ins w:id="13274" w:author="KIM, Jason" w:date="2019-04-02T13:39:00Z"/>
                <w:rFonts w:ascii="Calibri" w:eastAsia="Times New Roman" w:hAnsi="Calibri" w:cs="Calibri"/>
                <w:color w:val="000000"/>
                <w:lang w:eastAsia="en-AU"/>
              </w:rPr>
            </w:pPr>
            <w:ins w:id="13275"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276" w:author="KIM, Jason" w:date="2019-04-02T13:39:00Z"/>
                <w:rFonts w:ascii="Calibri" w:eastAsia="Times New Roman" w:hAnsi="Calibri" w:cs="Calibri"/>
                <w:color w:val="000000"/>
                <w:lang w:eastAsia="en-AU"/>
              </w:rPr>
            </w:pPr>
            <w:ins w:id="13277" w:author="KIM, Jason" w:date="2019-04-02T13:39:00Z">
              <w:r w:rsidRPr="00D47EC1">
                <w:rPr>
                  <w:rFonts w:ascii="Calibri" w:eastAsia="Times New Roman" w:hAnsi="Calibri" w:cs="Calibri"/>
                  <w:color w:val="000000"/>
                  <w:lang w:eastAsia="en-AU"/>
                </w:rPr>
                <w:t>DLL2021</w:t>
              </w:r>
            </w:ins>
          </w:p>
        </w:tc>
        <w:tc>
          <w:tcPr>
            <w:tcW w:w="742" w:type="pct"/>
            <w:shd w:val="clear" w:color="auto" w:fill="auto"/>
            <w:noWrap/>
            <w:hideMark/>
          </w:tcPr>
          <w:p w:rsidR="00110C18" w:rsidRPr="00D47EC1" w:rsidRDefault="00110C18" w:rsidP="00063728">
            <w:pPr>
              <w:rPr>
                <w:ins w:id="13278" w:author="KIM, Jason" w:date="2019-04-02T13:39:00Z"/>
                <w:rFonts w:ascii="Calibri" w:eastAsia="Times New Roman" w:hAnsi="Calibri" w:cs="Calibri"/>
                <w:color w:val="000000"/>
                <w:lang w:eastAsia="en-AU"/>
              </w:rPr>
            </w:pPr>
            <w:ins w:id="1327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80" w:author="KIM, Jason" w:date="2019-04-02T13:39:00Z"/>
                <w:rFonts w:ascii="Calibri" w:eastAsia="Times New Roman" w:hAnsi="Calibri" w:cs="Calibri"/>
                <w:color w:val="000000"/>
                <w:lang w:eastAsia="en-AU"/>
              </w:rPr>
            </w:pPr>
            <w:ins w:id="13281" w:author="KIM, Jason" w:date="2019-04-02T13:39:00Z">
              <w:r w:rsidRPr="00D47EC1">
                <w:rPr>
                  <w:rFonts w:ascii="Calibri" w:eastAsia="Times New Roman" w:hAnsi="Calibri" w:cs="Calibri"/>
                  <w:color w:val="000000"/>
                  <w:lang w:eastAsia="en-AU"/>
                </w:rPr>
                <w:t>Chainage 1097</w:t>
              </w:r>
            </w:ins>
          </w:p>
        </w:tc>
        <w:tc>
          <w:tcPr>
            <w:tcW w:w="721" w:type="pct"/>
            <w:shd w:val="clear" w:color="auto" w:fill="auto"/>
            <w:noWrap/>
            <w:hideMark/>
          </w:tcPr>
          <w:p w:rsidR="00110C18" w:rsidRPr="00D47EC1" w:rsidRDefault="00110C18" w:rsidP="00063728">
            <w:pPr>
              <w:jc w:val="right"/>
              <w:rPr>
                <w:ins w:id="13282" w:author="KIM, Jason" w:date="2019-04-02T13:39:00Z"/>
                <w:rFonts w:ascii="Calibri" w:eastAsia="Times New Roman" w:hAnsi="Calibri" w:cs="Calibri"/>
                <w:color w:val="000000"/>
                <w:lang w:eastAsia="en-AU"/>
              </w:rPr>
            </w:pPr>
            <w:ins w:id="132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84" w:author="KIM, Jason" w:date="2019-04-02T13:39:00Z"/>
        </w:trPr>
        <w:tc>
          <w:tcPr>
            <w:tcW w:w="716" w:type="pct"/>
            <w:vMerge/>
            <w:hideMark/>
          </w:tcPr>
          <w:p w:rsidR="00110C18" w:rsidRPr="00D47EC1" w:rsidRDefault="00110C18" w:rsidP="00063728">
            <w:pPr>
              <w:rPr>
                <w:ins w:id="132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88" w:author="KIM, Jason" w:date="2019-04-02T13:39:00Z"/>
                <w:rFonts w:ascii="Calibri" w:eastAsia="Times New Roman" w:hAnsi="Calibri" w:cs="Calibri"/>
                <w:color w:val="000000"/>
                <w:lang w:eastAsia="en-AU"/>
              </w:rPr>
            </w:pPr>
            <w:ins w:id="13289" w:author="KIM, Jason" w:date="2019-04-02T13:39:00Z">
              <w:r w:rsidRPr="00D47EC1">
                <w:rPr>
                  <w:rFonts w:ascii="Calibri" w:eastAsia="Times New Roman" w:hAnsi="Calibri" w:cs="Calibri"/>
                  <w:color w:val="000000"/>
                  <w:lang w:eastAsia="en-AU"/>
                </w:rPr>
                <w:t>DLL2022</w:t>
              </w:r>
            </w:ins>
          </w:p>
        </w:tc>
        <w:tc>
          <w:tcPr>
            <w:tcW w:w="742" w:type="pct"/>
            <w:shd w:val="clear" w:color="auto" w:fill="auto"/>
            <w:noWrap/>
            <w:hideMark/>
          </w:tcPr>
          <w:p w:rsidR="00110C18" w:rsidRPr="00D47EC1" w:rsidRDefault="00110C18" w:rsidP="00063728">
            <w:pPr>
              <w:rPr>
                <w:ins w:id="13290" w:author="KIM, Jason" w:date="2019-04-02T13:39:00Z"/>
                <w:rFonts w:ascii="Calibri" w:eastAsia="Times New Roman" w:hAnsi="Calibri" w:cs="Calibri"/>
                <w:color w:val="000000"/>
                <w:lang w:eastAsia="en-AU"/>
              </w:rPr>
            </w:pPr>
            <w:ins w:id="1329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92" w:author="KIM, Jason" w:date="2019-04-02T13:39:00Z"/>
                <w:rFonts w:ascii="Calibri" w:eastAsia="Times New Roman" w:hAnsi="Calibri" w:cs="Calibri"/>
                <w:color w:val="000000"/>
                <w:lang w:eastAsia="en-AU"/>
              </w:rPr>
            </w:pPr>
            <w:ins w:id="13293" w:author="KIM, Jason" w:date="2019-04-02T13:39:00Z">
              <w:r w:rsidRPr="00D47EC1">
                <w:rPr>
                  <w:rFonts w:ascii="Calibri" w:eastAsia="Times New Roman" w:hAnsi="Calibri" w:cs="Calibri"/>
                  <w:color w:val="000000"/>
                  <w:lang w:eastAsia="en-AU"/>
                </w:rPr>
                <w:t>Chainage 1103</w:t>
              </w:r>
            </w:ins>
          </w:p>
        </w:tc>
        <w:tc>
          <w:tcPr>
            <w:tcW w:w="721" w:type="pct"/>
            <w:shd w:val="clear" w:color="auto" w:fill="auto"/>
            <w:noWrap/>
            <w:hideMark/>
          </w:tcPr>
          <w:p w:rsidR="00110C18" w:rsidRPr="00D47EC1" w:rsidRDefault="00110C18" w:rsidP="00063728">
            <w:pPr>
              <w:jc w:val="right"/>
              <w:rPr>
                <w:ins w:id="13294" w:author="KIM, Jason" w:date="2019-04-02T13:39:00Z"/>
                <w:rFonts w:ascii="Calibri" w:eastAsia="Times New Roman" w:hAnsi="Calibri" w:cs="Calibri"/>
                <w:color w:val="000000"/>
                <w:lang w:eastAsia="en-AU"/>
              </w:rPr>
            </w:pPr>
            <w:ins w:id="132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96" w:author="KIM, Jason" w:date="2019-04-02T13:39:00Z"/>
        </w:trPr>
        <w:tc>
          <w:tcPr>
            <w:tcW w:w="716" w:type="pct"/>
            <w:vMerge w:val="restart"/>
            <w:shd w:val="clear" w:color="auto" w:fill="auto"/>
            <w:noWrap/>
            <w:hideMark/>
          </w:tcPr>
          <w:p w:rsidR="00110C18" w:rsidRPr="00D47EC1" w:rsidRDefault="00110C18" w:rsidP="00063728">
            <w:pPr>
              <w:rPr>
                <w:ins w:id="13297" w:author="KIM, Jason" w:date="2019-04-02T13:39:00Z"/>
                <w:rFonts w:ascii="Calibri" w:eastAsia="Times New Roman" w:hAnsi="Calibri" w:cs="Calibri"/>
                <w:color w:val="000000"/>
                <w:lang w:eastAsia="en-AU"/>
              </w:rPr>
            </w:pPr>
            <w:ins w:id="13298" w:author="KIM, Jason" w:date="2019-04-02T13:39:00Z">
              <w:r w:rsidRPr="00D47EC1">
                <w:rPr>
                  <w:rFonts w:ascii="Calibri" w:eastAsia="Times New Roman" w:hAnsi="Calibri" w:cs="Calibri"/>
                  <w:color w:val="000000"/>
                  <w:lang w:eastAsia="en-AU"/>
                </w:rPr>
                <w:t>DLL03SK221</w:t>
              </w:r>
            </w:ins>
          </w:p>
        </w:tc>
        <w:tc>
          <w:tcPr>
            <w:tcW w:w="669" w:type="pct"/>
            <w:vMerge w:val="restart"/>
            <w:shd w:val="clear" w:color="auto" w:fill="auto"/>
            <w:noWrap/>
            <w:hideMark/>
          </w:tcPr>
          <w:p w:rsidR="00110C18" w:rsidRPr="00D47EC1" w:rsidRDefault="00110C18" w:rsidP="00063728">
            <w:pPr>
              <w:rPr>
                <w:ins w:id="13299" w:author="KIM, Jason" w:date="2019-04-02T13:39:00Z"/>
                <w:rFonts w:ascii="Calibri" w:eastAsia="Times New Roman" w:hAnsi="Calibri" w:cs="Calibri"/>
                <w:color w:val="000000"/>
                <w:lang w:eastAsia="en-AU"/>
              </w:rPr>
            </w:pPr>
            <w:ins w:id="13300" w:author="KIM, Jason" w:date="2019-04-02T13:39:00Z">
              <w:r w:rsidRPr="00D47EC1">
                <w:rPr>
                  <w:rFonts w:ascii="Calibri" w:eastAsia="Times New Roman" w:hAnsi="Calibri" w:cs="Calibri"/>
                  <w:color w:val="000000"/>
                  <w:lang w:eastAsia="en-AU"/>
                </w:rPr>
                <w:t>ELZ20022</w:t>
              </w:r>
            </w:ins>
          </w:p>
        </w:tc>
        <w:tc>
          <w:tcPr>
            <w:tcW w:w="668" w:type="pct"/>
            <w:vMerge w:val="restart"/>
            <w:shd w:val="clear" w:color="auto" w:fill="auto"/>
            <w:noWrap/>
            <w:hideMark/>
          </w:tcPr>
          <w:p w:rsidR="00110C18" w:rsidRPr="00D47EC1" w:rsidRDefault="00110C18" w:rsidP="00063728">
            <w:pPr>
              <w:rPr>
                <w:ins w:id="13301" w:author="KIM, Jason" w:date="2019-04-02T13:39:00Z"/>
                <w:rFonts w:ascii="Calibri" w:eastAsia="Times New Roman" w:hAnsi="Calibri" w:cs="Calibri"/>
                <w:color w:val="000000"/>
                <w:lang w:eastAsia="en-AU"/>
              </w:rPr>
            </w:pPr>
            <w:ins w:id="13302"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303" w:author="KIM, Jason" w:date="2019-04-02T13:39:00Z"/>
                <w:rFonts w:ascii="Calibri" w:eastAsia="Times New Roman" w:hAnsi="Calibri" w:cs="Calibri"/>
                <w:color w:val="000000"/>
                <w:lang w:eastAsia="en-AU"/>
              </w:rPr>
            </w:pPr>
            <w:ins w:id="13304" w:author="KIM, Jason" w:date="2019-04-02T13:39:00Z">
              <w:r w:rsidRPr="00D47EC1">
                <w:rPr>
                  <w:rFonts w:ascii="Calibri" w:eastAsia="Times New Roman" w:hAnsi="Calibri" w:cs="Calibri"/>
                  <w:color w:val="000000"/>
                  <w:lang w:eastAsia="en-AU"/>
                </w:rPr>
                <w:t>DLL2031</w:t>
              </w:r>
            </w:ins>
          </w:p>
        </w:tc>
        <w:tc>
          <w:tcPr>
            <w:tcW w:w="742" w:type="pct"/>
            <w:shd w:val="clear" w:color="auto" w:fill="auto"/>
            <w:noWrap/>
            <w:hideMark/>
          </w:tcPr>
          <w:p w:rsidR="00110C18" w:rsidRPr="00D47EC1" w:rsidRDefault="00110C18" w:rsidP="00063728">
            <w:pPr>
              <w:rPr>
                <w:ins w:id="13305" w:author="KIM, Jason" w:date="2019-04-02T13:39:00Z"/>
                <w:rFonts w:ascii="Calibri" w:eastAsia="Times New Roman" w:hAnsi="Calibri" w:cs="Calibri"/>
                <w:color w:val="000000"/>
                <w:lang w:eastAsia="en-AU"/>
              </w:rPr>
            </w:pPr>
            <w:ins w:id="1330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07" w:author="KIM, Jason" w:date="2019-04-02T13:39:00Z"/>
                <w:rFonts w:ascii="Calibri" w:eastAsia="Times New Roman" w:hAnsi="Calibri" w:cs="Calibri"/>
                <w:color w:val="000000"/>
                <w:lang w:eastAsia="en-AU"/>
              </w:rPr>
            </w:pPr>
            <w:ins w:id="13308" w:author="KIM, Jason" w:date="2019-04-02T13:39:00Z">
              <w:r w:rsidRPr="00D47EC1">
                <w:rPr>
                  <w:rFonts w:ascii="Calibri" w:eastAsia="Times New Roman" w:hAnsi="Calibri" w:cs="Calibri"/>
                  <w:color w:val="000000"/>
                  <w:lang w:eastAsia="en-AU"/>
                </w:rPr>
                <w:t>Chainage 1217</w:t>
              </w:r>
            </w:ins>
          </w:p>
        </w:tc>
        <w:tc>
          <w:tcPr>
            <w:tcW w:w="721" w:type="pct"/>
            <w:shd w:val="clear" w:color="auto" w:fill="auto"/>
            <w:noWrap/>
            <w:hideMark/>
          </w:tcPr>
          <w:p w:rsidR="00110C18" w:rsidRPr="00D47EC1" w:rsidRDefault="00110C18" w:rsidP="00063728">
            <w:pPr>
              <w:jc w:val="right"/>
              <w:rPr>
                <w:ins w:id="13309" w:author="KIM, Jason" w:date="2019-04-02T13:39:00Z"/>
                <w:rFonts w:ascii="Calibri" w:eastAsia="Times New Roman" w:hAnsi="Calibri" w:cs="Calibri"/>
                <w:color w:val="000000"/>
                <w:lang w:eastAsia="en-AU"/>
              </w:rPr>
            </w:pPr>
            <w:ins w:id="133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11" w:author="KIM, Jason" w:date="2019-04-02T13:39:00Z"/>
        </w:trPr>
        <w:tc>
          <w:tcPr>
            <w:tcW w:w="716" w:type="pct"/>
            <w:vMerge/>
            <w:hideMark/>
          </w:tcPr>
          <w:p w:rsidR="00110C18" w:rsidRPr="00D47EC1" w:rsidRDefault="00110C18" w:rsidP="00063728">
            <w:pPr>
              <w:rPr>
                <w:ins w:id="1331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1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1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15" w:author="KIM, Jason" w:date="2019-04-02T13:39:00Z"/>
                <w:rFonts w:ascii="Calibri" w:eastAsia="Times New Roman" w:hAnsi="Calibri" w:cs="Calibri"/>
                <w:color w:val="000000"/>
                <w:lang w:eastAsia="en-AU"/>
              </w:rPr>
            </w:pPr>
            <w:ins w:id="13316" w:author="KIM, Jason" w:date="2019-04-02T13:39:00Z">
              <w:r w:rsidRPr="00D47EC1">
                <w:rPr>
                  <w:rFonts w:ascii="Calibri" w:eastAsia="Times New Roman" w:hAnsi="Calibri" w:cs="Calibri"/>
                  <w:color w:val="000000"/>
                  <w:lang w:eastAsia="en-AU"/>
                </w:rPr>
                <w:t>DLL2032</w:t>
              </w:r>
            </w:ins>
          </w:p>
        </w:tc>
        <w:tc>
          <w:tcPr>
            <w:tcW w:w="742" w:type="pct"/>
            <w:shd w:val="clear" w:color="auto" w:fill="auto"/>
            <w:noWrap/>
            <w:hideMark/>
          </w:tcPr>
          <w:p w:rsidR="00110C18" w:rsidRPr="00D47EC1" w:rsidRDefault="00110C18" w:rsidP="00063728">
            <w:pPr>
              <w:rPr>
                <w:ins w:id="13317" w:author="KIM, Jason" w:date="2019-04-02T13:39:00Z"/>
                <w:rFonts w:ascii="Calibri" w:eastAsia="Times New Roman" w:hAnsi="Calibri" w:cs="Calibri"/>
                <w:color w:val="000000"/>
                <w:lang w:eastAsia="en-AU"/>
              </w:rPr>
            </w:pPr>
            <w:ins w:id="1331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19" w:author="KIM, Jason" w:date="2019-04-02T13:39:00Z"/>
                <w:rFonts w:ascii="Calibri" w:eastAsia="Times New Roman" w:hAnsi="Calibri" w:cs="Calibri"/>
                <w:color w:val="000000"/>
                <w:lang w:eastAsia="en-AU"/>
              </w:rPr>
            </w:pPr>
            <w:ins w:id="13320" w:author="KIM, Jason" w:date="2019-04-02T13:39:00Z">
              <w:r w:rsidRPr="00D47EC1">
                <w:rPr>
                  <w:rFonts w:ascii="Calibri" w:eastAsia="Times New Roman" w:hAnsi="Calibri" w:cs="Calibri"/>
                  <w:color w:val="000000"/>
                  <w:lang w:eastAsia="en-AU"/>
                </w:rPr>
                <w:t>Chainage 1223</w:t>
              </w:r>
            </w:ins>
          </w:p>
        </w:tc>
        <w:tc>
          <w:tcPr>
            <w:tcW w:w="721" w:type="pct"/>
            <w:shd w:val="clear" w:color="auto" w:fill="auto"/>
            <w:noWrap/>
            <w:hideMark/>
          </w:tcPr>
          <w:p w:rsidR="00110C18" w:rsidRPr="00D47EC1" w:rsidRDefault="00110C18" w:rsidP="00063728">
            <w:pPr>
              <w:jc w:val="right"/>
              <w:rPr>
                <w:ins w:id="13321" w:author="KIM, Jason" w:date="2019-04-02T13:39:00Z"/>
                <w:rFonts w:ascii="Calibri" w:eastAsia="Times New Roman" w:hAnsi="Calibri" w:cs="Calibri"/>
                <w:color w:val="000000"/>
                <w:lang w:eastAsia="en-AU"/>
              </w:rPr>
            </w:pPr>
            <w:ins w:id="133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23" w:author="KIM, Jason" w:date="2019-04-02T13:39:00Z"/>
        </w:trPr>
        <w:tc>
          <w:tcPr>
            <w:tcW w:w="716" w:type="pct"/>
            <w:vMerge w:val="restart"/>
            <w:shd w:val="clear" w:color="auto" w:fill="auto"/>
            <w:noWrap/>
            <w:hideMark/>
          </w:tcPr>
          <w:p w:rsidR="00110C18" w:rsidRPr="00D47EC1" w:rsidRDefault="00110C18" w:rsidP="00063728">
            <w:pPr>
              <w:rPr>
                <w:ins w:id="13324" w:author="KIM, Jason" w:date="2019-04-02T13:39:00Z"/>
                <w:rFonts w:ascii="Calibri" w:eastAsia="Times New Roman" w:hAnsi="Calibri" w:cs="Calibri"/>
                <w:color w:val="000000"/>
                <w:lang w:eastAsia="en-AU"/>
              </w:rPr>
            </w:pPr>
            <w:ins w:id="13325" w:author="KIM, Jason" w:date="2019-04-02T13:39:00Z">
              <w:r w:rsidRPr="00D47EC1">
                <w:rPr>
                  <w:rFonts w:ascii="Calibri" w:eastAsia="Times New Roman" w:hAnsi="Calibri" w:cs="Calibri"/>
                  <w:color w:val="000000"/>
                  <w:lang w:eastAsia="en-AU"/>
                </w:rPr>
                <w:t>DLL04SK221</w:t>
              </w:r>
            </w:ins>
          </w:p>
        </w:tc>
        <w:tc>
          <w:tcPr>
            <w:tcW w:w="669" w:type="pct"/>
            <w:vMerge w:val="restart"/>
            <w:shd w:val="clear" w:color="auto" w:fill="auto"/>
            <w:noWrap/>
            <w:hideMark/>
          </w:tcPr>
          <w:p w:rsidR="00110C18" w:rsidRPr="00D47EC1" w:rsidRDefault="00110C18" w:rsidP="00063728">
            <w:pPr>
              <w:rPr>
                <w:ins w:id="13326" w:author="KIM, Jason" w:date="2019-04-02T13:39:00Z"/>
                <w:rFonts w:ascii="Calibri" w:eastAsia="Times New Roman" w:hAnsi="Calibri" w:cs="Calibri"/>
                <w:color w:val="000000"/>
                <w:lang w:eastAsia="en-AU"/>
              </w:rPr>
            </w:pPr>
            <w:ins w:id="13327" w:author="KIM, Jason" w:date="2019-04-02T13:39:00Z">
              <w:r w:rsidRPr="00D47EC1">
                <w:rPr>
                  <w:rFonts w:ascii="Calibri" w:eastAsia="Times New Roman" w:hAnsi="Calibri" w:cs="Calibri"/>
                  <w:color w:val="000000"/>
                  <w:lang w:eastAsia="en-AU"/>
                </w:rPr>
                <w:t>ELZ20026</w:t>
              </w:r>
            </w:ins>
          </w:p>
        </w:tc>
        <w:tc>
          <w:tcPr>
            <w:tcW w:w="668" w:type="pct"/>
            <w:vMerge w:val="restart"/>
            <w:shd w:val="clear" w:color="auto" w:fill="auto"/>
            <w:noWrap/>
            <w:hideMark/>
          </w:tcPr>
          <w:p w:rsidR="00110C18" w:rsidRPr="00D47EC1" w:rsidRDefault="00110C18" w:rsidP="00063728">
            <w:pPr>
              <w:rPr>
                <w:ins w:id="13328" w:author="KIM, Jason" w:date="2019-04-02T13:39:00Z"/>
                <w:rFonts w:ascii="Calibri" w:eastAsia="Times New Roman" w:hAnsi="Calibri" w:cs="Calibri"/>
                <w:color w:val="000000"/>
                <w:lang w:eastAsia="en-AU"/>
              </w:rPr>
            </w:pPr>
            <w:ins w:id="13329"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330" w:author="KIM, Jason" w:date="2019-04-02T13:39:00Z"/>
                <w:rFonts w:ascii="Calibri" w:eastAsia="Times New Roman" w:hAnsi="Calibri" w:cs="Calibri"/>
                <w:color w:val="000000"/>
                <w:lang w:eastAsia="en-AU"/>
              </w:rPr>
            </w:pPr>
            <w:ins w:id="13331" w:author="KIM, Jason" w:date="2019-04-02T13:39:00Z">
              <w:r w:rsidRPr="00D47EC1">
                <w:rPr>
                  <w:rFonts w:ascii="Calibri" w:eastAsia="Times New Roman" w:hAnsi="Calibri" w:cs="Calibri"/>
                  <w:color w:val="000000"/>
                  <w:lang w:eastAsia="en-AU"/>
                </w:rPr>
                <w:t>DLL2041</w:t>
              </w:r>
            </w:ins>
          </w:p>
        </w:tc>
        <w:tc>
          <w:tcPr>
            <w:tcW w:w="742" w:type="pct"/>
            <w:shd w:val="clear" w:color="auto" w:fill="auto"/>
            <w:noWrap/>
            <w:hideMark/>
          </w:tcPr>
          <w:p w:rsidR="00110C18" w:rsidRPr="00D47EC1" w:rsidRDefault="00110C18" w:rsidP="00063728">
            <w:pPr>
              <w:rPr>
                <w:ins w:id="13332" w:author="KIM, Jason" w:date="2019-04-02T13:39:00Z"/>
                <w:rFonts w:ascii="Calibri" w:eastAsia="Times New Roman" w:hAnsi="Calibri" w:cs="Calibri"/>
                <w:color w:val="000000"/>
                <w:lang w:eastAsia="en-AU"/>
              </w:rPr>
            </w:pPr>
            <w:ins w:id="1333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34" w:author="KIM, Jason" w:date="2019-04-02T13:39:00Z"/>
                <w:rFonts w:ascii="Calibri" w:eastAsia="Times New Roman" w:hAnsi="Calibri" w:cs="Calibri"/>
                <w:color w:val="000000"/>
                <w:lang w:eastAsia="en-AU"/>
              </w:rPr>
            </w:pPr>
            <w:ins w:id="13335" w:author="KIM, Jason" w:date="2019-04-02T13:39:00Z">
              <w:r w:rsidRPr="00D47EC1">
                <w:rPr>
                  <w:rFonts w:ascii="Calibri" w:eastAsia="Times New Roman" w:hAnsi="Calibri" w:cs="Calibri"/>
                  <w:color w:val="000000"/>
                  <w:lang w:eastAsia="en-AU"/>
                </w:rPr>
                <w:t>Chainage 1304</w:t>
              </w:r>
            </w:ins>
          </w:p>
        </w:tc>
        <w:tc>
          <w:tcPr>
            <w:tcW w:w="721" w:type="pct"/>
            <w:shd w:val="clear" w:color="auto" w:fill="auto"/>
            <w:noWrap/>
            <w:hideMark/>
          </w:tcPr>
          <w:p w:rsidR="00110C18" w:rsidRPr="00D47EC1" w:rsidRDefault="00110C18" w:rsidP="00063728">
            <w:pPr>
              <w:jc w:val="right"/>
              <w:rPr>
                <w:ins w:id="13336" w:author="KIM, Jason" w:date="2019-04-02T13:39:00Z"/>
                <w:rFonts w:ascii="Calibri" w:eastAsia="Times New Roman" w:hAnsi="Calibri" w:cs="Calibri"/>
                <w:color w:val="000000"/>
                <w:lang w:eastAsia="en-AU"/>
              </w:rPr>
            </w:pPr>
            <w:ins w:id="133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38" w:author="KIM, Jason" w:date="2019-04-02T13:39:00Z"/>
        </w:trPr>
        <w:tc>
          <w:tcPr>
            <w:tcW w:w="716" w:type="pct"/>
            <w:vMerge/>
            <w:hideMark/>
          </w:tcPr>
          <w:p w:rsidR="00110C18" w:rsidRPr="00D47EC1" w:rsidRDefault="00110C18" w:rsidP="00063728">
            <w:pPr>
              <w:rPr>
                <w:ins w:id="133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42" w:author="KIM, Jason" w:date="2019-04-02T13:39:00Z"/>
                <w:rFonts w:ascii="Calibri" w:eastAsia="Times New Roman" w:hAnsi="Calibri" w:cs="Calibri"/>
                <w:color w:val="000000"/>
                <w:lang w:eastAsia="en-AU"/>
              </w:rPr>
            </w:pPr>
            <w:ins w:id="13343" w:author="KIM, Jason" w:date="2019-04-02T13:39:00Z">
              <w:r w:rsidRPr="00D47EC1">
                <w:rPr>
                  <w:rFonts w:ascii="Calibri" w:eastAsia="Times New Roman" w:hAnsi="Calibri" w:cs="Calibri"/>
                  <w:color w:val="000000"/>
                  <w:lang w:eastAsia="en-AU"/>
                </w:rPr>
                <w:t>DLL2042</w:t>
              </w:r>
            </w:ins>
          </w:p>
        </w:tc>
        <w:tc>
          <w:tcPr>
            <w:tcW w:w="742" w:type="pct"/>
            <w:shd w:val="clear" w:color="auto" w:fill="auto"/>
            <w:noWrap/>
            <w:hideMark/>
          </w:tcPr>
          <w:p w:rsidR="00110C18" w:rsidRPr="00D47EC1" w:rsidRDefault="00110C18" w:rsidP="00063728">
            <w:pPr>
              <w:rPr>
                <w:ins w:id="13344" w:author="KIM, Jason" w:date="2019-04-02T13:39:00Z"/>
                <w:rFonts w:ascii="Calibri" w:eastAsia="Times New Roman" w:hAnsi="Calibri" w:cs="Calibri"/>
                <w:color w:val="000000"/>
                <w:lang w:eastAsia="en-AU"/>
              </w:rPr>
            </w:pPr>
            <w:ins w:id="1334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46" w:author="KIM, Jason" w:date="2019-04-02T13:39:00Z"/>
                <w:rFonts w:ascii="Calibri" w:eastAsia="Times New Roman" w:hAnsi="Calibri" w:cs="Calibri"/>
                <w:color w:val="000000"/>
                <w:lang w:eastAsia="en-AU"/>
              </w:rPr>
            </w:pPr>
            <w:ins w:id="13347" w:author="KIM, Jason" w:date="2019-04-02T13:39:00Z">
              <w:r w:rsidRPr="00D47EC1">
                <w:rPr>
                  <w:rFonts w:ascii="Calibri" w:eastAsia="Times New Roman" w:hAnsi="Calibri" w:cs="Calibri"/>
                  <w:color w:val="000000"/>
                  <w:lang w:eastAsia="en-AU"/>
                </w:rPr>
                <w:t>Chainage 1310</w:t>
              </w:r>
            </w:ins>
          </w:p>
        </w:tc>
        <w:tc>
          <w:tcPr>
            <w:tcW w:w="721" w:type="pct"/>
            <w:shd w:val="clear" w:color="auto" w:fill="auto"/>
            <w:noWrap/>
            <w:hideMark/>
          </w:tcPr>
          <w:p w:rsidR="00110C18" w:rsidRPr="00D47EC1" w:rsidRDefault="00110C18" w:rsidP="00063728">
            <w:pPr>
              <w:jc w:val="right"/>
              <w:rPr>
                <w:ins w:id="13348" w:author="KIM, Jason" w:date="2019-04-02T13:39:00Z"/>
                <w:rFonts w:ascii="Calibri" w:eastAsia="Times New Roman" w:hAnsi="Calibri" w:cs="Calibri"/>
                <w:color w:val="000000"/>
                <w:lang w:eastAsia="en-AU"/>
              </w:rPr>
            </w:pPr>
            <w:ins w:id="133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50" w:author="KIM, Jason" w:date="2019-04-02T13:39:00Z"/>
        </w:trPr>
        <w:tc>
          <w:tcPr>
            <w:tcW w:w="716" w:type="pct"/>
            <w:vMerge/>
            <w:hideMark/>
          </w:tcPr>
          <w:p w:rsidR="00110C18" w:rsidRPr="00D47EC1" w:rsidRDefault="00110C18" w:rsidP="00063728">
            <w:pPr>
              <w:rPr>
                <w:ins w:id="1335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5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5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54" w:author="KIM, Jason" w:date="2019-04-02T13:39:00Z"/>
                <w:rFonts w:ascii="Calibri" w:eastAsia="Times New Roman" w:hAnsi="Calibri" w:cs="Calibri"/>
                <w:color w:val="000000"/>
                <w:lang w:eastAsia="en-AU"/>
              </w:rPr>
            </w:pPr>
            <w:ins w:id="13355" w:author="KIM, Jason" w:date="2019-04-02T13:39:00Z">
              <w:r w:rsidRPr="00D47EC1">
                <w:rPr>
                  <w:rFonts w:ascii="Calibri" w:eastAsia="Times New Roman" w:hAnsi="Calibri" w:cs="Calibri"/>
                  <w:color w:val="000000"/>
                  <w:lang w:eastAsia="en-AU"/>
                </w:rPr>
                <w:t>DLL2051</w:t>
              </w:r>
            </w:ins>
          </w:p>
        </w:tc>
        <w:tc>
          <w:tcPr>
            <w:tcW w:w="742" w:type="pct"/>
            <w:shd w:val="clear" w:color="auto" w:fill="auto"/>
            <w:noWrap/>
            <w:hideMark/>
          </w:tcPr>
          <w:p w:rsidR="00110C18" w:rsidRPr="00D47EC1" w:rsidRDefault="00110C18" w:rsidP="00063728">
            <w:pPr>
              <w:rPr>
                <w:ins w:id="13356" w:author="KIM, Jason" w:date="2019-04-02T13:39:00Z"/>
                <w:rFonts w:ascii="Calibri" w:eastAsia="Times New Roman" w:hAnsi="Calibri" w:cs="Calibri"/>
                <w:color w:val="000000"/>
                <w:lang w:eastAsia="en-AU"/>
              </w:rPr>
            </w:pPr>
            <w:ins w:id="1335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58" w:author="KIM, Jason" w:date="2019-04-02T13:39:00Z"/>
                <w:rFonts w:ascii="Calibri" w:eastAsia="Times New Roman" w:hAnsi="Calibri" w:cs="Calibri"/>
                <w:color w:val="000000"/>
                <w:lang w:eastAsia="en-AU"/>
              </w:rPr>
            </w:pPr>
            <w:ins w:id="13359" w:author="KIM, Jason" w:date="2019-04-02T13:39:00Z">
              <w:r w:rsidRPr="00D47EC1">
                <w:rPr>
                  <w:rFonts w:ascii="Calibri" w:eastAsia="Times New Roman" w:hAnsi="Calibri" w:cs="Calibri"/>
                  <w:color w:val="000000"/>
                  <w:lang w:eastAsia="en-AU"/>
                </w:rPr>
                <w:t>Chainage 1424</w:t>
              </w:r>
            </w:ins>
          </w:p>
        </w:tc>
        <w:tc>
          <w:tcPr>
            <w:tcW w:w="721" w:type="pct"/>
            <w:shd w:val="clear" w:color="auto" w:fill="auto"/>
            <w:noWrap/>
            <w:hideMark/>
          </w:tcPr>
          <w:p w:rsidR="00110C18" w:rsidRPr="00D47EC1" w:rsidRDefault="00110C18" w:rsidP="00063728">
            <w:pPr>
              <w:jc w:val="right"/>
              <w:rPr>
                <w:ins w:id="13360" w:author="KIM, Jason" w:date="2019-04-02T13:39:00Z"/>
                <w:rFonts w:ascii="Calibri" w:eastAsia="Times New Roman" w:hAnsi="Calibri" w:cs="Calibri"/>
                <w:color w:val="000000"/>
                <w:lang w:eastAsia="en-AU"/>
              </w:rPr>
            </w:pPr>
            <w:ins w:id="133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62" w:author="KIM, Jason" w:date="2019-04-02T13:39:00Z"/>
        </w:trPr>
        <w:tc>
          <w:tcPr>
            <w:tcW w:w="716" w:type="pct"/>
            <w:vMerge/>
            <w:hideMark/>
          </w:tcPr>
          <w:p w:rsidR="00110C18" w:rsidRPr="00D47EC1" w:rsidRDefault="00110C18" w:rsidP="00063728">
            <w:pPr>
              <w:rPr>
                <w:ins w:id="1336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6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6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66" w:author="KIM, Jason" w:date="2019-04-02T13:39:00Z"/>
                <w:rFonts w:ascii="Calibri" w:eastAsia="Times New Roman" w:hAnsi="Calibri" w:cs="Calibri"/>
                <w:color w:val="000000"/>
                <w:lang w:eastAsia="en-AU"/>
              </w:rPr>
            </w:pPr>
            <w:ins w:id="13367" w:author="KIM, Jason" w:date="2019-04-02T13:39:00Z">
              <w:r w:rsidRPr="00D47EC1">
                <w:rPr>
                  <w:rFonts w:ascii="Calibri" w:eastAsia="Times New Roman" w:hAnsi="Calibri" w:cs="Calibri"/>
                  <w:color w:val="000000"/>
                  <w:lang w:eastAsia="en-AU"/>
                </w:rPr>
                <w:t>DLL2052</w:t>
              </w:r>
            </w:ins>
          </w:p>
        </w:tc>
        <w:tc>
          <w:tcPr>
            <w:tcW w:w="742" w:type="pct"/>
            <w:shd w:val="clear" w:color="auto" w:fill="auto"/>
            <w:noWrap/>
            <w:hideMark/>
          </w:tcPr>
          <w:p w:rsidR="00110C18" w:rsidRPr="00D47EC1" w:rsidRDefault="00110C18" w:rsidP="00063728">
            <w:pPr>
              <w:rPr>
                <w:ins w:id="13368" w:author="KIM, Jason" w:date="2019-04-02T13:39:00Z"/>
                <w:rFonts w:ascii="Calibri" w:eastAsia="Times New Roman" w:hAnsi="Calibri" w:cs="Calibri"/>
                <w:color w:val="000000"/>
                <w:lang w:eastAsia="en-AU"/>
              </w:rPr>
            </w:pPr>
            <w:ins w:id="1336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70" w:author="KIM, Jason" w:date="2019-04-02T13:39:00Z"/>
                <w:rFonts w:ascii="Calibri" w:eastAsia="Times New Roman" w:hAnsi="Calibri" w:cs="Calibri"/>
                <w:color w:val="000000"/>
                <w:lang w:eastAsia="en-AU"/>
              </w:rPr>
            </w:pPr>
            <w:ins w:id="13371" w:author="KIM, Jason" w:date="2019-04-02T13:39:00Z">
              <w:r w:rsidRPr="00D47EC1">
                <w:rPr>
                  <w:rFonts w:ascii="Calibri" w:eastAsia="Times New Roman" w:hAnsi="Calibri" w:cs="Calibri"/>
                  <w:color w:val="000000"/>
                  <w:lang w:eastAsia="en-AU"/>
                </w:rPr>
                <w:t>Chainage 1430</w:t>
              </w:r>
            </w:ins>
          </w:p>
        </w:tc>
        <w:tc>
          <w:tcPr>
            <w:tcW w:w="721" w:type="pct"/>
            <w:shd w:val="clear" w:color="auto" w:fill="auto"/>
            <w:noWrap/>
            <w:hideMark/>
          </w:tcPr>
          <w:p w:rsidR="00110C18" w:rsidRPr="00D47EC1" w:rsidRDefault="00110C18" w:rsidP="00063728">
            <w:pPr>
              <w:jc w:val="right"/>
              <w:rPr>
                <w:ins w:id="13372" w:author="KIM, Jason" w:date="2019-04-02T13:39:00Z"/>
                <w:rFonts w:ascii="Calibri" w:eastAsia="Times New Roman" w:hAnsi="Calibri" w:cs="Calibri"/>
                <w:color w:val="000000"/>
                <w:lang w:eastAsia="en-AU"/>
              </w:rPr>
            </w:pPr>
            <w:ins w:id="133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74" w:author="KIM, Jason" w:date="2019-04-02T13:39:00Z"/>
        </w:trPr>
        <w:tc>
          <w:tcPr>
            <w:tcW w:w="716" w:type="pct"/>
            <w:vMerge w:val="restart"/>
            <w:shd w:val="clear" w:color="auto" w:fill="auto"/>
            <w:noWrap/>
            <w:hideMark/>
          </w:tcPr>
          <w:p w:rsidR="00110C18" w:rsidRPr="00D47EC1" w:rsidRDefault="00110C18" w:rsidP="00063728">
            <w:pPr>
              <w:rPr>
                <w:ins w:id="13375" w:author="KIM, Jason" w:date="2019-04-02T13:39:00Z"/>
                <w:rFonts w:ascii="Calibri" w:eastAsia="Times New Roman" w:hAnsi="Calibri" w:cs="Calibri"/>
                <w:color w:val="000000"/>
                <w:lang w:eastAsia="en-AU"/>
              </w:rPr>
            </w:pPr>
            <w:ins w:id="13376" w:author="KIM, Jason" w:date="2019-04-02T13:39:00Z">
              <w:r w:rsidRPr="00D47EC1">
                <w:rPr>
                  <w:rFonts w:ascii="Calibri" w:eastAsia="Times New Roman" w:hAnsi="Calibri" w:cs="Calibri"/>
                  <w:color w:val="000000"/>
                  <w:lang w:eastAsia="en-AU"/>
                </w:rPr>
                <w:t>DLL06K221</w:t>
              </w:r>
            </w:ins>
          </w:p>
        </w:tc>
        <w:tc>
          <w:tcPr>
            <w:tcW w:w="669" w:type="pct"/>
            <w:vMerge w:val="restart"/>
            <w:shd w:val="clear" w:color="auto" w:fill="auto"/>
            <w:noWrap/>
            <w:hideMark/>
          </w:tcPr>
          <w:p w:rsidR="00110C18" w:rsidRPr="00D47EC1" w:rsidRDefault="00110C18" w:rsidP="00063728">
            <w:pPr>
              <w:rPr>
                <w:ins w:id="13377" w:author="KIM, Jason" w:date="2019-04-02T13:39:00Z"/>
                <w:rFonts w:ascii="Calibri" w:eastAsia="Times New Roman" w:hAnsi="Calibri" w:cs="Calibri"/>
                <w:color w:val="000000"/>
                <w:lang w:eastAsia="en-AU"/>
              </w:rPr>
            </w:pPr>
            <w:ins w:id="13378" w:author="KIM, Jason" w:date="2019-04-02T13:39:00Z">
              <w:r w:rsidRPr="00D47EC1">
                <w:rPr>
                  <w:rFonts w:ascii="Calibri" w:eastAsia="Times New Roman" w:hAnsi="Calibri" w:cs="Calibri"/>
                  <w:color w:val="000000"/>
                  <w:lang w:eastAsia="en-AU"/>
                </w:rPr>
                <w:t>ELZ20034</w:t>
              </w:r>
            </w:ins>
          </w:p>
        </w:tc>
        <w:tc>
          <w:tcPr>
            <w:tcW w:w="668" w:type="pct"/>
            <w:vMerge w:val="restart"/>
            <w:shd w:val="clear" w:color="auto" w:fill="auto"/>
            <w:noWrap/>
            <w:hideMark/>
          </w:tcPr>
          <w:p w:rsidR="00110C18" w:rsidRPr="00D47EC1" w:rsidRDefault="00110C18" w:rsidP="00063728">
            <w:pPr>
              <w:rPr>
                <w:ins w:id="13379" w:author="KIM, Jason" w:date="2019-04-02T13:39:00Z"/>
                <w:rFonts w:ascii="Calibri" w:eastAsia="Times New Roman" w:hAnsi="Calibri" w:cs="Calibri"/>
                <w:color w:val="000000"/>
                <w:lang w:eastAsia="en-AU"/>
              </w:rPr>
            </w:pPr>
            <w:ins w:id="13380"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381" w:author="KIM, Jason" w:date="2019-04-02T13:39:00Z"/>
                <w:rFonts w:ascii="Calibri" w:eastAsia="Times New Roman" w:hAnsi="Calibri" w:cs="Calibri"/>
                <w:color w:val="000000"/>
                <w:lang w:eastAsia="en-AU"/>
              </w:rPr>
            </w:pPr>
            <w:ins w:id="13382" w:author="KIM, Jason" w:date="2019-04-02T13:39:00Z">
              <w:r w:rsidRPr="00D47EC1">
                <w:rPr>
                  <w:rFonts w:ascii="Calibri" w:eastAsia="Times New Roman" w:hAnsi="Calibri" w:cs="Calibri"/>
                  <w:color w:val="000000"/>
                  <w:lang w:eastAsia="en-AU"/>
                </w:rPr>
                <w:t>DLL2061</w:t>
              </w:r>
            </w:ins>
          </w:p>
        </w:tc>
        <w:tc>
          <w:tcPr>
            <w:tcW w:w="742" w:type="pct"/>
            <w:shd w:val="clear" w:color="auto" w:fill="auto"/>
            <w:noWrap/>
            <w:hideMark/>
          </w:tcPr>
          <w:p w:rsidR="00110C18" w:rsidRPr="00D47EC1" w:rsidRDefault="00110C18" w:rsidP="00063728">
            <w:pPr>
              <w:rPr>
                <w:ins w:id="13383" w:author="KIM, Jason" w:date="2019-04-02T13:39:00Z"/>
                <w:rFonts w:ascii="Calibri" w:eastAsia="Times New Roman" w:hAnsi="Calibri" w:cs="Calibri"/>
                <w:color w:val="000000"/>
                <w:lang w:eastAsia="en-AU"/>
              </w:rPr>
            </w:pPr>
            <w:ins w:id="1338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85" w:author="KIM, Jason" w:date="2019-04-02T13:39:00Z"/>
                <w:rFonts w:ascii="Calibri" w:eastAsia="Times New Roman" w:hAnsi="Calibri" w:cs="Calibri"/>
                <w:color w:val="000000"/>
                <w:lang w:eastAsia="en-AU"/>
              </w:rPr>
            </w:pPr>
            <w:ins w:id="13386" w:author="KIM, Jason" w:date="2019-04-02T13:39:00Z">
              <w:r w:rsidRPr="00D47EC1">
                <w:rPr>
                  <w:rFonts w:ascii="Calibri" w:eastAsia="Times New Roman" w:hAnsi="Calibri" w:cs="Calibri"/>
                  <w:color w:val="000000"/>
                  <w:lang w:eastAsia="en-AU"/>
                </w:rPr>
                <w:t>Chainage 1544</w:t>
              </w:r>
            </w:ins>
          </w:p>
        </w:tc>
        <w:tc>
          <w:tcPr>
            <w:tcW w:w="721" w:type="pct"/>
            <w:shd w:val="clear" w:color="auto" w:fill="auto"/>
            <w:noWrap/>
            <w:hideMark/>
          </w:tcPr>
          <w:p w:rsidR="00110C18" w:rsidRPr="00D47EC1" w:rsidRDefault="00110C18" w:rsidP="00063728">
            <w:pPr>
              <w:jc w:val="right"/>
              <w:rPr>
                <w:ins w:id="13387" w:author="KIM, Jason" w:date="2019-04-02T13:39:00Z"/>
                <w:rFonts w:ascii="Calibri" w:eastAsia="Times New Roman" w:hAnsi="Calibri" w:cs="Calibri"/>
                <w:color w:val="000000"/>
                <w:lang w:eastAsia="en-AU"/>
              </w:rPr>
            </w:pPr>
            <w:ins w:id="133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89" w:author="KIM, Jason" w:date="2019-04-02T13:39:00Z"/>
        </w:trPr>
        <w:tc>
          <w:tcPr>
            <w:tcW w:w="716" w:type="pct"/>
            <w:vMerge/>
            <w:hideMark/>
          </w:tcPr>
          <w:p w:rsidR="00110C18" w:rsidRPr="00D47EC1" w:rsidRDefault="00110C18" w:rsidP="00063728">
            <w:pPr>
              <w:rPr>
                <w:ins w:id="133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93" w:author="KIM, Jason" w:date="2019-04-02T13:39:00Z"/>
                <w:rFonts w:ascii="Calibri" w:eastAsia="Times New Roman" w:hAnsi="Calibri" w:cs="Calibri"/>
                <w:color w:val="000000"/>
                <w:lang w:eastAsia="en-AU"/>
              </w:rPr>
            </w:pPr>
            <w:ins w:id="13394" w:author="KIM, Jason" w:date="2019-04-02T13:39:00Z">
              <w:r w:rsidRPr="00D47EC1">
                <w:rPr>
                  <w:rFonts w:ascii="Calibri" w:eastAsia="Times New Roman" w:hAnsi="Calibri" w:cs="Calibri"/>
                  <w:color w:val="000000"/>
                  <w:lang w:eastAsia="en-AU"/>
                </w:rPr>
                <w:t>DLL2062</w:t>
              </w:r>
            </w:ins>
          </w:p>
        </w:tc>
        <w:tc>
          <w:tcPr>
            <w:tcW w:w="742" w:type="pct"/>
            <w:shd w:val="clear" w:color="auto" w:fill="auto"/>
            <w:noWrap/>
            <w:hideMark/>
          </w:tcPr>
          <w:p w:rsidR="00110C18" w:rsidRPr="00D47EC1" w:rsidRDefault="00110C18" w:rsidP="00063728">
            <w:pPr>
              <w:rPr>
                <w:ins w:id="13395" w:author="KIM, Jason" w:date="2019-04-02T13:39:00Z"/>
                <w:rFonts w:ascii="Calibri" w:eastAsia="Times New Roman" w:hAnsi="Calibri" w:cs="Calibri"/>
                <w:color w:val="000000"/>
                <w:lang w:eastAsia="en-AU"/>
              </w:rPr>
            </w:pPr>
            <w:ins w:id="1339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97" w:author="KIM, Jason" w:date="2019-04-02T13:39:00Z"/>
                <w:rFonts w:ascii="Calibri" w:eastAsia="Times New Roman" w:hAnsi="Calibri" w:cs="Calibri"/>
                <w:color w:val="000000"/>
                <w:lang w:eastAsia="en-AU"/>
              </w:rPr>
            </w:pPr>
            <w:ins w:id="13398" w:author="KIM, Jason" w:date="2019-04-02T13:39:00Z">
              <w:r w:rsidRPr="00D47EC1">
                <w:rPr>
                  <w:rFonts w:ascii="Calibri" w:eastAsia="Times New Roman" w:hAnsi="Calibri" w:cs="Calibri"/>
                  <w:color w:val="000000"/>
                  <w:lang w:eastAsia="en-AU"/>
                </w:rPr>
                <w:t>Chainage 1548</w:t>
              </w:r>
            </w:ins>
          </w:p>
        </w:tc>
        <w:tc>
          <w:tcPr>
            <w:tcW w:w="721" w:type="pct"/>
            <w:shd w:val="clear" w:color="auto" w:fill="auto"/>
            <w:noWrap/>
            <w:hideMark/>
          </w:tcPr>
          <w:p w:rsidR="00110C18" w:rsidRPr="00D47EC1" w:rsidRDefault="00110C18" w:rsidP="00063728">
            <w:pPr>
              <w:jc w:val="right"/>
              <w:rPr>
                <w:ins w:id="13399" w:author="KIM, Jason" w:date="2019-04-02T13:39:00Z"/>
                <w:rFonts w:ascii="Calibri" w:eastAsia="Times New Roman" w:hAnsi="Calibri" w:cs="Calibri"/>
                <w:color w:val="000000"/>
                <w:lang w:eastAsia="en-AU"/>
              </w:rPr>
            </w:pPr>
            <w:ins w:id="134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01" w:author="KIM, Jason" w:date="2019-04-02T13:39:00Z"/>
        </w:trPr>
        <w:tc>
          <w:tcPr>
            <w:tcW w:w="716" w:type="pct"/>
            <w:vMerge/>
            <w:hideMark/>
          </w:tcPr>
          <w:p w:rsidR="00110C18" w:rsidRPr="00D47EC1" w:rsidRDefault="00110C18" w:rsidP="00063728">
            <w:pPr>
              <w:rPr>
                <w:ins w:id="1340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0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0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05" w:author="KIM, Jason" w:date="2019-04-02T13:39:00Z"/>
                <w:rFonts w:ascii="Calibri" w:eastAsia="Times New Roman" w:hAnsi="Calibri" w:cs="Calibri"/>
                <w:color w:val="000000"/>
                <w:lang w:eastAsia="en-AU"/>
              </w:rPr>
            </w:pPr>
            <w:ins w:id="13406" w:author="KIM, Jason" w:date="2019-04-02T13:39:00Z">
              <w:r w:rsidRPr="00D47EC1">
                <w:rPr>
                  <w:rFonts w:ascii="Calibri" w:eastAsia="Times New Roman" w:hAnsi="Calibri" w:cs="Calibri"/>
                  <w:color w:val="000000"/>
                  <w:lang w:eastAsia="en-AU"/>
                </w:rPr>
                <w:t>DLL2071</w:t>
              </w:r>
            </w:ins>
          </w:p>
        </w:tc>
        <w:tc>
          <w:tcPr>
            <w:tcW w:w="742" w:type="pct"/>
            <w:shd w:val="clear" w:color="auto" w:fill="auto"/>
            <w:noWrap/>
            <w:hideMark/>
          </w:tcPr>
          <w:p w:rsidR="00110C18" w:rsidRPr="00D47EC1" w:rsidRDefault="00110C18" w:rsidP="00063728">
            <w:pPr>
              <w:rPr>
                <w:ins w:id="13407" w:author="KIM, Jason" w:date="2019-04-02T13:39:00Z"/>
                <w:rFonts w:ascii="Calibri" w:eastAsia="Times New Roman" w:hAnsi="Calibri" w:cs="Calibri"/>
                <w:color w:val="000000"/>
                <w:lang w:eastAsia="en-AU"/>
              </w:rPr>
            </w:pPr>
            <w:ins w:id="1340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09" w:author="KIM, Jason" w:date="2019-04-02T13:39:00Z"/>
                <w:rFonts w:ascii="Calibri" w:eastAsia="Times New Roman" w:hAnsi="Calibri" w:cs="Calibri"/>
                <w:color w:val="000000"/>
                <w:lang w:eastAsia="en-AU"/>
              </w:rPr>
            </w:pPr>
            <w:ins w:id="13410" w:author="KIM, Jason" w:date="2019-04-02T13:39:00Z">
              <w:r w:rsidRPr="00D47EC1">
                <w:rPr>
                  <w:rFonts w:ascii="Calibri" w:eastAsia="Times New Roman" w:hAnsi="Calibri" w:cs="Calibri"/>
                  <w:color w:val="000000"/>
                  <w:lang w:eastAsia="en-AU"/>
                </w:rPr>
                <w:t>Chainage 1665</w:t>
              </w:r>
            </w:ins>
          </w:p>
        </w:tc>
        <w:tc>
          <w:tcPr>
            <w:tcW w:w="721" w:type="pct"/>
            <w:shd w:val="clear" w:color="auto" w:fill="auto"/>
            <w:noWrap/>
            <w:hideMark/>
          </w:tcPr>
          <w:p w:rsidR="00110C18" w:rsidRPr="00D47EC1" w:rsidRDefault="00110C18" w:rsidP="00063728">
            <w:pPr>
              <w:jc w:val="right"/>
              <w:rPr>
                <w:ins w:id="13411" w:author="KIM, Jason" w:date="2019-04-02T13:39:00Z"/>
                <w:rFonts w:ascii="Calibri" w:eastAsia="Times New Roman" w:hAnsi="Calibri" w:cs="Calibri"/>
                <w:color w:val="000000"/>
                <w:lang w:eastAsia="en-AU"/>
              </w:rPr>
            </w:pPr>
            <w:ins w:id="134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13" w:author="KIM, Jason" w:date="2019-04-02T13:39:00Z"/>
        </w:trPr>
        <w:tc>
          <w:tcPr>
            <w:tcW w:w="716" w:type="pct"/>
            <w:vMerge/>
            <w:hideMark/>
          </w:tcPr>
          <w:p w:rsidR="00110C18" w:rsidRPr="00D47EC1" w:rsidRDefault="00110C18" w:rsidP="00063728">
            <w:pPr>
              <w:rPr>
                <w:ins w:id="1341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1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1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17" w:author="KIM, Jason" w:date="2019-04-02T13:39:00Z"/>
                <w:rFonts w:ascii="Calibri" w:eastAsia="Times New Roman" w:hAnsi="Calibri" w:cs="Calibri"/>
                <w:color w:val="000000"/>
                <w:lang w:eastAsia="en-AU"/>
              </w:rPr>
            </w:pPr>
            <w:ins w:id="13418" w:author="KIM, Jason" w:date="2019-04-02T13:39:00Z">
              <w:r w:rsidRPr="00D47EC1">
                <w:rPr>
                  <w:rFonts w:ascii="Calibri" w:eastAsia="Times New Roman" w:hAnsi="Calibri" w:cs="Calibri"/>
                  <w:color w:val="000000"/>
                  <w:lang w:eastAsia="en-AU"/>
                </w:rPr>
                <w:t>DLL2072</w:t>
              </w:r>
            </w:ins>
          </w:p>
        </w:tc>
        <w:tc>
          <w:tcPr>
            <w:tcW w:w="742" w:type="pct"/>
            <w:shd w:val="clear" w:color="auto" w:fill="auto"/>
            <w:noWrap/>
            <w:hideMark/>
          </w:tcPr>
          <w:p w:rsidR="00110C18" w:rsidRPr="00D47EC1" w:rsidRDefault="00110C18" w:rsidP="00063728">
            <w:pPr>
              <w:rPr>
                <w:ins w:id="13419" w:author="KIM, Jason" w:date="2019-04-02T13:39:00Z"/>
                <w:rFonts w:ascii="Calibri" w:eastAsia="Times New Roman" w:hAnsi="Calibri" w:cs="Calibri"/>
                <w:color w:val="000000"/>
                <w:lang w:eastAsia="en-AU"/>
              </w:rPr>
            </w:pPr>
            <w:ins w:id="1342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21" w:author="KIM, Jason" w:date="2019-04-02T13:39:00Z"/>
                <w:rFonts w:ascii="Calibri" w:eastAsia="Times New Roman" w:hAnsi="Calibri" w:cs="Calibri"/>
                <w:color w:val="000000"/>
                <w:lang w:eastAsia="en-AU"/>
              </w:rPr>
            </w:pPr>
            <w:ins w:id="13422" w:author="KIM, Jason" w:date="2019-04-02T13:39:00Z">
              <w:r w:rsidRPr="00D47EC1">
                <w:rPr>
                  <w:rFonts w:ascii="Calibri" w:eastAsia="Times New Roman" w:hAnsi="Calibri" w:cs="Calibri"/>
                  <w:color w:val="000000"/>
                  <w:lang w:eastAsia="en-AU"/>
                </w:rPr>
                <w:t>Chainage 1669</w:t>
              </w:r>
            </w:ins>
          </w:p>
        </w:tc>
        <w:tc>
          <w:tcPr>
            <w:tcW w:w="721" w:type="pct"/>
            <w:shd w:val="clear" w:color="auto" w:fill="auto"/>
            <w:noWrap/>
            <w:hideMark/>
          </w:tcPr>
          <w:p w:rsidR="00110C18" w:rsidRPr="00D47EC1" w:rsidRDefault="00110C18" w:rsidP="00063728">
            <w:pPr>
              <w:jc w:val="right"/>
              <w:rPr>
                <w:ins w:id="13423" w:author="KIM, Jason" w:date="2019-04-02T13:39:00Z"/>
                <w:rFonts w:ascii="Calibri" w:eastAsia="Times New Roman" w:hAnsi="Calibri" w:cs="Calibri"/>
                <w:color w:val="000000"/>
                <w:lang w:eastAsia="en-AU"/>
              </w:rPr>
            </w:pPr>
            <w:ins w:id="134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25" w:author="KIM, Jason" w:date="2019-04-02T13:39:00Z"/>
        </w:trPr>
        <w:tc>
          <w:tcPr>
            <w:tcW w:w="716" w:type="pct"/>
            <w:vMerge w:val="restart"/>
            <w:shd w:val="clear" w:color="auto" w:fill="auto"/>
            <w:noWrap/>
            <w:hideMark/>
          </w:tcPr>
          <w:p w:rsidR="00110C18" w:rsidRPr="00D47EC1" w:rsidRDefault="00110C18" w:rsidP="00063728">
            <w:pPr>
              <w:rPr>
                <w:ins w:id="13426" w:author="KIM, Jason" w:date="2019-04-02T13:39:00Z"/>
                <w:rFonts w:ascii="Calibri" w:eastAsia="Times New Roman" w:hAnsi="Calibri" w:cs="Calibri"/>
                <w:color w:val="000000"/>
                <w:lang w:eastAsia="en-AU"/>
              </w:rPr>
            </w:pPr>
            <w:ins w:id="13427" w:author="KIM, Jason" w:date="2019-04-02T13:39:00Z">
              <w:r w:rsidRPr="00D47EC1">
                <w:rPr>
                  <w:rFonts w:ascii="Calibri" w:eastAsia="Times New Roman" w:hAnsi="Calibri" w:cs="Calibri"/>
                  <w:color w:val="000000"/>
                  <w:lang w:eastAsia="en-AU"/>
                </w:rPr>
                <w:t>DLL08SK221</w:t>
              </w:r>
            </w:ins>
          </w:p>
        </w:tc>
        <w:tc>
          <w:tcPr>
            <w:tcW w:w="669" w:type="pct"/>
            <w:vMerge w:val="restart"/>
            <w:shd w:val="clear" w:color="auto" w:fill="auto"/>
            <w:noWrap/>
            <w:hideMark/>
          </w:tcPr>
          <w:p w:rsidR="00110C18" w:rsidRPr="00D47EC1" w:rsidRDefault="00110C18" w:rsidP="00063728">
            <w:pPr>
              <w:rPr>
                <w:ins w:id="13428" w:author="KIM, Jason" w:date="2019-04-02T13:39:00Z"/>
                <w:rFonts w:ascii="Calibri" w:eastAsia="Times New Roman" w:hAnsi="Calibri" w:cs="Calibri"/>
                <w:color w:val="000000"/>
                <w:lang w:eastAsia="en-AU"/>
              </w:rPr>
            </w:pPr>
            <w:ins w:id="13429" w:author="KIM, Jason" w:date="2019-04-02T13:39:00Z">
              <w:r w:rsidRPr="00D47EC1">
                <w:rPr>
                  <w:rFonts w:ascii="Calibri" w:eastAsia="Times New Roman" w:hAnsi="Calibri" w:cs="Calibri"/>
                  <w:color w:val="000000"/>
                  <w:lang w:eastAsia="en-AU"/>
                </w:rPr>
                <w:t>ELZ20042</w:t>
              </w:r>
            </w:ins>
          </w:p>
        </w:tc>
        <w:tc>
          <w:tcPr>
            <w:tcW w:w="668" w:type="pct"/>
            <w:vMerge w:val="restart"/>
            <w:shd w:val="clear" w:color="auto" w:fill="auto"/>
            <w:noWrap/>
            <w:hideMark/>
          </w:tcPr>
          <w:p w:rsidR="00110C18" w:rsidRPr="00D47EC1" w:rsidRDefault="00110C18" w:rsidP="00063728">
            <w:pPr>
              <w:rPr>
                <w:ins w:id="13430" w:author="KIM, Jason" w:date="2019-04-02T13:39:00Z"/>
                <w:rFonts w:ascii="Calibri" w:eastAsia="Times New Roman" w:hAnsi="Calibri" w:cs="Calibri"/>
                <w:color w:val="000000"/>
                <w:lang w:eastAsia="en-AU"/>
              </w:rPr>
            </w:pPr>
            <w:ins w:id="13431"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432" w:author="KIM, Jason" w:date="2019-04-02T13:39:00Z"/>
                <w:rFonts w:ascii="Calibri" w:eastAsia="Times New Roman" w:hAnsi="Calibri" w:cs="Calibri"/>
                <w:color w:val="000000"/>
                <w:lang w:eastAsia="en-AU"/>
              </w:rPr>
            </w:pPr>
            <w:ins w:id="13433" w:author="KIM, Jason" w:date="2019-04-02T13:39:00Z">
              <w:r w:rsidRPr="00D47EC1">
                <w:rPr>
                  <w:rFonts w:ascii="Calibri" w:eastAsia="Times New Roman" w:hAnsi="Calibri" w:cs="Calibri"/>
                  <w:color w:val="000000"/>
                  <w:lang w:eastAsia="en-AU"/>
                </w:rPr>
                <w:t>DLL2081</w:t>
              </w:r>
            </w:ins>
          </w:p>
        </w:tc>
        <w:tc>
          <w:tcPr>
            <w:tcW w:w="742" w:type="pct"/>
            <w:shd w:val="clear" w:color="auto" w:fill="auto"/>
            <w:noWrap/>
            <w:hideMark/>
          </w:tcPr>
          <w:p w:rsidR="00110C18" w:rsidRPr="00D47EC1" w:rsidRDefault="00110C18" w:rsidP="00063728">
            <w:pPr>
              <w:rPr>
                <w:ins w:id="13434" w:author="KIM, Jason" w:date="2019-04-02T13:39:00Z"/>
                <w:rFonts w:ascii="Calibri" w:eastAsia="Times New Roman" w:hAnsi="Calibri" w:cs="Calibri"/>
                <w:color w:val="000000"/>
                <w:lang w:eastAsia="en-AU"/>
              </w:rPr>
            </w:pPr>
            <w:ins w:id="1343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36" w:author="KIM, Jason" w:date="2019-04-02T13:39:00Z"/>
                <w:rFonts w:ascii="Calibri" w:eastAsia="Times New Roman" w:hAnsi="Calibri" w:cs="Calibri"/>
                <w:color w:val="000000"/>
                <w:lang w:eastAsia="en-AU"/>
              </w:rPr>
            </w:pPr>
            <w:ins w:id="13437" w:author="KIM, Jason" w:date="2019-04-02T13:39:00Z">
              <w:r w:rsidRPr="00D47EC1">
                <w:rPr>
                  <w:rFonts w:ascii="Calibri" w:eastAsia="Times New Roman" w:hAnsi="Calibri" w:cs="Calibri"/>
                  <w:color w:val="000000"/>
                  <w:lang w:eastAsia="en-AU"/>
                </w:rPr>
                <w:t>Chainage 1783</w:t>
              </w:r>
            </w:ins>
          </w:p>
        </w:tc>
        <w:tc>
          <w:tcPr>
            <w:tcW w:w="721" w:type="pct"/>
            <w:shd w:val="clear" w:color="auto" w:fill="auto"/>
            <w:noWrap/>
            <w:hideMark/>
          </w:tcPr>
          <w:p w:rsidR="00110C18" w:rsidRPr="00D47EC1" w:rsidRDefault="00110C18" w:rsidP="00063728">
            <w:pPr>
              <w:jc w:val="right"/>
              <w:rPr>
                <w:ins w:id="13438" w:author="KIM, Jason" w:date="2019-04-02T13:39:00Z"/>
                <w:rFonts w:ascii="Calibri" w:eastAsia="Times New Roman" w:hAnsi="Calibri" w:cs="Calibri"/>
                <w:color w:val="000000"/>
                <w:lang w:eastAsia="en-AU"/>
              </w:rPr>
            </w:pPr>
            <w:ins w:id="134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40" w:author="KIM, Jason" w:date="2019-04-02T13:39:00Z"/>
        </w:trPr>
        <w:tc>
          <w:tcPr>
            <w:tcW w:w="716" w:type="pct"/>
            <w:vMerge/>
            <w:hideMark/>
          </w:tcPr>
          <w:p w:rsidR="00110C18" w:rsidRPr="00D47EC1" w:rsidRDefault="00110C18" w:rsidP="00063728">
            <w:pPr>
              <w:rPr>
                <w:ins w:id="134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44" w:author="KIM, Jason" w:date="2019-04-02T13:39:00Z"/>
                <w:rFonts w:ascii="Calibri" w:eastAsia="Times New Roman" w:hAnsi="Calibri" w:cs="Calibri"/>
                <w:color w:val="000000"/>
                <w:lang w:eastAsia="en-AU"/>
              </w:rPr>
            </w:pPr>
            <w:ins w:id="13445" w:author="KIM, Jason" w:date="2019-04-02T13:39:00Z">
              <w:r w:rsidRPr="00D47EC1">
                <w:rPr>
                  <w:rFonts w:ascii="Calibri" w:eastAsia="Times New Roman" w:hAnsi="Calibri" w:cs="Calibri"/>
                  <w:color w:val="000000"/>
                  <w:lang w:eastAsia="en-AU"/>
                </w:rPr>
                <w:t>DLL2082</w:t>
              </w:r>
            </w:ins>
          </w:p>
        </w:tc>
        <w:tc>
          <w:tcPr>
            <w:tcW w:w="742" w:type="pct"/>
            <w:shd w:val="clear" w:color="auto" w:fill="auto"/>
            <w:noWrap/>
            <w:hideMark/>
          </w:tcPr>
          <w:p w:rsidR="00110C18" w:rsidRPr="00D47EC1" w:rsidRDefault="00110C18" w:rsidP="00063728">
            <w:pPr>
              <w:rPr>
                <w:ins w:id="13446" w:author="KIM, Jason" w:date="2019-04-02T13:39:00Z"/>
                <w:rFonts w:ascii="Calibri" w:eastAsia="Times New Roman" w:hAnsi="Calibri" w:cs="Calibri"/>
                <w:color w:val="000000"/>
                <w:lang w:eastAsia="en-AU"/>
              </w:rPr>
            </w:pPr>
            <w:ins w:id="1344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48" w:author="KIM, Jason" w:date="2019-04-02T13:39:00Z"/>
                <w:rFonts w:ascii="Calibri" w:eastAsia="Times New Roman" w:hAnsi="Calibri" w:cs="Calibri"/>
                <w:color w:val="000000"/>
                <w:lang w:eastAsia="en-AU"/>
              </w:rPr>
            </w:pPr>
            <w:ins w:id="13449" w:author="KIM, Jason" w:date="2019-04-02T13:39:00Z">
              <w:r w:rsidRPr="00D47EC1">
                <w:rPr>
                  <w:rFonts w:ascii="Calibri" w:eastAsia="Times New Roman" w:hAnsi="Calibri" w:cs="Calibri"/>
                  <w:color w:val="000000"/>
                  <w:lang w:eastAsia="en-AU"/>
                </w:rPr>
                <w:t>Chainage 1790</w:t>
              </w:r>
            </w:ins>
          </w:p>
        </w:tc>
        <w:tc>
          <w:tcPr>
            <w:tcW w:w="721" w:type="pct"/>
            <w:shd w:val="clear" w:color="auto" w:fill="auto"/>
            <w:noWrap/>
            <w:hideMark/>
          </w:tcPr>
          <w:p w:rsidR="00110C18" w:rsidRPr="00D47EC1" w:rsidRDefault="00110C18" w:rsidP="00063728">
            <w:pPr>
              <w:jc w:val="right"/>
              <w:rPr>
                <w:ins w:id="13450" w:author="KIM, Jason" w:date="2019-04-02T13:39:00Z"/>
                <w:rFonts w:ascii="Calibri" w:eastAsia="Times New Roman" w:hAnsi="Calibri" w:cs="Calibri"/>
                <w:color w:val="000000"/>
                <w:lang w:eastAsia="en-AU"/>
              </w:rPr>
            </w:pPr>
            <w:ins w:id="134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52" w:author="KIM, Jason" w:date="2019-04-02T13:39:00Z"/>
        </w:trPr>
        <w:tc>
          <w:tcPr>
            <w:tcW w:w="716" w:type="pct"/>
            <w:vMerge/>
            <w:hideMark/>
          </w:tcPr>
          <w:p w:rsidR="00110C18" w:rsidRPr="00D47EC1" w:rsidRDefault="00110C18" w:rsidP="00063728">
            <w:pPr>
              <w:rPr>
                <w:ins w:id="1345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5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5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56" w:author="KIM, Jason" w:date="2019-04-02T13:39:00Z"/>
                <w:rFonts w:ascii="Calibri" w:eastAsia="Times New Roman" w:hAnsi="Calibri" w:cs="Calibri"/>
                <w:color w:val="000000"/>
                <w:lang w:eastAsia="en-AU"/>
              </w:rPr>
            </w:pPr>
            <w:ins w:id="13457" w:author="KIM, Jason" w:date="2019-04-02T13:39:00Z">
              <w:r w:rsidRPr="00D47EC1">
                <w:rPr>
                  <w:rFonts w:ascii="Calibri" w:eastAsia="Times New Roman" w:hAnsi="Calibri" w:cs="Calibri"/>
                  <w:color w:val="000000"/>
                  <w:lang w:eastAsia="en-AU"/>
                </w:rPr>
                <w:t>DLL2091</w:t>
              </w:r>
            </w:ins>
          </w:p>
        </w:tc>
        <w:tc>
          <w:tcPr>
            <w:tcW w:w="742" w:type="pct"/>
            <w:shd w:val="clear" w:color="auto" w:fill="auto"/>
            <w:noWrap/>
            <w:hideMark/>
          </w:tcPr>
          <w:p w:rsidR="00110C18" w:rsidRPr="00D47EC1" w:rsidRDefault="00110C18" w:rsidP="00063728">
            <w:pPr>
              <w:rPr>
                <w:ins w:id="13458" w:author="KIM, Jason" w:date="2019-04-02T13:39:00Z"/>
                <w:rFonts w:ascii="Calibri" w:eastAsia="Times New Roman" w:hAnsi="Calibri" w:cs="Calibri"/>
                <w:color w:val="000000"/>
                <w:lang w:eastAsia="en-AU"/>
              </w:rPr>
            </w:pPr>
            <w:ins w:id="1345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60" w:author="KIM, Jason" w:date="2019-04-02T13:39:00Z"/>
                <w:rFonts w:ascii="Calibri" w:eastAsia="Times New Roman" w:hAnsi="Calibri" w:cs="Calibri"/>
                <w:color w:val="000000"/>
                <w:lang w:eastAsia="en-AU"/>
              </w:rPr>
            </w:pPr>
            <w:ins w:id="13461" w:author="KIM, Jason" w:date="2019-04-02T13:39:00Z">
              <w:r w:rsidRPr="00D47EC1">
                <w:rPr>
                  <w:rFonts w:ascii="Calibri" w:eastAsia="Times New Roman" w:hAnsi="Calibri" w:cs="Calibri"/>
                  <w:color w:val="000000"/>
                  <w:lang w:eastAsia="en-AU"/>
                </w:rPr>
                <w:t>Chainage 1902</w:t>
              </w:r>
            </w:ins>
          </w:p>
        </w:tc>
        <w:tc>
          <w:tcPr>
            <w:tcW w:w="721" w:type="pct"/>
            <w:shd w:val="clear" w:color="auto" w:fill="auto"/>
            <w:noWrap/>
            <w:hideMark/>
          </w:tcPr>
          <w:p w:rsidR="00110C18" w:rsidRPr="00D47EC1" w:rsidRDefault="00110C18" w:rsidP="00063728">
            <w:pPr>
              <w:jc w:val="right"/>
              <w:rPr>
                <w:ins w:id="13462" w:author="KIM, Jason" w:date="2019-04-02T13:39:00Z"/>
                <w:rFonts w:ascii="Calibri" w:eastAsia="Times New Roman" w:hAnsi="Calibri" w:cs="Calibri"/>
                <w:color w:val="000000"/>
                <w:lang w:eastAsia="en-AU"/>
              </w:rPr>
            </w:pPr>
            <w:ins w:id="134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64" w:author="KIM, Jason" w:date="2019-04-02T13:39:00Z"/>
        </w:trPr>
        <w:tc>
          <w:tcPr>
            <w:tcW w:w="716" w:type="pct"/>
            <w:vMerge/>
            <w:hideMark/>
          </w:tcPr>
          <w:p w:rsidR="00110C18" w:rsidRPr="00D47EC1" w:rsidRDefault="00110C18" w:rsidP="00063728">
            <w:pPr>
              <w:rPr>
                <w:ins w:id="134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68" w:author="KIM, Jason" w:date="2019-04-02T13:39:00Z"/>
                <w:rFonts w:ascii="Calibri" w:eastAsia="Times New Roman" w:hAnsi="Calibri" w:cs="Calibri"/>
                <w:color w:val="000000"/>
                <w:lang w:eastAsia="en-AU"/>
              </w:rPr>
            </w:pPr>
            <w:ins w:id="13469" w:author="KIM, Jason" w:date="2019-04-02T13:39:00Z">
              <w:r w:rsidRPr="00D47EC1">
                <w:rPr>
                  <w:rFonts w:ascii="Calibri" w:eastAsia="Times New Roman" w:hAnsi="Calibri" w:cs="Calibri"/>
                  <w:color w:val="000000"/>
                  <w:lang w:eastAsia="en-AU"/>
                </w:rPr>
                <w:t>DLL2092</w:t>
              </w:r>
            </w:ins>
          </w:p>
        </w:tc>
        <w:tc>
          <w:tcPr>
            <w:tcW w:w="742" w:type="pct"/>
            <w:shd w:val="clear" w:color="auto" w:fill="auto"/>
            <w:noWrap/>
            <w:hideMark/>
          </w:tcPr>
          <w:p w:rsidR="00110C18" w:rsidRPr="00D47EC1" w:rsidRDefault="00110C18" w:rsidP="00063728">
            <w:pPr>
              <w:rPr>
                <w:ins w:id="13470" w:author="KIM, Jason" w:date="2019-04-02T13:39:00Z"/>
                <w:rFonts w:ascii="Calibri" w:eastAsia="Times New Roman" w:hAnsi="Calibri" w:cs="Calibri"/>
                <w:color w:val="000000"/>
                <w:lang w:eastAsia="en-AU"/>
              </w:rPr>
            </w:pPr>
            <w:ins w:id="1347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72" w:author="KIM, Jason" w:date="2019-04-02T13:39:00Z"/>
                <w:rFonts w:ascii="Calibri" w:eastAsia="Times New Roman" w:hAnsi="Calibri" w:cs="Calibri"/>
                <w:color w:val="000000"/>
                <w:lang w:eastAsia="en-AU"/>
              </w:rPr>
            </w:pPr>
            <w:ins w:id="13473" w:author="KIM, Jason" w:date="2019-04-02T13:39:00Z">
              <w:r w:rsidRPr="00D47EC1">
                <w:rPr>
                  <w:rFonts w:ascii="Calibri" w:eastAsia="Times New Roman" w:hAnsi="Calibri" w:cs="Calibri"/>
                  <w:color w:val="000000"/>
                  <w:lang w:eastAsia="en-AU"/>
                </w:rPr>
                <w:t>Chainage 1909</w:t>
              </w:r>
            </w:ins>
          </w:p>
        </w:tc>
        <w:tc>
          <w:tcPr>
            <w:tcW w:w="721" w:type="pct"/>
            <w:shd w:val="clear" w:color="auto" w:fill="auto"/>
            <w:noWrap/>
            <w:hideMark/>
          </w:tcPr>
          <w:p w:rsidR="00110C18" w:rsidRPr="00D47EC1" w:rsidRDefault="00110C18" w:rsidP="00063728">
            <w:pPr>
              <w:jc w:val="right"/>
              <w:rPr>
                <w:ins w:id="13474" w:author="KIM, Jason" w:date="2019-04-02T13:39:00Z"/>
                <w:rFonts w:ascii="Calibri" w:eastAsia="Times New Roman" w:hAnsi="Calibri" w:cs="Calibri"/>
                <w:color w:val="000000"/>
                <w:lang w:eastAsia="en-AU"/>
              </w:rPr>
            </w:pPr>
            <w:ins w:id="134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76" w:author="KIM, Jason" w:date="2019-04-02T13:39:00Z"/>
        </w:trPr>
        <w:tc>
          <w:tcPr>
            <w:tcW w:w="716" w:type="pct"/>
            <w:vMerge w:val="restart"/>
            <w:shd w:val="clear" w:color="auto" w:fill="auto"/>
            <w:noWrap/>
            <w:hideMark/>
          </w:tcPr>
          <w:p w:rsidR="00110C18" w:rsidRPr="00D47EC1" w:rsidRDefault="00110C18" w:rsidP="00063728">
            <w:pPr>
              <w:rPr>
                <w:ins w:id="13477" w:author="KIM, Jason" w:date="2019-04-02T13:39:00Z"/>
                <w:rFonts w:ascii="Calibri" w:eastAsia="Times New Roman" w:hAnsi="Calibri" w:cs="Calibri"/>
                <w:color w:val="000000"/>
                <w:lang w:eastAsia="en-AU"/>
              </w:rPr>
            </w:pPr>
            <w:ins w:id="13478" w:author="KIM, Jason" w:date="2019-04-02T13:39:00Z">
              <w:r w:rsidRPr="00D47EC1">
                <w:rPr>
                  <w:rFonts w:ascii="Calibri" w:eastAsia="Times New Roman" w:hAnsi="Calibri" w:cs="Calibri"/>
                  <w:color w:val="000000"/>
                  <w:lang w:eastAsia="en-AU"/>
                </w:rPr>
                <w:t>DLL10K221</w:t>
              </w:r>
            </w:ins>
          </w:p>
        </w:tc>
        <w:tc>
          <w:tcPr>
            <w:tcW w:w="669" w:type="pct"/>
            <w:vMerge w:val="restart"/>
            <w:shd w:val="clear" w:color="auto" w:fill="auto"/>
            <w:noWrap/>
            <w:hideMark/>
          </w:tcPr>
          <w:p w:rsidR="00110C18" w:rsidRPr="00D47EC1" w:rsidRDefault="00110C18" w:rsidP="00063728">
            <w:pPr>
              <w:rPr>
                <w:ins w:id="13479" w:author="KIM, Jason" w:date="2019-04-02T13:39:00Z"/>
                <w:rFonts w:ascii="Calibri" w:eastAsia="Times New Roman" w:hAnsi="Calibri" w:cs="Calibri"/>
                <w:color w:val="000000"/>
                <w:lang w:eastAsia="en-AU"/>
              </w:rPr>
            </w:pPr>
            <w:ins w:id="13480" w:author="KIM, Jason" w:date="2019-04-02T13:39:00Z">
              <w:r w:rsidRPr="00D47EC1">
                <w:rPr>
                  <w:rFonts w:ascii="Calibri" w:eastAsia="Times New Roman" w:hAnsi="Calibri" w:cs="Calibri"/>
                  <w:color w:val="000000"/>
                  <w:lang w:eastAsia="en-AU"/>
                </w:rPr>
                <w:t>ELZ20050</w:t>
              </w:r>
            </w:ins>
          </w:p>
        </w:tc>
        <w:tc>
          <w:tcPr>
            <w:tcW w:w="668" w:type="pct"/>
            <w:vMerge w:val="restart"/>
            <w:shd w:val="clear" w:color="auto" w:fill="auto"/>
            <w:noWrap/>
            <w:hideMark/>
          </w:tcPr>
          <w:p w:rsidR="00110C18" w:rsidRPr="00D47EC1" w:rsidRDefault="00110C18" w:rsidP="00063728">
            <w:pPr>
              <w:rPr>
                <w:ins w:id="13481" w:author="KIM, Jason" w:date="2019-04-02T13:39:00Z"/>
                <w:rFonts w:ascii="Calibri" w:eastAsia="Times New Roman" w:hAnsi="Calibri" w:cs="Calibri"/>
                <w:color w:val="000000"/>
                <w:lang w:eastAsia="en-AU"/>
              </w:rPr>
            </w:pPr>
            <w:ins w:id="13482"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483" w:author="KIM, Jason" w:date="2019-04-02T13:39:00Z"/>
                <w:rFonts w:ascii="Calibri" w:eastAsia="Times New Roman" w:hAnsi="Calibri" w:cs="Calibri"/>
                <w:color w:val="000000"/>
                <w:lang w:eastAsia="en-AU"/>
              </w:rPr>
            </w:pPr>
            <w:ins w:id="13484" w:author="KIM, Jason" w:date="2019-04-02T13:39:00Z">
              <w:r w:rsidRPr="00D47EC1">
                <w:rPr>
                  <w:rFonts w:ascii="Calibri" w:eastAsia="Times New Roman" w:hAnsi="Calibri" w:cs="Calibri"/>
                  <w:color w:val="000000"/>
                  <w:lang w:eastAsia="en-AU"/>
                </w:rPr>
                <w:t>DLL2101</w:t>
              </w:r>
            </w:ins>
          </w:p>
        </w:tc>
        <w:tc>
          <w:tcPr>
            <w:tcW w:w="742" w:type="pct"/>
            <w:shd w:val="clear" w:color="auto" w:fill="auto"/>
            <w:noWrap/>
            <w:hideMark/>
          </w:tcPr>
          <w:p w:rsidR="00110C18" w:rsidRPr="00D47EC1" w:rsidRDefault="00110C18" w:rsidP="00063728">
            <w:pPr>
              <w:rPr>
                <w:ins w:id="13485" w:author="KIM, Jason" w:date="2019-04-02T13:39:00Z"/>
                <w:rFonts w:ascii="Calibri" w:eastAsia="Times New Roman" w:hAnsi="Calibri" w:cs="Calibri"/>
                <w:color w:val="000000"/>
                <w:lang w:eastAsia="en-AU"/>
              </w:rPr>
            </w:pPr>
            <w:ins w:id="1348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87" w:author="KIM, Jason" w:date="2019-04-02T13:39:00Z"/>
                <w:rFonts w:ascii="Calibri" w:eastAsia="Times New Roman" w:hAnsi="Calibri" w:cs="Calibri"/>
                <w:color w:val="000000"/>
                <w:lang w:eastAsia="en-AU"/>
              </w:rPr>
            </w:pPr>
            <w:ins w:id="13488" w:author="KIM, Jason" w:date="2019-04-02T13:39:00Z">
              <w:r w:rsidRPr="00D47EC1">
                <w:rPr>
                  <w:rFonts w:ascii="Calibri" w:eastAsia="Times New Roman" w:hAnsi="Calibri" w:cs="Calibri"/>
                  <w:color w:val="000000"/>
                  <w:lang w:eastAsia="en-AU"/>
                </w:rPr>
                <w:t>Chainage 2024</w:t>
              </w:r>
            </w:ins>
          </w:p>
        </w:tc>
        <w:tc>
          <w:tcPr>
            <w:tcW w:w="721" w:type="pct"/>
            <w:shd w:val="clear" w:color="auto" w:fill="auto"/>
            <w:noWrap/>
            <w:hideMark/>
          </w:tcPr>
          <w:p w:rsidR="00110C18" w:rsidRPr="00D47EC1" w:rsidRDefault="00110C18" w:rsidP="00063728">
            <w:pPr>
              <w:jc w:val="right"/>
              <w:rPr>
                <w:ins w:id="13489" w:author="KIM, Jason" w:date="2019-04-02T13:39:00Z"/>
                <w:rFonts w:ascii="Calibri" w:eastAsia="Times New Roman" w:hAnsi="Calibri" w:cs="Calibri"/>
                <w:color w:val="000000"/>
                <w:lang w:eastAsia="en-AU"/>
              </w:rPr>
            </w:pPr>
            <w:ins w:id="134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91" w:author="KIM, Jason" w:date="2019-04-02T13:39:00Z"/>
        </w:trPr>
        <w:tc>
          <w:tcPr>
            <w:tcW w:w="716" w:type="pct"/>
            <w:vMerge/>
            <w:hideMark/>
          </w:tcPr>
          <w:p w:rsidR="00110C18" w:rsidRPr="00D47EC1" w:rsidRDefault="00110C18" w:rsidP="00063728">
            <w:pPr>
              <w:rPr>
                <w:ins w:id="134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95" w:author="KIM, Jason" w:date="2019-04-02T13:39:00Z"/>
                <w:rFonts w:ascii="Calibri" w:eastAsia="Times New Roman" w:hAnsi="Calibri" w:cs="Calibri"/>
                <w:color w:val="000000"/>
                <w:lang w:eastAsia="en-AU"/>
              </w:rPr>
            </w:pPr>
            <w:ins w:id="13496" w:author="KIM, Jason" w:date="2019-04-02T13:39:00Z">
              <w:r w:rsidRPr="00D47EC1">
                <w:rPr>
                  <w:rFonts w:ascii="Calibri" w:eastAsia="Times New Roman" w:hAnsi="Calibri" w:cs="Calibri"/>
                  <w:color w:val="000000"/>
                  <w:lang w:eastAsia="en-AU"/>
                </w:rPr>
                <w:t>DLL2102</w:t>
              </w:r>
            </w:ins>
          </w:p>
        </w:tc>
        <w:tc>
          <w:tcPr>
            <w:tcW w:w="742" w:type="pct"/>
            <w:shd w:val="clear" w:color="auto" w:fill="auto"/>
            <w:noWrap/>
            <w:hideMark/>
          </w:tcPr>
          <w:p w:rsidR="00110C18" w:rsidRPr="00D47EC1" w:rsidRDefault="00110C18" w:rsidP="00063728">
            <w:pPr>
              <w:rPr>
                <w:ins w:id="13497" w:author="KIM, Jason" w:date="2019-04-02T13:39:00Z"/>
                <w:rFonts w:ascii="Calibri" w:eastAsia="Times New Roman" w:hAnsi="Calibri" w:cs="Calibri"/>
                <w:color w:val="000000"/>
                <w:lang w:eastAsia="en-AU"/>
              </w:rPr>
            </w:pPr>
            <w:ins w:id="1349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99" w:author="KIM, Jason" w:date="2019-04-02T13:39:00Z"/>
                <w:rFonts w:ascii="Calibri" w:eastAsia="Times New Roman" w:hAnsi="Calibri" w:cs="Calibri"/>
                <w:color w:val="000000"/>
                <w:lang w:eastAsia="en-AU"/>
              </w:rPr>
            </w:pPr>
            <w:ins w:id="13500" w:author="KIM, Jason" w:date="2019-04-02T13:39:00Z">
              <w:r w:rsidRPr="00D47EC1">
                <w:rPr>
                  <w:rFonts w:ascii="Calibri" w:eastAsia="Times New Roman" w:hAnsi="Calibri" w:cs="Calibri"/>
                  <w:color w:val="000000"/>
                  <w:lang w:eastAsia="en-AU"/>
                </w:rPr>
                <w:t>Chainage 2029</w:t>
              </w:r>
            </w:ins>
          </w:p>
        </w:tc>
        <w:tc>
          <w:tcPr>
            <w:tcW w:w="721" w:type="pct"/>
            <w:shd w:val="clear" w:color="auto" w:fill="auto"/>
            <w:noWrap/>
            <w:hideMark/>
          </w:tcPr>
          <w:p w:rsidR="00110C18" w:rsidRPr="00D47EC1" w:rsidRDefault="00110C18" w:rsidP="00063728">
            <w:pPr>
              <w:jc w:val="right"/>
              <w:rPr>
                <w:ins w:id="13501" w:author="KIM, Jason" w:date="2019-04-02T13:39:00Z"/>
                <w:rFonts w:ascii="Calibri" w:eastAsia="Times New Roman" w:hAnsi="Calibri" w:cs="Calibri"/>
                <w:color w:val="000000"/>
                <w:lang w:eastAsia="en-AU"/>
              </w:rPr>
            </w:pPr>
            <w:ins w:id="135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03" w:author="KIM, Jason" w:date="2019-04-02T13:39:00Z"/>
        </w:trPr>
        <w:tc>
          <w:tcPr>
            <w:tcW w:w="716" w:type="pct"/>
            <w:vMerge/>
            <w:hideMark/>
          </w:tcPr>
          <w:p w:rsidR="00110C18" w:rsidRPr="00D47EC1" w:rsidRDefault="00110C18" w:rsidP="00063728">
            <w:pPr>
              <w:rPr>
                <w:ins w:id="135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07" w:author="KIM, Jason" w:date="2019-04-02T13:39:00Z"/>
                <w:rFonts w:ascii="Calibri" w:eastAsia="Times New Roman" w:hAnsi="Calibri" w:cs="Calibri"/>
                <w:color w:val="000000"/>
                <w:lang w:eastAsia="en-AU"/>
              </w:rPr>
            </w:pPr>
            <w:ins w:id="13508" w:author="KIM, Jason" w:date="2019-04-02T13:39:00Z">
              <w:r w:rsidRPr="00D47EC1">
                <w:rPr>
                  <w:rFonts w:ascii="Calibri" w:eastAsia="Times New Roman" w:hAnsi="Calibri" w:cs="Calibri"/>
                  <w:color w:val="000000"/>
                  <w:lang w:eastAsia="en-AU"/>
                </w:rPr>
                <w:t>DLL2111</w:t>
              </w:r>
            </w:ins>
          </w:p>
        </w:tc>
        <w:tc>
          <w:tcPr>
            <w:tcW w:w="742" w:type="pct"/>
            <w:shd w:val="clear" w:color="auto" w:fill="auto"/>
            <w:noWrap/>
            <w:hideMark/>
          </w:tcPr>
          <w:p w:rsidR="00110C18" w:rsidRPr="00D47EC1" w:rsidRDefault="00110C18" w:rsidP="00063728">
            <w:pPr>
              <w:rPr>
                <w:ins w:id="13509" w:author="KIM, Jason" w:date="2019-04-02T13:39:00Z"/>
                <w:rFonts w:ascii="Calibri" w:eastAsia="Times New Roman" w:hAnsi="Calibri" w:cs="Calibri"/>
                <w:color w:val="000000"/>
                <w:lang w:eastAsia="en-AU"/>
              </w:rPr>
            </w:pPr>
            <w:ins w:id="1351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11" w:author="KIM, Jason" w:date="2019-04-02T13:39:00Z"/>
                <w:rFonts w:ascii="Calibri" w:eastAsia="Times New Roman" w:hAnsi="Calibri" w:cs="Calibri"/>
                <w:color w:val="000000"/>
                <w:lang w:eastAsia="en-AU"/>
              </w:rPr>
            </w:pPr>
            <w:ins w:id="13512" w:author="KIM, Jason" w:date="2019-04-02T13:39:00Z">
              <w:r w:rsidRPr="00D47EC1">
                <w:rPr>
                  <w:rFonts w:ascii="Calibri" w:eastAsia="Times New Roman" w:hAnsi="Calibri" w:cs="Calibri"/>
                  <w:color w:val="000000"/>
                  <w:lang w:eastAsia="en-AU"/>
                </w:rPr>
                <w:t>Chainage 2133</w:t>
              </w:r>
            </w:ins>
          </w:p>
        </w:tc>
        <w:tc>
          <w:tcPr>
            <w:tcW w:w="721" w:type="pct"/>
            <w:shd w:val="clear" w:color="auto" w:fill="auto"/>
            <w:noWrap/>
            <w:hideMark/>
          </w:tcPr>
          <w:p w:rsidR="00110C18" w:rsidRPr="00D47EC1" w:rsidRDefault="00110C18" w:rsidP="00063728">
            <w:pPr>
              <w:jc w:val="right"/>
              <w:rPr>
                <w:ins w:id="13513" w:author="KIM, Jason" w:date="2019-04-02T13:39:00Z"/>
                <w:rFonts w:ascii="Calibri" w:eastAsia="Times New Roman" w:hAnsi="Calibri" w:cs="Calibri"/>
                <w:color w:val="000000"/>
                <w:lang w:eastAsia="en-AU"/>
              </w:rPr>
            </w:pPr>
            <w:ins w:id="135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15" w:author="KIM, Jason" w:date="2019-04-02T13:39:00Z"/>
        </w:trPr>
        <w:tc>
          <w:tcPr>
            <w:tcW w:w="716" w:type="pct"/>
            <w:vMerge/>
            <w:hideMark/>
          </w:tcPr>
          <w:p w:rsidR="00110C18" w:rsidRPr="00D47EC1" w:rsidRDefault="00110C18" w:rsidP="00063728">
            <w:pPr>
              <w:rPr>
                <w:ins w:id="135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19" w:author="KIM, Jason" w:date="2019-04-02T13:39:00Z"/>
                <w:rFonts w:ascii="Calibri" w:eastAsia="Times New Roman" w:hAnsi="Calibri" w:cs="Calibri"/>
                <w:color w:val="000000"/>
                <w:lang w:eastAsia="en-AU"/>
              </w:rPr>
            </w:pPr>
            <w:ins w:id="13520" w:author="KIM, Jason" w:date="2019-04-02T13:39:00Z">
              <w:r w:rsidRPr="00D47EC1">
                <w:rPr>
                  <w:rFonts w:ascii="Calibri" w:eastAsia="Times New Roman" w:hAnsi="Calibri" w:cs="Calibri"/>
                  <w:color w:val="000000"/>
                  <w:lang w:eastAsia="en-AU"/>
                </w:rPr>
                <w:t>DLL2112</w:t>
              </w:r>
            </w:ins>
          </w:p>
        </w:tc>
        <w:tc>
          <w:tcPr>
            <w:tcW w:w="742" w:type="pct"/>
            <w:shd w:val="clear" w:color="auto" w:fill="auto"/>
            <w:noWrap/>
            <w:hideMark/>
          </w:tcPr>
          <w:p w:rsidR="00110C18" w:rsidRPr="00D47EC1" w:rsidRDefault="00110C18" w:rsidP="00063728">
            <w:pPr>
              <w:rPr>
                <w:ins w:id="13521" w:author="KIM, Jason" w:date="2019-04-02T13:39:00Z"/>
                <w:rFonts w:ascii="Calibri" w:eastAsia="Times New Roman" w:hAnsi="Calibri" w:cs="Calibri"/>
                <w:color w:val="000000"/>
                <w:lang w:eastAsia="en-AU"/>
              </w:rPr>
            </w:pPr>
            <w:ins w:id="1352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23" w:author="KIM, Jason" w:date="2019-04-02T13:39:00Z"/>
                <w:rFonts w:ascii="Calibri" w:eastAsia="Times New Roman" w:hAnsi="Calibri" w:cs="Calibri"/>
                <w:color w:val="000000"/>
                <w:lang w:eastAsia="en-AU"/>
              </w:rPr>
            </w:pPr>
            <w:ins w:id="13524" w:author="KIM, Jason" w:date="2019-04-02T13:39:00Z">
              <w:r w:rsidRPr="00D47EC1">
                <w:rPr>
                  <w:rFonts w:ascii="Calibri" w:eastAsia="Times New Roman" w:hAnsi="Calibri" w:cs="Calibri"/>
                  <w:color w:val="000000"/>
                  <w:lang w:eastAsia="en-AU"/>
                </w:rPr>
                <w:t>Chainage 2137</w:t>
              </w:r>
            </w:ins>
          </w:p>
        </w:tc>
        <w:tc>
          <w:tcPr>
            <w:tcW w:w="721" w:type="pct"/>
            <w:shd w:val="clear" w:color="auto" w:fill="auto"/>
            <w:noWrap/>
            <w:hideMark/>
          </w:tcPr>
          <w:p w:rsidR="00110C18" w:rsidRPr="00D47EC1" w:rsidRDefault="00110C18" w:rsidP="00063728">
            <w:pPr>
              <w:jc w:val="right"/>
              <w:rPr>
                <w:ins w:id="13525" w:author="KIM, Jason" w:date="2019-04-02T13:39:00Z"/>
                <w:rFonts w:ascii="Calibri" w:eastAsia="Times New Roman" w:hAnsi="Calibri" w:cs="Calibri"/>
                <w:color w:val="000000"/>
                <w:lang w:eastAsia="en-AU"/>
              </w:rPr>
            </w:pPr>
            <w:ins w:id="135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27" w:author="KIM, Jason" w:date="2019-04-02T13:39:00Z"/>
        </w:trPr>
        <w:tc>
          <w:tcPr>
            <w:tcW w:w="716" w:type="pct"/>
            <w:vMerge w:val="restart"/>
            <w:shd w:val="clear" w:color="auto" w:fill="auto"/>
            <w:noWrap/>
            <w:hideMark/>
          </w:tcPr>
          <w:p w:rsidR="00110C18" w:rsidRPr="00D47EC1" w:rsidRDefault="00110C18" w:rsidP="00063728">
            <w:pPr>
              <w:rPr>
                <w:ins w:id="13528" w:author="KIM, Jason" w:date="2019-04-02T13:39:00Z"/>
                <w:rFonts w:ascii="Calibri" w:eastAsia="Times New Roman" w:hAnsi="Calibri" w:cs="Calibri"/>
                <w:color w:val="000000"/>
                <w:lang w:eastAsia="en-AU"/>
              </w:rPr>
            </w:pPr>
            <w:ins w:id="13529" w:author="KIM, Jason" w:date="2019-04-02T13:39:00Z">
              <w:r w:rsidRPr="00D47EC1">
                <w:rPr>
                  <w:rFonts w:ascii="Calibri" w:eastAsia="Times New Roman" w:hAnsi="Calibri" w:cs="Calibri"/>
                  <w:color w:val="000000"/>
                  <w:lang w:eastAsia="en-AU"/>
                </w:rPr>
                <w:t>DLL88SK191</w:t>
              </w:r>
            </w:ins>
          </w:p>
        </w:tc>
        <w:tc>
          <w:tcPr>
            <w:tcW w:w="669" w:type="pct"/>
            <w:vMerge w:val="restart"/>
            <w:shd w:val="clear" w:color="auto" w:fill="auto"/>
            <w:noWrap/>
            <w:hideMark/>
          </w:tcPr>
          <w:p w:rsidR="00110C18" w:rsidRPr="00D47EC1" w:rsidRDefault="00110C18" w:rsidP="00063728">
            <w:pPr>
              <w:rPr>
                <w:ins w:id="13530" w:author="KIM, Jason" w:date="2019-04-02T13:39:00Z"/>
                <w:rFonts w:ascii="Calibri" w:eastAsia="Times New Roman" w:hAnsi="Calibri" w:cs="Calibri"/>
                <w:color w:val="000000"/>
                <w:lang w:eastAsia="en-AU"/>
              </w:rPr>
            </w:pPr>
            <w:ins w:id="13531" w:author="KIM, Jason" w:date="2019-04-02T13:39:00Z">
              <w:r w:rsidRPr="00D47EC1">
                <w:rPr>
                  <w:rFonts w:ascii="Calibri" w:eastAsia="Times New Roman" w:hAnsi="Calibri" w:cs="Calibri"/>
                  <w:color w:val="000000"/>
                  <w:lang w:eastAsia="en-AU"/>
                </w:rPr>
                <w:t>ELZ20058</w:t>
              </w:r>
            </w:ins>
          </w:p>
        </w:tc>
        <w:tc>
          <w:tcPr>
            <w:tcW w:w="668" w:type="pct"/>
            <w:vMerge w:val="restart"/>
            <w:shd w:val="clear" w:color="auto" w:fill="auto"/>
            <w:noWrap/>
            <w:hideMark/>
          </w:tcPr>
          <w:p w:rsidR="00110C18" w:rsidRPr="00D47EC1" w:rsidRDefault="00110C18" w:rsidP="00063728">
            <w:pPr>
              <w:rPr>
                <w:ins w:id="13532" w:author="KIM, Jason" w:date="2019-04-02T13:39:00Z"/>
                <w:rFonts w:ascii="Calibri" w:eastAsia="Times New Roman" w:hAnsi="Calibri" w:cs="Calibri"/>
                <w:color w:val="000000"/>
                <w:lang w:eastAsia="en-AU"/>
              </w:rPr>
            </w:pPr>
            <w:ins w:id="13533"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3534" w:author="KIM, Jason" w:date="2019-04-02T13:39:00Z"/>
                <w:rFonts w:ascii="Calibri" w:eastAsia="Times New Roman" w:hAnsi="Calibri" w:cs="Calibri"/>
                <w:color w:val="000000"/>
                <w:lang w:eastAsia="en-AU"/>
              </w:rPr>
            </w:pPr>
            <w:ins w:id="13535" w:author="KIM, Jason" w:date="2019-04-02T13:39:00Z">
              <w:r w:rsidRPr="00D47EC1">
                <w:rPr>
                  <w:rFonts w:ascii="Calibri" w:eastAsia="Times New Roman" w:hAnsi="Calibri" w:cs="Calibri"/>
                  <w:color w:val="000000"/>
                  <w:lang w:eastAsia="en-AU"/>
                </w:rPr>
                <w:t>DLL2881</w:t>
              </w:r>
            </w:ins>
          </w:p>
        </w:tc>
        <w:tc>
          <w:tcPr>
            <w:tcW w:w="742" w:type="pct"/>
            <w:shd w:val="clear" w:color="auto" w:fill="auto"/>
            <w:noWrap/>
            <w:hideMark/>
          </w:tcPr>
          <w:p w:rsidR="00110C18" w:rsidRPr="00D47EC1" w:rsidRDefault="00110C18" w:rsidP="00063728">
            <w:pPr>
              <w:rPr>
                <w:ins w:id="13536" w:author="KIM, Jason" w:date="2019-04-02T13:39:00Z"/>
                <w:rFonts w:ascii="Calibri" w:eastAsia="Times New Roman" w:hAnsi="Calibri" w:cs="Calibri"/>
                <w:color w:val="000000"/>
                <w:lang w:eastAsia="en-AU"/>
              </w:rPr>
            </w:pPr>
            <w:ins w:id="1353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38" w:author="KIM, Jason" w:date="2019-04-02T13:39:00Z"/>
                <w:rFonts w:ascii="Calibri" w:eastAsia="Times New Roman" w:hAnsi="Calibri" w:cs="Calibri"/>
                <w:color w:val="000000"/>
                <w:lang w:eastAsia="en-AU"/>
              </w:rPr>
            </w:pPr>
            <w:ins w:id="13539" w:author="KIM, Jason" w:date="2019-04-02T13:39:00Z">
              <w:r w:rsidRPr="00D47EC1">
                <w:rPr>
                  <w:rFonts w:ascii="Calibri" w:eastAsia="Times New Roman" w:hAnsi="Calibri" w:cs="Calibri"/>
                  <w:color w:val="000000"/>
                  <w:lang w:eastAsia="en-AU"/>
                </w:rPr>
                <w:t>Chainage 2251</w:t>
              </w:r>
            </w:ins>
          </w:p>
        </w:tc>
        <w:tc>
          <w:tcPr>
            <w:tcW w:w="721" w:type="pct"/>
            <w:shd w:val="clear" w:color="auto" w:fill="auto"/>
            <w:noWrap/>
            <w:hideMark/>
          </w:tcPr>
          <w:p w:rsidR="00110C18" w:rsidRPr="00D47EC1" w:rsidRDefault="00110C18" w:rsidP="00063728">
            <w:pPr>
              <w:jc w:val="right"/>
              <w:rPr>
                <w:ins w:id="13540" w:author="KIM, Jason" w:date="2019-04-02T13:39:00Z"/>
                <w:rFonts w:ascii="Calibri" w:eastAsia="Times New Roman" w:hAnsi="Calibri" w:cs="Calibri"/>
                <w:color w:val="000000"/>
                <w:lang w:eastAsia="en-AU"/>
              </w:rPr>
            </w:pPr>
            <w:ins w:id="135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42" w:author="KIM, Jason" w:date="2019-04-02T13:39:00Z"/>
        </w:trPr>
        <w:tc>
          <w:tcPr>
            <w:tcW w:w="716" w:type="pct"/>
            <w:vMerge/>
            <w:hideMark/>
          </w:tcPr>
          <w:p w:rsidR="00110C18" w:rsidRPr="00D47EC1" w:rsidRDefault="00110C18" w:rsidP="00063728">
            <w:pPr>
              <w:rPr>
                <w:ins w:id="1354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4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4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46" w:author="KIM, Jason" w:date="2019-04-02T13:39:00Z"/>
                <w:rFonts w:ascii="Calibri" w:eastAsia="Times New Roman" w:hAnsi="Calibri" w:cs="Calibri"/>
                <w:color w:val="000000"/>
                <w:lang w:eastAsia="en-AU"/>
              </w:rPr>
            </w:pPr>
            <w:ins w:id="13547" w:author="KIM, Jason" w:date="2019-04-02T13:39:00Z">
              <w:r w:rsidRPr="00D47EC1">
                <w:rPr>
                  <w:rFonts w:ascii="Calibri" w:eastAsia="Times New Roman" w:hAnsi="Calibri" w:cs="Calibri"/>
                  <w:color w:val="000000"/>
                  <w:lang w:eastAsia="en-AU"/>
                </w:rPr>
                <w:t>DLL2882</w:t>
              </w:r>
            </w:ins>
          </w:p>
        </w:tc>
        <w:tc>
          <w:tcPr>
            <w:tcW w:w="742" w:type="pct"/>
            <w:shd w:val="clear" w:color="auto" w:fill="auto"/>
            <w:noWrap/>
            <w:hideMark/>
          </w:tcPr>
          <w:p w:rsidR="00110C18" w:rsidRPr="00D47EC1" w:rsidRDefault="00110C18" w:rsidP="00063728">
            <w:pPr>
              <w:rPr>
                <w:ins w:id="13548" w:author="KIM, Jason" w:date="2019-04-02T13:39:00Z"/>
                <w:rFonts w:ascii="Calibri" w:eastAsia="Times New Roman" w:hAnsi="Calibri" w:cs="Calibri"/>
                <w:color w:val="000000"/>
                <w:lang w:eastAsia="en-AU"/>
              </w:rPr>
            </w:pPr>
            <w:ins w:id="1354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50" w:author="KIM, Jason" w:date="2019-04-02T13:39:00Z"/>
                <w:rFonts w:ascii="Calibri" w:eastAsia="Times New Roman" w:hAnsi="Calibri" w:cs="Calibri"/>
                <w:color w:val="000000"/>
                <w:lang w:eastAsia="en-AU"/>
              </w:rPr>
            </w:pPr>
            <w:ins w:id="13551" w:author="KIM, Jason" w:date="2019-04-02T13:39:00Z">
              <w:r w:rsidRPr="00D47EC1">
                <w:rPr>
                  <w:rFonts w:ascii="Calibri" w:eastAsia="Times New Roman" w:hAnsi="Calibri" w:cs="Calibri"/>
                  <w:color w:val="000000"/>
                  <w:lang w:eastAsia="en-AU"/>
                </w:rPr>
                <w:t>Chainage 2255</w:t>
              </w:r>
            </w:ins>
          </w:p>
        </w:tc>
        <w:tc>
          <w:tcPr>
            <w:tcW w:w="721" w:type="pct"/>
            <w:shd w:val="clear" w:color="auto" w:fill="auto"/>
            <w:noWrap/>
            <w:hideMark/>
          </w:tcPr>
          <w:p w:rsidR="00110C18" w:rsidRPr="00D47EC1" w:rsidRDefault="00110C18" w:rsidP="00063728">
            <w:pPr>
              <w:jc w:val="right"/>
              <w:rPr>
                <w:ins w:id="13552" w:author="KIM, Jason" w:date="2019-04-02T13:39:00Z"/>
                <w:rFonts w:ascii="Calibri" w:eastAsia="Times New Roman" w:hAnsi="Calibri" w:cs="Calibri"/>
                <w:color w:val="000000"/>
                <w:lang w:eastAsia="en-AU"/>
              </w:rPr>
            </w:pPr>
            <w:ins w:id="135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54" w:author="KIM, Jason" w:date="2019-04-02T13:39:00Z"/>
        </w:trPr>
        <w:tc>
          <w:tcPr>
            <w:tcW w:w="716" w:type="pct"/>
            <w:vMerge w:val="restart"/>
            <w:shd w:val="clear" w:color="auto" w:fill="auto"/>
            <w:noWrap/>
            <w:hideMark/>
          </w:tcPr>
          <w:p w:rsidR="00110C18" w:rsidRPr="00D47EC1" w:rsidRDefault="00110C18" w:rsidP="00063728">
            <w:pPr>
              <w:rPr>
                <w:ins w:id="13555" w:author="KIM, Jason" w:date="2019-04-02T13:39:00Z"/>
                <w:rFonts w:ascii="Calibri" w:eastAsia="Times New Roman" w:hAnsi="Calibri" w:cs="Calibri"/>
                <w:color w:val="000000"/>
                <w:lang w:eastAsia="en-AU"/>
              </w:rPr>
            </w:pPr>
            <w:ins w:id="13556" w:author="KIM, Jason" w:date="2019-04-02T13:39:00Z">
              <w:r w:rsidRPr="009A61D0">
                <w:rPr>
                  <w:rFonts w:ascii="Calibri" w:eastAsia="Times New Roman" w:hAnsi="Calibri" w:cs="Calibri"/>
                  <w:color w:val="000000"/>
                  <w:lang w:eastAsia="en-AU"/>
                </w:rPr>
                <w:t>DLL12K221</w:t>
              </w:r>
            </w:ins>
          </w:p>
        </w:tc>
        <w:tc>
          <w:tcPr>
            <w:tcW w:w="669" w:type="pct"/>
            <w:vMerge w:val="restart"/>
            <w:shd w:val="clear" w:color="auto" w:fill="auto"/>
            <w:noWrap/>
            <w:hideMark/>
          </w:tcPr>
          <w:p w:rsidR="00110C18" w:rsidRPr="00D47EC1" w:rsidRDefault="00110C18" w:rsidP="00063728">
            <w:pPr>
              <w:rPr>
                <w:ins w:id="13557" w:author="KIM, Jason" w:date="2019-04-02T13:39:00Z"/>
                <w:rFonts w:ascii="Calibri" w:eastAsia="Times New Roman" w:hAnsi="Calibri" w:cs="Calibri"/>
                <w:color w:val="000000"/>
                <w:lang w:eastAsia="en-AU"/>
              </w:rPr>
            </w:pPr>
            <w:ins w:id="13558" w:author="KIM, Jason" w:date="2019-04-02T13:39:00Z">
              <w:r w:rsidRPr="00D47EC1">
                <w:rPr>
                  <w:rFonts w:ascii="Calibri" w:eastAsia="Times New Roman" w:hAnsi="Calibri" w:cs="Calibri"/>
                  <w:color w:val="000000"/>
                  <w:lang w:eastAsia="en-AU"/>
                </w:rPr>
                <w:t>ELZ20058</w:t>
              </w:r>
            </w:ins>
          </w:p>
        </w:tc>
        <w:tc>
          <w:tcPr>
            <w:tcW w:w="668" w:type="pct"/>
            <w:vMerge w:val="restart"/>
            <w:shd w:val="clear" w:color="auto" w:fill="auto"/>
            <w:noWrap/>
            <w:hideMark/>
          </w:tcPr>
          <w:p w:rsidR="00110C18" w:rsidRPr="00D47EC1" w:rsidRDefault="00110C18" w:rsidP="00063728">
            <w:pPr>
              <w:rPr>
                <w:ins w:id="13559" w:author="KIM, Jason" w:date="2019-04-02T13:39:00Z"/>
                <w:rFonts w:ascii="Calibri" w:eastAsia="Times New Roman" w:hAnsi="Calibri" w:cs="Calibri"/>
                <w:color w:val="000000"/>
                <w:lang w:eastAsia="en-AU"/>
              </w:rPr>
            </w:pPr>
            <w:ins w:id="13560"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561" w:author="KIM, Jason" w:date="2019-04-02T13:39:00Z"/>
                <w:rFonts w:ascii="Calibri" w:eastAsia="Times New Roman" w:hAnsi="Calibri" w:cs="Calibri"/>
                <w:color w:val="000000"/>
                <w:lang w:eastAsia="en-AU"/>
              </w:rPr>
            </w:pPr>
            <w:ins w:id="13562" w:author="KIM, Jason" w:date="2019-04-02T13:39:00Z">
              <w:r w:rsidRPr="00D47EC1">
                <w:rPr>
                  <w:rFonts w:ascii="Calibri" w:eastAsia="Times New Roman" w:hAnsi="Calibri" w:cs="Calibri"/>
                  <w:color w:val="000000"/>
                  <w:lang w:eastAsia="en-AU"/>
                </w:rPr>
                <w:t>DLL2121</w:t>
              </w:r>
            </w:ins>
          </w:p>
        </w:tc>
        <w:tc>
          <w:tcPr>
            <w:tcW w:w="742" w:type="pct"/>
            <w:shd w:val="clear" w:color="auto" w:fill="auto"/>
            <w:noWrap/>
            <w:hideMark/>
          </w:tcPr>
          <w:p w:rsidR="00110C18" w:rsidRPr="00D47EC1" w:rsidRDefault="00110C18" w:rsidP="00063728">
            <w:pPr>
              <w:rPr>
                <w:ins w:id="13563" w:author="KIM, Jason" w:date="2019-04-02T13:39:00Z"/>
                <w:rFonts w:ascii="Calibri" w:eastAsia="Times New Roman" w:hAnsi="Calibri" w:cs="Calibri"/>
                <w:color w:val="000000"/>
                <w:lang w:eastAsia="en-AU"/>
              </w:rPr>
            </w:pPr>
            <w:ins w:id="1356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65" w:author="KIM, Jason" w:date="2019-04-02T13:39:00Z"/>
                <w:rFonts w:ascii="Calibri" w:eastAsia="Times New Roman" w:hAnsi="Calibri" w:cs="Calibri"/>
                <w:color w:val="000000"/>
                <w:lang w:eastAsia="en-AU"/>
              </w:rPr>
            </w:pPr>
            <w:ins w:id="13566" w:author="KIM, Jason" w:date="2019-04-02T13:39:00Z">
              <w:r w:rsidRPr="00D47EC1">
                <w:rPr>
                  <w:rFonts w:ascii="Calibri" w:eastAsia="Times New Roman" w:hAnsi="Calibri" w:cs="Calibri"/>
                  <w:color w:val="000000"/>
                  <w:lang w:eastAsia="en-AU"/>
                </w:rPr>
                <w:t>Chainage 2250</w:t>
              </w:r>
            </w:ins>
          </w:p>
        </w:tc>
        <w:tc>
          <w:tcPr>
            <w:tcW w:w="721" w:type="pct"/>
            <w:shd w:val="clear" w:color="auto" w:fill="auto"/>
            <w:noWrap/>
            <w:hideMark/>
          </w:tcPr>
          <w:p w:rsidR="00110C18" w:rsidRPr="00D47EC1" w:rsidRDefault="00110C18" w:rsidP="00063728">
            <w:pPr>
              <w:jc w:val="right"/>
              <w:rPr>
                <w:ins w:id="13567" w:author="KIM, Jason" w:date="2019-04-02T13:39:00Z"/>
                <w:rFonts w:ascii="Calibri" w:eastAsia="Times New Roman" w:hAnsi="Calibri" w:cs="Calibri"/>
                <w:color w:val="000000"/>
                <w:lang w:eastAsia="en-AU"/>
              </w:rPr>
            </w:pPr>
            <w:ins w:id="135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69" w:author="KIM, Jason" w:date="2019-04-02T13:39:00Z"/>
        </w:trPr>
        <w:tc>
          <w:tcPr>
            <w:tcW w:w="716" w:type="pct"/>
            <w:vMerge/>
            <w:noWrap/>
          </w:tcPr>
          <w:p w:rsidR="00110C18" w:rsidRPr="00EF3417" w:rsidRDefault="00110C18" w:rsidP="00063728">
            <w:pPr>
              <w:rPr>
                <w:ins w:id="13570" w:author="KIM, Jason" w:date="2019-04-02T13:39:00Z"/>
                <w:rFonts w:ascii="Calibri" w:eastAsia="Times New Roman" w:hAnsi="Calibri" w:cs="Calibri"/>
                <w:color w:val="000000"/>
                <w:highlight w:val="red"/>
                <w:lang w:eastAsia="en-AU"/>
              </w:rPr>
            </w:pPr>
          </w:p>
        </w:tc>
        <w:tc>
          <w:tcPr>
            <w:tcW w:w="669" w:type="pct"/>
            <w:vMerge/>
            <w:noWrap/>
          </w:tcPr>
          <w:p w:rsidR="00110C18" w:rsidRPr="00D47EC1" w:rsidRDefault="00110C18" w:rsidP="00063728">
            <w:pPr>
              <w:rPr>
                <w:ins w:id="13571" w:author="KIM, Jason" w:date="2019-04-02T13:39:00Z"/>
                <w:rFonts w:ascii="Calibri" w:eastAsia="Times New Roman" w:hAnsi="Calibri" w:cs="Calibri"/>
                <w:color w:val="000000"/>
                <w:lang w:eastAsia="en-AU"/>
              </w:rPr>
            </w:pPr>
          </w:p>
        </w:tc>
        <w:tc>
          <w:tcPr>
            <w:tcW w:w="668" w:type="pct"/>
            <w:vMerge/>
            <w:noWrap/>
          </w:tcPr>
          <w:p w:rsidR="00110C18" w:rsidRPr="00D47EC1" w:rsidRDefault="00110C18" w:rsidP="00063728">
            <w:pPr>
              <w:rPr>
                <w:ins w:id="13572" w:author="KIM, Jason" w:date="2019-04-02T13:39:00Z"/>
                <w:rFonts w:ascii="Calibri" w:eastAsia="Times New Roman" w:hAnsi="Calibri" w:cs="Calibri"/>
                <w:color w:val="000000"/>
                <w:lang w:eastAsia="en-AU"/>
              </w:rPr>
            </w:pPr>
          </w:p>
        </w:tc>
        <w:tc>
          <w:tcPr>
            <w:tcW w:w="551" w:type="pct"/>
            <w:noWrap/>
          </w:tcPr>
          <w:p w:rsidR="00110C18" w:rsidRPr="00D47EC1" w:rsidRDefault="00110C18" w:rsidP="00063728">
            <w:pPr>
              <w:rPr>
                <w:ins w:id="13573" w:author="KIM, Jason" w:date="2019-04-02T13:39:00Z"/>
                <w:rFonts w:ascii="Calibri" w:eastAsia="Times New Roman" w:hAnsi="Calibri" w:cs="Calibri"/>
                <w:color w:val="000000"/>
                <w:lang w:eastAsia="en-AU"/>
              </w:rPr>
            </w:pPr>
            <w:ins w:id="13574" w:author="KIM, Jason" w:date="2019-04-02T13:39:00Z">
              <w:r w:rsidRPr="00D47EC1">
                <w:rPr>
                  <w:rFonts w:ascii="Calibri" w:eastAsia="Times New Roman" w:hAnsi="Calibri" w:cs="Calibri"/>
                  <w:color w:val="000000"/>
                  <w:lang w:eastAsia="en-AU"/>
                </w:rPr>
                <w:t>DLL2122</w:t>
              </w:r>
            </w:ins>
          </w:p>
        </w:tc>
        <w:tc>
          <w:tcPr>
            <w:tcW w:w="742" w:type="pct"/>
            <w:noWrap/>
          </w:tcPr>
          <w:p w:rsidR="00110C18" w:rsidRPr="00D47EC1" w:rsidRDefault="00110C18" w:rsidP="00063728">
            <w:pPr>
              <w:rPr>
                <w:ins w:id="13575" w:author="KIM, Jason" w:date="2019-04-02T13:39:00Z"/>
                <w:rFonts w:ascii="Calibri" w:eastAsia="Times New Roman" w:hAnsi="Calibri" w:cs="Calibri"/>
                <w:color w:val="000000"/>
                <w:lang w:eastAsia="en-AU"/>
              </w:rPr>
            </w:pPr>
            <w:ins w:id="13576" w:author="KIM, Jason" w:date="2019-04-02T13:39:00Z">
              <w:r w:rsidRPr="00D47EC1">
                <w:rPr>
                  <w:rFonts w:ascii="Calibri" w:eastAsia="Times New Roman" w:hAnsi="Calibri" w:cs="Calibri"/>
                  <w:color w:val="000000"/>
                  <w:lang w:eastAsia="en-AU"/>
                </w:rPr>
                <w:t>Southbound</w:t>
              </w:r>
            </w:ins>
          </w:p>
        </w:tc>
        <w:tc>
          <w:tcPr>
            <w:tcW w:w="933" w:type="pct"/>
            <w:noWrap/>
          </w:tcPr>
          <w:p w:rsidR="00110C18" w:rsidRPr="00D47EC1" w:rsidRDefault="00110C18" w:rsidP="00063728">
            <w:pPr>
              <w:rPr>
                <w:ins w:id="13577" w:author="KIM, Jason" w:date="2019-04-02T13:39:00Z"/>
                <w:rFonts w:ascii="Calibri" w:eastAsia="Times New Roman" w:hAnsi="Calibri" w:cs="Calibri"/>
                <w:color w:val="000000"/>
                <w:lang w:eastAsia="en-AU"/>
              </w:rPr>
            </w:pPr>
            <w:ins w:id="13578" w:author="KIM, Jason" w:date="2019-04-02T13:39:00Z">
              <w:r w:rsidRPr="00D47EC1">
                <w:rPr>
                  <w:rFonts w:ascii="Calibri" w:eastAsia="Times New Roman" w:hAnsi="Calibri" w:cs="Calibri"/>
                  <w:color w:val="000000"/>
                  <w:lang w:eastAsia="en-AU"/>
                </w:rPr>
                <w:t>Chainage 2256</w:t>
              </w:r>
            </w:ins>
          </w:p>
        </w:tc>
        <w:tc>
          <w:tcPr>
            <w:tcW w:w="721" w:type="pct"/>
            <w:noWrap/>
          </w:tcPr>
          <w:p w:rsidR="00110C18" w:rsidRPr="00D47EC1" w:rsidRDefault="00110C18" w:rsidP="00063728">
            <w:pPr>
              <w:jc w:val="right"/>
              <w:rPr>
                <w:ins w:id="13579" w:author="KIM, Jason" w:date="2019-04-02T13:39:00Z"/>
                <w:rFonts w:ascii="Calibri" w:eastAsia="Times New Roman" w:hAnsi="Calibri" w:cs="Calibri"/>
                <w:color w:val="000000"/>
                <w:lang w:eastAsia="en-AU"/>
              </w:rPr>
            </w:pPr>
            <w:ins w:id="13580" w:author="KIM, Jason" w:date="2019-04-02T13:39:00Z">
              <w:r w:rsidRPr="00D47EC1">
                <w:rPr>
                  <w:rFonts w:ascii="Calibri" w:eastAsia="Times New Roman" w:hAnsi="Calibri" w:cs="Calibri"/>
                  <w:color w:val="000000"/>
                  <w:lang w:eastAsia="en-AU"/>
                </w:rPr>
                <w:t>13/06/2018</w:t>
              </w:r>
            </w:ins>
          </w:p>
        </w:tc>
      </w:tr>
      <w:tr w:rsidR="00110C18" w:rsidRPr="00D47EC1" w:rsidTr="00063728">
        <w:trPr>
          <w:trHeight w:val="288"/>
          <w:ins w:id="13581" w:author="KIM, Jason" w:date="2019-04-02T13:39:00Z"/>
        </w:trPr>
        <w:tc>
          <w:tcPr>
            <w:tcW w:w="716" w:type="pct"/>
            <w:vMerge/>
            <w:hideMark/>
          </w:tcPr>
          <w:p w:rsidR="00110C18" w:rsidRPr="00D47EC1" w:rsidRDefault="00110C18" w:rsidP="00063728">
            <w:pPr>
              <w:rPr>
                <w:ins w:id="1358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8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8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85" w:author="KIM, Jason" w:date="2019-04-02T13:39:00Z"/>
                <w:rFonts w:ascii="Calibri" w:eastAsia="Times New Roman" w:hAnsi="Calibri" w:cs="Calibri"/>
                <w:color w:val="000000"/>
                <w:lang w:eastAsia="en-AU"/>
              </w:rPr>
            </w:pPr>
            <w:ins w:id="13586" w:author="KIM, Jason" w:date="2019-04-02T13:39:00Z">
              <w:r w:rsidRPr="00D47EC1">
                <w:rPr>
                  <w:rFonts w:ascii="Calibri" w:eastAsia="Times New Roman" w:hAnsi="Calibri" w:cs="Calibri"/>
                  <w:color w:val="000000"/>
                  <w:lang w:eastAsia="en-AU"/>
                </w:rPr>
                <w:t>DLL2131</w:t>
              </w:r>
            </w:ins>
          </w:p>
        </w:tc>
        <w:tc>
          <w:tcPr>
            <w:tcW w:w="742" w:type="pct"/>
            <w:shd w:val="clear" w:color="auto" w:fill="auto"/>
            <w:noWrap/>
            <w:hideMark/>
          </w:tcPr>
          <w:p w:rsidR="00110C18" w:rsidRPr="00D47EC1" w:rsidRDefault="00110C18" w:rsidP="00063728">
            <w:pPr>
              <w:rPr>
                <w:ins w:id="13587" w:author="KIM, Jason" w:date="2019-04-02T13:39:00Z"/>
                <w:rFonts w:ascii="Calibri" w:eastAsia="Times New Roman" w:hAnsi="Calibri" w:cs="Calibri"/>
                <w:color w:val="000000"/>
                <w:lang w:eastAsia="en-AU"/>
              </w:rPr>
            </w:pPr>
            <w:ins w:id="1358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89" w:author="KIM, Jason" w:date="2019-04-02T13:39:00Z"/>
                <w:rFonts w:ascii="Calibri" w:eastAsia="Times New Roman" w:hAnsi="Calibri" w:cs="Calibri"/>
                <w:color w:val="000000"/>
                <w:lang w:eastAsia="en-AU"/>
              </w:rPr>
            </w:pPr>
            <w:ins w:id="13590" w:author="KIM, Jason" w:date="2019-04-02T13:39:00Z">
              <w:r w:rsidRPr="00D47EC1">
                <w:rPr>
                  <w:rFonts w:ascii="Calibri" w:eastAsia="Times New Roman" w:hAnsi="Calibri" w:cs="Calibri"/>
                  <w:color w:val="000000"/>
                  <w:lang w:eastAsia="en-AU"/>
                </w:rPr>
                <w:t>Chainage 2369</w:t>
              </w:r>
            </w:ins>
          </w:p>
        </w:tc>
        <w:tc>
          <w:tcPr>
            <w:tcW w:w="721" w:type="pct"/>
            <w:shd w:val="clear" w:color="auto" w:fill="auto"/>
            <w:noWrap/>
            <w:hideMark/>
          </w:tcPr>
          <w:p w:rsidR="00110C18" w:rsidRPr="00D47EC1" w:rsidRDefault="00110C18" w:rsidP="00063728">
            <w:pPr>
              <w:jc w:val="right"/>
              <w:rPr>
                <w:ins w:id="13591" w:author="KIM, Jason" w:date="2019-04-02T13:39:00Z"/>
                <w:rFonts w:ascii="Calibri" w:eastAsia="Times New Roman" w:hAnsi="Calibri" w:cs="Calibri"/>
                <w:color w:val="000000"/>
                <w:lang w:eastAsia="en-AU"/>
              </w:rPr>
            </w:pPr>
            <w:ins w:id="135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93" w:author="KIM, Jason" w:date="2019-04-02T13:39:00Z"/>
        </w:trPr>
        <w:tc>
          <w:tcPr>
            <w:tcW w:w="716" w:type="pct"/>
            <w:vMerge/>
            <w:hideMark/>
          </w:tcPr>
          <w:p w:rsidR="00110C18" w:rsidRPr="00D47EC1" w:rsidRDefault="00110C18" w:rsidP="00063728">
            <w:pPr>
              <w:rPr>
                <w:ins w:id="135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97" w:author="KIM, Jason" w:date="2019-04-02T13:39:00Z"/>
                <w:rFonts w:ascii="Calibri" w:eastAsia="Times New Roman" w:hAnsi="Calibri" w:cs="Calibri"/>
                <w:color w:val="000000"/>
                <w:lang w:eastAsia="en-AU"/>
              </w:rPr>
            </w:pPr>
            <w:ins w:id="13598" w:author="KIM, Jason" w:date="2019-04-02T13:39:00Z">
              <w:r w:rsidRPr="00D47EC1">
                <w:rPr>
                  <w:rFonts w:ascii="Calibri" w:eastAsia="Times New Roman" w:hAnsi="Calibri" w:cs="Calibri"/>
                  <w:color w:val="000000"/>
                  <w:lang w:eastAsia="en-AU"/>
                </w:rPr>
                <w:t>DLL2132</w:t>
              </w:r>
            </w:ins>
          </w:p>
        </w:tc>
        <w:tc>
          <w:tcPr>
            <w:tcW w:w="742" w:type="pct"/>
            <w:shd w:val="clear" w:color="auto" w:fill="auto"/>
            <w:noWrap/>
            <w:hideMark/>
          </w:tcPr>
          <w:p w:rsidR="00110C18" w:rsidRPr="00D47EC1" w:rsidRDefault="00110C18" w:rsidP="00063728">
            <w:pPr>
              <w:rPr>
                <w:ins w:id="13599" w:author="KIM, Jason" w:date="2019-04-02T13:39:00Z"/>
                <w:rFonts w:ascii="Calibri" w:eastAsia="Times New Roman" w:hAnsi="Calibri" w:cs="Calibri"/>
                <w:color w:val="000000"/>
                <w:lang w:eastAsia="en-AU"/>
              </w:rPr>
            </w:pPr>
            <w:ins w:id="1360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01" w:author="KIM, Jason" w:date="2019-04-02T13:39:00Z"/>
                <w:rFonts w:ascii="Calibri" w:eastAsia="Times New Roman" w:hAnsi="Calibri" w:cs="Calibri"/>
                <w:color w:val="000000"/>
                <w:lang w:eastAsia="en-AU"/>
              </w:rPr>
            </w:pPr>
            <w:ins w:id="13602" w:author="KIM, Jason" w:date="2019-04-02T13:39:00Z">
              <w:r w:rsidRPr="00D47EC1">
                <w:rPr>
                  <w:rFonts w:ascii="Calibri" w:eastAsia="Times New Roman" w:hAnsi="Calibri" w:cs="Calibri"/>
                  <w:color w:val="000000"/>
                  <w:lang w:eastAsia="en-AU"/>
                </w:rPr>
                <w:t>Chainage 2376</w:t>
              </w:r>
            </w:ins>
          </w:p>
        </w:tc>
        <w:tc>
          <w:tcPr>
            <w:tcW w:w="721" w:type="pct"/>
            <w:shd w:val="clear" w:color="auto" w:fill="auto"/>
            <w:noWrap/>
            <w:hideMark/>
          </w:tcPr>
          <w:p w:rsidR="00110C18" w:rsidRPr="00D47EC1" w:rsidRDefault="00110C18" w:rsidP="00063728">
            <w:pPr>
              <w:jc w:val="right"/>
              <w:rPr>
                <w:ins w:id="13603" w:author="KIM, Jason" w:date="2019-04-02T13:39:00Z"/>
                <w:rFonts w:ascii="Calibri" w:eastAsia="Times New Roman" w:hAnsi="Calibri" w:cs="Calibri"/>
                <w:color w:val="000000"/>
                <w:lang w:eastAsia="en-AU"/>
              </w:rPr>
            </w:pPr>
            <w:ins w:id="136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05" w:author="KIM, Jason" w:date="2019-04-02T13:39:00Z"/>
        </w:trPr>
        <w:tc>
          <w:tcPr>
            <w:tcW w:w="716" w:type="pct"/>
            <w:vMerge w:val="restart"/>
            <w:shd w:val="clear" w:color="auto" w:fill="auto"/>
            <w:noWrap/>
            <w:hideMark/>
          </w:tcPr>
          <w:p w:rsidR="00110C18" w:rsidRPr="00D47EC1" w:rsidRDefault="00110C18" w:rsidP="00063728">
            <w:pPr>
              <w:rPr>
                <w:ins w:id="13606" w:author="KIM, Jason" w:date="2019-04-02T13:39:00Z"/>
                <w:rFonts w:ascii="Calibri" w:eastAsia="Times New Roman" w:hAnsi="Calibri" w:cs="Calibri"/>
                <w:color w:val="000000"/>
                <w:lang w:eastAsia="en-AU"/>
              </w:rPr>
            </w:pPr>
            <w:ins w:id="13607" w:author="KIM, Jason" w:date="2019-04-02T13:39:00Z">
              <w:r w:rsidRPr="00D47EC1">
                <w:rPr>
                  <w:rFonts w:ascii="Calibri" w:eastAsia="Times New Roman" w:hAnsi="Calibri" w:cs="Calibri"/>
                  <w:color w:val="000000"/>
                  <w:lang w:eastAsia="en-AU"/>
                </w:rPr>
                <w:t>DLL89K191</w:t>
              </w:r>
            </w:ins>
          </w:p>
        </w:tc>
        <w:tc>
          <w:tcPr>
            <w:tcW w:w="669" w:type="pct"/>
            <w:vMerge w:val="restart"/>
            <w:shd w:val="clear" w:color="auto" w:fill="auto"/>
            <w:noWrap/>
            <w:hideMark/>
          </w:tcPr>
          <w:p w:rsidR="00110C18" w:rsidRPr="00D47EC1" w:rsidRDefault="00110C18" w:rsidP="00063728">
            <w:pPr>
              <w:rPr>
                <w:ins w:id="13608" w:author="KIM, Jason" w:date="2019-04-02T13:39:00Z"/>
                <w:rFonts w:ascii="Calibri" w:eastAsia="Times New Roman" w:hAnsi="Calibri" w:cs="Calibri"/>
                <w:color w:val="000000"/>
                <w:lang w:eastAsia="en-AU"/>
              </w:rPr>
            </w:pPr>
            <w:ins w:id="13609" w:author="KIM, Jason" w:date="2019-04-02T13:39:00Z">
              <w:r w:rsidRPr="00D47EC1">
                <w:rPr>
                  <w:rFonts w:ascii="Calibri" w:eastAsia="Times New Roman" w:hAnsi="Calibri" w:cs="Calibri"/>
                  <w:color w:val="000000"/>
                  <w:lang w:eastAsia="en-AU"/>
                </w:rPr>
                <w:t>ELZ20062</w:t>
              </w:r>
            </w:ins>
          </w:p>
        </w:tc>
        <w:tc>
          <w:tcPr>
            <w:tcW w:w="668" w:type="pct"/>
            <w:vMerge w:val="restart"/>
            <w:shd w:val="clear" w:color="auto" w:fill="auto"/>
            <w:noWrap/>
            <w:hideMark/>
          </w:tcPr>
          <w:p w:rsidR="00110C18" w:rsidRPr="00D47EC1" w:rsidRDefault="00110C18" w:rsidP="00063728">
            <w:pPr>
              <w:rPr>
                <w:ins w:id="13610" w:author="KIM, Jason" w:date="2019-04-02T13:39:00Z"/>
                <w:rFonts w:ascii="Calibri" w:eastAsia="Times New Roman" w:hAnsi="Calibri" w:cs="Calibri"/>
                <w:color w:val="000000"/>
                <w:lang w:eastAsia="en-AU"/>
              </w:rPr>
            </w:pPr>
            <w:ins w:id="13611"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3612" w:author="KIM, Jason" w:date="2019-04-02T13:39:00Z"/>
                <w:rFonts w:ascii="Calibri" w:eastAsia="Times New Roman" w:hAnsi="Calibri" w:cs="Calibri"/>
                <w:color w:val="000000"/>
                <w:lang w:eastAsia="en-AU"/>
              </w:rPr>
            </w:pPr>
            <w:ins w:id="13613" w:author="KIM, Jason" w:date="2019-04-02T13:39:00Z">
              <w:r w:rsidRPr="00D47EC1">
                <w:rPr>
                  <w:rFonts w:ascii="Calibri" w:eastAsia="Times New Roman" w:hAnsi="Calibri" w:cs="Calibri"/>
                  <w:color w:val="000000"/>
                  <w:lang w:eastAsia="en-AU"/>
                </w:rPr>
                <w:t>DLL2891</w:t>
              </w:r>
            </w:ins>
          </w:p>
        </w:tc>
        <w:tc>
          <w:tcPr>
            <w:tcW w:w="742" w:type="pct"/>
            <w:shd w:val="clear" w:color="auto" w:fill="auto"/>
            <w:noWrap/>
            <w:hideMark/>
          </w:tcPr>
          <w:p w:rsidR="00110C18" w:rsidRPr="00D47EC1" w:rsidRDefault="00110C18" w:rsidP="00063728">
            <w:pPr>
              <w:rPr>
                <w:ins w:id="13614" w:author="KIM, Jason" w:date="2019-04-02T13:39:00Z"/>
                <w:rFonts w:ascii="Calibri" w:eastAsia="Times New Roman" w:hAnsi="Calibri" w:cs="Calibri"/>
                <w:color w:val="000000"/>
                <w:lang w:eastAsia="en-AU"/>
              </w:rPr>
            </w:pPr>
            <w:ins w:id="1361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16" w:author="KIM, Jason" w:date="2019-04-02T13:39:00Z"/>
                <w:rFonts w:ascii="Calibri" w:eastAsia="Times New Roman" w:hAnsi="Calibri" w:cs="Calibri"/>
                <w:color w:val="000000"/>
                <w:lang w:eastAsia="en-AU"/>
              </w:rPr>
            </w:pPr>
            <w:ins w:id="13617" w:author="KIM, Jason" w:date="2019-04-02T13:39:00Z">
              <w:r w:rsidRPr="00D47EC1">
                <w:rPr>
                  <w:rFonts w:ascii="Calibri" w:eastAsia="Times New Roman" w:hAnsi="Calibri" w:cs="Calibri"/>
                  <w:color w:val="000000"/>
                  <w:lang w:eastAsia="en-AU"/>
                </w:rPr>
                <w:t>Chainage 2329</w:t>
              </w:r>
            </w:ins>
          </w:p>
        </w:tc>
        <w:tc>
          <w:tcPr>
            <w:tcW w:w="721" w:type="pct"/>
            <w:shd w:val="clear" w:color="auto" w:fill="auto"/>
            <w:noWrap/>
            <w:hideMark/>
          </w:tcPr>
          <w:p w:rsidR="00110C18" w:rsidRPr="00D47EC1" w:rsidRDefault="00110C18" w:rsidP="00063728">
            <w:pPr>
              <w:jc w:val="right"/>
              <w:rPr>
                <w:ins w:id="13618" w:author="KIM, Jason" w:date="2019-04-02T13:39:00Z"/>
                <w:rFonts w:ascii="Calibri" w:eastAsia="Times New Roman" w:hAnsi="Calibri" w:cs="Calibri"/>
                <w:color w:val="000000"/>
                <w:lang w:eastAsia="en-AU"/>
              </w:rPr>
            </w:pPr>
            <w:ins w:id="136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20" w:author="KIM, Jason" w:date="2019-04-02T13:39:00Z"/>
        </w:trPr>
        <w:tc>
          <w:tcPr>
            <w:tcW w:w="716" w:type="pct"/>
            <w:vMerge/>
            <w:hideMark/>
          </w:tcPr>
          <w:p w:rsidR="00110C18" w:rsidRPr="00D47EC1" w:rsidRDefault="00110C18" w:rsidP="00063728">
            <w:pPr>
              <w:rPr>
                <w:ins w:id="1362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2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2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24" w:author="KIM, Jason" w:date="2019-04-02T13:39:00Z"/>
                <w:rFonts w:ascii="Calibri" w:eastAsia="Times New Roman" w:hAnsi="Calibri" w:cs="Calibri"/>
                <w:color w:val="000000"/>
                <w:lang w:eastAsia="en-AU"/>
              </w:rPr>
            </w:pPr>
            <w:ins w:id="13625" w:author="KIM, Jason" w:date="2019-04-02T13:39:00Z">
              <w:r w:rsidRPr="00D47EC1">
                <w:rPr>
                  <w:rFonts w:ascii="Calibri" w:eastAsia="Times New Roman" w:hAnsi="Calibri" w:cs="Calibri"/>
                  <w:color w:val="000000"/>
                  <w:lang w:eastAsia="en-AU"/>
                </w:rPr>
                <w:t>DLL2892</w:t>
              </w:r>
            </w:ins>
          </w:p>
        </w:tc>
        <w:tc>
          <w:tcPr>
            <w:tcW w:w="742" w:type="pct"/>
            <w:shd w:val="clear" w:color="auto" w:fill="auto"/>
            <w:noWrap/>
            <w:hideMark/>
          </w:tcPr>
          <w:p w:rsidR="00110C18" w:rsidRPr="00D47EC1" w:rsidRDefault="00110C18" w:rsidP="00063728">
            <w:pPr>
              <w:rPr>
                <w:ins w:id="13626" w:author="KIM, Jason" w:date="2019-04-02T13:39:00Z"/>
                <w:rFonts w:ascii="Calibri" w:eastAsia="Times New Roman" w:hAnsi="Calibri" w:cs="Calibri"/>
                <w:color w:val="000000"/>
                <w:lang w:eastAsia="en-AU"/>
              </w:rPr>
            </w:pPr>
            <w:ins w:id="1362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28" w:author="KIM, Jason" w:date="2019-04-02T13:39:00Z"/>
                <w:rFonts w:ascii="Calibri" w:eastAsia="Times New Roman" w:hAnsi="Calibri" w:cs="Calibri"/>
                <w:color w:val="000000"/>
                <w:lang w:eastAsia="en-AU"/>
              </w:rPr>
            </w:pPr>
            <w:ins w:id="13629" w:author="KIM, Jason" w:date="2019-04-02T13:39:00Z">
              <w:r w:rsidRPr="00D47EC1">
                <w:rPr>
                  <w:rFonts w:ascii="Calibri" w:eastAsia="Times New Roman" w:hAnsi="Calibri" w:cs="Calibri"/>
                  <w:color w:val="000000"/>
                  <w:lang w:eastAsia="en-AU"/>
                </w:rPr>
                <w:t>Chainage 2336</w:t>
              </w:r>
            </w:ins>
          </w:p>
        </w:tc>
        <w:tc>
          <w:tcPr>
            <w:tcW w:w="721" w:type="pct"/>
            <w:shd w:val="clear" w:color="auto" w:fill="auto"/>
            <w:noWrap/>
            <w:hideMark/>
          </w:tcPr>
          <w:p w:rsidR="00110C18" w:rsidRPr="00D47EC1" w:rsidRDefault="00110C18" w:rsidP="00063728">
            <w:pPr>
              <w:jc w:val="right"/>
              <w:rPr>
                <w:ins w:id="13630" w:author="KIM, Jason" w:date="2019-04-02T13:39:00Z"/>
                <w:rFonts w:ascii="Calibri" w:eastAsia="Times New Roman" w:hAnsi="Calibri" w:cs="Calibri"/>
                <w:color w:val="000000"/>
                <w:lang w:eastAsia="en-AU"/>
              </w:rPr>
            </w:pPr>
            <w:ins w:id="136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32" w:author="KIM, Jason" w:date="2019-04-02T13:39:00Z"/>
        </w:trPr>
        <w:tc>
          <w:tcPr>
            <w:tcW w:w="716" w:type="pct"/>
            <w:vMerge w:val="restart"/>
            <w:shd w:val="clear" w:color="auto" w:fill="auto"/>
            <w:noWrap/>
            <w:hideMark/>
          </w:tcPr>
          <w:p w:rsidR="00110C18" w:rsidRPr="00D47EC1" w:rsidRDefault="00110C18" w:rsidP="00063728">
            <w:pPr>
              <w:rPr>
                <w:ins w:id="13633" w:author="KIM, Jason" w:date="2019-04-02T13:39:00Z"/>
                <w:rFonts w:ascii="Calibri" w:eastAsia="Times New Roman" w:hAnsi="Calibri" w:cs="Calibri"/>
                <w:color w:val="000000"/>
                <w:lang w:eastAsia="en-AU"/>
              </w:rPr>
            </w:pPr>
            <w:ins w:id="13634" w:author="KIM, Jason" w:date="2019-04-02T13:39:00Z">
              <w:r w:rsidRPr="00D47EC1">
                <w:rPr>
                  <w:rFonts w:ascii="Calibri" w:eastAsia="Times New Roman" w:hAnsi="Calibri" w:cs="Calibri"/>
                  <w:color w:val="000000"/>
                  <w:lang w:eastAsia="en-AU"/>
                </w:rPr>
                <w:t>DLL81SK221</w:t>
              </w:r>
            </w:ins>
          </w:p>
        </w:tc>
        <w:tc>
          <w:tcPr>
            <w:tcW w:w="669" w:type="pct"/>
            <w:vMerge w:val="restart"/>
            <w:shd w:val="clear" w:color="auto" w:fill="auto"/>
            <w:noWrap/>
            <w:hideMark/>
          </w:tcPr>
          <w:p w:rsidR="00110C18" w:rsidRPr="00D47EC1" w:rsidRDefault="00110C18" w:rsidP="00063728">
            <w:pPr>
              <w:rPr>
                <w:ins w:id="13635" w:author="KIM, Jason" w:date="2019-04-02T13:39:00Z"/>
                <w:rFonts w:ascii="Calibri" w:eastAsia="Times New Roman" w:hAnsi="Calibri" w:cs="Calibri"/>
                <w:color w:val="000000"/>
                <w:lang w:eastAsia="en-AU"/>
              </w:rPr>
            </w:pPr>
            <w:ins w:id="13636" w:author="KIM, Jason" w:date="2019-04-02T13:39:00Z">
              <w:r w:rsidRPr="00D47EC1">
                <w:rPr>
                  <w:rFonts w:ascii="Calibri" w:eastAsia="Times New Roman" w:hAnsi="Calibri" w:cs="Calibri"/>
                  <w:color w:val="000000"/>
                  <w:lang w:eastAsia="en-AU"/>
                </w:rPr>
                <w:t>ELZ20074</w:t>
              </w:r>
            </w:ins>
          </w:p>
        </w:tc>
        <w:tc>
          <w:tcPr>
            <w:tcW w:w="668" w:type="pct"/>
            <w:vMerge w:val="restart"/>
            <w:shd w:val="clear" w:color="auto" w:fill="auto"/>
            <w:noWrap/>
            <w:hideMark/>
          </w:tcPr>
          <w:p w:rsidR="00110C18" w:rsidRPr="00D47EC1" w:rsidRDefault="00110C18" w:rsidP="00063728">
            <w:pPr>
              <w:rPr>
                <w:ins w:id="13637" w:author="KIM, Jason" w:date="2019-04-02T13:39:00Z"/>
                <w:rFonts w:ascii="Calibri" w:eastAsia="Times New Roman" w:hAnsi="Calibri" w:cs="Calibri"/>
                <w:color w:val="000000"/>
                <w:lang w:eastAsia="en-AU"/>
              </w:rPr>
            </w:pPr>
            <w:ins w:id="13638"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639" w:author="KIM, Jason" w:date="2019-04-02T13:39:00Z"/>
                <w:rFonts w:ascii="Calibri" w:eastAsia="Times New Roman" w:hAnsi="Calibri" w:cs="Calibri"/>
                <w:color w:val="000000"/>
                <w:lang w:eastAsia="en-AU"/>
              </w:rPr>
            </w:pPr>
            <w:ins w:id="13640" w:author="KIM, Jason" w:date="2019-04-02T13:39:00Z">
              <w:r w:rsidRPr="00D47EC1">
                <w:rPr>
                  <w:rFonts w:ascii="Calibri" w:eastAsia="Times New Roman" w:hAnsi="Calibri" w:cs="Calibri"/>
                  <w:color w:val="000000"/>
                  <w:lang w:eastAsia="en-AU"/>
                </w:rPr>
                <w:t>DLL8812</w:t>
              </w:r>
            </w:ins>
          </w:p>
        </w:tc>
        <w:tc>
          <w:tcPr>
            <w:tcW w:w="742" w:type="pct"/>
            <w:shd w:val="clear" w:color="auto" w:fill="auto"/>
            <w:noWrap/>
            <w:hideMark/>
          </w:tcPr>
          <w:p w:rsidR="00110C18" w:rsidRPr="00D47EC1" w:rsidRDefault="00110C18" w:rsidP="00063728">
            <w:pPr>
              <w:rPr>
                <w:ins w:id="13641" w:author="KIM, Jason" w:date="2019-04-02T13:39:00Z"/>
                <w:rFonts w:ascii="Calibri" w:eastAsia="Times New Roman" w:hAnsi="Calibri" w:cs="Calibri"/>
                <w:color w:val="000000"/>
                <w:lang w:eastAsia="en-AU"/>
              </w:rPr>
            </w:pPr>
            <w:ins w:id="1364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43" w:author="KIM, Jason" w:date="2019-04-02T13:39:00Z"/>
                <w:rFonts w:ascii="Calibri" w:eastAsia="Times New Roman" w:hAnsi="Calibri" w:cs="Calibri"/>
                <w:color w:val="000000"/>
                <w:lang w:eastAsia="en-AU"/>
              </w:rPr>
            </w:pPr>
            <w:ins w:id="13644" w:author="KIM, Jason" w:date="2019-04-02T13:39:00Z">
              <w:r w:rsidRPr="00D47EC1">
                <w:rPr>
                  <w:rFonts w:ascii="Calibri" w:eastAsia="Times New Roman" w:hAnsi="Calibri" w:cs="Calibri"/>
                  <w:color w:val="000000"/>
                  <w:lang w:eastAsia="en-AU"/>
                </w:rPr>
                <w:t>Chainage 1220</w:t>
              </w:r>
            </w:ins>
          </w:p>
        </w:tc>
        <w:tc>
          <w:tcPr>
            <w:tcW w:w="721" w:type="pct"/>
            <w:shd w:val="clear" w:color="auto" w:fill="auto"/>
            <w:noWrap/>
            <w:hideMark/>
          </w:tcPr>
          <w:p w:rsidR="00110C18" w:rsidRPr="00D47EC1" w:rsidRDefault="00110C18" w:rsidP="00063728">
            <w:pPr>
              <w:jc w:val="right"/>
              <w:rPr>
                <w:ins w:id="13645" w:author="KIM, Jason" w:date="2019-04-02T13:39:00Z"/>
                <w:rFonts w:ascii="Calibri" w:eastAsia="Times New Roman" w:hAnsi="Calibri" w:cs="Calibri"/>
                <w:color w:val="000000"/>
                <w:lang w:eastAsia="en-AU"/>
              </w:rPr>
            </w:pPr>
            <w:ins w:id="136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47" w:author="KIM, Jason" w:date="2019-04-02T13:39:00Z"/>
        </w:trPr>
        <w:tc>
          <w:tcPr>
            <w:tcW w:w="716" w:type="pct"/>
            <w:vMerge/>
            <w:hideMark/>
          </w:tcPr>
          <w:p w:rsidR="00110C18" w:rsidRPr="00D47EC1" w:rsidRDefault="00110C18" w:rsidP="00063728">
            <w:pPr>
              <w:rPr>
                <w:ins w:id="136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51" w:author="KIM, Jason" w:date="2019-04-02T13:39:00Z"/>
                <w:rFonts w:ascii="Calibri" w:eastAsia="Times New Roman" w:hAnsi="Calibri" w:cs="Calibri"/>
                <w:color w:val="000000"/>
                <w:lang w:eastAsia="en-AU"/>
              </w:rPr>
            </w:pPr>
            <w:ins w:id="13652" w:author="KIM, Jason" w:date="2019-04-02T13:39:00Z">
              <w:r w:rsidRPr="00D47EC1">
                <w:rPr>
                  <w:rFonts w:ascii="Calibri" w:eastAsia="Times New Roman" w:hAnsi="Calibri" w:cs="Calibri"/>
                  <w:color w:val="000000"/>
                  <w:lang w:eastAsia="en-AU"/>
                </w:rPr>
                <w:t>DLL8811</w:t>
              </w:r>
            </w:ins>
          </w:p>
        </w:tc>
        <w:tc>
          <w:tcPr>
            <w:tcW w:w="742" w:type="pct"/>
            <w:shd w:val="clear" w:color="auto" w:fill="auto"/>
            <w:noWrap/>
            <w:hideMark/>
          </w:tcPr>
          <w:p w:rsidR="00110C18" w:rsidRPr="00D47EC1" w:rsidRDefault="00110C18" w:rsidP="00063728">
            <w:pPr>
              <w:rPr>
                <w:ins w:id="13653" w:author="KIM, Jason" w:date="2019-04-02T13:39:00Z"/>
                <w:rFonts w:ascii="Calibri" w:eastAsia="Times New Roman" w:hAnsi="Calibri" w:cs="Calibri"/>
                <w:color w:val="000000"/>
                <w:lang w:eastAsia="en-AU"/>
              </w:rPr>
            </w:pPr>
            <w:ins w:id="1365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55" w:author="KIM, Jason" w:date="2019-04-02T13:39:00Z"/>
                <w:rFonts w:ascii="Calibri" w:eastAsia="Times New Roman" w:hAnsi="Calibri" w:cs="Calibri"/>
                <w:color w:val="000000"/>
                <w:lang w:eastAsia="en-AU"/>
              </w:rPr>
            </w:pPr>
            <w:ins w:id="13656" w:author="KIM, Jason" w:date="2019-04-02T13:39:00Z">
              <w:r w:rsidRPr="00D47EC1">
                <w:rPr>
                  <w:rFonts w:ascii="Calibri" w:eastAsia="Times New Roman" w:hAnsi="Calibri" w:cs="Calibri"/>
                  <w:color w:val="000000"/>
                  <w:lang w:eastAsia="en-AU"/>
                </w:rPr>
                <w:t>Chainage 1225</w:t>
              </w:r>
            </w:ins>
          </w:p>
        </w:tc>
        <w:tc>
          <w:tcPr>
            <w:tcW w:w="721" w:type="pct"/>
            <w:shd w:val="clear" w:color="auto" w:fill="auto"/>
            <w:noWrap/>
            <w:hideMark/>
          </w:tcPr>
          <w:p w:rsidR="00110C18" w:rsidRPr="00D47EC1" w:rsidRDefault="00110C18" w:rsidP="00063728">
            <w:pPr>
              <w:jc w:val="right"/>
              <w:rPr>
                <w:ins w:id="13657" w:author="KIM, Jason" w:date="2019-04-02T13:39:00Z"/>
                <w:rFonts w:ascii="Calibri" w:eastAsia="Times New Roman" w:hAnsi="Calibri" w:cs="Calibri"/>
                <w:color w:val="000000"/>
                <w:lang w:eastAsia="en-AU"/>
              </w:rPr>
            </w:pPr>
            <w:ins w:id="136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59" w:author="KIM, Jason" w:date="2019-04-02T13:39:00Z"/>
        </w:trPr>
        <w:tc>
          <w:tcPr>
            <w:tcW w:w="716" w:type="pct"/>
            <w:vMerge w:val="restart"/>
            <w:shd w:val="clear" w:color="auto" w:fill="auto"/>
            <w:noWrap/>
            <w:hideMark/>
          </w:tcPr>
          <w:p w:rsidR="00110C18" w:rsidRPr="00D47EC1" w:rsidRDefault="00110C18" w:rsidP="00063728">
            <w:pPr>
              <w:rPr>
                <w:ins w:id="13660" w:author="KIM, Jason" w:date="2019-04-02T13:39:00Z"/>
                <w:rFonts w:ascii="Calibri" w:eastAsia="Times New Roman" w:hAnsi="Calibri" w:cs="Calibri"/>
                <w:color w:val="000000"/>
                <w:lang w:eastAsia="en-AU"/>
              </w:rPr>
            </w:pPr>
            <w:ins w:id="13661" w:author="KIM, Jason" w:date="2019-04-02T13:39:00Z">
              <w:r w:rsidRPr="00D47EC1">
                <w:rPr>
                  <w:rFonts w:ascii="Calibri" w:eastAsia="Times New Roman" w:hAnsi="Calibri" w:cs="Calibri"/>
                  <w:color w:val="000000"/>
                  <w:lang w:eastAsia="en-AU"/>
                </w:rPr>
                <w:t>DLL82SK221</w:t>
              </w:r>
            </w:ins>
          </w:p>
        </w:tc>
        <w:tc>
          <w:tcPr>
            <w:tcW w:w="669" w:type="pct"/>
            <w:vMerge w:val="restart"/>
            <w:shd w:val="clear" w:color="auto" w:fill="auto"/>
            <w:noWrap/>
            <w:hideMark/>
          </w:tcPr>
          <w:p w:rsidR="00110C18" w:rsidRPr="00D47EC1" w:rsidRDefault="00110C18" w:rsidP="00063728">
            <w:pPr>
              <w:rPr>
                <w:ins w:id="13662" w:author="KIM, Jason" w:date="2019-04-02T13:39:00Z"/>
                <w:rFonts w:ascii="Calibri" w:eastAsia="Times New Roman" w:hAnsi="Calibri" w:cs="Calibri"/>
                <w:color w:val="000000"/>
                <w:lang w:eastAsia="en-AU"/>
              </w:rPr>
            </w:pPr>
            <w:ins w:id="13663" w:author="KIM, Jason" w:date="2019-04-02T13:39:00Z">
              <w:r w:rsidRPr="00D47EC1">
                <w:rPr>
                  <w:rFonts w:ascii="Calibri" w:eastAsia="Times New Roman" w:hAnsi="Calibri" w:cs="Calibri"/>
                  <w:color w:val="000000"/>
                  <w:lang w:eastAsia="en-AU"/>
                </w:rPr>
                <w:t>ELZ20078</w:t>
              </w:r>
            </w:ins>
          </w:p>
        </w:tc>
        <w:tc>
          <w:tcPr>
            <w:tcW w:w="668" w:type="pct"/>
            <w:vMerge w:val="restart"/>
            <w:shd w:val="clear" w:color="auto" w:fill="auto"/>
            <w:noWrap/>
            <w:hideMark/>
          </w:tcPr>
          <w:p w:rsidR="00110C18" w:rsidRPr="00D47EC1" w:rsidRDefault="00110C18" w:rsidP="00063728">
            <w:pPr>
              <w:rPr>
                <w:ins w:id="13664" w:author="KIM, Jason" w:date="2019-04-02T13:39:00Z"/>
                <w:rFonts w:ascii="Calibri" w:eastAsia="Times New Roman" w:hAnsi="Calibri" w:cs="Calibri"/>
                <w:color w:val="000000"/>
                <w:lang w:eastAsia="en-AU"/>
              </w:rPr>
            </w:pPr>
            <w:ins w:id="13665"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666" w:author="KIM, Jason" w:date="2019-04-02T13:39:00Z"/>
                <w:rFonts w:ascii="Calibri" w:eastAsia="Times New Roman" w:hAnsi="Calibri" w:cs="Calibri"/>
                <w:color w:val="000000"/>
                <w:lang w:eastAsia="en-AU"/>
              </w:rPr>
            </w:pPr>
            <w:ins w:id="13667" w:author="KIM, Jason" w:date="2019-04-02T13:39:00Z">
              <w:r w:rsidRPr="00D47EC1">
                <w:rPr>
                  <w:rFonts w:ascii="Calibri" w:eastAsia="Times New Roman" w:hAnsi="Calibri" w:cs="Calibri"/>
                  <w:color w:val="000000"/>
                  <w:lang w:eastAsia="en-AU"/>
                </w:rPr>
                <w:t>DLL8832</w:t>
              </w:r>
            </w:ins>
          </w:p>
        </w:tc>
        <w:tc>
          <w:tcPr>
            <w:tcW w:w="742" w:type="pct"/>
            <w:shd w:val="clear" w:color="auto" w:fill="auto"/>
            <w:noWrap/>
            <w:hideMark/>
          </w:tcPr>
          <w:p w:rsidR="00110C18" w:rsidRPr="00D47EC1" w:rsidRDefault="00110C18" w:rsidP="00063728">
            <w:pPr>
              <w:rPr>
                <w:ins w:id="13668" w:author="KIM, Jason" w:date="2019-04-02T13:39:00Z"/>
                <w:rFonts w:ascii="Calibri" w:eastAsia="Times New Roman" w:hAnsi="Calibri" w:cs="Calibri"/>
                <w:color w:val="000000"/>
                <w:lang w:eastAsia="en-AU"/>
              </w:rPr>
            </w:pPr>
            <w:ins w:id="1366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70" w:author="KIM, Jason" w:date="2019-04-02T13:39:00Z"/>
                <w:rFonts w:ascii="Calibri" w:eastAsia="Times New Roman" w:hAnsi="Calibri" w:cs="Calibri"/>
                <w:color w:val="000000"/>
                <w:lang w:eastAsia="en-AU"/>
              </w:rPr>
            </w:pPr>
            <w:ins w:id="13671" w:author="KIM, Jason" w:date="2019-04-02T13:39:00Z">
              <w:r w:rsidRPr="00D47EC1">
                <w:rPr>
                  <w:rFonts w:ascii="Calibri" w:eastAsia="Times New Roman" w:hAnsi="Calibri" w:cs="Calibri"/>
                  <w:color w:val="000000"/>
                  <w:lang w:eastAsia="en-AU"/>
                </w:rPr>
                <w:t>Chainage 1005</w:t>
              </w:r>
            </w:ins>
          </w:p>
        </w:tc>
        <w:tc>
          <w:tcPr>
            <w:tcW w:w="721" w:type="pct"/>
            <w:shd w:val="clear" w:color="auto" w:fill="auto"/>
            <w:noWrap/>
            <w:hideMark/>
          </w:tcPr>
          <w:p w:rsidR="00110C18" w:rsidRPr="00D47EC1" w:rsidRDefault="00110C18" w:rsidP="00063728">
            <w:pPr>
              <w:jc w:val="right"/>
              <w:rPr>
                <w:ins w:id="13672" w:author="KIM, Jason" w:date="2019-04-02T13:39:00Z"/>
                <w:rFonts w:ascii="Calibri" w:eastAsia="Times New Roman" w:hAnsi="Calibri" w:cs="Calibri"/>
                <w:color w:val="000000"/>
                <w:lang w:eastAsia="en-AU"/>
              </w:rPr>
            </w:pPr>
            <w:ins w:id="136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74" w:author="KIM, Jason" w:date="2019-04-02T13:39:00Z"/>
        </w:trPr>
        <w:tc>
          <w:tcPr>
            <w:tcW w:w="716" w:type="pct"/>
            <w:vMerge/>
            <w:hideMark/>
          </w:tcPr>
          <w:p w:rsidR="00110C18" w:rsidRPr="00D47EC1" w:rsidRDefault="00110C18" w:rsidP="00063728">
            <w:pPr>
              <w:rPr>
                <w:ins w:id="1367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7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7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78" w:author="KIM, Jason" w:date="2019-04-02T13:39:00Z"/>
                <w:rFonts w:ascii="Calibri" w:eastAsia="Times New Roman" w:hAnsi="Calibri" w:cs="Calibri"/>
                <w:color w:val="000000"/>
                <w:lang w:eastAsia="en-AU"/>
              </w:rPr>
            </w:pPr>
            <w:ins w:id="13679" w:author="KIM, Jason" w:date="2019-04-02T13:39:00Z">
              <w:r w:rsidRPr="00D47EC1">
                <w:rPr>
                  <w:rFonts w:ascii="Calibri" w:eastAsia="Times New Roman" w:hAnsi="Calibri" w:cs="Calibri"/>
                  <w:color w:val="000000"/>
                  <w:lang w:eastAsia="en-AU"/>
                </w:rPr>
                <w:t>DLL8831</w:t>
              </w:r>
            </w:ins>
          </w:p>
        </w:tc>
        <w:tc>
          <w:tcPr>
            <w:tcW w:w="742" w:type="pct"/>
            <w:shd w:val="clear" w:color="auto" w:fill="auto"/>
            <w:noWrap/>
            <w:hideMark/>
          </w:tcPr>
          <w:p w:rsidR="00110C18" w:rsidRPr="00D47EC1" w:rsidRDefault="00110C18" w:rsidP="00063728">
            <w:pPr>
              <w:rPr>
                <w:ins w:id="13680" w:author="KIM, Jason" w:date="2019-04-02T13:39:00Z"/>
                <w:rFonts w:ascii="Calibri" w:eastAsia="Times New Roman" w:hAnsi="Calibri" w:cs="Calibri"/>
                <w:color w:val="000000"/>
                <w:lang w:eastAsia="en-AU"/>
              </w:rPr>
            </w:pPr>
            <w:ins w:id="1368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82" w:author="KIM, Jason" w:date="2019-04-02T13:39:00Z"/>
                <w:rFonts w:ascii="Calibri" w:eastAsia="Times New Roman" w:hAnsi="Calibri" w:cs="Calibri"/>
                <w:color w:val="000000"/>
                <w:lang w:eastAsia="en-AU"/>
              </w:rPr>
            </w:pPr>
            <w:ins w:id="13683" w:author="KIM, Jason" w:date="2019-04-02T13:39:00Z">
              <w:r w:rsidRPr="00D47EC1">
                <w:rPr>
                  <w:rFonts w:ascii="Calibri" w:eastAsia="Times New Roman" w:hAnsi="Calibri" w:cs="Calibri"/>
                  <w:color w:val="000000"/>
                  <w:lang w:eastAsia="en-AU"/>
                </w:rPr>
                <w:t>Chainage 1009</w:t>
              </w:r>
            </w:ins>
          </w:p>
        </w:tc>
        <w:tc>
          <w:tcPr>
            <w:tcW w:w="721" w:type="pct"/>
            <w:shd w:val="clear" w:color="auto" w:fill="auto"/>
            <w:noWrap/>
            <w:hideMark/>
          </w:tcPr>
          <w:p w:rsidR="00110C18" w:rsidRPr="00D47EC1" w:rsidRDefault="00110C18" w:rsidP="00063728">
            <w:pPr>
              <w:jc w:val="right"/>
              <w:rPr>
                <w:ins w:id="13684" w:author="KIM, Jason" w:date="2019-04-02T13:39:00Z"/>
                <w:rFonts w:ascii="Calibri" w:eastAsia="Times New Roman" w:hAnsi="Calibri" w:cs="Calibri"/>
                <w:color w:val="000000"/>
                <w:lang w:eastAsia="en-AU"/>
              </w:rPr>
            </w:pPr>
            <w:ins w:id="136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86" w:author="KIM, Jason" w:date="2019-04-02T13:39:00Z"/>
        </w:trPr>
        <w:tc>
          <w:tcPr>
            <w:tcW w:w="716" w:type="pct"/>
            <w:vMerge/>
            <w:hideMark/>
          </w:tcPr>
          <w:p w:rsidR="00110C18" w:rsidRPr="00D47EC1" w:rsidRDefault="00110C18" w:rsidP="00063728">
            <w:pPr>
              <w:rPr>
                <w:ins w:id="136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90" w:author="KIM, Jason" w:date="2019-04-02T13:39:00Z"/>
                <w:rFonts w:ascii="Calibri" w:eastAsia="Times New Roman" w:hAnsi="Calibri" w:cs="Calibri"/>
                <w:color w:val="000000"/>
                <w:lang w:eastAsia="en-AU"/>
              </w:rPr>
            </w:pPr>
            <w:ins w:id="13691" w:author="KIM, Jason" w:date="2019-04-02T13:39:00Z">
              <w:r w:rsidRPr="00D47EC1">
                <w:rPr>
                  <w:rFonts w:ascii="Calibri" w:eastAsia="Times New Roman" w:hAnsi="Calibri" w:cs="Calibri"/>
                  <w:color w:val="000000"/>
                  <w:lang w:eastAsia="en-AU"/>
                </w:rPr>
                <w:t>DLL8822</w:t>
              </w:r>
            </w:ins>
          </w:p>
        </w:tc>
        <w:tc>
          <w:tcPr>
            <w:tcW w:w="742" w:type="pct"/>
            <w:shd w:val="clear" w:color="auto" w:fill="auto"/>
            <w:noWrap/>
            <w:hideMark/>
          </w:tcPr>
          <w:p w:rsidR="00110C18" w:rsidRPr="00D47EC1" w:rsidRDefault="00110C18" w:rsidP="00063728">
            <w:pPr>
              <w:rPr>
                <w:ins w:id="13692" w:author="KIM, Jason" w:date="2019-04-02T13:39:00Z"/>
                <w:rFonts w:ascii="Calibri" w:eastAsia="Times New Roman" w:hAnsi="Calibri" w:cs="Calibri"/>
                <w:color w:val="000000"/>
                <w:lang w:eastAsia="en-AU"/>
              </w:rPr>
            </w:pPr>
            <w:ins w:id="1369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94" w:author="KIM, Jason" w:date="2019-04-02T13:39:00Z"/>
                <w:rFonts w:ascii="Calibri" w:eastAsia="Times New Roman" w:hAnsi="Calibri" w:cs="Calibri"/>
                <w:color w:val="000000"/>
                <w:lang w:eastAsia="en-AU"/>
              </w:rPr>
            </w:pPr>
            <w:ins w:id="13695" w:author="KIM, Jason" w:date="2019-04-02T13:39:00Z">
              <w:r w:rsidRPr="00D47EC1">
                <w:rPr>
                  <w:rFonts w:ascii="Calibri" w:eastAsia="Times New Roman" w:hAnsi="Calibri" w:cs="Calibri"/>
                  <w:color w:val="000000"/>
                  <w:lang w:eastAsia="en-AU"/>
                </w:rPr>
                <w:t>Chainage 1103</w:t>
              </w:r>
            </w:ins>
          </w:p>
        </w:tc>
        <w:tc>
          <w:tcPr>
            <w:tcW w:w="721" w:type="pct"/>
            <w:shd w:val="clear" w:color="auto" w:fill="auto"/>
            <w:noWrap/>
            <w:hideMark/>
          </w:tcPr>
          <w:p w:rsidR="00110C18" w:rsidRPr="00D47EC1" w:rsidRDefault="00110C18" w:rsidP="00063728">
            <w:pPr>
              <w:jc w:val="right"/>
              <w:rPr>
                <w:ins w:id="13696" w:author="KIM, Jason" w:date="2019-04-02T13:39:00Z"/>
                <w:rFonts w:ascii="Calibri" w:eastAsia="Times New Roman" w:hAnsi="Calibri" w:cs="Calibri"/>
                <w:color w:val="000000"/>
                <w:lang w:eastAsia="en-AU"/>
              </w:rPr>
            </w:pPr>
            <w:ins w:id="136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98" w:author="KIM, Jason" w:date="2019-04-02T13:39:00Z"/>
        </w:trPr>
        <w:tc>
          <w:tcPr>
            <w:tcW w:w="716" w:type="pct"/>
            <w:vMerge/>
            <w:hideMark/>
          </w:tcPr>
          <w:p w:rsidR="00110C18" w:rsidRPr="00D47EC1" w:rsidRDefault="00110C18" w:rsidP="00063728">
            <w:pPr>
              <w:rPr>
                <w:ins w:id="136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02" w:author="KIM, Jason" w:date="2019-04-02T13:39:00Z"/>
                <w:rFonts w:ascii="Calibri" w:eastAsia="Times New Roman" w:hAnsi="Calibri" w:cs="Calibri"/>
                <w:color w:val="000000"/>
                <w:lang w:eastAsia="en-AU"/>
              </w:rPr>
            </w:pPr>
            <w:ins w:id="13703" w:author="KIM, Jason" w:date="2019-04-02T13:39:00Z">
              <w:r w:rsidRPr="00D47EC1">
                <w:rPr>
                  <w:rFonts w:ascii="Calibri" w:eastAsia="Times New Roman" w:hAnsi="Calibri" w:cs="Calibri"/>
                  <w:color w:val="000000"/>
                  <w:lang w:eastAsia="en-AU"/>
                </w:rPr>
                <w:t>DLL8821</w:t>
              </w:r>
            </w:ins>
          </w:p>
        </w:tc>
        <w:tc>
          <w:tcPr>
            <w:tcW w:w="742" w:type="pct"/>
            <w:shd w:val="clear" w:color="auto" w:fill="auto"/>
            <w:noWrap/>
            <w:hideMark/>
          </w:tcPr>
          <w:p w:rsidR="00110C18" w:rsidRPr="00D47EC1" w:rsidRDefault="00110C18" w:rsidP="00063728">
            <w:pPr>
              <w:rPr>
                <w:ins w:id="13704" w:author="KIM, Jason" w:date="2019-04-02T13:39:00Z"/>
                <w:rFonts w:ascii="Calibri" w:eastAsia="Times New Roman" w:hAnsi="Calibri" w:cs="Calibri"/>
                <w:color w:val="000000"/>
                <w:lang w:eastAsia="en-AU"/>
              </w:rPr>
            </w:pPr>
            <w:ins w:id="1370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06" w:author="KIM, Jason" w:date="2019-04-02T13:39:00Z"/>
                <w:rFonts w:ascii="Calibri" w:eastAsia="Times New Roman" w:hAnsi="Calibri" w:cs="Calibri"/>
                <w:color w:val="000000"/>
                <w:lang w:eastAsia="en-AU"/>
              </w:rPr>
            </w:pPr>
            <w:ins w:id="13707" w:author="KIM, Jason" w:date="2019-04-02T13:39:00Z">
              <w:r w:rsidRPr="00D47EC1">
                <w:rPr>
                  <w:rFonts w:ascii="Calibri" w:eastAsia="Times New Roman" w:hAnsi="Calibri" w:cs="Calibri"/>
                  <w:color w:val="000000"/>
                  <w:lang w:eastAsia="en-AU"/>
                </w:rPr>
                <w:t>Chainage 1109</w:t>
              </w:r>
            </w:ins>
          </w:p>
        </w:tc>
        <w:tc>
          <w:tcPr>
            <w:tcW w:w="721" w:type="pct"/>
            <w:shd w:val="clear" w:color="auto" w:fill="auto"/>
            <w:noWrap/>
            <w:hideMark/>
          </w:tcPr>
          <w:p w:rsidR="00110C18" w:rsidRPr="00D47EC1" w:rsidRDefault="00110C18" w:rsidP="00063728">
            <w:pPr>
              <w:jc w:val="right"/>
              <w:rPr>
                <w:ins w:id="13708" w:author="KIM, Jason" w:date="2019-04-02T13:39:00Z"/>
                <w:rFonts w:ascii="Calibri" w:eastAsia="Times New Roman" w:hAnsi="Calibri" w:cs="Calibri"/>
                <w:color w:val="000000"/>
                <w:lang w:eastAsia="en-AU"/>
              </w:rPr>
            </w:pPr>
            <w:ins w:id="137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10" w:author="KIM, Jason" w:date="2019-04-02T13:39:00Z"/>
        </w:trPr>
        <w:tc>
          <w:tcPr>
            <w:tcW w:w="716" w:type="pct"/>
            <w:vMerge w:val="restart"/>
            <w:shd w:val="clear" w:color="auto" w:fill="auto"/>
            <w:noWrap/>
            <w:hideMark/>
          </w:tcPr>
          <w:p w:rsidR="00110C18" w:rsidRPr="00D47EC1" w:rsidRDefault="00110C18" w:rsidP="00063728">
            <w:pPr>
              <w:rPr>
                <w:ins w:id="13711" w:author="KIM, Jason" w:date="2019-04-02T13:39:00Z"/>
                <w:rFonts w:ascii="Calibri" w:eastAsia="Times New Roman" w:hAnsi="Calibri" w:cs="Calibri"/>
                <w:color w:val="000000"/>
                <w:lang w:eastAsia="en-AU"/>
              </w:rPr>
            </w:pPr>
            <w:ins w:id="13712" w:author="KIM, Jason" w:date="2019-04-02T13:39:00Z">
              <w:r w:rsidRPr="00D47EC1">
                <w:rPr>
                  <w:rFonts w:ascii="Calibri" w:eastAsia="Times New Roman" w:hAnsi="Calibri" w:cs="Calibri"/>
                  <w:color w:val="000000"/>
                  <w:lang w:eastAsia="en-AU"/>
                </w:rPr>
                <w:t>DLL84K221</w:t>
              </w:r>
            </w:ins>
          </w:p>
        </w:tc>
        <w:tc>
          <w:tcPr>
            <w:tcW w:w="669" w:type="pct"/>
            <w:vMerge w:val="restart"/>
            <w:shd w:val="clear" w:color="auto" w:fill="auto"/>
            <w:noWrap/>
            <w:hideMark/>
          </w:tcPr>
          <w:p w:rsidR="00110C18" w:rsidRPr="00D47EC1" w:rsidRDefault="00110C18" w:rsidP="00063728">
            <w:pPr>
              <w:rPr>
                <w:ins w:id="13713" w:author="KIM, Jason" w:date="2019-04-02T13:39:00Z"/>
                <w:rFonts w:ascii="Calibri" w:eastAsia="Times New Roman" w:hAnsi="Calibri" w:cs="Calibri"/>
                <w:color w:val="000000"/>
                <w:lang w:eastAsia="en-AU"/>
              </w:rPr>
            </w:pPr>
            <w:ins w:id="13714" w:author="KIM, Jason" w:date="2019-04-02T13:39:00Z">
              <w:r w:rsidRPr="00D47EC1">
                <w:rPr>
                  <w:rFonts w:ascii="Calibri" w:eastAsia="Times New Roman" w:hAnsi="Calibri" w:cs="Calibri"/>
                  <w:color w:val="000000"/>
                  <w:lang w:eastAsia="en-AU"/>
                </w:rPr>
                <w:t>ELZ20086</w:t>
              </w:r>
            </w:ins>
          </w:p>
        </w:tc>
        <w:tc>
          <w:tcPr>
            <w:tcW w:w="668" w:type="pct"/>
            <w:vMerge w:val="restart"/>
            <w:shd w:val="clear" w:color="auto" w:fill="auto"/>
            <w:noWrap/>
            <w:hideMark/>
          </w:tcPr>
          <w:p w:rsidR="00110C18" w:rsidRPr="00D47EC1" w:rsidRDefault="00110C18" w:rsidP="00063728">
            <w:pPr>
              <w:rPr>
                <w:ins w:id="13715" w:author="KIM, Jason" w:date="2019-04-02T13:39:00Z"/>
                <w:rFonts w:ascii="Calibri" w:eastAsia="Times New Roman" w:hAnsi="Calibri" w:cs="Calibri"/>
                <w:color w:val="000000"/>
                <w:lang w:eastAsia="en-AU"/>
              </w:rPr>
            </w:pPr>
            <w:ins w:id="13716"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717" w:author="KIM, Jason" w:date="2019-04-02T13:39:00Z"/>
                <w:rFonts w:ascii="Calibri" w:eastAsia="Times New Roman" w:hAnsi="Calibri" w:cs="Calibri"/>
                <w:color w:val="000000"/>
                <w:lang w:eastAsia="en-AU"/>
              </w:rPr>
            </w:pPr>
            <w:ins w:id="13718" w:author="KIM, Jason" w:date="2019-04-02T13:39:00Z">
              <w:r w:rsidRPr="00D47EC1">
                <w:rPr>
                  <w:rFonts w:ascii="Calibri" w:eastAsia="Times New Roman" w:hAnsi="Calibri" w:cs="Calibri"/>
                  <w:color w:val="000000"/>
                  <w:lang w:eastAsia="en-AU"/>
                </w:rPr>
                <w:t>DLL8852</w:t>
              </w:r>
            </w:ins>
          </w:p>
        </w:tc>
        <w:tc>
          <w:tcPr>
            <w:tcW w:w="742" w:type="pct"/>
            <w:shd w:val="clear" w:color="auto" w:fill="auto"/>
            <w:noWrap/>
            <w:hideMark/>
          </w:tcPr>
          <w:p w:rsidR="00110C18" w:rsidRPr="00D47EC1" w:rsidRDefault="00110C18" w:rsidP="00063728">
            <w:pPr>
              <w:rPr>
                <w:ins w:id="13719" w:author="KIM, Jason" w:date="2019-04-02T13:39:00Z"/>
                <w:rFonts w:ascii="Calibri" w:eastAsia="Times New Roman" w:hAnsi="Calibri" w:cs="Calibri"/>
                <w:color w:val="000000"/>
                <w:lang w:eastAsia="en-AU"/>
              </w:rPr>
            </w:pPr>
            <w:ins w:id="1372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21" w:author="KIM, Jason" w:date="2019-04-02T13:39:00Z"/>
                <w:rFonts w:ascii="Calibri" w:eastAsia="Times New Roman" w:hAnsi="Calibri" w:cs="Calibri"/>
                <w:color w:val="000000"/>
                <w:lang w:eastAsia="en-AU"/>
              </w:rPr>
            </w:pPr>
            <w:ins w:id="13722" w:author="KIM, Jason" w:date="2019-04-02T13:39:00Z">
              <w:r w:rsidRPr="00D47EC1">
                <w:rPr>
                  <w:rFonts w:ascii="Calibri" w:eastAsia="Times New Roman" w:hAnsi="Calibri" w:cs="Calibri"/>
                  <w:color w:val="000000"/>
                  <w:lang w:eastAsia="en-AU"/>
                </w:rPr>
                <w:t>Chainage 777</w:t>
              </w:r>
            </w:ins>
          </w:p>
        </w:tc>
        <w:tc>
          <w:tcPr>
            <w:tcW w:w="721" w:type="pct"/>
            <w:shd w:val="clear" w:color="auto" w:fill="auto"/>
            <w:noWrap/>
            <w:hideMark/>
          </w:tcPr>
          <w:p w:rsidR="00110C18" w:rsidRPr="00D47EC1" w:rsidRDefault="00110C18" w:rsidP="00063728">
            <w:pPr>
              <w:jc w:val="right"/>
              <w:rPr>
                <w:ins w:id="13723" w:author="KIM, Jason" w:date="2019-04-02T13:39:00Z"/>
                <w:rFonts w:ascii="Calibri" w:eastAsia="Times New Roman" w:hAnsi="Calibri" w:cs="Calibri"/>
                <w:color w:val="000000"/>
                <w:lang w:eastAsia="en-AU"/>
              </w:rPr>
            </w:pPr>
            <w:ins w:id="137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25" w:author="KIM, Jason" w:date="2019-04-02T13:39:00Z"/>
        </w:trPr>
        <w:tc>
          <w:tcPr>
            <w:tcW w:w="716" w:type="pct"/>
            <w:vMerge/>
            <w:hideMark/>
          </w:tcPr>
          <w:p w:rsidR="00110C18" w:rsidRPr="00D47EC1" w:rsidRDefault="00110C18" w:rsidP="00063728">
            <w:pPr>
              <w:rPr>
                <w:ins w:id="1372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2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2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29" w:author="KIM, Jason" w:date="2019-04-02T13:39:00Z"/>
                <w:rFonts w:ascii="Calibri" w:eastAsia="Times New Roman" w:hAnsi="Calibri" w:cs="Calibri"/>
                <w:color w:val="000000"/>
                <w:lang w:eastAsia="en-AU"/>
              </w:rPr>
            </w:pPr>
            <w:ins w:id="13730" w:author="KIM, Jason" w:date="2019-04-02T13:39:00Z">
              <w:r w:rsidRPr="00D47EC1">
                <w:rPr>
                  <w:rFonts w:ascii="Calibri" w:eastAsia="Times New Roman" w:hAnsi="Calibri" w:cs="Calibri"/>
                  <w:color w:val="000000"/>
                  <w:lang w:eastAsia="en-AU"/>
                </w:rPr>
                <w:t>DLL8851</w:t>
              </w:r>
            </w:ins>
          </w:p>
        </w:tc>
        <w:tc>
          <w:tcPr>
            <w:tcW w:w="742" w:type="pct"/>
            <w:shd w:val="clear" w:color="auto" w:fill="auto"/>
            <w:noWrap/>
            <w:hideMark/>
          </w:tcPr>
          <w:p w:rsidR="00110C18" w:rsidRPr="00D47EC1" w:rsidRDefault="00110C18" w:rsidP="00063728">
            <w:pPr>
              <w:rPr>
                <w:ins w:id="13731" w:author="KIM, Jason" w:date="2019-04-02T13:39:00Z"/>
                <w:rFonts w:ascii="Calibri" w:eastAsia="Times New Roman" w:hAnsi="Calibri" w:cs="Calibri"/>
                <w:color w:val="000000"/>
                <w:lang w:eastAsia="en-AU"/>
              </w:rPr>
            </w:pPr>
            <w:ins w:id="1373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33" w:author="KIM, Jason" w:date="2019-04-02T13:39:00Z"/>
                <w:rFonts w:ascii="Calibri" w:eastAsia="Times New Roman" w:hAnsi="Calibri" w:cs="Calibri"/>
                <w:color w:val="000000"/>
                <w:lang w:eastAsia="en-AU"/>
              </w:rPr>
            </w:pPr>
            <w:ins w:id="13734" w:author="KIM, Jason" w:date="2019-04-02T13:39:00Z">
              <w:r w:rsidRPr="00D47EC1">
                <w:rPr>
                  <w:rFonts w:ascii="Calibri" w:eastAsia="Times New Roman" w:hAnsi="Calibri" w:cs="Calibri"/>
                  <w:color w:val="000000"/>
                  <w:lang w:eastAsia="en-AU"/>
                </w:rPr>
                <w:t>Chainage 782</w:t>
              </w:r>
            </w:ins>
          </w:p>
        </w:tc>
        <w:tc>
          <w:tcPr>
            <w:tcW w:w="721" w:type="pct"/>
            <w:shd w:val="clear" w:color="auto" w:fill="auto"/>
            <w:noWrap/>
            <w:hideMark/>
          </w:tcPr>
          <w:p w:rsidR="00110C18" w:rsidRPr="00D47EC1" w:rsidRDefault="00110C18" w:rsidP="00063728">
            <w:pPr>
              <w:jc w:val="right"/>
              <w:rPr>
                <w:ins w:id="13735" w:author="KIM, Jason" w:date="2019-04-02T13:39:00Z"/>
                <w:rFonts w:ascii="Calibri" w:eastAsia="Times New Roman" w:hAnsi="Calibri" w:cs="Calibri"/>
                <w:color w:val="000000"/>
                <w:lang w:eastAsia="en-AU"/>
              </w:rPr>
            </w:pPr>
            <w:ins w:id="137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37" w:author="KIM, Jason" w:date="2019-04-02T13:39:00Z"/>
        </w:trPr>
        <w:tc>
          <w:tcPr>
            <w:tcW w:w="716" w:type="pct"/>
            <w:vMerge/>
            <w:hideMark/>
          </w:tcPr>
          <w:p w:rsidR="00110C18" w:rsidRPr="00D47EC1" w:rsidRDefault="00110C18" w:rsidP="00063728">
            <w:pPr>
              <w:rPr>
                <w:ins w:id="137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41" w:author="KIM, Jason" w:date="2019-04-02T13:39:00Z"/>
                <w:rFonts w:ascii="Calibri" w:eastAsia="Times New Roman" w:hAnsi="Calibri" w:cs="Calibri"/>
                <w:color w:val="000000"/>
                <w:lang w:eastAsia="en-AU"/>
              </w:rPr>
            </w:pPr>
            <w:ins w:id="13742" w:author="KIM, Jason" w:date="2019-04-02T13:39:00Z">
              <w:r w:rsidRPr="00D47EC1">
                <w:rPr>
                  <w:rFonts w:ascii="Calibri" w:eastAsia="Times New Roman" w:hAnsi="Calibri" w:cs="Calibri"/>
                  <w:color w:val="000000"/>
                  <w:lang w:eastAsia="en-AU"/>
                </w:rPr>
                <w:t>DLL8842</w:t>
              </w:r>
            </w:ins>
          </w:p>
        </w:tc>
        <w:tc>
          <w:tcPr>
            <w:tcW w:w="742" w:type="pct"/>
            <w:shd w:val="clear" w:color="auto" w:fill="auto"/>
            <w:noWrap/>
            <w:hideMark/>
          </w:tcPr>
          <w:p w:rsidR="00110C18" w:rsidRPr="00D47EC1" w:rsidRDefault="00110C18" w:rsidP="00063728">
            <w:pPr>
              <w:rPr>
                <w:ins w:id="13743" w:author="KIM, Jason" w:date="2019-04-02T13:39:00Z"/>
                <w:rFonts w:ascii="Calibri" w:eastAsia="Times New Roman" w:hAnsi="Calibri" w:cs="Calibri"/>
                <w:color w:val="000000"/>
                <w:lang w:eastAsia="en-AU"/>
              </w:rPr>
            </w:pPr>
            <w:ins w:id="1374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45" w:author="KIM, Jason" w:date="2019-04-02T13:39:00Z"/>
                <w:rFonts w:ascii="Calibri" w:eastAsia="Times New Roman" w:hAnsi="Calibri" w:cs="Calibri"/>
                <w:color w:val="000000"/>
                <w:lang w:eastAsia="en-AU"/>
              </w:rPr>
            </w:pPr>
            <w:ins w:id="13746" w:author="KIM, Jason" w:date="2019-04-02T13:39:00Z">
              <w:r w:rsidRPr="00D47EC1">
                <w:rPr>
                  <w:rFonts w:ascii="Calibri" w:eastAsia="Times New Roman" w:hAnsi="Calibri" w:cs="Calibri"/>
                  <w:color w:val="000000"/>
                  <w:lang w:eastAsia="en-AU"/>
                </w:rPr>
                <w:t>Chainage 897</w:t>
              </w:r>
            </w:ins>
          </w:p>
        </w:tc>
        <w:tc>
          <w:tcPr>
            <w:tcW w:w="721" w:type="pct"/>
            <w:shd w:val="clear" w:color="auto" w:fill="auto"/>
            <w:noWrap/>
            <w:hideMark/>
          </w:tcPr>
          <w:p w:rsidR="00110C18" w:rsidRPr="00D47EC1" w:rsidRDefault="00110C18" w:rsidP="00063728">
            <w:pPr>
              <w:jc w:val="right"/>
              <w:rPr>
                <w:ins w:id="13747" w:author="KIM, Jason" w:date="2019-04-02T13:39:00Z"/>
                <w:rFonts w:ascii="Calibri" w:eastAsia="Times New Roman" w:hAnsi="Calibri" w:cs="Calibri"/>
                <w:color w:val="000000"/>
                <w:lang w:eastAsia="en-AU"/>
              </w:rPr>
            </w:pPr>
            <w:ins w:id="137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49" w:author="KIM, Jason" w:date="2019-04-02T13:39:00Z"/>
        </w:trPr>
        <w:tc>
          <w:tcPr>
            <w:tcW w:w="716" w:type="pct"/>
            <w:vMerge/>
            <w:hideMark/>
          </w:tcPr>
          <w:p w:rsidR="00110C18" w:rsidRPr="00D47EC1" w:rsidRDefault="00110C18" w:rsidP="00063728">
            <w:pPr>
              <w:rPr>
                <w:ins w:id="137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53" w:author="KIM, Jason" w:date="2019-04-02T13:39:00Z"/>
                <w:rFonts w:ascii="Calibri" w:eastAsia="Times New Roman" w:hAnsi="Calibri" w:cs="Calibri"/>
                <w:color w:val="000000"/>
                <w:lang w:eastAsia="en-AU"/>
              </w:rPr>
            </w:pPr>
            <w:ins w:id="13754" w:author="KIM, Jason" w:date="2019-04-02T13:39:00Z">
              <w:r w:rsidRPr="00D47EC1">
                <w:rPr>
                  <w:rFonts w:ascii="Calibri" w:eastAsia="Times New Roman" w:hAnsi="Calibri" w:cs="Calibri"/>
                  <w:color w:val="000000"/>
                  <w:lang w:eastAsia="en-AU"/>
                </w:rPr>
                <w:t>DLL8841</w:t>
              </w:r>
            </w:ins>
          </w:p>
        </w:tc>
        <w:tc>
          <w:tcPr>
            <w:tcW w:w="742" w:type="pct"/>
            <w:shd w:val="clear" w:color="auto" w:fill="auto"/>
            <w:noWrap/>
            <w:hideMark/>
          </w:tcPr>
          <w:p w:rsidR="00110C18" w:rsidRPr="00D47EC1" w:rsidRDefault="00110C18" w:rsidP="00063728">
            <w:pPr>
              <w:rPr>
                <w:ins w:id="13755" w:author="KIM, Jason" w:date="2019-04-02T13:39:00Z"/>
                <w:rFonts w:ascii="Calibri" w:eastAsia="Times New Roman" w:hAnsi="Calibri" w:cs="Calibri"/>
                <w:color w:val="000000"/>
                <w:lang w:eastAsia="en-AU"/>
              </w:rPr>
            </w:pPr>
            <w:ins w:id="1375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57" w:author="KIM, Jason" w:date="2019-04-02T13:39:00Z"/>
                <w:rFonts w:ascii="Calibri" w:eastAsia="Times New Roman" w:hAnsi="Calibri" w:cs="Calibri"/>
                <w:color w:val="000000"/>
                <w:lang w:eastAsia="en-AU"/>
              </w:rPr>
            </w:pPr>
            <w:ins w:id="13758" w:author="KIM, Jason" w:date="2019-04-02T13:39:00Z">
              <w:r w:rsidRPr="00D47EC1">
                <w:rPr>
                  <w:rFonts w:ascii="Calibri" w:eastAsia="Times New Roman" w:hAnsi="Calibri" w:cs="Calibri"/>
                  <w:color w:val="000000"/>
                  <w:lang w:eastAsia="en-AU"/>
                </w:rPr>
                <w:t>Chainage 902</w:t>
              </w:r>
            </w:ins>
          </w:p>
        </w:tc>
        <w:tc>
          <w:tcPr>
            <w:tcW w:w="721" w:type="pct"/>
            <w:shd w:val="clear" w:color="auto" w:fill="auto"/>
            <w:noWrap/>
            <w:hideMark/>
          </w:tcPr>
          <w:p w:rsidR="00110C18" w:rsidRPr="00D47EC1" w:rsidRDefault="00110C18" w:rsidP="00063728">
            <w:pPr>
              <w:jc w:val="right"/>
              <w:rPr>
                <w:ins w:id="13759" w:author="KIM, Jason" w:date="2019-04-02T13:39:00Z"/>
                <w:rFonts w:ascii="Calibri" w:eastAsia="Times New Roman" w:hAnsi="Calibri" w:cs="Calibri"/>
                <w:color w:val="000000"/>
                <w:lang w:eastAsia="en-AU"/>
              </w:rPr>
            </w:pPr>
            <w:ins w:id="137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61" w:author="KIM, Jason" w:date="2019-04-02T13:39:00Z"/>
        </w:trPr>
        <w:tc>
          <w:tcPr>
            <w:tcW w:w="716" w:type="pct"/>
            <w:vMerge w:val="restart"/>
            <w:shd w:val="clear" w:color="auto" w:fill="auto"/>
            <w:noWrap/>
            <w:hideMark/>
          </w:tcPr>
          <w:p w:rsidR="00110C18" w:rsidRPr="00D47EC1" w:rsidRDefault="00110C18" w:rsidP="00063728">
            <w:pPr>
              <w:rPr>
                <w:ins w:id="13762" w:author="KIM, Jason" w:date="2019-04-02T13:39:00Z"/>
                <w:rFonts w:ascii="Calibri" w:eastAsia="Times New Roman" w:hAnsi="Calibri" w:cs="Calibri"/>
                <w:color w:val="000000"/>
                <w:lang w:eastAsia="en-AU"/>
              </w:rPr>
            </w:pPr>
            <w:ins w:id="13763" w:author="KIM, Jason" w:date="2019-04-02T13:39:00Z">
              <w:r w:rsidRPr="00D47EC1">
                <w:rPr>
                  <w:rFonts w:ascii="Calibri" w:eastAsia="Times New Roman" w:hAnsi="Calibri" w:cs="Calibri"/>
                  <w:color w:val="000000"/>
                  <w:lang w:eastAsia="en-AU"/>
                </w:rPr>
                <w:t>DLL86SK221</w:t>
              </w:r>
            </w:ins>
          </w:p>
        </w:tc>
        <w:tc>
          <w:tcPr>
            <w:tcW w:w="669" w:type="pct"/>
            <w:vMerge w:val="restart"/>
            <w:shd w:val="clear" w:color="auto" w:fill="auto"/>
            <w:noWrap/>
            <w:hideMark/>
          </w:tcPr>
          <w:p w:rsidR="00110C18" w:rsidRPr="00D47EC1" w:rsidRDefault="00110C18" w:rsidP="00063728">
            <w:pPr>
              <w:rPr>
                <w:ins w:id="13764" w:author="KIM, Jason" w:date="2019-04-02T13:39:00Z"/>
                <w:rFonts w:ascii="Calibri" w:eastAsia="Times New Roman" w:hAnsi="Calibri" w:cs="Calibri"/>
                <w:color w:val="000000"/>
                <w:lang w:eastAsia="en-AU"/>
              </w:rPr>
            </w:pPr>
            <w:ins w:id="13765" w:author="KIM, Jason" w:date="2019-04-02T13:39:00Z">
              <w:r w:rsidRPr="00D47EC1">
                <w:rPr>
                  <w:rFonts w:ascii="Calibri" w:eastAsia="Times New Roman" w:hAnsi="Calibri" w:cs="Calibri"/>
                  <w:color w:val="000000"/>
                  <w:lang w:eastAsia="en-AU"/>
                </w:rPr>
                <w:t>ELZ20094</w:t>
              </w:r>
            </w:ins>
          </w:p>
        </w:tc>
        <w:tc>
          <w:tcPr>
            <w:tcW w:w="668" w:type="pct"/>
            <w:vMerge w:val="restart"/>
            <w:shd w:val="clear" w:color="auto" w:fill="auto"/>
            <w:noWrap/>
            <w:hideMark/>
          </w:tcPr>
          <w:p w:rsidR="00110C18" w:rsidRPr="00D47EC1" w:rsidRDefault="00110C18" w:rsidP="00063728">
            <w:pPr>
              <w:rPr>
                <w:ins w:id="13766" w:author="KIM, Jason" w:date="2019-04-02T13:39:00Z"/>
                <w:rFonts w:ascii="Calibri" w:eastAsia="Times New Roman" w:hAnsi="Calibri" w:cs="Calibri"/>
                <w:color w:val="000000"/>
                <w:lang w:eastAsia="en-AU"/>
              </w:rPr>
            </w:pPr>
            <w:ins w:id="13767"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768" w:author="KIM, Jason" w:date="2019-04-02T13:39:00Z"/>
                <w:rFonts w:ascii="Calibri" w:eastAsia="Times New Roman" w:hAnsi="Calibri" w:cs="Calibri"/>
                <w:color w:val="000000"/>
                <w:lang w:eastAsia="en-AU"/>
              </w:rPr>
            </w:pPr>
            <w:ins w:id="13769" w:author="KIM, Jason" w:date="2019-04-02T13:39:00Z">
              <w:r w:rsidRPr="00D47EC1">
                <w:rPr>
                  <w:rFonts w:ascii="Calibri" w:eastAsia="Times New Roman" w:hAnsi="Calibri" w:cs="Calibri"/>
                  <w:color w:val="000000"/>
                  <w:lang w:eastAsia="en-AU"/>
                </w:rPr>
                <w:t>DLL8872</w:t>
              </w:r>
            </w:ins>
          </w:p>
        </w:tc>
        <w:tc>
          <w:tcPr>
            <w:tcW w:w="742" w:type="pct"/>
            <w:shd w:val="clear" w:color="auto" w:fill="auto"/>
            <w:noWrap/>
            <w:hideMark/>
          </w:tcPr>
          <w:p w:rsidR="00110C18" w:rsidRPr="00D47EC1" w:rsidRDefault="00110C18" w:rsidP="00063728">
            <w:pPr>
              <w:rPr>
                <w:ins w:id="13770" w:author="KIM, Jason" w:date="2019-04-02T13:39:00Z"/>
                <w:rFonts w:ascii="Calibri" w:eastAsia="Times New Roman" w:hAnsi="Calibri" w:cs="Calibri"/>
                <w:color w:val="000000"/>
                <w:lang w:eastAsia="en-AU"/>
              </w:rPr>
            </w:pPr>
            <w:ins w:id="1377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72" w:author="KIM, Jason" w:date="2019-04-02T13:39:00Z"/>
                <w:rFonts w:ascii="Calibri" w:eastAsia="Times New Roman" w:hAnsi="Calibri" w:cs="Calibri"/>
                <w:color w:val="000000"/>
                <w:lang w:eastAsia="en-AU"/>
              </w:rPr>
            </w:pPr>
            <w:ins w:id="13773" w:author="KIM, Jason" w:date="2019-04-02T13:39:00Z">
              <w:r w:rsidRPr="00D47EC1">
                <w:rPr>
                  <w:rFonts w:ascii="Calibri" w:eastAsia="Times New Roman" w:hAnsi="Calibri" w:cs="Calibri"/>
                  <w:color w:val="000000"/>
                  <w:lang w:eastAsia="en-AU"/>
                </w:rPr>
                <w:t>Chainage 530</w:t>
              </w:r>
            </w:ins>
          </w:p>
        </w:tc>
        <w:tc>
          <w:tcPr>
            <w:tcW w:w="721" w:type="pct"/>
            <w:shd w:val="clear" w:color="auto" w:fill="auto"/>
            <w:noWrap/>
            <w:hideMark/>
          </w:tcPr>
          <w:p w:rsidR="00110C18" w:rsidRPr="00D47EC1" w:rsidRDefault="00110C18" w:rsidP="00063728">
            <w:pPr>
              <w:jc w:val="right"/>
              <w:rPr>
                <w:ins w:id="13774" w:author="KIM, Jason" w:date="2019-04-02T13:39:00Z"/>
                <w:rFonts w:ascii="Calibri" w:eastAsia="Times New Roman" w:hAnsi="Calibri" w:cs="Calibri"/>
                <w:color w:val="000000"/>
                <w:lang w:eastAsia="en-AU"/>
              </w:rPr>
            </w:pPr>
            <w:ins w:id="137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76" w:author="KIM, Jason" w:date="2019-04-02T13:39:00Z"/>
        </w:trPr>
        <w:tc>
          <w:tcPr>
            <w:tcW w:w="716" w:type="pct"/>
            <w:vMerge/>
            <w:hideMark/>
          </w:tcPr>
          <w:p w:rsidR="00110C18" w:rsidRPr="00D47EC1" w:rsidRDefault="00110C18" w:rsidP="00063728">
            <w:pPr>
              <w:rPr>
                <w:ins w:id="1377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7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7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80" w:author="KIM, Jason" w:date="2019-04-02T13:39:00Z"/>
                <w:rFonts w:ascii="Calibri" w:eastAsia="Times New Roman" w:hAnsi="Calibri" w:cs="Calibri"/>
                <w:color w:val="000000"/>
                <w:lang w:eastAsia="en-AU"/>
              </w:rPr>
            </w:pPr>
            <w:ins w:id="13781" w:author="KIM, Jason" w:date="2019-04-02T13:39:00Z">
              <w:r w:rsidRPr="00D47EC1">
                <w:rPr>
                  <w:rFonts w:ascii="Calibri" w:eastAsia="Times New Roman" w:hAnsi="Calibri" w:cs="Calibri"/>
                  <w:color w:val="000000"/>
                  <w:lang w:eastAsia="en-AU"/>
                </w:rPr>
                <w:t>DLL8871</w:t>
              </w:r>
            </w:ins>
          </w:p>
        </w:tc>
        <w:tc>
          <w:tcPr>
            <w:tcW w:w="742" w:type="pct"/>
            <w:shd w:val="clear" w:color="auto" w:fill="auto"/>
            <w:noWrap/>
            <w:hideMark/>
          </w:tcPr>
          <w:p w:rsidR="00110C18" w:rsidRPr="00D47EC1" w:rsidRDefault="00110C18" w:rsidP="00063728">
            <w:pPr>
              <w:rPr>
                <w:ins w:id="13782" w:author="KIM, Jason" w:date="2019-04-02T13:39:00Z"/>
                <w:rFonts w:ascii="Calibri" w:eastAsia="Times New Roman" w:hAnsi="Calibri" w:cs="Calibri"/>
                <w:color w:val="000000"/>
                <w:lang w:eastAsia="en-AU"/>
              </w:rPr>
            </w:pPr>
            <w:ins w:id="1378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84" w:author="KIM, Jason" w:date="2019-04-02T13:39:00Z"/>
                <w:rFonts w:ascii="Calibri" w:eastAsia="Times New Roman" w:hAnsi="Calibri" w:cs="Calibri"/>
                <w:color w:val="000000"/>
                <w:lang w:eastAsia="en-AU"/>
              </w:rPr>
            </w:pPr>
            <w:ins w:id="13785" w:author="KIM, Jason" w:date="2019-04-02T13:39:00Z">
              <w:r w:rsidRPr="00D47EC1">
                <w:rPr>
                  <w:rFonts w:ascii="Calibri" w:eastAsia="Times New Roman" w:hAnsi="Calibri" w:cs="Calibri"/>
                  <w:color w:val="000000"/>
                  <w:lang w:eastAsia="en-AU"/>
                </w:rPr>
                <w:t>Chainage 536</w:t>
              </w:r>
            </w:ins>
          </w:p>
        </w:tc>
        <w:tc>
          <w:tcPr>
            <w:tcW w:w="721" w:type="pct"/>
            <w:shd w:val="clear" w:color="auto" w:fill="auto"/>
            <w:noWrap/>
            <w:hideMark/>
          </w:tcPr>
          <w:p w:rsidR="00110C18" w:rsidRPr="00D47EC1" w:rsidRDefault="00110C18" w:rsidP="00063728">
            <w:pPr>
              <w:jc w:val="right"/>
              <w:rPr>
                <w:ins w:id="13786" w:author="KIM, Jason" w:date="2019-04-02T13:39:00Z"/>
                <w:rFonts w:ascii="Calibri" w:eastAsia="Times New Roman" w:hAnsi="Calibri" w:cs="Calibri"/>
                <w:color w:val="000000"/>
                <w:lang w:eastAsia="en-AU"/>
              </w:rPr>
            </w:pPr>
            <w:ins w:id="137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88" w:author="KIM, Jason" w:date="2019-04-02T13:39:00Z"/>
        </w:trPr>
        <w:tc>
          <w:tcPr>
            <w:tcW w:w="716" w:type="pct"/>
            <w:vMerge/>
            <w:hideMark/>
          </w:tcPr>
          <w:p w:rsidR="00110C18" w:rsidRPr="00D47EC1" w:rsidRDefault="00110C18" w:rsidP="00063728">
            <w:pPr>
              <w:rPr>
                <w:ins w:id="137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92" w:author="KIM, Jason" w:date="2019-04-02T13:39:00Z"/>
                <w:rFonts w:ascii="Calibri" w:eastAsia="Times New Roman" w:hAnsi="Calibri" w:cs="Calibri"/>
                <w:color w:val="000000"/>
                <w:lang w:eastAsia="en-AU"/>
              </w:rPr>
            </w:pPr>
            <w:ins w:id="13793" w:author="KIM, Jason" w:date="2019-04-02T13:39:00Z">
              <w:r w:rsidRPr="00D47EC1">
                <w:rPr>
                  <w:rFonts w:ascii="Calibri" w:eastAsia="Times New Roman" w:hAnsi="Calibri" w:cs="Calibri"/>
                  <w:color w:val="000000"/>
                  <w:lang w:eastAsia="en-AU"/>
                </w:rPr>
                <w:t>DLL8862</w:t>
              </w:r>
            </w:ins>
          </w:p>
        </w:tc>
        <w:tc>
          <w:tcPr>
            <w:tcW w:w="742" w:type="pct"/>
            <w:shd w:val="clear" w:color="auto" w:fill="auto"/>
            <w:noWrap/>
            <w:hideMark/>
          </w:tcPr>
          <w:p w:rsidR="00110C18" w:rsidRPr="00D47EC1" w:rsidRDefault="00110C18" w:rsidP="00063728">
            <w:pPr>
              <w:rPr>
                <w:ins w:id="13794" w:author="KIM, Jason" w:date="2019-04-02T13:39:00Z"/>
                <w:rFonts w:ascii="Calibri" w:eastAsia="Times New Roman" w:hAnsi="Calibri" w:cs="Calibri"/>
                <w:color w:val="000000"/>
                <w:lang w:eastAsia="en-AU"/>
              </w:rPr>
            </w:pPr>
            <w:ins w:id="1379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96" w:author="KIM, Jason" w:date="2019-04-02T13:39:00Z"/>
                <w:rFonts w:ascii="Calibri" w:eastAsia="Times New Roman" w:hAnsi="Calibri" w:cs="Calibri"/>
                <w:color w:val="000000"/>
                <w:lang w:eastAsia="en-AU"/>
              </w:rPr>
            </w:pPr>
            <w:ins w:id="13797" w:author="KIM, Jason" w:date="2019-04-02T13:39:00Z">
              <w:r w:rsidRPr="00D47EC1">
                <w:rPr>
                  <w:rFonts w:ascii="Calibri" w:eastAsia="Times New Roman" w:hAnsi="Calibri" w:cs="Calibri"/>
                  <w:color w:val="000000"/>
                  <w:lang w:eastAsia="en-AU"/>
                </w:rPr>
                <w:t>Chainage 653</w:t>
              </w:r>
            </w:ins>
          </w:p>
        </w:tc>
        <w:tc>
          <w:tcPr>
            <w:tcW w:w="721" w:type="pct"/>
            <w:shd w:val="clear" w:color="auto" w:fill="auto"/>
            <w:noWrap/>
            <w:hideMark/>
          </w:tcPr>
          <w:p w:rsidR="00110C18" w:rsidRPr="00D47EC1" w:rsidRDefault="00110C18" w:rsidP="00063728">
            <w:pPr>
              <w:jc w:val="right"/>
              <w:rPr>
                <w:ins w:id="13798" w:author="KIM, Jason" w:date="2019-04-02T13:39:00Z"/>
                <w:rFonts w:ascii="Calibri" w:eastAsia="Times New Roman" w:hAnsi="Calibri" w:cs="Calibri"/>
                <w:color w:val="000000"/>
                <w:lang w:eastAsia="en-AU"/>
              </w:rPr>
            </w:pPr>
            <w:ins w:id="137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00" w:author="KIM, Jason" w:date="2019-04-02T13:39:00Z"/>
        </w:trPr>
        <w:tc>
          <w:tcPr>
            <w:tcW w:w="716" w:type="pct"/>
            <w:vMerge/>
            <w:hideMark/>
          </w:tcPr>
          <w:p w:rsidR="00110C18" w:rsidRPr="00D47EC1" w:rsidRDefault="00110C18" w:rsidP="00063728">
            <w:pPr>
              <w:rPr>
                <w:ins w:id="138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04" w:author="KIM, Jason" w:date="2019-04-02T13:39:00Z"/>
                <w:rFonts w:ascii="Calibri" w:eastAsia="Times New Roman" w:hAnsi="Calibri" w:cs="Calibri"/>
                <w:color w:val="000000"/>
                <w:lang w:eastAsia="en-AU"/>
              </w:rPr>
            </w:pPr>
            <w:ins w:id="13805" w:author="KIM, Jason" w:date="2019-04-02T13:39:00Z">
              <w:r w:rsidRPr="00D47EC1">
                <w:rPr>
                  <w:rFonts w:ascii="Calibri" w:eastAsia="Times New Roman" w:hAnsi="Calibri" w:cs="Calibri"/>
                  <w:color w:val="000000"/>
                  <w:lang w:eastAsia="en-AU"/>
                </w:rPr>
                <w:t>DLL8861</w:t>
              </w:r>
            </w:ins>
          </w:p>
        </w:tc>
        <w:tc>
          <w:tcPr>
            <w:tcW w:w="742" w:type="pct"/>
            <w:shd w:val="clear" w:color="auto" w:fill="auto"/>
            <w:noWrap/>
            <w:hideMark/>
          </w:tcPr>
          <w:p w:rsidR="00110C18" w:rsidRPr="00D47EC1" w:rsidRDefault="00110C18" w:rsidP="00063728">
            <w:pPr>
              <w:rPr>
                <w:ins w:id="13806" w:author="KIM, Jason" w:date="2019-04-02T13:39:00Z"/>
                <w:rFonts w:ascii="Calibri" w:eastAsia="Times New Roman" w:hAnsi="Calibri" w:cs="Calibri"/>
                <w:color w:val="000000"/>
                <w:lang w:eastAsia="en-AU"/>
              </w:rPr>
            </w:pPr>
            <w:ins w:id="1380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08" w:author="KIM, Jason" w:date="2019-04-02T13:39:00Z"/>
                <w:rFonts w:ascii="Calibri" w:eastAsia="Times New Roman" w:hAnsi="Calibri" w:cs="Calibri"/>
                <w:color w:val="000000"/>
                <w:lang w:eastAsia="en-AU"/>
              </w:rPr>
            </w:pPr>
            <w:ins w:id="13809" w:author="KIM, Jason" w:date="2019-04-02T13:39:00Z">
              <w:r w:rsidRPr="00D47EC1">
                <w:rPr>
                  <w:rFonts w:ascii="Calibri" w:eastAsia="Times New Roman" w:hAnsi="Calibri" w:cs="Calibri"/>
                  <w:color w:val="000000"/>
                  <w:lang w:eastAsia="en-AU"/>
                </w:rPr>
                <w:t>Chainage 659</w:t>
              </w:r>
            </w:ins>
          </w:p>
        </w:tc>
        <w:tc>
          <w:tcPr>
            <w:tcW w:w="721" w:type="pct"/>
            <w:shd w:val="clear" w:color="auto" w:fill="auto"/>
            <w:noWrap/>
            <w:hideMark/>
          </w:tcPr>
          <w:p w:rsidR="00110C18" w:rsidRPr="00D47EC1" w:rsidRDefault="00110C18" w:rsidP="00063728">
            <w:pPr>
              <w:jc w:val="right"/>
              <w:rPr>
                <w:ins w:id="13810" w:author="KIM, Jason" w:date="2019-04-02T13:39:00Z"/>
                <w:rFonts w:ascii="Calibri" w:eastAsia="Times New Roman" w:hAnsi="Calibri" w:cs="Calibri"/>
                <w:color w:val="000000"/>
                <w:lang w:eastAsia="en-AU"/>
              </w:rPr>
            </w:pPr>
            <w:ins w:id="138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12" w:author="KIM, Jason" w:date="2019-04-02T13:39:00Z"/>
        </w:trPr>
        <w:tc>
          <w:tcPr>
            <w:tcW w:w="716" w:type="pct"/>
            <w:vMerge w:val="restart"/>
            <w:shd w:val="clear" w:color="auto" w:fill="auto"/>
            <w:noWrap/>
            <w:hideMark/>
          </w:tcPr>
          <w:p w:rsidR="00110C18" w:rsidRPr="00D47EC1" w:rsidRDefault="00110C18" w:rsidP="00063728">
            <w:pPr>
              <w:rPr>
                <w:ins w:id="13813" w:author="KIM, Jason" w:date="2019-04-02T13:39:00Z"/>
                <w:rFonts w:ascii="Calibri" w:eastAsia="Times New Roman" w:hAnsi="Calibri" w:cs="Calibri"/>
                <w:color w:val="000000"/>
                <w:lang w:eastAsia="en-AU"/>
              </w:rPr>
            </w:pPr>
            <w:ins w:id="13814" w:author="KIM, Jason" w:date="2019-04-02T13:39:00Z">
              <w:r w:rsidRPr="00D47EC1">
                <w:rPr>
                  <w:rFonts w:ascii="Calibri" w:eastAsia="Times New Roman" w:hAnsi="Calibri" w:cs="Calibri"/>
                  <w:color w:val="000000"/>
                  <w:lang w:eastAsia="en-AU"/>
                </w:rPr>
                <w:t>DLL88SK221</w:t>
              </w:r>
            </w:ins>
          </w:p>
        </w:tc>
        <w:tc>
          <w:tcPr>
            <w:tcW w:w="669" w:type="pct"/>
            <w:vMerge w:val="restart"/>
            <w:shd w:val="clear" w:color="auto" w:fill="auto"/>
            <w:noWrap/>
            <w:hideMark/>
          </w:tcPr>
          <w:p w:rsidR="00110C18" w:rsidRPr="00D47EC1" w:rsidRDefault="00110C18" w:rsidP="00063728">
            <w:pPr>
              <w:rPr>
                <w:ins w:id="13815" w:author="KIM, Jason" w:date="2019-04-02T13:39:00Z"/>
                <w:rFonts w:ascii="Calibri" w:eastAsia="Times New Roman" w:hAnsi="Calibri" w:cs="Calibri"/>
                <w:color w:val="000000"/>
                <w:lang w:eastAsia="en-AU"/>
              </w:rPr>
            </w:pPr>
            <w:ins w:id="13816" w:author="KIM, Jason" w:date="2019-04-02T13:39:00Z">
              <w:r w:rsidRPr="00D47EC1">
                <w:rPr>
                  <w:rFonts w:ascii="Calibri" w:eastAsia="Times New Roman" w:hAnsi="Calibri" w:cs="Calibri"/>
                  <w:color w:val="000000"/>
                  <w:lang w:eastAsia="en-AU"/>
                </w:rPr>
                <w:t>ELZ20102</w:t>
              </w:r>
            </w:ins>
          </w:p>
        </w:tc>
        <w:tc>
          <w:tcPr>
            <w:tcW w:w="668" w:type="pct"/>
            <w:vMerge w:val="restart"/>
            <w:shd w:val="clear" w:color="auto" w:fill="auto"/>
            <w:noWrap/>
            <w:hideMark/>
          </w:tcPr>
          <w:p w:rsidR="00110C18" w:rsidRPr="00D47EC1" w:rsidRDefault="00110C18" w:rsidP="00063728">
            <w:pPr>
              <w:rPr>
                <w:ins w:id="13817" w:author="KIM, Jason" w:date="2019-04-02T13:39:00Z"/>
                <w:rFonts w:ascii="Calibri" w:eastAsia="Times New Roman" w:hAnsi="Calibri" w:cs="Calibri"/>
                <w:color w:val="000000"/>
                <w:lang w:eastAsia="en-AU"/>
              </w:rPr>
            </w:pPr>
            <w:ins w:id="13818"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819" w:author="KIM, Jason" w:date="2019-04-02T13:39:00Z"/>
                <w:rFonts w:ascii="Calibri" w:eastAsia="Times New Roman" w:hAnsi="Calibri" w:cs="Calibri"/>
                <w:color w:val="000000"/>
                <w:lang w:eastAsia="en-AU"/>
              </w:rPr>
            </w:pPr>
            <w:ins w:id="13820" w:author="KIM, Jason" w:date="2019-04-02T13:39:00Z">
              <w:r w:rsidRPr="00D47EC1">
                <w:rPr>
                  <w:rFonts w:ascii="Calibri" w:eastAsia="Times New Roman" w:hAnsi="Calibri" w:cs="Calibri"/>
                  <w:color w:val="000000"/>
                  <w:lang w:eastAsia="en-AU"/>
                </w:rPr>
                <w:t>DLL8882</w:t>
              </w:r>
            </w:ins>
          </w:p>
        </w:tc>
        <w:tc>
          <w:tcPr>
            <w:tcW w:w="742" w:type="pct"/>
            <w:shd w:val="clear" w:color="auto" w:fill="auto"/>
            <w:noWrap/>
            <w:hideMark/>
          </w:tcPr>
          <w:p w:rsidR="00110C18" w:rsidRPr="00D47EC1" w:rsidRDefault="00110C18" w:rsidP="00063728">
            <w:pPr>
              <w:rPr>
                <w:ins w:id="13821" w:author="KIM, Jason" w:date="2019-04-02T13:39:00Z"/>
                <w:rFonts w:ascii="Calibri" w:eastAsia="Times New Roman" w:hAnsi="Calibri" w:cs="Calibri"/>
                <w:color w:val="000000"/>
                <w:lang w:eastAsia="en-AU"/>
              </w:rPr>
            </w:pPr>
            <w:ins w:id="1382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23" w:author="KIM, Jason" w:date="2019-04-02T13:39:00Z"/>
                <w:rFonts w:ascii="Calibri" w:eastAsia="Times New Roman" w:hAnsi="Calibri" w:cs="Calibri"/>
                <w:color w:val="000000"/>
                <w:lang w:eastAsia="en-AU"/>
              </w:rPr>
            </w:pPr>
            <w:ins w:id="13824" w:author="KIM, Jason" w:date="2019-04-02T13:39:00Z">
              <w:r w:rsidRPr="00D47EC1">
                <w:rPr>
                  <w:rFonts w:ascii="Calibri" w:eastAsia="Times New Roman" w:hAnsi="Calibri" w:cs="Calibri"/>
                  <w:color w:val="000000"/>
                  <w:lang w:eastAsia="en-AU"/>
                </w:rPr>
                <w:t>Chainage 444</w:t>
              </w:r>
            </w:ins>
          </w:p>
        </w:tc>
        <w:tc>
          <w:tcPr>
            <w:tcW w:w="721" w:type="pct"/>
            <w:shd w:val="clear" w:color="auto" w:fill="auto"/>
            <w:noWrap/>
            <w:hideMark/>
          </w:tcPr>
          <w:p w:rsidR="00110C18" w:rsidRPr="00D47EC1" w:rsidRDefault="00110C18" w:rsidP="00063728">
            <w:pPr>
              <w:jc w:val="right"/>
              <w:rPr>
                <w:ins w:id="13825" w:author="KIM, Jason" w:date="2019-04-02T13:39:00Z"/>
                <w:rFonts w:ascii="Calibri" w:eastAsia="Times New Roman" w:hAnsi="Calibri" w:cs="Calibri"/>
                <w:color w:val="000000"/>
                <w:lang w:eastAsia="en-AU"/>
              </w:rPr>
            </w:pPr>
            <w:ins w:id="138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27" w:author="KIM, Jason" w:date="2019-04-02T13:39:00Z"/>
        </w:trPr>
        <w:tc>
          <w:tcPr>
            <w:tcW w:w="716" w:type="pct"/>
            <w:vMerge/>
            <w:hideMark/>
          </w:tcPr>
          <w:p w:rsidR="00110C18" w:rsidRPr="00D47EC1" w:rsidRDefault="00110C18" w:rsidP="00063728">
            <w:pPr>
              <w:rPr>
                <w:ins w:id="1382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2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3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31" w:author="KIM, Jason" w:date="2019-04-02T13:39:00Z"/>
                <w:rFonts w:ascii="Calibri" w:eastAsia="Times New Roman" w:hAnsi="Calibri" w:cs="Calibri"/>
                <w:color w:val="000000"/>
                <w:lang w:eastAsia="en-AU"/>
              </w:rPr>
            </w:pPr>
            <w:ins w:id="13832" w:author="KIM, Jason" w:date="2019-04-02T13:39:00Z">
              <w:r w:rsidRPr="00D47EC1">
                <w:rPr>
                  <w:rFonts w:ascii="Calibri" w:eastAsia="Times New Roman" w:hAnsi="Calibri" w:cs="Calibri"/>
                  <w:color w:val="000000"/>
                  <w:lang w:eastAsia="en-AU"/>
                </w:rPr>
                <w:t>DLL8881</w:t>
              </w:r>
            </w:ins>
          </w:p>
        </w:tc>
        <w:tc>
          <w:tcPr>
            <w:tcW w:w="742" w:type="pct"/>
            <w:shd w:val="clear" w:color="auto" w:fill="auto"/>
            <w:noWrap/>
            <w:hideMark/>
          </w:tcPr>
          <w:p w:rsidR="00110C18" w:rsidRPr="00D47EC1" w:rsidRDefault="00110C18" w:rsidP="00063728">
            <w:pPr>
              <w:rPr>
                <w:ins w:id="13833" w:author="KIM, Jason" w:date="2019-04-02T13:39:00Z"/>
                <w:rFonts w:ascii="Calibri" w:eastAsia="Times New Roman" w:hAnsi="Calibri" w:cs="Calibri"/>
                <w:color w:val="000000"/>
                <w:lang w:eastAsia="en-AU"/>
              </w:rPr>
            </w:pPr>
            <w:ins w:id="1383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35" w:author="KIM, Jason" w:date="2019-04-02T13:39:00Z"/>
                <w:rFonts w:ascii="Calibri" w:eastAsia="Times New Roman" w:hAnsi="Calibri" w:cs="Calibri"/>
                <w:color w:val="000000"/>
                <w:lang w:eastAsia="en-AU"/>
              </w:rPr>
            </w:pPr>
            <w:ins w:id="13836" w:author="KIM, Jason" w:date="2019-04-02T13:39:00Z">
              <w:r w:rsidRPr="00D47EC1">
                <w:rPr>
                  <w:rFonts w:ascii="Calibri" w:eastAsia="Times New Roman" w:hAnsi="Calibri" w:cs="Calibri"/>
                  <w:color w:val="000000"/>
                  <w:lang w:eastAsia="en-AU"/>
                </w:rPr>
                <w:t>Chainage 447</w:t>
              </w:r>
            </w:ins>
          </w:p>
        </w:tc>
        <w:tc>
          <w:tcPr>
            <w:tcW w:w="721" w:type="pct"/>
            <w:shd w:val="clear" w:color="auto" w:fill="auto"/>
            <w:noWrap/>
            <w:hideMark/>
          </w:tcPr>
          <w:p w:rsidR="00110C18" w:rsidRPr="00D47EC1" w:rsidRDefault="00110C18" w:rsidP="00063728">
            <w:pPr>
              <w:jc w:val="right"/>
              <w:rPr>
                <w:ins w:id="13837" w:author="KIM, Jason" w:date="2019-04-02T13:39:00Z"/>
                <w:rFonts w:ascii="Calibri" w:eastAsia="Times New Roman" w:hAnsi="Calibri" w:cs="Calibri"/>
                <w:color w:val="000000"/>
                <w:lang w:eastAsia="en-AU"/>
              </w:rPr>
            </w:pPr>
            <w:ins w:id="138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39" w:author="KIM, Jason" w:date="2019-04-02T13:39:00Z"/>
        </w:trPr>
        <w:tc>
          <w:tcPr>
            <w:tcW w:w="716" w:type="pct"/>
            <w:vMerge w:val="restart"/>
            <w:shd w:val="clear" w:color="auto" w:fill="auto"/>
            <w:noWrap/>
            <w:hideMark/>
          </w:tcPr>
          <w:p w:rsidR="00110C18" w:rsidRPr="00D47EC1" w:rsidRDefault="00110C18" w:rsidP="00063728">
            <w:pPr>
              <w:rPr>
                <w:ins w:id="13840" w:author="KIM, Jason" w:date="2019-04-02T13:39:00Z"/>
                <w:rFonts w:ascii="Calibri" w:eastAsia="Times New Roman" w:hAnsi="Calibri" w:cs="Calibri"/>
                <w:color w:val="000000"/>
                <w:lang w:eastAsia="en-AU"/>
              </w:rPr>
            </w:pPr>
            <w:ins w:id="13841" w:author="KIM, Jason" w:date="2019-04-02T13:39:00Z">
              <w:r w:rsidRPr="00D47EC1">
                <w:rPr>
                  <w:rFonts w:ascii="Calibri" w:eastAsia="Times New Roman" w:hAnsi="Calibri" w:cs="Calibri"/>
                  <w:color w:val="000000"/>
                  <w:lang w:eastAsia="en-AU"/>
                </w:rPr>
                <w:t>DLL89K221</w:t>
              </w:r>
            </w:ins>
          </w:p>
        </w:tc>
        <w:tc>
          <w:tcPr>
            <w:tcW w:w="669" w:type="pct"/>
            <w:vMerge w:val="restart"/>
            <w:shd w:val="clear" w:color="auto" w:fill="auto"/>
            <w:noWrap/>
            <w:hideMark/>
          </w:tcPr>
          <w:p w:rsidR="00110C18" w:rsidRPr="00D47EC1" w:rsidRDefault="00110C18" w:rsidP="00063728">
            <w:pPr>
              <w:rPr>
                <w:ins w:id="13842" w:author="KIM, Jason" w:date="2019-04-02T13:39:00Z"/>
                <w:rFonts w:ascii="Calibri" w:eastAsia="Times New Roman" w:hAnsi="Calibri" w:cs="Calibri"/>
                <w:color w:val="000000"/>
                <w:lang w:eastAsia="en-AU"/>
              </w:rPr>
            </w:pPr>
            <w:ins w:id="13843" w:author="KIM, Jason" w:date="2019-04-02T13:39:00Z">
              <w:r w:rsidRPr="00D47EC1">
                <w:rPr>
                  <w:rFonts w:ascii="Calibri" w:eastAsia="Times New Roman" w:hAnsi="Calibri" w:cs="Calibri"/>
                  <w:color w:val="000000"/>
                  <w:lang w:eastAsia="en-AU"/>
                </w:rPr>
                <w:t>ELZ20106</w:t>
              </w:r>
            </w:ins>
          </w:p>
        </w:tc>
        <w:tc>
          <w:tcPr>
            <w:tcW w:w="668" w:type="pct"/>
            <w:vMerge w:val="restart"/>
            <w:shd w:val="clear" w:color="auto" w:fill="auto"/>
            <w:noWrap/>
            <w:hideMark/>
          </w:tcPr>
          <w:p w:rsidR="00110C18" w:rsidRPr="00D47EC1" w:rsidRDefault="00110C18" w:rsidP="00063728">
            <w:pPr>
              <w:rPr>
                <w:ins w:id="13844" w:author="KIM, Jason" w:date="2019-04-02T13:39:00Z"/>
                <w:rFonts w:ascii="Calibri" w:eastAsia="Times New Roman" w:hAnsi="Calibri" w:cs="Calibri"/>
                <w:color w:val="000000"/>
                <w:lang w:eastAsia="en-AU"/>
              </w:rPr>
            </w:pPr>
            <w:ins w:id="13845"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846" w:author="KIM, Jason" w:date="2019-04-02T13:39:00Z"/>
                <w:rFonts w:ascii="Calibri" w:eastAsia="Times New Roman" w:hAnsi="Calibri" w:cs="Calibri"/>
                <w:color w:val="000000"/>
                <w:lang w:eastAsia="en-AU"/>
              </w:rPr>
            </w:pPr>
            <w:ins w:id="13847" w:author="KIM, Jason" w:date="2019-04-02T13:39:00Z">
              <w:r w:rsidRPr="00D47EC1">
                <w:rPr>
                  <w:rFonts w:ascii="Calibri" w:eastAsia="Times New Roman" w:hAnsi="Calibri" w:cs="Calibri"/>
                  <w:color w:val="000000"/>
                  <w:lang w:eastAsia="en-AU"/>
                </w:rPr>
                <w:t>DLL8892</w:t>
              </w:r>
            </w:ins>
          </w:p>
        </w:tc>
        <w:tc>
          <w:tcPr>
            <w:tcW w:w="742" w:type="pct"/>
            <w:shd w:val="clear" w:color="auto" w:fill="auto"/>
            <w:noWrap/>
            <w:hideMark/>
          </w:tcPr>
          <w:p w:rsidR="00110C18" w:rsidRPr="00D47EC1" w:rsidRDefault="00110C18" w:rsidP="00063728">
            <w:pPr>
              <w:rPr>
                <w:ins w:id="13848" w:author="KIM, Jason" w:date="2019-04-02T13:39:00Z"/>
                <w:rFonts w:ascii="Calibri" w:eastAsia="Times New Roman" w:hAnsi="Calibri" w:cs="Calibri"/>
                <w:color w:val="000000"/>
                <w:lang w:eastAsia="en-AU"/>
              </w:rPr>
            </w:pPr>
            <w:ins w:id="1384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50" w:author="KIM, Jason" w:date="2019-04-02T13:39:00Z"/>
                <w:rFonts w:ascii="Calibri" w:eastAsia="Times New Roman" w:hAnsi="Calibri" w:cs="Calibri"/>
                <w:color w:val="000000"/>
                <w:lang w:eastAsia="en-AU"/>
              </w:rPr>
            </w:pPr>
            <w:ins w:id="13851" w:author="KIM, Jason" w:date="2019-04-02T13:39:00Z">
              <w:r w:rsidRPr="00D47EC1">
                <w:rPr>
                  <w:rFonts w:ascii="Calibri" w:eastAsia="Times New Roman" w:hAnsi="Calibri" w:cs="Calibri"/>
                  <w:color w:val="000000"/>
                  <w:lang w:eastAsia="en-AU"/>
                </w:rPr>
                <w:t>Chainage 361</w:t>
              </w:r>
            </w:ins>
          </w:p>
        </w:tc>
        <w:tc>
          <w:tcPr>
            <w:tcW w:w="721" w:type="pct"/>
            <w:shd w:val="clear" w:color="auto" w:fill="auto"/>
            <w:noWrap/>
            <w:hideMark/>
          </w:tcPr>
          <w:p w:rsidR="00110C18" w:rsidRPr="00D47EC1" w:rsidRDefault="00110C18" w:rsidP="00063728">
            <w:pPr>
              <w:jc w:val="right"/>
              <w:rPr>
                <w:ins w:id="13852" w:author="KIM, Jason" w:date="2019-04-02T13:39:00Z"/>
                <w:rFonts w:ascii="Calibri" w:eastAsia="Times New Roman" w:hAnsi="Calibri" w:cs="Calibri"/>
                <w:color w:val="000000"/>
                <w:lang w:eastAsia="en-AU"/>
              </w:rPr>
            </w:pPr>
            <w:ins w:id="138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54" w:author="KIM, Jason" w:date="2019-04-02T13:39:00Z"/>
        </w:trPr>
        <w:tc>
          <w:tcPr>
            <w:tcW w:w="716" w:type="pct"/>
            <w:vMerge/>
            <w:hideMark/>
          </w:tcPr>
          <w:p w:rsidR="00110C18" w:rsidRPr="00D47EC1" w:rsidRDefault="00110C18" w:rsidP="00063728">
            <w:pPr>
              <w:rPr>
                <w:ins w:id="1385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5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5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58" w:author="KIM, Jason" w:date="2019-04-02T13:39:00Z"/>
                <w:rFonts w:ascii="Calibri" w:eastAsia="Times New Roman" w:hAnsi="Calibri" w:cs="Calibri"/>
                <w:color w:val="000000"/>
                <w:lang w:eastAsia="en-AU"/>
              </w:rPr>
            </w:pPr>
            <w:ins w:id="13859" w:author="KIM, Jason" w:date="2019-04-02T13:39:00Z">
              <w:r w:rsidRPr="00D47EC1">
                <w:rPr>
                  <w:rFonts w:ascii="Calibri" w:eastAsia="Times New Roman" w:hAnsi="Calibri" w:cs="Calibri"/>
                  <w:color w:val="000000"/>
                  <w:lang w:eastAsia="en-AU"/>
                </w:rPr>
                <w:t>DLL8891</w:t>
              </w:r>
            </w:ins>
          </w:p>
        </w:tc>
        <w:tc>
          <w:tcPr>
            <w:tcW w:w="742" w:type="pct"/>
            <w:shd w:val="clear" w:color="auto" w:fill="auto"/>
            <w:noWrap/>
            <w:hideMark/>
          </w:tcPr>
          <w:p w:rsidR="00110C18" w:rsidRPr="00D47EC1" w:rsidRDefault="00110C18" w:rsidP="00063728">
            <w:pPr>
              <w:rPr>
                <w:ins w:id="13860" w:author="KIM, Jason" w:date="2019-04-02T13:39:00Z"/>
                <w:rFonts w:ascii="Calibri" w:eastAsia="Times New Roman" w:hAnsi="Calibri" w:cs="Calibri"/>
                <w:color w:val="000000"/>
                <w:lang w:eastAsia="en-AU"/>
              </w:rPr>
            </w:pPr>
            <w:ins w:id="1386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62" w:author="KIM, Jason" w:date="2019-04-02T13:39:00Z"/>
                <w:rFonts w:ascii="Calibri" w:eastAsia="Times New Roman" w:hAnsi="Calibri" w:cs="Calibri"/>
                <w:color w:val="000000"/>
                <w:lang w:eastAsia="en-AU"/>
              </w:rPr>
            </w:pPr>
            <w:ins w:id="13863" w:author="KIM, Jason" w:date="2019-04-02T13:39:00Z">
              <w:r w:rsidRPr="00D47EC1">
                <w:rPr>
                  <w:rFonts w:ascii="Calibri" w:eastAsia="Times New Roman" w:hAnsi="Calibri" w:cs="Calibri"/>
                  <w:color w:val="000000"/>
                  <w:lang w:eastAsia="en-AU"/>
                </w:rPr>
                <w:t>Chainage 367</w:t>
              </w:r>
            </w:ins>
          </w:p>
        </w:tc>
        <w:tc>
          <w:tcPr>
            <w:tcW w:w="721" w:type="pct"/>
            <w:shd w:val="clear" w:color="auto" w:fill="auto"/>
            <w:noWrap/>
            <w:hideMark/>
          </w:tcPr>
          <w:p w:rsidR="00110C18" w:rsidRPr="00D47EC1" w:rsidRDefault="00110C18" w:rsidP="00063728">
            <w:pPr>
              <w:jc w:val="right"/>
              <w:rPr>
                <w:ins w:id="13864" w:author="KIM, Jason" w:date="2019-04-02T13:39:00Z"/>
                <w:rFonts w:ascii="Calibri" w:eastAsia="Times New Roman" w:hAnsi="Calibri" w:cs="Calibri"/>
                <w:color w:val="000000"/>
                <w:lang w:eastAsia="en-AU"/>
              </w:rPr>
            </w:pPr>
            <w:ins w:id="138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66" w:author="KIM, Jason" w:date="2019-04-02T13:39:00Z"/>
        </w:trPr>
        <w:tc>
          <w:tcPr>
            <w:tcW w:w="716" w:type="pct"/>
            <w:vMerge w:val="restart"/>
            <w:shd w:val="clear" w:color="auto" w:fill="auto"/>
            <w:noWrap/>
            <w:hideMark/>
          </w:tcPr>
          <w:p w:rsidR="00110C18" w:rsidRPr="00D47EC1" w:rsidRDefault="00110C18" w:rsidP="00063728">
            <w:pPr>
              <w:rPr>
                <w:ins w:id="13867" w:author="KIM, Jason" w:date="2019-04-02T13:39:00Z"/>
                <w:rFonts w:ascii="Calibri" w:eastAsia="Times New Roman" w:hAnsi="Calibri" w:cs="Calibri"/>
                <w:color w:val="000000"/>
                <w:lang w:eastAsia="en-AU"/>
              </w:rPr>
            </w:pPr>
            <w:ins w:id="13868" w:author="KIM, Jason" w:date="2019-04-02T13:39:00Z">
              <w:r w:rsidRPr="00D47EC1">
                <w:rPr>
                  <w:rFonts w:ascii="Calibri" w:eastAsia="Times New Roman" w:hAnsi="Calibri" w:cs="Calibri"/>
                  <w:color w:val="000000"/>
                  <w:lang w:eastAsia="en-AU"/>
                </w:rPr>
                <w:t>DLL14K221</w:t>
              </w:r>
            </w:ins>
          </w:p>
        </w:tc>
        <w:tc>
          <w:tcPr>
            <w:tcW w:w="669" w:type="pct"/>
            <w:vMerge w:val="restart"/>
            <w:shd w:val="clear" w:color="auto" w:fill="auto"/>
            <w:noWrap/>
            <w:hideMark/>
          </w:tcPr>
          <w:p w:rsidR="00110C18" w:rsidRPr="00D47EC1" w:rsidRDefault="00110C18" w:rsidP="00063728">
            <w:pPr>
              <w:rPr>
                <w:ins w:id="13869" w:author="KIM, Jason" w:date="2019-04-02T13:39:00Z"/>
                <w:rFonts w:ascii="Calibri" w:eastAsia="Times New Roman" w:hAnsi="Calibri" w:cs="Calibri"/>
                <w:color w:val="000000"/>
                <w:lang w:eastAsia="en-AU"/>
              </w:rPr>
            </w:pPr>
            <w:ins w:id="13870" w:author="KIM, Jason" w:date="2019-04-02T13:39:00Z">
              <w:r w:rsidRPr="00D47EC1">
                <w:rPr>
                  <w:rFonts w:ascii="Calibri" w:eastAsia="Times New Roman" w:hAnsi="Calibri" w:cs="Calibri"/>
                  <w:color w:val="000000"/>
                  <w:lang w:eastAsia="en-AU"/>
                </w:rPr>
                <w:t>ELZ20114</w:t>
              </w:r>
            </w:ins>
          </w:p>
        </w:tc>
        <w:tc>
          <w:tcPr>
            <w:tcW w:w="668" w:type="pct"/>
            <w:vMerge w:val="restart"/>
            <w:shd w:val="clear" w:color="auto" w:fill="auto"/>
            <w:noWrap/>
            <w:hideMark/>
          </w:tcPr>
          <w:p w:rsidR="00110C18" w:rsidRPr="00D47EC1" w:rsidRDefault="00110C18" w:rsidP="00063728">
            <w:pPr>
              <w:rPr>
                <w:ins w:id="13871" w:author="KIM, Jason" w:date="2019-04-02T13:39:00Z"/>
                <w:rFonts w:ascii="Calibri" w:eastAsia="Times New Roman" w:hAnsi="Calibri" w:cs="Calibri"/>
                <w:color w:val="000000"/>
                <w:lang w:eastAsia="en-AU"/>
              </w:rPr>
            </w:pPr>
            <w:ins w:id="13872"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873" w:author="KIM, Jason" w:date="2019-04-02T13:39:00Z"/>
                <w:rFonts w:ascii="Calibri" w:eastAsia="Times New Roman" w:hAnsi="Calibri" w:cs="Calibri"/>
                <w:color w:val="000000"/>
                <w:lang w:eastAsia="en-AU"/>
              </w:rPr>
            </w:pPr>
            <w:ins w:id="13874" w:author="KIM, Jason" w:date="2019-04-02T13:39:00Z">
              <w:r w:rsidRPr="00D47EC1">
                <w:rPr>
                  <w:rFonts w:ascii="Calibri" w:eastAsia="Times New Roman" w:hAnsi="Calibri" w:cs="Calibri"/>
                  <w:color w:val="000000"/>
                  <w:lang w:eastAsia="en-AU"/>
                </w:rPr>
                <w:t>DLL2141</w:t>
              </w:r>
            </w:ins>
          </w:p>
        </w:tc>
        <w:tc>
          <w:tcPr>
            <w:tcW w:w="742" w:type="pct"/>
            <w:shd w:val="clear" w:color="auto" w:fill="auto"/>
            <w:noWrap/>
            <w:hideMark/>
          </w:tcPr>
          <w:p w:rsidR="00110C18" w:rsidRPr="00D47EC1" w:rsidRDefault="00110C18" w:rsidP="00063728">
            <w:pPr>
              <w:rPr>
                <w:ins w:id="13875" w:author="KIM, Jason" w:date="2019-04-02T13:39:00Z"/>
                <w:rFonts w:ascii="Calibri" w:eastAsia="Times New Roman" w:hAnsi="Calibri" w:cs="Calibri"/>
                <w:color w:val="000000"/>
                <w:lang w:eastAsia="en-AU"/>
              </w:rPr>
            </w:pPr>
            <w:ins w:id="1387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77" w:author="KIM, Jason" w:date="2019-04-02T13:39:00Z"/>
                <w:rFonts w:ascii="Calibri" w:eastAsia="Times New Roman" w:hAnsi="Calibri" w:cs="Calibri"/>
                <w:color w:val="000000"/>
                <w:lang w:eastAsia="en-AU"/>
              </w:rPr>
            </w:pPr>
            <w:ins w:id="13878" w:author="KIM, Jason" w:date="2019-04-02T13:39:00Z">
              <w:r w:rsidRPr="00D47EC1">
                <w:rPr>
                  <w:rFonts w:ascii="Calibri" w:eastAsia="Times New Roman" w:hAnsi="Calibri" w:cs="Calibri"/>
                  <w:color w:val="000000"/>
                  <w:lang w:eastAsia="en-AU"/>
                </w:rPr>
                <w:t>Chainage 2487</w:t>
              </w:r>
            </w:ins>
          </w:p>
        </w:tc>
        <w:tc>
          <w:tcPr>
            <w:tcW w:w="721" w:type="pct"/>
            <w:shd w:val="clear" w:color="auto" w:fill="auto"/>
            <w:noWrap/>
            <w:hideMark/>
          </w:tcPr>
          <w:p w:rsidR="00110C18" w:rsidRPr="00D47EC1" w:rsidRDefault="00110C18" w:rsidP="00063728">
            <w:pPr>
              <w:jc w:val="right"/>
              <w:rPr>
                <w:ins w:id="13879" w:author="KIM, Jason" w:date="2019-04-02T13:39:00Z"/>
                <w:rFonts w:ascii="Calibri" w:eastAsia="Times New Roman" w:hAnsi="Calibri" w:cs="Calibri"/>
                <w:color w:val="000000"/>
                <w:lang w:eastAsia="en-AU"/>
              </w:rPr>
            </w:pPr>
            <w:ins w:id="1388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81" w:author="KIM, Jason" w:date="2019-04-02T13:39:00Z"/>
        </w:trPr>
        <w:tc>
          <w:tcPr>
            <w:tcW w:w="716" w:type="pct"/>
            <w:vMerge/>
            <w:hideMark/>
          </w:tcPr>
          <w:p w:rsidR="00110C18" w:rsidRPr="00D47EC1" w:rsidRDefault="00110C18" w:rsidP="00063728">
            <w:pPr>
              <w:rPr>
                <w:ins w:id="1388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8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8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85" w:author="KIM, Jason" w:date="2019-04-02T13:39:00Z"/>
                <w:rFonts w:ascii="Calibri" w:eastAsia="Times New Roman" w:hAnsi="Calibri" w:cs="Calibri"/>
                <w:color w:val="000000"/>
                <w:lang w:eastAsia="en-AU"/>
              </w:rPr>
            </w:pPr>
            <w:ins w:id="13886" w:author="KIM, Jason" w:date="2019-04-02T13:39:00Z">
              <w:r w:rsidRPr="00D47EC1">
                <w:rPr>
                  <w:rFonts w:ascii="Calibri" w:eastAsia="Times New Roman" w:hAnsi="Calibri" w:cs="Calibri"/>
                  <w:color w:val="000000"/>
                  <w:lang w:eastAsia="en-AU"/>
                </w:rPr>
                <w:t>DLL2142</w:t>
              </w:r>
            </w:ins>
          </w:p>
        </w:tc>
        <w:tc>
          <w:tcPr>
            <w:tcW w:w="742" w:type="pct"/>
            <w:shd w:val="clear" w:color="auto" w:fill="auto"/>
            <w:noWrap/>
            <w:hideMark/>
          </w:tcPr>
          <w:p w:rsidR="00110C18" w:rsidRPr="00D47EC1" w:rsidRDefault="00110C18" w:rsidP="00063728">
            <w:pPr>
              <w:rPr>
                <w:ins w:id="13887" w:author="KIM, Jason" w:date="2019-04-02T13:39:00Z"/>
                <w:rFonts w:ascii="Calibri" w:eastAsia="Times New Roman" w:hAnsi="Calibri" w:cs="Calibri"/>
                <w:color w:val="000000"/>
                <w:lang w:eastAsia="en-AU"/>
              </w:rPr>
            </w:pPr>
            <w:ins w:id="1388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89" w:author="KIM, Jason" w:date="2019-04-02T13:39:00Z"/>
                <w:rFonts w:ascii="Calibri" w:eastAsia="Times New Roman" w:hAnsi="Calibri" w:cs="Calibri"/>
                <w:color w:val="000000"/>
                <w:lang w:eastAsia="en-AU"/>
              </w:rPr>
            </w:pPr>
            <w:ins w:id="13890" w:author="KIM, Jason" w:date="2019-04-02T13:39:00Z">
              <w:r w:rsidRPr="00D47EC1">
                <w:rPr>
                  <w:rFonts w:ascii="Calibri" w:eastAsia="Times New Roman" w:hAnsi="Calibri" w:cs="Calibri"/>
                  <w:color w:val="000000"/>
                  <w:lang w:eastAsia="en-AU"/>
                </w:rPr>
                <w:t>Chainage 2491</w:t>
              </w:r>
            </w:ins>
          </w:p>
        </w:tc>
        <w:tc>
          <w:tcPr>
            <w:tcW w:w="721" w:type="pct"/>
            <w:shd w:val="clear" w:color="auto" w:fill="auto"/>
            <w:noWrap/>
            <w:hideMark/>
          </w:tcPr>
          <w:p w:rsidR="00110C18" w:rsidRPr="00D47EC1" w:rsidRDefault="00110C18" w:rsidP="00063728">
            <w:pPr>
              <w:jc w:val="right"/>
              <w:rPr>
                <w:ins w:id="13891" w:author="KIM, Jason" w:date="2019-04-02T13:39:00Z"/>
                <w:rFonts w:ascii="Calibri" w:eastAsia="Times New Roman" w:hAnsi="Calibri" w:cs="Calibri"/>
                <w:color w:val="000000"/>
                <w:lang w:eastAsia="en-AU"/>
              </w:rPr>
            </w:pPr>
            <w:ins w:id="138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93" w:author="KIM, Jason" w:date="2019-04-02T13:39:00Z"/>
        </w:trPr>
        <w:tc>
          <w:tcPr>
            <w:tcW w:w="716" w:type="pct"/>
            <w:vMerge/>
            <w:hideMark/>
          </w:tcPr>
          <w:p w:rsidR="00110C18" w:rsidRPr="00D47EC1" w:rsidRDefault="00110C18" w:rsidP="00063728">
            <w:pPr>
              <w:rPr>
                <w:ins w:id="138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97" w:author="KIM, Jason" w:date="2019-04-02T13:39:00Z"/>
                <w:rFonts w:ascii="Calibri" w:eastAsia="Times New Roman" w:hAnsi="Calibri" w:cs="Calibri"/>
                <w:color w:val="000000"/>
                <w:lang w:eastAsia="en-AU"/>
              </w:rPr>
            </w:pPr>
            <w:ins w:id="13898" w:author="KIM, Jason" w:date="2019-04-02T13:39:00Z">
              <w:r w:rsidRPr="00D47EC1">
                <w:rPr>
                  <w:rFonts w:ascii="Calibri" w:eastAsia="Times New Roman" w:hAnsi="Calibri" w:cs="Calibri"/>
                  <w:color w:val="000000"/>
                  <w:lang w:eastAsia="en-AU"/>
                </w:rPr>
                <w:t>DLL2151</w:t>
              </w:r>
            </w:ins>
          </w:p>
        </w:tc>
        <w:tc>
          <w:tcPr>
            <w:tcW w:w="742" w:type="pct"/>
            <w:shd w:val="clear" w:color="auto" w:fill="auto"/>
            <w:noWrap/>
            <w:hideMark/>
          </w:tcPr>
          <w:p w:rsidR="00110C18" w:rsidRPr="00D47EC1" w:rsidRDefault="00110C18" w:rsidP="00063728">
            <w:pPr>
              <w:rPr>
                <w:ins w:id="13899" w:author="KIM, Jason" w:date="2019-04-02T13:39:00Z"/>
                <w:rFonts w:ascii="Calibri" w:eastAsia="Times New Roman" w:hAnsi="Calibri" w:cs="Calibri"/>
                <w:color w:val="000000"/>
                <w:lang w:eastAsia="en-AU"/>
              </w:rPr>
            </w:pPr>
            <w:ins w:id="1390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01" w:author="KIM, Jason" w:date="2019-04-02T13:39:00Z"/>
                <w:rFonts w:ascii="Calibri" w:eastAsia="Times New Roman" w:hAnsi="Calibri" w:cs="Calibri"/>
                <w:color w:val="000000"/>
                <w:lang w:eastAsia="en-AU"/>
              </w:rPr>
            </w:pPr>
            <w:ins w:id="13902" w:author="KIM, Jason" w:date="2019-04-02T13:39:00Z">
              <w:r w:rsidRPr="00D47EC1">
                <w:rPr>
                  <w:rFonts w:ascii="Calibri" w:eastAsia="Times New Roman" w:hAnsi="Calibri" w:cs="Calibri"/>
                  <w:color w:val="000000"/>
                  <w:lang w:eastAsia="en-AU"/>
                </w:rPr>
                <w:t>Chainage 2605</w:t>
              </w:r>
            </w:ins>
          </w:p>
        </w:tc>
        <w:tc>
          <w:tcPr>
            <w:tcW w:w="721" w:type="pct"/>
            <w:shd w:val="clear" w:color="auto" w:fill="auto"/>
            <w:noWrap/>
            <w:hideMark/>
          </w:tcPr>
          <w:p w:rsidR="00110C18" w:rsidRPr="00D47EC1" w:rsidRDefault="00110C18" w:rsidP="00063728">
            <w:pPr>
              <w:jc w:val="right"/>
              <w:rPr>
                <w:ins w:id="13903" w:author="KIM, Jason" w:date="2019-04-02T13:39:00Z"/>
                <w:rFonts w:ascii="Calibri" w:eastAsia="Times New Roman" w:hAnsi="Calibri" w:cs="Calibri"/>
                <w:color w:val="000000"/>
                <w:lang w:eastAsia="en-AU"/>
              </w:rPr>
            </w:pPr>
            <w:ins w:id="139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05" w:author="KIM, Jason" w:date="2019-04-02T13:39:00Z"/>
        </w:trPr>
        <w:tc>
          <w:tcPr>
            <w:tcW w:w="716" w:type="pct"/>
            <w:vMerge/>
            <w:hideMark/>
          </w:tcPr>
          <w:p w:rsidR="00110C18" w:rsidRPr="00D47EC1" w:rsidRDefault="00110C18" w:rsidP="00063728">
            <w:pPr>
              <w:rPr>
                <w:ins w:id="1390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0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0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09" w:author="KIM, Jason" w:date="2019-04-02T13:39:00Z"/>
                <w:rFonts w:ascii="Calibri" w:eastAsia="Times New Roman" w:hAnsi="Calibri" w:cs="Calibri"/>
                <w:color w:val="000000"/>
                <w:lang w:eastAsia="en-AU"/>
              </w:rPr>
            </w:pPr>
            <w:ins w:id="13910" w:author="KIM, Jason" w:date="2019-04-02T13:39:00Z">
              <w:r w:rsidRPr="00D47EC1">
                <w:rPr>
                  <w:rFonts w:ascii="Calibri" w:eastAsia="Times New Roman" w:hAnsi="Calibri" w:cs="Calibri"/>
                  <w:color w:val="000000"/>
                  <w:lang w:eastAsia="en-AU"/>
                </w:rPr>
                <w:t>DLL2152</w:t>
              </w:r>
            </w:ins>
          </w:p>
        </w:tc>
        <w:tc>
          <w:tcPr>
            <w:tcW w:w="742" w:type="pct"/>
            <w:shd w:val="clear" w:color="auto" w:fill="auto"/>
            <w:noWrap/>
            <w:hideMark/>
          </w:tcPr>
          <w:p w:rsidR="00110C18" w:rsidRPr="00D47EC1" w:rsidRDefault="00110C18" w:rsidP="00063728">
            <w:pPr>
              <w:rPr>
                <w:ins w:id="13911" w:author="KIM, Jason" w:date="2019-04-02T13:39:00Z"/>
                <w:rFonts w:ascii="Calibri" w:eastAsia="Times New Roman" w:hAnsi="Calibri" w:cs="Calibri"/>
                <w:color w:val="000000"/>
                <w:lang w:eastAsia="en-AU"/>
              </w:rPr>
            </w:pPr>
            <w:ins w:id="1391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13" w:author="KIM, Jason" w:date="2019-04-02T13:39:00Z"/>
                <w:rFonts w:ascii="Calibri" w:eastAsia="Times New Roman" w:hAnsi="Calibri" w:cs="Calibri"/>
                <w:color w:val="000000"/>
                <w:lang w:eastAsia="en-AU"/>
              </w:rPr>
            </w:pPr>
            <w:ins w:id="13914" w:author="KIM, Jason" w:date="2019-04-02T13:39:00Z">
              <w:r w:rsidRPr="00D47EC1">
                <w:rPr>
                  <w:rFonts w:ascii="Calibri" w:eastAsia="Times New Roman" w:hAnsi="Calibri" w:cs="Calibri"/>
                  <w:color w:val="000000"/>
                  <w:lang w:eastAsia="en-AU"/>
                </w:rPr>
                <w:t>Chainage 2610</w:t>
              </w:r>
            </w:ins>
          </w:p>
        </w:tc>
        <w:tc>
          <w:tcPr>
            <w:tcW w:w="721" w:type="pct"/>
            <w:shd w:val="clear" w:color="auto" w:fill="auto"/>
            <w:noWrap/>
            <w:hideMark/>
          </w:tcPr>
          <w:p w:rsidR="00110C18" w:rsidRPr="00D47EC1" w:rsidRDefault="00110C18" w:rsidP="00063728">
            <w:pPr>
              <w:jc w:val="right"/>
              <w:rPr>
                <w:ins w:id="13915" w:author="KIM, Jason" w:date="2019-04-02T13:39:00Z"/>
                <w:rFonts w:ascii="Calibri" w:eastAsia="Times New Roman" w:hAnsi="Calibri" w:cs="Calibri"/>
                <w:color w:val="000000"/>
                <w:lang w:eastAsia="en-AU"/>
              </w:rPr>
            </w:pPr>
            <w:ins w:id="139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17" w:author="KIM, Jason" w:date="2019-04-02T13:39:00Z"/>
        </w:trPr>
        <w:tc>
          <w:tcPr>
            <w:tcW w:w="716" w:type="pct"/>
            <w:vMerge w:val="restart"/>
            <w:shd w:val="clear" w:color="auto" w:fill="auto"/>
            <w:noWrap/>
            <w:hideMark/>
          </w:tcPr>
          <w:p w:rsidR="00110C18" w:rsidRPr="00D47EC1" w:rsidRDefault="00110C18" w:rsidP="00063728">
            <w:pPr>
              <w:rPr>
                <w:ins w:id="13918" w:author="KIM, Jason" w:date="2019-04-02T13:39:00Z"/>
                <w:rFonts w:ascii="Calibri" w:eastAsia="Times New Roman" w:hAnsi="Calibri" w:cs="Calibri"/>
                <w:color w:val="000000"/>
                <w:lang w:eastAsia="en-AU"/>
              </w:rPr>
            </w:pPr>
            <w:ins w:id="13919" w:author="KIM, Jason" w:date="2019-04-02T13:39:00Z">
              <w:r w:rsidRPr="00D47EC1">
                <w:rPr>
                  <w:rFonts w:ascii="Calibri" w:eastAsia="Times New Roman" w:hAnsi="Calibri" w:cs="Calibri"/>
                  <w:color w:val="000000"/>
                  <w:lang w:eastAsia="en-AU"/>
                </w:rPr>
                <w:t>DLL16K221</w:t>
              </w:r>
            </w:ins>
          </w:p>
        </w:tc>
        <w:tc>
          <w:tcPr>
            <w:tcW w:w="669" w:type="pct"/>
            <w:vMerge w:val="restart"/>
            <w:shd w:val="clear" w:color="auto" w:fill="auto"/>
            <w:noWrap/>
            <w:hideMark/>
          </w:tcPr>
          <w:p w:rsidR="00110C18" w:rsidRPr="00D47EC1" w:rsidRDefault="00110C18" w:rsidP="00063728">
            <w:pPr>
              <w:rPr>
                <w:ins w:id="13920" w:author="KIM, Jason" w:date="2019-04-02T13:39:00Z"/>
                <w:rFonts w:ascii="Calibri" w:eastAsia="Times New Roman" w:hAnsi="Calibri" w:cs="Calibri"/>
                <w:color w:val="000000"/>
                <w:lang w:eastAsia="en-AU"/>
              </w:rPr>
            </w:pPr>
            <w:ins w:id="13921" w:author="KIM, Jason" w:date="2019-04-02T13:39:00Z">
              <w:r w:rsidRPr="00D47EC1">
                <w:rPr>
                  <w:rFonts w:ascii="Calibri" w:eastAsia="Times New Roman" w:hAnsi="Calibri" w:cs="Calibri"/>
                  <w:color w:val="000000"/>
                  <w:lang w:eastAsia="en-AU"/>
                </w:rPr>
                <w:t>ELZ20122</w:t>
              </w:r>
            </w:ins>
          </w:p>
        </w:tc>
        <w:tc>
          <w:tcPr>
            <w:tcW w:w="668" w:type="pct"/>
            <w:vMerge w:val="restart"/>
            <w:shd w:val="clear" w:color="auto" w:fill="auto"/>
            <w:noWrap/>
            <w:hideMark/>
          </w:tcPr>
          <w:p w:rsidR="00110C18" w:rsidRPr="00D47EC1" w:rsidRDefault="00110C18" w:rsidP="00063728">
            <w:pPr>
              <w:rPr>
                <w:ins w:id="13922" w:author="KIM, Jason" w:date="2019-04-02T13:39:00Z"/>
                <w:rFonts w:ascii="Calibri" w:eastAsia="Times New Roman" w:hAnsi="Calibri" w:cs="Calibri"/>
                <w:color w:val="000000"/>
                <w:lang w:eastAsia="en-AU"/>
              </w:rPr>
            </w:pPr>
            <w:ins w:id="13923"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3924" w:author="KIM, Jason" w:date="2019-04-02T13:39:00Z"/>
                <w:rFonts w:ascii="Calibri" w:eastAsia="Times New Roman" w:hAnsi="Calibri" w:cs="Calibri"/>
                <w:color w:val="000000"/>
                <w:lang w:eastAsia="en-AU"/>
              </w:rPr>
            </w:pPr>
            <w:ins w:id="13925" w:author="KIM, Jason" w:date="2019-04-02T13:39:00Z">
              <w:r w:rsidRPr="00D47EC1">
                <w:rPr>
                  <w:rFonts w:ascii="Calibri" w:eastAsia="Times New Roman" w:hAnsi="Calibri" w:cs="Calibri"/>
                  <w:color w:val="000000"/>
                  <w:lang w:eastAsia="en-AU"/>
                </w:rPr>
                <w:t>DLL2161</w:t>
              </w:r>
            </w:ins>
          </w:p>
        </w:tc>
        <w:tc>
          <w:tcPr>
            <w:tcW w:w="742" w:type="pct"/>
            <w:shd w:val="clear" w:color="auto" w:fill="auto"/>
            <w:noWrap/>
            <w:hideMark/>
          </w:tcPr>
          <w:p w:rsidR="00110C18" w:rsidRPr="00D47EC1" w:rsidRDefault="00110C18" w:rsidP="00063728">
            <w:pPr>
              <w:rPr>
                <w:ins w:id="13926" w:author="KIM, Jason" w:date="2019-04-02T13:39:00Z"/>
                <w:rFonts w:ascii="Calibri" w:eastAsia="Times New Roman" w:hAnsi="Calibri" w:cs="Calibri"/>
                <w:color w:val="000000"/>
                <w:lang w:eastAsia="en-AU"/>
              </w:rPr>
            </w:pPr>
            <w:ins w:id="1392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28" w:author="KIM, Jason" w:date="2019-04-02T13:39:00Z"/>
                <w:rFonts w:ascii="Calibri" w:eastAsia="Times New Roman" w:hAnsi="Calibri" w:cs="Calibri"/>
                <w:color w:val="000000"/>
                <w:lang w:eastAsia="en-AU"/>
              </w:rPr>
            </w:pPr>
            <w:ins w:id="13929" w:author="KIM, Jason" w:date="2019-04-02T13:39:00Z">
              <w:r w:rsidRPr="00D47EC1">
                <w:rPr>
                  <w:rFonts w:ascii="Calibri" w:eastAsia="Times New Roman" w:hAnsi="Calibri" w:cs="Calibri"/>
                  <w:color w:val="000000"/>
                  <w:lang w:eastAsia="en-AU"/>
                </w:rPr>
                <w:t>Chainage 2723</w:t>
              </w:r>
            </w:ins>
          </w:p>
        </w:tc>
        <w:tc>
          <w:tcPr>
            <w:tcW w:w="721" w:type="pct"/>
            <w:shd w:val="clear" w:color="auto" w:fill="auto"/>
            <w:noWrap/>
            <w:hideMark/>
          </w:tcPr>
          <w:p w:rsidR="00110C18" w:rsidRPr="00D47EC1" w:rsidRDefault="00110C18" w:rsidP="00063728">
            <w:pPr>
              <w:jc w:val="right"/>
              <w:rPr>
                <w:ins w:id="13930" w:author="KIM, Jason" w:date="2019-04-02T13:39:00Z"/>
                <w:rFonts w:ascii="Calibri" w:eastAsia="Times New Roman" w:hAnsi="Calibri" w:cs="Calibri"/>
                <w:color w:val="000000"/>
                <w:lang w:eastAsia="en-AU"/>
              </w:rPr>
            </w:pPr>
            <w:ins w:id="139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32" w:author="KIM, Jason" w:date="2019-04-02T13:39:00Z"/>
        </w:trPr>
        <w:tc>
          <w:tcPr>
            <w:tcW w:w="716" w:type="pct"/>
            <w:vMerge/>
            <w:hideMark/>
          </w:tcPr>
          <w:p w:rsidR="00110C18" w:rsidRPr="00D47EC1" w:rsidRDefault="00110C18" w:rsidP="00063728">
            <w:pPr>
              <w:rPr>
                <w:ins w:id="1393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3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3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36" w:author="KIM, Jason" w:date="2019-04-02T13:39:00Z"/>
                <w:rFonts w:ascii="Calibri" w:eastAsia="Times New Roman" w:hAnsi="Calibri" w:cs="Calibri"/>
                <w:color w:val="000000"/>
                <w:lang w:eastAsia="en-AU"/>
              </w:rPr>
            </w:pPr>
            <w:ins w:id="13937" w:author="KIM, Jason" w:date="2019-04-02T13:39:00Z">
              <w:r w:rsidRPr="00D47EC1">
                <w:rPr>
                  <w:rFonts w:ascii="Calibri" w:eastAsia="Times New Roman" w:hAnsi="Calibri" w:cs="Calibri"/>
                  <w:color w:val="000000"/>
                  <w:lang w:eastAsia="en-AU"/>
                </w:rPr>
                <w:t>DLL2162</w:t>
              </w:r>
            </w:ins>
          </w:p>
        </w:tc>
        <w:tc>
          <w:tcPr>
            <w:tcW w:w="742" w:type="pct"/>
            <w:shd w:val="clear" w:color="auto" w:fill="auto"/>
            <w:noWrap/>
            <w:hideMark/>
          </w:tcPr>
          <w:p w:rsidR="00110C18" w:rsidRPr="00D47EC1" w:rsidRDefault="00110C18" w:rsidP="00063728">
            <w:pPr>
              <w:rPr>
                <w:ins w:id="13938" w:author="KIM, Jason" w:date="2019-04-02T13:39:00Z"/>
                <w:rFonts w:ascii="Calibri" w:eastAsia="Times New Roman" w:hAnsi="Calibri" w:cs="Calibri"/>
                <w:color w:val="000000"/>
                <w:lang w:eastAsia="en-AU"/>
              </w:rPr>
            </w:pPr>
            <w:ins w:id="1393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40" w:author="KIM, Jason" w:date="2019-04-02T13:39:00Z"/>
                <w:rFonts w:ascii="Calibri" w:eastAsia="Times New Roman" w:hAnsi="Calibri" w:cs="Calibri"/>
                <w:color w:val="000000"/>
                <w:lang w:eastAsia="en-AU"/>
              </w:rPr>
            </w:pPr>
            <w:ins w:id="13941" w:author="KIM, Jason" w:date="2019-04-02T13:39:00Z">
              <w:r w:rsidRPr="00D47EC1">
                <w:rPr>
                  <w:rFonts w:ascii="Calibri" w:eastAsia="Times New Roman" w:hAnsi="Calibri" w:cs="Calibri"/>
                  <w:color w:val="000000"/>
                  <w:lang w:eastAsia="en-AU"/>
                </w:rPr>
                <w:t>Chainage 2728</w:t>
              </w:r>
            </w:ins>
          </w:p>
        </w:tc>
        <w:tc>
          <w:tcPr>
            <w:tcW w:w="721" w:type="pct"/>
            <w:shd w:val="clear" w:color="auto" w:fill="auto"/>
            <w:noWrap/>
            <w:hideMark/>
          </w:tcPr>
          <w:p w:rsidR="00110C18" w:rsidRPr="00D47EC1" w:rsidRDefault="00110C18" w:rsidP="00063728">
            <w:pPr>
              <w:jc w:val="right"/>
              <w:rPr>
                <w:ins w:id="13942" w:author="KIM, Jason" w:date="2019-04-02T13:39:00Z"/>
                <w:rFonts w:ascii="Calibri" w:eastAsia="Times New Roman" w:hAnsi="Calibri" w:cs="Calibri"/>
                <w:color w:val="000000"/>
                <w:lang w:eastAsia="en-AU"/>
              </w:rPr>
            </w:pPr>
            <w:ins w:id="1394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44" w:author="KIM, Jason" w:date="2019-04-02T13:39:00Z"/>
        </w:trPr>
        <w:tc>
          <w:tcPr>
            <w:tcW w:w="716" w:type="pct"/>
            <w:vMerge/>
            <w:hideMark/>
          </w:tcPr>
          <w:p w:rsidR="00110C18" w:rsidRPr="00D47EC1" w:rsidRDefault="00110C18" w:rsidP="00063728">
            <w:pPr>
              <w:rPr>
                <w:ins w:id="1394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4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4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48" w:author="KIM, Jason" w:date="2019-04-02T13:39:00Z"/>
                <w:rFonts w:ascii="Calibri" w:eastAsia="Times New Roman" w:hAnsi="Calibri" w:cs="Calibri"/>
                <w:color w:val="000000"/>
                <w:lang w:eastAsia="en-AU"/>
              </w:rPr>
            </w:pPr>
            <w:ins w:id="13949" w:author="KIM, Jason" w:date="2019-04-02T13:39:00Z">
              <w:r w:rsidRPr="00D47EC1">
                <w:rPr>
                  <w:rFonts w:ascii="Calibri" w:eastAsia="Times New Roman" w:hAnsi="Calibri" w:cs="Calibri"/>
                  <w:color w:val="000000"/>
                  <w:lang w:eastAsia="en-AU"/>
                </w:rPr>
                <w:t>DLL2171</w:t>
              </w:r>
            </w:ins>
          </w:p>
        </w:tc>
        <w:tc>
          <w:tcPr>
            <w:tcW w:w="742" w:type="pct"/>
            <w:shd w:val="clear" w:color="auto" w:fill="auto"/>
            <w:noWrap/>
            <w:hideMark/>
          </w:tcPr>
          <w:p w:rsidR="00110C18" w:rsidRPr="00D47EC1" w:rsidRDefault="00110C18" w:rsidP="00063728">
            <w:pPr>
              <w:rPr>
                <w:ins w:id="13950" w:author="KIM, Jason" w:date="2019-04-02T13:39:00Z"/>
                <w:rFonts w:ascii="Calibri" w:eastAsia="Times New Roman" w:hAnsi="Calibri" w:cs="Calibri"/>
                <w:color w:val="000000"/>
                <w:lang w:eastAsia="en-AU"/>
              </w:rPr>
            </w:pPr>
            <w:ins w:id="1395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52" w:author="KIM, Jason" w:date="2019-04-02T13:39:00Z"/>
                <w:rFonts w:ascii="Calibri" w:eastAsia="Times New Roman" w:hAnsi="Calibri" w:cs="Calibri"/>
                <w:color w:val="000000"/>
                <w:lang w:eastAsia="en-AU"/>
              </w:rPr>
            </w:pPr>
            <w:ins w:id="13953" w:author="KIM, Jason" w:date="2019-04-02T13:39:00Z">
              <w:r w:rsidRPr="00D47EC1">
                <w:rPr>
                  <w:rFonts w:ascii="Calibri" w:eastAsia="Times New Roman" w:hAnsi="Calibri" w:cs="Calibri"/>
                  <w:color w:val="000000"/>
                  <w:lang w:eastAsia="en-AU"/>
                </w:rPr>
                <w:t>Chainage 2842</w:t>
              </w:r>
            </w:ins>
          </w:p>
        </w:tc>
        <w:tc>
          <w:tcPr>
            <w:tcW w:w="721" w:type="pct"/>
            <w:shd w:val="clear" w:color="auto" w:fill="auto"/>
            <w:noWrap/>
            <w:hideMark/>
          </w:tcPr>
          <w:p w:rsidR="00110C18" w:rsidRPr="00D47EC1" w:rsidRDefault="00110C18" w:rsidP="00063728">
            <w:pPr>
              <w:jc w:val="right"/>
              <w:rPr>
                <w:ins w:id="13954" w:author="KIM, Jason" w:date="2019-04-02T13:39:00Z"/>
                <w:rFonts w:ascii="Calibri" w:eastAsia="Times New Roman" w:hAnsi="Calibri" w:cs="Calibri"/>
                <w:color w:val="000000"/>
                <w:lang w:eastAsia="en-AU"/>
              </w:rPr>
            </w:pPr>
            <w:ins w:id="139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56" w:author="KIM, Jason" w:date="2019-04-02T13:39:00Z"/>
        </w:trPr>
        <w:tc>
          <w:tcPr>
            <w:tcW w:w="716" w:type="pct"/>
            <w:vMerge/>
            <w:hideMark/>
          </w:tcPr>
          <w:p w:rsidR="00110C18" w:rsidRPr="00D47EC1" w:rsidRDefault="00110C18" w:rsidP="00063728">
            <w:pPr>
              <w:rPr>
                <w:ins w:id="1395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5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5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60" w:author="KIM, Jason" w:date="2019-04-02T13:39:00Z"/>
                <w:rFonts w:ascii="Calibri" w:eastAsia="Times New Roman" w:hAnsi="Calibri" w:cs="Calibri"/>
                <w:color w:val="000000"/>
                <w:lang w:eastAsia="en-AU"/>
              </w:rPr>
            </w:pPr>
            <w:ins w:id="13961" w:author="KIM, Jason" w:date="2019-04-02T13:39:00Z">
              <w:r w:rsidRPr="00D47EC1">
                <w:rPr>
                  <w:rFonts w:ascii="Calibri" w:eastAsia="Times New Roman" w:hAnsi="Calibri" w:cs="Calibri"/>
                  <w:color w:val="000000"/>
                  <w:lang w:eastAsia="en-AU"/>
                </w:rPr>
                <w:t>DLL2172</w:t>
              </w:r>
            </w:ins>
          </w:p>
        </w:tc>
        <w:tc>
          <w:tcPr>
            <w:tcW w:w="742" w:type="pct"/>
            <w:shd w:val="clear" w:color="auto" w:fill="auto"/>
            <w:noWrap/>
            <w:hideMark/>
          </w:tcPr>
          <w:p w:rsidR="00110C18" w:rsidRPr="00D47EC1" w:rsidRDefault="00110C18" w:rsidP="00063728">
            <w:pPr>
              <w:rPr>
                <w:ins w:id="13962" w:author="KIM, Jason" w:date="2019-04-02T13:39:00Z"/>
                <w:rFonts w:ascii="Calibri" w:eastAsia="Times New Roman" w:hAnsi="Calibri" w:cs="Calibri"/>
                <w:color w:val="000000"/>
                <w:lang w:eastAsia="en-AU"/>
              </w:rPr>
            </w:pPr>
            <w:ins w:id="1396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64" w:author="KIM, Jason" w:date="2019-04-02T13:39:00Z"/>
                <w:rFonts w:ascii="Calibri" w:eastAsia="Times New Roman" w:hAnsi="Calibri" w:cs="Calibri"/>
                <w:color w:val="000000"/>
                <w:lang w:eastAsia="en-AU"/>
              </w:rPr>
            </w:pPr>
            <w:ins w:id="13965" w:author="KIM, Jason" w:date="2019-04-02T13:39:00Z">
              <w:r w:rsidRPr="00D47EC1">
                <w:rPr>
                  <w:rFonts w:ascii="Calibri" w:eastAsia="Times New Roman" w:hAnsi="Calibri" w:cs="Calibri"/>
                  <w:color w:val="000000"/>
                  <w:lang w:eastAsia="en-AU"/>
                </w:rPr>
                <w:t>Chainage 2846</w:t>
              </w:r>
            </w:ins>
          </w:p>
        </w:tc>
        <w:tc>
          <w:tcPr>
            <w:tcW w:w="721" w:type="pct"/>
            <w:shd w:val="clear" w:color="auto" w:fill="auto"/>
            <w:noWrap/>
            <w:hideMark/>
          </w:tcPr>
          <w:p w:rsidR="00110C18" w:rsidRPr="00D47EC1" w:rsidRDefault="00110C18" w:rsidP="00063728">
            <w:pPr>
              <w:jc w:val="right"/>
              <w:rPr>
                <w:ins w:id="13966" w:author="KIM, Jason" w:date="2019-04-02T13:39:00Z"/>
                <w:rFonts w:ascii="Calibri" w:eastAsia="Times New Roman" w:hAnsi="Calibri" w:cs="Calibri"/>
                <w:color w:val="000000"/>
                <w:lang w:eastAsia="en-AU"/>
              </w:rPr>
            </w:pPr>
            <w:ins w:id="139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68" w:author="KIM, Jason" w:date="2019-04-02T13:39:00Z"/>
        </w:trPr>
        <w:tc>
          <w:tcPr>
            <w:tcW w:w="716" w:type="pct"/>
            <w:vMerge w:val="restart"/>
            <w:shd w:val="clear" w:color="auto" w:fill="auto"/>
            <w:noWrap/>
            <w:hideMark/>
          </w:tcPr>
          <w:p w:rsidR="00110C18" w:rsidRPr="00D47EC1" w:rsidRDefault="00110C18" w:rsidP="00063728">
            <w:pPr>
              <w:rPr>
                <w:ins w:id="13969" w:author="KIM, Jason" w:date="2019-04-02T13:39:00Z"/>
                <w:rFonts w:ascii="Calibri" w:eastAsia="Times New Roman" w:hAnsi="Calibri" w:cs="Calibri"/>
                <w:color w:val="000000"/>
                <w:lang w:eastAsia="en-AU"/>
              </w:rPr>
            </w:pPr>
            <w:ins w:id="13970" w:author="KIM, Jason" w:date="2019-04-02T13:39:00Z">
              <w:r w:rsidRPr="00D47EC1">
                <w:rPr>
                  <w:rFonts w:ascii="Calibri" w:eastAsia="Times New Roman" w:hAnsi="Calibri" w:cs="Calibri"/>
                  <w:color w:val="000000"/>
                  <w:lang w:eastAsia="en-AU"/>
                </w:rPr>
                <w:t>DLL18K221</w:t>
              </w:r>
            </w:ins>
          </w:p>
        </w:tc>
        <w:tc>
          <w:tcPr>
            <w:tcW w:w="669" w:type="pct"/>
            <w:vMerge w:val="restart"/>
            <w:shd w:val="clear" w:color="auto" w:fill="auto"/>
            <w:noWrap/>
            <w:hideMark/>
          </w:tcPr>
          <w:p w:rsidR="00110C18" w:rsidRPr="00D47EC1" w:rsidRDefault="00110C18" w:rsidP="00063728">
            <w:pPr>
              <w:rPr>
                <w:ins w:id="13971" w:author="KIM, Jason" w:date="2019-04-02T13:39:00Z"/>
                <w:rFonts w:ascii="Calibri" w:eastAsia="Times New Roman" w:hAnsi="Calibri" w:cs="Calibri"/>
                <w:color w:val="000000"/>
                <w:lang w:eastAsia="en-AU"/>
              </w:rPr>
            </w:pPr>
            <w:ins w:id="13972" w:author="KIM, Jason" w:date="2019-04-02T13:39:00Z">
              <w:r w:rsidRPr="00D47EC1">
                <w:rPr>
                  <w:rFonts w:ascii="Calibri" w:eastAsia="Times New Roman" w:hAnsi="Calibri" w:cs="Calibri"/>
                  <w:color w:val="000000"/>
                  <w:lang w:eastAsia="en-AU"/>
                </w:rPr>
                <w:t>ELZ20130</w:t>
              </w:r>
            </w:ins>
          </w:p>
        </w:tc>
        <w:tc>
          <w:tcPr>
            <w:tcW w:w="668" w:type="pct"/>
            <w:vMerge w:val="restart"/>
            <w:shd w:val="clear" w:color="auto" w:fill="auto"/>
            <w:noWrap/>
            <w:hideMark/>
          </w:tcPr>
          <w:p w:rsidR="00110C18" w:rsidRPr="00D47EC1" w:rsidRDefault="00110C18" w:rsidP="00063728">
            <w:pPr>
              <w:rPr>
                <w:ins w:id="13973" w:author="KIM, Jason" w:date="2019-04-02T13:39:00Z"/>
                <w:rFonts w:ascii="Calibri" w:eastAsia="Times New Roman" w:hAnsi="Calibri" w:cs="Calibri"/>
                <w:color w:val="000000"/>
                <w:lang w:eastAsia="en-AU"/>
              </w:rPr>
            </w:pPr>
            <w:ins w:id="13974"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3975" w:author="KIM, Jason" w:date="2019-04-02T13:39:00Z"/>
                <w:rFonts w:ascii="Calibri" w:eastAsia="Times New Roman" w:hAnsi="Calibri" w:cs="Calibri"/>
                <w:color w:val="000000"/>
                <w:lang w:eastAsia="en-AU"/>
              </w:rPr>
            </w:pPr>
            <w:ins w:id="13976" w:author="KIM, Jason" w:date="2019-04-02T13:39:00Z">
              <w:r w:rsidRPr="00D47EC1">
                <w:rPr>
                  <w:rFonts w:ascii="Calibri" w:eastAsia="Times New Roman" w:hAnsi="Calibri" w:cs="Calibri"/>
                  <w:color w:val="000000"/>
                  <w:lang w:eastAsia="en-AU"/>
                </w:rPr>
                <w:t>DLL2181</w:t>
              </w:r>
            </w:ins>
          </w:p>
        </w:tc>
        <w:tc>
          <w:tcPr>
            <w:tcW w:w="742" w:type="pct"/>
            <w:shd w:val="clear" w:color="auto" w:fill="auto"/>
            <w:noWrap/>
            <w:hideMark/>
          </w:tcPr>
          <w:p w:rsidR="00110C18" w:rsidRPr="00D47EC1" w:rsidRDefault="00110C18" w:rsidP="00063728">
            <w:pPr>
              <w:rPr>
                <w:ins w:id="13977" w:author="KIM, Jason" w:date="2019-04-02T13:39:00Z"/>
                <w:rFonts w:ascii="Calibri" w:eastAsia="Times New Roman" w:hAnsi="Calibri" w:cs="Calibri"/>
                <w:color w:val="000000"/>
                <w:lang w:eastAsia="en-AU"/>
              </w:rPr>
            </w:pPr>
            <w:ins w:id="1397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79" w:author="KIM, Jason" w:date="2019-04-02T13:39:00Z"/>
                <w:rFonts w:ascii="Calibri" w:eastAsia="Times New Roman" w:hAnsi="Calibri" w:cs="Calibri"/>
                <w:color w:val="000000"/>
                <w:lang w:eastAsia="en-AU"/>
              </w:rPr>
            </w:pPr>
            <w:ins w:id="13980" w:author="KIM, Jason" w:date="2019-04-02T13:39:00Z">
              <w:r w:rsidRPr="00D47EC1">
                <w:rPr>
                  <w:rFonts w:ascii="Calibri" w:eastAsia="Times New Roman" w:hAnsi="Calibri" w:cs="Calibri"/>
                  <w:color w:val="000000"/>
                  <w:lang w:eastAsia="en-AU"/>
                </w:rPr>
                <w:t>Chainage 2960</w:t>
              </w:r>
            </w:ins>
          </w:p>
        </w:tc>
        <w:tc>
          <w:tcPr>
            <w:tcW w:w="721" w:type="pct"/>
            <w:shd w:val="clear" w:color="auto" w:fill="auto"/>
            <w:noWrap/>
            <w:hideMark/>
          </w:tcPr>
          <w:p w:rsidR="00110C18" w:rsidRPr="00D47EC1" w:rsidRDefault="00110C18" w:rsidP="00063728">
            <w:pPr>
              <w:jc w:val="right"/>
              <w:rPr>
                <w:ins w:id="13981" w:author="KIM, Jason" w:date="2019-04-02T13:39:00Z"/>
                <w:rFonts w:ascii="Calibri" w:eastAsia="Times New Roman" w:hAnsi="Calibri" w:cs="Calibri"/>
                <w:color w:val="000000"/>
                <w:lang w:eastAsia="en-AU"/>
              </w:rPr>
            </w:pPr>
            <w:ins w:id="139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83" w:author="KIM, Jason" w:date="2019-04-02T13:39:00Z"/>
        </w:trPr>
        <w:tc>
          <w:tcPr>
            <w:tcW w:w="716" w:type="pct"/>
            <w:vMerge/>
            <w:hideMark/>
          </w:tcPr>
          <w:p w:rsidR="00110C18" w:rsidRPr="00D47EC1" w:rsidRDefault="00110C18" w:rsidP="00063728">
            <w:pPr>
              <w:rPr>
                <w:ins w:id="139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87" w:author="KIM, Jason" w:date="2019-04-02T13:39:00Z"/>
                <w:rFonts w:ascii="Calibri" w:eastAsia="Times New Roman" w:hAnsi="Calibri" w:cs="Calibri"/>
                <w:color w:val="000000"/>
                <w:lang w:eastAsia="en-AU"/>
              </w:rPr>
            </w:pPr>
            <w:ins w:id="13988" w:author="KIM, Jason" w:date="2019-04-02T13:39:00Z">
              <w:r w:rsidRPr="00D47EC1">
                <w:rPr>
                  <w:rFonts w:ascii="Calibri" w:eastAsia="Times New Roman" w:hAnsi="Calibri" w:cs="Calibri"/>
                  <w:color w:val="000000"/>
                  <w:lang w:eastAsia="en-AU"/>
                </w:rPr>
                <w:t>DLL2182</w:t>
              </w:r>
            </w:ins>
          </w:p>
        </w:tc>
        <w:tc>
          <w:tcPr>
            <w:tcW w:w="742" w:type="pct"/>
            <w:shd w:val="clear" w:color="auto" w:fill="auto"/>
            <w:noWrap/>
            <w:hideMark/>
          </w:tcPr>
          <w:p w:rsidR="00110C18" w:rsidRPr="00D47EC1" w:rsidRDefault="00110C18" w:rsidP="00063728">
            <w:pPr>
              <w:rPr>
                <w:ins w:id="13989" w:author="KIM, Jason" w:date="2019-04-02T13:39:00Z"/>
                <w:rFonts w:ascii="Calibri" w:eastAsia="Times New Roman" w:hAnsi="Calibri" w:cs="Calibri"/>
                <w:color w:val="000000"/>
                <w:lang w:eastAsia="en-AU"/>
              </w:rPr>
            </w:pPr>
            <w:ins w:id="1399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91" w:author="KIM, Jason" w:date="2019-04-02T13:39:00Z"/>
                <w:rFonts w:ascii="Calibri" w:eastAsia="Times New Roman" w:hAnsi="Calibri" w:cs="Calibri"/>
                <w:color w:val="000000"/>
                <w:lang w:eastAsia="en-AU"/>
              </w:rPr>
            </w:pPr>
            <w:ins w:id="13992" w:author="KIM, Jason" w:date="2019-04-02T13:39:00Z">
              <w:r w:rsidRPr="00D47EC1">
                <w:rPr>
                  <w:rFonts w:ascii="Calibri" w:eastAsia="Times New Roman" w:hAnsi="Calibri" w:cs="Calibri"/>
                  <w:color w:val="000000"/>
                  <w:lang w:eastAsia="en-AU"/>
                </w:rPr>
                <w:t>Chainage 2964</w:t>
              </w:r>
            </w:ins>
          </w:p>
        </w:tc>
        <w:tc>
          <w:tcPr>
            <w:tcW w:w="721" w:type="pct"/>
            <w:shd w:val="clear" w:color="auto" w:fill="auto"/>
            <w:noWrap/>
            <w:hideMark/>
          </w:tcPr>
          <w:p w:rsidR="00110C18" w:rsidRPr="00D47EC1" w:rsidRDefault="00110C18" w:rsidP="00063728">
            <w:pPr>
              <w:jc w:val="right"/>
              <w:rPr>
                <w:ins w:id="13993" w:author="KIM, Jason" w:date="2019-04-02T13:39:00Z"/>
                <w:rFonts w:ascii="Calibri" w:eastAsia="Times New Roman" w:hAnsi="Calibri" w:cs="Calibri"/>
                <w:color w:val="000000"/>
                <w:lang w:eastAsia="en-AU"/>
              </w:rPr>
            </w:pPr>
            <w:ins w:id="139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95" w:author="KIM, Jason" w:date="2019-04-02T13:39:00Z"/>
        </w:trPr>
        <w:tc>
          <w:tcPr>
            <w:tcW w:w="716" w:type="pct"/>
            <w:vMerge/>
            <w:hideMark/>
          </w:tcPr>
          <w:p w:rsidR="00110C18" w:rsidRPr="00D47EC1" w:rsidRDefault="00110C18" w:rsidP="00063728">
            <w:pPr>
              <w:rPr>
                <w:ins w:id="1399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9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9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99" w:author="KIM, Jason" w:date="2019-04-02T13:39:00Z"/>
                <w:rFonts w:ascii="Calibri" w:eastAsia="Times New Roman" w:hAnsi="Calibri" w:cs="Calibri"/>
                <w:color w:val="000000"/>
                <w:lang w:eastAsia="en-AU"/>
              </w:rPr>
            </w:pPr>
            <w:ins w:id="14000" w:author="KIM, Jason" w:date="2019-04-02T13:39:00Z">
              <w:r w:rsidRPr="00D47EC1">
                <w:rPr>
                  <w:rFonts w:ascii="Calibri" w:eastAsia="Times New Roman" w:hAnsi="Calibri" w:cs="Calibri"/>
                  <w:color w:val="000000"/>
                  <w:lang w:eastAsia="en-AU"/>
                </w:rPr>
                <w:t>DLL2191</w:t>
              </w:r>
            </w:ins>
          </w:p>
        </w:tc>
        <w:tc>
          <w:tcPr>
            <w:tcW w:w="742" w:type="pct"/>
            <w:shd w:val="clear" w:color="auto" w:fill="auto"/>
            <w:noWrap/>
            <w:hideMark/>
          </w:tcPr>
          <w:p w:rsidR="00110C18" w:rsidRPr="00D47EC1" w:rsidRDefault="00110C18" w:rsidP="00063728">
            <w:pPr>
              <w:rPr>
                <w:ins w:id="14001" w:author="KIM, Jason" w:date="2019-04-02T13:39:00Z"/>
                <w:rFonts w:ascii="Calibri" w:eastAsia="Times New Roman" w:hAnsi="Calibri" w:cs="Calibri"/>
                <w:color w:val="000000"/>
                <w:lang w:eastAsia="en-AU"/>
              </w:rPr>
            </w:pPr>
            <w:ins w:id="1400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03" w:author="KIM, Jason" w:date="2019-04-02T13:39:00Z"/>
                <w:rFonts w:ascii="Calibri" w:eastAsia="Times New Roman" w:hAnsi="Calibri" w:cs="Calibri"/>
                <w:color w:val="000000"/>
                <w:lang w:eastAsia="en-AU"/>
              </w:rPr>
            </w:pPr>
            <w:ins w:id="14004" w:author="KIM, Jason" w:date="2019-04-02T13:39:00Z">
              <w:r w:rsidRPr="00D47EC1">
                <w:rPr>
                  <w:rFonts w:ascii="Calibri" w:eastAsia="Times New Roman" w:hAnsi="Calibri" w:cs="Calibri"/>
                  <w:color w:val="000000"/>
                  <w:lang w:eastAsia="en-AU"/>
                </w:rPr>
                <w:t>Chainage 3078</w:t>
              </w:r>
            </w:ins>
          </w:p>
        </w:tc>
        <w:tc>
          <w:tcPr>
            <w:tcW w:w="721" w:type="pct"/>
            <w:shd w:val="clear" w:color="auto" w:fill="auto"/>
            <w:noWrap/>
            <w:hideMark/>
          </w:tcPr>
          <w:p w:rsidR="00110C18" w:rsidRPr="00D47EC1" w:rsidRDefault="00110C18" w:rsidP="00063728">
            <w:pPr>
              <w:jc w:val="right"/>
              <w:rPr>
                <w:ins w:id="14005" w:author="KIM, Jason" w:date="2019-04-02T13:39:00Z"/>
                <w:rFonts w:ascii="Calibri" w:eastAsia="Times New Roman" w:hAnsi="Calibri" w:cs="Calibri"/>
                <w:color w:val="000000"/>
                <w:lang w:eastAsia="en-AU"/>
              </w:rPr>
            </w:pPr>
            <w:ins w:id="140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07" w:author="KIM, Jason" w:date="2019-04-02T13:39:00Z"/>
        </w:trPr>
        <w:tc>
          <w:tcPr>
            <w:tcW w:w="716" w:type="pct"/>
            <w:vMerge/>
            <w:hideMark/>
          </w:tcPr>
          <w:p w:rsidR="00110C18" w:rsidRPr="00D47EC1" w:rsidRDefault="00110C18" w:rsidP="00063728">
            <w:pPr>
              <w:rPr>
                <w:ins w:id="1400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0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1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11" w:author="KIM, Jason" w:date="2019-04-02T13:39:00Z"/>
                <w:rFonts w:ascii="Calibri" w:eastAsia="Times New Roman" w:hAnsi="Calibri" w:cs="Calibri"/>
                <w:color w:val="000000"/>
                <w:lang w:eastAsia="en-AU"/>
              </w:rPr>
            </w:pPr>
            <w:ins w:id="14012" w:author="KIM, Jason" w:date="2019-04-02T13:39:00Z">
              <w:r w:rsidRPr="00D47EC1">
                <w:rPr>
                  <w:rFonts w:ascii="Calibri" w:eastAsia="Times New Roman" w:hAnsi="Calibri" w:cs="Calibri"/>
                  <w:color w:val="000000"/>
                  <w:lang w:eastAsia="en-AU"/>
                </w:rPr>
                <w:t>DLL2192</w:t>
              </w:r>
            </w:ins>
          </w:p>
        </w:tc>
        <w:tc>
          <w:tcPr>
            <w:tcW w:w="742" w:type="pct"/>
            <w:shd w:val="clear" w:color="auto" w:fill="auto"/>
            <w:noWrap/>
            <w:hideMark/>
          </w:tcPr>
          <w:p w:rsidR="00110C18" w:rsidRPr="00D47EC1" w:rsidRDefault="00110C18" w:rsidP="00063728">
            <w:pPr>
              <w:rPr>
                <w:ins w:id="14013" w:author="KIM, Jason" w:date="2019-04-02T13:39:00Z"/>
                <w:rFonts w:ascii="Calibri" w:eastAsia="Times New Roman" w:hAnsi="Calibri" w:cs="Calibri"/>
                <w:color w:val="000000"/>
                <w:lang w:eastAsia="en-AU"/>
              </w:rPr>
            </w:pPr>
            <w:ins w:id="1401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15" w:author="KIM, Jason" w:date="2019-04-02T13:39:00Z"/>
                <w:rFonts w:ascii="Calibri" w:eastAsia="Times New Roman" w:hAnsi="Calibri" w:cs="Calibri"/>
                <w:color w:val="000000"/>
                <w:lang w:eastAsia="en-AU"/>
              </w:rPr>
            </w:pPr>
            <w:ins w:id="14016" w:author="KIM, Jason" w:date="2019-04-02T13:39:00Z">
              <w:r w:rsidRPr="00D47EC1">
                <w:rPr>
                  <w:rFonts w:ascii="Calibri" w:eastAsia="Times New Roman" w:hAnsi="Calibri" w:cs="Calibri"/>
                  <w:color w:val="000000"/>
                  <w:lang w:eastAsia="en-AU"/>
                </w:rPr>
                <w:t>Chainage 3082</w:t>
              </w:r>
            </w:ins>
          </w:p>
        </w:tc>
        <w:tc>
          <w:tcPr>
            <w:tcW w:w="721" w:type="pct"/>
            <w:shd w:val="clear" w:color="auto" w:fill="auto"/>
            <w:noWrap/>
            <w:hideMark/>
          </w:tcPr>
          <w:p w:rsidR="00110C18" w:rsidRPr="00D47EC1" w:rsidRDefault="00110C18" w:rsidP="00063728">
            <w:pPr>
              <w:jc w:val="right"/>
              <w:rPr>
                <w:ins w:id="14017" w:author="KIM, Jason" w:date="2019-04-02T13:39:00Z"/>
                <w:rFonts w:ascii="Calibri" w:eastAsia="Times New Roman" w:hAnsi="Calibri" w:cs="Calibri"/>
                <w:color w:val="000000"/>
                <w:lang w:eastAsia="en-AU"/>
              </w:rPr>
            </w:pPr>
            <w:ins w:id="140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19" w:author="KIM, Jason" w:date="2019-04-02T13:39:00Z"/>
        </w:trPr>
        <w:tc>
          <w:tcPr>
            <w:tcW w:w="716" w:type="pct"/>
            <w:vMerge w:val="restart"/>
            <w:shd w:val="clear" w:color="auto" w:fill="auto"/>
            <w:noWrap/>
            <w:hideMark/>
          </w:tcPr>
          <w:p w:rsidR="00110C18" w:rsidRPr="00D47EC1" w:rsidRDefault="00110C18" w:rsidP="00063728">
            <w:pPr>
              <w:rPr>
                <w:ins w:id="14020" w:author="KIM, Jason" w:date="2019-04-02T13:39:00Z"/>
                <w:rFonts w:ascii="Calibri" w:eastAsia="Times New Roman" w:hAnsi="Calibri" w:cs="Calibri"/>
                <w:color w:val="000000"/>
                <w:lang w:eastAsia="en-AU"/>
              </w:rPr>
            </w:pPr>
            <w:ins w:id="14021" w:author="KIM, Jason" w:date="2019-04-02T13:39:00Z">
              <w:r w:rsidRPr="00D47EC1">
                <w:rPr>
                  <w:rFonts w:ascii="Calibri" w:eastAsia="Times New Roman" w:hAnsi="Calibri" w:cs="Calibri"/>
                  <w:color w:val="000000"/>
                  <w:lang w:eastAsia="en-AU"/>
                </w:rPr>
                <w:t>DLL20K221</w:t>
              </w:r>
            </w:ins>
          </w:p>
        </w:tc>
        <w:tc>
          <w:tcPr>
            <w:tcW w:w="669" w:type="pct"/>
            <w:vMerge w:val="restart"/>
            <w:shd w:val="clear" w:color="auto" w:fill="auto"/>
            <w:noWrap/>
            <w:hideMark/>
          </w:tcPr>
          <w:p w:rsidR="00110C18" w:rsidRPr="00D47EC1" w:rsidRDefault="00110C18" w:rsidP="00063728">
            <w:pPr>
              <w:rPr>
                <w:ins w:id="14022" w:author="KIM, Jason" w:date="2019-04-02T13:39:00Z"/>
                <w:rFonts w:ascii="Calibri" w:eastAsia="Times New Roman" w:hAnsi="Calibri" w:cs="Calibri"/>
                <w:color w:val="000000"/>
                <w:lang w:eastAsia="en-AU"/>
              </w:rPr>
            </w:pPr>
            <w:ins w:id="14023" w:author="KIM, Jason" w:date="2019-04-02T13:39:00Z">
              <w:r w:rsidRPr="00D47EC1">
                <w:rPr>
                  <w:rFonts w:ascii="Calibri" w:eastAsia="Times New Roman" w:hAnsi="Calibri" w:cs="Calibri"/>
                  <w:color w:val="000000"/>
                  <w:lang w:eastAsia="en-AU"/>
                </w:rPr>
                <w:t>ELZ20138</w:t>
              </w:r>
            </w:ins>
          </w:p>
        </w:tc>
        <w:tc>
          <w:tcPr>
            <w:tcW w:w="668" w:type="pct"/>
            <w:vMerge w:val="restart"/>
            <w:shd w:val="clear" w:color="auto" w:fill="auto"/>
            <w:noWrap/>
            <w:hideMark/>
          </w:tcPr>
          <w:p w:rsidR="00110C18" w:rsidRPr="00D47EC1" w:rsidRDefault="00110C18" w:rsidP="00063728">
            <w:pPr>
              <w:rPr>
                <w:ins w:id="14024" w:author="KIM, Jason" w:date="2019-04-02T13:39:00Z"/>
                <w:rFonts w:ascii="Calibri" w:eastAsia="Times New Roman" w:hAnsi="Calibri" w:cs="Calibri"/>
                <w:color w:val="000000"/>
                <w:lang w:eastAsia="en-AU"/>
              </w:rPr>
            </w:pPr>
            <w:ins w:id="14025"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4026" w:author="KIM, Jason" w:date="2019-04-02T13:39:00Z"/>
                <w:rFonts w:ascii="Calibri" w:eastAsia="Times New Roman" w:hAnsi="Calibri" w:cs="Calibri"/>
                <w:color w:val="000000"/>
                <w:lang w:eastAsia="en-AU"/>
              </w:rPr>
            </w:pPr>
            <w:ins w:id="14027" w:author="KIM, Jason" w:date="2019-04-02T13:39:00Z">
              <w:r w:rsidRPr="00D47EC1">
                <w:rPr>
                  <w:rFonts w:ascii="Calibri" w:eastAsia="Times New Roman" w:hAnsi="Calibri" w:cs="Calibri"/>
                  <w:color w:val="000000"/>
                  <w:lang w:eastAsia="en-AU"/>
                </w:rPr>
                <w:t>DLL2201</w:t>
              </w:r>
            </w:ins>
          </w:p>
        </w:tc>
        <w:tc>
          <w:tcPr>
            <w:tcW w:w="742" w:type="pct"/>
            <w:shd w:val="clear" w:color="auto" w:fill="auto"/>
            <w:noWrap/>
            <w:hideMark/>
          </w:tcPr>
          <w:p w:rsidR="00110C18" w:rsidRPr="00D47EC1" w:rsidRDefault="00110C18" w:rsidP="00063728">
            <w:pPr>
              <w:rPr>
                <w:ins w:id="14028" w:author="KIM, Jason" w:date="2019-04-02T13:39:00Z"/>
                <w:rFonts w:ascii="Calibri" w:eastAsia="Times New Roman" w:hAnsi="Calibri" w:cs="Calibri"/>
                <w:color w:val="000000"/>
                <w:lang w:eastAsia="en-AU"/>
              </w:rPr>
            </w:pPr>
            <w:ins w:id="1402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30" w:author="KIM, Jason" w:date="2019-04-02T13:39:00Z"/>
                <w:rFonts w:ascii="Calibri" w:eastAsia="Times New Roman" w:hAnsi="Calibri" w:cs="Calibri"/>
                <w:color w:val="000000"/>
                <w:lang w:eastAsia="en-AU"/>
              </w:rPr>
            </w:pPr>
            <w:ins w:id="14031" w:author="KIM, Jason" w:date="2019-04-02T13:39:00Z">
              <w:r w:rsidRPr="00D47EC1">
                <w:rPr>
                  <w:rFonts w:ascii="Calibri" w:eastAsia="Times New Roman" w:hAnsi="Calibri" w:cs="Calibri"/>
                  <w:color w:val="000000"/>
                  <w:lang w:eastAsia="en-AU"/>
                </w:rPr>
                <w:t>Chainage 3197</w:t>
              </w:r>
            </w:ins>
          </w:p>
        </w:tc>
        <w:tc>
          <w:tcPr>
            <w:tcW w:w="721" w:type="pct"/>
            <w:shd w:val="clear" w:color="auto" w:fill="auto"/>
            <w:noWrap/>
            <w:hideMark/>
          </w:tcPr>
          <w:p w:rsidR="00110C18" w:rsidRPr="00D47EC1" w:rsidRDefault="00110C18" w:rsidP="00063728">
            <w:pPr>
              <w:jc w:val="right"/>
              <w:rPr>
                <w:ins w:id="14032" w:author="KIM, Jason" w:date="2019-04-02T13:39:00Z"/>
                <w:rFonts w:ascii="Calibri" w:eastAsia="Times New Roman" w:hAnsi="Calibri" w:cs="Calibri"/>
                <w:color w:val="000000"/>
                <w:lang w:eastAsia="en-AU"/>
              </w:rPr>
            </w:pPr>
            <w:ins w:id="140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34" w:author="KIM, Jason" w:date="2019-04-02T13:39:00Z"/>
        </w:trPr>
        <w:tc>
          <w:tcPr>
            <w:tcW w:w="716" w:type="pct"/>
            <w:vMerge/>
            <w:hideMark/>
          </w:tcPr>
          <w:p w:rsidR="00110C18" w:rsidRPr="00D47EC1" w:rsidRDefault="00110C18" w:rsidP="00063728">
            <w:pPr>
              <w:rPr>
                <w:ins w:id="140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38" w:author="KIM, Jason" w:date="2019-04-02T13:39:00Z"/>
                <w:rFonts w:ascii="Calibri" w:eastAsia="Times New Roman" w:hAnsi="Calibri" w:cs="Calibri"/>
                <w:color w:val="000000"/>
                <w:lang w:eastAsia="en-AU"/>
              </w:rPr>
            </w:pPr>
            <w:ins w:id="14039" w:author="KIM, Jason" w:date="2019-04-02T13:39:00Z">
              <w:r w:rsidRPr="00D47EC1">
                <w:rPr>
                  <w:rFonts w:ascii="Calibri" w:eastAsia="Times New Roman" w:hAnsi="Calibri" w:cs="Calibri"/>
                  <w:color w:val="000000"/>
                  <w:lang w:eastAsia="en-AU"/>
                </w:rPr>
                <w:t>DLL2202</w:t>
              </w:r>
            </w:ins>
          </w:p>
        </w:tc>
        <w:tc>
          <w:tcPr>
            <w:tcW w:w="742" w:type="pct"/>
            <w:shd w:val="clear" w:color="auto" w:fill="auto"/>
            <w:noWrap/>
            <w:hideMark/>
          </w:tcPr>
          <w:p w:rsidR="00110C18" w:rsidRPr="00D47EC1" w:rsidRDefault="00110C18" w:rsidP="00063728">
            <w:pPr>
              <w:rPr>
                <w:ins w:id="14040" w:author="KIM, Jason" w:date="2019-04-02T13:39:00Z"/>
                <w:rFonts w:ascii="Calibri" w:eastAsia="Times New Roman" w:hAnsi="Calibri" w:cs="Calibri"/>
                <w:color w:val="000000"/>
                <w:lang w:eastAsia="en-AU"/>
              </w:rPr>
            </w:pPr>
            <w:ins w:id="1404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42" w:author="KIM, Jason" w:date="2019-04-02T13:39:00Z"/>
                <w:rFonts w:ascii="Calibri" w:eastAsia="Times New Roman" w:hAnsi="Calibri" w:cs="Calibri"/>
                <w:color w:val="000000"/>
                <w:lang w:eastAsia="en-AU"/>
              </w:rPr>
            </w:pPr>
            <w:ins w:id="14043" w:author="KIM, Jason" w:date="2019-04-02T13:39:00Z">
              <w:r w:rsidRPr="00D47EC1">
                <w:rPr>
                  <w:rFonts w:ascii="Calibri" w:eastAsia="Times New Roman" w:hAnsi="Calibri" w:cs="Calibri"/>
                  <w:color w:val="000000"/>
                  <w:lang w:eastAsia="en-AU"/>
                </w:rPr>
                <w:t>Chainage 3201</w:t>
              </w:r>
            </w:ins>
          </w:p>
        </w:tc>
        <w:tc>
          <w:tcPr>
            <w:tcW w:w="721" w:type="pct"/>
            <w:shd w:val="clear" w:color="auto" w:fill="auto"/>
            <w:noWrap/>
            <w:hideMark/>
          </w:tcPr>
          <w:p w:rsidR="00110C18" w:rsidRPr="00D47EC1" w:rsidRDefault="00110C18" w:rsidP="00063728">
            <w:pPr>
              <w:jc w:val="right"/>
              <w:rPr>
                <w:ins w:id="14044" w:author="KIM, Jason" w:date="2019-04-02T13:39:00Z"/>
                <w:rFonts w:ascii="Calibri" w:eastAsia="Times New Roman" w:hAnsi="Calibri" w:cs="Calibri"/>
                <w:color w:val="000000"/>
                <w:lang w:eastAsia="en-AU"/>
              </w:rPr>
            </w:pPr>
            <w:ins w:id="140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46" w:author="KIM, Jason" w:date="2019-04-02T13:39:00Z"/>
        </w:trPr>
        <w:tc>
          <w:tcPr>
            <w:tcW w:w="716" w:type="pct"/>
            <w:vMerge/>
            <w:hideMark/>
          </w:tcPr>
          <w:p w:rsidR="00110C18" w:rsidRPr="00D47EC1" w:rsidRDefault="00110C18" w:rsidP="00063728">
            <w:pPr>
              <w:rPr>
                <w:ins w:id="140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50" w:author="KIM, Jason" w:date="2019-04-02T13:39:00Z"/>
                <w:rFonts w:ascii="Calibri" w:eastAsia="Times New Roman" w:hAnsi="Calibri" w:cs="Calibri"/>
                <w:color w:val="000000"/>
                <w:lang w:eastAsia="en-AU"/>
              </w:rPr>
            </w:pPr>
            <w:ins w:id="14051" w:author="KIM, Jason" w:date="2019-04-02T13:39:00Z">
              <w:r w:rsidRPr="00D47EC1">
                <w:rPr>
                  <w:rFonts w:ascii="Calibri" w:eastAsia="Times New Roman" w:hAnsi="Calibri" w:cs="Calibri"/>
                  <w:color w:val="000000"/>
                  <w:lang w:eastAsia="en-AU"/>
                </w:rPr>
                <w:t>DLL2211</w:t>
              </w:r>
            </w:ins>
          </w:p>
        </w:tc>
        <w:tc>
          <w:tcPr>
            <w:tcW w:w="742" w:type="pct"/>
            <w:shd w:val="clear" w:color="auto" w:fill="auto"/>
            <w:noWrap/>
            <w:hideMark/>
          </w:tcPr>
          <w:p w:rsidR="00110C18" w:rsidRPr="00D47EC1" w:rsidRDefault="00110C18" w:rsidP="00063728">
            <w:pPr>
              <w:rPr>
                <w:ins w:id="14052" w:author="KIM, Jason" w:date="2019-04-02T13:39:00Z"/>
                <w:rFonts w:ascii="Calibri" w:eastAsia="Times New Roman" w:hAnsi="Calibri" w:cs="Calibri"/>
                <w:color w:val="000000"/>
                <w:lang w:eastAsia="en-AU"/>
              </w:rPr>
            </w:pPr>
            <w:ins w:id="1405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54" w:author="KIM, Jason" w:date="2019-04-02T13:39:00Z"/>
                <w:rFonts w:ascii="Calibri" w:eastAsia="Times New Roman" w:hAnsi="Calibri" w:cs="Calibri"/>
                <w:color w:val="000000"/>
                <w:lang w:eastAsia="en-AU"/>
              </w:rPr>
            </w:pPr>
            <w:ins w:id="14055" w:author="KIM, Jason" w:date="2019-04-02T13:39:00Z">
              <w:r w:rsidRPr="00D47EC1">
                <w:rPr>
                  <w:rFonts w:ascii="Calibri" w:eastAsia="Times New Roman" w:hAnsi="Calibri" w:cs="Calibri"/>
                  <w:color w:val="000000"/>
                  <w:lang w:eastAsia="en-AU"/>
                </w:rPr>
                <w:t>Chainage 3317</w:t>
              </w:r>
            </w:ins>
          </w:p>
        </w:tc>
        <w:tc>
          <w:tcPr>
            <w:tcW w:w="721" w:type="pct"/>
            <w:shd w:val="clear" w:color="auto" w:fill="auto"/>
            <w:noWrap/>
            <w:hideMark/>
          </w:tcPr>
          <w:p w:rsidR="00110C18" w:rsidRPr="00D47EC1" w:rsidRDefault="00110C18" w:rsidP="00063728">
            <w:pPr>
              <w:jc w:val="right"/>
              <w:rPr>
                <w:ins w:id="14056" w:author="KIM, Jason" w:date="2019-04-02T13:39:00Z"/>
                <w:rFonts w:ascii="Calibri" w:eastAsia="Times New Roman" w:hAnsi="Calibri" w:cs="Calibri"/>
                <w:color w:val="000000"/>
                <w:lang w:eastAsia="en-AU"/>
              </w:rPr>
            </w:pPr>
            <w:ins w:id="140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58" w:author="KIM, Jason" w:date="2019-04-02T13:39:00Z"/>
        </w:trPr>
        <w:tc>
          <w:tcPr>
            <w:tcW w:w="716" w:type="pct"/>
            <w:vMerge/>
            <w:hideMark/>
          </w:tcPr>
          <w:p w:rsidR="00110C18" w:rsidRPr="00D47EC1" w:rsidRDefault="00110C18" w:rsidP="00063728">
            <w:pPr>
              <w:rPr>
                <w:ins w:id="1405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6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6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62" w:author="KIM, Jason" w:date="2019-04-02T13:39:00Z"/>
                <w:rFonts w:ascii="Calibri" w:eastAsia="Times New Roman" w:hAnsi="Calibri" w:cs="Calibri"/>
                <w:color w:val="000000"/>
                <w:lang w:eastAsia="en-AU"/>
              </w:rPr>
            </w:pPr>
            <w:ins w:id="14063" w:author="KIM, Jason" w:date="2019-04-02T13:39:00Z">
              <w:r w:rsidRPr="00D47EC1">
                <w:rPr>
                  <w:rFonts w:ascii="Calibri" w:eastAsia="Times New Roman" w:hAnsi="Calibri" w:cs="Calibri"/>
                  <w:color w:val="000000"/>
                  <w:lang w:eastAsia="en-AU"/>
                </w:rPr>
                <w:t>DLL2212</w:t>
              </w:r>
            </w:ins>
          </w:p>
        </w:tc>
        <w:tc>
          <w:tcPr>
            <w:tcW w:w="742" w:type="pct"/>
            <w:shd w:val="clear" w:color="auto" w:fill="auto"/>
            <w:noWrap/>
            <w:hideMark/>
          </w:tcPr>
          <w:p w:rsidR="00110C18" w:rsidRPr="00D47EC1" w:rsidRDefault="00110C18" w:rsidP="00063728">
            <w:pPr>
              <w:rPr>
                <w:ins w:id="14064" w:author="KIM, Jason" w:date="2019-04-02T13:39:00Z"/>
                <w:rFonts w:ascii="Calibri" w:eastAsia="Times New Roman" w:hAnsi="Calibri" w:cs="Calibri"/>
                <w:color w:val="000000"/>
                <w:lang w:eastAsia="en-AU"/>
              </w:rPr>
            </w:pPr>
            <w:ins w:id="1406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66" w:author="KIM, Jason" w:date="2019-04-02T13:39:00Z"/>
                <w:rFonts w:ascii="Calibri" w:eastAsia="Times New Roman" w:hAnsi="Calibri" w:cs="Calibri"/>
                <w:color w:val="000000"/>
                <w:lang w:eastAsia="en-AU"/>
              </w:rPr>
            </w:pPr>
            <w:ins w:id="14067" w:author="KIM, Jason" w:date="2019-04-02T13:39:00Z">
              <w:r w:rsidRPr="00D47EC1">
                <w:rPr>
                  <w:rFonts w:ascii="Calibri" w:eastAsia="Times New Roman" w:hAnsi="Calibri" w:cs="Calibri"/>
                  <w:color w:val="000000"/>
                  <w:lang w:eastAsia="en-AU"/>
                </w:rPr>
                <w:t>Chainage 3321</w:t>
              </w:r>
            </w:ins>
          </w:p>
        </w:tc>
        <w:tc>
          <w:tcPr>
            <w:tcW w:w="721" w:type="pct"/>
            <w:shd w:val="clear" w:color="auto" w:fill="auto"/>
            <w:noWrap/>
            <w:hideMark/>
          </w:tcPr>
          <w:p w:rsidR="00110C18" w:rsidRPr="00D47EC1" w:rsidRDefault="00110C18" w:rsidP="00063728">
            <w:pPr>
              <w:jc w:val="right"/>
              <w:rPr>
                <w:ins w:id="14068" w:author="KIM, Jason" w:date="2019-04-02T13:39:00Z"/>
                <w:rFonts w:ascii="Calibri" w:eastAsia="Times New Roman" w:hAnsi="Calibri" w:cs="Calibri"/>
                <w:color w:val="000000"/>
                <w:lang w:eastAsia="en-AU"/>
              </w:rPr>
            </w:pPr>
            <w:ins w:id="140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70" w:author="KIM, Jason" w:date="2019-04-02T13:39:00Z"/>
        </w:trPr>
        <w:tc>
          <w:tcPr>
            <w:tcW w:w="716" w:type="pct"/>
            <w:vMerge w:val="restart"/>
            <w:shd w:val="clear" w:color="auto" w:fill="auto"/>
            <w:noWrap/>
            <w:hideMark/>
          </w:tcPr>
          <w:p w:rsidR="00110C18" w:rsidRPr="00D47EC1" w:rsidRDefault="00110C18" w:rsidP="00063728">
            <w:pPr>
              <w:rPr>
                <w:ins w:id="14071" w:author="KIM, Jason" w:date="2019-04-02T13:39:00Z"/>
                <w:rFonts w:ascii="Calibri" w:eastAsia="Times New Roman" w:hAnsi="Calibri" w:cs="Calibri"/>
                <w:color w:val="000000"/>
                <w:lang w:eastAsia="en-AU"/>
              </w:rPr>
            </w:pPr>
            <w:ins w:id="14072" w:author="KIM, Jason" w:date="2019-04-02T13:39:00Z">
              <w:r w:rsidRPr="00D47EC1">
                <w:rPr>
                  <w:rFonts w:ascii="Calibri" w:eastAsia="Times New Roman" w:hAnsi="Calibri" w:cs="Calibri"/>
                  <w:color w:val="000000"/>
                  <w:lang w:eastAsia="en-AU"/>
                </w:rPr>
                <w:t>DLL22K221</w:t>
              </w:r>
            </w:ins>
          </w:p>
        </w:tc>
        <w:tc>
          <w:tcPr>
            <w:tcW w:w="669" w:type="pct"/>
            <w:vMerge w:val="restart"/>
            <w:shd w:val="clear" w:color="auto" w:fill="auto"/>
            <w:noWrap/>
            <w:hideMark/>
          </w:tcPr>
          <w:p w:rsidR="00110C18" w:rsidRPr="00D47EC1" w:rsidRDefault="00110C18" w:rsidP="00063728">
            <w:pPr>
              <w:rPr>
                <w:ins w:id="14073" w:author="KIM, Jason" w:date="2019-04-02T13:39:00Z"/>
                <w:rFonts w:ascii="Calibri" w:eastAsia="Times New Roman" w:hAnsi="Calibri" w:cs="Calibri"/>
                <w:color w:val="000000"/>
                <w:lang w:eastAsia="en-AU"/>
              </w:rPr>
            </w:pPr>
            <w:ins w:id="14074" w:author="KIM, Jason" w:date="2019-04-02T13:39:00Z">
              <w:r w:rsidRPr="00D47EC1">
                <w:rPr>
                  <w:rFonts w:ascii="Calibri" w:eastAsia="Times New Roman" w:hAnsi="Calibri" w:cs="Calibri"/>
                  <w:color w:val="000000"/>
                  <w:lang w:eastAsia="en-AU"/>
                </w:rPr>
                <w:t>ELZ20146</w:t>
              </w:r>
            </w:ins>
          </w:p>
        </w:tc>
        <w:tc>
          <w:tcPr>
            <w:tcW w:w="668" w:type="pct"/>
            <w:vMerge w:val="restart"/>
            <w:shd w:val="clear" w:color="auto" w:fill="auto"/>
            <w:noWrap/>
            <w:hideMark/>
          </w:tcPr>
          <w:p w:rsidR="00110C18" w:rsidRPr="00D47EC1" w:rsidRDefault="00110C18" w:rsidP="00063728">
            <w:pPr>
              <w:rPr>
                <w:ins w:id="14075" w:author="KIM, Jason" w:date="2019-04-02T13:39:00Z"/>
                <w:rFonts w:ascii="Calibri" w:eastAsia="Times New Roman" w:hAnsi="Calibri" w:cs="Calibri"/>
                <w:color w:val="000000"/>
                <w:lang w:eastAsia="en-AU"/>
              </w:rPr>
            </w:pPr>
            <w:ins w:id="14076"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4077" w:author="KIM, Jason" w:date="2019-04-02T13:39:00Z"/>
                <w:rFonts w:ascii="Calibri" w:eastAsia="Times New Roman" w:hAnsi="Calibri" w:cs="Calibri"/>
                <w:color w:val="000000"/>
                <w:lang w:eastAsia="en-AU"/>
              </w:rPr>
            </w:pPr>
            <w:ins w:id="14078" w:author="KIM, Jason" w:date="2019-04-02T13:39:00Z">
              <w:r w:rsidRPr="00D47EC1">
                <w:rPr>
                  <w:rFonts w:ascii="Calibri" w:eastAsia="Times New Roman" w:hAnsi="Calibri" w:cs="Calibri"/>
                  <w:color w:val="000000"/>
                  <w:lang w:eastAsia="en-AU"/>
                </w:rPr>
                <w:t>DLL2221</w:t>
              </w:r>
            </w:ins>
          </w:p>
        </w:tc>
        <w:tc>
          <w:tcPr>
            <w:tcW w:w="742" w:type="pct"/>
            <w:shd w:val="clear" w:color="auto" w:fill="auto"/>
            <w:noWrap/>
            <w:hideMark/>
          </w:tcPr>
          <w:p w:rsidR="00110C18" w:rsidRPr="00D47EC1" w:rsidRDefault="00110C18" w:rsidP="00063728">
            <w:pPr>
              <w:rPr>
                <w:ins w:id="14079" w:author="KIM, Jason" w:date="2019-04-02T13:39:00Z"/>
                <w:rFonts w:ascii="Calibri" w:eastAsia="Times New Roman" w:hAnsi="Calibri" w:cs="Calibri"/>
                <w:color w:val="000000"/>
                <w:lang w:eastAsia="en-AU"/>
              </w:rPr>
            </w:pPr>
            <w:ins w:id="1408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81" w:author="KIM, Jason" w:date="2019-04-02T13:39:00Z"/>
                <w:rFonts w:ascii="Calibri" w:eastAsia="Times New Roman" w:hAnsi="Calibri" w:cs="Calibri"/>
                <w:color w:val="000000"/>
                <w:lang w:eastAsia="en-AU"/>
              </w:rPr>
            </w:pPr>
            <w:ins w:id="14082" w:author="KIM, Jason" w:date="2019-04-02T13:39:00Z">
              <w:r w:rsidRPr="00D47EC1">
                <w:rPr>
                  <w:rFonts w:ascii="Calibri" w:eastAsia="Times New Roman" w:hAnsi="Calibri" w:cs="Calibri"/>
                  <w:color w:val="000000"/>
                  <w:lang w:eastAsia="en-AU"/>
                </w:rPr>
                <w:t>Chainage 3437</w:t>
              </w:r>
            </w:ins>
          </w:p>
        </w:tc>
        <w:tc>
          <w:tcPr>
            <w:tcW w:w="721" w:type="pct"/>
            <w:shd w:val="clear" w:color="auto" w:fill="auto"/>
            <w:noWrap/>
            <w:hideMark/>
          </w:tcPr>
          <w:p w:rsidR="00110C18" w:rsidRPr="00D47EC1" w:rsidRDefault="00110C18" w:rsidP="00063728">
            <w:pPr>
              <w:jc w:val="right"/>
              <w:rPr>
                <w:ins w:id="14083" w:author="KIM, Jason" w:date="2019-04-02T13:39:00Z"/>
                <w:rFonts w:ascii="Calibri" w:eastAsia="Times New Roman" w:hAnsi="Calibri" w:cs="Calibri"/>
                <w:color w:val="000000"/>
                <w:lang w:eastAsia="en-AU"/>
              </w:rPr>
            </w:pPr>
            <w:ins w:id="140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85" w:author="KIM, Jason" w:date="2019-04-02T13:39:00Z"/>
        </w:trPr>
        <w:tc>
          <w:tcPr>
            <w:tcW w:w="716" w:type="pct"/>
            <w:vMerge/>
            <w:hideMark/>
          </w:tcPr>
          <w:p w:rsidR="00110C18" w:rsidRPr="00D47EC1" w:rsidRDefault="00110C18" w:rsidP="00063728">
            <w:pPr>
              <w:rPr>
                <w:ins w:id="140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89" w:author="KIM, Jason" w:date="2019-04-02T13:39:00Z"/>
                <w:rFonts w:ascii="Calibri" w:eastAsia="Times New Roman" w:hAnsi="Calibri" w:cs="Calibri"/>
                <w:color w:val="000000"/>
                <w:lang w:eastAsia="en-AU"/>
              </w:rPr>
            </w:pPr>
            <w:ins w:id="14090" w:author="KIM, Jason" w:date="2019-04-02T13:39:00Z">
              <w:r w:rsidRPr="00D47EC1">
                <w:rPr>
                  <w:rFonts w:ascii="Calibri" w:eastAsia="Times New Roman" w:hAnsi="Calibri" w:cs="Calibri"/>
                  <w:color w:val="000000"/>
                  <w:lang w:eastAsia="en-AU"/>
                </w:rPr>
                <w:t>DLL2222</w:t>
              </w:r>
            </w:ins>
          </w:p>
        </w:tc>
        <w:tc>
          <w:tcPr>
            <w:tcW w:w="742" w:type="pct"/>
            <w:shd w:val="clear" w:color="auto" w:fill="auto"/>
            <w:noWrap/>
            <w:hideMark/>
          </w:tcPr>
          <w:p w:rsidR="00110C18" w:rsidRPr="00D47EC1" w:rsidRDefault="00110C18" w:rsidP="00063728">
            <w:pPr>
              <w:rPr>
                <w:ins w:id="14091" w:author="KIM, Jason" w:date="2019-04-02T13:39:00Z"/>
                <w:rFonts w:ascii="Calibri" w:eastAsia="Times New Roman" w:hAnsi="Calibri" w:cs="Calibri"/>
                <w:color w:val="000000"/>
                <w:lang w:eastAsia="en-AU"/>
              </w:rPr>
            </w:pPr>
            <w:ins w:id="1409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93" w:author="KIM, Jason" w:date="2019-04-02T13:39:00Z"/>
                <w:rFonts w:ascii="Calibri" w:eastAsia="Times New Roman" w:hAnsi="Calibri" w:cs="Calibri"/>
                <w:color w:val="000000"/>
                <w:lang w:eastAsia="en-AU"/>
              </w:rPr>
            </w:pPr>
            <w:ins w:id="14094" w:author="KIM, Jason" w:date="2019-04-02T13:39:00Z">
              <w:r w:rsidRPr="00D47EC1">
                <w:rPr>
                  <w:rFonts w:ascii="Calibri" w:eastAsia="Times New Roman" w:hAnsi="Calibri" w:cs="Calibri"/>
                  <w:color w:val="000000"/>
                  <w:lang w:eastAsia="en-AU"/>
                </w:rPr>
                <w:t>Chainage 3441</w:t>
              </w:r>
            </w:ins>
          </w:p>
        </w:tc>
        <w:tc>
          <w:tcPr>
            <w:tcW w:w="721" w:type="pct"/>
            <w:shd w:val="clear" w:color="auto" w:fill="auto"/>
            <w:noWrap/>
            <w:hideMark/>
          </w:tcPr>
          <w:p w:rsidR="00110C18" w:rsidRPr="00D47EC1" w:rsidRDefault="00110C18" w:rsidP="00063728">
            <w:pPr>
              <w:jc w:val="right"/>
              <w:rPr>
                <w:ins w:id="14095" w:author="KIM, Jason" w:date="2019-04-02T13:39:00Z"/>
                <w:rFonts w:ascii="Calibri" w:eastAsia="Times New Roman" w:hAnsi="Calibri" w:cs="Calibri"/>
                <w:color w:val="000000"/>
                <w:lang w:eastAsia="en-AU"/>
              </w:rPr>
            </w:pPr>
            <w:ins w:id="140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97" w:author="KIM, Jason" w:date="2019-04-02T13:39:00Z"/>
        </w:trPr>
        <w:tc>
          <w:tcPr>
            <w:tcW w:w="716" w:type="pct"/>
            <w:vMerge/>
            <w:hideMark/>
          </w:tcPr>
          <w:p w:rsidR="00110C18" w:rsidRPr="00D47EC1" w:rsidRDefault="00110C18" w:rsidP="00063728">
            <w:pPr>
              <w:rPr>
                <w:ins w:id="140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01" w:author="KIM, Jason" w:date="2019-04-02T13:39:00Z"/>
                <w:rFonts w:ascii="Calibri" w:eastAsia="Times New Roman" w:hAnsi="Calibri" w:cs="Calibri"/>
                <w:color w:val="000000"/>
                <w:lang w:eastAsia="en-AU"/>
              </w:rPr>
            </w:pPr>
            <w:ins w:id="14102" w:author="KIM, Jason" w:date="2019-04-02T13:39:00Z">
              <w:r w:rsidRPr="00D47EC1">
                <w:rPr>
                  <w:rFonts w:ascii="Calibri" w:eastAsia="Times New Roman" w:hAnsi="Calibri" w:cs="Calibri"/>
                  <w:color w:val="000000"/>
                  <w:lang w:eastAsia="en-AU"/>
                </w:rPr>
                <w:t>DLL2231</w:t>
              </w:r>
            </w:ins>
          </w:p>
        </w:tc>
        <w:tc>
          <w:tcPr>
            <w:tcW w:w="742" w:type="pct"/>
            <w:shd w:val="clear" w:color="auto" w:fill="auto"/>
            <w:noWrap/>
            <w:hideMark/>
          </w:tcPr>
          <w:p w:rsidR="00110C18" w:rsidRPr="00D47EC1" w:rsidRDefault="00110C18" w:rsidP="00063728">
            <w:pPr>
              <w:rPr>
                <w:ins w:id="14103" w:author="KIM, Jason" w:date="2019-04-02T13:39:00Z"/>
                <w:rFonts w:ascii="Calibri" w:eastAsia="Times New Roman" w:hAnsi="Calibri" w:cs="Calibri"/>
                <w:color w:val="000000"/>
                <w:lang w:eastAsia="en-AU"/>
              </w:rPr>
            </w:pPr>
            <w:ins w:id="1410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05" w:author="KIM, Jason" w:date="2019-04-02T13:39:00Z"/>
                <w:rFonts w:ascii="Calibri" w:eastAsia="Times New Roman" w:hAnsi="Calibri" w:cs="Calibri"/>
                <w:color w:val="000000"/>
                <w:lang w:eastAsia="en-AU"/>
              </w:rPr>
            </w:pPr>
            <w:ins w:id="14106" w:author="KIM, Jason" w:date="2019-04-02T13:39:00Z">
              <w:r w:rsidRPr="00D47EC1">
                <w:rPr>
                  <w:rFonts w:ascii="Calibri" w:eastAsia="Times New Roman" w:hAnsi="Calibri" w:cs="Calibri"/>
                  <w:color w:val="000000"/>
                  <w:lang w:eastAsia="en-AU"/>
                </w:rPr>
                <w:t>Chainage 3557</w:t>
              </w:r>
            </w:ins>
          </w:p>
        </w:tc>
        <w:tc>
          <w:tcPr>
            <w:tcW w:w="721" w:type="pct"/>
            <w:shd w:val="clear" w:color="auto" w:fill="auto"/>
            <w:noWrap/>
            <w:hideMark/>
          </w:tcPr>
          <w:p w:rsidR="00110C18" w:rsidRPr="00D47EC1" w:rsidRDefault="00110C18" w:rsidP="00063728">
            <w:pPr>
              <w:jc w:val="right"/>
              <w:rPr>
                <w:ins w:id="14107" w:author="KIM, Jason" w:date="2019-04-02T13:39:00Z"/>
                <w:rFonts w:ascii="Calibri" w:eastAsia="Times New Roman" w:hAnsi="Calibri" w:cs="Calibri"/>
                <w:color w:val="000000"/>
                <w:lang w:eastAsia="en-AU"/>
              </w:rPr>
            </w:pPr>
            <w:ins w:id="141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09" w:author="KIM, Jason" w:date="2019-04-02T13:39:00Z"/>
        </w:trPr>
        <w:tc>
          <w:tcPr>
            <w:tcW w:w="716" w:type="pct"/>
            <w:vMerge/>
            <w:hideMark/>
          </w:tcPr>
          <w:p w:rsidR="00110C18" w:rsidRPr="00D47EC1" w:rsidRDefault="00110C18" w:rsidP="00063728">
            <w:pPr>
              <w:rPr>
                <w:ins w:id="1411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1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1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13" w:author="KIM, Jason" w:date="2019-04-02T13:39:00Z"/>
                <w:rFonts w:ascii="Calibri" w:eastAsia="Times New Roman" w:hAnsi="Calibri" w:cs="Calibri"/>
                <w:color w:val="000000"/>
                <w:lang w:eastAsia="en-AU"/>
              </w:rPr>
            </w:pPr>
            <w:ins w:id="14114" w:author="KIM, Jason" w:date="2019-04-02T13:39:00Z">
              <w:r w:rsidRPr="00D47EC1">
                <w:rPr>
                  <w:rFonts w:ascii="Calibri" w:eastAsia="Times New Roman" w:hAnsi="Calibri" w:cs="Calibri"/>
                  <w:color w:val="000000"/>
                  <w:lang w:eastAsia="en-AU"/>
                </w:rPr>
                <w:t>DLL2232</w:t>
              </w:r>
            </w:ins>
          </w:p>
        </w:tc>
        <w:tc>
          <w:tcPr>
            <w:tcW w:w="742" w:type="pct"/>
            <w:shd w:val="clear" w:color="auto" w:fill="auto"/>
            <w:noWrap/>
            <w:hideMark/>
          </w:tcPr>
          <w:p w:rsidR="00110C18" w:rsidRPr="00D47EC1" w:rsidRDefault="00110C18" w:rsidP="00063728">
            <w:pPr>
              <w:rPr>
                <w:ins w:id="14115" w:author="KIM, Jason" w:date="2019-04-02T13:39:00Z"/>
                <w:rFonts w:ascii="Calibri" w:eastAsia="Times New Roman" w:hAnsi="Calibri" w:cs="Calibri"/>
                <w:color w:val="000000"/>
                <w:lang w:eastAsia="en-AU"/>
              </w:rPr>
            </w:pPr>
            <w:ins w:id="1411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17" w:author="KIM, Jason" w:date="2019-04-02T13:39:00Z"/>
                <w:rFonts w:ascii="Calibri" w:eastAsia="Times New Roman" w:hAnsi="Calibri" w:cs="Calibri"/>
                <w:color w:val="000000"/>
                <w:lang w:eastAsia="en-AU"/>
              </w:rPr>
            </w:pPr>
            <w:ins w:id="14118" w:author="KIM, Jason" w:date="2019-04-02T13:39:00Z">
              <w:r w:rsidRPr="00D47EC1">
                <w:rPr>
                  <w:rFonts w:ascii="Calibri" w:eastAsia="Times New Roman" w:hAnsi="Calibri" w:cs="Calibri"/>
                  <w:color w:val="000000"/>
                  <w:lang w:eastAsia="en-AU"/>
                </w:rPr>
                <w:t>Chainage 3561</w:t>
              </w:r>
            </w:ins>
          </w:p>
        </w:tc>
        <w:tc>
          <w:tcPr>
            <w:tcW w:w="721" w:type="pct"/>
            <w:shd w:val="clear" w:color="auto" w:fill="auto"/>
            <w:noWrap/>
            <w:hideMark/>
          </w:tcPr>
          <w:p w:rsidR="00110C18" w:rsidRPr="00D47EC1" w:rsidRDefault="00110C18" w:rsidP="00063728">
            <w:pPr>
              <w:jc w:val="right"/>
              <w:rPr>
                <w:ins w:id="14119" w:author="KIM, Jason" w:date="2019-04-02T13:39:00Z"/>
                <w:rFonts w:ascii="Calibri" w:eastAsia="Times New Roman" w:hAnsi="Calibri" w:cs="Calibri"/>
                <w:color w:val="000000"/>
                <w:lang w:eastAsia="en-AU"/>
              </w:rPr>
            </w:pPr>
            <w:ins w:id="141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21" w:author="KIM, Jason" w:date="2019-04-02T13:39:00Z"/>
        </w:trPr>
        <w:tc>
          <w:tcPr>
            <w:tcW w:w="716" w:type="pct"/>
            <w:vMerge w:val="restart"/>
            <w:shd w:val="clear" w:color="auto" w:fill="auto"/>
            <w:noWrap/>
            <w:hideMark/>
          </w:tcPr>
          <w:p w:rsidR="00110C18" w:rsidRPr="00D47EC1" w:rsidRDefault="00110C18" w:rsidP="00063728">
            <w:pPr>
              <w:rPr>
                <w:ins w:id="14122" w:author="KIM, Jason" w:date="2019-04-02T13:39:00Z"/>
                <w:rFonts w:ascii="Calibri" w:eastAsia="Times New Roman" w:hAnsi="Calibri" w:cs="Calibri"/>
                <w:color w:val="000000"/>
                <w:lang w:eastAsia="en-AU"/>
              </w:rPr>
            </w:pPr>
            <w:ins w:id="14123" w:author="KIM, Jason" w:date="2019-04-02T13:39:00Z">
              <w:r w:rsidRPr="00D47EC1">
                <w:rPr>
                  <w:rFonts w:ascii="Calibri" w:eastAsia="Times New Roman" w:hAnsi="Calibri" w:cs="Calibri"/>
                  <w:color w:val="000000"/>
                  <w:lang w:eastAsia="en-AU"/>
                </w:rPr>
                <w:t>DLL24K221</w:t>
              </w:r>
            </w:ins>
          </w:p>
        </w:tc>
        <w:tc>
          <w:tcPr>
            <w:tcW w:w="669" w:type="pct"/>
            <w:vMerge w:val="restart"/>
            <w:shd w:val="clear" w:color="auto" w:fill="auto"/>
            <w:noWrap/>
            <w:hideMark/>
          </w:tcPr>
          <w:p w:rsidR="00110C18" w:rsidRPr="00D47EC1" w:rsidRDefault="00110C18" w:rsidP="00063728">
            <w:pPr>
              <w:rPr>
                <w:ins w:id="14124" w:author="KIM, Jason" w:date="2019-04-02T13:39:00Z"/>
                <w:rFonts w:ascii="Calibri" w:eastAsia="Times New Roman" w:hAnsi="Calibri" w:cs="Calibri"/>
                <w:color w:val="000000"/>
                <w:lang w:eastAsia="en-AU"/>
              </w:rPr>
            </w:pPr>
            <w:ins w:id="14125" w:author="KIM, Jason" w:date="2019-04-02T13:39:00Z">
              <w:r w:rsidRPr="00D47EC1">
                <w:rPr>
                  <w:rFonts w:ascii="Calibri" w:eastAsia="Times New Roman" w:hAnsi="Calibri" w:cs="Calibri"/>
                  <w:color w:val="000000"/>
                  <w:lang w:eastAsia="en-AU"/>
                </w:rPr>
                <w:t>ELZ20154</w:t>
              </w:r>
            </w:ins>
          </w:p>
        </w:tc>
        <w:tc>
          <w:tcPr>
            <w:tcW w:w="668" w:type="pct"/>
            <w:vMerge w:val="restart"/>
            <w:shd w:val="clear" w:color="auto" w:fill="auto"/>
            <w:noWrap/>
            <w:hideMark/>
          </w:tcPr>
          <w:p w:rsidR="00110C18" w:rsidRPr="00D47EC1" w:rsidRDefault="00110C18" w:rsidP="00063728">
            <w:pPr>
              <w:rPr>
                <w:ins w:id="14126" w:author="KIM, Jason" w:date="2019-04-02T13:39:00Z"/>
                <w:rFonts w:ascii="Calibri" w:eastAsia="Times New Roman" w:hAnsi="Calibri" w:cs="Calibri"/>
                <w:color w:val="000000"/>
                <w:lang w:eastAsia="en-AU"/>
              </w:rPr>
            </w:pPr>
            <w:ins w:id="14127"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128" w:author="KIM, Jason" w:date="2019-04-02T13:39:00Z"/>
                <w:rFonts w:ascii="Calibri" w:eastAsia="Times New Roman" w:hAnsi="Calibri" w:cs="Calibri"/>
                <w:color w:val="000000"/>
                <w:lang w:eastAsia="en-AU"/>
              </w:rPr>
            </w:pPr>
            <w:ins w:id="14129" w:author="KIM, Jason" w:date="2019-04-02T13:39:00Z">
              <w:r w:rsidRPr="00D47EC1">
                <w:rPr>
                  <w:rFonts w:ascii="Calibri" w:eastAsia="Times New Roman" w:hAnsi="Calibri" w:cs="Calibri"/>
                  <w:color w:val="000000"/>
                  <w:lang w:eastAsia="en-AU"/>
                </w:rPr>
                <w:t>DLL2241</w:t>
              </w:r>
            </w:ins>
          </w:p>
        </w:tc>
        <w:tc>
          <w:tcPr>
            <w:tcW w:w="742" w:type="pct"/>
            <w:shd w:val="clear" w:color="auto" w:fill="auto"/>
            <w:noWrap/>
            <w:hideMark/>
          </w:tcPr>
          <w:p w:rsidR="00110C18" w:rsidRPr="00D47EC1" w:rsidRDefault="00110C18" w:rsidP="00063728">
            <w:pPr>
              <w:rPr>
                <w:ins w:id="14130" w:author="KIM, Jason" w:date="2019-04-02T13:39:00Z"/>
                <w:rFonts w:ascii="Calibri" w:eastAsia="Times New Roman" w:hAnsi="Calibri" w:cs="Calibri"/>
                <w:color w:val="000000"/>
                <w:lang w:eastAsia="en-AU"/>
              </w:rPr>
            </w:pPr>
            <w:ins w:id="1413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32" w:author="KIM, Jason" w:date="2019-04-02T13:39:00Z"/>
                <w:rFonts w:ascii="Calibri" w:eastAsia="Times New Roman" w:hAnsi="Calibri" w:cs="Calibri"/>
                <w:color w:val="000000"/>
                <w:lang w:eastAsia="en-AU"/>
              </w:rPr>
            </w:pPr>
            <w:ins w:id="14133" w:author="KIM, Jason" w:date="2019-04-02T13:39:00Z">
              <w:r w:rsidRPr="00D47EC1">
                <w:rPr>
                  <w:rFonts w:ascii="Calibri" w:eastAsia="Times New Roman" w:hAnsi="Calibri" w:cs="Calibri"/>
                  <w:color w:val="000000"/>
                  <w:lang w:eastAsia="en-AU"/>
                </w:rPr>
                <w:t>Chainage 3678</w:t>
              </w:r>
            </w:ins>
          </w:p>
        </w:tc>
        <w:tc>
          <w:tcPr>
            <w:tcW w:w="721" w:type="pct"/>
            <w:shd w:val="clear" w:color="auto" w:fill="auto"/>
            <w:noWrap/>
            <w:hideMark/>
          </w:tcPr>
          <w:p w:rsidR="00110C18" w:rsidRPr="00D47EC1" w:rsidRDefault="00110C18" w:rsidP="00063728">
            <w:pPr>
              <w:jc w:val="right"/>
              <w:rPr>
                <w:ins w:id="14134" w:author="KIM, Jason" w:date="2019-04-02T13:39:00Z"/>
                <w:rFonts w:ascii="Calibri" w:eastAsia="Times New Roman" w:hAnsi="Calibri" w:cs="Calibri"/>
                <w:color w:val="000000"/>
                <w:lang w:eastAsia="en-AU"/>
              </w:rPr>
            </w:pPr>
            <w:ins w:id="141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36" w:author="KIM, Jason" w:date="2019-04-02T13:39:00Z"/>
        </w:trPr>
        <w:tc>
          <w:tcPr>
            <w:tcW w:w="716" w:type="pct"/>
            <w:vMerge/>
            <w:hideMark/>
          </w:tcPr>
          <w:p w:rsidR="00110C18" w:rsidRPr="00D47EC1" w:rsidRDefault="00110C18" w:rsidP="00063728">
            <w:pPr>
              <w:rPr>
                <w:ins w:id="141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40" w:author="KIM, Jason" w:date="2019-04-02T13:39:00Z"/>
                <w:rFonts w:ascii="Calibri" w:eastAsia="Times New Roman" w:hAnsi="Calibri" w:cs="Calibri"/>
                <w:color w:val="000000"/>
                <w:lang w:eastAsia="en-AU"/>
              </w:rPr>
            </w:pPr>
            <w:ins w:id="14141" w:author="KIM, Jason" w:date="2019-04-02T13:39:00Z">
              <w:r w:rsidRPr="00D47EC1">
                <w:rPr>
                  <w:rFonts w:ascii="Calibri" w:eastAsia="Times New Roman" w:hAnsi="Calibri" w:cs="Calibri"/>
                  <w:color w:val="000000"/>
                  <w:lang w:eastAsia="en-AU"/>
                </w:rPr>
                <w:t>DLL2242</w:t>
              </w:r>
            </w:ins>
          </w:p>
        </w:tc>
        <w:tc>
          <w:tcPr>
            <w:tcW w:w="742" w:type="pct"/>
            <w:shd w:val="clear" w:color="auto" w:fill="auto"/>
            <w:noWrap/>
            <w:hideMark/>
          </w:tcPr>
          <w:p w:rsidR="00110C18" w:rsidRPr="00D47EC1" w:rsidRDefault="00110C18" w:rsidP="00063728">
            <w:pPr>
              <w:rPr>
                <w:ins w:id="14142" w:author="KIM, Jason" w:date="2019-04-02T13:39:00Z"/>
                <w:rFonts w:ascii="Calibri" w:eastAsia="Times New Roman" w:hAnsi="Calibri" w:cs="Calibri"/>
                <w:color w:val="000000"/>
                <w:lang w:eastAsia="en-AU"/>
              </w:rPr>
            </w:pPr>
            <w:ins w:id="1414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44" w:author="KIM, Jason" w:date="2019-04-02T13:39:00Z"/>
                <w:rFonts w:ascii="Calibri" w:eastAsia="Times New Roman" w:hAnsi="Calibri" w:cs="Calibri"/>
                <w:color w:val="000000"/>
                <w:lang w:eastAsia="en-AU"/>
              </w:rPr>
            </w:pPr>
            <w:ins w:id="14145" w:author="KIM, Jason" w:date="2019-04-02T13:39:00Z">
              <w:r w:rsidRPr="00D47EC1">
                <w:rPr>
                  <w:rFonts w:ascii="Calibri" w:eastAsia="Times New Roman" w:hAnsi="Calibri" w:cs="Calibri"/>
                  <w:color w:val="000000"/>
                  <w:lang w:eastAsia="en-AU"/>
                </w:rPr>
                <w:t>Chainage 3686</w:t>
              </w:r>
            </w:ins>
          </w:p>
        </w:tc>
        <w:tc>
          <w:tcPr>
            <w:tcW w:w="721" w:type="pct"/>
            <w:shd w:val="clear" w:color="auto" w:fill="auto"/>
            <w:noWrap/>
            <w:hideMark/>
          </w:tcPr>
          <w:p w:rsidR="00110C18" w:rsidRPr="00D47EC1" w:rsidRDefault="00110C18" w:rsidP="00063728">
            <w:pPr>
              <w:jc w:val="right"/>
              <w:rPr>
                <w:ins w:id="14146" w:author="KIM, Jason" w:date="2019-04-02T13:39:00Z"/>
                <w:rFonts w:ascii="Calibri" w:eastAsia="Times New Roman" w:hAnsi="Calibri" w:cs="Calibri"/>
                <w:color w:val="000000"/>
                <w:lang w:eastAsia="en-AU"/>
              </w:rPr>
            </w:pPr>
            <w:ins w:id="141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48" w:author="KIM, Jason" w:date="2019-04-02T13:39:00Z"/>
        </w:trPr>
        <w:tc>
          <w:tcPr>
            <w:tcW w:w="716" w:type="pct"/>
            <w:vMerge/>
            <w:hideMark/>
          </w:tcPr>
          <w:p w:rsidR="00110C18" w:rsidRPr="00D47EC1" w:rsidRDefault="00110C18" w:rsidP="00063728">
            <w:pPr>
              <w:rPr>
                <w:ins w:id="1414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5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52" w:author="KIM, Jason" w:date="2019-04-02T13:39:00Z"/>
                <w:rFonts w:ascii="Calibri" w:eastAsia="Times New Roman" w:hAnsi="Calibri" w:cs="Calibri"/>
                <w:color w:val="000000"/>
                <w:lang w:eastAsia="en-AU"/>
              </w:rPr>
            </w:pPr>
            <w:ins w:id="14153" w:author="KIM, Jason" w:date="2019-04-02T13:39:00Z">
              <w:r w:rsidRPr="00D47EC1">
                <w:rPr>
                  <w:rFonts w:ascii="Calibri" w:eastAsia="Times New Roman" w:hAnsi="Calibri" w:cs="Calibri"/>
                  <w:color w:val="000000"/>
                  <w:lang w:eastAsia="en-AU"/>
                </w:rPr>
                <w:t>DLL2251</w:t>
              </w:r>
            </w:ins>
          </w:p>
        </w:tc>
        <w:tc>
          <w:tcPr>
            <w:tcW w:w="742" w:type="pct"/>
            <w:shd w:val="clear" w:color="auto" w:fill="auto"/>
            <w:noWrap/>
            <w:hideMark/>
          </w:tcPr>
          <w:p w:rsidR="00110C18" w:rsidRPr="00D47EC1" w:rsidRDefault="00110C18" w:rsidP="00063728">
            <w:pPr>
              <w:rPr>
                <w:ins w:id="14154" w:author="KIM, Jason" w:date="2019-04-02T13:39:00Z"/>
                <w:rFonts w:ascii="Calibri" w:eastAsia="Times New Roman" w:hAnsi="Calibri" w:cs="Calibri"/>
                <w:color w:val="000000"/>
                <w:lang w:eastAsia="en-AU"/>
              </w:rPr>
            </w:pPr>
            <w:ins w:id="1415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56" w:author="KIM, Jason" w:date="2019-04-02T13:39:00Z"/>
                <w:rFonts w:ascii="Calibri" w:eastAsia="Times New Roman" w:hAnsi="Calibri" w:cs="Calibri"/>
                <w:color w:val="000000"/>
                <w:lang w:eastAsia="en-AU"/>
              </w:rPr>
            </w:pPr>
            <w:ins w:id="14157" w:author="KIM, Jason" w:date="2019-04-02T13:39:00Z">
              <w:r w:rsidRPr="00D47EC1">
                <w:rPr>
                  <w:rFonts w:ascii="Calibri" w:eastAsia="Times New Roman" w:hAnsi="Calibri" w:cs="Calibri"/>
                  <w:color w:val="000000"/>
                  <w:lang w:eastAsia="en-AU"/>
                </w:rPr>
                <w:t>Chainage 3796</w:t>
              </w:r>
            </w:ins>
          </w:p>
        </w:tc>
        <w:tc>
          <w:tcPr>
            <w:tcW w:w="721" w:type="pct"/>
            <w:shd w:val="clear" w:color="auto" w:fill="auto"/>
            <w:noWrap/>
            <w:hideMark/>
          </w:tcPr>
          <w:p w:rsidR="00110C18" w:rsidRPr="00D47EC1" w:rsidRDefault="00110C18" w:rsidP="00063728">
            <w:pPr>
              <w:jc w:val="right"/>
              <w:rPr>
                <w:ins w:id="14158" w:author="KIM, Jason" w:date="2019-04-02T13:39:00Z"/>
                <w:rFonts w:ascii="Calibri" w:eastAsia="Times New Roman" w:hAnsi="Calibri" w:cs="Calibri"/>
                <w:color w:val="000000"/>
                <w:lang w:eastAsia="en-AU"/>
              </w:rPr>
            </w:pPr>
            <w:ins w:id="1415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60" w:author="KIM, Jason" w:date="2019-04-02T13:39:00Z"/>
        </w:trPr>
        <w:tc>
          <w:tcPr>
            <w:tcW w:w="716" w:type="pct"/>
            <w:vMerge/>
            <w:hideMark/>
          </w:tcPr>
          <w:p w:rsidR="00110C18" w:rsidRPr="00D47EC1" w:rsidRDefault="00110C18" w:rsidP="00063728">
            <w:pPr>
              <w:rPr>
                <w:ins w:id="1416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6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6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64" w:author="KIM, Jason" w:date="2019-04-02T13:39:00Z"/>
                <w:rFonts w:ascii="Calibri" w:eastAsia="Times New Roman" w:hAnsi="Calibri" w:cs="Calibri"/>
                <w:color w:val="000000"/>
                <w:lang w:eastAsia="en-AU"/>
              </w:rPr>
            </w:pPr>
            <w:ins w:id="14165" w:author="KIM, Jason" w:date="2019-04-02T13:39:00Z">
              <w:r w:rsidRPr="00D47EC1">
                <w:rPr>
                  <w:rFonts w:ascii="Calibri" w:eastAsia="Times New Roman" w:hAnsi="Calibri" w:cs="Calibri"/>
                  <w:color w:val="000000"/>
                  <w:lang w:eastAsia="en-AU"/>
                </w:rPr>
                <w:t>DLL2252</w:t>
              </w:r>
            </w:ins>
          </w:p>
        </w:tc>
        <w:tc>
          <w:tcPr>
            <w:tcW w:w="742" w:type="pct"/>
            <w:shd w:val="clear" w:color="auto" w:fill="auto"/>
            <w:noWrap/>
            <w:hideMark/>
          </w:tcPr>
          <w:p w:rsidR="00110C18" w:rsidRPr="00D47EC1" w:rsidRDefault="00110C18" w:rsidP="00063728">
            <w:pPr>
              <w:rPr>
                <w:ins w:id="14166" w:author="KIM, Jason" w:date="2019-04-02T13:39:00Z"/>
                <w:rFonts w:ascii="Calibri" w:eastAsia="Times New Roman" w:hAnsi="Calibri" w:cs="Calibri"/>
                <w:color w:val="000000"/>
                <w:lang w:eastAsia="en-AU"/>
              </w:rPr>
            </w:pPr>
            <w:ins w:id="1416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68" w:author="KIM, Jason" w:date="2019-04-02T13:39:00Z"/>
                <w:rFonts w:ascii="Calibri" w:eastAsia="Times New Roman" w:hAnsi="Calibri" w:cs="Calibri"/>
                <w:color w:val="000000"/>
                <w:lang w:eastAsia="en-AU"/>
              </w:rPr>
            </w:pPr>
            <w:ins w:id="14169" w:author="KIM, Jason" w:date="2019-04-02T13:39:00Z">
              <w:r w:rsidRPr="00D47EC1">
                <w:rPr>
                  <w:rFonts w:ascii="Calibri" w:eastAsia="Times New Roman" w:hAnsi="Calibri" w:cs="Calibri"/>
                  <w:color w:val="000000"/>
                  <w:lang w:eastAsia="en-AU"/>
                </w:rPr>
                <w:t>Chainage 3801</w:t>
              </w:r>
            </w:ins>
          </w:p>
        </w:tc>
        <w:tc>
          <w:tcPr>
            <w:tcW w:w="721" w:type="pct"/>
            <w:shd w:val="clear" w:color="auto" w:fill="auto"/>
            <w:noWrap/>
            <w:hideMark/>
          </w:tcPr>
          <w:p w:rsidR="00110C18" w:rsidRPr="00D47EC1" w:rsidRDefault="00110C18" w:rsidP="00063728">
            <w:pPr>
              <w:jc w:val="right"/>
              <w:rPr>
                <w:ins w:id="14170" w:author="KIM, Jason" w:date="2019-04-02T13:39:00Z"/>
                <w:rFonts w:ascii="Calibri" w:eastAsia="Times New Roman" w:hAnsi="Calibri" w:cs="Calibri"/>
                <w:color w:val="000000"/>
                <w:lang w:eastAsia="en-AU"/>
              </w:rPr>
            </w:pPr>
            <w:ins w:id="141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72" w:author="KIM, Jason" w:date="2019-04-02T13:39:00Z"/>
        </w:trPr>
        <w:tc>
          <w:tcPr>
            <w:tcW w:w="716" w:type="pct"/>
            <w:vMerge w:val="restart"/>
            <w:shd w:val="clear" w:color="auto" w:fill="auto"/>
            <w:noWrap/>
            <w:hideMark/>
          </w:tcPr>
          <w:p w:rsidR="00110C18" w:rsidRPr="00D47EC1" w:rsidRDefault="00110C18" w:rsidP="00063728">
            <w:pPr>
              <w:rPr>
                <w:ins w:id="14173" w:author="KIM, Jason" w:date="2019-04-02T13:39:00Z"/>
                <w:rFonts w:ascii="Calibri" w:eastAsia="Times New Roman" w:hAnsi="Calibri" w:cs="Calibri"/>
                <w:color w:val="000000"/>
                <w:lang w:eastAsia="en-AU"/>
              </w:rPr>
            </w:pPr>
            <w:ins w:id="14174" w:author="KIM, Jason" w:date="2019-04-02T13:39:00Z">
              <w:r w:rsidRPr="00D47EC1">
                <w:rPr>
                  <w:rFonts w:ascii="Calibri" w:eastAsia="Times New Roman" w:hAnsi="Calibri" w:cs="Calibri"/>
                  <w:color w:val="000000"/>
                  <w:lang w:eastAsia="en-AU"/>
                </w:rPr>
                <w:t>DLL26K221</w:t>
              </w:r>
            </w:ins>
          </w:p>
        </w:tc>
        <w:tc>
          <w:tcPr>
            <w:tcW w:w="669" w:type="pct"/>
            <w:vMerge w:val="restart"/>
            <w:shd w:val="clear" w:color="auto" w:fill="auto"/>
            <w:noWrap/>
            <w:hideMark/>
          </w:tcPr>
          <w:p w:rsidR="00110C18" w:rsidRPr="00D47EC1" w:rsidRDefault="00110C18" w:rsidP="00063728">
            <w:pPr>
              <w:rPr>
                <w:ins w:id="14175" w:author="KIM, Jason" w:date="2019-04-02T13:39:00Z"/>
                <w:rFonts w:ascii="Calibri" w:eastAsia="Times New Roman" w:hAnsi="Calibri" w:cs="Calibri"/>
                <w:color w:val="000000"/>
                <w:lang w:eastAsia="en-AU"/>
              </w:rPr>
            </w:pPr>
            <w:ins w:id="14176" w:author="KIM, Jason" w:date="2019-04-02T13:39:00Z">
              <w:r w:rsidRPr="00D47EC1">
                <w:rPr>
                  <w:rFonts w:ascii="Calibri" w:eastAsia="Times New Roman" w:hAnsi="Calibri" w:cs="Calibri"/>
                  <w:color w:val="000000"/>
                  <w:lang w:eastAsia="en-AU"/>
                </w:rPr>
                <w:t>ELZ20162</w:t>
              </w:r>
            </w:ins>
          </w:p>
        </w:tc>
        <w:tc>
          <w:tcPr>
            <w:tcW w:w="668" w:type="pct"/>
            <w:vMerge w:val="restart"/>
            <w:shd w:val="clear" w:color="auto" w:fill="auto"/>
            <w:noWrap/>
            <w:hideMark/>
          </w:tcPr>
          <w:p w:rsidR="00110C18" w:rsidRPr="00D47EC1" w:rsidRDefault="00110C18" w:rsidP="00063728">
            <w:pPr>
              <w:rPr>
                <w:ins w:id="14177" w:author="KIM, Jason" w:date="2019-04-02T13:39:00Z"/>
                <w:rFonts w:ascii="Calibri" w:eastAsia="Times New Roman" w:hAnsi="Calibri" w:cs="Calibri"/>
                <w:color w:val="000000"/>
                <w:lang w:eastAsia="en-AU"/>
              </w:rPr>
            </w:pPr>
            <w:ins w:id="14178"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179" w:author="KIM, Jason" w:date="2019-04-02T13:39:00Z"/>
                <w:rFonts w:ascii="Calibri" w:eastAsia="Times New Roman" w:hAnsi="Calibri" w:cs="Calibri"/>
                <w:color w:val="000000"/>
                <w:lang w:eastAsia="en-AU"/>
              </w:rPr>
            </w:pPr>
            <w:ins w:id="14180" w:author="KIM, Jason" w:date="2019-04-02T13:39:00Z">
              <w:r w:rsidRPr="00D47EC1">
                <w:rPr>
                  <w:rFonts w:ascii="Calibri" w:eastAsia="Times New Roman" w:hAnsi="Calibri" w:cs="Calibri"/>
                  <w:color w:val="000000"/>
                  <w:lang w:eastAsia="en-AU"/>
                </w:rPr>
                <w:t>DLL2261</w:t>
              </w:r>
            </w:ins>
          </w:p>
        </w:tc>
        <w:tc>
          <w:tcPr>
            <w:tcW w:w="742" w:type="pct"/>
            <w:shd w:val="clear" w:color="auto" w:fill="auto"/>
            <w:noWrap/>
            <w:hideMark/>
          </w:tcPr>
          <w:p w:rsidR="00110C18" w:rsidRPr="00D47EC1" w:rsidRDefault="00110C18" w:rsidP="00063728">
            <w:pPr>
              <w:rPr>
                <w:ins w:id="14181" w:author="KIM, Jason" w:date="2019-04-02T13:39:00Z"/>
                <w:rFonts w:ascii="Calibri" w:eastAsia="Times New Roman" w:hAnsi="Calibri" w:cs="Calibri"/>
                <w:color w:val="000000"/>
                <w:lang w:eastAsia="en-AU"/>
              </w:rPr>
            </w:pPr>
            <w:ins w:id="1418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83" w:author="KIM, Jason" w:date="2019-04-02T13:39:00Z"/>
                <w:rFonts w:ascii="Calibri" w:eastAsia="Times New Roman" w:hAnsi="Calibri" w:cs="Calibri"/>
                <w:color w:val="000000"/>
                <w:lang w:eastAsia="en-AU"/>
              </w:rPr>
            </w:pPr>
            <w:ins w:id="14184" w:author="KIM, Jason" w:date="2019-04-02T13:39:00Z">
              <w:r w:rsidRPr="00D47EC1">
                <w:rPr>
                  <w:rFonts w:ascii="Calibri" w:eastAsia="Times New Roman" w:hAnsi="Calibri" w:cs="Calibri"/>
                  <w:color w:val="000000"/>
                  <w:lang w:eastAsia="en-AU"/>
                </w:rPr>
                <w:t>Chainage 3916</w:t>
              </w:r>
            </w:ins>
          </w:p>
        </w:tc>
        <w:tc>
          <w:tcPr>
            <w:tcW w:w="721" w:type="pct"/>
            <w:shd w:val="clear" w:color="auto" w:fill="auto"/>
            <w:noWrap/>
            <w:hideMark/>
          </w:tcPr>
          <w:p w:rsidR="00110C18" w:rsidRPr="00D47EC1" w:rsidRDefault="00110C18" w:rsidP="00063728">
            <w:pPr>
              <w:jc w:val="right"/>
              <w:rPr>
                <w:ins w:id="14185" w:author="KIM, Jason" w:date="2019-04-02T13:39:00Z"/>
                <w:rFonts w:ascii="Calibri" w:eastAsia="Times New Roman" w:hAnsi="Calibri" w:cs="Calibri"/>
                <w:color w:val="000000"/>
                <w:lang w:eastAsia="en-AU"/>
              </w:rPr>
            </w:pPr>
            <w:ins w:id="141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87" w:author="KIM, Jason" w:date="2019-04-02T13:39:00Z"/>
        </w:trPr>
        <w:tc>
          <w:tcPr>
            <w:tcW w:w="716" w:type="pct"/>
            <w:vMerge/>
            <w:hideMark/>
          </w:tcPr>
          <w:p w:rsidR="00110C18" w:rsidRPr="00D47EC1" w:rsidRDefault="00110C18" w:rsidP="00063728">
            <w:pPr>
              <w:rPr>
                <w:ins w:id="141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91" w:author="KIM, Jason" w:date="2019-04-02T13:39:00Z"/>
                <w:rFonts w:ascii="Calibri" w:eastAsia="Times New Roman" w:hAnsi="Calibri" w:cs="Calibri"/>
                <w:color w:val="000000"/>
                <w:lang w:eastAsia="en-AU"/>
              </w:rPr>
            </w:pPr>
            <w:ins w:id="14192" w:author="KIM, Jason" w:date="2019-04-02T13:39:00Z">
              <w:r w:rsidRPr="00D47EC1">
                <w:rPr>
                  <w:rFonts w:ascii="Calibri" w:eastAsia="Times New Roman" w:hAnsi="Calibri" w:cs="Calibri"/>
                  <w:color w:val="000000"/>
                  <w:lang w:eastAsia="en-AU"/>
                </w:rPr>
                <w:t>DLL2262</w:t>
              </w:r>
            </w:ins>
          </w:p>
        </w:tc>
        <w:tc>
          <w:tcPr>
            <w:tcW w:w="742" w:type="pct"/>
            <w:shd w:val="clear" w:color="auto" w:fill="auto"/>
            <w:noWrap/>
            <w:hideMark/>
          </w:tcPr>
          <w:p w:rsidR="00110C18" w:rsidRPr="00D47EC1" w:rsidRDefault="00110C18" w:rsidP="00063728">
            <w:pPr>
              <w:rPr>
                <w:ins w:id="14193" w:author="KIM, Jason" w:date="2019-04-02T13:39:00Z"/>
                <w:rFonts w:ascii="Calibri" w:eastAsia="Times New Roman" w:hAnsi="Calibri" w:cs="Calibri"/>
                <w:color w:val="000000"/>
                <w:lang w:eastAsia="en-AU"/>
              </w:rPr>
            </w:pPr>
            <w:ins w:id="1419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95" w:author="KIM, Jason" w:date="2019-04-02T13:39:00Z"/>
                <w:rFonts w:ascii="Calibri" w:eastAsia="Times New Roman" w:hAnsi="Calibri" w:cs="Calibri"/>
                <w:color w:val="000000"/>
                <w:lang w:eastAsia="en-AU"/>
              </w:rPr>
            </w:pPr>
            <w:ins w:id="14196" w:author="KIM, Jason" w:date="2019-04-02T13:39:00Z">
              <w:r w:rsidRPr="00D47EC1">
                <w:rPr>
                  <w:rFonts w:ascii="Calibri" w:eastAsia="Times New Roman" w:hAnsi="Calibri" w:cs="Calibri"/>
                  <w:color w:val="000000"/>
                  <w:lang w:eastAsia="en-AU"/>
                </w:rPr>
                <w:t>Chainage 3921</w:t>
              </w:r>
            </w:ins>
          </w:p>
        </w:tc>
        <w:tc>
          <w:tcPr>
            <w:tcW w:w="721" w:type="pct"/>
            <w:shd w:val="clear" w:color="auto" w:fill="auto"/>
            <w:noWrap/>
            <w:hideMark/>
          </w:tcPr>
          <w:p w:rsidR="00110C18" w:rsidRPr="00D47EC1" w:rsidRDefault="00110C18" w:rsidP="00063728">
            <w:pPr>
              <w:jc w:val="right"/>
              <w:rPr>
                <w:ins w:id="14197" w:author="KIM, Jason" w:date="2019-04-02T13:39:00Z"/>
                <w:rFonts w:ascii="Calibri" w:eastAsia="Times New Roman" w:hAnsi="Calibri" w:cs="Calibri"/>
                <w:color w:val="000000"/>
                <w:lang w:eastAsia="en-AU"/>
              </w:rPr>
            </w:pPr>
            <w:ins w:id="141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99" w:author="KIM, Jason" w:date="2019-04-02T13:39:00Z"/>
        </w:trPr>
        <w:tc>
          <w:tcPr>
            <w:tcW w:w="716" w:type="pct"/>
            <w:vMerge/>
            <w:hideMark/>
          </w:tcPr>
          <w:p w:rsidR="00110C18" w:rsidRPr="00D47EC1" w:rsidRDefault="00110C18" w:rsidP="00063728">
            <w:pPr>
              <w:rPr>
                <w:ins w:id="1420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0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0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03" w:author="KIM, Jason" w:date="2019-04-02T13:39:00Z"/>
                <w:rFonts w:ascii="Calibri" w:eastAsia="Times New Roman" w:hAnsi="Calibri" w:cs="Calibri"/>
                <w:color w:val="000000"/>
                <w:lang w:eastAsia="en-AU"/>
              </w:rPr>
            </w:pPr>
            <w:ins w:id="14204" w:author="KIM, Jason" w:date="2019-04-02T13:39:00Z">
              <w:r w:rsidRPr="00D47EC1">
                <w:rPr>
                  <w:rFonts w:ascii="Calibri" w:eastAsia="Times New Roman" w:hAnsi="Calibri" w:cs="Calibri"/>
                  <w:color w:val="000000"/>
                  <w:lang w:eastAsia="en-AU"/>
                </w:rPr>
                <w:t>DLL2271</w:t>
              </w:r>
            </w:ins>
          </w:p>
        </w:tc>
        <w:tc>
          <w:tcPr>
            <w:tcW w:w="742" w:type="pct"/>
            <w:shd w:val="clear" w:color="auto" w:fill="auto"/>
            <w:noWrap/>
            <w:hideMark/>
          </w:tcPr>
          <w:p w:rsidR="00110C18" w:rsidRPr="00D47EC1" w:rsidRDefault="00110C18" w:rsidP="00063728">
            <w:pPr>
              <w:rPr>
                <w:ins w:id="14205" w:author="KIM, Jason" w:date="2019-04-02T13:39:00Z"/>
                <w:rFonts w:ascii="Calibri" w:eastAsia="Times New Roman" w:hAnsi="Calibri" w:cs="Calibri"/>
                <w:color w:val="000000"/>
                <w:lang w:eastAsia="en-AU"/>
              </w:rPr>
            </w:pPr>
            <w:ins w:id="1420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07" w:author="KIM, Jason" w:date="2019-04-02T13:39:00Z"/>
                <w:rFonts w:ascii="Calibri" w:eastAsia="Times New Roman" w:hAnsi="Calibri" w:cs="Calibri"/>
                <w:color w:val="000000"/>
                <w:lang w:eastAsia="en-AU"/>
              </w:rPr>
            </w:pPr>
            <w:ins w:id="14208" w:author="KIM, Jason" w:date="2019-04-02T13:39:00Z">
              <w:r w:rsidRPr="00D47EC1">
                <w:rPr>
                  <w:rFonts w:ascii="Calibri" w:eastAsia="Times New Roman" w:hAnsi="Calibri" w:cs="Calibri"/>
                  <w:color w:val="000000"/>
                  <w:lang w:eastAsia="en-AU"/>
                </w:rPr>
                <w:t>Chainage 4036</w:t>
              </w:r>
            </w:ins>
          </w:p>
        </w:tc>
        <w:tc>
          <w:tcPr>
            <w:tcW w:w="721" w:type="pct"/>
            <w:shd w:val="clear" w:color="auto" w:fill="auto"/>
            <w:noWrap/>
            <w:hideMark/>
          </w:tcPr>
          <w:p w:rsidR="00110C18" w:rsidRPr="00D47EC1" w:rsidRDefault="00110C18" w:rsidP="00063728">
            <w:pPr>
              <w:jc w:val="right"/>
              <w:rPr>
                <w:ins w:id="14209" w:author="KIM, Jason" w:date="2019-04-02T13:39:00Z"/>
                <w:rFonts w:ascii="Calibri" w:eastAsia="Times New Roman" w:hAnsi="Calibri" w:cs="Calibri"/>
                <w:color w:val="000000"/>
                <w:lang w:eastAsia="en-AU"/>
              </w:rPr>
            </w:pPr>
            <w:ins w:id="142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11" w:author="KIM, Jason" w:date="2019-04-02T13:39:00Z"/>
        </w:trPr>
        <w:tc>
          <w:tcPr>
            <w:tcW w:w="716" w:type="pct"/>
            <w:vMerge/>
            <w:hideMark/>
          </w:tcPr>
          <w:p w:rsidR="00110C18" w:rsidRPr="00D47EC1" w:rsidRDefault="00110C18" w:rsidP="00063728">
            <w:pPr>
              <w:rPr>
                <w:ins w:id="1421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1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1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15" w:author="KIM, Jason" w:date="2019-04-02T13:39:00Z"/>
                <w:rFonts w:ascii="Calibri" w:eastAsia="Times New Roman" w:hAnsi="Calibri" w:cs="Calibri"/>
                <w:color w:val="000000"/>
                <w:lang w:eastAsia="en-AU"/>
              </w:rPr>
            </w:pPr>
            <w:ins w:id="14216" w:author="KIM, Jason" w:date="2019-04-02T13:39:00Z">
              <w:r w:rsidRPr="00D47EC1">
                <w:rPr>
                  <w:rFonts w:ascii="Calibri" w:eastAsia="Times New Roman" w:hAnsi="Calibri" w:cs="Calibri"/>
                  <w:color w:val="000000"/>
                  <w:lang w:eastAsia="en-AU"/>
                </w:rPr>
                <w:t>DLL2272</w:t>
              </w:r>
            </w:ins>
          </w:p>
        </w:tc>
        <w:tc>
          <w:tcPr>
            <w:tcW w:w="742" w:type="pct"/>
            <w:shd w:val="clear" w:color="auto" w:fill="auto"/>
            <w:noWrap/>
            <w:hideMark/>
          </w:tcPr>
          <w:p w:rsidR="00110C18" w:rsidRPr="00D47EC1" w:rsidRDefault="00110C18" w:rsidP="00063728">
            <w:pPr>
              <w:rPr>
                <w:ins w:id="14217" w:author="KIM, Jason" w:date="2019-04-02T13:39:00Z"/>
                <w:rFonts w:ascii="Calibri" w:eastAsia="Times New Roman" w:hAnsi="Calibri" w:cs="Calibri"/>
                <w:color w:val="000000"/>
                <w:lang w:eastAsia="en-AU"/>
              </w:rPr>
            </w:pPr>
            <w:ins w:id="1421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19" w:author="KIM, Jason" w:date="2019-04-02T13:39:00Z"/>
                <w:rFonts w:ascii="Calibri" w:eastAsia="Times New Roman" w:hAnsi="Calibri" w:cs="Calibri"/>
                <w:color w:val="000000"/>
                <w:lang w:eastAsia="en-AU"/>
              </w:rPr>
            </w:pPr>
            <w:ins w:id="14220" w:author="KIM, Jason" w:date="2019-04-02T13:39:00Z">
              <w:r w:rsidRPr="00D47EC1">
                <w:rPr>
                  <w:rFonts w:ascii="Calibri" w:eastAsia="Times New Roman" w:hAnsi="Calibri" w:cs="Calibri"/>
                  <w:color w:val="000000"/>
                  <w:lang w:eastAsia="en-AU"/>
                </w:rPr>
                <w:t>Chainage 4040</w:t>
              </w:r>
            </w:ins>
          </w:p>
        </w:tc>
        <w:tc>
          <w:tcPr>
            <w:tcW w:w="721" w:type="pct"/>
            <w:shd w:val="clear" w:color="auto" w:fill="auto"/>
            <w:noWrap/>
            <w:hideMark/>
          </w:tcPr>
          <w:p w:rsidR="00110C18" w:rsidRPr="00D47EC1" w:rsidRDefault="00110C18" w:rsidP="00063728">
            <w:pPr>
              <w:jc w:val="right"/>
              <w:rPr>
                <w:ins w:id="14221" w:author="KIM, Jason" w:date="2019-04-02T13:39:00Z"/>
                <w:rFonts w:ascii="Calibri" w:eastAsia="Times New Roman" w:hAnsi="Calibri" w:cs="Calibri"/>
                <w:color w:val="000000"/>
                <w:lang w:eastAsia="en-AU"/>
              </w:rPr>
            </w:pPr>
            <w:ins w:id="142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23" w:author="KIM, Jason" w:date="2019-04-02T13:39:00Z"/>
        </w:trPr>
        <w:tc>
          <w:tcPr>
            <w:tcW w:w="716" w:type="pct"/>
            <w:vMerge w:val="restart"/>
            <w:shd w:val="clear" w:color="auto" w:fill="auto"/>
            <w:noWrap/>
            <w:hideMark/>
          </w:tcPr>
          <w:p w:rsidR="00110C18" w:rsidRPr="00D47EC1" w:rsidRDefault="00110C18" w:rsidP="00063728">
            <w:pPr>
              <w:rPr>
                <w:ins w:id="14224" w:author="KIM, Jason" w:date="2019-04-02T13:39:00Z"/>
                <w:rFonts w:ascii="Calibri" w:eastAsia="Times New Roman" w:hAnsi="Calibri" w:cs="Calibri"/>
                <w:color w:val="000000"/>
                <w:lang w:eastAsia="en-AU"/>
              </w:rPr>
            </w:pPr>
            <w:ins w:id="14225" w:author="KIM, Jason" w:date="2019-04-02T13:39:00Z">
              <w:r w:rsidRPr="00D47EC1">
                <w:rPr>
                  <w:rFonts w:ascii="Calibri" w:eastAsia="Times New Roman" w:hAnsi="Calibri" w:cs="Calibri"/>
                  <w:color w:val="000000"/>
                  <w:lang w:eastAsia="en-AU"/>
                </w:rPr>
                <w:t>DLL28K221</w:t>
              </w:r>
            </w:ins>
          </w:p>
        </w:tc>
        <w:tc>
          <w:tcPr>
            <w:tcW w:w="669" w:type="pct"/>
            <w:vMerge w:val="restart"/>
            <w:shd w:val="clear" w:color="auto" w:fill="auto"/>
            <w:noWrap/>
            <w:hideMark/>
          </w:tcPr>
          <w:p w:rsidR="00110C18" w:rsidRPr="00D47EC1" w:rsidRDefault="00110C18" w:rsidP="00063728">
            <w:pPr>
              <w:rPr>
                <w:ins w:id="14226" w:author="KIM, Jason" w:date="2019-04-02T13:39:00Z"/>
                <w:rFonts w:ascii="Calibri" w:eastAsia="Times New Roman" w:hAnsi="Calibri" w:cs="Calibri"/>
                <w:color w:val="000000"/>
                <w:lang w:eastAsia="en-AU"/>
              </w:rPr>
            </w:pPr>
            <w:ins w:id="14227" w:author="KIM, Jason" w:date="2019-04-02T13:39:00Z">
              <w:r w:rsidRPr="00D47EC1">
                <w:rPr>
                  <w:rFonts w:ascii="Calibri" w:eastAsia="Times New Roman" w:hAnsi="Calibri" w:cs="Calibri"/>
                  <w:color w:val="000000"/>
                  <w:lang w:eastAsia="en-AU"/>
                </w:rPr>
                <w:t>ELZ20170</w:t>
              </w:r>
            </w:ins>
          </w:p>
        </w:tc>
        <w:tc>
          <w:tcPr>
            <w:tcW w:w="668" w:type="pct"/>
            <w:vMerge w:val="restart"/>
            <w:shd w:val="clear" w:color="auto" w:fill="auto"/>
            <w:noWrap/>
            <w:hideMark/>
          </w:tcPr>
          <w:p w:rsidR="00110C18" w:rsidRPr="00D47EC1" w:rsidRDefault="00110C18" w:rsidP="00063728">
            <w:pPr>
              <w:rPr>
                <w:ins w:id="14228" w:author="KIM, Jason" w:date="2019-04-02T13:39:00Z"/>
                <w:rFonts w:ascii="Calibri" w:eastAsia="Times New Roman" w:hAnsi="Calibri" w:cs="Calibri"/>
                <w:color w:val="000000"/>
                <w:lang w:eastAsia="en-AU"/>
              </w:rPr>
            </w:pPr>
            <w:ins w:id="14229"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230" w:author="KIM, Jason" w:date="2019-04-02T13:39:00Z"/>
                <w:rFonts w:ascii="Calibri" w:eastAsia="Times New Roman" w:hAnsi="Calibri" w:cs="Calibri"/>
                <w:color w:val="000000"/>
                <w:lang w:eastAsia="en-AU"/>
              </w:rPr>
            </w:pPr>
            <w:ins w:id="14231" w:author="KIM, Jason" w:date="2019-04-02T13:39:00Z">
              <w:r w:rsidRPr="00D47EC1">
                <w:rPr>
                  <w:rFonts w:ascii="Calibri" w:eastAsia="Times New Roman" w:hAnsi="Calibri" w:cs="Calibri"/>
                  <w:color w:val="000000"/>
                  <w:lang w:eastAsia="en-AU"/>
                </w:rPr>
                <w:t>DLL2281</w:t>
              </w:r>
            </w:ins>
          </w:p>
        </w:tc>
        <w:tc>
          <w:tcPr>
            <w:tcW w:w="742" w:type="pct"/>
            <w:shd w:val="clear" w:color="auto" w:fill="auto"/>
            <w:noWrap/>
            <w:hideMark/>
          </w:tcPr>
          <w:p w:rsidR="00110C18" w:rsidRPr="00D47EC1" w:rsidRDefault="00110C18" w:rsidP="00063728">
            <w:pPr>
              <w:rPr>
                <w:ins w:id="14232" w:author="KIM, Jason" w:date="2019-04-02T13:39:00Z"/>
                <w:rFonts w:ascii="Calibri" w:eastAsia="Times New Roman" w:hAnsi="Calibri" w:cs="Calibri"/>
                <w:color w:val="000000"/>
                <w:lang w:eastAsia="en-AU"/>
              </w:rPr>
            </w:pPr>
            <w:ins w:id="1423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34" w:author="KIM, Jason" w:date="2019-04-02T13:39:00Z"/>
                <w:rFonts w:ascii="Calibri" w:eastAsia="Times New Roman" w:hAnsi="Calibri" w:cs="Calibri"/>
                <w:color w:val="000000"/>
                <w:lang w:eastAsia="en-AU"/>
              </w:rPr>
            </w:pPr>
            <w:ins w:id="14235" w:author="KIM, Jason" w:date="2019-04-02T13:39:00Z">
              <w:r w:rsidRPr="00D47EC1">
                <w:rPr>
                  <w:rFonts w:ascii="Calibri" w:eastAsia="Times New Roman" w:hAnsi="Calibri" w:cs="Calibri"/>
                  <w:color w:val="000000"/>
                  <w:lang w:eastAsia="en-AU"/>
                </w:rPr>
                <w:t>Chainage 4156</w:t>
              </w:r>
            </w:ins>
          </w:p>
        </w:tc>
        <w:tc>
          <w:tcPr>
            <w:tcW w:w="721" w:type="pct"/>
            <w:shd w:val="clear" w:color="auto" w:fill="auto"/>
            <w:noWrap/>
            <w:hideMark/>
          </w:tcPr>
          <w:p w:rsidR="00110C18" w:rsidRPr="00D47EC1" w:rsidRDefault="00110C18" w:rsidP="00063728">
            <w:pPr>
              <w:jc w:val="right"/>
              <w:rPr>
                <w:ins w:id="14236" w:author="KIM, Jason" w:date="2019-04-02T13:39:00Z"/>
                <w:rFonts w:ascii="Calibri" w:eastAsia="Times New Roman" w:hAnsi="Calibri" w:cs="Calibri"/>
                <w:color w:val="000000"/>
                <w:lang w:eastAsia="en-AU"/>
              </w:rPr>
            </w:pPr>
            <w:ins w:id="142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38" w:author="KIM, Jason" w:date="2019-04-02T13:39:00Z"/>
        </w:trPr>
        <w:tc>
          <w:tcPr>
            <w:tcW w:w="716" w:type="pct"/>
            <w:vMerge/>
            <w:hideMark/>
          </w:tcPr>
          <w:p w:rsidR="00110C18" w:rsidRPr="00D47EC1" w:rsidRDefault="00110C18" w:rsidP="00063728">
            <w:pPr>
              <w:rPr>
                <w:ins w:id="142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42" w:author="KIM, Jason" w:date="2019-04-02T13:39:00Z"/>
                <w:rFonts w:ascii="Calibri" w:eastAsia="Times New Roman" w:hAnsi="Calibri" w:cs="Calibri"/>
                <w:color w:val="000000"/>
                <w:lang w:eastAsia="en-AU"/>
              </w:rPr>
            </w:pPr>
            <w:ins w:id="14243" w:author="KIM, Jason" w:date="2019-04-02T13:39:00Z">
              <w:r w:rsidRPr="00D47EC1">
                <w:rPr>
                  <w:rFonts w:ascii="Calibri" w:eastAsia="Times New Roman" w:hAnsi="Calibri" w:cs="Calibri"/>
                  <w:color w:val="000000"/>
                  <w:lang w:eastAsia="en-AU"/>
                </w:rPr>
                <w:t>DLL2282</w:t>
              </w:r>
            </w:ins>
          </w:p>
        </w:tc>
        <w:tc>
          <w:tcPr>
            <w:tcW w:w="742" w:type="pct"/>
            <w:shd w:val="clear" w:color="auto" w:fill="auto"/>
            <w:noWrap/>
            <w:hideMark/>
          </w:tcPr>
          <w:p w:rsidR="00110C18" w:rsidRPr="00D47EC1" w:rsidRDefault="00110C18" w:rsidP="00063728">
            <w:pPr>
              <w:rPr>
                <w:ins w:id="14244" w:author="KIM, Jason" w:date="2019-04-02T13:39:00Z"/>
                <w:rFonts w:ascii="Calibri" w:eastAsia="Times New Roman" w:hAnsi="Calibri" w:cs="Calibri"/>
                <w:color w:val="000000"/>
                <w:lang w:eastAsia="en-AU"/>
              </w:rPr>
            </w:pPr>
            <w:ins w:id="1424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46" w:author="KIM, Jason" w:date="2019-04-02T13:39:00Z"/>
                <w:rFonts w:ascii="Calibri" w:eastAsia="Times New Roman" w:hAnsi="Calibri" w:cs="Calibri"/>
                <w:color w:val="000000"/>
                <w:lang w:eastAsia="en-AU"/>
              </w:rPr>
            </w:pPr>
            <w:ins w:id="14247" w:author="KIM, Jason" w:date="2019-04-02T13:39:00Z">
              <w:r w:rsidRPr="00D47EC1">
                <w:rPr>
                  <w:rFonts w:ascii="Calibri" w:eastAsia="Times New Roman" w:hAnsi="Calibri" w:cs="Calibri"/>
                  <w:color w:val="000000"/>
                  <w:lang w:eastAsia="en-AU"/>
                </w:rPr>
                <w:t>Chainage 4160</w:t>
              </w:r>
            </w:ins>
          </w:p>
        </w:tc>
        <w:tc>
          <w:tcPr>
            <w:tcW w:w="721" w:type="pct"/>
            <w:shd w:val="clear" w:color="auto" w:fill="auto"/>
            <w:noWrap/>
            <w:hideMark/>
          </w:tcPr>
          <w:p w:rsidR="00110C18" w:rsidRPr="00D47EC1" w:rsidRDefault="00110C18" w:rsidP="00063728">
            <w:pPr>
              <w:jc w:val="right"/>
              <w:rPr>
                <w:ins w:id="14248" w:author="KIM, Jason" w:date="2019-04-02T13:39:00Z"/>
                <w:rFonts w:ascii="Calibri" w:eastAsia="Times New Roman" w:hAnsi="Calibri" w:cs="Calibri"/>
                <w:color w:val="000000"/>
                <w:lang w:eastAsia="en-AU"/>
              </w:rPr>
            </w:pPr>
            <w:ins w:id="142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50" w:author="KIM, Jason" w:date="2019-04-02T13:39:00Z"/>
        </w:trPr>
        <w:tc>
          <w:tcPr>
            <w:tcW w:w="716" w:type="pct"/>
            <w:vMerge/>
            <w:hideMark/>
          </w:tcPr>
          <w:p w:rsidR="00110C18" w:rsidRPr="00D47EC1" w:rsidRDefault="00110C18" w:rsidP="00063728">
            <w:pPr>
              <w:rPr>
                <w:ins w:id="1425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5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5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54" w:author="KIM, Jason" w:date="2019-04-02T13:39:00Z"/>
                <w:rFonts w:ascii="Calibri" w:eastAsia="Times New Roman" w:hAnsi="Calibri" w:cs="Calibri"/>
                <w:color w:val="000000"/>
                <w:lang w:eastAsia="en-AU"/>
              </w:rPr>
            </w:pPr>
            <w:ins w:id="14255" w:author="KIM, Jason" w:date="2019-04-02T13:39:00Z">
              <w:r w:rsidRPr="00D47EC1">
                <w:rPr>
                  <w:rFonts w:ascii="Calibri" w:eastAsia="Times New Roman" w:hAnsi="Calibri" w:cs="Calibri"/>
                  <w:color w:val="000000"/>
                  <w:lang w:eastAsia="en-AU"/>
                </w:rPr>
                <w:t>DLL2291</w:t>
              </w:r>
            </w:ins>
          </w:p>
        </w:tc>
        <w:tc>
          <w:tcPr>
            <w:tcW w:w="742" w:type="pct"/>
            <w:shd w:val="clear" w:color="auto" w:fill="auto"/>
            <w:noWrap/>
            <w:hideMark/>
          </w:tcPr>
          <w:p w:rsidR="00110C18" w:rsidRPr="00D47EC1" w:rsidRDefault="00110C18" w:rsidP="00063728">
            <w:pPr>
              <w:rPr>
                <w:ins w:id="14256" w:author="KIM, Jason" w:date="2019-04-02T13:39:00Z"/>
                <w:rFonts w:ascii="Calibri" w:eastAsia="Times New Roman" w:hAnsi="Calibri" w:cs="Calibri"/>
                <w:color w:val="000000"/>
                <w:lang w:eastAsia="en-AU"/>
              </w:rPr>
            </w:pPr>
            <w:ins w:id="1425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58" w:author="KIM, Jason" w:date="2019-04-02T13:39:00Z"/>
                <w:rFonts w:ascii="Calibri" w:eastAsia="Times New Roman" w:hAnsi="Calibri" w:cs="Calibri"/>
                <w:color w:val="000000"/>
                <w:lang w:eastAsia="en-AU"/>
              </w:rPr>
            </w:pPr>
            <w:ins w:id="14259" w:author="KIM, Jason" w:date="2019-04-02T13:39:00Z">
              <w:r w:rsidRPr="00D47EC1">
                <w:rPr>
                  <w:rFonts w:ascii="Calibri" w:eastAsia="Times New Roman" w:hAnsi="Calibri" w:cs="Calibri"/>
                  <w:color w:val="000000"/>
                  <w:lang w:eastAsia="en-AU"/>
                </w:rPr>
                <w:t>Chainage 4276</w:t>
              </w:r>
            </w:ins>
          </w:p>
        </w:tc>
        <w:tc>
          <w:tcPr>
            <w:tcW w:w="721" w:type="pct"/>
            <w:shd w:val="clear" w:color="auto" w:fill="auto"/>
            <w:noWrap/>
            <w:hideMark/>
          </w:tcPr>
          <w:p w:rsidR="00110C18" w:rsidRPr="00D47EC1" w:rsidRDefault="00110C18" w:rsidP="00063728">
            <w:pPr>
              <w:jc w:val="right"/>
              <w:rPr>
                <w:ins w:id="14260" w:author="KIM, Jason" w:date="2019-04-02T13:39:00Z"/>
                <w:rFonts w:ascii="Calibri" w:eastAsia="Times New Roman" w:hAnsi="Calibri" w:cs="Calibri"/>
                <w:color w:val="000000"/>
                <w:lang w:eastAsia="en-AU"/>
              </w:rPr>
            </w:pPr>
            <w:ins w:id="142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62" w:author="KIM, Jason" w:date="2019-04-02T13:39:00Z"/>
        </w:trPr>
        <w:tc>
          <w:tcPr>
            <w:tcW w:w="716" w:type="pct"/>
            <w:vMerge/>
            <w:hideMark/>
          </w:tcPr>
          <w:p w:rsidR="00110C18" w:rsidRPr="00D47EC1" w:rsidRDefault="00110C18" w:rsidP="00063728">
            <w:pPr>
              <w:rPr>
                <w:ins w:id="1426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6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6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66" w:author="KIM, Jason" w:date="2019-04-02T13:39:00Z"/>
                <w:rFonts w:ascii="Calibri" w:eastAsia="Times New Roman" w:hAnsi="Calibri" w:cs="Calibri"/>
                <w:color w:val="000000"/>
                <w:lang w:eastAsia="en-AU"/>
              </w:rPr>
            </w:pPr>
            <w:ins w:id="14267" w:author="KIM, Jason" w:date="2019-04-02T13:39:00Z">
              <w:r w:rsidRPr="00D47EC1">
                <w:rPr>
                  <w:rFonts w:ascii="Calibri" w:eastAsia="Times New Roman" w:hAnsi="Calibri" w:cs="Calibri"/>
                  <w:color w:val="000000"/>
                  <w:lang w:eastAsia="en-AU"/>
                </w:rPr>
                <w:t>DLL2292</w:t>
              </w:r>
            </w:ins>
          </w:p>
        </w:tc>
        <w:tc>
          <w:tcPr>
            <w:tcW w:w="742" w:type="pct"/>
            <w:shd w:val="clear" w:color="auto" w:fill="auto"/>
            <w:noWrap/>
            <w:hideMark/>
          </w:tcPr>
          <w:p w:rsidR="00110C18" w:rsidRPr="00D47EC1" w:rsidRDefault="00110C18" w:rsidP="00063728">
            <w:pPr>
              <w:rPr>
                <w:ins w:id="14268" w:author="KIM, Jason" w:date="2019-04-02T13:39:00Z"/>
                <w:rFonts w:ascii="Calibri" w:eastAsia="Times New Roman" w:hAnsi="Calibri" w:cs="Calibri"/>
                <w:color w:val="000000"/>
                <w:lang w:eastAsia="en-AU"/>
              </w:rPr>
            </w:pPr>
            <w:ins w:id="1426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70" w:author="KIM, Jason" w:date="2019-04-02T13:39:00Z"/>
                <w:rFonts w:ascii="Calibri" w:eastAsia="Times New Roman" w:hAnsi="Calibri" w:cs="Calibri"/>
                <w:color w:val="000000"/>
                <w:lang w:eastAsia="en-AU"/>
              </w:rPr>
            </w:pPr>
            <w:ins w:id="14271" w:author="KIM, Jason" w:date="2019-04-02T13:39:00Z">
              <w:r w:rsidRPr="00D47EC1">
                <w:rPr>
                  <w:rFonts w:ascii="Calibri" w:eastAsia="Times New Roman" w:hAnsi="Calibri" w:cs="Calibri"/>
                  <w:color w:val="000000"/>
                  <w:lang w:eastAsia="en-AU"/>
                </w:rPr>
                <w:t>Chainage 4280</w:t>
              </w:r>
            </w:ins>
          </w:p>
        </w:tc>
        <w:tc>
          <w:tcPr>
            <w:tcW w:w="721" w:type="pct"/>
            <w:shd w:val="clear" w:color="auto" w:fill="auto"/>
            <w:noWrap/>
            <w:hideMark/>
          </w:tcPr>
          <w:p w:rsidR="00110C18" w:rsidRPr="00D47EC1" w:rsidRDefault="00110C18" w:rsidP="00063728">
            <w:pPr>
              <w:jc w:val="right"/>
              <w:rPr>
                <w:ins w:id="14272" w:author="KIM, Jason" w:date="2019-04-02T13:39:00Z"/>
                <w:rFonts w:ascii="Calibri" w:eastAsia="Times New Roman" w:hAnsi="Calibri" w:cs="Calibri"/>
                <w:color w:val="000000"/>
                <w:lang w:eastAsia="en-AU"/>
              </w:rPr>
            </w:pPr>
            <w:ins w:id="142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74" w:author="KIM, Jason" w:date="2019-04-02T13:39:00Z"/>
        </w:trPr>
        <w:tc>
          <w:tcPr>
            <w:tcW w:w="716" w:type="pct"/>
            <w:vMerge w:val="restart"/>
            <w:shd w:val="clear" w:color="auto" w:fill="auto"/>
            <w:noWrap/>
            <w:hideMark/>
          </w:tcPr>
          <w:p w:rsidR="00110C18" w:rsidRPr="00D47EC1" w:rsidRDefault="00110C18" w:rsidP="00063728">
            <w:pPr>
              <w:rPr>
                <w:ins w:id="14275" w:author="KIM, Jason" w:date="2019-04-02T13:39:00Z"/>
                <w:rFonts w:ascii="Calibri" w:eastAsia="Times New Roman" w:hAnsi="Calibri" w:cs="Calibri"/>
                <w:color w:val="000000"/>
                <w:lang w:eastAsia="en-AU"/>
              </w:rPr>
            </w:pPr>
            <w:ins w:id="14276" w:author="KIM, Jason" w:date="2019-04-02T13:39:00Z">
              <w:r w:rsidRPr="00D47EC1">
                <w:rPr>
                  <w:rFonts w:ascii="Calibri" w:eastAsia="Times New Roman" w:hAnsi="Calibri" w:cs="Calibri"/>
                  <w:color w:val="000000"/>
                  <w:lang w:eastAsia="en-AU"/>
                </w:rPr>
                <w:t>DLL30K221</w:t>
              </w:r>
            </w:ins>
          </w:p>
        </w:tc>
        <w:tc>
          <w:tcPr>
            <w:tcW w:w="669" w:type="pct"/>
            <w:vMerge w:val="restart"/>
            <w:shd w:val="clear" w:color="auto" w:fill="auto"/>
            <w:noWrap/>
            <w:hideMark/>
          </w:tcPr>
          <w:p w:rsidR="00110C18" w:rsidRPr="00D47EC1" w:rsidRDefault="00110C18" w:rsidP="00063728">
            <w:pPr>
              <w:rPr>
                <w:ins w:id="14277" w:author="KIM, Jason" w:date="2019-04-02T13:39:00Z"/>
                <w:rFonts w:ascii="Calibri" w:eastAsia="Times New Roman" w:hAnsi="Calibri" w:cs="Calibri"/>
                <w:color w:val="000000"/>
                <w:lang w:eastAsia="en-AU"/>
              </w:rPr>
            </w:pPr>
            <w:ins w:id="14278" w:author="KIM, Jason" w:date="2019-04-02T13:39:00Z">
              <w:r w:rsidRPr="00D47EC1">
                <w:rPr>
                  <w:rFonts w:ascii="Calibri" w:eastAsia="Times New Roman" w:hAnsi="Calibri" w:cs="Calibri"/>
                  <w:color w:val="000000"/>
                  <w:lang w:eastAsia="en-AU"/>
                </w:rPr>
                <w:t>ELZ20178</w:t>
              </w:r>
            </w:ins>
          </w:p>
        </w:tc>
        <w:tc>
          <w:tcPr>
            <w:tcW w:w="668" w:type="pct"/>
            <w:vMerge w:val="restart"/>
            <w:shd w:val="clear" w:color="auto" w:fill="auto"/>
            <w:noWrap/>
            <w:hideMark/>
          </w:tcPr>
          <w:p w:rsidR="00110C18" w:rsidRPr="00D47EC1" w:rsidRDefault="00110C18" w:rsidP="00063728">
            <w:pPr>
              <w:rPr>
                <w:ins w:id="14279" w:author="KIM, Jason" w:date="2019-04-02T13:39:00Z"/>
                <w:rFonts w:ascii="Calibri" w:eastAsia="Times New Roman" w:hAnsi="Calibri" w:cs="Calibri"/>
                <w:color w:val="000000"/>
                <w:lang w:eastAsia="en-AU"/>
              </w:rPr>
            </w:pPr>
            <w:ins w:id="14280"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281" w:author="KIM, Jason" w:date="2019-04-02T13:39:00Z"/>
                <w:rFonts w:ascii="Calibri" w:eastAsia="Times New Roman" w:hAnsi="Calibri" w:cs="Calibri"/>
                <w:color w:val="000000"/>
                <w:lang w:eastAsia="en-AU"/>
              </w:rPr>
            </w:pPr>
            <w:ins w:id="14282" w:author="KIM, Jason" w:date="2019-04-02T13:39:00Z">
              <w:r w:rsidRPr="00D47EC1">
                <w:rPr>
                  <w:rFonts w:ascii="Calibri" w:eastAsia="Times New Roman" w:hAnsi="Calibri" w:cs="Calibri"/>
                  <w:color w:val="000000"/>
                  <w:lang w:eastAsia="en-AU"/>
                </w:rPr>
                <w:t>DLL2301</w:t>
              </w:r>
            </w:ins>
          </w:p>
        </w:tc>
        <w:tc>
          <w:tcPr>
            <w:tcW w:w="742" w:type="pct"/>
            <w:shd w:val="clear" w:color="auto" w:fill="auto"/>
            <w:noWrap/>
            <w:hideMark/>
          </w:tcPr>
          <w:p w:rsidR="00110C18" w:rsidRPr="00D47EC1" w:rsidRDefault="00110C18" w:rsidP="00063728">
            <w:pPr>
              <w:rPr>
                <w:ins w:id="14283" w:author="KIM, Jason" w:date="2019-04-02T13:39:00Z"/>
                <w:rFonts w:ascii="Calibri" w:eastAsia="Times New Roman" w:hAnsi="Calibri" w:cs="Calibri"/>
                <w:color w:val="000000"/>
                <w:lang w:eastAsia="en-AU"/>
              </w:rPr>
            </w:pPr>
            <w:ins w:id="1428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85" w:author="KIM, Jason" w:date="2019-04-02T13:39:00Z"/>
                <w:rFonts w:ascii="Calibri" w:eastAsia="Times New Roman" w:hAnsi="Calibri" w:cs="Calibri"/>
                <w:color w:val="000000"/>
                <w:lang w:eastAsia="en-AU"/>
              </w:rPr>
            </w:pPr>
            <w:ins w:id="14286" w:author="KIM, Jason" w:date="2019-04-02T13:39:00Z">
              <w:r w:rsidRPr="00D47EC1">
                <w:rPr>
                  <w:rFonts w:ascii="Calibri" w:eastAsia="Times New Roman" w:hAnsi="Calibri" w:cs="Calibri"/>
                  <w:color w:val="000000"/>
                  <w:lang w:eastAsia="en-AU"/>
                </w:rPr>
                <w:t>Chainage 4396</w:t>
              </w:r>
            </w:ins>
          </w:p>
        </w:tc>
        <w:tc>
          <w:tcPr>
            <w:tcW w:w="721" w:type="pct"/>
            <w:shd w:val="clear" w:color="auto" w:fill="auto"/>
            <w:noWrap/>
            <w:hideMark/>
          </w:tcPr>
          <w:p w:rsidR="00110C18" w:rsidRPr="00D47EC1" w:rsidRDefault="00110C18" w:rsidP="00063728">
            <w:pPr>
              <w:jc w:val="right"/>
              <w:rPr>
                <w:ins w:id="14287" w:author="KIM, Jason" w:date="2019-04-02T13:39:00Z"/>
                <w:rFonts w:ascii="Calibri" w:eastAsia="Times New Roman" w:hAnsi="Calibri" w:cs="Calibri"/>
                <w:color w:val="000000"/>
                <w:lang w:eastAsia="en-AU"/>
              </w:rPr>
            </w:pPr>
            <w:ins w:id="142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89" w:author="KIM, Jason" w:date="2019-04-02T13:39:00Z"/>
        </w:trPr>
        <w:tc>
          <w:tcPr>
            <w:tcW w:w="716" w:type="pct"/>
            <w:vMerge/>
            <w:hideMark/>
          </w:tcPr>
          <w:p w:rsidR="00110C18" w:rsidRPr="00D47EC1" w:rsidRDefault="00110C18" w:rsidP="00063728">
            <w:pPr>
              <w:rPr>
                <w:ins w:id="142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93" w:author="KIM, Jason" w:date="2019-04-02T13:39:00Z"/>
                <w:rFonts w:ascii="Calibri" w:eastAsia="Times New Roman" w:hAnsi="Calibri" w:cs="Calibri"/>
                <w:color w:val="000000"/>
                <w:lang w:eastAsia="en-AU"/>
              </w:rPr>
            </w:pPr>
            <w:ins w:id="14294" w:author="KIM, Jason" w:date="2019-04-02T13:39:00Z">
              <w:r w:rsidRPr="00D47EC1">
                <w:rPr>
                  <w:rFonts w:ascii="Calibri" w:eastAsia="Times New Roman" w:hAnsi="Calibri" w:cs="Calibri"/>
                  <w:color w:val="000000"/>
                  <w:lang w:eastAsia="en-AU"/>
                </w:rPr>
                <w:t>DLL2302</w:t>
              </w:r>
            </w:ins>
          </w:p>
        </w:tc>
        <w:tc>
          <w:tcPr>
            <w:tcW w:w="742" w:type="pct"/>
            <w:shd w:val="clear" w:color="auto" w:fill="auto"/>
            <w:noWrap/>
            <w:hideMark/>
          </w:tcPr>
          <w:p w:rsidR="00110C18" w:rsidRPr="00D47EC1" w:rsidRDefault="00110C18" w:rsidP="00063728">
            <w:pPr>
              <w:rPr>
                <w:ins w:id="14295" w:author="KIM, Jason" w:date="2019-04-02T13:39:00Z"/>
                <w:rFonts w:ascii="Calibri" w:eastAsia="Times New Roman" w:hAnsi="Calibri" w:cs="Calibri"/>
                <w:color w:val="000000"/>
                <w:lang w:eastAsia="en-AU"/>
              </w:rPr>
            </w:pPr>
            <w:ins w:id="1429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97" w:author="KIM, Jason" w:date="2019-04-02T13:39:00Z"/>
                <w:rFonts w:ascii="Calibri" w:eastAsia="Times New Roman" w:hAnsi="Calibri" w:cs="Calibri"/>
                <w:color w:val="000000"/>
                <w:lang w:eastAsia="en-AU"/>
              </w:rPr>
            </w:pPr>
            <w:ins w:id="14298" w:author="KIM, Jason" w:date="2019-04-02T13:39:00Z">
              <w:r w:rsidRPr="00D47EC1">
                <w:rPr>
                  <w:rFonts w:ascii="Calibri" w:eastAsia="Times New Roman" w:hAnsi="Calibri" w:cs="Calibri"/>
                  <w:color w:val="000000"/>
                  <w:lang w:eastAsia="en-AU"/>
                </w:rPr>
                <w:t>Chainage 4400</w:t>
              </w:r>
            </w:ins>
          </w:p>
        </w:tc>
        <w:tc>
          <w:tcPr>
            <w:tcW w:w="721" w:type="pct"/>
            <w:shd w:val="clear" w:color="auto" w:fill="auto"/>
            <w:noWrap/>
            <w:hideMark/>
          </w:tcPr>
          <w:p w:rsidR="00110C18" w:rsidRPr="00D47EC1" w:rsidRDefault="00110C18" w:rsidP="00063728">
            <w:pPr>
              <w:jc w:val="right"/>
              <w:rPr>
                <w:ins w:id="14299" w:author="KIM, Jason" w:date="2019-04-02T13:39:00Z"/>
                <w:rFonts w:ascii="Calibri" w:eastAsia="Times New Roman" w:hAnsi="Calibri" w:cs="Calibri"/>
                <w:color w:val="000000"/>
                <w:lang w:eastAsia="en-AU"/>
              </w:rPr>
            </w:pPr>
            <w:ins w:id="143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01" w:author="KIM, Jason" w:date="2019-04-02T13:39:00Z"/>
        </w:trPr>
        <w:tc>
          <w:tcPr>
            <w:tcW w:w="716" w:type="pct"/>
            <w:vMerge/>
            <w:hideMark/>
          </w:tcPr>
          <w:p w:rsidR="00110C18" w:rsidRPr="00D47EC1" w:rsidRDefault="00110C18" w:rsidP="00063728">
            <w:pPr>
              <w:rPr>
                <w:ins w:id="1430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0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0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05" w:author="KIM, Jason" w:date="2019-04-02T13:39:00Z"/>
                <w:rFonts w:ascii="Calibri" w:eastAsia="Times New Roman" w:hAnsi="Calibri" w:cs="Calibri"/>
                <w:color w:val="000000"/>
                <w:lang w:eastAsia="en-AU"/>
              </w:rPr>
            </w:pPr>
            <w:ins w:id="14306" w:author="KIM, Jason" w:date="2019-04-02T13:39:00Z">
              <w:r w:rsidRPr="00D47EC1">
                <w:rPr>
                  <w:rFonts w:ascii="Calibri" w:eastAsia="Times New Roman" w:hAnsi="Calibri" w:cs="Calibri"/>
                  <w:color w:val="000000"/>
                  <w:lang w:eastAsia="en-AU"/>
                </w:rPr>
                <w:t>DLL2311</w:t>
              </w:r>
            </w:ins>
          </w:p>
        </w:tc>
        <w:tc>
          <w:tcPr>
            <w:tcW w:w="742" w:type="pct"/>
            <w:shd w:val="clear" w:color="auto" w:fill="auto"/>
            <w:noWrap/>
            <w:hideMark/>
          </w:tcPr>
          <w:p w:rsidR="00110C18" w:rsidRPr="00D47EC1" w:rsidRDefault="00110C18" w:rsidP="00063728">
            <w:pPr>
              <w:rPr>
                <w:ins w:id="14307" w:author="KIM, Jason" w:date="2019-04-02T13:39:00Z"/>
                <w:rFonts w:ascii="Calibri" w:eastAsia="Times New Roman" w:hAnsi="Calibri" w:cs="Calibri"/>
                <w:color w:val="000000"/>
                <w:lang w:eastAsia="en-AU"/>
              </w:rPr>
            </w:pPr>
            <w:ins w:id="1430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09" w:author="KIM, Jason" w:date="2019-04-02T13:39:00Z"/>
                <w:rFonts w:ascii="Calibri" w:eastAsia="Times New Roman" w:hAnsi="Calibri" w:cs="Calibri"/>
                <w:color w:val="000000"/>
                <w:lang w:eastAsia="en-AU"/>
              </w:rPr>
            </w:pPr>
            <w:ins w:id="14310" w:author="KIM, Jason" w:date="2019-04-02T13:39:00Z">
              <w:r w:rsidRPr="00D47EC1">
                <w:rPr>
                  <w:rFonts w:ascii="Calibri" w:eastAsia="Times New Roman" w:hAnsi="Calibri" w:cs="Calibri"/>
                  <w:color w:val="000000"/>
                  <w:lang w:eastAsia="en-AU"/>
                </w:rPr>
                <w:t>Chainage 4516</w:t>
              </w:r>
            </w:ins>
          </w:p>
        </w:tc>
        <w:tc>
          <w:tcPr>
            <w:tcW w:w="721" w:type="pct"/>
            <w:shd w:val="clear" w:color="auto" w:fill="auto"/>
            <w:noWrap/>
            <w:hideMark/>
          </w:tcPr>
          <w:p w:rsidR="00110C18" w:rsidRPr="00D47EC1" w:rsidRDefault="00110C18" w:rsidP="00063728">
            <w:pPr>
              <w:jc w:val="right"/>
              <w:rPr>
                <w:ins w:id="14311" w:author="KIM, Jason" w:date="2019-04-02T13:39:00Z"/>
                <w:rFonts w:ascii="Calibri" w:eastAsia="Times New Roman" w:hAnsi="Calibri" w:cs="Calibri"/>
                <w:color w:val="000000"/>
                <w:lang w:eastAsia="en-AU"/>
              </w:rPr>
            </w:pPr>
            <w:ins w:id="143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13" w:author="KIM, Jason" w:date="2019-04-02T13:39:00Z"/>
        </w:trPr>
        <w:tc>
          <w:tcPr>
            <w:tcW w:w="716" w:type="pct"/>
            <w:vMerge/>
            <w:hideMark/>
          </w:tcPr>
          <w:p w:rsidR="00110C18" w:rsidRPr="00D47EC1" w:rsidRDefault="00110C18" w:rsidP="00063728">
            <w:pPr>
              <w:rPr>
                <w:ins w:id="1431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1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1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17" w:author="KIM, Jason" w:date="2019-04-02T13:39:00Z"/>
                <w:rFonts w:ascii="Calibri" w:eastAsia="Times New Roman" w:hAnsi="Calibri" w:cs="Calibri"/>
                <w:color w:val="000000"/>
                <w:lang w:eastAsia="en-AU"/>
              </w:rPr>
            </w:pPr>
            <w:ins w:id="14318" w:author="KIM, Jason" w:date="2019-04-02T13:39:00Z">
              <w:r w:rsidRPr="00D47EC1">
                <w:rPr>
                  <w:rFonts w:ascii="Calibri" w:eastAsia="Times New Roman" w:hAnsi="Calibri" w:cs="Calibri"/>
                  <w:color w:val="000000"/>
                  <w:lang w:eastAsia="en-AU"/>
                </w:rPr>
                <w:t>DLL2312</w:t>
              </w:r>
            </w:ins>
          </w:p>
        </w:tc>
        <w:tc>
          <w:tcPr>
            <w:tcW w:w="742" w:type="pct"/>
            <w:shd w:val="clear" w:color="auto" w:fill="auto"/>
            <w:noWrap/>
            <w:hideMark/>
          </w:tcPr>
          <w:p w:rsidR="00110C18" w:rsidRPr="00D47EC1" w:rsidRDefault="00110C18" w:rsidP="00063728">
            <w:pPr>
              <w:rPr>
                <w:ins w:id="14319" w:author="KIM, Jason" w:date="2019-04-02T13:39:00Z"/>
                <w:rFonts w:ascii="Calibri" w:eastAsia="Times New Roman" w:hAnsi="Calibri" w:cs="Calibri"/>
                <w:color w:val="000000"/>
                <w:lang w:eastAsia="en-AU"/>
              </w:rPr>
            </w:pPr>
            <w:ins w:id="1432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21" w:author="KIM, Jason" w:date="2019-04-02T13:39:00Z"/>
                <w:rFonts w:ascii="Calibri" w:eastAsia="Times New Roman" w:hAnsi="Calibri" w:cs="Calibri"/>
                <w:color w:val="000000"/>
                <w:lang w:eastAsia="en-AU"/>
              </w:rPr>
            </w:pPr>
            <w:ins w:id="14322" w:author="KIM, Jason" w:date="2019-04-02T13:39:00Z">
              <w:r w:rsidRPr="00D47EC1">
                <w:rPr>
                  <w:rFonts w:ascii="Calibri" w:eastAsia="Times New Roman" w:hAnsi="Calibri" w:cs="Calibri"/>
                  <w:color w:val="000000"/>
                  <w:lang w:eastAsia="en-AU"/>
                </w:rPr>
                <w:t>Chainage 4520</w:t>
              </w:r>
            </w:ins>
          </w:p>
        </w:tc>
        <w:tc>
          <w:tcPr>
            <w:tcW w:w="721" w:type="pct"/>
            <w:shd w:val="clear" w:color="auto" w:fill="auto"/>
            <w:noWrap/>
            <w:hideMark/>
          </w:tcPr>
          <w:p w:rsidR="00110C18" w:rsidRPr="00D47EC1" w:rsidRDefault="00110C18" w:rsidP="00063728">
            <w:pPr>
              <w:jc w:val="right"/>
              <w:rPr>
                <w:ins w:id="14323" w:author="KIM, Jason" w:date="2019-04-02T13:39:00Z"/>
                <w:rFonts w:ascii="Calibri" w:eastAsia="Times New Roman" w:hAnsi="Calibri" w:cs="Calibri"/>
                <w:color w:val="000000"/>
                <w:lang w:eastAsia="en-AU"/>
              </w:rPr>
            </w:pPr>
            <w:ins w:id="143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25" w:author="KIM, Jason" w:date="2019-04-02T13:39:00Z"/>
        </w:trPr>
        <w:tc>
          <w:tcPr>
            <w:tcW w:w="716" w:type="pct"/>
            <w:vMerge w:val="restart"/>
            <w:shd w:val="clear" w:color="auto" w:fill="auto"/>
            <w:noWrap/>
            <w:hideMark/>
          </w:tcPr>
          <w:p w:rsidR="00110C18" w:rsidRPr="00D47EC1" w:rsidRDefault="00110C18" w:rsidP="00063728">
            <w:pPr>
              <w:rPr>
                <w:ins w:id="14326" w:author="KIM, Jason" w:date="2019-04-02T13:39:00Z"/>
                <w:rFonts w:ascii="Calibri" w:eastAsia="Times New Roman" w:hAnsi="Calibri" w:cs="Calibri"/>
                <w:color w:val="000000"/>
                <w:lang w:eastAsia="en-AU"/>
              </w:rPr>
            </w:pPr>
            <w:ins w:id="14327" w:author="KIM, Jason" w:date="2019-04-02T13:39:00Z">
              <w:r w:rsidRPr="00D47EC1">
                <w:rPr>
                  <w:rFonts w:ascii="Calibri" w:eastAsia="Times New Roman" w:hAnsi="Calibri" w:cs="Calibri"/>
                  <w:color w:val="000000"/>
                  <w:lang w:eastAsia="en-AU"/>
                </w:rPr>
                <w:t>DLL32K221</w:t>
              </w:r>
            </w:ins>
          </w:p>
        </w:tc>
        <w:tc>
          <w:tcPr>
            <w:tcW w:w="669" w:type="pct"/>
            <w:vMerge w:val="restart"/>
            <w:shd w:val="clear" w:color="auto" w:fill="auto"/>
            <w:noWrap/>
            <w:hideMark/>
          </w:tcPr>
          <w:p w:rsidR="00110C18" w:rsidRPr="00D47EC1" w:rsidRDefault="00110C18" w:rsidP="00063728">
            <w:pPr>
              <w:rPr>
                <w:ins w:id="14328" w:author="KIM, Jason" w:date="2019-04-02T13:39:00Z"/>
                <w:rFonts w:ascii="Calibri" w:eastAsia="Times New Roman" w:hAnsi="Calibri" w:cs="Calibri"/>
                <w:color w:val="000000"/>
                <w:lang w:eastAsia="en-AU"/>
              </w:rPr>
            </w:pPr>
            <w:ins w:id="14329" w:author="KIM, Jason" w:date="2019-04-02T13:39:00Z">
              <w:r w:rsidRPr="00D47EC1">
                <w:rPr>
                  <w:rFonts w:ascii="Calibri" w:eastAsia="Times New Roman" w:hAnsi="Calibri" w:cs="Calibri"/>
                  <w:color w:val="000000"/>
                  <w:lang w:eastAsia="en-AU"/>
                </w:rPr>
                <w:t>ELZ20186</w:t>
              </w:r>
            </w:ins>
          </w:p>
        </w:tc>
        <w:tc>
          <w:tcPr>
            <w:tcW w:w="668" w:type="pct"/>
            <w:vMerge w:val="restart"/>
            <w:shd w:val="clear" w:color="auto" w:fill="auto"/>
            <w:noWrap/>
            <w:hideMark/>
          </w:tcPr>
          <w:p w:rsidR="00110C18" w:rsidRPr="00D47EC1" w:rsidRDefault="00110C18" w:rsidP="00063728">
            <w:pPr>
              <w:rPr>
                <w:ins w:id="14330" w:author="KIM, Jason" w:date="2019-04-02T13:39:00Z"/>
                <w:rFonts w:ascii="Calibri" w:eastAsia="Times New Roman" w:hAnsi="Calibri" w:cs="Calibri"/>
                <w:color w:val="000000"/>
                <w:lang w:eastAsia="en-AU"/>
              </w:rPr>
            </w:pPr>
            <w:ins w:id="14331"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332" w:author="KIM, Jason" w:date="2019-04-02T13:39:00Z"/>
                <w:rFonts w:ascii="Calibri" w:eastAsia="Times New Roman" w:hAnsi="Calibri" w:cs="Calibri"/>
                <w:color w:val="000000"/>
                <w:lang w:eastAsia="en-AU"/>
              </w:rPr>
            </w:pPr>
            <w:ins w:id="14333" w:author="KIM, Jason" w:date="2019-04-02T13:39:00Z">
              <w:r w:rsidRPr="00D47EC1">
                <w:rPr>
                  <w:rFonts w:ascii="Calibri" w:eastAsia="Times New Roman" w:hAnsi="Calibri" w:cs="Calibri"/>
                  <w:color w:val="000000"/>
                  <w:lang w:eastAsia="en-AU"/>
                </w:rPr>
                <w:t>DLL2321</w:t>
              </w:r>
            </w:ins>
          </w:p>
        </w:tc>
        <w:tc>
          <w:tcPr>
            <w:tcW w:w="742" w:type="pct"/>
            <w:shd w:val="clear" w:color="auto" w:fill="auto"/>
            <w:noWrap/>
            <w:hideMark/>
          </w:tcPr>
          <w:p w:rsidR="00110C18" w:rsidRPr="00D47EC1" w:rsidRDefault="00110C18" w:rsidP="00063728">
            <w:pPr>
              <w:rPr>
                <w:ins w:id="14334" w:author="KIM, Jason" w:date="2019-04-02T13:39:00Z"/>
                <w:rFonts w:ascii="Calibri" w:eastAsia="Times New Roman" w:hAnsi="Calibri" w:cs="Calibri"/>
                <w:color w:val="000000"/>
                <w:lang w:eastAsia="en-AU"/>
              </w:rPr>
            </w:pPr>
            <w:ins w:id="1433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36" w:author="KIM, Jason" w:date="2019-04-02T13:39:00Z"/>
                <w:rFonts w:ascii="Calibri" w:eastAsia="Times New Roman" w:hAnsi="Calibri" w:cs="Calibri"/>
                <w:color w:val="000000"/>
                <w:lang w:eastAsia="en-AU"/>
              </w:rPr>
            </w:pPr>
            <w:ins w:id="14337" w:author="KIM, Jason" w:date="2019-04-02T13:39:00Z">
              <w:r w:rsidRPr="00D47EC1">
                <w:rPr>
                  <w:rFonts w:ascii="Calibri" w:eastAsia="Times New Roman" w:hAnsi="Calibri" w:cs="Calibri"/>
                  <w:color w:val="000000"/>
                  <w:lang w:eastAsia="en-AU"/>
                </w:rPr>
                <w:t>Chainage 4636</w:t>
              </w:r>
            </w:ins>
          </w:p>
        </w:tc>
        <w:tc>
          <w:tcPr>
            <w:tcW w:w="721" w:type="pct"/>
            <w:shd w:val="clear" w:color="auto" w:fill="auto"/>
            <w:noWrap/>
            <w:hideMark/>
          </w:tcPr>
          <w:p w:rsidR="00110C18" w:rsidRPr="00D47EC1" w:rsidRDefault="00110C18" w:rsidP="00063728">
            <w:pPr>
              <w:jc w:val="right"/>
              <w:rPr>
                <w:ins w:id="14338" w:author="KIM, Jason" w:date="2019-04-02T13:39:00Z"/>
                <w:rFonts w:ascii="Calibri" w:eastAsia="Times New Roman" w:hAnsi="Calibri" w:cs="Calibri"/>
                <w:color w:val="000000"/>
                <w:lang w:eastAsia="en-AU"/>
              </w:rPr>
            </w:pPr>
            <w:ins w:id="143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40" w:author="KIM, Jason" w:date="2019-04-02T13:39:00Z"/>
        </w:trPr>
        <w:tc>
          <w:tcPr>
            <w:tcW w:w="716" w:type="pct"/>
            <w:vMerge/>
            <w:hideMark/>
          </w:tcPr>
          <w:p w:rsidR="00110C18" w:rsidRPr="00D47EC1" w:rsidRDefault="00110C18" w:rsidP="00063728">
            <w:pPr>
              <w:rPr>
                <w:ins w:id="143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44" w:author="KIM, Jason" w:date="2019-04-02T13:39:00Z"/>
                <w:rFonts w:ascii="Calibri" w:eastAsia="Times New Roman" w:hAnsi="Calibri" w:cs="Calibri"/>
                <w:color w:val="000000"/>
                <w:lang w:eastAsia="en-AU"/>
              </w:rPr>
            </w:pPr>
            <w:ins w:id="14345" w:author="KIM, Jason" w:date="2019-04-02T13:39:00Z">
              <w:r w:rsidRPr="00D47EC1">
                <w:rPr>
                  <w:rFonts w:ascii="Calibri" w:eastAsia="Times New Roman" w:hAnsi="Calibri" w:cs="Calibri"/>
                  <w:color w:val="000000"/>
                  <w:lang w:eastAsia="en-AU"/>
                </w:rPr>
                <w:t>DLL2322</w:t>
              </w:r>
            </w:ins>
          </w:p>
        </w:tc>
        <w:tc>
          <w:tcPr>
            <w:tcW w:w="742" w:type="pct"/>
            <w:shd w:val="clear" w:color="auto" w:fill="auto"/>
            <w:noWrap/>
            <w:hideMark/>
          </w:tcPr>
          <w:p w:rsidR="00110C18" w:rsidRPr="00D47EC1" w:rsidRDefault="00110C18" w:rsidP="00063728">
            <w:pPr>
              <w:rPr>
                <w:ins w:id="14346" w:author="KIM, Jason" w:date="2019-04-02T13:39:00Z"/>
                <w:rFonts w:ascii="Calibri" w:eastAsia="Times New Roman" w:hAnsi="Calibri" w:cs="Calibri"/>
                <w:color w:val="000000"/>
                <w:lang w:eastAsia="en-AU"/>
              </w:rPr>
            </w:pPr>
            <w:ins w:id="1434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48" w:author="KIM, Jason" w:date="2019-04-02T13:39:00Z"/>
                <w:rFonts w:ascii="Calibri" w:eastAsia="Times New Roman" w:hAnsi="Calibri" w:cs="Calibri"/>
                <w:color w:val="000000"/>
                <w:lang w:eastAsia="en-AU"/>
              </w:rPr>
            </w:pPr>
            <w:ins w:id="14349" w:author="KIM, Jason" w:date="2019-04-02T13:39:00Z">
              <w:r w:rsidRPr="00D47EC1">
                <w:rPr>
                  <w:rFonts w:ascii="Calibri" w:eastAsia="Times New Roman" w:hAnsi="Calibri" w:cs="Calibri"/>
                  <w:color w:val="000000"/>
                  <w:lang w:eastAsia="en-AU"/>
                </w:rPr>
                <w:t>Chainage 4640</w:t>
              </w:r>
            </w:ins>
          </w:p>
        </w:tc>
        <w:tc>
          <w:tcPr>
            <w:tcW w:w="721" w:type="pct"/>
            <w:shd w:val="clear" w:color="auto" w:fill="auto"/>
            <w:noWrap/>
            <w:hideMark/>
          </w:tcPr>
          <w:p w:rsidR="00110C18" w:rsidRPr="00D47EC1" w:rsidRDefault="00110C18" w:rsidP="00063728">
            <w:pPr>
              <w:jc w:val="right"/>
              <w:rPr>
                <w:ins w:id="14350" w:author="KIM, Jason" w:date="2019-04-02T13:39:00Z"/>
                <w:rFonts w:ascii="Calibri" w:eastAsia="Times New Roman" w:hAnsi="Calibri" w:cs="Calibri"/>
                <w:color w:val="000000"/>
                <w:lang w:eastAsia="en-AU"/>
              </w:rPr>
            </w:pPr>
            <w:ins w:id="143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52" w:author="KIM, Jason" w:date="2019-04-02T13:39:00Z"/>
        </w:trPr>
        <w:tc>
          <w:tcPr>
            <w:tcW w:w="716" w:type="pct"/>
            <w:vMerge/>
            <w:hideMark/>
          </w:tcPr>
          <w:p w:rsidR="00110C18" w:rsidRPr="00D47EC1" w:rsidRDefault="00110C18" w:rsidP="00063728">
            <w:pPr>
              <w:rPr>
                <w:ins w:id="1435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5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5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56" w:author="KIM, Jason" w:date="2019-04-02T13:39:00Z"/>
                <w:rFonts w:ascii="Calibri" w:eastAsia="Times New Roman" w:hAnsi="Calibri" w:cs="Calibri"/>
                <w:color w:val="000000"/>
                <w:lang w:eastAsia="en-AU"/>
              </w:rPr>
            </w:pPr>
            <w:ins w:id="14357" w:author="KIM, Jason" w:date="2019-04-02T13:39:00Z">
              <w:r w:rsidRPr="00D47EC1">
                <w:rPr>
                  <w:rFonts w:ascii="Calibri" w:eastAsia="Times New Roman" w:hAnsi="Calibri" w:cs="Calibri"/>
                  <w:color w:val="000000"/>
                  <w:lang w:eastAsia="en-AU"/>
                </w:rPr>
                <w:t>DLL2331</w:t>
              </w:r>
            </w:ins>
          </w:p>
        </w:tc>
        <w:tc>
          <w:tcPr>
            <w:tcW w:w="742" w:type="pct"/>
            <w:shd w:val="clear" w:color="auto" w:fill="auto"/>
            <w:noWrap/>
            <w:hideMark/>
          </w:tcPr>
          <w:p w:rsidR="00110C18" w:rsidRPr="00D47EC1" w:rsidRDefault="00110C18" w:rsidP="00063728">
            <w:pPr>
              <w:rPr>
                <w:ins w:id="14358" w:author="KIM, Jason" w:date="2019-04-02T13:39:00Z"/>
                <w:rFonts w:ascii="Calibri" w:eastAsia="Times New Roman" w:hAnsi="Calibri" w:cs="Calibri"/>
                <w:color w:val="000000"/>
                <w:lang w:eastAsia="en-AU"/>
              </w:rPr>
            </w:pPr>
            <w:ins w:id="1435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60" w:author="KIM, Jason" w:date="2019-04-02T13:39:00Z"/>
                <w:rFonts w:ascii="Calibri" w:eastAsia="Times New Roman" w:hAnsi="Calibri" w:cs="Calibri"/>
                <w:color w:val="000000"/>
                <w:lang w:eastAsia="en-AU"/>
              </w:rPr>
            </w:pPr>
            <w:ins w:id="14361" w:author="KIM, Jason" w:date="2019-04-02T13:39:00Z">
              <w:r w:rsidRPr="00D47EC1">
                <w:rPr>
                  <w:rFonts w:ascii="Calibri" w:eastAsia="Times New Roman" w:hAnsi="Calibri" w:cs="Calibri"/>
                  <w:color w:val="000000"/>
                  <w:lang w:eastAsia="en-AU"/>
                </w:rPr>
                <w:t>Chainage 4756</w:t>
              </w:r>
            </w:ins>
          </w:p>
        </w:tc>
        <w:tc>
          <w:tcPr>
            <w:tcW w:w="721" w:type="pct"/>
            <w:shd w:val="clear" w:color="auto" w:fill="auto"/>
            <w:noWrap/>
            <w:hideMark/>
          </w:tcPr>
          <w:p w:rsidR="00110C18" w:rsidRPr="00D47EC1" w:rsidRDefault="00110C18" w:rsidP="00063728">
            <w:pPr>
              <w:jc w:val="right"/>
              <w:rPr>
                <w:ins w:id="14362" w:author="KIM, Jason" w:date="2019-04-02T13:39:00Z"/>
                <w:rFonts w:ascii="Calibri" w:eastAsia="Times New Roman" w:hAnsi="Calibri" w:cs="Calibri"/>
                <w:color w:val="000000"/>
                <w:lang w:eastAsia="en-AU"/>
              </w:rPr>
            </w:pPr>
            <w:ins w:id="143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64" w:author="KIM, Jason" w:date="2019-04-02T13:39:00Z"/>
        </w:trPr>
        <w:tc>
          <w:tcPr>
            <w:tcW w:w="716" w:type="pct"/>
            <w:vMerge/>
            <w:hideMark/>
          </w:tcPr>
          <w:p w:rsidR="00110C18" w:rsidRPr="00D47EC1" w:rsidRDefault="00110C18" w:rsidP="00063728">
            <w:pPr>
              <w:rPr>
                <w:ins w:id="143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68" w:author="KIM, Jason" w:date="2019-04-02T13:39:00Z"/>
                <w:rFonts w:ascii="Calibri" w:eastAsia="Times New Roman" w:hAnsi="Calibri" w:cs="Calibri"/>
                <w:color w:val="000000"/>
                <w:lang w:eastAsia="en-AU"/>
              </w:rPr>
            </w:pPr>
            <w:ins w:id="14369" w:author="KIM, Jason" w:date="2019-04-02T13:39:00Z">
              <w:r w:rsidRPr="00D47EC1">
                <w:rPr>
                  <w:rFonts w:ascii="Calibri" w:eastAsia="Times New Roman" w:hAnsi="Calibri" w:cs="Calibri"/>
                  <w:color w:val="000000"/>
                  <w:lang w:eastAsia="en-AU"/>
                </w:rPr>
                <w:t>DLL2332</w:t>
              </w:r>
            </w:ins>
          </w:p>
        </w:tc>
        <w:tc>
          <w:tcPr>
            <w:tcW w:w="742" w:type="pct"/>
            <w:shd w:val="clear" w:color="auto" w:fill="auto"/>
            <w:noWrap/>
            <w:hideMark/>
          </w:tcPr>
          <w:p w:rsidR="00110C18" w:rsidRPr="00D47EC1" w:rsidRDefault="00110C18" w:rsidP="00063728">
            <w:pPr>
              <w:rPr>
                <w:ins w:id="14370" w:author="KIM, Jason" w:date="2019-04-02T13:39:00Z"/>
                <w:rFonts w:ascii="Calibri" w:eastAsia="Times New Roman" w:hAnsi="Calibri" w:cs="Calibri"/>
                <w:color w:val="000000"/>
                <w:lang w:eastAsia="en-AU"/>
              </w:rPr>
            </w:pPr>
            <w:ins w:id="1437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72" w:author="KIM, Jason" w:date="2019-04-02T13:39:00Z"/>
                <w:rFonts w:ascii="Calibri" w:eastAsia="Times New Roman" w:hAnsi="Calibri" w:cs="Calibri"/>
                <w:color w:val="000000"/>
                <w:lang w:eastAsia="en-AU"/>
              </w:rPr>
            </w:pPr>
            <w:ins w:id="14373" w:author="KIM, Jason" w:date="2019-04-02T13:39:00Z">
              <w:r w:rsidRPr="00D47EC1">
                <w:rPr>
                  <w:rFonts w:ascii="Calibri" w:eastAsia="Times New Roman" w:hAnsi="Calibri" w:cs="Calibri"/>
                  <w:color w:val="000000"/>
                  <w:lang w:eastAsia="en-AU"/>
                </w:rPr>
                <w:t>Chainage 4760</w:t>
              </w:r>
            </w:ins>
          </w:p>
        </w:tc>
        <w:tc>
          <w:tcPr>
            <w:tcW w:w="721" w:type="pct"/>
            <w:shd w:val="clear" w:color="auto" w:fill="auto"/>
            <w:noWrap/>
            <w:hideMark/>
          </w:tcPr>
          <w:p w:rsidR="00110C18" w:rsidRPr="00D47EC1" w:rsidRDefault="00110C18" w:rsidP="00063728">
            <w:pPr>
              <w:jc w:val="right"/>
              <w:rPr>
                <w:ins w:id="14374" w:author="KIM, Jason" w:date="2019-04-02T13:39:00Z"/>
                <w:rFonts w:ascii="Calibri" w:eastAsia="Times New Roman" w:hAnsi="Calibri" w:cs="Calibri"/>
                <w:color w:val="000000"/>
                <w:lang w:eastAsia="en-AU"/>
              </w:rPr>
            </w:pPr>
            <w:ins w:id="143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76" w:author="KIM, Jason" w:date="2019-04-02T13:39:00Z"/>
        </w:trPr>
        <w:tc>
          <w:tcPr>
            <w:tcW w:w="716" w:type="pct"/>
            <w:vMerge w:val="restart"/>
            <w:shd w:val="clear" w:color="auto" w:fill="auto"/>
            <w:noWrap/>
            <w:hideMark/>
          </w:tcPr>
          <w:p w:rsidR="00110C18" w:rsidRPr="00D47EC1" w:rsidRDefault="00110C18" w:rsidP="00063728">
            <w:pPr>
              <w:rPr>
                <w:ins w:id="14377" w:author="KIM, Jason" w:date="2019-04-02T13:39:00Z"/>
                <w:rFonts w:ascii="Calibri" w:eastAsia="Times New Roman" w:hAnsi="Calibri" w:cs="Calibri"/>
                <w:color w:val="000000"/>
                <w:lang w:eastAsia="en-AU"/>
              </w:rPr>
            </w:pPr>
            <w:ins w:id="14378" w:author="KIM, Jason" w:date="2019-04-02T13:39:00Z">
              <w:r w:rsidRPr="00D47EC1">
                <w:rPr>
                  <w:rFonts w:ascii="Calibri" w:eastAsia="Times New Roman" w:hAnsi="Calibri" w:cs="Calibri"/>
                  <w:color w:val="000000"/>
                  <w:lang w:eastAsia="en-AU"/>
                </w:rPr>
                <w:t>DLL34K221</w:t>
              </w:r>
            </w:ins>
          </w:p>
        </w:tc>
        <w:tc>
          <w:tcPr>
            <w:tcW w:w="669" w:type="pct"/>
            <w:vMerge w:val="restart"/>
            <w:shd w:val="clear" w:color="auto" w:fill="auto"/>
            <w:noWrap/>
            <w:hideMark/>
          </w:tcPr>
          <w:p w:rsidR="00110C18" w:rsidRPr="00D47EC1" w:rsidRDefault="00110C18" w:rsidP="00063728">
            <w:pPr>
              <w:rPr>
                <w:ins w:id="14379" w:author="KIM, Jason" w:date="2019-04-02T13:39:00Z"/>
                <w:rFonts w:ascii="Calibri" w:eastAsia="Times New Roman" w:hAnsi="Calibri" w:cs="Calibri"/>
                <w:color w:val="000000"/>
                <w:lang w:eastAsia="en-AU"/>
              </w:rPr>
            </w:pPr>
            <w:ins w:id="14380" w:author="KIM, Jason" w:date="2019-04-02T13:39:00Z">
              <w:r w:rsidRPr="00D47EC1">
                <w:rPr>
                  <w:rFonts w:ascii="Calibri" w:eastAsia="Times New Roman" w:hAnsi="Calibri" w:cs="Calibri"/>
                  <w:color w:val="000000"/>
                  <w:lang w:eastAsia="en-AU"/>
                </w:rPr>
                <w:t>ELZ20194</w:t>
              </w:r>
            </w:ins>
          </w:p>
        </w:tc>
        <w:tc>
          <w:tcPr>
            <w:tcW w:w="668" w:type="pct"/>
            <w:vMerge w:val="restart"/>
            <w:shd w:val="clear" w:color="auto" w:fill="auto"/>
            <w:noWrap/>
            <w:hideMark/>
          </w:tcPr>
          <w:p w:rsidR="00110C18" w:rsidRPr="00D47EC1" w:rsidRDefault="00110C18" w:rsidP="00063728">
            <w:pPr>
              <w:rPr>
                <w:ins w:id="14381" w:author="KIM, Jason" w:date="2019-04-02T13:39:00Z"/>
                <w:rFonts w:ascii="Calibri" w:eastAsia="Times New Roman" w:hAnsi="Calibri" w:cs="Calibri"/>
                <w:color w:val="000000"/>
                <w:lang w:eastAsia="en-AU"/>
              </w:rPr>
            </w:pPr>
            <w:ins w:id="14382"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383" w:author="KIM, Jason" w:date="2019-04-02T13:39:00Z"/>
                <w:rFonts w:ascii="Calibri" w:eastAsia="Times New Roman" w:hAnsi="Calibri" w:cs="Calibri"/>
                <w:color w:val="000000"/>
                <w:lang w:eastAsia="en-AU"/>
              </w:rPr>
            </w:pPr>
            <w:ins w:id="14384" w:author="KIM, Jason" w:date="2019-04-02T13:39:00Z">
              <w:r w:rsidRPr="00D47EC1">
                <w:rPr>
                  <w:rFonts w:ascii="Calibri" w:eastAsia="Times New Roman" w:hAnsi="Calibri" w:cs="Calibri"/>
                  <w:color w:val="000000"/>
                  <w:lang w:eastAsia="en-AU"/>
                </w:rPr>
                <w:t>DLL2341</w:t>
              </w:r>
            </w:ins>
          </w:p>
        </w:tc>
        <w:tc>
          <w:tcPr>
            <w:tcW w:w="742" w:type="pct"/>
            <w:shd w:val="clear" w:color="auto" w:fill="auto"/>
            <w:noWrap/>
            <w:hideMark/>
          </w:tcPr>
          <w:p w:rsidR="00110C18" w:rsidRPr="00D47EC1" w:rsidRDefault="00110C18" w:rsidP="00063728">
            <w:pPr>
              <w:rPr>
                <w:ins w:id="14385" w:author="KIM, Jason" w:date="2019-04-02T13:39:00Z"/>
                <w:rFonts w:ascii="Calibri" w:eastAsia="Times New Roman" w:hAnsi="Calibri" w:cs="Calibri"/>
                <w:color w:val="000000"/>
                <w:lang w:eastAsia="en-AU"/>
              </w:rPr>
            </w:pPr>
            <w:ins w:id="1438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87" w:author="KIM, Jason" w:date="2019-04-02T13:39:00Z"/>
                <w:rFonts w:ascii="Calibri" w:eastAsia="Times New Roman" w:hAnsi="Calibri" w:cs="Calibri"/>
                <w:color w:val="000000"/>
                <w:lang w:eastAsia="en-AU"/>
              </w:rPr>
            </w:pPr>
            <w:ins w:id="14388" w:author="KIM, Jason" w:date="2019-04-02T13:39:00Z">
              <w:r w:rsidRPr="00D47EC1">
                <w:rPr>
                  <w:rFonts w:ascii="Calibri" w:eastAsia="Times New Roman" w:hAnsi="Calibri" w:cs="Calibri"/>
                  <w:color w:val="000000"/>
                  <w:lang w:eastAsia="en-AU"/>
                </w:rPr>
                <w:t>Chainage 4876</w:t>
              </w:r>
            </w:ins>
          </w:p>
        </w:tc>
        <w:tc>
          <w:tcPr>
            <w:tcW w:w="721" w:type="pct"/>
            <w:shd w:val="clear" w:color="auto" w:fill="auto"/>
            <w:noWrap/>
            <w:hideMark/>
          </w:tcPr>
          <w:p w:rsidR="00110C18" w:rsidRPr="00D47EC1" w:rsidRDefault="00110C18" w:rsidP="00063728">
            <w:pPr>
              <w:jc w:val="right"/>
              <w:rPr>
                <w:ins w:id="14389" w:author="KIM, Jason" w:date="2019-04-02T13:39:00Z"/>
                <w:rFonts w:ascii="Calibri" w:eastAsia="Times New Roman" w:hAnsi="Calibri" w:cs="Calibri"/>
                <w:color w:val="000000"/>
                <w:lang w:eastAsia="en-AU"/>
              </w:rPr>
            </w:pPr>
            <w:ins w:id="143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91" w:author="KIM, Jason" w:date="2019-04-02T13:39:00Z"/>
        </w:trPr>
        <w:tc>
          <w:tcPr>
            <w:tcW w:w="716" w:type="pct"/>
            <w:vMerge/>
            <w:hideMark/>
          </w:tcPr>
          <w:p w:rsidR="00110C18" w:rsidRPr="00D47EC1" w:rsidRDefault="00110C18" w:rsidP="00063728">
            <w:pPr>
              <w:rPr>
                <w:ins w:id="143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95" w:author="KIM, Jason" w:date="2019-04-02T13:39:00Z"/>
                <w:rFonts w:ascii="Calibri" w:eastAsia="Times New Roman" w:hAnsi="Calibri" w:cs="Calibri"/>
                <w:color w:val="000000"/>
                <w:lang w:eastAsia="en-AU"/>
              </w:rPr>
            </w:pPr>
            <w:ins w:id="14396" w:author="KIM, Jason" w:date="2019-04-02T13:39:00Z">
              <w:r w:rsidRPr="00D47EC1">
                <w:rPr>
                  <w:rFonts w:ascii="Calibri" w:eastAsia="Times New Roman" w:hAnsi="Calibri" w:cs="Calibri"/>
                  <w:color w:val="000000"/>
                  <w:lang w:eastAsia="en-AU"/>
                </w:rPr>
                <w:t>DLL2342</w:t>
              </w:r>
            </w:ins>
          </w:p>
        </w:tc>
        <w:tc>
          <w:tcPr>
            <w:tcW w:w="742" w:type="pct"/>
            <w:shd w:val="clear" w:color="auto" w:fill="auto"/>
            <w:noWrap/>
            <w:hideMark/>
          </w:tcPr>
          <w:p w:rsidR="00110C18" w:rsidRPr="00D47EC1" w:rsidRDefault="00110C18" w:rsidP="00063728">
            <w:pPr>
              <w:rPr>
                <w:ins w:id="14397" w:author="KIM, Jason" w:date="2019-04-02T13:39:00Z"/>
                <w:rFonts w:ascii="Calibri" w:eastAsia="Times New Roman" w:hAnsi="Calibri" w:cs="Calibri"/>
                <w:color w:val="000000"/>
                <w:lang w:eastAsia="en-AU"/>
              </w:rPr>
            </w:pPr>
            <w:ins w:id="1439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99" w:author="KIM, Jason" w:date="2019-04-02T13:39:00Z"/>
                <w:rFonts w:ascii="Calibri" w:eastAsia="Times New Roman" w:hAnsi="Calibri" w:cs="Calibri"/>
                <w:color w:val="000000"/>
                <w:lang w:eastAsia="en-AU"/>
              </w:rPr>
            </w:pPr>
            <w:ins w:id="14400" w:author="KIM, Jason" w:date="2019-04-02T13:39:00Z">
              <w:r w:rsidRPr="00D47EC1">
                <w:rPr>
                  <w:rFonts w:ascii="Calibri" w:eastAsia="Times New Roman" w:hAnsi="Calibri" w:cs="Calibri"/>
                  <w:color w:val="000000"/>
                  <w:lang w:eastAsia="en-AU"/>
                </w:rPr>
                <w:t>Chainage 4880</w:t>
              </w:r>
            </w:ins>
          </w:p>
        </w:tc>
        <w:tc>
          <w:tcPr>
            <w:tcW w:w="721" w:type="pct"/>
            <w:shd w:val="clear" w:color="auto" w:fill="auto"/>
            <w:noWrap/>
            <w:hideMark/>
          </w:tcPr>
          <w:p w:rsidR="00110C18" w:rsidRPr="00D47EC1" w:rsidRDefault="00110C18" w:rsidP="00063728">
            <w:pPr>
              <w:jc w:val="right"/>
              <w:rPr>
                <w:ins w:id="14401" w:author="KIM, Jason" w:date="2019-04-02T13:39:00Z"/>
                <w:rFonts w:ascii="Calibri" w:eastAsia="Times New Roman" w:hAnsi="Calibri" w:cs="Calibri"/>
                <w:color w:val="000000"/>
                <w:lang w:eastAsia="en-AU"/>
              </w:rPr>
            </w:pPr>
            <w:ins w:id="144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03" w:author="KIM, Jason" w:date="2019-04-02T13:39:00Z"/>
        </w:trPr>
        <w:tc>
          <w:tcPr>
            <w:tcW w:w="716" w:type="pct"/>
            <w:vMerge/>
            <w:hideMark/>
          </w:tcPr>
          <w:p w:rsidR="00110C18" w:rsidRPr="00D47EC1" w:rsidRDefault="00110C18" w:rsidP="00063728">
            <w:pPr>
              <w:rPr>
                <w:ins w:id="144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07" w:author="KIM, Jason" w:date="2019-04-02T13:39:00Z"/>
                <w:rFonts w:ascii="Calibri" w:eastAsia="Times New Roman" w:hAnsi="Calibri" w:cs="Calibri"/>
                <w:color w:val="000000"/>
                <w:lang w:eastAsia="en-AU"/>
              </w:rPr>
            </w:pPr>
            <w:ins w:id="14408" w:author="KIM, Jason" w:date="2019-04-02T13:39:00Z">
              <w:r w:rsidRPr="00D47EC1">
                <w:rPr>
                  <w:rFonts w:ascii="Calibri" w:eastAsia="Times New Roman" w:hAnsi="Calibri" w:cs="Calibri"/>
                  <w:color w:val="000000"/>
                  <w:lang w:eastAsia="en-AU"/>
                </w:rPr>
                <w:t>DLL2351</w:t>
              </w:r>
            </w:ins>
          </w:p>
        </w:tc>
        <w:tc>
          <w:tcPr>
            <w:tcW w:w="742" w:type="pct"/>
            <w:shd w:val="clear" w:color="auto" w:fill="auto"/>
            <w:noWrap/>
            <w:hideMark/>
          </w:tcPr>
          <w:p w:rsidR="00110C18" w:rsidRPr="00D47EC1" w:rsidRDefault="00110C18" w:rsidP="00063728">
            <w:pPr>
              <w:rPr>
                <w:ins w:id="14409" w:author="KIM, Jason" w:date="2019-04-02T13:39:00Z"/>
                <w:rFonts w:ascii="Calibri" w:eastAsia="Times New Roman" w:hAnsi="Calibri" w:cs="Calibri"/>
                <w:color w:val="000000"/>
                <w:lang w:eastAsia="en-AU"/>
              </w:rPr>
            </w:pPr>
            <w:ins w:id="1441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11" w:author="KIM, Jason" w:date="2019-04-02T13:39:00Z"/>
                <w:rFonts w:ascii="Calibri" w:eastAsia="Times New Roman" w:hAnsi="Calibri" w:cs="Calibri"/>
                <w:color w:val="000000"/>
                <w:lang w:eastAsia="en-AU"/>
              </w:rPr>
            </w:pPr>
            <w:ins w:id="14412" w:author="KIM, Jason" w:date="2019-04-02T13:39:00Z">
              <w:r w:rsidRPr="00D47EC1">
                <w:rPr>
                  <w:rFonts w:ascii="Calibri" w:eastAsia="Times New Roman" w:hAnsi="Calibri" w:cs="Calibri"/>
                  <w:color w:val="000000"/>
                  <w:lang w:eastAsia="en-AU"/>
                </w:rPr>
                <w:t>Chainage 4996</w:t>
              </w:r>
            </w:ins>
          </w:p>
        </w:tc>
        <w:tc>
          <w:tcPr>
            <w:tcW w:w="721" w:type="pct"/>
            <w:shd w:val="clear" w:color="auto" w:fill="auto"/>
            <w:noWrap/>
            <w:hideMark/>
          </w:tcPr>
          <w:p w:rsidR="00110C18" w:rsidRPr="00D47EC1" w:rsidRDefault="00110C18" w:rsidP="00063728">
            <w:pPr>
              <w:jc w:val="right"/>
              <w:rPr>
                <w:ins w:id="14413" w:author="KIM, Jason" w:date="2019-04-02T13:39:00Z"/>
                <w:rFonts w:ascii="Calibri" w:eastAsia="Times New Roman" w:hAnsi="Calibri" w:cs="Calibri"/>
                <w:color w:val="000000"/>
                <w:lang w:eastAsia="en-AU"/>
              </w:rPr>
            </w:pPr>
            <w:ins w:id="144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15" w:author="KIM, Jason" w:date="2019-04-02T13:39:00Z"/>
        </w:trPr>
        <w:tc>
          <w:tcPr>
            <w:tcW w:w="716" w:type="pct"/>
            <w:vMerge/>
            <w:hideMark/>
          </w:tcPr>
          <w:p w:rsidR="00110C18" w:rsidRPr="00D47EC1" w:rsidRDefault="00110C18" w:rsidP="00063728">
            <w:pPr>
              <w:rPr>
                <w:ins w:id="144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19" w:author="KIM, Jason" w:date="2019-04-02T13:39:00Z"/>
                <w:rFonts w:ascii="Calibri" w:eastAsia="Times New Roman" w:hAnsi="Calibri" w:cs="Calibri"/>
                <w:color w:val="000000"/>
                <w:lang w:eastAsia="en-AU"/>
              </w:rPr>
            </w:pPr>
            <w:ins w:id="14420" w:author="KIM, Jason" w:date="2019-04-02T13:39:00Z">
              <w:r w:rsidRPr="00D47EC1">
                <w:rPr>
                  <w:rFonts w:ascii="Calibri" w:eastAsia="Times New Roman" w:hAnsi="Calibri" w:cs="Calibri"/>
                  <w:color w:val="000000"/>
                  <w:lang w:eastAsia="en-AU"/>
                </w:rPr>
                <w:t>DLL2352</w:t>
              </w:r>
            </w:ins>
          </w:p>
        </w:tc>
        <w:tc>
          <w:tcPr>
            <w:tcW w:w="742" w:type="pct"/>
            <w:shd w:val="clear" w:color="auto" w:fill="auto"/>
            <w:noWrap/>
            <w:hideMark/>
          </w:tcPr>
          <w:p w:rsidR="00110C18" w:rsidRPr="00D47EC1" w:rsidRDefault="00110C18" w:rsidP="00063728">
            <w:pPr>
              <w:rPr>
                <w:ins w:id="14421" w:author="KIM, Jason" w:date="2019-04-02T13:39:00Z"/>
                <w:rFonts w:ascii="Calibri" w:eastAsia="Times New Roman" w:hAnsi="Calibri" w:cs="Calibri"/>
                <w:color w:val="000000"/>
                <w:lang w:eastAsia="en-AU"/>
              </w:rPr>
            </w:pPr>
            <w:ins w:id="1442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23" w:author="KIM, Jason" w:date="2019-04-02T13:39:00Z"/>
                <w:rFonts w:ascii="Calibri" w:eastAsia="Times New Roman" w:hAnsi="Calibri" w:cs="Calibri"/>
                <w:color w:val="000000"/>
                <w:lang w:eastAsia="en-AU"/>
              </w:rPr>
            </w:pPr>
            <w:ins w:id="14424" w:author="KIM, Jason" w:date="2019-04-02T13:39:00Z">
              <w:r w:rsidRPr="00D47EC1">
                <w:rPr>
                  <w:rFonts w:ascii="Calibri" w:eastAsia="Times New Roman" w:hAnsi="Calibri" w:cs="Calibri"/>
                  <w:color w:val="000000"/>
                  <w:lang w:eastAsia="en-AU"/>
                </w:rPr>
                <w:t>Chainage 5000</w:t>
              </w:r>
            </w:ins>
          </w:p>
        </w:tc>
        <w:tc>
          <w:tcPr>
            <w:tcW w:w="721" w:type="pct"/>
            <w:shd w:val="clear" w:color="auto" w:fill="auto"/>
            <w:noWrap/>
            <w:hideMark/>
          </w:tcPr>
          <w:p w:rsidR="00110C18" w:rsidRPr="00D47EC1" w:rsidRDefault="00110C18" w:rsidP="00063728">
            <w:pPr>
              <w:jc w:val="right"/>
              <w:rPr>
                <w:ins w:id="14425" w:author="KIM, Jason" w:date="2019-04-02T13:39:00Z"/>
                <w:rFonts w:ascii="Calibri" w:eastAsia="Times New Roman" w:hAnsi="Calibri" w:cs="Calibri"/>
                <w:color w:val="000000"/>
                <w:lang w:eastAsia="en-AU"/>
              </w:rPr>
            </w:pPr>
            <w:ins w:id="144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27" w:author="KIM, Jason" w:date="2019-04-02T13:39:00Z"/>
        </w:trPr>
        <w:tc>
          <w:tcPr>
            <w:tcW w:w="716" w:type="pct"/>
            <w:vMerge w:val="restart"/>
            <w:shd w:val="clear" w:color="auto" w:fill="auto"/>
            <w:noWrap/>
            <w:hideMark/>
          </w:tcPr>
          <w:p w:rsidR="00110C18" w:rsidRPr="00D47EC1" w:rsidRDefault="00110C18" w:rsidP="00063728">
            <w:pPr>
              <w:rPr>
                <w:ins w:id="14428" w:author="KIM, Jason" w:date="2019-04-02T13:39:00Z"/>
                <w:rFonts w:ascii="Calibri" w:eastAsia="Times New Roman" w:hAnsi="Calibri" w:cs="Calibri"/>
                <w:color w:val="000000"/>
                <w:lang w:eastAsia="en-AU"/>
              </w:rPr>
            </w:pPr>
            <w:ins w:id="14429" w:author="KIM, Jason" w:date="2019-04-02T13:39:00Z">
              <w:r w:rsidRPr="00D47EC1">
                <w:rPr>
                  <w:rFonts w:ascii="Calibri" w:eastAsia="Times New Roman" w:hAnsi="Calibri" w:cs="Calibri"/>
                  <w:color w:val="000000"/>
                  <w:lang w:eastAsia="en-AU"/>
                </w:rPr>
                <w:t>DLL36K221</w:t>
              </w:r>
            </w:ins>
          </w:p>
        </w:tc>
        <w:tc>
          <w:tcPr>
            <w:tcW w:w="669" w:type="pct"/>
            <w:vMerge w:val="restart"/>
            <w:shd w:val="clear" w:color="auto" w:fill="auto"/>
            <w:noWrap/>
            <w:hideMark/>
          </w:tcPr>
          <w:p w:rsidR="00110C18" w:rsidRPr="00D47EC1" w:rsidRDefault="00110C18" w:rsidP="00063728">
            <w:pPr>
              <w:rPr>
                <w:ins w:id="14430" w:author="KIM, Jason" w:date="2019-04-02T13:39:00Z"/>
                <w:rFonts w:ascii="Calibri" w:eastAsia="Times New Roman" w:hAnsi="Calibri" w:cs="Calibri"/>
                <w:color w:val="000000"/>
                <w:lang w:eastAsia="en-AU"/>
              </w:rPr>
            </w:pPr>
            <w:ins w:id="14431" w:author="KIM, Jason" w:date="2019-04-02T13:39:00Z">
              <w:r w:rsidRPr="00D47EC1">
                <w:rPr>
                  <w:rFonts w:ascii="Calibri" w:eastAsia="Times New Roman" w:hAnsi="Calibri" w:cs="Calibri"/>
                  <w:color w:val="000000"/>
                  <w:lang w:eastAsia="en-AU"/>
                </w:rPr>
                <w:t>ELZ20202</w:t>
              </w:r>
            </w:ins>
          </w:p>
        </w:tc>
        <w:tc>
          <w:tcPr>
            <w:tcW w:w="668" w:type="pct"/>
            <w:vMerge w:val="restart"/>
            <w:shd w:val="clear" w:color="auto" w:fill="auto"/>
            <w:noWrap/>
            <w:hideMark/>
          </w:tcPr>
          <w:p w:rsidR="00110C18" w:rsidRPr="00D47EC1" w:rsidRDefault="00110C18" w:rsidP="00063728">
            <w:pPr>
              <w:rPr>
                <w:ins w:id="14432" w:author="KIM, Jason" w:date="2019-04-02T13:39:00Z"/>
                <w:rFonts w:ascii="Calibri" w:eastAsia="Times New Roman" w:hAnsi="Calibri" w:cs="Calibri"/>
                <w:color w:val="000000"/>
                <w:lang w:eastAsia="en-AU"/>
              </w:rPr>
            </w:pPr>
            <w:ins w:id="14433"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434" w:author="KIM, Jason" w:date="2019-04-02T13:39:00Z"/>
                <w:rFonts w:ascii="Calibri" w:eastAsia="Times New Roman" w:hAnsi="Calibri" w:cs="Calibri"/>
                <w:color w:val="000000"/>
                <w:lang w:eastAsia="en-AU"/>
              </w:rPr>
            </w:pPr>
            <w:ins w:id="14435" w:author="KIM, Jason" w:date="2019-04-02T13:39:00Z">
              <w:r w:rsidRPr="00D47EC1">
                <w:rPr>
                  <w:rFonts w:ascii="Calibri" w:eastAsia="Times New Roman" w:hAnsi="Calibri" w:cs="Calibri"/>
                  <w:color w:val="000000"/>
                  <w:lang w:eastAsia="en-AU"/>
                </w:rPr>
                <w:t>DLL2361</w:t>
              </w:r>
            </w:ins>
          </w:p>
        </w:tc>
        <w:tc>
          <w:tcPr>
            <w:tcW w:w="742" w:type="pct"/>
            <w:shd w:val="clear" w:color="auto" w:fill="auto"/>
            <w:noWrap/>
            <w:hideMark/>
          </w:tcPr>
          <w:p w:rsidR="00110C18" w:rsidRPr="00D47EC1" w:rsidRDefault="00110C18" w:rsidP="00063728">
            <w:pPr>
              <w:rPr>
                <w:ins w:id="14436" w:author="KIM, Jason" w:date="2019-04-02T13:39:00Z"/>
                <w:rFonts w:ascii="Calibri" w:eastAsia="Times New Roman" w:hAnsi="Calibri" w:cs="Calibri"/>
                <w:color w:val="000000"/>
                <w:lang w:eastAsia="en-AU"/>
              </w:rPr>
            </w:pPr>
            <w:ins w:id="1443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38" w:author="KIM, Jason" w:date="2019-04-02T13:39:00Z"/>
                <w:rFonts w:ascii="Calibri" w:eastAsia="Times New Roman" w:hAnsi="Calibri" w:cs="Calibri"/>
                <w:color w:val="000000"/>
                <w:lang w:eastAsia="en-AU"/>
              </w:rPr>
            </w:pPr>
            <w:ins w:id="14439" w:author="KIM, Jason" w:date="2019-04-02T13:39:00Z">
              <w:r w:rsidRPr="00D47EC1">
                <w:rPr>
                  <w:rFonts w:ascii="Calibri" w:eastAsia="Times New Roman" w:hAnsi="Calibri" w:cs="Calibri"/>
                  <w:color w:val="000000"/>
                  <w:lang w:eastAsia="en-AU"/>
                </w:rPr>
                <w:t>Chainage 5116</w:t>
              </w:r>
            </w:ins>
          </w:p>
        </w:tc>
        <w:tc>
          <w:tcPr>
            <w:tcW w:w="721" w:type="pct"/>
            <w:shd w:val="clear" w:color="auto" w:fill="auto"/>
            <w:noWrap/>
            <w:hideMark/>
          </w:tcPr>
          <w:p w:rsidR="00110C18" w:rsidRPr="00D47EC1" w:rsidRDefault="00110C18" w:rsidP="00063728">
            <w:pPr>
              <w:jc w:val="right"/>
              <w:rPr>
                <w:ins w:id="14440" w:author="KIM, Jason" w:date="2019-04-02T13:39:00Z"/>
                <w:rFonts w:ascii="Calibri" w:eastAsia="Times New Roman" w:hAnsi="Calibri" w:cs="Calibri"/>
                <w:color w:val="000000"/>
                <w:lang w:eastAsia="en-AU"/>
              </w:rPr>
            </w:pPr>
            <w:ins w:id="144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42" w:author="KIM, Jason" w:date="2019-04-02T13:39:00Z"/>
        </w:trPr>
        <w:tc>
          <w:tcPr>
            <w:tcW w:w="716" w:type="pct"/>
            <w:vMerge/>
            <w:hideMark/>
          </w:tcPr>
          <w:p w:rsidR="00110C18" w:rsidRPr="00D47EC1" w:rsidRDefault="00110C18" w:rsidP="00063728">
            <w:pPr>
              <w:rPr>
                <w:ins w:id="1444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4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4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46" w:author="KIM, Jason" w:date="2019-04-02T13:39:00Z"/>
                <w:rFonts w:ascii="Calibri" w:eastAsia="Times New Roman" w:hAnsi="Calibri" w:cs="Calibri"/>
                <w:color w:val="000000"/>
                <w:lang w:eastAsia="en-AU"/>
              </w:rPr>
            </w:pPr>
            <w:ins w:id="14447" w:author="KIM, Jason" w:date="2019-04-02T13:39:00Z">
              <w:r w:rsidRPr="00D47EC1">
                <w:rPr>
                  <w:rFonts w:ascii="Calibri" w:eastAsia="Times New Roman" w:hAnsi="Calibri" w:cs="Calibri"/>
                  <w:color w:val="000000"/>
                  <w:lang w:eastAsia="en-AU"/>
                </w:rPr>
                <w:t>DLL2362</w:t>
              </w:r>
            </w:ins>
          </w:p>
        </w:tc>
        <w:tc>
          <w:tcPr>
            <w:tcW w:w="742" w:type="pct"/>
            <w:shd w:val="clear" w:color="auto" w:fill="auto"/>
            <w:noWrap/>
            <w:hideMark/>
          </w:tcPr>
          <w:p w:rsidR="00110C18" w:rsidRPr="00D47EC1" w:rsidRDefault="00110C18" w:rsidP="00063728">
            <w:pPr>
              <w:rPr>
                <w:ins w:id="14448" w:author="KIM, Jason" w:date="2019-04-02T13:39:00Z"/>
                <w:rFonts w:ascii="Calibri" w:eastAsia="Times New Roman" w:hAnsi="Calibri" w:cs="Calibri"/>
                <w:color w:val="000000"/>
                <w:lang w:eastAsia="en-AU"/>
              </w:rPr>
            </w:pPr>
            <w:ins w:id="1444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50" w:author="KIM, Jason" w:date="2019-04-02T13:39:00Z"/>
                <w:rFonts w:ascii="Calibri" w:eastAsia="Times New Roman" w:hAnsi="Calibri" w:cs="Calibri"/>
                <w:color w:val="000000"/>
                <w:lang w:eastAsia="en-AU"/>
              </w:rPr>
            </w:pPr>
            <w:ins w:id="14451" w:author="KIM, Jason" w:date="2019-04-02T13:39:00Z">
              <w:r w:rsidRPr="00D47EC1">
                <w:rPr>
                  <w:rFonts w:ascii="Calibri" w:eastAsia="Times New Roman" w:hAnsi="Calibri" w:cs="Calibri"/>
                  <w:color w:val="000000"/>
                  <w:lang w:eastAsia="en-AU"/>
                </w:rPr>
                <w:t>Chainage 5120</w:t>
              </w:r>
            </w:ins>
          </w:p>
        </w:tc>
        <w:tc>
          <w:tcPr>
            <w:tcW w:w="721" w:type="pct"/>
            <w:shd w:val="clear" w:color="auto" w:fill="auto"/>
            <w:noWrap/>
            <w:hideMark/>
          </w:tcPr>
          <w:p w:rsidR="00110C18" w:rsidRPr="00D47EC1" w:rsidRDefault="00110C18" w:rsidP="00063728">
            <w:pPr>
              <w:jc w:val="right"/>
              <w:rPr>
                <w:ins w:id="14452" w:author="KIM, Jason" w:date="2019-04-02T13:39:00Z"/>
                <w:rFonts w:ascii="Calibri" w:eastAsia="Times New Roman" w:hAnsi="Calibri" w:cs="Calibri"/>
                <w:color w:val="000000"/>
                <w:lang w:eastAsia="en-AU"/>
              </w:rPr>
            </w:pPr>
            <w:ins w:id="144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54" w:author="KIM, Jason" w:date="2019-04-02T13:39:00Z"/>
        </w:trPr>
        <w:tc>
          <w:tcPr>
            <w:tcW w:w="716" w:type="pct"/>
            <w:vMerge/>
            <w:hideMark/>
          </w:tcPr>
          <w:p w:rsidR="00110C18" w:rsidRPr="00D47EC1" w:rsidRDefault="00110C18" w:rsidP="00063728">
            <w:pPr>
              <w:rPr>
                <w:ins w:id="1445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5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5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58" w:author="KIM, Jason" w:date="2019-04-02T13:39:00Z"/>
                <w:rFonts w:ascii="Calibri" w:eastAsia="Times New Roman" w:hAnsi="Calibri" w:cs="Calibri"/>
                <w:color w:val="000000"/>
                <w:lang w:eastAsia="en-AU"/>
              </w:rPr>
            </w:pPr>
            <w:ins w:id="14459" w:author="KIM, Jason" w:date="2019-04-02T13:39:00Z">
              <w:r w:rsidRPr="00D47EC1">
                <w:rPr>
                  <w:rFonts w:ascii="Calibri" w:eastAsia="Times New Roman" w:hAnsi="Calibri" w:cs="Calibri"/>
                  <w:color w:val="000000"/>
                  <w:lang w:eastAsia="en-AU"/>
                </w:rPr>
                <w:t>DLL2371</w:t>
              </w:r>
            </w:ins>
          </w:p>
        </w:tc>
        <w:tc>
          <w:tcPr>
            <w:tcW w:w="742" w:type="pct"/>
            <w:shd w:val="clear" w:color="auto" w:fill="auto"/>
            <w:noWrap/>
            <w:hideMark/>
          </w:tcPr>
          <w:p w:rsidR="00110C18" w:rsidRPr="00D47EC1" w:rsidRDefault="00110C18" w:rsidP="00063728">
            <w:pPr>
              <w:rPr>
                <w:ins w:id="14460" w:author="KIM, Jason" w:date="2019-04-02T13:39:00Z"/>
                <w:rFonts w:ascii="Calibri" w:eastAsia="Times New Roman" w:hAnsi="Calibri" w:cs="Calibri"/>
                <w:color w:val="000000"/>
                <w:lang w:eastAsia="en-AU"/>
              </w:rPr>
            </w:pPr>
            <w:ins w:id="1446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62" w:author="KIM, Jason" w:date="2019-04-02T13:39:00Z"/>
                <w:rFonts w:ascii="Calibri" w:eastAsia="Times New Roman" w:hAnsi="Calibri" w:cs="Calibri"/>
                <w:color w:val="000000"/>
                <w:lang w:eastAsia="en-AU"/>
              </w:rPr>
            </w:pPr>
            <w:ins w:id="14463" w:author="KIM, Jason" w:date="2019-04-02T13:39:00Z">
              <w:r w:rsidRPr="00D47EC1">
                <w:rPr>
                  <w:rFonts w:ascii="Calibri" w:eastAsia="Times New Roman" w:hAnsi="Calibri" w:cs="Calibri"/>
                  <w:color w:val="000000"/>
                  <w:lang w:eastAsia="en-AU"/>
                </w:rPr>
                <w:t>Chainage 5236</w:t>
              </w:r>
            </w:ins>
          </w:p>
        </w:tc>
        <w:tc>
          <w:tcPr>
            <w:tcW w:w="721" w:type="pct"/>
            <w:shd w:val="clear" w:color="auto" w:fill="auto"/>
            <w:noWrap/>
            <w:hideMark/>
          </w:tcPr>
          <w:p w:rsidR="00110C18" w:rsidRPr="00D47EC1" w:rsidRDefault="00110C18" w:rsidP="00063728">
            <w:pPr>
              <w:jc w:val="right"/>
              <w:rPr>
                <w:ins w:id="14464" w:author="KIM, Jason" w:date="2019-04-02T13:39:00Z"/>
                <w:rFonts w:ascii="Calibri" w:eastAsia="Times New Roman" w:hAnsi="Calibri" w:cs="Calibri"/>
                <w:color w:val="000000"/>
                <w:lang w:eastAsia="en-AU"/>
              </w:rPr>
            </w:pPr>
            <w:ins w:id="144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66" w:author="KIM, Jason" w:date="2019-04-02T13:39:00Z"/>
        </w:trPr>
        <w:tc>
          <w:tcPr>
            <w:tcW w:w="716" w:type="pct"/>
            <w:vMerge/>
            <w:hideMark/>
          </w:tcPr>
          <w:p w:rsidR="00110C18" w:rsidRPr="00D47EC1" w:rsidRDefault="00110C18" w:rsidP="00063728">
            <w:pPr>
              <w:rPr>
                <w:ins w:id="1446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6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6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70" w:author="KIM, Jason" w:date="2019-04-02T13:39:00Z"/>
                <w:rFonts w:ascii="Calibri" w:eastAsia="Times New Roman" w:hAnsi="Calibri" w:cs="Calibri"/>
                <w:color w:val="000000"/>
                <w:lang w:eastAsia="en-AU"/>
              </w:rPr>
            </w:pPr>
            <w:ins w:id="14471" w:author="KIM, Jason" w:date="2019-04-02T13:39:00Z">
              <w:r w:rsidRPr="00D47EC1">
                <w:rPr>
                  <w:rFonts w:ascii="Calibri" w:eastAsia="Times New Roman" w:hAnsi="Calibri" w:cs="Calibri"/>
                  <w:color w:val="000000"/>
                  <w:lang w:eastAsia="en-AU"/>
                </w:rPr>
                <w:t>DLL2372</w:t>
              </w:r>
            </w:ins>
          </w:p>
        </w:tc>
        <w:tc>
          <w:tcPr>
            <w:tcW w:w="742" w:type="pct"/>
            <w:shd w:val="clear" w:color="auto" w:fill="auto"/>
            <w:noWrap/>
            <w:hideMark/>
          </w:tcPr>
          <w:p w:rsidR="00110C18" w:rsidRPr="00D47EC1" w:rsidRDefault="00110C18" w:rsidP="00063728">
            <w:pPr>
              <w:rPr>
                <w:ins w:id="14472" w:author="KIM, Jason" w:date="2019-04-02T13:39:00Z"/>
                <w:rFonts w:ascii="Calibri" w:eastAsia="Times New Roman" w:hAnsi="Calibri" w:cs="Calibri"/>
                <w:color w:val="000000"/>
                <w:lang w:eastAsia="en-AU"/>
              </w:rPr>
            </w:pPr>
            <w:ins w:id="1447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74" w:author="KIM, Jason" w:date="2019-04-02T13:39:00Z"/>
                <w:rFonts w:ascii="Calibri" w:eastAsia="Times New Roman" w:hAnsi="Calibri" w:cs="Calibri"/>
                <w:color w:val="000000"/>
                <w:lang w:eastAsia="en-AU"/>
              </w:rPr>
            </w:pPr>
            <w:ins w:id="14475" w:author="KIM, Jason" w:date="2019-04-02T13:39:00Z">
              <w:r w:rsidRPr="00D47EC1">
                <w:rPr>
                  <w:rFonts w:ascii="Calibri" w:eastAsia="Times New Roman" w:hAnsi="Calibri" w:cs="Calibri"/>
                  <w:color w:val="000000"/>
                  <w:lang w:eastAsia="en-AU"/>
                </w:rPr>
                <w:t>Chainage 5240</w:t>
              </w:r>
            </w:ins>
          </w:p>
        </w:tc>
        <w:tc>
          <w:tcPr>
            <w:tcW w:w="721" w:type="pct"/>
            <w:shd w:val="clear" w:color="auto" w:fill="auto"/>
            <w:noWrap/>
            <w:hideMark/>
          </w:tcPr>
          <w:p w:rsidR="00110C18" w:rsidRPr="00D47EC1" w:rsidRDefault="00110C18" w:rsidP="00063728">
            <w:pPr>
              <w:jc w:val="right"/>
              <w:rPr>
                <w:ins w:id="14476" w:author="KIM, Jason" w:date="2019-04-02T13:39:00Z"/>
                <w:rFonts w:ascii="Calibri" w:eastAsia="Times New Roman" w:hAnsi="Calibri" w:cs="Calibri"/>
                <w:color w:val="000000"/>
                <w:lang w:eastAsia="en-AU"/>
              </w:rPr>
            </w:pPr>
            <w:ins w:id="144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78" w:author="KIM, Jason" w:date="2019-04-02T13:39:00Z"/>
        </w:trPr>
        <w:tc>
          <w:tcPr>
            <w:tcW w:w="716" w:type="pct"/>
            <w:vMerge w:val="restart"/>
            <w:shd w:val="clear" w:color="auto" w:fill="auto"/>
            <w:noWrap/>
            <w:hideMark/>
          </w:tcPr>
          <w:p w:rsidR="00110C18" w:rsidRPr="00D47EC1" w:rsidRDefault="00110C18" w:rsidP="00063728">
            <w:pPr>
              <w:rPr>
                <w:ins w:id="14479" w:author="KIM, Jason" w:date="2019-04-02T13:39:00Z"/>
                <w:rFonts w:ascii="Calibri" w:eastAsia="Times New Roman" w:hAnsi="Calibri" w:cs="Calibri"/>
                <w:color w:val="000000"/>
                <w:lang w:eastAsia="en-AU"/>
              </w:rPr>
            </w:pPr>
            <w:ins w:id="14480" w:author="KIM, Jason" w:date="2019-04-02T13:39:00Z">
              <w:r w:rsidRPr="00D47EC1">
                <w:rPr>
                  <w:rFonts w:ascii="Calibri" w:eastAsia="Times New Roman" w:hAnsi="Calibri" w:cs="Calibri"/>
                  <w:color w:val="000000"/>
                  <w:lang w:eastAsia="en-AU"/>
                </w:rPr>
                <w:t>DLL38K221</w:t>
              </w:r>
            </w:ins>
          </w:p>
        </w:tc>
        <w:tc>
          <w:tcPr>
            <w:tcW w:w="669" w:type="pct"/>
            <w:vMerge w:val="restart"/>
            <w:shd w:val="clear" w:color="auto" w:fill="auto"/>
            <w:noWrap/>
            <w:hideMark/>
          </w:tcPr>
          <w:p w:rsidR="00110C18" w:rsidRPr="00D47EC1" w:rsidRDefault="00110C18" w:rsidP="00063728">
            <w:pPr>
              <w:rPr>
                <w:ins w:id="14481" w:author="KIM, Jason" w:date="2019-04-02T13:39:00Z"/>
                <w:rFonts w:ascii="Calibri" w:eastAsia="Times New Roman" w:hAnsi="Calibri" w:cs="Calibri"/>
                <w:color w:val="000000"/>
                <w:lang w:eastAsia="en-AU"/>
              </w:rPr>
            </w:pPr>
            <w:ins w:id="14482" w:author="KIM, Jason" w:date="2019-04-02T13:39:00Z">
              <w:r w:rsidRPr="00D47EC1">
                <w:rPr>
                  <w:rFonts w:ascii="Calibri" w:eastAsia="Times New Roman" w:hAnsi="Calibri" w:cs="Calibri"/>
                  <w:color w:val="000000"/>
                  <w:lang w:eastAsia="en-AU"/>
                </w:rPr>
                <w:t>ELZ20210</w:t>
              </w:r>
            </w:ins>
          </w:p>
        </w:tc>
        <w:tc>
          <w:tcPr>
            <w:tcW w:w="668" w:type="pct"/>
            <w:vMerge w:val="restart"/>
            <w:shd w:val="clear" w:color="auto" w:fill="auto"/>
            <w:noWrap/>
            <w:hideMark/>
          </w:tcPr>
          <w:p w:rsidR="00110C18" w:rsidRPr="00D47EC1" w:rsidRDefault="00110C18" w:rsidP="00063728">
            <w:pPr>
              <w:rPr>
                <w:ins w:id="14483" w:author="KIM, Jason" w:date="2019-04-02T13:39:00Z"/>
                <w:rFonts w:ascii="Calibri" w:eastAsia="Times New Roman" w:hAnsi="Calibri" w:cs="Calibri"/>
                <w:color w:val="000000"/>
                <w:lang w:eastAsia="en-AU"/>
              </w:rPr>
            </w:pPr>
            <w:ins w:id="1448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485" w:author="KIM, Jason" w:date="2019-04-02T13:39:00Z"/>
                <w:rFonts w:ascii="Calibri" w:eastAsia="Times New Roman" w:hAnsi="Calibri" w:cs="Calibri"/>
                <w:color w:val="000000"/>
                <w:lang w:eastAsia="en-AU"/>
              </w:rPr>
            </w:pPr>
            <w:ins w:id="14486" w:author="KIM, Jason" w:date="2019-04-02T13:39:00Z">
              <w:r w:rsidRPr="00D47EC1">
                <w:rPr>
                  <w:rFonts w:ascii="Calibri" w:eastAsia="Times New Roman" w:hAnsi="Calibri" w:cs="Calibri"/>
                  <w:color w:val="000000"/>
                  <w:lang w:eastAsia="en-AU"/>
                </w:rPr>
                <w:t>DLL2381</w:t>
              </w:r>
            </w:ins>
          </w:p>
        </w:tc>
        <w:tc>
          <w:tcPr>
            <w:tcW w:w="742" w:type="pct"/>
            <w:shd w:val="clear" w:color="auto" w:fill="auto"/>
            <w:noWrap/>
            <w:hideMark/>
          </w:tcPr>
          <w:p w:rsidR="00110C18" w:rsidRPr="00D47EC1" w:rsidRDefault="00110C18" w:rsidP="00063728">
            <w:pPr>
              <w:rPr>
                <w:ins w:id="14487" w:author="KIM, Jason" w:date="2019-04-02T13:39:00Z"/>
                <w:rFonts w:ascii="Calibri" w:eastAsia="Times New Roman" w:hAnsi="Calibri" w:cs="Calibri"/>
                <w:color w:val="000000"/>
                <w:lang w:eastAsia="en-AU"/>
              </w:rPr>
            </w:pPr>
            <w:ins w:id="1448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89" w:author="KIM, Jason" w:date="2019-04-02T13:39:00Z"/>
                <w:rFonts w:ascii="Calibri" w:eastAsia="Times New Roman" w:hAnsi="Calibri" w:cs="Calibri"/>
                <w:color w:val="000000"/>
                <w:lang w:eastAsia="en-AU"/>
              </w:rPr>
            </w:pPr>
            <w:ins w:id="14490" w:author="KIM, Jason" w:date="2019-04-02T13:39:00Z">
              <w:r w:rsidRPr="00D47EC1">
                <w:rPr>
                  <w:rFonts w:ascii="Calibri" w:eastAsia="Times New Roman" w:hAnsi="Calibri" w:cs="Calibri"/>
                  <w:color w:val="000000"/>
                  <w:lang w:eastAsia="en-AU"/>
                </w:rPr>
                <w:t>Chainage 5356</w:t>
              </w:r>
            </w:ins>
          </w:p>
        </w:tc>
        <w:tc>
          <w:tcPr>
            <w:tcW w:w="721" w:type="pct"/>
            <w:shd w:val="clear" w:color="auto" w:fill="auto"/>
            <w:noWrap/>
            <w:hideMark/>
          </w:tcPr>
          <w:p w:rsidR="00110C18" w:rsidRPr="00D47EC1" w:rsidRDefault="00110C18" w:rsidP="00063728">
            <w:pPr>
              <w:jc w:val="right"/>
              <w:rPr>
                <w:ins w:id="14491" w:author="KIM, Jason" w:date="2019-04-02T13:39:00Z"/>
                <w:rFonts w:ascii="Calibri" w:eastAsia="Times New Roman" w:hAnsi="Calibri" w:cs="Calibri"/>
                <w:color w:val="000000"/>
                <w:lang w:eastAsia="en-AU"/>
              </w:rPr>
            </w:pPr>
            <w:ins w:id="144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93" w:author="KIM, Jason" w:date="2019-04-02T13:39:00Z"/>
        </w:trPr>
        <w:tc>
          <w:tcPr>
            <w:tcW w:w="716" w:type="pct"/>
            <w:vMerge/>
            <w:hideMark/>
          </w:tcPr>
          <w:p w:rsidR="00110C18" w:rsidRPr="00D47EC1" w:rsidRDefault="00110C18" w:rsidP="00063728">
            <w:pPr>
              <w:rPr>
                <w:ins w:id="144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97" w:author="KIM, Jason" w:date="2019-04-02T13:39:00Z"/>
                <w:rFonts w:ascii="Calibri" w:eastAsia="Times New Roman" w:hAnsi="Calibri" w:cs="Calibri"/>
                <w:color w:val="000000"/>
                <w:lang w:eastAsia="en-AU"/>
              </w:rPr>
            </w:pPr>
            <w:ins w:id="14498" w:author="KIM, Jason" w:date="2019-04-02T13:39:00Z">
              <w:r w:rsidRPr="00D47EC1">
                <w:rPr>
                  <w:rFonts w:ascii="Calibri" w:eastAsia="Times New Roman" w:hAnsi="Calibri" w:cs="Calibri"/>
                  <w:color w:val="000000"/>
                  <w:lang w:eastAsia="en-AU"/>
                </w:rPr>
                <w:t>DLL2382</w:t>
              </w:r>
            </w:ins>
          </w:p>
        </w:tc>
        <w:tc>
          <w:tcPr>
            <w:tcW w:w="742" w:type="pct"/>
            <w:shd w:val="clear" w:color="auto" w:fill="auto"/>
            <w:noWrap/>
            <w:hideMark/>
          </w:tcPr>
          <w:p w:rsidR="00110C18" w:rsidRPr="00D47EC1" w:rsidRDefault="00110C18" w:rsidP="00063728">
            <w:pPr>
              <w:rPr>
                <w:ins w:id="14499" w:author="KIM, Jason" w:date="2019-04-02T13:39:00Z"/>
                <w:rFonts w:ascii="Calibri" w:eastAsia="Times New Roman" w:hAnsi="Calibri" w:cs="Calibri"/>
                <w:color w:val="000000"/>
                <w:lang w:eastAsia="en-AU"/>
              </w:rPr>
            </w:pPr>
            <w:ins w:id="1450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01" w:author="KIM, Jason" w:date="2019-04-02T13:39:00Z"/>
                <w:rFonts w:ascii="Calibri" w:eastAsia="Times New Roman" w:hAnsi="Calibri" w:cs="Calibri"/>
                <w:color w:val="000000"/>
                <w:lang w:eastAsia="en-AU"/>
              </w:rPr>
            </w:pPr>
            <w:ins w:id="14502" w:author="KIM, Jason" w:date="2019-04-02T13:39:00Z">
              <w:r w:rsidRPr="00D47EC1">
                <w:rPr>
                  <w:rFonts w:ascii="Calibri" w:eastAsia="Times New Roman" w:hAnsi="Calibri" w:cs="Calibri"/>
                  <w:color w:val="000000"/>
                  <w:lang w:eastAsia="en-AU"/>
                </w:rPr>
                <w:t>Chainage 5360</w:t>
              </w:r>
            </w:ins>
          </w:p>
        </w:tc>
        <w:tc>
          <w:tcPr>
            <w:tcW w:w="721" w:type="pct"/>
            <w:shd w:val="clear" w:color="auto" w:fill="auto"/>
            <w:noWrap/>
            <w:hideMark/>
          </w:tcPr>
          <w:p w:rsidR="00110C18" w:rsidRPr="00D47EC1" w:rsidRDefault="00110C18" w:rsidP="00063728">
            <w:pPr>
              <w:jc w:val="right"/>
              <w:rPr>
                <w:ins w:id="14503" w:author="KIM, Jason" w:date="2019-04-02T13:39:00Z"/>
                <w:rFonts w:ascii="Calibri" w:eastAsia="Times New Roman" w:hAnsi="Calibri" w:cs="Calibri"/>
                <w:color w:val="000000"/>
                <w:lang w:eastAsia="en-AU"/>
              </w:rPr>
            </w:pPr>
            <w:ins w:id="145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05" w:author="KIM, Jason" w:date="2019-04-02T13:39:00Z"/>
        </w:trPr>
        <w:tc>
          <w:tcPr>
            <w:tcW w:w="716" w:type="pct"/>
            <w:vMerge/>
            <w:hideMark/>
          </w:tcPr>
          <w:p w:rsidR="00110C18" w:rsidRPr="00D47EC1" w:rsidRDefault="00110C18" w:rsidP="00063728">
            <w:pPr>
              <w:rPr>
                <w:ins w:id="1450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0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0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09" w:author="KIM, Jason" w:date="2019-04-02T13:39:00Z"/>
                <w:rFonts w:ascii="Calibri" w:eastAsia="Times New Roman" w:hAnsi="Calibri" w:cs="Calibri"/>
                <w:color w:val="000000"/>
                <w:lang w:eastAsia="en-AU"/>
              </w:rPr>
            </w:pPr>
            <w:ins w:id="14510" w:author="KIM, Jason" w:date="2019-04-02T13:39:00Z">
              <w:r w:rsidRPr="00D47EC1">
                <w:rPr>
                  <w:rFonts w:ascii="Calibri" w:eastAsia="Times New Roman" w:hAnsi="Calibri" w:cs="Calibri"/>
                  <w:color w:val="000000"/>
                  <w:lang w:eastAsia="en-AU"/>
                </w:rPr>
                <w:t>DLL2391</w:t>
              </w:r>
            </w:ins>
          </w:p>
        </w:tc>
        <w:tc>
          <w:tcPr>
            <w:tcW w:w="742" w:type="pct"/>
            <w:shd w:val="clear" w:color="auto" w:fill="auto"/>
            <w:noWrap/>
            <w:hideMark/>
          </w:tcPr>
          <w:p w:rsidR="00110C18" w:rsidRPr="00D47EC1" w:rsidRDefault="00110C18" w:rsidP="00063728">
            <w:pPr>
              <w:rPr>
                <w:ins w:id="14511" w:author="KIM, Jason" w:date="2019-04-02T13:39:00Z"/>
                <w:rFonts w:ascii="Calibri" w:eastAsia="Times New Roman" w:hAnsi="Calibri" w:cs="Calibri"/>
                <w:color w:val="000000"/>
                <w:lang w:eastAsia="en-AU"/>
              </w:rPr>
            </w:pPr>
            <w:ins w:id="1451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13" w:author="KIM, Jason" w:date="2019-04-02T13:39:00Z"/>
                <w:rFonts w:ascii="Calibri" w:eastAsia="Times New Roman" w:hAnsi="Calibri" w:cs="Calibri"/>
                <w:color w:val="000000"/>
                <w:lang w:eastAsia="en-AU"/>
              </w:rPr>
            </w:pPr>
            <w:ins w:id="14514" w:author="KIM, Jason" w:date="2019-04-02T13:39:00Z">
              <w:r w:rsidRPr="00D47EC1">
                <w:rPr>
                  <w:rFonts w:ascii="Calibri" w:eastAsia="Times New Roman" w:hAnsi="Calibri" w:cs="Calibri"/>
                  <w:color w:val="000000"/>
                  <w:lang w:eastAsia="en-AU"/>
                </w:rPr>
                <w:t>Chainage 5476</w:t>
              </w:r>
            </w:ins>
          </w:p>
        </w:tc>
        <w:tc>
          <w:tcPr>
            <w:tcW w:w="721" w:type="pct"/>
            <w:shd w:val="clear" w:color="auto" w:fill="auto"/>
            <w:noWrap/>
            <w:hideMark/>
          </w:tcPr>
          <w:p w:rsidR="00110C18" w:rsidRPr="00D47EC1" w:rsidRDefault="00110C18" w:rsidP="00063728">
            <w:pPr>
              <w:jc w:val="right"/>
              <w:rPr>
                <w:ins w:id="14515" w:author="KIM, Jason" w:date="2019-04-02T13:39:00Z"/>
                <w:rFonts w:ascii="Calibri" w:eastAsia="Times New Roman" w:hAnsi="Calibri" w:cs="Calibri"/>
                <w:color w:val="000000"/>
                <w:lang w:eastAsia="en-AU"/>
              </w:rPr>
            </w:pPr>
            <w:ins w:id="145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17" w:author="KIM, Jason" w:date="2019-04-02T13:39:00Z"/>
        </w:trPr>
        <w:tc>
          <w:tcPr>
            <w:tcW w:w="716" w:type="pct"/>
            <w:vMerge/>
            <w:hideMark/>
          </w:tcPr>
          <w:p w:rsidR="00110C18" w:rsidRPr="00D47EC1" w:rsidRDefault="00110C18" w:rsidP="00063728">
            <w:pPr>
              <w:rPr>
                <w:ins w:id="145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21" w:author="KIM, Jason" w:date="2019-04-02T13:39:00Z"/>
                <w:rFonts w:ascii="Calibri" w:eastAsia="Times New Roman" w:hAnsi="Calibri" w:cs="Calibri"/>
                <w:color w:val="000000"/>
                <w:lang w:eastAsia="en-AU"/>
              </w:rPr>
            </w:pPr>
            <w:ins w:id="14522" w:author="KIM, Jason" w:date="2019-04-02T13:39:00Z">
              <w:r w:rsidRPr="00D47EC1">
                <w:rPr>
                  <w:rFonts w:ascii="Calibri" w:eastAsia="Times New Roman" w:hAnsi="Calibri" w:cs="Calibri"/>
                  <w:color w:val="000000"/>
                  <w:lang w:eastAsia="en-AU"/>
                </w:rPr>
                <w:t>DLL2392</w:t>
              </w:r>
            </w:ins>
          </w:p>
        </w:tc>
        <w:tc>
          <w:tcPr>
            <w:tcW w:w="742" w:type="pct"/>
            <w:shd w:val="clear" w:color="auto" w:fill="auto"/>
            <w:noWrap/>
            <w:hideMark/>
          </w:tcPr>
          <w:p w:rsidR="00110C18" w:rsidRPr="00D47EC1" w:rsidRDefault="00110C18" w:rsidP="00063728">
            <w:pPr>
              <w:rPr>
                <w:ins w:id="14523" w:author="KIM, Jason" w:date="2019-04-02T13:39:00Z"/>
                <w:rFonts w:ascii="Calibri" w:eastAsia="Times New Roman" w:hAnsi="Calibri" w:cs="Calibri"/>
                <w:color w:val="000000"/>
                <w:lang w:eastAsia="en-AU"/>
              </w:rPr>
            </w:pPr>
            <w:ins w:id="1452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25" w:author="KIM, Jason" w:date="2019-04-02T13:39:00Z"/>
                <w:rFonts w:ascii="Calibri" w:eastAsia="Times New Roman" w:hAnsi="Calibri" w:cs="Calibri"/>
                <w:color w:val="000000"/>
                <w:lang w:eastAsia="en-AU"/>
              </w:rPr>
            </w:pPr>
            <w:ins w:id="14526" w:author="KIM, Jason" w:date="2019-04-02T13:39:00Z">
              <w:r w:rsidRPr="00D47EC1">
                <w:rPr>
                  <w:rFonts w:ascii="Calibri" w:eastAsia="Times New Roman" w:hAnsi="Calibri" w:cs="Calibri"/>
                  <w:color w:val="000000"/>
                  <w:lang w:eastAsia="en-AU"/>
                </w:rPr>
                <w:t>Chainage 5480</w:t>
              </w:r>
            </w:ins>
          </w:p>
        </w:tc>
        <w:tc>
          <w:tcPr>
            <w:tcW w:w="721" w:type="pct"/>
            <w:shd w:val="clear" w:color="auto" w:fill="auto"/>
            <w:noWrap/>
            <w:hideMark/>
          </w:tcPr>
          <w:p w:rsidR="00110C18" w:rsidRPr="00D47EC1" w:rsidRDefault="00110C18" w:rsidP="00063728">
            <w:pPr>
              <w:jc w:val="right"/>
              <w:rPr>
                <w:ins w:id="14527" w:author="KIM, Jason" w:date="2019-04-02T13:39:00Z"/>
                <w:rFonts w:ascii="Calibri" w:eastAsia="Times New Roman" w:hAnsi="Calibri" w:cs="Calibri"/>
                <w:color w:val="000000"/>
                <w:lang w:eastAsia="en-AU"/>
              </w:rPr>
            </w:pPr>
            <w:ins w:id="145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29" w:author="KIM, Jason" w:date="2019-04-02T13:39:00Z"/>
        </w:trPr>
        <w:tc>
          <w:tcPr>
            <w:tcW w:w="716" w:type="pct"/>
            <w:vMerge w:val="restart"/>
            <w:shd w:val="clear" w:color="auto" w:fill="auto"/>
            <w:noWrap/>
            <w:hideMark/>
          </w:tcPr>
          <w:p w:rsidR="00110C18" w:rsidRPr="00D47EC1" w:rsidRDefault="00110C18" w:rsidP="00063728">
            <w:pPr>
              <w:rPr>
                <w:ins w:id="14530" w:author="KIM, Jason" w:date="2019-04-02T13:39:00Z"/>
                <w:rFonts w:ascii="Calibri" w:eastAsia="Times New Roman" w:hAnsi="Calibri" w:cs="Calibri"/>
                <w:color w:val="000000"/>
                <w:lang w:eastAsia="en-AU"/>
              </w:rPr>
            </w:pPr>
            <w:ins w:id="14531" w:author="KIM, Jason" w:date="2019-04-02T13:39:00Z">
              <w:r w:rsidRPr="00D47EC1">
                <w:rPr>
                  <w:rFonts w:ascii="Calibri" w:eastAsia="Times New Roman" w:hAnsi="Calibri" w:cs="Calibri"/>
                  <w:color w:val="000000"/>
                  <w:lang w:eastAsia="en-AU"/>
                </w:rPr>
                <w:t>DLL40K221</w:t>
              </w:r>
            </w:ins>
          </w:p>
        </w:tc>
        <w:tc>
          <w:tcPr>
            <w:tcW w:w="669" w:type="pct"/>
            <w:vMerge w:val="restart"/>
            <w:shd w:val="clear" w:color="auto" w:fill="auto"/>
            <w:noWrap/>
            <w:hideMark/>
          </w:tcPr>
          <w:p w:rsidR="00110C18" w:rsidRPr="00D47EC1" w:rsidRDefault="00110C18" w:rsidP="00063728">
            <w:pPr>
              <w:rPr>
                <w:ins w:id="14532" w:author="KIM, Jason" w:date="2019-04-02T13:39:00Z"/>
                <w:rFonts w:ascii="Calibri" w:eastAsia="Times New Roman" w:hAnsi="Calibri" w:cs="Calibri"/>
                <w:color w:val="000000"/>
                <w:lang w:eastAsia="en-AU"/>
              </w:rPr>
            </w:pPr>
            <w:ins w:id="14533" w:author="KIM, Jason" w:date="2019-04-02T13:39:00Z">
              <w:r w:rsidRPr="00D47EC1">
                <w:rPr>
                  <w:rFonts w:ascii="Calibri" w:eastAsia="Times New Roman" w:hAnsi="Calibri" w:cs="Calibri"/>
                  <w:color w:val="000000"/>
                  <w:lang w:eastAsia="en-AU"/>
                </w:rPr>
                <w:t>ELZ20218</w:t>
              </w:r>
            </w:ins>
          </w:p>
        </w:tc>
        <w:tc>
          <w:tcPr>
            <w:tcW w:w="668" w:type="pct"/>
            <w:vMerge w:val="restart"/>
            <w:shd w:val="clear" w:color="auto" w:fill="auto"/>
            <w:noWrap/>
            <w:hideMark/>
          </w:tcPr>
          <w:p w:rsidR="00110C18" w:rsidRPr="00D47EC1" w:rsidRDefault="00110C18" w:rsidP="00063728">
            <w:pPr>
              <w:rPr>
                <w:ins w:id="14534" w:author="KIM, Jason" w:date="2019-04-02T13:39:00Z"/>
                <w:rFonts w:ascii="Calibri" w:eastAsia="Times New Roman" w:hAnsi="Calibri" w:cs="Calibri"/>
                <w:color w:val="000000"/>
                <w:lang w:eastAsia="en-AU"/>
              </w:rPr>
            </w:pPr>
            <w:ins w:id="14535"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536" w:author="KIM, Jason" w:date="2019-04-02T13:39:00Z"/>
                <w:rFonts w:ascii="Calibri" w:eastAsia="Times New Roman" w:hAnsi="Calibri" w:cs="Calibri"/>
                <w:color w:val="000000"/>
                <w:lang w:eastAsia="en-AU"/>
              </w:rPr>
            </w:pPr>
            <w:ins w:id="14537" w:author="KIM, Jason" w:date="2019-04-02T13:39:00Z">
              <w:r w:rsidRPr="00D47EC1">
                <w:rPr>
                  <w:rFonts w:ascii="Calibri" w:eastAsia="Times New Roman" w:hAnsi="Calibri" w:cs="Calibri"/>
                  <w:color w:val="000000"/>
                  <w:lang w:eastAsia="en-AU"/>
                </w:rPr>
                <w:t>DLL2401</w:t>
              </w:r>
            </w:ins>
          </w:p>
        </w:tc>
        <w:tc>
          <w:tcPr>
            <w:tcW w:w="742" w:type="pct"/>
            <w:shd w:val="clear" w:color="auto" w:fill="auto"/>
            <w:noWrap/>
            <w:hideMark/>
          </w:tcPr>
          <w:p w:rsidR="00110C18" w:rsidRPr="00D47EC1" w:rsidRDefault="00110C18" w:rsidP="00063728">
            <w:pPr>
              <w:rPr>
                <w:ins w:id="14538" w:author="KIM, Jason" w:date="2019-04-02T13:39:00Z"/>
                <w:rFonts w:ascii="Calibri" w:eastAsia="Times New Roman" w:hAnsi="Calibri" w:cs="Calibri"/>
                <w:color w:val="000000"/>
                <w:lang w:eastAsia="en-AU"/>
              </w:rPr>
            </w:pPr>
            <w:ins w:id="1453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40" w:author="KIM, Jason" w:date="2019-04-02T13:39:00Z"/>
                <w:rFonts w:ascii="Calibri" w:eastAsia="Times New Roman" w:hAnsi="Calibri" w:cs="Calibri"/>
                <w:color w:val="000000"/>
                <w:lang w:eastAsia="en-AU"/>
              </w:rPr>
            </w:pPr>
            <w:ins w:id="14541" w:author="KIM, Jason" w:date="2019-04-02T13:39:00Z">
              <w:r w:rsidRPr="00D47EC1">
                <w:rPr>
                  <w:rFonts w:ascii="Calibri" w:eastAsia="Times New Roman" w:hAnsi="Calibri" w:cs="Calibri"/>
                  <w:color w:val="000000"/>
                  <w:lang w:eastAsia="en-AU"/>
                </w:rPr>
                <w:t>Chainage 5595</w:t>
              </w:r>
            </w:ins>
          </w:p>
        </w:tc>
        <w:tc>
          <w:tcPr>
            <w:tcW w:w="721" w:type="pct"/>
            <w:shd w:val="clear" w:color="auto" w:fill="auto"/>
            <w:noWrap/>
            <w:hideMark/>
          </w:tcPr>
          <w:p w:rsidR="00110C18" w:rsidRPr="00D47EC1" w:rsidRDefault="00110C18" w:rsidP="00063728">
            <w:pPr>
              <w:jc w:val="right"/>
              <w:rPr>
                <w:ins w:id="14542" w:author="KIM, Jason" w:date="2019-04-02T13:39:00Z"/>
                <w:rFonts w:ascii="Calibri" w:eastAsia="Times New Roman" w:hAnsi="Calibri" w:cs="Calibri"/>
                <w:color w:val="000000"/>
                <w:lang w:eastAsia="en-AU"/>
              </w:rPr>
            </w:pPr>
            <w:ins w:id="1454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44" w:author="KIM, Jason" w:date="2019-04-02T13:39:00Z"/>
        </w:trPr>
        <w:tc>
          <w:tcPr>
            <w:tcW w:w="716" w:type="pct"/>
            <w:vMerge/>
            <w:hideMark/>
          </w:tcPr>
          <w:p w:rsidR="00110C18" w:rsidRPr="00D47EC1" w:rsidRDefault="00110C18" w:rsidP="00063728">
            <w:pPr>
              <w:rPr>
                <w:ins w:id="1454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4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4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48" w:author="KIM, Jason" w:date="2019-04-02T13:39:00Z"/>
                <w:rFonts w:ascii="Calibri" w:eastAsia="Times New Roman" w:hAnsi="Calibri" w:cs="Calibri"/>
                <w:color w:val="000000"/>
                <w:lang w:eastAsia="en-AU"/>
              </w:rPr>
            </w:pPr>
            <w:ins w:id="14549" w:author="KIM, Jason" w:date="2019-04-02T13:39:00Z">
              <w:r w:rsidRPr="00D47EC1">
                <w:rPr>
                  <w:rFonts w:ascii="Calibri" w:eastAsia="Times New Roman" w:hAnsi="Calibri" w:cs="Calibri"/>
                  <w:color w:val="000000"/>
                  <w:lang w:eastAsia="en-AU"/>
                </w:rPr>
                <w:t>DLL2402</w:t>
              </w:r>
            </w:ins>
          </w:p>
        </w:tc>
        <w:tc>
          <w:tcPr>
            <w:tcW w:w="742" w:type="pct"/>
            <w:shd w:val="clear" w:color="auto" w:fill="auto"/>
            <w:noWrap/>
            <w:hideMark/>
          </w:tcPr>
          <w:p w:rsidR="00110C18" w:rsidRPr="00D47EC1" w:rsidRDefault="00110C18" w:rsidP="00063728">
            <w:pPr>
              <w:rPr>
                <w:ins w:id="14550" w:author="KIM, Jason" w:date="2019-04-02T13:39:00Z"/>
                <w:rFonts w:ascii="Calibri" w:eastAsia="Times New Roman" w:hAnsi="Calibri" w:cs="Calibri"/>
                <w:color w:val="000000"/>
                <w:lang w:eastAsia="en-AU"/>
              </w:rPr>
            </w:pPr>
            <w:ins w:id="1455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52" w:author="KIM, Jason" w:date="2019-04-02T13:39:00Z"/>
                <w:rFonts w:ascii="Calibri" w:eastAsia="Times New Roman" w:hAnsi="Calibri" w:cs="Calibri"/>
                <w:color w:val="000000"/>
                <w:lang w:eastAsia="en-AU"/>
              </w:rPr>
            </w:pPr>
            <w:ins w:id="14553" w:author="KIM, Jason" w:date="2019-04-02T13:39:00Z">
              <w:r w:rsidRPr="00D47EC1">
                <w:rPr>
                  <w:rFonts w:ascii="Calibri" w:eastAsia="Times New Roman" w:hAnsi="Calibri" w:cs="Calibri"/>
                  <w:color w:val="000000"/>
                  <w:lang w:eastAsia="en-AU"/>
                </w:rPr>
                <w:t>Chainage 5600</w:t>
              </w:r>
            </w:ins>
          </w:p>
        </w:tc>
        <w:tc>
          <w:tcPr>
            <w:tcW w:w="721" w:type="pct"/>
            <w:shd w:val="clear" w:color="auto" w:fill="auto"/>
            <w:noWrap/>
            <w:hideMark/>
          </w:tcPr>
          <w:p w:rsidR="00110C18" w:rsidRPr="00D47EC1" w:rsidRDefault="00110C18" w:rsidP="00063728">
            <w:pPr>
              <w:jc w:val="right"/>
              <w:rPr>
                <w:ins w:id="14554" w:author="KIM, Jason" w:date="2019-04-02T13:39:00Z"/>
                <w:rFonts w:ascii="Calibri" w:eastAsia="Times New Roman" w:hAnsi="Calibri" w:cs="Calibri"/>
                <w:color w:val="000000"/>
                <w:lang w:eastAsia="en-AU"/>
              </w:rPr>
            </w:pPr>
            <w:ins w:id="145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56" w:author="KIM, Jason" w:date="2019-04-02T13:39:00Z"/>
        </w:trPr>
        <w:tc>
          <w:tcPr>
            <w:tcW w:w="716" w:type="pct"/>
            <w:vMerge/>
            <w:hideMark/>
          </w:tcPr>
          <w:p w:rsidR="00110C18" w:rsidRPr="00D47EC1" w:rsidRDefault="00110C18" w:rsidP="00063728">
            <w:pPr>
              <w:rPr>
                <w:ins w:id="1455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5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5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60" w:author="KIM, Jason" w:date="2019-04-02T13:39:00Z"/>
                <w:rFonts w:ascii="Calibri" w:eastAsia="Times New Roman" w:hAnsi="Calibri" w:cs="Calibri"/>
                <w:color w:val="000000"/>
                <w:lang w:eastAsia="en-AU"/>
              </w:rPr>
            </w:pPr>
            <w:ins w:id="14561" w:author="KIM, Jason" w:date="2019-04-02T13:39:00Z">
              <w:r w:rsidRPr="00D47EC1">
                <w:rPr>
                  <w:rFonts w:ascii="Calibri" w:eastAsia="Times New Roman" w:hAnsi="Calibri" w:cs="Calibri"/>
                  <w:color w:val="000000"/>
                  <w:lang w:eastAsia="en-AU"/>
                </w:rPr>
                <w:t>DLL2411</w:t>
              </w:r>
            </w:ins>
          </w:p>
        </w:tc>
        <w:tc>
          <w:tcPr>
            <w:tcW w:w="742" w:type="pct"/>
            <w:shd w:val="clear" w:color="auto" w:fill="auto"/>
            <w:noWrap/>
            <w:hideMark/>
          </w:tcPr>
          <w:p w:rsidR="00110C18" w:rsidRPr="00D47EC1" w:rsidRDefault="00110C18" w:rsidP="00063728">
            <w:pPr>
              <w:rPr>
                <w:ins w:id="14562" w:author="KIM, Jason" w:date="2019-04-02T13:39:00Z"/>
                <w:rFonts w:ascii="Calibri" w:eastAsia="Times New Roman" w:hAnsi="Calibri" w:cs="Calibri"/>
                <w:color w:val="000000"/>
                <w:lang w:eastAsia="en-AU"/>
              </w:rPr>
            </w:pPr>
            <w:ins w:id="1456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64" w:author="KIM, Jason" w:date="2019-04-02T13:39:00Z"/>
                <w:rFonts w:ascii="Calibri" w:eastAsia="Times New Roman" w:hAnsi="Calibri" w:cs="Calibri"/>
                <w:color w:val="000000"/>
                <w:lang w:eastAsia="en-AU"/>
              </w:rPr>
            </w:pPr>
            <w:ins w:id="14565" w:author="KIM, Jason" w:date="2019-04-02T13:39:00Z">
              <w:r w:rsidRPr="00D47EC1">
                <w:rPr>
                  <w:rFonts w:ascii="Calibri" w:eastAsia="Times New Roman" w:hAnsi="Calibri" w:cs="Calibri"/>
                  <w:color w:val="000000"/>
                  <w:lang w:eastAsia="en-AU"/>
                </w:rPr>
                <w:t>Chainage 5715</w:t>
              </w:r>
            </w:ins>
          </w:p>
        </w:tc>
        <w:tc>
          <w:tcPr>
            <w:tcW w:w="721" w:type="pct"/>
            <w:shd w:val="clear" w:color="auto" w:fill="auto"/>
            <w:noWrap/>
            <w:hideMark/>
          </w:tcPr>
          <w:p w:rsidR="00110C18" w:rsidRPr="00D47EC1" w:rsidRDefault="00110C18" w:rsidP="00063728">
            <w:pPr>
              <w:jc w:val="right"/>
              <w:rPr>
                <w:ins w:id="14566" w:author="KIM, Jason" w:date="2019-04-02T13:39:00Z"/>
                <w:rFonts w:ascii="Calibri" w:eastAsia="Times New Roman" w:hAnsi="Calibri" w:cs="Calibri"/>
                <w:color w:val="000000"/>
                <w:lang w:eastAsia="en-AU"/>
              </w:rPr>
            </w:pPr>
            <w:ins w:id="145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68" w:author="KIM, Jason" w:date="2019-04-02T13:39:00Z"/>
        </w:trPr>
        <w:tc>
          <w:tcPr>
            <w:tcW w:w="716" w:type="pct"/>
            <w:vMerge/>
            <w:hideMark/>
          </w:tcPr>
          <w:p w:rsidR="00110C18" w:rsidRPr="00D47EC1" w:rsidRDefault="00110C18" w:rsidP="00063728">
            <w:pPr>
              <w:rPr>
                <w:ins w:id="1456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7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7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72" w:author="KIM, Jason" w:date="2019-04-02T13:39:00Z"/>
                <w:rFonts w:ascii="Calibri" w:eastAsia="Times New Roman" w:hAnsi="Calibri" w:cs="Calibri"/>
                <w:color w:val="000000"/>
                <w:lang w:eastAsia="en-AU"/>
              </w:rPr>
            </w:pPr>
            <w:ins w:id="14573" w:author="KIM, Jason" w:date="2019-04-02T13:39:00Z">
              <w:r w:rsidRPr="00D47EC1">
                <w:rPr>
                  <w:rFonts w:ascii="Calibri" w:eastAsia="Times New Roman" w:hAnsi="Calibri" w:cs="Calibri"/>
                  <w:color w:val="000000"/>
                  <w:lang w:eastAsia="en-AU"/>
                </w:rPr>
                <w:t>DLL2412</w:t>
              </w:r>
            </w:ins>
          </w:p>
        </w:tc>
        <w:tc>
          <w:tcPr>
            <w:tcW w:w="742" w:type="pct"/>
            <w:shd w:val="clear" w:color="auto" w:fill="auto"/>
            <w:noWrap/>
            <w:hideMark/>
          </w:tcPr>
          <w:p w:rsidR="00110C18" w:rsidRPr="00D47EC1" w:rsidRDefault="00110C18" w:rsidP="00063728">
            <w:pPr>
              <w:rPr>
                <w:ins w:id="14574" w:author="KIM, Jason" w:date="2019-04-02T13:39:00Z"/>
                <w:rFonts w:ascii="Calibri" w:eastAsia="Times New Roman" w:hAnsi="Calibri" w:cs="Calibri"/>
                <w:color w:val="000000"/>
                <w:lang w:eastAsia="en-AU"/>
              </w:rPr>
            </w:pPr>
            <w:ins w:id="1457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76" w:author="KIM, Jason" w:date="2019-04-02T13:39:00Z"/>
                <w:rFonts w:ascii="Calibri" w:eastAsia="Times New Roman" w:hAnsi="Calibri" w:cs="Calibri"/>
                <w:color w:val="000000"/>
                <w:lang w:eastAsia="en-AU"/>
              </w:rPr>
            </w:pPr>
            <w:ins w:id="14577" w:author="KIM, Jason" w:date="2019-04-02T13:39:00Z">
              <w:r w:rsidRPr="00D47EC1">
                <w:rPr>
                  <w:rFonts w:ascii="Calibri" w:eastAsia="Times New Roman" w:hAnsi="Calibri" w:cs="Calibri"/>
                  <w:color w:val="000000"/>
                  <w:lang w:eastAsia="en-AU"/>
                </w:rPr>
                <w:t>Chainage 5719</w:t>
              </w:r>
            </w:ins>
          </w:p>
        </w:tc>
        <w:tc>
          <w:tcPr>
            <w:tcW w:w="721" w:type="pct"/>
            <w:shd w:val="clear" w:color="auto" w:fill="auto"/>
            <w:noWrap/>
            <w:hideMark/>
          </w:tcPr>
          <w:p w:rsidR="00110C18" w:rsidRPr="00D47EC1" w:rsidRDefault="00110C18" w:rsidP="00063728">
            <w:pPr>
              <w:jc w:val="right"/>
              <w:rPr>
                <w:ins w:id="14578" w:author="KIM, Jason" w:date="2019-04-02T13:39:00Z"/>
                <w:rFonts w:ascii="Calibri" w:eastAsia="Times New Roman" w:hAnsi="Calibri" w:cs="Calibri"/>
                <w:color w:val="000000"/>
                <w:lang w:eastAsia="en-AU"/>
              </w:rPr>
            </w:pPr>
            <w:ins w:id="145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80" w:author="KIM, Jason" w:date="2019-04-02T13:39:00Z"/>
        </w:trPr>
        <w:tc>
          <w:tcPr>
            <w:tcW w:w="716" w:type="pct"/>
            <w:vMerge w:val="restart"/>
            <w:shd w:val="clear" w:color="auto" w:fill="auto"/>
            <w:noWrap/>
            <w:hideMark/>
          </w:tcPr>
          <w:p w:rsidR="00110C18" w:rsidRPr="00D47EC1" w:rsidRDefault="00110C18" w:rsidP="00063728">
            <w:pPr>
              <w:rPr>
                <w:ins w:id="14581" w:author="KIM, Jason" w:date="2019-04-02T13:39:00Z"/>
                <w:rFonts w:ascii="Calibri" w:eastAsia="Times New Roman" w:hAnsi="Calibri" w:cs="Calibri"/>
                <w:color w:val="000000"/>
                <w:lang w:eastAsia="en-AU"/>
              </w:rPr>
            </w:pPr>
            <w:ins w:id="14582" w:author="KIM, Jason" w:date="2019-04-02T13:39:00Z">
              <w:r w:rsidRPr="00D47EC1">
                <w:rPr>
                  <w:rFonts w:ascii="Calibri" w:eastAsia="Times New Roman" w:hAnsi="Calibri" w:cs="Calibri"/>
                  <w:color w:val="000000"/>
                  <w:lang w:eastAsia="en-AU"/>
                </w:rPr>
                <w:t>DLL42K221</w:t>
              </w:r>
            </w:ins>
          </w:p>
        </w:tc>
        <w:tc>
          <w:tcPr>
            <w:tcW w:w="669" w:type="pct"/>
            <w:vMerge w:val="restart"/>
            <w:shd w:val="clear" w:color="auto" w:fill="auto"/>
            <w:noWrap/>
            <w:hideMark/>
          </w:tcPr>
          <w:p w:rsidR="00110C18" w:rsidRPr="00D47EC1" w:rsidRDefault="00110C18" w:rsidP="00063728">
            <w:pPr>
              <w:rPr>
                <w:ins w:id="14583" w:author="KIM, Jason" w:date="2019-04-02T13:39:00Z"/>
                <w:rFonts w:ascii="Calibri" w:eastAsia="Times New Roman" w:hAnsi="Calibri" w:cs="Calibri"/>
                <w:color w:val="000000"/>
                <w:lang w:eastAsia="en-AU"/>
              </w:rPr>
            </w:pPr>
            <w:ins w:id="14584" w:author="KIM, Jason" w:date="2019-04-02T13:39:00Z">
              <w:r w:rsidRPr="00D47EC1">
                <w:rPr>
                  <w:rFonts w:ascii="Calibri" w:eastAsia="Times New Roman" w:hAnsi="Calibri" w:cs="Calibri"/>
                  <w:color w:val="000000"/>
                  <w:lang w:eastAsia="en-AU"/>
                </w:rPr>
                <w:t>ELZ20226</w:t>
              </w:r>
            </w:ins>
          </w:p>
        </w:tc>
        <w:tc>
          <w:tcPr>
            <w:tcW w:w="668" w:type="pct"/>
            <w:vMerge w:val="restart"/>
            <w:shd w:val="clear" w:color="auto" w:fill="auto"/>
            <w:noWrap/>
            <w:hideMark/>
          </w:tcPr>
          <w:p w:rsidR="00110C18" w:rsidRPr="00D47EC1" w:rsidRDefault="00110C18" w:rsidP="00063728">
            <w:pPr>
              <w:rPr>
                <w:ins w:id="14585" w:author="KIM, Jason" w:date="2019-04-02T13:39:00Z"/>
                <w:rFonts w:ascii="Calibri" w:eastAsia="Times New Roman" w:hAnsi="Calibri" w:cs="Calibri"/>
                <w:color w:val="000000"/>
                <w:lang w:eastAsia="en-AU"/>
              </w:rPr>
            </w:pPr>
            <w:ins w:id="14586"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587" w:author="KIM, Jason" w:date="2019-04-02T13:39:00Z"/>
                <w:rFonts w:ascii="Calibri" w:eastAsia="Times New Roman" w:hAnsi="Calibri" w:cs="Calibri"/>
                <w:color w:val="000000"/>
                <w:lang w:eastAsia="en-AU"/>
              </w:rPr>
            </w:pPr>
            <w:ins w:id="14588" w:author="KIM, Jason" w:date="2019-04-02T13:39:00Z">
              <w:r w:rsidRPr="00D47EC1">
                <w:rPr>
                  <w:rFonts w:ascii="Calibri" w:eastAsia="Times New Roman" w:hAnsi="Calibri" w:cs="Calibri"/>
                  <w:color w:val="000000"/>
                  <w:lang w:eastAsia="en-AU"/>
                </w:rPr>
                <w:t>DLL2421</w:t>
              </w:r>
            </w:ins>
          </w:p>
        </w:tc>
        <w:tc>
          <w:tcPr>
            <w:tcW w:w="742" w:type="pct"/>
            <w:shd w:val="clear" w:color="auto" w:fill="auto"/>
            <w:noWrap/>
            <w:hideMark/>
          </w:tcPr>
          <w:p w:rsidR="00110C18" w:rsidRPr="00D47EC1" w:rsidRDefault="00110C18" w:rsidP="00063728">
            <w:pPr>
              <w:rPr>
                <w:ins w:id="14589" w:author="KIM, Jason" w:date="2019-04-02T13:39:00Z"/>
                <w:rFonts w:ascii="Calibri" w:eastAsia="Times New Roman" w:hAnsi="Calibri" w:cs="Calibri"/>
                <w:color w:val="000000"/>
                <w:lang w:eastAsia="en-AU"/>
              </w:rPr>
            </w:pPr>
            <w:ins w:id="1459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91" w:author="KIM, Jason" w:date="2019-04-02T13:39:00Z"/>
                <w:rFonts w:ascii="Calibri" w:eastAsia="Times New Roman" w:hAnsi="Calibri" w:cs="Calibri"/>
                <w:color w:val="000000"/>
                <w:lang w:eastAsia="en-AU"/>
              </w:rPr>
            </w:pPr>
            <w:ins w:id="14592" w:author="KIM, Jason" w:date="2019-04-02T13:39:00Z">
              <w:r w:rsidRPr="00D47EC1">
                <w:rPr>
                  <w:rFonts w:ascii="Calibri" w:eastAsia="Times New Roman" w:hAnsi="Calibri" w:cs="Calibri"/>
                  <w:color w:val="000000"/>
                  <w:lang w:eastAsia="en-AU"/>
                </w:rPr>
                <w:t>Chainage 5834</w:t>
              </w:r>
            </w:ins>
          </w:p>
        </w:tc>
        <w:tc>
          <w:tcPr>
            <w:tcW w:w="721" w:type="pct"/>
            <w:shd w:val="clear" w:color="auto" w:fill="auto"/>
            <w:noWrap/>
            <w:hideMark/>
          </w:tcPr>
          <w:p w:rsidR="00110C18" w:rsidRPr="00D47EC1" w:rsidRDefault="00110C18" w:rsidP="00063728">
            <w:pPr>
              <w:jc w:val="right"/>
              <w:rPr>
                <w:ins w:id="14593" w:author="KIM, Jason" w:date="2019-04-02T13:39:00Z"/>
                <w:rFonts w:ascii="Calibri" w:eastAsia="Times New Roman" w:hAnsi="Calibri" w:cs="Calibri"/>
                <w:color w:val="000000"/>
                <w:lang w:eastAsia="en-AU"/>
              </w:rPr>
            </w:pPr>
            <w:ins w:id="145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95" w:author="KIM, Jason" w:date="2019-04-02T13:39:00Z"/>
        </w:trPr>
        <w:tc>
          <w:tcPr>
            <w:tcW w:w="716" w:type="pct"/>
            <w:vMerge/>
            <w:hideMark/>
          </w:tcPr>
          <w:p w:rsidR="00110C18" w:rsidRPr="00D47EC1" w:rsidRDefault="00110C18" w:rsidP="00063728">
            <w:pPr>
              <w:rPr>
                <w:ins w:id="1459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9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9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99" w:author="KIM, Jason" w:date="2019-04-02T13:39:00Z"/>
                <w:rFonts w:ascii="Calibri" w:eastAsia="Times New Roman" w:hAnsi="Calibri" w:cs="Calibri"/>
                <w:color w:val="000000"/>
                <w:lang w:eastAsia="en-AU"/>
              </w:rPr>
            </w:pPr>
            <w:ins w:id="14600" w:author="KIM, Jason" w:date="2019-04-02T13:39:00Z">
              <w:r w:rsidRPr="00D47EC1">
                <w:rPr>
                  <w:rFonts w:ascii="Calibri" w:eastAsia="Times New Roman" w:hAnsi="Calibri" w:cs="Calibri"/>
                  <w:color w:val="000000"/>
                  <w:lang w:eastAsia="en-AU"/>
                </w:rPr>
                <w:t>DLL2422</w:t>
              </w:r>
            </w:ins>
          </w:p>
        </w:tc>
        <w:tc>
          <w:tcPr>
            <w:tcW w:w="742" w:type="pct"/>
            <w:shd w:val="clear" w:color="auto" w:fill="auto"/>
            <w:noWrap/>
            <w:hideMark/>
          </w:tcPr>
          <w:p w:rsidR="00110C18" w:rsidRPr="00D47EC1" w:rsidRDefault="00110C18" w:rsidP="00063728">
            <w:pPr>
              <w:rPr>
                <w:ins w:id="14601" w:author="KIM, Jason" w:date="2019-04-02T13:39:00Z"/>
                <w:rFonts w:ascii="Calibri" w:eastAsia="Times New Roman" w:hAnsi="Calibri" w:cs="Calibri"/>
                <w:color w:val="000000"/>
                <w:lang w:eastAsia="en-AU"/>
              </w:rPr>
            </w:pPr>
            <w:ins w:id="1460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03" w:author="KIM, Jason" w:date="2019-04-02T13:39:00Z"/>
                <w:rFonts w:ascii="Calibri" w:eastAsia="Times New Roman" w:hAnsi="Calibri" w:cs="Calibri"/>
                <w:color w:val="000000"/>
                <w:lang w:eastAsia="en-AU"/>
              </w:rPr>
            </w:pPr>
            <w:ins w:id="14604" w:author="KIM, Jason" w:date="2019-04-02T13:39:00Z">
              <w:r w:rsidRPr="00D47EC1">
                <w:rPr>
                  <w:rFonts w:ascii="Calibri" w:eastAsia="Times New Roman" w:hAnsi="Calibri" w:cs="Calibri"/>
                  <w:color w:val="000000"/>
                  <w:lang w:eastAsia="en-AU"/>
                </w:rPr>
                <w:t>Chainage 5838</w:t>
              </w:r>
            </w:ins>
          </w:p>
        </w:tc>
        <w:tc>
          <w:tcPr>
            <w:tcW w:w="721" w:type="pct"/>
            <w:shd w:val="clear" w:color="auto" w:fill="auto"/>
            <w:noWrap/>
            <w:hideMark/>
          </w:tcPr>
          <w:p w:rsidR="00110C18" w:rsidRPr="00D47EC1" w:rsidRDefault="00110C18" w:rsidP="00063728">
            <w:pPr>
              <w:jc w:val="right"/>
              <w:rPr>
                <w:ins w:id="14605" w:author="KIM, Jason" w:date="2019-04-02T13:39:00Z"/>
                <w:rFonts w:ascii="Calibri" w:eastAsia="Times New Roman" w:hAnsi="Calibri" w:cs="Calibri"/>
                <w:color w:val="000000"/>
                <w:lang w:eastAsia="en-AU"/>
              </w:rPr>
            </w:pPr>
            <w:ins w:id="146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07" w:author="KIM, Jason" w:date="2019-04-02T13:39:00Z"/>
        </w:trPr>
        <w:tc>
          <w:tcPr>
            <w:tcW w:w="716" w:type="pct"/>
            <w:vMerge/>
            <w:hideMark/>
          </w:tcPr>
          <w:p w:rsidR="00110C18" w:rsidRPr="00D47EC1" w:rsidRDefault="00110C18" w:rsidP="00063728">
            <w:pPr>
              <w:rPr>
                <w:ins w:id="1460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0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1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11" w:author="KIM, Jason" w:date="2019-04-02T13:39:00Z"/>
                <w:rFonts w:ascii="Calibri" w:eastAsia="Times New Roman" w:hAnsi="Calibri" w:cs="Calibri"/>
                <w:color w:val="000000"/>
                <w:lang w:eastAsia="en-AU"/>
              </w:rPr>
            </w:pPr>
            <w:ins w:id="14612" w:author="KIM, Jason" w:date="2019-04-02T13:39:00Z">
              <w:r w:rsidRPr="00D47EC1">
                <w:rPr>
                  <w:rFonts w:ascii="Calibri" w:eastAsia="Times New Roman" w:hAnsi="Calibri" w:cs="Calibri"/>
                  <w:color w:val="000000"/>
                  <w:lang w:eastAsia="en-AU"/>
                </w:rPr>
                <w:t>DLL2431</w:t>
              </w:r>
            </w:ins>
          </w:p>
        </w:tc>
        <w:tc>
          <w:tcPr>
            <w:tcW w:w="742" w:type="pct"/>
            <w:shd w:val="clear" w:color="auto" w:fill="auto"/>
            <w:noWrap/>
            <w:hideMark/>
          </w:tcPr>
          <w:p w:rsidR="00110C18" w:rsidRPr="00D47EC1" w:rsidRDefault="00110C18" w:rsidP="00063728">
            <w:pPr>
              <w:rPr>
                <w:ins w:id="14613" w:author="KIM, Jason" w:date="2019-04-02T13:39:00Z"/>
                <w:rFonts w:ascii="Calibri" w:eastAsia="Times New Roman" w:hAnsi="Calibri" w:cs="Calibri"/>
                <w:color w:val="000000"/>
                <w:lang w:eastAsia="en-AU"/>
              </w:rPr>
            </w:pPr>
            <w:ins w:id="1461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15" w:author="KIM, Jason" w:date="2019-04-02T13:39:00Z"/>
                <w:rFonts w:ascii="Calibri" w:eastAsia="Times New Roman" w:hAnsi="Calibri" w:cs="Calibri"/>
                <w:color w:val="000000"/>
                <w:lang w:eastAsia="en-AU"/>
              </w:rPr>
            </w:pPr>
            <w:ins w:id="14616" w:author="KIM, Jason" w:date="2019-04-02T13:39:00Z">
              <w:r w:rsidRPr="00D47EC1">
                <w:rPr>
                  <w:rFonts w:ascii="Calibri" w:eastAsia="Times New Roman" w:hAnsi="Calibri" w:cs="Calibri"/>
                  <w:color w:val="000000"/>
                  <w:lang w:eastAsia="en-AU"/>
                </w:rPr>
                <w:t>Chainage 5953</w:t>
              </w:r>
            </w:ins>
          </w:p>
        </w:tc>
        <w:tc>
          <w:tcPr>
            <w:tcW w:w="721" w:type="pct"/>
            <w:shd w:val="clear" w:color="auto" w:fill="auto"/>
            <w:noWrap/>
            <w:hideMark/>
          </w:tcPr>
          <w:p w:rsidR="00110C18" w:rsidRPr="00D47EC1" w:rsidRDefault="00110C18" w:rsidP="00063728">
            <w:pPr>
              <w:jc w:val="right"/>
              <w:rPr>
                <w:ins w:id="14617" w:author="KIM, Jason" w:date="2019-04-02T13:39:00Z"/>
                <w:rFonts w:ascii="Calibri" w:eastAsia="Times New Roman" w:hAnsi="Calibri" w:cs="Calibri"/>
                <w:color w:val="000000"/>
                <w:lang w:eastAsia="en-AU"/>
              </w:rPr>
            </w:pPr>
            <w:ins w:id="146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19" w:author="KIM, Jason" w:date="2019-04-02T13:39:00Z"/>
        </w:trPr>
        <w:tc>
          <w:tcPr>
            <w:tcW w:w="716" w:type="pct"/>
            <w:vMerge/>
            <w:hideMark/>
          </w:tcPr>
          <w:p w:rsidR="00110C18" w:rsidRPr="00D47EC1" w:rsidRDefault="00110C18" w:rsidP="00063728">
            <w:pPr>
              <w:rPr>
                <w:ins w:id="1462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2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2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23" w:author="KIM, Jason" w:date="2019-04-02T13:39:00Z"/>
                <w:rFonts w:ascii="Calibri" w:eastAsia="Times New Roman" w:hAnsi="Calibri" w:cs="Calibri"/>
                <w:color w:val="000000"/>
                <w:lang w:eastAsia="en-AU"/>
              </w:rPr>
            </w:pPr>
            <w:ins w:id="14624" w:author="KIM, Jason" w:date="2019-04-02T13:39:00Z">
              <w:r w:rsidRPr="00D47EC1">
                <w:rPr>
                  <w:rFonts w:ascii="Calibri" w:eastAsia="Times New Roman" w:hAnsi="Calibri" w:cs="Calibri"/>
                  <w:color w:val="000000"/>
                  <w:lang w:eastAsia="en-AU"/>
                </w:rPr>
                <w:t>DLL2432</w:t>
              </w:r>
            </w:ins>
          </w:p>
        </w:tc>
        <w:tc>
          <w:tcPr>
            <w:tcW w:w="742" w:type="pct"/>
            <w:shd w:val="clear" w:color="auto" w:fill="auto"/>
            <w:noWrap/>
            <w:hideMark/>
          </w:tcPr>
          <w:p w:rsidR="00110C18" w:rsidRPr="00D47EC1" w:rsidRDefault="00110C18" w:rsidP="00063728">
            <w:pPr>
              <w:rPr>
                <w:ins w:id="14625" w:author="KIM, Jason" w:date="2019-04-02T13:39:00Z"/>
                <w:rFonts w:ascii="Calibri" w:eastAsia="Times New Roman" w:hAnsi="Calibri" w:cs="Calibri"/>
                <w:color w:val="000000"/>
                <w:lang w:eastAsia="en-AU"/>
              </w:rPr>
            </w:pPr>
            <w:ins w:id="1462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27" w:author="KIM, Jason" w:date="2019-04-02T13:39:00Z"/>
                <w:rFonts w:ascii="Calibri" w:eastAsia="Times New Roman" w:hAnsi="Calibri" w:cs="Calibri"/>
                <w:color w:val="000000"/>
                <w:lang w:eastAsia="en-AU"/>
              </w:rPr>
            </w:pPr>
            <w:ins w:id="14628" w:author="KIM, Jason" w:date="2019-04-02T13:39:00Z">
              <w:r w:rsidRPr="00D47EC1">
                <w:rPr>
                  <w:rFonts w:ascii="Calibri" w:eastAsia="Times New Roman" w:hAnsi="Calibri" w:cs="Calibri"/>
                  <w:color w:val="000000"/>
                  <w:lang w:eastAsia="en-AU"/>
                </w:rPr>
                <w:t>Chainage 5957</w:t>
              </w:r>
            </w:ins>
          </w:p>
        </w:tc>
        <w:tc>
          <w:tcPr>
            <w:tcW w:w="721" w:type="pct"/>
            <w:shd w:val="clear" w:color="auto" w:fill="auto"/>
            <w:noWrap/>
            <w:hideMark/>
          </w:tcPr>
          <w:p w:rsidR="00110C18" w:rsidRPr="00D47EC1" w:rsidRDefault="00110C18" w:rsidP="00063728">
            <w:pPr>
              <w:jc w:val="right"/>
              <w:rPr>
                <w:ins w:id="14629" w:author="KIM, Jason" w:date="2019-04-02T13:39:00Z"/>
                <w:rFonts w:ascii="Calibri" w:eastAsia="Times New Roman" w:hAnsi="Calibri" w:cs="Calibri"/>
                <w:color w:val="000000"/>
                <w:lang w:eastAsia="en-AU"/>
              </w:rPr>
            </w:pPr>
            <w:ins w:id="146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31" w:author="KIM, Jason" w:date="2019-04-02T13:39:00Z"/>
        </w:trPr>
        <w:tc>
          <w:tcPr>
            <w:tcW w:w="716" w:type="pct"/>
            <w:vMerge w:val="restart"/>
            <w:shd w:val="clear" w:color="auto" w:fill="auto"/>
            <w:noWrap/>
            <w:hideMark/>
          </w:tcPr>
          <w:p w:rsidR="00110C18" w:rsidRPr="00D47EC1" w:rsidRDefault="00110C18" w:rsidP="00063728">
            <w:pPr>
              <w:rPr>
                <w:ins w:id="14632" w:author="KIM, Jason" w:date="2019-04-02T13:39:00Z"/>
                <w:rFonts w:ascii="Calibri" w:eastAsia="Times New Roman" w:hAnsi="Calibri" w:cs="Calibri"/>
                <w:color w:val="000000"/>
                <w:lang w:eastAsia="en-AU"/>
              </w:rPr>
            </w:pPr>
            <w:ins w:id="14633" w:author="KIM, Jason" w:date="2019-04-02T13:39:00Z">
              <w:r w:rsidRPr="00D47EC1">
                <w:rPr>
                  <w:rFonts w:ascii="Calibri" w:eastAsia="Times New Roman" w:hAnsi="Calibri" w:cs="Calibri"/>
                  <w:color w:val="000000"/>
                  <w:lang w:eastAsia="en-AU"/>
                </w:rPr>
                <w:t>DLL44K221</w:t>
              </w:r>
            </w:ins>
          </w:p>
        </w:tc>
        <w:tc>
          <w:tcPr>
            <w:tcW w:w="669" w:type="pct"/>
            <w:vMerge w:val="restart"/>
            <w:shd w:val="clear" w:color="auto" w:fill="auto"/>
            <w:noWrap/>
            <w:hideMark/>
          </w:tcPr>
          <w:p w:rsidR="00110C18" w:rsidRPr="00D47EC1" w:rsidRDefault="00110C18" w:rsidP="00063728">
            <w:pPr>
              <w:rPr>
                <w:ins w:id="14634" w:author="KIM, Jason" w:date="2019-04-02T13:39:00Z"/>
                <w:rFonts w:ascii="Calibri" w:eastAsia="Times New Roman" w:hAnsi="Calibri" w:cs="Calibri"/>
                <w:color w:val="000000"/>
                <w:lang w:eastAsia="en-AU"/>
              </w:rPr>
            </w:pPr>
            <w:ins w:id="14635" w:author="KIM, Jason" w:date="2019-04-02T13:39:00Z">
              <w:r w:rsidRPr="00D47EC1">
                <w:rPr>
                  <w:rFonts w:ascii="Calibri" w:eastAsia="Times New Roman" w:hAnsi="Calibri" w:cs="Calibri"/>
                  <w:color w:val="000000"/>
                  <w:lang w:eastAsia="en-AU"/>
                </w:rPr>
                <w:t>ELZ20234</w:t>
              </w:r>
            </w:ins>
          </w:p>
        </w:tc>
        <w:tc>
          <w:tcPr>
            <w:tcW w:w="668" w:type="pct"/>
            <w:vMerge w:val="restart"/>
            <w:shd w:val="clear" w:color="auto" w:fill="auto"/>
            <w:noWrap/>
            <w:hideMark/>
          </w:tcPr>
          <w:p w:rsidR="00110C18" w:rsidRPr="00D47EC1" w:rsidRDefault="00110C18" w:rsidP="00063728">
            <w:pPr>
              <w:rPr>
                <w:ins w:id="14636" w:author="KIM, Jason" w:date="2019-04-02T13:39:00Z"/>
                <w:rFonts w:ascii="Calibri" w:eastAsia="Times New Roman" w:hAnsi="Calibri" w:cs="Calibri"/>
                <w:color w:val="000000"/>
                <w:lang w:eastAsia="en-AU"/>
              </w:rPr>
            </w:pPr>
            <w:ins w:id="14637"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638" w:author="KIM, Jason" w:date="2019-04-02T13:39:00Z"/>
                <w:rFonts w:ascii="Calibri" w:eastAsia="Times New Roman" w:hAnsi="Calibri" w:cs="Calibri"/>
                <w:color w:val="000000"/>
                <w:lang w:eastAsia="en-AU"/>
              </w:rPr>
            </w:pPr>
            <w:ins w:id="14639" w:author="KIM, Jason" w:date="2019-04-02T13:39:00Z">
              <w:r w:rsidRPr="00D47EC1">
                <w:rPr>
                  <w:rFonts w:ascii="Calibri" w:eastAsia="Times New Roman" w:hAnsi="Calibri" w:cs="Calibri"/>
                  <w:color w:val="000000"/>
                  <w:lang w:eastAsia="en-AU"/>
                </w:rPr>
                <w:t>DLL2441</w:t>
              </w:r>
            </w:ins>
          </w:p>
        </w:tc>
        <w:tc>
          <w:tcPr>
            <w:tcW w:w="742" w:type="pct"/>
            <w:shd w:val="clear" w:color="auto" w:fill="auto"/>
            <w:noWrap/>
            <w:hideMark/>
          </w:tcPr>
          <w:p w:rsidR="00110C18" w:rsidRPr="00D47EC1" w:rsidRDefault="00110C18" w:rsidP="00063728">
            <w:pPr>
              <w:rPr>
                <w:ins w:id="14640" w:author="KIM, Jason" w:date="2019-04-02T13:39:00Z"/>
                <w:rFonts w:ascii="Calibri" w:eastAsia="Times New Roman" w:hAnsi="Calibri" w:cs="Calibri"/>
                <w:color w:val="000000"/>
                <w:lang w:eastAsia="en-AU"/>
              </w:rPr>
            </w:pPr>
            <w:ins w:id="1464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42" w:author="KIM, Jason" w:date="2019-04-02T13:39:00Z"/>
                <w:rFonts w:ascii="Calibri" w:eastAsia="Times New Roman" w:hAnsi="Calibri" w:cs="Calibri"/>
                <w:color w:val="000000"/>
                <w:lang w:eastAsia="en-AU"/>
              </w:rPr>
            </w:pPr>
            <w:ins w:id="14643" w:author="KIM, Jason" w:date="2019-04-02T13:39:00Z">
              <w:r w:rsidRPr="00D47EC1">
                <w:rPr>
                  <w:rFonts w:ascii="Calibri" w:eastAsia="Times New Roman" w:hAnsi="Calibri" w:cs="Calibri"/>
                  <w:color w:val="000000"/>
                  <w:lang w:eastAsia="en-AU"/>
                </w:rPr>
                <w:t>Chainage 6072</w:t>
              </w:r>
            </w:ins>
          </w:p>
        </w:tc>
        <w:tc>
          <w:tcPr>
            <w:tcW w:w="721" w:type="pct"/>
            <w:shd w:val="clear" w:color="auto" w:fill="auto"/>
            <w:noWrap/>
            <w:hideMark/>
          </w:tcPr>
          <w:p w:rsidR="00110C18" w:rsidRPr="00D47EC1" w:rsidRDefault="00110C18" w:rsidP="00063728">
            <w:pPr>
              <w:jc w:val="right"/>
              <w:rPr>
                <w:ins w:id="14644" w:author="KIM, Jason" w:date="2019-04-02T13:39:00Z"/>
                <w:rFonts w:ascii="Calibri" w:eastAsia="Times New Roman" w:hAnsi="Calibri" w:cs="Calibri"/>
                <w:color w:val="000000"/>
                <w:lang w:eastAsia="en-AU"/>
              </w:rPr>
            </w:pPr>
            <w:ins w:id="146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46" w:author="KIM, Jason" w:date="2019-04-02T13:39:00Z"/>
        </w:trPr>
        <w:tc>
          <w:tcPr>
            <w:tcW w:w="716" w:type="pct"/>
            <w:vMerge/>
            <w:hideMark/>
          </w:tcPr>
          <w:p w:rsidR="00110C18" w:rsidRPr="00D47EC1" w:rsidRDefault="00110C18" w:rsidP="00063728">
            <w:pPr>
              <w:rPr>
                <w:ins w:id="146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50" w:author="KIM, Jason" w:date="2019-04-02T13:39:00Z"/>
                <w:rFonts w:ascii="Calibri" w:eastAsia="Times New Roman" w:hAnsi="Calibri" w:cs="Calibri"/>
                <w:color w:val="000000"/>
                <w:lang w:eastAsia="en-AU"/>
              </w:rPr>
            </w:pPr>
            <w:ins w:id="14651" w:author="KIM, Jason" w:date="2019-04-02T13:39:00Z">
              <w:r w:rsidRPr="00D47EC1">
                <w:rPr>
                  <w:rFonts w:ascii="Calibri" w:eastAsia="Times New Roman" w:hAnsi="Calibri" w:cs="Calibri"/>
                  <w:color w:val="000000"/>
                  <w:lang w:eastAsia="en-AU"/>
                </w:rPr>
                <w:t>DLL2442</w:t>
              </w:r>
            </w:ins>
          </w:p>
        </w:tc>
        <w:tc>
          <w:tcPr>
            <w:tcW w:w="742" w:type="pct"/>
            <w:shd w:val="clear" w:color="auto" w:fill="auto"/>
            <w:noWrap/>
            <w:hideMark/>
          </w:tcPr>
          <w:p w:rsidR="00110C18" w:rsidRPr="00D47EC1" w:rsidRDefault="00110C18" w:rsidP="00063728">
            <w:pPr>
              <w:rPr>
                <w:ins w:id="14652" w:author="KIM, Jason" w:date="2019-04-02T13:39:00Z"/>
                <w:rFonts w:ascii="Calibri" w:eastAsia="Times New Roman" w:hAnsi="Calibri" w:cs="Calibri"/>
                <w:color w:val="000000"/>
                <w:lang w:eastAsia="en-AU"/>
              </w:rPr>
            </w:pPr>
            <w:ins w:id="1465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54" w:author="KIM, Jason" w:date="2019-04-02T13:39:00Z"/>
                <w:rFonts w:ascii="Calibri" w:eastAsia="Times New Roman" w:hAnsi="Calibri" w:cs="Calibri"/>
                <w:color w:val="000000"/>
                <w:lang w:eastAsia="en-AU"/>
              </w:rPr>
            </w:pPr>
            <w:ins w:id="14655" w:author="KIM, Jason" w:date="2019-04-02T13:39:00Z">
              <w:r w:rsidRPr="00D47EC1">
                <w:rPr>
                  <w:rFonts w:ascii="Calibri" w:eastAsia="Times New Roman" w:hAnsi="Calibri" w:cs="Calibri"/>
                  <w:color w:val="000000"/>
                  <w:lang w:eastAsia="en-AU"/>
                </w:rPr>
                <w:t>Chainage 6076</w:t>
              </w:r>
            </w:ins>
          </w:p>
        </w:tc>
        <w:tc>
          <w:tcPr>
            <w:tcW w:w="721" w:type="pct"/>
            <w:shd w:val="clear" w:color="auto" w:fill="auto"/>
            <w:noWrap/>
            <w:hideMark/>
          </w:tcPr>
          <w:p w:rsidR="00110C18" w:rsidRPr="00D47EC1" w:rsidRDefault="00110C18" w:rsidP="00063728">
            <w:pPr>
              <w:jc w:val="right"/>
              <w:rPr>
                <w:ins w:id="14656" w:author="KIM, Jason" w:date="2019-04-02T13:39:00Z"/>
                <w:rFonts w:ascii="Calibri" w:eastAsia="Times New Roman" w:hAnsi="Calibri" w:cs="Calibri"/>
                <w:color w:val="000000"/>
                <w:lang w:eastAsia="en-AU"/>
              </w:rPr>
            </w:pPr>
            <w:ins w:id="146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58" w:author="KIM, Jason" w:date="2019-04-02T13:39:00Z"/>
        </w:trPr>
        <w:tc>
          <w:tcPr>
            <w:tcW w:w="716" w:type="pct"/>
            <w:vMerge/>
            <w:hideMark/>
          </w:tcPr>
          <w:p w:rsidR="00110C18" w:rsidRPr="00D47EC1" w:rsidRDefault="00110C18" w:rsidP="00063728">
            <w:pPr>
              <w:rPr>
                <w:ins w:id="1465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6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6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62" w:author="KIM, Jason" w:date="2019-04-02T13:39:00Z"/>
                <w:rFonts w:ascii="Calibri" w:eastAsia="Times New Roman" w:hAnsi="Calibri" w:cs="Calibri"/>
                <w:color w:val="000000"/>
                <w:lang w:eastAsia="en-AU"/>
              </w:rPr>
            </w:pPr>
            <w:ins w:id="14663" w:author="KIM, Jason" w:date="2019-04-02T13:39:00Z">
              <w:r w:rsidRPr="00D47EC1">
                <w:rPr>
                  <w:rFonts w:ascii="Calibri" w:eastAsia="Times New Roman" w:hAnsi="Calibri" w:cs="Calibri"/>
                  <w:color w:val="000000"/>
                  <w:lang w:eastAsia="en-AU"/>
                </w:rPr>
                <w:t>DLL2451</w:t>
              </w:r>
            </w:ins>
          </w:p>
        </w:tc>
        <w:tc>
          <w:tcPr>
            <w:tcW w:w="742" w:type="pct"/>
            <w:shd w:val="clear" w:color="auto" w:fill="auto"/>
            <w:noWrap/>
            <w:hideMark/>
          </w:tcPr>
          <w:p w:rsidR="00110C18" w:rsidRPr="00D47EC1" w:rsidRDefault="00110C18" w:rsidP="00063728">
            <w:pPr>
              <w:rPr>
                <w:ins w:id="14664" w:author="KIM, Jason" w:date="2019-04-02T13:39:00Z"/>
                <w:rFonts w:ascii="Calibri" w:eastAsia="Times New Roman" w:hAnsi="Calibri" w:cs="Calibri"/>
                <w:color w:val="000000"/>
                <w:lang w:eastAsia="en-AU"/>
              </w:rPr>
            </w:pPr>
            <w:ins w:id="1466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66" w:author="KIM, Jason" w:date="2019-04-02T13:39:00Z"/>
                <w:rFonts w:ascii="Calibri" w:eastAsia="Times New Roman" w:hAnsi="Calibri" w:cs="Calibri"/>
                <w:color w:val="000000"/>
                <w:lang w:eastAsia="en-AU"/>
              </w:rPr>
            </w:pPr>
            <w:ins w:id="14667" w:author="KIM, Jason" w:date="2019-04-02T13:39:00Z">
              <w:r w:rsidRPr="00D47EC1">
                <w:rPr>
                  <w:rFonts w:ascii="Calibri" w:eastAsia="Times New Roman" w:hAnsi="Calibri" w:cs="Calibri"/>
                  <w:color w:val="000000"/>
                  <w:lang w:eastAsia="en-AU"/>
                </w:rPr>
                <w:t>Chainage 6139</w:t>
              </w:r>
            </w:ins>
          </w:p>
        </w:tc>
        <w:tc>
          <w:tcPr>
            <w:tcW w:w="721" w:type="pct"/>
            <w:shd w:val="clear" w:color="auto" w:fill="auto"/>
            <w:noWrap/>
            <w:hideMark/>
          </w:tcPr>
          <w:p w:rsidR="00110C18" w:rsidRPr="00D47EC1" w:rsidRDefault="00110C18" w:rsidP="00063728">
            <w:pPr>
              <w:jc w:val="right"/>
              <w:rPr>
                <w:ins w:id="14668" w:author="KIM, Jason" w:date="2019-04-02T13:39:00Z"/>
                <w:rFonts w:ascii="Calibri" w:eastAsia="Times New Roman" w:hAnsi="Calibri" w:cs="Calibri"/>
                <w:color w:val="000000"/>
                <w:lang w:eastAsia="en-AU"/>
              </w:rPr>
            </w:pPr>
            <w:ins w:id="146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70" w:author="KIM, Jason" w:date="2019-04-02T13:39:00Z"/>
        </w:trPr>
        <w:tc>
          <w:tcPr>
            <w:tcW w:w="716" w:type="pct"/>
            <w:vMerge/>
            <w:hideMark/>
          </w:tcPr>
          <w:p w:rsidR="00110C18" w:rsidRPr="00D47EC1" w:rsidRDefault="00110C18" w:rsidP="00063728">
            <w:pPr>
              <w:rPr>
                <w:ins w:id="1467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7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7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74" w:author="KIM, Jason" w:date="2019-04-02T13:39:00Z"/>
                <w:rFonts w:ascii="Calibri" w:eastAsia="Times New Roman" w:hAnsi="Calibri" w:cs="Calibri"/>
                <w:color w:val="000000"/>
                <w:lang w:eastAsia="en-AU"/>
              </w:rPr>
            </w:pPr>
            <w:ins w:id="14675" w:author="KIM, Jason" w:date="2019-04-02T13:39:00Z">
              <w:r w:rsidRPr="00D47EC1">
                <w:rPr>
                  <w:rFonts w:ascii="Calibri" w:eastAsia="Times New Roman" w:hAnsi="Calibri" w:cs="Calibri"/>
                  <w:color w:val="000000"/>
                  <w:lang w:eastAsia="en-AU"/>
                </w:rPr>
                <w:t>DLL2452</w:t>
              </w:r>
            </w:ins>
          </w:p>
        </w:tc>
        <w:tc>
          <w:tcPr>
            <w:tcW w:w="742" w:type="pct"/>
            <w:shd w:val="clear" w:color="auto" w:fill="auto"/>
            <w:noWrap/>
            <w:hideMark/>
          </w:tcPr>
          <w:p w:rsidR="00110C18" w:rsidRPr="00D47EC1" w:rsidRDefault="00110C18" w:rsidP="00063728">
            <w:pPr>
              <w:rPr>
                <w:ins w:id="14676" w:author="KIM, Jason" w:date="2019-04-02T13:39:00Z"/>
                <w:rFonts w:ascii="Calibri" w:eastAsia="Times New Roman" w:hAnsi="Calibri" w:cs="Calibri"/>
                <w:color w:val="000000"/>
                <w:lang w:eastAsia="en-AU"/>
              </w:rPr>
            </w:pPr>
            <w:ins w:id="1467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78" w:author="KIM, Jason" w:date="2019-04-02T13:39:00Z"/>
                <w:rFonts w:ascii="Calibri" w:eastAsia="Times New Roman" w:hAnsi="Calibri" w:cs="Calibri"/>
                <w:color w:val="000000"/>
                <w:lang w:eastAsia="en-AU"/>
              </w:rPr>
            </w:pPr>
            <w:ins w:id="14679" w:author="KIM, Jason" w:date="2019-04-02T13:39:00Z">
              <w:r w:rsidRPr="00D47EC1">
                <w:rPr>
                  <w:rFonts w:ascii="Calibri" w:eastAsia="Times New Roman" w:hAnsi="Calibri" w:cs="Calibri"/>
                  <w:color w:val="000000"/>
                  <w:lang w:eastAsia="en-AU"/>
                </w:rPr>
                <w:t>Chainage 6143</w:t>
              </w:r>
            </w:ins>
          </w:p>
        </w:tc>
        <w:tc>
          <w:tcPr>
            <w:tcW w:w="721" w:type="pct"/>
            <w:shd w:val="clear" w:color="auto" w:fill="auto"/>
            <w:noWrap/>
            <w:hideMark/>
          </w:tcPr>
          <w:p w:rsidR="00110C18" w:rsidRPr="00D47EC1" w:rsidRDefault="00110C18" w:rsidP="00063728">
            <w:pPr>
              <w:jc w:val="right"/>
              <w:rPr>
                <w:ins w:id="14680" w:author="KIM, Jason" w:date="2019-04-02T13:39:00Z"/>
                <w:rFonts w:ascii="Calibri" w:eastAsia="Times New Roman" w:hAnsi="Calibri" w:cs="Calibri"/>
                <w:color w:val="000000"/>
                <w:lang w:eastAsia="en-AU"/>
              </w:rPr>
            </w:pPr>
            <w:ins w:id="146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82" w:author="KIM, Jason" w:date="2019-04-02T13:39:00Z"/>
        </w:trPr>
        <w:tc>
          <w:tcPr>
            <w:tcW w:w="716" w:type="pct"/>
            <w:vMerge w:val="restart"/>
            <w:shd w:val="clear" w:color="auto" w:fill="auto"/>
            <w:noWrap/>
            <w:hideMark/>
          </w:tcPr>
          <w:p w:rsidR="00110C18" w:rsidRPr="00D47EC1" w:rsidRDefault="00110C18" w:rsidP="00063728">
            <w:pPr>
              <w:rPr>
                <w:ins w:id="14683" w:author="KIM, Jason" w:date="2019-04-02T13:39:00Z"/>
                <w:rFonts w:ascii="Calibri" w:eastAsia="Times New Roman" w:hAnsi="Calibri" w:cs="Calibri"/>
                <w:color w:val="000000"/>
                <w:lang w:eastAsia="en-AU"/>
              </w:rPr>
            </w:pPr>
            <w:ins w:id="14684" w:author="KIM, Jason" w:date="2019-04-02T13:39:00Z">
              <w:r w:rsidRPr="00D47EC1">
                <w:rPr>
                  <w:rFonts w:ascii="Calibri" w:eastAsia="Times New Roman" w:hAnsi="Calibri" w:cs="Calibri"/>
                  <w:color w:val="000000"/>
                  <w:lang w:eastAsia="en-AU"/>
                </w:rPr>
                <w:t>DLL46K221</w:t>
              </w:r>
            </w:ins>
          </w:p>
        </w:tc>
        <w:tc>
          <w:tcPr>
            <w:tcW w:w="669" w:type="pct"/>
            <w:vMerge w:val="restart"/>
            <w:shd w:val="clear" w:color="auto" w:fill="auto"/>
            <w:noWrap/>
            <w:hideMark/>
          </w:tcPr>
          <w:p w:rsidR="00110C18" w:rsidRPr="00D47EC1" w:rsidRDefault="00110C18" w:rsidP="00063728">
            <w:pPr>
              <w:rPr>
                <w:ins w:id="14685" w:author="KIM, Jason" w:date="2019-04-02T13:39:00Z"/>
                <w:rFonts w:ascii="Calibri" w:eastAsia="Times New Roman" w:hAnsi="Calibri" w:cs="Calibri"/>
                <w:color w:val="000000"/>
                <w:lang w:eastAsia="en-AU"/>
              </w:rPr>
            </w:pPr>
            <w:ins w:id="14686" w:author="KIM, Jason" w:date="2019-04-02T13:39:00Z">
              <w:r w:rsidRPr="00D47EC1">
                <w:rPr>
                  <w:rFonts w:ascii="Calibri" w:eastAsia="Times New Roman" w:hAnsi="Calibri" w:cs="Calibri"/>
                  <w:color w:val="000000"/>
                  <w:lang w:eastAsia="en-AU"/>
                </w:rPr>
                <w:t>ELZ20242</w:t>
              </w:r>
            </w:ins>
          </w:p>
        </w:tc>
        <w:tc>
          <w:tcPr>
            <w:tcW w:w="668" w:type="pct"/>
            <w:vMerge w:val="restart"/>
            <w:shd w:val="clear" w:color="auto" w:fill="auto"/>
            <w:noWrap/>
            <w:hideMark/>
          </w:tcPr>
          <w:p w:rsidR="00110C18" w:rsidRPr="00D47EC1" w:rsidRDefault="00110C18" w:rsidP="00063728">
            <w:pPr>
              <w:rPr>
                <w:ins w:id="14687" w:author="KIM, Jason" w:date="2019-04-02T13:39:00Z"/>
                <w:rFonts w:ascii="Calibri" w:eastAsia="Times New Roman" w:hAnsi="Calibri" w:cs="Calibri"/>
                <w:color w:val="000000"/>
                <w:lang w:eastAsia="en-AU"/>
              </w:rPr>
            </w:pPr>
            <w:ins w:id="14688"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689" w:author="KIM, Jason" w:date="2019-04-02T13:39:00Z"/>
                <w:rFonts w:ascii="Calibri" w:eastAsia="Times New Roman" w:hAnsi="Calibri" w:cs="Calibri"/>
                <w:color w:val="000000"/>
                <w:lang w:eastAsia="en-AU"/>
              </w:rPr>
            </w:pPr>
            <w:ins w:id="14690" w:author="KIM, Jason" w:date="2019-04-02T13:39:00Z">
              <w:r w:rsidRPr="00D47EC1">
                <w:rPr>
                  <w:rFonts w:ascii="Calibri" w:eastAsia="Times New Roman" w:hAnsi="Calibri" w:cs="Calibri"/>
                  <w:color w:val="000000"/>
                  <w:lang w:eastAsia="en-AU"/>
                </w:rPr>
                <w:t>DLL2453</w:t>
              </w:r>
            </w:ins>
          </w:p>
        </w:tc>
        <w:tc>
          <w:tcPr>
            <w:tcW w:w="742" w:type="pct"/>
            <w:shd w:val="clear" w:color="auto" w:fill="auto"/>
            <w:noWrap/>
            <w:hideMark/>
          </w:tcPr>
          <w:p w:rsidR="00110C18" w:rsidRPr="00D47EC1" w:rsidRDefault="00110C18" w:rsidP="00063728">
            <w:pPr>
              <w:rPr>
                <w:ins w:id="14691" w:author="KIM, Jason" w:date="2019-04-02T13:39:00Z"/>
                <w:rFonts w:ascii="Calibri" w:eastAsia="Times New Roman" w:hAnsi="Calibri" w:cs="Calibri"/>
                <w:color w:val="000000"/>
                <w:lang w:eastAsia="en-AU"/>
              </w:rPr>
            </w:pPr>
            <w:ins w:id="1469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93" w:author="KIM, Jason" w:date="2019-04-02T13:39:00Z"/>
                <w:rFonts w:ascii="Calibri" w:eastAsia="Times New Roman" w:hAnsi="Calibri" w:cs="Calibri"/>
                <w:color w:val="000000"/>
                <w:lang w:eastAsia="en-AU"/>
              </w:rPr>
            </w:pPr>
            <w:ins w:id="14694" w:author="KIM, Jason" w:date="2019-04-02T13:39:00Z">
              <w:r w:rsidRPr="00D47EC1">
                <w:rPr>
                  <w:rFonts w:ascii="Calibri" w:eastAsia="Times New Roman" w:hAnsi="Calibri" w:cs="Calibri"/>
                  <w:color w:val="000000"/>
                  <w:lang w:eastAsia="en-AU"/>
                </w:rPr>
                <w:t>Chainage 6257</w:t>
              </w:r>
            </w:ins>
          </w:p>
        </w:tc>
        <w:tc>
          <w:tcPr>
            <w:tcW w:w="721" w:type="pct"/>
            <w:shd w:val="clear" w:color="auto" w:fill="auto"/>
            <w:noWrap/>
            <w:hideMark/>
          </w:tcPr>
          <w:p w:rsidR="00110C18" w:rsidRPr="00D47EC1" w:rsidRDefault="00110C18" w:rsidP="00063728">
            <w:pPr>
              <w:jc w:val="right"/>
              <w:rPr>
                <w:ins w:id="14695" w:author="KIM, Jason" w:date="2019-04-02T13:39:00Z"/>
                <w:rFonts w:ascii="Calibri" w:eastAsia="Times New Roman" w:hAnsi="Calibri" w:cs="Calibri"/>
                <w:color w:val="000000"/>
                <w:lang w:eastAsia="en-AU"/>
              </w:rPr>
            </w:pPr>
            <w:ins w:id="146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97" w:author="KIM, Jason" w:date="2019-04-02T13:39:00Z"/>
        </w:trPr>
        <w:tc>
          <w:tcPr>
            <w:tcW w:w="716" w:type="pct"/>
            <w:vMerge/>
            <w:hideMark/>
          </w:tcPr>
          <w:p w:rsidR="00110C18" w:rsidRPr="00D47EC1" w:rsidRDefault="00110C18" w:rsidP="00063728">
            <w:pPr>
              <w:rPr>
                <w:ins w:id="146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01" w:author="KIM, Jason" w:date="2019-04-02T13:39:00Z"/>
                <w:rFonts w:ascii="Calibri" w:eastAsia="Times New Roman" w:hAnsi="Calibri" w:cs="Calibri"/>
                <w:color w:val="000000"/>
                <w:lang w:eastAsia="en-AU"/>
              </w:rPr>
            </w:pPr>
            <w:ins w:id="14702" w:author="KIM, Jason" w:date="2019-04-02T13:39:00Z">
              <w:r w:rsidRPr="00D47EC1">
                <w:rPr>
                  <w:rFonts w:ascii="Calibri" w:eastAsia="Times New Roman" w:hAnsi="Calibri" w:cs="Calibri"/>
                  <w:color w:val="000000"/>
                  <w:lang w:eastAsia="en-AU"/>
                </w:rPr>
                <w:t>DLL2454</w:t>
              </w:r>
            </w:ins>
          </w:p>
        </w:tc>
        <w:tc>
          <w:tcPr>
            <w:tcW w:w="742" w:type="pct"/>
            <w:shd w:val="clear" w:color="auto" w:fill="auto"/>
            <w:noWrap/>
            <w:hideMark/>
          </w:tcPr>
          <w:p w:rsidR="00110C18" w:rsidRPr="00D47EC1" w:rsidRDefault="00110C18" w:rsidP="00063728">
            <w:pPr>
              <w:rPr>
                <w:ins w:id="14703" w:author="KIM, Jason" w:date="2019-04-02T13:39:00Z"/>
                <w:rFonts w:ascii="Calibri" w:eastAsia="Times New Roman" w:hAnsi="Calibri" w:cs="Calibri"/>
                <w:color w:val="000000"/>
                <w:lang w:eastAsia="en-AU"/>
              </w:rPr>
            </w:pPr>
            <w:ins w:id="1470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05" w:author="KIM, Jason" w:date="2019-04-02T13:39:00Z"/>
                <w:rFonts w:ascii="Calibri" w:eastAsia="Times New Roman" w:hAnsi="Calibri" w:cs="Calibri"/>
                <w:color w:val="000000"/>
                <w:lang w:eastAsia="en-AU"/>
              </w:rPr>
            </w:pPr>
            <w:ins w:id="14706" w:author="KIM, Jason" w:date="2019-04-02T13:39:00Z">
              <w:r w:rsidRPr="00D47EC1">
                <w:rPr>
                  <w:rFonts w:ascii="Calibri" w:eastAsia="Times New Roman" w:hAnsi="Calibri" w:cs="Calibri"/>
                  <w:color w:val="000000"/>
                  <w:lang w:eastAsia="en-AU"/>
                </w:rPr>
                <w:t>Chainage 6263</w:t>
              </w:r>
            </w:ins>
          </w:p>
        </w:tc>
        <w:tc>
          <w:tcPr>
            <w:tcW w:w="721" w:type="pct"/>
            <w:shd w:val="clear" w:color="auto" w:fill="auto"/>
            <w:noWrap/>
            <w:hideMark/>
          </w:tcPr>
          <w:p w:rsidR="00110C18" w:rsidRPr="00D47EC1" w:rsidRDefault="00110C18" w:rsidP="00063728">
            <w:pPr>
              <w:jc w:val="right"/>
              <w:rPr>
                <w:ins w:id="14707" w:author="KIM, Jason" w:date="2019-04-02T13:39:00Z"/>
                <w:rFonts w:ascii="Calibri" w:eastAsia="Times New Roman" w:hAnsi="Calibri" w:cs="Calibri"/>
                <w:color w:val="000000"/>
                <w:lang w:eastAsia="en-AU"/>
              </w:rPr>
            </w:pPr>
            <w:ins w:id="147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09" w:author="KIM, Jason" w:date="2019-04-02T13:39:00Z"/>
        </w:trPr>
        <w:tc>
          <w:tcPr>
            <w:tcW w:w="716" w:type="pct"/>
            <w:vMerge/>
            <w:hideMark/>
          </w:tcPr>
          <w:p w:rsidR="00110C18" w:rsidRPr="00D47EC1" w:rsidRDefault="00110C18" w:rsidP="00063728">
            <w:pPr>
              <w:rPr>
                <w:ins w:id="1471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1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1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13" w:author="KIM, Jason" w:date="2019-04-02T13:39:00Z"/>
                <w:rFonts w:ascii="Calibri" w:eastAsia="Times New Roman" w:hAnsi="Calibri" w:cs="Calibri"/>
                <w:color w:val="000000"/>
                <w:lang w:eastAsia="en-AU"/>
              </w:rPr>
            </w:pPr>
            <w:ins w:id="14714" w:author="KIM, Jason" w:date="2019-04-02T13:39:00Z">
              <w:r w:rsidRPr="00D47EC1">
                <w:rPr>
                  <w:rFonts w:ascii="Calibri" w:eastAsia="Times New Roman" w:hAnsi="Calibri" w:cs="Calibri"/>
                  <w:color w:val="000000"/>
                  <w:lang w:eastAsia="en-AU"/>
                </w:rPr>
                <w:t>DLL2461</w:t>
              </w:r>
            </w:ins>
          </w:p>
        </w:tc>
        <w:tc>
          <w:tcPr>
            <w:tcW w:w="742" w:type="pct"/>
            <w:shd w:val="clear" w:color="auto" w:fill="auto"/>
            <w:noWrap/>
            <w:hideMark/>
          </w:tcPr>
          <w:p w:rsidR="00110C18" w:rsidRPr="00D47EC1" w:rsidRDefault="00110C18" w:rsidP="00063728">
            <w:pPr>
              <w:rPr>
                <w:ins w:id="14715" w:author="KIM, Jason" w:date="2019-04-02T13:39:00Z"/>
                <w:rFonts w:ascii="Calibri" w:eastAsia="Times New Roman" w:hAnsi="Calibri" w:cs="Calibri"/>
                <w:color w:val="000000"/>
                <w:lang w:eastAsia="en-AU"/>
              </w:rPr>
            </w:pPr>
            <w:ins w:id="1471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17" w:author="KIM, Jason" w:date="2019-04-02T13:39:00Z"/>
                <w:rFonts w:ascii="Calibri" w:eastAsia="Times New Roman" w:hAnsi="Calibri" w:cs="Calibri"/>
                <w:color w:val="000000"/>
                <w:lang w:eastAsia="en-AU"/>
              </w:rPr>
            </w:pPr>
            <w:ins w:id="14718" w:author="KIM, Jason" w:date="2019-04-02T13:39:00Z">
              <w:r w:rsidRPr="00D47EC1">
                <w:rPr>
                  <w:rFonts w:ascii="Calibri" w:eastAsia="Times New Roman" w:hAnsi="Calibri" w:cs="Calibri"/>
                  <w:color w:val="000000"/>
                  <w:lang w:eastAsia="en-AU"/>
                </w:rPr>
                <w:t>Chainage 6310</w:t>
              </w:r>
            </w:ins>
          </w:p>
        </w:tc>
        <w:tc>
          <w:tcPr>
            <w:tcW w:w="721" w:type="pct"/>
            <w:shd w:val="clear" w:color="auto" w:fill="auto"/>
            <w:noWrap/>
            <w:hideMark/>
          </w:tcPr>
          <w:p w:rsidR="00110C18" w:rsidRPr="00D47EC1" w:rsidRDefault="00110C18" w:rsidP="00063728">
            <w:pPr>
              <w:jc w:val="right"/>
              <w:rPr>
                <w:ins w:id="14719" w:author="KIM, Jason" w:date="2019-04-02T13:39:00Z"/>
                <w:rFonts w:ascii="Calibri" w:eastAsia="Times New Roman" w:hAnsi="Calibri" w:cs="Calibri"/>
                <w:color w:val="000000"/>
                <w:lang w:eastAsia="en-AU"/>
              </w:rPr>
            </w:pPr>
            <w:ins w:id="147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21" w:author="KIM, Jason" w:date="2019-04-02T13:39:00Z"/>
        </w:trPr>
        <w:tc>
          <w:tcPr>
            <w:tcW w:w="716" w:type="pct"/>
            <w:vMerge/>
            <w:hideMark/>
          </w:tcPr>
          <w:p w:rsidR="00110C18" w:rsidRPr="00D47EC1" w:rsidRDefault="00110C18" w:rsidP="00063728">
            <w:pPr>
              <w:rPr>
                <w:ins w:id="1472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2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2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25" w:author="KIM, Jason" w:date="2019-04-02T13:39:00Z"/>
                <w:rFonts w:ascii="Calibri" w:eastAsia="Times New Roman" w:hAnsi="Calibri" w:cs="Calibri"/>
                <w:color w:val="000000"/>
                <w:lang w:eastAsia="en-AU"/>
              </w:rPr>
            </w:pPr>
            <w:ins w:id="14726" w:author="KIM, Jason" w:date="2019-04-02T13:39:00Z">
              <w:r w:rsidRPr="00D47EC1">
                <w:rPr>
                  <w:rFonts w:ascii="Calibri" w:eastAsia="Times New Roman" w:hAnsi="Calibri" w:cs="Calibri"/>
                  <w:color w:val="000000"/>
                  <w:lang w:eastAsia="en-AU"/>
                </w:rPr>
                <w:t>DLL2462</w:t>
              </w:r>
            </w:ins>
          </w:p>
        </w:tc>
        <w:tc>
          <w:tcPr>
            <w:tcW w:w="742" w:type="pct"/>
            <w:shd w:val="clear" w:color="auto" w:fill="auto"/>
            <w:noWrap/>
            <w:hideMark/>
          </w:tcPr>
          <w:p w:rsidR="00110C18" w:rsidRPr="00D47EC1" w:rsidRDefault="00110C18" w:rsidP="00063728">
            <w:pPr>
              <w:rPr>
                <w:ins w:id="14727" w:author="KIM, Jason" w:date="2019-04-02T13:39:00Z"/>
                <w:rFonts w:ascii="Calibri" w:eastAsia="Times New Roman" w:hAnsi="Calibri" w:cs="Calibri"/>
                <w:color w:val="000000"/>
                <w:lang w:eastAsia="en-AU"/>
              </w:rPr>
            </w:pPr>
            <w:ins w:id="1472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29" w:author="KIM, Jason" w:date="2019-04-02T13:39:00Z"/>
                <w:rFonts w:ascii="Calibri" w:eastAsia="Times New Roman" w:hAnsi="Calibri" w:cs="Calibri"/>
                <w:color w:val="000000"/>
                <w:lang w:eastAsia="en-AU"/>
              </w:rPr>
            </w:pPr>
            <w:ins w:id="14730" w:author="KIM, Jason" w:date="2019-04-02T13:39:00Z">
              <w:r w:rsidRPr="00D47EC1">
                <w:rPr>
                  <w:rFonts w:ascii="Calibri" w:eastAsia="Times New Roman" w:hAnsi="Calibri" w:cs="Calibri"/>
                  <w:color w:val="000000"/>
                  <w:lang w:eastAsia="en-AU"/>
                </w:rPr>
                <w:t>Chainage 6314</w:t>
              </w:r>
            </w:ins>
          </w:p>
        </w:tc>
        <w:tc>
          <w:tcPr>
            <w:tcW w:w="721" w:type="pct"/>
            <w:shd w:val="clear" w:color="auto" w:fill="auto"/>
            <w:noWrap/>
            <w:hideMark/>
          </w:tcPr>
          <w:p w:rsidR="00110C18" w:rsidRPr="00D47EC1" w:rsidRDefault="00110C18" w:rsidP="00063728">
            <w:pPr>
              <w:jc w:val="right"/>
              <w:rPr>
                <w:ins w:id="14731" w:author="KIM, Jason" w:date="2019-04-02T13:39:00Z"/>
                <w:rFonts w:ascii="Calibri" w:eastAsia="Times New Roman" w:hAnsi="Calibri" w:cs="Calibri"/>
                <w:color w:val="000000"/>
                <w:lang w:eastAsia="en-AU"/>
              </w:rPr>
            </w:pPr>
            <w:ins w:id="147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33" w:author="KIM, Jason" w:date="2019-04-02T13:39:00Z"/>
        </w:trPr>
        <w:tc>
          <w:tcPr>
            <w:tcW w:w="716" w:type="pct"/>
            <w:vMerge/>
            <w:hideMark/>
          </w:tcPr>
          <w:p w:rsidR="00110C18" w:rsidRPr="00D47EC1" w:rsidRDefault="00110C18" w:rsidP="00063728">
            <w:pPr>
              <w:rPr>
                <w:ins w:id="1473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3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3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37" w:author="KIM, Jason" w:date="2019-04-02T13:39:00Z"/>
                <w:rFonts w:ascii="Calibri" w:eastAsia="Times New Roman" w:hAnsi="Calibri" w:cs="Calibri"/>
                <w:color w:val="000000"/>
                <w:lang w:eastAsia="en-AU"/>
              </w:rPr>
            </w:pPr>
            <w:ins w:id="14738" w:author="KIM, Jason" w:date="2019-04-02T13:39:00Z">
              <w:r w:rsidRPr="00D47EC1">
                <w:rPr>
                  <w:rFonts w:ascii="Calibri" w:eastAsia="Times New Roman" w:hAnsi="Calibri" w:cs="Calibri"/>
                  <w:color w:val="000000"/>
                  <w:lang w:eastAsia="en-AU"/>
                </w:rPr>
                <w:t>DLL2471</w:t>
              </w:r>
            </w:ins>
          </w:p>
        </w:tc>
        <w:tc>
          <w:tcPr>
            <w:tcW w:w="742" w:type="pct"/>
            <w:shd w:val="clear" w:color="auto" w:fill="auto"/>
            <w:noWrap/>
            <w:hideMark/>
          </w:tcPr>
          <w:p w:rsidR="00110C18" w:rsidRPr="00D47EC1" w:rsidRDefault="00110C18" w:rsidP="00063728">
            <w:pPr>
              <w:rPr>
                <w:ins w:id="14739" w:author="KIM, Jason" w:date="2019-04-02T13:39:00Z"/>
                <w:rFonts w:ascii="Calibri" w:eastAsia="Times New Roman" w:hAnsi="Calibri" w:cs="Calibri"/>
                <w:color w:val="000000"/>
                <w:lang w:eastAsia="en-AU"/>
              </w:rPr>
            </w:pPr>
            <w:ins w:id="1474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41" w:author="KIM, Jason" w:date="2019-04-02T13:39:00Z"/>
                <w:rFonts w:ascii="Calibri" w:eastAsia="Times New Roman" w:hAnsi="Calibri" w:cs="Calibri"/>
                <w:color w:val="000000"/>
                <w:lang w:eastAsia="en-AU"/>
              </w:rPr>
            </w:pPr>
            <w:ins w:id="14742" w:author="KIM, Jason" w:date="2019-04-02T13:39:00Z">
              <w:r w:rsidRPr="00D47EC1">
                <w:rPr>
                  <w:rFonts w:ascii="Calibri" w:eastAsia="Times New Roman" w:hAnsi="Calibri" w:cs="Calibri"/>
                  <w:color w:val="000000"/>
                  <w:lang w:eastAsia="en-AU"/>
                </w:rPr>
                <w:t>Chainage 6429</w:t>
              </w:r>
            </w:ins>
          </w:p>
        </w:tc>
        <w:tc>
          <w:tcPr>
            <w:tcW w:w="721" w:type="pct"/>
            <w:shd w:val="clear" w:color="auto" w:fill="auto"/>
            <w:noWrap/>
            <w:hideMark/>
          </w:tcPr>
          <w:p w:rsidR="00110C18" w:rsidRPr="00D47EC1" w:rsidRDefault="00110C18" w:rsidP="00063728">
            <w:pPr>
              <w:jc w:val="right"/>
              <w:rPr>
                <w:ins w:id="14743" w:author="KIM, Jason" w:date="2019-04-02T13:39:00Z"/>
                <w:rFonts w:ascii="Calibri" w:eastAsia="Times New Roman" w:hAnsi="Calibri" w:cs="Calibri"/>
                <w:color w:val="000000"/>
                <w:lang w:eastAsia="en-AU"/>
              </w:rPr>
            </w:pPr>
            <w:ins w:id="147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45" w:author="KIM, Jason" w:date="2019-04-02T13:39:00Z"/>
        </w:trPr>
        <w:tc>
          <w:tcPr>
            <w:tcW w:w="716" w:type="pct"/>
            <w:vMerge/>
            <w:hideMark/>
          </w:tcPr>
          <w:p w:rsidR="00110C18" w:rsidRPr="00D47EC1" w:rsidRDefault="00110C18" w:rsidP="00063728">
            <w:pPr>
              <w:rPr>
                <w:ins w:id="147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49" w:author="KIM, Jason" w:date="2019-04-02T13:39:00Z"/>
                <w:rFonts w:ascii="Calibri" w:eastAsia="Times New Roman" w:hAnsi="Calibri" w:cs="Calibri"/>
                <w:color w:val="000000"/>
                <w:lang w:eastAsia="en-AU"/>
              </w:rPr>
            </w:pPr>
            <w:ins w:id="14750" w:author="KIM, Jason" w:date="2019-04-02T13:39:00Z">
              <w:r w:rsidRPr="00D47EC1">
                <w:rPr>
                  <w:rFonts w:ascii="Calibri" w:eastAsia="Times New Roman" w:hAnsi="Calibri" w:cs="Calibri"/>
                  <w:color w:val="000000"/>
                  <w:lang w:eastAsia="en-AU"/>
                </w:rPr>
                <w:t>DLL2472</w:t>
              </w:r>
            </w:ins>
          </w:p>
        </w:tc>
        <w:tc>
          <w:tcPr>
            <w:tcW w:w="742" w:type="pct"/>
            <w:shd w:val="clear" w:color="auto" w:fill="auto"/>
            <w:noWrap/>
            <w:hideMark/>
          </w:tcPr>
          <w:p w:rsidR="00110C18" w:rsidRPr="00D47EC1" w:rsidRDefault="00110C18" w:rsidP="00063728">
            <w:pPr>
              <w:rPr>
                <w:ins w:id="14751" w:author="KIM, Jason" w:date="2019-04-02T13:39:00Z"/>
                <w:rFonts w:ascii="Calibri" w:eastAsia="Times New Roman" w:hAnsi="Calibri" w:cs="Calibri"/>
                <w:color w:val="000000"/>
                <w:lang w:eastAsia="en-AU"/>
              </w:rPr>
            </w:pPr>
            <w:ins w:id="1475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53" w:author="KIM, Jason" w:date="2019-04-02T13:39:00Z"/>
                <w:rFonts w:ascii="Calibri" w:eastAsia="Times New Roman" w:hAnsi="Calibri" w:cs="Calibri"/>
                <w:color w:val="000000"/>
                <w:lang w:eastAsia="en-AU"/>
              </w:rPr>
            </w:pPr>
            <w:ins w:id="14754" w:author="KIM, Jason" w:date="2019-04-02T13:39:00Z">
              <w:r w:rsidRPr="00D47EC1">
                <w:rPr>
                  <w:rFonts w:ascii="Calibri" w:eastAsia="Times New Roman" w:hAnsi="Calibri" w:cs="Calibri"/>
                  <w:color w:val="000000"/>
                  <w:lang w:eastAsia="en-AU"/>
                </w:rPr>
                <w:t>Chainage 6433</w:t>
              </w:r>
            </w:ins>
          </w:p>
        </w:tc>
        <w:tc>
          <w:tcPr>
            <w:tcW w:w="721" w:type="pct"/>
            <w:shd w:val="clear" w:color="auto" w:fill="auto"/>
            <w:noWrap/>
            <w:hideMark/>
          </w:tcPr>
          <w:p w:rsidR="00110C18" w:rsidRPr="00D47EC1" w:rsidRDefault="00110C18" w:rsidP="00063728">
            <w:pPr>
              <w:jc w:val="right"/>
              <w:rPr>
                <w:ins w:id="14755" w:author="KIM, Jason" w:date="2019-04-02T13:39:00Z"/>
                <w:rFonts w:ascii="Calibri" w:eastAsia="Times New Roman" w:hAnsi="Calibri" w:cs="Calibri"/>
                <w:color w:val="000000"/>
                <w:lang w:eastAsia="en-AU"/>
              </w:rPr>
            </w:pPr>
            <w:ins w:id="147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57" w:author="KIM, Jason" w:date="2019-04-02T13:39:00Z"/>
        </w:trPr>
        <w:tc>
          <w:tcPr>
            <w:tcW w:w="716" w:type="pct"/>
            <w:vMerge w:val="restart"/>
            <w:shd w:val="clear" w:color="auto" w:fill="auto"/>
            <w:noWrap/>
            <w:hideMark/>
          </w:tcPr>
          <w:p w:rsidR="00110C18" w:rsidRPr="00D47EC1" w:rsidRDefault="00110C18" w:rsidP="00063728">
            <w:pPr>
              <w:rPr>
                <w:ins w:id="14758" w:author="KIM, Jason" w:date="2019-04-02T13:39:00Z"/>
                <w:rFonts w:ascii="Calibri" w:eastAsia="Times New Roman" w:hAnsi="Calibri" w:cs="Calibri"/>
                <w:color w:val="000000"/>
                <w:lang w:eastAsia="en-AU"/>
              </w:rPr>
            </w:pPr>
            <w:ins w:id="14759" w:author="KIM, Jason" w:date="2019-04-02T13:39:00Z">
              <w:r w:rsidRPr="00D47EC1">
                <w:rPr>
                  <w:rFonts w:ascii="Calibri" w:eastAsia="Times New Roman" w:hAnsi="Calibri" w:cs="Calibri"/>
                  <w:color w:val="000000"/>
                  <w:lang w:eastAsia="en-AU"/>
                </w:rPr>
                <w:t>DLL48K221</w:t>
              </w:r>
            </w:ins>
          </w:p>
        </w:tc>
        <w:tc>
          <w:tcPr>
            <w:tcW w:w="669" w:type="pct"/>
            <w:vMerge w:val="restart"/>
            <w:shd w:val="clear" w:color="auto" w:fill="auto"/>
            <w:noWrap/>
            <w:hideMark/>
          </w:tcPr>
          <w:p w:rsidR="00110C18" w:rsidRPr="00D47EC1" w:rsidRDefault="00110C18" w:rsidP="00063728">
            <w:pPr>
              <w:rPr>
                <w:ins w:id="14760" w:author="KIM, Jason" w:date="2019-04-02T13:39:00Z"/>
                <w:rFonts w:ascii="Calibri" w:eastAsia="Times New Roman" w:hAnsi="Calibri" w:cs="Calibri"/>
                <w:color w:val="000000"/>
                <w:lang w:eastAsia="en-AU"/>
              </w:rPr>
            </w:pPr>
            <w:ins w:id="14761" w:author="KIM, Jason" w:date="2019-04-02T13:39:00Z">
              <w:r w:rsidRPr="00D47EC1">
                <w:rPr>
                  <w:rFonts w:ascii="Calibri" w:eastAsia="Times New Roman" w:hAnsi="Calibri" w:cs="Calibri"/>
                  <w:color w:val="000000"/>
                  <w:lang w:eastAsia="en-AU"/>
                </w:rPr>
                <w:t>ELZ20254</w:t>
              </w:r>
            </w:ins>
          </w:p>
        </w:tc>
        <w:tc>
          <w:tcPr>
            <w:tcW w:w="668" w:type="pct"/>
            <w:vMerge w:val="restart"/>
            <w:shd w:val="clear" w:color="auto" w:fill="auto"/>
            <w:noWrap/>
            <w:hideMark/>
          </w:tcPr>
          <w:p w:rsidR="00110C18" w:rsidRPr="00D47EC1" w:rsidRDefault="00110C18" w:rsidP="00063728">
            <w:pPr>
              <w:rPr>
                <w:ins w:id="14762" w:author="KIM, Jason" w:date="2019-04-02T13:39:00Z"/>
                <w:rFonts w:ascii="Calibri" w:eastAsia="Times New Roman" w:hAnsi="Calibri" w:cs="Calibri"/>
                <w:color w:val="000000"/>
                <w:lang w:eastAsia="en-AU"/>
              </w:rPr>
            </w:pPr>
            <w:ins w:id="14763"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764" w:author="KIM, Jason" w:date="2019-04-02T13:39:00Z"/>
                <w:rFonts w:ascii="Calibri" w:eastAsia="Times New Roman" w:hAnsi="Calibri" w:cs="Calibri"/>
                <w:color w:val="000000"/>
                <w:lang w:eastAsia="en-AU"/>
              </w:rPr>
            </w:pPr>
            <w:ins w:id="14765" w:author="KIM, Jason" w:date="2019-04-02T13:39:00Z">
              <w:r w:rsidRPr="00D47EC1">
                <w:rPr>
                  <w:rFonts w:ascii="Calibri" w:eastAsia="Times New Roman" w:hAnsi="Calibri" w:cs="Calibri"/>
                  <w:color w:val="000000"/>
                  <w:lang w:eastAsia="en-AU"/>
                </w:rPr>
                <w:t>DLL2481</w:t>
              </w:r>
            </w:ins>
          </w:p>
        </w:tc>
        <w:tc>
          <w:tcPr>
            <w:tcW w:w="742" w:type="pct"/>
            <w:shd w:val="clear" w:color="auto" w:fill="auto"/>
            <w:noWrap/>
            <w:hideMark/>
          </w:tcPr>
          <w:p w:rsidR="00110C18" w:rsidRPr="00D47EC1" w:rsidRDefault="00110C18" w:rsidP="00063728">
            <w:pPr>
              <w:rPr>
                <w:ins w:id="14766" w:author="KIM, Jason" w:date="2019-04-02T13:39:00Z"/>
                <w:rFonts w:ascii="Calibri" w:eastAsia="Times New Roman" w:hAnsi="Calibri" w:cs="Calibri"/>
                <w:color w:val="000000"/>
                <w:lang w:eastAsia="en-AU"/>
              </w:rPr>
            </w:pPr>
            <w:ins w:id="1476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68" w:author="KIM, Jason" w:date="2019-04-02T13:39:00Z"/>
                <w:rFonts w:ascii="Calibri" w:eastAsia="Times New Roman" w:hAnsi="Calibri" w:cs="Calibri"/>
                <w:color w:val="000000"/>
                <w:lang w:eastAsia="en-AU"/>
              </w:rPr>
            </w:pPr>
            <w:ins w:id="14769" w:author="KIM, Jason" w:date="2019-04-02T13:39:00Z">
              <w:r w:rsidRPr="00D47EC1">
                <w:rPr>
                  <w:rFonts w:ascii="Calibri" w:eastAsia="Times New Roman" w:hAnsi="Calibri" w:cs="Calibri"/>
                  <w:color w:val="000000"/>
                  <w:lang w:eastAsia="en-AU"/>
                </w:rPr>
                <w:t>Chainage 6548</w:t>
              </w:r>
            </w:ins>
          </w:p>
        </w:tc>
        <w:tc>
          <w:tcPr>
            <w:tcW w:w="721" w:type="pct"/>
            <w:shd w:val="clear" w:color="auto" w:fill="auto"/>
            <w:noWrap/>
            <w:hideMark/>
          </w:tcPr>
          <w:p w:rsidR="00110C18" w:rsidRPr="00D47EC1" w:rsidRDefault="00110C18" w:rsidP="00063728">
            <w:pPr>
              <w:jc w:val="right"/>
              <w:rPr>
                <w:ins w:id="14770" w:author="KIM, Jason" w:date="2019-04-02T13:39:00Z"/>
                <w:rFonts w:ascii="Calibri" w:eastAsia="Times New Roman" w:hAnsi="Calibri" w:cs="Calibri"/>
                <w:color w:val="000000"/>
                <w:lang w:eastAsia="en-AU"/>
              </w:rPr>
            </w:pPr>
            <w:ins w:id="147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72" w:author="KIM, Jason" w:date="2019-04-02T13:39:00Z"/>
        </w:trPr>
        <w:tc>
          <w:tcPr>
            <w:tcW w:w="716" w:type="pct"/>
            <w:vMerge/>
            <w:hideMark/>
          </w:tcPr>
          <w:p w:rsidR="00110C18" w:rsidRPr="00D47EC1" w:rsidRDefault="00110C18" w:rsidP="00063728">
            <w:pPr>
              <w:rPr>
                <w:ins w:id="1477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7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7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76" w:author="KIM, Jason" w:date="2019-04-02T13:39:00Z"/>
                <w:rFonts w:ascii="Calibri" w:eastAsia="Times New Roman" w:hAnsi="Calibri" w:cs="Calibri"/>
                <w:color w:val="000000"/>
                <w:lang w:eastAsia="en-AU"/>
              </w:rPr>
            </w:pPr>
            <w:ins w:id="14777" w:author="KIM, Jason" w:date="2019-04-02T13:39:00Z">
              <w:r w:rsidRPr="00D47EC1">
                <w:rPr>
                  <w:rFonts w:ascii="Calibri" w:eastAsia="Times New Roman" w:hAnsi="Calibri" w:cs="Calibri"/>
                  <w:color w:val="000000"/>
                  <w:lang w:eastAsia="en-AU"/>
                </w:rPr>
                <w:t>DLL2482</w:t>
              </w:r>
            </w:ins>
          </w:p>
        </w:tc>
        <w:tc>
          <w:tcPr>
            <w:tcW w:w="742" w:type="pct"/>
            <w:shd w:val="clear" w:color="auto" w:fill="auto"/>
            <w:noWrap/>
            <w:hideMark/>
          </w:tcPr>
          <w:p w:rsidR="00110C18" w:rsidRPr="00D47EC1" w:rsidRDefault="00110C18" w:rsidP="00063728">
            <w:pPr>
              <w:rPr>
                <w:ins w:id="14778" w:author="KIM, Jason" w:date="2019-04-02T13:39:00Z"/>
                <w:rFonts w:ascii="Calibri" w:eastAsia="Times New Roman" w:hAnsi="Calibri" w:cs="Calibri"/>
                <w:color w:val="000000"/>
                <w:lang w:eastAsia="en-AU"/>
              </w:rPr>
            </w:pPr>
            <w:ins w:id="1477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80" w:author="KIM, Jason" w:date="2019-04-02T13:39:00Z"/>
                <w:rFonts w:ascii="Calibri" w:eastAsia="Times New Roman" w:hAnsi="Calibri" w:cs="Calibri"/>
                <w:color w:val="000000"/>
                <w:lang w:eastAsia="en-AU"/>
              </w:rPr>
            </w:pPr>
            <w:ins w:id="14781" w:author="KIM, Jason" w:date="2019-04-02T13:39:00Z">
              <w:r w:rsidRPr="00D47EC1">
                <w:rPr>
                  <w:rFonts w:ascii="Calibri" w:eastAsia="Times New Roman" w:hAnsi="Calibri" w:cs="Calibri"/>
                  <w:color w:val="000000"/>
                  <w:lang w:eastAsia="en-AU"/>
                </w:rPr>
                <w:t>Chainage 6552</w:t>
              </w:r>
            </w:ins>
          </w:p>
        </w:tc>
        <w:tc>
          <w:tcPr>
            <w:tcW w:w="721" w:type="pct"/>
            <w:shd w:val="clear" w:color="auto" w:fill="auto"/>
            <w:noWrap/>
            <w:hideMark/>
          </w:tcPr>
          <w:p w:rsidR="00110C18" w:rsidRPr="00D47EC1" w:rsidRDefault="00110C18" w:rsidP="00063728">
            <w:pPr>
              <w:jc w:val="right"/>
              <w:rPr>
                <w:ins w:id="14782" w:author="KIM, Jason" w:date="2019-04-02T13:39:00Z"/>
                <w:rFonts w:ascii="Calibri" w:eastAsia="Times New Roman" w:hAnsi="Calibri" w:cs="Calibri"/>
                <w:color w:val="000000"/>
                <w:lang w:eastAsia="en-AU"/>
              </w:rPr>
            </w:pPr>
            <w:ins w:id="147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84" w:author="KIM, Jason" w:date="2019-04-02T13:39:00Z"/>
        </w:trPr>
        <w:tc>
          <w:tcPr>
            <w:tcW w:w="716" w:type="pct"/>
            <w:vMerge/>
            <w:hideMark/>
          </w:tcPr>
          <w:p w:rsidR="00110C18" w:rsidRPr="00D47EC1" w:rsidRDefault="00110C18" w:rsidP="00063728">
            <w:pPr>
              <w:rPr>
                <w:ins w:id="147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88" w:author="KIM, Jason" w:date="2019-04-02T13:39:00Z"/>
                <w:rFonts w:ascii="Calibri" w:eastAsia="Times New Roman" w:hAnsi="Calibri" w:cs="Calibri"/>
                <w:color w:val="000000"/>
                <w:lang w:eastAsia="en-AU"/>
              </w:rPr>
            </w:pPr>
            <w:ins w:id="14789" w:author="KIM, Jason" w:date="2019-04-02T13:39:00Z">
              <w:r w:rsidRPr="00D47EC1">
                <w:rPr>
                  <w:rFonts w:ascii="Calibri" w:eastAsia="Times New Roman" w:hAnsi="Calibri" w:cs="Calibri"/>
                  <w:color w:val="000000"/>
                  <w:lang w:eastAsia="en-AU"/>
                </w:rPr>
                <w:t>DLL2491</w:t>
              </w:r>
            </w:ins>
          </w:p>
        </w:tc>
        <w:tc>
          <w:tcPr>
            <w:tcW w:w="742" w:type="pct"/>
            <w:shd w:val="clear" w:color="auto" w:fill="auto"/>
            <w:noWrap/>
            <w:hideMark/>
          </w:tcPr>
          <w:p w:rsidR="00110C18" w:rsidRPr="00D47EC1" w:rsidRDefault="00110C18" w:rsidP="00063728">
            <w:pPr>
              <w:rPr>
                <w:ins w:id="14790" w:author="KIM, Jason" w:date="2019-04-02T13:39:00Z"/>
                <w:rFonts w:ascii="Calibri" w:eastAsia="Times New Roman" w:hAnsi="Calibri" w:cs="Calibri"/>
                <w:color w:val="000000"/>
                <w:lang w:eastAsia="en-AU"/>
              </w:rPr>
            </w:pPr>
            <w:ins w:id="1479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92" w:author="KIM, Jason" w:date="2019-04-02T13:39:00Z"/>
                <w:rFonts w:ascii="Calibri" w:eastAsia="Times New Roman" w:hAnsi="Calibri" w:cs="Calibri"/>
                <w:color w:val="000000"/>
                <w:lang w:eastAsia="en-AU"/>
              </w:rPr>
            </w:pPr>
            <w:ins w:id="14793" w:author="KIM, Jason" w:date="2019-04-02T13:39:00Z">
              <w:r w:rsidRPr="00D47EC1">
                <w:rPr>
                  <w:rFonts w:ascii="Calibri" w:eastAsia="Times New Roman" w:hAnsi="Calibri" w:cs="Calibri"/>
                  <w:color w:val="000000"/>
                  <w:lang w:eastAsia="en-AU"/>
                </w:rPr>
                <w:t>Chainage 6667</w:t>
              </w:r>
            </w:ins>
          </w:p>
        </w:tc>
        <w:tc>
          <w:tcPr>
            <w:tcW w:w="721" w:type="pct"/>
            <w:shd w:val="clear" w:color="auto" w:fill="auto"/>
            <w:noWrap/>
            <w:hideMark/>
          </w:tcPr>
          <w:p w:rsidR="00110C18" w:rsidRPr="00D47EC1" w:rsidRDefault="00110C18" w:rsidP="00063728">
            <w:pPr>
              <w:jc w:val="right"/>
              <w:rPr>
                <w:ins w:id="14794" w:author="KIM, Jason" w:date="2019-04-02T13:39:00Z"/>
                <w:rFonts w:ascii="Calibri" w:eastAsia="Times New Roman" w:hAnsi="Calibri" w:cs="Calibri"/>
                <w:color w:val="000000"/>
                <w:lang w:eastAsia="en-AU"/>
              </w:rPr>
            </w:pPr>
            <w:ins w:id="147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96" w:author="KIM, Jason" w:date="2019-04-02T13:39:00Z"/>
        </w:trPr>
        <w:tc>
          <w:tcPr>
            <w:tcW w:w="716" w:type="pct"/>
            <w:vMerge/>
            <w:hideMark/>
          </w:tcPr>
          <w:p w:rsidR="00110C18" w:rsidRPr="00D47EC1" w:rsidRDefault="00110C18" w:rsidP="00063728">
            <w:pPr>
              <w:rPr>
                <w:ins w:id="147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00" w:author="KIM, Jason" w:date="2019-04-02T13:39:00Z"/>
                <w:rFonts w:ascii="Calibri" w:eastAsia="Times New Roman" w:hAnsi="Calibri" w:cs="Calibri"/>
                <w:color w:val="000000"/>
                <w:lang w:eastAsia="en-AU"/>
              </w:rPr>
            </w:pPr>
            <w:ins w:id="14801" w:author="KIM, Jason" w:date="2019-04-02T13:39:00Z">
              <w:r w:rsidRPr="00D47EC1">
                <w:rPr>
                  <w:rFonts w:ascii="Calibri" w:eastAsia="Times New Roman" w:hAnsi="Calibri" w:cs="Calibri"/>
                  <w:color w:val="000000"/>
                  <w:lang w:eastAsia="en-AU"/>
                </w:rPr>
                <w:t>DLL2492</w:t>
              </w:r>
            </w:ins>
          </w:p>
        </w:tc>
        <w:tc>
          <w:tcPr>
            <w:tcW w:w="742" w:type="pct"/>
            <w:shd w:val="clear" w:color="auto" w:fill="auto"/>
            <w:noWrap/>
            <w:hideMark/>
          </w:tcPr>
          <w:p w:rsidR="00110C18" w:rsidRPr="00D47EC1" w:rsidRDefault="00110C18" w:rsidP="00063728">
            <w:pPr>
              <w:rPr>
                <w:ins w:id="14802" w:author="KIM, Jason" w:date="2019-04-02T13:39:00Z"/>
                <w:rFonts w:ascii="Calibri" w:eastAsia="Times New Roman" w:hAnsi="Calibri" w:cs="Calibri"/>
                <w:color w:val="000000"/>
                <w:lang w:eastAsia="en-AU"/>
              </w:rPr>
            </w:pPr>
            <w:ins w:id="1480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04" w:author="KIM, Jason" w:date="2019-04-02T13:39:00Z"/>
                <w:rFonts w:ascii="Calibri" w:eastAsia="Times New Roman" w:hAnsi="Calibri" w:cs="Calibri"/>
                <w:color w:val="000000"/>
                <w:lang w:eastAsia="en-AU"/>
              </w:rPr>
            </w:pPr>
            <w:ins w:id="14805" w:author="KIM, Jason" w:date="2019-04-02T13:39:00Z">
              <w:r w:rsidRPr="00D47EC1">
                <w:rPr>
                  <w:rFonts w:ascii="Calibri" w:eastAsia="Times New Roman" w:hAnsi="Calibri" w:cs="Calibri"/>
                  <w:color w:val="000000"/>
                  <w:lang w:eastAsia="en-AU"/>
                </w:rPr>
                <w:t>Chainage 6671</w:t>
              </w:r>
            </w:ins>
          </w:p>
        </w:tc>
        <w:tc>
          <w:tcPr>
            <w:tcW w:w="721" w:type="pct"/>
            <w:shd w:val="clear" w:color="auto" w:fill="auto"/>
            <w:noWrap/>
            <w:hideMark/>
          </w:tcPr>
          <w:p w:rsidR="00110C18" w:rsidRPr="00D47EC1" w:rsidRDefault="00110C18" w:rsidP="00063728">
            <w:pPr>
              <w:jc w:val="right"/>
              <w:rPr>
                <w:ins w:id="14806" w:author="KIM, Jason" w:date="2019-04-02T13:39:00Z"/>
                <w:rFonts w:ascii="Calibri" w:eastAsia="Times New Roman" w:hAnsi="Calibri" w:cs="Calibri"/>
                <w:color w:val="000000"/>
                <w:lang w:eastAsia="en-AU"/>
              </w:rPr>
            </w:pPr>
            <w:ins w:id="148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08" w:author="KIM, Jason" w:date="2019-04-02T13:39:00Z"/>
        </w:trPr>
        <w:tc>
          <w:tcPr>
            <w:tcW w:w="716" w:type="pct"/>
            <w:vMerge w:val="restart"/>
            <w:shd w:val="clear" w:color="auto" w:fill="auto"/>
            <w:noWrap/>
            <w:hideMark/>
          </w:tcPr>
          <w:p w:rsidR="00110C18" w:rsidRPr="00D47EC1" w:rsidRDefault="00110C18" w:rsidP="00063728">
            <w:pPr>
              <w:rPr>
                <w:ins w:id="14809" w:author="KIM, Jason" w:date="2019-04-02T13:39:00Z"/>
                <w:rFonts w:ascii="Calibri" w:eastAsia="Times New Roman" w:hAnsi="Calibri" w:cs="Calibri"/>
                <w:color w:val="000000"/>
                <w:lang w:eastAsia="en-AU"/>
              </w:rPr>
            </w:pPr>
            <w:ins w:id="14810" w:author="KIM, Jason" w:date="2019-04-02T13:39:00Z">
              <w:r w:rsidRPr="00D47EC1">
                <w:rPr>
                  <w:rFonts w:ascii="Calibri" w:eastAsia="Times New Roman" w:hAnsi="Calibri" w:cs="Calibri"/>
                  <w:color w:val="000000"/>
                  <w:lang w:eastAsia="en-AU"/>
                </w:rPr>
                <w:t>DLL50K221</w:t>
              </w:r>
            </w:ins>
          </w:p>
        </w:tc>
        <w:tc>
          <w:tcPr>
            <w:tcW w:w="669" w:type="pct"/>
            <w:vMerge w:val="restart"/>
            <w:shd w:val="clear" w:color="auto" w:fill="auto"/>
            <w:noWrap/>
            <w:hideMark/>
          </w:tcPr>
          <w:p w:rsidR="00110C18" w:rsidRPr="00D47EC1" w:rsidRDefault="00110C18" w:rsidP="00063728">
            <w:pPr>
              <w:rPr>
                <w:ins w:id="14811" w:author="KIM, Jason" w:date="2019-04-02T13:39:00Z"/>
                <w:rFonts w:ascii="Calibri" w:eastAsia="Times New Roman" w:hAnsi="Calibri" w:cs="Calibri"/>
                <w:color w:val="000000"/>
                <w:lang w:eastAsia="en-AU"/>
              </w:rPr>
            </w:pPr>
            <w:ins w:id="14812" w:author="KIM, Jason" w:date="2019-04-02T13:39:00Z">
              <w:r w:rsidRPr="00D47EC1">
                <w:rPr>
                  <w:rFonts w:ascii="Calibri" w:eastAsia="Times New Roman" w:hAnsi="Calibri" w:cs="Calibri"/>
                  <w:color w:val="000000"/>
                  <w:lang w:eastAsia="en-AU"/>
                </w:rPr>
                <w:t>ELZ20262</w:t>
              </w:r>
            </w:ins>
          </w:p>
        </w:tc>
        <w:tc>
          <w:tcPr>
            <w:tcW w:w="668" w:type="pct"/>
            <w:vMerge w:val="restart"/>
            <w:shd w:val="clear" w:color="auto" w:fill="auto"/>
            <w:noWrap/>
            <w:hideMark/>
          </w:tcPr>
          <w:p w:rsidR="00110C18" w:rsidRPr="00D47EC1" w:rsidRDefault="00110C18" w:rsidP="00063728">
            <w:pPr>
              <w:rPr>
                <w:ins w:id="14813" w:author="KIM, Jason" w:date="2019-04-02T13:39:00Z"/>
                <w:rFonts w:ascii="Calibri" w:eastAsia="Times New Roman" w:hAnsi="Calibri" w:cs="Calibri"/>
                <w:color w:val="000000"/>
                <w:lang w:eastAsia="en-AU"/>
              </w:rPr>
            </w:pPr>
            <w:ins w:id="14814"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815" w:author="KIM, Jason" w:date="2019-04-02T13:39:00Z"/>
                <w:rFonts w:ascii="Calibri" w:eastAsia="Times New Roman" w:hAnsi="Calibri" w:cs="Calibri"/>
                <w:color w:val="000000"/>
                <w:lang w:eastAsia="en-AU"/>
              </w:rPr>
            </w:pPr>
            <w:ins w:id="14816" w:author="KIM, Jason" w:date="2019-04-02T13:39:00Z">
              <w:r w:rsidRPr="00D47EC1">
                <w:rPr>
                  <w:rFonts w:ascii="Calibri" w:eastAsia="Times New Roman" w:hAnsi="Calibri" w:cs="Calibri"/>
                  <w:color w:val="000000"/>
                  <w:lang w:eastAsia="en-AU"/>
                </w:rPr>
                <w:t>DLL2501</w:t>
              </w:r>
            </w:ins>
          </w:p>
        </w:tc>
        <w:tc>
          <w:tcPr>
            <w:tcW w:w="742" w:type="pct"/>
            <w:shd w:val="clear" w:color="auto" w:fill="auto"/>
            <w:noWrap/>
            <w:hideMark/>
          </w:tcPr>
          <w:p w:rsidR="00110C18" w:rsidRPr="00D47EC1" w:rsidRDefault="00110C18" w:rsidP="00063728">
            <w:pPr>
              <w:rPr>
                <w:ins w:id="14817" w:author="KIM, Jason" w:date="2019-04-02T13:39:00Z"/>
                <w:rFonts w:ascii="Calibri" w:eastAsia="Times New Roman" w:hAnsi="Calibri" w:cs="Calibri"/>
                <w:color w:val="000000"/>
                <w:lang w:eastAsia="en-AU"/>
              </w:rPr>
            </w:pPr>
            <w:ins w:id="1481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19" w:author="KIM, Jason" w:date="2019-04-02T13:39:00Z"/>
                <w:rFonts w:ascii="Calibri" w:eastAsia="Times New Roman" w:hAnsi="Calibri" w:cs="Calibri"/>
                <w:color w:val="000000"/>
                <w:lang w:eastAsia="en-AU"/>
              </w:rPr>
            </w:pPr>
            <w:ins w:id="14820" w:author="KIM, Jason" w:date="2019-04-02T13:39:00Z">
              <w:r w:rsidRPr="00D47EC1">
                <w:rPr>
                  <w:rFonts w:ascii="Calibri" w:eastAsia="Times New Roman" w:hAnsi="Calibri" w:cs="Calibri"/>
                  <w:color w:val="000000"/>
                  <w:lang w:eastAsia="en-AU"/>
                </w:rPr>
                <w:t>Chainage 6786</w:t>
              </w:r>
            </w:ins>
          </w:p>
        </w:tc>
        <w:tc>
          <w:tcPr>
            <w:tcW w:w="721" w:type="pct"/>
            <w:shd w:val="clear" w:color="auto" w:fill="auto"/>
            <w:noWrap/>
            <w:hideMark/>
          </w:tcPr>
          <w:p w:rsidR="00110C18" w:rsidRPr="00D47EC1" w:rsidRDefault="00110C18" w:rsidP="00063728">
            <w:pPr>
              <w:jc w:val="right"/>
              <w:rPr>
                <w:ins w:id="14821" w:author="KIM, Jason" w:date="2019-04-02T13:39:00Z"/>
                <w:rFonts w:ascii="Calibri" w:eastAsia="Times New Roman" w:hAnsi="Calibri" w:cs="Calibri"/>
                <w:color w:val="000000"/>
                <w:lang w:eastAsia="en-AU"/>
              </w:rPr>
            </w:pPr>
            <w:ins w:id="148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23" w:author="KIM, Jason" w:date="2019-04-02T13:39:00Z"/>
        </w:trPr>
        <w:tc>
          <w:tcPr>
            <w:tcW w:w="716" w:type="pct"/>
            <w:vMerge/>
            <w:hideMark/>
          </w:tcPr>
          <w:p w:rsidR="00110C18" w:rsidRPr="00D47EC1" w:rsidRDefault="00110C18" w:rsidP="00063728">
            <w:pPr>
              <w:rPr>
                <w:ins w:id="1482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2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2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27" w:author="KIM, Jason" w:date="2019-04-02T13:39:00Z"/>
                <w:rFonts w:ascii="Calibri" w:eastAsia="Times New Roman" w:hAnsi="Calibri" w:cs="Calibri"/>
                <w:color w:val="000000"/>
                <w:lang w:eastAsia="en-AU"/>
              </w:rPr>
            </w:pPr>
            <w:ins w:id="14828" w:author="KIM, Jason" w:date="2019-04-02T13:39:00Z">
              <w:r w:rsidRPr="00D47EC1">
                <w:rPr>
                  <w:rFonts w:ascii="Calibri" w:eastAsia="Times New Roman" w:hAnsi="Calibri" w:cs="Calibri"/>
                  <w:color w:val="000000"/>
                  <w:lang w:eastAsia="en-AU"/>
                </w:rPr>
                <w:t>DLL2502</w:t>
              </w:r>
            </w:ins>
          </w:p>
        </w:tc>
        <w:tc>
          <w:tcPr>
            <w:tcW w:w="742" w:type="pct"/>
            <w:shd w:val="clear" w:color="auto" w:fill="auto"/>
            <w:noWrap/>
            <w:hideMark/>
          </w:tcPr>
          <w:p w:rsidR="00110C18" w:rsidRPr="00D47EC1" w:rsidRDefault="00110C18" w:rsidP="00063728">
            <w:pPr>
              <w:rPr>
                <w:ins w:id="14829" w:author="KIM, Jason" w:date="2019-04-02T13:39:00Z"/>
                <w:rFonts w:ascii="Calibri" w:eastAsia="Times New Roman" w:hAnsi="Calibri" w:cs="Calibri"/>
                <w:color w:val="000000"/>
                <w:lang w:eastAsia="en-AU"/>
              </w:rPr>
            </w:pPr>
            <w:ins w:id="1483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31" w:author="KIM, Jason" w:date="2019-04-02T13:39:00Z"/>
                <w:rFonts w:ascii="Calibri" w:eastAsia="Times New Roman" w:hAnsi="Calibri" w:cs="Calibri"/>
                <w:color w:val="000000"/>
                <w:lang w:eastAsia="en-AU"/>
              </w:rPr>
            </w:pPr>
            <w:ins w:id="14832" w:author="KIM, Jason" w:date="2019-04-02T13:39:00Z">
              <w:r w:rsidRPr="00D47EC1">
                <w:rPr>
                  <w:rFonts w:ascii="Calibri" w:eastAsia="Times New Roman" w:hAnsi="Calibri" w:cs="Calibri"/>
                  <w:color w:val="000000"/>
                  <w:lang w:eastAsia="en-AU"/>
                </w:rPr>
                <w:t>Chainage 6791</w:t>
              </w:r>
            </w:ins>
          </w:p>
        </w:tc>
        <w:tc>
          <w:tcPr>
            <w:tcW w:w="721" w:type="pct"/>
            <w:shd w:val="clear" w:color="auto" w:fill="auto"/>
            <w:noWrap/>
            <w:hideMark/>
          </w:tcPr>
          <w:p w:rsidR="00110C18" w:rsidRPr="00D47EC1" w:rsidRDefault="00110C18" w:rsidP="00063728">
            <w:pPr>
              <w:jc w:val="right"/>
              <w:rPr>
                <w:ins w:id="14833" w:author="KIM, Jason" w:date="2019-04-02T13:39:00Z"/>
                <w:rFonts w:ascii="Calibri" w:eastAsia="Times New Roman" w:hAnsi="Calibri" w:cs="Calibri"/>
                <w:color w:val="000000"/>
                <w:lang w:eastAsia="en-AU"/>
              </w:rPr>
            </w:pPr>
            <w:ins w:id="148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35" w:author="KIM, Jason" w:date="2019-04-02T13:39:00Z"/>
        </w:trPr>
        <w:tc>
          <w:tcPr>
            <w:tcW w:w="716" w:type="pct"/>
            <w:vMerge/>
            <w:hideMark/>
          </w:tcPr>
          <w:p w:rsidR="00110C18" w:rsidRPr="00D47EC1" w:rsidRDefault="00110C18" w:rsidP="00063728">
            <w:pPr>
              <w:rPr>
                <w:ins w:id="148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39" w:author="KIM, Jason" w:date="2019-04-02T13:39:00Z"/>
                <w:rFonts w:ascii="Calibri" w:eastAsia="Times New Roman" w:hAnsi="Calibri" w:cs="Calibri"/>
                <w:color w:val="000000"/>
                <w:lang w:eastAsia="en-AU"/>
              </w:rPr>
            </w:pPr>
            <w:ins w:id="14840" w:author="KIM, Jason" w:date="2019-04-02T13:39:00Z">
              <w:r w:rsidRPr="00D47EC1">
                <w:rPr>
                  <w:rFonts w:ascii="Calibri" w:eastAsia="Times New Roman" w:hAnsi="Calibri" w:cs="Calibri"/>
                  <w:color w:val="000000"/>
                  <w:lang w:eastAsia="en-AU"/>
                </w:rPr>
                <w:t>DLL2511</w:t>
              </w:r>
            </w:ins>
          </w:p>
        </w:tc>
        <w:tc>
          <w:tcPr>
            <w:tcW w:w="742" w:type="pct"/>
            <w:shd w:val="clear" w:color="auto" w:fill="auto"/>
            <w:noWrap/>
            <w:hideMark/>
          </w:tcPr>
          <w:p w:rsidR="00110C18" w:rsidRPr="00D47EC1" w:rsidRDefault="00110C18" w:rsidP="00063728">
            <w:pPr>
              <w:rPr>
                <w:ins w:id="14841" w:author="KIM, Jason" w:date="2019-04-02T13:39:00Z"/>
                <w:rFonts w:ascii="Calibri" w:eastAsia="Times New Roman" w:hAnsi="Calibri" w:cs="Calibri"/>
                <w:color w:val="000000"/>
                <w:lang w:eastAsia="en-AU"/>
              </w:rPr>
            </w:pPr>
            <w:ins w:id="1484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43" w:author="KIM, Jason" w:date="2019-04-02T13:39:00Z"/>
                <w:rFonts w:ascii="Calibri" w:eastAsia="Times New Roman" w:hAnsi="Calibri" w:cs="Calibri"/>
                <w:color w:val="000000"/>
                <w:lang w:eastAsia="en-AU"/>
              </w:rPr>
            </w:pPr>
            <w:ins w:id="14844" w:author="KIM, Jason" w:date="2019-04-02T13:39:00Z">
              <w:r w:rsidRPr="00D47EC1">
                <w:rPr>
                  <w:rFonts w:ascii="Calibri" w:eastAsia="Times New Roman" w:hAnsi="Calibri" w:cs="Calibri"/>
                  <w:color w:val="000000"/>
                  <w:lang w:eastAsia="en-AU"/>
                </w:rPr>
                <w:t>Chainage 6906</w:t>
              </w:r>
            </w:ins>
          </w:p>
        </w:tc>
        <w:tc>
          <w:tcPr>
            <w:tcW w:w="721" w:type="pct"/>
            <w:shd w:val="clear" w:color="auto" w:fill="auto"/>
            <w:noWrap/>
            <w:hideMark/>
          </w:tcPr>
          <w:p w:rsidR="00110C18" w:rsidRPr="00D47EC1" w:rsidRDefault="00110C18" w:rsidP="00063728">
            <w:pPr>
              <w:jc w:val="right"/>
              <w:rPr>
                <w:ins w:id="14845" w:author="KIM, Jason" w:date="2019-04-02T13:39:00Z"/>
                <w:rFonts w:ascii="Calibri" w:eastAsia="Times New Roman" w:hAnsi="Calibri" w:cs="Calibri"/>
                <w:color w:val="000000"/>
                <w:lang w:eastAsia="en-AU"/>
              </w:rPr>
            </w:pPr>
            <w:ins w:id="148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47" w:author="KIM, Jason" w:date="2019-04-02T13:39:00Z"/>
        </w:trPr>
        <w:tc>
          <w:tcPr>
            <w:tcW w:w="716" w:type="pct"/>
            <w:vMerge/>
            <w:hideMark/>
          </w:tcPr>
          <w:p w:rsidR="00110C18" w:rsidRPr="00D47EC1" w:rsidRDefault="00110C18" w:rsidP="00063728">
            <w:pPr>
              <w:rPr>
                <w:ins w:id="148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51" w:author="KIM, Jason" w:date="2019-04-02T13:39:00Z"/>
                <w:rFonts w:ascii="Calibri" w:eastAsia="Times New Roman" w:hAnsi="Calibri" w:cs="Calibri"/>
                <w:color w:val="000000"/>
                <w:lang w:eastAsia="en-AU"/>
              </w:rPr>
            </w:pPr>
            <w:ins w:id="14852" w:author="KIM, Jason" w:date="2019-04-02T13:39:00Z">
              <w:r w:rsidRPr="00D47EC1">
                <w:rPr>
                  <w:rFonts w:ascii="Calibri" w:eastAsia="Times New Roman" w:hAnsi="Calibri" w:cs="Calibri"/>
                  <w:color w:val="000000"/>
                  <w:lang w:eastAsia="en-AU"/>
                </w:rPr>
                <w:t>DLL2512</w:t>
              </w:r>
            </w:ins>
          </w:p>
        </w:tc>
        <w:tc>
          <w:tcPr>
            <w:tcW w:w="742" w:type="pct"/>
            <w:shd w:val="clear" w:color="auto" w:fill="auto"/>
            <w:noWrap/>
            <w:hideMark/>
          </w:tcPr>
          <w:p w:rsidR="00110C18" w:rsidRPr="00D47EC1" w:rsidRDefault="00110C18" w:rsidP="00063728">
            <w:pPr>
              <w:rPr>
                <w:ins w:id="14853" w:author="KIM, Jason" w:date="2019-04-02T13:39:00Z"/>
                <w:rFonts w:ascii="Calibri" w:eastAsia="Times New Roman" w:hAnsi="Calibri" w:cs="Calibri"/>
                <w:color w:val="000000"/>
                <w:lang w:eastAsia="en-AU"/>
              </w:rPr>
            </w:pPr>
            <w:ins w:id="1485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55" w:author="KIM, Jason" w:date="2019-04-02T13:39:00Z"/>
                <w:rFonts w:ascii="Calibri" w:eastAsia="Times New Roman" w:hAnsi="Calibri" w:cs="Calibri"/>
                <w:color w:val="000000"/>
                <w:lang w:eastAsia="en-AU"/>
              </w:rPr>
            </w:pPr>
            <w:ins w:id="14856" w:author="KIM, Jason" w:date="2019-04-02T13:39:00Z">
              <w:r w:rsidRPr="00D47EC1">
                <w:rPr>
                  <w:rFonts w:ascii="Calibri" w:eastAsia="Times New Roman" w:hAnsi="Calibri" w:cs="Calibri"/>
                  <w:color w:val="000000"/>
                  <w:lang w:eastAsia="en-AU"/>
                </w:rPr>
                <w:t>Chainage 6911</w:t>
              </w:r>
            </w:ins>
          </w:p>
        </w:tc>
        <w:tc>
          <w:tcPr>
            <w:tcW w:w="721" w:type="pct"/>
            <w:shd w:val="clear" w:color="auto" w:fill="auto"/>
            <w:noWrap/>
            <w:hideMark/>
          </w:tcPr>
          <w:p w:rsidR="00110C18" w:rsidRPr="00D47EC1" w:rsidRDefault="00110C18" w:rsidP="00063728">
            <w:pPr>
              <w:jc w:val="right"/>
              <w:rPr>
                <w:ins w:id="14857" w:author="KIM, Jason" w:date="2019-04-02T13:39:00Z"/>
                <w:rFonts w:ascii="Calibri" w:eastAsia="Times New Roman" w:hAnsi="Calibri" w:cs="Calibri"/>
                <w:color w:val="000000"/>
                <w:lang w:eastAsia="en-AU"/>
              </w:rPr>
            </w:pPr>
            <w:ins w:id="148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59" w:author="KIM, Jason" w:date="2019-04-02T13:39:00Z"/>
        </w:trPr>
        <w:tc>
          <w:tcPr>
            <w:tcW w:w="716" w:type="pct"/>
            <w:vMerge w:val="restart"/>
            <w:shd w:val="clear" w:color="auto" w:fill="auto"/>
            <w:noWrap/>
            <w:hideMark/>
          </w:tcPr>
          <w:p w:rsidR="00110C18" w:rsidRPr="00D47EC1" w:rsidRDefault="00110C18" w:rsidP="00063728">
            <w:pPr>
              <w:rPr>
                <w:ins w:id="14860" w:author="KIM, Jason" w:date="2019-04-02T13:39:00Z"/>
                <w:rFonts w:ascii="Calibri" w:eastAsia="Times New Roman" w:hAnsi="Calibri" w:cs="Calibri"/>
                <w:color w:val="000000"/>
                <w:lang w:eastAsia="en-AU"/>
              </w:rPr>
            </w:pPr>
            <w:ins w:id="14861" w:author="KIM, Jason" w:date="2019-04-02T13:39:00Z">
              <w:r w:rsidRPr="00D47EC1">
                <w:rPr>
                  <w:rFonts w:ascii="Calibri" w:eastAsia="Times New Roman" w:hAnsi="Calibri" w:cs="Calibri"/>
                  <w:color w:val="000000"/>
                  <w:lang w:eastAsia="en-AU"/>
                </w:rPr>
                <w:t>DLL52K221</w:t>
              </w:r>
            </w:ins>
          </w:p>
        </w:tc>
        <w:tc>
          <w:tcPr>
            <w:tcW w:w="669" w:type="pct"/>
            <w:vMerge w:val="restart"/>
            <w:shd w:val="clear" w:color="auto" w:fill="auto"/>
            <w:noWrap/>
            <w:hideMark/>
          </w:tcPr>
          <w:p w:rsidR="00110C18" w:rsidRPr="00D47EC1" w:rsidRDefault="00110C18" w:rsidP="00063728">
            <w:pPr>
              <w:rPr>
                <w:ins w:id="14862" w:author="KIM, Jason" w:date="2019-04-02T13:39:00Z"/>
                <w:rFonts w:ascii="Calibri" w:eastAsia="Times New Roman" w:hAnsi="Calibri" w:cs="Calibri"/>
                <w:color w:val="000000"/>
                <w:lang w:eastAsia="en-AU"/>
              </w:rPr>
            </w:pPr>
            <w:ins w:id="14863" w:author="KIM, Jason" w:date="2019-04-02T13:39:00Z">
              <w:r w:rsidRPr="00D47EC1">
                <w:rPr>
                  <w:rFonts w:ascii="Calibri" w:eastAsia="Times New Roman" w:hAnsi="Calibri" w:cs="Calibri"/>
                  <w:color w:val="000000"/>
                  <w:lang w:eastAsia="en-AU"/>
                </w:rPr>
                <w:t>ELZ20270</w:t>
              </w:r>
            </w:ins>
          </w:p>
        </w:tc>
        <w:tc>
          <w:tcPr>
            <w:tcW w:w="668" w:type="pct"/>
            <w:vMerge w:val="restart"/>
            <w:shd w:val="clear" w:color="auto" w:fill="auto"/>
            <w:noWrap/>
            <w:hideMark/>
          </w:tcPr>
          <w:p w:rsidR="00110C18" w:rsidRPr="00D47EC1" w:rsidRDefault="00110C18" w:rsidP="00063728">
            <w:pPr>
              <w:rPr>
                <w:ins w:id="14864" w:author="KIM, Jason" w:date="2019-04-02T13:39:00Z"/>
                <w:rFonts w:ascii="Calibri" w:eastAsia="Times New Roman" w:hAnsi="Calibri" w:cs="Calibri"/>
                <w:color w:val="000000"/>
                <w:lang w:eastAsia="en-AU"/>
              </w:rPr>
            </w:pPr>
            <w:ins w:id="14865"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866" w:author="KIM, Jason" w:date="2019-04-02T13:39:00Z"/>
                <w:rFonts w:ascii="Calibri" w:eastAsia="Times New Roman" w:hAnsi="Calibri" w:cs="Calibri"/>
                <w:color w:val="000000"/>
                <w:lang w:eastAsia="en-AU"/>
              </w:rPr>
            </w:pPr>
            <w:ins w:id="14867" w:author="KIM, Jason" w:date="2019-04-02T13:39:00Z">
              <w:r w:rsidRPr="00D47EC1">
                <w:rPr>
                  <w:rFonts w:ascii="Calibri" w:eastAsia="Times New Roman" w:hAnsi="Calibri" w:cs="Calibri"/>
                  <w:color w:val="000000"/>
                  <w:lang w:eastAsia="en-AU"/>
                </w:rPr>
                <w:t>DLL2521</w:t>
              </w:r>
            </w:ins>
          </w:p>
        </w:tc>
        <w:tc>
          <w:tcPr>
            <w:tcW w:w="742" w:type="pct"/>
            <w:shd w:val="clear" w:color="auto" w:fill="auto"/>
            <w:noWrap/>
            <w:hideMark/>
          </w:tcPr>
          <w:p w:rsidR="00110C18" w:rsidRPr="00D47EC1" w:rsidRDefault="00110C18" w:rsidP="00063728">
            <w:pPr>
              <w:rPr>
                <w:ins w:id="14868" w:author="KIM, Jason" w:date="2019-04-02T13:39:00Z"/>
                <w:rFonts w:ascii="Calibri" w:eastAsia="Times New Roman" w:hAnsi="Calibri" w:cs="Calibri"/>
                <w:color w:val="000000"/>
                <w:lang w:eastAsia="en-AU"/>
              </w:rPr>
            </w:pPr>
            <w:ins w:id="1486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70" w:author="KIM, Jason" w:date="2019-04-02T13:39:00Z"/>
                <w:rFonts w:ascii="Calibri" w:eastAsia="Times New Roman" w:hAnsi="Calibri" w:cs="Calibri"/>
                <w:color w:val="000000"/>
                <w:lang w:eastAsia="en-AU"/>
              </w:rPr>
            </w:pPr>
            <w:ins w:id="14871" w:author="KIM, Jason" w:date="2019-04-02T13:39:00Z">
              <w:r w:rsidRPr="00D47EC1">
                <w:rPr>
                  <w:rFonts w:ascii="Calibri" w:eastAsia="Times New Roman" w:hAnsi="Calibri" w:cs="Calibri"/>
                  <w:color w:val="000000"/>
                  <w:lang w:eastAsia="en-AU"/>
                </w:rPr>
                <w:t>Chainage 7026</w:t>
              </w:r>
            </w:ins>
          </w:p>
        </w:tc>
        <w:tc>
          <w:tcPr>
            <w:tcW w:w="721" w:type="pct"/>
            <w:shd w:val="clear" w:color="auto" w:fill="auto"/>
            <w:noWrap/>
            <w:hideMark/>
          </w:tcPr>
          <w:p w:rsidR="00110C18" w:rsidRPr="00D47EC1" w:rsidRDefault="00110C18" w:rsidP="00063728">
            <w:pPr>
              <w:jc w:val="right"/>
              <w:rPr>
                <w:ins w:id="14872" w:author="KIM, Jason" w:date="2019-04-02T13:39:00Z"/>
                <w:rFonts w:ascii="Calibri" w:eastAsia="Times New Roman" w:hAnsi="Calibri" w:cs="Calibri"/>
                <w:color w:val="000000"/>
                <w:lang w:eastAsia="en-AU"/>
              </w:rPr>
            </w:pPr>
            <w:ins w:id="148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74" w:author="KIM, Jason" w:date="2019-04-02T13:39:00Z"/>
        </w:trPr>
        <w:tc>
          <w:tcPr>
            <w:tcW w:w="716" w:type="pct"/>
            <w:vMerge/>
            <w:hideMark/>
          </w:tcPr>
          <w:p w:rsidR="00110C18" w:rsidRPr="00D47EC1" w:rsidRDefault="00110C18" w:rsidP="00063728">
            <w:pPr>
              <w:rPr>
                <w:ins w:id="1487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7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7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78" w:author="KIM, Jason" w:date="2019-04-02T13:39:00Z"/>
                <w:rFonts w:ascii="Calibri" w:eastAsia="Times New Roman" w:hAnsi="Calibri" w:cs="Calibri"/>
                <w:color w:val="000000"/>
                <w:lang w:eastAsia="en-AU"/>
              </w:rPr>
            </w:pPr>
            <w:ins w:id="14879" w:author="KIM, Jason" w:date="2019-04-02T13:39:00Z">
              <w:r w:rsidRPr="00D47EC1">
                <w:rPr>
                  <w:rFonts w:ascii="Calibri" w:eastAsia="Times New Roman" w:hAnsi="Calibri" w:cs="Calibri"/>
                  <w:color w:val="000000"/>
                  <w:lang w:eastAsia="en-AU"/>
                </w:rPr>
                <w:t>DLL2522</w:t>
              </w:r>
            </w:ins>
          </w:p>
        </w:tc>
        <w:tc>
          <w:tcPr>
            <w:tcW w:w="742" w:type="pct"/>
            <w:shd w:val="clear" w:color="auto" w:fill="auto"/>
            <w:noWrap/>
            <w:hideMark/>
          </w:tcPr>
          <w:p w:rsidR="00110C18" w:rsidRPr="00D47EC1" w:rsidRDefault="00110C18" w:rsidP="00063728">
            <w:pPr>
              <w:rPr>
                <w:ins w:id="14880" w:author="KIM, Jason" w:date="2019-04-02T13:39:00Z"/>
                <w:rFonts w:ascii="Calibri" w:eastAsia="Times New Roman" w:hAnsi="Calibri" w:cs="Calibri"/>
                <w:color w:val="000000"/>
                <w:lang w:eastAsia="en-AU"/>
              </w:rPr>
            </w:pPr>
            <w:ins w:id="1488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82" w:author="KIM, Jason" w:date="2019-04-02T13:39:00Z"/>
                <w:rFonts w:ascii="Calibri" w:eastAsia="Times New Roman" w:hAnsi="Calibri" w:cs="Calibri"/>
                <w:color w:val="000000"/>
                <w:lang w:eastAsia="en-AU"/>
              </w:rPr>
            </w:pPr>
            <w:ins w:id="14883" w:author="KIM, Jason" w:date="2019-04-02T13:39:00Z">
              <w:r w:rsidRPr="00D47EC1">
                <w:rPr>
                  <w:rFonts w:ascii="Calibri" w:eastAsia="Times New Roman" w:hAnsi="Calibri" w:cs="Calibri"/>
                  <w:color w:val="000000"/>
                  <w:lang w:eastAsia="en-AU"/>
                </w:rPr>
                <w:t>Chainage 7030</w:t>
              </w:r>
            </w:ins>
          </w:p>
        </w:tc>
        <w:tc>
          <w:tcPr>
            <w:tcW w:w="721" w:type="pct"/>
            <w:shd w:val="clear" w:color="auto" w:fill="auto"/>
            <w:noWrap/>
            <w:hideMark/>
          </w:tcPr>
          <w:p w:rsidR="00110C18" w:rsidRPr="00D47EC1" w:rsidRDefault="00110C18" w:rsidP="00063728">
            <w:pPr>
              <w:jc w:val="right"/>
              <w:rPr>
                <w:ins w:id="14884" w:author="KIM, Jason" w:date="2019-04-02T13:39:00Z"/>
                <w:rFonts w:ascii="Calibri" w:eastAsia="Times New Roman" w:hAnsi="Calibri" w:cs="Calibri"/>
                <w:color w:val="000000"/>
                <w:lang w:eastAsia="en-AU"/>
              </w:rPr>
            </w:pPr>
            <w:ins w:id="148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86" w:author="KIM, Jason" w:date="2019-04-02T13:39:00Z"/>
        </w:trPr>
        <w:tc>
          <w:tcPr>
            <w:tcW w:w="716" w:type="pct"/>
            <w:vMerge/>
            <w:hideMark/>
          </w:tcPr>
          <w:p w:rsidR="00110C18" w:rsidRPr="00D47EC1" w:rsidRDefault="00110C18" w:rsidP="00063728">
            <w:pPr>
              <w:rPr>
                <w:ins w:id="148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90" w:author="KIM, Jason" w:date="2019-04-02T13:39:00Z"/>
                <w:rFonts w:ascii="Calibri" w:eastAsia="Times New Roman" w:hAnsi="Calibri" w:cs="Calibri"/>
                <w:color w:val="000000"/>
                <w:lang w:eastAsia="en-AU"/>
              </w:rPr>
            </w:pPr>
            <w:ins w:id="14891" w:author="KIM, Jason" w:date="2019-04-02T13:39:00Z">
              <w:r w:rsidRPr="00D47EC1">
                <w:rPr>
                  <w:rFonts w:ascii="Calibri" w:eastAsia="Times New Roman" w:hAnsi="Calibri" w:cs="Calibri"/>
                  <w:color w:val="000000"/>
                  <w:lang w:eastAsia="en-AU"/>
                </w:rPr>
                <w:t>DLL2531</w:t>
              </w:r>
            </w:ins>
          </w:p>
        </w:tc>
        <w:tc>
          <w:tcPr>
            <w:tcW w:w="742" w:type="pct"/>
            <w:shd w:val="clear" w:color="auto" w:fill="auto"/>
            <w:noWrap/>
            <w:hideMark/>
          </w:tcPr>
          <w:p w:rsidR="00110C18" w:rsidRPr="00D47EC1" w:rsidRDefault="00110C18" w:rsidP="00063728">
            <w:pPr>
              <w:rPr>
                <w:ins w:id="14892" w:author="KIM, Jason" w:date="2019-04-02T13:39:00Z"/>
                <w:rFonts w:ascii="Calibri" w:eastAsia="Times New Roman" w:hAnsi="Calibri" w:cs="Calibri"/>
                <w:color w:val="000000"/>
                <w:lang w:eastAsia="en-AU"/>
              </w:rPr>
            </w:pPr>
            <w:ins w:id="1489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94" w:author="KIM, Jason" w:date="2019-04-02T13:39:00Z"/>
                <w:rFonts w:ascii="Calibri" w:eastAsia="Times New Roman" w:hAnsi="Calibri" w:cs="Calibri"/>
                <w:color w:val="000000"/>
                <w:lang w:eastAsia="en-AU"/>
              </w:rPr>
            </w:pPr>
            <w:ins w:id="14895" w:author="KIM, Jason" w:date="2019-04-02T13:39:00Z">
              <w:r w:rsidRPr="00D47EC1">
                <w:rPr>
                  <w:rFonts w:ascii="Calibri" w:eastAsia="Times New Roman" w:hAnsi="Calibri" w:cs="Calibri"/>
                  <w:color w:val="000000"/>
                  <w:lang w:eastAsia="en-AU"/>
                </w:rPr>
                <w:t>Chainage 7146</w:t>
              </w:r>
            </w:ins>
          </w:p>
        </w:tc>
        <w:tc>
          <w:tcPr>
            <w:tcW w:w="721" w:type="pct"/>
            <w:shd w:val="clear" w:color="auto" w:fill="auto"/>
            <w:noWrap/>
            <w:hideMark/>
          </w:tcPr>
          <w:p w:rsidR="00110C18" w:rsidRPr="00D47EC1" w:rsidRDefault="00110C18" w:rsidP="00063728">
            <w:pPr>
              <w:jc w:val="right"/>
              <w:rPr>
                <w:ins w:id="14896" w:author="KIM, Jason" w:date="2019-04-02T13:39:00Z"/>
                <w:rFonts w:ascii="Calibri" w:eastAsia="Times New Roman" w:hAnsi="Calibri" w:cs="Calibri"/>
                <w:color w:val="000000"/>
                <w:lang w:eastAsia="en-AU"/>
              </w:rPr>
            </w:pPr>
            <w:ins w:id="148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98" w:author="KIM, Jason" w:date="2019-04-02T13:39:00Z"/>
        </w:trPr>
        <w:tc>
          <w:tcPr>
            <w:tcW w:w="716" w:type="pct"/>
            <w:vMerge/>
            <w:hideMark/>
          </w:tcPr>
          <w:p w:rsidR="00110C18" w:rsidRPr="00D47EC1" w:rsidRDefault="00110C18" w:rsidP="00063728">
            <w:pPr>
              <w:rPr>
                <w:ins w:id="148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02" w:author="KIM, Jason" w:date="2019-04-02T13:39:00Z"/>
                <w:rFonts w:ascii="Calibri" w:eastAsia="Times New Roman" w:hAnsi="Calibri" w:cs="Calibri"/>
                <w:color w:val="000000"/>
                <w:lang w:eastAsia="en-AU"/>
              </w:rPr>
            </w:pPr>
            <w:ins w:id="14903" w:author="KIM, Jason" w:date="2019-04-02T13:39:00Z">
              <w:r w:rsidRPr="00D47EC1">
                <w:rPr>
                  <w:rFonts w:ascii="Calibri" w:eastAsia="Times New Roman" w:hAnsi="Calibri" w:cs="Calibri"/>
                  <w:color w:val="000000"/>
                  <w:lang w:eastAsia="en-AU"/>
                </w:rPr>
                <w:t>DLL2532</w:t>
              </w:r>
            </w:ins>
          </w:p>
        </w:tc>
        <w:tc>
          <w:tcPr>
            <w:tcW w:w="742" w:type="pct"/>
            <w:shd w:val="clear" w:color="auto" w:fill="auto"/>
            <w:noWrap/>
            <w:hideMark/>
          </w:tcPr>
          <w:p w:rsidR="00110C18" w:rsidRPr="00D47EC1" w:rsidRDefault="00110C18" w:rsidP="00063728">
            <w:pPr>
              <w:rPr>
                <w:ins w:id="14904" w:author="KIM, Jason" w:date="2019-04-02T13:39:00Z"/>
                <w:rFonts w:ascii="Calibri" w:eastAsia="Times New Roman" w:hAnsi="Calibri" w:cs="Calibri"/>
                <w:color w:val="000000"/>
                <w:lang w:eastAsia="en-AU"/>
              </w:rPr>
            </w:pPr>
            <w:ins w:id="1490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06" w:author="KIM, Jason" w:date="2019-04-02T13:39:00Z"/>
                <w:rFonts w:ascii="Calibri" w:eastAsia="Times New Roman" w:hAnsi="Calibri" w:cs="Calibri"/>
                <w:color w:val="000000"/>
                <w:lang w:eastAsia="en-AU"/>
              </w:rPr>
            </w:pPr>
            <w:ins w:id="14907" w:author="KIM, Jason" w:date="2019-04-02T13:39:00Z">
              <w:r w:rsidRPr="00D47EC1">
                <w:rPr>
                  <w:rFonts w:ascii="Calibri" w:eastAsia="Times New Roman" w:hAnsi="Calibri" w:cs="Calibri"/>
                  <w:color w:val="000000"/>
                  <w:lang w:eastAsia="en-AU"/>
                </w:rPr>
                <w:t>Chainage 7150</w:t>
              </w:r>
            </w:ins>
          </w:p>
        </w:tc>
        <w:tc>
          <w:tcPr>
            <w:tcW w:w="721" w:type="pct"/>
            <w:shd w:val="clear" w:color="auto" w:fill="auto"/>
            <w:noWrap/>
            <w:hideMark/>
          </w:tcPr>
          <w:p w:rsidR="00110C18" w:rsidRPr="00D47EC1" w:rsidRDefault="00110C18" w:rsidP="00063728">
            <w:pPr>
              <w:jc w:val="right"/>
              <w:rPr>
                <w:ins w:id="14908" w:author="KIM, Jason" w:date="2019-04-02T13:39:00Z"/>
                <w:rFonts w:ascii="Calibri" w:eastAsia="Times New Roman" w:hAnsi="Calibri" w:cs="Calibri"/>
                <w:color w:val="000000"/>
                <w:lang w:eastAsia="en-AU"/>
              </w:rPr>
            </w:pPr>
            <w:ins w:id="149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10" w:author="KIM, Jason" w:date="2019-04-02T13:39:00Z"/>
        </w:trPr>
        <w:tc>
          <w:tcPr>
            <w:tcW w:w="716" w:type="pct"/>
            <w:vMerge w:val="restart"/>
            <w:shd w:val="clear" w:color="auto" w:fill="auto"/>
            <w:noWrap/>
            <w:hideMark/>
          </w:tcPr>
          <w:p w:rsidR="00110C18" w:rsidRPr="00D47EC1" w:rsidRDefault="00110C18" w:rsidP="00063728">
            <w:pPr>
              <w:rPr>
                <w:ins w:id="14911" w:author="KIM, Jason" w:date="2019-04-02T13:39:00Z"/>
                <w:rFonts w:ascii="Calibri" w:eastAsia="Times New Roman" w:hAnsi="Calibri" w:cs="Calibri"/>
                <w:color w:val="000000"/>
                <w:lang w:eastAsia="en-AU"/>
              </w:rPr>
            </w:pPr>
            <w:ins w:id="14912" w:author="KIM, Jason" w:date="2019-04-02T13:39:00Z">
              <w:r w:rsidRPr="00D47EC1">
                <w:rPr>
                  <w:rFonts w:ascii="Calibri" w:eastAsia="Times New Roman" w:hAnsi="Calibri" w:cs="Calibri"/>
                  <w:color w:val="000000"/>
                  <w:lang w:eastAsia="en-AU"/>
                </w:rPr>
                <w:t>DLL54K221</w:t>
              </w:r>
            </w:ins>
          </w:p>
        </w:tc>
        <w:tc>
          <w:tcPr>
            <w:tcW w:w="669" w:type="pct"/>
            <w:vMerge w:val="restart"/>
            <w:shd w:val="clear" w:color="auto" w:fill="auto"/>
            <w:noWrap/>
            <w:hideMark/>
          </w:tcPr>
          <w:p w:rsidR="00110C18" w:rsidRPr="00D47EC1" w:rsidRDefault="00110C18" w:rsidP="00063728">
            <w:pPr>
              <w:rPr>
                <w:ins w:id="14913" w:author="KIM, Jason" w:date="2019-04-02T13:39:00Z"/>
                <w:rFonts w:ascii="Calibri" w:eastAsia="Times New Roman" w:hAnsi="Calibri" w:cs="Calibri"/>
                <w:color w:val="000000"/>
                <w:lang w:eastAsia="en-AU"/>
              </w:rPr>
            </w:pPr>
            <w:ins w:id="14914" w:author="KIM, Jason" w:date="2019-04-02T13:39:00Z">
              <w:r w:rsidRPr="00D47EC1">
                <w:rPr>
                  <w:rFonts w:ascii="Calibri" w:eastAsia="Times New Roman" w:hAnsi="Calibri" w:cs="Calibri"/>
                  <w:color w:val="000000"/>
                  <w:lang w:eastAsia="en-AU"/>
                </w:rPr>
                <w:t>ELZ20278</w:t>
              </w:r>
            </w:ins>
          </w:p>
        </w:tc>
        <w:tc>
          <w:tcPr>
            <w:tcW w:w="668" w:type="pct"/>
            <w:vMerge w:val="restart"/>
            <w:shd w:val="clear" w:color="auto" w:fill="auto"/>
            <w:noWrap/>
            <w:hideMark/>
          </w:tcPr>
          <w:p w:rsidR="00110C18" w:rsidRPr="00D47EC1" w:rsidRDefault="00110C18" w:rsidP="00063728">
            <w:pPr>
              <w:rPr>
                <w:ins w:id="14915" w:author="KIM, Jason" w:date="2019-04-02T13:39:00Z"/>
                <w:rFonts w:ascii="Calibri" w:eastAsia="Times New Roman" w:hAnsi="Calibri" w:cs="Calibri"/>
                <w:color w:val="000000"/>
                <w:lang w:eastAsia="en-AU"/>
              </w:rPr>
            </w:pPr>
            <w:ins w:id="14916"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917" w:author="KIM, Jason" w:date="2019-04-02T13:39:00Z"/>
                <w:rFonts w:ascii="Calibri" w:eastAsia="Times New Roman" w:hAnsi="Calibri" w:cs="Calibri"/>
                <w:color w:val="000000"/>
                <w:lang w:eastAsia="en-AU"/>
              </w:rPr>
            </w:pPr>
            <w:ins w:id="14918" w:author="KIM, Jason" w:date="2019-04-02T13:39:00Z">
              <w:r w:rsidRPr="00D47EC1">
                <w:rPr>
                  <w:rFonts w:ascii="Calibri" w:eastAsia="Times New Roman" w:hAnsi="Calibri" w:cs="Calibri"/>
                  <w:color w:val="000000"/>
                  <w:lang w:eastAsia="en-AU"/>
                </w:rPr>
                <w:t>DLL2541</w:t>
              </w:r>
            </w:ins>
          </w:p>
        </w:tc>
        <w:tc>
          <w:tcPr>
            <w:tcW w:w="742" w:type="pct"/>
            <w:shd w:val="clear" w:color="auto" w:fill="auto"/>
            <w:noWrap/>
            <w:hideMark/>
          </w:tcPr>
          <w:p w:rsidR="00110C18" w:rsidRPr="00D47EC1" w:rsidRDefault="00110C18" w:rsidP="00063728">
            <w:pPr>
              <w:rPr>
                <w:ins w:id="14919" w:author="KIM, Jason" w:date="2019-04-02T13:39:00Z"/>
                <w:rFonts w:ascii="Calibri" w:eastAsia="Times New Roman" w:hAnsi="Calibri" w:cs="Calibri"/>
                <w:color w:val="000000"/>
                <w:lang w:eastAsia="en-AU"/>
              </w:rPr>
            </w:pPr>
            <w:ins w:id="1492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21" w:author="KIM, Jason" w:date="2019-04-02T13:39:00Z"/>
                <w:rFonts w:ascii="Calibri" w:eastAsia="Times New Roman" w:hAnsi="Calibri" w:cs="Calibri"/>
                <w:color w:val="000000"/>
                <w:lang w:eastAsia="en-AU"/>
              </w:rPr>
            </w:pPr>
            <w:ins w:id="14922" w:author="KIM, Jason" w:date="2019-04-02T13:39:00Z">
              <w:r w:rsidRPr="00D47EC1">
                <w:rPr>
                  <w:rFonts w:ascii="Calibri" w:eastAsia="Times New Roman" w:hAnsi="Calibri" w:cs="Calibri"/>
                  <w:color w:val="000000"/>
                  <w:lang w:eastAsia="en-AU"/>
                </w:rPr>
                <w:t>Chainage 7266</w:t>
              </w:r>
            </w:ins>
          </w:p>
        </w:tc>
        <w:tc>
          <w:tcPr>
            <w:tcW w:w="721" w:type="pct"/>
            <w:shd w:val="clear" w:color="auto" w:fill="auto"/>
            <w:noWrap/>
            <w:hideMark/>
          </w:tcPr>
          <w:p w:rsidR="00110C18" w:rsidRPr="00D47EC1" w:rsidRDefault="00110C18" w:rsidP="00063728">
            <w:pPr>
              <w:jc w:val="right"/>
              <w:rPr>
                <w:ins w:id="14923" w:author="KIM, Jason" w:date="2019-04-02T13:39:00Z"/>
                <w:rFonts w:ascii="Calibri" w:eastAsia="Times New Roman" w:hAnsi="Calibri" w:cs="Calibri"/>
                <w:color w:val="000000"/>
                <w:lang w:eastAsia="en-AU"/>
              </w:rPr>
            </w:pPr>
            <w:ins w:id="149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25" w:author="KIM, Jason" w:date="2019-04-02T13:39:00Z"/>
        </w:trPr>
        <w:tc>
          <w:tcPr>
            <w:tcW w:w="716" w:type="pct"/>
            <w:vMerge/>
            <w:hideMark/>
          </w:tcPr>
          <w:p w:rsidR="00110C18" w:rsidRPr="00D47EC1" w:rsidRDefault="00110C18" w:rsidP="00063728">
            <w:pPr>
              <w:rPr>
                <w:ins w:id="1492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2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2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29" w:author="KIM, Jason" w:date="2019-04-02T13:39:00Z"/>
                <w:rFonts w:ascii="Calibri" w:eastAsia="Times New Roman" w:hAnsi="Calibri" w:cs="Calibri"/>
                <w:color w:val="000000"/>
                <w:lang w:eastAsia="en-AU"/>
              </w:rPr>
            </w:pPr>
            <w:ins w:id="14930" w:author="KIM, Jason" w:date="2019-04-02T13:39:00Z">
              <w:r w:rsidRPr="00D47EC1">
                <w:rPr>
                  <w:rFonts w:ascii="Calibri" w:eastAsia="Times New Roman" w:hAnsi="Calibri" w:cs="Calibri"/>
                  <w:color w:val="000000"/>
                  <w:lang w:eastAsia="en-AU"/>
                </w:rPr>
                <w:t>DLL2542</w:t>
              </w:r>
            </w:ins>
          </w:p>
        </w:tc>
        <w:tc>
          <w:tcPr>
            <w:tcW w:w="742" w:type="pct"/>
            <w:shd w:val="clear" w:color="auto" w:fill="auto"/>
            <w:noWrap/>
            <w:hideMark/>
          </w:tcPr>
          <w:p w:rsidR="00110C18" w:rsidRPr="00D47EC1" w:rsidRDefault="00110C18" w:rsidP="00063728">
            <w:pPr>
              <w:rPr>
                <w:ins w:id="14931" w:author="KIM, Jason" w:date="2019-04-02T13:39:00Z"/>
                <w:rFonts w:ascii="Calibri" w:eastAsia="Times New Roman" w:hAnsi="Calibri" w:cs="Calibri"/>
                <w:color w:val="000000"/>
                <w:lang w:eastAsia="en-AU"/>
              </w:rPr>
            </w:pPr>
            <w:ins w:id="1493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33" w:author="KIM, Jason" w:date="2019-04-02T13:39:00Z"/>
                <w:rFonts w:ascii="Calibri" w:eastAsia="Times New Roman" w:hAnsi="Calibri" w:cs="Calibri"/>
                <w:color w:val="000000"/>
                <w:lang w:eastAsia="en-AU"/>
              </w:rPr>
            </w:pPr>
            <w:ins w:id="14934" w:author="KIM, Jason" w:date="2019-04-02T13:39:00Z">
              <w:r w:rsidRPr="00D47EC1">
                <w:rPr>
                  <w:rFonts w:ascii="Calibri" w:eastAsia="Times New Roman" w:hAnsi="Calibri" w:cs="Calibri"/>
                  <w:color w:val="000000"/>
                  <w:lang w:eastAsia="en-AU"/>
                </w:rPr>
                <w:t>Chainage 7270</w:t>
              </w:r>
            </w:ins>
          </w:p>
        </w:tc>
        <w:tc>
          <w:tcPr>
            <w:tcW w:w="721" w:type="pct"/>
            <w:shd w:val="clear" w:color="auto" w:fill="auto"/>
            <w:noWrap/>
            <w:hideMark/>
          </w:tcPr>
          <w:p w:rsidR="00110C18" w:rsidRPr="00D47EC1" w:rsidRDefault="00110C18" w:rsidP="00063728">
            <w:pPr>
              <w:jc w:val="right"/>
              <w:rPr>
                <w:ins w:id="14935" w:author="KIM, Jason" w:date="2019-04-02T13:39:00Z"/>
                <w:rFonts w:ascii="Calibri" w:eastAsia="Times New Roman" w:hAnsi="Calibri" w:cs="Calibri"/>
                <w:color w:val="000000"/>
                <w:lang w:eastAsia="en-AU"/>
              </w:rPr>
            </w:pPr>
            <w:ins w:id="149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37" w:author="KIM, Jason" w:date="2019-04-02T13:39:00Z"/>
        </w:trPr>
        <w:tc>
          <w:tcPr>
            <w:tcW w:w="716" w:type="pct"/>
            <w:vMerge/>
            <w:hideMark/>
          </w:tcPr>
          <w:p w:rsidR="00110C18" w:rsidRPr="00D47EC1" w:rsidRDefault="00110C18" w:rsidP="00063728">
            <w:pPr>
              <w:rPr>
                <w:ins w:id="149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41" w:author="KIM, Jason" w:date="2019-04-02T13:39:00Z"/>
                <w:rFonts w:ascii="Calibri" w:eastAsia="Times New Roman" w:hAnsi="Calibri" w:cs="Calibri"/>
                <w:color w:val="000000"/>
                <w:lang w:eastAsia="en-AU"/>
              </w:rPr>
            </w:pPr>
            <w:ins w:id="14942" w:author="KIM, Jason" w:date="2019-04-02T13:39:00Z">
              <w:r w:rsidRPr="00D47EC1">
                <w:rPr>
                  <w:rFonts w:ascii="Calibri" w:eastAsia="Times New Roman" w:hAnsi="Calibri" w:cs="Calibri"/>
                  <w:color w:val="000000"/>
                  <w:lang w:eastAsia="en-AU"/>
                </w:rPr>
                <w:t>DLL2551</w:t>
              </w:r>
            </w:ins>
          </w:p>
        </w:tc>
        <w:tc>
          <w:tcPr>
            <w:tcW w:w="742" w:type="pct"/>
            <w:shd w:val="clear" w:color="auto" w:fill="auto"/>
            <w:noWrap/>
            <w:hideMark/>
          </w:tcPr>
          <w:p w:rsidR="00110C18" w:rsidRPr="00D47EC1" w:rsidRDefault="00110C18" w:rsidP="00063728">
            <w:pPr>
              <w:rPr>
                <w:ins w:id="14943" w:author="KIM, Jason" w:date="2019-04-02T13:39:00Z"/>
                <w:rFonts w:ascii="Calibri" w:eastAsia="Times New Roman" w:hAnsi="Calibri" w:cs="Calibri"/>
                <w:color w:val="000000"/>
                <w:lang w:eastAsia="en-AU"/>
              </w:rPr>
            </w:pPr>
            <w:ins w:id="1494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45" w:author="KIM, Jason" w:date="2019-04-02T13:39:00Z"/>
                <w:rFonts w:ascii="Calibri" w:eastAsia="Times New Roman" w:hAnsi="Calibri" w:cs="Calibri"/>
                <w:color w:val="000000"/>
                <w:lang w:eastAsia="en-AU"/>
              </w:rPr>
            </w:pPr>
            <w:ins w:id="14946" w:author="KIM, Jason" w:date="2019-04-02T13:39:00Z">
              <w:r w:rsidRPr="00D47EC1">
                <w:rPr>
                  <w:rFonts w:ascii="Calibri" w:eastAsia="Times New Roman" w:hAnsi="Calibri" w:cs="Calibri"/>
                  <w:color w:val="000000"/>
                  <w:lang w:eastAsia="en-AU"/>
                </w:rPr>
                <w:t>Chainage 7386</w:t>
              </w:r>
            </w:ins>
          </w:p>
        </w:tc>
        <w:tc>
          <w:tcPr>
            <w:tcW w:w="721" w:type="pct"/>
            <w:shd w:val="clear" w:color="auto" w:fill="auto"/>
            <w:noWrap/>
            <w:hideMark/>
          </w:tcPr>
          <w:p w:rsidR="00110C18" w:rsidRPr="00D47EC1" w:rsidRDefault="00110C18" w:rsidP="00063728">
            <w:pPr>
              <w:jc w:val="right"/>
              <w:rPr>
                <w:ins w:id="14947" w:author="KIM, Jason" w:date="2019-04-02T13:39:00Z"/>
                <w:rFonts w:ascii="Calibri" w:eastAsia="Times New Roman" w:hAnsi="Calibri" w:cs="Calibri"/>
                <w:color w:val="000000"/>
                <w:lang w:eastAsia="en-AU"/>
              </w:rPr>
            </w:pPr>
            <w:ins w:id="149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49" w:author="KIM, Jason" w:date="2019-04-02T13:39:00Z"/>
        </w:trPr>
        <w:tc>
          <w:tcPr>
            <w:tcW w:w="716" w:type="pct"/>
            <w:vMerge/>
            <w:hideMark/>
          </w:tcPr>
          <w:p w:rsidR="00110C18" w:rsidRPr="00D47EC1" w:rsidRDefault="00110C18" w:rsidP="00063728">
            <w:pPr>
              <w:rPr>
                <w:ins w:id="149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53" w:author="KIM, Jason" w:date="2019-04-02T13:39:00Z"/>
                <w:rFonts w:ascii="Calibri" w:eastAsia="Times New Roman" w:hAnsi="Calibri" w:cs="Calibri"/>
                <w:color w:val="000000"/>
                <w:lang w:eastAsia="en-AU"/>
              </w:rPr>
            </w:pPr>
            <w:ins w:id="14954" w:author="KIM, Jason" w:date="2019-04-02T13:39:00Z">
              <w:r w:rsidRPr="00D47EC1">
                <w:rPr>
                  <w:rFonts w:ascii="Calibri" w:eastAsia="Times New Roman" w:hAnsi="Calibri" w:cs="Calibri"/>
                  <w:color w:val="000000"/>
                  <w:lang w:eastAsia="en-AU"/>
                </w:rPr>
                <w:t>DLL2552</w:t>
              </w:r>
            </w:ins>
          </w:p>
        </w:tc>
        <w:tc>
          <w:tcPr>
            <w:tcW w:w="742" w:type="pct"/>
            <w:shd w:val="clear" w:color="auto" w:fill="auto"/>
            <w:noWrap/>
            <w:hideMark/>
          </w:tcPr>
          <w:p w:rsidR="00110C18" w:rsidRPr="00D47EC1" w:rsidRDefault="00110C18" w:rsidP="00063728">
            <w:pPr>
              <w:rPr>
                <w:ins w:id="14955" w:author="KIM, Jason" w:date="2019-04-02T13:39:00Z"/>
                <w:rFonts w:ascii="Calibri" w:eastAsia="Times New Roman" w:hAnsi="Calibri" w:cs="Calibri"/>
                <w:color w:val="000000"/>
                <w:lang w:eastAsia="en-AU"/>
              </w:rPr>
            </w:pPr>
            <w:ins w:id="1495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57" w:author="KIM, Jason" w:date="2019-04-02T13:39:00Z"/>
                <w:rFonts w:ascii="Calibri" w:eastAsia="Times New Roman" w:hAnsi="Calibri" w:cs="Calibri"/>
                <w:color w:val="000000"/>
                <w:lang w:eastAsia="en-AU"/>
              </w:rPr>
            </w:pPr>
            <w:ins w:id="14958" w:author="KIM, Jason" w:date="2019-04-02T13:39:00Z">
              <w:r w:rsidRPr="00D47EC1">
                <w:rPr>
                  <w:rFonts w:ascii="Calibri" w:eastAsia="Times New Roman" w:hAnsi="Calibri" w:cs="Calibri"/>
                  <w:color w:val="000000"/>
                  <w:lang w:eastAsia="en-AU"/>
                </w:rPr>
                <w:t>Chainage 7390</w:t>
              </w:r>
            </w:ins>
          </w:p>
        </w:tc>
        <w:tc>
          <w:tcPr>
            <w:tcW w:w="721" w:type="pct"/>
            <w:shd w:val="clear" w:color="auto" w:fill="auto"/>
            <w:noWrap/>
            <w:hideMark/>
          </w:tcPr>
          <w:p w:rsidR="00110C18" w:rsidRPr="00D47EC1" w:rsidRDefault="00110C18" w:rsidP="00063728">
            <w:pPr>
              <w:jc w:val="right"/>
              <w:rPr>
                <w:ins w:id="14959" w:author="KIM, Jason" w:date="2019-04-02T13:39:00Z"/>
                <w:rFonts w:ascii="Calibri" w:eastAsia="Times New Roman" w:hAnsi="Calibri" w:cs="Calibri"/>
                <w:color w:val="000000"/>
                <w:lang w:eastAsia="en-AU"/>
              </w:rPr>
            </w:pPr>
            <w:ins w:id="149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61" w:author="KIM, Jason" w:date="2019-04-02T13:39:00Z"/>
        </w:trPr>
        <w:tc>
          <w:tcPr>
            <w:tcW w:w="716" w:type="pct"/>
            <w:vMerge w:val="restart"/>
            <w:shd w:val="clear" w:color="auto" w:fill="auto"/>
            <w:noWrap/>
            <w:hideMark/>
          </w:tcPr>
          <w:p w:rsidR="00110C18" w:rsidRPr="00D47EC1" w:rsidRDefault="00110C18" w:rsidP="00063728">
            <w:pPr>
              <w:rPr>
                <w:ins w:id="14962" w:author="KIM, Jason" w:date="2019-04-02T13:39:00Z"/>
                <w:rFonts w:ascii="Calibri" w:eastAsia="Times New Roman" w:hAnsi="Calibri" w:cs="Calibri"/>
                <w:color w:val="000000"/>
                <w:lang w:eastAsia="en-AU"/>
              </w:rPr>
            </w:pPr>
            <w:ins w:id="14963" w:author="KIM, Jason" w:date="2019-04-02T13:39:00Z">
              <w:r w:rsidRPr="00D47EC1">
                <w:rPr>
                  <w:rFonts w:ascii="Calibri" w:eastAsia="Times New Roman" w:hAnsi="Calibri" w:cs="Calibri"/>
                  <w:color w:val="000000"/>
                  <w:lang w:eastAsia="en-AU"/>
                </w:rPr>
                <w:t>DLL56K221</w:t>
              </w:r>
            </w:ins>
          </w:p>
        </w:tc>
        <w:tc>
          <w:tcPr>
            <w:tcW w:w="669" w:type="pct"/>
            <w:vMerge w:val="restart"/>
            <w:shd w:val="clear" w:color="auto" w:fill="auto"/>
            <w:noWrap/>
            <w:hideMark/>
          </w:tcPr>
          <w:p w:rsidR="00110C18" w:rsidRPr="00D47EC1" w:rsidRDefault="00110C18" w:rsidP="00063728">
            <w:pPr>
              <w:rPr>
                <w:ins w:id="14964" w:author="KIM, Jason" w:date="2019-04-02T13:39:00Z"/>
                <w:rFonts w:ascii="Calibri" w:eastAsia="Times New Roman" w:hAnsi="Calibri" w:cs="Calibri"/>
                <w:color w:val="000000"/>
                <w:lang w:eastAsia="en-AU"/>
              </w:rPr>
            </w:pPr>
            <w:ins w:id="14965" w:author="KIM, Jason" w:date="2019-04-02T13:39:00Z">
              <w:r w:rsidRPr="00D47EC1">
                <w:rPr>
                  <w:rFonts w:ascii="Calibri" w:eastAsia="Times New Roman" w:hAnsi="Calibri" w:cs="Calibri"/>
                  <w:color w:val="000000"/>
                  <w:lang w:eastAsia="en-AU"/>
                </w:rPr>
                <w:t>ELZ20286</w:t>
              </w:r>
            </w:ins>
          </w:p>
        </w:tc>
        <w:tc>
          <w:tcPr>
            <w:tcW w:w="668" w:type="pct"/>
            <w:vMerge w:val="restart"/>
            <w:shd w:val="clear" w:color="auto" w:fill="auto"/>
            <w:noWrap/>
            <w:hideMark/>
          </w:tcPr>
          <w:p w:rsidR="00110C18" w:rsidRPr="00D47EC1" w:rsidRDefault="00110C18" w:rsidP="00063728">
            <w:pPr>
              <w:rPr>
                <w:ins w:id="14966" w:author="KIM, Jason" w:date="2019-04-02T13:39:00Z"/>
                <w:rFonts w:ascii="Calibri" w:eastAsia="Times New Roman" w:hAnsi="Calibri" w:cs="Calibri"/>
                <w:color w:val="000000"/>
                <w:lang w:eastAsia="en-AU"/>
              </w:rPr>
            </w:pPr>
            <w:ins w:id="14967"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4968" w:author="KIM, Jason" w:date="2019-04-02T13:39:00Z"/>
                <w:rFonts w:ascii="Calibri" w:eastAsia="Times New Roman" w:hAnsi="Calibri" w:cs="Calibri"/>
                <w:color w:val="000000"/>
                <w:lang w:eastAsia="en-AU"/>
              </w:rPr>
            </w:pPr>
            <w:ins w:id="14969" w:author="KIM, Jason" w:date="2019-04-02T13:39:00Z">
              <w:r w:rsidRPr="00D47EC1">
                <w:rPr>
                  <w:rFonts w:ascii="Calibri" w:eastAsia="Times New Roman" w:hAnsi="Calibri" w:cs="Calibri"/>
                  <w:color w:val="000000"/>
                  <w:lang w:eastAsia="en-AU"/>
                </w:rPr>
                <w:t>DLL2561</w:t>
              </w:r>
            </w:ins>
          </w:p>
        </w:tc>
        <w:tc>
          <w:tcPr>
            <w:tcW w:w="742" w:type="pct"/>
            <w:shd w:val="clear" w:color="auto" w:fill="auto"/>
            <w:noWrap/>
            <w:hideMark/>
          </w:tcPr>
          <w:p w:rsidR="00110C18" w:rsidRPr="00D47EC1" w:rsidRDefault="00110C18" w:rsidP="00063728">
            <w:pPr>
              <w:rPr>
                <w:ins w:id="14970" w:author="KIM, Jason" w:date="2019-04-02T13:39:00Z"/>
                <w:rFonts w:ascii="Calibri" w:eastAsia="Times New Roman" w:hAnsi="Calibri" w:cs="Calibri"/>
                <w:color w:val="000000"/>
                <w:lang w:eastAsia="en-AU"/>
              </w:rPr>
            </w:pPr>
            <w:ins w:id="1497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72" w:author="KIM, Jason" w:date="2019-04-02T13:39:00Z"/>
                <w:rFonts w:ascii="Calibri" w:eastAsia="Times New Roman" w:hAnsi="Calibri" w:cs="Calibri"/>
                <w:color w:val="000000"/>
                <w:lang w:eastAsia="en-AU"/>
              </w:rPr>
            </w:pPr>
            <w:ins w:id="14973" w:author="KIM, Jason" w:date="2019-04-02T13:39:00Z">
              <w:r w:rsidRPr="00D47EC1">
                <w:rPr>
                  <w:rFonts w:ascii="Calibri" w:eastAsia="Times New Roman" w:hAnsi="Calibri" w:cs="Calibri"/>
                  <w:color w:val="000000"/>
                  <w:lang w:eastAsia="en-AU"/>
                </w:rPr>
                <w:t>Chainage 7506</w:t>
              </w:r>
            </w:ins>
          </w:p>
        </w:tc>
        <w:tc>
          <w:tcPr>
            <w:tcW w:w="721" w:type="pct"/>
            <w:shd w:val="clear" w:color="auto" w:fill="auto"/>
            <w:noWrap/>
            <w:hideMark/>
          </w:tcPr>
          <w:p w:rsidR="00110C18" w:rsidRPr="00D47EC1" w:rsidRDefault="00110C18" w:rsidP="00063728">
            <w:pPr>
              <w:jc w:val="right"/>
              <w:rPr>
                <w:ins w:id="14974" w:author="KIM, Jason" w:date="2019-04-02T13:39:00Z"/>
                <w:rFonts w:ascii="Calibri" w:eastAsia="Times New Roman" w:hAnsi="Calibri" w:cs="Calibri"/>
                <w:color w:val="000000"/>
                <w:lang w:eastAsia="en-AU"/>
              </w:rPr>
            </w:pPr>
            <w:ins w:id="149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76" w:author="KIM, Jason" w:date="2019-04-02T13:39:00Z"/>
        </w:trPr>
        <w:tc>
          <w:tcPr>
            <w:tcW w:w="716" w:type="pct"/>
            <w:vMerge/>
            <w:hideMark/>
          </w:tcPr>
          <w:p w:rsidR="00110C18" w:rsidRPr="00D47EC1" w:rsidRDefault="00110C18" w:rsidP="00063728">
            <w:pPr>
              <w:rPr>
                <w:ins w:id="1497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7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7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80" w:author="KIM, Jason" w:date="2019-04-02T13:39:00Z"/>
                <w:rFonts w:ascii="Calibri" w:eastAsia="Times New Roman" w:hAnsi="Calibri" w:cs="Calibri"/>
                <w:color w:val="000000"/>
                <w:lang w:eastAsia="en-AU"/>
              </w:rPr>
            </w:pPr>
            <w:ins w:id="14981" w:author="KIM, Jason" w:date="2019-04-02T13:39:00Z">
              <w:r w:rsidRPr="00D47EC1">
                <w:rPr>
                  <w:rFonts w:ascii="Calibri" w:eastAsia="Times New Roman" w:hAnsi="Calibri" w:cs="Calibri"/>
                  <w:color w:val="000000"/>
                  <w:lang w:eastAsia="en-AU"/>
                </w:rPr>
                <w:t>DLL2562</w:t>
              </w:r>
            </w:ins>
          </w:p>
        </w:tc>
        <w:tc>
          <w:tcPr>
            <w:tcW w:w="742" w:type="pct"/>
            <w:shd w:val="clear" w:color="auto" w:fill="auto"/>
            <w:noWrap/>
            <w:hideMark/>
          </w:tcPr>
          <w:p w:rsidR="00110C18" w:rsidRPr="00D47EC1" w:rsidRDefault="00110C18" w:rsidP="00063728">
            <w:pPr>
              <w:rPr>
                <w:ins w:id="14982" w:author="KIM, Jason" w:date="2019-04-02T13:39:00Z"/>
                <w:rFonts w:ascii="Calibri" w:eastAsia="Times New Roman" w:hAnsi="Calibri" w:cs="Calibri"/>
                <w:color w:val="000000"/>
                <w:lang w:eastAsia="en-AU"/>
              </w:rPr>
            </w:pPr>
            <w:ins w:id="1498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84" w:author="KIM, Jason" w:date="2019-04-02T13:39:00Z"/>
                <w:rFonts w:ascii="Calibri" w:eastAsia="Times New Roman" w:hAnsi="Calibri" w:cs="Calibri"/>
                <w:color w:val="000000"/>
                <w:lang w:eastAsia="en-AU"/>
              </w:rPr>
            </w:pPr>
            <w:ins w:id="14985" w:author="KIM, Jason" w:date="2019-04-02T13:39:00Z">
              <w:r w:rsidRPr="00D47EC1">
                <w:rPr>
                  <w:rFonts w:ascii="Calibri" w:eastAsia="Times New Roman" w:hAnsi="Calibri" w:cs="Calibri"/>
                  <w:color w:val="000000"/>
                  <w:lang w:eastAsia="en-AU"/>
                </w:rPr>
                <w:t>Chainage 7510</w:t>
              </w:r>
            </w:ins>
          </w:p>
        </w:tc>
        <w:tc>
          <w:tcPr>
            <w:tcW w:w="721" w:type="pct"/>
            <w:shd w:val="clear" w:color="auto" w:fill="auto"/>
            <w:noWrap/>
            <w:hideMark/>
          </w:tcPr>
          <w:p w:rsidR="00110C18" w:rsidRPr="00D47EC1" w:rsidRDefault="00110C18" w:rsidP="00063728">
            <w:pPr>
              <w:jc w:val="right"/>
              <w:rPr>
                <w:ins w:id="14986" w:author="KIM, Jason" w:date="2019-04-02T13:39:00Z"/>
                <w:rFonts w:ascii="Calibri" w:eastAsia="Times New Roman" w:hAnsi="Calibri" w:cs="Calibri"/>
                <w:color w:val="000000"/>
                <w:lang w:eastAsia="en-AU"/>
              </w:rPr>
            </w:pPr>
            <w:ins w:id="149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88" w:author="KIM, Jason" w:date="2019-04-02T13:39:00Z"/>
        </w:trPr>
        <w:tc>
          <w:tcPr>
            <w:tcW w:w="716" w:type="pct"/>
            <w:vMerge/>
            <w:hideMark/>
          </w:tcPr>
          <w:p w:rsidR="00110C18" w:rsidRPr="00D47EC1" w:rsidRDefault="00110C18" w:rsidP="00063728">
            <w:pPr>
              <w:rPr>
                <w:ins w:id="149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92" w:author="KIM, Jason" w:date="2019-04-02T13:39:00Z"/>
                <w:rFonts w:ascii="Calibri" w:eastAsia="Times New Roman" w:hAnsi="Calibri" w:cs="Calibri"/>
                <w:color w:val="000000"/>
                <w:lang w:eastAsia="en-AU"/>
              </w:rPr>
            </w:pPr>
            <w:ins w:id="14993" w:author="KIM, Jason" w:date="2019-04-02T13:39:00Z">
              <w:r w:rsidRPr="00D47EC1">
                <w:rPr>
                  <w:rFonts w:ascii="Calibri" w:eastAsia="Times New Roman" w:hAnsi="Calibri" w:cs="Calibri"/>
                  <w:color w:val="000000"/>
                  <w:lang w:eastAsia="en-AU"/>
                </w:rPr>
                <w:t>DLL2571</w:t>
              </w:r>
            </w:ins>
          </w:p>
        </w:tc>
        <w:tc>
          <w:tcPr>
            <w:tcW w:w="742" w:type="pct"/>
            <w:shd w:val="clear" w:color="auto" w:fill="auto"/>
            <w:noWrap/>
            <w:hideMark/>
          </w:tcPr>
          <w:p w:rsidR="00110C18" w:rsidRPr="00D47EC1" w:rsidRDefault="00110C18" w:rsidP="00063728">
            <w:pPr>
              <w:rPr>
                <w:ins w:id="14994" w:author="KIM, Jason" w:date="2019-04-02T13:39:00Z"/>
                <w:rFonts w:ascii="Calibri" w:eastAsia="Times New Roman" w:hAnsi="Calibri" w:cs="Calibri"/>
                <w:color w:val="000000"/>
                <w:lang w:eastAsia="en-AU"/>
              </w:rPr>
            </w:pPr>
            <w:ins w:id="1499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96" w:author="KIM, Jason" w:date="2019-04-02T13:39:00Z"/>
                <w:rFonts w:ascii="Calibri" w:eastAsia="Times New Roman" w:hAnsi="Calibri" w:cs="Calibri"/>
                <w:color w:val="000000"/>
                <w:lang w:eastAsia="en-AU"/>
              </w:rPr>
            </w:pPr>
            <w:ins w:id="14997" w:author="KIM, Jason" w:date="2019-04-02T13:39:00Z">
              <w:r w:rsidRPr="00D47EC1">
                <w:rPr>
                  <w:rFonts w:ascii="Calibri" w:eastAsia="Times New Roman" w:hAnsi="Calibri" w:cs="Calibri"/>
                  <w:color w:val="000000"/>
                  <w:lang w:eastAsia="en-AU"/>
                </w:rPr>
                <w:t>Chainage 7626</w:t>
              </w:r>
            </w:ins>
          </w:p>
        </w:tc>
        <w:tc>
          <w:tcPr>
            <w:tcW w:w="721" w:type="pct"/>
            <w:shd w:val="clear" w:color="auto" w:fill="auto"/>
            <w:noWrap/>
            <w:hideMark/>
          </w:tcPr>
          <w:p w:rsidR="00110C18" w:rsidRPr="00D47EC1" w:rsidRDefault="00110C18" w:rsidP="00063728">
            <w:pPr>
              <w:jc w:val="right"/>
              <w:rPr>
                <w:ins w:id="14998" w:author="KIM, Jason" w:date="2019-04-02T13:39:00Z"/>
                <w:rFonts w:ascii="Calibri" w:eastAsia="Times New Roman" w:hAnsi="Calibri" w:cs="Calibri"/>
                <w:color w:val="000000"/>
                <w:lang w:eastAsia="en-AU"/>
              </w:rPr>
            </w:pPr>
            <w:ins w:id="149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00" w:author="KIM, Jason" w:date="2019-04-02T13:39:00Z"/>
        </w:trPr>
        <w:tc>
          <w:tcPr>
            <w:tcW w:w="716" w:type="pct"/>
            <w:vMerge/>
            <w:hideMark/>
          </w:tcPr>
          <w:p w:rsidR="00110C18" w:rsidRPr="00D47EC1" w:rsidRDefault="00110C18" w:rsidP="00063728">
            <w:pPr>
              <w:rPr>
                <w:ins w:id="150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04" w:author="KIM, Jason" w:date="2019-04-02T13:39:00Z"/>
                <w:rFonts w:ascii="Calibri" w:eastAsia="Times New Roman" w:hAnsi="Calibri" w:cs="Calibri"/>
                <w:color w:val="000000"/>
                <w:lang w:eastAsia="en-AU"/>
              </w:rPr>
            </w:pPr>
            <w:ins w:id="15005" w:author="KIM, Jason" w:date="2019-04-02T13:39:00Z">
              <w:r w:rsidRPr="00D47EC1">
                <w:rPr>
                  <w:rFonts w:ascii="Calibri" w:eastAsia="Times New Roman" w:hAnsi="Calibri" w:cs="Calibri"/>
                  <w:color w:val="000000"/>
                  <w:lang w:eastAsia="en-AU"/>
                </w:rPr>
                <w:t>DLL2572</w:t>
              </w:r>
            </w:ins>
          </w:p>
        </w:tc>
        <w:tc>
          <w:tcPr>
            <w:tcW w:w="742" w:type="pct"/>
            <w:shd w:val="clear" w:color="auto" w:fill="auto"/>
            <w:noWrap/>
            <w:hideMark/>
          </w:tcPr>
          <w:p w:rsidR="00110C18" w:rsidRPr="00D47EC1" w:rsidRDefault="00110C18" w:rsidP="00063728">
            <w:pPr>
              <w:rPr>
                <w:ins w:id="15006" w:author="KIM, Jason" w:date="2019-04-02T13:39:00Z"/>
                <w:rFonts w:ascii="Calibri" w:eastAsia="Times New Roman" w:hAnsi="Calibri" w:cs="Calibri"/>
                <w:color w:val="000000"/>
                <w:lang w:eastAsia="en-AU"/>
              </w:rPr>
            </w:pPr>
            <w:ins w:id="1500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08" w:author="KIM, Jason" w:date="2019-04-02T13:39:00Z"/>
                <w:rFonts w:ascii="Calibri" w:eastAsia="Times New Roman" w:hAnsi="Calibri" w:cs="Calibri"/>
                <w:color w:val="000000"/>
                <w:lang w:eastAsia="en-AU"/>
              </w:rPr>
            </w:pPr>
            <w:ins w:id="15009" w:author="KIM, Jason" w:date="2019-04-02T13:39:00Z">
              <w:r w:rsidRPr="00D47EC1">
                <w:rPr>
                  <w:rFonts w:ascii="Calibri" w:eastAsia="Times New Roman" w:hAnsi="Calibri" w:cs="Calibri"/>
                  <w:color w:val="000000"/>
                  <w:lang w:eastAsia="en-AU"/>
                </w:rPr>
                <w:t>Chainage 7630</w:t>
              </w:r>
            </w:ins>
          </w:p>
        </w:tc>
        <w:tc>
          <w:tcPr>
            <w:tcW w:w="721" w:type="pct"/>
            <w:shd w:val="clear" w:color="auto" w:fill="auto"/>
            <w:noWrap/>
            <w:hideMark/>
          </w:tcPr>
          <w:p w:rsidR="00110C18" w:rsidRPr="00D47EC1" w:rsidRDefault="00110C18" w:rsidP="00063728">
            <w:pPr>
              <w:jc w:val="right"/>
              <w:rPr>
                <w:ins w:id="15010" w:author="KIM, Jason" w:date="2019-04-02T13:39:00Z"/>
                <w:rFonts w:ascii="Calibri" w:eastAsia="Times New Roman" w:hAnsi="Calibri" w:cs="Calibri"/>
                <w:color w:val="000000"/>
                <w:lang w:eastAsia="en-AU"/>
              </w:rPr>
            </w:pPr>
            <w:ins w:id="150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12" w:author="KIM, Jason" w:date="2019-04-02T13:39:00Z"/>
        </w:trPr>
        <w:tc>
          <w:tcPr>
            <w:tcW w:w="716" w:type="pct"/>
            <w:vMerge w:val="restart"/>
            <w:shd w:val="clear" w:color="auto" w:fill="auto"/>
            <w:noWrap/>
            <w:hideMark/>
          </w:tcPr>
          <w:p w:rsidR="00110C18" w:rsidRPr="00D47EC1" w:rsidRDefault="00110C18" w:rsidP="00063728">
            <w:pPr>
              <w:rPr>
                <w:ins w:id="15013" w:author="KIM, Jason" w:date="2019-04-02T13:39:00Z"/>
                <w:rFonts w:ascii="Calibri" w:eastAsia="Times New Roman" w:hAnsi="Calibri" w:cs="Calibri"/>
                <w:color w:val="000000"/>
                <w:lang w:eastAsia="en-AU"/>
              </w:rPr>
            </w:pPr>
            <w:ins w:id="15014" w:author="KIM, Jason" w:date="2019-04-02T13:39:00Z">
              <w:r w:rsidRPr="00D47EC1">
                <w:rPr>
                  <w:rFonts w:ascii="Calibri" w:eastAsia="Times New Roman" w:hAnsi="Calibri" w:cs="Calibri"/>
                  <w:color w:val="000000"/>
                  <w:lang w:eastAsia="en-AU"/>
                </w:rPr>
                <w:t>DLL58K221</w:t>
              </w:r>
            </w:ins>
          </w:p>
        </w:tc>
        <w:tc>
          <w:tcPr>
            <w:tcW w:w="669" w:type="pct"/>
            <w:vMerge w:val="restart"/>
            <w:shd w:val="clear" w:color="auto" w:fill="auto"/>
            <w:noWrap/>
            <w:hideMark/>
          </w:tcPr>
          <w:p w:rsidR="00110C18" w:rsidRPr="00D47EC1" w:rsidRDefault="00110C18" w:rsidP="00063728">
            <w:pPr>
              <w:rPr>
                <w:ins w:id="15015" w:author="KIM, Jason" w:date="2019-04-02T13:39:00Z"/>
                <w:rFonts w:ascii="Calibri" w:eastAsia="Times New Roman" w:hAnsi="Calibri" w:cs="Calibri"/>
                <w:color w:val="000000"/>
                <w:lang w:eastAsia="en-AU"/>
              </w:rPr>
            </w:pPr>
            <w:ins w:id="15016" w:author="KIM, Jason" w:date="2019-04-02T13:39:00Z">
              <w:r w:rsidRPr="00D47EC1">
                <w:rPr>
                  <w:rFonts w:ascii="Calibri" w:eastAsia="Times New Roman" w:hAnsi="Calibri" w:cs="Calibri"/>
                  <w:color w:val="000000"/>
                  <w:lang w:eastAsia="en-AU"/>
                </w:rPr>
                <w:t>ELZ20294</w:t>
              </w:r>
            </w:ins>
          </w:p>
        </w:tc>
        <w:tc>
          <w:tcPr>
            <w:tcW w:w="668" w:type="pct"/>
            <w:vMerge w:val="restart"/>
            <w:shd w:val="clear" w:color="auto" w:fill="auto"/>
            <w:noWrap/>
            <w:hideMark/>
          </w:tcPr>
          <w:p w:rsidR="00110C18" w:rsidRPr="00D47EC1" w:rsidRDefault="00110C18" w:rsidP="00063728">
            <w:pPr>
              <w:rPr>
                <w:ins w:id="15017" w:author="KIM, Jason" w:date="2019-04-02T13:39:00Z"/>
                <w:rFonts w:ascii="Calibri" w:eastAsia="Times New Roman" w:hAnsi="Calibri" w:cs="Calibri"/>
                <w:color w:val="000000"/>
                <w:lang w:eastAsia="en-AU"/>
              </w:rPr>
            </w:pPr>
            <w:ins w:id="15018"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019" w:author="KIM, Jason" w:date="2019-04-02T13:39:00Z"/>
                <w:rFonts w:ascii="Calibri" w:eastAsia="Times New Roman" w:hAnsi="Calibri" w:cs="Calibri"/>
                <w:color w:val="000000"/>
                <w:lang w:eastAsia="en-AU"/>
              </w:rPr>
            </w:pPr>
            <w:ins w:id="15020" w:author="KIM, Jason" w:date="2019-04-02T13:39:00Z">
              <w:r w:rsidRPr="00D47EC1">
                <w:rPr>
                  <w:rFonts w:ascii="Calibri" w:eastAsia="Times New Roman" w:hAnsi="Calibri" w:cs="Calibri"/>
                  <w:color w:val="000000"/>
                  <w:lang w:eastAsia="en-AU"/>
                </w:rPr>
                <w:t>DLL2581</w:t>
              </w:r>
            </w:ins>
          </w:p>
        </w:tc>
        <w:tc>
          <w:tcPr>
            <w:tcW w:w="742" w:type="pct"/>
            <w:shd w:val="clear" w:color="auto" w:fill="auto"/>
            <w:noWrap/>
            <w:hideMark/>
          </w:tcPr>
          <w:p w:rsidR="00110C18" w:rsidRPr="00D47EC1" w:rsidRDefault="00110C18" w:rsidP="00063728">
            <w:pPr>
              <w:rPr>
                <w:ins w:id="15021" w:author="KIM, Jason" w:date="2019-04-02T13:39:00Z"/>
                <w:rFonts w:ascii="Calibri" w:eastAsia="Times New Roman" w:hAnsi="Calibri" w:cs="Calibri"/>
                <w:color w:val="000000"/>
                <w:lang w:eastAsia="en-AU"/>
              </w:rPr>
            </w:pPr>
            <w:ins w:id="1502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23" w:author="KIM, Jason" w:date="2019-04-02T13:39:00Z"/>
                <w:rFonts w:ascii="Calibri" w:eastAsia="Times New Roman" w:hAnsi="Calibri" w:cs="Calibri"/>
                <w:color w:val="000000"/>
                <w:lang w:eastAsia="en-AU"/>
              </w:rPr>
            </w:pPr>
            <w:ins w:id="15024" w:author="KIM, Jason" w:date="2019-04-02T13:39:00Z">
              <w:r w:rsidRPr="00D47EC1">
                <w:rPr>
                  <w:rFonts w:ascii="Calibri" w:eastAsia="Times New Roman" w:hAnsi="Calibri" w:cs="Calibri"/>
                  <w:color w:val="000000"/>
                  <w:lang w:eastAsia="en-AU"/>
                </w:rPr>
                <w:t>Chainage 7746</w:t>
              </w:r>
            </w:ins>
          </w:p>
        </w:tc>
        <w:tc>
          <w:tcPr>
            <w:tcW w:w="721" w:type="pct"/>
            <w:shd w:val="clear" w:color="auto" w:fill="auto"/>
            <w:noWrap/>
            <w:hideMark/>
          </w:tcPr>
          <w:p w:rsidR="00110C18" w:rsidRPr="00D47EC1" w:rsidRDefault="00110C18" w:rsidP="00063728">
            <w:pPr>
              <w:jc w:val="right"/>
              <w:rPr>
                <w:ins w:id="15025" w:author="KIM, Jason" w:date="2019-04-02T13:39:00Z"/>
                <w:rFonts w:ascii="Calibri" w:eastAsia="Times New Roman" w:hAnsi="Calibri" w:cs="Calibri"/>
                <w:color w:val="000000"/>
                <w:lang w:eastAsia="en-AU"/>
              </w:rPr>
            </w:pPr>
            <w:ins w:id="150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27" w:author="KIM, Jason" w:date="2019-04-02T13:39:00Z"/>
        </w:trPr>
        <w:tc>
          <w:tcPr>
            <w:tcW w:w="716" w:type="pct"/>
            <w:vMerge/>
            <w:hideMark/>
          </w:tcPr>
          <w:p w:rsidR="00110C18" w:rsidRPr="00D47EC1" w:rsidRDefault="00110C18" w:rsidP="00063728">
            <w:pPr>
              <w:rPr>
                <w:ins w:id="1502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2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3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31" w:author="KIM, Jason" w:date="2019-04-02T13:39:00Z"/>
                <w:rFonts w:ascii="Calibri" w:eastAsia="Times New Roman" w:hAnsi="Calibri" w:cs="Calibri"/>
                <w:color w:val="000000"/>
                <w:lang w:eastAsia="en-AU"/>
              </w:rPr>
            </w:pPr>
            <w:ins w:id="15032" w:author="KIM, Jason" w:date="2019-04-02T13:39:00Z">
              <w:r w:rsidRPr="00D47EC1">
                <w:rPr>
                  <w:rFonts w:ascii="Calibri" w:eastAsia="Times New Roman" w:hAnsi="Calibri" w:cs="Calibri"/>
                  <w:color w:val="000000"/>
                  <w:lang w:eastAsia="en-AU"/>
                </w:rPr>
                <w:t>DLL2582</w:t>
              </w:r>
            </w:ins>
          </w:p>
        </w:tc>
        <w:tc>
          <w:tcPr>
            <w:tcW w:w="742" w:type="pct"/>
            <w:shd w:val="clear" w:color="auto" w:fill="auto"/>
            <w:noWrap/>
            <w:hideMark/>
          </w:tcPr>
          <w:p w:rsidR="00110C18" w:rsidRPr="00D47EC1" w:rsidRDefault="00110C18" w:rsidP="00063728">
            <w:pPr>
              <w:rPr>
                <w:ins w:id="15033" w:author="KIM, Jason" w:date="2019-04-02T13:39:00Z"/>
                <w:rFonts w:ascii="Calibri" w:eastAsia="Times New Roman" w:hAnsi="Calibri" w:cs="Calibri"/>
                <w:color w:val="000000"/>
                <w:lang w:eastAsia="en-AU"/>
              </w:rPr>
            </w:pPr>
            <w:ins w:id="1503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35" w:author="KIM, Jason" w:date="2019-04-02T13:39:00Z"/>
                <w:rFonts w:ascii="Calibri" w:eastAsia="Times New Roman" w:hAnsi="Calibri" w:cs="Calibri"/>
                <w:color w:val="000000"/>
                <w:lang w:eastAsia="en-AU"/>
              </w:rPr>
            </w:pPr>
            <w:ins w:id="15036" w:author="KIM, Jason" w:date="2019-04-02T13:39:00Z">
              <w:r w:rsidRPr="00D47EC1">
                <w:rPr>
                  <w:rFonts w:ascii="Calibri" w:eastAsia="Times New Roman" w:hAnsi="Calibri" w:cs="Calibri"/>
                  <w:color w:val="000000"/>
                  <w:lang w:eastAsia="en-AU"/>
                </w:rPr>
                <w:t>Chainage 7750</w:t>
              </w:r>
            </w:ins>
          </w:p>
        </w:tc>
        <w:tc>
          <w:tcPr>
            <w:tcW w:w="721" w:type="pct"/>
            <w:shd w:val="clear" w:color="auto" w:fill="auto"/>
            <w:noWrap/>
            <w:hideMark/>
          </w:tcPr>
          <w:p w:rsidR="00110C18" w:rsidRPr="00D47EC1" w:rsidRDefault="00110C18" w:rsidP="00063728">
            <w:pPr>
              <w:jc w:val="right"/>
              <w:rPr>
                <w:ins w:id="15037" w:author="KIM, Jason" w:date="2019-04-02T13:39:00Z"/>
                <w:rFonts w:ascii="Calibri" w:eastAsia="Times New Roman" w:hAnsi="Calibri" w:cs="Calibri"/>
                <w:color w:val="000000"/>
                <w:lang w:eastAsia="en-AU"/>
              </w:rPr>
            </w:pPr>
            <w:ins w:id="150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39" w:author="KIM, Jason" w:date="2019-04-02T13:39:00Z"/>
        </w:trPr>
        <w:tc>
          <w:tcPr>
            <w:tcW w:w="716" w:type="pct"/>
            <w:vMerge/>
            <w:hideMark/>
          </w:tcPr>
          <w:p w:rsidR="00110C18" w:rsidRPr="00D47EC1" w:rsidRDefault="00110C18" w:rsidP="00063728">
            <w:pPr>
              <w:rPr>
                <w:ins w:id="1504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4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4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43" w:author="KIM, Jason" w:date="2019-04-02T13:39:00Z"/>
                <w:rFonts w:ascii="Calibri" w:eastAsia="Times New Roman" w:hAnsi="Calibri" w:cs="Calibri"/>
                <w:color w:val="000000"/>
                <w:lang w:eastAsia="en-AU"/>
              </w:rPr>
            </w:pPr>
            <w:ins w:id="15044" w:author="KIM, Jason" w:date="2019-04-02T13:39:00Z">
              <w:r w:rsidRPr="00D47EC1">
                <w:rPr>
                  <w:rFonts w:ascii="Calibri" w:eastAsia="Times New Roman" w:hAnsi="Calibri" w:cs="Calibri"/>
                  <w:color w:val="000000"/>
                  <w:lang w:eastAsia="en-AU"/>
                </w:rPr>
                <w:t>DLL2591</w:t>
              </w:r>
            </w:ins>
          </w:p>
        </w:tc>
        <w:tc>
          <w:tcPr>
            <w:tcW w:w="742" w:type="pct"/>
            <w:shd w:val="clear" w:color="auto" w:fill="auto"/>
            <w:noWrap/>
            <w:hideMark/>
          </w:tcPr>
          <w:p w:rsidR="00110C18" w:rsidRPr="00D47EC1" w:rsidRDefault="00110C18" w:rsidP="00063728">
            <w:pPr>
              <w:rPr>
                <w:ins w:id="15045" w:author="KIM, Jason" w:date="2019-04-02T13:39:00Z"/>
                <w:rFonts w:ascii="Calibri" w:eastAsia="Times New Roman" w:hAnsi="Calibri" w:cs="Calibri"/>
                <w:color w:val="000000"/>
                <w:lang w:eastAsia="en-AU"/>
              </w:rPr>
            </w:pPr>
            <w:ins w:id="1504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47" w:author="KIM, Jason" w:date="2019-04-02T13:39:00Z"/>
                <w:rFonts w:ascii="Calibri" w:eastAsia="Times New Roman" w:hAnsi="Calibri" w:cs="Calibri"/>
                <w:color w:val="000000"/>
                <w:lang w:eastAsia="en-AU"/>
              </w:rPr>
            </w:pPr>
            <w:ins w:id="15048" w:author="KIM, Jason" w:date="2019-04-02T13:39:00Z">
              <w:r w:rsidRPr="00D47EC1">
                <w:rPr>
                  <w:rFonts w:ascii="Calibri" w:eastAsia="Times New Roman" w:hAnsi="Calibri" w:cs="Calibri"/>
                  <w:color w:val="000000"/>
                  <w:lang w:eastAsia="en-AU"/>
                </w:rPr>
                <w:t>Chainage 7866</w:t>
              </w:r>
            </w:ins>
          </w:p>
        </w:tc>
        <w:tc>
          <w:tcPr>
            <w:tcW w:w="721" w:type="pct"/>
            <w:shd w:val="clear" w:color="auto" w:fill="auto"/>
            <w:noWrap/>
            <w:hideMark/>
          </w:tcPr>
          <w:p w:rsidR="00110C18" w:rsidRPr="00D47EC1" w:rsidRDefault="00110C18" w:rsidP="00063728">
            <w:pPr>
              <w:jc w:val="right"/>
              <w:rPr>
                <w:ins w:id="15049" w:author="KIM, Jason" w:date="2019-04-02T13:39:00Z"/>
                <w:rFonts w:ascii="Calibri" w:eastAsia="Times New Roman" w:hAnsi="Calibri" w:cs="Calibri"/>
                <w:color w:val="000000"/>
                <w:lang w:eastAsia="en-AU"/>
              </w:rPr>
            </w:pPr>
            <w:ins w:id="150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51" w:author="KIM, Jason" w:date="2019-04-02T13:39:00Z"/>
        </w:trPr>
        <w:tc>
          <w:tcPr>
            <w:tcW w:w="716" w:type="pct"/>
            <w:vMerge/>
            <w:hideMark/>
          </w:tcPr>
          <w:p w:rsidR="00110C18" w:rsidRPr="00D47EC1" w:rsidRDefault="00110C18" w:rsidP="00063728">
            <w:pPr>
              <w:rPr>
                <w:ins w:id="1505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5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5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55" w:author="KIM, Jason" w:date="2019-04-02T13:39:00Z"/>
                <w:rFonts w:ascii="Calibri" w:eastAsia="Times New Roman" w:hAnsi="Calibri" w:cs="Calibri"/>
                <w:color w:val="000000"/>
                <w:lang w:eastAsia="en-AU"/>
              </w:rPr>
            </w:pPr>
            <w:ins w:id="15056" w:author="KIM, Jason" w:date="2019-04-02T13:39:00Z">
              <w:r w:rsidRPr="00D47EC1">
                <w:rPr>
                  <w:rFonts w:ascii="Calibri" w:eastAsia="Times New Roman" w:hAnsi="Calibri" w:cs="Calibri"/>
                  <w:color w:val="000000"/>
                  <w:lang w:eastAsia="en-AU"/>
                </w:rPr>
                <w:t>DLL2592</w:t>
              </w:r>
            </w:ins>
          </w:p>
        </w:tc>
        <w:tc>
          <w:tcPr>
            <w:tcW w:w="742" w:type="pct"/>
            <w:shd w:val="clear" w:color="auto" w:fill="auto"/>
            <w:noWrap/>
            <w:hideMark/>
          </w:tcPr>
          <w:p w:rsidR="00110C18" w:rsidRPr="00D47EC1" w:rsidRDefault="00110C18" w:rsidP="00063728">
            <w:pPr>
              <w:rPr>
                <w:ins w:id="15057" w:author="KIM, Jason" w:date="2019-04-02T13:39:00Z"/>
                <w:rFonts w:ascii="Calibri" w:eastAsia="Times New Roman" w:hAnsi="Calibri" w:cs="Calibri"/>
                <w:color w:val="000000"/>
                <w:lang w:eastAsia="en-AU"/>
              </w:rPr>
            </w:pPr>
            <w:ins w:id="1505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59" w:author="KIM, Jason" w:date="2019-04-02T13:39:00Z"/>
                <w:rFonts w:ascii="Calibri" w:eastAsia="Times New Roman" w:hAnsi="Calibri" w:cs="Calibri"/>
                <w:color w:val="000000"/>
                <w:lang w:eastAsia="en-AU"/>
              </w:rPr>
            </w:pPr>
            <w:ins w:id="15060" w:author="KIM, Jason" w:date="2019-04-02T13:39:00Z">
              <w:r w:rsidRPr="00D47EC1">
                <w:rPr>
                  <w:rFonts w:ascii="Calibri" w:eastAsia="Times New Roman" w:hAnsi="Calibri" w:cs="Calibri"/>
                  <w:color w:val="000000"/>
                  <w:lang w:eastAsia="en-AU"/>
                </w:rPr>
                <w:t>Chainage 7870</w:t>
              </w:r>
            </w:ins>
          </w:p>
        </w:tc>
        <w:tc>
          <w:tcPr>
            <w:tcW w:w="721" w:type="pct"/>
            <w:shd w:val="clear" w:color="auto" w:fill="auto"/>
            <w:noWrap/>
            <w:hideMark/>
          </w:tcPr>
          <w:p w:rsidR="00110C18" w:rsidRPr="00D47EC1" w:rsidRDefault="00110C18" w:rsidP="00063728">
            <w:pPr>
              <w:jc w:val="right"/>
              <w:rPr>
                <w:ins w:id="15061" w:author="KIM, Jason" w:date="2019-04-02T13:39:00Z"/>
                <w:rFonts w:ascii="Calibri" w:eastAsia="Times New Roman" w:hAnsi="Calibri" w:cs="Calibri"/>
                <w:color w:val="000000"/>
                <w:lang w:eastAsia="en-AU"/>
              </w:rPr>
            </w:pPr>
            <w:ins w:id="150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63" w:author="KIM, Jason" w:date="2019-04-02T13:39:00Z"/>
        </w:trPr>
        <w:tc>
          <w:tcPr>
            <w:tcW w:w="716" w:type="pct"/>
            <w:vMerge w:val="restart"/>
            <w:shd w:val="clear" w:color="auto" w:fill="auto"/>
            <w:noWrap/>
            <w:hideMark/>
          </w:tcPr>
          <w:p w:rsidR="00110C18" w:rsidRPr="00D47EC1" w:rsidRDefault="00110C18" w:rsidP="00063728">
            <w:pPr>
              <w:rPr>
                <w:ins w:id="15064" w:author="KIM, Jason" w:date="2019-04-02T13:39:00Z"/>
                <w:rFonts w:ascii="Calibri" w:eastAsia="Times New Roman" w:hAnsi="Calibri" w:cs="Calibri"/>
                <w:color w:val="000000"/>
                <w:lang w:eastAsia="en-AU"/>
              </w:rPr>
            </w:pPr>
            <w:ins w:id="15065" w:author="KIM, Jason" w:date="2019-04-02T13:39:00Z">
              <w:r w:rsidRPr="00D47EC1">
                <w:rPr>
                  <w:rFonts w:ascii="Calibri" w:eastAsia="Times New Roman" w:hAnsi="Calibri" w:cs="Calibri"/>
                  <w:color w:val="000000"/>
                  <w:lang w:eastAsia="en-AU"/>
                </w:rPr>
                <w:t>DLL92K221</w:t>
              </w:r>
            </w:ins>
          </w:p>
        </w:tc>
        <w:tc>
          <w:tcPr>
            <w:tcW w:w="669" w:type="pct"/>
            <w:vMerge w:val="restart"/>
            <w:shd w:val="clear" w:color="auto" w:fill="auto"/>
            <w:noWrap/>
            <w:hideMark/>
          </w:tcPr>
          <w:p w:rsidR="00110C18" w:rsidRPr="00D47EC1" w:rsidRDefault="00110C18" w:rsidP="00063728">
            <w:pPr>
              <w:rPr>
                <w:ins w:id="15066" w:author="KIM, Jason" w:date="2019-04-02T13:39:00Z"/>
                <w:rFonts w:ascii="Calibri" w:eastAsia="Times New Roman" w:hAnsi="Calibri" w:cs="Calibri"/>
                <w:color w:val="000000"/>
                <w:lang w:eastAsia="en-AU"/>
              </w:rPr>
            </w:pPr>
            <w:ins w:id="15067" w:author="KIM, Jason" w:date="2019-04-02T13:39:00Z">
              <w:r w:rsidRPr="00D47EC1">
                <w:rPr>
                  <w:rFonts w:ascii="Calibri" w:eastAsia="Times New Roman" w:hAnsi="Calibri" w:cs="Calibri"/>
                  <w:color w:val="000000"/>
                  <w:lang w:eastAsia="en-AU"/>
                </w:rPr>
                <w:t>ELZ20310</w:t>
              </w:r>
            </w:ins>
          </w:p>
        </w:tc>
        <w:tc>
          <w:tcPr>
            <w:tcW w:w="668" w:type="pct"/>
            <w:vMerge w:val="restart"/>
            <w:shd w:val="clear" w:color="auto" w:fill="auto"/>
            <w:noWrap/>
            <w:hideMark/>
          </w:tcPr>
          <w:p w:rsidR="00110C18" w:rsidRPr="00D47EC1" w:rsidRDefault="00110C18" w:rsidP="00063728">
            <w:pPr>
              <w:rPr>
                <w:ins w:id="15068" w:author="KIM, Jason" w:date="2019-04-02T13:39:00Z"/>
                <w:rFonts w:ascii="Calibri" w:eastAsia="Times New Roman" w:hAnsi="Calibri" w:cs="Calibri"/>
                <w:color w:val="000000"/>
                <w:lang w:eastAsia="en-AU"/>
              </w:rPr>
            </w:pPr>
            <w:ins w:id="15069"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070" w:author="KIM, Jason" w:date="2019-04-02T13:39:00Z"/>
                <w:rFonts w:ascii="Calibri" w:eastAsia="Times New Roman" w:hAnsi="Calibri" w:cs="Calibri"/>
                <w:color w:val="000000"/>
                <w:lang w:eastAsia="en-AU"/>
              </w:rPr>
            </w:pPr>
            <w:ins w:id="15071" w:author="KIM, Jason" w:date="2019-04-02T13:39:00Z">
              <w:r w:rsidRPr="00D47EC1">
                <w:rPr>
                  <w:rFonts w:ascii="Calibri" w:eastAsia="Times New Roman" w:hAnsi="Calibri" w:cs="Calibri"/>
                  <w:color w:val="000000"/>
                  <w:lang w:eastAsia="en-AU"/>
                </w:rPr>
                <w:t>DLL8932</w:t>
              </w:r>
            </w:ins>
          </w:p>
        </w:tc>
        <w:tc>
          <w:tcPr>
            <w:tcW w:w="742" w:type="pct"/>
            <w:shd w:val="clear" w:color="auto" w:fill="auto"/>
            <w:noWrap/>
            <w:hideMark/>
          </w:tcPr>
          <w:p w:rsidR="00110C18" w:rsidRPr="00D47EC1" w:rsidRDefault="00110C18" w:rsidP="00063728">
            <w:pPr>
              <w:rPr>
                <w:ins w:id="15072" w:author="KIM, Jason" w:date="2019-04-02T13:39:00Z"/>
                <w:rFonts w:ascii="Calibri" w:eastAsia="Times New Roman" w:hAnsi="Calibri" w:cs="Calibri"/>
                <w:color w:val="000000"/>
                <w:lang w:eastAsia="en-AU"/>
              </w:rPr>
            </w:pPr>
            <w:ins w:id="1507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74" w:author="KIM, Jason" w:date="2019-04-02T13:39:00Z"/>
                <w:rFonts w:ascii="Calibri" w:eastAsia="Times New Roman" w:hAnsi="Calibri" w:cs="Calibri"/>
                <w:color w:val="000000"/>
                <w:lang w:eastAsia="en-AU"/>
              </w:rPr>
            </w:pPr>
            <w:ins w:id="15075" w:author="KIM, Jason" w:date="2019-04-02T13:39:00Z">
              <w:r w:rsidRPr="00D47EC1">
                <w:rPr>
                  <w:rFonts w:ascii="Calibri" w:eastAsia="Times New Roman" w:hAnsi="Calibri" w:cs="Calibri"/>
                  <w:color w:val="000000"/>
                  <w:lang w:eastAsia="en-AU"/>
                </w:rPr>
                <w:t>Chainage 797</w:t>
              </w:r>
            </w:ins>
          </w:p>
        </w:tc>
        <w:tc>
          <w:tcPr>
            <w:tcW w:w="721" w:type="pct"/>
            <w:shd w:val="clear" w:color="auto" w:fill="auto"/>
            <w:noWrap/>
            <w:hideMark/>
          </w:tcPr>
          <w:p w:rsidR="00110C18" w:rsidRPr="00D47EC1" w:rsidRDefault="00110C18" w:rsidP="00063728">
            <w:pPr>
              <w:jc w:val="right"/>
              <w:rPr>
                <w:ins w:id="15076" w:author="KIM, Jason" w:date="2019-04-02T13:39:00Z"/>
                <w:rFonts w:ascii="Calibri" w:eastAsia="Times New Roman" w:hAnsi="Calibri" w:cs="Calibri"/>
                <w:color w:val="000000"/>
                <w:lang w:eastAsia="en-AU"/>
              </w:rPr>
            </w:pPr>
            <w:ins w:id="150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78" w:author="KIM, Jason" w:date="2019-04-02T13:39:00Z"/>
        </w:trPr>
        <w:tc>
          <w:tcPr>
            <w:tcW w:w="716" w:type="pct"/>
            <w:vMerge/>
            <w:hideMark/>
          </w:tcPr>
          <w:p w:rsidR="00110C18" w:rsidRPr="00D47EC1" w:rsidRDefault="00110C18" w:rsidP="00063728">
            <w:pPr>
              <w:rPr>
                <w:ins w:id="150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82" w:author="KIM, Jason" w:date="2019-04-02T13:39:00Z"/>
                <w:rFonts w:ascii="Calibri" w:eastAsia="Times New Roman" w:hAnsi="Calibri" w:cs="Calibri"/>
                <w:color w:val="000000"/>
                <w:lang w:eastAsia="en-AU"/>
              </w:rPr>
            </w:pPr>
            <w:ins w:id="15083" w:author="KIM, Jason" w:date="2019-04-02T13:39:00Z">
              <w:r w:rsidRPr="00D47EC1">
                <w:rPr>
                  <w:rFonts w:ascii="Calibri" w:eastAsia="Times New Roman" w:hAnsi="Calibri" w:cs="Calibri"/>
                  <w:color w:val="000000"/>
                  <w:lang w:eastAsia="en-AU"/>
                </w:rPr>
                <w:t>DLL8931</w:t>
              </w:r>
            </w:ins>
          </w:p>
        </w:tc>
        <w:tc>
          <w:tcPr>
            <w:tcW w:w="742" w:type="pct"/>
            <w:shd w:val="clear" w:color="auto" w:fill="auto"/>
            <w:noWrap/>
            <w:hideMark/>
          </w:tcPr>
          <w:p w:rsidR="00110C18" w:rsidRPr="00D47EC1" w:rsidRDefault="00110C18" w:rsidP="00063728">
            <w:pPr>
              <w:rPr>
                <w:ins w:id="15084" w:author="KIM, Jason" w:date="2019-04-02T13:39:00Z"/>
                <w:rFonts w:ascii="Calibri" w:eastAsia="Times New Roman" w:hAnsi="Calibri" w:cs="Calibri"/>
                <w:color w:val="000000"/>
                <w:lang w:eastAsia="en-AU"/>
              </w:rPr>
            </w:pPr>
            <w:ins w:id="1508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86" w:author="KIM, Jason" w:date="2019-04-02T13:39:00Z"/>
                <w:rFonts w:ascii="Calibri" w:eastAsia="Times New Roman" w:hAnsi="Calibri" w:cs="Calibri"/>
                <w:color w:val="000000"/>
                <w:lang w:eastAsia="en-AU"/>
              </w:rPr>
            </w:pPr>
            <w:ins w:id="15087" w:author="KIM, Jason" w:date="2019-04-02T13:39:00Z">
              <w:r w:rsidRPr="00D47EC1">
                <w:rPr>
                  <w:rFonts w:ascii="Calibri" w:eastAsia="Times New Roman" w:hAnsi="Calibri" w:cs="Calibri"/>
                  <w:color w:val="000000"/>
                  <w:lang w:eastAsia="en-AU"/>
                </w:rPr>
                <w:t>Chainage 802</w:t>
              </w:r>
            </w:ins>
          </w:p>
        </w:tc>
        <w:tc>
          <w:tcPr>
            <w:tcW w:w="721" w:type="pct"/>
            <w:shd w:val="clear" w:color="auto" w:fill="auto"/>
            <w:noWrap/>
            <w:hideMark/>
          </w:tcPr>
          <w:p w:rsidR="00110C18" w:rsidRPr="00D47EC1" w:rsidRDefault="00110C18" w:rsidP="00063728">
            <w:pPr>
              <w:jc w:val="right"/>
              <w:rPr>
                <w:ins w:id="15088" w:author="KIM, Jason" w:date="2019-04-02T13:39:00Z"/>
                <w:rFonts w:ascii="Calibri" w:eastAsia="Times New Roman" w:hAnsi="Calibri" w:cs="Calibri"/>
                <w:color w:val="000000"/>
                <w:lang w:eastAsia="en-AU"/>
              </w:rPr>
            </w:pPr>
            <w:ins w:id="150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90" w:author="KIM, Jason" w:date="2019-04-02T13:39:00Z"/>
        </w:trPr>
        <w:tc>
          <w:tcPr>
            <w:tcW w:w="716" w:type="pct"/>
            <w:vMerge/>
            <w:hideMark/>
          </w:tcPr>
          <w:p w:rsidR="00110C18" w:rsidRPr="00D47EC1" w:rsidRDefault="00110C18" w:rsidP="00063728">
            <w:pPr>
              <w:rPr>
                <w:ins w:id="150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94" w:author="KIM, Jason" w:date="2019-04-02T13:39:00Z"/>
                <w:rFonts w:ascii="Calibri" w:eastAsia="Times New Roman" w:hAnsi="Calibri" w:cs="Calibri"/>
                <w:color w:val="000000"/>
                <w:lang w:eastAsia="en-AU"/>
              </w:rPr>
            </w:pPr>
            <w:ins w:id="15095" w:author="KIM, Jason" w:date="2019-04-02T13:39:00Z">
              <w:r w:rsidRPr="00D47EC1">
                <w:rPr>
                  <w:rFonts w:ascii="Calibri" w:eastAsia="Times New Roman" w:hAnsi="Calibri" w:cs="Calibri"/>
                  <w:color w:val="000000"/>
                  <w:lang w:eastAsia="en-AU"/>
                </w:rPr>
                <w:t>DLL8922</w:t>
              </w:r>
            </w:ins>
          </w:p>
        </w:tc>
        <w:tc>
          <w:tcPr>
            <w:tcW w:w="742" w:type="pct"/>
            <w:shd w:val="clear" w:color="auto" w:fill="auto"/>
            <w:noWrap/>
            <w:hideMark/>
          </w:tcPr>
          <w:p w:rsidR="00110C18" w:rsidRPr="00D47EC1" w:rsidRDefault="00110C18" w:rsidP="00063728">
            <w:pPr>
              <w:rPr>
                <w:ins w:id="15096" w:author="KIM, Jason" w:date="2019-04-02T13:39:00Z"/>
                <w:rFonts w:ascii="Calibri" w:eastAsia="Times New Roman" w:hAnsi="Calibri" w:cs="Calibri"/>
                <w:color w:val="000000"/>
                <w:lang w:eastAsia="en-AU"/>
              </w:rPr>
            </w:pPr>
            <w:ins w:id="1509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98" w:author="KIM, Jason" w:date="2019-04-02T13:39:00Z"/>
                <w:rFonts w:ascii="Calibri" w:eastAsia="Times New Roman" w:hAnsi="Calibri" w:cs="Calibri"/>
                <w:color w:val="000000"/>
                <w:lang w:eastAsia="en-AU"/>
              </w:rPr>
            </w:pPr>
            <w:ins w:id="15099" w:author="KIM, Jason" w:date="2019-04-02T13:39:00Z">
              <w:r w:rsidRPr="00D47EC1">
                <w:rPr>
                  <w:rFonts w:ascii="Calibri" w:eastAsia="Times New Roman" w:hAnsi="Calibri" w:cs="Calibri"/>
                  <w:color w:val="000000"/>
                  <w:lang w:eastAsia="en-AU"/>
                </w:rPr>
                <w:t>Chainage 894</w:t>
              </w:r>
            </w:ins>
          </w:p>
        </w:tc>
        <w:tc>
          <w:tcPr>
            <w:tcW w:w="721" w:type="pct"/>
            <w:shd w:val="clear" w:color="auto" w:fill="auto"/>
            <w:noWrap/>
            <w:hideMark/>
          </w:tcPr>
          <w:p w:rsidR="00110C18" w:rsidRPr="00D47EC1" w:rsidRDefault="00110C18" w:rsidP="00063728">
            <w:pPr>
              <w:jc w:val="right"/>
              <w:rPr>
                <w:ins w:id="15100" w:author="KIM, Jason" w:date="2019-04-02T13:39:00Z"/>
                <w:rFonts w:ascii="Calibri" w:eastAsia="Times New Roman" w:hAnsi="Calibri" w:cs="Calibri"/>
                <w:color w:val="000000"/>
                <w:lang w:eastAsia="en-AU"/>
              </w:rPr>
            </w:pPr>
            <w:ins w:id="151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02" w:author="KIM, Jason" w:date="2019-04-02T13:39:00Z"/>
        </w:trPr>
        <w:tc>
          <w:tcPr>
            <w:tcW w:w="716" w:type="pct"/>
            <w:vMerge/>
            <w:hideMark/>
          </w:tcPr>
          <w:p w:rsidR="00110C18" w:rsidRPr="00D47EC1" w:rsidRDefault="00110C18" w:rsidP="00063728">
            <w:pPr>
              <w:rPr>
                <w:ins w:id="1510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0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0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06" w:author="KIM, Jason" w:date="2019-04-02T13:39:00Z"/>
                <w:rFonts w:ascii="Calibri" w:eastAsia="Times New Roman" w:hAnsi="Calibri" w:cs="Calibri"/>
                <w:color w:val="000000"/>
                <w:lang w:eastAsia="en-AU"/>
              </w:rPr>
            </w:pPr>
            <w:ins w:id="15107" w:author="KIM, Jason" w:date="2019-04-02T13:39:00Z">
              <w:r w:rsidRPr="00D47EC1">
                <w:rPr>
                  <w:rFonts w:ascii="Calibri" w:eastAsia="Times New Roman" w:hAnsi="Calibri" w:cs="Calibri"/>
                  <w:color w:val="000000"/>
                  <w:lang w:eastAsia="en-AU"/>
                </w:rPr>
                <w:t>DLL8921</w:t>
              </w:r>
            </w:ins>
          </w:p>
        </w:tc>
        <w:tc>
          <w:tcPr>
            <w:tcW w:w="742" w:type="pct"/>
            <w:shd w:val="clear" w:color="auto" w:fill="auto"/>
            <w:noWrap/>
            <w:hideMark/>
          </w:tcPr>
          <w:p w:rsidR="00110C18" w:rsidRPr="00D47EC1" w:rsidRDefault="00110C18" w:rsidP="00063728">
            <w:pPr>
              <w:rPr>
                <w:ins w:id="15108" w:author="KIM, Jason" w:date="2019-04-02T13:39:00Z"/>
                <w:rFonts w:ascii="Calibri" w:eastAsia="Times New Roman" w:hAnsi="Calibri" w:cs="Calibri"/>
                <w:color w:val="000000"/>
                <w:lang w:eastAsia="en-AU"/>
              </w:rPr>
            </w:pPr>
            <w:ins w:id="1510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10" w:author="KIM, Jason" w:date="2019-04-02T13:39:00Z"/>
                <w:rFonts w:ascii="Calibri" w:eastAsia="Times New Roman" w:hAnsi="Calibri" w:cs="Calibri"/>
                <w:color w:val="000000"/>
                <w:lang w:eastAsia="en-AU"/>
              </w:rPr>
            </w:pPr>
            <w:ins w:id="15111" w:author="KIM, Jason" w:date="2019-04-02T13:39:00Z">
              <w:r w:rsidRPr="00D47EC1">
                <w:rPr>
                  <w:rFonts w:ascii="Calibri" w:eastAsia="Times New Roman" w:hAnsi="Calibri" w:cs="Calibri"/>
                  <w:color w:val="000000"/>
                  <w:lang w:eastAsia="en-AU"/>
                </w:rPr>
                <w:t>Chainage 898</w:t>
              </w:r>
            </w:ins>
          </w:p>
        </w:tc>
        <w:tc>
          <w:tcPr>
            <w:tcW w:w="721" w:type="pct"/>
            <w:shd w:val="clear" w:color="auto" w:fill="auto"/>
            <w:noWrap/>
            <w:hideMark/>
          </w:tcPr>
          <w:p w:rsidR="00110C18" w:rsidRPr="00D47EC1" w:rsidRDefault="00110C18" w:rsidP="00063728">
            <w:pPr>
              <w:jc w:val="right"/>
              <w:rPr>
                <w:ins w:id="15112" w:author="KIM, Jason" w:date="2019-04-02T13:39:00Z"/>
                <w:rFonts w:ascii="Calibri" w:eastAsia="Times New Roman" w:hAnsi="Calibri" w:cs="Calibri"/>
                <w:color w:val="000000"/>
                <w:lang w:eastAsia="en-AU"/>
              </w:rPr>
            </w:pPr>
            <w:ins w:id="151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14" w:author="KIM, Jason" w:date="2019-04-02T13:39:00Z"/>
        </w:trPr>
        <w:tc>
          <w:tcPr>
            <w:tcW w:w="716" w:type="pct"/>
            <w:vMerge w:val="restart"/>
            <w:shd w:val="clear" w:color="auto" w:fill="auto"/>
            <w:noWrap/>
            <w:hideMark/>
          </w:tcPr>
          <w:p w:rsidR="00110C18" w:rsidRPr="00D47EC1" w:rsidRDefault="00110C18" w:rsidP="00063728">
            <w:pPr>
              <w:rPr>
                <w:ins w:id="15115" w:author="KIM, Jason" w:date="2019-04-02T13:39:00Z"/>
                <w:rFonts w:ascii="Calibri" w:eastAsia="Times New Roman" w:hAnsi="Calibri" w:cs="Calibri"/>
                <w:color w:val="000000"/>
                <w:lang w:eastAsia="en-AU"/>
              </w:rPr>
            </w:pPr>
            <w:ins w:id="15116" w:author="KIM, Jason" w:date="2019-04-02T13:39:00Z">
              <w:r w:rsidRPr="00D47EC1">
                <w:rPr>
                  <w:rFonts w:ascii="Calibri" w:eastAsia="Times New Roman" w:hAnsi="Calibri" w:cs="Calibri"/>
                  <w:color w:val="000000"/>
                  <w:lang w:eastAsia="en-AU"/>
                </w:rPr>
                <w:t>DLL94K221</w:t>
              </w:r>
            </w:ins>
          </w:p>
        </w:tc>
        <w:tc>
          <w:tcPr>
            <w:tcW w:w="669" w:type="pct"/>
            <w:vMerge w:val="restart"/>
            <w:shd w:val="clear" w:color="auto" w:fill="auto"/>
            <w:noWrap/>
            <w:hideMark/>
          </w:tcPr>
          <w:p w:rsidR="00110C18" w:rsidRPr="00D47EC1" w:rsidRDefault="00110C18" w:rsidP="00063728">
            <w:pPr>
              <w:rPr>
                <w:ins w:id="15117" w:author="KIM, Jason" w:date="2019-04-02T13:39:00Z"/>
                <w:rFonts w:ascii="Calibri" w:eastAsia="Times New Roman" w:hAnsi="Calibri" w:cs="Calibri"/>
                <w:color w:val="000000"/>
                <w:lang w:eastAsia="en-AU"/>
              </w:rPr>
            </w:pPr>
            <w:ins w:id="15118" w:author="KIM, Jason" w:date="2019-04-02T13:39:00Z">
              <w:r w:rsidRPr="00D47EC1">
                <w:rPr>
                  <w:rFonts w:ascii="Calibri" w:eastAsia="Times New Roman" w:hAnsi="Calibri" w:cs="Calibri"/>
                  <w:color w:val="000000"/>
                  <w:lang w:eastAsia="en-AU"/>
                </w:rPr>
                <w:t>ELZ20318</w:t>
              </w:r>
            </w:ins>
          </w:p>
        </w:tc>
        <w:tc>
          <w:tcPr>
            <w:tcW w:w="668" w:type="pct"/>
            <w:vMerge w:val="restart"/>
            <w:shd w:val="clear" w:color="auto" w:fill="auto"/>
            <w:noWrap/>
            <w:hideMark/>
          </w:tcPr>
          <w:p w:rsidR="00110C18" w:rsidRPr="00D47EC1" w:rsidRDefault="00110C18" w:rsidP="00063728">
            <w:pPr>
              <w:rPr>
                <w:ins w:id="15119" w:author="KIM, Jason" w:date="2019-04-02T13:39:00Z"/>
                <w:rFonts w:ascii="Calibri" w:eastAsia="Times New Roman" w:hAnsi="Calibri" w:cs="Calibri"/>
                <w:color w:val="000000"/>
                <w:lang w:eastAsia="en-AU"/>
              </w:rPr>
            </w:pPr>
            <w:ins w:id="15120"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21" w:author="KIM, Jason" w:date="2019-04-02T13:39:00Z"/>
                <w:rFonts w:ascii="Calibri" w:eastAsia="Times New Roman" w:hAnsi="Calibri" w:cs="Calibri"/>
                <w:color w:val="000000"/>
                <w:lang w:eastAsia="en-AU"/>
              </w:rPr>
            </w:pPr>
            <w:ins w:id="15122" w:author="KIM, Jason" w:date="2019-04-02T13:39:00Z">
              <w:r w:rsidRPr="00D47EC1">
                <w:rPr>
                  <w:rFonts w:ascii="Calibri" w:eastAsia="Times New Roman" w:hAnsi="Calibri" w:cs="Calibri"/>
                  <w:color w:val="000000"/>
                  <w:lang w:eastAsia="en-AU"/>
                </w:rPr>
                <w:t>DLL8942</w:t>
              </w:r>
            </w:ins>
          </w:p>
        </w:tc>
        <w:tc>
          <w:tcPr>
            <w:tcW w:w="742" w:type="pct"/>
            <w:shd w:val="clear" w:color="auto" w:fill="auto"/>
            <w:noWrap/>
            <w:hideMark/>
          </w:tcPr>
          <w:p w:rsidR="00110C18" w:rsidRPr="00D47EC1" w:rsidRDefault="00110C18" w:rsidP="00063728">
            <w:pPr>
              <w:rPr>
                <w:ins w:id="15123" w:author="KIM, Jason" w:date="2019-04-02T13:39:00Z"/>
                <w:rFonts w:ascii="Calibri" w:eastAsia="Times New Roman" w:hAnsi="Calibri" w:cs="Calibri"/>
                <w:color w:val="000000"/>
                <w:lang w:eastAsia="en-AU"/>
              </w:rPr>
            </w:pPr>
            <w:ins w:id="1512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25" w:author="KIM, Jason" w:date="2019-04-02T13:39:00Z"/>
                <w:rFonts w:ascii="Calibri" w:eastAsia="Times New Roman" w:hAnsi="Calibri" w:cs="Calibri"/>
                <w:color w:val="000000"/>
                <w:lang w:eastAsia="en-AU"/>
              </w:rPr>
            </w:pPr>
            <w:ins w:id="15126" w:author="KIM, Jason" w:date="2019-04-02T13:39:00Z">
              <w:r w:rsidRPr="00D47EC1">
                <w:rPr>
                  <w:rFonts w:ascii="Calibri" w:eastAsia="Times New Roman" w:hAnsi="Calibri" w:cs="Calibri"/>
                  <w:color w:val="000000"/>
                  <w:lang w:eastAsia="en-AU"/>
                </w:rPr>
                <w:t>Chainage 709</w:t>
              </w:r>
            </w:ins>
          </w:p>
        </w:tc>
        <w:tc>
          <w:tcPr>
            <w:tcW w:w="721" w:type="pct"/>
            <w:shd w:val="clear" w:color="auto" w:fill="auto"/>
            <w:noWrap/>
            <w:hideMark/>
          </w:tcPr>
          <w:p w:rsidR="00110C18" w:rsidRPr="00D47EC1" w:rsidRDefault="00110C18" w:rsidP="00063728">
            <w:pPr>
              <w:jc w:val="right"/>
              <w:rPr>
                <w:ins w:id="15127" w:author="KIM, Jason" w:date="2019-04-02T13:39:00Z"/>
                <w:rFonts w:ascii="Calibri" w:eastAsia="Times New Roman" w:hAnsi="Calibri" w:cs="Calibri"/>
                <w:color w:val="000000"/>
                <w:lang w:eastAsia="en-AU"/>
              </w:rPr>
            </w:pPr>
            <w:ins w:id="151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29" w:author="KIM, Jason" w:date="2019-04-02T13:39:00Z"/>
        </w:trPr>
        <w:tc>
          <w:tcPr>
            <w:tcW w:w="716" w:type="pct"/>
            <w:vMerge/>
            <w:hideMark/>
          </w:tcPr>
          <w:p w:rsidR="00110C18" w:rsidRPr="00D47EC1" w:rsidRDefault="00110C18" w:rsidP="00063728">
            <w:pPr>
              <w:rPr>
                <w:ins w:id="1513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33" w:author="KIM, Jason" w:date="2019-04-02T13:39:00Z"/>
                <w:rFonts w:ascii="Calibri" w:eastAsia="Times New Roman" w:hAnsi="Calibri" w:cs="Calibri"/>
                <w:color w:val="000000"/>
                <w:lang w:eastAsia="en-AU"/>
              </w:rPr>
            </w:pPr>
            <w:ins w:id="15134" w:author="KIM, Jason" w:date="2019-04-02T13:39:00Z">
              <w:r w:rsidRPr="00D47EC1">
                <w:rPr>
                  <w:rFonts w:ascii="Calibri" w:eastAsia="Times New Roman" w:hAnsi="Calibri" w:cs="Calibri"/>
                  <w:color w:val="000000"/>
                  <w:lang w:eastAsia="en-AU"/>
                </w:rPr>
                <w:t>DLL8941</w:t>
              </w:r>
            </w:ins>
          </w:p>
        </w:tc>
        <w:tc>
          <w:tcPr>
            <w:tcW w:w="742" w:type="pct"/>
            <w:shd w:val="clear" w:color="auto" w:fill="auto"/>
            <w:noWrap/>
            <w:hideMark/>
          </w:tcPr>
          <w:p w:rsidR="00110C18" w:rsidRPr="00D47EC1" w:rsidRDefault="00110C18" w:rsidP="00063728">
            <w:pPr>
              <w:rPr>
                <w:ins w:id="15135" w:author="KIM, Jason" w:date="2019-04-02T13:39:00Z"/>
                <w:rFonts w:ascii="Calibri" w:eastAsia="Times New Roman" w:hAnsi="Calibri" w:cs="Calibri"/>
                <w:color w:val="000000"/>
                <w:lang w:eastAsia="en-AU"/>
              </w:rPr>
            </w:pPr>
            <w:ins w:id="1513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37" w:author="KIM, Jason" w:date="2019-04-02T13:39:00Z"/>
                <w:rFonts w:ascii="Calibri" w:eastAsia="Times New Roman" w:hAnsi="Calibri" w:cs="Calibri"/>
                <w:color w:val="000000"/>
                <w:lang w:eastAsia="en-AU"/>
              </w:rPr>
            </w:pPr>
            <w:ins w:id="15138" w:author="KIM, Jason" w:date="2019-04-02T13:39:00Z">
              <w:r w:rsidRPr="00D47EC1">
                <w:rPr>
                  <w:rFonts w:ascii="Calibri" w:eastAsia="Times New Roman" w:hAnsi="Calibri" w:cs="Calibri"/>
                  <w:color w:val="000000"/>
                  <w:lang w:eastAsia="en-AU"/>
                </w:rPr>
                <w:t>Chainage 717</w:t>
              </w:r>
            </w:ins>
          </w:p>
        </w:tc>
        <w:tc>
          <w:tcPr>
            <w:tcW w:w="721" w:type="pct"/>
            <w:shd w:val="clear" w:color="auto" w:fill="auto"/>
            <w:noWrap/>
            <w:hideMark/>
          </w:tcPr>
          <w:p w:rsidR="00110C18" w:rsidRPr="00D47EC1" w:rsidRDefault="00110C18" w:rsidP="00063728">
            <w:pPr>
              <w:jc w:val="right"/>
              <w:rPr>
                <w:ins w:id="15139" w:author="KIM, Jason" w:date="2019-04-02T13:39:00Z"/>
                <w:rFonts w:ascii="Calibri" w:eastAsia="Times New Roman" w:hAnsi="Calibri" w:cs="Calibri"/>
                <w:color w:val="000000"/>
                <w:lang w:eastAsia="en-AU"/>
              </w:rPr>
            </w:pPr>
            <w:ins w:id="151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41" w:author="KIM, Jason" w:date="2019-04-02T13:39:00Z"/>
        </w:trPr>
        <w:tc>
          <w:tcPr>
            <w:tcW w:w="716" w:type="pct"/>
            <w:vMerge w:val="restart"/>
            <w:shd w:val="clear" w:color="auto" w:fill="auto"/>
            <w:noWrap/>
            <w:hideMark/>
          </w:tcPr>
          <w:p w:rsidR="00110C18" w:rsidRPr="00D47EC1" w:rsidRDefault="00110C18" w:rsidP="00063728">
            <w:pPr>
              <w:rPr>
                <w:ins w:id="15142" w:author="KIM, Jason" w:date="2019-04-02T13:39:00Z"/>
                <w:rFonts w:ascii="Calibri" w:eastAsia="Times New Roman" w:hAnsi="Calibri" w:cs="Calibri"/>
                <w:color w:val="000000"/>
                <w:lang w:eastAsia="en-AU"/>
              </w:rPr>
            </w:pPr>
            <w:ins w:id="15143" w:author="KIM, Jason" w:date="2019-04-02T13:39:00Z">
              <w:r w:rsidRPr="00D47EC1">
                <w:rPr>
                  <w:rFonts w:ascii="Calibri" w:eastAsia="Times New Roman" w:hAnsi="Calibri" w:cs="Calibri"/>
                  <w:color w:val="000000"/>
                  <w:lang w:eastAsia="en-AU"/>
                </w:rPr>
                <w:t>DLL95K221</w:t>
              </w:r>
            </w:ins>
          </w:p>
        </w:tc>
        <w:tc>
          <w:tcPr>
            <w:tcW w:w="669" w:type="pct"/>
            <w:vMerge w:val="restart"/>
            <w:shd w:val="clear" w:color="auto" w:fill="auto"/>
            <w:noWrap/>
            <w:hideMark/>
          </w:tcPr>
          <w:p w:rsidR="00110C18" w:rsidRPr="00D47EC1" w:rsidRDefault="00110C18" w:rsidP="00063728">
            <w:pPr>
              <w:rPr>
                <w:ins w:id="15144" w:author="KIM, Jason" w:date="2019-04-02T13:39:00Z"/>
                <w:rFonts w:ascii="Calibri" w:eastAsia="Times New Roman" w:hAnsi="Calibri" w:cs="Calibri"/>
                <w:color w:val="000000"/>
                <w:lang w:eastAsia="en-AU"/>
              </w:rPr>
            </w:pPr>
            <w:ins w:id="15145" w:author="KIM, Jason" w:date="2019-04-02T13:39:00Z">
              <w:r w:rsidRPr="00D47EC1">
                <w:rPr>
                  <w:rFonts w:ascii="Calibri" w:eastAsia="Times New Roman" w:hAnsi="Calibri" w:cs="Calibri"/>
                  <w:color w:val="000000"/>
                  <w:lang w:eastAsia="en-AU"/>
                </w:rPr>
                <w:t>ELZ20322</w:t>
              </w:r>
            </w:ins>
          </w:p>
        </w:tc>
        <w:tc>
          <w:tcPr>
            <w:tcW w:w="668" w:type="pct"/>
            <w:vMerge w:val="restart"/>
            <w:shd w:val="clear" w:color="auto" w:fill="auto"/>
            <w:noWrap/>
            <w:hideMark/>
          </w:tcPr>
          <w:p w:rsidR="00110C18" w:rsidRPr="00D47EC1" w:rsidRDefault="00110C18" w:rsidP="00063728">
            <w:pPr>
              <w:rPr>
                <w:ins w:id="15146" w:author="KIM, Jason" w:date="2019-04-02T13:39:00Z"/>
                <w:rFonts w:ascii="Calibri" w:eastAsia="Times New Roman" w:hAnsi="Calibri" w:cs="Calibri"/>
                <w:color w:val="000000"/>
                <w:lang w:eastAsia="en-AU"/>
              </w:rPr>
            </w:pPr>
            <w:ins w:id="15147"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48" w:author="KIM, Jason" w:date="2019-04-02T13:39:00Z"/>
                <w:rFonts w:ascii="Calibri" w:eastAsia="Times New Roman" w:hAnsi="Calibri" w:cs="Calibri"/>
                <w:color w:val="000000"/>
                <w:lang w:eastAsia="en-AU"/>
              </w:rPr>
            </w:pPr>
            <w:ins w:id="15149" w:author="KIM, Jason" w:date="2019-04-02T13:39:00Z">
              <w:r w:rsidRPr="00D47EC1">
                <w:rPr>
                  <w:rFonts w:ascii="Calibri" w:eastAsia="Times New Roman" w:hAnsi="Calibri" w:cs="Calibri"/>
                  <w:color w:val="000000"/>
                  <w:lang w:eastAsia="en-AU"/>
                </w:rPr>
                <w:t>DLL8952</w:t>
              </w:r>
            </w:ins>
          </w:p>
        </w:tc>
        <w:tc>
          <w:tcPr>
            <w:tcW w:w="742" w:type="pct"/>
            <w:shd w:val="clear" w:color="auto" w:fill="auto"/>
            <w:noWrap/>
            <w:hideMark/>
          </w:tcPr>
          <w:p w:rsidR="00110C18" w:rsidRPr="00D47EC1" w:rsidRDefault="00110C18" w:rsidP="00063728">
            <w:pPr>
              <w:rPr>
                <w:ins w:id="15150" w:author="KIM, Jason" w:date="2019-04-02T13:39:00Z"/>
                <w:rFonts w:ascii="Calibri" w:eastAsia="Times New Roman" w:hAnsi="Calibri" w:cs="Calibri"/>
                <w:color w:val="000000"/>
                <w:lang w:eastAsia="en-AU"/>
              </w:rPr>
            </w:pPr>
            <w:ins w:id="1515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52" w:author="KIM, Jason" w:date="2019-04-02T13:39:00Z"/>
                <w:rFonts w:ascii="Calibri" w:eastAsia="Times New Roman" w:hAnsi="Calibri" w:cs="Calibri"/>
                <w:color w:val="000000"/>
                <w:lang w:eastAsia="en-AU"/>
              </w:rPr>
            </w:pPr>
            <w:ins w:id="15153" w:author="KIM, Jason" w:date="2019-04-02T13:39:00Z">
              <w:r w:rsidRPr="00D47EC1">
                <w:rPr>
                  <w:rFonts w:ascii="Calibri" w:eastAsia="Times New Roman" w:hAnsi="Calibri" w:cs="Calibri"/>
                  <w:color w:val="000000"/>
                  <w:lang w:eastAsia="en-AU"/>
                </w:rPr>
                <w:t>Chainage 594</w:t>
              </w:r>
            </w:ins>
          </w:p>
        </w:tc>
        <w:tc>
          <w:tcPr>
            <w:tcW w:w="721" w:type="pct"/>
            <w:shd w:val="clear" w:color="auto" w:fill="auto"/>
            <w:noWrap/>
            <w:hideMark/>
          </w:tcPr>
          <w:p w:rsidR="00110C18" w:rsidRPr="00D47EC1" w:rsidRDefault="00110C18" w:rsidP="00063728">
            <w:pPr>
              <w:jc w:val="right"/>
              <w:rPr>
                <w:ins w:id="15154" w:author="KIM, Jason" w:date="2019-04-02T13:39:00Z"/>
                <w:rFonts w:ascii="Calibri" w:eastAsia="Times New Roman" w:hAnsi="Calibri" w:cs="Calibri"/>
                <w:color w:val="000000"/>
                <w:lang w:eastAsia="en-AU"/>
              </w:rPr>
            </w:pPr>
            <w:ins w:id="151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56" w:author="KIM, Jason" w:date="2019-04-02T13:39:00Z"/>
        </w:trPr>
        <w:tc>
          <w:tcPr>
            <w:tcW w:w="716" w:type="pct"/>
            <w:vMerge/>
            <w:hideMark/>
          </w:tcPr>
          <w:p w:rsidR="00110C18" w:rsidRPr="00D47EC1" w:rsidRDefault="00110C18" w:rsidP="00063728">
            <w:pPr>
              <w:rPr>
                <w:ins w:id="1515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5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5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60" w:author="KIM, Jason" w:date="2019-04-02T13:39:00Z"/>
                <w:rFonts w:ascii="Calibri" w:eastAsia="Times New Roman" w:hAnsi="Calibri" w:cs="Calibri"/>
                <w:color w:val="000000"/>
                <w:lang w:eastAsia="en-AU"/>
              </w:rPr>
            </w:pPr>
            <w:ins w:id="15161" w:author="KIM, Jason" w:date="2019-04-02T13:39:00Z">
              <w:r w:rsidRPr="00D47EC1">
                <w:rPr>
                  <w:rFonts w:ascii="Calibri" w:eastAsia="Times New Roman" w:hAnsi="Calibri" w:cs="Calibri"/>
                  <w:color w:val="000000"/>
                  <w:lang w:eastAsia="en-AU"/>
                </w:rPr>
                <w:t>DLL8951</w:t>
              </w:r>
            </w:ins>
          </w:p>
        </w:tc>
        <w:tc>
          <w:tcPr>
            <w:tcW w:w="742" w:type="pct"/>
            <w:shd w:val="clear" w:color="auto" w:fill="auto"/>
            <w:noWrap/>
            <w:hideMark/>
          </w:tcPr>
          <w:p w:rsidR="00110C18" w:rsidRPr="00D47EC1" w:rsidRDefault="00110C18" w:rsidP="00063728">
            <w:pPr>
              <w:rPr>
                <w:ins w:id="15162" w:author="KIM, Jason" w:date="2019-04-02T13:39:00Z"/>
                <w:rFonts w:ascii="Calibri" w:eastAsia="Times New Roman" w:hAnsi="Calibri" w:cs="Calibri"/>
                <w:color w:val="000000"/>
                <w:lang w:eastAsia="en-AU"/>
              </w:rPr>
            </w:pPr>
            <w:ins w:id="1516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64" w:author="KIM, Jason" w:date="2019-04-02T13:39:00Z"/>
                <w:rFonts w:ascii="Calibri" w:eastAsia="Times New Roman" w:hAnsi="Calibri" w:cs="Calibri"/>
                <w:color w:val="000000"/>
                <w:lang w:eastAsia="en-AU"/>
              </w:rPr>
            </w:pPr>
            <w:ins w:id="15165" w:author="KIM, Jason" w:date="2019-04-02T13:39:00Z">
              <w:r w:rsidRPr="00D47EC1">
                <w:rPr>
                  <w:rFonts w:ascii="Calibri" w:eastAsia="Times New Roman" w:hAnsi="Calibri" w:cs="Calibri"/>
                  <w:color w:val="000000"/>
                  <w:lang w:eastAsia="en-AU"/>
                </w:rPr>
                <w:t>Chainage 601</w:t>
              </w:r>
            </w:ins>
          </w:p>
        </w:tc>
        <w:tc>
          <w:tcPr>
            <w:tcW w:w="721" w:type="pct"/>
            <w:shd w:val="clear" w:color="auto" w:fill="auto"/>
            <w:noWrap/>
            <w:hideMark/>
          </w:tcPr>
          <w:p w:rsidR="00110C18" w:rsidRPr="00D47EC1" w:rsidRDefault="00110C18" w:rsidP="00063728">
            <w:pPr>
              <w:jc w:val="right"/>
              <w:rPr>
                <w:ins w:id="15166" w:author="KIM, Jason" w:date="2019-04-02T13:39:00Z"/>
                <w:rFonts w:ascii="Calibri" w:eastAsia="Times New Roman" w:hAnsi="Calibri" w:cs="Calibri"/>
                <w:color w:val="000000"/>
                <w:lang w:eastAsia="en-AU"/>
              </w:rPr>
            </w:pPr>
            <w:ins w:id="151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68" w:author="KIM, Jason" w:date="2019-04-02T13:39:00Z"/>
        </w:trPr>
        <w:tc>
          <w:tcPr>
            <w:tcW w:w="716" w:type="pct"/>
            <w:vMerge w:val="restart"/>
            <w:shd w:val="clear" w:color="auto" w:fill="auto"/>
            <w:noWrap/>
            <w:hideMark/>
          </w:tcPr>
          <w:p w:rsidR="00110C18" w:rsidRPr="00D47EC1" w:rsidRDefault="00110C18" w:rsidP="00063728">
            <w:pPr>
              <w:rPr>
                <w:ins w:id="15169" w:author="KIM, Jason" w:date="2019-04-02T13:39:00Z"/>
                <w:rFonts w:ascii="Calibri" w:eastAsia="Times New Roman" w:hAnsi="Calibri" w:cs="Calibri"/>
                <w:color w:val="000000"/>
                <w:lang w:eastAsia="en-AU"/>
              </w:rPr>
            </w:pPr>
            <w:ins w:id="15170" w:author="KIM, Jason" w:date="2019-04-02T13:39:00Z">
              <w:r w:rsidRPr="00D47EC1">
                <w:rPr>
                  <w:rFonts w:ascii="Calibri" w:eastAsia="Times New Roman" w:hAnsi="Calibri" w:cs="Calibri"/>
                  <w:color w:val="000000"/>
                  <w:lang w:eastAsia="en-AU"/>
                </w:rPr>
                <w:t>DLL96K221</w:t>
              </w:r>
            </w:ins>
          </w:p>
        </w:tc>
        <w:tc>
          <w:tcPr>
            <w:tcW w:w="669" w:type="pct"/>
            <w:vMerge w:val="restart"/>
            <w:shd w:val="clear" w:color="auto" w:fill="auto"/>
            <w:noWrap/>
            <w:hideMark/>
          </w:tcPr>
          <w:p w:rsidR="00110C18" w:rsidRPr="00D47EC1" w:rsidRDefault="00110C18" w:rsidP="00063728">
            <w:pPr>
              <w:rPr>
                <w:ins w:id="15171" w:author="KIM, Jason" w:date="2019-04-02T13:39:00Z"/>
                <w:rFonts w:ascii="Calibri" w:eastAsia="Times New Roman" w:hAnsi="Calibri" w:cs="Calibri"/>
                <w:color w:val="000000"/>
                <w:lang w:eastAsia="en-AU"/>
              </w:rPr>
            </w:pPr>
            <w:ins w:id="15172" w:author="KIM, Jason" w:date="2019-04-02T13:39:00Z">
              <w:r w:rsidRPr="00D47EC1">
                <w:rPr>
                  <w:rFonts w:ascii="Calibri" w:eastAsia="Times New Roman" w:hAnsi="Calibri" w:cs="Calibri"/>
                  <w:color w:val="000000"/>
                  <w:lang w:eastAsia="en-AU"/>
                </w:rPr>
                <w:t>ELZ20326</w:t>
              </w:r>
            </w:ins>
          </w:p>
        </w:tc>
        <w:tc>
          <w:tcPr>
            <w:tcW w:w="668" w:type="pct"/>
            <w:vMerge w:val="restart"/>
            <w:shd w:val="clear" w:color="auto" w:fill="auto"/>
            <w:noWrap/>
            <w:hideMark/>
          </w:tcPr>
          <w:p w:rsidR="00110C18" w:rsidRPr="00D47EC1" w:rsidRDefault="00110C18" w:rsidP="00063728">
            <w:pPr>
              <w:rPr>
                <w:ins w:id="15173" w:author="KIM, Jason" w:date="2019-04-02T13:39:00Z"/>
                <w:rFonts w:ascii="Calibri" w:eastAsia="Times New Roman" w:hAnsi="Calibri" w:cs="Calibri"/>
                <w:color w:val="000000"/>
                <w:lang w:eastAsia="en-AU"/>
              </w:rPr>
            </w:pPr>
            <w:ins w:id="15174"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75" w:author="KIM, Jason" w:date="2019-04-02T13:39:00Z"/>
                <w:rFonts w:ascii="Calibri" w:eastAsia="Times New Roman" w:hAnsi="Calibri" w:cs="Calibri"/>
                <w:color w:val="000000"/>
                <w:lang w:eastAsia="en-AU"/>
              </w:rPr>
            </w:pPr>
            <w:ins w:id="15176" w:author="KIM, Jason" w:date="2019-04-02T13:39:00Z">
              <w:r w:rsidRPr="00D47EC1">
                <w:rPr>
                  <w:rFonts w:ascii="Calibri" w:eastAsia="Times New Roman" w:hAnsi="Calibri" w:cs="Calibri"/>
                  <w:color w:val="000000"/>
                  <w:lang w:eastAsia="en-AU"/>
                </w:rPr>
                <w:t>DLL8962</w:t>
              </w:r>
            </w:ins>
          </w:p>
        </w:tc>
        <w:tc>
          <w:tcPr>
            <w:tcW w:w="742" w:type="pct"/>
            <w:shd w:val="clear" w:color="auto" w:fill="auto"/>
            <w:noWrap/>
            <w:hideMark/>
          </w:tcPr>
          <w:p w:rsidR="00110C18" w:rsidRPr="00D47EC1" w:rsidRDefault="00110C18" w:rsidP="00063728">
            <w:pPr>
              <w:rPr>
                <w:ins w:id="15177" w:author="KIM, Jason" w:date="2019-04-02T13:39:00Z"/>
                <w:rFonts w:ascii="Calibri" w:eastAsia="Times New Roman" w:hAnsi="Calibri" w:cs="Calibri"/>
                <w:color w:val="000000"/>
                <w:lang w:eastAsia="en-AU"/>
              </w:rPr>
            </w:pPr>
            <w:ins w:id="1517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79" w:author="KIM, Jason" w:date="2019-04-02T13:39:00Z"/>
                <w:rFonts w:ascii="Calibri" w:eastAsia="Times New Roman" w:hAnsi="Calibri" w:cs="Calibri"/>
                <w:color w:val="000000"/>
                <w:lang w:eastAsia="en-AU"/>
              </w:rPr>
            </w:pPr>
            <w:ins w:id="15180" w:author="KIM, Jason" w:date="2019-04-02T13:39:00Z">
              <w:r w:rsidRPr="00D47EC1">
                <w:rPr>
                  <w:rFonts w:ascii="Calibri" w:eastAsia="Times New Roman" w:hAnsi="Calibri" w:cs="Calibri"/>
                  <w:color w:val="000000"/>
                  <w:lang w:eastAsia="en-AU"/>
                </w:rPr>
                <w:t>Chainage 472</w:t>
              </w:r>
            </w:ins>
          </w:p>
        </w:tc>
        <w:tc>
          <w:tcPr>
            <w:tcW w:w="721" w:type="pct"/>
            <w:shd w:val="clear" w:color="auto" w:fill="auto"/>
            <w:noWrap/>
            <w:hideMark/>
          </w:tcPr>
          <w:p w:rsidR="00110C18" w:rsidRPr="00D47EC1" w:rsidRDefault="00110C18" w:rsidP="00063728">
            <w:pPr>
              <w:jc w:val="right"/>
              <w:rPr>
                <w:ins w:id="15181" w:author="KIM, Jason" w:date="2019-04-02T13:39:00Z"/>
                <w:rFonts w:ascii="Calibri" w:eastAsia="Times New Roman" w:hAnsi="Calibri" w:cs="Calibri"/>
                <w:color w:val="000000"/>
                <w:lang w:eastAsia="en-AU"/>
              </w:rPr>
            </w:pPr>
            <w:ins w:id="151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83" w:author="KIM, Jason" w:date="2019-04-02T13:39:00Z"/>
        </w:trPr>
        <w:tc>
          <w:tcPr>
            <w:tcW w:w="716" w:type="pct"/>
            <w:vMerge/>
            <w:hideMark/>
          </w:tcPr>
          <w:p w:rsidR="00110C18" w:rsidRPr="00D47EC1" w:rsidRDefault="00110C18" w:rsidP="00063728">
            <w:pPr>
              <w:rPr>
                <w:ins w:id="151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87" w:author="KIM, Jason" w:date="2019-04-02T13:39:00Z"/>
                <w:rFonts w:ascii="Calibri" w:eastAsia="Times New Roman" w:hAnsi="Calibri" w:cs="Calibri"/>
                <w:color w:val="000000"/>
                <w:lang w:eastAsia="en-AU"/>
              </w:rPr>
            </w:pPr>
            <w:ins w:id="15188" w:author="KIM, Jason" w:date="2019-04-02T13:39:00Z">
              <w:r w:rsidRPr="00D47EC1">
                <w:rPr>
                  <w:rFonts w:ascii="Calibri" w:eastAsia="Times New Roman" w:hAnsi="Calibri" w:cs="Calibri"/>
                  <w:color w:val="000000"/>
                  <w:lang w:eastAsia="en-AU"/>
                </w:rPr>
                <w:t>DLL8961</w:t>
              </w:r>
            </w:ins>
          </w:p>
        </w:tc>
        <w:tc>
          <w:tcPr>
            <w:tcW w:w="742" w:type="pct"/>
            <w:shd w:val="clear" w:color="auto" w:fill="auto"/>
            <w:noWrap/>
            <w:hideMark/>
          </w:tcPr>
          <w:p w:rsidR="00110C18" w:rsidRPr="00D47EC1" w:rsidRDefault="00110C18" w:rsidP="00063728">
            <w:pPr>
              <w:rPr>
                <w:ins w:id="15189" w:author="KIM, Jason" w:date="2019-04-02T13:39:00Z"/>
                <w:rFonts w:ascii="Calibri" w:eastAsia="Times New Roman" w:hAnsi="Calibri" w:cs="Calibri"/>
                <w:color w:val="000000"/>
                <w:lang w:eastAsia="en-AU"/>
              </w:rPr>
            </w:pPr>
            <w:ins w:id="1519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91" w:author="KIM, Jason" w:date="2019-04-02T13:39:00Z"/>
                <w:rFonts w:ascii="Calibri" w:eastAsia="Times New Roman" w:hAnsi="Calibri" w:cs="Calibri"/>
                <w:color w:val="000000"/>
                <w:lang w:eastAsia="en-AU"/>
              </w:rPr>
            </w:pPr>
            <w:ins w:id="15192" w:author="KIM, Jason" w:date="2019-04-02T13:39:00Z">
              <w:r w:rsidRPr="00D47EC1">
                <w:rPr>
                  <w:rFonts w:ascii="Calibri" w:eastAsia="Times New Roman" w:hAnsi="Calibri" w:cs="Calibri"/>
                  <w:color w:val="000000"/>
                  <w:lang w:eastAsia="en-AU"/>
                </w:rPr>
                <w:t>Chainage 476</w:t>
              </w:r>
            </w:ins>
          </w:p>
        </w:tc>
        <w:tc>
          <w:tcPr>
            <w:tcW w:w="721" w:type="pct"/>
            <w:shd w:val="clear" w:color="auto" w:fill="auto"/>
            <w:noWrap/>
            <w:hideMark/>
          </w:tcPr>
          <w:p w:rsidR="00110C18" w:rsidRPr="00D47EC1" w:rsidRDefault="00110C18" w:rsidP="00063728">
            <w:pPr>
              <w:jc w:val="right"/>
              <w:rPr>
                <w:ins w:id="15193" w:author="KIM, Jason" w:date="2019-04-02T13:39:00Z"/>
                <w:rFonts w:ascii="Calibri" w:eastAsia="Times New Roman" w:hAnsi="Calibri" w:cs="Calibri"/>
                <w:color w:val="000000"/>
                <w:lang w:eastAsia="en-AU"/>
              </w:rPr>
            </w:pPr>
            <w:ins w:id="151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95" w:author="KIM, Jason" w:date="2019-04-02T13:39:00Z"/>
        </w:trPr>
        <w:tc>
          <w:tcPr>
            <w:tcW w:w="716" w:type="pct"/>
            <w:vMerge w:val="restart"/>
            <w:shd w:val="clear" w:color="auto" w:fill="auto"/>
            <w:noWrap/>
            <w:hideMark/>
          </w:tcPr>
          <w:p w:rsidR="00110C18" w:rsidRPr="00D47EC1" w:rsidRDefault="00110C18" w:rsidP="00063728">
            <w:pPr>
              <w:rPr>
                <w:ins w:id="15196" w:author="KIM, Jason" w:date="2019-04-02T13:39:00Z"/>
                <w:rFonts w:ascii="Calibri" w:eastAsia="Times New Roman" w:hAnsi="Calibri" w:cs="Calibri"/>
                <w:color w:val="000000"/>
                <w:lang w:eastAsia="en-AU"/>
              </w:rPr>
            </w:pPr>
            <w:ins w:id="15197" w:author="KIM, Jason" w:date="2019-04-02T13:39:00Z">
              <w:r w:rsidRPr="00D47EC1">
                <w:rPr>
                  <w:rFonts w:ascii="Calibri" w:eastAsia="Times New Roman" w:hAnsi="Calibri" w:cs="Calibri"/>
                  <w:color w:val="000000"/>
                  <w:lang w:eastAsia="en-AU"/>
                </w:rPr>
                <w:t>DLL97K221</w:t>
              </w:r>
            </w:ins>
          </w:p>
        </w:tc>
        <w:tc>
          <w:tcPr>
            <w:tcW w:w="669" w:type="pct"/>
            <w:vMerge w:val="restart"/>
            <w:shd w:val="clear" w:color="auto" w:fill="auto"/>
            <w:noWrap/>
            <w:hideMark/>
          </w:tcPr>
          <w:p w:rsidR="00110C18" w:rsidRPr="00D47EC1" w:rsidRDefault="00110C18" w:rsidP="00063728">
            <w:pPr>
              <w:rPr>
                <w:ins w:id="15198" w:author="KIM, Jason" w:date="2019-04-02T13:39:00Z"/>
                <w:rFonts w:ascii="Calibri" w:eastAsia="Times New Roman" w:hAnsi="Calibri" w:cs="Calibri"/>
                <w:color w:val="000000"/>
                <w:lang w:eastAsia="en-AU"/>
              </w:rPr>
            </w:pPr>
            <w:ins w:id="15199" w:author="KIM, Jason" w:date="2019-04-02T13:39:00Z">
              <w:r w:rsidRPr="00D47EC1">
                <w:rPr>
                  <w:rFonts w:ascii="Calibri" w:eastAsia="Times New Roman" w:hAnsi="Calibri" w:cs="Calibri"/>
                  <w:color w:val="000000"/>
                  <w:lang w:eastAsia="en-AU"/>
                </w:rPr>
                <w:t>ELZ20330</w:t>
              </w:r>
            </w:ins>
          </w:p>
        </w:tc>
        <w:tc>
          <w:tcPr>
            <w:tcW w:w="668" w:type="pct"/>
            <w:vMerge w:val="restart"/>
            <w:shd w:val="clear" w:color="auto" w:fill="auto"/>
            <w:noWrap/>
            <w:hideMark/>
          </w:tcPr>
          <w:p w:rsidR="00110C18" w:rsidRPr="00D47EC1" w:rsidRDefault="00110C18" w:rsidP="00063728">
            <w:pPr>
              <w:rPr>
                <w:ins w:id="15200" w:author="KIM, Jason" w:date="2019-04-02T13:39:00Z"/>
                <w:rFonts w:ascii="Calibri" w:eastAsia="Times New Roman" w:hAnsi="Calibri" w:cs="Calibri"/>
                <w:color w:val="000000"/>
                <w:lang w:eastAsia="en-AU"/>
              </w:rPr>
            </w:pPr>
            <w:ins w:id="15201"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202" w:author="KIM, Jason" w:date="2019-04-02T13:39:00Z"/>
                <w:rFonts w:ascii="Calibri" w:eastAsia="Times New Roman" w:hAnsi="Calibri" w:cs="Calibri"/>
                <w:color w:val="000000"/>
                <w:lang w:eastAsia="en-AU"/>
              </w:rPr>
            </w:pPr>
            <w:ins w:id="15203" w:author="KIM, Jason" w:date="2019-04-02T13:39:00Z">
              <w:r w:rsidRPr="00D47EC1">
                <w:rPr>
                  <w:rFonts w:ascii="Calibri" w:eastAsia="Times New Roman" w:hAnsi="Calibri" w:cs="Calibri"/>
                  <w:color w:val="000000"/>
                  <w:lang w:eastAsia="en-AU"/>
                </w:rPr>
                <w:t>DLL8972</w:t>
              </w:r>
            </w:ins>
          </w:p>
        </w:tc>
        <w:tc>
          <w:tcPr>
            <w:tcW w:w="742" w:type="pct"/>
            <w:shd w:val="clear" w:color="auto" w:fill="auto"/>
            <w:noWrap/>
            <w:hideMark/>
          </w:tcPr>
          <w:p w:rsidR="00110C18" w:rsidRPr="00D47EC1" w:rsidRDefault="00110C18" w:rsidP="00063728">
            <w:pPr>
              <w:rPr>
                <w:ins w:id="15204" w:author="KIM, Jason" w:date="2019-04-02T13:39:00Z"/>
                <w:rFonts w:ascii="Calibri" w:eastAsia="Times New Roman" w:hAnsi="Calibri" w:cs="Calibri"/>
                <w:color w:val="000000"/>
                <w:lang w:eastAsia="en-AU"/>
              </w:rPr>
            </w:pPr>
            <w:ins w:id="1520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06" w:author="KIM, Jason" w:date="2019-04-02T13:39:00Z"/>
                <w:rFonts w:ascii="Calibri" w:eastAsia="Times New Roman" w:hAnsi="Calibri" w:cs="Calibri"/>
                <w:color w:val="000000"/>
                <w:lang w:eastAsia="en-AU"/>
              </w:rPr>
            </w:pPr>
            <w:ins w:id="15207" w:author="KIM, Jason" w:date="2019-04-02T13:39:00Z">
              <w:r w:rsidRPr="00D47EC1">
                <w:rPr>
                  <w:rFonts w:ascii="Calibri" w:eastAsia="Times New Roman" w:hAnsi="Calibri" w:cs="Calibri"/>
                  <w:color w:val="000000"/>
                  <w:lang w:eastAsia="en-AU"/>
                </w:rPr>
                <w:t>Chainage 374</w:t>
              </w:r>
            </w:ins>
          </w:p>
        </w:tc>
        <w:tc>
          <w:tcPr>
            <w:tcW w:w="721" w:type="pct"/>
            <w:shd w:val="clear" w:color="auto" w:fill="auto"/>
            <w:noWrap/>
            <w:hideMark/>
          </w:tcPr>
          <w:p w:rsidR="00110C18" w:rsidRPr="00D47EC1" w:rsidRDefault="00110C18" w:rsidP="00063728">
            <w:pPr>
              <w:jc w:val="right"/>
              <w:rPr>
                <w:ins w:id="15208" w:author="KIM, Jason" w:date="2019-04-02T13:39:00Z"/>
                <w:rFonts w:ascii="Calibri" w:eastAsia="Times New Roman" w:hAnsi="Calibri" w:cs="Calibri"/>
                <w:color w:val="000000"/>
                <w:lang w:eastAsia="en-AU"/>
              </w:rPr>
            </w:pPr>
            <w:ins w:id="152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10" w:author="KIM, Jason" w:date="2019-04-02T13:39:00Z"/>
        </w:trPr>
        <w:tc>
          <w:tcPr>
            <w:tcW w:w="716" w:type="pct"/>
            <w:vMerge/>
            <w:hideMark/>
          </w:tcPr>
          <w:p w:rsidR="00110C18" w:rsidRPr="00D47EC1" w:rsidRDefault="00110C18" w:rsidP="00063728">
            <w:pPr>
              <w:rPr>
                <w:ins w:id="152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14" w:author="KIM, Jason" w:date="2019-04-02T13:39:00Z"/>
                <w:rFonts w:ascii="Calibri" w:eastAsia="Times New Roman" w:hAnsi="Calibri" w:cs="Calibri"/>
                <w:color w:val="000000"/>
                <w:lang w:eastAsia="en-AU"/>
              </w:rPr>
            </w:pPr>
            <w:ins w:id="15215" w:author="KIM, Jason" w:date="2019-04-02T13:39:00Z">
              <w:r w:rsidRPr="00D47EC1">
                <w:rPr>
                  <w:rFonts w:ascii="Calibri" w:eastAsia="Times New Roman" w:hAnsi="Calibri" w:cs="Calibri"/>
                  <w:color w:val="000000"/>
                  <w:lang w:eastAsia="en-AU"/>
                </w:rPr>
                <w:t>DLL8971</w:t>
              </w:r>
            </w:ins>
          </w:p>
        </w:tc>
        <w:tc>
          <w:tcPr>
            <w:tcW w:w="742" w:type="pct"/>
            <w:shd w:val="clear" w:color="auto" w:fill="auto"/>
            <w:noWrap/>
            <w:hideMark/>
          </w:tcPr>
          <w:p w:rsidR="00110C18" w:rsidRPr="00D47EC1" w:rsidRDefault="00110C18" w:rsidP="00063728">
            <w:pPr>
              <w:rPr>
                <w:ins w:id="15216" w:author="KIM, Jason" w:date="2019-04-02T13:39:00Z"/>
                <w:rFonts w:ascii="Calibri" w:eastAsia="Times New Roman" w:hAnsi="Calibri" w:cs="Calibri"/>
                <w:color w:val="000000"/>
                <w:lang w:eastAsia="en-AU"/>
              </w:rPr>
            </w:pPr>
            <w:ins w:id="1521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18" w:author="KIM, Jason" w:date="2019-04-02T13:39:00Z"/>
                <w:rFonts w:ascii="Calibri" w:eastAsia="Times New Roman" w:hAnsi="Calibri" w:cs="Calibri"/>
                <w:color w:val="000000"/>
                <w:lang w:eastAsia="en-AU"/>
              </w:rPr>
            </w:pPr>
            <w:ins w:id="15219" w:author="KIM, Jason" w:date="2019-04-02T13:39:00Z">
              <w:r w:rsidRPr="00D47EC1">
                <w:rPr>
                  <w:rFonts w:ascii="Calibri" w:eastAsia="Times New Roman" w:hAnsi="Calibri" w:cs="Calibri"/>
                  <w:color w:val="000000"/>
                  <w:lang w:eastAsia="en-AU"/>
                </w:rPr>
                <w:t>Chainage 379</w:t>
              </w:r>
            </w:ins>
          </w:p>
        </w:tc>
        <w:tc>
          <w:tcPr>
            <w:tcW w:w="721" w:type="pct"/>
            <w:shd w:val="clear" w:color="auto" w:fill="auto"/>
            <w:noWrap/>
            <w:hideMark/>
          </w:tcPr>
          <w:p w:rsidR="00110C18" w:rsidRPr="00D47EC1" w:rsidRDefault="00110C18" w:rsidP="00063728">
            <w:pPr>
              <w:jc w:val="right"/>
              <w:rPr>
                <w:ins w:id="15220" w:author="KIM, Jason" w:date="2019-04-02T13:39:00Z"/>
                <w:rFonts w:ascii="Calibri" w:eastAsia="Times New Roman" w:hAnsi="Calibri" w:cs="Calibri"/>
                <w:color w:val="000000"/>
                <w:lang w:eastAsia="en-AU"/>
              </w:rPr>
            </w:pPr>
            <w:ins w:id="152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22" w:author="KIM, Jason" w:date="2019-04-02T13:39:00Z"/>
        </w:trPr>
        <w:tc>
          <w:tcPr>
            <w:tcW w:w="716" w:type="pct"/>
            <w:vMerge w:val="restart"/>
            <w:shd w:val="clear" w:color="auto" w:fill="auto"/>
            <w:noWrap/>
            <w:hideMark/>
          </w:tcPr>
          <w:p w:rsidR="00110C18" w:rsidRPr="00D47EC1" w:rsidRDefault="00110C18" w:rsidP="00063728">
            <w:pPr>
              <w:rPr>
                <w:ins w:id="15223" w:author="KIM, Jason" w:date="2019-04-02T13:39:00Z"/>
                <w:rFonts w:ascii="Calibri" w:eastAsia="Times New Roman" w:hAnsi="Calibri" w:cs="Calibri"/>
                <w:color w:val="000000"/>
                <w:lang w:eastAsia="en-AU"/>
              </w:rPr>
            </w:pPr>
            <w:ins w:id="15224" w:author="KIM, Jason" w:date="2019-04-02T13:39:00Z">
              <w:r w:rsidRPr="00D47EC1">
                <w:rPr>
                  <w:rFonts w:ascii="Calibri" w:eastAsia="Times New Roman" w:hAnsi="Calibri" w:cs="Calibri"/>
                  <w:color w:val="000000"/>
                  <w:lang w:eastAsia="en-AU"/>
                </w:rPr>
                <w:t>DLL60K221</w:t>
              </w:r>
            </w:ins>
          </w:p>
        </w:tc>
        <w:tc>
          <w:tcPr>
            <w:tcW w:w="669" w:type="pct"/>
            <w:vMerge w:val="restart"/>
            <w:shd w:val="clear" w:color="auto" w:fill="auto"/>
            <w:noWrap/>
            <w:hideMark/>
          </w:tcPr>
          <w:p w:rsidR="00110C18" w:rsidRPr="00D47EC1" w:rsidRDefault="00110C18" w:rsidP="00063728">
            <w:pPr>
              <w:rPr>
                <w:ins w:id="15225" w:author="KIM, Jason" w:date="2019-04-02T13:39:00Z"/>
                <w:rFonts w:ascii="Calibri" w:eastAsia="Times New Roman" w:hAnsi="Calibri" w:cs="Calibri"/>
                <w:color w:val="000000"/>
                <w:lang w:eastAsia="en-AU"/>
              </w:rPr>
            </w:pPr>
            <w:ins w:id="15226" w:author="KIM, Jason" w:date="2019-04-02T13:39:00Z">
              <w:r w:rsidRPr="00D47EC1">
                <w:rPr>
                  <w:rFonts w:ascii="Calibri" w:eastAsia="Times New Roman" w:hAnsi="Calibri" w:cs="Calibri"/>
                  <w:color w:val="000000"/>
                  <w:lang w:eastAsia="en-AU"/>
                </w:rPr>
                <w:t>ELZ20336</w:t>
              </w:r>
            </w:ins>
          </w:p>
        </w:tc>
        <w:tc>
          <w:tcPr>
            <w:tcW w:w="668" w:type="pct"/>
            <w:vMerge w:val="restart"/>
            <w:shd w:val="clear" w:color="auto" w:fill="auto"/>
            <w:noWrap/>
            <w:hideMark/>
          </w:tcPr>
          <w:p w:rsidR="00110C18" w:rsidRPr="00D47EC1" w:rsidRDefault="00110C18" w:rsidP="00063728">
            <w:pPr>
              <w:rPr>
                <w:ins w:id="15227" w:author="KIM, Jason" w:date="2019-04-02T13:39:00Z"/>
                <w:rFonts w:ascii="Calibri" w:eastAsia="Times New Roman" w:hAnsi="Calibri" w:cs="Calibri"/>
                <w:color w:val="000000"/>
                <w:lang w:eastAsia="en-AU"/>
              </w:rPr>
            </w:pPr>
            <w:ins w:id="15228"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229" w:author="KIM, Jason" w:date="2019-04-02T13:39:00Z"/>
                <w:rFonts w:ascii="Calibri" w:eastAsia="Times New Roman" w:hAnsi="Calibri" w:cs="Calibri"/>
                <w:color w:val="000000"/>
                <w:lang w:eastAsia="en-AU"/>
              </w:rPr>
            </w:pPr>
            <w:ins w:id="15230" w:author="KIM, Jason" w:date="2019-04-02T13:39:00Z">
              <w:r w:rsidRPr="00D47EC1">
                <w:rPr>
                  <w:rFonts w:ascii="Calibri" w:eastAsia="Times New Roman" w:hAnsi="Calibri" w:cs="Calibri"/>
                  <w:color w:val="000000"/>
                  <w:lang w:eastAsia="en-AU"/>
                </w:rPr>
                <w:t>DLL2601</w:t>
              </w:r>
            </w:ins>
          </w:p>
        </w:tc>
        <w:tc>
          <w:tcPr>
            <w:tcW w:w="742" w:type="pct"/>
            <w:shd w:val="clear" w:color="auto" w:fill="auto"/>
            <w:noWrap/>
            <w:hideMark/>
          </w:tcPr>
          <w:p w:rsidR="00110C18" w:rsidRPr="00D47EC1" w:rsidRDefault="00110C18" w:rsidP="00063728">
            <w:pPr>
              <w:rPr>
                <w:ins w:id="15231" w:author="KIM, Jason" w:date="2019-04-02T13:39:00Z"/>
                <w:rFonts w:ascii="Calibri" w:eastAsia="Times New Roman" w:hAnsi="Calibri" w:cs="Calibri"/>
                <w:color w:val="000000"/>
                <w:lang w:eastAsia="en-AU"/>
              </w:rPr>
            </w:pPr>
            <w:ins w:id="1523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33" w:author="KIM, Jason" w:date="2019-04-02T13:39:00Z"/>
                <w:rFonts w:ascii="Calibri" w:eastAsia="Times New Roman" w:hAnsi="Calibri" w:cs="Calibri"/>
                <w:color w:val="000000"/>
                <w:lang w:eastAsia="en-AU"/>
              </w:rPr>
            </w:pPr>
            <w:ins w:id="15234" w:author="KIM, Jason" w:date="2019-04-02T13:39:00Z">
              <w:r w:rsidRPr="00D47EC1">
                <w:rPr>
                  <w:rFonts w:ascii="Calibri" w:eastAsia="Times New Roman" w:hAnsi="Calibri" w:cs="Calibri"/>
                  <w:color w:val="000000"/>
                  <w:lang w:eastAsia="en-AU"/>
                </w:rPr>
                <w:t>Chainage 7986</w:t>
              </w:r>
            </w:ins>
          </w:p>
        </w:tc>
        <w:tc>
          <w:tcPr>
            <w:tcW w:w="721" w:type="pct"/>
            <w:shd w:val="clear" w:color="auto" w:fill="auto"/>
            <w:noWrap/>
            <w:hideMark/>
          </w:tcPr>
          <w:p w:rsidR="00110C18" w:rsidRPr="00D47EC1" w:rsidRDefault="00110C18" w:rsidP="00063728">
            <w:pPr>
              <w:jc w:val="right"/>
              <w:rPr>
                <w:ins w:id="15235" w:author="KIM, Jason" w:date="2019-04-02T13:39:00Z"/>
                <w:rFonts w:ascii="Calibri" w:eastAsia="Times New Roman" w:hAnsi="Calibri" w:cs="Calibri"/>
                <w:color w:val="000000"/>
                <w:lang w:eastAsia="en-AU"/>
              </w:rPr>
            </w:pPr>
            <w:ins w:id="152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37" w:author="KIM, Jason" w:date="2019-04-02T13:39:00Z"/>
        </w:trPr>
        <w:tc>
          <w:tcPr>
            <w:tcW w:w="716" w:type="pct"/>
            <w:vMerge/>
            <w:hideMark/>
          </w:tcPr>
          <w:p w:rsidR="00110C18" w:rsidRPr="00D47EC1" w:rsidRDefault="00110C18" w:rsidP="00063728">
            <w:pPr>
              <w:rPr>
                <w:ins w:id="152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41" w:author="KIM, Jason" w:date="2019-04-02T13:39:00Z"/>
                <w:rFonts w:ascii="Calibri" w:eastAsia="Times New Roman" w:hAnsi="Calibri" w:cs="Calibri"/>
                <w:color w:val="000000"/>
                <w:lang w:eastAsia="en-AU"/>
              </w:rPr>
            </w:pPr>
            <w:ins w:id="15242" w:author="KIM, Jason" w:date="2019-04-02T13:39:00Z">
              <w:r w:rsidRPr="00D47EC1">
                <w:rPr>
                  <w:rFonts w:ascii="Calibri" w:eastAsia="Times New Roman" w:hAnsi="Calibri" w:cs="Calibri"/>
                  <w:color w:val="000000"/>
                  <w:lang w:eastAsia="en-AU"/>
                </w:rPr>
                <w:t>DLL2602</w:t>
              </w:r>
            </w:ins>
          </w:p>
        </w:tc>
        <w:tc>
          <w:tcPr>
            <w:tcW w:w="742" w:type="pct"/>
            <w:shd w:val="clear" w:color="auto" w:fill="auto"/>
            <w:noWrap/>
            <w:hideMark/>
          </w:tcPr>
          <w:p w:rsidR="00110C18" w:rsidRPr="00D47EC1" w:rsidRDefault="00110C18" w:rsidP="00063728">
            <w:pPr>
              <w:rPr>
                <w:ins w:id="15243" w:author="KIM, Jason" w:date="2019-04-02T13:39:00Z"/>
                <w:rFonts w:ascii="Calibri" w:eastAsia="Times New Roman" w:hAnsi="Calibri" w:cs="Calibri"/>
                <w:color w:val="000000"/>
                <w:lang w:eastAsia="en-AU"/>
              </w:rPr>
            </w:pPr>
            <w:ins w:id="1524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45" w:author="KIM, Jason" w:date="2019-04-02T13:39:00Z"/>
                <w:rFonts w:ascii="Calibri" w:eastAsia="Times New Roman" w:hAnsi="Calibri" w:cs="Calibri"/>
                <w:color w:val="000000"/>
                <w:lang w:eastAsia="en-AU"/>
              </w:rPr>
            </w:pPr>
            <w:ins w:id="15246" w:author="KIM, Jason" w:date="2019-04-02T13:39:00Z">
              <w:r w:rsidRPr="00D47EC1">
                <w:rPr>
                  <w:rFonts w:ascii="Calibri" w:eastAsia="Times New Roman" w:hAnsi="Calibri" w:cs="Calibri"/>
                  <w:color w:val="000000"/>
                  <w:lang w:eastAsia="en-AU"/>
                </w:rPr>
                <w:t>Chainage 7990</w:t>
              </w:r>
            </w:ins>
          </w:p>
        </w:tc>
        <w:tc>
          <w:tcPr>
            <w:tcW w:w="721" w:type="pct"/>
            <w:shd w:val="clear" w:color="auto" w:fill="auto"/>
            <w:noWrap/>
            <w:hideMark/>
          </w:tcPr>
          <w:p w:rsidR="00110C18" w:rsidRPr="00D47EC1" w:rsidRDefault="00110C18" w:rsidP="00063728">
            <w:pPr>
              <w:jc w:val="right"/>
              <w:rPr>
                <w:ins w:id="15247" w:author="KIM, Jason" w:date="2019-04-02T13:39:00Z"/>
                <w:rFonts w:ascii="Calibri" w:eastAsia="Times New Roman" w:hAnsi="Calibri" w:cs="Calibri"/>
                <w:color w:val="000000"/>
                <w:lang w:eastAsia="en-AU"/>
              </w:rPr>
            </w:pPr>
            <w:ins w:id="152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49" w:author="KIM, Jason" w:date="2019-04-02T13:39:00Z"/>
        </w:trPr>
        <w:tc>
          <w:tcPr>
            <w:tcW w:w="716" w:type="pct"/>
            <w:vMerge/>
            <w:hideMark/>
          </w:tcPr>
          <w:p w:rsidR="00110C18" w:rsidRPr="00D47EC1" w:rsidRDefault="00110C18" w:rsidP="00063728">
            <w:pPr>
              <w:rPr>
                <w:ins w:id="152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53" w:author="KIM, Jason" w:date="2019-04-02T13:39:00Z"/>
                <w:rFonts w:ascii="Calibri" w:eastAsia="Times New Roman" w:hAnsi="Calibri" w:cs="Calibri"/>
                <w:color w:val="000000"/>
                <w:lang w:eastAsia="en-AU"/>
              </w:rPr>
            </w:pPr>
            <w:ins w:id="15254" w:author="KIM, Jason" w:date="2019-04-02T13:39:00Z">
              <w:r w:rsidRPr="00D47EC1">
                <w:rPr>
                  <w:rFonts w:ascii="Calibri" w:eastAsia="Times New Roman" w:hAnsi="Calibri" w:cs="Calibri"/>
                  <w:color w:val="000000"/>
                  <w:lang w:eastAsia="en-AU"/>
                </w:rPr>
                <w:t>DLL2611</w:t>
              </w:r>
            </w:ins>
          </w:p>
        </w:tc>
        <w:tc>
          <w:tcPr>
            <w:tcW w:w="742" w:type="pct"/>
            <w:shd w:val="clear" w:color="auto" w:fill="auto"/>
            <w:noWrap/>
            <w:hideMark/>
          </w:tcPr>
          <w:p w:rsidR="00110C18" w:rsidRPr="00D47EC1" w:rsidRDefault="00110C18" w:rsidP="00063728">
            <w:pPr>
              <w:rPr>
                <w:ins w:id="15255" w:author="KIM, Jason" w:date="2019-04-02T13:39:00Z"/>
                <w:rFonts w:ascii="Calibri" w:eastAsia="Times New Roman" w:hAnsi="Calibri" w:cs="Calibri"/>
                <w:color w:val="000000"/>
                <w:lang w:eastAsia="en-AU"/>
              </w:rPr>
            </w:pPr>
            <w:ins w:id="1525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57" w:author="KIM, Jason" w:date="2019-04-02T13:39:00Z"/>
                <w:rFonts w:ascii="Calibri" w:eastAsia="Times New Roman" w:hAnsi="Calibri" w:cs="Calibri"/>
                <w:color w:val="000000"/>
                <w:lang w:eastAsia="en-AU"/>
              </w:rPr>
            </w:pPr>
            <w:ins w:id="15258" w:author="KIM, Jason" w:date="2019-04-02T13:39:00Z">
              <w:r w:rsidRPr="00D47EC1">
                <w:rPr>
                  <w:rFonts w:ascii="Calibri" w:eastAsia="Times New Roman" w:hAnsi="Calibri" w:cs="Calibri"/>
                  <w:color w:val="000000"/>
                  <w:lang w:eastAsia="en-AU"/>
                </w:rPr>
                <w:t>Chainage 8106</w:t>
              </w:r>
            </w:ins>
          </w:p>
        </w:tc>
        <w:tc>
          <w:tcPr>
            <w:tcW w:w="721" w:type="pct"/>
            <w:shd w:val="clear" w:color="auto" w:fill="auto"/>
            <w:noWrap/>
            <w:hideMark/>
          </w:tcPr>
          <w:p w:rsidR="00110C18" w:rsidRPr="00D47EC1" w:rsidRDefault="00110C18" w:rsidP="00063728">
            <w:pPr>
              <w:jc w:val="right"/>
              <w:rPr>
                <w:ins w:id="15259" w:author="KIM, Jason" w:date="2019-04-02T13:39:00Z"/>
                <w:rFonts w:ascii="Calibri" w:eastAsia="Times New Roman" w:hAnsi="Calibri" w:cs="Calibri"/>
                <w:color w:val="000000"/>
                <w:lang w:eastAsia="en-AU"/>
              </w:rPr>
            </w:pPr>
            <w:ins w:id="152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61" w:author="KIM, Jason" w:date="2019-04-02T13:39:00Z"/>
        </w:trPr>
        <w:tc>
          <w:tcPr>
            <w:tcW w:w="716" w:type="pct"/>
            <w:vMerge/>
            <w:hideMark/>
          </w:tcPr>
          <w:p w:rsidR="00110C18" w:rsidRPr="00D47EC1" w:rsidRDefault="00110C18" w:rsidP="00063728">
            <w:pPr>
              <w:rPr>
                <w:ins w:id="1526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6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6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65" w:author="KIM, Jason" w:date="2019-04-02T13:39:00Z"/>
                <w:rFonts w:ascii="Calibri" w:eastAsia="Times New Roman" w:hAnsi="Calibri" w:cs="Calibri"/>
                <w:color w:val="000000"/>
                <w:lang w:eastAsia="en-AU"/>
              </w:rPr>
            </w:pPr>
            <w:ins w:id="15266" w:author="KIM, Jason" w:date="2019-04-02T13:39:00Z">
              <w:r w:rsidRPr="00D47EC1">
                <w:rPr>
                  <w:rFonts w:ascii="Calibri" w:eastAsia="Times New Roman" w:hAnsi="Calibri" w:cs="Calibri"/>
                  <w:color w:val="000000"/>
                  <w:lang w:eastAsia="en-AU"/>
                </w:rPr>
                <w:t>DLL2612</w:t>
              </w:r>
            </w:ins>
          </w:p>
        </w:tc>
        <w:tc>
          <w:tcPr>
            <w:tcW w:w="742" w:type="pct"/>
            <w:shd w:val="clear" w:color="auto" w:fill="auto"/>
            <w:noWrap/>
            <w:hideMark/>
          </w:tcPr>
          <w:p w:rsidR="00110C18" w:rsidRPr="00D47EC1" w:rsidRDefault="00110C18" w:rsidP="00063728">
            <w:pPr>
              <w:rPr>
                <w:ins w:id="15267" w:author="KIM, Jason" w:date="2019-04-02T13:39:00Z"/>
                <w:rFonts w:ascii="Calibri" w:eastAsia="Times New Roman" w:hAnsi="Calibri" w:cs="Calibri"/>
                <w:color w:val="000000"/>
                <w:lang w:eastAsia="en-AU"/>
              </w:rPr>
            </w:pPr>
            <w:ins w:id="1526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69" w:author="KIM, Jason" w:date="2019-04-02T13:39:00Z"/>
                <w:rFonts w:ascii="Calibri" w:eastAsia="Times New Roman" w:hAnsi="Calibri" w:cs="Calibri"/>
                <w:color w:val="000000"/>
                <w:lang w:eastAsia="en-AU"/>
              </w:rPr>
            </w:pPr>
            <w:ins w:id="15270" w:author="KIM, Jason" w:date="2019-04-02T13:39:00Z">
              <w:r w:rsidRPr="00D47EC1">
                <w:rPr>
                  <w:rFonts w:ascii="Calibri" w:eastAsia="Times New Roman" w:hAnsi="Calibri" w:cs="Calibri"/>
                  <w:color w:val="000000"/>
                  <w:lang w:eastAsia="en-AU"/>
                </w:rPr>
                <w:t>Chainage 8110</w:t>
              </w:r>
            </w:ins>
          </w:p>
        </w:tc>
        <w:tc>
          <w:tcPr>
            <w:tcW w:w="721" w:type="pct"/>
            <w:shd w:val="clear" w:color="auto" w:fill="auto"/>
            <w:noWrap/>
            <w:hideMark/>
          </w:tcPr>
          <w:p w:rsidR="00110C18" w:rsidRPr="00D47EC1" w:rsidRDefault="00110C18" w:rsidP="00063728">
            <w:pPr>
              <w:jc w:val="right"/>
              <w:rPr>
                <w:ins w:id="15271" w:author="KIM, Jason" w:date="2019-04-02T13:39:00Z"/>
                <w:rFonts w:ascii="Calibri" w:eastAsia="Times New Roman" w:hAnsi="Calibri" w:cs="Calibri"/>
                <w:color w:val="000000"/>
                <w:lang w:eastAsia="en-AU"/>
              </w:rPr>
            </w:pPr>
            <w:ins w:id="152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73" w:author="KIM, Jason" w:date="2019-04-02T13:39:00Z"/>
        </w:trPr>
        <w:tc>
          <w:tcPr>
            <w:tcW w:w="716" w:type="pct"/>
            <w:vMerge w:val="restart"/>
            <w:shd w:val="clear" w:color="auto" w:fill="auto"/>
            <w:noWrap/>
            <w:hideMark/>
          </w:tcPr>
          <w:p w:rsidR="00110C18" w:rsidRPr="00D47EC1" w:rsidRDefault="00110C18" w:rsidP="00063728">
            <w:pPr>
              <w:rPr>
                <w:ins w:id="15274" w:author="KIM, Jason" w:date="2019-04-02T13:39:00Z"/>
                <w:rFonts w:ascii="Calibri" w:eastAsia="Times New Roman" w:hAnsi="Calibri" w:cs="Calibri"/>
                <w:color w:val="000000"/>
                <w:lang w:eastAsia="en-AU"/>
              </w:rPr>
            </w:pPr>
            <w:ins w:id="15275" w:author="KIM, Jason" w:date="2019-04-02T13:39:00Z">
              <w:r w:rsidRPr="00D47EC1">
                <w:rPr>
                  <w:rFonts w:ascii="Calibri" w:eastAsia="Times New Roman" w:hAnsi="Calibri" w:cs="Calibri"/>
                  <w:color w:val="000000"/>
                  <w:lang w:eastAsia="en-AU"/>
                </w:rPr>
                <w:t>DLL62K221</w:t>
              </w:r>
            </w:ins>
          </w:p>
        </w:tc>
        <w:tc>
          <w:tcPr>
            <w:tcW w:w="669" w:type="pct"/>
            <w:vMerge w:val="restart"/>
            <w:shd w:val="clear" w:color="auto" w:fill="auto"/>
            <w:noWrap/>
            <w:hideMark/>
          </w:tcPr>
          <w:p w:rsidR="00110C18" w:rsidRPr="00D47EC1" w:rsidRDefault="00110C18" w:rsidP="00063728">
            <w:pPr>
              <w:rPr>
                <w:ins w:id="15276" w:author="KIM, Jason" w:date="2019-04-02T13:39:00Z"/>
                <w:rFonts w:ascii="Calibri" w:eastAsia="Times New Roman" w:hAnsi="Calibri" w:cs="Calibri"/>
                <w:color w:val="000000"/>
                <w:lang w:eastAsia="en-AU"/>
              </w:rPr>
            </w:pPr>
            <w:ins w:id="15277" w:author="KIM, Jason" w:date="2019-04-02T13:39:00Z">
              <w:r w:rsidRPr="00D47EC1">
                <w:rPr>
                  <w:rFonts w:ascii="Calibri" w:eastAsia="Times New Roman" w:hAnsi="Calibri" w:cs="Calibri"/>
                  <w:color w:val="000000"/>
                  <w:lang w:eastAsia="en-AU"/>
                </w:rPr>
                <w:t>ELZ20344</w:t>
              </w:r>
            </w:ins>
          </w:p>
        </w:tc>
        <w:tc>
          <w:tcPr>
            <w:tcW w:w="668" w:type="pct"/>
            <w:vMerge w:val="restart"/>
            <w:shd w:val="clear" w:color="auto" w:fill="auto"/>
            <w:noWrap/>
            <w:hideMark/>
          </w:tcPr>
          <w:p w:rsidR="00110C18" w:rsidRPr="00D47EC1" w:rsidRDefault="00110C18" w:rsidP="00063728">
            <w:pPr>
              <w:rPr>
                <w:ins w:id="15278" w:author="KIM, Jason" w:date="2019-04-02T13:39:00Z"/>
                <w:rFonts w:ascii="Calibri" w:eastAsia="Times New Roman" w:hAnsi="Calibri" w:cs="Calibri"/>
                <w:color w:val="000000"/>
                <w:lang w:eastAsia="en-AU"/>
              </w:rPr>
            </w:pPr>
            <w:ins w:id="15279"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280" w:author="KIM, Jason" w:date="2019-04-02T13:39:00Z"/>
                <w:rFonts w:ascii="Calibri" w:eastAsia="Times New Roman" w:hAnsi="Calibri" w:cs="Calibri"/>
                <w:color w:val="000000"/>
                <w:lang w:eastAsia="en-AU"/>
              </w:rPr>
            </w:pPr>
            <w:ins w:id="15281" w:author="KIM, Jason" w:date="2019-04-02T13:39:00Z">
              <w:r w:rsidRPr="00D47EC1">
                <w:rPr>
                  <w:rFonts w:ascii="Calibri" w:eastAsia="Times New Roman" w:hAnsi="Calibri" w:cs="Calibri"/>
                  <w:color w:val="000000"/>
                  <w:lang w:eastAsia="en-AU"/>
                </w:rPr>
                <w:t>DLL2621</w:t>
              </w:r>
            </w:ins>
          </w:p>
        </w:tc>
        <w:tc>
          <w:tcPr>
            <w:tcW w:w="742" w:type="pct"/>
            <w:shd w:val="clear" w:color="auto" w:fill="auto"/>
            <w:noWrap/>
            <w:hideMark/>
          </w:tcPr>
          <w:p w:rsidR="00110C18" w:rsidRPr="00D47EC1" w:rsidRDefault="00110C18" w:rsidP="00063728">
            <w:pPr>
              <w:rPr>
                <w:ins w:id="15282" w:author="KIM, Jason" w:date="2019-04-02T13:39:00Z"/>
                <w:rFonts w:ascii="Calibri" w:eastAsia="Times New Roman" w:hAnsi="Calibri" w:cs="Calibri"/>
                <w:color w:val="000000"/>
                <w:lang w:eastAsia="en-AU"/>
              </w:rPr>
            </w:pPr>
            <w:ins w:id="1528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84" w:author="KIM, Jason" w:date="2019-04-02T13:39:00Z"/>
                <w:rFonts w:ascii="Calibri" w:eastAsia="Times New Roman" w:hAnsi="Calibri" w:cs="Calibri"/>
                <w:color w:val="000000"/>
                <w:lang w:eastAsia="en-AU"/>
              </w:rPr>
            </w:pPr>
            <w:ins w:id="15285" w:author="KIM, Jason" w:date="2019-04-02T13:39:00Z">
              <w:r w:rsidRPr="00D47EC1">
                <w:rPr>
                  <w:rFonts w:ascii="Calibri" w:eastAsia="Times New Roman" w:hAnsi="Calibri" w:cs="Calibri"/>
                  <w:color w:val="000000"/>
                  <w:lang w:eastAsia="en-AU"/>
                </w:rPr>
                <w:t>Chainage 8226</w:t>
              </w:r>
            </w:ins>
          </w:p>
        </w:tc>
        <w:tc>
          <w:tcPr>
            <w:tcW w:w="721" w:type="pct"/>
            <w:shd w:val="clear" w:color="auto" w:fill="auto"/>
            <w:noWrap/>
            <w:hideMark/>
          </w:tcPr>
          <w:p w:rsidR="00110C18" w:rsidRPr="00D47EC1" w:rsidRDefault="00110C18" w:rsidP="00063728">
            <w:pPr>
              <w:jc w:val="right"/>
              <w:rPr>
                <w:ins w:id="15286" w:author="KIM, Jason" w:date="2019-04-02T13:39:00Z"/>
                <w:rFonts w:ascii="Calibri" w:eastAsia="Times New Roman" w:hAnsi="Calibri" w:cs="Calibri"/>
                <w:color w:val="000000"/>
                <w:lang w:eastAsia="en-AU"/>
              </w:rPr>
            </w:pPr>
            <w:ins w:id="152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88" w:author="KIM, Jason" w:date="2019-04-02T13:39:00Z"/>
        </w:trPr>
        <w:tc>
          <w:tcPr>
            <w:tcW w:w="716" w:type="pct"/>
            <w:vMerge/>
            <w:hideMark/>
          </w:tcPr>
          <w:p w:rsidR="00110C18" w:rsidRPr="00D47EC1" w:rsidRDefault="00110C18" w:rsidP="00063728">
            <w:pPr>
              <w:rPr>
                <w:ins w:id="152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92" w:author="KIM, Jason" w:date="2019-04-02T13:39:00Z"/>
                <w:rFonts w:ascii="Calibri" w:eastAsia="Times New Roman" w:hAnsi="Calibri" w:cs="Calibri"/>
                <w:color w:val="000000"/>
                <w:lang w:eastAsia="en-AU"/>
              </w:rPr>
            </w:pPr>
            <w:ins w:id="15293" w:author="KIM, Jason" w:date="2019-04-02T13:39:00Z">
              <w:r w:rsidRPr="00D47EC1">
                <w:rPr>
                  <w:rFonts w:ascii="Calibri" w:eastAsia="Times New Roman" w:hAnsi="Calibri" w:cs="Calibri"/>
                  <w:color w:val="000000"/>
                  <w:lang w:eastAsia="en-AU"/>
                </w:rPr>
                <w:t>DLL2622</w:t>
              </w:r>
            </w:ins>
          </w:p>
        </w:tc>
        <w:tc>
          <w:tcPr>
            <w:tcW w:w="742" w:type="pct"/>
            <w:shd w:val="clear" w:color="auto" w:fill="auto"/>
            <w:noWrap/>
            <w:hideMark/>
          </w:tcPr>
          <w:p w:rsidR="00110C18" w:rsidRPr="00D47EC1" w:rsidRDefault="00110C18" w:rsidP="00063728">
            <w:pPr>
              <w:rPr>
                <w:ins w:id="15294" w:author="KIM, Jason" w:date="2019-04-02T13:39:00Z"/>
                <w:rFonts w:ascii="Calibri" w:eastAsia="Times New Roman" w:hAnsi="Calibri" w:cs="Calibri"/>
                <w:color w:val="000000"/>
                <w:lang w:eastAsia="en-AU"/>
              </w:rPr>
            </w:pPr>
            <w:ins w:id="1529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96" w:author="KIM, Jason" w:date="2019-04-02T13:39:00Z"/>
                <w:rFonts w:ascii="Calibri" w:eastAsia="Times New Roman" w:hAnsi="Calibri" w:cs="Calibri"/>
                <w:color w:val="000000"/>
                <w:lang w:eastAsia="en-AU"/>
              </w:rPr>
            </w:pPr>
            <w:ins w:id="15297" w:author="KIM, Jason" w:date="2019-04-02T13:39:00Z">
              <w:r w:rsidRPr="00D47EC1">
                <w:rPr>
                  <w:rFonts w:ascii="Calibri" w:eastAsia="Times New Roman" w:hAnsi="Calibri" w:cs="Calibri"/>
                  <w:color w:val="000000"/>
                  <w:lang w:eastAsia="en-AU"/>
                </w:rPr>
                <w:t>Chainage 8230</w:t>
              </w:r>
            </w:ins>
          </w:p>
        </w:tc>
        <w:tc>
          <w:tcPr>
            <w:tcW w:w="721" w:type="pct"/>
            <w:shd w:val="clear" w:color="auto" w:fill="auto"/>
            <w:noWrap/>
            <w:hideMark/>
          </w:tcPr>
          <w:p w:rsidR="00110C18" w:rsidRPr="00D47EC1" w:rsidRDefault="00110C18" w:rsidP="00063728">
            <w:pPr>
              <w:jc w:val="right"/>
              <w:rPr>
                <w:ins w:id="15298" w:author="KIM, Jason" w:date="2019-04-02T13:39:00Z"/>
                <w:rFonts w:ascii="Calibri" w:eastAsia="Times New Roman" w:hAnsi="Calibri" w:cs="Calibri"/>
                <w:color w:val="000000"/>
                <w:lang w:eastAsia="en-AU"/>
              </w:rPr>
            </w:pPr>
            <w:ins w:id="152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00" w:author="KIM, Jason" w:date="2019-04-02T13:39:00Z"/>
        </w:trPr>
        <w:tc>
          <w:tcPr>
            <w:tcW w:w="716" w:type="pct"/>
            <w:vMerge/>
            <w:hideMark/>
          </w:tcPr>
          <w:p w:rsidR="00110C18" w:rsidRPr="00D47EC1" w:rsidRDefault="00110C18" w:rsidP="00063728">
            <w:pPr>
              <w:rPr>
                <w:ins w:id="153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04" w:author="KIM, Jason" w:date="2019-04-02T13:39:00Z"/>
                <w:rFonts w:ascii="Calibri" w:eastAsia="Times New Roman" w:hAnsi="Calibri" w:cs="Calibri"/>
                <w:color w:val="000000"/>
                <w:lang w:eastAsia="en-AU"/>
              </w:rPr>
            </w:pPr>
            <w:ins w:id="15305" w:author="KIM, Jason" w:date="2019-04-02T13:39:00Z">
              <w:r w:rsidRPr="00D47EC1">
                <w:rPr>
                  <w:rFonts w:ascii="Calibri" w:eastAsia="Times New Roman" w:hAnsi="Calibri" w:cs="Calibri"/>
                  <w:color w:val="000000"/>
                  <w:lang w:eastAsia="en-AU"/>
                </w:rPr>
                <w:t>DLL2631</w:t>
              </w:r>
            </w:ins>
          </w:p>
        </w:tc>
        <w:tc>
          <w:tcPr>
            <w:tcW w:w="742" w:type="pct"/>
            <w:shd w:val="clear" w:color="auto" w:fill="auto"/>
            <w:noWrap/>
            <w:hideMark/>
          </w:tcPr>
          <w:p w:rsidR="00110C18" w:rsidRPr="00D47EC1" w:rsidRDefault="00110C18" w:rsidP="00063728">
            <w:pPr>
              <w:rPr>
                <w:ins w:id="15306" w:author="KIM, Jason" w:date="2019-04-02T13:39:00Z"/>
                <w:rFonts w:ascii="Calibri" w:eastAsia="Times New Roman" w:hAnsi="Calibri" w:cs="Calibri"/>
                <w:color w:val="000000"/>
                <w:lang w:eastAsia="en-AU"/>
              </w:rPr>
            </w:pPr>
            <w:ins w:id="1530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08" w:author="KIM, Jason" w:date="2019-04-02T13:39:00Z"/>
                <w:rFonts w:ascii="Calibri" w:eastAsia="Times New Roman" w:hAnsi="Calibri" w:cs="Calibri"/>
                <w:color w:val="000000"/>
                <w:lang w:eastAsia="en-AU"/>
              </w:rPr>
            </w:pPr>
            <w:ins w:id="15309" w:author="KIM, Jason" w:date="2019-04-02T13:39:00Z">
              <w:r w:rsidRPr="00D47EC1">
                <w:rPr>
                  <w:rFonts w:ascii="Calibri" w:eastAsia="Times New Roman" w:hAnsi="Calibri" w:cs="Calibri"/>
                  <w:color w:val="000000"/>
                  <w:lang w:eastAsia="en-AU"/>
                </w:rPr>
                <w:t>Chainage 8346</w:t>
              </w:r>
            </w:ins>
          </w:p>
        </w:tc>
        <w:tc>
          <w:tcPr>
            <w:tcW w:w="721" w:type="pct"/>
            <w:shd w:val="clear" w:color="auto" w:fill="auto"/>
            <w:noWrap/>
            <w:hideMark/>
          </w:tcPr>
          <w:p w:rsidR="00110C18" w:rsidRPr="00D47EC1" w:rsidRDefault="00110C18" w:rsidP="00063728">
            <w:pPr>
              <w:jc w:val="right"/>
              <w:rPr>
                <w:ins w:id="15310" w:author="KIM, Jason" w:date="2019-04-02T13:39:00Z"/>
                <w:rFonts w:ascii="Calibri" w:eastAsia="Times New Roman" w:hAnsi="Calibri" w:cs="Calibri"/>
                <w:color w:val="000000"/>
                <w:lang w:eastAsia="en-AU"/>
              </w:rPr>
            </w:pPr>
            <w:ins w:id="153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12" w:author="KIM, Jason" w:date="2019-04-02T13:39:00Z"/>
        </w:trPr>
        <w:tc>
          <w:tcPr>
            <w:tcW w:w="716" w:type="pct"/>
            <w:vMerge/>
            <w:hideMark/>
          </w:tcPr>
          <w:p w:rsidR="00110C18" w:rsidRPr="00D47EC1" w:rsidRDefault="00110C18" w:rsidP="00063728">
            <w:pPr>
              <w:rPr>
                <w:ins w:id="1531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1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1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16" w:author="KIM, Jason" w:date="2019-04-02T13:39:00Z"/>
                <w:rFonts w:ascii="Calibri" w:eastAsia="Times New Roman" w:hAnsi="Calibri" w:cs="Calibri"/>
                <w:color w:val="000000"/>
                <w:lang w:eastAsia="en-AU"/>
              </w:rPr>
            </w:pPr>
            <w:ins w:id="15317" w:author="KIM, Jason" w:date="2019-04-02T13:39:00Z">
              <w:r w:rsidRPr="00D47EC1">
                <w:rPr>
                  <w:rFonts w:ascii="Calibri" w:eastAsia="Times New Roman" w:hAnsi="Calibri" w:cs="Calibri"/>
                  <w:color w:val="000000"/>
                  <w:lang w:eastAsia="en-AU"/>
                </w:rPr>
                <w:t>DLL2632</w:t>
              </w:r>
            </w:ins>
          </w:p>
        </w:tc>
        <w:tc>
          <w:tcPr>
            <w:tcW w:w="742" w:type="pct"/>
            <w:shd w:val="clear" w:color="auto" w:fill="auto"/>
            <w:noWrap/>
            <w:hideMark/>
          </w:tcPr>
          <w:p w:rsidR="00110C18" w:rsidRPr="00D47EC1" w:rsidRDefault="00110C18" w:rsidP="00063728">
            <w:pPr>
              <w:rPr>
                <w:ins w:id="15318" w:author="KIM, Jason" w:date="2019-04-02T13:39:00Z"/>
                <w:rFonts w:ascii="Calibri" w:eastAsia="Times New Roman" w:hAnsi="Calibri" w:cs="Calibri"/>
                <w:color w:val="000000"/>
                <w:lang w:eastAsia="en-AU"/>
              </w:rPr>
            </w:pPr>
            <w:ins w:id="1531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20" w:author="KIM, Jason" w:date="2019-04-02T13:39:00Z"/>
                <w:rFonts w:ascii="Calibri" w:eastAsia="Times New Roman" w:hAnsi="Calibri" w:cs="Calibri"/>
                <w:color w:val="000000"/>
                <w:lang w:eastAsia="en-AU"/>
              </w:rPr>
            </w:pPr>
            <w:ins w:id="15321" w:author="KIM, Jason" w:date="2019-04-02T13:39:00Z">
              <w:r w:rsidRPr="00D47EC1">
                <w:rPr>
                  <w:rFonts w:ascii="Calibri" w:eastAsia="Times New Roman" w:hAnsi="Calibri" w:cs="Calibri"/>
                  <w:color w:val="000000"/>
                  <w:lang w:eastAsia="en-AU"/>
                </w:rPr>
                <w:t>Chainage 8350</w:t>
              </w:r>
            </w:ins>
          </w:p>
        </w:tc>
        <w:tc>
          <w:tcPr>
            <w:tcW w:w="721" w:type="pct"/>
            <w:shd w:val="clear" w:color="auto" w:fill="auto"/>
            <w:noWrap/>
            <w:hideMark/>
          </w:tcPr>
          <w:p w:rsidR="00110C18" w:rsidRPr="00D47EC1" w:rsidRDefault="00110C18" w:rsidP="00063728">
            <w:pPr>
              <w:jc w:val="right"/>
              <w:rPr>
                <w:ins w:id="15322" w:author="KIM, Jason" w:date="2019-04-02T13:39:00Z"/>
                <w:rFonts w:ascii="Calibri" w:eastAsia="Times New Roman" w:hAnsi="Calibri" w:cs="Calibri"/>
                <w:color w:val="000000"/>
                <w:lang w:eastAsia="en-AU"/>
              </w:rPr>
            </w:pPr>
            <w:ins w:id="153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24" w:author="KIM, Jason" w:date="2019-04-02T13:39:00Z"/>
        </w:trPr>
        <w:tc>
          <w:tcPr>
            <w:tcW w:w="716" w:type="pct"/>
            <w:vMerge w:val="restart"/>
            <w:shd w:val="clear" w:color="auto" w:fill="auto"/>
            <w:noWrap/>
            <w:hideMark/>
          </w:tcPr>
          <w:p w:rsidR="00110C18" w:rsidRPr="00D47EC1" w:rsidRDefault="00110C18" w:rsidP="00063728">
            <w:pPr>
              <w:rPr>
                <w:ins w:id="15325" w:author="KIM, Jason" w:date="2019-04-02T13:39:00Z"/>
                <w:rFonts w:ascii="Calibri" w:eastAsia="Times New Roman" w:hAnsi="Calibri" w:cs="Calibri"/>
                <w:color w:val="000000"/>
                <w:lang w:eastAsia="en-AU"/>
              </w:rPr>
            </w:pPr>
            <w:ins w:id="15326" w:author="KIM, Jason" w:date="2019-04-02T13:39:00Z">
              <w:r w:rsidRPr="00D47EC1">
                <w:rPr>
                  <w:rFonts w:ascii="Calibri" w:eastAsia="Times New Roman" w:hAnsi="Calibri" w:cs="Calibri"/>
                  <w:color w:val="000000"/>
                  <w:lang w:eastAsia="en-AU"/>
                </w:rPr>
                <w:t>DLL92K191</w:t>
              </w:r>
            </w:ins>
          </w:p>
        </w:tc>
        <w:tc>
          <w:tcPr>
            <w:tcW w:w="669" w:type="pct"/>
            <w:vMerge w:val="restart"/>
            <w:shd w:val="clear" w:color="auto" w:fill="auto"/>
            <w:noWrap/>
            <w:hideMark/>
          </w:tcPr>
          <w:p w:rsidR="00110C18" w:rsidRPr="00D47EC1" w:rsidRDefault="00110C18" w:rsidP="00063728">
            <w:pPr>
              <w:rPr>
                <w:ins w:id="15327" w:author="KIM, Jason" w:date="2019-04-02T13:39:00Z"/>
                <w:rFonts w:ascii="Calibri" w:eastAsia="Times New Roman" w:hAnsi="Calibri" w:cs="Calibri"/>
                <w:color w:val="000000"/>
                <w:lang w:eastAsia="en-AU"/>
              </w:rPr>
            </w:pPr>
            <w:ins w:id="15328" w:author="KIM, Jason" w:date="2019-04-02T13:39:00Z">
              <w:r w:rsidRPr="00D47EC1">
                <w:rPr>
                  <w:rFonts w:ascii="Calibri" w:eastAsia="Times New Roman" w:hAnsi="Calibri" w:cs="Calibri"/>
                  <w:color w:val="000000"/>
                  <w:lang w:eastAsia="en-AU"/>
                </w:rPr>
                <w:t>ELZ20348</w:t>
              </w:r>
            </w:ins>
          </w:p>
        </w:tc>
        <w:tc>
          <w:tcPr>
            <w:tcW w:w="668" w:type="pct"/>
            <w:vMerge w:val="restart"/>
            <w:shd w:val="clear" w:color="auto" w:fill="auto"/>
            <w:noWrap/>
            <w:hideMark/>
          </w:tcPr>
          <w:p w:rsidR="00110C18" w:rsidRPr="00D47EC1" w:rsidRDefault="00110C18" w:rsidP="00063728">
            <w:pPr>
              <w:rPr>
                <w:ins w:id="15329" w:author="KIM, Jason" w:date="2019-04-02T13:39:00Z"/>
                <w:rFonts w:ascii="Calibri" w:eastAsia="Times New Roman" w:hAnsi="Calibri" w:cs="Calibri"/>
                <w:color w:val="000000"/>
                <w:lang w:eastAsia="en-AU"/>
              </w:rPr>
            </w:pPr>
            <w:ins w:id="15330"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331" w:author="KIM, Jason" w:date="2019-04-02T13:39:00Z"/>
                <w:rFonts w:ascii="Calibri" w:eastAsia="Times New Roman" w:hAnsi="Calibri" w:cs="Calibri"/>
                <w:color w:val="000000"/>
                <w:lang w:eastAsia="en-AU"/>
              </w:rPr>
            </w:pPr>
            <w:ins w:id="15332" w:author="KIM, Jason" w:date="2019-04-02T13:39:00Z">
              <w:r w:rsidRPr="00D47EC1">
                <w:rPr>
                  <w:rFonts w:ascii="Calibri" w:eastAsia="Times New Roman" w:hAnsi="Calibri" w:cs="Calibri"/>
                  <w:color w:val="000000"/>
                  <w:lang w:eastAsia="en-AU"/>
                </w:rPr>
                <w:t>DLL2921</w:t>
              </w:r>
            </w:ins>
          </w:p>
        </w:tc>
        <w:tc>
          <w:tcPr>
            <w:tcW w:w="742" w:type="pct"/>
            <w:shd w:val="clear" w:color="auto" w:fill="auto"/>
            <w:noWrap/>
            <w:hideMark/>
          </w:tcPr>
          <w:p w:rsidR="00110C18" w:rsidRPr="00D47EC1" w:rsidRDefault="00110C18" w:rsidP="00063728">
            <w:pPr>
              <w:rPr>
                <w:ins w:id="15333" w:author="KIM, Jason" w:date="2019-04-02T13:39:00Z"/>
                <w:rFonts w:ascii="Calibri" w:eastAsia="Times New Roman" w:hAnsi="Calibri" w:cs="Calibri"/>
                <w:color w:val="000000"/>
                <w:lang w:eastAsia="en-AU"/>
              </w:rPr>
            </w:pPr>
            <w:ins w:id="1533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35" w:author="KIM, Jason" w:date="2019-04-02T13:39:00Z"/>
                <w:rFonts w:ascii="Calibri" w:eastAsia="Times New Roman" w:hAnsi="Calibri" w:cs="Calibri"/>
                <w:color w:val="000000"/>
                <w:lang w:eastAsia="en-AU"/>
              </w:rPr>
            </w:pPr>
            <w:ins w:id="15336" w:author="KIM, Jason" w:date="2019-04-02T13:39:00Z">
              <w:r w:rsidRPr="00D47EC1">
                <w:rPr>
                  <w:rFonts w:ascii="Calibri" w:eastAsia="Times New Roman" w:hAnsi="Calibri" w:cs="Calibri"/>
                  <w:color w:val="000000"/>
                  <w:lang w:eastAsia="en-AU"/>
                </w:rPr>
                <w:t>Chainage 8314</w:t>
              </w:r>
            </w:ins>
          </w:p>
        </w:tc>
        <w:tc>
          <w:tcPr>
            <w:tcW w:w="721" w:type="pct"/>
            <w:shd w:val="clear" w:color="auto" w:fill="auto"/>
            <w:noWrap/>
            <w:hideMark/>
          </w:tcPr>
          <w:p w:rsidR="00110C18" w:rsidRPr="00D47EC1" w:rsidRDefault="00110C18" w:rsidP="00063728">
            <w:pPr>
              <w:jc w:val="right"/>
              <w:rPr>
                <w:ins w:id="15337" w:author="KIM, Jason" w:date="2019-04-02T13:39:00Z"/>
                <w:rFonts w:ascii="Calibri" w:eastAsia="Times New Roman" w:hAnsi="Calibri" w:cs="Calibri"/>
                <w:color w:val="000000"/>
                <w:lang w:eastAsia="en-AU"/>
              </w:rPr>
            </w:pPr>
            <w:ins w:id="153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39" w:author="KIM, Jason" w:date="2019-04-02T13:39:00Z"/>
        </w:trPr>
        <w:tc>
          <w:tcPr>
            <w:tcW w:w="716" w:type="pct"/>
            <w:vMerge/>
            <w:hideMark/>
          </w:tcPr>
          <w:p w:rsidR="00110C18" w:rsidRPr="00D47EC1" w:rsidRDefault="00110C18" w:rsidP="00063728">
            <w:pPr>
              <w:rPr>
                <w:ins w:id="1534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4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4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43" w:author="KIM, Jason" w:date="2019-04-02T13:39:00Z"/>
                <w:rFonts w:ascii="Calibri" w:eastAsia="Times New Roman" w:hAnsi="Calibri" w:cs="Calibri"/>
                <w:color w:val="000000"/>
                <w:lang w:eastAsia="en-AU"/>
              </w:rPr>
            </w:pPr>
            <w:ins w:id="15344" w:author="KIM, Jason" w:date="2019-04-02T13:39:00Z">
              <w:r w:rsidRPr="00D47EC1">
                <w:rPr>
                  <w:rFonts w:ascii="Calibri" w:eastAsia="Times New Roman" w:hAnsi="Calibri" w:cs="Calibri"/>
                  <w:color w:val="000000"/>
                  <w:lang w:eastAsia="en-AU"/>
                </w:rPr>
                <w:t>DLL2922</w:t>
              </w:r>
            </w:ins>
          </w:p>
        </w:tc>
        <w:tc>
          <w:tcPr>
            <w:tcW w:w="742" w:type="pct"/>
            <w:shd w:val="clear" w:color="auto" w:fill="auto"/>
            <w:noWrap/>
            <w:hideMark/>
          </w:tcPr>
          <w:p w:rsidR="00110C18" w:rsidRPr="00D47EC1" w:rsidRDefault="00110C18" w:rsidP="00063728">
            <w:pPr>
              <w:rPr>
                <w:ins w:id="15345" w:author="KIM, Jason" w:date="2019-04-02T13:39:00Z"/>
                <w:rFonts w:ascii="Calibri" w:eastAsia="Times New Roman" w:hAnsi="Calibri" w:cs="Calibri"/>
                <w:color w:val="000000"/>
                <w:lang w:eastAsia="en-AU"/>
              </w:rPr>
            </w:pPr>
            <w:ins w:id="1534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47" w:author="KIM, Jason" w:date="2019-04-02T13:39:00Z"/>
                <w:rFonts w:ascii="Calibri" w:eastAsia="Times New Roman" w:hAnsi="Calibri" w:cs="Calibri"/>
                <w:color w:val="000000"/>
                <w:lang w:eastAsia="en-AU"/>
              </w:rPr>
            </w:pPr>
            <w:ins w:id="15348" w:author="KIM, Jason" w:date="2019-04-02T13:39:00Z">
              <w:r w:rsidRPr="00D47EC1">
                <w:rPr>
                  <w:rFonts w:ascii="Calibri" w:eastAsia="Times New Roman" w:hAnsi="Calibri" w:cs="Calibri"/>
                  <w:color w:val="000000"/>
                  <w:lang w:eastAsia="en-AU"/>
                </w:rPr>
                <w:t>Chainage 8319</w:t>
              </w:r>
            </w:ins>
          </w:p>
        </w:tc>
        <w:tc>
          <w:tcPr>
            <w:tcW w:w="721" w:type="pct"/>
            <w:shd w:val="clear" w:color="auto" w:fill="auto"/>
            <w:noWrap/>
            <w:hideMark/>
          </w:tcPr>
          <w:p w:rsidR="00110C18" w:rsidRPr="00D47EC1" w:rsidRDefault="00110C18" w:rsidP="00063728">
            <w:pPr>
              <w:jc w:val="right"/>
              <w:rPr>
                <w:ins w:id="15349" w:author="KIM, Jason" w:date="2019-04-02T13:39:00Z"/>
                <w:rFonts w:ascii="Calibri" w:eastAsia="Times New Roman" w:hAnsi="Calibri" w:cs="Calibri"/>
                <w:color w:val="000000"/>
                <w:lang w:eastAsia="en-AU"/>
              </w:rPr>
            </w:pPr>
            <w:ins w:id="153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51" w:author="KIM, Jason" w:date="2019-04-02T13:39:00Z"/>
        </w:trPr>
        <w:tc>
          <w:tcPr>
            <w:tcW w:w="716" w:type="pct"/>
            <w:vMerge w:val="restart"/>
            <w:shd w:val="clear" w:color="auto" w:fill="auto"/>
            <w:noWrap/>
            <w:hideMark/>
          </w:tcPr>
          <w:p w:rsidR="00110C18" w:rsidRPr="00D47EC1" w:rsidRDefault="00110C18" w:rsidP="00063728">
            <w:pPr>
              <w:rPr>
                <w:ins w:id="15352" w:author="KIM, Jason" w:date="2019-04-02T13:39:00Z"/>
                <w:rFonts w:ascii="Calibri" w:eastAsia="Times New Roman" w:hAnsi="Calibri" w:cs="Calibri"/>
                <w:color w:val="000000"/>
                <w:lang w:eastAsia="en-AU"/>
              </w:rPr>
            </w:pPr>
            <w:ins w:id="15353" w:author="KIM, Jason" w:date="2019-04-02T13:39:00Z">
              <w:r w:rsidRPr="00D47EC1">
                <w:rPr>
                  <w:rFonts w:ascii="Calibri" w:eastAsia="Times New Roman" w:hAnsi="Calibri" w:cs="Calibri"/>
                  <w:color w:val="000000"/>
                  <w:lang w:eastAsia="en-AU"/>
                </w:rPr>
                <w:t>DLL64K221</w:t>
              </w:r>
            </w:ins>
          </w:p>
        </w:tc>
        <w:tc>
          <w:tcPr>
            <w:tcW w:w="669" w:type="pct"/>
            <w:vMerge w:val="restart"/>
            <w:shd w:val="clear" w:color="auto" w:fill="auto"/>
            <w:noWrap/>
            <w:hideMark/>
          </w:tcPr>
          <w:p w:rsidR="00110C18" w:rsidRPr="00D47EC1" w:rsidRDefault="00110C18" w:rsidP="00063728">
            <w:pPr>
              <w:rPr>
                <w:ins w:id="15354" w:author="KIM, Jason" w:date="2019-04-02T13:39:00Z"/>
                <w:rFonts w:ascii="Calibri" w:eastAsia="Times New Roman" w:hAnsi="Calibri" w:cs="Calibri"/>
                <w:color w:val="000000"/>
                <w:lang w:eastAsia="en-AU"/>
              </w:rPr>
            </w:pPr>
            <w:ins w:id="15355" w:author="KIM, Jason" w:date="2019-04-02T13:39:00Z">
              <w:r w:rsidRPr="00D47EC1">
                <w:rPr>
                  <w:rFonts w:ascii="Calibri" w:eastAsia="Times New Roman" w:hAnsi="Calibri" w:cs="Calibri"/>
                  <w:color w:val="000000"/>
                  <w:lang w:eastAsia="en-AU"/>
                </w:rPr>
                <w:t>ELZ20356</w:t>
              </w:r>
            </w:ins>
          </w:p>
        </w:tc>
        <w:tc>
          <w:tcPr>
            <w:tcW w:w="668" w:type="pct"/>
            <w:vMerge w:val="restart"/>
            <w:shd w:val="clear" w:color="auto" w:fill="auto"/>
            <w:noWrap/>
            <w:hideMark/>
          </w:tcPr>
          <w:p w:rsidR="00110C18" w:rsidRPr="00D47EC1" w:rsidRDefault="00110C18" w:rsidP="00063728">
            <w:pPr>
              <w:rPr>
                <w:ins w:id="15356" w:author="KIM, Jason" w:date="2019-04-02T13:39:00Z"/>
                <w:rFonts w:ascii="Calibri" w:eastAsia="Times New Roman" w:hAnsi="Calibri" w:cs="Calibri"/>
                <w:color w:val="000000"/>
                <w:lang w:eastAsia="en-AU"/>
              </w:rPr>
            </w:pPr>
            <w:ins w:id="15357"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358" w:author="KIM, Jason" w:date="2019-04-02T13:39:00Z"/>
                <w:rFonts w:ascii="Calibri" w:eastAsia="Times New Roman" w:hAnsi="Calibri" w:cs="Calibri"/>
                <w:color w:val="000000"/>
                <w:lang w:eastAsia="en-AU"/>
              </w:rPr>
            </w:pPr>
            <w:ins w:id="15359" w:author="KIM, Jason" w:date="2019-04-02T13:39:00Z">
              <w:r w:rsidRPr="00D47EC1">
                <w:rPr>
                  <w:rFonts w:ascii="Calibri" w:eastAsia="Times New Roman" w:hAnsi="Calibri" w:cs="Calibri"/>
                  <w:color w:val="000000"/>
                  <w:lang w:eastAsia="en-AU"/>
                </w:rPr>
                <w:t>DLL2641</w:t>
              </w:r>
            </w:ins>
          </w:p>
        </w:tc>
        <w:tc>
          <w:tcPr>
            <w:tcW w:w="742" w:type="pct"/>
            <w:shd w:val="clear" w:color="auto" w:fill="auto"/>
            <w:noWrap/>
            <w:hideMark/>
          </w:tcPr>
          <w:p w:rsidR="00110C18" w:rsidRPr="00D47EC1" w:rsidRDefault="00110C18" w:rsidP="00063728">
            <w:pPr>
              <w:rPr>
                <w:ins w:id="15360" w:author="KIM, Jason" w:date="2019-04-02T13:39:00Z"/>
                <w:rFonts w:ascii="Calibri" w:eastAsia="Times New Roman" w:hAnsi="Calibri" w:cs="Calibri"/>
                <w:color w:val="000000"/>
                <w:lang w:eastAsia="en-AU"/>
              </w:rPr>
            </w:pPr>
            <w:ins w:id="1536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62" w:author="KIM, Jason" w:date="2019-04-02T13:39:00Z"/>
                <w:rFonts w:ascii="Calibri" w:eastAsia="Times New Roman" w:hAnsi="Calibri" w:cs="Calibri"/>
                <w:color w:val="000000"/>
                <w:lang w:eastAsia="en-AU"/>
              </w:rPr>
            </w:pPr>
            <w:ins w:id="15363" w:author="KIM, Jason" w:date="2019-04-02T13:39:00Z">
              <w:r w:rsidRPr="00D47EC1">
                <w:rPr>
                  <w:rFonts w:ascii="Calibri" w:eastAsia="Times New Roman" w:hAnsi="Calibri" w:cs="Calibri"/>
                  <w:color w:val="000000"/>
                  <w:lang w:eastAsia="en-AU"/>
                </w:rPr>
                <w:t>Chainage 8464</w:t>
              </w:r>
            </w:ins>
          </w:p>
        </w:tc>
        <w:tc>
          <w:tcPr>
            <w:tcW w:w="721" w:type="pct"/>
            <w:shd w:val="clear" w:color="auto" w:fill="auto"/>
            <w:noWrap/>
            <w:hideMark/>
          </w:tcPr>
          <w:p w:rsidR="00110C18" w:rsidRPr="00D47EC1" w:rsidRDefault="00110C18" w:rsidP="00063728">
            <w:pPr>
              <w:jc w:val="right"/>
              <w:rPr>
                <w:ins w:id="15364" w:author="KIM, Jason" w:date="2019-04-02T13:39:00Z"/>
                <w:rFonts w:ascii="Calibri" w:eastAsia="Times New Roman" w:hAnsi="Calibri" w:cs="Calibri"/>
                <w:color w:val="000000"/>
                <w:lang w:eastAsia="en-AU"/>
              </w:rPr>
            </w:pPr>
            <w:ins w:id="153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66" w:author="KIM, Jason" w:date="2019-04-02T13:39:00Z"/>
        </w:trPr>
        <w:tc>
          <w:tcPr>
            <w:tcW w:w="716" w:type="pct"/>
            <w:vMerge/>
            <w:hideMark/>
          </w:tcPr>
          <w:p w:rsidR="00110C18" w:rsidRPr="00D47EC1" w:rsidRDefault="00110C18" w:rsidP="00063728">
            <w:pPr>
              <w:rPr>
                <w:ins w:id="1536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6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6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70" w:author="KIM, Jason" w:date="2019-04-02T13:39:00Z"/>
                <w:rFonts w:ascii="Calibri" w:eastAsia="Times New Roman" w:hAnsi="Calibri" w:cs="Calibri"/>
                <w:color w:val="000000"/>
                <w:lang w:eastAsia="en-AU"/>
              </w:rPr>
            </w:pPr>
            <w:ins w:id="15371" w:author="KIM, Jason" w:date="2019-04-02T13:39:00Z">
              <w:r w:rsidRPr="00D47EC1">
                <w:rPr>
                  <w:rFonts w:ascii="Calibri" w:eastAsia="Times New Roman" w:hAnsi="Calibri" w:cs="Calibri"/>
                  <w:color w:val="000000"/>
                  <w:lang w:eastAsia="en-AU"/>
                </w:rPr>
                <w:t>DLL2642</w:t>
              </w:r>
            </w:ins>
          </w:p>
        </w:tc>
        <w:tc>
          <w:tcPr>
            <w:tcW w:w="742" w:type="pct"/>
            <w:shd w:val="clear" w:color="auto" w:fill="auto"/>
            <w:noWrap/>
            <w:hideMark/>
          </w:tcPr>
          <w:p w:rsidR="00110C18" w:rsidRPr="00D47EC1" w:rsidRDefault="00110C18" w:rsidP="00063728">
            <w:pPr>
              <w:rPr>
                <w:ins w:id="15372" w:author="KIM, Jason" w:date="2019-04-02T13:39:00Z"/>
                <w:rFonts w:ascii="Calibri" w:eastAsia="Times New Roman" w:hAnsi="Calibri" w:cs="Calibri"/>
                <w:color w:val="000000"/>
                <w:lang w:eastAsia="en-AU"/>
              </w:rPr>
            </w:pPr>
            <w:ins w:id="1537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74" w:author="KIM, Jason" w:date="2019-04-02T13:39:00Z"/>
                <w:rFonts w:ascii="Calibri" w:eastAsia="Times New Roman" w:hAnsi="Calibri" w:cs="Calibri"/>
                <w:color w:val="000000"/>
                <w:lang w:eastAsia="en-AU"/>
              </w:rPr>
            </w:pPr>
            <w:ins w:id="15375" w:author="KIM, Jason" w:date="2019-04-02T13:39:00Z">
              <w:r w:rsidRPr="00D47EC1">
                <w:rPr>
                  <w:rFonts w:ascii="Calibri" w:eastAsia="Times New Roman" w:hAnsi="Calibri" w:cs="Calibri"/>
                  <w:color w:val="000000"/>
                  <w:lang w:eastAsia="en-AU"/>
                </w:rPr>
                <w:t>Chainage 8469</w:t>
              </w:r>
            </w:ins>
          </w:p>
        </w:tc>
        <w:tc>
          <w:tcPr>
            <w:tcW w:w="721" w:type="pct"/>
            <w:shd w:val="clear" w:color="auto" w:fill="auto"/>
            <w:noWrap/>
            <w:hideMark/>
          </w:tcPr>
          <w:p w:rsidR="00110C18" w:rsidRPr="00D47EC1" w:rsidRDefault="00110C18" w:rsidP="00063728">
            <w:pPr>
              <w:jc w:val="right"/>
              <w:rPr>
                <w:ins w:id="15376" w:author="KIM, Jason" w:date="2019-04-02T13:39:00Z"/>
                <w:rFonts w:ascii="Calibri" w:eastAsia="Times New Roman" w:hAnsi="Calibri" w:cs="Calibri"/>
                <w:color w:val="000000"/>
                <w:lang w:eastAsia="en-AU"/>
              </w:rPr>
            </w:pPr>
            <w:ins w:id="153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78" w:author="KIM, Jason" w:date="2019-04-02T13:39:00Z"/>
        </w:trPr>
        <w:tc>
          <w:tcPr>
            <w:tcW w:w="716" w:type="pct"/>
            <w:vMerge/>
            <w:hideMark/>
          </w:tcPr>
          <w:p w:rsidR="00110C18" w:rsidRPr="00D47EC1" w:rsidRDefault="00110C18" w:rsidP="00063728">
            <w:pPr>
              <w:rPr>
                <w:ins w:id="153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82" w:author="KIM, Jason" w:date="2019-04-02T13:39:00Z"/>
                <w:rFonts w:ascii="Calibri" w:eastAsia="Times New Roman" w:hAnsi="Calibri" w:cs="Calibri"/>
                <w:color w:val="000000"/>
                <w:lang w:eastAsia="en-AU"/>
              </w:rPr>
            </w:pPr>
            <w:ins w:id="15383" w:author="KIM, Jason" w:date="2019-04-02T13:39:00Z">
              <w:r w:rsidRPr="00D47EC1">
                <w:rPr>
                  <w:rFonts w:ascii="Calibri" w:eastAsia="Times New Roman" w:hAnsi="Calibri" w:cs="Calibri"/>
                  <w:color w:val="000000"/>
                  <w:lang w:eastAsia="en-AU"/>
                </w:rPr>
                <w:t>DLL2651</w:t>
              </w:r>
            </w:ins>
          </w:p>
        </w:tc>
        <w:tc>
          <w:tcPr>
            <w:tcW w:w="742" w:type="pct"/>
            <w:shd w:val="clear" w:color="auto" w:fill="auto"/>
            <w:noWrap/>
            <w:hideMark/>
          </w:tcPr>
          <w:p w:rsidR="00110C18" w:rsidRPr="00D47EC1" w:rsidRDefault="00110C18" w:rsidP="00063728">
            <w:pPr>
              <w:rPr>
                <w:ins w:id="15384" w:author="KIM, Jason" w:date="2019-04-02T13:39:00Z"/>
                <w:rFonts w:ascii="Calibri" w:eastAsia="Times New Roman" w:hAnsi="Calibri" w:cs="Calibri"/>
                <w:color w:val="000000"/>
                <w:lang w:eastAsia="en-AU"/>
              </w:rPr>
            </w:pPr>
            <w:ins w:id="1538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86" w:author="KIM, Jason" w:date="2019-04-02T13:39:00Z"/>
                <w:rFonts w:ascii="Calibri" w:eastAsia="Times New Roman" w:hAnsi="Calibri" w:cs="Calibri"/>
                <w:color w:val="000000"/>
                <w:lang w:eastAsia="en-AU"/>
              </w:rPr>
            </w:pPr>
            <w:ins w:id="15387" w:author="KIM, Jason" w:date="2019-04-02T13:39:00Z">
              <w:r w:rsidRPr="00D47EC1">
                <w:rPr>
                  <w:rFonts w:ascii="Calibri" w:eastAsia="Times New Roman" w:hAnsi="Calibri" w:cs="Calibri"/>
                  <w:color w:val="000000"/>
                  <w:lang w:eastAsia="en-AU"/>
                </w:rPr>
                <w:t>Chainage 8584</w:t>
              </w:r>
            </w:ins>
          </w:p>
        </w:tc>
        <w:tc>
          <w:tcPr>
            <w:tcW w:w="721" w:type="pct"/>
            <w:shd w:val="clear" w:color="auto" w:fill="auto"/>
            <w:noWrap/>
            <w:hideMark/>
          </w:tcPr>
          <w:p w:rsidR="00110C18" w:rsidRPr="00D47EC1" w:rsidRDefault="00110C18" w:rsidP="00063728">
            <w:pPr>
              <w:jc w:val="right"/>
              <w:rPr>
                <w:ins w:id="15388" w:author="KIM, Jason" w:date="2019-04-02T13:39:00Z"/>
                <w:rFonts w:ascii="Calibri" w:eastAsia="Times New Roman" w:hAnsi="Calibri" w:cs="Calibri"/>
                <w:color w:val="000000"/>
                <w:lang w:eastAsia="en-AU"/>
              </w:rPr>
            </w:pPr>
            <w:ins w:id="153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90" w:author="KIM, Jason" w:date="2019-04-02T13:39:00Z"/>
        </w:trPr>
        <w:tc>
          <w:tcPr>
            <w:tcW w:w="716" w:type="pct"/>
            <w:vMerge/>
            <w:hideMark/>
          </w:tcPr>
          <w:p w:rsidR="00110C18" w:rsidRPr="00D47EC1" w:rsidRDefault="00110C18" w:rsidP="00063728">
            <w:pPr>
              <w:rPr>
                <w:ins w:id="153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94" w:author="KIM, Jason" w:date="2019-04-02T13:39:00Z"/>
                <w:rFonts w:ascii="Calibri" w:eastAsia="Times New Roman" w:hAnsi="Calibri" w:cs="Calibri"/>
                <w:color w:val="000000"/>
                <w:lang w:eastAsia="en-AU"/>
              </w:rPr>
            </w:pPr>
            <w:ins w:id="15395" w:author="KIM, Jason" w:date="2019-04-02T13:39:00Z">
              <w:r w:rsidRPr="00D47EC1">
                <w:rPr>
                  <w:rFonts w:ascii="Calibri" w:eastAsia="Times New Roman" w:hAnsi="Calibri" w:cs="Calibri"/>
                  <w:color w:val="000000"/>
                  <w:lang w:eastAsia="en-AU"/>
                </w:rPr>
                <w:t>DLL2652</w:t>
              </w:r>
            </w:ins>
          </w:p>
        </w:tc>
        <w:tc>
          <w:tcPr>
            <w:tcW w:w="742" w:type="pct"/>
            <w:shd w:val="clear" w:color="auto" w:fill="auto"/>
            <w:noWrap/>
            <w:hideMark/>
          </w:tcPr>
          <w:p w:rsidR="00110C18" w:rsidRPr="00D47EC1" w:rsidRDefault="00110C18" w:rsidP="00063728">
            <w:pPr>
              <w:rPr>
                <w:ins w:id="15396" w:author="KIM, Jason" w:date="2019-04-02T13:39:00Z"/>
                <w:rFonts w:ascii="Calibri" w:eastAsia="Times New Roman" w:hAnsi="Calibri" w:cs="Calibri"/>
                <w:color w:val="000000"/>
                <w:lang w:eastAsia="en-AU"/>
              </w:rPr>
            </w:pPr>
            <w:ins w:id="1539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98" w:author="KIM, Jason" w:date="2019-04-02T13:39:00Z"/>
                <w:rFonts w:ascii="Calibri" w:eastAsia="Times New Roman" w:hAnsi="Calibri" w:cs="Calibri"/>
                <w:color w:val="000000"/>
                <w:lang w:eastAsia="en-AU"/>
              </w:rPr>
            </w:pPr>
            <w:ins w:id="15399" w:author="KIM, Jason" w:date="2019-04-02T13:39:00Z">
              <w:r w:rsidRPr="00D47EC1">
                <w:rPr>
                  <w:rFonts w:ascii="Calibri" w:eastAsia="Times New Roman" w:hAnsi="Calibri" w:cs="Calibri"/>
                  <w:color w:val="000000"/>
                  <w:lang w:eastAsia="en-AU"/>
                </w:rPr>
                <w:t>Chainage 8589</w:t>
              </w:r>
            </w:ins>
          </w:p>
        </w:tc>
        <w:tc>
          <w:tcPr>
            <w:tcW w:w="721" w:type="pct"/>
            <w:shd w:val="clear" w:color="auto" w:fill="auto"/>
            <w:noWrap/>
            <w:hideMark/>
          </w:tcPr>
          <w:p w:rsidR="00110C18" w:rsidRPr="00D47EC1" w:rsidRDefault="00110C18" w:rsidP="00063728">
            <w:pPr>
              <w:jc w:val="right"/>
              <w:rPr>
                <w:ins w:id="15400" w:author="KIM, Jason" w:date="2019-04-02T13:39:00Z"/>
                <w:rFonts w:ascii="Calibri" w:eastAsia="Times New Roman" w:hAnsi="Calibri" w:cs="Calibri"/>
                <w:color w:val="000000"/>
                <w:lang w:eastAsia="en-AU"/>
              </w:rPr>
            </w:pPr>
            <w:ins w:id="154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02" w:author="KIM, Jason" w:date="2019-04-02T13:39:00Z"/>
        </w:trPr>
        <w:tc>
          <w:tcPr>
            <w:tcW w:w="716" w:type="pct"/>
            <w:vMerge w:val="restart"/>
            <w:shd w:val="clear" w:color="auto" w:fill="auto"/>
            <w:noWrap/>
            <w:hideMark/>
          </w:tcPr>
          <w:p w:rsidR="00110C18" w:rsidRPr="00D47EC1" w:rsidRDefault="00110C18" w:rsidP="00063728">
            <w:pPr>
              <w:rPr>
                <w:ins w:id="15403" w:author="KIM, Jason" w:date="2019-04-02T13:39:00Z"/>
                <w:rFonts w:ascii="Calibri" w:eastAsia="Times New Roman" w:hAnsi="Calibri" w:cs="Calibri"/>
                <w:color w:val="000000"/>
                <w:lang w:eastAsia="en-AU"/>
              </w:rPr>
            </w:pPr>
            <w:ins w:id="15404" w:author="KIM, Jason" w:date="2019-04-02T13:39:00Z">
              <w:r w:rsidRPr="00D47EC1">
                <w:rPr>
                  <w:rFonts w:ascii="Calibri" w:eastAsia="Times New Roman" w:hAnsi="Calibri" w:cs="Calibri"/>
                  <w:color w:val="000000"/>
                  <w:lang w:eastAsia="en-AU"/>
                </w:rPr>
                <w:t>DLL66K221</w:t>
              </w:r>
            </w:ins>
          </w:p>
        </w:tc>
        <w:tc>
          <w:tcPr>
            <w:tcW w:w="669" w:type="pct"/>
            <w:vMerge w:val="restart"/>
            <w:shd w:val="clear" w:color="auto" w:fill="auto"/>
            <w:noWrap/>
            <w:hideMark/>
          </w:tcPr>
          <w:p w:rsidR="00110C18" w:rsidRPr="00D47EC1" w:rsidRDefault="00110C18" w:rsidP="00063728">
            <w:pPr>
              <w:rPr>
                <w:ins w:id="15405" w:author="KIM, Jason" w:date="2019-04-02T13:39:00Z"/>
                <w:rFonts w:ascii="Calibri" w:eastAsia="Times New Roman" w:hAnsi="Calibri" w:cs="Calibri"/>
                <w:color w:val="000000"/>
                <w:lang w:eastAsia="en-AU"/>
              </w:rPr>
            </w:pPr>
            <w:ins w:id="15406" w:author="KIM, Jason" w:date="2019-04-02T13:39:00Z">
              <w:r w:rsidRPr="00D47EC1">
                <w:rPr>
                  <w:rFonts w:ascii="Calibri" w:eastAsia="Times New Roman" w:hAnsi="Calibri" w:cs="Calibri"/>
                  <w:color w:val="000000"/>
                  <w:lang w:eastAsia="en-AU"/>
                </w:rPr>
                <w:t>ELZ20364</w:t>
              </w:r>
            </w:ins>
          </w:p>
        </w:tc>
        <w:tc>
          <w:tcPr>
            <w:tcW w:w="668" w:type="pct"/>
            <w:vMerge w:val="restart"/>
            <w:shd w:val="clear" w:color="auto" w:fill="auto"/>
            <w:noWrap/>
            <w:hideMark/>
          </w:tcPr>
          <w:p w:rsidR="00110C18" w:rsidRPr="00D47EC1" w:rsidRDefault="00110C18" w:rsidP="00063728">
            <w:pPr>
              <w:rPr>
                <w:ins w:id="15407" w:author="KIM, Jason" w:date="2019-04-02T13:39:00Z"/>
                <w:rFonts w:ascii="Calibri" w:eastAsia="Times New Roman" w:hAnsi="Calibri" w:cs="Calibri"/>
                <w:color w:val="000000"/>
                <w:lang w:eastAsia="en-AU"/>
              </w:rPr>
            </w:pPr>
            <w:ins w:id="15408"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409" w:author="KIM, Jason" w:date="2019-04-02T13:39:00Z"/>
                <w:rFonts w:ascii="Calibri" w:eastAsia="Times New Roman" w:hAnsi="Calibri" w:cs="Calibri"/>
                <w:color w:val="000000"/>
                <w:lang w:eastAsia="en-AU"/>
              </w:rPr>
            </w:pPr>
            <w:ins w:id="15410" w:author="KIM, Jason" w:date="2019-04-02T13:39:00Z">
              <w:r w:rsidRPr="00D47EC1">
                <w:rPr>
                  <w:rFonts w:ascii="Calibri" w:eastAsia="Times New Roman" w:hAnsi="Calibri" w:cs="Calibri"/>
                  <w:color w:val="000000"/>
                  <w:lang w:eastAsia="en-AU"/>
                </w:rPr>
                <w:t>DLL2661</w:t>
              </w:r>
            </w:ins>
          </w:p>
        </w:tc>
        <w:tc>
          <w:tcPr>
            <w:tcW w:w="742" w:type="pct"/>
            <w:shd w:val="clear" w:color="auto" w:fill="auto"/>
            <w:noWrap/>
            <w:hideMark/>
          </w:tcPr>
          <w:p w:rsidR="00110C18" w:rsidRPr="00D47EC1" w:rsidRDefault="00110C18" w:rsidP="00063728">
            <w:pPr>
              <w:rPr>
                <w:ins w:id="15411" w:author="KIM, Jason" w:date="2019-04-02T13:39:00Z"/>
                <w:rFonts w:ascii="Calibri" w:eastAsia="Times New Roman" w:hAnsi="Calibri" w:cs="Calibri"/>
                <w:color w:val="000000"/>
                <w:lang w:eastAsia="en-AU"/>
              </w:rPr>
            </w:pPr>
            <w:ins w:id="1541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13" w:author="KIM, Jason" w:date="2019-04-02T13:39:00Z"/>
                <w:rFonts w:ascii="Calibri" w:eastAsia="Times New Roman" w:hAnsi="Calibri" w:cs="Calibri"/>
                <w:color w:val="000000"/>
                <w:lang w:eastAsia="en-AU"/>
              </w:rPr>
            </w:pPr>
            <w:ins w:id="15414" w:author="KIM, Jason" w:date="2019-04-02T13:39:00Z">
              <w:r w:rsidRPr="00D47EC1">
                <w:rPr>
                  <w:rFonts w:ascii="Calibri" w:eastAsia="Times New Roman" w:hAnsi="Calibri" w:cs="Calibri"/>
                  <w:color w:val="000000"/>
                  <w:lang w:eastAsia="en-AU"/>
                </w:rPr>
                <w:t>Chainage 8704</w:t>
              </w:r>
            </w:ins>
          </w:p>
        </w:tc>
        <w:tc>
          <w:tcPr>
            <w:tcW w:w="721" w:type="pct"/>
            <w:shd w:val="clear" w:color="auto" w:fill="auto"/>
            <w:noWrap/>
            <w:hideMark/>
          </w:tcPr>
          <w:p w:rsidR="00110C18" w:rsidRPr="00D47EC1" w:rsidRDefault="00110C18" w:rsidP="00063728">
            <w:pPr>
              <w:jc w:val="right"/>
              <w:rPr>
                <w:ins w:id="15415" w:author="KIM, Jason" w:date="2019-04-02T13:39:00Z"/>
                <w:rFonts w:ascii="Calibri" w:eastAsia="Times New Roman" w:hAnsi="Calibri" w:cs="Calibri"/>
                <w:color w:val="000000"/>
                <w:lang w:eastAsia="en-AU"/>
              </w:rPr>
            </w:pPr>
            <w:ins w:id="154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17" w:author="KIM, Jason" w:date="2019-04-02T13:39:00Z"/>
        </w:trPr>
        <w:tc>
          <w:tcPr>
            <w:tcW w:w="716" w:type="pct"/>
            <w:vMerge/>
            <w:hideMark/>
          </w:tcPr>
          <w:p w:rsidR="00110C18" w:rsidRPr="00D47EC1" w:rsidRDefault="00110C18" w:rsidP="00063728">
            <w:pPr>
              <w:rPr>
                <w:ins w:id="154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21" w:author="KIM, Jason" w:date="2019-04-02T13:39:00Z"/>
                <w:rFonts w:ascii="Calibri" w:eastAsia="Times New Roman" w:hAnsi="Calibri" w:cs="Calibri"/>
                <w:color w:val="000000"/>
                <w:lang w:eastAsia="en-AU"/>
              </w:rPr>
            </w:pPr>
            <w:ins w:id="15422" w:author="KIM, Jason" w:date="2019-04-02T13:39:00Z">
              <w:r w:rsidRPr="00D47EC1">
                <w:rPr>
                  <w:rFonts w:ascii="Calibri" w:eastAsia="Times New Roman" w:hAnsi="Calibri" w:cs="Calibri"/>
                  <w:color w:val="000000"/>
                  <w:lang w:eastAsia="en-AU"/>
                </w:rPr>
                <w:t>DLL2662</w:t>
              </w:r>
            </w:ins>
          </w:p>
        </w:tc>
        <w:tc>
          <w:tcPr>
            <w:tcW w:w="742" w:type="pct"/>
            <w:shd w:val="clear" w:color="auto" w:fill="auto"/>
            <w:noWrap/>
            <w:hideMark/>
          </w:tcPr>
          <w:p w:rsidR="00110C18" w:rsidRPr="00D47EC1" w:rsidRDefault="00110C18" w:rsidP="00063728">
            <w:pPr>
              <w:rPr>
                <w:ins w:id="15423" w:author="KIM, Jason" w:date="2019-04-02T13:39:00Z"/>
                <w:rFonts w:ascii="Calibri" w:eastAsia="Times New Roman" w:hAnsi="Calibri" w:cs="Calibri"/>
                <w:color w:val="000000"/>
                <w:lang w:eastAsia="en-AU"/>
              </w:rPr>
            </w:pPr>
            <w:ins w:id="1542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25" w:author="KIM, Jason" w:date="2019-04-02T13:39:00Z"/>
                <w:rFonts w:ascii="Calibri" w:eastAsia="Times New Roman" w:hAnsi="Calibri" w:cs="Calibri"/>
                <w:color w:val="000000"/>
                <w:lang w:eastAsia="en-AU"/>
              </w:rPr>
            </w:pPr>
            <w:ins w:id="15426" w:author="KIM, Jason" w:date="2019-04-02T13:39:00Z">
              <w:r w:rsidRPr="00D47EC1">
                <w:rPr>
                  <w:rFonts w:ascii="Calibri" w:eastAsia="Times New Roman" w:hAnsi="Calibri" w:cs="Calibri"/>
                  <w:color w:val="000000"/>
                  <w:lang w:eastAsia="en-AU"/>
                </w:rPr>
                <w:t>Chainage 8709</w:t>
              </w:r>
            </w:ins>
          </w:p>
        </w:tc>
        <w:tc>
          <w:tcPr>
            <w:tcW w:w="721" w:type="pct"/>
            <w:shd w:val="clear" w:color="auto" w:fill="auto"/>
            <w:noWrap/>
            <w:hideMark/>
          </w:tcPr>
          <w:p w:rsidR="00110C18" w:rsidRPr="00D47EC1" w:rsidRDefault="00110C18" w:rsidP="00063728">
            <w:pPr>
              <w:jc w:val="right"/>
              <w:rPr>
                <w:ins w:id="15427" w:author="KIM, Jason" w:date="2019-04-02T13:39:00Z"/>
                <w:rFonts w:ascii="Calibri" w:eastAsia="Times New Roman" w:hAnsi="Calibri" w:cs="Calibri"/>
                <w:color w:val="000000"/>
                <w:lang w:eastAsia="en-AU"/>
              </w:rPr>
            </w:pPr>
            <w:ins w:id="154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29" w:author="KIM, Jason" w:date="2019-04-02T13:39:00Z"/>
        </w:trPr>
        <w:tc>
          <w:tcPr>
            <w:tcW w:w="716" w:type="pct"/>
            <w:vMerge/>
            <w:hideMark/>
          </w:tcPr>
          <w:p w:rsidR="00110C18" w:rsidRPr="00D47EC1" w:rsidRDefault="00110C18" w:rsidP="00063728">
            <w:pPr>
              <w:rPr>
                <w:ins w:id="1543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33" w:author="KIM, Jason" w:date="2019-04-02T13:39:00Z"/>
                <w:rFonts w:ascii="Calibri" w:eastAsia="Times New Roman" w:hAnsi="Calibri" w:cs="Calibri"/>
                <w:color w:val="000000"/>
                <w:lang w:eastAsia="en-AU"/>
              </w:rPr>
            </w:pPr>
            <w:ins w:id="15434" w:author="KIM, Jason" w:date="2019-04-02T13:39:00Z">
              <w:r w:rsidRPr="00D47EC1">
                <w:rPr>
                  <w:rFonts w:ascii="Calibri" w:eastAsia="Times New Roman" w:hAnsi="Calibri" w:cs="Calibri"/>
                  <w:color w:val="000000"/>
                  <w:lang w:eastAsia="en-AU"/>
                </w:rPr>
                <w:t>DLL2671</w:t>
              </w:r>
            </w:ins>
          </w:p>
        </w:tc>
        <w:tc>
          <w:tcPr>
            <w:tcW w:w="742" w:type="pct"/>
            <w:shd w:val="clear" w:color="auto" w:fill="auto"/>
            <w:noWrap/>
            <w:hideMark/>
          </w:tcPr>
          <w:p w:rsidR="00110C18" w:rsidRPr="00D47EC1" w:rsidRDefault="00110C18" w:rsidP="00063728">
            <w:pPr>
              <w:rPr>
                <w:ins w:id="15435" w:author="KIM, Jason" w:date="2019-04-02T13:39:00Z"/>
                <w:rFonts w:ascii="Calibri" w:eastAsia="Times New Roman" w:hAnsi="Calibri" w:cs="Calibri"/>
                <w:color w:val="000000"/>
                <w:lang w:eastAsia="en-AU"/>
              </w:rPr>
            </w:pPr>
            <w:ins w:id="1543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37" w:author="KIM, Jason" w:date="2019-04-02T13:39:00Z"/>
                <w:rFonts w:ascii="Calibri" w:eastAsia="Times New Roman" w:hAnsi="Calibri" w:cs="Calibri"/>
                <w:color w:val="000000"/>
                <w:lang w:eastAsia="en-AU"/>
              </w:rPr>
            </w:pPr>
            <w:ins w:id="15438" w:author="KIM, Jason" w:date="2019-04-02T13:39:00Z">
              <w:r w:rsidRPr="00D47EC1">
                <w:rPr>
                  <w:rFonts w:ascii="Calibri" w:eastAsia="Times New Roman" w:hAnsi="Calibri" w:cs="Calibri"/>
                  <w:color w:val="000000"/>
                  <w:lang w:eastAsia="en-AU"/>
                </w:rPr>
                <w:t>Chainage 8824</w:t>
              </w:r>
            </w:ins>
          </w:p>
        </w:tc>
        <w:tc>
          <w:tcPr>
            <w:tcW w:w="721" w:type="pct"/>
            <w:shd w:val="clear" w:color="auto" w:fill="auto"/>
            <w:noWrap/>
            <w:hideMark/>
          </w:tcPr>
          <w:p w:rsidR="00110C18" w:rsidRPr="00D47EC1" w:rsidRDefault="00110C18" w:rsidP="00063728">
            <w:pPr>
              <w:jc w:val="right"/>
              <w:rPr>
                <w:ins w:id="15439" w:author="KIM, Jason" w:date="2019-04-02T13:39:00Z"/>
                <w:rFonts w:ascii="Calibri" w:eastAsia="Times New Roman" w:hAnsi="Calibri" w:cs="Calibri"/>
                <w:color w:val="000000"/>
                <w:lang w:eastAsia="en-AU"/>
              </w:rPr>
            </w:pPr>
            <w:ins w:id="154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41" w:author="KIM, Jason" w:date="2019-04-02T13:39:00Z"/>
        </w:trPr>
        <w:tc>
          <w:tcPr>
            <w:tcW w:w="716" w:type="pct"/>
            <w:vMerge/>
            <w:hideMark/>
          </w:tcPr>
          <w:p w:rsidR="00110C18" w:rsidRPr="00D47EC1" w:rsidRDefault="00110C18" w:rsidP="00063728">
            <w:pPr>
              <w:rPr>
                <w:ins w:id="1544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4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4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45" w:author="KIM, Jason" w:date="2019-04-02T13:39:00Z"/>
                <w:rFonts w:ascii="Calibri" w:eastAsia="Times New Roman" w:hAnsi="Calibri" w:cs="Calibri"/>
                <w:color w:val="000000"/>
                <w:lang w:eastAsia="en-AU"/>
              </w:rPr>
            </w:pPr>
            <w:ins w:id="15446" w:author="KIM, Jason" w:date="2019-04-02T13:39:00Z">
              <w:r w:rsidRPr="00D47EC1">
                <w:rPr>
                  <w:rFonts w:ascii="Calibri" w:eastAsia="Times New Roman" w:hAnsi="Calibri" w:cs="Calibri"/>
                  <w:color w:val="000000"/>
                  <w:lang w:eastAsia="en-AU"/>
                </w:rPr>
                <w:t>DLL2672</w:t>
              </w:r>
            </w:ins>
          </w:p>
        </w:tc>
        <w:tc>
          <w:tcPr>
            <w:tcW w:w="742" w:type="pct"/>
            <w:shd w:val="clear" w:color="auto" w:fill="auto"/>
            <w:noWrap/>
            <w:hideMark/>
          </w:tcPr>
          <w:p w:rsidR="00110C18" w:rsidRPr="00D47EC1" w:rsidRDefault="00110C18" w:rsidP="00063728">
            <w:pPr>
              <w:rPr>
                <w:ins w:id="15447" w:author="KIM, Jason" w:date="2019-04-02T13:39:00Z"/>
                <w:rFonts w:ascii="Calibri" w:eastAsia="Times New Roman" w:hAnsi="Calibri" w:cs="Calibri"/>
                <w:color w:val="000000"/>
                <w:lang w:eastAsia="en-AU"/>
              </w:rPr>
            </w:pPr>
            <w:ins w:id="1544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49" w:author="KIM, Jason" w:date="2019-04-02T13:39:00Z"/>
                <w:rFonts w:ascii="Calibri" w:eastAsia="Times New Roman" w:hAnsi="Calibri" w:cs="Calibri"/>
                <w:color w:val="000000"/>
                <w:lang w:eastAsia="en-AU"/>
              </w:rPr>
            </w:pPr>
            <w:ins w:id="15450" w:author="KIM, Jason" w:date="2019-04-02T13:39:00Z">
              <w:r w:rsidRPr="00D47EC1">
                <w:rPr>
                  <w:rFonts w:ascii="Calibri" w:eastAsia="Times New Roman" w:hAnsi="Calibri" w:cs="Calibri"/>
                  <w:color w:val="000000"/>
                  <w:lang w:eastAsia="en-AU"/>
                </w:rPr>
                <w:t>Chainage 8829</w:t>
              </w:r>
            </w:ins>
          </w:p>
        </w:tc>
        <w:tc>
          <w:tcPr>
            <w:tcW w:w="721" w:type="pct"/>
            <w:shd w:val="clear" w:color="auto" w:fill="auto"/>
            <w:noWrap/>
            <w:hideMark/>
          </w:tcPr>
          <w:p w:rsidR="00110C18" w:rsidRPr="00D47EC1" w:rsidRDefault="00110C18" w:rsidP="00063728">
            <w:pPr>
              <w:jc w:val="right"/>
              <w:rPr>
                <w:ins w:id="15451" w:author="KIM, Jason" w:date="2019-04-02T13:39:00Z"/>
                <w:rFonts w:ascii="Calibri" w:eastAsia="Times New Roman" w:hAnsi="Calibri" w:cs="Calibri"/>
                <w:color w:val="000000"/>
                <w:lang w:eastAsia="en-AU"/>
              </w:rPr>
            </w:pPr>
            <w:ins w:id="154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53" w:author="KIM, Jason" w:date="2019-04-02T13:39:00Z"/>
        </w:trPr>
        <w:tc>
          <w:tcPr>
            <w:tcW w:w="716" w:type="pct"/>
            <w:vMerge w:val="restart"/>
            <w:shd w:val="clear" w:color="auto" w:fill="auto"/>
            <w:noWrap/>
            <w:hideMark/>
          </w:tcPr>
          <w:p w:rsidR="00110C18" w:rsidRPr="00D47EC1" w:rsidRDefault="00110C18" w:rsidP="00063728">
            <w:pPr>
              <w:rPr>
                <w:ins w:id="15454" w:author="KIM, Jason" w:date="2019-04-02T13:39:00Z"/>
                <w:rFonts w:ascii="Calibri" w:eastAsia="Times New Roman" w:hAnsi="Calibri" w:cs="Calibri"/>
                <w:color w:val="000000"/>
                <w:lang w:eastAsia="en-AU"/>
              </w:rPr>
            </w:pPr>
            <w:ins w:id="15455" w:author="KIM, Jason" w:date="2019-04-02T13:39:00Z">
              <w:r w:rsidRPr="00D47EC1">
                <w:rPr>
                  <w:rFonts w:ascii="Calibri" w:eastAsia="Times New Roman" w:hAnsi="Calibri" w:cs="Calibri"/>
                  <w:color w:val="000000"/>
                  <w:lang w:eastAsia="en-AU"/>
                </w:rPr>
                <w:t>DLL68K221</w:t>
              </w:r>
            </w:ins>
          </w:p>
        </w:tc>
        <w:tc>
          <w:tcPr>
            <w:tcW w:w="669" w:type="pct"/>
            <w:vMerge w:val="restart"/>
            <w:shd w:val="clear" w:color="auto" w:fill="auto"/>
            <w:noWrap/>
            <w:hideMark/>
          </w:tcPr>
          <w:p w:rsidR="00110C18" w:rsidRPr="00D47EC1" w:rsidRDefault="00110C18" w:rsidP="00063728">
            <w:pPr>
              <w:rPr>
                <w:ins w:id="15456" w:author="KIM, Jason" w:date="2019-04-02T13:39:00Z"/>
                <w:rFonts w:ascii="Calibri" w:eastAsia="Times New Roman" w:hAnsi="Calibri" w:cs="Calibri"/>
                <w:color w:val="000000"/>
                <w:lang w:eastAsia="en-AU"/>
              </w:rPr>
            </w:pPr>
            <w:ins w:id="15457" w:author="KIM, Jason" w:date="2019-04-02T13:39:00Z">
              <w:r w:rsidRPr="00D47EC1">
                <w:rPr>
                  <w:rFonts w:ascii="Calibri" w:eastAsia="Times New Roman" w:hAnsi="Calibri" w:cs="Calibri"/>
                  <w:color w:val="000000"/>
                  <w:lang w:eastAsia="en-AU"/>
                </w:rPr>
                <w:t>ELZ20372</w:t>
              </w:r>
            </w:ins>
          </w:p>
        </w:tc>
        <w:tc>
          <w:tcPr>
            <w:tcW w:w="668" w:type="pct"/>
            <w:vMerge w:val="restart"/>
            <w:shd w:val="clear" w:color="auto" w:fill="auto"/>
            <w:noWrap/>
            <w:hideMark/>
          </w:tcPr>
          <w:p w:rsidR="00110C18" w:rsidRPr="00D47EC1" w:rsidRDefault="00110C18" w:rsidP="00063728">
            <w:pPr>
              <w:rPr>
                <w:ins w:id="15458" w:author="KIM, Jason" w:date="2019-04-02T13:39:00Z"/>
                <w:rFonts w:ascii="Calibri" w:eastAsia="Times New Roman" w:hAnsi="Calibri" w:cs="Calibri"/>
                <w:color w:val="000000"/>
                <w:lang w:eastAsia="en-AU"/>
              </w:rPr>
            </w:pPr>
            <w:ins w:id="15459"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460" w:author="KIM, Jason" w:date="2019-04-02T13:39:00Z"/>
                <w:rFonts w:ascii="Calibri" w:eastAsia="Times New Roman" w:hAnsi="Calibri" w:cs="Calibri"/>
                <w:color w:val="000000"/>
                <w:lang w:eastAsia="en-AU"/>
              </w:rPr>
            </w:pPr>
            <w:ins w:id="15461" w:author="KIM, Jason" w:date="2019-04-02T13:39:00Z">
              <w:r w:rsidRPr="00D47EC1">
                <w:rPr>
                  <w:rFonts w:ascii="Calibri" w:eastAsia="Times New Roman" w:hAnsi="Calibri" w:cs="Calibri"/>
                  <w:color w:val="000000"/>
                  <w:lang w:eastAsia="en-AU"/>
                </w:rPr>
                <w:t>DLL2681</w:t>
              </w:r>
            </w:ins>
          </w:p>
        </w:tc>
        <w:tc>
          <w:tcPr>
            <w:tcW w:w="742" w:type="pct"/>
            <w:shd w:val="clear" w:color="auto" w:fill="auto"/>
            <w:noWrap/>
            <w:hideMark/>
          </w:tcPr>
          <w:p w:rsidR="00110C18" w:rsidRPr="00D47EC1" w:rsidRDefault="00110C18" w:rsidP="00063728">
            <w:pPr>
              <w:rPr>
                <w:ins w:id="15462" w:author="KIM, Jason" w:date="2019-04-02T13:39:00Z"/>
                <w:rFonts w:ascii="Calibri" w:eastAsia="Times New Roman" w:hAnsi="Calibri" w:cs="Calibri"/>
                <w:color w:val="000000"/>
                <w:lang w:eastAsia="en-AU"/>
              </w:rPr>
            </w:pPr>
            <w:ins w:id="1546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64" w:author="KIM, Jason" w:date="2019-04-02T13:39:00Z"/>
                <w:rFonts w:ascii="Calibri" w:eastAsia="Times New Roman" w:hAnsi="Calibri" w:cs="Calibri"/>
                <w:color w:val="000000"/>
                <w:lang w:eastAsia="en-AU"/>
              </w:rPr>
            </w:pPr>
            <w:ins w:id="15465" w:author="KIM, Jason" w:date="2019-04-02T13:39:00Z">
              <w:r w:rsidRPr="00D47EC1">
                <w:rPr>
                  <w:rFonts w:ascii="Calibri" w:eastAsia="Times New Roman" w:hAnsi="Calibri" w:cs="Calibri"/>
                  <w:color w:val="000000"/>
                  <w:lang w:eastAsia="en-AU"/>
                </w:rPr>
                <w:t>Chainage 8943</w:t>
              </w:r>
            </w:ins>
          </w:p>
        </w:tc>
        <w:tc>
          <w:tcPr>
            <w:tcW w:w="721" w:type="pct"/>
            <w:shd w:val="clear" w:color="auto" w:fill="auto"/>
            <w:noWrap/>
            <w:hideMark/>
          </w:tcPr>
          <w:p w:rsidR="00110C18" w:rsidRPr="00D47EC1" w:rsidRDefault="00110C18" w:rsidP="00063728">
            <w:pPr>
              <w:jc w:val="right"/>
              <w:rPr>
                <w:ins w:id="15466" w:author="KIM, Jason" w:date="2019-04-02T13:39:00Z"/>
                <w:rFonts w:ascii="Calibri" w:eastAsia="Times New Roman" w:hAnsi="Calibri" w:cs="Calibri"/>
                <w:color w:val="000000"/>
                <w:lang w:eastAsia="en-AU"/>
              </w:rPr>
            </w:pPr>
            <w:ins w:id="154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68" w:author="KIM, Jason" w:date="2019-04-02T13:39:00Z"/>
        </w:trPr>
        <w:tc>
          <w:tcPr>
            <w:tcW w:w="716" w:type="pct"/>
            <w:vMerge/>
            <w:hideMark/>
          </w:tcPr>
          <w:p w:rsidR="00110C18" w:rsidRPr="00D47EC1" w:rsidRDefault="00110C18" w:rsidP="00063728">
            <w:pPr>
              <w:rPr>
                <w:ins w:id="1546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7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7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72" w:author="KIM, Jason" w:date="2019-04-02T13:39:00Z"/>
                <w:rFonts w:ascii="Calibri" w:eastAsia="Times New Roman" w:hAnsi="Calibri" w:cs="Calibri"/>
                <w:color w:val="000000"/>
                <w:lang w:eastAsia="en-AU"/>
              </w:rPr>
            </w:pPr>
            <w:ins w:id="15473" w:author="KIM, Jason" w:date="2019-04-02T13:39:00Z">
              <w:r w:rsidRPr="00D47EC1">
                <w:rPr>
                  <w:rFonts w:ascii="Calibri" w:eastAsia="Times New Roman" w:hAnsi="Calibri" w:cs="Calibri"/>
                  <w:color w:val="000000"/>
                  <w:lang w:eastAsia="en-AU"/>
                </w:rPr>
                <w:t>DLL2682</w:t>
              </w:r>
            </w:ins>
          </w:p>
        </w:tc>
        <w:tc>
          <w:tcPr>
            <w:tcW w:w="742" w:type="pct"/>
            <w:shd w:val="clear" w:color="auto" w:fill="auto"/>
            <w:noWrap/>
            <w:hideMark/>
          </w:tcPr>
          <w:p w:rsidR="00110C18" w:rsidRPr="00D47EC1" w:rsidRDefault="00110C18" w:rsidP="00063728">
            <w:pPr>
              <w:rPr>
                <w:ins w:id="15474" w:author="KIM, Jason" w:date="2019-04-02T13:39:00Z"/>
                <w:rFonts w:ascii="Calibri" w:eastAsia="Times New Roman" w:hAnsi="Calibri" w:cs="Calibri"/>
                <w:color w:val="000000"/>
                <w:lang w:eastAsia="en-AU"/>
              </w:rPr>
            </w:pPr>
            <w:ins w:id="1547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76" w:author="KIM, Jason" w:date="2019-04-02T13:39:00Z"/>
                <w:rFonts w:ascii="Calibri" w:eastAsia="Times New Roman" w:hAnsi="Calibri" w:cs="Calibri"/>
                <w:color w:val="000000"/>
                <w:lang w:eastAsia="en-AU"/>
              </w:rPr>
            </w:pPr>
            <w:ins w:id="15477" w:author="KIM, Jason" w:date="2019-04-02T13:39:00Z">
              <w:r w:rsidRPr="00D47EC1">
                <w:rPr>
                  <w:rFonts w:ascii="Calibri" w:eastAsia="Times New Roman" w:hAnsi="Calibri" w:cs="Calibri"/>
                  <w:color w:val="000000"/>
                  <w:lang w:eastAsia="en-AU"/>
                </w:rPr>
                <w:t>Chainage 8947</w:t>
              </w:r>
            </w:ins>
          </w:p>
        </w:tc>
        <w:tc>
          <w:tcPr>
            <w:tcW w:w="721" w:type="pct"/>
            <w:shd w:val="clear" w:color="auto" w:fill="auto"/>
            <w:noWrap/>
            <w:hideMark/>
          </w:tcPr>
          <w:p w:rsidR="00110C18" w:rsidRPr="00D47EC1" w:rsidRDefault="00110C18" w:rsidP="00063728">
            <w:pPr>
              <w:jc w:val="right"/>
              <w:rPr>
                <w:ins w:id="15478" w:author="KIM, Jason" w:date="2019-04-02T13:39:00Z"/>
                <w:rFonts w:ascii="Calibri" w:eastAsia="Times New Roman" w:hAnsi="Calibri" w:cs="Calibri"/>
                <w:color w:val="000000"/>
                <w:lang w:eastAsia="en-AU"/>
              </w:rPr>
            </w:pPr>
            <w:ins w:id="154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80" w:author="KIM, Jason" w:date="2019-04-02T13:39:00Z"/>
        </w:trPr>
        <w:tc>
          <w:tcPr>
            <w:tcW w:w="716" w:type="pct"/>
            <w:vMerge/>
            <w:hideMark/>
          </w:tcPr>
          <w:p w:rsidR="00110C18" w:rsidRPr="00D47EC1" w:rsidRDefault="00110C18" w:rsidP="00063728">
            <w:pPr>
              <w:rPr>
                <w:ins w:id="154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84" w:author="KIM, Jason" w:date="2019-04-02T13:39:00Z"/>
                <w:rFonts w:ascii="Calibri" w:eastAsia="Times New Roman" w:hAnsi="Calibri" w:cs="Calibri"/>
                <w:color w:val="000000"/>
                <w:lang w:eastAsia="en-AU"/>
              </w:rPr>
            </w:pPr>
            <w:ins w:id="15485" w:author="KIM, Jason" w:date="2019-04-02T13:39:00Z">
              <w:r w:rsidRPr="00D47EC1">
                <w:rPr>
                  <w:rFonts w:ascii="Calibri" w:eastAsia="Times New Roman" w:hAnsi="Calibri" w:cs="Calibri"/>
                  <w:color w:val="000000"/>
                  <w:lang w:eastAsia="en-AU"/>
                </w:rPr>
                <w:t>DLL2691</w:t>
              </w:r>
            </w:ins>
          </w:p>
        </w:tc>
        <w:tc>
          <w:tcPr>
            <w:tcW w:w="742" w:type="pct"/>
            <w:shd w:val="clear" w:color="auto" w:fill="auto"/>
            <w:noWrap/>
            <w:hideMark/>
          </w:tcPr>
          <w:p w:rsidR="00110C18" w:rsidRPr="00D47EC1" w:rsidRDefault="00110C18" w:rsidP="00063728">
            <w:pPr>
              <w:rPr>
                <w:ins w:id="15486" w:author="KIM, Jason" w:date="2019-04-02T13:39:00Z"/>
                <w:rFonts w:ascii="Calibri" w:eastAsia="Times New Roman" w:hAnsi="Calibri" w:cs="Calibri"/>
                <w:color w:val="000000"/>
                <w:lang w:eastAsia="en-AU"/>
              </w:rPr>
            </w:pPr>
            <w:ins w:id="1548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88" w:author="KIM, Jason" w:date="2019-04-02T13:39:00Z"/>
                <w:rFonts w:ascii="Calibri" w:eastAsia="Times New Roman" w:hAnsi="Calibri" w:cs="Calibri"/>
                <w:color w:val="000000"/>
                <w:lang w:eastAsia="en-AU"/>
              </w:rPr>
            </w:pPr>
            <w:ins w:id="15489" w:author="KIM, Jason" w:date="2019-04-02T13:39:00Z">
              <w:r w:rsidRPr="00D47EC1">
                <w:rPr>
                  <w:rFonts w:ascii="Calibri" w:eastAsia="Times New Roman" w:hAnsi="Calibri" w:cs="Calibri"/>
                  <w:color w:val="000000"/>
                  <w:lang w:eastAsia="en-AU"/>
                </w:rPr>
                <w:t>Chainage 9061</w:t>
              </w:r>
            </w:ins>
          </w:p>
        </w:tc>
        <w:tc>
          <w:tcPr>
            <w:tcW w:w="721" w:type="pct"/>
            <w:shd w:val="clear" w:color="auto" w:fill="auto"/>
            <w:noWrap/>
            <w:hideMark/>
          </w:tcPr>
          <w:p w:rsidR="00110C18" w:rsidRPr="00D47EC1" w:rsidRDefault="00110C18" w:rsidP="00063728">
            <w:pPr>
              <w:jc w:val="right"/>
              <w:rPr>
                <w:ins w:id="15490" w:author="KIM, Jason" w:date="2019-04-02T13:39:00Z"/>
                <w:rFonts w:ascii="Calibri" w:eastAsia="Times New Roman" w:hAnsi="Calibri" w:cs="Calibri"/>
                <w:color w:val="000000"/>
                <w:lang w:eastAsia="en-AU"/>
              </w:rPr>
            </w:pPr>
            <w:ins w:id="154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92" w:author="KIM, Jason" w:date="2019-04-02T13:39:00Z"/>
        </w:trPr>
        <w:tc>
          <w:tcPr>
            <w:tcW w:w="716" w:type="pct"/>
            <w:vMerge/>
            <w:hideMark/>
          </w:tcPr>
          <w:p w:rsidR="00110C18" w:rsidRPr="00D47EC1" w:rsidRDefault="00110C18" w:rsidP="00063728">
            <w:pPr>
              <w:rPr>
                <w:ins w:id="1549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9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9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96" w:author="KIM, Jason" w:date="2019-04-02T13:39:00Z"/>
                <w:rFonts w:ascii="Calibri" w:eastAsia="Times New Roman" w:hAnsi="Calibri" w:cs="Calibri"/>
                <w:color w:val="000000"/>
                <w:lang w:eastAsia="en-AU"/>
              </w:rPr>
            </w:pPr>
            <w:ins w:id="15497" w:author="KIM, Jason" w:date="2019-04-02T13:39:00Z">
              <w:r w:rsidRPr="00D47EC1">
                <w:rPr>
                  <w:rFonts w:ascii="Calibri" w:eastAsia="Times New Roman" w:hAnsi="Calibri" w:cs="Calibri"/>
                  <w:color w:val="000000"/>
                  <w:lang w:eastAsia="en-AU"/>
                </w:rPr>
                <w:t>DLL2692</w:t>
              </w:r>
            </w:ins>
          </w:p>
        </w:tc>
        <w:tc>
          <w:tcPr>
            <w:tcW w:w="742" w:type="pct"/>
            <w:shd w:val="clear" w:color="auto" w:fill="auto"/>
            <w:noWrap/>
            <w:hideMark/>
          </w:tcPr>
          <w:p w:rsidR="00110C18" w:rsidRPr="00D47EC1" w:rsidRDefault="00110C18" w:rsidP="00063728">
            <w:pPr>
              <w:rPr>
                <w:ins w:id="15498" w:author="KIM, Jason" w:date="2019-04-02T13:39:00Z"/>
                <w:rFonts w:ascii="Calibri" w:eastAsia="Times New Roman" w:hAnsi="Calibri" w:cs="Calibri"/>
                <w:color w:val="000000"/>
                <w:lang w:eastAsia="en-AU"/>
              </w:rPr>
            </w:pPr>
            <w:ins w:id="1549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00" w:author="KIM, Jason" w:date="2019-04-02T13:39:00Z"/>
                <w:rFonts w:ascii="Calibri" w:eastAsia="Times New Roman" w:hAnsi="Calibri" w:cs="Calibri"/>
                <w:color w:val="000000"/>
                <w:lang w:eastAsia="en-AU"/>
              </w:rPr>
            </w:pPr>
            <w:ins w:id="15501" w:author="KIM, Jason" w:date="2019-04-02T13:39:00Z">
              <w:r w:rsidRPr="00D47EC1">
                <w:rPr>
                  <w:rFonts w:ascii="Calibri" w:eastAsia="Times New Roman" w:hAnsi="Calibri" w:cs="Calibri"/>
                  <w:color w:val="000000"/>
                  <w:lang w:eastAsia="en-AU"/>
                </w:rPr>
                <w:t>Chainage 9065</w:t>
              </w:r>
            </w:ins>
          </w:p>
        </w:tc>
        <w:tc>
          <w:tcPr>
            <w:tcW w:w="721" w:type="pct"/>
            <w:shd w:val="clear" w:color="auto" w:fill="auto"/>
            <w:noWrap/>
            <w:hideMark/>
          </w:tcPr>
          <w:p w:rsidR="00110C18" w:rsidRPr="00D47EC1" w:rsidRDefault="00110C18" w:rsidP="00063728">
            <w:pPr>
              <w:jc w:val="right"/>
              <w:rPr>
                <w:ins w:id="15502" w:author="KIM, Jason" w:date="2019-04-02T13:39:00Z"/>
                <w:rFonts w:ascii="Calibri" w:eastAsia="Times New Roman" w:hAnsi="Calibri" w:cs="Calibri"/>
                <w:color w:val="000000"/>
                <w:lang w:eastAsia="en-AU"/>
              </w:rPr>
            </w:pPr>
            <w:ins w:id="1550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04" w:author="KIM, Jason" w:date="2019-04-02T13:39:00Z"/>
        </w:trPr>
        <w:tc>
          <w:tcPr>
            <w:tcW w:w="716" w:type="pct"/>
            <w:vMerge w:val="restart"/>
            <w:shd w:val="clear" w:color="auto" w:fill="auto"/>
            <w:noWrap/>
            <w:hideMark/>
          </w:tcPr>
          <w:p w:rsidR="00110C18" w:rsidRPr="00D47EC1" w:rsidRDefault="00110C18" w:rsidP="00063728">
            <w:pPr>
              <w:rPr>
                <w:ins w:id="15505" w:author="KIM, Jason" w:date="2019-04-02T13:39:00Z"/>
                <w:rFonts w:ascii="Calibri" w:eastAsia="Times New Roman" w:hAnsi="Calibri" w:cs="Calibri"/>
                <w:color w:val="000000"/>
                <w:lang w:eastAsia="en-AU"/>
              </w:rPr>
            </w:pPr>
            <w:ins w:id="15506" w:author="KIM, Jason" w:date="2019-04-02T13:39:00Z">
              <w:r w:rsidRPr="00D47EC1">
                <w:rPr>
                  <w:rFonts w:ascii="Calibri" w:eastAsia="Times New Roman" w:hAnsi="Calibri" w:cs="Calibri"/>
                  <w:color w:val="000000"/>
                  <w:lang w:eastAsia="en-AU"/>
                </w:rPr>
                <w:t>DLL70K221</w:t>
              </w:r>
            </w:ins>
          </w:p>
        </w:tc>
        <w:tc>
          <w:tcPr>
            <w:tcW w:w="669" w:type="pct"/>
            <w:vMerge w:val="restart"/>
            <w:shd w:val="clear" w:color="auto" w:fill="auto"/>
            <w:noWrap/>
            <w:hideMark/>
          </w:tcPr>
          <w:p w:rsidR="00110C18" w:rsidRPr="00D47EC1" w:rsidRDefault="00110C18" w:rsidP="00063728">
            <w:pPr>
              <w:rPr>
                <w:ins w:id="15507" w:author="KIM, Jason" w:date="2019-04-02T13:39:00Z"/>
                <w:rFonts w:ascii="Calibri" w:eastAsia="Times New Roman" w:hAnsi="Calibri" w:cs="Calibri"/>
                <w:color w:val="000000"/>
                <w:lang w:eastAsia="en-AU"/>
              </w:rPr>
            </w:pPr>
            <w:ins w:id="15508" w:author="KIM, Jason" w:date="2019-04-02T13:39:00Z">
              <w:r w:rsidRPr="00D47EC1">
                <w:rPr>
                  <w:rFonts w:ascii="Calibri" w:eastAsia="Times New Roman" w:hAnsi="Calibri" w:cs="Calibri"/>
                  <w:color w:val="000000"/>
                  <w:lang w:eastAsia="en-AU"/>
                </w:rPr>
                <w:t>ELZ20380</w:t>
              </w:r>
            </w:ins>
          </w:p>
        </w:tc>
        <w:tc>
          <w:tcPr>
            <w:tcW w:w="668" w:type="pct"/>
            <w:vMerge w:val="restart"/>
            <w:shd w:val="clear" w:color="auto" w:fill="auto"/>
            <w:noWrap/>
            <w:hideMark/>
          </w:tcPr>
          <w:p w:rsidR="00110C18" w:rsidRPr="00D47EC1" w:rsidRDefault="00110C18" w:rsidP="00063728">
            <w:pPr>
              <w:rPr>
                <w:ins w:id="15509" w:author="KIM, Jason" w:date="2019-04-02T13:39:00Z"/>
                <w:rFonts w:ascii="Calibri" w:eastAsia="Times New Roman" w:hAnsi="Calibri" w:cs="Calibri"/>
                <w:color w:val="000000"/>
                <w:lang w:eastAsia="en-AU"/>
              </w:rPr>
            </w:pPr>
            <w:ins w:id="15510"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511" w:author="KIM, Jason" w:date="2019-04-02T13:39:00Z"/>
                <w:rFonts w:ascii="Calibri" w:eastAsia="Times New Roman" w:hAnsi="Calibri" w:cs="Calibri"/>
                <w:color w:val="000000"/>
                <w:lang w:eastAsia="en-AU"/>
              </w:rPr>
            </w:pPr>
            <w:ins w:id="15512" w:author="KIM, Jason" w:date="2019-04-02T13:39:00Z">
              <w:r w:rsidRPr="00D47EC1">
                <w:rPr>
                  <w:rFonts w:ascii="Calibri" w:eastAsia="Times New Roman" w:hAnsi="Calibri" w:cs="Calibri"/>
                  <w:color w:val="000000"/>
                  <w:lang w:eastAsia="en-AU"/>
                </w:rPr>
                <w:t>DLL2701</w:t>
              </w:r>
            </w:ins>
          </w:p>
        </w:tc>
        <w:tc>
          <w:tcPr>
            <w:tcW w:w="742" w:type="pct"/>
            <w:shd w:val="clear" w:color="auto" w:fill="auto"/>
            <w:noWrap/>
            <w:hideMark/>
          </w:tcPr>
          <w:p w:rsidR="00110C18" w:rsidRPr="00D47EC1" w:rsidRDefault="00110C18" w:rsidP="00063728">
            <w:pPr>
              <w:rPr>
                <w:ins w:id="15513" w:author="KIM, Jason" w:date="2019-04-02T13:39:00Z"/>
                <w:rFonts w:ascii="Calibri" w:eastAsia="Times New Roman" w:hAnsi="Calibri" w:cs="Calibri"/>
                <w:color w:val="000000"/>
                <w:lang w:eastAsia="en-AU"/>
              </w:rPr>
            </w:pPr>
            <w:ins w:id="1551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15" w:author="KIM, Jason" w:date="2019-04-02T13:39:00Z"/>
                <w:rFonts w:ascii="Calibri" w:eastAsia="Times New Roman" w:hAnsi="Calibri" w:cs="Calibri"/>
                <w:color w:val="000000"/>
                <w:lang w:eastAsia="en-AU"/>
              </w:rPr>
            </w:pPr>
            <w:ins w:id="15516" w:author="KIM, Jason" w:date="2019-04-02T13:39:00Z">
              <w:r w:rsidRPr="00D47EC1">
                <w:rPr>
                  <w:rFonts w:ascii="Calibri" w:eastAsia="Times New Roman" w:hAnsi="Calibri" w:cs="Calibri"/>
                  <w:color w:val="000000"/>
                  <w:lang w:eastAsia="en-AU"/>
                </w:rPr>
                <w:t>Chainage 9179</w:t>
              </w:r>
            </w:ins>
          </w:p>
        </w:tc>
        <w:tc>
          <w:tcPr>
            <w:tcW w:w="721" w:type="pct"/>
            <w:shd w:val="clear" w:color="auto" w:fill="auto"/>
            <w:noWrap/>
            <w:hideMark/>
          </w:tcPr>
          <w:p w:rsidR="00110C18" w:rsidRPr="00D47EC1" w:rsidRDefault="00110C18" w:rsidP="00063728">
            <w:pPr>
              <w:jc w:val="right"/>
              <w:rPr>
                <w:ins w:id="15517" w:author="KIM, Jason" w:date="2019-04-02T13:39:00Z"/>
                <w:rFonts w:ascii="Calibri" w:eastAsia="Times New Roman" w:hAnsi="Calibri" w:cs="Calibri"/>
                <w:color w:val="000000"/>
                <w:lang w:eastAsia="en-AU"/>
              </w:rPr>
            </w:pPr>
            <w:ins w:id="155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19" w:author="KIM, Jason" w:date="2019-04-02T13:39:00Z"/>
        </w:trPr>
        <w:tc>
          <w:tcPr>
            <w:tcW w:w="716" w:type="pct"/>
            <w:vMerge/>
            <w:hideMark/>
          </w:tcPr>
          <w:p w:rsidR="00110C18" w:rsidRPr="00D47EC1" w:rsidRDefault="00110C18" w:rsidP="00063728">
            <w:pPr>
              <w:rPr>
                <w:ins w:id="1552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2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2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23" w:author="KIM, Jason" w:date="2019-04-02T13:39:00Z"/>
                <w:rFonts w:ascii="Calibri" w:eastAsia="Times New Roman" w:hAnsi="Calibri" w:cs="Calibri"/>
                <w:color w:val="000000"/>
                <w:lang w:eastAsia="en-AU"/>
              </w:rPr>
            </w:pPr>
            <w:ins w:id="15524" w:author="KIM, Jason" w:date="2019-04-02T13:39:00Z">
              <w:r w:rsidRPr="00D47EC1">
                <w:rPr>
                  <w:rFonts w:ascii="Calibri" w:eastAsia="Times New Roman" w:hAnsi="Calibri" w:cs="Calibri"/>
                  <w:color w:val="000000"/>
                  <w:lang w:eastAsia="en-AU"/>
                </w:rPr>
                <w:t>DLL2702</w:t>
              </w:r>
            </w:ins>
          </w:p>
        </w:tc>
        <w:tc>
          <w:tcPr>
            <w:tcW w:w="742" w:type="pct"/>
            <w:shd w:val="clear" w:color="auto" w:fill="auto"/>
            <w:noWrap/>
            <w:hideMark/>
          </w:tcPr>
          <w:p w:rsidR="00110C18" w:rsidRPr="00D47EC1" w:rsidRDefault="00110C18" w:rsidP="00063728">
            <w:pPr>
              <w:rPr>
                <w:ins w:id="15525" w:author="KIM, Jason" w:date="2019-04-02T13:39:00Z"/>
                <w:rFonts w:ascii="Calibri" w:eastAsia="Times New Roman" w:hAnsi="Calibri" w:cs="Calibri"/>
                <w:color w:val="000000"/>
                <w:lang w:eastAsia="en-AU"/>
              </w:rPr>
            </w:pPr>
            <w:ins w:id="1552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27" w:author="KIM, Jason" w:date="2019-04-02T13:39:00Z"/>
                <w:rFonts w:ascii="Calibri" w:eastAsia="Times New Roman" w:hAnsi="Calibri" w:cs="Calibri"/>
                <w:color w:val="000000"/>
                <w:lang w:eastAsia="en-AU"/>
              </w:rPr>
            </w:pPr>
            <w:ins w:id="15528" w:author="KIM, Jason" w:date="2019-04-02T13:39:00Z">
              <w:r w:rsidRPr="00D47EC1">
                <w:rPr>
                  <w:rFonts w:ascii="Calibri" w:eastAsia="Times New Roman" w:hAnsi="Calibri" w:cs="Calibri"/>
                  <w:color w:val="000000"/>
                  <w:lang w:eastAsia="en-AU"/>
                </w:rPr>
                <w:t>Chainage 9184</w:t>
              </w:r>
            </w:ins>
          </w:p>
        </w:tc>
        <w:tc>
          <w:tcPr>
            <w:tcW w:w="721" w:type="pct"/>
            <w:shd w:val="clear" w:color="auto" w:fill="auto"/>
            <w:noWrap/>
            <w:hideMark/>
          </w:tcPr>
          <w:p w:rsidR="00110C18" w:rsidRPr="00D47EC1" w:rsidRDefault="00110C18" w:rsidP="00063728">
            <w:pPr>
              <w:jc w:val="right"/>
              <w:rPr>
                <w:ins w:id="15529" w:author="KIM, Jason" w:date="2019-04-02T13:39:00Z"/>
                <w:rFonts w:ascii="Calibri" w:eastAsia="Times New Roman" w:hAnsi="Calibri" w:cs="Calibri"/>
                <w:color w:val="000000"/>
                <w:lang w:eastAsia="en-AU"/>
              </w:rPr>
            </w:pPr>
            <w:ins w:id="155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31" w:author="KIM, Jason" w:date="2019-04-02T13:39:00Z"/>
        </w:trPr>
        <w:tc>
          <w:tcPr>
            <w:tcW w:w="716" w:type="pct"/>
            <w:vMerge/>
            <w:hideMark/>
          </w:tcPr>
          <w:p w:rsidR="00110C18" w:rsidRPr="00D47EC1" w:rsidRDefault="00110C18" w:rsidP="00063728">
            <w:pPr>
              <w:rPr>
                <w:ins w:id="1553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3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3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35" w:author="KIM, Jason" w:date="2019-04-02T13:39:00Z"/>
                <w:rFonts w:ascii="Calibri" w:eastAsia="Times New Roman" w:hAnsi="Calibri" w:cs="Calibri"/>
                <w:color w:val="000000"/>
                <w:lang w:eastAsia="en-AU"/>
              </w:rPr>
            </w:pPr>
            <w:ins w:id="15536" w:author="KIM, Jason" w:date="2019-04-02T13:39:00Z">
              <w:r w:rsidRPr="00D47EC1">
                <w:rPr>
                  <w:rFonts w:ascii="Calibri" w:eastAsia="Times New Roman" w:hAnsi="Calibri" w:cs="Calibri"/>
                  <w:color w:val="000000"/>
                  <w:lang w:eastAsia="en-AU"/>
                </w:rPr>
                <w:t>DLL2711</w:t>
              </w:r>
            </w:ins>
          </w:p>
        </w:tc>
        <w:tc>
          <w:tcPr>
            <w:tcW w:w="742" w:type="pct"/>
            <w:shd w:val="clear" w:color="auto" w:fill="auto"/>
            <w:noWrap/>
            <w:hideMark/>
          </w:tcPr>
          <w:p w:rsidR="00110C18" w:rsidRPr="00D47EC1" w:rsidRDefault="00110C18" w:rsidP="00063728">
            <w:pPr>
              <w:rPr>
                <w:ins w:id="15537" w:author="KIM, Jason" w:date="2019-04-02T13:39:00Z"/>
                <w:rFonts w:ascii="Calibri" w:eastAsia="Times New Roman" w:hAnsi="Calibri" w:cs="Calibri"/>
                <w:color w:val="000000"/>
                <w:lang w:eastAsia="en-AU"/>
              </w:rPr>
            </w:pPr>
            <w:ins w:id="1553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39" w:author="KIM, Jason" w:date="2019-04-02T13:39:00Z"/>
                <w:rFonts w:ascii="Calibri" w:eastAsia="Times New Roman" w:hAnsi="Calibri" w:cs="Calibri"/>
                <w:color w:val="000000"/>
                <w:lang w:eastAsia="en-AU"/>
              </w:rPr>
            </w:pPr>
            <w:ins w:id="15540" w:author="KIM, Jason" w:date="2019-04-02T13:39:00Z">
              <w:r w:rsidRPr="00D47EC1">
                <w:rPr>
                  <w:rFonts w:ascii="Calibri" w:eastAsia="Times New Roman" w:hAnsi="Calibri" w:cs="Calibri"/>
                  <w:color w:val="000000"/>
                  <w:lang w:eastAsia="en-AU"/>
                </w:rPr>
                <w:t>Chainage 9299</w:t>
              </w:r>
            </w:ins>
          </w:p>
        </w:tc>
        <w:tc>
          <w:tcPr>
            <w:tcW w:w="721" w:type="pct"/>
            <w:shd w:val="clear" w:color="auto" w:fill="auto"/>
            <w:noWrap/>
            <w:hideMark/>
          </w:tcPr>
          <w:p w:rsidR="00110C18" w:rsidRPr="00D47EC1" w:rsidRDefault="00110C18" w:rsidP="00063728">
            <w:pPr>
              <w:jc w:val="right"/>
              <w:rPr>
                <w:ins w:id="15541" w:author="KIM, Jason" w:date="2019-04-02T13:39:00Z"/>
                <w:rFonts w:ascii="Calibri" w:eastAsia="Times New Roman" w:hAnsi="Calibri" w:cs="Calibri"/>
                <w:color w:val="000000"/>
                <w:lang w:eastAsia="en-AU"/>
              </w:rPr>
            </w:pPr>
            <w:ins w:id="155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43" w:author="KIM, Jason" w:date="2019-04-02T13:39:00Z"/>
        </w:trPr>
        <w:tc>
          <w:tcPr>
            <w:tcW w:w="716" w:type="pct"/>
            <w:vMerge/>
            <w:hideMark/>
          </w:tcPr>
          <w:p w:rsidR="00110C18" w:rsidRPr="00D47EC1" w:rsidRDefault="00110C18" w:rsidP="00063728">
            <w:pPr>
              <w:rPr>
                <w:ins w:id="1554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4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47" w:author="KIM, Jason" w:date="2019-04-02T13:39:00Z"/>
                <w:rFonts w:ascii="Calibri" w:eastAsia="Times New Roman" w:hAnsi="Calibri" w:cs="Calibri"/>
                <w:color w:val="000000"/>
                <w:lang w:eastAsia="en-AU"/>
              </w:rPr>
            </w:pPr>
            <w:ins w:id="15548" w:author="KIM, Jason" w:date="2019-04-02T13:39:00Z">
              <w:r w:rsidRPr="00D47EC1">
                <w:rPr>
                  <w:rFonts w:ascii="Calibri" w:eastAsia="Times New Roman" w:hAnsi="Calibri" w:cs="Calibri"/>
                  <w:color w:val="000000"/>
                  <w:lang w:eastAsia="en-AU"/>
                </w:rPr>
                <w:t>DLL2712</w:t>
              </w:r>
            </w:ins>
          </w:p>
        </w:tc>
        <w:tc>
          <w:tcPr>
            <w:tcW w:w="742" w:type="pct"/>
            <w:shd w:val="clear" w:color="auto" w:fill="auto"/>
            <w:noWrap/>
            <w:hideMark/>
          </w:tcPr>
          <w:p w:rsidR="00110C18" w:rsidRPr="00D47EC1" w:rsidRDefault="00110C18" w:rsidP="00063728">
            <w:pPr>
              <w:rPr>
                <w:ins w:id="15549" w:author="KIM, Jason" w:date="2019-04-02T13:39:00Z"/>
                <w:rFonts w:ascii="Calibri" w:eastAsia="Times New Roman" w:hAnsi="Calibri" w:cs="Calibri"/>
                <w:color w:val="000000"/>
                <w:lang w:eastAsia="en-AU"/>
              </w:rPr>
            </w:pPr>
            <w:ins w:id="1555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51" w:author="KIM, Jason" w:date="2019-04-02T13:39:00Z"/>
                <w:rFonts w:ascii="Calibri" w:eastAsia="Times New Roman" w:hAnsi="Calibri" w:cs="Calibri"/>
                <w:color w:val="000000"/>
                <w:lang w:eastAsia="en-AU"/>
              </w:rPr>
            </w:pPr>
            <w:ins w:id="15552" w:author="KIM, Jason" w:date="2019-04-02T13:39:00Z">
              <w:r w:rsidRPr="00D47EC1">
                <w:rPr>
                  <w:rFonts w:ascii="Calibri" w:eastAsia="Times New Roman" w:hAnsi="Calibri" w:cs="Calibri"/>
                  <w:color w:val="000000"/>
                  <w:lang w:eastAsia="en-AU"/>
                </w:rPr>
                <w:t>Chainage 9303</w:t>
              </w:r>
            </w:ins>
          </w:p>
        </w:tc>
        <w:tc>
          <w:tcPr>
            <w:tcW w:w="721" w:type="pct"/>
            <w:shd w:val="clear" w:color="auto" w:fill="auto"/>
            <w:noWrap/>
            <w:hideMark/>
          </w:tcPr>
          <w:p w:rsidR="00110C18" w:rsidRPr="00D47EC1" w:rsidRDefault="00110C18" w:rsidP="00063728">
            <w:pPr>
              <w:jc w:val="right"/>
              <w:rPr>
                <w:ins w:id="15553" w:author="KIM, Jason" w:date="2019-04-02T13:39:00Z"/>
                <w:rFonts w:ascii="Calibri" w:eastAsia="Times New Roman" w:hAnsi="Calibri" w:cs="Calibri"/>
                <w:color w:val="000000"/>
                <w:lang w:eastAsia="en-AU"/>
              </w:rPr>
            </w:pPr>
            <w:ins w:id="155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55" w:author="KIM, Jason" w:date="2019-04-02T13:39:00Z"/>
        </w:trPr>
        <w:tc>
          <w:tcPr>
            <w:tcW w:w="716" w:type="pct"/>
            <w:vMerge w:val="restart"/>
            <w:shd w:val="clear" w:color="auto" w:fill="auto"/>
            <w:noWrap/>
            <w:hideMark/>
          </w:tcPr>
          <w:p w:rsidR="00110C18" w:rsidRPr="00D47EC1" w:rsidRDefault="00110C18" w:rsidP="00063728">
            <w:pPr>
              <w:rPr>
                <w:ins w:id="15556" w:author="KIM, Jason" w:date="2019-04-02T13:39:00Z"/>
                <w:rFonts w:ascii="Calibri" w:eastAsia="Times New Roman" w:hAnsi="Calibri" w:cs="Calibri"/>
                <w:color w:val="000000"/>
                <w:lang w:eastAsia="en-AU"/>
              </w:rPr>
            </w:pPr>
            <w:ins w:id="15557" w:author="KIM, Jason" w:date="2019-04-02T13:39:00Z">
              <w:r w:rsidRPr="00D47EC1">
                <w:rPr>
                  <w:rFonts w:ascii="Calibri" w:eastAsia="Times New Roman" w:hAnsi="Calibri" w:cs="Calibri"/>
                  <w:color w:val="000000"/>
                  <w:lang w:eastAsia="en-AU"/>
                </w:rPr>
                <w:t>DLL72K221</w:t>
              </w:r>
            </w:ins>
          </w:p>
        </w:tc>
        <w:tc>
          <w:tcPr>
            <w:tcW w:w="669" w:type="pct"/>
            <w:vMerge w:val="restart"/>
            <w:shd w:val="clear" w:color="auto" w:fill="auto"/>
            <w:noWrap/>
            <w:hideMark/>
          </w:tcPr>
          <w:p w:rsidR="00110C18" w:rsidRPr="00D47EC1" w:rsidRDefault="00110C18" w:rsidP="00063728">
            <w:pPr>
              <w:rPr>
                <w:ins w:id="15558" w:author="KIM, Jason" w:date="2019-04-02T13:39:00Z"/>
                <w:rFonts w:ascii="Calibri" w:eastAsia="Times New Roman" w:hAnsi="Calibri" w:cs="Calibri"/>
                <w:color w:val="000000"/>
                <w:lang w:eastAsia="en-AU"/>
              </w:rPr>
            </w:pPr>
            <w:ins w:id="15559" w:author="KIM, Jason" w:date="2019-04-02T13:39:00Z">
              <w:r w:rsidRPr="00D47EC1">
                <w:rPr>
                  <w:rFonts w:ascii="Calibri" w:eastAsia="Times New Roman" w:hAnsi="Calibri" w:cs="Calibri"/>
                  <w:color w:val="000000"/>
                  <w:lang w:eastAsia="en-AU"/>
                </w:rPr>
                <w:t>ELZ20388</w:t>
              </w:r>
            </w:ins>
          </w:p>
        </w:tc>
        <w:tc>
          <w:tcPr>
            <w:tcW w:w="668" w:type="pct"/>
            <w:vMerge w:val="restart"/>
            <w:shd w:val="clear" w:color="auto" w:fill="auto"/>
            <w:noWrap/>
            <w:hideMark/>
          </w:tcPr>
          <w:p w:rsidR="00110C18" w:rsidRPr="00D47EC1" w:rsidRDefault="00110C18" w:rsidP="00063728">
            <w:pPr>
              <w:rPr>
                <w:ins w:id="15560" w:author="KIM, Jason" w:date="2019-04-02T13:39:00Z"/>
                <w:rFonts w:ascii="Calibri" w:eastAsia="Times New Roman" w:hAnsi="Calibri" w:cs="Calibri"/>
                <w:color w:val="000000"/>
                <w:lang w:eastAsia="en-AU"/>
              </w:rPr>
            </w:pPr>
            <w:ins w:id="15561"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562" w:author="KIM, Jason" w:date="2019-04-02T13:39:00Z"/>
                <w:rFonts w:ascii="Calibri" w:eastAsia="Times New Roman" w:hAnsi="Calibri" w:cs="Calibri"/>
                <w:color w:val="000000"/>
                <w:lang w:eastAsia="en-AU"/>
              </w:rPr>
            </w:pPr>
            <w:ins w:id="15563" w:author="KIM, Jason" w:date="2019-04-02T13:39:00Z">
              <w:r w:rsidRPr="00D47EC1">
                <w:rPr>
                  <w:rFonts w:ascii="Calibri" w:eastAsia="Times New Roman" w:hAnsi="Calibri" w:cs="Calibri"/>
                  <w:color w:val="000000"/>
                  <w:lang w:eastAsia="en-AU"/>
                </w:rPr>
                <w:t>DLL2721</w:t>
              </w:r>
            </w:ins>
          </w:p>
        </w:tc>
        <w:tc>
          <w:tcPr>
            <w:tcW w:w="742" w:type="pct"/>
            <w:shd w:val="clear" w:color="auto" w:fill="auto"/>
            <w:noWrap/>
            <w:hideMark/>
          </w:tcPr>
          <w:p w:rsidR="00110C18" w:rsidRPr="00D47EC1" w:rsidRDefault="00110C18" w:rsidP="00063728">
            <w:pPr>
              <w:rPr>
                <w:ins w:id="15564" w:author="KIM, Jason" w:date="2019-04-02T13:39:00Z"/>
                <w:rFonts w:ascii="Calibri" w:eastAsia="Times New Roman" w:hAnsi="Calibri" w:cs="Calibri"/>
                <w:color w:val="000000"/>
                <w:lang w:eastAsia="en-AU"/>
              </w:rPr>
            </w:pPr>
            <w:ins w:id="1556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66" w:author="KIM, Jason" w:date="2019-04-02T13:39:00Z"/>
                <w:rFonts w:ascii="Calibri" w:eastAsia="Times New Roman" w:hAnsi="Calibri" w:cs="Calibri"/>
                <w:color w:val="000000"/>
                <w:lang w:eastAsia="en-AU"/>
              </w:rPr>
            </w:pPr>
            <w:ins w:id="15567" w:author="KIM, Jason" w:date="2019-04-02T13:39:00Z">
              <w:r w:rsidRPr="00D47EC1">
                <w:rPr>
                  <w:rFonts w:ascii="Calibri" w:eastAsia="Times New Roman" w:hAnsi="Calibri" w:cs="Calibri"/>
                  <w:color w:val="000000"/>
                  <w:lang w:eastAsia="en-AU"/>
                </w:rPr>
                <w:t>Chainage 9379</w:t>
              </w:r>
            </w:ins>
          </w:p>
        </w:tc>
        <w:tc>
          <w:tcPr>
            <w:tcW w:w="721" w:type="pct"/>
            <w:shd w:val="clear" w:color="auto" w:fill="auto"/>
            <w:noWrap/>
            <w:hideMark/>
          </w:tcPr>
          <w:p w:rsidR="00110C18" w:rsidRPr="00D47EC1" w:rsidRDefault="00110C18" w:rsidP="00063728">
            <w:pPr>
              <w:jc w:val="right"/>
              <w:rPr>
                <w:ins w:id="15568" w:author="KIM, Jason" w:date="2019-04-02T13:39:00Z"/>
                <w:rFonts w:ascii="Calibri" w:eastAsia="Times New Roman" w:hAnsi="Calibri" w:cs="Calibri"/>
                <w:color w:val="000000"/>
                <w:lang w:eastAsia="en-AU"/>
              </w:rPr>
            </w:pPr>
            <w:ins w:id="155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70" w:author="KIM, Jason" w:date="2019-04-02T13:39:00Z"/>
        </w:trPr>
        <w:tc>
          <w:tcPr>
            <w:tcW w:w="716" w:type="pct"/>
            <w:vMerge/>
            <w:hideMark/>
          </w:tcPr>
          <w:p w:rsidR="00110C18" w:rsidRPr="00D47EC1" w:rsidRDefault="00110C18" w:rsidP="00063728">
            <w:pPr>
              <w:rPr>
                <w:ins w:id="1557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7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7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74" w:author="KIM, Jason" w:date="2019-04-02T13:39:00Z"/>
                <w:rFonts w:ascii="Calibri" w:eastAsia="Times New Roman" w:hAnsi="Calibri" w:cs="Calibri"/>
                <w:color w:val="000000"/>
                <w:lang w:eastAsia="en-AU"/>
              </w:rPr>
            </w:pPr>
            <w:ins w:id="15575" w:author="KIM, Jason" w:date="2019-04-02T13:39:00Z">
              <w:r w:rsidRPr="00D47EC1">
                <w:rPr>
                  <w:rFonts w:ascii="Calibri" w:eastAsia="Times New Roman" w:hAnsi="Calibri" w:cs="Calibri"/>
                  <w:color w:val="000000"/>
                  <w:lang w:eastAsia="en-AU"/>
                </w:rPr>
                <w:t>DLL2722</w:t>
              </w:r>
            </w:ins>
          </w:p>
        </w:tc>
        <w:tc>
          <w:tcPr>
            <w:tcW w:w="742" w:type="pct"/>
            <w:shd w:val="clear" w:color="auto" w:fill="auto"/>
            <w:noWrap/>
            <w:hideMark/>
          </w:tcPr>
          <w:p w:rsidR="00110C18" w:rsidRPr="00D47EC1" w:rsidRDefault="00110C18" w:rsidP="00063728">
            <w:pPr>
              <w:rPr>
                <w:ins w:id="15576" w:author="KIM, Jason" w:date="2019-04-02T13:39:00Z"/>
                <w:rFonts w:ascii="Calibri" w:eastAsia="Times New Roman" w:hAnsi="Calibri" w:cs="Calibri"/>
                <w:color w:val="000000"/>
                <w:lang w:eastAsia="en-AU"/>
              </w:rPr>
            </w:pPr>
            <w:ins w:id="1557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78" w:author="KIM, Jason" w:date="2019-04-02T13:39:00Z"/>
                <w:rFonts w:ascii="Calibri" w:eastAsia="Times New Roman" w:hAnsi="Calibri" w:cs="Calibri"/>
                <w:color w:val="000000"/>
                <w:lang w:eastAsia="en-AU"/>
              </w:rPr>
            </w:pPr>
            <w:ins w:id="15579" w:author="KIM, Jason" w:date="2019-04-02T13:39:00Z">
              <w:r w:rsidRPr="00D47EC1">
                <w:rPr>
                  <w:rFonts w:ascii="Calibri" w:eastAsia="Times New Roman" w:hAnsi="Calibri" w:cs="Calibri"/>
                  <w:color w:val="000000"/>
                  <w:lang w:eastAsia="en-AU"/>
                </w:rPr>
                <w:t>Chainage 9383</w:t>
              </w:r>
            </w:ins>
          </w:p>
        </w:tc>
        <w:tc>
          <w:tcPr>
            <w:tcW w:w="721" w:type="pct"/>
            <w:shd w:val="clear" w:color="auto" w:fill="auto"/>
            <w:noWrap/>
            <w:hideMark/>
          </w:tcPr>
          <w:p w:rsidR="00110C18" w:rsidRPr="00D47EC1" w:rsidRDefault="00110C18" w:rsidP="00063728">
            <w:pPr>
              <w:jc w:val="right"/>
              <w:rPr>
                <w:ins w:id="15580" w:author="KIM, Jason" w:date="2019-04-02T13:39:00Z"/>
                <w:rFonts w:ascii="Calibri" w:eastAsia="Times New Roman" w:hAnsi="Calibri" w:cs="Calibri"/>
                <w:color w:val="000000"/>
                <w:lang w:eastAsia="en-AU"/>
              </w:rPr>
            </w:pPr>
            <w:ins w:id="155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82" w:author="KIM, Jason" w:date="2019-04-02T13:39:00Z"/>
        </w:trPr>
        <w:tc>
          <w:tcPr>
            <w:tcW w:w="716" w:type="pct"/>
            <w:vMerge/>
            <w:hideMark/>
          </w:tcPr>
          <w:p w:rsidR="00110C18" w:rsidRPr="00D47EC1" w:rsidRDefault="00110C18" w:rsidP="00063728">
            <w:pPr>
              <w:rPr>
                <w:ins w:id="1558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8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8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86" w:author="KIM, Jason" w:date="2019-04-02T13:39:00Z"/>
                <w:rFonts w:ascii="Calibri" w:eastAsia="Times New Roman" w:hAnsi="Calibri" w:cs="Calibri"/>
                <w:color w:val="000000"/>
                <w:lang w:eastAsia="en-AU"/>
              </w:rPr>
            </w:pPr>
            <w:ins w:id="15587" w:author="KIM, Jason" w:date="2019-04-02T13:39:00Z">
              <w:r w:rsidRPr="00D47EC1">
                <w:rPr>
                  <w:rFonts w:ascii="Calibri" w:eastAsia="Times New Roman" w:hAnsi="Calibri" w:cs="Calibri"/>
                  <w:color w:val="000000"/>
                  <w:lang w:eastAsia="en-AU"/>
                </w:rPr>
                <w:t>DLL2723</w:t>
              </w:r>
            </w:ins>
          </w:p>
        </w:tc>
        <w:tc>
          <w:tcPr>
            <w:tcW w:w="742" w:type="pct"/>
            <w:shd w:val="clear" w:color="auto" w:fill="auto"/>
            <w:noWrap/>
            <w:hideMark/>
          </w:tcPr>
          <w:p w:rsidR="00110C18" w:rsidRPr="00D47EC1" w:rsidRDefault="00110C18" w:rsidP="00063728">
            <w:pPr>
              <w:rPr>
                <w:ins w:id="15588" w:author="KIM, Jason" w:date="2019-04-02T13:39:00Z"/>
                <w:rFonts w:ascii="Calibri" w:eastAsia="Times New Roman" w:hAnsi="Calibri" w:cs="Calibri"/>
                <w:color w:val="000000"/>
                <w:lang w:eastAsia="en-AU"/>
              </w:rPr>
            </w:pPr>
            <w:ins w:id="1558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90" w:author="KIM, Jason" w:date="2019-04-02T13:39:00Z"/>
                <w:rFonts w:ascii="Calibri" w:eastAsia="Times New Roman" w:hAnsi="Calibri" w:cs="Calibri"/>
                <w:color w:val="000000"/>
                <w:lang w:eastAsia="en-AU"/>
              </w:rPr>
            </w:pPr>
            <w:ins w:id="15591" w:author="KIM, Jason" w:date="2019-04-02T13:39:00Z">
              <w:r w:rsidRPr="00D47EC1">
                <w:rPr>
                  <w:rFonts w:ascii="Calibri" w:eastAsia="Times New Roman" w:hAnsi="Calibri" w:cs="Calibri"/>
                  <w:color w:val="000000"/>
                  <w:lang w:eastAsia="en-AU"/>
                </w:rPr>
                <w:t>Chainage 9439</w:t>
              </w:r>
            </w:ins>
          </w:p>
        </w:tc>
        <w:tc>
          <w:tcPr>
            <w:tcW w:w="721" w:type="pct"/>
            <w:shd w:val="clear" w:color="auto" w:fill="auto"/>
            <w:noWrap/>
            <w:hideMark/>
          </w:tcPr>
          <w:p w:rsidR="00110C18" w:rsidRPr="00D47EC1" w:rsidRDefault="00110C18" w:rsidP="00063728">
            <w:pPr>
              <w:jc w:val="right"/>
              <w:rPr>
                <w:ins w:id="15592" w:author="KIM, Jason" w:date="2019-04-02T13:39:00Z"/>
                <w:rFonts w:ascii="Calibri" w:eastAsia="Times New Roman" w:hAnsi="Calibri" w:cs="Calibri"/>
                <w:color w:val="000000"/>
                <w:lang w:eastAsia="en-AU"/>
              </w:rPr>
            </w:pPr>
            <w:ins w:id="155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94" w:author="KIM, Jason" w:date="2019-04-02T13:39:00Z"/>
        </w:trPr>
        <w:tc>
          <w:tcPr>
            <w:tcW w:w="716" w:type="pct"/>
            <w:vMerge/>
            <w:hideMark/>
          </w:tcPr>
          <w:p w:rsidR="00110C18" w:rsidRPr="00D47EC1" w:rsidRDefault="00110C18" w:rsidP="00063728">
            <w:pPr>
              <w:rPr>
                <w:ins w:id="155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98" w:author="KIM, Jason" w:date="2019-04-02T13:39:00Z"/>
                <w:rFonts w:ascii="Calibri" w:eastAsia="Times New Roman" w:hAnsi="Calibri" w:cs="Calibri"/>
                <w:color w:val="000000"/>
                <w:lang w:eastAsia="en-AU"/>
              </w:rPr>
            </w:pPr>
            <w:ins w:id="15599" w:author="KIM, Jason" w:date="2019-04-02T13:39:00Z">
              <w:r w:rsidRPr="00D47EC1">
                <w:rPr>
                  <w:rFonts w:ascii="Calibri" w:eastAsia="Times New Roman" w:hAnsi="Calibri" w:cs="Calibri"/>
                  <w:color w:val="000000"/>
                  <w:lang w:eastAsia="en-AU"/>
                </w:rPr>
                <w:t>DLL2724</w:t>
              </w:r>
            </w:ins>
          </w:p>
        </w:tc>
        <w:tc>
          <w:tcPr>
            <w:tcW w:w="742" w:type="pct"/>
            <w:shd w:val="clear" w:color="auto" w:fill="auto"/>
            <w:noWrap/>
            <w:hideMark/>
          </w:tcPr>
          <w:p w:rsidR="00110C18" w:rsidRPr="00D47EC1" w:rsidRDefault="00110C18" w:rsidP="00063728">
            <w:pPr>
              <w:rPr>
                <w:ins w:id="15600" w:author="KIM, Jason" w:date="2019-04-02T13:39:00Z"/>
                <w:rFonts w:ascii="Calibri" w:eastAsia="Times New Roman" w:hAnsi="Calibri" w:cs="Calibri"/>
                <w:color w:val="000000"/>
                <w:lang w:eastAsia="en-AU"/>
              </w:rPr>
            </w:pPr>
            <w:ins w:id="1560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02" w:author="KIM, Jason" w:date="2019-04-02T13:39:00Z"/>
                <w:rFonts w:ascii="Calibri" w:eastAsia="Times New Roman" w:hAnsi="Calibri" w:cs="Calibri"/>
                <w:color w:val="000000"/>
                <w:lang w:eastAsia="en-AU"/>
              </w:rPr>
            </w:pPr>
            <w:ins w:id="15603" w:author="KIM, Jason" w:date="2019-04-02T13:39:00Z">
              <w:r w:rsidRPr="00D47EC1">
                <w:rPr>
                  <w:rFonts w:ascii="Calibri" w:eastAsia="Times New Roman" w:hAnsi="Calibri" w:cs="Calibri"/>
                  <w:color w:val="000000"/>
                  <w:lang w:eastAsia="en-AU"/>
                </w:rPr>
                <w:t>Chainage 9442</w:t>
              </w:r>
            </w:ins>
          </w:p>
        </w:tc>
        <w:tc>
          <w:tcPr>
            <w:tcW w:w="721" w:type="pct"/>
            <w:shd w:val="clear" w:color="auto" w:fill="auto"/>
            <w:noWrap/>
            <w:hideMark/>
          </w:tcPr>
          <w:p w:rsidR="00110C18" w:rsidRPr="00D47EC1" w:rsidRDefault="00110C18" w:rsidP="00063728">
            <w:pPr>
              <w:jc w:val="right"/>
              <w:rPr>
                <w:ins w:id="15604" w:author="KIM, Jason" w:date="2019-04-02T13:39:00Z"/>
                <w:rFonts w:ascii="Calibri" w:eastAsia="Times New Roman" w:hAnsi="Calibri" w:cs="Calibri"/>
                <w:color w:val="000000"/>
                <w:lang w:eastAsia="en-AU"/>
              </w:rPr>
            </w:pPr>
            <w:ins w:id="156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06" w:author="KIM, Jason" w:date="2019-04-02T13:39:00Z"/>
        </w:trPr>
        <w:tc>
          <w:tcPr>
            <w:tcW w:w="716" w:type="pct"/>
            <w:vMerge w:val="restart"/>
            <w:shd w:val="clear" w:color="auto" w:fill="auto"/>
            <w:noWrap/>
            <w:hideMark/>
          </w:tcPr>
          <w:p w:rsidR="00110C18" w:rsidRPr="00D47EC1" w:rsidRDefault="00110C18" w:rsidP="00063728">
            <w:pPr>
              <w:rPr>
                <w:ins w:id="15607" w:author="KIM, Jason" w:date="2019-04-02T13:39:00Z"/>
                <w:rFonts w:ascii="Calibri" w:eastAsia="Times New Roman" w:hAnsi="Calibri" w:cs="Calibri"/>
                <w:color w:val="000000"/>
                <w:lang w:eastAsia="en-AU"/>
              </w:rPr>
            </w:pPr>
            <w:ins w:id="15608" w:author="KIM, Jason" w:date="2019-04-02T13:39:00Z">
              <w:r w:rsidRPr="00D47EC1">
                <w:rPr>
                  <w:rFonts w:ascii="Calibri" w:eastAsia="Times New Roman" w:hAnsi="Calibri" w:cs="Calibri"/>
                  <w:color w:val="000000"/>
                  <w:lang w:eastAsia="en-AU"/>
                </w:rPr>
                <w:t>DLL73K221</w:t>
              </w:r>
            </w:ins>
          </w:p>
        </w:tc>
        <w:tc>
          <w:tcPr>
            <w:tcW w:w="669" w:type="pct"/>
            <w:vMerge w:val="restart"/>
            <w:shd w:val="clear" w:color="auto" w:fill="auto"/>
            <w:noWrap/>
            <w:hideMark/>
          </w:tcPr>
          <w:p w:rsidR="00110C18" w:rsidRPr="00D47EC1" w:rsidRDefault="00110C18" w:rsidP="00063728">
            <w:pPr>
              <w:rPr>
                <w:ins w:id="15609" w:author="KIM, Jason" w:date="2019-04-02T13:39:00Z"/>
                <w:rFonts w:ascii="Calibri" w:eastAsia="Times New Roman" w:hAnsi="Calibri" w:cs="Calibri"/>
                <w:color w:val="000000"/>
                <w:lang w:eastAsia="en-AU"/>
              </w:rPr>
            </w:pPr>
            <w:ins w:id="15610" w:author="KIM, Jason" w:date="2019-04-02T13:39:00Z">
              <w:r w:rsidRPr="00D47EC1">
                <w:rPr>
                  <w:rFonts w:ascii="Calibri" w:eastAsia="Times New Roman" w:hAnsi="Calibri" w:cs="Calibri"/>
                  <w:color w:val="000000"/>
                  <w:lang w:eastAsia="en-AU"/>
                </w:rPr>
                <w:t>ELZ20396</w:t>
              </w:r>
            </w:ins>
          </w:p>
        </w:tc>
        <w:tc>
          <w:tcPr>
            <w:tcW w:w="668" w:type="pct"/>
            <w:vMerge w:val="restart"/>
            <w:shd w:val="clear" w:color="auto" w:fill="auto"/>
            <w:noWrap/>
            <w:hideMark/>
          </w:tcPr>
          <w:p w:rsidR="00110C18" w:rsidRPr="00D47EC1" w:rsidRDefault="00110C18" w:rsidP="00063728">
            <w:pPr>
              <w:rPr>
                <w:ins w:id="15611" w:author="KIM, Jason" w:date="2019-04-02T13:39:00Z"/>
                <w:rFonts w:ascii="Calibri" w:eastAsia="Times New Roman" w:hAnsi="Calibri" w:cs="Calibri"/>
                <w:color w:val="000000"/>
                <w:lang w:eastAsia="en-AU"/>
              </w:rPr>
            </w:pPr>
            <w:ins w:id="15612"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613" w:author="KIM, Jason" w:date="2019-04-02T13:39:00Z"/>
                <w:rFonts w:ascii="Calibri" w:eastAsia="Times New Roman" w:hAnsi="Calibri" w:cs="Calibri"/>
                <w:color w:val="000000"/>
                <w:lang w:eastAsia="en-AU"/>
              </w:rPr>
            </w:pPr>
            <w:ins w:id="15614" w:author="KIM, Jason" w:date="2019-04-02T13:39:00Z">
              <w:r w:rsidRPr="00D47EC1">
                <w:rPr>
                  <w:rFonts w:ascii="Calibri" w:eastAsia="Times New Roman" w:hAnsi="Calibri" w:cs="Calibri"/>
                  <w:color w:val="000000"/>
                  <w:lang w:eastAsia="en-AU"/>
                </w:rPr>
                <w:t>DLL2731</w:t>
              </w:r>
            </w:ins>
          </w:p>
        </w:tc>
        <w:tc>
          <w:tcPr>
            <w:tcW w:w="742" w:type="pct"/>
            <w:shd w:val="clear" w:color="auto" w:fill="auto"/>
            <w:noWrap/>
            <w:hideMark/>
          </w:tcPr>
          <w:p w:rsidR="00110C18" w:rsidRPr="00D47EC1" w:rsidRDefault="00110C18" w:rsidP="00063728">
            <w:pPr>
              <w:rPr>
                <w:ins w:id="15615" w:author="KIM, Jason" w:date="2019-04-02T13:39:00Z"/>
                <w:rFonts w:ascii="Calibri" w:eastAsia="Times New Roman" w:hAnsi="Calibri" w:cs="Calibri"/>
                <w:color w:val="000000"/>
                <w:lang w:eastAsia="en-AU"/>
              </w:rPr>
            </w:pPr>
            <w:ins w:id="1561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17" w:author="KIM, Jason" w:date="2019-04-02T13:39:00Z"/>
                <w:rFonts w:ascii="Calibri" w:eastAsia="Times New Roman" w:hAnsi="Calibri" w:cs="Calibri"/>
                <w:color w:val="000000"/>
                <w:lang w:eastAsia="en-AU"/>
              </w:rPr>
            </w:pPr>
            <w:ins w:id="15618" w:author="KIM, Jason" w:date="2019-04-02T13:39:00Z">
              <w:r w:rsidRPr="00D47EC1">
                <w:rPr>
                  <w:rFonts w:ascii="Calibri" w:eastAsia="Times New Roman" w:hAnsi="Calibri" w:cs="Calibri"/>
                  <w:color w:val="000000"/>
                  <w:lang w:eastAsia="en-AU"/>
                </w:rPr>
                <w:t>Chainage 9549</w:t>
              </w:r>
            </w:ins>
          </w:p>
        </w:tc>
        <w:tc>
          <w:tcPr>
            <w:tcW w:w="721" w:type="pct"/>
            <w:shd w:val="clear" w:color="auto" w:fill="auto"/>
            <w:noWrap/>
            <w:hideMark/>
          </w:tcPr>
          <w:p w:rsidR="00110C18" w:rsidRPr="00D47EC1" w:rsidRDefault="00110C18" w:rsidP="00063728">
            <w:pPr>
              <w:jc w:val="right"/>
              <w:rPr>
                <w:ins w:id="15619" w:author="KIM, Jason" w:date="2019-04-02T13:39:00Z"/>
                <w:rFonts w:ascii="Calibri" w:eastAsia="Times New Roman" w:hAnsi="Calibri" w:cs="Calibri"/>
                <w:color w:val="000000"/>
                <w:lang w:eastAsia="en-AU"/>
              </w:rPr>
            </w:pPr>
            <w:ins w:id="156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21" w:author="KIM, Jason" w:date="2019-04-02T13:39:00Z"/>
        </w:trPr>
        <w:tc>
          <w:tcPr>
            <w:tcW w:w="716" w:type="pct"/>
            <w:vMerge/>
            <w:hideMark/>
          </w:tcPr>
          <w:p w:rsidR="00110C18" w:rsidRPr="00D47EC1" w:rsidRDefault="00110C18" w:rsidP="00063728">
            <w:pPr>
              <w:rPr>
                <w:ins w:id="1562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62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62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625" w:author="KIM, Jason" w:date="2019-04-02T13:39:00Z"/>
                <w:rFonts w:ascii="Calibri" w:eastAsia="Times New Roman" w:hAnsi="Calibri" w:cs="Calibri"/>
                <w:color w:val="000000"/>
                <w:lang w:eastAsia="en-AU"/>
              </w:rPr>
            </w:pPr>
            <w:ins w:id="15626" w:author="KIM, Jason" w:date="2019-04-02T13:39:00Z">
              <w:r w:rsidRPr="00D47EC1">
                <w:rPr>
                  <w:rFonts w:ascii="Calibri" w:eastAsia="Times New Roman" w:hAnsi="Calibri" w:cs="Calibri"/>
                  <w:color w:val="000000"/>
                  <w:lang w:eastAsia="en-AU"/>
                </w:rPr>
                <w:t>DLL2732</w:t>
              </w:r>
            </w:ins>
          </w:p>
        </w:tc>
        <w:tc>
          <w:tcPr>
            <w:tcW w:w="742" w:type="pct"/>
            <w:shd w:val="clear" w:color="auto" w:fill="auto"/>
            <w:noWrap/>
            <w:hideMark/>
          </w:tcPr>
          <w:p w:rsidR="00110C18" w:rsidRPr="00D47EC1" w:rsidRDefault="00110C18" w:rsidP="00063728">
            <w:pPr>
              <w:rPr>
                <w:ins w:id="15627" w:author="KIM, Jason" w:date="2019-04-02T13:39:00Z"/>
                <w:rFonts w:ascii="Calibri" w:eastAsia="Times New Roman" w:hAnsi="Calibri" w:cs="Calibri"/>
                <w:color w:val="000000"/>
                <w:lang w:eastAsia="en-AU"/>
              </w:rPr>
            </w:pPr>
            <w:ins w:id="1562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29" w:author="KIM, Jason" w:date="2019-04-02T13:39:00Z"/>
                <w:rFonts w:ascii="Calibri" w:eastAsia="Times New Roman" w:hAnsi="Calibri" w:cs="Calibri"/>
                <w:color w:val="000000"/>
                <w:lang w:eastAsia="en-AU"/>
              </w:rPr>
            </w:pPr>
            <w:ins w:id="15630" w:author="KIM, Jason" w:date="2019-04-02T13:39:00Z">
              <w:r w:rsidRPr="00D47EC1">
                <w:rPr>
                  <w:rFonts w:ascii="Calibri" w:eastAsia="Times New Roman" w:hAnsi="Calibri" w:cs="Calibri"/>
                  <w:color w:val="000000"/>
                  <w:lang w:eastAsia="en-AU"/>
                </w:rPr>
                <w:t>Chainage 9553</w:t>
              </w:r>
            </w:ins>
          </w:p>
        </w:tc>
        <w:tc>
          <w:tcPr>
            <w:tcW w:w="721" w:type="pct"/>
            <w:shd w:val="clear" w:color="auto" w:fill="auto"/>
            <w:noWrap/>
            <w:hideMark/>
          </w:tcPr>
          <w:p w:rsidR="00110C18" w:rsidRPr="00D47EC1" w:rsidRDefault="00110C18" w:rsidP="00063728">
            <w:pPr>
              <w:jc w:val="right"/>
              <w:rPr>
                <w:ins w:id="15631" w:author="KIM, Jason" w:date="2019-04-02T13:39:00Z"/>
                <w:rFonts w:ascii="Calibri" w:eastAsia="Times New Roman" w:hAnsi="Calibri" w:cs="Calibri"/>
                <w:color w:val="000000"/>
                <w:lang w:eastAsia="en-AU"/>
              </w:rPr>
            </w:pPr>
            <w:ins w:id="156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33" w:author="KIM, Jason" w:date="2019-04-02T13:39:00Z"/>
        </w:trPr>
        <w:tc>
          <w:tcPr>
            <w:tcW w:w="716" w:type="pct"/>
            <w:vMerge w:val="restart"/>
            <w:shd w:val="clear" w:color="auto" w:fill="auto"/>
            <w:noWrap/>
            <w:hideMark/>
          </w:tcPr>
          <w:p w:rsidR="00110C18" w:rsidRPr="00D47EC1" w:rsidRDefault="00110C18" w:rsidP="00063728">
            <w:pPr>
              <w:rPr>
                <w:ins w:id="15634" w:author="KIM, Jason" w:date="2019-04-02T13:39:00Z"/>
                <w:rFonts w:ascii="Calibri" w:eastAsia="Times New Roman" w:hAnsi="Calibri" w:cs="Calibri"/>
                <w:color w:val="000000"/>
                <w:lang w:eastAsia="en-AU"/>
              </w:rPr>
            </w:pPr>
            <w:ins w:id="15635" w:author="KIM, Jason" w:date="2019-04-02T13:39:00Z">
              <w:r w:rsidRPr="00D47EC1">
                <w:rPr>
                  <w:rFonts w:ascii="Calibri" w:eastAsia="Times New Roman" w:hAnsi="Calibri" w:cs="Calibri"/>
                  <w:color w:val="000000"/>
                  <w:lang w:eastAsia="en-AU"/>
                </w:rPr>
                <w:t>DLL74K221</w:t>
              </w:r>
            </w:ins>
          </w:p>
        </w:tc>
        <w:tc>
          <w:tcPr>
            <w:tcW w:w="669" w:type="pct"/>
            <w:vMerge w:val="restart"/>
            <w:shd w:val="clear" w:color="auto" w:fill="auto"/>
            <w:noWrap/>
            <w:hideMark/>
          </w:tcPr>
          <w:p w:rsidR="00110C18" w:rsidRPr="00D47EC1" w:rsidRDefault="00110C18" w:rsidP="00063728">
            <w:pPr>
              <w:rPr>
                <w:ins w:id="15636" w:author="KIM, Jason" w:date="2019-04-02T13:39:00Z"/>
                <w:rFonts w:ascii="Calibri" w:eastAsia="Times New Roman" w:hAnsi="Calibri" w:cs="Calibri"/>
                <w:color w:val="000000"/>
                <w:lang w:eastAsia="en-AU"/>
              </w:rPr>
            </w:pPr>
            <w:ins w:id="15637" w:author="KIM, Jason" w:date="2019-04-02T13:39:00Z">
              <w:r w:rsidRPr="00D47EC1">
                <w:rPr>
                  <w:rFonts w:ascii="Calibri" w:eastAsia="Times New Roman" w:hAnsi="Calibri" w:cs="Calibri"/>
                  <w:color w:val="000000"/>
                  <w:lang w:eastAsia="en-AU"/>
                </w:rPr>
                <w:t>ELZ20404</w:t>
              </w:r>
            </w:ins>
          </w:p>
        </w:tc>
        <w:tc>
          <w:tcPr>
            <w:tcW w:w="668" w:type="pct"/>
            <w:vMerge w:val="restart"/>
            <w:shd w:val="clear" w:color="auto" w:fill="auto"/>
            <w:noWrap/>
            <w:hideMark/>
          </w:tcPr>
          <w:p w:rsidR="00110C18" w:rsidRPr="00D47EC1" w:rsidRDefault="00110C18" w:rsidP="00063728">
            <w:pPr>
              <w:rPr>
                <w:ins w:id="15638" w:author="KIM, Jason" w:date="2019-04-02T13:39:00Z"/>
                <w:rFonts w:ascii="Calibri" w:eastAsia="Times New Roman" w:hAnsi="Calibri" w:cs="Calibri"/>
                <w:color w:val="000000"/>
                <w:lang w:eastAsia="en-AU"/>
              </w:rPr>
            </w:pPr>
            <w:ins w:id="15639"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640" w:author="KIM, Jason" w:date="2019-04-02T13:39:00Z"/>
                <w:rFonts w:ascii="Calibri" w:eastAsia="Times New Roman" w:hAnsi="Calibri" w:cs="Calibri"/>
                <w:color w:val="000000"/>
                <w:lang w:eastAsia="en-AU"/>
              </w:rPr>
            </w:pPr>
            <w:ins w:id="15641" w:author="KIM, Jason" w:date="2019-04-02T13:39:00Z">
              <w:r w:rsidRPr="00D47EC1">
                <w:rPr>
                  <w:rFonts w:ascii="Calibri" w:eastAsia="Times New Roman" w:hAnsi="Calibri" w:cs="Calibri"/>
                  <w:color w:val="000000"/>
                  <w:lang w:eastAsia="en-AU"/>
                </w:rPr>
                <w:t>DLL2741</w:t>
              </w:r>
            </w:ins>
          </w:p>
        </w:tc>
        <w:tc>
          <w:tcPr>
            <w:tcW w:w="742" w:type="pct"/>
            <w:shd w:val="clear" w:color="auto" w:fill="auto"/>
            <w:noWrap/>
            <w:hideMark/>
          </w:tcPr>
          <w:p w:rsidR="00110C18" w:rsidRPr="00D47EC1" w:rsidRDefault="00110C18" w:rsidP="00063728">
            <w:pPr>
              <w:rPr>
                <w:ins w:id="15642" w:author="KIM, Jason" w:date="2019-04-02T13:39:00Z"/>
                <w:rFonts w:ascii="Calibri" w:eastAsia="Times New Roman" w:hAnsi="Calibri" w:cs="Calibri"/>
                <w:color w:val="000000"/>
                <w:lang w:eastAsia="en-AU"/>
              </w:rPr>
            </w:pPr>
            <w:ins w:id="1564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44" w:author="KIM, Jason" w:date="2019-04-02T13:39:00Z"/>
                <w:rFonts w:ascii="Calibri" w:eastAsia="Times New Roman" w:hAnsi="Calibri" w:cs="Calibri"/>
                <w:color w:val="000000"/>
                <w:lang w:eastAsia="en-AU"/>
              </w:rPr>
            </w:pPr>
            <w:ins w:id="15645" w:author="KIM, Jason" w:date="2019-04-02T13:39:00Z">
              <w:r w:rsidRPr="00D47EC1">
                <w:rPr>
                  <w:rFonts w:ascii="Calibri" w:eastAsia="Times New Roman" w:hAnsi="Calibri" w:cs="Calibri"/>
                  <w:color w:val="000000"/>
                  <w:lang w:eastAsia="en-AU"/>
                </w:rPr>
                <w:t>Chainage 9658</w:t>
              </w:r>
            </w:ins>
          </w:p>
        </w:tc>
        <w:tc>
          <w:tcPr>
            <w:tcW w:w="721" w:type="pct"/>
            <w:shd w:val="clear" w:color="auto" w:fill="auto"/>
            <w:noWrap/>
            <w:hideMark/>
          </w:tcPr>
          <w:p w:rsidR="00110C18" w:rsidRPr="00D47EC1" w:rsidRDefault="00110C18" w:rsidP="00063728">
            <w:pPr>
              <w:jc w:val="right"/>
              <w:rPr>
                <w:ins w:id="15646" w:author="KIM, Jason" w:date="2019-04-02T13:39:00Z"/>
                <w:rFonts w:ascii="Calibri" w:eastAsia="Times New Roman" w:hAnsi="Calibri" w:cs="Calibri"/>
                <w:color w:val="000000"/>
                <w:lang w:eastAsia="en-AU"/>
              </w:rPr>
            </w:pPr>
            <w:ins w:id="156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48" w:author="KIM, Jason" w:date="2019-04-02T13:39:00Z"/>
        </w:trPr>
        <w:tc>
          <w:tcPr>
            <w:tcW w:w="716" w:type="pct"/>
            <w:vMerge/>
            <w:hideMark/>
          </w:tcPr>
          <w:p w:rsidR="00110C18" w:rsidRPr="00D47EC1" w:rsidRDefault="00110C18" w:rsidP="00063728">
            <w:pPr>
              <w:rPr>
                <w:ins w:id="1564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65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6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652" w:author="KIM, Jason" w:date="2019-04-02T13:39:00Z"/>
                <w:rFonts w:ascii="Calibri" w:eastAsia="Times New Roman" w:hAnsi="Calibri" w:cs="Calibri"/>
                <w:color w:val="000000"/>
                <w:lang w:eastAsia="en-AU"/>
              </w:rPr>
            </w:pPr>
            <w:ins w:id="15653" w:author="KIM, Jason" w:date="2019-04-02T13:39:00Z">
              <w:r w:rsidRPr="00D47EC1">
                <w:rPr>
                  <w:rFonts w:ascii="Calibri" w:eastAsia="Times New Roman" w:hAnsi="Calibri" w:cs="Calibri"/>
                  <w:color w:val="000000"/>
                  <w:lang w:eastAsia="en-AU"/>
                </w:rPr>
                <w:t>DLL2742</w:t>
              </w:r>
            </w:ins>
          </w:p>
        </w:tc>
        <w:tc>
          <w:tcPr>
            <w:tcW w:w="742" w:type="pct"/>
            <w:shd w:val="clear" w:color="auto" w:fill="auto"/>
            <w:noWrap/>
            <w:hideMark/>
          </w:tcPr>
          <w:p w:rsidR="00110C18" w:rsidRPr="00D47EC1" w:rsidRDefault="00110C18" w:rsidP="00063728">
            <w:pPr>
              <w:rPr>
                <w:ins w:id="15654" w:author="KIM, Jason" w:date="2019-04-02T13:39:00Z"/>
                <w:rFonts w:ascii="Calibri" w:eastAsia="Times New Roman" w:hAnsi="Calibri" w:cs="Calibri"/>
                <w:color w:val="000000"/>
                <w:lang w:eastAsia="en-AU"/>
              </w:rPr>
            </w:pPr>
            <w:ins w:id="1565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56" w:author="KIM, Jason" w:date="2019-04-02T13:39:00Z"/>
                <w:rFonts w:ascii="Calibri" w:eastAsia="Times New Roman" w:hAnsi="Calibri" w:cs="Calibri"/>
                <w:color w:val="000000"/>
                <w:lang w:eastAsia="en-AU"/>
              </w:rPr>
            </w:pPr>
            <w:ins w:id="15657" w:author="KIM, Jason" w:date="2019-04-02T13:39:00Z">
              <w:r w:rsidRPr="00D47EC1">
                <w:rPr>
                  <w:rFonts w:ascii="Calibri" w:eastAsia="Times New Roman" w:hAnsi="Calibri" w:cs="Calibri"/>
                  <w:color w:val="000000"/>
                  <w:lang w:eastAsia="en-AU"/>
                </w:rPr>
                <w:t>Chainage 9662</w:t>
              </w:r>
            </w:ins>
          </w:p>
        </w:tc>
        <w:tc>
          <w:tcPr>
            <w:tcW w:w="721" w:type="pct"/>
            <w:shd w:val="clear" w:color="auto" w:fill="auto"/>
            <w:noWrap/>
            <w:hideMark/>
          </w:tcPr>
          <w:p w:rsidR="00110C18" w:rsidRPr="00D47EC1" w:rsidRDefault="00110C18" w:rsidP="00063728">
            <w:pPr>
              <w:jc w:val="right"/>
              <w:rPr>
                <w:ins w:id="15658" w:author="KIM, Jason" w:date="2019-04-02T13:39:00Z"/>
                <w:rFonts w:ascii="Calibri" w:eastAsia="Times New Roman" w:hAnsi="Calibri" w:cs="Calibri"/>
                <w:color w:val="000000"/>
                <w:lang w:eastAsia="en-AU"/>
              </w:rPr>
            </w:pPr>
            <w:ins w:id="15659" w:author="KIM, Jason" w:date="2019-04-02T13:39:00Z">
              <w:r w:rsidRPr="00D47EC1">
                <w:rPr>
                  <w:rFonts w:ascii="Calibri" w:eastAsia="Times New Roman" w:hAnsi="Calibri" w:cs="Calibri"/>
                  <w:color w:val="000000"/>
                  <w:lang w:eastAsia="en-AU"/>
                </w:rPr>
                <w:t>6/06/2018</w:t>
              </w:r>
            </w:ins>
          </w:p>
        </w:tc>
      </w:tr>
    </w:tbl>
    <w:p w:rsidR="00110C18" w:rsidRDefault="00110C18" w:rsidP="00110C18">
      <w:pPr>
        <w:rPr>
          <w:ins w:id="15660" w:author="KIM, Jason" w:date="2019-04-02T13:39:00Z"/>
        </w:rPr>
      </w:pPr>
    </w:p>
    <w:p w:rsidR="00110C18" w:rsidRDefault="00110C18" w:rsidP="00110C18">
      <w:pPr>
        <w:rPr>
          <w:ins w:id="15661" w:author="KIM, Jason" w:date="2019-04-02T13:39:00Z"/>
        </w:rPr>
      </w:pPr>
    </w:p>
    <w:p w:rsidR="00110C18" w:rsidRDefault="00110C18" w:rsidP="00110C18">
      <w:pPr>
        <w:rPr>
          <w:ins w:id="15662" w:author="KIM, Jason" w:date="2019-04-02T13:39:00Z"/>
        </w:rPr>
      </w:pPr>
      <w:ins w:id="15663" w:author="KIM, Jason" w:date="2019-04-02T13:39:00Z">
        <w:r>
          <w:br w:type="page"/>
        </w:r>
      </w:ins>
    </w:p>
    <w:p w:rsidR="00110C18" w:rsidRPr="00FA76A6" w:rsidRDefault="00110C18" w:rsidP="00110C18">
      <w:pPr>
        <w:pStyle w:val="Caption"/>
        <w:rPr>
          <w:ins w:id="15664" w:author="KIM, Jason" w:date="2019-04-02T13:39:00Z"/>
        </w:rPr>
      </w:pPr>
      <w:bookmarkStart w:id="15665" w:name="_Toc517095772"/>
      <w:ins w:id="15666" w:author="KIM, Jason" w:date="2019-04-02T13:39:00Z">
        <w:r>
          <w:lastRenderedPageBreak/>
          <w:t xml:space="preserve">Table E- </w:t>
        </w:r>
        <w:r>
          <w:fldChar w:fldCharType="begin"/>
        </w:r>
        <w:r>
          <w:instrText xml:space="preserve"> SEQ Table_E- \* ARABIC </w:instrText>
        </w:r>
        <w:r>
          <w:fldChar w:fldCharType="separate"/>
        </w:r>
        <w:r>
          <w:rPr>
            <w:noProof/>
          </w:rPr>
          <w:t>3</w:t>
        </w:r>
        <w:r>
          <w:fldChar w:fldCharType="end"/>
        </w:r>
        <w:r w:rsidRPr="00AF1C6F">
          <w:rPr>
            <w:lang w:val="en-AU"/>
          </w:rPr>
          <w:t xml:space="preserve"> : </w:t>
        </w:r>
        <w:r>
          <w:rPr>
            <w:lang w:val="en-AU"/>
          </w:rPr>
          <w:t>Low Level Light (LLE) Asset List</w:t>
        </w:r>
        <w:bookmarkEnd w:id="15665"/>
      </w:ins>
    </w:p>
    <w:tbl>
      <w:tblPr>
        <w:tblStyle w:val="ReportTable1"/>
        <w:tblW w:w="5000" w:type="pct"/>
        <w:tblLook w:val="04A0" w:firstRow="1" w:lastRow="0" w:firstColumn="1" w:lastColumn="0" w:noHBand="0" w:noVBand="1"/>
      </w:tblPr>
      <w:tblGrid>
        <w:gridCol w:w="1419"/>
        <w:gridCol w:w="1081"/>
        <w:gridCol w:w="858"/>
        <w:gridCol w:w="1129"/>
        <w:gridCol w:w="1687"/>
        <w:gridCol w:w="1669"/>
        <w:gridCol w:w="1399"/>
      </w:tblGrid>
      <w:tr w:rsidR="00110C18" w:rsidRPr="0056388D" w:rsidTr="00063728">
        <w:trPr>
          <w:cnfStyle w:val="100000000000" w:firstRow="1" w:lastRow="0" w:firstColumn="0" w:lastColumn="0" w:oddVBand="0" w:evenVBand="0" w:oddHBand="0" w:evenHBand="0" w:firstRowFirstColumn="0" w:firstRowLastColumn="0" w:lastRowFirstColumn="0" w:lastRowLastColumn="0"/>
          <w:trHeight w:val="288"/>
          <w:ins w:id="15667" w:author="KIM, Jason" w:date="2019-04-02T13:39:00Z"/>
        </w:trPr>
        <w:tc>
          <w:tcPr>
            <w:tcW w:w="708" w:type="pct"/>
            <w:noWrap/>
            <w:hideMark/>
          </w:tcPr>
          <w:p w:rsidR="00110C18" w:rsidRPr="001B5267" w:rsidRDefault="00110C18" w:rsidP="00063728">
            <w:pPr>
              <w:pStyle w:val="TableHeading"/>
              <w:rPr>
                <w:ins w:id="15668" w:author="KIM, Jason" w:date="2019-04-02T13:39:00Z"/>
                <w:bCs/>
              </w:rPr>
            </w:pPr>
            <w:ins w:id="15669" w:author="KIM, Jason" w:date="2019-04-02T13:39:00Z">
              <w:r w:rsidRPr="001B5267">
                <w:rPr>
                  <w:b/>
                  <w:bCs/>
                </w:rPr>
                <w:t>Lighting Bank</w:t>
              </w:r>
            </w:ins>
          </w:p>
        </w:tc>
        <w:tc>
          <w:tcPr>
            <w:tcW w:w="605" w:type="pct"/>
            <w:noWrap/>
            <w:hideMark/>
          </w:tcPr>
          <w:p w:rsidR="00110C18" w:rsidRPr="001B5267" w:rsidRDefault="00110C18" w:rsidP="00063728">
            <w:pPr>
              <w:pStyle w:val="TableHeading"/>
              <w:rPr>
                <w:ins w:id="15670" w:author="KIM, Jason" w:date="2019-04-02T13:39:00Z"/>
                <w:bCs/>
              </w:rPr>
            </w:pPr>
            <w:ins w:id="15671" w:author="KIM, Jason" w:date="2019-04-02T13:39:00Z">
              <w:r w:rsidRPr="001B5267">
                <w:rPr>
                  <w:b/>
                  <w:bCs/>
                </w:rPr>
                <w:t>ELZ</w:t>
              </w:r>
            </w:ins>
          </w:p>
        </w:tc>
        <w:tc>
          <w:tcPr>
            <w:tcW w:w="482" w:type="pct"/>
            <w:noWrap/>
            <w:hideMark/>
          </w:tcPr>
          <w:p w:rsidR="00110C18" w:rsidRPr="001B5267" w:rsidRDefault="00110C18" w:rsidP="00063728">
            <w:pPr>
              <w:pStyle w:val="TableHeading"/>
              <w:rPr>
                <w:ins w:id="15672" w:author="KIM, Jason" w:date="2019-04-02T13:39:00Z"/>
                <w:bCs/>
              </w:rPr>
            </w:pPr>
            <w:ins w:id="15673" w:author="KIM, Jason" w:date="2019-04-02T13:39:00Z">
              <w:r w:rsidRPr="001B5267">
                <w:rPr>
                  <w:b/>
                  <w:bCs/>
                </w:rPr>
                <w:t>PLC</w:t>
              </w:r>
            </w:ins>
          </w:p>
        </w:tc>
        <w:tc>
          <w:tcPr>
            <w:tcW w:w="585" w:type="pct"/>
            <w:noWrap/>
            <w:hideMark/>
          </w:tcPr>
          <w:p w:rsidR="00110C18" w:rsidRPr="001B5267" w:rsidRDefault="00110C18" w:rsidP="00063728">
            <w:pPr>
              <w:pStyle w:val="TableHeading"/>
              <w:rPr>
                <w:ins w:id="15674" w:author="KIM, Jason" w:date="2019-04-02T13:39:00Z"/>
                <w:bCs/>
              </w:rPr>
            </w:pPr>
            <w:ins w:id="15675" w:author="KIM, Jason" w:date="2019-04-02T13:39:00Z">
              <w:r w:rsidRPr="001B5267">
                <w:rPr>
                  <w:b/>
                  <w:bCs/>
                </w:rPr>
                <w:t>Asset Item</w:t>
              </w:r>
            </w:ins>
          </w:p>
        </w:tc>
        <w:tc>
          <w:tcPr>
            <w:tcW w:w="933" w:type="pct"/>
            <w:noWrap/>
            <w:hideMark/>
          </w:tcPr>
          <w:p w:rsidR="00110C18" w:rsidRPr="001B5267" w:rsidRDefault="00110C18" w:rsidP="00063728">
            <w:pPr>
              <w:pStyle w:val="TableHeading"/>
              <w:rPr>
                <w:ins w:id="15676" w:author="KIM, Jason" w:date="2019-04-02T13:39:00Z"/>
                <w:bCs/>
              </w:rPr>
            </w:pPr>
            <w:ins w:id="15677" w:author="KIM, Jason" w:date="2019-04-02T13:39:00Z">
              <w:r w:rsidRPr="001B5267">
                <w:rPr>
                  <w:b/>
                  <w:bCs/>
                </w:rPr>
                <w:t>Direction</w:t>
              </w:r>
            </w:ins>
          </w:p>
        </w:tc>
        <w:tc>
          <w:tcPr>
            <w:tcW w:w="922" w:type="pct"/>
            <w:noWrap/>
            <w:hideMark/>
          </w:tcPr>
          <w:p w:rsidR="00110C18" w:rsidRPr="001B5267" w:rsidRDefault="00110C18" w:rsidP="00063728">
            <w:pPr>
              <w:pStyle w:val="TableHeading"/>
              <w:rPr>
                <w:ins w:id="15678" w:author="KIM, Jason" w:date="2019-04-02T13:39:00Z"/>
                <w:bCs/>
              </w:rPr>
            </w:pPr>
            <w:ins w:id="15679" w:author="KIM, Jason" w:date="2019-04-02T13:39:00Z">
              <w:r w:rsidRPr="001B5267">
                <w:rPr>
                  <w:b/>
                  <w:bCs/>
                </w:rPr>
                <w:t>Location</w:t>
              </w:r>
            </w:ins>
          </w:p>
        </w:tc>
        <w:tc>
          <w:tcPr>
            <w:tcW w:w="764" w:type="pct"/>
            <w:noWrap/>
            <w:hideMark/>
          </w:tcPr>
          <w:p w:rsidR="00110C18" w:rsidRPr="001B5267" w:rsidRDefault="00110C18" w:rsidP="00063728">
            <w:pPr>
              <w:pStyle w:val="TableHeading"/>
              <w:rPr>
                <w:ins w:id="15680" w:author="KIM, Jason" w:date="2019-04-02T13:39:00Z"/>
                <w:bCs/>
              </w:rPr>
            </w:pPr>
            <w:ins w:id="15681" w:author="KIM, Jason" w:date="2019-04-02T13:39:00Z">
              <w:r w:rsidRPr="001B5267">
                <w:rPr>
                  <w:b/>
                  <w:bCs/>
                </w:rPr>
                <w:t>Date Modified</w:t>
              </w:r>
            </w:ins>
          </w:p>
        </w:tc>
      </w:tr>
      <w:tr w:rsidR="00110C18" w:rsidRPr="0056388D" w:rsidTr="00063728">
        <w:trPr>
          <w:trHeight w:val="288"/>
          <w:ins w:id="15682" w:author="KIM, Jason" w:date="2019-04-02T13:39:00Z"/>
        </w:trPr>
        <w:tc>
          <w:tcPr>
            <w:tcW w:w="708" w:type="pct"/>
            <w:vMerge w:val="restart"/>
            <w:noWrap/>
            <w:hideMark/>
          </w:tcPr>
          <w:p w:rsidR="00110C18" w:rsidRPr="0056388D" w:rsidRDefault="00110C18" w:rsidP="00063728">
            <w:pPr>
              <w:rPr>
                <w:ins w:id="15683" w:author="KIM, Jason" w:date="2019-04-02T13:39:00Z"/>
                <w:rFonts w:ascii="Calibri" w:eastAsia="Times New Roman" w:hAnsi="Calibri" w:cs="Calibri"/>
                <w:color w:val="000000"/>
                <w:lang w:eastAsia="en-AU"/>
              </w:rPr>
            </w:pPr>
            <w:ins w:id="15684" w:author="KIM, Jason" w:date="2019-04-02T13:39:00Z">
              <w:r w:rsidRPr="0056388D">
                <w:rPr>
                  <w:rFonts w:ascii="Calibri" w:eastAsia="Times New Roman" w:hAnsi="Calibri" w:cs="Calibri"/>
                  <w:color w:val="000000"/>
                  <w:lang w:eastAsia="en-AU"/>
                </w:rPr>
                <w:t>LLE01SK81</w:t>
              </w:r>
            </w:ins>
          </w:p>
        </w:tc>
        <w:tc>
          <w:tcPr>
            <w:tcW w:w="605" w:type="pct"/>
            <w:noWrap/>
            <w:hideMark/>
          </w:tcPr>
          <w:p w:rsidR="00110C18" w:rsidRPr="0056388D" w:rsidRDefault="00110C18" w:rsidP="00063728">
            <w:pPr>
              <w:rPr>
                <w:ins w:id="15685" w:author="KIM, Jason" w:date="2019-04-02T13:39:00Z"/>
                <w:rFonts w:ascii="Calibri" w:eastAsia="Times New Roman" w:hAnsi="Calibri" w:cs="Calibri"/>
                <w:color w:val="000000"/>
                <w:lang w:eastAsia="en-AU"/>
              </w:rPr>
            </w:pPr>
            <w:ins w:id="15686"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687" w:author="KIM, Jason" w:date="2019-04-02T13:39:00Z"/>
                <w:rFonts w:ascii="Calibri" w:eastAsia="Times New Roman" w:hAnsi="Calibri" w:cs="Calibri"/>
                <w:color w:val="000000"/>
                <w:lang w:eastAsia="en-AU"/>
              </w:rPr>
            </w:pPr>
            <w:ins w:id="1568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689" w:author="KIM, Jason" w:date="2019-04-02T13:39:00Z"/>
                <w:rFonts w:ascii="Calibri" w:eastAsia="Times New Roman" w:hAnsi="Calibri" w:cs="Calibri"/>
                <w:color w:val="000000"/>
                <w:lang w:eastAsia="en-AU"/>
              </w:rPr>
            </w:pPr>
            <w:ins w:id="15690" w:author="KIM, Jason" w:date="2019-04-02T13:39:00Z">
              <w:r w:rsidRPr="0056388D">
                <w:rPr>
                  <w:rFonts w:ascii="Calibri" w:eastAsia="Times New Roman" w:hAnsi="Calibri" w:cs="Calibri"/>
                  <w:color w:val="000000"/>
                  <w:lang w:eastAsia="en-AU"/>
                </w:rPr>
                <w:t>LLS2000</w:t>
              </w:r>
            </w:ins>
          </w:p>
        </w:tc>
        <w:tc>
          <w:tcPr>
            <w:tcW w:w="933" w:type="pct"/>
            <w:noWrap/>
            <w:hideMark/>
          </w:tcPr>
          <w:p w:rsidR="00110C18" w:rsidRPr="0056388D" w:rsidRDefault="00110C18" w:rsidP="00063728">
            <w:pPr>
              <w:rPr>
                <w:ins w:id="15691" w:author="KIM, Jason" w:date="2019-04-02T13:39:00Z"/>
                <w:rFonts w:ascii="Calibri" w:eastAsia="Times New Roman" w:hAnsi="Calibri" w:cs="Calibri"/>
                <w:color w:val="000000"/>
                <w:lang w:eastAsia="en-AU"/>
              </w:rPr>
            </w:pPr>
            <w:ins w:id="156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693" w:author="KIM, Jason" w:date="2019-04-02T13:39:00Z"/>
                <w:rFonts w:ascii="Calibri" w:eastAsia="Times New Roman" w:hAnsi="Calibri" w:cs="Calibri"/>
                <w:color w:val="000000"/>
                <w:lang w:eastAsia="en-AU"/>
              </w:rPr>
            </w:pPr>
            <w:ins w:id="15694" w:author="KIM, Jason" w:date="2019-04-02T13:39:00Z">
              <w:r w:rsidRPr="0056388D">
                <w:rPr>
                  <w:rFonts w:ascii="Calibri" w:eastAsia="Times New Roman" w:hAnsi="Calibri" w:cs="Calibri"/>
                  <w:color w:val="000000"/>
                  <w:lang w:eastAsia="en-AU"/>
                </w:rPr>
                <w:t>Chainage 919</w:t>
              </w:r>
            </w:ins>
          </w:p>
        </w:tc>
        <w:tc>
          <w:tcPr>
            <w:tcW w:w="764" w:type="pct"/>
            <w:noWrap/>
            <w:hideMark/>
          </w:tcPr>
          <w:p w:rsidR="00110C18" w:rsidRPr="0056388D" w:rsidRDefault="00110C18" w:rsidP="00063728">
            <w:pPr>
              <w:jc w:val="right"/>
              <w:rPr>
                <w:ins w:id="15695" w:author="KIM, Jason" w:date="2019-04-02T13:39:00Z"/>
                <w:rFonts w:ascii="Calibri" w:eastAsia="Times New Roman" w:hAnsi="Calibri" w:cs="Calibri"/>
                <w:color w:val="000000"/>
                <w:lang w:eastAsia="en-AU"/>
              </w:rPr>
            </w:pPr>
            <w:ins w:id="15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697" w:author="KIM, Jason" w:date="2019-04-02T13:39:00Z"/>
        </w:trPr>
        <w:tc>
          <w:tcPr>
            <w:tcW w:w="708" w:type="pct"/>
            <w:vMerge/>
            <w:hideMark/>
          </w:tcPr>
          <w:p w:rsidR="00110C18" w:rsidRPr="0056388D" w:rsidRDefault="00110C18" w:rsidP="00063728">
            <w:pPr>
              <w:rPr>
                <w:ins w:id="156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699" w:author="KIM, Jason" w:date="2019-04-02T13:39:00Z"/>
                <w:rFonts w:ascii="Calibri" w:eastAsia="Times New Roman" w:hAnsi="Calibri" w:cs="Calibri"/>
                <w:color w:val="000000"/>
                <w:lang w:eastAsia="en-AU"/>
              </w:rPr>
            </w:pPr>
            <w:ins w:id="15700"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01" w:author="KIM, Jason" w:date="2019-04-02T13:39:00Z"/>
                <w:rFonts w:ascii="Calibri" w:eastAsia="Times New Roman" w:hAnsi="Calibri" w:cs="Calibri"/>
                <w:color w:val="000000"/>
                <w:lang w:eastAsia="en-AU"/>
              </w:rPr>
            </w:pPr>
            <w:ins w:id="1570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03" w:author="KIM, Jason" w:date="2019-04-02T13:39:00Z"/>
                <w:rFonts w:ascii="Calibri" w:eastAsia="Times New Roman" w:hAnsi="Calibri" w:cs="Calibri"/>
                <w:color w:val="000000"/>
                <w:lang w:eastAsia="en-AU"/>
              </w:rPr>
            </w:pPr>
            <w:ins w:id="15704" w:author="KIM, Jason" w:date="2019-04-02T13:39:00Z">
              <w:r w:rsidRPr="0056388D">
                <w:rPr>
                  <w:rFonts w:ascii="Calibri" w:eastAsia="Times New Roman" w:hAnsi="Calibri" w:cs="Calibri"/>
                  <w:color w:val="000000"/>
                  <w:lang w:eastAsia="en-AU"/>
                </w:rPr>
                <w:t>LLS2001</w:t>
              </w:r>
            </w:ins>
          </w:p>
        </w:tc>
        <w:tc>
          <w:tcPr>
            <w:tcW w:w="933" w:type="pct"/>
            <w:noWrap/>
            <w:hideMark/>
          </w:tcPr>
          <w:p w:rsidR="00110C18" w:rsidRPr="0056388D" w:rsidRDefault="00110C18" w:rsidP="00063728">
            <w:pPr>
              <w:rPr>
                <w:ins w:id="15705" w:author="KIM, Jason" w:date="2019-04-02T13:39:00Z"/>
                <w:rFonts w:ascii="Calibri" w:eastAsia="Times New Roman" w:hAnsi="Calibri" w:cs="Calibri"/>
                <w:color w:val="000000"/>
                <w:lang w:eastAsia="en-AU"/>
              </w:rPr>
            </w:pPr>
            <w:ins w:id="157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07" w:author="KIM, Jason" w:date="2019-04-02T13:39:00Z"/>
                <w:rFonts w:ascii="Calibri" w:eastAsia="Times New Roman" w:hAnsi="Calibri" w:cs="Calibri"/>
                <w:color w:val="000000"/>
                <w:lang w:eastAsia="en-AU"/>
              </w:rPr>
            </w:pPr>
            <w:ins w:id="15708" w:author="KIM, Jason" w:date="2019-04-02T13:39:00Z">
              <w:r w:rsidRPr="0056388D">
                <w:rPr>
                  <w:rFonts w:ascii="Calibri" w:eastAsia="Times New Roman" w:hAnsi="Calibri" w:cs="Calibri"/>
                  <w:color w:val="000000"/>
                  <w:lang w:eastAsia="en-AU"/>
                </w:rPr>
                <w:t>Chainage 929</w:t>
              </w:r>
            </w:ins>
          </w:p>
        </w:tc>
        <w:tc>
          <w:tcPr>
            <w:tcW w:w="764" w:type="pct"/>
            <w:noWrap/>
            <w:hideMark/>
          </w:tcPr>
          <w:p w:rsidR="00110C18" w:rsidRPr="0056388D" w:rsidRDefault="00110C18" w:rsidP="00063728">
            <w:pPr>
              <w:jc w:val="right"/>
              <w:rPr>
                <w:ins w:id="15709" w:author="KIM, Jason" w:date="2019-04-02T13:39:00Z"/>
                <w:rFonts w:ascii="Calibri" w:eastAsia="Times New Roman" w:hAnsi="Calibri" w:cs="Calibri"/>
                <w:color w:val="000000"/>
                <w:lang w:eastAsia="en-AU"/>
              </w:rPr>
            </w:pPr>
            <w:ins w:id="157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11" w:author="KIM, Jason" w:date="2019-04-02T13:39:00Z"/>
        </w:trPr>
        <w:tc>
          <w:tcPr>
            <w:tcW w:w="708" w:type="pct"/>
            <w:vMerge/>
            <w:hideMark/>
          </w:tcPr>
          <w:p w:rsidR="00110C18" w:rsidRPr="0056388D" w:rsidRDefault="00110C18" w:rsidP="00063728">
            <w:pPr>
              <w:rPr>
                <w:ins w:id="157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13" w:author="KIM, Jason" w:date="2019-04-02T13:39:00Z"/>
                <w:rFonts w:ascii="Calibri" w:eastAsia="Times New Roman" w:hAnsi="Calibri" w:cs="Calibri"/>
                <w:color w:val="000000"/>
                <w:lang w:eastAsia="en-AU"/>
              </w:rPr>
            </w:pPr>
            <w:ins w:id="15714"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15" w:author="KIM, Jason" w:date="2019-04-02T13:39:00Z"/>
                <w:rFonts w:ascii="Calibri" w:eastAsia="Times New Roman" w:hAnsi="Calibri" w:cs="Calibri"/>
                <w:color w:val="000000"/>
                <w:lang w:eastAsia="en-AU"/>
              </w:rPr>
            </w:pPr>
            <w:ins w:id="1571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17" w:author="KIM, Jason" w:date="2019-04-02T13:39:00Z"/>
                <w:rFonts w:ascii="Calibri" w:eastAsia="Times New Roman" w:hAnsi="Calibri" w:cs="Calibri"/>
                <w:color w:val="000000"/>
                <w:lang w:eastAsia="en-AU"/>
              </w:rPr>
            </w:pPr>
            <w:ins w:id="15718" w:author="KIM, Jason" w:date="2019-04-02T13:39:00Z">
              <w:r w:rsidRPr="0056388D">
                <w:rPr>
                  <w:rFonts w:ascii="Calibri" w:eastAsia="Times New Roman" w:hAnsi="Calibri" w:cs="Calibri"/>
                  <w:color w:val="000000"/>
                  <w:lang w:eastAsia="en-AU"/>
                </w:rPr>
                <w:t>LLS2002</w:t>
              </w:r>
            </w:ins>
          </w:p>
        </w:tc>
        <w:tc>
          <w:tcPr>
            <w:tcW w:w="933" w:type="pct"/>
            <w:noWrap/>
            <w:hideMark/>
          </w:tcPr>
          <w:p w:rsidR="00110C18" w:rsidRPr="0056388D" w:rsidRDefault="00110C18" w:rsidP="00063728">
            <w:pPr>
              <w:rPr>
                <w:ins w:id="15719" w:author="KIM, Jason" w:date="2019-04-02T13:39:00Z"/>
                <w:rFonts w:ascii="Calibri" w:eastAsia="Times New Roman" w:hAnsi="Calibri" w:cs="Calibri"/>
                <w:color w:val="000000"/>
                <w:lang w:eastAsia="en-AU"/>
              </w:rPr>
            </w:pPr>
            <w:ins w:id="157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21" w:author="KIM, Jason" w:date="2019-04-02T13:39:00Z"/>
                <w:rFonts w:ascii="Calibri" w:eastAsia="Times New Roman" w:hAnsi="Calibri" w:cs="Calibri"/>
                <w:color w:val="000000"/>
                <w:lang w:eastAsia="en-AU"/>
              </w:rPr>
            </w:pPr>
            <w:ins w:id="15722" w:author="KIM, Jason" w:date="2019-04-02T13:39:00Z">
              <w:r w:rsidRPr="0056388D">
                <w:rPr>
                  <w:rFonts w:ascii="Calibri" w:eastAsia="Times New Roman" w:hAnsi="Calibri" w:cs="Calibri"/>
                  <w:color w:val="000000"/>
                  <w:lang w:eastAsia="en-AU"/>
                </w:rPr>
                <w:t>Chainage 939</w:t>
              </w:r>
            </w:ins>
          </w:p>
        </w:tc>
        <w:tc>
          <w:tcPr>
            <w:tcW w:w="764" w:type="pct"/>
            <w:noWrap/>
            <w:hideMark/>
          </w:tcPr>
          <w:p w:rsidR="00110C18" w:rsidRPr="0056388D" w:rsidRDefault="00110C18" w:rsidP="00063728">
            <w:pPr>
              <w:jc w:val="right"/>
              <w:rPr>
                <w:ins w:id="15723" w:author="KIM, Jason" w:date="2019-04-02T13:39:00Z"/>
                <w:rFonts w:ascii="Calibri" w:eastAsia="Times New Roman" w:hAnsi="Calibri" w:cs="Calibri"/>
                <w:color w:val="000000"/>
                <w:lang w:eastAsia="en-AU"/>
              </w:rPr>
            </w:pPr>
            <w:ins w:id="15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25" w:author="KIM, Jason" w:date="2019-04-02T13:39:00Z"/>
        </w:trPr>
        <w:tc>
          <w:tcPr>
            <w:tcW w:w="708" w:type="pct"/>
            <w:vMerge/>
            <w:hideMark/>
          </w:tcPr>
          <w:p w:rsidR="00110C18" w:rsidRPr="0056388D" w:rsidRDefault="00110C18" w:rsidP="00063728">
            <w:pPr>
              <w:rPr>
                <w:ins w:id="157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27" w:author="KIM, Jason" w:date="2019-04-02T13:39:00Z"/>
                <w:rFonts w:ascii="Calibri" w:eastAsia="Times New Roman" w:hAnsi="Calibri" w:cs="Calibri"/>
                <w:color w:val="000000"/>
                <w:lang w:eastAsia="en-AU"/>
              </w:rPr>
            </w:pPr>
            <w:ins w:id="15728"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29" w:author="KIM, Jason" w:date="2019-04-02T13:39:00Z"/>
                <w:rFonts w:ascii="Calibri" w:eastAsia="Times New Roman" w:hAnsi="Calibri" w:cs="Calibri"/>
                <w:color w:val="000000"/>
                <w:lang w:eastAsia="en-AU"/>
              </w:rPr>
            </w:pPr>
            <w:ins w:id="1573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31" w:author="KIM, Jason" w:date="2019-04-02T13:39:00Z"/>
                <w:rFonts w:ascii="Calibri" w:eastAsia="Times New Roman" w:hAnsi="Calibri" w:cs="Calibri"/>
                <w:color w:val="000000"/>
                <w:lang w:eastAsia="en-AU"/>
              </w:rPr>
            </w:pPr>
            <w:ins w:id="15732" w:author="KIM, Jason" w:date="2019-04-02T13:39:00Z">
              <w:r w:rsidRPr="0056388D">
                <w:rPr>
                  <w:rFonts w:ascii="Calibri" w:eastAsia="Times New Roman" w:hAnsi="Calibri" w:cs="Calibri"/>
                  <w:color w:val="000000"/>
                  <w:lang w:eastAsia="en-AU"/>
                </w:rPr>
                <w:t>LLS2003</w:t>
              </w:r>
            </w:ins>
          </w:p>
        </w:tc>
        <w:tc>
          <w:tcPr>
            <w:tcW w:w="933" w:type="pct"/>
            <w:noWrap/>
            <w:hideMark/>
          </w:tcPr>
          <w:p w:rsidR="00110C18" w:rsidRPr="0056388D" w:rsidRDefault="00110C18" w:rsidP="00063728">
            <w:pPr>
              <w:rPr>
                <w:ins w:id="15733" w:author="KIM, Jason" w:date="2019-04-02T13:39:00Z"/>
                <w:rFonts w:ascii="Calibri" w:eastAsia="Times New Roman" w:hAnsi="Calibri" w:cs="Calibri"/>
                <w:color w:val="000000"/>
                <w:lang w:eastAsia="en-AU"/>
              </w:rPr>
            </w:pPr>
            <w:ins w:id="157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35" w:author="KIM, Jason" w:date="2019-04-02T13:39:00Z"/>
                <w:rFonts w:ascii="Calibri" w:eastAsia="Times New Roman" w:hAnsi="Calibri" w:cs="Calibri"/>
                <w:color w:val="000000"/>
                <w:lang w:eastAsia="en-AU"/>
              </w:rPr>
            </w:pPr>
            <w:ins w:id="15736" w:author="KIM, Jason" w:date="2019-04-02T13:39:00Z">
              <w:r w:rsidRPr="0056388D">
                <w:rPr>
                  <w:rFonts w:ascii="Calibri" w:eastAsia="Times New Roman" w:hAnsi="Calibri" w:cs="Calibri"/>
                  <w:color w:val="000000"/>
                  <w:lang w:eastAsia="en-AU"/>
                </w:rPr>
                <w:t>Chainage 949</w:t>
              </w:r>
            </w:ins>
          </w:p>
        </w:tc>
        <w:tc>
          <w:tcPr>
            <w:tcW w:w="764" w:type="pct"/>
            <w:noWrap/>
            <w:hideMark/>
          </w:tcPr>
          <w:p w:rsidR="00110C18" w:rsidRPr="0056388D" w:rsidRDefault="00110C18" w:rsidP="00063728">
            <w:pPr>
              <w:jc w:val="right"/>
              <w:rPr>
                <w:ins w:id="15737" w:author="KIM, Jason" w:date="2019-04-02T13:39:00Z"/>
                <w:rFonts w:ascii="Calibri" w:eastAsia="Times New Roman" w:hAnsi="Calibri" w:cs="Calibri"/>
                <w:color w:val="000000"/>
                <w:lang w:eastAsia="en-AU"/>
              </w:rPr>
            </w:pPr>
            <w:ins w:id="15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39" w:author="KIM, Jason" w:date="2019-04-02T13:39:00Z"/>
        </w:trPr>
        <w:tc>
          <w:tcPr>
            <w:tcW w:w="708" w:type="pct"/>
            <w:vMerge/>
            <w:hideMark/>
          </w:tcPr>
          <w:p w:rsidR="00110C18" w:rsidRPr="0056388D" w:rsidRDefault="00110C18" w:rsidP="00063728">
            <w:pPr>
              <w:rPr>
                <w:ins w:id="157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41" w:author="KIM, Jason" w:date="2019-04-02T13:39:00Z"/>
                <w:rFonts w:ascii="Calibri" w:eastAsia="Times New Roman" w:hAnsi="Calibri" w:cs="Calibri"/>
                <w:color w:val="000000"/>
                <w:lang w:eastAsia="en-AU"/>
              </w:rPr>
            </w:pPr>
            <w:ins w:id="15742"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43" w:author="KIM, Jason" w:date="2019-04-02T13:39:00Z"/>
                <w:rFonts w:ascii="Calibri" w:eastAsia="Times New Roman" w:hAnsi="Calibri" w:cs="Calibri"/>
                <w:color w:val="000000"/>
                <w:lang w:eastAsia="en-AU"/>
              </w:rPr>
            </w:pPr>
            <w:ins w:id="1574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45" w:author="KIM, Jason" w:date="2019-04-02T13:39:00Z"/>
                <w:rFonts w:ascii="Calibri" w:eastAsia="Times New Roman" w:hAnsi="Calibri" w:cs="Calibri"/>
                <w:color w:val="000000"/>
                <w:lang w:eastAsia="en-AU"/>
              </w:rPr>
            </w:pPr>
            <w:ins w:id="15746" w:author="KIM, Jason" w:date="2019-04-02T13:39:00Z">
              <w:r w:rsidRPr="0056388D">
                <w:rPr>
                  <w:rFonts w:ascii="Calibri" w:eastAsia="Times New Roman" w:hAnsi="Calibri" w:cs="Calibri"/>
                  <w:color w:val="000000"/>
                  <w:lang w:eastAsia="en-AU"/>
                </w:rPr>
                <w:t>LLS2004</w:t>
              </w:r>
            </w:ins>
          </w:p>
        </w:tc>
        <w:tc>
          <w:tcPr>
            <w:tcW w:w="933" w:type="pct"/>
            <w:noWrap/>
            <w:hideMark/>
          </w:tcPr>
          <w:p w:rsidR="00110C18" w:rsidRPr="0056388D" w:rsidRDefault="00110C18" w:rsidP="00063728">
            <w:pPr>
              <w:rPr>
                <w:ins w:id="15747" w:author="KIM, Jason" w:date="2019-04-02T13:39:00Z"/>
                <w:rFonts w:ascii="Calibri" w:eastAsia="Times New Roman" w:hAnsi="Calibri" w:cs="Calibri"/>
                <w:color w:val="000000"/>
                <w:lang w:eastAsia="en-AU"/>
              </w:rPr>
            </w:pPr>
            <w:ins w:id="157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49" w:author="KIM, Jason" w:date="2019-04-02T13:39:00Z"/>
                <w:rFonts w:ascii="Calibri" w:eastAsia="Times New Roman" w:hAnsi="Calibri" w:cs="Calibri"/>
                <w:color w:val="000000"/>
                <w:lang w:eastAsia="en-AU"/>
              </w:rPr>
            </w:pPr>
            <w:ins w:id="15750" w:author="KIM, Jason" w:date="2019-04-02T13:39:00Z">
              <w:r w:rsidRPr="0056388D">
                <w:rPr>
                  <w:rFonts w:ascii="Calibri" w:eastAsia="Times New Roman" w:hAnsi="Calibri" w:cs="Calibri"/>
                  <w:color w:val="000000"/>
                  <w:lang w:eastAsia="en-AU"/>
                </w:rPr>
                <w:t>Chainage 959</w:t>
              </w:r>
            </w:ins>
          </w:p>
        </w:tc>
        <w:tc>
          <w:tcPr>
            <w:tcW w:w="764" w:type="pct"/>
            <w:noWrap/>
            <w:hideMark/>
          </w:tcPr>
          <w:p w:rsidR="00110C18" w:rsidRPr="0056388D" w:rsidRDefault="00110C18" w:rsidP="00063728">
            <w:pPr>
              <w:jc w:val="right"/>
              <w:rPr>
                <w:ins w:id="15751" w:author="KIM, Jason" w:date="2019-04-02T13:39:00Z"/>
                <w:rFonts w:ascii="Calibri" w:eastAsia="Times New Roman" w:hAnsi="Calibri" w:cs="Calibri"/>
                <w:color w:val="000000"/>
                <w:lang w:eastAsia="en-AU"/>
              </w:rPr>
            </w:pPr>
            <w:ins w:id="15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53" w:author="KIM, Jason" w:date="2019-04-02T13:39:00Z"/>
        </w:trPr>
        <w:tc>
          <w:tcPr>
            <w:tcW w:w="708" w:type="pct"/>
            <w:vMerge/>
            <w:hideMark/>
          </w:tcPr>
          <w:p w:rsidR="00110C18" w:rsidRPr="0056388D" w:rsidRDefault="00110C18" w:rsidP="00063728">
            <w:pPr>
              <w:rPr>
                <w:ins w:id="157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55" w:author="KIM, Jason" w:date="2019-04-02T13:39:00Z"/>
                <w:rFonts w:ascii="Calibri" w:eastAsia="Times New Roman" w:hAnsi="Calibri" w:cs="Calibri"/>
                <w:color w:val="000000"/>
                <w:lang w:eastAsia="en-AU"/>
              </w:rPr>
            </w:pPr>
            <w:ins w:id="15756"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57" w:author="KIM, Jason" w:date="2019-04-02T13:39:00Z"/>
                <w:rFonts w:ascii="Calibri" w:eastAsia="Times New Roman" w:hAnsi="Calibri" w:cs="Calibri"/>
                <w:color w:val="000000"/>
                <w:lang w:eastAsia="en-AU"/>
              </w:rPr>
            </w:pPr>
            <w:ins w:id="1575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59" w:author="KIM, Jason" w:date="2019-04-02T13:39:00Z"/>
                <w:rFonts w:ascii="Calibri" w:eastAsia="Times New Roman" w:hAnsi="Calibri" w:cs="Calibri"/>
                <w:color w:val="000000"/>
                <w:lang w:eastAsia="en-AU"/>
              </w:rPr>
            </w:pPr>
            <w:ins w:id="15760" w:author="KIM, Jason" w:date="2019-04-02T13:39:00Z">
              <w:r w:rsidRPr="0056388D">
                <w:rPr>
                  <w:rFonts w:ascii="Calibri" w:eastAsia="Times New Roman" w:hAnsi="Calibri" w:cs="Calibri"/>
                  <w:color w:val="000000"/>
                  <w:lang w:eastAsia="en-AU"/>
                </w:rPr>
                <w:t>LLS2005</w:t>
              </w:r>
            </w:ins>
          </w:p>
        </w:tc>
        <w:tc>
          <w:tcPr>
            <w:tcW w:w="933" w:type="pct"/>
            <w:noWrap/>
            <w:hideMark/>
          </w:tcPr>
          <w:p w:rsidR="00110C18" w:rsidRPr="0056388D" w:rsidRDefault="00110C18" w:rsidP="00063728">
            <w:pPr>
              <w:rPr>
                <w:ins w:id="15761" w:author="KIM, Jason" w:date="2019-04-02T13:39:00Z"/>
                <w:rFonts w:ascii="Calibri" w:eastAsia="Times New Roman" w:hAnsi="Calibri" w:cs="Calibri"/>
                <w:color w:val="000000"/>
                <w:lang w:eastAsia="en-AU"/>
              </w:rPr>
            </w:pPr>
            <w:ins w:id="157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63" w:author="KIM, Jason" w:date="2019-04-02T13:39:00Z"/>
                <w:rFonts w:ascii="Calibri" w:eastAsia="Times New Roman" w:hAnsi="Calibri" w:cs="Calibri"/>
                <w:color w:val="000000"/>
                <w:lang w:eastAsia="en-AU"/>
              </w:rPr>
            </w:pPr>
            <w:ins w:id="15764" w:author="KIM, Jason" w:date="2019-04-02T13:39:00Z">
              <w:r w:rsidRPr="0056388D">
                <w:rPr>
                  <w:rFonts w:ascii="Calibri" w:eastAsia="Times New Roman" w:hAnsi="Calibri" w:cs="Calibri"/>
                  <w:color w:val="000000"/>
                  <w:lang w:eastAsia="en-AU"/>
                </w:rPr>
                <w:t>Chainage 969</w:t>
              </w:r>
            </w:ins>
          </w:p>
        </w:tc>
        <w:tc>
          <w:tcPr>
            <w:tcW w:w="764" w:type="pct"/>
            <w:noWrap/>
            <w:hideMark/>
          </w:tcPr>
          <w:p w:rsidR="00110C18" w:rsidRPr="0056388D" w:rsidRDefault="00110C18" w:rsidP="00063728">
            <w:pPr>
              <w:jc w:val="right"/>
              <w:rPr>
                <w:ins w:id="15765" w:author="KIM, Jason" w:date="2019-04-02T13:39:00Z"/>
                <w:rFonts w:ascii="Calibri" w:eastAsia="Times New Roman" w:hAnsi="Calibri" w:cs="Calibri"/>
                <w:color w:val="000000"/>
                <w:lang w:eastAsia="en-AU"/>
              </w:rPr>
            </w:pPr>
            <w:ins w:id="157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67" w:author="KIM, Jason" w:date="2019-04-02T13:39:00Z"/>
        </w:trPr>
        <w:tc>
          <w:tcPr>
            <w:tcW w:w="708" w:type="pct"/>
            <w:vMerge w:val="restart"/>
            <w:noWrap/>
            <w:hideMark/>
          </w:tcPr>
          <w:p w:rsidR="00110C18" w:rsidRPr="0056388D" w:rsidRDefault="00110C18" w:rsidP="00063728">
            <w:pPr>
              <w:rPr>
                <w:ins w:id="15768" w:author="KIM, Jason" w:date="2019-04-02T13:39:00Z"/>
                <w:rFonts w:ascii="Calibri" w:eastAsia="Times New Roman" w:hAnsi="Calibri" w:cs="Calibri"/>
                <w:color w:val="000000"/>
                <w:lang w:eastAsia="en-AU"/>
              </w:rPr>
            </w:pPr>
            <w:ins w:id="15769" w:author="KIM, Jason" w:date="2019-04-02T13:39:00Z">
              <w:r w:rsidRPr="0056388D">
                <w:rPr>
                  <w:rFonts w:ascii="Calibri" w:eastAsia="Times New Roman" w:hAnsi="Calibri" w:cs="Calibri"/>
                  <w:color w:val="000000"/>
                  <w:lang w:eastAsia="en-AU"/>
                </w:rPr>
                <w:t>LLE02SK81</w:t>
              </w:r>
            </w:ins>
          </w:p>
        </w:tc>
        <w:tc>
          <w:tcPr>
            <w:tcW w:w="605" w:type="pct"/>
            <w:noWrap/>
            <w:hideMark/>
          </w:tcPr>
          <w:p w:rsidR="00110C18" w:rsidRPr="0056388D" w:rsidRDefault="00110C18" w:rsidP="00063728">
            <w:pPr>
              <w:rPr>
                <w:ins w:id="15770" w:author="KIM, Jason" w:date="2019-04-02T13:39:00Z"/>
                <w:rFonts w:ascii="Calibri" w:eastAsia="Times New Roman" w:hAnsi="Calibri" w:cs="Calibri"/>
                <w:color w:val="000000"/>
                <w:lang w:eastAsia="en-AU"/>
              </w:rPr>
            </w:pPr>
            <w:ins w:id="15771"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772" w:author="KIM, Jason" w:date="2019-04-02T13:39:00Z"/>
                <w:rFonts w:ascii="Calibri" w:eastAsia="Times New Roman" w:hAnsi="Calibri" w:cs="Calibri"/>
                <w:color w:val="000000"/>
                <w:lang w:eastAsia="en-AU"/>
              </w:rPr>
            </w:pPr>
            <w:ins w:id="1577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74" w:author="KIM, Jason" w:date="2019-04-02T13:39:00Z"/>
                <w:rFonts w:ascii="Calibri" w:eastAsia="Times New Roman" w:hAnsi="Calibri" w:cs="Calibri"/>
                <w:color w:val="000000"/>
                <w:lang w:eastAsia="en-AU"/>
              </w:rPr>
            </w:pPr>
            <w:ins w:id="15775" w:author="KIM, Jason" w:date="2019-04-02T13:39:00Z">
              <w:r w:rsidRPr="0056388D">
                <w:rPr>
                  <w:rFonts w:ascii="Calibri" w:eastAsia="Times New Roman" w:hAnsi="Calibri" w:cs="Calibri"/>
                  <w:color w:val="000000"/>
                  <w:lang w:eastAsia="en-AU"/>
                </w:rPr>
                <w:t>LLS2006</w:t>
              </w:r>
            </w:ins>
          </w:p>
        </w:tc>
        <w:tc>
          <w:tcPr>
            <w:tcW w:w="933" w:type="pct"/>
            <w:noWrap/>
            <w:hideMark/>
          </w:tcPr>
          <w:p w:rsidR="00110C18" w:rsidRPr="0056388D" w:rsidRDefault="00110C18" w:rsidP="00063728">
            <w:pPr>
              <w:rPr>
                <w:ins w:id="15776" w:author="KIM, Jason" w:date="2019-04-02T13:39:00Z"/>
                <w:rFonts w:ascii="Calibri" w:eastAsia="Times New Roman" w:hAnsi="Calibri" w:cs="Calibri"/>
                <w:color w:val="000000"/>
                <w:lang w:eastAsia="en-AU"/>
              </w:rPr>
            </w:pPr>
            <w:ins w:id="157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78" w:author="KIM, Jason" w:date="2019-04-02T13:39:00Z"/>
                <w:rFonts w:ascii="Calibri" w:eastAsia="Times New Roman" w:hAnsi="Calibri" w:cs="Calibri"/>
                <w:color w:val="000000"/>
                <w:lang w:eastAsia="en-AU"/>
              </w:rPr>
            </w:pPr>
            <w:ins w:id="15779" w:author="KIM, Jason" w:date="2019-04-02T13:39:00Z">
              <w:r w:rsidRPr="0056388D">
                <w:rPr>
                  <w:rFonts w:ascii="Calibri" w:eastAsia="Times New Roman" w:hAnsi="Calibri" w:cs="Calibri"/>
                  <w:color w:val="000000"/>
                  <w:lang w:eastAsia="en-AU"/>
                </w:rPr>
                <w:t>Chainage 989</w:t>
              </w:r>
            </w:ins>
          </w:p>
        </w:tc>
        <w:tc>
          <w:tcPr>
            <w:tcW w:w="764" w:type="pct"/>
            <w:noWrap/>
            <w:hideMark/>
          </w:tcPr>
          <w:p w:rsidR="00110C18" w:rsidRPr="0056388D" w:rsidRDefault="00110C18" w:rsidP="00063728">
            <w:pPr>
              <w:jc w:val="right"/>
              <w:rPr>
                <w:ins w:id="15780" w:author="KIM, Jason" w:date="2019-04-02T13:39:00Z"/>
                <w:rFonts w:ascii="Calibri" w:eastAsia="Times New Roman" w:hAnsi="Calibri" w:cs="Calibri"/>
                <w:color w:val="000000"/>
                <w:lang w:eastAsia="en-AU"/>
              </w:rPr>
            </w:pPr>
            <w:ins w:id="15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82" w:author="KIM, Jason" w:date="2019-04-02T13:39:00Z"/>
        </w:trPr>
        <w:tc>
          <w:tcPr>
            <w:tcW w:w="708" w:type="pct"/>
            <w:vMerge/>
            <w:hideMark/>
          </w:tcPr>
          <w:p w:rsidR="00110C18" w:rsidRPr="0056388D" w:rsidRDefault="00110C18" w:rsidP="00063728">
            <w:pPr>
              <w:rPr>
                <w:ins w:id="15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84" w:author="KIM, Jason" w:date="2019-04-02T13:39:00Z"/>
                <w:rFonts w:ascii="Calibri" w:eastAsia="Times New Roman" w:hAnsi="Calibri" w:cs="Calibri"/>
                <w:color w:val="000000"/>
                <w:lang w:eastAsia="en-AU"/>
              </w:rPr>
            </w:pPr>
            <w:ins w:id="15785"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786" w:author="KIM, Jason" w:date="2019-04-02T13:39:00Z"/>
                <w:rFonts w:ascii="Calibri" w:eastAsia="Times New Roman" w:hAnsi="Calibri" w:cs="Calibri"/>
                <w:color w:val="000000"/>
                <w:lang w:eastAsia="en-AU"/>
              </w:rPr>
            </w:pPr>
            <w:ins w:id="1578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88" w:author="KIM, Jason" w:date="2019-04-02T13:39:00Z"/>
                <w:rFonts w:ascii="Calibri" w:eastAsia="Times New Roman" w:hAnsi="Calibri" w:cs="Calibri"/>
                <w:color w:val="000000"/>
                <w:lang w:eastAsia="en-AU"/>
              </w:rPr>
            </w:pPr>
            <w:ins w:id="15789" w:author="KIM, Jason" w:date="2019-04-02T13:39:00Z">
              <w:r w:rsidRPr="0056388D">
                <w:rPr>
                  <w:rFonts w:ascii="Calibri" w:eastAsia="Times New Roman" w:hAnsi="Calibri" w:cs="Calibri"/>
                  <w:color w:val="000000"/>
                  <w:lang w:eastAsia="en-AU"/>
                </w:rPr>
                <w:t>LLS2007</w:t>
              </w:r>
            </w:ins>
          </w:p>
        </w:tc>
        <w:tc>
          <w:tcPr>
            <w:tcW w:w="933" w:type="pct"/>
            <w:noWrap/>
            <w:hideMark/>
          </w:tcPr>
          <w:p w:rsidR="00110C18" w:rsidRPr="0056388D" w:rsidRDefault="00110C18" w:rsidP="00063728">
            <w:pPr>
              <w:rPr>
                <w:ins w:id="15790" w:author="KIM, Jason" w:date="2019-04-02T13:39:00Z"/>
                <w:rFonts w:ascii="Calibri" w:eastAsia="Times New Roman" w:hAnsi="Calibri" w:cs="Calibri"/>
                <w:color w:val="000000"/>
                <w:lang w:eastAsia="en-AU"/>
              </w:rPr>
            </w:pPr>
            <w:ins w:id="157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92" w:author="KIM, Jason" w:date="2019-04-02T13:39:00Z"/>
                <w:rFonts w:ascii="Calibri" w:eastAsia="Times New Roman" w:hAnsi="Calibri" w:cs="Calibri"/>
                <w:color w:val="000000"/>
                <w:lang w:eastAsia="en-AU"/>
              </w:rPr>
            </w:pPr>
            <w:ins w:id="15793" w:author="KIM, Jason" w:date="2019-04-02T13:39:00Z">
              <w:r w:rsidRPr="0056388D">
                <w:rPr>
                  <w:rFonts w:ascii="Calibri" w:eastAsia="Times New Roman" w:hAnsi="Calibri" w:cs="Calibri"/>
                  <w:color w:val="000000"/>
                  <w:lang w:eastAsia="en-AU"/>
                </w:rPr>
                <w:t>Chainage 999</w:t>
              </w:r>
            </w:ins>
          </w:p>
        </w:tc>
        <w:tc>
          <w:tcPr>
            <w:tcW w:w="764" w:type="pct"/>
            <w:noWrap/>
            <w:hideMark/>
          </w:tcPr>
          <w:p w:rsidR="00110C18" w:rsidRPr="0056388D" w:rsidRDefault="00110C18" w:rsidP="00063728">
            <w:pPr>
              <w:jc w:val="right"/>
              <w:rPr>
                <w:ins w:id="15794" w:author="KIM, Jason" w:date="2019-04-02T13:39:00Z"/>
                <w:rFonts w:ascii="Calibri" w:eastAsia="Times New Roman" w:hAnsi="Calibri" w:cs="Calibri"/>
                <w:color w:val="000000"/>
                <w:lang w:eastAsia="en-AU"/>
              </w:rPr>
            </w:pPr>
            <w:ins w:id="15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96" w:author="KIM, Jason" w:date="2019-04-02T13:39:00Z"/>
        </w:trPr>
        <w:tc>
          <w:tcPr>
            <w:tcW w:w="708" w:type="pct"/>
            <w:vMerge/>
            <w:hideMark/>
          </w:tcPr>
          <w:p w:rsidR="00110C18" w:rsidRPr="0056388D" w:rsidRDefault="00110C18" w:rsidP="00063728">
            <w:pPr>
              <w:rPr>
                <w:ins w:id="157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98" w:author="KIM, Jason" w:date="2019-04-02T13:39:00Z"/>
                <w:rFonts w:ascii="Calibri" w:eastAsia="Times New Roman" w:hAnsi="Calibri" w:cs="Calibri"/>
                <w:color w:val="000000"/>
                <w:lang w:eastAsia="en-AU"/>
              </w:rPr>
            </w:pPr>
            <w:ins w:id="15799"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00" w:author="KIM, Jason" w:date="2019-04-02T13:39:00Z"/>
                <w:rFonts w:ascii="Calibri" w:eastAsia="Times New Roman" w:hAnsi="Calibri" w:cs="Calibri"/>
                <w:color w:val="000000"/>
                <w:lang w:eastAsia="en-AU"/>
              </w:rPr>
            </w:pPr>
            <w:ins w:id="1580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02" w:author="KIM, Jason" w:date="2019-04-02T13:39:00Z"/>
                <w:rFonts w:ascii="Calibri" w:eastAsia="Times New Roman" w:hAnsi="Calibri" w:cs="Calibri"/>
                <w:color w:val="000000"/>
                <w:lang w:eastAsia="en-AU"/>
              </w:rPr>
            </w:pPr>
            <w:ins w:id="15803" w:author="KIM, Jason" w:date="2019-04-02T13:39:00Z">
              <w:r w:rsidRPr="0056388D">
                <w:rPr>
                  <w:rFonts w:ascii="Calibri" w:eastAsia="Times New Roman" w:hAnsi="Calibri" w:cs="Calibri"/>
                  <w:color w:val="000000"/>
                  <w:lang w:eastAsia="en-AU"/>
                </w:rPr>
                <w:t>LLS2008</w:t>
              </w:r>
            </w:ins>
          </w:p>
        </w:tc>
        <w:tc>
          <w:tcPr>
            <w:tcW w:w="933" w:type="pct"/>
            <w:noWrap/>
            <w:hideMark/>
          </w:tcPr>
          <w:p w:rsidR="00110C18" w:rsidRPr="0056388D" w:rsidRDefault="00110C18" w:rsidP="00063728">
            <w:pPr>
              <w:rPr>
                <w:ins w:id="15804" w:author="KIM, Jason" w:date="2019-04-02T13:39:00Z"/>
                <w:rFonts w:ascii="Calibri" w:eastAsia="Times New Roman" w:hAnsi="Calibri" w:cs="Calibri"/>
                <w:color w:val="000000"/>
                <w:lang w:eastAsia="en-AU"/>
              </w:rPr>
            </w:pPr>
            <w:ins w:id="158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06" w:author="KIM, Jason" w:date="2019-04-02T13:39:00Z"/>
                <w:rFonts w:ascii="Calibri" w:eastAsia="Times New Roman" w:hAnsi="Calibri" w:cs="Calibri"/>
                <w:color w:val="000000"/>
                <w:lang w:eastAsia="en-AU"/>
              </w:rPr>
            </w:pPr>
            <w:ins w:id="15807" w:author="KIM, Jason" w:date="2019-04-02T13:39:00Z">
              <w:r w:rsidRPr="0056388D">
                <w:rPr>
                  <w:rFonts w:ascii="Calibri" w:eastAsia="Times New Roman" w:hAnsi="Calibri" w:cs="Calibri"/>
                  <w:color w:val="000000"/>
                  <w:lang w:eastAsia="en-AU"/>
                </w:rPr>
                <w:t>Chainage 1009</w:t>
              </w:r>
            </w:ins>
          </w:p>
        </w:tc>
        <w:tc>
          <w:tcPr>
            <w:tcW w:w="764" w:type="pct"/>
            <w:noWrap/>
            <w:hideMark/>
          </w:tcPr>
          <w:p w:rsidR="00110C18" w:rsidRPr="0056388D" w:rsidRDefault="00110C18" w:rsidP="00063728">
            <w:pPr>
              <w:jc w:val="right"/>
              <w:rPr>
                <w:ins w:id="15808" w:author="KIM, Jason" w:date="2019-04-02T13:39:00Z"/>
                <w:rFonts w:ascii="Calibri" w:eastAsia="Times New Roman" w:hAnsi="Calibri" w:cs="Calibri"/>
                <w:color w:val="000000"/>
                <w:lang w:eastAsia="en-AU"/>
              </w:rPr>
            </w:pPr>
            <w:ins w:id="15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10" w:author="KIM, Jason" w:date="2019-04-02T13:39:00Z"/>
        </w:trPr>
        <w:tc>
          <w:tcPr>
            <w:tcW w:w="708" w:type="pct"/>
            <w:vMerge/>
            <w:hideMark/>
          </w:tcPr>
          <w:p w:rsidR="00110C18" w:rsidRPr="0056388D" w:rsidRDefault="00110C18" w:rsidP="00063728">
            <w:pPr>
              <w:rPr>
                <w:ins w:id="158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12" w:author="KIM, Jason" w:date="2019-04-02T13:39:00Z"/>
                <w:rFonts w:ascii="Calibri" w:eastAsia="Times New Roman" w:hAnsi="Calibri" w:cs="Calibri"/>
                <w:color w:val="000000"/>
                <w:lang w:eastAsia="en-AU"/>
              </w:rPr>
            </w:pPr>
            <w:ins w:id="15813"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14" w:author="KIM, Jason" w:date="2019-04-02T13:39:00Z"/>
                <w:rFonts w:ascii="Calibri" w:eastAsia="Times New Roman" w:hAnsi="Calibri" w:cs="Calibri"/>
                <w:color w:val="000000"/>
                <w:lang w:eastAsia="en-AU"/>
              </w:rPr>
            </w:pPr>
            <w:ins w:id="1581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16" w:author="KIM, Jason" w:date="2019-04-02T13:39:00Z"/>
                <w:rFonts w:ascii="Calibri" w:eastAsia="Times New Roman" w:hAnsi="Calibri" w:cs="Calibri"/>
                <w:color w:val="000000"/>
                <w:lang w:eastAsia="en-AU"/>
              </w:rPr>
            </w:pPr>
            <w:ins w:id="15817" w:author="KIM, Jason" w:date="2019-04-02T13:39:00Z">
              <w:r w:rsidRPr="0056388D">
                <w:rPr>
                  <w:rFonts w:ascii="Calibri" w:eastAsia="Times New Roman" w:hAnsi="Calibri" w:cs="Calibri"/>
                  <w:color w:val="000000"/>
                  <w:lang w:eastAsia="en-AU"/>
                </w:rPr>
                <w:t>LLS2009</w:t>
              </w:r>
            </w:ins>
          </w:p>
        </w:tc>
        <w:tc>
          <w:tcPr>
            <w:tcW w:w="933" w:type="pct"/>
            <w:noWrap/>
            <w:hideMark/>
          </w:tcPr>
          <w:p w:rsidR="00110C18" w:rsidRPr="0056388D" w:rsidRDefault="00110C18" w:rsidP="00063728">
            <w:pPr>
              <w:rPr>
                <w:ins w:id="15818" w:author="KIM, Jason" w:date="2019-04-02T13:39:00Z"/>
                <w:rFonts w:ascii="Calibri" w:eastAsia="Times New Roman" w:hAnsi="Calibri" w:cs="Calibri"/>
                <w:color w:val="000000"/>
                <w:lang w:eastAsia="en-AU"/>
              </w:rPr>
            </w:pPr>
            <w:ins w:id="158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20" w:author="KIM, Jason" w:date="2019-04-02T13:39:00Z"/>
                <w:rFonts w:ascii="Calibri" w:eastAsia="Times New Roman" w:hAnsi="Calibri" w:cs="Calibri"/>
                <w:color w:val="000000"/>
                <w:lang w:eastAsia="en-AU"/>
              </w:rPr>
            </w:pPr>
            <w:ins w:id="15821" w:author="KIM, Jason" w:date="2019-04-02T13:39:00Z">
              <w:r w:rsidRPr="0056388D">
                <w:rPr>
                  <w:rFonts w:ascii="Calibri" w:eastAsia="Times New Roman" w:hAnsi="Calibri" w:cs="Calibri"/>
                  <w:color w:val="000000"/>
                  <w:lang w:eastAsia="en-AU"/>
                </w:rPr>
                <w:t>Chainage 1019</w:t>
              </w:r>
            </w:ins>
          </w:p>
        </w:tc>
        <w:tc>
          <w:tcPr>
            <w:tcW w:w="764" w:type="pct"/>
            <w:noWrap/>
            <w:hideMark/>
          </w:tcPr>
          <w:p w:rsidR="00110C18" w:rsidRPr="0056388D" w:rsidRDefault="00110C18" w:rsidP="00063728">
            <w:pPr>
              <w:jc w:val="right"/>
              <w:rPr>
                <w:ins w:id="15822" w:author="KIM, Jason" w:date="2019-04-02T13:39:00Z"/>
                <w:rFonts w:ascii="Calibri" w:eastAsia="Times New Roman" w:hAnsi="Calibri" w:cs="Calibri"/>
                <w:color w:val="000000"/>
                <w:lang w:eastAsia="en-AU"/>
              </w:rPr>
            </w:pPr>
            <w:ins w:id="15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24" w:author="KIM, Jason" w:date="2019-04-02T13:39:00Z"/>
        </w:trPr>
        <w:tc>
          <w:tcPr>
            <w:tcW w:w="708" w:type="pct"/>
            <w:vMerge/>
            <w:hideMark/>
          </w:tcPr>
          <w:p w:rsidR="00110C18" w:rsidRPr="0056388D" w:rsidRDefault="00110C18" w:rsidP="00063728">
            <w:pPr>
              <w:rPr>
                <w:ins w:id="158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26" w:author="KIM, Jason" w:date="2019-04-02T13:39:00Z"/>
                <w:rFonts w:ascii="Calibri" w:eastAsia="Times New Roman" w:hAnsi="Calibri" w:cs="Calibri"/>
                <w:color w:val="000000"/>
                <w:lang w:eastAsia="en-AU"/>
              </w:rPr>
            </w:pPr>
            <w:ins w:id="15827"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28" w:author="KIM, Jason" w:date="2019-04-02T13:39:00Z"/>
                <w:rFonts w:ascii="Calibri" w:eastAsia="Times New Roman" w:hAnsi="Calibri" w:cs="Calibri"/>
                <w:color w:val="000000"/>
                <w:lang w:eastAsia="en-AU"/>
              </w:rPr>
            </w:pPr>
            <w:ins w:id="1582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30" w:author="KIM, Jason" w:date="2019-04-02T13:39:00Z"/>
                <w:rFonts w:ascii="Calibri" w:eastAsia="Times New Roman" w:hAnsi="Calibri" w:cs="Calibri"/>
                <w:color w:val="000000"/>
                <w:lang w:eastAsia="en-AU"/>
              </w:rPr>
            </w:pPr>
            <w:ins w:id="15831" w:author="KIM, Jason" w:date="2019-04-02T13:39:00Z">
              <w:r w:rsidRPr="0056388D">
                <w:rPr>
                  <w:rFonts w:ascii="Calibri" w:eastAsia="Times New Roman" w:hAnsi="Calibri" w:cs="Calibri"/>
                  <w:color w:val="000000"/>
                  <w:lang w:eastAsia="en-AU"/>
                </w:rPr>
                <w:t>LLS2010</w:t>
              </w:r>
            </w:ins>
          </w:p>
        </w:tc>
        <w:tc>
          <w:tcPr>
            <w:tcW w:w="933" w:type="pct"/>
            <w:noWrap/>
            <w:hideMark/>
          </w:tcPr>
          <w:p w:rsidR="00110C18" w:rsidRPr="0056388D" w:rsidRDefault="00110C18" w:rsidP="00063728">
            <w:pPr>
              <w:rPr>
                <w:ins w:id="15832" w:author="KIM, Jason" w:date="2019-04-02T13:39:00Z"/>
                <w:rFonts w:ascii="Calibri" w:eastAsia="Times New Roman" w:hAnsi="Calibri" w:cs="Calibri"/>
                <w:color w:val="000000"/>
                <w:lang w:eastAsia="en-AU"/>
              </w:rPr>
            </w:pPr>
            <w:ins w:id="158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34" w:author="KIM, Jason" w:date="2019-04-02T13:39:00Z"/>
                <w:rFonts w:ascii="Calibri" w:eastAsia="Times New Roman" w:hAnsi="Calibri" w:cs="Calibri"/>
                <w:color w:val="000000"/>
                <w:lang w:eastAsia="en-AU"/>
              </w:rPr>
            </w:pPr>
            <w:ins w:id="15835" w:author="KIM, Jason" w:date="2019-04-02T13:39:00Z">
              <w:r w:rsidRPr="0056388D">
                <w:rPr>
                  <w:rFonts w:ascii="Calibri" w:eastAsia="Times New Roman" w:hAnsi="Calibri" w:cs="Calibri"/>
                  <w:color w:val="000000"/>
                  <w:lang w:eastAsia="en-AU"/>
                </w:rPr>
                <w:t>Chainage 1029</w:t>
              </w:r>
            </w:ins>
          </w:p>
        </w:tc>
        <w:tc>
          <w:tcPr>
            <w:tcW w:w="764" w:type="pct"/>
            <w:noWrap/>
            <w:hideMark/>
          </w:tcPr>
          <w:p w:rsidR="00110C18" w:rsidRPr="0056388D" w:rsidRDefault="00110C18" w:rsidP="00063728">
            <w:pPr>
              <w:jc w:val="right"/>
              <w:rPr>
                <w:ins w:id="15836" w:author="KIM, Jason" w:date="2019-04-02T13:39:00Z"/>
                <w:rFonts w:ascii="Calibri" w:eastAsia="Times New Roman" w:hAnsi="Calibri" w:cs="Calibri"/>
                <w:color w:val="000000"/>
                <w:lang w:eastAsia="en-AU"/>
              </w:rPr>
            </w:pPr>
            <w:ins w:id="15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38" w:author="KIM, Jason" w:date="2019-04-02T13:39:00Z"/>
        </w:trPr>
        <w:tc>
          <w:tcPr>
            <w:tcW w:w="708" w:type="pct"/>
            <w:vMerge/>
            <w:hideMark/>
          </w:tcPr>
          <w:p w:rsidR="00110C18" w:rsidRPr="0056388D" w:rsidRDefault="00110C18" w:rsidP="00063728">
            <w:pPr>
              <w:rPr>
                <w:ins w:id="15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40" w:author="KIM, Jason" w:date="2019-04-02T13:39:00Z"/>
                <w:rFonts w:ascii="Calibri" w:eastAsia="Times New Roman" w:hAnsi="Calibri" w:cs="Calibri"/>
                <w:color w:val="000000"/>
                <w:lang w:eastAsia="en-AU"/>
              </w:rPr>
            </w:pPr>
            <w:ins w:id="15841"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42" w:author="KIM, Jason" w:date="2019-04-02T13:39:00Z"/>
                <w:rFonts w:ascii="Calibri" w:eastAsia="Times New Roman" w:hAnsi="Calibri" w:cs="Calibri"/>
                <w:color w:val="000000"/>
                <w:lang w:eastAsia="en-AU"/>
              </w:rPr>
            </w:pPr>
            <w:ins w:id="1584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44" w:author="KIM, Jason" w:date="2019-04-02T13:39:00Z"/>
                <w:rFonts w:ascii="Calibri" w:eastAsia="Times New Roman" w:hAnsi="Calibri" w:cs="Calibri"/>
                <w:color w:val="000000"/>
                <w:lang w:eastAsia="en-AU"/>
              </w:rPr>
            </w:pPr>
            <w:ins w:id="15845" w:author="KIM, Jason" w:date="2019-04-02T13:39:00Z">
              <w:r w:rsidRPr="0056388D">
                <w:rPr>
                  <w:rFonts w:ascii="Calibri" w:eastAsia="Times New Roman" w:hAnsi="Calibri" w:cs="Calibri"/>
                  <w:color w:val="000000"/>
                  <w:lang w:eastAsia="en-AU"/>
                </w:rPr>
                <w:t>LLS2011</w:t>
              </w:r>
            </w:ins>
          </w:p>
        </w:tc>
        <w:tc>
          <w:tcPr>
            <w:tcW w:w="933" w:type="pct"/>
            <w:noWrap/>
            <w:hideMark/>
          </w:tcPr>
          <w:p w:rsidR="00110C18" w:rsidRPr="0056388D" w:rsidRDefault="00110C18" w:rsidP="00063728">
            <w:pPr>
              <w:rPr>
                <w:ins w:id="15846" w:author="KIM, Jason" w:date="2019-04-02T13:39:00Z"/>
                <w:rFonts w:ascii="Calibri" w:eastAsia="Times New Roman" w:hAnsi="Calibri" w:cs="Calibri"/>
                <w:color w:val="000000"/>
                <w:lang w:eastAsia="en-AU"/>
              </w:rPr>
            </w:pPr>
            <w:ins w:id="158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48" w:author="KIM, Jason" w:date="2019-04-02T13:39:00Z"/>
                <w:rFonts w:ascii="Calibri" w:eastAsia="Times New Roman" w:hAnsi="Calibri" w:cs="Calibri"/>
                <w:color w:val="000000"/>
                <w:lang w:eastAsia="en-AU"/>
              </w:rPr>
            </w:pPr>
            <w:ins w:id="15849" w:author="KIM, Jason" w:date="2019-04-02T13:39:00Z">
              <w:r w:rsidRPr="0056388D">
                <w:rPr>
                  <w:rFonts w:ascii="Calibri" w:eastAsia="Times New Roman" w:hAnsi="Calibri" w:cs="Calibri"/>
                  <w:color w:val="000000"/>
                  <w:lang w:eastAsia="en-AU"/>
                </w:rPr>
                <w:t>Chainage 1039</w:t>
              </w:r>
            </w:ins>
          </w:p>
        </w:tc>
        <w:tc>
          <w:tcPr>
            <w:tcW w:w="764" w:type="pct"/>
            <w:noWrap/>
            <w:hideMark/>
          </w:tcPr>
          <w:p w:rsidR="00110C18" w:rsidRPr="0056388D" w:rsidRDefault="00110C18" w:rsidP="00063728">
            <w:pPr>
              <w:jc w:val="right"/>
              <w:rPr>
                <w:ins w:id="15850" w:author="KIM, Jason" w:date="2019-04-02T13:39:00Z"/>
                <w:rFonts w:ascii="Calibri" w:eastAsia="Times New Roman" w:hAnsi="Calibri" w:cs="Calibri"/>
                <w:color w:val="000000"/>
                <w:lang w:eastAsia="en-AU"/>
              </w:rPr>
            </w:pPr>
            <w:ins w:id="15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52" w:author="KIM, Jason" w:date="2019-04-02T13:39:00Z"/>
        </w:trPr>
        <w:tc>
          <w:tcPr>
            <w:tcW w:w="708" w:type="pct"/>
            <w:vMerge/>
            <w:hideMark/>
          </w:tcPr>
          <w:p w:rsidR="00110C18" w:rsidRPr="0056388D" w:rsidRDefault="00110C18" w:rsidP="00063728">
            <w:pPr>
              <w:rPr>
                <w:ins w:id="15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54" w:author="KIM, Jason" w:date="2019-04-02T13:39:00Z"/>
                <w:rFonts w:ascii="Calibri" w:eastAsia="Times New Roman" w:hAnsi="Calibri" w:cs="Calibri"/>
                <w:color w:val="000000"/>
                <w:lang w:eastAsia="en-AU"/>
              </w:rPr>
            </w:pPr>
            <w:ins w:id="15855"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56" w:author="KIM, Jason" w:date="2019-04-02T13:39:00Z"/>
                <w:rFonts w:ascii="Calibri" w:eastAsia="Times New Roman" w:hAnsi="Calibri" w:cs="Calibri"/>
                <w:color w:val="000000"/>
                <w:lang w:eastAsia="en-AU"/>
              </w:rPr>
            </w:pPr>
            <w:ins w:id="1585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58" w:author="KIM, Jason" w:date="2019-04-02T13:39:00Z"/>
                <w:rFonts w:ascii="Calibri" w:eastAsia="Times New Roman" w:hAnsi="Calibri" w:cs="Calibri"/>
                <w:color w:val="000000"/>
                <w:lang w:eastAsia="en-AU"/>
              </w:rPr>
            </w:pPr>
            <w:ins w:id="15859" w:author="KIM, Jason" w:date="2019-04-02T13:39:00Z">
              <w:r w:rsidRPr="0056388D">
                <w:rPr>
                  <w:rFonts w:ascii="Calibri" w:eastAsia="Times New Roman" w:hAnsi="Calibri" w:cs="Calibri"/>
                  <w:color w:val="000000"/>
                  <w:lang w:eastAsia="en-AU"/>
                </w:rPr>
                <w:t>LLS2012</w:t>
              </w:r>
            </w:ins>
          </w:p>
        </w:tc>
        <w:tc>
          <w:tcPr>
            <w:tcW w:w="933" w:type="pct"/>
            <w:noWrap/>
            <w:hideMark/>
          </w:tcPr>
          <w:p w:rsidR="00110C18" w:rsidRPr="0056388D" w:rsidRDefault="00110C18" w:rsidP="00063728">
            <w:pPr>
              <w:rPr>
                <w:ins w:id="15860" w:author="KIM, Jason" w:date="2019-04-02T13:39:00Z"/>
                <w:rFonts w:ascii="Calibri" w:eastAsia="Times New Roman" w:hAnsi="Calibri" w:cs="Calibri"/>
                <w:color w:val="000000"/>
                <w:lang w:eastAsia="en-AU"/>
              </w:rPr>
            </w:pPr>
            <w:ins w:id="158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62" w:author="KIM, Jason" w:date="2019-04-02T13:39:00Z"/>
                <w:rFonts w:ascii="Calibri" w:eastAsia="Times New Roman" w:hAnsi="Calibri" w:cs="Calibri"/>
                <w:color w:val="000000"/>
                <w:lang w:eastAsia="en-AU"/>
              </w:rPr>
            </w:pPr>
            <w:ins w:id="15863" w:author="KIM, Jason" w:date="2019-04-02T13:39:00Z">
              <w:r w:rsidRPr="0056388D">
                <w:rPr>
                  <w:rFonts w:ascii="Calibri" w:eastAsia="Times New Roman" w:hAnsi="Calibri" w:cs="Calibri"/>
                  <w:color w:val="000000"/>
                  <w:lang w:eastAsia="en-AU"/>
                </w:rPr>
                <w:t>Chainage 1049</w:t>
              </w:r>
            </w:ins>
          </w:p>
        </w:tc>
        <w:tc>
          <w:tcPr>
            <w:tcW w:w="764" w:type="pct"/>
            <w:noWrap/>
            <w:hideMark/>
          </w:tcPr>
          <w:p w:rsidR="00110C18" w:rsidRPr="0056388D" w:rsidRDefault="00110C18" w:rsidP="00063728">
            <w:pPr>
              <w:jc w:val="right"/>
              <w:rPr>
                <w:ins w:id="15864" w:author="KIM, Jason" w:date="2019-04-02T13:39:00Z"/>
                <w:rFonts w:ascii="Calibri" w:eastAsia="Times New Roman" w:hAnsi="Calibri" w:cs="Calibri"/>
                <w:color w:val="000000"/>
                <w:lang w:eastAsia="en-AU"/>
              </w:rPr>
            </w:pPr>
            <w:ins w:id="15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66" w:author="KIM, Jason" w:date="2019-04-02T13:39:00Z"/>
        </w:trPr>
        <w:tc>
          <w:tcPr>
            <w:tcW w:w="708" w:type="pct"/>
            <w:vMerge/>
            <w:hideMark/>
          </w:tcPr>
          <w:p w:rsidR="00110C18" w:rsidRPr="0056388D" w:rsidRDefault="00110C18" w:rsidP="00063728">
            <w:pPr>
              <w:rPr>
                <w:ins w:id="158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68" w:author="KIM, Jason" w:date="2019-04-02T13:39:00Z"/>
                <w:rFonts w:ascii="Calibri" w:eastAsia="Times New Roman" w:hAnsi="Calibri" w:cs="Calibri"/>
                <w:color w:val="000000"/>
                <w:lang w:eastAsia="en-AU"/>
              </w:rPr>
            </w:pPr>
            <w:ins w:id="15869"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70" w:author="KIM, Jason" w:date="2019-04-02T13:39:00Z"/>
                <w:rFonts w:ascii="Calibri" w:eastAsia="Times New Roman" w:hAnsi="Calibri" w:cs="Calibri"/>
                <w:color w:val="000000"/>
                <w:lang w:eastAsia="en-AU"/>
              </w:rPr>
            </w:pPr>
            <w:ins w:id="1587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72" w:author="KIM, Jason" w:date="2019-04-02T13:39:00Z"/>
                <w:rFonts w:ascii="Calibri" w:eastAsia="Times New Roman" w:hAnsi="Calibri" w:cs="Calibri"/>
                <w:color w:val="000000"/>
                <w:lang w:eastAsia="en-AU"/>
              </w:rPr>
            </w:pPr>
            <w:ins w:id="15873" w:author="KIM, Jason" w:date="2019-04-02T13:39:00Z">
              <w:r w:rsidRPr="0056388D">
                <w:rPr>
                  <w:rFonts w:ascii="Calibri" w:eastAsia="Times New Roman" w:hAnsi="Calibri" w:cs="Calibri"/>
                  <w:color w:val="000000"/>
                  <w:lang w:eastAsia="en-AU"/>
                </w:rPr>
                <w:t>LLS2013</w:t>
              </w:r>
            </w:ins>
          </w:p>
        </w:tc>
        <w:tc>
          <w:tcPr>
            <w:tcW w:w="933" w:type="pct"/>
            <w:noWrap/>
            <w:hideMark/>
          </w:tcPr>
          <w:p w:rsidR="00110C18" w:rsidRPr="0056388D" w:rsidRDefault="00110C18" w:rsidP="00063728">
            <w:pPr>
              <w:rPr>
                <w:ins w:id="15874" w:author="KIM, Jason" w:date="2019-04-02T13:39:00Z"/>
                <w:rFonts w:ascii="Calibri" w:eastAsia="Times New Roman" w:hAnsi="Calibri" w:cs="Calibri"/>
                <w:color w:val="000000"/>
                <w:lang w:eastAsia="en-AU"/>
              </w:rPr>
            </w:pPr>
            <w:ins w:id="158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76" w:author="KIM, Jason" w:date="2019-04-02T13:39:00Z"/>
                <w:rFonts w:ascii="Calibri" w:eastAsia="Times New Roman" w:hAnsi="Calibri" w:cs="Calibri"/>
                <w:color w:val="000000"/>
                <w:lang w:eastAsia="en-AU"/>
              </w:rPr>
            </w:pPr>
            <w:ins w:id="15877" w:author="KIM, Jason" w:date="2019-04-02T13:39:00Z">
              <w:r w:rsidRPr="0056388D">
                <w:rPr>
                  <w:rFonts w:ascii="Calibri" w:eastAsia="Times New Roman" w:hAnsi="Calibri" w:cs="Calibri"/>
                  <w:color w:val="000000"/>
                  <w:lang w:eastAsia="en-AU"/>
                </w:rPr>
                <w:t>Chainage 1059</w:t>
              </w:r>
            </w:ins>
          </w:p>
        </w:tc>
        <w:tc>
          <w:tcPr>
            <w:tcW w:w="764" w:type="pct"/>
            <w:noWrap/>
            <w:hideMark/>
          </w:tcPr>
          <w:p w:rsidR="00110C18" w:rsidRPr="0056388D" w:rsidRDefault="00110C18" w:rsidP="00063728">
            <w:pPr>
              <w:jc w:val="right"/>
              <w:rPr>
                <w:ins w:id="15878" w:author="KIM, Jason" w:date="2019-04-02T13:39:00Z"/>
                <w:rFonts w:ascii="Calibri" w:eastAsia="Times New Roman" w:hAnsi="Calibri" w:cs="Calibri"/>
                <w:color w:val="000000"/>
                <w:lang w:eastAsia="en-AU"/>
              </w:rPr>
            </w:pPr>
            <w:ins w:id="158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80" w:author="KIM, Jason" w:date="2019-04-02T13:39:00Z"/>
        </w:trPr>
        <w:tc>
          <w:tcPr>
            <w:tcW w:w="708" w:type="pct"/>
            <w:vMerge/>
            <w:hideMark/>
          </w:tcPr>
          <w:p w:rsidR="00110C18" w:rsidRPr="0056388D" w:rsidRDefault="00110C18" w:rsidP="00063728">
            <w:pPr>
              <w:rPr>
                <w:ins w:id="158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82" w:author="KIM, Jason" w:date="2019-04-02T13:39:00Z"/>
                <w:rFonts w:ascii="Calibri" w:eastAsia="Times New Roman" w:hAnsi="Calibri" w:cs="Calibri"/>
                <w:color w:val="000000"/>
                <w:lang w:eastAsia="en-AU"/>
              </w:rPr>
            </w:pPr>
            <w:ins w:id="15883"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84" w:author="KIM, Jason" w:date="2019-04-02T13:39:00Z"/>
                <w:rFonts w:ascii="Calibri" w:eastAsia="Times New Roman" w:hAnsi="Calibri" w:cs="Calibri"/>
                <w:color w:val="000000"/>
                <w:lang w:eastAsia="en-AU"/>
              </w:rPr>
            </w:pPr>
            <w:ins w:id="1588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86" w:author="KIM, Jason" w:date="2019-04-02T13:39:00Z"/>
                <w:rFonts w:ascii="Calibri" w:eastAsia="Times New Roman" w:hAnsi="Calibri" w:cs="Calibri"/>
                <w:color w:val="000000"/>
                <w:lang w:eastAsia="en-AU"/>
              </w:rPr>
            </w:pPr>
            <w:ins w:id="15887" w:author="KIM, Jason" w:date="2019-04-02T13:39:00Z">
              <w:r w:rsidRPr="0056388D">
                <w:rPr>
                  <w:rFonts w:ascii="Calibri" w:eastAsia="Times New Roman" w:hAnsi="Calibri" w:cs="Calibri"/>
                  <w:color w:val="000000"/>
                  <w:lang w:eastAsia="en-AU"/>
                </w:rPr>
                <w:t>LLS2014</w:t>
              </w:r>
            </w:ins>
          </w:p>
        </w:tc>
        <w:tc>
          <w:tcPr>
            <w:tcW w:w="933" w:type="pct"/>
            <w:noWrap/>
            <w:hideMark/>
          </w:tcPr>
          <w:p w:rsidR="00110C18" w:rsidRPr="0056388D" w:rsidRDefault="00110C18" w:rsidP="00063728">
            <w:pPr>
              <w:rPr>
                <w:ins w:id="15888" w:author="KIM, Jason" w:date="2019-04-02T13:39:00Z"/>
                <w:rFonts w:ascii="Calibri" w:eastAsia="Times New Roman" w:hAnsi="Calibri" w:cs="Calibri"/>
                <w:color w:val="000000"/>
                <w:lang w:eastAsia="en-AU"/>
              </w:rPr>
            </w:pPr>
            <w:ins w:id="158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90" w:author="KIM, Jason" w:date="2019-04-02T13:39:00Z"/>
                <w:rFonts w:ascii="Calibri" w:eastAsia="Times New Roman" w:hAnsi="Calibri" w:cs="Calibri"/>
                <w:color w:val="000000"/>
                <w:lang w:eastAsia="en-AU"/>
              </w:rPr>
            </w:pPr>
            <w:ins w:id="15891" w:author="KIM, Jason" w:date="2019-04-02T13:39:00Z">
              <w:r w:rsidRPr="0056388D">
                <w:rPr>
                  <w:rFonts w:ascii="Calibri" w:eastAsia="Times New Roman" w:hAnsi="Calibri" w:cs="Calibri"/>
                  <w:color w:val="000000"/>
                  <w:lang w:eastAsia="en-AU"/>
                </w:rPr>
                <w:t>Chainage 1070</w:t>
              </w:r>
            </w:ins>
          </w:p>
        </w:tc>
        <w:tc>
          <w:tcPr>
            <w:tcW w:w="764" w:type="pct"/>
            <w:noWrap/>
            <w:hideMark/>
          </w:tcPr>
          <w:p w:rsidR="00110C18" w:rsidRPr="0056388D" w:rsidRDefault="00110C18" w:rsidP="00063728">
            <w:pPr>
              <w:jc w:val="right"/>
              <w:rPr>
                <w:ins w:id="15892" w:author="KIM, Jason" w:date="2019-04-02T13:39:00Z"/>
                <w:rFonts w:ascii="Calibri" w:eastAsia="Times New Roman" w:hAnsi="Calibri" w:cs="Calibri"/>
                <w:color w:val="000000"/>
                <w:lang w:eastAsia="en-AU"/>
              </w:rPr>
            </w:pPr>
            <w:ins w:id="15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94" w:author="KIM, Jason" w:date="2019-04-02T13:39:00Z"/>
        </w:trPr>
        <w:tc>
          <w:tcPr>
            <w:tcW w:w="708" w:type="pct"/>
            <w:vMerge/>
            <w:hideMark/>
          </w:tcPr>
          <w:p w:rsidR="00110C18" w:rsidRPr="0056388D" w:rsidRDefault="00110C18" w:rsidP="00063728">
            <w:pPr>
              <w:rPr>
                <w:ins w:id="158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96" w:author="KIM, Jason" w:date="2019-04-02T13:39:00Z"/>
                <w:rFonts w:ascii="Calibri" w:eastAsia="Times New Roman" w:hAnsi="Calibri" w:cs="Calibri"/>
                <w:color w:val="000000"/>
                <w:lang w:eastAsia="en-AU"/>
              </w:rPr>
            </w:pPr>
            <w:ins w:id="15897"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98" w:author="KIM, Jason" w:date="2019-04-02T13:39:00Z"/>
                <w:rFonts w:ascii="Calibri" w:eastAsia="Times New Roman" w:hAnsi="Calibri" w:cs="Calibri"/>
                <w:color w:val="000000"/>
                <w:lang w:eastAsia="en-AU"/>
              </w:rPr>
            </w:pPr>
            <w:ins w:id="1589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00" w:author="KIM, Jason" w:date="2019-04-02T13:39:00Z"/>
                <w:rFonts w:ascii="Calibri" w:eastAsia="Times New Roman" w:hAnsi="Calibri" w:cs="Calibri"/>
                <w:color w:val="000000"/>
                <w:lang w:eastAsia="en-AU"/>
              </w:rPr>
            </w:pPr>
            <w:ins w:id="15901" w:author="KIM, Jason" w:date="2019-04-02T13:39:00Z">
              <w:r w:rsidRPr="0056388D">
                <w:rPr>
                  <w:rFonts w:ascii="Calibri" w:eastAsia="Times New Roman" w:hAnsi="Calibri" w:cs="Calibri"/>
                  <w:color w:val="000000"/>
                  <w:lang w:eastAsia="en-AU"/>
                </w:rPr>
                <w:t>LLS2015</w:t>
              </w:r>
            </w:ins>
          </w:p>
        </w:tc>
        <w:tc>
          <w:tcPr>
            <w:tcW w:w="933" w:type="pct"/>
            <w:noWrap/>
            <w:hideMark/>
          </w:tcPr>
          <w:p w:rsidR="00110C18" w:rsidRPr="0056388D" w:rsidRDefault="00110C18" w:rsidP="00063728">
            <w:pPr>
              <w:rPr>
                <w:ins w:id="15902" w:author="KIM, Jason" w:date="2019-04-02T13:39:00Z"/>
                <w:rFonts w:ascii="Calibri" w:eastAsia="Times New Roman" w:hAnsi="Calibri" w:cs="Calibri"/>
                <w:color w:val="000000"/>
                <w:lang w:eastAsia="en-AU"/>
              </w:rPr>
            </w:pPr>
            <w:ins w:id="159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04" w:author="KIM, Jason" w:date="2019-04-02T13:39:00Z"/>
                <w:rFonts w:ascii="Calibri" w:eastAsia="Times New Roman" w:hAnsi="Calibri" w:cs="Calibri"/>
                <w:color w:val="000000"/>
                <w:lang w:eastAsia="en-AU"/>
              </w:rPr>
            </w:pPr>
            <w:ins w:id="15905" w:author="KIM, Jason" w:date="2019-04-02T13:39:00Z">
              <w:r w:rsidRPr="0056388D">
                <w:rPr>
                  <w:rFonts w:ascii="Calibri" w:eastAsia="Times New Roman" w:hAnsi="Calibri" w:cs="Calibri"/>
                  <w:color w:val="000000"/>
                  <w:lang w:eastAsia="en-AU"/>
                </w:rPr>
                <w:t>Chainage 1080</w:t>
              </w:r>
            </w:ins>
          </w:p>
        </w:tc>
        <w:tc>
          <w:tcPr>
            <w:tcW w:w="764" w:type="pct"/>
            <w:noWrap/>
            <w:hideMark/>
          </w:tcPr>
          <w:p w:rsidR="00110C18" w:rsidRPr="0056388D" w:rsidRDefault="00110C18" w:rsidP="00063728">
            <w:pPr>
              <w:jc w:val="right"/>
              <w:rPr>
                <w:ins w:id="15906" w:author="KIM, Jason" w:date="2019-04-02T13:39:00Z"/>
                <w:rFonts w:ascii="Calibri" w:eastAsia="Times New Roman" w:hAnsi="Calibri" w:cs="Calibri"/>
                <w:color w:val="000000"/>
                <w:lang w:eastAsia="en-AU"/>
              </w:rPr>
            </w:pPr>
            <w:ins w:id="15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08" w:author="KIM, Jason" w:date="2019-04-02T13:39:00Z"/>
        </w:trPr>
        <w:tc>
          <w:tcPr>
            <w:tcW w:w="708" w:type="pct"/>
            <w:vMerge/>
            <w:hideMark/>
          </w:tcPr>
          <w:p w:rsidR="00110C18" w:rsidRPr="0056388D" w:rsidRDefault="00110C18" w:rsidP="00063728">
            <w:pPr>
              <w:rPr>
                <w:ins w:id="159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10" w:author="KIM, Jason" w:date="2019-04-02T13:39:00Z"/>
                <w:rFonts w:ascii="Calibri" w:eastAsia="Times New Roman" w:hAnsi="Calibri" w:cs="Calibri"/>
                <w:color w:val="000000"/>
                <w:lang w:eastAsia="en-AU"/>
              </w:rPr>
            </w:pPr>
            <w:ins w:id="15911"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912" w:author="KIM, Jason" w:date="2019-04-02T13:39:00Z"/>
                <w:rFonts w:ascii="Calibri" w:eastAsia="Times New Roman" w:hAnsi="Calibri" w:cs="Calibri"/>
                <w:color w:val="000000"/>
                <w:lang w:eastAsia="en-AU"/>
              </w:rPr>
            </w:pPr>
            <w:ins w:id="1591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14" w:author="KIM, Jason" w:date="2019-04-02T13:39:00Z"/>
                <w:rFonts w:ascii="Calibri" w:eastAsia="Times New Roman" w:hAnsi="Calibri" w:cs="Calibri"/>
                <w:color w:val="000000"/>
                <w:lang w:eastAsia="en-AU"/>
              </w:rPr>
            </w:pPr>
            <w:ins w:id="15915" w:author="KIM, Jason" w:date="2019-04-02T13:39:00Z">
              <w:r w:rsidRPr="0056388D">
                <w:rPr>
                  <w:rFonts w:ascii="Calibri" w:eastAsia="Times New Roman" w:hAnsi="Calibri" w:cs="Calibri"/>
                  <w:color w:val="000000"/>
                  <w:lang w:eastAsia="en-AU"/>
                </w:rPr>
                <w:t>LLS2016</w:t>
              </w:r>
            </w:ins>
          </w:p>
        </w:tc>
        <w:tc>
          <w:tcPr>
            <w:tcW w:w="933" w:type="pct"/>
            <w:noWrap/>
            <w:hideMark/>
          </w:tcPr>
          <w:p w:rsidR="00110C18" w:rsidRPr="0056388D" w:rsidRDefault="00110C18" w:rsidP="00063728">
            <w:pPr>
              <w:rPr>
                <w:ins w:id="15916" w:author="KIM, Jason" w:date="2019-04-02T13:39:00Z"/>
                <w:rFonts w:ascii="Calibri" w:eastAsia="Times New Roman" w:hAnsi="Calibri" w:cs="Calibri"/>
                <w:color w:val="000000"/>
                <w:lang w:eastAsia="en-AU"/>
              </w:rPr>
            </w:pPr>
            <w:ins w:id="159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18" w:author="KIM, Jason" w:date="2019-04-02T13:39:00Z"/>
                <w:rFonts w:ascii="Calibri" w:eastAsia="Times New Roman" w:hAnsi="Calibri" w:cs="Calibri"/>
                <w:color w:val="000000"/>
                <w:lang w:eastAsia="en-AU"/>
              </w:rPr>
            </w:pPr>
            <w:ins w:id="15919" w:author="KIM, Jason" w:date="2019-04-02T13:39:00Z">
              <w:r w:rsidRPr="0056388D">
                <w:rPr>
                  <w:rFonts w:ascii="Calibri" w:eastAsia="Times New Roman" w:hAnsi="Calibri" w:cs="Calibri"/>
                  <w:color w:val="000000"/>
                  <w:lang w:eastAsia="en-AU"/>
                </w:rPr>
                <w:t>Chainage 1090</w:t>
              </w:r>
            </w:ins>
          </w:p>
        </w:tc>
        <w:tc>
          <w:tcPr>
            <w:tcW w:w="764" w:type="pct"/>
            <w:noWrap/>
            <w:hideMark/>
          </w:tcPr>
          <w:p w:rsidR="00110C18" w:rsidRPr="0056388D" w:rsidRDefault="00110C18" w:rsidP="00063728">
            <w:pPr>
              <w:jc w:val="right"/>
              <w:rPr>
                <w:ins w:id="15920" w:author="KIM, Jason" w:date="2019-04-02T13:39:00Z"/>
                <w:rFonts w:ascii="Calibri" w:eastAsia="Times New Roman" w:hAnsi="Calibri" w:cs="Calibri"/>
                <w:color w:val="000000"/>
                <w:lang w:eastAsia="en-AU"/>
              </w:rPr>
            </w:pPr>
            <w:ins w:id="15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22" w:author="KIM, Jason" w:date="2019-04-02T13:39:00Z"/>
        </w:trPr>
        <w:tc>
          <w:tcPr>
            <w:tcW w:w="708" w:type="pct"/>
            <w:vMerge w:val="restart"/>
            <w:noWrap/>
            <w:hideMark/>
          </w:tcPr>
          <w:p w:rsidR="00110C18" w:rsidRPr="0056388D" w:rsidRDefault="00110C18" w:rsidP="00063728">
            <w:pPr>
              <w:rPr>
                <w:ins w:id="15923" w:author="KIM, Jason" w:date="2019-04-02T13:39:00Z"/>
                <w:rFonts w:ascii="Calibri" w:eastAsia="Times New Roman" w:hAnsi="Calibri" w:cs="Calibri"/>
                <w:color w:val="000000"/>
                <w:lang w:eastAsia="en-AU"/>
              </w:rPr>
            </w:pPr>
            <w:ins w:id="15924" w:author="KIM, Jason" w:date="2019-04-02T13:39:00Z">
              <w:r w:rsidRPr="0056388D">
                <w:rPr>
                  <w:rFonts w:ascii="Calibri" w:eastAsia="Times New Roman" w:hAnsi="Calibri" w:cs="Calibri"/>
                  <w:color w:val="000000"/>
                  <w:lang w:eastAsia="en-AU"/>
                </w:rPr>
                <w:t>LLE03SK81</w:t>
              </w:r>
            </w:ins>
          </w:p>
        </w:tc>
        <w:tc>
          <w:tcPr>
            <w:tcW w:w="605" w:type="pct"/>
            <w:noWrap/>
            <w:hideMark/>
          </w:tcPr>
          <w:p w:rsidR="00110C18" w:rsidRPr="0056388D" w:rsidRDefault="00110C18" w:rsidP="00063728">
            <w:pPr>
              <w:rPr>
                <w:ins w:id="15925" w:author="KIM, Jason" w:date="2019-04-02T13:39:00Z"/>
                <w:rFonts w:ascii="Calibri" w:eastAsia="Times New Roman" w:hAnsi="Calibri" w:cs="Calibri"/>
                <w:color w:val="000000"/>
                <w:lang w:eastAsia="en-AU"/>
              </w:rPr>
            </w:pPr>
            <w:ins w:id="15926"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27" w:author="KIM, Jason" w:date="2019-04-02T13:39:00Z"/>
                <w:rFonts w:ascii="Calibri" w:eastAsia="Times New Roman" w:hAnsi="Calibri" w:cs="Calibri"/>
                <w:color w:val="000000"/>
                <w:lang w:eastAsia="en-AU"/>
              </w:rPr>
            </w:pPr>
            <w:ins w:id="1592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29" w:author="KIM, Jason" w:date="2019-04-02T13:39:00Z"/>
                <w:rFonts w:ascii="Calibri" w:eastAsia="Times New Roman" w:hAnsi="Calibri" w:cs="Calibri"/>
                <w:color w:val="000000"/>
                <w:lang w:eastAsia="en-AU"/>
              </w:rPr>
            </w:pPr>
            <w:ins w:id="15930" w:author="KIM, Jason" w:date="2019-04-02T13:39:00Z">
              <w:r w:rsidRPr="0056388D">
                <w:rPr>
                  <w:rFonts w:ascii="Calibri" w:eastAsia="Times New Roman" w:hAnsi="Calibri" w:cs="Calibri"/>
                  <w:color w:val="000000"/>
                  <w:lang w:eastAsia="en-AU"/>
                </w:rPr>
                <w:t>LLS2017</w:t>
              </w:r>
            </w:ins>
          </w:p>
        </w:tc>
        <w:tc>
          <w:tcPr>
            <w:tcW w:w="933" w:type="pct"/>
            <w:noWrap/>
            <w:hideMark/>
          </w:tcPr>
          <w:p w:rsidR="00110C18" w:rsidRPr="0056388D" w:rsidRDefault="00110C18" w:rsidP="00063728">
            <w:pPr>
              <w:rPr>
                <w:ins w:id="15931" w:author="KIM, Jason" w:date="2019-04-02T13:39:00Z"/>
                <w:rFonts w:ascii="Calibri" w:eastAsia="Times New Roman" w:hAnsi="Calibri" w:cs="Calibri"/>
                <w:color w:val="000000"/>
                <w:lang w:eastAsia="en-AU"/>
              </w:rPr>
            </w:pPr>
            <w:ins w:id="159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33" w:author="KIM, Jason" w:date="2019-04-02T13:39:00Z"/>
                <w:rFonts w:ascii="Calibri" w:eastAsia="Times New Roman" w:hAnsi="Calibri" w:cs="Calibri"/>
                <w:color w:val="000000"/>
                <w:lang w:eastAsia="en-AU"/>
              </w:rPr>
            </w:pPr>
            <w:ins w:id="15934" w:author="KIM, Jason" w:date="2019-04-02T13:39:00Z">
              <w:r w:rsidRPr="0056388D">
                <w:rPr>
                  <w:rFonts w:ascii="Calibri" w:eastAsia="Times New Roman" w:hAnsi="Calibri" w:cs="Calibri"/>
                  <w:color w:val="000000"/>
                  <w:lang w:eastAsia="en-AU"/>
                </w:rPr>
                <w:t>Chainage 1110</w:t>
              </w:r>
            </w:ins>
          </w:p>
        </w:tc>
        <w:tc>
          <w:tcPr>
            <w:tcW w:w="764" w:type="pct"/>
            <w:noWrap/>
            <w:hideMark/>
          </w:tcPr>
          <w:p w:rsidR="00110C18" w:rsidRPr="0056388D" w:rsidRDefault="00110C18" w:rsidP="00063728">
            <w:pPr>
              <w:jc w:val="right"/>
              <w:rPr>
                <w:ins w:id="15935" w:author="KIM, Jason" w:date="2019-04-02T13:39:00Z"/>
                <w:rFonts w:ascii="Calibri" w:eastAsia="Times New Roman" w:hAnsi="Calibri" w:cs="Calibri"/>
                <w:color w:val="000000"/>
                <w:lang w:eastAsia="en-AU"/>
              </w:rPr>
            </w:pPr>
            <w:ins w:id="15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37" w:author="KIM, Jason" w:date="2019-04-02T13:39:00Z"/>
        </w:trPr>
        <w:tc>
          <w:tcPr>
            <w:tcW w:w="708" w:type="pct"/>
            <w:vMerge/>
            <w:hideMark/>
          </w:tcPr>
          <w:p w:rsidR="00110C18" w:rsidRPr="0056388D" w:rsidRDefault="00110C18" w:rsidP="00063728">
            <w:pPr>
              <w:rPr>
                <w:ins w:id="15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39" w:author="KIM, Jason" w:date="2019-04-02T13:39:00Z"/>
                <w:rFonts w:ascii="Calibri" w:eastAsia="Times New Roman" w:hAnsi="Calibri" w:cs="Calibri"/>
                <w:color w:val="000000"/>
                <w:lang w:eastAsia="en-AU"/>
              </w:rPr>
            </w:pPr>
            <w:ins w:id="15940"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41" w:author="KIM, Jason" w:date="2019-04-02T13:39:00Z"/>
                <w:rFonts w:ascii="Calibri" w:eastAsia="Times New Roman" w:hAnsi="Calibri" w:cs="Calibri"/>
                <w:color w:val="000000"/>
                <w:lang w:eastAsia="en-AU"/>
              </w:rPr>
            </w:pPr>
            <w:ins w:id="1594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43" w:author="KIM, Jason" w:date="2019-04-02T13:39:00Z"/>
                <w:rFonts w:ascii="Calibri" w:eastAsia="Times New Roman" w:hAnsi="Calibri" w:cs="Calibri"/>
                <w:color w:val="000000"/>
                <w:lang w:eastAsia="en-AU"/>
              </w:rPr>
            </w:pPr>
            <w:ins w:id="15944" w:author="KIM, Jason" w:date="2019-04-02T13:39:00Z">
              <w:r w:rsidRPr="0056388D">
                <w:rPr>
                  <w:rFonts w:ascii="Calibri" w:eastAsia="Times New Roman" w:hAnsi="Calibri" w:cs="Calibri"/>
                  <w:color w:val="000000"/>
                  <w:lang w:eastAsia="en-AU"/>
                </w:rPr>
                <w:t>LLS2018</w:t>
              </w:r>
            </w:ins>
          </w:p>
        </w:tc>
        <w:tc>
          <w:tcPr>
            <w:tcW w:w="933" w:type="pct"/>
            <w:noWrap/>
            <w:hideMark/>
          </w:tcPr>
          <w:p w:rsidR="00110C18" w:rsidRPr="0056388D" w:rsidRDefault="00110C18" w:rsidP="00063728">
            <w:pPr>
              <w:rPr>
                <w:ins w:id="15945" w:author="KIM, Jason" w:date="2019-04-02T13:39:00Z"/>
                <w:rFonts w:ascii="Calibri" w:eastAsia="Times New Roman" w:hAnsi="Calibri" w:cs="Calibri"/>
                <w:color w:val="000000"/>
                <w:lang w:eastAsia="en-AU"/>
              </w:rPr>
            </w:pPr>
            <w:ins w:id="159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47" w:author="KIM, Jason" w:date="2019-04-02T13:39:00Z"/>
                <w:rFonts w:ascii="Calibri" w:eastAsia="Times New Roman" w:hAnsi="Calibri" w:cs="Calibri"/>
                <w:color w:val="000000"/>
                <w:lang w:eastAsia="en-AU"/>
              </w:rPr>
            </w:pPr>
            <w:ins w:id="15948" w:author="KIM, Jason" w:date="2019-04-02T13:39:00Z">
              <w:r w:rsidRPr="0056388D">
                <w:rPr>
                  <w:rFonts w:ascii="Calibri" w:eastAsia="Times New Roman" w:hAnsi="Calibri" w:cs="Calibri"/>
                  <w:color w:val="000000"/>
                  <w:lang w:eastAsia="en-AU"/>
                </w:rPr>
                <w:t>Chainage 1120</w:t>
              </w:r>
            </w:ins>
          </w:p>
        </w:tc>
        <w:tc>
          <w:tcPr>
            <w:tcW w:w="764" w:type="pct"/>
            <w:noWrap/>
            <w:hideMark/>
          </w:tcPr>
          <w:p w:rsidR="00110C18" w:rsidRPr="0056388D" w:rsidRDefault="00110C18" w:rsidP="00063728">
            <w:pPr>
              <w:jc w:val="right"/>
              <w:rPr>
                <w:ins w:id="15949" w:author="KIM, Jason" w:date="2019-04-02T13:39:00Z"/>
                <w:rFonts w:ascii="Calibri" w:eastAsia="Times New Roman" w:hAnsi="Calibri" w:cs="Calibri"/>
                <w:color w:val="000000"/>
                <w:lang w:eastAsia="en-AU"/>
              </w:rPr>
            </w:pPr>
            <w:ins w:id="15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51" w:author="KIM, Jason" w:date="2019-04-02T13:39:00Z"/>
        </w:trPr>
        <w:tc>
          <w:tcPr>
            <w:tcW w:w="708" w:type="pct"/>
            <w:vMerge/>
            <w:hideMark/>
          </w:tcPr>
          <w:p w:rsidR="00110C18" w:rsidRPr="0056388D" w:rsidRDefault="00110C18" w:rsidP="00063728">
            <w:pPr>
              <w:rPr>
                <w:ins w:id="159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53" w:author="KIM, Jason" w:date="2019-04-02T13:39:00Z"/>
                <w:rFonts w:ascii="Calibri" w:eastAsia="Times New Roman" w:hAnsi="Calibri" w:cs="Calibri"/>
                <w:color w:val="000000"/>
                <w:lang w:eastAsia="en-AU"/>
              </w:rPr>
            </w:pPr>
            <w:ins w:id="15954"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55" w:author="KIM, Jason" w:date="2019-04-02T13:39:00Z"/>
                <w:rFonts w:ascii="Calibri" w:eastAsia="Times New Roman" w:hAnsi="Calibri" w:cs="Calibri"/>
                <w:color w:val="000000"/>
                <w:lang w:eastAsia="en-AU"/>
              </w:rPr>
            </w:pPr>
            <w:ins w:id="1595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57" w:author="KIM, Jason" w:date="2019-04-02T13:39:00Z"/>
                <w:rFonts w:ascii="Calibri" w:eastAsia="Times New Roman" w:hAnsi="Calibri" w:cs="Calibri"/>
                <w:color w:val="000000"/>
                <w:lang w:eastAsia="en-AU"/>
              </w:rPr>
            </w:pPr>
            <w:ins w:id="15958" w:author="KIM, Jason" w:date="2019-04-02T13:39:00Z">
              <w:r w:rsidRPr="0056388D">
                <w:rPr>
                  <w:rFonts w:ascii="Calibri" w:eastAsia="Times New Roman" w:hAnsi="Calibri" w:cs="Calibri"/>
                  <w:color w:val="000000"/>
                  <w:lang w:eastAsia="en-AU"/>
                </w:rPr>
                <w:t>LLS2019</w:t>
              </w:r>
            </w:ins>
          </w:p>
        </w:tc>
        <w:tc>
          <w:tcPr>
            <w:tcW w:w="933" w:type="pct"/>
            <w:noWrap/>
            <w:hideMark/>
          </w:tcPr>
          <w:p w:rsidR="00110C18" w:rsidRPr="0056388D" w:rsidRDefault="00110C18" w:rsidP="00063728">
            <w:pPr>
              <w:rPr>
                <w:ins w:id="15959" w:author="KIM, Jason" w:date="2019-04-02T13:39:00Z"/>
                <w:rFonts w:ascii="Calibri" w:eastAsia="Times New Roman" w:hAnsi="Calibri" w:cs="Calibri"/>
                <w:color w:val="000000"/>
                <w:lang w:eastAsia="en-AU"/>
              </w:rPr>
            </w:pPr>
            <w:ins w:id="159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61" w:author="KIM, Jason" w:date="2019-04-02T13:39:00Z"/>
                <w:rFonts w:ascii="Calibri" w:eastAsia="Times New Roman" w:hAnsi="Calibri" w:cs="Calibri"/>
                <w:color w:val="000000"/>
                <w:lang w:eastAsia="en-AU"/>
              </w:rPr>
            </w:pPr>
            <w:ins w:id="15962" w:author="KIM, Jason" w:date="2019-04-02T13:39:00Z">
              <w:r w:rsidRPr="0056388D">
                <w:rPr>
                  <w:rFonts w:ascii="Calibri" w:eastAsia="Times New Roman" w:hAnsi="Calibri" w:cs="Calibri"/>
                  <w:color w:val="000000"/>
                  <w:lang w:eastAsia="en-AU"/>
                </w:rPr>
                <w:t>Chainage 1130</w:t>
              </w:r>
            </w:ins>
          </w:p>
        </w:tc>
        <w:tc>
          <w:tcPr>
            <w:tcW w:w="764" w:type="pct"/>
            <w:noWrap/>
            <w:hideMark/>
          </w:tcPr>
          <w:p w:rsidR="00110C18" w:rsidRPr="0056388D" w:rsidRDefault="00110C18" w:rsidP="00063728">
            <w:pPr>
              <w:jc w:val="right"/>
              <w:rPr>
                <w:ins w:id="15963" w:author="KIM, Jason" w:date="2019-04-02T13:39:00Z"/>
                <w:rFonts w:ascii="Calibri" w:eastAsia="Times New Roman" w:hAnsi="Calibri" w:cs="Calibri"/>
                <w:color w:val="000000"/>
                <w:lang w:eastAsia="en-AU"/>
              </w:rPr>
            </w:pPr>
            <w:ins w:id="15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65" w:author="KIM, Jason" w:date="2019-04-02T13:39:00Z"/>
        </w:trPr>
        <w:tc>
          <w:tcPr>
            <w:tcW w:w="708" w:type="pct"/>
            <w:vMerge/>
            <w:hideMark/>
          </w:tcPr>
          <w:p w:rsidR="00110C18" w:rsidRPr="0056388D" w:rsidRDefault="00110C18" w:rsidP="00063728">
            <w:pPr>
              <w:rPr>
                <w:ins w:id="159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67" w:author="KIM, Jason" w:date="2019-04-02T13:39:00Z"/>
                <w:rFonts w:ascii="Calibri" w:eastAsia="Times New Roman" w:hAnsi="Calibri" w:cs="Calibri"/>
                <w:color w:val="000000"/>
                <w:lang w:eastAsia="en-AU"/>
              </w:rPr>
            </w:pPr>
            <w:ins w:id="15968"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69" w:author="KIM, Jason" w:date="2019-04-02T13:39:00Z"/>
                <w:rFonts w:ascii="Calibri" w:eastAsia="Times New Roman" w:hAnsi="Calibri" w:cs="Calibri"/>
                <w:color w:val="000000"/>
                <w:lang w:eastAsia="en-AU"/>
              </w:rPr>
            </w:pPr>
            <w:ins w:id="1597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71" w:author="KIM, Jason" w:date="2019-04-02T13:39:00Z"/>
                <w:rFonts w:ascii="Calibri" w:eastAsia="Times New Roman" w:hAnsi="Calibri" w:cs="Calibri"/>
                <w:color w:val="000000"/>
                <w:lang w:eastAsia="en-AU"/>
              </w:rPr>
            </w:pPr>
            <w:ins w:id="15972" w:author="KIM, Jason" w:date="2019-04-02T13:39:00Z">
              <w:r w:rsidRPr="0056388D">
                <w:rPr>
                  <w:rFonts w:ascii="Calibri" w:eastAsia="Times New Roman" w:hAnsi="Calibri" w:cs="Calibri"/>
                  <w:color w:val="000000"/>
                  <w:lang w:eastAsia="en-AU"/>
                </w:rPr>
                <w:t>LLS2020</w:t>
              </w:r>
            </w:ins>
          </w:p>
        </w:tc>
        <w:tc>
          <w:tcPr>
            <w:tcW w:w="933" w:type="pct"/>
            <w:noWrap/>
            <w:hideMark/>
          </w:tcPr>
          <w:p w:rsidR="00110C18" w:rsidRPr="0056388D" w:rsidRDefault="00110C18" w:rsidP="00063728">
            <w:pPr>
              <w:rPr>
                <w:ins w:id="15973" w:author="KIM, Jason" w:date="2019-04-02T13:39:00Z"/>
                <w:rFonts w:ascii="Calibri" w:eastAsia="Times New Roman" w:hAnsi="Calibri" w:cs="Calibri"/>
                <w:color w:val="000000"/>
                <w:lang w:eastAsia="en-AU"/>
              </w:rPr>
            </w:pPr>
            <w:ins w:id="159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75" w:author="KIM, Jason" w:date="2019-04-02T13:39:00Z"/>
                <w:rFonts w:ascii="Calibri" w:eastAsia="Times New Roman" w:hAnsi="Calibri" w:cs="Calibri"/>
                <w:color w:val="000000"/>
                <w:lang w:eastAsia="en-AU"/>
              </w:rPr>
            </w:pPr>
            <w:ins w:id="15976" w:author="KIM, Jason" w:date="2019-04-02T13:39:00Z">
              <w:r w:rsidRPr="0056388D">
                <w:rPr>
                  <w:rFonts w:ascii="Calibri" w:eastAsia="Times New Roman" w:hAnsi="Calibri" w:cs="Calibri"/>
                  <w:color w:val="000000"/>
                  <w:lang w:eastAsia="en-AU"/>
                </w:rPr>
                <w:t>Chainage 1140</w:t>
              </w:r>
            </w:ins>
          </w:p>
        </w:tc>
        <w:tc>
          <w:tcPr>
            <w:tcW w:w="764" w:type="pct"/>
            <w:noWrap/>
            <w:hideMark/>
          </w:tcPr>
          <w:p w:rsidR="00110C18" w:rsidRPr="0056388D" w:rsidRDefault="00110C18" w:rsidP="00063728">
            <w:pPr>
              <w:jc w:val="right"/>
              <w:rPr>
                <w:ins w:id="15977" w:author="KIM, Jason" w:date="2019-04-02T13:39:00Z"/>
                <w:rFonts w:ascii="Calibri" w:eastAsia="Times New Roman" w:hAnsi="Calibri" w:cs="Calibri"/>
                <w:color w:val="000000"/>
                <w:lang w:eastAsia="en-AU"/>
              </w:rPr>
            </w:pPr>
            <w:ins w:id="15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79" w:author="KIM, Jason" w:date="2019-04-02T13:39:00Z"/>
        </w:trPr>
        <w:tc>
          <w:tcPr>
            <w:tcW w:w="708" w:type="pct"/>
            <w:vMerge/>
            <w:hideMark/>
          </w:tcPr>
          <w:p w:rsidR="00110C18" w:rsidRPr="0056388D" w:rsidRDefault="00110C18" w:rsidP="00063728">
            <w:pPr>
              <w:rPr>
                <w:ins w:id="159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81" w:author="KIM, Jason" w:date="2019-04-02T13:39:00Z"/>
                <w:rFonts w:ascii="Calibri" w:eastAsia="Times New Roman" w:hAnsi="Calibri" w:cs="Calibri"/>
                <w:color w:val="000000"/>
                <w:lang w:eastAsia="en-AU"/>
              </w:rPr>
            </w:pPr>
            <w:ins w:id="15982"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83" w:author="KIM, Jason" w:date="2019-04-02T13:39:00Z"/>
                <w:rFonts w:ascii="Calibri" w:eastAsia="Times New Roman" w:hAnsi="Calibri" w:cs="Calibri"/>
                <w:color w:val="000000"/>
                <w:lang w:eastAsia="en-AU"/>
              </w:rPr>
            </w:pPr>
            <w:ins w:id="1598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85" w:author="KIM, Jason" w:date="2019-04-02T13:39:00Z"/>
                <w:rFonts w:ascii="Calibri" w:eastAsia="Times New Roman" w:hAnsi="Calibri" w:cs="Calibri"/>
                <w:color w:val="000000"/>
                <w:lang w:eastAsia="en-AU"/>
              </w:rPr>
            </w:pPr>
            <w:ins w:id="15986" w:author="KIM, Jason" w:date="2019-04-02T13:39:00Z">
              <w:r w:rsidRPr="0056388D">
                <w:rPr>
                  <w:rFonts w:ascii="Calibri" w:eastAsia="Times New Roman" w:hAnsi="Calibri" w:cs="Calibri"/>
                  <w:color w:val="000000"/>
                  <w:lang w:eastAsia="en-AU"/>
                </w:rPr>
                <w:t>LLS2021</w:t>
              </w:r>
            </w:ins>
          </w:p>
        </w:tc>
        <w:tc>
          <w:tcPr>
            <w:tcW w:w="933" w:type="pct"/>
            <w:noWrap/>
            <w:hideMark/>
          </w:tcPr>
          <w:p w:rsidR="00110C18" w:rsidRPr="0056388D" w:rsidRDefault="00110C18" w:rsidP="00063728">
            <w:pPr>
              <w:rPr>
                <w:ins w:id="15987" w:author="KIM, Jason" w:date="2019-04-02T13:39:00Z"/>
                <w:rFonts w:ascii="Calibri" w:eastAsia="Times New Roman" w:hAnsi="Calibri" w:cs="Calibri"/>
                <w:color w:val="000000"/>
                <w:lang w:eastAsia="en-AU"/>
              </w:rPr>
            </w:pPr>
            <w:ins w:id="159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89" w:author="KIM, Jason" w:date="2019-04-02T13:39:00Z"/>
                <w:rFonts w:ascii="Calibri" w:eastAsia="Times New Roman" w:hAnsi="Calibri" w:cs="Calibri"/>
                <w:color w:val="000000"/>
                <w:lang w:eastAsia="en-AU"/>
              </w:rPr>
            </w:pPr>
            <w:ins w:id="15990" w:author="KIM, Jason" w:date="2019-04-02T13:39:00Z">
              <w:r w:rsidRPr="0056388D">
                <w:rPr>
                  <w:rFonts w:ascii="Calibri" w:eastAsia="Times New Roman" w:hAnsi="Calibri" w:cs="Calibri"/>
                  <w:color w:val="000000"/>
                  <w:lang w:eastAsia="en-AU"/>
                </w:rPr>
                <w:t>Chainage 1150</w:t>
              </w:r>
            </w:ins>
          </w:p>
        </w:tc>
        <w:tc>
          <w:tcPr>
            <w:tcW w:w="764" w:type="pct"/>
            <w:noWrap/>
            <w:hideMark/>
          </w:tcPr>
          <w:p w:rsidR="00110C18" w:rsidRPr="0056388D" w:rsidRDefault="00110C18" w:rsidP="00063728">
            <w:pPr>
              <w:jc w:val="right"/>
              <w:rPr>
                <w:ins w:id="15991" w:author="KIM, Jason" w:date="2019-04-02T13:39:00Z"/>
                <w:rFonts w:ascii="Calibri" w:eastAsia="Times New Roman" w:hAnsi="Calibri" w:cs="Calibri"/>
                <w:color w:val="000000"/>
                <w:lang w:eastAsia="en-AU"/>
              </w:rPr>
            </w:pPr>
            <w:ins w:id="15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93" w:author="KIM, Jason" w:date="2019-04-02T13:39:00Z"/>
        </w:trPr>
        <w:tc>
          <w:tcPr>
            <w:tcW w:w="708" w:type="pct"/>
            <w:vMerge/>
            <w:hideMark/>
          </w:tcPr>
          <w:p w:rsidR="00110C18" w:rsidRPr="0056388D" w:rsidRDefault="00110C18" w:rsidP="00063728">
            <w:pPr>
              <w:rPr>
                <w:ins w:id="15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95" w:author="KIM, Jason" w:date="2019-04-02T13:39:00Z"/>
                <w:rFonts w:ascii="Calibri" w:eastAsia="Times New Roman" w:hAnsi="Calibri" w:cs="Calibri"/>
                <w:color w:val="000000"/>
                <w:lang w:eastAsia="en-AU"/>
              </w:rPr>
            </w:pPr>
            <w:ins w:id="15996"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97" w:author="KIM, Jason" w:date="2019-04-02T13:39:00Z"/>
                <w:rFonts w:ascii="Calibri" w:eastAsia="Times New Roman" w:hAnsi="Calibri" w:cs="Calibri"/>
                <w:color w:val="000000"/>
                <w:lang w:eastAsia="en-AU"/>
              </w:rPr>
            </w:pPr>
            <w:ins w:id="1599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99" w:author="KIM, Jason" w:date="2019-04-02T13:39:00Z"/>
                <w:rFonts w:ascii="Calibri" w:eastAsia="Times New Roman" w:hAnsi="Calibri" w:cs="Calibri"/>
                <w:color w:val="000000"/>
                <w:lang w:eastAsia="en-AU"/>
              </w:rPr>
            </w:pPr>
            <w:ins w:id="16000" w:author="KIM, Jason" w:date="2019-04-02T13:39:00Z">
              <w:r w:rsidRPr="0056388D">
                <w:rPr>
                  <w:rFonts w:ascii="Calibri" w:eastAsia="Times New Roman" w:hAnsi="Calibri" w:cs="Calibri"/>
                  <w:color w:val="000000"/>
                  <w:lang w:eastAsia="en-AU"/>
                </w:rPr>
                <w:t>LLS2022</w:t>
              </w:r>
            </w:ins>
          </w:p>
        </w:tc>
        <w:tc>
          <w:tcPr>
            <w:tcW w:w="933" w:type="pct"/>
            <w:noWrap/>
            <w:hideMark/>
          </w:tcPr>
          <w:p w:rsidR="00110C18" w:rsidRPr="0056388D" w:rsidRDefault="00110C18" w:rsidP="00063728">
            <w:pPr>
              <w:rPr>
                <w:ins w:id="16001" w:author="KIM, Jason" w:date="2019-04-02T13:39:00Z"/>
                <w:rFonts w:ascii="Calibri" w:eastAsia="Times New Roman" w:hAnsi="Calibri" w:cs="Calibri"/>
                <w:color w:val="000000"/>
                <w:lang w:eastAsia="en-AU"/>
              </w:rPr>
            </w:pPr>
            <w:ins w:id="160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03" w:author="KIM, Jason" w:date="2019-04-02T13:39:00Z"/>
                <w:rFonts w:ascii="Calibri" w:eastAsia="Times New Roman" w:hAnsi="Calibri" w:cs="Calibri"/>
                <w:color w:val="000000"/>
                <w:lang w:eastAsia="en-AU"/>
              </w:rPr>
            </w:pPr>
            <w:ins w:id="16004" w:author="KIM, Jason" w:date="2019-04-02T13:39:00Z">
              <w:r w:rsidRPr="0056388D">
                <w:rPr>
                  <w:rFonts w:ascii="Calibri" w:eastAsia="Times New Roman" w:hAnsi="Calibri" w:cs="Calibri"/>
                  <w:color w:val="000000"/>
                  <w:lang w:eastAsia="en-AU"/>
                </w:rPr>
                <w:t>Chainage 1160</w:t>
              </w:r>
            </w:ins>
          </w:p>
        </w:tc>
        <w:tc>
          <w:tcPr>
            <w:tcW w:w="764" w:type="pct"/>
            <w:noWrap/>
            <w:hideMark/>
          </w:tcPr>
          <w:p w:rsidR="00110C18" w:rsidRPr="0056388D" w:rsidRDefault="00110C18" w:rsidP="00063728">
            <w:pPr>
              <w:jc w:val="right"/>
              <w:rPr>
                <w:ins w:id="16005" w:author="KIM, Jason" w:date="2019-04-02T13:39:00Z"/>
                <w:rFonts w:ascii="Calibri" w:eastAsia="Times New Roman" w:hAnsi="Calibri" w:cs="Calibri"/>
                <w:color w:val="000000"/>
                <w:lang w:eastAsia="en-AU"/>
              </w:rPr>
            </w:pPr>
            <w:ins w:id="16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07" w:author="KIM, Jason" w:date="2019-04-02T13:39:00Z"/>
        </w:trPr>
        <w:tc>
          <w:tcPr>
            <w:tcW w:w="708" w:type="pct"/>
            <w:vMerge/>
            <w:hideMark/>
          </w:tcPr>
          <w:p w:rsidR="00110C18" w:rsidRPr="0056388D" w:rsidRDefault="00110C18" w:rsidP="00063728">
            <w:pPr>
              <w:rPr>
                <w:ins w:id="16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09" w:author="KIM, Jason" w:date="2019-04-02T13:39:00Z"/>
                <w:rFonts w:ascii="Calibri" w:eastAsia="Times New Roman" w:hAnsi="Calibri" w:cs="Calibri"/>
                <w:color w:val="000000"/>
                <w:lang w:eastAsia="en-AU"/>
              </w:rPr>
            </w:pPr>
            <w:ins w:id="16010"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11" w:author="KIM, Jason" w:date="2019-04-02T13:39:00Z"/>
                <w:rFonts w:ascii="Calibri" w:eastAsia="Times New Roman" w:hAnsi="Calibri" w:cs="Calibri"/>
                <w:color w:val="000000"/>
                <w:lang w:eastAsia="en-AU"/>
              </w:rPr>
            </w:pPr>
            <w:ins w:id="1601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13" w:author="KIM, Jason" w:date="2019-04-02T13:39:00Z"/>
                <w:rFonts w:ascii="Calibri" w:eastAsia="Times New Roman" w:hAnsi="Calibri" w:cs="Calibri"/>
                <w:color w:val="000000"/>
                <w:lang w:eastAsia="en-AU"/>
              </w:rPr>
            </w:pPr>
            <w:ins w:id="16014" w:author="KIM, Jason" w:date="2019-04-02T13:39:00Z">
              <w:r w:rsidRPr="0056388D">
                <w:rPr>
                  <w:rFonts w:ascii="Calibri" w:eastAsia="Times New Roman" w:hAnsi="Calibri" w:cs="Calibri"/>
                  <w:color w:val="000000"/>
                  <w:lang w:eastAsia="en-AU"/>
                </w:rPr>
                <w:t>LLS2023</w:t>
              </w:r>
            </w:ins>
          </w:p>
        </w:tc>
        <w:tc>
          <w:tcPr>
            <w:tcW w:w="933" w:type="pct"/>
            <w:noWrap/>
            <w:hideMark/>
          </w:tcPr>
          <w:p w:rsidR="00110C18" w:rsidRPr="0056388D" w:rsidRDefault="00110C18" w:rsidP="00063728">
            <w:pPr>
              <w:rPr>
                <w:ins w:id="16015" w:author="KIM, Jason" w:date="2019-04-02T13:39:00Z"/>
                <w:rFonts w:ascii="Calibri" w:eastAsia="Times New Roman" w:hAnsi="Calibri" w:cs="Calibri"/>
                <w:color w:val="000000"/>
                <w:lang w:eastAsia="en-AU"/>
              </w:rPr>
            </w:pPr>
            <w:ins w:id="160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17" w:author="KIM, Jason" w:date="2019-04-02T13:39:00Z"/>
                <w:rFonts w:ascii="Calibri" w:eastAsia="Times New Roman" w:hAnsi="Calibri" w:cs="Calibri"/>
                <w:color w:val="000000"/>
                <w:lang w:eastAsia="en-AU"/>
              </w:rPr>
            </w:pPr>
            <w:ins w:id="16018" w:author="KIM, Jason" w:date="2019-04-02T13:39:00Z">
              <w:r w:rsidRPr="0056388D">
                <w:rPr>
                  <w:rFonts w:ascii="Calibri" w:eastAsia="Times New Roman" w:hAnsi="Calibri" w:cs="Calibri"/>
                  <w:color w:val="000000"/>
                  <w:lang w:eastAsia="en-AU"/>
                </w:rPr>
                <w:t>Chainage 1170</w:t>
              </w:r>
            </w:ins>
          </w:p>
        </w:tc>
        <w:tc>
          <w:tcPr>
            <w:tcW w:w="764" w:type="pct"/>
            <w:noWrap/>
            <w:hideMark/>
          </w:tcPr>
          <w:p w:rsidR="00110C18" w:rsidRPr="0056388D" w:rsidRDefault="00110C18" w:rsidP="00063728">
            <w:pPr>
              <w:jc w:val="right"/>
              <w:rPr>
                <w:ins w:id="16019" w:author="KIM, Jason" w:date="2019-04-02T13:39:00Z"/>
                <w:rFonts w:ascii="Calibri" w:eastAsia="Times New Roman" w:hAnsi="Calibri" w:cs="Calibri"/>
                <w:color w:val="000000"/>
                <w:lang w:eastAsia="en-AU"/>
              </w:rPr>
            </w:pPr>
            <w:ins w:id="16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21" w:author="KIM, Jason" w:date="2019-04-02T13:39:00Z"/>
        </w:trPr>
        <w:tc>
          <w:tcPr>
            <w:tcW w:w="708" w:type="pct"/>
            <w:vMerge/>
            <w:hideMark/>
          </w:tcPr>
          <w:p w:rsidR="00110C18" w:rsidRPr="0056388D" w:rsidRDefault="00110C18" w:rsidP="00063728">
            <w:pPr>
              <w:rPr>
                <w:ins w:id="160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23" w:author="KIM, Jason" w:date="2019-04-02T13:39:00Z"/>
                <w:rFonts w:ascii="Calibri" w:eastAsia="Times New Roman" w:hAnsi="Calibri" w:cs="Calibri"/>
                <w:color w:val="000000"/>
                <w:lang w:eastAsia="en-AU"/>
              </w:rPr>
            </w:pPr>
            <w:ins w:id="16024"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25" w:author="KIM, Jason" w:date="2019-04-02T13:39:00Z"/>
                <w:rFonts w:ascii="Calibri" w:eastAsia="Times New Roman" w:hAnsi="Calibri" w:cs="Calibri"/>
                <w:color w:val="000000"/>
                <w:lang w:eastAsia="en-AU"/>
              </w:rPr>
            </w:pPr>
            <w:ins w:id="1602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27" w:author="KIM, Jason" w:date="2019-04-02T13:39:00Z"/>
                <w:rFonts w:ascii="Calibri" w:eastAsia="Times New Roman" w:hAnsi="Calibri" w:cs="Calibri"/>
                <w:color w:val="000000"/>
                <w:lang w:eastAsia="en-AU"/>
              </w:rPr>
            </w:pPr>
            <w:ins w:id="16028" w:author="KIM, Jason" w:date="2019-04-02T13:39:00Z">
              <w:r w:rsidRPr="0056388D">
                <w:rPr>
                  <w:rFonts w:ascii="Calibri" w:eastAsia="Times New Roman" w:hAnsi="Calibri" w:cs="Calibri"/>
                  <w:color w:val="000000"/>
                  <w:lang w:eastAsia="en-AU"/>
                </w:rPr>
                <w:t>LLS2024</w:t>
              </w:r>
            </w:ins>
          </w:p>
        </w:tc>
        <w:tc>
          <w:tcPr>
            <w:tcW w:w="933" w:type="pct"/>
            <w:noWrap/>
            <w:hideMark/>
          </w:tcPr>
          <w:p w:rsidR="00110C18" w:rsidRPr="0056388D" w:rsidRDefault="00110C18" w:rsidP="00063728">
            <w:pPr>
              <w:rPr>
                <w:ins w:id="16029" w:author="KIM, Jason" w:date="2019-04-02T13:39:00Z"/>
                <w:rFonts w:ascii="Calibri" w:eastAsia="Times New Roman" w:hAnsi="Calibri" w:cs="Calibri"/>
                <w:color w:val="000000"/>
                <w:lang w:eastAsia="en-AU"/>
              </w:rPr>
            </w:pPr>
            <w:ins w:id="160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31" w:author="KIM, Jason" w:date="2019-04-02T13:39:00Z"/>
                <w:rFonts w:ascii="Calibri" w:eastAsia="Times New Roman" w:hAnsi="Calibri" w:cs="Calibri"/>
                <w:color w:val="000000"/>
                <w:lang w:eastAsia="en-AU"/>
              </w:rPr>
            </w:pPr>
            <w:ins w:id="16032" w:author="KIM, Jason" w:date="2019-04-02T13:39:00Z">
              <w:r w:rsidRPr="0056388D">
                <w:rPr>
                  <w:rFonts w:ascii="Calibri" w:eastAsia="Times New Roman" w:hAnsi="Calibri" w:cs="Calibri"/>
                  <w:color w:val="000000"/>
                  <w:lang w:eastAsia="en-AU"/>
                </w:rPr>
                <w:t>Chainage 1180</w:t>
              </w:r>
            </w:ins>
          </w:p>
        </w:tc>
        <w:tc>
          <w:tcPr>
            <w:tcW w:w="764" w:type="pct"/>
            <w:noWrap/>
            <w:hideMark/>
          </w:tcPr>
          <w:p w:rsidR="00110C18" w:rsidRPr="0056388D" w:rsidRDefault="00110C18" w:rsidP="00063728">
            <w:pPr>
              <w:jc w:val="right"/>
              <w:rPr>
                <w:ins w:id="16033" w:author="KIM, Jason" w:date="2019-04-02T13:39:00Z"/>
                <w:rFonts w:ascii="Calibri" w:eastAsia="Times New Roman" w:hAnsi="Calibri" w:cs="Calibri"/>
                <w:color w:val="000000"/>
                <w:lang w:eastAsia="en-AU"/>
              </w:rPr>
            </w:pPr>
            <w:ins w:id="16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35" w:author="KIM, Jason" w:date="2019-04-02T13:39:00Z"/>
        </w:trPr>
        <w:tc>
          <w:tcPr>
            <w:tcW w:w="708" w:type="pct"/>
            <w:vMerge/>
            <w:hideMark/>
          </w:tcPr>
          <w:p w:rsidR="00110C18" w:rsidRPr="0056388D" w:rsidRDefault="00110C18" w:rsidP="00063728">
            <w:pPr>
              <w:rPr>
                <w:ins w:id="160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37" w:author="KIM, Jason" w:date="2019-04-02T13:39:00Z"/>
                <w:rFonts w:ascii="Calibri" w:eastAsia="Times New Roman" w:hAnsi="Calibri" w:cs="Calibri"/>
                <w:color w:val="000000"/>
                <w:lang w:eastAsia="en-AU"/>
              </w:rPr>
            </w:pPr>
            <w:ins w:id="16038"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39" w:author="KIM, Jason" w:date="2019-04-02T13:39:00Z"/>
                <w:rFonts w:ascii="Calibri" w:eastAsia="Times New Roman" w:hAnsi="Calibri" w:cs="Calibri"/>
                <w:color w:val="000000"/>
                <w:lang w:eastAsia="en-AU"/>
              </w:rPr>
            </w:pPr>
            <w:ins w:id="1604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41" w:author="KIM, Jason" w:date="2019-04-02T13:39:00Z"/>
                <w:rFonts w:ascii="Calibri" w:eastAsia="Times New Roman" w:hAnsi="Calibri" w:cs="Calibri"/>
                <w:color w:val="000000"/>
                <w:lang w:eastAsia="en-AU"/>
              </w:rPr>
            </w:pPr>
            <w:ins w:id="16042" w:author="KIM, Jason" w:date="2019-04-02T13:39:00Z">
              <w:r w:rsidRPr="0056388D">
                <w:rPr>
                  <w:rFonts w:ascii="Calibri" w:eastAsia="Times New Roman" w:hAnsi="Calibri" w:cs="Calibri"/>
                  <w:color w:val="000000"/>
                  <w:lang w:eastAsia="en-AU"/>
                </w:rPr>
                <w:t>LLS2025</w:t>
              </w:r>
            </w:ins>
          </w:p>
        </w:tc>
        <w:tc>
          <w:tcPr>
            <w:tcW w:w="933" w:type="pct"/>
            <w:noWrap/>
            <w:hideMark/>
          </w:tcPr>
          <w:p w:rsidR="00110C18" w:rsidRPr="0056388D" w:rsidRDefault="00110C18" w:rsidP="00063728">
            <w:pPr>
              <w:rPr>
                <w:ins w:id="16043" w:author="KIM, Jason" w:date="2019-04-02T13:39:00Z"/>
                <w:rFonts w:ascii="Calibri" w:eastAsia="Times New Roman" w:hAnsi="Calibri" w:cs="Calibri"/>
                <w:color w:val="000000"/>
                <w:lang w:eastAsia="en-AU"/>
              </w:rPr>
            </w:pPr>
            <w:ins w:id="160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45" w:author="KIM, Jason" w:date="2019-04-02T13:39:00Z"/>
                <w:rFonts w:ascii="Calibri" w:eastAsia="Times New Roman" w:hAnsi="Calibri" w:cs="Calibri"/>
                <w:color w:val="000000"/>
                <w:lang w:eastAsia="en-AU"/>
              </w:rPr>
            </w:pPr>
            <w:ins w:id="16046" w:author="KIM, Jason" w:date="2019-04-02T13:39:00Z">
              <w:r w:rsidRPr="0056388D">
                <w:rPr>
                  <w:rFonts w:ascii="Calibri" w:eastAsia="Times New Roman" w:hAnsi="Calibri" w:cs="Calibri"/>
                  <w:color w:val="000000"/>
                  <w:lang w:eastAsia="en-AU"/>
                </w:rPr>
                <w:t>Chainage 1190</w:t>
              </w:r>
            </w:ins>
          </w:p>
        </w:tc>
        <w:tc>
          <w:tcPr>
            <w:tcW w:w="764" w:type="pct"/>
            <w:noWrap/>
            <w:hideMark/>
          </w:tcPr>
          <w:p w:rsidR="00110C18" w:rsidRPr="0056388D" w:rsidRDefault="00110C18" w:rsidP="00063728">
            <w:pPr>
              <w:jc w:val="right"/>
              <w:rPr>
                <w:ins w:id="16047" w:author="KIM, Jason" w:date="2019-04-02T13:39:00Z"/>
                <w:rFonts w:ascii="Calibri" w:eastAsia="Times New Roman" w:hAnsi="Calibri" w:cs="Calibri"/>
                <w:color w:val="000000"/>
                <w:lang w:eastAsia="en-AU"/>
              </w:rPr>
            </w:pPr>
            <w:ins w:id="16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49" w:author="KIM, Jason" w:date="2019-04-02T13:39:00Z"/>
        </w:trPr>
        <w:tc>
          <w:tcPr>
            <w:tcW w:w="708" w:type="pct"/>
            <w:vMerge/>
            <w:hideMark/>
          </w:tcPr>
          <w:p w:rsidR="00110C18" w:rsidRPr="0056388D" w:rsidRDefault="00110C18" w:rsidP="00063728">
            <w:pPr>
              <w:rPr>
                <w:ins w:id="160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51" w:author="KIM, Jason" w:date="2019-04-02T13:39:00Z"/>
                <w:rFonts w:ascii="Calibri" w:eastAsia="Times New Roman" w:hAnsi="Calibri" w:cs="Calibri"/>
                <w:color w:val="000000"/>
                <w:lang w:eastAsia="en-AU"/>
              </w:rPr>
            </w:pPr>
            <w:ins w:id="16052"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53" w:author="KIM, Jason" w:date="2019-04-02T13:39:00Z"/>
                <w:rFonts w:ascii="Calibri" w:eastAsia="Times New Roman" w:hAnsi="Calibri" w:cs="Calibri"/>
                <w:color w:val="000000"/>
                <w:lang w:eastAsia="en-AU"/>
              </w:rPr>
            </w:pPr>
            <w:ins w:id="1605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55" w:author="KIM, Jason" w:date="2019-04-02T13:39:00Z"/>
                <w:rFonts w:ascii="Calibri" w:eastAsia="Times New Roman" w:hAnsi="Calibri" w:cs="Calibri"/>
                <w:color w:val="000000"/>
                <w:lang w:eastAsia="en-AU"/>
              </w:rPr>
            </w:pPr>
            <w:ins w:id="16056" w:author="KIM, Jason" w:date="2019-04-02T13:39:00Z">
              <w:r w:rsidRPr="0056388D">
                <w:rPr>
                  <w:rFonts w:ascii="Calibri" w:eastAsia="Times New Roman" w:hAnsi="Calibri" w:cs="Calibri"/>
                  <w:color w:val="000000"/>
                  <w:lang w:eastAsia="en-AU"/>
                </w:rPr>
                <w:t>LLS2026</w:t>
              </w:r>
            </w:ins>
          </w:p>
        </w:tc>
        <w:tc>
          <w:tcPr>
            <w:tcW w:w="933" w:type="pct"/>
            <w:noWrap/>
            <w:hideMark/>
          </w:tcPr>
          <w:p w:rsidR="00110C18" w:rsidRPr="0056388D" w:rsidRDefault="00110C18" w:rsidP="00063728">
            <w:pPr>
              <w:rPr>
                <w:ins w:id="16057" w:author="KIM, Jason" w:date="2019-04-02T13:39:00Z"/>
                <w:rFonts w:ascii="Calibri" w:eastAsia="Times New Roman" w:hAnsi="Calibri" w:cs="Calibri"/>
                <w:color w:val="000000"/>
                <w:lang w:eastAsia="en-AU"/>
              </w:rPr>
            </w:pPr>
            <w:ins w:id="160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59" w:author="KIM, Jason" w:date="2019-04-02T13:39:00Z"/>
                <w:rFonts w:ascii="Calibri" w:eastAsia="Times New Roman" w:hAnsi="Calibri" w:cs="Calibri"/>
                <w:color w:val="000000"/>
                <w:lang w:eastAsia="en-AU"/>
              </w:rPr>
            </w:pPr>
            <w:ins w:id="16060" w:author="KIM, Jason" w:date="2019-04-02T13:39:00Z">
              <w:r w:rsidRPr="0056388D">
                <w:rPr>
                  <w:rFonts w:ascii="Calibri" w:eastAsia="Times New Roman" w:hAnsi="Calibri" w:cs="Calibri"/>
                  <w:color w:val="000000"/>
                  <w:lang w:eastAsia="en-AU"/>
                </w:rPr>
                <w:t>Chainage 1200</w:t>
              </w:r>
            </w:ins>
          </w:p>
        </w:tc>
        <w:tc>
          <w:tcPr>
            <w:tcW w:w="764" w:type="pct"/>
            <w:noWrap/>
            <w:hideMark/>
          </w:tcPr>
          <w:p w:rsidR="00110C18" w:rsidRPr="0056388D" w:rsidRDefault="00110C18" w:rsidP="00063728">
            <w:pPr>
              <w:jc w:val="right"/>
              <w:rPr>
                <w:ins w:id="16061" w:author="KIM, Jason" w:date="2019-04-02T13:39:00Z"/>
                <w:rFonts w:ascii="Calibri" w:eastAsia="Times New Roman" w:hAnsi="Calibri" w:cs="Calibri"/>
                <w:color w:val="000000"/>
                <w:lang w:eastAsia="en-AU"/>
              </w:rPr>
            </w:pPr>
            <w:ins w:id="16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63" w:author="KIM, Jason" w:date="2019-04-02T13:39:00Z"/>
        </w:trPr>
        <w:tc>
          <w:tcPr>
            <w:tcW w:w="708" w:type="pct"/>
            <w:vMerge/>
            <w:hideMark/>
          </w:tcPr>
          <w:p w:rsidR="00110C18" w:rsidRPr="0056388D" w:rsidRDefault="00110C18" w:rsidP="00063728">
            <w:pPr>
              <w:rPr>
                <w:ins w:id="160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65" w:author="KIM, Jason" w:date="2019-04-02T13:39:00Z"/>
                <w:rFonts w:ascii="Calibri" w:eastAsia="Times New Roman" w:hAnsi="Calibri" w:cs="Calibri"/>
                <w:color w:val="000000"/>
                <w:lang w:eastAsia="en-AU"/>
              </w:rPr>
            </w:pPr>
            <w:ins w:id="16066"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67" w:author="KIM, Jason" w:date="2019-04-02T13:39:00Z"/>
                <w:rFonts w:ascii="Calibri" w:eastAsia="Times New Roman" w:hAnsi="Calibri" w:cs="Calibri"/>
                <w:color w:val="000000"/>
                <w:lang w:eastAsia="en-AU"/>
              </w:rPr>
            </w:pPr>
            <w:ins w:id="1606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69" w:author="KIM, Jason" w:date="2019-04-02T13:39:00Z"/>
                <w:rFonts w:ascii="Calibri" w:eastAsia="Times New Roman" w:hAnsi="Calibri" w:cs="Calibri"/>
                <w:color w:val="000000"/>
                <w:lang w:eastAsia="en-AU"/>
              </w:rPr>
            </w:pPr>
            <w:ins w:id="16070" w:author="KIM, Jason" w:date="2019-04-02T13:39:00Z">
              <w:r w:rsidRPr="0056388D">
                <w:rPr>
                  <w:rFonts w:ascii="Calibri" w:eastAsia="Times New Roman" w:hAnsi="Calibri" w:cs="Calibri"/>
                  <w:color w:val="000000"/>
                  <w:lang w:eastAsia="en-AU"/>
                </w:rPr>
                <w:t>LLS2027</w:t>
              </w:r>
            </w:ins>
          </w:p>
        </w:tc>
        <w:tc>
          <w:tcPr>
            <w:tcW w:w="933" w:type="pct"/>
            <w:noWrap/>
            <w:hideMark/>
          </w:tcPr>
          <w:p w:rsidR="00110C18" w:rsidRPr="0056388D" w:rsidRDefault="00110C18" w:rsidP="00063728">
            <w:pPr>
              <w:rPr>
                <w:ins w:id="16071" w:author="KIM, Jason" w:date="2019-04-02T13:39:00Z"/>
                <w:rFonts w:ascii="Calibri" w:eastAsia="Times New Roman" w:hAnsi="Calibri" w:cs="Calibri"/>
                <w:color w:val="000000"/>
                <w:lang w:eastAsia="en-AU"/>
              </w:rPr>
            </w:pPr>
            <w:ins w:id="160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73" w:author="KIM, Jason" w:date="2019-04-02T13:39:00Z"/>
                <w:rFonts w:ascii="Calibri" w:eastAsia="Times New Roman" w:hAnsi="Calibri" w:cs="Calibri"/>
                <w:color w:val="000000"/>
                <w:lang w:eastAsia="en-AU"/>
              </w:rPr>
            </w:pPr>
            <w:ins w:id="16074" w:author="KIM, Jason" w:date="2019-04-02T13:39:00Z">
              <w:r w:rsidRPr="0056388D">
                <w:rPr>
                  <w:rFonts w:ascii="Calibri" w:eastAsia="Times New Roman" w:hAnsi="Calibri" w:cs="Calibri"/>
                  <w:color w:val="000000"/>
                  <w:lang w:eastAsia="en-AU"/>
                </w:rPr>
                <w:t>Chainage 1210</w:t>
              </w:r>
            </w:ins>
          </w:p>
        </w:tc>
        <w:tc>
          <w:tcPr>
            <w:tcW w:w="764" w:type="pct"/>
            <w:noWrap/>
            <w:hideMark/>
          </w:tcPr>
          <w:p w:rsidR="00110C18" w:rsidRPr="0056388D" w:rsidRDefault="00110C18" w:rsidP="00063728">
            <w:pPr>
              <w:jc w:val="right"/>
              <w:rPr>
                <w:ins w:id="16075" w:author="KIM, Jason" w:date="2019-04-02T13:39:00Z"/>
                <w:rFonts w:ascii="Calibri" w:eastAsia="Times New Roman" w:hAnsi="Calibri" w:cs="Calibri"/>
                <w:color w:val="000000"/>
                <w:lang w:eastAsia="en-AU"/>
              </w:rPr>
            </w:pPr>
            <w:ins w:id="160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77" w:author="KIM, Jason" w:date="2019-04-02T13:39:00Z"/>
        </w:trPr>
        <w:tc>
          <w:tcPr>
            <w:tcW w:w="708" w:type="pct"/>
            <w:vMerge w:val="restart"/>
            <w:noWrap/>
            <w:hideMark/>
          </w:tcPr>
          <w:p w:rsidR="00110C18" w:rsidRPr="0056388D" w:rsidRDefault="00110C18" w:rsidP="00063728">
            <w:pPr>
              <w:rPr>
                <w:ins w:id="16078" w:author="KIM, Jason" w:date="2019-04-02T13:39:00Z"/>
                <w:rFonts w:ascii="Calibri" w:eastAsia="Times New Roman" w:hAnsi="Calibri" w:cs="Calibri"/>
                <w:color w:val="000000"/>
                <w:lang w:eastAsia="en-AU"/>
              </w:rPr>
            </w:pPr>
            <w:ins w:id="16079" w:author="KIM, Jason" w:date="2019-04-02T13:39:00Z">
              <w:r w:rsidRPr="0056388D">
                <w:rPr>
                  <w:rFonts w:ascii="Calibri" w:eastAsia="Times New Roman" w:hAnsi="Calibri" w:cs="Calibri"/>
                  <w:color w:val="000000"/>
                  <w:lang w:eastAsia="en-AU"/>
                </w:rPr>
                <w:t>LLE04NK61</w:t>
              </w:r>
            </w:ins>
          </w:p>
        </w:tc>
        <w:tc>
          <w:tcPr>
            <w:tcW w:w="605" w:type="pct"/>
            <w:noWrap/>
            <w:hideMark/>
          </w:tcPr>
          <w:p w:rsidR="00110C18" w:rsidRPr="0056388D" w:rsidRDefault="00110C18" w:rsidP="00063728">
            <w:pPr>
              <w:rPr>
                <w:ins w:id="16080" w:author="KIM, Jason" w:date="2019-04-02T13:39:00Z"/>
                <w:rFonts w:ascii="Calibri" w:eastAsia="Times New Roman" w:hAnsi="Calibri" w:cs="Calibri"/>
                <w:color w:val="000000"/>
                <w:lang w:eastAsia="en-AU"/>
              </w:rPr>
            </w:pPr>
            <w:ins w:id="16081"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082" w:author="KIM, Jason" w:date="2019-04-02T13:39:00Z"/>
                <w:rFonts w:ascii="Calibri" w:eastAsia="Times New Roman" w:hAnsi="Calibri" w:cs="Calibri"/>
                <w:color w:val="000000"/>
                <w:lang w:eastAsia="en-AU"/>
              </w:rPr>
            </w:pPr>
            <w:ins w:id="1608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84" w:author="KIM, Jason" w:date="2019-04-02T13:39:00Z"/>
                <w:rFonts w:ascii="Calibri" w:eastAsia="Times New Roman" w:hAnsi="Calibri" w:cs="Calibri"/>
                <w:color w:val="000000"/>
                <w:lang w:eastAsia="en-AU"/>
              </w:rPr>
            </w:pPr>
            <w:ins w:id="16085" w:author="KIM, Jason" w:date="2019-04-02T13:39:00Z">
              <w:r w:rsidRPr="0056388D">
                <w:rPr>
                  <w:rFonts w:ascii="Calibri" w:eastAsia="Times New Roman" w:hAnsi="Calibri" w:cs="Calibri"/>
                  <w:color w:val="000000"/>
                  <w:lang w:eastAsia="en-AU"/>
                </w:rPr>
                <w:t>LLN1000</w:t>
              </w:r>
            </w:ins>
          </w:p>
        </w:tc>
        <w:tc>
          <w:tcPr>
            <w:tcW w:w="933" w:type="pct"/>
            <w:noWrap/>
            <w:hideMark/>
          </w:tcPr>
          <w:p w:rsidR="00110C18" w:rsidRPr="0056388D" w:rsidRDefault="00110C18" w:rsidP="00063728">
            <w:pPr>
              <w:rPr>
                <w:ins w:id="16086" w:author="KIM, Jason" w:date="2019-04-02T13:39:00Z"/>
                <w:rFonts w:ascii="Calibri" w:eastAsia="Times New Roman" w:hAnsi="Calibri" w:cs="Calibri"/>
                <w:color w:val="000000"/>
                <w:lang w:eastAsia="en-AU"/>
              </w:rPr>
            </w:pPr>
            <w:ins w:id="160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088" w:author="KIM, Jason" w:date="2019-04-02T13:39:00Z"/>
                <w:rFonts w:ascii="Calibri" w:eastAsia="Times New Roman" w:hAnsi="Calibri" w:cs="Calibri"/>
                <w:color w:val="000000"/>
                <w:lang w:eastAsia="en-AU"/>
              </w:rPr>
            </w:pPr>
            <w:ins w:id="16089" w:author="KIM, Jason" w:date="2019-04-02T13:39:00Z">
              <w:r w:rsidRPr="0056388D">
                <w:rPr>
                  <w:rFonts w:ascii="Calibri" w:eastAsia="Times New Roman" w:hAnsi="Calibri" w:cs="Calibri"/>
                  <w:color w:val="000000"/>
                  <w:lang w:eastAsia="en-AU"/>
                </w:rPr>
                <w:t>Chainage 1210</w:t>
              </w:r>
            </w:ins>
          </w:p>
        </w:tc>
        <w:tc>
          <w:tcPr>
            <w:tcW w:w="764" w:type="pct"/>
            <w:noWrap/>
            <w:hideMark/>
          </w:tcPr>
          <w:p w:rsidR="00110C18" w:rsidRPr="0056388D" w:rsidRDefault="00110C18" w:rsidP="00063728">
            <w:pPr>
              <w:jc w:val="right"/>
              <w:rPr>
                <w:ins w:id="16090" w:author="KIM, Jason" w:date="2019-04-02T13:39:00Z"/>
                <w:rFonts w:ascii="Calibri" w:eastAsia="Times New Roman" w:hAnsi="Calibri" w:cs="Calibri"/>
                <w:color w:val="000000"/>
                <w:lang w:eastAsia="en-AU"/>
              </w:rPr>
            </w:pPr>
            <w:ins w:id="16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92" w:author="KIM, Jason" w:date="2019-04-02T13:39:00Z"/>
        </w:trPr>
        <w:tc>
          <w:tcPr>
            <w:tcW w:w="708" w:type="pct"/>
            <w:vMerge/>
            <w:hideMark/>
          </w:tcPr>
          <w:p w:rsidR="00110C18" w:rsidRPr="0056388D" w:rsidRDefault="00110C18" w:rsidP="00063728">
            <w:pPr>
              <w:rPr>
                <w:ins w:id="16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94" w:author="KIM, Jason" w:date="2019-04-02T13:39:00Z"/>
                <w:rFonts w:ascii="Calibri" w:eastAsia="Times New Roman" w:hAnsi="Calibri" w:cs="Calibri"/>
                <w:color w:val="000000"/>
                <w:lang w:eastAsia="en-AU"/>
              </w:rPr>
            </w:pPr>
            <w:ins w:id="16095"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096" w:author="KIM, Jason" w:date="2019-04-02T13:39:00Z"/>
                <w:rFonts w:ascii="Calibri" w:eastAsia="Times New Roman" w:hAnsi="Calibri" w:cs="Calibri"/>
                <w:color w:val="000000"/>
                <w:lang w:eastAsia="en-AU"/>
              </w:rPr>
            </w:pPr>
            <w:ins w:id="1609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98" w:author="KIM, Jason" w:date="2019-04-02T13:39:00Z"/>
                <w:rFonts w:ascii="Calibri" w:eastAsia="Times New Roman" w:hAnsi="Calibri" w:cs="Calibri"/>
                <w:color w:val="000000"/>
                <w:lang w:eastAsia="en-AU"/>
              </w:rPr>
            </w:pPr>
            <w:ins w:id="16099" w:author="KIM, Jason" w:date="2019-04-02T13:39:00Z">
              <w:r w:rsidRPr="0056388D">
                <w:rPr>
                  <w:rFonts w:ascii="Calibri" w:eastAsia="Times New Roman" w:hAnsi="Calibri" w:cs="Calibri"/>
                  <w:color w:val="000000"/>
                  <w:lang w:eastAsia="en-AU"/>
                </w:rPr>
                <w:t>LLN1001</w:t>
              </w:r>
            </w:ins>
          </w:p>
        </w:tc>
        <w:tc>
          <w:tcPr>
            <w:tcW w:w="933" w:type="pct"/>
            <w:noWrap/>
            <w:hideMark/>
          </w:tcPr>
          <w:p w:rsidR="00110C18" w:rsidRPr="0056388D" w:rsidRDefault="00110C18" w:rsidP="00063728">
            <w:pPr>
              <w:rPr>
                <w:ins w:id="16100" w:author="KIM, Jason" w:date="2019-04-02T13:39:00Z"/>
                <w:rFonts w:ascii="Calibri" w:eastAsia="Times New Roman" w:hAnsi="Calibri" w:cs="Calibri"/>
                <w:color w:val="000000"/>
                <w:lang w:eastAsia="en-AU"/>
              </w:rPr>
            </w:pPr>
            <w:ins w:id="161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02" w:author="KIM, Jason" w:date="2019-04-02T13:39:00Z"/>
                <w:rFonts w:ascii="Calibri" w:eastAsia="Times New Roman" w:hAnsi="Calibri" w:cs="Calibri"/>
                <w:color w:val="000000"/>
                <w:lang w:eastAsia="en-AU"/>
              </w:rPr>
            </w:pPr>
            <w:ins w:id="16103" w:author="KIM, Jason" w:date="2019-04-02T13:39:00Z">
              <w:r w:rsidRPr="0056388D">
                <w:rPr>
                  <w:rFonts w:ascii="Calibri" w:eastAsia="Times New Roman" w:hAnsi="Calibri" w:cs="Calibri"/>
                  <w:color w:val="000000"/>
                  <w:lang w:eastAsia="en-AU"/>
                </w:rPr>
                <w:t>Chainage 1220</w:t>
              </w:r>
            </w:ins>
          </w:p>
        </w:tc>
        <w:tc>
          <w:tcPr>
            <w:tcW w:w="764" w:type="pct"/>
            <w:noWrap/>
            <w:hideMark/>
          </w:tcPr>
          <w:p w:rsidR="00110C18" w:rsidRPr="0056388D" w:rsidRDefault="00110C18" w:rsidP="00063728">
            <w:pPr>
              <w:jc w:val="right"/>
              <w:rPr>
                <w:ins w:id="16104" w:author="KIM, Jason" w:date="2019-04-02T13:39:00Z"/>
                <w:rFonts w:ascii="Calibri" w:eastAsia="Times New Roman" w:hAnsi="Calibri" w:cs="Calibri"/>
                <w:color w:val="000000"/>
                <w:lang w:eastAsia="en-AU"/>
              </w:rPr>
            </w:pPr>
            <w:ins w:id="16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06" w:author="KIM, Jason" w:date="2019-04-02T13:39:00Z"/>
        </w:trPr>
        <w:tc>
          <w:tcPr>
            <w:tcW w:w="708" w:type="pct"/>
            <w:vMerge/>
            <w:hideMark/>
          </w:tcPr>
          <w:p w:rsidR="00110C18" w:rsidRPr="0056388D" w:rsidRDefault="00110C18" w:rsidP="00063728">
            <w:pPr>
              <w:rPr>
                <w:ins w:id="16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08" w:author="KIM, Jason" w:date="2019-04-02T13:39:00Z"/>
                <w:rFonts w:ascii="Calibri" w:eastAsia="Times New Roman" w:hAnsi="Calibri" w:cs="Calibri"/>
                <w:color w:val="000000"/>
                <w:lang w:eastAsia="en-AU"/>
              </w:rPr>
            </w:pPr>
            <w:ins w:id="16109"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10" w:author="KIM, Jason" w:date="2019-04-02T13:39:00Z"/>
                <w:rFonts w:ascii="Calibri" w:eastAsia="Times New Roman" w:hAnsi="Calibri" w:cs="Calibri"/>
                <w:color w:val="000000"/>
                <w:lang w:eastAsia="en-AU"/>
              </w:rPr>
            </w:pPr>
            <w:ins w:id="1611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12" w:author="KIM, Jason" w:date="2019-04-02T13:39:00Z"/>
                <w:rFonts w:ascii="Calibri" w:eastAsia="Times New Roman" w:hAnsi="Calibri" w:cs="Calibri"/>
                <w:color w:val="000000"/>
                <w:lang w:eastAsia="en-AU"/>
              </w:rPr>
            </w:pPr>
            <w:ins w:id="16113" w:author="KIM, Jason" w:date="2019-04-02T13:39:00Z">
              <w:r w:rsidRPr="0056388D">
                <w:rPr>
                  <w:rFonts w:ascii="Calibri" w:eastAsia="Times New Roman" w:hAnsi="Calibri" w:cs="Calibri"/>
                  <w:color w:val="000000"/>
                  <w:lang w:eastAsia="en-AU"/>
                </w:rPr>
                <w:t>LLN1002</w:t>
              </w:r>
            </w:ins>
          </w:p>
        </w:tc>
        <w:tc>
          <w:tcPr>
            <w:tcW w:w="933" w:type="pct"/>
            <w:noWrap/>
            <w:hideMark/>
          </w:tcPr>
          <w:p w:rsidR="00110C18" w:rsidRPr="0056388D" w:rsidRDefault="00110C18" w:rsidP="00063728">
            <w:pPr>
              <w:rPr>
                <w:ins w:id="16114" w:author="KIM, Jason" w:date="2019-04-02T13:39:00Z"/>
                <w:rFonts w:ascii="Calibri" w:eastAsia="Times New Roman" w:hAnsi="Calibri" w:cs="Calibri"/>
                <w:color w:val="000000"/>
                <w:lang w:eastAsia="en-AU"/>
              </w:rPr>
            </w:pPr>
            <w:ins w:id="161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16" w:author="KIM, Jason" w:date="2019-04-02T13:39:00Z"/>
                <w:rFonts w:ascii="Calibri" w:eastAsia="Times New Roman" w:hAnsi="Calibri" w:cs="Calibri"/>
                <w:color w:val="000000"/>
                <w:lang w:eastAsia="en-AU"/>
              </w:rPr>
            </w:pPr>
            <w:ins w:id="16117" w:author="KIM, Jason" w:date="2019-04-02T13:39:00Z">
              <w:r w:rsidRPr="0056388D">
                <w:rPr>
                  <w:rFonts w:ascii="Calibri" w:eastAsia="Times New Roman" w:hAnsi="Calibri" w:cs="Calibri"/>
                  <w:color w:val="000000"/>
                  <w:lang w:eastAsia="en-AU"/>
                </w:rPr>
                <w:t>Chainage 1230</w:t>
              </w:r>
            </w:ins>
          </w:p>
        </w:tc>
        <w:tc>
          <w:tcPr>
            <w:tcW w:w="764" w:type="pct"/>
            <w:noWrap/>
            <w:hideMark/>
          </w:tcPr>
          <w:p w:rsidR="00110C18" w:rsidRPr="0056388D" w:rsidRDefault="00110C18" w:rsidP="00063728">
            <w:pPr>
              <w:jc w:val="right"/>
              <w:rPr>
                <w:ins w:id="16118" w:author="KIM, Jason" w:date="2019-04-02T13:39:00Z"/>
                <w:rFonts w:ascii="Calibri" w:eastAsia="Times New Roman" w:hAnsi="Calibri" w:cs="Calibri"/>
                <w:color w:val="000000"/>
                <w:lang w:eastAsia="en-AU"/>
              </w:rPr>
            </w:pPr>
            <w:ins w:id="16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20" w:author="KIM, Jason" w:date="2019-04-02T13:39:00Z"/>
        </w:trPr>
        <w:tc>
          <w:tcPr>
            <w:tcW w:w="708" w:type="pct"/>
            <w:vMerge/>
            <w:hideMark/>
          </w:tcPr>
          <w:p w:rsidR="00110C18" w:rsidRPr="0056388D" w:rsidRDefault="00110C18" w:rsidP="00063728">
            <w:pPr>
              <w:rPr>
                <w:ins w:id="161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22" w:author="KIM, Jason" w:date="2019-04-02T13:39:00Z"/>
                <w:rFonts w:ascii="Calibri" w:eastAsia="Times New Roman" w:hAnsi="Calibri" w:cs="Calibri"/>
                <w:color w:val="000000"/>
                <w:lang w:eastAsia="en-AU"/>
              </w:rPr>
            </w:pPr>
            <w:ins w:id="16123"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24" w:author="KIM, Jason" w:date="2019-04-02T13:39:00Z"/>
                <w:rFonts w:ascii="Calibri" w:eastAsia="Times New Roman" w:hAnsi="Calibri" w:cs="Calibri"/>
                <w:color w:val="000000"/>
                <w:lang w:eastAsia="en-AU"/>
              </w:rPr>
            </w:pPr>
            <w:ins w:id="1612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26" w:author="KIM, Jason" w:date="2019-04-02T13:39:00Z"/>
                <w:rFonts w:ascii="Calibri" w:eastAsia="Times New Roman" w:hAnsi="Calibri" w:cs="Calibri"/>
                <w:color w:val="000000"/>
                <w:lang w:eastAsia="en-AU"/>
              </w:rPr>
            </w:pPr>
            <w:ins w:id="16127" w:author="KIM, Jason" w:date="2019-04-02T13:39:00Z">
              <w:r w:rsidRPr="0056388D">
                <w:rPr>
                  <w:rFonts w:ascii="Calibri" w:eastAsia="Times New Roman" w:hAnsi="Calibri" w:cs="Calibri"/>
                  <w:color w:val="000000"/>
                  <w:lang w:eastAsia="en-AU"/>
                </w:rPr>
                <w:t>LLN1003</w:t>
              </w:r>
            </w:ins>
          </w:p>
        </w:tc>
        <w:tc>
          <w:tcPr>
            <w:tcW w:w="933" w:type="pct"/>
            <w:noWrap/>
            <w:hideMark/>
          </w:tcPr>
          <w:p w:rsidR="00110C18" w:rsidRPr="0056388D" w:rsidRDefault="00110C18" w:rsidP="00063728">
            <w:pPr>
              <w:rPr>
                <w:ins w:id="16128" w:author="KIM, Jason" w:date="2019-04-02T13:39:00Z"/>
                <w:rFonts w:ascii="Calibri" w:eastAsia="Times New Roman" w:hAnsi="Calibri" w:cs="Calibri"/>
                <w:color w:val="000000"/>
                <w:lang w:eastAsia="en-AU"/>
              </w:rPr>
            </w:pPr>
            <w:ins w:id="161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30" w:author="KIM, Jason" w:date="2019-04-02T13:39:00Z"/>
                <w:rFonts w:ascii="Calibri" w:eastAsia="Times New Roman" w:hAnsi="Calibri" w:cs="Calibri"/>
                <w:color w:val="000000"/>
                <w:lang w:eastAsia="en-AU"/>
              </w:rPr>
            </w:pPr>
            <w:ins w:id="16131" w:author="KIM, Jason" w:date="2019-04-02T13:39:00Z">
              <w:r w:rsidRPr="0056388D">
                <w:rPr>
                  <w:rFonts w:ascii="Calibri" w:eastAsia="Times New Roman" w:hAnsi="Calibri" w:cs="Calibri"/>
                  <w:color w:val="000000"/>
                  <w:lang w:eastAsia="en-AU"/>
                </w:rPr>
                <w:t>Chainage 1240</w:t>
              </w:r>
            </w:ins>
          </w:p>
        </w:tc>
        <w:tc>
          <w:tcPr>
            <w:tcW w:w="764" w:type="pct"/>
            <w:noWrap/>
            <w:hideMark/>
          </w:tcPr>
          <w:p w:rsidR="00110C18" w:rsidRPr="0056388D" w:rsidRDefault="00110C18" w:rsidP="00063728">
            <w:pPr>
              <w:jc w:val="right"/>
              <w:rPr>
                <w:ins w:id="16132" w:author="KIM, Jason" w:date="2019-04-02T13:39:00Z"/>
                <w:rFonts w:ascii="Calibri" w:eastAsia="Times New Roman" w:hAnsi="Calibri" w:cs="Calibri"/>
                <w:color w:val="000000"/>
                <w:lang w:eastAsia="en-AU"/>
              </w:rPr>
            </w:pPr>
            <w:ins w:id="16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34" w:author="KIM, Jason" w:date="2019-04-02T13:39:00Z"/>
        </w:trPr>
        <w:tc>
          <w:tcPr>
            <w:tcW w:w="708" w:type="pct"/>
            <w:vMerge/>
            <w:hideMark/>
          </w:tcPr>
          <w:p w:rsidR="00110C18" w:rsidRPr="0056388D" w:rsidRDefault="00110C18" w:rsidP="00063728">
            <w:pPr>
              <w:rPr>
                <w:ins w:id="161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36" w:author="KIM, Jason" w:date="2019-04-02T13:39:00Z"/>
                <w:rFonts w:ascii="Calibri" w:eastAsia="Times New Roman" w:hAnsi="Calibri" w:cs="Calibri"/>
                <w:color w:val="000000"/>
                <w:lang w:eastAsia="en-AU"/>
              </w:rPr>
            </w:pPr>
            <w:ins w:id="16137"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38" w:author="KIM, Jason" w:date="2019-04-02T13:39:00Z"/>
                <w:rFonts w:ascii="Calibri" w:eastAsia="Times New Roman" w:hAnsi="Calibri" w:cs="Calibri"/>
                <w:color w:val="000000"/>
                <w:lang w:eastAsia="en-AU"/>
              </w:rPr>
            </w:pPr>
            <w:ins w:id="1613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40" w:author="KIM, Jason" w:date="2019-04-02T13:39:00Z"/>
                <w:rFonts w:ascii="Calibri" w:eastAsia="Times New Roman" w:hAnsi="Calibri" w:cs="Calibri"/>
                <w:color w:val="000000"/>
                <w:lang w:eastAsia="en-AU"/>
              </w:rPr>
            </w:pPr>
            <w:ins w:id="16141" w:author="KIM, Jason" w:date="2019-04-02T13:39:00Z">
              <w:r w:rsidRPr="0056388D">
                <w:rPr>
                  <w:rFonts w:ascii="Calibri" w:eastAsia="Times New Roman" w:hAnsi="Calibri" w:cs="Calibri"/>
                  <w:color w:val="000000"/>
                  <w:lang w:eastAsia="en-AU"/>
                </w:rPr>
                <w:t>LLN1004</w:t>
              </w:r>
            </w:ins>
          </w:p>
        </w:tc>
        <w:tc>
          <w:tcPr>
            <w:tcW w:w="933" w:type="pct"/>
            <w:noWrap/>
            <w:hideMark/>
          </w:tcPr>
          <w:p w:rsidR="00110C18" w:rsidRPr="0056388D" w:rsidRDefault="00110C18" w:rsidP="00063728">
            <w:pPr>
              <w:rPr>
                <w:ins w:id="16142" w:author="KIM, Jason" w:date="2019-04-02T13:39:00Z"/>
                <w:rFonts w:ascii="Calibri" w:eastAsia="Times New Roman" w:hAnsi="Calibri" w:cs="Calibri"/>
                <w:color w:val="000000"/>
                <w:lang w:eastAsia="en-AU"/>
              </w:rPr>
            </w:pPr>
            <w:ins w:id="161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44" w:author="KIM, Jason" w:date="2019-04-02T13:39:00Z"/>
                <w:rFonts w:ascii="Calibri" w:eastAsia="Times New Roman" w:hAnsi="Calibri" w:cs="Calibri"/>
                <w:color w:val="000000"/>
                <w:lang w:eastAsia="en-AU"/>
              </w:rPr>
            </w:pPr>
            <w:ins w:id="16145" w:author="KIM, Jason" w:date="2019-04-02T13:39:00Z">
              <w:r w:rsidRPr="0056388D">
                <w:rPr>
                  <w:rFonts w:ascii="Calibri" w:eastAsia="Times New Roman" w:hAnsi="Calibri" w:cs="Calibri"/>
                  <w:color w:val="000000"/>
                  <w:lang w:eastAsia="en-AU"/>
                </w:rPr>
                <w:t>Chainage 1250</w:t>
              </w:r>
            </w:ins>
          </w:p>
        </w:tc>
        <w:tc>
          <w:tcPr>
            <w:tcW w:w="764" w:type="pct"/>
            <w:noWrap/>
            <w:hideMark/>
          </w:tcPr>
          <w:p w:rsidR="00110C18" w:rsidRPr="0056388D" w:rsidRDefault="00110C18" w:rsidP="00063728">
            <w:pPr>
              <w:jc w:val="right"/>
              <w:rPr>
                <w:ins w:id="16146" w:author="KIM, Jason" w:date="2019-04-02T13:39:00Z"/>
                <w:rFonts w:ascii="Calibri" w:eastAsia="Times New Roman" w:hAnsi="Calibri" w:cs="Calibri"/>
                <w:color w:val="000000"/>
                <w:lang w:eastAsia="en-AU"/>
              </w:rPr>
            </w:pPr>
            <w:ins w:id="16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48" w:author="KIM, Jason" w:date="2019-04-02T13:39:00Z"/>
        </w:trPr>
        <w:tc>
          <w:tcPr>
            <w:tcW w:w="708" w:type="pct"/>
            <w:vMerge/>
            <w:hideMark/>
          </w:tcPr>
          <w:p w:rsidR="00110C18" w:rsidRPr="0056388D" w:rsidRDefault="00110C18" w:rsidP="00063728">
            <w:pPr>
              <w:rPr>
                <w:ins w:id="16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50" w:author="KIM, Jason" w:date="2019-04-02T13:39:00Z"/>
                <w:rFonts w:ascii="Calibri" w:eastAsia="Times New Roman" w:hAnsi="Calibri" w:cs="Calibri"/>
                <w:color w:val="000000"/>
                <w:lang w:eastAsia="en-AU"/>
              </w:rPr>
            </w:pPr>
            <w:ins w:id="16151"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52" w:author="KIM, Jason" w:date="2019-04-02T13:39:00Z"/>
                <w:rFonts w:ascii="Calibri" w:eastAsia="Times New Roman" w:hAnsi="Calibri" w:cs="Calibri"/>
                <w:color w:val="000000"/>
                <w:lang w:eastAsia="en-AU"/>
              </w:rPr>
            </w:pPr>
            <w:ins w:id="1615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54" w:author="KIM, Jason" w:date="2019-04-02T13:39:00Z"/>
                <w:rFonts w:ascii="Calibri" w:eastAsia="Times New Roman" w:hAnsi="Calibri" w:cs="Calibri"/>
                <w:color w:val="000000"/>
                <w:lang w:eastAsia="en-AU"/>
              </w:rPr>
            </w:pPr>
            <w:ins w:id="16155" w:author="KIM, Jason" w:date="2019-04-02T13:39:00Z">
              <w:r w:rsidRPr="0056388D">
                <w:rPr>
                  <w:rFonts w:ascii="Calibri" w:eastAsia="Times New Roman" w:hAnsi="Calibri" w:cs="Calibri"/>
                  <w:color w:val="000000"/>
                  <w:lang w:eastAsia="en-AU"/>
                </w:rPr>
                <w:t>LLN1005</w:t>
              </w:r>
            </w:ins>
          </w:p>
        </w:tc>
        <w:tc>
          <w:tcPr>
            <w:tcW w:w="933" w:type="pct"/>
            <w:noWrap/>
            <w:hideMark/>
          </w:tcPr>
          <w:p w:rsidR="00110C18" w:rsidRPr="0056388D" w:rsidRDefault="00110C18" w:rsidP="00063728">
            <w:pPr>
              <w:rPr>
                <w:ins w:id="16156" w:author="KIM, Jason" w:date="2019-04-02T13:39:00Z"/>
                <w:rFonts w:ascii="Calibri" w:eastAsia="Times New Roman" w:hAnsi="Calibri" w:cs="Calibri"/>
                <w:color w:val="000000"/>
                <w:lang w:eastAsia="en-AU"/>
              </w:rPr>
            </w:pPr>
            <w:ins w:id="161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58" w:author="KIM, Jason" w:date="2019-04-02T13:39:00Z"/>
                <w:rFonts w:ascii="Calibri" w:eastAsia="Times New Roman" w:hAnsi="Calibri" w:cs="Calibri"/>
                <w:color w:val="000000"/>
                <w:lang w:eastAsia="en-AU"/>
              </w:rPr>
            </w:pPr>
            <w:ins w:id="16159" w:author="KIM, Jason" w:date="2019-04-02T13:39:00Z">
              <w:r w:rsidRPr="0056388D">
                <w:rPr>
                  <w:rFonts w:ascii="Calibri" w:eastAsia="Times New Roman" w:hAnsi="Calibri" w:cs="Calibri"/>
                  <w:color w:val="000000"/>
                  <w:lang w:eastAsia="en-AU"/>
                </w:rPr>
                <w:t>Chainage 1260</w:t>
              </w:r>
            </w:ins>
          </w:p>
        </w:tc>
        <w:tc>
          <w:tcPr>
            <w:tcW w:w="764" w:type="pct"/>
            <w:noWrap/>
            <w:hideMark/>
          </w:tcPr>
          <w:p w:rsidR="00110C18" w:rsidRPr="0056388D" w:rsidRDefault="00110C18" w:rsidP="00063728">
            <w:pPr>
              <w:jc w:val="right"/>
              <w:rPr>
                <w:ins w:id="16160" w:author="KIM, Jason" w:date="2019-04-02T13:39:00Z"/>
                <w:rFonts w:ascii="Calibri" w:eastAsia="Times New Roman" w:hAnsi="Calibri" w:cs="Calibri"/>
                <w:color w:val="000000"/>
                <w:lang w:eastAsia="en-AU"/>
              </w:rPr>
            </w:pPr>
            <w:ins w:id="16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62" w:author="KIM, Jason" w:date="2019-04-02T13:39:00Z"/>
        </w:trPr>
        <w:tc>
          <w:tcPr>
            <w:tcW w:w="708" w:type="pct"/>
            <w:vMerge/>
            <w:hideMark/>
          </w:tcPr>
          <w:p w:rsidR="00110C18" w:rsidRPr="0056388D" w:rsidRDefault="00110C18" w:rsidP="00063728">
            <w:pPr>
              <w:rPr>
                <w:ins w:id="16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64" w:author="KIM, Jason" w:date="2019-04-02T13:39:00Z"/>
                <w:rFonts w:ascii="Calibri" w:eastAsia="Times New Roman" w:hAnsi="Calibri" w:cs="Calibri"/>
                <w:color w:val="000000"/>
                <w:lang w:eastAsia="en-AU"/>
              </w:rPr>
            </w:pPr>
            <w:ins w:id="16165"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66" w:author="KIM, Jason" w:date="2019-04-02T13:39:00Z"/>
                <w:rFonts w:ascii="Calibri" w:eastAsia="Times New Roman" w:hAnsi="Calibri" w:cs="Calibri"/>
                <w:color w:val="000000"/>
                <w:lang w:eastAsia="en-AU"/>
              </w:rPr>
            </w:pPr>
            <w:ins w:id="1616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68" w:author="KIM, Jason" w:date="2019-04-02T13:39:00Z"/>
                <w:rFonts w:ascii="Calibri" w:eastAsia="Times New Roman" w:hAnsi="Calibri" w:cs="Calibri"/>
                <w:color w:val="000000"/>
                <w:lang w:eastAsia="en-AU"/>
              </w:rPr>
            </w:pPr>
            <w:ins w:id="16169" w:author="KIM, Jason" w:date="2019-04-02T13:39:00Z">
              <w:r w:rsidRPr="0056388D">
                <w:rPr>
                  <w:rFonts w:ascii="Calibri" w:eastAsia="Times New Roman" w:hAnsi="Calibri" w:cs="Calibri"/>
                  <w:color w:val="000000"/>
                  <w:lang w:eastAsia="en-AU"/>
                </w:rPr>
                <w:t>LLN1006</w:t>
              </w:r>
            </w:ins>
          </w:p>
        </w:tc>
        <w:tc>
          <w:tcPr>
            <w:tcW w:w="933" w:type="pct"/>
            <w:noWrap/>
            <w:hideMark/>
          </w:tcPr>
          <w:p w:rsidR="00110C18" w:rsidRPr="0056388D" w:rsidRDefault="00110C18" w:rsidP="00063728">
            <w:pPr>
              <w:rPr>
                <w:ins w:id="16170" w:author="KIM, Jason" w:date="2019-04-02T13:39:00Z"/>
                <w:rFonts w:ascii="Calibri" w:eastAsia="Times New Roman" w:hAnsi="Calibri" w:cs="Calibri"/>
                <w:color w:val="000000"/>
                <w:lang w:eastAsia="en-AU"/>
              </w:rPr>
            </w:pPr>
            <w:ins w:id="161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72" w:author="KIM, Jason" w:date="2019-04-02T13:39:00Z"/>
                <w:rFonts w:ascii="Calibri" w:eastAsia="Times New Roman" w:hAnsi="Calibri" w:cs="Calibri"/>
                <w:color w:val="000000"/>
                <w:lang w:eastAsia="en-AU"/>
              </w:rPr>
            </w:pPr>
            <w:ins w:id="16173" w:author="KIM, Jason" w:date="2019-04-02T13:39:00Z">
              <w:r w:rsidRPr="0056388D">
                <w:rPr>
                  <w:rFonts w:ascii="Calibri" w:eastAsia="Times New Roman" w:hAnsi="Calibri" w:cs="Calibri"/>
                  <w:color w:val="000000"/>
                  <w:lang w:eastAsia="en-AU"/>
                </w:rPr>
                <w:t>Chainage 1270</w:t>
              </w:r>
            </w:ins>
          </w:p>
        </w:tc>
        <w:tc>
          <w:tcPr>
            <w:tcW w:w="764" w:type="pct"/>
            <w:noWrap/>
            <w:hideMark/>
          </w:tcPr>
          <w:p w:rsidR="00110C18" w:rsidRPr="0056388D" w:rsidRDefault="00110C18" w:rsidP="00063728">
            <w:pPr>
              <w:jc w:val="right"/>
              <w:rPr>
                <w:ins w:id="16174" w:author="KIM, Jason" w:date="2019-04-02T13:39:00Z"/>
                <w:rFonts w:ascii="Calibri" w:eastAsia="Times New Roman" w:hAnsi="Calibri" w:cs="Calibri"/>
                <w:color w:val="000000"/>
                <w:lang w:eastAsia="en-AU"/>
              </w:rPr>
            </w:pPr>
            <w:ins w:id="16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76" w:author="KIM, Jason" w:date="2019-04-02T13:39:00Z"/>
        </w:trPr>
        <w:tc>
          <w:tcPr>
            <w:tcW w:w="708" w:type="pct"/>
            <w:vMerge/>
            <w:hideMark/>
          </w:tcPr>
          <w:p w:rsidR="00110C18" w:rsidRPr="0056388D" w:rsidRDefault="00110C18" w:rsidP="00063728">
            <w:pPr>
              <w:rPr>
                <w:ins w:id="161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78" w:author="KIM, Jason" w:date="2019-04-02T13:39:00Z"/>
                <w:rFonts w:ascii="Calibri" w:eastAsia="Times New Roman" w:hAnsi="Calibri" w:cs="Calibri"/>
                <w:color w:val="000000"/>
                <w:lang w:eastAsia="en-AU"/>
              </w:rPr>
            </w:pPr>
            <w:ins w:id="16179"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80" w:author="KIM, Jason" w:date="2019-04-02T13:39:00Z"/>
                <w:rFonts w:ascii="Calibri" w:eastAsia="Times New Roman" w:hAnsi="Calibri" w:cs="Calibri"/>
                <w:color w:val="000000"/>
                <w:lang w:eastAsia="en-AU"/>
              </w:rPr>
            </w:pPr>
            <w:ins w:id="1618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82" w:author="KIM, Jason" w:date="2019-04-02T13:39:00Z"/>
                <w:rFonts w:ascii="Calibri" w:eastAsia="Times New Roman" w:hAnsi="Calibri" w:cs="Calibri"/>
                <w:color w:val="000000"/>
                <w:lang w:eastAsia="en-AU"/>
              </w:rPr>
            </w:pPr>
            <w:ins w:id="16183" w:author="KIM, Jason" w:date="2019-04-02T13:39:00Z">
              <w:r w:rsidRPr="0056388D">
                <w:rPr>
                  <w:rFonts w:ascii="Calibri" w:eastAsia="Times New Roman" w:hAnsi="Calibri" w:cs="Calibri"/>
                  <w:color w:val="000000"/>
                  <w:lang w:eastAsia="en-AU"/>
                </w:rPr>
                <w:t>LLN1007</w:t>
              </w:r>
            </w:ins>
          </w:p>
        </w:tc>
        <w:tc>
          <w:tcPr>
            <w:tcW w:w="933" w:type="pct"/>
            <w:noWrap/>
            <w:hideMark/>
          </w:tcPr>
          <w:p w:rsidR="00110C18" w:rsidRPr="0056388D" w:rsidRDefault="00110C18" w:rsidP="00063728">
            <w:pPr>
              <w:rPr>
                <w:ins w:id="16184" w:author="KIM, Jason" w:date="2019-04-02T13:39:00Z"/>
                <w:rFonts w:ascii="Calibri" w:eastAsia="Times New Roman" w:hAnsi="Calibri" w:cs="Calibri"/>
                <w:color w:val="000000"/>
                <w:lang w:eastAsia="en-AU"/>
              </w:rPr>
            </w:pPr>
            <w:ins w:id="161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86" w:author="KIM, Jason" w:date="2019-04-02T13:39:00Z"/>
                <w:rFonts w:ascii="Calibri" w:eastAsia="Times New Roman" w:hAnsi="Calibri" w:cs="Calibri"/>
                <w:color w:val="000000"/>
                <w:lang w:eastAsia="en-AU"/>
              </w:rPr>
            </w:pPr>
            <w:ins w:id="16187" w:author="KIM, Jason" w:date="2019-04-02T13:39:00Z">
              <w:r w:rsidRPr="0056388D">
                <w:rPr>
                  <w:rFonts w:ascii="Calibri" w:eastAsia="Times New Roman" w:hAnsi="Calibri" w:cs="Calibri"/>
                  <w:color w:val="000000"/>
                  <w:lang w:eastAsia="en-AU"/>
                </w:rPr>
                <w:t>Chainage 1280</w:t>
              </w:r>
            </w:ins>
          </w:p>
        </w:tc>
        <w:tc>
          <w:tcPr>
            <w:tcW w:w="764" w:type="pct"/>
            <w:noWrap/>
            <w:hideMark/>
          </w:tcPr>
          <w:p w:rsidR="00110C18" w:rsidRPr="0056388D" w:rsidRDefault="00110C18" w:rsidP="00063728">
            <w:pPr>
              <w:jc w:val="right"/>
              <w:rPr>
                <w:ins w:id="16188" w:author="KIM, Jason" w:date="2019-04-02T13:39:00Z"/>
                <w:rFonts w:ascii="Calibri" w:eastAsia="Times New Roman" w:hAnsi="Calibri" w:cs="Calibri"/>
                <w:color w:val="000000"/>
                <w:lang w:eastAsia="en-AU"/>
              </w:rPr>
            </w:pPr>
            <w:ins w:id="16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90" w:author="KIM, Jason" w:date="2019-04-02T13:39:00Z"/>
        </w:trPr>
        <w:tc>
          <w:tcPr>
            <w:tcW w:w="708" w:type="pct"/>
            <w:vMerge/>
            <w:hideMark/>
          </w:tcPr>
          <w:p w:rsidR="00110C18" w:rsidRPr="0056388D" w:rsidRDefault="00110C18" w:rsidP="00063728">
            <w:pPr>
              <w:rPr>
                <w:ins w:id="161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92" w:author="KIM, Jason" w:date="2019-04-02T13:39:00Z"/>
                <w:rFonts w:ascii="Calibri" w:eastAsia="Times New Roman" w:hAnsi="Calibri" w:cs="Calibri"/>
                <w:color w:val="000000"/>
                <w:lang w:eastAsia="en-AU"/>
              </w:rPr>
            </w:pPr>
            <w:ins w:id="16193"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94" w:author="KIM, Jason" w:date="2019-04-02T13:39:00Z"/>
                <w:rFonts w:ascii="Calibri" w:eastAsia="Times New Roman" w:hAnsi="Calibri" w:cs="Calibri"/>
                <w:color w:val="000000"/>
                <w:lang w:eastAsia="en-AU"/>
              </w:rPr>
            </w:pPr>
            <w:ins w:id="1619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96" w:author="KIM, Jason" w:date="2019-04-02T13:39:00Z"/>
                <w:rFonts w:ascii="Calibri" w:eastAsia="Times New Roman" w:hAnsi="Calibri" w:cs="Calibri"/>
                <w:color w:val="000000"/>
                <w:lang w:eastAsia="en-AU"/>
              </w:rPr>
            </w:pPr>
            <w:ins w:id="16197" w:author="KIM, Jason" w:date="2019-04-02T13:39:00Z">
              <w:r w:rsidRPr="0056388D">
                <w:rPr>
                  <w:rFonts w:ascii="Calibri" w:eastAsia="Times New Roman" w:hAnsi="Calibri" w:cs="Calibri"/>
                  <w:color w:val="000000"/>
                  <w:lang w:eastAsia="en-AU"/>
                </w:rPr>
                <w:t>LLN1008</w:t>
              </w:r>
            </w:ins>
          </w:p>
        </w:tc>
        <w:tc>
          <w:tcPr>
            <w:tcW w:w="933" w:type="pct"/>
            <w:noWrap/>
            <w:hideMark/>
          </w:tcPr>
          <w:p w:rsidR="00110C18" w:rsidRPr="0056388D" w:rsidRDefault="00110C18" w:rsidP="00063728">
            <w:pPr>
              <w:rPr>
                <w:ins w:id="16198" w:author="KIM, Jason" w:date="2019-04-02T13:39:00Z"/>
                <w:rFonts w:ascii="Calibri" w:eastAsia="Times New Roman" w:hAnsi="Calibri" w:cs="Calibri"/>
                <w:color w:val="000000"/>
                <w:lang w:eastAsia="en-AU"/>
              </w:rPr>
            </w:pPr>
            <w:ins w:id="161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200" w:author="KIM, Jason" w:date="2019-04-02T13:39:00Z"/>
                <w:rFonts w:ascii="Calibri" w:eastAsia="Times New Roman" w:hAnsi="Calibri" w:cs="Calibri"/>
                <w:color w:val="000000"/>
                <w:lang w:eastAsia="en-AU"/>
              </w:rPr>
            </w:pPr>
            <w:ins w:id="16201" w:author="KIM, Jason" w:date="2019-04-02T13:39:00Z">
              <w:r w:rsidRPr="0056388D">
                <w:rPr>
                  <w:rFonts w:ascii="Calibri" w:eastAsia="Times New Roman" w:hAnsi="Calibri" w:cs="Calibri"/>
                  <w:color w:val="000000"/>
                  <w:lang w:eastAsia="en-AU"/>
                </w:rPr>
                <w:t>Chainage 1290</w:t>
              </w:r>
            </w:ins>
          </w:p>
        </w:tc>
        <w:tc>
          <w:tcPr>
            <w:tcW w:w="764" w:type="pct"/>
            <w:noWrap/>
            <w:hideMark/>
          </w:tcPr>
          <w:p w:rsidR="00110C18" w:rsidRPr="0056388D" w:rsidRDefault="00110C18" w:rsidP="00063728">
            <w:pPr>
              <w:jc w:val="right"/>
              <w:rPr>
                <w:ins w:id="16202" w:author="KIM, Jason" w:date="2019-04-02T13:39:00Z"/>
                <w:rFonts w:ascii="Calibri" w:eastAsia="Times New Roman" w:hAnsi="Calibri" w:cs="Calibri"/>
                <w:color w:val="000000"/>
                <w:lang w:eastAsia="en-AU"/>
              </w:rPr>
            </w:pPr>
            <w:ins w:id="162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04" w:author="KIM, Jason" w:date="2019-04-02T13:39:00Z"/>
        </w:trPr>
        <w:tc>
          <w:tcPr>
            <w:tcW w:w="708" w:type="pct"/>
            <w:vMerge/>
            <w:hideMark/>
          </w:tcPr>
          <w:p w:rsidR="00110C18" w:rsidRPr="0056388D" w:rsidRDefault="00110C18" w:rsidP="00063728">
            <w:pPr>
              <w:rPr>
                <w:ins w:id="162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06" w:author="KIM, Jason" w:date="2019-04-02T13:39:00Z"/>
                <w:rFonts w:ascii="Calibri" w:eastAsia="Times New Roman" w:hAnsi="Calibri" w:cs="Calibri"/>
                <w:color w:val="000000"/>
                <w:lang w:eastAsia="en-AU"/>
              </w:rPr>
            </w:pPr>
            <w:ins w:id="16207"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208" w:author="KIM, Jason" w:date="2019-04-02T13:39:00Z"/>
                <w:rFonts w:ascii="Calibri" w:eastAsia="Times New Roman" w:hAnsi="Calibri" w:cs="Calibri"/>
                <w:color w:val="000000"/>
                <w:lang w:eastAsia="en-AU"/>
              </w:rPr>
            </w:pPr>
            <w:ins w:id="1620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10" w:author="KIM, Jason" w:date="2019-04-02T13:39:00Z"/>
                <w:rFonts w:ascii="Calibri" w:eastAsia="Times New Roman" w:hAnsi="Calibri" w:cs="Calibri"/>
                <w:color w:val="000000"/>
                <w:lang w:eastAsia="en-AU"/>
              </w:rPr>
            </w:pPr>
            <w:ins w:id="16211" w:author="KIM, Jason" w:date="2019-04-02T13:39:00Z">
              <w:r w:rsidRPr="0056388D">
                <w:rPr>
                  <w:rFonts w:ascii="Calibri" w:eastAsia="Times New Roman" w:hAnsi="Calibri" w:cs="Calibri"/>
                  <w:color w:val="000000"/>
                  <w:lang w:eastAsia="en-AU"/>
                </w:rPr>
                <w:t>LLN1009</w:t>
              </w:r>
            </w:ins>
          </w:p>
        </w:tc>
        <w:tc>
          <w:tcPr>
            <w:tcW w:w="933" w:type="pct"/>
            <w:noWrap/>
            <w:hideMark/>
          </w:tcPr>
          <w:p w:rsidR="00110C18" w:rsidRPr="0056388D" w:rsidRDefault="00110C18" w:rsidP="00063728">
            <w:pPr>
              <w:rPr>
                <w:ins w:id="16212" w:author="KIM, Jason" w:date="2019-04-02T13:39:00Z"/>
                <w:rFonts w:ascii="Calibri" w:eastAsia="Times New Roman" w:hAnsi="Calibri" w:cs="Calibri"/>
                <w:color w:val="000000"/>
                <w:lang w:eastAsia="en-AU"/>
              </w:rPr>
            </w:pPr>
            <w:ins w:id="162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214" w:author="KIM, Jason" w:date="2019-04-02T13:39:00Z"/>
                <w:rFonts w:ascii="Calibri" w:eastAsia="Times New Roman" w:hAnsi="Calibri" w:cs="Calibri"/>
                <w:color w:val="000000"/>
                <w:lang w:eastAsia="en-AU"/>
              </w:rPr>
            </w:pPr>
            <w:ins w:id="16215" w:author="KIM, Jason" w:date="2019-04-02T13:39:00Z">
              <w:r w:rsidRPr="0056388D">
                <w:rPr>
                  <w:rFonts w:ascii="Calibri" w:eastAsia="Times New Roman" w:hAnsi="Calibri" w:cs="Calibri"/>
                  <w:color w:val="000000"/>
                  <w:lang w:eastAsia="en-AU"/>
                </w:rPr>
                <w:t>Chainage 1300</w:t>
              </w:r>
            </w:ins>
          </w:p>
        </w:tc>
        <w:tc>
          <w:tcPr>
            <w:tcW w:w="764" w:type="pct"/>
            <w:noWrap/>
            <w:hideMark/>
          </w:tcPr>
          <w:p w:rsidR="00110C18" w:rsidRPr="0056388D" w:rsidRDefault="00110C18" w:rsidP="00063728">
            <w:pPr>
              <w:jc w:val="right"/>
              <w:rPr>
                <w:ins w:id="16216" w:author="KIM, Jason" w:date="2019-04-02T13:39:00Z"/>
                <w:rFonts w:ascii="Calibri" w:eastAsia="Times New Roman" w:hAnsi="Calibri" w:cs="Calibri"/>
                <w:color w:val="000000"/>
                <w:lang w:eastAsia="en-AU"/>
              </w:rPr>
            </w:pPr>
            <w:ins w:id="162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18" w:author="KIM, Jason" w:date="2019-04-02T13:39:00Z"/>
        </w:trPr>
        <w:tc>
          <w:tcPr>
            <w:tcW w:w="708" w:type="pct"/>
            <w:vMerge/>
            <w:hideMark/>
          </w:tcPr>
          <w:p w:rsidR="00110C18" w:rsidRPr="0056388D" w:rsidRDefault="00110C18" w:rsidP="00063728">
            <w:pPr>
              <w:rPr>
                <w:ins w:id="162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20" w:author="KIM, Jason" w:date="2019-04-02T13:39:00Z"/>
                <w:rFonts w:ascii="Calibri" w:eastAsia="Times New Roman" w:hAnsi="Calibri" w:cs="Calibri"/>
                <w:color w:val="000000"/>
                <w:lang w:eastAsia="en-AU"/>
              </w:rPr>
            </w:pPr>
            <w:ins w:id="16221"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222" w:author="KIM, Jason" w:date="2019-04-02T13:39:00Z"/>
                <w:rFonts w:ascii="Calibri" w:eastAsia="Times New Roman" w:hAnsi="Calibri" w:cs="Calibri"/>
                <w:color w:val="000000"/>
                <w:lang w:eastAsia="en-AU"/>
              </w:rPr>
            </w:pPr>
            <w:ins w:id="1622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24" w:author="KIM, Jason" w:date="2019-04-02T13:39:00Z"/>
                <w:rFonts w:ascii="Calibri" w:eastAsia="Times New Roman" w:hAnsi="Calibri" w:cs="Calibri"/>
                <w:color w:val="000000"/>
                <w:lang w:eastAsia="en-AU"/>
              </w:rPr>
            </w:pPr>
            <w:ins w:id="16225" w:author="KIM, Jason" w:date="2019-04-02T13:39:00Z">
              <w:r w:rsidRPr="0056388D">
                <w:rPr>
                  <w:rFonts w:ascii="Calibri" w:eastAsia="Times New Roman" w:hAnsi="Calibri" w:cs="Calibri"/>
                  <w:color w:val="000000"/>
                  <w:lang w:eastAsia="en-AU"/>
                </w:rPr>
                <w:t>LLN1010</w:t>
              </w:r>
            </w:ins>
          </w:p>
        </w:tc>
        <w:tc>
          <w:tcPr>
            <w:tcW w:w="933" w:type="pct"/>
            <w:noWrap/>
            <w:hideMark/>
          </w:tcPr>
          <w:p w:rsidR="00110C18" w:rsidRPr="0056388D" w:rsidRDefault="00110C18" w:rsidP="00063728">
            <w:pPr>
              <w:rPr>
                <w:ins w:id="16226" w:author="KIM, Jason" w:date="2019-04-02T13:39:00Z"/>
                <w:rFonts w:ascii="Calibri" w:eastAsia="Times New Roman" w:hAnsi="Calibri" w:cs="Calibri"/>
                <w:color w:val="000000"/>
                <w:lang w:eastAsia="en-AU"/>
              </w:rPr>
            </w:pPr>
            <w:ins w:id="162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228" w:author="KIM, Jason" w:date="2019-04-02T13:39:00Z"/>
                <w:rFonts w:ascii="Calibri" w:eastAsia="Times New Roman" w:hAnsi="Calibri" w:cs="Calibri"/>
                <w:color w:val="000000"/>
                <w:lang w:eastAsia="en-AU"/>
              </w:rPr>
            </w:pPr>
            <w:ins w:id="16229" w:author="KIM, Jason" w:date="2019-04-02T13:39:00Z">
              <w:r w:rsidRPr="0056388D">
                <w:rPr>
                  <w:rFonts w:ascii="Calibri" w:eastAsia="Times New Roman" w:hAnsi="Calibri" w:cs="Calibri"/>
                  <w:color w:val="000000"/>
                  <w:lang w:eastAsia="en-AU"/>
                </w:rPr>
                <w:t>Chainage 1310</w:t>
              </w:r>
            </w:ins>
          </w:p>
        </w:tc>
        <w:tc>
          <w:tcPr>
            <w:tcW w:w="764" w:type="pct"/>
            <w:noWrap/>
            <w:hideMark/>
          </w:tcPr>
          <w:p w:rsidR="00110C18" w:rsidRPr="0056388D" w:rsidRDefault="00110C18" w:rsidP="00063728">
            <w:pPr>
              <w:jc w:val="right"/>
              <w:rPr>
                <w:ins w:id="16230" w:author="KIM, Jason" w:date="2019-04-02T13:39:00Z"/>
                <w:rFonts w:ascii="Calibri" w:eastAsia="Times New Roman" w:hAnsi="Calibri" w:cs="Calibri"/>
                <w:color w:val="000000"/>
                <w:lang w:eastAsia="en-AU"/>
              </w:rPr>
            </w:pPr>
            <w:ins w:id="162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32" w:author="KIM, Jason" w:date="2019-04-02T13:39:00Z"/>
        </w:trPr>
        <w:tc>
          <w:tcPr>
            <w:tcW w:w="708" w:type="pct"/>
            <w:vMerge w:val="restart"/>
            <w:noWrap/>
            <w:hideMark/>
          </w:tcPr>
          <w:p w:rsidR="00110C18" w:rsidRPr="0056388D" w:rsidRDefault="00110C18" w:rsidP="00063728">
            <w:pPr>
              <w:rPr>
                <w:ins w:id="16233" w:author="KIM, Jason" w:date="2019-04-02T13:39:00Z"/>
                <w:rFonts w:ascii="Calibri" w:eastAsia="Times New Roman" w:hAnsi="Calibri" w:cs="Calibri"/>
                <w:color w:val="000000"/>
                <w:lang w:eastAsia="en-AU"/>
              </w:rPr>
            </w:pPr>
            <w:ins w:id="16234" w:author="KIM, Jason" w:date="2019-04-02T13:39:00Z">
              <w:r w:rsidRPr="0056388D">
                <w:rPr>
                  <w:rFonts w:ascii="Calibri" w:eastAsia="Times New Roman" w:hAnsi="Calibri" w:cs="Calibri"/>
                  <w:color w:val="000000"/>
                  <w:lang w:eastAsia="en-AU"/>
                </w:rPr>
                <w:t>LLE04SK71</w:t>
              </w:r>
            </w:ins>
          </w:p>
        </w:tc>
        <w:tc>
          <w:tcPr>
            <w:tcW w:w="605" w:type="pct"/>
            <w:noWrap/>
            <w:hideMark/>
          </w:tcPr>
          <w:p w:rsidR="00110C18" w:rsidRPr="0056388D" w:rsidRDefault="00110C18" w:rsidP="00063728">
            <w:pPr>
              <w:rPr>
                <w:ins w:id="16235" w:author="KIM, Jason" w:date="2019-04-02T13:39:00Z"/>
                <w:rFonts w:ascii="Calibri" w:eastAsia="Times New Roman" w:hAnsi="Calibri" w:cs="Calibri"/>
                <w:color w:val="000000"/>
                <w:lang w:eastAsia="en-AU"/>
              </w:rPr>
            </w:pPr>
            <w:ins w:id="16236"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37" w:author="KIM, Jason" w:date="2019-04-02T13:39:00Z"/>
                <w:rFonts w:ascii="Calibri" w:eastAsia="Times New Roman" w:hAnsi="Calibri" w:cs="Calibri"/>
                <w:color w:val="000000"/>
                <w:lang w:eastAsia="en-AU"/>
              </w:rPr>
            </w:pPr>
            <w:ins w:id="1623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39" w:author="KIM, Jason" w:date="2019-04-02T13:39:00Z"/>
                <w:rFonts w:ascii="Calibri" w:eastAsia="Times New Roman" w:hAnsi="Calibri" w:cs="Calibri"/>
                <w:color w:val="000000"/>
                <w:lang w:eastAsia="en-AU"/>
              </w:rPr>
            </w:pPr>
            <w:ins w:id="16240" w:author="KIM, Jason" w:date="2019-04-02T13:39:00Z">
              <w:r w:rsidRPr="0056388D">
                <w:rPr>
                  <w:rFonts w:ascii="Calibri" w:eastAsia="Times New Roman" w:hAnsi="Calibri" w:cs="Calibri"/>
                  <w:color w:val="000000"/>
                  <w:lang w:eastAsia="en-AU"/>
                </w:rPr>
                <w:t>LLS2036</w:t>
              </w:r>
            </w:ins>
          </w:p>
        </w:tc>
        <w:tc>
          <w:tcPr>
            <w:tcW w:w="933" w:type="pct"/>
            <w:noWrap/>
            <w:hideMark/>
          </w:tcPr>
          <w:p w:rsidR="00110C18" w:rsidRPr="0056388D" w:rsidRDefault="00110C18" w:rsidP="00063728">
            <w:pPr>
              <w:rPr>
                <w:ins w:id="16241" w:author="KIM, Jason" w:date="2019-04-02T13:39:00Z"/>
                <w:rFonts w:ascii="Calibri" w:eastAsia="Times New Roman" w:hAnsi="Calibri" w:cs="Calibri"/>
                <w:color w:val="000000"/>
                <w:lang w:eastAsia="en-AU"/>
              </w:rPr>
            </w:pPr>
            <w:ins w:id="162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43" w:author="KIM, Jason" w:date="2019-04-02T13:39:00Z"/>
                <w:rFonts w:ascii="Calibri" w:eastAsia="Times New Roman" w:hAnsi="Calibri" w:cs="Calibri"/>
                <w:color w:val="000000"/>
                <w:lang w:eastAsia="en-AU"/>
              </w:rPr>
            </w:pPr>
            <w:ins w:id="16244" w:author="KIM, Jason" w:date="2019-04-02T13:39:00Z">
              <w:r w:rsidRPr="0056388D">
                <w:rPr>
                  <w:rFonts w:ascii="Calibri" w:eastAsia="Times New Roman" w:hAnsi="Calibri" w:cs="Calibri"/>
                  <w:color w:val="000000"/>
                  <w:lang w:eastAsia="en-AU"/>
                </w:rPr>
                <w:t>Chainage 1319</w:t>
              </w:r>
            </w:ins>
          </w:p>
        </w:tc>
        <w:tc>
          <w:tcPr>
            <w:tcW w:w="764" w:type="pct"/>
            <w:noWrap/>
            <w:hideMark/>
          </w:tcPr>
          <w:p w:rsidR="00110C18" w:rsidRPr="0056388D" w:rsidRDefault="00110C18" w:rsidP="00063728">
            <w:pPr>
              <w:jc w:val="right"/>
              <w:rPr>
                <w:ins w:id="16245" w:author="KIM, Jason" w:date="2019-04-02T13:39:00Z"/>
                <w:rFonts w:ascii="Calibri" w:eastAsia="Times New Roman" w:hAnsi="Calibri" w:cs="Calibri"/>
                <w:color w:val="000000"/>
                <w:lang w:eastAsia="en-AU"/>
              </w:rPr>
            </w:pPr>
            <w:ins w:id="16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47" w:author="KIM, Jason" w:date="2019-04-02T13:39:00Z"/>
        </w:trPr>
        <w:tc>
          <w:tcPr>
            <w:tcW w:w="708" w:type="pct"/>
            <w:vMerge/>
            <w:hideMark/>
          </w:tcPr>
          <w:p w:rsidR="00110C18" w:rsidRPr="0056388D" w:rsidRDefault="00110C18" w:rsidP="00063728">
            <w:pPr>
              <w:rPr>
                <w:ins w:id="16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49" w:author="KIM, Jason" w:date="2019-04-02T13:39:00Z"/>
                <w:rFonts w:ascii="Calibri" w:eastAsia="Times New Roman" w:hAnsi="Calibri" w:cs="Calibri"/>
                <w:color w:val="000000"/>
                <w:lang w:eastAsia="en-AU"/>
              </w:rPr>
            </w:pPr>
            <w:ins w:id="16250"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51" w:author="KIM, Jason" w:date="2019-04-02T13:39:00Z"/>
                <w:rFonts w:ascii="Calibri" w:eastAsia="Times New Roman" w:hAnsi="Calibri" w:cs="Calibri"/>
                <w:color w:val="000000"/>
                <w:lang w:eastAsia="en-AU"/>
              </w:rPr>
            </w:pPr>
            <w:ins w:id="1625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53" w:author="KIM, Jason" w:date="2019-04-02T13:39:00Z"/>
                <w:rFonts w:ascii="Calibri" w:eastAsia="Times New Roman" w:hAnsi="Calibri" w:cs="Calibri"/>
                <w:color w:val="000000"/>
                <w:lang w:eastAsia="en-AU"/>
              </w:rPr>
            </w:pPr>
            <w:ins w:id="16254" w:author="KIM, Jason" w:date="2019-04-02T13:39:00Z">
              <w:r w:rsidRPr="0056388D">
                <w:rPr>
                  <w:rFonts w:ascii="Calibri" w:eastAsia="Times New Roman" w:hAnsi="Calibri" w:cs="Calibri"/>
                  <w:color w:val="000000"/>
                  <w:lang w:eastAsia="en-AU"/>
                </w:rPr>
                <w:t>LLS2037</w:t>
              </w:r>
            </w:ins>
          </w:p>
        </w:tc>
        <w:tc>
          <w:tcPr>
            <w:tcW w:w="933" w:type="pct"/>
            <w:noWrap/>
            <w:hideMark/>
          </w:tcPr>
          <w:p w:rsidR="00110C18" w:rsidRPr="0056388D" w:rsidRDefault="00110C18" w:rsidP="00063728">
            <w:pPr>
              <w:rPr>
                <w:ins w:id="16255" w:author="KIM, Jason" w:date="2019-04-02T13:39:00Z"/>
                <w:rFonts w:ascii="Calibri" w:eastAsia="Times New Roman" w:hAnsi="Calibri" w:cs="Calibri"/>
                <w:color w:val="000000"/>
                <w:lang w:eastAsia="en-AU"/>
              </w:rPr>
            </w:pPr>
            <w:ins w:id="162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57" w:author="KIM, Jason" w:date="2019-04-02T13:39:00Z"/>
                <w:rFonts w:ascii="Calibri" w:eastAsia="Times New Roman" w:hAnsi="Calibri" w:cs="Calibri"/>
                <w:color w:val="000000"/>
                <w:lang w:eastAsia="en-AU"/>
              </w:rPr>
            </w:pPr>
            <w:ins w:id="16258" w:author="KIM, Jason" w:date="2019-04-02T13:39:00Z">
              <w:r w:rsidRPr="0056388D">
                <w:rPr>
                  <w:rFonts w:ascii="Calibri" w:eastAsia="Times New Roman" w:hAnsi="Calibri" w:cs="Calibri"/>
                  <w:color w:val="000000"/>
                  <w:lang w:eastAsia="en-AU"/>
                </w:rPr>
                <w:t>Chainage 1329</w:t>
              </w:r>
            </w:ins>
          </w:p>
        </w:tc>
        <w:tc>
          <w:tcPr>
            <w:tcW w:w="764" w:type="pct"/>
            <w:noWrap/>
            <w:hideMark/>
          </w:tcPr>
          <w:p w:rsidR="00110C18" w:rsidRPr="0056388D" w:rsidRDefault="00110C18" w:rsidP="00063728">
            <w:pPr>
              <w:jc w:val="right"/>
              <w:rPr>
                <w:ins w:id="16259" w:author="KIM, Jason" w:date="2019-04-02T13:39:00Z"/>
                <w:rFonts w:ascii="Calibri" w:eastAsia="Times New Roman" w:hAnsi="Calibri" w:cs="Calibri"/>
                <w:color w:val="000000"/>
                <w:lang w:eastAsia="en-AU"/>
              </w:rPr>
            </w:pPr>
            <w:ins w:id="16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61" w:author="KIM, Jason" w:date="2019-04-02T13:39:00Z"/>
        </w:trPr>
        <w:tc>
          <w:tcPr>
            <w:tcW w:w="708" w:type="pct"/>
            <w:vMerge/>
            <w:hideMark/>
          </w:tcPr>
          <w:p w:rsidR="00110C18" w:rsidRPr="0056388D" w:rsidRDefault="00110C18" w:rsidP="00063728">
            <w:pPr>
              <w:rPr>
                <w:ins w:id="16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63" w:author="KIM, Jason" w:date="2019-04-02T13:39:00Z"/>
                <w:rFonts w:ascii="Calibri" w:eastAsia="Times New Roman" w:hAnsi="Calibri" w:cs="Calibri"/>
                <w:color w:val="000000"/>
                <w:lang w:eastAsia="en-AU"/>
              </w:rPr>
            </w:pPr>
            <w:ins w:id="16264"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65" w:author="KIM, Jason" w:date="2019-04-02T13:39:00Z"/>
                <w:rFonts w:ascii="Calibri" w:eastAsia="Times New Roman" w:hAnsi="Calibri" w:cs="Calibri"/>
                <w:color w:val="000000"/>
                <w:lang w:eastAsia="en-AU"/>
              </w:rPr>
            </w:pPr>
            <w:ins w:id="1626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67" w:author="KIM, Jason" w:date="2019-04-02T13:39:00Z"/>
                <w:rFonts w:ascii="Calibri" w:eastAsia="Times New Roman" w:hAnsi="Calibri" w:cs="Calibri"/>
                <w:color w:val="000000"/>
                <w:lang w:eastAsia="en-AU"/>
              </w:rPr>
            </w:pPr>
            <w:ins w:id="16268" w:author="KIM, Jason" w:date="2019-04-02T13:39:00Z">
              <w:r w:rsidRPr="0056388D">
                <w:rPr>
                  <w:rFonts w:ascii="Calibri" w:eastAsia="Times New Roman" w:hAnsi="Calibri" w:cs="Calibri"/>
                  <w:color w:val="000000"/>
                  <w:lang w:eastAsia="en-AU"/>
                </w:rPr>
                <w:t>LLS2038</w:t>
              </w:r>
            </w:ins>
          </w:p>
        </w:tc>
        <w:tc>
          <w:tcPr>
            <w:tcW w:w="933" w:type="pct"/>
            <w:noWrap/>
            <w:hideMark/>
          </w:tcPr>
          <w:p w:rsidR="00110C18" w:rsidRPr="0056388D" w:rsidRDefault="00110C18" w:rsidP="00063728">
            <w:pPr>
              <w:rPr>
                <w:ins w:id="16269" w:author="KIM, Jason" w:date="2019-04-02T13:39:00Z"/>
                <w:rFonts w:ascii="Calibri" w:eastAsia="Times New Roman" w:hAnsi="Calibri" w:cs="Calibri"/>
                <w:color w:val="000000"/>
                <w:lang w:eastAsia="en-AU"/>
              </w:rPr>
            </w:pPr>
            <w:ins w:id="162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71" w:author="KIM, Jason" w:date="2019-04-02T13:39:00Z"/>
                <w:rFonts w:ascii="Calibri" w:eastAsia="Times New Roman" w:hAnsi="Calibri" w:cs="Calibri"/>
                <w:color w:val="000000"/>
                <w:lang w:eastAsia="en-AU"/>
              </w:rPr>
            </w:pPr>
            <w:ins w:id="16272" w:author="KIM, Jason" w:date="2019-04-02T13:39:00Z">
              <w:r w:rsidRPr="0056388D">
                <w:rPr>
                  <w:rFonts w:ascii="Calibri" w:eastAsia="Times New Roman" w:hAnsi="Calibri" w:cs="Calibri"/>
                  <w:color w:val="000000"/>
                  <w:lang w:eastAsia="en-AU"/>
                </w:rPr>
                <w:t>Chainage 1338</w:t>
              </w:r>
            </w:ins>
          </w:p>
        </w:tc>
        <w:tc>
          <w:tcPr>
            <w:tcW w:w="764" w:type="pct"/>
            <w:noWrap/>
            <w:hideMark/>
          </w:tcPr>
          <w:p w:rsidR="00110C18" w:rsidRPr="0056388D" w:rsidRDefault="00110C18" w:rsidP="00063728">
            <w:pPr>
              <w:jc w:val="right"/>
              <w:rPr>
                <w:ins w:id="16273" w:author="KIM, Jason" w:date="2019-04-02T13:39:00Z"/>
                <w:rFonts w:ascii="Calibri" w:eastAsia="Times New Roman" w:hAnsi="Calibri" w:cs="Calibri"/>
                <w:color w:val="000000"/>
                <w:lang w:eastAsia="en-AU"/>
              </w:rPr>
            </w:pPr>
            <w:ins w:id="16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75" w:author="KIM, Jason" w:date="2019-04-02T13:39:00Z"/>
        </w:trPr>
        <w:tc>
          <w:tcPr>
            <w:tcW w:w="708" w:type="pct"/>
            <w:vMerge/>
            <w:hideMark/>
          </w:tcPr>
          <w:p w:rsidR="00110C18" w:rsidRPr="0056388D" w:rsidRDefault="00110C18" w:rsidP="00063728">
            <w:pPr>
              <w:rPr>
                <w:ins w:id="162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77" w:author="KIM, Jason" w:date="2019-04-02T13:39:00Z"/>
                <w:rFonts w:ascii="Calibri" w:eastAsia="Times New Roman" w:hAnsi="Calibri" w:cs="Calibri"/>
                <w:color w:val="000000"/>
                <w:lang w:eastAsia="en-AU"/>
              </w:rPr>
            </w:pPr>
            <w:ins w:id="16278"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79" w:author="KIM, Jason" w:date="2019-04-02T13:39:00Z"/>
                <w:rFonts w:ascii="Calibri" w:eastAsia="Times New Roman" w:hAnsi="Calibri" w:cs="Calibri"/>
                <w:color w:val="000000"/>
                <w:lang w:eastAsia="en-AU"/>
              </w:rPr>
            </w:pPr>
            <w:ins w:id="1628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81" w:author="KIM, Jason" w:date="2019-04-02T13:39:00Z"/>
                <w:rFonts w:ascii="Calibri" w:eastAsia="Times New Roman" w:hAnsi="Calibri" w:cs="Calibri"/>
                <w:color w:val="000000"/>
                <w:lang w:eastAsia="en-AU"/>
              </w:rPr>
            </w:pPr>
            <w:ins w:id="16282" w:author="KIM, Jason" w:date="2019-04-02T13:39:00Z">
              <w:r w:rsidRPr="0056388D">
                <w:rPr>
                  <w:rFonts w:ascii="Calibri" w:eastAsia="Times New Roman" w:hAnsi="Calibri" w:cs="Calibri"/>
                  <w:color w:val="000000"/>
                  <w:lang w:eastAsia="en-AU"/>
                </w:rPr>
                <w:t>LLS2039</w:t>
              </w:r>
            </w:ins>
          </w:p>
        </w:tc>
        <w:tc>
          <w:tcPr>
            <w:tcW w:w="933" w:type="pct"/>
            <w:noWrap/>
            <w:hideMark/>
          </w:tcPr>
          <w:p w:rsidR="00110C18" w:rsidRPr="0056388D" w:rsidRDefault="00110C18" w:rsidP="00063728">
            <w:pPr>
              <w:rPr>
                <w:ins w:id="16283" w:author="KIM, Jason" w:date="2019-04-02T13:39:00Z"/>
                <w:rFonts w:ascii="Calibri" w:eastAsia="Times New Roman" w:hAnsi="Calibri" w:cs="Calibri"/>
                <w:color w:val="000000"/>
                <w:lang w:eastAsia="en-AU"/>
              </w:rPr>
            </w:pPr>
            <w:ins w:id="162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85" w:author="KIM, Jason" w:date="2019-04-02T13:39:00Z"/>
                <w:rFonts w:ascii="Calibri" w:eastAsia="Times New Roman" w:hAnsi="Calibri" w:cs="Calibri"/>
                <w:color w:val="000000"/>
                <w:lang w:eastAsia="en-AU"/>
              </w:rPr>
            </w:pPr>
            <w:ins w:id="16286" w:author="KIM, Jason" w:date="2019-04-02T13:39:00Z">
              <w:r w:rsidRPr="0056388D">
                <w:rPr>
                  <w:rFonts w:ascii="Calibri" w:eastAsia="Times New Roman" w:hAnsi="Calibri" w:cs="Calibri"/>
                  <w:color w:val="000000"/>
                  <w:lang w:eastAsia="en-AU"/>
                </w:rPr>
                <w:t>Chainage 1348</w:t>
              </w:r>
            </w:ins>
          </w:p>
        </w:tc>
        <w:tc>
          <w:tcPr>
            <w:tcW w:w="764" w:type="pct"/>
            <w:noWrap/>
            <w:hideMark/>
          </w:tcPr>
          <w:p w:rsidR="00110C18" w:rsidRPr="0056388D" w:rsidRDefault="00110C18" w:rsidP="00063728">
            <w:pPr>
              <w:jc w:val="right"/>
              <w:rPr>
                <w:ins w:id="16287" w:author="KIM, Jason" w:date="2019-04-02T13:39:00Z"/>
                <w:rFonts w:ascii="Calibri" w:eastAsia="Times New Roman" w:hAnsi="Calibri" w:cs="Calibri"/>
                <w:color w:val="000000"/>
                <w:lang w:eastAsia="en-AU"/>
              </w:rPr>
            </w:pPr>
            <w:ins w:id="162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89" w:author="KIM, Jason" w:date="2019-04-02T13:39:00Z"/>
        </w:trPr>
        <w:tc>
          <w:tcPr>
            <w:tcW w:w="708" w:type="pct"/>
            <w:vMerge/>
            <w:hideMark/>
          </w:tcPr>
          <w:p w:rsidR="00110C18" w:rsidRPr="0056388D" w:rsidRDefault="00110C18" w:rsidP="00063728">
            <w:pPr>
              <w:rPr>
                <w:ins w:id="162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91" w:author="KIM, Jason" w:date="2019-04-02T13:39:00Z"/>
                <w:rFonts w:ascii="Calibri" w:eastAsia="Times New Roman" w:hAnsi="Calibri" w:cs="Calibri"/>
                <w:color w:val="000000"/>
                <w:lang w:eastAsia="en-AU"/>
              </w:rPr>
            </w:pPr>
            <w:ins w:id="16292"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93" w:author="KIM, Jason" w:date="2019-04-02T13:39:00Z"/>
                <w:rFonts w:ascii="Calibri" w:eastAsia="Times New Roman" w:hAnsi="Calibri" w:cs="Calibri"/>
                <w:color w:val="000000"/>
                <w:lang w:eastAsia="en-AU"/>
              </w:rPr>
            </w:pPr>
            <w:ins w:id="1629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95" w:author="KIM, Jason" w:date="2019-04-02T13:39:00Z"/>
                <w:rFonts w:ascii="Calibri" w:eastAsia="Times New Roman" w:hAnsi="Calibri" w:cs="Calibri"/>
                <w:color w:val="000000"/>
                <w:lang w:eastAsia="en-AU"/>
              </w:rPr>
            </w:pPr>
            <w:ins w:id="16296" w:author="KIM, Jason" w:date="2019-04-02T13:39:00Z">
              <w:r w:rsidRPr="0056388D">
                <w:rPr>
                  <w:rFonts w:ascii="Calibri" w:eastAsia="Times New Roman" w:hAnsi="Calibri" w:cs="Calibri"/>
                  <w:color w:val="000000"/>
                  <w:lang w:eastAsia="en-AU"/>
                </w:rPr>
                <w:t>LLS2040</w:t>
              </w:r>
            </w:ins>
          </w:p>
        </w:tc>
        <w:tc>
          <w:tcPr>
            <w:tcW w:w="933" w:type="pct"/>
            <w:noWrap/>
            <w:hideMark/>
          </w:tcPr>
          <w:p w:rsidR="00110C18" w:rsidRPr="0056388D" w:rsidRDefault="00110C18" w:rsidP="00063728">
            <w:pPr>
              <w:rPr>
                <w:ins w:id="16297" w:author="KIM, Jason" w:date="2019-04-02T13:39:00Z"/>
                <w:rFonts w:ascii="Calibri" w:eastAsia="Times New Roman" w:hAnsi="Calibri" w:cs="Calibri"/>
                <w:color w:val="000000"/>
                <w:lang w:eastAsia="en-AU"/>
              </w:rPr>
            </w:pPr>
            <w:ins w:id="162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99" w:author="KIM, Jason" w:date="2019-04-02T13:39:00Z"/>
                <w:rFonts w:ascii="Calibri" w:eastAsia="Times New Roman" w:hAnsi="Calibri" w:cs="Calibri"/>
                <w:color w:val="000000"/>
                <w:lang w:eastAsia="en-AU"/>
              </w:rPr>
            </w:pPr>
            <w:ins w:id="16300" w:author="KIM, Jason" w:date="2019-04-02T13:39:00Z">
              <w:r w:rsidRPr="0056388D">
                <w:rPr>
                  <w:rFonts w:ascii="Calibri" w:eastAsia="Times New Roman" w:hAnsi="Calibri" w:cs="Calibri"/>
                  <w:color w:val="000000"/>
                  <w:lang w:eastAsia="en-AU"/>
                </w:rPr>
                <w:t>Chainage 1358</w:t>
              </w:r>
            </w:ins>
          </w:p>
        </w:tc>
        <w:tc>
          <w:tcPr>
            <w:tcW w:w="764" w:type="pct"/>
            <w:noWrap/>
            <w:hideMark/>
          </w:tcPr>
          <w:p w:rsidR="00110C18" w:rsidRPr="0056388D" w:rsidRDefault="00110C18" w:rsidP="00063728">
            <w:pPr>
              <w:jc w:val="right"/>
              <w:rPr>
                <w:ins w:id="16301" w:author="KIM, Jason" w:date="2019-04-02T13:39:00Z"/>
                <w:rFonts w:ascii="Calibri" w:eastAsia="Times New Roman" w:hAnsi="Calibri" w:cs="Calibri"/>
                <w:color w:val="000000"/>
                <w:lang w:eastAsia="en-AU"/>
              </w:rPr>
            </w:pPr>
            <w:ins w:id="16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03" w:author="KIM, Jason" w:date="2019-04-02T13:39:00Z"/>
        </w:trPr>
        <w:tc>
          <w:tcPr>
            <w:tcW w:w="708" w:type="pct"/>
            <w:vMerge/>
            <w:hideMark/>
          </w:tcPr>
          <w:p w:rsidR="00110C18" w:rsidRPr="0056388D" w:rsidRDefault="00110C18" w:rsidP="00063728">
            <w:pPr>
              <w:rPr>
                <w:ins w:id="16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05" w:author="KIM, Jason" w:date="2019-04-02T13:39:00Z"/>
                <w:rFonts w:ascii="Calibri" w:eastAsia="Times New Roman" w:hAnsi="Calibri" w:cs="Calibri"/>
                <w:color w:val="000000"/>
                <w:lang w:eastAsia="en-AU"/>
              </w:rPr>
            </w:pPr>
            <w:ins w:id="16306"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07" w:author="KIM, Jason" w:date="2019-04-02T13:39:00Z"/>
                <w:rFonts w:ascii="Calibri" w:eastAsia="Times New Roman" w:hAnsi="Calibri" w:cs="Calibri"/>
                <w:color w:val="000000"/>
                <w:lang w:eastAsia="en-AU"/>
              </w:rPr>
            </w:pPr>
            <w:ins w:id="1630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09" w:author="KIM, Jason" w:date="2019-04-02T13:39:00Z"/>
                <w:rFonts w:ascii="Calibri" w:eastAsia="Times New Roman" w:hAnsi="Calibri" w:cs="Calibri"/>
                <w:color w:val="000000"/>
                <w:lang w:eastAsia="en-AU"/>
              </w:rPr>
            </w:pPr>
            <w:ins w:id="16310" w:author="KIM, Jason" w:date="2019-04-02T13:39:00Z">
              <w:r w:rsidRPr="0056388D">
                <w:rPr>
                  <w:rFonts w:ascii="Calibri" w:eastAsia="Times New Roman" w:hAnsi="Calibri" w:cs="Calibri"/>
                  <w:color w:val="000000"/>
                  <w:lang w:eastAsia="en-AU"/>
                </w:rPr>
                <w:t>LLS2041</w:t>
              </w:r>
            </w:ins>
          </w:p>
        </w:tc>
        <w:tc>
          <w:tcPr>
            <w:tcW w:w="933" w:type="pct"/>
            <w:noWrap/>
            <w:hideMark/>
          </w:tcPr>
          <w:p w:rsidR="00110C18" w:rsidRPr="0056388D" w:rsidRDefault="00110C18" w:rsidP="00063728">
            <w:pPr>
              <w:rPr>
                <w:ins w:id="16311" w:author="KIM, Jason" w:date="2019-04-02T13:39:00Z"/>
                <w:rFonts w:ascii="Calibri" w:eastAsia="Times New Roman" w:hAnsi="Calibri" w:cs="Calibri"/>
                <w:color w:val="000000"/>
                <w:lang w:eastAsia="en-AU"/>
              </w:rPr>
            </w:pPr>
            <w:ins w:id="163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13" w:author="KIM, Jason" w:date="2019-04-02T13:39:00Z"/>
                <w:rFonts w:ascii="Calibri" w:eastAsia="Times New Roman" w:hAnsi="Calibri" w:cs="Calibri"/>
                <w:color w:val="000000"/>
                <w:lang w:eastAsia="en-AU"/>
              </w:rPr>
            </w:pPr>
            <w:ins w:id="16314" w:author="KIM, Jason" w:date="2019-04-02T13:39:00Z">
              <w:r w:rsidRPr="0056388D">
                <w:rPr>
                  <w:rFonts w:ascii="Calibri" w:eastAsia="Times New Roman" w:hAnsi="Calibri" w:cs="Calibri"/>
                  <w:color w:val="000000"/>
                  <w:lang w:eastAsia="en-AU"/>
                </w:rPr>
                <w:t>Chainage 1367</w:t>
              </w:r>
            </w:ins>
          </w:p>
        </w:tc>
        <w:tc>
          <w:tcPr>
            <w:tcW w:w="764" w:type="pct"/>
            <w:noWrap/>
            <w:hideMark/>
          </w:tcPr>
          <w:p w:rsidR="00110C18" w:rsidRPr="0056388D" w:rsidRDefault="00110C18" w:rsidP="00063728">
            <w:pPr>
              <w:jc w:val="right"/>
              <w:rPr>
                <w:ins w:id="16315" w:author="KIM, Jason" w:date="2019-04-02T13:39:00Z"/>
                <w:rFonts w:ascii="Calibri" w:eastAsia="Times New Roman" w:hAnsi="Calibri" w:cs="Calibri"/>
                <w:color w:val="000000"/>
                <w:lang w:eastAsia="en-AU"/>
              </w:rPr>
            </w:pPr>
            <w:ins w:id="16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17" w:author="KIM, Jason" w:date="2019-04-02T13:39:00Z"/>
        </w:trPr>
        <w:tc>
          <w:tcPr>
            <w:tcW w:w="708" w:type="pct"/>
            <w:vMerge/>
            <w:hideMark/>
          </w:tcPr>
          <w:p w:rsidR="00110C18" w:rsidRPr="0056388D" w:rsidRDefault="00110C18" w:rsidP="00063728">
            <w:pPr>
              <w:rPr>
                <w:ins w:id="16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19" w:author="KIM, Jason" w:date="2019-04-02T13:39:00Z"/>
                <w:rFonts w:ascii="Calibri" w:eastAsia="Times New Roman" w:hAnsi="Calibri" w:cs="Calibri"/>
                <w:color w:val="000000"/>
                <w:lang w:eastAsia="en-AU"/>
              </w:rPr>
            </w:pPr>
            <w:ins w:id="16320"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21" w:author="KIM, Jason" w:date="2019-04-02T13:39:00Z"/>
                <w:rFonts w:ascii="Calibri" w:eastAsia="Times New Roman" w:hAnsi="Calibri" w:cs="Calibri"/>
                <w:color w:val="000000"/>
                <w:lang w:eastAsia="en-AU"/>
              </w:rPr>
            </w:pPr>
            <w:ins w:id="1632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23" w:author="KIM, Jason" w:date="2019-04-02T13:39:00Z"/>
                <w:rFonts w:ascii="Calibri" w:eastAsia="Times New Roman" w:hAnsi="Calibri" w:cs="Calibri"/>
                <w:color w:val="000000"/>
                <w:lang w:eastAsia="en-AU"/>
              </w:rPr>
            </w:pPr>
            <w:ins w:id="16324" w:author="KIM, Jason" w:date="2019-04-02T13:39:00Z">
              <w:r w:rsidRPr="0056388D">
                <w:rPr>
                  <w:rFonts w:ascii="Calibri" w:eastAsia="Times New Roman" w:hAnsi="Calibri" w:cs="Calibri"/>
                  <w:color w:val="000000"/>
                  <w:lang w:eastAsia="en-AU"/>
                </w:rPr>
                <w:t>LLS2042</w:t>
              </w:r>
            </w:ins>
          </w:p>
        </w:tc>
        <w:tc>
          <w:tcPr>
            <w:tcW w:w="933" w:type="pct"/>
            <w:noWrap/>
            <w:hideMark/>
          </w:tcPr>
          <w:p w:rsidR="00110C18" w:rsidRPr="0056388D" w:rsidRDefault="00110C18" w:rsidP="00063728">
            <w:pPr>
              <w:rPr>
                <w:ins w:id="16325" w:author="KIM, Jason" w:date="2019-04-02T13:39:00Z"/>
                <w:rFonts w:ascii="Calibri" w:eastAsia="Times New Roman" w:hAnsi="Calibri" w:cs="Calibri"/>
                <w:color w:val="000000"/>
                <w:lang w:eastAsia="en-AU"/>
              </w:rPr>
            </w:pPr>
            <w:ins w:id="163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27" w:author="KIM, Jason" w:date="2019-04-02T13:39:00Z"/>
                <w:rFonts w:ascii="Calibri" w:eastAsia="Times New Roman" w:hAnsi="Calibri" w:cs="Calibri"/>
                <w:color w:val="000000"/>
                <w:lang w:eastAsia="en-AU"/>
              </w:rPr>
            </w:pPr>
            <w:ins w:id="16328" w:author="KIM, Jason" w:date="2019-04-02T13:39:00Z">
              <w:r w:rsidRPr="0056388D">
                <w:rPr>
                  <w:rFonts w:ascii="Calibri" w:eastAsia="Times New Roman" w:hAnsi="Calibri" w:cs="Calibri"/>
                  <w:color w:val="000000"/>
                  <w:lang w:eastAsia="en-AU"/>
                </w:rPr>
                <w:t>Chainage 1377</w:t>
              </w:r>
            </w:ins>
          </w:p>
        </w:tc>
        <w:tc>
          <w:tcPr>
            <w:tcW w:w="764" w:type="pct"/>
            <w:noWrap/>
            <w:hideMark/>
          </w:tcPr>
          <w:p w:rsidR="00110C18" w:rsidRPr="0056388D" w:rsidRDefault="00110C18" w:rsidP="00063728">
            <w:pPr>
              <w:jc w:val="right"/>
              <w:rPr>
                <w:ins w:id="16329" w:author="KIM, Jason" w:date="2019-04-02T13:39:00Z"/>
                <w:rFonts w:ascii="Calibri" w:eastAsia="Times New Roman" w:hAnsi="Calibri" w:cs="Calibri"/>
                <w:color w:val="000000"/>
                <w:lang w:eastAsia="en-AU"/>
              </w:rPr>
            </w:pPr>
            <w:ins w:id="16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31" w:author="KIM, Jason" w:date="2019-04-02T13:39:00Z"/>
        </w:trPr>
        <w:tc>
          <w:tcPr>
            <w:tcW w:w="708" w:type="pct"/>
            <w:vMerge/>
            <w:hideMark/>
          </w:tcPr>
          <w:p w:rsidR="00110C18" w:rsidRPr="0056388D" w:rsidRDefault="00110C18" w:rsidP="00063728">
            <w:pPr>
              <w:rPr>
                <w:ins w:id="163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33" w:author="KIM, Jason" w:date="2019-04-02T13:39:00Z"/>
                <w:rFonts w:ascii="Calibri" w:eastAsia="Times New Roman" w:hAnsi="Calibri" w:cs="Calibri"/>
                <w:color w:val="000000"/>
                <w:lang w:eastAsia="en-AU"/>
              </w:rPr>
            </w:pPr>
            <w:ins w:id="16334"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35" w:author="KIM, Jason" w:date="2019-04-02T13:39:00Z"/>
                <w:rFonts w:ascii="Calibri" w:eastAsia="Times New Roman" w:hAnsi="Calibri" w:cs="Calibri"/>
                <w:color w:val="000000"/>
                <w:lang w:eastAsia="en-AU"/>
              </w:rPr>
            </w:pPr>
            <w:ins w:id="1633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37" w:author="KIM, Jason" w:date="2019-04-02T13:39:00Z"/>
                <w:rFonts w:ascii="Calibri" w:eastAsia="Times New Roman" w:hAnsi="Calibri" w:cs="Calibri"/>
                <w:color w:val="000000"/>
                <w:lang w:eastAsia="en-AU"/>
              </w:rPr>
            </w:pPr>
            <w:ins w:id="16338" w:author="KIM, Jason" w:date="2019-04-02T13:39:00Z">
              <w:r w:rsidRPr="0056388D">
                <w:rPr>
                  <w:rFonts w:ascii="Calibri" w:eastAsia="Times New Roman" w:hAnsi="Calibri" w:cs="Calibri"/>
                  <w:color w:val="000000"/>
                  <w:lang w:eastAsia="en-AU"/>
                </w:rPr>
                <w:t>LLS2043</w:t>
              </w:r>
            </w:ins>
          </w:p>
        </w:tc>
        <w:tc>
          <w:tcPr>
            <w:tcW w:w="933" w:type="pct"/>
            <w:noWrap/>
            <w:hideMark/>
          </w:tcPr>
          <w:p w:rsidR="00110C18" w:rsidRPr="0056388D" w:rsidRDefault="00110C18" w:rsidP="00063728">
            <w:pPr>
              <w:rPr>
                <w:ins w:id="16339" w:author="KIM, Jason" w:date="2019-04-02T13:39:00Z"/>
                <w:rFonts w:ascii="Calibri" w:eastAsia="Times New Roman" w:hAnsi="Calibri" w:cs="Calibri"/>
                <w:color w:val="000000"/>
                <w:lang w:eastAsia="en-AU"/>
              </w:rPr>
            </w:pPr>
            <w:ins w:id="163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41" w:author="KIM, Jason" w:date="2019-04-02T13:39:00Z"/>
                <w:rFonts w:ascii="Calibri" w:eastAsia="Times New Roman" w:hAnsi="Calibri" w:cs="Calibri"/>
                <w:color w:val="000000"/>
                <w:lang w:eastAsia="en-AU"/>
              </w:rPr>
            </w:pPr>
            <w:ins w:id="16342" w:author="KIM, Jason" w:date="2019-04-02T13:39:00Z">
              <w:r w:rsidRPr="0056388D">
                <w:rPr>
                  <w:rFonts w:ascii="Calibri" w:eastAsia="Times New Roman" w:hAnsi="Calibri" w:cs="Calibri"/>
                  <w:color w:val="000000"/>
                  <w:lang w:eastAsia="en-AU"/>
                </w:rPr>
                <w:t>Chainage 1387</w:t>
              </w:r>
            </w:ins>
          </w:p>
        </w:tc>
        <w:tc>
          <w:tcPr>
            <w:tcW w:w="764" w:type="pct"/>
            <w:noWrap/>
            <w:hideMark/>
          </w:tcPr>
          <w:p w:rsidR="00110C18" w:rsidRPr="0056388D" w:rsidRDefault="00110C18" w:rsidP="00063728">
            <w:pPr>
              <w:jc w:val="right"/>
              <w:rPr>
                <w:ins w:id="16343" w:author="KIM, Jason" w:date="2019-04-02T13:39:00Z"/>
                <w:rFonts w:ascii="Calibri" w:eastAsia="Times New Roman" w:hAnsi="Calibri" w:cs="Calibri"/>
                <w:color w:val="000000"/>
                <w:lang w:eastAsia="en-AU"/>
              </w:rPr>
            </w:pPr>
            <w:ins w:id="163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45" w:author="KIM, Jason" w:date="2019-04-02T13:39:00Z"/>
        </w:trPr>
        <w:tc>
          <w:tcPr>
            <w:tcW w:w="708" w:type="pct"/>
            <w:vMerge/>
            <w:hideMark/>
          </w:tcPr>
          <w:p w:rsidR="00110C18" w:rsidRPr="0056388D" w:rsidRDefault="00110C18" w:rsidP="00063728">
            <w:pPr>
              <w:rPr>
                <w:ins w:id="163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47" w:author="KIM, Jason" w:date="2019-04-02T13:39:00Z"/>
                <w:rFonts w:ascii="Calibri" w:eastAsia="Times New Roman" w:hAnsi="Calibri" w:cs="Calibri"/>
                <w:color w:val="000000"/>
                <w:lang w:eastAsia="en-AU"/>
              </w:rPr>
            </w:pPr>
            <w:ins w:id="16348"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49" w:author="KIM, Jason" w:date="2019-04-02T13:39:00Z"/>
                <w:rFonts w:ascii="Calibri" w:eastAsia="Times New Roman" w:hAnsi="Calibri" w:cs="Calibri"/>
                <w:color w:val="000000"/>
                <w:lang w:eastAsia="en-AU"/>
              </w:rPr>
            </w:pPr>
            <w:ins w:id="1635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51" w:author="KIM, Jason" w:date="2019-04-02T13:39:00Z"/>
                <w:rFonts w:ascii="Calibri" w:eastAsia="Times New Roman" w:hAnsi="Calibri" w:cs="Calibri"/>
                <w:color w:val="000000"/>
                <w:lang w:eastAsia="en-AU"/>
              </w:rPr>
            </w:pPr>
            <w:ins w:id="16352" w:author="KIM, Jason" w:date="2019-04-02T13:39:00Z">
              <w:r w:rsidRPr="0056388D">
                <w:rPr>
                  <w:rFonts w:ascii="Calibri" w:eastAsia="Times New Roman" w:hAnsi="Calibri" w:cs="Calibri"/>
                  <w:color w:val="000000"/>
                  <w:lang w:eastAsia="en-AU"/>
                </w:rPr>
                <w:t>LLS2044</w:t>
              </w:r>
            </w:ins>
          </w:p>
        </w:tc>
        <w:tc>
          <w:tcPr>
            <w:tcW w:w="933" w:type="pct"/>
            <w:noWrap/>
            <w:hideMark/>
          </w:tcPr>
          <w:p w:rsidR="00110C18" w:rsidRPr="0056388D" w:rsidRDefault="00110C18" w:rsidP="00063728">
            <w:pPr>
              <w:rPr>
                <w:ins w:id="16353" w:author="KIM, Jason" w:date="2019-04-02T13:39:00Z"/>
                <w:rFonts w:ascii="Calibri" w:eastAsia="Times New Roman" w:hAnsi="Calibri" w:cs="Calibri"/>
                <w:color w:val="000000"/>
                <w:lang w:eastAsia="en-AU"/>
              </w:rPr>
            </w:pPr>
            <w:ins w:id="163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55" w:author="KIM, Jason" w:date="2019-04-02T13:39:00Z"/>
                <w:rFonts w:ascii="Calibri" w:eastAsia="Times New Roman" w:hAnsi="Calibri" w:cs="Calibri"/>
                <w:color w:val="000000"/>
                <w:lang w:eastAsia="en-AU"/>
              </w:rPr>
            </w:pPr>
            <w:ins w:id="16356" w:author="KIM, Jason" w:date="2019-04-02T13:39:00Z">
              <w:r w:rsidRPr="0056388D">
                <w:rPr>
                  <w:rFonts w:ascii="Calibri" w:eastAsia="Times New Roman" w:hAnsi="Calibri" w:cs="Calibri"/>
                  <w:color w:val="000000"/>
                  <w:lang w:eastAsia="en-AU"/>
                </w:rPr>
                <w:t>Chainage 1397</w:t>
              </w:r>
            </w:ins>
          </w:p>
        </w:tc>
        <w:tc>
          <w:tcPr>
            <w:tcW w:w="764" w:type="pct"/>
            <w:noWrap/>
            <w:hideMark/>
          </w:tcPr>
          <w:p w:rsidR="00110C18" w:rsidRPr="0056388D" w:rsidRDefault="00110C18" w:rsidP="00063728">
            <w:pPr>
              <w:jc w:val="right"/>
              <w:rPr>
                <w:ins w:id="16357" w:author="KIM, Jason" w:date="2019-04-02T13:39:00Z"/>
                <w:rFonts w:ascii="Calibri" w:eastAsia="Times New Roman" w:hAnsi="Calibri" w:cs="Calibri"/>
                <w:color w:val="000000"/>
                <w:lang w:eastAsia="en-AU"/>
              </w:rPr>
            </w:pPr>
            <w:ins w:id="163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59" w:author="KIM, Jason" w:date="2019-04-02T13:39:00Z"/>
        </w:trPr>
        <w:tc>
          <w:tcPr>
            <w:tcW w:w="708" w:type="pct"/>
            <w:vMerge/>
            <w:hideMark/>
          </w:tcPr>
          <w:p w:rsidR="00110C18" w:rsidRPr="0056388D" w:rsidRDefault="00110C18" w:rsidP="00063728">
            <w:pPr>
              <w:rPr>
                <w:ins w:id="163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61" w:author="KIM, Jason" w:date="2019-04-02T13:39:00Z"/>
                <w:rFonts w:ascii="Calibri" w:eastAsia="Times New Roman" w:hAnsi="Calibri" w:cs="Calibri"/>
                <w:color w:val="000000"/>
                <w:lang w:eastAsia="en-AU"/>
              </w:rPr>
            </w:pPr>
            <w:ins w:id="16362"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63" w:author="KIM, Jason" w:date="2019-04-02T13:39:00Z"/>
                <w:rFonts w:ascii="Calibri" w:eastAsia="Times New Roman" w:hAnsi="Calibri" w:cs="Calibri"/>
                <w:color w:val="000000"/>
                <w:lang w:eastAsia="en-AU"/>
              </w:rPr>
            </w:pPr>
            <w:ins w:id="1636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65" w:author="KIM, Jason" w:date="2019-04-02T13:39:00Z"/>
                <w:rFonts w:ascii="Calibri" w:eastAsia="Times New Roman" w:hAnsi="Calibri" w:cs="Calibri"/>
                <w:color w:val="000000"/>
                <w:lang w:eastAsia="en-AU"/>
              </w:rPr>
            </w:pPr>
            <w:ins w:id="16366" w:author="KIM, Jason" w:date="2019-04-02T13:39:00Z">
              <w:r w:rsidRPr="0056388D">
                <w:rPr>
                  <w:rFonts w:ascii="Calibri" w:eastAsia="Times New Roman" w:hAnsi="Calibri" w:cs="Calibri"/>
                  <w:color w:val="000000"/>
                  <w:lang w:eastAsia="en-AU"/>
                </w:rPr>
                <w:t>LLS2045</w:t>
              </w:r>
            </w:ins>
          </w:p>
        </w:tc>
        <w:tc>
          <w:tcPr>
            <w:tcW w:w="933" w:type="pct"/>
            <w:noWrap/>
            <w:hideMark/>
          </w:tcPr>
          <w:p w:rsidR="00110C18" w:rsidRPr="0056388D" w:rsidRDefault="00110C18" w:rsidP="00063728">
            <w:pPr>
              <w:rPr>
                <w:ins w:id="16367" w:author="KIM, Jason" w:date="2019-04-02T13:39:00Z"/>
                <w:rFonts w:ascii="Calibri" w:eastAsia="Times New Roman" w:hAnsi="Calibri" w:cs="Calibri"/>
                <w:color w:val="000000"/>
                <w:lang w:eastAsia="en-AU"/>
              </w:rPr>
            </w:pPr>
            <w:ins w:id="163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69" w:author="KIM, Jason" w:date="2019-04-02T13:39:00Z"/>
                <w:rFonts w:ascii="Calibri" w:eastAsia="Times New Roman" w:hAnsi="Calibri" w:cs="Calibri"/>
                <w:color w:val="000000"/>
                <w:lang w:eastAsia="en-AU"/>
              </w:rPr>
            </w:pPr>
            <w:ins w:id="16370" w:author="KIM, Jason" w:date="2019-04-02T13:39:00Z">
              <w:r w:rsidRPr="0056388D">
                <w:rPr>
                  <w:rFonts w:ascii="Calibri" w:eastAsia="Times New Roman" w:hAnsi="Calibri" w:cs="Calibri"/>
                  <w:color w:val="000000"/>
                  <w:lang w:eastAsia="en-AU"/>
                </w:rPr>
                <w:t>Chainage 1406</w:t>
              </w:r>
            </w:ins>
          </w:p>
        </w:tc>
        <w:tc>
          <w:tcPr>
            <w:tcW w:w="764" w:type="pct"/>
            <w:noWrap/>
            <w:hideMark/>
          </w:tcPr>
          <w:p w:rsidR="00110C18" w:rsidRPr="0056388D" w:rsidRDefault="00110C18" w:rsidP="00063728">
            <w:pPr>
              <w:jc w:val="right"/>
              <w:rPr>
                <w:ins w:id="16371" w:author="KIM, Jason" w:date="2019-04-02T13:39:00Z"/>
                <w:rFonts w:ascii="Calibri" w:eastAsia="Times New Roman" w:hAnsi="Calibri" w:cs="Calibri"/>
                <w:color w:val="000000"/>
                <w:lang w:eastAsia="en-AU"/>
              </w:rPr>
            </w:pPr>
            <w:ins w:id="16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73" w:author="KIM, Jason" w:date="2019-04-02T13:39:00Z"/>
        </w:trPr>
        <w:tc>
          <w:tcPr>
            <w:tcW w:w="708" w:type="pct"/>
            <w:vMerge/>
            <w:hideMark/>
          </w:tcPr>
          <w:p w:rsidR="00110C18" w:rsidRPr="0056388D" w:rsidRDefault="00110C18" w:rsidP="00063728">
            <w:pPr>
              <w:rPr>
                <w:ins w:id="163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75" w:author="KIM, Jason" w:date="2019-04-02T13:39:00Z"/>
                <w:rFonts w:ascii="Calibri" w:eastAsia="Times New Roman" w:hAnsi="Calibri" w:cs="Calibri"/>
                <w:color w:val="000000"/>
                <w:lang w:eastAsia="en-AU"/>
              </w:rPr>
            </w:pPr>
            <w:ins w:id="16376"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77" w:author="KIM, Jason" w:date="2019-04-02T13:39:00Z"/>
                <w:rFonts w:ascii="Calibri" w:eastAsia="Times New Roman" w:hAnsi="Calibri" w:cs="Calibri"/>
                <w:color w:val="000000"/>
                <w:lang w:eastAsia="en-AU"/>
              </w:rPr>
            </w:pPr>
            <w:ins w:id="1637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79" w:author="KIM, Jason" w:date="2019-04-02T13:39:00Z"/>
                <w:rFonts w:ascii="Calibri" w:eastAsia="Times New Roman" w:hAnsi="Calibri" w:cs="Calibri"/>
                <w:color w:val="000000"/>
                <w:lang w:eastAsia="en-AU"/>
              </w:rPr>
            </w:pPr>
            <w:ins w:id="16380" w:author="KIM, Jason" w:date="2019-04-02T13:39:00Z">
              <w:r w:rsidRPr="0056388D">
                <w:rPr>
                  <w:rFonts w:ascii="Calibri" w:eastAsia="Times New Roman" w:hAnsi="Calibri" w:cs="Calibri"/>
                  <w:color w:val="000000"/>
                  <w:lang w:eastAsia="en-AU"/>
                </w:rPr>
                <w:t>LLS2046</w:t>
              </w:r>
            </w:ins>
          </w:p>
        </w:tc>
        <w:tc>
          <w:tcPr>
            <w:tcW w:w="933" w:type="pct"/>
            <w:noWrap/>
            <w:hideMark/>
          </w:tcPr>
          <w:p w:rsidR="00110C18" w:rsidRPr="0056388D" w:rsidRDefault="00110C18" w:rsidP="00063728">
            <w:pPr>
              <w:rPr>
                <w:ins w:id="16381" w:author="KIM, Jason" w:date="2019-04-02T13:39:00Z"/>
                <w:rFonts w:ascii="Calibri" w:eastAsia="Times New Roman" w:hAnsi="Calibri" w:cs="Calibri"/>
                <w:color w:val="000000"/>
                <w:lang w:eastAsia="en-AU"/>
              </w:rPr>
            </w:pPr>
            <w:ins w:id="163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83" w:author="KIM, Jason" w:date="2019-04-02T13:39:00Z"/>
                <w:rFonts w:ascii="Calibri" w:eastAsia="Times New Roman" w:hAnsi="Calibri" w:cs="Calibri"/>
                <w:color w:val="000000"/>
                <w:lang w:eastAsia="en-AU"/>
              </w:rPr>
            </w:pPr>
            <w:ins w:id="16384" w:author="KIM, Jason" w:date="2019-04-02T13:39:00Z">
              <w:r w:rsidRPr="0056388D">
                <w:rPr>
                  <w:rFonts w:ascii="Calibri" w:eastAsia="Times New Roman" w:hAnsi="Calibri" w:cs="Calibri"/>
                  <w:color w:val="000000"/>
                  <w:lang w:eastAsia="en-AU"/>
                </w:rPr>
                <w:t>Chainage 1416</w:t>
              </w:r>
            </w:ins>
          </w:p>
        </w:tc>
        <w:tc>
          <w:tcPr>
            <w:tcW w:w="764" w:type="pct"/>
            <w:noWrap/>
            <w:hideMark/>
          </w:tcPr>
          <w:p w:rsidR="00110C18" w:rsidRPr="0056388D" w:rsidRDefault="00110C18" w:rsidP="00063728">
            <w:pPr>
              <w:jc w:val="right"/>
              <w:rPr>
                <w:ins w:id="16385" w:author="KIM, Jason" w:date="2019-04-02T13:39:00Z"/>
                <w:rFonts w:ascii="Calibri" w:eastAsia="Times New Roman" w:hAnsi="Calibri" w:cs="Calibri"/>
                <w:color w:val="000000"/>
                <w:lang w:eastAsia="en-AU"/>
              </w:rPr>
            </w:pPr>
            <w:ins w:id="163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87" w:author="KIM, Jason" w:date="2019-04-02T13:39:00Z"/>
        </w:trPr>
        <w:tc>
          <w:tcPr>
            <w:tcW w:w="708" w:type="pct"/>
            <w:vMerge w:val="restart"/>
            <w:noWrap/>
            <w:hideMark/>
          </w:tcPr>
          <w:p w:rsidR="00110C18" w:rsidRPr="0056388D" w:rsidRDefault="00110C18" w:rsidP="00063728">
            <w:pPr>
              <w:rPr>
                <w:ins w:id="16388" w:author="KIM, Jason" w:date="2019-04-02T13:39:00Z"/>
                <w:rFonts w:ascii="Calibri" w:eastAsia="Times New Roman" w:hAnsi="Calibri" w:cs="Calibri"/>
                <w:color w:val="000000"/>
                <w:lang w:eastAsia="en-AU"/>
              </w:rPr>
            </w:pPr>
            <w:ins w:id="16389" w:author="KIM, Jason" w:date="2019-04-02T13:39:00Z">
              <w:r w:rsidRPr="0056388D">
                <w:rPr>
                  <w:rFonts w:ascii="Calibri" w:eastAsia="Times New Roman" w:hAnsi="Calibri" w:cs="Calibri"/>
                  <w:color w:val="000000"/>
                  <w:lang w:eastAsia="en-AU"/>
                </w:rPr>
                <w:t>LLE04SK81</w:t>
              </w:r>
            </w:ins>
          </w:p>
        </w:tc>
        <w:tc>
          <w:tcPr>
            <w:tcW w:w="605" w:type="pct"/>
            <w:noWrap/>
            <w:hideMark/>
          </w:tcPr>
          <w:p w:rsidR="00110C18" w:rsidRPr="0056388D" w:rsidRDefault="00110C18" w:rsidP="00063728">
            <w:pPr>
              <w:rPr>
                <w:ins w:id="16390" w:author="KIM, Jason" w:date="2019-04-02T13:39:00Z"/>
                <w:rFonts w:ascii="Calibri" w:eastAsia="Times New Roman" w:hAnsi="Calibri" w:cs="Calibri"/>
                <w:color w:val="000000"/>
                <w:lang w:eastAsia="en-AU"/>
              </w:rPr>
            </w:pPr>
            <w:ins w:id="16391"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392" w:author="KIM, Jason" w:date="2019-04-02T13:39:00Z"/>
                <w:rFonts w:ascii="Calibri" w:eastAsia="Times New Roman" w:hAnsi="Calibri" w:cs="Calibri"/>
                <w:color w:val="000000"/>
                <w:lang w:eastAsia="en-AU"/>
              </w:rPr>
            </w:pPr>
            <w:ins w:id="1639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94" w:author="KIM, Jason" w:date="2019-04-02T13:39:00Z"/>
                <w:rFonts w:ascii="Calibri" w:eastAsia="Times New Roman" w:hAnsi="Calibri" w:cs="Calibri"/>
                <w:color w:val="000000"/>
                <w:lang w:eastAsia="en-AU"/>
              </w:rPr>
            </w:pPr>
            <w:ins w:id="16395" w:author="KIM, Jason" w:date="2019-04-02T13:39:00Z">
              <w:r w:rsidRPr="0056388D">
                <w:rPr>
                  <w:rFonts w:ascii="Calibri" w:eastAsia="Times New Roman" w:hAnsi="Calibri" w:cs="Calibri"/>
                  <w:color w:val="000000"/>
                  <w:lang w:eastAsia="en-AU"/>
                </w:rPr>
                <w:t>LLS2028</w:t>
              </w:r>
            </w:ins>
          </w:p>
        </w:tc>
        <w:tc>
          <w:tcPr>
            <w:tcW w:w="933" w:type="pct"/>
            <w:noWrap/>
            <w:hideMark/>
          </w:tcPr>
          <w:p w:rsidR="00110C18" w:rsidRPr="0056388D" w:rsidRDefault="00110C18" w:rsidP="00063728">
            <w:pPr>
              <w:rPr>
                <w:ins w:id="16396" w:author="KIM, Jason" w:date="2019-04-02T13:39:00Z"/>
                <w:rFonts w:ascii="Calibri" w:eastAsia="Times New Roman" w:hAnsi="Calibri" w:cs="Calibri"/>
                <w:color w:val="000000"/>
                <w:lang w:eastAsia="en-AU"/>
              </w:rPr>
            </w:pPr>
            <w:ins w:id="163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98" w:author="KIM, Jason" w:date="2019-04-02T13:39:00Z"/>
                <w:rFonts w:ascii="Calibri" w:eastAsia="Times New Roman" w:hAnsi="Calibri" w:cs="Calibri"/>
                <w:color w:val="000000"/>
                <w:lang w:eastAsia="en-AU"/>
              </w:rPr>
            </w:pPr>
            <w:ins w:id="16399" w:author="KIM, Jason" w:date="2019-04-02T13:39:00Z">
              <w:r w:rsidRPr="0056388D">
                <w:rPr>
                  <w:rFonts w:ascii="Calibri" w:eastAsia="Times New Roman" w:hAnsi="Calibri" w:cs="Calibri"/>
                  <w:color w:val="000000"/>
                  <w:lang w:eastAsia="en-AU"/>
                </w:rPr>
                <w:t>Chainage 1228</w:t>
              </w:r>
            </w:ins>
          </w:p>
        </w:tc>
        <w:tc>
          <w:tcPr>
            <w:tcW w:w="764" w:type="pct"/>
            <w:noWrap/>
            <w:hideMark/>
          </w:tcPr>
          <w:p w:rsidR="00110C18" w:rsidRPr="0056388D" w:rsidRDefault="00110C18" w:rsidP="00063728">
            <w:pPr>
              <w:jc w:val="right"/>
              <w:rPr>
                <w:ins w:id="16400" w:author="KIM, Jason" w:date="2019-04-02T13:39:00Z"/>
                <w:rFonts w:ascii="Calibri" w:eastAsia="Times New Roman" w:hAnsi="Calibri" w:cs="Calibri"/>
                <w:color w:val="000000"/>
                <w:lang w:eastAsia="en-AU"/>
              </w:rPr>
            </w:pPr>
            <w:ins w:id="16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02" w:author="KIM, Jason" w:date="2019-04-02T13:39:00Z"/>
        </w:trPr>
        <w:tc>
          <w:tcPr>
            <w:tcW w:w="708" w:type="pct"/>
            <w:vMerge/>
            <w:hideMark/>
          </w:tcPr>
          <w:p w:rsidR="00110C18" w:rsidRPr="0056388D" w:rsidRDefault="00110C18" w:rsidP="00063728">
            <w:pPr>
              <w:rPr>
                <w:ins w:id="16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04" w:author="KIM, Jason" w:date="2019-04-02T13:39:00Z"/>
                <w:rFonts w:ascii="Calibri" w:eastAsia="Times New Roman" w:hAnsi="Calibri" w:cs="Calibri"/>
                <w:color w:val="000000"/>
                <w:lang w:eastAsia="en-AU"/>
              </w:rPr>
            </w:pPr>
            <w:ins w:id="16405"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06" w:author="KIM, Jason" w:date="2019-04-02T13:39:00Z"/>
                <w:rFonts w:ascii="Calibri" w:eastAsia="Times New Roman" w:hAnsi="Calibri" w:cs="Calibri"/>
                <w:color w:val="000000"/>
                <w:lang w:eastAsia="en-AU"/>
              </w:rPr>
            </w:pPr>
            <w:ins w:id="1640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08" w:author="KIM, Jason" w:date="2019-04-02T13:39:00Z"/>
                <w:rFonts w:ascii="Calibri" w:eastAsia="Times New Roman" w:hAnsi="Calibri" w:cs="Calibri"/>
                <w:color w:val="000000"/>
                <w:lang w:eastAsia="en-AU"/>
              </w:rPr>
            </w:pPr>
            <w:ins w:id="16409" w:author="KIM, Jason" w:date="2019-04-02T13:39:00Z">
              <w:r w:rsidRPr="0056388D">
                <w:rPr>
                  <w:rFonts w:ascii="Calibri" w:eastAsia="Times New Roman" w:hAnsi="Calibri" w:cs="Calibri"/>
                  <w:color w:val="000000"/>
                  <w:lang w:eastAsia="en-AU"/>
                </w:rPr>
                <w:t>LLS2029</w:t>
              </w:r>
            </w:ins>
          </w:p>
        </w:tc>
        <w:tc>
          <w:tcPr>
            <w:tcW w:w="933" w:type="pct"/>
            <w:noWrap/>
            <w:hideMark/>
          </w:tcPr>
          <w:p w:rsidR="00110C18" w:rsidRPr="0056388D" w:rsidRDefault="00110C18" w:rsidP="00063728">
            <w:pPr>
              <w:rPr>
                <w:ins w:id="16410" w:author="KIM, Jason" w:date="2019-04-02T13:39:00Z"/>
                <w:rFonts w:ascii="Calibri" w:eastAsia="Times New Roman" w:hAnsi="Calibri" w:cs="Calibri"/>
                <w:color w:val="000000"/>
                <w:lang w:eastAsia="en-AU"/>
              </w:rPr>
            </w:pPr>
            <w:ins w:id="164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12" w:author="KIM, Jason" w:date="2019-04-02T13:39:00Z"/>
                <w:rFonts w:ascii="Calibri" w:eastAsia="Times New Roman" w:hAnsi="Calibri" w:cs="Calibri"/>
                <w:color w:val="000000"/>
                <w:lang w:eastAsia="en-AU"/>
              </w:rPr>
            </w:pPr>
            <w:ins w:id="16413" w:author="KIM, Jason" w:date="2019-04-02T13:39:00Z">
              <w:r w:rsidRPr="0056388D">
                <w:rPr>
                  <w:rFonts w:ascii="Calibri" w:eastAsia="Times New Roman" w:hAnsi="Calibri" w:cs="Calibri"/>
                  <w:color w:val="000000"/>
                  <w:lang w:eastAsia="en-AU"/>
                </w:rPr>
                <w:t>Chainage 1238</w:t>
              </w:r>
            </w:ins>
          </w:p>
        </w:tc>
        <w:tc>
          <w:tcPr>
            <w:tcW w:w="764" w:type="pct"/>
            <w:noWrap/>
            <w:hideMark/>
          </w:tcPr>
          <w:p w:rsidR="00110C18" w:rsidRPr="0056388D" w:rsidRDefault="00110C18" w:rsidP="00063728">
            <w:pPr>
              <w:jc w:val="right"/>
              <w:rPr>
                <w:ins w:id="16414" w:author="KIM, Jason" w:date="2019-04-02T13:39:00Z"/>
                <w:rFonts w:ascii="Calibri" w:eastAsia="Times New Roman" w:hAnsi="Calibri" w:cs="Calibri"/>
                <w:color w:val="000000"/>
                <w:lang w:eastAsia="en-AU"/>
              </w:rPr>
            </w:pPr>
            <w:ins w:id="16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16" w:author="KIM, Jason" w:date="2019-04-02T13:39:00Z"/>
        </w:trPr>
        <w:tc>
          <w:tcPr>
            <w:tcW w:w="708" w:type="pct"/>
            <w:vMerge/>
            <w:hideMark/>
          </w:tcPr>
          <w:p w:rsidR="00110C18" w:rsidRPr="0056388D" w:rsidRDefault="00110C18" w:rsidP="00063728">
            <w:pPr>
              <w:rPr>
                <w:ins w:id="16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18" w:author="KIM, Jason" w:date="2019-04-02T13:39:00Z"/>
                <w:rFonts w:ascii="Calibri" w:eastAsia="Times New Roman" w:hAnsi="Calibri" w:cs="Calibri"/>
                <w:color w:val="000000"/>
                <w:lang w:eastAsia="en-AU"/>
              </w:rPr>
            </w:pPr>
            <w:ins w:id="16419"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20" w:author="KIM, Jason" w:date="2019-04-02T13:39:00Z"/>
                <w:rFonts w:ascii="Calibri" w:eastAsia="Times New Roman" w:hAnsi="Calibri" w:cs="Calibri"/>
                <w:color w:val="000000"/>
                <w:lang w:eastAsia="en-AU"/>
              </w:rPr>
            </w:pPr>
            <w:ins w:id="1642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22" w:author="KIM, Jason" w:date="2019-04-02T13:39:00Z"/>
                <w:rFonts w:ascii="Calibri" w:eastAsia="Times New Roman" w:hAnsi="Calibri" w:cs="Calibri"/>
                <w:color w:val="000000"/>
                <w:lang w:eastAsia="en-AU"/>
              </w:rPr>
            </w:pPr>
            <w:ins w:id="16423" w:author="KIM, Jason" w:date="2019-04-02T13:39:00Z">
              <w:r w:rsidRPr="0056388D">
                <w:rPr>
                  <w:rFonts w:ascii="Calibri" w:eastAsia="Times New Roman" w:hAnsi="Calibri" w:cs="Calibri"/>
                  <w:color w:val="000000"/>
                  <w:lang w:eastAsia="en-AU"/>
                </w:rPr>
                <w:t>LLS2030</w:t>
              </w:r>
            </w:ins>
          </w:p>
        </w:tc>
        <w:tc>
          <w:tcPr>
            <w:tcW w:w="933" w:type="pct"/>
            <w:noWrap/>
            <w:hideMark/>
          </w:tcPr>
          <w:p w:rsidR="00110C18" w:rsidRPr="0056388D" w:rsidRDefault="00110C18" w:rsidP="00063728">
            <w:pPr>
              <w:rPr>
                <w:ins w:id="16424" w:author="KIM, Jason" w:date="2019-04-02T13:39:00Z"/>
                <w:rFonts w:ascii="Calibri" w:eastAsia="Times New Roman" w:hAnsi="Calibri" w:cs="Calibri"/>
                <w:color w:val="000000"/>
                <w:lang w:eastAsia="en-AU"/>
              </w:rPr>
            </w:pPr>
            <w:ins w:id="164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26" w:author="KIM, Jason" w:date="2019-04-02T13:39:00Z"/>
                <w:rFonts w:ascii="Calibri" w:eastAsia="Times New Roman" w:hAnsi="Calibri" w:cs="Calibri"/>
                <w:color w:val="000000"/>
                <w:lang w:eastAsia="en-AU"/>
              </w:rPr>
            </w:pPr>
            <w:ins w:id="16427" w:author="KIM, Jason" w:date="2019-04-02T13:39:00Z">
              <w:r w:rsidRPr="0056388D">
                <w:rPr>
                  <w:rFonts w:ascii="Calibri" w:eastAsia="Times New Roman" w:hAnsi="Calibri" w:cs="Calibri"/>
                  <w:color w:val="000000"/>
                  <w:lang w:eastAsia="en-AU"/>
                </w:rPr>
                <w:t>Chainage 1248</w:t>
              </w:r>
            </w:ins>
          </w:p>
        </w:tc>
        <w:tc>
          <w:tcPr>
            <w:tcW w:w="764" w:type="pct"/>
            <w:noWrap/>
            <w:hideMark/>
          </w:tcPr>
          <w:p w:rsidR="00110C18" w:rsidRPr="0056388D" w:rsidRDefault="00110C18" w:rsidP="00063728">
            <w:pPr>
              <w:jc w:val="right"/>
              <w:rPr>
                <w:ins w:id="16428" w:author="KIM, Jason" w:date="2019-04-02T13:39:00Z"/>
                <w:rFonts w:ascii="Calibri" w:eastAsia="Times New Roman" w:hAnsi="Calibri" w:cs="Calibri"/>
                <w:color w:val="000000"/>
                <w:lang w:eastAsia="en-AU"/>
              </w:rPr>
            </w:pPr>
            <w:ins w:id="16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30" w:author="KIM, Jason" w:date="2019-04-02T13:39:00Z"/>
        </w:trPr>
        <w:tc>
          <w:tcPr>
            <w:tcW w:w="708" w:type="pct"/>
            <w:vMerge/>
            <w:hideMark/>
          </w:tcPr>
          <w:p w:rsidR="00110C18" w:rsidRPr="0056388D" w:rsidRDefault="00110C18" w:rsidP="00063728">
            <w:pPr>
              <w:rPr>
                <w:ins w:id="164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32" w:author="KIM, Jason" w:date="2019-04-02T13:39:00Z"/>
                <w:rFonts w:ascii="Calibri" w:eastAsia="Times New Roman" w:hAnsi="Calibri" w:cs="Calibri"/>
                <w:color w:val="000000"/>
                <w:lang w:eastAsia="en-AU"/>
              </w:rPr>
            </w:pPr>
            <w:ins w:id="16433"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34" w:author="KIM, Jason" w:date="2019-04-02T13:39:00Z"/>
                <w:rFonts w:ascii="Calibri" w:eastAsia="Times New Roman" w:hAnsi="Calibri" w:cs="Calibri"/>
                <w:color w:val="000000"/>
                <w:lang w:eastAsia="en-AU"/>
              </w:rPr>
            </w:pPr>
            <w:ins w:id="1643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36" w:author="KIM, Jason" w:date="2019-04-02T13:39:00Z"/>
                <w:rFonts w:ascii="Calibri" w:eastAsia="Times New Roman" w:hAnsi="Calibri" w:cs="Calibri"/>
                <w:color w:val="000000"/>
                <w:lang w:eastAsia="en-AU"/>
              </w:rPr>
            </w:pPr>
            <w:ins w:id="16437" w:author="KIM, Jason" w:date="2019-04-02T13:39:00Z">
              <w:r w:rsidRPr="0056388D">
                <w:rPr>
                  <w:rFonts w:ascii="Calibri" w:eastAsia="Times New Roman" w:hAnsi="Calibri" w:cs="Calibri"/>
                  <w:color w:val="000000"/>
                  <w:lang w:eastAsia="en-AU"/>
                </w:rPr>
                <w:t>LLS2031</w:t>
              </w:r>
            </w:ins>
          </w:p>
        </w:tc>
        <w:tc>
          <w:tcPr>
            <w:tcW w:w="933" w:type="pct"/>
            <w:noWrap/>
            <w:hideMark/>
          </w:tcPr>
          <w:p w:rsidR="00110C18" w:rsidRPr="0056388D" w:rsidRDefault="00110C18" w:rsidP="00063728">
            <w:pPr>
              <w:rPr>
                <w:ins w:id="16438" w:author="KIM, Jason" w:date="2019-04-02T13:39:00Z"/>
                <w:rFonts w:ascii="Calibri" w:eastAsia="Times New Roman" w:hAnsi="Calibri" w:cs="Calibri"/>
                <w:color w:val="000000"/>
                <w:lang w:eastAsia="en-AU"/>
              </w:rPr>
            </w:pPr>
            <w:ins w:id="164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40" w:author="KIM, Jason" w:date="2019-04-02T13:39:00Z"/>
                <w:rFonts w:ascii="Calibri" w:eastAsia="Times New Roman" w:hAnsi="Calibri" w:cs="Calibri"/>
                <w:color w:val="000000"/>
                <w:lang w:eastAsia="en-AU"/>
              </w:rPr>
            </w:pPr>
            <w:ins w:id="16441" w:author="KIM, Jason" w:date="2019-04-02T13:39:00Z">
              <w:r w:rsidRPr="0056388D">
                <w:rPr>
                  <w:rFonts w:ascii="Calibri" w:eastAsia="Times New Roman" w:hAnsi="Calibri" w:cs="Calibri"/>
                  <w:color w:val="000000"/>
                  <w:lang w:eastAsia="en-AU"/>
                </w:rPr>
                <w:t>Chainage 1258</w:t>
              </w:r>
            </w:ins>
          </w:p>
        </w:tc>
        <w:tc>
          <w:tcPr>
            <w:tcW w:w="764" w:type="pct"/>
            <w:noWrap/>
            <w:hideMark/>
          </w:tcPr>
          <w:p w:rsidR="00110C18" w:rsidRPr="0056388D" w:rsidRDefault="00110C18" w:rsidP="00063728">
            <w:pPr>
              <w:jc w:val="right"/>
              <w:rPr>
                <w:ins w:id="16442" w:author="KIM, Jason" w:date="2019-04-02T13:39:00Z"/>
                <w:rFonts w:ascii="Calibri" w:eastAsia="Times New Roman" w:hAnsi="Calibri" w:cs="Calibri"/>
                <w:color w:val="000000"/>
                <w:lang w:eastAsia="en-AU"/>
              </w:rPr>
            </w:pPr>
            <w:ins w:id="16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44" w:author="KIM, Jason" w:date="2019-04-02T13:39:00Z"/>
        </w:trPr>
        <w:tc>
          <w:tcPr>
            <w:tcW w:w="708" w:type="pct"/>
            <w:vMerge/>
            <w:hideMark/>
          </w:tcPr>
          <w:p w:rsidR="00110C18" w:rsidRPr="0056388D" w:rsidRDefault="00110C18" w:rsidP="00063728">
            <w:pPr>
              <w:rPr>
                <w:ins w:id="164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46" w:author="KIM, Jason" w:date="2019-04-02T13:39:00Z"/>
                <w:rFonts w:ascii="Calibri" w:eastAsia="Times New Roman" w:hAnsi="Calibri" w:cs="Calibri"/>
                <w:color w:val="000000"/>
                <w:lang w:eastAsia="en-AU"/>
              </w:rPr>
            </w:pPr>
            <w:ins w:id="16447"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48" w:author="KIM, Jason" w:date="2019-04-02T13:39:00Z"/>
                <w:rFonts w:ascii="Calibri" w:eastAsia="Times New Roman" w:hAnsi="Calibri" w:cs="Calibri"/>
                <w:color w:val="000000"/>
                <w:lang w:eastAsia="en-AU"/>
              </w:rPr>
            </w:pPr>
            <w:ins w:id="1644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50" w:author="KIM, Jason" w:date="2019-04-02T13:39:00Z"/>
                <w:rFonts w:ascii="Calibri" w:eastAsia="Times New Roman" w:hAnsi="Calibri" w:cs="Calibri"/>
                <w:color w:val="000000"/>
                <w:lang w:eastAsia="en-AU"/>
              </w:rPr>
            </w:pPr>
            <w:ins w:id="16451" w:author="KIM, Jason" w:date="2019-04-02T13:39:00Z">
              <w:r w:rsidRPr="0056388D">
                <w:rPr>
                  <w:rFonts w:ascii="Calibri" w:eastAsia="Times New Roman" w:hAnsi="Calibri" w:cs="Calibri"/>
                  <w:color w:val="000000"/>
                  <w:lang w:eastAsia="en-AU"/>
                </w:rPr>
                <w:t>LLS2032</w:t>
              </w:r>
            </w:ins>
          </w:p>
        </w:tc>
        <w:tc>
          <w:tcPr>
            <w:tcW w:w="933" w:type="pct"/>
            <w:noWrap/>
            <w:hideMark/>
          </w:tcPr>
          <w:p w:rsidR="00110C18" w:rsidRPr="0056388D" w:rsidRDefault="00110C18" w:rsidP="00063728">
            <w:pPr>
              <w:rPr>
                <w:ins w:id="16452" w:author="KIM, Jason" w:date="2019-04-02T13:39:00Z"/>
                <w:rFonts w:ascii="Calibri" w:eastAsia="Times New Roman" w:hAnsi="Calibri" w:cs="Calibri"/>
                <w:color w:val="000000"/>
                <w:lang w:eastAsia="en-AU"/>
              </w:rPr>
            </w:pPr>
            <w:ins w:id="164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54" w:author="KIM, Jason" w:date="2019-04-02T13:39:00Z"/>
                <w:rFonts w:ascii="Calibri" w:eastAsia="Times New Roman" w:hAnsi="Calibri" w:cs="Calibri"/>
                <w:color w:val="000000"/>
                <w:lang w:eastAsia="en-AU"/>
              </w:rPr>
            </w:pPr>
            <w:ins w:id="16455" w:author="KIM, Jason" w:date="2019-04-02T13:39:00Z">
              <w:r w:rsidRPr="0056388D">
                <w:rPr>
                  <w:rFonts w:ascii="Calibri" w:eastAsia="Times New Roman" w:hAnsi="Calibri" w:cs="Calibri"/>
                  <w:color w:val="000000"/>
                  <w:lang w:eastAsia="en-AU"/>
                </w:rPr>
                <w:t>Chainage 1268</w:t>
              </w:r>
            </w:ins>
          </w:p>
        </w:tc>
        <w:tc>
          <w:tcPr>
            <w:tcW w:w="764" w:type="pct"/>
            <w:noWrap/>
            <w:hideMark/>
          </w:tcPr>
          <w:p w:rsidR="00110C18" w:rsidRPr="0056388D" w:rsidRDefault="00110C18" w:rsidP="00063728">
            <w:pPr>
              <w:jc w:val="right"/>
              <w:rPr>
                <w:ins w:id="16456" w:author="KIM, Jason" w:date="2019-04-02T13:39:00Z"/>
                <w:rFonts w:ascii="Calibri" w:eastAsia="Times New Roman" w:hAnsi="Calibri" w:cs="Calibri"/>
                <w:color w:val="000000"/>
                <w:lang w:eastAsia="en-AU"/>
              </w:rPr>
            </w:pPr>
            <w:ins w:id="16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58" w:author="KIM, Jason" w:date="2019-04-02T13:39:00Z"/>
        </w:trPr>
        <w:tc>
          <w:tcPr>
            <w:tcW w:w="708" w:type="pct"/>
            <w:vMerge/>
            <w:hideMark/>
          </w:tcPr>
          <w:p w:rsidR="00110C18" w:rsidRPr="0056388D" w:rsidRDefault="00110C18" w:rsidP="00063728">
            <w:pPr>
              <w:rPr>
                <w:ins w:id="16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60" w:author="KIM, Jason" w:date="2019-04-02T13:39:00Z"/>
                <w:rFonts w:ascii="Calibri" w:eastAsia="Times New Roman" w:hAnsi="Calibri" w:cs="Calibri"/>
                <w:color w:val="000000"/>
                <w:lang w:eastAsia="en-AU"/>
              </w:rPr>
            </w:pPr>
            <w:ins w:id="16461"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62" w:author="KIM, Jason" w:date="2019-04-02T13:39:00Z"/>
                <w:rFonts w:ascii="Calibri" w:eastAsia="Times New Roman" w:hAnsi="Calibri" w:cs="Calibri"/>
                <w:color w:val="000000"/>
                <w:lang w:eastAsia="en-AU"/>
              </w:rPr>
            </w:pPr>
            <w:ins w:id="1646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64" w:author="KIM, Jason" w:date="2019-04-02T13:39:00Z"/>
                <w:rFonts w:ascii="Calibri" w:eastAsia="Times New Roman" w:hAnsi="Calibri" w:cs="Calibri"/>
                <w:color w:val="000000"/>
                <w:lang w:eastAsia="en-AU"/>
              </w:rPr>
            </w:pPr>
            <w:ins w:id="16465" w:author="KIM, Jason" w:date="2019-04-02T13:39:00Z">
              <w:r w:rsidRPr="0056388D">
                <w:rPr>
                  <w:rFonts w:ascii="Calibri" w:eastAsia="Times New Roman" w:hAnsi="Calibri" w:cs="Calibri"/>
                  <w:color w:val="000000"/>
                  <w:lang w:eastAsia="en-AU"/>
                </w:rPr>
                <w:t>LLS2033</w:t>
              </w:r>
            </w:ins>
          </w:p>
        </w:tc>
        <w:tc>
          <w:tcPr>
            <w:tcW w:w="933" w:type="pct"/>
            <w:noWrap/>
            <w:hideMark/>
          </w:tcPr>
          <w:p w:rsidR="00110C18" w:rsidRPr="0056388D" w:rsidRDefault="00110C18" w:rsidP="00063728">
            <w:pPr>
              <w:rPr>
                <w:ins w:id="16466" w:author="KIM, Jason" w:date="2019-04-02T13:39:00Z"/>
                <w:rFonts w:ascii="Calibri" w:eastAsia="Times New Roman" w:hAnsi="Calibri" w:cs="Calibri"/>
                <w:color w:val="000000"/>
                <w:lang w:eastAsia="en-AU"/>
              </w:rPr>
            </w:pPr>
            <w:ins w:id="164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68" w:author="KIM, Jason" w:date="2019-04-02T13:39:00Z"/>
                <w:rFonts w:ascii="Calibri" w:eastAsia="Times New Roman" w:hAnsi="Calibri" w:cs="Calibri"/>
                <w:color w:val="000000"/>
                <w:lang w:eastAsia="en-AU"/>
              </w:rPr>
            </w:pPr>
            <w:ins w:id="16469" w:author="KIM, Jason" w:date="2019-04-02T13:39:00Z">
              <w:r w:rsidRPr="0056388D">
                <w:rPr>
                  <w:rFonts w:ascii="Calibri" w:eastAsia="Times New Roman" w:hAnsi="Calibri" w:cs="Calibri"/>
                  <w:color w:val="000000"/>
                  <w:lang w:eastAsia="en-AU"/>
                </w:rPr>
                <w:t>Chainage 1278</w:t>
              </w:r>
            </w:ins>
          </w:p>
        </w:tc>
        <w:tc>
          <w:tcPr>
            <w:tcW w:w="764" w:type="pct"/>
            <w:noWrap/>
            <w:hideMark/>
          </w:tcPr>
          <w:p w:rsidR="00110C18" w:rsidRPr="0056388D" w:rsidRDefault="00110C18" w:rsidP="00063728">
            <w:pPr>
              <w:jc w:val="right"/>
              <w:rPr>
                <w:ins w:id="16470" w:author="KIM, Jason" w:date="2019-04-02T13:39:00Z"/>
                <w:rFonts w:ascii="Calibri" w:eastAsia="Times New Roman" w:hAnsi="Calibri" w:cs="Calibri"/>
                <w:color w:val="000000"/>
                <w:lang w:eastAsia="en-AU"/>
              </w:rPr>
            </w:pPr>
            <w:ins w:id="16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72" w:author="KIM, Jason" w:date="2019-04-02T13:39:00Z"/>
        </w:trPr>
        <w:tc>
          <w:tcPr>
            <w:tcW w:w="708" w:type="pct"/>
            <w:vMerge/>
            <w:hideMark/>
          </w:tcPr>
          <w:p w:rsidR="00110C18" w:rsidRPr="0056388D" w:rsidRDefault="00110C18" w:rsidP="00063728">
            <w:pPr>
              <w:rPr>
                <w:ins w:id="16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74" w:author="KIM, Jason" w:date="2019-04-02T13:39:00Z"/>
                <w:rFonts w:ascii="Calibri" w:eastAsia="Times New Roman" w:hAnsi="Calibri" w:cs="Calibri"/>
                <w:color w:val="000000"/>
                <w:lang w:eastAsia="en-AU"/>
              </w:rPr>
            </w:pPr>
            <w:ins w:id="16475"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76" w:author="KIM, Jason" w:date="2019-04-02T13:39:00Z"/>
                <w:rFonts w:ascii="Calibri" w:eastAsia="Times New Roman" w:hAnsi="Calibri" w:cs="Calibri"/>
                <w:color w:val="000000"/>
                <w:lang w:eastAsia="en-AU"/>
              </w:rPr>
            </w:pPr>
            <w:ins w:id="1647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78" w:author="KIM, Jason" w:date="2019-04-02T13:39:00Z"/>
                <w:rFonts w:ascii="Calibri" w:eastAsia="Times New Roman" w:hAnsi="Calibri" w:cs="Calibri"/>
                <w:color w:val="000000"/>
                <w:lang w:eastAsia="en-AU"/>
              </w:rPr>
            </w:pPr>
            <w:ins w:id="16479" w:author="KIM, Jason" w:date="2019-04-02T13:39:00Z">
              <w:r w:rsidRPr="0056388D">
                <w:rPr>
                  <w:rFonts w:ascii="Calibri" w:eastAsia="Times New Roman" w:hAnsi="Calibri" w:cs="Calibri"/>
                  <w:color w:val="000000"/>
                  <w:lang w:eastAsia="en-AU"/>
                </w:rPr>
                <w:t>LLS2034</w:t>
              </w:r>
            </w:ins>
          </w:p>
        </w:tc>
        <w:tc>
          <w:tcPr>
            <w:tcW w:w="933" w:type="pct"/>
            <w:noWrap/>
            <w:hideMark/>
          </w:tcPr>
          <w:p w:rsidR="00110C18" w:rsidRPr="0056388D" w:rsidRDefault="00110C18" w:rsidP="00063728">
            <w:pPr>
              <w:rPr>
                <w:ins w:id="16480" w:author="KIM, Jason" w:date="2019-04-02T13:39:00Z"/>
                <w:rFonts w:ascii="Calibri" w:eastAsia="Times New Roman" w:hAnsi="Calibri" w:cs="Calibri"/>
                <w:color w:val="000000"/>
                <w:lang w:eastAsia="en-AU"/>
              </w:rPr>
            </w:pPr>
            <w:ins w:id="164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82" w:author="KIM, Jason" w:date="2019-04-02T13:39:00Z"/>
                <w:rFonts w:ascii="Calibri" w:eastAsia="Times New Roman" w:hAnsi="Calibri" w:cs="Calibri"/>
                <w:color w:val="000000"/>
                <w:lang w:eastAsia="en-AU"/>
              </w:rPr>
            </w:pPr>
            <w:ins w:id="16483" w:author="KIM, Jason" w:date="2019-04-02T13:39:00Z">
              <w:r w:rsidRPr="0056388D">
                <w:rPr>
                  <w:rFonts w:ascii="Calibri" w:eastAsia="Times New Roman" w:hAnsi="Calibri" w:cs="Calibri"/>
                  <w:color w:val="000000"/>
                  <w:lang w:eastAsia="en-AU"/>
                </w:rPr>
                <w:t>Chainage 1288</w:t>
              </w:r>
            </w:ins>
          </w:p>
        </w:tc>
        <w:tc>
          <w:tcPr>
            <w:tcW w:w="764" w:type="pct"/>
            <w:noWrap/>
            <w:hideMark/>
          </w:tcPr>
          <w:p w:rsidR="00110C18" w:rsidRPr="0056388D" w:rsidRDefault="00110C18" w:rsidP="00063728">
            <w:pPr>
              <w:jc w:val="right"/>
              <w:rPr>
                <w:ins w:id="16484" w:author="KIM, Jason" w:date="2019-04-02T13:39:00Z"/>
                <w:rFonts w:ascii="Calibri" w:eastAsia="Times New Roman" w:hAnsi="Calibri" w:cs="Calibri"/>
                <w:color w:val="000000"/>
                <w:lang w:eastAsia="en-AU"/>
              </w:rPr>
            </w:pPr>
            <w:ins w:id="16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86" w:author="KIM, Jason" w:date="2019-04-02T13:39:00Z"/>
        </w:trPr>
        <w:tc>
          <w:tcPr>
            <w:tcW w:w="708" w:type="pct"/>
            <w:vMerge/>
            <w:hideMark/>
          </w:tcPr>
          <w:p w:rsidR="00110C18" w:rsidRPr="0056388D" w:rsidRDefault="00110C18" w:rsidP="00063728">
            <w:pPr>
              <w:rPr>
                <w:ins w:id="164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88" w:author="KIM, Jason" w:date="2019-04-02T13:39:00Z"/>
                <w:rFonts w:ascii="Calibri" w:eastAsia="Times New Roman" w:hAnsi="Calibri" w:cs="Calibri"/>
                <w:color w:val="000000"/>
                <w:lang w:eastAsia="en-AU"/>
              </w:rPr>
            </w:pPr>
            <w:ins w:id="16489"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90" w:author="KIM, Jason" w:date="2019-04-02T13:39:00Z"/>
                <w:rFonts w:ascii="Calibri" w:eastAsia="Times New Roman" w:hAnsi="Calibri" w:cs="Calibri"/>
                <w:color w:val="000000"/>
                <w:lang w:eastAsia="en-AU"/>
              </w:rPr>
            </w:pPr>
            <w:ins w:id="1649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92" w:author="KIM, Jason" w:date="2019-04-02T13:39:00Z"/>
                <w:rFonts w:ascii="Calibri" w:eastAsia="Times New Roman" w:hAnsi="Calibri" w:cs="Calibri"/>
                <w:color w:val="000000"/>
                <w:lang w:eastAsia="en-AU"/>
              </w:rPr>
            </w:pPr>
            <w:ins w:id="16493" w:author="KIM, Jason" w:date="2019-04-02T13:39:00Z">
              <w:r w:rsidRPr="0056388D">
                <w:rPr>
                  <w:rFonts w:ascii="Calibri" w:eastAsia="Times New Roman" w:hAnsi="Calibri" w:cs="Calibri"/>
                  <w:color w:val="000000"/>
                  <w:lang w:eastAsia="en-AU"/>
                </w:rPr>
                <w:t>LLS2035</w:t>
              </w:r>
            </w:ins>
          </w:p>
        </w:tc>
        <w:tc>
          <w:tcPr>
            <w:tcW w:w="933" w:type="pct"/>
            <w:noWrap/>
            <w:hideMark/>
          </w:tcPr>
          <w:p w:rsidR="00110C18" w:rsidRPr="0056388D" w:rsidRDefault="00110C18" w:rsidP="00063728">
            <w:pPr>
              <w:rPr>
                <w:ins w:id="16494" w:author="KIM, Jason" w:date="2019-04-02T13:39:00Z"/>
                <w:rFonts w:ascii="Calibri" w:eastAsia="Times New Roman" w:hAnsi="Calibri" w:cs="Calibri"/>
                <w:color w:val="000000"/>
                <w:lang w:eastAsia="en-AU"/>
              </w:rPr>
            </w:pPr>
            <w:ins w:id="164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96" w:author="KIM, Jason" w:date="2019-04-02T13:39:00Z"/>
                <w:rFonts w:ascii="Calibri" w:eastAsia="Times New Roman" w:hAnsi="Calibri" w:cs="Calibri"/>
                <w:color w:val="000000"/>
                <w:lang w:eastAsia="en-AU"/>
              </w:rPr>
            </w:pPr>
            <w:ins w:id="16497" w:author="KIM, Jason" w:date="2019-04-02T13:39:00Z">
              <w:r w:rsidRPr="0056388D">
                <w:rPr>
                  <w:rFonts w:ascii="Calibri" w:eastAsia="Times New Roman" w:hAnsi="Calibri" w:cs="Calibri"/>
                  <w:color w:val="000000"/>
                  <w:lang w:eastAsia="en-AU"/>
                </w:rPr>
                <w:t>Chainage 1298</w:t>
              </w:r>
            </w:ins>
          </w:p>
        </w:tc>
        <w:tc>
          <w:tcPr>
            <w:tcW w:w="764" w:type="pct"/>
            <w:noWrap/>
            <w:hideMark/>
          </w:tcPr>
          <w:p w:rsidR="00110C18" w:rsidRPr="0056388D" w:rsidRDefault="00110C18" w:rsidP="00063728">
            <w:pPr>
              <w:jc w:val="right"/>
              <w:rPr>
                <w:ins w:id="16498" w:author="KIM, Jason" w:date="2019-04-02T13:39:00Z"/>
                <w:rFonts w:ascii="Calibri" w:eastAsia="Times New Roman" w:hAnsi="Calibri" w:cs="Calibri"/>
                <w:color w:val="000000"/>
                <w:lang w:eastAsia="en-AU"/>
              </w:rPr>
            </w:pPr>
            <w:ins w:id="16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00" w:author="KIM, Jason" w:date="2019-04-02T13:39:00Z"/>
        </w:trPr>
        <w:tc>
          <w:tcPr>
            <w:tcW w:w="708" w:type="pct"/>
            <w:vMerge w:val="restart"/>
            <w:noWrap/>
            <w:hideMark/>
          </w:tcPr>
          <w:p w:rsidR="00110C18" w:rsidRPr="0056388D" w:rsidRDefault="00110C18" w:rsidP="00063728">
            <w:pPr>
              <w:rPr>
                <w:ins w:id="16501" w:author="KIM, Jason" w:date="2019-04-02T13:39:00Z"/>
                <w:rFonts w:ascii="Calibri" w:eastAsia="Times New Roman" w:hAnsi="Calibri" w:cs="Calibri"/>
                <w:color w:val="000000"/>
                <w:lang w:eastAsia="en-AU"/>
              </w:rPr>
            </w:pPr>
            <w:ins w:id="16502" w:author="KIM, Jason" w:date="2019-04-02T13:39:00Z">
              <w:r w:rsidRPr="0056388D">
                <w:rPr>
                  <w:rFonts w:ascii="Calibri" w:eastAsia="Times New Roman" w:hAnsi="Calibri" w:cs="Calibri"/>
                  <w:color w:val="000000"/>
                  <w:lang w:eastAsia="en-AU"/>
                </w:rPr>
                <w:t>LLE05NK61</w:t>
              </w:r>
            </w:ins>
          </w:p>
        </w:tc>
        <w:tc>
          <w:tcPr>
            <w:tcW w:w="605" w:type="pct"/>
            <w:noWrap/>
            <w:hideMark/>
          </w:tcPr>
          <w:p w:rsidR="00110C18" w:rsidRPr="0056388D" w:rsidRDefault="00110C18" w:rsidP="00063728">
            <w:pPr>
              <w:rPr>
                <w:ins w:id="16503" w:author="KIM, Jason" w:date="2019-04-02T13:39:00Z"/>
                <w:rFonts w:ascii="Calibri" w:eastAsia="Times New Roman" w:hAnsi="Calibri" w:cs="Calibri"/>
                <w:color w:val="000000"/>
                <w:lang w:eastAsia="en-AU"/>
              </w:rPr>
            </w:pPr>
            <w:ins w:id="16504"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05" w:author="KIM, Jason" w:date="2019-04-02T13:39:00Z"/>
                <w:rFonts w:ascii="Calibri" w:eastAsia="Times New Roman" w:hAnsi="Calibri" w:cs="Calibri"/>
                <w:color w:val="000000"/>
                <w:lang w:eastAsia="en-AU"/>
              </w:rPr>
            </w:pPr>
            <w:ins w:id="1650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07" w:author="KIM, Jason" w:date="2019-04-02T13:39:00Z"/>
                <w:rFonts w:ascii="Calibri" w:eastAsia="Times New Roman" w:hAnsi="Calibri" w:cs="Calibri"/>
                <w:color w:val="000000"/>
                <w:lang w:eastAsia="en-AU"/>
              </w:rPr>
            </w:pPr>
            <w:ins w:id="16508" w:author="KIM, Jason" w:date="2019-04-02T13:39:00Z">
              <w:r w:rsidRPr="0056388D">
                <w:rPr>
                  <w:rFonts w:ascii="Calibri" w:eastAsia="Times New Roman" w:hAnsi="Calibri" w:cs="Calibri"/>
                  <w:color w:val="000000"/>
                  <w:lang w:eastAsia="en-AU"/>
                </w:rPr>
                <w:t>LLN1011</w:t>
              </w:r>
            </w:ins>
          </w:p>
        </w:tc>
        <w:tc>
          <w:tcPr>
            <w:tcW w:w="933" w:type="pct"/>
            <w:noWrap/>
            <w:hideMark/>
          </w:tcPr>
          <w:p w:rsidR="00110C18" w:rsidRPr="0056388D" w:rsidRDefault="00110C18" w:rsidP="00063728">
            <w:pPr>
              <w:rPr>
                <w:ins w:id="16509" w:author="KIM, Jason" w:date="2019-04-02T13:39:00Z"/>
                <w:rFonts w:ascii="Calibri" w:eastAsia="Times New Roman" w:hAnsi="Calibri" w:cs="Calibri"/>
                <w:color w:val="000000"/>
                <w:lang w:eastAsia="en-AU"/>
              </w:rPr>
            </w:pPr>
            <w:ins w:id="165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11" w:author="KIM, Jason" w:date="2019-04-02T13:39:00Z"/>
                <w:rFonts w:ascii="Calibri" w:eastAsia="Times New Roman" w:hAnsi="Calibri" w:cs="Calibri"/>
                <w:color w:val="000000"/>
                <w:lang w:eastAsia="en-AU"/>
              </w:rPr>
            </w:pPr>
            <w:ins w:id="16512" w:author="KIM, Jason" w:date="2019-04-02T13:39:00Z">
              <w:r w:rsidRPr="0056388D">
                <w:rPr>
                  <w:rFonts w:ascii="Calibri" w:eastAsia="Times New Roman" w:hAnsi="Calibri" w:cs="Calibri"/>
                  <w:color w:val="000000"/>
                  <w:lang w:eastAsia="en-AU"/>
                </w:rPr>
                <w:t>Chainage 1330</w:t>
              </w:r>
            </w:ins>
          </w:p>
        </w:tc>
        <w:tc>
          <w:tcPr>
            <w:tcW w:w="764" w:type="pct"/>
            <w:noWrap/>
            <w:hideMark/>
          </w:tcPr>
          <w:p w:rsidR="00110C18" w:rsidRPr="0056388D" w:rsidRDefault="00110C18" w:rsidP="00063728">
            <w:pPr>
              <w:jc w:val="right"/>
              <w:rPr>
                <w:ins w:id="16513" w:author="KIM, Jason" w:date="2019-04-02T13:39:00Z"/>
                <w:rFonts w:ascii="Calibri" w:eastAsia="Times New Roman" w:hAnsi="Calibri" w:cs="Calibri"/>
                <w:color w:val="000000"/>
                <w:lang w:eastAsia="en-AU"/>
              </w:rPr>
            </w:pPr>
            <w:ins w:id="16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15" w:author="KIM, Jason" w:date="2019-04-02T13:39:00Z"/>
        </w:trPr>
        <w:tc>
          <w:tcPr>
            <w:tcW w:w="708" w:type="pct"/>
            <w:vMerge/>
            <w:hideMark/>
          </w:tcPr>
          <w:p w:rsidR="00110C18" w:rsidRPr="0056388D" w:rsidRDefault="00110C18" w:rsidP="00063728">
            <w:pPr>
              <w:rPr>
                <w:ins w:id="16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17" w:author="KIM, Jason" w:date="2019-04-02T13:39:00Z"/>
                <w:rFonts w:ascii="Calibri" w:eastAsia="Times New Roman" w:hAnsi="Calibri" w:cs="Calibri"/>
                <w:color w:val="000000"/>
                <w:lang w:eastAsia="en-AU"/>
              </w:rPr>
            </w:pPr>
            <w:ins w:id="16518"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19" w:author="KIM, Jason" w:date="2019-04-02T13:39:00Z"/>
                <w:rFonts w:ascii="Calibri" w:eastAsia="Times New Roman" w:hAnsi="Calibri" w:cs="Calibri"/>
                <w:color w:val="000000"/>
                <w:lang w:eastAsia="en-AU"/>
              </w:rPr>
            </w:pPr>
            <w:ins w:id="1652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21" w:author="KIM, Jason" w:date="2019-04-02T13:39:00Z"/>
                <w:rFonts w:ascii="Calibri" w:eastAsia="Times New Roman" w:hAnsi="Calibri" w:cs="Calibri"/>
                <w:color w:val="000000"/>
                <w:lang w:eastAsia="en-AU"/>
              </w:rPr>
            </w:pPr>
            <w:ins w:id="16522" w:author="KIM, Jason" w:date="2019-04-02T13:39:00Z">
              <w:r w:rsidRPr="0056388D">
                <w:rPr>
                  <w:rFonts w:ascii="Calibri" w:eastAsia="Times New Roman" w:hAnsi="Calibri" w:cs="Calibri"/>
                  <w:color w:val="000000"/>
                  <w:lang w:eastAsia="en-AU"/>
                </w:rPr>
                <w:t>LLN1012</w:t>
              </w:r>
            </w:ins>
          </w:p>
        </w:tc>
        <w:tc>
          <w:tcPr>
            <w:tcW w:w="933" w:type="pct"/>
            <w:noWrap/>
            <w:hideMark/>
          </w:tcPr>
          <w:p w:rsidR="00110C18" w:rsidRPr="0056388D" w:rsidRDefault="00110C18" w:rsidP="00063728">
            <w:pPr>
              <w:rPr>
                <w:ins w:id="16523" w:author="KIM, Jason" w:date="2019-04-02T13:39:00Z"/>
                <w:rFonts w:ascii="Calibri" w:eastAsia="Times New Roman" w:hAnsi="Calibri" w:cs="Calibri"/>
                <w:color w:val="000000"/>
                <w:lang w:eastAsia="en-AU"/>
              </w:rPr>
            </w:pPr>
            <w:ins w:id="165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25" w:author="KIM, Jason" w:date="2019-04-02T13:39:00Z"/>
                <w:rFonts w:ascii="Calibri" w:eastAsia="Times New Roman" w:hAnsi="Calibri" w:cs="Calibri"/>
                <w:color w:val="000000"/>
                <w:lang w:eastAsia="en-AU"/>
              </w:rPr>
            </w:pPr>
            <w:ins w:id="16526" w:author="KIM, Jason" w:date="2019-04-02T13:39:00Z">
              <w:r w:rsidRPr="0056388D">
                <w:rPr>
                  <w:rFonts w:ascii="Calibri" w:eastAsia="Times New Roman" w:hAnsi="Calibri" w:cs="Calibri"/>
                  <w:color w:val="000000"/>
                  <w:lang w:eastAsia="en-AU"/>
                </w:rPr>
                <w:t>Chainage 1340</w:t>
              </w:r>
            </w:ins>
          </w:p>
        </w:tc>
        <w:tc>
          <w:tcPr>
            <w:tcW w:w="764" w:type="pct"/>
            <w:noWrap/>
            <w:hideMark/>
          </w:tcPr>
          <w:p w:rsidR="00110C18" w:rsidRPr="0056388D" w:rsidRDefault="00110C18" w:rsidP="00063728">
            <w:pPr>
              <w:jc w:val="right"/>
              <w:rPr>
                <w:ins w:id="16527" w:author="KIM, Jason" w:date="2019-04-02T13:39:00Z"/>
                <w:rFonts w:ascii="Calibri" w:eastAsia="Times New Roman" w:hAnsi="Calibri" w:cs="Calibri"/>
                <w:color w:val="000000"/>
                <w:lang w:eastAsia="en-AU"/>
              </w:rPr>
            </w:pPr>
            <w:ins w:id="16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29" w:author="KIM, Jason" w:date="2019-04-02T13:39:00Z"/>
        </w:trPr>
        <w:tc>
          <w:tcPr>
            <w:tcW w:w="708" w:type="pct"/>
            <w:vMerge/>
            <w:hideMark/>
          </w:tcPr>
          <w:p w:rsidR="00110C18" w:rsidRPr="0056388D" w:rsidRDefault="00110C18" w:rsidP="00063728">
            <w:pPr>
              <w:rPr>
                <w:ins w:id="16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31" w:author="KIM, Jason" w:date="2019-04-02T13:39:00Z"/>
                <w:rFonts w:ascii="Calibri" w:eastAsia="Times New Roman" w:hAnsi="Calibri" w:cs="Calibri"/>
                <w:color w:val="000000"/>
                <w:lang w:eastAsia="en-AU"/>
              </w:rPr>
            </w:pPr>
            <w:ins w:id="16532"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33" w:author="KIM, Jason" w:date="2019-04-02T13:39:00Z"/>
                <w:rFonts w:ascii="Calibri" w:eastAsia="Times New Roman" w:hAnsi="Calibri" w:cs="Calibri"/>
                <w:color w:val="000000"/>
                <w:lang w:eastAsia="en-AU"/>
              </w:rPr>
            </w:pPr>
            <w:ins w:id="1653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35" w:author="KIM, Jason" w:date="2019-04-02T13:39:00Z"/>
                <w:rFonts w:ascii="Calibri" w:eastAsia="Times New Roman" w:hAnsi="Calibri" w:cs="Calibri"/>
                <w:color w:val="000000"/>
                <w:lang w:eastAsia="en-AU"/>
              </w:rPr>
            </w:pPr>
            <w:ins w:id="16536" w:author="KIM, Jason" w:date="2019-04-02T13:39:00Z">
              <w:r w:rsidRPr="0056388D">
                <w:rPr>
                  <w:rFonts w:ascii="Calibri" w:eastAsia="Times New Roman" w:hAnsi="Calibri" w:cs="Calibri"/>
                  <w:color w:val="000000"/>
                  <w:lang w:eastAsia="en-AU"/>
                </w:rPr>
                <w:t>LLN1013</w:t>
              </w:r>
            </w:ins>
          </w:p>
        </w:tc>
        <w:tc>
          <w:tcPr>
            <w:tcW w:w="933" w:type="pct"/>
            <w:noWrap/>
            <w:hideMark/>
          </w:tcPr>
          <w:p w:rsidR="00110C18" w:rsidRPr="0056388D" w:rsidRDefault="00110C18" w:rsidP="00063728">
            <w:pPr>
              <w:rPr>
                <w:ins w:id="16537" w:author="KIM, Jason" w:date="2019-04-02T13:39:00Z"/>
                <w:rFonts w:ascii="Calibri" w:eastAsia="Times New Roman" w:hAnsi="Calibri" w:cs="Calibri"/>
                <w:color w:val="000000"/>
                <w:lang w:eastAsia="en-AU"/>
              </w:rPr>
            </w:pPr>
            <w:ins w:id="165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39" w:author="KIM, Jason" w:date="2019-04-02T13:39:00Z"/>
                <w:rFonts w:ascii="Calibri" w:eastAsia="Times New Roman" w:hAnsi="Calibri" w:cs="Calibri"/>
                <w:color w:val="000000"/>
                <w:lang w:eastAsia="en-AU"/>
              </w:rPr>
            </w:pPr>
            <w:ins w:id="16540" w:author="KIM, Jason" w:date="2019-04-02T13:39:00Z">
              <w:r w:rsidRPr="0056388D">
                <w:rPr>
                  <w:rFonts w:ascii="Calibri" w:eastAsia="Times New Roman" w:hAnsi="Calibri" w:cs="Calibri"/>
                  <w:color w:val="000000"/>
                  <w:lang w:eastAsia="en-AU"/>
                </w:rPr>
                <w:t>Chainage 1350</w:t>
              </w:r>
            </w:ins>
          </w:p>
        </w:tc>
        <w:tc>
          <w:tcPr>
            <w:tcW w:w="764" w:type="pct"/>
            <w:noWrap/>
            <w:hideMark/>
          </w:tcPr>
          <w:p w:rsidR="00110C18" w:rsidRPr="0056388D" w:rsidRDefault="00110C18" w:rsidP="00063728">
            <w:pPr>
              <w:jc w:val="right"/>
              <w:rPr>
                <w:ins w:id="16541" w:author="KIM, Jason" w:date="2019-04-02T13:39:00Z"/>
                <w:rFonts w:ascii="Calibri" w:eastAsia="Times New Roman" w:hAnsi="Calibri" w:cs="Calibri"/>
                <w:color w:val="000000"/>
                <w:lang w:eastAsia="en-AU"/>
              </w:rPr>
            </w:pPr>
            <w:ins w:id="16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43" w:author="KIM, Jason" w:date="2019-04-02T13:39:00Z"/>
        </w:trPr>
        <w:tc>
          <w:tcPr>
            <w:tcW w:w="708" w:type="pct"/>
            <w:vMerge/>
            <w:hideMark/>
          </w:tcPr>
          <w:p w:rsidR="00110C18" w:rsidRPr="0056388D" w:rsidRDefault="00110C18" w:rsidP="00063728">
            <w:pPr>
              <w:rPr>
                <w:ins w:id="16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45" w:author="KIM, Jason" w:date="2019-04-02T13:39:00Z"/>
                <w:rFonts w:ascii="Calibri" w:eastAsia="Times New Roman" w:hAnsi="Calibri" w:cs="Calibri"/>
                <w:color w:val="000000"/>
                <w:lang w:eastAsia="en-AU"/>
              </w:rPr>
            </w:pPr>
            <w:ins w:id="16546"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47" w:author="KIM, Jason" w:date="2019-04-02T13:39:00Z"/>
                <w:rFonts w:ascii="Calibri" w:eastAsia="Times New Roman" w:hAnsi="Calibri" w:cs="Calibri"/>
                <w:color w:val="000000"/>
                <w:lang w:eastAsia="en-AU"/>
              </w:rPr>
            </w:pPr>
            <w:ins w:id="1654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49" w:author="KIM, Jason" w:date="2019-04-02T13:39:00Z"/>
                <w:rFonts w:ascii="Calibri" w:eastAsia="Times New Roman" w:hAnsi="Calibri" w:cs="Calibri"/>
                <w:color w:val="000000"/>
                <w:lang w:eastAsia="en-AU"/>
              </w:rPr>
            </w:pPr>
            <w:ins w:id="16550" w:author="KIM, Jason" w:date="2019-04-02T13:39:00Z">
              <w:r w:rsidRPr="0056388D">
                <w:rPr>
                  <w:rFonts w:ascii="Calibri" w:eastAsia="Times New Roman" w:hAnsi="Calibri" w:cs="Calibri"/>
                  <w:color w:val="000000"/>
                  <w:lang w:eastAsia="en-AU"/>
                </w:rPr>
                <w:t>LLN1014</w:t>
              </w:r>
            </w:ins>
          </w:p>
        </w:tc>
        <w:tc>
          <w:tcPr>
            <w:tcW w:w="933" w:type="pct"/>
            <w:noWrap/>
            <w:hideMark/>
          </w:tcPr>
          <w:p w:rsidR="00110C18" w:rsidRPr="0056388D" w:rsidRDefault="00110C18" w:rsidP="00063728">
            <w:pPr>
              <w:rPr>
                <w:ins w:id="16551" w:author="KIM, Jason" w:date="2019-04-02T13:39:00Z"/>
                <w:rFonts w:ascii="Calibri" w:eastAsia="Times New Roman" w:hAnsi="Calibri" w:cs="Calibri"/>
                <w:color w:val="000000"/>
                <w:lang w:eastAsia="en-AU"/>
              </w:rPr>
            </w:pPr>
            <w:ins w:id="165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53" w:author="KIM, Jason" w:date="2019-04-02T13:39:00Z"/>
                <w:rFonts w:ascii="Calibri" w:eastAsia="Times New Roman" w:hAnsi="Calibri" w:cs="Calibri"/>
                <w:color w:val="000000"/>
                <w:lang w:eastAsia="en-AU"/>
              </w:rPr>
            </w:pPr>
            <w:ins w:id="16554" w:author="KIM, Jason" w:date="2019-04-02T13:39:00Z">
              <w:r w:rsidRPr="0056388D">
                <w:rPr>
                  <w:rFonts w:ascii="Calibri" w:eastAsia="Times New Roman" w:hAnsi="Calibri" w:cs="Calibri"/>
                  <w:color w:val="000000"/>
                  <w:lang w:eastAsia="en-AU"/>
                </w:rPr>
                <w:t>Chainage 1359</w:t>
              </w:r>
            </w:ins>
          </w:p>
        </w:tc>
        <w:tc>
          <w:tcPr>
            <w:tcW w:w="764" w:type="pct"/>
            <w:noWrap/>
            <w:hideMark/>
          </w:tcPr>
          <w:p w:rsidR="00110C18" w:rsidRPr="0056388D" w:rsidRDefault="00110C18" w:rsidP="00063728">
            <w:pPr>
              <w:jc w:val="right"/>
              <w:rPr>
                <w:ins w:id="16555" w:author="KIM, Jason" w:date="2019-04-02T13:39:00Z"/>
                <w:rFonts w:ascii="Calibri" w:eastAsia="Times New Roman" w:hAnsi="Calibri" w:cs="Calibri"/>
                <w:color w:val="000000"/>
                <w:lang w:eastAsia="en-AU"/>
              </w:rPr>
            </w:pPr>
            <w:ins w:id="16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57" w:author="KIM, Jason" w:date="2019-04-02T13:39:00Z"/>
        </w:trPr>
        <w:tc>
          <w:tcPr>
            <w:tcW w:w="708" w:type="pct"/>
            <w:vMerge/>
            <w:hideMark/>
          </w:tcPr>
          <w:p w:rsidR="00110C18" w:rsidRPr="0056388D" w:rsidRDefault="00110C18" w:rsidP="00063728">
            <w:pPr>
              <w:rPr>
                <w:ins w:id="16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59" w:author="KIM, Jason" w:date="2019-04-02T13:39:00Z"/>
                <w:rFonts w:ascii="Calibri" w:eastAsia="Times New Roman" w:hAnsi="Calibri" w:cs="Calibri"/>
                <w:color w:val="000000"/>
                <w:lang w:eastAsia="en-AU"/>
              </w:rPr>
            </w:pPr>
            <w:ins w:id="16560"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61" w:author="KIM, Jason" w:date="2019-04-02T13:39:00Z"/>
                <w:rFonts w:ascii="Calibri" w:eastAsia="Times New Roman" w:hAnsi="Calibri" w:cs="Calibri"/>
                <w:color w:val="000000"/>
                <w:lang w:eastAsia="en-AU"/>
              </w:rPr>
            </w:pPr>
            <w:ins w:id="1656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63" w:author="KIM, Jason" w:date="2019-04-02T13:39:00Z"/>
                <w:rFonts w:ascii="Calibri" w:eastAsia="Times New Roman" w:hAnsi="Calibri" w:cs="Calibri"/>
                <w:color w:val="000000"/>
                <w:lang w:eastAsia="en-AU"/>
              </w:rPr>
            </w:pPr>
            <w:ins w:id="16564" w:author="KIM, Jason" w:date="2019-04-02T13:39:00Z">
              <w:r w:rsidRPr="0056388D">
                <w:rPr>
                  <w:rFonts w:ascii="Calibri" w:eastAsia="Times New Roman" w:hAnsi="Calibri" w:cs="Calibri"/>
                  <w:color w:val="000000"/>
                  <w:lang w:eastAsia="en-AU"/>
                </w:rPr>
                <w:t>LLN1015</w:t>
              </w:r>
            </w:ins>
          </w:p>
        </w:tc>
        <w:tc>
          <w:tcPr>
            <w:tcW w:w="933" w:type="pct"/>
            <w:noWrap/>
            <w:hideMark/>
          </w:tcPr>
          <w:p w:rsidR="00110C18" w:rsidRPr="0056388D" w:rsidRDefault="00110C18" w:rsidP="00063728">
            <w:pPr>
              <w:rPr>
                <w:ins w:id="16565" w:author="KIM, Jason" w:date="2019-04-02T13:39:00Z"/>
                <w:rFonts w:ascii="Calibri" w:eastAsia="Times New Roman" w:hAnsi="Calibri" w:cs="Calibri"/>
                <w:color w:val="000000"/>
                <w:lang w:eastAsia="en-AU"/>
              </w:rPr>
            </w:pPr>
            <w:ins w:id="165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67" w:author="KIM, Jason" w:date="2019-04-02T13:39:00Z"/>
                <w:rFonts w:ascii="Calibri" w:eastAsia="Times New Roman" w:hAnsi="Calibri" w:cs="Calibri"/>
                <w:color w:val="000000"/>
                <w:lang w:eastAsia="en-AU"/>
              </w:rPr>
            </w:pPr>
            <w:ins w:id="16568" w:author="KIM, Jason" w:date="2019-04-02T13:39:00Z">
              <w:r w:rsidRPr="0056388D">
                <w:rPr>
                  <w:rFonts w:ascii="Calibri" w:eastAsia="Times New Roman" w:hAnsi="Calibri" w:cs="Calibri"/>
                  <w:color w:val="000000"/>
                  <w:lang w:eastAsia="en-AU"/>
                </w:rPr>
                <w:t>Chainage 1369</w:t>
              </w:r>
            </w:ins>
          </w:p>
        </w:tc>
        <w:tc>
          <w:tcPr>
            <w:tcW w:w="764" w:type="pct"/>
            <w:noWrap/>
            <w:hideMark/>
          </w:tcPr>
          <w:p w:rsidR="00110C18" w:rsidRPr="0056388D" w:rsidRDefault="00110C18" w:rsidP="00063728">
            <w:pPr>
              <w:jc w:val="right"/>
              <w:rPr>
                <w:ins w:id="16569" w:author="KIM, Jason" w:date="2019-04-02T13:39:00Z"/>
                <w:rFonts w:ascii="Calibri" w:eastAsia="Times New Roman" w:hAnsi="Calibri" w:cs="Calibri"/>
                <w:color w:val="000000"/>
                <w:lang w:eastAsia="en-AU"/>
              </w:rPr>
            </w:pPr>
            <w:ins w:id="16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71" w:author="KIM, Jason" w:date="2019-04-02T13:39:00Z"/>
        </w:trPr>
        <w:tc>
          <w:tcPr>
            <w:tcW w:w="708" w:type="pct"/>
            <w:vMerge/>
            <w:hideMark/>
          </w:tcPr>
          <w:p w:rsidR="00110C18" w:rsidRPr="0056388D" w:rsidRDefault="00110C18" w:rsidP="00063728">
            <w:pPr>
              <w:rPr>
                <w:ins w:id="16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73" w:author="KIM, Jason" w:date="2019-04-02T13:39:00Z"/>
                <w:rFonts w:ascii="Calibri" w:eastAsia="Times New Roman" w:hAnsi="Calibri" w:cs="Calibri"/>
                <w:color w:val="000000"/>
                <w:lang w:eastAsia="en-AU"/>
              </w:rPr>
            </w:pPr>
            <w:ins w:id="16574"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75" w:author="KIM, Jason" w:date="2019-04-02T13:39:00Z"/>
                <w:rFonts w:ascii="Calibri" w:eastAsia="Times New Roman" w:hAnsi="Calibri" w:cs="Calibri"/>
                <w:color w:val="000000"/>
                <w:lang w:eastAsia="en-AU"/>
              </w:rPr>
            </w:pPr>
            <w:ins w:id="1657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77" w:author="KIM, Jason" w:date="2019-04-02T13:39:00Z"/>
                <w:rFonts w:ascii="Calibri" w:eastAsia="Times New Roman" w:hAnsi="Calibri" w:cs="Calibri"/>
                <w:color w:val="000000"/>
                <w:lang w:eastAsia="en-AU"/>
              </w:rPr>
            </w:pPr>
            <w:ins w:id="16578" w:author="KIM, Jason" w:date="2019-04-02T13:39:00Z">
              <w:r w:rsidRPr="0056388D">
                <w:rPr>
                  <w:rFonts w:ascii="Calibri" w:eastAsia="Times New Roman" w:hAnsi="Calibri" w:cs="Calibri"/>
                  <w:color w:val="000000"/>
                  <w:lang w:eastAsia="en-AU"/>
                </w:rPr>
                <w:t>LLN1016</w:t>
              </w:r>
            </w:ins>
          </w:p>
        </w:tc>
        <w:tc>
          <w:tcPr>
            <w:tcW w:w="933" w:type="pct"/>
            <w:noWrap/>
            <w:hideMark/>
          </w:tcPr>
          <w:p w:rsidR="00110C18" w:rsidRPr="0056388D" w:rsidRDefault="00110C18" w:rsidP="00063728">
            <w:pPr>
              <w:rPr>
                <w:ins w:id="16579" w:author="KIM, Jason" w:date="2019-04-02T13:39:00Z"/>
                <w:rFonts w:ascii="Calibri" w:eastAsia="Times New Roman" w:hAnsi="Calibri" w:cs="Calibri"/>
                <w:color w:val="000000"/>
                <w:lang w:eastAsia="en-AU"/>
              </w:rPr>
            </w:pPr>
            <w:ins w:id="165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81" w:author="KIM, Jason" w:date="2019-04-02T13:39:00Z"/>
                <w:rFonts w:ascii="Calibri" w:eastAsia="Times New Roman" w:hAnsi="Calibri" w:cs="Calibri"/>
                <w:color w:val="000000"/>
                <w:lang w:eastAsia="en-AU"/>
              </w:rPr>
            </w:pPr>
            <w:ins w:id="16582" w:author="KIM, Jason" w:date="2019-04-02T13:39:00Z">
              <w:r w:rsidRPr="0056388D">
                <w:rPr>
                  <w:rFonts w:ascii="Calibri" w:eastAsia="Times New Roman" w:hAnsi="Calibri" w:cs="Calibri"/>
                  <w:color w:val="000000"/>
                  <w:lang w:eastAsia="en-AU"/>
                </w:rPr>
                <w:t>Chainage 1379</w:t>
              </w:r>
            </w:ins>
          </w:p>
        </w:tc>
        <w:tc>
          <w:tcPr>
            <w:tcW w:w="764" w:type="pct"/>
            <w:noWrap/>
            <w:hideMark/>
          </w:tcPr>
          <w:p w:rsidR="00110C18" w:rsidRPr="0056388D" w:rsidRDefault="00110C18" w:rsidP="00063728">
            <w:pPr>
              <w:jc w:val="right"/>
              <w:rPr>
                <w:ins w:id="16583" w:author="KIM, Jason" w:date="2019-04-02T13:39:00Z"/>
                <w:rFonts w:ascii="Calibri" w:eastAsia="Times New Roman" w:hAnsi="Calibri" w:cs="Calibri"/>
                <w:color w:val="000000"/>
                <w:lang w:eastAsia="en-AU"/>
              </w:rPr>
            </w:pPr>
            <w:ins w:id="16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85" w:author="KIM, Jason" w:date="2019-04-02T13:39:00Z"/>
        </w:trPr>
        <w:tc>
          <w:tcPr>
            <w:tcW w:w="708" w:type="pct"/>
            <w:vMerge/>
            <w:hideMark/>
          </w:tcPr>
          <w:p w:rsidR="00110C18" w:rsidRPr="0056388D" w:rsidRDefault="00110C18" w:rsidP="00063728">
            <w:pPr>
              <w:rPr>
                <w:ins w:id="165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87" w:author="KIM, Jason" w:date="2019-04-02T13:39:00Z"/>
                <w:rFonts w:ascii="Calibri" w:eastAsia="Times New Roman" w:hAnsi="Calibri" w:cs="Calibri"/>
                <w:color w:val="000000"/>
                <w:lang w:eastAsia="en-AU"/>
              </w:rPr>
            </w:pPr>
            <w:ins w:id="16588"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89" w:author="KIM, Jason" w:date="2019-04-02T13:39:00Z"/>
                <w:rFonts w:ascii="Calibri" w:eastAsia="Times New Roman" w:hAnsi="Calibri" w:cs="Calibri"/>
                <w:color w:val="000000"/>
                <w:lang w:eastAsia="en-AU"/>
              </w:rPr>
            </w:pPr>
            <w:ins w:id="1659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91" w:author="KIM, Jason" w:date="2019-04-02T13:39:00Z"/>
                <w:rFonts w:ascii="Calibri" w:eastAsia="Times New Roman" w:hAnsi="Calibri" w:cs="Calibri"/>
                <w:color w:val="000000"/>
                <w:lang w:eastAsia="en-AU"/>
              </w:rPr>
            </w:pPr>
            <w:ins w:id="16592" w:author="KIM, Jason" w:date="2019-04-02T13:39:00Z">
              <w:r w:rsidRPr="0056388D">
                <w:rPr>
                  <w:rFonts w:ascii="Calibri" w:eastAsia="Times New Roman" w:hAnsi="Calibri" w:cs="Calibri"/>
                  <w:color w:val="000000"/>
                  <w:lang w:eastAsia="en-AU"/>
                </w:rPr>
                <w:t>LLN1017</w:t>
              </w:r>
            </w:ins>
          </w:p>
        </w:tc>
        <w:tc>
          <w:tcPr>
            <w:tcW w:w="933" w:type="pct"/>
            <w:noWrap/>
            <w:hideMark/>
          </w:tcPr>
          <w:p w:rsidR="00110C18" w:rsidRPr="0056388D" w:rsidRDefault="00110C18" w:rsidP="00063728">
            <w:pPr>
              <w:rPr>
                <w:ins w:id="16593" w:author="KIM, Jason" w:date="2019-04-02T13:39:00Z"/>
                <w:rFonts w:ascii="Calibri" w:eastAsia="Times New Roman" w:hAnsi="Calibri" w:cs="Calibri"/>
                <w:color w:val="000000"/>
                <w:lang w:eastAsia="en-AU"/>
              </w:rPr>
            </w:pPr>
            <w:ins w:id="165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95" w:author="KIM, Jason" w:date="2019-04-02T13:39:00Z"/>
                <w:rFonts w:ascii="Calibri" w:eastAsia="Times New Roman" w:hAnsi="Calibri" w:cs="Calibri"/>
                <w:color w:val="000000"/>
                <w:lang w:eastAsia="en-AU"/>
              </w:rPr>
            </w:pPr>
            <w:ins w:id="16596" w:author="KIM, Jason" w:date="2019-04-02T13:39:00Z">
              <w:r w:rsidRPr="0056388D">
                <w:rPr>
                  <w:rFonts w:ascii="Calibri" w:eastAsia="Times New Roman" w:hAnsi="Calibri" w:cs="Calibri"/>
                  <w:color w:val="000000"/>
                  <w:lang w:eastAsia="en-AU"/>
                </w:rPr>
                <w:t>Chainage 1389</w:t>
              </w:r>
            </w:ins>
          </w:p>
        </w:tc>
        <w:tc>
          <w:tcPr>
            <w:tcW w:w="764" w:type="pct"/>
            <w:noWrap/>
            <w:hideMark/>
          </w:tcPr>
          <w:p w:rsidR="00110C18" w:rsidRPr="0056388D" w:rsidRDefault="00110C18" w:rsidP="00063728">
            <w:pPr>
              <w:jc w:val="right"/>
              <w:rPr>
                <w:ins w:id="16597" w:author="KIM, Jason" w:date="2019-04-02T13:39:00Z"/>
                <w:rFonts w:ascii="Calibri" w:eastAsia="Times New Roman" w:hAnsi="Calibri" w:cs="Calibri"/>
                <w:color w:val="000000"/>
                <w:lang w:eastAsia="en-AU"/>
              </w:rPr>
            </w:pPr>
            <w:ins w:id="165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99" w:author="KIM, Jason" w:date="2019-04-02T13:39:00Z"/>
        </w:trPr>
        <w:tc>
          <w:tcPr>
            <w:tcW w:w="708" w:type="pct"/>
            <w:vMerge/>
            <w:hideMark/>
          </w:tcPr>
          <w:p w:rsidR="00110C18" w:rsidRPr="0056388D" w:rsidRDefault="00110C18" w:rsidP="00063728">
            <w:pPr>
              <w:rPr>
                <w:ins w:id="166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01" w:author="KIM, Jason" w:date="2019-04-02T13:39:00Z"/>
                <w:rFonts w:ascii="Calibri" w:eastAsia="Times New Roman" w:hAnsi="Calibri" w:cs="Calibri"/>
                <w:color w:val="000000"/>
                <w:lang w:eastAsia="en-AU"/>
              </w:rPr>
            </w:pPr>
            <w:ins w:id="16602"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03" w:author="KIM, Jason" w:date="2019-04-02T13:39:00Z"/>
                <w:rFonts w:ascii="Calibri" w:eastAsia="Times New Roman" w:hAnsi="Calibri" w:cs="Calibri"/>
                <w:color w:val="000000"/>
                <w:lang w:eastAsia="en-AU"/>
              </w:rPr>
            </w:pPr>
            <w:ins w:id="1660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05" w:author="KIM, Jason" w:date="2019-04-02T13:39:00Z"/>
                <w:rFonts w:ascii="Calibri" w:eastAsia="Times New Roman" w:hAnsi="Calibri" w:cs="Calibri"/>
                <w:color w:val="000000"/>
                <w:lang w:eastAsia="en-AU"/>
              </w:rPr>
            </w:pPr>
            <w:ins w:id="16606" w:author="KIM, Jason" w:date="2019-04-02T13:39:00Z">
              <w:r w:rsidRPr="0056388D">
                <w:rPr>
                  <w:rFonts w:ascii="Calibri" w:eastAsia="Times New Roman" w:hAnsi="Calibri" w:cs="Calibri"/>
                  <w:color w:val="000000"/>
                  <w:lang w:eastAsia="en-AU"/>
                </w:rPr>
                <w:t>LLN1018</w:t>
              </w:r>
            </w:ins>
          </w:p>
        </w:tc>
        <w:tc>
          <w:tcPr>
            <w:tcW w:w="933" w:type="pct"/>
            <w:noWrap/>
            <w:hideMark/>
          </w:tcPr>
          <w:p w:rsidR="00110C18" w:rsidRPr="0056388D" w:rsidRDefault="00110C18" w:rsidP="00063728">
            <w:pPr>
              <w:rPr>
                <w:ins w:id="16607" w:author="KIM, Jason" w:date="2019-04-02T13:39:00Z"/>
                <w:rFonts w:ascii="Calibri" w:eastAsia="Times New Roman" w:hAnsi="Calibri" w:cs="Calibri"/>
                <w:color w:val="000000"/>
                <w:lang w:eastAsia="en-AU"/>
              </w:rPr>
            </w:pPr>
            <w:ins w:id="166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09" w:author="KIM, Jason" w:date="2019-04-02T13:39:00Z"/>
                <w:rFonts w:ascii="Calibri" w:eastAsia="Times New Roman" w:hAnsi="Calibri" w:cs="Calibri"/>
                <w:color w:val="000000"/>
                <w:lang w:eastAsia="en-AU"/>
              </w:rPr>
            </w:pPr>
            <w:ins w:id="16610" w:author="KIM, Jason" w:date="2019-04-02T13:39:00Z">
              <w:r w:rsidRPr="0056388D">
                <w:rPr>
                  <w:rFonts w:ascii="Calibri" w:eastAsia="Times New Roman" w:hAnsi="Calibri" w:cs="Calibri"/>
                  <w:color w:val="000000"/>
                  <w:lang w:eastAsia="en-AU"/>
                </w:rPr>
                <w:t>Chainage 1399</w:t>
              </w:r>
            </w:ins>
          </w:p>
        </w:tc>
        <w:tc>
          <w:tcPr>
            <w:tcW w:w="764" w:type="pct"/>
            <w:noWrap/>
            <w:hideMark/>
          </w:tcPr>
          <w:p w:rsidR="00110C18" w:rsidRPr="0056388D" w:rsidRDefault="00110C18" w:rsidP="00063728">
            <w:pPr>
              <w:jc w:val="right"/>
              <w:rPr>
                <w:ins w:id="16611" w:author="KIM, Jason" w:date="2019-04-02T13:39:00Z"/>
                <w:rFonts w:ascii="Calibri" w:eastAsia="Times New Roman" w:hAnsi="Calibri" w:cs="Calibri"/>
                <w:color w:val="000000"/>
                <w:lang w:eastAsia="en-AU"/>
              </w:rPr>
            </w:pPr>
            <w:ins w:id="16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13" w:author="KIM, Jason" w:date="2019-04-02T13:39:00Z"/>
        </w:trPr>
        <w:tc>
          <w:tcPr>
            <w:tcW w:w="708" w:type="pct"/>
            <w:vMerge/>
            <w:hideMark/>
          </w:tcPr>
          <w:p w:rsidR="00110C18" w:rsidRPr="0056388D" w:rsidRDefault="00110C18" w:rsidP="00063728">
            <w:pPr>
              <w:rPr>
                <w:ins w:id="166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15" w:author="KIM, Jason" w:date="2019-04-02T13:39:00Z"/>
                <w:rFonts w:ascii="Calibri" w:eastAsia="Times New Roman" w:hAnsi="Calibri" w:cs="Calibri"/>
                <w:color w:val="000000"/>
                <w:lang w:eastAsia="en-AU"/>
              </w:rPr>
            </w:pPr>
            <w:ins w:id="16616"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17" w:author="KIM, Jason" w:date="2019-04-02T13:39:00Z"/>
                <w:rFonts w:ascii="Calibri" w:eastAsia="Times New Roman" w:hAnsi="Calibri" w:cs="Calibri"/>
                <w:color w:val="000000"/>
                <w:lang w:eastAsia="en-AU"/>
              </w:rPr>
            </w:pPr>
            <w:ins w:id="1661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19" w:author="KIM, Jason" w:date="2019-04-02T13:39:00Z"/>
                <w:rFonts w:ascii="Calibri" w:eastAsia="Times New Roman" w:hAnsi="Calibri" w:cs="Calibri"/>
                <w:color w:val="000000"/>
                <w:lang w:eastAsia="en-AU"/>
              </w:rPr>
            </w:pPr>
            <w:ins w:id="16620" w:author="KIM, Jason" w:date="2019-04-02T13:39:00Z">
              <w:r w:rsidRPr="0056388D">
                <w:rPr>
                  <w:rFonts w:ascii="Calibri" w:eastAsia="Times New Roman" w:hAnsi="Calibri" w:cs="Calibri"/>
                  <w:color w:val="000000"/>
                  <w:lang w:eastAsia="en-AU"/>
                </w:rPr>
                <w:t>LLN1019</w:t>
              </w:r>
            </w:ins>
          </w:p>
        </w:tc>
        <w:tc>
          <w:tcPr>
            <w:tcW w:w="933" w:type="pct"/>
            <w:noWrap/>
            <w:hideMark/>
          </w:tcPr>
          <w:p w:rsidR="00110C18" w:rsidRPr="0056388D" w:rsidRDefault="00110C18" w:rsidP="00063728">
            <w:pPr>
              <w:rPr>
                <w:ins w:id="16621" w:author="KIM, Jason" w:date="2019-04-02T13:39:00Z"/>
                <w:rFonts w:ascii="Calibri" w:eastAsia="Times New Roman" w:hAnsi="Calibri" w:cs="Calibri"/>
                <w:color w:val="000000"/>
                <w:lang w:eastAsia="en-AU"/>
              </w:rPr>
            </w:pPr>
            <w:ins w:id="166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23" w:author="KIM, Jason" w:date="2019-04-02T13:39:00Z"/>
                <w:rFonts w:ascii="Calibri" w:eastAsia="Times New Roman" w:hAnsi="Calibri" w:cs="Calibri"/>
                <w:color w:val="000000"/>
                <w:lang w:eastAsia="en-AU"/>
              </w:rPr>
            </w:pPr>
            <w:ins w:id="16624" w:author="KIM, Jason" w:date="2019-04-02T13:39:00Z">
              <w:r w:rsidRPr="0056388D">
                <w:rPr>
                  <w:rFonts w:ascii="Calibri" w:eastAsia="Times New Roman" w:hAnsi="Calibri" w:cs="Calibri"/>
                  <w:color w:val="000000"/>
                  <w:lang w:eastAsia="en-AU"/>
                </w:rPr>
                <w:t>Chainage 1409</w:t>
              </w:r>
            </w:ins>
          </w:p>
        </w:tc>
        <w:tc>
          <w:tcPr>
            <w:tcW w:w="764" w:type="pct"/>
            <w:noWrap/>
            <w:hideMark/>
          </w:tcPr>
          <w:p w:rsidR="00110C18" w:rsidRPr="0056388D" w:rsidRDefault="00110C18" w:rsidP="00063728">
            <w:pPr>
              <w:jc w:val="right"/>
              <w:rPr>
                <w:ins w:id="16625" w:author="KIM, Jason" w:date="2019-04-02T13:39:00Z"/>
                <w:rFonts w:ascii="Calibri" w:eastAsia="Times New Roman" w:hAnsi="Calibri" w:cs="Calibri"/>
                <w:color w:val="000000"/>
                <w:lang w:eastAsia="en-AU"/>
              </w:rPr>
            </w:pPr>
            <w:ins w:id="16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27" w:author="KIM, Jason" w:date="2019-04-02T13:39:00Z"/>
        </w:trPr>
        <w:tc>
          <w:tcPr>
            <w:tcW w:w="708" w:type="pct"/>
            <w:vMerge/>
            <w:hideMark/>
          </w:tcPr>
          <w:p w:rsidR="00110C18" w:rsidRPr="0056388D" w:rsidRDefault="00110C18" w:rsidP="00063728">
            <w:pPr>
              <w:rPr>
                <w:ins w:id="166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29" w:author="KIM, Jason" w:date="2019-04-02T13:39:00Z"/>
                <w:rFonts w:ascii="Calibri" w:eastAsia="Times New Roman" w:hAnsi="Calibri" w:cs="Calibri"/>
                <w:color w:val="000000"/>
                <w:lang w:eastAsia="en-AU"/>
              </w:rPr>
            </w:pPr>
            <w:ins w:id="16630"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31" w:author="KIM, Jason" w:date="2019-04-02T13:39:00Z"/>
                <w:rFonts w:ascii="Calibri" w:eastAsia="Times New Roman" w:hAnsi="Calibri" w:cs="Calibri"/>
                <w:color w:val="000000"/>
                <w:lang w:eastAsia="en-AU"/>
              </w:rPr>
            </w:pPr>
            <w:ins w:id="1663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33" w:author="KIM, Jason" w:date="2019-04-02T13:39:00Z"/>
                <w:rFonts w:ascii="Calibri" w:eastAsia="Times New Roman" w:hAnsi="Calibri" w:cs="Calibri"/>
                <w:color w:val="000000"/>
                <w:lang w:eastAsia="en-AU"/>
              </w:rPr>
            </w:pPr>
            <w:ins w:id="16634" w:author="KIM, Jason" w:date="2019-04-02T13:39:00Z">
              <w:r w:rsidRPr="0056388D">
                <w:rPr>
                  <w:rFonts w:ascii="Calibri" w:eastAsia="Times New Roman" w:hAnsi="Calibri" w:cs="Calibri"/>
                  <w:color w:val="000000"/>
                  <w:lang w:eastAsia="en-AU"/>
                </w:rPr>
                <w:t>LLN1020</w:t>
              </w:r>
            </w:ins>
          </w:p>
        </w:tc>
        <w:tc>
          <w:tcPr>
            <w:tcW w:w="933" w:type="pct"/>
            <w:noWrap/>
            <w:hideMark/>
          </w:tcPr>
          <w:p w:rsidR="00110C18" w:rsidRPr="0056388D" w:rsidRDefault="00110C18" w:rsidP="00063728">
            <w:pPr>
              <w:rPr>
                <w:ins w:id="16635" w:author="KIM, Jason" w:date="2019-04-02T13:39:00Z"/>
                <w:rFonts w:ascii="Calibri" w:eastAsia="Times New Roman" w:hAnsi="Calibri" w:cs="Calibri"/>
                <w:color w:val="000000"/>
                <w:lang w:eastAsia="en-AU"/>
              </w:rPr>
            </w:pPr>
            <w:ins w:id="166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37" w:author="KIM, Jason" w:date="2019-04-02T13:39:00Z"/>
                <w:rFonts w:ascii="Calibri" w:eastAsia="Times New Roman" w:hAnsi="Calibri" w:cs="Calibri"/>
                <w:color w:val="000000"/>
                <w:lang w:eastAsia="en-AU"/>
              </w:rPr>
            </w:pPr>
            <w:ins w:id="16638" w:author="KIM, Jason" w:date="2019-04-02T13:39:00Z">
              <w:r w:rsidRPr="0056388D">
                <w:rPr>
                  <w:rFonts w:ascii="Calibri" w:eastAsia="Times New Roman" w:hAnsi="Calibri" w:cs="Calibri"/>
                  <w:color w:val="000000"/>
                  <w:lang w:eastAsia="en-AU"/>
                </w:rPr>
                <w:t>Chainage 1419</w:t>
              </w:r>
            </w:ins>
          </w:p>
        </w:tc>
        <w:tc>
          <w:tcPr>
            <w:tcW w:w="764" w:type="pct"/>
            <w:noWrap/>
            <w:hideMark/>
          </w:tcPr>
          <w:p w:rsidR="00110C18" w:rsidRPr="0056388D" w:rsidRDefault="00110C18" w:rsidP="00063728">
            <w:pPr>
              <w:jc w:val="right"/>
              <w:rPr>
                <w:ins w:id="16639" w:author="KIM, Jason" w:date="2019-04-02T13:39:00Z"/>
                <w:rFonts w:ascii="Calibri" w:eastAsia="Times New Roman" w:hAnsi="Calibri" w:cs="Calibri"/>
                <w:color w:val="000000"/>
                <w:lang w:eastAsia="en-AU"/>
              </w:rPr>
            </w:pPr>
            <w:ins w:id="166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41" w:author="KIM, Jason" w:date="2019-04-02T13:39:00Z"/>
        </w:trPr>
        <w:tc>
          <w:tcPr>
            <w:tcW w:w="708" w:type="pct"/>
            <w:vMerge/>
            <w:hideMark/>
          </w:tcPr>
          <w:p w:rsidR="00110C18" w:rsidRPr="0056388D" w:rsidRDefault="00110C18" w:rsidP="00063728">
            <w:pPr>
              <w:rPr>
                <w:ins w:id="166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43" w:author="KIM, Jason" w:date="2019-04-02T13:39:00Z"/>
                <w:rFonts w:ascii="Calibri" w:eastAsia="Times New Roman" w:hAnsi="Calibri" w:cs="Calibri"/>
                <w:color w:val="000000"/>
                <w:lang w:eastAsia="en-AU"/>
              </w:rPr>
            </w:pPr>
            <w:ins w:id="16644"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45" w:author="KIM, Jason" w:date="2019-04-02T13:39:00Z"/>
                <w:rFonts w:ascii="Calibri" w:eastAsia="Times New Roman" w:hAnsi="Calibri" w:cs="Calibri"/>
                <w:color w:val="000000"/>
                <w:lang w:eastAsia="en-AU"/>
              </w:rPr>
            </w:pPr>
            <w:ins w:id="1664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47" w:author="KIM, Jason" w:date="2019-04-02T13:39:00Z"/>
                <w:rFonts w:ascii="Calibri" w:eastAsia="Times New Roman" w:hAnsi="Calibri" w:cs="Calibri"/>
                <w:color w:val="000000"/>
                <w:lang w:eastAsia="en-AU"/>
              </w:rPr>
            </w:pPr>
            <w:ins w:id="16648" w:author="KIM, Jason" w:date="2019-04-02T13:39:00Z">
              <w:r w:rsidRPr="0056388D">
                <w:rPr>
                  <w:rFonts w:ascii="Calibri" w:eastAsia="Times New Roman" w:hAnsi="Calibri" w:cs="Calibri"/>
                  <w:color w:val="000000"/>
                  <w:lang w:eastAsia="en-AU"/>
                </w:rPr>
                <w:t>LLN1021</w:t>
              </w:r>
            </w:ins>
          </w:p>
        </w:tc>
        <w:tc>
          <w:tcPr>
            <w:tcW w:w="933" w:type="pct"/>
            <w:noWrap/>
            <w:hideMark/>
          </w:tcPr>
          <w:p w:rsidR="00110C18" w:rsidRPr="0056388D" w:rsidRDefault="00110C18" w:rsidP="00063728">
            <w:pPr>
              <w:rPr>
                <w:ins w:id="16649" w:author="KIM, Jason" w:date="2019-04-02T13:39:00Z"/>
                <w:rFonts w:ascii="Calibri" w:eastAsia="Times New Roman" w:hAnsi="Calibri" w:cs="Calibri"/>
                <w:color w:val="000000"/>
                <w:lang w:eastAsia="en-AU"/>
              </w:rPr>
            </w:pPr>
            <w:ins w:id="166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51" w:author="KIM, Jason" w:date="2019-04-02T13:39:00Z"/>
                <w:rFonts w:ascii="Calibri" w:eastAsia="Times New Roman" w:hAnsi="Calibri" w:cs="Calibri"/>
                <w:color w:val="000000"/>
                <w:lang w:eastAsia="en-AU"/>
              </w:rPr>
            </w:pPr>
            <w:ins w:id="16652" w:author="KIM, Jason" w:date="2019-04-02T13:39:00Z">
              <w:r w:rsidRPr="0056388D">
                <w:rPr>
                  <w:rFonts w:ascii="Calibri" w:eastAsia="Times New Roman" w:hAnsi="Calibri" w:cs="Calibri"/>
                  <w:color w:val="000000"/>
                  <w:lang w:eastAsia="en-AU"/>
                </w:rPr>
                <w:t>Chainage 1429</w:t>
              </w:r>
            </w:ins>
          </w:p>
        </w:tc>
        <w:tc>
          <w:tcPr>
            <w:tcW w:w="764" w:type="pct"/>
            <w:noWrap/>
            <w:hideMark/>
          </w:tcPr>
          <w:p w:rsidR="00110C18" w:rsidRPr="0056388D" w:rsidRDefault="00110C18" w:rsidP="00063728">
            <w:pPr>
              <w:jc w:val="right"/>
              <w:rPr>
                <w:ins w:id="16653" w:author="KIM, Jason" w:date="2019-04-02T13:39:00Z"/>
                <w:rFonts w:ascii="Calibri" w:eastAsia="Times New Roman" w:hAnsi="Calibri" w:cs="Calibri"/>
                <w:color w:val="000000"/>
                <w:lang w:eastAsia="en-AU"/>
              </w:rPr>
            </w:pPr>
            <w:ins w:id="166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55" w:author="KIM, Jason" w:date="2019-04-02T13:39:00Z"/>
        </w:trPr>
        <w:tc>
          <w:tcPr>
            <w:tcW w:w="708" w:type="pct"/>
            <w:vMerge w:val="restart"/>
            <w:noWrap/>
            <w:hideMark/>
          </w:tcPr>
          <w:p w:rsidR="00110C18" w:rsidRPr="0056388D" w:rsidRDefault="00110C18" w:rsidP="00063728">
            <w:pPr>
              <w:rPr>
                <w:ins w:id="16656" w:author="KIM, Jason" w:date="2019-04-02T13:39:00Z"/>
                <w:rFonts w:ascii="Calibri" w:eastAsia="Times New Roman" w:hAnsi="Calibri" w:cs="Calibri"/>
                <w:color w:val="000000"/>
                <w:lang w:eastAsia="en-AU"/>
              </w:rPr>
            </w:pPr>
            <w:ins w:id="16657" w:author="KIM, Jason" w:date="2019-04-02T13:39:00Z">
              <w:r w:rsidRPr="0056388D">
                <w:rPr>
                  <w:rFonts w:ascii="Calibri" w:eastAsia="Times New Roman" w:hAnsi="Calibri" w:cs="Calibri"/>
                  <w:color w:val="000000"/>
                  <w:lang w:eastAsia="en-AU"/>
                </w:rPr>
                <w:t>LLE06K51</w:t>
              </w:r>
            </w:ins>
          </w:p>
        </w:tc>
        <w:tc>
          <w:tcPr>
            <w:tcW w:w="605" w:type="pct"/>
            <w:noWrap/>
            <w:hideMark/>
          </w:tcPr>
          <w:p w:rsidR="00110C18" w:rsidRPr="0056388D" w:rsidRDefault="00110C18" w:rsidP="00063728">
            <w:pPr>
              <w:rPr>
                <w:ins w:id="16658" w:author="KIM, Jason" w:date="2019-04-02T13:39:00Z"/>
                <w:rFonts w:ascii="Calibri" w:eastAsia="Times New Roman" w:hAnsi="Calibri" w:cs="Calibri"/>
                <w:color w:val="000000"/>
                <w:lang w:eastAsia="en-AU"/>
              </w:rPr>
            </w:pPr>
            <w:ins w:id="16659"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60" w:author="KIM, Jason" w:date="2019-04-02T13:39:00Z"/>
                <w:rFonts w:ascii="Calibri" w:eastAsia="Times New Roman" w:hAnsi="Calibri" w:cs="Calibri"/>
                <w:color w:val="000000"/>
                <w:lang w:eastAsia="en-AU"/>
              </w:rPr>
            </w:pPr>
            <w:ins w:id="1666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62" w:author="KIM, Jason" w:date="2019-04-02T13:39:00Z"/>
                <w:rFonts w:ascii="Calibri" w:eastAsia="Times New Roman" w:hAnsi="Calibri" w:cs="Calibri"/>
                <w:color w:val="000000"/>
                <w:lang w:eastAsia="en-AU"/>
              </w:rPr>
            </w:pPr>
            <w:ins w:id="16663" w:author="KIM, Jason" w:date="2019-04-02T13:39:00Z">
              <w:r w:rsidRPr="0056388D">
                <w:rPr>
                  <w:rFonts w:ascii="Calibri" w:eastAsia="Times New Roman" w:hAnsi="Calibri" w:cs="Calibri"/>
                  <w:color w:val="000000"/>
                  <w:lang w:eastAsia="en-AU"/>
                </w:rPr>
                <w:t>LLN1033</w:t>
              </w:r>
            </w:ins>
          </w:p>
        </w:tc>
        <w:tc>
          <w:tcPr>
            <w:tcW w:w="933" w:type="pct"/>
            <w:noWrap/>
            <w:hideMark/>
          </w:tcPr>
          <w:p w:rsidR="00110C18" w:rsidRPr="0056388D" w:rsidRDefault="00110C18" w:rsidP="00063728">
            <w:pPr>
              <w:rPr>
                <w:ins w:id="16664" w:author="KIM, Jason" w:date="2019-04-02T13:39:00Z"/>
                <w:rFonts w:ascii="Calibri" w:eastAsia="Times New Roman" w:hAnsi="Calibri" w:cs="Calibri"/>
                <w:color w:val="000000"/>
                <w:lang w:eastAsia="en-AU"/>
              </w:rPr>
            </w:pPr>
            <w:ins w:id="166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66" w:author="KIM, Jason" w:date="2019-04-02T13:39:00Z"/>
                <w:rFonts w:ascii="Calibri" w:eastAsia="Times New Roman" w:hAnsi="Calibri" w:cs="Calibri"/>
                <w:color w:val="000000"/>
                <w:lang w:eastAsia="en-AU"/>
              </w:rPr>
            </w:pPr>
            <w:ins w:id="16667" w:author="KIM, Jason" w:date="2019-04-02T13:39:00Z">
              <w:r w:rsidRPr="0056388D">
                <w:rPr>
                  <w:rFonts w:ascii="Calibri" w:eastAsia="Times New Roman" w:hAnsi="Calibri" w:cs="Calibri"/>
                  <w:color w:val="000000"/>
                  <w:lang w:eastAsia="en-AU"/>
                </w:rPr>
                <w:t>Chainage 1566</w:t>
              </w:r>
            </w:ins>
          </w:p>
        </w:tc>
        <w:tc>
          <w:tcPr>
            <w:tcW w:w="764" w:type="pct"/>
            <w:noWrap/>
            <w:hideMark/>
          </w:tcPr>
          <w:p w:rsidR="00110C18" w:rsidRPr="0056388D" w:rsidRDefault="00110C18" w:rsidP="00063728">
            <w:pPr>
              <w:jc w:val="right"/>
              <w:rPr>
                <w:ins w:id="16668" w:author="KIM, Jason" w:date="2019-04-02T13:39:00Z"/>
                <w:rFonts w:ascii="Calibri" w:eastAsia="Times New Roman" w:hAnsi="Calibri" w:cs="Calibri"/>
                <w:color w:val="000000"/>
                <w:lang w:eastAsia="en-AU"/>
              </w:rPr>
            </w:pPr>
            <w:ins w:id="16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70" w:author="KIM, Jason" w:date="2019-04-02T13:39:00Z"/>
        </w:trPr>
        <w:tc>
          <w:tcPr>
            <w:tcW w:w="708" w:type="pct"/>
            <w:vMerge/>
            <w:hideMark/>
          </w:tcPr>
          <w:p w:rsidR="00110C18" w:rsidRPr="0056388D" w:rsidRDefault="00110C18" w:rsidP="00063728">
            <w:pPr>
              <w:rPr>
                <w:ins w:id="16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72" w:author="KIM, Jason" w:date="2019-04-02T13:39:00Z"/>
                <w:rFonts w:ascii="Calibri" w:eastAsia="Times New Roman" w:hAnsi="Calibri" w:cs="Calibri"/>
                <w:color w:val="000000"/>
                <w:lang w:eastAsia="en-AU"/>
              </w:rPr>
            </w:pPr>
            <w:ins w:id="16673"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74" w:author="KIM, Jason" w:date="2019-04-02T13:39:00Z"/>
                <w:rFonts w:ascii="Calibri" w:eastAsia="Times New Roman" w:hAnsi="Calibri" w:cs="Calibri"/>
                <w:color w:val="000000"/>
                <w:lang w:eastAsia="en-AU"/>
              </w:rPr>
            </w:pPr>
            <w:ins w:id="1667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76" w:author="KIM, Jason" w:date="2019-04-02T13:39:00Z"/>
                <w:rFonts w:ascii="Calibri" w:eastAsia="Times New Roman" w:hAnsi="Calibri" w:cs="Calibri"/>
                <w:color w:val="000000"/>
                <w:lang w:eastAsia="en-AU"/>
              </w:rPr>
            </w:pPr>
            <w:ins w:id="16677" w:author="KIM, Jason" w:date="2019-04-02T13:39:00Z">
              <w:r w:rsidRPr="0056388D">
                <w:rPr>
                  <w:rFonts w:ascii="Calibri" w:eastAsia="Times New Roman" w:hAnsi="Calibri" w:cs="Calibri"/>
                  <w:color w:val="000000"/>
                  <w:lang w:eastAsia="en-AU"/>
                </w:rPr>
                <w:t>LLN1034</w:t>
              </w:r>
            </w:ins>
          </w:p>
        </w:tc>
        <w:tc>
          <w:tcPr>
            <w:tcW w:w="933" w:type="pct"/>
            <w:noWrap/>
            <w:hideMark/>
          </w:tcPr>
          <w:p w:rsidR="00110C18" w:rsidRPr="0056388D" w:rsidRDefault="00110C18" w:rsidP="00063728">
            <w:pPr>
              <w:rPr>
                <w:ins w:id="16678" w:author="KIM, Jason" w:date="2019-04-02T13:39:00Z"/>
                <w:rFonts w:ascii="Calibri" w:eastAsia="Times New Roman" w:hAnsi="Calibri" w:cs="Calibri"/>
                <w:color w:val="000000"/>
                <w:lang w:eastAsia="en-AU"/>
              </w:rPr>
            </w:pPr>
            <w:ins w:id="166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80" w:author="KIM, Jason" w:date="2019-04-02T13:39:00Z"/>
                <w:rFonts w:ascii="Calibri" w:eastAsia="Times New Roman" w:hAnsi="Calibri" w:cs="Calibri"/>
                <w:color w:val="000000"/>
                <w:lang w:eastAsia="en-AU"/>
              </w:rPr>
            </w:pPr>
            <w:ins w:id="16681" w:author="KIM, Jason" w:date="2019-04-02T13:39:00Z">
              <w:r w:rsidRPr="0056388D">
                <w:rPr>
                  <w:rFonts w:ascii="Calibri" w:eastAsia="Times New Roman" w:hAnsi="Calibri" w:cs="Calibri"/>
                  <w:color w:val="000000"/>
                  <w:lang w:eastAsia="en-AU"/>
                </w:rPr>
                <w:t>Chainage 1576</w:t>
              </w:r>
            </w:ins>
          </w:p>
        </w:tc>
        <w:tc>
          <w:tcPr>
            <w:tcW w:w="764" w:type="pct"/>
            <w:noWrap/>
            <w:hideMark/>
          </w:tcPr>
          <w:p w:rsidR="00110C18" w:rsidRPr="0056388D" w:rsidRDefault="00110C18" w:rsidP="00063728">
            <w:pPr>
              <w:jc w:val="right"/>
              <w:rPr>
                <w:ins w:id="16682" w:author="KIM, Jason" w:date="2019-04-02T13:39:00Z"/>
                <w:rFonts w:ascii="Calibri" w:eastAsia="Times New Roman" w:hAnsi="Calibri" w:cs="Calibri"/>
                <w:color w:val="000000"/>
                <w:lang w:eastAsia="en-AU"/>
              </w:rPr>
            </w:pPr>
            <w:ins w:id="16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84" w:author="KIM, Jason" w:date="2019-04-02T13:39:00Z"/>
        </w:trPr>
        <w:tc>
          <w:tcPr>
            <w:tcW w:w="708" w:type="pct"/>
            <w:vMerge/>
            <w:hideMark/>
          </w:tcPr>
          <w:p w:rsidR="00110C18" w:rsidRPr="0056388D" w:rsidRDefault="00110C18" w:rsidP="00063728">
            <w:pPr>
              <w:rPr>
                <w:ins w:id="16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86" w:author="KIM, Jason" w:date="2019-04-02T13:39:00Z"/>
                <w:rFonts w:ascii="Calibri" w:eastAsia="Times New Roman" w:hAnsi="Calibri" w:cs="Calibri"/>
                <w:color w:val="000000"/>
                <w:lang w:eastAsia="en-AU"/>
              </w:rPr>
            </w:pPr>
            <w:ins w:id="16687"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88" w:author="KIM, Jason" w:date="2019-04-02T13:39:00Z"/>
                <w:rFonts w:ascii="Calibri" w:eastAsia="Times New Roman" w:hAnsi="Calibri" w:cs="Calibri"/>
                <w:color w:val="000000"/>
                <w:lang w:eastAsia="en-AU"/>
              </w:rPr>
            </w:pPr>
            <w:ins w:id="1668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90" w:author="KIM, Jason" w:date="2019-04-02T13:39:00Z"/>
                <w:rFonts w:ascii="Calibri" w:eastAsia="Times New Roman" w:hAnsi="Calibri" w:cs="Calibri"/>
                <w:color w:val="000000"/>
                <w:lang w:eastAsia="en-AU"/>
              </w:rPr>
            </w:pPr>
            <w:ins w:id="16691" w:author="KIM, Jason" w:date="2019-04-02T13:39:00Z">
              <w:r w:rsidRPr="0056388D">
                <w:rPr>
                  <w:rFonts w:ascii="Calibri" w:eastAsia="Times New Roman" w:hAnsi="Calibri" w:cs="Calibri"/>
                  <w:color w:val="000000"/>
                  <w:lang w:eastAsia="en-AU"/>
                </w:rPr>
                <w:t>LLN1035</w:t>
              </w:r>
            </w:ins>
          </w:p>
        </w:tc>
        <w:tc>
          <w:tcPr>
            <w:tcW w:w="933" w:type="pct"/>
            <w:noWrap/>
            <w:hideMark/>
          </w:tcPr>
          <w:p w:rsidR="00110C18" w:rsidRPr="0056388D" w:rsidRDefault="00110C18" w:rsidP="00063728">
            <w:pPr>
              <w:rPr>
                <w:ins w:id="16692" w:author="KIM, Jason" w:date="2019-04-02T13:39:00Z"/>
                <w:rFonts w:ascii="Calibri" w:eastAsia="Times New Roman" w:hAnsi="Calibri" w:cs="Calibri"/>
                <w:color w:val="000000"/>
                <w:lang w:eastAsia="en-AU"/>
              </w:rPr>
            </w:pPr>
            <w:ins w:id="166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94" w:author="KIM, Jason" w:date="2019-04-02T13:39:00Z"/>
                <w:rFonts w:ascii="Calibri" w:eastAsia="Times New Roman" w:hAnsi="Calibri" w:cs="Calibri"/>
                <w:color w:val="000000"/>
                <w:lang w:eastAsia="en-AU"/>
              </w:rPr>
            </w:pPr>
            <w:ins w:id="16695" w:author="KIM, Jason" w:date="2019-04-02T13:39:00Z">
              <w:r w:rsidRPr="0056388D">
                <w:rPr>
                  <w:rFonts w:ascii="Calibri" w:eastAsia="Times New Roman" w:hAnsi="Calibri" w:cs="Calibri"/>
                  <w:color w:val="000000"/>
                  <w:lang w:eastAsia="en-AU"/>
                </w:rPr>
                <w:t>Chainage 1585</w:t>
              </w:r>
            </w:ins>
          </w:p>
        </w:tc>
        <w:tc>
          <w:tcPr>
            <w:tcW w:w="764" w:type="pct"/>
            <w:noWrap/>
            <w:hideMark/>
          </w:tcPr>
          <w:p w:rsidR="00110C18" w:rsidRPr="0056388D" w:rsidRDefault="00110C18" w:rsidP="00063728">
            <w:pPr>
              <w:jc w:val="right"/>
              <w:rPr>
                <w:ins w:id="16696" w:author="KIM, Jason" w:date="2019-04-02T13:39:00Z"/>
                <w:rFonts w:ascii="Calibri" w:eastAsia="Times New Roman" w:hAnsi="Calibri" w:cs="Calibri"/>
                <w:color w:val="000000"/>
                <w:lang w:eastAsia="en-AU"/>
              </w:rPr>
            </w:pPr>
            <w:ins w:id="16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98" w:author="KIM, Jason" w:date="2019-04-02T13:39:00Z"/>
        </w:trPr>
        <w:tc>
          <w:tcPr>
            <w:tcW w:w="708" w:type="pct"/>
            <w:vMerge/>
            <w:hideMark/>
          </w:tcPr>
          <w:p w:rsidR="00110C18" w:rsidRPr="0056388D" w:rsidRDefault="00110C18" w:rsidP="00063728">
            <w:pPr>
              <w:rPr>
                <w:ins w:id="16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00" w:author="KIM, Jason" w:date="2019-04-02T13:39:00Z"/>
                <w:rFonts w:ascii="Calibri" w:eastAsia="Times New Roman" w:hAnsi="Calibri" w:cs="Calibri"/>
                <w:color w:val="000000"/>
                <w:lang w:eastAsia="en-AU"/>
              </w:rPr>
            </w:pPr>
            <w:ins w:id="16701"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02" w:author="KIM, Jason" w:date="2019-04-02T13:39:00Z"/>
                <w:rFonts w:ascii="Calibri" w:eastAsia="Times New Roman" w:hAnsi="Calibri" w:cs="Calibri"/>
                <w:color w:val="000000"/>
                <w:lang w:eastAsia="en-AU"/>
              </w:rPr>
            </w:pPr>
            <w:ins w:id="1670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04" w:author="KIM, Jason" w:date="2019-04-02T13:39:00Z"/>
                <w:rFonts w:ascii="Calibri" w:eastAsia="Times New Roman" w:hAnsi="Calibri" w:cs="Calibri"/>
                <w:color w:val="000000"/>
                <w:lang w:eastAsia="en-AU"/>
              </w:rPr>
            </w:pPr>
            <w:ins w:id="16705" w:author="KIM, Jason" w:date="2019-04-02T13:39:00Z">
              <w:r w:rsidRPr="0056388D">
                <w:rPr>
                  <w:rFonts w:ascii="Calibri" w:eastAsia="Times New Roman" w:hAnsi="Calibri" w:cs="Calibri"/>
                  <w:color w:val="000000"/>
                  <w:lang w:eastAsia="en-AU"/>
                </w:rPr>
                <w:t>LLN1036</w:t>
              </w:r>
            </w:ins>
          </w:p>
        </w:tc>
        <w:tc>
          <w:tcPr>
            <w:tcW w:w="933" w:type="pct"/>
            <w:noWrap/>
            <w:hideMark/>
          </w:tcPr>
          <w:p w:rsidR="00110C18" w:rsidRPr="0056388D" w:rsidRDefault="00110C18" w:rsidP="00063728">
            <w:pPr>
              <w:rPr>
                <w:ins w:id="16706" w:author="KIM, Jason" w:date="2019-04-02T13:39:00Z"/>
                <w:rFonts w:ascii="Calibri" w:eastAsia="Times New Roman" w:hAnsi="Calibri" w:cs="Calibri"/>
                <w:color w:val="000000"/>
                <w:lang w:eastAsia="en-AU"/>
              </w:rPr>
            </w:pPr>
            <w:ins w:id="167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08" w:author="KIM, Jason" w:date="2019-04-02T13:39:00Z"/>
                <w:rFonts w:ascii="Calibri" w:eastAsia="Times New Roman" w:hAnsi="Calibri" w:cs="Calibri"/>
                <w:color w:val="000000"/>
                <w:lang w:eastAsia="en-AU"/>
              </w:rPr>
            </w:pPr>
            <w:ins w:id="16709" w:author="KIM, Jason" w:date="2019-04-02T13:39:00Z">
              <w:r w:rsidRPr="0056388D">
                <w:rPr>
                  <w:rFonts w:ascii="Calibri" w:eastAsia="Times New Roman" w:hAnsi="Calibri" w:cs="Calibri"/>
                  <w:color w:val="000000"/>
                  <w:lang w:eastAsia="en-AU"/>
                </w:rPr>
                <w:t>Chainage 1595</w:t>
              </w:r>
            </w:ins>
          </w:p>
        </w:tc>
        <w:tc>
          <w:tcPr>
            <w:tcW w:w="764" w:type="pct"/>
            <w:noWrap/>
            <w:hideMark/>
          </w:tcPr>
          <w:p w:rsidR="00110C18" w:rsidRPr="0056388D" w:rsidRDefault="00110C18" w:rsidP="00063728">
            <w:pPr>
              <w:jc w:val="right"/>
              <w:rPr>
                <w:ins w:id="16710" w:author="KIM, Jason" w:date="2019-04-02T13:39:00Z"/>
                <w:rFonts w:ascii="Calibri" w:eastAsia="Times New Roman" w:hAnsi="Calibri" w:cs="Calibri"/>
                <w:color w:val="000000"/>
                <w:lang w:eastAsia="en-AU"/>
              </w:rPr>
            </w:pPr>
            <w:ins w:id="16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12" w:author="KIM, Jason" w:date="2019-04-02T13:39:00Z"/>
        </w:trPr>
        <w:tc>
          <w:tcPr>
            <w:tcW w:w="708" w:type="pct"/>
            <w:vMerge/>
            <w:hideMark/>
          </w:tcPr>
          <w:p w:rsidR="00110C18" w:rsidRPr="0056388D" w:rsidRDefault="00110C18" w:rsidP="00063728">
            <w:pPr>
              <w:rPr>
                <w:ins w:id="16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14" w:author="KIM, Jason" w:date="2019-04-02T13:39:00Z"/>
                <w:rFonts w:ascii="Calibri" w:eastAsia="Times New Roman" w:hAnsi="Calibri" w:cs="Calibri"/>
                <w:color w:val="000000"/>
                <w:lang w:eastAsia="en-AU"/>
              </w:rPr>
            </w:pPr>
            <w:ins w:id="16715"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16" w:author="KIM, Jason" w:date="2019-04-02T13:39:00Z"/>
                <w:rFonts w:ascii="Calibri" w:eastAsia="Times New Roman" w:hAnsi="Calibri" w:cs="Calibri"/>
                <w:color w:val="000000"/>
                <w:lang w:eastAsia="en-AU"/>
              </w:rPr>
            </w:pPr>
            <w:ins w:id="1671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18" w:author="KIM, Jason" w:date="2019-04-02T13:39:00Z"/>
                <w:rFonts w:ascii="Calibri" w:eastAsia="Times New Roman" w:hAnsi="Calibri" w:cs="Calibri"/>
                <w:color w:val="000000"/>
                <w:lang w:eastAsia="en-AU"/>
              </w:rPr>
            </w:pPr>
            <w:ins w:id="16719" w:author="KIM, Jason" w:date="2019-04-02T13:39:00Z">
              <w:r w:rsidRPr="0056388D">
                <w:rPr>
                  <w:rFonts w:ascii="Calibri" w:eastAsia="Times New Roman" w:hAnsi="Calibri" w:cs="Calibri"/>
                  <w:color w:val="000000"/>
                  <w:lang w:eastAsia="en-AU"/>
                </w:rPr>
                <w:t>LLN1037</w:t>
              </w:r>
            </w:ins>
          </w:p>
        </w:tc>
        <w:tc>
          <w:tcPr>
            <w:tcW w:w="933" w:type="pct"/>
            <w:noWrap/>
            <w:hideMark/>
          </w:tcPr>
          <w:p w:rsidR="00110C18" w:rsidRPr="0056388D" w:rsidRDefault="00110C18" w:rsidP="00063728">
            <w:pPr>
              <w:rPr>
                <w:ins w:id="16720" w:author="KIM, Jason" w:date="2019-04-02T13:39:00Z"/>
                <w:rFonts w:ascii="Calibri" w:eastAsia="Times New Roman" w:hAnsi="Calibri" w:cs="Calibri"/>
                <w:color w:val="000000"/>
                <w:lang w:eastAsia="en-AU"/>
              </w:rPr>
            </w:pPr>
            <w:ins w:id="167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22" w:author="KIM, Jason" w:date="2019-04-02T13:39:00Z"/>
                <w:rFonts w:ascii="Calibri" w:eastAsia="Times New Roman" w:hAnsi="Calibri" w:cs="Calibri"/>
                <w:color w:val="000000"/>
                <w:lang w:eastAsia="en-AU"/>
              </w:rPr>
            </w:pPr>
            <w:ins w:id="16723" w:author="KIM, Jason" w:date="2019-04-02T13:39:00Z">
              <w:r w:rsidRPr="0056388D">
                <w:rPr>
                  <w:rFonts w:ascii="Calibri" w:eastAsia="Times New Roman" w:hAnsi="Calibri" w:cs="Calibri"/>
                  <w:color w:val="000000"/>
                  <w:lang w:eastAsia="en-AU"/>
                </w:rPr>
                <w:t>Chainage 1604</w:t>
              </w:r>
            </w:ins>
          </w:p>
        </w:tc>
        <w:tc>
          <w:tcPr>
            <w:tcW w:w="764" w:type="pct"/>
            <w:noWrap/>
            <w:hideMark/>
          </w:tcPr>
          <w:p w:rsidR="00110C18" w:rsidRPr="0056388D" w:rsidRDefault="00110C18" w:rsidP="00063728">
            <w:pPr>
              <w:jc w:val="right"/>
              <w:rPr>
                <w:ins w:id="16724" w:author="KIM, Jason" w:date="2019-04-02T13:39:00Z"/>
                <w:rFonts w:ascii="Calibri" w:eastAsia="Times New Roman" w:hAnsi="Calibri" w:cs="Calibri"/>
                <w:color w:val="000000"/>
                <w:lang w:eastAsia="en-AU"/>
              </w:rPr>
            </w:pPr>
            <w:ins w:id="16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26" w:author="KIM, Jason" w:date="2019-04-02T13:39:00Z"/>
        </w:trPr>
        <w:tc>
          <w:tcPr>
            <w:tcW w:w="708" w:type="pct"/>
            <w:vMerge/>
            <w:hideMark/>
          </w:tcPr>
          <w:p w:rsidR="00110C18" w:rsidRPr="0056388D" w:rsidRDefault="00110C18" w:rsidP="00063728">
            <w:pPr>
              <w:rPr>
                <w:ins w:id="16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28" w:author="KIM, Jason" w:date="2019-04-02T13:39:00Z"/>
                <w:rFonts w:ascii="Calibri" w:eastAsia="Times New Roman" w:hAnsi="Calibri" w:cs="Calibri"/>
                <w:color w:val="000000"/>
                <w:lang w:eastAsia="en-AU"/>
              </w:rPr>
            </w:pPr>
            <w:ins w:id="16729"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30" w:author="KIM, Jason" w:date="2019-04-02T13:39:00Z"/>
                <w:rFonts w:ascii="Calibri" w:eastAsia="Times New Roman" w:hAnsi="Calibri" w:cs="Calibri"/>
                <w:color w:val="000000"/>
                <w:lang w:eastAsia="en-AU"/>
              </w:rPr>
            </w:pPr>
            <w:ins w:id="1673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32" w:author="KIM, Jason" w:date="2019-04-02T13:39:00Z"/>
                <w:rFonts w:ascii="Calibri" w:eastAsia="Times New Roman" w:hAnsi="Calibri" w:cs="Calibri"/>
                <w:color w:val="000000"/>
                <w:lang w:eastAsia="en-AU"/>
              </w:rPr>
            </w:pPr>
            <w:ins w:id="16733" w:author="KIM, Jason" w:date="2019-04-02T13:39:00Z">
              <w:r w:rsidRPr="0056388D">
                <w:rPr>
                  <w:rFonts w:ascii="Calibri" w:eastAsia="Times New Roman" w:hAnsi="Calibri" w:cs="Calibri"/>
                  <w:color w:val="000000"/>
                  <w:lang w:eastAsia="en-AU"/>
                </w:rPr>
                <w:t>LLN1038</w:t>
              </w:r>
            </w:ins>
          </w:p>
        </w:tc>
        <w:tc>
          <w:tcPr>
            <w:tcW w:w="933" w:type="pct"/>
            <w:noWrap/>
            <w:hideMark/>
          </w:tcPr>
          <w:p w:rsidR="00110C18" w:rsidRPr="0056388D" w:rsidRDefault="00110C18" w:rsidP="00063728">
            <w:pPr>
              <w:rPr>
                <w:ins w:id="16734" w:author="KIM, Jason" w:date="2019-04-02T13:39:00Z"/>
                <w:rFonts w:ascii="Calibri" w:eastAsia="Times New Roman" w:hAnsi="Calibri" w:cs="Calibri"/>
                <w:color w:val="000000"/>
                <w:lang w:eastAsia="en-AU"/>
              </w:rPr>
            </w:pPr>
            <w:ins w:id="167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36" w:author="KIM, Jason" w:date="2019-04-02T13:39:00Z"/>
                <w:rFonts w:ascii="Calibri" w:eastAsia="Times New Roman" w:hAnsi="Calibri" w:cs="Calibri"/>
                <w:color w:val="000000"/>
                <w:lang w:eastAsia="en-AU"/>
              </w:rPr>
            </w:pPr>
            <w:ins w:id="16737" w:author="KIM, Jason" w:date="2019-04-02T13:39:00Z">
              <w:r w:rsidRPr="0056388D">
                <w:rPr>
                  <w:rFonts w:ascii="Calibri" w:eastAsia="Times New Roman" w:hAnsi="Calibri" w:cs="Calibri"/>
                  <w:color w:val="000000"/>
                  <w:lang w:eastAsia="en-AU"/>
                </w:rPr>
                <w:t>Chainage 1614</w:t>
              </w:r>
            </w:ins>
          </w:p>
        </w:tc>
        <w:tc>
          <w:tcPr>
            <w:tcW w:w="764" w:type="pct"/>
            <w:noWrap/>
            <w:hideMark/>
          </w:tcPr>
          <w:p w:rsidR="00110C18" w:rsidRPr="0056388D" w:rsidRDefault="00110C18" w:rsidP="00063728">
            <w:pPr>
              <w:jc w:val="right"/>
              <w:rPr>
                <w:ins w:id="16738" w:author="KIM, Jason" w:date="2019-04-02T13:39:00Z"/>
                <w:rFonts w:ascii="Calibri" w:eastAsia="Times New Roman" w:hAnsi="Calibri" w:cs="Calibri"/>
                <w:color w:val="000000"/>
                <w:lang w:eastAsia="en-AU"/>
              </w:rPr>
            </w:pPr>
            <w:ins w:id="16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40" w:author="KIM, Jason" w:date="2019-04-02T13:39:00Z"/>
        </w:trPr>
        <w:tc>
          <w:tcPr>
            <w:tcW w:w="708" w:type="pct"/>
            <w:vMerge/>
            <w:hideMark/>
          </w:tcPr>
          <w:p w:rsidR="00110C18" w:rsidRPr="0056388D" w:rsidRDefault="00110C18" w:rsidP="00063728">
            <w:pPr>
              <w:rPr>
                <w:ins w:id="167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42" w:author="KIM, Jason" w:date="2019-04-02T13:39:00Z"/>
                <w:rFonts w:ascii="Calibri" w:eastAsia="Times New Roman" w:hAnsi="Calibri" w:cs="Calibri"/>
                <w:color w:val="000000"/>
                <w:lang w:eastAsia="en-AU"/>
              </w:rPr>
            </w:pPr>
            <w:ins w:id="16743"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44" w:author="KIM, Jason" w:date="2019-04-02T13:39:00Z"/>
                <w:rFonts w:ascii="Calibri" w:eastAsia="Times New Roman" w:hAnsi="Calibri" w:cs="Calibri"/>
                <w:color w:val="000000"/>
                <w:lang w:eastAsia="en-AU"/>
              </w:rPr>
            </w:pPr>
            <w:ins w:id="1674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46" w:author="KIM, Jason" w:date="2019-04-02T13:39:00Z"/>
                <w:rFonts w:ascii="Calibri" w:eastAsia="Times New Roman" w:hAnsi="Calibri" w:cs="Calibri"/>
                <w:color w:val="000000"/>
                <w:lang w:eastAsia="en-AU"/>
              </w:rPr>
            </w:pPr>
            <w:ins w:id="16747" w:author="KIM, Jason" w:date="2019-04-02T13:39:00Z">
              <w:r w:rsidRPr="0056388D">
                <w:rPr>
                  <w:rFonts w:ascii="Calibri" w:eastAsia="Times New Roman" w:hAnsi="Calibri" w:cs="Calibri"/>
                  <w:color w:val="000000"/>
                  <w:lang w:eastAsia="en-AU"/>
                </w:rPr>
                <w:t>LLN1039</w:t>
              </w:r>
            </w:ins>
          </w:p>
        </w:tc>
        <w:tc>
          <w:tcPr>
            <w:tcW w:w="933" w:type="pct"/>
            <w:noWrap/>
            <w:hideMark/>
          </w:tcPr>
          <w:p w:rsidR="00110C18" w:rsidRPr="0056388D" w:rsidRDefault="00110C18" w:rsidP="00063728">
            <w:pPr>
              <w:rPr>
                <w:ins w:id="16748" w:author="KIM, Jason" w:date="2019-04-02T13:39:00Z"/>
                <w:rFonts w:ascii="Calibri" w:eastAsia="Times New Roman" w:hAnsi="Calibri" w:cs="Calibri"/>
                <w:color w:val="000000"/>
                <w:lang w:eastAsia="en-AU"/>
              </w:rPr>
            </w:pPr>
            <w:ins w:id="167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50" w:author="KIM, Jason" w:date="2019-04-02T13:39:00Z"/>
                <w:rFonts w:ascii="Calibri" w:eastAsia="Times New Roman" w:hAnsi="Calibri" w:cs="Calibri"/>
                <w:color w:val="000000"/>
                <w:lang w:eastAsia="en-AU"/>
              </w:rPr>
            </w:pPr>
            <w:ins w:id="16751" w:author="KIM, Jason" w:date="2019-04-02T13:39:00Z">
              <w:r w:rsidRPr="0056388D">
                <w:rPr>
                  <w:rFonts w:ascii="Calibri" w:eastAsia="Times New Roman" w:hAnsi="Calibri" w:cs="Calibri"/>
                  <w:color w:val="000000"/>
                  <w:lang w:eastAsia="en-AU"/>
                </w:rPr>
                <w:t>Chainage 1624</w:t>
              </w:r>
            </w:ins>
          </w:p>
        </w:tc>
        <w:tc>
          <w:tcPr>
            <w:tcW w:w="764" w:type="pct"/>
            <w:noWrap/>
            <w:hideMark/>
          </w:tcPr>
          <w:p w:rsidR="00110C18" w:rsidRPr="0056388D" w:rsidRDefault="00110C18" w:rsidP="00063728">
            <w:pPr>
              <w:jc w:val="right"/>
              <w:rPr>
                <w:ins w:id="16752" w:author="KIM, Jason" w:date="2019-04-02T13:39:00Z"/>
                <w:rFonts w:ascii="Calibri" w:eastAsia="Times New Roman" w:hAnsi="Calibri" w:cs="Calibri"/>
                <w:color w:val="000000"/>
                <w:lang w:eastAsia="en-AU"/>
              </w:rPr>
            </w:pPr>
            <w:ins w:id="167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54" w:author="KIM, Jason" w:date="2019-04-02T13:39:00Z"/>
        </w:trPr>
        <w:tc>
          <w:tcPr>
            <w:tcW w:w="708" w:type="pct"/>
            <w:vMerge/>
            <w:hideMark/>
          </w:tcPr>
          <w:p w:rsidR="00110C18" w:rsidRPr="0056388D" w:rsidRDefault="00110C18" w:rsidP="00063728">
            <w:pPr>
              <w:rPr>
                <w:ins w:id="167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56" w:author="KIM, Jason" w:date="2019-04-02T13:39:00Z"/>
                <w:rFonts w:ascii="Calibri" w:eastAsia="Times New Roman" w:hAnsi="Calibri" w:cs="Calibri"/>
                <w:color w:val="000000"/>
                <w:lang w:eastAsia="en-AU"/>
              </w:rPr>
            </w:pPr>
            <w:ins w:id="16757"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58" w:author="KIM, Jason" w:date="2019-04-02T13:39:00Z"/>
                <w:rFonts w:ascii="Calibri" w:eastAsia="Times New Roman" w:hAnsi="Calibri" w:cs="Calibri"/>
                <w:color w:val="000000"/>
                <w:lang w:eastAsia="en-AU"/>
              </w:rPr>
            </w:pPr>
            <w:ins w:id="1675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60" w:author="KIM, Jason" w:date="2019-04-02T13:39:00Z"/>
                <w:rFonts w:ascii="Calibri" w:eastAsia="Times New Roman" w:hAnsi="Calibri" w:cs="Calibri"/>
                <w:color w:val="000000"/>
                <w:lang w:eastAsia="en-AU"/>
              </w:rPr>
            </w:pPr>
            <w:ins w:id="16761" w:author="KIM, Jason" w:date="2019-04-02T13:39:00Z">
              <w:r w:rsidRPr="0056388D">
                <w:rPr>
                  <w:rFonts w:ascii="Calibri" w:eastAsia="Times New Roman" w:hAnsi="Calibri" w:cs="Calibri"/>
                  <w:color w:val="000000"/>
                  <w:lang w:eastAsia="en-AU"/>
                </w:rPr>
                <w:t>LLN1040</w:t>
              </w:r>
            </w:ins>
          </w:p>
        </w:tc>
        <w:tc>
          <w:tcPr>
            <w:tcW w:w="933" w:type="pct"/>
            <w:noWrap/>
            <w:hideMark/>
          </w:tcPr>
          <w:p w:rsidR="00110C18" w:rsidRPr="0056388D" w:rsidRDefault="00110C18" w:rsidP="00063728">
            <w:pPr>
              <w:rPr>
                <w:ins w:id="16762" w:author="KIM, Jason" w:date="2019-04-02T13:39:00Z"/>
                <w:rFonts w:ascii="Calibri" w:eastAsia="Times New Roman" w:hAnsi="Calibri" w:cs="Calibri"/>
                <w:color w:val="000000"/>
                <w:lang w:eastAsia="en-AU"/>
              </w:rPr>
            </w:pPr>
            <w:ins w:id="167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64" w:author="KIM, Jason" w:date="2019-04-02T13:39:00Z"/>
                <w:rFonts w:ascii="Calibri" w:eastAsia="Times New Roman" w:hAnsi="Calibri" w:cs="Calibri"/>
                <w:color w:val="000000"/>
                <w:lang w:eastAsia="en-AU"/>
              </w:rPr>
            </w:pPr>
            <w:ins w:id="16765" w:author="KIM, Jason" w:date="2019-04-02T13:39:00Z">
              <w:r w:rsidRPr="0056388D">
                <w:rPr>
                  <w:rFonts w:ascii="Calibri" w:eastAsia="Times New Roman" w:hAnsi="Calibri" w:cs="Calibri"/>
                  <w:color w:val="000000"/>
                  <w:lang w:eastAsia="en-AU"/>
                </w:rPr>
                <w:t>Chainage 1634</w:t>
              </w:r>
            </w:ins>
          </w:p>
        </w:tc>
        <w:tc>
          <w:tcPr>
            <w:tcW w:w="764" w:type="pct"/>
            <w:noWrap/>
            <w:hideMark/>
          </w:tcPr>
          <w:p w:rsidR="00110C18" w:rsidRPr="0056388D" w:rsidRDefault="00110C18" w:rsidP="00063728">
            <w:pPr>
              <w:jc w:val="right"/>
              <w:rPr>
                <w:ins w:id="16766" w:author="KIM, Jason" w:date="2019-04-02T13:39:00Z"/>
                <w:rFonts w:ascii="Calibri" w:eastAsia="Times New Roman" w:hAnsi="Calibri" w:cs="Calibri"/>
                <w:color w:val="000000"/>
                <w:lang w:eastAsia="en-AU"/>
              </w:rPr>
            </w:pPr>
            <w:ins w:id="167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68" w:author="KIM, Jason" w:date="2019-04-02T13:39:00Z"/>
        </w:trPr>
        <w:tc>
          <w:tcPr>
            <w:tcW w:w="708" w:type="pct"/>
            <w:vMerge/>
            <w:hideMark/>
          </w:tcPr>
          <w:p w:rsidR="00110C18" w:rsidRPr="0056388D" w:rsidRDefault="00110C18" w:rsidP="00063728">
            <w:pPr>
              <w:rPr>
                <w:ins w:id="167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70" w:author="KIM, Jason" w:date="2019-04-02T13:39:00Z"/>
                <w:rFonts w:ascii="Calibri" w:eastAsia="Times New Roman" w:hAnsi="Calibri" w:cs="Calibri"/>
                <w:color w:val="000000"/>
                <w:lang w:eastAsia="en-AU"/>
              </w:rPr>
            </w:pPr>
            <w:ins w:id="16771"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72" w:author="KIM, Jason" w:date="2019-04-02T13:39:00Z"/>
                <w:rFonts w:ascii="Calibri" w:eastAsia="Times New Roman" w:hAnsi="Calibri" w:cs="Calibri"/>
                <w:color w:val="000000"/>
                <w:lang w:eastAsia="en-AU"/>
              </w:rPr>
            </w:pPr>
            <w:ins w:id="1677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74" w:author="KIM, Jason" w:date="2019-04-02T13:39:00Z"/>
                <w:rFonts w:ascii="Calibri" w:eastAsia="Times New Roman" w:hAnsi="Calibri" w:cs="Calibri"/>
                <w:color w:val="000000"/>
                <w:lang w:eastAsia="en-AU"/>
              </w:rPr>
            </w:pPr>
            <w:ins w:id="16775" w:author="KIM, Jason" w:date="2019-04-02T13:39:00Z">
              <w:r w:rsidRPr="0056388D">
                <w:rPr>
                  <w:rFonts w:ascii="Calibri" w:eastAsia="Times New Roman" w:hAnsi="Calibri" w:cs="Calibri"/>
                  <w:color w:val="000000"/>
                  <w:lang w:eastAsia="en-AU"/>
                </w:rPr>
                <w:t>LLN1041</w:t>
              </w:r>
            </w:ins>
          </w:p>
        </w:tc>
        <w:tc>
          <w:tcPr>
            <w:tcW w:w="933" w:type="pct"/>
            <w:noWrap/>
            <w:hideMark/>
          </w:tcPr>
          <w:p w:rsidR="00110C18" w:rsidRPr="0056388D" w:rsidRDefault="00110C18" w:rsidP="00063728">
            <w:pPr>
              <w:rPr>
                <w:ins w:id="16776" w:author="KIM, Jason" w:date="2019-04-02T13:39:00Z"/>
                <w:rFonts w:ascii="Calibri" w:eastAsia="Times New Roman" w:hAnsi="Calibri" w:cs="Calibri"/>
                <w:color w:val="000000"/>
                <w:lang w:eastAsia="en-AU"/>
              </w:rPr>
            </w:pPr>
            <w:ins w:id="167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78" w:author="KIM, Jason" w:date="2019-04-02T13:39:00Z"/>
                <w:rFonts w:ascii="Calibri" w:eastAsia="Times New Roman" w:hAnsi="Calibri" w:cs="Calibri"/>
                <w:color w:val="000000"/>
                <w:lang w:eastAsia="en-AU"/>
              </w:rPr>
            </w:pPr>
            <w:ins w:id="16779" w:author="KIM, Jason" w:date="2019-04-02T13:39:00Z">
              <w:r w:rsidRPr="0056388D">
                <w:rPr>
                  <w:rFonts w:ascii="Calibri" w:eastAsia="Times New Roman" w:hAnsi="Calibri" w:cs="Calibri"/>
                  <w:color w:val="000000"/>
                  <w:lang w:eastAsia="en-AU"/>
                </w:rPr>
                <w:t>Chainage 1643</w:t>
              </w:r>
            </w:ins>
          </w:p>
        </w:tc>
        <w:tc>
          <w:tcPr>
            <w:tcW w:w="764" w:type="pct"/>
            <w:noWrap/>
            <w:hideMark/>
          </w:tcPr>
          <w:p w:rsidR="00110C18" w:rsidRPr="0056388D" w:rsidRDefault="00110C18" w:rsidP="00063728">
            <w:pPr>
              <w:jc w:val="right"/>
              <w:rPr>
                <w:ins w:id="16780" w:author="KIM, Jason" w:date="2019-04-02T13:39:00Z"/>
                <w:rFonts w:ascii="Calibri" w:eastAsia="Times New Roman" w:hAnsi="Calibri" w:cs="Calibri"/>
                <w:color w:val="000000"/>
                <w:lang w:eastAsia="en-AU"/>
              </w:rPr>
            </w:pPr>
            <w:ins w:id="16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82" w:author="KIM, Jason" w:date="2019-04-02T13:39:00Z"/>
        </w:trPr>
        <w:tc>
          <w:tcPr>
            <w:tcW w:w="708" w:type="pct"/>
            <w:vMerge/>
            <w:hideMark/>
          </w:tcPr>
          <w:p w:rsidR="00110C18" w:rsidRPr="0056388D" w:rsidRDefault="00110C18" w:rsidP="00063728">
            <w:pPr>
              <w:rPr>
                <w:ins w:id="16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84" w:author="KIM, Jason" w:date="2019-04-02T13:39:00Z"/>
                <w:rFonts w:ascii="Calibri" w:eastAsia="Times New Roman" w:hAnsi="Calibri" w:cs="Calibri"/>
                <w:color w:val="000000"/>
                <w:lang w:eastAsia="en-AU"/>
              </w:rPr>
            </w:pPr>
            <w:ins w:id="16785"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86" w:author="KIM, Jason" w:date="2019-04-02T13:39:00Z"/>
                <w:rFonts w:ascii="Calibri" w:eastAsia="Times New Roman" w:hAnsi="Calibri" w:cs="Calibri"/>
                <w:color w:val="000000"/>
                <w:lang w:eastAsia="en-AU"/>
              </w:rPr>
            </w:pPr>
            <w:ins w:id="1678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88" w:author="KIM, Jason" w:date="2019-04-02T13:39:00Z"/>
                <w:rFonts w:ascii="Calibri" w:eastAsia="Times New Roman" w:hAnsi="Calibri" w:cs="Calibri"/>
                <w:color w:val="000000"/>
                <w:lang w:eastAsia="en-AU"/>
              </w:rPr>
            </w:pPr>
            <w:ins w:id="16789" w:author="KIM, Jason" w:date="2019-04-02T13:39:00Z">
              <w:r w:rsidRPr="0056388D">
                <w:rPr>
                  <w:rFonts w:ascii="Calibri" w:eastAsia="Times New Roman" w:hAnsi="Calibri" w:cs="Calibri"/>
                  <w:color w:val="000000"/>
                  <w:lang w:eastAsia="en-AU"/>
                </w:rPr>
                <w:t>LLN1042</w:t>
              </w:r>
            </w:ins>
          </w:p>
        </w:tc>
        <w:tc>
          <w:tcPr>
            <w:tcW w:w="933" w:type="pct"/>
            <w:noWrap/>
            <w:hideMark/>
          </w:tcPr>
          <w:p w:rsidR="00110C18" w:rsidRPr="0056388D" w:rsidRDefault="00110C18" w:rsidP="00063728">
            <w:pPr>
              <w:rPr>
                <w:ins w:id="16790" w:author="KIM, Jason" w:date="2019-04-02T13:39:00Z"/>
                <w:rFonts w:ascii="Calibri" w:eastAsia="Times New Roman" w:hAnsi="Calibri" w:cs="Calibri"/>
                <w:color w:val="000000"/>
                <w:lang w:eastAsia="en-AU"/>
              </w:rPr>
            </w:pPr>
            <w:ins w:id="167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92" w:author="KIM, Jason" w:date="2019-04-02T13:39:00Z"/>
                <w:rFonts w:ascii="Calibri" w:eastAsia="Times New Roman" w:hAnsi="Calibri" w:cs="Calibri"/>
                <w:color w:val="000000"/>
                <w:lang w:eastAsia="en-AU"/>
              </w:rPr>
            </w:pPr>
            <w:ins w:id="16793" w:author="KIM, Jason" w:date="2019-04-02T13:39:00Z">
              <w:r w:rsidRPr="0056388D">
                <w:rPr>
                  <w:rFonts w:ascii="Calibri" w:eastAsia="Times New Roman" w:hAnsi="Calibri" w:cs="Calibri"/>
                  <w:color w:val="000000"/>
                  <w:lang w:eastAsia="en-AU"/>
                </w:rPr>
                <w:t>Chainage 1653</w:t>
              </w:r>
            </w:ins>
          </w:p>
        </w:tc>
        <w:tc>
          <w:tcPr>
            <w:tcW w:w="764" w:type="pct"/>
            <w:noWrap/>
            <w:hideMark/>
          </w:tcPr>
          <w:p w:rsidR="00110C18" w:rsidRPr="0056388D" w:rsidRDefault="00110C18" w:rsidP="00063728">
            <w:pPr>
              <w:jc w:val="right"/>
              <w:rPr>
                <w:ins w:id="16794" w:author="KIM, Jason" w:date="2019-04-02T13:39:00Z"/>
                <w:rFonts w:ascii="Calibri" w:eastAsia="Times New Roman" w:hAnsi="Calibri" w:cs="Calibri"/>
                <w:color w:val="000000"/>
                <w:lang w:eastAsia="en-AU"/>
              </w:rPr>
            </w:pPr>
            <w:ins w:id="16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96" w:author="KIM, Jason" w:date="2019-04-02T13:39:00Z"/>
        </w:trPr>
        <w:tc>
          <w:tcPr>
            <w:tcW w:w="708" w:type="pct"/>
            <w:vMerge/>
            <w:hideMark/>
          </w:tcPr>
          <w:p w:rsidR="00110C18" w:rsidRPr="0056388D" w:rsidRDefault="00110C18" w:rsidP="00063728">
            <w:pPr>
              <w:rPr>
                <w:ins w:id="167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98" w:author="KIM, Jason" w:date="2019-04-02T13:39:00Z"/>
                <w:rFonts w:ascii="Calibri" w:eastAsia="Times New Roman" w:hAnsi="Calibri" w:cs="Calibri"/>
                <w:color w:val="000000"/>
                <w:lang w:eastAsia="en-AU"/>
              </w:rPr>
            </w:pPr>
            <w:ins w:id="16799"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800" w:author="KIM, Jason" w:date="2019-04-02T13:39:00Z"/>
                <w:rFonts w:ascii="Calibri" w:eastAsia="Times New Roman" w:hAnsi="Calibri" w:cs="Calibri"/>
                <w:color w:val="000000"/>
                <w:lang w:eastAsia="en-AU"/>
              </w:rPr>
            </w:pPr>
            <w:ins w:id="1680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02" w:author="KIM, Jason" w:date="2019-04-02T13:39:00Z"/>
                <w:rFonts w:ascii="Calibri" w:eastAsia="Times New Roman" w:hAnsi="Calibri" w:cs="Calibri"/>
                <w:color w:val="000000"/>
                <w:lang w:eastAsia="en-AU"/>
              </w:rPr>
            </w:pPr>
            <w:ins w:id="16803" w:author="KIM, Jason" w:date="2019-04-02T13:39:00Z">
              <w:r w:rsidRPr="0056388D">
                <w:rPr>
                  <w:rFonts w:ascii="Calibri" w:eastAsia="Times New Roman" w:hAnsi="Calibri" w:cs="Calibri"/>
                  <w:color w:val="000000"/>
                  <w:lang w:eastAsia="en-AU"/>
                </w:rPr>
                <w:t>LLN1043</w:t>
              </w:r>
            </w:ins>
          </w:p>
        </w:tc>
        <w:tc>
          <w:tcPr>
            <w:tcW w:w="933" w:type="pct"/>
            <w:noWrap/>
            <w:hideMark/>
          </w:tcPr>
          <w:p w:rsidR="00110C18" w:rsidRPr="0056388D" w:rsidRDefault="00110C18" w:rsidP="00063728">
            <w:pPr>
              <w:rPr>
                <w:ins w:id="16804" w:author="KIM, Jason" w:date="2019-04-02T13:39:00Z"/>
                <w:rFonts w:ascii="Calibri" w:eastAsia="Times New Roman" w:hAnsi="Calibri" w:cs="Calibri"/>
                <w:color w:val="000000"/>
                <w:lang w:eastAsia="en-AU"/>
              </w:rPr>
            </w:pPr>
            <w:ins w:id="168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06" w:author="KIM, Jason" w:date="2019-04-02T13:39:00Z"/>
                <w:rFonts w:ascii="Calibri" w:eastAsia="Times New Roman" w:hAnsi="Calibri" w:cs="Calibri"/>
                <w:color w:val="000000"/>
                <w:lang w:eastAsia="en-AU"/>
              </w:rPr>
            </w:pPr>
            <w:ins w:id="16807" w:author="KIM, Jason" w:date="2019-04-02T13:39:00Z">
              <w:r w:rsidRPr="0056388D">
                <w:rPr>
                  <w:rFonts w:ascii="Calibri" w:eastAsia="Times New Roman" w:hAnsi="Calibri" w:cs="Calibri"/>
                  <w:color w:val="000000"/>
                  <w:lang w:eastAsia="en-AU"/>
                </w:rPr>
                <w:t>Chainage 1662</w:t>
              </w:r>
            </w:ins>
          </w:p>
        </w:tc>
        <w:tc>
          <w:tcPr>
            <w:tcW w:w="764" w:type="pct"/>
            <w:noWrap/>
            <w:hideMark/>
          </w:tcPr>
          <w:p w:rsidR="00110C18" w:rsidRPr="0056388D" w:rsidRDefault="00110C18" w:rsidP="00063728">
            <w:pPr>
              <w:jc w:val="right"/>
              <w:rPr>
                <w:ins w:id="16808" w:author="KIM, Jason" w:date="2019-04-02T13:39:00Z"/>
                <w:rFonts w:ascii="Calibri" w:eastAsia="Times New Roman" w:hAnsi="Calibri" w:cs="Calibri"/>
                <w:color w:val="000000"/>
                <w:lang w:eastAsia="en-AU"/>
              </w:rPr>
            </w:pPr>
            <w:ins w:id="16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10" w:author="KIM, Jason" w:date="2019-04-02T13:39:00Z"/>
        </w:trPr>
        <w:tc>
          <w:tcPr>
            <w:tcW w:w="708" w:type="pct"/>
            <w:vMerge w:val="restart"/>
            <w:noWrap/>
            <w:hideMark/>
          </w:tcPr>
          <w:p w:rsidR="00110C18" w:rsidRPr="0056388D" w:rsidRDefault="00110C18" w:rsidP="00063728">
            <w:pPr>
              <w:rPr>
                <w:ins w:id="16811" w:author="KIM, Jason" w:date="2019-04-02T13:39:00Z"/>
                <w:rFonts w:ascii="Calibri" w:eastAsia="Times New Roman" w:hAnsi="Calibri" w:cs="Calibri"/>
                <w:color w:val="000000"/>
                <w:lang w:eastAsia="en-AU"/>
              </w:rPr>
            </w:pPr>
            <w:ins w:id="16812" w:author="KIM, Jason" w:date="2019-04-02T13:39:00Z">
              <w:r w:rsidRPr="0056388D">
                <w:rPr>
                  <w:rFonts w:ascii="Calibri" w:eastAsia="Times New Roman" w:hAnsi="Calibri" w:cs="Calibri"/>
                  <w:color w:val="000000"/>
                  <w:lang w:eastAsia="en-AU"/>
                </w:rPr>
                <w:t>LLE06K61</w:t>
              </w:r>
            </w:ins>
          </w:p>
        </w:tc>
        <w:tc>
          <w:tcPr>
            <w:tcW w:w="605" w:type="pct"/>
            <w:noWrap/>
            <w:hideMark/>
          </w:tcPr>
          <w:p w:rsidR="00110C18" w:rsidRPr="0056388D" w:rsidRDefault="00110C18" w:rsidP="00063728">
            <w:pPr>
              <w:rPr>
                <w:ins w:id="16813" w:author="KIM, Jason" w:date="2019-04-02T13:39:00Z"/>
                <w:rFonts w:ascii="Calibri" w:eastAsia="Times New Roman" w:hAnsi="Calibri" w:cs="Calibri"/>
                <w:color w:val="000000"/>
                <w:lang w:eastAsia="en-AU"/>
              </w:rPr>
            </w:pPr>
            <w:ins w:id="16814"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15" w:author="KIM, Jason" w:date="2019-04-02T13:39:00Z"/>
                <w:rFonts w:ascii="Calibri" w:eastAsia="Times New Roman" w:hAnsi="Calibri" w:cs="Calibri"/>
                <w:color w:val="000000"/>
                <w:lang w:eastAsia="en-AU"/>
              </w:rPr>
            </w:pPr>
            <w:ins w:id="1681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17" w:author="KIM, Jason" w:date="2019-04-02T13:39:00Z"/>
                <w:rFonts w:ascii="Calibri" w:eastAsia="Times New Roman" w:hAnsi="Calibri" w:cs="Calibri"/>
                <w:color w:val="000000"/>
                <w:lang w:eastAsia="en-AU"/>
              </w:rPr>
            </w:pPr>
            <w:ins w:id="16818" w:author="KIM, Jason" w:date="2019-04-02T13:39:00Z">
              <w:r w:rsidRPr="0056388D">
                <w:rPr>
                  <w:rFonts w:ascii="Calibri" w:eastAsia="Times New Roman" w:hAnsi="Calibri" w:cs="Calibri"/>
                  <w:color w:val="000000"/>
                  <w:lang w:eastAsia="en-AU"/>
                </w:rPr>
                <w:t>LLN1022</w:t>
              </w:r>
            </w:ins>
          </w:p>
        </w:tc>
        <w:tc>
          <w:tcPr>
            <w:tcW w:w="933" w:type="pct"/>
            <w:noWrap/>
            <w:hideMark/>
          </w:tcPr>
          <w:p w:rsidR="00110C18" w:rsidRPr="0056388D" w:rsidRDefault="00110C18" w:rsidP="00063728">
            <w:pPr>
              <w:rPr>
                <w:ins w:id="16819" w:author="KIM, Jason" w:date="2019-04-02T13:39:00Z"/>
                <w:rFonts w:ascii="Calibri" w:eastAsia="Times New Roman" w:hAnsi="Calibri" w:cs="Calibri"/>
                <w:color w:val="000000"/>
                <w:lang w:eastAsia="en-AU"/>
              </w:rPr>
            </w:pPr>
            <w:ins w:id="168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21" w:author="KIM, Jason" w:date="2019-04-02T13:39:00Z"/>
                <w:rFonts w:ascii="Calibri" w:eastAsia="Times New Roman" w:hAnsi="Calibri" w:cs="Calibri"/>
                <w:color w:val="000000"/>
                <w:lang w:eastAsia="en-AU"/>
              </w:rPr>
            </w:pPr>
            <w:ins w:id="16822" w:author="KIM, Jason" w:date="2019-04-02T13:39:00Z">
              <w:r w:rsidRPr="0056388D">
                <w:rPr>
                  <w:rFonts w:ascii="Calibri" w:eastAsia="Times New Roman" w:hAnsi="Calibri" w:cs="Calibri"/>
                  <w:color w:val="000000"/>
                  <w:lang w:eastAsia="en-AU"/>
                </w:rPr>
                <w:t>Chainage 1449</w:t>
              </w:r>
            </w:ins>
          </w:p>
        </w:tc>
        <w:tc>
          <w:tcPr>
            <w:tcW w:w="764" w:type="pct"/>
            <w:noWrap/>
            <w:hideMark/>
          </w:tcPr>
          <w:p w:rsidR="00110C18" w:rsidRPr="0056388D" w:rsidRDefault="00110C18" w:rsidP="00063728">
            <w:pPr>
              <w:jc w:val="right"/>
              <w:rPr>
                <w:ins w:id="16823" w:author="KIM, Jason" w:date="2019-04-02T13:39:00Z"/>
                <w:rFonts w:ascii="Calibri" w:eastAsia="Times New Roman" w:hAnsi="Calibri" w:cs="Calibri"/>
                <w:color w:val="000000"/>
                <w:lang w:eastAsia="en-AU"/>
              </w:rPr>
            </w:pPr>
            <w:ins w:id="16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25" w:author="KIM, Jason" w:date="2019-04-02T13:39:00Z"/>
        </w:trPr>
        <w:tc>
          <w:tcPr>
            <w:tcW w:w="708" w:type="pct"/>
            <w:vMerge/>
            <w:hideMark/>
          </w:tcPr>
          <w:p w:rsidR="00110C18" w:rsidRPr="0056388D" w:rsidRDefault="00110C18" w:rsidP="00063728">
            <w:pPr>
              <w:rPr>
                <w:ins w:id="16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27" w:author="KIM, Jason" w:date="2019-04-02T13:39:00Z"/>
                <w:rFonts w:ascii="Calibri" w:eastAsia="Times New Roman" w:hAnsi="Calibri" w:cs="Calibri"/>
                <w:color w:val="000000"/>
                <w:lang w:eastAsia="en-AU"/>
              </w:rPr>
            </w:pPr>
            <w:ins w:id="16828"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29" w:author="KIM, Jason" w:date="2019-04-02T13:39:00Z"/>
                <w:rFonts w:ascii="Calibri" w:eastAsia="Times New Roman" w:hAnsi="Calibri" w:cs="Calibri"/>
                <w:color w:val="000000"/>
                <w:lang w:eastAsia="en-AU"/>
              </w:rPr>
            </w:pPr>
            <w:ins w:id="1683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31" w:author="KIM, Jason" w:date="2019-04-02T13:39:00Z"/>
                <w:rFonts w:ascii="Calibri" w:eastAsia="Times New Roman" w:hAnsi="Calibri" w:cs="Calibri"/>
                <w:color w:val="000000"/>
                <w:lang w:eastAsia="en-AU"/>
              </w:rPr>
            </w:pPr>
            <w:ins w:id="16832" w:author="KIM, Jason" w:date="2019-04-02T13:39:00Z">
              <w:r w:rsidRPr="0056388D">
                <w:rPr>
                  <w:rFonts w:ascii="Calibri" w:eastAsia="Times New Roman" w:hAnsi="Calibri" w:cs="Calibri"/>
                  <w:color w:val="000000"/>
                  <w:lang w:eastAsia="en-AU"/>
                </w:rPr>
                <w:t>LLN1023</w:t>
              </w:r>
            </w:ins>
          </w:p>
        </w:tc>
        <w:tc>
          <w:tcPr>
            <w:tcW w:w="933" w:type="pct"/>
            <w:noWrap/>
            <w:hideMark/>
          </w:tcPr>
          <w:p w:rsidR="00110C18" w:rsidRPr="0056388D" w:rsidRDefault="00110C18" w:rsidP="00063728">
            <w:pPr>
              <w:rPr>
                <w:ins w:id="16833" w:author="KIM, Jason" w:date="2019-04-02T13:39:00Z"/>
                <w:rFonts w:ascii="Calibri" w:eastAsia="Times New Roman" w:hAnsi="Calibri" w:cs="Calibri"/>
                <w:color w:val="000000"/>
                <w:lang w:eastAsia="en-AU"/>
              </w:rPr>
            </w:pPr>
            <w:ins w:id="168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35" w:author="KIM, Jason" w:date="2019-04-02T13:39:00Z"/>
                <w:rFonts w:ascii="Calibri" w:eastAsia="Times New Roman" w:hAnsi="Calibri" w:cs="Calibri"/>
                <w:color w:val="000000"/>
                <w:lang w:eastAsia="en-AU"/>
              </w:rPr>
            </w:pPr>
            <w:ins w:id="16836" w:author="KIM, Jason" w:date="2019-04-02T13:39:00Z">
              <w:r w:rsidRPr="0056388D">
                <w:rPr>
                  <w:rFonts w:ascii="Calibri" w:eastAsia="Times New Roman" w:hAnsi="Calibri" w:cs="Calibri"/>
                  <w:color w:val="000000"/>
                  <w:lang w:eastAsia="en-AU"/>
                </w:rPr>
                <w:t>Chainage 1459</w:t>
              </w:r>
            </w:ins>
          </w:p>
        </w:tc>
        <w:tc>
          <w:tcPr>
            <w:tcW w:w="764" w:type="pct"/>
            <w:noWrap/>
            <w:hideMark/>
          </w:tcPr>
          <w:p w:rsidR="00110C18" w:rsidRPr="0056388D" w:rsidRDefault="00110C18" w:rsidP="00063728">
            <w:pPr>
              <w:jc w:val="right"/>
              <w:rPr>
                <w:ins w:id="16837" w:author="KIM, Jason" w:date="2019-04-02T13:39:00Z"/>
                <w:rFonts w:ascii="Calibri" w:eastAsia="Times New Roman" w:hAnsi="Calibri" w:cs="Calibri"/>
                <w:color w:val="000000"/>
                <w:lang w:eastAsia="en-AU"/>
              </w:rPr>
            </w:pPr>
            <w:ins w:id="16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39" w:author="KIM, Jason" w:date="2019-04-02T13:39:00Z"/>
        </w:trPr>
        <w:tc>
          <w:tcPr>
            <w:tcW w:w="708" w:type="pct"/>
            <w:vMerge/>
            <w:hideMark/>
          </w:tcPr>
          <w:p w:rsidR="00110C18" w:rsidRPr="0056388D" w:rsidRDefault="00110C18" w:rsidP="00063728">
            <w:pPr>
              <w:rPr>
                <w:ins w:id="16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41" w:author="KIM, Jason" w:date="2019-04-02T13:39:00Z"/>
                <w:rFonts w:ascii="Calibri" w:eastAsia="Times New Roman" w:hAnsi="Calibri" w:cs="Calibri"/>
                <w:color w:val="000000"/>
                <w:lang w:eastAsia="en-AU"/>
              </w:rPr>
            </w:pPr>
            <w:ins w:id="16842"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43" w:author="KIM, Jason" w:date="2019-04-02T13:39:00Z"/>
                <w:rFonts w:ascii="Calibri" w:eastAsia="Times New Roman" w:hAnsi="Calibri" w:cs="Calibri"/>
                <w:color w:val="000000"/>
                <w:lang w:eastAsia="en-AU"/>
              </w:rPr>
            </w:pPr>
            <w:ins w:id="1684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45" w:author="KIM, Jason" w:date="2019-04-02T13:39:00Z"/>
                <w:rFonts w:ascii="Calibri" w:eastAsia="Times New Roman" w:hAnsi="Calibri" w:cs="Calibri"/>
                <w:color w:val="000000"/>
                <w:lang w:eastAsia="en-AU"/>
              </w:rPr>
            </w:pPr>
            <w:ins w:id="16846" w:author="KIM, Jason" w:date="2019-04-02T13:39:00Z">
              <w:r w:rsidRPr="0056388D">
                <w:rPr>
                  <w:rFonts w:ascii="Calibri" w:eastAsia="Times New Roman" w:hAnsi="Calibri" w:cs="Calibri"/>
                  <w:color w:val="000000"/>
                  <w:lang w:eastAsia="en-AU"/>
                </w:rPr>
                <w:t>LLN1024</w:t>
              </w:r>
            </w:ins>
          </w:p>
        </w:tc>
        <w:tc>
          <w:tcPr>
            <w:tcW w:w="933" w:type="pct"/>
            <w:noWrap/>
            <w:hideMark/>
          </w:tcPr>
          <w:p w:rsidR="00110C18" w:rsidRPr="0056388D" w:rsidRDefault="00110C18" w:rsidP="00063728">
            <w:pPr>
              <w:rPr>
                <w:ins w:id="16847" w:author="KIM, Jason" w:date="2019-04-02T13:39:00Z"/>
                <w:rFonts w:ascii="Calibri" w:eastAsia="Times New Roman" w:hAnsi="Calibri" w:cs="Calibri"/>
                <w:color w:val="000000"/>
                <w:lang w:eastAsia="en-AU"/>
              </w:rPr>
            </w:pPr>
            <w:ins w:id="168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49" w:author="KIM, Jason" w:date="2019-04-02T13:39:00Z"/>
                <w:rFonts w:ascii="Calibri" w:eastAsia="Times New Roman" w:hAnsi="Calibri" w:cs="Calibri"/>
                <w:color w:val="000000"/>
                <w:lang w:eastAsia="en-AU"/>
              </w:rPr>
            </w:pPr>
            <w:ins w:id="16850" w:author="KIM, Jason" w:date="2019-04-02T13:39:00Z">
              <w:r w:rsidRPr="0056388D">
                <w:rPr>
                  <w:rFonts w:ascii="Calibri" w:eastAsia="Times New Roman" w:hAnsi="Calibri" w:cs="Calibri"/>
                  <w:color w:val="000000"/>
                  <w:lang w:eastAsia="en-AU"/>
                </w:rPr>
                <w:t>Chainage 1469</w:t>
              </w:r>
            </w:ins>
          </w:p>
        </w:tc>
        <w:tc>
          <w:tcPr>
            <w:tcW w:w="764" w:type="pct"/>
            <w:noWrap/>
            <w:hideMark/>
          </w:tcPr>
          <w:p w:rsidR="00110C18" w:rsidRPr="0056388D" w:rsidRDefault="00110C18" w:rsidP="00063728">
            <w:pPr>
              <w:jc w:val="right"/>
              <w:rPr>
                <w:ins w:id="16851" w:author="KIM, Jason" w:date="2019-04-02T13:39:00Z"/>
                <w:rFonts w:ascii="Calibri" w:eastAsia="Times New Roman" w:hAnsi="Calibri" w:cs="Calibri"/>
                <w:color w:val="000000"/>
                <w:lang w:eastAsia="en-AU"/>
              </w:rPr>
            </w:pPr>
            <w:ins w:id="16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53" w:author="KIM, Jason" w:date="2019-04-02T13:39:00Z"/>
        </w:trPr>
        <w:tc>
          <w:tcPr>
            <w:tcW w:w="708" w:type="pct"/>
            <w:vMerge/>
            <w:hideMark/>
          </w:tcPr>
          <w:p w:rsidR="00110C18" w:rsidRPr="0056388D" w:rsidRDefault="00110C18" w:rsidP="00063728">
            <w:pPr>
              <w:rPr>
                <w:ins w:id="16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55" w:author="KIM, Jason" w:date="2019-04-02T13:39:00Z"/>
                <w:rFonts w:ascii="Calibri" w:eastAsia="Times New Roman" w:hAnsi="Calibri" w:cs="Calibri"/>
                <w:color w:val="000000"/>
                <w:lang w:eastAsia="en-AU"/>
              </w:rPr>
            </w:pPr>
            <w:ins w:id="16856"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57" w:author="KIM, Jason" w:date="2019-04-02T13:39:00Z"/>
                <w:rFonts w:ascii="Calibri" w:eastAsia="Times New Roman" w:hAnsi="Calibri" w:cs="Calibri"/>
                <w:color w:val="000000"/>
                <w:lang w:eastAsia="en-AU"/>
              </w:rPr>
            </w:pPr>
            <w:ins w:id="1685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59" w:author="KIM, Jason" w:date="2019-04-02T13:39:00Z"/>
                <w:rFonts w:ascii="Calibri" w:eastAsia="Times New Roman" w:hAnsi="Calibri" w:cs="Calibri"/>
                <w:color w:val="000000"/>
                <w:lang w:eastAsia="en-AU"/>
              </w:rPr>
            </w:pPr>
            <w:ins w:id="16860" w:author="KIM, Jason" w:date="2019-04-02T13:39:00Z">
              <w:r w:rsidRPr="0056388D">
                <w:rPr>
                  <w:rFonts w:ascii="Calibri" w:eastAsia="Times New Roman" w:hAnsi="Calibri" w:cs="Calibri"/>
                  <w:color w:val="000000"/>
                  <w:lang w:eastAsia="en-AU"/>
                </w:rPr>
                <w:t>LLN1025</w:t>
              </w:r>
            </w:ins>
          </w:p>
        </w:tc>
        <w:tc>
          <w:tcPr>
            <w:tcW w:w="933" w:type="pct"/>
            <w:noWrap/>
            <w:hideMark/>
          </w:tcPr>
          <w:p w:rsidR="00110C18" w:rsidRPr="0056388D" w:rsidRDefault="00110C18" w:rsidP="00063728">
            <w:pPr>
              <w:rPr>
                <w:ins w:id="16861" w:author="KIM, Jason" w:date="2019-04-02T13:39:00Z"/>
                <w:rFonts w:ascii="Calibri" w:eastAsia="Times New Roman" w:hAnsi="Calibri" w:cs="Calibri"/>
                <w:color w:val="000000"/>
                <w:lang w:eastAsia="en-AU"/>
              </w:rPr>
            </w:pPr>
            <w:ins w:id="168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63" w:author="KIM, Jason" w:date="2019-04-02T13:39:00Z"/>
                <w:rFonts w:ascii="Calibri" w:eastAsia="Times New Roman" w:hAnsi="Calibri" w:cs="Calibri"/>
                <w:color w:val="000000"/>
                <w:lang w:eastAsia="en-AU"/>
              </w:rPr>
            </w:pPr>
            <w:ins w:id="16864" w:author="KIM, Jason" w:date="2019-04-02T13:39:00Z">
              <w:r w:rsidRPr="0056388D">
                <w:rPr>
                  <w:rFonts w:ascii="Calibri" w:eastAsia="Times New Roman" w:hAnsi="Calibri" w:cs="Calibri"/>
                  <w:color w:val="000000"/>
                  <w:lang w:eastAsia="en-AU"/>
                </w:rPr>
                <w:t>Chainage 1479</w:t>
              </w:r>
            </w:ins>
          </w:p>
        </w:tc>
        <w:tc>
          <w:tcPr>
            <w:tcW w:w="764" w:type="pct"/>
            <w:noWrap/>
            <w:hideMark/>
          </w:tcPr>
          <w:p w:rsidR="00110C18" w:rsidRPr="0056388D" w:rsidRDefault="00110C18" w:rsidP="00063728">
            <w:pPr>
              <w:jc w:val="right"/>
              <w:rPr>
                <w:ins w:id="16865" w:author="KIM, Jason" w:date="2019-04-02T13:39:00Z"/>
                <w:rFonts w:ascii="Calibri" w:eastAsia="Times New Roman" w:hAnsi="Calibri" w:cs="Calibri"/>
                <w:color w:val="000000"/>
                <w:lang w:eastAsia="en-AU"/>
              </w:rPr>
            </w:pPr>
            <w:ins w:id="16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67" w:author="KIM, Jason" w:date="2019-04-02T13:39:00Z"/>
        </w:trPr>
        <w:tc>
          <w:tcPr>
            <w:tcW w:w="708" w:type="pct"/>
            <w:vMerge/>
            <w:hideMark/>
          </w:tcPr>
          <w:p w:rsidR="00110C18" w:rsidRPr="0056388D" w:rsidRDefault="00110C18" w:rsidP="00063728">
            <w:pPr>
              <w:rPr>
                <w:ins w:id="16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69" w:author="KIM, Jason" w:date="2019-04-02T13:39:00Z"/>
                <w:rFonts w:ascii="Calibri" w:eastAsia="Times New Roman" w:hAnsi="Calibri" w:cs="Calibri"/>
                <w:color w:val="000000"/>
                <w:lang w:eastAsia="en-AU"/>
              </w:rPr>
            </w:pPr>
            <w:ins w:id="16870"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71" w:author="KIM, Jason" w:date="2019-04-02T13:39:00Z"/>
                <w:rFonts w:ascii="Calibri" w:eastAsia="Times New Roman" w:hAnsi="Calibri" w:cs="Calibri"/>
                <w:color w:val="000000"/>
                <w:lang w:eastAsia="en-AU"/>
              </w:rPr>
            </w:pPr>
            <w:ins w:id="1687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73" w:author="KIM, Jason" w:date="2019-04-02T13:39:00Z"/>
                <w:rFonts w:ascii="Calibri" w:eastAsia="Times New Roman" w:hAnsi="Calibri" w:cs="Calibri"/>
                <w:color w:val="000000"/>
                <w:lang w:eastAsia="en-AU"/>
              </w:rPr>
            </w:pPr>
            <w:ins w:id="16874" w:author="KIM, Jason" w:date="2019-04-02T13:39:00Z">
              <w:r w:rsidRPr="0056388D">
                <w:rPr>
                  <w:rFonts w:ascii="Calibri" w:eastAsia="Times New Roman" w:hAnsi="Calibri" w:cs="Calibri"/>
                  <w:color w:val="000000"/>
                  <w:lang w:eastAsia="en-AU"/>
                </w:rPr>
                <w:t>LLN1026</w:t>
              </w:r>
            </w:ins>
          </w:p>
        </w:tc>
        <w:tc>
          <w:tcPr>
            <w:tcW w:w="933" w:type="pct"/>
            <w:noWrap/>
            <w:hideMark/>
          </w:tcPr>
          <w:p w:rsidR="00110C18" w:rsidRPr="0056388D" w:rsidRDefault="00110C18" w:rsidP="00063728">
            <w:pPr>
              <w:rPr>
                <w:ins w:id="16875" w:author="KIM, Jason" w:date="2019-04-02T13:39:00Z"/>
                <w:rFonts w:ascii="Calibri" w:eastAsia="Times New Roman" w:hAnsi="Calibri" w:cs="Calibri"/>
                <w:color w:val="000000"/>
                <w:lang w:eastAsia="en-AU"/>
              </w:rPr>
            </w:pPr>
            <w:ins w:id="168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77" w:author="KIM, Jason" w:date="2019-04-02T13:39:00Z"/>
                <w:rFonts w:ascii="Calibri" w:eastAsia="Times New Roman" w:hAnsi="Calibri" w:cs="Calibri"/>
                <w:color w:val="000000"/>
                <w:lang w:eastAsia="en-AU"/>
              </w:rPr>
            </w:pPr>
            <w:ins w:id="16878" w:author="KIM, Jason" w:date="2019-04-02T13:39:00Z">
              <w:r w:rsidRPr="0056388D">
                <w:rPr>
                  <w:rFonts w:ascii="Calibri" w:eastAsia="Times New Roman" w:hAnsi="Calibri" w:cs="Calibri"/>
                  <w:color w:val="000000"/>
                  <w:lang w:eastAsia="en-AU"/>
                </w:rPr>
                <w:t>Chainage 1489</w:t>
              </w:r>
            </w:ins>
          </w:p>
        </w:tc>
        <w:tc>
          <w:tcPr>
            <w:tcW w:w="764" w:type="pct"/>
            <w:noWrap/>
            <w:hideMark/>
          </w:tcPr>
          <w:p w:rsidR="00110C18" w:rsidRPr="0056388D" w:rsidRDefault="00110C18" w:rsidP="00063728">
            <w:pPr>
              <w:jc w:val="right"/>
              <w:rPr>
                <w:ins w:id="16879" w:author="KIM, Jason" w:date="2019-04-02T13:39:00Z"/>
                <w:rFonts w:ascii="Calibri" w:eastAsia="Times New Roman" w:hAnsi="Calibri" w:cs="Calibri"/>
                <w:color w:val="000000"/>
                <w:lang w:eastAsia="en-AU"/>
              </w:rPr>
            </w:pPr>
            <w:ins w:id="16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81" w:author="KIM, Jason" w:date="2019-04-02T13:39:00Z"/>
        </w:trPr>
        <w:tc>
          <w:tcPr>
            <w:tcW w:w="708" w:type="pct"/>
            <w:vMerge/>
            <w:hideMark/>
          </w:tcPr>
          <w:p w:rsidR="00110C18" w:rsidRPr="0056388D" w:rsidRDefault="00110C18" w:rsidP="00063728">
            <w:pPr>
              <w:rPr>
                <w:ins w:id="16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83" w:author="KIM, Jason" w:date="2019-04-02T13:39:00Z"/>
                <w:rFonts w:ascii="Calibri" w:eastAsia="Times New Roman" w:hAnsi="Calibri" w:cs="Calibri"/>
                <w:color w:val="000000"/>
                <w:lang w:eastAsia="en-AU"/>
              </w:rPr>
            </w:pPr>
            <w:ins w:id="16884"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85" w:author="KIM, Jason" w:date="2019-04-02T13:39:00Z"/>
                <w:rFonts w:ascii="Calibri" w:eastAsia="Times New Roman" w:hAnsi="Calibri" w:cs="Calibri"/>
                <w:color w:val="000000"/>
                <w:lang w:eastAsia="en-AU"/>
              </w:rPr>
            </w:pPr>
            <w:ins w:id="1688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87" w:author="KIM, Jason" w:date="2019-04-02T13:39:00Z"/>
                <w:rFonts w:ascii="Calibri" w:eastAsia="Times New Roman" w:hAnsi="Calibri" w:cs="Calibri"/>
                <w:color w:val="000000"/>
                <w:lang w:eastAsia="en-AU"/>
              </w:rPr>
            </w:pPr>
            <w:ins w:id="16888" w:author="KIM, Jason" w:date="2019-04-02T13:39:00Z">
              <w:r w:rsidRPr="0056388D">
                <w:rPr>
                  <w:rFonts w:ascii="Calibri" w:eastAsia="Times New Roman" w:hAnsi="Calibri" w:cs="Calibri"/>
                  <w:color w:val="000000"/>
                  <w:lang w:eastAsia="en-AU"/>
                </w:rPr>
                <w:t>LLN1027</w:t>
              </w:r>
            </w:ins>
          </w:p>
        </w:tc>
        <w:tc>
          <w:tcPr>
            <w:tcW w:w="933" w:type="pct"/>
            <w:noWrap/>
            <w:hideMark/>
          </w:tcPr>
          <w:p w:rsidR="00110C18" w:rsidRPr="0056388D" w:rsidRDefault="00110C18" w:rsidP="00063728">
            <w:pPr>
              <w:rPr>
                <w:ins w:id="16889" w:author="KIM, Jason" w:date="2019-04-02T13:39:00Z"/>
                <w:rFonts w:ascii="Calibri" w:eastAsia="Times New Roman" w:hAnsi="Calibri" w:cs="Calibri"/>
                <w:color w:val="000000"/>
                <w:lang w:eastAsia="en-AU"/>
              </w:rPr>
            </w:pPr>
            <w:ins w:id="168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91" w:author="KIM, Jason" w:date="2019-04-02T13:39:00Z"/>
                <w:rFonts w:ascii="Calibri" w:eastAsia="Times New Roman" w:hAnsi="Calibri" w:cs="Calibri"/>
                <w:color w:val="000000"/>
                <w:lang w:eastAsia="en-AU"/>
              </w:rPr>
            </w:pPr>
            <w:ins w:id="16892" w:author="KIM, Jason" w:date="2019-04-02T13:39:00Z">
              <w:r w:rsidRPr="0056388D">
                <w:rPr>
                  <w:rFonts w:ascii="Calibri" w:eastAsia="Times New Roman" w:hAnsi="Calibri" w:cs="Calibri"/>
                  <w:color w:val="000000"/>
                  <w:lang w:eastAsia="en-AU"/>
                </w:rPr>
                <w:t>Chainage 1499</w:t>
              </w:r>
            </w:ins>
          </w:p>
        </w:tc>
        <w:tc>
          <w:tcPr>
            <w:tcW w:w="764" w:type="pct"/>
            <w:noWrap/>
            <w:hideMark/>
          </w:tcPr>
          <w:p w:rsidR="00110C18" w:rsidRPr="0056388D" w:rsidRDefault="00110C18" w:rsidP="00063728">
            <w:pPr>
              <w:jc w:val="right"/>
              <w:rPr>
                <w:ins w:id="16893" w:author="KIM, Jason" w:date="2019-04-02T13:39:00Z"/>
                <w:rFonts w:ascii="Calibri" w:eastAsia="Times New Roman" w:hAnsi="Calibri" w:cs="Calibri"/>
                <w:color w:val="000000"/>
                <w:lang w:eastAsia="en-AU"/>
              </w:rPr>
            </w:pPr>
            <w:ins w:id="16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95" w:author="KIM, Jason" w:date="2019-04-02T13:39:00Z"/>
        </w:trPr>
        <w:tc>
          <w:tcPr>
            <w:tcW w:w="708" w:type="pct"/>
            <w:vMerge/>
            <w:hideMark/>
          </w:tcPr>
          <w:p w:rsidR="00110C18" w:rsidRPr="0056388D" w:rsidRDefault="00110C18" w:rsidP="00063728">
            <w:pPr>
              <w:rPr>
                <w:ins w:id="168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97" w:author="KIM, Jason" w:date="2019-04-02T13:39:00Z"/>
                <w:rFonts w:ascii="Calibri" w:eastAsia="Times New Roman" w:hAnsi="Calibri" w:cs="Calibri"/>
                <w:color w:val="000000"/>
                <w:lang w:eastAsia="en-AU"/>
              </w:rPr>
            </w:pPr>
            <w:ins w:id="16898"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99" w:author="KIM, Jason" w:date="2019-04-02T13:39:00Z"/>
                <w:rFonts w:ascii="Calibri" w:eastAsia="Times New Roman" w:hAnsi="Calibri" w:cs="Calibri"/>
                <w:color w:val="000000"/>
                <w:lang w:eastAsia="en-AU"/>
              </w:rPr>
            </w:pPr>
            <w:ins w:id="1690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01" w:author="KIM, Jason" w:date="2019-04-02T13:39:00Z"/>
                <w:rFonts w:ascii="Calibri" w:eastAsia="Times New Roman" w:hAnsi="Calibri" w:cs="Calibri"/>
                <w:color w:val="000000"/>
                <w:lang w:eastAsia="en-AU"/>
              </w:rPr>
            </w:pPr>
            <w:ins w:id="16902" w:author="KIM, Jason" w:date="2019-04-02T13:39:00Z">
              <w:r w:rsidRPr="0056388D">
                <w:rPr>
                  <w:rFonts w:ascii="Calibri" w:eastAsia="Times New Roman" w:hAnsi="Calibri" w:cs="Calibri"/>
                  <w:color w:val="000000"/>
                  <w:lang w:eastAsia="en-AU"/>
                </w:rPr>
                <w:t>LLN1028</w:t>
              </w:r>
            </w:ins>
          </w:p>
        </w:tc>
        <w:tc>
          <w:tcPr>
            <w:tcW w:w="933" w:type="pct"/>
            <w:noWrap/>
            <w:hideMark/>
          </w:tcPr>
          <w:p w:rsidR="00110C18" w:rsidRPr="0056388D" w:rsidRDefault="00110C18" w:rsidP="00063728">
            <w:pPr>
              <w:rPr>
                <w:ins w:id="16903" w:author="KIM, Jason" w:date="2019-04-02T13:39:00Z"/>
                <w:rFonts w:ascii="Calibri" w:eastAsia="Times New Roman" w:hAnsi="Calibri" w:cs="Calibri"/>
                <w:color w:val="000000"/>
                <w:lang w:eastAsia="en-AU"/>
              </w:rPr>
            </w:pPr>
            <w:ins w:id="169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05" w:author="KIM, Jason" w:date="2019-04-02T13:39:00Z"/>
                <w:rFonts w:ascii="Calibri" w:eastAsia="Times New Roman" w:hAnsi="Calibri" w:cs="Calibri"/>
                <w:color w:val="000000"/>
                <w:lang w:eastAsia="en-AU"/>
              </w:rPr>
            </w:pPr>
            <w:ins w:id="16906" w:author="KIM, Jason" w:date="2019-04-02T13:39:00Z">
              <w:r w:rsidRPr="0056388D">
                <w:rPr>
                  <w:rFonts w:ascii="Calibri" w:eastAsia="Times New Roman" w:hAnsi="Calibri" w:cs="Calibri"/>
                  <w:color w:val="000000"/>
                  <w:lang w:eastAsia="en-AU"/>
                </w:rPr>
                <w:t>Chainage 1509</w:t>
              </w:r>
            </w:ins>
          </w:p>
        </w:tc>
        <w:tc>
          <w:tcPr>
            <w:tcW w:w="764" w:type="pct"/>
            <w:noWrap/>
            <w:hideMark/>
          </w:tcPr>
          <w:p w:rsidR="00110C18" w:rsidRPr="0056388D" w:rsidRDefault="00110C18" w:rsidP="00063728">
            <w:pPr>
              <w:jc w:val="right"/>
              <w:rPr>
                <w:ins w:id="16907" w:author="KIM, Jason" w:date="2019-04-02T13:39:00Z"/>
                <w:rFonts w:ascii="Calibri" w:eastAsia="Times New Roman" w:hAnsi="Calibri" w:cs="Calibri"/>
                <w:color w:val="000000"/>
                <w:lang w:eastAsia="en-AU"/>
              </w:rPr>
            </w:pPr>
            <w:ins w:id="169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09" w:author="KIM, Jason" w:date="2019-04-02T13:39:00Z"/>
        </w:trPr>
        <w:tc>
          <w:tcPr>
            <w:tcW w:w="708" w:type="pct"/>
            <w:vMerge/>
            <w:hideMark/>
          </w:tcPr>
          <w:p w:rsidR="00110C18" w:rsidRPr="0056388D" w:rsidRDefault="00110C18" w:rsidP="00063728">
            <w:pPr>
              <w:rPr>
                <w:ins w:id="169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11" w:author="KIM, Jason" w:date="2019-04-02T13:39:00Z"/>
                <w:rFonts w:ascii="Calibri" w:eastAsia="Times New Roman" w:hAnsi="Calibri" w:cs="Calibri"/>
                <w:color w:val="000000"/>
                <w:lang w:eastAsia="en-AU"/>
              </w:rPr>
            </w:pPr>
            <w:ins w:id="16912"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13" w:author="KIM, Jason" w:date="2019-04-02T13:39:00Z"/>
                <w:rFonts w:ascii="Calibri" w:eastAsia="Times New Roman" w:hAnsi="Calibri" w:cs="Calibri"/>
                <w:color w:val="000000"/>
                <w:lang w:eastAsia="en-AU"/>
              </w:rPr>
            </w:pPr>
            <w:ins w:id="1691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15" w:author="KIM, Jason" w:date="2019-04-02T13:39:00Z"/>
                <w:rFonts w:ascii="Calibri" w:eastAsia="Times New Roman" w:hAnsi="Calibri" w:cs="Calibri"/>
                <w:color w:val="000000"/>
                <w:lang w:eastAsia="en-AU"/>
              </w:rPr>
            </w:pPr>
            <w:ins w:id="16916" w:author="KIM, Jason" w:date="2019-04-02T13:39:00Z">
              <w:r w:rsidRPr="0056388D">
                <w:rPr>
                  <w:rFonts w:ascii="Calibri" w:eastAsia="Times New Roman" w:hAnsi="Calibri" w:cs="Calibri"/>
                  <w:color w:val="000000"/>
                  <w:lang w:eastAsia="en-AU"/>
                </w:rPr>
                <w:t>LLN1029</w:t>
              </w:r>
            </w:ins>
          </w:p>
        </w:tc>
        <w:tc>
          <w:tcPr>
            <w:tcW w:w="933" w:type="pct"/>
            <w:noWrap/>
            <w:hideMark/>
          </w:tcPr>
          <w:p w:rsidR="00110C18" w:rsidRPr="0056388D" w:rsidRDefault="00110C18" w:rsidP="00063728">
            <w:pPr>
              <w:rPr>
                <w:ins w:id="16917" w:author="KIM, Jason" w:date="2019-04-02T13:39:00Z"/>
                <w:rFonts w:ascii="Calibri" w:eastAsia="Times New Roman" w:hAnsi="Calibri" w:cs="Calibri"/>
                <w:color w:val="000000"/>
                <w:lang w:eastAsia="en-AU"/>
              </w:rPr>
            </w:pPr>
            <w:ins w:id="169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19" w:author="KIM, Jason" w:date="2019-04-02T13:39:00Z"/>
                <w:rFonts w:ascii="Calibri" w:eastAsia="Times New Roman" w:hAnsi="Calibri" w:cs="Calibri"/>
                <w:color w:val="000000"/>
                <w:lang w:eastAsia="en-AU"/>
              </w:rPr>
            </w:pPr>
            <w:ins w:id="16920" w:author="KIM, Jason" w:date="2019-04-02T13:39:00Z">
              <w:r w:rsidRPr="0056388D">
                <w:rPr>
                  <w:rFonts w:ascii="Calibri" w:eastAsia="Times New Roman" w:hAnsi="Calibri" w:cs="Calibri"/>
                  <w:color w:val="000000"/>
                  <w:lang w:eastAsia="en-AU"/>
                </w:rPr>
                <w:t>Chainage 1519</w:t>
              </w:r>
            </w:ins>
          </w:p>
        </w:tc>
        <w:tc>
          <w:tcPr>
            <w:tcW w:w="764" w:type="pct"/>
            <w:noWrap/>
            <w:hideMark/>
          </w:tcPr>
          <w:p w:rsidR="00110C18" w:rsidRPr="0056388D" w:rsidRDefault="00110C18" w:rsidP="00063728">
            <w:pPr>
              <w:jc w:val="right"/>
              <w:rPr>
                <w:ins w:id="16921" w:author="KIM, Jason" w:date="2019-04-02T13:39:00Z"/>
                <w:rFonts w:ascii="Calibri" w:eastAsia="Times New Roman" w:hAnsi="Calibri" w:cs="Calibri"/>
                <w:color w:val="000000"/>
                <w:lang w:eastAsia="en-AU"/>
              </w:rPr>
            </w:pPr>
            <w:ins w:id="16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23" w:author="KIM, Jason" w:date="2019-04-02T13:39:00Z"/>
        </w:trPr>
        <w:tc>
          <w:tcPr>
            <w:tcW w:w="708" w:type="pct"/>
            <w:vMerge/>
            <w:hideMark/>
          </w:tcPr>
          <w:p w:rsidR="00110C18" w:rsidRPr="0056388D" w:rsidRDefault="00110C18" w:rsidP="00063728">
            <w:pPr>
              <w:rPr>
                <w:ins w:id="169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25" w:author="KIM, Jason" w:date="2019-04-02T13:39:00Z"/>
                <w:rFonts w:ascii="Calibri" w:eastAsia="Times New Roman" w:hAnsi="Calibri" w:cs="Calibri"/>
                <w:color w:val="000000"/>
                <w:lang w:eastAsia="en-AU"/>
              </w:rPr>
            </w:pPr>
            <w:ins w:id="16926"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27" w:author="KIM, Jason" w:date="2019-04-02T13:39:00Z"/>
                <w:rFonts w:ascii="Calibri" w:eastAsia="Times New Roman" w:hAnsi="Calibri" w:cs="Calibri"/>
                <w:color w:val="000000"/>
                <w:lang w:eastAsia="en-AU"/>
              </w:rPr>
            </w:pPr>
            <w:ins w:id="1692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29" w:author="KIM, Jason" w:date="2019-04-02T13:39:00Z"/>
                <w:rFonts w:ascii="Calibri" w:eastAsia="Times New Roman" w:hAnsi="Calibri" w:cs="Calibri"/>
                <w:color w:val="000000"/>
                <w:lang w:eastAsia="en-AU"/>
              </w:rPr>
            </w:pPr>
            <w:ins w:id="16930" w:author="KIM, Jason" w:date="2019-04-02T13:39:00Z">
              <w:r w:rsidRPr="0056388D">
                <w:rPr>
                  <w:rFonts w:ascii="Calibri" w:eastAsia="Times New Roman" w:hAnsi="Calibri" w:cs="Calibri"/>
                  <w:color w:val="000000"/>
                  <w:lang w:eastAsia="en-AU"/>
                </w:rPr>
                <w:t>LLN1030</w:t>
              </w:r>
            </w:ins>
          </w:p>
        </w:tc>
        <w:tc>
          <w:tcPr>
            <w:tcW w:w="933" w:type="pct"/>
            <w:noWrap/>
            <w:hideMark/>
          </w:tcPr>
          <w:p w:rsidR="00110C18" w:rsidRPr="0056388D" w:rsidRDefault="00110C18" w:rsidP="00063728">
            <w:pPr>
              <w:rPr>
                <w:ins w:id="16931" w:author="KIM, Jason" w:date="2019-04-02T13:39:00Z"/>
                <w:rFonts w:ascii="Calibri" w:eastAsia="Times New Roman" w:hAnsi="Calibri" w:cs="Calibri"/>
                <w:color w:val="000000"/>
                <w:lang w:eastAsia="en-AU"/>
              </w:rPr>
            </w:pPr>
            <w:ins w:id="169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33" w:author="KIM, Jason" w:date="2019-04-02T13:39:00Z"/>
                <w:rFonts w:ascii="Calibri" w:eastAsia="Times New Roman" w:hAnsi="Calibri" w:cs="Calibri"/>
                <w:color w:val="000000"/>
                <w:lang w:eastAsia="en-AU"/>
              </w:rPr>
            </w:pPr>
            <w:ins w:id="16934" w:author="KIM, Jason" w:date="2019-04-02T13:39:00Z">
              <w:r w:rsidRPr="0056388D">
                <w:rPr>
                  <w:rFonts w:ascii="Calibri" w:eastAsia="Times New Roman" w:hAnsi="Calibri" w:cs="Calibri"/>
                  <w:color w:val="000000"/>
                  <w:lang w:eastAsia="en-AU"/>
                </w:rPr>
                <w:t>Chainage 1529</w:t>
              </w:r>
            </w:ins>
          </w:p>
        </w:tc>
        <w:tc>
          <w:tcPr>
            <w:tcW w:w="764" w:type="pct"/>
            <w:noWrap/>
            <w:hideMark/>
          </w:tcPr>
          <w:p w:rsidR="00110C18" w:rsidRPr="0056388D" w:rsidRDefault="00110C18" w:rsidP="00063728">
            <w:pPr>
              <w:jc w:val="right"/>
              <w:rPr>
                <w:ins w:id="16935" w:author="KIM, Jason" w:date="2019-04-02T13:39:00Z"/>
                <w:rFonts w:ascii="Calibri" w:eastAsia="Times New Roman" w:hAnsi="Calibri" w:cs="Calibri"/>
                <w:color w:val="000000"/>
                <w:lang w:eastAsia="en-AU"/>
              </w:rPr>
            </w:pPr>
            <w:ins w:id="16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37" w:author="KIM, Jason" w:date="2019-04-02T13:39:00Z"/>
        </w:trPr>
        <w:tc>
          <w:tcPr>
            <w:tcW w:w="708" w:type="pct"/>
            <w:vMerge/>
            <w:hideMark/>
          </w:tcPr>
          <w:p w:rsidR="00110C18" w:rsidRPr="0056388D" w:rsidRDefault="00110C18" w:rsidP="00063728">
            <w:pPr>
              <w:rPr>
                <w:ins w:id="16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39" w:author="KIM, Jason" w:date="2019-04-02T13:39:00Z"/>
                <w:rFonts w:ascii="Calibri" w:eastAsia="Times New Roman" w:hAnsi="Calibri" w:cs="Calibri"/>
                <w:color w:val="000000"/>
                <w:lang w:eastAsia="en-AU"/>
              </w:rPr>
            </w:pPr>
            <w:ins w:id="16940"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41" w:author="KIM, Jason" w:date="2019-04-02T13:39:00Z"/>
                <w:rFonts w:ascii="Calibri" w:eastAsia="Times New Roman" w:hAnsi="Calibri" w:cs="Calibri"/>
                <w:color w:val="000000"/>
                <w:lang w:eastAsia="en-AU"/>
              </w:rPr>
            </w:pPr>
            <w:ins w:id="1694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43" w:author="KIM, Jason" w:date="2019-04-02T13:39:00Z"/>
                <w:rFonts w:ascii="Calibri" w:eastAsia="Times New Roman" w:hAnsi="Calibri" w:cs="Calibri"/>
                <w:color w:val="000000"/>
                <w:lang w:eastAsia="en-AU"/>
              </w:rPr>
            </w:pPr>
            <w:ins w:id="16944" w:author="KIM, Jason" w:date="2019-04-02T13:39:00Z">
              <w:r w:rsidRPr="0056388D">
                <w:rPr>
                  <w:rFonts w:ascii="Calibri" w:eastAsia="Times New Roman" w:hAnsi="Calibri" w:cs="Calibri"/>
                  <w:color w:val="000000"/>
                  <w:lang w:eastAsia="en-AU"/>
                </w:rPr>
                <w:t>LLN1031</w:t>
              </w:r>
            </w:ins>
          </w:p>
        </w:tc>
        <w:tc>
          <w:tcPr>
            <w:tcW w:w="933" w:type="pct"/>
            <w:noWrap/>
            <w:hideMark/>
          </w:tcPr>
          <w:p w:rsidR="00110C18" w:rsidRPr="0056388D" w:rsidRDefault="00110C18" w:rsidP="00063728">
            <w:pPr>
              <w:rPr>
                <w:ins w:id="16945" w:author="KIM, Jason" w:date="2019-04-02T13:39:00Z"/>
                <w:rFonts w:ascii="Calibri" w:eastAsia="Times New Roman" w:hAnsi="Calibri" w:cs="Calibri"/>
                <w:color w:val="000000"/>
                <w:lang w:eastAsia="en-AU"/>
              </w:rPr>
            </w:pPr>
            <w:ins w:id="169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47" w:author="KIM, Jason" w:date="2019-04-02T13:39:00Z"/>
                <w:rFonts w:ascii="Calibri" w:eastAsia="Times New Roman" w:hAnsi="Calibri" w:cs="Calibri"/>
                <w:color w:val="000000"/>
                <w:lang w:eastAsia="en-AU"/>
              </w:rPr>
            </w:pPr>
            <w:ins w:id="16948" w:author="KIM, Jason" w:date="2019-04-02T13:39:00Z">
              <w:r w:rsidRPr="0056388D">
                <w:rPr>
                  <w:rFonts w:ascii="Calibri" w:eastAsia="Times New Roman" w:hAnsi="Calibri" w:cs="Calibri"/>
                  <w:color w:val="000000"/>
                  <w:lang w:eastAsia="en-AU"/>
                </w:rPr>
                <w:t>Chainage 1539</w:t>
              </w:r>
            </w:ins>
          </w:p>
        </w:tc>
        <w:tc>
          <w:tcPr>
            <w:tcW w:w="764" w:type="pct"/>
            <w:noWrap/>
            <w:hideMark/>
          </w:tcPr>
          <w:p w:rsidR="00110C18" w:rsidRPr="0056388D" w:rsidRDefault="00110C18" w:rsidP="00063728">
            <w:pPr>
              <w:jc w:val="right"/>
              <w:rPr>
                <w:ins w:id="16949" w:author="KIM, Jason" w:date="2019-04-02T13:39:00Z"/>
                <w:rFonts w:ascii="Calibri" w:eastAsia="Times New Roman" w:hAnsi="Calibri" w:cs="Calibri"/>
                <w:color w:val="000000"/>
                <w:lang w:eastAsia="en-AU"/>
              </w:rPr>
            </w:pPr>
            <w:ins w:id="16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51" w:author="KIM, Jason" w:date="2019-04-02T13:39:00Z"/>
        </w:trPr>
        <w:tc>
          <w:tcPr>
            <w:tcW w:w="708" w:type="pct"/>
            <w:vMerge/>
            <w:hideMark/>
          </w:tcPr>
          <w:p w:rsidR="00110C18" w:rsidRPr="0056388D" w:rsidRDefault="00110C18" w:rsidP="00063728">
            <w:pPr>
              <w:rPr>
                <w:ins w:id="169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53" w:author="KIM, Jason" w:date="2019-04-02T13:39:00Z"/>
                <w:rFonts w:ascii="Calibri" w:eastAsia="Times New Roman" w:hAnsi="Calibri" w:cs="Calibri"/>
                <w:color w:val="000000"/>
                <w:lang w:eastAsia="en-AU"/>
              </w:rPr>
            </w:pPr>
            <w:ins w:id="16954"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55" w:author="KIM, Jason" w:date="2019-04-02T13:39:00Z"/>
                <w:rFonts w:ascii="Calibri" w:eastAsia="Times New Roman" w:hAnsi="Calibri" w:cs="Calibri"/>
                <w:color w:val="000000"/>
                <w:lang w:eastAsia="en-AU"/>
              </w:rPr>
            </w:pPr>
            <w:ins w:id="1695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57" w:author="KIM, Jason" w:date="2019-04-02T13:39:00Z"/>
                <w:rFonts w:ascii="Calibri" w:eastAsia="Times New Roman" w:hAnsi="Calibri" w:cs="Calibri"/>
                <w:color w:val="000000"/>
                <w:lang w:eastAsia="en-AU"/>
              </w:rPr>
            </w:pPr>
            <w:ins w:id="16958" w:author="KIM, Jason" w:date="2019-04-02T13:39:00Z">
              <w:r w:rsidRPr="0056388D">
                <w:rPr>
                  <w:rFonts w:ascii="Calibri" w:eastAsia="Times New Roman" w:hAnsi="Calibri" w:cs="Calibri"/>
                  <w:color w:val="000000"/>
                  <w:lang w:eastAsia="en-AU"/>
                </w:rPr>
                <w:t>LLN1032</w:t>
              </w:r>
            </w:ins>
          </w:p>
        </w:tc>
        <w:tc>
          <w:tcPr>
            <w:tcW w:w="933" w:type="pct"/>
            <w:noWrap/>
            <w:hideMark/>
          </w:tcPr>
          <w:p w:rsidR="00110C18" w:rsidRPr="0056388D" w:rsidRDefault="00110C18" w:rsidP="00063728">
            <w:pPr>
              <w:rPr>
                <w:ins w:id="16959" w:author="KIM, Jason" w:date="2019-04-02T13:39:00Z"/>
                <w:rFonts w:ascii="Calibri" w:eastAsia="Times New Roman" w:hAnsi="Calibri" w:cs="Calibri"/>
                <w:color w:val="000000"/>
                <w:lang w:eastAsia="en-AU"/>
              </w:rPr>
            </w:pPr>
            <w:ins w:id="169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61" w:author="KIM, Jason" w:date="2019-04-02T13:39:00Z"/>
                <w:rFonts w:ascii="Calibri" w:eastAsia="Times New Roman" w:hAnsi="Calibri" w:cs="Calibri"/>
                <w:color w:val="000000"/>
                <w:lang w:eastAsia="en-AU"/>
              </w:rPr>
            </w:pPr>
            <w:ins w:id="16962" w:author="KIM, Jason" w:date="2019-04-02T13:39:00Z">
              <w:r w:rsidRPr="0056388D">
                <w:rPr>
                  <w:rFonts w:ascii="Calibri" w:eastAsia="Times New Roman" w:hAnsi="Calibri" w:cs="Calibri"/>
                  <w:color w:val="000000"/>
                  <w:lang w:eastAsia="en-AU"/>
                </w:rPr>
                <w:t>Chainage 1549</w:t>
              </w:r>
            </w:ins>
          </w:p>
        </w:tc>
        <w:tc>
          <w:tcPr>
            <w:tcW w:w="764" w:type="pct"/>
            <w:noWrap/>
            <w:hideMark/>
          </w:tcPr>
          <w:p w:rsidR="00110C18" w:rsidRPr="0056388D" w:rsidRDefault="00110C18" w:rsidP="00063728">
            <w:pPr>
              <w:jc w:val="right"/>
              <w:rPr>
                <w:ins w:id="16963" w:author="KIM, Jason" w:date="2019-04-02T13:39:00Z"/>
                <w:rFonts w:ascii="Calibri" w:eastAsia="Times New Roman" w:hAnsi="Calibri" w:cs="Calibri"/>
                <w:color w:val="000000"/>
                <w:lang w:eastAsia="en-AU"/>
              </w:rPr>
            </w:pPr>
            <w:ins w:id="16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65" w:author="KIM, Jason" w:date="2019-04-02T13:39:00Z"/>
        </w:trPr>
        <w:tc>
          <w:tcPr>
            <w:tcW w:w="708" w:type="pct"/>
            <w:vMerge w:val="restart"/>
            <w:noWrap/>
            <w:hideMark/>
          </w:tcPr>
          <w:p w:rsidR="00110C18" w:rsidRPr="0056388D" w:rsidRDefault="00110C18" w:rsidP="00063728">
            <w:pPr>
              <w:rPr>
                <w:ins w:id="16966" w:author="KIM, Jason" w:date="2019-04-02T13:39:00Z"/>
                <w:rFonts w:ascii="Calibri" w:eastAsia="Times New Roman" w:hAnsi="Calibri" w:cs="Calibri"/>
                <w:color w:val="000000"/>
                <w:lang w:eastAsia="en-AU"/>
              </w:rPr>
            </w:pPr>
            <w:ins w:id="16967" w:author="KIM, Jason" w:date="2019-04-02T13:39:00Z">
              <w:r w:rsidRPr="0056388D">
                <w:rPr>
                  <w:rFonts w:ascii="Calibri" w:eastAsia="Times New Roman" w:hAnsi="Calibri" w:cs="Calibri"/>
                  <w:color w:val="000000"/>
                  <w:lang w:eastAsia="en-AU"/>
                </w:rPr>
                <w:t>LLE06K71</w:t>
              </w:r>
            </w:ins>
          </w:p>
        </w:tc>
        <w:tc>
          <w:tcPr>
            <w:tcW w:w="605" w:type="pct"/>
            <w:noWrap/>
            <w:hideMark/>
          </w:tcPr>
          <w:p w:rsidR="00110C18" w:rsidRPr="0056388D" w:rsidRDefault="00110C18" w:rsidP="00063728">
            <w:pPr>
              <w:rPr>
                <w:ins w:id="16968" w:author="KIM, Jason" w:date="2019-04-02T13:39:00Z"/>
                <w:rFonts w:ascii="Calibri" w:eastAsia="Times New Roman" w:hAnsi="Calibri" w:cs="Calibri"/>
                <w:color w:val="000000"/>
                <w:lang w:eastAsia="en-AU"/>
              </w:rPr>
            </w:pPr>
            <w:ins w:id="16969"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70" w:author="KIM, Jason" w:date="2019-04-02T13:39:00Z"/>
                <w:rFonts w:ascii="Calibri" w:eastAsia="Times New Roman" w:hAnsi="Calibri" w:cs="Calibri"/>
                <w:color w:val="000000"/>
                <w:lang w:eastAsia="en-AU"/>
              </w:rPr>
            </w:pPr>
            <w:ins w:id="1697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72" w:author="KIM, Jason" w:date="2019-04-02T13:39:00Z"/>
                <w:rFonts w:ascii="Calibri" w:eastAsia="Times New Roman" w:hAnsi="Calibri" w:cs="Calibri"/>
                <w:color w:val="000000"/>
                <w:lang w:eastAsia="en-AU"/>
              </w:rPr>
            </w:pPr>
            <w:ins w:id="16973" w:author="KIM, Jason" w:date="2019-04-02T13:39:00Z">
              <w:r w:rsidRPr="0056388D">
                <w:rPr>
                  <w:rFonts w:ascii="Calibri" w:eastAsia="Times New Roman" w:hAnsi="Calibri" w:cs="Calibri"/>
                  <w:color w:val="000000"/>
                  <w:lang w:eastAsia="en-AU"/>
                </w:rPr>
                <w:t>LLS2058</w:t>
              </w:r>
            </w:ins>
          </w:p>
        </w:tc>
        <w:tc>
          <w:tcPr>
            <w:tcW w:w="933" w:type="pct"/>
            <w:noWrap/>
            <w:hideMark/>
          </w:tcPr>
          <w:p w:rsidR="00110C18" w:rsidRPr="0056388D" w:rsidRDefault="00110C18" w:rsidP="00063728">
            <w:pPr>
              <w:rPr>
                <w:ins w:id="16974" w:author="KIM, Jason" w:date="2019-04-02T13:39:00Z"/>
                <w:rFonts w:ascii="Calibri" w:eastAsia="Times New Roman" w:hAnsi="Calibri" w:cs="Calibri"/>
                <w:color w:val="000000"/>
                <w:lang w:eastAsia="en-AU"/>
              </w:rPr>
            </w:pPr>
            <w:ins w:id="169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976" w:author="KIM, Jason" w:date="2019-04-02T13:39:00Z"/>
                <w:rFonts w:ascii="Calibri" w:eastAsia="Times New Roman" w:hAnsi="Calibri" w:cs="Calibri"/>
                <w:color w:val="000000"/>
                <w:lang w:eastAsia="en-AU"/>
              </w:rPr>
            </w:pPr>
            <w:ins w:id="16977" w:author="KIM, Jason" w:date="2019-04-02T13:39:00Z">
              <w:r w:rsidRPr="0056388D">
                <w:rPr>
                  <w:rFonts w:ascii="Calibri" w:eastAsia="Times New Roman" w:hAnsi="Calibri" w:cs="Calibri"/>
                  <w:color w:val="000000"/>
                  <w:lang w:eastAsia="en-AU"/>
                </w:rPr>
                <w:t>Chainage 1558</w:t>
              </w:r>
            </w:ins>
          </w:p>
        </w:tc>
        <w:tc>
          <w:tcPr>
            <w:tcW w:w="764" w:type="pct"/>
            <w:noWrap/>
            <w:hideMark/>
          </w:tcPr>
          <w:p w:rsidR="00110C18" w:rsidRPr="0056388D" w:rsidRDefault="00110C18" w:rsidP="00063728">
            <w:pPr>
              <w:jc w:val="right"/>
              <w:rPr>
                <w:ins w:id="16978" w:author="KIM, Jason" w:date="2019-04-02T13:39:00Z"/>
                <w:rFonts w:ascii="Calibri" w:eastAsia="Times New Roman" w:hAnsi="Calibri" w:cs="Calibri"/>
                <w:color w:val="000000"/>
                <w:lang w:eastAsia="en-AU"/>
              </w:rPr>
            </w:pPr>
            <w:ins w:id="16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80" w:author="KIM, Jason" w:date="2019-04-02T13:39:00Z"/>
        </w:trPr>
        <w:tc>
          <w:tcPr>
            <w:tcW w:w="708" w:type="pct"/>
            <w:vMerge/>
            <w:hideMark/>
          </w:tcPr>
          <w:p w:rsidR="00110C18" w:rsidRPr="0056388D" w:rsidRDefault="00110C18" w:rsidP="00063728">
            <w:pPr>
              <w:rPr>
                <w:ins w:id="16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82" w:author="KIM, Jason" w:date="2019-04-02T13:39:00Z"/>
                <w:rFonts w:ascii="Calibri" w:eastAsia="Times New Roman" w:hAnsi="Calibri" w:cs="Calibri"/>
                <w:color w:val="000000"/>
                <w:lang w:eastAsia="en-AU"/>
              </w:rPr>
            </w:pPr>
            <w:ins w:id="16983"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84" w:author="KIM, Jason" w:date="2019-04-02T13:39:00Z"/>
                <w:rFonts w:ascii="Calibri" w:eastAsia="Times New Roman" w:hAnsi="Calibri" w:cs="Calibri"/>
                <w:color w:val="000000"/>
                <w:lang w:eastAsia="en-AU"/>
              </w:rPr>
            </w:pPr>
            <w:ins w:id="1698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86" w:author="KIM, Jason" w:date="2019-04-02T13:39:00Z"/>
                <w:rFonts w:ascii="Calibri" w:eastAsia="Times New Roman" w:hAnsi="Calibri" w:cs="Calibri"/>
                <w:color w:val="000000"/>
                <w:lang w:eastAsia="en-AU"/>
              </w:rPr>
            </w:pPr>
            <w:ins w:id="16987" w:author="KIM, Jason" w:date="2019-04-02T13:39:00Z">
              <w:r w:rsidRPr="0056388D">
                <w:rPr>
                  <w:rFonts w:ascii="Calibri" w:eastAsia="Times New Roman" w:hAnsi="Calibri" w:cs="Calibri"/>
                  <w:color w:val="000000"/>
                  <w:lang w:eastAsia="en-AU"/>
                </w:rPr>
                <w:t>LLS2059</w:t>
              </w:r>
            </w:ins>
          </w:p>
        </w:tc>
        <w:tc>
          <w:tcPr>
            <w:tcW w:w="933" w:type="pct"/>
            <w:noWrap/>
            <w:hideMark/>
          </w:tcPr>
          <w:p w:rsidR="00110C18" w:rsidRPr="0056388D" w:rsidRDefault="00110C18" w:rsidP="00063728">
            <w:pPr>
              <w:rPr>
                <w:ins w:id="16988" w:author="KIM, Jason" w:date="2019-04-02T13:39:00Z"/>
                <w:rFonts w:ascii="Calibri" w:eastAsia="Times New Roman" w:hAnsi="Calibri" w:cs="Calibri"/>
                <w:color w:val="000000"/>
                <w:lang w:eastAsia="en-AU"/>
              </w:rPr>
            </w:pPr>
            <w:ins w:id="169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990" w:author="KIM, Jason" w:date="2019-04-02T13:39:00Z"/>
                <w:rFonts w:ascii="Calibri" w:eastAsia="Times New Roman" w:hAnsi="Calibri" w:cs="Calibri"/>
                <w:color w:val="000000"/>
                <w:lang w:eastAsia="en-AU"/>
              </w:rPr>
            </w:pPr>
            <w:ins w:id="16991" w:author="KIM, Jason" w:date="2019-04-02T13:39:00Z">
              <w:r w:rsidRPr="0056388D">
                <w:rPr>
                  <w:rFonts w:ascii="Calibri" w:eastAsia="Times New Roman" w:hAnsi="Calibri" w:cs="Calibri"/>
                  <w:color w:val="000000"/>
                  <w:lang w:eastAsia="en-AU"/>
                </w:rPr>
                <w:t>Chainage 1568</w:t>
              </w:r>
            </w:ins>
          </w:p>
        </w:tc>
        <w:tc>
          <w:tcPr>
            <w:tcW w:w="764" w:type="pct"/>
            <w:noWrap/>
            <w:hideMark/>
          </w:tcPr>
          <w:p w:rsidR="00110C18" w:rsidRPr="0056388D" w:rsidRDefault="00110C18" w:rsidP="00063728">
            <w:pPr>
              <w:jc w:val="right"/>
              <w:rPr>
                <w:ins w:id="16992" w:author="KIM, Jason" w:date="2019-04-02T13:39:00Z"/>
                <w:rFonts w:ascii="Calibri" w:eastAsia="Times New Roman" w:hAnsi="Calibri" w:cs="Calibri"/>
                <w:color w:val="000000"/>
                <w:lang w:eastAsia="en-AU"/>
              </w:rPr>
            </w:pPr>
            <w:ins w:id="16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94" w:author="KIM, Jason" w:date="2019-04-02T13:39:00Z"/>
        </w:trPr>
        <w:tc>
          <w:tcPr>
            <w:tcW w:w="708" w:type="pct"/>
            <w:vMerge/>
            <w:hideMark/>
          </w:tcPr>
          <w:p w:rsidR="00110C18" w:rsidRPr="0056388D" w:rsidRDefault="00110C18" w:rsidP="00063728">
            <w:pPr>
              <w:rPr>
                <w:ins w:id="16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96" w:author="KIM, Jason" w:date="2019-04-02T13:39:00Z"/>
                <w:rFonts w:ascii="Calibri" w:eastAsia="Times New Roman" w:hAnsi="Calibri" w:cs="Calibri"/>
                <w:color w:val="000000"/>
                <w:lang w:eastAsia="en-AU"/>
              </w:rPr>
            </w:pPr>
            <w:ins w:id="16997"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98" w:author="KIM, Jason" w:date="2019-04-02T13:39:00Z"/>
                <w:rFonts w:ascii="Calibri" w:eastAsia="Times New Roman" w:hAnsi="Calibri" w:cs="Calibri"/>
                <w:color w:val="000000"/>
                <w:lang w:eastAsia="en-AU"/>
              </w:rPr>
            </w:pPr>
            <w:ins w:id="1699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00" w:author="KIM, Jason" w:date="2019-04-02T13:39:00Z"/>
                <w:rFonts w:ascii="Calibri" w:eastAsia="Times New Roman" w:hAnsi="Calibri" w:cs="Calibri"/>
                <w:color w:val="000000"/>
                <w:lang w:eastAsia="en-AU"/>
              </w:rPr>
            </w:pPr>
            <w:ins w:id="17001" w:author="KIM, Jason" w:date="2019-04-02T13:39:00Z">
              <w:r w:rsidRPr="0056388D">
                <w:rPr>
                  <w:rFonts w:ascii="Calibri" w:eastAsia="Times New Roman" w:hAnsi="Calibri" w:cs="Calibri"/>
                  <w:color w:val="000000"/>
                  <w:lang w:eastAsia="en-AU"/>
                </w:rPr>
                <w:t>LLS2060</w:t>
              </w:r>
            </w:ins>
          </w:p>
        </w:tc>
        <w:tc>
          <w:tcPr>
            <w:tcW w:w="933" w:type="pct"/>
            <w:noWrap/>
            <w:hideMark/>
          </w:tcPr>
          <w:p w:rsidR="00110C18" w:rsidRPr="0056388D" w:rsidRDefault="00110C18" w:rsidP="00063728">
            <w:pPr>
              <w:rPr>
                <w:ins w:id="17002" w:author="KIM, Jason" w:date="2019-04-02T13:39:00Z"/>
                <w:rFonts w:ascii="Calibri" w:eastAsia="Times New Roman" w:hAnsi="Calibri" w:cs="Calibri"/>
                <w:color w:val="000000"/>
                <w:lang w:eastAsia="en-AU"/>
              </w:rPr>
            </w:pPr>
            <w:ins w:id="170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04" w:author="KIM, Jason" w:date="2019-04-02T13:39:00Z"/>
                <w:rFonts w:ascii="Calibri" w:eastAsia="Times New Roman" w:hAnsi="Calibri" w:cs="Calibri"/>
                <w:color w:val="000000"/>
                <w:lang w:eastAsia="en-AU"/>
              </w:rPr>
            </w:pPr>
            <w:ins w:id="17005" w:author="KIM, Jason" w:date="2019-04-02T13:39:00Z">
              <w:r w:rsidRPr="0056388D">
                <w:rPr>
                  <w:rFonts w:ascii="Calibri" w:eastAsia="Times New Roman" w:hAnsi="Calibri" w:cs="Calibri"/>
                  <w:color w:val="000000"/>
                  <w:lang w:eastAsia="en-AU"/>
                </w:rPr>
                <w:t>Chainage 1578</w:t>
              </w:r>
            </w:ins>
          </w:p>
        </w:tc>
        <w:tc>
          <w:tcPr>
            <w:tcW w:w="764" w:type="pct"/>
            <w:noWrap/>
            <w:hideMark/>
          </w:tcPr>
          <w:p w:rsidR="00110C18" w:rsidRPr="0056388D" w:rsidRDefault="00110C18" w:rsidP="00063728">
            <w:pPr>
              <w:jc w:val="right"/>
              <w:rPr>
                <w:ins w:id="17006" w:author="KIM, Jason" w:date="2019-04-02T13:39:00Z"/>
                <w:rFonts w:ascii="Calibri" w:eastAsia="Times New Roman" w:hAnsi="Calibri" w:cs="Calibri"/>
                <w:color w:val="000000"/>
                <w:lang w:eastAsia="en-AU"/>
              </w:rPr>
            </w:pPr>
            <w:ins w:id="17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08" w:author="KIM, Jason" w:date="2019-04-02T13:39:00Z"/>
        </w:trPr>
        <w:tc>
          <w:tcPr>
            <w:tcW w:w="708" w:type="pct"/>
            <w:vMerge/>
            <w:hideMark/>
          </w:tcPr>
          <w:p w:rsidR="00110C18" w:rsidRPr="0056388D" w:rsidRDefault="00110C18" w:rsidP="00063728">
            <w:pPr>
              <w:rPr>
                <w:ins w:id="17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10" w:author="KIM, Jason" w:date="2019-04-02T13:39:00Z"/>
                <w:rFonts w:ascii="Calibri" w:eastAsia="Times New Roman" w:hAnsi="Calibri" w:cs="Calibri"/>
                <w:color w:val="000000"/>
                <w:lang w:eastAsia="en-AU"/>
              </w:rPr>
            </w:pPr>
            <w:ins w:id="17011"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12" w:author="KIM, Jason" w:date="2019-04-02T13:39:00Z"/>
                <w:rFonts w:ascii="Calibri" w:eastAsia="Times New Roman" w:hAnsi="Calibri" w:cs="Calibri"/>
                <w:color w:val="000000"/>
                <w:lang w:eastAsia="en-AU"/>
              </w:rPr>
            </w:pPr>
            <w:ins w:id="1701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14" w:author="KIM, Jason" w:date="2019-04-02T13:39:00Z"/>
                <w:rFonts w:ascii="Calibri" w:eastAsia="Times New Roman" w:hAnsi="Calibri" w:cs="Calibri"/>
                <w:color w:val="000000"/>
                <w:lang w:eastAsia="en-AU"/>
              </w:rPr>
            </w:pPr>
            <w:ins w:id="17015" w:author="KIM, Jason" w:date="2019-04-02T13:39:00Z">
              <w:r w:rsidRPr="0056388D">
                <w:rPr>
                  <w:rFonts w:ascii="Calibri" w:eastAsia="Times New Roman" w:hAnsi="Calibri" w:cs="Calibri"/>
                  <w:color w:val="000000"/>
                  <w:lang w:eastAsia="en-AU"/>
                </w:rPr>
                <w:t>LLS2061</w:t>
              </w:r>
            </w:ins>
          </w:p>
        </w:tc>
        <w:tc>
          <w:tcPr>
            <w:tcW w:w="933" w:type="pct"/>
            <w:noWrap/>
            <w:hideMark/>
          </w:tcPr>
          <w:p w:rsidR="00110C18" w:rsidRPr="0056388D" w:rsidRDefault="00110C18" w:rsidP="00063728">
            <w:pPr>
              <w:rPr>
                <w:ins w:id="17016" w:author="KIM, Jason" w:date="2019-04-02T13:39:00Z"/>
                <w:rFonts w:ascii="Calibri" w:eastAsia="Times New Roman" w:hAnsi="Calibri" w:cs="Calibri"/>
                <w:color w:val="000000"/>
                <w:lang w:eastAsia="en-AU"/>
              </w:rPr>
            </w:pPr>
            <w:ins w:id="170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18" w:author="KIM, Jason" w:date="2019-04-02T13:39:00Z"/>
                <w:rFonts w:ascii="Calibri" w:eastAsia="Times New Roman" w:hAnsi="Calibri" w:cs="Calibri"/>
                <w:color w:val="000000"/>
                <w:lang w:eastAsia="en-AU"/>
              </w:rPr>
            </w:pPr>
            <w:ins w:id="17019" w:author="KIM, Jason" w:date="2019-04-02T13:39:00Z">
              <w:r w:rsidRPr="0056388D">
                <w:rPr>
                  <w:rFonts w:ascii="Calibri" w:eastAsia="Times New Roman" w:hAnsi="Calibri" w:cs="Calibri"/>
                  <w:color w:val="000000"/>
                  <w:lang w:eastAsia="en-AU"/>
                </w:rPr>
                <w:t>Chainage 1587</w:t>
              </w:r>
            </w:ins>
          </w:p>
        </w:tc>
        <w:tc>
          <w:tcPr>
            <w:tcW w:w="764" w:type="pct"/>
            <w:noWrap/>
            <w:hideMark/>
          </w:tcPr>
          <w:p w:rsidR="00110C18" w:rsidRPr="0056388D" w:rsidRDefault="00110C18" w:rsidP="00063728">
            <w:pPr>
              <w:jc w:val="right"/>
              <w:rPr>
                <w:ins w:id="17020" w:author="KIM, Jason" w:date="2019-04-02T13:39:00Z"/>
                <w:rFonts w:ascii="Calibri" w:eastAsia="Times New Roman" w:hAnsi="Calibri" w:cs="Calibri"/>
                <w:color w:val="000000"/>
                <w:lang w:eastAsia="en-AU"/>
              </w:rPr>
            </w:pPr>
            <w:ins w:id="17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22" w:author="KIM, Jason" w:date="2019-04-02T13:39:00Z"/>
        </w:trPr>
        <w:tc>
          <w:tcPr>
            <w:tcW w:w="708" w:type="pct"/>
            <w:vMerge/>
            <w:hideMark/>
          </w:tcPr>
          <w:p w:rsidR="00110C18" w:rsidRPr="0056388D" w:rsidRDefault="00110C18" w:rsidP="00063728">
            <w:pPr>
              <w:rPr>
                <w:ins w:id="170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24" w:author="KIM, Jason" w:date="2019-04-02T13:39:00Z"/>
                <w:rFonts w:ascii="Calibri" w:eastAsia="Times New Roman" w:hAnsi="Calibri" w:cs="Calibri"/>
                <w:color w:val="000000"/>
                <w:lang w:eastAsia="en-AU"/>
              </w:rPr>
            </w:pPr>
            <w:ins w:id="17025"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26" w:author="KIM, Jason" w:date="2019-04-02T13:39:00Z"/>
                <w:rFonts w:ascii="Calibri" w:eastAsia="Times New Roman" w:hAnsi="Calibri" w:cs="Calibri"/>
                <w:color w:val="000000"/>
                <w:lang w:eastAsia="en-AU"/>
              </w:rPr>
            </w:pPr>
            <w:ins w:id="1702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28" w:author="KIM, Jason" w:date="2019-04-02T13:39:00Z"/>
                <w:rFonts w:ascii="Calibri" w:eastAsia="Times New Roman" w:hAnsi="Calibri" w:cs="Calibri"/>
                <w:color w:val="000000"/>
                <w:lang w:eastAsia="en-AU"/>
              </w:rPr>
            </w:pPr>
            <w:ins w:id="17029" w:author="KIM, Jason" w:date="2019-04-02T13:39:00Z">
              <w:r w:rsidRPr="0056388D">
                <w:rPr>
                  <w:rFonts w:ascii="Calibri" w:eastAsia="Times New Roman" w:hAnsi="Calibri" w:cs="Calibri"/>
                  <w:color w:val="000000"/>
                  <w:lang w:eastAsia="en-AU"/>
                </w:rPr>
                <w:t>LLS2062</w:t>
              </w:r>
            </w:ins>
          </w:p>
        </w:tc>
        <w:tc>
          <w:tcPr>
            <w:tcW w:w="933" w:type="pct"/>
            <w:noWrap/>
            <w:hideMark/>
          </w:tcPr>
          <w:p w:rsidR="00110C18" w:rsidRPr="0056388D" w:rsidRDefault="00110C18" w:rsidP="00063728">
            <w:pPr>
              <w:rPr>
                <w:ins w:id="17030" w:author="KIM, Jason" w:date="2019-04-02T13:39:00Z"/>
                <w:rFonts w:ascii="Calibri" w:eastAsia="Times New Roman" w:hAnsi="Calibri" w:cs="Calibri"/>
                <w:color w:val="000000"/>
                <w:lang w:eastAsia="en-AU"/>
              </w:rPr>
            </w:pPr>
            <w:ins w:id="170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32" w:author="KIM, Jason" w:date="2019-04-02T13:39:00Z"/>
                <w:rFonts w:ascii="Calibri" w:eastAsia="Times New Roman" w:hAnsi="Calibri" w:cs="Calibri"/>
                <w:color w:val="000000"/>
                <w:lang w:eastAsia="en-AU"/>
              </w:rPr>
            </w:pPr>
            <w:ins w:id="17033" w:author="KIM, Jason" w:date="2019-04-02T13:39:00Z">
              <w:r w:rsidRPr="0056388D">
                <w:rPr>
                  <w:rFonts w:ascii="Calibri" w:eastAsia="Times New Roman" w:hAnsi="Calibri" w:cs="Calibri"/>
                  <w:color w:val="000000"/>
                  <w:lang w:eastAsia="en-AU"/>
                </w:rPr>
                <w:t>Chainage 1597</w:t>
              </w:r>
            </w:ins>
          </w:p>
        </w:tc>
        <w:tc>
          <w:tcPr>
            <w:tcW w:w="764" w:type="pct"/>
            <w:noWrap/>
            <w:hideMark/>
          </w:tcPr>
          <w:p w:rsidR="00110C18" w:rsidRPr="0056388D" w:rsidRDefault="00110C18" w:rsidP="00063728">
            <w:pPr>
              <w:jc w:val="right"/>
              <w:rPr>
                <w:ins w:id="17034" w:author="KIM, Jason" w:date="2019-04-02T13:39:00Z"/>
                <w:rFonts w:ascii="Calibri" w:eastAsia="Times New Roman" w:hAnsi="Calibri" w:cs="Calibri"/>
                <w:color w:val="000000"/>
                <w:lang w:eastAsia="en-AU"/>
              </w:rPr>
            </w:pPr>
            <w:ins w:id="17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36" w:author="KIM, Jason" w:date="2019-04-02T13:39:00Z"/>
        </w:trPr>
        <w:tc>
          <w:tcPr>
            <w:tcW w:w="708" w:type="pct"/>
            <w:vMerge/>
            <w:hideMark/>
          </w:tcPr>
          <w:p w:rsidR="00110C18" w:rsidRPr="0056388D" w:rsidRDefault="00110C18" w:rsidP="00063728">
            <w:pPr>
              <w:rPr>
                <w:ins w:id="170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38" w:author="KIM, Jason" w:date="2019-04-02T13:39:00Z"/>
                <w:rFonts w:ascii="Calibri" w:eastAsia="Times New Roman" w:hAnsi="Calibri" w:cs="Calibri"/>
                <w:color w:val="000000"/>
                <w:lang w:eastAsia="en-AU"/>
              </w:rPr>
            </w:pPr>
            <w:ins w:id="17039"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40" w:author="KIM, Jason" w:date="2019-04-02T13:39:00Z"/>
                <w:rFonts w:ascii="Calibri" w:eastAsia="Times New Roman" w:hAnsi="Calibri" w:cs="Calibri"/>
                <w:color w:val="000000"/>
                <w:lang w:eastAsia="en-AU"/>
              </w:rPr>
            </w:pPr>
            <w:ins w:id="1704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42" w:author="KIM, Jason" w:date="2019-04-02T13:39:00Z"/>
                <w:rFonts w:ascii="Calibri" w:eastAsia="Times New Roman" w:hAnsi="Calibri" w:cs="Calibri"/>
                <w:color w:val="000000"/>
                <w:lang w:eastAsia="en-AU"/>
              </w:rPr>
            </w:pPr>
            <w:ins w:id="17043" w:author="KIM, Jason" w:date="2019-04-02T13:39:00Z">
              <w:r w:rsidRPr="0056388D">
                <w:rPr>
                  <w:rFonts w:ascii="Calibri" w:eastAsia="Times New Roman" w:hAnsi="Calibri" w:cs="Calibri"/>
                  <w:color w:val="000000"/>
                  <w:lang w:eastAsia="en-AU"/>
                </w:rPr>
                <w:t>LLS2063</w:t>
              </w:r>
            </w:ins>
          </w:p>
        </w:tc>
        <w:tc>
          <w:tcPr>
            <w:tcW w:w="933" w:type="pct"/>
            <w:noWrap/>
            <w:hideMark/>
          </w:tcPr>
          <w:p w:rsidR="00110C18" w:rsidRPr="0056388D" w:rsidRDefault="00110C18" w:rsidP="00063728">
            <w:pPr>
              <w:rPr>
                <w:ins w:id="17044" w:author="KIM, Jason" w:date="2019-04-02T13:39:00Z"/>
                <w:rFonts w:ascii="Calibri" w:eastAsia="Times New Roman" w:hAnsi="Calibri" w:cs="Calibri"/>
                <w:color w:val="000000"/>
                <w:lang w:eastAsia="en-AU"/>
              </w:rPr>
            </w:pPr>
            <w:ins w:id="170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46" w:author="KIM, Jason" w:date="2019-04-02T13:39:00Z"/>
                <w:rFonts w:ascii="Calibri" w:eastAsia="Times New Roman" w:hAnsi="Calibri" w:cs="Calibri"/>
                <w:color w:val="000000"/>
                <w:lang w:eastAsia="en-AU"/>
              </w:rPr>
            </w:pPr>
            <w:ins w:id="17047" w:author="KIM, Jason" w:date="2019-04-02T13:39:00Z">
              <w:r w:rsidRPr="0056388D">
                <w:rPr>
                  <w:rFonts w:ascii="Calibri" w:eastAsia="Times New Roman" w:hAnsi="Calibri" w:cs="Calibri"/>
                  <w:color w:val="000000"/>
                  <w:lang w:eastAsia="en-AU"/>
                </w:rPr>
                <w:t>Chainage 1607</w:t>
              </w:r>
            </w:ins>
          </w:p>
        </w:tc>
        <w:tc>
          <w:tcPr>
            <w:tcW w:w="764" w:type="pct"/>
            <w:noWrap/>
            <w:hideMark/>
          </w:tcPr>
          <w:p w:rsidR="00110C18" w:rsidRPr="0056388D" w:rsidRDefault="00110C18" w:rsidP="00063728">
            <w:pPr>
              <w:jc w:val="right"/>
              <w:rPr>
                <w:ins w:id="17048" w:author="KIM, Jason" w:date="2019-04-02T13:39:00Z"/>
                <w:rFonts w:ascii="Calibri" w:eastAsia="Times New Roman" w:hAnsi="Calibri" w:cs="Calibri"/>
                <w:color w:val="000000"/>
                <w:lang w:eastAsia="en-AU"/>
              </w:rPr>
            </w:pPr>
            <w:ins w:id="170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50" w:author="KIM, Jason" w:date="2019-04-02T13:39:00Z"/>
        </w:trPr>
        <w:tc>
          <w:tcPr>
            <w:tcW w:w="708" w:type="pct"/>
            <w:vMerge/>
            <w:hideMark/>
          </w:tcPr>
          <w:p w:rsidR="00110C18" w:rsidRPr="0056388D" w:rsidRDefault="00110C18" w:rsidP="00063728">
            <w:pPr>
              <w:rPr>
                <w:ins w:id="170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52" w:author="KIM, Jason" w:date="2019-04-02T13:39:00Z"/>
                <w:rFonts w:ascii="Calibri" w:eastAsia="Times New Roman" w:hAnsi="Calibri" w:cs="Calibri"/>
                <w:color w:val="000000"/>
                <w:lang w:eastAsia="en-AU"/>
              </w:rPr>
            </w:pPr>
            <w:ins w:id="17053"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54" w:author="KIM, Jason" w:date="2019-04-02T13:39:00Z"/>
                <w:rFonts w:ascii="Calibri" w:eastAsia="Times New Roman" w:hAnsi="Calibri" w:cs="Calibri"/>
                <w:color w:val="000000"/>
                <w:lang w:eastAsia="en-AU"/>
              </w:rPr>
            </w:pPr>
            <w:ins w:id="1705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56" w:author="KIM, Jason" w:date="2019-04-02T13:39:00Z"/>
                <w:rFonts w:ascii="Calibri" w:eastAsia="Times New Roman" w:hAnsi="Calibri" w:cs="Calibri"/>
                <w:color w:val="000000"/>
                <w:lang w:eastAsia="en-AU"/>
              </w:rPr>
            </w:pPr>
            <w:ins w:id="17057" w:author="KIM, Jason" w:date="2019-04-02T13:39:00Z">
              <w:r w:rsidRPr="0056388D">
                <w:rPr>
                  <w:rFonts w:ascii="Calibri" w:eastAsia="Times New Roman" w:hAnsi="Calibri" w:cs="Calibri"/>
                  <w:color w:val="000000"/>
                  <w:lang w:eastAsia="en-AU"/>
                </w:rPr>
                <w:t>LLS2064</w:t>
              </w:r>
            </w:ins>
          </w:p>
        </w:tc>
        <w:tc>
          <w:tcPr>
            <w:tcW w:w="933" w:type="pct"/>
            <w:noWrap/>
            <w:hideMark/>
          </w:tcPr>
          <w:p w:rsidR="00110C18" w:rsidRPr="0056388D" w:rsidRDefault="00110C18" w:rsidP="00063728">
            <w:pPr>
              <w:rPr>
                <w:ins w:id="17058" w:author="KIM, Jason" w:date="2019-04-02T13:39:00Z"/>
                <w:rFonts w:ascii="Calibri" w:eastAsia="Times New Roman" w:hAnsi="Calibri" w:cs="Calibri"/>
                <w:color w:val="000000"/>
                <w:lang w:eastAsia="en-AU"/>
              </w:rPr>
            </w:pPr>
            <w:ins w:id="170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60" w:author="KIM, Jason" w:date="2019-04-02T13:39:00Z"/>
                <w:rFonts w:ascii="Calibri" w:eastAsia="Times New Roman" w:hAnsi="Calibri" w:cs="Calibri"/>
                <w:color w:val="000000"/>
                <w:lang w:eastAsia="en-AU"/>
              </w:rPr>
            </w:pPr>
            <w:ins w:id="17061" w:author="KIM, Jason" w:date="2019-04-02T13:39:00Z">
              <w:r w:rsidRPr="0056388D">
                <w:rPr>
                  <w:rFonts w:ascii="Calibri" w:eastAsia="Times New Roman" w:hAnsi="Calibri" w:cs="Calibri"/>
                  <w:color w:val="000000"/>
                  <w:lang w:eastAsia="en-AU"/>
                </w:rPr>
                <w:t>Chainage 1617</w:t>
              </w:r>
            </w:ins>
          </w:p>
        </w:tc>
        <w:tc>
          <w:tcPr>
            <w:tcW w:w="764" w:type="pct"/>
            <w:noWrap/>
            <w:hideMark/>
          </w:tcPr>
          <w:p w:rsidR="00110C18" w:rsidRPr="0056388D" w:rsidRDefault="00110C18" w:rsidP="00063728">
            <w:pPr>
              <w:jc w:val="right"/>
              <w:rPr>
                <w:ins w:id="17062" w:author="KIM, Jason" w:date="2019-04-02T13:39:00Z"/>
                <w:rFonts w:ascii="Calibri" w:eastAsia="Times New Roman" w:hAnsi="Calibri" w:cs="Calibri"/>
                <w:color w:val="000000"/>
                <w:lang w:eastAsia="en-AU"/>
              </w:rPr>
            </w:pPr>
            <w:ins w:id="170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64" w:author="KIM, Jason" w:date="2019-04-02T13:39:00Z"/>
        </w:trPr>
        <w:tc>
          <w:tcPr>
            <w:tcW w:w="708" w:type="pct"/>
            <w:vMerge/>
            <w:hideMark/>
          </w:tcPr>
          <w:p w:rsidR="00110C18" w:rsidRPr="0056388D" w:rsidRDefault="00110C18" w:rsidP="00063728">
            <w:pPr>
              <w:rPr>
                <w:ins w:id="170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66" w:author="KIM, Jason" w:date="2019-04-02T13:39:00Z"/>
                <w:rFonts w:ascii="Calibri" w:eastAsia="Times New Roman" w:hAnsi="Calibri" w:cs="Calibri"/>
                <w:color w:val="000000"/>
                <w:lang w:eastAsia="en-AU"/>
              </w:rPr>
            </w:pPr>
            <w:ins w:id="17067"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68" w:author="KIM, Jason" w:date="2019-04-02T13:39:00Z"/>
                <w:rFonts w:ascii="Calibri" w:eastAsia="Times New Roman" w:hAnsi="Calibri" w:cs="Calibri"/>
                <w:color w:val="000000"/>
                <w:lang w:eastAsia="en-AU"/>
              </w:rPr>
            </w:pPr>
            <w:ins w:id="1706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70" w:author="KIM, Jason" w:date="2019-04-02T13:39:00Z"/>
                <w:rFonts w:ascii="Calibri" w:eastAsia="Times New Roman" w:hAnsi="Calibri" w:cs="Calibri"/>
                <w:color w:val="000000"/>
                <w:lang w:eastAsia="en-AU"/>
              </w:rPr>
            </w:pPr>
            <w:ins w:id="17071" w:author="KIM, Jason" w:date="2019-04-02T13:39:00Z">
              <w:r w:rsidRPr="0056388D">
                <w:rPr>
                  <w:rFonts w:ascii="Calibri" w:eastAsia="Times New Roman" w:hAnsi="Calibri" w:cs="Calibri"/>
                  <w:color w:val="000000"/>
                  <w:lang w:eastAsia="en-AU"/>
                </w:rPr>
                <w:t>LLS2065</w:t>
              </w:r>
            </w:ins>
          </w:p>
        </w:tc>
        <w:tc>
          <w:tcPr>
            <w:tcW w:w="933" w:type="pct"/>
            <w:noWrap/>
            <w:hideMark/>
          </w:tcPr>
          <w:p w:rsidR="00110C18" w:rsidRPr="0056388D" w:rsidRDefault="00110C18" w:rsidP="00063728">
            <w:pPr>
              <w:rPr>
                <w:ins w:id="17072" w:author="KIM, Jason" w:date="2019-04-02T13:39:00Z"/>
                <w:rFonts w:ascii="Calibri" w:eastAsia="Times New Roman" w:hAnsi="Calibri" w:cs="Calibri"/>
                <w:color w:val="000000"/>
                <w:lang w:eastAsia="en-AU"/>
              </w:rPr>
            </w:pPr>
            <w:ins w:id="170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74" w:author="KIM, Jason" w:date="2019-04-02T13:39:00Z"/>
                <w:rFonts w:ascii="Calibri" w:eastAsia="Times New Roman" w:hAnsi="Calibri" w:cs="Calibri"/>
                <w:color w:val="000000"/>
                <w:lang w:eastAsia="en-AU"/>
              </w:rPr>
            </w:pPr>
            <w:ins w:id="17075" w:author="KIM, Jason" w:date="2019-04-02T13:39:00Z">
              <w:r w:rsidRPr="0056388D">
                <w:rPr>
                  <w:rFonts w:ascii="Calibri" w:eastAsia="Times New Roman" w:hAnsi="Calibri" w:cs="Calibri"/>
                  <w:color w:val="000000"/>
                  <w:lang w:eastAsia="en-AU"/>
                </w:rPr>
                <w:t>Chainage 1626</w:t>
              </w:r>
            </w:ins>
          </w:p>
        </w:tc>
        <w:tc>
          <w:tcPr>
            <w:tcW w:w="764" w:type="pct"/>
            <w:noWrap/>
            <w:hideMark/>
          </w:tcPr>
          <w:p w:rsidR="00110C18" w:rsidRPr="0056388D" w:rsidRDefault="00110C18" w:rsidP="00063728">
            <w:pPr>
              <w:jc w:val="right"/>
              <w:rPr>
                <w:ins w:id="17076" w:author="KIM, Jason" w:date="2019-04-02T13:39:00Z"/>
                <w:rFonts w:ascii="Calibri" w:eastAsia="Times New Roman" w:hAnsi="Calibri" w:cs="Calibri"/>
                <w:color w:val="000000"/>
                <w:lang w:eastAsia="en-AU"/>
              </w:rPr>
            </w:pPr>
            <w:ins w:id="17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78" w:author="KIM, Jason" w:date="2019-04-02T13:39:00Z"/>
        </w:trPr>
        <w:tc>
          <w:tcPr>
            <w:tcW w:w="708" w:type="pct"/>
            <w:vMerge/>
            <w:hideMark/>
          </w:tcPr>
          <w:p w:rsidR="00110C18" w:rsidRPr="0056388D" w:rsidRDefault="00110C18" w:rsidP="00063728">
            <w:pPr>
              <w:rPr>
                <w:ins w:id="17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80" w:author="KIM, Jason" w:date="2019-04-02T13:39:00Z"/>
                <w:rFonts w:ascii="Calibri" w:eastAsia="Times New Roman" w:hAnsi="Calibri" w:cs="Calibri"/>
                <w:color w:val="000000"/>
                <w:lang w:eastAsia="en-AU"/>
              </w:rPr>
            </w:pPr>
            <w:ins w:id="17081"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82" w:author="KIM, Jason" w:date="2019-04-02T13:39:00Z"/>
                <w:rFonts w:ascii="Calibri" w:eastAsia="Times New Roman" w:hAnsi="Calibri" w:cs="Calibri"/>
                <w:color w:val="000000"/>
                <w:lang w:eastAsia="en-AU"/>
              </w:rPr>
            </w:pPr>
            <w:ins w:id="1708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84" w:author="KIM, Jason" w:date="2019-04-02T13:39:00Z"/>
                <w:rFonts w:ascii="Calibri" w:eastAsia="Times New Roman" w:hAnsi="Calibri" w:cs="Calibri"/>
                <w:color w:val="000000"/>
                <w:lang w:eastAsia="en-AU"/>
              </w:rPr>
            </w:pPr>
            <w:ins w:id="17085" w:author="KIM, Jason" w:date="2019-04-02T13:39:00Z">
              <w:r w:rsidRPr="0056388D">
                <w:rPr>
                  <w:rFonts w:ascii="Calibri" w:eastAsia="Times New Roman" w:hAnsi="Calibri" w:cs="Calibri"/>
                  <w:color w:val="000000"/>
                  <w:lang w:eastAsia="en-AU"/>
                </w:rPr>
                <w:t>LLS2066</w:t>
              </w:r>
            </w:ins>
          </w:p>
        </w:tc>
        <w:tc>
          <w:tcPr>
            <w:tcW w:w="933" w:type="pct"/>
            <w:noWrap/>
            <w:hideMark/>
          </w:tcPr>
          <w:p w:rsidR="00110C18" w:rsidRPr="0056388D" w:rsidRDefault="00110C18" w:rsidP="00063728">
            <w:pPr>
              <w:rPr>
                <w:ins w:id="17086" w:author="KIM, Jason" w:date="2019-04-02T13:39:00Z"/>
                <w:rFonts w:ascii="Calibri" w:eastAsia="Times New Roman" w:hAnsi="Calibri" w:cs="Calibri"/>
                <w:color w:val="000000"/>
                <w:lang w:eastAsia="en-AU"/>
              </w:rPr>
            </w:pPr>
            <w:ins w:id="170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88" w:author="KIM, Jason" w:date="2019-04-02T13:39:00Z"/>
                <w:rFonts w:ascii="Calibri" w:eastAsia="Times New Roman" w:hAnsi="Calibri" w:cs="Calibri"/>
                <w:color w:val="000000"/>
                <w:lang w:eastAsia="en-AU"/>
              </w:rPr>
            </w:pPr>
            <w:ins w:id="17089" w:author="KIM, Jason" w:date="2019-04-02T13:39:00Z">
              <w:r w:rsidRPr="0056388D">
                <w:rPr>
                  <w:rFonts w:ascii="Calibri" w:eastAsia="Times New Roman" w:hAnsi="Calibri" w:cs="Calibri"/>
                  <w:color w:val="000000"/>
                  <w:lang w:eastAsia="en-AU"/>
                </w:rPr>
                <w:t>Chainage 1636</w:t>
              </w:r>
            </w:ins>
          </w:p>
        </w:tc>
        <w:tc>
          <w:tcPr>
            <w:tcW w:w="764" w:type="pct"/>
            <w:noWrap/>
            <w:hideMark/>
          </w:tcPr>
          <w:p w:rsidR="00110C18" w:rsidRPr="0056388D" w:rsidRDefault="00110C18" w:rsidP="00063728">
            <w:pPr>
              <w:jc w:val="right"/>
              <w:rPr>
                <w:ins w:id="17090" w:author="KIM, Jason" w:date="2019-04-02T13:39:00Z"/>
                <w:rFonts w:ascii="Calibri" w:eastAsia="Times New Roman" w:hAnsi="Calibri" w:cs="Calibri"/>
                <w:color w:val="000000"/>
                <w:lang w:eastAsia="en-AU"/>
              </w:rPr>
            </w:pPr>
            <w:ins w:id="17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92" w:author="KIM, Jason" w:date="2019-04-02T13:39:00Z"/>
        </w:trPr>
        <w:tc>
          <w:tcPr>
            <w:tcW w:w="708" w:type="pct"/>
            <w:vMerge/>
            <w:hideMark/>
          </w:tcPr>
          <w:p w:rsidR="00110C18" w:rsidRPr="0056388D" w:rsidRDefault="00110C18" w:rsidP="00063728">
            <w:pPr>
              <w:rPr>
                <w:ins w:id="17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94" w:author="KIM, Jason" w:date="2019-04-02T13:39:00Z"/>
                <w:rFonts w:ascii="Calibri" w:eastAsia="Times New Roman" w:hAnsi="Calibri" w:cs="Calibri"/>
                <w:color w:val="000000"/>
                <w:lang w:eastAsia="en-AU"/>
              </w:rPr>
            </w:pPr>
            <w:ins w:id="17095"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96" w:author="KIM, Jason" w:date="2019-04-02T13:39:00Z"/>
                <w:rFonts w:ascii="Calibri" w:eastAsia="Times New Roman" w:hAnsi="Calibri" w:cs="Calibri"/>
                <w:color w:val="000000"/>
                <w:lang w:eastAsia="en-AU"/>
              </w:rPr>
            </w:pPr>
            <w:ins w:id="1709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98" w:author="KIM, Jason" w:date="2019-04-02T13:39:00Z"/>
                <w:rFonts w:ascii="Calibri" w:eastAsia="Times New Roman" w:hAnsi="Calibri" w:cs="Calibri"/>
                <w:color w:val="000000"/>
                <w:lang w:eastAsia="en-AU"/>
              </w:rPr>
            </w:pPr>
            <w:ins w:id="17099" w:author="KIM, Jason" w:date="2019-04-02T13:39:00Z">
              <w:r w:rsidRPr="0056388D">
                <w:rPr>
                  <w:rFonts w:ascii="Calibri" w:eastAsia="Times New Roman" w:hAnsi="Calibri" w:cs="Calibri"/>
                  <w:color w:val="000000"/>
                  <w:lang w:eastAsia="en-AU"/>
                </w:rPr>
                <w:t>LLS2067</w:t>
              </w:r>
            </w:ins>
          </w:p>
        </w:tc>
        <w:tc>
          <w:tcPr>
            <w:tcW w:w="933" w:type="pct"/>
            <w:noWrap/>
            <w:hideMark/>
          </w:tcPr>
          <w:p w:rsidR="00110C18" w:rsidRPr="0056388D" w:rsidRDefault="00110C18" w:rsidP="00063728">
            <w:pPr>
              <w:rPr>
                <w:ins w:id="17100" w:author="KIM, Jason" w:date="2019-04-02T13:39:00Z"/>
                <w:rFonts w:ascii="Calibri" w:eastAsia="Times New Roman" w:hAnsi="Calibri" w:cs="Calibri"/>
                <w:color w:val="000000"/>
                <w:lang w:eastAsia="en-AU"/>
              </w:rPr>
            </w:pPr>
            <w:ins w:id="171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02" w:author="KIM, Jason" w:date="2019-04-02T13:39:00Z"/>
                <w:rFonts w:ascii="Calibri" w:eastAsia="Times New Roman" w:hAnsi="Calibri" w:cs="Calibri"/>
                <w:color w:val="000000"/>
                <w:lang w:eastAsia="en-AU"/>
              </w:rPr>
            </w:pPr>
            <w:ins w:id="17103" w:author="KIM, Jason" w:date="2019-04-02T13:39:00Z">
              <w:r w:rsidRPr="0056388D">
                <w:rPr>
                  <w:rFonts w:ascii="Calibri" w:eastAsia="Times New Roman" w:hAnsi="Calibri" w:cs="Calibri"/>
                  <w:color w:val="000000"/>
                  <w:lang w:eastAsia="en-AU"/>
                </w:rPr>
                <w:t>Chainage 1646</w:t>
              </w:r>
            </w:ins>
          </w:p>
        </w:tc>
        <w:tc>
          <w:tcPr>
            <w:tcW w:w="764" w:type="pct"/>
            <w:noWrap/>
            <w:hideMark/>
          </w:tcPr>
          <w:p w:rsidR="00110C18" w:rsidRPr="0056388D" w:rsidRDefault="00110C18" w:rsidP="00063728">
            <w:pPr>
              <w:jc w:val="right"/>
              <w:rPr>
                <w:ins w:id="17104" w:author="KIM, Jason" w:date="2019-04-02T13:39:00Z"/>
                <w:rFonts w:ascii="Calibri" w:eastAsia="Times New Roman" w:hAnsi="Calibri" w:cs="Calibri"/>
                <w:color w:val="000000"/>
                <w:lang w:eastAsia="en-AU"/>
              </w:rPr>
            </w:pPr>
            <w:ins w:id="17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06" w:author="KIM, Jason" w:date="2019-04-02T13:39:00Z"/>
        </w:trPr>
        <w:tc>
          <w:tcPr>
            <w:tcW w:w="708" w:type="pct"/>
            <w:vMerge/>
            <w:hideMark/>
          </w:tcPr>
          <w:p w:rsidR="00110C18" w:rsidRPr="0056388D" w:rsidRDefault="00110C18" w:rsidP="00063728">
            <w:pPr>
              <w:rPr>
                <w:ins w:id="17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08" w:author="KIM, Jason" w:date="2019-04-02T13:39:00Z"/>
                <w:rFonts w:ascii="Calibri" w:eastAsia="Times New Roman" w:hAnsi="Calibri" w:cs="Calibri"/>
                <w:color w:val="000000"/>
                <w:lang w:eastAsia="en-AU"/>
              </w:rPr>
            </w:pPr>
            <w:ins w:id="17109"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110" w:author="KIM, Jason" w:date="2019-04-02T13:39:00Z"/>
                <w:rFonts w:ascii="Calibri" w:eastAsia="Times New Roman" w:hAnsi="Calibri" w:cs="Calibri"/>
                <w:color w:val="000000"/>
                <w:lang w:eastAsia="en-AU"/>
              </w:rPr>
            </w:pPr>
            <w:ins w:id="1711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12" w:author="KIM, Jason" w:date="2019-04-02T13:39:00Z"/>
                <w:rFonts w:ascii="Calibri" w:eastAsia="Times New Roman" w:hAnsi="Calibri" w:cs="Calibri"/>
                <w:color w:val="000000"/>
                <w:lang w:eastAsia="en-AU"/>
              </w:rPr>
            </w:pPr>
            <w:ins w:id="17113" w:author="KIM, Jason" w:date="2019-04-02T13:39:00Z">
              <w:r w:rsidRPr="0056388D">
                <w:rPr>
                  <w:rFonts w:ascii="Calibri" w:eastAsia="Times New Roman" w:hAnsi="Calibri" w:cs="Calibri"/>
                  <w:color w:val="000000"/>
                  <w:lang w:eastAsia="en-AU"/>
                </w:rPr>
                <w:t>LLS2068</w:t>
              </w:r>
            </w:ins>
          </w:p>
        </w:tc>
        <w:tc>
          <w:tcPr>
            <w:tcW w:w="933" w:type="pct"/>
            <w:noWrap/>
            <w:hideMark/>
          </w:tcPr>
          <w:p w:rsidR="00110C18" w:rsidRPr="0056388D" w:rsidRDefault="00110C18" w:rsidP="00063728">
            <w:pPr>
              <w:rPr>
                <w:ins w:id="17114" w:author="KIM, Jason" w:date="2019-04-02T13:39:00Z"/>
                <w:rFonts w:ascii="Calibri" w:eastAsia="Times New Roman" w:hAnsi="Calibri" w:cs="Calibri"/>
                <w:color w:val="000000"/>
                <w:lang w:eastAsia="en-AU"/>
              </w:rPr>
            </w:pPr>
            <w:ins w:id="171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16" w:author="KIM, Jason" w:date="2019-04-02T13:39:00Z"/>
                <w:rFonts w:ascii="Calibri" w:eastAsia="Times New Roman" w:hAnsi="Calibri" w:cs="Calibri"/>
                <w:color w:val="000000"/>
                <w:lang w:eastAsia="en-AU"/>
              </w:rPr>
            </w:pPr>
            <w:ins w:id="17117" w:author="KIM, Jason" w:date="2019-04-02T13:39:00Z">
              <w:r w:rsidRPr="0056388D">
                <w:rPr>
                  <w:rFonts w:ascii="Calibri" w:eastAsia="Times New Roman" w:hAnsi="Calibri" w:cs="Calibri"/>
                  <w:color w:val="000000"/>
                  <w:lang w:eastAsia="en-AU"/>
                </w:rPr>
                <w:t>Chainage 1655</w:t>
              </w:r>
            </w:ins>
          </w:p>
        </w:tc>
        <w:tc>
          <w:tcPr>
            <w:tcW w:w="764" w:type="pct"/>
            <w:noWrap/>
            <w:hideMark/>
          </w:tcPr>
          <w:p w:rsidR="00110C18" w:rsidRPr="0056388D" w:rsidRDefault="00110C18" w:rsidP="00063728">
            <w:pPr>
              <w:jc w:val="right"/>
              <w:rPr>
                <w:ins w:id="17118" w:author="KIM, Jason" w:date="2019-04-02T13:39:00Z"/>
                <w:rFonts w:ascii="Calibri" w:eastAsia="Times New Roman" w:hAnsi="Calibri" w:cs="Calibri"/>
                <w:color w:val="000000"/>
                <w:lang w:eastAsia="en-AU"/>
              </w:rPr>
            </w:pPr>
            <w:ins w:id="17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20" w:author="KIM, Jason" w:date="2019-04-02T13:39:00Z"/>
        </w:trPr>
        <w:tc>
          <w:tcPr>
            <w:tcW w:w="708" w:type="pct"/>
            <w:vMerge w:val="restart"/>
            <w:noWrap/>
            <w:hideMark/>
          </w:tcPr>
          <w:p w:rsidR="00110C18" w:rsidRPr="0056388D" w:rsidRDefault="00110C18" w:rsidP="00063728">
            <w:pPr>
              <w:rPr>
                <w:ins w:id="17121" w:author="KIM, Jason" w:date="2019-04-02T13:39:00Z"/>
                <w:rFonts w:ascii="Calibri" w:eastAsia="Times New Roman" w:hAnsi="Calibri" w:cs="Calibri"/>
                <w:color w:val="000000"/>
                <w:lang w:eastAsia="en-AU"/>
              </w:rPr>
            </w:pPr>
            <w:ins w:id="17122" w:author="KIM, Jason" w:date="2019-04-02T13:39:00Z">
              <w:r w:rsidRPr="0056388D">
                <w:rPr>
                  <w:rFonts w:ascii="Calibri" w:eastAsia="Times New Roman" w:hAnsi="Calibri" w:cs="Calibri"/>
                  <w:color w:val="000000"/>
                  <w:lang w:eastAsia="en-AU"/>
                </w:rPr>
                <w:t>LLE06K81</w:t>
              </w:r>
            </w:ins>
          </w:p>
        </w:tc>
        <w:tc>
          <w:tcPr>
            <w:tcW w:w="605" w:type="pct"/>
            <w:noWrap/>
            <w:hideMark/>
          </w:tcPr>
          <w:p w:rsidR="00110C18" w:rsidRPr="0056388D" w:rsidRDefault="00110C18" w:rsidP="00063728">
            <w:pPr>
              <w:rPr>
                <w:ins w:id="17123" w:author="KIM, Jason" w:date="2019-04-02T13:39:00Z"/>
                <w:rFonts w:ascii="Calibri" w:eastAsia="Times New Roman" w:hAnsi="Calibri" w:cs="Calibri"/>
                <w:color w:val="000000"/>
                <w:lang w:eastAsia="en-AU"/>
              </w:rPr>
            </w:pPr>
            <w:ins w:id="17124"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25" w:author="KIM, Jason" w:date="2019-04-02T13:39:00Z"/>
                <w:rFonts w:ascii="Calibri" w:eastAsia="Times New Roman" w:hAnsi="Calibri" w:cs="Calibri"/>
                <w:color w:val="000000"/>
                <w:lang w:eastAsia="en-AU"/>
              </w:rPr>
            </w:pPr>
            <w:ins w:id="1712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27" w:author="KIM, Jason" w:date="2019-04-02T13:39:00Z"/>
                <w:rFonts w:ascii="Calibri" w:eastAsia="Times New Roman" w:hAnsi="Calibri" w:cs="Calibri"/>
                <w:color w:val="000000"/>
                <w:lang w:eastAsia="en-AU"/>
              </w:rPr>
            </w:pPr>
            <w:ins w:id="17128" w:author="KIM, Jason" w:date="2019-04-02T13:39:00Z">
              <w:r w:rsidRPr="0056388D">
                <w:rPr>
                  <w:rFonts w:ascii="Calibri" w:eastAsia="Times New Roman" w:hAnsi="Calibri" w:cs="Calibri"/>
                  <w:color w:val="000000"/>
                  <w:lang w:eastAsia="en-AU"/>
                </w:rPr>
                <w:t>LLS2047</w:t>
              </w:r>
            </w:ins>
          </w:p>
        </w:tc>
        <w:tc>
          <w:tcPr>
            <w:tcW w:w="933" w:type="pct"/>
            <w:noWrap/>
            <w:hideMark/>
          </w:tcPr>
          <w:p w:rsidR="00110C18" w:rsidRPr="0056388D" w:rsidRDefault="00110C18" w:rsidP="00063728">
            <w:pPr>
              <w:rPr>
                <w:ins w:id="17129" w:author="KIM, Jason" w:date="2019-04-02T13:39:00Z"/>
                <w:rFonts w:ascii="Calibri" w:eastAsia="Times New Roman" w:hAnsi="Calibri" w:cs="Calibri"/>
                <w:color w:val="000000"/>
                <w:lang w:eastAsia="en-AU"/>
              </w:rPr>
            </w:pPr>
            <w:ins w:id="171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31" w:author="KIM, Jason" w:date="2019-04-02T13:39:00Z"/>
                <w:rFonts w:ascii="Calibri" w:eastAsia="Times New Roman" w:hAnsi="Calibri" w:cs="Calibri"/>
                <w:color w:val="000000"/>
                <w:lang w:eastAsia="en-AU"/>
              </w:rPr>
            </w:pPr>
            <w:ins w:id="17132" w:author="KIM, Jason" w:date="2019-04-02T13:39:00Z">
              <w:r w:rsidRPr="0056388D">
                <w:rPr>
                  <w:rFonts w:ascii="Calibri" w:eastAsia="Times New Roman" w:hAnsi="Calibri" w:cs="Calibri"/>
                  <w:color w:val="000000"/>
                  <w:lang w:eastAsia="en-AU"/>
                </w:rPr>
                <w:t>Chainage 1439</w:t>
              </w:r>
            </w:ins>
          </w:p>
        </w:tc>
        <w:tc>
          <w:tcPr>
            <w:tcW w:w="764" w:type="pct"/>
            <w:noWrap/>
            <w:hideMark/>
          </w:tcPr>
          <w:p w:rsidR="00110C18" w:rsidRPr="0056388D" w:rsidRDefault="00110C18" w:rsidP="00063728">
            <w:pPr>
              <w:jc w:val="right"/>
              <w:rPr>
                <w:ins w:id="17133" w:author="KIM, Jason" w:date="2019-04-02T13:39:00Z"/>
                <w:rFonts w:ascii="Calibri" w:eastAsia="Times New Roman" w:hAnsi="Calibri" w:cs="Calibri"/>
                <w:color w:val="000000"/>
                <w:lang w:eastAsia="en-AU"/>
              </w:rPr>
            </w:pPr>
            <w:ins w:id="17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35" w:author="KIM, Jason" w:date="2019-04-02T13:39:00Z"/>
        </w:trPr>
        <w:tc>
          <w:tcPr>
            <w:tcW w:w="708" w:type="pct"/>
            <w:vMerge/>
            <w:hideMark/>
          </w:tcPr>
          <w:p w:rsidR="00110C18" w:rsidRPr="0056388D" w:rsidRDefault="00110C18" w:rsidP="00063728">
            <w:pPr>
              <w:rPr>
                <w:ins w:id="17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37" w:author="KIM, Jason" w:date="2019-04-02T13:39:00Z"/>
                <w:rFonts w:ascii="Calibri" w:eastAsia="Times New Roman" w:hAnsi="Calibri" w:cs="Calibri"/>
                <w:color w:val="000000"/>
                <w:lang w:eastAsia="en-AU"/>
              </w:rPr>
            </w:pPr>
            <w:ins w:id="17138"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39" w:author="KIM, Jason" w:date="2019-04-02T13:39:00Z"/>
                <w:rFonts w:ascii="Calibri" w:eastAsia="Times New Roman" w:hAnsi="Calibri" w:cs="Calibri"/>
                <w:color w:val="000000"/>
                <w:lang w:eastAsia="en-AU"/>
              </w:rPr>
            </w:pPr>
            <w:ins w:id="1714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41" w:author="KIM, Jason" w:date="2019-04-02T13:39:00Z"/>
                <w:rFonts w:ascii="Calibri" w:eastAsia="Times New Roman" w:hAnsi="Calibri" w:cs="Calibri"/>
                <w:color w:val="000000"/>
                <w:lang w:eastAsia="en-AU"/>
              </w:rPr>
            </w:pPr>
            <w:ins w:id="17142" w:author="KIM, Jason" w:date="2019-04-02T13:39:00Z">
              <w:r w:rsidRPr="0056388D">
                <w:rPr>
                  <w:rFonts w:ascii="Calibri" w:eastAsia="Times New Roman" w:hAnsi="Calibri" w:cs="Calibri"/>
                  <w:color w:val="000000"/>
                  <w:lang w:eastAsia="en-AU"/>
                </w:rPr>
                <w:t>LLS2048</w:t>
              </w:r>
            </w:ins>
          </w:p>
        </w:tc>
        <w:tc>
          <w:tcPr>
            <w:tcW w:w="933" w:type="pct"/>
            <w:noWrap/>
            <w:hideMark/>
          </w:tcPr>
          <w:p w:rsidR="00110C18" w:rsidRPr="0056388D" w:rsidRDefault="00110C18" w:rsidP="00063728">
            <w:pPr>
              <w:rPr>
                <w:ins w:id="17143" w:author="KIM, Jason" w:date="2019-04-02T13:39:00Z"/>
                <w:rFonts w:ascii="Calibri" w:eastAsia="Times New Roman" w:hAnsi="Calibri" w:cs="Calibri"/>
                <w:color w:val="000000"/>
                <w:lang w:eastAsia="en-AU"/>
              </w:rPr>
            </w:pPr>
            <w:ins w:id="171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45" w:author="KIM, Jason" w:date="2019-04-02T13:39:00Z"/>
                <w:rFonts w:ascii="Calibri" w:eastAsia="Times New Roman" w:hAnsi="Calibri" w:cs="Calibri"/>
                <w:color w:val="000000"/>
                <w:lang w:eastAsia="en-AU"/>
              </w:rPr>
            </w:pPr>
            <w:ins w:id="17146" w:author="KIM, Jason" w:date="2019-04-02T13:39:00Z">
              <w:r w:rsidRPr="0056388D">
                <w:rPr>
                  <w:rFonts w:ascii="Calibri" w:eastAsia="Times New Roman" w:hAnsi="Calibri" w:cs="Calibri"/>
                  <w:color w:val="000000"/>
                  <w:lang w:eastAsia="en-AU"/>
                </w:rPr>
                <w:t>Chainage 1449</w:t>
              </w:r>
            </w:ins>
          </w:p>
        </w:tc>
        <w:tc>
          <w:tcPr>
            <w:tcW w:w="764" w:type="pct"/>
            <w:noWrap/>
            <w:hideMark/>
          </w:tcPr>
          <w:p w:rsidR="00110C18" w:rsidRPr="0056388D" w:rsidRDefault="00110C18" w:rsidP="00063728">
            <w:pPr>
              <w:jc w:val="right"/>
              <w:rPr>
                <w:ins w:id="17147" w:author="KIM, Jason" w:date="2019-04-02T13:39:00Z"/>
                <w:rFonts w:ascii="Calibri" w:eastAsia="Times New Roman" w:hAnsi="Calibri" w:cs="Calibri"/>
                <w:color w:val="000000"/>
                <w:lang w:eastAsia="en-AU"/>
              </w:rPr>
            </w:pPr>
            <w:ins w:id="17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49" w:author="KIM, Jason" w:date="2019-04-02T13:39:00Z"/>
        </w:trPr>
        <w:tc>
          <w:tcPr>
            <w:tcW w:w="708" w:type="pct"/>
            <w:vMerge/>
            <w:hideMark/>
          </w:tcPr>
          <w:p w:rsidR="00110C18" w:rsidRPr="0056388D" w:rsidRDefault="00110C18" w:rsidP="00063728">
            <w:pPr>
              <w:rPr>
                <w:ins w:id="171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51" w:author="KIM, Jason" w:date="2019-04-02T13:39:00Z"/>
                <w:rFonts w:ascii="Calibri" w:eastAsia="Times New Roman" w:hAnsi="Calibri" w:cs="Calibri"/>
                <w:color w:val="000000"/>
                <w:lang w:eastAsia="en-AU"/>
              </w:rPr>
            </w:pPr>
            <w:ins w:id="17152"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53" w:author="KIM, Jason" w:date="2019-04-02T13:39:00Z"/>
                <w:rFonts w:ascii="Calibri" w:eastAsia="Times New Roman" w:hAnsi="Calibri" w:cs="Calibri"/>
                <w:color w:val="000000"/>
                <w:lang w:eastAsia="en-AU"/>
              </w:rPr>
            </w:pPr>
            <w:ins w:id="1715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55" w:author="KIM, Jason" w:date="2019-04-02T13:39:00Z"/>
                <w:rFonts w:ascii="Calibri" w:eastAsia="Times New Roman" w:hAnsi="Calibri" w:cs="Calibri"/>
                <w:color w:val="000000"/>
                <w:lang w:eastAsia="en-AU"/>
              </w:rPr>
            </w:pPr>
            <w:ins w:id="17156" w:author="KIM, Jason" w:date="2019-04-02T13:39:00Z">
              <w:r w:rsidRPr="0056388D">
                <w:rPr>
                  <w:rFonts w:ascii="Calibri" w:eastAsia="Times New Roman" w:hAnsi="Calibri" w:cs="Calibri"/>
                  <w:color w:val="000000"/>
                  <w:lang w:eastAsia="en-AU"/>
                </w:rPr>
                <w:t>LLS2049</w:t>
              </w:r>
            </w:ins>
          </w:p>
        </w:tc>
        <w:tc>
          <w:tcPr>
            <w:tcW w:w="933" w:type="pct"/>
            <w:noWrap/>
            <w:hideMark/>
          </w:tcPr>
          <w:p w:rsidR="00110C18" w:rsidRPr="0056388D" w:rsidRDefault="00110C18" w:rsidP="00063728">
            <w:pPr>
              <w:rPr>
                <w:ins w:id="17157" w:author="KIM, Jason" w:date="2019-04-02T13:39:00Z"/>
                <w:rFonts w:ascii="Calibri" w:eastAsia="Times New Roman" w:hAnsi="Calibri" w:cs="Calibri"/>
                <w:color w:val="000000"/>
                <w:lang w:eastAsia="en-AU"/>
              </w:rPr>
            </w:pPr>
            <w:ins w:id="171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59" w:author="KIM, Jason" w:date="2019-04-02T13:39:00Z"/>
                <w:rFonts w:ascii="Calibri" w:eastAsia="Times New Roman" w:hAnsi="Calibri" w:cs="Calibri"/>
                <w:color w:val="000000"/>
                <w:lang w:eastAsia="en-AU"/>
              </w:rPr>
            </w:pPr>
            <w:ins w:id="17160" w:author="KIM, Jason" w:date="2019-04-02T13:39:00Z">
              <w:r w:rsidRPr="0056388D">
                <w:rPr>
                  <w:rFonts w:ascii="Calibri" w:eastAsia="Times New Roman" w:hAnsi="Calibri" w:cs="Calibri"/>
                  <w:color w:val="000000"/>
                  <w:lang w:eastAsia="en-AU"/>
                </w:rPr>
                <w:t>Chainage 1458</w:t>
              </w:r>
            </w:ins>
          </w:p>
        </w:tc>
        <w:tc>
          <w:tcPr>
            <w:tcW w:w="764" w:type="pct"/>
            <w:noWrap/>
            <w:hideMark/>
          </w:tcPr>
          <w:p w:rsidR="00110C18" w:rsidRPr="0056388D" w:rsidRDefault="00110C18" w:rsidP="00063728">
            <w:pPr>
              <w:jc w:val="right"/>
              <w:rPr>
                <w:ins w:id="17161" w:author="KIM, Jason" w:date="2019-04-02T13:39:00Z"/>
                <w:rFonts w:ascii="Calibri" w:eastAsia="Times New Roman" w:hAnsi="Calibri" w:cs="Calibri"/>
                <w:color w:val="000000"/>
                <w:lang w:eastAsia="en-AU"/>
              </w:rPr>
            </w:pPr>
            <w:ins w:id="17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63" w:author="KIM, Jason" w:date="2019-04-02T13:39:00Z"/>
        </w:trPr>
        <w:tc>
          <w:tcPr>
            <w:tcW w:w="708" w:type="pct"/>
            <w:vMerge/>
            <w:hideMark/>
          </w:tcPr>
          <w:p w:rsidR="00110C18" w:rsidRPr="0056388D" w:rsidRDefault="00110C18" w:rsidP="00063728">
            <w:pPr>
              <w:rPr>
                <w:ins w:id="171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65" w:author="KIM, Jason" w:date="2019-04-02T13:39:00Z"/>
                <w:rFonts w:ascii="Calibri" w:eastAsia="Times New Roman" w:hAnsi="Calibri" w:cs="Calibri"/>
                <w:color w:val="000000"/>
                <w:lang w:eastAsia="en-AU"/>
              </w:rPr>
            </w:pPr>
            <w:ins w:id="17166"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67" w:author="KIM, Jason" w:date="2019-04-02T13:39:00Z"/>
                <w:rFonts w:ascii="Calibri" w:eastAsia="Times New Roman" w:hAnsi="Calibri" w:cs="Calibri"/>
                <w:color w:val="000000"/>
                <w:lang w:eastAsia="en-AU"/>
              </w:rPr>
            </w:pPr>
            <w:ins w:id="1716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69" w:author="KIM, Jason" w:date="2019-04-02T13:39:00Z"/>
                <w:rFonts w:ascii="Calibri" w:eastAsia="Times New Roman" w:hAnsi="Calibri" w:cs="Calibri"/>
                <w:color w:val="000000"/>
                <w:lang w:eastAsia="en-AU"/>
              </w:rPr>
            </w:pPr>
            <w:ins w:id="17170" w:author="KIM, Jason" w:date="2019-04-02T13:39:00Z">
              <w:r w:rsidRPr="0056388D">
                <w:rPr>
                  <w:rFonts w:ascii="Calibri" w:eastAsia="Times New Roman" w:hAnsi="Calibri" w:cs="Calibri"/>
                  <w:color w:val="000000"/>
                  <w:lang w:eastAsia="en-AU"/>
                </w:rPr>
                <w:t>LLS2050</w:t>
              </w:r>
            </w:ins>
          </w:p>
        </w:tc>
        <w:tc>
          <w:tcPr>
            <w:tcW w:w="933" w:type="pct"/>
            <w:noWrap/>
            <w:hideMark/>
          </w:tcPr>
          <w:p w:rsidR="00110C18" w:rsidRPr="0056388D" w:rsidRDefault="00110C18" w:rsidP="00063728">
            <w:pPr>
              <w:rPr>
                <w:ins w:id="17171" w:author="KIM, Jason" w:date="2019-04-02T13:39:00Z"/>
                <w:rFonts w:ascii="Calibri" w:eastAsia="Times New Roman" w:hAnsi="Calibri" w:cs="Calibri"/>
                <w:color w:val="000000"/>
                <w:lang w:eastAsia="en-AU"/>
              </w:rPr>
            </w:pPr>
            <w:ins w:id="171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73" w:author="KIM, Jason" w:date="2019-04-02T13:39:00Z"/>
                <w:rFonts w:ascii="Calibri" w:eastAsia="Times New Roman" w:hAnsi="Calibri" w:cs="Calibri"/>
                <w:color w:val="000000"/>
                <w:lang w:eastAsia="en-AU"/>
              </w:rPr>
            </w:pPr>
            <w:ins w:id="17174" w:author="KIM, Jason" w:date="2019-04-02T13:39:00Z">
              <w:r w:rsidRPr="0056388D">
                <w:rPr>
                  <w:rFonts w:ascii="Calibri" w:eastAsia="Times New Roman" w:hAnsi="Calibri" w:cs="Calibri"/>
                  <w:color w:val="000000"/>
                  <w:lang w:eastAsia="en-AU"/>
                </w:rPr>
                <w:t>Chainage 1468</w:t>
              </w:r>
            </w:ins>
          </w:p>
        </w:tc>
        <w:tc>
          <w:tcPr>
            <w:tcW w:w="764" w:type="pct"/>
            <w:noWrap/>
            <w:hideMark/>
          </w:tcPr>
          <w:p w:rsidR="00110C18" w:rsidRPr="0056388D" w:rsidRDefault="00110C18" w:rsidP="00063728">
            <w:pPr>
              <w:jc w:val="right"/>
              <w:rPr>
                <w:ins w:id="17175" w:author="KIM, Jason" w:date="2019-04-02T13:39:00Z"/>
                <w:rFonts w:ascii="Calibri" w:eastAsia="Times New Roman" w:hAnsi="Calibri" w:cs="Calibri"/>
                <w:color w:val="000000"/>
                <w:lang w:eastAsia="en-AU"/>
              </w:rPr>
            </w:pPr>
            <w:ins w:id="17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77" w:author="KIM, Jason" w:date="2019-04-02T13:39:00Z"/>
        </w:trPr>
        <w:tc>
          <w:tcPr>
            <w:tcW w:w="708" w:type="pct"/>
            <w:vMerge/>
            <w:hideMark/>
          </w:tcPr>
          <w:p w:rsidR="00110C18" w:rsidRPr="0056388D" w:rsidRDefault="00110C18" w:rsidP="00063728">
            <w:pPr>
              <w:rPr>
                <w:ins w:id="171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79" w:author="KIM, Jason" w:date="2019-04-02T13:39:00Z"/>
                <w:rFonts w:ascii="Calibri" w:eastAsia="Times New Roman" w:hAnsi="Calibri" w:cs="Calibri"/>
                <w:color w:val="000000"/>
                <w:lang w:eastAsia="en-AU"/>
              </w:rPr>
            </w:pPr>
            <w:ins w:id="17180"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81" w:author="KIM, Jason" w:date="2019-04-02T13:39:00Z"/>
                <w:rFonts w:ascii="Calibri" w:eastAsia="Times New Roman" w:hAnsi="Calibri" w:cs="Calibri"/>
                <w:color w:val="000000"/>
                <w:lang w:eastAsia="en-AU"/>
              </w:rPr>
            </w:pPr>
            <w:ins w:id="1718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83" w:author="KIM, Jason" w:date="2019-04-02T13:39:00Z"/>
                <w:rFonts w:ascii="Calibri" w:eastAsia="Times New Roman" w:hAnsi="Calibri" w:cs="Calibri"/>
                <w:color w:val="000000"/>
                <w:lang w:eastAsia="en-AU"/>
              </w:rPr>
            </w:pPr>
            <w:ins w:id="17184" w:author="KIM, Jason" w:date="2019-04-02T13:39:00Z">
              <w:r w:rsidRPr="0056388D">
                <w:rPr>
                  <w:rFonts w:ascii="Calibri" w:eastAsia="Times New Roman" w:hAnsi="Calibri" w:cs="Calibri"/>
                  <w:color w:val="000000"/>
                  <w:lang w:eastAsia="en-AU"/>
                </w:rPr>
                <w:t>LLS2051</w:t>
              </w:r>
            </w:ins>
          </w:p>
        </w:tc>
        <w:tc>
          <w:tcPr>
            <w:tcW w:w="933" w:type="pct"/>
            <w:noWrap/>
            <w:hideMark/>
          </w:tcPr>
          <w:p w:rsidR="00110C18" w:rsidRPr="0056388D" w:rsidRDefault="00110C18" w:rsidP="00063728">
            <w:pPr>
              <w:rPr>
                <w:ins w:id="17185" w:author="KIM, Jason" w:date="2019-04-02T13:39:00Z"/>
                <w:rFonts w:ascii="Calibri" w:eastAsia="Times New Roman" w:hAnsi="Calibri" w:cs="Calibri"/>
                <w:color w:val="000000"/>
                <w:lang w:eastAsia="en-AU"/>
              </w:rPr>
            </w:pPr>
            <w:ins w:id="171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87" w:author="KIM, Jason" w:date="2019-04-02T13:39:00Z"/>
                <w:rFonts w:ascii="Calibri" w:eastAsia="Times New Roman" w:hAnsi="Calibri" w:cs="Calibri"/>
                <w:color w:val="000000"/>
                <w:lang w:eastAsia="en-AU"/>
              </w:rPr>
            </w:pPr>
            <w:ins w:id="17188" w:author="KIM, Jason" w:date="2019-04-02T13:39:00Z">
              <w:r w:rsidRPr="0056388D">
                <w:rPr>
                  <w:rFonts w:ascii="Calibri" w:eastAsia="Times New Roman" w:hAnsi="Calibri" w:cs="Calibri"/>
                  <w:color w:val="000000"/>
                  <w:lang w:eastAsia="en-AU"/>
                </w:rPr>
                <w:t>Chainage 1478</w:t>
              </w:r>
            </w:ins>
          </w:p>
        </w:tc>
        <w:tc>
          <w:tcPr>
            <w:tcW w:w="764" w:type="pct"/>
            <w:noWrap/>
            <w:hideMark/>
          </w:tcPr>
          <w:p w:rsidR="00110C18" w:rsidRPr="0056388D" w:rsidRDefault="00110C18" w:rsidP="00063728">
            <w:pPr>
              <w:jc w:val="right"/>
              <w:rPr>
                <w:ins w:id="17189" w:author="KIM, Jason" w:date="2019-04-02T13:39:00Z"/>
                <w:rFonts w:ascii="Calibri" w:eastAsia="Times New Roman" w:hAnsi="Calibri" w:cs="Calibri"/>
                <w:color w:val="000000"/>
                <w:lang w:eastAsia="en-AU"/>
              </w:rPr>
            </w:pPr>
            <w:ins w:id="17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91" w:author="KIM, Jason" w:date="2019-04-02T13:39:00Z"/>
        </w:trPr>
        <w:tc>
          <w:tcPr>
            <w:tcW w:w="708" w:type="pct"/>
            <w:vMerge/>
            <w:hideMark/>
          </w:tcPr>
          <w:p w:rsidR="00110C18" w:rsidRPr="0056388D" w:rsidRDefault="00110C18" w:rsidP="00063728">
            <w:pPr>
              <w:rPr>
                <w:ins w:id="171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93" w:author="KIM, Jason" w:date="2019-04-02T13:39:00Z"/>
                <w:rFonts w:ascii="Calibri" w:eastAsia="Times New Roman" w:hAnsi="Calibri" w:cs="Calibri"/>
                <w:color w:val="000000"/>
                <w:lang w:eastAsia="en-AU"/>
              </w:rPr>
            </w:pPr>
            <w:ins w:id="17194"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95" w:author="KIM, Jason" w:date="2019-04-02T13:39:00Z"/>
                <w:rFonts w:ascii="Calibri" w:eastAsia="Times New Roman" w:hAnsi="Calibri" w:cs="Calibri"/>
                <w:color w:val="000000"/>
                <w:lang w:eastAsia="en-AU"/>
              </w:rPr>
            </w:pPr>
            <w:ins w:id="1719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97" w:author="KIM, Jason" w:date="2019-04-02T13:39:00Z"/>
                <w:rFonts w:ascii="Calibri" w:eastAsia="Times New Roman" w:hAnsi="Calibri" w:cs="Calibri"/>
                <w:color w:val="000000"/>
                <w:lang w:eastAsia="en-AU"/>
              </w:rPr>
            </w:pPr>
            <w:ins w:id="17198" w:author="KIM, Jason" w:date="2019-04-02T13:39:00Z">
              <w:r w:rsidRPr="0056388D">
                <w:rPr>
                  <w:rFonts w:ascii="Calibri" w:eastAsia="Times New Roman" w:hAnsi="Calibri" w:cs="Calibri"/>
                  <w:color w:val="000000"/>
                  <w:lang w:eastAsia="en-AU"/>
                </w:rPr>
                <w:t>LLS2052</w:t>
              </w:r>
            </w:ins>
          </w:p>
        </w:tc>
        <w:tc>
          <w:tcPr>
            <w:tcW w:w="933" w:type="pct"/>
            <w:noWrap/>
            <w:hideMark/>
          </w:tcPr>
          <w:p w:rsidR="00110C18" w:rsidRPr="0056388D" w:rsidRDefault="00110C18" w:rsidP="00063728">
            <w:pPr>
              <w:rPr>
                <w:ins w:id="17199" w:author="KIM, Jason" w:date="2019-04-02T13:39:00Z"/>
                <w:rFonts w:ascii="Calibri" w:eastAsia="Times New Roman" w:hAnsi="Calibri" w:cs="Calibri"/>
                <w:color w:val="000000"/>
                <w:lang w:eastAsia="en-AU"/>
              </w:rPr>
            </w:pPr>
            <w:ins w:id="172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01" w:author="KIM, Jason" w:date="2019-04-02T13:39:00Z"/>
                <w:rFonts w:ascii="Calibri" w:eastAsia="Times New Roman" w:hAnsi="Calibri" w:cs="Calibri"/>
                <w:color w:val="000000"/>
                <w:lang w:eastAsia="en-AU"/>
              </w:rPr>
            </w:pPr>
            <w:ins w:id="17202" w:author="KIM, Jason" w:date="2019-04-02T13:39:00Z">
              <w:r w:rsidRPr="0056388D">
                <w:rPr>
                  <w:rFonts w:ascii="Calibri" w:eastAsia="Times New Roman" w:hAnsi="Calibri" w:cs="Calibri"/>
                  <w:color w:val="000000"/>
                  <w:lang w:eastAsia="en-AU"/>
                </w:rPr>
                <w:t>Chainage 1487</w:t>
              </w:r>
            </w:ins>
          </w:p>
        </w:tc>
        <w:tc>
          <w:tcPr>
            <w:tcW w:w="764" w:type="pct"/>
            <w:noWrap/>
            <w:hideMark/>
          </w:tcPr>
          <w:p w:rsidR="00110C18" w:rsidRPr="0056388D" w:rsidRDefault="00110C18" w:rsidP="00063728">
            <w:pPr>
              <w:jc w:val="right"/>
              <w:rPr>
                <w:ins w:id="17203" w:author="KIM, Jason" w:date="2019-04-02T13:39:00Z"/>
                <w:rFonts w:ascii="Calibri" w:eastAsia="Times New Roman" w:hAnsi="Calibri" w:cs="Calibri"/>
                <w:color w:val="000000"/>
                <w:lang w:eastAsia="en-AU"/>
              </w:rPr>
            </w:pPr>
            <w:ins w:id="17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05" w:author="KIM, Jason" w:date="2019-04-02T13:39:00Z"/>
        </w:trPr>
        <w:tc>
          <w:tcPr>
            <w:tcW w:w="708" w:type="pct"/>
            <w:vMerge/>
            <w:hideMark/>
          </w:tcPr>
          <w:p w:rsidR="00110C18" w:rsidRPr="0056388D" w:rsidRDefault="00110C18" w:rsidP="00063728">
            <w:pPr>
              <w:rPr>
                <w:ins w:id="172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07" w:author="KIM, Jason" w:date="2019-04-02T13:39:00Z"/>
                <w:rFonts w:ascii="Calibri" w:eastAsia="Times New Roman" w:hAnsi="Calibri" w:cs="Calibri"/>
                <w:color w:val="000000"/>
                <w:lang w:eastAsia="en-AU"/>
              </w:rPr>
            </w:pPr>
            <w:ins w:id="17208"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09" w:author="KIM, Jason" w:date="2019-04-02T13:39:00Z"/>
                <w:rFonts w:ascii="Calibri" w:eastAsia="Times New Roman" w:hAnsi="Calibri" w:cs="Calibri"/>
                <w:color w:val="000000"/>
                <w:lang w:eastAsia="en-AU"/>
              </w:rPr>
            </w:pPr>
            <w:ins w:id="1721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11" w:author="KIM, Jason" w:date="2019-04-02T13:39:00Z"/>
                <w:rFonts w:ascii="Calibri" w:eastAsia="Times New Roman" w:hAnsi="Calibri" w:cs="Calibri"/>
                <w:color w:val="000000"/>
                <w:lang w:eastAsia="en-AU"/>
              </w:rPr>
            </w:pPr>
            <w:ins w:id="17212" w:author="KIM, Jason" w:date="2019-04-02T13:39:00Z">
              <w:r w:rsidRPr="0056388D">
                <w:rPr>
                  <w:rFonts w:ascii="Calibri" w:eastAsia="Times New Roman" w:hAnsi="Calibri" w:cs="Calibri"/>
                  <w:color w:val="000000"/>
                  <w:lang w:eastAsia="en-AU"/>
                </w:rPr>
                <w:t>LLS2053</w:t>
              </w:r>
            </w:ins>
          </w:p>
        </w:tc>
        <w:tc>
          <w:tcPr>
            <w:tcW w:w="933" w:type="pct"/>
            <w:noWrap/>
            <w:hideMark/>
          </w:tcPr>
          <w:p w:rsidR="00110C18" w:rsidRPr="0056388D" w:rsidRDefault="00110C18" w:rsidP="00063728">
            <w:pPr>
              <w:rPr>
                <w:ins w:id="17213" w:author="KIM, Jason" w:date="2019-04-02T13:39:00Z"/>
                <w:rFonts w:ascii="Calibri" w:eastAsia="Times New Roman" w:hAnsi="Calibri" w:cs="Calibri"/>
                <w:color w:val="000000"/>
                <w:lang w:eastAsia="en-AU"/>
              </w:rPr>
            </w:pPr>
            <w:ins w:id="172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15" w:author="KIM, Jason" w:date="2019-04-02T13:39:00Z"/>
                <w:rFonts w:ascii="Calibri" w:eastAsia="Times New Roman" w:hAnsi="Calibri" w:cs="Calibri"/>
                <w:color w:val="000000"/>
                <w:lang w:eastAsia="en-AU"/>
              </w:rPr>
            </w:pPr>
            <w:ins w:id="17216" w:author="KIM, Jason" w:date="2019-04-02T13:39:00Z">
              <w:r w:rsidRPr="0056388D">
                <w:rPr>
                  <w:rFonts w:ascii="Calibri" w:eastAsia="Times New Roman" w:hAnsi="Calibri" w:cs="Calibri"/>
                  <w:color w:val="000000"/>
                  <w:lang w:eastAsia="en-AU"/>
                </w:rPr>
                <w:t>Chainage 1497</w:t>
              </w:r>
            </w:ins>
          </w:p>
        </w:tc>
        <w:tc>
          <w:tcPr>
            <w:tcW w:w="764" w:type="pct"/>
            <w:noWrap/>
            <w:hideMark/>
          </w:tcPr>
          <w:p w:rsidR="00110C18" w:rsidRPr="0056388D" w:rsidRDefault="00110C18" w:rsidP="00063728">
            <w:pPr>
              <w:jc w:val="right"/>
              <w:rPr>
                <w:ins w:id="17217" w:author="KIM, Jason" w:date="2019-04-02T13:39:00Z"/>
                <w:rFonts w:ascii="Calibri" w:eastAsia="Times New Roman" w:hAnsi="Calibri" w:cs="Calibri"/>
                <w:color w:val="000000"/>
                <w:lang w:eastAsia="en-AU"/>
              </w:rPr>
            </w:pPr>
            <w:ins w:id="172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19" w:author="KIM, Jason" w:date="2019-04-02T13:39:00Z"/>
        </w:trPr>
        <w:tc>
          <w:tcPr>
            <w:tcW w:w="708" w:type="pct"/>
            <w:vMerge/>
            <w:hideMark/>
          </w:tcPr>
          <w:p w:rsidR="00110C18" w:rsidRPr="0056388D" w:rsidRDefault="00110C18" w:rsidP="00063728">
            <w:pPr>
              <w:rPr>
                <w:ins w:id="172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21" w:author="KIM, Jason" w:date="2019-04-02T13:39:00Z"/>
                <w:rFonts w:ascii="Calibri" w:eastAsia="Times New Roman" w:hAnsi="Calibri" w:cs="Calibri"/>
                <w:color w:val="000000"/>
                <w:lang w:eastAsia="en-AU"/>
              </w:rPr>
            </w:pPr>
            <w:ins w:id="17222"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23" w:author="KIM, Jason" w:date="2019-04-02T13:39:00Z"/>
                <w:rFonts w:ascii="Calibri" w:eastAsia="Times New Roman" w:hAnsi="Calibri" w:cs="Calibri"/>
                <w:color w:val="000000"/>
                <w:lang w:eastAsia="en-AU"/>
              </w:rPr>
            </w:pPr>
            <w:ins w:id="1722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25" w:author="KIM, Jason" w:date="2019-04-02T13:39:00Z"/>
                <w:rFonts w:ascii="Calibri" w:eastAsia="Times New Roman" w:hAnsi="Calibri" w:cs="Calibri"/>
                <w:color w:val="000000"/>
                <w:lang w:eastAsia="en-AU"/>
              </w:rPr>
            </w:pPr>
            <w:ins w:id="17226" w:author="KIM, Jason" w:date="2019-04-02T13:39:00Z">
              <w:r w:rsidRPr="0056388D">
                <w:rPr>
                  <w:rFonts w:ascii="Calibri" w:eastAsia="Times New Roman" w:hAnsi="Calibri" w:cs="Calibri"/>
                  <w:color w:val="000000"/>
                  <w:lang w:eastAsia="en-AU"/>
                </w:rPr>
                <w:t>LLS2054</w:t>
              </w:r>
            </w:ins>
          </w:p>
        </w:tc>
        <w:tc>
          <w:tcPr>
            <w:tcW w:w="933" w:type="pct"/>
            <w:noWrap/>
            <w:hideMark/>
          </w:tcPr>
          <w:p w:rsidR="00110C18" w:rsidRPr="0056388D" w:rsidRDefault="00110C18" w:rsidP="00063728">
            <w:pPr>
              <w:rPr>
                <w:ins w:id="17227" w:author="KIM, Jason" w:date="2019-04-02T13:39:00Z"/>
                <w:rFonts w:ascii="Calibri" w:eastAsia="Times New Roman" w:hAnsi="Calibri" w:cs="Calibri"/>
                <w:color w:val="000000"/>
                <w:lang w:eastAsia="en-AU"/>
              </w:rPr>
            </w:pPr>
            <w:ins w:id="172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29" w:author="KIM, Jason" w:date="2019-04-02T13:39:00Z"/>
                <w:rFonts w:ascii="Calibri" w:eastAsia="Times New Roman" w:hAnsi="Calibri" w:cs="Calibri"/>
                <w:color w:val="000000"/>
                <w:lang w:eastAsia="en-AU"/>
              </w:rPr>
            </w:pPr>
            <w:ins w:id="17230" w:author="KIM, Jason" w:date="2019-04-02T13:39:00Z">
              <w:r w:rsidRPr="0056388D">
                <w:rPr>
                  <w:rFonts w:ascii="Calibri" w:eastAsia="Times New Roman" w:hAnsi="Calibri" w:cs="Calibri"/>
                  <w:color w:val="000000"/>
                  <w:lang w:eastAsia="en-AU"/>
                </w:rPr>
                <w:t>Chainage 1507</w:t>
              </w:r>
            </w:ins>
          </w:p>
        </w:tc>
        <w:tc>
          <w:tcPr>
            <w:tcW w:w="764" w:type="pct"/>
            <w:noWrap/>
            <w:hideMark/>
          </w:tcPr>
          <w:p w:rsidR="00110C18" w:rsidRPr="0056388D" w:rsidRDefault="00110C18" w:rsidP="00063728">
            <w:pPr>
              <w:jc w:val="right"/>
              <w:rPr>
                <w:ins w:id="17231" w:author="KIM, Jason" w:date="2019-04-02T13:39:00Z"/>
                <w:rFonts w:ascii="Calibri" w:eastAsia="Times New Roman" w:hAnsi="Calibri" w:cs="Calibri"/>
                <w:color w:val="000000"/>
                <w:lang w:eastAsia="en-AU"/>
              </w:rPr>
            </w:pPr>
            <w:ins w:id="17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33" w:author="KIM, Jason" w:date="2019-04-02T13:39:00Z"/>
        </w:trPr>
        <w:tc>
          <w:tcPr>
            <w:tcW w:w="708" w:type="pct"/>
            <w:vMerge/>
            <w:hideMark/>
          </w:tcPr>
          <w:p w:rsidR="00110C18" w:rsidRPr="0056388D" w:rsidRDefault="00110C18" w:rsidP="00063728">
            <w:pPr>
              <w:rPr>
                <w:ins w:id="17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35" w:author="KIM, Jason" w:date="2019-04-02T13:39:00Z"/>
                <w:rFonts w:ascii="Calibri" w:eastAsia="Times New Roman" w:hAnsi="Calibri" w:cs="Calibri"/>
                <w:color w:val="000000"/>
                <w:lang w:eastAsia="en-AU"/>
              </w:rPr>
            </w:pPr>
            <w:ins w:id="17236"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37" w:author="KIM, Jason" w:date="2019-04-02T13:39:00Z"/>
                <w:rFonts w:ascii="Calibri" w:eastAsia="Times New Roman" w:hAnsi="Calibri" w:cs="Calibri"/>
                <w:color w:val="000000"/>
                <w:lang w:eastAsia="en-AU"/>
              </w:rPr>
            </w:pPr>
            <w:ins w:id="1723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39" w:author="KIM, Jason" w:date="2019-04-02T13:39:00Z"/>
                <w:rFonts w:ascii="Calibri" w:eastAsia="Times New Roman" w:hAnsi="Calibri" w:cs="Calibri"/>
                <w:color w:val="000000"/>
                <w:lang w:eastAsia="en-AU"/>
              </w:rPr>
            </w:pPr>
            <w:ins w:id="17240" w:author="KIM, Jason" w:date="2019-04-02T13:39:00Z">
              <w:r w:rsidRPr="0056388D">
                <w:rPr>
                  <w:rFonts w:ascii="Calibri" w:eastAsia="Times New Roman" w:hAnsi="Calibri" w:cs="Calibri"/>
                  <w:color w:val="000000"/>
                  <w:lang w:eastAsia="en-AU"/>
                </w:rPr>
                <w:t>LLS2055</w:t>
              </w:r>
            </w:ins>
          </w:p>
        </w:tc>
        <w:tc>
          <w:tcPr>
            <w:tcW w:w="933" w:type="pct"/>
            <w:noWrap/>
            <w:hideMark/>
          </w:tcPr>
          <w:p w:rsidR="00110C18" w:rsidRPr="0056388D" w:rsidRDefault="00110C18" w:rsidP="00063728">
            <w:pPr>
              <w:rPr>
                <w:ins w:id="17241" w:author="KIM, Jason" w:date="2019-04-02T13:39:00Z"/>
                <w:rFonts w:ascii="Calibri" w:eastAsia="Times New Roman" w:hAnsi="Calibri" w:cs="Calibri"/>
                <w:color w:val="000000"/>
                <w:lang w:eastAsia="en-AU"/>
              </w:rPr>
            </w:pPr>
            <w:ins w:id="172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43" w:author="KIM, Jason" w:date="2019-04-02T13:39:00Z"/>
                <w:rFonts w:ascii="Calibri" w:eastAsia="Times New Roman" w:hAnsi="Calibri" w:cs="Calibri"/>
                <w:color w:val="000000"/>
                <w:lang w:eastAsia="en-AU"/>
              </w:rPr>
            </w:pPr>
            <w:ins w:id="17244" w:author="KIM, Jason" w:date="2019-04-02T13:39:00Z">
              <w:r w:rsidRPr="0056388D">
                <w:rPr>
                  <w:rFonts w:ascii="Calibri" w:eastAsia="Times New Roman" w:hAnsi="Calibri" w:cs="Calibri"/>
                  <w:color w:val="000000"/>
                  <w:lang w:eastAsia="en-AU"/>
                </w:rPr>
                <w:t>Chainage 1517</w:t>
              </w:r>
            </w:ins>
          </w:p>
        </w:tc>
        <w:tc>
          <w:tcPr>
            <w:tcW w:w="764" w:type="pct"/>
            <w:noWrap/>
            <w:hideMark/>
          </w:tcPr>
          <w:p w:rsidR="00110C18" w:rsidRPr="0056388D" w:rsidRDefault="00110C18" w:rsidP="00063728">
            <w:pPr>
              <w:jc w:val="right"/>
              <w:rPr>
                <w:ins w:id="17245" w:author="KIM, Jason" w:date="2019-04-02T13:39:00Z"/>
                <w:rFonts w:ascii="Calibri" w:eastAsia="Times New Roman" w:hAnsi="Calibri" w:cs="Calibri"/>
                <w:color w:val="000000"/>
                <w:lang w:eastAsia="en-AU"/>
              </w:rPr>
            </w:pPr>
            <w:ins w:id="17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47" w:author="KIM, Jason" w:date="2019-04-02T13:39:00Z"/>
        </w:trPr>
        <w:tc>
          <w:tcPr>
            <w:tcW w:w="708" w:type="pct"/>
            <w:vMerge/>
            <w:hideMark/>
          </w:tcPr>
          <w:p w:rsidR="00110C18" w:rsidRPr="0056388D" w:rsidRDefault="00110C18" w:rsidP="00063728">
            <w:pPr>
              <w:rPr>
                <w:ins w:id="17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49" w:author="KIM, Jason" w:date="2019-04-02T13:39:00Z"/>
                <w:rFonts w:ascii="Calibri" w:eastAsia="Times New Roman" w:hAnsi="Calibri" w:cs="Calibri"/>
                <w:color w:val="000000"/>
                <w:lang w:eastAsia="en-AU"/>
              </w:rPr>
            </w:pPr>
            <w:ins w:id="17250"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51" w:author="KIM, Jason" w:date="2019-04-02T13:39:00Z"/>
                <w:rFonts w:ascii="Calibri" w:eastAsia="Times New Roman" w:hAnsi="Calibri" w:cs="Calibri"/>
                <w:color w:val="000000"/>
                <w:lang w:eastAsia="en-AU"/>
              </w:rPr>
            </w:pPr>
            <w:ins w:id="1725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53" w:author="KIM, Jason" w:date="2019-04-02T13:39:00Z"/>
                <w:rFonts w:ascii="Calibri" w:eastAsia="Times New Roman" w:hAnsi="Calibri" w:cs="Calibri"/>
                <w:color w:val="000000"/>
                <w:lang w:eastAsia="en-AU"/>
              </w:rPr>
            </w:pPr>
            <w:ins w:id="17254" w:author="KIM, Jason" w:date="2019-04-02T13:39:00Z">
              <w:r w:rsidRPr="0056388D">
                <w:rPr>
                  <w:rFonts w:ascii="Calibri" w:eastAsia="Times New Roman" w:hAnsi="Calibri" w:cs="Calibri"/>
                  <w:color w:val="000000"/>
                  <w:lang w:eastAsia="en-AU"/>
                </w:rPr>
                <w:t>LLS2056</w:t>
              </w:r>
            </w:ins>
          </w:p>
        </w:tc>
        <w:tc>
          <w:tcPr>
            <w:tcW w:w="933" w:type="pct"/>
            <w:noWrap/>
            <w:hideMark/>
          </w:tcPr>
          <w:p w:rsidR="00110C18" w:rsidRPr="0056388D" w:rsidRDefault="00110C18" w:rsidP="00063728">
            <w:pPr>
              <w:rPr>
                <w:ins w:id="17255" w:author="KIM, Jason" w:date="2019-04-02T13:39:00Z"/>
                <w:rFonts w:ascii="Calibri" w:eastAsia="Times New Roman" w:hAnsi="Calibri" w:cs="Calibri"/>
                <w:color w:val="000000"/>
                <w:lang w:eastAsia="en-AU"/>
              </w:rPr>
            </w:pPr>
            <w:ins w:id="172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57" w:author="KIM, Jason" w:date="2019-04-02T13:39:00Z"/>
                <w:rFonts w:ascii="Calibri" w:eastAsia="Times New Roman" w:hAnsi="Calibri" w:cs="Calibri"/>
                <w:color w:val="000000"/>
                <w:lang w:eastAsia="en-AU"/>
              </w:rPr>
            </w:pPr>
            <w:ins w:id="17258" w:author="KIM, Jason" w:date="2019-04-02T13:39:00Z">
              <w:r w:rsidRPr="0056388D">
                <w:rPr>
                  <w:rFonts w:ascii="Calibri" w:eastAsia="Times New Roman" w:hAnsi="Calibri" w:cs="Calibri"/>
                  <w:color w:val="000000"/>
                  <w:lang w:eastAsia="en-AU"/>
                </w:rPr>
                <w:t>Chainage 1526</w:t>
              </w:r>
            </w:ins>
          </w:p>
        </w:tc>
        <w:tc>
          <w:tcPr>
            <w:tcW w:w="764" w:type="pct"/>
            <w:noWrap/>
            <w:hideMark/>
          </w:tcPr>
          <w:p w:rsidR="00110C18" w:rsidRPr="0056388D" w:rsidRDefault="00110C18" w:rsidP="00063728">
            <w:pPr>
              <w:jc w:val="right"/>
              <w:rPr>
                <w:ins w:id="17259" w:author="KIM, Jason" w:date="2019-04-02T13:39:00Z"/>
                <w:rFonts w:ascii="Calibri" w:eastAsia="Times New Roman" w:hAnsi="Calibri" w:cs="Calibri"/>
                <w:color w:val="000000"/>
                <w:lang w:eastAsia="en-AU"/>
              </w:rPr>
            </w:pPr>
            <w:ins w:id="17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61" w:author="KIM, Jason" w:date="2019-04-02T13:39:00Z"/>
        </w:trPr>
        <w:tc>
          <w:tcPr>
            <w:tcW w:w="708" w:type="pct"/>
            <w:vMerge/>
            <w:hideMark/>
          </w:tcPr>
          <w:p w:rsidR="00110C18" w:rsidRPr="0056388D" w:rsidRDefault="00110C18" w:rsidP="00063728">
            <w:pPr>
              <w:rPr>
                <w:ins w:id="17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63" w:author="KIM, Jason" w:date="2019-04-02T13:39:00Z"/>
                <w:rFonts w:ascii="Calibri" w:eastAsia="Times New Roman" w:hAnsi="Calibri" w:cs="Calibri"/>
                <w:color w:val="000000"/>
                <w:lang w:eastAsia="en-AU"/>
              </w:rPr>
            </w:pPr>
            <w:ins w:id="17264"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65" w:author="KIM, Jason" w:date="2019-04-02T13:39:00Z"/>
                <w:rFonts w:ascii="Calibri" w:eastAsia="Times New Roman" w:hAnsi="Calibri" w:cs="Calibri"/>
                <w:color w:val="000000"/>
                <w:lang w:eastAsia="en-AU"/>
              </w:rPr>
            </w:pPr>
            <w:ins w:id="1726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67" w:author="KIM, Jason" w:date="2019-04-02T13:39:00Z"/>
                <w:rFonts w:ascii="Calibri" w:eastAsia="Times New Roman" w:hAnsi="Calibri" w:cs="Calibri"/>
                <w:color w:val="000000"/>
                <w:lang w:eastAsia="en-AU"/>
              </w:rPr>
            </w:pPr>
            <w:ins w:id="17268" w:author="KIM, Jason" w:date="2019-04-02T13:39:00Z">
              <w:r w:rsidRPr="0056388D">
                <w:rPr>
                  <w:rFonts w:ascii="Calibri" w:eastAsia="Times New Roman" w:hAnsi="Calibri" w:cs="Calibri"/>
                  <w:color w:val="000000"/>
                  <w:lang w:eastAsia="en-AU"/>
                </w:rPr>
                <w:t>LLS2057</w:t>
              </w:r>
            </w:ins>
          </w:p>
        </w:tc>
        <w:tc>
          <w:tcPr>
            <w:tcW w:w="933" w:type="pct"/>
            <w:noWrap/>
            <w:hideMark/>
          </w:tcPr>
          <w:p w:rsidR="00110C18" w:rsidRPr="0056388D" w:rsidRDefault="00110C18" w:rsidP="00063728">
            <w:pPr>
              <w:rPr>
                <w:ins w:id="17269" w:author="KIM, Jason" w:date="2019-04-02T13:39:00Z"/>
                <w:rFonts w:ascii="Calibri" w:eastAsia="Times New Roman" w:hAnsi="Calibri" w:cs="Calibri"/>
                <w:color w:val="000000"/>
                <w:lang w:eastAsia="en-AU"/>
              </w:rPr>
            </w:pPr>
            <w:ins w:id="172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71" w:author="KIM, Jason" w:date="2019-04-02T13:39:00Z"/>
                <w:rFonts w:ascii="Calibri" w:eastAsia="Times New Roman" w:hAnsi="Calibri" w:cs="Calibri"/>
                <w:color w:val="000000"/>
                <w:lang w:eastAsia="en-AU"/>
              </w:rPr>
            </w:pPr>
            <w:ins w:id="17272" w:author="KIM, Jason" w:date="2019-04-02T13:39:00Z">
              <w:r w:rsidRPr="0056388D">
                <w:rPr>
                  <w:rFonts w:ascii="Calibri" w:eastAsia="Times New Roman" w:hAnsi="Calibri" w:cs="Calibri"/>
                  <w:color w:val="000000"/>
                  <w:lang w:eastAsia="en-AU"/>
                </w:rPr>
                <w:t>Chainage 1536</w:t>
              </w:r>
            </w:ins>
          </w:p>
        </w:tc>
        <w:tc>
          <w:tcPr>
            <w:tcW w:w="764" w:type="pct"/>
            <w:noWrap/>
            <w:hideMark/>
          </w:tcPr>
          <w:p w:rsidR="00110C18" w:rsidRPr="0056388D" w:rsidRDefault="00110C18" w:rsidP="00063728">
            <w:pPr>
              <w:jc w:val="right"/>
              <w:rPr>
                <w:ins w:id="17273" w:author="KIM, Jason" w:date="2019-04-02T13:39:00Z"/>
                <w:rFonts w:ascii="Calibri" w:eastAsia="Times New Roman" w:hAnsi="Calibri" w:cs="Calibri"/>
                <w:color w:val="000000"/>
                <w:lang w:eastAsia="en-AU"/>
              </w:rPr>
            </w:pPr>
            <w:ins w:id="17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75" w:author="KIM, Jason" w:date="2019-04-02T13:39:00Z"/>
        </w:trPr>
        <w:tc>
          <w:tcPr>
            <w:tcW w:w="708" w:type="pct"/>
            <w:vMerge w:val="restart"/>
            <w:noWrap/>
            <w:hideMark/>
          </w:tcPr>
          <w:p w:rsidR="00110C18" w:rsidRPr="0056388D" w:rsidRDefault="00110C18" w:rsidP="00063728">
            <w:pPr>
              <w:rPr>
                <w:ins w:id="17276" w:author="KIM, Jason" w:date="2019-04-02T13:39:00Z"/>
                <w:rFonts w:ascii="Calibri" w:eastAsia="Times New Roman" w:hAnsi="Calibri" w:cs="Calibri"/>
                <w:color w:val="000000"/>
                <w:lang w:eastAsia="en-AU"/>
              </w:rPr>
            </w:pPr>
            <w:ins w:id="17277" w:author="KIM, Jason" w:date="2019-04-02T13:39:00Z">
              <w:r w:rsidRPr="0056388D">
                <w:rPr>
                  <w:rFonts w:ascii="Calibri" w:eastAsia="Times New Roman" w:hAnsi="Calibri" w:cs="Calibri"/>
                  <w:color w:val="000000"/>
                  <w:lang w:eastAsia="en-AU"/>
                </w:rPr>
                <w:t>LLE08NK51</w:t>
              </w:r>
            </w:ins>
          </w:p>
        </w:tc>
        <w:tc>
          <w:tcPr>
            <w:tcW w:w="605" w:type="pct"/>
            <w:noWrap/>
            <w:hideMark/>
          </w:tcPr>
          <w:p w:rsidR="00110C18" w:rsidRPr="0056388D" w:rsidRDefault="00110C18" w:rsidP="00063728">
            <w:pPr>
              <w:rPr>
                <w:ins w:id="17278" w:author="KIM, Jason" w:date="2019-04-02T13:39:00Z"/>
                <w:rFonts w:ascii="Calibri" w:eastAsia="Times New Roman" w:hAnsi="Calibri" w:cs="Calibri"/>
                <w:color w:val="000000"/>
                <w:lang w:eastAsia="en-AU"/>
              </w:rPr>
            </w:pPr>
            <w:ins w:id="17279"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280" w:author="KIM, Jason" w:date="2019-04-02T13:39:00Z"/>
                <w:rFonts w:ascii="Calibri" w:eastAsia="Times New Roman" w:hAnsi="Calibri" w:cs="Calibri"/>
                <w:color w:val="000000"/>
                <w:lang w:eastAsia="en-AU"/>
              </w:rPr>
            </w:pPr>
            <w:ins w:id="1728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82" w:author="KIM, Jason" w:date="2019-04-02T13:39:00Z"/>
                <w:rFonts w:ascii="Calibri" w:eastAsia="Times New Roman" w:hAnsi="Calibri" w:cs="Calibri"/>
                <w:color w:val="000000"/>
                <w:lang w:eastAsia="en-AU"/>
              </w:rPr>
            </w:pPr>
            <w:ins w:id="17283" w:author="KIM, Jason" w:date="2019-04-02T13:39:00Z">
              <w:r w:rsidRPr="0056388D">
                <w:rPr>
                  <w:rFonts w:ascii="Calibri" w:eastAsia="Times New Roman" w:hAnsi="Calibri" w:cs="Calibri"/>
                  <w:color w:val="000000"/>
                  <w:lang w:eastAsia="en-AU"/>
                </w:rPr>
                <w:t>LLN1055</w:t>
              </w:r>
            </w:ins>
          </w:p>
        </w:tc>
        <w:tc>
          <w:tcPr>
            <w:tcW w:w="933" w:type="pct"/>
            <w:noWrap/>
            <w:hideMark/>
          </w:tcPr>
          <w:p w:rsidR="00110C18" w:rsidRPr="0056388D" w:rsidRDefault="00110C18" w:rsidP="00063728">
            <w:pPr>
              <w:rPr>
                <w:ins w:id="17284" w:author="KIM, Jason" w:date="2019-04-02T13:39:00Z"/>
                <w:rFonts w:ascii="Calibri" w:eastAsia="Times New Roman" w:hAnsi="Calibri" w:cs="Calibri"/>
                <w:color w:val="000000"/>
                <w:lang w:eastAsia="en-AU"/>
              </w:rPr>
            </w:pPr>
            <w:ins w:id="172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286" w:author="KIM, Jason" w:date="2019-04-02T13:39:00Z"/>
                <w:rFonts w:ascii="Calibri" w:eastAsia="Times New Roman" w:hAnsi="Calibri" w:cs="Calibri"/>
                <w:color w:val="000000"/>
                <w:lang w:eastAsia="en-AU"/>
              </w:rPr>
            </w:pPr>
            <w:ins w:id="17287" w:author="KIM, Jason" w:date="2019-04-02T13:39:00Z">
              <w:r w:rsidRPr="0056388D">
                <w:rPr>
                  <w:rFonts w:ascii="Calibri" w:eastAsia="Times New Roman" w:hAnsi="Calibri" w:cs="Calibri"/>
                  <w:color w:val="000000"/>
                  <w:lang w:eastAsia="en-AU"/>
                </w:rPr>
                <w:t>Chainage 1796</w:t>
              </w:r>
            </w:ins>
          </w:p>
        </w:tc>
        <w:tc>
          <w:tcPr>
            <w:tcW w:w="764" w:type="pct"/>
            <w:noWrap/>
            <w:hideMark/>
          </w:tcPr>
          <w:p w:rsidR="00110C18" w:rsidRPr="0056388D" w:rsidRDefault="00110C18" w:rsidP="00063728">
            <w:pPr>
              <w:jc w:val="right"/>
              <w:rPr>
                <w:ins w:id="17288" w:author="KIM, Jason" w:date="2019-04-02T13:39:00Z"/>
                <w:rFonts w:ascii="Calibri" w:eastAsia="Times New Roman" w:hAnsi="Calibri" w:cs="Calibri"/>
                <w:color w:val="000000"/>
                <w:lang w:eastAsia="en-AU"/>
              </w:rPr>
            </w:pPr>
            <w:ins w:id="17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90" w:author="KIM, Jason" w:date="2019-04-02T13:39:00Z"/>
        </w:trPr>
        <w:tc>
          <w:tcPr>
            <w:tcW w:w="708" w:type="pct"/>
            <w:vMerge/>
            <w:hideMark/>
          </w:tcPr>
          <w:p w:rsidR="00110C18" w:rsidRPr="0056388D" w:rsidRDefault="00110C18" w:rsidP="00063728">
            <w:pPr>
              <w:rPr>
                <w:ins w:id="17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92" w:author="KIM, Jason" w:date="2019-04-02T13:39:00Z"/>
                <w:rFonts w:ascii="Calibri" w:eastAsia="Times New Roman" w:hAnsi="Calibri" w:cs="Calibri"/>
                <w:color w:val="000000"/>
                <w:lang w:eastAsia="en-AU"/>
              </w:rPr>
            </w:pPr>
            <w:ins w:id="17293"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294" w:author="KIM, Jason" w:date="2019-04-02T13:39:00Z"/>
                <w:rFonts w:ascii="Calibri" w:eastAsia="Times New Roman" w:hAnsi="Calibri" w:cs="Calibri"/>
                <w:color w:val="000000"/>
                <w:lang w:eastAsia="en-AU"/>
              </w:rPr>
            </w:pPr>
            <w:ins w:id="1729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96" w:author="KIM, Jason" w:date="2019-04-02T13:39:00Z"/>
                <w:rFonts w:ascii="Calibri" w:eastAsia="Times New Roman" w:hAnsi="Calibri" w:cs="Calibri"/>
                <w:color w:val="000000"/>
                <w:lang w:eastAsia="en-AU"/>
              </w:rPr>
            </w:pPr>
            <w:ins w:id="17297" w:author="KIM, Jason" w:date="2019-04-02T13:39:00Z">
              <w:r w:rsidRPr="0056388D">
                <w:rPr>
                  <w:rFonts w:ascii="Calibri" w:eastAsia="Times New Roman" w:hAnsi="Calibri" w:cs="Calibri"/>
                  <w:color w:val="000000"/>
                  <w:lang w:eastAsia="en-AU"/>
                </w:rPr>
                <w:t>LLN1056</w:t>
              </w:r>
            </w:ins>
          </w:p>
        </w:tc>
        <w:tc>
          <w:tcPr>
            <w:tcW w:w="933" w:type="pct"/>
            <w:noWrap/>
            <w:hideMark/>
          </w:tcPr>
          <w:p w:rsidR="00110C18" w:rsidRPr="0056388D" w:rsidRDefault="00110C18" w:rsidP="00063728">
            <w:pPr>
              <w:rPr>
                <w:ins w:id="17298" w:author="KIM, Jason" w:date="2019-04-02T13:39:00Z"/>
                <w:rFonts w:ascii="Calibri" w:eastAsia="Times New Roman" w:hAnsi="Calibri" w:cs="Calibri"/>
                <w:color w:val="000000"/>
                <w:lang w:eastAsia="en-AU"/>
              </w:rPr>
            </w:pPr>
            <w:ins w:id="172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00" w:author="KIM, Jason" w:date="2019-04-02T13:39:00Z"/>
                <w:rFonts w:ascii="Calibri" w:eastAsia="Times New Roman" w:hAnsi="Calibri" w:cs="Calibri"/>
                <w:color w:val="000000"/>
                <w:lang w:eastAsia="en-AU"/>
              </w:rPr>
            </w:pPr>
            <w:ins w:id="17301" w:author="KIM, Jason" w:date="2019-04-02T13:39:00Z">
              <w:r w:rsidRPr="0056388D">
                <w:rPr>
                  <w:rFonts w:ascii="Calibri" w:eastAsia="Times New Roman" w:hAnsi="Calibri" w:cs="Calibri"/>
                  <w:color w:val="000000"/>
                  <w:lang w:eastAsia="en-AU"/>
                </w:rPr>
                <w:t>Chainage 1805</w:t>
              </w:r>
            </w:ins>
          </w:p>
        </w:tc>
        <w:tc>
          <w:tcPr>
            <w:tcW w:w="764" w:type="pct"/>
            <w:noWrap/>
            <w:hideMark/>
          </w:tcPr>
          <w:p w:rsidR="00110C18" w:rsidRPr="0056388D" w:rsidRDefault="00110C18" w:rsidP="00063728">
            <w:pPr>
              <w:jc w:val="right"/>
              <w:rPr>
                <w:ins w:id="17302" w:author="KIM, Jason" w:date="2019-04-02T13:39:00Z"/>
                <w:rFonts w:ascii="Calibri" w:eastAsia="Times New Roman" w:hAnsi="Calibri" w:cs="Calibri"/>
                <w:color w:val="000000"/>
                <w:lang w:eastAsia="en-AU"/>
              </w:rPr>
            </w:pPr>
            <w:ins w:id="17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04" w:author="KIM, Jason" w:date="2019-04-02T13:39:00Z"/>
        </w:trPr>
        <w:tc>
          <w:tcPr>
            <w:tcW w:w="708" w:type="pct"/>
            <w:vMerge/>
            <w:hideMark/>
          </w:tcPr>
          <w:p w:rsidR="00110C18" w:rsidRPr="0056388D" w:rsidRDefault="00110C18" w:rsidP="00063728">
            <w:pPr>
              <w:rPr>
                <w:ins w:id="173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06" w:author="KIM, Jason" w:date="2019-04-02T13:39:00Z"/>
                <w:rFonts w:ascii="Calibri" w:eastAsia="Times New Roman" w:hAnsi="Calibri" w:cs="Calibri"/>
                <w:color w:val="000000"/>
                <w:lang w:eastAsia="en-AU"/>
              </w:rPr>
            </w:pPr>
            <w:ins w:id="17307"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08" w:author="KIM, Jason" w:date="2019-04-02T13:39:00Z"/>
                <w:rFonts w:ascii="Calibri" w:eastAsia="Times New Roman" w:hAnsi="Calibri" w:cs="Calibri"/>
                <w:color w:val="000000"/>
                <w:lang w:eastAsia="en-AU"/>
              </w:rPr>
            </w:pPr>
            <w:ins w:id="1730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10" w:author="KIM, Jason" w:date="2019-04-02T13:39:00Z"/>
                <w:rFonts w:ascii="Calibri" w:eastAsia="Times New Roman" w:hAnsi="Calibri" w:cs="Calibri"/>
                <w:color w:val="000000"/>
                <w:lang w:eastAsia="en-AU"/>
              </w:rPr>
            </w:pPr>
            <w:ins w:id="17311" w:author="KIM, Jason" w:date="2019-04-02T13:39:00Z">
              <w:r w:rsidRPr="0056388D">
                <w:rPr>
                  <w:rFonts w:ascii="Calibri" w:eastAsia="Times New Roman" w:hAnsi="Calibri" w:cs="Calibri"/>
                  <w:color w:val="000000"/>
                  <w:lang w:eastAsia="en-AU"/>
                </w:rPr>
                <w:t>LLN1057</w:t>
              </w:r>
            </w:ins>
          </w:p>
        </w:tc>
        <w:tc>
          <w:tcPr>
            <w:tcW w:w="933" w:type="pct"/>
            <w:noWrap/>
            <w:hideMark/>
          </w:tcPr>
          <w:p w:rsidR="00110C18" w:rsidRPr="0056388D" w:rsidRDefault="00110C18" w:rsidP="00063728">
            <w:pPr>
              <w:rPr>
                <w:ins w:id="17312" w:author="KIM, Jason" w:date="2019-04-02T13:39:00Z"/>
                <w:rFonts w:ascii="Calibri" w:eastAsia="Times New Roman" w:hAnsi="Calibri" w:cs="Calibri"/>
                <w:color w:val="000000"/>
                <w:lang w:eastAsia="en-AU"/>
              </w:rPr>
            </w:pPr>
            <w:ins w:id="173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14" w:author="KIM, Jason" w:date="2019-04-02T13:39:00Z"/>
                <w:rFonts w:ascii="Calibri" w:eastAsia="Times New Roman" w:hAnsi="Calibri" w:cs="Calibri"/>
                <w:color w:val="000000"/>
                <w:lang w:eastAsia="en-AU"/>
              </w:rPr>
            </w:pPr>
            <w:ins w:id="17315" w:author="KIM, Jason" w:date="2019-04-02T13:39:00Z">
              <w:r w:rsidRPr="0056388D">
                <w:rPr>
                  <w:rFonts w:ascii="Calibri" w:eastAsia="Times New Roman" w:hAnsi="Calibri" w:cs="Calibri"/>
                  <w:color w:val="000000"/>
                  <w:lang w:eastAsia="en-AU"/>
                </w:rPr>
                <w:t>Chainage 1815</w:t>
              </w:r>
            </w:ins>
          </w:p>
        </w:tc>
        <w:tc>
          <w:tcPr>
            <w:tcW w:w="764" w:type="pct"/>
            <w:noWrap/>
            <w:hideMark/>
          </w:tcPr>
          <w:p w:rsidR="00110C18" w:rsidRPr="0056388D" w:rsidRDefault="00110C18" w:rsidP="00063728">
            <w:pPr>
              <w:jc w:val="right"/>
              <w:rPr>
                <w:ins w:id="17316" w:author="KIM, Jason" w:date="2019-04-02T13:39:00Z"/>
                <w:rFonts w:ascii="Calibri" w:eastAsia="Times New Roman" w:hAnsi="Calibri" w:cs="Calibri"/>
                <w:color w:val="000000"/>
                <w:lang w:eastAsia="en-AU"/>
              </w:rPr>
            </w:pPr>
            <w:ins w:id="17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18" w:author="KIM, Jason" w:date="2019-04-02T13:39:00Z"/>
        </w:trPr>
        <w:tc>
          <w:tcPr>
            <w:tcW w:w="708" w:type="pct"/>
            <w:vMerge/>
            <w:hideMark/>
          </w:tcPr>
          <w:p w:rsidR="00110C18" w:rsidRPr="0056388D" w:rsidRDefault="00110C18" w:rsidP="00063728">
            <w:pPr>
              <w:rPr>
                <w:ins w:id="173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20" w:author="KIM, Jason" w:date="2019-04-02T13:39:00Z"/>
                <w:rFonts w:ascii="Calibri" w:eastAsia="Times New Roman" w:hAnsi="Calibri" w:cs="Calibri"/>
                <w:color w:val="000000"/>
                <w:lang w:eastAsia="en-AU"/>
              </w:rPr>
            </w:pPr>
            <w:ins w:id="17321"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22" w:author="KIM, Jason" w:date="2019-04-02T13:39:00Z"/>
                <w:rFonts w:ascii="Calibri" w:eastAsia="Times New Roman" w:hAnsi="Calibri" w:cs="Calibri"/>
                <w:color w:val="000000"/>
                <w:lang w:eastAsia="en-AU"/>
              </w:rPr>
            </w:pPr>
            <w:ins w:id="1732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24" w:author="KIM, Jason" w:date="2019-04-02T13:39:00Z"/>
                <w:rFonts w:ascii="Calibri" w:eastAsia="Times New Roman" w:hAnsi="Calibri" w:cs="Calibri"/>
                <w:color w:val="000000"/>
                <w:lang w:eastAsia="en-AU"/>
              </w:rPr>
            </w:pPr>
            <w:ins w:id="17325" w:author="KIM, Jason" w:date="2019-04-02T13:39:00Z">
              <w:r w:rsidRPr="0056388D">
                <w:rPr>
                  <w:rFonts w:ascii="Calibri" w:eastAsia="Times New Roman" w:hAnsi="Calibri" w:cs="Calibri"/>
                  <w:color w:val="000000"/>
                  <w:lang w:eastAsia="en-AU"/>
                </w:rPr>
                <w:t>LLN1058</w:t>
              </w:r>
            </w:ins>
          </w:p>
        </w:tc>
        <w:tc>
          <w:tcPr>
            <w:tcW w:w="933" w:type="pct"/>
            <w:noWrap/>
            <w:hideMark/>
          </w:tcPr>
          <w:p w:rsidR="00110C18" w:rsidRPr="0056388D" w:rsidRDefault="00110C18" w:rsidP="00063728">
            <w:pPr>
              <w:rPr>
                <w:ins w:id="17326" w:author="KIM, Jason" w:date="2019-04-02T13:39:00Z"/>
                <w:rFonts w:ascii="Calibri" w:eastAsia="Times New Roman" w:hAnsi="Calibri" w:cs="Calibri"/>
                <w:color w:val="000000"/>
                <w:lang w:eastAsia="en-AU"/>
              </w:rPr>
            </w:pPr>
            <w:ins w:id="173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28" w:author="KIM, Jason" w:date="2019-04-02T13:39:00Z"/>
                <w:rFonts w:ascii="Calibri" w:eastAsia="Times New Roman" w:hAnsi="Calibri" w:cs="Calibri"/>
                <w:color w:val="000000"/>
                <w:lang w:eastAsia="en-AU"/>
              </w:rPr>
            </w:pPr>
            <w:ins w:id="17329" w:author="KIM, Jason" w:date="2019-04-02T13:39:00Z">
              <w:r w:rsidRPr="0056388D">
                <w:rPr>
                  <w:rFonts w:ascii="Calibri" w:eastAsia="Times New Roman" w:hAnsi="Calibri" w:cs="Calibri"/>
                  <w:color w:val="000000"/>
                  <w:lang w:eastAsia="en-AU"/>
                </w:rPr>
                <w:t>Chainage 1824</w:t>
              </w:r>
            </w:ins>
          </w:p>
        </w:tc>
        <w:tc>
          <w:tcPr>
            <w:tcW w:w="764" w:type="pct"/>
            <w:noWrap/>
            <w:hideMark/>
          </w:tcPr>
          <w:p w:rsidR="00110C18" w:rsidRPr="0056388D" w:rsidRDefault="00110C18" w:rsidP="00063728">
            <w:pPr>
              <w:jc w:val="right"/>
              <w:rPr>
                <w:ins w:id="17330" w:author="KIM, Jason" w:date="2019-04-02T13:39:00Z"/>
                <w:rFonts w:ascii="Calibri" w:eastAsia="Times New Roman" w:hAnsi="Calibri" w:cs="Calibri"/>
                <w:color w:val="000000"/>
                <w:lang w:eastAsia="en-AU"/>
              </w:rPr>
            </w:pPr>
            <w:ins w:id="17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32" w:author="KIM, Jason" w:date="2019-04-02T13:39:00Z"/>
        </w:trPr>
        <w:tc>
          <w:tcPr>
            <w:tcW w:w="708" w:type="pct"/>
            <w:vMerge/>
            <w:hideMark/>
          </w:tcPr>
          <w:p w:rsidR="00110C18" w:rsidRPr="0056388D" w:rsidRDefault="00110C18" w:rsidP="00063728">
            <w:pPr>
              <w:rPr>
                <w:ins w:id="173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34" w:author="KIM, Jason" w:date="2019-04-02T13:39:00Z"/>
                <w:rFonts w:ascii="Calibri" w:eastAsia="Times New Roman" w:hAnsi="Calibri" w:cs="Calibri"/>
                <w:color w:val="000000"/>
                <w:lang w:eastAsia="en-AU"/>
              </w:rPr>
            </w:pPr>
            <w:ins w:id="17335"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36" w:author="KIM, Jason" w:date="2019-04-02T13:39:00Z"/>
                <w:rFonts w:ascii="Calibri" w:eastAsia="Times New Roman" w:hAnsi="Calibri" w:cs="Calibri"/>
                <w:color w:val="000000"/>
                <w:lang w:eastAsia="en-AU"/>
              </w:rPr>
            </w:pPr>
            <w:ins w:id="1733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38" w:author="KIM, Jason" w:date="2019-04-02T13:39:00Z"/>
                <w:rFonts w:ascii="Calibri" w:eastAsia="Times New Roman" w:hAnsi="Calibri" w:cs="Calibri"/>
                <w:color w:val="000000"/>
                <w:lang w:eastAsia="en-AU"/>
              </w:rPr>
            </w:pPr>
            <w:ins w:id="17339" w:author="KIM, Jason" w:date="2019-04-02T13:39:00Z">
              <w:r w:rsidRPr="0056388D">
                <w:rPr>
                  <w:rFonts w:ascii="Calibri" w:eastAsia="Times New Roman" w:hAnsi="Calibri" w:cs="Calibri"/>
                  <w:color w:val="000000"/>
                  <w:lang w:eastAsia="en-AU"/>
                </w:rPr>
                <w:t>LLN1059</w:t>
              </w:r>
            </w:ins>
          </w:p>
        </w:tc>
        <w:tc>
          <w:tcPr>
            <w:tcW w:w="933" w:type="pct"/>
            <w:noWrap/>
            <w:hideMark/>
          </w:tcPr>
          <w:p w:rsidR="00110C18" w:rsidRPr="0056388D" w:rsidRDefault="00110C18" w:rsidP="00063728">
            <w:pPr>
              <w:rPr>
                <w:ins w:id="17340" w:author="KIM, Jason" w:date="2019-04-02T13:39:00Z"/>
                <w:rFonts w:ascii="Calibri" w:eastAsia="Times New Roman" w:hAnsi="Calibri" w:cs="Calibri"/>
                <w:color w:val="000000"/>
                <w:lang w:eastAsia="en-AU"/>
              </w:rPr>
            </w:pPr>
            <w:ins w:id="173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42" w:author="KIM, Jason" w:date="2019-04-02T13:39:00Z"/>
                <w:rFonts w:ascii="Calibri" w:eastAsia="Times New Roman" w:hAnsi="Calibri" w:cs="Calibri"/>
                <w:color w:val="000000"/>
                <w:lang w:eastAsia="en-AU"/>
              </w:rPr>
            </w:pPr>
            <w:ins w:id="17343" w:author="KIM, Jason" w:date="2019-04-02T13:39:00Z">
              <w:r w:rsidRPr="0056388D">
                <w:rPr>
                  <w:rFonts w:ascii="Calibri" w:eastAsia="Times New Roman" w:hAnsi="Calibri" w:cs="Calibri"/>
                  <w:color w:val="000000"/>
                  <w:lang w:eastAsia="en-AU"/>
                </w:rPr>
                <w:t>Chainage 1834</w:t>
              </w:r>
            </w:ins>
          </w:p>
        </w:tc>
        <w:tc>
          <w:tcPr>
            <w:tcW w:w="764" w:type="pct"/>
            <w:noWrap/>
            <w:hideMark/>
          </w:tcPr>
          <w:p w:rsidR="00110C18" w:rsidRPr="0056388D" w:rsidRDefault="00110C18" w:rsidP="00063728">
            <w:pPr>
              <w:jc w:val="right"/>
              <w:rPr>
                <w:ins w:id="17344" w:author="KIM, Jason" w:date="2019-04-02T13:39:00Z"/>
                <w:rFonts w:ascii="Calibri" w:eastAsia="Times New Roman" w:hAnsi="Calibri" w:cs="Calibri"/>
                <w:color w:val="000000"/>
                <w:lang w:eastAsia="en-AU"/>
              </w:rPr>
            </w:pPr>
            <w:ins w:id="17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46" w:author="KIM, Jason" w:date="2019-04-02T13:39:00Z"/>
        </w:trPr>
        <w:tc>
          <w:tcPr>
            <w:tcW w:w="708" w:type="pct"/>
            <w:vMerge/>
            <w:hideMark/>
          </w:tcPr>
          <w:p w:rsidR="00110C18" w:rsidRPr="0056388D" w:rsidRDefault="00110C18" w:rsidP="00063728">
            <w:pPr>
              <w:rPr>
                <w:ins w:id="173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48" w:author="KIM, Jason" w:date="2019-04-02T13:39:00Z"/>
                <w:rFonts w:ascii="Calibri" w:eastAsia="Times New Roman" w:hAnsi="Calibri" w:cs="Calibri"/>
                <w:color w:val="000000"/>
                <w:lang w:eastAsia="en-AU"/>
              </w:rPr>
            </w:pPr>
            <w:ins w:id="17349"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50" w:author="KIM, Jason" w:date="2019-04-02T13:39:00Z"/>
                <w:rFonts w:ascii="Calibri" w:eastAsia="Times New Roman" w:hAnsi="Calibri" w:cs="Calibri"/>
                <w:color w:val="000000"/>
                <w:lang w:eastAsia="en-AU"/>
              </w:rPr>
            </w:pPr>
            <w:ins w:id="1735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52" w:author="KIM, Jason" w:date="2019-04-02T13:39:00Z"/>
                <w:rFonts w:ascii="Calibri" w:eastAsia="Times New Roman" w:hAnsi="Calibri" w:cs="Calibri"/>
                <w:color w:val="000000"/>
                <w:lang w:eastAsia="en-AU"/>
              </w:rPr>
            </w:pPr>
            <w:ins w:id="17353" w:author="KIM, Jason" w:date="2019-04-02T13:39:00Z">
              <w:r w:rsidRPr="0056388D">
                <w:rPr>
                  <w:rFonts w:ascii="Calibri" w:eastAsia="Times New Roman" w:hAnsi="Calibri" w:cs="Calibri"/>
                  <w:color w:val="000000"/>
                  <w:lang w:eastAsia="en-AU"/>
                </w:rPr>
                <w:t>LLN1060</w:t>
              </w:r>
            </w:ins>
          </w:p>
        </w:tc>
        <w:tc>
          <w:tcPr>
            <w:tcW w:w="933" w:type="pct"/>
            <w:noWrap/>
            <w:hideMark/>
          </w:tcPr>
          <w:p w:rsidR="00110C18" w:rsidRPr="0056388D" w:rsidRDefault="00110C18" w:rsidP="00063728">
            <w:pPr>
              <w:rPr>
                <w:ins w:id="17354" w:author="KIM, Jason" w:date="2019-04-02T13:39:00Z"/>
                <w:rFonts w:ascii="Calibri" w:eastAsia="Times New Roman" w:hAnsi="Calibri" w:cs="Calibri"/>
                <w:color w:val="000000"/>
                <w:lang w:eastAsia="en-AU"/>
              </w:rPr>
            </w:pPr>
            <w:ins w:id="173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56" w:author="KIM, Jason" w:date="2019-04-02T13:39:00Z"/>
                <w:rFonts w:ascii="Calibri" w:eastAsia="Times New Roman" w:hAnsi="Calibri" w:cs="Calibri"/>
                <w:color w:val="000000"/>
                <w:lang w:eastAsia="en-AU"/>
              </w:rPr>
            </w:pPr>
            <w:ins w:id="17357" w:author="KIM, Jason" w:date="2019-04-02T13:39:00Z">
              <w:r w:rsidRPr="0056388D">
                <w:rPr>
                  <w:rFonts w:ascii="Calibri" w:eastAsia="Times New Roman" w:hAnsi="Calibri" w:cs="Calibri"/>
                  <w:color w:val="000000"/>
                  <w:lang w:eastAsia="en-AU"/>
                </w:rPr>
                <w:t>Chainage 1844</w:t>
              </w:r>
            </w:ins>
          </w:p>
        </w:tc>
        <w:tc>
          <w:tcPr>
            <w:tcW w:w="764" w:type="pct"/>
            <w:noWrap/>
            <w:hideMark/>
          </w:tcPr>
          <w:p w:rsidR="00110C18" w:rsidRPr="0056388D" w:rsidRDefault="00110C18" w:rsidP="00063728">
            <w:pPr>
              <w:jc w:val="right"/>
              <w:rPr>
                <w:ins w:id="17358" w:author="KIM, Jason" w:date="2019-04-02T13:39:00Z"/>
                <w:rFonts w:ascii="Calibri" w:eastAsia="Times New Roman" w:hAnsi="Calibri" w:cs="Calibri"/>
                <w:color w:val="000000"/>
                <w:lang w:eastAsia="en-AU"/>
              </w:rPr>
            </w:pPr>
            <w:ins w:id="173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60" w:author="KIM, Jason" w:date="2019-04-02T13:39:00Z"/>
        </w:trPr>
        <w:tc>
          <w:tcPr>
            <w:tcW w:w="708" w:type="pct"/>
            <w:vMerge/>
            <w:hideMark/>
          </w:tcPr>
          <w:p w:rsidR="00110C18" w:rsidRPr="0056388D" w:rsidRDefault="00110C18" w:rsidP="00063728">
            <w:pPr>
              <w:rPr>
                <w:ins w:id="173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62" w:author="KIM, Jason" w:date="2019-04-02T13:39:00Z"/>
                <w:rFonts w:ascii="Calibri" w:eastAsia="Times New Roman" w:hAnsi="Calibri" w:cs="Calibri"/>
                <w:color w:val="000000"/>
                <w:lang w:eastAsia="en-AU"/>
              </w:rPr>
            </w:pPr>
            <w:ins w:id="17363"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64" w:author="KIM, Jason" w:date="2019-04-02T13:39:00Z"/>
                <w:rFonts w:ascii="Calibri" w:eastAsia="Times New Roman" w:hAnsi="Calibri" w:cs="Calibri"/>
                <w:color w:val="000000"/>
                <w:lang w:eastAsia="en-AU"/>
              </w:rPr>
            </w:pPr>
            <w:ins w:id="1736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66" w:author="KIM, Jason" w:date="2019-04-02T13:39:00Z"/>
                <w:rFonts w:ascii="Calibri" w:eastAsia="Times New Roman" w:hAnsi="Calibri" w:cs="Calibri"/>
                <w:color w:val="000000"/>
                <w:lang w:eastAsia="en-AU"/>
              </w:rPr>
            </w:pPr>
            <w:ins w:id="17367" w:author="KIM, Jason" w:date="2019-04-02T13:39:00Z">
              <w:r w:rsidRPr="0056388D">
                <w:rPr>
                  <w:rFonts w:ascii="Calibri" w:eastAsia="Times New Roman" w:hAnsi="Calibri" w:cs="Calibri"/>
                  <w:color w:val="000000"/>
                  <w:lang w:eastAsia="en-AU"/>
                </w:rPr>
                <w:t>LLN1061</w:t>
              </w:r>
            </w:ins>
          </w:p>
        </w:tc>
        <w:tc>
          <w:tcPr>
            <w:tcW w:w="933" w:type="pct"/>
            <w:noWrap/>
            <w:hideMark/>
          </w:tcPr>
          <w:p w:rsidR="00110C18" w:rsidRPr="0056388D" w:rsidRDefault="00110C18" w:rsidP="00063728">
            <w:pPr>
              <w:rPr>
                <w:ins w:id="17368" w:author="KIM, Jason" w:date="2019-04-02T13:39:00Z"/>
                <w:rFonts w:ascii="Calibri" w:eastAsia="Times New Roman" w:hAnsi="Calibri" w:cs="Calibri"/>
                <w:color w:val="000000"/>
                <w:lang w:eastAsia="en-AU"/>
              </w:rPr>
            </w:pPr>
            <w:ins w:id="173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70" w:author="KIM, Jason" w:date="2019-04-02T13:39:00Z"/>
                <w:rFonts w:ascii="Calibri" w:eastAsia="Times New Roman" w:hAnsi="Calibri" w:cs="Calibri"/>
                <w:color w:val="000000"/>
                <w:lang w:eastAsia="en-AU"/>
              </w:rPr>
            </w:pPr>
            <w:ins w:id="17371" w:author="KIM, Jason" w:date="2019-04-02T13:39:00Z">
              <w:r w:rsidRPr="0056388D">
                <w:rPr>
                  <w:rFonts w:ascii="Calibri" w:eastAsia="Times New Roman" w:hAnsi="Calibri" w:cs="Calibri"/>
                  <w:color w:val="000000"/>
                  <w:lang w:eastAsia="en-AU"/>
                </w:rPr>
                <w:t>Chainage 1854</w:t>
              </w:r>
            </w:ins>
          </w:p>
        </w:tc>
        <w:tc>
          <w:tcPr>
            <w:tcW w:w="764" w:type="pct"/>
            <w:noWrap/>
            <w:hideMark/>
          </w:tcPr>
          <w:p w:rsidR="00110C18" w:rsidRPr="0056388D" w:rsidRDefault="00110C18" w:rsidP="00063728">
            <w:pPr>
              <w:jc w:val="right"/>
              <w:rPr>
                <w:ins w:id="17372" w:author="KIM, Jason" w:date="2019-04-02T13:39:00Z"/>
                <w:rFonts w:ascii="Calibri" w:eastAsia="Times New Roman" w:hAnsi="Calibri" w:cs="Calibri"/>
                <w:color w:val="000000"/>
                <w:lang w:eastAsia="en-AU"/>
              </w:rPr>
            </w:pPr>
            <w:ins w:id="173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74" w:author="KIM, Jason" w:date="2019-04-02T13:39:00Z"/>
        </w:trPr>
        <w:tc>
          <w:tcPr>
            <w:tcW w:w="708" w:type="pct"/>
            <w:vMerge/>
            <w:hideMark/>
          </w:tcPr>
          <w:p w:rsidR="00110C18" w:rsidRPr="0056388D" w:rsidRDefault="00110C18" w:rsidP="00063728">
            <w:pPr>
              <w:rPr>
                <w:ins w:id="173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76" w:author="KIM, Jason" w:date="2019-04-02T13:39:00Z"/>
                <w:rFonts w:ascii="Calibri" w:eastAsia="Times New Roman" w:hAnsi="Calibri" w:cs="Calibri"/>
                <w:color w:val="000000"/>
                <w:lang w:eastAsia="en-AU"/>
              </w:rPr>
            </w:pPr>
            <w:ins w:id="17377"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78" w:author="KIM, Jason" w:date="2019-04-02T13:39:00Z"/>
                <w:rFonts w:ascii="Calibri" w:eastAsia="Times New Roman" w:hAnsi="Calibri" w:cs="Calibri"/>
                <w:color w:val="000000"/>
                <w:lang w:eastAsia="en-AU"/>
              </w:rPr>
            </w:pPr>
            <w:ins w:id="1737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80" w:author="KIM, Jason" w:date="2019-04-02T13:39:00Z"/>
                <w:rFonts w:ascii="Calibri" w:eastAsia="Times New Roman" w:hAnsi="Calibri" w:cs="Calibri"/>
                <w:color w:val="000000"/>
                <w:lang w:eastAsia="en-AU"/>
              </w:rPr>
            </w:pPr>
            <w:ins w:id="17381" w:author="KIM, Jason" w:date="2019-04-02T13:39:00Z">
              <w:r w:rsidRPr="0056388D">
                <w:rPr>
                  <w:rFonts w:ascii="Calibri" w:eastAsia="Times New Roman" w:hAnsi="Calibri" w:cs="Calibri"/>
                  <w:color w:val="000000"/>
                  <w:lang w:eastAsia="en-AU"/>
                </w:rPr>
                <w:t>LLN1062</w:t>
              </w:r>
            </w:ins>
          </w:p>
        </w:tc>
        <w:tc>
          <w:tcPr>
            <w:tcW w:w="933" w:type="pct"/>
            <w:noWrap/>
            <w:hideMark/>
          </w:tcPr>
          <w:p w:rsidR="00110C18" w:rsidRPr="0056388D" w:rsidRDefault="00110C18" w:rsidP="00063728">
            <w:pPr>
              <w:rPr>
                <w:ins w:id="17382" w:author="KIM, Jason" w:date="2019-04-02T13:39:00Z"/>
                <w:rFonts w:ascii="Calibri" w:eastAsia="Times New Roman" w:hAnsi="Calibri" w:cs="Calibri"/>
                <w:color w:val="000000"/>
                <w:lang w:eastAsia="en-AU"/>
              </w:rPr>
            </w:pPr>
            <w:ins w:id="173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84" w:author="KIM, Jason" w:date="2019-04-02T13:39:00Z"/>
                <w:rFonts w:ascii="Calibri" w:eastAsia="Times New Roman" w:hAnsi="Calibri" w:cs="Calibri"/>
                <w:color w:val="000000"/>
                <w:lang w:eastAsia="en-AU"/>
              </w:rPr>
            </w:pPr>
            <w:ins w:id="17385" w:author="KIM, Jason" w:date="2019-04-02T13:39:00Z">
              <w:r w:rsidRPr="0056388D">
                <w:rPr>
                  <w:rFonts w:ascii="Calibri" w:eastAsia="Times New Roman" w:hAnsi="Calibri" w:cs="Calibri"/>
                  <w:color w:val="000000"/>
                  <w:lang w:eastAsia="en-AU"/>
                </w:rPr>
                <w:t>Chainage 1863</w:t>
              </w:r>
            </w:ins>
          </w:p>
        </w:tc>
        <w:tc>
          <w:tcPr>
            <w:tcW w:w="764" w:type="pct"/>
            <w:noWrap/>
            <w:hideMark/>
          </w:tcPr>
          <w:p w:rsidR="00110C18" w:rsidRPr="0056388D" w:rsidRDefault="00110C18" w:rsidP="00063728">
            <w:pPr>
              <w:jc w:val="right"/>
              <w:rPr>
                <w:ins w:id="17386" w:author="KIM, Jason" w:date="2019-04-02T13:39:00Z"/>
                <w:rFonts w:ascii="Calibri" w:eastAsia="Times New Roman" w:hAnsi="Calibri" w:cs="Calibri"/>
                <w:color w:val="000000"/>
                <w:lang w:eastAsia="en-AU"/>
              </w:rPr>
            </w:pPr>
            <w:ins w:id="17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88" w:author="KIM, Jason" w:date="2019-04-02T13:39:00Z"/>
        </w:trPr>
        <w:tc>
          <w:tcPr>
            <w:tcW w:w="708" w:type="pct"/>
            <w:vMerge/>
            <w:hideMark/>
          </w:tcPr>
          <w:p w:rsidR="00110C18" w:rsidRPr="0056388D" w:rsidRDefault="00110C18" w:rsidP="00063728">
            <w:pPr>
              <w:rPr>
                <w:ins w:id="17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90" w:author="KIM, Jason" w:date="2019-04-02T13:39:00Z"/>
                <w:rFonts w:ascii="Calibri" w:eastAsia="Times New Roman" w:hAnsi="Calibri" w:cs="Calibri"/>
                <w:color w:val="000000"/>
                <w:lang w:eastAsia="en-AU"/>
              </w:rPr>
            </w:pPr>
            <w:ins w:id="17391"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92" w:author="KIM, Jason" w:date="2019-04-02T13:39:00Z"/>
                <w:rFonts w:ascii="Calibri" w:eastAsia="Times New Roman" w:hAnsi="Calibri" w:cs="Calibri"/>
                <w:color w:val="000000"/>
                <w:lang w:eastAsia="en-AU"/>
              </w:rPr>
            </w:pPr>
            <w:ins w:id="1739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94" w:author="KIM, Jason" w:date="2019-04-02T13:39:00Z"/>
                <w:rFonts w:ascii="Calibri" w:eastAsia="Times New Roman" w:hAnsi="Calibri" w:cs="Calibri"/>
                <w:color w:val="000000"/>
                <w:lang w:eastAsia="en-AU"/>
              </w:rPr>
            </w:pPr>
            <w:ins w:id="17395" w:author="KIM, Jason" w:date="2019-04-02T13:39:00Z">
              <w:r w:rsidRPr="0056388D">
                <w:rPr>
                  <w:rFonts w:ascii="Calibri" w:eastAsia="Times New Roman" w:hAnsi="Calibri" w:cs="Calibri"/>
                  <w:color w:val="000000"/>
                  <w:lang w:eastAsia="en-AU"/>
                </w:rPr>
                <w:t>LLN1063</w:t>
              </w:r>
            </w:ins>
          </w:p>
        </w:tc>
        <w:tc>
          <w:tcPr>
            <w:tcW w:w="933" w:type="pct"/>
            <w:noWrap/>
            <w:hideMark/>
          </w:tcPr>
          <w:p w:rsidR="00110C18" w:rsidRPr="0056388D" w:rsidRDefault="00110C18" w:rsidP="00063728">
            <w:pPr>
              <w:rPr>
                <w:ins w:id="17396" w:author="KIM, Jason" w:date="2019-04-02T13:39:00Z"/>
                <w:rFonts w:ascii="Calibri" w:eastAsia="Times New Roman" w:hAnsi="Calibri" w:cs="Calibri"/>
                <w:color w:val="000000"/>
                <w:lang w:eastAsia="en-AU"/>
              </w:rPr>
            </w:pPr>
            <w:ins w:id="173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98" w:author="KIM, Jason" w:date="2019-04-02T13:39:00Z"/>
                <w:rFonts w:ascii="Calibri" w:eastAsia="Times New Roman" w:hAnsi="Calibri" w:cs="Calibri"/>
                <w:color w:val="000000"/>
                <w:lang w:eastAsia="en-AU"/>
              </w:rPr>
            </w:pPr>
            <w:ins w:id="17399" w:author="KIM, Jason" w:date="2019-04-02T13:39:00Z">
              <w:r w:rsidRPr="0056388D">
                <w:rPr>
                  <w:rFonts w:ascii="Calibri" w:eastAsia="Times New Roman" w:hAnsi="Calibri" w:cs="Calibri"/>
                  <w:color w:val="000000"/>
                  <w:lang w:eastAsia="en-AU"/>
                </w:rPr>
                <w:t>Chainage 1873</w:t>
              </w:r>
            </w:ins>
          </w:p>
        </w:tc>
        <w:tc>
          <w:tcPr>
            <w:tcW w:w="764" w:type="pct"/>
            <w:noWrap/>
            <w:hideMark/>
          </w:tcPr>
          <w:p w:rsidR="00110C18" w:rsidRPr="0056388D" w:rsidRDefault="00110C18" w:rsidP="00063728">
            <w:pPr>
              <w:jc w:val="right"/>
              <w:rPr>
                <w:ins w:id="17400" w:author="KIM, Jason" w:date="2019-04-02T13:39:00Z"/>
                <w:rFonts w:ascii="Calibri" w:eastAsia="Times New Roman" w:hAnsi="Calibri" w:cs="Calibri"/>
                <w:color w:val="000000"/>
                <w:lang w:eastAsia="en-AU"/>
              </w:rPr>
            </w:pPr>
            <w:ins w:id="17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02" w:author="KIM, Jason" w:date="2019-04-02T13:39:00Z"/>
        </w:trPr>
        <w:tc>
          <w:tcPr>
            <w:tcW w:w="708" w:type="pct"/>
            <w:vMerge/>
            <w:hideMark/>
          </w:tcPr>
          <w:p w:rsidR="00110C18" w:rsidRPr="0056388D" w:rsidRDefault="00110C18" w:rsidP="00063728">
            <w:pPr>
              <w:rPr>
                <w:ins w:id="17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04" w:author="KIM, Jason" w:date="2019-04-02T13:39:00Z"/>
                <w:rFonts w:ascii="Calibri" w:eastAsia="Times New Roman" w:hAnsi="Calibri" w:cs="Calibri"/>
                <w:color w:val="000000"/>
                <w:lang w:eastAsia="en-AU"/>
              </w:rPr>
            </w:pPr>
            <w:ins w:id="17405"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406" w:author="KIM, Jason" w:date="2019-04-02T13:39:00Z"/>
                <w:rFonts w:ascii="Calibri" w:eastAsia="Times New Roman" w:hAnsi="Calibri" w:cs="Calibri"/>
                <w:color w:val="000000"/>
                <w:lang w:eastAsia="en-AU"/>
              </w:rPr>
            </w:pPr>
            <w:ins w:id="1740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08" w:author="KIM, Jason" w:date="2019-04-02T13:39:00Z"/>
                <w:rFonts w:ascii="Calibri" w:eastAsia="Times New Roman" w:hAnsi="Calibri" w:cs="Calibri"/>
                <w:color w:val="000000"/>
                <w:lang w:eastAsia="en-AU"/>
              </w:rPr>
            </w:pPr>
            <w:ins w:id="17409" w:author="KIM, Jason" w:date="2019-04-02T13:39:00Z">
              <w:r w:rsidRPr="0056388D">
                <w:rPr>
                  <w:rFonts w:ascii="Calibri" w:eastAsia="Times New Roman" w:hAnsi="Calibri" w:cs="Calibri"/>
                  <w:color w:val="000000"/>
                  <w:lang w:eastAsia="en-AU"/>
                </w:rPr>
                <w:t>LLN1064</w:t>
              </w:r>
            </w:ins>
          </w:p>
        </w:tc>
        <w:tc>
          <w:tcPr>
            <w:tcW w:w="933" w:type="pct"/>
            <w:noWrap/>
            <w:hideMark/>
          </w:tcPr>
          <w:p w:rsidR="00110C18" w:rsidRPr="0056388D" w:rsidRDefault="00110C18" w:rsidP="00063728">
            <w:pPr>
              <w:rPr>
                <w:ins w:id="17410" w:author="KIM, Jason" w:date="2019-04-02T13:39:00Z"/>
                <w:rFonts w:ascii="Calibri" w:eastAsia="Times New Roman" w:hAnsi="Calibri" w:cs="Calibri"/>
                <w:color w:val="000000"/>
                <w:lang w:eastAsia="en-AU"/>
              </w:rPr>
            </w:pPr>
            <w:ins w:id="174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12" w:author="KIM, Jason" w:date="2019-04-02T13:39:00Z"/>
                <w:rFonts w:ascii="Calibri" w:eastAsia="Times New Roman" w:hAnsi="Calibri" w:cs="Calibri"/>
                <w:color w:val="000000"/>
                <w:lang w:eastAsia="en-AU"/>
              </w:rPr>
            </w:pPr>
            <w:ins w:id="17413" w:author="KIM, Jason" w:date="2019-04-02T13:39:00Z">
              <w:r w:rsidRPr="0056388D">
                <w:rPr>
                  <w:rFonts w:ascii="Calibri" w:eastAsia="Times New Roman" w:hAnsi="Calibri" w:cs="Calibri"/>
                  <w:color w:val="000000"/>
                  <w:lang w:eastAsia="en-AU"/>
                </w:rPr>
                <w:t>Chainage 1882</w:t>
              </w:r>
            </w:ins>
          </w:p>
        </w:tc>
        <w:tc>
          <w:tcPr>
            <w:tcW w:w="764" w:type="pct"/>
            <w:noWrap/>
            <w:hideMark/>
          </w:tcPr>
          <w:p w:rsidR="00110C18" w:rsidRPr="0056388D" w:rsidRDefault="00110C18" w:rsidP="00063728">
            <w:pPr>
              <w:jc w:val="right"/>
              <w:rPr>
                <w:ins w:id="17414" w:author="KIM, Jason" w:date="2019-04-02T13:39:00Z"/>
                <w:rFonts w:ascii="Calibri" w:eastAsia="Times New Roman" w:hAnsi="Calibri" w:cs="Calibri"/>
                <w:color w:val="000000"/>
                <w:lang w:eastAsia="en-AU"/>
              </w:rPr>
            </w:pPr>
            <w:ins w:id="17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16" w:author="KIM, Jason" w:date="2019-04-02T13:39:00Z"/>
        </w:trPr>
        <w:tc>
          <w:tcPr>
            <w:tcW w:w="708" w:type="pct"/>
            <w:vMerge/>
            <w:hideMark/>
          </w:tcPr>
          <w:p w:rsidR="00110C18" w:rsidRPr="0056388D" w:rsidRDefault="00110C18" w:rsidP="00063728">
            <w:pPr>
              <w:rPr>
                <w:ins w:id="17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18" w:author="KIM, Jason" w:date="2019-04-02T13:39:00Z"/>
                <w:rFonts w:ascii="Calibri" w:eastAsia="Times New Roman" w:hAnsi="Calibri" w:cs="Calibri"/>
                <w:color w:val="000000"/>
                <w:lang w:eastAsia="en-AU"/>
              </w:rPr>
            </w:pPr>
            <w:ins w:id="17419"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420" w:author="KIM, Jason" w:date="2019-04-02T13:39:00Z"/>
                <w:rFonts w:ascii="Calibri" w:eastAsia="Times New Roman" w:hAnsi="Calibri" w:cs="Calibri"/>
                <w:color w:val="000000"/>
                <w:lang w:eastAsia="en-AU"/>
              </w:rPr>
            </w:pPr>
            <w:ins w:id="1742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22" w:author="KIM, Jason" w:date="2019-04-02T13:39:00Z"/>
                <w:rFonts w:ascii="Calibri" w:eastAsia="Times New Roman" w:hAnsi="Calibri" w:cs="Calibri"/>
                <w:color w:val="000000"/>
                <w:lang w:eastAsia="en-AU"/>
              </w:rPr>
            </w:pPr>
            <w:ins w:id="17423" w:author="KIM, Jason" w:date="2019-04-02T13:39:00Z">
              <w:r w:rsidRPr="0056388D">
                <w:rPr>
                  <w:rFonts w:ascii="Calibri" w:eastAsia="Times New Roman" w:hAnsi="Calibri" w:cs="Calibri"/>
                  <w:color w:val="000000"/>
                  <w:lang w:eastAsia="en-AU"/>
                </w:rPr>
                <w:t>LLN1065</w:t>
              </w:r>
            </w:ins>
          </w:p>
        </w:tc>
        <w:tc>
          <w:tcPr>
            <w:tcW w:w="933" w:type="pct"/>
            <w:noWrap/>
            <w:hideMark/>
          </w:tcPr>
          <w:p w:rsidR="00110C18" w:rsidRPr="0056388D" w:rsidRDefault="00110C18" w:rsidP="00063728">
            <w:pPr>
              <w:rPr>
                <w:ins w:id="17424" w:author="KIM, Jason" w:date="2019-04-02T13:39:00Z"/>
                <w:rFonts w:ascii="Calibri" w:eastAsia="Times New Roman" w:hAnsi="Calibri" w:cs="Calibri"/>
                <w:color w:val="000000"/>
                <w:lang w:eastAsia="en-AU"/>
              </w:rPr>
            </w:pPr>
            <w:ins w:id="174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26" w:author="KIM, Jason" w:date="2019-04-02T13:39:00Z"/>
                <w:rFonts w:ascii="Calibri" w:eastAsia="Times New Roman" w:hAnsi="Calibri" w:cs="Calibri"/>
                <w:color w:val="000000"/>
                <w:lang w:eastAsia="en-AU"/>
              </w:rPr>
            </w:pPr>
            <w:ins w:id="17427" w:author="KIM, Jason" w:date="2019-04-02T13:39:00Z">
              <w:r w:rsidRPr="0056388D">
                <w:rPr>
                  <w:rFonts w:ascii="Calibri" w:eastAsia="Times New Roman" w:hAnsi="Calibri" w:cs="Calibri"/>
                  <w:color w:val="000000"/>
                  <w:lang w:eastAsia="en-AU"/>
                </w:rPr>
                <w:t>Chainage 1892</w:t>
              </w:r>
            </w:ins>
          </w:p>
        </w:tc>
        <w:tc>
          <w:tcPr>
            <w:tcW w:w="764" w:type="pct"/>
            <w:noWrap/>
            <w:hideMark/>
          </w:tcPr>
          <w:p w:rsidR="00110C18" w:rsidRPr="0056388D" w:rsidRDefault="00110C18" w:rsidP="00063728">
            <w:pPr>
              <w:jc w:val="right"/>
              <w:rPr>
                <w:ins w:id="17428" w:author="KIM, Jason" w:date="2019-04-02T13:39:00Z"/>
                <w:rFonts w:ascii="Calibri" w:eastAsia="Times New Roman" w:hAnsi="Calibri" w:cs="Calibri"/>
                <w:color w:val="000000"/>
                <w:lang w:eastAsia="en-AU"/>
              </w:rPr>
            </w:pPr>
            <w:ins w:id="17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30" w:author="KIM, Jason" w:date="2019-04-02T13:39:00Z"/>
        </w:trPr>
        <w:tc>
          <w:tcPr>
            <w:tcW w:w="708" w:type="pct"/>
            <w:vMerge w:val="restart"/>
            <w:noWrap/>
            <w:hideMark/>
          </w:tcPr>
          <w:p w:rsidR="00110C18" w:rsidRPr="0056388D" w:rsidRDefault="00110C18" w:rsidP="00063728">
            <w:pPr>
              <w:rPr>
                <w:ins w:id="17431" w:author="KIM, Jason" w:date="2019-04-02T13:39:00Z"/>
                <w:rFonts w:ascii="Calibri" w:eastAsia="Times New Roman" w:hAnsi="Calibri" w:cs="Calibri"/>
                <w:color w:val="000000"/>
                <w:lang w:eastAsia="en-AU"/>
              </w:rPr>
            </w:pPr>
            <w:ins w:id="17432" w:author="KIM, Jason" w:date="2019-04-02T13:39:00Z">
              <w:r w:rsidRPr="0056388D">
                <w:rPr>
                  <w:rFonts w:ascii="Calibri" w:eastAsia="Times New Roman" w:hAnsi="Calibri" w:cs="Calibri"/>
                  <w:color w:val="000000"/>
                  <w:lang w:eastAsia="en-AU"/>
                </w:rPr>
                <w:t>LLE08NK61</w:t>
              </w:r>
            </w:ins>
          </w:p>
        </w:tc>
        <w:tc>
          <w:tcPr>
            <w:tcW w:w="605" w:type="pct"/>
            <w:noWrap/>
            <w:hideMark/>
          </w:tcPr>
          <w:p w:rsidR="00110C18" w:rsidRPr="0056388D" w:rsidRDefault="00110C18" w:rsidP="00063728">
            <w:pPr>
              <w:rPr>
                <w:ins w:id="17433" w:author="KIM, Jason" w:date="2019-04-02T13:39:00Z"/>
                <w:rFonts w:ascii="Calibri" w:eastAsia="Times New Roman" w:hAnsi="Calibri" w:cs="Calibri"/>
                <w:color w:val="000000"/>
                <w:lang w:eastAsia="en-AU"/>
              </w:rPr>
            </w:pPr>
            <w:ins w:id="17434"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35" w:author="KIM, Jason" w:date="2019-04-02T13:39:00Z"/>
                <w:rFonts w:ascii="Calibri" w:eastAsia="Times New Roman" w:hAnsi="Calibri" w:cs="Calibri"/>
                <w:color w:val="000000"/>
                <w:lang w:eastAsia="en-AU"/>
              </w:rPr>
            </w:pPr>
            <w:ins w:id="1743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37" w:author="KIM, Jason" w:date="2019-04-02T13:39:00Z"/>
                <w:rFonts w:ascii="Calibri" w:eastAsia="Times New Roman" w:hAnsi="Calibri" w:cs="Calibri"/>
                <w:color w:val="000000"/>
                <w:lang w:eastAsia="en-AU"/>
              </w:rPr>
            </w:pPr>
            <w:ins w:id="17438" w:author="KIM, Jason" w:date="2019-04-02T13:39:00Z">
              <w:r w:rsidRPr="0056388D">
                <w:rPr>
                  <w:rFonts w:ascii="Calibri" w:eastAsia="Times New Roman" w:hAnsi="Calibri" w:cs="Calibri"/>
                  <w:color w:val="000000"/>
                  <w:lang w:eastAsia="en-AU"/>
                </w:rPr>
                <w:t>LLN1044</w:t>
              </w:r>
            </w:ins>
          </w:p>
        </w:tc>
        <w:tc>
          <w:tcPr>
            <w:tcW w:w="933" w:type="pct"/>
            <w:noWrap/>
            <w:hideMark/>
          </w:tcPr>
          <w:p w:rsidR="00110C18" w:rsidRPr="0056388D" w:rsidRDefault="00110C18" w:rsidP="00063728">
            <w:pPr>
              <w:rPr>
                <w:ins w:id="17439" w:author="KIM, Jason" w:date="2019-04-02T13:39:00Z"/>
                <w:rFonts w:ascii="Calibri" w:eastAsia="Times New Roman" w:hAnsi="Calibri" w:cs="Calibri"/>
                <w:color w:val="000000"/>
                <w:lang w:eastAsia="en-AU"/>
              </w:rPr>
            </w:pPr>
            <w:ins w:id="174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41" w:author="KIM, Jason" w:date="2019-04-02T13:39:00Z"/>
                <w:rFonts w:ascii="Calibri" w:eastAsia="Times New Roman" w:hAnsi="Calibri" w:cs="Calibri"/>
                <w:color w:val="000000"/>
                <w:lang w:eastAsia="en-AU"/>
              </w:rPr>
            </w:pPr>
            <w:ins w:id="17442" w:author="KIM, Jason" w:date="2019-04-02T13:39:00Z">
              <w:r w:rsidRPr="0056388D">
                <w:rPr>
                  <w:rFonts w:ascii="Calibri" w:eastAsia="Times New Roman" w:hAnsi="Calibri" w:cs="Calibri"/>
                  <w:color w:val="000000"/>
                  <w:lang w:eastAsia="en-AU"/>
                </w:rPr>
                <w:t>Chainage 1680</w:t>
              </w:r>
            </w:ins>
          </w:p>
        </w:tc>
        <w:tc>
          <w:tcPr>
            <w:tcW w:w="764" w:type="pct"/>
            <w:noWrap/>
            <w:hideMark/>
          </w:tcPr>
          <w:p w:rsidR="00110C18" w:rsidRPr="0056388D" w:rsidRDefault="00110C18" w:rsidP="00063728">
            <w:pPr>
              <w:jc w:val="right"/>
              <w:rPr>
                <w:ins w:id="17443" w:author="KIM, Jason" w:date="2019-04-02T13:39:00Z"/>
                <w:rFonts w:ascii="Calibri" w:eastAsia="Times New Roman" w:hAnsi="Calibri" w:cs="Calibri"/>
                <w:color w:val="000000"/>
                <w:lang w:eastAsia="en-AU"/>
              </w:rPr>
            </w:pPr>
            <w:ins w:id="174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45" w:author="KIM, Jason" w:date="2019-04-02T13:39:00Z"/>
        </w:trPr>
        <w:tc>
          <w:tcPr>
            <w:tcW w:w="708" w:type="pct"/>
            <w:vMerge/>
            <w:hideMark/>
          </w:tcPr>
          <w:p w:rsidR="00110C18" w:rsidRPr="0056388D" w:rsidRDefault="00110C18" w:rsidP="00063728">
            <w:pPr>
              <w:rPr>
                <w:ins w:id="174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47" w:author="KIM, Jason" w:date="2019-04-02T13:39:00Z"/>
                <w:rFonts w:ascii="Calibri" w:eastAsia="Times New Roman" w:hAnsi="Calibri" w:cs="Calibri"/>
                <w:color w:val="000000"/>
                <w:lang w:eastAsia="en-AU"/>
              </w:rPr>
            </w:pPr>
            <w:ins w:id="17448"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49" w:author="KIM, Jason" w:date="2019-04-02T13:39:00Z"/>
                <w:rFonts w:ascii="Calibri" w:eastAsia="Times New Roman" w:hAnsi="Calibri" w:cs="Calibri"/>
                <w:color w:val="000000"/>
                <w:lang w:eastAsia="en-AU"/>
              </w:rPr>
            </w:pPr>
            <w:ins w:id="1745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51" w:author="KIM, Jason" w:date="2019-04-02T13:39:00Z"/>
                <w:rFonts w:ascii="Calibri" w:eastAsia="Times New Roman" w:hAnsi="Calibri" w:cs="Calibri"/>
                <w:color w:val="000000"/>
                <w:lang w:eastAsia="en-AU"/>
              </w:rPr>
            </w:pPr>
            <w:ins w:id="17452" w:author="KIM, Jason" w:date="2019-04-02T13:39:00Z">
              <w:r w:rsidRPr="0056388D">
                <w:rPr>
                  <w:rFonts w:ascii="Calibri" w:eastAsia="Times New Roman" w:hAnsi="Calibri" w:cs="Calibri"/>
                  <w:color w:val="000000"/>
                  <w:lang w:eastAsia="en-AU"/>
                </w:rPr>
                <w:t>LLN1045</w:t>
              </w:r>
            </w:ins>
          </w:p>
        </w:tc>
        <w:tc>
          <w:tcPr>
            <w:tcW w:w="933" w:type="pct"/>
            <w:noWrap/>
            <w:hideMark/>
          </w:tcPr>
          <w:p w:rsidR="00110C18" w:rsidRPr="0056388D" w:rsidRDefault="00110C18" w:rsidP="00063728">
            <w:pPr>
              <w:rPr>
                <w:ins w:id="17453" w:author="KIM, Jason" w:date="2019-04-02T13:39:00Z"/>
                <w:rFonts w:ascii="Calibri" w:eastAsia="Times New Roman" w:hAnsi="Calibri" w:cs="Calibri"/>
                <w:color w:val="000000"/>
                <w:lang w:eastAsia="en-AU"/>
              </w:rPr>
            </w:pPr>
            <w:ins w:id="174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55" w:author="KIM, Jason" w:date="2019-04-02T13:39:00Z"/>
                <w:rFonts w:ascii="Calibri" w:eastAsia="Times New Roman" w:hAnsi="Calibri" w:cs="Calibri"/>
                <w:color w:val="000000"/>
                <w:lang w:eastAsia="en-AU"/>
              </w:rPr>
            </w:pPr>
            <w:ins w:id="17456" w:author="KIM, Jason" w:date="2019-04-02T13:39:00Z">
              <w:r w:rsidRPr="0056388D">
                <w:rPr>
                  <w:rFonts w:ascii="Calibri" w:eastAsia="Times New Roman" w:hAnsi="Calibri" w:cs="Calibri"/>
                  <w:color w:val="000000"/>
                  <w:lang w:eastAsia="en-AU"/>
                </w:rPr>
                <w:t>Chainage 1689</w:t>
              </w:r>
            </w:ins>
          </w:p>
        </w:tc>
        <w:tc>
          <w:tcPr>
            <w:tcW w:w="764" w:type="pct"/>
            <w:noWrap/>
            <w:hideMark/>
          </w:tcPr>
          <w:p w:rsidR="00110C18" w:rsidRPr="0056388D" w:rsidRDefault="00110C18" w:rsidP="00063728">
            <w:pPr>
              <w:jc w:val="right"/>
              <w:rPr>
                <w:ins w:id="17457" w:author="KIM, Jason" w:date="2019-04-02T13:39:00Z"/>
                <w:rFonts w:ascii="Calibri" w:eastAsia="Times New Roman" w:hAnsi="Calibri" w:cs="Calibri"/>
                <w:color w:val="000000"/>
                <w:lang w:eastAsia="en-AU"/>
              </w:rPr>
            </w:pPr>
            <w:ins w:id="17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59" w:author="KIM, Jason" w:date="2019-04-02T13:39:00Z"/>
        </w:trPr>
        <w:tc>
          <w:tcPr>
            <w:tcW w:w="708" w:type="pct"/>
            <w:vMerge/>
            <w:hideMark/>
          </w:tcPr>
          <w:p w:rsidR="00110C18" w:rsidRPr="0056388D" w:rsidRDefault="00110C18" w:rsidP="00063728">
            <w:pPr>
              <w:rPr>
                <w:ins w:id="174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61" w:author="KIM, Jason" w:date="2019-04-02T13:39:00Z"/>
                <w:rFonts w:ascii="Calibri" w:eastAsia="Times New Roman" w:hAnsi="Calibri" w:cs="Calibri"/>
                <w:color w:val="000000"/>
                <w:lang w:eastAsia="en-AU"/>
              </w:rPr>
            </w:pPr>
            <w:ins w:id="17462"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63" w:author="KIM, Jason" w:date="2019-04-02T13:39:00Z"/>
                <w:rFonts w:ascii="Calibri" w:eastAsia="Times New Roman" w:hAnsi="Calibri" w:cs="Calibri"/>
                <w:color w:val="000000"/>
                <w:lang w:eastAsia="en-AU"/>
              </w:rPr>
            </w:pPr>
            <w:ins w:id="1746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65" w:author="KIM, Jason" w:date="2019-04-02T13:39:00Z"/>
                <w:rFonts w:ascii="Calibri" w:eastAsia="Times New Roman" w:hAnsi="Calibri" w:cs="Calibri"/>
                <w:color w:val="000000"/>
                <w:lang w:eastAsia="en-AU"/>
              </w:rPr>
            </w:pPr>
            <w:ins w:id="17466" w:author="KIM, Jason" w:date="2019-04-02T13:39:00Z">
              <w:r w:rsidRPr="0056388D">
                <w:rPr>
                  <w:rFonts w:ascii="Calibri" w:eastAsia="Times New Roman" w:hAnsi="Calibri" w:cs="Calibri"/>
                  <w:color w:val="000000"/>
                  <w:lang w:eastAsia="en-AU"/>
                </w:rPr>
                <w:t>LLN1046</w:t>
              </w:r>
            </w:ins>
          </w:p>
        </w:tc>
        <w:tc>
          <w:tcPr>
            <w:tcW w:w="933" w:type="pct"/>
            <w:noWrap/>
            <w:hideMark/>
          </w:tcPr>
          <w:p w:rsidR="00110C18" w:rsidRPr="0056388D" w:rsidRDefault="00110C18" w:rsidP="00063728">
            <w:pPr>
              <w:rPr>
                <w:ins w:id="17467" w:author="KIM, Jason" w:date="2019-04-02T13:39:00Z"/>
                <w:rFonts w:ascii="Calibri" w:eastAsia="Times New Roman" w:hAnsi="Calibri" w:cs="Calibri"/>
                <w:color w:val="000000"/>
                <w:lang w:eastAsia="en-AU"/>
              </w:rPr>
            </w:pPr>
            <w:ins w:id="174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69" w:author="KIM, Jason" w:date="2019-04-02T13:39:00Z"/>
                <w:rFonts w:ascii="Calibri" w:eastAsia="Times New Roman" w:hAnsi="Calibri" w:cs="Calibri"/>
                <w:color w:val="000000"/>
                <w:lang w:eastAsia="en-AU"/>
              </w:rPr>
            </w:pPr>
            <w:ins w:id="17470" w:author="KIM, Jason" w:date="2019-04-02T13:39:00Z">
              <w:r w:rsidRPr="0056388D">
                <w:rPr>
                  <w:rFonts w:ascii="Calibri" w:eastAsia="Times New Roman" w:hAnsi="Calibri" w:cs="Calibri"/>
                  <w:color w:val="000000"/>
                  <w:lang w:eastAsia="en-AU"/>
                </w:rPr>
                <w:t>Chainage 1699</w:t>
              </w:r>
            </w:ins>
          </w:p>
        </w:tc>
        <w:tc>
          <w:tcPr>
            <w:tcW w:w="764" w:type="pct"/>
            <w:noWrap/>
            <w:hideMark/>
          </w:tcPr>
          <w:p w:rsidR="00110C18" w:rsidRPr="0056388D" w:rsidRDefault="00110C18" w:rsidP="00063728">
            <w:pPr>
              <w:jc w:val="right"/>
              <w:rPr>
                <w:ins w:id="17471" w:author="KIM, Jason" w:date="2019-04-02T13:39:00Z"/>
                <w:rFonts w:ascii="Calibri" w:eastAsia="Times New Roman" w:hAnsi="Calibri" w:cs="Calibri"/>
                <w:color w:val="000000"/>
                <w:lang w:eastAsia="en-AU"/>
              </w:rPr>
            </w:pPr>
            <w:ins w:id="17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73" w:author="KIM, Jason" w:date="2019-04-02T13:39:00Z"/>
        </w:trPr>
        <w:tc>
          <w:tcPr>
            <w:tcW w:w="708" w:type="pct"/>
            <w:vMerge/>
            <w:hideMark/>
          </w:tcPr>
          <w:p w:rsidR="00110C18" w:rsidRPr="0056388D" w:rsidRDefault="00110C18" w:rsidP="00063728">
            <w:pPr>
              <w:rPr>
                <w:ins w:id="174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75" w:author="KIM, Jason" w:date="2019-04-02T13:39:00Z"/>
                <w:rFonts w:ascii="Calibri" w:eastAsia="Times New Roman" w:hAnsi="Calibri" w:cs="Calibri"/>
                <w:color w:val="000000"/>
                <w:lang w:eastAsia="en-AU"/>
              </w:rPr>
            </w:pPr>
            <w:ins w:id="17476"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77" w:author="KIM, Jason" w:date="2019-04-02T13:39:00Z"/>
                <w:rFonts w:ascii="Calibri" w:eastAsia="Times New Roman" w:hAnsi="Calibri" w:cs="Calibri"/>
                <w:color w:val="000000"/>
                <w:lang w:eastAsia="en-AU"/>
              </w:rPr>
            </w:pPr>
            <w:ins w:id="1747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79" w:author="KIM, Jason" w:date="2019-04-02T13:39:00Z"/>
                <w:rFonts w:ascii="Calibri" w:eastAsia="Times New Roman" w:hAnsi="Calibri" w:cs="Calibri"/>
                <w:color w:val="000000"/>
                <w:lang w:eastAsia="en-AU"/>
              </w:rPr>
            </w:pPr>
            <w:ins w:id="17480" w:author="KIM, Jason" w:date="2019-04-02T13:39:00Z">
              <w:r w:rsidRPr="0056388D">
                <w:rPr>
                  <w:rFonts w:ascii="Calibri" w:eastAsia="Times New Roman" w:hAnsi="Calibri" w:cs="Calibri"/>
                  <w:color w:val="000000"/>
                  <w:lang w:eastAsia="en-AU"/>
                </w:rPr>
                <w:t>LLN1047</w:t>
              </w:r>
            </w:ins>
          </w:p>
        </w:tc>
        <w:tc>
          <w:tcPr>
            <w:tcW w:w="933" w:type="pct"/>
            <w:noWrap/>
            <w:hideMark/>
          </w:tcPr>
          <w:p w:rsidR="00110C18" w:rsidRPr="0056388D" w:rsidRDefault="00110C18" w:rsidP="00063728">
            <w:pPr>
              <w:rPr>
                <w:ins w:id="17481" w:author="KIM, Jason" w:date="2019-04-02T13:39:00Z"/>
                <w:rFonts w:ascii="Calibri" w:eastAsia="Times New Roman" w:hAnsi="Calibri" w:cs="Calibri"/>
                <w:color w:val="000000"/>
                <w:lang w:eastAsia="en-AU"/>
              </w:rPr>
            </w:pPr>
            <w:ins w:id="174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83" w:author="KIM, Jason" w:date="2019-04-02T13:39:00Z"/>
                <w:rFonts w:ascii="Calibri" w:eastAsia="Times New Roman" w:hAnsi="Calibri" w:cs="Calibri"/>
                <w:color w:val="000000"/>
                <w:lang w:eastAsia="en-AU"/>
              </w:rPr>
            </w:pPr>
            <w:ins w:id="17484" w:author="KIM, Jason" w:date="2019-04-02T13:39:00Z">
              <w:r w:rsidRPr="0056388D">
                <w:rPr>
                  <w:rFonts w:ascii="Calibri" w:eastAsia="Times New Roman" w:hAnsi="Calibri" w:cs="Calibri"/>
                  <w:color w:val="000000"/>
                  <w:lang w:eastAsia="en-AU"/>
                </w:rPr>
                <w:t>Chainage 1709</w:t>
              </w:r>
            </w:ins>
          </w:p>
        </w:tc>
        <w:tc>
          <w:tcPr>
            <w:tcW w:w="764" w:type="pct"/>
            <w:noWrap/>
            <w:hideMark/>
          </w:tcPr>
          <w:p w:rsidR="00110C18" w:rsidRPr="0056388D" w:rsidRDefault="00110C18" w:rsidP="00063728">
            <w:pPr>
              <w:jc w:val="right"/>
              <w:rPr>
                <w:ins w:id="17485" w:author="KIM, Jason" w:date="2019-04-02T13:39:00Z"/>
                <w:rFonts w:ascii="Calibri" w:eastAsia="Times New Roman" w:hAnsi="Calibri" w:cs="Calibri"/>
                <w:color w:val="000000"/>
                <w:lang w:eastAsia="en-AU"/>
              </w:rPr>
            </w:pPr>
            <w:ins w:id="17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87" w:author="KIM, Jason" w:date="2019-04-02T13:39:00Z"/>
        </w:trPr>
        <w:tc>
          <w:tcPr>
            <w:tcW w:w="708" w:type="pct"/>
            <w:vMerge/>
            <w:hideMark/>
          </w:tcPr>
          <w:p w:rsidR="00110C18" w:rsidRPr="0056388D" w:rsidRDefault="00110C18" w:rsidP="00063728">
            <w:pPr>
              <w:rPr>
                <w:ins w:id="174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89" w:author="KIM, Jason" w:date="2019-04-02T13:39:00Z"/>
                <w:rFonts w:ascii="Calibri" w:eastAsia="Times New Roman" w:hAnsi="Calibri" w:cs="Calibri"/>
                <w:color w:val="000000"/>
                <w:lang w:eastAsia="en-AU"/>
              </w:rPr>
            </w:pPr>
            <w:ins w:id="17490"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91" w:author="KIM, Jason" w:date="2019-04-02T13:39:00Z"/>
                <w:rFonts w:ascii="Calibri" w:eastAsia="Times New Roman" w:hAnsi="Calibri" w:cs="Calibri"/>
                <w:color w:val="000000"/>
                <w:lang w:eastAsia="en-AU"/>
              </w:rPr>
            </w:pPr>
            <w:ins w:id="1749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93" w:author="KIM, Jason" w:date="2019-04-02T13:39:00Z"/>
                <w:rFonts w:ascii="Calibri" w:eastAsia="Times New Roman" w:hAnsi="Calibri" w:cs="Calibri"/>
                <w:color w:val="000000"/>
                <w:lang w:eastAsia="en-AU"/>
              </w:rPr>
            </w:pPr>
            <w:ins w:id="17494" w:author="KIM, Jason" w:date="2019-04-02T13:39:00Z">
              <w:r w:rsidRPr="0056388D">
                <w:rPr>
                  <w:rFonts w:ascii="Calibri" w:eastAsia="Times New Roman" w:hAnsi="Calibri" w:cs="Calibri"/>
                  <w:color w:val="000000"/>
                  <w:lang w:eastAsia="en-AU"/>
                </w:rPr>
                <w:t>LLN1048</w:t>
              </w:r>
            </w:ins>
          </w:p>
        </w:tc>
        <w:tc>
          <w:tcPr>
            <w:tcW w:w="933" w:type="pct"/>
            <w:noWrap/>
            <w:hideMark/>
          </w:tcPr>
          <w:p w:rsidR="00110C18" w:rsidRPr="0056388D" w:rsidRDefault="00110C18" w:rsidP="00063728">
            <w:pPr>
              <w:rPr>
                <w:ins w:id="17495" w:author="KIM, Jason" w:date="2019-04-02T13:39:00Z"/>
                <w:rFonts w:ascii="Calibri" w:eastAsia="Times New Roman" w:hAnsi="Calibri" w:cs="Calibri"/>
                <w:color w:val="000000"/>
                <w:lang w:eastAsia="en-AU"/>
              </w:rPr>
            </w:pPr>
            <w:ins w:id="174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97" w:author="KIM, Jason" w:date="2019-04-02T13:39:00Z"/>
                <w:rFonts w:ascii="Calibri" w:eastAsia="Times New Roman" w:hAnsi="Calibri" w:cs="Calibri"/>
                <w:color w:val="000000"/>
                <w:lang w:eastAsia="en-AU"/>
              </w:rPr>
            </w:pPr>
            <w:ins w:id="17498" w:author="KIM, Jason" w:date="2019-04-02T13:39:00Z">
              <w:r w:rsidRPr="0056388D">
                <w:rPr>
                  <w:rFonts w:ascii="Calibri" w:eastAsia="Times New Roman" w:hAnsi="Calibri" w:cs="Calibri"/>
                  <w:color w:val="000000"/>
                  <w:lang w:eastAsia="en-AU"/>
                </w:rPr>
                <w:t>Chainage 1718</w:t>
              </w:r>
            </w:ins>
          </w:p>
        </w:tc>
        <w:tc>
          <w:tcPr>
            <w:tcW w:w="764" w:type="pct"/>
            <w:noWrap/>
            <w:hideMark/>
          </w:tcPr>
          <w:p w:rsidR="00110C18" w:rsidRPr="0056388D" w:rsidRDefault="00110C18" w:rsidP="00063728">
            <w:pPr>
              <w:jc w:val="right"/>
              <w:rPr>
                <w:ins w:id="17499" w:author="KIM, Jason" w:date="2019-04-02T13:39:00Z"/>
                <w:rFonts w:ascii="Calibri" w:eastAsia="Times New Roman" w:hAnsi="Calibri" w:cs="Calibri"/>
                <w:color w:val="000000"/>
                <w:lang w:eastAsia="en-AU"/>
              </w:rPr>
            </w:pPr>
            <w:ins w:id="17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01" w:author="KIM, Jason" w:date="2019-04-02T13:39:00Z"/>
        </w:trPr>
        <w:tc>
          <w:tcPr>
            <w:tcW w:w="708" w:type="pct"/>
            <w:vMerge/>
            <w:hideMark/>
          </w:tcPr>
          <w:p w:rsidR="00110C18" w:rsidRPr="0056388D" w:rsidRDefault="00110C18" w:rsidP="00063728">
            <w:pPr>
              <w:rPr>
                <w:ins w:id="175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03" w:author="KIM, Jason" w:date="2019-04-02T13:39:00Z"/>
                <w:rFonts w:ascii="Calibri" w:eastAsia="Times New Roman" w:hAnsi="Calibri" w:cs="Calibri"/>
                <w:color w:val="000000"/>
                <w:lang w:eastAsia="en-AU"/>
              </w:rPr>
            </w:pPr>
            <w:ins w:id="17504"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05" w:author="KIM, Jason" w:date="2019-04-02T13:39:00Z"/>
                <w:rFonts w:ascii="Calibri" w:eastAsia="Times New Roman" w:hAnsi="Calibri" w:cs="Calibri"/>
                <w:color w:val="000000"/>
                <w:lang w:eastAsia="en-AU"/>
              </w:rPr>
            </w:pPr>
            <w:ins w:id="1750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07" w:author="KIM, Jason" w:date="2019-04-02T13:39:00Z"/>
                <w:rFonts w:ascii="Calibri" w:eastAsia="Times New Roman" w:hAnsi="Calibri" w:cs="Calibri"/>
                <w:color w:val="000000"/>
                <w:lang w:eastAsia="en-AU"/>
              </w:rPr>
            </w:pPr>
            <w:ins w:id="17508" w:author="KIM, Jason" w:date="2019-04-02T13:39:00Z">
              <w:r w:rsidRPr="0056388D">
                <w:rPr>
                  <w:rFonts w:ascii="Calibri" w:eastAsia="Times New Roman" w:hAnsi="Calibri" w:cs="Calibri"/>
                  <w:color w:val="000000"/>
                  <w:lang w:eastAsia="en-AU"/>
                </w:rPr>
                <w:t>LLN1049</w:t>
              </w:r>
            </w:ins>
          </w:p>
        </w:tc>
        <w:tc>
          <w:tcPr>
            <w:tcW w:w="933" w:type="pct"/>
            <w:noWrap/>
            <w:hideMark/>
          </w:tcPr>
          <w:p w:rsidR="00110C18" w:rsidRPr="0056388D" w:rsidRDefault="00110C18" w:rsidP="00063728">
            <w:pPr>
              <w:rPr>
                <w:ins w:id="17509" w:author="KIM, Jason" w:date="2019-04-02T13:39:00Z"/>
                <w:rFonts w:ascii="Calibri" w:eastAsia="Times New Roman" w:hAnsi="Calibri" w:cs="Calibri"/>
                <w:color w:val="000000"/>
                <w:lang w:eastAsia="en-AU"/>
              </w:rPr>
            </w:pPr>
            <w:ins w:id="175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11" w:author="KIM, Jason" w:date="2019-04-02T13:39:00Z"/>
                <w:rFonts w:ascii="Calibri" w:eastAsia="Times New Roman" w:hAnsi="Calibri" w:cs="Calibri"/>
                <w:color w:val="000000"/>
                <w:lang w:eastAsia="en-AU"/>
              </w:rPr>
            </w:pPr>
            <w:ins w:id="17512" w:author="KIM, Jason" w:date="2019-04-02T13:39:00Z">
              <w:r w:rsidRPr="0056388D">
                <w:rPr>
                  <w:rFonts w:ascii="Calibri" w:eastAsia="Times New Roman" w:hAnsi="Calibri" w:cs="Calibri"/>
                  <w:color w:val="000000"/>
                  <w:lang w:eastAsia="en-AU"/>
                </w:rPr>
                <w:t>Chainage 1728</w:t>
              </w:r>
            </w:ins>
          </w:p>
        </w:tc>
        <w:tc>
          <w:tcPr>
            <w:tcW w:w="764" w:type="pct"/>
            <w:noWrap/>
            <w:hideMark/>
          </w:tcPr>
          <w:p w:rsidR="00110C18" w:rsidRPr="0056388D" w:rsidRDefault="00110C18" w:rsidP="00063728">
            <w:pPr>
              <w:jc w:val="right"/>
              <w:rPr>
                <w:ins w:id="17513" w:author="KIM, Jason" w:date="2019-04-02T13:39:00Z"/>
                <w:rFonts w:ascii="Calibri" w:eastAsia="Times New Roman" w:hAnsi="Calibri" w:cs="Calibri"/>
                <w:color w:val="000000"/>
                <w:lang w:eastAsia="en-AU"/>
              </w:rPr>
            </w:pPr>
            <w:ins w:id="17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15" w:author="KIM, Jason" w:date="2019-04-02T13:39:00Z"/>
        </w:trPr>
        <w:tc>
          <w:tcPr>
            <w:tcW w:w="708" w:type="pct"/>
            <w:vMerge/>
            <w:hideMark/>
          </w:tcPr>
          <w:p w:rsidR="00110C18" w:rsidRPr="0056388D" w:rsidRDefault="00110C18" w:rsidP="00063728">
            <w:pPr>
              <w:rPr>
                <w:ins w:id="17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17" w:author="KIM, Jason" w:date="2019-04-02T13:39:00Z"/>
                <w:rFonts w:ascii="Calibri" w:eastAsia="Times New Roman" w:hAnsi="Calibri" w:cs="Calibri"/>
                <w:color w:val="000000"/>
                <w:lang w:eastAsia="en-AU"/>
              </w:rPr>
            </w:pPr>
            <w:ins w:id="17518"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19" w:author="KIM, Jason" w:date="2019-04-02T13:39:00Z"/>
                <w:rFonts w:ascii="Calibri" w:eastAsia="Times New Roman" w:hAnsi="Calibri" w:cs="Calibri"/>
                <w:color w:val="000000"/>
                <w:lang w:eastAsia="en-AU"/>
              </w:rPr>
            </w:pPr>
            <w:ins w:id="1752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21" w:author="KIM, Jason" w:date="2019-04-02T13:39:00Z"/>
                <w:rFonts w:ascii="Calibri" w:eastAsia="Times New Roman" w:hAnsi="Calibri" w:cs="Calibri"/>
                <w:color w:val="000000"/>
                <w:lang w:eastAsia="en-AU"/>
              </w:rPr>
            </w:pPr>
            <w:ins w:id="17522" w:author="KIM, Jason" w:date="2019-04-02T13:39:00Z">
              <w:r w:rsidRPr="0056388D">
                <w:rPr>
                  <w:rFonts w:ascii="Calibri" w:eastAsia="Times New Roman" w:hAnsi="Calibri" w:cs="Calibri"/>
                  <w:color w:val="000000"/>
                  <w:lang w:eastAsia="en-AU"/>
                </w:rPr>
                <w:t>LLN1050</w:t>
              </w:r>
            </w:ins>
          </w:p>
        </w:tc>
        <w:tc>
          <w:tcPr>
            <w:tcW w:w="933" w:type="pct"/>
            <w:noWrap/>
            <w:hideMark/>
          </w:tcPr>
          <w:p w:rsidR="00110C18" w:rsidRPr="0056388D" w:rsidRDefault="00110C18" w:rsidP="00063728">
            <w:pPr>
              <w:rPr>
                <w:ins w:id="17523" w:author="KIM, Jason" w:date="2019-04-02T13:39:00Z"/>
                <w:rFonts w:ascii="Calibri" w:eastAsia="Times New Roman" w:hAnsi="Calibri" w:cs="Calibri"/>
                <w:color w:val="000000"/>
                <w:lang w:eastAsia="en-AU"/>
              </w:rPr>
            </w:pPr>
            <w:ins w:id="175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25" w:author="KIM, Jason" w:date="2019-04-02T13:39:00Z"/>
                <w:rFonts w:ascii="Calibri" w:eastAsia="Times New Roman" w:hAnsi="Calibri" w:cs="Calibri"/>
                <w:color w:val="000000"/>
                <w:lang w:eastAsia="en-AU"/>
              </w:rPr>
            </w:pPr>
            <w:ins w:id="17526" w:author="KIM, Jason" w:date="2019-04-02T13:39:00Z">
              <w:r w:rsidRPr="0056388D">
                <w:rPr>
                  <w:rFonts w:ascii="Calibri" w:eastAsia="Times New Roman" w:hAnsi="Calibri" w:cs="Calibri"/>
                  <w:color w:val="000000"/>
                  <w:lang w:eastAsia="en-AU"/>
                </w:rPr>
                <w:t>Chainage 1738</w:t>
              </w:r>
            </w:ins>
          </w:p>
        </w:tc>
        <w:tc>
          <w:tcPr>
            <w:tcW w:w="764" w:type="pct"/>
            <w:noWrap/>
            <w:hideMark/>
          </w:tcPr>
          <w:p w:rsidR="00110C18" w:rsidRPr="0056388D" w:rsidRDefault="00110C18" w:rsidP="00063728">
            <w:pPr>
              <w:jc w:val="right"/>
              <w:rPr>
                <w:ins w:id="17527" w:author="KIM, Jason" w:date="2019-04-02T13:39:00Z"/>
                <w:rFonts w:ascii="Calibri" w:eastAsia="Times New Roman" w:hAnsi="Calibri" w:cs="Calibri"/>
                <w:color w:val="000000"/>
                <w:lang w:eastAsia="en-AU"/>
              </w:rPr>
            </w:pPr>
            <w:ins w:id="17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29" w:author="KIM, Jason" w:date="2019-04-02T13:39:00Z"/>
        </w:trPr>
        <w:tc>
          <w:tcPr>
            <w:tcW w:w="708" w:type="pct"/>
            <w:vMerge/>
            <w:hideMark/>
          </w:tcPr>
          <w:p w:rsidR="00110C18" w:rsidRPr="0056388D" w:rsidRDefault="00110C18" w:rsidP="00063728">
            <w:pPr>
              <w:rPr>
                <w:ins w:id="17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31" w:author="KIM, Jason" w:date="2019-04-02T13:39:00Z"/>
                <w:rFonts w:ascii="Calibri" w:eastAsia="Times New Roman" w:hAnsi="Calibri" w:cs="Calibri"/>
                <w:color w:val="000000"/>
                <w:lang w:eastAsia="en-AU"/>
              </w:rPr>
            </w:pPr>
            <w:ins w:id="17532"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33" w:author="KIM, Jason" w:date="2019-04-02T13:39:00Z"/>
                <w:rFonts w:ascii="Calibri" w:eastAsia="Times New Roman" w:hAnsi="Calibri" w:cs="Calibri"/>
                <w:color w:val="000000"/>
                <w:lang w:eastAsia="en-AU"/>
              </w:rPr>
            </w:pPr>
            <w:ins w:id="1753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35" w:author="KIM, Jason" w:date="2019-04-02T13:39:00Z"/>
                <w:rFonts w:ascii="Calibri" w:eastAsia="Times New Roman" w:hAnsi="Calibri" w:cs="Calibri"/>
                <w:color w:val="000000"/>
                <w:lang w:eastAsia="en-AU"/>
              </w:rPr>
            </w:pPr>
            <w:ins w:id="17536" w:author="KIM, Jason" w:date="2019-04-02T13:39:00Z">
              <w:r w:rsidRPr="0056388D">
                <w:rPr>
                  <w:rFonts w:ascii="Calibri" w:eastAsia="Times New Roman" w:hAnsi="Calibri" w:cs="Calibri"/>
                  <w:color w:val="000000"/>
                  <w:lang w:eastAsia="en-AU"/>
                </w:rPr>
                <w:t>LLN1051</w:t>
              </w:r>
            </w:ins>
          </w:p>
        </w:tc>
        <w:tc>
          <w:tcPr>
            <w:tcW w:w="933" w:type="pct"/>
            <w:noWrap/>
            <w:hideMark/>
          </w:tcPr>
          <w:p w:rsidR="00110C18" w:rsidRPr="0056388D" w:rsidRDefault="00110C18" w:rsidP="00063728">
            <w:pPr>
              <w:rPr>
                <w:ins w:id="17537" w:author="KIM, Jason" w:date="2019-04-02T13:39:00Z"/>
                <w:rFonts w:ascii="Calibri" w:eastAsia="Times New Roman" w:hAnsi="Calibri" w:cs="Calibri"/>
                <w:color w:val="000000"/>
                <w:lang w:eastAsia="en-AU"/>
              </w:rPr>
            </w:pPr>
            <w:ins w:id="175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39" w:author="KIM, Jason" w:date="2019-04-02T13:39:00Z"/>
                <w:rFonts w:ascii="Calibri" w:eastAsia="Times New Roman" w:hAnsi="Calibri" w:cs="Calibri"/>
                <w:color w:val="000000"/>
                <w:lang w:eastAsia="en-AU"/>
              </w:rPr>
            </w:pPr>
            <w:ins w:id="17540" w:author="KIM, Jason" w:date="2019-04-02T13:39:00Z">
              <w:r w:rsidRPr="0056388D">
                <w:rPr>
                  <w:rFonts w:ascii="Calibri" w:eastAsia="Times New Roman" w:hAnsi="Calibri" w:cs="Calibri"/>
                  <w:color w:val="000000"/>
                  <w:lang w:eastAsia="en-AU"/>
                </w:rPr>
                <w:t>Chainage 1747</w:t>
              </w:r>
            </w:ins>
          </w:p>
        </w:tc>
        <w:tc>
          <w:tcPr>
            <w:tcW w:w="764" w:type="pct"/>
            <w:noWrap/>
            <w:hideMark/>
          </w:tcPr>
          <w:p w:rsidR="00110C18" w:rsidRPr="0056388D" w:rsidRDefault="00110C18" w:rsidP="00063728">
            <w:pPr>
              <w:jc w:val="right"/>
              <w:rPr>
                <w:ins w:id="17541" w:author="KIM, Jason" w:date="2019-04-02T13:39:00Z"/>
                <w:rFonts w:ascii="Calibri" w:eastAsia="Times New Roman" w:hAnsi="Calibri" w:cs="Calibri"/>
                <w:color w:val="000000"/>
                <w:lang w:eastAsia="en-AU"/>
              </w:rPr>
            </w:pPr>
            <w:ins w:id="17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43" w:author="KIM, Jason" w:date="2019-04-02T13:39:00Z"/>
        </w:trPr>
        <w:tc>
          <w:tcPr>
            <w:tcW w:w="708" w:type="pct"/>
            <w:vMerge/>
            <w:hideMark/>
          </w:tcPr>
          <w:p w:rsidR="00110C18" w:rsidRPr="0056388D" w:rsidRDefault="00110C18" w:rsidP="00063728">
            <w:pPr>
              <w:rPr>
                <w:ins w:id="17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45" w:author="KIM, Jason" w:date="2019-04-02T13:39:00Z"/>
                <w:rFonts w:ascii="Calibri" w:eastAsia="Times New Roman" w:hAnsi="Calibri" w:cs="Calibri"/>
                <w:color w:val="000000"/>
                <w:lang w:eastAsia="en-AU"/>
              </w:rPr>
            </w:pPr>
            <w:ins w:id="17546"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47" w:author="KIM, Jason" w:date="2019-04-02T13:39:00Z"/>
                <w:rFonts w:ascii="Calibri" w:eastAsia="Times New Roman" w:hAnsi="Calibri" w:cs="Calibri"/>
                <w:color w:val="000000"/>
                <w:lang w:eastAsia="en-AU"/>
              </w:rPr>
            </w:pPr>
            <w:ins w:id="1754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49" w:author="KIM, Jason" w:date="2019-04-02T13:39:00Z"/>
                <w:rFonts w:ascii="Calibri" w:eastAsia="Times New Roman" w:hAnsi="Calibri" w:cs="Calibri"/>
                <w:color w:val="000000"/>
                <w:lang w:eastAsia="en-AU"/>
              </w:rPr>
            </w:pPr>
            <w:ins w:id="17550" w:author="KIM, Jason" w:date="2019-04-02T13:39:00Z">
              <w:r w:rsidRPr="0056388D">
                <w:rPr>
                  <w:rFonts w:ascii="Calibri" w:eastAsia="Times New Roman" w:hAnsi="Calibri" w:cs="Calibri"/>
                  <w:color w:val="000000"/>
                  <w:lang w:eastAsia="en-AU"/>
                </w:rPr>
                <w:t>LLN1052</w:t>
              </w:r>
            </w:ins>
          </w:p>
        </w:tc>
        <w:tc>
          <w:tcPr>
            <w:tcW w:w="933" w:type="pct"/>
            <w:noWrap/>
            <w:hideMark/>
          </w:tcPr>
          <w:p w:rsidR="00110C18" w:rsidRPr="0056388D" w:rsidRDefault="00110C18" w:rsidP="00063728">
            <w:pPr>
              <w:rPr>
                <w:ins w:id="17551" w:author="KIM, Jason" w:date="2019-04-02T13:39:00Z"/>
                <w:rFonts w:ascii="Calibri" w:eastAsia="Times New Roman" w:hAnsi="Calibri" w:cs="Calibri"/>
                <w:color w:val="000000"/>
                <w:lang w:eastAsia="en-AU"/>
              </w:rPr>
            </w:pPr>
            <w:ins w:id="175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53" w:author="KIM, Jason" w:date="2019-04-02T13:39:00Z"/>
                <w:rFonts w:ascii="Calibri" w:eastAsia="Times New Roman" w:hAnsi="Calibri" w:cs="Calibri"/>
                <w:color w:val="000000"/>
                <w:lang w:eastAsia="en-AU"/>
              </w:rPr>
            </w:pPr>
            <w:ins w:id="17554" w:author="KIM, Jason" w:date="2019-04-02T13:39:00Z">
              <w:r w:rsidRPr="0056388D">
                <w:rPr>
                  <w:rFonts w:ascii="Calibri" w:eastAsia="Times New Roman" w:hAnsi="Calibri" w:cs="Calibri"/>
                  <w:color w:val="000000"/>
                  <w:lang w:eastAsia="en-AU"/>
                </w:rPr>
                <w:t>Chainage 1757</w:t>
              </w:r>
            </w:ins>
          </w:p>
        </w:tc>
        <w:tc>
          <w:tcPr>
            <w:tcW w:w="764" w:type="pct"/>
            <w:noWrap/>
            <w:hideMark/>
          </w:tcPr>
          <w:p w:rsidR="00110C18" w:rsidRPr="0056388D" w:rsidRDefault="00110C18" w:rsidP="00063728">
            <w:pPr>
              <w:jc w:val="right"/>
              <w:rPr>
                <w:ins w:id="17555" w:author="KIM, Jason" w:date="2019-04-02T13:39:00Z"/>
                <w:rFonts w:ascii="Calibri" w:eastAsia="Times New Roman" w:hAnsi="Calibri" w:cs="Calibri"/>
                <w:color w:val="000000"/>
                <w:lang w:eastAsia="en-AU"/>
              </w:rPr>
            </w:pPr>
            <w:ins w:id="17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57" w:author="KIM, Jason" w:date="2019-04-02T13:39:00Z"/>
        </w:trPr>
        <w:tc>
          <w:tcPr>
            <w:tcW w:w="708" w:type="pct"/>
            <w:vMerge/>
            <w:hideMark/>
          </w:tcPr>
          <w:p w:rsidR="00110C18" w:rsidRPr="0056388D" w:rsidRDefault="00110C18" w:rsidP="00063728">
            <w:pPr>
              <w:rPr>
                <w:ins w:id="17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59" w:author="KIM, Jason" w:date="2019-04-02T13:39:00Z"/>
                <w:rFonts w:ascii="Calibri" w:eastAsia="Times New Roman" w:hAnsi="Calibri" w:cs="Calibri"/>
                <w:color w:val="000000"/>
                <w:lang w:eastAsia="en-AU"/>
              </w:rPr>
            </w:pPr>
            <w:ins w:id="17560"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61" w:author="KIM, Jason" w:date="2019-04-02T13:39:00Z"/>
                <w:rFonts w:ascii="Calibri" w:eastAsia="Times New Roman" w:hAnsi="Calibri" w:cs="Calibri"/>
                <w:color w:val="000000"/>
                <w:lang w:eastAsia="en-AU"/>
              </w:rPr>
            </w:pPr>
            <w:ins w:id="1756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63" w:author="KIM, Jason" w:date="2019-04-02T13:39:00Z"/>
                <w:rFonts w:ascii="Calibri" w:eastAsia="Times New Roman" w:hAnsi="Calibri" w:cs="Calibri"/>
                <w:color w:val="000000"/>
                <w:lang w:eastAsia="en-AU"/>
              </w:rPr>
            </w:pPr>
            <w:ins w:id="17564" w:author="KIM, Jason" w:date="2019-04-02T13:39:00Z">
              <w:r w:rsidRPr="0056388D">
                <w:rPr>
                  <w:rFonts w:ascii="Calibri" w:eastAsia="Times New Roman" w:hAnsi="Calibri" w:cs="Calibri"/>
                  <w:color w:val="000000"/>
                  <w:lang w:eastAsia="en-AU"/>
                </w:rPr>
                <w:t>LLN1053</w:t>
              </w:r>
            </w:ins>
          </w:p>
        </w:tc>
        <w:tc>
          <w:tcPr>
            <w:tcW w:w="933" w:type="pct"/>
            <w:noWrap/>
            <w:hideMark/>
          </w:tcPr>
          <w:p w:rsidR="00110C18" w:rsidRPr="0056388D" w:rsidRDefault="00110C18" w:rsidP="00063728">
            <w:pPr>
              <w:rPr>
                <w:ins w:id="17565" w:author="KIM, Jason" w:date="2019-04-02T13:39:00Z"/>
                <w:rFonts w:ascii="Calibri" w:eastAsia="Times New Roman" w:hAnsi="Calibri" w:cs="Calibri"/>
                <w:color w:val="000000"/>
                <w:lang w:eastAsia="en-AU"/>
              </w:rPr>
            </w:pPr>
            <w:ins w:id="175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67" w:author="KIM, Jason" w:date="2019-04-02T13:39:00Z"/>
                <w:rFonts w:ascii="Calibri" w:eastAsia="Times New Roman" w:hAnsi="Calibri" w:cs="Calibri"/>
                <w:color w:val="000000"/>
                <w:lang w:eastAsia="en-AU"/>
              </w:rPr>
            </w:pPr>
            <w:ins w:id="17568" w:author="KIM, Jason" w:date="2019-04-02T13:39:00Z">
              <w:r w:rsidRPr="0056388D">
                <w:rPr>
                  <w:rFonts w:ascii="Calibri" w:eastAsia="Times New Roman" w:hAnsi="Calibri" w:cs="Calibri"/>
                  <w:color w:val="000000"/>
                  <w:lang w:eastAsia="en-AU"/>
                </w:rPr>
                <w:t>Chainage 1766</w:t>
              </w:r>
            </w:ins>
          </w:p>
        </w:tc>
        <w:tc>
          <w:tcPr>
            <w:tcW w:w="764" w:type="pct"/>
            <w:noWrap/>
            <w:hideMark/>
          </w:tcPr>
          <w:p w:rsidR="00110C18" w:rsidRPr="0056388D" w:rsidRDefault="00110C18" w:rsidP="00063728">
            <w:pPr>
              <w:jc w:val="right"/>
              <w:rPr>
                <w:ins w:id="17569" w:author="KIM, Jason" w:date="2019-04-02T13:39:00Z"/>
                <w:rFonts w:ascii="Calibri" w:eastAsia="Times New Roman" w:hAnsi="Calibri" w:cs="Calibri"/>
                <w:color w:val="000000"/>
                <w:lang w:eastAsia="en-AU"/>
              </w:rPr>
            </w:pPr>
            <w:ins w:id="17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71" w:author="KIM, Jason" w:date="2019-04-02T13:39:00Z"/>
        </w:trPr>
        <w:tc>
          <w:tcPr>
            <w:tcW w:w="708" w:type="pct"/>
            <w:vMerge/>
            <w:hideMark/>
          </w:tcPr>
          <w:p w:rsidR="00110C18" w:rsidRPr="0056388D" w:rsidRDefault="00110C18" w:rsidP="00063728">
            <w:pPr>
              <w:rPr>
                <w:ins w:id="17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73" w:author="KIM, Jason" w:date="2019-04-02T13:39:00Z"/>
                <w:rFonts w:ascii="Calibri" w:eastAsia="Times New Roman" w:hAnsi="Calibri" w:cs="Calibri"/>
                <w:color w:val="000000"/>
                <w:lang w:eastAsia="en-AU"/>
              </w:rPr>
            </w:pPr>
            <w:ins w:id="17574"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75" w:author="KIM, Jason" w:date="2019-04-02T13:39:00Z"/>
                <w:rFonts w:ascii="Calibri" w:eastAsia="Times New Roman" w:hAnsi="Calibri" w:cs="Calibri"/>
                <w:color w:val="000000"/>
                <w:lang w:eastAsia="en-AU"/>
              </w:rPr>
            </w:pPr>
            <w:ins w:id="1757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77" w:author="KIM, Jason" w:date="2019-04-02T13:39:00Z"/>
                <w:rFonts w:ascii="Calibri" w:eastAsia="Times New Roman" w:hAnsi="Calibri" w:cs="Calibri"/>
                <w:color w:val="000000"/>
                <w:lang w:eastAsia="en-AU"/>
              </w:rPr>
            </w:pPr>
            <w:ins w:id="17578" w:author="KIM, Jason" w:date="2019-04-02T13:39:00Z">
              <w:r w:rsidRPr="0056388D">
                <w:rPr>
                  <w:rFonts w:ascii="Calibri" w:eastAsia="Times New Roman" w:hAnsi="Calibri" w:cs="Calibri"/>
                  <w:color w:val="000000"/>
                  <w:lang w:eastAsia="en-AU"/>
                </w:rPr>
                <w:t>LLN1054</w:t>
              </w:r>
            </w:ins>
          </w:p>
        </w:tc>
        <w:tc>
          <w:tcPr>
            <w:tcW w:w="933" w:type="pct"/>
            <w:noWrap/>
            <w:hideMark/>
          </w:tcPr>
          <w:p w:rsidR="00110C18" w:rsidRPr="0056388D" w:rsidRDefault="00110C18" w:rsidP="00063728">
            <w:pPr>
              <w:rPr>
                <w:ins w:id="17579" w:author="KIM, Jason" w:date="2019-04-02T13:39:00Z"/>
                <w:rFonts w:ascii="Calibri" w:eastAsia="Times New Roman" w:hAnsi="Calibri" w:cs="Calibri"/>
                <w:color w:val="000000"/>
                <w:lang w:eastAsia="en-AU"/>
              </w:rPr>
            </w:pPr>
            <w:ins w:id="175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81" w:author="KIM, Jason" w:date="2019-04-02T13:39:00Z"/>
                <w:rFonts w:ascii="Calibri" w:eastAsia="Times New Roman" w:hAnsi="Calibri" w:cs="Calibri"/>
                <w:color w:val="000000"/>
                <w:lang w:eastAsia="en-AU"/>
              </w:rPr>
            </w:pPr>
            <w:ins w:id="17582" w:author="KIM, Jason" w:date="2019-04-02T13:39:00Z">
              <w:r w:rsidRPr="0056388D">
                <w:rPr>
                  <w:rFonts w:ascii="Calibri" w:eastAsia="Times New Roman" w:hAnsi="Calibri" w:cs="Calibri"/>
                  <w:color w:val="000000"/>
                  <w:lang w:eastAsia="en-AU"/>
                </w:rPr>
                <w:t>Chainage 1776</w:t>
              </w:r>
            </w:ins>
          </w:p>
        </w:tc>
        <w:tc>
          <w:tcPr>
            <w:tcW w:w="764" w:type="pct"/>
            <w:noWrap/>
            <w:hideMark/>
          </w:tcPr>
          <w:p w:rsidR="00110C18" w:rsidRPr="0056388D" w:rsidRDefault="00110C18" w:rsidP="00063728">
            <w:pPr>
              <w:jc w:val="right"/>
              <w:rPr>
                <w:ins w:id="17583" w:author="KIM, Jason" w:date="2019-04-02T13:39:00Z"/>
                <w:rFonts w:ascii="Calibri" w:eastAsia="Times New Roman" w:hAnsi="Calibri" w:cs="Calibri"/>
                <w:color w:val="000000"/>
                <w:lang w:eastAsia="en-AU"/>
              </w:rPr>
            </w:pPr>
            <w:ins w:id="17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85" w:author="KIM, Jason" w:date="2019-04-02T13:39:00Z"/>
        </w:trPr>
        <w:tc>
          <w:tcPr>
            <w:tcW w:w="708" w:type="pct"/>
            <w:vMerge w:val="restart"/>
            <w:noWrap/>
            <w:hideMark/>
          </w:tcPr>
          <w:p w:rsidR="00110C18" w:rsidRPr="0056388D" w:rsidRDefault="00110C18" w:rsidP="00063728">
            <w:pPr>
              <w:rPr>
                <w:ins w:id="17586" w:author="KIM, Jason" w:date="2019-04-02T13:39:00Z"/>
                <w:rFonts w:ascii="Calibri" w:eastAsia="Times New Roman" w:hAnsi="Calibri" w:cs="Calibri"/>
                <w:color w:val="000000"/>
                <w:lang w:eastAsia="en-AU"/>
              </w:rPr>
            </w:pPr>
            <w:ins w:id="17587" w:author="KIM, Jason" w:date="2019-04-02T13:39:00Z">
              <w:r w:rsidRPr="0056388D">
                <w:rPr>
                  <w:rFonts w:ascii="Calibri" w:eastAsia="Times New Roman" w:hAnsi="Calibri" w:cs="Calibri"/>
                  <w:color w:val="000000"/>
                  <w:lang w:eastAsia="en-AU"/>
                </w:rPr>
                <w:t>LLE08SK71</w:t>
              </w:r>
            </w:ins>
          </w:p>
        </w:tc>
        <w:tc>
          <w:tcPr>
            <w:tcW w:w="605" w:type="pct"/>
            <w:noWrap/>
            <w:hideMark/>
          </w:tcPr>
          <w:p w:rsidR="00110C18" w:rsidRPr="0056388D" w:rsidRDefault="00110C18" w:rsidP="00063728">
            <w:pPr>
              <w:rPr>
                <w:ins w:id="17588" w:author="KIM, Jason" w:date="2019-04-02T13:39:00Z"/>
                <w:rFonts w:ascii="Calibri" w:eastAsia="Times New Roman" w:hAnsi="Calibri" w:cs="Calibri"/>
                <w:color w:val="000000"/>
                <w:lang w:eastAsia="en-AU"/>
              </w:rPr>
            </w:pPr>
            <w:ins w:id="17589"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590" w:author="KIM, Jason" w:date="2019-04-02T13:39:00Z"/>
                <w:rFonts w:ascii="Calibri" w:eastAsia="Times New Roman" w:hAnsi="Calibri" w:cs="Calibri"/>
                <w:color w:val="000000"/>
                <w:lang w:eastAsia="en-AU"/>
              </w:rPr>
            </w:pPr>
            <w:ins w:id="1759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92" w:author="KIM, Jason" w:date="2019-04-02T13:39:00Z"/>
                <w:rFonts w:ascii="Calibri" w:eastAsia="Times New Roman" w:hAnsi="Calibri" w:cs="Calibri"/>
                <w:color w:val="000000"/>
                <w:lang w:eastAsia="en-AU"/>
              </w:rPr>
            </w:pPr>
            <w:ins w:id="17593" w:author="KIM, Jason" w:date="2019-04-02T13:39:00Z">
              <w:r w:rsidRPr="0056388D">
                <w:rPr>
                  <w:rFonts w:ascii="Calibri" w:eastAsia="Times New Roman" w:hAnsi="Calibri" w:cs="Calibri"/>
                  <w:color w:val="000000"/>
                  <w:lang w:eastAsia="en-AU"/>
                </w:rPr>
                <w:t>LLS2080</w:t>
              </w:r>
            </w:ins>
          </w:p>
        </w:tc>
        <w:tc>
          <w:tcPr>
            <w:tcW w:w="933" w:type="pct"/>
            <w:noWrap/>
            <w:hideMark/>
          </w:tcPr>
          <w:p w:rsidR="00110C18" w:rsidRPr="0056388D" w:rsidRDefault="00110C18" w:rsidP="00063728">
            <w:pPr>
              <w:rPr>
                <w:ins w:id="17594" w:author="KIM, Jason" w:date="2019-04-02T13:39:00Z"/>
                <w:rFonts w:ascii="Calibri" w:eastAsia="Times New Roman" w:hAnsi="Calibri" w:cs="Calibri"/>
                <w:color w:val="000000"/>
                <w:lang w:eastAsia="en-AU"/>
              </w:rPr>
            </w:pPr>
            <w:ins w:id="175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596" w:author="KIM, Jason" w:date="2019-04-02T13:39:00Z"/>
                <w:rFonts w:ascii="Calibri" w:eastAsia="Times New Roman" w:hAnsi="Calibri" w:cs="Calibri"/>
                <w:color w:val="000000"/>
                <w:lang w:eastAsia="en-AU"/>
              </w:rPr>
            </w:pPr>
            <w:ins w:id="17597" w:author="KIM, Jason" w:date="2019-04-02T13:39:00Z">
              <w:r w:rsidRPr="0056388D">
                <w:rPr>
                  <w:rFonts w:ascii="Calibri" w:eastAsia="Times New Roman" w:hAnsi="Calibri" w:cs="Calibri"/>
                  <w:color w:val="000000"/>
                  <w:lang w:eastAsia="en-AU"/>
                </w:rPr>
                <w:t>Chainage 1800</w:t>
              </w:r>
            </w:ins>
          </w:p>
        </w:tc>
        <w:tc>
          <w:tcPr>
            <w:tcW w:w="764" w:type="pct"/>
            <w:noWrap/>
            <w:hideMark/>
          </w:tcPr>
          <w:p w:rsidR="00110C18" w:rsidRPr="0056388D" w:rsidRDefault="00110C18" w:rsidP="00063728">
            <w:pPr>
              <w:jc w:val="right"/>
              <w:rPr>
                <w:ins w:id="17598" w:author="KIM, Jason" w:date="2019-04-02T13:39:00Z"/>
                <w:rFonts w:ascii="Calibri" w:eastAsia="Times New Roman" w:hAnsi="Calibri" w:cs="Calibri"/>
                <w:color w:val="000000"/>
                <w:lang w:eastAsia="en-AU"/>
              </w:rPr>
            </w:pPr>
            <w:ins w:id="175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00" w:author="KIM, Jason" w:date="2019-04-02T13:39:00Z"/>
        </w:trPr>
        <w:tc>
          <w:tcPr>
            <w:tcW w:w="708" w:type="pct"/>
            <w:vMerge/>
            <w:hideMark/>
          </w:tcPr>
          <w:p w:rsidR="00110C18" w:rsidRPr="0056388D" w:rsidRDefault="00110C18" w:rsidP="00063728">
            <w:pPr>
              <w:rPr>
                <w:ins w:id="176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02" w:author="KIM, Jason" w:date="2019-04-02T13:39:00Z"/>
                <w:rFonts w:ascii="Calibri" w:eastAsia="Times New Roman" w:hAnsi="Calibri" w:cs="Calibri"/>
                <w:color w:val="000000"/>
                <w:lang w:eastAsia="en-AU"/>
              </w:rPr>
            </w:pPr>
            <w:ins w:id="17603"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04" w:author="KIM, Jason" w:date="2019-04-02T13:39:00Z"/>
                <w:rFonts w:ascii="Calibri" w:eastAsia="Times New Roman" w:hAnsi="Calibri" w:cs="Calibri"/>
                <w:color w:val="000000"/>
                <w:lang w:eastAsia="en-AU"/>
              </w:rPr>
            </w:pPr>
            <w:ins w:id="1760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06" w:author="KIM, Jason" w:date="2019-04-02T13:39:00Z"/>
                <w:rFonts w:ascii="Calibri" w:eastAsia="Times New Roman" w:hAnsi="Calibri" w:cs="Calibri"/>
                <w:color w:val="000000"/>
                <w:lang w:eastAsia="en-AU"/>
              </w:rPr>
            </w:pPr>
            <w:ins w:id="17607" w:author="KIM, Jason" w:date="2019-04-02T13:39:00Z">
              <w:r w:rsidRPr="0056388D">
                <w:rPr>
                  <w:rFonts w:ascii="Calibri" w:eastAsia="Times New Roman" w:hAnsi="Calibri" w:cs="Calibri"/>
                  <w:color w:val="000000"/>
                  <w:lang w:eastAsia="en-AU"/>
                </w:rPr>
                <w:t>LLS2081</w:t>
              </w:r>
            </w:ins>
          </w:p>
        </w:tc>
        <w:tc>
          <w:tcPr>
            <w:tcW w:w="933" w:type="pct"/>
            <w:noWrap/>
            <w:hideMark/>
          </w:tcPr>
          <w:p w:rsidR="00110C18" w:rsidRPr="0056388D" w:rsidRDefault="00110C18" w:rsidP="00063728">
            <w:pPr>
              <w:rPr>
                <w:ins w:id="17608" w:author="KIM, Jason" w:date="2019-04-02T13:39:00Z"/>
                <w:rFonts w:ascii="Calibri" w:eastAsia="Times New Roman" w:hAnsi="Calibri" w:cs="Calibri"/>
                <w:color w:val="000000"/>
                <w:lang w:eastAsia="en-AU"/>
              </w:rPr>
            </w:pPr>
            <w:ins w:id="176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10" w:author="KIM, Jason" w:date="2019-04-02T13:39:00Z"/>
                <w:rFonts w:ascii="Calibri" w:eastAsia="Times New Roman" w:hAnsi="Calibri" w:cs="Calibri"/>
                <w:color w:val="000000"/>
                <w:lang w:eastAsia="en-AU"/>
              </w:rPr>
            </w:pPr>
            <w:ins w:id="17611" w:author="KIM, Jason" w:date="2019-04-02T13:39:00Z">
              <w:r w:rsidRPr="0056388D">
                <w:rPr>
                  <w:rFonts w:ascii="Calibri" w:eastAsia="Times New Roman" w:hAnsi="Calibri" w:cs="Calibri"/>
                  <w:color w:val="000000"/>
                  <w:lang w:eastAsia="en-AU"/>
                </w:rPr>
                <w:t>Chainage 1810</w:t>
              </w:r>
            </w:ins>
          </w:p>
        </w:tc>
        <w:tc>
          <w:tcPr>
            <w:tcW w:w="764" w:type="pct"/>
            <w:noWrap/>
            <w:hideMark/>
          </w:tcPr>
          <w:p w:rsidR="00110C18" w:rsidRPr="0056388D" w:rsidRDefault="00110C18" w:rsidP="00063728">
            <w:pPr>
              <w:jc w:val="right"/>
              <w:rPr>
                <w:ins w:id="17612" w:author="KIM, Jason" w:date="2019-04-02T13:39:00Z"/>
                <w:rFonts w:ascii="Calibri" w:eastAsia="Times New Roman" w:hAnsi="Calibri" w:cs="Calibri"/>
                <w:color w:val="000000"/>
                <w:lang w:eastAsia="en-AU"/>
              </w:rPr>
            </w:pPr>
            <w:ins w:id="176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14" w:author="KIM, Jason" w:date="2019-04-02T13:39:00Z"/>
        </w:trPr>
        <w:tc>
          <w:tcPr>
            <w:tcW w:w="708" w:type="pct"/>
            <w:vMerge/>
            <w:hideMark/>
          </w:tcPr>
          <w:p w:rsidR="00110C18" w:rsidRPr="0056388D" w:rsidRDefault="00110C18" w:rsidP="00063728">
            <w:pPr>
              <w:rPr>
                <w:ins w:id="176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16" w:author="KIM, Jason" w:date="2019-04-02T13:39:00Z"/>
                <w:rFonts w:ascii="Calibri" w:eastAsia="Times New Roman" w:hAnsi="Calibri" w:cs="Calibri"/>
                <w:color w:val="000000"/>
                <w:lang w:eastAsia="en-AU"/>
              </w:rPr>
            </w:pPr>
            <w:ins w:id="17617"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18" w:author="KIM, Jason" w:date="2019-04-02T13:39:00Z"/>
                <w:rFonts w:ascii="Calibri" w:eastAsia="Times New Roman" w:hAnsi="Calibri" w:cs="Calibri"/>
                <w:color w:val="000000"/>
                <w:lang w:eastAsia="en-AU"/>
              </w:rPr>
            </w:pPr>
            <w:ins w:id="1761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20" w:author="KIM, Jason" w:date="2019-04-02T13:39:00Z"/>
                <w:rFonts w:ascii="Calibri" w:eastAsia="Times New Roman" w:hAnsi="Calibri" w:cs="Calibri"/>
                <w:color w:val="000000"/>
                <w:lang w:eastAsia="en-AU"/>
              </w:rPr>
            </w:pPr>
            <w:ins w:id="17621" w:author="KIM, Jason" w:date="2019-04-02T13:39:00Z">
              <w:r w:rsidRPr="0056388D">
                <w:rPr>
                  <w:rFonts w:ascii="Calibri" w:eastAsia="Times New Roman" w:hAnsi="Calibri" w:cs="Calibri"/>
                  <w:color w:val="000000"/>
                  <w:lang w:eastAsia="en-AU"/>
                </w:rPr>
                <w:t>LLS2082</w:t>
              </w:r>
            </w:ins>
          </w:p>
        </w:tc>
        <w:tc>
          <w:tcPr>
            <w:tcW w:w="933" w:type="pct"/>
            <w:noWrap/>
            <w:hideMark/>
          </w:tcPr>
          <w:p w:rsidR="00110C18" w:rsidRPr="0056388D" w:rsidRDefault="00110C18" w:rsidP="00063728">
            <w:pPr>
              <w:rPr>
                <w:ins w:id="17622" w:author="KIM, Jason" w:date="2019-04-02T13:39:00Z"/>
                <w:rFonts w:ascii="Calibri" w:eastAsia="Times New Roman" w:hAnsi="Calibri" w:cs="Calibri"/>
                <w:color w:val="000000"/>
                <w:lang w:eastAsia="en-AU"/>
              </w:rPr>
            </w:pPr>
            <w:ins w:id="176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24" w:author="KIM, Jason" w:date="2019-04-02T13:39:00Z"/>
                <w:rFonts w:ascii="Calibri" w:eastAsia="Times New Roman" w:hAnsi="Calibri" w:cs="Calibri"/>
                <w:color w:val="000000"/>
                <w:lang w:eastAsia="en-AU"/>
              </w:rPr>
            </w:pPr>
            <w:ins w:id="17625" w:author="KIM, Jason" w:date="2019-04-02T13:39:00Z">
              <w:r w:rsidRPr="0056388D">
                <w:rPr>
                  <w:rFonts w:ascii="Calibri" w:eastAsia="Times New Roman" w:hAnsi="Calibri" w:cs="Calibri"/>
                  <w:color w:val="000000"/>
                  <w:lang w:eastAsia="en-AU"/>
                </w:rPr>
                <w:t>Chainage 1819</w:t>
              </w:r>
            </w:ins>
          </w:p>
        </w:tc>
        <w:tc>
          <w:tcPr>
            <w:tcW w:w="764" w:type="pct"/>
            <w:noWrap/>
            <w:hideMark/>
          </w:tcPr>
          <w:p w:rsidR="00110C18" w:rsidRPr="0056388D" w:rsidRDefault="00110C18" w:rsidP="00063728">
            <w:pPr>
              <w:jc w:val="right"/>
              <w:rPr>
                <w:ins w:id="17626" w:author="KIM, Jason" w:date="2019-04-02T13:39:00Z"/>
                <w:rFonts w:ascii="Calibri" w:eastAsia="Times New Roman" w:hAnsi="Calibri" w:cs="Calibri"/>
                <w:color w:val="000000"/>
                <w:lang w:eastAsia="en-AU"/>
              </w:rPr>
            </w:pPr>
            <w:ins w:id="17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28" w:author="KIM, Jason" w:date="2019-04-02T13:39:00Z"/>
        </w:trPr>
        <w:tc>
          <w:tcPr>
            <w:tcW w:w="708" w:type="pct"/>
            <w:vMerge/>
            <w:hideMark/>
          </w:tcPr>
          <w:p w:rsidR="00110C18" w:rsidRPr="0056388D" w:rsidRDefault="00110C18" w:rsidP="00063728">
            <w:pPr>
              <w:rPr>
                <w:ins w:id="176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30" w:author="KIM, Jason" w:date="2019-04-02T13:39:00Z"/>
                <w:rFonts w:ascii="Calibri" w:eastAsia="Times New Roman" w:hAnsi="Calibri" w:cs="Calibri"/>
                <w:color w:val="000000"/>
                <w:lang w:eastAsia="en-AU"/>
              </w:rPr>
            </w:pPr>
            <w:ins w:id="17631"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32" w:author="KIM, Jason" w:date="2019-04-02T13:39:00Z"/>
                <w:rFonts w:ascii="Calibri" w:eastAsia="Times New Roman" w:hAnsi="Calibri" w:cs="Calibri"/>
                <w:color w:val="000000"/>
                <w:lang w:eastAsia="en-AU"/>
              </w:rPr>
            </w:pPr>
            <w:ins w:id="1763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34" w:author="KIM, Jason" w:date="2019-04-02T13:39:00Z"/>
                <w:rFonts w:ascii="Calibri" w:eastAsia="Times New Roman" w:hAnsi="Calibri" w:cs="Calibri"/>
                <w:color w:val="000000"/>
                <w:lang w:eastAsia="en-AU"/>
              </w:rPr>
            </w:pPr>
            <w:ins w:id="17635" w:author="KIM, Jason" w:date="2019-04-02T13:39:00Z">
              <w:r w:rsidRPr="0056388D">
                <w:rPr>
                  <w:rFonts w:ascii="Calibri" w:eastAsia="Times New Roman" w:hAnsi="Calibri" w:cs="Calibri"/>
                  <w:color w:val="000000"/>
                  <w:lang w:eastAsia="en-AU"/>
                </w:rPr>
                <w:t>LLS2083</w:t>
              </w:r>
            </w:ins>
          </w:p>
        </w:tc>
        <w:tc>
          <w:tcPr>
            <w:tcW w:w="933" w:type="pct"/>
            <w:noWrap/>
            <w:hideMark/>
          </w:tcPr>
          <w:p w:rsidR="00110C18" w:rsidRPr="0056388D" w:rsidRDefault="00110C18" w:rsidP="00063728">
            <w:pPr>
              <w:rPr>
                <w:ins w:id="17636" w:author="KIM, Jason" w:date="2019-04-02T13:39:00Z"/>
                <w:rFonts w:ascii="Calibri" w:eastAsia="Times New Roman" w:hAnsi="Calibri" w:cs="Calibri"/>
                <w:color w:val="000000"/>
                <w:lang w:eastAsia="en-AU"/>
              </w:rPr>
            </w:pPr>
            <w:ins w:id="176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38" w:author="KIM, Jason" w:date="2019-04-02T13:39:00Z"/>
                <w:rFonts w:ascii="Calibri" w:eastAsia="Times New Roman" w:hAnsi="Calibri" w:cs="Calibri"/>
                <w:color w:val="000000"/>
                <w:lang w:eastAsia="en-AU"/>
              </w:rPr>
            </w:pPr>
            <w:ins w:id="17639" w:author="KIM, Jason" w:date="2019-04-02T13:39:00Z">
              <w:r w:rsidRPr="0056388D">
                <w:rPr>
                  <w:rFonts w:ascii="Calibri" w:eastAsia="Times New Roman" w:hAnsi="Calibri" w:cs="Calibri"/>
                  <w:color w:val="000000"/>
                  <w:lang w:eastAsia="en-AU"/>
                </w:rPr>
                <w:t>Chainage 1829</w:t>
              </w:r>
            </w:ins>
          </w:p>
        </w:tc>
        <w:tc>
          <w:tcPr>
            <w:tcW w:w="764" w:type="pct"/>
            <w:noWrap/>
            <w:hideMark/>
          </w:tcPr>
          <w:p w:rsidR="00110C18" w:rsidRPr="0056388D" w:rsidRDefault="00110C18" w:rsidP="00063728">
            <w:pPr>
              <w:jc w:val="right"/>
              <w:rPr>
                <w:ins w:id="17640" w:author="KIM, Jason" w:date="2019-04-02T13:39:00Z"/>
                <w:rFonts w:ascii="Calibri" w:eastAsia="Times New Roman" w:hAnsi="Calibri" w:cs="Calibri"/>
                <w:color w:val="000000"/>
                <w:lang w:eastAsia="en-AU"/>
              </w:rPr>
            </w:pPr>
            <w:ins w:id="17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42" w:author="KIM, Jason" w:date="2019-04-02T13:39:00Z"/>
        </w:trPr>
        <w:tc>
          <w:tcPr>
            <w:tcW w:w="708" w:type="pct"/>
            <w:vMerge/>
            <w:hideMark/>
          </w:tcPr>
          <w:p w:rsidR="00110C18" w:rsidRPr="0056388D" w:rsidRDefault="00110C18" w:rsidP="00063728">
            <w:pPr>
              <w:rPr>
                <w:ins w:id="176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44" w:author="KIM, Jason" w:date="2019-04-02T13:39:00Z"/>
                <w:rFonts w:ascii="Calibri" w:eastAsia="Times New Roman" w:hAnsi="Calibri" w:cs="Calibri"/>
                <w:color w:val="000000"/>
                <w:lang w:eastAsia="en-AU"/>
              </w:rPr>
            </w:pPr>
            <w:ins w:id="17645"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46" w:author="KIM, Jason" w:date="2019-04-02T13:39:00Z"/>
                <w:rFonts w:ascii="Calibri" w:eastAsia="Times New Roman" w:hAnsi="Calibri" w:cs="Calibri"/>
                <w:color w:val="000000"/>
                <w:lang w:eastAsia="en-AU"/>
              </w:rPr>
            </w:pPr>
            <w:ins w:id="1764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48" w:author="KIM, Jason" w:date="2019-04-02T13:39:00Z"/>
                <w:rFonts w:ascii="Calibri" w:eastAsia="Times New Roman" w:hAnsi="Calibri" w:cs="Calibri"/>
                <w:color w:val="000000"/>
                <w:lang w:eastAsia="en-AU"/>
              </w:rPr>
            </w:pPr>
            <w:ins w:id="17649" w:author="KIM, Jason" w:date="2019-04-02T13:39:00Z">
              <w:r w:rsidRPr="0056388D">
                <w:rPr>
                  <w:rFonts w:ascii="Calibri" w:eastAsia="Times New Roman" w:hAnsi="Calibri" w:cs="Calibri"/>
                  <w:color w:val="000000"/>
                  <w:lang w:eastAsia="en-AU"/>
                </w:rPr>
                <w:t>LLS2084</w:t>
              </w:r>
            </w:ins>
          </w:p>
        </w:tc>
        <w:tc>
          <w:tcPr>
            <w:tcW w:w="933" w:type="pct"/>
            <w:noWrap/>
            <w:hideMark/>
          </w:tcPr>
          <w:p w:rsidR="00110C18" w:rsidRPr="0056388D" w:rsidRDefault="00110C18" w:rsidP="00063728">
            <w:pPr>
              <w:rPr>
                <w:ins w:id="17650" w:author="KIM, Jason" w:date="2019-04-02T13:39:00Z"/>
                <w:rFonts w:ascii="Calibri" w:eastAsia="Times New Roman" w:hAnsi="Calibri" w:cs="Calibri"/>
                <w:color w:val="000000"/>
                <w:lang w:eastAsia="en-AU"/>
              </w:rPr>
            </w:pPr>
            <w:ins w:id="176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52" w:author="KIM, Jason" w:date="2019-04-02T13:39:00Z"/>
                <w:rFonts w:ascii="Calibri" w:eastAsia="Times New Roman" w:hAnsi="Calibri" w:cs="Calibri"/>
                <w:color w:val="000000"/>
                <w:lang w:eastAsia="en-AU"/>
              </w:rPr>
            </w:pPr>
            <w:ins w:id="17653" w:author="KIM, Jason" w:date="2019-04-02T13:39:00Z">
              <w:r w:rsidRPr="0056388D">
                <w:rPr>
                  <w:rFonts w:ascii="Calibri" w:eastAsia="Times New Roman" w:hAnsi="Calibri" w:cs="Calibri"/>
                  <w:color w:val="000000"/>
                  <w:lang w:eastAsia="en-AU"/>
                </w:rPr>
                <w:t>Chainage 1839</w:t>
              </w:r>
            </w:ins>
          </w:p>
        </w:tc>
        <w:tc>
          <w:tcPr>
            <w:tcW w:w="764" w:type="pct"/>
            <w:noWrap/>
            <w:hideMark/>
          </w:tcPr>
          <w:p w:rsidR="00110C18" w:rsidRPr="0056388D" w:rsidRDefault="00110C18" w:rsidP="00063728">
            <w:pPr>
              <w:jc w:val="right"/>
              <w:rPr>
                <w:ins w:id="17654" w:author="KIM, Jason" w:date="2019-04-02T13:39:00Z"/>
                <w:rFonts w:ascii="Calibri" w:eastAsia="Times New Roman" w:hAnsi="Calibri" w:cs="Calibri"/>
                <w:color w:val="000000"/>
                <w:lang w:eastAsia="en-AU"/>
              </w:rPr>
            </w:pPr>
            <w:ins w:id="17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56" w:author="KIM, Jason" w:date="2019-04-02T13:39:00Z"/>
        </w:trPr>
        <w:tc>
          <w:tcPr>
            <w:tcW w:w="708" w:type="pct"/>
            <w:vMerge/>
            <w:hideMark/>
          </w:tcPr>
          <w:p w:rsidR="00110C18" w:rsidRPr="0056388D" w:rsidRDefault="00110C18" w:rsidP="00063728">
            <w:pPr>
              <w:rPr>
                <w:ins w:id="176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58" w:author="KIM, Jason" w:date="2019-04-02T13:39:00Z"/>
                <w:rFonts w:ascii="Calibri" w:eastAsia="Times New Roman" w:hAnsi="Calibri" w:cs="Calibri"/>
                <w:color w:val="000000"/>
                <w:lang w:eastAsia="en-AU"/>
              </w:rPr>
            </w:pPr>
            <w:ins w:id="17659"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60" w:author="KIM, Jason" w:date="2019-04-02T13:39:00Z"/>
                <w:rFonts w:ascii="Calibri" w:eastAsia="Times New Roman" w:hAnsi="Calibri" w:cs="Calibri"/>
                <w:color w:val="000000"/>
                <w:lang w:eastAsia="en-AU"/>
              </w:rPr>
            </w:pPr>
            <w:ins w:id="1766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62" w:author="KIM, Jason" w:date="2019-04-02T13:39:00Z"/>
                <w:rFonts w:ascii="Calibri" w:eastAsia="Times New Roman" w:hAnsi="Calibri" w:cs="Calibri"/>
                <w:color w:val="000000"/>
                <w:lang w:eastAsia="en-AU"/>
              </w:rPr>
            </w:pPr>
            <w:ins w:id="17663" w:author="KIM, Jason" w:date="2019-04-02T13:39:00Z">
              <w:r w:rsidRPr="0056388D">
                <w:rPr>
                  <w:rFonts w:ascii="Calibri" w:eastAsia="Times New Roman" w:hAnsi="Calibri" w:cs="Calibri"/>
                  <w:color w:val="000000"/>
                  <w:lang w:eastAsia="en-AU"/>
                </w:rPr>
                <w:t>LLS2085</w:t>
              </w:r>
            </w:ins>
          </w:p>
        </w:tc>
        <w:tc>
          <w:tcPr>
            <w:tcW w:w="933" w:type="pct"/>
            <w:noWrap/>
            <w:hideMark/>
          </w:tcPr>
          <w:p w:rsidR="00110C18" w:rsidRPr="0056388D" w:rsidRDefault="00110C18" w:rsidP="00063728">
            <w:pPr>
              <w:rPr>
                <w:ins w:id="17664" w:author="KIM, Jason" w:date="2019-04-02T13:39:00Z"/>
                <w:rFonts w:ascii="Calibri" w:eastAsia="Times New Roman" w:hAnsi="Calibri" w:cs="Calibri"/>
                <w:color w:val="000000"/>
                <w:lang w:eastAsia="en-AU"/>
              </w:rPr>
            </w:pPr>
            <w:ins w:id="176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66" w:author="KIM, Jason" w:date="2019-04-02T13:39:00Z"/>
                <w:rFonts w:ascii="Calibri" w:eastAsia="Times New Roman" w:hAnsi="Calibri" w:cs="Calibri"/>
                <w:color w:val="000000"/>
                <w:lang w:eastAsia="en-AU"/>
              </w:rPr>
            </w:pPr>
            <w:ins w:id="17667" w:author="KIM, Jason" w:date="2019-04-02T13:39:00Z">
              <w:r w:rsidRPr="0056388D">
                <w:rPr>
                  <w:rFonts w:ascii="Calibri" w:eastAsia="Times New Roman" w:hAnsi="Calibri" w:cs="Calibri"/>
                  <w:color w:val="000000"/>
                  <w:lang w:eastAsia="en-AU"/>
                </w:rPr>
                <w:t>Chainage 1848</w:t>
              </w:r>
            </w:ins>
          </w:p>
        </w:tc>
        <w:tc>
          <w:tcPr>
            <w:tcW w:w="764" w:type="pct"/>
            <w:noWrap/>
            <w:hideMark/>
          </w:tcPr>
          <w:p w:rsidR="00110C18" w:rsidRPr="0056388D" w:rsidRDefault="00110C18" w:rsidP="00063728">
            <w:pPr>
              <w:jc w:val="right"/>
              <w:rPr>
                <w:ins w:id="17668" w:author="KIM, Jason" w:date="2019-04-02T13:39:00Z"/>
                <w:rFonts w:ascii="Calibri" w:eastAsia="Times New Roman" w:hAnsi="Calibri" w:cs="Calibri"/>
                <w:color w:val="000000"/>
                <w:lang w:eastAsia="en-AU"/>
              </w:rPr>
            </w:pPr>
            <w:ins w:id="17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70" w:author="KIM, Jason" w:date="2019-04-02T13:39:00Z"/>
        </w:trPr>
        <w:tc>
          <w:tcPr>
            <w:tcW w:w="708" w:type="pct"/>
            <w:vMerge/>
            <w:hideMark/>
          </w:tcPr>
          <w:p w:rsidR="00110C18" w:rsidRPr="0056388D" w:rsidRDefault="00110C18" w:rsidP="00063728">
            <w:pPr>
              <w:rPr>
                <w:ins w:id="17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72" w:author="KIM, Jason" w:date="2019-04-02T13:39:00Z"/>
                <w:rFonts w:ascii="Calibri" w:eastAsia="Times New Roman" w:hAnsi="Calibri" w:cs="Calibri"/>
                <w:color w:val="000000"/>
                <w:lang w:eastAsia="en-AU"/>
              </w:rPr>
            </w:pPr>
            <w:ins w:id="17673"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74" w:author="KIM, Jason" w:date="2019-04-02T13:39:00Z"/>
                <w:rFonts w:ascii="Calibri" w:eastAsia="Times New Roman" w:hAnsi="Calibri" w:cs="Calibri"/>
                <w:color w:val="000000"/>
                <w:lang w:eastAsia="en-AU"/>
              </w:rPr>
            </w:pPr>
            <w:ins w:id="1767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76" w:author="KIM, Jason" w:date="2019-04-02T13:39:00Z"/>
                <w:rFonts w:ascii="Calibri" w:eastAsia="Times New Roman" w:hAnsi="Calibri" w:cs="Calibri"/>
                <w:color w:val="000000"/>
                <w:lang w:eastAsia="en-AU"/>
              </w:rPr>
            </w:pPr>
            <w:ins w:id="17677" w:author="KIM, Jason" w:date="2019-04-02T13:39:00Z">
              <w:r w:rsidRPr="0056388D">
                <w:rPr>
                  <w:rFonts w:ascii="Calibri" w:eastAsia="Times New Roman" w:hAnsi="Calibri" w:cs="Calibri"/>
                  <w:color w:val="000000"/>
                  <w:lang w:eastAsia="en-AU"/>
                </w:rPr>
                <w:t>LLS2086</w:t>
              </w:r>
            </w:ins>
          </w:p>
        </w:tc>
        <w:tc>
          <w:tcPr>
            <w:tcW w:w="933" w:type="pct"/>
            <w:noWrap/>
            <w:hideMark/>
          </w:tcPr>
          <w:p w:rsidR="00110C18" w:rsidRPr="0056388D" w:rsidRDefault="00110C18" w:rsidP="00063728">
            <w:pPr>
              <w:rPr>
                <w:ins w:id="17678" w:author="KIM, Jason" w:date="2019-04-02T13:39:00Z"/>
                <w:rFonts w:ascii="Calibri" w:eastAsia="Times New Roman" w:hAnsi="Calibri" w:cs="Calibri"/>
                <w:color w:val="000000"/>
                <w:lang w:eastAsia="en-AU"/>
              </w:rPr>
            </w:pPr>
            <w:ins w:id="176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80" w:author="KIM, Jason" w:date="2019-04-02T13:39:00Z"/>
                <w:rFonts w:ascii="Calibri" w:eastAsia="Times New Roman" w:hAnsi="Calibri" w:cs="Calibri"/>
                <w:color w:val="000000"/>
                <w:lang w:eastAsia="en-AU"/>
              </w:rPr>
            </w:pPr>
            <w:ins w:id="17681" w:author="KIM, Jason" w:date="2019-04-02T13:39:00Z">
              <w:r w:rsidRPr="0056388D">
                <w:rPr>
                  <w:rFonts w:ascii="Calibri" w:eastAsia="Times New Roman" w:hAnsi="Calibri" w:cs="Calibri"/>
                  <w:color w:val="000000"/>
                  <w:lang w:eastAsia="en-AU"/>
                </w:rPr>
                <w:t>Chainage 1858</w:t>
              </w:r>
            </w:ins>
          </w:p>
        </w:tc>
        <w:tc>
          <w:tcPr>
            <w:tcW w:w="764" w:type="pct"/>
            <w:noWrap/>
            <w:hideMark/>
          </w:tcPr>
          <w:p w:rsidR="00110C18" w:rsidRPr="0056388D" w:rsidRDefault="00110C18" w:rsidP="00063728">
            <w:pPr>
              <w:jc w:val="right"/>
              <w:rPr>
                <w:ins w:id="17682" w:author="KIM, Jason" w:date="2019-04-02T13:39:00Z"/>
                <w:rFonts w:ascii="Calibri" w:eastAsia="Times New Roman" w:hAnsi="Calibri" w:cs="Calibri"/>
                <w:color w:val="000000"/>
                <w:lang w:eastAsia="en-AU"/>
              </w:rPr>
            </w:pPr>
            <w:ins w:id="17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84" w:author="KIM, Jason" w:date="2019-04-02T13:39:00Z"/>
        </w:trPr>
        <w:tc>
          <w:tcPr>
            <w:tcW w:w="708" w:type="pct"/>
            <w:vMerge/>
            <w:hideMark/>
          </w:tcPr>
          <w:p w:rsidR="00110C18" w:rsidRPr="0056388D" w:rsidRDefault="00110C18" w:rsidP="00063728">
            <w:pPr>
              <w:rPr>
                <w:ins w:id="17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86" w:author="KIM, Jason" w:date="2019-04-02T13:39:00Z"/>
                <w:rFonts w:ascii="Calibri" w:eastAsia="Times New Roman" w:hAnsi="Calibri" w:cs="Calibri"/>
                <w:color w:val="000000"/>
                <w:lang w:eastAsia="en-AU"/>
              </w:rPr>
            </w:pPr>
            <w:ins w:id="17687"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88" w:author="KIM, Jason" w:date="2019-04-02T13:39:00Z"/>
                <w:rFonts w:ascii="Calibri" w:eastAsia="Times New Roman" w:hAnsi="Calibri" w:cs="Calibri"/>
                <w:color w:val="000000"/>
                <w:lang w:eastAsia="en-AU"/>
              </w:rPr>
            </w:pPr>
            <w:ins w:id="1768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90" w:author="KIM, Jason" w:date="2019-04-02T13:39:00Z"/>
                <w:rFonts w:ascii="Calibri" w:eastAsia="Times New Roman" w:hAnsi="Calibri" w:cs="Calibri"/>
                <w:color w:val="000000"/>
                <w:lang w:eastAsia="en-AU"/>
              </w:rPr>
            </w:pPr>
            <w:ins w:id="17691" w:author="KIM, Jason" w:date="2019-04-02T13:39:00Z">
              <w:r w:rsidRPr="0056388D">
                <w:rPr>
                  <w:rFonts w:ascii="Calibri" w:eastAsia="Times New Roman" w:hAnsi="Calibri" w:cs="Calibri"/>
                  <w:color w:val="000000"/>
                  <w:lang w:eastAsia="en-AU"/>
                </w:rPr>
                <w:t>LLS2087</w:t>
              </w:r>
            </w:ins>
          </w:p>
        </w:tc>
        <w:tc>
          <w:tcPr>
            <w:tcW w:w="933" w:type="pct"/>
            <w:noWrap/>
            <w:hideMark/>
          </w:tcPr>
          <w:p w:rsidR="00110C18" w:rsidRPr="0056388D" w:rsidRDefault="00110C18" w:rsidP="00063728">
            <w:pPr>
              <w:rPr>
                <w:ins w:id="17692" w:author="KIM, Jason" w:date="2019-04-02T13:39:00Z"/>
                <w:rFonts w:ascii="Calibri" w:eastAsia="Times New Roman" w:hAnsi="Calibri" w:cs="Calibri"/>
                <w:color w:val="000000"/>
                <w:lang w:eastAsia="en-AU"/>
              </w:rPr>
            </w:pPr>
            <w:ins w:id="176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94" w:author="KIM, Jason" w:date="2019-04-02T13:39:00Z"/>
                <w:rFonts w:ascii="Calibri" w:eastAsia="Times New Roman" w:hAnsi="Calibri" w:cs="Calibri"/>
                <w:color w:val="000000"/>
                <w:lang w:eastAsia="en-AU"/>
              </w:rPr>
            </w:pPr>
            <w:ins w:id="17695" w:author="KIM, Jason" w:date="2019-04-02T13:39:00Z">
              <w:r w:rsidRPr="0056388D">
                <w:rPr>
                  <w:rFonts w:ascii="Calibri" w:eastAsia="Times New Roman" w:hAnsi="Calibri" w:cs="Calibri"/>
                  <w:color w:val="000000"/>
                  <w:lang w:eastAsia="en-AU"/>
                </w:rPr>
                <w:t>Chainage 1868</w:t>
              </w:r>
            </w:ins>
          </w:p>
        </w:tc>
        <w:tc>
          <w:tcPr>
            <w:tcW w:w="764" w:type="pct"/>
            <w:noWrap/>
            <w:hideMark/>
          </w:tcPr>
          <w:p w:rsidR="00110C18" w:rsidRPr="0056388D" w:rsidRDefault="00110C18" w:rsidP="00063728">
            <w:pPr>
              <w:jc w:val="right"/>
              <w:rPr>
                <w:ins w:id="17696" w:author="KIM, Jason" w:date="2019-04-02T13:39:00Z"/>
                <w:rFonts w:ascii="Calibri" w:eastAsia="Times New Roman" w:hAnsi="Calibri" w:cs="Calibri"/>
                <w:color w:val="000000"/>
                <w:lang w:eastAsia="en-AU"/>
              </w:rPr>
            </w:pPr>
            <w:ins w:id="17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98" w:author="KIM, Jason" w:date="2019-04-02T13:39:00Z"/>
        </w:trPr>
        <w:tc>
          <w:tcPr>
            <w:tcW w:w="708" w:type="pct"/>
            <w:vMerge/>
            <w:hideMark/>
          </w:tcPr>
          <w:p w:rsidR="00110C18" w:rsidRPr="0056388D" w:rsidRDefault="00110C18" w:rsidP="00063728">
            <w:pPr>
              <w:rPr>
                <w:ins w:id="17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00" w:author="KIM, Jason" w:date="2019-04-02T13:39:00Z"/>
                <w:rFonts w:ascii="Calibri" w:eastAsia="Times New Roman" w:hAnsi="Calibri" w:cs="Calibri"/>
                <w:color w:val="000000"/>
                <w:lang w:eastAsia="en-AU"/>
              </w:rPr>
            </w:pPr>
            <w:ins w:id="17701"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702" w:author="KIM, Jason" w:date="2019-04-02T13:39:00Z"/>
                <w:rFonts w:ascii="Calibri" w:eastAsia="Times New Roman" w:hAnsi="Calibri" w:cs="Calibri"/>
                <w:color w:val="000000"/>
                <w:lang w:eastAsia="en-AU"/>
              </w:rPr>
            </w:pPr>
            <w:ins w:id="1770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04" w:author="KIM, Jason" w:date="2019-04-02T13:39:00Z"/>
                <w:rFonts w:ascii="Calibri" w:eastAsia="Times New Roman" w:hAnsi="Calibri" w:cs="Calibri"/>
                <w:color w:val="000000"/>
                <w:lang w:eastAsia="en-AU"/>
              </w:rPr>
            </w:pPr>
            <w:ins w:id="17705" w:author="KIM, Jason" w:date="2019-04-02T13:39:00Z">
              <w:r w:rsidRPr="0056388D">
                <w:rPr>
                  <w:rFonts w:ascii="Calibri" w:eastAsia="Times New Roman" w:hAnsi="Calibri" w:cs="Calibri"/>
                  <w:color w:val="000000"/>
                  <w:lang w:eastAsia="en-AU"/>
                </w:rPr>
                <w:t>LLS2088</w:t>
              </w:r>
            </w:ins>
          </w:p>
        </w:tc>
        <w:tc>
          <w:tcPr>
            <w:tcW w:w="933" w:type="pct"/>
            <w:noWrap/>
            <w:hideMark/>
          </w:tcPr>
          <w:p w:rsidR="00110C18" w:rsidRPr="0056388D" w:rsidRDefault="00110C18" w:rsidP="00063728">
            <w:pPr>
              <w:rPr>
                <w:ins w:id="17706" w:author="KIM, Jason" w:date="2019-04-02T13:39:00Z"/>
                <w:rFonts w:ascii="Calibri" w:eastAsia="Times New Roman" w:hAnsi="Calibri" w:cs="Calibri"/>
                <w:color w:val="000000"/>
                <w:lang w:eastAsia="en-AU"/>
              </w:rPr>
            </w:pPr>
            <w:ins w:id="177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08" w:author="KIM, Jason" w:date="2019-04-02T13:39:00Z"/>
                <w:rFonts w:ascii="Calibri" w:eastAsia="Times New Roman" w:hAnsi="Calibri" w:cs="Calibri"/>
                <w:color w:val="000000"/>
                <w:lang w:eastAsia="en-AU"/>
              </w:rPr>
            </w:pPr>
            <w:ins w:id="17709" w:author="KIM, Jason" w:date="2019-04-02T13:39:00Z">
              <w:r w:rsidRPr="0056388D">
                <w:rPr>
                  <w:rFonts w:ascii="Calibri" w:eastAsia="Times New Roman" w:hAnsi="Calibri" w:cs="Calibri"/>
                  <w:color w:val="000000"/>
                  <w:lang w:eastAsia="en-AU"/>
                </w:rPr>
                <w:t>Chainage 1877</w:t>
              </w:r>
            </w:ins>
          </w:p>
        </w:tc>
        <w:tc>
          <w:tcPr>
            <w:tcW w:w="764" w:type="pct"/>
            <w:noWrap/>
            <w:hideMark/>
          </w:tcPr>
          <w:p w:rsidR="00110C18" w:rsidRPr="0056388D" w:rsidRDefault="00110C18" w:rsidP="00063728">
            <w:pPr>
              <w:jc w:val="right"/>
              <w:rPr>
                <w:ins w:id="17710" w:author="KIM, Jason" w:date="2019-04-02T13:39:00Z"/>
                <w:rFonts w:ascii="Calibri" w:eastAsia="Times New Roman" w:hAnsi="Calibri" w:cs="Calibri"/>
                <w:color w:val="000000"/>
                <w:lang w:eastAsia="en-AU"/>
              </w:rPr>
            </w:pPr>
            <w:ins w:id="17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12" w:author="KIM, Jason" w:date="2019-04-02T13:39:00Z"/>
        </w:trPr>
        <w:tc>
          <w:tcPr>
            <w:tcW w:w="708" w:type="pct"/>
            <w:vMerge/>
            <w:hideMark/>
          </w:tcPr>
          <w:p w:rsidR="00110C18" w:rsidRPr="0056388D" w:rsidRDefault="00110C18" w:rsidP="00063728">
            <w:pPr>
              <w:rPr>
                <w:ins w:id="17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14" w:author="KIM, Jason" w:date="2019-04-02T13:39:00Z"/>
                <w:rFonts w:ascii="Calibri" w:eastAsia="Times New Roman" w:hAnsi="Calibri" w:cs="Calibri"/>
                <w:color w:val="000000"/>
                <w:lang w:eastAsia="en-AU"/>
              </w:rPr>
            </w:pPr>
            <w:ins w:id="17715"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716" w:author="KIM, Jason" w:date="2019-04-02T13:39:00Z"/>
                <w:rFonts w:ascii="Calibri" w:eastAsia="Times New Roman" w:hAnsi="Calibri" w:cs="Calibri"/>
                <w:color w:val="000000"/>
                <w:lang w:eastAsia="en-AU"/>
              </w:rPr>
            </w:pPr>
            <w:ins w:id="1771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18" w:author="KIM, Jason" w:date="2019-04-02T13:39:00Z"/>
                <w:rFonts w:ascii="Calibri" w:eastAsia="Times New Roman" w:hAnsi="Calibri" w:cs="Calibri"/>
                <w:color w:val="000000"/>
                <w:lang w:eastAsia="en-AU"/>
              </w:rPr>
            </w:pPr>
            <w:ins w:id="17719" w:author="KIM, Jason" w:date="2019-04-02T13:39:00Z">
              <w:r w:rsidRPr="0056388D">
                <w:rPr>
                  <w:rFonts w:ascii="Calibri" w:eastAsia="Times New Roman" w:hAnsi="Calibri" w:cs="Calibri"/>
                  <w:color w:val="000000"/>
                  <w:lang w:eastAsia="en-AU"/>
                </w:rPr>
                <w:t>LLS2089</w:t>
              </w:r>
            </w:ins>
          </w:p>
        </w:tc>
        <w:tc>
          <w:tcPr>
            <w:tcW w:w="933" w:type="pct"/>
            <w:noWrap/>
            <w:hideMark/>
          </w:tcPr>
          <w:p w:rsidR="00110C18" w:rsidRPr="0056388D" w:rsidRDefault="00110C18" w:rsidP="00063728">
            <w:pPr>
              <w:rPr>
                <w:ins w:id="17720" w:author="KIM, Jason" w:date="2019-04-02T13:39:00Z"/>
                <w:rFonts w:ascii="Calibri" w:eastAsia="Times New Roman" w:hAnsi="Calibri" w:cs="Calibri"/>
                <w:color w:val="000000"/>
                <w:lang w:eastAsia="en-AU"/>
              </w:rPr>
            </w:pPr>
            <w:ins w:id="177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22" w:author="KIM, Jason" w:date="2019-04-02T13:39:00Z"/>
                <w:rFonts w:ascii="Calibri" w:eastAsia="Times New Roman" w:hAnsi="Calibri" w:cs="Calibri"/>
                <w:color w:val="000000"/>
                <w:lang w:eastAsia="en-AU"/>
              </w:rPr>
            </w:pPr>
            <w:ins w:id="17723" w:author="KIM, Jason" w:date="2019-04-02T13:39:00Z">
              <w:r w:rsidRPr="0056388D">
                <w:rPr>
                  <w:rFonts w:ascii="Calibri" w:eastAsia="Times New Roman" w:hAnsi="Calibri" w:cs="Calibri"/>
                  <w:color w:val="000000"/>
                  <w:lang w:eastAsia="en-AU"/>
                </w:rPr>
                <w:t>Chainage 1887</w:t>
              </w:r>
            </w:ins>
          </w:p>
        </w:tc>
        <w:tc>
          <w:tcPr>
            <w:tcW w:w="764" w:type="pct"/>
            <w:noWrap/>
            <w:hideMark/>
          </w:tcPr>
          <w:p w:rsidR="00110C18" w:rsidRPr="0056388D" w:rsidRDefault="00110C18" w:rsidP="00063728">
            <w:pPr>
              <w:jc w:val="right"/>
              <w:rPr>
                <w:ins w:id="17724" w:author="KIM, Jason" w:date="2019-04-02T13:39:00Z"/>
                <w:rFonts w:ascii="Calibri" w:eastAsia="Times New Roman" w:hAnsi="Calibri" w:cs="Calibri"/>
                <w:color w:val="000000"/>
                <w:lang w:eastAsia="en-AU"/>
              </w:rPr>
            </w:pPr>
            <w:ins w:id="17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26" w:author="KIM, Jason" w:date="2019-04-02T13:39:00Z"/>
        </w:trPr>
        <w:tc>
          <w:tcPr>
            <w:tcW w:w="708" w:type="pct"/>
            <w:vMerge/>
            <w:hideMark/>
          </w:tcPr>
          <w:p w:rsidR="00110C18" w:rsidRPr="0056388D" w:rsidRDefault="00110C18" w:rsidP="00063728">
            <w:pPr>
              <w:rPr>
                <w:ins w:id="17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28" w:author="KIM, Jason" w:date="2019-04-02T13:39:00Z"/>
                <w:rFonts w:ascii="Calibri" w:eastAsia="Times New Roman" w:hAnsi="Calibri" w:cs="Calibri"/>
                <w:color w:val="000000"/>
                <w:lang w:eastAsia="en-AU"/>
              </w:rPr>
            </w:pPr>
            <w:ins w:id="17729"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730" w:author="KIM, Jason" w:date="2019-04-02T13:39:00Z"/>
                <w:rFonts w:ascii="Calibri" w:eastAsia="Times New Roman" w:hAnsi="Calibri" w:cs="Calibri"/>
                <w:color w:val="000000"/>
                <w:lang w:eastAsia="en-AU"/>
              </w:rPr>
            </w:pPr>
            <w:ins w:id="1773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32" w:author="KIM, Jason" w:date="2019-04-02T13:39:00Z"/>
                <w:rFonts w:ascii="Calibri" w:eastAsia="Times New Roman" w:hAnsi="Calibri" w:cs="Calibri"/>
                <w:color w:val="000000"/>
                <w:lang w:eastAsia="en-AU"/>
              </w:rPr>
            </w:pPr>
            <w:ins w:id="17733" w:author="KIM, Jason" w:date="2019-04-02T13:39:00Z">
              <w:r w:rsidRPr="0056388D">
                <w:rPr>
                  <w:rFonts w:ascii="Calibri" w:eastAsia="Times New Roman" w:hAnsi="Calibri" w:cs="Calibri"/>
                  <w:color w:val="000000"/>
                  <w:lang w:eastAsia="en-AU"/>
                </w:rPr>
                <w:t>LLS2090</w:t>
              </w:r>
            </w:ins>
          </w:p>
        </w:tc>
        <w:tc>
          <w:tcPr>
            <w:tcW w:w="933" w:type="pct"/>
            <w:noWrap/>
            <w:hideMark/>
          </w:tcPr>
          <w:p w:rsidR="00110C18" w:rsidRPr="0056388D" w:rsidRDefault="00110C18" w:rsidP="00063728">
            <w:pPr>
              <w:rPr>
                <w:ins w:id="17734" w:author="KIM, Jason" w:date="2019-04-02T13:39:00Z"/>
                <w:rFonts w:ascii="Calibri" w:eastAsia="Times New Roman" w:hAnsi="Calibri" w:cs="Calibri"/>
                <w:color w:val="000000"/>
                <w:lang w:eastAsia="en-AU"/>
              </w:rPr>
            </w:pPr>
            <w:ins w:id="177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36" w:author="KIM, Jason" w:date="2019-04-02T13:39:00Z"/>
                <w:rFonts w:ascii="Calibri" w:eastAsia="Times New Roman" w:hAnsi="Calibri" w:cs="Calibri"/>
                <w:color w:val="000000"/>
                <w:lang w:eastAsia="en-AU"/>
              </w:rPr>
            </w:pPr>
            <w:ins w:id="17737" w:author="KIM, Jason" w:date="2019-04-02T13:39:00Z">
              <w:r w:rsidRPr="0056388D">
                <w:rPr>
                  <w:rFonts w:ascii="Calibri" w:eastAsia="Times New Roman" w:hAnsi="Calibri" w:cs="Calibri"/>
                  <w:color w:val="000000"/>
                  <w:lang w:eastAsia="en-AU"/>
                </w:rPr>
                <w:t>Chainage 1897</w:t>
              </w:r>
            </w:ins>
          </w:p>
        </w:tc>
        <w:tc>
          <w:tcPr>
            <w:tcW w:w="764" w:type="pct"/>
            <w:noWrap/>
            <w:hideMark/>
          </w:tcPr>
          <w:p w:rsidR="00110C18" w:rsidRPr="0056388D" w:rsidRDefault="00110C18" w:rsidP="00063728">
            <w:pPr>
              <w:jc w:val="right"/>
              <w:rPr>
                <w:ins w:id="17738" w:author="KIM, Jason" w:date="2019-04-02T13:39:00Z"/>
                <w:rFonts w:ascii="Calibri" w:eastAsia="Times New Roman" w:hAnsi="Calibri" w:cs="Calibri"/>
                <w:color w:val="000000"/>
                <w:lang w:eastAsia="en-AU"/>
              </w:rPr>
            </w:pPr>
            <w:ins w:id="17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40" w:author="KIM, Jason" w:date="2019-04-02T13:39:00Z"/>
        </w:trPr>
        <w:tc>
          <w:tcPr>
            <w:tcW w:w="708" w:type="pct"/>
            <w:vMerge w:val="restart"/>
            <w:noWrap/>
            <w:hideMark/>
          </w:tcPr>
          <w:p w:rsidR="00110C18" w:rsidRPr="0056388D" w:rsidRDefault="00110C18" w:rsidP="00063728">
            <w:pPr>
              <w:rPr>
                <w:ins w:id="17741" w:author="KIM, Jason" w:date="2019-04-02T13:39:00Z"/>
                <w:rFonts w:ascii="Calibri" w:eastAsia="Times New Roman" w:hAnsi="Calibri" w:cs="Calibri"/>
                <w:color w:val="000000"/>
                <w:lang w:eastAsia="en-AU"/>
              </w:rPr>
            </w:pPr>
            <w:ins w:id="17742" w:author="KIM, Jason" w:date="2019-04-02T13:39:00Z">
              <w:r w:rsidRPr="0056388D">
                <w:rPr>
                  <w:rFonts w:ascii="Calibri" w:eastAsia="Times New Roman" w:hAnsi="Calibri" w:cs="Calibri"/>
                  <w:color w:val="000000"/>
                  <w:lang w:eastAsia="en-AU"/>
                </w:rPr>
                <w:t>LLE08SK81</w:t>
              </w:r>
            </w:ins>
          </w:p>
        </w:tc>
        <w:tc>
          <w:tcPr>
            <w:tcW w:w="605" w:type="pct"/>
            <w:noWrap/>
            <w:hideMark/>
          </w:tcPr>
          <w:p w:rsidR="00110C18" w:rsidRPr="0056388D" w:rsidRDefault="00110C18" w:rsidP="00063728">
            <w:pPr>
              <w:rPr>
                <w:ins w:id="17743" w:author="KIM, Jason" w:date="2019-04-02T13:39:00Z"/>
                <w:rFonts w:ascii="Calibri" w:eastAsia="Times New Roman" w:hAnsi="Calibri" w:cs="Calibri"/>
                <w:color w:val="000000"/>
                <w:lang w:eastAsia="en-AU"/>
              </w:rPr>
            </w:pPr>
            <w:ins w:id="17744"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45" w:author="KIM, Jason" w:date="2019-04-02T13:39:00Z"/>
                <w:rFonts w:ascii="Calibri" w:eastAsia="Times New Roman" w:hAnsi="Calibri" w:cs="Calibri"/>
                <w:color w:val="000000"/>
                <w:lang w:eastAsia="en-AU"/>
              </w:rPr>
            </w:pPr>
            <w:ins w:id="1774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47" w:author="KIM, Jason" w:date="2019-04-02T13:39:00Z"/>
                <w:rFonts w:ascii="Calibri" w:eastAsia="Times New Roman" w:hAnsi="Calibri" w:cs="Calibri"/>
                <w:color w:val="000000"/>
                <w:lang w:eastAsia="en-AU"/>
              </w:rPr>
            </w:pPr>
            <w:ins w:id="17748" w:author="KIM, Jason" w:date="2019-04-02T13:39:00Z">
              <w:r w:rsidRPr="0056388D">
                <w:rPr>
                  <w:rFonts w:ascii="Calibri" w:eastAsia="Times New Roman" w:hAnsi="Calibri" w:cs="Calibri"/>
                  <w:color w:val="000000"/>
                  <w:lang w:eastAsia="en-AU"/>
                </w:rPr>
                <w:t>LLS2069</w:t>
              </w:r>
            </w:ins>
          </w:p>
        </w:tc>
        <w:tc>
          <w:tcPr>
            <w:tcW w:w="933" w:type="pct"/>
            <w:noWrap/>
            <w:hideMark/>
          </w:tcPr>
          <w:p w:rsidR="00110C18" w:rsidRPr="0056388D" w:rsidRDefault="00110C18" w:rsidP="00063728">
            <w:pPr>
              <w:rPr>
                <w:ins w:id="17749" w:author="KIM, Jason" w:date="2019-04-02T13:39:00Z"/>
                <w:rFonts w:ascii="Calibri" w:eastAsia="Times New Roman" w:hAnsi="Calibri" w:cs="Calibri"/>
                <w:color w:val="000000"/>
                <w:lang w:eastAsia="en-AU"/>
              </w:rPr>
            </w:pPr>
            <w:ins w:id="177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51" w:author="KIM, Jason" w:date="2019-04-02T13:39:00Z"/>
                <w:rFonts w:ascii="Calibri" w:eastAsia="Times New Roman" w:hAnsi="Calibri" w:cs="Calibri"/>
                <w:color w:val="000000"/>
                <w:lang w:eastAsia="en-AU"/>
              </w:rPr>
            </w:pPr>
            <w:ins w:id="17752" w:author="KIM, Jason" w:date="2019-04-02T13:39:00Z">
              <w:r w:rsidRPr="0056388D">
                <w:rPr>
                  <w:rFonts w:ascii="Calibri" w:eastAsia="Times New Roman" w:hAnsi="Calibri" w:cs="Calibri"/>
                  <w:color w:val="000000"/>
                  <w:lang w:eastAsia="en-AU"/>
                </w:rPr>
                <w:t>Chainage 1679</w:t>
              </w:r>
            </w:ins>
          </w:p>
        </w:tc>
        <w:tc>
          <w:tcPr>
            <w:tcW w:w="764" w:type="pct"/>
            <w:noWrap/>
            <w:hideMark/>
          </w:tcPr>
          <w:p w:rsidR="00110C18" w:rsidRPr="0056388D" w:rsidRDefault="00110C18" w:rsidP="00063728">
            <w:pPr>
              <w:jc w:val="right"/>
              <w:rPr>
                <w:ins w:id="17753" w:author="KIM, Jason" w:date="2019-04-02T13:39:00Z"/>
                <w:rFonts w:ascii="Calibri" w:eastAsia="Times New Roman" w:hAnsi="Calibri" w:cs="Calibri"/>
                <w:color w:val="000000"/>
                <w:lang w:eastAsia="en-AU"/>
              </w:rPr>
            </w:pPr>
            <w:ins w:id="177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55" w:author="KIM, Jason" w:date="2019-04-02T13:39:00Z"/>
        </w:trPr>
        <w:tc>
          <w:tcPr>
            <w:tcW w:w="708" w:type="pct"/>
            <w:vMerge/>
            <w:hideMark/>
          </w:tcPr>
          <w:p w:rsidR="00110C18" w:rsidRPr="0056388D" w:rsidRDefault="00110C18" w:rsidP="00063728">
            <w:pPr>
              <w:rPr>
                <w:ins w:id="177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57" w:author="KIM, Jason" w:date="2019-04-02T13:39:00Z"/>
                <w:rFonts w:ascii="Calibri" w:eastAsia="Times New Roman" w:hAnsi="Calibri" w:cs="Calibri"/>
                <w:color w:val="000000"/>
                <w:lang w:eastAsia="en-AU"/>
              </w:rPr>
            </w:pPr>
            <w:ins w:id="17758"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59" w:author="KIM, Jason" w:date="2019-04-02T13:39:00Z"/>
                <w:rFonts w:ascii="Calibri" w:eastAsia="Times New Roman" w:hAnsi="Calibri" w:cs="Calibri"/>
                <w:color w:val="000000"/>
                <w:lang w:eastAsia="en-AU"/>
              </w:rPr>
            </w:pPr>
            <w:ins w:id="1776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61" w:author="KIM, Jason" w:date="2019-04-02T13:39:00Z"/>
                <w:rFonts w:ascii="Calibri" w:eastAsia="Times New Roman" w:hAnsi="Calibri" w:cs="Calibri"/>
                <w:color w:val="000000"/>
                <w:lang w:eastAsia="en-AU"/>
              </w:rPr>
            </w:pPr>
            <w:ins w:id="17762" w:author="KIM, Jason" w:date="2019-04-02T13:39:00Z">
              <w:r w:rsidRPr="0056388D">
                <w:rPr>
                  <w:rFonts w:ascii="Calibri" w:eastAsia="Times New Roman" w:hAnsi="Calibri" w:cs="Calibri"/>
                  <w:color w:val="000000"/>
                  <w:lang w:eastAsia="en-AU"/>
                </w:rPr>
                <w:t>LLS2070</w:t>
              </w:r>
            </w:ins>
          </w:p>
        </w:tc>
        <w:tc>
          <w:tcPr>
            <w:tcW w:w="933" w:type="pct"/>
            <w:noWrap/>
            <w:hideMark/>
          </w:tcPr>
          <w:p w:rsidR="00110C18" w:rsidRPr="0056388D" w:rsidRDefault="00110C18" w:rsidP="00063728">
            <w:pPr>
              <w:rPr>
                <w:ins w:id="17763" w:author="KIM, Jason" w:date="2019-04-02T13:39:00Z"/>
                <w:rFonts w:ascii="Calibri" w:eastAsia="Times New Roman" w:hAnsi="Calibri" w:cs="Calibri"/>
                <w:color w:val="000000"/>
                <w:lang w:eastAsia="en-AU"/>
              </w:rPr>
            </w:pPr>
            <w:ins w:id="177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65" w:author="KIM, Jason" w:date="2019-04-02T13:39:00Z"/>
                <w:rFonts w:ascii="Calibri" w:eastAsia="Times New Roman" w:hAnsi="Calibri" w:cs="Calibri"/>
                <w:color w:val="000000"/>
                <w:lang w:eastAsia="en-AU"/>
              </w:rPr>
            </w:pPr>
            <w:ins w:id="17766" w:author="KIM, Jason" w:date="2019-04-02T13:39:00Z">
              <w:r w:rsidRPr="0056388D">
                <w:rPr>
                  <w:rFonts w:ascii="Calibri" w:eastAsia="Times New Roman" w:hAnsi="Calibri" w:cs="Calibri"/>
                  <w:color w:val="000000"/>
                  <w:lang w:eastAsia="en-AU"/>
                </w:rPr>
                <w:t>Chainage 1689</w:t>
              </w:r>
            </w:ins>
          </w:p>
        </w:tc>
        <w:tc>
          <w:tcPr>
            <w:tcW w:w="764" w:type="pct"/>
            <w:noWrap/>
            <w:hideMark/>
          </w:tcPr>
          <w:p w:rsidR="00110C18" w:rsidRPr="0056388D" w:rsidRDefault="00110C18" w:rsidP="00063728">
            <w:pPr>
              <w:jc w:val="right"/>
              <w:rPr>
                <w:ins w:id="17767" w:author="KIM, Jason" w:date="2019-04-02T13:39:00Z"/>
                <w:rFonts w:ascii="Calibri" w:eastAsia="Times New Roman" w:hAnsi="Calibri" w:cs="Calibri"/>
                <w:color w:val="000000"/>
                <w:lang w:eastAsia="en-AU"/>
              </w:rPr>
            </w:pPr>
            <w:ins w:id="17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69" w:author="KIM, Jason" w:date="2019-04-02T13:39:00Z"/>
        </w:trPr>
        <w:tc>
          <w:tcPr>
            <w:tcW w:w="708" w:type="pct"/>
            <w:vMerge/>
            <w:hideMark/>
          </w:tcPr>
          <w:p w:rsidR="00110C18" w:rsidRPr="0056388D" w:rsidRDefault="00110C18" w:rsidP="00063728">
            <w:pPr>
              <w:rPr>
                <w:ins w:id="177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71" w:author="KIM, Jason" w:date="2019-04-02T13:39:00Z"/>
                <w:rFonts w:ascii="Calibri" w:eastAsia="Times New Roman" w:hAnsi="Calibri" w:cs="Calibri"/>
                <w:color w:val="000000"/>
                <w:lang w:eastAsia="en-AU"/>
              </w:rPr>
            </w:pPr>
            <w:ins w:id="17772"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73" w:author="KIM, Jason" w:date="2019-04-02T13:39:00Z"/>
                <w:rFonts w:ascii="Calibri" w:eastAsia="Times New Roman" w:hAnsi="Calibri" w:cs="Calibri"/>
                <w:color w:val="000000"/>
                <w:lang w:eastAsia="en-AU"/>
              </w:rPr>
            </w:pPr>
            <w:ins w:id="1777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75" w:author="KIM, Jason" w:date="2019-04-02T13:39:00Z"/>
                <w:rFonts w:ascii="Calibri" w:eastAsia="Times New Roman" w:hAnsi="Calibri" w:cs="Calibri"/>
                <w:color w:val="000000"/>
                <w:lang w:eastAsia="en-AU"/>
              </w:rPr>
            </w:pPr>
            <w:ins w:id="17776" w:author="KIM, Jason" w:date="2019-04-02T13:39:00Z">
              <w:r w:rsidRPr="0056388D">
                <w:rPr>
                  <w:rFonts w:ascii="Calibri" w:eastAsia="Times New Roman" w:hAnsi="Calibri" w:cs="Calibri"/>
                  <w:color w:val="000000"/>
                  <w:lang w:eastAsia="en-AU"/>
                </w:rPr>
                <w:t>LLS2071</w:t>
              </w:r>
            </w:ins>
          </w:p>
        </w:tc>
        <w:tc>
          <w:tcPr>
            <w:tcW w:w="933" w:type="pct"/>
            <w:noWrap/>
            <w:hideMark/>
          </w:tcPr>
          <w:p w:rsidR="00110C18" w:rsidRPr="0056388D" w:rsidRDefault="00110C18" w:rsidP="00063728">
            <w:pPr>
              <w:rPr>
                <w:ins w:id="17777" w:author="KIM, Jason" w:date="2019-04-02T13:39:00Z"/>
                <w:rFonts w:ascii="Calibri" w:eastAsia="Times New Roman" w:hAnsi="Calibri" w:cs="Calibri"/>
                <w:color w:val="000000"/>
                <w:lang w:eastAsia="en-AU"/>
              </w:rPr>
            </w:pPr>
            <w:ins w:id="177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79" w:author="KIM, Jason" w:date="2019-04-02T13:39:00Z"/>
                <w:rFonts w:ascii="Calibri" w:eastAsia="Times New Roman" w:hAnsi="Calibri" w:cs="Calibri"/>
                <w:color w:val="000000"/>
                <w:lang w:eastAsia="en-AU"/>
              </w:rPr>
            </w:pPr>
            <w:ins w:id="17780" w:author="KIM, Jason" w:date="2019-04-02T13:39:00Z">
              <w:r w:rsidRPr="0056388D">
                <w:rPr>
                  <w:rFonts w:ascii="Calibri" w:eastAsia="Times New Roman" w:hAnsi="Calibri" w:cs="Calibri"/>
                  <w:color w:val="000000"/>
                  <w:lang w:eastAsia="en-AU"/>
                </w:rPr>
                <w:t>Chainage 1699</w:t>
              </w:r>
            </w:ins>
          </w:p>
        </w:tc>
        <w:tc>
          <w:tcPr>
            <w:tcW w:w="764" w:type="pct"/>
            <w:noWrap/>
            <w:hideMark/>
          </w:tcPr>
          <w:p w:rsidR="00110C18" w:rsidRPr="0056388D" w:rsidRDefault="00110C18" w:rsidP="00063728">
            <w:pPr>
              <w:jc w:val="right"/>
              <w:rPr>
                <w:ins w:id="17781" w:author="KIM, Jason" w:date="2019-04-02T13:39:00Z"/>
                <w:rFonts w:ascii="Calibri" w:eastAsia="Times New Roman" w:hAnsi="Calibri" w:cs="Calibri"/>
                <w:color w:val="000000"/>
                <w:lang w:eastAsia="en-AU"/>
              </w:rPr>
            </w:pPr>
            <w:ins w:id="17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83" w:author="KIM, Jason" w:date="2019-04-02T13:39:00Z"/>
        </w:trPr>
        <w:tc>
          <w:tcPr>
            <w:tcW w:w="708" w:type="pct"/>
            <w:vMerge/>
            <w:hideMark/>
          </w:tcPr>
          <w:p w:rsidR="00110C18" w:rsidRPr="0056388D" w:rsidRDefault="00110C18" w:rsidP="00063728">
            <w:pPr>
              <w:rPr>
                <w:ins w:id="177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85" w:author="KIM, Jason" w:date="2019-04-02T13:39:00Z"/>
                <w:rFonts w:ascii="Calibri" w:eastAsia="Times New Roman" w:hAnsi="Calibri" w:cs="Calibri"/>
                <w:color w:val="000000"/>
                <w:lang w:eastAsia="en-AU"/>
              </w:rPr>
            </w:pPr>
            <w:ins w:id="17786"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87" w:author="KIM, Jason" w:date="2019-04-02T13:39:00Z"/>
                <w:rFonts w:ascii="Calibri" w:eastAsia="Times New Roman" w:hAnsi="Calibri" w:cs="Calibri"/>
                <w:color w:val="000000"/>
                <w:lang w:eastAsia="en-AU"/>
              </w:rPr>
            </w:pPr>
            <w:ins w:id="1778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89" w:author="KIM, Jason" w:date="2019-04-02T13:39:00Z"/>
                <w:rFonts w:ascii="Calibri" w:eastAsia="Times New Roman" w:hAnsi="Calibri" w:cs="Calibri"/>
                <w:color w:val="000000"/>
                <w:lang w:eastAsia="en-AU"/>
              </w:rPr>
            </w:pPr>
            <w:ins w:id="17790" w:author="KIM, Jason" w:date="2019-04-02T13:39:00Z">
              <w:r w:rsidRPr="0056388D">
                <w:rPr>
                  <w:rFonts w:ascii="Calibri" w:eastAsia="Times New Roman" w:hAnsi="Calibri" w:cs="Calibri"/>
                  <w:color w:val="000000"/>
                  <w:lang w:eastAsia="en-AU"/>
                </w:rPr>
                <w:t>LLS2072</w:t>
              </w:r>
            </w:ins>
          </w:p>
        </w:tc>
        <w:tc>
          <w:tcPr>
            <w:tcW w:w="933" w:type="pct"/>
            <w:noWrap/>
            <w:hideMark/>
          </w:tcPr>
          <w:p w:rsidR="00110C18" w:rsidRPr="0056388D" w:rsidRDefault="00110C18" w:rsidP="00063728">
            <w:pPr>
              <w:rPr>
                <w:ins w:id="17791" w:author="KIM, Jason" w:date="2019-04-02T13:39:00Z"/>
                <w:rFonts w:ascii="Calibri" w:eastAsia="Times New Roman" w:hAnsi="Calibri" w:cs="Calibri"/>
                <w:color w:val="000000"/>
                <w:lang w:eastAsia="en-AU"/>
              </w:rPr>
            </w:pPr>
            <w:ins w:id="177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93" w:author="KIM, Jason" w:date="2019-04-02T13:39:00Z"/>
                <w:rFonts w:ascii="Calibri" w:eastAsia="Times New Roman" w:hAnsi="Calibri" w:cs="Calibri"/>
                <w:color w:val="000000"/>
                <w:lang w:eastAsia="en-AU"/>
              </w:rPr>
            </w:pPr>
            <w:ins w:id="17794" w:author="KIM, Jason" w:date="2019-04-02T13:39:00Z">
              <w:r w:rsidRPr="0056388D">
                <w:rPr>
                  <w:rFonts w:ascii="Calibri" w:eastAsia="Times New Roman" w:hAnsi="Calibri" w:cs="Calibri"/>
                  <w:color w:val="000000"/>
                  <w:lang w:eastAsia="en-AU"/>
                </w:rPr>
                <w:t>Chainage 1708</w:t>
              </w:r>
            </w:ins>
          </w:p>
        </w:tc>
        <w:tc>
          <w:tcPr>
            <w:tcW w:w="764" w:type="pct"/>
            <w:noWrap/>
            <w:hideMark/>
          </w:tcPr>
          <w:p w:rsidR="00110C18" w:rsidRPr="0056388D" w:rsidRDefault="00110C18" w:rsidP="00063728">
            <w:pPr>
              <w:jc w:val="right"/>
              <w:rPr>
                <w:ins w:id="17795" w:author="KIM, Jason" w:date="2019-04-02T13:39:00Z"/>
                <w:rFonts w:ascii="Calibri" w:eastAsia="Times New Roman" w:hAnsi="Calibri" w:cs="Calibri"/>
                <w:color w:val="000000"/>
                <w:lang w:eastAsia="en-AU"/>
              </w:rPr>
            </w:pPr>
            <w:ins w:id="17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97" w:author="KIM, Jason" w:date="2019-04-02T13:39:00Z"/>
        </w:trPr>
        <w:tc>
          <w:tcPr>
            <w:tcW w:w="708" w:type="pct"/>
            <w:vMerge/>
            <w:hideMark/>
          </w:tcPr>
          <w:p w:rsidR="00110C18" w:rsidRPr="0056388D" w:rsidRDefault="00110C18" w:rsidP="00063728">
            <w:pPr>
              <w:rPr>
                <w:ins w:id="177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99" w:author="KIM, Jason" w:date="2019-04-02T13:39:00Z"/>
                <w:rFonts w:ascii="Calibri" w:eastAsia="Times New Roman" w:hAnsi="Calibri" w:cs="Calibri"/>
                <w:color w:val="000000"/>
                <w:lang w:eastAsia="en-AU"/>
              </w:rPr>
            </w:pPr>
            <w:ins w:id="17800"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01" w:author="KIM, Jason" w:date="2019-04-02T13:39:00Z"/>
                <w:rFonts w:ascii="Calibri" w:eastAsia="Times New Roman" w:hAnsi="Calibri" w:cs="Calibri"/>
                <w:color w:val="000000"/>
                <w:lang w:eastAsia="en-AU"/>
              </w:rPr>
            </w:pPr>
            <w:ins w:id="1780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03" w:author="KIM, Jason" w:date="2019-04-02T13:39:00Z"/>
                <w:rFonts w:ascii="Calibri" w:eastAsia="Times New Roman" w:hAnsi="Calibri" w:cs="Calibri"/>
                <w:color w:val="000000"/>
                <w:lang w:eastAsia="en-AU"/>
              </w:rPr>
            </w:pPr>
            <w:ins w:id="17804" w:author="KIM, Jason" w:date="2019-04-02T13:39:00Z">
              <w:r w:rsidRPr="0056388D">
                <w:rPr>
                  <w:rFonts w:ascii="Calibri" w:eastAsia="Times New Roman" w:hAnsi="Calibri" w:cs="Calibri"/>
                  <w:color w:val="000000"/>
                  <w:lang w:eastAsia="en-AU"/>
                </w:rPr>
                <w:t>LLS2073</w:t>
              </w:r>
            </w:ins>
          </w:p>
        </w:tc>
        <w:tc>
          <w:tcPr>
            <w:tcW w:w="933" w:type="pct"/>
            <w:noWrap/>
            <w:hideMark/>
          </w:tcPr>
          <w:p w:rsidR="00110C18" w:rsidRPr="0056388D" w:rsidRDefault="00110C18" w:rsidP="00063728">
            <w:pPr>
              <w:rPr>
                <w:ins w:id="17805" w:author="KIM, Jason" w:date="2019-04-02T13:39:00Z"/>
                <w:rFonts w:ascii="Calibri" w:eastAsia="Times New Roman" w:hAnsi="Calibri" w:cs="Calibri"/>
                <w:color w:val="000000"/>
                <w:lang w:eastAsia="en-AU"/>
              </w:rPr>
            </w:pPr>
            <w:ins w:id="178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07" w:author="KIM, Jason" w:date="2019-04-02T13:39:00Z"/>
                <w:rFonts w:ascii="Calibri" w:eastAsia="Times New Roman" w:hAnsi="Calibri" w:cs="Calibri"/>
                <w:color w:val="000000"/>
                <w:lang w:eastAsia="en-AU"/>
              </w:rPr>
            </w:pPr>
            <w:ins w:id="17808" w:author="KIM, Jason" w:date="2019-04-02T13:39:00Z">
              <w:r w:rsidRPr="0056388D">
                <w:rPr>
                  <w:rFonts w:ascii="Calibri" w:eastAsia="Times New Roman" w:hAnsi="Calibri" w:cs="Calibri"/>
                  <w:color w:val="000000"/>
                  <w:lang w:eastAsia="en-AU"/>
                </w:rPr>
                <w:t>Chainage 1718</w:t>
              </w:r>
            </w:ins>
          </w:p>
        </w:tc>
        <w:tc>
          <w:tcPr>
            <w:tcW w:w="764" w:type="pct"/>
            <w:noWrap/>
            <w:hideMark/>
          </w:tcPr>
          <w:p w:rsidR="00110C18" w:rsidRPr="0056388D" w:rsidRDefault="00110C18" w:rsidP="00063728">
            <w:pPr>
              <w:jc w:val="right"/>
              <w:rPr>
                <w:ins w:id="17809" w:author="KIM, Jason" w:date="2019-04-02T13:39:00Z"/>
                <w:rFonts w:ascii="Calibri" w:eastAsia="Times New Roman" w:hAnsi="Calibri" w:cs="Calibri"/>
                <w:color w:val="000000"/>
                <w:lang w:eastAsia="en-AU"/>
              </w:rPr>
            </w:pPr>
            <w:ins w:id="17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11" w:author="KIM, Jason" w:date="2019-04-02T13:39:00Z"/>
        </w:trPr>
        <w:tc>
          <w:tcPr>
            <w:tcW w:w="708" w:type="pct"/>
            <w:vMerge/>
            <w:hideMark/>
          </w:tcPr>
          <w:p w:rsidR="00110C18" w:rsidRPr="0056388D" w:rsidRDefault="00110C18" w:rsidP="00063728">
            <w:pPr>
              <w:rPr>
                <w:ins w:id="178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13" w:author="KIM, Jason" w:date="2019-04-02T13:39:00Z"/>
                <w:rFonts w:ascii="Calibri" w:eastAsia="Times New Roman" w:hAnsi="Calibri" w:cs="Calibri"/>
                <w:color w:val="000000"/>
                <w:lang w:eastAsia="en-AU"/>
              </w:rPr>
            </w:pPr>
            <w:ins w:id="17814"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15" w:author="KIM, Jason" w:date="2019-04-02T13:39:00Z"/>
                <w:rFonts w:ascii="Calibri" w:eastAsia="Times New Roman" w:hAnsi="Calibri" w:cs="Calibri"/>
                <w:color w:val="000000"/>
                <w:lang w:eastAsia="en-AU"/>
              </w:rPr>
            </w:pPr>
            <w:ins w:id="1781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17" w:author="KIM, Jason" w:date="2019-04-02T13:39:00Z"/>
                <w:rFonts w:ascii="Calibri" w:eastAsia="Times New Roman" w:hAnsi="Calibri" w:cs="Calibri"/>
                <w:color w:val="000000"/>
                <w:lang w:eastAsia="en-AU"/>
              </w:rPr>
            </w:pPr>
            <w:ins w:id="17818" w:author="KIM, Jason" w:date="2019-04-02T13:39:00Z">
              <w:r w:rsidRPr="0056388D">
                <w:rPr>
                  <w:rFonts w:ascii="Calibri" w:eastAsia="Times New Roman" w:hAnsi="Calibri" w:cs="Calibri"/>
                  <w:color w:val="000000"/>
                  <w:lang w:eastAsia="en-AU"/>
                </w:rPr>
                <w:t>LLS2074</w:t>
              </w:r>
            </w:ins>
          </w:p>
        </w:tc>
        <w:tc>
          <w:tcPr>
            <w:tcW w:w="933" w:type="pct"/>
            <w:noWrap/>
            <w:hideMark/>
          </w:tcPr>
          <w:p w:rsidR="00110C18" w:rsidRPr="0056388D" w:rsidRDefault="00110C18" w:rsidP="00063728">
            <w:pPr>
              <w:rPr>
                <w:ins w:id="17819" w:author="KIM, Jason" w:date="2019-04-02T13:39:00Z"/>
                <w:rFonts w:ascii="Calibri" w:eastAsia="Times New Roman" w:hAnsi="Calibri" w:cs="Calibri"/>
                <w:color w:val="000000"/>
                <w:lang w:eastAsia="en-AU"/>
              </w:rPr>
            </w:pPr>
            <w:ins w:id="178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21" w:author="KIM, Jason" w:date="2019-04-02T13:39:00Z"/>
                <w:rFonts w:ascii="Calibri" w:eastAsia="Times New Roman" w:hAnsi="Calibri" w:cs="Calibri"/>
                <w:color w:val="000000"/>
                <w:lang w:eastAsia="en-AU"/>
              </w:rPr>
            </w:pPr>
            <w:ins w:id="17822" w:author="KIM, Jason" w:date="2019-04-02T13:39:00Z">
              <w:r w:rsidRPr="0056388D">
                <w:rPr>
                  <w:rFonts w:ascii="Calibri" w:eastAsia="Times New Roman" w:hAnsi="Calibri" w:cs="Calibri"/>
                  <w:color w:val="000000"/>
                  <w:lang w:eastAsia="en-AU"/>
                </w:rPr>
                <w:t>Chainage 1728</w:t>
              </w:r>
            </w:ins>
          </w:p>
        </w:tc>
        <w:tc>
          <w:tcPr>
            <w:tcW w:w="764" w:type="pct"/>
            <w:noWrap/>
            <w:hideMark/>
          </w:tcPr>
          <w:p w:rsidR="00110C18" w:rsidRPr="0056388D" w:rsidRDefault="00110C18" w:rsidP="00063728">
            <w:pPr>
              <w:jc w:val="right"/>
              <w:rPr>
                <w:ins w:id="17823" w:author="KIM, Jason" w:date="2019-04-02T13:39:00Z"/>
                <w:rFonts w:ascii="Calibri" w:eastAsia="Times New Roman" w:hAnsi="Calibri" w:cs="Calibri"/>
                <w:color w:val="000000"/>
                <w:lang w:eastAsia="en-AU"/>
              </w:rPr>
            </w:pPr>
            <w:ins w:id="17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25" w:author="KIM, Jason" w:date="2019-04-02T13:39:00Z"/>
        </w:trPr>
        <w:tc>
          <w:tcPr>
            <w:tcW w:w="708" w:type="pct"/>
            <w:vMerge/>
            <w:hideMark/>
          </w:tcPr>
          <w:p w:rsidR="00110C18" w:rsidRPr="0056388D" w:rsidRDefault="00110C18" w:rsidP="00063728">
            <w:pPr>
              <w:rPr>
                <w:ins w:id="17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27" w:author="KIM, Jason" w:date="2019-04-02T13:39:00Z"/>
                <w:rFonts w:ascii="Calibri" w:eastAsia="Times New Roman" w:hAnsi="Calibri" w:cs="Calibri"/>
                <w:color w:val="000000"/>
                <w:lang w:eastAsia="en-AU"/>
              </w:rPr>
            </w:pPr>
            <w:ins w:id="17828"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29" w:author="KIM, Jason" w:date="2019-04-02T13:39:00Z"/>
                <w:rFonts w:ascii="Calibri" w:eastAsia="Times New Roman" w:hAnsi="Calibri" w:cs="Calibri"/>
                <w:color w:val="000000"/>
                <w:lang w:eastAsia="en-AU"/>
              </w:rPr>
            </w:pPr>
            <w:ins w:id="1783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31" w:author="KIM, Jason" w:date="2019-04-02T13:39:00Z"/>
                <w:rFonts w:ascii="Calibri" w:eastAsia="Times New Roman" w:hAnsi="Calibri" w:cs="Calibri"/>
                <w:color w:val="000000"/>
                <w:lang w:eastAsia="en-AU"/>
              </w:rPr>
            </w:pPr>
            <w:ins w:id="17832" w:author="KIM, Jason" w:date="2019-04-02T13:39:00Z">
              <w:r w:rsidRPr="0056388D">
                <w:rPr>
                  <w:rFonts w:ascii="Calibri" w:eastAsia="Times New Roman" w:hAnsi="Calibri" w:cs="Calibri"/>
                  <w:color w:val="000000"/>
                  <w:lang w:eastAsia="en-AU"/>
                </w:rPr>
                <w:t>LLS2075</w:t>
              </w:r>
            </w:ins>
          </w:p>
        </w:tc>
        <w:tc>
          <w:tcPr>
            <w:tcW w:w="933" w:type="pct"/>
            <w:noWrap/>
            <w:hideMark/>
          </w:tcPr>
          <w:p w:rsidR="00110C18" w:rsidRPr="0056388D" w:rsidRDefault="00110C18" w:rsidP="00063728">
            <w:pPr>
              <w:rPr>
                <w:ins w:id="17833" w:author="KIM, Jason" w:date="2019-04-02T13:39:00Z"/>
                <w:rFonts w:ascii="Calibri" w:eastAsia="Times New Roman" w:hAnsi="Calibri" w:cs="Calibri"/>
                <w:color w:val="000000"/>
                <w:lang w:eastAsia="en-AU"/>
              </w:rPr>
            </w:pPr>
            <w:ins w:id="178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35" w:author="KIM, Jason" w:date="2019-04-02T13:39:00Z"/>
                <w:rFonts w:ascii="Calibri" w:eastAsia="Times New Roman" w:hAnsi="Calibri" w:cs="Calibri"/>
                <w:color w:val="000000"/>
                <w:lang w:eastAsia="en-AU"/>
              </w:rPr>
            </w:pPr>
            <w:ins w:id="17836" w:author="KIM, Jason" w:date="2019-04-02T13:39:00Z">
              <w:r w:rsidRPr="0056388D">
                <w:rPr>
                  <w:rFonts w:ascii="Calibri" w:eastAsia="Times New Roman" w:hAnsi="Calibri" w:cs="Calibri"/>
                  <w:color w:val="000000"/>
                  <w:lang w:eastAsia="en-AU"/>
                </w:rPr>
                <w:t>Chainage 1738</w:t>
              </w:r>
            </w:ins>
          </w:p>
        </w:tc>
        <w:tc>
          <w:tcPr>
            <w:tcW w:w="764" w:type="pct"/>
            <w:noWrap/>
            <w:hideMark/>
          </w:tcPr>
          <w:p w:rsidR="00110C18" w:rsidRPr="0056388D" w:rsidRDefault="00110C18" w:rsidP="00063728">
            <w:pPr>
              <w:jc w:val="right"/>
              <w:rPr>
                <w:ins w:id="17837" w:author="KIM, Jason" w:date="2019-04-02T13:39:00Z"/>
                <w:rFonts w:ascii="Calibri" w:eastAsia="Times New Roman" w:hAnsi="Calibri" w:cs="Calibri"/>
                <w:color w:val="000000"/>
                <w:lang w:eastAsia="en-AU"/>
              </w:rPr>
            </w:pPr>
            <w:ins w:id="17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39" w:author="KIM, Jason" w:date="2019-04-02T13:39:00Z"/>
        </w:trPr>
        <w:tc>
          <w:tcPr>
            <w:tcW w:w="708" w:type="pct"/>
            <w:vMerge/>
            <w:hideMark/>
          </w:tcPr>
          <w:p w:rsidR="00110C18" w:rsidRPr="0056388D" w:rsidRDefault="00110C18" w:rsidP="00063728">
            <w:pPr>
              <w:rPr>
                <w:ins w:id="17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41" w:author="KIM, Jason" w:date="2019-04-02T13:39:00Z"/>
                <w:rFonts w:ascii="Calibri" w:eastAsia="Times New Roman" w:hAnsi="Calibri" w:cs="Calibri"/>
                <w:color w:val="000000"/>
                <w:lang w:eastAsia="en-AU"/>
              </w:rPr>
            </w:pPr>
            <w:ins w:id="17842"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43" w:author="KIM, Jason" w:date="2019-04-02T13:39:00Z"/>
                <w:rFonts w:ascii="Calibri" w:eastAsia="Times New Roman" w:hAnsi="Calibri" w:cs="Calibri"/>
                <w:color w:val="000000"/>
                <w:lang w:eastAsia="en-AU"/>
              </w:rPr>
            </w:pPr>
            <w:ins w:id="1784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45" w:author="KIM, Jason" w:date="2019-04-02T13:39:00Z"/>
                <w:rFonts w:ascii="Calibri" w:eastAsia="Times New Roman" w:hAnsi="Calibri" w:cs="Calibri"/>
                <w:color w:val="000000"/>
                <w:lang w:eastAsia="en-AU"/>
              </w:rPr>
            </w:pPr>
            <w:ins w:id="17846" w:author="KIM, Jason" w:date="2019-04-02T13:39:00Z">
              <w:r w:rsidRPr="0056388D">
                <w:rPr>
                  <w:rFonts w:ascii="Calibri" w:eastAsia="Times New Roman" w:hAnsi="Calibri" w:cs="Calibri"/>
                  <w:color w:val="000000"/>
                  <w:lang w:eastAsia="en-AU"/>
                </w:rPr>
                <w:t>LLS2076</w:t>
              </w:r>
            </w:ins>
          </w:p>
        </w:tc>
        <w:tc>
          <w:tcPr>
            <w:tcW w:w="933" w:type="pct"/>
            <w:noWrap/>
            <w:hideMark/>
          </w:tcPr>
          <w:p w:rsidR="00110C18" w:rsidRPr="0056388D" w:rsidRDefault="00110C18" w:rsidP="00063728">
            <w:pPr>
              <w:rPr>
                <w:ins w:id="17847" w:author="KIM, Jason" w:date="2019-04-02T13:39:00Z"/>
                <w:rFonts w:ascii="Calibri" w:eastAsia="Times New Roman" w:hAnsi="Calibri" w:cs="Calibri"/>
                <w:color w:val="000000"/>
                <w:lang w:eastAsia="en-AU"/>
              </w:rPr>
            </w:pPr>
            <w:ins w:id="178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49" w:author="KIM, Jason" w:date="2019-04-02T13:39:00Z"/>
                <w:rFonts w:ascii="Calibri" w:eastAsia="Times New Roman" w:hAnsi="Calibri" w:cs="Calibri"/>
                <w:color w:val="000000"/>
                <w:lang w:eastAsia="en-AU"/>
              </w:rPr>
            </w:pPr>
            <w:ins w:id="17850" w:author="KIM, Jason" w:date="2019-04-02T13:39:00Z">
              <w:r w:rsidRPr="0056388D">
                <w:rPr>
                  <w:rFonts w:ascii="Calibri" w:eastAsia="Times New Roman" w:hAnsi="Calibri" w:cs="Calibri"/>
                  <w:color w:val="000000"/>
                  <w:lang w:eastAsia="en-AU"/>
                </w:rPr>
                <w:t>Chainage 1747</w:t>
              </w:r>
            </w:ins>
          </w:p>
        </w:tc>
        <w:tc>
          <w:tcPr>
            <w:tcW w:w="764" w:type="pct"/>
            <w:noWrap/>
            <w:hideMark/>
          </w:tcPr>
          <w:p w:rsidR="00110C18" w:rsidRPr="0056388D" w:rsidRDefault="00110C18" w:rsidP="00063728">
            <w:pPr>
              <w:jc w:val="right"/>
              <w:rPr>
                <w:ins w:id="17851" w:author="KIM, Jason" w:date="2019-04-02T13:39:00Z"/>
                <w:rFonts w:ascii="Calibri" w:eastAsia="Times New Roman" w:hAnsi="Calibri" w:cs="Calibri"/>
                <w:color w:val="000000"/>
                <w:lang w:eastAsia="en-AU"/>
              </w:rPr>
            </w:pPr>
            <w:ins w:id="17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53" w:author="KIM, Jason" w:date="2019-04-02T13:39:00Z"/>
        </w:trPr>
        <w:tc>
          <w:tcPr>
            <w:tcW w:w="708" w:type="pct"/>
            <w:vMerge/>
            <w:hideMark/>
          </w:tcPr>
          <w:p w:rsidR="00110C18" w:rsidRPr="0056388D" w:rsidRDefault="00110C18" w:rsidP="00063728">
            <w:pPr>
              <w:rPr>
                <w:ins w:id="17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55" w:author="KIM, Jason" w:date="2019-04-02T13:39:00Z"/>
                <w:rFonts w:ascii="Calibri" w:eastAsia="Times New Roman" w:hAnsi="Calibri" w:cs="Calibri"/>
                <w:color w:val="000000"/>
                <w:lang w:eastAsia="en-AU"/>
              </w:rPr>
            </w:pPr>
            <w:ins w:id="17856"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57" w:author="KIM, Jason" w:date="2019-04-02T13:39:00Z"/>
                <w:rFonts w:ascii="Calibri" w:eastAsia="Times New Roman" w:hAnsi="Calibri" w:cs="Calibri"/>
                <w:color w:val="000000"/>
                <w:lang w:eastAsia="en-AU"/>
              </w:rPr>
            </w:pPr>
            <w:ins w:id="1785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59" w:author="KIM, Jason" w:date="2019-04-02T13:39:00Z"/>
                <w:rFonts w:ascii="Calibri" w:eastAsia="Times New Roman" w:hAnsi="Calibri" w:cs="Calibri"/>
                <w:color w:val="000000"/>
                <w:lang w:eastAsia="en-AU"/>
              </w:rPr>
            </w:pPr>
            <w:ins w:id="17860" w:author="KIM, Jason" w:date="2019-04-02T13:39:00Z">
              <w:r w:rsidRPr="0056388D">
                <w:rPr>
                  <w:rFonts w:ascii="Calibri" w:eastAsia="Times New Roman" w:hAnsi="Calibri" w:cs="Calibri"/>
                  <w:color w:val="000000"/>
                  <w:lang w:eastAsia="en-AU"/>
                </w:rPr>
                <w:t>LLS2077</w:t>
              </w:r>
            </w:ins>
          </w:p>
        </w:tc>
        <w:tc>
          <w:tcPr>
            <w:tcW w:w="933" w:type="pct"/>
            <w:noWrap/>
            <w:hideMark/>
          </w:tcPr>
          <w:p w:rsidR="00110C18" w:rsidRPr="0056388D" w:rsidRDefault="00110C18" w:rsidP="00063728">
            <w:pPr>
              <w:rPr>
                <w:ins w:id="17861" w:author="KIM, Jason" w:date="2019-04-02T13:39:00Z"/>
                <w:rFonts w:ascii="Calibri" w:eastAsia="Times New Roman" w:hAnsi="Calibri" w:cs="Calibri"/>
                <w:color w:val="000000"/>
                <w:lang w:eastAsia="en-AU"/>
              </w:rPr>
            </w:pPr>
            <w:ins w:id="178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63" w:author="KIM, Jason" w:date="2019-04-02T13:39:00Z"/>
                <w:rFonts w:ascii="Calibri" w:eastAsia="Times New Roman" w:hAnsi="Calibri" w:cs="Calibri"/>
                <w:color w:val="000000"/>
                <w:lang w:eastAsia="en-AU"/>
              </w:rPr>
            </w:pPr>
            <w:ins w:id="17864" w:author="KIM, Jason" w:date="2019-04-02T13:39:00Z">
              <w:r w:rsidRPr="0056388D">
                <w:rPr>
                  <w:rFonts w:ascii="Calibri" w:eastAsia="Times New Roman" w:hAnsi="Calibri" w:cs="Calibri"/>
                  <w:color w:val="000000"/>
                  <w:lang w:eastAsia="en-AU"/>
                </w:rPr>
                <w:t>Chainage 1757</w:t>
              </w:r>
            </w:ins>
          </w:p>
        </w:tc>
        <w:tc>
          <w:tcPr>
            <w:tcW w:w="764" w:type="pct"/>
            <w:noWrap/>
            <w:hideMark/>
          </w:tcPr>
          <w:p w:rsidR="00110C18" w:rsidRPr="0056388D" w:rsidRDefault="00110C18" w:rsidP="00063728">
            <w:pPr>
              <w:jc w:val="right"/>
              <w:rPr>
                <w:ins w:id="17865" w:author="KIM, Jason" w:date="2019-04-02T13:39:00Z"/>
                <w:rFonts w:ascii="Calibri" w:eastAsia="Times New Roman" w:hAnsi="Calibri" w:cs="Calibri"/>
                <w:color w:val="000000"/>
                <w:lang w:eastAsia="en-AU"/>
              </w:rPr>
            </w:pPr>
            <w:ins w:id="17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67" w:author="KIM, Jason" w:date="2019-04-02T13:39:00Z"/>
        </w:trPr>
        <w:tc>
          <w:tcPr>
            <w:tcW w:w="708" w:type="pct"/>
            <w:vMerge/>
            <w:hideMark/>
          </w:tcPr>
          <w:p w:rsidR="00110C18" w:rsidRPr="0056388D" w:rsidRDefault="00110C18" w:rsidP="00063728">
            <w:pPr>
              <w:rPr>
                <w:ins w:id="17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69" w:author="KIM, Jason" w:date="2019-04-02T13:39:00Z"/>
                <w:rFonts w:ascii="Calibri" w:eastAsia="Times New Roman" w:hAnsi="Calibri" w:cs="Calibri"/>
                <w:color w:val="000000"/>
                <w:lang w:eastAsia="en-AU"/>
              </w:rPr>
            </w:pPr>
            <w:ins w:id="17870"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71" w:author="KIM, Jason" w:date="2019-04-02T13:39:00Z"/>
                <w:rFonts w:ascii="Calibri" w:eastAsia="Times New Roman" w:hAnsi="Calibri" w:cs="Calibri"/>
                <w:color w:val="000000"/>
                <w:lang w:eastAsia="en-AU"/>
              </w:rPr>
            </w:pPr>
            <w:ins w:id="1787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73" w:author="KIM, Jason" w:date="2019-04-02T13:39:00Z"/>
                <w:rFonts w:ascii="Calibri" w:eastAsia="Times New Roman" w:hAnsi="Calibri" w:cs="Calibri"/>
                <w:color w:val="000000"/>
                <w:lang w:eastAsia="en-AU"/>
              </w:rPr>
            </w:pPr>
            <w:ins w:id="17874" w:author="KIM, Jason" w:date="2019-04-02T13:39:00Z">
              <w:r w:rsidRPr="0056388D">
                <w:rPr>
                  <w:rFonts w:ascii="Calibri" w:eastAsia="Times New Roman" w:hAnsi="Calibri" w:cs="Calibri"/>
                  <w:color w:val="000000"/>
                  <w:lang w:eastAsia="en-AU"/>
                </w:rPr>
                <w:t>LLS2078</w:t>
              </w:r>
            </w:ins>
          </w:p>
        </w:tc>
        <w:tc>
          <w:tcPr>
            <w:tcW w:w="933" w:type="pct"/>
            <w:noWrap/>
            <w:hideMark/>
          </w:tcPr>
          <w:p w:rsidR="00110C18" w:rsidRPr="0056388D" w:rsidRDefault="00110C18" w:rsidP="00063728">
            <w:pPr>
              <w:rPr>
                <w:ins w:id="17875" w:author="KIM, Jason" w:date="2019-04-02T13:39:00Z"/>
                <w:rFonts w:ascii="Calibri" w:eastAsia="Times New Roman" w:hAnsi="Calibri" w:cs="Calibri"/>
                <w:color w:val="000000"/>
                <w:lang w:eastAsia="en-AU"/>
              </w:rPr>
            </w:pPr>
            <w:ins w:id="178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77" w:author="KIM, Jason" w:date="2019-04-02T13:39:00Z"/>
                <w:rFonts w:ascii="Calibri" w:eastAsia="Times New Roman" w:hAnsi="Calibri" w:cs="Calibri"/>
                <w:color w:val="000000"/>
                <w:lang w:eastAsia="en-AU"/>
              </w:rPr>
            </w:pPr>
            <w:ins w:id="17878" w:author="KIM, Jason" w:date="2019-04-02T13:39:00Z">
              <w:r w:rsidRPr="0056388D">
                <w:rPr>
                  <w:rFonts w:ascii="Calibri" w:eastAsia="Times New Roman" w:hAnsi="Calibri" w:cs="Calibri"/>
                  <w:color w:val="000000"/>
                  <w:lang w:eastAsia="en-AU"/>
                </w:rPr>
                <w:t>Chainage 1766</w:t>
              </w:r>
            </w:ins>
          </w:p>
        </w:tc>
        <w:tc>
          <w:tcPr>
            <w:tcW w:w="764" w:type="pct"/>
            <w:noWrap/>
            <w:hideMark/>
          </w:tcPr>
          <w:p w:rsidR="00110C18" w:rsidRPr="0056388D" w:rsidRDefault="00110C18" w:rsidP="00063728">
            <w:pPr>
              <w:jc w:val="right"/>
              <w:rPr>
                <w:ins w:id="17879" w:author="KIM, Jason" w:date="2019-04-02T13:39:00Z"/>
                <w:rFonts w:ascii="Calibri" w:eastAsia="Times New Roman" w:hAnsi="Calibri" w:cs="Calibri"/>
                <w:color w:val="000000"/>
                <w:lang w:eastAsia="en-AU"/>
              </w:rPr>
            </w:pPr>
            <w:ins w:id="17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81" w:author="KIM, Jason" w:date="2019-04-02T13:39:00Z"/>
        </w:trPr>
        <w:tc>
          <w:tcPr>
            <w:tcW w:w="708" w:type="pct"/>
            <w:vMerge/>
            <w:hideMark/>
          </w:tcPr>
          <w:p w:rsidR="00110C18" w:rsidRPr="0056388D" w:rsidRDefault="00110C18" w:rsidP="00063728">
            <w:pPr>
              <w:rPr>
                <w:ins w:id="17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83" w:author="KIM, Jason" w:date="2019-04-02T13:39:00Z"/>
                <w:rFonts w:ascii="Calibri" w:eastAsia="Times New Roman" w:hAnsi="Calibri" w:cs="Calibri"/>
                <w:color w:val="000000"/>
                <w:lang w:eastAsia="en-AU"/>
              </w:rPr>
            </w:pPr>
            <w:ins w:id="17884"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85" w:author="KIM, Jason" w:date="2019-04-02T13:39:00Z"/>
                <w:rFonts w:ascii="Calibri" w:eastAsia="Times New Roman" w:hAnsi="Calibri" w:cs="Calibri"/>
                <w:color w:val="000000"/>
                <w:lang w:eastAsia="en-AU"/>
              </w:rPr>
            </w:pPr>
            <w:ins w:id="1788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87" w:author="KIM, Jason" w:date="2019-04-02T13:39:00Z"/>
                <w:rFonts w:ascii="Calibri" w:eastAsia="Times New Roman" w:hAnsi="Calibri" w:cs="Calibri"/>
                <w:color w:val="000000"/>
                <w:lang w:eastAsia="en-AU"/>
              </w:rPr>
            </w:pPr>
            <w:ins w:id="17888" w:author="KIM, Jason" w:date="2019-04-02T13:39:00Z">
              <w:r w:rsidRPr="0056388D">
                <w:rPr>
                  <w:rFonts w:ascii="Calibri" w:eastAsia="Times New Roman" w:hAnsi="Calibri" w:cs="Calibri"/>
                  <w:color w:val="000000"/>
                  <w:lang w:eastAsia="en-AU"/>
                </w:rPr>
                <w:t>LLS2079</w:t>
              </w:r>
            </w:ins>
          </w:p>
        </w:tc>
        <w:tc>
          <w:tcPr>
            <w:tcW w:w="933" w:type="pct"/>
            <w:noWrap/>
            <w:hideMark/>
          </w:tcPr>
          <w:p w:rsidR="00110C18" w:rsidRPr="0056388D" w:rsidRDefault="00110C18" w:rsidP="00063728">
            <w:pPr>
              <w:rPr>
                <w:ins w:id="17889" w:author="KIM, Jason" w:date="2019-04-02T13:39:00Z"/>
                <w:rFonts w:ascii="Calibri" w:eastAsia="Times New Roman" w:hAnsi="Calibri" w:cs="Calibri"/>
                <w:color w:val="000000"/>
                <w:lang w:eastAsia="en-AU"/>
              </w:rPr>
            </w:pPr>
            <w:ins w:id="178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91" w:author="KIM, Jason" w:date="2019-04-02T13:39:00Z"/>
                <w:rFonts w:ascii="Calibri" w:eastAsia="Times New Roman" w:hAnsi="Calibri" w:cs="Calibri"/>
                <w:color w:val="000000"/>
                <w:lang w:eastAsia="en-AU"/>
              </w:rPr>
            </w:pPr>
            <w:ins w:id="17892" w:author="KIM, Jason" w:date="2019-04-02T13:39:00Z">
              <w:r w:rsidRPr="0056388D">
                <w:rPr>
                  <w:rFonts w:ascii="Calibri" w:eastAsia="Times New Roman" w:hAnsi="Calibri" w:cs="Calibri"/>
                  <w:color w:val="000000"/>
                  <w:lang w:eastAsia="en-AU"/>
                </w:rPr>
                <w:t>Chainage 1776</w:t>
              </w:r>
            </w:ins>
          </w:p>
        </w:tc>
        <w:tc>
          <w:tcPr>
            <w:tcW w:w="764" w:type="pct"/>
            <w:noWrap/>
            <w:hideMark/>
          </w:tcPr>
          <w:p w:rsidR="00110C18" w:rsidRPr="0056388D" w:rsidRDefault="00110C18" w:rsidP="00063728">
            <w:pPr>
              <w:jc w:val="right"/>
              <w:rPr>
                <w:ins w:id="17893" w:author="KIM, Jason" w:date="2019-04-02T13:39:00Z"/>
                <w:rFonts w:ascii="Calibri" w:eastAsia="Times New Roman" w:hAnsi="Calibri" w:cs="Calibri"/>
                <w:color w:val="000000"/>
                <w:lang w:eastAsia="en-AU"/>
              </w:rPr>
            </w:pPr>
            <w:ins w:id="17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95" w:author="KIM, Jason" w:date="2019-04-02T13:39:00Z"/>
        </w:trPr>
        <w:tc>
          <w:tcPr>
            <w:tcW w:w="708" w:type="pct"/>
            <w:vMerge w:val="restart"/>
            <w:noWrap/>
            <w:hideMark/>
          </w:tcPr>
          <w:p w:rsidR="00110C18" w:rsidRPr="0056388D" w:rsidRDefault="00110C18" w:rsidP="00063728">
            <w:pPr>
              <w:rPr>
                <w:ins w:id="17896" w:author="KIM, Jason" w:date="2019-04-02T13:39:00Z"/>
                <w:rFonts w:ascii="Calibri" w:eastAsia="Times New Roman" w:hAnsi="Calibri" w:cs="Calibri"/>
                <w:color w:val="000000"/>
                <w:lang w:eastAsia="en-AU"/>
              </w:rPr>
            </w:pPr>
            <w:ins w:id="17897" w:author="KIM, Jason" w:date="2019-04-02T13:39:00Z">
              <w:r w:rsidRPr="0056388D">
                <w:rPr>
                  <w:rFonts w:ascii="Calibri" w:eastAsia="Times New Roman" w:hAnsi="Calibri" w:cs="Calibri"/>
                  <w:color w:val="000000"/>
                  <w:lang w:eastAsia="en-AU"/>
                </w:rPr>
                <w:t>LLE10K51</w:t>
              </w:r>
            </w:ins>
          </w:p>
        </w:tc>
        <w:tc>
          <w:tcPr>
            <w:tcW w:w="605" w:type="pct"/>
            <w:noWrap/>
            <w:hideMark/>
          </w:tcPr>
          <w:p w:rsidR="00110C18" w:rsidRPr="0056388D" w:rsidRDefault="00110C18" w:rsidP="00063728">
            <w:pPr>
              <w:rPr>
                <w:ins w:id="17898" w:author="KIM, Jason" w:date="2019-04-02T13:39:00Z"/>
                <w:rFonts w:ascii="Calibri" w:eastAsia="Times New Roman" w:hAnsi="Calibri" w:cs="Calibri"/>
                <w:color w:val="000000"/>
                <w:lang w:eastAsia="en-AU"/>
              </w:rPr>
            </w:pPr>
            <w:ins w:id="17899"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00" w:author="KIM, Jason" w:date="2019-04-02T13:39:00Z"/>
                <w:rFonts w:ascii="Calibri" w:eastAsia="Times New Roman" w:hAnsi="Calibri" w:cs="Calibri"/>
                <w:color w:val="000000"/>
                <w:lang w:eastAsia="en-AU"/>
              </w:rPr>
            </w:pPr>
            <w:ins w:id="179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02" w:author="KIM, Jason" w:date="2019-04-02T13:39:00Z"/>
                <w:rFonts w:ascii="Calibri" w:eastAsia="Times New Roman" w:hAnsi="Calibri" w:cs="Calibri"/>
                <w:color w:val="000000"/>
                <w:lang w:eastAsia="en-AU"/>
              </w:rPr>
            </w:pPr>
            <w:ins w:id="17903" w:author="KIM, Jason" w:date="2019-04-02T13:39:00Z">
              <w:r w:rsidRPr="0056388D">
                <w:rPr>
                  <w:rFonts w:ascii="Calibri" w:eastAsia="Times New Roman" w:hAnsi="Calibri" w:cs="Calibri"/>
                  <w:color w:val="000000"/>
                  <w:lang w:eastAsia="en-AU"/>
                </w:rPr>
                <w:t>LLN1077</w:t>
              </w:r>
            </w:ins>
          </w:p>
        </w:tc>
        <w:tc>
          <w:tcPr>
            <w:tcW w:w="933" w:type="pct"/>
            <w:noWrap/>
            <w:hideMark/>
          </w:tcPr>
          <w:p w:rsidR="00110C18" w:rsidRPr="0056388D" w:rsidRDefault="00110C18" w:rsidP="00063728">
            <w:pPr>
              <w:rPr>
                <w:ins w:id="17904" w:author="KIM, Jason" w:date="2019-04-02T13:39:00Z"/>
                <w:rFonts w:ascii="Calibri" w:eastAsia="Times New Roman" w:hAnsi="Calibri" w:cs="Calibri"/>
                <w:color w:val="000000"/>
                <w:lang w:eastAsia="en-AU"/>
              </w:rPr>
            </w:pPr>
            <w:ins w:id="179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06" w:author="KIM, Jason" w:date="2019-04-02T13:39:00Z"/>
                <w:rFonts w:ascii="Calibri" w:eastAsia="Times New Roman" w:hAnsi="Calibri" w:cs="Calibri"/>
                <w:color w:val="000000"/>
                <w:lang w:eastAsia="en-AU"/>
              </w:rPr>
            </w:pPr>
            <w:ins w:id="17907" w:author="KIM, Jason" w:date="2019-04-02T13:39:00Z">
              <w:r w:rsidRPr="0056388D">
                <w:rPr>
                  <w:rFonts w:ascii="Calibri" w:eastAsia="Times New Roman" w:hAnsi="Calibri" w:cs="Calibri"/>
                  <w:color w:val="000000"/>
                  <w:lang w:eastAsia="en-AU"/>
                </w:rPr>
                <w:t>Chainage 2028</w:t>
              </w:r>
            </w:ins>
          </w:p>
        </w:tc>
        <w:tc>
          <w:tcPr>
            <w:tcW w:w="764" w:type="pct"/>
            <w:noWrap/>
            <w:hideMark/>
          </w:tcPr>
          <w:p w:rsidR="00110C18" w:rsidRPr="0056388D" w:rsidRDefault="00110C18" w:rsidP="00063728">
            <w:pPr>
              <w:jc w:val="right"/>
              <w:rPr>
                <w:ins w:id="17908" w:author="KIM, Jason" w:date="2019-04-02T13:39:00Z"/>
                <w:rFonts w:ascii="Calibri" w:eastAsia="Times New Roman" w:hAnsi="Calibri" w:cs="Calibri"/>
                <w:color w:val="000000"/>
                <w:lang w:eastAsia="en-AU"/>
              </w:rPr>
            </w:pPr>
            <w:ins w:id="179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10" w:author="KIM, Jason" w:date="2019-04-02T13:39:00Z"/>
        </w:trPr>
        <w:tc>
          <w:tcPr>
            <w:tcW w:w="708" w:type="pct"/>
            <w:vMerge/>
            <w:hideMark/>
          </w:tcPr>
          <w:p w:rsidR="00110C18" w:rsidRPr="0056388D" w:rsidRDefault="00110C18" w:rsidP="00063728">
            <w:pPr>
              <w:rPr>
                <w:ins w:id="179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12" w:author="KIM, Jason" w:date="2019-04-02T13:39:00Z"/>
                <w:rFonts w:ascii="Calibri" w:eastAsia="Times New Roman" w:hAnsi="Calibri" w:cs="Calibri"/>
                <w:color w:val="000000"/>
                <w:lang w:eastAsia="en-AU"/>
              </w:rPr>
            </w:pPr>
            <w:ins w:id="17913"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14" w:author="KIM, Jason" w:date="2019-04-02T13:39:00Z"/>
                <w:rFonts w:ascii="Calibri" w:eastAsia="Times New Roman" w:hAnsi="Calibri" w:cs="Calibri"/>
                <w:color w:val="000000"/>
                <w:lang w:eastAsia="en-AU"/>
              </w:rPr>
            </w:pPr>
            <w:ins w:id="179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16" w:author="KIM, Jason" w:date="2019-04-02T13:39:00Z"/>
                <w:rFonts w:ascii="Calibri" w:eastAsia="Times New Roman" w:hAnsi="Calibri" w:cs="Calibri"/>
                <w:color w:val="000000"/>
                <w:lang w:eastAsia="en-AU"/>
              </w:rPr>
            </w:pPr>
            <w:ins w:id="17917" w:author="KIM, Jason" w:date="2019-04-02T13:39:00Z">
              <w:r w:rsidRPr="0056388D">
                <w:rPr>
                  <w:rFonts w:ascii="Calibri" w:eastAsia="Times New Roman" w:hAnsi="Calibri" w:cs="Calibri"/>
                  <w:color w:val="000000"/>
                  <w:lang w:eastAsia="en-AU"/>
                </w:rPr>
                <w:t>LLN1078</w:t>
              </w:r>
            </w:ins>
          </w:p>
        </w:tc>
        <w:tc>
          <w:tcPr>
            <w:tcW w:w="933" w:type="pct"/>
            <w:noWrap/>
            <w:hideMark/>
          </w:tcPr>
          <w:p w:rsidR="00110C18" w:rsidRPr="0056388D" w:rsidRDefault="00110C18" w:rsidP="00063728">
            <w:pPr>
              <w:rPr>
                <w:ins w:id="17918" w:author="KIM, Jason" w:date="2019-04-02T13:39:00Z"/>
                <w:rFonts w:ascii="Calibri" w:eastAsia="Times New Roman" w:hAnsi="Calibri" w:cs="Calibri"/>
                <w:color w:val="000000"/>
                <w:lang w:eastAsia="en-AU"/>
              </w:rPr>
            </w:pPr>
            <w:ins w:id="179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20" w:author="KIM, Jason" w:date="2019-04-02T13:39:00Z"/>
                <w:rFonts w:ascii="Calibri" w:eastAsia="Times New Roman" w:hAnsi="Calibri" w:cs="Calibri"/>
                <w:color w:val="000000"/>
                <w:lang w:eastAsia="en-AU"/>
              </w:rPr>
            </w:pPr>
            <w:ins w:id="17921" w:author="KIM, Jason" w:date="2019-04-02T13:39:00Z">
              <w:r w:rsidRPr="0056388D">
                <w:rPr>
                  <w:rFonts w:ascii="Calibri" w:eastAsia="Times New Roman" w:hAnsi="Calibri" w:cs="Calibri"/>
                  <w:color w:val="000000"/>
                  <w:lang w:eastAsia="en-AU"/>
                </w:rPr>
                <w:t>Chainage 2037</w:t>
              </w:r>
            </w:ins>
          </w:p>
        </w:tc>
        <w:tc>
          <w:tcPr>
            <w:tcW w:w="764" w:type="pct"/>
            <w:noWrap/>
            <w:hideMark/>
          </w:tcPr>
          <w:p w:rsidR="00110C18" w:rsidRPr="0056388D" w:rsidRDefault="00110C18" w:rsidP="00063728">
            <w:pPr>
              <w:jc w:val="right"/>
              <w:rPr>
                <w:ins w:id="17922" w:author="KIM, Jason" w:date="2019-04-02T13:39:00Z"/>
                <w:rFonts w:ascii="Calibri" w:eastAsia="Times New Roman" w:hAnsi="Calibri" w:cs="Calibri"/>
                <w:color w:val="000000"/>
                <w:lang w:eastAsia="en-AU"/>
              </w:rPr>
            </w:pPr>
            <w:ins w:id="17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24" w:author="KIM, Jason" w:date="2019-04-02T13:39:00Z"/>
        </w:trPr>
        <w:tc>
          <w:tcPr>
            <w:tcW w:w="708" w:type="pct"/>
            <w:vMerge/>
            <w:hideMark/>
          </w:tcPr>
          <w:p w:rsidR="00110C18" w:rsidRPr="0056388D" w:rsidRDefault="00110C18" w:rsidP="00063728">
            <w:pPr>
              <w:rPr>
                <w:ins w:id="179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26" w:author="KIM, Jason" w:date="2019-04-02T13:39:00Z"/>
                <w:rFonts w:ascii="Calibri" w:eastAsia="Times New Roman" w:hAnsi="Calibri" w:cs="Calibri"/>
                <w:color w:val="000000"/>
                <w:lang w:eastAsia="en-AU"/>
              </w:rPr>
            </w:pPr>
            <w:ins w:id="17927"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28" w:author="KIM, Jason" w:date="2019-04-02T13:39:00Z"/>
                <w:rFonts w:ascii="Calibri" w:eastAsia="Times New Roman" w:hAnsi="Calibri" w:cs="Calibri"/>
                <w:color w:val="000000"/>
                <w:lang w:eastAsia="en-AU"/>
              </w:rPr>
            </w:pPr>
            <w:ins w:id="179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30" w:author="KIM, Jason" w:date="2019-04-02T13:39:00Z"/>
                <w:rFonts w:ascii="Calibri" w:eastAsia="Times New Roman" w:hAnsi="Calibri" w:cs="Calibri"/>
                <w:color w:val="000000"/>
                <w:lang w:eastAsia="en-AU"/>
              </w:rPr>
            </w:pPr>
            <w:ins w:id="17931" w:author="KIM, Jason" w:date="2019-04-02T13:39:00Z">
              <w:r w:rsidRPr="0056388D">
                <w:rPr>
                  <w:rFonts w:ascii="Calibri" w:eastAsia="Times New Roman" w:hAnsi="Calibri" w:cs="Calibri"/>
                  <w:color w:val="000000"/>
                  <w:lang w:eastAsia="en-AU"/>
                </w:rPr>
                <w:t>LLN1079</w:t>
              </w:r>
            </w:ins>
          </w:p>
        </w:tc>
        <w:tc>
          <w:tcPr>
            <w:tcW w:w="933" w:type="pct"/>
            <w:noWrap/>
            <w:hideMark/>
          </w:tcPr>
          <w:p w:rsidR="00110C18" w:rsidRPr="0056388D" w:rsidRDefault="00110C18" w:rsidP="00063728">
            <w:pPr>
              <w:rPr>
                <w:ins w:id="17932" w:author="KIM, Jason" w:date="2019-04-02T13:39:00Z"/>
                <w:rFonts w:ascii="Calibri" w:eastAsia="Times New Roman" w:hAnsi="Calibri" w:cs="Calibri"/>
                <w:color w:val="000000"/>
                <w:lang w:eastAsia="en-AU"/>
              </w:rPr>
            </w:pPr>
            <w:ins w:id="179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34" w:author="KIM, Jason" w:date="2019-04-02T13:39:00Z"/>
                <w:rFonts w:ascii="Calibri" w:eastAsia="Times New Roman" w:hAnsi="Calibri" w:cs="Calibri"/>
                <w:color w:val="000000"/>
                <w:lang w:eastAsia="en-AU"/>
              </w:rPr>
            </w:pPr>
            <w:ins w:id="17935" w:author="KIM, Jason" w:date="2019-04-02T13:39:00Z">
              <w:r w:rsidRPr="0056388D">
                <w:rPr>
                  <w:rFonts w:ascii="Calibri" w:eastAsia="Times New Roman" w:hAnsi="Calibri" w:cs="Calibri"/>
                  <w:color w:val="000000"/>
                  <w:lang w:eastAsia="en-AU"/>
                </w:rPr>
                <w:t>Chainage 2047</w:t>
              </w:r>
            </w:ins>
          </w:p>
        </w:tc>
        <w:tc>
          <w:tcPr>
            <w:tcW w:w="764" w:type="pct"/>
            <w:noWrap/>
            <w:hideMark/>
          </w:tcPr>
          <w:p w:rsidR="00110C18" w:rsidRPr="0056388D" w:rsidRDefault="00110C18" w:rsidP="00063728">
            <w:pPr>
              <w:jc w:val="right"/>
              <w:rPr>
                <w:ins w:id="17936" w:author="KIM, Jason" w:date="2019-04-02T13:39:00Z"/>
                <w:rFonts w:ascii="Calibri" w:eastAsia="Times New Roman" w:hAnsi="Calibri" w:cs="Calibri"/>
                <w:color w:val="000000"/>
                <w:lang w:eastAsia="en-AU"/>
              </w:rPr>
            </w:pPr>
            <w:ins w:id="179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38" w:author="KIM, Jason" w:date="2019-04-02T13:39:00Z"/>
        </w:trPr>
        <w:tc>
          <w:tcPr>
            <w:tcW w:w="708" w:type="pct"/>
            <w:vMerge/>
            <w:hideMark/>
          </w:tcPr>
          <w:p w:rsidR="00110C18" w:rsidRPr="0056388D" w:rsidRDefault="00110C18" w:rsidP="00063728">
            <w:pPr>
              <w:rPr>
                <w:ins w:id="179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40" w:author="KIM, Jason" w:date="2019-04-02T13:39:00Z"/>
                <w:rFonts w:ascii="Calibri" w:eastAsia="Times New Roman" w:hAnsi="Calibri" w:cs="Calibri"/>
                <w:color w:val="000000"/>
                <w:lang w:eastAsia="en-AU"/>
              </w:rPr>
            </w:pPr>
            <w:ins w:id="17941"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42" w:author="KIM, Jason" w:date="2019-04-02T13:39:00Z"/>
                <w:rFonts w:ascii="Calibri" w:eastAsia="Times New Roman" w:hAnsi="Calibri" w:cs="Calibri"/>
                <w:color w:val="000000"/>
                <w:lang w:eastAsia="en-AU"/>
              </w:rPr>
            </w:pPr>
            <w:ins w:id="1794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44" w:author="KIM, Jason" w:date="2019-04-02T13:39:00Z"/>
                <w:rFonts w:ascii="Calibri" w:eastAsia="Times New Roman" w:hAnsi="Calibri" w:cs="Calibri"/>
                <w:color w:val="000000"/>
                <w:lang w:eastAsia="en-AU"/>
              </w:rPr>
            </w:pPr>
            <w:ins w:id="17945" w:author="KIM, Jason" w:date="2019-04-02T13:39:00Z">
              <w:r w:rsidRPr="0056388D">
                <w:rPr>
                  <w:rFonts w:ascii="Calibri" w:eastAsia="Times New Roman" w:hAnsi="Calibri" w:cs="Calibri"/>
                  <w:color w:val="000000"/>
                  <w:lang w:eastAsia="en-AU"/>
                </w:rPr>
                <w:t>LLN1080</w:t>
              </w:r>
            </w:ins>
          </w:p>
        </w:tc>
        <w:tc>
          <w:tcPr>
            <w:tcW w:w="933" w:type="pct"/>
            <w:noWrap/>
            <w:hideMark/>
          </w:tcPr>
          <w:p w:rsidR="00110C18" w:rsidRPr="0056388D" w:rsidRDefault="00110C18" w:rsidP="00063728">
            <w:pPr>
              <w:rPr>
                <w:ins w:id="17946" w:author="KIM, Jason" w:date="2019-04-02T13:39:00Z"/>
                <w:rFonts w:ascii="Calibri" w:eastAsia="Times New Roman" w:hAnsi="Calibri" w:cs="Calibri"/>
                <w:color w:val="000000"/>
                <w:lang w:eastAsia="en-AU"/>
              </w:rPr>
            </w:pPr>
            <w:ins w:id="179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48" w:author="KIM, Jason" w:date="2019-04-02T13:39:00Z"/>
                <w:rFonts w:ascii="Calibri" w:eastAsia="Times New Roman" w:hAnsi="Calibri" w:cs="Calibri"/>
                <w:color w:val="000000"/>
                <w:lang w:eastAsia="en-AU"/>
              </w:rPr>
            </w:pPr>
            <w:ins w:id="17949" w:author="KIM, Jason" w:date="2019-04-02T13:39:00Z">
              <w:r w:rsidRPr="0056388D">
                <w:rPr>
                  <w:rFonts w:ascii="Calibri" w:eastAsia="Times New Roman" w:hAnsi="Calibri" w:cs="Calibri"/>
                  <w:color w:val="000000"/>
                  <w:lang w:eastAsia="en-AU"/>
                </w:rPr>
                <w:t>Chainage 2056</w:t>
              </w:r>
            </w:ins>
          </w:p>
        </w:tc>
        <w:tc>
          <w:tcPr>
            <w:tcW w:w="764" w:type="pct"/>
            <w:noWrap/>
            <w:hideMark/>
          </w:tcPr>
          <w:p w:rsidR="00110C18" w:rsidRPr="0056388D" w:rsidRDefault="00110C18" w:rsidP="00063728">
            <w:pPr>
              <w:jc w:val="right"/>
              <w:rPr>
                <w:ins w:id="17950" w:author="KIM, Jason" w:date="2019-04-02T13:39:00Z"/>
                <w:rFonts w:ascii="Calibri" w:eastAsia="Times New Roman" w:hAnsi="Calibri" w:cs="Calibri"/>
                <w:color w:val="000000"/>
                <w:lang w:eastAsia="en-AU"/>
              </w:rPr>
            </w:pPr>
            <w:ins w:id="17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52" w:author="KIM, Jason" w:date="2019-04-02T13:39:00Z"/>
        </w:trPr>
        <w:tc>
          <w:tcPr>
            <w:tcW w:w="708" w:type="pct"/>
            <w:vMerge/>
            <w:hideMark/>
          </w:tcPr>
          <w:p w:rsidR="00110C18" w:rsidRPr="0056388D" w:rsidRDefault="00110C18" w:rsidP="00063728">
            <w:pPr>
              <w:rPr>
                <w:ins w:id="179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54" w:author="KIM, Jason" w:date="2019-04-02T13:39:00Z"/>
                <w:rFonts w:ascii="Calibri" w:eastAsia="Times New Roman" w:hAnsi="Calibri" w:cs="Calibri"/>
                <w:color w:val="000000"/>
                <w:lang w:eastAsia="en-AU"/>
              </w:rPr>
            </w:pPr>
            <w:ins w:id="17955"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56" w:author="KIM, Jason" w:date="2019-04-02T13:39:00Z"/>
                <w:rFonts w:ascii="Calibri" w:eastAsia="Times New Roman" w:hAnsi="Calibri" w:cs="Calibri"/>
                <w:color w:val="000000"/>
                <w:lang w:eastAsia="en-AU"/>
              </w:rPr>
            </w:pPr>
            <w:ins w:id="179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58" w:author="KIM, Jason" w:date="2019-04-02T13:39:00Z"/>
                <w:rFonts w:ascii="Calibri" w:eastAsia="Times New Roman" w:hAnsi="Calibri" w:cs="Calibri"/>
                <w:color w:val="000000"/>
                <w:lang w:eastAsia="en-AU"/>
              </w:rPr>
            </w:pPr>
            <w:ins w:id="17959" w:author="KIM, Jason" w:date="2019-04-02T13:39:00Z">
              <w:r w:rsidRPr="0056388D">
                <w:rPr>
                  <w:rFonts w:ascii="Calibri" w:eastAsia="Times New Roman" w:hAnsi="Calibri" w:cs="Calibri"/>
                  <w:color w:val="000000"/>
                  <w:lang w:eastAsia="en-AU"/>
                </w:rPr>
                <w:t>LLN1081</w:t>
              </w:r>
            </w:ins>
          </w:p>
        </w:tc>
        <w:tc>
          <w:tcPr>
            <w:tcW w:w="933" w:type="pct"/>
            <w:noWrap/>
            <w:hideMark/>
          </w:tcPr>
          <w:p w:rsidR="00110C18" w:rsidRPr="0056388D" w:rsidRDefault="00110C18" w:rsidP="00063728">
            <w:pPr>
              <w:rPr>
                <w:ins w:id="17960" w:author="KIM, Jason" w:date="2019-04-02T13:39:00Z"/>
                <w:rFonts w:ascii="Calibri" w:eastAsia="Times New Roman" w:hAnsi="Calibri" w:cs="Calibri"/>
                <w:color w:val="000000"/>
                <w:lang w:eastAsia="en-AU"/>
              </w:rPr>
            </w:pPr>
            <w:ins w:id="179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62" w:author="KIM, Jason" w:date="2019-04-02T13:39:00Z"/>
                <w:rFonts w:ascii="Calibri" w:eastAsia="Times New Roman" w:hAnsi="Calibri" w:cs="Calibri"/>
                <w:color w:val="000000"/>
                <w:lang w:eastAsia="en-AU"/>
              </w:rPr>
            </w:pPr>
            <w:ins w:id="17963" w:author="KIM, Jason" w:date="2019-04-02T13:39:00Z">
              <w:r w:rsidRPr="0056388D">
                <w:rPr>
                  <w:rFonts w:ascii="Calibri" w:eastAsia="Times New Roman" w:hAnsi="Calibri" w:cs="Calibri"/>
                  <w:color w:val="000000"/>
                  <w:lang w:eastAsia="en-AU"/>
                </w:rPr>
                <w:t>Chainage 2066</w:t>
              </w:r>
            </w:ins>
          </w:p>
        </w:tc>
        <w:tc>
          <w:tcPr>
            <w:tcW w:w="764" w:type="pct"/>
            <w:noWrap/>
            <w:hideMark/>
          </w:tcPr>
          <w:p w:rsidR="00110C18" w:rsidRPr="0056388D" w:rsidRDefault="00110C18" w:rsidP="00063728">
            <w:pPr>
              <w:jc w:val="right"/>
              <w:rPr>
                <w:ins w:id="17964" w:author="KIM, Jason" w:date="2019-04-02T13:39:00Z"/>
                <w:rFonts w:ascii="Calibri" w:eastAsia="Times New Roman" w:hAnsi="Calibri" w:cs="Calibri"/>
                <w:color w:val="000000"/>
                <w:lang w:eastAsia="en-AU"/>
              </w:rPr>
            </w:pPr>
            <w:ins w:id="17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66" w:author="KIM, Jason" w:date="2019-04-02T13:39:00Z"/>
        </w:trPr>
        <w:tc>
          <w:tcPr>
            <w:tcW w:w="708" w:type="pct"/>
            <w:vMerge/>
            <w:hideMark/>
          </w:tcPr>
          <w:p w:rsidR="00110C18" w:rsidRPr="0056388D" w:rsidRDefault="00110C18" w:rsidP="00063728">
            <w:pPr>
              <w:rPr>
                <w:ins w:id="179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68" w:author="KIM, Jason" w:date="2019-04-02T13:39:00Z"/>
                <w:rFonts w:ascii="Calibri" w:eastAsia="Times New Roman" w:hAnsi="Calibri" w:cs="Calibri"/>
                <w:color w:val="000000"/>
                <w:lang w:eastAsia="en-AU"/>
              </w:rPr>
            </w:pPr>
            <w:ins w:id="17969"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70" w:author="KIM, Jason" w:date="2019-04-02T13:39:00Z"/>
                <w:rFonts w:ascii="Calibri" w:eastAsia="Times New Roman" w:hAnsi="Calibri" w:cs="Calibri"/>
                <w:color w:val="000000"/>
                <w:lang w:eastAsia="en-AU"/>
              </w:rPr>
            </w:pPr>
            <w:ins w:id="179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72" w:author="KIM, Jason" w:date="2019-04-02T13:39:00Z"/>
                <w:rFonts w:ascii="Calibri" w:eastAsia="Times New Roman" w:hAnsi="Calibri" w:cs="Calibri"/>
                <w:color w:val="000000"/>
                <w:lang w:eastAsia="en-AU"/>
              </w:rPr>
            </w:pPr>
            <w:ins w:id="17973" w:author="KIM, Jason" w:date="2019-04-02T13:39:00Z">
              <w:r w:rsidRPr="0056388D">
                <w:rPr>
                  <w:rFonts w:ascii="Calibri" w:eastAsia="Times New Roman" w:hAnsi="Calibri" w:cs="Calibri"/>
                  <w:color w:val="000000"/>
                  <w:lang w:eastAsia="en-AU"/>
                </w:rPr>
                <w:t>LLN1082</w:t>
              </w:r>
            </w:ins>
          </w:p>
        </w:tc>
        <w:tc>
          <w:tcPr>
            <w:tcW w:w="933" w:type="pct"/>
            <w:noWrap/>
            <w:hideMark/>
          </w:tcPr>
          <w:p w:rsidR="00110C18" w:rsidRPr="0056388D" w:rsidRDefault="00110C18" w:rsidP="00063728">
            <w:pPr>
              <w:rPr>
                <w:ins w:id="17974" w:author="KIM, Jason" w:date="2019-04-02T13:39:00Z"/>
                <w:rFonts w:ascii="Calibri" w:eastAsia="Times New Roman" w:hAnsi="Calibri" w:cs="Calibri"/>
                <w:color w:val="000000"/>
                <w:lang w:eastAsia="en-AU"/>
              </w:rPr>
            </w:pPr>
            <w:ins w:id="179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76" w:author="KIM, Jason" w:date="2019-04-02T13:39:00Z"/>
                <w:rFonts w:ascii="Calibri" w:eastAsia="Times New Roman" w:hAnsi="Calibri" w:cs="Calibri"/>
                <w:color w:val="000000"/>
                <w:lang w:eastAsia="en-AU"/>
              </w:rPr>
            </w:pPr>
            <w:ins w:id="17977" w:author="KIM, Jason" w:date="2019-04-02T13:39:00Z">
              <w:r w:rsidRPr="0056388D">
                <w:rPr>
                  <w:rFonts w:ascii="Calibri" w:eastAsia="Times New Roman" w:hAnsi="Calibri" w:cs="Calibri"/>
                  <w:color w:val="000000"/>
                  <w:lang w:eastAsia="en-AU"/>
                </w:rPr>
                <w:t>Chainage 2076</w:t>
              </w:r>
            </w:ins>
          </w:p>
        </w:tc>
        <w:tc>
          <w:tcPr>
            <w:tcW w:w="764" w:type="pct"/>
            <w:noWrap/>
            <w:hideMark/>
          </w:tcPr>
          <w:p w:rsidR="00110C18" w:rsidRPr="0056388D" w:rsidRDefault="00110C18" w:rsidP="00063728">
            <w:pPr>
              <w:jc w:val="right"/>
              <w:rPr>
                <w:ins w:id="17978" w:author="KIM, Jason" w:date="2019-04-02T13:39:00Z"/>
                <w:rFonts w:ascii="Calibri" w:eastAsia="Times New Roman" w:hAnsi="Calibri" w:cs="Calibri"/>
                <w:color w:val="000000"/>
                <w:lang w:eastAsia="en-AU"/>
              </w:rPr>
            </w:pPr>
            <w:ins w:id="17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80" w:author="KIM, Jason" w:date="2019-04-02T13:39:00Z"/>
        </w:trPr>
        <w:tc>
          <w:tcPr>
            <w:tcW w:w="708" w:type="pct"/>
            <w:vMerge/>
            <w:hideMark/>
          </w:tcPr>
          <w:p w:rsidR="00110C18" w:rsidRPr="0056388D" w:rsidRDefault="00110C18" w:rsidP="00063728">
            <w:pPr>
              <w:rPr>
                <w:ins w:id="17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82" w:author="KIM, Jason" w:date="2019-04-02T13:39:00Z"/>
                <w:rFonts w:ascii="Calibri" w:eastAsia="Times New Roman" w:hAnsi="Calibri" w:cs="Calibri"/>
                <w:color w:val="000000"/>
                <w:lang w:eastAsia="en-AU"/>
              </w:rPr>
            </w:pPr>
            <w:ins w:id="17983"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84" w:author="KIM, Jason" w:date="2019-04-02T13:39:00Z"/>
                <w:rFonts w:ascii="Calibri" w:eastAsia="Times New Roman" w:hAnsi="Calibri" w:cs="Calibri"/>
                <w:color w:val="000000"/>
                <w:lang w:eastAsia="en-AU"/>
              </w:rPr>
            </w:pPr>
            <w:ins w:id="179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86" w:author="KIM, Jason" w:date="2019-04-02T13:39:00Z"/>
                <w:rFonts w:ascii="Calibri" w:eastAsia="Times New Roman" w:hAnsi="Calibri" w:cs="Calibri"/>
                <w:color w:val="000000"/>
                <w:lang w:eastAsia="en-AU"/>
              </w:rPr>
            </w:pPr>
            <w:ins w:id="17987" w:author="KIM, Jason" w:date="2019-04-02T13:39:00Z">
              <w:r w:rsidRPr="0056388D">
                <w:rPr>
                  <w:rFonts w:ascii="Calibri" w:eastAsia="Times New Roman" w:hAnsi="Calibri" w:cs="Calibri"/>
                  <w:color w:val="000000"/>
                  <w:lang w:eastAsia="en-AU"/>
                </w:rPr>
                <w:t>LLN1083</w:t>
              </w:r>
            </w:ins>
          </w:p>
        </w:tc>
        <w:tc>
          <w:tcPr>
            <w:tcW w:w="933" w:type="pct"/>
            <w:noWrap/>
            <w:hideMark/>
          </w:tcPr>
          <w:p w:rsidR="00110C18" w:rsidRPr="0056388D" w:rsidRDefault="00110C18" w:rsidP="00063728">
            <w:pPr>
              <w:rPr>
                <w:ins w:id="17988" w:author="KIM, Jason" w:date="2019-04-02T13:39:00Z"/>
                <w:rFonts w:ascii="Calibri" w:eastAsia="Times New Roman" w:hAnsi="Calibri" w:cs="Calibri"/>
                <w:color w:val="000000"/>
                <w:lang w:eastAsia="en-AU"/>
              </w:rPr>
            </w:pPr>
            <w:ins w:id="179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90" w:author="KIM, Jason" w:date="2019-04-02T13:39:00Z"/>
                <w:rFonts w:ascii="Calibri" w:eastAsia="Times New Roman" w:hAnsi="Calibri" w:cs="Calibri"/>
                <w:color w:val="000000"/>
                <w:lang w:eastAsia="en-AU"/>
              </w:rPr>
            </w:pPr>
            <w:ins w:id="17991" w:author="KIM, Jason" w:date="2019-04-02T13:39:00Z">
              <w:r w:rsidRPr="0056388D">
                <w:rPr>
                  <w:rFonts w:ascii="Calibri" w:eastAsia="Times New Roman" w:hAnsi="Calibri" w:cs="Calibri"/>
                  <w:color w:val="000000"/>
                  <w:lang w:eastAsia="en-AU"/>
                </w:rPr>
                <w:t>Chainage 2086</w:t>
              </w:r>
            </w:ins>
          </w:p>
        </w:tc>
        <w:tc>
          <w:tcPr>
            <w:tcW w:w="764" w:type="pct"/>
            <w:noWrap/>
            <w:hideMark/>
          </w:tcPr>
          <w:p w:rsidR="00110C18" w:rsidRPr="0056388D" w:rsidRDefault="00110C18" w:rsidP="00063728">
            <w:pPr>
              <w:jc w:val="right"/>
              <w:rPr>
                <w:ins w:id="17992" w:author="KIM, Jason" w:date="2019-04-02T13:39:00Z"/>
                <w:rFonts w:ascii="Calibri" w:eastAsia="Times New Roman" w:hAnsi="Calibri" w:cs="Calibri"/>
                <w:color w:val="000000"/>
                <w:lang w:eastAsia="en-AU"/>
              </w:rPr>
            </w:pPr>
            <w:ins w:id="17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94" w:author="KIM, Jason" w:date="2019-04-02T13:39:00Z"/>
        </w:trPr>
        <w:tc>
          <w:tcPr>
            <w:tcW w:w="708" w:type="pct"/>
            <w:vMerge/>
            <w:hideMark/>
          </w:tcPr>
          <w:p w:rsidR="00110C18" w:rsidRPr="0056388D" w:rsidRDefault="00110C18" w:rsidP="00063728">
            <w:pPr>
              <w:rPr>
                <w:ins w:id="17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96" w:author="KIM, Jason" w:date="2019-04-02T13:39:00Z"/>
                <w:rFonts w:ascii="Calibri" w:eastAsia="Times New Roman" w:hAnsi="Calibri" w:cs="Calibri"/>
                <w:color w:val="000000"/>
                <w:lang w:eastAsia="en-AU"/>
              </w:rPr>
            </w:pPr>
            <w:ins w:id="17997"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98" w:author="KIM, Jason" w:date="2019-04-02T13:39:00Z"/>
                <w:rFonts w:ascii="Calibri" w:eastAsia="Times New Roman" w:hAnsi="Calibri" w:cs="Calibri"/>
                <w:color w:val="000000"/>
                <w:lang w:eastAsia="en-AU"/>
              </w:rPr>
            </w:pPr>
            <w:ins w:id="179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00" w:author="KIM, Jason" w:date="2019-04-02T13:39:00Z"/>
                <w:rFonts w:ascii="Calibri" w:eastAsia="Times New Roman" w:hAnsi="Calibri" w:cs="Calibri"/>
                <w:color w:val="000000"/>
                <w:lang w:eastAsia="en-AU"/>
              </w:rPr>
            </w:pPr>
            <w:ins w:id="18001" w:author="KIM, Jason" w:date="2019-04-02T13:39:00Z">
              <w:r w:rsidRPr="0056388D">
                <w:rPr>
                  <w:rFonts w:ascii="Calibri" w:eastAsia="Times New Roman" w:hAnsi="Calibri" w:cs="Calibri"/>
                  <w:color w:val="000000"/>
                  <w:lang w:eastAsia="en-AU"/>
                </w:rPr>
                <w:t>LLN1084</w:t>
              </w:r>
            </w:ins>
          </w:p>
        </w:tc>
        <w:tc>
          <w:tcPr>
            <w:tcW w:w="933" w:type="pct"/>
            <w:noWrap/>
            <w:hideMark/>
          </w:tcPr>
          <w:p w:rsidR="00110C18" w:rsidRPr="0056388D" w:rsidRDefault="00110C18" w:rsidP="00063728">
            <w:pPr>
              <w:rPr>
                <w:ins w:id="18002" w:author="KIM, Jason" w:date="2019-04-02T13:39:00Z"/>
                <w:rFonts w:ascii="Calibri" w:eastAsia="Times New Roman" w:hAnsi="Calibri" w:cs="Calibri"/>
                <w:color w:val="000000"/>
                <w:lang w:eastAsia="en-AU"/>
              </w:rPr>
            </w:pPr>
            <w:ins w:id="180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04" w:author="KIM, Jason" w:date="2019-04-02T13:39:00Z"/>
                <w:rFonts w:ascii="Calibri" w:eastAsia="Times New Roman" w:hAnsi="Calibri" w:cs="Calibri"/>
                <w:color w:val="000000"/>
                <w:lang w:eastAsia="en-AU"/>
              </w:rPr>
            </w:pPr>
            <w:ins w:id="18005" w:author="KIM, Jason" w:date="2019-04-02T13:39:00Z">
              <w:r w:rsidRPr="0056388D">
                <w:rPr>
                  <w:rFonts w:ascii="Calibri" w:eastAsia="Times New Roman" w:hAnsi="Calibri" w:cs="Calibri"/>
                  <w:color w:val="000000"/>
                  <w:lang w:eastAsia="en-AU"/>
                </w:rPr>
                <w:t>Chainage 2095</w:t>
              </w:r>
            </w:ins>
          </w:p>
        </w:tc>
        <w:tc>
          <w:tcPr>
            <w:tcW w:w="764" w:type="pct"/>
            <w:noWrap/>
            <w:hideMark/>
          </w:tcPr>
          <w:p w:rsidR="00110C18" w:rsidRPr="0056388D" w:rsidRDefault="00110C18" w:rsidP="00063728">
            <w:pPr>
              <w:jc w:val="right"/>
              <w:rPr>
                <w:ins w:id="18006" w:author="KIM, Jason" w:date="2019-04-02T13:39:00Z"/>
                <w:rFonts w:ascii="Calibri" w:eastAsia="Times New Roman" w:hAnsi="Calibri" w:cs="Calibri"/>
                <w:color w:val="000000"/>
                <w:lang w:eastAsia="en-AU"/>
              </w:rPr>
            </w:pPr>
            <w:ins w:id="18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08" w:author="KIM, Jason" w:date="2019-04-02T13:39:00Z"/>
        </w:trPr>
        <w:tc>
          <w:tcPr>
            <w:tcW w:w="708" w:type="pct"/>
            <w:vMerge/>
            <w:hideMark/>
          </w:tcPr>
          <w:p w:rsidR="00110C18" w:rsidRPr="0056388D" w:rsidRDefault="00110C18" w:rsidP="00063728">
            <w:pPr>
              <w:rPr>
                <w:ins w:id="18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10" w:author="KIM, Jason" w:date="2019-04-02T13:39:00Z"/>
                <w:rFonts w:ascii="Calibri" w:eastAsia="Times New Roman" w:hAnsi="Calibri" w:cs="Calibri"/>
                <w:color w:val="000000"/>
                <w:lang w:eastAsia="en-AU"/>
              </w:rPr>
            </w:pPr>
            <w:ins w:id="18011"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12" w:author="KIM, Jason" w:date="2019-04-02T13:39:00Z"/>
                <w:rFonts w:ascii="Calibri" w:eastAsia="Times New Roman" w:hAnsi="Calibri" w:cs="Calibri"/>
                <w:color w:val="000000"/>
                <w:lang w:eastAsia="en-AU"/>
              </w:rPr>
            </w:pPr>
            <w:ins w:id="180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14" w:author="KIM, Jason" w:date="2019-04-02T13:39:00Z"/>
                <w:rFonts w:ascii="Calibri" w:eastAsia="Times New Roman" w:hAnsi="Calibri" w:cs="Calibri"/>
                <w:color w:val="000000"/>
                <w:lang w:eastAsia="en-AU"/>
              </w:rPr>
            </w:pPr>
            <w:ins w:id="18015" w:author="KIM, Jason" w:date="2019-04-02T13:39:00Z">
              <w:r w:rsidRPr="0056388D">
                <w:rPr>
                  <w:rFonts w:ascii="Calibri" w:eastAsia="Times New Roman" w:hAnsi="Calibri" w:cs="Calibri"/>
                  <w:color w:val="000000"/>
                  <w:lang w:eastAsia="en-AU"/>
                </w:rPr>
                <w:t>LLN1085</w:t>
              </w:r>
            </w:ins>
          </w:p>
        </w:tc>
        <w:tc>
          <w:tcPr>
            <w:tcW w:w="933" w:type="pct"/>
            <w:noWrap/>
            <w:hideMark/>
          </w:tcPr>
          <w:p w:rsidR="00110C18" w:rsidRPr="0056388D" w:rsidRDefault="00110C18" w:rsidP="00063728">
            <w:pPr>
              <w:rPr>
                <w:ins w:id="18016" w:author="KIM, Jason" w:date="2019-04-02T13:39:00Z"/>
                <w:rFonts w:ascii="Calibri" w:eastAsia="Times New Roman" w:hAnsi="Calibri" w:cs="Calibri"/>
                <w:color w:val="000000"/>
                <w:lang w:eastAsia="en-AU"/>
              </w:rPr>
            </w:pPr>
            <w:ins w:id="180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18" w:author="KIM, Jason" w:date="2019-04-02T13:39:00Z"/>
                <w:rFonts w:ascii="Calibri" w:eastAsia="Times New Roman" w:hAnsi="Calibri" w:cs="Calibri"/>
                <w:color w:val="000000"/>
                <w:lang w:eastAsia="en-AU"/>
              </w:rPr>
            </w:pPr>
            <w:ins w:id="18019" w:author="KIM, Jason" w:date="2019-04-02T13:39:00Z">
              <w:r w:rsidRPr="0056388D">
                <w:rPr>
                  <w:rFonts w:ascii="Calibri" w:eastAsia="Times New Roman" w:hAnsi="Calibri" w:cs="Calibri"/>
                  <w:color w:val="000000"/>
                  <w:lang w:eastAsia="en-AU"/>
                </w:rPr>
                <w:t>Chainage 2105</w:t>
              </w:r>
            </w:ins>
          </w:p>
        </w:tc>
        <w:tc>
          <w:tcPr>
            <w:tcW w:w="764" w:type="pct"/>
            <w:noWrap/>
            <w:hideMark/>
          </w:tcPr>
          <w:p w:rsidR="00110C18" w:rsidRPr="0056388D" w:rsidRDefault="00110C18" w:rsidP="00063728">
            <w:pPr>
              <w:jc w:val="right"/>
              <w:rPr>
                <w:ins w:id="18020" w:author="KIM, Jason" w:date="2019-04-02T13:39:00Z"/>
                <w:rFonts w:ascii="Calibri" w:eastAsia="Times New Roman" w:hAnsi="Calibri" w:cs="Calibri"/>
                <w:color w:val="000000"/>
                <w:lang w:eastAsia="en-AU"/>
              </w:rPr>
            </w:pPr>
            <w:ins w:id="18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22" w:author="KIM, Jason" w:date="2019-04-02T13:39:00Z"/>
        </w:trPr>
        <w:tc>
          <w:tcPr>
            <w:tcW w:w="708" w:type="pct"/>
            <w:vMerge/>
            <w:hideMark/>
          </w:tcPr>
          <w:p w:rsidR="00110C18" w:rsidRPr="0056388D" w:rsidRDefault="00110C18" w:rsidP="00063728">
            <w:pPr>
              <w:rPr>
                <w:ins w:id="180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24" w:author="KIM, Jason" w:date="2019-04-02T13:39:00Z"/>
                <w:rFonts w:ascii="Calibri" w:eastAsia="Times New Roman" w:hAnsi="Calibri" w:cs="Calibri"/>
                <w:color w:val="000000"/>
                <w:lang w:eastAsia="en-AU"/>
              </w:rPr>
            </w:pPr>
            <w:ins w:id="18025"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26" w:author="KIM, Jason" w:date="2019-04-02T13:39:00Z"/>
                <w:rFonts w:ascii="Calibri" w:eastAsia="Times New Roman" w:hAnsi="Calibri" w:cs="Calibri"/>
                <w:color w:val="000000"/>
                <w:lang w:eastAsia="en-AU"/>
              </w:rPr>
            </w:pPr>
            <w:ins w:id="180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28" w:author="KIM, Jason" w:date="2019-04-02T13:39:00Z"/>
                <w:rFonts w:ascii="Calibri" w:eastAsia="Times New Roman" w:hAnsi="Calibri" w:cs="Calibri"/>
                <w:color w:val="000000"/>
                <w:lang w:eastAsia="en-AU"/>
              </w:rPr>
            </w:pPr>
            <w:ins w:id="18029" w:author="KIM, Jason" w:date="2019-04-02T13:39:00Z">
              <w:r w:rsidRPr="0056388D">
                <w:rPr>
                  <w:rFonts w:ascii="Calibri" w:eastAsia="Times New Roman" w:hAnsi="Calibri" w:cs="Calibri"/>
                  <w:color w:val="000000"/>
                  <w:lang w:eastAsia="en-AU"/>
                </w:rPr>
                <w:t>LLN1086</w:t>
              </w:r>
            </w:ins>
          </w:p>
        </w:tc>
        <w:tc>
          <w:tcPr>
            <w:tcW w:w="933" w:type="pct"/>
            <w:noWrap/>
            <w:hideMark/>
          </w:tcPr>
          <w:p w:rsidR="00110C18" w:rsidRPr="0056388D" w:rsidRDefault="00110C18" w:rsidP="00063728">
            <w:pPr>
              <w:rPr>
                <w:ins w:id="18030" w:author="KIM, Jason" w:date="2019-04-02T13:39:00Z"/>
                <w:rFonts w:ascii="Calibri" w:eastAsia="Times New Roman" w:hAnsi="Calibri" w:cs="Calibri"/>
                <w:color w:val="000000"/>
                <w:lang w:eastAsia="en-AU"/>
              </w:rPr>
            </w:pPr>
            <w:ins w:id="180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32" w:author="KIM, Jason" w:date="2019-04-02T13:39:00Z"/>
                <w:rFonts w:ascii="Calibri" w:eastAsia="Times New Roman" w:hAnsi="Calibri" w:cs="Calibri"/>
                <w:color w:val="000000"/>
                <w:lang w:eastAsia="en-AU"/>
              </w:rPr>
            </w:pPr>
            <w:ins w:id="18033" w:author="KIM, Jason" w:date="2019-04-02T13:39:00Z">
              <w:r w:rsidRPr="0056388D">
                <w:rPr>
                  <w:rFonts w:ascii="Calibri" w:eastAsia="Times New Roman" w:hAnsi="Calibri" w:cs="Calibri"/>
                  <w:color w:val="000000"/>
                  <w:lang w:eastAsia="en-AU"/>
                </w:rPr>
                <w:t>Chainage 2114</w:t>
              </w:r>
            </w:ins>
          </w:p>
        </w:tc>
        <w:tc>
          <w:tcPr>
            <w:tcW w:w="764" w:type="pct"/>
            <w:noWrap/>
            <w:hideMark/>
          </w:tcPr>
          <w:p w:rsidR="00110C18" w:rsidRPr="0056388D" w:rsidRDefault="00110C18" w:rsidP="00063728">
            <w:pPr>
              <w:jc w:val="right"/>
              <w:rPr>
                <w:ins w:id="18034" w:author="KIM, Jason" w:date="2019-04-02T13:39:00Z"/>
                <w:rFonts w:ascii="Calibri" w:eastAsia="Times New Roman" w:hAnsi="Calibri" w:cs="Calibri"/>
                <w:color w:val="000000"/>
                <w:lang w:eastAsia="en-AU"/>
              </w:rPr>
            </w:pPr>
            <w:ins w:id="18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36" w:author="KIM, Jason" w:date="2019-04-02T13:39:00Z"/>
        </w:trPr>
        <w:tc>
          <w:tcPr>
            <w:tcW w:w="708" w:type="pct"/>
            <w:vMerge/>
            <w:hideMark/>
          </w:tcPr>
          <w:p w:rsidR="00110C18" w:rsidRPr="0056388D" w:rsidRDefault="00110C18" w:rsidP="00063728">
            <w:pPr>
              <w:rPr>
                <w:ins w:id="180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38" w:author="KIM, Jason" w:date="2019-04-02T13:39:00Z"/>
                <w:rFonts w:ascii="Calibri" w:eastAsia="Times New Roman" w:hAnsi="Calibri" w:cs="Calibri"/>
                <w:color w:val="000000"/>
                <w:lang w:eastAsia="en-AU"/>
              </w:rPr>
            </w:pPr>
            <w:ins w:id="18039"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40" w:author="KIM, Jason" w:date="2019-04-02T13:39:00Z"/>
                <w:rFonts w:ascii="Calibri" w:eastAsia="Times New Roman" w:hAnsi="Calibri" w:cs="Calibri"/>
                <w:color w:val="000000"/>
                <w:lang w:eastAsia="en-AU"/>
              </w:rPr>
            </w:pPr>
            <w:ins w:id="180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42" w:author="KIM, Jason" w:date="2019-04-02T13:39:00Z"/>
                <w:rFonts w:ascii="Calibri" w:eastAsia="Times New Roman" w:hAnsi="Calibri" w:cs="Calibri"/>
                <w:color w:val="000000"/>
                <w:lang w:eastAsia="en-AU"/>
              </w:rPr>
            </w:pPr>
            <w:ins w:id="18043" w:author="KIM, Jason" w:date="2019-04-02T13:39:00Z">
              <w:r w:rsidRPr="0056388D">
                <w:rPr>
                  <w:rFonts w:ascii="Calibri" w:eastAsia="Times New Roman" w:hAnsi="Calibri" w:cs="Calibri"/>
                  <w:color w:val="000000"/>
                  <w:lang w:eastAsia="en-AU"/>
                </w:rPr>
                <w:t>LLN1087</w:t>
              </w:r>
            </w:ins>
          </w:p>
        </w:tc>
        <w:tc>
          <w:tcPr>
            <w:tcW w:w="933" w:type="pct"/>
            <w:noWrap/>
            <w:hideMark/>
          </w:tcPr>
          <w:p w:rsidR="00110C18" w:rsidRPr="0056388D" w:rsidRDefault="00110C18" w:rsidP="00063728">
            <w:pPr>
              <w:rPr>
                <w:ins w:id="18044" w:author="KIM, Jason" w:date="2019-04-02T13:39:00Z"/>
                <w:rFonts w:ascii="Calibri" w:eastAsia="Times New Roman" w:hAnsi="Calibri" w:cs="Calibri"/>
                <w:color w:val="000000"/>
                <w:lang w:eastAsia="en-AU"/>
              </w:rPr>
            </w:pPr>
            <w:ins w:id="180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46" w:author="KIM, Jason" w:date="2019-04-02T13:39:00Z"/>
                <w:rFonts w:ascii="Calibri" w:eastAsia="Times New Roman" w:hAnsi="Calibri" w:cs="Calibri"/>
                <w:color w:val="000000"/>
                <w:lang w:eastAsia="en-AU"/>
              </w:rPr>
            </w:pPr>
            <w:ins w:id="18047" w:author="KIM, Jason" w:date="2019-04-02T13:39:00Z">
              <w:r w:rsidRPr="0056388D">
                <w:rPr>
                  <w:rFonts w:ascii="Calibri" w:eastAsia="Times New Roman" w:hAnsi="Calibri" w:cs="Calibri"/>
                  <w:color w:val="000000"/>
                  <w:lang w:eastAsia="en-AU"/>
                </w:rPr>
                <w:t>Chainage 2124</w:t>
              </w:r>
            </w:ins>
          </w:p>
        </w:tc>
        <w:tc>
          <w:tcPr>
            <w:tcW w:w="764" w:type="pct"/>
            <w:noWrap/>
            <w:hideMark/>
          </w:tcPr>
          <w:p w:rsidR="00110C18" w:rsidRPr="0056388D" w:rsidRDefault="00110C18" w:rsidP="00063728">
            <w:pPr>
              <w:jc w:val="right"/>
              <w:rPr>
                <w:ins w:id="18048" w:author="KIM, Jason" w:date="2019-04-02T13:39:00Z"/>
                <w:rFonts w:ascii="Calibri" w:eastAsia="Times New Roman" w:hAnsi="Calibri" w:cs="Calibri"/>
                <w:color w:val="000000"/>
                <w:lang w:eastAsia="en-AU"/>
              </w:rPr>
            </w:pPr>
            <w:ins w:id="180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50" w:author="KIM, Jason" w:date="2019-04-02T13:39:00Z"/>
        </w:trPr>
        <w:tc>
          <w:tcPr>
            <w:tcW w:w="708" w:type="pct"/>
            <w:vMerge w:val="restart"/>
            <w:noWrap/>
            <w:hideMark/>
          </w:tcPr>
          <w:p w:rsidR="00110C18" w:rsidRPr="0056388D" w:rsidRDefault="00110C18" w:rsidP="00063728">
            <w:pPr>
              <w:rPr>
                <w:ins w:id="18051" w:author="KIM, Jason" w:date="2019-04-02T13:39:00Z"/>
                <w:rFonts w:ascii="Calibri" w:eastAsia="Times New Roman" w:hAnsi="Calibri" w:cs="Calibri"/>
                <w:color w:val="000000"/>
                <w:lang w:eastAsia="en-AU"/>
              </w:rPr>
            </w:pPr>
            <w:ins w:id="18052" w:author="KIM, Jason" w:date="2019-04-02T13:39:00Z">
              <w:r w:rsidRPr="0056388D">
                <w:rPr>
                  <w:rFonts w:ascii="Calibri" w:eastAsia="Times New Roman" w:hAnsi="Calibri" w:cs="Calibri"/>
                  <w:color w:val="000000"/>
                  <w:lang w:eastAsia="en-AU"/>
                </w:rPr>
                <w:t>LLE10K61</w:t>
              </w:r>
            </w:ins>
          </w:p>
        </w:tc>
        <w:tc>
          <w:tcPr>
            <w:tcW w:w="605" w:type="pct"/>
            <w:noWrap/>
            <w:hideMark/>
          </w:tcPr>
          <w:p w:rsidR="00110C18" w:rsidRPr="0056388D" w:rsidRDefault="00110C18" w:rsidP="00063728">
            <w:pPr>
              <w:rPr>
                <w:ins w:id="18053" w:author="KIM, Jason" w:date="2019-04-02T13:39:00Z"/>
                <w:rFonts w:ascii="Calibri" w:eastAsia="Times New Roman" w:hAnsi="Calibri" w:cs="Calibri"/>
                <w:color w:val="000000"/>
                <w:lang w:eastAsia="en-AU"/>
              </w:rPr>
            </w:pPr>
            <w:ins w:id="18054"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55" w:author="KIM, Jason" w:date="2019-04-02T13:39:00Z"/>
                <w:rFonts w:ascii="Calibri" w:eastAsia="Times New Roman" w:hAnsi="Calibri" w:cs="Calibri"/>
                <w:color w:val="000000"/>
                <w:lang w:eastAsia="en-AU"/>
              </w:rPr>
            </w:pPr>
            <w:ins w:id="180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57" w:author="KIM, Jason" w:date="2019-04-02T13:39:00Z"/>
                <w:rFonts w:ascii="Calibri" w:eastAsia="Times New Roman" w:hAnsi="Calibri" w:cs="Calibri"/>
                <w:color w:val="000000"/>
                <w:lang w:eastAsia="en-AU"/>
              </w:rPr>
            </w:pPr>
            <w:ins w:id="18058" w:author="KIM, Jason" w:date="2019-04-02T13:39:00Z">
              <w:r w:rsidRPr="0056388D">
                <w:rPr>
                  <w:rFonts w:ascii="Calibri" w:eastAsia="Times New Roman" w:hAnsi="Calibri" w:cs="Calibri"/>
                  <w:color w:val="000000"/>
                  <w:lang w:eastAsia="en-AU"/>
                </w:rPr>
                <w:t>LLN1066</w:t>
              </w:r>
            </w:ins>
          </w:p>
        </w:tc>
        <w:tc>
          <w:tcPr>
            <w:tcW w:w="933" w:type="pct"/>
            <w:noWrap/>
            <w:hideMark/>
          </w:tcPr>
          <w:p w:rsidR="00110C18" w:rsidRPr="0056388D" w:rsidRDefault="00110C18" w:rsidP="00063728">
            <w:pPr>
              <w:rPr>
                <w:ins w:id="18059" w:author="KIM, Jason" w:date="2019-04-02T13:39:00Z"/>
                <w:rFonts w:ascii="Calibri" w:eastAsia="Times New Roman" w:hAnsi="Calibri" w:cs="Calibri"/>
                <w:color w:val="000000"/>
                <w:lang w:eastAsia="en-AU"/>
              </w:rPr>
            </w:pPr>
            <w:ins w:id="180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61" w:author="KIM, Jason" w:date="2019-04-02T13:39:00Z"/>
                <w:rFonts w:ascii="Calibri" w:eastAsia="Times New Roman" w:hAnsi="Calibri" w:cs="Calibri"/>
                <w:color w:val="000000"/>
                <w:lang w:eastAsia="en-AU"/>
              </w:rPr>
            </w:pPr>
            <w:ins w:id="18062" w:author="KIM, Jason" w:date="2019-04-02T13:39:00Z">
              <w:r w:rsidRPr="0056388D">
                <w:rPr>
                  <w:rFonts w:ascii="Calibri" w:eastAsia="Times New Roman" w:hAnsi="Calibri" w:cs="Calibri"/>
                  <w:color w:val="000000"/>
                  <w:lang w:eastAsia="en-AU"/>
                </w:rPr>
                <w:t>Chainage 1914</w:t>
              </w:r>
            </w:ins>
          </w:p>
        </w:tc>
        <w:tc>
          <w:tcPr>
            <w:tcW w:w="764" w:type="pct"/>
            <w:noWrap/>
            <w:hideMark/>
          </w:tcPr>
          <w:p w:rsidR="00110C18" w:rsidRPr="0056388D" w:rsidRDefault="00110C18" w:rsidP="00063728">
            <w:pPr>
              <w:jc w:val="right"/>
              <w:rPr>
                <w:ins w:id="18063" w:author="KIM, Jason" w:date="2019-04-02T13:39:00Z"/>
                <w:rFonts w:ascii="Calibri" w:eastAsia="Times New Roman" w:hAnsi="Calibri" w:cs="Calibri"/>
                <w:color w:val="000000"/>
                <w:lang w:eastAsia="en-AU"/>
              </w:rPr>
            </w:pPr>
            <w:ins w:id="18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65" w:author="KIM, Jason" w:date="2019-04-02T13:39:00Z"/>
        </w:trPr>
        <w:tc>
          <w:tcPr>
            <w:tcW w:w="708" w:type="pct"/>
            <w:vMerge/>
            <w:hideMark/>
          </w:tcPr>
          <w:p w:rsidR="00110C18" w:rsidRPr="0056388D" w:rsidRDefault="00110C18" w:rsidP="00063728">
            <w:pPr>
              <w:rPr>
                <w:ins w:id="180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67" w:author="KIM, Jason" w:date="2019-04-02T13:39:00Z"/>
                <w:rFonts w:ascii="Calibri" w:eastAsia="Times New Roman" w:hAnsi="Calibri" w:cs="Calibri"/>
                <w:color w:val="000000"/>
                <w:lang w:eastAsia="en-AU"/>
              </w:rPr>
            </w:pPr>
            <w:ins w:id="18068"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69" w:author="KIM, Jason" w:date="2019-04-02T13:39:00Z"/>
                <w:rFonts w:ascii="Calibri" w:eastAsia="Times New Roman" w:hAnsi="Calibri" w:cs="Calibri"/>
                <w:color w:val="000000"/>
                <w:lang w:eastAsia="en-AU"/>
              </w:rPr>
            </w:pPr>
            <w:ins w:id="180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71" w:author="KIM, Jason" w:date="2019-04-02T13:39:00Z"/>
                <w:rFonts w:ascii="Calibri" w:eastAsia="Times New Roman" w:hAnsi="Calibri" w:cs="Calibri"/>
                <w:color w:val="000000"/>
                <w:lang w:eastAsia="en-AU"/>
              </w:rPr>
            </w:pPr>
            <w:ins w:id="18072" w:author="KIM, Jason" w:date="2019-04-02T13:39:00Z">
              <w:r w:rsidRPr="0056388D">
                <w:rPr>
                  <w:rFonts w:ascii="Calibri" w:eastAsia="Times New Roman" w:hAnsi="Calibri" w:cs="Calibri"/>
                  <w:color w:val="000000"/>
                  <w:lang w:eastAsia="en-AU"/>
                </w:rPr>
                <w:t>LLN1067</w:t>
              </w:r>
            </w:ins>
          </w:p>
        </w:tc>
        <w:tc>
          <w:tcPr>
            <w:tcW w:w="933" w:type="pct"/>
            <w:noWrap/>
            <w:hideMark/>
          </w:tcPr>
          <w:p w:rsidR="00110C18" w:rsidRPr="0056388D" w:rsidRDefault="00110C18" w:rsidP="00063728">
            <w:pPr>
              <w:rPr>
                <w:ins w:id="18073" w:author="KIM, Jason" w:date="2019-04-02T13:39:00Z"/>
                <w:rFonts w:ascii="Calibri" w:eastAsia="Times New Roman" w:hAnsi="Calibri" w:cs="Calibri"/>
                <w:color w:val="000000"/>
                <w:lang w:eastAsia="en-AU"/>
              </w:rPr>
            </w:pPr>
            <w:ins w:id="180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75" w:author="KIM, Jason" w:date="2019-04-02T13:39:00Z"/>
                <w:rFonts w:ascii="Calibri" w:eastAsia="Times New Roman" w:hAnsi="Calibri" w:cs="Calibri"/>
                <w:color w:val="000000"/>
                <w:lang w:eastAsia="en-AU"/>
              </w:rPr>
            </w:pPr>
            <w:ins w:id="18076" w:author="KIM, Jason" w:date="2019-04-02T13:39:00Z">
              <w:r w:rsidRPr="0056388D">
                <w:rPr>
                  <w:rFonts w:ascii="Calibri" w:eastAsia="Times New Roman" w:hAnsi="Calibri" w:cs="Calibri"/>
                  <w:color w:val="000000"/>
                  <w:lang w:eastAsia="en-AU"/>
                </w:rPr>
                <w:t>Chainage 1924</w:t>
              </w:r>
            </w:ins>
          </w:p>
        </w:tc>
        <w:tc>
          <w:tcPr>
            <w:tcW w:w="764" w:type="pct"/>
            <w:noWrap/>
            <w:hideMark/>
          </w:tcPr>
          <w:p w:rsidR="00110C18" w:rsidRPr="0056388D" w:rsidRDefault="00110C18" w:rsidP="00063728">
            <w:pPr>
              <w:jc w:val="right"/>
              <w:rPr>
                <w:ins w:id="18077" w:author="KIM, Jason" w:date="2019-04-02T13:39:00Z"/>
                <w:rFonts w:ascii="Calibri" w:eastAsia="Times New Roman" w:hAnsi="Calibri" w:cs="Calibri"/>
                <w:color w:val="000000"/>
                <w:lang w:eastAsia="en-AU"/>
              </w:rPr>
            </w:pPr>
            <w:ins w:id="180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79" w:author="KIM, Jason" w:date="2019-04-02T13:39:00Z"/>
        </w:trPr>
        <w:tc>
          <w:tcPr>
            <w:tcW w:w="708" w:type="pct"/>
            <w:vMerge/>
            <w:hideMark/>
          </w:tcPr>
          <w:p w:rsidR="00110C18" w:rsidRPr="0056388D" w:rsidRDefault="00110C18" w:rsidP="00063728">
            <w:pPr>
              <w:rPr>
                <w:ins w:id="180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81" w:author="KIM, Jason" w:date="2019-04-02T13:39:00Z"/>
                <w:rFonts w:ascii="Calibri" w:eastAsia="Times New Roman" w:hAnsi="Calibri" w:cs="Calibri"/>
                <w:color w:val="000000"/>
                <w:lang w:eastAsia="en-AU"/>
              </w:rPr>
            </w:pPr>
            <w:ins w:id="18082"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83" w:author="KIM, Jason" w:date="2019-04-02T13:39:00Z"/>
                <w:rFonts w:ascii="Calibri" w:eastAsia="Times New Roman" w:hAnsi="Calibri" w:cs="Calibri"/>
                <w:color w:val="000000"/>
                <w:lang w:eastAsia="en-AU"/>
              </w:rPr>
            </w:pPr>
            <w:ins w:id="180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85" w:author="KIM, Jason" w:date="2019-04-02T13:39:00Z"/>
                <w:rFonts w:ascii="Calibri" w:eastAsia="Times New Roman" w:hAnsi="Calibri" w:cs="Calibri"/>
                <w:color w:val="000000"/>
                <w:lang w:eastAsia="en-AU"/>
              </w:rPr>
            </w:pPr>
            <w:ins w:id="18086" w:author="KIM, Jason" w:date="2019-04-02T13:39:00Z">
              <w:r w:rsidRPr="0056388D">
                <w:rPr>
                  <w:rFonts w:ascii="Calibri" w:eastAsia="Times New Roman" w:hAnsi="Calibri" w:cs="Calibri"/>
                  <w:color w:val="000000"/>
                  <w:lang w:eastAsia="en-AU"/>
                </w:rPr>
                <w:t>LLN1068</w:t>
              </w:r>
            </w:ins>
          </w:p>
        </w:tc>
        <w:tc>
          <w:tcPr>
            <w:tcW w:w="933" w:type="pct"/>
            <w:noWrap/>
            <w:hideMark/>
          </w:tcPr>
          <w:p w:rsidR="00110C18" w:rsidRPr="0056388D" w:rsidRDefault="00110C18" w:rsidP="00063728">
            <w:pPr>
              <w:rPr>
                <w:ins w:id="18087" w:author="KIM, Jason" w:date="2019-04-02T13:39:00Z"/>
                <w:rFonts w:ascii="Calibri" w:eastAsia="Times New Roman" w:hAnsi="Calibri" w:cs="Calibri"/>
                <w:color w:val="000000"/>
                <w:lang w:eastAsia="en-AU"/>
              </w:rPr>
            </w:pPr>
            <w:ins w:id="180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89" w:author="KIM, Jason" w:date="2019-04-02T13:39:00Z"/>
                <w:rFonts w:ascii="Calibri" w:eastAsia="Times New Roman" w:hAnsi="Calibri" w:cs="Calibri"/>
                <w:color w:val="000000"/>
                <w:lang w:eastAsia="en-AU"/>
              </w:rPr>
            </w:pPr>
            <w:ins w:id="18090" w:author="KIM, Jason" w:date="2019-04-02T13:39:00Z">
              <w:r w:rsidRPr="0056388D">
                <w:rPr>
                  <w:rFonts w:ascii="Calibri" w:eastAsia="Times New Roman" w:hAnsi="Calibri" w:cs="Calibri"/>
                  <w:color w:val="000000"/>
                  <w:lang w:eastAsia="en-AU"/>
                </w:rPr>
                <w:t>Chainage 1934</w:t>
              </w:r>
            </w:ins>
          </w:p>
        </w:tc>
        <w:tc>
          <w:tcPr>
            <w:tcW w:w="764" w:type="pct"/>
            <w:noWrap/>
            <w:hideMark/>
          </w:tcPr>
          <w:p w:rsidR="00110C18" w:rsidRPr="0056388D" w:rsidRDefault="00110C18" w:rsidP="00063728">
            <w:pPr>
              <w:jc w:val="right"/>
              <w:rPr>
                <w:ins w:id="18091" w:author="KIM, Jason" w:date="2019-04-02T13:39:00Z"/>
                <w:rFonts w:ascii="Calibri" w:eastAsia="Times New Roman" w:hAnsi="Calibri" w:cs="Calibri"/>
                <w:color w:val="000000"/>
                <w:lang w:eastAsia="en-AU"/>
              </w:rPr>
            </w:pPr>
            <w:ins w:id="18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93" w:author="KIM, Jason" w:date="2019-04-02T13:39:00Z"/>
        </w:trPr>
        <w:tc>
          <w:tcPr>
            <w:tcW w:w="708" w:type="pct"/>
            <w:vMerge/>
            <w:hideMark/>
          </w:tcPr>
          <w:p w:rsidR="00110C18" w:rsidRPr="0056388D" w:rsidRDefault="00110C18" w:rsidP="00063728">
            <w:pPr>
              <w:rPr>
                <w:ins w:id="180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95" w:author="KIM, Jason" w:date="2019-04-02T13:39:00Z"/>
                <w:rFonts w:ascii="Calibri" w:eastAsia="Times New Roman" w:hAnsi="Calibri" w:cs="Calibri"/>
                <w:color w:val="000000"/>
                <w:lang w:eastAsia="en-AU"/>
              </w:rPr>
            </w:pPr>
            <w:ins w:id="18096"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97" w:author="KIM, Jason" w:date="2019-04-02T13:39:00Z"/>
                <w:rFonts w:ascii="Calibri" w:eastAsia="Times New Roman" w:hAnsi="Calibri" w:cs="Calibri"/>
                <w:color w:val="000000"/>
                <w:lang w:eastAsia="en-AU"/>
              </w:rPr>
            </w:pPr>
            <w:ins w:id="180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99" w:author="KIM, Jason" w:date="2019-04-02T13:39:00Z"/>
                <w:rFonts w:ascii="Calibri" w:eastAsia="Times New Roman" w:hAnsi="Calibri" w:cs="Calibri"/>
                <w:color w:val="000000"/>
                <w:lang w:eastAsia="en-AU"/>
              </w:rPr>
            </w:pPr>
            <w:ins w:id="18100" w:author="KIM, Jason" w:date="2019-04-02T13:39:00Z">
              <w:r w:rsidRPr="0056388D">
                <w:rPr>
                  <w:rFonts w:ascii="Calibri" w:eastAsia="Times New Roman" w:hAnsi="Calibri" w:cs="Calibri"/>
                  <w:color w:val="000000"/>
                  <w:lang w:eastAsia="en-AU"/>
                </w:rPr>
                <w:t>LLN1069</w:t>
              </w:r>
            </w:ins>
          </w:p>
        </w:tc>
        <w:tc>
          <w:tcPr>
            <w:tcW w:w="933" w:type="pct"/>
            <w:noWrap/>
            <w:hideMark/>
          </w:tcPr>
          <w:p w:rsidR="00110C18" w:rsidRPr="0056388D" w:rsidRDefault="00110C18" w:rsidP="00063728">
            <w:pPr>
              <w:rPr>
                <w:ins w:id="18101" w:author="KIM, Jason" w:date="2019-04-02T13:39:00Z"/>
                <w:rFonts w:ascii="Calibri" w:eastAsia="Times New Roman" w:hAnsi="Calibri" w:cs="Calibri"/>
                <w:color w:val="000000"/>
                <w:lang w:eastAsia="en-AU"/>
              </w:rPr>
            </w:pPr>
            <w:ins w:id="181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03" w:author="KIM, Jason" w:date="2019-04-02T13:39:00Z"/>
                <w:rFonts w:ascii="Calibri" w:eastAsia="Times New Roman" w:hAnsi="Calibri" w:cs="Calibri"/>
                <w:color w:val="000000"/>
                <w:lang w:eastAsia="en-AU"/>
              </w:rPr>
            </w:pPr>
            <w:ins w:id="18104" w:author="KIM, Jason" w:date="2019-04-02T13:39:00Z">
              <w:r w:rsidRPr="0056388D">
                <w:rPr>
                  <w:rFonts w:ascii="Calibri" w:eastAsia="Times New Roman" w:hAnsi="Calibri" w:cs="Calibri"/>
                  <w:color w:val="000000"/>
                  <w:lang w:eastAsia="en-AU"/>
                </w:rPr>
                <w:t>Chainage 1943</w:t>
              </w:r>
            </w:ins>
          </w:p>
        </w:tc>
        <w:tc>
          <w:tcPr>
            <w:tcW w:w="764" w:type="pct"/>
            <w:noWrap/>
            <w:hideMark/>
          </w:tcPr>
          <w:p w:rsidR="00110C18" w:rsidRPr="0056388D" w:rsidRDefault="00110C18" w:rsidP="00063728">
            <w:pPr>
              <w:jc w:val="right"/>
              <w:rPr>
                <w:ins w:id="18105" w:author="KIM, Jason" w:date="2019-04-02T13:39:00Z"/>
                <w:rFonts w:ascii="Calibri" w:eastAsia="Times New Roman" w:hAnsi="Calibri" w:cs="Calibri"/>
                <w:color w:val="000000"/>
                <w:lang w:eastAsia="en-AU"/>
              </w:rPr>
            </w:pPr>
            <w:ins w:id="18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07" w:author="KIM, Jason" w:date="2019-04-02T13:39:00Z"/>
        </w:trPr>
        <w:tc>
          <w:tcPr>
            <w:tcW w:w="708" w:type="pct"/>
            <w:vMerge/>
            <w:hideMark/>
          </w:tcPr>
          <w:p w:rsidR="00110C18" w:rsidRPr="0056388D" w:rsidRDefault="00110C18" w:rsidP="00063728">
            <w:pPr>
              <w:rPr>
                <w:ins w:id="181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09" w:author="KIM, Jason" w:date="2019-04-02T13:39:00Z"/>
                <w:rFonts w:ascii="Calibri" w:eastAsia="Times New Roman" w:hAnsi="Calibri" w:cs="Calibri"/>
                <w:color w:val="000000"/>
                <w:lang w:eastAsia="en-AU"/>
              </w:rPr>
            </w:pPr>
            <w:ins w:id="18110"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11" w:author="KIM, Jason" w:date="2019-04-02T13:39:00Z"/>
                <w:rFonts w:ascii="Calibri" w:eastAsia="Times New Roman" w:hAnsi="Calibri" w:cs="Calibri"/>
                <w:color w:val="000000"/>
                <w:lang w:eastAsia="en-AU"/>
              </w:rPr>
            </w:pPr>
            <w:ins w:id="181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13" w:author="KIM, Jason" w:date="2019-04-02T13:39:00Z"/>
                <w:rFonts w:ascii="Calibri" w:eastAsia="Times New Roman" w:hAnsi="Calibri" w:cs="Calibri"/>
                <w:color w:val="000000"/>
                <w:lang w:eastAsia="en-AU"/>
              </w:rPr>
            </w:pPr>
            <w:ins w:id="18114" w:author="KIM, Jason" w:date="2019-04-02T13:39:00Z">
              <w:r w:rsidRPr="0056388D">
                <w:rPr>
                  <w:rFonts w:ascii="Calibri" w:eastAsia="Times New Roman" w:hAnsi="Calibri" w:cs="Calibri"/>
                  <w:color w:val="000000"/>
                  <w:lang w:eastAsia="en-AU"/>
                </w:rPr>
                <w:t>LLN1070</w:t>
              </w:r>
            </w:ins>
          </w:p>
        </w:tc>
        <w:tc>
          <w:tcPr>
            <w:tcW w:w="933" w:type="pct"/>
            <w:noWrap/>
            <w:hideMark/>
          </w:tcPr>
          <w:p w:rsidR="00110C18" w:rsidRPr="0056388D" w:rsidRDefault="00110C18" w:rsidP="00063728">
            <w:pPr>
              <w:rPr>
                <w:ins w:id="18115" w:author="KIM, Jason" w:date="2019-04-02T13:39:00Z"/>
                <w:rFonts w:ascii="Calibri" w:eastAsia="Times New Roman" w:hAnsi="Calibri" w:cs="Calibri"/>
                <w:color w:val="000000"/>
                <w:lang w:eastAsia="en-AU"/>
              </w:rPr>
            </w:pPr>
            <w:ins w:id="181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17" w:author="KIM, Jason" w:date="2019-04-02T13:39:00Z"/>
                <w:rFonts w:ascii="Calibri" w:eastAsia="Times New Roman" w:hAnsi="Calibri" w:cs="Calibri"/>
                <w:color w:val="000000"/>
                <w:lang w:eastAsia="en-AU"/>
              </w:rPr>
            </w:pPr>
            <w:ins w:id="18118" w:author="KIM, Jason" w:date="2019-04-02T13:39:00Z">
              <w:r w:rsidRPr="0056388D">
                <w:rPr>
                  <w:rFonts w:ascii="Calibri" w:eastAsia="Times New Roman" w:hAnsi="Calibri" w:cs="Calibri"/>
                  <w:color w:val="000000"/>
                  <w:lang w:eastAsia="en-AU"/>
                </w:rPr>
                <w:t>Chainage 1953</w:t>
              </w:r>
            </w:ins>
          </w:p>
        </w:tc>
        <w:tc>
          <w:tcPr>
            <w:tcW w:w="764" w:type="pct"/>
            <w:noWrap/>
            <w:hideMark/>
          </w:tcPr>
          <w:p w:rsidR="00110C18" w:rsidRPr="0056388D" w:rsidRDefault="00110C18" w:rsidP="00063728">
            <w:pPr>
              <w:jc w:val="right"/>
              <w:rPr>
                <w:ins w:id="18119" w:author="KIM, Jason" w:date="2019-04-02T13:39:00Z"/>
                <w:rFonts w:ascii="Calibri" w:eastAsia="Times New Roman" w:hAnsi="Calibri" w:cs="Calibri"/>
                <w:color w:val="000000"/>
                <w:lang w:eastAsia="en-AU"/>
              </w:rPr>
            </w:pPr>
            <w:ins w:id="18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21" w:author="KIM, Jason" w:date="2019-04-02T13:39:00Z"/>
        </w:trPr>
        <w:tc>
          <w:tcPr>
            <w:tcW w:w="708" w:type="pct"/>
            <w:vMerge/>
            <w:hideMark/>
          </w:tcPr>
          <w:p w:rsidR="00110C18" w:rsidRPr="0056388D" w:rsidRDefault="00110C18" w:rsidP="00063728">
            <w:pPr>
              <w:rPr>
                <w:ins w:id="181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23" w:author="KIM, Jason" w:date="2019-04-02T13:39:00Z"/>
                <w:rFonts w:ascii="Calibri" w:eastAsia="Times New Roman" w:hAnsi="Calibri" w:cs="Calibri"/>
                <w:color w:val="000000"/>
                <w:lang w:eastAsia="en-AU"/>
              </w:rPr>
            </w:pPr>
            <w:ins w:id="18124"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25" w:author="KIM, Jason" w:date="2019-04-02T13:39:00Z"/>
                <w:rFonts w:ascii="Calibri" w:eastAsia="Times New Roman" w:hAnsi="Calibri" w:cs="Calibri"/>
                <w:color w:val="000000"/>
                <w:lang w:eastAsia="en-AU"/>
              </w:rPr>
            </w:pPr>
            <w:ins w:id="181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27" w:author="KIM, Jason" w:date="2019-04-02T13:39:00Z"/>
                <w:rFonts w:ascii="Calibri" w:eastAsia="Times New Roman" w:hAnsi="Calibri" w:cs="Calibri"/>
                <w:color w:val="000000"/>
                <w:lang w:eastAsia="en-AU"/>
              </w:rPr>
            </w:pPr>
            <w:ins w:id="18128" w:author="KIM, Jason" w:date="2019-04-02T13:39:00Z">
              <w:r w:rsidRPr="0056388D">
                <w:rPr>
                  <w:rFonts w:ascii="Calibri" w:eastAsia="Times New Roman" w:hAnsi="Calibri" w:cs="Calibri"/>
                  <w:color w:val="000000"/>
                  <w:lang w:eastAsia="en-AU"/>
                </w:rPr>
                <w:t>LLN1071</w:t>
              </w:r>
            </w:ins>
          </w:p>
        </w:tc>
        <w:tc>
          <w:tcPr>
            <w:tcW w:w="933" w:type="pct"/>
            <w:noWrap/>
            <w:hideMark/>
          </w:tcPr>
          <w:p w:rsidR="00110C18" w:rsidRPr="0056388D" w:rsidRDefault="00110C18" w:rsidP="00063728">
            <w:pPr>
              <w:rPr>
                <w:ins w:id="18129" w:author="KIM, Jason" w:date="2019-04-02T13:39:00Z"/>
                <w:rFonts w:ascii="Calibri" w:eastAsia="Times New Roman" w:hAnsi="Calibri" w:cs="Calibri"/>
                <w:color w:val="000000"/>
                <w:lang w:eastAsia="en-AU"/>
              </w:rPr>
            </w:pPr>
            <w:ins w:id="181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31" w:author="KIM, Jason" w:date="2019-04-02T13:39:00Z"/>
                <w:rFonts w:ascii="Calibri" w:eastAsia="Times New Roman" w:hAnsi="Calibri" w:cs="Calibri"/>
                <w:color w:val="000000"/>
                <w:lang w:eastAsia="en-AU"/>
              </w:rPr>
            </w:pPr>
            <w:ins w:id="18132" w:author="KIM, Jason" w:date="2019-04-02T13:39:00Z">
              <w:r w:rsidRPr="0056388D">
                <w:rPr>
                  <w:rFonts w:ascii="Calibri" w:eastAsia="Times New Roman" w:hAnsi="Calibri" w:cs="Calibri"/>
                  <w:color w:val="000000"/>
                  <w:lang w:eastAsia="en-AU"/>
                </w:rPr>
                <w:t>Chainage 1963</w:t>
              </w:r>
            </w:ins>
          </w:p>
        </w:tc>
        <w:tc>
          <w:tcPr>
            <w:tcW w:w="764" w:type="pct"/>
            <w:noWrap/>
            <w:hideMark/>
          </w:tcPr>
          <w:p w:rsidR="00110C18" w:rsidRPr="0056388D" w:rsidRDefault="00110C18" w:rsidP="00063728">
            <w:pPr>
              <w:jc w:val="right"/>
              <w:rPr>
                <w:ins w:id="18133" w:author="KIM, Jason" w:date="2019-04-02T13:39:00Z"/>
                <w:rFonts w:ascii="Calibri" w:eastAsia="Times New Roman" w:hAnsi="Calibri" w:cs="Calibri"/>
                <w:color w:val="000000"/>
                <w:lang w:eastAsia="en-AU"/>
              </w:rPr>
            </w:pPr>
            <w:ins w:id="18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35" w:author="KIM, Jason" w:date="2019-04-02T13:39:00Z"/>
        </w:trPr>
        <w:tc>
          <w:tcPr>
            <w:tcW w:w="708" w:type="pct"/>
            <w:vMerge/>
            <w:hideMark/>
          </w:tcPr>
          <w:p w:rsidR="00110C18" w:rsidRPr="0056388D" w:rsidRDefault="00110C18" w:rsidP="00063728">
            <w:pPr>
              <w:rPr>
                <w:ins w:id="18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37" w:author="KIM, Jason" w:date="2019-04-02T13:39:00Z"/>
                <w:rFonts w:ascii="Calibri" w:eastAsia="Times New Roman" w:hAnsi="Calibri" w:cs="Calibri"/>
                <w:color w:val="000000"/>
                <w:lang w:eastAsia="en-AU"/>
              </w:rPr>
            </w:pPr>
            <w:ins w:id="18138"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39" w:author="KIM, Jason" w:date="2019-04-02T13:39:00Z"/>
                <w:rFonts w:ascii="Calibri" w:eastAsia="Times New Roman" w:hAnsi="Calibri" w:cs="Calibri"/>
                <w:color w:val="000000"/>
                <w:lang w:eastAsia="en-AU"/>
              </w:rPr>
            </w:pPr>
            <w:ins w:id="181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41" w:author="KIM, Jason" w:date="2019-04-02T13:39:00Z"/>
                <w:rFonts w:ascii="Calibri" w:eastAsia="Times New Roman" w:hAnsi="Calibri" w:cs="Calibri"/>
                <w:color w:val="000000"/>
                <w:lang w:eastAsia="en-AU"/>
              </w:rPr>
            </w:pPr>
            <w:ins w:id="18142" w:author="KIM, Jason" w:date="2019-04-02T13:39:00Z">
              <w:r w:rsidRPr="0056388D">
                <w:rPr>
                  <w:rFonts w:ascii="Calibri" w:eastAsia="Times New Roman" w:hAnsi="Calibri" w:cs="Calibri"/>
                  <w:color w:val="000000"/>
                  <w:lang w:eastAsia="en-AU"/>
                </w:rPr>
                <w:t>LLN1072</w:t>
              </w:r>
            </w:ins>
          </w:p>
        </w:tc>
        <w:tc>
          <w:tcPr>
            <w:tcW w:w="933" w:type="pct"/>
            <w:noWrap/>
            <w:hideMark/>
          </w:tcPr>
          <w:p w:rsidR="00110C18" w:rsidRPr="0056388D" w:rsidRDefault="00110C18" w:rsidP="00063728">
            <w:pPr>
              <w:rPr>
                <w:ins w:id="18143" w:author="KIM, Jason" w:date="2019-04-02T13:39:00Z"/>
                <w:rFonts w:ascii="Calibri" w:eastAsia="Times New Roman" w:hAnsi="Calibri" w:cs="Calibri"/>
                <w:color w:val="000000"/>
                <w:lang w:eastAsia="en-AU"/>
              </w:rPr>
            </w:pPr>
            <w:ins w:id="181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45" w:author="KIM, Jason" w:date="2019-04-02T13:39:00Z"/>
                <w:rFonts w:ascii="Calibri" w:eastAsia="Times New Roman" w:hAnsi="Calibri" w:cs="Calibri"/>
                <w:color w:val="000000"/>
                <w:lang w:eastAsia="en-AU"/>
              </w:rPr>
            </w:pPr>
            <w:ins w:id="18146" w:author="KIM, Jason" w:date="2019-04-02T13:39:00Z">
              <w:r w:rsidRPr="0056388D">
                <w:rPr>
                  <w:rFonts w:ascii="Calibri" w:eastAsia="Times New Roman" w:hAnsi="Calibri" w:cs="Calibri"/>
                  <w:color w:val="000000"/>
                  <w:lang w:eastAsia="en-AU"/>
                </w:rPr>
                <w:t>Chainage 1972</w:t>
              </w:r>
            </w:ins>
          </w:p>
        </w:tc>
        <w:tc>
          <w:tcPr>
            <w:tcW w:w="764" w:type="pct"/>
            <w:noWrap/>
            <w:hideMark/>
          </w:tcPr>
          <w:p w:rsidR="00110C18" w:rsidRPr="0056388D" w:rsidRDefault="00110C18" w:rsidP="00063728">
            <w:pPr>
              <w:jc w:val="right"/>
              <w:rPr>
                <w:ins w:id="18147" w:author="KIM, Jason" w:date="2019-04-02T13:39:00Z"/>
                <w:rFonts w:ascii="Calibri" w:eastAsia="Times New Roman" w:hAnsi="Calibri" w:cs="Calibri"/>
                <w:color w:val="000000"/>
                <w:lang w:eastAsia="en-AU"/>
              </w:rPr>
            </w:pPr>
            <w:ins w:id="18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49" w:author="KIM, Jason" w:date="2019-04-02T13:39:00Z"/>
        </w:trPr>
        <w:tc>
          <w:tcPr>
            <w:tcW w:w="708" w:type="pct"/>
            <w:vMerge/>
            <w:hideMark/>
          </w:tcPr>
          <w:p w:rsidR="00110C18" w:rsidRPr="0056388D" w:rsidRDefault="00110C18" w:rsidP="00063728">
            <w:pPr>
              <w:rPr>
                <w:ins w:id="181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51" w:author="KIM, Jason" w:date="2019-04-02T13:39:00Z"/>
                <w:rFonts w:ascii="Calibri" w:eastAsia="Times New Roman" w:hAnsi="Calibri" w:cs="Calibri"/>
                <w:color w:val="000000"/>
                <w:lang w:eastAsia="en-AU"/>
              </w:rPr>
            </w:pPr>
            <w:ins w:id="18152"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53" w:author="KIM, Jason" w:date="2019-04-02T13:39:00Z"/>
                <w:rFonts w:ascii="Calibri" w:eastAsia="Times New Roman" w:hAnsi="Calibri" w:cs="Calibri"/>
                <w:color w:val="000000"/>
                <w:lang w:eastAsia="en-AU"/>
              </w:rPr>
            </w:pPr>
            <w:ins w:id="181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55" w:author="KIM, Jason" w:date="2019-04-02T13:39:00Z"/>
                <w:rFonts w:ascii="Calibri" w:eastAsia="Times New Roman" w:hAnsi="Calibri" w:cs="Calibri"/>
                <w:color w:val="000000"/>
                <w:lang w:eastAsia="en-AU"/>
              </w:rPr>
            </w:pPr>
            <w:ins w:id="18156" w:author="KIM, Jason" w:date="2019-04-02T13:39:00Z">
              <w:r w:rsidRPr="0056388D">
                <w:rPr>
                  <w:rFonts w:ascii="Calibri" w:eastAsia="Times New Roman" w:hAnsi="Calibri" w:cs="Calibri"/>
                  <w:color w:val="000000"/>
                  <w:lang w:eastAsia="en-AU"/>
                </w:rPr>
                <w:t>LLN1073</w:t>
              </w:r>
            </w:ins>
          </w:p>
        </w:tc>
        <w:tc>
          <w:tcPr>
            <w:tcW w:w="933" w:type="pct"/>
            <w:noWrap/>
            <w:hideMark/>
          </w:tcPr>
          <w:p w:rsidR="00110C18" w:rsidRPr="0056388D" w:rsidRDefault="00110C18" w:rsidP="00063728">
            <w:pPr>
              <w:rPr>
                <w:ins w:id="18157" w:author="KIM, Jason" w:date="2019-04-02T13:39:00Z"/>
                <w:rFonts w:ascii="Calibri" w:eastAsia="Times New Roman" w:hAnsi="Calibri" w:cs="Calibri"/>
                <w:color w:val="000000"/>
                <w:lang w:eastAsia="en-AU"/>
              </w:rPr>
            </w:pPr>
            <w:ins w:id="181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59" w:author="KIM, Jason" w:date="2019-04-02T13:39:00Z"/>
                <w:rFonts w:ascii="Calibri" w:eastAsia="Times New Roman" w:hAnsi="Calibri" w:cs="Calibri"/>
                <w:color w:val="000000"/>
                <w:lang w:eastAsia="en-AU"/>
              </w:rPr>
            </w:pPr>
            <w:ins w:id="18160" w:author="KIM, Jason" w:date="2019-04-02T13:39:00Z">
              <w:r w:rsidRPr="0056388D">
                <w:rPr>
                  <w:rFonts w:ascii="Calibri" w:eastAsia="Times New Roman" w:hAnsi="Calibri" w:cs="Calibri"/>
                  <w:color w:val="000000"/>
                  <w:lang w:eastAsia="en-AU"/>
                </w:rPr>
                <w:t>Chainage 1982</w:t>
              </w:r>
            </w:ins>
          </w:p>
        </w:tc>
        <w:tc>
          <w:tcPr>
            <w:tcW w:w="764" w:type="pct"/>
            <w:noWrap/>
            <w:hideMark/>
          </w:tcPr>
          <w:p w:rsidR="00110C18" w:rsidRPr="0056388D" w:rsidRDefault="00110C18" w:rsidP="00063728">
            <w:pPr>
              <w:jc w:val="right"/>
              <w:rPr>
                <w:ins w:id="18161" w:author="KIM, Jason" w:date="2019-04-02T13:39:00Z"/>
                <w:rFonts w:ascii="Calibri" w:eastAsia="Times New Roman" w:hAnsi="Calibri" w:cs="Calibri"/>
                <w:color w:val="000000"/>
                <w:lang w:eastAsia="en-AU"/>
              </w:rPr>
            </w:pPr>
            <w:ins w:id="18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63" w:author="KIM, Jason" w:date="2019-04-02T13:39:00Z"/>
        </w:trPr>
        <w:tc>
          <w:tcPr>
            <w:tcW w:w="708" w:type="pct"/>
            <w:vMerge/>
            <w:hideMark/>
          </w:tcPr>
          <w:p w:rsidR="00110C18" w:rsidRPr="0056388D" w:rsidRDefault="00110C18" w:rsidP="00063728">
            <w:pPr>
              <w:rPr>
                <w:ins w:id="181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65" w:author="KIM, Jason" w:date="2019-04-02T13:39:00Z"/>
                <w:rFonts w:ascii="Calibri" w:eastAsia="Times New Roman" w:hAnsi="Calibri" w:cs="Calibri"/>
                <w:color w:val="000000"/>
                <w:lang w:eastAsia="en-AU"/>
              </w:rPr>
            </w:pPr>
            <w:ins w:id="18166"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67" w:author="KIM, Jason" w:date="2019-04-02T13:39:00Z"/>
                <w:rFonts w:ascii="Calibri" w:eastAsia="Times New Roman" w:hAnsi="Calibri" w:cs="Calibri"/>
                <w:color w:val="000000"/>
                <w:lang w:eastAsia="en-AU"/>
              </w:rPr>
            </w:pPr>
            <w:ins w:id="181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69" w:author="KIM, Jason" w:date="2019-04-02T13:39:00Z"/>
                <w:rFonts w:ascii="Calibri" w:eastAsia="Times New Roman" w:hAnsi="Calibri" w:cs="Calibri"/>
                <w:color w:val="000000"/>
                <w:lang w:eastAsia="en-AU"/>
              </w:rPr>
            </w:pPr>
            <w:ins w:id="18170" w:author="KIM, Jason" w:date="2019-04-02T13:39:00Z">
              <w:r w:rsidRPr="0056388D">
                <w:rPr>
                  <w:rFonts w:ascii="Calibri" w:eastAsia="Times New Roman" w:hAnsi="Calibri" w:cs="Calibri"/>
                  <w:color w:val="000000"/>
                  <w:lang w:eastAsia="en-AU"/>
                </w:rPr>
                <w:t>LLN1074</w:t>
              </w:r>
            </w:ins>
          </w:p>
        </w:tc>
        <w:tc>
          <w:tcPr>
            <w:tcW w:w="933" w:type="pct"/>
            <w:noWrap/>
            <w:hideMark/>
          </w:tcPr>
          <w:p w:rsidR="00110C18" w:rsidRPr="0056388D" w:rsidRDefault="00110C18" w:rsidP="00063728">
            <w:pPr>
              <w:rPr>
                <w:ins w:id="18171" w:author="KIM, Jason" w:date="2019-04-02T13:39:00Z"/>
                <w:rFonts w:ascii="Calibri" w:eastAsia="Times New Roman" w:hAnsi="Calibri" w:cs="Calibri"/>
                <w:color w:val="000000"/>
                <w:lang w:eastAsia="en-AU"/>
              </w:rPr>
            </w:pPr>
            <w:ins w:id="181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73" w:author="KIM, Jason" w:date="2019-04-02T13:39:00Z"/>
                <w:rFonts w:ascii="Calibri" w:eastAsia="Times New Roman" w:hAnsi="Calibri" w:cs="Calibri"/>
                <w:color w:val="000000"/>
                <w:lang w:eastAsia="en-AU"/>
              </w:rPr>
            </w:pPr>
            <w:ins w:id="18174" w:author="KIM, Jason" w:date="2019-04-02T13:39:00Z">
              <w:r w:rsidRPr="0056388D">
                <w:rPr>
                  <w:rFonts w:ascii="Calibri" w:eastAsia="Times New Roman" w:hAnsi="Calibri" w:cs="Calibri"/>
                  <w:color w:val="000000"/>
                  <w:lang w:eastAsia="en-AU"/>
                </w:rPr>
                <w:t>Chainage 1992</w:t>
              </w:r>
            </w:ins>
          </w:p>
        </w:tc>
        <w:tc>
          <w:tcPr>
            <w:tcW w:w="764" w:type="pct"/>
            <w:noWrap/>
            <w:hideMark/>
          </w:tcPr>
          <w:p w:rsidR="00110C18" w:rsidRPr="0056388D" w:rsidRDefault="00110C18" w:rsidP="00063728">
            <w:pPr>
              <w:jc w:val="right"/>
              <w:rPr>
                <w:ins w:id="18175" w:author="KIM, Jason" w:date="2019-04-02T13:39:00Z"/>
                <w:rFonts w:ascii="Calibri" w:eastAsia="Times New Roman" w:hAnsi="Calibri" w:cs="Calibri"/>
                <w:color w:val="000000"/>
                <w:lang w:eastAsia="en-AU"/>
              </w:rPr>
            </w:pPr>
            <w:ins w:id="18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77" w:author="KIM, Jason" w:date="2019-04-02T13:39:00Z"/>
        </w:trPr>
        <w:tc>
          <w:tcPr>
            <w:tcW w:w="708" w:type="pct"/>
            <w:vMerge/>
            <w:hideMark/>
          </w:tcPr>
          <w:p w:rsidR="00110C18" w:rsidRPr="0056388D" w:rsidRDefault="00110C18" w:rsidP="00063728">
            <w:pPr>
              <w:rPr>
                <w:ins w:id="181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79" w:author="KIM, Jason" w:date="2019-04-02T13:39:00Z"/>
                <w:rFonts w:ascii="Calibri" w:eastAsia="Times New Roman" w:hAnsi="Calibri" w:cs="Calibri"/>
                <w:color w:val="000000"/>
                <w:lang w:eastAsia="en-AU"/>
              </w:rPr>
            </w:pPr>
            <w:ins w:id="18180"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81" w:author="KIM, Jason" w:date="2019-04-02T13:39:00Z"/>
                <w:rFonts w:ascii="Calibri" w:eastAsia="Times New Roman" w:hAnsi="Calibri" w:cs="Calibri"/>
                <w:color w:val="000000"/>
                <w:lang w:eastAsia="en-AU"/>
              </w:rPr>
            </w:pPr>
            <w:ins w:id="181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83" w:author="KIM, Jason" w:date="2019-04-02T13:39:00Z"/>
                <w:rFonts w:ascii="Calibri" w:eastAsia="Times New Roman" w:hAnsi="Calibri" w:cs="Calibri"/>
                <w:color w:val="000000"/>
                <w:lang w:eastAsia="en-AU"/>
              </w:rPr>
            </w:pPr>
            <w:ins w:id="18184" w:author="KIM, Jason" w:date="2019-04-02T13:39:00Z">
              <w:r w:rsidRPr="0056388D">
                <w:rPr>
                  <w:rFonts w:ascii="Calibri" w:eastAsia="Times New Roman" w:hAnsi="Calibri" w:cs="Calibri"/>
                  <w:color w:val="000000"/>
                  <w:lang w:eastAsia="en-AU"/>
                </w:rPr>
                <w:t>LLN1075</w:t>
              </w:r>
            </w:ins>
          </w:p>
        </w:tc>
        <w:tc>
          <w:tcPr>
            <w:tcW w:w="933" w:type="pct"/>
            <w:noWrap/>
            <w:hideMark/>
          </w:tcPr>
          <w:p w:rsidR="00110C18" w:rsidRPr="0056388D" w:rsidRDefault="00110C18" w:rsidP="00063728">
            <w:pPr>
              <w:rPr>
                <w:ins w:id="18185" w:author="KIM, Jason" w:date="2019-04-02T13:39:00Z"/>
                <w:rFonts w:ascii="Calibri" w:eastAsia="Times New Roman" w:hAnsi="Calibri" w:cs="Calibri"/>
                <w:color w:val="000000"/>
                <w:lang w:eastAsia="en-AU"/>
              </w:rPr>
            </w:pPr>
            <w:ins w:id="181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87" w:author="KIM, Jason" w:date="2019-04-02T13:39:00Z"/>
                <w:rFonts w:ascii="Calibri" w:eastAsia="Times New Roman" w:hAnsi="Calibri" w:cs="Calibri"/>
                <w:color w:val="000000"/>
                <w:lang w:eastAsia="en-AU"/>
              </w:rPr>
            </w:pPr>
            <w:ins w:id="18188" w:author="KIM, Jason" w:date="2019-04-02T13:39:00Z">
              <w:r w:rsidRPr="0056388D">
                <w:rPr>
                  <w:rFonts w:ascii="Calibri" w:eastAsia="Times New Roman" w:hAnsi="Calibri" w:cs="Calibri"/>
                  <w:color w:val="000000"/>
                  <w:lang w:eastAsia="en-AU"/>
                </w:rPr>
                <w:t>Chainage 2001</w:t>
              </w:r>
            </w:ins>
          </w:p>
        </w:tc>
        <w:tc>
          <w:tcPr>
            <w:tcW w:w="764" w:type="pct"/>
            <w:noWrap/>
            <w:hideMark/>
          </w:tcPr>
          <w:p w:rsidR="00110C18" w:rsidRPr="0056388D" w:rsidRDefault="00110C18" w:rsidP="00063728">
            <w:pPr>
              <w:jc w:val="right"/>
              <w:rPr>
                <w:ins w:id="18189" w:author="KIM, Jason" w:date="2019-04-02T13:39:00Z"/>
                <w:rFonts w:ascii="Calibri" w:eastAsia="Times New Roman" w:hAnsi="Calibri" w:cs="Calibri"/>
                <w:color w:val="000000"/>
                <w:lang w:eastAsia="en-AU"/>
              </w:rPr>
            </w:pPr>
            <w:ins w:id="18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91" w:author="KIM, Jason" w:date="2019-04-02T13:39:00Z"/>
        </w:trPr>
        <w:tc>
          <w:tcPr>
            <w:tcW w:w="708" w:type="pct"/>
            <w:vMerge/>
            <w:hideMark/>
          </w:tcPr>
          <w:p w:rsidR="00110C18" w:rsidRPr="0056388D" w:rsidRDefault="00110C18" w:rsidP="00063728">
            <w:pPr>
              <w:rPr>
                <w:ins w:id="181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93" w:author="KIM, Jason" w:date="2019-04-02T13:39:00Z"/>
                <w:rFonts w:ascii="Calibri" w:eastAsia="Times New Roman" w:hAnsi="Calibri" w:cs="Calibri"/>
                <w:color w:val="000000"/>
                <w:lang w:eastAsia="en-AU"/>
              </w:rPr>
            </w:pPr>
            <w:ins w:id="18194"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95" w:author="KIM, Jason" w:date="2019-04-02T13:39:00Z"/>
                <w:rFonts w:ascii="Calibri" w:eastAsia="Times New Roman" w:hAnsi="Calibri" w:cs="Calibri"/>
                <w:color w:val="000000"/>
                <w:lang w:eastAsia="en-AU"/>
              </w:rPr>
            </w:pPr>
            <w:ins w:id="181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97" w:author="KIM, Jason" w:date="2019-04-02T13:39:00Z"/>
                <w:rFonts w:ascii="Calibri" w:eastAsia="Times New Roman" w:hAnsi="Calibri" w:cs="Calibri"/>
                <w:color w:val="000000"/>
                <w:lang w:eastAsia="en-AU"/>
              </w:rPr>
            </w:pPr>
            <w:ins w:id="18198" w:author="KIM, Jason" w:date="2019-04-02T13:39:00Z">
              <w:r w:rsidRPr="0056388D">
                <w:rPr>
                  <w:rFonts w:ascii="Calibri" w:eastAsia="Times New Roman" w:hAnsi="Calibri" w:cs="Calibri"/>
                  <w:color w:val="000000"/>
                  <w:lang w:eastAsia="en-AU"/>
                </w:rPr>
                <w:t>LLN1076</w:t>
              </w:r>
            </w:ins>
          </w:p>
        </w:tc>
        <w:tc>
          <w:tcPr>
            <w:tcW w:w="933" w:type="pct"/>
            <w:noWrap/>
            <w:hideMark/>
          </w:tcPr>
          <w:p w:rsidR="00110C18" w:rsidRPr="0056388D" w:rsidRDefault="00110C18" w:rsidP="00063728">
            <w:pPr>
              <w:rPr>
                <w:ins w:id="18199" w:author="KIM, Jason" w:date="2019-04-02T13:39:00Z"/>
                <w:rFonts w:ascii="Calibri" w:eastAsia="Times New Roman" w:hAnsi="Calibri" w:cs="Calibri"/>
                <w:color w:val="000000"/>
                <w:lang w:eastAsia="en-AU"/>
              </w:rPr>
            </w:pPr>
            <w:ins w:id="182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201" w:author="KIM, Jason" w:date="2019-04-02T13:39:00Z"/>
                <w:rFonts w:ascii="Calibri" w:eastAsia="Times New Roman" w:hAnsi="Calibri" w:cs="Calibri"/>
                <w:color w:val="000000"/>
                <w:lang w:eastAsia="en-AU"/>
              </w:rPr>
            </w:pPr>
            <w:ins w:id="18202" w:author="KIM, Jason" w:date="2019-04-02T13:39:00Z">
              <w:r w:rsidRPr="0056388D">
                <w:rPr>
                  <w:rFonts w:ascii="Calibri" w:eastAsia="Times New Roman" w:hAnsi="Calibri" w:cs="Calibri"/>
                  <w:color w:val="000000"/>
                  <w:lang w:eastAsia="en-AU"/>
                </w:rPr>
                <w:t>Chainage 2011</w:t>
              </w:r>
            </w:ins>
          </w:p>
        </w:tc>
        <w:tc>
          <w:tcPr>
            <w:tcW w:w="764" w:type="pct"/>
            <w:noWrap/>
            <w:hideMark/>
          </w:tcPr>
          <w:p w:rsidR="00110C18" w:rsidRPr="0056388D" w:rsidRDefault="00110C18" w:rsidP="00063728">
            <w:pPr>
              <w:jc w:val="right"/>
              <w:rPr>
                <w:ins w:id="18203" w:author="KIM, Jason" w:date="2019-04-02T13:39:00Z"/>
                <w:rFonts w:ascii="Calibri" w:eastAsia="Times New Roman" w:hAnsi="Calibri" w:cs="Calibri"/>
                <w:color w:val="000000"/>
                <w:lang w:eastAsia="en-AU"/>
              </w:rPr>
            </w:pPr>
            <w:ins w:id="18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05" w:author="KIM, Jason" w:date="2019-04-02T13:39:00Z"/>
        </w:trPr>
        <w:tc>
          <w:tcPr>
            <w:tcW w:w="708" w:type="pct"/>
            <w:vMerge w:val="restart"/>
            <w:noWrap/>
            <w:hideMark/>
          </w:tcPr>
          <w:p w:rsidR="00110C18" w:rsidRPr="0056388D" w:rsidRDefault="00110C18" w:rsidP="00063728">
            <w:pPr>
              <w:rPr>
                <w:ins w:id="18206" w:author="KIM, Jason" w:date="2019-04-02T13:39:00Z"/>
                <w:rFonts w:ascii="Calibri" w:eastAsia="Times New Roman" w:hAnsi="Calibri" w:cs="Calibri"/>
                <w:color w:val="000000"/>
                <w:lang w:eastAsia="en-AU"/>
              </w:rPr>
            </w:pPr>
            <w:ins w:id="18207" w:author="KIM, Jason" w:date="2019-04-02T13:39:00Z">
              <w:r w:rsidRPr="0056388D">
                <w:rPr>
                  <w:rFonts w:ascii="Calibri" w:eastAsia="Times New Roman" w:hAnsi="Calibri" w:cs="Calibri"/>
                  <w:color w:val="000000"/>
                  <w:lang w:eastAsia="en-AU"/>
                </w:rPr>
                <w:t>LLE10K71</w:t>
              </w:r>
            </w:ins>
          </w:p>
        </w:tc>
        <w:tc>
          <w:tcPr>
            <w:tcW w:w="605" w:type="pct"/>
            <w:noWrap/>
            <w:hideMark/>
          </w:tcPr>
          <w:p w:rsidR="00110C18" w:rsidRPr="0056388D" w:rsidRDefault="00110C18" w:rsidP="00063728">
            <w:pPr>
              <w:rPr>
                <w:ins w:id="18208" w:author="KIM, Jason" w:date="2019-04-02T13:39:00Z"/>
                <w:rFonts w:ascii="Calibri" w:eastAsia="Times New Roman" w:hAnsi="Calibri" w:cs="Calibri"/>
                <w:color w:val="000000"/>
                <w:lang w:eastAsia="en-AU"/>
              </w:rPr>
            </w:pPr>
            <w:ins w:id="18209"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10" w:author="KIM, Jason" w:date="2019-04-02T13:39:00Z"/>
                <w:rFonts w:ascii="Calibri" w:eastAsia="Times New Roman" w:hAnsi="Calibri" w:cs="Calibri"/>
                <w:color w:val="000000"/>
                <w:lang w:eastAsia="en-AU"/>
              </w:rPr>
            </w:pPr>
            <w:ins w:id="182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12" w:author="KIM, Jason" w:date="2019-04-02T13:39:00Z"/>
                <w:rFonts w:ascii="Calibri" w:eastAsia="Times New Roman" w:hAnsi="Calibri" w:cs="Calibri"/>
                <w:color w:val="000000"/>
                <w:lang w:eastAsia="en-AU"/>
              </w:rPr>
            </w:pPr>
            <w:ins w:id="18213" w:author="KIM, Jason" w:date="2019-04-02T13:39:00Z">
              <w:r w:rsidRPr="0056388D">
                <w:rPr>
                  <w:rFonts w:ascii="Calibri" w:eastAsia="Times New Roman" w:hAnsi="Calibri" w:cs="Calibri"/>
                  <w:color w:val="000000"/>
                  <w:lang w:eastAsia="en-AU"/>
                </w:rPr>
                <w:t>LLS2102</w:t>
              </w:r>
            </w:ins>
          </w:p>
        </w:tc>
        <w:tc>
          <w:tcPr>
            <w:tcW w:w="933" w:type="pct"/>
            <w:noWrap/>
            <w:hideMark/>
          </w:tcPr>
          <w:p w:rsidR="00110C18" w:rsidRPr="0056388D" w:rsidRDefault="00110C18" w:rsidP="00063728">
            <w:pPr>
              <w:rPr>
                <w:ins w:id="18214" w:author="KIM, Jason" w:date="2019-04-02T13:39:00Z"/>
                <w:rFonts w:ascii="Calibri" w:eastAsia="Times New Roman" w:hAnsi="Calibri" w:cs="Calibri"/>
                <w:color w:val="000000"/>
                <w:lang w:eastAsia="en-AU"/>
              </w:rPr>
            </w:pPr>
            <w:ins w:id="182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16" w:author="KIM, Jason" w:date="2019-04-02T13:39:00Z"/>
                <w:rFonts w:ascii="Calibri" w:eastAsia="Times New Roman" w:hAnsi="Calibri" w:cs="Calibri"/>
                <w:color w:val="000000"/>
                <w:lang w:eastAsia="en-AU"/>
              </w:rPr>
            </w:pPr>
            <w:ins w:id="18217" w:author="KIM, Jason" w:date="2019-04-02T13:39:00Z">
              <w:r w:rsidRPr="0056388D">
                <w:rPr>
                  <w:rFonts w:ascii="Calibri" w:eastAsia="Times New Roman" w:hAnsi="Calibri" w:cs="Calibri"/>
                  <w:color w:val="000000"/>
                  <w:lang w:eastAsia="en-AU"/>
                </w:rPr>
                <w:t>Chainage 2038</w:t>
              </w:r>
            </w:ins>
          </w:p>
        </w:tc>
        <w:tc>
          <w:tcPr>
            <w:tcW w:w="764" w:type="pct"/>
            <w:noWrap/>
            <w:hideMark/>
          </w:tcPr>
          <w:p w:rsidR="00110C18" w:rsidRPr="0056388D" w:rsidRDefault="00110C18" w:rsidP="00063728">
            <w:pPr>
              <w:jc w:val="right"/>
              <w:rPr>
                <w:ins w:id="18218" w:author="KIM, Jason" w:date="2019-04-02T13:39:00Z"/>
                <w:rFonts w:ascii="Calibri" w:eastAsia="Times New Roman" w:hAnsi="Calibri" w:cs="Calibri"/>
                <w:color w:val="000000"/>
                <w:lang w:eastAsia="en-AU"/>
              </w:rPr>
            </w:pPr>
            <w:ins w:id="182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20" w:author="KIM, Jason" w:date="2019-04-02T13:39:00Z"/>
        </w:trPr>
        <w:tc>
          <w:tcPr>
            <w:tcW w:w="708" w:type="pct"/>
            <w:vMerge/>
            <w:hideMark/>
          </w:tcPr>
          <w:p w:rsidR="00110C18" w:rsidRPr="0056388D" w:rsidRDefault="00110C18" w:rsidP="00063728">
            <w:pPr>
              <w:rPr>
                <w:ins w:id="182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22" w:author="KIM, Jason" w:date="2019-04-02T13:39:00Z"/>
                <w:rFonts w:ascii="Calibri" w:eastAsia="Times New Roman" w:hAnsi="Calibri" w:cs="Calibri"/>
                <w:color w:val="000000"/>
                <w:lang w:eastAsia="en-AU"/>
              </w:rPr>
            </w:pPr>
            <w:ins w:id="18223"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24" w:author="KIM, Jason" w:date="2019-04-02T13:39:00Z"/>
                <w:rFonts w:ascii="Calibri" w:eastAsia="Times New Roman" w:hAnsi="Calibri" w:cs="Calibri"/>
                <w:color w:val="000000"/>
                <w:lang w:eastAsia="en-AU"/>
              </w:rPr>
            </w:pPr>
            <w:ins w:id="182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26" w:author="KIM, Jason" w:date="2019-04-02T13:39:00Z"/>
                <w:rFonts w:ascii="Calibri" w:eastAsia="Times New Roman" w:hAnsi="Calibri" w:cs="Calibri"/>
                <w:color w:val="000000"/>
                <w:lang w:eastAsia="en-AU"/>
              </w:rPr>
            </w:pPr>
            <w:ins w:id="18227" w:author="KIM, Jason" w:date="2019-04-02T13:39:00Z">
              <w:r w:rsidRPr="0056388D">
                <w:rPr>
                  <w:rFonts w:ascii="Calibri" w:eastAsia="Times New Roman" w:hAnsi="Calibri" w:cs="Calibri"/>
                  <w:color w:val="000000"/>
                  <w:lang w:eastAsia="en-AU"/>
                </w:rPr>
                <w:t>LLS2103</w:t>
              </w:r>
            </w:ins>
          </w:p>
        </w:tc>
        <w:tc>
          <w:tcPr>
            <w:tcW w:w="933" w:type="pct"/>
            <w:noWrap/>
            <w:hideMark/>
          </w:tcPr>
          <w:p w:rsidR="00110C18" w:rsidRPr="0056388D" w:rsidRDefault="00110C18" w:rsidP="00063728">
            <w:pPr>
              <w:rPr>
                <w:ins w:id="18228" w:author="KIM, Jason" w:date="2019-04-02T13:39:00Z"/>
                <w:rFonts w:ascii="Calibri" w:eastAsia="Times New Roman" w:hAnsi="Calibri" w:cs="Calibri"/>
                <w:color w:val="000000"/>
                <w:lang w:eastAsia="en-AU"/>
              </w:rPr>
            </w:pPr>
            <w:ins w:id="182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30" w:author="KIM, Jason" w:date="2019-04-02T13:39:00Z"/>
                <w:rFonts w:ascii="Calibri" w:eastAsia="Times New Roman" w:hAnsi="Calibri" w:cs="Calibri"/>
                <w:color w:val="000000"/>
                <w:lang w:eastAsia="en-AU"/>
              </w:rPr>
            </w:pPr>
            <w:ins w:id="18231" w:author="KIM, Jason" w:date="2019-04-02T13:39:00Z">
              <w:r w:rsidRPr="0056388D">
                <w:rPr>
                  <w:rFonts w:ascii="Calibri" w:eastAsia="Times New Roman" w:hAnsi="Calibri" w:cs="Calibri"/>
                  <w:color w:val="000000"/>
                  <w:lang w:eastAsia="en-AU"/>
                </w:rPr>
                <w:t>Chainage 2047</w:t>
              </w:r>
            </w:ins>
          </w:p>
        </w:tc>
        <w:tc>
          <w:tcPr>
            <w:tcW w:w="764" w:type="pct"/>
            <w:noWrap/>
            <w:hideMark/>
          </w:tcPr>
          <w:p w:rsidR="00110C18" w:rsidRPr="0056388D" w:rsidRDefault="00110C18" w:rsidP="00063728">
            <w:pPr>
              <w:jc w:val="right"/>
              <w:rPr>
                <w:ins w:id="18232" w:author="KIM, Jason" w:date="2019-04-02T13:39:00Z"/>
                <w:rFonts w:ascii="Calibri" w:eastAsia="Times New Roman" w:hAnsi="Calibri" w:cs="Calibri"/>
                <w:color w:val="000000"/>
                <w:lang w:eastAsia="en-AU"/>
              </w:rPr>
            </w:pPr>
            <w:ins w:id="18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34" w:author="KIM, Jason" w:date="2019-04-02T13:39:00Z"/>
        </w:trPr>
        <w:tc>
          <w:tcPr>
            <w:tcW w:w="708" w:type="pct"/>
            <w:vMerge/>
            <w:hideMark/>
          </w:tcPr>
          <w:p w:rsidR="00110C18" w:rsidRPr="0056388D" w:rsidRDefault="00110C18" w:rsidP="00063728">
            <w:pPr>
              <w:rPr>
                <w:ins w:id="182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36" w:author="KIM, Jason" w:date="2019-04-02T13:39:00Z"/>
                <w:rFonts w:ascii="Calibri" w:eastAsia="Times New Roman" w:hAnsi="Calibri" w:cs="Calibri"/>
                <w:color w:val="000000"/>
                <w:lang w:eastAsia="en-AU"/>
              </w:rPr>
            </w:pPr>
            <w:ins w:id="18237"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38" w:author="KIM, Jason" w:date="2019-04-02T13:39:00Z"/>
                <w:rFonts w:ascii="Calibri" w:eastAsia="Times New Roman" w:hAnsi="Calibri" w:cs="Calibri"/>
                <w:color w:val="000000"/>
                <w:lang w:eastAsia="en-AU"/>
              </w:rPr>
            </w:pPr>
            <w:ins w:id="182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40" w:author="KIM, Jason" w:date="2019-04-02T13:39:00Z"/>
                <w:rFonts w:ascii="Calibri" w:eastAsia="Times New Roman" w:hAnsi="Calibri" w:cs="Calibri"/>
                <w:color w:val="000000"/>
                <w:lang w:eastAsia="en-AU"/>
              </w:rPr>
            </w:pPr>
            <w:ins w:id="18241" w:author="KIM, Jason" w:date="2019-04-02T13:39:00Z">
              <w:r w:rsidRPr="0056388D">
                <w:rPr>
                  <w:rFonts w:ascii="Calibri" w:eastAsia="Times New Roman" w:hAnsi="Calibri" w:cs="Calibri"/>
                  <w:color w:val="000000"/>
                  <w:lang w:eastAsia="en-AU"/>
                </w:rPr>
                <w:t>LLS2104</w:t>
              </w:r>
            </w:ins>
          </w:p>
        </w:tc>
        <w:tc>
          <w:tcPr>
            <w:tcW w:w="933" w:type="pct"/>
            <w:noWrap/>
            <w:hideMark/>
          </w:tcPr>
          <w:p w:rsidR="00110C18" w:rsidRPr="0056388D" w:rsidRDefault="00110C18" w:rsidP="00063728">
            <w:pPr>
              <w:rPr>
                <w:ins w:id="18242" w:author="KIM, Jason" w:date="2019-04-02T13:39:00Z"/>
                <w:rFonts w:ascii="Calibri" w:eastAsia="Times New Roman" w:hAnsi="Calibri" w:cs="Calibri"/>
                <w:color w:val="000000"/>
                <w:lang w:eastAsia="en-AU"/>
              </w:rPr>
            </w:pPr>
            <w:ins w:id="182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44" w:author="KIM, Jason" w:date="2019-04-02T13:39:00Z"/>
                <w:rFonts w:ascii="Calibri" w:eastAsia="Times New Roman" w:hAnsi="Calibri" w:cs="Calibri"/>
                <w:color w:val="000000"/>
                <w:lang w:eastAsia="en-AU"/>
              </w:rPr>
            </w:pPr>
            <w:ins w:id="18245" w:author="KIM, Jason" w:date="2019-04-02T13:39:00Z">
              <w:r w:rsidRPr="0056388D">
                <w:rPr>
                  <w:rFonts w:ascii="Calibri" w:eastAsia="Times New Roman" w:hAnsi="Calibri" w:cs="Calibri"/>
                  <w:color w:val="000000"/>
                  <w:lang w:eastAsia="en-AU"/>
                </w:rPr>
                <w:t>Chainage 2057</w:t>
              </w:r>
            </w:ins>
          </w:p>
        </w:tc>
        <w:tc>
          <w:tcPr>
            <w:tcW w:w="764" w:type="pct"/>
            <w:noWrap/>
            <w:hideMark/>
          </w:tcPr>
          <w:p w:rsidR="00110C18" w:rsidRPr="0056388D" w:rsidRDefault="00110C18" w:rsidP="00063728">
            <w:pPr>
              <w:jc w:val="right"/>
              <w:rPr>
                <w:ins w:id="18246" w:author="KIM, Jason" w:date="2019-04-02T13:39:00Z"/>
                <w:rFonts w:ascii="Calibri" w:eastAsia="Times New Roman" w:hAnsi="Calibri" w:cs="Calibri"/>
                <w:color w:val="000000"/>
                <w:lang w:eastAsia="en-AU"/>
              </w:rPr>
            </w:pPr>
            <w:ins w:id="18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48" w:author="KIM, Jason" w:date="2019-04-02T13:39:00Z"/>
        </w:trPr>
        <w:tc>
          <w:tcPr>
            <w:tcW w:w="708" w:type="pct"/>
            <w:vMerge/>
            <w:hideMark/>
          </w:tcPr>
          <w:p w:rsidR="00110C18" w:rsidRPr="0056388D" w:rsidRDefault="00110C18" w:rsidP="00063728">
            <w:pPr>
              <w:rPr>
                <w:ins w:id="182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50" w:author="KIM, Jason" w:date="2019-04-02T13:39:00Z"/>
                <w:rFonts w:ascii="Calibri" w:eastAsia="Times New Roman" w:hAnsi="Calibri" w:cs="Calibri"/>
                <w:color w:val="000000"/>
                <w:lang w:eastAsia="en-AU"/>
              </w:rPr>
            </w:pPr>
            <w:ins w:id="18251"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52" w:author="KIM, Jason" w:date="2019-04-02T13:39:00Z"/>
                <w:rFonts w:ascii="Calibri" w:eastAsia="Times New Roman" w:hAnsi="Calibri" w:cs="Calibri"/>
                <w:color w:val="000000"/>
                <w:lang w:eastAsia="en-AU"/>
              </w:rPr>
            </w:pPr>
            <w:ins w:id="182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54" w:author="KIM, Jason" w:date="2019-04-02T13:39:00Z"/>
                <w:rFonts w:ascii="Calibri" w:eastAsia="Times New Roman" w:hAnsi="Calibri" w:cs="Calibri"/>
                <w:color w:val="000000"/>
                <w:lang w:eastAsia="en-AU"/>
              </w:rPr>
            </w:pPr>
            <w:ins w:id="18255" w:author="KIM, Jason" w:date="2019-04-02T13:39:00Z">
              <w:r w:rsidRPr="0056388D">
                <w:rPr>
                  <w:rFonts w:ascii="Calibri" w:eastAsia="Times New Roman" w:hAnsi="Calibri" w:cs="Calibri"/>
                  <w:color w:val="000000"/>
                  <w:lang w:eastAsia="en-AU"/>
                </w:rPr>
                <w:t>LLS2105</w:t>
              </w:r>
            </w:ins>
          </w:p>
        </w:tc>
        <w:tc>
          <w:tcPr>
            <w:tcW w:w="933" w:type="pct"/>
            <w:noWrap/>
            <w:hideMark/>
          </w:tcPr>
          <w:p w:rsidR="00110C18" w:rsidRPr="0056388D" w:rsidRDefault="00110C18" w:rsidP="00063728">
            <w:pPr>
              <w:rPr>
                <w:ins w:id="18256" w:author="KIM, Jason" w:date="2019-04-02T13:39:00Z"/>
                <w:rFonts w:ascii="Calibri" w:eastAsia="Times New Roman" w:hAnsi="Calibri" w:cs="Calibri"/>
                <w:color w:val="000000"/>
                <w:lang w:eastAsia="en-AU"/>
              </w:rPr>
            </w:pPr>
            <w:ins w:id="182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58" w:author="KIM, Jason" w:date="2019-04-02T13:39:00Z"/>
                <w:rFonts w:ascii="Calibri" w:eastAsia="Times New Roman" w:hAnsi="Calibri" w:cs="Calibri"/>
                <w:color w:val="000000"/>
                <w:lang w:eastAsia="en-AU"/>
              </w:rPr>
            </w:pPr>
            <w:ins w:id="18259" w:author="KIM, Jason" w:date="2019-04-02T13:39:00Z">
              <w:r w:rsidRPr="0056388D">
                <w:rPr>
                  <w:rFonts w:ascii="Calibri" w:eastAsia="Times New Roman" w:hAnsi="Calibri" w:cs="Calibri"/>
                  <w:color w:val="000000"/>
                  <w:lang w:eastAsia="en-AU"/>
                </w:rPr>
                <w:t>Chainage 2067</w:t>
              </w:r>
            </w:ins>
          </w:p>
        </w:tc>
        <w:tc>
          <w:tcPr>
            <w:tcW w:w="764" w:type="pct"/>
            <w:noWrap/>
            <w:hideMark/>
          </w:tcPr>
          <w:p w:rsidR="00110C18" w:rsidRPr="0056388D" w:rsidRDefault="00110C18" w:rsidP="00063728">
            <w:pPr>
              <w:jc w:val="right"/>
              <w:rPr>
                <w:ins w:id="18260" w:author="KIM, Jason" w:date="2019-04-02T13:39:00Z"/>
                <w:rFonts w:ascii="Calibri" w:eastAsia="Times New Roman" w:hAnsi="Calibri" w:cs="Calibri"/>
                <w:color w:val="000000"/>
                <w:lang w:eastAsia="en-AU"/>
              </w:rPr>
            </w:pPr>
            <w:ins w:id="182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62" w:author="KIM, Jason" w:date="2019-04-02T13:39:00Z"/>
        </w:trPr>
        <w:tc>
          <w:tcPr>
            <w:tcW w:w="708" w:type="pct"/>
            <w:vMerge/>
            <w:hideMark/>
          </w:tcPr>
          <w:p w:rsidR="00110C18" w:rsidRPr="0056388D" w:rsidRDefault="00110C18" w:rsidP="00063728">
            <w:pPr>
              <w:rPr>
                <w:ins w:id="182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64" w:author="KIM, Jason" w:date="2019-04-02T13:39:00Z"/>
                <w:rFonts w:ascii="Calibri" w:eastAsia="Times New Roman" w:hAnsi="Calibri" w:cs="Calibri"/>
                <w:color w:val="000000"/>
                <w:lang w:eastAsia="en-AU"/>
              </w:rPr>
            </w:pPr>
            <w:ins w:id="18265"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66" w:author="KIM, Jason" w:date="2019-04-02T13:39:00Z"/>
                <w:rFonts w:ascii="Calibri" w:eastAsia="Times New Roman" w:hAnsi="Calibri" w:cs="Calibri"/>
                <w:color w:val="000000"/>
                <w:lang w:eastAsia="en-AU"/>
              </w:rPr>
            </w:pPr>
            <w:ins w:id="182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68" w:author="KIM, Jason" w:date="2019-04-02T13:39:00Z"/>
                <w:rFonts w:ascii="Calibri" w:eastAsia="Times New Roman" w:hAnsi="Calibri" w:cs="Calibri"/>
                <w:color w:val="000000"/>
                <w:lang w:eastAsia="en-AU"/>
              </w:rPr>
            </w:pPr>
            <w:ins w:id="18269" w:author="KIM, Jason" w:date="2019-04-02T13:39:00Z">
              <w:r w:rsidRPr="0056388D">
                <w:rPr>
                  <w:rFonts w:ascii="Calibri" w:eastAsia="Times New Roman" w:hAnsi="Calibri" w:cs="Calibri"/>
                  <w:color w:val="000000"/>
                  <w:lang w:eastAsia="en-AU"/>
                </w:rPr>
                <w:t>LLS2106</w:t>
              </w:r>
            </w:ins>
          </w:p>
        </w:tc>
        <w:tc>
          <w:tcPr>
            <w:tcW w:w="933" w:type="pct"/>
            <w:noWrap/>
            <w:hideMark/>
          </w:tcPr>
          <w:p w:rsidR="00110C18" w:rsidRPr="0056388D" w:rsidRDefault="00110C18" w:rsidP="00063728">
            <w:pPr>
              <w:rPr>
                <w:ins w:id="18270" w:author="KIM, Jason" w:date="2019-04-02T13:39:00Z"/>
                <w:rFonts w:ascii="Calibri" w:eastAsia="Times New Roman" w:hAnsi="Calibri" w:cs="Calibri"/>
                <w:color w:val="000000"/>
                <w:lang w:eastAsia="en-AU"/>
              </w:rPr>
            </w:pPr>
            <w:ins w:id="182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72" w:author="KIM, Jason" w:date="2019-04-02T13:39:00Z"/>
                <w:rFonts w:ascii="Calibri" w:eastAsia="Times New Roman" w:hAnsi="Calibri" w:cs="Calibri"/>
                <w:color w:val="000000"/>
                <w:lang w:eastAsia="en-AU"/>
              </w:rPr>
            </w:pPr>
            <w:ins w:id="18273" w:author="KIM, Jason" w:date="2019-04-02T13:39:00Z">
              <w:r w:rsidRPr="0056388D">
                <w:rPr>
                  <w:rFonts w:ascii="Calibri" w:eastAsia="Times New Roman" w:hAnsi="Calibri" w:cs="Calibri"/>
                  <w:color w:val="000000"/>
                  <w:lang w:eastAsia="en-AU"/>
                </w:rPr>
                <w:t>Chainage 2076</w:t>
              </w:r>
            </w:ins>
          </w:p>
        </w:tc>
        <w:tc>
          <w:tcPr>
            <w:tcW w:w="764" w:type="pct"/>
            <w:noWrap/>
            <w:hideMark/>
          </w:tcPr>
          <w:p w:rsidR="00110C18" w:rsidRPr="0056388D" w:rsidRDefault="00110C18" w:rsidP="00063728">
            <w:pPr>
              <w:jc w:val="right"/>
              <w:rPr>
                <w:ins w:id="18274" w:author="KIM, Jason" w:date="2019-04-02T13:39:00Z"/>
                <w:rFonts w:ascii="Calibri" w:eastAsia="Times New Roman" w:hAnsi="Calibri" w:cs="Calibri"/>
                <w:color w:val="000000"/>
                <w:lang w:eastAsia="en-AU"/>
              </w:rPr>
            </w:pPr>
            <w:ins w:id="18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76" w:author="KIM, Jason" w:date="2019-04-02T13:39:00Z"/>
        </w:trPr>
        <w:tc>
          <w:tcPr>
            <w:tcW w:w="708" w:type="pct"/>
            <w:vMerge/>
            <w:hideMark/>
          </w:tcPr>
          <w:p w:rsidR="00110C18" w:rsidRPr="0056388D" w:rsidRDefault="00110C18" w:rsidP="00063728">
            <w:pPr>
              <w:rPr>
                <w:ins w:id="182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78" w:author="KIM, Jason" w:date="2019-04-02T13:39:00Z"/>
                <w:rFonts w:ascii="Calibri" w:eastAsia="Times New Roman" w:hAnsi="Calibri" w:cs="Calibri"/>
                <w:color w:val="000000"/>
                <w:lang w:eastAsia="en-AU"/>
              </w:rPr>
            </w:pPr>
            <w:ins w:id="18279"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80" w:author="KIM, Jason" w:date="2019-04-02T13:39:00Z"/>
                <w:rFonts w:ascii="Calibri" w:eastAsia="Times New Roman" w:hAnsi="Calibri" w:cs="Calibri"/>
                <w:color w:val="000000"/>
                <w:lang w:eastAsia="en-AU"/>
              </w:rPr>
            </w:pPr>
            <w:ins w:id="182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82" w:author="KIM, Jason" w:date="2019-04-02T13:39:00Z"/>
                <w:rFonts w:ascii="Calibri" w:eastAsia="Times New Roman" w:hAnsi="Calibri" w:cs="Calibri"/>
                <w:color w:val="000000"/>
                <w:lang w:eastAsia="en-AU"/>
              </w:rPr>
            </w:pPr>
            <w:ins w:id="18283" w:author="KIM, Jason" w:date="2019-04-02T13:39:00Z">
              <w:r w:rsidRPr="0056388D">
                <w:rPr>
                  <w:rFonts w:ascii="Calibri" w:eastAsia="Times New Roman" w:hAnsi="Calibri" w:cs="Calibri"/>
                  <w:color w:val="000000"/>
                  <w:lang w:eastAsia="en-AU"/>
                </w:rPr>
                <w:t>LLS2107</w:t>
              </w:r>
            </w:ins>
          </w:p>
        </w:tc>
        <w:tc>
          <w:tcPr>
            <w:tcW w:w="933" w:type="pct"/>
            <w:noWrap/>
            <w:hideMark/>
          </w:tcPr>
          <w:p w:rsidR="00110C18" w:rsidRPr="0056388D" w:rsidRDefault="00110C18" w:rsidP="00063728">
            <w:pPr>
              <w:rPr>
                <w:ins w:id="18284" w:author="KIM, Jason" w:date="2019-04-02T13:39:00Z"/>
                <w:rFonts w:ascii="Calibri" w:eastAsia="Times New Roman" w:hAnsi="Calibri" w:cs="Calibri"/>
                <w:color w:val="000000"/>
                <w:lang w:eastAsia="en-AU"/>
              </w:rPr>
            </w:pPr>
            <w:ins w:id="182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86" w:author="KIM, Jason" w:date="2019-04-02T13:39:00Z"/>
                <w:rFonts w:ascii="Calibri" w:eastAsia="Times New Roman" w:hAnsi="Calibri" w:cs="Calibri"/>
                <w:color w:val="000000"/>
                <w:lang w:eastAsia="en-AU"/>
              </w:rPr>
            </w:pPr>
            <w:ins w:id="18287" w:author="KIM, Jason" w:date="2019-04-02T13:39:00Z">
              <w:r w:rsidRPr="0056388D">
                <w:rPr>
                  <w:rFonts w:ascii="Calibri" w:eastAsia="Times New Roman" w:hAnsi="Calibri" w:cs="Calibri"/>
                  <w:color w:val="000000"/>
                  <w:lang w:eastAsia="en-AU"/>
                </w:rPr>
                <w:t>Chainage 2086</w:t>
              </w:r>
            </w:ins>
          </w:p>
        </w:tc>
        <w:tc>
          <w:tcPr>
            <w:tcW w:w="764" w:type="pct"/>
            <w:noWrap/>
            <w:hideMark/>
          </w:tcPr>
          <w:p w:rsidR="00110C18" w:rsidRPr="0056388D" w:rsidRDefault="00110C18" w:rsidP="00063728">
            <w:pPr>
              <w:jc w:val="right"/>
              <w:rPr>
                <w:ins w:id="18288" w:author="KIM, Jason" w:date="2019-04-02T13:39:00Z"/>
                <w:rFonts w:ascii="Calibri" w:eastAsia="Times New Roman" w:hAnsi="Calibri" w:cs="Calibri"/>
                <w:color w:val="000000"/>
                <w:lang w:eastAsia="en-AU"/>
              </w:rPr>
            </w:pPr>
            <w:ins w:id="18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90" w:author="KIM, Jason" w:date="2019-04-02T13:39:00Z"/>
        </w:trPr>
        <w:tc>
          <w:tcPr>
            <w:tcW w:w="708" w:type="pct"/>
            <w:vMerge/>
            <w:hideMark/>
          </w:tcPr>
          <w:p w:rsidR="00110C18" w:rsidRPr="0056388D" w:rsidRDefault="00110C18" w:rsidP="00063728">
            <w:pPr>
              <w:rPr>
                <w:ins w:id="18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92" w:author="KIM, Jason" w:date="2019-04-02T13:39:00Z"/>
                <w:rFonts w:ascii="Calibri" w:eastAsia="Times New Roman" w:hAnsi="Calibri" w:cs="Calibri"/>
                <w:color w:val="000000"/>
                <w:lang w:eastAsia="en-AU"/>
              </w:rPr>
            </w:pPr>
            <w:ins w:id="18293"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94" w:author="KIM, Jason" w:date="2019-04-02T13:39:00Z"/>
                <w:rFonts w:ascii="Calibri" w:eastAsia="Times New Roman" w:hAnsi="Calibri" w:cs="Calibri"/>
                <w:color w:val="000000"/>
                <w:lang w:eastAsia="en-AU"/>
              </w:rPr>
            </w:pPr>
            <w:ins w:id="182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96" w:author="KIM, Jason" w:date="2019-04-02T13:39:00Z"/>
                <w:rFonts w:ascii="Calibri" w:eastAsia="Times New Roman" w:hAnsi="Calibri" w:cs="Calibri"/>
                <w:color w:val="000000"/>
                <w:lang w:eastAsia="en-AU"/>
              </w:rPr>
            </w:pPr>
            <w:ins w:id="18297" w:author="KIM, Jason" w:date="2019-04-02T13:39:00Z">
              <w:r w:rsidRPr="0056388D">
                <w:rPr>
                  <w:rFonts w:ascii="Calibri" w:eastAsia="Times New Roman" w:hAnsi="Calibri" w:cs="Calibri"/>
                  <w:color w:val="000000"/>
                  <w:lang w:eastAsia="en-AU"/>
                </w:rPr>
                <w:t>LLS2108</w:t>
              </w:r>
            </w:ins>
          </w:p>
        </w:tc>
        <w:tc>
          <w:tcPr>
            <w:tcW w:w="933" w:type="pct"/>
            <w:noWrap/>
            <w:hideMark/>
          </w:tcPr>
          <w:p w:rsidR="00110C18" w:rsidRPr="0056388D" w:rsidRDefault="00110C18" w:rsidP="00063728">
            <w:pPr>
              <w:rPr>
                <w:ins w:id="18298" w:author="KIM, Jason" w:date="2019-04-02T13:39:00Z"/>
                <w:rFonts w:ascii="Calibri" w:eastAsia="Times New Roman" w:hAnsi="Calibri" w:cs="Calibri"/>
                <w:color w:val="000000"/>
                <w:lang w:eastAsia="en-AU"/>
              </w:rPr>
            </w:pPr>
            <w:ins w:id="182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00" w:author="KIM, Jason" w:date="2019-04-02T13:39:00Z"/>
                <w:rFonts w:ascii="Calibri" w:eastAsia="Times New Roman" w:hAnsi="Calibri" w:cs="Calibri"/>
                <w:color w:val="000000"/>
                <w:lang w:eastAsia="en-AU"/>
              </w:rPr>
            </w:pPr>
            <w:ins w:id="18301" w:author="KIM, Jason" w:date="2019-04-02T13:39:00Z">
              <w:r w:rsidRPr="0056388D">
                <w:rPr>
                  <w:rFonts w:ascii="Calibri" w:eastAsia="Times New Roman" w:hAnsi="Calibri" w:cs="Calibri"/>
                  <w:color w:val="000000"/>
                  <w:lang w:eastAsia="en-AU"/>
                </w:rPr>
                <w:t>Chainage 2096</w:t>
              </w:r>
            </w:ins>
          </w:p>
        </w:tc>
        <w:tc>
          <w:tcPr>
            <w:tcW w:w="764" w:type="pct"/>
            <w:noWrap/>
            <w:hideMark/>
          </w:tcPr>
          <w:p w:rsidR="00110C18" w:rsidRPr="0056388D" w:rsidRDefault="00110C18" w:rsidP="00063728">
            <w:pPr>
              <w:jc w:val="right"/>
              <w:rPr>
                <w:ins w:id="18302" w:author="KIM, Jason" w:date="2019-04-02T13:39:00Z"/>
                <w:rFonts w:ascii="Calibri" w:eastAsia="Times New Roman" w:hAnsi="Calibri" w:cs="Calibri"/>
                <w:color w:val="000000"/>
                <w:lang w:eastAsia="en-AU"/>
              </w:rPr>
            </w:pPr>
            <w:ins w:id="18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04" w:author="KIM, Jason" w:date="2019-04-02T13:39:00Z"/>
        </w:trPr>
        <w:tc>
          <w:tcPr>
            <w:tcW w:w="708" w:type="pct"/>
            <w:vMerge/>
            <w:hideMark/>
          </w:tcPr>
          <w:p w:rsidR="00110C18" w:rsidRPr="0056388D" w:rsidRDefault="00110C18" w:rsidP="00063728">
            <w:pPr>
              <w:rPr>
                <w:ins w:id="183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06" w:author="KIM, Jason" w:date="2019-04-02T13:39:00Z"/>
                <w:rFonts w:ascii="Calibri" w:eastAsia="Times New Roman" w:hAnsi="Calibri" w:cs="Calibri"/>
                <w:color w:val="000000"/>
                <w:lang w:eastAsia="en-AU"/>
              </w:rPr>
            </w:pPr>
            <w:ins w:id="18307"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08" w:author="KIM, Jason" w:date="2019-04-02T13:39:00Z"/>
                <w:rFonts w:ascii="Calibri" w:eastAsia="Times New Roman" w:hAnsi="Calibri" w:cs="Calibri"/>
                <w:color w:val="000000"/>
                <w:lang w:eastAsia="en-AU"/>
              </w:rPr>
            </w:pPr>
            <w:ins w:id="183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10" w:author="KIM, Jason" w:date="2019-04-02T13:39:00Z"/>
                <w:rFonts w:ascii="Calibri" w:eastAsia="Times New Roman" w:hAnsi="Calibri" w:cs="Calibri"/>
                <w:color w:val="000000"/>
                <w:lang w:eastAsia="en-AU"/>
              </w:rPr>
            </w:pPr>
            <w:ins w:id="18311" w:author="KIM, Jason" w:date="2019-04-02T13:39:00Z">
              <w:r w:rsidRPr="0056388D">
                <w:rPr>
                  <w:rFonts w:ascii="Calibri" w:eastAsia="Times New Roman" w:hAnsi="Calibri" w:cs="Calibri"/>
                  <w:color w:val="000000"/>
                  <w:lang w:eastAsia="en-AU"/>
                </w:rPr>
                <w:t>LLS2109</w:t>
              </w:r>
            </w:ins>
          </w:p>
        </w:tc>
        <w:tc>
          <w:tcPr>
            <w:tcW w:w="933" w:type="pct"/>
            <w:noWrap/>
            <w:hideMark/>
          </w:tcPr>
          <w:p w:rsidR="00110C18" w:rsidRPr="0056388D" w:rsidRDefault="00110C18" w:rsidP="00063728">
            <w:pPr>
              <w:rPr>
                <w:ins w:id="18312" w:author="KIM, Jason" w:date="2019-04-02T13:39:00Z"/>
                <w:rFonts w:ascii="Calibri" w:eastAsia="Times New Roman" w:hAnsi="Calibri" w:cs="Calibri"/>
                <w:color w:val="000000"/>
                <w:lang w:eastAsia="en-AU"/>
              </w:rPr>
            </w:pPr>
            <w:ins w:id="183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14" w:author="KIM, Jason" w:date="2019-04-02T13:39:00Z"/>
                <w:rFonts w:ascii="Calibri" w:eastAsia="Times New Roman" w:hAnsi="Calibri" w:cs="Calibri"/>
                <w:color w:val="000000"/>
                <w:lang w:eastAsia="en-AU"/>
              </w:rPr>
            </w:pPr>
            <w:ins w:id="18315" w:author="KIM, Jason" w:date="2019-04-02T13:39:00Z">
              <w:r w:rsidRPr="0056388D">
                <w:rPr>
                  <w:rFonts w:ascii="Calibri" w:eastAsia="Times New Roman" w:hAnsi="Calibri" w:cs="Calibri"/>
                  <w:color w:val="000000"/>
                  <w:lang w:eastAsia="en-AU"/>
                </w:rPr>
                <w:t>Chainage 2105</w:t>
              </w:r>
            </w:ins>
          </w:p>
        </w:tc>
        <w:tc>
          <w:tcPr>
            <w:tcW w:w="764" w:type="pct"/>
            <w:noWrap/>
            <w:hideMark/>
          </w:tcPr>
          <w:p w:rsidR="00110C18" w:rsidRPr="0056388D" w:rsidRDefault="00110C18" w:rsidP="00063728">
            <w:pPr>
              <w:jc w:val="right"/>
              <w:rPr>
                <w:ins w:id="18316" w:author="KIM, Jason" w:date="2019-04-02T13:39:00Z"/>
                <w:rFonts w:ascii="Calibri" w:eastAsia="Times New Roman" w:hAnsi="Calibri" w:cs="Calibri"/>
                <w:color w:val="000000"/>
                <w:lang w:eastAsia="en-AU"/>
              </w:rPr>
            </w:pPr>
            <w:ins w:id="18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18" w:author="KIM, Jason" w:date="2019-04-02T13:39:00Z"/>
        </w:trPr>
        <w:tc>
          <w:tcPr>
            <w:tcW w:w="708" w:type="pct"/>
            <w:vMerge/>
            <w:hideMark/>
          </w:tcPr>
          <w:p w:rsidR="00110C18" w:rsidRPr="0056388D" w:rsidRDefault="00110C18" w:rsidP="00063728">
            <w:pPr>
              <w:rPr>
                <w:ins w:id="183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20" w:author="KIM, Jason" w:date="2019-04-02T13:39:00Z"/>
                <w:rFonts w:ascii="Calibri" w:eastAsia="Times New Roman" w:hAnsi="Calibri" w:cs="Calibri"/>
                <w:color w:val="000000"/>
                <w:lang w:eastAsia="en-AU"/>
              </w:rPr>
            </w:pPr>
            <w:ins w:id="18321"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22" w:author="KIM, Jason" w:date="2019-04-02T13:39:00Z"/>
                <w:rFonts w:ascii="Calibri" w:eastAsia="Times New Roman" w:hAnsi="Calibri" w:cs="Calibri"/>
                <w:color w:val="000000"/>
                <w:lang w:eastAsia="en-AU"/>
              </w:rPr>
            </w:pPr>
            <w:ins w:id="183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24" w:author="KIM, Jason" w:date="2019-04-02T13:39:00Z"/>
                <w:rFonts w:ascii="Calibri" w:eastAsia="Times New Roman" w:hAnsi="Calibri" w:cs="Calibri"/>
                <w:color w:val="000000"/>
                <w:lang w:eastAsia="en-AU"/>
              </w:rPr>
            </w:pPr>
            <w:ins w:id="18325" w:author="KIM, Jason" w:date="2019-04-02T13:39:00Z">
              <w:r w:rsidRPr="0056388D">
                <w:rPr>
                  <w:rFonts w:ascii="Calibri" w:eastAsia="Times New Roman" w:hAnsi="Calibri" w:cs="Calibri"/>
                  <w:color w:val="000000"/>
                  <w:lang w:eastAsia="en-AU"/>
                </w:rPr>
                <w:t>LLS2110</w:t>
              </w:r>
            </w:ins>
          </w:p>
        </w:tc>
        <w:tc>
          <w:tcPr>
            <w:tcW w:w="933" w:type="pct"/>
            <w:noWrap/>
            <w:hideMark/>
          </w:tcPr>
          <w:p w:rsidR="00110C18" w:rsidRPr="0056388D" w:rsidRDefault="00110C18" w:rsidP="00063728">
            <w:pPr>
              <w:rPr>
                <w:ins w:id="18326" w:author="KIM, Jason" w:date="2019-04-02T13:39:00Z"/>
                <w:rFonts w:ascii="Calibri" w:eastAsia="Times New Roman" w:hAnsi="Calibri" w:cs="Calibri"/>
                <w:color w:val="000000"/>
                <w:lang w:eastAsia="en-AU"/>
              </w:rPr>
            </w:pPr>
            <w:ins w:id="183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28" w:author="KIM, Jason" w:date="2019-04-02T13:39:00Z"/>
                <w:rFonts w:ascii="Calibri" w:eastAsia="Times New Roman" w:hAnsi="Calibri" w:cs="Calibri"/>
                <w:color w:val="000000"/>
                <w:lang w:eastAsia="en-AU"/>
              </w:rPr>
            </w:pPr>
            <w:ins w:id="18329" w:author="KIM, Jason" w:date="2019-04-02T13:39:00Z">
              <w:r w:rsidRPr="0056388D">
                <w:rPr>
                  <w:rFonts w:ascii="Calibri" w:eastAsia="Times New Roman" w:hAnsi="Calibri" w:cs="Calibri"/>
                  <w:color w:val="000000"/>
                  <w:lang w:eastAsia="en-AU"/>
                </w:rPr>
                <w:t>Chainage 2115</w:t>
              </w:r>
            </w:ins>
          </w:p>
        </w:tc>
        <w:tc>
          <w:tcPr>
            <w:tcW w:w="764" w:type="pct"/>
            <w:noWrap/>
            <w:hideMark/>
          </w:tcPr>
          <w:p w:rsidR="00110C18" w:rsidRPr="0056388D" w:rsidRDefault="00110C18" w:rsidP="00063728">
            <w:pPr>
              <w:jc w:val="right"/>
              <w:rPr>
                <w:ins w:id="18330" w:author="KIM, Jason" w:date="2019-04-02T13:39:00Z"/>
                <w:rFonts w:ascii="Calibri" w:eastAsia="Times New Roman" w:hAnsi="Calibri" w:cs="Calibri"/>
                <w:color w:val="000000"/>
                <w:lang w:eastAsia="en-AU"/>
              </w:rPr>
            </w:pPr>
            <w:ins w:id="18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32" w:author="KIM, Jason" w:date="2019-04-02T13:39:00Z"/>
        </w:trPr>
        <w:tc>
          <w:tcPr>
            <w:tcW w:w="708" w:type="pct"/>
            <w:vMerge/>
            <w:hideMark/>
          </w:tcPr>
          <w:p w:rsidR="00110C18" w:rsidRPr="0056388D" w:rsidRDefault="00110C18" w:rsidP="00063728">
            <w:pPr>
              <w:rPr>
                <w:ins w:id="183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34" w:author="KIM, Jason" w:date="2019-04-02T13:39:00Z"/>
                <w:rFonts w:ascii="Calibri" w:eastAsia="Times New Roman" w:hAnsi="Calibri" w:cs="Calibri"/>
                <w:color w:val="000000"/>
                <w:lang w:eastAsia="en-AU"/>
              </w:rPr>
            </w:pPr>
            <w:ins w:id="18335"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36" w:author="KIM, Jason" w:date="2019-04-02T13:39:00Z"/>
                <w:rFonts w:ascii="Calibri" w:eastAsia="Times New Roman" w:hAnsi="Calibri" w:cs="Calibri"/>
                <w:color w:val="000000"/>
                <w:lang w:eastAsia="en-AU"/>
              </w:rPr>
            </w:pPr>
            <w:ins w:id="183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38" w:author="KIM, Jason" w:date="2019-04-02T13:39:00Z"/>
                <w:rFonts w:ascii="Calibri" w:eastAsia="Times New Roman" w:hAnsi="Calibri" w:cs="Calibri"/>
                <w:color w:val="000000"/>
                <w:lang w:eastAsia="en-AU"/>
              </w:rPr>
            </w:pPr>
            <w:ins w:id="18339" w:author="KIM, Jason" w:date="2019-04-02T13:39:00Z">
              <w:r w:rsidRPr="0056388D">
                <w:rPr>
                  <w:rFonts w:ascii="Calibri" w:eastAsia="Times New Roman" w:hAnsi="Calibri" w:cs="Calibri"/>
                  <w:color w:val="000000"/>
                  <w:lang w:eastAsia="en-AU"/>
                </w:rPr>
                <w:t>LLS2111</w:t>
              </w:r>
            </w:ins>
          </w:p>
        </w:tc>
        <w:tc>
          <w:tcPr>
            <w:tcW w:w="933" w:type="pct"/>
            <w:noWrap/>
            <w:hideMark/>
          </w:tcPr>
          <w:p w:rsidR="00110C18" w:rsidRPr="0056388D" w:rsidRDefault="00110C18" w:rsidP="00063728">
            <w:pPr>
              <w:rPr>
                <w:ins w:id="18340" w:author="KIM, Jason" w:date="2019-04-02T13:39:00Z"/>
                <w:rFonts w:ascii="Calibri" w:eastAsia="Times New Roman" w:hAnsi="Calibri" w:cs="Calibri"/>
                <w:color w:val="000000"/>
                <w:lang w:eastAsia="en-AU"/>
              </w:rPr>
            </w:pPr>
            <w:ins w:id="183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42" w:author="KIM, Jason" w:date="2019-04-02T13:39:00Z"/>
                <w:rFonts w:ascii="Calibri" w:eastAsia="Times New Roman" w:hAnsi="Calibri" w:cs="Calibri"/>
                <w:color w:val="000000"/>
                <w:lang w:eastAsia="en-AU"/>
              </w:rPr>
            </w:pPr>
            <w:ins w:id="18343" w:author="KIM, Jason" w:date="2019-04-02T13:39:00Z">
              <w:r w:rsidRPr="0056388D">
                <w:rPr>
                  <w:rFonts w:ascii="Calibri" w:eastAsia="Times New Roman" w:hAnsi="Calibri" w:cs="Calibri"/>
                  <w:color w:val="000000"/>
                  <w:lang w:eastAsia="en-AU"/>
                </w:rPr>
                <w:t>Chainage 2124</w:t>
              </w:r>
            </w:ins>
          </w:p>
        </w:tc>
        <w:tc>
          <w:tcPr>
            <w:tcW w:w="764" w:type="pct"/>
            <w:noWrap/>
            <w:hideMark/>
          </w:tcPr>
          <w:p w:rsidR="00110C18" w:rsidRPr="0056388D" w:rsidRDefault="00110C18" w:rsidP="00063728">
            <w:pPr>
              <w:jc w:val="right"/>
              <w:rPr>
                <w:ins w:id="18344" w:author="KIM, Jason" w:date="2019-04-02T13:39:00Z"/>
                <w:rFonts w:ascii="Calibri" w:eastAsia="Times New Roman" w:hAnsi="Calibri" w:cs="Calibri"/>
                <w:color w:val="000000"/>
                <w:lang w:eastAsia="en-AU"/>
              </w:rPr>
            </w:pPr>
            <w:ins w:id="18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46" w:author="KIM, Jason" w:date="2019-04-02T13:39:00Z"/>
        </w:trPr>
        <w:tc>
          <w:tcPr>
            <w:tcW w:w="708" w:type="pct"/>
            <w:vMerge w:val="restart"/>
            <w:noWrap/>
            <w:hideMark/>
          </w:tcPr>
          <w:p w:rsidR="00110C18" w:rsidRPr="0056388D" w:rsidRDefault="00110C18" w:rsidP="00063728">
            <w:pPr>
              <w:rPr>
                <w:ins w:id="18347" w:author="KIM, Jason" w:date="2019-04-02T13:39:00Z"/>
                <w:rFonts w:ascii="Calibri" w:eastAsia="Times New Roman" w:hAnsi="Calibri" w:cs="Calibri"/>
                <w:color w:val="000000"/>
                <w:lang w:eastAsia="en-AU"/>
              </w:rPr>
            </w:pPr>
            <w:ins w:id="18348" w:author="KIM, Jason" w:date="2019-04-02T13:39:00Z">
              <w:r w:rsidRPr="0056388D">
                <w:rPr>
                  <w:rFonts w:ascii="Calibri" w:eastAsia="Times New Roman" w:hAnsi="Calibri" w:cs="Calibri"/>
                  <w:color w:val="000000"/>
                  <w:lang w:eastAsia="en-AU"/>
                </w:rPr>
                <w:t>LLE10K81</w:t>
              </w:r>
            </w:ins>
          </w:p>
        </w:tc>
        <w:tc>
          <w:tcPr>
            <w:tcW w:w="605" w:type="pct"/>
            <w:noWrap/>
            <w:hideMark/>
          </w:tcPr>
          <w:p w:rsidR="00110C18" w:rsidRPr="0056388D" w:rsidRDefault="00110C18" w:rsidP="00063728">
            <w:pPr>
              <w:rPr>
                <w:ins w:id="18349" w:author="KIM, Jason" w:date="2019-04-02T13:39:00Z"/>
                <w:rFonts w:ascii="Calibri" w:eastAsia="Times New Roman" w:hAnsi="Calibri" w:cs="Calibri"/>
                <w:color w:val="000000"/>
                <w:lang w:eastAsia="en-AU"/>
              </w:rPr>
            </w:pPr>
            <w:ins w:id="18350"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51" w:author="KIM, Jason" w:date="2019-04-02T13:39:00Z"/>
                <w:rFonts w:ascii="Calibri" w:eastAsia="Times New Roman" w:hAnsi="Calibri" w:cs="Calibri"/>
                <w:color w:val="000000"/>
                <w:lang w:eastAsia="en-AU"/>
              </w:rPr>
            </w:pPr>
            <w:ins w:id="183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53" w:author="KIM, Jason" w:date="2019-04-02T13:39:00Z"/>
                <w:rFonts w:ascii="Calibri" w:eastAsia="Times New Roman" w:hAnsi="Calibri" w:cs="Calibri"/>
                <w:color w:val="000000"/>
                <w:lang w:eastAsia="en-AU"/>
              </w:rPr>
            </w:pPr>
            <w:ins w:id="18354" w:author="KIM, Jason" w:date="2019-04-02T13:39:00Z">
              <w:r w:rsidRPr="0056388D">
                <w:rPr>
                  <w:rFonts w:ascii="Calibri" w:eastAsia="Times New Roman" w:hAnsi="Calibri" w:cs="Calibri"/>
                  <w:color w:val="000000"/>
                  <w:lang w:eastAsia="en-AU"/>
                </w:rPr>
                <w:t>LLS2091</w:t>
              </w:r>
            </w:ins>
          </w:p>
        </w:tc>
        <w:tc>
          <w:tcPr>
            <w:tcW w:w="933" w:type="pct"/>
            <w:noWrap/>
            <w:hideMark/>
          </w:tcPr>
          <w:p w:rsidR="00110C18" w:rsidRPr="0056388D" w:rsidRDefault="00110C18" w:rsidP="00063728">
            <w:pPr>
              <w:rPr>
                <w:ins w:id="18355" w:author="KIM, Jason" w:date="2019-04-02T13:39:00Z"/>
                <w:rFonts w:ascii="Calibri" w:eastAsia="Times New Roman" w:hAnsi="Calibri" w:cs="Calibri"/>
                <w:color w:val="000000"/>
                <w:lang w:eastAsia="en-AU"/>
              </w:rPr>
            </w:pPr>
            <w:ins w:id="183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57" w:author="KIM, Jason" w:date="2019-04-02T13:39:00Z"/>
                <w:rFonts w:ascii="Calibri" w:eastAsia="Times New Roman" w:hAnsi="Calibri" w:cs="Calibri"/>
                <w:color w:val="000000"/>
                <w:lang w:eastAsia="en-AU"/>
              </w:rPr>
            </w:pPr>
            <w:ins w:id="18358" w:author="KIM, Jason" w:date="2019-04-02T13:39:00Z">
              <w:r w:rsidRPr="0056388D">
                <w:rPr>
                  <w:rFonts w:ascii="Calibri" w:eastAsia="Times New Roman" w:hAnsi="Calibri" w:cs="Calibri"/>
                  <w:color w:val="000000"/>
                  <w:lang w:eastAsia="en-AU"/>
                </w:rPr>
                <w:t>Chainage 1919</w:t>
              </w:r>
            </w:ins>
          </w:p>
        </w:tc>
        <w:tc>
          <w:tcPr>
            <w:tcW w:w="764" w:type="pct"/>
            <w:noWrap/>
            <w:hideMark/>
          </w:tcPr>
          <w:p w:rsidR="00110C18" w:rsidRPr="0056388D" w:rsidRDefault="00110C18" w:rsidP="00063728">
            <w:pPr>
              <w:jc w:val="right"/>
              <w:rPr>
                <w:ins w:id="18359" w:author="KIM, Jason" w:date="2019-04-02T13:39:00Z"/>
                <w:rFonts w:ascii="Calibri" w:eastAsia="Times New Roman" w:hAnsi="Calibri" w:cs="Calibri"/>
                <w:color w:val="000000"/>
                <w:lang w:eastAsia="en-AU"/>
              </w:rPr>
            </w:pPr>
            <w:ins w:id="18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61" w:author="KIM, Jason" w:date="2019-04-02T13:39:00Z"/>
        </w:trPr>
        <w:tc>
          <w:tcPr>
            <w:tcW w:w="708" w:type="pct"/>
            <w:vMerge/>
            <w:hideMark/>
          </w:tcPr>
          <w:p w:rsidR="00110C18" w:rsidRPr="0056388D" w:rsidRDefault="00110C18" w:rsidP="00063728">
            <w:pPr>
              <w:rPr>
                <w:ins w:id="18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63" w:author="KIM, Jason" w:date="2019-04-02T13:39:00Z"/>
                <w:rFonts w:ascii="Calibri" w:eastAsia="Times New Roman" w:hAnsi="Calibri" w:cs="Calibri"/>
                <w:color w:val="000000"/>
                <w:lang w:eastAsia="en-AU"/>
              </w:rPr>
            </w:pPr>
            <w:ins w:id="18364"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65" w:author="KIM, Jason" w:date="2019-04-02T13:39:00Z"/>
                <w:rFonts w:ascii="Calibri" w:eastAsia="Times New Roman" w:hAnsi="Calibri" w:cs="Calibri"/>
                <w:color w:val="000000"/>
                <w:lang w:eastAsia="en-AU"/>
              </w:rPr>
            </w:pPr>
            <w:ins w:id="183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67" w:author="KIM, Jason" w:date="2019-04-02T13:39:00Z"/>
                <w:rFonts w:ascii="Calibri" w:eastAsia="Times New Roman" w:hAnsi="Calibri" w:cs="Calibri"/>
                <w:color w:val="000000"/>
                <w:lang w:eastAsia="en-AU"/>
              </w:rPr>
            </w:pPr>
            <w:ins w:id="18368" w:author="KIM, Jason" w:date="2019-04-02T13:39:00Z">
              <w:r w:rsidRPr="0056388D">
                <w:rPr>
                  <w:rFonts w:ascii="Calibri" w:eastAsia="Times New Roman" w:hAnsi="Calibri" w:cs="Calibri"/>
                  <w:color w:val="000000"/>
                  <w:lang w:eastAsia="en-AU"/>
                </w:rPr>
                <w:t>LLS2092</w:t>
              </w:r>
            </w:ins>
          </w:p>
        </w:tc>
        <w:tc>
          <w:tcPr>
            <w:tcW w:w="933" w:type="pct"/>
            <w:noWrap/>
            <w:hideMark/>
          </w:tcPr>
          <w:p w:rsidR="00110C18" w:rsidRPr="0056388D" w:rsidRDefault="00110C18" w:rsidP="00063728">
            <w:pPr>
              <w:rPr>
                <w:ins w:id="18369" w:author="KIM, Jason" w:date="2019-04-02T13:39:00Z"/>
                <w:rFonts w:ascii="Calibri" w:eastAsia="Times New Roman" w:hAnsi="Calibri" w:cs="Calibri"/>
                <w:color w:val="000000"/>
                <w:lang w:eastAsia="en-AU"/>
              </w:rPr>
            </w:pPr>
            <w:ins w:id="183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71" w:author="KIM, Jason" w:date="2019-04-02T13:39:00Z"/>
                <w:rFonts w:ascii="Calibri" w:eastAsia="Times New Roman" w:hAnsi="Calibri" w:cs="Calibri"/>
                <w:color w:val="000000"/>
                <w:lang w:eastAsia="en-AU"/>
              </w:rPr>
            </w:pPr>
            <w:ins w:id="18372" w:author="KIM, Jason" w:date="2019-04-02T13:39:00Z">
              <w:r w:rsidRPr="0056388D">
                <w:rPr>
                  <w:rFonts w:ascii="Calibri" w:eastAsia="Times New Roman" w:hAnsi="Calibri" w:cs="Calibri"/>
                  <w:color w:val="000000"/>
                  <w:lang w:eastAsia="en-AU"/>
                </w:rPr>
                <w:t>Chainage 1928</w:t>
              </w:r>
            </w:ins>
          </w:p>
        </w:tc>
        <w:tc>
          <w:tcPr>
            <w:tcW w:w="764" w:type="pct"/>
            <w:noWrap/>
            <w:hideMark/>
          </w:tcPr>
          <w:p w:rsidR="00110C18" w:rsidRPr="0056388D" w:rsidRDefault="00110C18" w:rsidP="00063728">
            <w:pPr>
              <w:jc w:val="right"/>
              <w:rPr>
                <w:ins w:id="18373" w:author="KIM, Jason" w:date="2019-04-02T13:39:00Z"/>
                <w:rFonts w:ascii="Calibri" w:eastAsia="Times New Roman" w:hAnsi="Calibri" w:cs="Calibri"/>
                <w:color w:val="000000"/>
                <w:lang w:eastAsia="en-AU"/>
              </w:rPr>
            </w:pPr>
            <w:ins w:id="18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75" w:author="KIM, Jason" w:date="2019-04-02T13:39:00Z"/>
        </w:trPr>
        <w:tc>
          <w:tcPr>
            <w:tcW w:w="708" w:type="pct"/>
            <w:vMerge/>
            <w:hideMark/>
          </w:tcPr>
          <w:p w:rsidR="00110C18" w:rsidRPr="0056388D" w:rsidRDefault="00110C18" w:rsidP="00063728">
            <w:pPr>
              <w:rPr>
                <w:ins w:id="18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77" w:author="KIM, Jason" w:date="2019-04-02T13:39:00Z"/>
                <w:rFonts w:ascii="Calibri" w:eastAsia="Times New Roman" w:hAnsi="Calibri" w:cs="Calibri"/>
                <w:color w:val="000000"/>
                <w:lang w:eastAsia="en-AU"/>
              </w:rPr>
            </w:pPr>
            <w:ins w:id="18378"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79" w:author="KIM, Jason" w:date="2019-04-02T13:39:00Z"/>
                <w:rFonts w:ascii="Calibri" w:eastAsia="Times New Roman" w:hAnsi="Calibri" w:cs="Calibri"/>
                <w:color w:val="000000"/>
                <w:lang w:eastAsia="en-AU"/>
              </w:rPr>
            </w:pPr>
            <w:ins w:id="183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81" w:author="KIM, Jason" w:date="2019-04-02T13:39:00Z"/>
                <w:rFonts w:ascii="Calibri" w:eastAsia="Times New Roman" w:hAnsi="Calibri" w:cs="Calibri"/>
                <w:color w:val="000000"/>
                <w:lang w:eastAsia="en-AU"/>
              </w:rPr>
            </w:pPr>
            <w:ins w:id="18382" w:author="KIM, Jason" w:date="2019-04-02T13:39:00Z">
              <w:r w:rsidRPr="0056388D">
                <w:rPr>
                  <w:rFonts w:ascii="Calibri" w:eastAsia="Times New Roman" w:hAnsi="Calibri" w:cs="Calibri"/>
                  <w:color w:val="000000"/>
                  <w:lang w:eastAsia="en-AU"/>
                </w:rPr>
                <w:t>LLS2093</w:t>
              </w:r>
            </w:ins>
          </w:p>
        </w:tc>
        <w:tc>
          <w:tcPr>
            <w:tcW w:w="933" w:type="pct"/>
            <w:noWrap/>
            <w:hideMark/>
          </w:tcPr>
          <w:p w:rsidR="00110C18" w:rsidRPr="0056388D" w:rsidRDefault="00110C18" w:rsidP="00063728">
            <w:pPr>
              <w:rPr>
                <w:ins w:id="18383" w:author="KIM, Jason" w:date="2019-04-02T13:39:00Z"/>
                <w:rFonts w:ascii="Calibri" w:eastAsia="Times New Roman" w:hAnsi="Calibri" w:cs="Calibri"/>
                <w:color w:val="000000"/>
                <w:lang w:eastAsia="en-AU"/>
              </w:rPr>
            </w:pPr>
            <w:ins w:id="183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85" w:author="KIM, Jason" w:date="2019-04-02T13:39:00Z"/>
                <w:rFonts w:ascii="Calibri" w:eastAsia="Times New Roman" w:hAnsi="Calibri" w:cs="Calibri"/>
                <w:color w:val="000000"/>
                <w:lang w:eastAsia="en-AU"/>
              </w:rPr>
            </w:pPr>
            <w:ins w:id="18386" w:author="KIM, Jason" w:date="2019-04-02T13:39:00Z">
              <w:r w:rsidRPr="0056388D">
                <w:rPr>
                  <w:rFonts w:ascii="Calibri" w:eastAsia="Times New Roman" w:hAnsi="Calibri" w:cs="Calibri"/>
                  <w:color w:val="000000"/>
                  <w:lang w:eastAsia="en-AU"/>
                </w:rPr>
                <w:t>Chainage 1938</w:t>
              </w:r>
            </w:ins>
          </w:p>
        </w:tc>
        <w:tc>
          <w:tcPr>
            <w:tcW w:w="764" w:type="pct"/>
            <w:noWrap/>
            <w:hideMark/>
          </w:tcPr>
          <w:p w:rsidR="00110C18" w:rsidRPr="0056388D" w:rsidRDefault="00110C18" w:rsidP="00063728">
            <w:pPr>
              <w:jc w:val="right"/>
              <w:rPr>
                <w:ins w:id="18387" w:author="KIM, Jason" w:date="2019-04-02T13:39:00Z"/>
                <w:rFonts w:ascii="Calibri" w:eastAsia="Times New Roman" w:hAnsi="Calibri" w:cs="Calibri"/>
                <w:color w:val="000000"/>
                <w:lang w:eastAsia="en-AU"/>
              </w:rPr>
            </w:pPr>
            <w:ins w:id="18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89" w:author="KIM, Jason" w:date="2019-04-02T13:39:00Z"/>
        </w:trPr>
        <w:tc>
          <w:tcPr>
            <w:tcW w:w="708" w:type="pct"/>
            <w:vMerge/>
            <w:hideMark/>
          </w:tcPr>
          <w:p w:rsidR="00110C18" w:rsidRPr="0056388D" w:rsidRDefault="00110C18" w:rsidP="00063728">
            <w:pPr>
              <w:rPr>
                <w:ins w:id="18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91" w:author="KIM, Jason" w:date="2019-04-02T13:39:00Z"/>
                <w:rFonts w:ascii="Calibri" w:eastAsia="Times New Roman" w:hAnsi="Calibri" w:cs="Calibri"/>
                <w:color w:val="000000"/>
                <w:lang w:eastAsia="en-AU"/>
              </w:rPr>
            </w:pPr>
            <w:ins w:id="18392"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93" w:author="KIM, Jason" w:date="2019-04-02T13:39:00Z"/>
                <w:rFonts w:ascii="Calibri" w:eastAsia="Times New Roman" w:hAnsi="Calibri" w:cs="Calibri"/>
                <w:color w:val="000000"/>
                <w:lang w:eastAsia="en-AU"/>
              </w:rPr>
            </w:pPr>
            <w:ins w:id="183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95" w:author="KIM, Jason" w:date="2019-04-02T13:39:00Z"/>
                <w:rFonts w:ascii="Calibri" w:eastAsia="Times New Roman" w:hAnsi="Calibri" w:cs="Calibri"/>
                <w:color w:val="000000"/>
                <w:lang w:eastAsia="en-AU"/>
              </w:rPr>
            </w:pPr>
            <w:ins w:id="18396" w:author="KIM, Jason" w:date="2019-04-02T13:39:00Z">
              <w:r w:rsidRPr="0056388D">
                <w:rPr>
                  <w:rFonts w:ascii="Calibri" w:eastAsia="Times New Roman" w:hAnsi="Calibri" w:cs="Calibri"/>
                  <w:color w:val="000000"/>
                  <w:lang w:eastAsia="en-AU"/>
                </w:rPr>
                <w:t>LLS2094</w:t>
              </w:r>
            </w:ins>
          </w:p>
        </w:tc>
        <w:tc>
          <w:tcPr>
            <w:tcW w:w="933" w:type="pct"/>
            <w:noWrap/>
            <w:hideMark/>
          </w:tcPr>
          <w:p w:rsidR="00110C18" w:rsidRPr="0056388D" w:rsidRDefault="00110C18" w:rsidP="00063728">
            <w:pPr>
              <w:rPr>
                <w:ins w:id="18397" w:author="KIM, Jason" w:date="2019-04-02T13:39:00Z"/>
                <w:rFonts w:ascii="Calibri" w:eastAsia="Times New Roman" w:hAnsi="Calibri" w:cs="Calibri"/>
                <w:color w:val="000000"/>
                <w:lang w:eastAsia="en-AU"/>
              </w:rPr>
            </w:pPr>
            <w:ins w:id="183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99" w:author="KIM, Jason" w:date="2019-04-02T13:39:00Z"/>
                <w:rFonts w:ascii="Calibri" w:eastAsia="Times New Roman" w:hAnsi="Calibri" w:cs="Calibri"/>
                <w:color w:val="000000"/>
                <w:lang w:eastAsia="en-AU"/>
              </w:rPr>
            </w:pPr>
            <w:ins w:id="18400" w:author="KIM, Jason" w:date="2019-04-02T13:39:00Z">
              <w:r w:rsidRPr="0056388D">
                <w:rPr>
                  <w:rFonts w:ascii="Calibri" w:eastAsia="Times New Roman" w:hAnsi="Calibri" w:cs="Calibri"/>
                  <w:color w:val="000000"/>
                  <w:lang w:eastAsia="en-AU"/>
                </w:rPr>
                <w:t>Chainage 1948</w:t>
              </w:r>
            </w:ins>
          </w:p>
        </w:tc>
        <w:tc>
          <w:tcPr>
            <w:tcW w:w="764" w:type="pct"/>
            <w:noWrap/>
            <w:hideMark/>
          </w:tcPr>
          <w:p w:rsidR="00110C18" w:rsidRPr="0056388D" w:rsidRDefault="00110C18" w:rsidP="00063728">
            <w:pPr>
              <w:jc w:val="right"/>
              <w:rPr>
                <w:ins w:id="18401" w:author="KIM, Jason" w:date="2019-04-02T13:39:00Z"/>
                <w:rFonts w:ascii="Calibri" w:eastAsia="Times New Roman" w:hAnsi="Calibri" w:cs="Calibri"/>
                <w:color w:val="000000"/>
                <w:lang w:eastAsia="en-AU"/>
              </w:rPr>
            </w:pPr>
            <w:ins w:id="18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03" w:author="KIM, Jason" w:date="2019-04-02T13:39:00Z"/>
        </w:trPr>
        <w:tc>
          <w:tcPr>
            <w:tcW w:w="708" w:type="pct"/>
            <w:vMerge/>
            <w:hideMark/>
          </w:tcPr>
          <w:p w:rsidR="00110C18" w:rsidRPr="0056388D" w:rsidRDefault="00110C18" w:rsidP="00063728">
            <w:pPr>
              <w:rPr>
                <w:ins w:id="184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05" w:author="KIM, Jason" w:date="2019-04-02T13:39:00Z"/>
                <w:rFonts w:ascii="Calibri" w:eastAsia="Times New Roman" w:hAnsi="Calibri" w:cs="Calibri"/>
                <w:color w:val="000000"/>
                <w:lang w:eastAsia="en-AU"/>
              </w:rPr>
            </w:pPr>
            <w:ins w:id="18406"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07" w:author="KIM, Jason" w:date="2019-04-02T13:39:00Z"/>
                <w:rFonts w:ascii="Calibri" w:eastAsia="Times New Roman" w:hAnsi="Calibri" w:cs="Calibri"/>
                <w:color w:val="000000"/>
                <w:lang w:eastAsia="en-AU"/>
              </w:rPr>
            </w:pPr>
            <w:ins w:id="184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09" w:author="KIM, Jason" w:date="2019-04-02T13:39:00Z"/>
                <w:rFonts w:ascii="Calibri" w:eastAsia="Times New Roman" w:hAnsi="Calibri" w:cs="Calibri"/>
                <w:color w:val="000000"/>
                <w:lang w:eastAsia="en-AU"/>
              </w:rPr>
            </w:pPr>
            <w:ins w:id="18410" w:author="KIM, Jason" w:date="2019-04-02T13:39:00Z">
              <w:r w:rsidRPr="0056388D">
                <w:rPr>
                  <w:rFonts w:ascii="Calibri" w:eastAsia="Times New Roman" w:hAnsi="Calibri" w:cs="Calibri"/>
                  <w:color w:val="000000"/>
                  <w:lang w:eastAsia="en-AU"/>
                </w:rPr>
                <w:t>LLS2095</w:t>
              </w:r>
            </w:ins>
          </w:p>
        </w:tc>
        <w:tc>
          <w:tcPr>
            <w:tcW w:w="933" w:type="pct"/>
            <w:noWrap/>
            <w:hideMark/>
          </w:tcPr>
          <w:p w:rsidR="00110C18" w:rsidRPr="0056388D" w:rsidRDefault="00110C18" w:rsidP="00063728">
            <w:pPr>
              <w:rPr>
                <w:ins w:id="18411" w:author="KIM, Jason" w:date="2019-04-02T13:39:00Z"/>
                <w:rFonts w:ascii="Calibri" w:eastAsia="Times New Roman" w:hAnsi="Calibri" w:cs="Calibri"/>
                <w:color w:val="000000"/>
                <w:lang w:eastAsia="en-AU"/>
              </w:rPr>
            </w:pPr>
            <w:ins w:id="184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13" w:author="KIM, Jason" w:date="2019-04-02T13:39:00Z"/>
                <w:rFonts w:ascii="Calibri" w:eastAsia="Times New Roman" w:hAnsi="Calibri" w:cs="Calibri"/>
                <w:color w:val="000000"/>
                <w:lang w:eastAsia="en-AU"/>
              </w:rPr>
            </w:pPr>
            <w:ins w:id="18414" w:author="KIM, Jason" w:date="2019-04-02T13:39:00Z">
              <w:r w:rsidRPr="0056388D">
                <w:rPr>
                  <w:rFonts w:ascii="Calibri" w:eastAsia="Times New Roman" w:hAnsi="Calibri" w:cs="Calibri"/>
                  <w:color w:val="000000"/>
                  <w:lang w:eastAsia="en-AU"/>
                </w:rPr>
                <w:t>Chainage 1957</w:t>
              </w:r>
            </w:ins>
          </w:p>
        </w:tc>
        <w:tc>
          <w:tcPr>
            <w:tcW w:w="764" w:type="pct"/>
            <w:noWrap/>
            <w:hideMark/>
          </w:tcPr>
          <w:p w:rsidR="00110C18" w:rsidRPr="0056388D" w:rsidRDefault="00110C18" w:rsidP="00063728">
            <w:pPr>
              <w:jc w:val="right"/>
              <w:rPr>
                <w:ins w:id="18415" w:author="KIM, Jason" w:date="2019-04-02T13:39:00Z"/>
                <w:rFonts w:ascii="Calibri" w:eastAsia="Times New Roman" w:hAnsi="Calibri" w:cs="Calibri"/>
                <w:color w:val="000000"/>
                <w:lang w:eastAsia="en-AU"/>
              </w:rPr>
            </w:pPr>
            <w:ins w:id="18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17" w:author="KIM, Jason" w:date="2019-04-02T13:39:00Z"/>
        </w:trPr>
        <w:tc>
          <w:tcPr>
            <w:tcW w:w="708" w:type="pct"/>
            <w:vMerge/>
            <w:hideMark/>
          </w:tcPr>
          <w:p w:rsidR="00110C18" w:rsidRPr="0056388D" w:rsidRDefault="00110C18" w:rsidP="00063728">
            <w:pPr>
              <w:rPr>
                <w:ins w:id="184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19" w:author="KIM, Jason" w:date="2019-04-02T13:39:00Z"/>
                <w:rFonts w:ascii="Calibri" w:eastAsia="Times New Roman" w:hAnsi="Calibri" w:cs="Calibri"/>
                <w:color w:val="000000"/>
                <w:lang w:eastAsia="en-AU"/>
              </w:rPr>
            </w:pPr>
            <w:ins w:id="18420"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21" w:author="KIM, Jason" w:date="2019-04-02T13:39:00Z"/>
                <w:rFonts w:ascii="Calibri" w:eastAsia="Times New Roman" w:hAnsi="Calibri" w:cs="Calibri"/>
                <w:color w:val="000000"/>
                <w:lang w:eastAsia="en-AU"/>
              </w:rPr>
            </w:pPr>
            <w:ins w:id="184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23" w:author="KIM, Jason" w:date="2019-04-02T13:39:00Z"/>
                <w:rFonts w:ascii="Calibri" w:eastAsia="Times New Roman" w:hAnsi="Calibri" w:cs="Calibri"/>
                <w:color w:val="000000"/>
                <w:lang w:eastAsia="en-AU"/>
              </w:rPr>
            </w:pPr>
            <w:ins w:id="18424" w:author="KIM, Jason" w:date="2019-04-02T13:39:00Z">
              <w:r w:rsidRPr="0056388D">
                <w:rPr>
                  <w:rFonts w:ascii="Calibri" w:eastAsia="Times New Roman" w:hAnsi="Calibri" w:cs="Calibri"/>
                  <w:color w:val="000000"/>
                  <w:lang w:eastAsia="en-AU"/>
                </w:rPr>
                <w:t>LLS2096</w:t>
              </w:r>
            </w:ins>
          </w:p>
        </w:tc>
        <w:tc>
          <w:tcPr>
            <w:tcW w:w="933" w:type="pct"/>
            <w:noWrap/>
            <w:hideMark/>
          </w:tcPr>
          <w:p w:rsidR="00110C18" w:rsidRPr="0056388D" w:rsidRDefault="00110C18" w:rsidP="00063728">
            <w:pPr>
              <w:rPr>
                <w:ins w:id="18425" w:author="KIM, Jason" w:date="2019-04-02T13:39:00Z"/>
                <w:rFonts w:ascii="Calibri" w:eastAsia="Times New Roman" w:hAnsi="Calibri" w:cs="Calibri"/>
                <w:color w:val="000000"/>
                <w:lang w:eastAsia="en-AU"/>
              </w:rPr>
            </w:pPr>
            <w:ins w:id="184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27" w:author="KIM, Jason" w:date="2019-04-02T13:39:00Z"/>
                <w:rFonts w:ascii="Calibri" w:eastAsia="Times New Roman" w:hAnsi="Calibri" w:cs="Calibri"/>
                <w:color w:val="000000"/>
                <w:lang w:eastAsia="en-AU"/>
              </w:rPr>
            </w:pPr>
            <w:ins w:id="18428" w:author="KIM, Jason" w:date="2019-04-02T13:39:00Z">
              <w:r w:rsidRPr="0056388D">
                <w:rPr>
                  <w:rFonts w:ascii="Calibri" w:eastAsia="Times New Roman" w:hAnsi="Calibri" w:cs="Calibri"/>
                  <w:color w:val="000000"/>
                  <w:lang w:eastAsia="en-AU"/>
                </w:rPr>
                <w:t>Chainage 1967</w:t>
              </w:r>
            </w:ins>
          </w:p>
        </w:tc>
        <w:tc>
          <w:tcPr>
            <w:tcW w:w="764" w:type="pct"/>
            <w:noWrap/>
            <w:hideMark/>
          </w:tcPr>
          <w:p w:rsidR="00110C18" w:rsidRPr="0056388D" w:rsidRDefault="00110C18" w:rsidP="00063728">
            <w:pPr>
              <w:jc w:val="right"/>
              <w:rPr>
                <w:ins w:id="18429" w:author="KIM, Jason" w:date="2019-04-02T13:39:00Z"/>
                <w:rFonts w:ascii="Calibri" w:eastAsia="Times New Roman" w:hAnsi="Calibri" w:cs="Calibri"/>
                <w:color w:val="000000"/>
                <w:lang w:eastAsia="en-AU"/>
              </w:rPr>
            </w:pPr>
            <w:ins w:id="18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31" w:author="KIM, Jason" w:date="2019-04-02T13:39:00Z"/>
        </w:trPr>
        <w:tc>
          <w:tcPr>
            <w:tcW w:w="708" w:type="pct"/>
            <w:vMerge/>
            <w:hideMark/>
          </w:tcPr>
          <w:p w:rsidR="00110C18" w:rsidRPr="0056388D" w:rsidRDefault="00110C18" w:rsidP="00063728">
            <w:pPr>
              <w:rPr>
                <w:ins w:id="184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33" w:author="KIM, Jason" w:date="2019-04-02T13:39:00Z"/>
                <w:rFonts w:ascii="Calibri" w:eastAsia="Times New Roman" w:hAnsi="Calibri" w:cs="Calibri"/>
                <w:color w:val="000000"/>
                <w:lang w:eastAsia="en-AU"/>
              </w:rPr>
            </w:pPr>
            <w:ins w:id="18434"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35" w:author="KIM, Jason" w:date="2019-04-02T13:39:00Z"/>
                <w:rFonts w:ascii="Calibri" w:eastAsia="Times New Roman" w:hAnsi="Calibri" w:cs="Calibri"/>
                <w:color w:val="000000"/>
                <w:lang w:eastAsia="en-AU"/>
              </w:rPr>
            </w:pPr>
            <w:ins w:id="184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37" w:author="KIM, Jason" w:date="2019-04-02T13:39:00Z"/>
                <w:rFonts w:ascii="Calibri" w:eastAsia="Times New Roman" w:hAnsi="Calibri" w:cs="Calibri"/>
                <w:color w:val="000000"/>
                <w:lang w:eastAsia="en-AU"/>
              </w:rPr>
            </w:pPr>
            <w:ins w:id="18438" w:author="KIM, Jason" w:date="2019-04-02T13:39:00Z">
              <w:r w:rsidRPr="0056388D">
                <w:rPr>
                  <w:rFonts w:ascii="Calibri" w:eastAsia="Times New Roman" w:hAnsi="Calibri" w:cs="Calibri"/>
                  <w:color w:val="000000"/>
                  <w:lang w:eastAsia="en-AU"/>
                </w:rPr>
                <w:t>LLS2097</w:t>
              </w:r>
            </w:ins>
          </w:p>
        </w:tc>
        <w:tc>
          <w:tcPr>
            <w:tcW w:w="933" w:type="pct"/>
            <w:noWrap/>
            <w:hideMark/>
          </w:tcPr>
          <w:p w:rsidR="00110C18" w:rsidRPr="0056388D" w:rsidRDefault="00110C18" w:rsidP="00063728">
            <w:pPr>
              <w:rPr>
                <w:ins w:id="18439" w:author="KIM, Jason" w:date="2019-04-02T13:39:00Z"/>
                <w:rFonts w:ascii="Calibri" w:eastAsia="Times New Roman" w:hAnsi="Calibri" w:cs="Calibri"/>
                <w:color w:val="000000"/>
                <w:lang w:eastAsia="en-AU"/>
              </w:rPr>
            </w:pPr>
            <w:ins w:id="184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41" w:author="KIM, Jason" w:date="2019-04-02T13:39:00Z"/>
                <w:rFonts w:ascii="Calibri" w:eastAsia="Times New Roman" w:hAnsi="Calibri" w:cs="Calibri"/>
                <w:color w:val="000000"/>
                <w:lang w:eastAsia="en-AU"/>
              </w:rPr>
            </w:pPr>
            <w:ins w:id="18442" w:author="KIM, Jason" w:date="2019-04-02T13:39:00Z">
              <w:r w:rsidRPr="0056388D">
                <w:rPr>
                  <w:rFonts w:ascii="Calibri" w:eastAsia="Times New Roman" w:hAnsi="Calibri" w:cs="Calibri"/>
                  <w:color w:val="000000"/>
                  <w:lang w:eastAsia="en-AU"/>
                </w:rPr>
                <w:t>Chainage 1977</w:t>
              </w:r>
            </w:ins>
          </w:p>
        </w:tc>
        <w:tc>
          <w:tcPr>
            <w:tcW w:w="764" w:type="pct"/>
            <w:noWrap/>
            <w:hideMark/>
          </w:tcPr>
          <w:p w:rsidR="00110C18" w:rsidRPr="0056388D" w:rsidRDefault="00110C18" w:rsidP="00063728">
            <w:pPr>
              <w:jc w:val="right"/>
              <w:rPr>
                <w:ins w:id="18443" w:author="KIM, Jason" w:date="2019-04-02T13:39:00Z"/>
                <w:rFonts w:ascii="Calibri" w:eastAsia="Times New Roman" w:hAnsi="Calibri" w:cs="Calibri"/>
                <w:color w:val="000000"/>
                <w:lang w:eastAsia="en-AU"/>
              </w:rPr>
            </w:pPr>
            <w:ins w:id="184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45" w:author="KIM, Jason" w:date="2019-04-02T13:39:00Z"/>
        </w:trPr>
        <w:tc>
          <w:tcPr>
            <w:tcW w:w="708" w:type="pct"/>
            <w:vMerge/>
            <w:hideMark/>
          </w:tcPr>
          <w:p w:rsidR="00110C18" w:rsidRPr="0056388D" w:rsidRDefault="00110C18" w:rsidP="00063728">
            <w:pPr>
              <w:rPr>
                <w:ins w:id="184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47" w:author="KIM, Jason" w:date="2019-04-02T13:39:00Z"/>
                <w:rFonts w:ascii="Calibri" w:eastAsia="Times New Roman" w:hAnsi="Calibri" w:cs="Calibri"/>
                <w:color w:val="000000"/>
                <w:lang w:eastAsia="en-AU"/>
              </w:rPr>
            </w:pPr>
            <w:ins w:id="18448"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49" w:author="KIM, Jason" w:date="2019-04-02T13:39:00Z"/>
                <w:rFonts w:ascii="Calibri" w:eastAsia="Times New Roman" w:hAnsi="Calibri" w:cs="Calibri"/>
                <w:color w:val="000000"/>
                <w:lang w:eastAsia="en-AU"/>
              </w:rPr>
            </w:pPr>
            <w:ins w:id="184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51" w:author="KIM, Jason" w:date="2019-04-02T13:39:00Z"/>
                <w:rFonts w:ascii="Calibri" w:eastAsia="Times New Roman" w:hAnsi="Calibri" w:cs="Calibri"/>
                <w:color w:val="000000"/>
                <w:lang w:eastAsia="en-AU"/>
              </w:rPr>
            </w:pPr>
            <w:ins w:id="18452" w:author="KIM, Jason" w:date="2019-04-02T13:39:00Z">
              <w:r w:rsidRPr="0056388D">
                <w:rPr>
                  <w:rFonts w:ascii="Calibri" w:eastAsia="Times New Roman" w:hAnsi="Calibri" w:cs="Calibri"/>
                  <w:color w:val="000000"/>
                  <w:lang w:eastAsia="en-AU"/>
                </w:rPr>
                <w:t>LLS2098</w:t>
              </w:r>
            </w:ins>
          </w:p>
        </w:tc>
        <w:tc>
          <w:tcPr>
            <w:tcW w:w="933" w:type="pct"/>
            <w:noWrap/>
            <w:hideMark/>
          </w:tcPr>
          <w:p w:rsidR="00110C18" w:rsidRPr="0056388D" w:rsidRDefault="00110C18" w:rsidP="00063728">
            <w:pPr>
              <w:rPr>
                <w:ins w:id="18453" w:author="KIM, Jason" w:date="2019-04-02T13:39:00Z"/>
                <w:rFonts w:ascii="Calibri" w:eastAsia="Times New Roman" w:hAnsi="Calibri" w:cs="Calibri"/>
                <w:color w:val="000000"/>
                <w:lang w:eastAsia="en-AU"/>
              </w:rPr>
            </w:pPr>
            <w:ins w:id="184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55" w:author="KIM, Jason" w:date="2019-04-02T13:39:00Z"/>
                <w:rFonts w:ascii="Calibri" w:eastAsia="Times New Roman" w:hAnsi="Calibri" w:cs="Calibri"/>
                <w:color w:val="000000"/>
                <w:lang w:eastAsia="en-AU"/>
              </w:rPr>
            </w:pPr>
            <w:ins w:id="18456" w:author="KIM, Jason" w:date="2019-04-02T13:39:00Z">
              <w:r w:rsidRPr="0056388D">
                <w:rPr>
                  <w:rFonts w:ascii="Calibri" w:eastAsia="Times New Roman" w:hAnsi="Calibri" w:cs="Calibri"/>
                  <w:color w:val="000000"/>
                  <w:lang w:eastAsia="en-AU"/>
                </w:rPr>
                <w:t>Chainage 1986</w:t>
              </w:r>
            </w:ins>
          </w:p>
        </w:tc>
        <w:tc>
          <w:tcPr>
            <w:tcW w:w="764" w:type="pct"/>
            <w:noWrap/>
            <w:hideMark/>
          </w:tcPr>
          <w:p w:rsidR="00110C18" w:rsidRPr="0056388D" w:rsidRDefault="00110C18" w:rsidP="00063728">
            <w:pPr>
              <w:jc w:val="right"/>
              <w:rPr>
                <w:ins w:id="18457" w:author="KIM, Jason" w:date="2019-04-02T13:39:00Z"/>
                <w:rFonts w:ascii="Calibri" w:eastAsia="Times New Roman" w:hAnsi="Calibri" w:cs="Calibri"/>
                <w:color w:val="000000"/>
                <w:lang w:eastAsia="en-AU"/>
              </w:rPr>
            </w:pPr>
            <w:ins w:id="18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59" w:author="KIM, Jason" w:date="2019-04-02T13:39:00Z"/>
        </w:trPr>
        <w:tc>
          <w:tcPr>
            <w:tcW w:w="708" w:type="pct"/>
            <w:vMerge/>
            <w:hideMark/>
          </w:tcPr>
          <w:p w:rsidR="00110C18" w:rsidRPr="0056388D" w:rsidRDefault="00110C18" w:rsidP="00063728">
            <w:pPr>
              <w:rPr>
                <w:ins w:id="184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61" w:author="KIM, Jason" w:date="2019-04-02T13:39:00Z"/>
                <w:rFonts w:ascii="Calibri" w:eastAsia="Times New Roman" w:hAnsi="Calibri" w:cs="Calibri"/>
                <w:color w:val="000000"/>
                <w:lang w:eastAsia="en-AU"/>
              </w:rPr>
            </w:pPr>
            <w:ins w:id="18462"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63" w:author="KIM, Jason" w:date="2019-04-02T13:39:00Z"/>
                <w:rFonts w:ascii="Calibri" w:eastAsia="Times New Roman" w:hAnsi="Calibri" w:cs="Calibri"/>
                <w:color w:val="000000"/>
                <w:lang w:eastAsia="en-AU"/>
              </w:rPr>
            </w:pPr>
            <w:ins w:id="184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65" w:author="KIM, Jason" w:date="2019-04-02T13:39:00Z"/>
                <w:rFonts w:ascii="Calibri" w:eastAsia="Times New Roman" w:hAnsi="Calibri" w:cs="Calibri"/>
                <w:color w:val="000000"/>
                <w:lang w:eastAsia="en-AU"/>
              </w:rPr>
            </w:pPr>
            <w:ins w:id="18466" w:author="KIM, Jason" w:date="2019-04-02T13:39:00Z">
              <w:r w:rsidRPr="0056388D">
                <w:rPr>
                  <w:rFonts w:ascii="Calibri" w:eastAsia="Times New Roman" w:hAnsi="Calibri" w:cs="Calibri"/>
                  <w:color w:val="000000"/>
                  <w:lang w:eastAsia="en-AU"/>
                </w:rPr>
                <w:t>LLS2099</w:t>
              </w:r>
            </w:ins>
          </w:p>
        </w:tc>
        <w:tc>
          <w:tcPr>
            <w:tcW w:w="933" w:type="pct"/>
            <w:noWrap/>
            <w:hideMark/>
          </w:tcPr>
          <w:p w:rsidR="00110C18" w:rsidRPr="0056388D" w:rsidRDefault="00110C18" w:rsidP="00063728">
            <w:pPr>
              <w:rPr>
                <w:ins w:id="18467" w:author="KIM, Jason" w:date="2019-04-02T13:39:00Z"/>
                <w:rFonts w:ascii="Calibri" w:eastAsia="Times New Roman" w:hAnsi="Calibri" w:cs="Calibri"/>
                <w:color w:val="000000"/>
                <w:lang w:eastAsia="en-AU"/>
              </w:rPr>
            </w:pPr>
            <w:ins w:id="184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69" w:author="KIM, Jason" w:date="2019-04-02T13:39:00Z"/>
                <w:rFonts w:ascii="Calibri" w:eastAsia="Times New Roman" w:hAnsi="Calibri" w:cs="Calibri"/>
                <w:color w:val="000000"/>
                <w:lang w:eastAsia="en-AU"/>
              </w:rPr>
            </w:pPr>
            <w:ins w:id="18470" w:author="KIM, Jason" w:date="2019-04-02T13:39:00Z">
              <w:r w:rsidRPr="0056388D">
                <w:rPr>
                  <w:rFonts w:ascii="Calibri" w:eastAsia="Times New Roman" w:hAnsi="Calibri" w:cs="Calibri"/>
                  <w:color w:val="000000"/>
                  <w:lang w:eastAsia="en-AU"/>
                </w:rPr>
                <w:t>Chainage 1996</w:t>
              </w:r>
            </w:ins>
          </w:p>
        </w:tc>
        <w:tc>
          <w:tcPr>
            <w:tcW w:w="764" w:type="pct"/>
            <w:noWrap/>
            <w:hideMark/>
          </w:tcPr>
          <w:p w:rsidR="00110C18" w:rsidRPr="0056388D" w:rsidRDefault="00110C18" w:rsidP="00063728">
            <w:pPr>
              <w:jc w:val="right"/>
              <w:rPr>
                <w:ins w:id="18471" w:author="KIM, Jason" w:date="2019-04-02T13:39:00Z"/>
                <w:rFonts w:ascii="Calibri" w:eastAsia="Times New Roman" w:hAnsi="Calibri" w:cs="Calibri"/>
                <w:color w:val="000000"/>
                <w:lang w:eastAsia="en-AU"/>
              </w:rPr>
            </w:pPr>
            <w:ins w:id="18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73" w:author="KIM, Jason" w:date="2019-04-02T13:39:00Z"/>
        </w:trPr>
        <w:tc>
          <w:tcPr>
            <w:tcW w:w="708" w:type="pct"/>
            <w:vMerge/>
            <w:hideMark/>
          </w:tcPr>
          <w:p w:rsidR="00110C18" w:rsidRPr="0056388D" w:rsidRDefault="00110C18" w:rsidP="00063728">
            <w:pPr>
              <w:rPr>
                <w:ins w:id="184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75" w:author="KIM, Jason" w:date="2019-04-02T13:39:00Z"/>
                <w:rFonts w:ascii="Calibri" w:eastAsia="Times New Roman" w:hAnsi="Calibri" w:cs="Calibri"/>
                <w:color w:val="000000"/>
                <w:lang w:eastAsia="en-AU"/>
              </w:rPr>
            </w:pPr>
            <w:ins w:id="18476"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77" w:author="KIM, Jason" w:date="2019-04-02T13:39:00Z"/>
                <w:rFonts w:ascii="Calibri" w:eastAsia="Times New Roman" w:hAnsi="Calibri" w:cs="Calibri"/>
                <w:color w:val="000000"/>
                <w:lang w:eastAsia="en-AU"/>
              </w:rPr>
            </w:pPr>
            <w:ins w:id="184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79" w:author="KIM, Jason" w:date="2019-04-02T13:39:00Z"/>
                <w:rFonts w:ascii="Calibri" w:eastAsia="Times New Roman" w:hAnsi="Calibri" w:cs="Calibri"/>
                <w:color w:val="000000"/>
                <w:lang w:eastAsia="en-AU"/>
              </w:rPr>
            </w:pPr>
            <w:ins w:id="18480" w:author="KIM, Jason" w:date="2019-04-02T13:39:00Z">
              <w:r w:rsidRPr="0056388D">
                <w:rPr>
                  <w:rFonts w:ascii="Calibri" w:eastAsia="Times New Roman" w:hAnsi="Calibri" w:cs="Calibri"/>
                  <w:color w:val="000000"/>
                  <w:lang w:eastAsia="en-AU"/>
                </w:rPr>
                <w:t>LLS2100</w:t>
              </w:r>
            </w:ins>
          </w:p>
        </w:tc>
        <w:tc>
          <w:tcPr>
            <w:tcW w:w="933" w:type="pct"/>
            <w:noWrap/>
            <w:hideMark/>
          </w:tcPr>
          <w:p w:rsidR="00110C18" w:rsidRPr="0056388D" w:rsidRDefault="00110C18" w:rsidP="00063728">
            <w:pPr>
              <w:rPr>
                <w:ins w:id="18481" w:author="KIM, Jason" w:date="2019-04-02T13:39:00Z"/>
                <w:rFonts w:ascii="Calibri" w:eastAsia="Times New Roman" w:hAnsi="Calibri" w:cs="Calibri"/>
                <w:color w:val="000000"/>
                <w:lang w:eastAsia="en-AU"/>
              </w:rPr>
            </w:pPr>
            <w:ins w:id="184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83" w:author="KIM, Jason" w:date="2019-04-02T13:39:00Z"/>
                <w:rFonts w:ascii="Calibri" w:eastAsia="Times New Roman" w:hAnsi="Calibri" w:cs="Calibri"/>
                <w:color w:val="000000"/>
                <w:lang w:eastAsia="en-AU"/>
              </w:rPr>
            </w:pPr>
            <w:ins w:id="18484" w:author="KIM, Jason" w:date="2019-04-02T13:39:00Z">
              <w:r w:rsidRPr="0056388D">
                <w:rPr>
                  <w:rFonts w:ascii="Calibri" w:eastAsia="Times New Roman" w:hAnsi="Calibri" w:cs="Calibri"/>
                  <w:color w:val="000000"/>
                  <w:lang w:eastAsia="en-AU"/>
                </w:rPr>
                <w:t>Chainage 2006</w:t>
              </w:r>
            </w:ins>
          </w:p>
        </w:tc>
        <w:tc>
          <w:tcPr>
            <w:tcW w:w="764" w:type="pct"/>
            <w:noWrap/>
            <w:hideMark/>
          </w:tcPr>
          <w:p w:rsidR="00110C18" w:rsidRPr="0056388D" w:rsidRDefault="00110C18" w:rsidP="00063728">
            <w:pPr>
              <w:jc w:val="right"/>
              <w:rPr>
                <w:ins w:id="18485" w:author="KIM, Jason" w:date="2019-04-02T13:39:00Z"/>
                <w:rFonts w:ascii="Calibri" w:eastAsia="Times New Roman" w:hAnsi="Calibri" w:cs="Calibri"/>
                <w:color w:val="000000"/>
                <w:lang w:eastAsia="en-AU"/>
              </w:rPr>
            </w:pPr>
            <w:ins w:id="18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87" w:author="KIM, Jason" w:date="2019-04-02T13:39:00Z"/>
        </w:trPr>
        <w:tc>
          <w:tcPr>
            <w:tcW w:w="708" w:type="pct"/>
            <w:vMerge/>
            <w:hideMark/>
          </w:tcPr>
          <w:p w:rsidR="00110C18" w:rsidRPr="0056388D" w:rsidRDefault="00110C18" w:rsidP="00063728">
            <w:pPr>
              <w:rPr>
                <w:ins w:id="184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89" w:author="KIM, Jason" w:date="2019-04-02T13:39:00Z"/>
                <w:rFonts w:ascii="Calibri" w:eastAsia="Times New Roman" w:hAnsi="Calibri" w:cs="Calibri"/>
                <w:color w:val="000000"/>
                <w:lang w:eastAsia="en-AU"/>
              </w:rPr>
            </w:pPr>
            <w:ins w:id="18490"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91" w:author="KIM, Jason" w:date="2019-04-02T13:39:00Z"/>
                <w:rFonts w:ascii="Calibri" w:eastAsia="Times New Roman" w:hAnsi="Calibri" w:cs="Calibri"/>
                <w:color w:val="000000"/>
                <w:lang w:eastAsia="en-AU"/>
              </w:rPr>
            </w:pPr>
            <w:ins w:id="184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93" w:author="KIM, Jason" w:date="2019-04-02T13:39:00Z"/>
                <w:rFonts w:ascii="Calibri" w:eastAsia="Times New Roman" w:hAnsi="Calibri" w:cs="Calibri"/>
                <w:color w:val="000000"/>
                <w:lang w:eastAsia="en-AU"/>
              </w:rPr>
            </w:pPr>
            <w:ins w:id="18494" w:author="KIM, Jason" w:date="2019-04-02T13:39:00Z">
              <w:r w:rsidRPr="0056388D">
                <w:rPr>
                  <w:rFonts w:ascii="Calibri" w:eastAsia="Times New Roman" w:hAnsi="Calibri" w:cs="Calibri"/>
                  <w:color w:val="000000"/>
                  <w:lang w:eastAsia="en-AU"/>
                </w:rPr>
                <w:t>LLS2101</w:t>
              </w:r>
            </w:ins>
          </w:p>
        </w:tc>
        <w:tc>
          <w:tcPr>
            <w:tcW w:w="933" w:type="pct"/>
            <w:noWrap/>
            <w:hideMark/>
          </w:tcPr>
          <w:p w:rsidR="00110C18" w:rsidRPr="0056388D" w:rsidRDefault="00110C18" w:rsidP="00063728">
            <w:pPr>
              <w:rPr>
                <w:ins w:id="18495" w:author="KIM, Jason" w:date="2019-04-02T13:39:00Z"/>
                <w:rFonts w:ascii="Calibri" w:eastAsia="Times New Roman" w:hAnsi="Calibri" w:cs="Calibri"/>
                <w:color w:val="000000"/>
                <w:lang w:eastAsia="en-AU"/>
              </w:rPr>
            </w:pPr>
            <w:ins w:id="184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97" w:author="KIM, Jason" w:date="2019-04-02T13:39:00Z"/>
                <w:rFonts w:ascii="Calibri" w:eastAsia="Times New Roman" w:hAnsi="Calibri" w:cs="Calibri"/>
                <w:color w:val="000000"/>
                <w:lang w:eastAsia="en-AU"/>
              </w:rPr>
            </w:pPr>
            <w:ins w:id="18498" w:author="KIM, Jason" w:date="2019-04-02T13:39:00Z">
              <w:r w:rsidRPr="0056388D">
                <w:rPr>
                  <w:rFonts w:ascii="Calibri" w:eastAsia="Times New Roman" w:hAnsi="Calibri" w:cs="Calibri"/>
                  <w:color w:val="000000"/>
                  <w:lang w:eastAsia="en-AU"/>
                </w:rPr>
                <w:t>Chainage 2015</w:t>
              </w:r>
            </w:ins>
          </w:p>
        </w:tc>
        <w:tc>
          <w:tcPr>
            <w:tcW w:w="764" w:type="pct"/>
            <w:noWrap/>
            <w:hideMark/>
          </w:tcPr>
          <w:p w:rsidR="00110C18" w:rsidRPr="0056388D" w:rsidRDefault="00110C18" w:rsidP="00063728">
            <w:pPr>
              <w:jc w:val="right"/>
              <w:rPr>
                <w:ins w:id="18499" w:author="KIM, Jason" w:date="2019-04-02T13:39:00Z"/>
                <w:rFonts w:ascii="Calibri" w:eastAsia="Times New Roman" w:hAnsi="Calibri" w:cs="Calibri"/>
                <w:color w:val="000000"/>
                <w:lang w:eastAsia="en-AU"/>
              </w:rPr>
            </w:pPr>
            <w:ins w:id="18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01" w:author="KIM, Jason" w:date="2019-04-02T13:39:00Z"/>
        </w:trPr>
        <w:tc>
          <w:tcPr>
            <w:tcW w:w="708" w:type="pct"/>
            <w:vMerge w:val="restart"/>
            <w:noWrap/>
            <w:hideMark/>
          </w:tcPr>
          <w:p w:rsidR="00110C18" w:rsidRPr="0056388D" w:rsidRDefault="00110C18" w:rsidP="00063728">
            <w:pPr>
              <w:rPr>
                <w:ins w:id="18502" w:author="KIM, Jason" w:date="2019-04-02T13:39:00Z"/>
                <w:rFonts w:ascii="Calibri" w:eastAsia="Times New Roman" w:hAnsi="Calibri" w:cs="Calibri"/>
                <w:color w:val="000000"/>
                <w:lang w:eastAsia="en-AU"/>
              </w:rPr>
            </w:pPr>
            <w:ins w:id="18503" w:author="KIM, Jason" w:date="2019-04-02T13:39:00Z">
              <w:r w:rsidRPr="0056388D">
                <w:rPr>
                  <w:rFonts w:ascii="Calibri" w:eastAsia="Times New Roman" w:hAnsi="Calibri" w:cs="Calibri"/>
                  <w:color w:val="000000"/>
                  <w:lang w:eastAsia="en-AU"/>
                </w:rPr>
                <w:t>LLE12K51</w:t>
              </w:r>
            </w:ins>
          </w:p>
        </w:tc>
        <w:tc>
          <w:tcPr>
            <w:tcW w:w="605" w:type="pct"/>
            <w:noWrap/>
            <w:hideMark/>
          </w:tcPr>
          <w:p w:rsidR="00110C18" w:rsidRPr="0056388D" w:rsidRDefault="00110C18" w:rsidP="00063728">
            <w:pPr>
              <w:rPr>
                <w:ins w:id="18504" w:author="KIM, Jason" w:date="2019-04-02T13:39:00Z"/>
                <w:rFonts w:ascii="Calibri" w:eastAsia="Times New Roman" w:hAnsi="Calibri" w:cs="Calibri"/>
                <w:color w:val="000000"/>
                <w:lang w:eastAsia="en-AU"/>
              </w:rPr>
            </w:pPr>
            <w:ins w:id="18505"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06" w:author="KIM, Jason" w:date="2019-04-02T13:39:00Z"/>
                <w:rFonts w:ascii="Calibri" w:eastAsia="Times New Roman" w:hAnsi="Calibri" w:cs="Calibri"/>
                <w:color w:val="000000"/>
                <w:lang w:eastAsia="en-AU"/>
              </w:rPr>
            </w:pPr>
            <w:ins w:id="185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08" w:author="KIM, Jason" w:date="2019-04-02T13:39:00Z"/>
                <w:rFonts w:ascii="Calibri" w:eastAsia="Times New Roman" w:hAnsi="Calibri" w:cs="Calibri"/>
                <w:color w:val="000000"/>
                <w:lang w:eastAsia="en-AU"/>
              </w:rPr>
            </w:pPr>
            <w:ins w:id="18509" w:author="KIM, Jason" w:date="2019-04-02T13:39:00Z">
              <w:r w:rsidRPr="0056388D">
                <w:rPr>
                  <w:rFonts w:ascii="Calibri" w:eastAsia="Times New Roman" w:hAnsi="Calibri" w:cs="Calibri"/>
                  <w:color w:val="000000"/>
                  <w:lang w:eastAsia="en-AU"/>
                </w:rPr>
                <w:t>LLN1099</w:t>
              </w:r>
            </w:ins>
          </w:p>
        </w:tc>
        <w:tc>
          <w:tcPr>
            <w:tcW w:w="933" w:type="pct"/>
            <w:noWrap/>
            <w:hideMark/>
          </w:tcPr>
          <w:p w:rsidR="00110C18" w:rsidRPr="0056388D" w:rsidRDefault="00110C18" w:rsidP="00063728">
            <w:pPr>
              <w:rPr>
                <w:ins w:id="18510" w:author="KIM, Jason" w:date="2019-04-02T13:39:00Z"/>
                <w:rFonts w:ascii="Calibri" w:eastAsia="Times New Roman" w:hAnsi="Calibri" w:cs="Calibri"/>
                <w:color w:val="000000"/>
                <w:lang w:eastAsia="en-AU"/>
              </w:rPr>
            </w:pPr>
            <w:ins w:id="185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12" w:author="KIM, Jason" w:date="2019-04-02T13:39:00Z"/>
                <w:rFonts w:ascii="Calibri" w:eastAsia="Times New Roman" w:hAnsi="Calibri" w:cs="Calibri"/>
                <w:color w:val="000000"/>
                <w:lang w:eastAsia="en-AU"/>
              </w:rPr>
            </w:pPr>
            <w:ins w:id="18513" w:author="KIM, Jason" w:date="2019-04-02T13:39:00Z">
              <w:r w:rsidRPr="0056388D">
                <w:rPr>
                  <w:rFonts w:ascii="Calibri" w:eastAsia="Times New Roman" w:hAnsi="Calibri" w:cs="Calibri"/>
                  <w:color w:val="000000"/>
                  <w:lang w:eastAsia="en-AU"/>
                </w:rPr>
                <w:t>Chainage 2267</w:t>
              </w:r>
            </w:ins>
          </w:p>
        </w:tc>
        <w:tc>
          <w:tcPr>
            <w:tcW w:w="764" w:type="pct"/>
            <w:noWrap/>
            <w:hideMark/>
          </w:tcPr>
          <w:p w:rsidR="00110C18" w:rsidRPr="0056388D" w:rsidRDefault="00110C18" w:rsidP="00063728">
            <w:pPr>
              <w:jc w:val="right"/>
              <w:rPr>
                <w:ins w:id="18514" w:author="KIM, Jason" w:date="2019-04-02T13:39:00Z"/>
                <w:rFonts w:ascii="Calibri" w:eastAsia="Times New Roman" w:hAnsi="Calibri" w:cs="Calibri"/>
                <w:color w:val="000000"/>
                <w:lang w:eastAsia="en-AU"/>
              </w:rPr>
            </w:pPr>
            <w:ins w:id="18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16" w:author="KIM, Jason" w:date="2019-04-02T13:39:00Z"/>
        </w:trPr>
        <w:tc>
          <w:tcPr>
            <w:tcW w:w="708" w:type="pct"/>
            <w:vMerge/>
            <w:hideMark/>
          </w:tcPr>
          <w:p w:rsidR="00110C18" w:rsidRPr="0056388D" w:rsidRDefault="00110C18" w:rsidP="00063728">
            <w:pPr>
              <w:rPr>
                <w:ins w:id="185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18" w:author="KIM, Jason" w:date="2019-04-02T13:39:00Z"/>
                <w:rFonts w:ascii="Calibri" w:eastAsia="Times New Roman" w:hAnsi="Calibri" w:cs="Calibri"/>
                <w:color w:val="000000"/>
                <w:lang w:eastAsia="en-AU"/>
              </w:rPr>
            </w:pPr>
            <w:ins w:id="18519"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20" w:author="KIM, Jason" w:date="2019-04-02T13:39:00Z"/>
                <w:rFonts w:ascii="Calibri" w:eastAsia="Times New Roman" w:hAnsi="Calibri" w:cs="Calibri"/>
                <w:color w:val="000000"/>
                <w:lang w:eastAsia="en-AU"/>
              </w:rPr>
            </w:pPr>
            <w:ins w:id="185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22" w:author="KIM, Jason" w:date="2019-04-02T13:39:00Z"/>
                <w:rFonts w:ascii="Calibri" w:eastAsia="Times New Roman" w:hAnsi="Calibri" w:cs="Calibri"/>
                <w:color w:val="000000"/>
                <w:lang w:eastAsia="en-AU"/>
              </w:rPr>
            </w:pPr>
            <w:ins w:id="18523" w:author="KIM, Jason" w:date="2019-04-02T13:39:00Z">
              <w:r w:rsidRPr="0056388D">
                <w:rPr>
                  <w:rFonts w:ascii="Calibri" w:eastAsia="Times New Roman" w:hAnsi="Calibri" w:cs="Calibri"/>
                  <w:color w:val="000000"/>
                  <w:lang w:eastAsia="en-AU"/>
                </w:rPr>
                <w:t>LLN1100</w:t>
              </w:r>
            </w:ins>
          </w:p>
        </w:tc>
        <w:tc>
          <w:tcPr>
            <w:tcW w:w="933" w:type="pct"/>
            <w:noWrap/>
            <w:hideMark/>
          </w:tcPr>
          <w:p w:rsidR="00110C18" w:rsidRPr="0056388D" w:rsidRDefault="00110C18" w:rsidP="00063728">
            <w:pPr>
              <w:rPr>
                <w:ins w:id="18524" w:author="KIM, Jason" w:date="2019-04-02T13:39:00Z"/>
                <w:rFonts w:ascii="Calibri" w:eastAsia="Times New Roman" w:hAnsi="Calibri" w:cs="Calibri"/>
                <w:color w:val="000000"/>
                <w:lang w:eastAsia="en-AU"/>
              </w:rPr>
            </w:pPr>
            <w:ins w:id="185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26" w:author="KIM, Jason" w:date="2019-04-02T13:39:00Z"/>
                <w:rFonts w:ascii="Calibri" w:eastAsia="Times New Roman" w:hAnsi="Calibri" w:cs="Calibri"/>
                <w:color w:val="000000"/>
                <w:lang w:eastAsia="en-AU"/>
              </w:rPr>
            </w:pPr>
            <w:ins w:id="18527" w:author="KIM, Jason" w:date="2019-04-02T13:39:00Z">
              <w:r w:rsidRPr="0056388D">
                <w:rPr>
                  <w:rFonts w:ascii="Calibri" w:eastAsia="Times New Roman" w:hAnsi="Calibri" w:cs="Calibri"/>
                  <w:color w:val="000000"/>
                  <w:lang w:eastAsia="en-AU"/>
                </w:rPr>
                <w:t>Chainage 2276</w:t>
              </w:r>
            </w:ins>
          </w:p>
        </w:tc>
        <w:tc>
          <w:tcPr>
            <w:tcW w:w="764" w:type="pct"/>
            <w:noWrap/>
            <w:hideMark/>
          </w:tcPr>
          <w:p w:rsidR="00110C18" w:rsidRPr="0056388D" w:rsidRDefault="00110C18" w:rsidP="00063728">
            <w:pPr>
              <w:jc w:val="right"/>
              <w:rPr>
                <w:ins w:id="18528" w:author="KIM, Jason" w:date="2019-04-02T13:39:00Z"/>
                <w:rFonts w:ascii="Calibri" w:eastAsia="Times New Roman" w:hAnsi="Calibri" w:cs="Calibri"/>
                <w:color w:val="000000"/>
                <w:lang w:eastAsia="en-AU"/>
              </w:rPr>
            </w:pPr>
            <w:ins w:id="18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30" w:author="KIM, Jason" w:date="2019-04-02T13:39:00Z"/>
        </w:trPr>
        <w:tc>
          <w:tcPr>
            <w:tcW w:w="708" w:type="pct"/>
            <w:vMerge/>
            <w:hideMark/>
          </w:tcPr>
          <w:p w:rsidR="00110C18" w:rsidRPr="0056388D" w:rsidRDefault="00110C18" w:rsidP="00063728">
            <w:pPr>
              <w:rPr>
                <w:ins w:id="185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32" w:author="KIM, Jason" w:date="2019-04-02T13:39:00Z"/>
                <w:rFonts w:ascii="Calibri" w:eastAsia="Times New Roman" w:hAnsi="Calibri" w:cs="Calibri"/>
                <w:color w:val="000000"/>
                <w:lang w:eastAsia="en-AU"/>
              </w:rPr>
            </w:pPr>
            <w:ins w:id="18533"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34" w:author="KIM, Jason" w:date="2019-04-02T13:39:00Z"/>
                <w:rFonts w:ascii="Calibri" w:eastAsia="Times New Roman" w:hAnsi="Calibri" w:cs="Calibri"/>
                <w:color w:val="000000"/>
                <w:lang w:eastAsia="en-AU"/>
              </w:rPr>
            </w:pPr>
            <w:ins w:id="185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36" w:author="KIM, Jason" w:date="2019-04-02T13:39:00Z"/>
                <w:rFonts w:ascii="Calibri" w:eastAsia="Times New Roman" w:hAnsi="Calibri" w:cs="Calibri"/>
                <w:color w:val="000000"/>
                <w:lang w:eastAsia="en-AU"/>
              </w:rPr>
            </w:pPr>
            <w:ins w:id="18537" w:author="KIM, Jason" w:date="2019-04-02T13:39:00Z">
              <w:r w:rsidRPr="0056388D">
                <w:rPr>
                  <w:rFonts w:ascii="Calibri" w:eastAsia="Times New Roman" w:hAnsi="Calibri" w:cs="Calibri"/>
                  <w:color w:val="000000"/>
                  <w:lang w:eastAsia="en-AU"/>
                </w:rPr>
                <w:t>LLN1101</w:t>
              </w:r>
            </w:ins>
          </w:p>
        </w:tc>
        <w:tc>
          <w:tcPr>
            <w:tcW w:w="933" w:type="pct"/>
            <w:noWrap/>
            <w:hideMark/>
          </w:tcPr>
          <w:p w:rsidR="00110C18" w:rsidRPr="0056388D" w:rsidRDefault="00110C18" w:rsidP="00063728">
            <w:pPr>
              <w:rPr>
                <w:ins w:id="18538" w:author="KIM, Jason" w:date="2019-04-02T13:39:00Z"/>
                <w:rFonts w:ascii="Calibri" w:eastAsia="Times New Roman" w:hAnsi="Calibri" w:cs="Calibri"/>
                <w:color w:val="000000"/>
                <w:lang w:eastAsia="en-AU"/>
              </w:rPr>
            </w:pPr>
            <w:ins w:id="185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40" w:author="KIM, Jason" w:date="2019-04-02T13:39:00Z"/>
                <w:rFonts w:ascii="Calibri" w:eastAsia="Times New Roman" w:hAnsi="Calibri" w:cs="Calibri"/>
                <w:color w:val="000000"/>
                <w:lang w:eastAsia="en-AU"/>
              </w:rPr>
            </w:pPr>
            <w:ins w:id="18541" w:author="KIM, Jason" w:date="2019-04-02T13:39:00Z">
              <w:r w:rsidRPr="0056388D">
                <w:rPr>
                  <w:rFonts w:ascii="Calibri" w:eastAsia="Times New Roman" w:hAnsi="Calibri" w:cs="Calibri"/>
                  <w:color w:val="000000"/>
                  <w:lang w:eastAsia="en-AU"/>
                </w:rPr>
                <w:t>Chainage 2286</w:t>
              </w:r>
            </w:ins>
          </w:p>
        </w:tc>
        <w:tc>
          <w:tcPr>
            <w:tcW w:w="764" w:type="pct"/>
            <w:noWrap/>
            <w:hideMark/>
          </w:tcPr>
          <w:p w:rsidR="00110C18" w:rsidRPr="0056388D" w:rsidRDefault="00110C18" w:rsidP="00063728">
            <w:pPr>
              <w:jc w:val="right"/>
              <w:rPr>
                <w:ins w:id="18542" w:author="KIM, Jason" w:date="2019-04-02T13:39:00Z"/>
                <w:rFonts w:ascii="Calibri" w:eastAsia="Times New Roman" w:hAnsi="Calibri" w:cs="Calibri"/>
                <w:color w:val="000000"/>
                <w:lang w:eastAsia="en-AU"/>
              </w:rPr>
            </w:pPr>
            <w:ins w:id="18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44" w:author="KIM, Jason" w:date="2019-04-02T13:39:00Z"/>
        </w:trPr>
        <w:tc>
          <w:tcPr>
            <w:tcW w:w="708" w:type="pct"/>
            <w:vMerge/>
            <w:hideMark/>
          </w:tcPr>
          <w:p w:rsidR="00110C18" w:rsidRPr="0056388D" w:rsidRDefault="00110C18" w:rsidP="00063728">
            <w:pPr>
              <w:rPr>
                <w:ins w:id="185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46" w:author="KIM, Jason" w:date="2019-04-02T13:39:00Z"/>
                <w:rFonts w:ascii="Calibri" w:eastAsia="Times New Roman" w:hAnsi="Calibri" w:cs="Calibri"/>
                <w:color w:val="000000"/>
                <w:lang w:eastAsia="en-AU"/>
              </w:rPr>
            </w:pPr>
            <w:ins w:id="18547"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48" w:author="KIM, Jason" w:date="2019-04-02T13:39:00Z"/>
                <w:rFonts w:ascii="Calibri" w:eastAsia="Times New Roman" w:hAnsi="Calibri" w:cs="Calibri"/>
                <w:color w:val="000000"/>
                <w:lang w:eastAsia="en-AU"/>
              </w:rPr>
            </w:pPr>
            <w:ins w:id="185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50" w:author="KIM, Jason" w:date="2019-04-02T13:39:00Z"/>
                <w:rFonts w:ascii="Calibri" w:eastAsia="Times New Roman" w:hAnsi="Calibri" w:cs="Calibri"/>
                <w:color w:val="000000"/>
                <w:lang w:eastAsia="en-AU"/>
              </w:rPr>
            </w:pPr>
            <w:ins w:id="18551" w:author="KIM, Jason" w:date="2019-04-02T13:39:00Z">
              <w:r w:rsidRPr="0056388D">
                <w:rPr>
                  <w:rFonts w:ascii="Calibri" w:eastAsia="Times New Roman" w:hAnsi="Calibri" w:cs="Calibri"/>
                  <w:color w:val="000000"/>
                  <w:lang w:eastAsia="en-AU"/>
                </w:rPr>
                <w:t>LLN1102</w:t>
              </w:r>
            </w:ins>
          </w:p>
        </w:tc>
        <w:tc>
          <w:tcPr>
            <w:tcW w:w="933" w:type="pct"/>
            <w:noWrap/>
            <w:hideMark/>
          </w:tcPr>
          <w:p w:rsidR="00110C18" w:rsidRPr="0056388D" w:rsidRDefault="00110C18" w:rsidP="00063728">
            <w:pPr>
              <w:rPr>
                <w:ins w:id="18552" w:author="KIM, Jason" w:date="2019-04-02T13:39:00Z"/>
                <w:rFonts w:ascii="Calibri" w:eastAsia="Times New Roman" w:hAnsi="Calibri" w:cs="Calibri"/>
                <w:color w:val="000000"/>
                <w:lang w:eastAsia="en-AU"/>
              </w:rPr>
            </w:pPr>
            <w:ins w:id="185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54" w:author="KIM, Jason" w:date="2019-04-02T13:39:00Z"/>
                <w:rFonts w:ascii="Calibri" w:eastAsia="Times New Roman" w:hAnsi="Calibri" w:cs="Calibri"/>
                <w:color w:val="000000"/>
                <w:lang w:eastAsia="en-AU"/>
              </w:rPr>
            </w:pPr>
            <w:ins w:id="18555" w:author="KIM, Jason" w:date="2019-04-02T13:39:00Z">
              <w:r w:rsidRPr="0056388D">
                <w:rPr>
                  <w:rFonts w:ascii="Calibri" w:eastAsia="Times New Roman" w:hAnsi="Calibri" w:cs="Calibri"/>
                  <w:color w:val="000000"/>
                  <w:lang w:eastAsia="en-AU"/>
                </w:rPr>
                <w:t>Chainage 2295</w:t>
              </w:r>
            </w:ins>
          </w:p>
        </w:tc>
        <w:tc>
          <w:tcPr>
            <w:tcW w:w="764" w:type="pct"/>
            <w:noWrap/>
            <w:hideMark/>
          </w:tcPr>
          <w:p w:rsidR="00110C18" w:rsidRPr="0056388D" w:rsidRDefault="00110C18" w:rsidP="00063728">
            <w:pPr>
              <w:jc w:val="right"/>
              <w:rPr>
                <w:ins w:id="18556" w:author="KIM, Jason" w:date="2019-04-02T13:39:00Z"/>
                <w:rFonts w:ascii="Calibri" w:eastAsia="Times New Roman" w:hAnsi="Calibri" w:cs="Calibri"/>
                <w:color w:val="000000"/>
                <w:lang w:eastAsia="en-AU"/>
              </w:rPr>
            </w:pPr>
            <w:ins w:id="185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58" w:author="KIM, Jason" w:date="2019-04-02T13:39:00Z"/>
        </w:trPr>
        <w:tc>
          <w:tcPr>
            <w:tcW w:w="708" w:type="pct"/>
            <w:vMerge/>
            <w:hideMark/>
          </w:tcPr>
          <w:p w:rsidR="00110C18" w:rsidRPr="0056388D" w:rsidRDefault="00110C18" w:rsidP="00063728">
            <w:pPr>
              <w:rPr>
                <w:ins w:id="185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60" w:author="KIM, Jason" w:date="2019-04-02T13:39:00Z"/>
                <w:rFonts w:ascii="Calibri" w:eastAsia="Times New Roman" w:hAnsi="Calibri" w:cs="Calibri"/>
                <w:color w:val="000000"/>
                <w:lang w:eastAsia="en-AU"/>
              </w:rPr>
            </w:pPr>
            <w:ins w:id="18561"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62" w:author="KIM, Jason" w:date="2019-04-02T13:39:00Z"/>
                <w:rFonts w:ascii="Calibri" w:eastAsia="Times New Roman" w:hAnsi="Calibri" w:cs="Calibri"/>
                <w:color w:val="000000"/>
                <w:lang w:eastAsia="en-AU"/>
              </w:rPr>
            </w:pPr>
            <w:ins w:id="185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64" w:author="KIM, Jason" w:date="2019-04-02T13:39:00Z"/>
                <w:rFonts w:ascii="Calibri" w:eastAsia="Times New Roman" w:hAnsi="Calibri" w:cs="Calibri"/>
                <w:color w:val="000000"/>
                <w:lang w:eastAsia="en-AU"/>
              </w:rPr>
            </w:pPr>
            <w:ins w:id="18565" w:author="KIM, Jason" w:date="2019-04-02T13:39:00Z">
              <w:r w:rsidRPr="0056388D">
                <w:rPr>
                  <w:rFonts w:ascii="Calibri" w:eastAsia="Times New Roman" w:hAnsi="Calibri" w:cs="Calibri"/>
                  <w:color w:val="000000"/>
                  <w:lang w:eastAsia="en-AU"/>
                </w:rPr>
                <w:t>LLN1103</w:t>
              </w:r>
            </w:ins>
          </w:p>
        </w:tc>
        <w:tc>
          <w:tcPr>
            <w:tcW w:w="933" w:type="pct"/>
            <w:noWrap/>
            <w:hideMark/>
          </w:tcPr>
          <w:p w:rsidR="00110C18" w:rsidRPr="0056388D" w:rsidRDefault="00110C18" w:rsidP="00063728">
            <w:pPr>
              <w:rPr>
                <w:ins w:id="18566" w:author="KIM, Jason" w:date="2019-04-02T13:39:00Z"/>
                <w:rFonts w:ascii="Calibri" w:eastAsia="Times New Roman" w:hAnsi="Calibri" w:cs="Calibri"/>
                <w:color w:val="000000"/>
                <w:lang w:eastAsia="en-AU"/>
              </w:rPr>
            </w:pPr>
            <w:ins w:id="185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68" w:author="KIM, Jason" w:date="2019-04-02T13:39:00Z"/>
                <w:rFonts w:ascii="Calibri" w:eastAsia="Times New Roman" w:hAnsi="Calibri" w:cs="Calibri"/>
                <w:color w:val="000000"/>
                <w:lang w:eastAsia="en-AU"/>
              </w:rPr>
            </w:pPr>
            <w:ins w:id="18569" w:author="KIM, Jason" w:date="2019-04-02T13:39:00Z">
              <w:r w:rsidRPr="0056388D">
                <w:rPr>
                  <w:rFonts w:ascii="Calibri" w:eastAsia="Times New Roman" w:hAnsi="Calibri" w:cs="Calibri"/>
                  <w:color w:val="000000"/>
                  <w:lang w:eastAsia="en-AU"/>
                </w:rPr>
                <w:t>Chainage 2305</w:t>
              </w:r>
            </w:ins>
          </w:p>
        </w:tc>
        <w:tc>
          <w:tcPr>
            <w:tcW w:w="764" w:type="pct"/>
            <w:noWrap/>
            <w:hideMark/>
          </w:tcPr>
          <w:p w:rsidR="00110C18" w:rsidRPr="0056388D" w:rsidRDefault="00110C18" w:rsidP="00063728">
            <w:pPr>
              <w:jc w:val="right"/>
              <w:rPr>
                <w:ins w:id="18570" w:author="KIM, Jason" w:date="2019-04-02T13:39:00Z"/>
                <w:rFonts w:ascii="Calibri" w:eastAsia="Times New Roman" w:hAnsi="Calibri" w:cs="Calibri"/>
                <w:color w:val="000000"/>
                <w:lang w:eastAsia="en-AU"/>
              </w:rPr>
            </w:pPr>
            <w:ins w:id="185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72" w:author="KIM, Jason" w:date="2019-04-02T13:39:00Z"/>
        </w:trPr>
        <w:tc>
          <w:tcPr>
            <w:tcW w:w="708" w:type="pct"/>
            <w:vMerge/>
            <w:hideMark/>
          </w:tcPr>
          <w:p w:rsidR="00110C18" w:rsidRPr="0056388D" w:rsidRDefault="00110C18" w:rsidP="00063728">
            <w:pPr>
              <w:rPr>
                <w:ins w:id="185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74" w:author="KIM, Jason" w:date="2019-04-02T13:39:00Z"/>
                <w:rFonts w:ascii="Calibri" w:eastAsia="Times New Roman" w:hAnsi="Calibri" w:cs="Calibri"/>
                <w:color w:val="000000"/>
                <w:lang w:eastAsia="en-AU"/>
              </w:rPr>
            </w:pPr>
            <w:ins w:id="18575"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76" w:author="KIM, Jason" w:date="2019-04-02T13:39:00Z"/>
                <w:rFonts w:ascii="Calibri" w:eastAsia="Times New Roman" w:hAnsi="Calibri" w:cs="Calibri"/>
                <w:color w:val="000000"/>
                <w:lang w:eastAsia="en-AU"/>
              </w:rPr>
            </w:pPr>
            <w:ins w:id="185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78" w:author="KIM, Jason" w:date="2019-04-02T13:39:00Z"/>
                <w:rFonts w:ascii="Calibri" w:eastAsia="Times New Roman" w:hAnsi="Calibri" w:cs="Calibri"/>
                <w:color w:val="000000"/>
                <w:lang w:eastAsia="en-AU"/>
              </w:rPr>
            </w:pPr>
            <w:ins w:id="18579" w:author="KIM, Jason" w:date="2019-04-02T13:39:00Z">
              <w:r w:rsidRPr="0056388D">
                <w:rPr>
                  <w:rFonts w:ascii="Calibri" w:eastAsia="Times New Roman" w:hAnsi="Calibri" w:cs="Calibri"/>
                  <w:color w:val="000000"/>
                  <w:lang w:eastAsia="en-AU"/>
                </w:rPr>
                <w:t>LLN1104</w:t>
              </w:r>
            </w:ins>
          </w:p>
        </w:tc>
        <w:tc>
          <w:tcPr>
            <w:tcW w:w="933" w:type="pct"/>
            <w:noWrap/>
            <w:hideMark/>
          </w:tcPr>
          <w:p w:rsidR="00110C18" w:rsidRPr="0056388D" w:rsidRDefault="00110C18" w:rsidP="00063728">
            <w:pPr>
              <w:rPr>
                <w:ins w:id="18580" w:author="KIM, Jason" w:date="2019-04-02T13:39:00Z"/>
                <w:rFonts w:ascii="Calibri" w:eastAsia="Times New Roman" w:hAnsi="Calibri" w:cs="Calibri"/>
                <w:color w:val="000000"/>
                <w:lang w:eastAsia="en-AU"/>
              </w:rPr>
            </w:pPr>
            <w:ins w:id="185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82" w:author="KIM, Jason" w:date="2019-04-02T13:39:00Z"/>
                <w:rFonts w:ascii="Calibri" w:eastAsia="Times New Roman" w:hAnsi="Calibri" w:cs="Calibri"/>
                <w:color w:val="000000"/>
                <w:lang w:eastAsia="en-AU"/>
              </w:rPr>
            </w:pPr>
            <w:ins w:id="18583" w:author="KIM, Jason" w:date="2019-04-02T13:39:00Z">
              <w:r w:rsidRPr="0056388D">
                <w:rPr>
                  <w:rFonts w:ascii="Calibri" w:eastAsia="Times New Roman" w:hAnsi="Calibri" w:cs="Calibri"/>
                  <w:color w:val="000000"/>
                  <w:lang w:eastAsia="en-AU"/>
                </w:rPr>
                <w:t>Chainage 2315</w:t>
              </w:r>
            </w:ins>
          </w:p>
        </w:tc>
        <w:tc>
          <w:tcPr>
            <w:tcW w:w="764" w:type="pct"/>
            <w:noWrap/>
            <w:hideMark/>
          </w:tcPr>
          <w:p w:rsidR="00110C18" w:rsidRPr="0056388D" w:rsidRDefault="00110C18" w:rsidP="00063728">
            <w:pPr>
              <w:jc w:val="right"/>
              <w:rPr>
                <w:ins w:id="18584" w:author="KIM, Jason" w:date="2019-04-02T13:39:00Z"/>
                <w:rFonts w:ascii="Calibri" w:eastAsia="Times New Roman" w:hAnsi="Calibri" w:cs="Calibri"/>
                <w:color w:val="000000"/>
                <w:lang w:eastAsia="en-AU"/>
              </w:rPr>
            </w:pPr>
            <w:ins w:id="18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86" w:author="KIM, Jason" w:date="2019-04-02T13:39:00Z"/>
        </w:trPr>
        <w:tc>
          <w:tcPr>
            <w:tcW w:w="708" w:type="pct"/>
            <w:vMerge/>
            <w:hideMark/>
          </w:tcPr>
          <w:p w:rsidR="00110C18" w:rsidRPr="0056388D" w:rsidRDefault="00110C18" w:rsidP="00063728">
            <w:pPr>
              <w:rPr>
                <w:ins w:id="185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88" w:author="KIM, Jason" w:date="2019-04-02T13:39:00Z"/>
                <w:rFonts w:ascii="Calibri" w:eastAsia="Times New Roman" w:hAnsi="Calibri" w:cs="Calibri"/>
                <w:color w:val="000000"/>
                <w:lang w:eastAsia="en-AU"/>
              </w:rPr>
            </w:pPr>
            <w:ins w:id="18589"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90" w:author="KIM, Jason" w:date="2019-04-02T13:39:00Z"/>
                <w:rFonts w:ascii="Calibri" w:eastAsia="Times New Roman" w:hAnsi="Calibri" w:cs="Calibri"/>
                <w:color w:val="000000"/>
                <w:lang w:eastAsia="en-AU"/>
              </w:rPr>
            </w:pPr>
            <w:ins w:id="185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92" w:author="KIM, Jason" w:date="2019-04-02T13:39:00Z"/>
                <w:rFonts w:ascii="Calibri" w:eastAsia="Times New Roman" w:hAnsi="Calibri" w:cs="Calibri"/>
                <w:color w:val="000000"/>
                <w:lang w:eastAsia="en-AU"/>
              </w:rPr>
            </w:pPr>
            <w:ins w:id="18593" w:author="KIM, Jason" w:date="2019-04-02T13:39:00Z">
              <w:r w:rsidRPr="0056388D">
                <w:rPr>
                  <w:rFonts w:ascii="Calibri" w:eastAsia="Times New Roman" w:hAnsi="Calibri" w:cs="Calibri"/>
                  <w:color w:val="000000"/>
                  <w:lang w:eastAsia="en-AU"/>
                </w:rPr>
                <w:t>LLN1105</w:t>
              </w:r>
            </w:ins>
          </w:p>
        </w:tc>
        <w:tc>
          <w:tcPr>
            <w:tcW w:w="933" w:type="pct"/>
            <w:noWrap/>
            <w:hideMark/>
          </w:tcPr>
          <w:p w:rsidR="00110C18" w:rsidRPr="0056388D" w:rsidRDefault="00110C18" w:rsidP="00063728">
            <w:pPr>
              <w:rPr>
                <w:ins w:id="18594" w:author="KIM, Jason" w:date="2019-04-02T13:39:00Z"/>
                <w:rFonts w:ascii="Calibri" w:eastAsia="Times New Roman" w:hAnsi="Calibri" w:cs="Calibri"/>
                <w:color w:val="000000"/>
                <w:lang w:eastAsia="en-AU"/>
              </w:rPr>
            </w:pPr>
            <w:ins w:id="185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96" w:author="KIM, Jason" w:date="2019-04-02T13:39:00Z"/>
                <w:rFonts w:ascii="Calibri" w:eastAsia="Times New Roman" w:hAnsi="Calibri" w:cs="Calibri"/>
                <w:color w:val="000000"/>
                <w:lang w:eastAsia="en-AU"/>
              </w:rPr>
            </w:pPr>
            <w:ins w:id="18597" w:author="KIM, Jason" w:date="2019-04-02T13:39:00Z">
              <w:r w:rsidRPr="0056388D">
                <w:rPr>
                  <w:rFonts w:ascii="Calibri" w:eastAsia="Times New Roman" w:hAnsi="Calibri" w:cs="Calibri"/>
                  <w:color w:val="000000"/>
                  <w:lang w:eastAsia="en-AU"/>
                </w:rPr>
                <w:t>Chainage 2325</w:t>
              </w:r>
            </w:ins>
          </w:p>
        </w:tc>
        <w:tc>
          <w:tcPr>
            <w:tcW w:w="764" w:type="pct"/>
            <w:noWrap/>
            <w:hideMark/>
          </w:tcPr>
          <w:p w:rsidR="00110C18" w:rsidRPr="0056388D" w:rsidRDefault="00110C18" w:rsidP="00063728">
            <w:pPr>
              <w:jc w:val="right"/>
              <w:rPr>
                <w:ins w:id="18598" w:author="KIM, Jason" w:date="2019-04-02T13:39:00Z"/>
                <w:rFonts w:ascii="Calibri" w:eastAsia="Times New Roman" w:hAnsi="Calibri" w:cs="Calibri"/>
                <w:color w:val="000000"/>
                <w:lang w:eastAsia="en-AU"/>
              </w:rPr>
            </w:pPr>
            <w:ins w:id="185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00" w:author="KIM, Jason" w:date="2019-04-02T13:39:00Z"/>
        </w:trPr>
        <w:tc>
          <w:tcPr>
            <w:tcW w:w="708" w:type="pct"/>
            <w:vMerge/>
            <w:hideMark/>
          </w:tcPr>
          <w:p w:rsidR="00110C18" w:rsidRPr="0056388D" w:rsidRDefault="00110C18" w:rsidP="00063728">
            <w:pPr>
              <w:rPr>
                <w:ins w:id="186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02" w:author="KIM, Jason" w:date="2019-04-02T13:39:00Z"/>
                <w:rFonts w:ascii="Calibri" w:eastAsia="Times New Roman" w:hAnsi="Calibri" w:cs="Calibri"/>
                <w:color w:val="000000"/>
                <w:lang w:eastAsia="en-AU"/>
              </w:rPr>
            </w:pPr>
            <w:ins w:id="18603"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04" w:author="KIM, Jason" w:date="2019-04-02T13:39:00Z"/>
                <w:rFonts w:ascii="Calibri" w:eastAsia="Times New Roman" w:hAnsi="Calibri" w:cs="Calibri"/>
                <w:color w:val="000000"/>
                <w:lang w:eastAsia="en-AU"/>
              </w:rPr>
            </w:pPr>
            <w:ins w:id="186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06" w:author="KIM, Jason" w:date="2019-04-02T13:39:00Z"/>
                <w:rFonts w:ascii="Calibri" w:eastAsia="Times New Roman" w:hAnsi="Calibri" w:cs="Calibri"/>
                <w:color w:val="000000"/>
                <w:lang w:eastAsia="en-AU"/>
              </w:rPr>
            </w:pPr>
            <w:ins w:id="18607" w:author="KIM, Jason" w:date="2019-04-02T13:39:00Z">
              <w:r w:rsidRPr="0056388D">
                <w:rPr>
                  <w:rFonts w:ascii="Calibri" w:eastAsia="Times New Roman" w:hAnsi="Calibri" w:cs="Calibri"/>
                  <w:color w:val="000000"/>
                  <w:lang w:eastAsia="en-AU"/>
                </w:rPr>
                <w:t>LLN1106</w:t>
              </w:r>
            </w:ins>
          </w:p>
        </w:tc>
        <w:tc>
          <w:tcPr>
            <w:tcW w:w="933" w:type="pct"/>
            <w:noWrap/>
            <w:hideMark/>
          </w:tcPr>
          <w:p w:rsidR="00110C18" w:rsidRPr="0056388D" w:rsidRDefault="00110C18" w:rsidP="00063728">
            <w:pPr>
              <w:rPr>
                <w:ins w:id="18608" w:author="KIM, Jason" w:date="2019-04-02T13:39:00Z"/>
                <w:rFonts w:ascii="Calibri" w:eastAsia="Times New Roman" w:hAnsi="Calibri" w:cs="Calibri"/>
                <w:color w:val="000000"/>
                <w:lang w:eastAsia="en-AU"/>
              </w:rPr>
            </w:pPr>
            <w:ins w:id="186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10" w:author="KIM, Jason" w:date="2019-04-02T13:39:00Z"/>
                <w:rFonts w:ascii="Calibri" w:eastAsia="Times New Roman" w:hAnsi="Calibri" w:cs="Calibri"/>
                <w:color w:val="000000"/>
                <w:lang w:eastAsia="en-AU"/>
              </w:rPr>
            </w:pPr>
            <w:ins w:id="18611" w:author="KIM, Jason" w:date="2019-04-02T13:39:00Z">
              <w:r w:rsidRPr="0056388D">
                <w:rPr>
                  <w:rFonts w:ascii="Calibri" w:eastAsia="Times New Roman" w:hAnsi="Calibri" w:cs="Calibri"/>
                  <w:color w:val="000000"/>
                  <w:lang w:eastAsia="en-AU"/>
                </w:rPr>
                <w:t>Chainage 2334</w:t>
              </w:r>
            </w:ins>
          </w:p>
        </w:tc>
        <w:tc>
          <w:tcPr>
            <w:tcW w:w="764" w:type="pct"/>
            <w:noWrap/>
            <w:hideMark/>
          </w:tcPr>
          <w:p w:rsidR="00110C18" w:rsidRPr="0056388D" w:rsidRDefault="00110C18" w:rsidP="00063728">
            <w:pPr>
              <w:jc w:val="right"/>
              <w:rPr>
                <w:ins w:id="18612" w:author="KIM, Jason" w:date="2019-04-02T13:39:00Z"/>
                <w:rFonts w:ascii="Calibri" w:eastAsia="Times New Roman" w:hAnsi="Calibri" w:cs="Calibri"/>
                <w:color w:val="000000"/>
                <w:lang w:eastAsia="en-AU"/>
              </w:rPr>
            </w:pPr>
            <w:ins w:id="186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14" w:author="KIM, Jason" w:date="2019-04-02T13:39:00Z"/>
        </w:trPr>
        <w:tc>
          <w:tcPr>
            <w:tcW w:w="708" w:type="pct"/>
            <w:vMerge/>
            <w:hideMark/>
          </w:tcPr>
          <w:p w:rsidR="00110C18" w:rsidRPr="0056388D" w:rsidRDefault="00110C18" w:rsidP="00063728">
            <w:pPr>
              <w:rPr>
                <w:ins w:id="186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16" w:author="KIM, Jason" w:date="2019-04-02T13:39:00Z"/>
                <w:rFonts w:ascii="Calibri" w:eastAsia="Times New Roman" w:hAnsi="Calibri" w:cs="Calibri"/>
                <w:color w:val="000000"/>
                <w:lang w:eastAsia="en-AU"/>
              </w:rPr>
            </w:pPr>
            <w:ins w:id="18617"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18" w:author="KIM, Jason" w:date="2019-04-02T13:39:00Z"/>
                <w:rFonts w:ascii="Calibri" w:eastAsia="Times New Roman" w:hAnsi="Calibri" w:cs="Calibri"/>
                <w:color w:val="000000"/>
                <w:lang w:eastAsia="en-AU"/>
              </w:rPr>
            </w:pPr>
            <w:ins w:id="186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20" w:author="KIM, Jason" w:date="2019-04-02T13:39:00Z"/>
                <w:rFonts w:ascii="Calibri" w:eastAsia="Times New Roman" w:hAnsi="Calibri" w:cs="Calibri"/>
                <w:color w:val="000000"/>
                <w:lang w:eastAsia="en-AU"/>
              </w:rPr>
            </w:pPr>
            <w:ins w:id="18621" w:author="KIM, Jason" w:date="2019-04-02T13:39:00Z">
              <w:r w:rsidRPr="0056388D">
                <w:rPr>
                  <w:rFonts w:ascii="Calibri" w:eastAsia="Times New Roman" w:hAnsi="Calibri" w:cs="Calibri"/>
                  <w:color w:val="000000"/>
                  <w:lang w:eastAsia="en-AU"/>
                </w:rPr>
                <w:t>LLN1107</w:t>
              </w:r>
            </w:ins>
          </w:p>
        </w:tc>
        <w:tc>
          <w:tcPr>
            <w:tcW w:w="933" w:type="pct"/>
            <w:noWrap/>
            <w:hideMark/>
          </w:tcPr>
          <w:p w:rsidR="00110C18" w:rsidRPr="0056388D" w:rsidRDefault="00110C18" w:rsidP="00063728">
            <w:pPr>
              <w:rPr>
                <w:ins w:id="18622" w:author="KIM, Jason" w:date="2019-04-02T13:39:00Z"/>
                <w:rFonts w:ascii="Calibri" w:eastAsia="Times New Roman" w:hAnsi="Calibri" w:cs="Calibri"/>
                <w:color w:val="000000"/>
                <w:lang w:eastAsia="en-AU"/>
              </w:rPr>
            </w:pPr>
            <w:ins w:id="186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24" w:author="KIM, Jason" w:date="2019-04-02T13:39:00Z"/>
                <w:rFonts w:ascii="Calibri" w:eastAsia="Times New Roman" w:hAnsi="Calibri" w:cs="Calibri"/>
                <w:color w:val="000000"/>
                <w:lang w:eastAsia="en-AU"/>
              </w:rPr>
            </w:pPr>
            <w:ins w:id="18625" w:author="KIM, Jason" w:date="2019-04-02T13:39:00Z">
              <w:r w:rsidRPr="0056388D">
                <w:rPr>
                  <w:rFonts w:ascii="Calibri" w:eastAsia="Times New Roman" w:hAnsi="Calibri" w:cs="Calibri"/>
                  <w:color w:val="000000"/>
                  <w:lang w:eastAsia="en-AU"/>
                </w:rPr>
                <w:t>Chainage 2344</w:t>
              </w:r>
            </w:ins>
          </w:p>
        </w:tc>
        <w:tc>
          <w:tcPr>
            <w:tcW w:w="764" w:type="pct"/>
            <w:noWrap/>
            <w:hideMark/>
          </w:tcPr>
          <w:p w:rsidR="00110C18" w:rsidRPr="0056388D" w:rsidRDefault="00110C18" w:rsidP="00063728">
            <w:pPr>
              <w:jc w:val="right"/>
              <w:rPr>
                <w:ins w:id="18626" w:author="KIM, Jason" w:date="2019-04-02T13:39:00Z"/>
                <w:rFonts w:ascii="Calibri" w:eastAsia="Times New Roman" w:hAnsi="Calibri" w:cs="Calibri"/>
                <w:color w:val="000000"/>
                <w:lang w:eastAsia="en-AU"/>
              </w:rPr>
            </w:pPr>
            <w:ins w:id="18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28" w:author="KIM, Jason" w:date="2019-04-02T13:39:00Z"/>
        </w:trPr>
        <w:tc>
          <w:tcPr>
            <w:tcW w:w="708" w:type="pct"/>
            <w:vMerge/>
            <w:hideMark/>
          </w:tcPr>
          <w:p w:rsidR="00110C18" w:rsidRPr="0056388D" w:rsidRDefault="00110C18" w:rsidP="00063728">
            <w:pPr>
              <w:rPr>
                <w:ins w:id="186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30" w:author="KIM, Jason" w:date="2019-04-02T13:39:00Z"/>
                <w:rFonts w:ascii="Calibri" w:eastAsia="Times New Roman" w:hAnsi="Calibri" w:cs="Calibri"/>
                <w:color w:val="000000"/>
                <w:lang w:eastAsia="en-AU"/>
              </w:rPr>
            </w:pPr>
            <w:ins w:id="18631"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32" w:author="KIM, Jason" w:date="2019-04-02T13:39:00Z"/>
                <w:rFonts w:ascii="Calibri" w:eastAsia="Times New Roman" w:hAnsi="Calibri" w:cs="Calibri"/>
                <w:color w:val="000000"/>
                <w:lang w:eastAsia="en-AU"/>
              </w:rPr>
            </w:pPr>
            <w:ins w:id="186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34" w:author="KIM, Jason" w:date="2019-04-02T13:39:00Z"/>
                <w:rFonts w:ascii="Calibri" w:eastAsia="Times New Roman" w:hAnsi="Calibri" w:cs="Calibri"/>
                <w:color w:val="000000"/>
                <w:lang w:eastAsia="en-AU"/>
              </w:rPr>
            </w:pPr>
            <w:ins w:id="18635" w:author="KIM, Jason" w:date="2019-04-02T13:39:00Z">
              <w:r w:rsidRPr="0056388D">
                <w:rPr>
                  <w:rFonts w:ascii="Calibri" w:eastAsia="Times New Roman" w:hAnsi="Calibri" w:cs="Calibri"/>
                  <w:color w:val="000000"/>
                  <w:lang w:eastAsia="en-AU"/>
                </w:rPr>
                <w:t>LLN1108</w:t>
              </w:r>
            </w:ins>
          </w:p>
        </w:tc>
        <w:tc>
          <w:tcPr>
            <w:tcW w:w="933" w:type="pct"/>
            <w:noWrap/>
            <w:hideMark/>
          </w:tcPr>
          <w:p w:rsidR="00110C18" w:rsidRPr="0056388D" w:rsidRDefault="00110C18" w:rsidP="00063728">
            <w:pPr>
              <w:rPr>
                <w:ins w:id="18636" w:author="KIM, Jason" w:date="2019-04-02T13:39:00Z"/>
                <w:rFonts w:ascii="Calibri" w:eastAsia="Times New Roman" w:hAnsi="Calibri" w:cs="Calibri"/>
                <w:color w:val="000000"/>
                <w:lang w:eastAsia="en-AU"/>
              </w:rPr>
            </w:pPr>
            <w:ins w:id="186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38" w:author="KIM, Jason" w:date="2019-04-02T13:39:00Z"/>
                <w:rFonts w:ascii="Calibri" w:eastAsia="Times New Roman" w:hAnsi="Calibri" w:cs="Calibri"/>
                <w:color w:val="000000"/>
                <w:lang w:eastAsia="en-AU"/>
              </w:rPr>
            </w:pPr>
            <w:ins w:id="18639" w:author="KIM, Jason" w:date="2019-04-02T13:39:00Z">
              <w:r w:rsidRPr="0056388D">
                <w:rPr>
                  <w:rFonts w:ascii="Calibri" w:eastAsia="Times New Roman" w:hAnsi="Calibri" w:cs="Calibri"/>
                  <w:color w:val="000000"/>
                  <w:lang w:eastAsia="en-AU"/>
                </w:rPr>
                <w:t>Chainage 2353</w:t>
              </w:r>
            </w:ins>
          </w:p>
        </w:tc>
        <w:tc>
          <w:tcPr>
            <w:tcW w:w="764" w:type="pct"/>
            <w:noWrap/>
            <w:hideMark/>
          </w:tcPr>
          <w:p w:rsidR="00110C18" w:rsidRPr="0056388D" w:rsidRDefault="00110C18" w:rsidP="00063728">
            <w:pPr>
              <w:jc w:val="right"/>
              <w:rPr>
                <w:ins w:id="18640" w:author="KIM, Jason" w:date="2019-04-02T13:39:00Z"/>
                <w:rFonts w:ascii="Calibri" w:eastAsia="Times New Roman" w:hAnsi="Calibri" w:cs="Calibri"/>
                <w:color w:val="000000"/>
                <w:lang w:eastAsia="en-AU"/>
              </w:rPr>
            </w:pPr>
            <w:ins w:id="18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42" w:author="KIM, Jason" w:date="2019-04-02T13:39:00Z"/>
        </w:trPr>
        <w:tc>
          <w:tcPr>
            <w:tcW w:w="708" w:type="pct"/>
            <w:vMerge/>
            <w:hideMark/>
          </w:tcPr>
          <w:p w:rsidR="00110C18" w:rsidRPr="0056388D" w:rsidRDefault="00110C18" w:rsidP="00063728">
            <w:pPr>
              <w:rPr>
                <w:ins w:id="186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44" w:author="KIM, Jason" w:date="2019-04-02T13:39:00Z"/>
                <w:rFonts w:ascii="Calibri" w:eastAsia="Times New Roman" w:hAnsi="Calibri" w:cs="Calibri"/>
                <w:color w:val="000000"/>
                <w:lang w:eastAsia="en-AU"/>
              </w:rPr>
            </w:pPr>
            <w:ins w:id="18645"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46" w:author="KIM, Jason" w:date="2019-04-02T13:39:00Z"/>
                <w:rFonts w:ascii="Calibri" w:eastAsia="Times New Roman" w:hAnsi="Calibri" w:cs="Calibri"/>
                <w:color w:val="000000"/>
                <w:lang w:eastAsia="en-AU"/>
              </w:rPr>
            </w:pPr>
            <w:ins w:id="186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48" w:author="KIM, Jason" w:date="2019-04-02T13:39:00Z"/>
                <w:rFonts w:ascii="Calibri" w:eastAsia="Times New Roman" w:hAnsi="Calibri" w:cs="Calibri"/>
                <w:color w:val="000000"/>
                <w:lang w:eastAsia="en-AU"/>
              </w:rPr>
            </w:pPr>
            <w:ins w:id="18649" w:author="KIM, Jason" w:date="2019-04-02T13:39:00Z">
              <w:r w:rsidRPr="0056388D">
                <w:rPr>
                  <w:rFonts w:ascii="Calibri" w:eastAsia="Times New Roman" w:hAnsi="Calibri" w:cs="Calibri"/>
                  <w:color w:val="000000"/>
                  <w:lang w:eastAsia="en-AU"/>
                </w:rPr>
                <w:t>LLN1109</w:t>
              </w:r>
            </w:ins>
          </w:p>
        </w:tc>
        <w:tc>
          <w:tcPr>
            <w:tcW w:w="933" w:type="pct"/>
            <w:noWrap/>
            <w:hideMark/>
          </w:tcPr>
          <w:p w:rsidR="00110C18" w:rsidRPr="0056388D" w:rsidRDefault="00110C18" w:rsidP="00063728">
            <w:pPr>
              <w:rPr>
                <w:ins w:id="18650" w:author="KIM, Jason" w:date="2019-04-02T13:39:00Z"/>
                <w:rFonts w:ascii="Calibri" w:eastAsia="Times New Roman" w:hAnsi="Calibri" w:cs="Calibri"/>
                <w:color w:val="000000"/>
                <w:lang w:eastAsia="en-AU"/>
              </w:rPr>
            </w:pPr>
            <w:ins w:id="186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52" w:author="KIM, Jason" w:date="2019-04-02T13:39:00Z"/>
                <w:rFonts w:ascii="Calibri" w:eastAsia="Times New Roman" w:hAnsi="Calibri" w:cs="Calibri"/>
                <w:color w:val="000000"/>
                <w:lang w:eastAsia="en-AU"/>
              </w:rPr>
            </w:pPr>
            <w:ins w:id="18653" w:author="KIM, Jason" w:date="2019-04-02T13:39:00Z">
              <w:r w:rsidRPr="0056388D">
                <w:rPr>
                  <w:rFonts w:ascii="Calibri" w:eastAsia="Times New Roman" w:hAnsi="Calibri" w:cs="Calibri"/>
                  <w:color w:val="000000"/>
                  <w:lang w:eastAsia="en-AU"/>
                </w:rPr>
                <w:t>Chainage 2363</w:t>
              </w:r>
            </w:ins>
          </w:p>
        </w:tc>
        <w:tc>
          <w:tcPr>
            <w:tcW w:w="764" w:type="pct"/>
            <w:noWrap/>
            <w:hideMark/>
          </w:tcPr>
          <w:p w:rsidR="00110C18" w:rsidRPr="0056388D" w:rsidRDefault="00110C18" w:rsidP="00063728">
            <w:pPr>
              <w:jc w:val="right"/>
              <w:rPr>
                <w:ins w:id="18654" w:author="KIM, Jason" w:date="2019-04-02T13:39:00Z"/>
                <w:rFonts w:ascii="Calibri" w:eastAsia="Times New Roman" w:hAnsi="Calibri" w:cs="Calibri"/>
                <w:color w:val="000000"/>
                <w:lang w:eastAsia="en-AU"/>
              </w:rPr>
            </w:pPr>
            <w:ins w:id="18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56" w:author="KIM, Jason" w:date="2019-04-02T13:39:00Z"/>
        </w:trPr>
        <w:tc>
          <w:tcPr>
            <w:tcW w:w="708" w:type="pct"/>
            <w:vMerge w:val="restart"/>
            <w:noWrap/>
            <w:hideMark/>
          </w:tcPr>
          <w:p w:rsidR="00110C18" w:rsidRPr="0056388D" w:rsidRDefault="00110C18" w:rsidP="00063728">
            <w:pPr>
              <w:rPr>
                <w:ins w:id="18657" w:author="KIM, Jason" w:date="2019-04-02T13:39:00Z"/>
                <w:rFonts w:ascii="Calibri" w:eastAsia="Times New Roman" w:hAnsi="Calibri" w:cs="Calibri"/>
                <w:color w:val="000000"/>
                <w:lang w:eastAsia="en-AU"/>
              </w:rPr>
            </w:pPr>
            <w:ins w:id="18658" w:author="KIM, Jason" w:date="2019-04-02T13:39:00Z">
              <w:r w:rsidRPr="0056388D">
                <w:rPr>
                  <w:rFonts w:ascii="Calibri" w:eastAsia="Times New Roman" w:hAnsi="Calibri" w:cs="Calibri"/>
                  <w:color w:val="000000"/>
                  <w:lang w:eastAsia="en-AU"/>
                </w:rPr>
                <w:t>LLE12K61</w:t>
              </w:r>
            </w:ins>
          </w:p>
        </w:tc>
        <w:tc>
          <w:tcPr>
            <w:tcW w:w="605" w:type="pct"/>
            <w:noWrap/>
            <w:hideMark/>
          </w:tcPr>
          <w:p w:rsidR="00110C18" w:rsidRPr="0056388D" w:rsidRDefault="00110C18" w:rsidP="00063728">
            <w:pPr>
              <w:rPr>
                <w:ins w:id="18659" w:author="KIM, Jason" w:date="2019-04-02T13:39:00Z"/>
                <w:rFonts w:ascii="Calibri" w:eastAsia="Times New Roman" w:hAnsi="Calibri" w:cs="Calibri"/>
                <w:color w:val="000000"/>
                <w:lang w:eastAsia="en-AU"/>
              </w:rPr>
            </w:pPr>
            <w:ins w:id="18660"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61" w:author="KIM, Jason" w:date="2019-04-02T13:39:00Z"/>
                <w:rFonts w:ascii="Calibri" w:eastAsia="Times New Roman" w:hAnsi="Calibri" w:cs="Calibri"/>
                <w:color w:val="000000"/>
                <w:lang w:eastAsia="en-AU"/>
              </w:rPr>
            </w:pPr>
            <w:ins w:id="186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63" w:author="KIM, Jason" w:date="2019-04-02T13:39:00Z"/>
                <w:rFonts w:ascii="Calibri" w:eastAsia="Times New Roman" w:hAnsi="Calibri" w:cs="Calibri"/>
                <w:color w:val="000000"/>
                <w:lang w:eastAsia="en-AU"/>
              </w:rPr>
            </w:pPr>
            <w:ins w:id="18664" w:author="KIM, Jason" w:date="2019-04-02T13:39:00Z">
              <w:r w:rsidRPr="0056388D">
                <w:rPr>
                  <w:rFonts w:ascii="Calibri" w:eastAsia="Times New Roman" w:hAnsi="Calibri" w:cs="Calibri"/>
                  <w:color w:val="000000"/>
                  <w:lang w:eastAsia="en-AU"/>
                </w:rPr>
                <w:t>LLN1088</w:t>
              </w:r>
            </w:ins>
          </w:p>
        </w:tc>
        <w:tc>
          <w:tcPr>
            <w:tcW w:w="933" w:type="pct"/>
            <w:noWrap/>
            <w:hideMark/>
          </w:tcPr>
          <w:p w:rsidR="00110C18" w:rsidRPr="0056388D" w:rsidRDefault="00110C18" w:rsidP="00063728">
            <w:pPr>
              <w:rPr>
                <w:ins w:id="18665" w:author="KIM, Jason" w:date="2019-04-02T13:39:00Z"/>
                <w:rFonts w:ascii="Calibri" w:eastAsia="Times New Roman" w:hAnsi="Calibri" w:cs="Calibri"/>
                <w:color w:val="000000"/>
                <w:lang w:eastAsia="en-AU"/>
              </w:rPr>
            </w:pPr>
            <w:ins w:id="186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67" w:author="KIM, Jason" w:date="2019-04-02T13:39:00Z"/>
                <w:rFonts w:ascii="Calibri" w:eastAsia="Times New Roman" w:hAnsi="Calibri" w:cs="Calibri"/>
                <w:color w:val="000000"/>
                <w:lang w:eastAsia="en-AU"/>
              </w:rPr>
            </w:pPr>
            <w:ins w:id="18668" w:author="KIM, Jason" w:date="2019-04-02T13:39:00Z">
              <w:r w:rsidRPr="0056388D">
                <w:rPr>
                  <w:rFonts w:ascii="Calibri" w:eastAsia="Times New Roman" w:hAnsi="Calibri" w:cs="Calibri"/>
                  <w:color w:val="000000"/>
                  <w:lang w:eastAsia="en-AU"/>
                </w:rPr>
                <w:t>Chainage 2146</w:t>
              </w:r>
            </w:ins>
          </w:p>
        </w:tc>
        <w:tc>
          <w:tcPr>
            <w:tcW w:w="764" w:type="pct"/>
            <w:noWrap/>
            <w:hideMark/>
          </w:tcPr>
          <w:p w:rsidR="00110C18" w:rsidRPr="0056388D" w:rsidRDefault="00110C18" w:rsidP="00063728">
            <w:pPr>
              <w:jc w:val="right"/>
              <w:rPr>
                <w:ins w:id="18669" w:author="KIM, Jason" w:date="2019-04-02T13:39:00Z"/>
                <w:rFonts w:ascii="Calibri" w:eastAsia="Times New Roman" w:hAnsi="Calibri" w:cs="Calibri"/>
                <w:color w:val="000000"/>
                <w:lang w:eastAsia="en-AU"/>
              </w:rPr>
            </w:pPr>
            <w:ins w:id="18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71" w:author="KIM, Jason" w:date="2019-04-02T13:39:00Z"/>
        </w:trPr>
        <w:tc>
          <w:tcPr>
            <w:tcW w:w="708" w:type="pct"/>
            <w:vMerge/>
            <w:hideMark/>
          </w:tcPr>
          <w:p w:rsidR="00110C18" w:rsidRPr="0056388D" w:rsidRDefault="00110C18" w:rsidP="00063728">
            <w:pPr>
              <w:rPr>
                <w:ins w:id="186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73" w:author="KIM, Jason" w:date="2019-04-02T13:39:00Z"/>
                <w:rFonts w:ascii="Calibri" w:eastAsia="Times New Roman" w:hAnsi="Calibri" w:cs="Calibri"/>
                <w:color w:val="000000"/>
                <w:lang w:eastAsia="en-AU"/>
              </w:rPr>
            </w:pPr>
            <w:ins w:id="18674"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75" w:author="KIM, Jason" w:date="2019-04-02T13:39:00Z"/>
                <w:rFonts w:ascii="Calibri" w:eastAsia="Times New Roman" w:hAnsi="Calibri" w:cs="Calibri"/>
                <w:color w:val="000000"/>
                <w:lang w:eastAsia="en-AU"/>
              </w:rPr>
            </w:pPr>
            <w:ins w:id="1867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77" w:author="KIM, Jason" w:date="2019-04-02T13:39:00Z"/>
                <w:rFonts w:ascii="Calibri" w:eastAsia="Times New Roman" w:hAnsi="Calibri" w:cs="Calibri"/>
                <w:color w:val="000000"/>
                <w:lang w:eastAsia="en-AU"/>
              </w:rPr>
            </w:pPr>
            <w:ins w:id="18678" w:author="KIM, Jason" w:date="2019-04-02T13:39:00Z">
              <w:r w:rsidRPr="0056388D">
                <w:rPr>
                  <w:rFonts w:ascii="Calibri" w:eastAsia="Times New Roman" w:hAnsi="Calibri" w:cs="Calibri"/>
                  <w:color w:val="000000"/>
                  <w:lang w:eastAsia="en-AU"/>
                </w:rPr>
                <w:t>LLN1089</w:t>
              </w:r>
            </w:ins>
          </w:p>
        </w:tc>
        <w:tc>
          <w:tcPr>
            <w:tcW w:w="933" w:type="pct"/>
            <w:noWrap/>
            <w:hideMark/>
          </w:tcPr>
          <w:p w:rsidR="00110C18" w:rsidRPr="0056388D" w:rsidRDefault="00110C18" w:rsidP="00063728">
            <w:pPr>
              <w:rPr>
                <w:ins w:id="18679" w:author="KIM, Jason" w:date="2019-04-02T13:39:00Z"/>
                <w:rFonts w:ascii="Calibri" w:eastAsia="Times New Roman" w:hAnsi="Calibri" w:cs="Calibri"/>
                <w:color w:val="000000"/>
                <w:lang w:eastAsia="en-AU"/>
              </w:rPr>
            </w:pPr>
            <w:ins w:id="186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81" w:author="KIM, Jason" w:date="2019-04-02T13:39:00Z"/>
                <w:rFonts w:ascii="Calibri" w:eastAsia="Times New Roman" w:hAnsi="Calibri" w:cs="Calibri"/>
                <w:color w:val="000000"/>
                <w:lang w:eastAsia="en-AU"/>
              </w:rPr>
            </w:pPr>
            <w:ins w:id="18682" w:author="KIM, Jason" w:date="2019-04-02T13:39:00Z">
              <w:r w:rsidRPr="0056388D">
                <w:rPr>
                  <w:rFonts w:ascii="Calibri" w:eastAsia="Times New Roman" w:hAnsi="Calibri" w:cs="Calibri"/>
                  <w:color w:val="000000"/>
                  <w:lang w:eastAsia="en-AU"/>
                </w:rPr>
                <w:t>Chainage 2156</w:t>
              </w:r>
            </w:ins>
          </w:p>
        </w:tc>
        <w:tc>
          <w:tcPr>
            <w:tcW w:w="764" w:type="pct"/>
            <w:noWrap/>
            <w:hideMark/>
          </w:tcPr>
          <w:p w:rsidR="00110C18" w:rsidRPr="0056388D" w:rsidRDefault="00110C18" w:rsidP="00063728">
            <w:pPr>
              <w:jc w:val="right"/>
              <w:rPr>
                <w:ins w:id="18683" w:author="KIM, Jason" w:date="2019-04-02T13:39:00Z"/>
                <w:rFonts w:ascii="Calibri" w:eastAsia="Times New Roman" w:hAnsi="Calibri" w:cs="Calibri"/>
                <w:color w:val="000000"/>
                <w:lang w:eastAsia="en-AU"/>
              </w:rPr>
            </w:pPr>
            <w:ins w:id="18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85" w:author="KIM, Jason" w:date="2019-04-02T13:39:00Z"/>
        </w:trPr>
        <w:tc>
          <w:tcPr>
            <w:tcW w:w="708" w:type="pct"/>
            <w:vMerge/>
            <w:hideMark/>
          </w:tcPr>
          <w:p w:rsidR="00110C18" w:rsidRPr="0056388D" w:rsidRDefault="00110C18" w:rsidP="00063728">
            <w:pPr>
              <w:rPr>
                <w:ins w:id="186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87" w:author="KIM, Jason" w:date="2019-04-02T13:39:00Z"/>
                <w:rFonts w:ascii="Calibri" w:eastAsia="Times New Roman" w:hAnsi="Calibri" w:cs="Calibri"/>
                <w:color w:val="000000"/>
                <w:lang w:eastAsia="en-AU"/>
              </w:rPr>
            </w:pPr>
            <w:ins w:id="18688"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89" w:author="KIM, Jason" w:date="2019-04-02T13:39:00Z"/>
                <w:rFonts w:ascii="Calibri" w:eastAsia="Times New Roman" w:hAnsi="Calibri" w:cs="Calibri"/>
                <w:color w:val="000000"/>
                <w:lang w:eastAsia="en-AU"/>
              </w:rPr>
            </w:pPr>
            <w:ins w:id="1869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91" w:author="KIM, Jason" w:date="2019-04-02T13:39:00Z"/>
                <w:rFonts w:ascii="Calibri" w:eastAsia="Times New Roman" w:hAnsi="Calibri" w:cs="Calibri"/>
                <w:color w:val="000000"/>
                <w:lang w:eastAsia="en-AU"/>
              </w:rPr>
            </w:pPr>
            <w:ins w:id="18692" w:author="KIM, Jason" w:date="2019-04-02T13:39:00Z">
              <w:r w:rsidRPr="0056388D">
                <w:rPr>
                  <w:rFonts w:ascii="Calibri" w:eastAsia="Times New Roman" w:hAnsi="Calibri" w:cs="Calibri"/>
                  <w:color w:val="000000"/>
                  <w:lang w:eastAsia="en-AU"/>
                </w:rPr>
                <w:t>LLN1090</w:t>
              </w:r>
            </w:ins>
          </w:p>
        </w:tc>
        <w:tc>
          <w:tcPr>
            <w:tcW w:w="933" w:type="pct"/>
            <w:noWrap/>
            <w:hideMark/>
          </w:tcPr>
          <w:p w:rsidR="00110C18" w:rsidRPr="0056388D" w:rsidRDefault="00110C18" w:rsidP="00063728">
            <w:pPr>
              <w:rPr>
                <w:ins w:id="18693" w:author="KIM, Jason" w:date="2019-04-02T13:39:00Z"/>
                <w:rFonts w:ascii="Calibri" w:eastAsia="Times New Roman" w:hAnsi="Calibri" w:cs="Calibri"/>
                <w:color w:val="000000"/>
                <w:lang w:eastAsia="en-AU"/>
              </w:rPr>
            </w:pPr>
            <w:ins w:id="186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95" w:author="KIM, Jason" w:date="2019-04-02T13:39:00Z"/>
                <w:rFonts w:ascii="Calibri" w:eastAsia="Times New Roman" w:hAnsi="Calibri" w:cs="Calibri"/>
                <w:color w:val="000000"/>
                <w:lang w:eastAsia="en-AU"/>
              </w:rPr>
            </w:pPr>
            <w:ins w:id="18696" w:author="KIM, Jason" w:date="2019-04-02T13:39:00Z">
              <w:r w:rsidRPr="0056388D">
                <w:rPr>
                  <w:rFonts w:ascii="Calibri" w:eastAsia="Times New Roman" w:hAnsi="Calibri" w:cs="Calibri"/>
                  <w:color w:val="000000"/>
                  <w:lang w:eastAsia="en-AU"/>
                </w:rPr>
                <w:t>Chainage 2166</w:t>
              </w:r>
            </w:ins>
          </w:p>
        </w:tc>
        <w:tc>
          <w:tcPr>
            <w:tcW w:w="764" w:type="pct"/>
            <w:noWrap/>
            <w:hideMark/>
          </w:tcPr>
          <w:p w:rsidR="00110C18" w:rsidRPr="0056388D" w:rsidRDefault="00110C18" w:rsidP="00063728">
            <w:pPr>
              <w:jc w:val="right"/>
              <w:rPr>
                <w:ins w:id="18697" w:author="KIM, Jason" w:date="2019-04-02T13:39:00Z"/>
                <w:rFonts w:ascii="Calibri" w:eastAsia="Times New Roman" w:hAnsi="Calibri" w:cs="Calibri"/>
                <w:color w:val="000000"/>
                <w:lang w:eastAsia="en-AU"/>
              </w:rPr>
            </w:pPr>
            <w:ins w:id="186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99" w:author="KIM, Jason" w:date="2019-04-02T13:39:00Z"/>
        </w:trPr>
        <w:tc>
          <w:tcPr>
            <w:tcW w:w="708" w:type="pct"/>
            <w:vMerge/>
            <w:hideMark/>
          </w:tcPr>
          <w:p w:rsidR="00110C18" w:rsidRPr="0056388D" w:rsidRDefault="00110C18" w:rsidP="00063728">
            <w:pPr>
              <w:rPr>
                <w:ins w:id="187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01" w:author="KIM, Jason" w:date="2019-04-02T13:39:00Z"/>
                <w:rFonts w:ascii="Calibri" w:eastAsia="Times New Roman" w:hAnsi="Calibri" w:cs="Calibri"/>
                <w:color w:val="000000"/>
                <w:lang w:eastAsia="en-AU"/>
              </w:rPr>
            </w:pPr>
            <w:ins w:id="18702"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03" w:author="KIM, Jason" w:date="2019-04-02T13:39:00Z"/>
                <w:rFonts w:ascii="Calibri" w:eastAsia="Times New Roman" w:hAnsi="Calibri" w:cs="Calibri"/>
                <w:color w:val="000000"/>
                <w:lang w:eastAsia="en-AU"/>
              </w:rPr>
            </w:pPr>
            <w:ins w:id="187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05" w:author="KIM, Jason" w:date="2019-04-02T13:39:00Z"/>
                <w:rFonts w:ascii="Calibri" w:eastAsia="Times New Roman" w:hAnsi="Calibri" w:cs="Calibri"/>
                <w:color w:val="000000"/>
                <w:lang w:eastAsia="en-AU"/>
              </w:rPr>
            </w:pPr>
            <w:ins w:id="18706" w:author="KIM, Jason" w:date="2019-04-02T13:39:00Z">
              <w:r w:rsidRPr="0056388D">
                <w:rPr>
                  <w:rFonts w:ascii="Calibri" w:eastAsia="Times New Roman" w:hAnsi="Calibri" w:cs="Calibri"/>
                  <w:color w:val="000000"/>
                  <w:lang w:eastAsia="en-AU"/>
                </w:rPr>
                <w:t>LLN1091</w:t>
              </w:r>
            </w:ins>
          </w:p>
        </w:tc>
        <w:tc>
          <w:tcPr>
            <w:tcW w:w="933" w:type="pct"/>
            <w:noWrap/>
            <w:hideMark/>
          </w:tcPr>
          <w:p w:rsidR="00110C18" w:rsidRPr="0056388D" w:rsidRDefault="00110C18" w:rsidP="00063728">
            <w:pPr>
              <w:rPr>
                <w:ins w:id="18707" w:author="KIM, Jason" w:date="2019-04-02T13:39:00Z"/>
                <w:rFonts w:ascii="Calibri" w:eastAsia="Times New Roman" w:hAnsi="Calibri" w:cs="Calibri"/>
                <w:color w:val="000000"/>
                <w:lang w:eastAsia="en-AU"/>
              </w:rPr>
            </w:pPr>
            <w:ins w:id="187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09" w:author="KIM, Jason" w:date="2019-04-02T13:39:00Z"/>
                <w:rFonts w:ascii="Calibri" w:eastAsia="Times New Roman" w:hAnsi="Calibri" w:cs="Calibri"/>
                <w:color w:val="000000"/>
                <w:lang w:eastAsia="en-AU"/>
              </w:rPr>
            </w:pPr>
            <w:ins w:id="18710" w:author="KIM, Jason" w:date="2019-04-02T13:39:00Z">
              <w:r w:rsidRPr="0056388D">
                <w:rPr>
                  <w:rFonts w:ascii="Calibri" w:eastAsia="Times New Roman" w:hAnsi="Calibri" w:cs="Calibri"/>
                  <w:color w:val="000000"/>
                  <w:lang w:eastAsia="en-AU"/>
                </w:rPr>
                <w:t>Chainage 2175</w:t>
              </w:r>
            </w:ins>
          </w:p>
        </w:tc>
        <w:tc>
          <w:tcPr>
            <w:tcW w:w="764" w:type="pct"/>
            <w:noWrap/>
            <w:hideMark/>
          </w:tcPr>
          <w:p w:rsidR="00110C18" w:rsidRPr="0056388D" w:rsidRDefault="00110C18" w:rsidP="00063728">
            <w:pPr>
              <w:jc w:val="right"/>
              <w:rPr>
                <w:ins w:id="18711" w:author="KIM, Jason" w:date="2019-04-02T13:39:00Z"/>
                <w:rFonts w:ascii="Calibri" w:eastAsia="Times New Roman" w:hAnsi="Calibri" w:cs="Calibri"/>
                <w:color w:val="000000"/>
                <w:lang w:eastAsia="en-AU"/>
              </w:rPr>
            </w:pPr>
            <w:ins w:id="18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13" w:author="KIM, Jason" w:date="2019-04-02T13:39:00Z"/>
        </w:trPr>
        <w:tc>
          <w:tcPr>
            <w:tcW w:w="708" w:type="pct"/>
            <w:vMerge/>
            <w:hideMark/>
          </w:tcPr>
          <w:p w:rsidR="00110C18" w:rsidRPr="0056388D" w:rsidRDefault="00110C18" w:rsidP="00063728">
            <w:pPr>
              <w:rPr>
                <w:ins w:id="187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15" w:author="KIM, Jason" w:date="2019-04-02T13:39:00Z"/>
                <w:rFonts w:ascii="Calibri" w:eastAsia="Times New Roman" w:hAnsi="Calibri" w:cs="Calibri"/>
                <w:color w:val="000000"/>
                <w:lang w:eastAsia="en-AU"/>
              </w:rPr>
            </w:pPr>
            <w:ins w:id="18716"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17" w:author="KIM, Jason" w:date="2019-04-02T13:39:00Z"/>
                <w:rFonts w:ascii="Calibri" w:eastAsia="Times New Roman" w:hAnsi="Calibri" w:cs="Calibri"/>
                <w:color w:val="000000"/>
                <w:lang w:eastAsia="en-AU"/>
              </w:rPr>
            </w:pPr>
            <w:ins w:id="187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19" w:author="KIM, Jason" w:date="2019-04-02T13:39:00Z"/>
                <w:rFonts w:ascii="Calibri" w:eastAsia="Times New Roman" w:hAnsi="Calibri" w:cs="Calibri"/>
                <w:color w:val="000000"/>
                <w:lang w:eastAsia="en-AU"/>
              </w:rPr>
            </w:pPr>
            <w:ins w:id="18720" w:author="KIM, Jason" w:date="2019-04-02T13:39:00Z">
              <w:r w:rsidRPr="0056388D">
                <w:rPr>
                  <w:rFonts w:ascii="Calibri" w:eastAsia="Times New Roman" w:hAnsi="Calibri" w:cs="Calibri"/>
                  <w:color w:val="000000"/>
                  <w:lang w:eastAsia="en-AU"/>
                </w:rPr>
                <w:t>LLN1092</w:t>
              </w:r>
            </w:ins>
          </w:p>
        </w:tc>
        <w:tc>
          <w:tcPr>
            <w:tcW w:w="933" w:type="pct"/>
            <w:noWrap/>
            <w:hideMark/>
          </w:tcPr>
          <w:p w:rsidR="00110C18" w:rsidRPr="0056388D" w:rsidRDefault="00110C18" w:rsidP="00063728">
            <w:pPr>
              <w:rPr>
                <w:ins w:id="18721" w:author="KIM, Jason" w:date="2019-04-02T13:39:00Z"/>
                <w:rFonts w:ascii="Calibri" w:eastAsia="Times New Roman" w:hAnsi="Calibri" w:cs="Calibri"/>
                <w:color w:val="000000"/>
                <w:lang w:eastAsia="en-AU"/>
              </w:rPr>
            </w:pPr>
            <w:ins w:id="187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23" w:author="KIM, Jason" w:date="2019-04-02T13:39:00Z"/>
                <w:rFonts w:ascii="Calibri" w:eastAsia="Times New Roman" w:hAnsi="Calibri" w:cs="Calibri"/>
                <w:color w:val="000000"/>
                <w:lang w:eastAsia="en-AU"/>
              </w:rPr>
            </w:pPr>
            <w:ins w:id="18724" w:author="KIM, Jason" w:date="2019-04-02T13:39:00Z">
              <w:r w:rsidRPr="0056388D">
                <w:rPr>
                  <w:rFonts w:ascii="Calibri" w:eastAsia="Times New Roman" w:hAnsi="Calibri" w:cs="Calibri"/>
                  <w:color w:val="000000"/>
                  <w:lang w:eastAsia="en-AU"/>
                </w:rPr>
                <w:t>Chainage 2185</w:t>
              </w:r>
            </w:ins>
          </w:p>
        </w:tc>
        <w:tc>
          <w:tcPr>
            <w:tcW w:w="764" w:type="pct"/>
            <w:noWrap/>
            <w:hideMark/>
          </w:tcPr>
          <w:p w:rsidR="00110C18" w:rsidRPr="0056388D" w:rsidRDefault="00110C18" w:rsidP="00063728">
            <w:pPr>
              <w:jc w:val="right"/>
              <w:rPr>
                <w:ins w:id="18725" w:author="KIM, Jason" w:date="2019-04-02T13:39:00Z"/>
                <w:rFonts w:ascii="Calibri" w:eastAsia="Times New Roman" w:hAnsi="Calibri" w:cs="Calibri"/>
                <w:color w:val="000000"/>
                <w:lang w:eastAsia="en-AU"/>
              </w:rPr>
            </w:pPr>
            <w:ins w:id="187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27" w:author="KIM, Jason" w:date="2019-04-02T13:39:00Z"/>
        </w:trPr>
        <w:tc>
          <w:tcPr>
            <w:tcW w:w="708" w:type="pct"/>
            <w:vMerge/>
            <w:hideMark/>
          </w:tcPr>
          <w:p w:rsidR="00110C18" w:rsidRPr="0056388D" w:rsidRDefault="00110C18" w:rsidP="00063728">
            <w:pPr>
              <w:rPr>
                <w:ins w:id="187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29" w:author="KIM, Jason" w:date="2019-04-02T13:39:00Z"/>
                <w:rFonts w:ascii="Calibri" w:eastAsia="Times New Roman" w:hAnsi="Calibri" w:cs="Calibri"/>
                <w:color w:val="000000"/>
                <w:lang w:eastAsia="en-AU"/>
              </w:rPr>
            </w:pPr>
            <w:ins w:id="18730"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31" w:author="KIM, Jason" w:date="2019-04-02T13:39:00Z"/>
                <w:rFonts w:ascii="Calibri" w:eastAsia="Times New Roman" w:hAnsi="Calibri" w:cs="Calibri"/>
                <w:color w:val="000000"/>
                <w:lang w:eastAsia="en-AU"/>
              </w:rPr>
            </w:pPr>
            <w:ins w:id="187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33" w:author="KIM, Jason" w:date="2019-04-02T13:39:00Z"/>
                <w:rFonts w:ascii="Calibri" w:eastAsia="Times New Roman" w:hAnsi="Calibri" w:cs="Calibri"/>
                <w:color w:val="000000"/>
                <w:lang w:eastAsia="en-AU"/>
              </w:rPr>
            </w:pPr>
            <w:ins w:id="18734" w:author="KIM, Jason" w:date="2019-04-02T13:39:00Z">
              <w:r w:rsidRPr="0056388D">
                <w:rPr>
                  <w:rFonts w:ascii="Calibri" w:eastAsia="Times New Roman" w:hAnsi="Calibri" w:cs="Calibri"/>
                  <w:color w:val="000000"/>
                  <w:lang w:eastAsia="en-AU"/>
                </w:rPr>
                <w:t>LLN1093</w:t>
              </w:r>
            </w:ins>
          </w:p>
        </w:tc>
        <w:tc>
          <w:tcPr>
            <w:tcW w:w="933" w:type="pct"/>
            <w:noWrap/>
            <w:hideMark/>
          </w:tcPr>
          <w:p w:rsidR="00110C18" w:rsidRPr="0056388D" w:rsidRDefault="00110C18" w:rsidP="00063728">
            <w:pPr>
              <w:rPr>
                <w:ins w:id="18735" w:author="KIM, Jason" w:date="2019-04-02T13:39:00Z"/>
                <w:rFonts w:ascii="Calibri" w:eastAsia="Times New Roman" w:hAnsi="Calibri" w:cs="Calibri"/>
                <w:color w:val="000000"/>
                <w:lang w:eastAsia="en-AU"/>
              </w:rPr>
            </w:pPr>
            <w:ins w:id="187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37" w:author="KIM, Jason" w:date="2019-04-02T13:39:00Z"/>
                <w:rFonts w:ascii="Calibri" w:eastAsia="Times New Roman" w:hAnsi="Calibri" w:cs="Calibri"/>
                <w:color w:val="000000"/>
                <w:lang w:eastAsia="en-AU"/>
              </w:rPr>
            </w:pPr>
            <w:ins w:id="18738" w:author="KIM, Jason" w:date="2019-04-02T13:39:00Z">
              <w:r w:rsidRPr="0056388D">
                <w:rPr>
                  <w:rFonts w:ascii="Calibri" w:eastAsia="Times New Roman" w:hAnsi="Calibri" w:cs="Calibri"/>
                  <w:color w:val="000000"/>
                  <w:lang w:eastAsia="en-AU"/>
                </w:rPr>
                <w:t>Chainage 2195</w:t>
              </w:r>
            </w:ins>
          </w:p>
        </w:tc>
        <w:tc>
          <w:tcPr>
            <w:tcW w:w="764" w:type="pct"/>
            <w:noWrap/>
            <w:hideMark/>
          </w:tcPr>
          <w:p w:rsidR="00110C18" w:rsidRPr="0056388D" w:rsidRDefault="00110C18" w:rsidP="00063728">
            <w:pPr>
              <w:jc w:val="right"/>
              <w:rPr>
                <w:ins w:id="18739" w:author="KIM, Jason" w:date="2019-04-02T13:39:00Z"/>
                <w:rFonts w:ascii="Calibri" w:eastAsia="Times New Roman" w:hAnsi="Calibri" w:cs="Calibri"/>
                <w:color w:val="000000"/>
                <w:lang w:eastAsia="en-AU"/>
              </w:rPr>
            </w:pPr>
            <w:ins w:id="187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41" w:author="KIM, Jason" w:date="2019-04-02T13:39:00Z"/>
        </w:trPr>
        <w:tc>
          <w:tcPr>
            <w:tcW w:w="708" w:type="pct"/>
            <w:vMerge/>
            <w:hideMark/>
          </w:tcPr>
          <w:p w:rsidR="00110C18" w:rsidRPr="0056388D" w:rsidRDefault="00110C18" w:rsidP="00063728">
            <w:pPr>
              <w:rPr>
                <w:ins w:id="187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43" w:author="KIM, Jason" w:date="2019-04-02T13:39:00Z"/>
                <w:rFonts w:ascii="Calibri" w:eastAsia="Times New Roman" w:hAnsi="Calibri" w:cs="Calibri"/>
                <w:color w:val="000000"/>
                <w:lang w:eastAsia="en-AU"/>
              </w:rPr>
            </w:pPr>
            <w:ins w:id="18744"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45" w:author="KIM, Jason" w:date="2019-04-02T13:39:00Z"/>
                <w:rFonts w:ascii="Calibri" w:eastAsia="Times New Roman" w:hAnsi="Calibri" w:cs="Calibri"/>
                <w:color w:val="000000"/>
                <w:lang w:eastAsia="en-AU"/>
              </w:rPr>
            </w:pPr>
            <w:ins w:id="1874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47" w:author="KIM, Jason" w:date="2019-04-02T13:39:00Z"/>
                <w:rFonts w:ascii="Calibri" w:eastAsia="Times New Roman" w:hAnsi="Calibri" w:cs="Calibri"/>
                <w:color w:val="000000"/>
                <w:lang w:eastAsia="en-AU"/>
              </w:rPr>
            </w:pPr>
            <w:ins w:id="18748" w:author="KIM, Jason" w:date="2019-04-02T13:39:00Z">
              <w:r w:rsidRPr="0056388D">
                <w:rPr>
                  <w:rFonts w:ascii="Calibri" w:eastAsia="Times New Roman" w:hAnsi="Calibri" w:cs="Calibri"/>
                  <w:color w:val="000000"/>
                  <w:lang w:eastAsia="en-AU"/>
                </w:rPr>
                <w:t>LLN1094</w:t>
              </w:r>
            </w:ins>
          </w:p>
        </w:tc>
        <w:tc>
          <w:tcPr>
            <w:tcW w:w="933" w:type="pct"/>
            <w:noWrap/>
            <w:hideMark/>
          </w:tcPr>
          <w:p w:rsidR="00110C18" w:rsidRPr="0056388D" w:rsidRDefault="00110C18" w:rsidP="00063728">
            <w:pPr>
              <w:rPr>
                <w:ins w:id="18749" w:author="KIM, Jason" w:date="2019-04-02T13:39:00Z"/>
                <w:rFonts w:ascii="Calibri" w:eastAsia="Times New Roman" w:hAnsi="Calibri" w:cs="Calibri"/>
                <w:color w:val="000000"/>
                <w:lang w:eastAsia="en-AU"/>
              </w:rPr>
            </w:pPr>
            <w:ins w:id="187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51" w:author="KIM, Jason" w:date="2019-04-02T13:39:00Z"/>
                <w:rFonts w:ascii="Calibri" w:eastAsia="Times New Roman" w:hAnsi="Calibri" w:cs="Calibri"/>
                <w:color w:val="000000"/>
                <w:lang w:eastAsia="en-AU"/>
              </w:rPr>
            </w:pPr>
            <w:ins w:id="18752" w:author="KIM, Jason" w:date="2019-04-02T13:39:00Z">
              <w:r w:rsidRPr="0056388D">
                <w:rPr>
                  <w:rFonts w:ascii="Calibri" w:eastAsia="Times New Roman" w:hAnsi="Calibri" w:cs="Calibri"/>
                  <w:color w:val="000000"/>
                  <w:lang w:eastAsia="en-AU"/>
                </w:rPr>
                <w:t>Chainage 2205</w:t>
              </w:r>
            </w:ins>
          </w:p>
        </w:tc>
        <w:tc>
          <w:tcPr>
            <w:tcW w:w="764" w:type="pct"/>
            <w:noWrap/>
            <w:hideMark/>
          </w:tcPr>
          <w:p w:rsidR="00110C18" w:rsidRPr="0056388D" w:rsidRDefault="00110C18" w:rsidP="00063728">
            <w:pPr>
              <w:jc w:val="right"/>
              <w:rPr>
                <w:ins w:id="18753" w:author="KIM, Jason" w:date="2019-04-02T13:39:00Z"/>
                <w:rFonts w:ascii="Calibri" w:eastAsia="Times New Roman" w:hAnsi="Calibri" w:cs="Calibri"/>
                <w:color w:val="000000"/>
                <w:lang w:eastAsia="en-AU"/>
              </w:rPr>
            </w:pPr>
            <w:ins w:id="187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55" w:author="KIM, Jason" w:date="2019-04-02T13:39:00Z"/>
        </w:trPr>
        <w:tc>
          <w:tcPr>
            <w:tcW w:w="708" w:type="pct"/>
            <w:vMerge/>
            <w:hideMark/>
          </w:tcPr>
          <w:p w:rsidR="00110C18" w:rsidRPr="0056388D" w:rsidRDefault="00110C18" w:rsidP="00063728">
            <w:pPr>
              <w:rPr>
                <w:ins w:id="187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57" w:author="KIM, Jason" w:date="2019-04-02T13:39:00Z"/>
                <w:rFonts w:ascii="Calibri" w:eastAsia="Times New Roman" w:hAnsi="Calibri" w:cs="Calibri"/>
                <w:color w:val="000000"/>
                <w:lang w:eastAsia="en-AU"/>
              </w:rPr>
            </w:pPr>
            <w:ins w:id="18758"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59" w:author="KIM, Jason" w:date="2019-04-02T13:39:00Z"/>
                <w:rFonts w:ascii="Calibri" w:eastAsia="Times New Roman" w:hAnsi="Calibri" w:cs="Calibri"/>
                <w:color w:val="000000"/>
                <w:lang w:eastAsia="en-AU"/>
              </w:rPr>
            </w:pPr>
            <w:ins w:id="1876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61" w:author="KIM, Jason" w:date="2019-04-02T13:39:00Z"/>
                <w:rFonts w:ascii="Calibri" w:eastAsia="Times New Roman" w:hAnsi="Calibri" w:cs="Calibri"/>
                <w:color w:val="000000"/>
                <w:lang w:eastAsia="en-AU"/>
              </w:rPr>
            </w:pPr>
            <w:ins w:id="18762" w:author="KIM, Jason" w:date="2019-04-02T13:39:00Z">
              <w:r w:rsidRPr="0056388D">
                <w:rPr>
                  <w:rFonts w:ascii="Calibri" w:eastAsia="Times New Roman" w:hAnsi="Calibri" w:cs="Calibri"/>
                  <w:color w:val="000000"/>
                  <w:lang w:eastAsia="en-AU"/>
                </w:rPr>
                <w:t>LLN1095</w:t>
              </w:r>
            </w:ins>
          </w:p>
        </w:tc>
        <w:tc>
          <w:tcPr>
            <w:tcW w:w="933" w:type="pct"/>
            <w:noWrap/>
            <w:hideMark/>
          </w:tcPr>
          <w:p w:rsidR="00110C18" w:rsidRPr="0056388D" w:rsidRDefault="00110C18" w:rsidP="00063728">
            <w:pPr>
              <w:rPr>
                <w:ins w:id="18763" w:author="KIM, Jason" w:date="2019-04-02T13:39:00Z"/>
                <w:rFonts w:ascii="Calibri" w:eastAsia="Times New Roman" w:hAnsi="Calibri" w:cs="Calibri"/>
                <w:color w:val="000000"/>
                <w:lang w:eastAsia="en-AU"/>
              </w:rPr>
            </w:pPr>
            <w:ins w:id="187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65" w:author="KIM, Jason" w:date="2019-04-02T13:39:00Z"/>
                <w:rFonts w:ascii="Calibri" w:eastAsia="Times New Roman" w:hAnsi="Calibri" w:cs="Calibri"/>
                <w:color w:val="000000"/>
                <w:lang w:eastAsia="en-AU"/>
              </w:rPr>
            </w:pPr>
            <w:ins w:id="18766" w:author="KIM, Jason" w:date="2019-04-02T13:39:00Z">
              <w:r w:rsidRPr="0056388D">
                <w:rPr>
                  <w:rFonts w:ascii="Calibri" w:eastAsia="Times New Roman" w:hAnsi="Calibri" w:cs="Calibri"/>
                  <w:color w:val="000000"/>
                  <w:lang w:eastAsia="en-AU"/>
                </w:rPr>
                <w:t>Chainage 2214</w:t>
              </w:r>
            </w:ins>
          </w:p>
        </w:tc>
        <w:tc>
          <w:tcPr>
            <w:tcW w:w="764" w:type="pct"/>
            <w:noWrap/>
            <w:hideMark/>
          </w:tcPr>
          <w:p w:rsidR="00110C18" w:rsidRPr="0056388D" w:rsidRDefault="00110C18" w:rsidP="00063728">
            <w:pPr>
              <w:jc w:val="right"/>
              <w:rPr>
                <w:ins w:id="18767" w:author="KIM, Jason" w:date="2019-04-02T13:39:00Z"/>
                <w:rFonts w:ascii="Calibri" w:eastAsia="Times New Roman" w:hAnsi="Calibri" w:cs="Calibri"/>
                <w:color w:val="000000"/>
                <w:lang w:eastAsia="en-AU"/>
              </w:rPr>
            </w:pPr>
            <w:ins w:id="18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69" w:author="KIM, Jason" w:date="2019-04-02T13:39:00Z"/>
        </w:trPr>
        <w:tc>
          <w:tcPr>
            <w:tcW w:w="708" w:type="pct"/>
            <w:vMerge/>
            <w:hideMark/>
          </w:tcPr>
          <w:p w:rsidR="00110C18" w:rsidRPr="0056388D" w:rsidRDefault="00110C18" w:rsidP="00063728">
            <w:pPr>
              <w:rPr>
                <w:ins w:id="187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71" w:author="KIM, Jason" w:date="2019-04-02T13:39:00Z"/>
                <w:rFonts w:ascii="Calibri" w:eastAsia="Times New Roman" w:hAnsi="Calibri" w:cs="Calibri"/>
                <w:color w:val="000000"/>
                <w:lang w:eastAsia="en-AU"/>
              </w:rPr>
            </w:pPr>
            <w:ins w:id="18772"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73" w:author="KIM, Jason" w:date="2019-04-02T13:39:00Z"/>
                <w:rFonts w:ascii="Calibri" w:eastAsia="Times New Roman" w:hAnsi="Calibri" w:cs="Calibri"/>
                <w:color w:val="000000"/>
                <w:lang w:eastAsia="en-AU"/>
              </w:rPr>
            </w:pPr>
            <w:ins w:id="187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75" w:author="KIM, Jason" w:date="2019-04-02T13:39:00Z"/>
                <w:rFonts w:ascii="Calibri" w:eastAsia="Times New Roman" w:hAnsi="Calibri" w:cs="Calibri"/>
                <w:color w:val="000000"/>
                <w:lang w:eastAsia="en-AU"/>
              </w:rPr>
            </w:pPr>
            <w:ins w:id="18776" w:author="KIM, Jason" w:date="2019-04-02T13:39:00Z">
              <w:r w:rsidRPr="0056388D">
                <w:rPr>
                  <w:rFonts w:ascii="Calibri" w:eastAsia="Times New Roman" w:hAnsi="Calibri" w:cs="Calibri"/>
                  <w:color w:val="000000"/>
                  <w:lang w:eastAsia="en-AU"/>
                </w:rPr>
                <w:t>LLN1096</w:t>
              </w:r>
            </w:ins>
          </w:p>
        </w:tc>
        <w:tc>
          <w:tcPr>
            <w:tcW w:w="933" w:type="pct"/>
            <w:noWrap/>
            <w:hideMark/>
          </w:tcPr>
          <w:p w:rsidR="00110C18" w:rsidRPr="0056388D" w:rsidRDefault="00110C18" w:rsidP="00063728">
            <w:pPr>
              <w:rPr>
                <w:ins w:id="18777" w:author="KIM, Jason" w:date="2019-04-02T13:39:00Z"/>
                <w:rFonts w:ascii="Calibri" w:eastAsia="Times New Roman" w:hAnsi="Calibri" w:cs="Calibri"/>
                <w:color w:val="000000"/>
                <w:lang w:eastAsia="en-AU"/>
              </w:rPr>
            </w:pPr>
            <w:ins w:id="187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79" w:author="KIM, Jason" w:date="2019-04-02T13:39:00Z"/>
                <w:rFonts w:ascii="Calibri" w:eastAsia="Times New Roman" w:hAnsi="Calibri" w:cs="Calibri"/>
                <w:color w:val="000000"/>
                <w:lang w:eastAsia="en-AU"/>
              </w:rPr>
            </w:pPr>
            <w:ins w:id="18780" w:author="KIM, Jason" w:date="2019-04-02T13:39:00Z">
              <w:r w:rsidRPr="0056388D">
                <w:rPr>
                  <w:rFonts w:ascii="Calibri" w:eastAsia="Times New Roman" w:hAnsi="Calibri" w:cs="Calibri"/>
                  <w:color w:val="000000"/>
                  <w:lang w:eastAsia="en-AU"/>
                </w:rPr>
                <w:t>Chainage 2224</w:t>
              </w:r>
            </w:ins>
          </w:p>
        </w:tc>
        <w:tc>
          <w:tcPr>
            <w:tcW w:w="764" w:type="pct"/>
            <w:noWrap/>
            <w:hideMark/>
          </w:tcPr>
          <w:p w:rsidR="00110C18" w:rsidRPr="0056388D" w:rsidRDefault="00110C18" w:rsidP="00063728">
            <w:pPr>
              <w:jc w:val="right"/>
              <w:rPr>
                <w:ins w:id="18781" w:author="KIM, Jason" w:date="2019-04-02T13:39:00Z"/>
                <w:rFonts w:ascii="Calibri" w:eastAsia="Times New Roman" w:hAnsi="Calibri" w:cs="Calibri"/>
                <w:color w:val="000000"/>
                <w:lang w:eastAsia="en-AU"/>
              </w:rPr>
            </w:pPr>
            <w:ins w:id="18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83" w:author="KIM, Jason" w:date="2019-04-02T13:39:00Z"/>
        </w:trPr>
        <w:tc>
          <w:tcPr>
            <w:tcW w:w="708" w:type="pct"/>
            <w:vMerge/>
            <w:hideMark/>
          </w:tcPr>
          <w:p w:rsidR="00110C18" w:rsidRPr="0056388D" w:rsidRDefault="00110C18" w:rsidP="00063728">
            <w:pPr>
              <w:rPr>
                <w:ins w:id="187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85" w:author="KIM, Jason" w:date="2019-04-02T13:39:00Z"/>
                <w:rFonts w:ascii="Calibri" w:eastAsia="Times New Roman" w:hAnsi="Calibri" w:cs="Calibri"/>
                <w:color w:val="000000"/>
                <w:lang w:eastAsia="en-AU"/>
              </w:rPr>
            </w:pPr>
            <w:ins w:id="18786"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87" w:author="KIM, Jason" w:date="2019-04-02T13:39:00Z"/>
                <w:rFonts w:ascii="Calibri" w:eastAsia="Times New Roman" w:hAnsi="Calibri" w:cs="Calibri"/>
                <w:color w:val="000000"/>
                <w:lang w:eastAsia="en-AU"/>
              </w:rPr>
            </w:pPr>
            <w:ins w:id="1878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89" w:author="KIM, Jason" w:date="2019-04-02T13:39:00Z"/>
                <w:rFonts w:ascii="Calibri" w:eastAsia="Times New Roman" w:hAnsi="Calibri" w:cs="Calibri"/>
                <w:color w:val="000000"/>
                <w:lang w:eastAsia="en-AU"/>
              </w:rPr>
            </w:pPr>
            <w:ins w:id="18790" w:author="KIM, Jason" w:date="2019-04-02T13:39:00Z">
              <w:r w:rsidRPr="0056388D">
                <w:rPr>
                  <w:rFonts w:ascii="Calibri" w:eastAsia="Times New Roman" w:hAnsi="Calibri" w:cs="Calibri"/>
                  <w:color w:val="000000"/>
                  <w:lang w:eastAsia="en-AU"/>
                </w:rPr>
                <w:t>LLN1097</w:t>
              </w:r>
            </w:ins>
          </w:p>
        </w:tc>
        <w:tc>
          <w:tcPr>
            <w:tcW w:w="933" w:type="pct"/>
            <w:noWrap/>
            <w:hideMark/>
          </w:tcPr>
          <w:p w:rsidR="00110C18" w:rsidRPr="0056388D" w:rsidRDefault="00110C18" w:rsidP="00063728">
            <w:pPr>
              <w:rPr>
                <w:ins w:id="18791" w:author="KIM, Jason" w:date="2019-04-02T13:39:00Z"/>
                <w:rFonts w:ascii="Calibri" w:eastAsia="Times New Roman" w:hAnsi="Calibri" w:cs="Calibri"/>
                <w:color w:val="000000"/>
                <w:lang w:eastAsia="en-AU"/>
              </w:rPr>
            </w:pPr>
            <w:ins w:id="187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93" w:author="KIM, Jason" w:date="2019-04-02T13:39:00Z"/>
                <w:rFonts w:ascii="Calibri" w:eastAsia="Times New Roman" w:hAnsi="Calibri" w:cs="Calibri"/>
                <w:color w:val="000000"/>
                <w:lang w:eastAsia="en-AU"/>
              </w:rPr>
            </w:pPr>
            <w:ins w:id="18794" w:author="KIM, Jason" w:date="2019-04-02T13:39:00Z">
              <w:r w:rsidRPr="0056388D">
                <w:rPr>
                  <w:rFonts w:ascii="Calibri" w:eastAsia="Times New Roman" w:hAnsi="Calibri" w:cs="Calibri"/>
                  <w:color w:val="000000"/>
                  <w:lang w:eastAsia="en-AU"/>
                </w:rPr>
                <w:t>Chainage 2233</w:t>
              </w:r>
            </w:ins>
          </w:p>
        </w:tc>
        <w:tc>
          <w:tcPr>
            <w:tcW w:w="764" w:type="pct"/>
            <w:noWrap/>
            <w:hideMark/>
          </w:tcPr>
          <w:p w:rsidR="00110C18" w:rsidRPr="0056388D" w:rsidRDefault="00110C18" w:rsidP="00063728">
            <w:pPr>
              <w:jc w:val="right"/>
              <w:rPr>
                <w:ins w:id="18795" w:author="KIM, Jason" w:date="2019-04-02T13:39:00Z"/>
                <w:rFonts w:ascii="Calibri" w:eastAsia="Times New Roman" w:hAnsi="Calibri" w:cs="Calibri"/>
                <w:color w:val="000000"/>
                <w:lang w:eastAsia="en-AU"/>
              </w:rPr>
            </w:pPr>
            <w:ins w:id="18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97" w:author="KIM, Jason" w:date="2019-04-02T13:39:00Z"/>
        </w:trPr>
        <w:tc>
          <w:tcPr>
            <w:tcW w:w="708" w:type="pct"/>
            <w:vMerge/>
            <w:hideMark/>
          </w:tcPr>
          <w:p w:rsidR="00110C18" w:rsidRPr="0056388D" w:rsidRDefault="00110C18" w:rsidP="00063728">
            <w:pPr>
              <w:rPr>
                <w:ins w:id="187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99" w:author="KIM, Jason" w:date="2019-04-02T13:39:00Z"/>
                <w:rFonts w:ascii="Calibri" w:eastAsia="Times New Roman" w:hAnsi="Calibri" w:cs="Calibri"/>
                <w:color w:val="000000"/>
                <w:lang w:eastAsia="en-AU"/>
              </w:rPr>
            </w:pPr>
            <w:ins w:id="18800"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801" w:author="KIM, Jason" w:date="2019-04-02T13:39:00Z"/>
                <w:rFonts w:ascii="Calibri" w:eastAsia="Times New Roman" w:hAnsi="Calibri" w:cs="Calibri"/>
                <w:color w:val="000000"/>
                <w:lang w:eastAsia="en-AU"/>
              </w:rPr>
            </w:pPr>
            <w:ins w:id="188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03" w:author="KIM, Jason" w:date="2019-04-02T13:39:00Z"/>
                <w:rFonts w:ascii="Calibri" w:eastAsia="Times New Roman" w:hAnsi="Calibri" w:cs="Calibri"/>
                <w:color w:val="000000"/>
                <w:lang w:eastAsia="en-AU"/>
              </w:rPr>
            </w:pPr>
            <w:ins w:id="18804" w:author="KIM, Jason" w:date="2019-04-02T13:39:00Z">
              <w:r w:rsidRPr="0056388D">
                <w:rPr>
                  <w:rFonts w:ascii="Calibri" w:eastAsia="Times New Roman" w:hAnsi="Calibri" w:cs="Calibri"/>
                  <w:color w:val="000000"/>
                  <w:lang w:eastAsia="en-AU"/>
                </w:rPr>
                <w:t>LLN1098</w:t>
              </w:r>
            </w:ins>
          </w:p>
        </w:tc>
        <w:tc>
          <w:tcPr>
            <w:tcW w:w="933" w:type="pct"/>
            <w:noWrap/>
            <w:hideMark/>
          </w:tcPr>
          <w:p w:rsidR="00110C18" w:rsidRPr="0056388D" w:rsidRDefault="00110C18" w:rsidP="00063728">
            <w:pPr>
              <w:rPr>
                <w:ins w:id="18805" w:author="KIM, Jason" w:date="2019-04-02T13:39:00Z"/>
                <w:rFonts w:ascii="Calibri" w:eastAsia="Times New Roman" w:hAnsi="Calibri" w:cs="Calibri"/>
                <w:color w:val="000000"/>
                <w:lang w:eastAsia="en-AU"/>
              </w:rPr>
            </w:pPr>
            <w:ins w:id="188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807" w:author="KIM, Jason" w:date="2019-04-02T13:39:00Z"/>
                <w:rFonts w:ascii="Calibri" w:eastAsia="Times New Roman" w:hAnsi="Calibri" w:cs="Calibri"/>
                <w:color w:val="000000"/>
                <w:lang w:eastAsia="en-AU"/>
              </w:rPr>
            </w:pPr>
            <w:ins w:id="18808" w:author="KIM, Jason" w:date="2019-04-02T13:39:00Z">
              <w:r w:rsidRPr="0056388D">
                <w:rPr>
                  <w:rFonts w:ascii="Calibri" w:eastAsia="Times New Roman" w:hAnsi="Calibri" w:cs="Calibri"/>
                  <w:color w:val="000000"/>
                  <w:lang w:eastAsia="en-AU"/>
                </w:rPr>
                <w:t>Chainage 2243</w:t>
              </w:r>
            </w:ins>
          </w:p>
        </w:tc>
        <w:tc>
          <w:tcPr>
            <w:tcW w:w="764" w:type="pct"/>
            <w:noWrap/>
            <w:hideMark/>
          </w:tcPr>
          <w:p w:rsidR="00110C18" w:rsidRPr="0056388D" w:rsidRDefault="00110C18" w:rsidP="00063728">
            <w:pPr>
              <w:jc w:val="right"/>
              <w:rPr>
                <w:ins w:id="18809" w:author="KIM, Jason" w:date="2019-04-02T13:39:00Z"/>
                <w:rFonts w:ascii="Calibri" w:eastAsia="Times New Roman" w:hAnsi="Calibri" w:cs="Calibri"/>
                <w:color w:val="000000"/>
                <w:lang w:eastAsia="en-AU"/>
              </w:rPr>
            </w:pPr>
            <w:ins w:id="18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11" w:author="KIM, Jason" w:date="2019-04-02T13:39:00Z"/>
        </w:trPr>
        <w:tc>
          <w:tcPr>
            <w:tcW w:w="708" w:type="pct"/>
            <w:vMerge w:val="restart"/>
            <w:noWrap/>
            <w:hideMark/>
          </w:tcPr>
          <w:p w:rsidR="00110C18" w:rsidRPr="0056388D" w:rsidRDefault="00110C18" w:rsidP="00063728">
            <w:pPr>
              <w:rPr>
                <w:ins w:id="18812" w:author="KIM, Jason" w:date="2019-04-02T13:39:00Z"/>
                <w:rFonts w:ascii="Calibri" w:eastAsia="Times New Roman" w:hAnsi="Calibri" w:cs="Calibri"/>
                <w:color w:val="000000"/>
                <w:lang w:eastAsia="en-AU"/>
              </w:rPr>
            </w:pPr>
            <w:ins w:id="18813" w:author="KIM, Jason" w:date="2019-04-02T13:39:00Z">
              <w:r w:rsidRPr="0056388D">
                <w:rPr>
                  <w:rFonts w:ascii="Calibri" w:eastAsia="Times New Roman" w:hAnsi="Calibri" w:cs="Calibri"/>
                  <w:color w:val="000000"/>
                  <w:lang w:eastAsia="en-AU"/>
                </w:rPr>
                <w:t>LLE12K71</w:t>
              </w:r>
            </w:ins>
          </w:p>
        </w:tc>
        <w:tc>
          <w:tcPr>
            <w:tcW w:w="605" w:type="pct"/>
            <w:noWrap/>
            <w:hideMark/>
          </w:tcPr>
          <w:p w:rsidR="00110C18" w:rsidRPr="0056388D" w:rsidRDefault="00110C18" w:rsidP="00063728">
            <w:pPr>
              <w:rPr>
                <w:ins w:id="18814" w:author="KIM, Jason" w:date="2019-04-02T13:39:00Z"/>
                <w:rFonts w:ascii="Calibri" w:eastAsia="Times New Roman" w:hAnsi="Calibri" w:cs="Calibri"/>
                <w:color w:val="000000"/>
                <w:lang w:eastAsia="en-AU"/>
              </w:rPr>
            </w:pPr>
            <w:ins w:id="18815"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16" w:author="KIM, Jason" w:date="2019-04-02T13:39:00Z"/>
                <w:rFonts w:ascii="Calibri" w:eastAsia="Times New Roman" w:hAnsi="Calibri" w:cs="Calibri"/>
                <w:color w:val="000000"/>
                <w:lang w:eastAsia="en-AU"/>
              </w:rPr>
            </w:pPr>
            <w:ins w:id="188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18" w:author="KIM, Jason" w:date="2019-04-02T13:39:00Z"/>
                <w:rFonts w:ascii="Calibri" w:eastAsia="Times New Roman" w:hAnsi="Calibri" w:cs="Calibri"/>
                <w:color w:val="000000"/>
                <w:lang w:eastAsia="en-AU"/>
              </w:rPr>
            </w:pPr>
            <w:ins w:id="18819" w:author="KIM, Jason" w:date="2019-04-02T13:39:00Z">
              <w:r w:rsidRPr="0056388D">
                <w:rPr>
                  <w:rFonts w:ascii="Calibri" w:eastAsia="Times New Roman" w:hAnsi="Calibri" w:cs="Calibri"/>
                  <w:color w:val="000000"/>
                  <w:lang w:eastAsia="en-AU"/>
                </w:rPr>
                <w:t>LLS2123</w:t>
              </w:r>
            </w:ins>
          </w:p>
        </w:tc>
        <w:tc>
          <w:tcPr>
            <w:tcW w:w="933" w:type="pct"/>
            <w:noWrap/>
            <w:hideMark/>
          </w:tcPr>
          <w:p w:rsidR="00110C18" w:rsidRPr="0056388D" w:rsidRDefault="00110C18" w:rsidP="00063728">
            <w:pPr>
              <w:rPr>
                <w:ins w:id="18820" w:author="KIM, Jason" w:date="2019-04-02T13:39:00Z"/>
                <w:rFonts w:ascii="Calibri" w:eastAsia="Times New Roman" w:hAnsi="Calibri" w:cs="Calibri"/>
                <w:color w:val="000000"/>
                <w:lang w:eastAsia="en-AU"/>
              </w:rPr>
            </w:pPr>
            <w:ins w:id="188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22" w:author="KIM, Jason" w:date="2019-04-02T13:39:00Z"/>
                <w:rFonts w:ascii="Calibri" w:eastAsia="Times New Roman" w:hAnsi="Calibri" w:cs="Calibri"/>
                <w:color w:val="000000"/>
                <w:lang w:eastAsia="en-AU"/>
              </w:rPr>
            </w:pPr>
            <w:ins w:id="18823" w:author="KIM, Jason" w:date="2019-04-02T13:39:00Z">
              <w:r w:rsidRPr="0056388D">
                <w:rPr>
                  <w:rFonts w:ascii="Calibri" w:eastAsia="Times New Roman" w:hAnsi="Calibri" w:cs="Calibri"/>
                  <w:color w:val="000000"/>
                  <w:lang w:eastAsia="en-AU"/>
                </w:rPr>
                <w:t>Chainage 2265</w:t>
              </w:r>
            </w:ins>
          </w:p>
        </w:tc>
        <w:tc>
          <w:tcPr>
            <w:tcW w:w="764" w:type="pct"/>
            <w:noWrap/>
            <w:hideMark/>
          </w:tcPr>
          <w:p w:rsidR="00110C18" w:rsidRPr="0056388D" w:rsidRDefault="00110C18" w:rsidP="00063728">
            <w:pPr>
              <w:jc w:val="right"/>
              <w:rPr>
                <w:ins w:id="18824" w:author="KIM, Jason" w:date="2019-04-02T13:39:00Z"/>
                <w:rFonts w:ascii="Calibri" w:eastAsia="Times New Roman" w:hAnsi="Calibri" w:cs="Calibri"/>
                <w:color w:val="000000"/>
                <w:lang w:eastAsia="en-AU"/>
              </w:rPr>
            </w:pPr>
            <w:ins w:id="18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26" w:author="KIM, Jason" w:date="2019-04-02T13:39:00Z"/>
        </w:trPr>
        <w:tc>
          <w:tcPr>
            <w:tcW w:w="708" w:type="pct"/>
            <w:vMerge/>
            <w:hideMark/>
          </w:tcPr>
          <w:p w:rsidR="00110C18" w:rsidRPr="0056388D" w:rsidRDefault="00110C18" w:rsidP="00063728">
            <w:pPr>
              <w:rPr>
                <w:ins w:id="188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28" w:author="KIM, Jason" w:date="2019-04-02T13:39:00Z"/>
                <w:rFonts w:ascii="Calibri" w:eastAsia="Times New Roman" w:hAnsi="Calibri" w:cs="Calibri"/>
                <w:color w:val="000000"/>
                <w:lang w:eastAsia="en-AU"/>
              </w:rPr>
            </w:pPr>
            <w:ins w:id="18829"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30" w:author="KIM, Jason" w:date="2019-04-02T13:39:00Z"/>
                <w:rFonts w:ascii="Calibri" w:eastAsia="Times New Roman" w:hAnsi="Calibri" w:cs="Calibri"/>
                <w:color w:val="000000"/>
                <w:lang w:eastAsia="en-AU"/>
              </w:rPr>
            </w:pPr>
            <w:ins w:id="188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32" w:author="KIM, Jason" w:date="2019-04-02T13:39:00Z"/>
                <w:rFonts w:ascii="Calibri" w:eastAsia="Times New Roman" w:hAnsi="Calibri" w:cs="Calibri"/>
                <w:color w:val="000000"/>
                <w:lang w:eastAsia="en-AU"/>
              </w:rPr>
            </w:pPr>
            <w:ins w:id="18833" w:author="KIM, Jason" w:date="2019-04-02T13:39:00Z">
              <w:r w:rsidRPr="0056388D">
                <w:rPr>
                  <w:rFonts w:ascii="Calibri" w:eastAsia="Times New Roman" w:hAnsi="Calibri" w:cs="Calibri"/>
                  <w:color w:val="000000"/>
                  <w:lang w:eastAsia="en-AU"/>
                </w:rPr>
                <w:t>LLS2124</w:t>
              </w:r>
            </w:ins>
          </w:p>
        </w:tc>
        <w:tc>
          <w:tcPr>
            <w:tcW w:w="933" w:type="pct"/>
            <w:noWrap/>
            <w:hideMark/>
          </w:tcPr>
          <w:p w:rsidR="00110C18" w:rsidRPr="0056388D" w:rsidRDefault="00110C18" w:rsidP="00063728">
            <w:pPr>
              <w:rPr>
                <w:ins w:id="18834" w:author="KIM, Jason" w:date="2019-04-02T13:39:00Z"/>
                <w:rFonts w:ascii="Calibri" w:eastAsia="Times New Roman" w:hAnsi="Calibri" w:cs="Calibri"/>
                <w:color w:val="000000"/>
                <w:lang w:eastAsia="en-AU"/>
              </w:rPr>
            </w:pPr>
            <w:ins w:id="188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36" w:author="KIM, Jason" w:date="2019-04-02T13:39:00Z"/>
                <w:rFonts w:ascii="Calibri" w:eastAsia="Times New Roman" w:hAnsi="Calibri" w:cs="Calibri"/>
                <w:color w:val="000000"/>
                <w:lang w:eastAsia="en-AU"/>
              </w:rPr>
            </w:pPr>
            <w:ins w:id="18837" w:author="KIM, Jason" w:date="2019-04-02T13:39:00Z">
              <w:r w:rsidRPr="0056388D">
                <w:rPr>
                  <w:rFonts w:ascii="Calibri" w:eastAsia="Times New Roman" w:hAnsi="Calibri" w:cs="Calibri"/>
                  <w:color w:val="000000"/>
                  <w:lang w:eastAsia="en-AU"/>
                </w:rPr>
                <w:t>Chainage 2274</w:t>
              </w:r>
            </w:ins>
          </w:p>
        </w:tc>
        <w:tc>
          <w:tcPr>
            <w:tcW w:w="764" w:type="pct"/>
            <w:noWrap/>
            <w:hideMark/>
          </w:tcPr>
          <w:p w:rsidR="00110C18" w:rsidRPr="0056388D" w:rsidRDefault="00110C18" w:rsidP="00063728">
            <w:pPr>
              <w:jc w:val="right"/>
              <w:rPr>
                <w:ins w:id="18838" w:author="KIM, Jason" w:date="2019-04-02T13:39:00Z"/>
                <w:rFonts w:ascii="Calibri" w:eastAsia="Times New Roman" w:hAnsi="Calibri" w:cs="Calibri"/>
                <w:color w:val="000000"/>
                <w:lang w:eastAsia="en-AU"/>
              </w:rPr>
            </w:pPr>
            <w:ins w:id="18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40" w:author="KIM, Jason" w:date="2019-04-02T13:39:00Z"/>
        </w:trPr>
        <w:tc>
          <w:tcPr>
            <w:tcW w:w="708" w:type="pct"/>
            <w:vMerge/>
            <w:hideMark/>
          </w:tcPr>
          <w:p w:rsidR="00110C18" w:rsidRPr="0056388D" w:rsidRDefault="00110C18" w:rsidP="00063728">
            <w:pPr>
              <w:rPr>
                <w:ins w:id="188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42" w:author="KIM, Jason" w:date="2019-04-02T13:39:00Z"/>
                <w:rFonts w:ascii="Calibri" w:eastAsia="Times New Roman" w:hAnsi="Calibri" w:cs="Calibri"/>
                <w:color w:val="000000"/>
                <w:lang w:eastAsia="en-AU"/>
              </w:rPr>
            </w:pPr>
            <w:ins w:id="18843"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44" w:author="KIM, Jason" w:date="2019-04-02T13:39:00Z"/>
                <w:rFonts w:ascii="Calibri" w:eastAsia="Times New Roman" w:hAnsi="Calibri" w:cs="Calibri"/>
                <w:color w:val="000000"/>
                <w:lang w:eastAsia="en-AU"/>
              </w:rPr>
            </w:pPr>
            <w:ins w:id="188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46" w:author="KIM, Jason" w:date="2019-04-02T13:39:00Z"/>
                <w:rFonts w:ascii="Calibri" w:eastAsia="Times New Roman" w:hAnsi="Calibri" w:cs="Calibri"/>
                <w:color w:val="000000"/>
                <w:lang w:eastAsia="en-AU"/>
              </w:rPr>
            </w:pPr>
            <w:ins w:id="18847" w:author="KIM, Jason" w:date="2019-04-02T13:39:00Z">
              <w:r w:rsidRPr="0056388D">
                <w:rPr>
                  <w:rFonts w:ascii="Calibri" w:eastAsia="Times New Roman" w:hAnsi="Calibri" w:cs="Calibri"/>
                  <w:color w:val="000000"/>
                  <w:lang w:eastAsia="en-AU"/>
                </w:rPr>
                <w:t>LLS2125</w:t>
              </w:r>
            </w:ins>
          </w:p>
        </w:tc>
        <w:tc>
          <w:tcPr>
            <w:tcW w:w="933" w:type="pct"/>
            <w:noWrap/>
            <w:hideMark/>
          </w:tcPr>
          <w:p w:rsidR="00110C18" w:rsidRPr="0056388D" w:rsidRDefault="00110C18" w:rsidP="00063728">
            <w:pPr>
              <w:rPr>
                <w:ins w:id="18848" w:author="KIM, Jason" w:date="2019-04-02T13:39:00Z"/>
                <w:rFonts w:ascii="Calibri" w:eastAsia="Times New Roman" w:hAnsi="Calibri" w:cs="Calibri"/>
                <w:color w:val="000000"/>
                <w:lang w:eastAsia="en-AU"/>
              </w:rPr>
            </w:pPr>
            <w:ins w:id="188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50" w:author="KIM, Jason" w:date="2019-04-02T13:39:00Z"/>
                <w:rFonts w:ascii="Calibri" w:eastAsia="Times New Roman" w:hAnsi="Calibri" w:cs="Calibri"/>
                <w:color w:val="000000"/>
                <w:lang w:eastAsia="en-AU"/>
              </w:rPr>
            </w:pPr>
            <w:ins w:id="18851" w:author="KIM, Jason" w:date="2019-04-02T13:39:00Z">
              <w:r w:rsidRPr="0056388D">
                <w:rPr>
                  <w:rFonts w:ascii="Calibri" w:eastAsia="Times New Roman" w:hAnsi="Calibri" w:cs="Calibri"/>
                  <w:color w:val="000000"/>
                  <w:lang w:eastAsia="en-AU"/>
                </w:rPr>
                <w:t>Chainage 2284</w:t>
              </w:r>
            </w:ins>
          </w:p>
        </w:tc>
        <w:tc>
          <w:tcPr>
            <w:tcW w:w="764" w:type="pct"/>
            <w:noWrap/>
            <w:hideMark/>
          </w:tcPr>
          <w:p w:rsidR="00110C18" w:rsidRPr="0056388D" w:rsidRDefault="00110C18" w:rsidP="00063728">
            <w:pPr>
              <w:jc w:val="right"/>
              <w:rPr>
                <w:ins w:id="18852" w:author="KIM, Jason" w:date="2019-04-02T13:39:00Z"/>
                <w:rFonts w:ascii="Calibri" w:eastAsia="Times New Roman" w:hAnsi="Calibri" w:cs="Calibri"/>
                <w:color w:val="000000"/>
                <w:lang w:eastAsia="en-AU"/>
              </w:rPr>
            </w:pPr>
            <w:ins w:id="18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54" w:author="KIM, Jason" w:date="2019-04-02T13:39:00Z"/>
        </w:trPr>
        <w:tc>
          <w:tcPr>
            <w:tcW w:w="708" w:type="pct"/>
            <w:vMerge/>
            <w:hideMark/>
          </w:tcPr>
          <w:p w:rsidR="00110C18" w:rsidRPr="0056388D" w:rsidRDefault="00110C18" w:rsidP="00063728">
            <w:pPr>
              <w:rPr>
                <w:ins w:id="188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56" w:author="KIM, Jason" w:date="2019-04-02T13:39:00Z"/>
                <w:rFonts w:ascii="Calibri" w:eastAsia="Times New Roman" w:hAnsi="Calibri" w:cs="Calibri"/>
                <w:color w:val="000000"/>
                <w:lang w:eastAsia="en-AU"/>
              </w:rPr>
            </w:pPr>
            <w:ins w:id="18857"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58" w:author="KIM, Jason" w:date="2019-04-02T13:39:00Z"/>
                <w:rFonts w:ascii="Calibri" w:eastAsia="Times New Roman" w:hAnsi="Calibri" w:cs="Calibri"/>
                <w:color w:val="000000"/>
                <w:lang w:eastAsia="en-AU"/>
              </w:rPr>
            </w:pPr>
            <w:ins w:id="188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60" w:author="KIM, Jason" w:date="2019-04-02T13:39:00Z"/>
                <w:rFonts w:ascii="Calibri" w:eastAsia="Times New Roman" w:hAnsi="Calibri" w:cs="Calibri"/>
                <w:color w:val="000000"/>
                <w:lang w:eastAsia="en-AU"/>
              </w:rPr>
            </w:pPr>
            <w:ins w:id="18861" w:author="KIM, Jason" w:date="2019-04-02T13:39:00Z">
              <w:r w:rsidRPr="0056388D">
                <w:rPr>
                  <w:rFonts w:ascii="Calibri" w:eastAsia="Times New Roman" w:hAnsi="Calibri" w:cs="Calibri"/>
                  <w:color w:val="000000"/>
                  <w:lang w:eastAsia="en-AU"/>
                </w:rPr>
                <w:t>LLS2126</w:t>
              </w:r>
            </w:ins>
          </w:p>
        </w:tc>
        <w:tc>
          <w:tcPr>
            <w:tcW w:w="933" w:type="pct"/>
            <w:noWrap/>
            <w:hideMark/>
          </w:tcPr>
          <w:p w:rsidR="00110C18" w:rsidRPr="0056388D" w:rsidRDefault="00110C18" w:rsidP="00063728">
            <w:pPr>
              <w:rPr>
                <w:ins w:id="18862" w:author="KIM, Jason" w:date="2019-04-02T13:39:00Z"/>
                <w:rFonts w:ascii="Calibri" w:eastAsia="Times New Roman" w:hAnsi="Calibri" w:cs="Calibri"/>
                <w:color w:val="000000"/>
                <w:lang w:eastAsia="en-AU"/>
              </w:rPr>
            </w:pPr>
            <w:ins w:id="188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64" w:author="KIM, Jason" w:date="2019-04-02T13:39:00Z"/>
                <w:rFonts w:ascii="Calibri" w:eastAsia="Times New Roman" w:hAnsi="Calibri" w:cs="Calibri"/>
                <w:color w:val="000000"/>
                <w:lang w:eastAsia="en-AU"/>
              </w:rPr>
            </w:pPr>
            <w:ins w:id="18865" w:author="KIM, Jason" w:date="2019-04-02T13:39:00Z">
              <w:r w:rsidRPr="0056388D">
                <w:rPr>
                  <w:rFonts w:ascii="Calibri" w:eastAsia="Times New Roman" w:hAnsi="Calibri" w:cs="Calibri"/>
                  <w:color w:val="000000"/>
                  <w:lang w:eastAsia="en-AU"/>
                </w:rPr>
                <w:t>Chainage 2294</w:t>
              </w:r>
            </w:ins>
          </w:p>
        </w:tc>
        <w:tc>
          <w:tcPr>
            <w:tcW w:w="764" w:type="pct"/>
            <w:noWrap/>
            <w:hideMark/>
          </w:tcPr>
          <w:p w:rsidR="00110C18" w:rsidRPr="0056388D" w:rsidRDefault="00110C18" w:rsidP="00063728">
            <w:pPr>
              <w:jc w:val="right"/>
              <w:rPr>
                <w:ins w:id="18866" w:author="KIM, Jason" w:date="2019-04-02T13:39:00Z"/>
                <w:rFonts w:ascii="Calibri" w:eastAsia="Times New Roman" w:hAnsi="Calibri" w:cs="Calibri"/>
                <w:color w:val="000000"/>
                <w:lang w:eastAsia="en-AU"/>
              </w:rPr>
            </w:pPr>
            <w:ins w:id="188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68" w:author="KIM, Jason" w:date="2019-04-02T13:39:00Z"/>
        </w:trPr>
        <w:tc>
          <w:tcPr>
            <w:tcW w:w="708" w:type="pct"/>
            <w:vMerge/>
            <w:hideMark/>
          </w:tcPr>
          <w:p w:rsidR="00110C18" w:rsidRPr="0056388D" w:rsidRDefault="00110C18" w:rsidP="00063728">
            <w:pPr>
              <w:rPr>
                <w:ins w:id="188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70" w:author="KIM, Jason" w:date="2019-04-02T13:39:00Z"/>
                <w:rFonts w:ascii="Calibri" w:eastAsia="Times New Roman" w:hAnsi="Calibri" w:cs="Calibri"/>
                <w:color w:val="000000"/>
                <w:lang w:eastAsia="en-AU"/>
              </w:rPr>
            </w:pPr>
            <w:ins w:id="18871"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72" w:author="KIM, Jason" w:date="2019-04-02T13:39:00Z"/>
                <w:rFonts w:ascii="Calibri" w:eastAsia="Times New Roman" w:hAnsi="Calibri" w:cs="Calibri"/>
                <w:color w:val="000000"/>
                <w:lang w:eastAsia="en-AU"/>
              </w:rPr>
            </w:pPr>
            <w:ins w:id="188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74" w:author="KIM, Jason" w:date="2019-04-02T13:39:00Z"/>
                <w:rFonts w:ascii="Calibri" w:eastAsia="Times New Roman" w:hAnsi="Calibri" w:cs="Calibri"/>
                <w:color w:val="000000"/>
                <w:lang w:eastAsia="en-AU"/>
              </w:rPr>
            </w:pPr>
            <w:ins w:id="18875" w:author="KIM, Jason" w:date="2019-04-02T13:39:00Z">
              <w:r w:rsidRPr="0056388D">
                <w:rPr>
                  <w:rFonts w:ascii="Calibri" w:eastAsia="Times New Roman" w:hAnsi="Calibri" w:cs="Calibri"/>
                  <w:color w:val="000000"/>
                  <w:lang w:eastAsia="en-AU"/>
                </w:rPr>
                <w:t>LLS2127</w:t>
              </w:r>
            </w:ins>
          </w:p>
        </w:tc>
        <w:tc>
          <w:tcPr>
            <w:tcW w:w="933" w:type="pct"/>
            <w:noWrap/>
            <w:hideMark/>
          </w:tcPr>
          <w:p w:rsidR="00110C18" w:rsidRPr="0056388D" w:rsidRDefault="00110C18" w:rsidP="00063728">
            <w:pPr>
              <w:rPr>
                <w:ins w:id="18876" w:author="KIM, Jason" w:date="2019-04-02T13:39:00Z"/>
                <w:rFonts w:ascii="Calibri" w:eastAsia="Times New Roman" w:hAnsi="Calibri" w:cs="Calibri"/>
                <w:color w:val="000000"/>
                <w:lang w:eastAsia="en-AU"/>
              </w:rPr>
            </w:pPr>
            <w:ins w:id="188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78" w:author="KIM, Jason" w:date="2019-04-02T13:39:00Z"/>
                <w:rFonts w:ascii="Calibri" w:eastAsia="Times New Roman" w:hAnsi="Calibri" w:cs="Calibri"/>
                <w:color w:val="000000"/>
                <w:lang w:eastAsia="en-AU"/>
              </w:rPr>
            </w:pPr>
            <w:ins w:id="18879" w:author="KIM, Jason" w:date="2019-04-02T13:39:00Z">
              <w:r w:rsidRPr="0056388D">
                <w:rPr>
                  <w:rFonts w:ascii="Calibri" w:eastAsia="Times New Roman" w:hAnsi="Calibri" w:cs="Calibri"/>
                  <w:color w:val="000000"/>
                  <w:lang w:eastAsia="en-AU"/>
                </w:rPr>
                <w:t>Chainage 2303</w:t>
              </w:r>
            </w:ins>
          </w:p>
        </w:tc>
        <w:tc>
          <w:tcPr>
            <w:tcW w:w="764" w:type="pct"/>
            <w:noWrap/>
            <w:hideMark/>
          </w:tcPr>
          <w:p w:rsidR="00110C18" w:rsidRPr="0056388D" w:rsidRDefault="00110C18" w:rsidP="00063728">
            <w:pPr>
              <w:jc w:val="right"/>
              <w:rPr>
                <w:ins w:id="18880" w:author="KIM, Jason" w:date="2019-04-02T13:39:00Z"/>
                <w:rFonts w:ascii="Calibri" w:eastAsia="Times New Roman" w:hAnsi="Calibri" w:cs="Calibri"/>
                <w:color w:val="000000"/>
                <w:lang w:eastAsia="en-AU"/>
              </w:rPr>
            </w:pPr>
            <w:ins w:id="188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82" w:author="KIM, Jason" w:date="2019-04-02T13:39:00Z"/>
        </w:trPr>
        <w:tc>
          <w:tcPr>
            <w:tcW w:w="708" w:type="pct"/>
            <w:vMerge/>
            <w:hideMark/>
          </w:tcPr>
          <w:p w:rsidR="00110C18" w:rsidRPr="0056388D" w:rsidRDefault="00110C18" w:rsidP="00063728">
            <w:pPr>
              <w:rPr>
                <w:ins w:id="188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84" w:author="KIM, Jason" w:date="2019-04-02T13:39:00Z"/>
                <w:rFonts w:ascii="Calibri" w:eastAsia="Times New Roman" w:hAnsi="Calibri" w:cs="Calibri"/>
                <w:color w:val="000000"/>
                <w:lang w:eastAsia="en-AU"/>
              </w:rPr>
            </w:pPr>
            <w:ins w:id="18885"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86" w:author="KIM, Jason" w:date="2019-04-02T13:39:00Z"/>
                <w:rFonts w:ascii="Calibri" w:eastAsia="Times New Roman" w:hAnsi="Calibri" w:cs="Calibri"/>
                <w:color w:val="000000"/>
                <w:lang w:eastAsia="en-AU"/>
              </w:rPr>
            </w:pPr>
            <w:ins w:id="188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88" w:author="KIM, Jason" w:date="2019-04-02T13:39:00Z"/>
                <w:rFonts w:ascii="Calibri" w:eastAsia="Times New Roman" w:hAnsi="Calibri" w:cs="Calibri"/>
                <w:color w:val="000000"/>
                <w:lang w:eastAsia="en-AU"/>
              </w:rPr>
            </w:pPr>
            <w:ins w:id="18889" w:author="KIM, Jason" w:date="2019-04-02T13:39:00Z">
              <w:r w:rsidRPr="0056388D">
                <w:rPr>
                  <w:rFonts w:ascii="Calibri" w:eastAsia="Times New Roman" w:hAnsi="Calibri" w:cs="Calibri"/>
                  <w:color w:val="000000"/>
                  <w:lang w:eastAsia="en-AU"/>
                </w:rPr>
                <w:t>LLS2128</w:t>
              </w:r>
            </w:ins>
          </w:p>
        </w:tc>
        <w:tc>
          <w:tcPr>
            <w:tcW w:w="933" w:type="pct"/>
            <w:noWrap/>
            <w:hideMark/>
          </w:tcPr>
          <w:p w:rsidR="00110C18" w:rsidRPr="0056388D" w:rsidRDefault="00110C18" w:rsidP="00063728">
            <w:pPr>
              <w:rPr>
                <w:ins w:id="18890" w:author="KIM, Jason" w:date="2019-04-02T13:39:00Z"/>
                <w:rFonts w:ascii="Calibri" w:eastAsia="Times New Roman" w:hAnsi="Calibri" w:cs="Calibri"/>
                <w:color w:val="000000"/>
                <w:lang w:eastAsia="en-AU"/>
              </w:rPr>
            </w:pPr>
            <w:ins w:id="188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92" w:author="KIM, Jason" w:date="2019-04-02T13:39:00Z"/>
                <w:rFonts w:ascii="Calibri" w:eastAsia="Times New Roman" w:hAnsi="Calibri" w:cs="Calibri"/>
                <w:color w:val="000000"/>
                <w:lang w:eastAsia="en-AU"/>
              </w:rPr>
            </w:pPr>
            <w:ins w:id="18893" w:author="KIM, Jason" w:date="2019-04-02T13:39:00Z">
              <w:r w:rsidRPr="0056388D">
                <w:rPr>
                  <w:rFonts w:ascii="Calibri" w:eastAsia="Times New Roman" w:hAnsi="Calibri" w:cs="Calibri"/>
                  <w:color w:val="000000"/>
                  <w:lang w:eastAsia="en-AU"/>
                </w:rPr>
                <w:t>Chainage 2313</w:t>
              </w:r>
            </w:ins>
          </w:p>
        </w:tc>
        <w:tc>
          <w:tcPr>
            <w:tcW w:w="764" w:type="pct"/>
            <w:noWrap/>
            <w:hideMark/>
          </w:tcPr>
          <w:p w:rsidR="00110C18" w:rsidRPr="0056388D" w:rsidRDefault="00110C18" w:rsidP="00063728">
            <w:pPr>
              <w:jc w:val="right"/>
              <w:rPr>
                <w:ins w:id="18894" w:author="KIM, Jason" w:date="2019-04-02T13:39:00Z"/>
                <w:rFonts w:ascii="Calibri" w:eastAsia="Times New Roman" w:hAnsi="Calibri" w:cs="Calibri"/>
                <w:color w:val="000000"/>
                <w:lang w:eastAsia="en-AU"/>
              </w:rPr>
            </w:pPr>
            <w:ins w:id="18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96" w:author="KIM, Jason" w:date="2019-04-02T13:39:00Z"/>
        </w:trPr>
        <w:tc>
          <w:tcPr>
            <w:tcW w:w="708" w:type="pct"/>
            <w:vMerge/>
            <w:hideMark/>
          </w:tcPr>
          <w:p w:rsidR="00110C18" w:rsidRPr="0056388D" w:rsidRDefault="00110C18" w:rsidP="00063728">
            <w:pPr>
              <w:rPr>
                <w:ins w:id="188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98" w:author="KIM, Jason" w:date="2019-04-02T13:39:00Z"/>
                <w:rFonts w:ascii="Calibri" w:eastAsia="Times New Roman" w:hAnsi="Calibri" w:cs="Calibri"/>
                <w:color w:val="000000"/>
                <w:lang w:eastAsia="en-AU"/>
              </w:rPr>
            </w:pPr>
            <w:ins w:id="18899"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900" w:author="KIM, Jason" w:date="2019-04-02T13:39:00Z"/>
                <w:rFonts w:ascii="Calibri" w:eastAsia="Times New Roman" w:hAnsi="Calibri" w:cs="Calibri"/>
                <w:color w:val="000000"/>
                <w:lang w:eastAsia="en-AU"/>
              </w:rPr>
            </w:pPr>
            <w:ins w:id="189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02" w:author="KIM, Jason" w:date="2019-04-02T13:39:00Z"/>
                <w:rFonts w:ascii="Calibri" w:eastAsia="Times New Roman" w:hAnsi="Calibri" w:cs="Calibri"/>
                <w:color w:val="000000"/>
                <w:lang w:eastAsia="en-AU"/>
              </w:rPr>
            </w:pPr>
            <w:ins w:id="18903" w:author="KIM, Jason" w:date="2019-04-02T13:39:00Z">
              <w:r w:rsidRPr="0056388D">
                <w:rPr>
                  <w:rFonts w:ascii="Calibri" w:eastAsia="Times New Roman" w:hAnsi="Calibri" w:cs="Calibri"/>
                  <w:color w:val="000000"/>
                  <w:lang w:eastAsia="en-AU"/>
                </w:rPr>
                <w:t>LLS2129</w:t>
              </w:r>
            </w:ins>
          </w:p>
        </w:tc>
        <w:tc>
          <w:tcPr>
            <w:tcW w:w="933" w:type="pct"/>
            <w:noWrap/>
            <w:hideMark/>
          </w:tcPr>
          <w:p w:rsidR="00110C18" w:rsidRPr="0056388D" w:rsidRDefault="00110C18" w:rsidP="00063728">
            <w:pPr>
              <w:rPr>
                <w:ins w:id="18904" w:author="KIM, Jason" w:date="2019-04-02T13:39:00Z"/>
                <w:rFonts w:ascii="Calibri" w:eastAsia="Times New Roman" w:hAnsi="Calibri" w:cs="Calibri"/>
                <w:color w:val="000000"/>
                <w:lang w:eastAsia="en-AU"/>
              </w:rPr>
            </w:pPr>
            <w:ins w:id="189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06" w:author="KIM, Jason" w:date="2019-04-02T13:39:00Z"/>
                <w:rFonts w:ascii="Calibri" w:eastAsia="Times New Roman" w:hAnsi="Calibri" w:cs="Calibri"/>
                <w:color w:val="000000"/>
                <w:lang w:eastAsia="en-AU"/>
              </w:rPr>
            </w:pPr>
            <w:ins w:id="18907" w:author="KIM, Jason" w:date="2019-04-02T13:39:00Z">
              <w:r w:rsidRPr="0056388D">
                <w:rPr>
                  <w:rFonts w:ascii="Calibri" w:eastAsia="Times New Roman" w:hAnsi="Calibri" w:cs="Calibri"/>
                  <w:color w:val="000000"/>
                  <w:lang w:eastAsia="en-AU"/>
                </w:rPr>
                <w:t>Chainage 2323</w:t>
              </w:r>
            </w:ins>
          </w:p>
        </w:tc>
        <w:tc>
          <w:tcPr>
            <w:tcW w:w="764" w:type="pct"/>
            <w:noWrap/>
            <w:hideMark/>
          </w:tcPr>
          <w:p w:rsidR="00110C18" w:rsidRPr="0056388D" w:rsidRDefault="00110C18" w:rsidP="00063728">
            <w:pPr>
              <w:jc w:val="right"/>
              <w:rPr>
                <w:ins w:id="18908" w:author="KIM, Jason" w:date="2019-04-02T13:39:00Z"/>
                <w:rFonts w:ascii="Calibri" w:eastAsia="Times New Roman" w:hAnsi="Calibri" w:cs="Calibri"/>
                <w:color w:val="000000"/>
                <w:lang w:eastAsia="en-AU"/>
              </w:rPr>
            </w:pPr>
            <w:ins w:id="189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10" w:author="KIM, Jason" w:date="2019-04-02T13:39:00Z"/>
        </w:trPr>
        <w:tc>
          <w:tcPr>
            <w:tcW w:w="708" w:type="pct"/>
            <w:vMerge/>
            <w:hideMark/>
          </w:tcPr>
          <w:p w:rsidR="00110C18" w:rsidRPr="0056388D" w:rsidRDefault="00110C18" w:rsidP="00063728">
            <w:pPr>
              <w:rPr>
                <w:ins w:id="189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12" w:author="KIM, Jason" w:date="2019-04-02T13:39:00Z"/>
                <w:rFonts w:ascii="Calibri" w:eastAsia="Times New Roman" w:hAnsi="Calibri" w:cs="Calibri"/>
                <w:color w:val="000000"/>
                <w:lang w:eastAsia="en-AU"/>
              </w:rPr>
            </w:pPr>
            <w:ins w:id="18913"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914" w:author="KIM, Jason" w:date="2019-04-02T13:39:00Z"/>
                <w:rFonts w:ascii="Calibri" w:eastAsia="Times New Roman" w:hAnsi="Calibri" w:cs="Calibri"/>
                <w:color w:val="000000"/>
                <w:lang w:eastAsia="en-AU"/>
              </w:rPr>
            </w:pPr>
            <w:ins w:id="189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16" w:author="KIM, Jason" w:date="2019-04-02T13:39:00Z"/>
                <w:rFonts w:ascii="Calibri" w:eastAsia="Times New Roman" w:hAnsi="Calibri" w:cs="Calibri"/>
                <w:color w:val="000000"/>
                <w:lang w:eastAsia="en-AU"/>
              </w:rPr>
            </w:pPr>
            <w:ins w:id="18917" w:author="KIM, Jason" w:date="2019-04-02T13:39:00Z">
              <w:r w:rsidRPr="0056388D">
                <w:rPr>
                  <w:rFonts w:ascii="Calibri" w:eastAsia="Times New Roman" w:hAnsi="Calibri" w:cs="Calibri"/>
                  <w:color w:val="000000"/>
                  <w:lang w:eastAsia="en-AU"/>
                </w:rPr>
                <w:t>LLS2130</w:t>
              </w:r>
            </w:ins>
          </w:p>
        </w:tc>
        <w:tc>
          <w:tcPr>
            <w:tcW w:w="933" w:type="pct"/>
            <w:noWrap/>
            <w:hideMark/>
          </w:tcPr>
          <w:p w:rsidR="00110C18" w:rsidRPr="0056388D" w:rsidRDefault="00110C18" w:rsidP="00063728">
            <w:pPr>
              <w:rPr>
                <w:ins w:id="18918" w:author="KIM, Jason" w:date="2019-04-02T13:39:00Z"/>
                <w:rFonts w:ascii="Calibri" w:eastAsia="Times New Roman" w:hAnsi="Calibri" w:cs="Calibri"/>
                <w:color w:val="000000"/>
                <w:lang w:eastAsia="en-AU"/>
              </w:rPr>
            </w:pPr>
            <w:ins w:id="189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20" w:author="KIM, Jason" w:date="2019-04-02T13:39:00Z"/>
                <w:rFonts w:ascii="Calibri" w:eastAsia="Times New Roman" w:hAnsi="Calibri" w:cs="Calibri"/>
                <w:color w:val="000000"/>
                <w:lang w:eastAsia="en-AU"/>
              </w:rPr>
            </w:pPr>
            <w:ins w:id="18921" w:author="KIM, Jason" w:date="2019-04-02T13:39:00Z">
              <w:r w:rsidRPr="0056388D">
                <w:rPr>
                  <w:rFonts w:ascii="Calibri" w:eastAsia="Times New Roman" w:hAnsi="Calibri" w:cs="Calibri"/>
                  <w:color w:val="000000"/>
                  <w:lang w:eastAsia="en-AU"/>
                </w:rPr>
                <w:t>Chainage 2332</w:t>
              </w:r>
            </w:ins>
          </w:p>
        </w:tc>
        <w:tc>
          <w:tcPr>
            <w:tcW w:w="764" w:type="pct"/>
            <w:noWrap/>
            <w:hideMark/>
          </w:tcPr>
          <w:p w:rsidR="00110C18" w:rsidRPr="0056388D" w:rsidRDefault="00110C18" w:rsidP="00063728">
            <w:pPr>
              <w:jc w:val="right"/>
              <w:rPr>
                <w:ins w:id="18922" w:author="KIM, Jason" w:date="2019-04-02T13:39:00Z"/>
                <w:rFonts w:ascii="Calibri" w:eastAsia="Times New Roman" w:hAnsi="Calibri" w:cs="Calibri"/>
                <w:color w:val="000000"/>
                <w:lang w:eastAsia="en-AU"/>
              </w:rPr>
            </w:pPr>
            <w:ins w:id="18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24" w:author="KIM, Jason" w:date="2019-04-02T13:39:00Z"/>
        </w:trPr>
        <w:tc>
          <w:tcPr>
            <w:tcW w:w="708" w:type="pct"/>
            <w:vMerge/>
            <w:hideMark/>
          </w:tcPr>
          <w:p w:rsidR="00110C18" w:rsidRPr="0056388D" w:rsidRDefault="00110C18" w:rsidP="00063728">
            <w:pPr>
              <w:rPr>
                <w:ins w:id="189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26" w:author="KIM, Jason" w:date="2019-04-02T13:39:00Z"/>
                <w:rFonts w:ascii="Calibri" w:eastAsia="Times New Roman" w:hAnsi="Calibri" w:cs="Calibri"/>
                <w:color w:val="000000"/>
                <w:lang w:eastAsia="en-AU"/>
              </w:rPr>
            </w:pPr>
            <w:ins w:id="18927"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28" w:author="KIM, Jason" w:date="2019-04-02T13:39:00Z"/>
                <w:rFonts w:ascii="Calibri" w:eastAsia="Times New Roman" w:hAnsi="Calibri" w:cs="Calibri"/>
                <w:color w:val="000000"/>
                <w:lang w:eastAsia="en-AU"/>
              </w:rPr>
            </w:pPr>
            <w:ins w:id="189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30" w:author="KIM, Jason" w:date="2019-04-02T13:39:00Z"/>
                <w:rFonts w:ascii="Calibri" w:eastAsia="Times New Roman" w:hAnsi="Calibri" w:cs="Calibri"/>
                <w:color w:val="000000"/>
                <w:lang w:eastAsia="en-AU"/>
              </w:rPr>
            </w:pPr>
            <w:ins w:id="18931" w:author="KIM, Jason" w:date="2019-04-02T13:39:00Z">
              <w:r w:rsidRPr="0056388D">
                <w:rPr>
                  <w:rFonts w:ascii="Calibri" w:eastAsia="Times New Roman" w:hAnsi="Calibri" w:cs="Calibri"/>
                  <w:color w:val="000000"/>
                  <w:lang w:eastAsia="en-AU"/>
                </w:rPr>
                <w:t>LLS2131</w:t>
              </w:r>
            </w:ins>
          </w:p>
        </w:tc>
        <w:tc>
          <w:tcPr>
            <w:tcW w:w="933" w:type="pct"/>
            <w:noWrap/>
            <w:hideMark/>
          </w:tcPr>
          <w:p w:rsidR="00110C18" w:rsidRPr="0056388D" w:rsidRDefault="00110C18" w:rsidP="00063728">
            <w:pPr>
              <w:rPr>
                <w:ins w:id="18932" w:author="KIM, Jason" w:date="2019-04-02T13:39:00Z"/>
                <w:rFonts w:ascii="Calibri" w:eastAsia="Times New Roman" w:hAnsi="Calibri" w:cs="Calibri"/>
                <w:color w:val="000000"/>
                <w:lang w:eastAsia="en-AU"/>
              </w:rPr>
            </w:pPr>
            <w:ins w:id="189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34" w:author="KIM, Jason" w:date="2019-04-02T13:39:00Z"/>
                <w:rFonts w:ascii="Calibri" w:eastAsia="Times New Roman" w:hAnsi="Calibri" w:cs="Calibri"/>
                <w:color w:val="000000"/>
                <w:lang w:eastAsia="en-AU"/>
              </w:rPr>
            </w:pPr>
            <w:ins w:id="18935" w:author="KIM, Jason" w:date="2019-04-02T13:39:00Z">
              <w:r w:rsidRPr="0056388D">
                <w:rPr>
                  <w:rFonts w:ascii="Calibri" w:eastAsia="Times New Roman" w:hAnsi="Calibri" w:cs="Calibri"/>
                  <w:color w:val="000000"/>
                  <w:lang w:eastAsia="en-AU"/>
                </w:rPr>
                <w:t>Chainage 2342</w:t>
              </w:r>
            </w:ins>
          </w:p>
        </w:tc>
        <w:tc>
          <w:tcPr>
            <w:tcW w:w="764" w:type="pct"/>
            <w:noWrap/>
            <w:hideMark/>
          </w:tcPr>
          <w:p w:rsidR="00110C18" w:rsidRPr="0056388D" w:rsidRDefault="00110C18" w:rsidP="00063728">
            <w:pPr>
              <w:jc w:val="right"/>
              <w:rPr>
                <w:ins w:id="18936" w:author="KIM, Jason" w:date="2019-04-02T13:39:00Z"/>
                <w:rFonts w:ascii="Calibri" w:eastAsia="Times New Roman" w:hAnsi="Calibri" w:cs="Calibri"/>
                <w:color w:val="000000"/>
                <w:lang w:eastAsia="en-AU"/>
              </w:rPr>
            </w:pPr>
            <w:ins w:id="189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38" w:author="KIM, Jason" w:date="2019-04-02T13:39:00Z"/>
        </w:trPr>
        <w:tc>
          <w:tcPr>
            <w:tcW w:w="708" w:type="pct"/>
            <w:vMerge/>
            <w:hideMark/>
          </w:tcPr>
          <w:p w:rsidR="00110C18" w:rsidRPr="0056388D" w:rsidRDefault="00110C18" w:rsidP="00063728">
            <w:pPr>
              <w:rPr>
                <w:ins w:id="189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40" w:author="KIM, Jason" w:date="2019-04-02T13:39:00Z"/>
                <w:rFonts w:ascii="Calibri" w:eastAsia="Times New Roman" w:hAnsi="Calibri" w:cs="Calibri"/>
                <w:color w:val="000000"/>
                <w:lang w:eastAsia="en-AU"/>
              </w:rPr>
            </w:pPr>
            <w:ins w:id="18941"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42" w:author="KIM, Jason" w:date="2019-04-02T13:39:00Z"/>
                <w:rFonts w:ascii="Calibri" w:eastAsia="Times New Roman" w:hAnsi="Calibri" w:cs="Calibri"/>
                <w:color w:val="000000"/>
                <w:lang w:eastAsia="en-AU"/>
              </w:rPr>
            </w:pPr>
            <w:ins w:id="1894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44" w:author="KIM, Jason" w:date="2019-04-02T13:39:00Z"/>
                <w:rFonts w:ascii="Calibri" w:eastAsia="Times New Roman" w:hAnsi="Calibri" w:cs="Calibri"/>
                <w:color w:val="000000"/>
                <w:lang w:eastAsia="en-AU"/>
              </w:rPr>
            </w:pPr>
            <w:ins w:id="18945" w:author="KIM, Jason" w:date="2019-04-02T13:39:00Z">
              <w:r w:rsidRPr="0056388D">
                <w:rPr>
                  <w:rFonts w:ascii="Calibri" w:eastAsia="Times New Roman" w:hAnsi="Calibri" w:cs="Calibri"/>
                  <w:color w:val="000000"/>
                  <w:lang w:eastAsia="en-AU"/>
                </w:rPr>
                <w:t>LLS2132</w:t>
              </w:r>
            </w:ins>
          </w:p>
        </w:tc>
        <w:tc>
          <w:tcPr>
            <w:tcW w:w="933" w:type="pct"/>
            <w:noWrap/>
            <w:hideMark/>
          </w:tcPr>
          <w:p w:rsidR="00110C18" w:rsidRPr="0056388D" w:rsidRDefault="00110C18" w:rsidP="00063728">
            <w:pPr>
              <w:rPr>
                <w:ins w:id="18946" w:author="KIM, Jason" w:date="2019-04-02T13:39:00Z"/>
                <w:rFonts w:ascii="Calibri" w:eastAsia="Times New Roman" w:hAnsi="Calibri" w:cs="Calibri"/>
                <w:color w:val="000000"/>
                <w:lang w:eastAsia="en-AU"/>
              </w:rPr>
            </w:pPr>
            <w:ins w:id="189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48" w:author="KIM, Jason" w:date="2019-04-02T13:39:00Z"/>
                <w:rFonts w:ascii="Calibri" w:eastAsia="Times New Roman" w:hAnsi="Calibri" w:cs="Calibri"/>
                <w:color w:val="000000"/>
                <w:lang w:eastAsia="en-AU"/>
              </w:rPr>
            </w:pPr>
            <w:ins w:id="18949" w:author="KIM, Jason" w:date="2019-04-02T13:39:00Z">
              <w:r w:rsidRPr="0056388D">
                <w:rPr>
                  <w:rFonts w:ascii="Calibri" w:eastAsia="Times New Roman" w:hAnsi="Calibri" w:cs="Calibri"/>
                  <w:color w:val="000000"/>
                  <w:lang w:eastAsia="en-AU"/>
                </w:rPr>
                <w:t>Chainage 2352</w:t>
              </w:r>
            </w:ins>
          </w:p>
        </w:tc>
        <w:tc>
          <w:tcPr>
            <w:tcW w:w="764" w:type="pct"/>
            <w:noWrap/>
            <w:hideMark/>
          </w:tcPr>
          <w:p w:rsidR="00110C18" w:rsidRPr="0056388D" w:rsidRDefault="00110C18" w:rsidP="00063728">
            <w:pPr>
              <w:jc w:val="right"/>
              <w:rPr>
                <w:ins w:id="18950" w:author="KIM, Jason" w:date="2019-04-02T13:39:00Z"/>
                <w:rFonts w:ascii="Calibri" w:eastAsia="Times New Roman" w:hAnsi="Calibri" w:cs="Calibri"/>
                <w:color w:val="000000"/>
                <w:lang w:eastAsia="en-AU"/>
              </w:rPr>
            </w:pPr>
            <w:ins w:id="18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52" w:author="KIM, Jason" w:date="2019-04-02T13:39:00Z"/>
        </w:trPr>
        <w:tc>
          <w:tcPr>
            <w:tcW w:w="708" w:type="pct"/>
            <w:vMerge/>
            <w:hideMark/>
          </w:tcPr>
          <w:p w:rsidR="00110C18" w:rsidRPr="0056388D" w:rsidRDefault="00110C18" w:rsidP="00063728">
            <w:pPr>
              <w:rPr>
                <w:ins w:id="189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54" w:author="KIM, Jason" w:date="2019-04-02T13:39:00Z"/>
                <w:rFonts w:ascii="Calibri" w:eastAsia="Times New Roman" w:hAnsi="Calibri" w:cs="Calibri"/>
                <w:color w:val="000000"/>
                <w:lang w:eastAsia="en-AU"/>
              </w:rPr>
            </w:pPr>
            <w:ins w:id="18955"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56" w:author="KIM, Jason" w:date="2019-04-02T13:39:00Z"/>
                <w:rFonts w:ascii="Calibri" w:eastAsia="Times New Roman" w:hAnsi="Calibri" w:cs="Calibri"/>
                <w:color w:val="000000"/>
                <w:lang w:eastAsia="en-AU"/>
              </w:rPr>
            </w:pPr>
            <w:ins w:id="189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58" w:author="KIM, Jason" w:date="2019-04-02T13:39:00Z"/>
                <w:rFonts w:ascii="Calibri" w:eastAsia="Times New Roman" w:hAnsi="Calibri" w:cs="Calibri"/>
                <w:color w:val="000000"/>
                <w:lang w:eastAsia="en-AU"/>
              </w:rPr>
            </w:pPr>
            <w:ins w:id="18959" w:author="KIM, Jason" w:date="2019-04-02T13:39:00Z">
              <w:r w:rsidRPr="0056388D">
                <w:rPr>
                  <w:rFonts w:ascii="Calibri" w:eastAsia="Times New Roman" w:hAnsi="Calibri" w:cs="Calibri"/>
                  <w:color w:val="000000"/>
                  <w:lang w:eastAsia="en-AU"/>
                </w:rPr>
                <w:t>LLS2133</w:t>
              </w:r>
            </w:ins>
          </w:p>
        </w:tc>
        <w:tc>
          <w:tcPr>
            <w:tcW w:w="933" w:type="pct"/>
            <w:noWrap/>
            <w:hideMark/>
          </w:tcPr>
          <w:p w:rsidR="00110C18" w:rsidRPr="0056388D" w:rsidRDefault="00110C18" w:rsidP="00063728">
            <w:pPr>
              <w:rPr>
                <w:ins w:id="18960" w:author="KIM, Jason" w:date="2019-04-02T13:39:00Z"/>
                <w:rFonts w:ascii="Calibri" w:eastAsia="Times New Roman" w:hAnsi="Calibri" w:cs="Calibri"/>
                <w:color w:val="000000"/>
                <w:lang w:eastAsia="en-AU"/>
              </w:rPr>
            </w:pPr>
            <w:ins w:id="189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62" w:author="KIM, Jason" w:date="2019-04-02T13:39:00Z"/>
                <w:rFonts w:ascii="Calibri" w:eastAsia="Times New Roman" w:hAnsi="Calibri" w:cs="Calibri"/>
                <w:color w:val="000000"/>
                <w:lang w:eastAsia="en-AU"/>
              </w:rPr>
            </w:pPr>
            <w:ins w:id="18963" w:author="KIM, Jason" w:date="2019-04-02T13:39:00Z">
              <w:r w:rsidRPr="0056388D">
                <w:rPr>
                  <w:rFonts w:ascii="Calibri" w:eastAsia="Times New Roman" w:hAnsi="Calibri" w:cs="Calibri"/>
                  <w:color w:val="000000"/>
                  <w:lang w:eastAsia="en-AU"/>
                </w:rPr>
                <w:t>Chainage 2361</w:t>
              </w:r>
            </w:ins>
          </w:p>
        </w:tc>
        <w:tc>
          <w:tcPr>
            <w:tcW w:w="764" w:type="pct"/>
            <w:noWrap/>
            <w:hideMark/>
          </w:tcPr>
          <w:p w:rsidR="00110C18" w:rsidRPr="0056388D" w:rsidRDefault="00110C18" w:rsidP="00063728">
            <w:pPr>
              <w:jc w:val="right"/>
              <w:rPr>
                <w:ins w:id="18964" w:author="KIM, Jason" w:date="2019-04-02T13:39:00Z"/>
                <w:rFonts w:ascii="Calibri" w:eastAsia="Times New Roman" w:hAnsi="Calibri" w:cs="Calibri"/>
                <w:color w:val="000000"/>
                <w:lang w:eastAsia="en-AU"/>
              </w:rPr>
            </w:pPr>
            <w:ins w:id="18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66" w:author="KIM, Jason" w:date="2019-04-02T13:39:00Z"/>
        </w:trPr>
        <w:tc>
          <w:tcPr>
            <w:tcW w:w="708" w:type="pct"/>
            <w:vMerge w:val="restart"/>
            <w:noWrap/>
            <w:hideMark/>
          </w:tcPr>
          <w:p w:rsidR="00110C18" w:rsidRPr="0056388D" w:rsidRDefault="00110C18" w:rsidP="00063728">
            <w:pPr>
              <w:rPr>
                <w:ins w:id="18967" w:author="KIM, Jason" w:date="2019-04-02T13:39:00Z"/>
                <w:rFonts w:ascii="Calibri" w:eastAsia="Times New Roman" w:hAnsi="Calibri" w:cs="Calibri"/>
                <w:color w:val="000000"/>
                <w:lang w:eastAsia="en-AU"/>
              </w:rPr>
            </w:pPr>
            <w:ins w:id="18968" w:author="KIM, Jason" w:date="2019-04-02T13:39:00Z">
              <w:r w:rsidRPr="0056388D">
                <w:rPr>
                  <w:rFonts w:ascii="Calibri" w:eastAsia="Times New Roman" w:hAnsi="Calibri" w:cs="Calibri"/>
                  <w:color w:val="000000"/>
                  <w:lang w:eastAsia="en-AU"/>
                </w:rPr>
                <w:t>LLE12K81</w:t>
              </w:r>
            </w:ins>
          </w:p>
        </w:tc>
        <w:tc>
          <w:tcPr>
            <w:tcW w:w="605" w:type="pct"/>
            <w:noWrap/>
            <w:hideMark/>
          </w:tcPr>
          <w:p w:rsidR="00110C18" w:rsidRPr="0056388D" w:rsidRDefault="00110C18" w:rsidP="00063728">
            <w:pPr>
              <w:rPr>
                <w:ins w:id="18969" w:author="KIM, Jason" w:date="2019-04-02T13:39:00Z"/>
                <w:rFonts w:ascii="Calibri" w:eastAsia="Times New Roman" w:hAnsi="Calibri" w:cs="Calibri"/>
                <w:color w:val="000000"/>
                <w:lang w:eastAsia="en-AU"/>
              </w:rPr>
            </w:pPr>
            <w:ins w:id="18970"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71" w:author="KIM, Jason" w:date="2019-04-02T13:39:00Z"/>
                <w:rFonts w:ascii="Calibri" w:eastAsia="Times New Roman" w:hAnsi="Calibri" w:cs="Calibri"/>
                <w:color w:val="000000"/>
                <w:lang w:eastAsia="en-AU"/>
              </w:rPr>
            </w:pPr>
            <w:ins w:id="189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73" w:author="KIM, Jason" w:date="2019-04-02T13:39:00Z"/>
                <w:rFonts w:ascii="Calibri" w:eastAsia="Times New Roman" w:hAnsi="Calibri" w:cs="Calibri"/>
                <w:color w:val="000000"/>
                <w:lang w:eastAsia="en-AU"/>
              </w:rPr>
            </w:pPr>
            <w:ins w:id="18974" w:author="KIM, Jason" w:date="2019-04-02T13:39:00Z">
              <w:r w:rsidRPr="0056388D">
                <w:rPr>
                  <w:rFonts w:ascii="Calibri" w:eastAsia="Times New Roman" w:hAnsi="Calibri" w:cs="Calibri"/>
                  <w:color w:val="000000"/>
                  <w:lang w:eastAsia="en-AU"/>
                </w:rPr>
                <w:t>LLS2112</w:t>
              </w:r>
            </w:ins>
          </w:p>
        </w:tc>
        <w:tc>
          <w:tcPr>
            <w:tcW w:w="933" w:type="pct"/>
            <w:noWrap/>
            <w:hideMark/>
          </w:tcPr>
          <w:p w:rsidR="00110C18" w:rsidRPr="0056388D" w:rsidRDefault="00110C18" w:rsidP="00063728">
            <w:pPr>
              <w:rPr>
                <w:ins w:id="18975" w:author="KIM, Jason" w:date="2019-04-02T13:39:00Z"/>
                <w:rFonts w:ascii="Calibri" w:eastAsia="Times New Roman" w:hAnsi="Calibri" w:cs="Calibri"/>
                <w:color w:val="000000"/>
                <w:lang w:eastAsia="en-AU"/>
              </w:rPr>
            </w:pPr>
            <w:ins w:id="189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77" w:author="KIM, Jason" w:date="2019-04-02T13:39:00Z"/>
                <w:rFonts w:ascii="Calibri" w:eastAsia="Times New Roman" w:hAnsi="Calibri" w:cs="Calibri"/>
                <w:color w:val="000000"/>
                <w:lang w:eastAsia="en-AU"/>
              </w:rPr>
            </w:pPr>
            <w:ins w:id="18978" w:author="KIM, Jason" w:date="2019-04-02T13:39:00Z">
              <w:r w:rsidRPr="0056388D">
                <w:rPr>
                  <w:rFonts w:ascii="Calibri" w:eastAsia="Times New Roman" w:hAnsi="Calibri" w:cs="Calibri"/>
                  <w:color w:val="000000"/>
                  <w:lang w:eastAsia="en-AU"/>
                </w:rPr>
                <w:t>Chainage 2147</w:t>
              </w:r>
            </w:ins>
          </w:p>
        </w:tc>
        <w:tc>
          <w:tcPr>
            <w:tcW w:w="764" w:type="pct"/>
            <w:noWrap/>
            <w:hideMark/>
          </w:tcPr>
          <w:p w:rsidR="00110C18" w:rsidRPr="0056388D" w:rsidRDefault="00110C18" w:rsidP="00063728">
            <w:pPr>
              <w:jc w:val="right"/>
              <w:rPr>
                <w:ins w:id="18979" w:author="KIM, Jason" w:date="2019-04-02T13:39:00Z"/>
                <w:rFonts w:ascii="Calibri" w:eastAsia="Times New Roman" w:hAnsi="Calibri" w:cs="Calibri"/>
                <w:color w:val="000000"/>
                <w:lang w:eastAsia="en-AU"/>
              </w:rPr>
            </w:pPr>
            <w:ins w:id="18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81" w:author="KIM, Jason" w:date="2019-04-02T13:39:00Z"/>
        </w:trPr>
        <w:tc>
          <w:tcPr>
            <w:tcW w:w="708" w:type="pct"/>
            <w:vMerge/>
            <w:hideMark/>
          </w:tcPr>
          <w:p w:rsidR="00110C18" w:rsidRPr="0056388D" w:rsidRDefault="00110C18" w:rsidP="00063728">
            <w:pPr>
              <w:rPr>
                <w:ins w:id="189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83" w:author="KIM, Jason" w:date="2019-04-02T13:39:00Z"/>
                <w:rFonts w:ascii="Calibri" w:eastAsia="Times New Roman" w:hAnsi="Calibri" w:cs="Calibri"/>
                <w:color w:val="000000"/>
                <w:lang w:eastAsia="en-AU"/>
              </w:rPr>
            </w:pPr>
            <w:ins w:id="18984"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85" w:author="KIM, Jason" w:date="2019-04-02T13:39:00Z"/>
                <w:rFonts w:ascii="Calibri" w:eastAsia="Times New Roman" w:hAnsi="Calibri" w:cs="Calibri"/>
                <w:color w:val="000000"/>
                <w:lang w:eastAsia="en-AU"/>
              </w:rPr>
            </w:pPr>
            <w:ins w:id="189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87" w:author="KIM, Jason" w:date="2019-04-02T13:39:00Z"/>
                <w:rFonts w:ascii="Calibri" w:eastAsia="Times New Roman" w:hAnsi="Calibri" w:cs="Calibri"/>
                <w:color w:val="000000"/>
                <w:lang w:eastAsia="en-AU"/>
              </w:rPr>
            </w:pPr>
            <w:ins w:id="18988" w:author="KIM, Jason" w:date="2019-04-02T13:39:00Z">
              <w:r w:rsidRPr="0056388D">
                <w:rPr>
                  <w:rFonts w:ascii="Calibri" w:eastAsia="Times New Roman" w:hAnsi="Calibri" w:cs="Calibri"/>
                  <w:color w:val="000000"/>
                  <w:lang w:eastAsia="en-AU"/>
                </w:rPr>
                <w:t>LLS2113</w:t>
              </w:r>
            </w:ins>
          </w:p>
        </w:tc>
        <w:tc>
          <w:tcPr>
            <w:tcW w:w="933" w:type="pct"/>
            <w:noWrap/>
            <w:hideMark/>
          </w:tcPr>
          <w:p w:rsidR="00110C18" w:rsidRPr="0056388D" w:rsidRDefault="00110C18" w:rsidP="00063728">
            <w:pPr>
              <w:rPr>
                <w:ins w:id="18989" w:author="KIM, Jason" w:date="2019-04-02T13:39:00Z"/>
                <w:rFonts w:ascii="Calibri" w:eastAsia="Times New Roman" w:hAnsi="Calibri" w:cs="Calibri"/>
                <w:color w:val="000000"/>
                <w:lang w:eastAsia="en-AU"/>
              </w:rPr>
            </w:pPr>
            <w:ins w:id="189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91" w:author="KIM, Jason" w:date="2019-04-02T13:39:00Z"/>
                <w:rFonts w:ascii="Calibri" w:eastAsia="Times New Roman" w:hAnsi="Calibri" w:cs="Calibri"/>
                <w:color w:val="000000"/>
                <w:lang w:eastAsia="en-AU"/>
              </w:rPr>
            </w:pPr>
            <w:ins w:id="18992" w:author="KIM, Jason" w:date="2019-04-02T13:39:00Z">
              <w:r w:rsidRPr="0056388D">
                <w:rPr>
                  <w:rFonts w:ascii="Calibri" w:eastAsia="Times New Roman" w:hAnsi="Calibri" w:cs="Calibri"/>
                  <w:color w:val="000000"/>
                  <w:lang w:eastAsia="en-AU"/>
                </w:rPr>
                <w:t>Chainage 2156</w:t>
              </w:r>
            </w:ins>
          </w:p>
        </w:tc>
        <w:tc>
          <w:tcPr>
            <w:tcW w:w="764" w:type="pct"/>
            <w:noWrap/>
            <w:hideMark/>
          </w:tcPr>
          <w:p w:rsidR="00110C18" w:rsidRPr="0056388D" w:rsidRDefault="00110C18" w:rsidP="00063728">
            <w:pPr>
              <w:jc w:val="right"/>
              <w:rPr>
                <w:ins w:id="18993" w:author="KIM, Jason" w:date="2019-04-02T13:39:00Z"/>
                <w:rFonts w:ascii="Calibri" w:eastAsia="Times New Roman" w:hAnsi="Calibri" w:cs="Calibri"/>
                <w:color w:val="000000"/>
                <w:lang w:eastAsia="en-AU"/>
              </w:rPr>
            </w:pPr>
            <w:ins w:id="18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95" w:author="KIM, Jason" w:date="2019-04-02T13:39:00Z"/>
        </w:trPr>
        <w:tc>
          <w:tcPr>
            <w:tcW w:w="708" w:type="pct"/>
            <w:vMerge/>
            <w:hideMark/>
          </w:tcPr>
          <w:p w:rsidR="00110C18" w:rsidRPr="0056388D" w:rsidRDefault="00110C18" w:rsidP="00063728">
            <w:pPr>
              <w:rPr>
                <w:ins w:id="189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97" w:author="KIM, Jason" w:date="2019-04-02T13:39:00Z"/>
                <w:rFonts w:ascii="Calibri" w:eastAsia="Times New Roman" w:hAnsi="Calibri" w:cs="Calibri"/>
                <w:color w:val="000000"/>
                <w:lang w:eastAsia="en-AU"/>
              </w:rPr>
            </w:pPr>
            <w:ins w:id="18998"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99" w:author="KIM, Jason" w:date="2019-04-02T13:39:00Z"/>
                <w:rFonts w:ascii="Calibri" w:eastAsia="Times New Roman" w:hAnsi="Calibri" w:cs="Calibri"/>
                <w:color w:val="000000"/>
                <w:lang w:eastAsia="en-AU"/>
              </w:rPr>
            </w:pPr>
            <w:ins w:id="190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01" w:author="KIM, Jason" w:date="2019-04-02T13:39:00Z"/>
                <w:rFonts w:ascii="Calibri" w:eastAsia="Times New Roman" w:hAnsi="Calibri" w:cs="Calibri"/>
                <w:color w:val="000000"/>
                <w:lang w:eastAsia="en-AU"/>
              </w:rPr>
            </w:pPr>
            <w:ins w:id="19002" w:author="KIM, Jason" w:date="2019-04-02T13:39:00Z">
              <w:r w:rsidRPr="0056388D">
                <w:rPr>
                  <w:rFonts w:ascii="Calibri" w:eastAsia="Times New Roman" w:hAnsi="Calibri" w:cs="Calibri"/>
                  <w:color w:val="000000"/>
                  <w:lang w:eastAsia="en-AU"/>
                </w:rPr>
                <w:t>LLS2114</w:t>
              </w:r>
            </w:ins>
          </w:p>
        </w:tc>
        <w:tc>
          <w:tcPr>
            <w:tcW w:w="933" w:type="pct"/>
            <w:noWrap/>
            <w:hideMark/>
          </w:tcPr>
          <w:p w:rsidR="00110C18" w:rsidRPr="0056388D" w:rsidRDefault="00110C18" w:rsidP="00063728">
            <w:pPr>
              <w:rPr>
                <w:ins w:id="19003" w:author="KIM, Jason" w:date="2019-04-02T13:39:00Z"/>
                <w:rFonts w:ascii="Calibri" w:eastAsia="Times New Roman" w:hAnsi="Calibri" w:cs="Calibri"/>
                <w:color w:val="000000"/>
                <w:lang w:eastAsia="en-AU"/>
              </w:rPr>
            </w:pPr>
            <w:ins w:id="190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05" w:author="KIM, Jason" w:date="2019-04-02T13:39:00Z"/>
                <w:rFonts w:ascii="Calibri" w:eastAsia="Times New Roman" w:hAnsi="Calibri" w:cs="Calibri"/>
                <w:color w:val="000000"/>
                <w:lang w:eastAsia="en-AU"/>
              </w:rPr>
            </w:pPr>
            <w:ins w:id="19006" w:author="KIM, Jason" w:date="2019-04-02T13:39:00Z">
              <w:r w:rsidRPr="0056388D">
                <w:rPr>
                  <w:rFonts w:ascii="Calibri" w:eastAsia="Times New Roman" w:hAnsi="Calibri" w:cs="Calibri"/>
                  <w:color w:val="000000"/>
                  <w:lang w:eastAsia="en-AU"/>
                </w:rPr>
                <w:t>Chainage 2166</w:t>
              </w:r>
            </w:ins>
          </w:p>
        </w:tc>
        <w:tc>
          <w:tcPr>
            <w:tcW w:w="764" w:type="pct"/>
            <w:noWrap/>
            <w:hideMark/>
          </w:tcPr>
          <w:p w:rsidR="00110C18" w:rsidRPr="0056388D" w:rsidRDefault="00110C18" w:rsidP="00063728">
            <w:pPr>
              <w:jc w:val="right"/>
              <w:rPr>
                <w:ins w:id="19007" w:author="KIM, Jason" w:date="2019-04-02T13:39:00Z"/>
                <w:rFonts w:ascii="Calibri" w:eastAsia="Times New Roman" w:hAnsi="Calibri" w:cs="Calibri"/>
                <w:color w:val="000000"/>
                <w:lang w:eastAsia="en-AU"/>
              </w:rPr>
            </w:pPr>
            <w:ins w:id="190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09" w:author="KIM, Jason" w:date="2019-04-02T13:39:00Z"/>
        </w:trPr>
        <w:tc>
          <w:tcPr>
            <w:tcW w:w="708" w:type="pct"/>
            <w:vMerge/>
            <w:hideMark/>
          </w:tcPr>
          <w:p w:rsidR="00110C18" w:rsidRPr="0056388D" w:rsidRDefault="00110C18" w:rsidP="00063728">
            <w:pPr>
              <w:rPr>
                <w:ins w:id="190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11" w:author="KIM, Jason" w:date="2019-04-02T13:39:00Z"/>
                <w:rFonts w:ascii="Calibri" w:eastAsia="Times New Roman" w:hAnsi="Calibri" w:cs="Calibri"/>
                <w:color w:val="000000"/>
                <w:lang w:eastAsia="en-AU"/>
              </w:rPr>
            </w:pPr>
            <w:ins w:id="19012"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13" w:author="KIM, Jason" w:date="2019-04-02T13:39:00Z"/>
                <w:rFonts w:ascii="Calibri" w:eastAsia="Times New Roman" w:hAnsi="Calibri" w:cs="Calibri"/>
                <w:color w:val="000000"/>
                <w:lang w:eastAsia="en-AU"/>
              </w:rPr>
            </w:pPr>
            <w:ins w:id="190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15" w:author="KIM, Jason" w:date="2019-04-02T13:39:00Z"/>
                <w:rFonts w:ascii="Calibri" w:eastAsia="Times New Roman" w:hAnsi="Calibri" w:cs="Calibri"/>
                <w:color w:val="000000"/>
                <w:lang w:eastAsia="en-AU"/>
              </w:rPr>
            </w:pPr>
            <w:ins w:id="19016" w:author="KIM, Jason" w:date="2019-04-02T13:39:00Z">
              <w:r w:rsidRPr="0056388D">
                <w:rPr>
                  <w:rFonts w:ascii="Calibri" w:eastAsia="Times New Roman" w:hAnsi="Calibri" w:cs="Calibri"/>
                  <w:color w:val="000000"/>
                  <w:lang w:eastAsia="en-AU"/>
                </w:rPr>
                <w:t>LLS2115</w:t>
              </w:r>
            </w:ins>
          </w:p>
        </w:tc>
        <w:tc>
          <w:tcPr>
            <w:tcW w:w="933" w:type="pct"/>
            <w:noWrap/>
            <w:hideMark/>
          </w:tcPr>
          <w:p w:rsidR="00110C18" w:rsidRPr="0056388D" w:rsidRDefault="00110C18" w:rsidP="00063728">
            <w:pPr>
              <w:rPr>
                <w:ins w:id="19017" w:author="KIM, Jason" w:date="2019-04-02T13:39:00Z"/>
                <w:rFonts w:ascii="Calibri" w:eastAsia="Times New Roman" w:hAnsi="Calibri" w:cs="Calibri"/>
                <w:color w:val="000000"/>
                <w:lang w:eastAsia="en-AU"/>
              </w:rPr>
            </w:pPr>
            <w:ins w:id="190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19" w:author="KIM, Jason" w:date="2019-04-02T13:39:00Z"/>
                <w:rFonts w:ascii="Calibri" w:eastAsia="Times New Roman" w:hAnsi="Calibri" w:cs="Calibri"/>
                <w:color w:val="000000"/>
                <w:lang w:eastAsia="en-AU"/>
              </w:rPr>
            </w:pPr>
            <w:ins w:id="19020" w:author="KIM, Jason" w:date="2019-04-02T13:39:00Z">
              <w:r w:rsidRPr="0056388D">
                <w:rPr>
                  <w:rFonts w:ascii="Calibri" w:eastAsia="Times New Roman" w:hAnsi="Calibri" w:cs="Calibri"/>
                  <w:color w:val="000000"/>
                  <w:lang w:eastAsia="en-AU"/>
                </w:rPr>
                <w:t>Chainage 2176</w:t>
              </w:r>
            </w:ins>
          </w:p>
        </w:tc>
        <w:tc>
          <w:tcPr>
            <w:tcW w:w="764" w:type="pct"/>
            <w:noWrap/>
            <w:hideMark/>
          </w:tcPr>
          <w:p w:rsidR="00110C18" w:rsidRPr="0056388D" w:rsidRDefault="00110C18" w:rsidP="00063728">
            <w:pPr>
              <w:jc w:val="right"/>
              <w:rPr>
                <w:ins w:id="19021" w:author="KIM, Jason" w:date="2019-04-02T13:39:00Z"/>
                <w:rFonts w:ascii="Calibri" w:eastAsia="Times New Roman" w:hAnsi="Calibri" w:cs="Calibri"/>
                <w:color w:val="000000"/>
                <w:lang w:eastAsia="en-AU"/>
              </w:rPr>
            </w:pPr>
            <w:ins w:id="190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23" w:author="KIM, Jason" w:date="2019-04-02T13:39:00Z"/>
        </w:trPr>
        <w:tc>
          <w:tcPr>
            <w:tcW w:w="708" w:type="pct"/>
            <w:vMerge/>
            <w:hideMark/>
          </w:tcPr>
          <w:p w:rsidR="00110C18" w:rsidRPr="0056388D" w:rsidRDefault="00110C18" w:rsidP="00063728">
            <w:pPr>
              <w:rPr>
                <w:ins w:id="190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25" w:author="KIM, Jason" w:date="2019-04-02T13:39:00Z"/>
                <w:rFonts w:ascii="Calibri" w:eastAsia="Times New Roman" w:hAnsi="Calibri" w:cs="Calibri"/>
                <w:color w:val="000000"/>
                <w:lang w:eastAsia="en-AU"/>
              </w:rPr>
            </w:pPr>
            <w:ins w:id="19026"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27" w:author="KIM, Jason" w:date="2019-04-02T13:39:00Z"/>
                <w:rFonts w:ascii="Calibri" w:eastAsia="Times New Roman" w:hAnsi="Calibri" w:cs="Calibri"/>
                <w:color w:val="000000"/>
                <w:lang w:eastAsia="en-AU"/>
              </w:rPr>
            </w:pPr>
            <w:ins w:id="190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29" w:author="KIM, Jason" w:date="2019-04-02T13:39:00Z"/>
                <w:rFonts w:ascii="Calibri" w:eastAsia="Times New Roman" w:hAnsi="Calibri" w:cs="Calibri"/>
                <w:color w:val="000000"/>
                <w:lang w:eastAsia="en-AU"/>
              </w:rPr>
            </w:pPr>
            <w:ins w:id="19030" w:author="KIM, Jason" w:date="2019-04-02T13:39:00Z">
              <w:r w:rsidRPr="0056388D">
                <w:rPr>
                  <w:rFonts w:ascii="Calibri" w:eastAsia="Times New Roman" w:hAnsi="Calibri" w:cs="Calibri"/>
                  <w:color w:val="000000"/>
                  <w:lang w:eastAsia="en-AU"/>
                </w:rPr>
                <w:t>LLS2116</w:t>
              </w:r>
            </w:ins>
          </w:p>
        </w:tc>
        <w:tc>
          <w:tcPr>
            <w:tcW w:w="933" w:type="pct"/>
            <w:noWrap/>
            <w:hideMark/>
          </w:tcPr>
          <w:p w:rsidR="00110C18" w:rsidRPr="0056388D" w:rsidRDefault="00110C18" w:rsidP="00063728">
            <w:pPr>
              <w:rPr>
                <w:ins w:id="19031" w:author="KIM, Jason" w:date="2019-04-02T13:39:00Z"/>
                <w:rFonts w:ascii="Calibri" w:eastAsia="Times New Roman" w:hAnsi="Calibri" w:cs="Calibri"/>
                <w:color w:val="000000"/>
                <w:lang w:eastAsia="en-AU"/>
              </w:rPr>
            </w:pPr>
            <w:ins w:id="190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33" w:author="KIM, Jason" w:date="2019-04-02T13:39:00Z"/>
                <w:rFonts w:ascii="Calibri" w:eastAsia="Times New Roman" w:hAnsi="Calibri" w:cs="Calibri"/>
                <w:color w:val="000000"/>
                <w:lang w:eastAsia="en-AU"/>
              </w:rPr>
            </w:pPr>
            <w:ins w:id="19034" w:author="KIM, Jason" w:date="2019-04-02T13:39:00Z">
              <w:r w:rsidRPr="0056388D">
                <w:rPr>
                  <w:rFonts w:ascii="Calibri" w:eastAsia="Times New Roman" w:hAnsi="Calibri" w:cs="Calibri"/>
                  <w:color w:val="000000"/>
                  <w:lang w:eastAsia="en-AU"/>
                </w:rPr>
                <w:t>Chainage 2185</w:t>
              </w:r>
            </w:ins>
          </w:p>
        </w:tc>
        <w:tc>
          <w:tcPr>
            <w:tcW w:w="764" w:type="pct"/>
            <w:noWrap/>
            <w:hideMark/>
          </w:tcPr>
          <w:p w:rsidR="00110C18" w:rsidRPr="0056388D" w:rsidRDefault="00110C18" w:rsidP="00063728">
            <w:pPr>
              <w:jc w:val="right"/>
              <w:rPr>
                <w:ins w:id="19035" w:author="KIM, Jason" w:date="2019-04-02T13:39:00Z"/>
                <w:rFonts w:ascii="Calibri" w:eastAsia="Times New Roman" w:hAnsi="Calibri" w:cs="Calibri"/>
                <w:color w:val="000000"/>
                <w:lang w:eastAsia="en-AU"/>
              </w:rPr>
            </w:pPr>
            <w:ins w:id="19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37" w:author="KIM, Jason" w:date="2019-04-02T13:39:00Z"/>
        </w:trPr>
        <w:tc>
          <w:tcPr>
            <w:tcW w:w="708" w:type="pct"/>
            <w:vMerge/>
            <w:hideMark/>
          </w:tcPr>
          <w:p w:rsidR="00110C18" w:rsidRPr="0056388D" w:rsidRDefault="00110C18" w:rsidP="00063728">
            <w:pPr>
              <w:rPr>
                <w:ins w:id="190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39" w:author="KIM, Jason" w:date="2019-04-02T13:39:00Z"/>
                <w:rFonts w:ascii="Calibri" w:eastAsia="Times New Roman" w:hAnsi="Calibri" w:cs="Calibri"/>
                <w:color w:val="000000"/>
                <w:lang w:eastAsia="en-AU"/>
              </w:rPr>
            </w:pPr>
            <w:ins w:id="19040"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41" w:author="KIM, Jason" w:date="2019-04-02T13:39:00Z"/>
                <w:rFonts w:ascii="Calibri" w:eastAsia="Times New Roman" w:hAnsi="Calibri" w:cs="Calibri"/>
                <w:color w:val="000000"/>
                <w:lang w:eastAsia="en-AU"/>
              </w:rPr>
            </w:pPr>
            <w:ins w:id="190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43" w:author="KIM, Jason" w:date="2019-04-02T13:39:00Z"/>
                <w:rFonts w:ascii="Calibri" w:eastAsia="Times New Roman" w:hAnsi="Calibri" w:cs="Calibri"/>
                <w:color w:val="000000"/>
                <w:lang w:eastAsia="en-AU"/>
              </w:rPr>
            </w:pPr>
            <w:ins w:id="19044" w:author="KIM, Jason" w:date="2019-04-02T13:39:00Z">
              <w:r w:rsidRPr="0056388D">
                <w:rPr>
                  <w:rFonts w:ascii="Calibri" w:eastAsia="Times New Roman" w:hAnsi="Calibri" w:cs="Calibri"/>
                  <w:color w:val="000000"/>
                  <w:lang w:eastAsia="en-AU"/>
                </w:rPr>
                <w:t>LLS2117</w:t>
              </w:r>
            </w:ins>
          </w:p>
        </w:tc>
        <w:tc>
          <w:tcPr>
            <w:tcW w:w="933" w:type="pct"/>
            <w:noWrap/>
            <w:hideMark/>
          </w:tcPr>
          <w:p w:rsidR="00110C18" w:rsidRPr="0056388D" w:rsidRDefault="00110C18" w:rsidP="00063728">
            <w:pPr>
              <w:rPr>
                <w:ins w:id="19045" w:author="KIM, Jason" w:date="2019-04-02T13:39:00Z"/>
                <w:rFonts w:ascii="Calibri" w:eastAsia="Times New Roman" w:hAnsi="Calibri" w:cs="Calibri"/>
                <w:color w:val="000000"/>
                <w:lang w:eastAsia="en-AU"/>
              </w:rPr>
            </w:pPr>
            <w:ins w:id="190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47" w:author="KIM, Jason" w:date="2019-04-02T13:39:00Z"/>
                <w:rFonts w:ascii="Calibri" w:eastAsia="Times New Roman" w:hAnsi="Calibri" w:cs="Calibri"/>
                <w:color w:val="000000"/>
                <w:lang w:eastAsia="en-AU"/>
              </w:rPr>
            </w:pPr>
            <w:ins w:id="19048" w:author="KIM, Jason" w:date="2019-04-02T13:39:00Z">
              <w:r w:rsidRPr="0056388D">
                <w:rPr>
                  <w:rFonts w:ascii="Calibri" w:eastAsia="Times New Roman" w:hAnsi="Calibri" w:cs="Calibri"/>
                  <w:color w:val="000000"/>
                  <w:lang w:eastAsia="en-AU"/>
                </w:rPr>
                <w:t>Chainage 2195</w:t>
              </w:r>
            </w:ins>
          </w:p>
        </w:tc>
        <w:tc>
          <w:tcPr>
            <w:tcW w:w="764" w:type="pct"/>
            <w:noWrap/>
            <w:hideMark/>
          </w:tcPr>
          <w:p w:rsidR="00110C18" w:rsidRPr="0056388D" w:rsidRDefault="00110C18" w:rsidP="00063728">
            <w:pPr>
              <w:jc w:val="right"/>
              <w:rPr>
                <w:ins w:id="19049" w:author="KIM, Jason" w:date="2019-04-02T13:39:00Z"/>
                <w:rFonts w:ascii="Calibri" w:eastAsia="Times New Roman" w:hAnsi="Calibri" w:cs="Calibri"/>
                <w:color w:val="000000"/>
                <w:lang w:eastAsia="en-AU"/>
              </w:rPr>
            </w:pPr>
            <w:ins w:id="19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51" w:author="KIM, Jason" w:date="2019-04-02T13:39:00Z"/>
        </w:trPr>
        <w:tc>
          <w:tcPr>
            <w:tcW w:w="708" w:type="pct"/>
            <w:vMerge/>
            <w:hideMark/>
          </w:tcPr>
          <w:p w:rsidR="00110C18" w:rsidRPr="0056388D" w:rsidRDefault="00110C18" w:rsidP="00063728">
            <w:pPr>
              <w:rPr>
                <w:ins w:id="190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53" w:author="KIM, Jason" w:date="2019-04-02T13:39:00Z"/>
                <w:rFonts w:ascii="Calibri" w:eastAsia="Times New Roman" w:hAnsi="Calibri" w:cs="Calibri"/>
                <w:color w:val="000000"/>
                <w:lang w:eastAsia="en-AU"/>
              </w:rPr>
            </w:pPr>
            <w:ins w:id="19054"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55" w:author="KIM, Jason" w:date="2019-04-02T13:39:00Z"/>
                <w:rFonts w:ascii="Calibri" w:eastAsia="Times New Roman" w:hAnsi="Calibri" w:cs="Calibri"/>
                <w:color w:val="000000"/>
                <w:lang w:eastAsia="en-AU"/>
              </w:rPr>
            </w:pPr>
            <w:ins w:id="190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57" w:author="KIM, Jason" w:date="2019-04-02T13:39:00Z"/>
                <w:rFonts w:ascii="Calibri" w:eastAsia="Times New Roman" w:hAnsi="Calibri" w:cs="Calibri"/>
                <w:color w:val="000000"/>
                <w:lang w:eastAsia="en-AU"/>
              </w:rPr>
            </w:pPr>
            <w:ins w:id="19058" w:author="KIM, Jason" w:date="2019-04-02T13:39:00Z">
              <w:r w:rsidRPr="0056388D">
                <w:rPr>
                  <w:rFonts w:ascii="Calibri" w:eastAsia="Times New Roman" w:hAnsi="Calibri" w:cs="Calibri"/>
                  <w:color w:val="000000"/>
                  <w:lang w:eastAsia="en-AU"/>
                </w:rPr>
                <w:t>LLS2118</w:t>
              </w:r>
            </w:ins>
          </w:p>
        </w:tc>
        <w:tc>
          <w:tcPr>
            <w:tcW w:w="933" w:type="pct"/>
            <w:noWrap/>
            <w:hideMark/>
          </w:tcPr>
          <w:p w:rsidR="00110C18" w:rsidRPr="0056388D" w:rsidRDefault="00110C18" w:rsidP="00063728">
            <w:pPr>
              <w:rPr>
                <w:ins w:id="19059" w:author="KIM, Jason" w:date="2019-04-02T13:39:00Z"/>
                <w:rFonts w:ascii="Calibri" w:eastAsia="Times New Roman" w:hAnsi="Calibri" w:cs="Calibri"/>
                <w:color w:val="000000"/>
                <w:lang w:eastAsia="en-AU"/>
              </w:rPr>
            </w:pPr>
            <w:ins w:id="190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61" w:author="KIM, Jason" w:date="2019-04-02T13:39:00Z"/>
                <w:rFonts w:ascii="Calibri" w:eastAsia="Times New Roman" w:hAnsi="Calibri" w:cs="Calibri"/>
                <w:color w:val="000000"/>
                <w:lang w:eastAsia="en-AU"/>
              </w:rPr>
            </w:pPr>
            <w:ins w:id="19062" w:author="KIM, Jason" w:date="2019-04-02T13:39:00Z">
              <w:r w:rsidRPr="0056388D">
                <w:rPr>
                  <w:rFonts w:ascii="Calibri" w:eastAsia="Times New Roman" w:hAnsi="Calibri" w:cs="Calibri"/>
                  <w:color w:val="000000"/>
                  <w:lang w:eastAsia="en-AU"/>
                </w:rPr>
                <w:t>Chainage 2205</w:t>
              </w:r>
            </w:ins>
          </w:p>
        </w:tc>
        <w:tc>
          <w:tcPr>
            <w:tcW w:w="764" w:type="pct"/>
            <w:noWrap/>
            <w:hideMark/>
          </w:tcPr>
          <w:p w:rsidR="00110C18" w:rsidRPr="0056388D" w:rsidRDefault="00110C18" w:rsidP="00063728">
            <w:pPr>
              <w:jc w:val="right"/>
              <w:rPr>
                <w:ins w:id="19063" w:author="KIM, Jason" w:date="2019-04-02T13:39:00Z"/>
                <w:rFonts w:ascii="Calibri" w:eastAsia="Times New Roman" w:hAnsi="Calibri" w:cs="Calibri"/>
                <w:color w:val="000000"/>
                <w:lang w:eastAsia="en-AU"/>
              </w:rPr>
            </w:pPr>
            <w:ins w:id="19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65" w:author="KIM, Jason" w:date="2019-04-02T13:39:00Z"/>
        </w:trPr>
        <w:tc>
          <w:tcPr>
            <w:tcW w:w="708" w:type="pct"/>
            <w:vMerge/>
            <w:hideMark/>
          </w:tcPr>
          <w:p w:rsidR="00110C18" w:rsidRPr="0056388D" w:rsidRDefault="00110C18" w:rsidP="00063728">
            <w:pPr>
              <w:rPr>
                <w:ins w:id="190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67" w:author="KIM, Jason" w:date="2019-04-02T13:39:00Z"/>
                <w:rFonts w:ascii="Calibri" w:eastAsia="Times New Roman" w:hAnsi="Calibri" w:cs="Calibri"/>
                <w:color w:val="000000"/>
                <w:lang w:eastAsia="en-AU"/>
              </w:rPr>
            </w:pPr>
            <w:ins w:id="19068"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69" w:author="KIM, Jason" w:date="2019-04-02T13:39:00Z"/>
                <w:rFonts w:ascii="Calibri" w:eastAsia="Times New Roman" w:hAnsi="Calibri" w:cs="Calibri"/>
                <w:color w:val="000000"/>
                <w:lang w:eastAsia="en-AU"/>
              </w:rPr>
            </w:pPr>
            <w:ins w:id="190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71" w:author="KIM, Jason" w:date="2019-04-02T13:39:00Z"/>
                <w:rFonts w:ascii="Calibri" w:eastAsia="Times New Roman" w:hAnsi="Calibri" w:cs="Calibri"/>
                <w:color w:val="000000"/>
                <w:lang w:eastAsia="en-AU"/>
              </w:rPr>
            </w:pPr>
            <w:ins w:id="19072" w:author="KIM, Jason" w:date="2019-04-02T13:39:00Z">
              <w:r w:rsidRPr="0056388D">
                <w:rPr>
                  <w:rFonts w:ascii="Calibri" w:eastAsia="Times New Roman" w:hAnsi="Calibri" w:cs="Calibri"/>
                  <w:color w:val="000000"/>
                  <w:lang w:eastAsia="en-AU"/>
                </w:rPr>
                <w:t>LLS2119</w:t>
              </w:r>
            </w:ins>
          </w:p>
        </w:tc>
        <w:tc>
          <w:tcPr>
            <w:tcW w:w="933" w:type="pct"/>
            <w:noWrap/>
            <w:hideMark/>
          </w:tcPr>
          <w:p w:rsidR="00110C18" w:rsidRPr="0056388D" w:rsidRDefault="00110C18" w:rsidP="00063728">
            <w:pPr>
              <w:rPr>
                <w:ins w:id="19073" w:author="KIM, Jason" w:date="2019-04-02T13:39:00Z"/>
                <w:rFonts w:ascii="Calibri" w:eastAsia="Times New Roman" w:hAnsi="Calibri" w:cs="Calibri"/>
                <w:color w:val="000000"/>
                <w:lang w:eastAsia="en-AU"/>
              </w:rPr>
            </w:pPr>
            <w:ins w:id="190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75" w:author="KIM, Jason" w:date="2019-04-02T13:39:00Z"/>
                <w:rFonts w:ascii="Calibri" w:eastAsia="Times New Roman" w:hAnsi="Calibri" w:cs="Calibri"/>
                <w:color w:val="000000"/>
                <w:lang w:eastAsia="en-AU"/>
              </w:rPr>
            </w:pPr>
            <w:ins w:id="19076" w:author="KIM, Jason" w:date="2019-04-02T13:39:00Z">
              <w:r w:rsidRPr="0056388D">
                <w:rPr>
                  <w:rFonts w:ascii="Calibri" w:eastAsia="Times New Roman" w:hAnsi="Calibri" w:cs="Calibri"/>
                  <w:color w:val="000000"/>
                  <w:lang w:eastAsia="en-AU"/>
                </w:rPr>
                <w:t>Chainage 2214</w:t>
              </w:r>
            </w:ins>
          </w:p>
        </w:tc>
        <w:tc>
          <w:tcPr>
            <w:tcW w:w="764" w:type="pct"/>
            <w:noWrap/>
            <w:hideMark/>
          </w:tcPr>
          <w:p w:rsidR="00110C18" w:rsidRPr="0056388D" w:rsidRDefault="00110C18" w:rsidP="00063728">
            <w:pPr>
              <w:jc w:val="right"/>
              <w:rPr>
                <w:ins w:id="19077" w:author="KIM, Jason" w:date="2019-04-02T13:39:00Z"/>
                <w:rFonts w:ascii="Calibri" w:eastAsia="Times New Roman" w:hAnsi="Calibri" w:cs="Calibri"/>
                <w:color w:val="000000"/>
                <w:lang w:eastAsia="en-AU"/>
              </w:rPr>
            </w:pPr>
            <w:ins w:id="190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79" w:author="KIM, Jason" w:date="2019-04-02T13:39:00Z"/>
        </w:trPr>
        <w:tc>
          <w:tcPr>
            <w:tcW w:w="708" w:type="pct"/>
            <w:vMerge/>
            <w:hideMark/>
          </w:tcPr>
          <w:p w:rsidR="00110C18" w:rsidRPr="0056388D" w:rsidRDefault="00110C18" w:rsidP="00063728">
            <w:pPr>
              <w:rPr>
                <w:ins w:id="190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81" w:author="KIM, Jason" w:date="2019-04-02T13:39:00Z"/>
                <w:rFonts w:ascii="Calibri" w:eastAsia="Times New Roman" w:hAnsi="Calibri" w:cs="Calibri"/>
                <w:color w:val="000000"/>
                <w:lang w:eastAsia="en-AU"/>
              </w:rPr>
            </w:pPr>
            <w:ins w:id="19082"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83" w:author="KIM, Jason" w:date="2019-04-02T13:39:00Z"/>
                <w:rFonts w:ascii="Calibri" w:eastAsia="Times New Roman" w:hAnsi="Calibri" w:cs="Calibri"/>
                <w:color w:val="000000"/>
                <w:lang w:eastAsia="en-AU"/>
              </w:rPr>
            </w:pPr>
            <w:ins w:id="190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85" w:author="KIM, Jason" w:date="2019-04-02T13:39:00Z"/>
                <w:rFonts w:ascii="Calibri" w:eastAsia="Times New Roman" w:hAnsi="Calibri" w:cs="Calibri"/>
                <w:color w:val="000000"/>
                <w:lang w:eastAsia="en-AU"/>
              </w:rPr>
            </w:pPr>
            <w:ins w:id="19086" w:author="KIM, Jason" w:date="2019-04-02T13:39:00Z">
              <w:r w:rsidRPr="0056388D">
                <w:rPr>
                  <w:rFonts w:ascii="Calibri" w:eastAsia="Times New Roman" w:hAnsi="Calibri" w:cs="Calibri"/>
                  <w:color w:val="000000"/>
                  <w:lang w:eastAsia="en-AU"/>
                </w:rPr>
                <w:t>LLS2120</w:t>
              </w:r>
            </w:ins>
          </w:p>
        </w:tc>
        <w:tc>
          <w:tcPr>
            <w:tcW w:w="933" w:type="pct"/>
            <w:noWrap/>
            <w:hideMark/>
          </w:tcPr>
          <w:p w:rsidR="00110C18" w:rsidRPr="0056388D" w:rsidRDefault="00110C18" w:rsidP="00063728">
            <w:pPr>
              <w:rPr>
                <w:ins w:id="19087" w:author="KIM, Jason" w:date="2019-04-02T13:39:00Z"/>
                <w:rFonts w:ascii="Calibri" w:eastAsia="Times New Roman" w:hAnsi="Calibri" w:cs="Calibri"/>
                <w:color w:val="000000"/>
                <w:lang w:eastAsia="en-AU"/>
              </w:rPr>
            </w:pPr>
            <w:ins w:id="190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89" w:author="KIM, Jason" w:date="2019-04-02T13:39:00Z"/>
                <w:rFonts w:ascii="Calibri" w:eastAsia="Times New Roman" w:hAnsi="Calibri" w:cs="Calibri"/>
                <w:color w:val="000000"/>
                <w:lang w:eastAsia="en-AU"/>
              </w:rPr>
            </w:pPr>
            <w:ins w:id="19090" w:author="KIM, Jason" w:date="2019-04-02T13:39:00Z">
              <w:r w:rsidRPr="0056388D">
                <w:rPr>
                  <w:rFonts w:ascii="Calibri" w:eastAsia="Times New Roman" w:hAnsi="Calibri" w:cs="Calibri"/>
                  <w:color w:val="000000"/>
                  <w:lang w:eastAsia="en-AU"/>
                </w:rPr>
                <w:t>Chainage 2224</w:t>
              </w:r>
            </w:ins>
          </w:p>
        </w:tc>
        <w:tc>
          <w:tcPr>
            <w:tcW w:w="764" w:type="pct"/>
            <w:noWrap/>
            <w:hideMark/>
          </w:tcPr>
          <w:p w:rsidR="00110C18" w:rsidRPr="0056388D" w:rsidRDefault="00110C18" w:rsidP="00063728">
            <w:pPr>
              <w:jc w:val="right"/>
              <w:rPr>
                <w:ins w:id="19091" w:author="KIM, Jason" w:date="2019-04-02T13:39:00Z"/>
                <w:rFonts w:ascii="Calibri" w:eastAsia="Times New Roman" w:hAnsi="Calibri" w:cs="Calibri"/>
                <w:color w:val="000000"/>
                <w:lang w:eastAsia="en-AU"/>
              </w:rPr>
            </w:pPr>
            <w:ins w:id="19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93" w:author="KIM, Jason" w:date="2019-04-02T13:39:00Z"/>
        </w:trPr>
        <w:tc>
          <w:tcPr>
            <w:tcW w:w="708" w:type="pct"/>
            <w:vMerge/>
            <w:hideMark/>
          </w:tcPr>
          <w:p w:rsidR="00110C18" w:rsidRPr="0056388D" w:rsidRDefault="00110C18" w:rsidP="00063728">
            <w:pPr>
              <w:rPr>
                <w:ins w:id="190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95" w:author="KIM, Jason" w:date="2019-04-02T13:39:00Z"/>
                <w:rFonts w:ascii="Calibri" w:eastAsia="Times New Roman" w:hAnsi="Calibri" w:cs="Calibri"/>
                <w:color w:val="000000"/>
                <w:lang w:eastAsia="en-AU"/>
              </w:rPr>
            </w:pPr>
            <w:ins w:id="19096"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97" w:author="KIM, Jason" w:date="2019-04-02T13:39:00Z"/>
                <w:rFonts w:ascii="Calibri" w:eastAsia="Times New Roman" w:hAnsi="Calibri" w:cs="Calibri"/>
                <w:color w:val="000000"/>
                <w:lang w:eastAsia="en-AU"/>
              </w:rPr>
            </w:pPr>
            <w:ins w:id="190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99" w:author="KIM, Jason" w:date="2019-04-02T13:39:00Z"/>
                <w:rFonts w:ascii="Calibri" w:eastAsia="Times New Roman" w:hAnsi="Calibri" w:cs="Calibri"/>
                <w:color w:val="000000"/>
                <w:lang w:eastAsia="en-AU"/>
              </w:rPr>
            </w:pPr>
            <w:ins w:id="19100" w:author="KIM, Jason" w:date="2019-04-02T13:39:00Z">
              <w:r w:rsidRPr="0056388D">
                <w:rPr>
                  <w:rFonts w:ascii="Calibri" w:eastAsia="Times New Roman" w:hAnsi="Calibri" w:cs="Calibri"/>
                  <w:color w:val="000000"/>
                  <w:lang w:eastAsia="en-AU"/>
                </w:rPr>
                <w:t>LLS2121</w:t>
              </w:r>
            </w:ins>
          </w:p>
        </w:tc>
        <w:tc>
          <w:tcPr>
            <w:tcW w:w="933" w:type="pct"/>
            <w:noWrap/>
            <w:hideMark/>
          </w:tcPr>
          <w:p w:rsidR="00110C18" w:rsidRPr="0056388D" w:rsidRDefault="00110C18" w:rsidP="00063728">
            <w:pPr>
              <w:rPr>
                <w:ins w:id="19101" w:author="KIM, Jason" w:date="2019-04-02T13:39:00Z"/>
                <w:rFonts w:ascii="Calibri" w:eastAsia="Times New Roman" w:hAnsi="Calibri" w:cs="Calibri"/>
                <w:color w:val="000000"/>
                <w:lang w:eastAsia="en-AU"/>
              </w:rPr>
            </w:pPr>
            <w:ins w:id="191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103" w:author="KIM, Jason" w:date="2019-04-02T13:39:00Z"/>
                <w:rFonts w:ascii="Calibri" w:eastAsia="Times New Roman" w:hAnsi="Calibri" w:cs="Calibri"/>
                <w:color w:val="000000"/>
                <w:lang w:eastAsia="en-AU"/>
              </w:rPr>
            </w:pPr>
            <w:ins w:id="19104" w:author="KIM, Jason" w:date="2019-04-02T13:39:00Z">
              <w:r w:rsidRPr="0056388D">
                <w:rPr>
                  <w:rFonts w:ascii="Calibri" w:eastAsia="Times New Roman" w:hAnsi="Calibri" w:cs="Calibri"/>
                  <w:color w:val="000000"/>
                  <w:lang w:eastAsia="en-AU"/>
                </w:rPr>
                <w:t>Chainage 2234</w:t>
              </w:r>
            </w:ins>
          </w:p>
        </w:tc>
        <w:tc>
          <w:tcPr>
            <w:tcW w:w="764" w:type="pct"/>
            <w:noWrap/>
            <w:hideMark/>
          </w:tcPr>
          <w:p w:rsidR="00110C18" w:rsidRPr="0056388D" w:rsidRDefault="00110C18" w:rsidP="00063728">
            <w:pPr>
              <w:jc w:val="right"/>
              <w:rPr>
                <w:ins w:id="19105" w:author="KIM, Jason" w:date="2019-04-02T13:39:00Z"/>
                <w:rFonts w:ascii="Calibri" w:eastAsia="Times New Roman" w:hAnsi="Calibri" w:cs="Calibri"/>
                <w:color w:val="000000"/>
                <w:lang w:eastAsia="en-AU"/>
              </w:rPr>
            </w:pPr>
            <w:ins w:id="19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07" w:author="KIM, Jason" w:date="2019-04-02T13:39:00Z"/>
        </w:trPr>
        <w:tc>
          <w:tcPr>
            <w:tcW w:w="708" w:type="pct"/>
            <w:vMerge/>
            <w:hideMark/>
          </w:tcPr>
          <w:p w:rsidR="00110C18" w:rsidRPr="0056388D" w:rsidRDefault="00110C18" w:rsidP="00063728">
            <w:pPr>
              <w:rPr>
                <w:ins w:id="191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09" w:author="KIM, Jason" w:date="2019-04-02T13:39:00Z"/>
                <w:rFonts w:ascii="Calibri" w:eastAsia="Times New Roman" w:hAnsi="Calibri" w:cs="Calibri"/>
                <w:color w:val="000000"/>
                <w:lang w:eastAsia="en-AU"/>
              </w:rPr>
            </w:pPr>
            <w:ins w:id="19110"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111" w:author="KIM, Jason" w:date="2019-04-02T13:39:00Z"/>
                <w:rFonts w:ascii="Calibri" w:eastAsia="Times New Roman" w:hAnsi="Calibri" w:cs="Calibri"/>
                <w:color w:val="000000"/>
                <w:lang w:eastAsia="en-AU"/>
              </w:rPr>
            </w:pPr>
            <w:ins w:id="191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13" w:author="KIM, Jason" w:date="2019-04-02T13:39:00Z"/>
                <w:rFonts w:ascii="Calibri" w:eastAsia="Times New Roman" w:hAnsi="Calibri" w:cs="Calibri"/>
                <w:color w:val="000000"/>
                <w:lang w:eastAsia="en-AU"/>
              </w:rPr>
            </w:pPr>
            <w:ins w:id="19114" w:author="KIM, Jason" w:date="2019-04-02T13:39:00Z">
              <w:r w:rsidRPr="0056388D">
                <w:rPr>
                  <w:rFonts w:ascii="Calibri" w:eastAsia="Times New Roman" w:hAnsi="Calibri" w:cs="Calibri"/>
                  <w:color w:val="000000"/>
                  <w:lang w:eastAsia="en-AU"/>
                </w:rPr>
                <w:t>LLS2122</w:t>
              </w:r>
            </w:ins>
          </w:p>
        </w:tc>
        <w:tc>
          <w:tcPr>
            <w:tcW w:w="933" w:type="pct"/>
            <w:noWrap/>
            <w:hideMark/>
          </w:tcPr>
          <w:p w:rsidR="00110C18" w:rsidRPr="0056388D" w:rsidRDefault="00110C18" w:rsidP="00063728">
            <w:pPr>
              <w:rPr>
                <w:ins w:id="19115" w:author="KIM, Jason" w:date="2019-04-02T13:39:00Z"/>
                <w:rFonts w:ascii="Calibri" w:eastAsia="Times New Roman" w:hAnsi="Calibri" w:cs="Calibri"/>
                <w:color w:val="000000"/>
                <w:lang w:eastAsia="en-AU"/>
              </w:rPr>
            </w:pPr>
            <w:ins w:id="191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117" w:author="KIM, Jason" w:date="2019-04-02T13:39:00Z"/>
                <w:rFonts w:ascii="Calibri" w:eastAsia="Times New Roman" w:hAnsi="Calibri" w:cs="Calibri"/>
                <w:color w:val="000000"/>
                <w:lang w:eastAsia="en-AU"/>
              </w:rPr>
            </w:pPr>
            <w:ins w:id="19118" w:author="KIM, Jason" w:date="2019-04-02T13:39:00Z">
              <w:r w:rsidRPr="0056388D">
                <w:rPr>
                  <w:rFonts w:ascii="Calibri" w:eastAsia="Times New Roman" w:hAnsi="Calibri" w:cs="Calibri"/>
                  <w:color w:val="000000"/>
                  <w:lang w:eastAsia="en-AU"/>
                </w:rPr>
                <w:t>Chainage 2243</w:t>
              </w:r>
            </w:ins>
          </w:p>
        </w:tc>
        <w:tc>
          <w:tcPr>
            <w:tcW w:w="764" w:type="pct"/>
            <w:noWrap/>
            <w:hideMark/>
          </w:tcPr>
          <w:p w:rsidR="00110C18" w:rsidRPr="0056388D" w:rsidRDefault="00110C18" w:rsidP="00063728">
            <w:pPr>
              <w:jc w:val="right"/>
              <w:rPr>
                <w:ins w:id="19119" w:author="KIM, Jason" w:date="2019-04-02T13:39:00Z"/>
                <w:rFonts w:ascii="Calibri" w:eastAsia="Times New Roman" w:hAnsi="Calibri" w:cs="Calibri"/>
                <w:color w:val="000000"/>
                <w:lang w:eastAsia="en-AU"/>
              </w:rPr>
            </w:pPr>
            <w:ins w:id="19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21" w:author="KIM, Jason" w:date="2019-04-02T13:39:00Z"/>
        </w:trPr>
        <w:tc>
          <w:tcPr>
            <w:tcW w:w="708" w:type="pct"/>
            <w:vMerge w:val="restart"/>
            <w:noWrap/>
            <w:hideMark/>
          </w:tcPr>
          <w:p w:rsidR="00110C18" w:rsidRPr="0056388D" w:rsidRDefault="00110C18" w:rsidP="00063728">
            <w:pPr>
              <w:rPr>
                <w:ins w:id="19122" w:author="KIM, Jason" w:date="2019-04-02T13:39:00Z"/>
                <w:rFonts w:ascii="Calibri" w:eastAsia="Times New Roman" w:hAnsi="Calibri" w:cs="Calibri"/>
                <w:color w:val="000000"/>
                <w:lang w:eastAsia="en-AU"/>
              </w:rPr>
            </w:pPr>
            <w:ins w:id="19123" w:author="KIM, Jason" w:date="2019-04-02T13:39:00Z">
              <w:r w:rsidRPr="0056388D">
                <w:rPr>
                  <w:rFonts w:ascii="Calibri" w:eastAsia="Times New Roman" w:hAnsi="Calibri" w:cs="Calibri"/>
                  <w:color w:val="000000"/>
                  <w:lang w:eastAsia="en-AU"/>
                </w:rPr>
                <w:t>LLE14K51</w:t>
              </w:r>
            </w:ins>
          </w:p>
        </w:tc>
        <w:tc>
          <w:tcPr>
            <w:tcW w:w="605" w:type="pct"/>
            <w:noWrap/>
            <w:hideMark/>
          </w:tcPr>
          <w:p w:rsidR="00110C18" w:rsidRPr="0056388D" w:rsidRDefault="00110C18" w:rsidP="00063728">
            <w:pPr>
              <w:rPr>
                <w:ins w:id="19124" w:author="KIM, Jason" w:date="2019-04-02T13:39:00Z"/>
                <w:rFonts w:ascii="Calibri" w:eastAsia="Times New Roman" w:hAnsi="Calibri" w:cs="Calibri"/>
                <w:color w:val="000000"/>
                <w:lang w:eastAsia="en-AU"/>
              </w:rPr>
            </w:pPr>
            <w:ins w:id="19125"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26" w:author="KIM, Jason" w:date="2019-04-02T13:39:00Z"/>
                <w:rFonts w:ascii="Calibri" w:eastAsia="Times New Roman" w:hAnsi="Calibri" w:cs="Calibri"/>
                <w:color w:val="000000"/>
                <w:lang w:eastAsia="en-AU"/>
              </w:rPr>
            </w:pPr>
            <w:ins w:id="191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28" w:author="KIM, Jason" w:date="2019-04-02T13:39:00Z"/>
                <w:rFonts w:ascii="Calibri" w:eastAsia="Times New Roman" w:hAnsi="Calibri" w:cs="Calibri"/>
                <w:color w:val="000000"/>
                <w:lang w:eastAsia="en-AU"/>
              </w:rPr>
            </w:pPr>
            <w:ins w:id="19129" w:author="KIM, Jason" w:date="2019-04-02T13:39:00Z">
              <w:r w:rsidRPr="0056388D">
                <w:rPr>
                  <w:rFonts w:ascii="Calibri" w:eastAsia="Times New Roman" w:hAnsi="Calibri" w:cs="Calibri"/>
                  <w:color w:val="000000"/>
                  <w:lang w:eastAsia="en-AU"/>
                </w:rPr>
                <w:t>LLN1121</w:t>
              </w:r>
            </w:ins>
          </w:p>
        </w:tc>
        <w:tc>
          <w:tcPr>
            <w:tcW w:w="933" w:type="pct"/>
            <w:noWrap/>
            <w:hideMark/>
          </w:tcPr>
          <w:p w:rsidR="00110C18" w:rsidRPr="0056388D" w:rsidRDefault="00110C18" w:rsidP="00063728">
            <w:pPr>
              <w:rPr>
                <w:ins w:id="19130" w:author="KIM, Jason" w:date="2019-04-02T13:39:00Z"/>
                <w:rFonts w:ascii="Calibri" w:eastAsia="Times New Roman" w:hAnsi="Calibri" w:cs="Calibri"/>
                <w:color w:val="000000"/>
                <w:lang w:eastAsia="en-AU"/>
              </w:rPr>
            </w:pPr>
            <w:ins w:id="191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32" w:author="KIM, Jason" w:date="2019-04-02T13:39:00Z"/>
                <w:rFonts w:ascii="Calibri" w:eastAsia="Times New Roman" w:hAnsi="Calibri" w:cs="Calibri"/>
                <w:color w:val="000000"/>
                <w:lang w:eastAsia="en-AU"/>
              </w:rPr>
            </w:pPr>
            <w:ins w:id="19133" w:author="KIM, Jason" w:date="2019-04-02T13:39:00Z">
              <w:r w:rsidRPr="0056388D">
                <w:rPr>
                  <w:rFonts w:ascii="Calibri" w:eastAsia="Times New Roman" w:hAnsi="Calibri" w:cs="Calibri"/>
                  <w:color w:val="000000"/>
                  <w:lang w:eastAsia="en-AU"/>
                </w:rPr>
                <w:t>Chainage 2507</w:t>
              </w:r>
            </w:ins>
          </w:p>
        </w:tc>
        <w:tc>
          <w:tcPr>
            <w:tcW w:w="764" w:type="pct"/>
            <w:noWrap/>
            <w:hideMark/>
          </w:tcPr>
          <w:p w:rsidR="00110C18" w:rsidRPr="0056388D" w:rsidRDefault="00110C18" w:rsidP="00063728">
            <w:pPr>
              <w:jc w:val="right"/>
              <w:rPr>
                <w:ins w:id="19134" w:author="KIM, Jason" w:date="2019-04-02T13:39:00Z"/>
                <w:rFonts w:ascii="Calibri" w:eastAsia="Times New Roman" w:hAnsi="Calibri" w:cs="Calibri"/>
                <w:color w:val="000000"/>
                <w:lang w:eastAsia="en-AU"/>
              </w:rPr>
            </w:pPr>
            <w:ins w:id="19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36" w:author="KIM, Jason" w:date="2019-04-02T13:39:00Z"/>
        </w:trPr>
        <w:tc>
          <w:tcPr>
            <w:tcW w:w="708" w:type="pct"/>
            <w:vMerge/>
            <w:hideMark/>
          </w:tcPr>
          <w:p w:rsidR="00110C18" w:rsidRPr="0056388D" w:rsidRDefault="00110C18" w:rsidP="00063728">
            <w:pPr>
              <w:rPr>
                <w:ins w:id="191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38" w:author="KIM, Jason" w:date="2019-04-02T13:39:00Z"/>
                <w:rFonts w:ascii="Calibri" w:eastAsia="Times New Roman" w:hAnsi="Calibri" w:cs="Calibri"/>
                <w:color w:val="000000"/>
                <w:lang w:eastAsia="en-AU"/>
              </w:rPr>
            </w:pPr>
            <w:ins w:id="19139"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40" w:author="KIM, Jason" w:date="2019-04-02T13:39:00Z"/>
                <w:rFonts w:ascii="Calibri" w:eastAsia="Times New Roman" w:hAnsi="Calibri" w:cs="Calibri"/>
                <w:color w:val="000000"/>
                <w:lang w:eastAsia="en-AU"/>
              </w:rPr>
            </w:pPr>
            <w:ins w:id="191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42" w:author="KIM, Jason" w:date="2019-04-02T13:39:00Z"/>
                <w:rFonts w:ascii="Calibri" w:eastAsia="Times New Roman" w:hAnsi="Calibri" w:cs="Calibri"/>
                <w:color w:val="000000"/>
                <w:lang w:eastAsia="en-AU"/>
              </w:rPr>
            </w:pPr>
            <w:ins w:id="19143" w:author="KIM, Jason" w:date="2019-04-02T13:39:00Z">
              <w:r w:rsidRPr="0056388D">
                <w:rPr>
                  <w:rFonts w:ascii="Calibri" w:eastAsia="Times New Roman" w:hAnsi="Calibri" w:cs="Calibri"/>
                  <w:color w:val="000000"/>
                  <w:lang w:eastAsia="en-AU"/>
                </w:rPr>
                <w:t>LLN1122</w:t>
              </w:r>
            </w:ins>
          </w:p>
        </w:tc>
        <w:tc>
          <w:tcPr>
            <w:tcW w:w="933" w:type="pct"/>
            <w:noWrap/>
            <w:hideMark/>
          </w:tcPr>
          <w:p w:rsidR="00110C18" w:rsidRPr="0056388D" w:rsidRDefault="00110C18" w:rsidP="00063728">
            <w:pPr>
              <w:rPr>
                <w:ins w:id="19144" w:author="KIM, Jason" w:date="2019-04-02T13:39:00Z"/>
                <w:rFonts w:ascii="Calibri" w:eastAsia="Times New Roman" w:hAnsi="Calibri" w:cs="Calibri"/>
                <w:color w:val="000000"/>
                <w:lang w:eastAsia="en-AU"/>
              </w:rPr>
            </w:pPr>
            <w:ins w:id="191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46" w:author="KIM, Jason" w:date="2019-04-02T13:39:00Z"/>
                <w:rFonts w:ascii="Calibri" w:eastAsia="Times New Roman" w:hAnsi="Calibri" w:cs="Calibri"/>
                <w:color w:val="000000"/>
                <w:lang w:eastAsia="en-AU"/>
              </w:rPr>
            </w:pPr>
            <w:ins w:id="19147" w:author="KIM, Jason" w:date="2019-04-02T13:39:00Z">
              <w:r w:rsidRPr="0056388D">
                <w:rPr>
                  <w:rFonts w:ascii="Calibri" w:eastAsia="Times New Roman" w:hAnsi="Calibri" w:cs="Calibri"/>
                  <w:color w:val="000000"/>
                  <w:lang w:eastAsia="en-AU"/>
                </w:rPr>
                <w:t>Chainage 2516</w:t>
              </w:r>
            </w:ins>
          </w:p>
        </w:tc>
        <w:tc>
          <w:tcPr>
            <w:tcW w:w="764" w:type="pct"/>
            <w:noWrap/>
            <w:hideMark/>
          </w:tcPr>
          <w:p w:rsidR="00110C18" w:rsidRPr="0056388D" w:rsidRDefault="00110C18" w:rsidP="00063728">
            <w:pPr>
              <w:jc w:val="right"/>
              <w:rPr>
                <w:ins w:id="19148" w:author="KIM, Jason" w:date="2019-04-02T13:39:00Z"/>
                <w:rFonts w:ascii="Calibri" w:eastAsia="Times New Roman" w:hAnsi="Calibri" w:cs="Calibri"/>
                <w:color w:val="000000"/>
                <w:lang w:eastAsia="en-AU"/>
              </w:rPr>
            </w:pPr>
            <w:ins w:id="191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50" w:author="KIM, Jason" w:date="2019-04-02T13:39:00Z"/>
        </w:trPr>
        <w:tc>
          <w:tcPr>
            <w:tcW w:w="708" w:type="pct"/>
            <w:vMerge/>
            <w:hideMark/>
          </w:tcPr>
          <w:p w:rsidR="00110C18" w:rsidRPr="0056388D" w:rsidRDefault="00110C18" w:rsidP="00063728">
            <w:pPr>
              <w:rPr>
                <w:ins w:id="191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52" w:author="KIM, Jason" w:date="2019-04-02T13:39:00Z"/>
                <w:rFonts w:ascii="Calibri" w:eastAsia="Times New Roman" w:hAnsi="Calibri" w:cs="Calibri"/>
                <w:color w:val="000000"/>
                <w:lang w:eastAsia="en-AU"/>
              </w:rPr>
            </w:pPr>
            <w:ins w:id="19153"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54" w:author="KIM, Jason" w:date="2019-04-02T13:39:00Z"/>
                <w:rFonts w:ascii="Calibri" w:eastAsia="Times New Roman" w:hAnsi="Calibri" w:cs="Calibri"/>
                <w:color w:val="000000"/>
                <w:lang w:eastAsia="en-AU"/>
              </w:rPr>
            </w:pPr>
            <w:ins w:id="191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56" w:author="KIM, Jason" w:date="2019-04-02T13:39:00Z"/>
                <w:rFonts w:ascii="Calibri" w:eastAsia="Times New Roman" w:hAnsi="Calibri" w:cs="Calibri"/>
                <w:color w:val="000000"/>
                <w:lang w:eastAsia="en-AU"/>
              </w:rPr>
            </w:pPr>
            <w:ins w:id="19157" w:author="KIM, Jason" w:date="2019-04-02T13:39:00Z">
              <w:r w:rsidRPr="0056388D">
                <w:rPr>
                  <w:rFonts w:ascii="Calibri" w:eastAsia="Times New Roman" w:hAnsi="Calibri" w:cs="Calibri"/>
                  <w:color w:val="000000"/>
                  <w:lang w:eastAsia="en-AU"/>
                </w:rPr>
                <w:t>LLN1123</w:t>
              </w:r>
            </w:ins>
          </w:p>
        </w:tc>
        <w:tc>
          <w:tcPr>
            <w:tcW w:w="933" w:type="pct"/>
            <w:noWrap/>
            <w:hideMark/>
          </w:tcPr>
          <w:p w:rsidR="00110C18" w:rsidRPr="0056388D" w:rsidRDefault="00110C18" w:rsidP="00063728">
            <w:pPr>
              <w:rPr>
                <w:ins w:id="19158" w:author="KIM, Jason" w:date="2019-04-02T13:39:00Z"/>
                <w:rFonts w:ascii="Calibri" w:eastAsia="Times New Roman" w:hAnsi="Calibri" w:cs="Calibri"/>
                <w:color w:val="000000"/>
                <w:lang w:eastAsia="en-AU"/>
              </w:rPr>
            </w:pPr>
            <w:ins w:id="191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60" w:author="KIM, Jason" w:date="2019-04-02T13:39:00Z"/>
                <w:rFonts w:ascii="Calibri" w:eastAsia="Times New Roman" w:hAnsi="Calibri" w:cs="Calibri"/>
                <w:color w:val="000000"/>
                <w:lang w:eastAsia="en-AU"/>
              </w:rPr>
            </w:pPr>
            <w:ins w:id="19161" w:author="KIM, Jason" w:date="2019-04-02T13:39:00Z">
              <w:r w:rsidRPr="0056388D">
                <w:rPr>
                  <w:rFonts w:ascii="Calibri" w:eastAsia="Times New Roman" w:hAnsi="Calibri" w:cs="Calibri"/>
                  <w:color w:val="000000"/>
                  <w:lang w:eastAsia="en-AU"/>
                </w:rPr>
                <w:t>Chainage 2526</w:t>
              </w:r>
            </w:ins>
          </w:p>
        </w:tc>
        <w:tc>
          <w:tcPr>
            <w:tcW w:w="764" w:type="pct"/>
            <w:noWrap/>
            <w:hideMark/>
          </w:tcPr>
          <w:p w:rsidR="00110C18" w:rsidRPr="0056388D" w:rsidRDefault="00110C18" w:rsidP="00063728">
            <w:pPr>
              <w:jc w:val="right"/>
              <w:rPr>
                <w:ins w:id="19162" w:author="KIM, Jason" w:date="2019-04-02T13:39:00Z"/>
                <w:rFonts w:ascii="Calibri" w:eastAsia="Times New Roman" w:hAnsi="Calibri" w:cs="Calibri"/>
                <w:color w:val="000000"/>
                <w:lang w:eastAsia="en-AU"/>
              </w:rPr>
            </w:pPr>
            <w:ins w:id="19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64" w:author="KIM, Jason" w:date="2019-04-02T13:39:00Z"/>
        </w:trPr>
        <w:tc>
          <w:tcPr>
            <w:tcW w:w="708" w:type="pct"/>
            <w:vMerge/>
            <w:hideMark/>
          </w:tcPr>
          <w:p w:rsidR="00110C18" w:rsidRPr="0056388D" w:rsidRDefault="00110C18" w:rsidP="00063728">
            <w:pPr>
              <w:rPr>
                <w:ins w:id="191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66" w:author="KIM, Jason" w:date="2019-04-02T13:39:00Z"/>
                <w:rFonts w:ascii="Calibri" w:eastAsia="Times New Roman" w:hAnsi="Calibri" w:cs="Calibri"/>
                <w:color w:val="000000"/>
                <w:lang w:eastAsia="en-AU"/>
              </w:rPr>
            </w:pPr>
            <w:ins w:id="19167"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68" w:author="KIM, Jason" w:date="2019-04-02T13:39:00Z"/>
                <w:rFonts w:ascii="Calibri" w:eastAsia="Times New Roman" w:hAnsi="Calibri" w:cs="Calibri"/>
                <w:color w:val="000000"/>
                <w:lang w:eastAsia="en-AU"/>
              </w:rPr>
            </w:pPr>
            <w:ins w:id="191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70" w:author="KIM, Jason" w:date="2019-04-02T13:39:00Z"/>
                <w:rFonts w:ascii="Calibri" w:eastAsia="Times New Roman" w:hAnsi="Calibri" w:cs="Calibri"/>
                <w:color w:val="000000"/>
                <w:lang w:eastAsia="en-AU"/>
              </w:rPr>
            </w:pPr>
            <w:ins w:id="19171" w:author="KIM, Jason" w:date="2019-04-02T13:39:00Z">
              <w:r w:rsidRPr="0056388D">
                <w:rPr>
                  <w:rFonts w:ascii="Calibri" w:eastAsia="Times New Roman" w:hAnsi="Calibri" w:cs="Calibri"/>
                  <w:color w:val="000000"/>
                  <w:lang w:eastAsia="en-AU"/>
                </w:rPr>
                <w:t>LLN1124</w:t>
              </w:r>
            </w:ins>
          </w:p>
        </w:tc>
        <w:tc>
          <w:tcPr>
            <w:tcW w:w="933" w:type="pct"/>
            <w:noWrap/>
            <w:hideMark/>
          </w:tcPr>
          <w:p w:rsidR="00110C18" w:rsidRPr="0056388D" w:rsidRDefault="00110C18" w:rsidP="00063728">
            <w:pPr>
              <w:rPr>
                <w:ins w:id="19172" w:author="KIM, Jason" w:date="2019-04-02T13:39:00Z"/>
                <w:rFonts w:ascii="Calibri" w:eastAsia="Times New Roman" w:hAnsi="Calibri" w:cs="Calibri"/>
                <w:color w:val="000000"/>
                <w:lang w:eastAsia="en-AU"/>
              </w:rPr>
            </w:pPr>
            <w:ins w:id="191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74" w:author="KIM, Jason" w:date="2019-04-02T13:39:00Z"/>
                <w:rFonts w:ascii="Calibri" w:eastAsia="Times New Roman" w:hAnsi="Calibri" w:cs="Calibri"/>
                <w:color w:val="000000"/>
                <w:lang w:eastAsia="en-AU"/>
              </w:rPr>
            </w:pPr>
            <w:ins w:id="19175" w:author="KIM, Jason" w:date="2019-04-02T13:39:00Z">
              <w:r w:rsidRPr="0056388D">
                <w:rPr>
                  <w:rFonts w:ascii="Calibri" w:eastAsia="Times New Roman" w:hAnsi="Calibri" w:cs="Calibri"/>
                  <w:color w:val="000000"/>
                  <w:lang w:eastAsia="en-AU"/>
                </w:rPr>
                <w:t>Chainage 2535</w:t>
              </w:r>
            </w:ins>
          </w:p>
        </w:tc>
        <w:tc>
          <w:tcPr>
            <w:tcW w:w="764" w:type="pct"/>
            <w:noWrap/>
            <w:hideMark/>
          </w:tcPr>
          <w:p w:rsidR="00110C18" w:rsidRPr="0056388D" w:rsidRDefault="00110C18" w:rsidP="00063728">
            <w:pPr>
              <w:jc w:val="right"/>
              <w:rPr>
                <w:ins w:id="19176" w:author="KIM, Jason" w:date="2019-04-02T13:39:00Z"/>
                <w:rFonts w:ascii="Calibri" w:eastAsia="Times New Roman" w:hAnsi="Calibri" w:cs="Calibri"/>
                <w:color w:val="000000"/>
                <w:lang w:eastAsia="en-AU"/>
              </w:rPr>
            </w:pPr>
            <w:ins w:id="19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78" w:author="KIM, Jason" w:date="2019-04-02T13:39:00Z"/>
        </w:trPr>
        <w:tc>
          <w:tcPr>
            <w:tcW w:w="708" w:type="pct"/>
            <w:vMerge/>
            <w:hideMark/>
          </w:tcPr>
          <w:p w:rsidR="00110C18" w:rsidRPr="0056388D" w:rsidRDefault="00110C18" w:rsidP="00063728">
            <w:pPr>
              <w:rPr>
                <w:ins w:id="191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80" w:author="KIM, Jason" w:date="2019-04-02T13:39:00Z"/>
                <w:rFonts w:ascii="Calibri" w:eastAsia="Times New Roman" w:hAnsi="Calibri" w:cs="Calibri"/>
                <w:color w:val="000000"/>
                <w:lang w:eastAsia="en-AU"/>
              </w:rPr>
            </w:pPr>
            <w:ins w:id="19181"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82" w:author="KIM, Jason" w:date="2019-04-02T13:39:00Z"/>
                <w:rFonts w:ascii="Calibri" w:eastAsia="Times New Roman" w:hAnsi="Calibri" w:cs="Calibri"/>
                <w:color w:val="000000"/>
                <w:lang w:eastAsia="en-AU"/>
              </w:rPr>
            </w:pPr>
            <w:ins w:id="191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84" w:author="KIM, Jason" w:date="2019-04-02T13:39:00Z"/>
                <w:rFonts w:ascii="Calibri" w:eastAsia="Times New Roman" w:hAnsi="Calibri" w:cs="Calibri"/>
                <w:color w:val="000000"/>
                <w:lang w:eastAsia="en-AU"/>
              </w:rPr>
            </w:pPr>
            <w:ins w:id="19185" w:author="KIM, Jason" w:date="2019-04-02T13:39:00Z">
              <w:r w:rsidRPr="0056388D">
                <w:rPr>
                  <w:rFonts w:ascii="Calibri" w:eastAsia="Times New Roman" w:hAnsi="Calibri" w:cs="Calibri"/>
                  <w:color w:val="000000"/>
                  <w:lang w:eastAsia="en-AU"/>
                </w:rPr>
                <w:t>LLN1125</w:t>
              </w:r>
            </w:ins>
          </w:p>
        </w:tc>
        <w:tc>
          <w:tcPr>
            <w:tcW w:w="933" w:type="pct"/>
            <w:noWrap/>
            <w:hideMark/>
          </w:tcPr>
          <w:p w:rsidR="00110C18" w:rsidRPr="0056388D" w:rsidRDefault="00110C18" w:rsidP="00063728">
            <w:pPr>
              <w:rPr>
                <w:ins w:id="19186" w:author="KIM, Jason" w:date="2019-04-02T13:39:00Z"/>
                <w:rFonts w:ascii="Calibri" w:eastAsia="Times New Roman" w:hAnsi="Calibri" w:cs="Calibri"/>
                <w:color w:val="000000"/>
                <w:lang w:eastAsia="en-AU"/>
              </w:rPr>
            </w:pPr>
            <w:ins w:id="191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88" w:author="KIM, Jason" w:date="2019-04-02T13:39:00Z"/>
                <w:rFonts w:ascii="Calibri" w:eastAsia="Times New Roman" w:hAnsi="Calibri" w:cs="Calibri"/>
                <w:color w:val="000000"/>
                <w:lang w:eastAsia="en-AU"/>
              </w:rPr>
            </w:pPr>
            <w:ins w:id="19189" w:author="KIM, Jason" w:date="2019-04-02T13:39:00Z">
              <w:r w:rsidRPr="0056388D">
                <w:rPr>
                  <w:rFonts w:ascii="Calibri" w:eastAsia="Times New Roman" w:hAnsi="Calibri" w:cs="Calibri"/>
                  <w:color w:val="000000"/>
                  <w:lang w:eastAsia="en-AU"/>
                </w:rPr>
                <w:t>Chainage 2545</w:t>
              </w:r>
            </w:ins>
          </w:p>
        </w:tc>
        <w:tc>
          <w:tcPr>
            <w:tcW w:w="764" w:type="pct"/>
            <w:noWrap/>
            <w:hideMark/>
          </w:tcPr>
          <w:p w:rsidR="00110C18" w:rsidRPr="0056388D" w:rsidRDefault="00110C18" w:rsidP="00063728">
            <w:pPr>
              <w:jc w:val="right"/>
              <w:rPr>
                <w:ins w:id="19190" w:author="KIM, Jason" w:date="2019-04-02T13:39:00Z"/>
                <w:rFonts w:ascii="Calibri" w:eastAsia="Times New Roman" w:hAnsi="Calibri" w:cs="Calibri"/>
                <w:color w:val="000000"/>
                <w:lang w:eastAsia="en-AU"/>
              </w:rPr>
            </w:pPr>
            <w:ins w:id="191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92" w:author="KIM, Jason" w:date="2019-04-02T13:39:00Z"/>
        </w:trPr>
        <w:tc>
          <w:tcPr>
            <w:tcW w:w="708" w:type="pct"/>
            <w:vMerge/>
            <w:hideMark/>
          </w:tcPr>
          <w:p w:rsidR="00110C18" w:rsidRPr="0056388D" w:rsidRDefault="00110C18" w:rsidP="00063728">
            <w:pPr>
              <w:rPr>
                <w:ins w:id="191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94" w:author="KIM, Jason" w:date="2019-04-02T13:39:00Z"/>
                <w:rFonts w:ascii="Calibri" w:eastAsia="Times New Roman" w:hAnsi="Calibri" w:cs="Calibri"/>
                <w:color w:val="000000"/>
                <w:lang w:eastAsia="en-AU"/>
              </w:rPr>
            </w:pPr>
            <w:ins w:id="19195"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96" w:author="KIM, Jason" w:date="2019-04-02T13:39:00Z"/>
                <w:rFonts w:ascii="Calibri" w:eastAsia="Times New Roman" w:hAnsi="Calibri" w:cs="Calibri"/>
                <w:color w:val="000000"/>
                <w:lang w:eastAsia="en-AU"/>
              </w:rPr>
            </w:pPr>
            <w:ins w:id="191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98" w:author="KIM, Jason" w:date="2019-04-02T13:39:00Z"/>
                <w:rFonts w:ascii="Calibri" w:eastAsia="Times New Roman" w:hAnsi="Calibri" w:cs="Calibri"/>
                <w:color w:val="000000"/>
                <w:lang w:eastAsia="en-AU"/>
              </w:rPr>
            </w:pPr>
            <w:ins w:id="19199" w:author="KIM, Jason" w:date="2019-04-02T13:39:00Z">
              <w:r w:rsidRPr="0056388D">
                <w:rPr>
                  <w:rFonts w:ascii="Calibri" w:eastAsia="Times New Roman" w:hAnsi="Calibri" w:cs="Calibri"/>
                  <w:color w:val="000000"/>
                  <w:lang w:eastAsia="en-AU"/>
                </w:rPr>
                <w:t>LLN1126</w:t>
              </w:r>
            </w:ins>
          </w:p>
        </w:tc>
        <w:tc>
          <w:tcPr>
            <w:tcW w:w="933" w:type="pct"/>
            <w:noWrap/>
            <w:hideMark/>
          </w:tcPr>
          <w:p w:rsidR="00110C18" w:rsidRPr="0056388D" w:rsidRDefault="00110C18" w:rsidP="00063728">
            <w:pPr>
              <w:rPr>
                <w:ins w:id="19200" w:author="KIM, Jason" w:date="2019-04-02T13:39:00Z"/>
                <w:rFonts w:ascii="Calibri" w:eastAsia="Times New Roman" w:hAnsi="Calibri" w:cs="Calibri"/>
                <w:color w:val="000000"/>
                <w:lang w:eastAsia="en-AU"/>
              </w:rPr>
            </w:pPr>
            <w:ins w:id="192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02" w:author="KIM, Jason" w:date="2019-04-02T13:39:00Z"/>
                <w:rFonts w:ascii="Calibri" w:eastAsia="Times New Roman" w:hAnsi="Calibri" w:cs="Calibri"/>
                <w:color w:val="000000"/>
                <w:lang w:eastAsia="en-AU"/>
              </w:rPr>
            </w:pPr>
            <w:ins w:id="19203" w:author="KIM, Jason" w:date="2019-04-02T13:39:00Z">
              <w:r w:rsidRPr="0056388D">
                <w:rPr>
                  <w:rFonts w:ascii="Calibri" w:eastAsia="Times New Roman" w:hAnsi="Calibri" w:cs="Calibri"/>
                  <w:color w:val="000000"/>
                  <w:lang w:eastAsia="en-AU"/>
                </w:rPr>
                <w:t>Chainage 2555</w:t>
              </w:r>
            </w:ins>
          </w:p>
        </w:tc>
        <w:tc>
          <w:tcPr>
            <w:tcW w:w="764" w:type="pct"/>
            <w:noWrap/>
            <w:hideMark/>
          </w:tcPr>
          <w:p w:rsidR="00110C18" w:rsidRPr="0056388D" w:rsidRDefault="00110C18" w:rsidP="00063728">
            <w:pPr>
              <w:jc w:val="right"/>
              <w:rPr>
                <w:ins w:id="19204" w:author="KIM, Jason" w:date="2019-04-02T13:39:00Z"/>
                <w:rFonts w:ascii="Calibri" w:eastAsia="Times New Roman" w:hAnsi="Calibri" w:cs="Calibri"/>
                <w:color w:val="000000"/>
                <w:lang w:eastAsia="en-AU"/>
              </w:rPr>
            </w:pPr>
            <w:ins w:id="19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06" w:author="KIM, Jason" w:date="2019-04-02T13:39:00Z"/>
        </w:trPr>
        <w:tc>
          <w:tcPr>
            <w:tcW w:w="708" w:type="pct"/>
            <w:vMerge/>
            <w:hideMark/>
          </w:tcPr>
          <w:p w:rsidR="00110C18" w:rsidRPr="0056388D" w:rsidRDefault="00110C18" w:rsidP="00063728">
            <w:pPr>
              <w:rPr>
                <w:ins w:id="192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08" w:author="KIM, Jason" w:date="2019-04-02T13:39:00Z"/>
                <w:rFonts w:ascii="Calibri" w:eastAsia="Times New Roman" w:hAnsi="Calibri" w:cs="Calibri"/>
                <w:color w:val="000000"/>
                <w:lang w:eastAsia="en-AU"/>
              </w:rPr>
            </w:pPr>
            <w:ins w:id="19209"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10" w:author="KIM, Jason" w:date="2019-04-02T13:39:00Z"/>
                <w:rFonts w:ascii="Calibri" w:eastAsia="Times New Roman" w:hAnsi="Calibri" w:cs="Calibri"/>
                <w:color w:val="000000"/>
                <w:lang w:eastAsia="en-AU"/>
              </w:rPr>
            </w:pPr>
            <w:ins w:id="192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12" w:author="KIM, Jason" w:date="2019-04-02T13:39:00Z"/>
                <w:rFonts w:ascii="Calibri" w:eastAsia="Times New Roman" w:hAnsi="Calibri" w:cs="Calibri"/>
                <w:color w:val="000000"/>
                <w:lang w:eastAsia="en-AU"/>
              </w:rPr>
            </w:pPr>
            <w:ins w:id="19213" w:author="KIM, Jason" w:date="2019-04-02T13:39:00Z">
              <w:r w:rsidRPr="0056388D">
                <w:rPr>
                  <w:rFonts w:ascii="Calibri" w:eastAsia="Times New Roman" w:hAnsi="Calibri" w:cs="Calibri"/>
                  <w:color w:val="000000"/>
                  <w:lang w:eastAsia="en-AU"/>
                </w:rPr>
                <w:t>LLN1127</w:t>
              </w:r>
            </w:ins>
          </w:p>
        </w:tc>
        <w:tc>
          <w:tcPr>
            <w:tcW w:w="933" w:type="pct"/>
            <w:noWrap/>
            <w:hideMark/>
          </w:tcPr>
          <w:p w:rsidR="00110C18" w:rsidRPr="0056388D" w:rsidRDefault="00110C18" w:rsidP="00063728">
            <w:pPr>
              <w:rPr>
                <w:ins w:id="19214" w:author="KIM, Jason" w:date="2019-04-02T13:39:00Z"/>
                <w:rFonts w:ascii="Calibri" w:eastAsia="Times New Roman" w:hAnsi="Calibri" w:cs="Calibri"/>
                <w:color w:val="000000"/>
                <w:lang w:eastAsia="en-AU"/>
              </w:rPr>
            </w:pPr>
            <w:ins w:id="192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16" w:author="KIM, Jason" w:date="2019-04-02T13:39:00Z"/>
                <w:rFonts w:ascii="Calibri" w:eastAsia="Times New Roman" w:hAnsi="Calibri" w:cs="Calibri"/>
                <w:color w:val="000000"/>
                <w:lang w:eastAsia="en-AU"/>
              </w:rPr>
            </w:pPr>
            <w:ins w:id="19217" w:author="KIM, Jason" w:date="2019-04-02T13:39:00Z">
              <w:r w:rsidRPr="0056388D">
                <w:rPr>
                  <w:rFonts w:ascii="Calibri" w:eastAsia="Times New Roman" w:hAnsi="Calibri" w:cs="Calibri"/>
                  <w:color w:val="000000"/>
                  <w:lang w:eastAsia="en-AU"/>
                </w:rPr>
                <w:t>Chainage 2565</w:t>
              </w:r>
            </w:ins>
          </w:p>
        </w:tc>
        <w:tc>
          <w:tcPr>
            <w:tcW w:w="764" w:type="pct"/>
            <w:noWrap/>
            <w:hideMark/>
          </w:tcPr>
          <w:p w:rsidR="00110C18" w:rsidRPr="0056388D" w:rsidRDefault="00110C18" w:rsidP="00063728">
            <w:pPr>
              <w:jc w:val="right"/>
              <w:rPr>
                <w:ins w:id="19218" w:author="KIM, Jason" w:date="2019-04-02T13:39:00Z"/>
                <w:rFonts w:ascii="Calibri" w:eastAsia="Times New Roman" w:hAnsi="Calibri" w:cs="Calibri"/>
                <w:color w:val="000000"/>
                <w:lang w:eastAsia="en-AU"/>
              </w:rPr>
            </w:pPr>
            <w:ins w:id="192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20" w:author="KIM, Jason" w:date="2019-04-02T13:39:00Z"/>
        </w:trPr>
        <w:tc>
          <w:tcPr>
            <w:tcW w:w="708" w:type="pct"/>
            <w:vMerge/>
            <w:hideMark/>
          </w:tcPr>
          <w:p w:rsidR="00110C18" w:rsidRPr="0056388D" w:rsidRDefault="00110C18" w:rsidP="00063728">
            <w:pPr>
              <w:rPr>
                <w:ins w:id="192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22" w:author="KIM, Jason" w:date="2019-04-02T13:39:00Z"/>
                <w:rFonts w:ascii="Calibri" w:eastAsia="Times New Roman" w:hAnsi="Calibri" w:cs="Calibri"/>
                <w:color w:val="000000"/>
                <w:lang w:eastAsia="en-AU"/>
              </w:rPr>
            </w:pPr>
            <w:ins w:id="19223"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24" w:author="KIM, Jason" w:date="2019-04-02T13:39:00Z"/>
                <w:rFonts w:ascii="Calibri" w:eastAsia="Times New Roman" w:hAnsi="Calibri" w:cs="Calibri"/>
                <w:color w:val="000000"/>
                <w:lang w:eastAsia="en-AU"/>
              </w:rPr>
            </w:pPr>
            <w:ins w:id="192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26" w:author="KIM, Jason" w:date="2019-04-02T13:39:00Z"/>
                <w:rFonts w:ascii="Calibri" w:eastAsia="Times New Roman" w:hAnsi="Calibri" w:cs="Calibri"/>
                <w:color w:val="000000"/>
                <w:lang w:eastAsia="en-AU"/>
              </w:rPr>
            </w:pPr>
            <w:ins w:id="19227" w:author="KIM, Jason" w:date="2019-04-02T13:39:00Z">
              <w:r w:rsidRPr="0056388D">
                <w:rPr>
                  <w:rFonts w:ascii="Calibri" w:eastAsia="Times New Roman" w:hAnsi="Calibri" w:cs="Calibri"/>
                  <w:color w:val="000000"/>
                  <w:lang w:eastAsia="en-AU"/>
                </w:rPr>
                <w:t>LLN1128</w:t>
              </w:r>
            </w:ins>
          </w:p>
        </w:tc>
        <w:tc>
          <w:tcPr>
            <w:tcW w:w="933" w:type="pct"/>
            <w:noWrap/>
            <w:hideMark/>
          </w:tcPr>
          <w:p w:rsidR="00110C18" w:rsidRPr="0056388D" w:rsidRDefault="00110C18" w:rsidP="00063728">
            <w:pPr>
              <w:rPr>
                <w:ins w:id="19228" w:author="KIM, Jason" w:date="2019-04-02T13:39:00Z"/>
                <w:rFonts w:ascii="Calibri" w:eastAsia="Times New Roman" w:hAnsi="Calibri" w:cs="Calibri"/>
                <w:color w:val="000000"/>
                <w:lang w:eastAsia="en-AU"/>
              </w:rPr>
            </w:pPr>
            <w:ins w:id="192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30" w:author="KIM, Jason" w:date="2019-04-02T13:39:00Z"/>
                <w:rFonts w:ascii="Calibri" w:eastAsia="Times New Roman" w:hAnsi="Calibri" w:cs="Calibri"/>
                <w:color w:val="000000"/>
                <w:lang w:eastAsia="en-AU"/>
              </w:rPr>
            </w:pPr>
            <w:ins w:id="19231" w:author="KIM, Jason" w:date="2019-04-02T13:39:00Z">
              <w:r w:rsidRPr="0056388D">
                <w:rPr>
                  <w:rFonts w:ascii="Calibri" w:eastAsia="Times New Roman" w:hAnsi="Calibri" w:cs="Calibri"/>
                  <w:color w:val="000000"/>
                  <w:lang w:eastAsia="en-AU"/>
                </w:rPr>
                <w:t>Chainage 2574</w:t>
              </w:r>
            </w:ins>
          </w:p>
        </w:tc>
        <w:tc>
          <w:tcPr>
            <w:tcW w:w="764" w:type="pct"/>
            <w:noWrap/>
            <w:hideMark/>
          </w:tcPr>
          <w:p w:rsidR="00110C18" w:rsidRPr="0056388D" w:rsidRDefault="00110C18" w:rsidP="00063728">
            <w:pPr>
              <w:jc w:val="right"/>
              <w:rPr>
                <w:ins w:id="19232" w:author="KIM, Jason" w:date="2019-04-02T13:39:00Z"/>
                <w:rFonts w:ascii="Calibri" w:eastAsia="Times New Roman" w:hAnsi="Calibri" w:cs="Calibri"/>
                <w:color w:val="000000"/>
                <w:lang w:eastAsia="en-AU"/>
              </w:rPr>
            </w:pPr>
            <w:ins w:id="19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34" w:author="KIM, Jason" w:date="2019-04-02T13:39:00Z"/>
        </w:trPr>
        <w:tc>
          <w:tcPr>
            <w:tcW w:w="708" w:type="pct"/>
            <w:vMerge/>
            <w:hideMark/>
          </w:tcPr>
          <w:p w:rsidR="00110C18" w:rsidRPr="0056388D" w:rsidRDefault="00110C18" w:rsidP="00063728">
            <w:pPr>
              <w:rPr>
                <w:ins w:id="192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36" w:author="KIM, Jason" w:date="2019-04-02T13:39:00Z"/>
                <w:rFonts w:ascii="Calibri" w:eastAsia="Times New Roman" w:hAnsi="Calibri" w:cs="Calibri"/>
                <w:color w:val="000000"/>
                <w:lang w:eastAsia="en-AU"/>
              </w:rPr>
            </w:pPr>
            <w:ins w:id="19237"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38" w:author="KIM, Jason" w:date="2019-04-02T13:39:00Z"/>
                <w:rFonts w:ascii="Calibri" w:eastAsia="Times New Roman" w:hAnsi="Calibri" w:cs="Calibri"/>
                <w:color w:val="000000"/>
                <w:lang w:eastAsia="en-AU"/>
              </w:rPr>
            </w:pPr>
            <w:ins w:id="192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40" w:author="KIM, Jason" w:date="2019-04-02T13:39:00Z"/>
                <w:rFonts w:ascii="Calibri" w:eastAsia="Times New Roman" w:hAnsi="Calibri" w:cs="Calibri"/>
                <w:color w:val="000000"/>
                <w:lang w:eastAsia="en-AU"/>
              </w:rPr>
            </w:pPr>
            <w:ins w:id="19241" w:author="KIM, Jason" w:date="2019-04-02T13:39:00Z">
              <w:r w:rsidRPr="0056388D">
                <w:rPr>
                  <w:rFonts w:ascii="Calibri" w:eastAsia="Times New Roman" w:hAnsi="Calibri" w:cs="Calibri"/>
                  <w:color w:val="000000"/>
                  <w:lang w:eastAsia="en-AU"/>
                </w:rPr>
                <w:t>LLN1129</w:t>
              </w:r>
            </w:ins>
          </w:p>
        </w:tc>
        <w:tc>
          <w:tcPr>
            <w:tcW w:w="933" w:type="pct"/>
            <w:noWrap/>
            <w:hideMark/>
          </w:tcPr>
          <w:p w:rsidR="00110C18" w:rsidRPr="0056388D" w:rsidRDefault="00110C18" w:rsidP="00063728">
            <w:pPr>
              <w:rPr>
                <w:ins w:id="19242" w:author="KIM, Jason" w:date="2019-04-02T13:39:00Z"/>
                <w:rFonts w:ascii="Calibri" w:eastAsia="Times New Roman" w:hAnsi="Calibri" w:cs="Calibri"/>
                <w:color w:val="000000"/>
                <w:lang w:eastAsia="en-AU"/>
              </w:rPr>
            </w:pPr>
            <w:ins w:id="192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44" w:author="KIM, Jason" w:date="2019-04-02T13:39:00Z"/>
                <w:rFonts w:ascii="Calibri" w:eastAsia="Times New Roman" w:hAnsi="Calibri" w:cs="Calibri"/>
                <w:color w:val="000000"/>
                <w:lang w:eastAsia="en-AU"/>
              </w:rPr>
            </w:pPr>
            <w:ins w:id="19245" w:author="KIM, Jason" w:date="2019-04-02T13:39:00Z">
              <w:r w:rsidRPr="0056388D">
                <w:rPr>
                  <w:rFonts w:ascii="Calibri" w:eastAsia="Times New Roman" w:hAnsi="Calibri" w:cs="Calibri"/>
                  <w:color w:val="000000"/>
                  <w:lang w:eastAsia="en-AU"/>
                </w:rPr>
                <w:t>Chainage 2584</w:t>
              </w:r>
            </w:ins>
          </w:p>
        </w:tc>
        <w:tc>
          <w:tcPr>
            <w:tcW w:w="764" w:type="pct"/>
            <w:noWrap/>
            <w:hideMark/>
          </w:tcPr>
          <w:p w:rsidR="00110C18" w:rsidRPr="0056388D" w:rsidRDefault="00110C18" w:rsidP="00063728">
            <w:pPr>
              <w:jc w:val="right"/>
              <w:rPr>
                <w:ins w:id="19246" w:author="KIM, Jason" w:date="2019-04-02T13:39:00Z"/>
                <w:rFonts w:ascii="Calibri" w:eastAsia="Times New Roman" w:hAnsi="Calibri" w:cs="Calibri"/>
                <w:color w:val="000000"/>
                <w:lang w:eastAsia="en-AU"/>
              </w:rPr>
            </w:pPr>
            <w:ins w:id="19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48" w:author="KIM, Jason" w:date="2019-04-02T13:39:00Z"/>
        </w:trPr>
        <w:tc>
          <w:tcPr>
            <w:tcW w:w="708" w:type="pct"/>
            <w:vMerge/>
            <w:hideMark/>
          </w:tcPr>
          <w:p w:rsidR="00110C18" w:rsidRPr="0056388D" w:rsidRDefault="00110C18" w:rsidP="00063728">
            <w:pPr>
              <w:rPr>
                <w:ins w:id="192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50" w:author="KIM, Jason" w:date="2019-04-02T13:39:00Z"/>
                <w:rFonts w:ascii="Calibri" w:eastAsia="Times New Roman" w:hAnsi="Calibri" w:cs="Calibri"/>
                <w:color w:val="000000"/>
                <w:lang w:eastAsia="en-AU"/>
              </w:rPr>
            </w:pPr>
            <w:ins w:id="19251"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52" w:author="KIM, Jason" w:date="2019-04-02T13:39:00Z"/>
                <w:rFonts w:ascii="Calibri" w:eastAsia="Times New Roman" w:hAnsi="Calibri" w:cs="Calibri"/>
                <w:color w:val="000000"/>
                <w:lang w:eastAsia="en-AU"/>
              </w:rPr>
            </w:pPr>
            <w:ins w:id="192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54" w:author="KIM, Jason" w:date="2019-04-02T13:39:00Z"/>
                <w:rFonts w:ascii="Calibri" w:eastAsia="Times New Roman" w:hAnsi="Calibri" w:cs="Calibri"/>
                <w:color w:val="000000"/>
                <w:lang w:eastAsia="en-AU"/>
              </w:rPr>
            </w:pPr>
            <w:ins w:id="19255" w:author="KIM, Jason" w:date="2019-04-02T13:39:00Z">
              <w:r w:rsidRPr="0056388D">
                <w:rPr>
                  <w:rFonts w:ascii="Calibri" w:eastAsia="Times New Roman" w:hAnsi="Calibri" w:cs="Calibri"/>
                  <w:color w:val="000000"/>
                  <w:lang w:eastAsia="en-AU"/>
                </w:rPr>
                <w:t>LLN1130</w:t>
              </w:r>
            </w:ins>
          </w:p>
        </w:tc>
        <w:tc>
          <w:tcPr>
            <w:tcW w:w="933" w:type="pct"/>
            <w:noWrap/>
            <w:hideMark/>
          </w:tcPr>
          <w:p w:rsidR="00110C18" w:rsidRPr="0056388D" w:rsidRDefault="00110C18" w:rsidP="00063728">
            <w:pPr>
              <w:rPr>
                <w:ins w:id="19256" w:author="KIM, Jason" w:date="2019-04-02T13:39:00Z"/>
                <w:rFonts w:ascii="Calibri" w:eastAsia="Times New Roman" w:hAnsi="Calibri" w:cs="Calibri"/>
                <w:color w:val="000000"/>
                <w:lang w:eastAsia="en-AU"/>
              </w:rPr>
            </w:pPr>
            <w:ins w:id="192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58" w:author="KIM, Jason" w:date="2019-04-02T13:39:00Z"/>
                <w:rFonts w:ascii="Calibri" w:eastAsia="Times New Roman" w:hAnsi="Calibri" w:cs="Calibri"/>
                <w:color w:val="000000"/>
                <w:lang w:eastAsia="en-AU"/>
              </w:rPr>
            </w:pPr>
            <w:ins w:id="19259" w:author="KIM, Jason" w:date="2019-04-02T13:39:00Z">
              <w:r w:rsidRPr="0056388D">
                <w:rPr>
                  <w:rFonts w:ascii="Calibri" w:eastAsia="Times New Roman" w:hAnsi="Calibri" w:cs="Calibri"/>
                  <w:color w:val="000000"/>
                  <w:lang w:eastAsia="en-AU"/>
                </w:rPr>
                <w:t>Chainage 2593</w:t>
              </w:r>
            </w:ins>
          </w:p>
        </w:tc>
        <w:tc>
          <w:tcPr>
            <w:tcW w:w="764" w:type="pct"/>
            <w:noWrap/>
            <w:hideMark/>
          </w:tcPr>
          <w:p w:rsidR="00110C18" w:rsidRPr="0056388D" w:rsidRDefault="00110C18" w:rsidP="00063728">
            <w:pPr>
              <w:jc w:val="right"/>
              <w:rPr>
                <w:ins w:id="19260" w:author="KIM, Jason" w:date="2019-04-02T13:39:00Z"/>
                <w:rFonts w:ascii="Calibri" w:eastAsia="Times New Roman" w:hAnsi="Calibri" w:cs="Calibri"/>
                <w:color w:val="000000"/>
                <w:lang w:eastAsia="en-AU"/>
              </w:rPr>
            </w:pPr>
            <w:ins w:id="192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62" w:author="KIM, Jason" w:date="2019-04-02T13:39:00Z"/>
        </w:trPr>
        <w:tc>
          <w:tcPr>
            <w:tcW w:w="708" w:type="pct"/>
            <w:vMerge/>
            <w:hideMark/>
          </w:tcPr>
          <w:p w:rsidR="00110C18" w:rsidRPr="0056388D" w:rsidRDefault="00110C18" w:rsidP="00063728">
            <w:pPr>
              <w:rPr>
                <w:ins w:id="192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64" w:author="KIM, Jason" w:date="2019-04-02T13:39:00Z"/>
                <w:rFonts w:ascii="Calibri" w:eastAsia="Times New Roman" w:hAnsi="Calibri" w:cs="Calibri"/>
                <w:color w:val="000000"/>
                <w:lang w:eastAsia="en-AU"/>
              </w:rPr>
            </w:pPr>
            <w:ins w:id="19265"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66" w:author="KIM, Jason" w:date="2019-04-02T13:39:00Z"/>
                <w:rFonts w:ascii="Calibri" w:eastAsia="Times New Roman" w:hAnsi="Calibri" w:cs="Calibri"/>
                <w:color w:val="000000"/>
                <w:lang w:eastAsia="en-AU"/>
              </w:rPr>
            </w:pPr>
            <w:ins w:id="192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68" w:author="KIM, Jason" w:date="2019-04-02T13:39:00Z"/>
                <w:rFonts w:ascii="Calibri" w:eastAsia="Times New Roman" w:hAnsi="Calibri" w:cs="Calibri"/>
                <w:color w:val="000000"/>
                <w:lang w:eastAsia="en-AU"/>
              </w:rPr>
            </w:pPr>
            <w:ins w:id="19269" w:author="KIM, Jason" w:date="2019-04-02T13:39:00Z">
              <w:r w:rsidRPr="0056388D">
                <w:rPr>
                  <w:rFonts w:ascii="Calibri" w:eastAsia="Times New Roman" w:hAnsi="Calibri" w:cs="Calibri"/>
                  <w:color w:val="000000"/>
                  <w:lang w:eastAsia="en-AU"/>
                </w:rPr>
                <w:t>LLN1131</w:t>
              </w:r>
            </w:ins>
          </w:p>
        </w:tc>
        <w:tc>
          <w:tcPr>
            <w:tcW w:w="933" w:type="pct"/>
            <w:noWrap/>
            <w:hideMark/>
          </w:tcPr>
          <w:p w:rsidR="00110C18" w:rsidRPr="0056388D" w:rsidRDefault="00110C18" w:rsidP="00063728">
            <w:pPr>
              <w:rPr>
                <w:ins w:id="19270" w:author="KIM, Jason" w:date="2019-04-02T13:39:00Z"/>
                <w:rFonts w:ascii="Calibri" w:eastAsia="Times New Roman" w:hAnsi="Calibri" w:cs="Calibri"/>
                <w:color w:val="000000"/>
                <w:lang w:eastAsia="en-AU"/>
              </w:rPr>
            </w:pPr>
            <w:ins w:id="192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72" w:author="KIM, Jason" w:date="2019-04-02T13:39:00Z"/>
                <w:rFonts w:ascii="Calibri" w:eastAsia="Times New Roman" w:hAnsi="Calibri" w:cs="Calibri"/>
                <w:color w:val="000000"/>
                <w:lang w:eastAsia="en-AU"/>
              </w:rPr>
            </w:pPr>
            <w:ins w:id="19273" w:author="KIM, Jason" w:date="2019-04-02T13:39:00Z">
              <w:r w:rsidRPr="0056388D">
                <w:rPr>
                  <w:rFonts w:ascii="Calibri" w:eastAsia="Times New Roman" w:hAnsi="Calibri" w:cs="Calibri"/>
                  <w:color w:val="000000"/>
                  <w:lang w:eastAsia="en-AU"/>
                </w:rPr>
                <w:t>Chainage 2603</w:t>
              </w:r>
            </w:ins>
          </w:p>
        </w:tc>
        <w:tc>
          <w:tcPr>
            <w:tcW w:w="764" w:type="pct"/>
            <w:noWrap/>
            <w:hideMark/>
          </w:tcPr>
          <w:p w:rsidR="00110C18" w:rsidRPr="0056388D" w:rsidRDefault="00110C18" w:rsidP="00063728">
            <w:pPr>
              <w:jc w:val="right"/>
              <w:rPr>
                <w:ins w:id="19274" w:author="KIM, Jason" w:date="2019-04-02T13:39:00Z"/>
                <w:rFonts w:ascii="Calibri" w:eastAsia="Times New Roman" w:hAnsi="Calibri" w:cs="Calibri"/>
                <w:color w:val="000000"/>
                <w:lang w:eastAsia="en-AU"/>
              </w:rPr>
            </w:pPr>
            <w:ins w:id="19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76" w:author="KIM, Jason" w:date="2019-04-02T13:39:00Z"/>
        </w:trPr>
        <w:tc>
          <w:tcPr>
            <w:tcW w:w="708" w:type="pct"/>
            <w:vMerge w:val="restart"/>
            <w:noWrap/>
            <w:hideMark/>
          </w:tcPr>
          <w:p w:rsidR="00110C18" w:rsidRPr="0056388D" w:rsidRDefault="00110C18" w:rsidP="00063728">
            <w:pPr>
              <w:rPr>
                <w:ins w:id="19277" w:author="KIM, Jason" w:date="2019-04-02T13:39:00Z"/>
                <w:rFonts w:ascii="Calibri" w:eastAsia="Times New Roman" w:hAnsi="Calibri" w:cs="Calibri"/>
                <w:color w:val="000000"/>
                <w:lang w:eastAsia="en-AU"/>
              </w:rPr>
            </w:pPr>
            <w:ins w:id="19278" w:author="KIM, Jason" w:date="2019-04-02T13:39:00Z">
              <w:r w:rsidRPr="0056388D">
                <w:rPr>
                  <w:rFonts w:ascii="Calibri" w:eastAsia="Times New Roman" w:hAnsi="Calibri" w:cs="Calibri"/>
                  <w:color w:val="000000"/>
                  <w:lang w:eastAsia="en-AU"/>
                </w:rPr>
                <w:t>LLE14K61</w:t>
              </w:r>
            </w:ins>
          </w:p>
        </w:tc>
        <w:tc>
          <w:tcPr>
            <w:tcW w:w="605" w:type="pct"/>
            <w:noWrap/>
            <w:hideMark/>
          </w:tcPr>
          <w:p w:rsidR="00110C18" w:rsidRPr="0056388D" w:rsidRDefault="00110C18" w:rsidP="00063728">
            <w:pPr>
              <w:rPr>
                <w:ins w:id="19279" w:author="KIM, Jason" w:date="2019-04-02T13:39:00Z"/>
                <w:rFonts w:ascii="Calibri" w:eastAsia="Times New Roman" w:hAnsi="Calibri" w:cs="Calibri"/>
                <w:color w:val="000000"/>
                <w:lang w:eastAsia="en-AU"/>
              </w:rPr>
            </w:pPr>
            <w:ins w:id="19280"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281" w:author="KIM, Jason" w:date="2019-04-02T13:39:00Z"/>
                <w:rFonts w:ascii="Calibri" w:eastAsia="Times New Roman" w:hAnsi="Calibri" w:cs="Calibri"/>
                <w:color w:val="000000"/>
                <w:lang w:eastAsia="en-AU"/>
              </w:rPr>
            </w:pPr>
            <w:ins w:id="192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83" w:author="KIM, Jason" w:date="2019-04-02T13:39:00Z"/>
                <w:rFonts w:ascii="Calibri" w:eastAsia="Times New Roman" w:hAnsi="Calibri" w:cs="Calibri"/>
                <w:color w:val="000000"/>
                <w:lang w:eastAsia="en-AU"/>
              </w:rPr>
            </w:pPr>
            <w:ins w:id="19284" w:author="KIM, Jason" w:date="2019-04-02T13:39:00Z">
              <w:r w:rsidRPr="0056388D">
                <w:rPr>
                  <w:rFonts w:ascii="Calibri" w:eastAsia="Times New Roman" w:hAnsi="Calibri" w:cs="Calibri"/>
                  <w:color w:val="000000"/>
                  <w:lang w:eastAsia="en-AU"/>
                </w:rPr>
                <w:t>LLN1110</w:t>
              </w:r>
            </w:ins>
          </w:p>
        </w:tc>
        <w:tc>
          <w:tcPr>
            <w:tcW w:w="933" w:type="pct"/>
            <w:noWrap/>
            <w:hideMark/>
          </w:tcPr>
          <w:p w:rsidR="00110C18" w:rsidRPr="0056388D" w:rsidRDefault="00110C18" w:rsidP="00063728">
            <w:pPr>
              <w:rPr>
                <w:ins w:id="19285" w:author="KIM, Jason" w:date="2019-04-02T13:39:00Z"/>
                <w:rFonts w:ascii="Calibri" w:eastAsia="Times New Roman" w:hAnsi="Calibri" w:cs="Calibri"/>
                <w:color w:val="000000"/>
                <w:lang w:eastAsia="en-AU"/>
              </w:rPr>
            </w:pPr>
            <w:ins w:id="192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87" w:author="KIM, Jason" w:date="2019-04-02T13:39:00Z"/>
                <w:rFonts w:ascii="Calibri" w:eastAsia="Times New Roman" w:hAnsi="Calibri" w:cs="Calibri"/>
                <w:color w:val="000000"/>
                <w:lang w:eastAsia="en-AU"/>
              </w:rPr>
            </w:pPr>
            <w:ins w:id="19288" w:author="KIM, Jason" w:date="2019-04-02T13:39:00Z">
              <w:r w:rsidRPr="0056388D">
                <w:rPr>
                  <w:rFonts w:ascii="Calibri" w:eastAsia="Times New Roman" w:hAnsi="Calibri" w:cs="Calibri"/>
                  <w:color w:val="000000"/>
                  <w:lang w:eastAsia="en-AU"/>
                </w:rPr>
                <w:t>Chainage 2387</w:t>
              </w:r>
            </w:ins>
          </w:p>
        </w:tc>
        <w:tc>
          <w:tcPr>
            <w:tcW w:w="764" w:type="pct"/>
            <w:noWrap/>
            <w:hideMark/>
          </w:tcPr>
          <w:p w:rsidR="00110C18" w:rsidRPr="0056388D" w:rsidRDefault="00110C18" w:rsidP="00063728">
            <w:pPr>
              <w:jc w:val="right"/>
              <w:rPr>
                <w:ins w:id="19289" w:author="KIM, Jason" w:date="2019-04-02T13:39:00Z"/>
                <w:rFonts w:ascii="Calibri" w:eastAsia="Times New Roman" w:hAnsi="Calibri" w:cs="Calibri"/>
                <w:color w:val="000000"/>
                <w:lang w:eastAsia="en-AU"/>
              </w:rPr>
            </w:pPr>
            <w:ins w:id="19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91" w:author="KIM, Jason" w:date="2019-04-02T13:39:00Z"/>
        </w:trPr>
        <w:tc>
          <w:tcPr>
            <w:tcW w:w="708" w:type="pct"/>
            <w:vMerge/>
            <w:hideMark/>
          </w:tcPr>
          <w:p w:rsidR="00110C18" w:rsidRPr="0056388D" w:rsidRDefault="00110C18" w:rsidP="00063728">
            <w:pPr>
              <w:rPr>
                <w:ins w:id="192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93" w:author="KIM, Jason" w:date="2019-04-02T13:39:00Z"/>
                <w:rFonts w:ascii="Calibri" w:eastAsia="Times New Roman" w:hAnsi="Calibri" w:cs="Calibri"/>
                <w:color w:val="000000"/>
                <w:lang w:eastAsia="en-AU"/>
              </w:rPr>
            </w:pPr>
            <w:ins w:id="19294"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295" w:author="KIM, Jason" w:date="2019-04-02T13:39:00Z"/>
                <w:rFonts w:ascii="Calibri" w:eastAsia="Times New Roman" w:hAnsi="Calibri" w:cs="Calibri"/>
                <w:color w:val="000000"/>
                <w:lang w:eastAsia="en-AU"/>
              </w:rPr>
            </w:pPr>
            <w:ins w:id="192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97" w:author="KIM, Jason" w:date="2019-04-02T13:39:00Z"/>
                <w:rFonts w:ascii="Calibri" w:eastAsia="Times New Roman" w:hAnsi="Calibri" w:cs="Calibri"/>
                <w:color w:val="000000"/>
                <w:lang w:eastAsia="en-AU"/>
              </w:rPr>
            </w:pPr>
            <w:ins w:id="19298" w:author="KIM, Jason" w:date="2019-04-02T13:39:00Z">
              <w:r w:rsidRPr="0056388D">
                <w:rPr>
                  <w:rFonts w:ascii="Calibri" w:eastAsia="Times New Roman" w:hAnsi="Calibri" w:cs="Calibri"/>
                  <w:color w:val="000000"/>
                  <w:lang w:eastAsia="en-AU"/>
                </w:rPr>
                <w:t>LLN1111</w:t>
              </w:r>
            </w:ins>
          </w:p>
        </w:tc>
        <w:tc>
          <w:tcPr>
            <w:tcW w:w="933" w:type="pct"/>
            <w:noWrap/>
            <w:hideMark/>
          </w:tcPr>
          <w:p w:rsidR="00110C18" w:rsidRPr="0056388D" w:rsidRDefault="00110C18" w:rsidP="00063728">
            <w:pPr>
              <w:rPr>
                <w:ins w:id="19299" w:author="KIM, Jason" w:date="2019-04-02T13:39:00Z"/>
                <w:rFonts w:ascii="Calibri" w:eastAsia="Times New Roman" w:hAnsi="Calibri" w:cs="Calibri"/>
                <w:color w:val="000000"/>
                <w:lang w:eastAsia="en-AU"/>
              </w:rPr>
            </w:pPr>
            <w:ins w:id="193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01" w:author="KIM, Jason" w:date="2019-04-02T13:39:00Z"/>
                <w:rFonts w:ascii="Calibri" w:eastAsia="Times New Roman" w:hAnsi="Calibri" w:cs="Calibri"/>
                <w:color w:val="000000"/>
                <w:lang w:eastAsia="en-AU"/>
              </w:rPr>
            </w:pPr>
            <w:ins w:id="19302" w:author="KIM, Jason" w:date="2019-04-02T13:39:00Z">
              <w:r w:rsidRPr="0056388D">
                <w:rPr>
                  <w:rFonts w:ascii="Calibri" w:eastAsia="Times New Roman" w:hAnsi="Calibri" w:cs="Calibri"/>
                  <w:color w:val="000000"/>
                  <w:lang w:eastAsia="en-AU"/>
                </w:rPr>
                <w:t>Chainage 2396</w:t>
              </w:r>
            </w:ins>
          </w:p>
        </w:tc>
        <w:tc>
          <w:tcPr>
            <w:tcW w:w="764" w:type="pct"/>
            <w:noWrap/>
            <w:hideMark/>
          </w:tcPr>
          <w:p w:rsidR="00110C18" w:rsidRPr="0056388D" w:rsidRDefault="00110C18" w:rsidP="00063728">
            <w:pPr>
              <w:jc w:val="right"/>
              <w:rPr>
                <w:ins w:id="19303" w:author="KIM, Jason" w:date="2019-04-02T13:39:00Z"/>
                <w:rFonts w:ascii="Calibri" w:eastAsia="Times New Roman" w:hAnsi="Calibri" w:cs="Calibri"/>
                <w:color w:val="000000"/>
                <w:lang w:eastAsia="en-AU"/>
              </w:rPr>
            </w:pPr>
            <w:ins w:id="19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05" w:author="KIM, Jason" w:date="2019-04-02T13:39:00Z"/>
        </w:trPr>
        <w:tc>
          <w:tcPr>
            <w:tcW w:w="708" w:type="pct"/>
            <w:vMerge/>
            <w:hideMark/>
          </w:tcPr>
          <w:p w:rsidR="00110C18" w:rsidRPr="0056388D" w:rsidRDefault="00110C18" w:rsidP="00063728">
            <w:pPr>
              <w:rPr>
                <w:ins w:id="193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07" w:author="KIM, Jason" w:date="2019-04-02T13:39:00Z"/>
                <w:rFonts w:ascii="Calibri" w:eastAsia="Times New Roman" w:hAnsi="Calibri" w:cs="Calibri"/>
                <w:color w:val="000000"/>
                <w:lang w:eastAsia="en-AU"/>
              </w:rPr>
            </w:pPr>
            <w:ins w:id="19308"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09" w:author="KIM, Jason" w:date="2019-04-02T13:39:00Z"/>
                <w:rFonts w:ascii="Calibri" w:eastAsia="Times New Roman" w:hAnsi="Calibri" w:cs="Calibri"/>
                <w:color w:val="000000"/>
                <w:lang w:eastAsia="en-AU"/>
              </w:rPr>
            </w:pPr>
            <w:ins w:id="193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11" w:author="KIM, Jason" w:date="2019-04-02T13:39:00Z"/>
                <w:rFonts w:ascii="Calibri" w:eastAsia="Times New Roman" w:hAnsi="Calibri" w:cs="Calibri"/>
                <w:color w:val="000000"/>
                <w:lang w:eastAsia="en-AU"/>
              </w:rPr>
            </w:pPr>
            <w:ins w:id="19312" w:author="KIM, Jason" w:date="2019-04-02T13:39:00Z">
              <w:r w:rsidRPr="0056388D">
                <w:rPr>
                  <w:rFonts w:ascii="Calibri" w:eastAsia="Times New Roman" w:hAnsi="Calibri" w:cs="Calibri"/>
                  <w:color w:val="000000"/>
                  <w:lang w:eastAsia="en-AU"/>
                </w:rPr>
                <w:t>LLN1112</w:t>
              </w:r>
            </w:ins>
          </w:p>
        </w:tc>
        <w:tc>
          <w:tcPr>
            <w:tcW w:w="933" w:type="pct"/>
            <w:noWrap/>
            <w:hideMark/>
          </w:tcPr>
          <w:p w:rsidR="00110C18" w:rsidRPr="0056388D" w:rsidRDefault="00110C18" w:rsidP="00063728">
            <w:pPr>
              <w:rPr>
                <w:ins w:id="19313" w:author="KIM, Jason" w:date="2019-04-02T13:39:00Z"/>
                <w:rFonts w:ascii="Calibri" w:eastAsia="Times New Roman" w:hAnsi="Calibri" w:cs="Calibri"/>
                <w:color w:val="000000"/>
                <w:lang w:eastAsia="en-AU"/>
              </w:rPr>
            </w:pPr>
            <w:ins w:id="193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15" w:author="KIM, Jason" w:date="2019-04-02T13:39:00Z"/>
                <w:rFonts w:ascii="Calibri" w:eastAsia="Times New Roman" w:hAnsi="Calibri" w:cs="Calibri"/>
                <w:color w:val="000000"/>
                <w:lang w:eastAsia="en-AU"/>
              </w:rPr>
            </w:pPr>
            <w:ins w:id="19316" w:author="KIM, Jason" w:date="2019-04-02T13:39:00Z">
              <w:r w:rsidRPr="0056388D">
                <w:rPr>
                  <w:rFonts w:ascii="Calibri" w:eastAsia="Times New Roman" w:hAnsi="Calibri" w:cs="Calibri"/>
                  <w:color w:val="000000"/>
                  <w:lang w:eastAsia="en-AU"/>
                </w:rPr>
                <w:t>Chainage 2406</w:t>
              </w:r>
            </w:ins>
          </w:p>
        </w:tc>
        <w:tc>
          <w:tcPr>
            <w:tcW w:w="764" w:type="pct"/>
            <w:noWrap/>
            <w:hideMark/>
          </w:tcPr>
          <w:p w:rsidR="00110C18" w:rsidRPr="0056388D" w:rsidRDefault="00110C18" w:rsidP="00063728">
            <w:pPr>
              <w:jc w:val="right"/>
              <w:rPr>
                <w:ins w:id="19317" w:author="KIM, Jason" w:date="2019-04-02T13:39:00Z"/>
                <w:rFonts w:ascii="Calibri" w:eastAsia="Times New Roman" w:hAnsi="Calibri" w:cs="Calibri"/>
                <w:color w:val="000000"/>
                <w:lang w:eastAsia="en-AU"/>
              </w:rPr>
            </w:pPr>
            <w:ins w:id="19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19" w:author="KIM, Jason" w:date="2019-04-02T13:39:00Z"/>
        </w:trPr>
        <w:tc>
          <w:tcPr>
            <w:tcW w:w="708" w:type="pct"/>
            <w:vMerge/>
            <w:hideMark/>
          </w:tcPr>
          <w:p w:rsidR="00110C18" w:rsidRPr="0056388D" w:rsidRDefault="00110C18" w:rsidP="00063728">
            <w:pPr>
              <w:rPr>
                <w:ins w:id="193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21" w:author="KIM, Jason" w:date="2019-04-02T13:39:00Z"/>
                <w:rFonts w:ascii="Calibri" w:eastAsia="Times New Roman" w:hAnsi="Calibri" w:cs="Calibri"/>
                <w:color w:val="000000"/>
                <w:lang w:eastAsia="en-AU"/>
              </w:rPr>
            </w:pPr>
            <w:ins w:id="19322"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23" w:author="KIM, Jason" w:date="2019-04-02T13:39:00Z"/>
                <w:rFonts w:ascii="Calibri" w:eastAsia="Times New Roman" w:hAnsi="Calibri" w:cs="Calibri"/>
                <w:color w:val="000000"/>
                <w:lang w:eastAsia="en-AU"/>
              </w:rPr>
            </w:pPr>
            <w:ins w:id="193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25" w:author="KIM, Jason" w:date="2019-04-02T13:39:00Z"/>
                <w:rFonts w:ascii="Calibri" w:eastAsia="Times New Roman" w:hAnsi="Calibri" w:cs="Calibri"/>
                <w:color w:val="000000"/>
                <w:lang w:eastAsia="en-AU"/>
              </w:rPr>
            </w:pPr>
            <w:ins w:id="19326" w:author="KIM, Jason" w:date="2019-04-02T13:39:00Z">
              <w:r w:rsidRPr="0056388D">
                <w:rPr>
                  <w:rFonts w:ascii="Calibri" w:eastAsia="Times New Roman" w:hAnsi="Calibri" w:cs="Calibri"/>
                  <w:color w:val="000000"/>
                  <w:lang w:eastAsia="en-AU"/>
                </w:rPr>
                <w:t>LLN1113</w:t>
              </w:r>
            </w:ins>
          </w:p>
        </w:tc>
        <w:tc>
          <w:tcPr>
            <w:tcW w:w="933" w:type="pct"/>
            <w:noWrap/>
            <w:hideMark/>
          </w:tcPr>
          <w:p w:rsidR="00110C18" w:rsidRPr="0056388D" w:rsidRDefault="00110C18" w:rsidP="00063728">
            <w:pPr>
              <w:rPr>
                <w:ins w:id="19327" w:author="KIM, Jason" w:date="2019-04-02T13:39:00Z"/>
                <w:rFonts w:ascii="Calibri" w:eastAsia="Times New Roman" w:hAnsi="Calibri" w:cs="Calibri"/>
                <w:color w:val="000000"/>
                <w:lang w:eastAsia="en-AU"/>
              </w:rPr>
            </w:pPr>
            <w:ins w:id="193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29" w:author="KIM, Jason" w:date="2019-04-02T13:39:00Z"/>
                <w:rFonts w:ascii="Calibri" w:eastAsia="Times New Roman" w:hAnsi="Calibri" w:cs="Calibri"/>
                <w:color w:val="000000"/>
                <w:lang w:eastAsia="en-AU"/>
              </w:rPr>
            </w:pPr>
            <w:ins w:id="19330" w:author="KIM, Jason" w:date="2019-04-02T13:39:00Z">
              <w:r w:rsidRPr="0056388D">
                <w:rPr>
                  <w:rFonts w:ascii="Calibri" w:eastAsia="Times New Roman" w:hAnsi="Calibri" w:cs="Calibri"/>
                  <w:color w:val="000000"/>
                  <w:lang w:eastAsia="en-AU"/>
                </w:rPr>
                <w:t>Chainage 2415</w:t>
              </w:r>
            </w:ins>
          </w:p>
        </w:tc>
        <w:tc>
          <w:tcPr>
            <w:tcW w:w="764" w:type="pct"/>
            <w:noWrap/>
            <w:hideMark/>
          </w:tcPr>
          <w:p w:rsidR="00110C18" w:rsidRPr="0056388D" w:rsidRDefault="00110C18" w:rsidP="00063728">
            <w:pPr>
              <w:jc w:val="right"/>
              <w:rPr>
                <w:ins w:id="19331" w:author="KIM, Jason" w:date="2019-04-02T13:39:00Z"/>
                <w:rFonts w:ascii="Calibri" w:eastAsia="Times New Roman" w:hAnsi="Calibri" w:cs="Calibri"/>
                <w:color w:val="000000"/>
                <w:lang w:eastAsia="en-AU"/>
              </w:rPr>
            </w:pPr>
            <w:ins w:id="19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33" w:author="KIM, Jason" w:date="2019-04-02T13:39:00Z"/>
        </w:trPr>
        <w:tc>
          <w:tcPr>
            <w:tcW w:w="708" w:type="pct"/>
            <w:vMerge/>
            <w:hideMark/>
          </w:tcPr>
          <w:p w:rsidR="00110C18" w:rsidRPr="0056388D" w:rsidRDefault="00110C18" w:rsidP="00063728">
            <w:pPr>
              <w:rPr>
                <w:ins w:id="193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35" w:author="KIM, Jason" w:date="2019-04-02T13:39:00Z"/>
                <w:rFonts w:ascii="Calibri" w:eastAsia="Times New Roman" w:hAnsi="Calibri" w:cs="Calibri"/>
                <w:color w:val="000000"/>
                <w:lang w:eastAsia="en-AU"/>
              </w:rPr>
            </w:pPr>
            <w:ins w:id="19336"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37" w:author="KIM, Jason" w:date="2019-04-02T13:39:00Z"/>
                <w:rFonts w:ascii="Calibri" w:eastAsia="Times New Roman" w:hAnsi="Calibri" w:cs="Calibri"/>
                <w:color w:val="000000"/>
                <w:lang w:eastAsia="en-AU"/>
              </w:rPr>
            </w:pPr>
            <w:ins w:id="193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39" w:author="KIM, Jason" w:date="2019-04-02T13:39:00Z"/>
                <w:rFonts w:ascii="Calibri" w:eastAsia="Times New Roman" w:hAnsi="Calibri" w:cs="Calibri"/>
                <w:color w:val="000000"/>
                <w:lang w:eastAsia="en-AU"/>
              </w:rPr>
            </w:pPr>
            <w:ins w:id="19340" w:author="KIM, Jason" w:date="2019-04-02T13:39:00Z">
              <w:r w:rsidRPr="0056388D">
                <w:rPr>
                  <w:rFonts w:ascii="Calibri" w:eastAsia="Times New Roman" w:hAnsi="Calibri" w:cs="Calibri"/>
                  <w:color w:val="000000"/>
                  <w:lang w:eastAsia="en-AU"/>
                </w:rPr>
                <w:t>LLN1114</w:t>
              </w:r>
            </w:ins>
          </w:p>
        </w:tc>
        <w:tc>
          <w:tcPr>
            <w:tcW w:w="933" w:type="pct"/>
            <w:noWrap/>
            <w:hideMark/>
          </w:tcPr>
          <w:p w:rsidR="00110C18" w:rsidRPr="0056388D" w:rsidRDefault="00110C18" w:rsidP="00063728">
            <w:pPr>
              <w:rPr>
                <w:ins w:id="19341" w:author="KIM, Jason" w:date="2019-04-02T13:39:00Z"/>
                <w:rFonts w:ascii="Calibri" w:eastAsia="Times New Roman" w:hAnsi="Calibri" w:cs="Calibri"/>
                <w:color w:val="000000"/>
                <w:lang w:eastAsia="en-AU"/>
              </w:rPr>
            </w:pPr>
            <w:ins w:id="193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43" w:author="KIM, Jason" w:date="2019-04-02T13:39:00Z"/>
                <w:rFonts w:ascii="Calibri" w:eastAsia="Times New Roman" w:hAnsi="Calibri" w:cs="Calibri"/>
                <w:color w:val="000000"/>
                <w:lang w:eastAsia="en-AU"/>
              </w:rPr>
            </w:pPr>
            <w:ins w:id="19344" w:author="KIM, Jason" w:date="2019-04-02T13:39:00Z">
              <w:r w:rsidRPr="0056388D">
                <w:rPr>
                  <w:rFonts w:ascii="Calibri" w:eastAsia="Times New Roman" w:hAnsi="Calibri" w:cs="Calibri"/>
                  <w:color w:val="000000"/>
                  <w:lang w:eastAsia="en-AU"/>
                </w:rPr>
                <w:t>Chainage 2425</w:t>
              </w:r>
            </w:ins>
          </w:p>
        </w:tc>
        <w:tc>
          <w:tcPr>
            <w:tcW w:w="764" w:type="pct"/>
            <w:noWrap/>
            <w:hideMark/>
          </w:tcPr>
          <w:p w:rsidR="00110C18" w:rsidRPr="0056388D" w:rsidRDefault="00110C18" w:rsidP="00063728">
            <w:pPr>
              <w:jc w:val="right"/>
              <w:rPr>
                <w:ins w:id="19345" w:author="KIM, Jason" w:date="2019-04-02T13:39:00Z"/>
                <w:rFonts w:ascii="Calibri" w:eastAsia="Times New Roman" w:hAnsi="Calibri" w:cs="Calibri"/>
                <w:color w:val="000000"/>
                <w:lang w:eastAsia="en-AU"/>
              </w:rPr>
            </w:pPr>
            <w:ins w:id="19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47" w:author="KIM, Jason" w:date="2019-04-02T13:39:00Z"/>
        </w:trPr>
        <w:tc>
          <w:tcPr>
            <w:tcW w:w="708" w:type="pct"/>
            <w:vMerge/>
            <w:hideMark/>
          </w:tcPr>
          <w:p w:rsidR="00110C18" w:rsidRPr="0056388D" w:rsidRDefault="00110C18" w:rsidP="00063728">
            <w:pPr>
              <w:rPr>
                <w:ins w:id="193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49" w:author="KIM, Jason" w:date="2019-04-02T13:39:00Z"/>
                <w:rFonts w:ascii="Calibri" w:eastAsia="Times New Roman" w:hAnsi="Calibri" w:cs="Calibri"/>
                <w:color w:val="000000"/>
                <w:lang w:eastAsia="en-AU"/>
              </w:rPr>
            </w:pPr>
            <w:ins w:id="19350"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51" w:author="KIM, Jason" w:date="2019-04-02T13:39:00Z"/>
                <w:rFonts w:ascii="Calibri" w:eastAsia="Times New Roman" w:hAnsi="Calibri" w:cs="Calibri"/>
                <w:color w:val="000000"/>
                <w:lang w:eastAsia="en-AU"/>
              </w:rPr>
            </w:pPr>
            <w:ins w:id="193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53" w:author="KIM, Jason" w:date="2019-04-02T13:39:00Z"/>
                <w:rFonts w:ascii="Calibri" w:eastAsia="Times New Roman" w:hAnsi="Calibri" w:cs="Calibri"/>
                <w:color w:val="000000"/>
                <w:lang w:eastAsia="en-AU"/>
              </w:rPr>
            </w:pPr>
            <w:ins w:id="19354" w:author="KIM, Jason" w:date="2019-04-02T13:39:00Z">
              <w:r w:rsidRPr="0056388D">
                <w:rPr>
                  <w:rFonts w:ascii="Calibri" w:eastAsia="Times New Roman" w:hAnsi="Calibri" w:cs="Calibri"/>
                  <w:color w:val="000000"/>
                  <w:lang w:eastAsia="en-AU"/>
                </w:rPr>
                <w:t>LLN1115</w:t>
              </w:r>
            </w:ins>
          </w:p>
        </w:tc>
        <w:tc>
          <w:tcPr>
            <w:tcW w:w="933" w:type="pct"/>
            <w:noWrap/>
            <w:hideMark/>
          </w:tcPr>
          <w:p w:rsidR="00110C18" w:rsidRPr="0056388D" w:rsidRDefault="00110C18" w:rsidP="00063728">
            <w:pPr>
              <w:rPr>
                <w:ins w:id="19355" w:author="KIM, Jason" w:date="2019-04-02T13:39:00Z"/>
                <w:rFonts w:ascii="Calibri" w:eastAsia="Times New Roman" w:hAnsi="Calibri" w:cs="Calibri"/>
                <w:color w:val="000000"/>
                <w:lang w:eastAsia="en-AU"/>
              </w:rPr>
            </w:pPr>
            <w:ins w:id="193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57" w:author="KIM, Jason" w:date="2019-04-02T13:39:00Z"/>
                <w:rFonts w:ascii="Calibri" w:eastAsia="Times New Roman" w:hAnsi="Calibri" w:cs="Calibri"/>
                <w:color w:val="000000"/>
                <w:lang w:eastAsia="en-AU"/>
              </w:rPr>
            </w:pPr>
            <w:ins w:id="19358" w:author="KIM, Jason" w:date="2019-04-02T13:39:00Z">
              <w:r w:rsidRPr="0056388D">
                <w:rPr>
                  <w:rFonts w:ascii="Calibri" w:eastAsia="Times New Roman" w:hAnsi="Calibri" w:cs="Calibri"/>
                  <w:color w:val="000000"/>
                  <w:lang w:eastAsia="en-AU"/>
                </w:rPr>
                <w:t>Chainage 2435</w:t>
              </w:r>
            </w:ins>
          </w:p>
        </w:tc>
        <w:tc>
          <w:tcPr>
            <w:tcW w:w="764" w:type="pct"/>
            <w:noWrap/>
            <w:hideMark/>
          </w:tcPr>
          <w:p w:rsidR="00110C18" w:rsidRPr="0056388D" w:rsidRDefault="00110C18" w:rsidP="00063728">
            <w:pPr>
              <w:jc w:val="right"/>
              <w:rPr>
                <w:ins w:id="19359" w:author="KIM, Jason" w:date="2019-04-02T13:39:00Z"/>
                <w:rFonts w:ascii="Calibri" w:eastAsia="Times New Roman" w:hAnsi="Calibri" w:cs="Calibri"/>
                <w:color w:val="000000"/>
                <w:lang w:eastAsia="en-AU"/>
              </w:rPr>
            </w:pPr>
            <w:ins w:id="19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61" w:author="KIM, Jason" w:date="2019-04-02T13:39:00Z"/>
        </w:trPr>
        <w:tc>
          <w:tcPr>
            <w:tcW w:w="708" w:type="pct"/>
            <w:vMerge/>
            <w:hideMark/>
          </w:tcPr>
          <w:p w:rsidR="00110C18" w:rsidRPr="0056388D" w:rsidRDefault="00110C18" w:rsidP="00063728">
            <w:pPr>
              <w:rPr>
                <w:ins w:id="19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63" w:author="KIM, Jason" w:date="2019-04-02T13:39:00Z"/>
                <w:rFonts w:ascii="Calibri" w:eastAsia="Times New Roman" w:hAnsi="Calibri" w:cs="Calibri"/>
                <w:color w:val="000000"/>
                <w:lang w:eastAsia="en-AU"/>
              </w:rPr>
            </w:pPr>
            <w:ins w:id="19364"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65" w:author="KIM, Jason" w:date="2019-04-02T13:39:00Z"/>
                <w:rFonts w:ascii="Calibri" w:eastAsia="Times New Roman" w:hAnsi="Calibri" w:cs="Calibri"/>
                <w:color w:val="000000"/>
                <w:lang w:eastAsia="en-AU"/>
              </w:rPr>
            </w:pPr>
            <w:ins w:id="193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67" w:author="KIM, Jason" w:date="2019-04-02T13:39:00Z"/>
                <w:rFonts w:ascii="Calibri" w:eastAsia="Times New Roman" w:hAnsi="Calibri" w:cs="Calibri"/>
                <w:color w:val="000000"/>
                <w:lang w:eastAsia="en-AU"/>
              </w:rPr>
            </w:pPr>
            <w:ins w:id="19368" w:author="KIM, Jason" w:date="2019-04-02T13:39:00Z">
              <w:r w:rsidRPr="0056388D">
                <w:rPr>
                  <w:rFonts w:ascii="Calibri" w:eastAsia="Times New Roman" w:hAnsi="Calibri" w:cs="Calibri"/>
                  <w:color w:val="000000"/>
                  <w:lang w:eastAsia="en-AU"/>
                </w:rPr>
                <w:t>LLN1116</w:t>
              </w:r>
            </w:ins>
          </w:p>
        </w:tc>
        <w:tc>
          <w:tcPr>
            <w:tcW w:w="933" w:type="pct"/>
            <w:noWrap/>
            <w:hideMark/>
          </w:tcPr>
          <w:p w:rsidR="00110C18" w:rsidRPr="0056388D" w:rsidRDefault="00110C18" w:rsidP="00063728">
            <w:pPr>
              <w:rPr>
                <w:ins w:id="19369" w:author="KIM, Jason" w:date="2019-04-02T13:39:00Z"/>
                <w:rFonts w:ascii="Calibri" w:eastAsia="Times New Roman" w:hAnsi="Calibri" w:cs="Calibri"/>
                <w:color w:val="000000"/>
                <w:lang w:eastAsia="en-AU"/>
              </w:rPr>
            </w:pPr>
            <w:ins w:id="193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71" w:author="KIM, Jason" w:date="2019-04-02T13:39:00Z"/>
                <w:rFonts w:ascii="Calibri" w:eastAsia="Times New Roman" w:hAnsi="Calibri" w:cs="Calibri"/>
                <w:color w:val="000000"/>
                <w:lang w:eastAsia="en-AU"/>
              </w:rPr>
            </w:pPr>
            <w:ins w:id="19372" w:author="KIM, Jason" w:date="2019-04-02T13:39:00Z">
              <w:r w:rsidRPr="0056388D">
                <w:rPr>
                  <w:rFonts w:ascii="Calibri" w:eastAsia="Times New Roman" w:hAnsi="Calibri" w:cs="Calibri"/>
                  <w:color w:val="000000"/>
                  <w:lang w:eastAsia="en-AU"/>
                </w:rPr>
                <w:t>Chainage 2445</w:t>
              </w:r>
            </w:ins>
          </w:p>
        </w:tc>
        <w:tc>
          <w:tcPr>
            <w:tcW w:w="764" w:type="pct"/>
            <w:noWrap/>
            <w:hideMark/>
          </w:tcPr>
          <w:p w:rsidR="00110C18" w:rsidRPr="0056388D" w:rsidRDefault="00110C18" w:rsidP="00063728">
            <w:pPr>
              <w:jc w:val="right"/>
              <w:rPr>
                <w:ins w:id="19373" w:author="KIM, Jason" w:date="2019-04-02T13:39:00Z"/>
                <w:rFonts w:ascii="Calibri" w:eastAsia="Times New Roman" w:hAnsi="Calibri" w:cs="Calibri"/>
                <w:color w:val="000000"/>
                <w:lang w:eastAsia="en-AU"/>
              </w:rPr>
            </w:pPr>
            <w:ins w:id="19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75" w:author="KIM, Jason" w:date="2019-04-02T13:39:00Z"/>
        </w:trPr>
        <w:tc>
          <w:tcPr>
            <w:tcW w:w="708" w:type="pct"/>
            <w:vMerge/>
            <w:hideMark/>
          </w:tcPr>
          <w:p w:rsidR="00110C18" w:rsidRPr="0056388D" w:rsidRDefault="00110C18" w:rsidP="00063728">
            <w:pPr>
              <w:rPr>
                <w:ins w:id="19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77" w:author="KIM, Jason" w:date="2019-04-02T13:39:00Z"/>
                <w:rFonts w:ascii="Calibri" w:eastAsia="Times New Roman" w:hAnsi="Calibri" w:cs="Calibri"/>
                <w:color w:val="000000"/>
                <w:lang w:eastAsia="en-AU"/>
              </w:rPr>
            </w:pPr>
            <w:ins w:id="19378"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79" w:author="KIM, Jason" w:date="2019-04-02T13:39:00Z"/>
                <w:rFonts w:ascii="Calibri" w:eastAsia="Times New Roman" w:hAnsi="Calibri" w:cs="Calibri"/>
                <w:color w:val="000000"/>
                <w:lang w:eastAsia="en-AU"/>
              </w:rPr>
            </w:pPr>
            <w:ins w:id="193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81" w:author="KIM, Jason" w:date="2019-04-02T13:39:00Z"/>
                <w:rFonts w:ascii="Calibri" w:eastAsia="Times New Roman" w:hAnsi="Calibri" w:cs="Calibri"/>
                <w:color w:val="000000"/>
                <w:lang w:eastAsia="en-AU"/>
              </w:rPr>
            </w:pPr>
            <w:ins w:id="19382" w:author="KIM, Jason" w:date="2019-04-02T13:39:00Z">
              <w:r w:rsidRPr="0056388D">
                <w:rPr>
                  <w:rFonts w:ascii="Calibri" w:eastAsia="Times New Roman" w:hAnsi="Calibri" w:cs="Calibri"/>
                  <w:color w:val="000000"/>
                  <w:lang w:eastAsia="en-AU"/>
                </w:rPr>
                <w:t>LLN1117</w:t>
              </w:r>
            </w:ins>
          </w:p>
        </w:tc>
        <w:tc>
          <w:tcPr>
            <w:tcW w:w="933" w:type="pct"/>
            <w:noWrap/>
            <w:hideMark/>
          </w:tcPr>
          <w:p w:rsidR="00110C18" w:rsidRPr="0056388D" w:rsidRDefault="00110C18" w:rsidP="00063728">
            <w:pPr>
              <w:rPr>
                <w:ins w:id="19383" w:author="KIM, Jason" w:date="2019-04-02T13:39:00Z"/>
                <w:rFonts w:ascii="Calibri" w:eastAsia="Times New Roman" w:hAnsi="Calibri" w:cs="Calibri"/>
                <w:color w:val="000000"/>
                <w:lang w:eastAsia="en-AU"/>
              </w:rPr>
            </w:pPr>
            <w:ins w:id="193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85" w:author="KIM, Jason" w:date="2019-04-02T13:39:00Z"/>
                <w:rFonts w:ascii="Calibri" w:eastAsia="Times New Roman" w:hAnsi="Calibri" w:cs="Calibri"/>
                <w:color w:val="000000"/>
                <w:lang w:eastAsia="en-AU"/>
              </w:rPr>
            </w:pPr>
            <w:ins w:id="19386" w:author="KIM, Jason" w:date="2019-04-02T13:39:00Z">
              <w:r w:rsidRPr="0056388D">
                <w:rPr>
                  <w:rFonts w:ascii="Calibri" w:eastAsia="Times New Roman" w:hAnsi="Calibri" w:cs="Calibri"/>
                  <w:color w:val="000000"/>
                  <w:lang w:eastAsia="en-AU"/>
                </w:rPr>
                <w:t>Chainage 2454</w:t>
              </w:r>
            </w:ins>
          </w:p>
        </w:tc>
        <w:tc>
          <w:tcPr>
            <w:tcW w:w="764" w:type="pct"/>
            <w:noWrap/>
            <w:hideMark/>
          </w:tcPr>
          <w:p w:rsidR="00110C18" w:rsidRPr="0056388D" w:rsidRDefault="00110C18" w:rsidP="00063728">
            <w:pPr>
              <w:jc w:val="right"/>
              <w:rPr>
                <w:ins w:id="19387" w:author="KIM, Jason" w:date="2019-04-02T13:39:00Z"/>
                <w:rFonts w:ascii="Calibri" w:eastAsia="Times New Roman" w:hAnsi="Calibri" w:cs="Calibri"/>
                <w:color w:val="000000"/>
                <w:lang w:eastAsia="en-AU"/>
              </w:rPr>
            </w:pPr>
            <w:ins w:id="19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89" w:author="KIM, Jason" w:date="2019-04-02T13:39:00Z"/>
        </w:trPr>
        <w:tc>
          <w:tcPr>
            <w:tcW w:w="708" w:type="pct"/>
            <w:vMerge/>
            <w:hideMark/>
          </w:tcPr>
          <w:p w:rsidR="00110C18" w:rsidRPr="0056388D" w:rsidRDefault="00110C18" w:rsidP="00063728">
            <w:pPr>
              <w:rPr>
                <w:ins w:id="19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91" w:author="KIM, Jason" w:date="2019-04-02T13:39:00Z"/>
                <w:rFonts w:ascii="Calibri" w:eastAsia="Times New Roman" w:hAnsi="Calibri" w:cs="Calibri"/>
                <w:color w:val="000000"/>
                <w:lang w:eastAsia="en-AU"/>
              </w:rPr>
            </w:pPr>
            <w:ins w:id="19392"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93" w:author="KIM, Jason" w:date="2019-04-02T13:39:00Z"/>
                <w:rFonts w:ascii="Calibri" w:eastAsia="Times New Roman" w:hAnsi="Calibri" w:cs="Calibri"/>
                <w:color w:val="000000"/>
                <w:lang w:eastAsia="en-AU"/>
              </w:rPr>
            </w:pPr>
            <w:ins w:id="193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95" w:author="KIM, Jason" w:date="2019-04-02T13:39:00Z"/>
                <w:rFonts w:ascii="Calibri" w:eastAsia="Times New Roman" w:hAnsi="Calibri" w:cs="Calibri"/>
                <w:color w:val="000000"/>
                <w:lang w:eastAsia="en-AU"/>
              </w:rPr>
            </w:pPr>
            <w:ins w:id="19396" w:author="KIM, Jason" w:date="2019-04-02T13:39:00Z">
              <w:r w:rsidRPr="0056388D">
                <w:rPr>
                  <w:rFonts w:ascii="Calibri" w:eastAsia="Times New Roman" w:hAnsi="Calibri" w:cs="Calibri"/>
                  <w:color w:val="000000"/>
                  <w:lang w:eastAsia="en-AU"/>
                </w:rPr>
                <w:t>LLN1118</w:t>
              </w:r>
            </w:ins>
          </w:p>
        </w:tc>
        <w:tc>
          <w:tcPr>
            <w:tcW w:w="933" w:type="pct"/>
            <w:noWrap/>
            <w:hideMark/>
          </w:tcPr>
          <w:p w:rsidR="00110C18" w:rsidRPr="0056388D" w:rsidRDefault="00110C18" w:rsidP="00063728">
            <w:pPr>
              <w:rPr>
                <w:ins w:id="19397" w:author="KIM, Jason" w:date="2019-04-02T13:39:00Z"/>
                <w:rFonts w:ascii="Calibri" w:eastAsia="Times New Roman" w:hAnsi="Calibri" w:cs="Calibri"/>
                <w:color w:val="000000"/>
                <w:lang w:eastAsia="en-AU"/>
              </w:rPr>
            </w:pPr>
            <w:ins w:id="193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99" w:author="KIM, Jason" w:date="2019-04-02T13:39:00Z"/>
                <w:rFonts w:ascii="Calibri" w:eastAsia="Times New Roman" w:hAnsi="Calibri" w:cs="Calibri"/>
                <w:color w:val="000000"/>
                <w:lang w:eastAsia="en-AU"/>
              </w:rPr>
            </w:pPr>
            <w:ins w:id="19400" w:author="KIM, Jason" w:date="2019-04-02T13:39:00Z">
              <w:r w:rsidRPr="0056388D">
                <w:rPr>
                  <w:rFonts w:ascii="Calibri" w:eastAsia="Times New Roman" w:hAnsi="Calibri" w:cs="Calibri"/>
                  <w:color w:val="000000"/>
                  <w:lang w:eastAsia="en-AU"/>
                </w:rPr>
                <w:t>Chainage 2464</w:t>
              </w:r>
            </w:ins>
          </w:p>
        </w:tc>
        <w:tc>
          <w:tcPr>
            <w:tcW w:w="764" w:type="pct"/>
            <w:noWrap/>
            <w:hideMark/>
          </w:tcPr>
          <w:p w:rsidR="00110C18" w:rsidRPr="0056388D" w:rsidRDefault="00110C18" w:rsidP="00063728">
            <w:pPr>
              <w:jc w:val="right"/>
              <w:rPr>
                <w:ins w:id="19401" w:author="KIM, Jason" w:date="2019-04-02T13:39:00Z"/>
                <w:rFonts w:ascii="Calibri" w:eastAsia="Times New Roman" w:hAnsi="Calibri" w:cs="Calibri"/>
                <w:color w:val="000000"/>
                <w:lang w:eastAsia="en-AU"/>
              </w:rPr>
            </w:pPr>
            <w:ins w:id="19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03" w:author="KIM, Jason" w:date="2019-04-02T13:39:00Z"/>
        </w:trPr>
        <w:tc>
          <w:tcPr>
            <w:tcW w:w="708" w:type="pct"/>
            <w:vMerge/>
            <w:hideMark/>
          </w:tcPr>
          <w:p w:rsidR="00110C18" w:rsidRPr="0056388D" w:rsidRDefault="00110C18" w:rsidP="00063728">
            <w:pPr>
              <w:rPr>
                <w:ins w:id="194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05" w:author="KIM, Jason" w:date="2019-04-02T13:39:00Z"/>
                <w:rFonts w:ascii="Calibri" w:eastAsia="Times New Roman" w:hAnsi="Calibri" w:cs="Calibri"/>
                <w:color w:val="000000"/>
                <w:lang w:eastAsia="en-AU"/>
              </w:rPr>
            </w:pPr>
            <w:ins w:id="19406"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407" w:author="KIM, Jason" w:date="2019-04-02T13:39:00Z"/>
                <w:rFonts w:ascii="Calibri" w:eastAsia="Times New Roman" w:hAnsi="Calibri" w:cs="Calibri"/>
                <w:color w:val="000000"/>
                <w:lang w:eastAsia="en-AU"/>
              </w:rPr>
            </w:pPr>
            <w:ins w:id="194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09" w:author="KIM, Jason" w:date="2019-04-02T13:39:00Z"/>
                <w:rFonts w:ascii="Calibri" w:eastAsia="Times New Roman" w:hAnsi="Calibri" w:cs="Calibri"/>
                <w:color w:val="000000"/>
                <w:lang w:eastAsia="en-AU"/>
              </w:rPr>
            </w:pPr>
            <w:ins w:id="19410" w:author="KIM, Jason" w:date="2019-04-02T13:39:00Z">
              <w:r w:rsidRPr="0056388D">
                <w:rPr>
                  <w:rFonts w:ascii="Calibri" w:eastAsia="Times New Roman" w:hAnsi="Calibri" w:cs="Calibri"/>
                  <w:color w:val="000000"/>
                  <w:lang w:eastAsia="en-AU"/>
                </w:rPr>
                <w:t>LLN1119</w:t>
              </w:r>
            </w:ins>
          </w:p>
        </w:tc>
        <w:tc>
          <w:tcPr>
            <w:tcW w:w="933" w:type="pct"/>
            <w:noWrap/>
            <w:hideMark/>
          </w:tcPr>
          <w:p w:rsidR="00110C18" w:rsidRPr="0056388D" w:rsidRDefault="00110C18" w:rsidP="00063728">
            <w:pPr>
              <w:rPr>
                <w:ins w:id="19411" w:author="KIM, Jason" w:date="2019-04-02T13:39:00Z"/>
                <w:rFonts w:ascii="Calibri" w:eastAsia="Times New Roman" w:hAnsi="Calibri" w:cs="Calibri"/>
                <w:color w:val="000000"/>
                <w:lang w:eastAsia="en-AU"/>
              </w:rPr>
            </w:pPr>
            <w:ins w:id="194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413" w:author="KIM, Jason" w:date="2019-04-02T13:39:00Z"/>
                <w:rFonts w:ascii="Calibri" w:eastAsia="Times New Roman" w:hAnsi="Calibri" w:cs="Calibri"/>
                <w:color w:val="000000"/>
                <w:lang w:eastAsia="en-AU"/>
              </w:rPr>
            </w:pPr>
            <w:ins w:id="19414" w:author="KIM, Jason" w:date="2019-04-02T13:39:00Z">
              <w:r w:rsidRPr="0056388D">
                <w:rPr>
                  <w:rFonts w:ascii="Calibri" w:eastAsia="Times New Roman" w:hAnsi="Calibri" w:cs="Calibri"/>
                  <w:color w:val="000000"/>
                  <w:lang w:eastAsia="en-AU"/>
                </w:rPr>
                <w:t>Chainage 2473</w:t>
              </w:r>
            </w:ins>
          </w:p>
        </w:tc>
        <w:tc>
          <w:tcPr>
            <w:tcW w:w="764" w:type="pct"/>
            <w:noWrap/>
            <w:hideMark/>
          </w:tcPr>
          <w:p w:rsidR="00110C18" w:rsidRPr="0056388D" w:rsidRDefault="00110C18" w:rsidP="00063728">
            <w:pPr>
              <w:jc w:val="right"/>
              <w:rPr>
                <w:ins w:id="19415" w:author="KIM, Jason" w:date="2019-04-02T13:39:00Z"/>
                <w:rFonts w:ascii="Calibri" w:eastAsia="Times New Roman" w:hAnsi="Calibri" w:cs="Calibri"/>
                <w:color w:val="000000"/>
                <w:lang w:eastAsia="en-AU"/>
              </w:rPr>
            </w:pPr>
            <w:ins w:id="19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17" w:author="KIM, Jason" w:date="2019-04-02T13:39:00Z"/>
        </w:trPr>
        <w:tc>
          <w:tcPr>
            <w:tcW w:w="708" w:type="pct"/>
            <w:vMerge/>
            <w:hideMark/>
          </w:tcPr>
          <w:p w:rsidR="00110C18" w:rsidRPr="0056388D" w:rsidRDefault="00110C18" w:rsidP="00063728">
            <w:pPr>
              <w:rPr>
                <w:ins w:id="194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19" w:author="KIM, Jason" w:date="2019-04-02T13:39:00Z"/>
                <w:rFonts w:ascii="Calibri" w:eastAsia="Times New Roman" w:hAnsi="Calibri" w:cs="Calibri"/>
                <w:color w:val="000000"/>
                <w:lang w:eastAsia="en-AU"/>
              </w:rPr>
            </w:pPr>
            <w:ins w:id="19420"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421" w:author="KIM, Jason" w:date="2019-04-02T13:39:00Z"/>
                <w:rFonts w:ascii="Calibri" w:eastAsia="Times New Roman" w:hAnsi="Calibri" w:cs="Calibri"/>
                <w:color w:val="000000"/>
                <w:lang w:eastAsia="en-AU"/>
              </w:rPr>
            </w:pPr>
            <w:ins w:id="194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23" w:author="KIM, Jason" w:date="2019-04-02T13:39:00Z"/>
                <w:rFonts w:ascii="Calibri" w:eastAsia="Times New Roman" w:hAnsi="Calibri" w:cs="Calibri"/>
                <w:color w:val="000000"/>
                <w:lang w:eastAsia="en-AU"/>
              </w:rPr>
            </w:pPr>
            <w:ins w:id="19424" w:author="KIM, Jason" w:date="2019-04-02T13:39:00Z">
              <w:r w:rsidRPr="0056388D">
                <w:rPr>
                  <w:rFonts w:ascii="Calibri" w:eastAsia="Times New Roman" w:hAnsi="Calibri" w:cs="Calibri"/>
                  <w:color w:val="000000"/>
                  <w:lang w:eastAsia="en-AU"/>
                </w:rPr>
                <w:t>LLN1120</w:t>
              </w:r>
            </w:ins>
          </w:p>
        </w:tc>
        <w:tc>
          <w:tcPr>
            <w:tcW w:w="933" w:type="pct"/>
            <w:noWrap/>
            <w:hideMark/>
          </w:tcPr>
          <w:p w:rsidR="00110C18" w:rsidRPr="0056388D" w:rsidRDefault="00110C18" w:rsidP="00063728">
            <w:pPr>
              <w:rPr>
                <w:ins w:id="19425" w:author="KIM, Jason" w:date="2019-04-02T13:39:00Z"/>
                <w:rFonts w:ascii="Calibri" w:eastAsia="Times New Roman" w:hAnsi="Calibri" w:cs="Calibri"/>
                <w:color w:val="000000"/>
                <w:lang w:eastAsia="en-AU"/>
              </w:rPr>
            </w:pPr>
            <w:ins w:id="194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427" w:author="KIM, Jason" w:date="2019-04-02T13:39:00Z"/>
                <w:rFonts w:ascii="Calibri" w:eastAsia="Times New Roman" w:hAnsi="Calibri" w:cs="Calibri"/>
                <w:color w:val="000000"/>
                <w:lang w:eastAsia="en-AU"/>
              </w:rPr>
            </w:pPr>
            <w:ins w:id="19428" w:author="KIM, Jason" w:date="2019-04-02T13:39:00Z">
              <w:r w:rsidRPr="0056388D">
                <w:rPr>
                  <w:rFonts w:ascii="Calibri" w:eastAsia="Times New Roman" w:hAnsi="Calibri" w:cs="Calibri"/>
                  <w:color w:val="000000"/>
                  <w:lang w:eastAsia="en-AU"/>
                </w:rPr>
                <w:t>Chainage 2483</w:t>
              </w:r>
            </w:ins>
          </w:p>
        </w:tc>
        <w:tc>
          <w:tcPr>
            <w:tcW w:w="764" w:type="pct"/>
            <w:noWrap/>
            <w:hideMark/>
          </w:tcPr>
          <w:p w:rsidR="00110C18" w:rsidRPr="0056388D" w:rsidRDefault="00110C18" w:rsidP="00063728">
            <w:pPr>
              <w:jc w:val="right"/>
              <w:rPr>
                <w:ins w:id="19429" w:author="KIM, Jason" w:date="2019-04-02T13:39:00Z"/>
                <w:rFonts w:ascii="Calibri" w:eastAsia="Times New Roman" w:hAnsi="Calibri" w:cs="Calibri"/>
                <w:color w:val="000000"/>
                <w:lang w:eastAsia="en-AU"/>
              </w:rPr>
            </w:pPr>
            <w:ins w:id="19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31" w:author="KIM, Jason" w:date="2019-04-02T13:39:00Z"/>
        </w:trPr>
        <w:tc>
          <w:tcPr>
            <w:tcW w:w="708" w:type="pct"/>
            <w:vMerge w:val="restart"/>
            <w:noWrap/>
            <w:hideMark/>
          </w:tcPr>
          <w:p w:rsidR="00110C18" w:rsidRPr="0056388D" w:rsidRDefault="00110C18" w:rsidP="00063728">
            <w:pPr>
              <w:rPr>
                <w:ins w:id="19432" w:author="KIM, Jason" w:date="2019-04-02T13:39:00Z"/>
                <w:rFonts w:ascii="Calibri" w:eastAsia="Times New Roman" w:hAnsi="Calibri" w:cs="Calibri"/>
                <w:color w:val="000000"/>
                <w:lang w:eastAsia="en-AU"/>
              </w:rPr>
            </w:pPr>
            <w:ins w:id="19433" w:author="KIM, Jason" w:date="2019-04-02T13:39:00Z">
              <w:r w:rsidRPr="0056388D">
                <w:rPr>
                  <w:rFonts w:ascii="Calibri" w:eastAsia="Times New Roman" w:hAnsi="Calibri" w:cs="Calibri"/>
                  <w:color w:val="000000"/>
                  <w:lang w:eastAsia="en-AU"/>
                </w:rPr>
                <w:t>LLE14K71</w:t>
              </w:r>
            </w:ins>
          </w:p>
        </w:tc>
        <w:tc>
          <w:tcPr>
            <w:tcW w:w="605" w:type="pct"/>
            <w:noWrap/>
            <w:hideMark/>
          </w:tcPr>
          <w:p w:rsidR="00110C18" w:rsidRPr="0056388D" w:rsidRDefault="00110C18" w:rsidP="00063728">
            <w:pPr>
              <w:rPr>
                <w:ins w:id="19434" w:author="KIM, Jason" w:date="2019-04-02T13:39:00Z"/>
                <w:rFonts w:ascii="Calibri" w:eastAsia="Times New Roman" w:hAnsi="Calibri" w:cs="Calibri"/>
                <w:color w:val="000000"/>
                <w:lang w:eastAsia="en-AU"/>
              </w:rPr>
            </w:pPr>
            <w:ins w:id="19435"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36" w:author="KIM, Jason" w:date="2019-04-02T13:39:00Z"/>
                <w:rFonts w:ascii="Calibri" w:eastAsia="Times New Roman" w:hAnsi="Calibri" w:cs="Calibri"/>
                <w:color w:val="000000"/>
                <w:lang w:eastAsia="en-AU"/>
              </w:rPr>
            </w:pPr>
            <w:ins w:id="194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38" w:author="KIM, Jason" w:date="2019-04-02T13:39:00Z"/>
                <w:rFonts w:ascii="Calibri" w:eastAsia="Times New Roman" w:hAnsi="Calibri" w:cs="Calibri"/>
                <w:color w:val="000000"/>
                <w:lang w:eastAsia="en-AU"/>
              </w:rPr>
            </w:pPr>
            <w:ins w:id="19439" w:author="KIM, Jason" w:date="2019-04-02T13:39:00Z">
              <w:r w:rsidRPr="0056388D">
                <w:rPr>
                  <w:rFonts w:ascii="Calibri" w:eastAsia="Times New Roman" w:hAnsi="Calibri" w:cs="Calibri"/>
                  <w:color w:val="000000"/>
                  <w:lang w:eastAsia="en-AU"/>
                </w:rPr>
                <w:t>LLS2145</w:t>
              </w:r>
            </w:ins>
          </w:p>
        </w:tc>
        <w:tc>
          <w:tcPr>
            <w:tcW w:w="933" w:type="pct"/>
            <w:noWrap/>
            <w:hideMark/>
          </w:tcPr>
          <w:p w:rsidR="00110C18" w:rsidRPr="0056388D" w:rsidRDefault="00110C18" w:rsidP="00063728">
            <w:pPr>
              <w:rPr>
                <w:ins w:id="19440" w:author="KIM, Jason" w:date="2019-04-02T13:39:00Z"/>
                <w:rFonts w:ascii="Calibri" w:eastAsia="Times New Roman" w:hAnsi="Calibri" w:cs="Calibri"/>
                <w:color w:val="000000"/>
                <w:lang w:eastAsia="en-AU"/>
              </w:rPr>
            </w:pPr>
            <w:ins w:id="194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42" w:author="KIM, Jason" w:date="2019-04-02T13:39:00Z"/>
                <w:rFonts w:ascii="Calibri" w:eastAsia="Times New Roman" w:hAnsi="Calibri" w:cs="Calibri"/>
                <w:color w:val="000000"/>
                <w:lang w:eastAsia="en-AU"/>
              </w:rPr>
            </w:pPr>
            <w:ins w:id="19443" w:author="KIM, Jason" w:date="2019-04-02T13:39:00Z">
              <w:r w:rsidRPr="0056388D">
                <w:rPr>
                  <w:rFonts w:ascii="Calibri" w:eastAsia="Times New Roman" w:hAnsi="Calibri" w:cs="Calibri"/>
                  <w:color w:val="000000"/>
                  <w:lang w:eastAsia="en-AU"/>
                </w:rPr>
                <w:t>Chainage 2501</w:t>
              </w:r>
            </w:ins>
          </w:p>
        </w:tc>
        <w:tc>
          <w:tcPr>
            <w:tcW w:w="764" w:type="pct"/>
            <w:noWrap/>
            <w:hideMark/>
          </w:tcPr>
          <w:p w:rsidR="00110C18" w:rsidRPr="0056388D" w:rsidRDefault="00110C18" w:rsidP="00063728">
            <w:pPr>
              <w:jc w:val="right"/>
              <w:rPr>
                <w:ins w:id="19444" w:author="KIM, Jason" w:date="2019-04-02T13:39:00Z"/>
                <w:rFonts w:ascii="Calibri" w:eastAsia="Times New Roman" w:hAnsi="Calibri" w:cs="Calibri"/>
                <w:color w:val="000000"/>
                <w:lang w:eastAsia="en-AU"/>
              </w:rPr>
            </w:pPr>
            <w:ins w:id="19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46" w:author="KIM, Jason" w:date="2019-04-02T13:39:00Z"/>
        </w:trPr>
        <w:tc>
          <w:tcPr>
            <w:tcW w:w="708" w:type="pct"/>
            <w:vMerge/>
            <w:hideMark/>
          </w:tcPr>
          <w:p w:rsidR="00110C18" w:rsidRPr="0056388D" w:rsidRDefault="00110C18" w:rsidP="00063728">
            <w:pPr>
              <w:rPr>
                <w:ins w:id="194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48" w:author="KIM, Jason" w:date="2019-04-02T13:39:00Z"/>
                <w:rFonts w:ascii="Calibri" w:eastAsia="Times New Roman" w:hAnsi="Calibri" w:cs="Calibri"/>
                <w:color w:val="000000"/>
                <w:lang w:eastAsia="en-AU"/>
              </w:rPr>
            </w:pPr>
            <w:ins w:id="19449"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50" w:author="KIM, Jason" w:date="2019-04-02T13:39:00Z"/>
                <w:rFonts w:ascii="Calibri" w:eastAsia="Times New Roman" w:hAnsi="Calibri" w:cs="Calibri"/>
                <w:color w:val="000000"/>
                <w:lang w:eastAsia="en-AU"/>
              </w:rPr>
            </w:pPr>
            <w:ins w:id="194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52" w:author="KIM, Jason" w:date="2019-04-02T13:39:00Z"/>
                <w:rFonts w:ascii="Calibri" w:eastAsia="Times New Roman" w:hAnsi="Calibri" w:cs="Calibri"/>
                <w:color w:val="000000"/>
                <w:lang w:eastAsia="en-AU"/>
              </w:rPr>
            </w:pPr>
            <w:ins w:id="19453" w:author="KIM, Jason" w:date="2019-04-02T13:39:00Z">
              <w:r w:rsidRPr="0056388D">
                <w:rPr>
                  <w:rFonts w:ascii="Calibri" w:eastAsia="Times New Roman" w:hAnsi="Calibri" w:cs="Calibri"/>
                  <w:color w:val="000000"/>
                  <w:lang w:eastAsia="en-AU"/>
                </w:rPr>
                <w:t>LLS2146</w:t>
              </w:r>
            </w:ins>
          </w:p>
        </w:tc>
        <w:tc>
          <w:tcPr>
            <w:tcW w:w="933" w:type="pct"/>
            <w:noWrap/>
            <w:hideMark/>
          </w:tcPr>
          <w:p w:rsidR="00110C18" w:rsidRPr="0056388D" w:rsidRDefault="00110C18" w:rsidP="00063728">
            <w:pPr>
              <w:rPr>
                <w:ins w:id="19454" w:author="KIM, Jason" w:date="2019-04-02T13:39:00Z"/>
                <w:rFonts w:ascii="Calibri" w:eastAsia="Times New Roman" w:hAnsi="Calibri" w:cs="Calibri"/>
                <w:color w:val="000000"/>
                <w:lang w:eastAsia="en-AU"/>
              </w:rPr>
            </w:pPr>
            <w:ins w:id="194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56" w:author="KIM, Jason" w:date="2019-04-02T13:39:00Z"/>
                <w:rFonts w:ascii="Calibri" w:eastAsia="Times New Roman" w:hAnsi="Calibri" w:cs="Calibri"/>
                <w:color w:val="000000"/>
                <w:lang w:eastAsia="en-AU"/>
              </w:rPr>
            </w:pPr>
            <w:ins w:id="19457" w:author="KIM, Jason" w:date="2019-04-02T13:39:00Z">
              <w:r w:rsidRPr="0056388D">
                <w:rPr>
                  <w:rFonts w:ascii="Calibri" w:eastAsia="Times New Roman" w:hAnsi="Calibri" w:cs="Calibri"/>
                  <w:color w:val="000000"/>
                  <w:lang w:eastAsia="en-AU"/>
                </w:rPr>
                <w:t>Chainage 2511</w:t>
              </w:r>
            </w:ins>
          </w:p>
        </w:tc>
        <w:tc>
          <w:tcPr>
            <w:tcW w:w="764" w:type="pct"/>
            <w:noWrap/>
            <w:hideMark/>
          </w:tcPr>
          <w:p w:rsidR="00110C18" w:rsidRPr="0056388D" w:rsidRDefault="00110C18" w:rsidP="00063728">
            <w:pPr>
              <w:jc w:val="right"/>
              <w:rPr>
                <w:ins w:id="19458" w:author="KIM, Jason" w:date="2019-04-02T13:39:00Z"/>
                <w:rFonts w:ascii="Calibri" w:eastAsia="Times New Roman" w:hAnsi="Calibri" w:cs="Calibri"/>
                <w:color w:val="000000"/>
                <w:lang w:eastAsia="en-AU"/>
              </w:rPr>
            </w:pPr>
            <w:ins w:id="19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60" w:author="KIM, Jason" w:date="2019-04-02T13:39:00Z"/>
        </w:trPr>
        <w:tc>
          <w:tcPr>
            <w:tcW w:w="708" w:type="pct"/>
            <w:vMerge/>
            <w:hideMark/>
          </w:tcPr>
          <w:p w:rsidR="00110C18" w:rsidRPr="0056388D" w:rsidRDefault="00110C18" w:rsidP="00063728">
            <w:pPr>
              <w:rPr>
                <w:ins w:id="194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62" w:author="KIM, Jason" w:date="2019-04-02T13:39:00Z"/>
                <w:rFonts w:ascii="Calibri" w:eastAsia="Times New Roman" w:hAnsi="Calibri" w:cs="Calibri"/>
                <w:color w:val="000000"/>
                <w:lang w:eastAsia="en-AU"/>
              </w:rPr>
            </w:pPr>
            <w:ins w:id="19463"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64" w:author="KIM, Jason" w:date="2019-04-02T13:39:00Z"/>
                <w:rFonts w:ascii="Calibri" w:eastAsia="Times New Roman" w:hAnsi="Calibri" w:cs="Calibri"/>
                <w:color w:val="000000"/>
                <w:lang w:eastAsia="en-AU"/>
              </w:rPr>
            </w:pPr>
            <w:ins w:id="194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66" w:author="KIM, Jason" w:date="2019-04-02T13:39:00Z"/>
                <w:rFonts w:ascii="Calibri" w:eastAsia="Times New Roman" w:hAnsi="Calibri" w:cs="Calibri"/>
                <w:color w:val="000000"/>
                <w:lang w:eastAsia="en-AU"/>
              </w:rPr>
            </w:pPr>
            <w:ins w:id="19467" w:author="KIM, Jason" w:date="2019-04-02T13:39:00Z">
              <w:r w:rsidRPr="0056388D">
                <w:rPr>
                  <w:rFonts w:ascii="Calibri" w:eastAsia="Times New Roman" w:hAnsi="Calibri" w:cs="Calibri"/>
                  <w:color w:val="000000"/>
                  <w:lang w:eastAsia="en-AU"/>
                </w:rPr>
                <w:t>LLS2147</w:t>
              </w:r>
            </w:ins>
          </w:p>
        </w:tc>
        <w:tc>
          <w:tcPr>
            <w:tcW w:w="933" w:type="pct"/>
            <w:noWrap/>
            <w:hideMark/>
          </w:tcPr>
          <w:p w:rsidR="00110C18" w:rsidRPr="0056388D" w:rsidRDefault="00110C18" w:rsidP="00063728">
            <w:pPr>
              <w:rPr>
                <w:ins w:id="19468" w:author="KIM, Jason" w:date="2019-04-02T13:39:00Z"/>
                <w:rFonts w:ascii="Calibri" w:eastAsia="Times New Roman" w:hAnsi="Calibri" w:cs="Calibri"/>
                <w:color w:val="000000"/>
                <w:lang w:eastAsia="en-AU"/>
              </w:rPr>
            </w:pPr>
            <w:ins w:id="194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70" w:author="KIM, Jason" w:date="2019-04-02T13:39:00Z"/>
                <w:rFonts w:ascii="Calibri" w:eastAsia="Times New Roman" w:hAnsi="Calibri" w:cs="Calibri"/>
                <w:color w:val="000000"/>
                <w:lang w:eastAsia="en-AU"/>
              </w:rPr>
            </w:pPr>
            <w:ins w:id="19471" w:author="KIM, Jason" w:date="2019-04-02T13:39:00Z">
              <w:r w:rsidRPr="0056388D">
                <w:rPr>
                  <w:rFonts w:ascii="Calibri" w:eastAsia="Times New Roman" w:hAnsi="Calibri" w:cs="Calibri"/>
                  <w:color w:val="000000"/>
                  <w:lang w:eastAsia="en-AU"/>
                </w:rPr>
                <w:t>Chainage 2521</w:t>
              </w:r>
            </w:ins>
          </w:p>
        </w:tc>
        <w:tc>
          <w:tcPr>
            <w:tcW w:w="764" w:type="pct"/>
            <w:noWrap/>
            <w:hideMark/>
          </w:tcPr>
          <w:p w:rsidR="00110C18" w:rsidRPr="0056388D" w:rsidRDefault="00110C18" w:rsidP="00063728">
            <w:pPr>
              <w:jc w:val="right"/>
              <w:rPr>
                <w:ins w:id="19472" w:author="KIM, Jason" w:date="2019-04-02T13:39:00Z"/>
                <w:rFonts w:ascii="Calibri" w:eastAsia="Times New Roman" w:hAnsi="Calibri" w:cs="Calibri"/>
                <w:color w:val="000000"/>
                <w:lang w:eastAsia="en-AU"/>
              </w:rPr>
            </w:pPr>
            <w:ins w:id="19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74" w:author="KIM, Jason" w:date="2019-04-02T13:39:00Z"/>
        </w:trPr>
        <w:tc>
          <w:tcPr>
            <w:tcW w:w="708" w:type="pct"/>
            <w:vMerge/>
            <w:hideMark/>
          </w:tcPr>
          <w:p w:rsidR="00110C18" w:rsidRPr="0056388D" w:rsidRDefault="00110C18" w:rsidP="00063728">
            <w:pPr>
              <w:rPr>
                <w:ins w:id="194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76" w:author="KIM, Jason" w:date="2019-04-02T13:39:00Z"/>
                <w:rFonts w:ascii="Calibri" w:eastAsia="Times New Roman" w:hAnsi="Calibri" w:cs="Calibri"/>
                <w:color w:val="000000"/>
                <w:lang w:eastAsia="en-AU"/>
              </w:rPr>
            </w:pPr>
            <w:ins w:id="19477"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78" w:author="KIM, Jason" w:date="2019-04-02T13:39:00Z"/>
                <w:rFonts w:ascii="Calibri" w:eastAsia="Times New Roman" w:hAnsi="Calibri" w:cs="Calibri"/>
                <w:color w:val="000000"/>
                <w:lang w:eastAsia="en-AU"/>
              </w:rPr>
            </w:pPr>
            <w:ins w:id="194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80" w:author="KIM, Jason" w:date="2019-04-02T13:39:00Z"/>
                <w:rFonts w:ascii="Calibri" w:eastAsia="Times New Roman" w:hAnsi="Calibri" w:cs="Calibri"/>
                <w:color w:val="000000"/>
                <w:lang w:eastAsia="en-AU"/>
              </w:rPr>
            </w:pPr>
            <w:ins w:id="19481" w:author="KIM, Jason" w:date="2019-04-02T13:39:00Z">
              <w:r w:rsidRPr="0056388D">
                <w:rPr>
                  <w:rFonts w:ascii="Calibri" w:eastAsia="Times New Roman" w:hAnsi="Calibri" w:cs="Calibri"/>
                  <w:color w:val="000000"/>
                  <w:lang w:eastAsia="en-AU"/>
                </w:rPr>
                <w:t>LLS2148</w:t>
              </w:r>
            </w:ins>
          </w:p>
        </w:tc>
        <w:tc>
          <w:tcPr>
            <w:tcW w:w="933" w:type="pct"/>
            <w:noWrap/>
            <w:hideMark/>
          </w:tcPr>
          <w:p w:rsidR="00110C18" w:rsidRPr="0056388D" w:rsidRDefault="00110C18" w:rsidP="00063728">
            <w:pPr>
              <w:rPr>
                <w:ins w:id="19482" w:author="KIM, Jason" w:date="2019-04-02T13:39:00Z"/>
                <w:rFonts w:ascii="Calibri" w:eastAsia="Times New Roman" w:hAnsi="Calibri" w:cs="Calibri"/>
                <w:color w:val="000000"/>
                <w:lang w:eastAsia="en-AU"/>
              </w:rPr>
            </w:pPr>
            <w:ins w:id="194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84" w:author="KIM, Jason" w:date="2019-04-02T13:39:00Z"/>
                <w:rFonts w:ascii="Calibri" w:eastAsia="Times New Roman" w:hAnsi="Calibri" w:cs="Calibri"/>
                <w:color w:val="000000"/>
                <w:lang w:eastAsia="en-AU"/>
              </w:rPr>
            </w:pPr>
            <w:ins w:id="19485" w:author="KIM, Jason" w:date="2019-04-02T13:39:00Z">
              <w:r w:rsidRPr="0056388D">
                <w:rPr>
                  <w:rFonts w:ascii="Calibri" w:eastAsia="Times New Roman" w:hAnsi="Calibri" w:cs="Calibri"/>
                  <w:color w:val="000000"/>
                  <w:lang w:eastAsia="en-AU"/>
                </w:rPr>
                <w:t>Chainage 2530</w:t>
              </w:r>
            </w:ins>
          </w:p>
        </w:tc>
        <w:tc>
          <w:tcPr>
            <w:tcW w:w="764" w:type="pct"/>
            <w:noWrap/>
            <w:hideMark/>
          </w:tcPr>
          <w:p w:rsidR="00110C18" w:rsidRPr="0056388D" w:rsidRDefault="00110C18" w:rsidP="00063728">
            <w:pPr>
              <w:jc w:val="right"/>
              <w:rPr>
                <w:ins w:id="19486" w:author="KIM, Jason" w:date="2019-04-02T13:39:00Z"/>
                <w:rFonts w:ascii="Calibri" w:eastAsia="Times New Roman" w:hAnsi="Calibri" w:cs="Calibri"/>
                <w:color w:val="000000"/>
                <w:lang w:eastAsia="en-AU"/>
              </w:rPr>
            </w:pPr>
            <w:ins w:id="19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88" w:author="KIM, Jason" w:date="2019-04-02T13:39:00Z"/>
        </w:trPr>
        <w:tc>
          <w:tcPr>
            <w:tcW w:w="708" w:type="pct"/>
            <w:vMerge/>
            <w:hideMark/>
          </w:tcPr>
          <w:p w:rsidR="00110C18" w:rsidRPr="0056388D" w:rsidRDefault="00110C18" w:rsidP="00063728">
            <w:pPr>
              <w:rPr>
                <w:ins w:id="194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90" w:author="KIM, Jason" w:date="2019-04-02T13:39:00Z"/>
                <w:rFonts w:ascii="Calibri" w:eastAsia="Times New Roman" w:hAnsi="Calibri" w:cs="Calibri"/>
                <w:color w:val="000000"/>
                <w:lang w:eastAsia="en-AU"/>
              </w:rPr>
            </w:pPr>
            <w:ins w:id="19491"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92" w:author="KIM, Jason" w:date="2019-04-02T13:39:00Z"/>
                <w:rFonts w:ascii="Calibri" w:eastAsia="Times New Roman" w:hAnsi="Calibri" w:cs="Calibri"/>
                <w:color w:val="000000"/>
                <w:lang w:eastAsia="en-AU"/>
              </w:rPr>
            </w:pPr>
            <w:ins w:id="194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94" w:author="KIM, Jason" w:date="2019-04-02T13:39:00Z"/>
                <w:rFonts w:ascii="Calibri" w:eastAsia="Times New Roman" w:hAnsi="Calibri" w:cs="Calibri"/>
                <w:color w:val="000000"/>
                <w:lang w:eastAsia="en-AU"/>
              </w:rPr>
            </w:pPr>
            <w:ins w:id="19495" w:author="KIM, Jason" w:date="2019-04-02T13:39:00Z">
              <w:r w:rsidRPr="0056388D">
                <w:rPr>
                  <w:rFonts w:ascii="Calibri" w:eastAsia="Times New Roman" w:hAnsi="Calibri" w:cs="Calibri"/>
                  <w:color w:val="000000"/>
                  <w:lang w:eastAsia="en-AU"/>
                </w:rPr>
                <w:t>LLS2149</w:t>
              </w:r>
            </w:ins>
          </w:p>
        </w:tc>
        <w:tc>
          <w:tcPr>
            <w:tcW w:w="933" w:type="pct"/>
            <w:noWrap/>
            <w:hideMark/>
          </w:tcPr>
          <w:p w:rsidR="00110C18" w:rsidRPr="0056388D" w:rsidRDefault="00110C18" w:rsidP="00063728">
            <w:pPr>
              <w:rPr>
                <w:ins w:id="19496" w:author="KIM, Jason" w:date="2019-04-02T13:39:00Z"/>
                <w:rFonts w:ascii="Calibri" w:eastAsia="Times New Roman" w:hAnsi="Calibri" w:cs="Calibri"/>
                <w:color w:val="000000"/>
                <w:lang w:eastAsia="en-AU"/>
              </w:rPr>
            </w:pPr>
            <w:ins w:id="194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98" w:author="KIM, Jason" w:date="2019-04-02T13:39:00Z"/>
                <w:rFonts w:ascii="Calibri" w:eastAsia="Times New Roman" w:hAnsi="Calibri" w:cs="Calibri"/>
                <w:color w:val="000000"/>
                <w:lang w:eastAsia="en-AU"/>
              </w:rPr>
            </w:pPr>
            <w:ins w:id="19499" w:author="KIM, Jason" w:date="2019-04-02T13:39:00Z">
              <w:r w:rsidRPr="0056388D">
                <w:rPr>
                  <w:rFonts w:ascii="Calibri" w:eastAsia="Times New Roman" w:hAnsi="Calibri" w:cs="Calibri"/>
                  <w:color w:val="000000"/>
                  <w:lang w:eastAsia="en-AU"/>
                </w:rPr>
                <w:t>Chainage 2540</w:t>
              </w:r>
            </w:ins>
          </w:p>
        </w:tc>
        <w:tc>
          <w:tcPr>
            <w:tcW w:w="764" w:type="pct"/>
            <w:noWrap/>
            <w:hideMark/>
          </w:tcPr>
          <w:p w:rsidR="00110C18" w:rsidRPr="0056388D" w:rsidRDefault="00110C18" w:rsidP="00063728">
            <w:pPr>
              <w:jc w:val="right"/>
              <w:rPr>
                <w:ins w:id="19500" w:author="KIM, Jason" w:date="2019-04-02T13:39:00Z"/>
                <w:rFonts w:ascii="Calibri" w:eastAsia="Times New Roman" w:hAnsi="Calibri" w:cs="Calibri"/>
                <w:color w:val="000000"/>
                <w:lang w:eastAsia="en-AU"/>
              </w:rPr>
            </w:pPr>
            <w:ins w:id="19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02" w:author="KIM, Jason" w:date="2019-04-02T13:39:00Z"/>
        </w:trPr>
        <w:tc>
          <w:tcPr>
            <w:tcW w:w="708" w:type="pct"/>
            <w:vMerge/>
            <w:hideMark/>
          </w:tcPr>
          <w:p w:rsidR="00110C18" w:rsidRPr="0056388D" w:rsidRDefault="00110C18" w:rsidP="00063728">
            <w:pPr>
              <w:rPr>
                <w:ins w:id="195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04" w:author="KIM, Jason" w:date="2019-04-02T13:39:00Z"/>
                <w:rFonts w:ascii="Calibri" w:eastAsia="Times New Roman" w:hAnsi="Calibri" w:cs="Calibri"/>
                <w:color w:val="000000"/>
                <w:lang w:eastAsia="en-AU"/>
              </w:rPr>
            </w:pPr>
            <w:ins w:id="19505"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06" w:author="KIM, Jason" w:date="2019-04-02T13:39:00Z"/>
                <w:rFonts w:ascii="Calibri" w:eastAsia="Times New Roman" w:hAnsi="Calibri" w:cs="Calibri"/>
                <w:color w:val="000000"/>
                <w:lang w:eastAsia="en-AU"/>
              </w:rPr>
            </w:pPr>
            <w:ins w:id="195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08" w:author="KIM, Jason" w:date="2019-04-02T13:39:00Z"/>
                <w:rFonts w:ascii="Calibri" w:eastAsia="Times New Roman" w:hAnsi="Calibri" w:cs="Calibri"/>
                <w:color w:val="000000"/>
                <w:lang w:eastAsia="en-AU"/>
              </w:rPr>
            </w:pPr>
            <w:ins w:id="19509" w:author="KIM, Jason" w:date="2019-04-02T13:39:00Z">
              <w:r w:rsidRPr="0056388D">
                <w:rPr>
                  <w:rFonts w:ascii="Calibri" w:eastAsia="Times New Roman" w:hAnsi="Calibri" w:cs="Calibri"/>
                  <w:color w:val="000000"/>
                  <w:lang w:eastAsia="en-AU"/>
                </w:rPr>
                <w:t>LLS2150</w:t>
              </w:r>
            </w:ins>
          </w:p>
        </w:tc>
        <w:tc>
          <w:tcPr>
            <w:tcW w:w="933" w:type="pct"/>
            <w:noWrap/>
            <w:hideMark/>
          </w:tcPr>
          <w:p w:rsidR="00110C18" w:rsidRPr="0056388D" w:rsidRDefault="00110C18" w:rsidP="00063728">
            <w:pPr>
              <w:rPr>
                <w:ins w:id="19510" w:author="KIM, Jason" w:date="2019-04-02T13:39:00Z"/>
                <w:rFonts w:ascii="Calibri" w:eastAsia="Times New Roman" w:hAnsi="Calibri" w:cs="Calibri"/>
                <w:color w:val="000000"/>
                <w:lang w:eastAsia="en-AU"/>
              </w:rPr>
            </w:pPr>
            <w:ins w:id="195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12" w:author="KIM, Jason" w:date="2019-04-02T13:39:00Z"/>
                <w:rFonts w:ascii="Calibri" w:eastAsia="Times New Roman" w:hAnsi="Calibri" w:cs="Calibri"/>
                <w:color w:val="000000"/>
                <w:lang w:eastAsia="en-AU"/>
              </w:rPr>
            </w:pPr>
            <w:ins w:id="19513" w:author="KIM, Jason" w:date="2019-04-02T13:39:00Z">
              <w:r w:rsidRPr="0056388D">
                <w:rPr>
                  <w:rFonts w:ascii="Calibri" w:eastAsia="Times New Roman" w:hAnsi="Calibri" w:cs="Calibri"/>
                  <w:color w:val="000000"/>
                  <w:lang w:eastAsia="en-AU"/>
                </w:rPr>
                <w:t>Chainage 2549</w:t>
              </w:r>
            </w:ins>
          </w:p>
        </w:tc>
        <w:tc>
          <w:tcPr>
            <w:tcW w:w="764" w:type="pct"/>
            <w:noWrap/>
            <w:hideMark/>
          </w:tcPr>
          <w:p w:rsidR="00110C18" w:rsidRPr="0056388D" w:rsidRDefault="00110C18" w:rsidP="00063728">
            <w:pPr>
              <w:jc w:val="right"/>
              <w:rPr>
                <w:ins w:id="19514" w:author="KIM, Jason" w:date="2019-04-02T13:39:00Z"/>
                <w:rFonts w:ascii="Calibri" w:eastAsia="Times New Roman" w:hAnsi="Calibri" w:cs="Calibri"/>
                <w:color w:val="000000"/>
                <w:lang w:eastAsia="en-AU"/>
              </w:rPr>
            </w:pPr>
            <w:ins w:id="19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16" w:author="KIM, Jason" w:date="2019-04-02T13:39:00Z"/>
        </w:trPr>
        <w:tc>
          <w:tcPr>
            <w:tcW w:w="708" w:type="pct"/>
            <w:vMerge/>
            <w:hideMark/>
          </w:tcPr>
          <w:p w:rsidR="00110C18" w:rsidRPr="0056388D" w:rsidRDefault="00110C18" w:rsidP="00063728">
            <w:pPr>
              <w:rPr>
                <w:ins w:id="195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18" w:author="KIM, Jason" w:date="2019-04-02T13:39:00Z"/>
                <w:rFonts w:ascii="Calibri" w:eastAsia="Times New Roman" w:hAnsi="Calibri" w:cs="Calibri"/>
                <w:color w:val="000000"/>
                <w:lang w:eastAsia="en-AU"/>
              </w:rPr>
            </w:pPr>
            <w:ins w:id="19519"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20" w:author="KIM, Jason" w:date="2019-04-02T13:39:00Z"/>
                <w:rFonts w:ascii="Calibri" w:eastAsia="Times New Roman" w:hAnsi="Calibri" w:cs="Calibri"/>
                <w:color w:val="000000"/>
                <w:lang w:eastAsia="en-AU"/>
              </w:rPr>
            </w:pPr>
            <w:ins w:id="195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22" w:author="KIM, Jason" w:date="2019-04-02T13:39:00Z"/>
                <w:rFonts w:ascii="Calibri" w:eastAsia="Times New Roman" w:hAnsi="Calibri" w:cs="Calibri"/>
                <w:color w:val="000000"/>
                <w:lang w:eastAsia="en-AU"/>
              </w:rPr>
            </w:pPr>
            <w:ins w:id="19523" w:author="KIM, Jason" w:date="2019-04-02T13:39:00Z">
              <w:r w:rsidRPr="0056388D">
                <w:rPr>
                  <w:rFonts w:ascii="Calibri" w:eastAsia="Times New Roman" w:hAnsi="Calibri" w:cs="Calibri"/>
                  <w:color w:val="000000"/>
                  <w:lang w:eastAsia="en-AU"/>
                </w:rPr>
                <w:t>LLS2151</w:t>
              </w:r>
            </w:ins>
          </w:p>
        </w:tc>
        <w:tc>
          <w:tcPr>
            <w:tcW w:w="933" w:type="pct"/>
            <w:noWrap/>
            <w:hideMark/>
          </w:tcPr>
          <w:p w:rsidR="00110C18" w:rsidRPr="0056388D" w:rsidRDefault="00110C18" w:rsidP="00063728">
            <w:pPr>
              <w:rPr>
                <w:ins w:id="19524" w:author="KIM, Jason" w:date="2019-04-02T13:39:00Z"/>
                <w:rFonts w:ascii="Calibri" w:eastAsia="Times New Roman" w:hAnsi="Calibri" w:cs="Calibri"/>
                <w:color w:val="000000"/>
                <w:lang w:eastAsia="en-AU"/>
              </w:rPr>
            </w:pPr>
            <w:ins w:id="195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26" w:author="KIM, Jason" w:date="2019-04-02T13:39:00Z"/>
                <w:rFonts w:ascii="Calibri" w:eastAsia="Times New Roman" w:hAnsi="Calibri" w:cs="Calibri"/>
                <w:color w:val="000000"/>
                <w:lang w:eastAsia="en-AU"/>
              </w:rPr>
            </w:pPr>
            <w:ins w:id="19527" w:author="KIM, Jason" w:date="2019-04-02T13:39:00Z">
              <w:r w:rsidRPr="0056388D">
                <w:rPr>
                  <w:rFonts w:ascii="Calibri" w:eastAsia="Times New Roman" w:hAnsi="Calibri" w:cs="Calibri"/>
                  <w:color w:val="000000"/>
                  <w:lang w:eastAsia="en-AU"/>
                </w:rPr>
                <w:t>Chainage 2559</w:t>
              </w:r>
            </w:ins>
          </w:p>
        </w:tc>
        <w:tc>
          <w:tcPr>
            <w:tcW w:w="764" w:type="pct"/>
            <w:noWrap/>
            <w:hideMark/>
          </w:tcPr>
          <w:p w:rsidR="00110C18" w:rsidRPr="0056388D" w:rsidRDefault="00110C18" w:rsidP="00063728">
            <w:pPr>
              <w:jc w:val="right"/>
              <w:rPr>
                <w:ins w:id="19528" w:author="KIM, Jason" w:date="2019-04-02T13:39:00Z"/>
                <w:rFonts w:ascii="Calibri" w:eastAsia="Times New Roman" w:hAnsi="Calibri" w:cs="Calibri"/>
                <w:color w:val="000000"/>
                <w:lang w:eastAsia="en-AU"/>
              </w:rPr>
            </w:pPr>
            <w:ins w:id="19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30" w:author="KIM, Jason" w:date="2019-04-02T13:39:00Z"/>
        </w:trPr>
        <w:tc>
          <w:tcPr>
            <w:tcW w:w="708" w:type="pct"/>
            <w:vMerge/>
            <w:hideMark/>
          </w:tcPr>
          <w:p w:rsidR="00110C18" w:rsidRPr="0056388D" w:rsidRDefault="00110C18" w:rsidP="00063728">
            <w:pPr>
              <w:rPr>
                <w:ins w:id="195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32" w:author="KIM, Jason" w:date="2019-04-02T13:39:00Z"/>
                <w:rFonts w:ascii="Calibri" w:eastAsia="Times New Roman" w:hAnsi="Calibri" w:cs="Calibri"/>
                <w:color w:val="000000"/>
                <w:lang w:eastAsia="en-AU"/>
              </w:rPr>
            </w:pPr>
            <w:ins w:id="19533"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34" w:author="KIM, Jason" w:date="2019-04-02T13:39:00Z"/>
                <w:rFonts w:ascii="Calibri" w:eastAsia="Times New Roman" w:hAnsi="Calibri" w:cs="Calibri"/>
                <w:color w:val="000000"/>
                <w:lang w:eastAsia="en-AU"/>
              </w:rPr>
            </w:pPr>
            <w:ins w:id="195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36" w:author="KIM, Jason" w:date="2019-04-02T13:39:00Z"/>
                <w:rFonts w:ascii="Calibri" w:eastAsia="Times New Roman" w:hAnsi="Calibri" w:cs="Calibri"/>
                <w:color w:val="000000"/>
                <w:lang w:eastAsia="en-AU"/>
              </w:rPr>
            </w:pPr>
            <w:ins w:id="19537" w:author="KIM, Jason" w:date="2019-04-02T13:39:00Z">
              <w:r w:rsidRPr="0056388D">
                <w:rPr>
                  <w:rFonts w:ascii="Calibri" w:eastAsia="Times New Roman" w:hAnsi="Calibri" w:cs="Calibri"/>
                  <w:color w:val="000000"/>
                  <w:lang w:eastAsia="en-AU"/>
                </w:rPr>
                <w:t>LLS2152</w:t>
              </w:r>
            </w:ins>
          </w:p>
        </w:tc>
        <w:tc>
          <w:tcPr>
            <w:tcW w:w="933" w:type="pct"/>
            <w:noWrap/>
            <w:hideMark/>
          </w:tcPr>
          <w:p w:rsidR="00110C18" w:rsidRPr="0056388D" w:rsidRDefault="00110C18" w:rsidP="00063728">
            <w:pPr>
              <w:rPr>
                <w:ins w:id="19538" w:author="KIM, Jason" w:date="2019-04-02T13:39:00Z"/>
                <w:rFonts w:ascii="Calibri" w:eastAsia="Times New Roman" w:hAnsi="Calibri" w:cs="Calibri"/>
                <w:color w:val="000000"/>
                <w:lang w:eastAsia="en-AU"/>
              </w:rPr>
            </w:pPr>
            <w:ins w:id="195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40" w:author="KIM, Jason" w:date="2019-04-02T13:39:00Z"/>
                <w:rFonts w:ascii="Calibri" w:eastAsia="Times New Roman" w:hAnsi="Calibri" w:cs="Calibri"/>
                <w:color w:val="000000"/>
                <w:lang w:eastAsia="en-AU"/>
              </w:rPr>
            </w:pPr>
            <w:ins w:id="19541" w:author="KIM, Jason" w:date="2019-04-02T13:39:00Z">
              <w:r w:rsidRPr="0056388D">
                <w:rPr>
                  <w:rFonts w:ascii="Calibri" w:eastAsia="Times New Roman" w:hAnsi="Calibri" w:cs="Calibri"/>
                  <w:color w:val="000000"/>
                  <w:lang w:eastAsia="en-AU"/>
                </w:rPr>
                <w:t>Chainage 2569</w:t>
              </w:r>
            </w:ins>
          </w:p>
        </w:tc>
        <w:tc>
          <w:tcPr>
            <w:tcW w:w="764" w:type="pct"/>
            <w:noWrap/>
            <w:hideMark/>
          </w:tcPr>
          <w:p w:rsidR="00110C18" w:rsidRPr="0056388D" w:rsidRDefault="00110C18" w:rsidP="00063728">
            <w:pPr>
              <w:jc w:val="right"/>
              <w:rPr>
                <w:ins w:id="19542" w:author="KIM, Jason" w:date="2019-04-02T13:39:00Z"/>
                <w:rFonts w:ascii="Calibri" w:eastAsia="Times New Roman" w:hAnsi="Calibri" w:cs="Calibri"/>
                <w:color w:val="000000"/>
                <w:lang w:eastAsia="en-AU"/>
              </w:rPr>
            </w:pPr>
            <w:ins w:id="19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44" w:author="KIM, Jason" w:date="2019-04-02T13:39:00Z"/>
        </w:trPr>
        <w:tc>
          <w:tcPr>
            <w:tcW w:w="708" w:type="pct"/>
            <w:vMerge/>
            <w:hideMark/>
          </w:tcPr>
          <w:p w:rsidR="00110C18" w:rsidRPr="0056388D" w:rsidRDefault="00110C18" w:rsidP="00063728">
            <w:pPr>
              <w:rPr>
                <w:ins w:id="195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46" w:author="KIM, Jason" w:date="2019-04-02T13:39:00Z"/>
                <w:rFonts w:ascii="Calibri" w:eastAsia="Times New Roman" w:hAnsi="Calibri" w:cs="Calibri"/>
                <w:color w:val="000000"/>
                <w:lang w:eastAsia="en-AU"/>
              </w:rPr>
            </w:pPr>
            <w:ins w:id="19547"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48" w:author="KIM, Jason" w:date="2019-04-02T13:39:00Z"/>
                <w:rFonts w:ascii="Calibri" w:eastAsia="Times New Roman" w:hAnsi="Calibri" w:cs="Calibri"/>
                <w:color w:val="000000"/>
                <w:lang w:eastAsia="en-AU"/>
              </w:rPr>
            </w:pPr>
            <w:ins w:id="195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50" w:author="KIM, Jason" w:date="2019-04-02T13:39:00Z"/>
                <w:rFonts w:ascii="Calibri" w:eastAsia="Times New Roman" w:hAnsi="Calibri" w:cs="Calibri"/>
                <w:color w:val="000000"/>
                <w:lang w:eastAsia="en-AU"/>
              </w:rPr>
            </w:pPr>
            <w:ins w:id="19551" w:author="KIM, Jason" w:date="2019-04-02T13:39:00Z">
              <w:r w:rsidRPr="0056388D">
                <w:rPr>
                  <w:rFonts w:ascii="Calibri" w:eastAsia="Times New Roman" w:hAnsi="Calibri" w:cs="Calibri"/>
                  <w:color w:val="000000"/>
                  <w:lang w:eastAsia="en-AU"/>
                </w:rPr>
                <w:t>LLS2153</w:t>
              </w:r>
            </w:ins>
          </w:p>
        </w:tc>
        <w:tc>
          <w:tcPr>
            <w:tcW w:w="933" w:type="pct"/>
            <w:noWrap/>
            <w:hideMark/>
          </w:tcPr>
          <w:p w:rsidR="00110C18" w:rsidRPr="0056388D" w:rsidRDefault="00110C18" w:rsidP="00063728">
            <w:pPr>
              <w:rPr>
                <w:ins w:id="19552" w:author="KIM, Jason" w:date="2019-04-02T13:39:00Z"/>
                <w:rFonts w:ascii="Calibri" w:eastAsia="Times New Roman" w:hAnsi="Calibri" w:cs="Calibri"/>
                <w:color w:val="000000"/>
                <w:lang w:eastAsia="en-AU"/>
              </w:rPr>
            </w:pPr>
            <w:ins w:id="195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54" w:author="KIM, Jason" w:date="2019-04-02T13:39:00Z"/>
                <w:rFonts w:ascii="Calibri" w:eastAsia="Times New Roman" w:hAnsi="Calibri" w:cs="Calibri"/>
                <w:color w:val="000000"/>
                <w:lang w:eastAsia="en-AU"/>
              </w:rPr>
            </w:pPr>
            <w:ins w:id="19555" w:author="KIM, Jason" w:date="2019-04-02T13:39:00Z">
              <w:r w:rsidRPr="0056388D">
                <w:rPr>
                  <w:rFonts w:ascii="Calibri" w:eastAsia="Times New Roman" w:hAnsi="Calibri" w:cs="Calibri"/>
                  <w:color w:val="000000"/>
                  <w:lang w:eastAsia="en-AU"/>
                </w:rPr>
                <w:t>Chainage 2578</w:t>
              </w:r>
            </w:ins>
          </w:p>
        </w:tc>
        <w:tc>
          <w:tcPr>
            <w:tcW w:w="764" w:type="pct"/>
            <w:noWrap/>
            <w:hideMark/>
          </w:tcPr>
          <w:p w:rsidR="00110C18" w:rsidRPr="0056388D" w:rsidRDefault="00110C18" w:rsidP="00063728">
            <w:pPr>
              <w:jc w:val="right"/>
              <w:rPr>
                <w:ins w:id="19556" w:author="KIM, Jason" w:date="2019-04-02T13:39:00Z"/>
                <w:rFonts w:ascii="Calibri" w:eastAsia="Times New Roman" w:hAnsi="Calibri" w:cs="Calibri"/>
                <w:color w:val="000000"/>
                <w:lang w:eastAsia="en-AU"/>
              </w:rPr>
            </w:pPr>
            <w:ins w:id="195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58" w:author="KIM, Jason" w:date="2019-04-02T13:39:00Z"/>
        </w:trPr>
        <w:tc>
          <w:tcPr>
            <w:tcW w:w="708" w:type="pct"/>
            <w:vMerge/>
            <w:hideMark/>
          </w:tcPr>
          <w:p w:rsidR="00110C18" w:rsidRPr="0056388D" w:rsidRDefault="00110C18" w:rsidP="00063728">
            <w:pPr>
              <w:rPr>
                <w:ins w:id="195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60" w:author="KIM, Jason" w:date="2019-04-02T13:39:00Z"/>
                <w:rFonts w:ascii="Calibri" w:eastAsia="Times New Roman" w:hAnsi="Calibri" w:cs="Calibri"/>
                <w:color w:val="000000"/>
                <w:lang w:eastAsia="en-AU"/>
              </w:rPr>
            </w:pPr>
            <w:ins w:id="19561"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62" w:author="KIM, Jason" w:date="2019-04-02T13:39:00Z"/>
                <w:rFonts w:ascii="Calibri" w:eastAsia="Times New Roman" w:hAnsi="Calibri" w:cs="Calibri"/>
                <w:color w:val="000000"/>
                <w:lang w:eastAsia="en-AU"/>
              </w:rPr>
            </w:pPr>
            <w:ins w:id="195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64" w:author="KIM, Jason" w:date="2019-04-02T13:39:00Z"/>
                <w:rFonts w:ascii="Calibri" w:eastAsia="Times New Roman" w:hAnsi="Calibri" w:cs="Calibri"/>
                <w:color w:val="000000"/>
                <w:lang w:eastAsia="en-AU"/>
              </w:rPr>
            </w:pPr>
            <w:ins w:id="19565" w:author="KIM, Jason" w:date="2019-04-02T13:39:00Z">
              <w:r w:rsidRPr="0056388D">
                <w:rPr>
                  <w:rFonts w:ascii="Calibri" w:eastAsia="Times New Roman" w:hAnsi="Calibri" w:cs="Calibri"/>
                  <w:color w:val="000000"/>
                  <w:lang w:eastAsia="en-AU"/>
                </w:rPr>
                <w:t>LLS2154</w:t>
              </w:r>
            </w:ins>
          </w:p>
        </w:tc>
        <w:tc>
          <w:tcPr>
            <w:tcW w:w="933" w:type="pct"/>
            <w:noWrap/>
            <w:hideMark/>
          </w:tcPr>
          <w:p w:rsidR="00110C18" w:rsidRPr="0056388D" w:rsidRDefault="00110C18" w:rsidP="00063728">
            <w:pPr>
              <w:rPr>
                <w:ins w:id="19566" w:author="KIM, Jason" w:date="2019-04-02T13:39:00Z"/>
                <w:rFonts w:ascii="Calibri" w:eastAsia="Times New Roman" w:hAnsi="Calibri" w:cs="Calibri"/>
                <w:color w:val="000000"/>
                <w:lang w:eastAsia="en-AU"/>
              </w:rPr>
            </w:pPr>
            <w:ins w:id="195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68" w:author="KIM, Jason" w:date="2019-04-02T13:39:00Z"/>
                <w:rFonts w:ascii="Calibri" w:eastAsia="Times New Roman" w:hAnsi="Calibri" w:cs="Calibri"/>
                <w:color w:val="000000"/>
                <w:lang w:eastAsia="en-AU"/>
              </w:rPr>
            </w:pPr>
            <w:ins w:id="19569" w:author="KIM, Jason" w:date="2019-04-02T13:39:00Z">
              <w:r w:rsidRPr="0056388D">
                <w:rPr>
                  <w:rFonts w:ascii="Calibri" w:eastAsia="Times New Roman" w:hAnsi="Calibri" w:cs="Calibri"/>
                  <w:color w:val="000000"/>
                  <w:lang w:eastAsia="en-AU"/>
                </w:rPr>
                <w:t>Chainage 2588</w:t>
              </w:r>
            </w:ins>
          </w:p>
        </w:tc>
        <w:tc>
          <w:tcPr>
            <w:tcW w:w="764" w:type="pct"/>
            <w:noWrap/>
            <w:hideMark/>
          </w:tcPr>
          <w:p w:rsidR="00110C18" w:rsidRPr="0056388D" w:rsidRDefault="00110C18" w:rsidP="00063728">
            <w:pPr>
              <w:jc w:val="right"/>
              <w:rPr>
                <w:ins w:id="19570" w:author="KIM, Jason" w:date="2019-04-02T13:39:00Z"/>
                <w:rFonts w:ascii="Calibri" w:eastAsia="Times New Roman" w:hAnsi="Calibri" w:cs="Calibri"/>
                <w:color w:val="000000"/>
                <w:lang w:eastAsia="en-AU"/>
              </w:rPr>
            </w:pPr>
            <w:ins w:id="195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72" w:author="KIM, Jason" w:date="2019-04-02T13:39:00Z"/>
        </w:trPr>
        <w:tc>
          <w:tcPr>
            <w:tcW w:w="708" w:type="pct"/>
            <w:vMerge/>
            <w:hideMark/>
          </w:tcPr>
          <w:p w:rsidR="00110C18" w:rsidRPr="0056388D" w:rsidRDefault="00110C18" w:rsidP="00063728">
            <w:pPr>
              <w:rPr>
                <w:ins w:id="195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74" w:author="KIM, Jason" w:date="2019-04-02T13:39:00Z"/>
                <w:rFonts w:ascii="Calibri" w:eastAsia="Times New Roman" w:hAnsi="Calibri" w:cs="Calibri"/>
                <w:color w:val="000000"/>
                <w:lang w:eastAsia="en-AU"/>
              </w:rPr>
            </w:pPr>
            <w:ins w:id="19575"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76" w:author="KIM, Jason" w:date="2019-04-02T13:39:00Z"/>
                <w:rFonts w:ascii="Calibri" w:eastAsia="Times New Roman" w:hAnsi="Calibri" w:cs="Calibri"/>
                <w:color w:val="000000"/>
                <w:lang w:eastAsia="en-AU"/>
              </w:rPr>
            </w:pPr>
            <w:ins w:id="195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78" w:author="KIM, Jason" w:date="2019-04-02T13:39:00Z"/>
                <w:rFonts w:ascii="Calibri" w:eastAsia="Times New Roman" w:hAnsi="Calibri" w:cs="Calibri"/>
                <w:color w:val="000000"/>
                <w:lang w:eastAsia="en-AU"/>
              </w:rPr>
            </w:pPr>
            <w:ins w:id="19579" w:author="KIM, Jason" w:date="2019-04-02T13:39:00Z">
              <w:r w:rsidRPr="0056388D">
                <w:rPr>
                  <w:rFonts w:ascii="Calibri" w:eastAsia="Times New Roman" w:hAnsi="Calibri" w:cs="Calibri"/>
                  <w:color w:val="000000"/>
                  <w:lang w:eastAsia="en-AU"/>
                </w:rPr>
                <w:t>LLS2155</w:t>
              </w:r>
            </w:ins>
          </w:p>
        </w:tc>
        <w:tc>
          <w:tcPr>
            <w:tcW w:w="933" w:type="pct"/>
            <w:noWrap/>
            <w:hideMark/>
          </w:tcPr>
          <w:p w:rsidR="00110C18" w:rsidRPr="0056388D" w:rsidRDefault="00110C18" w:rsidP="00063728">
            <w:pPr>
              <w:rPr>
                <w:ins w:id="19580" w:author="KIM, Jason" w:date="2019-04-02T13:39:00Z"/>
                <w:rFonts w:ascii="Calibri" w:eastAsia="Times New Roman" w:hAnsi="Calibri" w:cs="Calibri"/>
                <w:color w:val="000000"/>
                <w:lang w:eastAsia="en-AU"/>
              </w:rPr>
            </w:pPr>
            <w:ins w:id="195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82" w:author="KIM, Jason" w:date="2019-04-02T13:39:00Z"/>
                <w:rFonts w:ascii="Calibri" w:eastAsia="Times New Roman" w:hAnsi="Calibri" w:cs="Calibri"/>
                <w:color w:val="000000"/>
                <w:lang w:eastAsia="en-AU"/>
              </w:rPr>
            </w:pPr>
            <w:ins w:id="19583" w:author="KIM, Jason" w:date="2019-04-02T13:39:00Z">
              <w:r w:rsidRPr="0056388D">
                <w:rPr>
                  <w:rFonts w:ascii="Calibri" w:eastAsia="Times New Roman" w:hAnsi="Calibri" w:cs="Calibri"/>
                  <w:color w:val="000000"/>
                  <w:lang w:eastAsia="en-AU"/>
                </w:rPr>
                <w:t>Chainage 2598</w:t>
              </w:r>
            </w:ins>
          </w:p>
        </w:tc>
        <w:tc>
          <w:tcPr>
            <w:tcW w:w="764" w:type="pct"/>
            <w:noWrap/>
            <w:hideMark/>
          </w:tcPr>
          <w:p w:rsidR="00110C18" w:rsidRPr="0056388D" w:rsidRDefault="00110C18" w:rsidP="00063728">
            <w:pPr>
              <w:jc w:val="right"/>
              <w:rPr>
                <w:ins w:id="19584" w:author="KIM, Jason" w:date="2019-04-02T13:39:00Z"/>
                <w:rFonts w:ascii="Calibri" w:eastAsia="Times New Roman" w:hAnsi="Calibri" w:cs="Calibri"/>
                <w:color w:val="000000"/>
                <w:lang w:eastAsia="en-AU"/>
              </w:rPr>
            </w:pPr>
            <w:ins w:id="19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86" w:author="KIM, Jason" w:date="2019-04-02T13:39:00Z"/>
        </w:trPr>
        <w:tc>
          <w:tcPr>
            <w:tcW w:w="708" w:type="pct"/>
            <w:vMerge w:val="restart"/>
            <w:noWrap/>
            <w:hideMark/>
          </w:tcPr>
          <w:p w:rsidR="00110C18" w:rsidRPr="0056388D" w:rsidRDefault="00110C18" w:rsidP="00063728">
            <w:pPr>
              <w:rPr>
                <w:ins w:id="19587" w:author="KIM, Jason" w:date="2019-04-02T13:39:00Z"/>
                <w:rFonts w:ascii="Calibri" w:eastAsia="Times New Roman" w:hAnsi="Calibri" w:cs="Calibri"/>
                <w:color w:val="000000"/>
                <w:lang w:eastAsia="en-AU"/>
              </w:rPr>
            </w:pPr>
            <w:ins w:id="19588" w:author="KIM, Jason" w:date="2019-04-02T13:39:00Z">
              <w:r w:rsidRPr="0056388D">
                <w:rPr>
                  <w:rFonts w:ascii="Calibri" w:eastAsia="Times New Roman" w:hAnsi="Calibri" w:cs="Calibri"/>
                  <w:color w:val="000000"/>
                  <w:lang w:eastAsia="en-AU"/>
                </w:rPr>
                <w:t>LLE14K81</w:t>
              </w:r>
            </w:ins>
          </w:p>
        </w:tc>
        <w:tc>
          <w:tcPr>
            <w:tcW w:w="605" w:type="pct"/>
            <w:noWrap/>
            <w:hideMark/>
          </w:tcPr>
          <w:p w:rsidR="00110C18" w:rsidRPr="0056388D" w:rsidRDefault="00110C18" w:rsidP="00063728">
            <w:pPr>
              <w:rPr>
                <w:ins w:id="19589" w:author="KIM, Jason" w:date="2019-04-02T13:39:00Z"/>
                <w:rFonts w:ascii="Calibri" w:eastAsia="Times New Roman" w:hAnsi="Calibri" w:cs="Calibri"/>
                <w:color w:val="000000"/>
                <w:lang w:eastAsia="en-AU"/>
              </w:rPr>
            </w:pPr>
            <w:ins w:id="19590"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591" w:author="KIM, Jason" w:date="2019-04-02T13:39:00Z"/>
                <w:rFonts w:ascii="Calibri" w:eastAsia="Times New Roman" w:hAnsi="Calibri" w:cs="Calibri"/>
                <w:color w:val="000000"/>
                <w:lang w:eastAsia="en-AU"/>
              </w:rPr>
            </w:pPr>
            <w:ins w:id="195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93" w:author="KIM, Jason" w:date="2019-04-02T13:39:00Z"/>
                <w:rFonts w:ascii="Calibri" w:eastAsia="Times New Roman" w:hAnsi="Calibri" w:cs="Calibri"/>
                <w:color w:val="000000"/>
                <w:lang w:eastAsia="en-AU"/>
              </w:rPr>
            </w:pPr>
            <w:ins w:id="19594" w:author="KIM, Jason" w:date="2019-04-02T13:39:00Z">
              <w:r w:rsidRPr="0056388D">
                <w:rPr>
                  <w:rFonts w:ascii="Calibri" w:eastAsia="Times New Roman" w:hAnsi="Calibri" w:cs="Calibri"/>
                  <w:color w:val="000000"/>
                  <w:lang w:eastAsia="en-AU"/>
                </w:rPr>
                <w:t>LLS2134</w:t>
              </w:r>
            </w:ins>
          </w:p>
        </w:tc>
        <w:tc>
          <w:tcPr>
            <w:tcW w:w="933" w:type="pct"/>
            <w:noWrap/>
            <w:hideMark/>
          </w:tcPr>
          <w:p w:rsidR="00110C18" w:rsidRPr="0056388D" w:rsidRDefault="00110C18" w:rsidP="00063728">
            <w:pPr>
              <w:rPr>
                <w:ins w:id="19595" w:author="KIM, Jason" w:date="2019-04-02T13:39:00Z"/>
                <w:rFonts w:ascii="Calibri" w:eastAsia="Times New Roman" w:hAnsi="Calibri" w:cs="Calibri"/>
                <w:color w:val="000000"/>
                <w:lang w:eastAsia="en-AU"/>
              </w:rPr>
            </w:pPr>
            <w:ins w:id="195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97" w:author="KIM, Jason" w:date="2019-04-02T13:39:00Z"/>
                <w:rFonts w:ascii="Calibri" w:eastAsia="Times New Roman" w:hAnsi="Calibri" w:cs="Calibri"/>
                <w:color w:val="000000"/>
                <w:lang w:eastAsia="en-AU"/>
              </w:rPr>
            </w:pPr>
            <w:ins w:id="19598" w:author="KIM, Jason" w:date="2019-04-02T13:39:00Z">
              <w:r w:rsidRPr="0056388D">
                <w:rPr>
                  <w:rFonts w:ascii="Calibri" w:eastAsia="Times New Roman" w:hAnsi="Calibri" w:cs="Calibri"/>
                  <w:color w:val="000000"/>
                  <w:lang w:eastAsia="en-AU"/>
                </w:rPr>
                <w:t>Chainage 2386</w:t>
              </w:r>
            </w:ins>
          </w:p>
        </w:tc>
        <w:tc>
          <w:tcPr>
            <w:tcW w:w="764" w:type="pct"/>
            <w:noWrap/>
            <w:hideMark/>
          </w:tcPr>
          <w:p w:rsidR="00110C18" w:rsidRPr="0056388D" w:rsidRDefault="00110C18" w:rsidP="00063728">
            <w:pPr>
              <w:jc w:val="right"/>
              <w:rPr>
                <w:ins w:id="19599" w:author="KIM, Jason" w:date="2019-04-02T13:39:00Z"/>
                <w:rFonts w:ascii="Calibri" w:eastAsia="Times New Roman" w:hAnsi="Calibri" w:cs="Calibri"/>
                <w:color w:val="000000"/>
                <w:lang w:eastAsia="en-AU"/>
              </w:rPr>
            </w:pPr>
            <w:ins w:id="19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01" w:author="KIM, Jason" w:date="2019-04-02T13:39:00Z"/>
        </w:trPr>
        <w:tc>
          <w:tcPr>
            <w:tcW w:w="708" w:type="pct"/>
            <w:vMerge/>
            <w:hideMark/>
          </w:tcPr>
          <w:p w:rsidR="00110C18" w:rsidRPr="0056388D" w:rsidRDefault="00110C18" w:rsidP="00063728">
            <w:pPr>
              <w:rPr>
                <w:ins w:id="196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03" w:author="KIM, Jason" w:date="2019-04-02T13:39:00Z"/>
                <w:rFonts w:ascii="Calibri" w:eastAsia="Times New Roman" w:hAnsi="Calibri" w:cs="Calibri"/>
                <w:color w:val="000000"/>
                <w:lang w:eastAsia="en-AU"/>
              </w:rPr>
            </w:pPr>
            <w:ins w:id="19604"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05" w:author="KIM, Jason" w:date="2019-04-02T13:39:00Z"/>
                <w:rFonts w:ascii="Calibri" w:eastAsia="Times New Roman" w:hAnsi="Calibri" w:cs="Calibri"/>
                <w:color w:val="000000"/>
                <w:lang w:eastAsia="en-AU"/>
              </w:rPr>
            </w:pPr>
            <w:ins w:id="196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07" w:author="KIM, Jason" w:date="2019-04-02T13:39:00Z"/>
                <w:rFonts w:ascii="Calibri" w:eastAsia="Times New Roman" w:hAnsi="Calibri" w:cs="Calibri"/>
                <w:color w:val="000000"/>
                <w:lang w:eastAsia="en-AU"/>
              </w:rPr>
            </w:pPr>
            <w:ins w:id="19608" w:author="KIM, Jason" w:date="2019-04-02T13:39:00Z">
              <w:r w:rsidRPr="0056388D">
                <w:rPr>
                  <w:rFonts w:ascii="Calibri" w:eastAsia="Times New Roman" w:hAnsi="Calibri" w:cs="Calibri"/>
                  <w:color w:val="000000"/>
                  <w:lang w:eastAsia="en-AU"/>
                </w:rPr>
                <w:t>LLS2135</w:t>
              </w:r>
            </w:ins>
          </w:p>
        </w:tc>
        <w:tc>
          <w:tcPr>
            <w:tcW w:w="933" w:type="pct"/>
            <w:noWrap/>
            <w:hideMark/>
          </w:tcPr>
          <w:p w:rsidR="00110C18" w:rsidRPr="0056388D" w:rsidRDefault="00110C18" w:rsidP="00063728">
            <w:pPr>
              <w:rPr>
                <w:ins w:id="19609" w:author="KIM, Jason" w:date="2019-04-02T13:39:00Z"/>
                <w:rFonts w:ascii="Calibri" w:eastAsia="Times New Roman" w:hAnsi="Calibri" w:cs="Calibri"/>
                <w:color w:val="000000"/>
                <w:lang w:eastAsia="en-AU"/>
              </w:rPr>
            </w:pPr>
            <w:ins w:id="196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11" w:author="KIM, Jason" w:date="2019-04-02T13:39:00Z"/>
                <w:rFonts w:ascii="Calibri" w:eastAsia="Times New Roman" w:hAnsi="Calibri" w:cs="Calibri"/>
                <w:color w:val="000000"/>
                <w:lang w:eastAsia="en-AU"/>
              </w:rPr>
            </w:pPr>
            <w:ins w:id="19612" w:author="KIM, Jason" w:date="2019-04-02T13:39:00Z">
              <w:r w:rsidRPr="0056388D">
                <w:rPr>
                  <w:rFonts w:ascii="Calibri" w:eastAsia="Times New Roman" w:hAnsi="Calibri" w:cs="Calibri"/>
                  <w:color w:val="000000"/>
                  <w:lang w:eastAsia="en-AU"/>
                </w:rPr>
                <w:t>Chainage 2396</w:t>
              </w:r>
            </w:ins>
          </w:p>
        </w:tc>
        <w:tc>
          <w:tcPr>
            <w:tcW w:w="764" w:type="pct"/>
            <w:noWrap/>
            <w:hideMark/>
          </w:tcPr>
          <w:p w:rsidR="00110C18" w:rsidRPr="0056388D" w:rsidRDefault="00110C18" w:rsidP="00063728">
            <w:pPr>
              <w:jc w:val="right"/>
              <w:rPr>
                <w:ins w:id="19613" w:author="KIM, Jason" w:date="2019-04-02T13:39:00Z"/>
                <w:rFonts w:ascii="Calibri" w:eastAsia="Times New Roman" w:hAnsi="Calibri" w:cs="Calibri"/>
                <w:color w:val="000000"/>
                <w:lang w:eastAsia="en-AU"/>
              </w:rPr>
            </w:pPr>
            <w:ins w:id="19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15" w:author="KIM, Jason" w:date="2019-04-02T13:39:00Z"/>
        </w:trPr>
        <w:tc>
          <w:tcPr>
            <w:tcW w:w="708" w:type="pct"/>
            <w:vMerge/>
            <w:hideMark/>
          </w:tcPr>
          <w:p w:rsidR="00110C18" w:rsidRPr="0056388D" w:rsidRDefault="00110C18" w:rsidP="00063728">
            <w:pPr>
              <w:rPr>
                <w:ins w:id="196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17" w:author="KIM, Jason" w:date="2019-04-02T13:39:00Z"/>
                <w:rFonts w:ascii="Calibri" w:eastAsia="Times New Roman" w:hAnsi="Calibri" w:cs="Calibri"/>
                <w:color w:val="000000"/>
                <w:lang w:eastAsia="en-AU"/>
              </w:rPr>
            </w:pPr>
            <w:ins w:id="19618"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19" w:author="KIM, Jason" w:date="2019-04-02T13:39:00Z"/>
                <w:rFonts w:ascii="Calibri" w:eastAsia="Times New Roman" w:hAnsi="Calibri" w:cs="Calibri"/>
                <w:color w:val="000000"/>
                <w:lang w:eastAsia="en-AU"/>
              </w:rPr>
            </w:pPr>
            <w:ins w:id="196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21" w:author="KIM, Jason" w:date="2019-04-02T13:39:00Z"/>
                <w:rFonts w:ascii="Calibri" w:eastAsia="Times New Roman" w:hAnsi="Calibri" w:cs="Calibri"/>
                <w:color w:val="000000"/>
                <w:lang w:eastAsia="en-AU"/>
              </w:rPr>
            </w:pPr>
            <w:ins w:id="19622" w:author="KIM, Jason" w:date="2019-04-02T13:39:00Z">
              <w:r w:rsidRPr="0056388D">
                <w:rPr>
                  <w:rFonts w:ascii="Calibri" w:eastAsia="Times New Roman" w:hAnsi="Calibri" w:cs="Calibri"/>
                  <w:color w:val="000000"/>
                  <w:lang w:eastAsia="en-AU"/>
                </w:rPr>
                <w:t>LLS2136</w:t>
              </w:r>
            </w:ins>
          </w:p>
        </w:tc>
        <w:tc>
          <w:tcPr>
            <w:tcW w:w="933" w:type="pct"/>
            <w:noWrap/>
            <w:hideMark/>
          </w:tcPr>
          <w:p w:rsidR="00110C18" w:rsidRPr="0056388D" w:rsidRDefault="00110C18" w:rsidP="00063728">
            <w:pPr>
              <w:rPr>
                <w:ins w:id="19623" w:author="KIM, Jason" w:date="2019-04-02T13:39:00Z"/>
                <w:rFonts w:ascii="Calibri" w:eastAsia="Times New Roman" w:hAnsi="Calibri" w:cs="Calibri"/>
                <w:color w:val="000000"/>
                <w:lang w:eastAsia="en-AU"/>
              </w:rPr>
            </w:pPr>
            <w:ins w:id="196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25" w:author="KIM, Jason" w:date="2019-04-02T13:39:00Z"/>
                <w:rFonts w:ascii="Calibri" w:eastAsia="Times New Roman" w:hAnsi="Calibri" w:cs="Calibri"/>
                <w:color w:val="000000"/>
                <w:lang w:eastAsia="en-AU"/>
              </w:rPr>
            </w:pPr>
            <w:ins w:id="19626" w:author="KIM, Jason" w:date="2019-04-02T13:39:00Z">
              <w:r w:rsidRPr="0056388D">
                <w:rPr>
                  <w:rFonts w:ascii="Calibri" w:eastAsia="Times New Roman" w:hAnsi="Calibri" w:cs="Calibri"/>
                  <w:color w:val="000000"/>
                  <w:lang w:eastAsia="en-AU"/>
                </w:rPr>
                <w:t>Chainage 2405</w:t>
              </w:r>
            </w:ins>
          </w:p>
        </w:tc>
        <w:tc>
          <w:tcPr>
            <w:tcW w:w="764" w:type="pct"/>
            <w:noWrap/>
            <w:hideMark/>
          </w:tcPr>
          <w:p w:rsidR="00110C18" w:rsidRPr="0056388D" w:rsidRDefault="00110C18" w:rsidP="00063728">
            <w:pPr>
              <w:jc w:val="right"/>
              <w:rPr>
                <w:ins w:id="19627" w:author="KIM, Jason" w:date="2019-04-02T13:39:00Z"/>
                <w:rFonts w:ascii="Calibri" w:eastAsia="Times New Roman" w:hAnsi="Calibri" w:cs="Calibri"/>
                <w:color w:val="000000"/>
                <w:lang w:eastAsia="en-AU"/>
              </w:rPr>
            </w:pPr>
            <w:ins w:id="19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29" w:author="KIM, Jason" w:date="2019-04-02T13:39:00Z"/>
        </w:trPr>
        <w:tc>
          <w:tcPr>
            <w:tcW w:w="708" w:type="pct"/>
            <w:vMerge/>
            <w:hideMark/>
          </w:tcPr>
          <w:p w:rsidR="00110C18" w:rsidRPr="0056388D" w:rsidRDefault="00110C18" w:rsidP="00063728">
            <w:pPr>
              <w:rPr>
                <w:ins w:id="196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31" w:author="KIM, Jason" w:date="2019-04-02T13:39:00Z"/>
                <w:rFonts w:ascii="Calibri" w:eastAsia="Times New Roman" w:hAnsi="Calibri" w:cs="Calibri"/>
                <w:color w:val="000000"/>
                <w:lang w:eastAsia="en-AU"/>
              </w:rPr>
            </w:pPr>
            <w:ins w:id="19632"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33" w:author="KIM, Jason" w:date="2019-04-02T13:39:00Z"/>
                <w:rFonts w:ascii="Calibri" w:eastAsia="Times New Roman" w:hAnsi="Calibri" w:cs="Calibri"/>
                <w:color w:val="000000"/>
                <w:lang w:eastAsia="en-AU"/>
              </w:rPr>
            </w:pPr>
            <w:ins w:id="196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35" w:author="KIM, Jason" w:date="2019-04-02T13:39:00Z"/>
                <w:rFonts w:ascii="Calibri" w:eastAsia="Times New Roman" w:hAnsi="Calibri" w:cs="Calibri"/>
                <w:color w:val="000000"/>
                <w:lang w:eastAsia="en-AU"/>
              </w:rPr>
            </w:pPr>
            <w:ins w:id="19636" w:author="KIM, Jason" w:date="2019-04-02T13:39:00Z">
              <w:r w:rsidRPr="0056388D">
                <w:rPr>
                  <w:rFonts w:ascii="Calibri" w:eastAsia="Times New Roman" w:hAnsi="Calibri" w:cs="Calibri"/>
                  <w:color w:val="000000"/>
                  <w:lang w:eastAsia="en-AU"/>
                </w:rPr>
                <w:t>LLS2137</w:t>
              </w:r>
            </w:ins>
          </w:p>
        </w:tc>
        <w:tc>
          <w:tcPr>
            <w:tcW w:w="933" w:type="pct"/>
            <w:noWrap/>
            <w:hideMark/>
          </w:tcPr>
          <w:p w:rsidR="00110C18" w:rsidRPr="0056388D" w:rsidRDefault="00110C18" w:rsidP="00063728">
            <w:pPr>
              <w:rPr>
                <w:ins w:id="19637" w:author="KIM, Jason" w:date="2019-04-02T13:39:00Z"/>
                <w:rFonts w:ascii="Calibri" w:eastAsia="Times New Roman" w:hAnsi="Calibri" w:cs="Calibri"/>
                <w:color w:val="000000"/>
                <w:lang w:eastAsia="en-AU"/>
              </w:rPr>
            </w:pPr>
            <w:ins w:id="196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39" w:author="KIM, Jason" w:date="2019-04-02T13:39:00Z"/>
                <w:rFonts w:ascii="Calibri" w:eastAsia="Times New Roman" w:hAnsi="Calibri" w:cs="Calibri"/>
                <w:color w:val="000000"/>
                <w:lang w:eastAsia="en-AU"/>
              </w:rPr>
            </w:pPr>
            <w:ins w:id="19640" w:author="KIM, Jason" w:date="2019-04-02T13:39:00Z">
              <w:r w:rsidRPr="0056388D">
                <w:rPr>
                  <w:rFonts w:ascii="Calibri" w:eastAsia="Times New Roman" w:hAnsi="Calibri" w:cs="Calibri"/>
                  <w:color w:val="000000"/>
                  <w:lang w:eastAsia="en-AU"/>
                </w:rPr>
                <w:t>Chainage 2415</w:t>
              </w:r>
            </w:ins>
          </w:p>
        </w:tc>
        <w:tc>
          <w:tcPr>
            <w:tcW w:w="764" w:type="pct"/>
            <w:noWrap/>
            <w:hideMark/>
          </w:tcPr>
          <w:p w:rsidR="00110C18" w:rsidRPr="0056388D" w:rsidRDefault="00110C18" w:rsidP="00063728">
            <w:pPr>
              <w:jc w:val="right"/>
              <w:rPr>
                <w:ins w:id="19641" w:author="KIM, Jason" w:date="2019-04-02T13:39:00Z"/>
                <w:rFonts w:ascii="Calibri" w:eastAsia="Times New Roman" w:hAnsi="Calibri" w:cs="Calibri"/>
                <w:color w:val="000000"/>
                <w:lang w:eastAsia="en-AU"/>
              </w:rPr>
            </w:pPr>
            <w:ins w:id="19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43" w:author="KIM, Jason" w:date="2019-04-02T13:39:00Z"/>
        </w:trPr>
        <w:tc>
          <w:tcPr>
            <w:tcW w:w="708" w:type="pct"/>
            <w:vMerge/>
            <w:hideMark/>
          </w:tcPr>
          <w:p w:rsidR="00110C18" w:rsidRPr="0056388D" w:rsidRDefault="00110C18" w:rsidP="00063728">
            <w:pPr>
              <w:rPr>
                <w:ins w:id="196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45" w:author="KIM, Jason" w:date="2019-04-02T13:39:00Z"/>
                <w:rFonts w:ascii="Calibri" w:eastAsia="Times New Roman" w:hAnsi="Calibri" w:cs="Calibri"/>
                <w:color w:val="000000"/>
                <w:lang w:eastAsia="en-AU"/>
              </w:rPr>
            </w:pPr>
            <w:ins w:id="19646"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47" w:author="KIM, Jason" w:date="2019-04-02T13:39:00Z"/>
                <w:rFonts w:ascii="Calibri" w:eastAsia="Times New Roman" w:hAnsi="Calibri" w:cs="Calibri"/>
                <w:color w:val="000000"/>
                <w:lang w:eastAsia="en-AU"/>
              </w:rPr>
            </w:pPr>
            <w:ins w:id="1964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49" w:author="KIM, Jason" w:date="2019-04-02T13:39:00Z"/>
                <w:rFonts w:ascii="Calibri" w:eastAsia="Times New Roman" w:hAnsi="Calibri" w:cs="Calibri"/>
                <w:color w:val="000000"/>
                <w:lang w:eastAsia="en-AU"/>
              </w:rPr>
            </w:pPr>
            <w:ins w:id="19650" w:author="KIM, Jason" w:date="2019-04-02T13:39:00Z">
              <w:r w:rsidRPr="0056388D">
                <w:rPr>
                  <w:rFonts w:ascii="Calibri" w:eastAsia="Times New Roman" w:hAnsi="Calibri" w:cs="Calibri"/>
                  <w:color w:val="000000"/>
                  <w:lang w:eastAsia="en-AU"/>
                </w:rPr>
                <w:t>LLS2138</w:t>
              </w:r>
            </w:ins>
          </w:p>
        </w:tc>
        <w:tc>
          <w:tcPr>
            <w:tcW w:w="933" w:type="pct"/>
            <w:noWrap/>
            <w:hideMark/>
          </w:tcPr>
          <w:p w:rsidR="00110C18" w:rsidRPr="0056388D" w:rsidRDefault="00110C18" w:rsidP="00063728">
            <w:pPr>
              <w:rPr>
                <w:ins w:id="19651" w:author="KIM, Jason" w:date="2019-04-02T13:39:00Z"/>
                <w:rFonts w:ascii="Calibri" w:eastAsia="Times New Roman" w:hAnsi="Calibri" w:cs="Calibri"/>
                <w:color w:val="000000"/>
                <w:lang w:eastAsia="en-AU"/>
              </w:rPr>
            </w:pPr>
            <w:ins w:id="196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53" w:author="KIM, Jason" w:date="2019-04-02T13:39:00Z"/>
                <w:rFonts w:ascii="Calibri" w:eastAsia="Times New Roman" w:hAnsi="Calibri" w:cs="Calibri"/>
                <w:color w:val="000000"/>
                <w:lang w:eastAsia="en-AU"/>
              </w:rPr>
            </w:pPr>
            <w:ins w:id="19654" w:author="KIM, Jason" w:date="2019-04-02T13:39:00Z">
              <w:r w:rsidRPr="0056388D">
                <w:rPr>
                  <w:rFonts w:ascii="Calibri" w:eastAsia="Times New Roman" w:hAnsi="Calibri" w:cs="Calibri"/>
                  <w:color w:val="000000"/>
                  <w:lang w:eastAsia="en-AU"/>
                </w:rPr>
                <w:t>Chainage 2424</w:t>
              </w:r>
            </w:ins>
          </w:p>
        </w:tc>
        <w:tc>
          <w:tcPr>
            <w:tcW w:w="764" w:type="pct"/>
            <w:noWrap/>
            <w:hideMark/>
          </w:tcPr>
          <w:p w:rsidR="00110C18" w:rsidRPr="0056388D" w:rsidRDefault="00110C18" w:rsidP="00063728">
            <w:pPr>
              <w:jc w:val="right"/>
              <w:rPr>
                <w:ins w:id="19655" w:author="KIM, Jason" w:date="2019-04-02T13:39:00Z"/>
                <w:rFonts w:ascii="Calibri" w:eastAsia="Times New Roman" w:hAnsi="Calibri" w:cs="Calibri"/>
                <w:color w:val="000000"/>
                <w:lang w:eastAsia="en-AU"/>
              </w:rPr>
            </w:pPr>
            <w:ins w:id="19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57" w:author="KIM, Jason" w:date="2019-04-02T13:39:00Z"/>
        </w:trPr>
        <w:tc>
          <w:tcPr>
            <w:tcW w:w="708" w:type="pct"/>
            <w:vMerge/>
            <w:hideMark/>
          </w:tcPr>
          <w:p w:rsidR="00110C18" w:rsidRPr="0056388D" w:rsidRDefault="00110C18" w:rsidP="00063728">
            <w:pPr>
              <w:rPr>
                <w:ins w:id="196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59" w:author="KIM, Jason" w:date="2019-04-02T13:39:00Z"/>
                <w:rFonts w:ascii="Calibri" w:eastAsia="Times New Roman" w:hAnsi="Calibri" w:cs="Calibri"/>
                <w:color w:val="000000"/>
                <w:lang w:eastAsia="en-AU"/>
              </w:rPr>
            </w:pPr>
            <w:ins w:id="19660"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61" w:author="KIM, Jason" w:date="2019-04-02T13:39:00Z"/>
                <w:rFonts w:ascii="Calibri" w:eastAsia="Times New Roman" w:hAnsi="Calibri" w:cs="Calibri"/>
                <w:color w:val="000000"/>
                <w:lang w:eastAsia="en-AU"/>
              </w:rPr>
            </w:pPr>
            <w:ins w:id="196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63" w:author="KIM, Jason" w:date="2019-04-02T13:39:00Z"/>
                <w:rFonts w:ascii="Calibri" w:eastAsia="Times New Roman" w:hAnsi="Calibri" w:cs="Calibri"/>
                <w:color w:val="000000"/>
                <w:lang w:eastAsia="en-AU"/>
              </w:rPr>
            </w:pPr>
            <w:ins w:id="19664" w:author="KIM, Jason" w:date="2019-04-02T13:39:00Z">
              <w:r w:rsidRPr="0056388D">
                <w:rPr>
                  <w:rFonts w:ascii="Calibri" w:eastAsia="Times New Roman" w:hAnsi="Calibri" w:cs="Calibri"/>
                  <w:color w:val="000000"/>
                  <w:lang w:eastAsia="en-AU"/>
                </w:rPr>
                <w:t>LLS2139</w:t>
              </w:r>
            </w:ins>
          </w:p>
        </w:tc>
        <w:tc>
          <w:tcPr>
            <w:tcW w:w="933" w:type="pct"/>
            <w:noWrap/>
            <w:hideMark/>
          </w:tcPr>
          <w:p w:rsidR="00110C18" w:rsidRPr="0056388D" w:rsidRDefault="00110C18" w:rsidP="00063728">
            <w:pPr>
              <w:rPr>
                <w:ins w:id="19665" w:author="KIM, Jason" w:date="2019-04-02T13:39:00Z"/>
                <w:rFonts w:ascii="Calibri" w:eastAsia="Times New Roman" w:hAnsi="Calibri" w:cs="Calibri"/>
                <w:color w:val="000000"/>
                <w:lang w:eastAsia="en-AU"/>
              </w:rPr>
            </w:pPr>
            <w:ins w:id="196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67" w:author="KIM, Jason" w:date="2019-04-02T13:39:00Z"/>
                <w:rFonts w:ascii="Calibri" w:eastAsia="Times New Roman" w:hAnsi="Calibri" w:cs="Calibri"/>
                <w:color w:val="000000"/>
                <w:lang w:eastAsia="en-AU"/>
              </w:rPr>
            </w:pPr>
            <w:ins w:id="19668" w:author="KIM, Jason" w:date="2019-04-02T13:39:00Z">
              <w:r w:rsidRPr="0056388D">
                <w:rPr>
                  <w:rFonts w:ascii="Calibri" w:eastAsia="Times New Roman" w:hAnsi="Calibri" w:cs="Calibri"/>
                  <w:color w:val="000000"/>
                  <w:lang w:eastAsia="en-AU"/>
                </w:rPr>
                <w:t>Chainage 2434</w:t>
              </w:r>
            </w:ins>
          </w:p>
        </w:tc>
        <w:tc>
          <w:tcPr>
            <w:tcW w:w="764" w:type="pct"/>
            <w:noWrap/>
            <w:hideMark/>
          </w:tcPr>
          <w:p w:rsidR="00110C18" w:rsidRPr="0056388D" w:rsidRDefault="00110C18" w:rsidP="00063728">
            <w:pPr>
              <w:jc w:val="right"/>
              <w:rPr>
                <w:ins w:id="19669" w:author="KIM, Jason" w:date="2019-04-02T13:39:00Z"/>
                <w:rFonts w:ascii="Calibri" w:eastAsia="Times New Roman" w:hAnsi="Calibri" w:cs="Calibri"/>
                <w:color w:val="000000"/>
                <w:lang w:eastAsia="en-AU"/>
              </w:rPr>
            </w:pPr>
            <w:ins w:id="19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71" w:author="KIM, Jason" w:date="2019-04-02T13:39:00Z"/>
        </w:trPr>
        <w:tc>
          <w:tcPr>
            <w:tcW w:w="708" w:type="pct"/>
            <w:vMerge/>
            <w:hideMark/>
          </w:tcPr>
          <w:p w:rsidR="00110C18" w:rsidRPr="0056388D" w:rsidRDefault="00110C18" w:rsidP="00063728">
            <w:pPr>
              <w:rPr>
                <w:ins w:id="196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73" w:author="KIM, Jason" w:date="2019-04-02T13:39:00Z"/>
                <w:rFonts w:ascii="Calibri" w:eastAsia="Times New Roman" w:hAnsi="Calibri" w:cs="Calibri"/>
                <w:color w:val="000000"/>
                <w:lang w:eastAsia="en-AU"/>
              </w:rPr>
            </w:pPr>
            <w:ins w:id="19674"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75" w:author="KIM, Jason" w:date="2019-04-02T13:39:00Z"/>
                <w:rFonts w:ascii="Calibri" w:eastAsia="Times New Roman" w:hAnsi="Calibri" w:cs="Calibri"/>
                <w:color w:val="000000"/>
                <w:lang w:eastAsia="en-AU"/>
              </w:rPr>
            </w:pPr>
            <w:ins w:id="1967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77" w:author="KIM, Jason" w:date="2019-04-02T13:39:00Z"/>
                <w:rFonts w:ascii="Calibri" w:eastAsia="Times New Roman" w:hAnsi="Calibri" w:cs="Calibri"/>
                <w:color w:val="000000"/>
                <w:lang w:eastAsia="en-AU"/>
              </w:rPr>
            </w:pPr>
            <w:ins w:id="19678" w:author="KIM, Jason" w:date="2019-04-02T13:39:00Z">
              <w:r w:rsidRPr="0056388D">
                <w:rPr>
                  <w:rFonts w:ascii="Calibri" w:eastAsia="Times New Roman" w:hAnsi="Calibri" w:cs="Calibri"/>
                  <w:color w:val="000000"/>
                  <w:lang w:eastAsia="en-AU"/>
                </w:rPr>
                <w:t>LLS2140</w:t>
              </w:r>
            </w:ins>
          </w:p>
        </w:tc>
        <w:tc>
          <w:tcPr>
            <w:tcW w:w="933" w:type="pct"/>
            <w:noWrap/>
            <w:hideMark/>
          </w:tcPr>
          <w:p w:rsidR="00110C18" w:rsidRPr="0056388D" w:rsidRDefault="00110C18" w:rsidP="00063728">
            <w:pPr>
              <w:rPr>
                <w:ins w:id="19679" w:author="KIM, Jason" w:date="2019-04-02T13:39:00Z"/>
                <w:rFonts w:ascii="Calibri" w:eastAsia="Times New Roman" w:hAnsi="Calibri" w:cs="Calibri"/>
                <w:color w:val="000000"/>
                <w:lang w:eastAsia="en-AU"/>
              </w:rPr>
            </w:pPr>
            <w:ins w:id="196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81" w:author="KIM, Jason" w:date="2019-04-02T13:39:00Z"/>
                <w:rFonts w:ascii="Calibri" w:eastAsia="Times New Roman" w:hAnsi="Calibri" w:cs="Calibri"/>
                <w:color w:val="000000"/>
                <w:lang w:eastAsia="en-AU"/>
              </w:rPr>
            </w:pPr>
            <w:ins w:id="19682" w:author="KIM, Jason" w:date="2019-04-02T13:39:00Z">
              <w:r w:rsidRPr="0056388D">
                <w:rPr>
                  <w:rFonts w:ascii="Calibri" w:eastAsia="Times New Roman" w:hAnsi="Calibri" w:cs="Calibri"/>
                  <w:color w:val="000000"/>
                  <w:lang w:eastAsia="en-AU"/>
                </w:rPr>
                <w:t>Chainage 2444</w:t>
              </w:r>
            </w:ins>
          </w:p>
        </w:tc>
        <w:tc>
          <w:tcPr>
            <w:tcW w:w="764" w:type="pct"/>
            <w:noWrap/>
            <w:hideMark/>
          </w:tcPr>
          <w:p w:rsidR="00110C18" w:rsidRPr="0056388D" w:rsidRDefault="00110C18" w:rsidP="00063728">
            <w:pPr>
              <w:jc w:val="right"/>
              <w:rPr>
                <w:ins w:id="19683" w:author="KIM, Jason" w:date="2019-04-02T13:39:00Z"/>
                <w:rFonts w:ascii="Calibri" w:eastAsia="Times New Roman" w:hAnsi="Calibri" w:cs="Calibri"/>
                <w:color w:val="000000"/>
                <w:lang w:eastAsia="en-AU"/>
              </w:rPr>
            </w:pPr>
            <w:ins w:id="19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85" w:author="KIM, Jason" w:date="2019-04-02T13:39:00Z"/>
        </w:trPr>
        <w:tc>
          <w:tcPr>
            <w:tcW w:w="708" w:type="pct"/>
            <w:vMerge/>
            <w:hideMark/>
          </w:tcPr>
          <w:p w:rsidR="00110C18" w:rsidRPr="0056388D" w:rsidRDefault="00110C18" w:rsidP="00063728">
            <w:pPr>
              <w:rPr>
                <w:ins w:id="196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87" w:author="KIM, Jason" w:date="2019-04-02T13:39:00Z"/>
                <w:rFonts w:ascii="Calibri" w:eastAsia="Times New Roman" w:hAnsi="Calibri" w:cs="Calibri"/>
                <w:color w:val="000000"/>
                <w:lang w:eastAsia="en-AU"/>
              </w:rPr>
            </w:pPr>
            <w:ins w:id="19688"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89" w:author="KIM, Jason" w:date="2019-04-02T13:39:00Z"/>
                <w:rFonts w:ascii="Calibri" w:eastAsia="Times New Roman" w:hAnsi="Calibri" w:cs="Calibri"/>
                <w:color w:val="000000"/>
                <w:lang w:eastAsia="en-AU"/>
              </w:rPr>
            </w:pPr>
            <w:ins w:id="1969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91" w:author="KIM, Jason" w:date="2019-04-02T13:39:00Z"/>
                <w:rFonts w:ascii="Calibri" w:eastAsia="Times New Roman" w:hAnsi="Calibri" w:cs="Calibri"/>
                <w:color w:val="000000"/>
                <w:lang w:eastAsia="en-AU"/>
              </w:rPr>
            </w:pPr>
            <w:ins w:id="19692" w:author="KIM, Jason" w:date="2019-04-02T13:39:00Z">
              <w:r w:rsidRPr="0056388D">
                <w:rPr>
                  <w:rFonts w:ascii="Calibri" w:eastAsia="Times New Roman" w:hAnsi="Calibri" w:cs="Calibri"/>
                  <w:color w:val="000000"/>
                  <w:lang w:eastAsia="en-AU"/>
                </w:rPr>
                <w:t>LLS2141</w:t>
              </w:r>
            </w:ins>
          </w:p>
        </w:tc>
        <w:tc>
          <w:tcPr>
            <w:tcW w:w="933" w:type="pct"/>
            <w:noWrap/>
            <w:hideMark/>
          </w:tcPr>
          <w:p w:rsidR="00110C18" w:rsidRPr="0056388D" w:rsidRDefault="00110C18" w:rsidP="00063728">
            <w:pPr>
              <w:rPr>
                <w:ins w:id="19693" w:author="KIM, Jason" w:date="2019-04-02T13:39:00Z"/>
                <w:rFonts w:ascii="Calibri" w:eastAsia="Times New Roman" w:hAnsi="Calibri" w:cs="Calibri"/>
                <w:color w:val="000000"/>
                <w:lang w:eastAsia="en-AU"/>
              </w:rPr>
            </w:pPr>
            <w:ins w:id="196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95" w:author="KIM, Jason" w:date="2019-04-02T13:39:00Z"/>
                <w:rFonts w:ascii="Calibri" w:eastAsia="Times New Roman" w:hAnsi="Calibri" w:cs="Calibri"/>
                <w:color w:val="000000"/>
                <w:lang w:eastAsia="en-AU"/>
              </w:rPr>
            </w:pPr>
            <w:ins w:id="19696" w:author="KIM, Jason" w:date="2019-04-02T13:39:00Z">
              <w:r w:rsidRPr="0056388D">
                <w:rPr>
                  <w:rFonts w:ascii="Calibri" w:eastAsia="Times New Roman" w:hAnsi="Calibri" w:cs="Calibri"/>
                  <w:color w:val="000000"/>
                  <w:lang w:eastAsia="en-AU"/>
                </w:rPr>
                <w:t>Chainage 2453</w:t>
              </w:r>
            </w:ins>
          </w:p>
        </w:tc>
        <w:tc>
          <w:tcPr>
            <w:tcW w:w="764" w:type="pct"/>
            <w:noWrap/>
            <w:hideMark/>
          </w:tcPr>
          <w:p w:rsidR="00110C18" w:rsidRPr="0056388D" w:rsidRDefault="00110C18" w:rsidP="00063728">
            <w:pPr>
              <w:jc w:val="right"/>
              <w:rPr>
                <w:ins w:id="19697" w:author="KIM, Jason" w:date="2019-04-02T13:39:00Z"/>
                <w:rFonts w:ascii="Calibri" w:eastAsia="Times New Roman" w:hAnsi="Calibri" w:cs="Calibri"/>
                <w:color w:val="000000"/>
                <w:lang w:eastAsia="en-AU"/>
              </w:rPr>
            </w:pPr>
            <w:ins w:id="196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99" w:author="KIM, Jason" w:date="2019-04-02T13:39:00Z"/>
        </w:trPr>
        <w:tc>
          <w:tcPr>
            <w:tcW w:w="708" w:type="pct"/>
            <w:vMerge/>
            <w:hideMark/>
          </w:tcPr>
          <w:p w:rsidR="00110C18" w:rsidRPr="0056388D" w:rsidRDefault="00110C18" w:rsidP="00063728">
            <w:pPr>
              <w:rPr>
                <w:ins w:id="197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01" w:author="KIM, Jason" w:date="2019-04-02T13:39:00Z"/>
                <w:rFonts w:ascii="Calibri" w:eastAsia="Times New Roman" w:hAnsi="Calibri" w:cs="Calibri"/>
                <w:color w:val="000000"/>
                <w:lang w:eastAsia="en-AU"/>
              </w:rPr>
            </w:pPr>
            <w:ins w:id="19702"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03" w:author="KIM, Jason" w:date="2019-04-02T13:39:00Z"/>
                <w:rFonts w:ascii="Calibri" w:eastAsia="Times New Roman" w:hAnsi="Calibri" w:cs="Calibri"/>
                <w:color w:val="000000"/>
                <w:lang w:eastAsia="en-AU"/>
              </w:rPr>
            </w:pPr>
            <w:ins w:id="197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05" w:author="KIM, Jason" w:date="2019-04-02T13:39:00Z"/>
                <w:rFonts w:ascii="Calibri" w:eastAsia="Times New Roman" w:hAnsi="Calibri" w:cs="Calibri"/>
                <w:color w:val="000000"/>
                <w:lang w:eastAsia="en-AU"/>
              </w:rPr>
            </w:pPr>
            <w:ins w:id="19706" w:author="KIM, Jason" w:date="2019-04-02T13:39:00Z">
              <w:r w:rsidRPr="0056388D">
                <w:rPr>
                  <w:rFonts w:ascii="Calibri" w:eastAsia="Times New Roman" w:hAnsi="Calibri" w:cs="Calibri"/>
                  <w:color w:val="000000"/>
                  <w:lang w:eastAsia="en-AU"/>
                </w:rPr>
                <w:t>LLS2142</w:t>
              </w:r>
            </w:ins>
          </w:p>
        </w:tc>
        <w:tc>
          <w:tcPr>
            <w:tcW w:w="933" w:type="pct"/>
            <w:noWrap/>
            <w:hideMark/>
          </w:tcPr>
          <w:p w:rsidR="00110C18" w:rsidRPr="0056388D" w:rsidRDefault="00110C18" w:rsidP="00063728">
            <w:pPr>
              <w:rPr>
                <w:ins w:id="19707" w:author="KIM, Jason" w:date="2019-04-02T13:39:00Z"/>
                <w:rFonts w:ascii="Calibri" w:eastAsia="Times New Roman" w:hAnsi="Calibri" w:cs="Calibri"/>
                <w:color w:val="000000"/>
                <w:lang w:eastAsia="en-AU"/>
              </w:rPr>
            </w:pPr>
            <w:ins w:id="197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09" w:author="KIM, Jason" w:date="2019-04-02T13:39:00Z"/>
                <w:rFonts w:ascii="Calibri" w:eastAsia="Times New Roman" w:hAnsi="Calibri" w:cs="Calibri"/>
                <w:color w:val="000000"/>
                <w:lang w:eastAsia="en-AU"/>
              </w:rPr>
            </w:pPr>
            <w:ins w:id="19710" w:author="KIM, Jason" w:date="2019-04-02T13:39:00Z">
              <w:r w:rsidRPr="0056388D">
                <w:rPr>
                  <w:rFonts w:ascii="Calibri" w:eastAsia="Times New Roman" w:hAnsi="Calibri" w:cs="Calibri"/>
                  <w:color w:val="000000"/>
                  <w:lang w:eastAsia="en-AU"/>
                </w:rPr>
                <w:t>Chainage 2463</w:t>
              </w:r>
            </w:ins>
          </w:p>
        </w:tc>
        <w:tc>
          <w:tcPr>
            <w:tcW w:w="764" w:type="pct"/>
            <w:noWrap/>
            <w:hideMark/>
          </w:tcPr>
          <w:p w:rsidR="00110C18" w:rsidRPr="0056388D" w:rsidRDefault="00110C18" w:rsidP="00063728">
            <w:pPr>
              <w:jc w:val="right"/>
              <w:rPr>
                <w:ins w:id="19711" w:author="KIM, Jason" w:date="2019-04-02T13:39:00Z"/>
                <w:rFonts w:ascii="Calibri" w:eastAsia="Times New Roman" w:hAnsi="Calibri" w:cs="Calibri"/>
                <w:color w:val="000000"/>
                <w:lang w:eastAsia="en-AU"/>
              </w:rPr>
            </w:pPr>
            <w:ins w:id="19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13" w:author="KIM, Jason" w:date="2019-04-02T13:39:00Z"/>
        </w:trPr>
        <w:tc>
          <w:tcPr>
            <w:tcW w:w="708" w:type="pct"/>
            <w:vMerge/>
            <w:hideMark/>
          </w:tcPr>
          <w:p w:rsidR="00110C18" w:rsidRPr="0056388D" w:rsidRDefault="00110C18" w:rsidP="00063728">
            <w:pPr>
              <w:rPr>
                <w:ins w:id="197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15" w:author="KIM, Jason" w:date="2019-04-02T13:39:00Z"/>
                <w:rFonts w:ascii="Calibri" w:eastAsia="Times New Roman" w:hAnsi="Calibri" w:cs="Calibri"/>
                <w:color w:val="000000"/>
                <w:lang w:eastAsia="en-AU"/>
              </w:rPr>
            </w:pPr>
            <w:ins w:id="19716"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17" w:author="KIM, Jason" w:date="2019-04-02T13:39:00Z"/>
                <w:rFonts w:ascii="Calibri" w:eastAsia="Times New Roman" w:hAnsi="Calibri" w:cs="Calibri"/>
                <w:color w:val="000000"/>
                <w:lang w:eastAsia="en-AU"/>
              </w:rPr>
            </w:pPr>
            <w:ins w:id="197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19" w:author="KIM, Jason" w:date="2019-04-02T13:39:00Z"/>
                <w:rFonts w:ascii="Calibri" w:eastAsia="Times New Roman" w:hAnsi="Calibri" w:cs="Calibri"/>
                <w:color w:val="000000"/>
                <w:lang w:eastAsia="en-AU"/>
              </w:rPr>
            </w:pPr>
            <w:ins w:id="19720" w:author="KIM, Jason" w:date="2019-04-02T13:39:00Z">
              <w:r w:rsidRPr="0056388D">
                <w:rPr>
                  <w:rFonts w:ascii="Calibri" w:eastAsia="Times New Roman" w:hAnsi="Calibri" w:cs="Calibri"/>
                  <w:color w:val="000000"/>
                  <w:lang w:eastAsia="en-AU"/>
                </w:rPr>
                <w:t>LLS2143</w:t>
              </w:r>
            </w:ins>
          </w:p>
        </w:tc>
        <w:tc>
          <w:tcPr>
            <w:tcW w:w="933" w:type="pct"/>
            <w:noWrap/>
            <w:hideMark/>
          </w:tcPr>
          <w:p w:rsidR="00110C18" w:rsidRPr="0056388D" w:rsidRDefault="00110C18" w:rsidP="00063728">
            <w:pPr>
              <w:rPr>
                <w:ins w:id="19721" w:author="KIM, Jason" w:date="2019-04-02T13:39:00Z"/>
                <w:rFonts w:ascii="Calibri" w:eastAsia="Times New Roman" w:hAnsi="Calibri" w:cs="Calibri"/>
                <w:color w:val="000000"/>
                <w:lang w:eastAsia="en-AU"/>
              </w:rPr>
            </w:pPr>
            <w:ins w:id="197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23" w:author="KIM, Jason" w:date="2019-04-02T13:39:00Z"/>
                <w:rFonts w:ascii="Calibri" w:eastAsia="Times New Roman" w:hAnsi="Calibri" w:cs="Calibri"/>
                <w:color w:val="000000"/>
                <w:lang w:eastAsia="en-AU"/>
              </w:rPr>
            </w:pPr>
            <w:ins w:id="19724" w:author="KIM, Jason" w:date="2019-04-02T13:39:00Z">
              <w:r w:rsidRPr="0056388D">
                <w:rPr>
                  <w:rFonts w:ascii="Calibri" w:eastAsia="Times New Roman" w:hAnsi="Calibri" w:cs="Calibri"/>
                  <w:color w:val="000000"/>
                  <w:lang w:eastAsia="en-AU"/>
                </w:rPr>
                <w:t>Chainage 2473</w:t>
              </w:r>
            </w:ins>
          </w:p>
        </w:tc>
        <w:tc>
          <w:tcPr>
            <w:tcW w:w="764" w:type="pct"/>
            <w:noWrap/>
            <w:hideMark/>
          </w:tcPr>
          <w:p w:rsidR="00110C18" w:rsidRPr="0056388D" w:rsidRDefault="00110C18" w:rsidP="00063728">
            <w:pPr>
              <w:jc w:val="right"/>
              <w:rPr>
                <w:ins w:id="19725" w:author="KIM, Jason" w:date="2019-04-02T13:39:00Z"/>
                <w:rFonts w:ascii="Calibri" w:eastAsia="Times New Roman" w:hAnsi="Calibri" w:cs="Calibri"/>
                <w:color w:val="000000"/>
                <w:lang w:eastAsia="en-AU"/>
              </w:rPr>
            </w:pPr>
            <w:ins w:id="197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27" w:author="KIM, Jason" w:date="2019-04-02T13:39:00Z"/>
        </w:trPr>
        <w:tc>
          <w:tcPr>
            <w:tcW w:w="708" w:type="pct"/>
            <w:vMerge/>
            <w:hideMark/>
          </w:tcPr>
          <w:p w:rsidR="00110C18" w:rsidRPr="0056388D" w:rsidRDefault="00110C18" w:rsidP="00063728">
            <w:pPr>
              <w:rPr>
                <w:ins w:id="197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29" w:author="KIM, Jason" w:date="2019-04-02T13:39:00Z"/>
                <w:rFonts w:ascii="Calibri" w:eastAsia="Times New Roman" w:hAnsi="Calibri" w:cs="Calibri"/>
                <w:color w:val="000000"/>
                <w:lang w:eastAsia="en-AU"/>
              </w:rPr>
            </w:pPr>
            <w:ins w:id="19730"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31" w:author="KIM, Jason" w:date="2019-04-02T13:39:00Z"/>
                <w:rFonts w:ascii="Calibri" w:eastAsia="Times New Roman" w:hAnsi="Calibri" w:cs="Calibri"/>
                <w:color w:val="000000"/>
                <w:lang w:eastAsia="en-AU"/>
              </w:rPr>
            </w:pPr>
            <w:ins w:id="197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33" w:author="KIM, Jason" w:date="2019-04-02T13:39:00Z"/>
                <w:rFonts w:ascii="Calibri" w:eastAsia="Times New Roman" w:hAnsi="Calibri" w:cs="Calibri"/>
                <w:color w:val="000000"/>
                <w:lang w:eastAsia="en-AU"/>
              </w:rPr>
            </w:pPr>
            <w:ins w:id="19734" w:author="KIM, Jason" w:date="2019-04-02T13:39:00Z">
              <w:r w:rsidRPr="0056388D">
                <w:rPr>
                  <w:rFonts w:ascii="Calibri" w:eastAsia="Times New Roman" w:hAnsi="Calibri" w:cs="Calibri"/>
                  <w:color w:val="000000"/>
                  <w:lang w:eastAsia="en-AU"/>
                </w:rPr>
                <w:t>LLS2144</w:t>
              </w:r>
            </w:ins>
          </w:p>
        </w:tc>
        <w:tc>
          <w:tcPr>
            <w:tcW w:w="933" w:type="pct"/>
            <w:noWrap/>
            <w:hideMark/>
          </w:tcPr>
          <w:p w:rsidR="00110C18" w:rsidRPr="0056388D" w:rsidRDefault="00110C18" w:rsidP="00063728">
            <w:pPr>
              <w:rPr>
                <w:ins w:id="19735" w:author="KIM, Jason" w:date="2019-04-02T13:39:00Z"/>
                <w:rFonts w:ascii="Calibri" w:eastAsia="Times New Roman" w:hAnsi="Calibri" w:cs="Calibri"/>
                <w:color w:val="000000"/>
                <w:lang w:eastAsia="en-AU"/>
              </w:rPr>
            </w:pPr>
            <w:ins w:id="197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37" w:author="KIM, Jason" w:date="2019-04-02T13:39:00Z"/>
                <w:rFonts w:ascii="Calibri" w:eastAsia="Times New Roman" w:hAnsi="Calibri" w:cs="Calibri"/>
                <w:color w:val="000000"/>
                <w:lang w:eastAsia="en-AU"/>
              </w:rPr>
            </w:pPr>
            <w:ins w:id="19738" w:author="KIM, Jason" w:date="2019-04-02T13:39:00Z">
              <w:r w:rsidRPr="0056388D">
                <w:rPr>
                  <w:rFonts w:ascii="Calibri" w:eastAsia="Times New Roman" w:hAnsi="Calibri" w:cs="Calibri"/>
                  <w:color w:val="000000"/>
                  <w:lang w:eastAsia="en-AU"/>
                </w:rPr>
                <w:t>Chainage 2482</w:t>
              </w:r>
            </w:ins>
          </w:p>
        </w:tc>
        <w:tc>
          <w:tcPr>
            <w:tcW w:w="764" w:type="pct"/>
            <w:noWrap/>
            <w:hideMark/>
          </w:tcPr>
          <w:p w:rsidR="00110C18" w:rsidRPr="0056388D" w:rsidRDefault="00110C18" w:rsidP="00063728">
            <w:pPr>
              <w:jc w:val="right"/>
              <w:rPr>
                <w:ins w:id="19739" w:author="KIM, Jason" w:date="2019-04-02T13:39:00Z"/>
                <w:rFonts w:ascii="Calibri" w:eastAsia="Times New Roman" w:hAnsi="Calibri" w:cs="Calibri"/>
                <w:color w:val="000000"/>
                <w:lang w:eastAsia="en-AU"/>
              </w:rPr>
            </w:pPr>
            <w:ins w:id="197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41" w:author="KIM, Jason" w:date="2019-04-02T13:39:00Z"/>
        </w:trPr>
        <w:tc>
          <w:tcPr>
            <w:tcW w:w="708" w:type="pct"/>
            <w:vMerge w:val="restart"/>
            <w:noWrap/>
            <w:hideMark/>
          </w:tcPr>
          <w:p w:rsidR="00110C18" w:rsidRPr="0056388D" w:rsidRDefault="00110C18" w:rsidP="00063728">
            <w:pPr>
              <w:rPr>
                <w:ins w:id="19742" w:author="KIM, Jason" w:date="2019-04-02T13:39:00Z"/>
                <w:rFonts w:ascii="Calibri" w:eastAsia="Times New Roman" w:hAnsi="Calibri" w:cs="Calibri"/>
                <w:color w:val="000000"/>
                <w:lang w:eastAsia="en-AU"/>
              </w:rPr>
            </w:pPr>
            <w:ins w:id="19743" w:author="KIM, Jason" w:date="2019-04-02T13:39:00Z">
              <w:r w:rsidRPr="0056388D">
                <w:rPr>
                  <w:rFonts w:ascii="Calibri" w:eastAsia="Times New Roman" w:hAnsi="Calibri" w:cs="Calibri"/>
                  <w:color w:val="000000"/>
                  <w:lang w:eastAsia="en-AU"/>
                </w:rPr>
                <w:t>LLE16K51</w:t>
              </w:r>
            </w:ins>
          </w:p>
        </w:tc>
        <w:tc>
          <w:tcPr>
            <w:tcW w:w="605" w:type="pct"/>
            <w:noWrap/>
            <w:hideMark/>
          </w:tcPr>
          <w:p w:rsidR="00110C18" w:rsidRPr="0056388D" w:rsidRDefault="00110C18" w:rsidP="00063728">
            <w:pPr>
              <w:rPr>
                <w:ins w:id="19744" w:author="KIM, Jason" w:date="2019-04-02T13:39:00Z"/>
                <w:rFonts w:ascii="Calibri" w:eastAsia="Times New Roman" w:hAnsi="Calibri" w:cs="Calibri"/>
                <w:color w:val="000000"/>
                <w:lang w:eastAsia="en-AU"/>
              </w:rPr>
            </w:pPr>
            <w:ins w:id="19745"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46" w:author="KIM, Jason" w:date="2019-04-02T13:39:00Z"/>
                <w:rFonts w:ascii="Calibri" w:eastAsia="Times New Roman" w:hAnsi="Calibri" w:cs="Calibri"/>
                <w:color w:val="000000"/>
                <w:lang w:eastAsia="en-AU"/>
              </w:rPr>
            </w:pPr>
            <w:ins w:id="197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48" w:author="KIM, Jason" w:date="2019-04-02T13:39:00Z"/>
                <w:rFonts w:ascii="Calibri" w:eastAsia="Times New Roman" w:hAnsi="Calibri" w:cs="Calibri"/>
                <w:color w:val="000000"/>
                <w:lang w:eastAsia="en-AU"/>
              </w:rPr>
            </w:pPr>
            <w:ins w:id="19749" w:author="KIM, Jason" w:date="2019-04-02T13:39:00Z">
              <w:r w:rsidRPr="0056388D">
                <w:rPr>
                  <w:rFonts w:ascii="Calibri" w:eastAsia="Times New Roman" w:hAnsi="Calibri" w:cs="Calibri"/>
                  <w:color w:val="000000"/>
                  <w:lang w:eastAsia="en-AU"/>
                </w:rPr>
                <w:t>LLN1143</w:t>
              </w:r>
            </w:ins>
          </w:p>
        </w:tc>
        <w:tc>
          <w:tcPr>
            <w:tcW w:w="933" w:type="pct"/>
            <w:noWrap/>
            <w:hideMark/>
          </w:tcPr>
          <w:p w:rsidR="00110C18" w:rsidRPr="0056388D" w:rsidRDefault="00110C18" w:rsidP="00063728">
            <w:pPr>
              <w:rPr>
                <w:ins w:id="19750" w:author="KIM, Jason" w:date="2019-04-02T13:39:00Z"/>
                <w:rFonts w:ascii="Calibri" w:eastAsia="Times New Roman" w:hAnsi="Calibri" w:cs="Calibri"/>
                <w:color w:val="000000"/>
                <w:lang w:eastAsia="en-AU"/>
              </w:rPr>
            </w:pPr>
            <w:ins w:id="197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52" w:author="KIM, Jason" w:date="2019-04-02T13:39:00Z"/>
                <w:rFonts w:ascii="Calibri" w:eastAsia="Times New Roman" w:hAnsi="Calibri" w:cs="Calibri"/>
                <w:color w:val="000000"/>
                <w:lang w:eastAsia="en-AU"/>
              </w:rPr>
            </w:pPr>
            <w:ins w:id="19753" w:author="KIM, Jason" w:date="2019-04-02T13:39:00Z">
              <w:r w:rsidRPr="0056388D">
                <w:rPr>
                  <w:rFonts w:ascii="Calibri" w:eastAsia="Times New Roman" w:hAnsi="Calibri" w:cs="Calibri"/>
                  <w:color w:val="000000"/>
                  <w:lang w:eastAsia="en-AU"/>
                </w:rPr>
                <w:t>Chainage 2747</w:t>
              </w:r>
            </w:ins>
          </w:p>
        </w:tc>
        <w:tc>
          <w:tcPr>
            <w:tcW w:w="764" w:type="pct"/>
            <w:noWrap/>
            <w:hideMark/>
          </w:tcPr>
          <w:p w:rsidR="00110C18" w:rsidRPr="0056388D" w:rsidRDefault="00110C18" w:rsidP="00063728">
            <w:pPr>
              <w:jc w:val="right"/>
              <w:rPr>
                <w:ins w:id="19754" w:author="KIM, Jason" w:date="2019-04-02T13:39:00Z"/>
                <w:rFonts w:ascii="Calibri" w:eastAsia="Times New Roman" w:hAnsi="Calibri" w:cs="Calibri"/>
                <w:color w:val="000000"/>
                <w:lang w:eastAsia="en-AU"/>
              </w:rPr>
            </w:pPr>
            <w:ins w:id="19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56" w:author="KIM, Jason" w:date="2019-04-02T13:39:00Z"/>
        </w:trPr>
        <w:tc>
          <w:tcPr>
            <w:tcW w:w="708" w:type="pct"/>
            <w:vMerge/>
            <w:hideMark/>
          </w:tcPr>
          <w:p w:rsidR="00110C18" w:rsidRPr="0056388D" w:rsidRDefault="00110C18" w:rsidP="00063728">
            <w:pPr>
              <w:rPr>
                <w:ins w:id="19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58" w:author="KIM, Jason" w:date="2019-04-02T13:39:00Z"/>
                <w:rFonts w:ascii="Calibri" w:eastAsia="Times New Roman" w:hAnsi="Calibri" w:cs="Calibri"/>
                <w:color w:val="000000"/>
                <w:lang w:eastAsia="en-AU"/>
              </w:rPr>
            </w:pPr>
            <w:ins w:id="19759"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60" w:author="KIM, Jason" w:date="2019-04-02T13:39:00Z"/>
                <w:rFonts w:ascii="Calibri" w:eastAsia="Times New Roman" w:hAnsi="Calibri" w:cs="Calibri"/>
                <w:color w:val="000000"/>
                <w:lang w:eastAsia="en-AU"/>
              </w:rPr>
            </w:pPr>
            <w:ins w:id="197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62" w:author="KIM, Jason" w:date="2019-04-02T13:39:00Z"/>
                <w:rFonts w:ascii="Calibri" w:eastAsia="Times New Roman" w:hAnsi="Calibri" w:cs="Calibri"/>
                <w:color w:val="000000"/>
                <w:lang w:eastAsia="en-AU"/>
              </w:rPr>
            </w:pPr>
            <w:ins w:id="19763" w:author="KIM, Jason" w:date="2019-04-02T13:39:00Z">
              <w:r w:rsidRPr="0056388D">
                <w:rPr>
                  <w:rFonts w:ascii="Calibri" w:eastAsia="Times New Roman" w:hAnsi="Calibri" w:cs="Calibri"/>
                  <w:color w:val="000000"/>
                  <w:lang w:eastAsia="en-AU"/>
                </w:rPr>
                <w:t>LLN1144</w:t>
              </w:r>
            </w:ins>
          </w:p>
        </w:tc>
        <w:tc>
          <w:tcPr>
            <w:tcW w:w="933" w:type="pct"/>
            <w:noWrap/>
            <w:hideMark/>
          </w:tcPr>
          <w:p w:rsidR="00110C18" w:rsidRPr="0056388D" w:rsidRDefault="00110C18" w:rsidP="00063728">
            <w:pPr>
              <w:rPr>
                <w:ins w:id="19764" w:author="KIM, Jason" w:date="2019-04-02T13:39:00Z"/>
                <w:rFonts w:ascii="Calibri" w:eastAsia="Times New Roman" w:hAnsi="Calibri" w:cs="Calibri"/>
                <w:color w:val="000000"/>
                <w:lang w:eastAsia="en-AU"/>
              </w:rPr>
            </w:pPr>
            <w:ins w:id="197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66" w:author="KIM, Jason" w:date="2019-04-02T13:39:00Z"/>
                <w:rFonts w:ascii="Calibri" w:eastAsia="Times New Roman" w:hAnsi="Calibri" w:cs="Calibri"/>
                <w:color w:val="000000"/>
                <w:lang w:eastAsia="en-AU"/>
              </w:rPr>
            </w:pPr>
            <w:ins w:id="19767" w:author="KIM, Jason" w:date="2019-04-02T13:39:00Z">
              <w:r w:rsidRPr="0056388D">
                <w:rPr>
                  <w:rFonts w:ascii="Calibri" w:eastAsia="Times New Roman" w:hAnsi="Calibri" w:cs="Calibri"/>
                  <w:color w:val="000000"/>
                  <w:lang w:eastAsia="en-AU"/>
                </w:rPr>
                <w:t>Chainage 2756</w:t>
              </w:r>
            </w:ins>
          </w:p>
        </w:tc>
        <w:tc>
          <w:tcPr>
            <w:tcW w:w="764" w:type="pct"/>
            <w:noWrap/>
            <w:hideMark/>
          </w:tcPr>
          <w:p w:rsidR="00110C18" w:rsidRPr="0056388D" w:rsidRDefault="00110C18" w:rsidP="00063728">
            <w:pPr>
              <w:jc w:val="right"/>
              <w:rPr>
                <w:ins w:id="19768" w:author="KIM, Jason" w:date="2019-04-02T13:39:00Z"/>
                <w:rFonts w:ascii="Calibri" w:eastAsia="Times New Roman" w:hAnsi="Calibri" w:cs="Calibri"/>
                <w:color w:val="000000"/>
                <w:lang w:eastAsia="en-AU"/>
              </w:rPr>
            </w:pPr>
            <w:ins w:id="19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70" w:author="KIM, Jason" w:date="2019-04-02T13:39:00Z"/>
        </w:trPr>
        <w:tc>
          <w:tcPr>
            <w:tcW w:w="708" w:type="pct"/>
            <w:vMerge/>
            <w:hideMark/>
          </w:tcPr>
          <w:p w:rsidR="00110C18" w:rsidRPr="0056388D" w:rsidRDefault="00110C18" w:rsidP="00063728">
            <w:pPr>
              <w:rPr>
                <w:ins w:id="197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72" w:author="KIM, Jason" w:date="2019-04-02T13:39:00Z"/>
                <w:rFonts w:ascii="Calibri" w:eastAsia="Times New Roman" w:hAnsi="Calibri" w:cs="Calibri"/>
                <w:color w:val="000000"/>
                <w:lang w:eastAsia="en-AU"/>
              </w:rPr>
            </w:pPr>
            <w:ins w:id="19773"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74" w:author="KIM, Jason" w:date="2019-04-02T13:39:00Z"/>
                <w:rFonts w:ascii="Calibri" w:eastAsia="Times New Roman" w:hAnsi="Calibri" w:cs="Calibri"/>
                <w:color w:val="000000"/>
                <w:lang w:eastAsia="en-AU"/>
              </w:rPr>
            </w:pPr>
            <w:ins w:id="197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76" w:author="KIM, Jason" w:date="2019-04-02T13:39:00Z"/>
                <w:rFonts w:ascii="Calibri" w:eastAsia="Times New Roman" w:hAnsi="Calibri" w:cs="Calibri"/>
                <w:color w:val="000000"/>
                <w:lang w:eastAsia="en-AU"/>
              </w:rPr>
            </w:pPr>
            <w:ins w:id="19777" w:author="KIM, Jason" w:date="2019-04-02T13:39:00Z">
              <w:r w:rsidRPr="0056388D">
                <w:rPr>
                  <w:rFonts w:ascii="Calibri" w:eastAsia="Times New Roman" w:hAnsi="Calibri" w:cs="Calibri"/>
                  <w:color w:val="000000"/>
                  <w:lang w:eastAsia="en-AU"/>
                </w:rPr>
                <w:t>LLN1145</w:t>
              </w:r>
            </w:ins>
          </w:p>
        </w:tc>
        <w:tc>
          <w:tcPr>
            <w:tcW w:w="933" w:type="pct"/>
            <w:noWrap/>
            <w:hideMark/>
          </w:tcPr>
          <w:p w:rsidR="00110C18" w:rsidRPr="0056388D" w:rsidRDefault="00110C18" w:rsidP="00063728">
            <w:pPr>
              <w:rPr>
                <w:ins w:id="19778" w:author="KIM, Jason" w:date="2019-04-02T13:39:00Z"/>
                <w:rFonts w:ascii="Calibri" w:eastAsia="Times New Roman" w:hAnsi="Calibri" w:cs="Calibri"/>
                <w:color w:val="000000"/>
                <w:lang w:eastAsia="en-AU"/>
              </w:rPr>
            </w:pPr>
            <w:ins w:id="197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80" w:author="KIM, Jason" w:date="2019-04-02T13:39:00Z"/>
                <w:rFonts w:ascii="Calibri" w:eastAsia="Times New Roman" w:hAnsi="Calibri" w:cs="Calibri"/>
                <w:color w:val="000000"/>
                <w:lang w:eastAsia="en-AU"/>
              </w:rPr>
            </w:pPr>
            <w:ins w:id="19781" w:author="KIM, Jason" w:date="2019-04-02T13:39:00Z">
              <w:r w:rsidRPr="0056388D">
                <w:rPr>
                  <w:rFonts w:ascii="Calibri" w:eastAsia="Times New Roman" w:hAnsi="Calibri" w:cs="Calibri"/>
                  <w:color w:val="000000"/>
                  <w:lang w:eastAsia="en-AU"/>
                </w:rPr>
                <w:t>Chainage 2766</w:t>
              </w:r>
            </w:ins>
          </w:p>
        </w:tc>
        <w:tc>
          <w:tcPr>
            <w:tcW w:w="764" w:type="pct"/>
            <w:noWrap/>
            <w:hideMark/>
          </w:tcPr>
          <w:p w:rsidR="00110C18" w:rsidRPr="0056388D" w:rsidRDefault="00110C18" w:rsidP="00063728">
            <w:pPr>
              <w:jc w:val="right"/>
              <w:rPr>
                <w:ins w:id="19782" w:author="KIM, Jason" w:date="2019-04-02T13:39:00Z"/>
                <w:rFonts w:ascii="Calibri" w:eastAsia="Times New Roman" w:hAnsi="Calibri" w:cs="Calibri"/>
                <w:color w:val="000000"/>
                <w:lang w:eastAsia="en-AU"/>
              </w:rPr>
            </w:pPr>
            <w:ins w:id="19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84" w:author="KIM, Jason" w:date="2019-04-02T13:39:00Z"/>
        </w:trPr>
        <w:tc>
          <w:tcPr>
            <w:tcW w:w="708" w:type="pct"/>
            <w:vMerge/>
            <w:hideMark/>
          </w:tcPr>
          <w:p w:rsidR="00110C18" w:rsidRPr="0056388D" w:rsidRDefault="00110C18" w:rsidP="00063728">
            <w:pPr>
              <w:rPr>
                <w:ins w:id="197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86" w:author="KIM, Jason" w:date="2019-04-02T13:39:00Z"/>
                <w:rFonts w:ascii="Calibri" w:eastAsia="Times New Roman" w:hAnsi="Calibri" w:cs="Calibri"/>
                <w:color w:val="000000"/>
                <w:lang w:eastAsia="en-AU"/>
              </w:rPr>
            </w:pPr>
            <w:ins w:id="19787"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88" w:author="KIM, Jason" w:date="2019-04-02T13:39:00Z"/>
                <w:rFonts w:ascii="Calibri" w:eastAsia="Times New Roman" w:hAnsi="Calibri" w:cs="Calibri"/>
                <w:color w:val="000000"/>
                <w:lang w:eastAsia="en-AU"/>
              </w:rPr>
            </w:pPr>
            <w:ins w:id="197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90" w:author="KIM, Jason" w:date="2019-04-02T13:39:00Z"/>
                <w:rFonts w:ascii="Calibri" w:eastAsia="Times New Roman" w:hAnsi="Calibri" w:cs="Calibri"/>
                <w:color w:val="000000"/>
                <w:lang w:eastAsia="en-AU"/>
              </w:rPr>
            </w:pPr>
            <w:ins w:id="19791" w:author="KIM, Jason" w:date="2019-04-02T13:39:00Z">
              <w:r w:rsidRPr="0056388D">
                <w:rPr>
                  <w:rFonts w:ascii="Calibri" w:eastAsia="Times New Roman" w:hAnsi="Calibri" w:cs="Calibri"/>
                  <w:color w:val="000000"/>
                  <w:lang w:eastAsia="en-AU"/>
                </w:rPr>
                <w:t>LLN1146</w:t>
              </w:r>
            </w:ins>
          </w:p>
        </w:tc>
        <w:tc>
          <w:tcPr>
            <w:tcW w:w="933" w:type="pct"/>
            <w:noWrap/>
            <w:hideMark/>
          </w:tcPr>
          <w:p w:rsidR="00110C18" w:rsidRPr="0056388D" w:rsidRDefault="00110C18" w:rsidP="00063728">
            <w:pPr>
              <w:rPr>
                <w:ins w:id="19792" w:author="KIM, Jason" w:date="2019-04-02T13:39:00Z"/>
                <w:rFonts w:ascii="Calibri" w:eastAsia="Times New Roman" w:hAnsi="Calibri" w:cs="Calibri"/>
                <w:color w:val="000000"/>
                <w:lang w:eastAsia="en-AU"/>
              </w:rPr>
            </w:pPr>
            <w:ins w:id="197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94" w:author="KIM, Jason" w:date="2019-04-02T13:39:00Z"/>
                <w:rFonts w:ascii="Calibri" w:eastAsia="Times New Roman" w:hAnsi="Calibri" w:cs="Calibri"/>
                <w:color w:val="000000"/>
                <w:lang w:eastAsia="en-AU"/>
              </w:rPr>
            </w:pPr>
            <w:ins w:id="19795" w:author="KIM, Jason" w:date="2019-04-02T13:39:00Z">
              <w:r w:rsidRPr="0056388D">
                <w:rPr>
                  <w:rFonts w:ascii="Calibri" w:eastAsia="Times New Roman" w:hAnsi="Calibri" w:cs="Calibri"/>
                  <w:color w:val="000000"/>
                  <w:lang w:eastAsia="en-AU"/>
                </w:rPr>
                <w:t>Chainage 2776</w:t>
              </w:r>
            </w:ins>
          </w:p>
        </w:tc>
        <w:tc>
          <w:tcPr>
            <w:tcW w:w="764" w:type="pct"/>
            <w:noWrap/>
            <w:hideMark/>
          </w:tcPr>
          <w:p w:rsidR="00110C18" w:rsidRPr="0056388D" w:rsidRDefault="00110C18" w:rsidP="00063728">
            <w:pPr>
              <w:jc w:val="right"/>
              <w:rPr>
                <w:ins w:id="19796" w:author="KIM, Jason" w:date="2019-04-02T13:39:00Z"/>
                <w:rFonts w:ascii="Calibri" w:eastAsia="Times New Roman" w:hAnsi="Calibri" w:cs="Calibri"/>
                <w:color w:val="000000"/>
                <w:lang w:eastAsia="en-AU"/>
              </w:rPr>
            </w:pPr>
            <w:ins w:id="19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98" w:author="KIM, Jason" w:date="2019-04-02T13:39:00Z"/>
        </w:trPr>
        <w:tc>
          <w:tcPr>
            <w:tcW w:w="708" w:type="pct"/>
            <w:vMerge/>
            <w:hideMark/>
          </w:tcPr>
          <w:p w:rsidR="00110C18" w:rsidRPr="0056388D" w:rsidRDefault="00110C18" w:rsidP="00063728">
            <w:pPr>
              <w:rPr>
                <w:ins w:id="197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00" w:author="KIM, Jason" w:date="2019-04-02T13:39:00Z"/>
                <w:rFonts w:ascii="Calibri" w:eastAsia="Times New Roman" w:hAnsi="Calibri" w:cs="Calibri"/>
                <w:color w:val="000000"/>
                <w:lang w:eastAsia="en-AU"/>
              </w:rPr>
            </w:pPr>
            <w:ins w:id="19801"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02" w:author="KIM, Jason" w:date="2019-04-02T13:39:00Z"/>
                <w:rFonts w:ascii="Calibri" w:eastAsia="Times New Roman" w:hAnsi="Calibri" w:cs="Calibri"/>
                <w:color w:val="000000"/>
                <w:lang w:eastAsia="en-AU"/>
              </w:rPr>
            </w:pPr>
            <w:ins w:id="198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04" w:author="KIM, Jason" w:date="2019-04-02T13:39:00Z"/>
                <w:rFonts w:ascii="Calibri" w:eastAsia="Times New Roman" w:hAnsi="Calibri" w:cs="Calibri"/>
                <w:color w:val="000000"/>
                <w:lang w:eastAsia="en-AU"/>
              </w:rPr>
            </w:pPr>
            <w:ins w:id="19805" w:author="KIM, Jason" w:date="2019-04-02T13:39:00Z">
              <w:r w:rsidRPr="0056388D">
                <w:rPr>
                  <w:rFonts w:ascii="Calibri" w:eastAsia="Times New Roman" w:hAnsi="Calibri" w:cs="Calibri"/>
                  <w:color w:val="000000"/>
                  <w:lang w:eastAsia="en-AU"/>
                </w:rPr>
                <w:t>LLN1147</w:t>
              </w:r>
            </w:ins>
          </w:p>
        </w:tc>
        <w:tc>
          <w:tcPr>
            <w:tcW w:w="933" w:type="pct"/>
            <w:noWrap/>
            <w:hideMark/>
          </w:tcPr>
          <w:p w:rsidR="00110C18" w:rsidRPr="0056388D" w:rsidRDefault="00110C18" w:rsidP="00063728">
            <w:pPr>
              <w:rPr>
                <w:ins w:id="19806" w:author="KIM, Jason" w:date="2019-04-02T13:39:00Z"/>
                <w:rFonts w:ascii="Calibri" w:eastAsia="Times New Roman" w:hAnsi="Calibri" w:cs="Calibri"/>
                <w:color w:val="000000"/>
                <w:lang w:eastAsia="en-AU"/>
              </w:rPr>
            </w:pPr>
            <w:ins w:id="198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08" w:author="KIM, Jason" w:date="2019-04-02T13:39:00Z"/>
                <w:rFonts w:ascii="Calibri" w:eastAsia="Times New Roman" w:hAnsi="Calibri" w:cs="Calibri"/>
                <w:color w:val="000000"/>
                <w:lang w:eastAsia="en-AU"/>
              </w:rPr>
            </w:pPr>
            <w:ins w:id="19809" w:author="KIM, Jason" w:date="2019-04-02T13:39:00Z">
              <w:r w:rsidRPr="0056388D">
                <w:rPr>
                  <w:rFonts w:ascii="Calibri" w:eastAsia="Times New Roman" w:hAnsi="Calibri" w:cs="Calibri"/>
                  <w:color w:val="000000"/>
                  <w:lang w:eastAsia="en-AU"/>
                </w:rPr>
                <w:t>Chainage 2785</w:t>
              </w:r>
            </w:ins>
          </w:p>
        </w:tc>
        <w:tc>
          <w:tcPr>
            <w:tcW w:w="764" w:type="pct"/>
            <w:noWrap/>
            <w:hideMark/>
          </w:tcPr>
          <w:p w:rsidR="00110C18" w:rsidRPr="0056388D" w:rsidRDefault="00110C18" w:rsidP="00063728">
            <w:pPr>
              <w:jc w:val="right"/>
              <w:rPr>
                <w:ins w:id="19810" w:author="KIM, Jason" w:date="2019-04-02T13:39:00Z"/>
                <w:rFonts w:ascii="Calibri" w:eastAsia="Times New Roman" w:hAnsi="Calibri" w:cs="Calibri"/>
                <w:color w:val="000000"/>
                <w:lang w:eastAsia="en-AU"/>
              </w:rPr>
            </w:pPr>
            <w:ins w:id="19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12" w:author="KIM, Jason" w:date="2019-04-02T13:39:00Z"/>
        </w:trPr>
        <w:tc>
          <w:tcPr>
            <w:tcW w:w="708" w:type="pct"/>
            <w:vMerge/>
            <w:hideMark/>
          </w:tcPr>
          <w:p w:rsidR="00110C18" w:rsidRPr="0056388D" w:rsidRDefault="00110C18" w:rsidP="00063728">
            <w:pPr>
              <w:rPr>
                <w:ins w:id="198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14" w:author="KIM, Jason" w:date="2019-04-02T13:39:00Z"/>
                <w:rFonts w:ascii="Calibri" w:eastAsia="Times New Roman" w:hAnsi="Calibri" w:cs="Calibri"/>
                <w:color w:val="000000"/>
                <w:lang w:eastAsia="en-AU"/>
              </w:rPr>
            </w:pPr>
            <w:ins w:id="19815"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16" w:author="KIM, Jason" w:date="2019-04-02T13:39:00Z"/>
                <w:rFonts w:ascii="Calibri" w:eastAsia="Times New Roman" w:hAnsi="Calibri" w:cs="Calibri"/>
                <w:color w:val="000000"/>
                <w:lang w:eastAsia="en-AU"/>
              </w:rPr>
            </w:pPr>
            <w:ins w:id="198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18" w:author="KIM, Jason" w:date="2019-04-02T13:39:00Z"/>
                <w:rFonts w:ascii="Calibri" w:eastAsia="Times New Roman" w:hAnsi="Calibri" w:cs="Calibri"/>
                <w:color w:val="000000"/>
                <w:lang w:eastAsia="en-AU"/>
              </w:rPr>
            </w:pPr>
            <w:ins w:id="19819" w:author="KIM, Jason" w:date="2019-04-02T13:39:00Z">
              <w:r w:rsidRPr="0056388D">
                <w:rPr>
                  <w:rFonts w:ascii="Calibri" w:eastAsia="Times New Roman" w:hAnsi="Calibri" w:cs="Calibri"/>
                  <w:color w:val="000000"/>
                  <w:lang w:eastAsia="en-AU"/>
                </w:rPr>
                <w:t>LLN1148</w:t>
              </w:r>
            </w:ins>
          </w:p>
        </w:tc>
        <w:tc>
          <w:tcPr>
            <w:tcW w:w="933" w:type="pct"/>
            <w:noWrap/>
            <w:hideMark/>
          </w:tcPr>
          <w:p w:rsidR="00110C18" w:rsidRPr="0056388D" w:rsidRDefault="00110C18" w:rsidP="00063728">
            <w:pPr>
              <w:rPr>
                <w:ins w:id="19820" w:author="KIM, Jason" w:date="2019-04-02T13:39:00Z"/>
                <w:rFonts w:ascii="Calibri" w:eastAsia="Times New Roman" w:hAnsi="Calibri" w:cs="Calibri"/>
                <w:color w:val="000000"/>
                <w:lang w:eastAsia="en-AU"/>
              </w:rPr>
            </w:pPr>
            <w:ins w:id="198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22" w:author="KIM, Jason" w:date="2019-04-02T13:39:00Z"/>
                <w:rFonts w:ascii="Calibri" w:eastAsia="Times New Roman" w:hAnsi="Calibri" w:cs="Calibri"/>
                <w:color w:val="000000"/>
                <w:lang w:eastAsia="en-AU"/>
              </w:rPr>
            </w:pPr>
            <w:ins w:id="19823" w:author="KIM, Jason" w:date="2019-04-02T13:39:00Z">
              <w:r w:rsidRPr="0056388D">
                <w:rPr>
                  <w:rFonts w:ascii="Calibri" w:eastAsia="Times New Roman" w:hAnsi="Calibri" w:cs="Calibri"/>
                  <w:color w:val="000000"/>
                  <w:lang w:eastAsia="en-AU"/>
                </w:rPr>
                <w:t>Chainage 2795</w:t>
              </w:r>
            </w:ins>
          </w:p>
        </w:tc>
        <w:tc>
          <w:tcPr>
            <w:tcW w:w="764" w:type="pct"/>
            <w:noWrap/>
            <w:hideMark/>
          </w:tcPr>
          <w:p w:rsidR="00110C18" w:rsidRPr="0056388D" w:rsidRDefault="00110C18" w:rsidP="00063728">
            <w:pPr>
              <w:jc w:val="right"/>
              <w:rPr>
                <w:ins w:id="19824" w:author="KIM, Jason" w:date="2019-04-02T13:39:00Z"/>
                <w:rFonts w:ascii="Calibri" w:eastAsia="Times New Roman" w:hAnsi="Calibri" w:cs="Calibri"/>
                <w:color w:val="000000"/>
                <w:lang w:eastAsia="en-AU"/>
              </w:rPr>
            </w:pPr>
            <w:ins w:id="19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26" w:author="KIM, Jason" w:date="2019-04-02T13:39:00Z"/>
        </w:trPr>
        <w:tc>
          <w:tcPr>
            <w:tcW w:w="708" w:type="pct"/>
            <w:vMerge/>
            <w:hideMark/>
          </w:tcPr>
          <w:p w:rsidR="00110C18" w:rsidRPr="0056388D" w:rsidRDefault="00110C18" w:rsidP="00063728">
            <w:pPr>
              <w:rPr>
                <w:ins w:id="198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28" w:author="KIM, Jason" w:date="2019-04-02T13:39:00Z"/>
                <w:rFonts w:ascii="Calibri" w:eastAsia="Times New Roman" w:hAnsi="Calibri" w:cs="Calibri"/>
                <w:color w:val="000000"/>
                <w:lang w:eastAsia="en-AU"/>
              </w:rPr>
            </w:pPr>
            <w:ins w:id="19829"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30" w:author="KIM, Jason" w:date="2019-04-02T13:39:00Z"/>
                <w:rFonts w:ascii="Calibri" w:eastAsia="Times New Roman" w:hAnsi="Calibri" w:cs="Calibri"/>
                <w:color w:val="000000"/>
                <w:lang w:eastAsia="en-AU"/>
              </w:rPr>
            </w:pPr>
            <w:ins w:id="198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32" w:author="KIM, Jason" w:date="2019-04-02T13:39:00Z"/>
                <w:rFonts w:ascii="Calibri" w:eastAsia="Times New Roman" w:hAnsi="Calibri" w:cs="Calibri"/>
                <w:color w:val="000000"/>
                <w:lang w:eastAsia="en-AU"/>
              </w:rPr>
            </w:pPr>
            <w:ins w:id="19833" w:author="KIM, Jason" w:date="2019-04-02T13:39:00Z">
              <w:r w:rsidRPr="0056388D">
                <w:rPr>
                  <w:rFonts w:ascii="Calibri" w:eastAsia="Times New Roman" w:hAnsi="Calibri" w:cs="Calibri"/>
                  <w:color w:val="000000"/>
                  <w:lang w:eastAsia="en-AU"/>
                </w:rPr>
                <w:t>LLN1149</w:t>
              </w:r>
            </w:ins>
          </w:p>
        </w:tc>
        <w:tc>
          <w:tcPr>
            <w:tcW w:w="933" w:type="pct"/>
            <w:noWrap/>
            <w:hideMark/>
          </w:tcPr>
          <w:p w:rsidR="00110C18" w:rsidRPr="0056388D" w:rsidRDefault="00110C18" w:rsidP="00063728">
            <w:pPr>
              <w:rPr>
                <w:ins w:id="19834" w:author="KIM, Jason" w:date="2019-04-02T13:39:00Z"/>
                <w:rFonts w:ascii="Calibri" w:eastAsia="Times New Roman" w:hAnsi="Calibri" w:cs="Calibri"/>
                <w:color w:val="000000"/>
                <w:lang w:eastAsia="en-AU"/>
              </w:rPr>
            </w:pPr>
            <w:ins w:id="198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36" w:author="KIM, Jason" w:date="2019-04-02T13:39:00Z"/>
                <w:rFonts w:ascii="Calibri" w:eastAsia="Times New Roman" w:hAnsi="Calibri" w:cs="Calibri"/>
                <w:color w:val="000000"/>
                <w:lang w:eastAsia="en-AU"/>
              </w:rPr>
            </w:pPr>
            <w:ins w:id="19837" w:author="KIM, Jason" w:date="2019-04-02T13:39:00Z">
              <w:r w:rsidRPr="0056388D">
                <w:rPr>
                  <w:rFonts w:ascii="Calibri" w:eastAsia="Times New Roman" w:hAnsi="Calibri" w:cs="Calibri"/>
                  <w:color w:val="000000"/>
                  <w:lang w:eastAsia="en-AU"/>
                </w:rPr>
                <w:t>Chainage 2805</w:t>
              </w:r>
            </w:ins>
          </w:p>
        </w:tc>
        <w:tc>
          <w:tcPr>
            <w:tcW w:w="764" w:type="pct"/>
            <w:noWrap/>
            <w:hideMark/>
          </w:tcPr>
          <w:p w:rsidR="00110C18" w:rsidRPr="0056388D" w:rsidRDefault="00110C18" w:rsidP="00063728">
            <w:pPr>
              <w:jc w:val="right"/>
              <w:rPr>
                <w:ins w:id="19838" w:author="KIM, Jason" w:date="2019-04-02T13:39:00Z"/>
                <w:rFonts w:ascii="Calibri" w:eastAsia="Times New Roman" w:hAnsi="Calibri" w:cs="Calibri"/>
                <w:color w:val="000000"/>
                <w:lang w:eastAsia="en-AU"/>
              </w:rPr>
            </w:pPr>
            <w:ins w:id="19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40" w:author="KIM, Jason" w:date="2019-04-02T13:39:00Z"/>
        </w:trPr>
        <w:tc>
          <w:tcPr>
            <w:tcW w:w="708" w:type="pct"/>
            <w:vMerge/>
            <w:hideMark/>
          </w:tcPr>
          <w:p w:rsidR="00110C18" w:rsidRPr="0056388D" w:rsidRDefault="00110C18" w:rsidP="00063728">
            <w:pPr>
              <w:rPr>
                <w:ins w:id="198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42" w:author="KIM, Jason" w:date="2019-04-02T13:39:00Z"/>
                <w:rFonts w:ascii="Calibri" w:eastAsia="Times New Roman" w:hAnsi="Calibri" w:cs="Calibri"/>
                <w:color w:val="000000"/>
                <w:lang w:eastAsia="en-AU"/>
              </w:rPr>
            </w:pPr>
            <w:ins w:id="19843"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44" w:author="KIM, Jason" w:date="2019-04-02T13:39:00Z"/>
                <w:rFonts w:ascii="Calibri" w:eastAsia="Times New Roman" w:hAnsi="Calibri" w:cs="Calibri"/>
                <w:color w:val="000000"/>
                <w:lang w:eastAsia="en-AU"/>
              </w:rPr>
            </w:pPr>
            <w:ins w:id="198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46" w:author="KIM, Jason" w:date="2019-04-02T13:39:00Z"/>
                <w:rFonts w:ascii="Calibri" w:eastAsia="Times New Roman" w:hAnsi="Calibri" w:cs="Calibri"/>
                <w:color w:val="000000"/>
                <w:lang w:eastAsia="en-AU"/>
              </w:rPr>
            </w:pPr>
            <w:ins w:id="19847" w:author="KIM, Jason" w:date="2019-04-02T13:39:00Z">
              <w:r w:rsidRPr="0056388D">
                <w:rPr>
                  <w:rFonts w:ascii="Calibri" w:eastAsia="Times New Roman" w:hAnsi="Calibri" w:cs="Calibri"/>
                  <w:color w:val="000000"/>
                  <w:lang w:eastAsia="en-AU"/>
                </w:rPr>
                <w:t>LLN1150</w:t>
              </w:r>
            </w:ins>
          </w:p>
        </w:tc>
        <w:tc>
          <w:tcPr>
            <w:tcW w:w="933" w:type="pct"/>
            <w:noWrap/>
            <w:hideMark/>
          </w:tcPr>
          <w:p w:rsidR="00110C18" w:rsidRPr="0056388D" w:rsidRDefault="00110C18" w:rsidP="00063728">
            <w:pPr>
              <w:rPr>
                <w:ins w:id="19848" w:author="KIM, Jason" w:date="2019-04-02T13:39:00Z"/>
                <w:rFonts w:ascii="Calibri" w:eastAsia="Times New Roman" w:hAnsi="Calibri" w:cs="Calibri"/>
                <w:color w:val="000000"/>
                <w:lang w:eastAsia="en-AU"/>
              </w:rPr>
            </w:pPr>
            <w:ins w:id="198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50" w:author="KIM, Jason" w:date="2019-04-02T13:39:00Z"/>
                <w:rFonts w:ascii="Calibri" w:eastAsia="Times New Roman" w:hAnsi="Calibri" w:cs="Calibri"/>
                <w:color w:val="000000"/>
                <w:lang w:eastAsia="en-AU"/>
              </w:rPr>
            </w:pPr>
            <w:ins w:id="19851" w:author="KIM, Jason" w:date="2019-04-02T13:39:00Z">
              <w:r w:rsidRPr="0056388D">
                <w:rPr>
                  <w:rFonts w:ascii="Calibri" w:eastAsia="Times New Roman" w:hAnsi="Calibri" w:cs="Calibri"/>
                  <w:color w:val="000000"/>
                  <w:lang w:eastAsia="en-AU"/>
                </w:rPr>
                <w:t>Chainage 2814</w:t>
              </w:r>
            </w:ins>
          </w:p>
        </w:tc>
        <w:tc>
          <w:tcPr>
            <w:tcW w:w="764" w:type="pct"/>
            <w:noWrap/>
            <w:hideMark/>
          </w:tcPr>
          <w:p w:rsidR="00110C18" w:rsidRPr="0056388D" w:rsidRDefault="00110C18" w:rsidP="00063728">
            <w:pPr>
              <w:jc w:val="right"/>
              <w:rPr>
                <w:ins w:id="19852" w:author="KIM, Jason" w:date="2019-04-02T13:39:00Z"/>
                <w:rFonts w:ascii="Calibri" w:eastAsia="Times New Roman" w:hAnsi="Calibri" w:cs="Calibri"/>
                <w:color w:val="000000"/>
                <w:lang w:eastAsia="en-AU"/>
              </w:rPr>
            </w:pPr>
            <w:ins w:id="19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54" w:author="KIM, Jason" w:date="2019-04-02T13:39:00Z"/>
        </w:trPr>
        <w:tc>
          <w:tcPr>
            <w:tcW w:w="708" w:type="pct"/>
            <w:vMerge/>
            <w:hideMark/>
          </w:tcPr>
          <w:p w:rsidR="00110C18" w:rsidRPr="0056388D" w:rsidRDefault="00110C18" w:rsidP="00063728">
            <w:pPr>
              <w:rPr>
                <w:ins w:id="198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56" w:author="KIM, Jason" w:date="2019-04-02T13:39:00Z"/>
                <w:rFonts w:ascii="Calibri" w:eastAsia="Times New Roman" w:hAnsi="Calibri" w:cs="Calibri"/>
                <w:color w:val="000000"/>
                <w:lang w:eastAsia="en-AU"/>
              </w:rPr>
            </w:pPr>
            <w:ins w:id="19857"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58" w:author="KIM, Jason" w:date="2019-04-02T13:39:00Z"/>
                <w:rFonts w:ascii="Calibri" w:eastAsia="Times New Roman" w:hAnsi="Calibri" w:cs="Calibri"/>
                <w:color w:val="000000"/>
                <w:lang w:eastAsia="en-AU"/>
              </w:rPr>
            </w:pPr>
            <w:ins w:id="198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60" w:author="KIM, Jason" w:date="2019-04-02T13:39:00Z"/>
                <w:rFonts w:ascii="Calibri" w:eastAsia="Times New Roman" w:hAnsi="Calibri" w:cs="Calibri"/>
                <w:color w:val="000000"/>
                <w:lang w:eastAsia="en-AU"/>
              </w:rPr>
            </w:pPr>
            <w:ins w:id="19861" w:author="KIM, Jason" w:date="2019-04-02T13:39:00Z">
              <w:r w:rsidRPr="0056388D">
                <w:rPr>
                  <w:rFonts w:ascii="Calibri" w:eastAsia="Times New Roman" w:hAnsi="Calibri" w:cs="Calibri"/>
                  <w:color w:val="000000"/>
                  <w:lang w:eastAsia="en-AU"/>
                </w:rPr>
                <w:t>LLN1151</w:t>
              </w:r>
            </w:ins>
          </w:p>
        </w:tc>
        <w:tc>
          <w:tcPr>
            <w:tcW w:w="933" w:type="pct"/>
            <w:noWrap/>
            <w:hideMark/>
          </w:tcPr>
          <w:p w:rsidR="00110C18" w:rsidRPr="0056388D" w:rsidRDefault="00110C18" w:rsidP="00063728">
            <w:pPr>
              <w:rPr>
                <w:ins w:id="19862" w:author="KIM, Jason" w:date="2019-04-02T13:39:00Z"/>
                <w:rFonts w:ascii="Calibri" w:eastAsia="Times New Roman" w:hAnsi="Calibri" w:cs="Calibri"/>
                <w:color w:val="000000"/>
                <w:lang w:eastAsia="en-AU"/>
              </w:rPr>
            </w:pPr>
            <w:ins w:id="198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64" w:author="KIM, Jason" w:date="2019-04-02T13:39:00Z"/>
                <w:rFonts w:ascii="Calibri" w:eastAsia="Times New Roman" w:hAnsi="Calibri" w:cs="Calibri"/>
                <w:color w:val="000000"/>
                <w:lang w:eastAsia="en-AU"/>
              </w:rPr>
            </w:pPr>
            <w:ins w:id="19865" w:author="KIM, Jason" w:date="2019-04-02T13:39:00Z">
              <w:r w:rsidRPr="0056388D">
                <w:rPr>
                  <w:rFonts w:ascii="Calibri" w:eastAsia="Times New Roman" w:hAnsi="Calibri" w:cs="Calibri"/>
                  <w:color w:val="000000"/>
                  <w:lang w:eastAsia="en-AU"/>
                </w:rPr>
                <w:t>Chainage 2824</w:t>
              </w:r>
            </w:ins>
          </w:p>
        </w:tc>
        <w:tc>
          <w:tcPr>
            <w:tcW w:w="764" w:type="pct"/>
            <w:noWrap/>
            <w:hideMark/>
          </w:tcPr>
          <w:p w:rsidR="00110C18" w:rsidRPr="0056388D" w:rsidRDefault="00110C18" w:rsidP="00063728">
            <w:pPr>
              <w:jc w:val="right"/>
              <w:rPr>
                <w:ins w:id="19866" w:author="KIM, Jason" w:date="2019-04-02T13:39:00Z"/>
                <w:rFonts w:ascii="Calibri" w:eastAsia="Times New Roman" w:hAnsi="Calibri" w:cs="Calibri"/>
                <w:color w:val="000000"/>
                <w:lang w:eastAsia="en-AU"/>
              </w:rPr>
            </w:pPr>
            <w:ins w:id="198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68" w:author="KIM, Jason" w:date="2019-04-02T13:39:00Z"/>
        </w:trPr>
        <w:tc>
          <w:tcPr>
            <w:tcW w:w="708" w:type="pct"/>
            <w:vMerge/>
            <w:hideMark/>
          </w:tcPr>
          <w:p w:rsidR="00110C18" w:rsidRPr="0056388D" w:rsidRDefault="00110C18" w:rsidP="00063728">
            <w:pPr>
              <w:rPr>
                <w:ins w:id="198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70" w:author="KIM, Jason" w:date="2019-04-02T13:39:00Z"/>
                <w:rFonts w:ascii="Calibri" w:eastAsia="Times New Roman" w:hAnsi="Calibri" w:cs="Calibri"/>
                <w:color w:val="000000"/>
                <w:lang w:eastAsia="en-AU"/>
              </w:rPr>
            </w:pPr>
            <w:ins w:id="19871"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72" w:author="KIM, Jason" w:date="2019-04-02T13:39:00Z"/>
                <w:rFonts w:ascii="Calibri" w:eastAsia="Times New Roman" w:hAnsi="Calibri" w:cs="Calibri"/>
                <w:color w:val="000000"/>
                <w:lang w:eastAsia="en-AU"/>
              </w:rPr>
            </w:pPr>
            <w:ins w:id="198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74" w:author="KIM, Jason" w:date="2019-04-02T13:39:00Z"/>
                <w:rFonts w:ascii="Calibri" w:eastAsia="Times New Roman" w:hAnsi="Calibri" w:cs="Calibri"/>
                <w:color w:val="000000"/>
                <w:lang w:eastAsia="en-AU"/>
              </w:rPr>
            </w:pPr>
            <w:ins w:id="19875" w:author="KIM, Jason" w:date="2019-04-02T13:39:00Z">
              <w:r w:rsidRPr="0056388D">
                <w:rPr>
                  <w:rFonts w:ascii="Calibri" w:eastAsia="Times New Roman" w:hAnsi="Calibri" w:cs="Calibri"/>
                  <w:color w:val="000000"/>
                  <w:lang w:eastAsia="en-AU"/>
                </w:rPr>
                <w:t>LLN1152</w:t>
              </w:r>
            </w:ins>
          </w:p>
        </w:tc>
        <w:tc>
          <w:tcPr>
            <w:tcW w:w="933" w:type="pct"/>
            <w:noWrap/>
            <w:hideMark/>
          </w:tcPr>
          <w:p w:rsidR="00110C18" w:rsidRPr="0056388D" w:rsidRDefault="00110C18" w:rsidP="00063728">
            <w:pPr>
              <w:rPr>
                <w:ins w:id="19876" w:author="KIM, Jason" w:date="2019-04-02T13:39:00Z"/>
                <w:rFonts w:ascii="Calibri" w:eastAsia="Times New Roman" w:hAnsi="Calibri" w:cs="Calibri"/>
                <w:color w:val="000000"/>
                <w:lang w:eastAsia="en-AU"/>
              </w:rPr>
            </w:pPr>
            <w:ins w:id="198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78" w:author="KIM, Jason" w:date="2019-04-02T13:39:00Z"/>
                <w:rFonts w:ascii="Calibri" w:eastAsia="Times New Roman" w:hAnsi="Calibri" w:cs="Calibri"/>
                <w:color w:val="000000"/>
                <w:lang w:eastAsia="en-AU"/>
              </w:rPr>
            </w:pPr>
            <w:ins w:id="19879" w:author="KIM, Jason" w:date="2019-04-02T13:39:00Z">
              <w:r w:rsidRPr="0056388D">
                <w:rPr>
                  <w:rFonts w:ascii="Calibri" w:eastAsia="Times New Roman" w:hAnsi="Calibri" w:cs="Calibri"/>
                  <w:color w:val="000000"/>
                  <w:lang w:eastAsia="en-AU"/>
                </w:rPr>
                <w:t>Chainage 2834</w:t>
              </w:r>
            </w:ins>
          </w:p>
        </w:tc>
        <w:tc>
          <w:tcPr>
            <w:tcW w:w="764" w:type="pct"/>
            <w:noWrap/>
            <w:hideMark/>
          </w:tcPr>
          <w:p w:rsidR="00110C18" w:rsidRPr="0056388D" w:rsidRDefault="00110C18" w:rsidP="00063728">
            <w:pPr>
              <w:jc w:val="right"/>
              <w:rPr>
                <w:ins w:id="19880" w:author="KIM, Jason" w:date="2019-04-02T13:39:00Z"/>
                <w:rFonts w:ascii="Calibri" w:eastAsia="Times New Roman" w:hAnsi="Calibri" w:cs="Calibri"/>
                <w:color w:val="000000"/>
                <w:lang w:eastAsia="en-AU"/>
              </w:rPr>
            </w:pPr>
            <w:ins w:id="198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82" w:author="KIM, Jason" w:date="2019-04-02T13:39:00Z"/>
        </w:trPr>
        <w:tc>
          <w:tcPr>
            <w:tcW w:w="708" w:type="pct"/>
            <w:vMerge/>
            <w:hideMark/>
          </w:tcPr>
          <w:p w:rsidR="00110C18" w:rsidRPr="0056388D" w:rsidRDefault="00110C18" w:rsidP="00063728">
            <w:pPr>
              <w:rPr>
                <w:ins w:id="198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84" w:author="KIM, Jason" w:date="2019-04-02T13:39:00Z"/>
                <w:rFonts w:ascii="Calibri" w:eastAsia="Times New Roman" w:hAnsi="Calibri" w:cs="Calibri"/>
                <w:color w:val="000000"/>
                <w:lang w:eastAsia="en-AU"/>
              </w:rPr>
            </w:pPr>
            <w:ins w:id="19885"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86" w:author="KIM, Jason" w:date="2019-04-02T13:39:00Z"/>
                <w:rFonts w:ascii="Calibri" w:eastAsia="Times New Roman" w:hAnsi="Calibri" w:cs="Calibri"/>
                <w:color w:val="000000"/>
                <w:lang w:eastAsia="en-AU"/>
              </w:rPr>
            </w:pPr>
            <w:ins w:id="198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88" w:author="KIM, Jason" w:date="2019-04-02T13:39:00Z"/>
                <w:rFonts w:ascii="Calibri" w:eastAsia="Times New Roman" w:hAnsi="Calibri" w:cs="Calibri"/>
                <w:color w:val="000000"/>
                <w:lang w:eastAsia="en-AU"/>
              </w:rPr>
            </w:pPr>
            <w:ins w:id="19889" w:author="KIM, Jason" w:date="2019-04-02T13:39:00Z">
              <w:r w:rsidRPr="0056388D">
                <w:rPr>
                  <w:rFonts w:ascii="Calibri" w:eastAsia="Times New Roman" w:hAnsi="Calibri" w:cs="Calibri"/>
                  <w:color w:val="000000"/>
                  <w:lang w:eastAsia="en-AU"/>
                </w:rPr>
                <w:t>LLN1153</w:t>
              </w:r>
            </w:ins>
          </w:p>
        </w:tc>
        <w:tc>
          <w:tcPr>
            <w:tcW w:w="933" w:type="pct"/>
            <w:noWrap/>
            <w:hideMark/>
          </w:tcPr>
          <w:p w:rsidR="00110C18" w:rsidRPr="0056388D" w:rsidRDefault="00110C18" w:rsidP="00063728">
            <w:pPr>
              <w:rPr>
                <w:ins w:id="19890" w:author="KIM, Jason" w:date="2019-04-02T13:39:00Z"/>
                <w:rFonts w:ascii="Calibri" w:eastAsia="Times New Roman" w:hAnsi="Calibri" w:cs="Calibri"/>
                <w:color w:val="000000"/>
                <w:lang w:eastAsia="en-AU"/>
              </w:rPr>
            </w:pPr>
            <w:ins w:id="198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92" w:author="KIM, Jason" w:date="2019-04-02T13:39:00Z"/>
                <w:rFonts w:ascii="Calibri" w:eastAsia="Times New Roman" w:hAnsi="Calibri" w:cs="Calibri"/>
                <w:color w:val="000000"/>
                <w:lang w:eastAsia="en-AU"/>
              </w:rPr>
            </w:pPr>
            <w:ins w:id="19893" w:author="KIM, Jason" w:date="2019-04-02T13:39:00Z">
              <w:r w:rsidRPr="0056388D">
                <w:rPr>
                  <w:rFonts w:ascii="Calibri" w:eastAsia="Times New Roman" w:hAnsi="Calibri" w:cs="Calibri"/>
                  <w:color w:val="000000"/>
                  <w:lang w:eastAsia="en-AU"/>
                </w:rPr>
                <w:t>Chainage 2843</w:t>
              </w:r>
            </w:ins>
          </w:p>
        </w:tc>
        <w:tc>
          <w:tcPr>
            <w:tcW w:w="764" w:type="pct"/>
            <w:noWrap/>
            <w:hideMark/>
          </w:tcPr>
          <w:p w:rsidR="00110C18" w:rsidRPr="0056388D" w:rsidRDefault="00110C18" w:rsidP="00063728">
            <w:pPr>
              <w:jc w:val="right"/>
              <w:rPr>
                <w:ins w:id="19894" w:author="KIM, Jason" w:date="2019-04-02T13:39:00Z"/>
                <w:rFonts w:ascii="Calibri" w:eastAsia="Times New Roman" w:hAnsi="Calibri" w:cs="Calibri"/>
                <w:color w:val="000000"/>
                <w:lang w:eastAsia="en-AU"/>
              </w:rPr>
            </w:pPr>
            <w:ins w:id="19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96" w:author="KIM, Jason" w:date="2019-04-02T13:39:00Z"/>
        </w:trPr>
        <w:tc>
          <w:tcPr>
            <w:tcW w:w="708" w:type="pct"/>
            <w:vMerge w:val="restart"/>
            <w:noWrap/>
            <w:hideMark/>
          </w:tcPr>
          <w:p w:rsidR="00110C18" w:rsidRPr="0056388D" w:rsidRDefault="00110C18" w:rsidP="00063728">
            <w:pPr>
              <w:rPr>
                <w:ins w:id="19897" w:author="KIM, Jason" w:date="2019-04-02T13:39:00Z"/>
                <w:rFonts w:ascii="Calibri" w:eastAsia="Times New Roman" w:hAnsi="Calibri" w:cs="Calibri"/>
                <w:color w:val="000000"/>
                <w:lang w:eastAsia="en-AU"/>
              </w:rPr>
            </w:pPr>
            <w:ins w:id="19898" w:author="KIM, Jason" w:date="2019-04-02T13:39:00Z">
              <w:r w:rsidRPr="0056388D">
                <w:rPr>
                  <w:rFonts w:ascii="Calibri" w:eastAsia="Times New Roman" w:hAnsi="Calibri" w:cs="Calibri"/>
                  <w:color w:val="000000"/>
                  <w:lang w:eastAsia="en-AU"/>
                </w:rPr>
                <w:t>LLE16K61</w:t>
              </w:r>
            </w:ins>
          </w:p>
        </w:tc>
        <w:tc>
          <w:tcPr>
            <w:tcW w:w="605" w:type="pct"/>
            <w:noWrap/>
            <w:hideMark/>
          </w:tcPr>
          <w:p w:rsidR="00110C18" w:rsidRPr="0056388D" w:rsidRDefault="00110C18" w:rsidP="00063728">
            <w:pPr>
              <w:rPr>
                <w:ins w:id="19899" w:author="KIM, Jason" w:date="2019-04-02T13:39:00Z"/>
                <w:rFonts w:ascii="Calibri" w:eastAsia="Times New Roman" w:hAnsi="Calibri" w:cs="Calibri"/>
                <w:color w:val="000000"/>
                <w:lang w:eastAsia="en-AU"/>
              </w:rPr>
            </w:pPr>
            <w:ins w:id="19900"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01" w:author="KIM, Jason" w:date="2019-04-02T13:39:00Z"/>
                <w:rFonts w:ascii="Calibri" w:eastAsia="Times New Roman" w:hAnsi="Calibri" w:cs="Calibri"/>
                <w:color w:val="000000"/>
                <w:lang w:eastAsia="en-AU"/>
              </w:rPr>
            </w:pPr>
            <w:ins w:id="199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03" w:author="KIM, Jason" w:date="2019-04-02T13:39:00Z"/>
                <w:rFonts w:ascii="Calibri" w:eastAsia="Times New Roman" w:hAnsi="Calibri" w:cs="Calibri"/>
                <w:color w:val="000000"/>
                <w:lang w:eastAsia="en-AU"/>
              </w:rPr>
            </w:pPr>
            <w:ins w:id="19904" w:author="KIM, Jason" w:date="2019-04-02T13:39:00Z">
              <w:r w:rsidRPr="0056388D">
                <w:rPr>
                  <w:rFonts w:ascii="Calibri" w:eastAsia="Times New Roman" w:hAnsi="Calibri" w:cs="Calibri"/>
                  <w:color w:val="000000"/>
                  <w:lang w:eastAsia="en-AU"/>
                </w:rPr>
                <w:t>LLN1132</w:t>
              </w:r>
            </w:ins>
          </w:p>
        </w:tc>
        <w:tc>
          <w:tcPr>
            <w:tcW w:w="933" w:type="pct"/>
            <w:noWrap/>
            <w:hideMark/>
          </w:tcPr>
          <w:p w:rsidR="00110C18" w:rsidRPr="0056388D" w:rsidRDefault="00110C18" w:rsidP="00063728">
            <w:pPr>
              <w:rPr>
                <w:ins w:id="19905" w:author="KIM, Jason" w:date="2019-04-02T13:39:00Z"/>
                <w:rFonts w:ascii="Calibri" w:eastAsia="Times New Roman" w:hAnsi="Calibri" w:cs="Calibri"/>
                <w:color w:val="000000"/>
                <w:lang w:eastAsia="en-AU"/>
              </w:rPr>
            </w:pPr>
            <w:ins w:id="199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07" w:author="KIM, Jason" w:date="2019-04-02T13:39:00Z"/>
                <w:rFonts w:ascii="Calibri" w:eastAsia="Times New Roman" w:hAnsi="Calibri" w:cs="Calibri"/>
                <w:color w:val="000000"/>
                <w:lang w:eastAsia="en-AU"/>
              </w:rPr>
            </w:pPr>
            <w:ins w:id="19908" w:author="KIM, Jason" w:date="2019-04-02T13:39:00Z">
              <w:r w:rsidRPr="0056388D">
                <w:rPr>
                  <w:rFonts w:ascii="Calibri" w:eastAsia="Times New Roman" w:hAnsi="Calibri" w:cs="Calibri"/>
                  <w:color w:val="000000"/>
                  <w:lang w:eastAsia="en-AU"/>
                </w:rPr>
                <w:t>Chainage 2627</w:t>
              </w:r>
            </w:ins>
          </w:p>
        </w:tc>
        <w:tc>
          <w:tcPr>
            <w:tcW w:w="764" w:type="pct"/>
            <w:noWrap/>
            <w:hideMark/>
          </w:tcPr>
          <w:p w:rsidR="00110C18" w:rsidRPr="0056388D" w:rsidRDefault="00110C18" w:rsidP="00063728">
            <w:pPr>
              <w:jc w:val="right"/>
              <w:rPr>
                <w:ins w:id="19909" w:author="KIM, Jason" w:date="2019-04-02T13:39:00Z"/>
                <w:rFonts w:ascii="Calibri" w:eastAsia="Times New Roman" w:hAnsi="Calibri" w:cs="Calibri"/>
                <w:color w:val="000000"/>
                <w:lang w:eastAsia="en-AU"/>
              </w:rPr>
            </w:pPr>
            <w:ins w:id="19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11" w:author="KIM, Jason" w:date="2019-04-02T13:39:00Z"/>
        </w:trPr>
        <w:tc>
          <w:tcPr>
            <w:tcW w:w="708" w:type="pct"/>
            <w:vMerge/>
            <w:hideMark/>
          </w:tcPr>
          <w:p w:rsidR="00110C18" w:rsidRPr="0056388D" w:rsidRDefault="00110C18" w:rsidP="00063728">
            <w:pPr>
              <w:rPr>
                <w:ins w:id="199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13" w:author="KIM, Jason" w:date="2019-04-02T13:39:00Z"/>
                <w:rFonts w:ascii="Calibri" w:eastAsia="Times New Roman" w:hAnsi="Calibri" w:cs="Calibri"/>
                <w:color w:val="000000"/>
                <w:lang w:eastAsia="en-AU"/>
              </w:rPr>
            </w:pPr>
            <w:ins w:id="19914"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15" w:author="KIM, Jason" w:date="2019-04-02T13:39:00Z"/>
                <w:rFonts w:ascii="Calibri" w:eastAsia="Times New Roman" w:hAnsi="Calibri" w:cs="Calibri"/>
                <w:color w:val="000000"/>
                <w:lang w:eastAsia="en-AU"/>
              </w:rPr>
            </w:pPr>
            <w:ins w:id="1991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17" w:author="KIM, Jason" w:date="2019-04-02T13:39:00Z"/>
                <w:rFonts w:ascii="Calibri" w:eastAsia="Times New Roman" w:hAnsi="Calibri" w:cs="Calibri"/>
                <w:color w:val="000000"/>
                <w:lang w:eastAsia="en-AU"/>
              </w:rPr>
            </w:pPr>
            <w:ins w:id="19918" w:author="KIM, Jason" w:date="2019-04-02T13:39:00Z">
              <w:r w:rsidRPr="0056388D">
                <w:rPr>
                  <w:rFonts w:ascii="Calibri" w:eastAsia="Times New Roman" w:hAnsi="Calibri" w:cs="Calibri"/>
                  <w:color w:val="000000"/>
                  <w:lang w:eastAsia="en-AU"/>
                </w:rPr>
                <w:t>LLN1133</w:t>
              </w:r>
            </w:ins>
          </w:p>
        </w:tc>
        <w:tc>
          <w:tcPr>
            <w:tcW w:w="933" w:type="pct"/>
            <w:noWrap/>
            <w:hideMark/>
          </w:tcPr>
          <w:p w:rsidR="00110C18" w:rsidRPr="0056388D" w:rsidRDefault="00110C18" w:rsidP="00063728">
            <w:pPr>
              <w:rPr>
                <w:ins w:id="19919" w:author="KIM, Jason" w:date="2019-04-02T13:39:00Z"/>
                <w:rFonts w:ascii="Calibri" w:eastAsia="Times New Roman" w:hAnsi="Calibri" w:cs="Calibri"/>
                <w:color w:val="000000"/>
                <w:lang w:eastAsia="en-AU"/>
              </w:rPr>
            </w:pPr>
            <w:ins w:id="199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21" w:author="KIM, Jason" w:date="2019-04-02T13:39:00Z"/>
                <w:rFonts w:ascii="Calibri" w:eastAsia="Times New Roman" w:hAnsi="Calibri" w:cs="Calibri"/>
                <w:color w:val="000000"/>
                <w:lang w:eastAsia="en-AU"/>
              </w:rPr>
            </w:pPr>
            <w:ins w:id="19922" w:author="KIM, Jason" w:date="2019-04-02T13:39:00Z">
              <w:r w:rsidRPr="0056388D">
                <w:rPr>
                  <w:rFonts w:ascii="Calibri" w:eastAsia="Times New Roman" w:hAnsi="Calibri" w:cs="Calibri"/>
                  <w:color w:val="000000"/>
                  <w:lang w:eastAsia="en-AU"/>
                </w:rPr>
                <w:t>Chainage 2636</w:t>
              </w:r>
            </w:ins>
          </w:p>
        </w:tc>
        <w:tc>
          <w:tcPr>
            <w:tcW w:w="764" w:type="pct"/>
            <w:noWrap/>
            <w:hideMark/>
          </w:tcPr>
          <w:p w:rsidR="00110C18" w:rsidRPr="0056388D" w:rsidRDefault="00110C18" w:rsidP="00063728">
            <w:pPr>
              <w:jc w:val="right"/>
              <w:rPr>
                <w:ins w:id="19923" w:author="KIM, Jason" w:date="2019-04-02T13:39:00Z"/>
                <w:rFonts w:ascii="Calibri" w:eastAsia="Times New Roman" w:hAnsi="Calibri" w:cs="Calibri"/>
                <w:color w:val="000000"/>
                <w:lang w:eastAsia="en-AU"/>
              </w:rPr>
            </w:pPr>
            <w:ins w:id="19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25" w:author="KIM, Jason" w:date="2019-04-02T13:39:00Z"/>
        </w:trPr>
        <w:tc>
          <w:tcPr>
            <w:tcW w:w="708" w:type="pct"/>
            <w:vMerge/>
            <w:hideMark/>
          </w:tcPr>
          <w:p w:rsidR="00110C18" w:rsidRPr="0056388D" w:rsidRDefault="00110C18" w:rsidP="00063728">
            <w:pPr>
              <w:rPr>
                <w:ins w:id="199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27" w:author="KIM, Jason" w:date="2019-04-02T13:39:00Z"/>
                <w:rFonts w:ascii="Calibri" w:eastAsia="Times New Roman" w:hAnsi="Calibri" w:cs="Calibri"/>
                <w:color w:val="000000"/>
                <w:lang w:eastAsia="en-AU"/>
              </w:rPr>
            </w:pPr>
            <w:ins w:id="19928"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29" w:author="KIM, Jason" w:date="2019-04-02T13:39:00Z"/>
                <w:rFonts w:ascii="Calibri" w:eastAsia="Times New Roman" w:hAnsi="Calibri" w:cs="Calibri"/>
                <w:color w:val="000000"/>
                <w:lang w:eastAsia="en-AU"/>
              </w:rPr>
            </w:pPr>
            <w:ins w:id="199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31" w:author="KIM, Jason" w:date="2019-04-02T13:39:00Z"/>
                <w:rFonts w:ascii="Calibri" w:eastAsia="Times New Roman" w:hAnsi="Calibri" w:cs="Calibri"/>
                <w:color w:val="000000"/>
                <w:lang w:eastAsia="en-AU"/>
              </w:rPr>
            </w:pPr>
            <w:ins w:id="19932" w:author="KIM, Jason" w:date="2019-04-02T13:39:00Z">
              <w:r w:rsidRPr="0056388D">
                <w:rPr>
                  <w:rFonts w:ascii="Calibri" w:eastAsia="Times New Roman" w:hAnsi="Calibri" w:cs="Calibri"/>
                  <w:color w:val="000000"/>
                  <w:lang w:eastAsia="en-AU"/>
                </w:rPr>
                <w:t>LLN1134</w:t>
              </w:r>
            </w:ins>
          </w:p>
        </w:tc>
        <w:tc>
          <w:tcPr>
            <w:tcW w:w="933" w:type="pct"/>
            <w:noWrap/>
            <w:hideMark/>
          </w:tcPr>
          <w:p w:rsidR="00110C18" w:rsidRPr="0056388D" w:rsidRDefault="00110C18" w:rsidP="00063728">
            <w:pPr>
              <w:rPr>
                <w:ins w:id="19933" w:author="KIM, Jason" w:date="2019-04-02T13:39:00Z"/>
                <w:rFonts w:ascii="Calibri" w:eastAsia="Times New Roman" w:hAnsi="Calibri" w:cs="Calibri"/>
                <w:color w:val="000000"/>
                <w:lang w:eastAsia="en-AU"/>
              </w:rPr>
            </w:pPr>
            <w:ins w:id="199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35" w:author="KIM, Jason" w:date="2019-04-02T13:39:00Z"/>
                <w:rFonts w:ascii="Calibri" w:eastAsia="Times New Roman" w:hAnsi="Calibri" w:cs="Calibri"/>
                <w:color w:val="000000"/>
                <w:lang w:eastAsia="en-AU"/>
              </w:rPr>
            </w:pPr>
            <w:ins w:id="19936" w:author="KIM, Jason" w:date="2019-04-02T13:39:00Z">
              <w:r w:rsidRPr="0056388D">
                <w:rPr>
                  <w:rFonts w:ascii="Calibri" w:eastAsia="Times New Roman" w:hAnsi="Calibri" w:cs="Calibri"/>
                  <w:color w:val="000000"/>
                  <w:lang w:eastAsia="en-AU"/>
                </w:rPr>
                <w:t>Chainage 2646</w:t>
              </w:r>
            </w:ins>
          </w:p>
        </w:tc>
        <w:tc>
          <w:tcPr>
            <w:tcW w:w="764" w:type="pct"/>
            <w:noWrap/>
            <w:hideMark/>
          </w:tcPr>
          <w:p w:rsidR="00110C18" w:rsidRPr="0056388D" w:rsidRDefault="00110C18" w:rsidP="00063728">
            <w:pPr>
              <w:jc w:val="right"/>
              <w:rPr>
                <w:ins w:id="19937" w:author="KIM, Jason" w:date="2019-04-02T13:39:00Z"/>
                <w:rFonts w:ascii="Calibri" w:eastAsia="Times New Roman" w:hAnsi="Calibri" w:cs="Calibri"/>
                <w:color w:val="000000"/>
                <w:lang w:eastAsia="en-AU"/>
              </w:rPr>
            </w:pPr>
            <w:ins w:id="19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39" w:author="KIM, Jason" w:date="2019-04-02T13:39:00Z"/>
        </w:trPr>
        <w:tc>
          <w:tcPr>
            <w:tcW w:w="708" w:type="pct"/>
            <w:vMerge/>
            <w:hideMark/>
          </w:tcPr>
          <w:p w:rsidR="00110C18" w:rsidRPr="0056388D" w:rsidRDefault="00110C18" w:rsidP="00063728">
            <w:pPr>
              <w:rPr>
                <w:ins w:id="199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41" w:author="KIM, Jason" w:date="2019-04-02T13:39:00Z"/>
                <w:rFonts w:ascii="Calibri" w:eastAsia="Times New Roman" w:hAnsi="Calibri" w:cs="Calibri"/>
                <w:color w:val="000000"/>
                <w:lang w:eastAsia="en-AU"/>
              </w:rPr>
            </w:pPr>
            <w:ins w:id="19942"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43" w:author="KIM, Jason" w:date="2019-04-02T13:39:00Z"/>
                <w:rFonts w:ascii="Calibri" w:eastAsia="Times New Roman" w:hAnsi="Calibri" w:cs="Calibri"/>
                <w:color w:val="000000"/>
                <w:lang w:eastAsia="en-AU"/>
              </w:rPr>
            </w:pPr>
            <w:ins w:id="199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45" w:author="KIM, Jason" w:date="2019-04-02T13:39:00Z"/>
                <w:rFonts w:ascii="Calibri" w:eastAsia="Times New Roman" w:hAnsi="Calibri" w:cs="Calibri"/>
                <w:color w:val="000000"/>
                <w:lang w:eastAsia="en-AU"/>
              </w:rPr>
            </w:pPr>
            <w:ins w:id="19946" w:author="KIM, Jason" w:date="2019-04-02T13:39:00Z">
              <w:r w:rsidRPr="0056388D">
                <w:rPr>
                  <w:rFonts w:ascii="Calibri" w:eastAsia="Times New Roman" w:hAnsi="Calibri" w:cs="Calibri"/>
                  <w:color w:val="000000"/>
                  <w:lang w:eastAsia="en-AU"/>
                </w:rPr>
                <w:t>LLN1135</w:t>
              </w:r>
            </w:ins>
          </w:p>
        </w:tc>
        <w:tc>
          <w:tcPr>
            <w:tcW w:w="933" w:type="pct"/>
            <w:noWrap/>
            <w:hideMark/>
          </w:tcPr>
          <w:p w:rsidR="00110C18" w:rsidRPr="0056388D" w:rsidRDefault="00110C18" w:rsidP="00063728">
            <w:pPr>
              <w:rPr>
                <w:ins w:id="19947" w:author="KIM, Jason" w:date="2019-04-02T13:39:00Z"/>
                <w:rFonts w:ascii="Calibri" w:eastAsia="Times New Roman" w:hAnsi="Calibri" w:cs="Calibri"/>
                <w:color w:val="000000"/>
                <w:lang w:eastAsia="en-AU"/>
              </w:rPr>
            </w:pPr>
            <w:ins w:id="199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49" w:author="KIM, Jason" w:date="2019-04-02T13:39:00Z"/>
                <w:rFonts w:ascii="Calibri" w:eastAsia="Times New Roman" w:hAnsi="Calibri" w:cs="Calibri"/>
                <w:color w:val="000000"/>
                <w:lang w:eastAsia="en-AU"/>
              </w:rPr>
            </w:pPr>
            <w:ins w:id="19950" w:author="KIM, Jason" w:date="2019-04-02T13:39:00Z">
              <w:r w:rsidRPr="0056388D">
                <w:rPr>
                  <w:rFonts w:ascii="Calibri" w:eastAsia="Times New Roman" w:hAnsi="Calibri" w:cs="Calibri"/>
                  <w:color w:val="000000"/>
                  <w:lang w:eastAsia="en-AU"/>
                </w:rPr>
                <w:t>Chainage 2655</w:t>
              </w:r>
            </w:ins>
          </w:p>
        </w:tc>
        <w:tc>
          <w:tcPr>
            <w:tcW w:w="764" w:type="pct"/>
            <w:noWrap/>
            <w:hideMark/>
          </w:tcPr>
          <w:p w:rsidR="00110C18" w:rsidRPr="0056388D" w:rsidRDefault="00110C18" w:rsidP="00063728">
            <w:pPr>
              <w:jc w:val="right"/>
              <w:rPr>
                <w:ins w:id="19951" w:author="KIM, Jason" w:date="2019-04-02T13:39:00Z"/>
                <w:rFonts w:ascii="Calibri" w:eastAsia="Times New Roman" w:hAnsi="Calibri" w:cs="Calibri"/>
                <w:color w:val="000000"/>
                <w:lang w:eastAsia="en-AU"/>
              </w:rPr>
            </w:pPr>
            <w:ins w:id="19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53" w:author="KIM, Jason" w:date="2019-04-02T13:39:00Z"/>
        </w:trPr>
        <w:tc>
          <w:tcPr>
            <w:tcW w:w="708" w:type="pct"/>
            <w:vMerge/>
            <w:hideMark/>
          </w:tcPr>
          <w:p w:rsidR="00110C18" w:rsidRPr="0056388D" w:rsidRDefault="00110C18" w:rsidP="00063728">
            <w:pPr>
              <w:rPr>
                <w:ins w:id="199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55" w:author="KIM, Jason" w:date="2019-04-02T13:39:00Z"/>
                <w:rFonts w:ascii="Calibri" w:eastAsia="Times New Roman" w:hAnsi="Calibri" w:cs="Calibri"/>
                <w:color w:val="000000"/>
                <w:lang w:eastAsia="en-AU"/>
              </w:rPr>
            </w:pPr>
            <w:ins w:id="19956"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57" w:author="KIM, Jason" w:date="2019-04-02T13:39:00Z"/>
                <w:rFonts w:ascii="Calibri" w:eastAsia="Times New Roman" w:hAnsi="Calibri" w:cs="Calibri"/>
                <w:color w:val="000000"/>
                <w:lang w:eastAsia="en-AU"/>
              </w:rPr>
            </w:pPr>
            <w:ins w:id="199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59" w:author="KIM, Jason" w:date="2019-04-02T13:39:00Z"/>
                <w:rFonts w:ascii="Calibri" w:eastAsia="Times New Roman" w:hAnsi="Calibri" w:cs="Calibri"/>
                <w:color w:val="000000"/>
                <w:lang w:eastAsia="en-AU"/>
              </w:rPr>
            </w:pPr>
            <w:ins w:id="19960" w:author="KIM, Jason" w:date="2019-04-02T13:39:00Z">
              <w:r w:rsidRPr="0056388D">
                <w:rPr>
                  <w:rFonts w:ascii="Calibri" w:eastAsia="Times New Roman" w:hAnsi="Calibri" w:cs="Calibri"/>
                  <w:color w:val="000000"/>
                  <w:lang w:eastAsia="en-AU"/>
                </w:rPr>
                <w:t>LLN1136</w:t>
              </w:r>
            </w:ins>
          </w:p>
        </w:tc>
        <w:tc>
          <w:tcPr>
            <w:tcW w:w="933" w:type="pct"/>
            <w:noWrap/>
            <w:hideMark/>
          </w:tcPr>
          <w:p w:rsidR="00110C18" w:rsidRPr="0056388D" w:rsidRDefault="00110C18" w:rsidP="00063728">
            <w:pPr>
              <w:rPr>
                <w:ins w:id="19961" w:author="KIM, Jason" w:date="2019-04-02T13:39:00Z"/>
                <w:rFonts w:ascii="Calibri" w:eastAsia="Times New Roman" w:hAnsi="Calibri" w:cs="Calibri"/>
                <w:color w:val="000000"/>
                <w:lang w:eastAsia="en-AU"/>
              </w:rPr>
            </w:pPr>
            <w:ins w:id="199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63" w:author="KIM, Jason" w:date="2019-04-02T13:39:00Z"/>
                <w:rFonts w:ascii="Calibri" w:eastAsia="Times New Roman" w:hAnsi="Calibri" w:cs="Calibri"/>
                <w:color w:val="000000"/>
                <w:lang w:eastAsia="en-AU"/>
              </w:rPr>
            </w:pPr>
            <w:ins w:id="19964" w:author="KIM, Jason" w:date="2019-04-02T13:39:00Z">
              <w:r w:rsidRPr="0056388D">
                <w:rPr>
                  <w:rFonts w:ascii="Calibri" w:eastAsia="Times New Roman" w:hAnsi="Calibri" w:cs="Calibri"/>
                  <w:color w:val="000000"/>
                  <w:lang w:eastAsia="en-AU"/>
                </w:rPr>
                <w:t>Chainage 2665</w:t>
              </w:r>
            </w:ins>
          </w:p>
        </w:tc>
        <w:tc>
          <w:tcPr>
            <w:tcW w:w="764" w:type="pct"/>
            <w:noWrap/>
            <w:hideMark/>
          </w:tcPr>
          <w:p w:rsidR="00110C18" w:rsidRPr="0056388D" w:rsidRDefault="00110C18" w:rsidP="00063728">
            <w:pPr>
              <w:jc w:val="right"/>
              <w:rPr>
                <w:ins w:id="19965" w:author="KIM, Jason" w:date="2019-04-02T13:39:00Z"/>
                <w:rFonts w:ascii="Calibri" w:eastAsia="Times New Roman" w:hAnsi="Calibri" w:cs="Calibri"/>
                <w:color w:val="000000"/>
                <w:lang w:eastAsia="en-AU"/>
              </w:rPr>
            </w:pPr>
            <w:ins w:id="199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67" w:author="KIM, Jason" w:date="2019-04-02T13:39:00Z"/>
        </w:trPr>
        <w:tc>
          <w:tcPr>
            <w:tcW w:w="708" w:type="pct"/>
            <w:vMerge/>
            <w:hideMark/>
          </w:tcPr>
          <w:p w:rsidR="00110C18" w:rsidRPr="0056388D" w:rsidRDefault="00110C18" w:rsidP="00063728">
            <w:pPr>
              <w:rPr>
                <w:ins w:id="199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69" w:author="KIM, Jason" w:date="2019-04-02T13:39:00Z"/>
                <w:rFonts w:ascii="Calibri" w:eastAsia="Times New Roman" w:hAnsi="Calibri" w:cs="Calibri"/>
                <w:color w:val="000000"/>
                <w:lang w:eastAsia="en-AU"/>
              </w:rPr>
            </w:pPr>
            <w:ins w:id="19970"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71" w:author="KIM, Jason" w:date="2019-04-02T13:39:00Z"/>
                <w:rFonts w:ascii="Calibri" w:eastAsia="Times New Roman" w:hAnsi="Calibri" w:cs="Calibri"/>
                <w:color w:val="000000"/>
                <w:lang w:eastAsia="en-AU"/>
              </w:rPr>
            </w:pPr>
            <w:ins w:id="199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73" w:author="KIM, Jason" w:date="2019-04-02T13:39:00Z"/>
                <w:rFonts w:ascii="Calibri" w:eastAsia="Times New Roman" w:hAnsi="Calibri" w:cs="Calibri"/>
                <w:color w:val="000000"/>
                <w:lang w:eastAsia="en-AU"/>
              </w:rPr>
            </w:pPr>
            <w:ins w:id="19974" w:author="KIM, Jason" w:date="2019-04-02T13:39:00Z">
              <w:r w:rsidRPr="0056388D">
                <w:rPr>
                  <w:rFonts w:ascii="Calibri" w:eastAsia="Times New Roman" w:hAnsi="Calibri" w:cs="Calibri"/>
                  <w:color w:val="000000"/>
                  <w:lang w:eastAsia="en-AU"/>
                </w:rPr>
                <w:t>LLN1137</w:t>
              </w:r>
            </w:ins>
          </w:p>
        </w:tc>
        <w:tc>
          <w:tcPr>
            <w:tcW w:w="933" w:type="pct"/>
            <w:noWrap/>
            <w:hideMark/>
          </w:tcPr>
          <w:p w:rsidR="00110C18" w:rsidRPr="0056388D" w:rsidRDefault="00110C18" w:rsidP="00063728">
            <w:pPr>
              <w:rPr>
                <w:ins w:id="19975" w:author="KIM, Jason" w:date="2019-04-02T13:39:00Z"/>
                <w:rFonts w:ascii="Calibri" w:eastAsia="Times New Roman" w:hAnsi="Calibri" w:cs="Calibri"/>
                <w:color w:val="000000"/>
                <w:lang w:eastAsia="en-AU"/>
              </w:rPr>
            </w:pPr>
            <w:ins w:id="199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77" w:author="KIM, Jason" w:date="2019-04-02T13:39:00Z"/>
                <w:rFonts w:ascii="Calibri" w:eastAsia="Times New Roman" w:hAnsi="Calibri" w:cs="Calibri"/>
                <w:color w:val="000000"/>
                <w:lang w:eastAsia="en-AU"/>
              </w:rPr>
            </w:pPr>
            <w:ins w:id="19978" w:author="KIM, Jason" w:date="2019-04-02T13:39:00Z">
              <w:r w:rsidRPr="0056388D">
                <w:rPr>
                  <w:rFonts w:ascii="Calibri" w:eastAsia="Times New Roman" w:hAnsi="Calibri" w:cs="Calibri"/>
                  <w:color w:val="000000"/>
                  <w:lang w:eastAsia="en-AU"/>
                </w:rPr>
                <w:t>Chainage 2675</w:t>
              </w:r>
            </w:ins>
          </w:p>
        </w:tc>
        <w:tc>
          <w:tcPr>
            <w:tcW w:w="764" w:type="pct"/>
            <w:noWrap/>
            <w:hideMark/>
          </w:tcPr>
          <w:p w:rsidR="00110C18" w:rsidRPr="0056388D" w:rsidRDefault="00110C18" w:rsidP="00063728">
            <w:pPr>
              <w:jc w:val="right"/>
              <w:rPr>
                <w:ins w:id="19979" w:author="KIM, Jason" w:date="2019-04-02T13:39:00Z"/>
                <w:rFonts w:ascii="Calibri" w:eastAsia="Times New Roman" w:hAnsi="Calibri" w:cs="Calibri"/>
                <w:color w:val="000000"/>
                <w:lang w:eastAsia="en-AU"/>
              </w:rPr>
            </w:pPr>
            <w:ins w:id="19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81" w:author="KIM, Jason" w:date="2019-04-02T13:39:00Z"/>
        </w:trPr>
        <w:tc>
          <w:tcPr>
            <w:tcW w:w="708" w:type="pct"/>
            <w:vMerge/>
            <w:hideMark/>
          </w:tcPr>
          <w:p w:rsidR="00110C18" w:rsidRPr="0056388D" w:rsidRDefault="00110C18" w:rsidP="00063728">
            <w:pPr>
              <w:rPr>
                <w:ins w:id="199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83" w:author="KIM, Jason" w:date="2019-04-02T13:39:00Z"/>
                <w:rFonts w:ascii="Calibri" w:eastAsia="Times New Roman" w:hAnsi="Calibri" w:cs="Calibri"/>
                <w:color w:val="000000"/>
                <w:lang w:eastAsia="en-AU"/>
              </w:rPr>
            </w:pPr>
            <w:ins w:id="19984"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85" w:author="KIM, Jason" w:date="2019-04-02T13:39:00Z"/>
                <w:rFonts w:ascii="Calibri" w:eastAsia="Times New Roman" w:hAnsi="Calibri" w:cs="Calibri"/>
                <w:color w:val="000000"/>
                <w:lang w:eastAsia="en-AU"/>
              </w:rPr>
            </w:pPr>
            <w:ins w:id="199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87" w:author="KIM, Jason" w:date="2019-04-02T13:39:00Z"/>
                <w:rFonts w:ascii="Calibri" w:eastAsia="Times New Roman" w:hAnsi="Calibri" w:cs="Calibri"/>
                <w:color w:val="000000"/>
                <w:lang w:eastAsia="en-AU"/>
              </w:rPr>
            </w:pPr>
            <w:ins w:id="19988" w:author="KIM, Jason" w:date="2019-04-02T13:39:00Z">
              <w:r w:rsidRPr="0056388D">
                <w:rPr>
                  <w:rFonts w:ascii="Calibri" w:eastAsia="Times New Roman" w:hAnsi="Calibri" w:cs="Calibri"/>
                  <w:color w:val="000000"/>
                  <w:lang w:eastAsia="en-AU"/>
                </w:rPr>
                <w:t>LLN1138</w:t>
              </w:r>
            </w:ins>
          </w:p>
        </w:tc>
        <w:tc>
          <w:tcPr>
            <w:tcW w:w="933" w:type="pct"/>
            <w:noWrap/>
            <w:hideMark/>
          </w:tcPr>
          <w:p w:rsidR="00110C18" w:rsidRPr="0056388D" w:rsidRDefault="00110C18" w:rsidP="00063728">
            <w:pPr>
              <w:rPr>
                <w:ins w:id="19989" w:author="KIM, Jason" w:date="2019-04-02T13:39:00Z"/>
                <w:rFonts w:ascii="Calibri" w:eastAsia="Times New Roman" w:hAnsi="Calibri" w:cs="Calibri"/>
                <w:color w:val="000000"/>
                <w:lang w:eastAsia="en-AU"/>
              </w:rPr>
            </w:pPr>
            <w:ins w:id="199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91" w:author="KIM, Jason" w:date="2019-04-02T13:39:00Z"/>
                <w:rFonts w:ascii="Calibri" w:eastAsia="Times New Roman" w:hAnsi="Calibri" w:cs="Calibri"/>
                <w:color w:val="000000"/>
                <w:lang w:eastAsia="en-AU"/>
              </w:rPr>
            </w:pPr>
            <w:ins w:id="19992" w:author="KIM, Jason" w:date="2019-04-02T13:39:00Z">
              <w:r w:rsidRPr="0056388D">
                <w:rPr>
                  <w:rFonts w:ascii="Calibri" w:eastAsia="Times New Roman" w:hAnsi="Calibri" w:cs="Calibri"/>
                  <w:color w:val="000000"/>
                  <w:lang w:eastAsia="en-AU"/>
                </w:rPr>
                <w:t>Chainage 2685</w:t>
              </w:r>
            </w:ins>
          </w:p>
        </w:tc>
        <w:tc>
          <w:tcPr>
            <w:tcW w:w="764" w:type="pct"/>
            <w:noWrap/>
            <w:hideMark/>
          </w:tcPr>
          <w:p w:rsidR="00110C18" w:rsidRPr="0056388D" w:rsidRDefault="00110C18" w:rsidP="00063728">
            <w:pPr>
              <w:jc w:val="right"/>
              <w:rPr>
                <w:ins w:id="19993" w:author="KIM, Jason" w:date="2019-04-02T13:39:00Z"/>
                <w:rFonts w:ascii="Calibri" w:eastAsia="Times New Roman" w:hAnsi="Calibri" w:cs="Calibri"/>
                <w:color w:val="000000"/>
                <w:lang w:eastAsia="en-AU"/>
              </w:rPr>
            </w:pPr>
            <w:ins w:id="19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95" w:author="KIM, Jason" w:date="2019-04-02T13:39:00Z"/>
        </w:trPr>
        <w:tc>
          <w:tcPr>
            <w:tcW w:w="708" w:type="pct"/>
            <w:vMerge/>
            <w:hideMark/>
          </w:tcPr>
          <w:p w:rsidR="00110C18" w:rsidRPr="0056388D" w:rsidRDefault="00110C18" w:rsidP="00063728">
            <w:pPr>
              <w:rPr>
                <w:ins w:id="199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97" w:author="KIM, Jason" w:date="2019-04-02T13:39:00Z"/>
                <w:rFonts w:ascii="Calibri" w:eastAsia="Times New Roman" w:hAnsi="Calibri" w:cs="Calibri"/>
                <w:color w:val="000000"/>
                <w:lang w:eastAsia="en-AU"/>
              </w:rPr>
            </w:pPr>
            <w:ins w:id="19998"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99" w:author="KIM, Jason" w:date="2019-04-02T13:39:00Z"/>
                <w:rFonts w:ascii="Calibri" w:eastAsia="Times New Roman" w:hAnsi="Calibri" w:cs="Calibri"/>
                <w:color w:val="000000"/>
                <w:lang w:eastAsia="en-AU"/>
              </w:rPr>
            </w:pPr>
            <w:ins w:id="200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01" w:author="KIM, Jason" w:date="2019-04-02T13:39:00Z"/>
                <w:rFonts w:ascii="Calibri" w:eastAsia="Times New Roman" w:hAnsi="Calibri" w:cs="Calibri"/>
                <w:color w:val="000000"/>
                <w:lang w:eastAsia="en-AU"/>
              </w:rPr>
            </w:pPr>
            <w:ins w:id="20002" w:author="KIM, Jason" w:date="2019-04-02T13:39:00Z">
              <w:r w:rsidRPr="0056388D">
                <w:rPr>
                  <w:rFonts w:ascii="Calibri" w:eastAsia="Times New Roman" w:hAnsi="Calibri" w:cs="Calibri"/>
                  <w:color w:val="000000"/>
                  <w:lang w:eastAsia="en-AU"/>
                </w:rPr>
                <w:t>LLN1139</w:t>
              </w:r>
            </w:ins>
          </w:p>
        </w:tc>
        <w:tc>
          <w:tcPr>
            <w:tcW w:w="933" w:type="pct"/>
            <w:noWrap/>
            <w:hideMark/>
          </w:tcPr>
          <w:p w:rsidR="00110C18" w:rsidRPr="0056388D" w:rsidRDefault="00110C18" w:rsidP="00063728">
            <w:pPr>
              <w:rPr>
                <w:ins w:id="20003" w:author="KIM, Jason" w:date="2019-04-02T13:39:00Z"/>
                <w:rFonts w:ascii="Calibri" w:eastAsia="Times New Roman" w:hAnsi="Calibri" w:cs="Calibri"/>
                <w:color w:val="000000"/>
                <w:lang w:eastAsia="en-AU"/>
              </w:rPr>
            </w:pPr>
            <w:ins w:id="200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05" w:author="KIM, Jason" w:date="2019-04-02T13:39:00Z"/>
                <w:rFonts w:ascii="Calibri" w:eastAsia="Times New Roman" w:hAnsi="Calibri" w:cs="Calibri"/>
                <w:color w:val="000000"/>
                <w:lang w:eastAsia="en-AU"/>
              </w:rPr>
            </w:pPr>
            <w:ins w:id="20006" w:author="KIM, Jason" w:date="2019-04-02T13:39:00Z">
              <w:r w:rsidRPr="0056388D">
                <w:rPr>
                  <w:rFonts w:ascii="Calibri" w:eastAsia="Times New Roman" w:hAnsi="Calibri" w:cs="Calibri"/>
                  <w:color w:val="000000"/>
                  <w:lang w:eastAsia="en-AU"/>
                </w:rPr>
                <w:t>Chainage 2694</w:t>
              </w:r>
            </w:ins>
          </w:p>
        </w:tc>
        <w:tc>
          <w:tcPr>
            <w:tcW w:w="764" w:type="pct"/>
            <w:noWrap/>
            <w:hideMark/>
          </w:tcPr>
          <w:p w:rsidR="00110C18" w:rsidRPr="0056388D" w:rsidRDefault="00110C18" w:rsidP="00063728">
            <w:pPr>
              <w:jc w:val="right"/>
              <w:rPr>
                <w:ins w:id="20007" w:author="KIM, Jason" w:date="2019-04-02T13:39:00Z"/>
                <w:rFonts w:ascii="Calibri" w:eastAsia="Times New Roman" w:hAnsi="Calibri" w:cs="Calibri"/>
                <w:color w:val="000000"/>
                <w:lang w:eastAsia="en-AU"/>
              </w:rPr>
            </w:pPr>
            <w:ins w:id="200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09" w:author="KIM, Jason" w:date="2019-04-02T13:39:00Z"/>
        </w:trPr>
        <w:tc>
          <w:tcPr>
            <w:tcW w:w="708" w:type="pct"/>
            <w:vMerge/>
            <w:hideMark/>
          </w:tcPr>
          <w:p w:rsidR="00110C18" w:rsidRPr="0056388D" w:rsidRDefault="00110C18" w:rsidP="00063728">
            <w:pPr>
              <w:rPr>
                <w:ins w:id="200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11" w:author="KIM, Jason" w:date="2019-04-02T13:39:00Z"/>
                <w:rFonts w:ascii="Calibri" w:eastAsia="Times New Roman" w:hAnsi="Calibri" w:cs="Calibri"/>
                <w:color w:val="000000"/>
                <w:lang w:eastAsia="en-AU"/>
              </w:rPr>
            </w:pPr>
            <w:ins w:id="20012"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13" w:author="KIM, Jason" w:date="2019-04-02T13:39:00Z"/>
                <w:rFonts w:ascii="Calibri" w:eastAsia="Times New Roman" w:hAnsi="Calibri" w:cs="Calibri"/>
                <w:color w:val="000000"/>
                <w:lang w:eastAsia="en-AU"/>
              </w:rPr>
            </w:pPr>
            <w:ins w:id="200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15" w:author="KIM, Jason" w:date="2019-04-02T13:39:00Z"/>
                <w:rFonts w:ascii="Calibri" w:eastAsia="Times New Roman" w:hAnsi="Calibri" w:cs="Calibri"/>
                <w:color w:val="000000"/>
                <w:lang w:eastAsia="en-AU"/>
              </w:rPr>
            </w:pPr>
            <w:ins w:id="20016" w:author="KIM, Jason" w:date="2019-04-02T13:39:00Z">
              <w:r w:rsidRPr="0056388D">
                <w:rPr>
                  <w:rFonts w:ascii="Calibri" w:eastAsia="Times New Roman" w:hAnsi="Calibri" w:cs="Calibri"/>
                  <w:color w:val="000000"/>
                  <w:lang w:eastAsia="en-AU"/>
                </w:rPr>
                <w:t>LLN1140</w:t>
              </w:r>
            </w:ins>
          </w:p>
        </w:tc>
        <w:tc>
          <w:tcPr>
            <w:tcW w:w="933" w:type="pct"/>
            <w:noWrap/>
            <w:hideMark/>
          </w:tcPr>
          <w:p w:rsidR="00110C18" w:rsidRPr="0056388D" w:rsidRDefault="00110C18" w:rsidP="00063728">
            <w:pPr>
              <w:rPr>
                <w:ins w:id="20017" w:author="KIM, Jason" w:date="2019-04-02T13:39:00Z"/>
                <w:rFonts w:ascii="Calibri" w:eastAsia="Times New Roman" w:hAnsi="Calibri" w:cs="Calibri"/>
                <w:color w:val="000000"/>
                <w:lang w:eastAsia="en-AU"/>
              </w:rPr>
            </w:pPr>
            <w:ins w:id="200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19" w:author="KIM, Jason" w:date="2019-04-02T13:39:00Z"/>
                <w:rFonts w:ascii="Calibri" w:eastAsia="Times New Roman" w:hAnsi="Calibri" w:cs="Calibri"/>
                <w:color w:val="000000"/>
                <w:lang w:eastAsia="en-AU"/>
              </w:rPr>
            </w:pPr>
            <w:ins w:id="20020" w:author="KIM, Jason" w:date="2019-04-02T13:39:00Z">
              <w:r w:rsidRPr="0056388D">
                <w:rPr>
                  <w:rFonts w:ascii="Calibri" w:eastAsia="Times New Roman" w:hAnsi="Calibri" w:cs="Calibri"/>
                  <w:color w:val="000000"/>
                  <w:lang w:eastAsia="en-AU"/>
                </w:rPr>
                <w:t>Chainage 2704</w:t>
              </w:r>
            </w:ins>
          </w:p>
        </w:tc>
        <w:tc>
          <w:tcPr>
            <w:tcW w:w="764" w:type="pct"/>
            <w:noWrap/>
            <w:hideMark/>
          </w:tcPr>
          <w:p w:rsidR="00110C18" w:rsidRPr="0056388D" w:rsidRDefault="00110C18" w:rsidP="00063728">
            <w:pPr>
              <w:jc w:val="right"/>
              <w:rPr>
                <w:ins w:id="20021" w:author="KIM, Jason" w:date="2019-04-02T13:39:00Z"/>
                <w:rFonts w:ascii="Calibri" w:eastAsia="Times New Roman" w:hAnsi="Calibri" w:cs="Calibri"/>
                <w:color w:val="000000"/>
                <w:lang w:eastAsia="en-AU"/>
              </w:rPr>
            </w:pPr>
            <w:ins w:id="200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23" w:author="KIM, Jason" w:date="2019-04-02T13:39:00Z"/>
        </w:trPr>
        <w:tc>
          <w:tcPr>
            <w:tcW w:w="708" w:type="pct"/>
            <w:vMerge/>
            <w:hideMark/>
          </w:tcPr>
          <w:p w:rsidR="00110C18" w:rsidRPr="0056388D" w:rsidRDefault="00110C18" w:rsidP="00063728">
            <w:pPr>
              <w:rPr>
                <w:ins w:id="200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25" w:author="KIM, Jason" w:date="2019-04-02T13:39:00Z"/>
                <w:rFonts w:ascii="Calibri" w:eastAsia="Times New Roman" w:hAnsi="Calibri" w:cs="Calibri"/>
                <w:color w:val="000000"/>
                <w:lang w:eastAsia="en-AU"/>
              </w:rPr>
            </w:pPr>
            <w:ins w:id="20026"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27" w:author="KIM, Jason" w:date="2019-04-02T13:39:00Z"/>
                <w:rFonts w:ascii="Calibri" w:eastAsia="Times New Roman" w:hAnsi="Calibri" w:cs="Calibri"/>
                <w:color w:val="000000"/>
                <w:lang w:eastAsia="en-AU"/>
              </w:rPr>
            </w:pPr>
            <w:ins w:id="200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29" w:author="KIM, Jason" w:date="2019-04-02T13:39:00Z"/>
                <w:rFonts w:ascii="Calibri" w:eastAsia="Times New Roman" w:hAnsi="Calibri" w:cs="Calibri"/>
                <w:color w:val="000000"/>
                <w:lang w:eastAsia="en-AU"/>
              </w:rPr>
            </w:pPr>
            <w:ins w:id="20030" w:author="KIM, Jason" w:date="2019-04-02T13:39:00Z">
              <w:r w:rsidRPr="0056388D">
                <w:rPr>
                  <w:rFonts w:ascii="Calibri" w:eastAsia="Times New Roman" w:hAnsi="Calibri" w:cs="Calibri"/>
                  <w:color w:val="000000"/>
                  <w:lang w:eastAsia="en-AU"/>
                </w:rPr>
                <w:t>LLN1141</w:t>
              </w:r>
            </w:ins>
          </w:p>
        </w:tc>
        <w:tc>
          <w:tcPr>
            <w:tcW w:w="933" w:type="pct"/>
            <w:noWrap/>
            <w:hideMark/>
          </w:tcPr>
          <w:p w:rsidR="00110C18" w:rsidRPr="0056388D" w:rsidRDefault="00110C18" w:rsidP="00063728">
            <w:pPr>
              <w:rPr>
                <w:ins w:id="20031" w:author="KIM, Jason" w:date="2019-04-02T13:39:00Z"/>
                <w:rFonts w:ascii="Calibri" w:eastAsia="Times New Roman" w:hAnsi="Calibri" w:cs="Calibri"/>
                <w:color w:val="000000"/>
                <w:lang w:eastAsia="en-AU"/>
              </w:rPr>
            </w:pPr>
            <w:ins w:id="200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33" w:author="KIM, Jason" w:date="2019-04-02T13:39:00Z"/>
                <w:rFonts w:ascii="Calibri" w:eastAsia="Times New Roman" w:hAnsi="Calibri" w:cs="Calibri"/>
                <w:color w:val="000000"/>
                <w:lang w:eastAsia="en-AU"/>
              </w:rPr>
            </w:pPr>
            <w:ins w:id="20034" w:author="KIM, Jason" w:date="2019-04-02T13:39:00Z">
              <w:r w:rsidRPr="0056388D">
                <w:rPr>
                  <w:rFonts w:ascii="Calibri" w:eastAsia="Times New Roman" w:hAnsi="Calibri" w:cs="Calibri"/>
                  <w:color w:val="000000"/>
                  <w:lang w:eastAsia="en-AU"/>
                </w:rPr>
                <w:t>Chainage 2714</w:t>
              </w:r>
            </w:ins>
          </w:p>
        </w:tc>
        <w:tc>
          <w:tcPr>
            <w:tcW w:w="764" w:type="pct"/>
            <w:noWrap/>
            <w:hideMark/>
          </w:tcPr>
          <w:p w:rsidR="00110C18" w:rsidRPr="0056388D" w:rsidRDefault="00110C18" w:rsidP="00063728">
            <w:pPr>
              <w:jc w:val="right"/>
              <w:rPr>
                <w:ins w:id="20035" w:author="KIM, Jason" w:date="2019-04-02T13:39:00Z"/>
                <w:rFonts w:ascii="Calibri" w:eastAsia="Times New Roman" w:hAnsi="Calibri" w:cs="Calibri"/>
                <w:color w:val="000000"/>
                <w:lang w:eastAsia="en-AU"/>
              </w:rPr>
            </w:pPr>
            <w:ins w:id="20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37" w:author="KIM, Jason" w:date="2019-04-02T13:39:00Z"/>
        </w:trPr>
        <w:tc>
          <w:tcPr>
            <w:tcW w:w="708" w:type="pct"/>
            <w:vMerge/>
            <w:hideMark/>
          </w:tcPr>
          <w:p w:rsidR="00110C18" w:rsidRPr="0056388D" w:rsidRDefault="00110C18" w:rsidP="00063728">
            <w:pPr>
              <w:rPr>
                <w:ins w:id="200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39" w:author="KIM, Jason" w:date="2019-04-02T13:39:00Z"/>
                <w:rFonts w:ascii="Calibri" w:eastAsia="Times New Roman" w:hAnsi="Calibri" w:cs="Calibri"/>
                <w:color w:val="000000"/>
                <w:lang w:eastAsia="en-AU"/>
              </w:rPr>
            </w:pPr>
            <w:ins w:id="20040"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41" w:author="KIM, Jason" w:date="2019-04-02T13:39:00Z"/>
                <w:rFonts w:ascii="Calibri" w:eastAsia="Times New Roman" w:hAnsi="Calibri" w:cs="Calibri"/>
                <w:color w:val="000000"/>
                <w:lang w:eastAsia="en-AU"/>
              </w:rPr>
            </w:pPr>
            <w:ins w:id="200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43" w:author="KIM, Jason" w:date="2019-04-02T13:39:00Z"/>
                <w:rFonts w:ascii="Calibri" w:eastAsia="Times New Roman" w:hAnsi="Calibri" w:cs="Calibri"/>
                <w:color w:val="000000"/>
                <w:lang w:eastAsia="en-AU"/>
              </w:rPr>
            </w:pPr>
            <w:ins w:id="20044" w:author="KIM, Jason" w:date="2019-04-02T13:39:00Z">
              <w:r w:rsidRPr="0056388D">
                <w:rPr>
                  <w:rFonts w:ascii="Calibri" w:eastAsia="Times New Roman" w:hAnsi="Calibri" w:cs="Calibri"/>
                  <w:color w:val="000000"/>
                  <w:lang w:eastAsia="en-AU"/>
                </w:rPr>
                <w:t>LLN1142</w:t>
              </w:r>
            </w:ins>
          </w:p>
        </w:tc>
        <w:tc>
          <w:tcPr>
            <w:tcW w:w="933" w:type="pct"/>
            <w:noWrap/>
            <w:hideMark/>
          </w:tcPr>
          <w:p w:rsidR="00110C18" w:rsidRPr="0056388D" w:rsidRDefault="00110C18" w:rsidP="00063728">
            <w:pPr>
              <w:rPr>
                <w:ins w:id="20045" w:author="KIM, Jason" w:date="2019-04-02T13:39:00Z"/>
                <w:rFonts w:ascii="Calibri" w:eastAsia="Times New Roman" w:hAnsi="Calibri" w:cs="Calibri"/>
                <w:color w:val="000000"/>
                <w:lang w:eastAsia="en-AU"/>
              </w:rPr>
            </w:pPr>
            <w:ins w:id="200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47" w:author="KIM, Jason" w:date="2019-04-02T13:39:00Z"/>
                <w:rFonts w:ascii="Calibri" w:eastAsia="Times New Roman" w:hAnsi="Calibri" w:cs="Calibri"/>
                <w:color w:val="000000"/>
                <w:lang w:eastAsia="en-AU"/>
              </w:rPr>
            </w:pPr>
            <w:ins w:id="20048" w:author="KIM, Jason" w:date="2019-04-02T13:39:00Z">
              <w:r w:rsidRPr="0056388D">
                <w:rPr>
                  <w:rFonts w:ascii="Calibri" w:eastAsia="Times New Roman" w:hAnsi="Calibri" w:cs="Calibri"/>
                  <w:color w:val="000000"/>
                  <w:lang w:eastAsia="en-AU"/>
                </w:rPr>
                <w:t>Chainage 2723</w:t>
              </w:r>
            </w:ins>
          </w:p>
        </w:tc>
        <w:tc>
          <w:tcPr>
            <w:tcW w:w="764" w:type="pct"/>
            <w:noWrap/>
            <w:hideMark/>
          </w:tcPr>
          <w:p w:rsidR="00110C18" w:rsidRPr="0056388D" w:rsidRDefault="00110C18" w:rsidP="00063728">
            <w:pPr>
              <w:jc w:val="right"/>
              <w:rPr>
                <w:ins w:id="20049" w:author="KIM, Jason" w:date="2019-04-02T13:39:00Z"/>
                <w:rFonts w:ascii="Calibri" w:eastAsia="Times New Roman" w:hAnsi="Calibri" w:cs="Calibri"/>
                <w:color w:val="000000"/>
                <w:lang w:eastAsia="en-AU"/>
              </w:rPr>
            </w:pPr>
            <w:ins w:id="20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51" w:author="KIM, Jason" w:date="2019-04-02T13:39:00Z"/>
        </w:trPr>
        <w:tc>
          <w:tcPr>
            <w:tcW w:w="708" w:type="pct"/>
            <w:vMerge w:val="restart"/>
            <w:noWrap/>
            <w:hideMark/>
          </w:tcPr>
          <w:p w:rsidR="00110C18" w:rsidRPr="0056388D" w:rsidRDefault="00110C18" w:rsidP="00063728">
            <w:pPr>
              <w:rPr>
                <w:ins w:id="20052" w:author="KIM, Jason" w:date="2019-04-02T13:39:00Z"/>
                <w:rFonts w:ascii="Calibri" w:eastAsia="Times New Roman" w:hAnsi="Calibri" w:cs="Calibri"/>
                <w:color w:val="000000"/>
                <w:lang w:eastAsia="en-AU"/>
              </w:rPr>
            </w:pPr>
            <w:ins w:id="20053" w:author="KIM, Jason" w:date="2019-04-02T13:39:00Z">
              <w:r w:rsidRPr="0056388D">
                <w:rPr>
                  <w:rFonts w:ascii="Calibri" w:eastAsia="Times New Roman" w:hAnsi="Calibri" w:cs="Calibri"/>
                  <w:color w:val="000000"/>
                  <w:lang w:eastAsia="en-AU"/>
                </w:rPr>
                <w:t>LLE16K71</w:t>
              </w:r>
            </w:ins>
          </w:p>
        </w:tc>
        <w:tc>
          <w:tcPr>
            <w:tcW w:w="605" w:type="pct"/>
            <w:noWrap/>
            <w:hideMark/>
          </w:tcPr>
          <w:p w:rsidR="00110C18" w:rsidRPr="0056388D" w:rsidRDefault="00110C18" w:rsidP="00063728">
            <w:pPr>
              <w:rPr>
                <w:ins w:id="20054" w:author="KIM, Jason" w:date="2019-04-02T13:39:00Z"/>
                <w:rFonts w:ascii="Calibri" w:eastAsia="Times New Roman" w:hAnsi="Calibri" w:cs="Calibri"/>
                <w:color w:val="000000"/>
                <w:lang w:eastAsia="en-AU"/>
              </w:rPr>
            </w:pPr>
            <w:ins w:id="20055"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56" w:author="KIM, Jason" w:date="2019-04-02T13:39:00Z"/>
                <w:rFonts w:ascii="Calibri" w:eastAsia="Times New Roman" w:hAnsi="Calibri" w:cs="Calibri"/>
                <w:color w:val="000000"/>
                <w:lang w:eastAsia="en-AU"/>
              </w:rPr>
            </w:pPr>
            <w:ins w:id="200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58" w:author="KIM, Jason" w:date="2019-04-02T13:39:00Z"/>
                <w:rFonts w:ascii="Calibri" w:eastAsia="Times New Roman" w:hAnsi="Calibri" w:cs="Calibri"/>
                <w:color w:val="000000"/>
                <w:lang w:eastAsia="en-AU"/>
              </w:rPr>
            </w:pPr>
            <w:ins w:id="20059" w:author="KIM, Jason" w:date="2019-04-02T13:39:00Z">
              <w:r w:rsidRPr="0056388D">
                <w:rPr>
                  <w:rFonts w:ascii="Calibri" w:eastAsia="Times New Roman" w:hAnsi="Calibri" w:cs="Calibri"/>
                  <w:color w:val="000000"/>
                  <w:lang w:eastAsia="en-AU"/>
                </w:rPr>
                <w:t>LLS2167</w:t>
              </w:r>
            </w:ins>
          </w:p>
        </w:tc>
        <w:tc>
          <w:tcPr>
            <w:tcW w:w="933" w:type="pct"/>
            <w:noWrap/>
            <w:hideMark/>
          </w:tcPr>
          <w:p w:rsidR="00110C18" w:rsidRPr="0056388D" w:rsidRDefault="00110C18" w:rsidP="00063728">
            <w:pPr>
              <w:rPr>
                <w:ins w:id="20060" w:author="KIM, Jason" w:date="2019-04-02T13:39:00Z"/>
                <w:rFonts w:ascii="Calibri" w:eastAsia="Times New Roman" w:hAnsi="Calibri" w:cs="Calibri"/>
                <w:color w:val="000000"/>
                <w:lang w:eastAsia="en-AU"/>
              </w:rPr>
            </w:pPr>
            <w:ins w:id="200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62" w:author="KIM, Jason" w:date="2019-04-02T13:39:00Z"/>
                <w:rFonts w:ascii="Calibri" w:eastAsia="Times New Roman" w:hAnsi="Calibri" w:cs="Calibri"/>
                <w:color w:val="000000"/>
                <w:lang w:eastAsia="en-AU"/>
              </w:rPr>
            </w:pPr>
            <w:ins w:id="20063" w:author="KIM, Jason" w:date="2019-04-02T13:39:00Z">
              <w:r w:rsidRPr="0056388D">
                <w:rPr>
                  <w:rFonts w:ascii="Calibri" w:eastAsia="Times New Roman" w:hAnsi="Calibri" w:cs="Calibri"/>
                  <w:color w:val="000000"/>
                  <w:lang w:eastAsia="en-AU"/>
                </w:rPr>
                <w:t>Chainage 2738</w:t>
              </w:r>
            </w:ins>
          </w:p>
        </w:tc>
        <w:tc>
          <w:tcPr>
            <w:tcW w:w="764" w:type="pct"/>
            <w:noWrap/>
            <w:hideMark/>
          </w:tcPr>
          <w:p w:rsidR="00110C18" w:rsidRPr="0056388D" w:rsidRDefault="00110C18" w:rsidP="00063728">
            <w:pPr>
              <w:jc w:val="right"/>
              <w:rPr>
                <w:ins w:id="20064" w:author="KIM, Jason" w:date="2019-04-02T13:39:00Z"/>
                <w:rFonts w:ascii="Calibri" w:eastAsia="Times New Roman" w:hAnsi="Calibri" w:cs="Calibri"/>
                <w:color w:val="000000"/>
                <w:lang w:eastAsia="en-AU"/>
              </w:rPr>
            </w:pPr>
            <w:ins w:id="20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66" w:author="KIM, Jason" w:date="2019-04-02T13:39:00Z"/>
        </w:trPr>
        <w:tc>
          <w:tcPr>
            <w:tcW w:w="708" w:type="pct"/>
            <w:vMerge/>
            <w:hideMark/>
          </w:tcPr>
          <w:p w:rsidR="00110C18" w:rsidRPr="0056388D" w:rsidRDefault="00110C18" w:rsidP="00063728">
            <w:pPr>
              <w:rPr>
                <w:ins w:id="200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68" w:author="KIM, Jason" w:date="2019-04-02T13:39:00Z"/>
                <w:rFonts w:ascii="Calibri" w:eastAsia="Times New Roman" w:hAnsi="Calibri" w:cs="Calibri"/>
                <w:color w:val="000000"/>
                <w:lang w:eastAsia="en-AU"/>
              </w:rPr>
            </w:pPr>
            <w:ins w:id="20069"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70" w:author="KIM, Jason" w:date="2019-04-02T13:39:00Z"/>
                <w:rFonts w:ascii="Calibri" w:eastAsia="Times New Roman" w:hAnsi="Calibri" w:cs="Calibri"/>
                <w:color w:val="000000"/>
                <w:lang w:eastAsia="en-AU"/>
              </w:rPr>
            </w:pPr>
            <w:ins w:id="200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72" w:author="KIM, Jason" w:date="2019-04-02T13:39:00Z"/>
                <w:rFonts w:ascii="Calibri" w:eastAsia="Times New Roman" w:hAnsi="Calibri" w:cs="Calibri"/>
                <w:color w:val="000000"/>
                <w:lang w:eastAsia="en-AU"/>
              </w:rPr>
            </w:pPr>
            <w:ins w:id="20073" w:author="KIM, Jason" w:date="2019-04-02T13:39:00Z">
              <w:r w:rsidRPr="0056388D">
                <w:rPr>
                  <w:rFonts w:ascii="Calibri" w:eastAsia="Times New Roman" w:hAnsi="Calibri" w:cs="Calibri"/>
                  <w:color w:val="000000"/>
                  <w:lang w:eastAsia="en-AU"/>
                </w:rPr>
                <w:t>LLS2168</w:t>
              </w:r>
            </w:ins>
          </w:p>
        </w:tc>
        <w:tc>
          <w:tcPr>
            <w:tcW w:w="933" w:type="pct"/>
            <w:noWrap/>
            <w:hideMark/>
          </w:tcPr>
          <w:p w:rsidR="00110C18" w:rsidRPr="0056388D" w:rsidRDefault="00110C18" w:rsidP="00063728">
            <w:pPr>
              <w:rPr>
                <w:ins w:id="20074" w:author="KIM, Jason" w:date="2019-04-02T13:39:00Z"/>
                <w:rFonts w:ascii="Calibri" w:eastAsia="Times New Roman" w:hAnsi="Calibri" w:cs="Calibri"/>
                <w:color w:val="000000"/>
                <w:lang w:eastAsia="en-AU"/>
              </w:rPr>
            </w:pPr>
            <w:ins w:id="200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76" w:author="KIM, Jason" w:date="2019-04-02T13:39:00Z"/>
                <w:rFonts w:ascii="Calibri" w:eastAsia="Times New Roman" w:hAnsi="Calibri" w:cs="Calibri"/>
                <w:color w:val="000000"/>
                <w:lang w:eastAsia="en-AU"/>
              </w:rPr>
            </w:pPr>
            <w:ins w:id="20077" w:author="KIM, Jason" w:date="2019-04-02T13:39:00Z">
              <w:r w:rsidRPr="0056388D">
                <w:rPr>
                  <w:rFonts w:ascii="Calibri" w:eastAsia="Times New Roman" w:hAnsi="Calibri" w:cs="Calibri"/>
                  <w:color w:val="000000"/>
                  <w:lang w:eastAsia="en-AU"/>
                </w:rPr>
                <w:t>Chainage 2747</w:t>
              </w:r>
            </w:ins>
          </w:p>
        </w:tc>
        <w:tc>
          <w:tcPr>
            <w:tcW w:w="764" w:type="pct"/>
            <w:noWrap/>
            <w:hideMark/>
          </w:tcPr>
          <w:p w:rsidR="00110C18" w:rsidRPr="0056388D" w:rsidRDefault="00110C18" w:rsidP="00063728">
            <w:pPr>
              <w:jc w:val="right"/>
              <w:rPr>
                <w:ins w:id="20078" w:author="KIM, Jason" w:date="2019-04-02T13:39:00Z"/>
                <w:rFonts w:ascii="Calibri" w:eastAsia="Times New Roman" w:hAnsi="Calibri" w:cs="Calibri"/>
                <w:color w:val="000000"/>
                <w:lang w:eastAsia="en-AU"/>
              </w:rPr>
            </w:pPr>
            <w:ins w:id="20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80" w:author="KIM, Jason" w:date="2019-04-02T13:39:00Z"/>
        </w:trPr>
        <w:tc>
          <w:tcPr>
            <w:tcW w:w="708" w:type="pct"/>
            <w:vMerge/>
            <w:hideMark/>
          </w:tcPr>
          <w:p w:rsidR="00110C18" w:rsidRPr="0056388D" w:rsidRDefault="00110C18" w:rsidP="00063728">
            <w:pPr>
              <w:rPr>
                <w:ins w:id="200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82" w:author="KIM, Jason" w:date="2019-04-02T13:39:00Z"/>
                <w:rFonts w:ascii="Calibri" w:eastAsia="Times New Roman" w:hAnsi="Calibri" w:cs="Calibri"/>
                <w:color w:val="000000"/>
                <w:lang w:eastAsia="en-AU"/>
              </w:rPr>
            </w:pPr>
            <w:ins w:id="20083"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84" w:author="KIM, Jason" w:date="2019-04-02T13:39:00Z"/>
                <w:rFonts w:ascii="Calibri" w:eastAsia="Times New Roman" w:hAnsi="Calibri" w:cs="Calibri"/>
                <w:color w:val="000000"/>
                <w:lang w:eastAsia="en-AU"/>
              </w:rPr>
            </w:pPr>
            <w:ins w:id="200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86" w:author="KIM, Jason" w:date="2019-04-02T13:39:00Z"/>
                <w:rFonts w:ascii="Calibri" w:eastAsia="Times New Roman" w:hAnsi="Calibri" w:cs="Calibri"/>
                <w:color w:val="000000"/>
                <w:lang w:eastAsia="en-AU"/>
              </w:rPr>
            </w:pPr>
            <w:ins w:id="20087" w:author="KIM, Jason" w:date="2019-04-02T13:39:00Z">
              <w:r w:rsidRPr="0056388D">
                <w:rPr>
                  <w:rFonts w:ascii="Calibri" w:eastAsia="Times New Roman" w:hAnsi="Calibri" w:cs="Calibri"/>
                  <w:color w:val="000000"/>
                  <w:lang w:eastAsia="en-AU"/>
                </w:rPr>
                <w:t>LLS2169</w:t>
              </w:r>
            </w:ins>
          </w:p>
        </w:tc>
        <w:tc>
          <w:tcPr>
            <w:tcW w:w="933" w:type="pct"/>
            <w:noWrap/>
            <w:hideMark/>
          </w:tcPr>
          <w:p w:rsidR="00110C18" w:rsidRPr="0056388D" w:rsidRDefault="00110C18" w:rsidP="00063728">
            <w:pPr>
              <w:rPr>
                <w:ins w:id="20088" w:author="KIM, Jason" w:date="2019-04-02T13:39:00Z"/>
                <w:rFonts w:ascii="Calibri" w:eastAsia="Times New Roman" w:hAnsi="Calibri" w:cs="Calibri"/>
                <w:color w:val="000000"/>
                <w:lang w:eastAsia="en-AU"/>
              </w:rPr>
            </w:pPr>
            <w:ins w:id="200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90" w:author="KIM, Jason" w:date="2019-04-02T13:39:00Z"/>
                <w:rFonts w:ascii="Calibri" w:eastAsia="Times New Roman" w:hAnsi="Calibri" w:cs="Calibri"/>
                <w:color w:val="000000"/>
                <w:lang w:eastAsia="en-AU"/>
              </w:rPr>
            </w:pPr>
            <w:ins w:id="20091" w:author="KIM, Jason" w:date="2019-04-02T13:39:00Z">
              <w:r w:rsidRPr="0056388D">
                <w:rPr>
                  <w:rFonts w:ascii="Calibri" w:eastAsia="Times New Roman" w:hAnsi="Calibri" w:cs="Calibri"/>
                  <w:color w:val="000000"/>
                  <w:lang w:eastAsia="en-AU"/>
                </w:rPr>
                <w:t>Chainage 2757</w:t>
              </w:r>
            </w:ins>
          </w:p>
        </w:tc>
        <w:tc>
          <w:tcPr>
            <w:tcW w:w="764" w:type="pct"/>
            <w:noWrap/>
            <w:hideMark/>
          </w:tcPr>
          <w:p w:rsidR="00110C18" w:rsidRPr="0056388D" w:rsidRDefault="00110C18" w:rsidP="00063728">
            <w:pPr>
              <w:jc w:val="right"/>
              <w:rPr>
                <w:ins w:id="20092" w:author="KIM, Jason" w:date="2019-04-02T13:39:00Z"/>
                <w:rFonts w:ascii="Calibri" w:eastAsia="Times New Roman" w:hAnsi="Calibri" w:cs="Calibri"/>
                <w:color w:val="000000"/>
                <w:lang w:eastAsia="en-AU"/>
              </w:rPr>
            </w:pPr>
            <w:ins w:id="200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94" w:author="KIM, Jason" w:date="2019-04-02T13:39:00Z"/>
        </w:trPr>
        <w:tc>
          <w:tcPr>
            <w:tcW w:w="708" w:type="pct"/>
            <w:vMerge/>
            <w:hideMark/>
          </w:tcPr>
          <w:p w:rsidR="00110C18" w:rsidRPr="0056388D" w:rsidRDefault="00110C18" w:rsidP="00063728">
            <w:pPr>
              <w:rPr>
                <w:ins w:id="200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96" w:author="KIM, Jason" w:date="2019-04-02T13:39:00Z"/>
                <w:rFonts w:ascii="Calibri" w:eastAsia="Times New Roman" w:hAnsi="Calibri" w:cs="Calibri"/>
                <w:color w:val="000000"/>
                <w:lang w:eastAsia="en-AU"/>
              </w:rPr>
            </w:pPr>
            <w:ins w:id="20097"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98" w:author="KIM, Jason" w:date="2019-04-02T13:39:00Z"/>
                <w:rFonts w:ascii="Calibri" w:eastAsia="Times New Roman" w:hAnsi="Calibri" w:cs="Calibri"/>
                <w:color w:val="000000"/>
                <w:lang w:eastAsia="en-AU"/>
              </w:rPr>
            </w:pPr>
            <w:ins w:id="200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00" w:author="KIM, Jason" w:date="2019-04-02T13:39:00Z"/>
                <w:rFonts w:ascii="Calibri" w:eastAsia="Times New Roman" w:hAnsi="Calibri" w:cs="Calibri"/>
                <w:color w:val="000000"/>
                <w:lang w:eastAsia="en-AU"/>
              </w:rPr>
            </w:pPr>
            <w:ins w:id="20101" w:author="KIM, Jason" w:date="2019-04-02T13:39:00Z">
              <w:r w:rsidRPr="0056388D">
                <w:rPr>
                  <w:rFonts w:ascii="Calibri" w:eastAsia="Times New Roman" w:hAnsi="Calibri" w:cs="Calibri"/>
                  <w:color w:val="000000"/>
                  <w:lang w:eastAsia="en-AU"/>
                </w:rPr>
                <w:t>LLS2170</w:t>
              </w:r>
            </w:ins>
          </w:p>
        </w:tc>
        <w:tc>
          <w:tcPr>
            <w:tcW w:w="933" w:type="pct"/>
            <w:noWrap/>
            <w:hideMark/>
          </w:tcPr>
          <w:p w:rsidR="00110C18" w:rsidRPr="0056388D" w:rsidRDefault="00110C18" w:rsidP="00063728">
            <w:pPr>
              <w:rPr>
                <w:ins w:id="20102" w:author="KIM, Jason" w:date="2019-04-02T13:39:00Z"/>
                <w:rFonts w:ascii="Calibri" w:eastAsia="Times New Roman" w:hAnsi="Calibri" w:cs="Calibri"/>
                <w:color w:val="000000"/>
                <w:lang w:eastAsia="en-AU"/>
              </w:rPr>
            </w:pPr>
            <w:ins w:id="201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04" w:author="KIM, Jason" w:date="2019-04-02T13:39:00Z"/>
                <w:rFonts w:ascii="Calibri" w:eastAsia="Times New Roman" w:hAnsi="Calibri" w:cs="Calibri"/>
                <w:color w:val="000000"/>
                <w:lang w:eastAsia="en-AU"/>
              </w:rPr>
            </w:pPr>
            <w:ins w:id="20105" w:author="KIM, Jason" w:date="2019-04-02T13:39:00Z">
              <w:r w:rsidRPr="0056388D">
                <w:rPr>
                  <w:rFonts w:ascii="Calibri" w:eastAsia="Times New Roman" w:hAnsi="Calibri" w:cs="Calibri"/>
                  <w:color w:val="000000"/>
                  <w:lang w:eastAsia="en-AU"/>
                </w:rPr>
                <w:t>Chainage 2766</w:t>
              </w:r>
            </w:ins>
          </w:p>
        </w:tc>
        <w:tc>
          <w:tcPr>
            <w:tcW w:w="764" w:type="pct"/>
            <w:noWrap/>
            <w:hideMark/>
          </w:tcPr>
          <w:p w:rsidR="00110C18" w:rsidRPr="0056388D" w:rsidRDefault="00110C18" w:rsidP="00063728">
            <w:pPr>
              <w:jc w:val="right"/>
              <w:rPr>
                <w:ins w:id="20106" w:author="KIM, Jason" w:date="2019-04-02T13:39:00Z"/>
                <w:rFonts w:ascii="Calibri" w:eastAsia="Times New Roman" w:hAnsi="Calibri" w:cs="Calibri"/>
                <w:color w:val="000000"/>
                <w:lang w:eastAsia="en-AU"/>
              </w:rPr>
            </w:pPr>
            <w:ins w:id="20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08" w:author="KIM, Jason" w:date="2019-04-02T13:39:00Z"/>
        </w:trPr>
        <w:tc>
          <w:tcPr>
            <w:tcW w:w="708" w:type="pct"/>
            <w:vMerge/>
            <w:hideMark/>
          </w:tcPr>
          <w:p w:rsidR="00110C18" w:rsidRPr="0056388D" w:rsidRDefault="00110C18" w:rsidP="00063728">
            <w:pPr>
              <w:rPr>
                <w:ins w:id="201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10" w:author="KIM, Jason" w:date="2019-04-02T13:39:00Z"/>
                <w:rFonts w:ascii="Calibri" w:eastAsia="Times New Roman" w:hAnsi="Calibri" w:cs="Calibri"/>
                <w:color w:val="000000"/>
                <w:lang w:eastAsia="en-AU"/>
              </w:rPr>
            </w:pPr>
            <w:ins w:id="20111"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12" w:author="KIM, Jason" w:date="2019-04-02T13:39:00Z"/>
                <w:rFonts w:ascii="Calibri" w:eastAsia="Times New Roman" w:hAnsi="Calibri" w:cs="Calibri"/>
                <w:color w:val="000000"/>
                <w:lang w:eastAsia="en-AU"/>
              </w:rPr>
            </w:pPr>
            <w:ins w:id="201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14" w:author="KIM, Jason" w:date="2019-04-02T13:39:00Z"/>
                <w:rFonts w:ascii="Calibri" w:eastAsia="Times New Roman" w:hAnsi="Calibri" w:cs="Calibri"/>
                <w:color w:val="000000"/>
                <w:lang w:eastAsia="en-AU"/>
              </w:rPr>
            </w:pPr>
            <w:ins w:id="20115" w:author="KIM, Jason" w:date="2019-04-02T13:39:00Z">
              <w:r w:rsidRPr="0056388D">
                <w:rPr>
                  <w:rFonts w:ascii="Calibri" w:eastAsia="Times New Roman" w:hAnsi="Calibri" w:cs="Calibri"/>
                  <w:color w:val="000000"/>
                  <w:lang w:eastAsia="en-AU"/>
                </w:rPr>
                <w:t>LLS2171</w:t>
              </w:r>
            </w:ins>
          </w:p>
        </w:tc>
        <w:tc>
          <w:tcPr>
            <w:tcW w:w="933" w:type="pct"/>
            <w:noWrap/>
            <w:hideMark/>
          </w:tcPr>
          <w:p w:rsidR="00110C18" w:rsidRPr="0056388D" w:rsidRDefault="00110C18" w:rsidP="00063728">
            <w:pPr>
              <w:rPr>
                <w:ins w:id="20116" w:author="KIM, Jason" w:date="2019-04-02T13:39:00Z"/>
                <w:rFonts w:ascii="Calibri" w:eastAsia="Times New Roman" w:hAnsi="Calibri" w:cs="Calibri"/>
                <w:color w:val="000000"/>
                <w:lang w:eastAsia="en-AU"/>
              </w:rPr>
            </w:pPr>
            <w:ins w:id="201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18" w:author="KIM, Jason" w:date="2019-04-02T13:39:00Z"/>
                <w:rFonts w:ascii="Calibri" w:eastAsia="Times New Roman" w:hAnsi="Calibri" w:cs="Calibri"/>
                <w:color w:val="000000"/>
                <w:lang w:eastAsia="en-AU"/>
              </w:rPr>
            </w:pPr>
            <w:ins w:id="20119" w:author="KIM, Jason" w:date="2019-04-02T13:39:00Z">
              <w:r w:rsidRPr="0056388D">
                <w:rPr>
                  <w:rFonts w:ascii="Calibri" w:eastAsia="Times New Roman" w:hAnsi="Calibri" w:cs="Calibri"/>
                  <w:color w:val="000000"/>
                  <w:lang w:eastAsia="en-AU"/>
                </w:rPr>
                <w:t>Chainage 2776</w:t>
              </w:r>
            </w:ins>
          </w:p>
        </w:tc>
        <w:tc>
          <w:tcPr>
            <w:tcW w:w="764" w:type="pct"/>
            <w:noWrap/>
            <w:hideMark/>
          </w:tcPr>
          <w:p w:rsidR="00110C18" w:rsidRPr="0056388D" w:rsidRDefault="00110C18" w:rsidP="00063728">
            <w:pPr>
              <w:jc w:val="right"/>
              <w:rPr>
                <w:ins w:id="20120" w:author="KIM, Jason" w:date="2019-04-02T13:39:00Z"/>
                <w:rFonts w:ascii="Calibri" w:eastAsia="Times New Roman" w:hAnsi="Calibri" w:cs="Calibri"/>
                <w:color w:val="000000"/>
                <w:lang w:eastAsia="en-AU"/>
              </w:rPr>
            </w:pPr>
            <w:ins w:id="20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22" w:author="KIM, Jason" w:date="2019-04-02T13:39:00Z"/>
        </w:trPr>
        <w:tc>
          <w:tcPr>
            <w:tcW w:w="708" w:type="pct"/>
            <w:vMerge/>
            <w:hideMark/>
          </w:tcPr>
          <w:p w:rsidR="00110C18" w:rsidRPr="0056388D" w:rsidRDefault="00110C18" w:rsidP="00063728">
            <w:pPr>
              <w:rPr>
                <w:ins w:id="201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24" w:author="KIM, Jason" w:date="2019-04-02T13:39:00Z"/>
                <w:rFonts w:ascii="Calibri" w:eastAsia="Times New Roman" w:hAnsi="Calibri" w:cs="Calibri"/>
                <w:color w:val="000000"/>
                <w:lang w:eastAsia="en-AU"/>
              </w:rPr>
            </w:pPr>
            <w:ins w:id="20125"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26" w:author="KIM, Jason" w:date="2019-04-02T13:39:00Z"/>
                <w:rFonts w:ascii="Calibri" w:eastAsia="Times New Roman" w:hAnsi="Calibri" w:cs="Calibri"/>
                <w:color w:val="000000"/>
                <w:lang w:eastAsia="en-AU"/>
              </w:rPr>
            </w:pPr>
            <w:ins w:id="201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28" w:author="KIM, Jason" w:date="2019-04-02T13:39:00Z"/>
                <w:rFonts w:ascii="Calibri" w:eastAsia="Times New Roman" w:hAnsi="Calibri" w:cs="Calibri"/>
                <w:color w:val="000000"/>
                <w:lang w:eastAsia="en-AU"/>
              </w:rPr>
            </w:pPr>
            <w:ins w:id="20129" w:author="KIM, Jason" w:date="2019-04-02T13:39:00Z">
              <w:r w:rsidRPr="0056388D">
                <w:rPr>
                  <w:rFonts w:ascii="Calibri" w:eastAsia="Times New Roman" w:hAnsi="Calibri" w:cs="Calibri"/>
                  <w:color w:val="000000"/>
                  <w:lang w:eastAsia="en-AU"/>
                </w:rPr>
                <w:t>LLS2172</w:t>
              </w:r>
            </w:ins>
          </w:p>
        </w:tc>
        <w:tc>
          <w:tcPr>
            <w:tcW w:w="933" w:type="pct"/>
            <w:noWrap/>
            <w:hideMark/>
          </w:tcPr>
          <w:p w:rsidR="00110C18" w:rsidRPr="0056388D" w:rsidRDefault="00110C18" w:rsidP="00063728">
            <w:pPr>
              <w:rPr>
                <w:ins w:id="20130" w:author="KIM, Jason" w:date="2019-04-02T13:39:00Z"/>
                <w:rFonts w:ascii="Calibri" w:eastAsia="Times New Roman" w:hAnsi="Calibri" w:cs="Calibri"/>
                <w:color w:val="000000"/>
                <w:lang w:eastAsia="en-AU"/>
              </w:rPr>
            </w:pPr>
            <w:ins w:id="201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32" w:author="KIM, Jason" w:date="2019-04-02T13:39:00Z"/>
                <w:rFonts w:ascii="Calibri" w:eastAsia="Times New Roman" w:hAnsi="Calibri" w:cs="Calibri"/>
                <w:color w:val="000000"/>
                <w:lang w:eastAsia="en-AU"/>
              </w:rPr>
            </w:pPr>
            <w:ins w:id="20133" w:author="KIM, Jason" w:date="2019-04-02T13:39:00Z">
              <w:r w:rsidRPr="0056388D">
                <w:rPr>
                  <w:rFonts w:ascii="Calibri" w:eastAsia="Times New Roman" w:hAnsi="Calibri" w:cs="Calibri"/>
                  <w:color w:val="000000"/>
                  <w:lang w:eastAsia="en-AU"/>
                </w:rPr>
                <w:t>Chainage 2786</w:t>
              </w:r>
            </w:ins>
          </w:p>
        </w:tc>
        <w:tc>
          <w:tcPr>
            <w:tcW w:w="764" w:type="pct"/>
            <w:noWrap/>
            <w:hideMark/>
          </w:tcPr>
          <w:p w:rsidR="00110C18" w:rsidRPr="0056388D" w:rsidRDefault="00110C18" w:rsidP="00063728">
            <w:pPr>
              <w:jc w:val="right"/>
              <w:rPr>
                <w:ins w:id="20134" w:author="KIM, Jason" w:date="2019-04-02T13:39:00Z"/>
                <w:rFonts w:ascii="Calibri" w:eastAsia="Times New Roman" w:hAnsi="Calibri" w:cs="Calibri"/>
                <w:color w:val="000000"/>
                <w:lang w:eastAsia="en-AU"/>
              </w:rPr>
            </w:pPr>
            <w:ins w:id="20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36" w:author="KIM, Jason" w:date="2019-04-02T13:39:00Z"/>
        </w:trPr>
        <w:tc>
          <w:tcPr>
            <w:tcW w:w="708" w:type="pct"/>
            <w:vMerge/>
            <w:hideMark/>
          </w:tcPr>
          <w:p w:rsidR="00110C18" w:rsidRPr="0056388D" w:rsidRDefault="00110C18" w:rsidP="00063728">
            <w:pPr>
              <w:rPr>
                <w:ins w:id="201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38" w:author="KIM, Jason" w:date="2019-04-02T13:39:00Z"/>
                <w:rFonts w:ascii="Calibri" w:eastAsia="Times New Roman" w:hAnsi="Calibri" w:cs="Calibri"/>
                <w:color w:val="000000"/>
                <w:lang w:eastAsia="en-AU"/>
              </w:rPr>
            </w:pPr>
            <w:ins w:id="20139"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40" w:author="KIM, Jason" w:date="2019-04-02T13:39:00Z"/>
                <w:rFonts w:ascii="Calibri" w:eastAsia="Times New Roman" w:hAnsi="Calibri" w:cs="Calibri"/>
                <w:color w:val="000000"/>
                <w:lang w:eastAsia="en-AU"/>
              </w:rPr>
            </w:pPr>
            <w:ins w:id="201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42" w:author="KIM, Jason" w:date="2019-04-02T13:39:00Z"/>
                <w:rFonts w:ascii="Calibri" w:eastAsia="Times New Roman" w:hAnsi="Calibri" w:cs="Calibri"/>
                <w:color w:val="000000"/>
                <w:lang w:eastAsia="en-AU"/>
              </w:rPr>
            </w:pPr>
            <w:ins w:id="20143" w:author="KIM, Jason" w:date="2019-04-02T13:39:00Z">
              <w:r w:rsidRPr="0056388D">
                <w:rPr>
                  <w:rFonts w:ascii="Calibri" w:eastAsia="Times New Roman" w:hAnsi="Calibri" w:cs="Calibri"/>
                  <w:color w:val="000000"/>
                  <w:lang w:eastAsia="en-AU"/>
                </w:rPr>
                <w:t>LLS2173</w:t>
              </w:r>
            </w:ins>
          </w:p>
        </w:tc>
        <w:tc>
          <w:tcPr>
            <w:tcW w:w="933" w:type="pct"/>
            <w:noWrap/>
            <w:hideMark/>
          </w:tcPr>
          <w:p w:rsidR="00110C18" w:rsidRPr="0056388D" w:rsidRDefault="00110C18" w:rsidP="00063728">
            <w:pPr>
              <w:rPr>
                <w:ins w:id="20144" w:author="KIM, Jason" w:date="2019-04-02T13:39:00Z"/>
                <w:rFonts w:ascii="Calibri" w:eastAsia="Times New Roman" w:hAnsi="Calibri" w:cs="Calibri"/>
                <w:color w:val="000000"/>
                <w:lang w:eastAsia="en-AU"/>
              </w:rPr>
            </w:pPr>
            <w:ins w:id="201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46" w:author="KIM, Jason" w:date="2019-04-02T13:39:00Z"/>
                <w:rFonts w:ascii="Calibri" w:eastAsia="Times New Roman" w:hAnsi="Calibri" w:cs="Calibri"/>
                <w:color w:val="000000"/>
                <w:lang w:eastAsia="en-AU"/>
              </w:rPr>
            </w:pPr>
            <w:ins w:id="20147" w:author="KIM, Jason" w:date="2019-04-02T13:39:00Z">
              <w:r w:rsidRPr="0056388D">
                <w:rPr>
                  <w:rFonts w:ascii="Calibri" w:eastAsia="Times New Roman" w:hAnsi="Calibri" w:cs="Calibri"/>
                  <w:color w:val="000000"/>
                  <w:lang w:eastAsia="en-AU"/>
                </w:rPr>
                <w:t>Chainage 2796</w:t>
              </w:r>
            </w:ins>
          </w:p>
        </w:tc>
        <w:tc>
          <w:tcPr>
            <w:tcW w:w="764" w:type="pct"/>
            <w:noWrap/>
            <w:hideMark/>
          </w:tcPr>
          <w:p w:rsidR="00110C18" w:rsidRPr="0056388D" w:rsidRDefault="00110C18" w:rsidP="00063728">
            <w:pPr>
              <w:jc w:val="right"/>
              <w:rPr>
                <w:ins w:id="20148" w:author="KIM, Jason" w:date="2019-04-02T13:39:00Z"/>
                <w:rFonts w:ascii="Calibri" w:eastAsia="Times New Roman" w:hAnsi="Calibri" w:cs="Calibri"/>
                <w:color w:val="000000"/>
                <w:lang w:eastAsia="en-AU"/>
              </w:rPr>
            </w:pPr>
            <w:ins w:id="201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50" w:author="KIM, Jason" w:date="2019-04-02T13:39:00Z"/>
        </w:trPr>
        <w:tc>
          <w:tcPr>
            <w:tcW w:w="708" w:type="pct"/>
            <w:vMerge/>
            <w:hideMark/>
          </w:tcPr>
          <w:p w:rsidR="00110C18" w:rsidRPr="0056388D" w:rsidRDefault="00110C18" w:rsidP="00063728">
            <w:pPr>
              <w:rPr>
                <w:ins w:id="201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52" w:author="KIM, Jason" w:date="2019-04-02T13:39:00Z"/>
                <w:rFonts w:ascii="Calibri" w:eastAsia="Times New Roman" w:hAnsi="Calibri" w:cs="Calibri"/>
                <w:color w:val="000000"/>
                <w:lang w:eastAsia="en-AU"/>
              </w:rPr>
            </w:pPr>
            <w:ins w:id="20153"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54" w:author="KIM, Jason" w:date="2019-04-02T13:39:00Z"/>
                <w:rFonts w:ascii="Calibri" w:eastAsia="Times New Roman" w:hAnsi="Calibri" w:cs="Calibri"/>
                <w:color w:val="000000"/>
                <w:lang w:eastAsia="en-AU"/>
              </w:rPr>
            </w:pPr>
            <w:ins w:id="201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56" w:author="KIM, Jason" w:date="2019-04-02T13:39:00Z"/>
                <w:rFonts w:ascii="Calibri" w:eastAsia="Times New Roman" w:hAnsi="Calibri" w:cs="Calibri"/>
                <w:color w:val="000000"/>
                <w:lang w:eastAsia="en-AU"/>
              </w:rPr>
            </w:pPr>
            <w:ins w:id="20157" w:author="KIM, Jason" w:date="2019-04-02T13:39:00Z">
              <w:r w:rsidRPr="0056388D">
                <w:rPr>
                  <w:rFonts w:ascii="Calibri" w:eastAsia="Times New Roman" w:hAnsi="Calibri" w:cs="Calibri"/>
                  <w:color w:val="000000"/>
                  <w:lang w:eastAsia="en-AU"/>
                </w:rPr>
                <w:t>LLS2174</w:t>
              </w:r>
            </w:ins>
          </w:p>
        </w:tc>
        <w:tc>
          <w:tcPr>
            <w:tcW w:w="933" w:type="pct"/>
            <w:noWrap/>
            <w:hideMark/>
          </w:tcPr>
          <w:p w:rsidR="00110C18" w:rsidRPr="0056388D" w:rsidRDefault="00110C18" w:rsidP="00063728">
            <w:pPr>
              <w:rPr>
                <w:ins w:id="20158" w:author="KIM, Jason" w:date="2019-04-02T13:39:00Z"/>
                <w:rFonts w:ascii="Calibri" w:eastAsia="Times New Roman" w:hAnsi="Calibri" w:cs="Calibri"/>
                <w:color w:val="000000"/>
                <w:lang w:eastAsia="en-AU"/>
              </w:rPr>
            </w:pPr>
            <w:ins w:id="201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60" w:author="KIM, Jason" w:date="2019-04-02T13:39:00Z"/>
                <w:rFonts w:ascii="Calibri" w:eastAsia="Times New Roman" w:hAnsi="Calibri" w:cs="Calibri"/>
                <w:color w:val="000000"/>
                <w:lang w:eastAsia="en-AU"/>
              </w:rPr>
            </w:pPr>
            <w:ins w:id="20161" w:author="KIM, Jason" w:date="2019-04-02T13:39:00Z">
              <w:r w:rsidRPr="0056388D">
                <w:rPr>
                  <w:rFonts w:ascii="Calibri" w:eastAsia="Times New Roman" w:hAnsi="Calibri" w:cs="Calibri"/>
                  <w:color w:val="000000"/>
                  <w:lang w:eastAsia="en-AU"/>
                </w:rPr>
                <w:t>Chainage 2805</w:t>
              </w:r>
            </w:ins>
          </w:p>
        </w:tc>
        <w:tc>
          <w:tcPr>
            <w:tcW w:w="764" w:type="pct"/>
            <w:noWrap/>
            <w:hideMark/>
          </w:tcPr>
          <w:p w:rsidR="00110C18" w:rsidRPr="0056388D" w:rsidRDefault="00110C18" w:rsidP="00063728">
            <w:pPr>
              <w:jc w:val="right"/>
              <w:rPr>
                <w:ins w:id="20162" w:author="KIM, Jason" w:date="2019-04-02T13:39:00Z"/>
                <w:rFonts w:ascii="Calibri" w:eastAsia="Times New Roman" w:hAnsi="Calibri" w:cs="Calibri"/>
                <w:color w:val="000000"/>
                <w:lang w:eastAsia="en-AU"/>
              </w:rPr>
            </w:pPr>
            <w:ins w:id="20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64" w:author="KIM, Jason" w:date="2019-04-02T13:39:00Z"/>
        </w:trPr>
        <w:tc>
          <w:tcPr>
            <w:tcW w:w="708" w:type="pct"/>
            <w:vMerge/>
            <w:hideMark/>
          </w:tcPr>
          <w:p w:rsidR="00110C18" w:rsidRPr="0056388D" w:rsidRDefault="00110C18" w:rsidP="00063728">
            <w:pPr>
              <w:rPr>
                <w:ins w:id="201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66" w:author="KIM, Jason" w:date="2019-04-02T13:39:00Z"/>
                <w:rFonts w:ascii="Calibri" w:eastAsia="Times New Roman" w:hAnsi="Calibri" w:cs="Calibri"/>
                <w:color w:val="000000"/>
                <w:lang w:eastAsia="en-AU"/>
              </w:rPr>
            </w:pPr>
            <w:ins w:id="20167"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68" w:author="KIM, Jason" w:date="2019-04-02T13:39:00Z"/>
                <w:rFonts w:ascii="Calibri" w:eastAsia="Times New Roman" w:hAnsi="Calibri" w:cs="Calibri"/>
                <w:color w:val="000000"/>
                <w:lang w:eastAsia="en-AU"/>
              </w:rPr>
            </w:pPr>
            <w:ins w:id="201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70" w:author="KIM, Jason" w:date="2019-04-02T13:39:00Z"/>
                <w:rFonts w:ascii="Calibri" w:eastAsia="Times New Roman" w:hAnsi="Calibri" w:cs="Calibri"/>
                <w:color w:val="000000"/>
                <w:lang w:eastAsia="en-AU"/>
              </w:rPr>
            </w:pPr>
            <w:ins w:id="20171" w:author="KIM, Jason" w:date="2019-04-02T13:39:00Z">
              <w:r w:rsidRPr="0056388D">
                <w:rPr>
                  <w:rFonts w:ascii="Calibri" w:eastAsia="Times New Roman" w:hAnsi="Calibri" w:cs="Calibri"/>
                  <w:color w:val="000000"/>
                  <w:lang w:eastAsia="en-AU"/>
                </w:rPr>
                <w:t>LLS2175</w:t>
              </w:r>
            </w:ins>
          </w:p>
        </w:tc>
        <w:tc>
          <w:tcPr>
            <w:tcW w:w="933" w:type="pct"/>
            <w:noWrap/>
            <w:hideMark/>
          </w:tcPr>
          <w:p w:rsidR="00110C18" w:rsidRPr="0056388D" w:rsidRDefault="00110C18" w:rsidP="00063728">
            <w:pPr>
              <w:rPr>
                <w:ins w:id="20172" w:author="KIM, Jason" w:date="2019-04-02T13:39:00Z"/>
                <w:rFonts w:ascii="Calibri" w:eastAsia="Times New Roman" w:hAnsi="Calibri" w:cs="Calibri"/>
                <w:color w:val="000000"/>
                <w:lang w:eastAsia="en-AU"/>
              </w:rPr>
            </w:pPr>
            <w:ins w:id="201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74" w:author="KIM, Jason" w:date="2019-04-02T13:39:00Z"/>
                <w:rFonts w:ascii="Calibri" w:eastAsia="Times New Roman" w:hAnsi="Calibri" w:cs="Calibri"/>
                <w:color w:val="000000"/>
                <w:lang w:eastAsia="en-AU"/>
              </w:rPr>
            </w:pPr>
            <w:ins w:id="20175" w:author="KIM, Jason" w:date="2019-04-02T13:39:00Z">
              <w:r w:rsidRPr="0056388D">
                <w:rPr>
                  <w:rFonts w:ascii="Calibri" w:eastAsia="Times New Roman" w:hAnsi="Calibri" w:cs="Calibri"/>
                  <w:color w:val="000000"/>
                  <w:lang w:eastAsia="en-AU"/>
                </w:rPr>
                <w:t>Chainage 2815</w:t>
              </w:r>
            </w:ins>
          </w:p>
        </w:tc>
        <w:tc>
          <w:tcPr>
            <w:tcW w:w="764" w:type="pct"/>
            <w:noWrap/>
            <w:hideMark/>
          </w:tcPr>
          <w:p w:rsidR="00110C18" w:rsidRPr="0056388D" w:rsidRDefault="00110C18" w:rsidP="00063728">
            <w:pPr>
              <w:jc w:val="right"/>
              <w:rPr>
                <w:ins w:id="20176" w:author="KIM, Jason" w:date="2019-04-02T13:39:00Z"/>
                <w:rFonts w:ascii="Calibri" w:eastAsia="Times New Roman" w:hAnsi="Calibri" w:cs="Calibri"/>
                <w:color w:val="000000"/>
                <w:lang w:eastAsia="en-AU"/>
              </w:rPr>
            </w:pPr>
            <w:ins w:id="20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78" w:author="KIM, Jason" w:date="2019-04-02T13:39:00Z"/>
        </w:trPr>
        <w:tc>
          <w:tcPr>
            <w:tcW w:w="708" w:type="pct"/>
            <w:vMerge/>
            <w:hideMark/>
          </w:tcPr>
          <w:p w:rsidR="00110C18" w:rsidRPr="0056388D" w:rsidRDefault="00110C18" w:rsidP="00063728">
            <w:pPr>
              <w:rPr>
                <w:ins w:id="201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80" w:author="KIM, Jason" w:date="2019-04-02T13:39:00Z"/>
                <w:rFonts w:ascii="Calibri" w:eastAsia="Times New Roman" w:hAnsi="Calibri" w:cs="Calibri"/>
                <w:color w:val="000000"/>
                <w:lang w:eastAsia="en-AU"/>
              </w:rPr>
            </w:pPr>
            <w:ins w:id="20181"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82" w:author="KIM, Jason" w:date="2019-04-02T13:39:00Z"/>
                <w:rFonts w:ascii="Calibri" w:eastAsia="Times New Roman" w:hAnsi="Calibri" w:cs="Calibri"/>
                <w:color w:val="000000"/>
                <w:lang w:eastAsia="en-AU"/>
              </w:rPr>
            </w:pPr>
            <w:ins w:id="201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84" w:author="KIM, Jason" w:date="2019-04-02T13:39:00Z"/>
                <w:rFonts w:ascii="Calibri" w:eastAsia="Times New Roman" w:hAnsi="Calibri" w:cs="Calibri"/>
                <w:color w:val="000000"/>
                <w:lang w:eastAsia="en-AU"/>
              </w:rPr>
            </w:pPr>
            <w:ins w:id="20185" w:author="KIM, Jason" w:date="2019-04-02T13:39:00Z">
              <w:r w:rsidRPr="0056388D">
                <w:rPr>
                  <w:rFonts w:ascii="Calibri" w:eastAsia="Times New Roman" w:hAnsi="Calibri" w:cs="Calibri"/>
                  <w:color w:val="000000"/>
                  <w:lang w:eastAsia="en-AU"/>
                </w:rPr>
                <w:t>LLS2176</w:t>
              </w:r>
            </w:ins>
          </w:p>
        </w:tc>
        <w:tc>
          <w:tcPr>
            <w:tcW w:w="933" w:type="pct"/>
            <w:noWrap/>
            <w:hideMark/>
          </w:tcPr>
          <w:p w:rsidR="00110C18" w:rsidRPr="0056388D" w:rsidRDefault="00110C18" w:rsidP="00063728">
            <w:pPr>
              <w:rPr>
                <w:ins w:id="20186" w:author="KIM, Jason" w:date="2019-04-02T13:39:00Z"/>
                <w:rFonts w:ascii="Calibri" w:eastAsia="Times New Roman" w:hAnsi="Calibri" w:cs="Calibri"/>
                <w:color w:val="000000"/>
                <w:lang w:eastAsia="en-AU"/>
              </w:rPr>
            </w:pPr>
            <w:ins w:id="201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88" w:author="KIM, Jason" w:date="2019-04-02T13:39:00Z"/>
                <w:rFonts w:ascii="Calibri" w:eastAsia="Times New Roman" w:hAnsi="Calibri" w:cs="Calibri"/>
                <w:color w:val="000000"/>
                <w:lang w:eastAsia="en-AU"/>
              </w:rPr>
            </w:pPr>
            <w:ins w:id="20189" w:author="KIM, Jason" w:date="2019-04-02T13:39:00Z">
              <w:r w:rsidRPr="0056388D">
                <w:rPr>
                  <w:rFonts w:ascii="Calibri" w:eastAsia="Times New Roman" w:hAnsi="Calibri" w:cs="Calibri"/>
                  <w:color w:val="000000"/>
                  <w:lang w:eastAsia="en-AU"/>
                </w:rPr>
                <w:t>Chainage 2824</w:t>
              </w:r>
            </w:ins>
          </w:p>
        </w:tc>
        <w:tc>
          <w:tcPr>
            <w:tcW w:w="764" w:type="pct"/>
            <w:noWrap/>
            <w:hideMark/>
          </w:tcPr>
          <w:p w:rsidR="00110C18" w:rsidRPr="0056388D" w:rsidRDefault="00110C18" w:rsidP="00063728">
            <w:pPr>
              <w:jc w:val="right"/>
              <w:rPr>
                <w:ins w:id="20190" w:author="KIM, Jason" w:date="2019-04-02T13:39:00Z"/>
                <w:rFonts w:ascii="Calibri" w:eastAsia="Times New Roman" w:hAnsi="Calibri" w:cs="Calibri"/>
                <w:color w:val="000000"/>
                <w:lang w:eastAsia="en-AU"/>
              </w:rPr>
            </w:pPr>
            <w:ins w:id="201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92" w:author="KIM, Jason" w:date="2019-04-02T13:39:00Z"/>
        </w:trPr>
        <w:tc>
          <w:tcPr>
            <w:tcW w:w="708" w:type="pct"/>
            <w:vMerge/>
            <w:hideMark/>
          </w:tcPr>
          <w:p w:rsidR="00110C18" w:rsidRPr="0056388D" w:rsidRDefault="00110C18" w:rsidP="00063728">
            <w:pPr>
              <w:rPr>
                <w:ins w:id="201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94" w:author="KIM, Jason" w:date="2019-04-02T13:39:00Z"/>
                <w:rFonts w:ascii="Calibri" w:eastAsia="Times New Roman" w:hAnsi="Calibri" w:cs="Calibri"/>
                <w:color w:val="000000"/>
                <w:lang w:eastAsia="en-AU"/>
              </w:rPr>
            </w:pPr>
            <w:ins w:id="20195"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96" w:author="KIM, Jason" w:date="2019-04-02T13:39:00Z"/>
                <w:rFonts w:ascii="Calibri" w:eastAsia="Times New Roman" w:hAnsi="Calibri" w:cs="Calibri"/>
                <w:color w:val="000000"/>
                <w:lang w:eastAsia="en-AU"/>
              </w:rPr>
            </w:pPr>
            <w:ins w:id="201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98" w:author="KIM, Jason" w:date="2019-04-02T13:39:00Z"/>
                <w:rFonts w:ascii="Calibri" w:eastAsia="Times New Roman" w:hAnsi="Calibri" w:cs="Calibri"/>
                <w:color w:val="000000"/>
                <w:lang w:eastAsia="en-AU"/>
              </w:rPr>
            </w:pPr>
            <w:ins w:id="20199" w:author="KIM, Jason" w:date="2019-04-02T13:39:00Z">
              <w:r w:rsidRPr="0056388D">
                <w:rPr>
                  <w:rFonts w:ascii="Calibri" w:eastAsia="Times New Roman" w:hAnsi="Calibri" w:cs="Calibri"/>
                  <w:color w:val="000000"/>
                  <w:lang w:eastAsia="en-AU"/>
                </w:rPr>
                <w:t>LLS2177</w:t>
              </w:r>
            </w:ins>
          </w:p>
        </w:tc>
        <w:tc>
          <w:tcPr>
            <w:tcW w:w="933" w:type="pct"/>
            <w:noWrap/>
            <w:hideMark/>
          </w:tcPr>
          <w:p w:rsidR="00110C18" w:rsidRPr="0056388D" w:rsidRDefault="00110C18" w:rsidP="00063728">
            <w:pPr>
              <w:rPr>
                <w:ins w:id="20200" w:author="KIM, Jason" w:date="2019-04-02T13:39:00Z"/>
                <w:rFonts w:ascii="Calibri" w:eastAsia="Times New Roman" w:hAnsi="Calibri" w:cs="Calibri"/>
                <w:color w:val="000000"/>
                <w:lang w:eastAsia="en-AU"/>
              </w:rPr>
            </w:pPr>
            <w:ins w:id="202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02" w:author="KIM, Jason" w:date="2019-04-02T13:39:00Z"/>
                <w:rFonts w:ascii="Calibri" w:eastAsia="Times New Roman" w:hAnsi="Calibri" w:cs="Calibri"/>
                <w:color w:val="000000"/>
                <w:lang w:eastAsia="en-AU"/>
              </w:rPr>
            </w:pPr>
            <w:ins w:id="20203" w:author="KIM, Jason" w:date="2019-04-02T13:39:00Z">
              <w:r w:rsidRPr="0056388D">
                <w:rPr>
                  <w:rFonts w:ascii="Calibri" w:eastAsia="Times New Roman" w:hAnsi="Calibri" w:cs="Calibri"/>
                  <w:color w:val="000000"/>
                  <w:lang w:eastAsia="en-AU"/>
                </w:rPr>
                <w:t>Chainage 2834</w:t>
              </w:r>
            </w:ins>
          </w:p>
        </w:tc>
        <w:tc>
          <w:tcPr>
            <w:tcW w:w="764" w:type="pct"/>
            <w:noWrap/>
            <w:hideMark/>
          </w:tcPr>
          <w:p w:rsidR="00110C18" w:rsidRPr="0056388D" w:rsidRDefault="00110C18" w:rsidP="00063728">
            <w:pPr>
              <w:jc w:val="right"/>
              <w:rPr>
                <w:ins w:id="20204" w:author="KIM, Jason" w:date="2019-04-02T13:39:00Z"/>
                <w:rFonts w:ascii="Calibri" w:eastAsia="Times New Roman" w:hAnsi="Calibri" w:cs="Calibri"/>
                <w:color w:val="000000"/>
                <w:lang w:eastAsia="en-AU"/>
              </w:rPr>
            </w:pPr>
            <w:ins w:id="20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06" w:author="KIM, Jason" w:date="2019-04-02T13:39:00Z"/>
        </w:trPr>
        <w:tc>
          <w:tcPr>
            <w:tcW w:w="708" w:type="pct"/>
            <w:vMerge w:val="restart"/>
            <w:noWrap/>
            <w:hideMark/>
          </w:tcPr>
          <w:p w:rsidR="00110C18" w:rsidRPr="0056388D" w:rsidRDefault="00110C18" w:rsidP="00063728">
            <w:pPr>
              <w:rPr>
                <w:ins w:id="20207" w:author="KIM, Jason" w:date="2019-04-02T13:39:00Z"/>
                <w:rFonts w:ascii="Calibri" w:eastAsia="Times New Roman" w:hAnsi="Calibri" w:cs="Calibri"/>
                <w:color w:val="000000"/>
                <w:lang w:eastAsia="en-AU"/>
              </w:rPr>
            </w:pPr>
            <w:ins w:id="20208" w:author="KIM, Jason" w:date="2019-04-02T13:39:00Z">
              <w:r w:rsidRPr="0056388D">
                <w:rPr>
                  <w:rFonts w:ascii="Calibri" w:eastAsia="Times New Roman" w:hAnsi="Calibri" w:cs="Calibri"/>
                  <w:color w:val="000000"/>
                  <w:lang w:eastAsia="en-AU"/>
                </w:rPr>
                <w:t>LLE16K81</w:t>
              </w:r>
            </w:ins>
          </w:p>
        </w:tc>
        <w:tc>
          <w:tcPr>
            <w:tcW w:w="605" w:type="pct"/>
            <w:noWrap/>
            <w:hideMark/>
          </w:tcPr>
          <w:p w:rsidR="00110C18" w:rsidRPr="0056388D" w:rsidRDefault="00110C18" w:rsidP="00063728">
            <w:pPr>
              <w:rPr>
                <w:ins w:id="20209" w:author="KIM, Jason" w:date="2019-04-02T13:39:00Z"/>
                <w:rFonts w:ascii="Calibri" w:eastAsia="Times New Roman" w:hAnsi="Calibri" w:cs="Calibri"/>
                <w:color w:val="000000"/>
                <w:lang w:eastAsia="en-AU"/>
              </w:rPr>
            </w:pPr>
            <w:ins w:id="20210"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11" w:author="KIM, Jason" w:date="2019-04-02T13:39:00Z"/>
                <w:rFonts w:ascii="Calibri" w:eastAsia="Times New Roman" w:hAnsi="Calibri" w:cs="Calibri"/>
                <w:color w:val="000000"/>
                <w:lang w:eastAsia="en-AU"/>
              </w:rPr>
            </w:pPr>
            <w:ins w:id="202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13" w:author="KIM, Jason" w:date="2019-04-02T13:39:00Z"/>
                <w:rFonts w:ascii="Calibri" w:eastAsia="Times New Roman" w:hAnsi="Calibri" w:cs="Calibri"/>
                <w:color w:val="000000"/>
                <w:lang w:eastAsia="en-AU"/>
              </w:rPr>
            </w:pPr>
            <w:ins w:id="20214" w:author="KIM, Jason" w:date="2019-04-02T13:39:00Z">
              <w:r w:rsidRPr="0056388D">
                <w:rPr>
                  <w:rFonts w:ascii="Calibri" w:eastAsia="Times New Roman" w:hAnsi="Calibri" w:cs="Calibri"/>
                  <w:color w:val="000000"/>
                  <w:lang w:eastAsia="en-AU"/>
                </w:rPr>
                <w:t>LLS2156</w:t>
              </w:r>
            </w:ins>
          </w:p>
        </w:tc>
        <w:tc>
          <w:tcPr>
            <w:tcW w:w="933" w:type="pct"/>
            <w:noWrap/>
            <w:hideMark/>
          </w:tcPr>
          <w:p w:rsidR="00110C18" w:rsidRPr="0056388D" w:rsidRDefault="00110C18" w:rsidP="00063728">
            <w:pPr>
              <w:rPr>
                <w:ins w:id="20215" w:author="KIM, Jason" w:date="2019-04-02T13:39:00Z"/>
                <w:rFonts w:ascii="Calibri" w:eastAsia="Times New Roman" w:hAnsi="Calibri" w:cs="Calibri"/>
                <w:color w:val="000000"/>
                <w:lang w:eastAsia="en-AU"/>
              </w:rPr>
            </w:pPr>
            <w:ins w:id="202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17" w:author="KIM, Jason" w:date="2019-04-02T13:39:00Z"/>
                <w:rFonts w:ascii="Calibri" w:eastAsia="Times New Roman" w:hAnsi="Calibri" w:cs="Calibri"/>
                <w:color w:val="000000"/>
                <w:lang w:eastAsia="en-AU"/>
              </w:rPr>
            </w:pPr>
            <w:ins w:id="20218" w:author="KIM, Jason" w:date="2019-04-02T13:39:00Z">
              <w:r w:rsidRPr="0056388D">
                <w:rPr>
                  <w:rFonts w:ascii="Calibri" w:eastAsia="Times New Roman" w:hAnsi="Calibri" w:cs="Calibri"/>
                  <w:color w:val="000000"/>
                  <w:lang w:eastAsia="en-AU"/>
                </w:rPr>
                <w:t>Chainage 2620</w:t>
              </w:r>
            </w:ins>
          </w:p>
        </w:tc>
        <w:tc>
          <w:tcPr>
            <w:tcW w:w="764" w:type="pct"/>
            <w:noWrap/>
            <w:hideMark/>
          </w:tcPr>
          <w:p w:rsidR="00110C18" w:rsidRPr="0056388D" w:rsidRDefault="00110C18" w:rsidP="00063728">
            <w:pPr>
              <w:jc w:val="right"/>
              <w:rPr>
                <w:ins w:id="20219" w:author="KIM, Jason" w:date="2019-04-02T13:39:00Z"/>
                <w:rFonts w:ascii="Calibri" w:eastAsia="Times New Roman" w:hAnsi="Calibri" w:cs="Calibri"/>
                <w:color w:val="000000"/>
                <w:lang w:eastAsia="en-AU"/>
              </w:rPr>
            </w:pPr>
            <w:ins w:id="202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21" w:author="KIM, Jason" w:date="2019-04-02T13:39:00Z"/>
        </w:trPr>
        <w:tc>
          <w:tcPr>
            <w:tcW w:w="708" w:type="pct"/>
            <w:vMerge/>
            <w:hideMark/>
          </w:tcPr>
          <w:p w:rsidR="00110C18" w:rsidRPr="0056388D" w:rsidRDefault="00110C18" w:rsidP="00063728">
            <w:pPr>
              <w:rPr>
                <w:ins w:id="202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23" w:author="KIM, Jason" w:date="2019-04-02T13:39:00Z"/>
                <w:rFonts w:ascii="Calibri" w:eastAsia="Times New Roman" w:hAnsi="Calibri" w:cs="Calibri"/>
                <w:color w:val="000000"/>
                <w:lang w:eastAsia="en-AU"/>
              </w:rPr>
            </w:pPr>
            <w:ins w:id="20224"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25" w:author="KIM, Jason" w:date="2019-04-02T13:39:00Z"/>
                <w:rFonts w:ascii="Calibri" w:eastAsia="Times New Roman" w:hAnsi="Calibri" w:cs="Calibri"/>
                <w:color w:val="000000"/>
                <w:lang w:eastAsia="en-AU"/>
              </w:rPr>
            </w:pPr>
            <w:ins w:id="202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27" w:author="KIM, Jason" w:date="2019-04-02T13:39:00Z"/>
                <w:rFonts w:ascii="Calibri" w:eastAsia="Times New Roman" w:hAnsi="Calibri" w:cs="Calibri"/>
                <w:color w:val="000000"/>
                <w:lang w:eastAsia="en-AU"/>
              </w:rPr>
            </w:pPr>
            <w:ins w:id="20228" w:author="KIM, Jason" w:date="2019-04-02T13:39:00Z">
              <w:r w:rsidRPr="0056388D">
                <w:rPr>
                  <w:rFonts w:ascii="Calibri" w:eastAsia="Times New Roman" w:hAnsi="Calibri" w:cs="Calibri"/>
                  <w:color w:val="000000"/>
                  <w:lang w:eastAsia="en-AU"/>
                </w:rPr>
                <w:t>LLS2157</w:t>
              </w:r>
            </w:ins>
          </w:p>
        </w:tc>
        <w:tc>
          <w:tcPr>
            <w:tcW w:w="933" w:type="pct"/>
            <w:noWrap/>
            <w:hideMark/>
          </w:tcPr>
          <w:p w:rsidR="00110C18" w:rsidRPr="0056388D" w:rsidRDefault="00110C18" w:rsidP="00063728">
            <w:pPr>
              <w:rPr>
                <w:ins w:id="20229" w:author="KIM, Jason" w:date="2019-04-02T13:39:00Z"/>
                <w:rFonts w:ascii="Calibri" w:eastAsia="Times New Roman" w:hAnsi="Calibri" w:cs="Calibri"/>
                <w:color w:val="000000"/>
                <w:lang w:eastAsia="en-AU"/>
              </w:rPr>
            </w:pPr>
            <w:ins w:id="202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31" w:author="KIM, Jason" w:date="2019-04-02T13:39:00Z"/>
                <w:rFonts w:ascii="Calibri" w:eastAsia="Times New Roman" w:hAnsi="Calibri" w:cs="Calibri"/>
                <w:color w:val="000000"/>
                <w:lang w:eastAsia="en-AU"/>
              </w:rPr>
            </w:pPr>
            <w:ins w:id="20232" w:author="KIM, Jason" w:date="2019-04-02T13:39:00Z">
              <w:r w:rsidRPr="0056388D">
                <w:rPr>
                  <w:rFonts w:ascii="Calibri" w:eastAsia="Times New Roman" w:hAnsi="Calibri" w:cs="Calibri"/>
                  <w:color w:val="000000"/>
                  <w:lang w:eastAsia="en-AU"/>
                </w:rPr>
                <w:t>Chainage 2629</w:t>
              </w:r>
            </w:ins>
          </w:p>
        </w:tc>
        <w:tc>
          <w:tcPr>
            <w:tcW w:w="764" w:type="pct"/>
            <w:noWrap/>
            <w:hideMark/>
          </w:tcPr>
          <w:p w:rsidR="00110C18" w:rsidRPr="0056388D" w:rsidRDefault="00110C18" w:rsidP="00063728">
            <w:pPr>
              <w:jc w:val="right"/>
              <w:rPr>
                <w:ins w:id="20233" w:author="KIM, Jason" w:date="2019-04-02T13:39:00Z"/>
                <w:rFonts w:ascii="Calibri" w:eastAsia="Times New Roman" w:hAnsi="Calibri" w:cs="Calibri"/>
                <w:color w:val="000000"/>
                <w:lang w:eastAsia="en-AU"/>
              </w:rPr>
            </w:pPr>
            <w:ins w:id="202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35" w:author="KIM, Jason" w:date="2019-04-02T13:39:00Z"/>
        </w:trPr>
        <w:tc>
          <w:tcPr>
            <w:tcW w:w="708" w:type="pct"/>
            <w:vMerge/>
            <w:hideMark/>
          </w:tcPr>
          <w:p w:rsidR="00110C18" w:rsidRPr="0056388D" w:rsidRDefault="00110C18" w:rsidP="00063728">
            <w:pPr>
              <w:rPr>
                <w:ins w:id="202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37" w:author="KIM, Jason" w:date="2019-04-02T13:39:00Z"/>
                <w:rFonts w:ascii="Calibri" w:eastAsia="Times New Roman" w:hAnsi="Calibri" w:cs="Calibri"/>
                <w:color w:val="000000"/>
                <w:lang w:eastAsia="en-AU"/>
              </w:rPr>
            </w:pPr>
            <w:ins w:id="20238"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39" w:author="KIM, Jason" w:date="2019-04-02T13:39:00Z"/>
                <w:rFonts w:ascii="Calibri" w:eastAsia="Times New Roman" w:hAnsi="Calibri" w:cs="Calibri"/>
                <w:color w:val="000000"/>
                <w:lang w:eastAsia="en-AU"/>
              </w:rPr>
            </w:pPr>
            <w:ins w:id="202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41" w:author="KIM, Jason" w:date="2019-04-02T13:39:00Z"/>
                <w:rFonts w:ascii="Calibri" w:eastAsia="Times New Roman" w:hAnsi="Calibri" w:cs="Calibri"/>
                <w:color w:val="000000"/>
                <w:lang w:eastAsia="en-AU"/>
              </w:rPr>
            </w:pPr>
            <w:ins w:id="20242" w:author="KIM, Jason" w:date="2019-04-02T13:39:00Z">
              <w:r w:rsidRPr="0056388D">
                <w:rPr>
                  <w:rFonts w:ascii="Calibri" w:eastAsia="Times New Roman" w:hAnsi="Calibri" w:cs="Calibri"/>
                  <w:color w:val="000000"/>
                  <w:lang w:eastAsia="en-AU"/>
                </w:rPr>
                <w:t>LLS2158</w:t>
              </w:r>
            </w:ins>
          </w:p>
        </w:tc>
        <w:tc>
          <w:tcPr>
            <w:tcW w:w="933" w:type="pct"/>
            <w:noWrap/>
            <w:hideMark/>
          </w:tcPr>
          <w:p w:rsidR="00110C18" w:rsidRPr="0056388D" w:rsidRDefault="00110C18" w:rsidP="00063728">
            <w:pPr>
              <w:rPr>
                <w:ins w:id="20243" w:author="KIM, Jason" w:date="2019-04-02T13:39:00Z"/>
                <w:rFonts w:ascii="Calibri" w:eastAsia="Times New Roman" w:hAnsi="Calibri" w:cs="Calibri"/>
                <w:color w:val="000000"/>
                <w:lang w:eastAsia="en-AU"/>
              </w:rPr>
            </w:pPr>
            <w:ins w:id="202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45" w:author="KIM, Jason" w:date="2019-04-02T13:39:00Z"/>
                <w:rFonts w:ascii="Calibri" w:eastAsia="Times New Roman" w:hAnsi="Calibri" w:cs="Calibri"/>
                <w:color w:val="000000"/>
                <w:lang w:eastAsia="en-AU"/>
              </w:rPr>
            </w:pPr>
            <w:ins w:id="20246" w:author="KIM, Jason" w:date="2019-04-02T13:39:00Z">
              <w:r w:rsidRPr="0056388D">
                <w:rPr>
                  <w:rFonts w:ascii="Calibri" w:eastAsia="Times New Roman" w:hAnsi="Calibri" w:cs="Calibri"/>
                  <w:color w:val="000000"/>
                  <w:lang w:eastAsia="en-AU"/>
                </w:rPr>
                <w:t>Chainage 2639</w:t>
              </w:r>
            </w:ins>
          </w:p>
        </w:tc>
        <w:tc>
          <w:tcPr>
            <w:tcW w:w="764" w:type="pct"/>
            <w:noWrap/>
            <w:hideMark/>
          </w:tcPr>
          <w:p w:rsidR="00110C18" w:rsidRPr="0056388D" w:rsidRDefault="00110C18" w:rsidP="00063728">
            <w:pPr>
              <w:jc w:val="right"/>
              <w:rPr>
                <w:ins w:id="20247" w:author="KIM, Jason" w:date="2019-04-02T13:39:00Z"/>
                <w:rFonts w:ascii="Calibri" w:eastAsia="Times New Roman" w:hAnsi="Calibri" w:cs="Calibri"/>
                <w:color w:val="000000"/>
                <w:lang w:eastAsia="en-AU"/>
              </w:rPr>
            </w:pPr>
            <w:ins w:id="202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49" w:author="KIM, Jason" w:date="2019-04-02T13:39:00Z"/>
        </w:trPr>
        <w:tc>
          <w:tcPr>
            <w:tcW w:w="708" w:type="pct"/>
            <w:vMerge/>
            <w:hideMark/>
          </w:tcPr>
          <w:p w:rsidR="00110C18" w:rsidRPr="0056388D" w:rsidRDefault="00110C18" w:rsidP="00063728">
            <w:pPr>
              <w:rPr>
                <w:ins w:id="202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51" w:author="KIM, Jason" w:date="2019-04-02T13:39:00Z"/>
                <w:rFonts w:ascii="Calibri" w:eastAsia="Times New Roman" w:hAnsi="Calibri" w:cs="Calibri"/>
                <w:color w:val="000000"/>
                <w:lang w:eastAsia="en-AU"/>
              </w:rPr>
            </w:pPr>
            <w:ins w:id="20252"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53" w:author="KIM, Jason" w:date="2019-04-02T13:39:00Z"/>
                <w:rFonts w:ascii="Calibri" w:eastAsia="Times New Roman" w:hAnsi="Calibri" w:cs="Calibri"/>
                <w:color w:val="000000"/>
                <w:lang w:eastAsia="en-AU"/>
              </w:rPr>
            </w:pPr>
            <w:ins w:id="202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55" w:author="KIM, Jason" w:date="2019-04-02T13:39:00Z"/>
                <w:rFonts w:ascii="Calibri" w:eastAsia="Times New Roman" w:hAnsi="Calibri" w:cs="Calibri"/>
                <w:color w:val="000000"/>
                <w:lang w:eastAsia="en-AU"/>
              </w:rPr>
            </w:pPr>
            <w:ins w:id="20256" w:author="KIM, Jason" w:date="2019-04-02T13:39:00Z">
              <w:r w:rsidRPr="0056388D">
                <w:rPr>
                  <w:rFonts w:ascii="Calibri" w:eastAsia="Times New Roman" w:hAnsi="Calibri" w:cs="Calibri"/>
                  <w:color w:val="000000"/>
                  <w:lang w:eastAsia="en-AU"/>
                </w:rPr>
                <w:t>LLS2159</w:t>
              </w:r>
            </w:ins>
          </w:p>
        </w:tc>
        <w:tc>
          <w:tcPr>
            <w:tcW w:w="933" w:type="pct"/>
            <w:noWrap/>
            <w:hideMark/>
          </w:tcPr>
          <w:p w:rsidR="00110C18" w:rsidRPr="0056388D" w:rsidRDefault="00110C18" w:rsidP="00063728">
            <w:pPr>
              <w:rPr>
                <w:ins w:id="20257" w:author="KIM, Jason" w:date="2019-04-02T13:39:00Z"/>
                <w:rFonts w:ascii="Calibri" w:eastAsia="Times New Roman" w:hAnsi="Calibri" w:cs="Calibri"/>
                <w:color w:val="000000"/>
                <w:lang w:eastAsia="en-AU"/>
              </w:rPr>
            </w:pPr>
            <w:ins w:id="202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59" w:author="KIM, Jason" w:date="2019-04-02T13:39:00Z"/>
                <w:rFonts w:ascii="Calibri" w:eastAsia="Times New Roman" w:hAnsi="Calibri" w:cs="Calibri"/>
                <w:color w:val="000000"/>
                <w:lang w:eastAsia="en-AU"/>
              </w:rPr>
            </w:pPr>
            <w:ins w:id="20260" w:author="KIM, Jason" w:date="2019-04-02T13:39:00Z">
              <w:r w:rsidRPr="0056388D">
                <w:rPr>
                  <w:rFonts w:ascii="Calibri" w:eastAsia="Times New Roman" w:hAnsi="Calibri" w:cs="Calibri"/>
                  <w:color w:val="000000"/>
                  <w:lang w:eastAsia="en-AU"/>
                </w:rPr>
                <w:t>Chainage 2648</w:t>
              </w:r>
            </w:ins>
          </w:p>
        </w:tc>
        <w:tc>
          <w:tcPr>
            <w:tcW w:w="764" w:type="pct"/>
            <w:noWrap/>
            <w:hideMark/>
          </w:tcPr>
          <w:p w:rsidR="00110C18" w:rsidRPr="0056388D" w:rsidRDefault="00110C18" w:rsidP="00063728">
            <w:pPr>
              <w:jc w:val="right"/>
              <w:rPr>
                <w:ins w:id="20261" w:author="KIM, Jason" w:date="2019-04-02T13:39:00Z"/>
                <w:rFonts w:ascii="Calibri" w:eastAsia="Times New Roman" w:hAnsi="Calibri" w:cs="Calibri"/>
                <w:color w:val="000000"/>
                <w:lang w:eastAsia="en-AU"/>
              </w:rPr>
            </w:pPr>
            <w:ins w:id="20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63" w:author="KIM, Jason" w:date="2019-04-02T13:39:00Z"/>
        </w:trPr>
        <w:tc>
          <w:tcPr>
            <w:tcW w:w="708" w:type="pct"/>
            <w:vMerge/>
            <w:hideMark/>
          </w:tcPr>
          <w:p w:rsidR="00110C18" w:rsidRPr="0056388D" w:rsidRDefault="00110C18" w:rsidP="00063728">
            <w:pPr>
              <w:rPr>
                <w:ins w:id="202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65" w:author="KIM, Jason" w:date="2019-04-02T13:39:00Z"/>
                <w:rFonts w:ascii="Calibri" w:eastAsia="Times New Roman" w:hAnsi="Calibri" w:cs="Calibri"/>
                <w:color w:val="000000"/>
                <w:lang w:eastAsia="en-AU"/>
              </w:rPr>
            </w:pPr>
            <w:ins w:id="20266"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67" w:author="KIM, Jason" w:date="2019-04-02T13:39:00Z"/>
                <w:rFonts w:ascii="Calibri" w:eastAsia="Times New Roman" w:hAnsi="Calibri" w:cs="Calibri"/>
                <w:color w:val="000000"/>
                <w:lang w:eastAsia="en-AU"/>
              </w:rPr>
            </w:pPr>
            <w:ins w:id="202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69" w:author="KIM, Jason" w:date="2019-04-02T13:39:00Z"/>
                <w:rFonts w:ascii="Calibri" w:eastAsia="Times New Roman" w:hAnsi="Calibri" w:cs="Calibri"/>
                <w:color w:val="000000"/>
                <w:lang w:eastAsia="en-AU"/>
              </w:rPr>
            </w:pPr>
            <w:ins w:id="20270" w:author="KIM, Jason" w:date="2019-04-02T13:39:00Z">
              <w:r w:rsidRPr="0056388D">
                <w:rPr>
                  <w:rFonts w:ascii="Calibri" w:eastAsia="Times New Roman" w:hAnsi="Calibri" w:cs="Calibri"/>
                  <w:color w:val="000000"/>
                  <w:lang w:eastAsia="en-AU"/>
                </w:rPr>
                <w:t>LLS2160</w:t>
              </w:r>
            </w:ins>
          </w:p>
        </w:tc>
        <w:tc>
          <w:tcPr>
            <w:tcW w:w="933" w:type="pct"/>
            <w:noWrap/>
            <w:hideMark/>
          </w:tcPr>
          <w:p w:rsidR="00110C18" w:rsidRPr="0056388D" w:rsidRDefault="00110C18" w:rsidP="00063728">
            <w:pPr>
              <w:rPr>
                <w:ins w:id="20271" w:author="KIM, Jason" w:date="2019-04-02T13:39:00Z"/>
                <w:rFonts w:ascii="Calibri" w:eastAsia="Times New Roman" w:hAnsi="Calibri" w:cs="Calibri"/>
                <w:color w:val="000000"/>
                <w:lang w:eastAsia="en-AU"/>
              </w:rPr>
            </w:pPr>
            <w:ins w:id="202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73" w:author="KIM, Jason" w:date="2019-04-02T13:39:00Z"/>
                <w:rFonts w:ascii="Calibri" w:eastAsia="Times New Roman" w:hAnsi="Calibri" w:cs="Calibri"/>
                <w:color w:val="000000"/>
                <w:lang w:eastAsia="en-AU"/>
              </w:rPr>
            </w:pPr>
            <w:ins w:id="20274" w:author="KIM, Jason" w:date="2019-04-02T13:39:00Z">
              <w:r w:rsidRPr="0056388D">
                <w:rPr>
                  <w:rFonts w:ascii="Calibri" w:eastAsia="Times New Roman" w:hAnsi="Calibri" w:cs="Calibri"/>
                  <w:color w:val="000000"/>
                  <w:lang w:eastAsia="en-AU"/>
                </w:rPr>
                <w:t>Chainage 2658</w:t>
              </w:r>
            </w:ins>
          </w:p>
        </w:tc>
        <w:tc>
          <w:tcPr>
            <w:tcW w:w="764" w:type="pct"/>
            <w:noWrap/>
            <w:hideMark/>
          </w:tcPr>
          <w:p w:rsidR="00110C18" w:rsidRPr="0056388D" w:rsidRDefault="00110C18" w:rsidP="00063728">
            <w:pPr>
              <w:jc w:val="right"/>
              <w:rPr>
                <w:ins w:id="20275" w:author="KIM, Jason" w:date="2019-04-02T13:39:00Z"/>
                <w:rFonts w:ascii="Calibri" w:eastAsia="Times New Roman" w:hAnsi="Calibri" w:cs="Calibri"/>
                <w:color w:val="000000"/>
                <w:lang w:eastAsia="en-AU"/>
              </w:rPr>
            </w:pPr>
            <w:ins w:id="202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77" w:author="KIM, Jason" w:date="2019-04-02T13:39:00Z"/>
        </w:trPr>
        <w:tc>
          <w:tcPr>
            <w:tcW w:w="708" w:type="pct"/>
            <w:vMerge/>
            <w:hideMark/>
          </w:tcPr>
          <w:p w:rsidR="00110C18" w:rsidRPr="0056388D" w:rsidRDefault="00110C18" w:rsidP="00063728">
            <w:pPr>
              <w:rPr>
                <w:ins w:id="202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79" w:author="KIM, Jason" w:date="2019-04-02T13:39:00Z"/>
                <w:rFonts w:ascii="Calibri" w:eastAsia="Times New Roman" w:hAnsi="Calibri" w:cs="Calibri"/>
                <w:color w:val="000000"/>
                <w:lang w:eastAsia="en-AU"/>
              </w:rPr>
            </w:pPr>
            <w:ins w:id="20280"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81" w:author="KIM, Jason" w:date="2019-04-02T13:39:00Z"/>
                <w:rFonts w:ascii="Calibri" w:eastAsia="Times New Roman" w:hAnsi="Calibri" w:cs="Calibri"/>
                <w:color w:val="000000"/>
                <w:lang w:eastAsia="en-AU"/>
              </w:rPr>
            </w:pPr>
            <w:ins w:id="202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83" w:author="KIM, Jason" w:date="2019-04-02T13:39:00Z"/>
                <w:rFonts w:ascii="Calibri" w:eastAsia="Times New Roman" w:hAnsi="Calibri" w:cs="Calibri"/>
                <w:color w:val="000000"/>
                <w:lang w:eastAsia="en-AU"/>
              </w:rPr>
            </w:pPr>
            <w:ins w:id="20284" w:author="KIM, Jason" w:date="2019-04-02T13:39:00Z">
              <w:r w:rsidRPr="0056388D">
                <w:rPr>
                  <w:rFonts w:ascii="Calibri" w:eastAsia="Times New Roman" w:hAnsi="Calibri" w:cs="Calibri"/>
                  <w:color w:val="000000"/>
                  <w:lang w:eastAsia="en-AU"/>
                </w:rPr>
                <w:t>LLS2161</w:t>
              </w:r>
            </w:ins>
          </w:p>
        </w:tc>
        <w:tc>
          <w:tcPr>
            <w:tcW w:w="933" w:type="pct"/>
            <w:noWrap/>
            <w:hideMark/>
          </w:tcPr>
          <w:p w:rsidR="00110C18" w:rsidRPr="0056388D" w:rsidRDefault="00110C18" w:rsidP="00063728">
            <w:pPr>
              <w:rPr>
                <w:ins w:id="20285" w:author="KIM, Jason" w:date="2019-04-02T13:39:00Z"/>
                <w:rFonts w:ascii="Calibri" w:eastAsia="Times New Roman" w:hAnsi="Calibri" w:cs="Calibri"/>
                <w:color w:val="000000"/>
                <w:lang w:eastAsia="en-AU"/>
              </w:rPr>
            </w:pPr>
            <w:ins w:id="202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87" w:author="KIM, Jason" w:date="2019-04-02T13:39:00Z"/>
                <w:rFonts w:ascii="Calibri" w:eastAsia="Times New Roman" w:hAnsi="Calibri" w:cs="Calibri"/>
                <w:color w:val="000000"/>
                <w:lang w:eastAsia="en-AU"/>
              </w:rPr>
            </w:pPr>
            <w:ins w:id="20288" w:author="KIM, Jason" w:date="2019-04-02T13:39:00Z">
              <w:r w:rsidRPr="0056388D">
                <w:rPr>
                  <w:rFonts w:ascii="Calibri" w:eastAsia="Times New Roman" w:hAnsi="Calibri" w:cs="Calibri"/>
                  <w:color w:val="000000"/>
                  <w:lang w:eastAsia="en-AU"/>
                </w:rPr>
                <w:t>Chainage 2667</w:t>
              </w:r>
            </w:ins>
          </w:p>
        </w:tc>
        <w:tc>
          <w:tcPr>
            <w:tcW w:w="764" w:type="pct"/>
            <w:noWrap/>
            <w:hideMark/>
          </w:tcPr>
          <w:p w:rsidR="00110C18" w:rsidRPr="0056388D" w:rsidRDefault="00110C18" w:rsidP="00063728">
            <w:pPr>
              <w:jc w:val="right"/>
              <w:rPr>
                <w:ins w:id="20289" w:author="KIM, Jason" w:date="2019-04-02T13:39:00Z"/>
                <w:rFonts w:ascii="Calibri" w:eastAsia="Times New Roman" w:hAnsi="Calibri" w:cs="Calibri"/>
                <w:color w:val="000000"/>
                <w:lang w:eastAsia="en-AU"/>
              </w:rPr>
            </w:pPr>
            <w:ins w:id="20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91" w:author="KIM, Jason" w:date="2019-04-02T13:39:00Z"/>
        </w:trPr>
        <w:tc>
          <w:tcPr>
            <w:tcW w:w="708" w:type="pct"/>
            <w:vMerge/>
            <w:hideMark/>
          </w:tcPr>
          <w:p w:rsidR="00110C18" w:rsidRPr="0056388D" w:rsidRDefault="00110C18" w:rsidP="00063728">
            <w:pPr>
              <w:rPr>
                <w:ins w:id="202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93" w:author="KIM, Jason" w:date="2019-04-02T13:39:00Z"/>
                <w:rFonts w:ascii="Calibri" w:eastAsia="Times New Roman" w:hAnsi="Calibri" w:cs="Calibri"/>
                <w:color w:val="000000"/>
                <w:lang w:eastAsia="en-AU"/>
              </w:rPr>
            </w:pPr>
            <w:ins w:id="20294"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95" w:author="KIM, Jason" w:date="2019-04-02T13:39:00Z"/>
                <w:rFonts w:ascii="Calibri" w:eastAsia="Times New Roman" w:hAnsi="Calibri" w:cs="Calibri"/>
                <w:color w:val="000000"/>
                <w:lang w:eastAsia="en-AU"/>
              </w:rPr>
            </w:pPr>
            <w:ins w:id="202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97" w:author="KIM, Jason" w:date="2019-04-02T13:39:00Z"/>
                <w:rFonts w:ascii="Calibri" w:eastAsia="Times New Roman" w:hAnsi="Calibri" w:cs="Calibri"/>
                <w:color w:val="000000"/>
                <w:lang w:eastAsia="en-AU"/>
              </w:rPr>
            </w:pPr>
            <w:ins w:id="20298" w:author="KIM, Jason" w:date="2019-04-02T13:39:00Z">
              <w:r w:rsidRPr="0056388D">
                <w:rPr>
                  <w:rFonts w:ascii="Calibri" w:eastAsia="Times New Roman" w:hAnsi="Calibri" w:cs="Calibri"/>
                  <w:color w:val="000000"/>
                  <w:lang w:eastAsia="en-AU"/>
                </w:rPr>
                <w:t>LLS2162</w:t>
              </w:r>
            </w:ins>
          </w:p>
        </w:tc>
        <w:tc>
          <w:tcPr>
            <w:tcW w:w="933" w:type="pct"/>
            <w:noWrap/>
            <w:hideMark/>
          </w:tcPr>
          <w:p w:rsidR="00110C18" w:rsidRPr="0056388D" w:rsidRDefault="00110C18" w:rsidP="00063728">
            <w:pPr>
              <w:rPr>
                <w:ins w:id="20299" w:author="KIM, Jason" w:date="2019-04-02T13:39:00Z"/>
                <w:rFonts w:ascii="Calibri" w:eastAsia="Times New Roman" w:hAnsi="Calibri" w:cs="Calibri"/>
                <w:color w:val="000000"/>
                <w:lang w:eastAsia="en-AU"/>
              </w:rPr>
            </w:pPr>
            <w:ins w:id="203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01" w:author="KIM, Jason" w:date="2019-04-02T13:39:00Z"/>
                <w:rFonts w:ascii="Calibri" w:eastAsia="Times New Roman" w:hAnsi="Calibri" w:cs="Calibri"/>
                <w:color w:val="000000"/>
                <w:lang w:eastAsia="en-AU"/>
              </w:rPr>
            </w:pPr>
            <w:ins w:id="20302" w:author="KIM, Jason" w:date="2019-04-02T13:39:00Z">
              <w:r w:rsidRPr="0056388D">
                <w:rPr>
                  <w:rFonts w:ascii="Calibri" w:eastAsia="Times New Roman" w:hAnsi="Calibri" w:cs="Calibri"/>
                  <w:color w:val="000000"/>
                  <w:lang w:eastAsia="en-AU"/>
                </w:rPr>
                <w:t>Chainage 2677</w:t>
              </w:r>
            </w:ins>
          </w:p>
        </w:tc>
        <w:tc>
          <w:tcPr>
            <w:tcW w:w="764" w:type="pct"/>
            <w:noWrap/>
            <w:hideMark/>
          </w:tcPr>
          <w:p w:rsidR="00110C18" w:rsidRPr="0056388D" w:rsidRDefault="00110C18" w:rsidP="00063728">
            <w:pPr>
              <w:jc w:val="right"/>
              <w:rPr>
                <w:ins w:id="20303" w:author="KIM, Jason" w:date="2019-04-02T13:39:00Z"/>
                <w:rFonts w:ascii="Calibri" w:eastAsia="Times New Roman" w:hAnsi="Calibri" w:cs="Calibri"/>
                <w:color w:val="000000"/>
                <w:lang w:eastAsia="en-AU"/>
              </w:rPr>
            </w:pPr>
            <w:ins w:id="20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05" w:author="KIM, Jason" w:date="2019-04-02T13:39:00Z"/>
        </w:trPr>
        <w:tc>
          <w:tcPr>
            <w:tcW w:w="708" w:type="pct"/>
            <w:vMerge/>
            <w:hideMark/>
          </w:tcPr>
          <w:p w:rsidR="00110C18" w:rsidRPr="0056388D" w:rsidRDefault="00110C18" w:rsidP="00063728">
            <w:pPr>
              <w:rPr>
                <w:ins w:id="203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07" w:author="KIM, Jason" w:date="2019-04-02T13:39:00Z"/>
                <w:rFonts w:ascii="Calibri" w:eastAsia="Times New Roman" w:hAnsi="Calibri" w:cs="Calibri"/>
                <w:color w:val="000000"/>
                <w:lang w:eastAsia="en-AU"/>
              </w:rPr>
            </w:pPr>
            <w:ins w:id="20308"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09" w:author="KIM, Jason" w:date="2019-04-02T13:39:00Z"/>
                <w:rFonts w:ascii="Calibri" w:eastAsia="Times New Roman" w:hAnsi="Calibri" w:cs="Calibri"/>
                <w:color w:val="000000"/>
                <w:lang w:eastAsia="en-AU"/>
              </w:rPr>
            </w:pPr>
            <w:ins w:id="203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11" w:author="KIM, Jason" w:date="2019-04-02T13:39:00Z"/>
                <w:rFonts w:ascii="Calibri" w:eastAsia="Times New Roman" w:hAnsi="Calibri" w:cs="Calibri"/>
                <w:color w:val="000000"/>
                <w:lang w:eastAsia="en-AU"/>
              </w:rPr>
            </w:pPr>
            <w:ins w:id="20312" w:author="KIM, Jason" w:date="2019-04-02T13:39:00Z">
              <w:r w:rsidRPr="0056388D">
                <w:rPr>
                  <w:rFonts w:ascii="Calibri" w:eastAsia="Times New Roman" w:hAnsi="Calibri" w:cs="Calibri"/>
                  <w:color w:val="000000"/>
                  <w:lang w:eastAsia="en-AU"/>
                </w:rPr>
                <w:t>LLS2163</w:t>
              </w:r>
            </w:ins>
          </w:p>
        </w:tc>
        <w:tc>
          <w:tcPr>
            <w:tcW w:w="933" w:type="pct"/>
            <w:noWrap/>
            <w:hideMark/>
          </w:tcPr>
          <w:p w:rsidR="00110C18" w:rsidRPr="0056388D" w:rsidRDefault="00110C18" w:rsidP="00063728">
            <w:pPr>
              <w:rPr>
                <w:ins w:id="20313" w:author="KIM, Jason" w:date="2019-04-02T13:39:00Z"/>
                <w:rFonts w:ascii="Calibri" w:eastAsia="Times New Roman" w:hAnsi="Calibri" w:cs="Calibri"/>
                <w:color w:val="000000"/>
                <w:lang w:eastAsia="en-AU"/>
              </w:rPr>
            </w:pPr>
            <w:ins w:id="203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15" w:author="KIM, Jason" w:date="2019-04-02T13:39:00Z"/>
                <w:rFonts w:ascii="Calibri" w:eastAsia="Times New Roman" w:hAnsi="Calibri" w:cs="Calibri"/>
                <w:color w:val="000000"/>
                <w:lang w:eastAsia="en-AU"/>
              </w:rPr>
            </w:pPr>
            <w:ins w:id="20316" w:author="KIM, Jason" w:date="2019-04-02T13:39:00Z">
              <w:r w:rsidRPr="0056388D">
                <w:rPr>
                  <w:rFonts w:ascii="Calibri" w:eastAsia="Times New Roman" w:hAnsi="Calibri" w:cs="Calibri"/>
                  <w:color w:val="000000"/>
                  <w:lang w:eastAsia="en-AU"/>
                </w:rPr>
                <w:t>Chainage 2687</w:t>
              </w:r>
            </w:ins>
          </w:p>
        </w:tc>
        <w:tc>
          <w:tcPr>
            <w:tcW w:w="764" w:type="pct"/>
            <w:noWrap/>
            <w:hideMark/>
          </w:tcPr>
          <w:p w:rsidR="00110C18" w:rsidRPr="0056388D" w:rsidRDefault="00110C18" w:rsidP="00063728">
            <w:pPr>
              <w:jc w:val="right"/>
              <w:rPr>
                <w:ins w:id="20317" w:author="KIM, Jason" w:date="2019-04-02T13:39:00Z"/>
                <w:rFonts w:ascii="Calibri" w:eastAsia="Times New Roman" w:hAnsi="Calibri" w:cs="Calibri"/>
                <w:color w:val="000000"/>
                <w:lang w:eastAsia="en-AU"/>
              </w:rPr>
            </w:pPr>
            <w:ins w:id="20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19" w:author="KIM, Jason" w:date="2019-04-02T13:39:00Z"/>
        </w:trPr>
        <w:tc>
          <w:tcPr>
            <w:tcW w:w="708" w:type="pct"/>
            <w:vMerge/>
            <w:hideMark/>
          </w:tcPr>
          <w:p w:rsidR="00110C18" w:rsidRPr="0056388D" w:rsidRDefault="00110C18" w:rsidP="00063728">
            <w:pPr>
              <w:rPr>
                <w:ins w:id="203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21" w:author="KIM, Jason" w:date="2019-04-02T13:39:00Z"/>
                <w:rFonts w:ascii="Calibri" w:eastAsia="Times New Roman" w:hAnsi="Calibri" w:cs="Calibri"/>
                <w:color w:val="000000"/>
                <w:lang w:eastAsia="en-AU"/>
              </w:rPr>
            </w:pPr>
            <w:ins w:id="20322"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23" w:author="KIM, Jason" w:date="2019-04-02T13:39:00Z"/>
                <w:rFonts w:ascii="Calibri" w:eastAsia="Times New Roman" w:hAnsi="Calibri" w:cs="Calibri"/>
                <w:color w:val="000000"/>
                <w:lang w:eastAsia="en-AU"/>
              </w:rPr>
            </w:pPr>
            <w:ins w:id="203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25" w:author="KIM, Jason" w:date="2019-04-02T13:39:00Z"/>
                <w:rFonts w:ascii="Calibri" w:eastAsia="Times New Roman" w:hAnsi="Calibri" w:cs="Calibri"/>
                <w:color w:val="000000"/>
                <w:lang w:eastAsia="en-AU"/>
              </w:rPr>
            </w:pPr>
            <w:ins w:id="20326" w:author="KIM, Jason" w:date="2019-04-02T13:39:00Z">
              <w:r w:rsidRPr="0056388D">
                <w:rPr>
                  <w:rFonts w:ascii="Calibri" w:eastAsia="Times New Roman" w:hAnsi="Calibri" w:cs="Calibri"/>
                  <w:color w:val="000000"/>
                  <w:lang w:eastAsia="en-AU"/>
                </w:rPr>
                <w:t>LLS2164</w:t>
              </w:r>
            </w:ins>
          </w:p>
        </w:tc>
        <w:tc>
          <w:tcPr>
            <w:tcW w:w="933" w:type="pct"/>
            <w:noWrap/>
            <w:hideMark/>
          </w:tcPr>
          <w:p w:rsidR="00110C18" w:rsidRPr="0056388D" w:rsidRDefault="00110C18" w:rsidP="00063728">
            <w:pPr>
              <w:rPr>
                <w:ins w:id="20327" w:author="KIM, Jason" w:date="2019-04-02T13:39:00Z"/>
                <w:rFonts w:ascii="Calibri" w:eastAsia="Times New Roman" w:hAnsi="Calibri" w:cs="Calibri"/>
                <w:color w:val="000000"/>
                <w:lang w:eastAsia="en-AU"/>
              </w:rPr>
            </w:pPr>
            <w:ins w:id="203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29" w:author="KIM, Jason" w:date="2019-04-02T13:39:00Z"/>
                <w:rFonts w:ascii="Calibri" w:eastAsia="Times New Roman" w:hAnsi="Calibri" w:cs="Calibri"/>
                <w:color w:val="000000"/>
                <w:lang w:eastAsia="en-AU"/>
              </w:rPr>
            </w:pPr>
            <w:ins w:id="20330" w:author="KIM, Jason" w:date="2019-04-02T13:39:00Z">
              <w:r w:rsidRPr="0056388D">
                <w:rPr>
                  <w:rFonts w:ascii="Calibri" w:eastAsia="Times New Roman" w:hAnsi="Calibri" w:cs="Calibri"/>
                  <w:color w:val="000000"/>
                  <w:lang w:eastAsia="en-AU"/>
                </w:rPr>
                <w:t>Chainage 2697</w:t>
              </w:r>
            </w:ins>
          </w:p>
        </w:tc>
        <w:tc>
          <w:tcPr>
            <w:tcW w:w="764" w:type="pct"/>
            <w:noWrap/>
            <w:hideMark/>
          </w:tcPr>
          <w:p w:rsidR="00110C18" w:rsidRPr="0056388D" w:rsidRDefault="00110C18" w:rsidP="00063728">
            <w:pPr>
              <w:jc w:val="right"/>
              <w:rPr>
                <w:ins w:id="20331" w:author="KIM, Jason" w:date="2019-04-02T13:39:00Z"/>
                <w:rFonts w:ascii="Calibri" w:eastAsia="Times New Roman" w:hAnsi="Calibri" w:cs="Calibri"/>
                <w:color w:val="000000"/>
                <w:lang w:eastAsia="en-AU"/>
              </w:rPr>
            </w:pPr>
            <w:ins w:id="20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33" w:author="KIM, Jason" w:date="2019-04-02T13:39:00Z"/>
        </w:trPr>
        <w:tc>
          <w:tcPr>
            <w:tcW w:w="708" w:type="pct"/>
            <w:vMerge/>
            <w:hideMark/>
          </w:tcPr>
          <w:p w:rsidR="00110C18" w:rsidRPr="0056388D" w:rsidRDefault="00110C18" w:rsidP="00063728">
            <w:pPr>
              <w:rPr>
                <w:ins w:id="203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35" w:author="KIM, Jason" w:date="2019-04-02T13:39:00Z"/>
                <w:rFonts w:ascii="Calibri" w:eastAsia="Times New Roman" w:hAnsi="Calibri" w:cs="Calibri"/>
                <w:color w:val="000000"/>
                <w:lang w:eastAsia="en-AU"/>
              </w:rPr>
            </w:pPr>
            <w:ins w:id="20336"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37" w:author="KIM, Jason" w:date="2019-04-02T13:39:00Z"/>
                <w:rFonts w:ascii="Calibri" w:eastAsia="Times New Roman" w:hAnsi="Calibri" w:cs="Calibri"/>
                <w:color w:val="000000"/>
                <w:lang w:eastAsia="en-AU"/>
              </w:rPr>
            </w:pPr>
            <w:ins w:id="203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39" w:author="KIM, Jason" w:date="2019-04-02T13:39:00Z"/>
                <w:rFonts w:ascii="Calibri" w:eastAsia="Times New Roman" w:hAnsi="Calibri" w:cs="Calibri"/>
                <w:color w:val="000000"/>
                <w:lang w:eastAsia="en-AU"/>
              </w:rPr>
            </w:pPr>
            <w:ins w:id="20340" w:author="KIM, Jason" w:date="2019-04-02T13:39:00Z">
              <w:r w:rsidRPr="0056388D">
                <w:rPr>
                  <w:rFonts w:ascii="Calibri" w:eastAsia="Times New Roman" w:hAnsi="Calibri" w:cs="Calibri"/>
                  <w:color w:val="000000"/>
                  <w:lang w:eastAsia="en-AU"/>
                </w:rPr>
                <w:t>LLS2165</w:t>
              </w:r>
            </w:ins>
          </w:p>
        </w:tc>
        <w:tc>
          <w:tcPr>
            <w:tcW w:w="933" w:type="pct"/>
            <w:noWrap/>
            <w:hideMark/>
          </w:tcPr>
          <w:p w:rsidR="00110C18" w:rsidRPr="0056388D" w:rsidRDefault="00110C18" w:rsidP="00063728">
            <w:pPr>
              <w:rPr>
                <w:ins w:id="20341" w:author="KIM, Jason" w:date="2019-04-02T13:39:00Z"/>
                <w:rFonts w:ascii="Calibri" w:eastAsia="Times New Roman" w:hAnsi="Calibri" w:cs="Calibri"/>
                <w:color w:val="000000"/>
                <w:lang w:eastAsia="en-AU"/>
              </w:rPr>
            </w:pPr>
            <w:ins w:id="203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43" w:author="KIM, Jason" w:date="2019-04-02T13:39:00Z"/>
                <w:rFonts w:ascii="Calibri" w:eastAsia="Times New Roman" w:hAnsi="Calibri" w:cs="Calibri"/>
                <w:color w:val="000000"/>
                <w:lang w:eastAsia="en-AU"/>
              </w:rPr>
            </w:pPr>
            <w:ins w:id="20344" w:author="KIM, Jason" w:date="2019-04-02T13:39:00Z">
              <w:r w:rsidRPr="0056388D">
                <w:rPr>
                  <w:rFonts w:ascii="Calibri" w:eastAsia="Times New Roman" w:hAnsi="Calibri" w:cs="Calibri"/>
                  <w:color w:val="000000"/>
                  <w:lang w:eastAsia="en-AU"/>
                </w:rPr>
                <w:t>Chainage 2706</w:t>
              </w:r>
            </w:ins>
          </w:p>
        </w:tc>
        <w:tc>
          <w:tcPr>
            <w:tcW w:w="764" w:type="pct"/>
            <w:noWrap/>
            <w:hideMark/>
          </w:tcPr>
          <w:p w:rsidR="00110C18" w:rsidRPr="0056388D" w:rsidRDefault="00110C18" w:rsidP="00063728">
            <w:pPr>
              <w:jc w:val="right"/>
              <w:rPr>
                <w:ins w:id="20345" w:author="KIM, Jason" w:date="2019-04-02T13:39:00Z"/>
                <w:rFonts w:ascii="Calibri" w:eastAsia="Times New Roman" w:hAnsi="Calibri" w:cs="Calibri"/>
                <w:color w:val="000000"/>
                <w:lang w:eastAsia="en-AU"/>
              </w:rPr>
            </w:pPr>
            <w:ins w:id="20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47" w:author="KIM, Jason" w:date="2019-04-02T13:39:00Z"/>
        </w:trPr>
        <w:tc>
          <w:tcPr>
            <w:tcW w:w="708" w:type="pct"/>
            <w:vMerge/>
            <w:hideMark/>
          </w:tcPr>
          <w:p w:rsidR="00110C18" w:rsidRPr="0056388D" w:rsidRDefault="00110C18" w:rsidP="00063728">
            <w:pPr>
              <w:rPr>
                <w:ins w:id="203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49" w:author="KIM, Jason" w:date="2019-04-02T13:39:00Z"/>
                <w:rFonts w:ascii="Calibri" w:eastAsia="Times New Roman" w:hAnsi="Calibri" w:cs="Calibri"/>
                <w:color w:val="000000"/>
                <w:lang w:eastAsia="en-AU"/>
              </w:rPr>
            </w:pPr>
            <w:ins w:id="20350"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51" w:author="KIM, Jason" w:date="2019-04-02T13:39:00Z"/>
                <w:rFonts w:ascii="Calibri" w:eastAsia="Times New Roman" w:hAnsi="Calibri" w:cs="Calibri"/>
                <w:color w:val="000000"/>
                <w:lang w:eastAsia="en-AU"/>
              </w:rPr>
            </w:pPr>
            <w:ins w:id="203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53" w:author="KIM, Jason" w:date="2019-04-02T13:39:00Z"/>
                <w:rFonts w:ascii="Calibri" w:eastAsia="Times New Roman" w:hAnsi="Calibri" w:cs="Calibri"/>
                <w:color w:val="000000"/>
                <w:lang w:eastAsia="en-AU"/>
              </w:rPr>
            </w:pPr>
            <w:ins w:id="20354" w:author="KIM, Jason" w:date="2019-04-02T13:39:00Z">
              <w:r w:rsidRPr="0056388D">
                <w:rPr>
                  <w:rFonts w:ascii="Calibri" w:eastAsia="Times New Roman" w:hAnsi="Calibri" w:cs="Calibri"/>
                  <w:color w:val="000000"/>
                  <w:lang w:eastAsia="en-AU"/>
                </w:rPr>
                <w:t>LLS2166</w:t>
              </w:r>
            </w:ins>
          </w:p>
        </w:tc>
        <w:tc>
          <w:tcPr>
            <w:tcW w:w="933" w:type="pct"/>
            <w:noWrap/>
            <w:hideMark/>
          </w:tcPr>
          <w:p w:rsidR="00110C18" w:rsidRPr="0056388D" w:rsidRDefault="00110C18" w:rsidP="00063728">
            <w:pPr>
              <w:rPr>
                <w:ins w:id="20355" w:author="KIM, Jason" w:date="2019-04-02T13:39:00Z"/>
                <w:rFonts w:ascii="Calibri" w:eastAsia="Times New Roman" w:hAnsi="Calibri" w:cs="Calibri"/>
                <w:color w:val="000000"/>
                <w:lang w:eastAsia="en-AU"/>
              </w:rPr>
            </w:pPr>
            <w:ins w:id="203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57" w:author="KIM, Jason" w:date="2019-04-02T13:39:00Z"/>
                <w:rFonts w:ascii="Calibri" w:eastAsia="Times New Roman" w:hAnsi="Calibri" w:cs="Calibri"/>
                <w:color w:val="000000"/>
                <w:lang w:eastAsia="en-AU"/>
              </w:rPr>
            </w:pPr>
            <w:ins w:id="20358" w:author="KIM, Jason" w:date="2019-04-02T13:39:00Z">
              <w:r w:rsidRPr="0056388D">
                <w:rPr>
                  <w:rFonts w:ascii="Calibri" w:eastAsia="Times New Roman" w:hAnsi="Calibri" w:cs="Calibri"/>
                  <w:color w:val="000000"/>
                  <w:lang w:eastAsia="en-AU"/>
                </w:rPr>
                <w:t>Chainage 2716</w:t>
              </w:r>
            </w:ins>
          </w:p>
        </w:tc>
        <w:tc>
          <w:tcPr>
            <w:tcW w:w="764" w:type="pct"/>
            <w:noWrap/>
            <w:hideMark/>
          </w:tcPr>
          <w:p w:rsidR="00110C18" w:rsidRPr="0056388D" w:rsidRDefault="00110C18" w:rsidP="00063728">
            <w:pPr>
              <w:jc w:val="right"/>
              <w:rPr>
                <w:ins w:id="20359" w:author="KIM, Jason" w:date="2019-04-02T13:39:00Z"/>
                <w:rFonts w:ascii="Calibri" w:eastAsia="Times New Roman" w:hAnsi="Calibri" w:cs="Calibri"/>
                <w:color w:val="000000"/>
                <w:lang w:eastAsia="en-AU"/>
              </w:rPr>
            </w:pPr>
            <w:ins w:id="20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61" w:author="KIM, Jason" w:date="2019-04-02T13:39:00Z"/>
        </w:trPr>
        <w:tc>
          <w:tcPr>
            <w:tcW w:w="708" w:type="pct"/>
            <w:vMerge w:val="restart"/>
            <w:noWrap/>
            <w:hideMark/>
          </w:tcPr>
          <w:p w:rsidR="00110C18" w:rsidRPr="0056388D" w:rsidRDefault="00110C18" w:rsidP="00063728">
            <w:pPr>
              <w:rPr>
                <w:ins w:id="20362" w:author="KIM, Jason" w:date="2019-04-02T13:39:00Z"/>
                <w:rFonts w:ascii="Calibri" w:eastAsia="Times New Roman" w:hAnsi="Calibri" w:cs="Calibri"/>
                <w:color w:val="000000"/>
                <w:lang w:eastAsia="en-AU"/>
              </w:rPr>
            </w:pPr>
            <w:ins w:id="20363" w:author="KIM, Jason" w:date="2019-04-02T13:39:00Z">
              <w:r w:rsidRPr="0056388D">
                <w:rPr>
                  <w:rFonts w:ascii="Calibri" w:eastAsia="Times New Roman" w:hAnsi="Calibri" w:cs="Calibri"/>
                  <w:color w:val="000000"/>
                  <w:lang w:eastAsia="en-AU"/>
                </w:rPr>
                <w:t>LLE18K51</w:t>
              </w:r>
            </w:ins>
          </w:p>
        </w:tc>
        <w:tc>
          <w:tcPr>
            <w:tcW w:w="605" w:type="pct"/>
            <w:noWrap/>
            <w:hideMark/>
          </w:tcPr>
          <w:p w:rsidR="00110C18" w:rsidRPr="0056388D" w:rsidRDefault="00110C18" w:rsidP="00063728">
            <w:pPr>
              <w:rPr>
                <w:ins w:id="20364" w:author="KIM, Jason" w:date="2019-04-02T13:39:00Z"/>
                <w:rFonts w:ascii="Calibri" w:eastAsia="Times New Roman" w:hAnsi="Calibri" w:cs="Calibri"/>
                <w:color w:val="000000"/>
                <w:lang w:eastAsia="en-AU"/>
              </w:rPr>
            </w:pPr>
            <w:ins w:id="20365"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66" w:author="KIM, Jason" w:date="2019-04-02T13:39:00Z"/>
                <w:rFonts w:ascii="Calibri" w:eastAsia="Times New Roman" w:hAnsi="Calibri" w:cs="Calibri"/>
                <w:color w:val="000000"/>
                <w:lang w:eastAsia="en-AU"/>
              </w:rPr>
            </w:pPr>
            <w:ins w:id="203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68" w:author="KIM, Jason" w:date="2019-04-02T13:39:00Z"/>
                <w:rFonts w:ascii="Calibri" w:eastAsia="Times New Roman" w:hAnsi="Calibri" w:cs="Calibri"/>
                <w:color w:val="000000"/>
                <w:lang w:eastAsia="en-AU"/>
              </w:rPr>
            </w:pPr>
            <w:ins w:id="20369" w:author="KIM, Jason" w:date="2019-04-02T13:39:00Z">
              <w:r w:rsidRPr="0056388D">
                <w:rPr>
                  <w:rFonts w:ascii="Calibri" w:eastAsia="Times New Roman" w:hAnsi="Calibri" w:cs="Calibri"/>
                  <w:color w:val="000000"/>
                  <w:lang w:eastAsia="en-AU"/>
                </w:rPr>
                <w:t>LLN1165</w:t>
              </w:r>
            </w:ins>
          </w:p>
        </w:tc>
        <w:tc>
          <w:tcPr>
            <w:tcW w:w="933" w:type="pct"/>
            <w:noWrap/>
            <w:hideMark/>
          </w:tcPr>
          <w:p w:rsidR="00110C18" w:rsidRPr="0056388D" w:rsidRDefault="00110C18" w:rsidP="00063728">
            <w:pPr>
              <w:rPr>
                <w:ins w:id="20370" w:author="KIM, Jason" w:date="2019-04-02T13:39:00Z"/>
                <w:rFonts w:ascii="Calibri" w:eastAsia="Times New Roman" w:hAnsi="Calibri" w:cs="Calibri"/>
                <w:color w:val="000000"/>
                <w:lang w:eastAsia="en-AU"/>
              </w:rPr>
            </w:pPr>
            <w:ins w:id="203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372" w:author="KIM, Jason" w:date="2019-04-02T13:39:00Z"/>
                <w:rFonts w:ascii="Calibri" w:eastAsia="Times New Roman" w:hAnsi="Calibri" w:cs="Calibri"/>
                <w:color w:val="000000"/>
                <w:lang w:eastAsia="en-AU"/>
              </w:rPr>
            </w:pPr>
            <w:ins w:id="20373" w:author="KIM, Jason" w:date="2019-04-02T13:39:00Z">
              <w:r w:rsidRPr="0056388D">
                <w:rPr>
                  <w:rFonts w:ascii="Calibri" w:eastAsia="Times New Roman" w:hAnsi="Calibri" w:cs="Calibri"/>
                  <w:color w:val="000000"/>
                  <w:lang w:eastAsia="en-AU"/>
                </w:rPr>
                <w:t>Chainage 2987</w:t>
              </w:r>
            </w:ins>
          </w:p>
        </w:tc>
        <w:tc>
          <w:tcPr>
            <w:tcW w:w="764" w:type="pct"/>
            <w:noWrap/>
            <w:hideMark/>
          </w:tcPr>
          <w:p w:rsidR="00110C18" w:rsidRPr="0056388D" w:rsidRDefault="00110C18" w:rsidP="00063728">
            <w:pPr>
              <w:jc w:val="right"/>
              <w:rPr>
                <w:ins w:id="20374" w:author="KIM, Jason" w:date="2019-04-02T13:39:00Z"/>
                <w:rFonts w:ascii="Calibri" w:eastAsia="Times New Roman" w:hAnsi="Calibri" w:cs="Calibri"/>
                <w:color w:val="000000"/>
                <w:lang w:eastAsia="en-AU"/>
              </w:rPr>
            </w:pPr>
            <w:ins w:id="20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76" w:author="KIM, Jason" w:date="2019-04-02T13:39:00Z"/>
        </w:trPr>
        <w:tc>
          <w:tcPr>
            <w:tcW w:w="708" w:type="pct"/>
            <w:vMerge/>
            <w:hideMark/>
          </w:tcPr>
          <w:p w:rsidR="00110C18" w:rsidRPr="0056388D" w:rsidRDefault="00110C18" w:rsidP="00063728">
            <w:pPr>
              <w:rPr>
                <w:ins w:id="203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78" w:author="KIM, Jason" w:date="2019-04-02T13:39:00Z"/>
                <w:rFonts w:ascii="Calibri" w:eastAsia="Times New Roman" w:hAnsi="Calibri" w:cs="Calibri"/>
                <w:color w:val="000000"/>
                <w:lang w:eastAsia="en-AU"/>
              </w:rPr>
            </w:pPr>
            <w:ins w:id="20379"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80" w:author="KIM, Jason" w:date="2019-04-02T13:39:00Z"/>
                <w:rFonts w:ascii="Calibri" w:eastAsia="Times New Roman" w:hAnsi="Calibri" w:cs="Calibri"/>
                <w:color w:val="000000"/>
                <w:lang w:eastAsia="en-AU"/>
              </w:rPr>
            </w:pPr>
            <w:ins w:id="203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82" w:author="KIM, Jason" w:date="2019-04-02T13:39:00Z"/>
                <w:rFonts w:ascii="Calibri" w:eastAsia="Times New Roman" w:hAnsi="Calibri" w:cs="Calibri"/>
                <w:color w:val="000000"/>
                <w:lang w:eastAsia="en-AU"/>
              </w:rPr>
            </w:pPr>
            <w:ins w:id="20383" w:author="KIM, Jason" w:date="2019-04-02T13:39:00Z">
              <w:r w:rsidRPr="0056388D">
                <w:rPr>
                  <w:rFonts w:ascii="Calibri" w:eastAsia="Times New Roman" w:hAnsi="Calibri" w:cs="Calibri"/>
                  <w:color w:val="000000"/>
                  <w:lang w:eastAsia="en-AU"/>
                </w:rPr>
                <w:t>LLN1166</w:t>
              </w:r>
            </w:ins>
          </w:p>
        </w:tc>
        <w:tc>
          <w:tcPr>
            <w:tcW w:w="933" w:type="pct"/>
            <w:noWrap/>
            <w:hideMark/>
          </w:tcPr>
          <w:p w:rsidR="00110C18" w:rsidRPr="0056388D" w:rsidRDefault="00110C18" w:rsidP="00063728">
            <w:pPr>
              <w:rPr>
                <w:ins w:id="20384" w:author="KIM, Jason" w:date="2019-04-02T13:39:00Z"/>
                <w:rFonts w:ascii="Calibri" w:eastAsia="Times New Roman" w:hAnsi="Calibri" w:cs="Calibri"/>
                <w:color w:val="000000"/>
                <w:lang w:eastAsia="en-AU"/>
              </w:rPr>
            </w:pPr>
            <w:ins w:id="203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386" w:author="KIM, Jason" w:date="2019-04-02T13:39:00Z"/>
                <w:rFonts w:ascii="Calibri" w:eastAsia="Times New Roman" w:hAnsi="Calibri" w:cs="Calibri"/>
                <w:color w:val="000000"/>
                <w:lang w:eastAsia="en-AU"/>
              </w:rPr>
            </w:pPr>
            <w:ins w:id="20387" w:author="KIM, Jason" w:date="2019-04-02T13:39:00Z">
              <w:r w:rsidRPr="0056388D">
                <w:rPr>
                  <w:rFonts w:ascii="Calibri" w:eastAsia="Times New Roman" w:hAnsi="Calibri" w:cs="Calibri"/>
                  <w:color w:val="000000"/>
                  <w:lang w:eastAsia="en-AU"/>
                </w:rPr>
                <w:t>Chainage 2996</w:t>
              </w:r>
            </w:ins>
          </w:p>
        </w:tc>
        <w:tc>
          <w:tcPr>
            <w:tcW w:w="764" w:type="pct"/>
            <w:noWrap/>
            <w:hideMark/>
          </w:tcPr>
          <w:p w:rsidR="00110C18" w:rsidRPr="0056388D" w:rsidRDefault="00110C18" w:rsidP="00063728">
            <w:pPr>
              <w:jc w:val="right"/>
              <w:rPr>
                <w:ins w:id="20388" w:author="KIM, Jason" w:date="2019-04-02T13:39:00Z"/>
                <w:rFonts w:ascii="Calibri" w:eastAsia="Times New Roman" w:hAnsi="Calibri" w:cs="Calibri"/>
                <w:color w:val="000000"/>
                <w:lang w:eastAsia="en-AU"/>
              </w:rPr>
            </w:pPr>
            <w:ins w:id="20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90" w:author="KIM, Jason" w:date="2019-04-02T13:39:00Z"/>
        </w:trPr>
        <w:tc>
          <w:tcPr>
            <w:tcW w:w="708" w:type="pct"/>
            <w:vMerge/>
            <w:hideMark/>
          </w:tcPr>
          <w:p w:rsidR="00110C18" w:rsidRPr="0056388D" w:rsidRDefault="00110C18" w:rsidP="00063728">
            <w:pPr>
              <w:rPr>
                <w:ins w:id="203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92" w:author="KIM, Jason" w:date="2019-04-02T13:39:00Z"/>
                <w:rFonts w:ascii="Calibri" w:eastAsia="Times New Roman" w:hAnsi="Calibri" w:cs="Calibri"/>
                <w:color w:val="000000"/>
                <w:lang w:eastAsia="en-AU"/>
              </w:rPr>
            </w:pPr>
            <w:ins w:id="20393"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94" w:author="KIM, Jason" w:date="2019-04-02T13:39:00Z"/>
                <w:rFonts w:ascii="Calibri" w:eastAsia="Times New Roman" w:hAnsi="Calibri" w:cs="Calibri"/>
                <w:color w:val="000000"/>
                <w:lang w:eastAsia="en-AU"/>
              </w:rPr>
            </w:pPr>
            <w:ins w:id="203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96" w:author="KIM, Jason" w:date="2019-04-02T13:39:00Z"/>
                <w:rFonts w:ascii="Calibri" w:eastAsia="Times New Roman" w:hAnsi="Calibri" w:cs="Calibri"/>
                <w:color w:val="000000"/>
                <w:lang w:eastAsia="en-AU"/>
              </w:rPr>
            </w:pPr>
            <w:ins w:id="20397" w:author="KIM, Jason" w:date="2019-04-02T13:39:00Z">
              <w:r w:rsidRPr="0056388D">
                <w:rPr>
                  <w:rFonts w:ascii="Calibri" w:eastAsia="Times New Roman" w:hAnsi="Calibri" w:cs="Calibri"/>
                  <w:color w:val="000000"/>
                  <w:lang w:eastAsia="en-AU"/>
                </w:rPr>
                <w:t>LLN1167</w:t>
              </w:r>
            </w:ins>
          </w:p>
        </w:tc>
        <w:tc>
          <w:tcPr>
            <w:tcW w:w="933" w:type="pct"/>
            <w:noWrap/>
            <w:hideMark/>
          </w:tcPr>
          <w:p w:rsidR="00110C18" w:rsidRPr="0056388D" w:rsidRDefault="00110C18" w:rsidP="00063728">
            <w:pPr>
              <w:rPr>
                <w:ins w:id="20398" w:author="KIM, Jason" w:date="2019-04-02T13:39:00Z"/>
                <w:rFonts w:ascii="Calibri" w:eastAsia="Times New Roman" w:hAnsi="Calibri" w:cs="Calibri"/>
                <w:color w:val="000000"/>
                <w:lang w:eastAsia="en-AU"/>
              </w:rPr>
            </w:pPr>
            <w:ins w:id="203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00" w:author="KIM, Jason" w:date="2019-04-02T13:39:00Z"/>
                <w:rFonts w:ascii="Calibri" w:eastAsia="Times New Roman" w:hAnsi="Calibri" w:cs="Calibri"/>
                <w:color w:val="000000"/>
                <w:lang w:eastAsia="en-AU"/>
              </w:rPr>
            </w:pPr>
            <w:ins w:id="20401" w:author="KIM, Jason" w:date="2019-04-02T13:39:00Z">
              <w:r w:rsidRPr="0056388D">
                <w:rPr>
                  <w:rFonts w:ascii="Calibri" w:eastAsia="Times New Roman" w:hAnsi="Calibri" w:cs="Calibri"/>
                  <w:color w:val="000000"/>
                  <w:lang w:eastAsia="en-AU"/>
                </w:rPr>
                <w:t>Chainage 3006</w:t>
              </w:r>
            </w:ins>
          </w:p>
        </w:tc>
        <w:tc>
          <w:tcPr>
            <w:tcW w:w="764" w:type="pct"/>
            <w:noWrap/>
            <w:hideMark/>
          </w:tcPr>
          <w:p w:rsidR="00110C18" w:rsidRPr="0056388D" w:rsidRDefault="00110C18" w:rsidP="00063728">
            <w:pPr>
              <w:jc w:val="right"/>
              <w:rPr>
                <w:ins w:id="20402" w:author="KIM, Jason" w:date="2019-04-02T13:39:00Z"/>
                <w:rFonts w:ascii="Calibri" w:eastAsia="Times New Roman" w:hAnsi="Calibri" w:cs="Calibri"/>
                <w:color w:val="000000"/>
                <w:lang w:eastAsia="en-AU"/>
              </w:rPr>
            </w:pPr>
            <w:ins w:id="20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04" w:author="KIM, Jason" w:date="2019-04-02T13:39:00Z"/>
        </w:trPr>
        <w:tc>
          <w:tcPr>
            <w:tcW w:w="708" w:type="pct"/>
            <w:vMerge/>
            <w:hideMark/>
          </w:tcPr>
          <w:p w:rsidR="00110C18" w:rsidRPr="0056388D" w:rsidRDefault="00110C18" w:rsidP="00063728">
            <w:pPr>
              <w:rPr>
                <w:ins w:id="204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06" w:author="KIM, Jason" w:date="2019-04-02T13:39:00Z"/>
                <w:rFonts w:ascii="Calibri" w:eastAsia="Times New Roman" w:hAnsi="Calibri" w:cs="Calibri"/>
                <w:color w:val="000000"/>
                <w:lang w:eastAsia="en-AU"/>
              </w:rPr>
            </w:pPr>
            <w:ins w:id="20407"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08" w:author="KIM, Jason" w:date="2019-04-02T13:39:00Z"/>
                <w:rFonts w:ascii="Calibri" w:eastAsia="Times New Roman" w:hAnsi="Calibri" w:cs="Calibri"/>
                <w:color w:val="000000"/>
                <w:lang w:eastAsia="en-AU"/>
              </w:rPr>
            </w:pPr>
            <w:ins w:id="204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10" w:author="KIM, Jason" w:date="2019-04-02T13:39:00Z"/>
                <w:rFonts w:ascii="Calibri" w:eastAsia="Times New Roman" w:hAnsi="Calibri" w:cs="Calibri"/>
                <w:color w:val="000000"/>
                <w:lang w:eastAsia="en-AU"/>
              </w:rPr>
            </w:pPr>
            <w:ins w:id="20411" w:author="KIM, Jason" w:date="2019-04-02T13:39:00Z">
              <w:r w:rsidRPr="0056388D">
                <w:rPr>
                  <w:rFonts w:ascii="Calibri" w:eastAsia="Times New Roman" w:hAnsi="Calibri" w:cs="Calibri"/>
                  <w:color w:val="000000"/>
                  <w:lang w:eastAsia="en-AU"/>
                </w:rPr>
                <w:t>LLN1168</w:t>
              </w:r>
            </w:ins>
          </w:p>
        </w:tc>
        <w:tc>
          <w:tcPr>
            <w:tcW w:w="933" w:type="pct"/>
            <w:noWrap/>
            <w:hideMark/>
          </w:tcPr>
          <w:p w:rsidR="00110C18" w:rsidRPr="0056388D" w:rsidRDefault="00110C18" w:rsidP="00063728">
            <w:pPr>
              <w:rPr>
                <w:ins w:id="20412" w:author="KIM, Jason" w:date="2019-04-02T13:39:00Z"/>
                <w:rFonts w:ascii="Calibri" w:eastAsia="Times New Roman" w:hAnsi="Calibri" w:cs="Calibri"/>
                <w:color w:val="000000"/>
                <w:lang w:eastAsia="en-AU"/>
              </w:rPr>
            </w:pPr>
            <w:ins w:id="204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14" w:author="KIM, Jason" w:date="2019-04-02T13:39:00Z"/>
                <w:rFonts w:ascii="Calibri" w:eastAsia="Times New Roman" w:hAnsi="Calibri" w:cs="Calibri"/>
                <w:color w:val="000000"/>
                <w:lang w:eastAsia="en-AU"/>
              </w:rPr>
            </w:pPr>
            <w:ins w:id="20415" w:author="KIM, Jason" w:date="2019-04-02T13:39:00Z">
              <w:r w:rsidRPr="0056388D">
                <w:rPr>
                  <w:rFonts w:ascii="Calibri" w:eastAsia="Times New Roman" w:hAnsi="Calibri" w:cs="Calibri"/>
                  <w:color w:val="000000"/>
                  <w:lang w:eastAsia="en-AU"/>
                </w:rPr>
                <w:t>Chainage 3016</w:t>
              </w:r>
            </w:ins>
          </w:p>
        </w:tc>
        <w:tc>
          <w:tcPr>
            <w:tcW w:w="764" w:type="pct"/>
            <w:noWrap/>
            <w:hideMark/>
          </w:tcPr>
          <w:p w:rsidR="00110C18" w:rsidRPr="0056388D" w:rsidRDefault="00110C18" w:rsidP="00063728">
            <w:pPr>
              <w:jc w:val="right"/>
              <w:rPr>
                <w:ins w:id="20416" w:author="KIM, Jason" w:date="2019-04-02T13:39:00Z"/>
                <w:rFonts w:ascii="Calibri" w:eastAsia="Times New Roman" w:hAnsi="Calibri" w:cs="Calibri"/>
                <w:color w:val="000000"/>
                <w:lang w:eastAsia="en-AU"/>
              </w:rPr>
            </w:pPr>
            <w:ins w:id="204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18" w:author="KIM, Jason" w:date="2019-04-02T13:39:00Z"/>
        </w:trPr>
        <w:tc>
          <w:tcPr>
            <w:tcW w:w="708" w:type="pct"/>
            <w:vMerge/>
            <w:hideMark/>
          </w:tcPr>
          <w:p w:rsidR="00110C18" w:rsidRPr="0056388D" w:rsidRDefault="00110C18" w:rsidP="00063728">
            <w:pPr>
              <w:rPr>
                <w:ins w:id="204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20" w:author="KIM, Jason" w:date="2019-04-02T13:39:00Z"/>
                <w:rFonts w:ascii="Calibri" w:eastAsia="Times New Roman" w:hAnsi="Calibri" w:cs="Calibri"/>
                <w:color w:val="000000"/>
                <w:lang w:eastAsia="en-AU"/>
              </w:rPr>
            </w:pPr>
            <w:ins w:id="20421"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22" w:author="KIM, Jason" w:date="2019-04-02T13:39:00Z"/>
                <w:rFonts w:ascii="Calibri" w:eastAsia="Times New Roman" w:hAnsi="Calibri" w:cs="Calibri"/>
                <w:color w:val="000000"/>
                <w:lang w:eastAsia="en-AU"/>
              </w:rPr>
            </w:pPr>
            <w:ins w:id="204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24" w:author="KIM, Jason" w:date="2019-04-02T13:39:00Z"/>
                <w:rFonts w:ascii="Calibri" w:eastAsia="Times New Roman" w:hAnsi="Calibri" w:cs="Calibri"/>
                <w:color w:val="000000"/>
                <w:lang w:eastAsia="en-AU"/>
              </w:rPr>
            </w:pPr>
            <w:ins w:id="20425" w:author="KIM, Jason" w:date="2019-04-02T13:39:00Z">
              <w:r w:rsidRPr="0056388D">
                <w:rPr>
                  <w:rFonts w:ascii="Calibri" w:eastAsia="Times New Roman" w:hAnsi="Calibri" w:cs="Calibri"/>
                  <w:color w:val="000000"/>
                  <w:lang w:eastAsia="en-AU"/>
                </w:rPr>
                <w:t>LLN1169</w:t>
              </w:r>
            </w:ins>
          </w:p>
        </w:tc>
        <w:tc>
          <w:tcPr>
            <w:tcW w:w="933" w:type="pct"/>
            <w:noWrap/>
            <w:hideMark/>
          </w:tcPr>
          <w:p w:rsidR="00110C18" w:rsidRPr="0056388D" w:rsidRDefault="00110C18" w:rsidP="00063728">
            <w:pPr>
              <w:rPr>
                <w:ins w:id="20426" w:author="KIM, Jason" w:date="2019-04-02T13:39:00Z"/>
                <w:rFonts w:ascii="Calibri" w:eastAsia="Times New Roman" w:hAnsi="Calibri" w:cs="Calibri"/>
                <w:color w:val="000000"/>
                <w:lang w:eastAsia="en-AU"/>
              </w:rPr>
            </w:pPr>
            <w:ins w:id="204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28" w:author="KIM, Jason" w:date="2019-04-02T13:39:00Z"/>
                <w:rFonts w:ascii="Calibri" w:eastAsia="Times New Roman" w:hAnsi="Calibri" w:cs="Calibri"/>
                <w:color w:val="000000"/>
                <w:lang w:eastAsia="en-AU"/>
              </w:rPr>
            </w:pPr>
            <w:ins w:id="20429" w:author="KIM, Jason" w:date="2019-04-02T13:39:00Z">
              <w:r w:rsidRPr="0056388D">
                <w:rPr>
                  <w:rFonts w:ascii="Calibri" w:eastAsia="Times New Roman" w:hAnsi="Calibri" w:cs="Calibri"/>
                  <w:color w:val="000000"/>
                  <w:lang w:eastAsia="en-AU"/>
                </w:rPr>
                <w:t>Chainage 3025</w:t>
              </w:r>
            </w:ins>
          </w:p>
        </w:tc>
        <w:tc>
          <w:tcPr>
            <w:tcW w:w="764" w:type="pct"/>
            <w:noWrap/>
            <w:hideMark/>
          </w:tcPr>
          <w:p w:rsidR="00110C18" w:rsidRPr="0056388D" w:rsidRDefault="00110C18" w:rsidP="00063728">
            <w:pPr>
              <w:jc w:val="right"/>
              <w:rPr>
                <w:ins w:id="20430" w:author="KIM, Jason" w:date="2019-04-02T13:39:00Z"/>
                <w:rFonts w:ascii="Calibri" w:eastAsia="Times New Roman" w:hAnsi="Calibri" w:cs="Calibri"/>
                <w:color w:val="000000"/>
                <w:lang w:eastAsia="en-AU"/>
              </w:rPr>
            </w:pPr>
            <w:ins w:id="20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32" w:author="KIM, Jason" w:date="2019-04-02T13:39:00Z"/>
        </w:trPr>
        <w:tc>
          <w:tcPr>
            <w:tcW w:w="708" w:type="pct"/>
            <w:vMerge/>
            <w:hideMark/>
          </w:tcPr>
          <w:p w:rsidR="00110C18" w:rsidRPr="0056388D" w:rsidRDefault="00110C18" w:rsidP="00063728">
            <w:pPr>
              <w:rPr>
                <w:ins w:id="204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34" w:author="KIM, Jason" w:date="2019-04-02T13:39:00Z"/>
                <w:rFonts w:ascii="Calibri" w:eastAsia="Times New Roman" w:hAnsi="Calibri" w:cs="Calibri"/>
                <w:color w:val="000000"/>
                <w:lang w:eastAsia="en-AU"/>
              </w:rPr>
            </w:pPr>
            <w:ins w:id="20435"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36" w:author="KIM, Jason" w:date="2019-04-02T13:39:00Z"/>
                <w:rFonts w:ascii="Calibri" w:eastAsia="Times New Roman" w:hAnsi="Calibri" w:cs="Calibri"/>
                <w:color w:val="000000"/>
                <w:lang w:eastAsia="en-AU"/>
              </w:rPr>
            </w:pPr>
            <w:ins w:id="204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38" w:author="KIM, Jason" w:date="2019-04-02T13:39:00Z"/>
                <w:rFonts w:ascii="Calibri" w:eastAsia="Times New Roman" w:hAnsi="Calibri" w:cs="Calibri"/>
                <w:color w:val="000000"/>
                <w:lang w:eastAsia="en-AU"/>
              </w:rPr>
            </w:pPr>
            <w:ins w:id="20439" w:author="KIM, Jason" w:date="2019-04-02T13:39:00Z">
              <w:r w:rsidRPr="0056388D">
                <w:rPr>
                  <w:rFonts w:ascii="Calibri" w:eastAsia="Times New Roman" w:hAnsi="Calibri" w:cs="Calibri"/>
                  <w:color w:val="000000"/>
                  <w:lang w:eastAsia="en-AU"/>
                </w:rPr>
                <w:t>LLN1170</w:t>
              </w:r>
            </w:ins>
          </w:p>
        </w:tc>
        <w:tc>
          <w:tcPr>
            <w:tcW w:w="933" w:type="pct"/>
            <w:noWrap/>
            <w:hideMark/>
          </w:tcPr>
          <w:p w:rsidR="00110C18" w:rsidRPr="0056388D" w:rsidRDefault="00110C18" w:rsidP="00063728">
            <w:pPr>
              <w:rPr>
                <w:ins w:id="20440" w:author="KIM, Jason" w:date="2019-04-02T13:39:00Z"/>
                <w:rFonts w:ascii="Calibri" w:eastAsia="Times New Roman" w:hAnsi="Calibri" w:cs="Calibri"/>
                <w:color w:val="000000"/>
                <w:lang w:eastAsia="en-AU"/>
              </w:rPr>
            </w:pPr>
            <w:ins w:id="204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42" w:author="KIM, Jason" w:date="2019-04-02T13:39:00Z"/>
                <w:rFonts w:ascii="Calibri" w:eastAsia="Times New Roman" w:hAnsi="Calibri" w:cs="Calibri"/>
                <w:color w:val="000000"/>
                <w:lang w:eastAsia="en-AU"/>
              </w:rPr>
            </w:pPr>
            <w:ins w:id="20443" w:author="KIM, Jason" w:date="2019-04-02T13:39:00Z">
              <w:r w:rsidRPr="0056388D">
                <w:rPr>
                  <w:rFonts w:ascii="Calibri" w:eastAsia="Times New Roman" w:hAnsi="Calibri" w:cs="Calibri"/>
                  <w:color w:val="000000"/>
                  <w:lang w:eastAsia="en-AU"/>
                </w:rPr>
                <w:t>Chainage 3035</w:t>
              </w:r>
            </w:ins>
          </w:p>
        </w:tc>
        <w:tc>
          <w:tcPr>
            <w:tcW w:w="764" w:type="pct"/>
            <w:noWrap/>
            <w:hideMark/>
          </w:tcPr>
          <w:p w:rsidR="00110C18" w:rsidRPr="0056388D" w:rsidRDefault="00110C18" w:rsidP="00063728">
            <w:pPr>
              <w:jc w:val="right"/>
              <w:rPr>
                <w:ins w:id="20444" w:author="KIM, Jason" w:date="2019-04-02T13:39:00Z"/>
                <w:rFonts w:ascii="Calibri" w:eastAsia="Times New Roman" w:hAnsi="Calibri" w:cs="Calibri"/>
                <w:color w:val="000000"/>
                <w:lang w:eastAsia="en-AU"/>
              </w:rPr>
            </w:pPr>
            <w:ins w:id="20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46" w:author="KIM, Jason" w:date="2019-04-02T13:39:00Z"/>
        </w:trPr>
        <w:tc>
          <w:tcPr>
            <w:tcW w:w="708" w:type="pct"/>
            <w:vMerge/>
            <w:hideMark/>
          </w:tcPr>
          <w:p w:rsidR="00110C18" w:rsidRPr="0056388D" w:rsidRDefault="00110C18" w:rsidP="00063728">
            <w:pPr>
              <w:rPr>
                <w:ins w:id="204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48" w:author="KIM, Jason" w:date="2019-04-02T13:39:00Z"/>
                <w:rFonts w:ascii="Calibri" w:eastAsia="Times New Roman" w:hAnsi="Calibri" w:cs="Calibri"/>
                <w:color w:val="000000"/>
                <w:lang w:eastAsia="en-AU"/>
              </w:rPr>
            </w:pPr>
            <w:ins w:id="20449"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50" w:author="KIM, Jason" w:date="2019-04-02T13:39:00Z"/>
                <w:rFonts w:ascii="Calibri" w:eastAsia="Times New Roman" w:hAnsi="Calibri" w:cs="Calibri"/>
                <w:color w:val="000000"/>
                <w:lang w:eastAsia="en-AU"/>
              </w:rPr>
            </w:pPr>
            <w:ins w:id="204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52" w:author="KIM, Jason" w:date="2019-04-02T13:39:00Z"/>
                <w:rFonts w:ascii="Calibri" w:eastAsia="Times New Roman" w:hAnsi="Calibri" w:cs="Calibri"/>
                <w:color w:val="000000"/>
                <w:lang w:eastAsia="en-AU"/>
              </w:rPr>
            </w:pPr>
            <w:ins w:id="20453" w:author="KIM, Jason" w:date="2019-04-02T13:39:00Z">
              <w:r w:rsidRPr="0056388D">
                <w:rPr>
                  <w:rFonts w:ascii="Calibri" w:eastAsia="Times New Roman" w:hAnsi="Calibri" w:cs="Calibri"/>
                  <w:color w:val="000000"/>
                  <w:lang w:eastAsia="en-AU"/>
                </w:rPr>
                <w:t>LLN1171</w:t>
              </w:r>
            </w:ins>
          </w:p>
        </w:tc>
        <w:tc>
          <w:tcPr>
            <w:tcW w:w="933" w:type="pct"/>
            <w:noWrap/>
            <w:hideMark/>
          </w:tcPr>
          <w:p w:rsidR="00110C18" w:rsidRPr="0056388D" w:rsidRDefault="00110C18" w:rsidP="00063728">
            <w:pPr>
              <w:rPr>
                <w:ins w:id="20454" w:author="KIM, Jason" w:date="2019-04-02T13:39:00Z"/>
                <w:rFonts w:ascii="Calibri" w:eastAsia="Times New Roman" w:hAnsi="Calibri" w:cs="Calibri"/>
                <w:color w:val="000000"/>
                <w:lang w:eastAsia="en-AU"/>
              </w:rPr>
            </w:pPr>
            <w:ins w:id="204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56" w:author="KIM, Jason" w:date="2019-04-02T13:39:00Z"/>
                <w:rFonts w:ascii="Calibri" w:eastAsia="Times New Roman" w:hAnsi="Calibri" w:cs="Calibri"/>
                <w:color w:val="000000"/>
                <w:lang w:eastAsia="en-AU"/>
              </w:rPr>
            </w:pPr>
            <w:ins w:id="20457" w:author="KIM, Jason" w:date="2019-04-02T13:39:00Z">
              <w:r w:rsidRPr="0056388D">
                <w:rPr>
                  <w:rFonts w:ascii="Calibri" w:eastAsia="Times New Roman" w:hAnsi="Calibri" w:cs="Calibri"/>
                  <w:color w:val="000000"/>
                  <w:lang w:eastAsia="en-AU"/>
                </w:rPr>
                <w:t>Chainage 3045</w:t>
              </w:r>
            </w:ins>
          </w:p>
        </w:tc>
        <w:tc>
          <w:tcPr>
            <w:tcW w:w="764" w:type="pct"/>
            <w:noWrap/>
            <w:hideMark/>
          </w:tcPr>
          <w:p w:rsidR="00110C18" w:rsidRPr="0056388D" w:rsidRDefault="00110C18" w:rsidP="00063728">
            <w:pPr>
              <w:jc w:val="right"/>
              <w:rPr>
                <w:ins w:id="20458" w:author="KIM, Jason" w:date="2019-04-02T13:39:00Z"/>
                <w:rFonts w:ascii="Calibri" w:eastAsia="Times New Roman" w:hAnsi="Calibri" w:cs="Calibri"/>
                <w:color w:val="000000"/>
                <w:lang w:eastAsia="en-AU"/>
              </w:rPr>
            </w:pPr>
            <w:ins w:id="20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60" w:author="KIM, Jason" w:date="2019-04-02T13:39:00Z"/>
        </w:trPr>
        <w:tc>
          <w:tcPr>
            <w:tcW w:w="708" w:type="pct"/>
            <w:vMerge/>
            <w:hideMark/>
          </w:tcPr>
          <w:p w:rsidR="00110C18" w:rsidRPr="0056388D" w:rsidRDefault="00110C18" w:rsidP="00063728">
            <w:pPr>
              <w:rPr>
                <w:ins w:id="204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62" w:author="KIM, Jason" w:date="2019-04-02T13:39:00Z"/>
                <w:rFonts w:ascii="Calibri" w:eastAsia="Times New Roman" w:hAnsi="Calibri" w:cs="Calibri"/>
                <w:color w:val="000000"/>
                <w:lang w:eastAsia="en-AU"/>
              </w:rPr>
            </w:pPr>
            <w:ins w:id="20463"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64" w:author="KIM, Jason" w:date="2019-04-02T13:39:00Z"/>
                <w:rFonts w:ascii="Calibri" w:eastAsia="Times New Roman" w:hAnsi="Calibri" w:cs="Calibri"/>
                <w:color w:val="000000"/>
                <w:lang w:eastAsia="en-AU"/>
              </w:rPr>
            </w:pPr>
            <w:ins w:id="204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66" w:author="KIM, Jason" w:date="2019-04-02T13:39:00Z"/>
                <w:rFonts w:ascii="Calibri" w:eastAsia="Times New Roman" w:hAnsi="Calibri" w:cs="Calibri"/>
                <w:color w:val="000000"/>
                <w:lang w:eastAsia="en-AU"/>
              </w:rPr>
            </w:pPr>
            <w:ins w:id="20467" w:author="KIM, Jason" w:date="2019-04-02T13:39:00Z">
              <w:r w:rsidRPr="0056388D">
                <w:rPr>
                  <w:rFonts w:ascii="Calibri" w:eastAsia="Times New Roman" w:hAnsi="Calibri" w:cs="Calibri"/>
                  <w:color w:val="000000"/>
                  <w:lang w:eastAsia="en-AU"/>
                </w:rPr>
                <w:t>LLN1172</w:t>
              </w:r>
            </w:ins>
          </w:p>
        </w:tc>
        <w:tc>
          <w:tcPr>
            <w:tcW w:w="933" w:type="pct"/>
            <w:noWrap/>
            <w:hideMark/>
          </w:tcPr>
          <w:p w:rsidR="00110C18" w:rsidRPr="0056388D" w:rsidRDefault="00110C18" w:rsidP="00063728">
            <w:pPr>
              <w:rPr>
                <w:ins w:id="20468" w:author="KIM, Jason" w:date="2019-04-02T13:39:00Z"/>
                <w:rFonts w:ascii="Calibri" w:eastAsia="Times New Roman" w:hAnsi="Calibri" w:cs="Calibri"/>
                <w:color w:val="000000"/>
                <w:lang w:eastAsia="en-AU"/>
              </w:rPr>
            </w:pPr>
            <w:ins w:id="204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70" w:author="KIM, Jason" w:date="2019-04-02T13:39:00Z"/>
                <w:rFonts w:ascii="Calibri" w:eastAsia="Times New Roman" w:hAnsi="Calibri" w:cs="Calibri"/>
                <w:color w:val="000000"/>
                <w:lang w:eastAsia="en-AU"/>
              </w:rPr>
            </w:pPr>
            <w:ins w:id="20471" w:author="KIM, Jason" w:date="2019-04-02T13:39:00Z">
              <w:r w:rsidRPr="0056388D">
                <w:rPr>
                  <w:rFonts w:ascii="Calibri" w:eastAsia="Times New Roman" w:hAnsi="Calibri" w:cs="Calibri"/>
                  <w:color w:val="000000"/>
                  <w:lang w:eastAsia="en-AU"/>
                </w:rPr>
                <w:t>Chainage 3054</w:t>
              </w:r>
            </w:ins>
          </w:p>
        </w:tc>
        <w:tc>
          <w:tcPr>
            <w:tcW w:w="764" w:type="pct"/>
            <w:noWrap/>
            <w:hideMark/>
          </w:tcPr>
          <w:p w:rsidR="00110C18" w:rsidRPr="0056388D" w:rsidRDefault="00110C18" w:rsidP="00063728">
            <w:pPr>
              <w:jc w:val="right"/>
              <w:rPr>
                <w:ins w:id="20472" w:author="KIM, Jason" w:date="2019-04-02T13:39:00Z"/>
                <w:rFonts w:ascii="Calibri" w:eastAsia="Times New Roman" w:hAnsi="Calibri" w:cs="Calibri"/>
                <w:color w:val="000000"/>
                <w:lang w:eastAsia="en-AU"/>
              </w:rPr>
            </w:pPr>
            <w:ins w:id="20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74" w:author="KIM, Jason" w:date="2019-04-02T13:39:00Z"/>
        </w:trPr>
        <w:tc>
          <w:tcPr>
            <w:tcW w:w="708" w:type="pct"/>
            <w:vMerge/>
            <w:hideMark/>
          </w:tcPr>
          <w:p w:rsidR="00110C18" w:rsidRPr="0056388D" w:rsidRDefault="00110C18" w:rsidP="00063728">
            <w:pPr>
              <w:rPr>
                <w:ins w:id="204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76" w:author="KIM, Jason" w:date="2019-04-02T13:39:00Z"/>
                <w:rFonts w:ascii="Calibri" w:eastAsia="Times New Roman" w:hAnsi="Calibri" w:cs="Calibri"/>
                <w:color w:val="000000"/>
                <w:lang w:eastAsia="en-AU"/>
              </w:rPr>
            </w:pPr>
            <w:ins w:id="20477"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78" w:author="KIM, Jason" w:date="2019-04-02T13:39:00Z"/>
                <w:rFonts w:ascii="Calibri" w:eastAsia="Times New Roman" w:hAnsi="Calibri" w:cs="Calibri"/>
                <w:color w:val="000000"/>
                <w:lang w:eastAsia="en-AU"/>
              </w:rPr>
            </w:pPr>
            <w:ins w:id="204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80" w:author="KIM, Jason" w:date="2019-04-02T13:39:00Z"/>
                <w:rFonts w:ascii="Calibri" w:eastAsia="Times New Roman" w:hAnsi="Calibri" w:cs="Calibri"/>
                <w:color w:val="000000"/>
                <w:lang w:eastAsia="en-AU"/>
              </w:rPr>
            </w:pPr>
            <w:ins w:id="20481" w:author="KIM, Jason" w:date="2019-04-02T13:39:00Z">
              <w:r w:rsidRPr="0056388D">
                <w:rPr>
                  <w:rFonts w:ascii="Calibri" w:eastAsia="Times New Roman" w:hAnsi="Calibri" w:cs="Calibri"/>
                  <w:color w:val="000000"/>
                  <w:lang w:eastAsia="en-AU"/>
                </w:rPr>
                <w:t>LLN1173</w:t>
              </w:r>
            </w:ins>
          </w:p>
        </w:tc>
        <w:tc>
          <w:tcPr>
            <w:tcW w:w="933" w:type="pct"/>
            <w:noWrap/>
            <w:hideMark/>
          </w:tcPr>
          <w:p w:rsidR="00110C18" w:rsidRPr="0056388D" w:rsidRDefault="00110C18" w:rsidP="00063728">
            <w:pPr>
              <w:rPr>
                <w:ins w:id="20482" w:author="KIM, Jason" w:date="2019-04-02T13:39:00Z"/>
                <w:rFonts w:ascii="Calibri" w:eastAsia="Times New Roman" w:hAnsi="Calibri" w:cs="Calibri"/>
                <w:color w:val="000000"/>
                <w:lang w:eastAsia="en-AU"/>
              </w:rPr>
            </w:pPr>
            <w:ins w:id="204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84" w:author="KIM, Jason" w:date="2019-04-02T13:39:00Z"/>
                <w:rFonts w:ascii="Calibri" w:eastAsia="Times New Roman" w:hAnsi="Calibri" w:cs="Calibri"/>
                <w:color w:val="000000"/>
                <w:lang w:eastAsia="en-AU"/>
              </w:rPr>
            </w:pPr>
            <w:ins w:id="20485" w:author="KIM, Jason" w:date="2019-04-02T13:39:00Z">
              <w:r w:rsidRPr="0056388D">
                <w:rPr>
                  <w:rFonts w:ascii="Calibri" w:eastAsia="Times New Roman" w:hAnsi="Calibri" w:cs="Calibri"/>
                  <w:color w:val="000000"/>
                  <w:lang w:eastAsia="en-AU"/>
                </w:rPr>
                <w:t>Chainage 3064</w:t>
              </w:r>
            </w:ins>
          </w:p>
        </w:tc>
        <w:tc>
          <w:tcPr>
            <w:tcW w:w="764" w:type="pct"/>
            <w:noWrap/>
            <w:hideMark/>
          </w:tcPr>
          <w:p w:rsidR="00110C18" w:rsidRPr="0056388D" w:rsidRDefault="00110C18" w:rsidP="00063728">
            <w:pPr>
              <w:jc w:val="right"/>
              <w:rPr>
                <w:ins w:id="20486" w:author="KIM, Jason" w:date="2019-04-02T13:39:00Z"/>
                <w:rFonts w:ascii="Calibri" w:eastAsia="Times New Roman" w:hAnsi="Calibri" w:cs="Calibri"/>
                <w:color w:val="000000"/>
                <w:lang w:eastAsia="en-AU"/>
              </w:rPr>
            </w:pPr>
            <w:ins w:id="20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88" w:author="KIM, Jason" w:date="2019-04-02T13:39:00Z"/>
        </w:trPr>
        <w:tc>
          <w:tcPr>
            <w:tcW w:w="708" w:type="pct"/>
            <w:vMerge/>
            <w:hideMark/>
          </w:tcPr>
          <w:p w:rsidR="00110C18" w:rsidRPr="0056388D" w:rsidRDefault="00110C18" w:rsidP="00063728">
            <w:pPr>
              <w:rPr>
                <w:ins w:id="204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90" w:author="KIM, Jason" w:date="2019-04-02T13:39:00Z"/>
                <w:rFonts w:ascii="Calibri" w:eastAsia="Times New Roman" w:hAnsi="Calibri" w:cs="Calibri"/>
                <w:color w:val="000000"/>
                <w:lang w:eastAsia="en-AU"/>
              </w:rPr>
            </w:pPr>
            <w:ins w:id="20491"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92" w:author="KIM, Jason" w:date="2019-04-02T13:39:00Z"/>
                <w:rFonts w:ascii="Calibri" w:eastAsia="Times New Roman" w:hAnsi="Calibri" w:cs="Calibri"/>
                <w:color w:val="000000"/>
                <w:lang w:eastAsia="en-AU"/>
              </w:rPr>
            </w:pPr>
            <w:ins w:id="204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94" w:author="KIM, Jason" w:date="2019-04-02T13:39:00Z"/>
                <w:rFonts w:ascii="Calibri" w:eastAsia="Times New Roman" w:hAnsi="Calibri" w:cs="Calibri"/>
                <w:color w:val="000000"/>
                <w:lang w:eastAsia="en-AU"/>
              </w:rPr>
            </w:pPr>
            <w:ins w:id="20495" w:author="KIM, Jason" w:date="2019-04-02T13:39:00Z">
              <w:r w:rsidRPr="0056388D">
                <w:rPr>
                  <w:rFonts w:ascii="Calibri" w:eastAsia="Times New Roman" w:hAnsi="Calibri" w:cs="Calibri"/>
                  <w:color w:val="000000"/>
                  <w:lang w:eastAsia="en-AU"/>
                </w:rPr>
                <w:t>LLN1174</w:t>
              </w:r>
            </w:ins>
          </w:p>
        </w:tc>
        <w:tc>
          <w:tcPr>
            <w:tcW w:w="933" w:type="pct"/>
            <w:noWrap/>
            <w:hideMark/>
          </w:tcPr>
          <w:p w:rsidR="00110C18" w:rsidRPr="0056388D" w:rsidRDefault="00110C18" w:rsidP="00063728">
            <w:pPr>
              <w:rPr>
                <w:ins w:id="20496" w:author="KIM, Jason" w:date="2019-04-02T13:39:00Z"/>
                <w:rFonts w:ascii="Calibri" w:eastAsia="Times New Roman" w:hAnsi="Calibri" w:cs="Calibri"/>
                <w:color w:val="000000"/>
                <w:lang w:eastAsia="en-AU"/>
              </w:rPr>
            </w:pPr>
            <w:ins w:id="204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98" w:author="KIM, Jason" w:date="2019-04-02T13:39:00Z"/>
                <w:rFonts w:ascii="Calibri" w:eastAsia="Times New Roman" w:hAnsi="Calibri" w:cs="Calibri"/>
                <w:color w:val="000000"/>
                <w:lang w:eastAsia="en-AU"/>
              </w:rPr>
            </w:pPr>
            <w:ins w:id="20499" w:author="KIM, Jason" w:date="2019-04-02T13:39:00Z">
              <w:r w:rsidRPr="0056388D">
                <w:rPr>
                  <w:rFonts w:ascii="Calibri" w:eastAsia="Times New Roman" w:hAnsi="Calibri" w:cs="Calibri"/>
                  <w:color w:val="000000"/>
                  <w:lang w:eastAsia="en-AU"/>
                </w:rPr>
                <w:t>Chainage 3074</w:t>
              </w:r>
            </w:ins>
          </w:p>
        </w:tc>
        <w:tc>
          <w:tcPr>
            <w:tcW w:w="764" w:type="pct"/>
            <w:noWrap/>
            <w:hideMark/>
          </w:tcPr>
          <w:p w:rsidR="00110C18" w:rsidRPr="0056388D" w:rsidRDefault="00110C18" w:rsidP="00063728">
            <w:pPr>
              <w:jc w:val="right"/>
              <w:rPr>
                <w:ins w:id="20500" w:author="KIM, Jason" w:date="2019-04-02T13:39:00Z"/>
                <w:rFonts w:ascii="Calibri" w:eastAsia="Times New Roman" w:hAnsi="Calibri" w:cs="Calibri"/>
                <w:color w:val="000000"/>
                <w:lang w:eastAsia="en-AU"/>
              </w:rPr>
            </w:pPr>
            <w:ins w:id="20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02" w:author="KIM, Jason" w:date="2019-04-02T13:39:00Z"/>
        </w:trPr>
        <w:tc>
          <w:tcPr>
            <w:tcW w:w="708" w:type="pct"/>
            <w:vMerge/>
            <w:hideMark/>
          </w:tcPr>
          <w:p w:rsidR="00110C18" w:rsidRPr="0056388D" w:rsidRDefault="00110C18" w:rsidP="00063728">
            <w:pPr>
              <w:rPr>
                <w:ins w:id="205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04" w:author="KIM, Jason" w:date="2019-04-02T13:39:00Z"/>
                <w:rFonts w:ascii="Calibri" w:eastAsia="Times New Roman" w:hAnsi="Calibri" w:cs="Calibri"/>
                <w:color w:val="000000"/>
                <w:lang w:eastAsia="en-AU"/>
              </w:rPr>
            </w:pPr>
            <w:ins w:id="20505"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506" w:author="KIM, Jason" w:date="2019-04-02T13:39:00Z"/>
                <w:rFonts w:ascii="Calibri" w:eastAsia="Times New Roman" w:hAnsi="Calibri" w:cs="Calibri"/>
                <w:color w:val="000000"/>
                <w:lang w:eastAsia="en-AU"/>
              </w:rPr>
            </w:pPr>
            <w:ins w:id="205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08" w:author="KIM, Jason" w:date="2019-04-02T13:39:00Z"/>
                <w:rFonts w:ascii="Calibri" w:eastAsia="Times New Roman" w:hAnsi="Calibri" w:cs="Calibri"/>
                <w:color w:val="000000"/>
                <w:lang w:eastAsia="en-AU"/>
              </w:rPr>
            </w:pPr>
            <w:ins w:id="20509" w:author="KIM, Jason" w:date="2019-04-02T13:39:00Z">
              <w:r w:rsidRPr="0056388D">
                <w:rPr>
                  <w:rFonts w:ascii="Calibri" w:eastAsia="Times New Roman" w:hAnsi="Calibri" w:cs="Calibri"/>
                  <w:color w:val="000000"/>
                  <w:lang w:eastAsia="en-AU"/>
                </w:rPr>
                <w:t>LLN1175</w:t>
              </w:r>
            </w:ins>
          </w:p>
        </w:tc>
        <w:tc>
          <w:tcPr>
            <w:tcW w:w="933" w:type="pct"/>
            <w:noWrap/>
            <w:hideMark/>
          </w:tcPr>
          <w:p w:rsidR="00110C18" w:rsidRPr="0056388D" w:rsidRDefault="00110C18" w:rsidP="00063728">
            <w:pPr>
              <w:rPr>
                <w:ins w:id="20510" w:author="KIM, Jason" w:date="2019-04-02T13:39:00Z"/>
                <w:rFonts w:ascii="Calibri" w:eastAsia="Times New Roman" w:hAnsi="Calibri" w:cs="Calibri"/>
                <w:color w:val="000000"/>
                <w:lang w:eastAsia="en-AU"/>
              </w:rPr>
            </w:pPr>
            <w:ins w:id="205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12" w:author="KIM, Jason" w:date="2019-04-02T13:39:00Z"/>
                <w:rFonts w:ascii="Calibri" w:eastAsia="Times New Roman" w:hAnsi="Calibri" w:cs="Calibri"/>
                <w:color w:val="000000"/>
                <w:lang w:eastAsia="en-AU"/>
              </w:rPr>
            </w:pPr>
            <w:ins w:id="20513" w:author="KIM, Jason" w:date="2019-04-02T13:39:00Z">
              <w:r w:rsidRPr="0056388D">
                <w:rPr>
                  <w:rFonts w:ascii="Calibri" w:eastAsia="Times New Roman" w:hAnsi="Calibri" w:cs="Calibri"/>
                  <w:color w:val="000000"/>
                  <w:lang w:eastAsia="en-AU"/>
                </w:rPr>
                <w:t>Chainage 3083</w:t>
              </w:r>
            </w:ins>
          </w:p>
        </w:tc>
        <w:tc>
          <w:tcPr>
            <w:tcW w:w="764" w:type="pct"/>
            <w:noWrap/>
            <w:hideMark/>
          </w:tcPr>
          <w:p w:rsidR="00110C18" w:rsidRPr="0056388D" w:rsidRDefault="00110C18" w:rsidP="00063728">
            <w:pPr>
              <w:jc w:val="right"/>
              <w:rPr>
                <w:ins w:id="20514" w:author="KIM, Jason" w:date="2019-04-02T13:39:00Z"/>
                <w:rFonts w:ascii="Calibri" w:eastAsia="Times New Roman" w:hAnsi="Calibri" w:cs="Calibri"/>
                <w:color w:val="000000"/>
                <w:lang w:eastAsia="en-AU"/>
              </w:rPr>
            </w:pPr>
            <w:ins w:id="20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16" w:author="KIM, Jason" w:date="2019-04-02T13:39:00Z"/>
        </w:trPr>
        <w:tc>
          <w:tcPr>
            <w:tcW w:w="708" w:type="pct"/>
            <w:vMerge w:val="restart"/>
            <w:noWrap/>
            <w:hideMark/>
          </w:tcPr>
          <w:p w:rsidR="00110C18" w:rsidRPr="0056388D" w:rsidRDefault="00110C18" w:rsidP="00063728">
            <w:pPr>
              <w:rPr>
                <w:ins w:id="20517" w:author="KIM, Jason" w:date="2019-04-02T13:39:00Z"/>
                <w:rFonts w:ascii="Calibri" w:eastAsia="Times New Roman" w:hAnsi="Calibri" w:cs="Calibri"/>
                <w:color w:val="000000"/>
                <w:lang w:eastAsia="en-AU"/>
              </w:rPr>
            </w:pPr>
            <w:ins w:id="20518" w:author="KIM, Jason" w:date="2019-04-02T13:39:00Z">
              <w:r w:rsidRPr="0056388D">
                <w:rPr>
                  <w:rFonts w:ascii="Calibri" w:eastAsia="Times New Roman" w:hAnsi="Calibri" w:cs="Calibri"/>
                  <w:color w:val="000000"/>
                  <w:lang w:eastAsia="en-AU"/>
                </w:rPr>
                <w:t>LLE18K61</w:t>
              </w:r>
            </w:ins>
          </w:p>
        </w:tc>
        <w:tc>
          <w:tcPr>
            <w:tcW w:w="605" w:type="pct"/>
            <w:noWrap/>
            <w:hideMark/>
          </w:tcPr>
          <w:p w:rsidR="00110C18" w:rsidRPr="0056388D" w:rsidRDefault="00110C18" w:rsidP="00063728">
            <w:pPr>
              <w:rPr>
                <w:ins w:id="20519" w:author="KIM, Jason" w:date="2019-04-02T13:39:00Z"/>
                <w:rFonts w:ascii="Calibri" w:eastAsia="Times New Roman" w:hAnsi="Calibri" w:cs="Calibri"/>
                <w:color w:val="000000"/>
                <w:lang w:eastAsia="en-AU"/>
              </w:rPr>
            </w:pPr>
            <w:ins w:id="20520"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21" w:author="KIM, Jason" w:date="2019-04-02T13:39:00Z"/>
                <w:rFonts w:ascii="Calibri" w:eastAsia="Times New Roman" w:hAnsi="Calibri" w:cs="Calibri"/>
                <w:color w:val="000000"/>
                <w:lang w:eastAsia="en-AU"/>
              </w:rPr>
            </w:pPr>
            <w:ins w:id="205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23" w:author="KIM, Jason" w:date="2019-04-02T13:39:00Z"/>
                <w:rFonts w:ascii="Calibri" w:eastAsia="Times New Roman" w:hAnsi="Calibri" w:cs="Calibri"/>
                <w:color w:val="000000"/>
                <w:lang w:eastAsia="en-AU"/>
              </w:rPr>
            </w:pPr>
            <w:ins w:id="20524" w:author="KIM, Jason" w:date="2019-04-02T13:39:00Z">
              <w:r w:rsidRPr="0056388D">
                <w:rPr>
                  <w:rFonts w:ascii="Calibri" w:eastAsia="Times New Roman" w:hAnsi="Calibri" w:cs="Calibri"/>
                  <w:color w:val="000000"/>
                  <w:lang w:eastAsia="en-AU"/>
                </w:rPr>
                <w:t>LLN1154</w:t>
              </w:r>
            </w:ins>
          </w:p>
        </w:tc>
        <w:tc>
          <w:tcPr>
            <w:tcW w:w="933" w:type="pct"/>
            <w:noWrap/>
            <w:hideMark/>
          </w:tcPr>
          <w:p w:rsidR="00110C18" w:rsidRPr="0056388D" w:rsidRDefault="00110C18" w:rsidP="00063728">
            <w:pPr>
              <w:rPr>
                <w:ins w:id="20525" w:author="KIM, Jason" w:date="2019-04-02T13:39:00Z"/>
                <w:rFonts w:ascii="Calibri" w:eastAsia="Times New Roman" w:hAnsi="Calibri" w:cs="Calibri"/>
                <w:color w:val="000000"/>
                <w:lang w:eastAsia="en-AU"/>
              </w:rPr>
            </w:pPr>
            <w:ins w:id="205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27" w:author="KIM, Jason" w:date="2019-04-02T13:39:00Z"/>
                <w:rFonts w:ascii="Calibri" w:eastAsia="Times New Roman" w:hAnsi="Calibri" w:cs="Calibri"/>
                <w:color w:val="000000"/>
                <w:lang w:eastAsia="en-AU"/>
              </w:rPr>
            </w:pPr>
            <w:ins w:id="20528" w:author="KIM, Jason" w:date="2019-04-02T13:39:00Z">
              <w:r w:rsidRPr="0056388D">
                <w:rPr>
                  <w:rFonts w:ascii="Calibri" w:eastAsia="Times New Roman" w:hAnsi="Calibri" w:cs="Calibri"/>
                  <w:color w:val="000000"/>
                  <w:lang w:eastAsia="en-AU"/>
                </w:rPr>
                <w:t>Chainage 2867</w:t>
              </w:r>
            </w:ins>
          </w:p>
        </w:tc>
        <w:tc>
          <w:tcPr>
            <w:tcW w:w="764" w:type="pct"/>
            <w:noWrap/>
            <w:hideMark/>
          </w:tcPr>
          <w:p w:rsidR="00110C18" w:rsidRPr="0056388D" w:rsidRDefault="00110C18" w:rsidP="00063728">
            <w:pPr>
              <w:jc w:val="right"/>
              <w:rPr>
                <w:ins w:id="20529" w:author="KIM, Jason" w:date="2019-04-02T13:39:00Z"/>
                <w:rFonts w:ascii="Calibri" w:eastAsia="Times New Roman" w:hAnsi="Calibri" w:cs="Calibri"/>
                <w:color w:val="000000"/>
                <w:lang w:eastAsia="en-AU"/>
              </w:rPr>
            </w:pPr>
            <w:ins w:id="20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31" w:author="KIM, Jason" w:date="2019-04-02T13:39:00Z"/>
        </w:trPr>
        <w:tc>
          <w:tcPr>
            <w:tcW w:w="708" w:type="pct"/>
            <w:vMerge/>
            <w:hideMark/>
          </w:tcPr>
          <w:p w:rsidR="00110C18" w:rsidRPr="0056388D" w:rsidRDefault="00110C18" w:rsidP="00063728">
            <w:pPr>
              <w:rPr>
                <w:ins w:id="20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33" w:author="KIM, Jason" w:date="2019-04-02T13:39:00Z"/>
                <w:rFonts w:ascii="Calibri" w:eastAsia="Times New Roman" w:hAnsi="Calibri" w:cs="Calibri"/>
                <w:color w:val="000000"/>
                <w:lang w:eastAsia="en-AU"/>
              </w:rPr>
            </w:pPr>
            <w:ins w:id="20534"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35" w:author="KIM, Jason" w:date="2019-04-02T13:39:00Z"/>
                <w:rFonts w:ascii="Calibri" w:eastAsia="Times New Roman" w:hAnsi="Calibri" w:cs="Calibri"/>
                <w:color w:val="000000"/>
                <w:lang w:eastAsia="en-AU"/>
              </w:rPr>
            </w:pPr>
            <w:ins w:id="205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37" w:author="KIM, Jason" w:date="2019-04-02T13:39:00Z"/>
                <w:rFonts w:ascii="Calibri" w:eastAsia="Times New Roman" w:hAnsi="Calibri" w:cs="Calibri"/>
                <w:color w:val="000000"/>
                <w:lang w:eastAsia="en-AU"/>
              </w:rPr>
            </w:pPr>
            <w:ins w:id="20538" w:author="KIM, Jason" w:date="2019-04-02T13:39:00Z">
              <w:r w:rsidRPr="0056388D">
                <w:rPr>
                  <w:rFonts w:ascii="Calibri" w:eastAsia="Times New Roman" w:hAnsi="Calibri" w:cs="Calibri"/>
                  <w:color w:val="000000"/>
                  <w:lang w:eastAsia="en-AU"/>
                </w:rPr>
                <w:t>LLN1155</w:t>
              </w:r>
            </w:ins>
          </w:p>
        </w:tc>
        <w:tc>
          <w:tcPr>
            <w:tcW w:w="933" w:type="pct"/>
            <w:noWrap/>
            <w:hideMark/>
          </w:tcPr>
          <w:p w:rsidR="00110C18" w:rsidRPr="0056388D" w:rsidRDefault="00110C18" w:rsidP="00063728">
            <w:pPr>
              <w:rPr>
                <w:ins w:id="20539" w:author="KIM, Jason" w:date="2019-04-02T13:39:00Z"/>
                <w:rFonts w:ascii="Calibri" w:eastAsia="Times New Roman" w:hAnsi="Calibri" w:cs="Calibri"/>
                <w:color w:val="000000"/>
                <w:lang w:eastAsia="en-AU"/>
              </w:rPr>
            </w:pPr>
            <w:ins w:id="205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41" w:author="KIM, Jason" w:date="2019-04-02T13:39:00Z"/>
                <w:rFonts w:ascii="Calibri" w:eastAsia="Times New Roman" w:hAnsi="Calibri" w:cs="Calibri"/>
                <w:color w:val="000000"/>
                <w:lang w:eastAsia="en-AU"/>
              </w:rPr>
            </w:pPr>
            <w:ins w:id="20542" w:author="KIM, Jason" w:date="2019-04-02T13:39:00Z">
              <w:r w:rsidRPr="0056388D">
                <w:rPr>
                  <w:rFonts w:ascii="Calibri" w:eastAsia="Times New Roman" w:hAnsi="Calibri" w:cs="Calibri"/>
                  <w:color w:val="000000"/>
                  <w:lang w:eastAsia="en-AU"/>
                </w:rPr>
                <w:t>Chainage 2876</w:t>
              </w:r>
            </w:ins>
          </w:p>
        </w:tc>
        <w:tc>
          <w:tcPr>
            <w:tcW w:w="764" w:type="pct"/>
            <w:noWrap/>
            <w:hideMark/>
          </w:tcPr>
          <w:p w:rsidR="00110C18" w:rsidRPr="0056388D" w:rsidRDefault="00110C18" w:rsidP="00063728">
            <w:pPr>
              <w:jc w:val="right"/>
              <w:rPr>
                <w:ins w:id="20543" w:author="KIM, Jason" w:date="2019-04-02T13:39:00Z"/>
                <w:rFonts w:ascii="Calibri" w:eastAsia="Times New Roman" w:hAnsi="Calibri" w:cs="Calibri"/>
                <w:color w:val="000000"/>
                <w:lang w:eastAsia="en-AU"/>
              </w:rPr>
            </w:pPr>
            <w:ins w:id="20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45" w:author="KIM, Jason" w:date="2019-04-02T13:39:00Z"/>
        </w:trPr>
        <w:tc>
          <w:tcPr>
            <w:tcW w:w="708" w:type="pct"/>
            <w:vMerge/>
            <w:hideMark/>
          </w:tcPr>
          <w:p w:rsidR="00110C18" w:rsidRPr="0056388D" w:rsidRDefault="00110C18" w:rsidP="00063728">
            <w:pPr>
              <w:rPr>
                <w:ins w:id="205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47" w:author="KIM, Jason" w:date="2019-04-02T13:39:00Z"/>
                <w:rFonts w:ascii="Calibri" w:eastAsia="Times New Roman" w:hAnsi="Calibri" w:cs="Calibri"/>
                <w:color w:val="000000"/>
                <w:lang w:eastAsia="en-AU"/>
              </w:rPr>
            </w:pPr>
            <w:ins w:id="20548"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49" w:author="KIM, Jason" w:date="2019-04-02T13:39:00Z"/>
                <w:rFonts w:ascii="Calibri" w:eastAsia="Times New Roman" w:hAnsi="Calibri" w:cs="Calibri"/>
                <w:color w:val="000000"/>
                <w:lang w:eastAsia="en-AU"/>
              </w:rPr>
            </w:pPr>
            <w:ins w:id="205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51" w:author="KIM, Jason" w:date="2019-04-02T13:39:00Z"/>
                <w:rFonts w:ascii="Calibri" w:eastAsia="Times New Roman" w:hAnsi="Calibri" w:cs="Calibri"/>
                <w:color w:val="000000"/>
                <w:lang w:eastAsia="en-AU"/>
              </w:rPr>
            </w:pPr>
            <w:ins w:id="20552" w:author="KIM, Jason" w:date="2019-04-02T13:39:00Z">
              <w:r w:rsidRPr="0056388D">
                <w:rPr>
                  <w:rFonts w:ascii="Calibri" w:eastAsia="Times New Roman" w:hAnsi="Calibri" w:cs="Calibri"/>
                  <w:color w:val="000000"/>
                  <w:lang w:eastAsia="en-AU"/>
                </w:rPr>
                <w:t>LLN1156</w:t>
              </w:r>
            </w:ins>
          </w:p>
        </w:tc>
        <w:tc>
          <w:tcPr>
            <w:tcW w:w="933" w:type="pct"/>
            <w:noWrap/>
            <w:hideMark/>
          </w:tcPr>
          <w:p w:rsidR="00110C18" w:rsidRPr="0056388D" w:rsidRDefault="00110C18" w:rsidP="00063728">
            <w:pPr>
              <w:rPr>
                <w:ins w:id="20553" w:author="KIM, Jason" w:date="2019-04-02T13:39:00Z"/>
                <w:rFonts w:ascii="Calibri" w:eastAsia="Times New Roman" w:hAnsi="Calibri" w:cs="Calibri"/>
                <w:color w:val="000000"/>
                <w:lang w:eastAsia="en-AU"/>
              </w:rPr>
            </w:pPr>
            <w:ins w:id="205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55" w:author="KIM, Jason" w:date="2019-04-02T13:39:00Z"/>
                <w:rFonts w:ascii="Calibri" w:eastAsia="Times New Roman" w:hAnsi="Calibri" w:cs="Calibri"/>
                <w:color w:val="000000"/>
                <w:lang w:eastAsia="en-AU"/>
              </w:rPr>
            </w:pPr>
            <w:ins w:id="20556" w:author="KIM, Jason" w:date="2019-04-02T13:39:00Z">
              <w:r w:rsidRPr="0056388D">
                <w:rPr>
                  <w:rFonts w:ascii="Calibri" w:eastAsia="Times New Roman" w:hAnsi="Calibri" w:cs="Calibri"/>
                  <w:color w:val="000000"/>
                  <w:lang w:eastAsia="en-AU"/>
                </w:rPr>
                <w:t>Chainage 2886</w:t>
              </w:r>
            </w:ins>
          </w:p>
        </w:tc>
        <w:tc>
          <w:tcPr>
            <w:tcW w:w="764" w:type="pct"/>
            <w:noWrap/>
            <w:hideMark/>
          </w:tcPr>
          <w:p w:rsidR="00110C18" w:rsidRPr="0056388D" w:rsidRDefault="00110C18" w:rsidP="00063728">
            <w:pPr>
              <w:jc w:val="right"/>
              <w:rPr>
                <w:ins w:id="20557" w:author="KIM, Jason" w:date="2019-04-02T13:39:00Z"/>
                <w:rFonts w:ascii="Calibri" w:eastAsia="Times New Roman" w:hAnsi="Calibri" w:cs="Calibri"/>
                <w:color w:val="000000"/>
                <w:lang w:eastAsia="en-AU"/>
              </w:rPr>
            </w:pPr>
            <w:ins w:id="205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59" w:author="KIM, Jason" w:date="2019-04-02T13:39:00Z"/>
        </w:trPr>
        <w:tc>
          <w:tcPr>
            <w:tcW w:w="708" w:type="pct"/>
            <w:vMerge/>
            <w:hideMark/>
          </w:tcPr>
          <w:p w:rsidR="00110C18" w:rsidRPr="0056388D" w:rsidRDefault="00110C18" w:rsidP="00063728">
            <w:pPr>
              <w:rPr>
                <w:ins w:id="205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61" w:author="KIM, Jason" w:date="2019-04-02T13:39:00Z"/>
                <w:rFonts w:ascii="Calibri" w:eastAsia="Times New Roman" w:hAnsi="Calibri" w:cs="Calibri"/>
                <w:color w:val="000000"/>
                <w:lang w:eastAsia="en-AU"/>
              </w:rPr>
            </w:pPr>
            <w:ins w:id="20562"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63" w:author="KIM, Jason" w:date="2019-04-02T13:39:00Z"/>
                <w:rFonts w:ascii="Calibri" w:eastAsia="Times New Roman" w:hAnsi="Calibri" w:cs="Calibri"/>
                <w:color w:val="000000"/>
                <w:lang w:eastAsia="en-AU"/>
              </w:rPr>
            </w:pPr>
            <w:ins w:id="205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65" w:author="KIM, Jason" w:date="2019-04-02T13:39:00Z"/>
                <w:rFonts w:ascii="Calibri" w:eastAsia="Times New Roman" w:hAnsi="Calibri" w:cs="Calibri"/>
                <w:color w:val="000000"/>
                <w:lang w:eastAsia="en-AU"/>
              </w:rPr>
            </w:pPr>
            <w:ins w:id="20566" w:author="KIM, Jason" w:date="2019-04-02T13:39:00Z">
              <w:r w:rsidRPr="0056388D">
                <w:rPr>
                  <w:rFonts w:ascii="Calibri" w:eastAsia="Times New Roman" w:hAnsi="Calibri" w:cs="Calibri"/>
                  <w:color w:val="000000"/>
                  <w:lang w:eastAsia="en-AU"/>
                </w:rPr>
                <w:t>LLN1157</w:t>
              </w:r>
            </w:ins>
          </w:p>
        </w:tc>
        <w:tc>
          <w:tcPr>
            <w:tcW w:w="933" w:type="pct"/>
            <w:noWrap/>
            <w:hideMark/>
          </w:tcPr>
          <w:p w:rsidR="00110C18" w:rsidRPr="0056388D" w:rsidRDefault="00110C18" w:rsidP="00063728">
            <w:pPr>
              <w:rPr>
                <w:ins w:id="20567" w:author="KIM, Jason" w:date="2019-04-02T13:39:00Z"/>
                <w:rFonts w:ascii="Calibri" w:eastAsia="Times New Roman" w:hAnsi="Calibri" w:cs="Calibri"/>
                <w:color w:val="000000"/>
                <w:lang w:eastAsia="en-AU"/>
              </w:rPr>
            </w:pPr>
            <w:ins w:id="205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69" w:author="KIM, Jason" w:date="2019-04-02T13:39:00Z"/>
                <w:rFonts w:ascii="Calibri" w:eastAsia="Times New Roman" w:hAnsi="Calibri" w:cs="Calibri"/>
                <w:color w:val="000000"/>
                <w:lang w:eastAsia="en-AU"/>
              </w:rPr>
            </w:pPr>
            <w:ins w:id="20570" w:author="KIM, Jason" w:date="2019-04-02T13:39:00Z">
              <w:r w:rsidRPr="0056388D">
                <w:rPr>
                  <w:rFonts w:ascii="Calibri" w:eastAsia="Times New Roman" w:hAnsi="Calibri" w:cs="Calibri"/>
                  <w:color w:val="000000"/>
                  <w:lang w:eastAsia="en-AU"/>
                </w:rPr>
                <w:t>Chainage 2896</w:t>
              </w:r>
            </w:ins>
          </w:p>
        </w:tc>
        <w:tc>
          <w:tcPr>
            <w:tcW w:w="764" w:type="pct"/>
            <w:noWrap/>
            <w:hideMark/>
          </w:tcPr>
          <w:p w:rsidR="00110C18" w:rsidRPr="0056388D" w:rsidRDefault="00110C18" w:rsidP="00063728">
            <w:pPr>
              <w:jc w:val="right"/>
              <w:rPr>
                <w:ins w:id="20571" w:author="KIM, Jason" w:date="2019-04-02T13:39:00Z"/>
                <w:rFonts w:ascii="Calibri" w:eastAsia="Times New Roman" w:hAnsi="Calibri" w:cs="Calibri"/>
                <w:color w:val="000000"/>
                <w:lang w:eastAsia="en-AU"/>
              </w:rPr>
            </w:pPr>
            <w:ins w:id="205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73" w:author="KIM, Jason" w:date="2019-04-02T13:39:00Z"/>
        </w:trPr>
        <w:tc>
          <w:tcPr>
            <w:tcW w:w="708" w:type="pct"/>
            <w:vMerge/>
            <w:hideMark/>
          </w:tcPr>
          <w:p w:rsidR="00110C18" w:rsidRPr="0056388D" w:rsidRDefault="00110C18" w:rsidP="00063728">
            <w:pPr>
              <w:rPr>
                <w:ins w:id="205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75" w:author="KIM, Jason" w:date="2019-04-02T13:39:00Z"/>
                <w:rFonts w:ascii="Calibri" w:eastAsia="Times New Roman" w:hAnsi="Calibri" w:cs="Calibri"/>
                <w:color w:val="000000"/>
                <w:lang w:eastAsia="en-AU"/>
              </w:rPr>
            </w:pPr>
            <w:ins w:id="20576"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77" w:author="KIM, Jason" w:date="2019-04-02T13:39:00Z"/>
                <w:rFonts w:ascii="Calibri" w:eastAsia="Times New Roman" w:hAnsi="Calibri" w:cs="Calibri"/>
                <w:color w:val="000000"/>
                <w:lang w:eastAsia="en-AU"/>
              </w:rPr>
            </w:pPr>
            <w:ins w:id="205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79" w:author="KIM, Jason" w:date="2019-04-02T13:39:00Z"/>
                <w:rFonts w:ascii="Calibri" w:eastAsia="Times New Roman" w:hAnsi="Calibri" w:cs="Calibri"/>
                <w:color w:val="000000"/>
                <w:lang w:eastAsia="en-AU"/>
              </w:rPr>
            </w:pPr>
            <w:ins w:id="20580" w:author="KIM, Jason" w:date="2019-04-02T13:39:00Z">
              <w:r w:rsidRPr="0056388D">
                <w:rPr>
                  <w:rFonts w:ascii="Calibri" w:eastAsia="Times New Roman" w:hAnsi="Calibri" w:cs="Calibri"/>
                  <w:color w:val="000000"/>
                  <w:lang w:eastAsia="en-AU"/>
                </w:rPr>
                <w:t>LLN1158</w:t>
              </w:r>
            </w:ins>
          </w:p>
        </w:tc>
        <w:tc>
          <w:tcPr>
            <w:tcW w:w="933" w:type="pct"/>
            <w:noWrap/>
            <w:hideMark/>
          </w:tcPr>
          <w:p w:rsidR="00110C18" w:rsidRPr="0056388D" w:rsidRDefault="00110C18" w:rsidP="00063728">
            <w:pPr>
              <w:rPr>
                <w:ins w:id="20581" w:author="KIM, Jason" w:date="2019-04-02T13:39:00Z"/>
                <w:rFonts w:ascii="Calibri" w:eastAsia="Times New Roman" w:hAnsi="Calibri" w:cs="Calibri"/>
                <w:color w:val="000000"/>
                <w:lang w:eastAsia="en-AU"/>
              </w:rPr>
            </w:pPr>
            <w:ins w:id="205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83" w:author="KIM, Jason" w:date="2019-04-02T13:39:00Z"/>
                <w:rFonts w:ascii="Calibri" w:eastAsia="Times New Roman" w:hAnsi="Calibri" w:cs="Calibri"/>
                <w:color w:val="000000"/>
                <w:lang w:eastAsia="en-AU"/>
              </w:rPr>
            </w:pPr>
            <w:ins w:id="20584" w:author="KIM, Jason" w:date="2019-04-02T13:39:00Z">
              <w:r w:rsidRPr="0056388D">
                <w:rPr>
                  <w:rFonts w:ascii="Calibri" w:eastAsia="Times New Roman" w:hAnsi="Calibri" w:cs="Calibri"/>
                  <w:color w:val="000000"/>
                  <w:lang w:eastAsia="en-AU"/>
                </w:rPr>
                <w:t>Chainage 2905</w:t>
              </w:r>
            </w:ins>
          </w:p>
        </w:tc>
        <w:tc>
          <w:tcPr>
            <w:tcW w:w="764" w:type="pct"/>
            <w:noWrap/>
            <w:hideMark/>
          </w:tcPr>
          <w:p w:rsidR="00110C18" w:rsidRPr="0056388D" w:rsidRDefault="00110C18" w:rsidP="00063728">
            <w:pPr>
              <w:jc w:val="right"/>
              <w:rPr>
                <w:ins w:id="20585" w:author="KIM, Jason" w:date="2019-04-02T13:39:00Z"/>
                <w:rFonts w:ascii="Calibri" w:eastAsia="Times New Roman" w:hAnsi="Calibri" w:cs="Calibri"/>
                <w:color w:val="000000"/>
                <w:lang w:eastAsia="en-AU"/>
              </w:rPr>
            </w:pPr>
            <w:ins w:id="205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87" w:author="KIM, Jason" w:date="2019-04-02T13:39:00Z"/>
        </w:trPr>
        <w:tc>
          <w:tcPr>
            <w:tcW w:w="708" w:type="pct"/>
            <w:vMerge/>
            <w:hideMark/>
          </w:tcPr>
          <w:p w:rsidR="00110C18" w:rsidRPr="0056388D" w:rsidRDefault="00110C18" w:rsidP="00063728">
            <w:pPr>
              <w:rPr>
                <w:ins w:id="205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89" w:author="KIM, Jason" w:date="2019-04-02T13:39:00Z"/>
                <w:rFonts w:ascii="Calibri" w:eastAsia="Times New Roman" w:hAnsi="Calibri" w:cs="Calibri"/>
                <w:color w:val="000000"/>
                <w:lang w:eastAsia="en-AU"/>
              </w:rPr>
            </w:pPr>
            <w:ins w:id="20590"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91" w:author="KIM, Jason" w:date="2019-04-02T13:39:00Z"/>
                <w:rFonts w:ascii="Calibri" w:eastAsia="Times New Roman" w:hAnsi="Calibri" w:cs="Calibri"/>
                <w:color w:val="000000"/>
                <w:lang w:eastAsia="en-AU"/>
              </w:rPr>
            </w:pPr>
            <w:ins w:id="205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93" w:author="KIM, Jason" w:date="2019-04-02T13:39:00Z"/>
                <w:rFonts w:ascii="Calibri" w:eastAsia="Times New Roman" w:hAnsi="Calibri" w:cs="Calibri"/>
                <w:color w:val="000000"/>
                <w:lang w:eastAsia="en-AU"/>
              </w:rPr>
            </w:pPr>
            <w:ins w:id="20594" w:author="KIM, Jason" w:date="2019-04-02T13:39:00Z">
              <w:r w:rsidRPr="0056388D">
                <w:rPr>
                  <w:rFonts w:ascii="Calibri" w:eastAsia="Times New Roman" w:hAnsi="Calibri" w:cs="Calibri"/>
                  <w:color w:val="000000"/>
                  <w:lang w:eastAsia="en-AU"/>
                </w:rPr>
                <w:t>LLN1159</w:t>
              </w:r>
            </w:ins>
          </w:p>
        </w:tc>
        <w:tc>
          <w:tcPr>
            <w:tcW w:w="933" w:type="pct"/>
            <w:noWrap/>
            <w:hideMark/>
          </w:tcPr>
          <w:p w:rsidR="00110C18" w:rsidRPr="0056388D" w:rsidRDefault="00110C18" w:rsidP="00063728">
            <w:pPr>
              <w:rPr>
                <w:ins w:id="20595" w:author="KIM, Jason" w:date="2019-04-02T13:39:00Z"/>
                <w:rFonts w:ascii="Calibri" w:eastAsia="Times New Roman" w:hAnsi="Calibri" w:cs="Calibri"/>
                <w:color w:val="000000"/>
                <w:lang w:eastAsia="en-AU"/>
              </w:rPr>
            </w:pPr>
            <w:ins w:id="205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97" w:author="KIM, Jason" w:date="2019-04-02T13:39:00Z"/>
                <w:rFonts w:ascii="Calibri" w:eastAsia="Times New Roman" w:hAnsi="Calibri" w:cs="Calibri"/>
                <w:color w:val="000000"/>
                <w:lang w:eastAsia="en-AU"/>
              </w:rPr>
            </w:pPr>
            <w:ins w:id="20598" w:author="KIM, Jason" w:date="2019-04-02T13:39:00Z">
              <w:r w:rsidRPr="0056388D">
                <w:rPr>
                  <w:rFonts w:ascii="Calibri" w:eastAsia="Times New Roman" w:hAnsi="Calibri" w:cs="Calibri"/>
                  <w:color w:val="000000"/>
                  <w:lang w:eastAsia="en-AU"/>
                </w:rPr>
                <w:t>Chainage 2915</w:t>
              </w:r>
            </w:ins>
          </w:p>
        </w:tc>
        <w:tc>
          <w:tcPr>
            <w:tcW w:w="764" w:type="pct"/>
            <w:noWrap/>
            <w:hideMark/>
          </w:tcPr>
          <w:p w:rsidR="00110C18" w:rsidRPr="0056388D" w:rsidRDefault="00110C18" w:rsidP="00063728">
            <w:pPr>
              <w:jc w:val="right"/>
              <w:rPr>
                <w:ins w:id="20599" w:author="KIM, Jason" w:date="2019-04-02T13:39:00Z"/>
                <w:rFonts w:ascii="Calibri" w:eastAsia="Times New Roman" w:hAnsi="Calibri" w:cs="Calibri"/>
                <w:color w:val="000000"/>
                <w:lang w:eastAsia="en-AU"/>
              </w:rPr>
            </w:pPr>
            <w:ins w:id="20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01" w:author="KIM, Jason" w:date="2019-04-02T13:39:00Z"/>
        </w:trPr>
        <w:tc>
          <w:tcPr>
            <w:tcW w:w="708" w:type="pct"/>
            <w:vMerge/>
            <w:hideMark/>
          </w:tcPr>
          <w:p w:rsidR="00110C18" w:rsidRPr="0056388D" w:rsidRDefault="00110C18" w:rsidP="00063728">
            <w:pPr>
              <w:rPr>
                <w:ins w:id="206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03" w:author="KIM, Jason" w:date="2019-04-02T13:39:00Z"/>
                <w:rFonts w:ascii="Calibri" w:eastAsia="Times New Roman" w:hAnsi="Calibri" w:cs="Calibri"/>
                <w:color w:val="000000"/>
                <w:lang w:eastAsia="en-AU"/>
              </w:rPr>
            </w:pPr>
            <w:ins w:id="20604"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05" w:author="KIM, Jason" w:date="2019-04-02T13:39:00Z"/>
                <w:rFonts w:ascii="Calibri" w:eastAsia="Times New Roman" w:hAnsi="Calibri" w:cs="Calibri"/>
                <w:color w:val="000000"/>
                <w:lang w:eastAsia="en-AU"/>
              </w:rPr>
            </w:pPr>
            <w:ins w:id="206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07" w:author="KIM, Jason" w:date="2019-04-02T13:39:00Z"/>
                <w:rFonts w:ascii="Calibri" w:eastAsia="Times New Roman" w:hAnsi="Calibri" w:cs="Calibri"/>
                <w:color w:val="000000"/>
                <w:lang w:eastAsia="en-AU"/>
              </w:rPr>
            </w:pPr>
            <w:ins w:id="20608" w:author="KIM, Jason" w:date="2019-04-02T13:39:00Z">
              <w:r w:rsidRPr="0056388D">
                <w:rPr>
                  <w:rFonts w:ascii="Calibri" w:eastAsia="Times New Roman" w:hAnsi="Calibri" w:cs="Calibri"/>
                  <w:color w:val="000000"/>
                  <w:lang w:eastAsia="en-AU"/>
                </w:rPr>
                <w:t>LLN1160</w:t>
              </w:r>
            </w:ins>
          </w:p>
        </w:tc>
        <w:tc>
          <w:tcPr>
            <w:tcW w:w="933" w:type="pct"/>
            <w:noWrap/>
            <w:hideMark/>
          </w:tcPr>
          <w:p w:rsidR="00110C18" w:rsidRPr="0056388D" w:rsidRDefault="00110C18" w:rsidP="00063728">
            <w:pPr>
              <w:rPr>
                <w:ins w:id="20609" w:author="KIM, Jason" w:date="2019-04-02T13:39:00Z"/>
                <w:rFonts w:ascii="Calibri" w:eastAsia="Times New Roman" w:hAnsi="Calibri" w:cs="Calibri"/>
                <w:color w:val="000000"/>
                <w:lang w:eastAsia="en-AU"/>
              </w:rPr>
            </w:pPr>
            <w:ins w:id="206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11" w:author="KIM, Jason" w:date="2019-04-02T13:39:00Z"/>
                <w:rFonts w:ascii="Calibri" w:eastAsia="Times New Roman" w:hAnsi="Calibri" w:cs="Calibri"/>
                <w:color w:val="000000"/>
                <w:lang w:eastAsia="en-AU"/>
              </w:rPr>
            </w:pPr>
            <w:ins w:id="20612" w:author="KIM, Jason" w:date="2019-04-02T13:39:00Z">
              <w:r w:rsidRPr="0056388D">
                <w:rPr>
                  <w:rFonts w:ascii="Calibri" w:eastAsia="Times New Roman" w:hAnsi="Calibri" w:cs="Calibri"/>
                  <w:color w:val="000000"/>
                  <w:lang w:eastAsia="en-AU"/>
                </w:rPr>
                <w:t>Chainage 2925</w:t>
              </w:r>
            </w:ins>
          </w:p>
        </w:tc>
        <w:tc>
          <w:tcPr>
            <w:tcW w:w="764" w:type="pct"/>
            <w:noWrap/>
            <w:hideMark/>
          </w:tcPr>
          <w:p w:rsidR="00110C18" w:rsidRPr="0056388D" w:rsidRDefault="00110C18" w:rsidP="00063728">
            <w:pPr>
              <w:jc w:val="right"/>
              <w:rPr>
                <w:ins w:id="20613" w:author="KIM, Jason" w:date="2019-04-02T13:39:00Z"/>
                <w:rFonts w:ascii="Calibri" w:eastAsia="Times New Roman" w:hAnsi="Calibri" w:cs="Calibri"/>
                <w:color w:val="000000"/>
                <w:lang w:eastAsia="en-AU"/>
              </w:rPr>
            </w:pPr>
            <w:ins w:id="20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15" w:author="KIM, Jason" w:date="2019-04-02T13:39:00Z"/>
        </w:trPr>
        <w:tc>
          <w:tcPr>
            <w:tcW w:w="708" w:type="pct"/>
            <w:vMerge/>
            <w:hideMark/>
          </w:tcPr>
          <w:p w:rsidR="00110C18" w:rsidRPr="0056388D" w:rsidRDefault="00110C18" w:rsidP="00063728">
            <w:pPr>
              <w:rPr>
                <w:ins w:id="206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17" w:author="KIM, Jason" w:date="2019-04-02T13:39:00Z"/>
                <w:rFonts w:ascii="Calibri" w:eastAsia="Times New Roman" w:hAnsi="Calibri" w:cs="Calibri"/>
                <w:color w:val="000000"/>
                <w:lang w:eastAsia="en-AU"/>
              </w:rPr>
            </w:pPr>
            <w:ins w:id="20618"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19" w:author="KIM, Jason" w:date="2019-04-02T13:39:00Z"/>
                <w:rFonts w:ascii="Calibri" w:eastAsia="Times New Roman" w:hAnsi="Calibri" w:cs="Calibri"/>
                <w:color w:val="000000"/>
                <w:lang w:eastAsia="en-AU"/>
              </w:rPr>
            </w:pPr>
            <w:ins w:id="206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21" w:author="KIM, Jason" w:date="2019-04-02T13:39:00Z"/>
                <w:rFonts w:ascii="Calibri" w:eastAsia="Times New Roman" w:hAnsi="Calibri" w:cs="Calibri"/>
                <w:color w:val="000000"/>
                <w:lang w:eastAsia="en-AU"/>
              </w:rPr>
            </w:pPr>
            <w:ins w:id="20622" w:author="KIM, Jason" w:date="2019-04-02T13:39:00Z">
              <w:r w:rsidRPr="0056388D">
                <w:rPr>
                  <w:rFonts w:ascii="Calibri" w:eastAsia="Times New Roman" w:hAnsi="Calibri" w:cs="Calibri"/>
                  <w:color w:val="000000"/>
                  <w:lang w:eastAsia="en-AU"/>
                </w:rPr>
                <w:t>LLN1161</w:t>
              </w:r>
            </w:ins>
          </w:p>
        </w:tc>
        <w:tc>
          <w:tcPr>
            <w:tcW w:w="933" w:type="pct"/>
            <w:noWrap/>
            <w:hideMark/>
          </w:tcPr>
          <w:p w:rsidR="00110C18" w:rsidRPr="0056388D" w:rsidRDefault="00110C18" w:rsidP="00063728">
            <w:pPr>
              <w:rPr>
                <w:ins w:id="20623" w:author="KIM, Jason" w:date="2019-04-02T13:39:00Z"/>
                <w:rFonts w:ascii="Calibri" w:eastAsia="Times New Roman" w:hAnsi="Calibri" w:cs="Calibri"/>
                <w:color w:val="000000"/>
                <w:lang w:eastAsia="en-AU"/>
              </w:rPr>
            </w:pPr>
            <w:ins w:id="206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25" w:author="KIM, Jason" w:date="2019-04-02T13:39:00Z"/>
                <w:rFonts w:ascii="Calibri" w:eastAsia="Times New Roman" w:hAnsi="Calibri" w:cs="Calibri"/>
                <w:color w:val="000000"/>
                <w:lang w:eastAsia="en-AU"/>
              </w:rPr>
            </w:pPr>
            <w:ins w:id="20626" w:author="KIM, Jason" w:date="2019-04-02T13:39:00Z">
              <w:r w:rsidRPr="0056388D">
                <w:rPr>
                  <w:rFonts w:ascii="Calibri" w:eastAsia="Times New Roman" w:hAnsi="Calibri" w:cs="Calibri"/>
                  <w:color w:val="000000"/>
                  <w:lang w:eastAsia="en-AU"/>
                </w:rPr>
                <w:t>Chainage 2934</w:t>
              </w:r>
            </w:ins>
          </w:p>
        </w:tc>
        <w:tc>
          <w:tcPr>
            <w:tcW w:w="764" w:type="pct"/>
            <w:noWrap/>
            <w:hideMark/>
          </w:tcPr>
          <w:p w:rsidR="00110C18" w:rsidRPr="0056388D" w:rsidRDefault="00110C18" w:rsidP="00063728">
            <w:pPr>
              <w:jc w:val="right"/>
              <w:rPr>
                <w:ins w:id="20627" w:author="KIM, Jason" w:date="2019-04-02T13:39:00Z"/>
                <w:rFonts w:ascii="Calibri" w:eastAsia="Times New Roman" w:hAnsi="Calibri" w:cs="Calibri"/>
                <w:color w:val="000000"/>
                <w:lang w:eastAsia="en-AU"/>
              </w:rPr>
            </w:pPr>
            <w:ins w:id="20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29" w:author="KIM, Jason" w:date="2019-04-02T13:39:00Z"/>
        </w:trPr>
        <w:tc>
          <w:tcPr>
            <w:tcW w:w="708" w:type="pct"/>
            <w:vMerge/>
            <w:hideMark/>
          </w:tcPr>
          <w:p w:rsidR="00110C18" w:rsidRPr="0056388D" w:rsidRDefault="00110C18" w:rsidP="00063728">
            <w:pPr>
              <w:rPr>
                <w:ins w:id="206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31" w:author="KIM, Jason" w:date="2019-04-02T13:39:00Z"/>
                <w:rFonts w:ascii="Calibri" w:eastAsia="Times New Roman" w:hAnsi="Calibri" w:cs="Calibri"/>
                <w:color w:val="000000"/>
                <w:lang w:eastAsia="en-AU"/>
              </w:rPr>
            </w:pPr>
            <w:ins w:id="20632"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33" w:author="KIM, Jason" w:date="2019-04-02T13:39:00Z"/>
                <w:rFonts w:ascii="Calibri" w:eastAsia="Times New Roman" w:hAnsi="Calibri" w:cs="Calibri"/>
                <w:color w:val="000000"/>
                <w:lang w:eastAsia="en-AU"/>
              </w:rPr>
            </w:pPr>
            <w:ins w:id="206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35" w:author="KIM, Jason" w:date="2019-04-02T13:39:00Z"/>
                <w:rFonts w:ascii="Calibri" w:eastAsia="Times New Roman" w:hAnsi="Calibri" w:cs="Calibri"/>
                <w:color w:val="000000"/>
                <w:lang w:eastAsia="en-AU"/>
              </w:rPr>
            </w:pPr>
            <w:ins w:id="20636" w:author="KIM, Jason" w:date="2019-04-02T13:39:00Z">
              <w:r w:rsidRPr="0056388D">
                <w:rPr>
                  <w:rFonts w:ascii="Calibri" w:eastAsia="Times New Roman" w:hAnsi="Calibri" w:cs="Calibri"/>
                  <w:color w:val="000000"/>
                  <w:lang w:eastAsia="en-AU"/>
                </w:rPr>
                <w:t>LLN1162</w:t>
              </w:r>
            </w:ins>
          </w:p>
        </w:tc>
        <w:tc>
          <w:tcPr>
            <w:tcW w:w="933" w:type="pct"/>
            <w:noWrap/>
            <w:hideMark/>
          </w:tcPr>
          <w:p w:rsidR="00110C18" w:rsidRPr="0056388D" w:rsidRDefault="00110C18" w:rsidP="00063728">
            <w:pPr>
              <w:rPr>
                <w:ins w:id="20637" w:author="KIM, Jason" w:date="2019-04-02T13:39:00Z"/>
                <w:rFonts w:ascii="Calibri" w:eastAsia="Times New Roman" w:hAnsi="Calibri" w:cs="Calibri"/>
                <w:color w:val="000000"/>
                <w:lang w:eastAsia="en-AU"/>
              </w:rPr>
            </w:pPr>
            <w:ins w:id="206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39" w:author="KIM, Jason" w:date="2019-04-02T13:39:00Z"/>
                <w:rFonts w:ascii="Calibri" w:eastAsia="Times New Roman" w:hAnsi="Calibri" w:cs="Calibri"/>
                <w:color w:val="000000"/>
                <w:lang w:eastAsia="en-AU"/>
              </w:rPr>
            </w:pPr>
            <w:ins w:id="20640" w:author="KIM, Jason" w:date="2019-04-02T13:39:00Z">
              <w:r w:rsidRPr="0056388D">
                <w:rPr>
                  <w:rFonts w:ascii="Calibri" w:eastAsia="Times New Roman" w:hAnsi="Calibri" w:cs="Calibri"/>
                  <w:color w:val="000000"/>
                  <w:lang w:eastAsia="en-AU"/>
                </w:rPr>
                <w:t>Chainage 2944</w:t>
              </w:r>
            </w:ins>
          </w:p>
        </w:tc>
        <w:tc>
          <w:tcPr>
            <w:tcW w:w="764" w:type="pct"/>
            <w:noWrap/>
            <w:hideMark/>
          </w:tcPr>
          <w:p w:rsidR="00110C18" w:rsidRPr="0056388D" w:rsidRDefault="00110C18" w:rsidP="00063728">
            <w:pPr>
              <w:jc w:val="right"/>
              <w:rPr>
                <w:ins w:id="20641" w:author="KIM, Jason" w:date="2019-04-02T13:39:00Z"/>
                <w:rFonts w:ascii="Calibri" w:eastAsia="Times New Roman" w:hAnsi="Calibri" w:cs="Calibri"/>
                <w:color w:val="000000"/>
                <w:lang w:eastAsia="en-AU"/>
              </w:rPr>
            </w:pPr>
            <w:ins w:id="20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43" w:author="KIM, Jason" w:date="2019-04-02T13:39:00Z"/>
        </w:trPr>
        <w:tc>
          <w:tcPr>
            <w:tcW w:w="708" w:type="pct"/>
            <w:vMerge/>
            <w:hideMark/>
          </w:tcPr>
          <w:p w:rsidR="00110C18" w:rsidRPr="0056388D" w:rsidRDefault="00110C18" w:rsidP="00063728">
            <w:pPr>
              <w:rPr>
                <w:ins w:id="206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45" w:author="KIM, Jason" w:date="2019-04-02T13:39:00Z"/>
                <w:rFonts w:ascii="Calibri" w:eastAsia="Times New Roman" w:hAnsi="Calibri" w:cs="Calibri"/>
                <w:color w:val="000000"/>
                <w:lang w:eastAsia="en-AU"/>
              </w:rPr>
            </w:pPr>
            <w:ins w:id="20646"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47" w:author="KIM, Jason" w:date="2019-04-02T13:39:00Z"/>
                <w:rFonts w:ascii="Calibri" w:eastAsia="Times New Roman" w:hAnsi="Calibri" w:cs="Calibri"/>
                <w:color w:val="000000"/>
                <w:lang w:eastAsia="en-AU"/>
              </w:rPr>
            </w:pPr>
            <w:ins w:id="2064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49" w:author="KIM, Jason" w:date="2019-04-02T13:39:00Z"/>
                <w:rFonts w:ascii="Calibri" w:eastAsia="Times New Roman" w:hAnsi="Calibri" w:cs="Calibri"/>
                <w:color w:val="000000"/>
                <w:lang w:eastAsia="en-AU"/>
              </w:rPr>
            </w:pPr>
            <w:ins w:id="20650" w:author="KIM, Jason" w:date="2019-04-02T13:39:00Z">
              <w:r w:rsidRPr="0056388D">
                <w:rPr>
                  <w:rFonts w:ascii="Calibri" w:eastAsia="Times New Roman" w:hAnsi="Calibri" w:cs="Calibri"/>
                  <w:color w:val="000000"/>
                  <w:lang w:eastAsia="en-AU"/>
                </w:rPr>
                <w:t>LLN1163</w:t>
              </w:r>
            </w:ins>
          </w:p>
        </w:tc>
        <w:tc>
          <w:tcPr>
            <w:tcW w:w="933" w:type="pct"/>
            <w:noWrap/>
            <w:hideMark/>
          </w:tcPr>
          <w:p w:rsidR="00110C18" w:rsidRPr="0056388D" w:rsidRDefault="00110C18" w:rsidP="00063728">
            <w:pPr>
              <w:rPr>
                <w:ins w:id="20651" w:author="KIM, Jason" w:date="2019-04-02T13:39:00Z"/>
                <w:rFonts w:ascii="Calibri" w:eastAsia="Times New Roman" w:hAnsi="Calibri" w:cs="Calibri"/>
                <w:color w:val="000000"/>
                <w:lang w:eastAsia="en-AU"/>
              </w:rPr>
            </w:pPr>
            <w:ins w:id="206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53" w:author="KIM, Jason" w:date="2019-04-02T13:39:00Z"/>
                <w:rFonts w:ascii="Calibri" w:eastAsia="Times New Roman" w:hAnsi="Calibri" w:cs="Calibri"/>
                <w:color w:val="000000"/>
                <w:lang w:eastAsia="en-AU"/>
              </w:rPr>
            </w:pPr>
            <w:ins w:id="20654" w:author="KIM, Jason" w:date="2019-04-02T13:39:00Z">
              <w:r w:rsidRPr="0056388D">
                <w:rPr>
                  <w:rFonts w:ascii="Calibri" w:eastAsia="Times New Roman" w:hAnsi="Calibri" w:cs="Calibri"/>
                  <w:color w:val="000000"/>
                  <w:lang w:eastAsia="en-AU"/>
                </w:rPr>
                <w:t>Chainage 2954</w:t>
              </w:r>
            </w:ins>
          </w:p>
        </w:tc>
        <w:tc>
          <w:tcPr>
            <w:tcW w:w="764" w:type="pct"/>
            <w:noWrap/>
            <w:hideMark/>
          </w:tcPr>
          <w:p w:rsidR="00110C18" w:rsidRPr="0056388D" w:rsidRDefault="00110C18" w:rsidP="00063728">
            <w:pPr>
              <w:jc w:val="right"/>
              <w:rPr>
                <w:ins w:id="20655" w:author="KIM, Jason" w:date="2019-04-02T13:39:00Z"/>
                <w:rFonts w:ascii="Calibri" w:eastAsia="Times New Roman" w:hAnsi="Calibri" w:cs="Calibri"/>
                <w:color w:val="000000"/>
                <w:lang w:eastAsia="en-AU"/>
              </w:rPr>
            </w:pPr>
            <w:ins w:id="20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57" w:author="KIM, Jason" w:date="2019-04-02T13:39:00Z"/>
        </w:trPr>
        <w:tc>
          <w:tcPr>
            <w:tcW w:w="708" w:type="pct"/>
            <w:vMerge/>
            <w:hideMark/>
          </w:tcPr>
          <w:p w:rsidR="00110C18" w:rsidRPr="0056388D" w:rsidRDefault="00110C18" w:rsidP="00063728">
            <w:pPr>
              <w:rPr>
                <w:ins w:id="206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59" w:author="KIM, Jason" w:date="2019-04-02T13:39:00Z"/>
                <w:rFonts w:ascii="Calibri" w:eastAsia="Times New Roman" w:hAnsi="Calibri" w:cs="Calibri"/>
                <w:color w:val="000000"/>
                <w:lang w:eastAsia="en-AU"/>
              </w:rPr>
            </w:pPr>
            <w:ins w:id="20660"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61" w:author="KIM, Jason" w:date="2019-04-02T13:39:00Z"/>
                <w:rFonts w:ascii="Calibri" w:eastAsia="Times New Roman" w:hAnsi="Calibri" w:cs="Calibri"/>
                <w:color w:val="000000"/>
                <w:lang w:eastAsia="en-AU"/>
              </w:rPr>
            </w:pPr>
            <w:ins w:id="206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63" w:author="KIM, Jason" w:date="2019-04-02T13:39:00Z"/>
                <w:rFonts w:ascii="Calibri" w:eastAsia="Times New Roman" w:hAnsi="Calibri" w:cs="Calibri"/>
                <w:color w:val="000000"/>
                <w:lang w:eastAsia="en-AU"/>
              </w:rPr>
            </w:pPr>
            <w:ins w:id="20664" w:author="KIM, Jason" w:date="2019-04-02T13:39:00Z">
              <w:r w:rsidRPr="0056388D">
                <w:rPr>
                  <w:rFonts w:ascii="Calibri" w:eastAsia="Times New Roman" w:hAnsi="Calibri" w:cs="Calibri"/>
                  <w:color w:val="000000"/>
                  <w:lang w:eastAsia="en-AU"/>
                </w:rPr>
                <w:t>LLN1164</w:t>
              </w:r>
            </w:ins>
          </w:p>
        </w:tc>
        <w:tc>
          <w:tcPr>
            <w:tcW w:w="933" w:type="pct"/>
            <w:noWrap/>
            <w:hideMark/>
          </w:tcPr>
          <w:p w:rsidR="00110C18" w:rsidRPr="0056388D" w:rsidRDefault="00110C18" w:rsidP="00063728">
            <w:pPr>
              <w:rPr>
                <w:ins w:id="20665" w:author="KIM, Jason" w:date="2019-04-02T13:39:00Z"/>
                <w:rFonts w:ascii="Calibri" w:eastAsia="Times New Roman" w:hAnsi="Calibri" w:cs="Calibri"/>
                <w:color w:val="000000"/>
                <w:lang w:eastAsia="en-AU"/>
              </w:rPr>
            </w:pPr>
            <w:ins w:id="206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67" w:author="KIM, Jason" w:date="2019-04-02T13:39:00Z"/>
                <w:rFonts w:ascii="Calibri" w:eastAsia="Times New Roman" w:hAnsi="Calibri" w:cs="Calibri"/>
                <w:color w:val="000000"/>
                <w:lang w:eastAsia="en-AU"/>
              </w:rPr>
            </w:pPr>
            <w:ins w:id="20668" w:author="KIM, Jason" w:date="2019-04-02T13:39:00Z">
              <w:r w:rsidRPr="0056388D">
                <w:rPr>
                  <w:rFonts w:ascii="Calibri" w:eastAsia="Times New Roman" w:hAnsi="Calibri" w:cs="Calibri"/>
                  <w:color w:val="000000"/>
                  <w:lang w:eastAsia="en-AU"/>
                </w:rPr>
                <w:t>Chainage 2963</w:t>
              </w:r>
            </w:ins>
          </w:p>
        </w:tc>
        <w:tc>
          <w:tcPr>
            <w:tcW w:w="764" w:type="pct"/>
            <w:noWrap/>
            <w:hideMark/>
          </w:tcPr>
          <w:p w:rsidR="00110C18" w:rsidRPr="0056388D" w:rsidRDefault="00110C18" w:rsidP="00063728">
            <w:pPr>
              <w:jc w:val="right"/>
              <w:rPr>
                <w:ins w:id="20669" w:author="KIM, Jason" w:date="2019-04-02T13:39:00Z"/>
                <w:rFonts w:ascii="Calibri" w:eastAsia="Times New Roman" w:hAnsi="Calibri" w:cs="Calibri"/>
                <w:color w:val="000000"/>
                <w:lang w:eastAsia="en-AU"/>
              </w:rPr>
            </w:pPr>
            <w:ins w:id="20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71" w:author="KIM, Jason" w:date="2019-04-02T13:39:00Z"/>
        </w:trPr>
        <w:tc>
          <w:tcPr>
            <w:tcW w:w="708" w:type="pct"/>
            <w:vMerge w:val="restart"/>
            <w:noWrap/>
            <w:hideMark/>
          </w:tcPr>
          <w:p w:rsidR="00110C18" w:rsidRPr="0056388D" w:rsidRDefault="00110C18" w:rsidP="00063728">
            <w:pPr>
              <w:rPr>
                <w:ins w:id="20672" w:author="KIM, Jason" w:date="2019-04-02T13:39:00Z"/>
                <w:rFonts w:ascii="Calibri" w:eastAsia="Times New Roman" w:hAnsi="Calibri" w:cs="Calibri"/>
                <w:color w:val="000000"/>
                <w:lang w:eastAsia="en-AU"/>
              </w:rPr>
            </w:pPr>
            <w:ins w:id="20673" w:author="KIM, Jason" w:date="2019-04-02T13:39:00Z">
              <w:r w:rsidRPr="0056388D">
                <w:rPr>
                  <w:rFonts w:ascii="Calibri" w:eastAsia="Times New Roman" w:hAnsi="Calibri" w:cs="Calibri"/>
                  <w:color w:val="000000"/>
                  <w:lang w:eastAsia="en-AU"/>
                </w:rPr>
                <w:t>LLE18K71</w:t>
              </w:r>
            </w:ins>
          </w:p>
        </w:tc>
        <w:tc>
          <w:tcPr>
            <w:tcW w:w="605" w:type="pct"/>
            <w:noWrap/>
            <w:hideMark/>
          </w:tcPr>
          <w:p w:rsidR="00110C18" w:rsidRPr="0056388D" w:rsidRDefault="00110C18" w:rsidP="00063728">
            <w:pPr>
              <w:rPr>
                <w:ins w:id="20674" w:author="KIM, Jason" w:date="2019-04-02T13:39:00Z"/>
                <w:rFonts w:ascii="Calibri" w:eastAsia="Times New Roman" w:hAnsi="Calibri" w:cs="Calibri"/>
                <w:color w:val="000000"/>
                <w:lang w:eastAsia="en-AU"/>
              </w:rPr>
            </w:pPr>
            <w:ins w:id="20675"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676" w:author="KIM, Jason" w:date="2019-04-02T13:39:00Z"/>
                <w:rFonts w:ascii="Calibri" w:eastAsia="Times New Roman" w:hAnsi="Calibri" w:cs="Calibri"/>
                <w:color w:val="000000"/>
                <w:lang w:eastAsia="en-AU"/>
              </w:rPr>
            </w:pPr>
            <w:ins w:id="206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78" w:author="KIM, Jason" w:date="2019-04-02T13:39:00Z"/>
                <w:rFonts w:ascii="Calibri" w:eastAsia="Times New Roman" w:hAnsi="Calibri" w:cs="Calibri"/>
                <w:color w:val="000000"/>
                <w:lang w:eastAsia="en-AU"/>
              </w:rPr>
            </w:pPr>
            <w:ins w:id="20679" w:author="KIM, Jason" w:date="2019-04-02T13:39:00Z">
              <w:r w:rsidRPr="0056388D">
                <w:rPr>
                  <w:rFonts w:ascii="Calibri" w:eastAsia="Times New Roman" w:hAnsi="Calibri" w:cs="Calibri"/>
                  <w:color w:val="000000"/>
                  <w:lang w:eastAsia="en-AU"/>
                </w:rPr>
                <w:t>LLS2189</w:t>
              </w:r>
            </w:ins>
          </w:p>
        </w:tc>
        <w:tc>
          <w:tcPr>
            <w:tcW w:w="933" w:type="pct"/>
            <w:noWrap/>
            <w:hideMark/>
          </w:tcPr>
          <w:p w:rsidR="00110C18" w:rsidRPr="0056388D" w:rsidRDefault="00110C18" w:rsidP="00063728">
            <w:pPr>
              <w:rPr>
                <w:ins w:id="20680" w:author="KIM, Jason" w:date="2019-04-02T13:39:00Z"/>
                <w:rFonts w:ascii="Calibri" w:eastAsia="Times New Roman" w:hAnsi="Calibri" w:cs="Calibri"/>
                <w:color w:val="000000"/>
                <w:lang w:eastAsia="en-AU"/>
              </w:rPr>
            </w:pPr>
            <w:ins w:id="206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682" w:author="KIM, Jason" w:date="2019-04-02T13:39:00Z"/>
                <w:rFonts w:ascii="Calibri" w:eastAsia="Times New Roman" w:hAnsi="Calibri" w:cs="Calibri"/>
                <w:color w:val="000000"/>
                <w:lang w:eastAsia="en-AU"/>
              </w:rPr>
            </w:pPr>
            <w:ins w:id="20683" w:author="KIM, Jason" w:date="2019-04-02T13:39:00Z">
              <w:r w:rsidRPr="0056388D">
                <w:rPr>
                  <w:rFonts w:ascii="Calibri" w:eastAsia="Times New Roman" w:hAnsi="Calibri" w:cs="Calibri"/>
                  <w:color w:val="000000"/>
                  <w:lang w:eastAsia="en-AU"/>
                </w:rPr>
                <w:t>Chainage 2974</w:t>
              </w:r>
            </w:ins>
          </w:p>
        </w:tc>
        <w:tc>
          <w:tcPr>
            <w:tcW w:w="764" w:type="pct"/>
            <w:noWrap/>
            <w:hideMark/>
          </w:tcPr>
          <w:p w:rsidR="00110C18" w:rsidRPr="0056388D" w:rsidRDefault="00110C18" w:rsidP="00063728">
            <w:pPr>
              <w:jc w:val="right"/>
              <w:rPr>
                <w:ins w:id="20684" w:author="KIM, Jason" w:date="2019-04-02T13:39:00Z"/>
                <w:rFonts w:ascii="Calibri" w:eastAsia="Times New Roman" w:hAnsi="Calibri" w:cs="Calibri"/>
                <w:color w:val="000000"/>
                <w:lang w:eastAsia="en-AU"/>
              </w:rPr>
            </w:pPr>
            <w:ins w:id="20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86" w:author="KIM, Jason" w:date="2019-04-02T13:39:00Z"/>
        </w:trPr>
        <w:tc>
          <w:tcPr>
            <w:tcW w:w="708" w:type="pct"/>
            <w:vMerge/>
            <w:hideMark/>
          </w:tcPr>
          <w:p w:rsidR="00110C18" w:rsidRPr="0056388D" w:rsidRDefault="00110C18" w:rsidP="00063728">
            <w:pPr>
              <w:rPr>
                <w:ins w:id="20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88" w:author="KIM, Jason" w:date="2019-04-02T13:39:00Z"/>
                <w:rFonts w:ascii="Calibri" w:eastAsia="Times New Roman" w:hAnsi="Calibri" w:cs="Calibri"/>
                <w:color w:val="000000"/>
                <w:lang w:eastAsia="en-AU"/>
              </w:rPr>
            </w:pPr>
            <w:ins w:id="20689"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690" w:author="KIM, Jason" w:date="2019-04-02T13:39:00Z"/>
                <w:rFonts w:ascii="Calibri" w:eastAsia="Times New Roman" w:hAnsi="Calibri" w:cs="Calibri"/>
                <w:color w:val="000000"/>
                <w:lang w:eastAsia="en-AU"/>
              </w:rPr>
            </w:pPr>
            <w:ins w:id="206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92" w:author="KIM, Jason" w:date="2019-04-02T13:39:00Z"/>
                <w:rFonts w:ascii="Calibri" w:eastAsia="Times New Roman" w:hAnsi="Calibri" w:cs="Calibri"/>
                <w:color w:val="000000"/>
                <w:lang w:eastAsia="en-AU"/>
              </w:rPr>
            </w:pPr>
            <w:ins w:id="20693" w:author="KIM, Jason" w:date="2019-04-02T13:39:00Z">
              <w:r w:rsidRPr="0056388D">
                <w:rPr>
                  <w:rFonts w:ascii="Calibri" w:eastAsia="Times New Roman" w:hAnsi="Calibri" w:cs="Calibri"/>
                  <w:color w:val="000000"/>
                  <w:lang w:eastAsia="en-AU"/>
                </w:rPr>
                <w:t>LLS2190</w:t>
              </w:r>
            </w:ins>
          </w:p>
        </w:tc>
        <w:tc>
          <w:tcPr>
            <w:tcW w:w="933" w:type="pct"/>
            <w:noWrap/>
            <w:hideMark/>
          </w:tcPr>
          <w:p w:rsidR="00110C18" w:rsidRPr="0056388D" w:rsidRDefault="00110C18" w:rsidP="00063728">
            <w:pPr>
              <w:rPr>
                <w:ins w:id="20694" w:author="KIM, Jason" w:date="2019-04-02T13:39:00Z"/>
                <w:rFonts w:ascii="Calibri" w:eastAsia="Times New Roman" w:hAnsi="Calibri" w:cs="Calibri"/>
                <w:color w:val="000000"/>
                <w:lang w:eastAsia="en-AU"/>
              </w:rPr>
            </w:pPr>
            <w:ins w:id="206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696" w:author="KIM, Jason" w:date="2019-04-02T13:39:00Z"/>
                <w:rFonts w:ascii="Calibri" w:eastAsia="Times New Roman" w:hAnsi="Calibri" w:cs="Calibri"/>
                <w:color w:val="000000"/>
                <w:lang w:eastAsia="en-AU"/>
              </w:rPr>
            </w:pPr>
            <w:ins w:id="20697" w:author="KIM, Jason" w:date="2019-04-02T13:39:00Z">
              <w:r w:rsidRPr="0056388D">
                <w:rPr>
                  <w:rFonts w:ascii="Calibri" w:eastAsia="Times New Roman" w:hAnsi="Calibri" w:cs="Calibri"/>
                  <w:color w:val="000000"/>
                  <w:lang w:eastAsia="en-AU"/>
                </w:rPr>
                <w:t>Chainage 2984</w:t>
              </w:r>
            </w:ins>
          </w:p>
        </w:tc>
        <w:tc>
          <w:tcPr>
            <w:tcW w:w="764" w:type="pct"/>
            <w:noWrap/>
            <w:hideMark/>
          </w:tcPr>
          <w:p w:rsidR="00110C18" w:rsidRPr="0056388D" w:rsidRDefault="00110C18" w:rsidP="00063728">
            <w:pPr>
              <w:jc w:val="right"/>
              <w:rPr>
                <w:ins w:id="20698" w:author="KIM, Jason" w:date="2019-04-02T13:39:00Z"/>
                <w:rFonts w:ascii="Calibri" w:eastAsia="Times New Roman" w:hAnsi="Calibri" w:cs="Calibri"/>
                <w:color w:val="000000"/>
                <w:lang w:eastAsia="en-AU"/>
              </w:rPr>
            </w:pPr>
            <w:ins w:id="20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00" w:author="KIM, Jason" w:date="2019-04-02T13:39:00Z"/>
        </w:trPr>
        <w:tc>
          <w:tcPr>
            <w:tcW w:w="708" w:type="pct"/>
            <w:vMerge/>
            <w:hideMark/>
          </w:tcPr>
          <w:p w:rsidR="00110C18" w:rsidRPr="0056388D" w:rsidRDefault="00110C18" w:rsidP="00063728">
            <w:pPr>
              <w:rPr>
                <w:ins w:id="207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02" w:author="KIM, Jason" w:date="2019-04-02T13:39:00Z"/>
                <w:rFonts w:ascii="Calibri" w:eastAsia="Times New Roman" w:hAnsi="Calibri" w:cs="Calibri"/>
                <w:color w:val="000000"/>
                <w:lang w:eastAsia="en-AU"/>
              </w:rPr>
            </w:pPr>
            <w:ins w:id="20703"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04" w:author="KIM, Jason" w:date="2019-04-02T13:39:00Z"/>
                <w:rFonts w:ascii="Calibri" w:eastAsia="Times New Roman" w:hAnsi="Calibri" w:cs="Calibri"/>
                <w:color w:val="000000"/>
                <w:lang w:eastAsia="en-AU"/>
              </w:rPr>
            </w:pPr>
            <w:ins w:id="207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06" w:author="KIM, Jason" w:date="2019-04-02T13:39:00Z"/>
                <w:rFonts w:ascii="Calibri" w:eastAsia="Times New Roman" w:hAnsi="Calibri" w:cs="Calibri"/>
                <w:color w:val="000000"/>
                <w:lang w:eastAsia="en-AU"/>
              </w:rPr>
            </w:pPr>
            <w:ins w:id="20707" w:author="KIM, Jason" w:date="2019-04-02T13:39:00Z">
              <w:r w:rsidRPr="0056388D">
                <w:rPr>
                  <w:rFonts w:ascii="Calibri" w:eastAsia="Times New Roman" w:hAnsi="Calibri" w:cs="Calibri"/>
                  <w:color w:val="000000"/>
                  <w:lang w:eastAsia="en-AU"/>
                </w:rPr>
                <w:t>LLS2191</w:t>
              </w:r>
            </w:ins>
          </w:p>
        </w:tc>
        <w:tc>
          <w:tcPr>
            <w:tcW w:w="933" w:type="pct"/>
            <w:noWrap/>
            <w:hideMark/>
          </w:tcPr>
          <w:p w:rsidR="00110C18" w:rsidRPr="0056388D" w:rsidRDefault="00110C18" w:rsidP="00063728">
            <w:pPr>
              <w:rPr>
                <w:ins w:id="20708" w:author="KIM, Jason" w:date="2019-04-02T13:39:00Z"/>
                <w:rFonts w:ascii="Calibri" w:eastAsia="Times New Roman" w:hAnsi="Calibri" w:cs="Calibri"/>
                <w:color w:val="000000"/>
                <w:lang w:eastAsia="en-AU"/>
              </w:rPr>
            </w:pPr>
            <w:ins w:id="207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10" w:author="KIM, Jason" w:date="2019-04-02T13:39:00Z"/>
                <w:rFonts w:ascii="Calibri" w:eastAsia="Times New Roman" w:hAnsi="Calibri" w:cs="Calibri"/>
                <w:color w:val="000000"/>
                <w:lang w:eastAsia="en-AU"/>
              </w:rPr>
            </w:pPr>
            <w:ins w:id="20711" w:author="KIM, Jason" w:date="2019-04-02T13:39:00Z">
              <w:r w:rsidRPr="0056388D">
                <w:rPr>
                  <w:rFonts w:ascii="Calibri" w:eastAsia="Times New Roman" w:hAnsi="Calibri" w:cs="Calibri"/>
                  <w:color w:val="000000"/>
                  <w:lang w:eastAsia="en-AU"/>
                </w:rPr>
                <w:t>Chainage 2993</w:t>
              </w:r>
            </w:ins>
          </w:p>
        </w:tc>
        <w:tc>
          <w:tcPr>
            <w:tcW w:w="764" w:type="pct"/>
            <w:noWrap/>
            <w:hideMark/>
          </w:tcPr>
          <w:p w:rsidR="00110C18" w:rsidRPr="0056388D" w:rsidRDefault="00110C18" w:rsidP="00063728">
            <w:pPr>
              <w:jc w:val="right"/>
              <w:rPr>
                <w:ins w:id="20712" w:author="KIM, Jason" w:date="2019-04-02T13:39:00Z"/>
                <w:rFonts w:ascii="Calibri" w:eastAsia="Times New Roman" w:hAnsi="Calibri" w:cs="Calibri"/>
                <w:color w:val="000000"/>
                <w:lang w:eastAsia="en-AU"/>
              </w:rPr>
            </w:pPr>
            <w:ins w:id="207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14" w:author="KIM, Jason" w:date="2019-04-02T13:39:00Z"/>
        </w:trPr>
        <w:tc>
          <w:tcPr>
            <w:tcW w:w="708" w:type="pct"/>
            <w:vMerge/>
            <w:hideMark/>
          </w:tcPr>
          <w:p w:rsidR="00110C18" w:rsidRPr="0056388D" w:rsidRDefault="00110C18" w:rsidP="00063728">
            <w:pPr>
              <w:rPr>
                <w:ins w:id="207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16" w:author="KIM, Jason" w:date="2019-04-02T13:39:00Z"/>
                <w:rFonts w:ascii="Calibri" w:eastAsia="Times New Roman" w:hAnsi="Calibri" w:cs="Calibri"/>
                <w:color w:val="000000"/>
                <w:lang w:eastAsia="en-AU"/>
              </w:rPr>
            </w:pPr>
            <w:ins w:id="20717"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18" w:author="KIM, Jason" w:date="2019-04-02T13:39:00Z"/>
                <w:rFonts w:ascii="Calibri" w:eastAsia="Times New Roman" w:hAnsi="Calibri" w:cs="Calibri"/>
                <w:color w:val="000000"/>
                <w:lang w:eastAsia="en-AU"/>
              </w:rPr>
            </w:pPr>
            <w:ins w:id="207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20" w:author="KIM, Jason" w:date="2019-04-02T13:39:00Z"/>
                <w:rFonts w:ascii="Calibri" w:eastAsia="Times New Roman" w:hAnsi="Calibri" w:cs="Calibri"/>
                <w:color w:val="000000"/>
                <w:lang w:eastAsia="en-AU"/>
              </w:rPr>
            </w:pPr>
            <w:ins w:id="20721" w:author="KIM, Jason" w:date="2019-04-02T13:39:00Z">
              <w:r w:rsidRPr="0056388D">
                <w:rPr>
                  <w:rFonts w:ascii="Calibri" w:eastAsia="Times New Roman" w:hAnsi="Calibri" w:cs="Calibri"/>
                  <w:color w:val="000000"/>
                  <w:lang w:eastAsia="en-AU"/>
                </w:rPr>
                <w:t>LLS2192</w:t>
              </w:r>
            </w:ins>
          </w:p>
        </w:tc>
        <w:tc>
          <w:tcPr>
            <w:tcW w:w="933" w:type="pct"/>
            <w:noWrap/>
            <w:hideMark/>
          </w:tcPr>
          <w:p w:rsidR="00110C18" w:rsidRPr="0056388D" w:rsidRDefault="00110C18" w:rsidP="00063728">
            <w:pPr>
              <w:rPr>
                <w:ins w:id="20722" w:author="KIM, Jason" w:date="2019-04-02T13:39:00Z"/>
                <w:rFonts w:ascii="Calibri" w:eastAsia="Times New Roman" w:hAnsi="Calibri" w:cs="Calibri"/>
                <w:color w:val="000000"/>
                <w:lang w:eastAsia="en-AU"/>
              </w:rPr>
            </w:pPr>
            <w:ins w:id="207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24" w:author="KIM, Jason" w:date="2019-04-02T13:39:00Z"/>
                <w:rFonts w:ascii="Calibri" w:eastAsia="Times New Roman" w:hAnsi="Calibri" w:cs="Calibri"/>
                <w:color w:val="000000"/>
                <w:lang w:eastAsia="en-AU"/>
              </w:rPr>
            </w:pPr>
            <w:ins w:id="20725" w:author="KIM, Jason" w:date="2019-04-02T13:39:00Z">
              <w:r w:rsidRPr="0056388D">
                <w:rPr>
                  <w:rFonts w:ascii="Calibri" w:eastAsia="Times New Roman" w:hAnsi="Calibri" w:cs="Calibri"/>
                  <w:color w:val="000000"/>
                  <w:lang w:eastAsia="en-AU"/>
                </w:rPr>
                <w:t>Chainage 3003</w:t>
              </w:r>
            </w:ins>
          </w:p>
        </w:tc>
        <w:tc>
          <w:tcPr>
            <w:tcW w:w="764" w:type="pct"/>
            <w:noWrap/>
            <w:hideMark/>
          </w:tcPr>
          <w:p w:rsidR="00110C18" w:rsidRPr="0056388D" w:rsidRDefault="00110C18" w:rsidP="00063728">
            <w:pPr>
              <w:jc w:val="right"/>
              <w:rPr>
                <w:ins w:id="20726" w:author="KIM, Jason" w:date="2019-04-02T13:39:00Z"/>
                <w:rFonts w:ascii="Calibri" w:eastAsia="Times New Roman" w:hAnsi="Calibri" w:cs="Calibri"/>
                <w:color w:val="000000"/>
                <w:lang w:eastAsia="en-AU"/>
              </w:rPr>
            </w:pPr>
            <w:ins w:id="207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28" w:author="KIM, Jason" w:date="2019-04-02T13:39:00Z"/>
        </w:trPr>
        <w:tc>
          <w:tcPr>
            <w:tcW w:w="708" w:type="pct"/>
            <w:vMerge/>
            <w:hideMark/>
          </w:tcPr>
          <w:p w:rsidR="00110C18" w:rsidRPr="0056388D" w:rsidRDefault="00110C18" w:rsidP="00063728">
            <w:pPr>
              <w:rPr>
                <w:ins w:id="207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30" w:author="KIM, Jason" w:date="2019-04-02T13:39:00Z"/>
                <w:rFonts w:ascii="Calibri" w:eastAsia="Times New Roman" w:hAnsi="Calibri" w:cs="Calibri"/>
                <w:color w:val="000000"/>
                <w:lang w:eastAsia="en-AU"/>
              </w:rPr>
            </w:pPr>
            <w:ins w:id="20731"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32" w:author="KIM, Jason" w:date="2019-04-02T13:39:00Z"/>
                <w:rFonts w:ascii="Calibri" w:eastAsia="Times New Roman" w:hAnsi="Calibri" w:cs="Calibri"/>
                <w:color w:val="000000"/>
                <w:lang w:eastAsia="en-AU"/>
              </w:rPr>
            </w:pPr>
            <w:ins w:id="207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34" w:author="KIM, Jason" w:date="2019-04-02T13:39:00Z"/>
                <w:rFonts w:ascii="Calibri" w:eastAsia="Times New Roman" w:hAnsi="Calibri" w:cs="Calibri"/>
                <w:color w:val="000000"/>
                <w:lang w:eastAsia="en-AU"/>
              </w:rPr>
            </w:pPr>
            <w:ins w:id="20735" w:author="KIM, Jason" w:date="2019-04-02T13:39:00Z">
              <w:r w:rsidRPr="0056388D">
                <w:rPr>
                  <w:rFonts w:ascii="Calibri" w:eastAsia="Times New Roman" w:hAnsi="Calibri" w:cs="Calibri"/>
                  <w:color w:val="000000"/>
                  <w:lang w:eastAsia="en-AU"/>
                </w:rPr>
                <w:t>LLS2193</w:t>
              </w:r>
            </w:ins>
          </w:p>
        </w:tc>
        <w:tc>
          <w:tcPr>
            <w:tcW w:w="933" w:type="pct"/>
            <w:noWrap/>
            <w:hideMark/>
          </w:tcPr>
          <w:p w:rsidR="00110C18" w:rsidRPr="0056388D" w:rsidRDefault="00110C18" w:rsidP="00063728">
            <w:pPr>
              <w:rPr>
                <w:ins w:id="20736" w:author="KIM, Jason" w:date="2019-04-02T13:39:00Z"/>
                <w:rFonts w:ascii="Calibri" w:eastAsia="Times New Roman" w:hAnsi="Calibri" w:cs="Calibri"/>
                <w:color w:val="000000"/>
                <w:lang w:eastAsia="en-AU"/>
              </w:rPr>
            </w:pPr>
            <w:ins w:id="207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38" w:author="KIM, Jason" w:date="2019-04-02T13:39:00Z"/>
                <w:rFonts w:ascii="Calibri" w:eastAsia="Times New Roman" w:hAnsi="Calibri" w:cs="Calibri"/>
                <w:color w:val="000000"/>
                <w:lang w:eastAsia="en-AU"/>
              </w:rPr>
            </w:pPr>
            <w:ins w:id="20739" w:author="KIM, Jason" w:date="2019-04-02T13:39:00Z">
              <w:r w:rsidRPr="0056388D">
                <w:rPr>
                  <w:rFonts w:ascii="Calibri" w:eastAsia="Times New Roman" w:hAnsi="Calibri" w:cs="Calibri"/>
                  <w:color w:val="000000"/>
                  <w:lang w:eastAsia="en-AU"/>
                </w:rPr>
                <w:t>Chainage 3012</w:t>
              </w:r>
            </w:ins>
          </w:p>
        </w:tc>
        <w:tc>
          <w:tcPr>
            <w:tcW w:w="764" w:type="pct"/>
            <w:noWrap/>
            <w:hideMark/>
          </w:tcPr>
          <w:p w:rsidR="00110C18" w:rsidRPr="0056388D" w:rsidRDefault="00110C18" w:rsidP="00063728">
            <w:pPr>
              <w:jc w:val="right"/>
              <w:rPr>
                <w:ins w:id="20740" w:author="KIM, Jason" w:date="2019-04-02T13:39:00Z"/>
                <w:rFonts w:ascii="Calibri" w:eastAsia="Times New Roman" w:hAnsi="Calibri" w:cs="Calibri"/>
                <w:color w:val="000000"/>
                <w:lang w:eastAsia="en-AU"/>
              </w:rPr>
            </w:pPr>
            <w:ins w:id="207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42" w:author="KIM, Jason" w:date="2019-04-02T13:39:00Z"/>
        </w:trPr>
        <w:tc>
          <w:tcPr>
            <w:tcW w:w="708" w:type="pct"/>
            <w:vMerge/>
            <w:hideMark/>
          </w:tcPr>
          <w:p w:rsidR="00110C18" w:rsidRPr="0056388D" w:rsidRDefault="00110C18" w:rsidP="00063728">
            <w:pPr>
              <w:rPr>
                <w:ins w:id="207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44" w:author="KIM, Jason" w:date="2019-04-02T13:39:00Z"/>
                <w:rFonts w:ascii="Calibri" w:eastAsia="Times New Roman" w:hAnsi="Calibri" w:cs="Calibri"/>
                <w:color w:val="000000"/>
                <w:lang w:eastAsia="en-AU"/>
              </w:rPr>
            </w:pPr>
            <w:ins w:id="20745"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46" w:author="KIM, Jason" w:date="2019-04-02T13:39:00Z"/>
                <w:rFonts w:ascii="Calibri" w:eastAsia="Times New Roman" w:hAnsi="Calibri" w:cs="Calibri"/>
                <w:color w:val="000000"/>
                <w:lang w:eastAsia="en-AU"/>
              </w:rPr>
            </w:pPr>
            <w:ins w:id="207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48" w:author="KIM, Jason" w:date="2019-04-02T13:39:00Z"/>
                <w:rFonts w:ascii="Calibri" w:eastAsia="Times New Roman" w:hAnsi="Calibri" w:cs="Calibri"/>
                <w:color w:val="000000"/>
                <w:lang w:eastAsia="en-AU"/>
              </w:rPr>
            </w:pPr>
            <w:ins w:id="20749" w:author="KIM, Jason" w:date="2019-04-02T13:39:00Z">
              <w:r w:rsidRPr="0056388D">
                <w:rPr>
                  <w:rFonts w:ascii="Calibri" w:eastAsia="Times New Roman" w:hAnsi="Calibri" w:cs="Calibri"/>
                  <w:color w:val="000000"/>
                  <w:lang w:eastAsia="en-AU"/>
                </w:rPr>
                <w:t>LLS2194</w:t>
              </w:r>
            </w:ins>
          </w:p>
        </w:tc>
        <w:tc>
          <w:tcPr>
            <w:tcW w:w="933" w:type="pct"/>
            <w:noWrap/>
            <w:hideMark/>
          </w:tcPr>
          <w:p w:rsidR="00110C18" w:rsidRPr="0056388D" w:rsidRDefault="00110C18" w:rsidP="00063728">
            <w:pPr>
              <w:rPr>
                <w:ins w:id="20750" w:author="KIM, Jason" w:date="2019-04-02T13:39:00Z"/>
                <w:rFonts w:ascii="Calibri" w:eastAsia="Times New Roman" w:hAnsi="Calibri" w:cs="Calibri"/>
                <w:color w:val="000000"/>
                <w:lang w:eastAsia="en-AU"/>
              </w:rPr>
            </w:pPr>
            <w:ins w:id="207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52" w:author="KIM, Jason" w:date="2019-04-02T13:39:00Z"/>
                <w:rFonts w:ascii="Calibri" w:eastAsia="Times New Roman" w:hAnsi="Calibri" w:cs="Calibri"/>
                <w:color w:val="000000"/>
                <w:lang w:eastAsia="en-AU"/>
              </w:rPr>
            </w:pPr>
            <w:ins w:id="20753" w:author="KIM, Jason" w:date="2019-04-02T13:39:00Z">
              <w:r w:rsidRPr="0056388D">
                <w:rPr>
                  <w:rFonts w:ascii="Calibri" w:eastAsia="Times New Roman" w:hAnsi="Calibri" w:cs="Calibri"/>
                  <w:color w:val="000000"/>
                  <w:lang w:eastAsia="en-AU"/>
                </w:rPr>
                <w:t>Chainage 3022</w:t>
              </w:r>
            </w:ins>
          </w:p>
        </w:tc>
        <w:tc>
          <w:tcPr>
            <w:tcW w:w="764" w:type="pct"/>
            <w:noWrap/>
            <w:hideMark/>
          </w:tcPr>
          <w:p w:rsidR="00110C18" w:rsidRPr="0056388D" w:rsidRDefault="00110C18" w:rsidP="00063728">
            <w:pPr>
              <w:jc w:val="right"/>
              <w:rPr>
                <w:ins w:id="20754" w:author="KIM, Jason" w:date="2019-04-02T13:39:00Z"/>
                <w:rFonts w:ascii="Calibri" w:eastAsia="Times New Roman" w:hAnsi="Calibri" w:cs="Calibri"/>
                <w:color w:val="000000"/>
                <w:lang w:eastAsia="en-AU"/>
              </w:rPr>
            </w:pPr>
            <w:ins w:id="20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56" w:author="KIM, Jason" w:date="2019-04-02T13:39:00Z"/>
        </w:trPr>
        <w:tc>
          <w:tcPr>
            <w:tcW w:w="708" w:type="pct"/>
            <w:vMerge/>
            <w:hideMark/>
          </w:tcPr>
          <w:p w:rsidR="00110C18" w:rsidRPr="0056388D" w:rsidRDefault="00110C18" w:rsidP="00063728">
            <w:pPr>
              <w:rPr>
                <w:ins w:id="20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58" w:author="KIM, Jason" w:date="2019-04-02T13:39:00Z"/>
                <w:rFonts w:ascii="Calibri" w:eastAsia="Times New Roman" w:hAnsi="Calibri" w:cs="Calibri"/>
                <w:color w:val="000000"/>
                <w:lang w:eastAsia="en-AU"/>
              </w:rPr>
            </w:pPr>
            <w:ins w:id="20759"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60" w:author="KIM, Jason" w:date="2019-04-02T13:39:00Z"/>
                <w:rFonts w:ascii="Calibri" w:eastAsia="Times New Roman" w:hAnsi="Calibri" w:cs="Calibri"/>
                <w:color w:val="000000"/>
                <w:lang w:eastAsia="en-AU"/>
              </w:rPr>
            </w:pPr>
            <w:ins w:id="207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62" w:author="KIM, Jason" w:date="2019-04-02T13:39:00Z"/>
                <w:rFonts w:ascii="Calibri" w:eastAsia="Times New Roman" w:hAnsi="Calibri" w:cs="Calibri"/>
                <w:color w:val="000000"/>
                <w:lang w:eastAsia="en-AU"/>
              </w:rPr>
            </w:pPr>
            <w:ins w:id="20763" w:author="KIM, Jason" w:date="2019-04-02T13:39:00Z">
              <w:r w:rsidRPr="0056388D">
                <w:rPr>
                  <w:rFonts w:ascii="Calibri" w:eastAsia="Times New Roman" w:hAnsi="Calibri" w:cs="Calibri"/>
                  <w:color w:val="000000"/>
                  <w:lang w:eastAsia="en-AU"/>
                </w:rPr>
                <w:t>LLS2195</w:t>
              </w:r>
            </w:ins>
          </w:p>
        </w:tc>
        <w:tc>
          <w:tcPr>
            <w:tcW w:w="933" w:type="pct"/>
            <w:noWrap/>
            <w:hideMark/>
          </w:tcPr>
          <w:p w:rsidR="00110C18" w:rsidRPr="0056388D" w:rsidRDefault="00110C18" w:rsidP="00063728">
            <w:pPr>
              <w:rPr>
                <w:ins w:id="20764" w:author="KIM, Jason" w:date="2019-04-02T13:39:00Z"/>
                <w:rFonts w:ascii="Calibri" w:eastAsia="Times New Roman" w:hAnsi="Calibri" w:cs="Calibri"/>
                <w:color w:val="000000"/>
                <w:lang w:eastAsia="en-AU"/>
              </w:rPr>
            </w:pPr>
            <w:ins w:id="207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66" w:author="KIM, Jason" w:date="2019-04-02T13:39:00Z"/>
                <w:rFonts w:ascii="Calibri" w:eastAsia="Times New Roman" w:hAnsi="Calibri" w:cs="Calibri"/>
                <w:color w:val="000000"/>
                <w:lang w:eastAsia="en-AU"/>
              </w:rPr>
            </w:pPr>
            <w:ins w:id="20767" w:author="KIM, Jason" w:date="2019-04-02T13:39:00Z">
              <w:r w:rsidRPr="0056388D">
                <w:rPr>
                  <w:rFonts w:ascii="Calibri" w:eastAsia="Times New Roman" w:hAnsi="Calibri" w:cs="Calibri"/>
                  <w:color w:val="000000"/>
                  <w:lang w:eastAsia="en-AU"/>
                </w:rPr>
                <w:t>Chainage 3032</w:t>
              </w:r>
            </w:ins>
          </w:p>
        </w:tc>
        <w:tc>
          <w:tcPr>
            <w:tcW w:w="764" w:type="pct"/>
            <w:noWrap/>
            <w:hideMark/>
          </w:tcPr>
          <w:p w:rsidR="00110C18" w:rsidRPr="0056388D" w:rsidRDefault="00110C18" w:rsidP="00063728">
            <w:pPr>
              <w:jc w:val="right"/>
              <w:rPr>
                <w:ins w:id="20768" w:author="KIM, Jason" w:date="2019-04-02T13:39:00Z"/>
                <w:rFonts w:ascii="Calibri" w:eastAsia="Times New Roman" w:hAnsi="Calibri" w:cs="Calibri"/>
                <w:color w:val="000000"/>
                <w:lang w:eastAsia="en-AU"/>
              </w:rPr>
            </w:pPr>
            <w:ins w:id="20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70" w:author="KIM, Jason" w:date="2019-04-02T13:39:00Z"/>
        </w:trPr>
        <w:tc>
          <w:tcPr>
            <w:tcW w:w="708" w:type="pct"/>
            <w:vMerge/>
            <w:hideMark/>
          </w:tcPr>
          <w:p w:rsidR="00110C18" w:rsidRPr="0056388D" w:rsidRDefault="00110C18" w:rsidP="00063728">
            <w:pPr>
              <w:rPr>
                <w:ins w:id="207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72" w:author="KIM, Jason" w:date="2019-04-02T13:39:00Z"/>
                <w:rFonts w:ascii="Calibri" w:eastAsia="Times New Roman" w:hAnsi="Calibri" w:cs="Calibri"/>
                <w:color w:val="000000"/>
                <w:lang w:eastAsia="en-AU"/>
              </w:rPr>
            </w:pPr>
            <w:ins w:id="20773"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74" w:author="KIM, Jason" w:date="2019-04-02T13:39:00Z"/>
                <w:rFonts w:ascii="Calibri" w:eastAsia="Times New Roman" w:hAnsi="Calibri" w:cs="Calibri"/>
                <w:color w:val="000000"/>
                <w:lang w:eastAsia="en-AU"/>
              </w:rPr>
            </w:pPr>
            <w:ins w:id="207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76" w:author="KIM, Jason" w:date="2019-04-02T13:39:00Z"/>
                <w:rFonts w:ascii="Calibri" w:eastAsia="Times New Roman" w:hAnsi="Calibri" w:cs="Calibri"/>
                <w:color w:val="000000"/>
                <w:lang w:eastAsia="en-AU"/>
              </w:rPr>
            </w:pPr>
            <w:ins w:id="20777" w:author="KIM, Jason" w:date="2019-04-02T13:39:00Z">
              <w:r w:rsidRPr="0056388D">
                <w:rPr>
                  <w:rFonts w:ascii="Calibri" w:eastAsia="Times New Roman" w:hAnsi="Calibri" w:cs="Calibri"/>
                  <w:color w:val="000000"/>
                  <w:lang w:eastAsia="en-AU"/>
                </w:rPr>
                <w:t>LLS2196</w:t>
              </w:r>
            </w:ins>
          </w:p>
        </w:tc>
        <w:tc>
          <w:tcPr>
            <w:tcW w:w="933" w:type="pct"/>
            <w:noWrap/>
            <w:hideMark/>
          </w:tcPr>
          <w:p w:rsidR="00110C18" w:rsidRPr="0056388D" w:rsidRDefault="00110C18" w:rsidP="00063728">
            <w:pPr>
              <w:rPr>
                <w:ins w:id="20778" w:author="KIM, Jason" w:date="2019-04-02T13:39:00Z"/>
                <w:rFonts w:ascii="Calibri" w:eastAsia="Times New Roman" w:hAnsi="Calibri" w:cs="Calibri"/>
                <w:color w:val="000000"/>
                <w:lang w:eastAsia="en-AU"/>
              </w:rPr>
            </w:pPr>
            <w:ins w:id="207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80" w:author="KIM, Jason" w:date="2019-04-02T13:39:00Z"/>
                <w:rFonts w:ascii="Calibri" w:eastAsia="Times New Roman" w:hAnsi="Calibri" w:cs="Calibri"/>
                <w:color w:val="000000"/>
                <w:lang w:eastAsia="en-AU"/>
              </w:rPr>
            </w:pPr>
            <w:ins w:id="20781" w:author="KIM, Jason" w:date="2019-04-02T13:39:00Z">
              <w:r w:rsidRPr="0056388D">
                <w:rPr>
                  <w:rFonts w:ascii="Calibri" w:eastAsia="Times New Roman" w:hAnsi="Calibri" w:cs="Calibri"/>
                  <w:color w:val="000000"/>
                  <w:lang w:eastAsia="en-AU"/>
                </w:rPr>
                <w:t>Chainage 3041</w:t>
              </w:r>
            </w:ins>
          </w:p>
        </w:tc>
        <w:tc>
          <w:tcPr>
            <w:tcW w:w="764" w:type="pct"/>
            <w:noWrap/>
            <w:hideMark/>
          </w:tcPr>
          <w:p w:rsidR="00110C18" w:rsidRPr="0056388D" w:rsidRDefault="00110C18" w:rsidP="00063728">
            <w:pPr>
              <w:jc w:val="right"/>
              <w:rPr>
                <w:ins w:id="20782" w:author="KIM, Jason" w:date="2019-04-02T13:39:00Z"/>
                <w:rFonts w:ascii="Calibri" w:eastAsia="Times New Roman" w:hAnsi="Calibri" w:cs="Calibri"/>
                <w:color w:val="000000"/>
                <w:lang w:eastAsia="en-AU"/>
              </w:rPr>
            </w:pPr>
            <w:ins w:id="20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84" w:author="KIM, Jason" w:date="2019-04-02T13:39:00Z"/>
        </w:trPr>
        <w:tc>
          <w:tcPr>
            <w:tcW w:w="708" w:type="pct"/>
            <w:vMerge/>
            <w:hideMark/>
          </w:tcPr>
          <w:p w:rsidR="00110C18" w:rsidRPr="0056388D" w:rsidRDefault="00110C18" w:rsidP="00063728">
            <w:pPr>
              <w:rPr>
                <w:ins w:id="207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86" w:author="KIM, Jason" w:date="2019-04-02T13:39:00Z"/>
                <w:rFonts w:ascii="Calibri" w:eastAsia="Times New Roman" w:hAnsi="Calibri" w:cs="Calibri"/>
                <w:color w:val="000000"/>
                <w:lang w:eastAsia="en-AU"/>
              </w:rPr>
            </w:pPr>
            <w:ins w:id="20787"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88" w:author="KIM, Jason" w:date="2019-04-02T13:39:00Z"/>
                <w:rFonts w:ascii="Calibri" w:eastAsia="Times New Roman" w:hAnsi="Calibri" w:cs="Calibri"/>
                <w:color w:val="000000"/>
                <w:lang w:eastAsia="en-AU"/>
              </w:rPr>
            </w:pPr>
            <w:ins w:id="207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90" w:author="KIM, Jason" w:date="2019-04-02T13:39:00Z"/>
                <w:rFonts w:ascii="Calibri" w:eastAsia="Times New Roman" w:hAnsi="Calibri" w:cs="Calibri"/>
                <w:color w:val="000000"/>
                <w:lang w:eastAsia="en-AU"/>
              </w:rPr>
            </w:pPr>
            <w:ins w:id="20791" w:author="KIM, Jason" w:date="2019-04-02T13:39:00Z">
              <w:r w:rsidRPr="0056388D">
                <w:rPr>
                  <w:rFonts w:ascii="Calibri" w:eastAsia="Times New Roman" w:hAnsi="Calibri" w:cs="Calibri"/>
                  <w:color w:val="000000"/>
                  <w:lang w:eastAsia="en-AU"/>
                </w:rPr>
                <w:t>LLS2197</w:t>
              </w:r>
            </w:ins>
          </w:p>
        </w:tc>
        <w:tc>
          <w:tcPr>
            <w:tcW w:w="933" w:type="pct"/>
            <w:noWrap/>
            <w:hideMark/>
          </w:tcPr>
          <w:p w:rsidR="00110C18" w:rsidRPr="0056388D" w:rsidRDefault="00110C18" w:rsidP="00063728">
            <w:pPr>
              <w:rPr>
                <w:ins w:id="20792" w:author="KIM, Jason" w:date="2019-04-02T13:39:00Z"/>
                <w:rFonts w:ascii="Calibri" w:eastAsia="Times New Roman" w:hAnsi="Calibri" w:cs="Calibri"/>
                <w:color w:val="000000"/>
                <w:lang w:eastAsia="en-AU"/>
              </w:rPr>
            </w:pPr>
            <w:ins w:id="207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94" w:author="KIM, Jason" w:date="2019-04-02T13:39:00Z"/>
                <w:rFonts w:ascii="Calibri" w:eastAsia="Times New Roman" w:hAnsi="Calibri" w:cs="Calibri"/>
                <w:color w:val="000000"/>
                <w:lang w:eastAsia="en-AU"/>
              </w:rPr>
            </w:pPr>
            <w:ins w:id="20795" w:author="KIM, Jason" w:date="2019-04-02T13:39:00Z">
              <w:r w:rsidRPr="0056388D">
                <w:rPr>
                  <w:rFonts w:ascii="Calibri" w:eastAsia="Times New Roman" w:hAnsi="Calibri" w:cs="Calibri"/>
                  <w:color w:val="000000"/>
                  <w:lang w:eastAsia="en-AU"/>
                </w:rPr>
                <w:t>Chainage 3051</w:t>
              </w:r>
            </w:ins>
          </w:p>
        </w:tc>
        <w:tc>
          <w:tcPr>
            <w:tcW w:w="764" w:type="pct"/>
            <w:noWrap/>
            <w:hideMark/>
          </w:tcPr>
          <w:p w:rsidR="00110C18" w:rsidRPr="0056388D" w:rsidRDefault="00110C18" w:rsidP="00063728">
            <w:pPr>
              <w:jc w:val="right"/>
              <w:rPr>
                <w:ins w:id="20796" w:author="KIM, Jason" w:date="2019-04-02T13:39:00Z"/>
                <w:rFonts w:ascii="Calibri" w:eastAsia="Times New Roman" w:hAnsi="Calibri" w:cs="Calibri"/>
                <w:color w:val="000000"/>
                <w:lang w:eastAsia="en-AU"/>
              </w:rPr>
            </w:pPr>
            <w:ins w:id="20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98" w:author="KIM, Jason" w:date="2019-04-02T13:39:00Z"/>
        </w:trPr>
        <w:tc>
          <w:tcPr>
            <w:tcW w:w="708" w:type="pct"/>
            <w:vMerge/>
            <w:hideMark/>
          </w:tcPr>
          <w:p w:rsidR="00110C18" w:rsidRPr="0056388D" w:rsidRDefault="00110C18" w:rsidP="00063728">
            <w:pPr>
              <w:rPr>
                <w:ins w:id="207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00" w:author="KIM, Jason" w:date="2019-04-02T13:39:00Z"/>
                <w:rFonts w:ascii="Calibri" w:eastAsia="Times New Roman" w:hAnsi="Calibri" w:cs="Calibri"/>
                <w:color w:val="000000"/>
                <w:lang w:eastAsia="en-AU"/>
              </w:rPr>
            </w:pPr>
            <w:ins w:id="20801"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802" w:author="KIM, Jason" w:date="2019-04-02T13:39:00Z"/>
                <w:rFonts w:ascii="Calibri" w:eastAsia="Times New Roman" w:hAnsi="Calibri" w:cs="Calibri"/>
                <w:color w:val="000000"/>
                <w:lang w:eastAsia="en-AU"/>
              </w:rPr>
            </w:pPr>
            <w:ins w:id="208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04" w:author="KIM, Jason" w:date="2019-04-02T13:39:00Z"/>
                <w:rFonts w:ascii="Calibri" w:eastAsia="Times New Roman" w:hAnsi="Calibri" w:cs="Calibri"/>
                <w:color w:val="000000"/>
                <w:lang w:eastAsia="en-AU"/>
              </w:rPr>
            </w:pPr>
            <w:ins w:id="20805" w:author="KIM, Jason" w:date="2019-04-02T13:39:00Z">
              <w:r w:rsidRPr="0056388D">
                <w:rPr>
                  <w:rFonts w:ascii="Calibri" w:eastAsia="Times New Roman" w:hAnsi="Calibri" w:cs="Calibri"/>
                  <w:color w:val="000000"/>
                  <w:lang w:eastAsia="en-AU"/>
                </w:rPr>
                <w:t>LLS2198</w:t>
              </w:r>
            </w:ins>
          </w:p>
        </w:tc>
        <w:tc>
          <w:tcPr>
            <w:tcW w:w="933" w:type="pct"/>
            <w:noWrap/>
            <w:hideMark/>
          </w:tcPr>
          <w:p w:rsidR="00110C18" w:rsidRPr="0056388D" w:rsidRDefault="00110C18" w:rsidP="00063728">
            <w:pPr>
              <w:rPr>
                <w:ins w:id="20806" w:author="KIM, Jason" w:date="2019-04-02T13:39:00Z"/>
                <w:rFonts w:ascii="Calibri" w:eastAsia="Times New Roman" w:hAnsi="Calibri" w:cs="Calibri"/>
                <w:color w:val="000000"/>
                <w:lang w:eastAsia="en-AU"/>
              </w:rPr>
            </w:pPr>
            <w:ins w:id="208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08" w:author="KIM, Jason" w:date="2019-04-02T13:39:00Z"/>
                <w:rFonts w:ascii="Calibri" w:eastAsia="Times New Roman" w:hAnsi="Calibri" w:cs="Calibri"/>
                <w:color w:val="000000"/>
                <w:lang w:eastAsia="en-AU"/>
              </w:rPr>
            </w:pPr>
            <w:ins w:id="20809" w:author="KIM, Jason" w:date="2019-04-02T13:39:00Z">
              <w:r w:rsidRPr="0056388D">
                <w:rPr>
                  <w:rFonts w:ascii="Calibri" w:eastAsia="Times New Roman" w:hAnsi="Calibri" w:cs="Calibri"/>
                  <w:color w:val="000000"/>
                  <w:lang w:eastAsia="en-AU"/>
                </w:rPr>
                <w:t>Chainage 3061</w:t>
              </w:r>
            </w:ins>
          </w:p>
        </w:tc>
        <w:tc>
          <w:tcPr>
            <w:tcW w:w="764" w:type="pct"/>
            <w:noWrap/>
            <w:hideMark/>
          </w:tcPr>
          <w:p w:rsidR="00110C18" w:rsidRPr="0056388D" w:rsidRDefault="00110C18" w:rsidP="00063728">
            <w:pPr>
              <w:jc w:val="right"/>
              <w:rPr>
                <w:ins w:id="20810" w:author="KIM, Jason" w:date="2019-04-02T13:39:00Z"/>
                <w:rFonts w:ascii="Calibri" w:eastAsia="Times New Roman" w:hAnsi="Calibri" w:cs="Calibri"/>
                <w:color w:val="000000"/>
                <w:lang w:eastAsia="en-AU"/>
              </w:rPr>
            </w:pPr>
            <w:ins w:id="20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12" w:author="KIM, Jason" w:date="2019-04-02T13:39:00Z"/>
        </w:trPr>
        <w:tc>
          <w:tcPr>
            <w:tcW w:w="708" w:type="pct"/>
            <w:vMerge/>
            <w:hideMark/>
          </w:tcPr>
          <w:p w:rsidR="00110C18" w:rsidRPr="0056388D" w:rsidRDefault="00110C18" w:rsidP="00063728">
            <w:pPr>
              <w:rPr>
                <w:ins w:id="208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14" w:author="KIM, Jason" w:date="2019-04-02T13:39:00Z"/>
                <w:rFonts w:ascii="Calibri" w:eastAsia="Times New Roman" w:hAnsi="Calibri" w:cs="Calibri"/>
                <w:color w:val="000000"/>
                <w:lang w:eastAsia="en-AU"/>
              </w:rPr>
            </w:pPr>
            <w:ins w:id="20815"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816" w:author="KIM, Jason" w:date="2019-04-02T13:39:00Z"/>
                <w:rFonts w:ascii="Calibri" w:eastAsia="Times New Roman" w:hAnsi="Calibri" w:cs="Calibri"/>
                <w:color w:val="000000"/>
                <w:lang w:eastAsia="en-AU"/>
              </w:rPr>
            </w:pPr>
            <w:ins w:id="208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18" w:author="KIM, Jason" w:date="2019-04-02T13:39:00Z"/>
                <w:rFonts w:ascii="Calibri" w:eastAsia="Times New Roman" w:hAnsi="Calibri" w:cs="Calibri"/>
                <w:color w:val="000000"/>
                <w:lang w:eastAsia="en-AU"/>
              </w:rPr>
            </w:pPr>
            <w:ins w:id="20819" w:author="KIM, Jason" w:date="2019-04-02T13:39:00Z">
              <w:r w:rsidRPr="0056388D">
                <w:rPr>
                  <w:rFonts w:ascii="Calibri" w:eastAsia="Times New Roman" w:hAnsi="Calibri" w:cs="Calibri"/>
                  <w:color w:val="000000"/>
                  <w:lang w:eastAsia="en-AU"/>
                </w:rPr>
                <w:t>LLS2199</w:t>
              </w:r>
            </w:ins>
          </w:p>
        </w:tc>
        <w:tc>
          <w:tcPr>
            <w:tcW w:w="933" w:type="pct"/>
            <w:noWrap/>
            <w:hideMark/>
          </w:tcPr>
          <w:p w:rsidR="00110C18" w:rsidRPr="0056388D" w:rsidRDefault="00110C18" w:rsidP="00063728">
            <w:pPr>
              <w:rPr>
                <w:ins w:id="20820" w:author="KIM, Jason" w:date="2019-04-02T13:39:00Z"/>
                <w:rFonts w:ascii="Calibri" w:eastAsia="Times New Roman" w:hAnsi="Calibri" w:cs="Calibri"/>
                <w:color w:val="000000"/>
                <w:lang w:eastAsia="en-AU"/>
              </w:rPr>
            </w:pPr>
            <w:ins w:id="208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22" w:author="KIM, Jason" w:date="2019-04-02T13:39:00Z"/>
                <w:rFonts w:ascii="Calibri" w:eastAsia="Times New Roman" w:hAnsi="Calibri" w:cs="Calibri"/>
                <w:color w:val="000000"/>
                <w:lang w:eastAsia="en-AU"/>
              </w:rPr>
            </w:pPr>
            <w:ins w:id="20823" w:author="KIM, Jason" w:date="2019-04-02T13:39:00Z">
              <w:r w:rsidRPr="0056388D">
                <w:rPr>
                  <w:rFonts w:ascii="Calibri" w:eastAsia="Times New Roman" w:hAnsi="Calibri" w:cs="Calibri"/>
                  <w:color w:val="000000"/>
                  <w:lang w:eastAsia="en-AU"/>
                </w:rPr>
                <w:t>Chainage 3070</w:t>
              </w:r>
            </w:ins>
          </w:p>
        </w:tc>
        <w:tc>
          <w:tcPr>
            <w:tcW w:w="764" w:type="pct"/>
            <w:noWrap/>
            <w:hideMark/>
          </w:tcPr>
          <w:p w:rsidR="00110C18" w:rsidRPr="0056388D" w:rsidRDefault="00110C18" w:rsidP="00063728">
            <w:pPr>
              <w:jc w:val="right"/>
              <w:rPr>
                <w:ins w:id="20824" w:author="KIM, Jason" w:date="2019-04-02T13:39:00Z"/>
                <w:rFonts w:ascii="Calibri" w:eastAsia="Times New Roman" w:hAnsi="Calibri" w:cs="Calibri"/>
                <w:color w:val="000000"/>
                <w:lang w:eastAsia="en-AU"/>
              </w:rPr>
            </w:pPr>
            <w:ins w:id="20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26" w:author="KIM, Jason" w:date="2019-04-02T13:39:00Z"/>
        </w:trPr>
        <w:tc>
          <w:tcPr>
            <w:tcW w:w="708" w:type="pct"/>
            <w:vMerge w:val="restart"/>
            <w:noWrap/>
            <w:hideMark/>
          </w:tcPr>
          <w:p w:rsidR="00110C18" w:rsidRPr="0056388D" w:rsidRDefault="00110C18" w:rsidP="00063728">
            <w:pPr>
              <w:rPr>
                <w:ins w:id="20827" w:author="KIM, Jason" w:date="2019-04-02T13:39:00Z"/>
                <w:rFonts w:ascii="Calibri" w:eastAsia="Times New Roman" w:hAnsi="Calibri" w:cs="Calibri"/>
                <w:color w:val="000000"/>
                <w:lang w:eastAsia="en-AU"/>
              </w:rPr>
            </w:pPr>
            <w:ins w:id="20828" w:author="KIM, Jason" w:date="2019-04-02T13:39:00Z">
              <w:r w:rsidRPr="0056388D">
                <w:rPr>
                  <w:rFonts w:ascii="Calibri" w:eastAsia="Times New Roman" w:hAnsi="Calibri" w:cs="Calibri"/>
                  <w:color w:val="000000"/>
                  <w:lang w:eastAsia="en-AU"/>
                </w:rPr>
                <w:t>LLE18K81</w:t>
              </w:r>
            </w:ins>
          </w:p>
        </w:tc>
        <w:tc>
          <w:tcPr>
            <w:tcW w:w="605" w:type="pct"/>
            <w:noWrap/>
            <w:hideMark/>
          </w:tcPr>
          <w:p w:rsidR="00110C18" w:rsidRPr="0056388D" w:rsidRDefault="00110C18" w:rsidP="00063728">
            <w:pPr>
              <w:rPr>
                <w:ins w:id="20829" w:author="KIM, Jason" w:date="2019-04-02T13:39:00Z"/>
                <w:rFonts w:ascii="Calibri" w:eastAsia="Times New Roman" w:hAnsi="Calibri" w:cs="Calibri"/>
                <w:color w:val="000000"/>
                <w:lang w:eastAsia="en-AU"/>
              </w:rPr>
            </w:pPr>
            <w:ins w:id="20830"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31" w:author="KIM, Jason" w:date="2019-04-02T13:39:00Z"/>
                <w:rFonts w:ascii="Calibri" w:eastAsia="Times New Roman" w:hAnsi="Calibri" w:cs="Calibri"/>
                <w:color w:val="000000"/>
                <w:lang w:eastAsia="en-AU"/>
              </w:rPr>
            </w:pPr>
            <w:ins w:id="208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33" w:author="KIM, Jason" w:date="2019-04-02T13:39:00Z"/>
                <w:rFonts w:ascii="Calibri" w:eastAsia="Times New Roman" w:hAnsi="Calibri" w:cs="Calibri"/>
                <w:color w:val="000000"/>
                <w:lang w:eastAsia="en-AU"/>
              </w:rPr>
            </w:pPr>
            <w:ins w:id="20834" w:author="KIM, Jason" w:date="2019-04-02T13:39:00Z">
              <w:r w:rsidRPr="0056388D">
                <w:rPr>
                  <w:rFonts w:ascii="Calibri" w:eastAsia="Times New Roman" w:hAnsi="Calibri" w:cs="Calibri"/>
                  <w:color w:val="000000"/>
                  <w:lang w:eastAsia="en-AU"/>
                </w:rPr>
                <w:t>LLS2178</w:t>
              </w:r>
            </w:ins>
          </w:p>
        </w:tc>
        <w:tc>
          <w:tcPr>
            <w:tcW w:w="933" w:type="pct"/>
            <w:noWrap/>
            <w:hideMark/>
          </w:tcPr>
          <w:p w:rsidR="00110C18" w:rsidRPr="0056388D" w:rsidRDefault="00110C18" w:rsidP="00063728">
            <w:pPr>
              <w:rPr>
                <w:ins w:id="20835" w:author="KIM, Jason" w:date="2019-04-02T13:39:00Z"/>
                <w:rFonts w:ascii="Calibri" w:eastAsia="Times New Roman" w:hAnsi="Calibri" w:cs="Calibri"/>
                <w:color w:val="000000"/>
                <w:lang w:eastAsia="en-AU"/>
              </w:rPr>
            </w:pPr>
            <w:ins w:id="208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37" w:author="KIM, Jason" w:date="2019-04-02T13:39:00Z"/>
                <w:rFonts w:ascii="Calibri" w:eastAsia="Times New Roman" w:hAnsi="Calibri" w:cs="Calibri"/>
                <w:color w:val="000000"/>
                <w:lang w:eastAsia="en-AU"/>
              </w:rPr>
            </w:pPr>
            <w:ins w:id="20838" w:author="KIM, Jason" w:date="2019-04-02T13:39:00Z">
              <w:r w:rsidRPr="0056388D">
                <w:rPr>
                  <w:rFonts w:ascii="Calibri" w:eastAsia="Times New Roman" w:hAnsi="Calibri" w:cs="Calibri"/>
                  <w:color w:val="000000"/>
                  <w:lang w:eastAsia="en-AU"/>
                </w:rPr>
                <w:t>Chainage 2856</w:t>
              </w:r>
            </w:ins>
          </w:p>
        </w:tc>
        <w:tc>
          <w:tcPr>
            <w:tcW w:w="764" w:type="pct"/>
            <w:noWrap/>
            <w:hideMark/>
          </w:tcPr>
          <w:p w:rsidR="00110C18" w:rsidRPr="0056388D" w:rsidRDefault="00110C18" w:rsidP="00063728">
            <w:pPr>
              <w:jc w:val="right"/>
              <w:rPr>
                <w:ins w:id="20839" w:author="KIM, Jason" w:date="2019-04-02T13:39:00Z"/>
                <w:rFonts w:ascii="Calibri" w:eastAsia="Times New Roman" w:hAnsi="Calibri" w:cs="Calibri"/>
                <w:color w:val="000000"/>
                <w:lang w:eastAsia="en-AU"/>
              </w:rPr>
            </w:pPr>
            <w:ins w:id="20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41" w:author="KIM, Jason" w:date="2019-04-02T13:39:00Z"/>
        </w:trPr>
        <w:tc>
          <w:tcPr>
            <w:tcW w:w="708" w:type="pct"/>
            <w:vMerge/>
            <w:hideMark/>
          </w:tcPr>
          <w:p w:rsidR="00110C18" w:rsidRPr="0056388D" w:rsidRDefault="00110C18" w:rsidP="00063728">
            <w:pPr>
              <w:rPr>
                <w:ins w:id="20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43" w:author="KIM, Jason" w:date="2019-04-02T13:39:00Z"/>
                <w:rFonts w:ascii="Calibri" w:eastAsia="Times New Roman" w:hAnsi="Calibri" w:cs="Calibri"/>
                <w:color w:val="000000"/>
                <w:lang w:eastAsia="en-AU"/>
              </w:rPr>
            </w:pPr>
            <w:ins w:id="20844"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45" w:author="KIM, Jason" w:date="2019-04-02T13:39:00Z"/>
                <w:rFonts w:ascii="Calibri" w:eastAsia="Times New Roman" w:hAnsi="Calibri" w:cs="Calibri"/>
                <w:color w:val="000000"/>
                <w:lang w:eastAsia="en-AU"/>
              </w:rPr>
            </w:pPr>
            <w:ins w:id="2084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47" w:author="KIM, Jason" w:date="2019-04-02T13:39:00Z"/>
                <w:rFonts w:ascii="Calibri" w:eastAsia="Times New Roman" w:hAnsi="Calibri" w:cs="Calibri"/>
                <w:color w:val="000000"/>
                <w:lang w:eastAsia="en-AU"/>
              </w:rPr>
            </w:pPr>
            <w:ins w:id="20848" w:author="KIM, Jason" w:date="2019-04-02T13:39:00Z">
              <w:r w:rsidRPr="0056388D">
                <w:rPr>
                  <w:rFonts w:ascii="Calibri" w:eastAsia="Times New Roman" w:hAnsi="Calibri" w:cs="Calibri"/>
                  <w:color w:val="000000"/>
                  <w:lang w:eastAsia="en-AU"/>
                </w:rPr>
                <w:t>LLS2179</w:t>
              </w:r>
            </w:ins>
          </w:p>
        </w:tc>
        <w:tc>
          <w:tcPr>
            <w:tcW w:w="933" w:type="pct"/>
            <w:noWrap/>
            <w:hideMark/>
          </w:tcPr>
          <w:p w:rsidR="00110C18" w:rsidRPr="0056388D" w:rsidRDefault="00110C18" w:rsidP="00063728">
            <w:pPr>
              <w:rPr>
                <w:ins w:id="20849" w:author="KIM, Jason" w:date="2019-04-02T13:39:00Z"/>
                <w:rFonts w:ascii="Calibri" w:eastAsia="Times New Roman" w:hAnsi="Calibri" w:cs="Calibri"/>
                <w:color w:val="000000"/>
                <w:lang w:eastAsia="en-AU"/>
              </w:rPr>
            </w:pPr>
            <w:ins w:id="208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51" w:author="KIM, Jason" w:date="2019-04-02T13:39:00Z"/>
                <w:rFonts w:ascii="Calibri" w:eastAsia="Times New Roman" w:hAnsi="Calibri" w:cs="Calibri"/>
                <w:color w:val="000000"/>
                <w:lang w:eastAsia="en-AU"/>
              </w:rPr>
            </w:pPr>
            <w:ins w:id="20852" w:author="KIM, Jason" w:date="2019-04-02T13:39:00Z">
              <w:r w:rsidRPr="0056388D">
                <w:rPr>
                  <w:rFonts w:ascii="Calibri" w:eastAsia="Times New Roman" w:hAnsi="Calibri" w:cs="Calibri"/>
                  <w:color w:val="000000"/>
                  <w:lang w:eastAsia="en-AU"/>
                </w:rPr>
                <w:t>Chainage 2865</w:t>
              </w:r>
            </w:ins>
          </w:p>
        </w:tc>
        <w:tc>
          <w:tcPr>
            <w:tcW w:w="764" w:type="pct"/>
            <w:noWrap/>
            <w:hideMark/>
          </w:tcPr>
          <w:p w:rsidR="00110C18" w:rsidRPr="0056388D" w:rsidRDefault="00110C18" w:rsidP="00063728">
            <w:pPr>
              <w:jc w:val="right"/>
              <w:rPr>
                <w:ins w:id="20853" w:author="KIM, Jason" w:date="2019-04-02T13:39:00Z"/>
                <w:rFonts w:ascii="Calibri" w:eastAsia="Times New Roman" w:hAnsi="Calibri" w:cs="Calibri"/>
                <w:color w:val="000000"/>
                <w:lang w:eastAsia="en-AU"/>
              </w:rPr>
            </w:pPr>
            <w:ins w:id="20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55" w:author="KIM, Jason" w:date="2019-04-02T13:39:00Z"/>
        </w:trPr>
        <w:tc>
          <w:tcPr>
            <w:tcW w:w="708" w:type="pct"/>
            <w:vMerge/>
            <w:hideMark/>
          </w:tcPr>
          <w:p w:rsidR="00110C18" w:rsidRPr="0056388D" w:rsidRDefault="00110C18" w:rsidP="00063728">
            <w:pPr>
              <w:rPr>
                <w:ins w:id="208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57" w:author="KIM, Jason" w:date="2019-04-02T13:39:00Z"/>
                <w:rFonts w:ascii="Calibri" w:eastAsia="Times New Roman" w:hAnsi="Calibri" w:cs="Calibri"/>
                <w:color w:val="000000"/>
                <w:lang w:eastAsia="en-AU"/>
              </w:rPr>
            </w:pPr>
            <w:ins w:id="20858"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59" w:author="KIM, Jason" w:date="2019-04-02T13:39:00Z"/>
                <w:rFonts w:ascii="Calibri" w:eastAsia="Times New Roman" w:hAnsi="Calibri" w:cs="Calibri"/>
                <w:color w:val="000000"/>
                <w:lang w:eastAsia="en-AU"/>
              </w:rPr>
            </w:pPr>
            <w:ins w:id="2086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61" w:author="KIM, Jason" w:date="2019-04-02T13:39:00Z"/>
                <w:rFonts w:ascii="Calibri" w:eastAsia="Times New Roman" w:hAnsi="Calibri" w:cs="Calibri"/>
                <w:color w:val="000000"/>
                <w:lang w:eastAsia="en-AU"/>
              </w:rPr>
            </w:pPr>
            <w:ins w:id="20862" w:author="KIM, Jason" w:date="2019-04-02T13:39:00Z">
              <w:r w:rsidRPr="0056388D">
                <w:rPr>
                  <w:rFonts w:ascii="Calibri" w:eastAsia="Times New Roman" w:hAnsi="Calibri" w:cs="Calibri"/>
                  <w:color w:val="000000"/>
                  <w:lang w:eastAsia="en-AU"/>
                </w:rPr>
                <w:t>LLS2180</w:t>
              </w:r>
            </w:ins>
          </w:p>
        </w:tc>
        <w:tc>
          <w:tcPr>
            <w:tcW w:w="933" w:type="pct"/>
            <w:noWrap/>
            <w:hideMark/>
          </w:tcPr>
          <w:p w:rsidR="00110C18" w:rsidRPr="0056388D" w:rsidRDefault="00110C18" w:rsidP="00063728">
            <w:pPr>
              <w:rPr>
                <w:ins w:id="20863" w:author="KIM, Jason" w:date="2019-04-02T13:39:00Z"/>
                <w:rFonts w:ascii="Calibri" w:eastAsia="Times New Roman" w:hAnsi="Calibri" w:cs="Calibri"/>
                <w:color w:val="000000"/>
                <w:lang w:eastAsia="en-AU"/>
              </w:rPr>
            </w:pPr>
            <w:ins w:id="208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65" w:author="KIM, Jason" w:date="2019-04-02T13:39:00Z"/>
                <w:rFonts w:ascii="Calibri" w:eastAsia="Times New Roman" w:hAnsi="Calibri" w:cs="Calibri"/>
                <w:color w:val="000000"/>
                <w:lang w:eastAsia="en-AU"/>
              </w:rPr>
            </w:pPr>
            <w:ins w:id="20866" w:author="KIM, Jason" w:date="2019-04-02T13:39:00Z">
              <w:r w:rsidRPr="0056388D">
                <w:rPr>
                  <w:rFonts w:ascii="Calibri" w:eastAsia="Times New Roman" w:hAnsi="Calibri" w:cs="Calibri"/>
                  <w:color w:val="000000"/>
                  <w:lang w:eastAsia="en-AU"/>
                </w:rPr>
                <w:t>Chainage 2875</w:t>
              </w:r>
            </w:ins>
          </w:p>
        </w:tc>
        <w:tc>
          <w:tcPr>
            <w:tcW w:w="764" w:type="pct"/>
            <w:noWrap/>
            <w:hideMark/>
          </w:tcPr>
          <w:p w:rsidR="00110C18" w:rsidRPr="0056388D" w:rsidRDefault="00110C18" w:rsidP="00063728">
            <w:pPr>
              <w:jc w:val="right"/>
              <w:rPr>
                <w:ins w:id="20867" w:author="KIM, Jason" w:date="2019-04-02T13:39:00Z"/>
                <w:rFonts w:ascii="Calibri" w:eastAsia="Times New Roman" w:hAnsi="Calibri" w:cs="Calibri"/>
                <w:color w:val="000000"/>
                <w:lang w:eastAsia="en-AU"/>
              </w:rPr>
            </w:pPr>
            <w:ins w:id="20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69" w:author="KIM, Jason" w:date="2019-04-02T13:39:00Z"/>
        </w:trPr>
        <w:tc>
          <w:tcPr>
            <w:tcW w:w="708" w:type="pct"/>
            <w:vMerge/>
            <w:hideMark/>
          </w:tcPr>
          <w:p w:rsidR="00110C18" w:rsidRPr="0056388D" w:rsidRDefault="00110C18" w:rsidP="00063728">
            <w:pPr>
              <w:rPr>
                <w:ins w:id="208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71" w:author="KIM, Jason" w:date="2019-04-02T13:39:00Z"/>
                <w:rFonts w:ascii="Calibri" w:eastAsia="Times New Roman" w:hAnsi="Calibri" w:cs="Calibri"/>
                <w:color w:val="000000"/>
                <w:lang w:eastAsia="en-AU"/>
              </w:rPr>
            </w:pPr>
            <w:ins w:id="20872"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73" w:author="KIM, Jason" w:date="2019-04-02T13:39:00Z"/>
                <w:rFonts w:ascii="Calibri" w:eastAsia="Times New Roman" w:hAnsi="Calibri" w:cs="Calibri"/>
                <w:color w:val="000000"/>
                <w:lang w:eastAsia="en-AU"/>
              </w:rPr>
            </w:pPr>
            <w:ins w:id="208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75" w:author="KIM, Jason" w:date="2019-04-02T13:39:00Z"/>
                <w:rFonts w:ascii="Calibri" w:eastAsia="Times New Roman" w:hAnsi="Calibri" w:cs="Calibri"/>
                <w:color w:val="000000"/>
                <w:lang w:eastAsia="en-AU"/>
              </w:rPr>
            </w:pPr>
            <w:ins w:id="20876" w:author="KIM, Jason" w:date="2019-04-02T13:39:00Z">
              <w:r w:rsidRPr="0056388D">
                <w:rPr>
                  <w:rFonts w:ascii="Calibri" w:eastAsia="Times New Roman" w:hAnsi="Calibri" w:cs="Calibri"/>
                  <w:color w:val="000000"/>
                  <w:lang w:eastAsia="en-AU"/>
                </w:rPr>
                <w:t>LLS2181</w:t>
              </w:r>
            </w:ins>
          </w:p>
        </w:tc>
        <w:tc>
          <w:tcPr>
            <w:tcW w:w="933" w:type="pct"/>
            <w:noWrap/>
            <w:hideMark/>
          </w:tcPr>
          <w:p w:rsidR="00110C18" w:rsidRPr="0056388D" w:rsidRDefault="00110C18" w:rsidP="00063728">
            <w:pPr>
              <w:rPr>
                <w:ins w:id="20877" w:author="KIM, Jason" w:date="2019-04-02T13:39:00Z"/>
                <w:rFonts w:ascii="Calibri" w:eastAsia="Times New Roman" w:hAnsi="Calibri" w:cs="Calibri"/>
                <w:color w:val="000000"/>
                <w:lang w:eastAsia="en-AU"/>
              </w:rPr>
            </w:pPr>
            <w:ins w:id="208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79" w:author="KIM, Jason" w:date="2019-04-02T13:39:00Z"/>
                <w:rFonts w:ascii="Calibri" w:eastAsia="Times New Roman" w:hAnsi="Calibri" w:cs="Calibri"/>
                <w:color w:val="000000"/>
                <w:lang w:eastAsia="en-AU"/>
              </w:rPr>
            </w:pPr>
            <w:ins w:id="20880" w:author="KIM, Jason" w:date="2019-04-02T13:39:00Z">
              <w:r w:rsidRPr="0056388D">
                <w:rPr>
                  <w:rFonts w:ascii="Calibri" w:eastAsia="Times New Roman" w:hAnsi="Calibri" w:cs="Calibri"/>
                  <w:color w:val="000000"/>
                  <w:lang w:eastAsia="en-AU"/>
                </w:rPr>
                <w:t>Chainage 2885</w:t>
              </w:r>
            </w:ins>
          </w:p>
        </w:tc>
        <w:tc>
          <w:tcPr>
            <w:tcW w:w="764" w:type="pct"/>
            <w:noWrap/>
            <w:hideMark/>
          </w:tcPr>
          <w:p w:rsidR="00110C18" w:rsidRPr="0056388D" w:rsidRDefault="00110C18" w:rsidP="00063728">
            <w:pPr>
              <w:jc w:val="right"/>
              <w:rPr>
                <w:ins w:id="20881" w:author="KIM, Jason" w:date="2019-04-02T13:39:00Z"/>
                <w:rFonts w:ascii="Calibri" w:eastAsia="Times New Roman" w:hAnsi="Calibri" w:cs="Calibri"/>
                <w:color w:val="000000"/>
                <w:lang w:eastAsia="en-AU"/>
              </w:rPr>
            </w:pPr>
            <w:ins w:id="208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83" w:author="KIM, Jason" w:date="2019-04-02T13:39:00Z"/>
        </w:trPr>
        <w:tc>
          <w:tcPr>
            <w:tcW w:w="708" w:type="pct"/>
            <w:vMerge/>
            <w:hideMark/>
          </w:tcPr>
          <w:p w:rsidR="00110C18" w:rsidRPr="0056388D" w:rsidRDefault="00110C18" w:rsidP="00063728">
            <w:pPr>
              <w:rPr>
                <w:ins w:id="208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85" w:author="KIM, Jason" w:date="2019-04-02T13:39:00Z"/>
                <w:rFonts w:ascii="Calibri" w:eastAsia="Times New Roman" w:hAnsi="Calibri" w:cs="Calibri"/>
                <w:color w:val="000000"/>
                <w:lang w:eastAsia="en-AU"/>
              </w:rPr>
            </w:pPr>
            <w:ins w:id="20886"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87" w:author="KIM, Jason" w:date="2019-04-02T13:39:00Z"/>
                <w:rFonts w:ascii="Calibri" w:eastAsia="Times New Roman" w:hAnsi="Calibri" w:cs="Calibri"/>
                <w:color w:val="000000"/>
                <w:lang w:eastAsia="en-AU"/>
              </w:rPr>
            </w:pPr>
            <w:ins w:id="2088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89" w:author="KIM, Jason" w:date="2019-04-02T13:39:00Z"/>
                <w:rFonts w:ascii="Calibri" w:eastAsia="Times New Roman" w:hAnsi="Calibri" w:cs="Calibri"/>
                <w:color w:val="000000"/>
                <w:lang w:eastAsia="en-AU"/>
              </w:rPr>
            </w:pPr>
            <w:ins w:id="20890" w:author="KIM, Jason" w:date="2019-04-02T13:39:00Z">
              <w:r w:rsidRPr="0056388D">
                <w:rPr>
                  <w:rFonts w:ascii="Calibri" w:eastAsia="Times New Roman" w:hAnsi="Calibri" w:cs="Calibri"/>
                  <w:color w:val="000000"/>
                  <w:lang w:eastAsia="en-AU"/>
                </w:rPr>
                <w:t>LLS2182</w:t>
              </w:r>
            </w:ins>
          </w:p>
        </w:tc>
        <w:tc>
          <w:tcPr>
            <w:tcW w:w="933" w:type="pct"/>
            <w:noWrap/>
            <w:hideMark/>
          </w:tcPr>
          <w:p w:rsidR="00110C18" w:rsidRPr="0056388D" w:rsidRDefault="00110C18" w:rsidP="00063728">
            <w:pPr>
              <w:rPr>
                <w:ins w:id="20891" w:author="KIM, Jason" w:date="2019-04-02T13:39:00Z"/>
                <w:rFonts w:ascii="Calibri" w:eastAsia="Times New Roman" w:hAnsi="Calibri" w:cs="Calibri"/>
                <w:color w:val="000000"/>
                <w:lang w:eastAsia="en-AU"/>
              </w:rPr>
            </w:pPr>
            <w:ins w:id="208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93" w:author="KIM, Jason" w:date="2019-04-02T13:39:00Z"/>
                <w:rFonts w:ascii="Calibri" w:eastAsia="Times New Roman" w:hAnsi="Calibri" w:cs="Calibri"/>
                <w:color w:val="000000"/>
                <w:lang w:eastAsia="en-AU"/>
              </w:rPr>
            </w:pPr>
            <w:ins w:id="20894" w:author="KIM, Jason" w:date="2019-04-02T13:39:00Z">
              <w:r w:rsidRPr="0056388D">
                <w:rPr>
                  <w:rFonts w:ascii="Calibri" w:eastAsia="Times New Roman" w:hAnsi="Calibri" w:cs="Calibri"/>
                  <w:color w:val="000000"/>
                  <w:lang w:eastAsia="en-AU"/>
                </w:rPr>
                <w:t>Chainage 2894</w:t>
              </w:r>
            </w:ins>
          </w:p>
        </w:tc>
        <w:tc>
          <w:tcPr>
            <w:tcW w:w="764" w:type="pct"/>
            <w:noWrap/>
            <w:hideMark/>
          </w:tcPr>
          <w:p w:rsidR="00110C18" w:rsidRPr="0056388D" w:rsidRDefault="00110C18" w:rsidP="00063728">
            <w:pPr>
              <w:jc w:val="right"/>
              <w:rPr>
                <w:ins w:id="20895" w:author="KIM, Jason" w:date="2019-04-02T13:39:00Z"/>
                <w:rFonts w:ascii="Calibri" w:eastAsia="Times New Roman" w:hAnsi="Calibri" w:cs="Calibri"/>
                <w:color w:val="000000"/>
                <w:lang w:eastAsia="en-AU"/>
              </w:rPr>
            </w:pPr>
            <w:ins w:id="208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97" w:author="KIM, Jason" w:date="2019-04-02T13:39:00Z"/>
        </w:trPr>
        <w:tc>
          <w:tcPr>
            <w:tcW w:w="708" w:type="pct"/>
            <w:vMerge/>
            <w:hideMark/>
          </w:tcPr>
          <w:p w:rsidR="00110C18" w:rsidRPr="0056388D" w:rsidRDefault="00110C18" w:rsidP="00063728">
            <w:pPr>
              <w:rPr>
                <w:ins w:id="208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99" w:author="KIM, Jason" w:date="2019-04-02T13:39:00Z"/>
                <w:rFonts w:ascii="Calibri" w:eastAsia="Times New Roman" w:hAnsi="Calibri" w:cs="Calibri"/>
                <w:color w:val="000000"/>
                <w:lang w:eastAsia="en-AU"/>
              </w:rPr>
            </w:pPr>
            <w:ins w:id="20900"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01" w:author="KIM, Jason" w:date="2019-04-02T13:39:00Z"/>
                <w:rFonts w:ascii="Calibri" w:eastAsia="Times New Roman" w:hAnsi="Calibri" w:cs="Calibri"/>
                <w:color w:val="000000"/>
                <w:lang w:eastAsia="en-AU"/>
              </w:rPr>
            </w:pPr>
            <w:ins w:id="209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03" w:author="KIM, Jason" w:date="2019-04-02T13:39:00Z"/>
                <w:rFonts w:ascii="Calibri" w:eastAsia="Times New Roman" w:hAnsi="Calibri" w:cs="Calibri"/>
                <w:color w:val="000000"/>
                <w:lang w:eastAsia="en-AU"/>
              </w:rPr>
            </w:pPr>
            <w:ins w:id="20904" w:author="KIM, Jason" w:date="2019-04-02T13:39:00Z">
              <w:r w:rsidRPr="0056388D">
                <w:rPr>
                  <w:rFonts w:ascii="Calibri" w:eastAsia="Times New Roman" w:hAnsi="Calibri" w:cs="Calibri"/>
                  <w:color w:val="000000"/>
                  <w:lang w:eastAsia="en-AU"/>
                </w:rPr>
                <w:t>LLS2183</w:t>
              </w:r>
            </w:ins>
          </w:p>
        </w:tc>
        <w:tc>
          <w:tcPr>
            <w:tcW w:w="933" w:type="pct"/>
            <w:noWrap/>
            <w:hideMark/>
          </w:tcPr>
          <w:p w:rsidR="00110C18" w:rsidRPr="0056388D" w:rsidRDefault="00110C18" w:rsidP="00063728">
            <w:pPr>
              <w:rPr>
                <w:ins w:id="20905" w:author="KIM, Jason" w:date="2019-04-02T13:39:00Z"/>
                <w:rFonts w:ascii="Calibri" w:eastAsia="Times New Roman" w:hAnsi="Calibri" w:cs="Calibri"/>
                <w:color w:val="000000"/>
                <w:lang w:eastAsia="en-AU"/>
              </w:rPr>
            </w:pPr>
            <w:ins w:id="209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07" w:author="KIM, Jason" w:date="2019-04-02T13:39:00Z"/>
                <w:rFonts w:ascii="Calibri" w:eastAsia="Times New Roman" w:hAnsi="Calibri" w:cs="Calibri"/>
                <w:color w:val="000000"/>
                <w:lang w:eastAsia="en-AU"/>
              </w:rPr>
            </w:pPr>
            <w:ins w:id="20908" w:author="KIM, Jason" w:date="2019-04-02T13:39:00Z">
              <w:r w:rsidRPr="0056388D">
                <w:rPr>
                  <w:rFonts w:ascii="Calibri" w:eastAsia="Times New Roman" w:hAnsi="Calibri" w:cs="Calibri"/>
                  <w:color w:val="000000"/>
                  <w:lang w:eastAsia="en-AU"/>
                </w:rPr>
                <w:t>Chainage 2904</w:t>
              </w:r>
            </w:ins>
          </w:p>
        </w:tc>
        <w:tc>
          <w:tcPr>
            <w:tcW w:w="764" w:type="pct"/>
            <w:noWrap/>
            <w:hideMark/>
          </w:tcPr>
          <w:p w:rsidR="00110C18" w:rsidRPr="0056388D" w:rsidRDefault="00110C18" w:rsidP="00063728">
            <w:pPr>
              <w:jc w:val="right"/>
              <w:rPr>
                <w:ins w:id="20909" w:author="KIM, Jason" w:date="2019-04-02T13:39:00Z"/>
                <w:rFonts w:ascii="Calibri" w:eastAsia="Times New Roman" w:hAnsi="Calibri" w:cs="Calibri"/>
                <w:color w:val="000000"/>
                <w:lang w:eastAsia="en-AU"/>
              </w:rPr>
            </w:pPr>
            <w:ins w:id="20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11" w:author="KIM, Jason" w:date="2019-04-02T13:39:00Z"/>
        </w:trPr>
        <w:tc>
          <w:tcPr>
            <w:tcW w:w="708" w:type="pct"/>
            <w:vMerge/>
            <w:hideMark/>
          </w:tcPr>
          <w:p w:rsidR="00110C18" w:rsidRPr="0056388D" w:rsidRDefault="00110C18" w:rsidP="00063728">
            <w:pPr>
              <w:rPr>
                <w:ins w:id="209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13" w:author="KIM, Jason" w:date="2019-04-02T13:39:00Z"/>
                <w:rFonts w:ascii="Calibri" w:eastAsia="Times New Roman" w:hAnsi="Calibri" w:cs="Calibri"/>
                <w:color w:val="000000"/>
                <w:lang w:eastAsia="en-AU"/>
              </w:rPr>
            </w:pPr>
            <w:ins w:id="20914"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15" w:author="KIM, Jason" w:date="2019-04-02T13:39:00Z"/>
                <w:rFonts w:ascii="Calibri" w:eastAsia="Times New Roman" w:hAnsi="Calibri" w:cs="Calibri"/>
                <w:color w:val="000000"/>
                <w:lang w:eastAsia="en-AU"/>
              </w:rPr>
            </w:pPr>
            <w:ins w:id="2091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17" w:author="KIM, Jason" w:date="2019-04-02T13:39:00Z"/>
                <w:rFonts w:ascii="Calibri" w:eastAsia="Times New Roman" w:hAnsi="Calibri" w:cs="Calibri"/>
                <w:color w:val="000000"/>
                <w:lang w:eastAsia="en-AU"/>
              </w:rPr>
            </w:pPr>
            <w:ins w:id="20918" w:author="KIM, Jason" w:date="2019-04-02T13:39:00Z">
              <w:r w:rsidRPr="0056388D">
                <w:rPr>
                  <w:rFonts w:ascii="Calibri" w:eastAsia="Times New Roman" w:hAnsi="Calibri" w:cs="Calibri"/>
                  <w:color w:val="000000"/>
                  <w:lang w:eastAsia="en-AU"/>
                </w:rPr>
                <w:t>LLS2184</w:t>
              </w:r>
            </w:ins>
          </w:p>
        </w:tc>
        <w:tc>
          <w:tcPr>
            <w:tcW w:w="933" w:type="pct"/>
            <w:noWrap/>
            <w:hideMark/>
          </w:tcPr>
          <w:p w:rsidR="00110C18" w:rsidRPr="0056388D" w:rsidRDefault="00110C18" w:rsidP="00063728">
            <w:pPr>
              <w:rPr>
                <w:ins w:id="20919" w:author="KIM, Jason" w:date="2019-04-02T13:39:00Z"/>
                <w:rFonts w:ascii="Calibri" w:eastAsia="Times New Roman" w:hAnsi="Calibri" w:cs="Calibri"/>
                <w:color w:val="000000"/>
                <w:lang w:eastAsia="en-AU"/>
              </w:rPr>
            </w:pPr>
            <w:ins w:id="209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21" w:author="KIM, Jason" w:date="2019-04-02T13:39:00Z"/>
                <w:rFonts w:ascii="Calibri" w:eastAsia="Times New Roman" w:hAnsi="Calibri" w:cs="Calibri"/>
                <w:color w:val="000000"/>
                <w:lang w:eastAsia="en-AU"/>
              </w:rPr>
            </w:pPr>
            <w:ins w:id="20922" w:author="KIM, Jason" w:date="2019-04-02T13:39:00Z">
              <w:r w:rsidRPr="0056388D">
                <w:rPr>
                  <w:rFonts w:ascii="Calibri" w:eastAsia="Times New Roman" w:hAnsi="Calibri" w:cs="Calibri"/>
                  <w:color w:val="000000"/>
                  <w:lang w:eastAsia="en-AU"/>
                </w:rPr>
                <w:t>Chainage 2914</w:t>
              </w:r>
            </w:ins>
          </w:p>
        </w:tc>
        <w:tc>
          <w:tcPr>
            <w:tcW w:w="764" w:type="pct"/>
            <w:noWrap/>
            <w:hideMark/>
          </w:tcPr>
          <w:p w:rsidR="00110C18" w:rsidRPr="0056388D" w:rsidRDefault="00110C18" w:rsidP="00063728">
            <w:pPr>
              <w:jc w:val="right"/>
              <w:rPr>
                <w:ins w:id="20923" w:author="KIM, Jason" w:date="2019-04-02T13:39:00Z"/>
                <w:rFonts w:ascii="Calibri" w:eastAsia="Times New Roman" w:hAnsi="Calibri" w:cs="Calibri"/>
                <w:color w:val="000000"/>
                <w:lang w:eastAsia="en-AU"/>
              </w:rPr>
            </w:pPr>
            <w:ins w:id="20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25" w:author="KIM, Jason" w:date="2019-04-02T13:39:00Z"/>
        </w:trPr>
        <w:tc>
          <w:tcPr>
            <w:tcW w:w="708" w:type="pct"/>
            <w:vMerge/>
            <w:hideMark/>
          </w:tcPr>
          <w:p w:rsidR="00110C18" w:rsidRPr="0056388D" w:rsidRDefault="00110C18" w:rsidP="00063728">
            <w:pPr>
              <w:rPr>
                <w:ins w:id="209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27" w:author="KIM, Jason" w:date="2019-04-02T13:39:00Z"/>
                <w:rFonts w:ascii="Calibri" w:eastAsia="Times New Roman" w:hAnsi="Calibri" w:cs="Calibri"/>
                <w:color w:val="000000"/>
                <w:lang w:eastAsia="en-AU"/>
              </w:rPr>
            </w:pPr>
            <w:ins w:id="20928"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29" w:author="KIM, Jason" w:date="2019-04-02T13:39:00Z"/>
                <w:rFonts w:ascii="Calibri" w:eastAsia="Times New Roman" w:hAnsi="Calibri" w:cs="Calibri"/>
                <w:color w:val="000000"/>
                <w:lang w:eastAsia="en-AU"/>
              </w:rPr>
            </w:pPr>
            <w:ins w:id="209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31" w:author="KIM, Jason" w:date="2019-04-02T13:39:00Z"/>
                <w:rFonts w:ascii="Calibri" w:eastAsia="Times New Roman" w:hAnsi="Calibri" w:cs="Calibri"/>
                <w:color w:val="000000"/>
                <w:lang w:eastAsia="en-AU"/>
              </w:rPr>
            </w:pPr>
            <w:ins w:id="20932" w:author="KIM, Jason" w:date="2019-04-02T13:39:00Z">
              <w:r w:rsidRPr="0056388D">
                <w:rPr>
                  <w:rFonts w:ascii="Calibri" w:eastAsia="Times New Roman" w:hAnsi="Calibri" w:cs="Calibri"/>
                  <w:color w:val="000000"/>
                  <w:lang w:eastAsia="en-AU"/>
                </w:rPr>
                <w:t>LLS2185</w:t>
              </w:r>
            </w:ins>
          </w:p>
        </w:tc>
        <w:tc>
          <w:tcPr>
            <w:tcW w:w="933" w:type="pct"/>
            <w:noWrap/>
            <w:hideMark/>
          </w:tcPr>
          <w:p w:rsidR="00110C18" w:rsidRPr="0056388D" w:rsidRDefault="00110C18" w:rsidP="00063728">
            <w:pPr>
              <w:rPr>
                <w:ins w:id="20933" w:author="KIM, Jason" w:date="2019-04-02T13:39:00Z"/>
                <w:rFonts w:ascii="Calibri" w:eastAsia="Times New Roman" w:hAnsi="Calibri" w:cs="Calibri"/>
                <w:color w:val="000000"/>
                <w:lang w:eastAsia="en-AU"/>
              </w:rPr>
            </w:pPr>
            <w:ins w:id="209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35" w:author="KIM, Jason" w:date="2019-04-02T13:39:00Z"/>
                <w:rFonts w:ascii="Calibri" w:eastAsia="Times New Roman" w:hAnsi="Calibri" w:cs="Calibri"/>
                <w:color w:val="000000"/>
                <w:lang w:eastAsia="en-AU"/>
              </w:rPr>
            </w:pPr>
            <w:ins w:id="20936" w:author="KIM, Jason" w:date="2019-04-02T13:39:00Z">
              <w:r w:rsidRPr="0056388D">
                <w:rPr>
                  <w:rFonts w:ascii="Calibri" w:eastAsia="Times New Roman" w:hAnsi="Calibri" w:cs="Calibri"/>
                  <w:color w:val="000000"/>
                  <w:lang w:eastAsia="en-AU"/>
                </w:rPr>
                <w:t>Chainage 2923</w:t>
              </w:r>
            </w:ins>
          </w:p>
        </w:tc>
        <w:tc>
          <w:tcPr>
            <w:tcW w:w="764" w:type="pct"/>
            <w:noWrap/>
            <w:hideMark/>
          </w:tcPr>
          <w:p w:rsidR="00110C18" w:rsidRPr="0056388D" w:rsidRDefault="00110C18" w:rsidP="00063728">
            <w:pPr>
              <w:jc w:val="right"/>
              <w:rPr>
                <w:ins w:id="20937" w:author="KIM, Jason" w:date="2019-04-02T13:39:00Z"/>
                <w:rFonts w:ascii="Calibri" w:eastAsia="Times New Roman" w:hAnsi="Calibri" w:cs="Calibri"/>
                <w:color w:val="000000"/>
                <w:lang w:eastAsia="en-AU"/>
              </w:rPr>
            </w:pPr>
            <w:ins w:id="20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39" w:author="KIM, Jason" w:date="2019-04-02T13:39:00Z"/>
        </w:trPr>
        <w:tc>
          <w:tcPr>
            <w:tcW w:w="708" w:type="pct"/>
            <w:vMerge/>
            <w:hideMark/>
          </w:tcPr>
          <w:p w:rsidR="00110C18" w:rsidRPr="0056388D" w:rsidRDefault="00110C18" w:rsidP="00063728">
            <w:pPr>
              <w:rPr>
                <w:ins w:id="209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41" w:author="KIM, Jason" w:date="2019-04-02T13:39:00Z"/>
                <w:rFonts w:ascii="Calibri" w:eastAsia="Times New Roman" w:hAnsi="Calibri" w:cs="Calibri"/>
                <w:color w:val="000000"/>
                <w:lang w:eastAsia="en-AU"/>
              </w:rPr>
            </w:pPr>
            <w:ins w:id="20942"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43" w:author="KIM, Jason" w:date="2019-04-02T13:39:00Z"/>
                <w:rFonts w:ascii="Calibri" w:eastAsia="Times New Roman" w:hAnsi="Calibri" w:cs="Calibri"/>
                <w:color w:val="000000"/>
                <w:lang w:eastAsia="en-AU"/>
              </w:rPr>
            </w:pPr>
            <w:ins w:id="209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45" w:author="KIM, Jason" w:date="2019-04-02T13:39:00Z"/>
                <w:rFonts w:ascii="Calibri" w:eastAsia="Times New Roman" w:hAnsi="Calibri" w:cs="Calibri"/>
                <w:color w:val="000000"/>
                <w:lang w:eastAsia="en-AU"/>
              </w:rPr>
            </w:pPr>
            <w:ins w:id="20946" w:author="KIM, Jason" w:date="2019-04-02T13:39:00Z">
              <w:r w:rsidRPr="0056388D">
                <w:rPr>
                  <w:rFonts w:ascii="Calibri" w:eastAsia="Times New Roman" w:hAnsi="Calibri" w:cs="Calibri"/>
                  <w:color w:val="000000"/>
                  <w:lang w:eastAsia="en-AU"/>
                </w:rPr>
                <w:t>LLS2186</w:t>
              </w:r>
            </w:ins>
          </w:p>
        </w:tc>
        <w:tc>
          <w:tcPr>
            <w:tcW w:w="933" w:type="pct"/>
            <w:noWrap/>
            <w:hideMark/>
          </w:tcPr>
          <w:p w:rsidR="00110C18" w:rsidRPr="0056388D" w:rsidRDefault="00110C18" w:rsidP="00063728">
            <w:pPr>
              <w:rPr>
                <w:ins w:id="20947" w:author="KIM, Jason" w:date="2019-04-02T13:39:00Z"/>
                <w:rFonts w:ascii="Calibri" w:eastAsia="Times New Roman" w:hAnsi="Calibri" w:cs="Calibri"/>
                <w:color w:val="000000"/>
                <w:lang w:eastAsia="en-AU"/>
              </w:rPr>
            </w:pPr>
            <w:ins w:id="209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49" w:author="KIM, Jason" w:date="2019-04-02T13:39:00Z"/>
                <w:rFonts w:ascii="Calibri" w:eastAsia="Times New Roman" w:hAnsi="Calibri" w:cs="Calibri"/>
                <w:color w:val="000000"/>
                <w:lang w:eastAsia="en-AU"/>
              </w:rPr>
            </w:pPr>
            <w:ins w:id="20950" w:author="KIM, Jason" w:date="2019-04-02T13:39:00Z">
              <w:r w:rsidRPr="0056388D">
                <w:rPr>
                  <w:rFonts w:ascii="Calibri" w:eastAsia="Times New Roman" w:hAnsi="Calibri" w:cs="Calibri"/>
                  <w:color w:val="000000"/>
                  <w:lang w:eastAsia="en-AU"/>
                </w:rPr>
                <w:t>Chainage 2933</w:t>
              </w:r>
            </w:ins>
          </w:p>
        </w:tc>
        <w:tc>
          <w:tcPr>
            <w:tcW w:w="764" w:type="pct"/>
            <w:noWrap/>
            <w:hideMark/>
          </w:tcPr>
          <w:p w:rsidR="00110C18" w:rsidRPr="0056388D" w:rsidRDefault="00110C18" w:rsidP="00063728">
            <w:pPr>
              <w:jc w:val="right"/>
              <w:rPr>
                <w:ins w:id="20951" w:author="KIM, Jason" w:date="2019-04-02T13:39:00Z"/>
                <w:rFonts w:ascii="Calibri" w:eastAsia="Times New Roman" w:hAnsi="Calibri" w:cs="Calibri"/>
                <w:color w:val="000000"/>
                <w:lang w:eastAsia="en-AU"/>
              </w:rPr>
            </w:pPr>
            <w:ins w:id="20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53" w:author="KIM, Jason" w:date="2019-04-02T13:39:00Z"/>
        </w:trPr>
        <w:tc>
          <w:tcPr>
            <w:tcW w:w="708" w:type="pct"/>
            <w:vMerge/>
            <w:hideMark/>
          </w:tcPr>
          <w:p w:rsidR="00110C18" w:rsidRPr="0056388D" w:rsidRDefault="00110C18" w:rsidP="00063728">
            <w:pPr>
              <w:rPr>
                <w:ins w:id="209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55" w:author="KIM, Jason" w:date="2019-04-02T13:39:00Z"/>
                <w:rFonts w:ascii="Calibri" w:eastAsia="Times New Roman" w:hAnsi="Calibri" w:cs="Calibri"/>
                <w:color w:val="000000"/>
                <w:lang w:eastAsia="en-AU"/>
              </w:rPr>
            </w:pPr>
            <w:ins w:id="20956"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57" w:author="KIM, Jason" w:date="2019-04-02T13:39:00Z"/>
                <w:rFonts w:ascii="Calibri" w:eastAsia="Times New Roman" w:hAnsi="Calibri" w:cs="Calibri"/>
                <w:color w:val="000000"/>
                <w:lang w:eastAsia="en-AU"/>
              </w:rPr>
            </w:pPr>
            <w:ins w:id="209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59" w:author="KIM, Jason" w:date="2019-04-02T13:39:00Z"/>
                <w:rFonts w:ascii="Calibri" w:eastAsia="Times New Roman" w:hAnsi="Calibri" w:cs="Calibri"/>
                <w:color w:val="000000"/>
                <w:lang w:eastAsia="en-AU"/>
              </w:rPr>
            </w:pPr>
            <w:ins w:id="20960" w:author="KIM, Jason" w:date="2019-04-02T13:39:00Z">
              <w:r w:rsidRPr="0056388D">
                <w:rPr>
                  <w:rFonts w:ascii="Calibri" w:eastAsia="Times New Roman" w:hAnsi="Calibri" w:cs="Calibri"/>
                  <w:color w:val="000000"/>
                  <w:lang w:eastAsia="en-AU"/>
                </w:rPr>
                <w:t>LLS2187</w:t>
              </w:r>
            </w:ins>
          </w:p>
        </w:tc>
        <w:tc>
          <w:tcPr>
            <w:tcW w:w="933" w:type="pct"/>
            <w:noWrap/>
            <w:hideMark/>
          </w:tcPr>
          <w:p w:rsidR="00110C18" w:rsidRPr="0056388D" w:rsidRDefault="00110C18" w:rsidP="00063728">
            <w:pPr>
              <w:rPr>
                <w:ins w:id="20961" w:author="KIM, Jason" w:date="2019-04-02T13:39:00Z"/>
                <w:rFonts w:ascii="Calibri" w:eastAsia="Times New Roman" w:hAnsi="Calibri" w:cs="Calibri"/>
                <w:color w:val="000000"/>
                <w:lang w:eastAsia="en-AU"/>
              </w:rPr>
            </w:pPr>
            <w:ins w:id="209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63" w:author="KIM, Jason" w:date="2019-04-02T13:39:00Z"/>
                <w:rFonts w:ascii="Calibri" w:eastAsia="Times New Roman" w:hAnsi="Calibri" w:cs="Calibri"/>
                <w:color w:val="000000"/>
                <w:lang w:eastAsia="en-AU"/>
              </w:rPr>
            </w:pPr>
            <w:ins w:id="20964" w:author="KIM, Jason" w:date="2019-04-02T13:39:00Z">
              <w:r w:rsidRPr="0056388D">
                <w:rPr>
                  <w:rFonts w:ascii="Calibri" w:eastAsia="Times New Roman" w:hAnsi="Calibri" w:cs="Calibri"/>
                  <w:color w:val="000000"/>
                  <w:lang w:eastAsia="en-AU"/>
                </w:rPr>
                <w:t>Chainage 2943</w:t>
              </w:r>
            </w:ins>
          </w:p>
        </w:tc>
        <w:tc>
          <w:tcPr>
            <w:tcW w:w="764" w:type="pct"/>
            <w:noWrap/>
            <w:hideMark/>
          </w:tcPr>
          <w:p w:rsidR="00110C18" w:rsidRPr="0056388D" w:rsidRDefault="00110C18" w:rsidP="00063728">
            <w:pPr>
              <w:jc w:val="right"/>
              <w:rPr>
                <w:ins w:id="20965" w:author="KIM, Jason" w:date="2019-04-02T13:39:00Z"/>
                <w:rFonts w:ascii="Calibri" w:eastAsia="Times New Roman" w:hAnsi="Calibri" w:cs="Calibri"/>
                <w:color w:val="000000"/>
                <w:lang w:eastAsia="en-AU"/>
              </w:rPr>
            </w:pPr>
            <w:ins w:id="209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67" w:author="KIM, Jason" w:date="2019-04-02T13:39:00Z"/>
        </w:trPr>
        <w:tc>
          <w:tcPr>
            <w:tcW w:w="708" w:type="pct"/>
            <w:vMerge/>
            <w:hideMark/>
          </w:tcPr>
          <w:p w:rsidR="00110C18" w:rsidRPr="0056388D" w:rsidRDefault="00110C18" w:rsidP="00063728">
            <w:pPr>
              <w:rPr>
                <w:ins w:id="209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69" w:author="KIM, Jason" w:date="2019-04-02T13:39:00Z"/>
                <w:rFonts w:ascii="Calibri" w:eastAsia="Times New Roman" w:hAnsi="Calibri" w:cs="Calibri"/>
                <w:color w:val="000000"/>
                <w:lang w:eastAsia="en-AU"/>
              </w:rPr>
            </w:pPr>
            <w:ins w:id="20970"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71" w:author="KIM, Jason" w:date="2019-04-02T13:39:00Z"/>
                <w:rFonts w:ascii="Calibri" w:eastAsia="Times New Roman" w:hAnsi="Calibri" w:cs="Calibri"/>
                <w:color w:val="000000"/>
                <w:lang w:eastAsia="en-AU"/>
              </w:rPr>
            </w:pPr>
            <w:ins w:id="209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73" w:author="KIM, Jason" w:date="2019-04-02T13:39:00Z"/>
                <w:rFonts w:ascii="Calibri" w:eastAsia="Times New Roman" w:hAnsi="Calibri" w:cs="Calibri"/>
                <w:color w:val="000000"/>
                <w:lang w:eastAsia="en-AU"/>
              </w:rPr>
            </w:pPr>
            <w:ins w:id="20974" w:author="KIM, Jason" w:date="2019-04-02T13:39:00Z">
              <w:r w:rsidRPr="0056388D">
                <w:rPr>
                  <w:rFonts w:ascii="Calibri" w:eastAsia="Times New Roman" w:hAnsi="Calibri" w:cs="Calibri"/>
                  <w:color w:val="000000"/>
                  <w:lang w:eastAsia="en-AU"/>
                </w:rPr>
                <w:t>LLS2188</w:t>
              </w:r>
            </w:ins>
          </w:p>
        </w:tc>
        <w:tc>
          <w:tcPr>
            <w:tcW w:w="933" w:type="pct"/>
            <w:noWrap/>
            <w:hideMark/>
          </w:tcPr>
          <w:p w:rsidR="00110C18" w:rsidRPr="0056388D" w:rsidRDefault="00110C18" w:rsidP="00063728">
            <w:pPr>
              <w:rPr>
                <w:ins w:id="20975" w:author="KIM, Jason" w:date="2019-04-02T13:39:00Z"/>
                <w:rFonts w:ascii="Calibri" w:eastAsia="Times New Roman" w:hAnsi="Calibri" w:cs="Calibri"/>
                <w:color w:val="000000"/>
                <w:lang w:eastAsia="en-AU"/>
              </w:rPr>
            </w:pPr>
            <w:ins w:id="209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77" w:author="KIM, Jason" w:date="2019-04-02T13:39:00Z"/>
                <w:rFonts w:ascii="Calibri" w:eastAsia="Times New Roman" w:hAnsi="Calibri" w:cs="Calibri"/>
                <w:color w:val="000000"/>
                <w:lang w:eastAsia="en-AU"/>
              </w:rPr>
            </w:pPr>
            <w:ins w:id="20978" w:author="KIM, Jason" w:date="2019-04-02T13:39:00Z">
              <w:r w:rsidRPr="0056388D">
                <w:rPr>
                  <w:rFonts w:ascii="Calibri" w:eastAsia="Times New Roman" w:hAnsi="Calibri" w:cs="Calibri"/>
                  <w:color w:val="000000"/>
                  <w:lang w:eastAsia="en-AU"/>
                </w:rPr>
                <w:t>Chainage 2952</w:t>
              </w:r>
            </w:ins>
          </w:p>
        </w:tc>
        <w:tc>
          <w:tcPr>
            <w:tcW w:w="764" w:type="pct"/>
            <w:noWrap/>
            <w:hideMark/>
          </w:tcPr>
          <w:p w:rsidR="00110C18" w:rsidRPr="0056388D" w:rsidRDefault="00110C18" w:rsidP="00063728">
            <w:pPr>
              <w:jc w:val="right"/>
              <w:rPr>
                <w:ins w:id="20979" w:author="KIM, Jason" w:date="2019-04-02T13:39:00Z"/>
                <w:rFonts w:ascii="Calibri" w:eastAsia="Times New Roman" w:hAnsi="Calibri" w:cs="Calibri"/>
                <w:color w:val="000000"/>
                <w:lang w:eastAsia="en-AU"/>
              </w:rPr>
            </w:pPr>
            <w:ins w:id="20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81" w:author="KIM, Jason" w:date="2019-04-02T13:39:00Z"/>
        </w:trPr>
        <w:tc>
          <w:tcPr>
            <w:tcW w:w="708" w:type="pct"/>
            <w:vMerge w:val="restart"/>
            <w:noWrap/>
            <w:hideMark/>
          </w:tcPr>
          <w:p w:rsidR="00110C18" w:rsidRPr="0056388D" w:rsidRDefault="00110C18" w:rsidP="00063728">
            <w:pPr>
              <w:rPr>
                <w:ins w:id="20982" w:author="KIM, Jason" w:date="2019-04-02T13:39:00Z"/>
                <w:rFonts w:ascii="Calibri" w:eastAsia="Times New Roman" w:hAnsi="Calibri" w:cs="Calibri"/>
                <w:color w:val="000000"/>
                <w:lang w:eastAsia="en-AU"/>
              </w:rPr>
            </w:pPr>
            <w:ins w:id="20983" w:author="KIM, Jason" w:date="2019-04-02T13:39:00Z">
              <w:r w:rsidRPr="0056388D">
                <w:rPr>
                  <w:rFonts w:ascii="Calibri" w:eastAsia="Times New Roman" w:hAnsi="Calibri" w:cs="Calibri"/>
                  <w:color w:val="000000"/>
                  <w:lang w:eastAsia="en-AU"/>
                </w:rPr>
                <w:t>LLE20K51</w:t>
              </w:r>
            </w:ins>
          </w:p>
        </w:tc>
        <w:tc>
          <w:tcPr>
            <w:tcW w:w="605" w:type="pct"/>
            <w:noWrap/>
            <w:hideMark/>
          </w:tcPr>
          <w:p w:rsidR="00110C18" w:rsidRPr="0056388D" w:rsidRDefault="00110C18" w:rsidP="00063728">
            <w:pPr>
              <w:rPr>
                <w:ins w:id="20984" w:author="KIM, Jason" w:date="2019-04-02T13:39:00Z"/>
                <w:rFonts w:ascii="Calibri" w:eastAsia="Times New Roman" w:hAnsi="Calibri" w:cs="Calibri"/>
                <w:color w:val="000000"/>
                <w:lang w:eastAsia="en-AU"/>
              </w:rPr>
            </w:pPr>
            <w:ins w:id="20985"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0986" w:author="KIM, Jason" w:date="2019-04-02T13:39:00Z"/>
                <w:rFonts w:ascii="Calibri" w:eastAsia="Times New Roman" w:hAnsi="Calibri" w:cs="Calibri"/>
                <w:color w:val="000000"/>
                <w:lang w:eastAsia="en-AU"/>
              </w:rPr>
            </w:pPr>
            <w:ins w:id="209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88" w:author="KIM, Jason" w:date="2019-04-02T13:39:00Z"/>
                <w:rFonts w:ascii="Calibri" w:eastAsia="Times New Roman" w:hAnsi="Calibri" w:cs="Calibri"/>
                <w:color w:val="000000"/>
                <w:lang w:eastAsia="en-AU"/>
              </w:rPr>
            </w:pPr>
            <w:ins w:id="20989" w:author="KIM, Jason" w:date="2019-04-02T13:39:00Z">
              <w:r w:rsidRPr="0056388D">
                <w:rPr>
                  <w:rFonts w:ascii="Calibri" w:eastAsia="Times New Roman" w:hAnsi="Calibri" w:cs="Calibri"/>
                  <w:color w:val="000000"/>
                  <w:lang w:eastAsia="en-AU"/>
                </w:rPr>
                <w:t>LLN1187</w:t>
              </w:r>
            </w:ins>
          </w:p>
        </w:tc>
        <w:tc>
          <w:tcPr>
            <w:tcW w:w="933" w:type="pct"/>
            <w:noWrap/>
            <w:hideMark/>
          </w:tcPr>
          <w:p w:rsidR="00110C18" w:rsidRPr="0056388D" w:rsidRDefault="00110C18" w:rsidP="00063728">
            <w:pPr>
              <w:rPr>
                <w:ins w:id="20990" w:author="KIM, Jason" w:date="2019-04-02T13:39:00Z"/>
                <w:rFonts w:ascii="Calibri" w:eastAsia="Times New Roman" w:hAnsi="Calibri" w:cs="Calibri"/>
                <w:color w:val="000000"/>
                <w:lang w:eastAsia="en-AU"/>
              </w:rPr>
            </w:pPr>
            <w:ins w:id="209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992" w:author="KIM, Jason" w:date="2019-04-02T13:39:00Z"/>
                <w:rFonts w:ascii="Calibri" w:eastAsia="Times New Roman" w:hAnsi="Calibri" w:cs="Calibri"/>
                <w:color w:val="000000"/>
                <w:lang w:eastAsia="en-AU"/>
              </w:rPr>
            </w:pPr>
            <w:ins w:id="20993" w:author="KIM, Jason" w:date="2019-04-02T13:39:00Z">
              <w:r w:rsidRPr="0056388D">
                <w:rPr>
                  <w:rFonts w:ascii="Calibri" w:eastAsia="Times New Roman" w:hAnsi="Calibri" w:cs="Calibri"/>
                  <w:color w:val="000000"/>
                  <w:lang w:eastAsia="en-AU"/>
                </w:rPr>
                <w:t>Chainage 3227</w:t>
              </w:r>
            </w:ins>
          </w:p>
        </w:tc>
        <w:tc>
          <w:tcPr>
            <w:tcW w:w="764" w:type="pct"/>
            <w:noWrap/>
            <w:hideMark/>
          </w:tcPr>
          <w:p w:rsidR="00110C18" w:rsidRPr="0056388D" w:rsidRDefault="00110C18" w:rsidP="00063728">
            <w:pPr>
              <w:jc w:val="right"/>
              <w:rPr>
                <w:ins w:id="20994" w:author="KIM, Jason" w:date="2019-04-02T13:39:00Z"/>
                <w:rFonts w:ascii="Calibri" w:eastAsia="Times New Roman" w:hAnsi="Calibri" w:cs="Calibri"/>
                <w:color w:val="000000"/>
                <w:lang w:eastAsia="en-AU"/>
              </w:rPr>
            </w:pPr>
            <w:ins w:id="20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96" w:author="KIM, Jason" w:date="2019-04-02T13:39:00Z"/>
        </w:trPr>
        <w:tc>
          <w:tcPr>
            <w:tcW w:w="708" w:type="pct"/>
            <w:vMerge/>
            <w:hideMark/>
          </w:tcPr>
          <w:p w:rsidR="00110C18" w:rsidRPr="0056388D" w:rsidRDefault="00110C18" w:rsidP="00063728">
            <w:pPr>
              <w:rPr>
                <w:ins w:id="20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98" w:author="KIM, Jason" w:date="2019-04-02T13:39:00Z"/>
                <w:rFonts w:ascii="Calibri" w:eastAsia="Times New Roman" w:hAnsi="Calibri" w:cs="Calibri"/>
                <w:color w:val="000000"/>
                <w:lang w:eastAsia="en-AU"/>
              </w:rPr>
            </w:pPr>
            <w:ins w:id="20999"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00" w:author="KIM, Jason" w:date="2019-04-02T13:39:00Z"/>
                <w:rFonts w:ascii="Calibri" w:eastAsia="Times New Roman" w:hAnsi="Calibri" w:cs="Calibri"/>
                <w:color w:val="000000"/>
                <w:lang w:eastAsia="en-AU"/>
              </w:rPr>
            </w:pPr>
            <w:ins w:id="210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02" w:author="KIM, Jason" w:date="2019-04-02T13:39:00Z"/>
                <w:rFonts w:ascii="Calibri" w:eastAsia="Times New Roman" w:hAnsi="Calibri" w:cs="Calibri"/>
                <w:color w:val="000000"/>
                <w:lang w:eastAsia="en-AU"/>
              </w:rPr>
            </w:pPr>
            <w:ins w:id="21003" w:author="KIM, Jason" w:date="2019-04-02T13:39:00Z">
              <w:r w:rsidRPr="0056388D">
                <w:rPr>
                  <w:rFonts w:ascii="Calibri" w:eastAsia="Times New Roman" w:hAnsi="Calibri" w:cs="Calibri"/>
                  <w:color w:val="000000"/>
                  <w:lang w:eastAsia="en-AU"/>
                </w:rPr>
                <w:t>LLN1188</w:t>
              </w:r>
            </w:ins>
          </w:p>
        </w:tc>
        <w:tc>
          <w:tcPr>
            <w:tcW w:w="933" w:type="pct"/>
            <w:noWrap/>
            <w:hideMark/>
          </w:tcPr>
          <w:p w:rsidR="00110C18" w:rsidRPr="0056388D" w:rsidRDefault="00110C18" w:rsidP="00063728">
            <w:pPr>
              <w:rPr>
                <w:ins w:id="21004" w:author="KIM, Jason" w:date="2019-04-02T13:39:00Z"/>
                <w:rFonts w:ascii="Calibri" w:eastAsia="Times New Roman" w:hAnsi="Calibri" w:cs="Calibri"/>
                <w:color w:val="000000"/>
                <w:lang w:eastAsia="en-AU"/>
              </w:rPr>
            </w:pPr>
            <w:ins w:id="210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06" w:author="KIM, Jason" w:date="2019-04-02T13:39:00Z"/>
                <w:rFonts w:ascii="Calibri" w:eastAsia="Times New Roman" w:hAnsi="Calibri" w:cs="Calibri"/>
                <w:color w:val="000000"/>
                <w:lang w:eastAsia="en-AU"/>
              </w:rPr>
            </w:pPr>
            <w:ins w:id="21007" w:author="KIM, Jason" w:date="2019-04-02T13:39:00Z">
              <w:r w:rsidRPr="0056388D">
                <w:rPr>
                  <w:rFonts w:ascii="Calibri" w:eastAsia="Times New Roman" w:hAnsi="Calibri" w:cs="Calibri"/>
                  <w:color w:val="000000"/>
                  <w:lang w:eastAsia="en-AU"/>
                </w:rPr>
                <w:t>Chainage 3237</w:t>
              </w:r>
            </w:ins>
          </w:p>
        </w:tc>
        <w:tc>
          <w:tcPr>
            <w:tcW w:w="764" w:type="pct"/>
            <w:noWrap/>
            <w:hideMark/>
          </w:tcPr>
          <w:p w:rsidR="00110C18" w:rsidRPr="0056388D" w:rsidRDefault="00110C18" w:rsidP="00063728">
            <w:pPr>
              <w:jc w:val="right"/>
              <w:rPr>
                <w:ins w:id="21008" w:author="KIM, Jason" w:date="2019-04-02T13:39:00Z"/>
                <w:rFonts w:ascii="Calibri" w:eastAsia="Times New Roman" w:hAnsi="Calibri" w:cs="Calibri"/>
                <w:color w:val="000000"/>
                <w:lang w:eastAsia="en-AU"/>
              </w:rPr>
            </w:pPr>
            <w:ins w:id="21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10" w:author="KIM, Jason" w:date="2019-04-02T13:39:00Z"/>
        </w:trPr>
        <w:tc>
          <w:tcPr>
            <w:tcW w:w="708" w:type="pct"/>
            <w:vMerge/>
            <w:hideMark/>
          </w:tcPr>
          <w:p w:rsidR="00110C18" w:rsidRPr="0056388D" w:rsidRDefault="00110C18" w:rsidP="00063728">
            <w:pPr>
              <w:rPr>
                <w:ins w:id="210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12" w:author="KIM, Jason" w:date="2019-04-02T13:39:00Z"/>
                <w:rFonts w:ascii="Calibri" w:eastAsia="Times New Roman" w:hAnsi="Calibri" w:cs="Calibri"/>
                <w:color w:val="000000"/>
                <w:lang w:eastAsia="en-AU"/>
              </w:rPr>
            </w:pPr>
            <w:ins w:id="21013"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14" w:author="KIM, Jason" w:date="2019-04-02T13:39:00Z"/>
                <w:rFonts w:ascii="Calibri" w:eastAsia="Times New Roman" w:hAnsi="Calibri" w:cs="Calibri"/>
                <w:color w:val="000000"/>
                <w:lang w:eastAsia="en-AU"/>
              </w:rPr>
            </w:pPr>
            <w:ins w:id="210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16" w:author="KIM, Jason" w:date="2019-04-02T13:39:00Z"/>
                <w:rFonts w:ascii="Calibri" w:eastAsia="Times New Roman" w:hAnsi="Calibri" w:cs="Calibri"/>
                <w:color w:val="000000"/>
                <w:lang w:eastAsia="en-AU"/>
              </w:rPr>
            </w:pPr>
            <w:ins w:id="21017" w:author="KIM, Jason" w:date="2019-04-02T13:39:00Z">
              <w:r w:rsidRPr="0056388D">
                <w:rPr>
                  <w:rFonts w:ascii="Calibri" w:eastAsia="Times New Roman" w:hAnsi="Calibri" w:cs="Calibri"/>
                  <w:color w:val="000000"/>
                  <w:lang w:eastAsia="en-AU"/>
                </w:rPr>
                <w:t>LLN1189</w:t>
              </w:r>
            </w:ins>
          </w:p>
        </w:tc>
        <w:tc>
          <w:tcPr>
            <w:tcW w:w="933" w:type="pct"/>
            <w:noWrap/>
            <w:hideMark/>
          </w:tcPr>
          <w:p w:rsidR="00110C18" w:rsidRPr="0056388D" w:rsidRDefault="00110C18" w:rsidP="00063728">
            <w:pPr>
              <w:rPr>
                <w:ins w:id="21018" w:author="KIM, Jason" w:date="2019-04-02T13:39:00Z"/>
                <w:rFonts w:ascii="Calibri" w:eastAsia="Times New Roman" w:hAnsi="Calibri" w:cs="Calibri"/>
                <w:color w:val="000000"/>
                <w:lang w:eastAsia="en-AU"/>
              </w:rPr>
            </w:pPr>
            <w:ins w:id="210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20" w:author="KIM, Jason" w:date="2019-04-02T13:39:00Z"/>
                <w:rFonts w:ascii="Calibri" w:eastAsia="Times New Roman" w:hAnsi="Calibri" w:cs="Calibri"/>
                <w:color w:val="000000"/>
                <w:lang w:eastAsia="en-AU"/>
              </w:rPr>
            </w:pPr>
            <w:ins w:id="21021" w:author="KIM, Jason" w:date="2019-04-02T13:39:00Z">
              <w:r w:rsidRPr="0056388D">
                <w:rPr>
                  <w:rFonts w:ascii="Calibri" w:eastAsia="Times New Roman" w:hAnsi="Calibri" w:cs="Calibri"/>
                  <w:color w:val="000000"/>
                  <w:lang w:eastAsia="en-AU"/>
                </w:rPr>
                <w:t>Chainage 3246</w:t>
              </w:r>
            </w:ins>
          </w:p>
        </w:tc>
        <w:tc>
          <w:tcPr>
            <w:tcW w:w="764" w:type="pct"/>
            <w:noWrap/>
            <w:hideMark/>
          </w:tcPr>
          <w:p w:rsidR="00110C18" w:rsidRPr="0056388D" w:rsidRDefault="00110C18" w:rsidP="00063728">
            <w:pPr>
              <w:jc w:val="right"/>
              <w:rPr>
                <w:ins w:id="21022" w:author="KIM, Jason" w:date="2019-04-02T13:39:00Z"/>
                <w:rFonts w:ascii="Calibri" w:eastAsia="Times New Roman" w:hAnsi="Calibri" w:cs="Calibri"/>
                <w:color w:val="000000"/>
                <w:lang w:eastAsia="en-AU"/>
              </w:rPr>
            </w:pPr>
            <w:ins w:id="210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24" w:author="KIM, Jason" w:date="2019-04-02T13:39:00Z"/>
        </w:trPr>
        <w:tc>
          <w:tcPr>
            <w:tcW w:w="708" w:type="pct"/>
            <w:vMerge/>
            <w:hideMark/>
          </w:tcPr>
          <w:p w:rsidR="00110C18" w:rsidRPr="0056388D" w:rsidRDefault="00110C18" w:rsidP="00063728">
            <w:pPr>
              <w:rPr>
                <w:ins w:id="210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26" w:author="KIM, Jason" w:date="2019-04-02T13:39:00Z"/>
                <w:rFonts w:ascii="Calibri" w:eastAsia="Times New Roman" w:hAnsi="Calibri" w:cs="Calibri"/>
                <w:color w:val="000000"/>
                <w:lang w:eastAsia="en-AU"/>
              </w:rPr>
            </w:pPr>
            <w:ins w:id="21027"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28" w:author="KIM, Jason" w:date="2019-04-02T13:39:00Z"/>
                <w:rFonts w:ascii="Calibri" w:eastAsia="Times New Roman" w:hAnsi="Calibri" w:cs="Calibri"/>
                <w:color w:val="000000"/>
                <w:lang w:eastAsia="en-AU"/>
              </w:rPr>
            </w:pPr>
            <w:ins w:id="210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30" w:author="KIM, Jason" w:date="2019-04-02T13:39:00Z"/>
                <w:rFonts w:ascii="Calibri" w:eastAsia="Times New Roman" w:hAnsi="Calibri" w:cs="Calibri"/>
                <w:color w:val="000000"/>
                <w:lang w:eastAsia="en-AU"/>
              </w:rPr>
            </w:pPr>
            <w:ins w:id="21031" w:author="KIM, Jason" w:date="2019-04-02T13:39:00Z">
              <w:r w:rsidRPr="0056388D">
                <w:rPr>
                  <w:rFonts w:ascii="Calibri" w:eastAsia="Times New Roman" w:hAnsi="Calibri" w:cs="Calibri"/>
                  <w:color w:val="000000"/>
                  <w:lang w:eastAsia="en-AU"/>
                </w:rPr>
                <w:t>LLN1190</w:t>
              </w:r>
            </w:ins>
          </w:p>
        </w:tc>
        <w:tc>
          <w:tcPr>
            <w:tcW w:w="933" w:type="pct"/>
            <w:noWrap/>
            <w:hideMark/>
          </w:tcPr>
          <w:p w:rsidR="00110C18" w:rsidRPr="0056388D" w:rsidRDefault="00110C18" w:rsidP="00063728">
            <w:pPr>
              <w:rPr>
                <w:ins w:id="21032" w:author="KIM, Jason" w:date="2019-04-02T13:39:00Z"/>
                <w:rFonts w:ascii="Calibri" w:eastAsia="Times New Roman" w:hAnsi="Calibri" w:cs="Calibri"/>
                <w:color w:val="000000"/>
                <w:lang w:eastAsia="en-AU"/>
              </w:rPr>
            </w:pPr>
            <w:ins w:id="210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34" w:author="KIM, Jason" w:date="2019-04-02T13:39:00Z"/>
                <w:rFonts w:ascii="Calibri" w:eastAsia="Times New Roman" w:hAnsi="Calibri" w:cs="Calibri"/>
                <w:color w:val="000000"/>
                <w:lang w:eastAsia="en-AU"/>
              </w:rPr>
            </w:pPr>
            <w:ins w:id="21035" w:author="KIM, Jason" w:date="2019-04-02T13:39:00Z">
              <w:r w:rsidRPr="0056388D">
                <w:rPr>
                  <w:rFonts w:ascii="Calibri" w:eastAsia="Times New Roman" w:hAnsi="Calibri" w:cs="Calibri"/>
                  <w:color w:val="000000"/>
                  <w:lang w:eastAsia="en-AU"/>
                </w:rPr>
                <w:t>Chainage 3256</w:t>
              </w:r>
            </w:ins>
          </w:p>
        </w:tc>
        <w:tc>
          <w:tcPr>
            <w:tcW w:w="764" w:type="pct"/>
            <w:noWrap/>
            <w:hideMark/>
          </w:tcPr>
          <w:p w:rsidR="00110C18" w:rsidRPr="0056388D" w:rsidRDefault="00110C18" w:rsidP="00063728">
            <w:pPr>
              <w:jc w:val="right"/>
              <w:rPr>
                <w:ins w:id="21036" w:author="KIM, Jason" w:date="2019-04-02T13:39:00Z"/>
                <w:rFonts w:ascii="Calibri" w:eastAsia="Times New Roman" w:hAnsi="Calibri" w:cs="Calibri"/>
                <w:color w:val="000000"/>
                <w:lang w:eastAsia="en-AU"/>
              </w:rPr>
            </w:pPr>
            <w:ins w:id="210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38" w:author="KIM, Jason" w:date="2019-04-02T13:39:00Z"/>
        </w:trPr>
        <w:tc>
          <w:tcPr>
            <w:tcW w:w="708" w:type="pct"/>
            <w:vMerge/>
            <w:hideMark/>
          </w:tcPr>
          <w:p w:rsidR="00110C18" w:rsidRPr="0056388D" w:rsidRDefault="00110C18" w:rsidP="00063728">
            <w:pPr>
              <w:rPr>
                <w:ins w:id="210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40" w:author="KIM, Jason" w:date="2019-04-02T13:39:00Z"/>
                <w:rFonts w:ascii="Calibri" w:eastAsia="Times New Roman" w:hAnsi="Calibri" w:cs="Calibri"/>
                <w:color w:val="000000"/>
                <w:lang w:eastAsia="en-AU"/>
              </w:rPr>
            </w:pPr>
            <w:ins w:id="21041"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42" w:author="KIM, Jason" w:date="2019-04-02T13:39:00Z"/>
                <w:rFonts w:ascii="Calibri" w:eastAsia="Times New Roman" w:hAnsi="Calibri" w:cs="Calibri"/>
                <w:color w:val="000000"/>
                <w:lang w:eastAsia="en-AU"/>
              </w:rPr>
            </w:pPr>
            <w:ins w:id="2104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44" w:author="KIM, Jason" w:date="2019-04-02T13:39:00Z"/>
                <w:rFonts w:ascii="Calibri" w:eastAsia="Times New Roman" w:hAnsi="Calibri" w:cs="Calibri"/>
                <w:color w:val="000000"/>
                <w:lang w:eastAsia="en-AU"/>
              </w:rPr>
            </w:pPr>
            <w:ins w:id="21045" w:author="KIM, Jason" w:date="2019-04-02T13:39:00Z">
              <w:r w:rsidRPr="0056388D">
                <w:rPr>
                  <w:rFonts w:ascii="Calibri" w:eastAsia="Times New Roman" w:hAnsi="Calibri" w:cs="Calibri"/>
                  <w:color w:val="000000"/>
                  <w:lang w:eastAsia="en-AU"/>
                </w:rPr>
                <w:t>LLN1191</w:t>
              </w:r>
            </w:ins>
          </w:p>
        </w:tc>
        <w:tc>
          <w:tcPr>
            <w:tcW w:w="933" w:type="pct"/>
            <w:noWrap/>
            <w:hideMark/>
          </w:tcPr>
          <w:p w:rsidR="00110C18" w:rsidRPr="0056388D" w:rsidRDefault="00110C18" w:rsidP="00063728">
            <w:pPr>
              <w:rPr>
                <w:ins w:id="21046" w:author="KIM, Jason" w:date="2019-04-02T13:39:00Z"/>
                <w:rFonts w:ascii="Calibri" w:eastAsia="Times New Roman" w:hAnsi="Calibri" w:cs="Calibri"/>
                <w:color w:val="000000"/>
                <w:lang w:eastAsia="en-AU"/>
              </w:rPr>
            </w:pPr>
            <w:ins w:id="210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48" w:author="KIM, Jason" w:date="2019-04-02T13:39:00Z"/>
                <w:rFonts w:ascii="Calibri" w:eastAsia="Times New Roman" w:hAnsi="Calibri" w:cs="Calibri"/>
                <w:color w:val="000000"/>
                <w:lang w:eastAsia="en-AU"/>
              </w:rPr>
            </w:pPr>
            <w:ins w:id="21049" w:author="KIM, Jason" w:date="2019-04-02T13:39:00Z">
              <w:r w:rsidRPr="0056388D">
                <w:rPr>
                  <w:rFonts w:ascii="Calibri" w:eastAsia="Times New Roman" w:hAnsi="Calibri" w:cs="Calibri"/>
                  <w:color w:val="000000"/>
                  <w:lang w:eastAsia="en-AU"/>
                </w:rPr>
                <w:t>Chainage 3265</w:t>
              </w:r>
            </w:ins>
          </w:p>
        </w:tc>
        <w:tc>
          <w:tcPr>
            <w:tcW w:w="764" w:type="pct"/>
            <w:noWrap/>
            <w:hideMark/>
          </w:tcPr>
          <w:p w:rsidR="00110C18" w:rsidRPr="0056388D" w:rsidRDefault="00110C18" w:rsidP="00063728">
            <w:pPr>
              <w:jc w:val="right"/>
              <w:rPr>
                <w:ins w:id="21050" w:author="KIM, Jason" w:date="2019-04-02T13:39:00Z"/>
                <w:rFonts w:ascii="Calibri" w:eastAsia="Times New Roman" w:hAnsi="Calibri" w:cs="Calibri"/>
                <w:color w:val="000000"/>
                <w:lang w:eastAsia="en-AU"/>
              </w:rPr>
            </w:pPr>
            <w:ins w:id="210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52" w:author="KIM, Jason" w:date="2019-04-02T13:39:00Z"/>
        </w:trPr>
        <w:tc>
          <w:tcPr>
            <w:tcW w:w="708" w:type="pct"/>
            <w:vMerge/>
            <w:hideMark/>
          </w:tcPr>
          <w:p w:rsidR="00110C18" w:rsidRPr="0056388D" w:rsidRDefault="00110C18" w:rsidP="00063728">
            <w:pPr>
              <w:rPr>
                <w:ins w:id="210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54" w:author="KIM, Jason" w:date="2019-04-02T13:39:00Z"/>
                <w:rFonts w:ascii="Calibri" w:eastAsia="Times New Roman" w:hAnsi="Calibri" w:cs="Calibri"/>
                <w:color w:val="000000"/>
                <w:lang w:eastAsia="en-AU"/>
              </w:rPr>
            </w:pPr>
            <w:ins w:id="21055"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56" w:author="KIM, Jason" w:date="2019-04-02T13:39:00Z"/>
                <w:rFonts w:ascii="Calibri" w:eastAsia="Times New Roman" w:hAnsi="Calibri" w:cs="Calibri"/>
                <w:color w:val="000000"/>
                <w:lang w:eastAsia="en-AU"/>
              </w:rPr>
            </w:pPr>
            <w:ins w:id="210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58" w:author="KIM, Jason" w:date="2019-04-02T13:39:00Z"/>
                <w:rFonts w:ascii="Calibri" w:eastAsia="Times New Roman" w:hAnsi="Calibri" w:cs="Calibri"/>
                <w:color w:val="000000"/>
                <w:lang w:eastAsia="en-AU"/>
              </w:rPr>
            </w:pPr>
            <w:ins w:id="21059" w:author="KIM, Jason" w:date="2019-04-02T13:39:00Z">
              <w:r w:rsidRPr="0056388D">
                <w:rPr>
                  <w:rFonts w:ascii="Calibri" w:eastAsia="Times New Roman" w:hAnsi="Calibri" w:cs="Calibri"/>
                  <w:color w:val="000000"/>
                  <w:lang w:eastAsia="en-AU"/>
                </w:rPr>
                <w:t>LLN1192</w:t>
              </w:r>
            </w:ins>
          </w:p>
        </w:tc>
        <w:tc>
          <w:tcPr>
            <w:tcW w:w="933" w:type="pct"/>
            <w:noWrap/>
            <w:hideMark/>
          </w:tcPr>
          <w:p w:rsidR="00110C18" w:rsidRPr="0056388D" w:rsidRDefault="00110C18" w:rsidP="00063728">
            <w:pPr>
              <w:rPr>
                <w:ins w:id="21060" w:author="KIM, Jason" w:date="2019-04-02T13:39:00Z"/>
                <w:rFonts w:ascii="Calibri" w:eastAsia="Times New Roman" w:hAnsi="Calibri" w:cs="Calibri"/>
                <w:color w:val="000000"/>
                <w:lang w:eastAsia="en-AU"/>
              </w:rPr>
            </w:pPr>
            <w:ins w:id="210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62" w:author="KIM, Jason" w:date="2019-04-02T13:39:00Z"/>
                <w:rFonts w:ascii="Calibri" w:eastAsia="Times New Roman" w:hAnsi="Calibri" w:cs="Calibri"/>
                <w:color w:val="000000"/>
                <w:lang w:eastAsia="en-AU"/>
              </w:rPr>
            </w:pPr>
            <w:ins w:id="21063" w:author="KIM, Jason" w:date="2019-04-02T13:39:00Z">
              <w:r w:rsidRPr="0056388D">
                <w:rPr>
                  <w:rFonts w:ascii="Calibri" w:eastAsia="Times New Roman" w:hAnsi="Calibri" w:cs="Calibri"/>
                  <w:color w:val="000000"/>
                  <w:lang w:eastAsia="en-AU"/>
                </w:rPr>
                <w:t>Chainage 3275</w:t>
              </w:r>
            </w:ins>
          </w:p>
        </w:tc>
        <w:tc>
          <w:tcPr>
            <w:tcW w:w="764" w:type="pct"/>
            <w:noWrap/>
            <w:hideMark/>
          </w:tcPr>
          <w:p w:rsidR="00110C18" w:rsidRPr="0056388D" w:rsidRDefault="00110C18" w:rsidP="00063728">
            <w:pPr>
              <w:jc w:val="right"/>
              <w:rPr>
                <w:ins w:id="21064" w:author="KIM, Jason" w:date="2019-04-02T13:39:00Z"/>
                <w:rFonts w:ascii="Calibri" w:eastAsia="Times New Roman" w:hAnsi="Calibri" w:cs="Calibri"/>
                <w:color w:val="000000"/>
                <w:lang w:eastAsia="en-AU"/>
              </w:rPr>
            </w:pPr>
            <w:ins w:id="21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66" w:author="KIM, Jason" w:date="2019-04-02T13:39:00Z"/>
        </w:trPr>
        <w:tc>
          <w:tcPr>
            <w:tcW w:w="708" w:type="pct"/>
            <w:vMerge/>
            <w:hideMark/>
          </w:tcPr>
          <w:p w:rsidR="00110C18" w:rsidRPr="0056388D" w:rsidRDefault="00110C18" w:rsidP="00063728">
            <w:pPr>
              <w:rPr>
                <w:ins w:id="210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68" w:author="KIM, Jason" w:date="2019-04-02T13:39:00Z"/>
                <w:rFonts w:ascii="Calibri" w:eastAsia="Times New Roman" w:hAnsi="Calibri" w:cs="Calibri"/>
                <w:color w:val="000000"/>
                <w:lang w:eastAsia="en-AU"/>
              </w:rPr>
            </w:pPr>
            <w:ins w:id="21069"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70" w:author="KIM, Jason" w:date="2019-04-02T13:39:00Z"/>
                <w:rFonts w:ascii="Calibri" w:eastAsia="Times New Roman" w:hAnsi="Calibri" w:cs="Calibri"/>
                <w:color w:val="000000"/>
                <w:lang w:eastAsia="en-AU"/>
              </w:rPr>
            </w:pPr>
            <w:ins w:id="210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72" w:author="KIM, Jason" w:date="2019-04-02T13:39:00Z"/>
                <w:rFonts w:ascii="Calibri" w:eastAsia="Times New Roman" w:hAnsi="Calibri" w:cs="Calibri"/>
                <w:color w:val="000000"/>
                <w:lang w:eastAsia="en-AU"/>
              </w:rPr>
            </w:pPr>
            <w:ins w:id="21073" w:author="KIM, Jason" w:date="2019-04-02T13:39:00Z">
              <w:r w:rsidRPr="0056388D">
                <w:rPr>
                  <w:rFonts w:ascii="Calibri" w:eastAsia="Times New Roman" w:hAnsi="Calibri" w:cs="Calibri"/>
                  <w:color w:val="000000"/>
                  <w:lang w:eastAsia="en-AU"/>
                </w:rPr>
                <w:t>LLN1193</w:t>
              </w:r>
            </w:ins>
          </w:p>
        </w:tc>
        <w:tc>
          <w:tcPr>
            <w:tcW w:w="933" w:type="pct"/>
            <w:noWrap/>
            <w:hideMark/>
          </w:tcPr>
          <w:p w:rsidR="00110C18" w:rsidRPr="0056388D" w:rsidRDefault="00110C18" w:rsidP="00063728">
            <w:pPr>
              <w:rPr>
                <w:ins w:id="21074" w:author="KIM, Jason" w:date="2019-04-02T13:39:00Z"/>
                <w:rFonts w:ascii="Calibri" w:eastAsia="Times New Roman" w:hAnsi="Calibri" w:cs="Calibri"/>
                <w:color w:val="000000"/>
                <w:lang w:eastAsia="en-AU"/>
              </w:rPr>
            </w:pPr>
            <w:ins w:id="210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76" w:author="KIM, Jason" w:date="2019-04-02T13:39:00Z"/>
                <w:rFonts w:ascii="Calibri" w:eastAsia="Times New Roman" w:hAnsi="Calibri" w:cs="Calibri"/>
                <w:color w:val="000000"/>
                <w:lang w:eastAsia="en-AU"/>
              </w:rPr>
            </w:pPr>
            <w:ins w:id="21077" w:author="KIM, Jason" w:date="2019-04-02T13:39:00Z">
              <w:r w:rsidRPr="0056388D">
                <w:rPr>
                  <w:rFonts w:ascii="Calibri" w:eastAsia="Times New Roman" w:hAnsi="Calibri" w:cs="Calibri"/>
                  <w:color w:val="000000"/>
                  <w:lang w:eastAsia="en-AU"/>
                </w:rPr>
                <w:t>Chainage 3285</w:t>
              </w:r>
            </w:ins>
          </w:p>
        </w:tc>
        <w:tc>
          <w:tcPr>
            <w:tcW w:w="764" w:type="pct"/>
            <w:noWrap/>
            <w:hideMark/>
          </w:tcPr>
          <w:p w:rsidR="00110C18" w:rsidRPr="0056388D" w:rsidRDefault="00110C18" w:rsidP="00063728">
            <w:pPr>
              <w:jc w:val="right"/>
              <w:rPr>
                <w:ins w:id="21078" w:author="KIM, Jason" w:date="2019-04-02T13:39:00Z"/>
                <w:rFonts w:ascii="Calibri" w:eastAsia="Times New Roman" w:hAnsi="Calibri" w:cs="Calibri"/>
                <w:color w:val="000000"/>
                <w:lang w:eastAsia="en-AU"/>
              </w:rPr>
            </w:pPr>
            <w:ins w:id="21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80" w:author="KIM, Jason" w:date="2019-04-02T13:39:00Z"/>
        </w:trPr>
        <w:tc>
          <w:tcPr>
            <w:tcW w:w="708" w:type="pct"/>
            <w:vMerge/>
            <w:hideMark/>
          </w:tcPr>
          <w:p w:rsidR="00110C18" w:rsidRPr="0056388D" w:rsidRDefault="00110C18" w:rsidP="00063728">
            <w:pPr>
              <w:rPr>
                <w:ins w:id="210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82" w:author="KIM, Jason" w:date="2019-04-02T13:39:00Z"/>
                <w:rFonts w:ascii="Calibri" w:eastAsia="Times New Roman" w:hAnsi="Calibri" w:cs="Calibri"/>
                <w:color w:val="000000"/>
                <w:lang w:eastAsia="en-AU"/>
              </w:rPr>
            </w:pPr>
            <w:ins w:id="21083"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84" w:author="KIM, Jason" w:date="2019-04-02T13:39:00Z"/>
                <w:rFonts w:ascii="Calibri" w:eastAsia="Times New Roman" w:hAnsi="Calibri" w:cs="Calibri"/>
                <w:color w:val="000000"/>
                <w:lang w:eastAsia="en-AU"/>
              </w:rPr>
            </w:pPr>
            <w:ins w:id="210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86" w:author="KIM, Jason" w:date="2019-04-02T13:39:00Z"/>
                <w:rFonts w:ascii="Calibri" w:eastAsia="Times New Roman" w:hAnsi="Calibri" w:cs="Calibri"/>
                <w:color w:val="000000"/>
                <w:lang w:eastAsia="en-AU"/>
              </w:rPr>
            </w:pPr>
            <w:ins w:id="21087" w:author="KIM, Jason" w:date="2019-04-02T13:39:00Z">
              <w:r w:rsidRPr="0056388D">
                <w:rPr>
                  <w:rFonts w:ascii="Calibri" w:eastAsia="Times New Roman" w:hAnsi="Calibri" w:cs="Calibri"/>
                  <w:color w:val="000000"/>
                  <w:lang w:eastAsia="en-AU"/>
                </w:rPr>
                <w:t>LLN1194</w:t>
              </w:r>
            </w:ins>
          </w:p>
        </w:tc>
        <w:tc>
          <w:tcPr>
            <w:tcW w:w="933" w:type="pct"/>
            <w:noWrap/>
            <w:hideMark/>
          </w:tcPr>
          <w:p w:rsidR="00110C18" w:rsidRPr="0056388D" w:rsidRDefault="00110C18" w:rsidP="00063728">
            <w:pPr>
              <w:rPr>
                <w:ins w:id="21088" w:author="KIM, Jason" w:date="2019-04-02T13:39:00Z"/>
                <w:rFonts w:ascii="Calibri" w:eastAsia="Times New Roman" w:hAnsi="Calibri" w:cs="Calibri"/>
                <w:color w:val="000000"/>
                <w:lang w:eastAsia="en-AU"/>
              </w:rPr>
            </w:pPr>
            <w:ins w:id="210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90" w:author="KIM, Jason" w:date="2019-04-02T13:39:00Z"/>
                <w:rFonts w:ascii="Calibri" w:eastAsia="Times New Roman" w:hAnsi="Calibri" w:cs="Calibri"/>
                <w:color w:val="000000"/>
                <w:lang w:eastAsia="en-AU"/>
              </w:rPr>
            </w:pPr>
            <w:ins w:id="21091" w:author="KIM, Jason" w:date="2019-04-02T13:39:00Z">
              <w:r w:rsidRPr="0056388D">
                <w:rPr>
                  <w:rFonts w:ascii="Calibri" w:eastAsia="Times New Roman" w:hAnsi="Calibri" w:cs="Calibri"/>
                  <w:color w:val="000000"/>
                  <w:lang w:eastAsia="en-AU"/>
                </w:rPr>
                <w:t>Chainage 3294</w:t>
              </w:r>
            </w:ins>
          </w:p>
        </w:tc>
        <w:tc>
          <w:tcPr>
            <w:tcW w:w="764" w:type="pct"/>
            <w:noWrap/>
            <w:hideMark/>
          </w:tcPr>
          <w:p w:rsidR="00110C18" w:rsidRPr="0056388D" w:rsidRDefault="00110C18" w:rsidP="00063728">
            <w:pPr>
              <w:jc w:val="right"/>
              <w:rPr>
                <w:ins w:id="21092" w:author="KIM, Jason" w:date="2019-04-02T13:39:00Z"/>
                <w:rFonts w:ascii="Calibri" w:eastAsia="Times New Roman" w:hAnsi="Calibri" w:cs="Calibri"/>
                <w:color w:val="000000"/>
                <w:lang w:eastAsia="en-AU"/>
              </w:rPr>
            </w:pPr>
            <w:ins w:id="210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94" w:author="KIM, Jason" w:date="2019-04-02T13:39:00Z"/>
        </w:trPr>
        <w:tc>
          <w:tcPr>
            <w:tcW w:w="708" w:type="pct"/>
            <w:vMerge/>
            <w:hideMark/>
          </w:tcPr>
          <w:p w:rsidR="00110C18" w:rsidRPr="0056388D" w:rsidRDefault="00110C18" w:rsidP="00063728">
            <w:pPr>
              <w:rPr>
                <w:ins w:id="210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96" w:author="KIM, Jason" w:date="2019-04-02T13:39:00Z"/>
                <w:rFonts w:ascii="Calibri" w:eastAsia="Times New Roman" w:hAnsi="Calibri" w:cs="Calibri"/>
                <w:color w:val="000000"/>
                <w:lang w:eastAsia="en-AU"/>
              </w:rPr>
            </w:pPr>
            <w:ins w:id="21097"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98" w:author="KIM, Jason" w:date="2019-04-02T13:39:00Z"/>
                <w:rFonts w:ascii="Calibri" w:eastAsia="Times New Roman" w:hAnsi="Calibri" w:cs="Calibri"/>
                <w:color w:val="000000"/>
                <w:lang w:eastAsia="en-AU"/>
              </w:rPr>
            </w:pPr>
            <w:ins w:id="210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00" w:author="KIM, Jason" w:date="2019-04-02T13:39:00Z"/>
                <w:rFonts w:ascii="Calibri" w:eastAsia="Times New Roman" w:hAnsi="Calibri" w:cs="Calibri"/>
                <w:color w:val="000000"/>
                <w:lang w:eastAsia="en-AU"/>
              </w:rPr>
            </w:pPr>
            <w:ins w:id="21101" w:author="KIM, Jason" w:date="2019-04-02T13:39:00Z">
              <w:r w:rsidRPr="0056388D">
                <w:rPr>
                  <w:rFonts w:ascii="Calibri" w:eastAsia="Times New Roman" w:hAnsi="Calibri" w:cs="Calibri"/>
                  <w:color w:val="000000"/>
                  <w:lang w:eastAsia="en-AU"/>
                </w:rPr>
                <w:t>LLN1195</w:t>
              </w:r>
            </w:ins>
          </w:p>
        </w:tc>
        <w:tc>
          <w:tcPr>
            <w:tcW w:w="933" w:type="pct"/>
            <w:noWrap/>
            <w:hideMark/>
          </w:tcPr>
          <w:p w:rsidR="00110C18" w:rsidRPr="0056388D" w:rsidRDefault="00110C18" w:rsidP="00063728">
            <w:pPr>
              <w:rPr>
                <w:ins w:id="21102" w:author="KIM, Jason" w:date="2019-04-02T13:39:00Z"/>
                <w:rFonts w:ascii="Calibri" w:eastAsia="Times New Roman" w:hAnsi="Calibri" w:cs="Calibri"/>
                <w:color w:val="000000"/>
                <w:lang w:eastAsia="en-AU"/>
              </w:rPr>
            </w:pPr>
            <w:ins w:id="211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04" w:author="KIM, Jason" w:date="2019-04-02T13:39:00Z"/>
                <w:rFonts w:ascii="Calibri" w:eastAsia="Times New Roman" w:hAnsi="Calibri" w:cs="Calibri"/>
                <w:color w:val="000000"/>
                <w:lang w:eastAsia="en-AU"/>
              </w:rPr>
            </w:pPr>
            <w:ins w:id="21105" w:author="KIM, Jason" w:date="2019-04-02T13:39:00Z">
              <w:r w:rsidRPr="0056388D">
                <w:rPr>
                  <w:rFonts w:ascii="Calibri" w:eastAsia="Times New Roman" w:hAnsi="Calibri" w:cs="Calibri"/>
                  <w:color w:val="000000"/>
                  <w:lang w:eastAsia="en-AU"/>
                </w:rPr>
                <w:t>Chainage 3304</w:t>
              </w:r>
            </w:ins>
          </w:p>
        </w:tc>
        <w:tc>
          <w:tcPr>
            <w:tcW w:w="764" w:type="pct"/>
            <w:noWrap/>
            <w:hideMark/>
          </w:tcPr>
          <w:p w:rsidR="00110C18" w:rsidRPr="0056388D" w:rsidRDefault="00110C18" w:rsidP="00063728">
            <w:pPr>
              <w:jc w:val="right"/>
              <w:rPr>
                <w:ins w:id="21106" w:author="KIM, Jason" w:date="2019-04-02T13:39:00Z"/>
                <w:rFonts w:ascii="Calibri" w:eastAsia="Times New Roman" w:hAnsi="Calibri" w:cs="Calibri"/>
                <w:color w:val="000000"/>
                <w:lang w:eastAsia="en-AU"/>
              </w:rPr>
            </w:pPr>
            <w:ins w:id="21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08" w:author="KIM, Jason" w:date="2019-04-02T13:39:00Z"/>
        </w:trPr>
        <w:tc>
          <w:tcPr>
            <w:tcW w:w="708" w:type="pct"/>
            <w:vMerge/>
            <w:hideMark/>
          </w:tcPr>
          <w:p w:rsidR="00110C18" w:rsidRPr="0056388D" w:rsidRDefault="00110C18" w:rsidP="00063728">
            <w:pPr>
              <w:rPr>
                <w:ins w:id="211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10" w:author="KIM, Jason" w:date="2019-04-02T13:39:00Z"/>
                <w:rFonts w:ascii="Calibri" w:eastAsia="Times New Roman" w:hAnsi="Calibri" w:cs="Calibri"/>
                <w:color w:val="000000"/>
                <w:lang w:eastAsia="en-AU"/>
              </w:rPr>
            </w:pPr>
            <w:ins w:id="21111"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112" w:author="KIM, Jason" w:date="2019-04-02T13:39:00Z"/>
                <w:rFonts w:ascii="Calibri" w:eastAsia="Times New Roman" w:hAnsi="Calibri" w:cs="Calibri"/>
                <w:color w:val="000000"/>
                <w:lang w:eastAsia="en-AU"/>
              </w:rPr>
            </w:pPr>
            <w:ins w:id="211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14" w:author="KIM, Jason" w:date="2019-04-02T13:39:00Z"/>
                <w:rFonts w:ascii="Calibri" w:eastAsia="Times New Roman" w:hAnsi="Calibri" w:cs="Calibri"/>
                <w:color w:val="000000"/>
                <w:lang w:eastAsia="en-AU"/>
              </w:rPr>
            </w:pPr>
            <w:ins w:id="21115" w:author="KIM, Jason" w:date="2019-04-02T13:39:00Z">
              <w:r w:rsidRPr="0056388D">
                <w:rPr>
                  <w:rFonts w:ascii="Calibri" w:eastAsia="Times New Roman" w:hAnsi="Calibri" w:cs="Calibri"/>
                  <w:color w:val="000000"/>
                  <w:lang w:eastAsia="en-AU"/>
                </w:rPr>
                <w:t>LLN1196</w:t>
              </w:r>
            </w:ins>
          </w:p>
        </w:tc>
        <w:tc>
          <w:tcPr>
            <w:tcW w:w="933" w:type="pct"/>
            <w:noWrap/>
            <w:hideMark/>
          </w:tcPr>
          <w:p w:rsidR="00110C18" w:rsidRPr="0056388D" w:rsidRDefault="00110C18" w:rsidP="00063728">
            <w:pPr>
              <w:rPr>
                <w:ins w:id="21116" w:author="KIM, Jason" w:date="2019-04-02T13:39:00Z"/>
                <w:rFonts w:ascii="Calibri" w:eastAsia="Times New Roman" w:hAnsi="Calibri" w:cs="Calibri"/>
                <w:color w:val="000000"/>
                <w:lang w:eastAsia="en-AU"/>
              </w:rPr>
            </w:pPr>
            <w:ins w:id="211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18" w:author="KIM, Jason" w:date="2019-04-02T13:39:00Z"/>
                <w:rFonts w:ascii="Calibri" w:eastAsia="Times New Roman" w:hAnsi="Calibri" w:cs="Calibri"/>
                <w:color w:val="000000"/>
                <w:lang w:eastAsia="en-AU"/>
              </w:rPr>
            </w:pPr>
            <w:ins w:id="21119" w:author="KIM, Jason" w:date="2019-04-02T13:39:00Z">
              <w:r w:rsidRPr="0056388D">
                <w:rPr>
                  <w:rFonts w:ascii="Calibri" w:eastAsia="Times New Roman" w:hAnsi="Calibri" w:cs="Calibri"/>
                  <w:color w:val="000000"/>
                  <w:lang w:eastAsia="en-AU"/>
                </w:rPr>
                <w:t>Chainage 3314</w:t>
              </w:r>
            </w:ins>
          </w:p>
        </w:tc>
        <w:tc>
          <w:tcPr>
            <w:tcW w:w="764" w:type="pct"/>
            <w:noWrap/>
            <w:hideMark/>
          </w:tcPr>
          <w:p w:rsidR="00110C18" w:rsidRPr="0056388D" w:rsidRDefault="00110C18" w:rsidP="00063728">
            <w:pPr>
              <w:jc w:val="right"/>
              <w:rPr>
                <w:ins w:id="21120" w:author="KIM, Jason" w:date="2019-04-02T13:39:00Z"/>
                <w:rFonts w:ascii="Calibri" w:eastAsia="Times New Roman" w:hAnsi="Calibri" w:cs="Calibri"/>
                <w:color w:val="000000"/>
                <w:lang w:eastAsia="en-AU"/>
              </w:rPr>
            </w:pPr>
            <w:ins w:id="21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22" w:author="KIM, Jason" w:date="2019-04-02T13:39:00Z"/>
        </w:trPr>
        <w:tc>
          <w:tcPr>
            <w:tcW w:w="708" w:type="pct"/>
            <w:vMerge/>
            <w:hideMark/>
          </w:tcPr>
          <w:p w:rsidR="00110C18" w:rsidRPr="0056388D" w:rsidRDefault="00110C18" w:rsidP="00063728">
            <w:pPr>
              <w:rPr>
                <w:ins w:id="211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24" w:author="KIM, Jason" w:date="2019-04-02T13:39:00Z"/>
                <w:rFonts w:ascii="Calibri" w:eastAsia="Times New Roman" w:hAnsi="Calibri" w:cs="Calibri"/>
                <w:color w:val="000000"/>
                <w:lang w:eastAsia="en-AU"/>
              </w:rPr>
            </w:pPr>
            <w:ins w:id="21125"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126" w:author="KIM, Jason" w:date="2019-04-02T13:39:00Z"/>
                <w:rFonts w:ascii="Calibri" w:eastAsia="Times New Roman" w:hAnsi="Calibri" w:cs="Calibri"/>
                <w:color w:val="000000"/>
                <w:lang w:eastAsia="en-AU"/>
              </w:rPr>
            </w:pPr>
            <w:ins w:id="211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28" w:author="KIM, Jason" w:date="2019-04-02T13:39:00Z"/>
                <w:rFonts w:ascii="Calibri" w:eastAsia="Times New Roman" w:hAnsi="Calibri" w:cs="Calibri"/>
                <w:color w:val="000000"/>
                <w:lang w:eastAsia="en-AU"/>
              </w:rPr>
            </w:pPr>
            <w:ins w:id="21129" w:author="KIM, Jason" w:date="2019-04-02T13:39:00Z">
              <w:r w:rsidRPr="0056388D">
                <w:rPr>
                  <w:rFonts w:ascii="Calibri" w:eastAsia="Times New Roman" w:hAnsi="Calibri" w:cs="Calibri"/>
                  <w:color w:val="000000"/>
                  <w:lang w:eastAsia="en-AU"/>
                </w:rPr>
                <w:t>LLN1197</w:t>
              </w:r>
            </w:ins>
          </w:p>
        </w:tc>
        <w:tc>
          <w:tcPr>
            <w:tcW w:w="933" w:type="pct"/>
            <w:noWrap/>
            <w:hideMark/>
          </w:tcPr>
          <w:p w:rsidR="00110C18" w:rsidRPr="0056388D" w:rsidRDefault="00110C18" w:rsidP="00063728">
            <w:pPr>
              <w:rPr>
                <w:ins w:id="21130" w:author="KIM, Jason" w:date="2019-04-02T13:39:00Z"/>
                <w:rFonts w:ascii="Calibri" w:eastAsia="Times New Roman" w:hAnsi="Calibri" w:cs="Calibri"/>
                <w:color w:val="000000"/>
                <w:lang w:eastAsia="en-AU"/>
              </w:rPr>
            </w:pPr>
            <w:ins w:id="211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32" w:author="KIM, Jason" w:date="2019-04-02T13:39:00Z"/>
                <w:rFonts w:ascii="Calibri" w:eastAsia="Times New Roman" w:hAnsi="Calibri" w:cs="Calibri"/>
                <w:color w:val="000000"/>
                <w:lang w:eastAsia="en-AU"/>
              </w:rPr>
            </w:pPr>
            <w:ins w:id="21133" w:author="KIM, Jason" w:date="2019-04-02T13:39:00Z">
              <w:r w:rsidRPr="0056388D">
                <w:rPr>
                  <w:rFonts w:ascii="Calibri" w:eastAsia="Times New Roman" w:hAnsi="Calibri" w:cs="Calibri"/>
                  <w:color w:val="000000"/>
                  <w:lang w:eastAsia="en-AU"/>
                </w:rPr>
                <w:t>Chainage 3323</w:t>
              </w:r>
            </w:ins>
          </w:p>
        </w:tc>
        <w:tc>
          <w:tcPr>
            <w:tcW w:w="764" w:type="pct"/>
            <w:noWrap/>
            <w:hideMark/>
          </w:tcPr>
          <w:p w:rsidR="00110C18" w:rsidRPr="0056388D" w:rsidRDefault="00110C18" w:rsidP="00063728">
            <w:pPr>
              <w:jc w:val="right"/>
              <w:rPr>
                <w:ins w:id="21134" w:author="KIM, Jason" w:date="2019-04-02T13:39:00Z"/>
                <w:rFonts w:ascii="Calibri" w:eastAsia="Times New Roman" w:hAnsi="Calibri" w:cs="Calibri"/>
                <w:color w:val="000000"/>
                <w:lang w:eastAsia="en-AU"/>
              </w:rPr>
            </w:pPr>
            <w:ins w:id="21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36" w:author="KIM, Jason" w:date="2019-04-02T13:39:00Z"/>
        </w:trPr>
        <w:tc>
          <w:tcPr>
            <w:tcW w:w="708" w:type="pct"/>
            <w:vMerge w:val="restart"/>
            <w:noWrap/>
            <w:hideMark/>
          </w:tcPr>
          <w:p w:rsidR="00110C18" w:rsidRPr="0056388D" w:rsidRDefault="00110C18" w:rsidP="00063728">
            <w:pPr>
              <w:rPr>
                <w:ins w:id="21137" w:author="KIM, Jason" w:date="2019-04-02T13:39:00Z"/>
                <w:rFonts w:ascii="Calibri" w:eastAsia="Times New Roman" w:hAnsi="Calibri" w:cs="Calibri"/>
                <w:color w:val="000000"/>
                <w:lang w:eastAsia="en-AU"/>
              </w:rPr>
            </w:pPr>
            <w:ins w:id="21138" w:author="KIM, Jason" w:date="2019-04-02T13:39:00Z">
              <w:r w:rsidRPr="0056388D">
                <w:rPr>
                  <w:rFonts w:ascii="Calibri" w:eastAsia="Times New Roman" w:hAnsi="Calibri" w:cs="Calibri"/>
                  <w:color w:val="000000"/>
                  <w:lang w:eastAsia="en-AU"/>
                </w:rPr>
                <w:t>LLE20K61</w:t>
              </w:r>
            </w:ins>
          </w:p>
        </w:tc>
        <w:tc>
          <w:tcPr>
            <w:tcW w:w="605" w:type="pct"/>
            <w:noWrap/>
            <w:hideMark/>
          </w:tcPr>
          <w:p w:rsidR="00110C18" w:rsidRPr="0056388D" w:rsidRDefault="00110C18" w:rsidP="00063728">
            <w:pPr>
              <w:rPr>
                <w:ins w:id="21139" w:author="KIM, Jason" w:date="2019-04-02T13:39:00Z"/>
                <w:rFonts w:ascii="Calibri" w:eastAsia="Times New Roman" w:hAnsi="Calibri" w:cs="Calibri"/>
                <w:color w:val="000000"/>
                <w:lang w:eastAsia="en-AU"/>
              </w:rPr>
            </w:pPr>
            <w:ins w:id="21140"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41" w:author="KIM, Jason" w:date="2019-04-02T13:39:00Z"/>
                <w:rFonts w:ascii="Calibri" w:eastAsia="Times New Roman" w:hAnsi="Calibri" w:cs="Calibri"/>
                <w:color w:val="000000"/>
                <w:lang w:eastAsia="en-AU"/>
              </w:rPr>
            </w:pPr>
            <w:ins w:id="211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43" w:author="KIM, Jason" w:date="2019-04-02T13:39:00Z"/>
                <w:rFonts w:ascii="Calibri" w:eastAsia="Times New Roman" w:hAnsi="Calibri" w:cs="Calibri"/>
                <w:color w:val="000000"/>
                <w:lang w:eastAsia="en-AU"/>
              </w:rPr>
            </w:pPr>
            <w:ins w:id="21144" w:author="KIM, Jason" w:date="2019-04-02T13:39:00Z">
              <w:r w:rsidRPr="0056388D">
                <w:rPr>
                  <w:rFonts w:ascii="Calibri" w:eastAsia="Times New Roman" w:hAnsi="Calibri" w:cs="Calibri"/>
                  <w:color w:val="000000"/>
                  <w:lang w:eastAsia="en-AU"/>
                </w:rPr>
                <w:t>LLN1176</w:t>
              </w:r>
            </w:ins>
          </w:p>
        </w:tc>
        <w:tc>
          <w:tcPr>
            <w:tcW w:w="933" w:type="pct"/>
            <w:noWrap/>
            <w:hideMark/>
          </w:tcPr>
          <w:p w:rsidR="00110C18" w:rsidRPr="0056388D" w:rsidRDefault="00110C18" w:rsidP="00063728">
            <w:pPr>
              <w:rPr>
                <w:ins w:id="21145" w:author="KIM, Jason" w:date="2019-04-02T13:39:00Z"/>
                <w:rFonts w:ascii="Calibri" w:eastAsia="Times New Roman" w:hAnsi="Calibri" w:cs="Calibri"/>
                <w:color w:val="000000"/>
                <w:lang w:eastAsia="en-AU"/>
              </w:rPr>
            </w:pPr>
            <w:ins w:id="211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47" w:author="KIM, Jason" w:date="2019-04-02T13:39:00Z"/>
                <w:rFonts w:ascii="Calibri" w:eastAsia="Times New Roman" w:hAnsi="Calibri" w:cs="Calibri"/>
                <w:color w:val="000000"/>
                <w:lang w:eastAsia="en-AU"/>
              </w:rPr>
            </w:pPr>
            <w:ins w:id="21148" w:author="KIM, Jason" w:date="2019-04-02T13:39:00Z">
              <w:r w:rsidRPr="0056388D">
                <w:rPr>
                  <w:rFonts w:ascii="Calibri" w:eastAsia="Times New Roman" w:hAnsi="Calibri" w:cs="Calibri"/>
                  <w:color w:val="000000"/>
                  <w:lang w:eastAsia="en-AU"/>
                </w:rPr>
                <w:t>Chainage 3107</w:t>
              </w:r>
            </w:ins>
          </w:p>
        </w:tc>
        <w:tc>
          <w:tcPr>
            <w:tcW w:w="764" w:type="pct"/>
            <w:noWrap/>
            <w:hideMark/>
          </w:tcPr>
          <w:p w:rsidR="00110C18" w:rsidRPr="0056388D" w:rsidRDefault="00110C18" w:rsidP="00063728">
            <w:pPr>
              <w:jc w:val="right"/>
              <w:rPr>
                <w:ins w:id="21149" w:author="KIM, Jason" w:date="2019-04-02T13:39:00Z"/>
                <w:rFonts w:ascii="Calibri" w:eastAsia="Times New Roman" w:hAnsi="Calibri" w:cs="Calibri"/>
                <w:color w:val="000000"/>
                <w:lang w:eastAsia="en-AU"/>
              </w:rPr>
            </w:pPr>
            <w:ins w:id="21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51" w:author="KIM, Jason" w:date="2019-04-02T13:39:00Z"/>
        </w:trPr>
        <w:tc>
          <w:tcPr>
            <w:tcW w:w="708" w:type="pct"/>
            <w:vMerge/>
            <w:hideMark/>
          </w:tcPr>
          <w:p w:rsidR="00110C18" w:rsidRPr="0056388D" w:rsidRDefault="00110C18" w:rsidP="00063728">
            <w:pPr>
              <w:rPr>
                <w:ins w:id="21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53" w:author="KIM, Jason" w:date="2019-04-02T13:39:00Z"/>
                <w:rFonts w:ascii="Calibri" w:eastAsia="Times New Roman" w:hAnsi="Calibri" w:cs="Calibri"/>
                <w:color w:val="000000"/>
                <w:lang w:eastAsia="en-AU"/>
              </w:rPr>
            </w:pPr>
            <w:ins w:id="21154"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55" w:author="KIM, Jason" w:date="2019-04-02T13:39:00Z"/>
                <w:rFonts w:ascii="Calibri" w:eastAsia="Times New Roman" w:hAnsi="Calibri" w:cs="Calibri"/>
                <w:color w:val="000000"/>
                <w:lang w:eastAsia="en-AU"/>
              </w:rPr>
            </w:pPr>
            <w:ins w:id="211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57" w:author="KIM, Jason" w:date="2019-04-02T13:39:00Z"/>
                <w:rFonts w:ascii="Calibri" w:eastAsia="Times New Roman" w:hAnsi="Calibri" w:cs="Calibri"/>
                <w:color w:val="000000"/>
                <w:lang w:eastAsia="en-AU"/>
              </w:rPr>
            </w:pPr>
            <w:ins w:id="21158" w:author="KIM, Jason" w:date="2019-04-02T13:39:00Z">
              <w:r w:rsidRPr="0056388D">
                <w:rPr>
                  <w:rFonts w:ascii="Calibri" w:eastAsia="Times New Roman" w:hAnsi="Calibri" w:cs="Calibri"/>
                  <w:color w:val="000000"/>
                  <w:lang w:eastAsia="en-AU"/>
                </w:rPr>
                <w:t>LLN1177</w:t>
              </w:r>
            </w:ins>
          </w:p>
        </w:tc>
        <w:tc>
          <w:tcPr>
            <w:tcW w:w="933" w:type="pct"/>
            <w:noWrap/>
            <w:hideMark/>
          </w:tcPr>
          <w:p w:rsidR="00110C18" w:rsidRPr="0056388D" w:rsidRDefault="00110C18" w:rsidP="00063728">
            <w:pPr>
              <w:rPr>
                <w:ins w:id="21159" w:author="KIM, Jason" w:date="2019-04-02T13:39:00Z"/>
                <w:rFonts w:ascii="Calibri" w:eastAsia="Times New Roman" w:hAnsi="Calibri" w:cs="Calibri"/>
                <w:color w:val="000000"/>
                <w:lang w:eastAsia="en-AU"/>
              </w:rPr>
            </w:pPr>
            <w:ins w:id="211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61" w:author="KIM, Jason" w:date="2019-04-02T13:39:00Z"/>
                <w:rFonts w:ascii="Calibri" w:eastAsia="Times New Roman" w:hAnsi="Calibri" w:cs="Calibri"/>
                <w:color w:val="000000"/>
                <w:lang w:eastAsia="en-AU"/>
              </w:rPr>
            </w:pPr>
            <w:ins w:id="21162" w:author="KIM, Jason" w:date="2019-04-02T13:39:00Z">
              <w:r w:rsidRPr="0056388D">
                <w:rPr>
                  <w:rFonts w:ascii="Calibri" w:eastAsia="Times New Roman" w:hAnsi="Calibri" w:cs="Calibri"/>
                  <w:color w:val="000000"/>
                  <w:lang w:eastAsia="en-AU"/>
                </w:rPr>
                <w:t>Chainage 3116</w:t>
              </w:r>
            </w:ins>
          </w:p>
        </w:tc>
        <w:tc>
          <w:tcPr>
            <w:tcW w:w="764" w:type="pct"/>
            <w:noWrap/>
            <w:hideMark/>
          </w:tcPr>
          <w:p w:rsidR="00110C18" w:rsidRPr="0056388D" w:rsidRDefault="00110C18" w:rsidP="00063728">
            <w:pPr>
              <w:jc w:val="right"/>
              <w:rPr>
                <w:ins w:id="21163" w:author="KIM, Jason" w:date="2019-04-02T13:39:00Z"/>
                <w:rFonts w:ascii="Calibri" w:eastAsia="Times New Roman" w:hAnsi="Calibri" w:cs="Calibri"/>
                <w:color w:val="000000"/>
                <w:lang w:eastAsia="en-AU"/>
              </w:rPr>
            </w:pPr>
            <w:ins w:id="21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65" w:author="KIM, Jason" w:date="2019-04-02T13:39:00Z"/>
        </w:trPr>
        <w:tc>
          <w:tcPr>
            <w:tcW w:w="708" w:type="pct"/>
            <w:vMerge/>
            <w:hideMark/>
          </w:tcPr>
          <w:p w:rsidR="00110C18" w:rsidRPr="0056388D" w:rsidRDefault="00110C18" w:rsidP="00063728">
            <w:pPr>
              <w:rPr>
                <w:ins w:id="211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67" w:author="KIM, Jason" w:date="2019-04-02T13:39:00Z"/>
                <w:rFonts w:ascii="Calibri" w:eastAsia="Times New Roman" w:hAnsi="Calibri" w:cs="Calibri"/>
                <w:color w:val="000000"/>
                <w:lang w:eastAsia="en-AU"/>
              </w:rPr>
            </w:pPr>
            <w:ins w:id="21168"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69" w:author="KIM, Jason" w:date="2019-04-02T13:39:00Z"/>
                <w:rFonts w:ascii="Calibri" w:eastAsia="Times New Roman" w:hAnsi="Calibri" w:cs="Calibri"/>
                <w:color w:val="000000"/>
                <w:lang w:eastAsia="en-AU"/>
              </w:rPr>
            </w:pPr>
            <w:ins w:id="211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71" w:author="KIM, Jason" w:date="2019-04-02T13:39:00Z"/>
                <w:rFonts w:ascii="Calibri" w:eastAsia="Times New Roman" w:hAnsi="Calibri" w:cs="Calibri"/>
                <w:color w:val="000000"/>
                <w:lang w:eastAsia="en-AU"/>
              </w:rPr>
            </w:pPr>
            <w:ins w:id="21172" w:author="KIM, Jason" w:date="2019-04-02T13:39:00Z">
              <w:r w:rsidRPr="0056388D">
                <w:rPr>
                  <w:rFonts w:ascii="Calibri" w:eastAsia="Times New Roman" w:hAnsi="Calibri" w:cs="Calibri"/>
                  <w:color w:val="000000"/>
                  <w:lang w:eastAsia="en-AU"/>
                </w:rPr>
                <w:t>LLN1178</w:t>
              </w:r>
            </w:ins>
          </w:p>
        </w:tc>
        <w:tc>
          <w:tcPr>
            <w:tcW w:w="933" w:type="pct"/>
            <w:noWrap/>
            <w:hideMark/>
          </w:tcPr>
          <w:p w:rsidR="00110C18" w:rsidRPr="0056388D" w:rsidRDefault="00110C18" w:rsidP="00063728">
            <w:pPr>
              <w:rPr>
                <w:ins w:id="21173" w:author="KIM, Jason" w:date="2019-04-02T13:39:00Z"/>
                <w:rFonts w:ascii="Calibri" w:eastAsia="Times New Roman" w:hAnsi="Calibri" w:cs="Calibri"/>
                <w:color w:val="000000"/>
                <w:lang w:eastAsia="en-AU"/>
              </w:rPr>
            </w:pPr>
            <w:ins w:id="211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75" w:author="KIM, Jason" w:date="2019-04-02T13:39:00Z"/>
                <w:rFonts w:ascii="Calibri" w:eastAsia="Times New Roman" w:hAnsi="Calibri" w:cs="Calibri"/>
                <w:color w:val="000000"/>
                <w:lang w:eastAsia="en-AU"/>
              </w:rPr>
            </w:pPr>
            <w:ins w:id="21176" w:author="KIM, Jason" w:date="2019-04-02T13:39:00Z">
              <w:r w:rsidRPr="0056388D">
                <w:rPr>
                  <w:rFonts w:ascii="Calibri" w:eastAsia="Times New Roman" w:hAnsi="Calibri" w:cs="Calibri"/>
                  <w:color w:val="000000"/>
                  <w:lang w:eastAsia="en-AU"/>
                </w:rPr>
                <w:t>Chainage 3126</w:t>
              </w:r>
            </w:ins>
          </w:p>
        </w:tc>
        <w:tc>
          <w:tcPr>
            <w:tcW w:w="764" w:type="pct"/>
            <w:noWrap/>
            <w:hideMark/>
          </w:tcPr>
          <w:p w:rsidR="00110C18" w:rsidRPr="0056388D" w:rsidRDefault="00110C18" w:rsidP="00063728">
            <w:pPr>
              <w:jc w:val="right"/>
              <w:rPr>
                <w:ins w:id="21177" w:author="KIM, Jason" w:date="2019-04-02T13:39:00Z"/>
                <w:rFonts w:ascii="Calibri" w:eastAsia="Times New Roman" w:hAnsi="Calibri" w:cs="Calibri"/>
                <w:color w:val="000000"/>
                <w:lang w:eastAsia="en-AU"/>
              </w:rPr>
            </w:pPr>
            <w:ins w:id="21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79" w:author="KIM, Jason" w:date="2019-04-02T13:39:00Z"/>
        </w:trPr>
        <w:tc>
          <w:tcPr>
            <w:tcW w:w="708" w:type="pct"/>
            <w:vMerge/>
            <w:hideMark/>
          </w:tcPr>
          <w:p w:rsidR="00110C18" w:rsidRPr="0056388D" w:rsidRDefault="00110C18" w:rsidP="00063728">
            <w:pPr>
              <w:rPr>
                <w:ins w:id="211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81" w:author="KIM, Jason" w:date="2019-04-02T13:39:00Z"/>
                <w:rFonts w:ascii="Calibri" w:eastAsia="Times New Roman" w:hAnsi="Calibri" w:cs="Calibri"/>
                <w:color w:val="000000"/>
                <w:lang w:eastAsia="en-AU"/>
              </w:rPr>
            </w:pPr>
            <w:ins w:id="21182"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83" w:author="KIM, Jason" w:date="2019-04-02T13:39:00Z"/>
                <w:rFonts w:ascii="Calibri" w:eastAsia="Times New Roman" w:hAnsi="Calibri" w:cs="Calibri"/>
                <w:color w:val="000000"/>
                <w:lang w:eastAsia="en-AU"/>
              </w:rPr>
            </w:pPr>
            <w:ins w:id="211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85" w:author="KIM, Jason" w:date="2019-04-02T13:39:00Z"/>
                <w:rFonts w:ascii="Calibri" w:eastAsia="Times New Roman" w:hAnsi="Calibri" w:cs="Calibri"/>
                <w:color w:val="000000"/>
                <w:lang w:eastAsia="en-AU"/>
              </w:rPr>
            </w:pPr>
            <w:ins w:id="21186" w:author="KIM, Jason" w:date="2019-04-02T13:39:00Z">
              <w:r w:rsidRPr="0056388D">
                <w:rPr>
                  <w:rFonts w:ascii="Calibri" w:eastAsia="Times New Roman" w:hAnsi="Calibri" w:cs="Calibri"/>
                  <w:color w:val="000000"/>
                  <w:lang w:eastAsia="en-AU"/>
                </w:rPr>
                <w:t>LLN1179</w:t>
              </w:r>
            </w:ins>
          </w:p>
        </w:tc>
        <w:tc>
          <w:tcPr>
            <w:tcW w:w="933" w:type="pct"/>
            <w:noWrap/>
            <w:hideMark/>
          </w:tcPr>
          <w:p w:rsidR="00110C18" w:rsidRPr="0056388D" w:rsidRDefault="00110C18" w:rsidP="00063728">
            <w:pPr>
              <w:rPr>
                <w:ins w:id="21187" w:author="KIM, Jason" w:date="2019-04-02T13:39:00Z"/>
                <w:rFonts w:ascii="Calibri" w:eastAsia="Times New Roman" w:hAnsi="Calibri" w:cs="Calibri"/>
                <w:color w:val="000000"/>
                <w:lang w:eastAsia="en-AU"/>
              </w:rPr>
            </w:pPr>
            <w:ins w:id="211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89" w:author="KIM, Jason" w:date="2019-04-02T13:39:00Z"/>
                <w:rFonts w:ascii="Calibri" w:eastAsia="Times New Roman" w:hAnsi="Calibri" w:cs="Calibri"/>
                <w:color w:val="000000"/>
                <w:lang w:eastAsia="en-AU"/>
              </w:rPr>
            </w:pPr>
            <w:ins w:id="21190" w:author="KIM, Jason" w:date="2019-04-02T13:39:00Z">
              <w:r w:rsidRPr="0056388D">
                <w:rPr>
                  <w:rFonts w:ascii="Calibri" w:eastAsia="Times New Roman" w:hAnsi="Calibri" w:cs="Calibri"/>
                  <w:color w:val="000000"/>
                  <w:lang w:eastAsia="en-AU"/>
                </w:rPr>
                <w:t>Chainage 3136</w:t>
              </w:r>
            </w:ins>
          </w:p>
        </w:tc>
        <w:tc>
          <w:tcPr>
            <w:tcW w:w="764" w:type="pct"/>
            <w:noWrap/>
            <w:hideMark/>
          </w:tcPr>
          <w:p w:rsidR="00110C18" w:rsidRPr="0056388D" w:rsidRDefault="00110C18" w:rsidP="00063728">
            <w:pPr>
              <w:jc w:val="right"/>
              <w:rPr>
                <w:ins w:id="21191" w:author="KIM, Jason" w:date="2019-04-02T13:39:00Z"/>
                <w:rFonts w:ascii="Calibri" w:eastAsia="Times New Roman" w:hAnsi="Calibri" w:cs="Calibri"/>
                <w:color w:val="000000"/>
                <w:lang w:eastAsia="en-AU"/>
              </w:rPr>
            </w:pPr>
            <w:ins w:id="211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93" w:author="KIM, Jason" w:date="2019-04-02T13:39:00Z"/>
        </w:trPr>
        <w:tc>
          <w:tcPr>
            <w:tcW w:w="708" w:type="pct"/>
            <w:vMerge/>
            <w:hideMark/>
          </w:tcPr>
          <w:p w:rsidR="00110C18" w:rsidRPr="0056388D" w:rsidRDefault="00110C18" w:rsidP="00063728">
            <w:pPr>
              <w:rPr>
                <w:ins w:id="211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95" w:author="KIM, Jason" w:date="2019-04-02T13:39:00Z"/>
                <w:rFonts w:ascii="Calibri" w:eastAsia="Times New Roman" w:hAnsi="Calibri" w:cs="Calibri"/>
                <w:color w:val="000000"/>
                <w:lang w:eastAsia="en-AU"/>
              </w:rPr>
            </w:pPr>
            <w:ins w:id="21196"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97" w:author="KIM, Jason" w:date="2019-04-02T13:39:00Z"/>
                <w:rFonts w:ascii="Calibri" w:eastAsia="Times New Roman" w:hAnsi="Calibri" w:cs="Calibri"/>
                <w:color w:val="000000"/>
                <w:lang w:eastAsia="en-AU"/>
              </w:rPr>
            </w:pPr>
            <w:ins w:id="211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99" w:author="KIM, Jason" w:date="2019-04-02T13:39:00Z"/>
                <w:rFonts w:ascii="Calibri" w:eastAsia="Times New Roman" w:hAnsi="Calibri" w:cs="Calibri"/>
                <w:color w:val="000000"/>
                <w:lang w:eastAsia="en-AU"/>
              </w:rPr>
            </w:pPr>
            <w:ins w:id="21200" w:author="KIM, Jason" w:date="2019-04-02T13:39:00Z">
              <w:r w:rsidRPr="0056388D">
                <w:rPr>
                  <w:rFonts w:ascii="Calibri" w:eastAsia="Times New Roman" w:hAnsi="Calibri" w:cs="Calibri"/>
                  <w:color w:val="000000"/>
                  <w:lang w:eastAsia="en-AU"/>
                </w:rPr>
                <w:t>LLN1180</w:t>
              </w:r>
            </w:ins>
          </w:p>
        </w:tc>
        <w:tc>
          <w:tcPr>
            <w:tcW w:w="933" w:type="pct"/>
            <w:noWrap/>
            <w:hideMark/>
          </w:tcPr>
          <w:p w:rsidR="00110C18" w:rsidRPr="0056388D" w:rsidRDefault="00110C18" w:rsidP="00063728">
            <w:pPr>
              <w:rPr>
                <w:ins w:id="21201" w:author="KIM, Jason" w:date="2019-04-02T13:39:00Z"/>
                <w:rFonts w:ascii="Calibri" w:eastAsia="Times New Roman" w:hAnsi="Calibri" w:cs="Calibri"/>
                <w:color w:val="000000"/>
                <w:lang w:eastAsia="en-AU"/>
              </w:rPr>
            </w:pPr>
            <w:ins w:id="212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03" w:author="KIM, Jason" w:date="2019-04-02T13:39:00Z"/>
                <w:rFonts w:ascii="Calibri" w:eastAsia="Times New Roman" w:hAnsi="Calibri" w:cs="Calibri"/>
                <w:color w:val="000000"/>
                <w:lang w:eastAsia="en-AU"/>
              </w:rPr>
            </w:pPr>
            <w:ins w:id="21204" w:author="KIM, Jason" w:date="2019-04-02T13:39:00Z">
              <w:r w:rsidRPr="0056388D">
                <w:rPr>
                  <w:rFonts w:ascii="Calibri" w:eastAsia="Times New Roman" w:hAnsi="Calibri" w:cs="Calibri"/>
                  <w:color w:val="000000"/>
                  <w:lang w:eastAsia="en-AU"/>
                </w:rPr>
                <w:t>Chainage 3145</w:t>
              </w:r>
            </w:ins>
          </w:p>
        </w:tc>
        <w:tc>
          <w:tcPr>
            <w:tcW w:w="764" w:type="pct"/>
            <w:noWrap/>
            <w:hideMark/>
          </w:tcPr>
          <w:p w:rsidR="00110C18" w:rsidRPr="0056388D" w:rsidRDefault="00110C18" w:rsidP="00063728">
            <w:pPr>
              <w:jc w:val="right"/>
              <w:rPr>
                <w:ins w:id="21205" w:author="KIM, Jason" w:date="2019-04-02T13:39:00Z"/>
                <w:rFonts w:ascii="Calibri" w:eastAsia="Times New Roman" w:hAnsi="Calibri" w:cs="Calibri"/>
                <w:color w:val="000000"/>
                <w:lang w:eastAsia="en-AU"/>
              </w:rPr>
            </w:pPr>
            <w:ins w:id="212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07" w:author="KIM, Jason" w:date="2019-04-02T13:39:00Z"/>
        </w:trPr>
        <w:tc>
          <w:tcPr>
            <w:tcW w:w="708" w:type="pct"/>
            <w:vMerge/>
            <w:hideMark/>
          </w:tcPr>
          <w:p w:rsidR="00110C18" w:rsidRPr="0056388D" w:rsidRDefault="00110C18" w:rsidP="00063728">
            <w:pPr>
              <w:rPr>
                <w:ins w:id="212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09" w:author="KIM, Jason" w:date="2019-04-02T13:39:00Z"/>
                <w:rFonts w:ascii="Calibri" w:eastAsia="Times New Roman" w:hAnsi="Calibri" w:cs="Calibri"/>
                <w:color w:val="000000"/>
                <w:lang w:eastAsia="en-AU"/>
              </w:rPr>
            </w:pPr>
            <w:ins w:id="21210"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11" w:author="KIM, Jason" w:date="2019-04-02T13:39:00Z"/>
                <w:rFonts w:ascii="Calibri" w:eastAsia="Times New Roman" w:hAnsi="Calibri" w:cs="Calibri"/>
                <w:color w:val="000000"/>
                <w:lang w:eastAsia="en-AU"/>
              </w:rPr>
            </w:pPr>
            <w:ins w:id="212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13" w:author="KIM, Jason" w:date="2019-04-02T13:39:00Z"/>
                <w:rFonts w:ascii="Calibri" w:eastAsia="Times New Roman" w:hAnsi="Calibri" w:cs="Calibri"/>
                <w:color w:val="000000"/>
                <w:lang w:eastAsia="en-AU"/>
              </w:rPr>
            </w:pPr>
            <w:ins w:id="21214" w:author="KIM, Jason" w:date="2019-04-02T13:39:00Z">
              <w:r w:rsidRPr="0056388D">
                <w:rPr>
                  <w:rFonts w:ascii="Calibri" w:eastAsia="Times New Roman" w:hAnsi="Calibri" w:cs="Calibri"/>
                  <w:color w:val="000000"/>
                  <w:lang w:eastAsia="en-AU"/>
                </w:rPr>
                <w:t>LLN1181</w:t>
              </w:r>
            </w:ins>
          </w:p>
        </w:tc>
        <w:tc>
          <w:tcPr>
            <w:tcW w:w="933" w:type="pct"/>
            <w:noWrap/>
            <w:hideMark/>
          </w:tcPr>
          <w:p w:rsidR="00110C18" w:rsidRPr="0056388D" w:rsidRDefault="00110C18" w:rsidP="00063728">
            <w:pPr>
              <w:rPr>
                <w:ins w:id="21215" w:author="KIM, Jason" w:date="2019-04-02T13:39:00Z"/>
                <w:rFonts w:ascii="Calibri" w:eastAsia="Times New Roman" w:hAnsi="Calibri" w:cs="Calibri"/>
                <w:color w:val="000000"/>
                <w:lang w:eastAsia="en-AU"/>
              </w:rPr>
            </w:pPr>
            <w:ins w:id="212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17" w:author="KIM, Jason" w:date="2019-04-02T13:39:00Z"/>
                <w:rFonts w:ascii="Calibri" w:eastAsia="Times New Roman" w:hAnsi="Calibri" w:cs="Calibri"/>
                <w:color w:val="000000"/>
                <w:lang w:eastAsia="en-AU"/>
              </w:rPr>
            </w:pPr>
            <w:ins w:id="21218" w:author="KIM, Jason" w:date="2019-04-02T13:39:00Z">
              <w:r w:rsidRPr="0056388D">
                <w:rPr>
                  <w:rFonts w:ascii="Calibri" w:eastAsia="Times New Roman" w:hAnsi="Calibri" w:cs="Calibri"/>
                  <w:color w:val="000000"/>
                  <w:lang w:eastAsia="en-AU"/>
                </w:rPr>
                <w:t>Chainage 3155</w:t>
              </w:r>
            </w:ins>
          </w:p>
        </w:tc>
        <w:tc>
          <w:tcPr>
            <w:tcW w:w="764" w:type="pct"/>
            <w:noWrap/>
            <w:hideMark/>
          </w:tcPr>
          <w:p w:rsidR="00110C18" w:rsidRPr="0056388D" w:rsidRDefault="00110C18" w:rsidP="00063728">
            <w:pPr>
              <w:jc w:val="right"/>
              <w:rPr>
                <w:ins w:id="21219" w:author="KIM, Jason" w:date="2019-04-02T13:39:00Z"/>
                <w:rFonts w:ascii="Calibri" w:eastAsia="Times New Roman" w:hAnsi="Calibri" w:cs="Calibri"/>
                <w:color w:val="000000"/>
                <w:lang w:eastAsia="en-AU"/>
              </w:rPr>
            </w:pPr>
            <w:ins w:id="212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21" w:author="KIM, Jason" w:date="2019-04-02T13:39:00Z"/>
        </w:trPr>
        <w:tc>
          <w:tcPr>
            <w:tcW w:w="708" w:type="pct"/>
            <w:vMerge/>
            <w:hideMark/>
          </w:tcPr>
          <w:p w:rsidR="00110C18" w:rsidRPr="0056388D" w:rsidRDefault="00110C18" w:rsidP="00063728">
            <w:pPr>
              <w:rPr>
                <w:ins w:id="212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23" w:author="KIM, Jason" w:date="2019-04-02T13:39:00Z"/>
                <w:rFonts w:ascii="Calibri" w:eastAsia="Times New Roman" w:hAnsi="Calibri" w:cs="Calibri"/>
                <w:color w:val="000000"/>
                <w:lang w:eastAsia="en-AU"/>
              </w:rPr>
            </w:pPr>
            <w:ins w:id="21224"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25" w:author="KIM, Jason" w:date="2019-04-02T13:39:00Z"/>
                <w:rFonts w:ascii="Calibri" w:eastAsia="Times New Roman" w:hAnsi="Calibri" w:cs="Calibri"/>
                <w:color w:val="000000"/>
                <w:lang w:eastAsia="en-AU"/>
              </w:rPr>
            </w:pPr>
            <w:ins w:id="212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27" w:author="KIM, Jason" w:date="2019-04-02T13:39:00Z"/>
                <w:rFonts w:ascii="Calibri" w:eastAsia="Times New Roman" w:hAnsi="Calibri" w:cs="Calibri"/>
                <w:color w:val="000000"/>
                <w:lang w:eastAsia="en-AU"/>
              </w:rPr>
            </w:pPr>
            <w:ins w:id="21228" w:author="KIM, Jason" w:date="2019-04-02T13:39:00Z">
              <w:r w:rsidRPr="0056388D">
                <w:rPr>
                  <w:rFonts w:ascii="Calibri" w:eastAsia="Times New Roman" w:hAnsi="Calibri" w:cs="Calibri"/>
                  <w:color w:val="000000"/>
                  <w:lang w:eastAsia="en-AU"/>
                </w:rPr>
                <w:t>LLN1182</w:t>
              </w:r>
            </w:ins>
          </w:p>
        </w:tc>
        <w:tc>
          <w:tcPr>
            <w:tcW w:w="933" w:type="pct"/>
            <w:noWrap/>
            <w:hideMark/>
          </w:tcPr>
          <w:p w:rsidR="00110C18" w:rsidRPr="0056388D" w:rsidRDefault="00110C18" w:rsidP="00063728">
            <w:pPr>
              <w:rPr>
                <w:ins w:id="21229" w:author="KIM, Jason" w:date="2019-04-02T13:39:00Z"/>
                <w:rFonts w:ascii="Calibri" w:eastAsia="Times New Roman" w:hAnsi="Calibri" w:cs="Calibri"/>
                <w:color w:val="000000"/>
                <w:lang w:eastAsia="en-AU"/>
              </w:rPr>
            </w:pPr>
            <w:ins w:id="212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31" w:author="KIM, Jason" w:date="2019-04-02T13:39:00Z"/>
                <w:rFonts w:ascii="Calibri" w:eastAsia="Times New Roman" w:hAnsi="Calibri" w:cs="Calibri"/>
                <w:color w:val="000000"/>
                <w:lang w:eastAsia="en-AU"/>
              </w:rPr>
            </w:pPr>
            <w:ins w:id="21232" w:author="KIM, Jason" w:date="2019-04-02T13:39:00Z">
              <w:r w:rsidRPr="0056388D">
                <w:rPr>
                  <w:rFonts w:ascii="Calibri" w:eastAsia="Times New Roman" w:hAnsi="Calibri" w:cs="Calibri"/>
                  <w:color w:val="000000"/>
                  <w:lang w:eastAsia="en-AU"/>
                </w:rPr>
                <w:t>Chainage 3165</w:t>
              </w:r>
            </w:ins>
          </w:p>
        </w:tc>
        <w:tc>
          <w:tcPr>
            <w:tcW w:w="764" w:type="pct"/>
            <w:noWrap/>
            <w:hideMark/>
          </w:tcPr>
          <w:p w:rsidR="00110C18" w:rsidRPr="0056388D" w:rsidRDefault="00110C18" w:rsidP="00063728">
            <w:pPr>
              <w:jc w:val="right"/>
              <w:rPr>
                <w:ins w:id="21233" w:author="KIM, Jason" w:date="2019-04-02T13:39:00Z"/>
                <w:rFonts w:ascii="Calibri" w:eastAsia="Times New Roman" w:hAnsi="Calibri" w:cs="Calibri"/>
                <w:color w:val="000000"/>
                <w:lang w:eastAsia="en-AU"/>
              </w:rPr>
            </w:pPr>
            <w:ins w:id="212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35" w:author="KIM, Jason" w:date="2019-04-02T13:39:00Z"/>
        </w:trPr>
        <w:tc>
          <w:tcPr>
            <w:tcW w:w="708" w:type="pct"/>
            <w:vMerge/>
            <w:hideMark/>
          </w:tcPr>
          <w:p w:rsidR="00110C18" w:rsidRPr="0056388D" w:rsidRDefault="00110C18" w:rsidP="00063728">
            <w:pPr>
              <w:rPr>
                <w:ins w:id="212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37" w:author="KIM, Jason" w:date="2019-04-02T13:39:00Z"/>
                <w:rFonts w:ascii="Calibri" w:eastAsia="Times New Roman" w:hAnsi="Calibri" w:cs="Calibri"/>
                <w:color w:val="000000"/>
                <w:lang w:eastAsia="en-AU"/>
              </w:rPr>
            </w:pPr>
            <w:ins w:id="21238"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39" w:author="KIM, Jason" w:date="2019-04-02T13:39:00Z"/>
                <w:rFonts w:ascii="Calibri" w:eastAsia="Times New Roman" w:hAnsi="Calibri" w:cs="Calibri"/>
                <w:color w:val="000000"/>
                <w:lang w:eastAsia="en-AU"/>
              </w:rPr>
            </w:pPr>
            <w:ins w:id="212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41" w:author="KIM, Jason" w:date="2019-04-02T13:39:00Z"/>
                <w:rFonts w:ascii="Calibri" w:eastAsia="Times New Roman" w:hAnsi="Calibri" w:cs="Calibri"/>
                <w:color w:val="000000"/>
                <w:lang w:eastAsia="en-AU"/>
              </w:rPr>
            </w:pPr>
            <w:ins w:id="21242" w:author="KIM, Jason" w:date="2019-04-02T13:39:00Z">
              <w:r w:rsidRPr="0056388D">
                <w:rPr>
                  <w:rFonts w:ascii="Calibri" w:eastAsia="Times New Roman" w:hAnsi="Calibri" w:cs="Calibri"/>
                  <w:color w:val="000000"/>
                  <w:lang w:eastAsia="en-AU"/>
                </w:rPr>
                <w:t>LLN1183</w:t>
              </w:r>
            </w:ins>
          </w:p>
        </w:tc>
        <w:tc>
          <w:tcPr>
            <w:tcW w:w="933" w:type="pct"/>
            <w:noWrap/>
            <w:hideMark/>
          </w:tcPr>
          <w:p w:rsidR="00110C18" w:rsidRPr="0056388D" w:rsidRDefault="00110C18" w:rsidP="00063728">
            <w:pPr>
              <w:rPr>
                <w:ins w:id="21243" w:author="KIM, Jason" w:date="2019-04-02T13:39:00Z"/>
                <w:rFonts w:ascii="Calibri" w:eastAsia="Times New Roman" w:hAnsi="Calibri" w:cs="Calibri"/>
                <w:color w:val="000000"/>
                <w:lang w:eastAsia="en-AU"/>
              </w:rPr>
            </w:pPr>
            <w:ins w:id="212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45" w:author="KIM, Jason" w:date="2019-04-02T13:39:00Z"/>
                <w:rFonts w:ascii="Calibri" w:eastAsia="Times New Roman" w:hAnsi="Calibri" w:cs="Calibri"/>
                <w:color w:val="000000"/>
                <w:lang w:eastAsia="en-AU"/>
              </w:rPr>
            </w:pPr>
            <w:ins w:id="21246" w:author="KIM, Jason" w:date="2019-04-02T13:39:00Z">
              <w:r w:rsidRPr="0056388D">
                <w:rPr>
                  <w:rFonts w:ascii="Calibri" w:eastAsia="Times New Roman" w:hAnsi="Calibri" w:cs="Calibri"/>
                  <w:color w:val="000000"/>
                  <w:lang w:eastAsia="en-AU"/>
                </w:rPr>
                <w:t>Chainage 3175</w:t>
              </w:r>
            </w:ins>
          </w:p>
        </w:tc>
        <w:tc>
          <w:tcPr>
            <w:tcW w:w="764" w:type="pct"/>
            <w:noWrap/>
            <w:hideMark/>
          </w:tcPr>
          <w:p w:rsidR="00110C18" w:rsidRPr="0056388D" w:rsidRDefault="00110C18" w:rsidP="00063728">
            <w:pPr>
              <w:jc w:val="right"/>
              <w:rPr>
                <w:ins w:id="21247" w:author="KIM, Jason" w:date="2019-04-02T13:39:00Z"/>
                <w:rFonts w:ascii="Calibri" w:eastAsia="Times New Roman" w:hAnsi="Calibri" w:cs="Calibri"/>
                <w:color w:val="000000"/>
                <w:lang w:eastAsia="en-AU"/>
              </w:rPr>
            </w:pPr>
            <w:ins w:id="212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49" w:author="KIM, Jason" w:date="2019-04-02T13:39:00Z"/>
        </w:trPr>
        <w:tc>
          <w:tcPr>
            <w:tcW w:w="708" w:type="pct"/>
            <w:vMerge/>
            <w:hideMark/>
          </w:tcPr>
          <w:p w:rsidR="00110C18" w:rsidRPr="0056388D" w:rsidRDefault="00110C18" w:rsidP="00063728">
            <w:pPr>
              <w:rPr>
                <w:ins w:id="212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51" w:author="KIM, Jason" w:date="2019-04-02T13:39:00Z"/>
                <w:rFonts w:ascii="Calibri" w:eastAsia="Times New Roman" w:hAnsi="Calibri" w:cs="Calibri"/>
                <w:color w:val="000000"/>
                <w:lang w:eastAsia="en-AU"/>
              </w:rPr>
            </w:pPr>
            <w:ins w:id="21252"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53" w:author="KIM, Jason" w:date="2019-04-02T13:39:00Z"/>
                <w:rFonts w:ascii="Calibri" w:eastAsia="Times New Roman" w:hAnsi="Calibri" w:cs="Calibri"/>
                <w:color w:val="000000"/>
                <w:lang w:eastAsia="en-AU"/>
              </w:rPr>
            </w:pPr>
            <w:ins w:id="212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55" w:author="KIM, Jason" w:date="2019-04-02T13:39:00Z"/>
                <w:rFonts w:ascii="Calibri" w:eastAsia="Times New Roman" w:hAnsi="Calibri" w:cs="Calibri"/>
                <w:color w:val="000000"/>
                <w:lang w:eastAsia="en-AU"/>
              </w:rPr>
            </w:pPr>
            <w:ins w:id="21256" w:author="KIM, Jason" w:date="2019-04-02T13:39:00Z">
              <w:r w:rsidRPr="0056388D">
                <w:rPr>
                  <w:rFonts w:ascii="Calibri" w:eastAsia="Times New Roman" w:hAnsi="Calibri" w:cs="Calibri"/>
                  <w:color w:val="000000"/>
                  <w:lang w:eastAsia="en-AU"/>
                </w:rPr>
                <w:t>LLN1184</w:t>
              </w:r>
            </w:ins>
          </w:p>
        </w:tc>
        <w:tc>
          <w:tcPr>
            <w:tcW w:w="933" w:type="pct"/>
            <w:noWrap/>
            <w:hideMark/>
          </w:tcPr>
          <w:p w:rsidR="00110C18" w:rsidRPr="0056388D" w:rsidRDefault="00110C18" w:rsidP="00063728">
            <w:pPr>
              <w:rPr>
                <w:ins w:id="21257" w:author="KIM, Jason" w:date="2019-04-02T13:39:00Z"/>
                <w:rFonts w:ascii="Calibri" w:eastAsia="Times New Roman" w:hAnsi="Calibri" w:cs="Calibri"/>
                <w:color w:val="000000"/>
                <w:lang w:eastAsia="en-AU"/>
              </w:rPr>
            </w:pPr>
            <w:ins w:id="212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59" w:author="KIM, Jason" w:date="2019-04-02T13:39:00Z"/>
                <w:rFonts w:ascii="Calibri" w:eastAsia="Times New Roman" w:hAnsi="Calibri" w:cs="Calibri"/>
                <w:color w:val="000000"/>
                <w:lang w:eastAsia="en-AU"/>
              </w:rPr>
            </w:pPr>
            <w:ins w:id="21260" w:author="KIM, Jason" w:date="2019-04-02T13:39:00Z">
              <w:r w:rsidRPr="0056388D">
                <w:rPr>
                  <w:rFonts w:ascii="Calibri" w:eastAsia="Times New Roman" w:hAnsi="Calibri" w:cs="Calibri"/>
                  <w:color w:val="000000"/>
                  <w:lang w:eastAsia="en-AU"/>
                </w:rPr>
                <w:t>Chainage 3184</w:t>
              </w:r>
            </w:ins>
          </w:p>
        </w:tc>
        <w:tc>
          <w:tcPr>
            <w:tcW w:w="764" w:type="pct"/>
            <w:noWrap/>
            <w:hideMark/>
          </w:tcPr>
          <w:p w:rsidR="00110C18" w:rsidRPr="0056388D" w:rsidRDefault="00110C18" w:rsidP="00063728">
            <w:pPr>
              <w:jc w:val="right"/>
              <w:rPr>
                <w:ins w:id="21261" w:author="KIM, Jason" w:date="2019-04-02T13:39:00Z"/>
                <w:rFonts w:ascii="Calibri" w:eastAsia="Times New Roman" w:hAnsi="Calibri" w:cs="Calibri"/>
                <w:color w:val="000000"/>
                <w:lang w:eastAsia="en-AU"/>
              </w:rPr>
            </w:pPr>
            <w:ins w:id="21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63" w:author="KIM, Jason" w:date="2019-04-02T13:39:00Z"/>
        </w:trPr>
        <w:tc>
          <w:tcPr>
            <w:tcW w:w="708" w:type="pct"/>
            <w:vMerge/>
            <w:hideMark/>
          </w:tcPr>
          <w:p w:rsidR="00110C18" w:rsidRPr="0056388D" w:rsidRDefault="00110C18" w:rsidP="00063728">
            <w:pPr>
              <w:rPr>
                <w:ins w:id="212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65" w:author="KIM, Jason" w:date="2019-04-02T13:39:00Z"/>
                <w:rFonts w:ascii="Calibri" w:eastAsia="Times New Roman" w:hAnsi="Calibri" w:cs="Calibri"/>
                <w:color w:val="000000"/>
                <w:lang w:eastAsia="en-AU"/>
              </w:rPr>
            </w:pPr>
            <w:ins w:id="21266"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67" w:author="KIM, Jason" w:date="2019-04-02T13:39:00Z"/>
                <w:rFonts w:ascii="Calibri" w:eastAsia="Times New Roman" w:hAnsi="Calibri" w:cs="Calibri"/>
                <w:color w:val="000000"/>
                <w:lang w:eastAsia="en-AU"/>
              </w:rPr>
            </w:pPr>
            <w:ins w:id="212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69" w:author="KIM, Jason" w:date="2019-04-02T13:39:00Z"/>
                <w:rFonts w:ascii="Calibri" w:eastAsia="Times New Roman" w:hAnsi="Calibri" w:cs="Calibri"/>
                <w:color w:val="000000"/>
                <w:lang w:eastAsia="en-AU"/>
              </w:rPr>
            </w:pPr>
            <w:ins w:id="21270" w:author="KIM, Jason" w:date="2019-04-02T13:39:00Z">
              <w:r w:rsidRPr="0056388D">
                <w:rPr>
                  <w:rFonts w:ascii="Calibri" w:eastAsia="Times New Roman" w:hAnsi="Calibri" w:cs="Calibri"/>
                  <w:color w:val="000000"/>
                  <w:lang w:eastAsia="en-AU"/>
                </w:rPr>
                <w:t>LLN1185</w:t>
              </w:r>
            </w:ins>
          </w:p>
        </w:tc>
        <w:tc>
          <w:tcPr>
            <w:tcW w:w="933" w:type="pct"/>
            <w:noWrap/>
            <w:hideMark/>
          </w:tcPr>
          <w:p w:rsidR="00110C18" w:rsidRPr="0056388D" w:rsidRDefault="00110C18" w:rsidP="00063728">
            <w:pPr>
              <w:rPr>
                <w:ins w:id="21271" w:author="KIM, Jason" w:date="2019-04-02T13:39:00Z"/>
                <w:rFonts w:ascii="Calibri" w:eastAsia="Times New Roman" w:hAnsi="Calibri" w:cs="Calibri"/>
                <w:color w:val="000000"/>
                <w:lang w:eastAsia="en-AU"/>
              </w:rPr>
            </w:pPr>
            <w:ins w:id="212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73" w:author="KIM, Jason" w:date="2019-04-02T13:39:00Z"/>
                <w:rFonts w:ascii="Calibri" w:eastAsia="Times New Roman" w:hAnsi="Calibri" w:cs="Calibri"/>
                <w:color w:val="000000"/>
                <w:lang w:eastAsia="en-AU"/>
              </w:rPr>
            </w:pPr>
            <w:ins w:id="21274" w:author="KIM, Jason" w:date="2019-04-02T13:39:00Z">
              <w:r w:rsidRPr="0056388D">
                <w:rPr>
                  <w:rFonts w:ascii="Calibri" w:eastAsia="Times New Roman" w:hAnsi="Calibri" w:cs="Calibri"/>
                  <w:color w:val="000000"/>
                  <w:lang w:eastAsia="en-AU"/>
                </w:rPr>
                <w:t>Chainage 3194</w:t>
              </w:r>
            </w:ins>
          </w:p>
        </w:tc>
        <w:tc>
          <w:tcPr>
            <w:tcW w:w="764" w:type="pct"/>
            <w:noWrap/>
            <w:hideMark/>
          </w:tcPr>
          <w:p w:rsidR="00110C18" w:rsidRPr="0056388D" w:rsidRDefault="00110C18" w:rsidP="00063728">
            <w:pPr>
              <w:jc w:val="right"/>
              <w:rPr>
                <w:ins w:id="21275" w:author="KIM, Jason" w:date="2019-04-02T13:39:00Z"/>
                <w:rFonts w:ascii="Calibri" w:eastAsia="Times New Roman" w:hAnsi="Calibri" w:cs="Calibri"/>
                <w:color w:val="000000"/>
                <w:lang w:eastAsia="en-AU"/>
              </w:rPr>
            </w:pPr>
            <w:ins w:id="212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77" w:author="KIM, Jason" w:date="2019-04-02T13:39:00Z"/>
        </w:trPr>
        <w:tc>
          <w:tcPr>
            <w:tcW w:w="708" w:type="pct"/>
            <w:vMerge/>
            <w:hideMark/>
          </w:tcPr>
          <w:p w:rsidR="00110C18" w:rsidRPr="0056388D" w:rsidRDefault="00110C18" w:rsidP="00063728">
            <w:pPr>
              <w:rPr>
                <w:ins w:id="212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79" w:author="KIM, Jason" w:date="2019-04-02T13:39:00Z"/>
                <w:rFonts w:ascii="Calibri" w:eastAsia="Times New Roman" w:hAnsi="Calibri" w:cs="Calibri"/>
                <w:color w:val="000000"/>
                <w:lang w:eastAsia="en-AU"/>
              </w:rPr>
            </w:pPr>
            <w:ins w:id="21280"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81" w:author="KIM, Jason" w:date="2019-04-02T13:39:00Z"/>
                <w:rFonts w:ascii="Calibri" w:eastAsia="Times New Roman" w:hAnsi="Calibri" w:cs="Calibri"/>
                <w:color w:val="000000"/>
                <w:lang w:eastAsia="en-AU"/>
              </w:rPr>
            </w:pPr>
            <w:ins w:id="212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83" w:author="KIM, Jason" w:date="2019-04-02T13:39:00Z"/>
                <w:rFonts w:ascii="Calibri" w:eastAsia="Times New Roman" w:hAnsi="Calibri" w:cs="Calibri"/>
                <w:color w:val="000000"/>
                <w:lang w:eastAsia="en-AU"/>
              </w:rPr>
            </w:pPr>
            <w:ins w:id="21284" w:author="KIM, Jason" w:date="2019-04-02T13:39:00Z">
              <w:r w:rsidRPr="0056388D">
                <w:rPr>
                  <w:rFonts w:ascii="Calibri" w:eastAsia="Times New Roman" w:hAnsi="Calibri" w:cs="Calibri"/>
                  <w:color w:val="000000"/>
                  <w:lang w:eastAsia="en-AU"/>
                </w:rPr>
                <w:t>LLN1186</w:t>
              </w:r>
            </w:ins>
          </w:p>
        </w:tc>
        <w:tc>
          <w:tcPr>
            <w:tcW w:w="933" w:type="pct"/>
            <w:noWrap/>
            <w:hideMark/>
          </w:tcPr>
          <w:p w:rsidR="00110C18" w:rsidRPr="0056388D" w:rsidRDefault="00110C18" w:rsidP="00063728">
            <w:pPr>
              <w:rPr>
                <w:ins w:id="21285" w:author="KIM, Jason" w:date="2019-04-02T13:39:00Z"/>
                <w:rFonts w:ascii="Calibri" w:eastAsia="Times New Roman" w:hAnsi="Calibri" w:cs="Calibri"/>
                <w:color w:val="000000"/>
                <w:lang w:eastAsia="en-AU"/>
              </w:rPr>
            </w:pPr>
            <w:ins w:id="212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87" w:author="KIM, Jason" w:date="2019-04-02T13:39:00Z"/>
                <w:rFonts w:ascii="Calibri" w:eastAsia="Times New Roman" w:hAnsi="Calibri" w:cs="Calibri"/>
                <w:color w:val="000000"/>
                <w:lang w:eastAsia="en-AU"/>
              </w:rPr>
            </w:pPr>
            <w:ins w:id="21288" w:author="KIM, Jason" w:date="2019-04-02T13:39:00Z">
              <w:r w:rsidRPr="0056388D">
                <w:rPr>
                  <w:rFonts w:ascii="Calibri" w:eastAsia="Times New Roman" w:hAnsi="Calibri" w:cs="Calibri"/>
                  <w:color w:val="000000"/>
                  <w:lang w:eastAsia="en-AU"/>
                </w:rPr>
                <w:t>Chainage 3203</w:t>
              </w:r>
            </w:ins>
          </w:p>
        </w:tc>
        <w:tc>
          <w:tcPr>
            <w:tcW w:w="764" w:type="pct"/>
            <w:noWrap/>
            <w:hideMark/>
          </w:tcPr>
          <w:p w:rsidR="00110C18" w:rsidRPr="0056388D" w:rsidRDefault="00110C18" w:rsidP="00063728">
            <w:pPr>
              <w:jc w:val="right"/>
              <w:rPr>
                <w:ins w:id="21289" w:author="KIM, Jason" w:date="2019-04-02T13:39:00Z"/>
                <w:rFonts w:ascii="Calibri" w:eastAsia="Times New Roman" w:hAnsi="Calibri" w:cs="Calibri"/>
                <w:color w:val="000000"/>
                <w:lang w:eastAsia="en-AU"/>
              </w:rPr>
            </w:pPr>
            <w:ins w:id="21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91" w:author="KIM, Jason" w:date="2019-04-02T13:39:00Z"/>
        </w:trPr>
        <w:tc>
          <w:tcPr>
            <w:tcW w:w="708" w:type="pct"/>
            <w:vMerge w:val="restart"/>
            <w:noWrap/>
            <w:hideMark/>
          </w:tcPr>
          <w:p w:rsidR="00110C18" w:rsidRPr="0056388D" w:rsidRDefault="00110C18" w:rsidP="00063728">
            <w:pPr>
              <w:rPr>
                <w:ins w:id="21292" w:author="KIM, Jason" w:date="2019-04-02T13:39:00Z"/>
                <w:rFonts w:ascii="Calibri" w:eastAsia="Times New Roman" w:hAnsi="Calibri" w:cs="Calibri"/>
                <w:color w:val="000000"/>
                <w:lang w:eastAsia="en-AU"/>
              </w:rPr>
            </w:pPr>
            <w:ins w:id="21293" w:author="KIM, Jason" w:date="2019-04-02T13:39:00Z">
              <w:r w:rsidRPr="0056388D">
                <w:rPr>
                  <w:rFonts w:ascii="Calibri" w:eastAsia="Times New Roman" w:hAnsi="Calibri" w:cs="Calibri"/>
                  <w:color w:val="000000"/>
                  <w:lang w:eastAsia="en-AU"/>
                </w:rPr>
                <w:t>LLE20K71</w:t>
              </w:r>
            </w:ins>
          </w:p>
        </w:tc>
        <w:tc>
          <w:tcPr>
            <w:tcW w:w="605" w:type="pct"/>
            <w:noWrap/>
            <w:hideMark/>
          </w:tcPr>
          <w:p w:rsidR="00110C18" w:rsidRPr="0056388D" w:rsidRDefault="00110C18" w:rsidP="00063728">
            <w:pPr>
              <w:rPr>
                <w:ins w:id="21294" w:author="KIM, Jason" w:date="2019-04-02T13:39:00Z"/>
                <w:rFonts w:ascii="Calibri" w:eastAsia="Times New Roman" w:hAnsi="Calibri" w:cs="Calibri"/>
                <w:color w:val="000000"/>
                <w:lang w:eastAsia="en-AU"/>
              </w:rPr>
            </w:pPr>
            <w:ins w:id="21295"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296" w:author="KIM, Jason" w:date="2019-04-02T13:39:00Z"/>
                <w:rFonts w:ascii="Calibri" w:eastAsia="Times New Roman" w:hAnsi="Calibri" w:cs="Calibri"/>
                <w:color w:val="000000"/>
                <w:lang w:eastAsia="en-AU"/>
              </w:rPr>
            </w:pPr>
            <w:ins w:id="212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98" w:author="KIM, Jason" w:date="2019-04-02T13:39:00Z"/>
                <w:rFonts w:ascii="Calibri" w:eastAsia="Times New Roman" w:hAnsi="Calibri" w:cs="Calibri"/>
                <w:color w:val="000000"/>
                <w:lang w:eastAsia="en-AU"/>
              </w:rPr>
            </w:pPr>
            <w:ins w:id="21299" w:author="KIM, Jason" w:date="2019-04-02T13:39:00Z">
              <w:r w:rsidRPr="0056388D">
                <w:rPr>
                  <w:rFonts w:ascii="Calibri" w:eastAsia="Times New Roman" w:hAnsi="Calibri" w:cs="Calibri"/>
                  <w:color w:val="000000"/>
                  <w:lang w:eastAsia="en-AU"/>
                </w:rPr>
                <w:t>LLS2211</w:t>
              </w:r>
            </w:ins>
          </w:p>
        </w:tc>
        <w:tc>
          <w:tcPr>
            <w:tcW w:w="933" w:type="pct"/>
            <w:noWrap/>
            <w:hideMark/>
          </w:tcPr>
          <w:p w:rsidR="00110C18" w:rsidRPr="0056388D" w:rsidRDefault="00110C18" w:rsidP="00063728">
            <w:pPr>
              <w:rPr>
                <w:ins w:id="21300" w:author="KIM, Jason" w:date="2019-04-02T13:39:00Z"/>
                <w:rFonts w:ascii="Calibri" w:eastAsia="Times New Roman" w:hAnsi="Calibri" w:cs="Calibri"/>
                <w:color w:val="000000"/>
                <w:lang w:eastAsia="en-AU"/>
              </w:rPr>
            </w:pPr>
            <w:ins w:id="21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02" w:author="KIM, Jason" w:date="2019-04-02T13:39:00Z"/>
                <w:rFonts w:ascii="Calibri" w:eastAsia="Times New Roman" w:hAnsi="Calibri" w:cs="Calibri"/>
                <w:color w:val="000000"/>
                <w:lang w:eastAsia="en-AU"/>
              </w:rPr>
            </w:pPr>
            <w:ins w:id="21303" w:author="KIM, Jason" w:date="2019-04-02T13:39:00Z">
              <w:r w:rsidRPr="0056388D">
                <w:rPr>
                  <w:rFonts w:ascii="Calibri" w:eastAsia="Times New Roman" w:hAnsi="Calibri" w:cs="Calibri"/>
                  <w:color w:val="000000"/>
                  <w:lang w:eastAsia="en-AU"/>
                </w:rPr>
                <w:t>Chainage 3211</w:t>
              </w:r>
            </w:ins>
          </w:p>
        </w:tc>
        <w:tc>
          <w:tcPr>
            <w:tcW w:w="764" w:type="pct"/>
            <w:noWrap/>
            <w:hideMark/>
          </w:tcPr>
          <w:p w:rsidR="00110C18" w:rsidRPr="0056388D" w:rsidRDefault="00110C18" w:rsidP="00063728">
            <w:pPr>
              <w:jc w:val="right"/>
              <w:rPr>
                <w:ins w:id="21304" w:author="KIM, Jason" w:date="2019-04-02T13:39:00Z"/>
                <w:rFonts w:ascii="Calibri" w:eastAsia="Times New Roman" w:hAnsi="Calibri" w:cs="Calibri"/>
                <w:color w:val="000000"/>
                <w:lang w:eastAsia="en-AU"/>
              </w:rPr>
            </w:pPr>
            <w:ins w:id="21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06" w:author="KIM, Jason" w:date="2019-04-02T13:39:00Z"/>
        </w:trPr>
        <w:tc>
          <w:tcPr>
            <w:tcW w:w="708" w:type="pct"/>
            <w:vMerge/>
            <w:hideMark/>
          </w:tcPr>
          <w:p w:rsidR="00110C18" w:rsidRPr="0056388D" w:rsidRDefault="00110C18" w:rsidP="00063728">
            <w:pPr>
              <w:rPr>
                <w:ins w:id="21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08" w:author="KIM, Jason" w:date="2019-04-02T13:39:00Z"/>
                <w:rFonts w:ascii="Calibri" w:eastAsia="Times New Roman" w:hAnsi="Calibri" w:cs="Calibri"/>
                <w:color w:val="000000"/>
                <w:lang w:eastAsia="en-AU"/>
              </w:rPr>
            </w:pPr>
            <w:ins w:id="21309"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10" w:author="KIM, Jason" w:date="2019-04-02T13:39:00Z"/>
                <w:rFonts w:ascii="Calibri" w:eastAsia="Times New Roman" w:hAnsi="Calibri" w:cs="Calibri"/>
                <w:color w:val="000000"/>
                <w:lang w:eastAsia="en-AU"/>
              </w:rPr>
            </w:pPr>
            <w:ins w:id="213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12" w:author="KIM, Jason" w:date="2019-04-02T13:39:00Z"/>
                <w:rFonts w:ascii="Calibri" w:eastAsia="Times New Roman" w:hAnsi="Calibri" w:cs="Calibri"/>
                <w:color w:val="000000"/>
                <w:lang w:eastAsia="en-AU"/>
              </w:rPr>
            </w:pPr>
            <w:ins w:id="21313" w:author="KIM, Jason" w:date="2019-04-02T13:39:00Z">
              <w:r w:rsidRPr="0056388D">
                <w:rPr>
                  <w:rFonts w:ascii="Calibri" w:eastAsia="Times New Roman" w:hAnsi="Calibri" w:cs="Calibri"/>
                  <w:color w:val="000000"/>
                  <w:lang w:eastAsia="en-AU"/>
                </w:rPr>
                <w:t>LLS2212</w:t>
              </w:r>
            </w:ins>
          </w:p>
        </w:tc>
        <w:tc>
          <w:tcPr>
            <w:tcW w:w="933" w:type="pct"/>
            <w:noWrap/>
            <w:hideMark/>
          </w:tcPr>
          <w:p w:rsidR="00110C18" w:rsidRPr="0056388D" w:rsidRDefault="00110C18" w:rsidP="00063728">
            <w:pPr>
              <w:rPr>
                <w:ins w:id="21314" w:author="KIM, Jason" w:date="2019-04-02T13:39:00Z"/>
                <w:rFonts w:ascii="Calibri" w:eastAsia="Times New Roman" w:hAnsi="Calibri" w:cs="Calibri"/>
                <w:color w:val="000000"/>
                <w:lang w:eastAsia="en-AU"/>
              </w:rPr>
            </w:pPr>
            <w:ins w:id="21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16" w:author="KIM, Jason" w:date="2019-04-02T13:39:00Z"/>
                <w:rFonts w:ascii="Calibri" w:eastAsia="Times New Roman" w:hAnsi="Calibri" w:cs="Calibri"/>
                <w:color w:val="000000"/>
                <w:lang w:eastAsia="en-AU"/>
              </w:rPr>
            </w:pPr>
            <w:ins w:id="21317" w:author="KIM, Jason" w:date="2019-04-02T13:39:00Z">
              <w:r w:rsidRPr="0056388D">
                <w:rPr>
                  <w:rFonts w:ascii="Calibri" w:eastAsia="Times New Roman" w:hAnsi="Calibri" w:cs="Calibri"/>
                  <w:color w:val="000000"/>
                  <w:lang w:eastAsia="en-AU"/>
                </w:rPr>
                <w:t>Chainage 3221</w:t>
              </w:r>
            </w:ins>
          </w:p>
        </w:tc>
        <w:tc>
          <w:tcPr>
            <w:tcW w:w="764" w:type="pct"/>
            <w:noWrap/>
            <w:hideMark/>
          </w:tcPr>
          <w:p w:rsidR="00110C18" w:rsidRPr="0056388D" w:rsidRDefault="00110C18" w:rsidP="00063728">
            <w:pPr>
              <w:jc w:val="right"/>
              <w:rPr>
                <w:ins w:id="21318" w:author="KIM, Jason" w:date="2019-04-02T13:39:00Z"/>
                <w:rFonts w:ascii="Calibri" w:eastAsia="Times New Roman" w:hAnsi="Calibri" w:cs="Calibri"/>
                <w:color w:val="000000"/>
                <w:lang w:eastAsia="en-AU"/>
              </w:rPr>
            </w:pPr>
            <w:ins w:id="21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20" w:author="KIM, Jason" w:date="2019-04-02T13:39:00Z"/>
        </w:trPr>
        <w:tc>
          <w:tcPr>
            <w:tcW w:w="708" w:type="pct"/>
            <w:vMerge/>
            <w:hideMark/>
          </w:tcPr>
          <w:p w:rsidR="00110C18" w:rsidRPr="0056388D" w:rsidRDefault="00110C18" w:rsidP="00063728">
            <w:pPr>
              <w:rPr>
                <w:ins w:id="21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22" w:author="KIM, Jason" w:date="2019-04-02T13:39:00Z"/>
                <w:rFonts w:ascii="Calibri" w:eastAsia="Times New Roman" w:hAnsi="Calibri" w:cs="Calibri"/>
                <w:color w:val="000000"/>
                <w:lang w:eastAsia="en-AU"/>
              </w:rPr>
            </w:pPr>
            <w:ins w:id="21323"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24" w:author="KIM, Jason" w:date="2019-04-02T13:39:00Z"/>
                <w:rFonts w:ascii="Calibri" w:eastAsia="Times New Roman" w:hAnsi="Calibri" w:cs="Calibri"/>
                <w:color w:val="000000"/>
                <w:lang w:eastAsia="en-AU"/>
              </w:rPr>
            </w:pPr>
            <w:ins w:id="213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26" w:author="KIM, Jason" w:date="2019-04-02T13:39:00Z"/>
                <w:rFonts w:ascii="Calibri" w:eastAsia="Times New Roman" w:hAnsi="Calibri" w:cs="Calibri"/>
                <w:color w:val="000000"/>
                <w:lang w:eastAsia="en-AU"/>
              </w:rPr>
            </w:pPr>
            <w:ins w:id="21327" w:author="KIM, Jason" w:date="2019-04-02T13:39:00Z">
              <w:r w:rsidRPr="0056388D">
                <w:rPr>
                  <w:rFonts w:ascii="Calibri" w:eastAsia="Times New Roman" w:hAnsi="Calibri" w:cs="Calibri"/>
                  <w:color w:val="000000"/>
                  <w:lang w:eastAsia="en-AU"/>
                </w:rPr>
                <w:t>LLS2213</w:t>
              </w:r>
            </w:ins>
          </w:p>
        </w:tc>
        <w:tc>
          <w:tcPr>
            <w:tcW w:w="933" w:type="pct"/>
            <w:noWrap/>
            <w:hideMark/>
          </w:tcPr>
          <w:p w:rsidR="00110C18" w:rsidRPr="0056388D" w:rsidRDefault="00110C18" w:rsidP="00063728">
            <w:pPr>
              <w:rPr>
                <w:ins w:id="21328" w:author="KIM, Jason" w:date="2019-04-02T13:39:00Z"/>
                <w:rFonts w:ascii="Calibri" w:eastAsia="Times New Roman" w:hAnsi="Calibri" w:cs="Calibri"/>
                <w:color w:val="000000"/>
                <w:lang w:eastAsia="en-AU"/>
              </w:rPr>
            </w:pPr>
            <w:ins w:id="213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30" w:author="KIM, Jason" w:date="2019-04-02T13:39:00Z"/>
                <w:rFonts w:ascii="Calibri" w:eastAsia="Times New Roman" w:hAnsi="Calibri" w:cs="Calibri"/>
                <w:color w:val="000000"/>
                <w:lang w:eastAsia="en-AU"/>
              </w:rPr>
            </w:pPr>
            <w:ins w:id="21331" w:author="KIM, Jason" w:date="2019-04-02T13:39:00Z">
              <w:r w:rsidRPr="0056388D">
                <w:rPr>
                  <w:rFonts w:ascii="Calibri" w:eastAsia="Times New Roman" w:hAnsi="Calibri" w:cs="Calibri"/>
                  <w:color w:val="000000"/>
                  <w:lang w:eastAsia="en-AU"/>
                </w:rPr>
                <w:t>Chainage 3230</w:t>
              </w:r>
            </w:ins>
          </w:p>
        </w:tc>
        <w:tc>
          <w:tcPr>
            <w:tcW w:w="764" w:type="pct"/>
            <w:noWrap/>
            <w:hideMark/>
          </w:tcPr>
          <w:p w:rsidR="00110C18" w:rsidRPr="0056388D" w:rsidRDefault="00110C18" w:rsidP="00063728">
            <w:pPr>
              <w:jc w:val="right"/>
              <w:rPr>
                <w:ins w:id="21332" w:author="KIM, Jason" w:date="2019-04-02T13:39:00Z"/>
                <w:rFonts w:ascii="Calibri" w:eastAsia="Times New Roman" w:hAnsi="Calibri" w:cs="Calibri"/>
                <w:color w:val="000000"/>
                <w:lang w:eastAsia="en-AU"/>
              </w:rPr>
            </w:pPr>
            <w:ins w:id="21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34" w:author="KIM, Jason" w:date="2019-04-02T13:39:00Z"/>
        </w:trPr>
        <w:tc>
          <w:tcPr>
            <w:tcW w:w="708" w:type="pct"/>
            <w:vMerge/>
            <w:hideMark/>
          </w:tcPr>
          <w:p w:rsidR="00110C18" w:rsidRPr="0056388D" w:rsidRDefault="00110C18" w:rsidP="00063728">
            <w:pPr>
              <w:rPr>
                <w:ins w:id="213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36" w:author="KIM, Jason" w:date="2019-04-02T13:39:00Z"/>
                <w:rFonts w:ascii="Calibri" w:eastAsia="Times New Roman" w:hAnsi="Calibri" w:cs="Calibri"/>
                <w:color w:val="000000"/>
                <w:lang w:eastAsia="en-AU"/>
              </w:rPr>
            </w:pPr>
            <w:ins w:id="21337"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38" w:author="KIM, Jason" w:date="2019-04-02T13:39:00Z"/>
                <w:rFonts w:ascii="Calibri" w:eastAsia="Times New Roman" w:hAnsi="Calibri" w:cs="Calibri"/>
                <w:color w:val="000000"/>
                <w:lang w:eastAsia="en-AU"/>
              </w:rPr>
            </w:pPr>
            <w:ins w:id="213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40" w:author="KIM, Jason" w:date="2019-04-02T13:39:00Z"/>
                <w:rFonts w:ascii="Calibri" w:eastAsia="Times New Roman" w:hAnsi="Calibri" w:cs="Calibri"/>
                <w:color w:val="000000"/>
                <w:lang w:eastAsia="en-AU"/>
              </w:rPr>
            </w:pPr>
            <w:ins w:id="21341" w:author="KIM, Jason" w:date="2019-04-02T13:39:00Z">
              <w:r w:rsidRPr="0056388D">
                <w:rPr>
                  <w:rFonts w:ascii="Calibri" w:eastAsia="Times New Roman" w:hAnsi="Calibri" w:cs="Calibri"/>
                  <w:color w:val="000000"/>
                  <w:lang w:eastAsia="en-AU"/>
                </w:rPr>
                <w:t>LLS2214</w:t>
              </w:r>
            </w:ins>
          </w:p>
        </w:tc>
        <w:tc>
          <w:tcPr>
            <w:tcW w:w="933" w:type="pct"/>
            <w:noWrap/>
            <w:hideMark/>
          </w:tcPr>
          <w:p w:rsidR="00110C18" w:rsidRPr="0056388D" w:rsidRDefault="00110C18" w:rsidP="00063728">
            <w:pPr>
              <w:rPr>
                <w:ins w:id="21342" w:author="KIM, Jason" w:date="2019-04-02T13:39:00Z"/>
                <w:rFonts w:ascii="Calibri" w:eastAsia="Times New Roman" w:hAnsi="Calibri" w:cs="Calibri"/>
                <w:color w:val="000000"/>
                <w:lang w:eastAsia="en-AU"/>
              </w:rPr>
            </w:pPr>
            <w:ins w:id="213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44" w:author="KIM, Jason" w:date="2019-04-02T13:39:00Z"/>
                <w:rFonts w:ascii="Calibri" w:eastAsia="Times New Roman" w:hAnsi="Calibri" w:cs="Calibri"/>
                <w:color w:val="000000"/>
                <w:lang w:eastAsia="en-AU"/>
              </w:rPr>
            </w:pPr>
            <w:ins w:id="21345" w:author="KIM, Jason" w:date="2019-04-02T13:39:00Z">
              <w:r w:rsidRPr="0056388D">
                <w:rPr>
                  <w:rFonts w:ascii="Calibri" w:eastAsia="Times New Roman" w:hAnsi="Calibri" w:cs="Calibri"/>
                  <w:color w:val="000000"/>
                  <w:lang w:eastAsia="en-AU"/>
                </w:rPr>
                <w:t>Chainage 3240</w:t>
              </w:r>
            </w:ins>
          </w:p>
        </w:tc>
        <w:tc>
          <w:tcPr>
            <w:tcW w:w="764" w:type="pct"/>
            <w:noWrap/>
            <w:hideMark/>
          </w:tcPr>
          <w:p w:rsidR="00110C18" w:rsidRPr="0056388D" w:rsidRDefault="00110C18" w:rsidP="00063728">
            <w:pPr>
              <w:jc w:val="right"/>
              <w:rPr>
                <w:ins w:id="21346" w:author="KIM, Jason" w:date="2019-04-02T13:39:00Z"/>
                <w:rFonts w:ascii="Calibri" w:eastAsia="Times New Roman" w:hAnsi="Calibri" w:cs="Calibri"/>
                <w:color w:val="000000"/>
                <w:lang w:eastAsia="en-AU"/>
              </w:rPr>
            </w:pPr>
            <w:ins w:id="213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48" w:author="KIM, Jason" w:date="2019-04-02T13:39:00Z"/>
        </w:trPr>
        <w:tc>
          <w:tcPr>
            <w:tcW w:w="708" w:type="pct"/>
            <w:vMerge/>
            <w:hideMark/>
          </w:tcPr>
          <w:p w:rsidR="00110C18" w:rsidRPr="0056388D" w:rsidRDefault="00110C18" w:rsidP="00063728">
            <w:pPr>
              <w:rPr>
                <w:ins w:id="213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50" w:author="KIM, Jason" w:date="2019-04-02T13:39:00Z"/>
                <w:rFonts w:ascii="Calibri" w:eastAsia="Times New Roman" w:hAnsi="Calibri" w:cs="Calibri"/>
                <w:color w:val="000000"/>
                <w:lang w:eastAsia="en-AU"/>
              </w:rPr>
            </w:pPr>
            <w:ins w:id="21351"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52" w:author="KIM, Jason" w:date="2019-04-02T13:39:00Z"/>
                <w:rFonts w:ascii="Calibri" w:eastAsia="Times New Roman" w:hAnsi="Calibri" w:cs="Calibri"/>
                <w:color w:val="000000"/>
                <w:lang w:eastAsia="en-AU"/>
              </w:rPr>
            </w:pPr>
            <w:ins w:id="213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54" w:author="KIM, Jason" w:date="2019-04-02T13:39:00Z"/>
                <w:rFonts w:ascii="Calibri" w:eastAsia="Times New Roman" w:hAnsi="Calibri" w:cs="Calibri"/>
                <w:color w:val="000000"/>
                <w:lang w:eastAsia="en-AU"/>
              </w:rPr>
            </w:pPr>
            <w:ins w:id="21355" w:author="KIM, Jason" w:date="2019-04-02T13:39:00Z">
              <w:r w:rsidRPr="0056388D">
                <w:rPr>
                  <w:rFonts w:ascii="Calibri" w:eastAsia="Times New Roman" w:hAnsi="Calibri" w:cs="Calibri"/>
                  <w:color w:val="000000"/>
                  <w:lang w:eastAsia="en-AU"/>
                </w:rPr>
                <w:t>LLS2215</w:t>
              </w:r>
            </w:ins>
          </w:p>
        </w:tc>
        <w:tc>
          <w:tcPr>
            <w:tcW w:w="933" w:type="pct"/>
            <w:noWrap/>
            <w:hideMark/>
          </w:tcPr>
          <w:p w:rsidR="00110C18" w:rsidRPr="0056388D" w:rsidRDefault="00110C18" w:rsidP="00063728">
            <w:pPr>
              <w:rPr>
                <w:ins w:id="21356" w:author="KIM, Jason" w:date="2019-04-02T13:39:00Z"/>
                <w:rFonts w:ascii="Calibri" w:eastAsia="Times New Roman" w:hAnsi="Calibri" w:cs="Calibri"/>
                <w:color w:val="000000"/>
                <w:lang w:eastAsia="en-AU"/>
              </w:rPr>
            </w:pPr>
            <w:ins w:id="213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58" w:author="KIM, Jason" w:date="2019-04-02T13:39:00Z"/>
                <w:rFonts w:ascii="Calibri" w:eastAsia="Times New Roman" w:hAnsi="Calibri" w:cs="Calibri"/>
                <w:color w:val="000000"/>
                <w:lang w:eastAsia="en-AU"/>
              </w:rPr>
            </w:pPr>
            <w:ins w:id="21359" w:author="KIM, Jason" w:date="2019-04-02T13:39:00Z">
              <w:r w:rsidRPr="0056388D">
                <w:rPr>
                  <w:rFonts w:ascii="Calibri" w:eastAsia="Times New Roman" w:hAnsi="Calibri" w:cs="Calibri"/>
                  <w:color w:val="000000"/>
                  <w:lang w:eastAsia="en-AU"/>
                </w:rPr>
                <w:t>Chainage 3249</w:t>
              </w:r>
            </w:ins>
          </w:p>
        </w:tc>
        <w:tc>
          <w:tcPr>
            <w:tcW w:w="764" w:type="pct"/>
            <w:noWrap/>
            <w:hideMark/>
          </w:tcPr>
          <w:p w:rsidR="00110C18" w:rsidRPr="0056388D" w:rsidRDefault="00110C18" w:rsidP="00063728">
            <w:pPr>
              <w:jc w:val="right"/>
              <w:rPr>
                <w:ins w:id="21360" w:author="KIM, Jason" w:date="2019-04-02T13:39:00Z"/>
                <w:rFonts w:ascii="Calibri" w:eastAsia="Times New Roman" w:hAnsi="Calibri" w:cs="Calibri"/>
                <w:color w:val="000000"/>
                <w:lang w:eastAsia="en-AU"/>
              </w:rPr>
            </w:pPr>
            <w:ins w:id="213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62" w:author="KIM, Jason" w:date="2019-04-02T13:39:00Z"/>
        </w:trPr>
        <w:tc>
          <w:tcPr>
            <w:tcW w:w="708" w:type="pct"/>
            <w:vMerge/>
            <w:hideMark/>
          </w:tcPr>
          <w:p w:rsidR="00110C18" w:rsidRPr="0056388D" w:rsidRDefault="00110C18" w:rsidP="00063728">
            <w:pPr>
              <w:rPr>
                <w:ins w:id="213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64" w:author="KIM, Jason" w:date="2019-04-02T13:39:00Z"/>
                <w:rFonts w:ascii="Calibri" w:eastAsia="Times New Roman" w:hAnsi="Calibri" w:cs="Calibri"/>
                <w:color w:val="000000"/>
                <w:lang w:eastAsia="en-AU"/>
              </w:rPr>
            </w:pPr>
            <w:ins w:id="21365"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66" w:author="KIM, Jason" w:date="2019-04-02T13:39:00Z"/>
                <w:rFonts w:ascii="Calibri" w:eastAsia="Times New Roman" w:hAnsi="Calibri" w:cs="Calibri"/>
                <w:color w:val="000000"/>
                <w:lang w:eastAsia="en-AU"/>
              </w:rPr>
            </w:pPr>
            <w:ins w:id="213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68" w:author="KIM, Jason" w:date="2019-04-02T13:39:00Z"/>
                <w:rFonts w:ascii="Calibri" w:eastAsia="Times New Roman" w:hAnsi="Calibri" w:cs="Calibri"/>
                <w:color w:val="000000"/>
                <w:lang w:eastAsia="en-AU"/>
              </w:rPr>
            </w:pPr>
            <w:ins w:id="21369" w:author="KIM, Jason" w:date="2019-04-02T13:39:00Z">
              <w:r w:rsidRPr="0056388D">
                <w:rPr>
                  <w:rFonts w:ascii="Calibri" w:eastAsia="Times New Roman" w:hAnsi="Calibri" w:cs="Calibri"/>
                  <w:color w:val="000000"/>
                  <w:lang w:eastAsia="en-AU"/>
                </w:rPr>
                <w:t>LLS2216</w:t>
              </w:r>
            </w:ins>
          </w:p>
        </w:tc>
        <w:tc>
          <w:tcPr>
            <w:tcW w:w="933" w:type="pct"/>
            <w:noWrap/>
            <w:hideMark/>
          </w:tcPr>
          <w:p w:rsidR="00110C18" w:rsidRPr="0056388D" w:rsidRDefault="00110C18" w:rsidP="00063728">
            <w:pPr>
              <w:rPr>
                <w:ins w:id="21370" w:author="KIM, Jason" w:date="2019-04-02T13:39:00Z"/>
                <w:rFonts w:ascii="Calibri" w:eastAsia="Times New Roman" w:hAnsi="Calibri" w:cs="Calibri"/>
                <w:color w:val="000000"/>
                <w:lang w:eastAsia="en-AU"/>
              </w:rPr>
            </w:pPr>
            <w:ins w:id="213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72" w:author="KIM, Jason" w:date="2019-04-02T13:39:00Z"/>
                <w:rFonts w:ascii="Calibri" w:eastAsia="Times New Roman" w:hAnsi="Calibri" w:cs="Calibri"/>
                <w:color w:val="000000"/>
                <w:lang w:eastAsia="en-AU"/>
              </w:rPr>
            </w:pPr>
            <w:ins w:id="21373" w:author="KIM, Jason" w:date="2019-04-02T13:39:00Z">
              <w:r w:rsidRPr="0056388D">
                <w:rPr>
                  <w:rFonts w:ascii="Calibri" w:eastAsia="Times New Roman" w:hAnsi="Calibri" w:cs="Calibri"/>
                  <w:color w:val="000000"/>
                  <w:lang w:eastAsia="en-AU"/>
                </w:rPr>
                <w:t>Chainage 3259</w:t>
              </w:r>
            </w:ins>
          </w:p>
        </w:tc>
        <w:tc>
          <w:tcPr>
            <w:tcW w:w="764" w:type="pct"/>
            <w:noWrap/>
            <w:hideMark/>
          </w:tcPr>
          <w:p w:rsidR="00110C18" w:rsidRPr="0056388D" w:rsidRDefault="00110C18" w:rsidP="00063728">
            <w:pPr>
              <w:jc w:val="right"/>
              <w:rPr>
                <w:ins w:id="21374" w:author="KIM, Jason" w:date="2019-04-02T13:39:00Z"/>
                <w:rFonts w:ascii="Calibri" w:eastAsia="Times New Roman" w:hAnsi="Calibri" w:cs="Calibri"/>
                <w:color w:val="000000"/>
                <w:lang w:eastAsia="en-AU"/>
              </w:rPr>
            </w:pPr>
            <w:ins w:id="21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76" w:author="KIM, Jason" w:date="2019-04-02T13:39:00Z"/>
        </w:trPr>
        <w:tc>
          <w:tcPr>
            <w:tcW w:w="708" w:type="pct"/>
            <w:vMerge/>
            <w:hideMark/>
          </w:tcPr>
          <w:p w:rsidR="00110C18" w:rsidRPr="0056388D" w:rsidRDefault="00110C18" w:rsidP="00063728">
            <w:pPr>
              <w:rPr>
                <w:ins w:id="213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78" w:author="KIM, Jason" w:date="2019-04-02T13:39:00Z"/>
                <w:rFonts w:ascii="Calibri" w:eastAsia="Times New Roman" w:hAnsi="Calibri" w:cs="Calibri"/>
                <w:color w:val="000000"/>
                <w:lang w:eastAsia="en-AU"/>
              </w:rPr>
            </w:pPr>
            <w:ins w:id="21379"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80" w:author="KIM, Jason" w:date="2019-04-02T13:39:00Z"/>
                <w:rFonts w:ascii="Calibri" w:eastAsia="Times New Roman" w:hAnsi="Calibri" w:cs="Calibri"/>
                <w:color w:val="000000"/>
                <w:lang w:eastAsia="en-AU"/>
              </w:rPr>
            </w:pPr>
            <w:ins w:id="213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82" w:author="KIM, Jason" w:date="2019-04-02T13:39:00Z"/>
                <w:rFonts w:ascii="Calibri" w:eastAsia="Times New Roman" w:hAnsi="Calibri" w:cs="Calibri"/>
                <w:color w:val="000000"/>
                <w:lang w:eastAsia="en-AU"/>
              </w:rPr>
            </w:pPr>
            <w:ins w:id="21383" w:author="KIM, Jason" w:date="2019-04-02T13:39:00Z">
              <w:r w:rsidRPr="0056388D">
                <w:rPr>
                  <w:rFonts w:ascii="Calibri" w:eastAsia="Times New Roman" w:hAnsi="Calibri" w:cs="Calibri"/>
                  <w:color w:val="000000"/>
                  <w:lang w:eastAsia="en-AU"/>
                </w:rPr>
                <w:t>LLS2217</w:t>
              </w:r>
            </w:ins>
          </w:p>
        </w:tc>
        <w:tc>
          <w:tcPr>
            <w:tcW w:w="933" w:type="pct"/>
            <w:noWrap/>
            <w:hideMark/>
          </w:tcPr>
          <w:p w:rsidR="00110C18" w:rsidRPr="0056388D" w:rsidRDefault="00110C18" w:rsidP="00063728">
            <w:pPr>
              <w:rPr>
                <w:ins w:id="21384" w:author="KIM, Jason" w:date="2019-04-02T13:39:00Z"/>
                <w:rFonts w:ascii="Calibri" w:eastAsia="Times New Roman" w:hAnsi="Calibri" w:cs="Calibri"/>
                <w:color w:val="000000"/>
                <w:lang w:eastAsia="en-AU"/>
              </w:rPr>
            </w:pPr>
            <w:ins w:id="213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86" w:author="KIM, Jason" w:date="2019-04-02T13:39:00Z"/>
                <w:rFonts w:ascii="Calibri" w:eastAsia="Times New Roman" w:hAnsi="Calibri" w:cs="Calibri"/>
                <w:color w:val="000000"/>
                <w:lang w:eastAsia="en-AU"/>
              </w:rPr>
            </w:pPr>
            <w:ins w:id="21387" w:author="KIM, Jason" w:date="2019-04-02T13:39:00Z">
              <w:r w:rsidRPr="0056388D">
                <w:rPr>
                  <w:rFonts w:ascii="Calibri" w:eastAsia="Times New Roman" w:hAnsi="Calibri" w:cs="Calibri"/>
                  <w:color w:val="000000"/>
                  <w:lang w:eastAsia="en-AU"/>
                </w:rPr>
                <w:t>Chainage 3269</w:t>
              </w:r>
            </w:ins>
          </w:p>
        </w:tc>
        <w:tc>
          <w:tcPr>
            <w:tcW w:w="764" w:type="pct"/>
            <w:noWrap/>
            <w:hideMark/>
          </w:tcPr>
          <w:p w:rsidR="00110C18" w:rsidRPr="0056388D" w:rsidRDefault="00110C18" w:rsidP="00063728">
            <w:pPr>
              <w:jc w:val="right"/>
              <w:rPr>
                <w:ins w:id="21388" w:author="KIM, Jason" w:date="2019-04-02T13:39:00Z"/>
                <w:rFonts w:ascii="Calibri" w:eastAsia="Times New Roman" w:hAnsi="Calibri" w:cs="Calibri"/>
                <w:color w:val="000000"/>
                <w:lang w:eastAsia="en-AU"/>
              </w:rPr>
            </w:pPr>
            <w:ins w:id="21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90" w:author="KIM, Jason" w:date="2019-04-02T13:39:00Z"/>
        </w:trPr>
        <w:tc>
          <w:tcPr>
            <w:tcW w:w="708" w:type="pct"/>
            <w:vMerge/>
            <w:hideMark/>
          </w:tcPr>
          <w:p w:rsidR="00110C18" w:rsidRPr="0056388D" w:rsidRDefault="00110C18" w:rsidP="00063728">
            <w:pPr>
              <w:rPr>
                <w:ins w:id="213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92" w:author="KIM, Jason" w:date="2019-04-02T13:39:00Z"/>
                <w:rFonts w:ascii="Calibri" w:eastAsia="Times New Roman" w:hAnsi="Calibri" w:cs="Calibri"/>
                <w:color w:val="000000"/>
                <w:lang w:eastAsia="en-AU"/>
              </w:rPr>
            </w:pPr>
            <w:ins w:id="21393"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94" w:author="KIM, Jason" w:date="2019-04-02T13:39:00Z"/>
                <w:rFonts w:ascii="Calibri" w:eastAsia="Times New Roman" w:hAnsi="Calibri" w:cs="Calibri"/>
                <w:color w:val="000000"/>
                <w:lang w:eastAsia="en-AU"/>
              </w:rPr>
            </w:pPr>
            <w:ins w:id="213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96" w:author="KIM, Jason" w:date="2019-04-02T13:39:00Z"/>
                <w:rFonts w:ascii="Calibri" w:eastAsia="Times New Roman" w:hAnsi="Calibri" w:cs="Calibri"/>
                <w:color w:val="000000"/>
                <w:lang w:eastAsia="en-AU"/>
              </w:rPr>
            </w:pPr>
            <w:ins w:id="21397" w:author="KIM, Jason" w:date="2019-04-02T13:39:00Z">
              <w:r w:rsidRPr="0056388D">
                <w:rPr>
                  <w:rFonts w:ascii="Calibri" w:eastAsia="Times New Roman" w:hAnsi="Calibri" w:cs="Calibri"/>
                  <w:color w:val="000000"/>
                  <w:lang w:eastAsia="en-AU"/>
                </w:rPr>
                <w:t>LLS2218</w:t>
              </w:r>
            </w:ins>
          </w:p>
        </w:tc>
        <w:tc>
          <w:tcPr>
            <w:tcW w:w="933" w:type="pct"/>
            <w:noWrap/>
            <w:hideMark/>
          </w:tcPr>
          <w:p w:rsidR="00110C18" w:rsidRPr="0056388D" w:rsidRDefault="00110C18" w:rsidP="00063728">
            <w:pPr>
              <w:rPr>
                <w:ins w:id="21398" w:author="KIM, Jason" w:date="2019-04-02T13:39:00Z"/>
                <w:rFonts w:ascii="Calibri" w:eastAsia="Times New Roman" w:hAnsi="Calibri" w:cs="Calibri"/>
                <w:color w:val="000000"/>
                <w:lang w:eastAsia="en-AU"/>
              </w:rPr>
            </w:pPr>
            <w:ins w:id="213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00" w:author="KIM, Jason" w:date="2019-04-02T13:39:00Z"/>
                <w:rFonts w:ascii="Calibri" w:eastAsia="Times New Roman" w:hAnsi="Calibri" w:cs="Calibri"/>
                <w:color w:val="000000"/>
                <w:lang w:eastAsia="en-AU"/>
              </w:rPr>
            </w:pPr>
            <w:ins w:id="21401" w:author="KIM, Jason" w:date="2019-04-02T13:39:00Z">
              <w:r w:rsidRPr="0056388D">
                <w:rPr>
                  <w:rFonts w:ascii="Calibri" w:eastAsia="Times New Roman" w:hAnsi="Calibri" w:cs="Calibri"/>
                  <w:color w:val="000000"/>
                  <w:lang w:eastAsia="en-AU"/>
                </w:rPr>
                <w:t>Chainage 3279</w:t>
              </w:r>
            </w:ins>
          </w:p>
        </w:tc>
        <w:tc>
          <w:tcPr>
            <w:tcW w:w="764" w:type="pct"/>
            <w:noWrap/>
            <w:hideMark/>
          </w:tcPr>
          <w:p w:rsidR="00110C18" w:rsidRPr="0056388D" w:rsidRDefault="00110C18" w:rsidP="00063728">
            <w:pPr>
              <w:jc w:val="right"/>
              <w:rPr>
                <w:ins w:id="21402" w:author="KIM, Jason" w:date="2019-04-02T13:39:00Z"/>
                <w:rFonts w:ascii="Calibri" w:eastAsia="Times New Roman" w:hAnsi="Calibri" w:cs="Calibri"/>
                <w:color w:val="000000"/>
                <w:lang w:eastAsia="en-AU"/>
              </w:rPr>
            </w:pPr>
            <w:ins w:id="21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04" w:author="KIM, Jason" w:date="2019-04-02T13:39:00Z"/>
        </w:trPr>
        <w:tc>
          <w:tcPr>
            <w:tcW w:w="708" w:type="pct"/>
            <w:vMerge/>
            <w:hideMark/>
          </w:tcPr>
          <w:p w:rsidR="00110C18" w:rsidRPr="0056388D" w:rsidRDefault="00110C18" w:rsidP="00063728">
            <w:pPr>
              <w:rPr>
                <w:ins w:id="214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06" w:author="KIM, Jason" w:date="2019-04-02T13:39:00Z"/>
                <w:rFonts w:ascii="Calibri" w:eastAsia="Times New Roman" w:hAnsi="Calibri" w:cs="Calibri"/>
                <w:color w:val="000000"/>
                <w:lang w:eastAsia="en-AU"/>
              </w:rPr>
            </w:pPr>
            <w:ins w:id="21407"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08" w:author="KIM, Jason" w:date="2019-04-02T13:39:00Z"/>
                <w:rFonts w:ascii="Calibri" w:eastAsia="Times New Roman" w:hAnsi="Calibri" w:cs="Calibri"/>
                <w:color w:val="000000"/>
                <w:lang w:eastAsia="en-AU"/>
              </w:rPr>
            </w:pPr>
            <w:ins w:id="214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10" w:author="KIM, Jason" w:date="2019-04-02T13:39:00Z"/>
                <w:rFonts w:ascii="Calibri" w:eastAsia="Times New Roman" w:hAnsi="Calibri" w:cs="Calibri"/>
                <w:color w:val="000000"/>
                <w:lang w:eastAsia="en-AU"/>
              </w:rPr>
            </w:pPr>
            <w:ins w:id="21411" w:author="KIM, Jason" w:date="2019-04-02T13:39:00Z">
              <w:r w:rsidRPr="0056388D">
                <w:rPr>
                  <w:rFonts w:ascii="Calibri" w:eastAsia="Times New Roman" w:hAnsi="Calibri" w:cs="Calibri"/>
                  <w:color w:val="000000"/>
                  <w:lang w:eastAsia="en-AU"/>
                </w:rPr>
                <w:t>LLS2219</w:t>
              </w:r>
            </w:ins>
          </w:p>
        </w:tc>
        <w:tc>
          <w:tcPr>
            <w:tcW w:w="933" w:type="pct"/>
            <w:noWrap/>
            <w:hideMark/>
          </w:tcPr>
          <w:p w:rsidR="00110C18" w:rsidRPr="0056388D" w:rsidRDefault="00110C18" w:rsidP="00063728">
            <w:pPr>
              <w:rPr>
                <w:ins w:id="21412" w:author="KIM, Jason" w:date="2019-04-02T13:39:00Z"/>
                <w:rFonts w:ascii="Calibri" w:eastAsia="Times New Roman" w:hAnsi="Calibri" w:cs="Calibri"/>
                <w:color w:val="000000"/>
                <w:lang w:eastAsia="en-AU"/>
              </w:rPr>
            </w:pPr>
            <w:ins w:id="214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14" w:author="KIM, Jason" w:date="2019-04-02T13:39:00Z"/>
                <w:rFonts w:ascii="Calibri" w:eastAsia="Times New Roman" w:hAnsi="Calibri" w:cs="Calibri"/>
                <w:color w:val="000000"/>
                <w:lang w:eastAsia="en-AU"/>
              </w:rPr>
            </w:pPr>
            <w:ins w:id="21415" w:author="KIM, Jason" w:date="2019-04-02T13:39:00Z">
              <w:r w:rsidRPr="0056388D">
                <w:rPr>
                  <w:rFonts w:ascii="Calibri" w:eastAsia="Times New Roman" w:hAnsi="Calibri" w:cs="Calibri"/>
                  <w:color w:val="000000"/>
                  <w:lang w:eastAsia="en-AU"/>
                </w:rPr>
                <w:t>Chainage 3288</w:t>
              </w:r>
            </w:ins>
          </w:p>
        </w:tc>
        <w:tc>
          <w:tcPr>
            <w:tcW w:w="764" w:type="pct"/>
            <w:noWrap/>
            <w:hideMark/>
          </w:tcPr>
          <w:p w:rsidR="00110C18" w:rsidRPr="0056388D" w:rsidRDefault="00110C18" w:rsidP="00063728">
            <w:pPr>
              <w:jc w:val="right"/>
              <w:rPr>
                <w:ins w:id="21416" w:author="KIM, Jason" w:date="2019-04-02T13:39:00Z"/>
                <w:rFonts w:ascii="Calibri" w:eastAsia="Times New Roman" w:hAnsi="Calibri" w:cs="Calibri"/>
                <w:color w:val="000000"/>
                <w:lang w:eastAsia="en-AU"/>
              </w:rPr>
            </w:pPr>
            <w:ins w:id="214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18" w:author="KIM, Jason" w:date="2019-04-02T13:39:00Z"/>
        </w:trPr>
        <w:tc>
          <w:tcPr>
            <w:tcW w:w="708" w:type="pct"/>
            <w:vMerge/>
            <w:hideMark/>
          </w:tcPr>
          <w:p w:rsidR="00110C18" w:rsidRPr="0056388D" w:rsidRDefault="00110C18" w:rsidP="00063728">
            <w:pPr>
              <w:rPr>
                <w:ins w:id="214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20" w:author="KIM, Jason" w:date="2019-04-02T13:39:00Z"/>
                <w:rFonts w:ascii="Calibri" w:eastAsia="Times New Roman" w:hAnsi="Calibri" w:cs="Calibri"/>
                <w:color w:val="000000"/>
                <w:lang w:eastAsia="en-AU"/>
              </w:rPr>
            </w:pPr>
            <w:ins w:id="21421"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22" w:author="KIM, Jason" w:date="2019-04-02T13:39:00Z"/>
                <w:rFonts w:ascii="Calibri" w:eastAsia="Times New Roman" w:hAnsi="Calibri" w:cs="Calibri"/>
                <w:color w:val="000000"/>
                <w:lang w:eastAsia="en-AU"/>
              </w:rPr>
            </w:pPr>
            <w:ins w:id="214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24" w:author="KIM, Jason" w:date="2019-04-02T13:39:00Z"/>
                <w:rFonts w:ascii="Calibri" w:eastAsia="Times New Roman" w:hAnsi="Calibri" w:cs="Calibri"/>
                <w:color w:val="000000"/>
                <w:lang w:eastAsia="en-AU"/>
              </w:rPr>
            </w:pPr>
            <w:ins w:id="21425" w:author="KIM, Jason" w:date="2019-04-02T13:39:00Z">
              <w:r w:rsidRPr="0056388D">
                <w:rPr>
                  <w:rFonts w:ascii="Calibri" w:eastAsia="Times New Roman" w:hAnsi="Calibri" w:cs="Calibri"/>
                  <w:color w:val="000000"/>
                  <w:lang w:eastAsia="en-AU"/>
                </w:rPr>
                <w:t>LLS2220</w:t>
              </w:r>
            </w:ins>
          </w:p>
        </w:tc>
        <w:tc>
          <w:tcPr>
            <w:tcW w:w="933" w:type="pct"/>
            <w:noWrap/>
            <w:hideMark/>
          </w:tcPr>
          <w:p w:rsidR="00110C18" w:rsidRPr="0056388D" w:rsidRDefault="00110C18" w:rsidP="00063728">
            <w:pPr>
              <w:rPr>
                <w:ins w:id="21426" w:author="KIM, Jason" w:date="2019-04-02T13:39:00Z"/>
                <w:rFonts w:ascii="Calibri" w:eastAsia="Times New Roman" w:hAnsi="Calibri" w:cs="Calibri"/>
                <w:color w:val="000000"/>
                <w:lang w:eastAsia="en-AU"/>
              </w:rPr>
            </w:pPr>
            <w:ins w:id="214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28" w:author="KIM, Jason" w:date="2019-04-02T13:39:00Z"/>
                <w:rFonts w:ascii="Calibri" w:eastAsia="Times New Roman" w:hAnsi="Calibri" w:cs="Calibri"/>
                <w:color w:val="000000"/>
                <w:lang w:eastAsia="en-AU"/>
              </w:rPr>
            </w:pPr>
            <w:ins w:id="21429" w:author="KIM, Jason" w:date="2019-04-02T13:39:00Z">
              <w:r w:rsidRPr="0056388D">
                <w:rPr>
                  <w:rFonts w:ascii="Calibri" w:eastAsia="Times New Roman" w:hAnsi="Calibri" w:cs="Calibri"/>
                  <w:color w:val="000000"/>
                  <w:lang w:eastAsia="en-AU"/>
                </w:rPr>
                <w:t>Chainage 3298</w:t>
              </w:r>
            </w:ins>
          </w:p>
        </w:tc>
        <w:tc>
          <w:tcPr>
            <w:tcW w:w="764" w:type="pct"/>
            <w:noWrap/>
            <w:hideMark/>
          </w:tcPr>
          <w:p w:rsidR="00110C18" w:rsidRPr="0056388D" w:rsidRDefault="00110C18" w:rsidP="00063728">
            <w:pPr>
              <w:jc w:val="right"/>
              <w:rPr>
                <w:ins w:id="21430" w:author="KIM, Jason" w:date="2019-04-02T13:39:00Z"/>
                <w:rFonts w:ascii="Calibri" w:eastAsia="Times New Roman" w:hAnsi="Calibri" w:cs="Calibri"/>
                <w:color w:val="000000"/>
                <w:lang w:eastAsia="en-AU"/>
              </w:rPr>
            </w:pPr>
            <w:ins w:id="21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32" w:author="KIM, Jason" w:date="2019-04-02T13:39:00Z"/>
        </w:trPr>
        <w:tc>
          <w:tcPr>
            <w:tcW w:w="708" w:type="pct"/>
            <w:vMerge/>
            <w:hideMark/>
          </w:tcPr>
          <w:p w:rsidR="00110C18" w:rsidRPr="0056388D" w:rsidRDefault="00110C18" w:rsidP="00063728">
            <w:pPr>
              <w:rPr>
                <w:ins w:id="214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34" w:author="KIM, Jason" w:date="2019-04-02T13:39:00Z"/>
                <w:rFonts w:ascii="Calibri" w:eastAsia="Times New Roman" w:hAnsi="Calibri" w:cs="Calibri"/>
                <w:color w:val="000000"/>
                <w:lang w:eastAsia="en-AU"/>
              </w:rPr>
            </w:pPr>
            <w:ins w:id="21435"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36" w:author="KIM, Jason" w:date="2019-04-02T13:39:00Z"/>
                <w:rFonts w:ascii="Calibri" w:eastAsia="Times New Roman" w:hAnsi="Calibri" w:cs="Calibri"/>
                <w:color w:val="000000"/>
                <w:lang w:eastAsia="en-AU"/>
              </w:rPr>
            </w:pPr>
            <w:ins w:id="214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38" w:author="KIM, Jason" w:date="2019-04-02T13:39:00Z"/>
                <w:rFonts w:ascii="Calibri" w:eastAsia="Times New Roman" w:hAnsi="Calibri" w:cs="Calibri"/>
                <w:color w:val="000000"/>
                <w:lang w:eastAsia="en-AU"/>
              </w:rPr>
            </w:pPr>
            <w:ins w:id="21439" w:author="KIM, Jason" w:date="2019-04-02T13:39:00Z">
              <w:r w:rsidRPr="0056388D">
                <w:rPr>
                  <w:rFonts w:ascii="Calibri" w:eastAsia="Times New Roman" w:hAnsi="Calibri" w:cs="Calibri"/>
                  <w:color w:val="000000"/>
                  <w:lang w:eastAsia="en-AU"/>
                </w:rPr>
                <w:t>LLS2221</w:t>
              </w:r>
            </w:ins>
          </w:p>
        </w:tc>
        <w:tc>
          <w:tcPr>
            <w:tcW w:w="933" w:type="pct"/>
            <w:noWrap/>
            <w:hideMark/>
          </w:tcPr>
          <w:p w:rsidR="00110C18" w:rsidRPr="0056388D" w:rsidRDefault="00110C18" w:rsidP="00063728">
            <w:pPr>
              <w:rPr>
                <w:ins w:id="21440" w:author="KIM, Jason" w:date="2019-04-02T13:39:00Z"/>
                <w:rFonts w:ascii="Calibri" w:eastAsia="Times New Roman" w:hAnsi="Calibri" w:cs="Calibri"/>
                <w:color w:val="000000"/>
                <w:lang w:eastAsia="en-AU"/>
              </w:rPr>
            </w:pPr>
            <w:ins w:id="214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42" w:author="KIM, Jason" w:date="2019-04-02T13:39:00Z"/>
                <w:rFonts w:ascii="Calibri" w:eastAsia="Times New Roman" w:hAnsi="Calibri" w:cs="Calibri"/>
                <w:color w:val="000000"/>
                <w:lang w:eastAsia="en-AU"/>
              </w:rPr>
            </w:pPr>
            <w:ins w:id="21443" w:author="KIM, Jason" w:date="2019-04-02T13:39:00Z">
              <w:r w:rsidRPr="0056388D">
                <w:rPr>
                  <w:rFonts w:ascii="Calibri" w:eastAsia="Times New Roman" w:hAnsi="Calibri" w:cs="Calibri"/>
                  <w:color w:val="000000"/>
                  <w:lang w:eastAsia="en-AU"/>
                </w:rPr>
                <w:t>Chainage 3307</w:t>
              </w:r>
            </w:ins>
          </w:p>
        </w:tc>
        <w:tc>
          <w:tcPr>
            <w:tcW w:w="764" w:type="pct"/>
            <w:noWrap/>
            <w:hideMark/>
          </w:tcPr>
          <w:p w:rsidR="00110C18" w:rsidRPr="0056388D" w:rsidRDefault="00110C18" w:rsidP="00063728">
            <w:pPr>
              <w:jc w:val="right"/>
              <w:rPr>
                <w:ins w:id="21444" w:author="KIM, Jason" w:date="2019-04-02T13:39:00Z"/>
                <w:rFonts w:ascii="Calibri" w:eastAsia="Times New Roman" w:hAnsi="Calibri" w:cs="Calibri"/>
                <w:color w:val="000000"/>
                <w:lang w:eastAsia="en-AU"/>
              </w:rPr>
            </w:pPr>
            <w:ins w:id="21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46" w:author="KIM, Jason" w:date="2019-04-02T13:39:00Z"/>
        </w:trPr>
        <w:tc>
          <w:tcPr>
            <w:tcW w:w="708" w:type="pct"/>
            <w:vMerge w:val="restart"/>
            <w:noWrap/>
            <w:hideMark/>
          </w:tcPr>
          <w:p w:rsidR="00110C18" w:rsidRPr="0056388D" w:rsidRDefault="00110C18" w:rsidP="00063728">
            <w:pPr>
              <w:rPr>
                <w:ins w:id="21447" w:author="KIM, Jason" w:date="2019-04-02T13:39:00Z"/>
                <w:rFonts w:ascii="Calibri" w:eastAsia="Times New Roman" w:hAnsi="Calibri" w:cs="Calibri"/>
                <w:color w:val="000000"/>
                <w:lang w:eastAsia="en-AU"/>
              </w:rPr>
            </w:pPr>
            <w:ins w:id="21448" w:author="KIM, Jason" w:date="2019-04-02T13:39:00Z">
              <w:r w:rsidRPr="0056388D">
                <w:rPr>
                  <w:rFonts w:ascii="Calibri" w:eastAsia="Times New Roman" w:hAnsi="Calibri" w:cs="Calibri"/>
                  <w:color w:val="000000"/>
                  <w:lang w:eastAsia="en-AU"/>
                </w:rPr>
                <w:t>LLE20K81</w:t>
              </w:r>
            </w:ins>
          </w:p>
        </w:tc>
        <w:tc>
          <w:tcPr>
            <w:tcW w:w="605" w:type="pct"/>
            <w:noWrap/>
            <w:hideMark/>
          </w:tcPr>
          <w:p w:rsidR="00110C18" w:rsidRPr="0056388D" w:rsidRDefault="00110C18" w:rsidP="00063728">
            <w:pPr>
              <w:rPr>
                <w:ins w:id="21449" w:author="KIM, Jason" w:date="2019-04-02T13:39:00Z"/>
                <w:rFonts w:ascii="Calibri" w:eastAsia="Times New Roman" w:hAnsi="Calibri" w:cs="Calibri"/>
                <w:color w:val="000000"/>
                <w:lang w:eastAsia="en-AU"/>
              </w:rPr>
            </w:pPr>
            <w:ins w:id="21450"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51" w:author="KIM, Jason" w:date="2019-04-02T13:39:00Z"/>
                <w:rFonts w:ascii="Calibri" w:eastAsia="Times New Roman" w:hAnsi="Calibri" w:cs="Calibri"/>
                <w:color w:val="000000"/>
                <w:lang w:eastAsia="en-AU"/>
              </w:rPr>
            </w:pPr>
            <w:ins w:id="214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53" w:author="KIM, Jason" w:date="2019-04-02T13:39:00Z"/>
                <w:rFonts w:ascii="Calibri" w:eastAsia="Times New Roman" w:hAnsi="Calibri" w:cs="Calibri"/>
                <w:color w:val="000000"/>
                <w:lang w:eastAsia="en-AU"/>
              </w:rPr>
            </w:pPr>
            <w:ins w:id="21454" w:author="KIM, Jason" w:date="2019-04-02T13:39:00Z">
              <w:r w:rsidRPr="0056388D">
                <w:rPr>
                  <w:rFonts w:ascii="Calibri" w:eastAsia="Times New Roman" w:hAnsi="Calibri" w:cs="Calibri"/>
                  <w:color w:val="000000"/>
                  <w:lang w:eastAsia="en-AU"/>
                </w:rPr>
                <w:t>LLS2200</w:t>
              </w:r>
            </w:ins>
          </w:p>
        </w:tc>
        <w:tc>
          <w:tcPr>
            <w:tcW w:w="933" w:type="pct"/>
            <w:noWrap/>
            <w:hideMark/>
          </w:tcPr>
          <w:p w:rsidR="00110C18" w:rsidRPr="0056388D" w:rsidRDefault="00110C18" w:rsidP="00063728">
            <w:pPr>
              <w:rPr>
                <w:ins w:id="21455" w:author="KIM, Jason" w:date="2019-04-02T13:39:00Z"/>
                <w:rFonts w:ascii="Calibri" w:eastAsia="Times New Roman" w:hAnsi="Calibri" w:cs="Calibri"/>
                <w:color w:val="000000"/>
                <w:lang w:eastAsia="en-AU"/>
              </w:rPr>
            </w:pPr>
            <w:ins w:id="214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57" w:author="KIM, Jason" w:date="2019-04-02T13:39:00Z"/>
                <w:rFonts w:ascii="Calibri" w:eastAsia="Times New Roman" w:hAnsi="Calibri" w:cs="Calibri"/>
                <w:color w:val="000000"/>
                <w:lang w:eastAsia="en-AU"/>
              </w:rPr>
            </w:pPr>
            <w:ins w:id="21458" w:author="KIM, Jason" w:date="2019-04-02T13:39:00Z">
              <w:r w:rsidRPr="0056388D">
                <w:rPr>
                  <w:rFonts w:ascii="Calibri" w:eastAsia="Times New Roman" w:hAnsi="Calibri" w:cs="Calibri"/>
                  <w:color w:val="000000"/>
                  <w:lang w:eastAsia="en-AU"/>
                </w:rPr>
                <w:t>Chainage 3092</w:t>
              </w:r>
            </w:ins>
          </w:p>
        </w:tc>
        <w:tc>
          <w:tcPr>
            <w:tcW w:w="764" w:type="pct"/>
            <w:noWrap/>
            <w:hideMark/>
          </w:tcPr>
          <w:p w:rsidR="00110C18" w:rsidRPr="0056388D" w:rsidRDefault="00110C18" w:rsidP="00063728">
            <w:pPr>
              <w:jc w:val="right"/>
              <w:rPr>
                <w:ins w:id="21459" w:author="KIM, Jason" w:date="2019-04-02T13:39:00Z"/>
                <w:rFonts w:ascii="Calibri" w:eastAsia="Times New Roman" w:hAnsi="Calibri" w:cs="Calibri"/>
                <w:color w:val="000000"/>
                <w:lang w:eastAsia="en-AU"/>
              </w:rPr>
            </w:pPr>
            <w:ins w:id="21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61" w:author="KIM, Jason" w:date="2019-04-02T13:39:00Z"/>
        </w:trPr>
        <w:tc>
          <w:tcPr>
            <w:tcW w:w="708" w:type="pct"/>
            <w:vMerge/>
            <w:hideMark/>
          </w:tcPr>
          <w:p w:rsidR="00110C18" w:rsidRPr="0056388D" w:rsidRDefault="00110C18" w:rsidP="00063728">
            <w:pPr>
              <w:rPr>
                <w:ins w:id="21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63" w:author="KIM, Jason" w:date="2019-04-02T13:39:00Z"/>
                <w:rFonts w:ascii="Calibri" w:eastAsia="Times New Roman" w:hAnsi="Calibri" w:cs="Calibri"/>
                <w:color w:val="000000"/>
                <w:lang w:eastAsia="en-AU"/>
              </w:rPr>
            </w:pPr>
            <w:ins w:id="21464"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65" w:author="KIM, Jason" w:date="2019-04-02T13:39:00Z"/>
                <w:rFonts w:ascii="Calibri" w:eastAsia="Times New Roman" w:hAnsi="Calibri" w:cs="Calibri"/>
                <w:color w:val="000000"/>
                <w:lang w:eastAsia="en-AU"/>
              </w:rPr>
            </w:pPr>
            <w:ins w:id="214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67" w:author="KIM, Jason" w:date="2019-04-02T13:39:00Z"/>
                <w:rFonts w:ascii="Calibri" w:eastAsia="Times New Roman" w:hAnsi="Calibri" w:cs="Calibri"/>
                <w:color w:val="000000"/>
                <w:lang w:eastAsia="en-AU"/>
              </w:rPr>
            </w:pPr>
            <w:ins w:id="21468" w:author="KIM, Jason" w:date="2019-04-02T13:39:00Z">
              <w:r w:rsidRPr="0056388D">
                <w:rPr>
                  <w:rFonts w:ascii="Calibri" w:eastAsia="Times New Roman" w:hAnsi="Calibri" w:cs="Calibri"/>
                  <w:color w:val="000000"/>
                  <w:lang w:eastAsia="en-AU"/>
                </w:rPr>
                <w:t>LLS2201</w:t>
              </w:r>
            </w:ins>
          </w:p>
        </w:tc>
        <w:tc>
          <w:tcPr>
            <w:tcW w:w="933" w:type="pct"/>
            <w:noWrap/>
            <w:hideMark/>
          </w:tcPr>
          <w:p w:rsidR="00110C18" w:rsidRPr="0056388D" w:rsidRDefault="00110C18" w:rsidP="00063728">
            <w:pPr>
              <w:rPr>
                <w:ins w:id="21469" w:author="KIM, Jason" w:date="2019-04-02T13:39:00Z"/>
                <w:rFonts w:ascii="Calibri" w:eastAsia="Times New Roman" w:hAnsi="Calibri" w:cs="Calibri"/>
                <w:color w:val="000000"/>
                <w:lang w:eastAsia="en-AU"/>
              </w:rPr>
            </w:pPr>
            <w:ins w:id="214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71" w:author="KIM, Jason" w:date="2019-04-02T13:39:00Z"/>
                <w:rFonts w:ascii="Calibri" w:eastAsia="Times New Roman" w:hAnsi="Calibri" w:cs="Calibri"/>
                <w:color w:val="000000"/>
                <w:lang w:eastAsia="en-AU"/>
              </w:rPr>
            </w:pPr>
            <w:ins w:id="21472" w:author="KIM, Jason" w:date="2019-04-02T13:39:00Z">
              <w:r w:rsidRPr="0056388D">
                <w:rPr>
                  <w:rFonts w:ascii="Calibri" w:eastAsia="Times New Roman" w:hAnsi="Calibri" w:cs="Calibri"/>
                  <w:color w:val="000000"/>
                  <w:lang w:eastAsia="en-AU"/>
                </w:rPr>
                <w:t>Chainage 3102</w:t>
              </w:r>
            </w:ins>
          </w:p>
        </w:tc>
        <w:tc>
          <w:tcPr>
            <w:tcW w:w="764" w:type="pct"/>
            <w:noWrap/>
            <w:hideMark/>
          </w:tcPr>
          <w:p w:rsidR="00110C18" w:rsidRPr="0056388D" w:rsidRDefault="00110C18" w:rsidP="00063728">
            <w:pPr>
              <w:jc w:val="right"/>
              <w:rPr>
                <w:ins w:id="21473" w:author="KIM, Jason" w:date="2019-04-02T13:39:00Z"/>
                <w:rFonts w:ascii="Calibri" w:eastAsia="Times New Roman" w:hAnsi="Calibri" w:cs="Calibri"/>
                <w:color w:val="000000"/>
                <w:lang w:eastAsia="en-AU"/>
              </w:rPr>
            </w:pPr>
            <w:ins w:id="21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75" w:author="KIM, Jason" w:date="2019-04-02T13:39:00Z"/>
        </w:trPr>
        <w:tc>
          <w:tcPr>
            <w:tcW w:w="708" w:type="pct"/>
            <w:vMerge/>
            <w:hideMark/>
          </w:tcPr>
          <w:p w:rsidR="00110C18" w:rsidRPr="0056388D" w:rsidRDefault="00110C18" w:rsidP="00063728">
            <w:pPr>
              <w:rPr>
                <w:ins w:id="21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77" w:author="KIM, Jason" w:date="2019-04-02T13:39:00Z"/>
                <w:rFonts w:ascii="Calibri" w:eastAsia="Times New Roman" w:hAnsi="Calibri" w:cs="Calibri"/>
                <w:color w:val="000000"/>
                <w:lang w:eastAsia="en-AU"/>
              </w:rPr>
            </w:pPr>
            <w:ins w:id="21478"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79" w:author="KIM, Jason" w:date="2019-04-02T13:39:00Z"/>
                <w:rFonts w:ascii="Calibri" w:eastAsia="Times New Roman" w:hAnsi="Calibri" w:cs="Calibri"/>
                <w:color w:val="000000"/>
                <w:lang w:eastAsia="en-AU"/>
              </w:rPr>
            </w:pPr>
            <w:ins w:id="214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81" w:author="KIM, Jason" w:date="2019-04-02T13:39:00Z"/>
                <w:rFonts w:ascii="Calibri" w:eastAsia="Times New Roman" w:hAnsi="Calibri" w:cs="Calibri"/>
                <w:color w:val="000000"/>
                <w:lang w:eastAsia="en-AU"/>
              </w:rPr>
            </w:pPr>
            <w:ins w:id="21482" w:author="KIM, Jason" w:date="2019-04-02T13:39:00Z">
              <w:r w:rsidRPr="0056388D">
                <w:rPr>
                  <w:rFonts w:ascii="Calibri" w:eastAsia="Times New Roman" w:hAnsi="Calibri" w:cs="Calibri"/>
                  <w:color w:val="000000"/>
                  <w:lang w:eastAsia="en-AU"/>
                </w:rPr>
                <w:t>LLS2202</w:t>
              </w:r>
            </w:ins>
          </w:p>
        </w:tc>
        <w:tc>
          <w:tcPr>
            <w:tcW w:w="933" w:type="pct"/>
            <w:noWrap/>
            <w:hideMark/>
          </w:tcPr>
          <w:p w:rsidR="00110C18" w:rsidRPr="0056388D" w:rsidRDefault="00110C18" w:rsidP="00063728">
            <w:pPr>
              <w:rPr>
                <w:ins w:id="21483" w:author="KIM, Jason" w:date="2019-04-02T13:39:00Z"/>
                <w:rFonts w:ascii="Calibri" w:eastAsia="Times New Roman" w:hAnsi="Calibri" w:cs="Calibri"/>
                <w:color w:val="000000"/>
                <w:lang w:eastAsia="en-AU"/>
              </w:rPr>
            </w:pPr>
            <w:ins w:id="214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85" w:author="KIM, Jason" w:date="2019-04-02T13:39:00Z"/>
                <w:rFonts w:ascii="Calibri" w:eastAsia="Times New Roman" w:hAnsi="Calibri" w:cs="Calibri"/>
                <w:color w:val="000000"/>
                <w:lang w:eastAsia="en-AU"/>
              </w:rPr>
            </w:pPr>
            <w:ins w:id="21486" w:author="KIM, Jason" w:date="2019-04-02T13:39:00Z">
              <w:r w:rsidRPr="0056388D">
                <w:rPr>
                  <w:rFonts w:ascii="Calibri" w:eastAsia="Times New Roman" w:hAnsi="Calibri" w:cs="Calibri"/>
                  <w:color w:val="000000"/>
                  <w:lang w:eastAsia="en-AU"/>
                </w:rPr>
                <w:t>Chainage 3111</w:t>
              </w:r>
            </w:ins>
          </w:p>
        </w:tc>
        <w:tc>
          <w:tcPr>
            <w:tcW w:w="764" w:type="pct"/>
            <w:noWrap/>
            <w:hideMark/>
          </w:tcPr>
          <w:p w:rsidR="00110C18" w:rsidRPr="0056388D" w:rsidRDefault="00110C18" w:rsidP="00063728">
            <w:pPr>
              <w:jc w:val="right"/>
              <w:rPr>
                <w:ins w:id="21487" w:author="KIM, Jason" w:date="2019-04-02T13:39:00Z"/>
                <w:rFonts w:ascii="Calibri" w:eastAsia="Times New Roman" w:hAnsi="Calibri" w:cs="Calibri"/>
                <w:color w:val="000000"/>
                <w:lang w:eastAsia="en-AU"/>
              </w:rPr>
            </w:pPr>
            <w:ins w:id="21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89" w:author="KIM, Jason" w:date="2019-04-02T13:39:00Z"/>
        </w:trPr>
        <w:tc>
          <w:tcPr>
            <w:tcW w:w="708" w:type="pct"/>
            <w:vMerge/>
            <w:hideMark/>
          </w:tcPr>
          <w:p w:rsidR="00110C18" w:rsidRPr="0056388D" w:rsidRDefault="00110C18" w:rsidP="00063728">
            <w:pPr>
              <w:rPr>
                <w:ins w:id="214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91" w:author="KIM, Jason" w:date="2019-04-02T13:39:00Z"/>
                <w:rFonts w:ascii="Calibri" w:eastAsia="Times New Roman" w:hAnsi="Calibri" w:cs="Calibri"/>
                <w:color w:val="000000"/>
                <w:lang w:eastAsia="en-AU"/>
              </w:rPr>
            </w:pPr>
            <w:ins w:id="21492"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93" w:author="KIM, Jason" w:date="2019-04-02T13:39:00Z"/>
                <w:rFonts w:ascii="Calibri" w:eastAsia="Times New Roman" w:hAnsi="Calibri" w:cs="Calibri"/>
                <w:color w:val="000000"/>
                <w:lang w:eastAsia="en-AU"/>
              </w:rPr>
            </w:pPr>
            <w:ins w:id="214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95" w:author="KIM, Jason" w:date="2019-04-02T13:39:00Z"/>
                <w:rFonts w:ascii="Calibri" w:eastAsia="Times New Roman" w:hAnsi="Calibri" w:cs="Calibri"/>
                <w:color w:val="000000"/>
                <w:lang w:eastAsia="en-AU"/>
              </w:rPr>
            </w:pPr>
            <w:ins w:id="21496" w:author="KIM, Jason" w:date="2019-04-02T13:39:00Z">
              <w:r w:rsidRPr="0056388D">
                <w:rPr>
                  <w:rFonts w:ascii="Calibri" w:eastAsia="Times New Roman" w:hAnsi="Calibri" w:cs="Calibri"/>
                  <w:color w:val="000000"/>
                  <w:lang w:eastAsia="en-AU"/>
                </w:rPr>
                <w:t>LLS2203</w:t>
              </w:r>
            </w:ins>
          </w:p>
        </w:tc>
        <w:tc>
          <w:tcPr>
            <w:tcW w:w="933" w:type="pct"/>
            <w:noWrap/>
            <w:hideMark/>
          </w:tcPr>
          <w:p w:rsidR="00110C18" w:rsidRPr="0056388D" w:rsidRDefault="00110C18" w:rsidP="00063728">
            <w:pPr>
              <w:rPr>
                <w:ins w:id="21497" w:author="KIM, Jason" w:date="2019-04-02T13:39:00Z"/>
                <w:rFonts w:ascii="Calibri" w:eastAsia="Times New Roman" w:hAnsi="Calibri" w:cs="Calibri"/>
                <w:color w:val="000000"/>
                <w:lang w:eastAsia="en-AU"/>
              </w:rPr>
            </w:pPr>
            <w:ins w:id="214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99" w:author="KIM, Jason" w:date="2019-04-02T13:39:00Z"/>
                <w:rFonts w:ascii="Calibri" w:eastAsia="Times New Roman" w:hAnsi="Calibri" w:cs="Calibri"/>
                <w:color w:val="000000"/>
                <w:lang w:eastAsia="en-AU"/>
              </w:rPr>
            </w:pPr>
            <w:ins w:id="21500" w:author="KIM, Jason" w:date="2019-04-02T13:39:00Z">
              <w:r w:rsidRPr="0056388D">
                <w:rPr>
                  <w:rFonts w:ascii="Calibri" w:eastAsia="Times New Roman" w:hAnsi="Calibri" w:cs="Calibri"/>
                  <w:color w:val="000000"/>
                  <w:lang w:eastAsia="en-AU"/>
                </w:rPr>
                <w:t>Chainage 3121</w:t>
              </w:r>
            </w:ins>
          </w:p>
        </w:tc>
        <w:tc>
          <w:tcPr>
            <w:tcW w:w="764" w:type="pct"/>
            <w:noWrap/>
            <w:hideMark/>
          </w:tcPr>
          <w:p w:rsidR="00110C18" w:rsidRPr="0056388D" w:rsidRDefault="00110C18" w:rsidP="00063728">
            <w:pPr>
              <w:jc w:val="right"/>
              <w:rPr>
                <w:ins w:id="21501" w:author="KIM, Jason" w:date="2019-04-02T13:39:00Z"/>
                <w:rFonts w:ascii="Calibri" w:eastAsia="Times New Roman" w:hAnsi="Calibri" w:cs="Calibri"/>
                <w:color w:val="000000"/>
                <w:lang w:eastAsia="en-AU"/>
              </w:rPr>
            </w:pPr>
            <w:ins w:id="21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03" w:author="KIM, Jason" w:date="2019-04-02T13:39:00Z"/>
        </w:trPr>
        <w:tc>
          <w:tcPr>
            <w:tcW w:w="708" w:type="pct"/>
            <w:vMerge/>
            <w:hideMark/>
          </w:tcPr>
          <w:p w:rsidR="00110C18" w:rsidRPr="0056388D" w:rsidRDefault="00110C18" w:rsidP="00063728">
            <w:pPr>
              <w:rPr>
                <w:ins w:id="215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05" w:author="KIM, Jason" w:date="2019-04-02T13:39:00Z"/>
                <w:rFonts w:ascii="Calibri" w:eastAsia="Times New Roman" w:hAnsi="Calibri" w:cs="Calibri"/>
                <w:color w:val="000000"/>
                <w:lang w:eastAsia="en-AU"/>
              </w:rPr>
            </w:pPr>
            <w:ins w:id="21506"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07" w:author="KIM, Jason" w:date="2019-04-02T13:39:00Z"/>
                <w:rFonts w:ascii="Calibri" w:eastAsia="Times New Roman" w:hAnsi="Calibri" w:cs="Calibri"/>
                <w:color w:val="000000"/>
                <w:lang w:eastAsia="en-AU"/>
              </w:rPr>
            </w:pPr>
            <w:ins w:id="215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09" w:author="KIM, Jason" w:date="2019-04-02T13:39:00Z"/>
                <w:rFonts w:ascii="Calibri" w:eastAsia="Times New Roman" w:hAnsi="Calibri" w:cs="Calibri"/>
                <w:color w:val="000000"/>
                <w:lang w:eastAsia="en-AU"/>
              </w:rPr>
            </w:pPr>
            <w:ins w:id="21510" w:author="KIM, Jason" w:date="2019-04-02T13:39:00Z">
              <w:r w:rsidRPr="0056388D">
                <w:rPr>
                  <w:rFonts w:ascii="Calibri" w:eastAsia="Times New Roman" w:hAnsi="Calibri" w:cs="Calibri"/>
                  <w:color w:val="000000"/>
                  <w:lang w:eastAsia="en-AU"/>
                </w:rPr>
                <w:t>LLS2204</w:t>
              </w:r>
            </w:ins>
          </w:p>
        </w:tc>
        <w:tc>
          <w:tcPr>
            <w:tcW w:w="933" w:type="pct"/>
            <w:noWrap/>
            <w:hideMark/>
          </w:tcPr>
          <w:p w:rsidR="00110C18" w:rsidRPr="0056388D" w:rsidRDefault="00110C18" w:rsidP="00063728">
            <w:pPr>
              <w:rPr>
                <w:ins w:id="21511" w:author="KIM, Jason" w:date="2019-04-02T13:39:00Z"/>
                <w:rFonts w:ascii="Calibri" w:eastAsia="Times New Roman" w:hAnsi="Calibri" w:cs="Calibri"/>
                <w:color w:val="000000"/>
                <w:lang w:eastAsia="en-AU"/>
              </w:rPr>
            </w:pPr>
            <w:ins w:id="215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13" w:author="KIM, Jason" w:date="2019-04-02T13:39:00Z"/>
                <w:rFonts w:ascii="Calibri" w:eastAsia="Times New Roman" w:hAnsi="Calibri" w:cs="Calibri"/>
                <w:color w:val="000000"/>
                <w:lang w:eastAsia="en-AU"/>
              </w:rPr>
            </w:pPr>
            <w:ins w:id="21514" w:author="KIM, Jason" w:date="2019-04-02T13:39:00Z">
              <w:r w:rsidRPr="0056388D">
                <w:rPr>
                  <w:rFonts w:ascii="Calibri" w:eastAsia="Times New Roman" w:hAnsi="Calibri" w:cs="Calibri"/>
                  <w:color w:val="000000"/>
                  <w:lang w:eastAsia="en-AU"/>
                </w:rPr>
                <w:t>Chainage 3131</w:t>
              </w:r>
            </w:ins>
          </w:p>
        </w:tc>
        <w:tc>
          <w:tcPr>
            <w:tcW w:w="764" w:type="pct"/>
            <w:noWrap/>
            <w:hideMark/>
          </w:tcPr>
          <w:p w:rsidR="00110C18" w:rsidRPr="0056388D" w:rsidRDefault="00110C18" w:rsidP="00063728">
            <w:pPr>
              <w:jc w:val="right"/>
              <w:rPr>
                <w:ins w:id="21515" w:author="KIM, Jason" w:date="2019-04-02T13:39:00Z"/>
                <w:rFonts w:ascii="Calibri" w:eastAsia="Times New Roman" w:hAnsi="Calibri" w:cs="Calibri"/>
                <w:color w:val="000000"/>
                <w:lang w:eastAsia="en-AU"/>
              </w:rPr>
            </w:pPr>
            <w:ins w:id="215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17" w:author="KIM, Jason" w:date="2019-04-02T13:39:00Z"/>
        </w:trPr>
        <w:tc>
          <w:tcPr>
            <w:tcW w:w="708" w:type="pct"/>
            <w:vMerge/>
            <w:hideMark/>
          </w:tcPr>
          <w:p w:rsidR="00110C18" w:rsidRPr="0056388D" w:rsidRDefault="00110C18" w:rsidP="00063728">
            <w:pPr>
              <w:rPr>
                <w:ins w:id="215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19" w:author="KIM, Jason" w:date="2019-04-02T13:39:00Z"/>
                <w:rFonts w:ascii="Calibri" w:eastAsia="Times New Roman" w:hAnsi="Calibri" w:cs="Calibri"/>
                <w:color w:val="000000"/>
                <w:lang w:eastAsia="en-AU"/>
              </w:rPr>
            </w:pPr>
            <w:ins w:id="21520"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21" w:author="KIM, Jason" w:date="2019-04-02T13:39:00Z"/>
                <w:rFonts w:ascii="Calibri" w:eastAsia="Times New Roman" w:hAnsi="Calibri" w:cs="Calibri"/>
                <w:color w:val="000000"/>
                <w:lang w:eastAsia="en-AU"/>
              </w:rPr>
            </w:pPr>
            <w:ins w:id="215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23" w:author="KIM, Jason" w:date="2019-04-02T13:39:00Z"/>
                <w:rFonts w:ascii="Calibri" w:eastAsia="Times New Roman" w:hAnsi="Calibri" w:cs="Calibri"/>
                <w:color w:val="000000"/>
                <w:lang w:eastAsia="en-AU"/>
              </w:rPr>
            </w:pPr>
            <w:ins w:id="21524" w:author="KIM, Jason" w:date="2019-04-02T13:39:00Z">
              <w:r w:rsidRPr="0056388D">
                <w:rPr>
                  <w:rFonts w:ascii="Calibri" w:eastAsia="Times New Roman" w:hAnsi="Calibri" w:cs="Calibri"/>
                  <w:color w:val="000000"/>
                  <w:lang w:eastAsia="en-AU"/>
                </w:rPr>
                <w:t>LLS2205</w:t>
              </w:r>
            </w:ins>
          </w:p>
        </w:tc>
        <w:tc>
          <w:tcPr>
            <w:tcW w:w="933" w:type="pct"/>
            <w:noWrap/>
            <w:hideMark/>
          </w:tcPr>
          <w:p w:rsidR="00110C18" w:rsidRPr="0056388D" w:rsidRDefault="00110C18" w:rsidP="00063728">
            <w:pPr>
              <w:rPr>
                <w:ins w:id="21525" w:author="KIM, Jason" w:date="2019-04-02T13:39:00Z"/>
                <w:rFonts w:ascii="Calibri" w:eastAsia="Times New Roman" w:hAnsi="Calibri" w:cs="Calibri"/>
                <w:color w:val="000000"/>
                <w:lang w:eastAsia="en-AU"/>
              </w:rPr>
            </w:pPr>
            <w:ins w:id="215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27" w:author="KIM, Jason" w:date="2019-04-02T13:39:00Z"/>
                <w:rFonts w:ascii="Calibri" w:eastAsia="Times New Roman" w:hAnsi="Calibri" w:cs="Calibri"/>
                <w:color w:val="000000"/>
                <w:lang w:eastAsia="en-AU"/>
              </w:rPr>
            </w:pPr>
            <w:ins w:id="21528" w:author="KIM, Jason" w:date="2019-04-02T13:39:00Z">
              <w:r w:rsidRPr="0056388D">
                <w:rPr>
                  <w:rFonts w:ascii="Calibri" w:eastAsia="Times New Roman" w:hAnsi="Calibri" w:cs="Calibri"/>
                  <w:color w:val="000000"/>
                  <w:lang w:eastAsia="en-AU"/>
                </w:rPr>
                <w:t>Chainage 3140</w:t>
              </w:r>
            </w:ins>
          </w:p>
        </w:tc>
        <w:tc>
          <w:tcPr>
            <w:tcW w:w="764" w:type="pct"/>
            <w:noWrap/>
            <w:hideMark/>
          </w:tcPr>
          <w:p w:rsidR="00110C18" w:rsidRPr="0056388D" w:rsidRDefault="00110C18" w:rsidP="00063728">
            <w:pPr>
              <w:jc w:val="right"/>
              <w:rPr>
                <w:ins w:id="21529" w:author="KIM, Jason" w:date="2019-04-02T13:39:00Z"/>
                <w:rFonts w:ascii="Calibri" w:eastAsia="Times New Roman" w:hAnsi="Calibri" w:cs="Calibri"/>
                <w:color w:val="000000"/>
                <w:lang w:eastAsia="en-AU"/>
              </w:rPr>
            </w:pPr>
            <w:ins w:id="21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31" w:author="KIM, Jason" w:date="2019-04-02T13:39:00Z"/>
        </w:trPr>
        <w:tc>
          <w:tcPr>
            <w:tcW w:w="708" w:type="pct"/>
            <w:vMerge/>
            <w:hideMark/>
          </w:tcPr>
          <w:p w:rsidR="00110C18" w:rsidRPr="0056388D" w:rsidRDefault="00110C18" w:rsidP="00063728">
            <w:pPr>
              <w:rPr>
                <w:ins w:id="21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33" w:author="KIM, Jason" w:date="2019-04-02T13:39:00Z"/>
                <w:rFonts w:ascii="Calibri" w:eastAsia="Times New Roman" w:hAnsi="Calibri" w:cs="Calibri"/>
                <w:color w:val="000000"/>
                <w:lang w:eastAsia="en-AU"/>
              </w:rPr>
            </w:pPr>
            <w:ins w:id="21534"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35" w:author="KIM, Jason" w:date="2019-04-02T13:39:00Z"/>
                <w:rFonts w:ascii="Calibri" w:eastAsia="Times New Roman" w:hAnsi="Calibri" w:cs="Calibri"/>
                <w:color w:val="000000"/>
                <w:lang w:eastAsia="en-AU"/>
              </w:rPr>
            </w:pPr>
            <w:ins w:id="215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37" w:author="KIM, Jason" w:date="2019-04-02T13:39:00Z"/>
                <w:rFonts w:ascii="Calibri" w:eastAsia="Times New Roman" w:hAnsi="Calibri" w:cs="Calibri"/>
                <w:color w:val="000000"/>
                <w:lang w:eastAsia="en-AU"/>
              </w:rPr>
            </w:pPr>
            <w:ins w:id="21538" w:author="KIM, Jason" w:date="2019-04-02T13:39:00Z">
              <w:r w:rsidRPr="0056388D">
                <w:rPr>
                  <w:rFonts w:ascii="Calibri" w:eastAsia="Times New Roman" w:hAnsi="Calibri" w:cs="Calibri"/>
                  <w:color w:val="000000"/>
                  <w:lang w:eastAsia="en-AU"/>
                </w:rPr>
                <w:t>LLS2206</w:t>
              </w:r>
            </w:ins>
          </w:p>
        </w:tc>
        <w:tc>
          <w:tcPr>
            <w:tcW w:w="933" w:type="pct"/>
            <w:noWrap/>
            <w:hideMark/>
          </w:tcPr>
          <w:p w:rsidR="00110C18" w:rsidRPr="0056388D" w:rsidRDefault="00110C18" w:rsidP="00063728">
            <w:pPr>
              <w:rPr>
                <w:ins w:id="21539" w:author="KIM, Jason" w:date="2019-04-02T13:39:00Z"/>
                <w:rFonts w:ascii="Calibri" w:eastAsia="Times New Roman" w:hAnsi="Calibri" w:cs="Calibri"/>
                <w:color w:val="000000"/>
                <w:lang w:eastAsia="en-AU"/>
              </w:rPr>
            </w:pPr>
            <w:ins w:id="215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41" w:author="KIM, Jason" w:date="2019-04-02T13:39:00Z"/>
                <w:rFonts w:ascii="Calibri" w:eastAsia="Times New Roman" w:hAnsi="Calibri" w:cs="Calibri"/>
                <w:color w:val="000000"/>
                <w:lang w:eastAsia="en-AU"/>
              </w:rPr>
            </w:pPr>
            <w:ins w:id="21542" w:author="KIM, Jason" w:date="2019-04-02T13:39:00Z">
              <w:r w:rsidRPr="0056388D">
                <w:rPr>
                  <w:rFonts w:ascii="Calibri" w:eastAsia="Times New Roman" w:hAnsi="Calibri" w:cs="Calibri"/>
                  <w:color w:val="000000"/>
                  <w:lang w:eastAsia="en-AU"/>
                </w:rPr>
                <w:t>Chainage 3150</w:t>
              </w:r>
            </w:ins>
          </w:p>
        </w:tc>
        <w:tc>
          <w:tcPr>
            <w:tcW w:w="764" w:type="pct"/>
            <w:noWrap/>
            <w:hideMark/>
          </w:tcPr>
          <w:p w:rsidR="00110C18" w:rsidRPr="0056388D" w:rsidRDefault="00110C18" w:rsidP="00063728">
            <w:pPr>
              <w:jc w:val="right"/>
              <w:rPr>
                <w:ins w:id="21543" w:author="KIM, Jason" w:date="2019-04-02T13:39:00Z"/>
                <w:rFonts w:ascii="Calibri" w:eastAsia="Times New Roman" w:hAnsi="Calibri" w:cs="Calibri"/>
                <w:color w:val="000000"/>
                <w:lang w:eastAsia="en-AU"/>
              </w:rPr>
            </w:pPr>
            <w:ins w:id="21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45" w:author="KIM, Jason" w:date="2019-04-02T13:39:00Z"/>
        </w:trPr>
        <w:tc>
          <w:tcPr>
            <w:tcW w:w="708" w:type="pct"/>
            <w:vMerge/>
            <w:hideMark/>
          </w:tcPr>
          <w:p w:rsidR="00110C18" w:rsidRPr="0056388D" w:rsidRDefault="00110C18" w:rsidP="00063728">
            <w:pPr>
              <w:rPr>
                <w:ins w:id="215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47" w:author="KIM, Jason" w:date="2019-04-02T13:39:00Z"/>
                <w:rFonts w:ascii="Calibri" w:eastAsia="Times New Roman" w:hAnsi="Calibri" w:cs="Calibri"/>
                <w:color w:val="000000"/>
                <w:lang w:eastAsia="en-AU"/>
              </w:rPr>
            </w:pPr>
            <w:ins w:id="21548"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49" w:author="KIM, Jason" w:date="2019-04-02T13:39:00Z"/>
                <w:rFonts w:ascii="Calibri" w:eastAsia="Times New Roman" w:hAnsi="Calibri" w:cs="Calibri"/>
                <w:color w:val="000000"/>
                <w:lang w:eastAsia="en-AU"/>
              </w:rPr>
            </w:pPr>
            <w:ins w:id="215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51" w:author="KIM, Jason" w:date="2019-04-02T13:39:00Z"/>
                <w:rFonts w:ascii="Calibri" w:eastAsia="Times New Roman" w:hAnsi="Calibri" w:cs="Calibri"/>
                <w:color w:val="000000"/>
                <w:lang w:eastAsia="en-AU"/>
              </w:rPr>
            </w:pPr>
            <w:ins w:id="21552" w:author="KIM, Jason" w:date="2019-04-02T13:39:00Z">
              <w:r w:rsidRPr="0056388D">
                <w:rPr>
                  <w:rFonts w:ascii="Calibri" w:eastAsia="Times New Roman" w:hAnsi="Calibri" w:cs="Calibri"/>
                  <w:color w:val="000000"/>
                  <w:lang w:eastAsia="en-AU"/>
                </w:rPr>
                <w:t>LLS2207</w:t>
              </w:r>
            </w:ins>
          </w:p>
        </w:tc>
        <w:tc>
          <w:tcPr>
            <w:tcW w:w="933" w:type="pct"/>
            <w:noWrap/>
            <w:hideMark/>
          </w:tcPr>
          <w:p w:rsidR="00110C18" w:rsidRPr="0056388D" w:rsidRDefault="00110C18" w:rsidP="00063728">
            <w:pPr>
              <w:rPr>
                <w:ins w:id="21553" w:author="KIM, Jason" w:date="2019-04-02T13:39:00Z"/>
                <w:rFonts w:ascii="Calibri" w:eastAsia="Times New Roman" w:hAnsi="Calibri" w:cs="Calibri"/>
                <w:color w:val="000000"/>
                <w:lang w:eastAsia="en-AU"/>
              </w:rPr>
            </w:pPr>
            <w:ins w:id="215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55" w:author="KIM, Jason" w:date="2019-04-02T13:39:00Z"/>
                <w:rFonts w:ascii="Calibri" w:eastAsia="Times New Roman" w:hAnsi="Calibri" w:cs="Calibri"/>
                <w:color w:val="000000"/>
                <w:lang w:eastAsia="en-AU"/>
              </w:rPr>
            </w:pPr>
            <w:ins w:id="21556" w:author="KIM, Jason" w:date="2019-04-02T13:39:00Z">
              <w:r w:rsidRPr="0056388D">
                <w:rPr>
                  <w:rFonts w:ascii="Calibri" w:eastAsia="Times New Roman" w:hAnsi="Calibri" w:cs="Calibri"/>
                  <w:color w:val="000000"/>
                  <w:lang w:eastAsia="en-AU"/>
                </w:rPr>
                <w:t>Chainage 3160</w:t>
              </w:r>
            </w:ins>
          </w:p>
        </w:tc>
        <w:tc>
          <w:tcPr>
            <w:tcW w:w="764" w:type="pct"/>
            <w:noWrap/>
            <w:hideMark/>
          </w:tcPr>
          <w:p w:rsidR="00110C18" w:rsidRPr="0056388D" w:rsidRDefault="00110C18" w:rsidP="00063728">
            <w:pPr>
              <w:jc w:val="right"/>
              <w:rPr>
                <w:ins w:id="21557" w:author="KIM, Jason" w:date="2019-04-02T13:39:00Z"/>
                <w:rFonts w:ascii="Calibri" w:eastAsia="Times New Roman" w:hAnsi="Calibri" w:cs="Calibri"/>
                <w:color w:val="000000"/>
                <w:lang w:eastAsia="en-AU"/>
              </w:rPr>
            </w:pPr>
            <w:ins w:id="215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59" w:author="KIM, Jason" w:date="2019-04-02T13:39:00Z"/>
        </w:trPr>
        <w:tc>
          <w:tcPr>
            <w:tcW w:w="708" w:type="pct"/>
            <w:vMerge/>
            <w:hideMark/>
          </w:tcPr>
          <w:p w:rsidR="00110C18" w:rsidRPr="0056388D" w:rsidRDefault="00110C18" w:rsidP="00063728">
            <w:pPr>
              <w:rPr>
                <w:ins w:id="215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61" w:author="KIM, Jason" w:date="2019-04-02T13:39:00Z"/>
                <w:rFonts w:ascii="Calibri" w:eastAsia="Times New Roman" w:hAnsi="Calibri" w:cs="Calibri"/>
                <w:color w:val="000000"/>
                <w:lang w:eastAsia="en-AU"/>
              </w:rPr>
            </w:pPr>
            <w:ins w:id="21562"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63" w:author="KIM, Jason" w:date="2019-04-02T13:39:00Z"/>
                <w:rFonts w:ascii="Calibri" w:eastAsia="Times New Roman" w:hAnsi="Calibri" w:cs="Calibri"/>
                <w:color w:val="000000"/>
                <w:lang w:eastAsia="en-AU"/>
              </w:rPr>
            </w:pPr>
            <w:ins w:id="215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65" w:author="KIM, Jason" w:date="2019-04-02T13:39:00Z"/>
                <w:rFonts w:ascii="Calibri" w:eastAsia="Times New Roman" w:hAnsi="Calibri" w:cs="Calibri"/>
                <w:color w:val="000000"/>
                <w:lang w:eastAsia="en-AU"/>
              </w:rPr>
            </w:pPr>
            <w:ins w:id="21566" w:author="KIM, Jason" w:date="2019-04-02T13:39:00Z">
              <w:r w:rsidRPr="0056388D">
                <w:rPr>
                  <w:rFonts w:ascii="Calibri" w:eastAsia="Times New Roman" w:hAnsi="Calibri" w:cs="Calibri"/>
                  <w:color w:val="000000"/>
                  <w:lang w:eastAsia="en-AU"/>
                </w:rPr>
                <w:t>LLS2208</w:t>
              </w:r>
            </w:ins>
          </w:p>
        </w:tc>
        <w:tc>
          <w:tcPr>
            <w:tcW w:w="933" w:type="pct"/>
            <w:noWrap/>
            <w:hideMark/>
          </w:tcPr>
          <w:p w:rsidR="00110C18" w:rsidRPr="0056388D" w:rsidRDefault="00110C18" w:rsidP="00063728">
            <w:pPr>
              <w:rPr>
                <w:ins w:id="21567" w:author="KIM, Jason" w:date="2019-04-02T13:39:00Z"/>
                <w:rFonts w:ascii="Calibri" w:eastAsia="Times New Roman" w:hAnsi="Calibri" w:cs="Calibri"/>
                <w:color w:val="000000"/>
                <w:lang w:eastAsia="en-AU"/>
              </w:rPr>
            </w:pPr>
            <w:ins w:id="215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69" w:author="KIM, Jason" w:date="2019-04-02T13:39:00Z"/>
                <w:rFonts w:ascii="Calibri" w:eastAsia="Times New Roman" w:hAnsi="Calibri" w:cs="Calibri"/>
                <w:color w:val="000000"/>
                <w:lang w:eastAsia="en-AU"/>
              </w:rPr>
            </w:pPr>
            <w:ins w:id="21570" w:author="KIM, Jason" w:date="2019-04-02T13:39:00Z">
              <w:r w:rsidRPr="0056388D">
                <w:rPr>
                  <w:rFonts w:ascii="Calibri" w:eastAsia="Times New Roman" w:hAnsi="Calibri" w:cs="Calibri"/>
                  <w:color w:val="000000"/>
                  <w:lang w:eastAsia="en-AU"/>
                </w:rPr>
                <w:t>Chainage 3169</w:t>
              </w:r>
            </w:ins>
          </w:p>
        </w:tc>
        <w:tc>
          <w:tcPr>
            <w:tcW w:w="764" w:type="pct"/>
            <w:noWrap/>
            <w:hideMark/>
          </w:tcPr>
          <w:p w:rsidR="00110C18" w:rsidRPr="0056388D" w:rsidRDefault="00110C18" w:rsidP="00063728">
            <w:pPr>
              <w:jc w:val="right"/>
              <w:rPr>
                <w:ins w:id="21571" w:author="KIM, Jason" w:date="2019-04-02T13:39:00Z"/>
                <w:rFonts w:ascii="Calibri" w:eastAsia="Times New Roman" w:hAnsi="Calibri" w:cs="Calibri"/>
                <w:color w:val="000000"/>
                <w:lang w:eastAsia="en-AU"/>
              </w:rPr>
            </w:pPr>
            <w:ins w:id="215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73" w:author="KIM, Jason" w:date="2019-04-02T13:39:00Z"/>
        </w:trPr>
        <w:tc>
          <w:tcPr>
            <w:tcW w:w="708" w:type="pct"/>
            <w:vMerge/>
            <w:hideMark/>
          </w:tcPr>
          <w:p w:rsidR="00110C18" w:rsidRPr="0056388D" w:rsidRDefault="00110C18" w:rsidP="00063728">
            <w:pPr>
              <w:rPr>
                <w:ins w:id="215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75" w:author="KIM, Jason" w:date="2019-04-02T13:39:00Z"/>
                <w:rFonts w:ascii="Calibri" w:eastAsia="Times New Roman" w:hAnsi="Calibri" w:cs="Calibri"/>
                <w:color w:val="000000"/>
                <w:lang w:eastAsia="en-AU"/>
              </w:rPr>
            </w:pPr>
            <w:ins w:id="21576"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77" w:author="KIM, Jason" w:date="2019-04-02T13:39:00Z"/>
                <w:rFonts w:ascii="Calibri" w:eastAsia="Times New Roman" w:hAnsi="Calibri" w:cs="Calibri"/>
                <w:color w:val="000000"/>
                <w:lang w:eastAsia="en-AU"/>
              </w:rPr>
            </w:pPr>
            <w:ins w:id="215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79" w:author="KIM, Jason" w:date="2019-04-02T13:39:00Z"/>
                <w:rFonts w:ascii="Calibri" w:eastAsia="Times New Roman" w:hAnsi="Calibri" w:cs="Calibri"/>
                <w:color w:val="000000"/>
                <w:lang w:eastAsia="en-AU"/>
              </w:rPr>
            </w:pPr>
            <w:ins w:id="21580" w:author="KIM, Jason" w:date="2019-04-02T13:39:00Z">
              <w:r w:rsidRPr="0056388D">
                <w:rPr>
                  <w:rFonts w:ascii="Calibri" w:eastAsia="Times New Roman" w:hAnsi="Calibri" w:cs="Calibri"/>
                  <w:color w:val="000000"/>
                  <w:lang w:eastAsia="en-AU"/>
                </w:rPr>
                <w:t>LLS2209</w:t>
              </w:r>
            </w:ins>
          </w:p>
        </w:tc>
        <w:tc>
          <w:tcPr>
            <w:tcW w:w="933" w:type="pct"/>
            <w:noWrap/>
            <w:hideMark/>
          </w:tcPr>
          <w:p w:rsidR="00110C18" w:rsidRPr="0056388D" w:rsidRDefault="00110C18" w:rsidP="00063728">
            <w:pPr>
              <w:rPr>
                <w:ins w:id="21581" w:author="KIM, Jason" w:date="2019-04-02T13:39:00Z"/>
                <w:rFonts w:ascii="Calibri" w:eastAsia="Times New Roman" w:hAnsi="Calibri" w:cs="Calibri"/>
                <w:color w:val="000000"/>
                <w:lang w:eastAsia="en-AU"/>
              </w:rPr>
            </w:pPr>
            <w:ins w:id="215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83" w:author="KIM, Jason" w:date="2019-04-02T13:39:00Z"/>
                <w:rFonts w:ascii="Calibri" w:eastAsia="Times New Roman" w:hAnsi="Calibri" w:cs="Calibri"/>
                <w:color w:val="000000"/>
                <w:lang w:eastAsia="en-AU"/>
              </w:rPr>
            </w:pPr>
            <w:ins w:id="21584" w:author="KIM, Jason" w:date="2019-04-02T13:39:00Z">
              <w:r w:rsidRPr="0056388D">
                <w:rPr>
                  <w:rFonts w:ascii="Calibri" w:eastAsia="Times New Roman" w:hAnsi="Calibri" w:cs="Calibri"/>
                  <w:color w:val="000000"/>
                  <w:lang w:eastAsia="en-AU"/>
                </w:rPr>
                <w:t>Chainage 3179</w:t>
              </w:r>
            </w:ins>
          </w:p>
        </w:tc>
        <w:tc>
          <w:tcPr>
            <w:tcW w:w="764" w:type="pct"/>
            <w:noWrap/>
            <w:hideMark/>
          </w:tcPr>
          <w:p w:rsidR="00110C18" w:rsidRPr="0056388D" w:rsidRDefault="00110C18" w:rsidP="00063728">
            <w:pPr>
              <w:jc w:val="right"/>
              <w:rPr>
                <w:ins w:id="21585" w:author="KIM, Jason" w:date="2019-04-02T13:39:00Z"/>
                <w:rFonts w:ascii="Calibri" w:eastAsia="Times New Roman" w:hAnsi="Calibri" w:cs="Calibri"/>
                <w:color w:val="000000"/>
                <w:lang w:eastAsia="en-AU"/>
              </w:rPr>
            </w:pPr>
            <w:ins w:id="215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87" w:author="KIM, Jason" w:date="2019-04-02T13:39:00Z"/>
        </w:trPr>
        <w:tc>
          <w:tcPr>
            <w:tcW w:w="708" w:type="pct"/>
            <w:vMerge/>
            <w:hideMark/>
          </w:tcPr>
          <w:p w:rsidR="00110C18" w:rsidRPr="0056388D" w:rsidRDefault="00110C18" w:rsidP="00063728">
            <w:pPr>
              <w:rPr>
                <w:ins w:id="215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89" w:author="KIM, Jason" w:date="2019-04-02T13:39:00Z"/>
                <w:rFonts w:ascii="Calibri" w:eastAsia="Times New Roman" w:hAnsi="Calibri" w:cs="Calibri"/>
                <w:color w:val="000000"/>
                <w:lang w:eastAsia="en-AU"/>
              </w:rPr>
            </w:pPr>
            <w:ins w:id="21590"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91" w:author="KIM, Jason" w:date="2019-04-02T13:39:00Z"/>
                <w:rFonts w:ascii="Calibri" w:eastAsia="Times New Roman" w:hAnsi="Calibri" w:cs="Calibri"/>
                <w:color w:val="000000"/>
                <w:lang w:eastAsia="en-AU"/>
              </w:rPr>
            </w:pPr>
            <w:ins w:id="215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93" w:author="KIM, Jason" w:date="2019-04-02T13:39:00Z"/>
                <w:rFonts w:ascii="Calibri" w:eastAsia="Times New Roman" w:hAnsi="Calibri" w:cs="Calibri"/>
                <w:color w:val="000000"/>
                <w:lang w:eastAsia="en-AU"/>
              </w:rPr>
            </w:pPr>
            <w:ins w:id="21594" w:author="KIM, Jason" w:date="2019-04-02T13:39:00Z">
              <w:r w:rsidRPr="0056388D">
                <w:rPr>
                  <w:rFonts w:ascii="Calibri" w:eastAsia="Times New Roman" w:hAnsi="Calibri" w:cs="Calibri"/>
                  <w:color w:val="000000"/>
                  <w:lang w:eastAsia="en-AU"/>
                </w:rPr>
                <w:t>LLS2210</w:t>
              </w:r>
            </w:ins>
          </w:p>
        </w:tc>
        <w:tc>
          <w:tcPr>
            <w:tcW w:w="933" w:type="pct"/>
            <w:noWrap/>
            <w:hideMark/>
          </w:tcPr>
          <w:p w:rsidR="00110C18" w:rsidRPr="0056388D" w:rsidRDefault="00110C18" w:rsidP="00063728">
            <w:pPr>
              <w:rPr>
                <w:ins w:id="21595" w:author="KIM, Jason" w:date="2019-04-02T13:39:00Z"/>
                <w:rFonts w:ascii="Calibri" w:eastAsia="Times New Roman" w:hAnsi="Calibri" w:cs="Calibri"/>
                <w:color w:val="000000"/>
                <w:lang w:eastAsia="en-AU"/>
              </w:rPr>
            </w:pPr>
            <w:ins w:id="215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97" w:author="KIM, Jason" w:date="2019-04-02T13:39:00Z"/>
                <w:rFonts w:ascii="Calibri" w:eastAsia="Times New Roman" w:hAnsi="Calibri" w:cs="Calibri"/>
                <w:color w:val="000000"/>
                <w:lang w:eastAsia="en-AU"/>
              </w:rPr>
            </w:pPr>
            <w:ins w:id="21598" w:author="KIM, Jason" w:date="2019-04-02T13:39:00Z">
              <w:r w:rsidRPr="0056388D">
                <w:rPr>
                  <w:rFonts w:ascii="Calibri" w:eastAsia="Times New Roman" w:hAnsi="Calibri" w:cs="Calibri"/>
                  <w:color w:val="000000"/>
                  <w:lang w:eastAsia="en-AU"/>
                </w:rPr>
                <w:t>Chainage 3189</w:t>
              </w:r>
            </w:ins>
          </w:p>
        </w:tc>
        <w:tc>
          <w:tcPr>
            <w:tcW w:w="764" w:type="pct"/>
            <w:noWrap/>
            <w:hideMark/>
          </w:tcPr>
          <w:p w:rsidR="00110C18" w:rsidRPr="0056388D" w:rsidRDefault="00110C18" w:rsidP="00063728">
            <w:pPr>
              <w:jc w:val="right"/>
              <w:rPr>
                <w:ins w:id="21599" w:author="KIM, Jason" w:date="2019-04-02T13:39:00Z"/>
                <w:rFonts w:ascii="Calibri" w:eastAsia="Times New Roman" w:hAnsi="Calibri" w:cs="Calibri"/>
                <w:color w:val="000000"/>
                <w:lang w:eastAsia="en-AU"/>
              </w:rPr>
            </w:pPr>
            <w:ins w:id="21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01" w:author="KIM, Jason" w:date="2019-04-02T13:39:00Z"/>
        </w:trPr>
        <w:tc>
          <w:tcPr>
            <w:tcW w:w="708" w:type="pct"/>
            <w:vMerge w:val="restart"/>
            <w:noWrap/>
            <w:hideMark/>
          </w:tcPr>
          <w:p w:rsidR="00110C18" w:rsidRPr="0056388D" w:rsidRDefault="00110C18" w:rsidP="00063728">
            <w:pPr>
              <w:rPr>
                <w:ins w:id="21602" w:author="KIM, Jason" w:date="2019-04-02T13:39:00Z"/>
                <w:rFonts w:ascii="Calibri" w:eastAsia="Times New Roman" w:hAnsi="Calibri" w:cs="Calibri"/>
                <w:color w:val="000000"/>
                <w:lang w:eastAsia="en-AU"/>
              </w:rPr>
            </w:pPr>
            <w:ins w:id="21603" w:author="KIM, Jason" w:date="2019-04-02T13:39:00Z">
              <w:r w:rsidRPr="0056388D">
                <w:rPr>
                  <w:rFonts w:ascii="Calibri" w:eastAsia="Times New Roman" w:hAnsi="Calibri" w:cs="Calibri"/>
                  <w:color w:val="000000"/>
                  <w:lang w:eastAsia="en-AU"/>
                </w:rPr>
                <w:t>LLE22K51</w:t>
              </w:r>
            </w:ins>
          </w:p>
        </w:tc>
        <w:tc>
          <w:tcPr>
            <w:tcW w:w="605" w:type="pct"/>
            <w:noWrap/>
            <w:hideMark/>
          </w:tcPr>
          <w:p w:rsidR="00110C18" w:rsidRPr="0056388D" w:rsidRDefault="00110C18" w:rsidP="00063728">
            <w:pPr>
              <w:rPr>
                <w:ins w:id="21604" w:author="KIM, Jason" w:date="2019-04-02T13:39:00Z"/>
                <w:rFonts w:ascii="Calibri" w:eastAsia="Times New Roman" w:hAnsi="Calibri" w:cs="Calibri"/>
                <w:color w:val="000000"/>
                <w:lang w:eastAsia="en-AU"/>
              </w:rPr>
            </w:pPr>
            <w:ins w:id="21605"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06" w:author="KIM, Jason" w:date="2019-04-02T13:39:00Z"/>
                <w:rFonts w:ascii="Calibri" w:eastAsia="Times New Roman" w:hAnsi="Calibri" w:cs="Calibri"/>
                <w:color w:val="000000"/>
                <w:lang w:eastAsia="en-AU"/>
              </w:rPr>
            </w:pPr>
            <w:ins w:id="216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08" w:author="KIM, Jason" w:date="2019-04-02T13:39:00Z"/>
                <w:rFonts w:ascii="Calibri" w:eastAsia="Times New Roman" w:hAnsi="Calibri" w:cs="Calibri"/>
                <w:color w:val="000000"/>
                <w:lang w:eastAsia="en-AU"/>
              </w:rPr>
            </w:pPr>
            <w:ins w:id="21609" w:author="KIM, Jason" w:date="2019-04-02T13:39:00Z">
              <w:r w:rsidRPr="0056388D">
                <w:rPr>
                  <w:rFonts w:ascii="Calibri" w:eastAsia="Times New Roman" w:hAnsi="Calibri" w:cs="Calibri"/>
                  <w:color w:val="000000"/>
                  <w:lang w:eastAsia="en-AU"/>
                </w:rPr>
                <w:t>LLN1209</w:t>
              </w:r>
            </w:ins>
          </w:p>
        </w:tc>
        <w:tc>
          <w:tcPr>
            <w:tcW w:w="933" w:type="pct"/>
            <w:noWrap/>
            <w:hideMark/>
          </w:tcPr>
          <w:p w:rsidR="00110C18" w:rsidRPr="0056388D" w:rsidRDefault="00110C18" w:rsidP="00063728">
            <w:pPr>
              <w:rPr>
                <w:ins w:id="21610" w:author="KIM, Jason" w:date="2019-04-02T13:39:00Z"/>
                <w:rFonts w:ascii="Calibri" w:eastAsia="Times New Roman" w:hAnsi="Calibri" w:cs="Calibri"/>
                <w:color w:val="000000"/>
                <w:lang w:eastAsia="en-AU"/>
              </w:rPr>
            </w:pPr>
            <w:ins w:id="216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12" w:author="KIM, Jason" w:date="2019-04-02T13:39:00Z"/>
                <w:rFonts w:ascii="Calibri" w:eastAsia="Times New Roman" w:hAnsi="Calibri" w:cs="Calibri"/>
                <w:color w:val="000000"/>
                <w:lang w:eastAsia="en-AU"/>
              </w:rPr>
            </w:pPr>
            <w:ins w:id="21613" w:author="KIM, Jason" w:date="2019-04-02T13:39:00Z">
              <w:r w:rsidRPr="0056388D">
                <w:rPr>
                  <w:rFonts w:ascii="Calibri" w:eastAsia="Times New Roman" w:hAnsi="Calibri" w:cs="Calibri"/>
                  <w:color w:val="000000"/>
                  <w:lang w:eastAsia="en-AU"/>
                </w:rPr>
                <w:t>Chainage 3467</w:t>
              </w:r>
            </w:ins>
          </w:p>
        </w:tc>
        <w:tc>
          <w:tcPr>
            <w:tcW w:w="764" w:type="pct"/>
            <w:noWrap/>
            <w:hideMark/>
          </w:tcPr>
          <w:p w:rsidR="00110C18" w:rsidRPr="0056388D" w:rsidRDefault="00110C18" w:rsidP="00063728">
            <w:pPr>
              <w:jc w:val="right"/>
              <w:rPr>
                <w:ins w:id="21614" w:author="KIM, Jason" w:date="2019-04-02T13:39:00Z"/>
                <w:rFonts w:ascii="Calibri" w:eastAsia="Times New Roman" w:hAnsi="Calibri" w:cs="Calibri"/>
                <w:color w:val="000000"/>
                <w:lang w:eastAsia="en-AU"/>
              </w:rPr>
            </w:pPr>
            <w:ins w:id="21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16" w:author="KIM, Jason" w:date="2019-04-02T13:39:00Z"/>
        </w:trPr>
        <w:tc>
          <w:tcPr>
            <w:tcW w:w="708" w:type="pct"/>
            <w:vMerge/>
            <w:hideMark/>
          </w:tcPr>
          <w:p w:rsidR="00110C18" w:rsidRPr="0056388D" w:rsidRDefault="00110C18" w:rsidP="00063728">
            <w:pPr>
              <w:rPr>
                <w:ins w:id="21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18" w:author="KIM, Jason" w:date="2019-04-02T13:39:00Z"/>
                <w:rFonts w:ascii="Calibri" w:eastAsia="Times New Roman" w:hAnsi="Calibri" w:cs="Calibri"/>
                <w:color w:val="000000"/>
                <w:lang w:eastAsia="en-AU"/>
              </w:rPr>
            </w:pPr>
            <w:ins w:id="21619"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20" w:author="KIM, Jason" w:date="2019-04-02T13:39:00Z"/>
                <w:rFonts w:ascii="Calibri" w:eastAsia="Times New Roman" w:hAnsi="Calibri" w:cs="Calibri"/>
                <w:color w:val="000000"/>
                <w:lang w:eastAsia="en-AU"/>
              </w:rPr>
            </w:pPr>
            <w:ins w:id="2162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22" w:author="KIM, Jason" w:date="2019-04-02T13:39:00Z"/>
                <w:rFonts w:ascii="Calibri" w:eastAsia="Times New Roman" w:hAnsi="Calibri" w:cs="Calibri"/>
                <w:color w:val="000000"/>
                <w:lang w:eastAsia="en-AU"/>
              </w:rPr>
            </w:pPr>
            <w:ins w:id="21623" w:author="KIM, Jason" w:date="2019-04-02T13:39:00Z">
              <w:r w:rsidRPr="0056388D">
                <w:rPr>
                  <w:rFonts w:ascii="Calibri" w:eastAsia="Times New Roman" w:hAnsi="Calibri" w:cs="Calibri"/>
                  <w:color w:val="000000"/>
                  <w:lang w:eastAsia="en-AU"/>
                </w:rPr>
                <w:t>LLN1210</w:t>
              </w:r>
            </w:ins>
          </w:p>
        </w:tc>
        <w:tc>
          <w:tcPr>
            <w:tcW w:w="933" w:type="pct"/>
            <w:noWrap/>
            <w:hideMark/>
          </w:tcPr>
          <w:p w:rsidR="00110C18" w:rsidRPr="0056388D" w:rsidRDefault="00110C18" w:rsidP="00063728">
            <w:pPr>
              <w:rPr>
                <w:ins w:id="21624" w:author="KIM, Jason" w:date="2019-04-02T13:39:00Z"/>
                <w:rFonts w:ascii="Calibri" w:eastAsia="Times New Roman" w:hAnsi="Calibri" w:cs="Calibri"/>
                <w:color w:val="000000"/>
                <w:lang w:eastAsia="en-AU"/>
              </w:rPr>
            </w:pPr>
            <w:ins w:id="216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26" w:author="KIM, Jason" w:date="2019-04-02T13:39:00Z"/>
                <w:rFonts w:ascii="Calibri" w:eastAsia="Times New Roman" w:hAnsi="Calibri" w:cs="Calibri"/>
                <w:color w:val="000000"/>
                <w:lang w:eastAsia="en-AU"/>
              </w:rPr>
            </w:pPr>
            <w:ins w:id="21627" w:author="KIM, Jason" w:date="2019-04-02T13:39:00Z">
              <w:r w:rsidRPr="0056388D">
                <w:rPr>
                  <w:rFonts w:ascii="Calibri" w:eastAsia="Times New Roman" w:hAnsi="Calibri" w:cs="Calibri"/>
                  <w:color w:val="000000"/>
                  <w:lang w:eastAsia="en-AU"/>
                </w:rPr>
                <w:t>Chainage 3476</w:t>
              </w:r>
            </w:ins>
          </w:p>
        </w:tc>
        <w:tc>
          <w:tcPr>
            <w:tcW w:w="764" w:type="pct"/>
            <w:noWrap/>
            <w:hideMark/>
          </w:tcPr>
          <w:p w:rsidR="00110C18" w:rsidRPr="0056388D" w:rsidRDefault="00110C18" w:rsidP="00063728">
            <w:pPr>
              <w:jc w:val="right"/>
              <w:rPr>
                <w:ins w:id="21628" w:author="KIM, Jason" w:date="2019-04-02T13:39:00Z"/>
                <w:rFonts w:ascii="Calibri" w:eastAsia="Times New Roman" w:hAnsi="Calibri" w:cs="Calibri"/>
                <w:color w:val="000000"/>
                <w:lang w:eastAsia="en-AU"/>
              </w:rPr>
            </w:pPr>
            <w:ins w:id="21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30" w:author="KIM, Jason" w:date="2019-04-02T13:39:00Z"/>
        </w:trPr>
        <w:tc>
          <w:tcPr>
            <w:tcW w:w="708" w:type="pct"/>
            <w:vMerge/>
            <w:hideMark/>
          </w:tcPr>
          <w:p w:rsidR="00110C18" w:rsidRPr="0056388D" w:rsidRDefault="00110C18" w:rsidP="00063728">
            <w:pPr>
              <w:rPr>
                <w:ins w:id="216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32" w:author="KIM, Jason" w:date="2019-04-02T13:39:00Z"/>
                <w:rFonts w:ascii="Calibri" w:eastAsia="Times New Roman" w:hAnsi="Calibri" w:cs="Calibri"/>
                <w:color w:val="000000"/>
                <w:lang w:eastAsia="en-AU"/>
              </w:rPr>
            </w:pPr>
            <w:ins w:id="21633"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34" w:author="KIM, Jason" w:date="2019-04-02T13:39:00Z"/>
                <w:rFonts w:ascii="Calibri" w:eastAsia="Times New Roman" w:hAnsi="Calibri" w:cs="Calibri"/>
                <w:color w:val="000000"/>
                <w:lang w:eastAsia="en-AU"/>
              </w:rPr>
            </w:pPr>
            <w:ins w:id="2163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36" w:author="KIM, Jason" w:date="2019-04-02T13:39:00Z"/>
                <w:rFonts w:ascii="Calibri" w:eastAsia="Times New Roman" w:hAnsi="Calibri" w:cs="Calibri"/>
                <w:color w:val="000000"/>
                <w:lang w:eastAsia="en-AU"/>
              </w:rPr>
            </w:pPr>
            <w:ins w:id="21637" w:author="KIM, Jason" w:date="2019-04-02T13:39:00Z">
              <w:r w:rsidRPr="0056388D">
                <w:rPr>
                  <w:rFonts w:ascii="Calibri" w:eastAsia="Times New Roman" w:hAnsi="Calibri" w:cs="Calibri"/>
                  <w:color w:val="000000"/>
                  <w:lang w:eastAsia="en-AU"/>
                </w:rPr>
                <w:t>LLN1211</w:t>
              </w:r>
            </w:ins>
          </w:p>
        </w:tc>
        <w:tc>
          <w:tcPr>
            <w:tcW w:w="933" w:type="pct"/>
            <w:noWrap/>
            <w:hideMark/>
          </w:tcPr>
          <w:p w:rsidR="00110C18" w:rsidRPr="0056388D" w:rsidRDefault="00110C18" w:rsidP="00063728">
            <w:pPr>
              <w:rPr>
                <w:ins w:id="21638" w:author="KIM, Jason" w:date="2019-04-02T13:39:00Z"/>
                <w:rFonts w:ascii="Calibri" w:eastAsia="Times New Roman" w:hAnsi="Calibri" w:cs="Calibri"/>
                <w:color w:val="000000"/>
                <w:lang w:eastAsia="en-AU"/>
              </w:rPr>
            </w:pPr>
            <w:ins w:id="216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40" w:author="KIM, Jason" w:date="2019-04-02T13:39:00Z"/>
                <w:rFonts w:ascii="Calibri" w:eastAsia="Times New Roman" w:hAnsi="Calibri" w:cs="Calibri"/>
                <w:color w:val="000000"/>
                <w:lang w:eastAsia="en-AU"/>
              </w:rPr>
            </w:pPr>
            <w:ins w:id="21641" w:author="KIM, Jason" w:date="2019-04-02T13:39:00Z">
              <w:r w:rsidRPr="0056388D">
                <w:rPr>
                  <w:rFonts w:ascii="Calibri" w:eastAsia="Times New Roman" w:hAnsi="Calibri" w:cs="Calibri"/>
                  <w:color w:val="000000"/>
                  <w:lang w:eastAsia="en-AU"/>
                </w:rPr>
                <w:t>Chainage 3486</w:t>
              </w:r>
            </w:ins>
          </w:p>
        </w:tc>
        <w:tc>
          <w:tcPr>
            <w:tcW w:w="764" w:type="pct"/>
            <w:noWrap/>
            <w:hideMark/>
          </w:tcPr>
          <w:p w:rsidR="00110C18" w:rsidRPr="0056388D" w:rsidRDefault="00110C18" w:rsidP="00063728">
            <w:pPr>
              <w:jc w:val="right"/>
              <w:rPr>
                <w:ins w:id="21642" w:author="KIM, Jason" w:date="2019-04-02T13:39:00Z"/>
                <w:rFonts w:ascii="Calibri" w:eastAsia="Times New Roman" w:hAnsi="Calibri" w:cs="Calibri"/>
                <w:color w:val="000000"/>
                <w:lang w:eastAsia="en-AU"/>
              </w:rPr>
            </w:pPr>
            <w:ins w:id="21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44" w:author="KIM, Jason" w:date="2019-04-02T13:39:00Z"/>
        </w:trPr>
        <w:tc>
          <w:tcPr>
            <w:tcW w:w="708" w:type="pct"/>
            <w:vMerge/>
            <w:hideMark/>
          </w:tcPr>
          <w:p w:rsidR="00110C18" w:rsidRPr="0056388D" w:rsidRDefault="00110C18" w:rsidP="00063728">
            <w:pPr>
              <w:rPr>
                <w:ins w:id="216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46" w:author="KIM, Jason" w:date="2019-04-02T13:39:00Z"/>
                <w:rFonts w:ascii="Calibri" w:eastAsia="Times New Roman" w:hAnsi="Calibri" w:cs="Calibri"/>
                <w:color w:val="000000"/>
                <w:lang w:eastAsia="en-AU"/>
              </w:rPr>
            </w:pPr>
            <w:ins w:id="21647"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48" w:author="KIM, Jason" w:date="2019-04-02T13:39:00Z"/>
                <w:rFonts w:ascii="Calibri" w:eastAsia="Times New Roman" w:hAnsi="Calibri" w:cs="Calibri"/>
                <w:color w:val="000000"/>
                <w:lang w:eastAsia="en-AU"/>
              </w:rPr>
            </w:pPr>
            <w:ins w:id="2164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50" w:author="KIM, Jason" w:date="2019-04-02T13:39:00Z"/>
                <w:rFonts w:ascii="Calibri" w:eastAsia="Times New Roman" w:hAnsi="Calibri" w:cs="Calibri"/>
                <w:color w:val="000000"/>
                <w:lang w:eastAsia="en-AU"/>
              </w:rPr>
            </w:pPr>
            <w:ins w:id="21651" w:author="KIM, Jason" w:date="2019-04-02T13:39:00Z">
              <w:r w:rsidRPr="0056388D">
                <w:rPr>
                  <w:rFonts w:ascii="Calibri" w:eastAsia="Times New Roman" w:hAnsi="Calibri" w:cs="Calibri"/>
                  <w:color w:val="000000"/>
                  <w:lang w:eastAsia="en-AU"/>
                </w:rPr>
                <w:t>LLN1212</w:t>
              </w:r>
            </w:ins>
          </w:p>
        </w:tc>
        <w:tc>
          <w:tcPr>
            <w:tcW w:w="933" w:type="pct"/>
            <w:noWrap/>
            <w:hideMark/>
          </w:tcPr>
          <w:p w:rsidR="00110C18" w:rsidRPr="0056388D" w:rsidRDefault="00110C18" w:rsidP="00063728">
            <w:pPr>
              <w:rPr>
                <w:ins w:id="21652" w:author="KIM, Jason" w:date="2019-04-02T13:39:00Z"/>
                <w:rFonts w:ascii="Calibri" w:eastAsia="Times New Roman" w:hAnsi="Calibri" w:cs="Calibri"/>
                <w:color w:val="000000"/>
                <w:lang w:eastAsia="en-AU"/>
              </w:rPr>
            </w:pPr>
            <w:ins w:id="216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54" w:author="KIM, Jason" w:date="2019-04-02T13:39:00Z"/>
                <w:rFonts w:ascii="Calibri" w:eastAsia="Times New Roman" w:hAnsi="Calibri" w:cs="Calibri"/>
                <w:color w:val="000000"/>
                <w:lang w:eastAsia="en-AU"/>
              </w:rPr>
            </w:pPr>
            <w:ins w:id="21655" w:author="KIM, Jason" w:date="2019-04-02T13:39:00Z">
              <w:r w:rsidRPr="0056388D">
                <w:rPr>
                  <w:rFonts w:ascii="Calibri" w:eastAsia="Times New Roman" w:hAnsi="Calibri" w:cs="Calibri"/>
                  <w:color w:val="000000"/>
                  <w:lang w:eastAsia="en-AU"/>
                </w:rPr>
                <w:t>Chainage 3496</w:t>
              </w:r>
            </w:ins>
          </w:p>
        </w:tc>
        <w:tc>
          <w:tcPr>
            <w:tcW w:w="764" w:type="pct"/>
            <w:noWrap/>
            <w:hideMark/>
          </w:tcPr>
          <w:p w:rsidR="00110C18" w:rsidRPr="0056388D" w:rsidRDefault="00110C18" w:rsidP="00063728">
            <w:pPr>
              <w:jc w:val="right"/>
              <w:rPr>
                <w:ins w:id="21656" w:author="KIM, Jason" w:date="2019-04-02T13:39:00Z"/>
                <w:rFonts w:ascii="Calibri" w:eastAsia="Times New Roman" w:hAnsi="Calibri" w:cs="Calibri"/>
                <w:color w:val="000000"/>
                <w:lang w:eastAsia="en-AU"/>
              </w:rPr>
            </w:pPr>
            <w:ins w:id="21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58" w:author="KIM, Jason" w:date="2019-04-02T13:39:00Z"/>
        </w:trPr>
        <w:tc>
          <w:tcPr>
            <w:tcW w:w="708" w:type="pct"/>
            <w:vMerge/>
            <w:hideMark/>
          </w:tcPr>
          <w:p w:rsidR="00110C18" w:rsidRPr="0056388D" w:rsidRDefault="00110C18" w:rsidP="00063728">
            <w:pPr>
              <w:rPr>
                <w:ins w:id="216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60" w:author="KIM, Jason" w:date="2019-04-02T13:39:00Z"/>
                <w:rFonts w:ascii="Calibri" w:eastAsia="Times New Roman" w:hAnsi="Calibri" w:cs="Calibri"/>
                <w:color w:val="000000"/>
                <w:lang w:eastAsia="en-AU"/>
              </w:rPr>
            </w:pPr>
            <w:ins w:id="21661"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62" w:author="KIM, Jason" w:date="2019-04-02T13:39:00Z"/>
                <w:rFonts w:ascii="Calibri" w:eastAsia="Times New Roman" w:hAnsi="Calibri" w:cs="Calibri"/>
                <w:color w:val="000000"/>
                <w:lang w:eastAsia="en-AU"/>
              </w:rPr>
            </w:pPr>
            <w:ins w:id="2166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64" w:author="KIM, Jason" w:date="2019-04-02T13:39:00Z"/>
                <w:rFonts w:ascii="Calibri" w:eastAsia="Times New Roman" w:hAnsi="Calibri" w:cs="Calibri"/>
                <w:color w:val="000000"/>
                <w:lang w:eastAsia="en-AU"/>
              </w:rPr>
            </w:pPr>
            <w:ins w:id="21665" w:author="KIM, Jason" w:date="2019-04-02T13:39:00Z">
              <w:r w:rsidRPr="0056388D">
                <w:rPr>
                  <w:rFonts w:ascii="Calibri" w:eastAsia="Times New Roman" w:hAnsi="Calibri" w:cs="Calibri"/>
                  <w:color w:val="000000"/>
                  <w:lang w:eastAsia="en-AU"/>
                </w:rPr>
                <w:t>LLN1213</w:t>
              </w:r>
            </w:ins>
          </w:p>
        </w:tc>
        <w:tc>
          <w:tcPr>
            <w:tcW w:w="933" w:type="pct"/>
            <w:noWrap/>
            <w:hideMark/>
          </w:tcPr>
          <w:p w:rsidR="00110C18" w:rsidRPr="0056388D" w:rsidRDefault="00110C18" w:rsidP="00063728">
            <w:pPr>
              <w:rPr>
                <w:ins w:id="21666" w:author="KIM, Jason" w:date="2019-04-02T13:39:00Z"/>
                <w:rFonts w:ascii="Calibri" w:eastAsia="Times New Roman" w:hAnsi="Calibri" w:cs="Calibri"/>
                <w:color w:val="000000"/>
                <w:lang w:eastAsia="en-AU"/>
              </w:rPr>
            </w:pPr>
            <w:ins w:id="216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68" w:author="KIM, Jason" w:date="2019-04-02T13:39:00Z"/>
                <w:rFonts w:ascii="Calibri" w:eastAsia="Times New Roman" w:hAnsi="Calibri" w:cs="Calibri"/>
                <w:color w:val="000000"/>
                <w:lang w:eastAsia="en-AU"/>
              </w:rPr>
            </w:pPr>
            <w:ins w:id="21669" w:author="KIM, Jason" w:date="2019-04-02T13:39:00Z">
              <w:r w:rsidRPr="0056388D">
                <w:rPr>
                  <w:rFonts w:ascii="Calibri" w:eastAsia="Times New Roman" w:hAnsi="Calibri" w:cs="Calibri"/>
                  <w:color w:val="000000"/>
                  <w:lang w:eastAsia="en-AU"/>
                </w:rPr>
                <w:t>Chainage 3505</w:t>
              </w:r>
            </w:ins>
          </w:p>
        </w:tc>
        <w:tc>
          <w:tcPr>
            <w:tcW w:w="764" w:type="pct"/>
            <w:noWrap/>
            <w:hideMark/>
          </w:tcPr>
          <w:p w:rsidR="00110C18" w:rsidRPr="0056388D" w:rsidRDefault="00110C18" w:rsidP="00063728">
            <w:pPr>
              <w:jc w:val="right"/>
              <w:rPr>
                <w:ins w:id="21670" w:author="KIM, Jason" w:date="2019-04-02T13:39:00Z"/>
                <w:rFonts w:ascii="Calibri" w:eastAsia="Times New Roman" w:hAnsi="Calibri" w:cs="Calibri"/>
                <w:color w:val="000000"/>
                <w:lang w:eastAsia="en-AU"/>
              </w:rPr>
            </w:pPr>
            <w:ins w:id="216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72" w:author="KIM, Jason" w:date="2019-04-02T13:39:00Z"/>
        </w:trPr>
        <w:tc>
          <w:tcPr>
            <w:tcW w:w="708" w:type="pct"/>
            <w:vMerge/>
            <w:hideMark/>
          </w:tcPr>
          <w:p w:rsidR="00110C18" w:rsidRPr="0056388D" w:rsidRDefault="00110C18" w:rsidP="00063728">
            <w:pPr>
              <w:rPr>
                <w:ins w:id="216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74" w:author="KIM, Jason" w:date="2019-04-02T13:39:00Z"/>
                <w:rFonts w:ascii="Calibri" w:eastAsia="Times New Roman" w:hAnsi="Calibri" w:cs="Calibri"/>
                <w:color w:val="000000"/>
                <w:lang w:eastAsia="en-AU"/>
              </w:rPr>
            </w:pPr>
            <w:ins w:id="21675"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76" w:author="KIM, Jason" w:date="2019-04-02T13:39:00Z"/>
                <w:rFonts w:ascii="Calibri" w:eastAsia="Times New Roman" w:hAnsi="Calibri" w:cs="Calibri"/>
                <w:color w:val="000000"/>
                <w:lang w:eastAsia="en-AU"/>
              </w:rPr>
            </w:pPr>
            <w:ins w:id="2167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78" w:author="KIM, Jason" w:date="2019-04-02T13:39:00Z"/>
                <w:rFonts w:ascii="Calibri" w:eastAsia="Times New Roman" w:hAnsi="Calibri" w:cs="Calibri"/>
                <w:color w:val="000000"/>
                <w:lang w:eastAsia="en-AU"/>
              </w:rPr>
            </w:pPr>
            <w:ins w:id="21679" w:author="KIM, Jason" w:date="2019-04-02T13:39:00Z">
              <w:r w:rsidRPr="0056388D">
                <w:rPr>
                  <w:rFonts w:ascii="Calibri" w:eastAsia="Times New Roman" w:hAnsi="Calibri" w:cs="Calibri"/>
                  <w:color w:val="000000"/>
                  <w:lang w:eastAsia="en-AU"/>
                </w:rPr>
                <w:t>LLN1214</w:t>
              </w:r>
            </w:ins>
          </w:p>
        </w:tc>
        <w:tc>
          <w:tcPr>
            <w:tcW w:w="933" w:type="pct"/>
            <w:noWrap/>
            <w:hideMark/>
          </w:tcPr>
          <w:p w:rsidR="00110C18" w:rsidRPr="0056388D" w:rsidRDefault="00110C18" w:rsidP="00063728">
            <w:pPr>
              <w:rPr>
                <w:ins w:id="21680" w:author="KIM, Jason" w:date="2019-04-02T13:39:00Z"/>
                <w:rFonts w:ascii="Calibri" w:eastAsia="Times New Roman" w:hAnsi="Calibri" w:cs="Calibri"/>
                <w:color w:val="000000"/>
                <w:lang w:eastAsia="en-AU"/>
              </w:rPr>
            </w:pPr>
            <w:ins w:id="216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82" w:author="KIM, Jason" w:date="2019-04-02T13:39:00Z"/>
                <w:rFonts w:ascii="Calibri" w:eastAsia="Times New Roman" w:hAnsi="Calibri" w:cs="Calibri"/>
                <w:color w:val="000000"/>
                <w:lang w:eastAsia="en-AU"/>
              </w:rPr>
            </w:pPr>
            <w:ins w:id="21683" w:author="KIM, Jason" w:date="2019-04-02T13:39:00Z">
              <w:r w:rsidRPr="0056388D">
                <w:rPr>
                  <w:rFonts w:ascii="Calibri" w:eastAsia="Times New Roman" w:hAnsi="Calibri" w:cs="Calibri"/>
                  <w:color w:val="000000"/>
                  <w:lang w:eastAsia="en-AU"/>
                </w:rPr>
                <w:t>Chainage 3515</w:t>
              </w:r>
            </w:ins>
          </w:p>
        </w:tc>
        <w:tc>
          <w:tcPr>
            <w:tcW w:w="764" w:type="pct"/>
            <w:noWrap/>
            <w:hideMark/>
          </w:tcPr>
          <w:p w:rsidR="00110C18" w:rsidRPr="0056388D" w:rsidRDefault="00110C18" w:rsidP="00063728">
            <w:pPr>
              <w:jc w:val="right"/>
              <w:rPr>
                <w:ins w:id="21684" w:author="KIM, Jason" w:date="2019-04-02T13:39:00Z"/>
                <w:rFonts w:ascii="Calibri" w:eastAsia="Times New Roman" w:hAnsi="Calibri" w:cs="Calibri"/>
                <w:color w:val="000000"/>
                <w:lang w:eastAsia="en-AU"/>
              </w:rPr>
            </w:pPr>
            <w:ins w:id="21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86" w:author="KIM, Jason" w:date="2019-04-02T13:39:00Z"/>
        </w:trPr>
        <w:tc>
          <w:tcPr>
            <w:tcW w:w="708" w:type="pct"/>
            <w:vMerge/>
            <w:hideMark/>
          </w:tcPr>
          <w:p w:rsidR="00110C18" w:rsidRPr="0056388D" w:rsidRDefault="00110C18" w:rsidP="00063728">
            <w:pPr>
              <w:rPr>
                <w:ins w:id="21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88" w:author="KIM, Jason" w:date="2019-04-02T13:39:00Z"/>
                <w:rFonts w:ascii="Calibri" w:eastAsia="Times New Roman" w:hAnsi="Calibri" w:cs="Calibri"/>
                <w:color w:val="000000"/>
                <w:lang w:eastAsia="en-AU"/>
              </w:rPr>
            </w:pPr>
            <w:ins w:id="21689"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90" w:author="KIM, Jason" w:date="2019-04-02T13:39:00Z"/>
                <w:rFonts w:ascii="Calibri" w:eastAsia="Times New Roman" w:hAnsi="Calibri" w:cs="Calibri"/>
                <w:color w:val="000000"/>
                <w:lang w:eastAsia="en-AU"/>
              </w:rPr>
            </w:pPr>
            <w:ins w:id="2169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92" w:author="KIM, Jason" w:date="2019-04-02T13:39:00Z"/>
                <w:rFonts w:ascii="Calibri" w:eastAsia="Times New Roman" w:hAnsi="Calibri" w:cs="Calibri"/>
                <w:color w:val="000000"/>
                <w:lang w:eastAsia="en-AU"/>
              </w:rPr>
            </w:pPr>
            <w:ins w:id="21693" w:author="KIM, Jason" w:date="2019-04-02T13:39:00Z">
              <w:r w:rsidRPr="0056388D">
                <w:rPr>
                  <w:rFonts w:ascii="Calibri" w:eastAsia="Times New Roman" w:hAnsi="Calibri" w:cs="Calibri"/>
                  <w:color w:val="000000"/>
                  <w:lang w:eastAsia="en-AU"/>
                </w:rPr>
                <w:t>LLN1215</w:t>
              </w:r>
            </w:ins>
          </w:p>
        </w:tc>
        <w:tc>
          <w:tcPr>
            <w:tcW w:w="933" w:type="pct"/>
            <w:noWrap/>
            <w:hideMark/>
          </w:tcPr>
          <w:p w:rsidR="00110C18" w:rsidRPr="0056388D" w:rsidRDefault="00110C18" w:rsidP="00063728">
            <w:pPr>
              <w:rPr>
                <w:ins w:id="21694" w:author="KIM, Jason" w:date="2019-04-02T13:39:00Z"/>
                <w:rFonts w:ascii="Calibri" w:eastAsia="Times New Roman" w:hAnsi="Calibri" w:cs="Calibri"/>
                <w:color w:val="000000"/>
                <w:lang w:eastAsia="en-AU"/>
              </w:rPr>
            </w:pPr>
            <w:ins w:id="216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96" w:author="KIM, Jason" w:date="2019-04-02T13:39:00Z"/>
                <w:rFonts w:ascii="Calibri" w:eastAsia="Times New Roman" w:hAnsi="Calibri" w:cs="Calibri"/>
                <w:color w:val="000000"/>
                <w:lang w:eastAsia="en-AU"/>
              </w:rPr>
            </w:pPr>
            <w:ins w:id="21697" w:author="KIM, Jason" w:date="2019-04-02T13:39:00Z">
              <w:r w:rsidRPr="0056388D">
                <w:rPr>
                  <w:rFonts w:ascii="Calibri" w:eastAsia="Times New Roman" w:hAnsi="Calibri" w:cs="Calibri"/>
                  <w:color w:val="000000"/>
                  <w:lang w:eastAsia="en-AU"/>
                </w:rPr>
                <w:t>Chainage 3525</w:t>
              </w:r>
            </w:ins>
          </w:p>
        </w:tc>
        <w:tc>
          <w:tcPr>
            <w:tcW w:w="764" w:type="pct"/>
            <w:noWrap/>
            <w:hideMark/>
          </w:tcPr>
          <w:p w:rsidR="00110C18" w:rsidRPr="0056388D" w:rsidRDefault="00110C18" w:rsidP="00063728">
            <w:pPr>
              <w:jc w:val="right"/>
              <w:rPr>
                <w:ins w:id="21698" w:author="KIM, Jason" w:date="2019-04-02T13:39:00Z"/>
                <w:rFonts w:ascii="Calibri" w:eastAsia="Times New Roman" w:hAnsi="Calibri" w:cs="Calibri"/>
                <w:color w:val="000000"/>
                <w:lang w:eastAsia="en-AU"/>
              </w:rPr>
            </w:pPr>
            <w:ins w:id="21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00" w:author="KIM, Jason" w:date="2019-04-02T13:39:00Z"/>
        </w:trPr>
        <w:tc>
          <w:tcPr>
            <w:tcW w:w="708" w:type="pct"/>
            <w:vMerge/>
            <w:hideMark/>
          </w:tcPr>
          <w:p w:rsidR="00110C18" w:rsidRPr="0056388D" w:rsidRDefault="00110C18" w:rsidP="00063728">
            <w:pPr>
              <w:rPr>
                <w:ins w:id="217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02" w:author="KIM, Jason" w:date="2019-04-02T13:39:00Z"/>
                <w:rFonts w:ascii="Calibri" w:eastAsia="Times New Roman" w:hAnsi="Calibri" w:cs="Calibri"/>
                <w:color w:val="000000"/>
                <w:lang w:eastAsia="en-AU"/>
              </w:rPr>
            </w:pPr>
            <w:ins w:id="21703"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04" w:author="KIM, Jason" w:date="2019-04-02T13:39:00Z"/>
                <w:rFonts w:ascii="Calibri" w:eastAsia="Times New Roman" w:hAnsi="Calibri" w:cs="Calibri"/>
                <w:color w:val="000000"/>
                <w:lang w:eastAsia="en-AU"/>
              </w:rPr>
            </w:pPr>
            <w:ins w:id="2170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06" w:author="KIM, Jason" w:date="2019-04-02T13:39:00Z"/>
                <w:rFonts w:ascii="Calibri" w:eastAsia="Times New Roman" w:hAnsi="Calibri" w:cs="Calibri"/>
                <w:color w:val="000000"/>
                <w:lang w:eastAsia="en-AU"/>
              </w:rPr>
            </w:pPr>
            <w:ins w:id="21707" w:author="KIM, Jason" w:date="2019-04-02T13:39:00Z">
              <w:r w:rsidRPr="0056388D">
                <w:rPr>
                  <w:rFonts w:ascii="Calibri" w:eastAsia="Times New Roman" w:hAnsi="Calibri" w:cs="Calibri"/>
                  <w:color w:val="000000"/>
                  <w:lang w:eastAsia="en-AU"/>
                </w:rPr>
                <w:t>LLN1216</w:t>
              </w:r>
            </w:ins>
          </w:p>
        </w:tc>
        <w:tc>
          <w:tcPr>
            <w:tcW w:w="933" w:type="pct"/>
            <w:noWrap/>
            <w:hideMark/>
          </w:tcPr>
          <w:p w:rsidR="00110C18" w:rsidRPr="0056388D" w:rsidRDefault="00110C18" w:rsidP="00063728">
            <w:pPr>
              <w:rPr>
                <w:ins w:id="21708" w:author="KIM, Jason" w:date="2019-04-02T13:39:00Z"/>
                <w:rFonts w:ascii="Calibri" w:eastAsia="Times New Roman" w:hAnsi="Calibri" w:cs="Calibri"/>
                <w:color w:val="000000"/>
                <w:lang w:eastAsia="en-AU"/>
              </w:rPr>
            </w:pPr>
            <w:ins w:id="217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10" w:author="KIM, Jason" w:date="2019-04-02T13:39:00Z"/>
                <w:rFonts w:ascii="Calibri" w:eastAsia="Times New Roman" w:hAnsi="Calibri" w:cs="Calibri"/>
                <w:color w:val="000000"/>
                <w:lang w:eastAsia="en-AU"/>
              </w:rPr>
            </w:pPr>
            <w:ins w:id="21711" w:author="KIM, Jason" w:date="2019-04-02T13:39:00Z">
              <w:r w:rsidRPr="0056388D">
                <w:rPr>
                  <w:rFonts w:ascii="Calibri" w:eastAsia="Times New Roman" w:hAnsi="Calibri" w:cs="Calibri"/>
                  <w:color w:val="000000"/>
                  <w:lang w:eastAsia="en-AU"/>
                </w:rPr>
                <w:t>Chainage 3534</w:t>
              </w:r>
            </w:ins>
          </w:p>
        </w:tc>
        <w:tc>
          <w:tcPr>
            <w:tcW w:w="764" w:type="pct"/>
            <w:noWrap/>
            <w:hideMark/>
          </w:tcPr>
          <w:p w:rsidR="00110C18" w:rsidRPr="0056388D" w:rsidRDefault="00110C18" w:rsidP="00063728">
            <w:pPr>
              <w:jc w:val="right"/>
              <w:rPr>
                <w:ins w:id="21712" w:author="KIM, Jason" w:date="2019-04-02T13:39:00Z"/>
                <w:rFonts w:ascii="Calibri" w:eastAsia="Times New Roman" w:hAnsi="Calibri" w:cs="Calibri"/>
                <w:color w:val="000000"/>
                <w:lang w:eastAsia="en-AU"/>
              </w:rPr>
            </w:pPr>
            <w:ins w:id="217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14" w:author="KIM, Jason" w:date="2019-04-02T13:39:00Z"/>
        </w:trPr>
        <w:tc>
          <w:tcPr>
            <w:tcW w:w="708" w:type="pct"/>
            <w:vMerge/>
            <w:hideMark/>
          </w:tcPr>
          <w:p w:rsidR="00110C18" w:rsidRPr="0056388D" w:rsidRDefault="00110C18" w:rsidP="00063728">
            <w:pPr>
              <w:rPr>
                <w:ins w:id="217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16" w:author="KIM, Jason" w:date="2019-04-02T13:39:00Z"/>
                <w:rFonts w:ascii="Calibri" w:eastAsia="Times New Roman" w:hAnsi="Calibri" w:cs="Calibri"/>
                <w:color w:val="000000"/>
                <w:lang w:eastAsia="en-AU"/>
              </w:rPr>
            </w:pPr>
            <w:ins w:id="21717"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18" w:author="KIM, Jason" w:date="2019-04-02T13:39:00Z"/>
                <w:rFonts w:ascii="Calibri" w:eastAsia="Times New Roman" w:hAnsi="Calibri" w:cs="Calibri"/>
                <w:color w:val="000000"/>
                <w:lang w:eastAsia="en-AU"/>
              </w:rPr>
            </w:pPr>
            <w:ins w:id="2171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20" w:author="KIM, Jason" w:date="2019-04-02T13:39:00Z"/>
                <w:rFonts w:ascii="Calibri" w:eastAsia="Times New Roman" w:hAnsi="Calibri" w:cs="Calibri"/>
                <w:color w:val="000000"/>
                <w:lang w:eastAsia="en-AU"/>
              </w:rPr>
            </w:pPr>
            <w:ins w:id="21721" w:author="KIM, Jason" w:date="2019-04-02T13:39:00Z">
              <w:r w:rsidRPr="0056388D">
                <w:rPr>
                  <w:rFonts w:ascii="Calibri" w:eastAsia="Times New Roman" w:hAnsi="Calibri" w:cs="Calibri"/>
                  <w:color w:val="000000"/>
                  <w:lang w:eastAsia="en-AU"/>
                </w:rPr>
                <w:t>LLN1217</w:t>
              </w:r>
            </w:ins>
          </w:p>
        </w:tc>
        <w:tc>
          <w:tcPr>
            <w:tcW w:w="933" w:type="pct"/>
            <w:noWrap/>
            <w:hideMark/>
          </w:tcPr>
          <w:p w:rsidR="00110C18" w:rsidRPr="0056388D" w:rsidRDefault="00110C18" w:rsidP="00063728">
            <w:pPr>
              <w:rPr>
                <w:ins w:id="21722" w:author="KIM, Jason" w:date="2019-04-02T13:39:00Z"/>
                <w:rFonts w:ascii="Calibri" w:eastAsia="Times New Roman" w:hAnsi="Calibri" w:cs="Calibri"/>
                <w:color w:val="000000"/>
                <w:lang w:eastAsia="en-AU"/>
              </w:rPr>
            </w:pPr>
            <w:ins w:id="217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24" w:author="KIM, Jason" w:date="2019-04-02T13:39:00Z"/>
                <w:rFonts w:ascii="Calibri" w:eastAsia="Times New Roman" w:hAnsi="Calibri" w:cs="Calibri"/>
                <w:color w:val="000000"/>
                <w:lang w:eastAsia="en-AU"/>
              </w:rPr>
            </w:pPr>
            <w:ins w:id="21725" w:author="KIM, Jason" w:date="2019-04-02T13:39:00Z">
              <w:r w:rsidRPr="0056388D">
                <w:rPr>
                  <w:rFonts w:ascii="Calibri" w:eastAsia="Times New Roman" w:hAnsi="Calibri" w:cs="Calibri"/>
                  <w:color w:val="000000"/>
                  <w:lang w:eastAsia="en-AU"/>
                </w:rPr>
                <w:t>Chainage 3544</w:t>
              </w:r>
            </w:ins>
          </w:p>
        </w:tc>
        <w:tc>
          <w:tcPr>
            <w:tcW w:w="764" w:type="pct"/>
            <w:noWrap/>
            <w:hideMark/>
          </w:tcPr>
          <w:p w:rsidR="00110C18" w:rsidRPr="0056388D" w:rsidRDefault="00110C18" w:rsidP="00063728">
            <w:pPr>
              <w:jc w:val="right"/>
              <w:rPr>
                <w:ins w:id="21726" w:author="KIM, Jason" w:date="2019-04-02T13:39:00Z"/>
                <w:rFonts w:ascii="Calibri" w:eastAsia="Times New Roman" w:hAnsi="Calibri" w:cs="Calibri"/>
                <w:color w:val="000000"/>
                <w:lang w:eastAsia="en-AU"/>
              </w:rPr>
            </w:pPr>
            <w:ins w:id="217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28" w:author="KIM, Jason" w:date="2019-04-02T13:39:00Z"/>
        </w:trPr>
        <w:tc>
          <w:tcPr>
            <w:tcW w:w="708" w:type="pct"/>
            <w:vMerge/>
            <w:hideMark/>
          </w:tcPr>
          <w:p w:rsidR="00110C18" w:rsidRPr="0056388D" w:rsidRDefault="00110C18" w:rsidP="00063728">
            <w:pPr>
              <w:rPr>
                <w:ins w:id="217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30" w:author="KIM, Jason" w:date="2019-04-02T13:39:00Z"/>
                <w:rFonts w:ascii="Calibri" w:eastAsia="Times New Roman" w:hAnsi="Calibri" w:cs="Calibri"/>
                <w:color w:val="000000"/>
                <w:lang w:eastAsia="en-AU"/>
              </w:rPr>
            </w:pPr>
            <w:ins w:id="21731"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32" w:author="KIM, Jason" w:date="2019-04-02T13:39:00Z"/>
                <w:rFonts w:ascii="Calibri" w:eastAsia="Times New Roman" w:hAnsi="Calibri" w:cs="Calibri"/>
                <w:color w:val="000000"/>
                <w:lang w:eastAsia="en-AU"/>
              </w:rPr>
            </w:pPr>
            <w:ins w:id="2173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34" w:author="KIM, Jason" w:date="2019-04-02T13:39:00Z"/>
                <w:rFonts w:ascii="Calibri" w:eastAsia="Times New Roman" w:hAnsi="Calibri" w:cs="Calibri"/>
                <w:color w:val="000000"/>
                <w:lang w:eastAsia="en-AU"/>
              </w:rPr>
            </w:pPr>
            <w:ins w:id="21735" w:author="KIM, Jason" w:date="2019-04-02T13:39:00Z">
              <w:r w:rsidRPr="0056388D">
                <w:rPr>
                  <w:rFonts w:ascii="Calibri" w:eastAsia="Times New Roman" w:hAnsi="Calibri" w:cs="Calibri"/>
                  <w:color w:val="000000"/>
                  <w:lang w:eastAsia="en-AU"/>
                </w:rPr>
                <w:t>LLN1218</w:t>
              </w:r>
            </w:ins>
          </w:p>
        </w:tc>
        <w:tc>
          <w:tcPr>
            <w:tcW w:w="933" w:type="pct"/>
            <w:noWrap/>
            <w:hideMark/>
          </w:tcPr>
          <w:p w:rsidR="00110C18" w:rsidRPr="0056388D" w:rsidRDefault="00110C18" w:rsidP="00063728">
            <w:pPr>
              <w:rPr>
                <w:ins w:id="21736" w:author="KIM, Jason" w:date="2019-04-02T13:39:00Z"/>
                <w:rFonts w:ascii="Calibri" w:eastAsia="Times New Roman" w:hAnsi="Calibri" w:cs="Calibri"/>
                <w:color w:val="000000"/>
                <w:lang w:eastAsia="en-AU"/>
              </w:rPr>
            </w:pPr>
            <w:ins w:id="217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38" w:author="KIM, Jason" w:date="2019-04-02T13:39:00Z"/>
                <w:rFonts w:ascii="Calibri" w:eastAsia="Times New Roman" w:hAnsi="Calibri" w:cs="Calibri"/>
                <w:color w:val="000000"/>
                <w:lang w:eastAsia="en-AU"/>
              </w:rPr>
            </w:pPr>
            <w:ins w:id="21739" w:author="KIM, Jason" w:date="2019-04-02T13:39:00Z">
              <w:r w:rsidRPr="0056388D">
                <w:rPr>
                  <w:rFonts w:ascii="Calibri" w:eastAsia="Times New Roman" w:hAnsi="Calibri" w:cs="Calibri"/>
                  <w:color w:val="000000"/>
                  <w:lang w:eastAsia="en-AU"/>
                </w:rPr>
                <w:t>Chainage 3553</w:t>
              </w:r>
            </w:ins>
          </w:p>
        </w:tc>
        <w:tc>
          <w:tcPr>
            <w:tcW w:w="764" w:type="pct"/>
            <w:noWrap/>
            <w:hideMark/>
          </w:tcPr>
          <w:p w:rsidR="00110C18" w:rsidRPr="0056388D" w:rsidRDefault="00110C18" w:rsidP="00063728">
            <w:pPr>
              <w:jc w:val="right"/>
              <w:rPr>
                <w:ins w:id="21740" w:author="KIM, Jason" w:date="2019-04-02T13:39:00Z"/>
                <w:rFonts w:ascii="Calibri" w:eastAsia="Times New Roman" w:hAnsi="Calibri" w:cs="Calibri"/>
                <w:color w:val="000000"/>
                <w:lang w:eastAsia="en-AU"/>
              </w:rPr>
            </w:pPr>
            <w:ins w:id="217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42" w:author="KIM, Jason" w:date="2019-04-02T13:39:00Z"/>
        </w:trPr>
        <w:tc>
          <w:tcPr>
            <w:tcW w:w="708" w:type="pct"/>
            <w:vMerge/>
            <w:hideMark/>
          </w:tcPr>
          <w:p w:rsidR="00110C18" w:rsidRPr="0056388D" w:rsidRDefault="00110C18" w:rsidP="00063728">
            <w:pPr>
              <w:rPr>
                <w:ins w:id="217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44" w:author="KIM, Jason" w:date="2019-04-02T13:39:00Z"/>
                <w:rFonts w:ascii="Calibri" w:eastAsia="Times New Roman" w:hAnsi="Calibri" w:cs="Calibri"/>
                <w:color w:val="000000"/>
                <w:lang w:eastAsia="en-AU"/>
              </w:rPr>
            </w:pPr>
            <w:ins w:id="21745"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46" w:author="KIM, Jason" w:date="2019-04-02T13:39:00Z"/>
                <w:rFonts w:ascii="Calibri" w:eastAsia="Times New Roman" w:hAnsi="Calibri" w:cs="Calibri"/>
                <w:color w:val="000000"/>
                <w:lang w:eastAsia="en-AU"/>
              </w:rPr>
            </w:pPr>
            <w:ins w:id="2174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48" w:author="KIM, Jason" w:date="2019-04-02T13:39:00Z"/>
                <w:rFonts w:ascii="Calibri" w:eastAsia="Times New Roman" w:hAnsi="Calibri" w:cs="Calibri"/>
                <w:color w:val="000000"/>
                <w:lang w:eastAsia="en-AU"/>
              </w:rPr>
            </w:pPr>
            <w:ins w:id="21749" w:author="KIM, Jason" w:date="2019-04-02T13:39:00Z">
              <w:r w:rsidRPr="0056388D">
                <w:rPr>
                  <w:rFonts w:ascii="Calibri" w:eastAsia="Times New Roman" w:hAnsi="Calibri" w:cs="Calibri"/>
                  <w:color w:val="000000"/>
                  <w:lang w:eastAsia="en-AU"/>
                </w:rPr>
                <w:t>LLN1219</w:t>
              </w:r>
            </w:ins>
          </w:p>
        </w:tc>
        <w:tc>
          <w:tcPr>
            <w:tcW w:w="933" w:type="pct"/>
            <w:noWrap/>
            <w:hideMark/>
          </w:tcPr>
          <w:p w:rsidR="00110C18" w:rsidRPr="0056388D" w:rsidRDefault="00110C18" w:rsidP="00063728">
            <w:pPr>
              <w:rPr>
                <w:ins w:id="21750" w:author="KIM, Jason" w:date="2019-04-02T13:39:00Z"/>
                <w:rFonts w:ascii="Calibri" w:eastAsia="Times New Roman" w:hAnsi="Calibri" w:cs="Calibri"/>
                <w:color w:val="000000"/>
                <w:lang w:eastAsia="en-AU"/>
              </w:rPr>
            </w:pPr>
            <w:ins w:id="217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52" w:author="KIM, Jason" w:date="2019-04-02T13:39:00Z"/>
                <w:rFonts w:ascii="Calibri" w:eastAsia="Times New Roman" w:hAnsi="Calibri" w:cs="Calibri"/>
                <w:color w:val="000000"/>
                <w:lang w:eastAsia="en-AU"/>
              </w:rPr>
            </w:pPr>
            <w:ins w:id="21753" w:author="KIM, Jason" w:date="2019-04-02T13:39:00Z">
              <w:r w:rsidRPr="0056388D">
                <w:rPr>
                  <w:rFonts w:ascii="Calibri" w:eastAsia="Times New Roman" w:hAnsi="Calibri" w:cs="Calibri"/>
                  <w:color w:val="000000"/>
                  <w:lang w:eastAsia="en-AU"/>
                </w:rPr>
                <w:t>Chainage 3563</w:t>
              </w:r>
            </w:ins>
          </w:p>
        </w:tc>
        <w:tc>
          <w:tcPr>
            <w:tcW w:w="764" w:type="pct"/>
            <w:noWrap/>
            <w:hideMark/>
          </w:tcPr>
          <w:p w:rsidR="00110C18" w:rsidRPr="0056388D" w:rsidRDefault="00110C18" w:rsidP="00063728">
            <w:pPr>
              <w:jc w:val="right"/>
              <w:rPr>
                <w:ins w:id="21754" w:author="KIM, Jason" w:date="2019-04-02T13:39:00Z"/>
                <w:rFonts w:ascii="Calibri" w:eastAsia="Times New Roman" w:hAnsi="Calibri" w:cs="Calibri"/>
                <w:color w:val="000000"/>
                <w:lang w:eastAsia="en-AU"/>
              </w:rPr>
            </w:pPr>
            <w:ins w:id="21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56" w:author="KIM, Jason" w:date="2019-04-02T13:39:00Z"/>
        </w:trPr>
        <w:tc>
          <w:tcPr>
            <w:tcW w:w="708" w:type="pct"/>
            <w:vMerge w:val="restart"/>
            <w:noWrap/>
            <w:hideMark/>
          </w:tcPr>
          <w:p w:rsidR="00110C18" w:rsidRPr="0056388D" w:rsidRDefault="00110C18" w:rsidP="00063728">
            <w:pPr>
              <w:rPr>
                <w:ins w:id="21757" w:author="KIM, Jason" w:date="2019-04-02T13:39:00Z"/>
                <w:rFonts w:ascii="Calibri" w:eastAsia="Times New Roman" w:hAnsi="Calibri" w:cs="Calibri"/>
                <w:color w:val="000000"/>
                <w:lang w:eastAsia="en-AU"/>
              </w:rPr>
            </w:pPr>
            <w:ins w:id="21758" w:author="KIM, Jason" w:date="2019-04-02T13:39:00Z">
              <w:r w:rsidRPr="0056388D">
                <w:rPr>
                  <w:rFonts w:ascii="Calibri" w:eastAsia="Times New Roman" w:hAnsi="Calibri" w:cs="Calibri"/>
                  <w:color w:val="000000"/>
                  <w:lang w:eastAsia="en-AU"/>
                </w:rPr>
                <w:t>LLE22K61</w:t>
              </w:r>
            </w:ins>
          </w:p>
        </w:tc>
        <w:tc>
          <w:tcPr>
            <w:tcW w:w="605" w:type="pct"/>
            <w:noWrap/>
            <w:hideMark/>
          </w:tcPr>
          <w:p w:rsidR="00110C18" w:rsidRPr="0056388D" w:rsidRDefault="00110C18" w:rsidP="00063728">
            <w:pPr>
              <w:rPr>
                <w:ins w:id="21759" w:author="KIM, Jason" w:date="2019-04-02T13:39:00Z"/>
                <w:rFonts w:ascii="Calibri" w:eastAsia="Times New Roman" w:hAnsi="Calibri" w:cs="Calibri"/>
                <w:color w:val="000000"/>
                <w:lang w:eastAsia="en-AU"/>
              </w:rPr>
            </w:pPr>
            <w:ins w:id="21760"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61" w:author="KIM, Jason" w:date="2019-04-02T13:39:00Z"/>
                <w:rFonts w:ascii="Calibri" w:eastAsia="Times New Roman" w:hAnsi="Calibri" w:cs="Calibri"/>
                <w:color w:val="000000"/>
                <w:lang w:eastAsia="en-AU"/>
              </w:rPr>
            </w:pPr>
            <w:ins w:id="217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63" w:author="KIM, Jason" w:date="2019-04-02T13:39:00Z"/>
                <w:rFonts w:ascii="Calibri" w:eastAsia="Times New Roman" w:hAnsi="Calibri" w:cs="Calibri"/>
                <w:color w:val="000000"/>
                <w:lang w:eastAsia="en-AU"/>
              </w:rPr>
            </w:pPr>
            <w:ins w:id="21764" w:author="KIM, Jason" w:date="2019-04-02T13:39:00Z">
              <w:r w:rsidRPr="0056388D">
                <w:rPr>
                  <w:rFonts w:ascii="Calibri" w:eastAsia="Times New Roman" w:hAnsi="Calibri" w:cs="Calibri"/>
                  <w:color w:val="000000"/>
                  <w:lang w:eastAsia="en-AU"/>
                </w:rPr>
                <w:t>LLN1198</w:t>
              </w:r>
            </w:ins>
          </w:p>
        </w:tc>
        <w:tc>
          <w:tcPr>
            <w:tcW w:w="933" w:type="pct"/>
            <w:noWrap/>
            <w:hideMark/>
          </w:tcPr>
          <w:p w:rsidR="00110C18" w:rsidRPr="0056388D" w:rsidRDefault="00110C18" w:rsidP="00063728">
            <w:pPr>
              <w:rPr>
                <w:ins w:id="21765" w:author="KIM, Jason" w:date="2019-04-02T13:39:00Z"/>
                <w:rFonts w:ascii="Calibri" w:eastAsia="Times New Roman" w:hAnsi="Calibri" w:cs="Calibri"/>
                <w:color w:val="000000"/>
                <w:lang w:eastAsia="en-AU"/>
              </w:rPr>
            </w:pPr>
            <w:ins w:id="217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67" w:author="KIM, Jason" w:date="2019-04-02T13:39:00Z"/>
                <w:rFonts w:ascii="Calibri" w:eastAsia="Times New Roman" w:hAnsi="Calibri" w:cs="Calibri"/>
                <w:color w:val="000000"/>
                <w:lang w:eastAsia="en-AU"/>
              </w:rPr>
            </w:pPr>
            <w:ins w:id="21768" w:author="KIM, Jason" w:date="2019-04-02T13:39:00Z">
              <w:r w:rsidRPr="0056388D">
                <w:rPr>
                  <w:rFonts w:ascii="Calibri" w:eastAsia="Times New Roman" w:hAnsi="Calibri" w:cs="Calibri"/>
                  <w:color w:val="000000"/>
                  <w:lang w:eastAsia="en-AU"/>
                </w:rPr>
                <w:t>Chainage 3347</w:t>
              </w:r>
            </w:ins>
          </w:p>
        </w:tc>
        <w:tc>
          <w:tcPr>
            <w:tcW w:w="764" w:type="pct"/>
            <w:noWrap/>
            <w:hideMark/>
          </w:tcPr>
          <w:p w:rsidR="00110C18" w:rsidRPr="0056388D" w:rsidRDefault="00110C18" w:rsidP="00063728">
            <w:pPr>
              <w:jc w:val="right"/>
              <w:rPr>
                <w:ins w:id="21769" w:author="KIM, Jason" w:date="2019-04-02T13:39:00Z"/>
                <w:rFonts w:ascii="Calibri" w:eastAsia="Times New Roman" w:hAnsi="Calibri" w:cs="Calibri"/>
                <w:color w:val="000000"/>
                <w:lang w:eastAsia="en-AU"/>
              </w:rPr>
            </w:pPr>
            <w:ins w:id="21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71" w:author="KIM, Jason" w:date="2019-04-02T13:39:00Z"/>
        </w:trPr>
        <w:tc>
          <w:tcPr>
            <w:tcW w:w="708" w:type="pct"/>
            <w:vMerge/>
            <w:hideMark/>
          </w:tcPr>
          <w:p w:rsidR="00110C18" w:rsidRPr="0056388D" w:rsidRDefault="00110C18" w:rsidP="00063728">
            <w:pPr>
              <w:rPr>
                <w:ins w:id="217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73" w:author="KIM, Jason" w:date="2019-04-02T13:39:00Z"/>
                <w:rFonts w:ascii="Calibri" w:eastAsia="Times New Roman" w:hAnsi="Calibri" w:cs="Calibri"/>
                <w:color w:val="000000"/>
                <w:lang w:eastAsia="en-AU"/>
              </w:rPr>
            </w:pPr>
            <w:ins w:id="21774"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75" w:author="KIM, Jason" w:date="2019-04-02T13:39:00Z"/>
                <w:rFonts w:ascii="Calibri" w:eastAsia="Times New Roman" w:hAnsi="Calibri" w:cs="Calibri"/>
                <w:color w:val="000000"/>
                <w:lang w:eastAsia="en-AU"/>
              </w:rPr>
            </w:pPr>
            <w:ins w:id="2177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77" w:author="KIM, Jason" w:date="2019-04-02T13:39:00Z"/>
                <w:rFonts w:ascii="Calibri" w:eastAsia="Times New Roman" w:hAnsi="Calibri" w:cs="Calibri"/>
                <w:color w:val="000000"/>
                <w:lang w:eastAsia="en-AU"/>
              </w:rPr>
            </w:pPr>
            <w:ins w:id="21778" w:author="KIM, Jason" w:date="2019-04-02T13:39:00Z">
              <w:r w:rsidRPr="0056388D">
                <w:rPr>
                  <w:rFonts w:ascii="Calibri" w:eastAsia="Times New Roman" w:hAnsi="Calibri" w:cs="Calibri"/>
                  <w:color w:val="000000"/>
                  <w:lang w:eastAsia="en-AU"/>
                </w:rPr>
                <w:t>LLN1199</w:t>
              </w:r>
            </w:ins>
          </w:p>
        </w:tc>
        <w:tc>
          <w:tcPr>
            <w:tcW w:w="933" w:type="pct"/>
            <w:noWrap/>
            <w:hideMark/>
          </w:tcPr>
          <w:p w:rsidR="00110C18" w:rsidRPr="0056388D" w:rsidRDefault="00110C18" w:rsidP="00063728">
            <w:pPr>
              <w:rPr>
                <w:ins w:id="21779" w:author="KIM, Jason" w:date="2019-04-02T13:39:00Z"/>
                <w:rFonts w:ascii="Calibri" w:eastAsia="Times New Roman" w:hAnsi="Calibri" w:cs="Calibri"/>
                <w:color w:val="000000"/>
                <w:lang w:eastAsia="en-AU"/>
              </w:rPr>
            </w:pPr>
            <w:ins w:id="217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81" w:author="KIM, Jason" w:date="2019-04-02T13:39:00Z"/>
                <w:rFonts w:ascii="Calibri" w:eastAsia="Times New Roman" w:hAnsi="Calibri" w:cs="Calibri"/>
                <w:color w:val="000000"/>
                <w:lang w:eastAsia="en-AU"/>
              </w:rPr>
            </w:pPr>
            <w:ins w:id="21782" w:author="KIM, Jason" w:date="2019-04-02T13:39:00Z">
              <w:r w:rsidRPr="0056388D">
                <w:rPr>
                  <w:rFonts w:ascii="Calibri" w:eastAsia="Times New Roman" w:hAnsi="Calibri" w:cs="Calibri"/>
                  <w:color w:val="000000"/>
                  <w:lang w:eastAsia="en-AU"/>
                </w:rPr>
                <w:t>Chainage 3356</w:t>
              </w:r>
            </w:ins>
          </w:p>
        </w:tc>
        <w:tc>
          <w:tcPr>
            <w:tcW w:w="764" w:type="pct"/>
            <w:noWrap/>
            <w:hideMark/>
          </w:tcPr>
          <w:p w:rsidR="00110C18" w:rsidRPr="0056388D" w:rsidRDefault="00110C18" w:rsidP="00063728">
            <w:pPr>
              <w:jc w:val="right"/>
              <w:rPr>
                <w:ins w:id="21783" w:author="KIM, Jason" w:date="2019-04-02T13:39:00Z"/>
                <w:rFonts w:ascii="Calibri" w:eastAsia="Times New Roman" w:hAnsi="Calibri" w:cs="Calibri"/>
                <w:color w:val="000000"/>
                <w:lang w:eastAsia="en-AU"/>
              </w:rPr>
            </w:pPr>
            <w:ins w:id="21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85" w:author="KIM, Jason" w:date="2019-04-02T13:39:00Z"/>
        </w:trPr>
        <w:tc>
          <w:tcPr>
            <w:tcW w:w="708" w:type="pct"/>
            <w:vMerge/>
            <w:hideMark/>
          </w:tcPr>
          <w:p w:rsidR="00110C18" w:rsidRPr="0056388D" w:rsidRDefault="00110C18" w:rsidP="00063728">
            <w:pPr>
              <w:rPr>
                <w:ins w:id="217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87" w:author="KIM, Jason" w:date="2019-04-02T13:39:00Z"/>
                <w:rFonts w:ascii="Calibri" w:eastAsia="Times New Roman" w:hAnsi="Calibri" w:cs="Calibri"/>
                <w:color w:val="000000"/>
                <w:lang w:eastAsia="en-AU"/>
              </w:rPr>
            </w:pPr>
            <w:ins w:id="21788"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89" w:author="KIM, Jason" w:date="2019-04-02T13:39:00Z"/>
                <w:rFonts w:ascii="Calibri" w:eastAsia="Times New Roman" w:hAnsi="Calibri" w:cs="Calibri"/>
                <w:color w:val="000000"/>
                <w:lang w:eastAsia="en-AU"/>
              </w:rPr>
            </w:pPr>
            <w:ins w:id="2179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91" w:author="KIM, Jason" w:date="2019-04-02T13:39:00Z"/>
                <w:rFonts w:ascii="Calibri" w:eastAsia="Times New Roman" w:hAnsi="Calibri" w:cs="Calibri"/>
                <w:color w:val="000000"/>
                <w:lang w:eastAsia="en-AU"/>
              </w:rPr>
            </w:pPr>
            <w:ins w:id="21792" w:author="KIM, Jason" w:date="2019-04-02T13:39:00Z">
              <w:r w:rsidRPr="0056388D">
                <w:rPr>
                  <w:rFonts w:ascii="Calibri" w:eastAsia="Times New Roman" w:hAnsi="Calibri" w:cs="Calibri"/>
                  <w:color w:val="000000"/>
                  <w:lang w:eastAsia="en-AU"/>
                </w:rPr>
                <w:t>LLN1200</w:t>
              </w:r>
            </w:ins>
          </w:p>
        </w:tc>
        <w:tc>
          <w:tcPr>
            <w:tcW w:w="933" w:type="pct"/>
            <w:noWrap/>
            <w:hideMark/>
          </w:tcPr>
          <w:p w:rsidR="00110C18" w:rsidRPr="0056388D" w:rsidRDefault="00110C18" w:rsidP="00063728">
            <w:pPr>
              <w:rPr>
                <w:ins w:id="21793" w:author="KIM, Jason" w:date="2019-04-02T13:39:00Z"/>
                <w:rFonts w:ascii="Calibri" w:eastAsia="Times New Roman" w:hAnsi="Calibri" w:cs="Calibri"/>
                <w:color w:val="000000"/>
                <w:lang w:eastAsia="en-AU"/>
              </w:rPr>
            </w:pPr>
            <w:ins w:id="217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95" w:author="KIM, Jason" w:date="2019-04-02T13:39:00Z"/>
                <w:rFonts w:ascii="Calibri" w:eastAsia="Times New Roman" w:hAnsi="Calibri" w:cs="Calibri"/>
                <w:color w:val="000000"/>
                <w:lang w:eastAsia="en-AU"/>
              </w:rPr>
            </w:pPr>
            <w:ins w:id="21796" w:author="KIM, Jason" w:date="2019-04-02T13:39:00Z">
              <w:r w:rsidRPr="0056388D">
                <w:rPr>
                  <w:rFonts w:ascii="Calibri" w:eastAsia="Times New Roman" w:hAnsi="Calibri" w:cs="Calibri"/>
                  <w:color w:val="000000"/>
                  <w:lang w:eastAsia="en-AU"/>
                </w:rPr>
                <w:t>Chainage 3366</w:t>
              </w:r>
            </w:ins>
          </w:p>
        </w:tc>
        <w:tc>
          <w:tcPr>
            <w:tcW w:w="764" w:type="pct"/>
            <w:noWrap/>
            <w:hideMark/>
          </w:tcPr>
          <w:p w:rsidR="00110C18" w:rsidRPr="0056388D" w:rsidRDefault="00110C18" w:rsidP="00063728">
            <w:pPr>
              <w:jc w:val="right"/>
              <w:rPr>
                <w:ins w:id="21797" w:author="KIM, Jason" w:date="2019-04-02T13:39:00Z"/>
                <w:rFonts w:ascii="Calibri" w:eastAsia="Times New Roman" w:hAnsi="Calibri" w:cs="Calibri"/>
                <w:color w:val="000000"/>
                <w:lang w:eastAsia="en-AU"/>
              </w:rPr>
            </w:pPr>
            <w:ins w:id="21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99" w:author="KIM, Jason" w:date="2019-04-02T13:39:00Z"/>
        </w:trPr>
        <w:tc>
          <w:tcPr>
            <w:tcW w:w="708" w:type="pct"/>
            <w:vMerge/>
            <w:hideMark/>
          </w:tcPr>
          <w:p w:rsidR="00110C18" w:rsidRPr="0056388D" w:rsidRDefault="00110C18" w:rsidP="00063728">
            <w:pPr>
              <w:rPr>
                <w:ins w:id="218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01" w:author="KIM, Jason" w:date="2019-04-02T13:39:00Z"/>
                <w:rFonts w:ascii="Calibri" w:eastAsia="Times New Roman" w:hAnsi="Calibri" w:cs="Calibri"/>
                <w:color w:val="000000"/>
                <w:lang w:eastAsia="en-AU"/>
              </w:rPr>
            </w:pPr>
            <w:ins w:id="21802"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03" w:author="KIM, Jason" w:date="2019-04-02T13:39:00Z"/>
                <w:rFonts w:ascii="Calibri" w:eastAsia="Times New Roman" w:hAnsi="Calibri" w:cs="Calibri"/>
                <w:color w:val="000000"/>
                <w:lang w:eastAsia="en-AU"/>
              </w:rPr>
            </w:pPr>
            <w:ins w:id="2180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05" w:author="KIM, Jason" w:date="2019-04-02T13:39:00Z"/>
                <w:rFonts w:ascii="Calibri" w:eastAsia="Times New Roman" w:hAnsi="Calibri" w:cs="Calibri"/>
                <w:color w:val="000000"/>
                <w:lang w:eastAsia="en-AU"/>
              </w:rPr>
            </w:pPr>
            <w:ins w:id="21806" w:author="KIM, Jason" w:date="2019-04-02T13:39:00Z">
              <w:r w:rsidRPr="0056388D">
                <w:rPr>
                  <w:rFonts w:ascii="Calibri" w:eastAsia="Times New Roman" w:hAnsi="Calibri" w:cs="Calibri"/>
                  <w:color w:val="000000"/>
                  <w:lang w:eastAsia="en-AU"/>
                </w:rPr>
                <w:t>LLN1201</w:t>
              </w:r>
            </w:ins>
          </w:p>
        </w:tc>
        <w:tc>
          <w:tcPr>
            <w:tcW w:w="933" w:type="pct"/>
            <w:noWrap/>
            <w:hideMark/>
          </w:tcPr>
          <w:p w:rsidR="00110C18" w:rsidRPr="0056388D" w:rsidRDefault="00110C18" w:rsidP="00063728">
            <w:pPr>
              <w:rPr>
                <w:ins w:id="21807" w:author="KIM, Jason" w:date="2019-04-02T13:39:00Z"/>
                <w:rFonts w:ascii="Calibri" w:eastAsia="Times New Roman" w:hAnsi="Calibri" w:cs="Calibri"/>
                <w:color w:val="000000"/>
                <w:lang w:eastAsia="en-AU"/>
              </w:rPr>
            </w:pPr>
            <w:ins w:id="218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09" w:author="KIM, Jason" w:date="2019-04-02T13:39:00Z"/>
                <w:rFonts w:ascii="Calibri" w:eastAsia="Times New Roman" w:hAnsi="Calibri" w:cs="Calibri"/>
                <w:color w:val="000000"/>
                <w:lang w:eastAsia="en-AU"/>
              </w:rPr>
            </w:pPr>
            <w:ins w:id="21810" w:author="KIM, Jason" w:date="2019-04-02T13:39:00Z">
              <w:r w:rsidRPr="0056388D">
                <w:rPr>
                  <w:rFonts w:ascii="Calibri" w:eastAsia="Times New Roman" w:hAnsi="Calibri" w:cs="Calibri"/>
                  <w:color w:val="000000"/>
                  <w:lang w:eastAsia="en-AU"/>
                </w:rPr>
                <w:t>Chainage 3376</w:t>
              </w:r>
            </w:ins>
          </w:p>
        </w:tc>
        <w:tc>
          <w:tcPr>
            <w:tcW w:w="764" w:type="pct"/>
            <w:noWrap/>
            <w:hideMark/>
          </w:tcPr>
          <w:p w:rsidR="00110C18" w:rsidRPr="0056388D" w:rsidRDefault="00110C18" w:rsidP="00063728">
            <w:pPr>
              <w:jc w:val="right"/>
              <w:rPr>
                <w:ins w:id="21811" w:author="KIM, Jason" w:date="2019-04-02T13:39:00Z"/>
                <w:rFonts w:ascii="Calibri" w:eastAsia="Times New Roman" w:hAnsi="Calibri" w:cs="Calibri"/>
                <w:color w:val="000000"/>
                <w:lang w:eastAsia="en-AU"/>
              </w:rPr>
            </w:pPr>
            <w:ins w:id="218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13" w:author="KIM, Jason" w:date="2019-04-02T13:39:00Z"/>
        </w:trPr>
        <w:tc>
          <w:tcPr>
            <w:tcW w:w="708" w:type="pct"/>
            <w:vMerge/>
            <w:hideMark/>
          </w:tcPr>
          <w:p w:rsidR="00110C18" w:rsidRPr="0056388D" w:rsidRDefault="00110C18" w:rsidP="00063728">
            <w:pPr>
              <w:rPr>
                <w:ins w:id="218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15" w:author="KIM, Jason" w:date="2019-04-02T13:39:00Z"/>
                <w:rFonts w:ascii="Calibri" w:eastAsia="Times New Roman" w:hAnsi="Calibri" w:cs="Calibri"/>
                <w:color w:val="000000"/>
                <w:lang w:eastAsia="en-AU"/>
              </w:rPr>
            </w:pPr>
            <w:ins w:id="21816"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17" w:author="KIM, Jason" w:date="2019-04-02T13:39:00Z"/>
                <w:rFonts w:ascii="Calibri" w:eastAsia="Times New Roman" w:hAnsi="Calibri" w:cs="Calibri"/>
                <w:color w:val="000000"/>
                <w:lang w:eastAsia="en-AU"/>
              </w:rPr>
            </w:pPr>
            <w:ins w:id="2181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19" w:author="KIM, Jason" w:date="2019-04-02T13:39:00Z"/>
                <w:rFonts w:ascii="Calibri" w:eastAsia="Times New Roman" w:hAnsi="Calibri" w:cs="Calibri"/>
                <w:color w:val="000000"/>
                <w:lang w:eastAsia="en-AU"/>
              </w:rPr>
            </w:pPr>
            <w:ins w:id="21820" w:author="KIM, Jason" w:date="2019-04-02T13:39:00Z">
              <w:r w:rsidRPr="0056388D">
                <w:rPr>
                  <w:rFonts w:ascii="Calibri" w:eastAsia="Times New Roman" w:hAnsi="Calibri" w:cs="Calibri"/>
                  <w:color w:val="000000"/>
                  <w:lang w:eastAsia="en-AU"/>
                </w:rPr>
                <w:t>LLN1202</w:t>
              </w:r>
            </w:ins>
          </w:p>
        </w:tc>
        <w:tc>
          <w:tcPr>
            <w:tcW w:w="933" w:type="pct"/>
            <w:noWrap/>
            <w:hideMark/>
          </w:tcPr>
          <w:p w:rsidR="00110C18" w:rsidRPr="0056388D" w:rsidRDefault="00110C18" w:rsidP="00063728">
            <w:pPr>
              <w:rPr>
                <w:ins w:id="21821" w:author="KIM, Jason" w:date="2019-04-02T13:39:00Z"/>
                <w:rFonts w:ascii="Calibri" w:eastAsia="Times New Roman" w:hAnsi="Calibri" w:cs="Calibri"/>
                <w:color w:val="000000"/>
                <w:lang w:eastAsia="en-AU"/>
              </w:rPr>
            </w:pPr>
            <w:ins w:id="218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23" w:author="KIM, Jason" w:date="2019-04-02T13:39:00Z"/>
                <w:rFonts w:ascii="Calibri" w:eastAsia="Times New Roman" w:hAnsi="Calibri" w:cs="Calibri"/>
                <w:color w:val="000000"/>
                <w:lang w:eastAsia="en-AU"/>
              </w:rPr>
            </w:pPr>
            <w:ins w:id="21824" w:author="KIM, Jason" w:date="2019-04-02T13:39:00Z">
              <w:r w:rsidRPr="0056388D">
                <w:rPr>
                  <w:rFonts w:ascii="Calibri" w:eastAsia="Times New Roman" w:hAnsi="Calibri" w:cs="Calibri"/>
                  <w:color w:val="000000"/>
                  <w:lang w:eastAsia="en-AU"/>
                </w:rPr>
                <w:t>Chainage 3385</w:t>
              </w:r>
            </w:ins>
          </w:p>
        </w:tc>
        <w:tc>
          <w:tcPr>
            <w:tcW w:w="764" w:type="pct"/>
            <w:noWrap/>
            <w:hideMark/>
          </w:tcPr>
          <w:p w:rsidR="00110C18" w:rsidRPr="0056388D" w:rsidRDefault="00110C18" w:rsidP="00063728">
            <w:pPr>
              <w:jc w:val="right"/>
              <w:rPr>
                <w:ins w:id="21825" w:author="KIM, Jason" w:date="2019-04-02T13:39:00Z"/>
                <w:rFonts w:ascii="Calibri" w:eastAsia="Times New Roman" w:hAnsi="Calibri" w:cs="Calibri"/>
                <w:color w:val="000000"/>
                <w:lang w:eastAsia="en-AU"/>
              </w:rPr>
            </w:pPr>
            <w:ins w:id="21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27" w:author="KIM, Jason" w:date="2019-04-02T13:39:00Z"/>
        </w:trPr>
        <w:tc>
          <w:tcPr>
            <w:tcW w:w="708" w:type="pct"/>
            <w:vMerge/>
            <w:hideMark/>
          </w:tcPr>
          <w:p w:rsidR="00110C18" w:rsidRPr="0056388D" w:rsidRDefault="00110C18" w:rsidP="00063728">
            <w:pPr>
              <w:rPr>
                <w:ins w:id="218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29" w:author="KIM, Jason" w:date="2019-04-02T13:39:00Z"/>
                <w:rFonts w:ascii="Calibri" w:eastAsia="Times New Roman" w:hAnsi="Calibri" w:cs="Calibri"/>
                <w:color w:val="000000"/>
                <w:lang w:eastAsia="en-AU"/>
              </w:rPr>
            </w:pPr>
            <w:ins w:id="21830"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31" w:author="KIM, Jason" w:date="2019-04-02T13:39:00Z"/>
                <w:rFonts w:ascii="Calibri" w:eastAsia="Times New Roman" w:hAnsi="Calibri" w:cs="Calibri"/>
                <w:color w:val="000000"/>
                <w:lang w:eastAsia="en-AU"/>
              </w:rPr>
            </w:pPr>
            <w:ins w:id="2183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33" w:author="KIM, Jason" w:date="2019-04-02T13:39:00Z"/>
                <w:rFonts w:ascii="Calibri" w:eastAsia="Times New Roman" w:hAnsi="Calibri" w:cs="Calibri"/>
                <w:color w:val="000000"/>
                <w:lang w:eastAsia="en-AU"/>
              </w:rPr>
            </w:pPr>
            <w:ins w:id="21834" w:author="KIM, Jason" w:date="2019-04-02T13:39:00Z">
              <w:r w:rsidRPr="0056388D">
                <w:rPr>
                  <w:rFonts w:ascii="Calibri" w:eastAsia="Times New Roman" w:hAnsi="Calibri" w:cs="Calibri"/>
                  <w:color w:val="000000"/>
                  <w:lang w:eastAsia="en-AU"/>
                </w:rPr>
                <w:t>LLN1203</w:t>
              </w:r>
            </w:ins>
          </w:p>
        </w:tc>
        <w:tc>
          <w:tcPr>
            <w:tcW w:w="933" w:type="pct"/>
            <w:noWrap/>
            <w:hideMark/>
          </w:tcPr>
          <w:p w:rsidR="00110C18" w:rsidRPr="0056388D" w:rsidRDefault="00110C18" w:rsidP="00063728">
            <w:pPr>
              <w:rPr>
                <w:ins w:id="21835" w:author="KIM, Jason" w:date="2019-04-02T13:39:00Z"/>
                <w:rFonts w:ascii="Calibri" w:eastAsia="Times New Roman" w:hAnsi="Calibri" w:cs="Calibri"/>
                <w:color w:val="000000"/>
                <w:lang w:eastAsia="en-AU"/>
              </w:rPr>
            </w:pPr>
            <w:ins w:id="218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37" w:author="KIM, Jason" w:date="2019-04-02T13:39:00Z"/>
                <w:rFonts w:ascii="Calibri" w:eastAsia="Times New Roman" w:hAnsi="Calibri" w:cs="Calibri"/>
                <w:color w:val="000000"/>
                <w:lang w:eastAsia="en-AU"/>
              </w:rPr>
            </w:pPr>
            <w:ins w:id="21838" w:author="KIM, Jason" w:date="2019-04-02T13:39:00Z">
              <w:r w:rsidRPr="0056388D">
                <w:rPr>
                  <w:rFonts w:ascii="Calibri" w:eastAsia="Times New Roman" w:hAnsi="Calibri" w:cs="Calibri"/>
                  <w:color w:val="000000"/>
                  <w:lang w:eastAsia="en-AU"/>
                </w:rPr>
                <w:t>Chainage 3395</w:t>
              </w:r>
            </w:ins>
          </w:p>
        </w:tc>
        <w:tc>
          <w:tcPr>
            <w:tcW w:w="764" w:type="pct"/>
            <w:noWrap/>
            <w:hideMark/>
          </w:tcPr>
          <w:p w:rsidR="00110C18" w:rsidRPr="0056388D" w:rsidRDefault="00110C18" w:rsidP="00063728">
            <w:pPr>
              <w:jc w:val="right"/>
              <w:rPr>
                <w:ins w:id="21839" w:author="KIM, Jason" w:date="2019-04-02T13:39:00Z"/>
                <w:rFonts w:ascii="Calibri" w:eastAsia="Times New Roman" w:hAnsi="Calibri" w:cs="Calibri"/>
                <w:color w:val="000000"/>
                <w:lang w:eastAsia="en-AU"/>
              </w:rPr>
            </w:pPr>
            <w:ins w:id="21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41" w:author="KIM, Jason" w:date="2019-04-02T13:39:00Z"/>
        </w:trPr>
        <w:tc>
          <w:tcPr>
            <w:tcW w:w="708" w:type="pct"/>
            <w:vMerge/>
            <w:hideMark/>
          </w:tcPr>
          <w:p w:rsidR="00110C18" w:rsidRPr="0056388D" w:rsidRDefault="00110C18" w:rsidP="00063728">
            <w:pPr>
              <w:rPr>
                <w:ins w:id="21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43" w:author="KIM, Jason" w:date="2019-04-02T13:39:00Z"/>
                <w:rFonts w:ascii="Calibri" w:eastAsia="Times New Roman" w:hAnsi="Calibri" w:cs="Calibri"/>
                <w:color w:val="000000"/>
                <w:lang w:eastAsia="en-AU"/>
              </w:rPr>
            </w:pPr>
            <w:ins w:id="21844"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45" w:author="KIM, Jason" w:date="2019-04-02T13:39:00Z"/>
                <w:rFonts w:ascii="Calibri" w:eastAsia="Times New Roman" w:hAnsi="Calibri" w:cs="Calibri"/>
                <w:color w:val="000000"/>
                <w:lang w:eastAsia="en-AU"/>
              </w:rPr>
            </w:pPr>
            <w:ins w:id="2184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47" w:author="KIM, Jason" w:date="2019-04-02T13:39:00Z"/>
                <w:rFonts w:ascii="Calibri" w:eastAsia="Times New Roman" w:hAnsi="Calibri" w:cs="Calibri"/>
                <w:color w:val="000000"/>
                <w:lang w:eastAsia="en-AU"/>
              </w:rPr>
            </w:pPr>
            <w:ins w:id="21848" w:author="KIM, Jason" w:date="2019-04-02T13:39:00Z">
              <w:r w:rsidRPr="0056388D">
                <w:rPr>
                  <w:rFonts w:ascii="Calibri" w:eastAsia="Times New Roman" w:hAnsi="Calibri" w:cs="Calibri"/>
                  <w:color w:val="000000"/>
                  <w:lang w:eastAsia="en-AU"/>
                </w:rPr>
                <w:t>LLN1204</w:t>
              </w:r>
            </w:ins>
          </w:p>
        </w:tc>
        <w:tc>
          <w:tcPr>
            <w:tcW w:w="933" w:type="pct"/>
            <w:noWrap/>
            <w:hideMark/>
          </w:tcPr>
          <w:p w:rsidR="00110C18" w:rsidRPr="0056388D" w:rsidRDefault="00110C18" w:rsidP="00063728">
            <w:pPr>
              <w:rPr>
                <w:ins w:id="21849" w:author="KIM, Jason" w:date="2019-04-02T13:39:00Z"/>
                <w:rFonts w:ascii="Calibri" w:eastAsia="Times New Roman" w:hAnsi="Calibri" w:cs="Calibri"/>
                <w:color w:val="000000"/>
                <w:lang w:eastAsia="en-AU"/>
              </w:rPr>
            </w:pPr>
            <w:ins w:id="218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51" w:author="KIM, Jason" w:date="2019-04-02T13:39:00Z"/>
                <w:rFonts w:ascii="Calibri" w:eastAsia="Times New Roman" w:hAnsi="Calibri" w:cs="Calibri"/>
                <w:color w:val="000000"/>
                <w:lang w:eastAsia="en-AU"/>
              </w:rPr>
            </w:pPr>
            <w:ins w:id="21852" w:author="KIM, Jason" w:date="2019-04-02T13:39:00Z">
              <w:r w:rsidRPr="0056388D">
                <w:rPr>
                  <w:rFonts w:ascii="Calibri" w:eastAsia="Times New Roman" w:hAnsi="Calibri" w:cs="Calibri"/>
                  <w:color w:val="000000"/>
                  <w:lang w:eastAsia="en-AU"/>
                </w:rPr>
                <w:t>Chainage 3405</w:t>
              </w:r>
            </w:ins>
          </w:p>
        </w:tc>
        <w:tc>
          <w:tcPr>
            <w:tcW w:w="764" w:type="pct"/>
            <w:noWrap/>
            <w:hideMark/>
          </w:tcPr>
          <w:p w:rsidR="00110C18" w:rsidRPr="0056388D" w:rsidRDefault="00110C18" w:rsidP="00063728">
            <w:pPr>
              <w:jc w:val="right"/>
              <w:rPr>
                <w:ins w:id="21853" w:author="KIM, Jason" w:date="2019-04-02T13:39:00Z"/>
                <w:rFonts w:ascii="Calibri" w:eastAsia="Times New Roman" w:hAnsi="Calibri" w:cs="Calibri"/>
                <w:color w:val="000000"/>
                <w:lang w:eastAsia="en-AU"/>
              </w:rPr>
            </w:pPr>
            <w:ins w:id="21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55" w:author="KIM, Jason" w:date="2019-04-02T13:39:00Z"/>
        </w:trPr>
        <w:tc>
          <w:tcPr>
            <w:tcW w:w="708" w:type="pct"/>
            <w:vMerge/>
            <w:hideMark/>
          </w:tcPr>
          <w:p w:rsidR="00110C18" w:rsidRPr="0056388D" w:rsidRDefault="00110C18" w:rsidP="00063728">
            <w:pPr>
              <w:rPr>
                <w:ins w:id="218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57" w:author="KIM, Jason" w:date="2019-04-02T13:39:00Z"/>
                <w:rFonts w:ascii="Calibri" w:eastAsia="Times New Roman" w:hAnsi="Calibri" w:cs="Calibri"/>
                <w:color w:val="000000"/>
                <w:lang w:eastAsia="en-AU"/>
              </w:rPr>
            </w:pPr>
            <w:ins w:id="21858"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59" w:author="KIM, Jason" w:date="2019-04-02T13:39:00Z"/>
                <w:rFonts w:ascii="Calibri" w:eastAsia="Times New Roman" w:hAnsi="Calibri" w:cs="Calibri"/>
                <w:color w:val="000000"/>
                <w:lang w:eastAsia="en-AU"/>
              </w:rPr>
            </w:pPr>
            <w:ins w:id="2186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61" w:author="KIM, Jason" w:date="2019-04-02T13:39:00Z"/>
                <w:rFonts w:ascii="Calibri" w:eastAsia="Times New Roman" w:hAnsi="Calibri" w:cs="Calibri"/>
                <w:color w:val="000000"/>
                <w:lang w:eastAsia="en-AU"/>
              </w:rPr>
            </w:pPr>
            <w:ins w:id="21862" w:author="KIM, Jason" w:date="2019-04-02T13:39:00Z">
              <w:r w:rsidRPr="0056388D">
                <w:rPr>
                  <w:rFonts w:ascii="Calibri" w:eastAsia="Times New Roman" w:hAnsi="Calibri" w:cs="Calibri"/>
                  <w:color w:val="000000"/>
                  <w:lang w:eastAsia="en-AU"/>
                </w:rPr>
                <w:t>LLN1205</w:t>
              </w:r>
            </w:ins>
          </w:p>
        </w:tc>
        <w:tc>
          <w:tcPr>
            <w:tcW w:w="933" w:type="pct"/>
            <w:noWrap/>
            <w:hideMark/>
          </w:tcPr>
          <w:p w:rsidR="00110C18" w:rsidRPr="0056388D" w:rsidRDefault="00110C18" w:rsidP="00063728">
            <w:pPr>
              <w:rPr>
                <w:ins w:id="21863" w:author="KIM, Jason" w:date="2019-04-02T13:39:00Z"/>
                <w:rFonts w:ascii="Calibri" w:eastAsia="Times New Roman" w:hAnsi="Calibri" w:cs="Calibri"/>
                <w:color w:val="000000"/>
                <w:lang w:eastAsia="en-AU"/>
              </w:rPr>
            </w:pPr>
            <w:ins w:id="218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65" w:author="KIM, Jason" w:date="2019-04-02T13:39:00Z"/>
                <w:rFonts w:ascii="Calibri" w:eastAsia="Times New Roman" w:hAnsi="Calibri" w:cs="Calibri"/>
                <w:color w:val="000000"/>
                <w:lang w:eastAsia="en-AU"/>
              </w:rPr>
            </w:pPr>
            <w:ins w:id="21866" w:author="KIM, Jason" w:date="2019-04-02T13:39:00Z">
              <w:r w:rsidRPr="0056388D">
                <w:rPr>
                  <w:rFonts w:ascii="Calibri" w:eastAsia="Times New Roman" w:hAnsi="Calibri" w:cs="Calibri"/>
                  <w:color w:val="000000"/>
                  <w:lang w:eastAsia="en-AU"/>
                </w:rPr>
                <w:t>Chainage 3414</w:t>
              </w:r>
            </w:ins>
          </w:p>
        </w:tc>
        <w:tc>
          <w:tcPr>
            <w:tcW w:w="764" w:type="pct"/>
            <w:noWrap/>
            <w:hideMark/>
          </w:tcPr>
          <w:p w:rsidR="00110C18" w:rsidRPr="0056388D" w:rsidRDefault="00110C18" w:rsidP="00063728">
            <w:pPr>
              <w:jc w:val="right"/>
              <w:rPr>
                <w:ins w:id="21867" w:author="KIM, Jason" w:date="2019-04-02T13:39:00Z"/>
                <w:rFonts w:ascii="Calibri" w:eastAsia="Times New Roman" w:hAnsi="Calibri" w:cs="Calibri"/>
                <w:color w:val="000000"/>
                <w:lang w:eastAsia="en-AU"/>
              </w:rPr>
            </w:pPr>
            <w:ins w:id="21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69" w:author="KIM, Jason" w:date="2019-04-02T13:39:00Z"/>
        </w:trPr>
        <w:tc>
          <w:tcPr>
            <w:tcW w:w="708" w:type="pct"/>
            <w:vMerge/>
            <w:hideMark/>
          </w:tcPr>
          <w:p w:rsidR="00110C18" w:rsidRPr="0056388D" w:rsidRDefault="00110C18" w:rsidP="00063728">
            <w:pPr>
              <w:rPr>
                <w:ins w:id="218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71" w:author="KIM, Jason" w:date="2019-04-02T13:39:00Z"/>
                <w:rFonts w:ascii="Calibri" w:eastAsia="Times New Roman" w:hAnsi="Calibri" w:cs="Calibri"/>
                <w:color w:val="000000"/>
                <w:lang w:eastAsia="en-AU"/>
              </w:rPr>
            </w:pPr>
            <w:ins w:id="21872"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73" w:author="KIM, Jason" w:date="2019-04-02T13:39:00Z"/>
                <w:rFonts w:ascii="Calibri" w:eastAsia="Times New Roman" w:hAnsi="Calibri" w:cs="Calibri"/>
                <w:color w:val="000000"/>
                <w:lang w:eastAsia="en-AU"/>
              </w:rPr>
            </w:pPr>
            <w:ins w:id="2187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75" w:author="KIM, Jason" w:date="2019-04-02T13:39:00Z"/>
                <w:rFonts w:ascii="Calibri" w:eastAsia="Times New Roman" w:hAnsi="Calibri" w:cs="Calibri"/>
                <w:color w:val="000000"/>
                <w:lang w:eastAsia="en-AU"/>
              </w:rPr>
            </w:pPr>
            <w:ins w:id="21876" w:author="KIM, Jason" w:date="2019-04-02T13:39:00Z">
              <w:r w:rsidRPr="0056388D">
                <w:rPr>
                  <w:rFonts w:ascii="Calibri" w:eastAsia="Times New Roman" w:hAnsi="Calibri" w:cs="Calibri"/>
                  <w:color w:val="000000"/>
                  <w:lang w:eastAsia="en-AU"/>
                </w:rPr>
                <w:t>LLN1206</w:t>
              </w:r>
            </w:ins>
          </w:p>
        </w:tc>
        <w:tc>
          <w:tcPr>
            <w:tcW w:w="933" w:type="pct"/>
            <w:noWrap/>
            <w:hideMark/>
          </w:tcPr>
          <w:p w:rsidR="00110C18" w:rsidRPr="0056388D" w:rsidRDefault="00110C18" w:rsidP="00063728">
            <w:pPr>
              <w:rPr>
                <w:ins w:id="21877" w:author="KIM, Jason" w:date="2019-04-02T13:39:00Z"/>
                <w:rFonts w:ascii="Calibri" w:eastAsia="Times New Roman" w:hAnsi="Calibri" w:cs="Calibri"/>
                <w:color w:val="000000"/>
                <w:lang w:eastAsia="en-AU"/>
              </w:rPr>
            </w:pPr>
            <w:ins w:id="218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79" w:author="KIM, Jason" w:date="2019-04-02T13:39:00Z"/>
                <w:rFonts w:ascii="Calibri" w:eastAsia="Times New Roman" w:hAnsi="Calibri" w:cs="Calibri"/>
                <w:color w:val="000000"/>
                <w:lang w:eastAsia="en-AU"/>
              </w:rPr>
            </w:pPr>
            <w:ins w:id="21880" w:author="KIM, Jason" w:date="2019-04-02T13:39:00Z">
              <w:r w:rsidRPr="0056388D">
                <w:rPr>
                  <w:rFonts w:ascii="Calibri" w:eastAsia="Times New Roman" w:hAnsi="Calibri" w:cs="Calibri"/>
                  <w:color w:val="000000"/>
                  <w:lang w:eastAsia="en-AU"/>
                </w:rPr>
                <w:t>Chainage 3424</w:t>
              </w:r>
            </w:ins>
          </w:p>
        </w:tc>
        <w:tc>
          <w:tcPr>
            <w:tcW w:w="764" w:type="pct"/>
            <w:noWrap/>
            <w:hideMark/>
          </w:tcPr>
          <w:p w:rsidR="00110C18" w:rsidRPr="0056388D" w:rsidRDefault="00110C18" w:rsidP="00063728">
            <w:pPr>
              <w:jc w:val="right"/>
              <w:rPr>
                <w:ins w:id="21881" w:author="KIM, Jason" w:date="2019-04-02T13:39:00Z"/>
                <w:rFonts w:ascii="Calibri" w:eastAsia="Times New Roman" w:hAnsi="Calibri" w:cs="Calibri"/>
                <w:color w:val="000000"/>
                <w:lang w:eastAsia="en-AU"/>
              </w:rPr>
            </w:pPr>
            <w:ins w:id="218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83" w:author="KIM, Jason" w:date="2019-04-02T13:39:00Z"/>
        </w:trPr>
        <w:tc>
          <w:tcPr>
            <w:tcW w:w="708" w:type="pct"/>
            <w:vMerge/>
            <w:hideMark/>
          </w:tcPr>
          <w:p w:rsidR="00110C18" w:rsidRPr="0056388D" w:rsidRDefault="00110C18" w:rsidP="00063728">
            <w:pPr>
              <w:rPr>
                <w:ins w:id="218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85" w:author="KIM, Jason" w:date="2019-04-02T13:39:00Z"/>
                <w:rFonts w:ascii="Calibri" w:eastAsia="Times New Roman" w:hAnsi="Calibri" w:cs="Calibri"/>
                <w:color w:val="000000"/>
                <w:lang w:eastAsia="en-AU"/>
              </w:rPr>
            </w:pPr>
            <w:ins w:id="21886"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87" w:author="KIM, Jason" w:date="2019-04-02T13:39:00Z"/>
                <w:rFonts w:ascii="Calibri" w:eastAsia="Times New Roman" w:hAnsi="Calibri" w:cs="Calibri"/>
                <w:color w:val="000000"/>
                <w:lang w:eastAsia="en-AU"/>
              </w:rPr>
            </w:pPr>
            <w:ins w:id="2188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89" w:author="KIM, Jason" w:date="2019-04-02T13:39:00Z"/>
                <w:rFonts w:ascii="Calibri" w:eastAsia="Times New Roman" w:hAnsi="Calibri" w:cs="Calibri"/>
                <w:color w:val="000000"/>
                <w:lang w:eastAsia="en-AU"/>
              </w:rPr>
            </w:pPr>
            <w:ins w:id="21890" w:author="KIM, Jason" w:date="2019-04-02T13:39:00Z">
              <w:r w:rsidRPr="0056388D">
                <w:rPr>
                  <w:rFonts w:ascii="Calibri" w:eastAsia="Times New Roman" w:hAnsi="Calibri" w:cs="Calibri"/>
                  <w:color w:val="000000"/>
                  <w:lang w:eastAsia="en-AU"/>
                </w:rPr>
                <w:t>LLN1207</w:t>
              </w:r>
            </w:ins>
          </w:p>
        </w:tc>
        <w:tc>
          <w:tcPr>
            <w:tcW w:w="933" w:type="pct"/>
            <w:noWrap/>
            <w:hideMark/>
          </w:tcPr>
          <w:p w:rsidR="00110C18" w:rsidRPr="0056388D" w:rsidRDefault="00110C18" w:rsidP="00063728">
            <w:pPr>
              <w:rPr>
                <w:ins w:id="21891" w:author="KIM, Jason" w:date="2019-04-02T13:39:00Z"/>
                <w:rFonts w:ascii="Calibri" w:eastAsia="Times New Roman" w:hAnsi="Calibri" w:cs="Calibri"/>
                <w:color w:val="000000"/>
                <w:lang w:eastAsia="en-AU"/>
              </w:rPr>
            </w:pPr>
            <w:ins w:id="218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93" w:author="KIM, Jason" w:date="2019-04-02T13:39:00Z"/>
                <w:rFonts w:ascii="Calibri" w:eastAsia="Times New Roman" w:hAnsi="Calibri" w:cs="Calibri"/>
                <w:color w:val="000000"/>
                <w:lang w:eastAsia="en-AU"/>
              </w:rPr>
            </w:pPr>
            <w:ins w:id="21894" w:author="KIM, Jason" w:date="2019-04-02T13:39:00Z">
              <w:r w:rsidRPr="0056388D">
                <w:rPr>
                  <w:rFonts w:ascii="Calibri" w:eastAsia="Times New Roman" w:hAnsi="Calibri" w:cs="Calibri"/>
                  <w:color w:val="000000"/>
                  <w:lang w:eastAsia="en-AU"/>
                </w:rPr>
                <w:t>Chainage 3434</w:t>
              </w:r>
            </w:ins>
          </w:p>
        </w:tc>
        <w:tc>
          <w:tcPr>
            <w:tcW w:w="764" w:type="pct"/>
            <w:noWrap/>
            <w:hideMark/>
          </w:tcPr>
          <w:p w:rsidR="00110C18" w:rsidRPr="0056388D" w:rsidRDefault="00110C18" w:rsidP="00063728">
            <w:pPr>
              <w:jc w:val="right"/>
              <w:rPr>
                <w:ins w:id="21895" w:author="KIM, Jason" w:date="2019-04-02T13:39:00Z"/>
                <w:rFonts w:ascii="Calibri" w:eastAsia="Times New Roman" w:hAnsi="Calibri" w:cs="Calibri"/>
                <w:color w:val="000000"/>
                <w:lang w:eastAsia="en-AU"/>
              </w:rPr>
            </w:pPr>
            <w:ins w:id="218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97" w:author="KIM, Jason" w:date="2019-04-02T13:39:00Z"/>
        </w:trPr>
        <w:tc>
          <w:tcPr>
            <w:tcW w:w="708" w:type="pct"/>
            <w:vMerge/>
            <w:hideMark/>
          </w:tcPr>
          <w:p w:rsidR="00110C18" w:rsidRPr="0056388D" w:rsidRDefault="00110C18" w:rsidP="00063728">
            <w:pPr>
              <w:rPr>
                <w:ins w:id="218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99" w:author="KIM, Jason" w:date="2019-04-02T13:39:00Z"/>
                <w:rFonts w:ascii="Calibri" w:eastAsia="Times New Roman" w:hAnsi="Calibri" w:cs="Calibri"/>
                <w:color w:val="000000"/>
                <w:lang w:eastAsia="en-AU"/>
              </w:rPr>
            </w:pPr>
            <w:ins w:id="21900"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901" w:author="KIM, Jason" w:date="2019-04-02T13:39:00Z"/>
                <w:rFonts w:ascii="Calibri" w:eastAsia="Times New Roman" w:hAnsi="Calibri" w:cs="Calibri"/>
                <w:color w:val="000000"/>
                <w:lang w:eastAsia="en-AU"/>
              </w:rPr>
            </w:pPr>
            <w:ins w:id="2190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03" w:author="KIM, Jason" w:date="2019-04-02T13:39:00Z"/>
                <w:rFonts w:ascii="Calibri" w:eastAsia="Times New Roman" w:hAnsi="Calibri" w:cs="Calibri"/>
                <w:color w:val="000000"/>
                <w:lang w:eastAsia="en-AU"/>
              </w:rPr>
            </w:pPr>
            <w:ins w:id="21904" w:author="KIM, Jason" w:date="2019-04-02T13:39:00Z">
              <w:r w:rsidRPr="0056388D">
                <w:rPr>
                  <w:rFonts w:ascii="Calibri" w:eastAsia="Times New Roman" w:hAnsi="Calibri" w:cs="Calibri"/>
                  <w:color w:val="000000"/>
                  <w:lang w:eastAsia="en-AU"/>
                </w:rPr>
                <w:t>LLN1208</w:t>
              </w:r>
            </w:ins>
          </w:p>
        </w:tc>
        <w:tc>
          <w:tcPr>
            <w:tcW w:w="933" w:type="pct"/>
            <w:noWrap/>
            <w:hideMark/>
          </w:tcPr>
          <w:p w:rsidR="00110C18" w:rsidRPr="0056388D" w:rsidRDefault="00110C18" w:rsidP="00063728">
            <w:pPr>
              <w:rPr>
                <w:ins w:id="21905" w:author="KIM, Jason" w:date="2019-04-02T13:39:00Z"/>
                <w:rFonts w:ascii="Calibri" w:eastAsia="Times New Roman" w:hAnsi="Calibri" w:cs="Calibri"/>
                <w:color w:val="000000"/>
                <w:lang w:eastAsia="en-AU"/>
              </w:rPr>
            </w:pPr>
            <w:ins w:id="219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907" w:author="KIM, Jason" w:date="2019-04-02T13:39:00Z"/>
                <w:rFonts w:ascii="Calibri" w:eastAsia="Times New Roman" w:hAnsi="Calibri" w:cs="Calibri"/>
                <w:color w:val="000000"/>
                <w:lang w:eastAsia="en-AU"/>
              </w:rPr>
            </w:pPr>
            <w:ins w:id="21908" w:author="KIM, Jason" w:date="2019-04-02T13:39:00Z">
              <w:r w:rsidRPr="0056388D">
                <w:rPr>
                  <w:rFonts w:ascii="Calibri" w:eastAsia="Times New Roman" w:hAnsi="Calibri" w:cs="Calibri"/>
                  <w:color w:val="000000"/>
                  <w:lang w:eastAsia="en-AU"/>
                </w:rPr>
                <w:t>Chainage 3443</w:t>
              </w:r>
            </w:ins>
          </w:p>
        </w:tc>
        <w:tc>
          <w:tcPr>
            <w:tcW w:w="764" w:type="pct"/>
            <w:noWrap/>
            <w:hideMark/>
          </w:tcPr>
          <w:p w:rsidR="00110C18" w:rsidRPr="0056388D" w:rsidRDefault="00110C18" w:rsidP="00063728">
            <w:pPr>
              <w:jc w:val="right"/>
              <w:rPr>
                <w:ins w:id="21909" w:author="KIM, Jason" w:date="2019-04-02T13:39:00Z"/>
                <w:rFonts w:ascii="Calibri" w:eastAsia="Times New Roman" w:hAnsi="Calibri" w:cs="Calibri"/>
                <w:color w:val="000000"/>
                <w:lang w:eastAsia="en-AU"/>
              </w:rPr>
            </w:pPr>
            <w:ins w:id="21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11" w:author="KIM, Jason" w:date="2019-04-02T13:39:00Z"/>
        </w:trPr>
        <w:tc>
          <w:tcPr>
            <w:tcW w:w="708" w:type="pct"/>
            <w:vMerge w:val="restart"/>
            <w:noWrap/>
            <w:hideMark/>
          </w:tcPr>
          <w:p w:rsidR="00110C18" w:rsidRPr="0056388D" w:rsidRDefault="00110C18" w:rsidP="00063728">
            <w:pPr>
              <w:rPr>
                <w:ins w:id="21912" w:author="KIM, Jason" w:date="2019-04-02T13:39:00Z"/>
                <w:rFonts w:ascii="Calibri" w:eastAsia="Times New Roman" w:hAnsi="Calibri" w:cs="Calibri"/>
                <w:color w:val="000000"/>
                <w:lang w:eastAsia="en-AU"/>
              </w:rPr>
            </w:pPr>
            <w:ins w:id="21913" w:author="KIM, Jason" w:date="2019-04-02T13:39:00Z">
              <w:r w:rsidRPr="0056388D">
                <w:rPr>
                  <w:rFonts w:ascii="Calibri" w:eastAsia="Times New Roman" w:hAnsi="Calibri" w:cs="Calibri"/>
                  <w:color w:val="000000"/>
                  <w:lang w:eastAsia="en-AU"/>
                </w:rPr>
                <w:t>LLE22K71</w:t>
              </w:r>
            </w:ins>
          </w:p>
        </w:tc>
        <w:tc>
          <w:tcPr>
            <w:tcW w:w="605" w:type="pct"/>
            <w:noWrap/>
            <w:hideMark/>
          </w:tcPr>
          <w:p w:rsidR="00110C18" w:rsidRPr="0056388D" w:rsidRDefault="00110C18" w:rsidP="00063728">
            <w:pPr>
              <w:rPr>
                <w:ins w:id="21914" w:author="KIM, Jason" w:date="2019-04-02T13:39:00Z"/>
                <w:rFonts w:ascii="Calibri" w:eastAsia="Times New Roman" w:hAnsi="Calibri" w:cs="Calibri"/>
                <w:color w:val="000000"/>
                <w:lang w:eastAsia="en-AU"/>
              </w:rPr>
            </w:pPr>
            <w:ins w:id="21915"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16" w:author="KIM, Jason" w:date="2019-04-02T13:39:00Z"/>
                <w:rFonts w:ascii="Calibri" w:eastAsia="Times New Roman" w:hAnsi="Calibri" w:cs="Calibri"/>
                <w:color w:val="000000"/>
                <w:lang w:eastAsia="en-AU"/>
              </w:rPr>
            </w:pPr>
            <w:ins w:id="219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18" w:author="KIM, Jason" w:date="2019-04-02T13:39:00Z"/>
                <w:rFonts w:ascii="Calibri" w:eastAsia="Times New Roman" w:hAnsi="Calibri" w:cs="Calibri"/>
                <w:color w:val="000000"/>
                <w:lang w:eastAsia="en-AU"/>
              </w:rPr>
            </w:pPr>
            <w:ins w:id="21919" w:author="KIM, Jason" w:date="2019-04-02T13:39:00Z">
              <w:r w:rsidRPr="0056388D">
                <w:rPr>
                  <w:rFonts w:ascii="Calibri" w:eastAsia="Times New Roman" w:hAnsi="Calibri" w:cs="Calibri"/>
                  <w:color w:val="000000"/>
                  <w:lang w:eastAsia="en-AU"/>
                </w:rPr>
                <w:t>LLS2233</w:t>
              </w:r>
            </w:ins>
          </w:p>
        </w:tc>
        <w:tc>
          <w:tcPr>
            <w:tcW w:w="933" w:type="pct"/>
            <w:noWrap/>
            <w:hideMark/>
          </w:tcPr>
          <w:p w:rsidR="00110C18" w:rsidRPr="0056388D" w:rsidRDefault="00110C18" w:rsidP="00063728">
            <w:pPr>
              <w:rPr>
                <w:ins w:id="21920" w:author="KIM, Jason" w:date="2019-04-02T13:39:00Z"/>
                <w:rFonts w:ascii="Calibri" w:eastAsia="Times New Roman" w:hAnsi="Calibri" w:cs="Calibri"/>
                <w:color w:val="000000"/>
                <w:lang w:eastAsia="en-AU"/>
              </w:rPr>
            </w:pPr>
            <w:ins w:id="219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22" w:author="KIM, Jason" w:date="2019-04-02T13:39:00Z"/>
                <w:rFonts w:ascii="Calibri" w:eastAsia="Times New Roman" w:hAnsi="Calibri" w:cs="Calibri"/>
                <w:color w:val="000000"/>
                <w:lang w:eastAsia="en-AU"/>
              </w:rPr>
            </w:pPr>
            <w:ins w:id="21923" w:author="KIM, Jason" w:date="2019-04-02T13:39:00Z">
              <w:r w:rsidRPr="0056388D">
                <w:rPr>
                  <w:rFonts w:ascii="Calibri" w:eastAsia="Times New Roman" w:hAnsi="Calibri" w:cs="Calibri"/>
                  <w:color w:val="000000"/>
                  <w:lang w:eastAsia="en-AU"/>
                </w:rPr>
                <w:t>Chainage 3451</w:t>
              </w:r>
            </w:ins>
          </w:p>
        </w:tc>
        <w:tc>
          <w:tcPr>
            <w:tcW w:w="764" w:type="pct"/>
            <w:noWrap/>
            <w:hideMark/>
          </w:tcPr>
          <w:p w:rsidR="00110C18" w:rsidRPr="0056388D" w:rsidRDefault="00110C18" w:rsidP="00063728">
            <w:pPr>
              <w:jc w:val="right"/>
              <w:rPr>
                <w:ins w:id="21924" w:author="KIM, Jason" w:date="2019-04-02T13:39:00Z"/>
                <w:rFonts w:ascii="Calibri" w:eastAsia="Times New Roman" w:hAnsi="Calibri" w:cs="Calibri"/>
                <w:color w:val="000000"/>
                <w:lang w:eastAsia="en-AU"/>
              </w:rPr>
            </w:pPr>
            <w:ins w:id="21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26" w:author="KIM, Jason" w:date="2019-04-02T13:39:00Z"/>
        </w:trPr>
        <w:tc>
          <w:tcPr>
            <w:tcW w:w="708" w:type="pct"/>
            <w:vMerge/>
            <w:hideMark/>
          </w:tcPr>
          <w:p w:rsidR="00110C18" w:rsidRPr="0056388D" w:rsidRDefault="00110C18" w:rsidP="00063728">
            <w:pPr>
              <w:rPr>
                <w:ins w:id="219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28" w:author="KIM, Jason" w:date="2019-04-02T13:39:00Z"/>
                <w:rFonts w:ascii="Calibri" w:eastAsia="Times New Roman" w:hAnsi="Calibri" w:cs="Calibri"/>
                <w:color w:val="000000"/>
                <w:lang w:eastAsia="en-AU"/>
              </w:rPr>
            </w:pPr>
            <w:ins w:id="21929"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30" w:author="KIM, Jason" w:date="2019-04-02T13:39:00Z"/>
                <w:rFonts w:ascii="Calibri" w:eastAsia="Times New Roman" w:hAnsi="Calibri" w:cs="Calibri"/>
                <w:color w:val="000000"/>
                <w:lang w:eastAsia="en-AU"/>
              </w:rPr>
            </w:pPr>
            <w:ins w:id="2193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32" w:author="KIM, Jason" w:date="2019-04-02T13:39:00Z"/>
                <w:rFonts w:ascii="Calibri" w:eastAsia="Times New Roman" w:hAnsi="Calibri" w:cs="Calibri"/>
                <w:color w:val="000000"/>
                <w:lang w:eastAsia="en-AU"/>
              </w:rPr>
            </w:pPr>
            <w:ins w:id="21933" w:author="KIM, Jason" w:date="2019-04-02T13:39:00Z">
              <w:r w:rsidRPr="0056388D">
                <w:rPr>
                  <w:rFonts w:ascii="Calibri" w:eastAsia="Times New Roman" w:hAnsi="Calibri" w:cs="Calibri"/>
                  <w:color w:val="000000"/>
                  <w:lang w:eastAsia="en-AU"/>
                </w:rPr>
                <w:t>LLS2234</w:t>
              </w:r>
            </w:ins>
          </w:p>
        </w:tc>
        <w:tc>
          <w:tcPr>
            <w:tcW w:w="933" w:type="pct"/>
            <w:noWrap/>
            <w:hideMark/>
          </w:tcPr>
          <w:p w:rsidR="00110C18" w:rsidRPr="0056388D" w:rsidRDefault="00110C18" w:rsidP="00063728">
            <w:pPr>
              <w:rPr>
                <w:ins w:id="21934" w:author="KIM, Jason" w:date="2019-04-02T13:39:00Z"/>
                <w:rFonts w:ascii="Calibri" w:eastAsia="Times New Roman" w:hAnsi="Calibri" w:cs="Calibri"/>
                <w:color w:val="000000"/>
                <w:lang w:eastAsia="en-AU"/>
              </w:rPr>
            </w:pPr>
            <w:ins w:id="219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36" w:author="KIM, Jason" w:date="2019-04-02T13:39:00Z"/>
                <w:rFonts w:ascii="Calibri" w:eastAsia="Times New Roman" w:hAnsi="Calibri" w:cs="Calibri"/>
                <w:color w:val="000000"/>
                <w:lang w:eastAsia="en-AU"/>
              </w:rPr>
            </w:pPr>
            <w:ins w:id="21937" w:author="KIM, Jason" w:date="2019-04-02T13:39:00Z">
              <w:r w:rsidRPr="0056388D">
                <w:rPr>
                  <w:rFonts w:ascii="Calibri" w:eastAsia="Times New Roman" w:hAnsi="Calibri" w:cs="Calibri"/>
                  <w:color w:val="000000"/>
                  <w:lang w:eastAsia="en-AU"/>
                </w:rPr>
                <w:t>Chainage 3460</w:t>
              </w:r>
            </w:ins>
          </w:p>
        </w:tc>
        <w:tc>
          <w:tcPr>
            <w:tcW w:w="764" w:type="pct"/>
            <w:noWrap/>
            <w:hideMark/>
          </w:tcPr>
          <w:p w:rsidR="00110C18" w:rsidRPr="0056388D" w:rsidRDefault="00110C18" w:rsidP="00063728">
            <w:pPr>
              <w:jc w:val="right"/>
              <w:rPr>
                <w:ins w:id="21938" w:author="KIM, Jason" w:date="2019-04-02T13:39:00Z"/>
                <w:rFonts w:ascii="Calibri" w:eastAsia="Times New Roman" w:hAnsi="Calibri" w:cs="Calibri"/>
                <w:color w:val="000000"/>
                <w:lang w:eastAsia="en-AU"/>
              </w:rPr>
            </w:pPr>
            <w:ins w:id="21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40" w:author="KIM, Jason" w:date="2019-04-02T13:39:00Z"/>
        </w:trPr>
        <w:tc>
          <w:tcPr>
            <w:tcW w:w="708" w:type="pct"/>
            <w:vMerge/>
            <w:hideMark/>
          </w:tcPr>
          <w:p w:rsidR="00110C18" w:rsidRPr="0056388D" w:rsidRDefault="00110C18" w:rsidP="00063728">
            <w:pPr>
              <w:rPr>
                <w:ins w:id="219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42" w:author="KIM, Jason" w:date="2019-04-02T13:39:00Z"/>
                <w:rFonts w:ascii="Calibri" w:eastAsia="Times New Roman" w:hAnsi="Calibri" w:cs="Calibri"/>
                <w:color w:val="000000"/>
                <w:lang w:eastAsia="en-AU"/>
              </w:rPr>
            </w:pPr>
            <w:ins w:id="21943"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44" w:author="KIM, Jason" w:date="2019-04-02T13:39:00Z"/>
                <w:rFonts w:ascii="Calibri" w:eastAsia="Times New Roman" w:hAnsi="Calibri" w:cs="Calibri"/>
                <w:color w:val="000000"/>
                <w:lang w:eastAsia="en-AU"/>
              </w:rPr>
            </w:pPr>
            <w:ins w:id="2194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46" w:author="KIM, Jason" w:date="2019-04-02T13:39:00Z"/>
                <w:rFonts w:ascii="Calibri" w:eastAsia="Times New Roman" w:hAnsi="Calibri" w:cs="Calibri"/>
                <w:color w:val="000000"/>
                <w:lang w:eastAsia="en-AU"/>
              </w:rPr>
            </w:pPr>
            <w:ins w:id="21947" w:author="KIM, Jason" w:date="2019-04-02T13:39:00Z">
              <w:r w:rsidRPr="0056388D">
                <w:rPr>
                  <w:rFonts w:ascii="Calibri" w:eastAsia="Times New Roman" w:hAnsi="Calibri" w:cs="Calibri"/>
                  <w:color w:val="000000"/>
                  <w:lang w:eastAsia="en-AU"/>
                </w:rPr>
                <w:t>LLS2235</w:t>
              </w:r>
            </w:ins>
          </w:p>
        </w:tc>
        <w:tc>
          <w:tcPr>
            <w:tcW w:w="933" w:type="pct"/>
            <w:noWrap/>
            <w:hideMark/>
          </w:tcPr>
          <w:p w:rsidR="00110C18" w:rsidRPr="0056388D" w:rsidRDefault="00110C18" w:rsidP="00063728">
            <w:pPr>
              <w:rPr>
                <w:ins w:id="21948" w:author="KIM, Jason" w:date="2019-04-02T13:39:00Z"/>
                <w:rFonts w:ascii="Calibri" w:eastAsia="Times New Roman" w:hAnsi="Calibri" w:cs="Calibri"/>
                <w:color w:val="000000"/>
                <w:lang w:eastAsia="en-AU"/>
              </w:rPr>
            </w:pPr>
            <w:ins w:id="219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50" w:author="KIM, Jason" w:date="2019-04-02T13:39:00Z"/>
                <w:rFonts w:ascii="Calibri" w:eastAsia="Times New Roman" w:hAnsi="Calibri" w:cs="Calibri"/>
                <w:color w:val="000000"/>
                <w:lang w:eastAsia="en-AU"/>
              </w:rPr>
            </w:pPr>
            <w:ins w:id="21951" w:author="KIM, Jason" w:date="2019-04-02T13:39:00Z">
              <w:r w:rsidRPr="0056388D">
                <w:rPr>
                  <w:rFonts w:ascii="Calibri" w:eastAsia="Times New Roman" w:hAnsi="Calibri" w:cs="Calibri"/>
                  <w:color w:val="000000"/>
                  <w:lang w:eastAsia="en-AU"/>
                </w:rPr>
                <w:t>Chainage 3470</w:t>
              </w:r>
            </w:ins>
          </w:p>
        </w:tc>
        <w:tc>
          <w:tcPr>
            <w:tcW w:w="764" w:type="pct"/>
            <w:noWrap/>
            <w:hideMark/>
          </w:tcPr>
          <w:p w:rsidR="00110C18" w:rsidRPr="0056388D" w:rsidRDefault="00110C18" w:rsidP="00063728">
            <w:pPr>
              <w:jc w:val="right"/>
              <w:rPr>
                <w:ins w:id="21952" w:author="KIM, Jason" w:date="2019-04-02T13:39:00Z"/>
                <w:rFonts w:ascii="Calibri" w:eastAsia="Times New Roman" w:hAnsi="Calibri" w:cs="Calibri"/>
                <w:color w:val="000000"/>
                <w:lang w:eastAsia="en-AU"/>
              </w:rPr>
            </w:pPr>
            <w:ins w:id="21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54" w:author="KIM, Jason" w:date="2019-04-02T13:39:00Z"/>
        </w:trPr>
        <w:tc>
          <w:tcPr>
            <w:tcW w:w="708" w:type="pct"/>
            <w:vMerge/>
            <w:hideMark/>
          </w:tcPr>
          <w:p w:rsidR="00110C18" w:rsidRPr="0056388D" w:rsidRDefault="00110C18" w:rsidP="00063728">
            <w:pPr>
              <w:rPr>
                <w:ins w:id="219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56" w:author="KIM, Jason" w:date="2019-04-02T13:39:00Z"/>
                <w:rFonts w:ascii="Calibri" w:eastAsia="Times New Roman" w:hAnsi="Calibri" w:cs="Calibri"/>
                <w:color w:val="000000"/>
                <w:lang w:eastAsia="en-AU"/>
              </w:rPr>
            </w:pPr>
            <w:ins w:id="21957"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58" w:author="KIM, Jason" w:date="2019-04-02T13:39:00Z"/>
                <w:rFonts w:ascii="Calibri" w:eastAsia="Times New Roman" w:hAnsi="Calibri" w:cs="Calibri"/>
                <w:color w:val="000000"/>
                <w:lang w:eastAsia="en-AU"/>
              </w:rPr>
            </w:pPr>
            <w:ins w:id="2195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60" w:author="KIM, Jason" w:date="2019-04-02T13:39:00Z"/>
                <w:rFonts w:ascii="Calibri" w:eastAsia="Times New Roman" w:hAnsi="Calibri" w:cs="Calibri"/>
                <w:color w:val="000000"/>
                <w:lang w:eastAsia="en-AU"/>
              </w:rPr>
            </w:pPr>
            <w:ins w:id="21961" w:author="KIM, Jason" w:date="2019-04-02T13:39:00Z">
              <w:r w:rsidRPr="0056388D">
                <w:rPr>
                  <w:rFonts w:ascii="Calibri" w:eastAsia="Times New Roman" w:hAnsi="Calibri" w:cs="Calibri"/>
                  <w:color w:val="000000"/>
                  <w:lang w:eastAsia="en-AU"/>
                </w:rPr>
                <w:t>LLS2236</w:t>
              </w:r>
            </w:ins>
          </w:p>
        </w:tc>
        <w:tc>
          <w:tcPr>
            <w:tcW w:w="933" w:type="pct"/>
            <w:noWrap/>
            <w:hideMark/>
          </w:tcPr>
          <w:p w:rsidR="00110C18" w:rsidRPr="0056388D" w:rsidRDefault="00110C18" w:rsidP="00063728">
            <w:pPr>
              <w:rPr>
                <w:ins w:id="21962" w:author="KIM, Jason" w:date="2019-04-02T13:39:00Z"/>
                <w:rFonts w:ascii="Calibri" w:eastAsia="Times New Roman" w:hAnsi="Calibri" w:cs="Calibri"/>
                <w:color w:val="000000"/>
                <w:lang w:eastAsia="en-AU"/>
              </w:rPr>
            </w:pPr>
            <w:ins w:id="219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64" w:author="KIM, Jason" w:date="2019-04-02T13:39:00Z"/>
                <w:rFonts w:ascii="Calibri" w:eastAsia="Times New Roman" w:hAnsi="Calibri" w:cs="Calibri"/>
                <w:color w:val="000000"/>
                <w:lang w:eastAsia="en-AU"/>
              </w:rPr>
            </w:pPr>
            <w:ins w:id="21965" w:author="KIM, Jason" w:date="2019-04-02T13:39:00Z">
              <w:r w:rsidRPr="0056388D">
                <w:rPr>
                  <w:rFonts w:ascii="Calibri" w:eastAsia="Times New Roman" w:hAnsi="Calibri" w:cs="Calibri"/>
                  <w:color w:val="000000"/>
                  <w:lang w:eastAsia="en-AU"/>
                </w:rPr>
                <w:t>Chainage 3480</w:t>
              </w:r>
            </w:ins>
          </w:p>
        </w:tc>
        <w:tc>
          <w:tcPr>
            <w:tcW w:w="764" w:type="pct"/>
            <w:noWrap/>
            <w:hideMark/>
          </w:tcPr>
          <w:p w:rsidR="00110C18" w:rsidRPr="0056388D" w:rsidRDefault="00110C18" w:rsidP="00063728">
            <w:pPr>
              <w:jc w:val="right"/>
              <w:rPr>
                <w:ins w:id="21966" w:author="KIM, Jason" w:date="2019-04-02T13:39:00Z"/>
                <w:rFonts w:ascii="Calibri" w:eastAsia="Times New Roman" w:hAnsi="Calibri" w:cs="Calibri"/>
                <w:color w:val="000000"/>
                <w:lang w:eastAsia="en-AU"/>
              </w:rPr>
            </w:pPr>
            <w:ins w:id="21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68" w:author="KIM, Jason" w:date="2019-04-02T13:39:00Z"/>
        </w:trPr>
        <w:tc>
          <w:tcPr>
            <w:tcW w:w="708" w:type="pct"/>
            <w:vMerge/>
            <w:hideMark/>
          </w:tcPr>
          <w:p w:rsidR="00110C18" w:rsidRPr="0056388D" w:rsidRDefault="00110C18" w:rsidP="00063728">
            <w:pPr>
              <w:rPr>
                <w:ins w:id="219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70" w:author="KIM, Jason" w:date="2019-04-02T13:39:00Z"/>
                <w:rFonts w:ascii="Calibri" w:eastAsia="Times New Roman" w:hAnsi="Calibri" w:cs="Calibri"/>
                <w:color w:val="000000"/>
                <w:lang w:eastAsia="en-AU"/>
              </w:rPr>
            </w:pPr>
            <w:ins w:id="21971"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72" w:author="KIM, Jason" w:date="2019-04-02T13:39:00Z"/>
                <w:rFonts w:ascii="Calibri" w:eastAsia="Times New Roman" w:hAnsi="Calibri" w:cs="Calibri"/>
                <w:color w:val="000000"/>
                <w:lang w:eastAsia="en-AU"/>
              </w:rPr>
            </w:pPr>
            <w:ins w:id="2197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74" w:author="KIM, Jason" w:date="2019-04-02T13:39:00Z"/>
                <w:rFonts w:ascii="Calibri" w:eastAsia="Times New Roman" w:hAnsi="Calibri" w:cs="Calibri"/>
                <w:color w:val="000000"/>
                <w:lang w:eastAsia="en-AU"/>
              </w:rPr>
            </w:pPr>
            <w:ins w:id="21975" w:author="KIM, Jason" w:date="2019-04-02T13:39:00Z">
              <w:r w:rsidRPr="0056388D">
                <w:rPr>
                  <w:rFonts w:ascii="Calibri" w:eastAsia="Times New Roman" w:hAnsi="Calibri" w:cs="Calibri"/>
                  <w:color w:val="000000"/>
                  <w:lang w:eastAsia="en-AU"/>
                </w:rPr>
                <w:t>LLS2237</w:t>
              </w:r>
            </w:ins>
          </w:p>
        </w:tc>
        <w:tc>
          <w:tcPr>
            <w:tcW w:w="933" w:type="pct"/>
            <w:noWrap/>
            <w:hideMark/>
          </w:tcPr>
          <w:p w:rsidR="00110C18" w:rsidRPr="0056388D" w:rsidRDefault="00110C18" w:rsidP="00063728">
            <w:pPr>
              <w:rPr>
                <w:ins w:id="21976" w:author="KIM, Jason" w:date="2019-04-02T13:39:00Z"/>
                <w:rFonts w:ascii="Calibri" w:eastAsia="Times New Roman" w:hAnsi="Calibri" w:cs="Calibri"/>
                <w:color w:val="000000"/>
                <w:lang w:eastAsia="en-AU"/>
              </w:rPr>
            </w:pPr>
            <w:ins w:id="219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78" w:author="KIM, Jason" w:date="2019-04-02T13:39:00Z"/>
                <w:rFonts w:ascii="Calibri" w:eastAsia="Times New Roman" w:hAnsi="Calibri" w:cs="Calibri"/>
                <w:color w:val="000000"/>
                <w:lang w:eastAsia="en-AU"/>
              </w:rPr>
            </w:pPr>
            <w:ins w:id="21979" w:author="KIM, Jason" w:date="2019-04-02T13:39:00Z">
              <w:r w:rsidRPr="0056388D">
                <w:rPr>
                  <w:rFonts w:ascii="Calibri" w:eastAsia="Times New Roman" w:hAnsi="Calibri" w:cs="Calibri"/>
                  <w:color w:val="000000"/>
                  <w:lang w:eastAsia="en-AU"/>
                </w:rPr>
                <w:t>Chainage 3489</w:t>
              </w:r>
            </w:ins>
          </w:p>
        </w:tc>
        <w:tc>
          <w:tcPr>
            <w:tcW w:w="764" w:type="pct"/>
            <w:noWrap/>
            <w:hideMark/>
          </w:tcPr>
          <w:p w:rsidR="00110C18" w:rsidRPr="0056388D" w:rsidRDefault="00110C18" w:rsidP="00063728">
            <w:pPr>
              <w:jc w:val="right"/>
              <w:rPr>
                <w:ins w:id="21980" w:author="KIM, Jason" w:date="2019-04-02T13:39:00Z"/>
                <w:rFonts w:ascii="Calibri" w:eastAsia="Times New Roman" w:hAnsi="Calibri" w:cs="Calibri"/>
                <w:color w:val="000000"/>
                <w:lang w:eastAsia="en-AU"/>
              </w:rPr>
            </w:pPr>
            <w:ins w:id="219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82" w:author="KIM, Jason" w:date="2019-04-02T13:39:00Z"/>
        </w:trPr>
        <w:tc>
          <w:tcPr>
            <w:tcW w:w="708" w:type="pct"/>
            <w:vMerge/>
            <w:hideMark/>
          </w:tcPr>
          <w:p w:rsidR="00110C18" w:rsidRPr="0056388D" w:rsidRDefault="00110C18" w:rsidP="00063728">
            <w:pPr>
              <w:rPr>
                <w:ins w:id="219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84" w:author="KIM, Jason" w:date="2019-04-02T13:39:00Z"/>
                <w:rFonts w:ascii="Calibri" w:eastAsia="Times New Roman" w:hAnsi="Calibri" w:cs="Calibri"/>
                <w:color w:val="000000"/>
                <w:lang w:eastAsia="en-AU"/>
              </w:rPr>
            </w:pPr>
            <w:ins w:id="21985"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86" w:author="KIM, Jason" w:date="2019-04-02T13:39:00Z"/>
                <w:rFonts w:ascii="Calibri" w:eastAsia="Times New Roman" w:hAnsi="Calibri" w:cs="Calibri"/>
                <w:color w:val="000000"/>
                <w:lang w:eastAsia="en-AU"/>
              </w:rPr>
            </w:pPr>
            <w:ins w:id="2198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88" w:author="KIM, Jason" w:date="2019-04-02T13:39:00Z"/>
                <w:rFonts w:ascii="Calibri" w:eastAsia="Times New Roman" w:hAnsi="Calibri" w:cs="Calibri"/>
                <w:color w:val="000000"/>
                <w:lang w:eastAsia="en-AU"/>
              </w:rPr>
            </w:pPr>
            <w:ins w:id="21989" w:author="KIM, Jason" w:date="2019-04-02T13:39:00Z">
              <w:r w:rsidRPr="0056388D">
                <w:rPr>
                  <w:rFonts w:ascii="Calibri" w:eastAsia="Times New Roman" w:hAnsi="Calibri" w:cs="Calibri"/>
                  <w:color w:val="000000"/>
                  <w:lang w:eastAsia="en-AU"/>
                </w:rPr>
                <w:t>LLS2238</w:t>
              </w:r>
            </w:ins>
          </w:p>
        </w:tc>
        <w:tc>
          <w:tcPr>
            <w:tcW w:w="933" w:type="pct"/>
            <w:noWrap/>
            <w:hideMark/>
          </w:tcPr>
          <w:p w:rsidR="00110C18" w:rsidRPr="0056388D" w:rsidRDefault="00110C18" w:rsidP="00063728">
            <w:pPr>
              <w:rPr>
                <w:ins w:id="21990" w:author="KIM, Jason" w:date="2019-04-02T13:39:00Z"/>
                <w:rFonts w:ascii="Calibri" w:eastAsia="Times New Roman" w:hAnsi="Calibri" w:cs="Calibri"/>
                <w:color w:val="000000"/>
                <w:lang w:eastAsia="en-AU"/>
              </w:rPr>
            </w:pPr>
            <w:ins w:id="219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92" w:author="KIM, Jason" w:date="2019-04-02T13:39:00Z"/>
                <w:rFonts w:ascii="Calibri" w:eastAsia="Times New Roman" w:hAnsi="Calibri" w:cs="Calibri"/>
                <w:color w:val="000000"/>
                <w:lang w:eastAsia="en-AU"/>
              </w:rPr>
            </w:pPr>
            <w:ins w:id="21993" w:author="KIM, Jason" w:date="2019-04-02T13:39:00Z">
              <w:r w:rsidRPr="0056388D">
                <w:rPr>
                  <w:rFonts w:ascii="Calibri" w:eastAsia="Times New Roman" w:hAnsi="Calibri" w:cs="Calibri"/>
                  <w:color w:val="000000"/>
                  <w:lang w:eastAsia="en-AU"/>
                </w:rPr>
                <w:t>Chainage 3499</w:t>
              </w:r>
            </w:ins>
          </w:p>
        </w:tc>
        <w:tc>
          <w:tcPr>
            <w:tcW w:w="764" w:type="pct"/>
            <w:noWrap/>
            <w:hideMark/>
          </w:tcPr>
          <w:p w:rsidR="00110C18" w:rsidRPr="0056388D" w:rsidRDefault="00110C18" w:rsidP="00063728">
            <w:pPr>
              <w:jc w:val="right"/>
              <w:rPr>
                <w:ins w:id="21994" w:author="KIM, Jason" w:date="2019-04-02T13:39:00Z"/>
                <w:rFonts w:ascii="Calibri" w:eastAsia="Times New Roman" w:hAnsi="Calibri" w:cs="Calibri"/>
                <w:color w:val="000000"/>
                <w:lang w:eastAsia="en-AU"/>
              </w:rPr>
            </w:pPr>
            <w:ins w:id="21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96" w:author="KIM, Jason" w:date="2019-04-02T13:39:00Z"/>
        </w:trPr>
        <w:tc>
          <w:tcPr>
            <w:tcW w:w="708" w:type="pct"/>
            <w:vMerge/>
            <w:hideMark/>
          </w:tcPr>
          <w:p w:rsidR="00110C18" w:rsidRPr="0056388D" w:rsidRDefault="00110C18" w:rsidP="00063728">
            <w:pPr>
              <w:rPr>
                <w:ins w:id="21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98" w:author="KIM, Jason" w:date="2019-04-02T13:39:00Z"/>
                <w:rFonts w:ascii="Calibri" w:eastAsia="Times New Roman" w:hAnsi="Calibri" w:cs="Calibri"/>
                <w:color w:val="000000"/>
                <w:lang w:eastAsia="en-AU"/>
              </w:rPr>
            </w:pPr>
            <w:ins w:id="21999"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00" w:author="KIM, Jason" w:date="2019-04-02T13:39:00Z"/>
                <w:rFonts w:ascii="Calibri" w:eastAsia="Times New Roman" w:hAnsi="Calibri" w:cs="Calibri"/>
                <w:color w:val="000000"/>
                <w:lang w:eastAsia="en-AU"/>
              </w:rPr>
            </w:pPr>
            <w:ins w:id="2200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02" w:author="KIM, Jason" w:date="2019-04-02T13:39:00Z"/>
                <w:rFonts w:ascii="Calibri" w:eastAsia="Times New Roman" w:hAnsi="Calibri" w:cs="Calibri"/>
                <w:color w:val="000000"/>
                <w:lang w:eastAsia="en-AU"/>
              </w:rPr>
            </w:pPr>
            <w:ins w:id="22003" w:author="KIM, Jason" w:date="2019-04-02T13:39:00Z">
              <w:r w:rsidRPr="0056388D">
                <w:rPr>
                  <w:rFonts w:ascii="Calibri" w:eastAsia="Times New Roman" w:hAnsi="Calibri" w:cs="Calibri"/>
                  <w:color w:val="000000"/>
                  <w:lang w:eastAsia="en-AU"/>
                </w:rPr>
                <w:t>LLS2239</w:t>
              </w:r>
            </w:ins>
          </w:p>
        </w:tc>
        <w:tc>
          <w:tcPr>
            <w:tcW w:w="933" w:type="pct"/>
            <w:noWrap/>
            <w:hideMark/>
          </w:tcPr>
          <w:p w:rsidR="00110C18" w:rsidRPr="0056388D" w:rsidRDefault="00110C18" w:rsidP="00063728">
            <w:pPr>
              <w:rPr>
                <w:ins w:id="22004" w:author="KIM, Jason" w:date="2019-04-02T13:39:00Z"/>
                <w:rFonts w:ascii="Calibri" w:eastAsia="Times New Roman" w:hAnsi="Calibri" w:cs="Calibri"/>
                <w:color w:val="000000"/>
                <w:lang w:eastAsia="en-AU"/>
              </w:rPr>
            </w:pPr>
            <w:ins w:id="220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06" w:author="KIM, Jason" w:date="2019-04-02T13:39:00Z"/>
                <w:rFonts w:ascii="Calibri" w:eastAsia="Times New Roman" w:hAnsi="Calibri" w:cs="Calibri"/>
                <w:color w:val="000000"/>
                <w:lang w:eastAsia="en-AU"/>
              </w:rPr>
            </w:pPr>
            <w:ins w:id="22007" w:author="KIM, Jason" w:date="2019-04-02T13:39:00Z">
              <w:r w:rsidRPr="0056388D">
                <w:rPr>
                  <w:rFonts w:ascii="Calibri" w:eastAsia="Times New Roman" w:hAnsi="Calibri" w:cs="Calibri"/>
                  <w:color w:val="000000"/>
                  <w:lang w:eastAsia="en-AU"/>
                </w:rPr>
                <w:t>Chainage 3509</w:t>
              </w:r>
            </w:ins>
          </w:p>
        </w:tc>
        <w:tc>
          <w:tcPr>
            <w:tcW w:w="764" w:type="pct"/>
            <w:noWrap/>
            <w:hideMark/>
          </w:tcPr>
          <w:p w:rsidR="00110C18" w:rsidRPr="0056388D" w:rsidRDefault="00110C18" w:rsidP="00063728">
            <w:pPr>
              <w:jc w:val="right"/>
              <w:rPr>
                <w:ins w:id="22008" w:author="KIM, Jason" w:date="2019-04-02T13:39:00Z"/>
                <w:rFonts w:ascii="Calibri" w:eastAsia="Times New Roman" w:hAnsi="Calibri" w:cs="Calibri"/>
                <w:color w:val="000000"/>
                <w:lang w:eastAsia="en-AU"/>
              </w:rPr>
            </w:pPr>
            <w:ins w:id="22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10" w:author="KIM, Jason" w:date="2019-04-02T13:39:00Z"/>
        </w:trPr>
        <w:tc>
          <w:tcPr>
            <w:tcW w:w="708" w:type="pct"/>
            <w:vMerge/>
            <w:hideMark/>
          </w:tcPr>
          <w:p w:rsidR="00110C18" w:rsidRPr="0056388D" w:rsidRDefault="00110C18" w:rsidP="00063728">
            <w:pPr>
              <w:rPr>
                <w:ins w:id="220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12" w:author="KIM, Jason" w:date="2019-04-02T13:39:00Z"/>
                <w:rFonts w:ascii="Calibri" w:eastAsia="Times New Roman" w:hAnsi="Calibri" w:cs="Calibri"/>
                <w:color w:val="000000"/>
                <w:lang w:eastAsia="en-AU"/>
              </w:rPr>
            </w:pPr>
            <w:ins w:id="22013"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14" w:author="KIM, Jason" w:date="2019-04-02T13:39:00Z"/>
                <w:rFonts w:ascii="Calibri" w:eastAsia="Times New Roman" w:hAnsi="Calibri" w:cs="Calibri"/>
                <w:color w:val="000000"/>
                <w:lang w:eastAsia="en-AU"/>
              </w:rPr>
            </w:pPr>
            <w:ins w:id="2201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16" w:author="KIM, Jason" w:date="2019-04-02T13:39:00Z"/>
                <w:rFonts w:ascii="Calibri" w:eastAsia="Times New Roman" w:hAnsi="Calibri" w:cs="Calibri"/>
                <w:color w:val="000000"/>
                <w:lang w:eastAsia="en-AU"/>
              </w:rPr>
            </w:pPr>
            <w:ins w:id="22017" w:author="KIM, Jason" w:date="2019-04-02T13:39:00Z">
              <w:r w:rsidRPr="0056388D">
                <w:rPr>
                  <w:rFonts w:ascii="Calibri" w:eastAsia="Times New Roman" w:hAnsi="Calibri" w:cs="Calibri"/>
                  <w:color w:val="000000"/>
                  <w:lang w:eastAsia="en-AU"/>
                </w:rPr>
                <w:t>LLS2240</w:t>
              </w:r>
            </w:ins>
          </w:p>
        </w:tc>
        <w:tc>
          <w:tcPr>
            <w:tcW w:w="933" w:type="pct"/>
            <w:noWrap/>
            <w:hideMark/>
          </w:tcPr>
          <w:p w:rsidR="00110C18" w:rsidRPr="0056388D" w:rsidRDefault="00110C18" w:rsidP="00063728">
            <w:pPr>
              <w:rPr>
                <w:ins w:id="22018" w:author="KIM, Jason" w:date="2019-04-02T13:39:00Z"/>
                <w:rFonts w:ascii="Calibri" w:eastAsia="Times New Roman" w:hAnsi="Calibri" w:cs="Calibri"/>
                <w:color w:val="000000"/>
                <w:lang w:eastAsia="en-AU"/>
              </w:rPr>
            </w:pPr>
            <w:ins w:id="220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20" w:author="KIM, Jason" w:date="2019-04-02T13:39:00Z"/>
                <w:rFonts w:ascii="Calibri" w:eastAsia="Times New Roman" w:hAnsi="Calibri" w:cs="Calibri"/>
                <w:color w:val="000000"/>
                <w:lang w:eastAsia="en-AU"/>
              </w:rPr>
            </w:pPr>
            <w:ins w:id="22021" w:author="KIM, Jason" w:date="2019-04-02T13:39:00Z">
              <w:r w:rsidRPr="0056388D">
                <w:rPr>
                  <w:rFonts w:ascii="Calibri" w:eastAsia="Times New Roman" w:hAnsi="Calibri" w:cs="Calibri"/>
                  <w:color w:val="000000"/>
                  <w:lang w:eastAsia="en-AU"/>
                </w:rPr>
                <w:t>Chainage 3518</w:t>
              </w:r>
            </w:ins>
          </w:p>
        </w:tc>
        <w:tc>
          <w:tcPr>
            <w:tcW w:w="764" w:type="pct"/>
            <w:noWrap/>
            <w:hideMark/>
          </w:tcPr>
          <w:p w:rsidR="00110C18" w:rsidRPr="0056388D" w:rsidRDefault="00110C18" w:rsidP="00063728">
            <w:pPr>
              <w:jc w:val="right"/>
              <w:rPr>
                <w:ins w:id="22022" w:author="KIM, Jason" w:date="2019-04-02T13:39:00Z"/>
                <w:rFonts w:ascii="Calibri" w:eastAsia="Times New Roman" w:hAnsi="Calibri" w:cs="Calibri"/>
                <w:color w:val="000000"/>
                <w:lang w:eastAsia="en-AU"/>
              </w:rPr>
            </w:pPr>
            <w:ins w:id="220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24" w:author="KIM, Jason" w:date="2019-04-02T13:39:00Z"/>
        </w:trPr>
        <w:tc>
          <w:tcPr>
            <w:tcW w:w="708" w:type="pct"/>
            <w:vMerge/>
            <w:hideMark/>
          </w:tcPr>
          <w:p w:rsidR="00110C18" w:rsidRPr="0056388D" w:rsidRDefault="00110C18" w:rsidP="00063728">
            <w:pPr>
              <w:rPr>
                <w:ins w:id="220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26" w:author="KIM, Jason" w:date="2019-04-02T13:39:00Z"/>
                <w:rFonts w:ascii="Calibri" w:eastAsia="Times New Roman" w:hAnsi="Calibri" w:cs="Calibri"/>
                <w:color w:val="000000"/>
                <w:lang w:eastAsia="en-AU"/>
              </w:rPr>
            </w:pPr>
            <w:ins w:id="22027"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28" w:author="KIM, Jason" w:date="2019-04-02T13:39:00Z"/>
                <w:rFonts w:ascii="Calibri" w:eastAsia="Times New Roman" w:hAnsi="Calibri" w:cs="Calibri"/>
                <w:color w:val="000000"/>
                <w:lang w:eastAsia="en-AU"/>
              </w:rPr>
            </w:pPr>
            <w:ins w:id="2202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30" w:author="KIM, Jason" w:date="2019-04-02T13:39:00Z"/>
                <w:rFonts w:ascii="Calibri" w:eastAsia="Times New Roman" w:hAnsi="Calibri" w:cs="Calibri"/>
                <w:color w:val="000000"/>
                <w:lang w:eastAsia="en-AU"/>
              </w:rPr>
            </w:pPr>
            <w:ins w:id="22031" w:author="KIM, Jason" w:date="2019-04-02T13:39:00Z">
              <w:r w:rsidRPr="0056388D">
                <w:rPr>
                  <w:rFonts w:ascii="Calibri" w:eastAsia="Times New Roman" w:hAnsi="Calibri" w:cs="Calibri"/>
                  <w:color w:val="000000"/>
                  <w:lang w:eastAsia="en-AU"/>
                </w:rPr>
                <w:t>LLS2241</w:t>
              </w:r>
            </w:ins>
          </w:p>
        </w:tc>
        <w:tc>
          <w:tcPr>
            <w:tcW w:w="933" w:type="pct"/>
            <w:noWrap/>
            <w:hideMark/>
          </w:tcPr>
          <w:p w:rsidR="00110C18" w:rsidRPr="0056388D" w:rsidRDefault="00110C18" w:rsidP="00063728">
            <w:pPr>
              <w:rPr>
                <w:ins w:id="22032" w:author="KIM, Jason" w:date="2019-04-02T13:39:00Z"/>
                <w:rFonts w:ascii="Calibri" w:eastAsia="Times New Roman" w:hAnsi="Calibri" w:cs="Calibri"/>
                <w:color w:val="000000"/>
                <w:lang w:eastAsia="en-AU"/>
              </w:rPr>
            </w:pPr>
            <w:ins w:id="220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34" w:author="KIM, Jason" w:date="2019-04-02T13:39:00Z"/>
                <w:rFonts w:ascii="Calibri" w:eastAsia="Times New Roman" w:hAnsi="Calibri" w:cs="Calibri"/>
                <w:color w:val="000000"/>
                <w:lang w:eastAsia="en-AU"/>
              </w:rPr>
            </w:pPr>
            <w:ins w:id="22035" w:author="KIM, Jason" w:date="2019-04-02T13:39:00Z">
              <w:r w:rsidRPr="0056388D">
                <w:rPr>
                  <w:rFonts w:ascii="Calibri" w:eastAsia="Times New Roman" w:hAnsi="Calibri" w:cs="Calibri"/>
                  <w:color w:val="000000"/>
                  <w:lang w:eastAsia="en-AU"/>
                </w:rPr>
                <w:t>Chainage 3528</w:t>
              </w:r>
            </w:ins>
          </w:p>
        </w:tc>
        <w:tc>
          <w:tcPr>
            <w:tcW w:w="764" w:type="pct"/>
            <w:noWrap/>
            <w:hideMark/>
          </w:tcPr>
          <w:p w:rsidR="00110C18" w:rsidRPr="0056388D" w:rsidRDefault="00110C18" w:rsidP="00063728">
            <w:pPr>
              <w:jc w:val="right"/>
              <w:rPr>
                <w:ins w:id="22036" w:author="KIM, Jason" w:date="2019-04-02T13:39:00Z"/>
                <w:rFonts w:ascii="Calibri" w:eastAsia="Times New Roman" w:hAnsi="Calibri" w:cs="Calibri"/>
                <w:color w:val="000000"/>
                <w:lang w:eastAsia="en-AU"/>
              </w:rPr>
            </w:pPr>
            <w:ins w:id="220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38" w:author="KIM, Jason" w:date="2019-04-02T13:39:00Z"/>
        </w:trPr>
        <w:tc>
          <w:tcPr>
            <w:tcW w:w="708" w:type="pct"/>
            <w:vMerge/>
            <w:hideMark/>
          </w:tcPr>
          <w:p w:rsidR="00110C18" w:rsidRPr="0056388D" w:rsidRDefault="00110C18" w:rsidP="00063728">
            <w:pPr>
              <w:rPr>
                <w:ins w:id="220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40" w:author="KIM, Jason" w:date="2019-04-02T13:39:00Z"/>
                <w:rFonts w:ascii="Calibri" w:eastAsia="Times New Roman" w:hAnsi="Calibri" w:cs="Calibri"/>
                <w:color w:val="000000"/>
                <w:lang w:eastAsia="en-AU"/>
              </w:rPr>
            </w:pPr>
            <w:ins w:id="22041"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42" w:author="KIM, Jason" w:date="2019-04-02T13:39:00Z"/>
                <w:rFonts w:ascii="Calibri" w:eastAsia="Times New Roman" w:hAnsi="Calibri" w:cs="Calibri"/>
                <w:color w:val="000000"/>
                <w:lang w:eastAsia="en-AU"/>
              </w:rPr>
            </w:pPr>
            <w:ins w:id="2204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44" w:author="KIM, Jason" w:date="2019-04-02T13:39:00Z"/>
                <w:rFonts w:ascii="Calibri" w:eastAsia="Times New Roman" w:hAnsi="Calibri" w:cs="Calibri"/>
                <w:color w:val="000000"/>
                <w:lang w:eastAsia="en-AU"/>
              </w:rPr>
            </w:pPr>
            <w:ins w:id="22045" w:author="KIM, Jason" w:date="2019-04-02T13:39:00Z">
              <w:r w:rsidRPr="0056388D">
                <w:rPr>
                  <w:rFonts w:ascii="Calibri" w:eastAsia="Times New Roman" w:hAnsi="Calibri" w:cs="Calibri"/>
                  <w:color w:val="000000"/>
                  <w:lang w:eastAsia="en-AU"/>
                </w:rPr>
                <w:t>LLS2242</w:t>
              </w:r>
            </w:ins>
          </w:p>
        </w:tc>
        <w:tc>
          <w:tcPr>
            <w:tcW w:w="933" w:type="pct"/>
            <w:noWrap/>
            <w:hideMark/>
          </w:tcPr>
          <w:p w:rsidR="00110C18" w:rsidRPr="0056388D" w:rsidRDefault="00110C18" w:rsidP="00063728">
            <w:pPr>
              <w:rPr>
                <w:ins w:id="22046" w:author="KIM, Jason" w:date="2019-04-02T13:39:00Z"/>
                <w:rFonts w:ascii="Calibri" w:eastAsia="Times New Roman" w:hAnsi="Calibri" w:cs="Calibri"/>
                <w:color w:val="000000"/>
                <w:lang w:eastAsia="en-AU"/>
              </w:rPr>
            </w:pPr>
            <w:ins w:id="220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48" w:author="KIM, Jason" w:date="2019-04-02T13:39:00Z"/>
                <w:rFonts w:ascii="Calibri" w:eastAsia="Times New Roman" w:hAnsi="Calibri" w:cs="Calibri"/>
                <w:color w:val="000000"/>
                <w:lang w:eastAsia="en-AU"/>
              </w:rPr>
            </w:pPr>
            <w:ins w:id="22049" w:author="KIM, Jason" w:date="2019-04-02T13:39:00Z">
              <w:r w:rsidRPr="0056388D">
                <w:rPr>
                  <w:rFonts w:ascii="Calibri" w:eastAsia="Times New Roman" w:hAnsi="Calibri" w:cs="Calibri"/>
                  <w:color w:val="000000"/>
                  <w:lang w:eastAsia="en-AU"/>
                </w:rPr>
                <w:t>Chainage 3538</w:t>
              </w:r>
            </w:ins>
          </w:p>
        </w:tc>
        <w:tc>
          <w:tcPr>
            <w:tcW w:w="764" w:type="pct"/>
            <w:noWrap/>
            <w:hideMark/>
          </w:tcPr>
          <w:p w:rsidR="00110C18" w:rsidRPr="0056388D" w:rsidRDefault="00110C18" w:rsidP="00063728">
            <w:pPr>
              <w:jc w:val="right"/>
              <w:rPr>
                <w:ins w:id="22050" w:author="KIM, Jason" w:date="2019-04-02T13:39:00Z"/>
                <w:rFonts w:ascii="Calibri" w:eastAsia="Times New Roman" w:hAnsi="Calibri" w:cs="Calibri"/>
                <w:color w:val="000000"/>
                <w:lang w:eastAsia="en-AU"/>
              </w:rPr>
            </w:pPr>
            <w:ins w:id="220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52" w:author="KIM, Jason" w:date="2019-04-02T13:39:00Z"/>
        </w:trPr>
        <w:tc>
          <w:tcPr>
            <w:tcW w:w="708" w:type="pct"/>
            <w:vMerge/>
            <w:hideMark/>
          </w:tcPr>
          <w:p w:rsidR="00110C18" w:rsidRPr="0056388D" w:rsidRDefault="00110C18" w:rsidP="00063728">
            <w:pPr>
              <w:rPr>
                <w:ins w:id="220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54" w:author="KIM, Jason" w:date="2019-04-02T13:39:00Z"/>
                <w:rFonts w:ascii="Calibri" w:eastAsia="Times New Roman" w:hAnsi="Calibri" w:cs="Calibri"/>
                <w:color w:val="000000"/>
                <w:lang w:eastAsia="en-AU"/>
              </w:rPr>
            </w:pPr>
            <w:ins w:id="22055"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56" w:author="KIM, Jason" w:date="2019-04-02T13:39:00Z"/>
                <w:rFonts w:ascii="Calibri" w:eastAsia="Times New Roman" w:hAnsi="Calibri" w:cs="Calibri"/>
                <w:color w:val="000000"/>
                <w:lang w:eastAsia="en-AU"/>
              </w:rPr>
            </w:pPr>
            <w:ins w:id="2205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58" w:author="KIM, Jason" w:date="2019-04-02T13:39:00Z"/>
                <w:rFonts w:ascii="Calibri" w:eastAsia="Times New Roman" w:hAnsi="Calibri" w:cs="Calibri"/>
                <w:color w:val="000000"/>
                <w:lang w:eastAsia="en-AU"/>
              </w:rPr>
            </w:pPr>
            <w:ins w:id="22059" w:author="KIM, Jason" w:date="2019-04-02T13:39:00Z">
              <w:r w:rsidRPr="0056388D">
                <w:rPr>
                  <w:rFonts w:ascii="Calibri" w:eastAsia="Times New Roman" w:hAnsi="Calibri" w:cs="Calibri"/>
                  <w:color w:val="000000"/>
                  <w:lang w:eastAsia="en-AU"/>
                </w:rPr>
                <w:t>LLS2243</w:t>
              </w:r>
            </w:ins>
          </w:p>
        </w:tc>
        <w:tc>
          <w:tcPr>
            <w:tcW w:w="933" w:type="pct"/>
            <w:noWrap/>
            <w:hideMark/>
          </w:tcPr>
          <w:p w:rsidR="00110C18" w:rsidRPr="0056388D" w:rsidRDefault="00110C18" w:rsidP="00063728">
            <w:pPr>
              <w:rPr>
                <w:ins w:id="22060" w:author="KIM, Jason" w:date="2019-04-02T13:39:00Z"/>
                <w:rFonts w:ascii="Calibri" w:eastAsia="Times New Roman" w:hAnsi="Calibri" w:cs="Calibri"/>
                <w:color w:val="000000"/>
                <w:lang w:eastAsia="en-AU"/>
              </w:rPr>
            </w:pPr>
            <w:ins w:id="220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62" w:author="KIM, Jason" w:date="2019-04-02T13:39:00Z"/>
                <w:rFonts w:ascii="Calibri" w:eastAsia="Times New Roman" w:hAnsi="Calibri" w:cs="Calibri"/>
                <w:color w:val="000000"/>
                <w:lang w:eastAsia="en-AU"/>
              </w:rPr>
            </w:pPr>
            <w:ins w:id="22063" w:author="KIM, Jason" w:date="2019-04-02T13:39:00Z">
              <w:r w:rsidRPr="0056388D">
                <w:rPr>
                  <w:rFonts w:ascii="Calibri" w:eastAsia="Times New Roman" w:hAnsi="Calibri" w:cs="Calibri"/>
                  <w:color w:val="000000"/>
                  <w:lang w:eastAsia="en-AU"/>
                </w:rPr>
                <w:t>Chainage 3547</w:t>
              </w:r>
            </w:ins>
          </w:p>
        </w:tc>
        <w:tc>
          <w:tcPr>
            <w:tcW w:w="764" w:type="pct"/>
            <w:noWrap/>
            <w:hideMark/>
          </w:tcPr>
          <w:p w:rsidR="00110C18" w:rsidRPr="0056388D" w:rsidRDefault="00110C18" w:rsidP="00063728">
            <w:pPr>
              <w:jc w:val="right"/>
              <w:rPr>
                <w:ins w:id="22064" w:author="KIM, Jason" w:date="2019-04-02T13:39:00Z"/>
                <w:rFonts w:ascii="Calibri" w:eastAsia="Times New Roman" w:hAnsi="Calibri" w:cs="Calibri"/>
                <w:color w:val="000000"/>
                <w:lang w:eastAsia="en-AU"/>
              </w:rPr>
            </w:pPr>
            <w:ins w:id="22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66" w:author="KIM, Jason" w:date="2019-04-02T13:39:00Z"/>
        </w:trPr>
        <w:tc>
          <w:tcPr>
            <w:tcW w:w="708" w:type="pct"/>
            <w:vMerge w:val="restart"/>
            <w:noWrap/>
            <w:hideMark/>
          </w:tcPr>
          <w:p w:rsidR="00110C18" w:rsidRPr="0056388D" w:rsidRDefault="00110C18" w:rsidP="00063728">
            <w:pPr>
              <w:rPr>
                <w:ins w:id="22067" w:author="KIM, Jason" w:date="2019-04-02T13:39:00Z"/>
                <w:rFonts w:ascii="Calibri" w:eastAsia="Times New Roman" w:hAnsi="Calibri" w:cs="Calibri"/>
                <w:color w:val="000000"/>
                <w:lang w:eastAsia="en-AU"/>
              </w:rPr>
            </w:pPr>
            <w:ins w:id="22068" w:author="KIM, Jason" w:date="2019-04-02T13:39:00Z">
              <w:r w:rsidRPr="0056388D">
                <w:rPr>
                  <w:rFonts w:ascii="Calibri" w:eastAsia="Times New Roman" w:hAnsi="Calibri" w:cs="Calibri"/>
                  <w:color w:val="000000"/>
                  <w:lang w:eastAsia="en-AU"/>
                </w:rPr>
                <w:t>LLE22K81</w:t>
              </w:r>
            </w:ins>
          </w:p>
        </w:tc>
        <w:tc>
          <w:tcPr>
            <w:tcW w:w="605" w:type="pct"/>
            <w:noWrap/>
            <w:hideMark/>
          </w:tcPr>
          <w:p w:rsidR="00110C18" w:rsidRPr="0056388D" w:rsidRDefault="00110C18" w:rsidP="00063728">
            <w:pPr>
              <w:rPr>
                <w:ins w:id="22069" w:author="KIM, Jason" w:date="2019-04-02T13:39:00Z"/>
                <w:rFonts w:ascii="Calibri" w:eastAsia="Times New Roman" w:hAnsi="Calibri" w:cs="Calibri"/>
                <w:color w:val="000000"/>
                <w:lang w:eastAsia="en-AU"/>
              </w:rPr>
            </w:pPr>
            <w:ins w:id="22070"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71" w:author="KIM, Jason" w:date="2019-04-02T13:39:00Z"/>
                <w:rFonts w:ascii="Calibri" w:eastAsia="Times New Roman" w:hAnsi="Calibri" w:cs="Calibri"/>
                <w:color w:val="000000"/>
                <w:lang w:eastAsia="en-AU"/>
              </w:rPr>
            </w:pPr>
            <w:ins w:id="2207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73" w:author="KIM, Jason" w:date="2019-04-02T13:39:00Z"/>
                <w:rFonts w:ascii="Calibri" w:eastAsia="Times New Roman" w:hAnsi="Calibri" w:cs="Calibri"/>
                <w:color w:val="000000"/>
                <w:lang w:eastAsia="en-AU"/>
              </w:rPr>
            </w:pPr>
            <w:ins w:id="22074" w:author="KIM, Jason" w:date="2019-04-02T13:39:00Z">
              <w:r w:rsidRPr="0056388D">
                <w:rPr>
                  <w:rFonts w:ascii="Calibri" w:eastAsia="Times New Roman" w:hAnsi="Calibri" w:cs="Calibri"/>
                  <w:color w:val="000000"/>
                  <w:lang w:eastAsia="en-AU"/>
                </w:rPr>
                <w:t>LLS2222</w:t>
              </w:r>
            </w:ins>
          </w:p>
        </w:tc>
        <w:tc>
          <w:tcPr>
            <w:tcW w:w="933" w:type="pct"/>
            <w:noWrap/>
            <w:hideMark/>
          </w:tcPr>
          <w:p w:rsidR="00110C18" w:rsidRPr="0056388D" w:rsidRDefault="00110C18" w:rsidP="00063728">
            <w:pPr>
              <w:rPr>
                <w:ins w:id="22075" w:author="KIM, Jason" w:date="2019-04-02T13:39:00Z"/>
                <w:rFonts w:ascii="Calibri" w:eastAsia="Times New Roman" w:hAnsi="Calibri" w:cs="Calibri"/>
                <w:color w:val="000000"/>
                <w:lang w:eastAsia="en-AU"/>
              </w:rPr>
            </w:pPr>
            <w:ins w:id="220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77" w:author="KIM, Jason" w:date="2019-04-02T13:39:00Z"/>
                <w:rFonts w:ascii="Calibri" w:eastAsia="Times New Roman" w:hAnsi="Calibri" w:cs="Calibri"/>
                <w:color w:val="000000"/>
                <w:lang w:eastAsia="en-AU"/>
              </w:rPr>
            </w:pPr>
            <w:ins w:id="22078" w:author="KIM, Jason" w:date="2019-04-02T13:39:00Z">
              <w:r w:rsidRPr="0056388D">
                <w:rPr>
                  <w:rFonts w:ascii="Calibri" w:eastAsia="Times New Roman" w:hAnsi="Calibri" w:cs="Calibri"/>
                  <w:color w:val="000000"/>
                  <w:lang w:eastAsia="en-AU"/>
                </w:rPr>
                <w:t>Chainage 3331</w:t>
              </w:r>
            </w:ins>
          </w:p>
        </w:tc>
        <w:tc>
          <w:tcPr>
            <w:tcW w:w="764" w:type="pct"/>
            <w:noWrap/>
            <w:hideMark/>
          </w:tcPr>
          <w:p w:rsidR="00110C18" w:rsidRPr="0056388D" w:rsidRDefault="00110C18" w:rsidP="00063728">
            <w:pPr>
              <w:jc w:val="right"/>
              <w:rPr>
                <w:ins w:id="22079" w:author="KIM, Jason" w:date="2019-04-02T13:39:00Z"/>
                <w:rFonts w:ascii="Calibri" w:eastAsia="Times New Roman" w:hAnsi="Calibri" w:cs="Calibri"/>
                <w:color w:val="000000"/>
                <w:lang w:eastAsia="en-AU"/>
              </w:rPr>
            </w:pPr>
            <w:ins w:id="22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81" w:author="KIM, Jason" w:date="2019-04-02T13:39:00Z"/>
        </w:trPr>
        <w:tc>
          <w:tcPr>
            <w:tcW w:w="708" w:type="pct"/>
            <w:vMerge/>
            <w:hideMark/>
          </w:tcPr>
          <w:p w:rsidR="00110C18" w:rsidRPr="0056388D" w:rsidRDefault="00110C18" w:rsidP="00063728">
            <w:pPr>
              <w:rPr>
                <w:ins w:id="22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83" w:author="KIM, Jason" w:date="2019-04-02T13:39:00Z"/>
                <w:rFonts w:ascii="Calibri" w:eastAsia="Times New Roman" w:hAnsi="Calibri" w:cs="Calibri"/>
                <w:color w:val="000000"/>
                <w:lang w:eastAsia="en-AU"/>
              </w:rPr>
            </w:pPr>
            <w:ins w:id="22084"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85" w:author="KIM, Jason" w:date="2019-04-02T13:39:00Z"/>
                <w:rFonts w:ascii="Calibri" w:eastAsia="Times New Roman" w:hAnsi="Calibri" w:cs="Calibri"/>
                <w:color w:val="000000"/>
                <w:lang w:eastAsia="en-AU"/>
              </w:rPr>
            </w:pPr>
            <w:ins w:id="2208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87" w:author="KIM, Jason" w:date="2019-04-02T13:39:00Z"/>
                <w:rFonts w:ascii="Calibri" w:eastAsia="Times New Roman" w:hAnsi="Calibri" w:cs="Calibri"/>
                <w:color w:val="000000"/>
                <w:lang w:eastAsia="en-AU"/>
              </w:rPr>
            </w:pPr>
            <w:ins w:id="22088" w:author="KIM, Jason" w:date="2019-04-02T13:39:00Z">
              <w:r w:rsidRPr="0056388D">
                <w:rPr>
                  <w:rFonts w:ascii="Calibri" w:eastAsia="Times New Roman" w:hAnsi="Calibri" w:cs="Calibri"/>
                  <w:color w:val="000000"/>
                  <w:lang w:eastAsia="en-AU"/>
                </w:rPr>
                <w:t>LLS2223</w:t>
              </w:r>
            </w:ins>
          </w:p>
        </w:tc>
        <w:tc>
          <w:tcPr>
            <w:tcW w:w="933" w:type="pct"/>
            <w:noWrap/>
            <w:hideMark/>
          </w:tcPr>
          <w:p w:rsidR="00110C18" w:rsidRPr="0056388D" w:rsidRDefault="00110C18" w:rsidP="00063728">
            <w:pPr>
              <w:rPr>
                <w:ins w:id="22089" w:author="KIM, Jason" w:date="2019-04-02T13:39:00Z"/>
                <w:rFonts w:ascii="Calibri" w:eastAsia="Times New Roman" w:hAnsi="Calibri" w:cs="Calibri"/>
                <w:color w:val="000000"/>
                <w:lang w:eastAsia="en-AU"/>
              </w:rPr>
            </w:pPr>
            <w:ins w:id="220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91" w:author="KIM, Jason" w:date="2019-04-02T13:39:00Z"/>
                <w:rFonts w:ascii="Calibri" w:eastAsia="Times New Roman" w:hAnsi="Calibri" w:cs="Calibri"/>
                <w:color w:val="000000"/>
                <w:lang w:eastAsia="en-AU"/>
              </w:rPr>
            </w:pPr>
            <w:ins w:id="22092" w:author="KIM, Jason" w:date="2019-04-02T13:39:00Z">
              <w:r w:rsidRPr="0056388D">
                <w:rPr>
                  <w:rFonts w:ascii="Calibri" w:eastAsia="Times New Roman" w:hAnsi="Calibri" w:cs="Calibri"/>
                  <w:color w:val="000000"/>
                  <w:lang w:eastAsia="en-AU"/>
                </w:rPr>
                <w:t>Chainage 3341</w:t>
              </w:r>
            </w:ins>
          </w:p>
        </w:tc>
        <w:tc>
          <w:tcPr>
            <w:tcW w:w="764" w:type="pct"/>
            <w:noWrap/>
            <w:hideMark/>
          </w:tcPr>
          <w:p w:rsidR="00110C18" w:rsidRPr="0056388D" w:rsidRDefault="00110C18" w:rsidP="00063728">
            <w:pPr>
              <w:jc w:val="right"/>
              <w:rPr>
                <w:ins w:id="22093" w:author="KIM, Jason" w:date="2019-04-02T13:39:00Z"/>
                <w:rFonts w:ascii="Calibri" w:eastAsia="Times New Roman" w:hAnsi="Calibri" w:cs="Calibri"/>
                <w:color w:val="000000"/>
                <w:lang w:eastAsia="en-AU"/>
              </w:rPr>
            </w:pPr>
            <w:ins w:id="22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95" w:author="KIM, Jason" w:date="2019-04-02T13:39:00Z"/>
        </w:trPr>
        <w:tc>
          <w:tcPr>
            <w:tcW w:w="708" w:type="pct"/>
            <w:vMerge/>
            <w:hideMark/>
          </w:tcPr>
          <w:p w:rsidR="00110C18" w:rsidRPr="0056388D" w:rsidRDefault="00110C18" w:rsidP="00063728">
            <w:pPr>
              <w:rPr>
                <w:ins w:id="220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97" w:author="KIM, Jason" w:date="2019-04-02T13:39:00Z"/>
                <w:rFonts w:ascii="Calibri" w:eastAsia="Times New Roman" w:hAnsi="Calibri" w:cs="Calibri"/>
                <w:color w:val="000000"/>
                <w:lang w:eastAsia="en-AU"/>
              </w:rPr>
            </w:pPr>
            <w:ins w:id="22098"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99" w:author="KIM, Jason" w:date="2019-04-02T13:39:00Z"/>
                <w:rFonts w:ascii="Calibri" w:eastAsia="Times New Roman" w:hAnsi="Calibri" w:cs="Calibri"/>
                <w:color w:val="000000"/>
                <w:lang w:eastAsia="en-AU"/>
              </w:rPr>
            </w:pPr>
            <w:ins w:id="2210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01" w:author="KIM, Jason" w:date="2019-04-02T13:39:00Z"/>
                <w:rFonts w:ascii="Calibri" w:eastAsia="Times New Roman" w:hAnsi="Calibri" w:cs="Calibri"/>
                <w:color w:val="000000"/>
                <w:lang w:eastAsia="en-AU"/>
              </w:rPr>
            </w:pPr>
            <w:ins w:id="22102" w:author="KIM, Jason" w:date="2019-04-02T13:39:00Z">
              <w:r w:rsidRPr="0056388D">
                <w:rPr>
                  <w:rFonts w:ascii="Calibri" w:eastAsia="Times New Roman" w:hAnsi="Calibri" w:cs="Calibri"/>
                  <w:color w:val="000000"/>
                  <w:lang w:eastAsia="en-AU"/>
                </w:rPr>
                <w:t>LLS2224</w:t>
              </w:r>
            </w:ins>
          </w:p>
        </w:tc>
        <w:tc>
          <w:tcPr>
            <w:tcW w:w="933" w:type="pct"/>
            <w:noWrap/>
            <w:hideMark/>
          </w:tcPr>
          <w:p w:rsidR="00110C18" w:rsidRPr="0056388D" w:rsidRDefault="00110C18" w:rsidP="00063728">
            <w:pPr>
              <w:rPr>
                <w:ins w:id="22103" w:author="KIM, Jason" w:date="2019-04-02T13:39:00Z"/>
                <w:rFonts w:ascii="Calibri" w:eastAsia="Times New Roman" w:hAnsi="Calibri" w:cs="Calibri"/>
                <w:color w:val="000000"/>
                <w:lang w:eastAsia="en-AU"/>
              </w:rPr>
            </w:pPr>
            <w:ins w:id="221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05" w:author="KIM, Jason" w:date="2019-04-02T13:39:00Z"/>
                <w:rFonts w:ascii="Calibri" w:eastAsia="Times New Roman" w:hAnsi="Calibri" w:cs="Calibri"/>
                <w:color w:val="000000"/>
                <w:lang w:eastAsia="en-AU"/>
              </w:rPr>
            </w:pPr>
            <w:ins w:id="22106" w:author="KIM, Jason" w:date="2019-04-02T13:39:00Z">
              <w:r w:rsidRPr="0056388D">
                <w:rPr>
                  <w:rFonts w:ascii="Calibri" w:eastAsia="Times New Roman" w:hAnsi="Calibri" w:cs="Calibri"/>
                  <w:color w:val="000000"/>
                  <w:lang w:eastAsia="en-AU"/>
                </w:rPr>
                <w:t>Chainage 3350</w:t>
              </w:r>
            </w:ins>
          </w:p>
        </w:tc>
        <w:tc>
          <w:tcPr>
            <w:tcW w:w="764" w:type="pct"/>
            <w:noWrap/>
            <w:hideMark/>
          </w:tcPr>
          <w:p w:rsidR="00110C18" w:rsidRPr="0056388D" w:rsidRDefault="00110C18" w:rsidP="00063728">
            <w:pPr>
              <w:jc w:val="right"/>
              <w:rPr>
                <w:ins w:id="22107" w:author="KIM, Jason" w:date="2019-04-02T13:39:00Z"/>
                <w:rFonts w:ascii="Calibri" w:eastAsia="Times New Roman" w:hAnsi="Calibri" w:cs="Calibri"/>
                <w:color w:val="000000"/>
                <w:lang w:eastAsia="en-AU"/>
              </w:rPr>
            </w:pPr>
            <w:ins w:id="22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09" w:author="KIM, Jason" w:date="2019-04-02T13:39:00Z"/>
        </w:trPr>
        <w:tc>
          <w:tcPr>
            <w:tcW w:w="708" w:type="pct"/>
            <w:vMerge/>
            <w:hideMark/>
          </w:tcPr>
          <w:p w:rsidR="00110C18" w:rsidRPr="0056388D" w:rsidRDefault="00110C18" w:rsidP="00063728">
            <w:pPr>
              <w:rPr>
                <w:ins w:id="221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11" w:author="KIM, Jason" w:date="2019-04-02T13:39:00Z"/>
                <w:rFonts w:ascii="Calibri" w:eastAsia="Times New Roman" w:hAnsi="Calibri" w:cs="Calibri"/>
                <w:color w:val="000000"/>
                <w:lang w:eastAsia="en-AU"/>
              </w:rPr>
            </w:pPr>
            <w:ins w:id="22112"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13" w:author="KIM, Jason" w:date="2019-04-02T13:39:00Z"/>
                <w:rFonts w:ascii="Calibri" w:eastAsia="Times New Roman" w:hAnsi="Calibri" w:cs="Calibri"/>
                <w:color w:val="000000"/>
                <w:lang w:eastAsia="en-AU"/>
              </w:rPr>
            </w:pPr>
            <w:ins w:id="2211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15" w:author="KIM, Jason" w:date="2019-04-02T13:39:00Z"/>
                <w:rFonts w:ascii="Calibri" w:eastAsia="Times New Roman" w:hAnsi="Calibri" w:cs="Calibri"/>
                <w:color w:val="000000"/>
                <w:lang w:eastAsia="en-AU"/>
              </w:rPr>
            </w:pPr>
            <w:ins w:id="22116" w:author="KIM, Jason" w:date="2019-04-02T13:39:00Z">
              <w:r w:rsidRPr="0056388D">
                <w:rPr>
                  <w:rFonts w:ascii="Calibri" w:eastAsia="Times New Roman" w:hAnsi="Calibri" w:cs="Calibri"/>
                  <w:color w:val="000000"/>
                  <w:lang w:eastAsia="en-AU"/>
                </w:rPr>
                <w:t>LLS2225</w:t>
              </w:r>
            </w:ins>
          </w:p>
        </w:tc>
        <w:tc>
          <w:tcPr>
            <w:tcW w:w="933" w:type="pct"/>
            <w:noWrap/>
            <w:hideMark/>
          </w:tcPr>
          <w:p w:rsidR="00110C18" w:rsidRPr="0056388D" w:rsidRDefault="00110C18" w:rsidP="00063728">
            <w:pPr>
              <w:rPr>
                <w:ins w:id="22117" w:author="KIM, Jason" w:date="2019-04-02T13:39:00Z"/>
                <w:rFonts w:ascii="Calibri" w:eastAsia="Times New Roman" w:hAnsi="Calibri" w:cs="Calibri"/>
                <w:color w:val="000000"/>
                <w:lang w:eastAsia="en-AU"/>
              </w:rPr>
            </w:pPr>
            <w:ins w:id="221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19" w:author="KIM, Jason" w:date="2019-04-02T13:39:00Z"/>
                <w:rFonts w:ascii="Calibri" w:eastAsia="Times New Roman" w:hAnsi="Calibri" w:cs="Calibri"/>
                <w:color w:val="000000"/>
                <w:lang w:eastAsia="en-AU"/>
              </w:rPr>
            </w:pPr>
            <w:ins w:id="22120" w:author="KIM, Jason" w:date="2019-04-02T13:39:00Z">
              <w:r w:rsidRPr="0056388D">
                <w:rPr>
                  <w:rFonts w:ascii="Calibri" w:eastAsia="Times New Roman" w:hAnsi="Calibri" w:cs="Calibri"/>
                  <w:color w:val="000000"/>
                  <w:lang w:eastAsia="en-AU"/>
                </w:rPr>
                <w:t>Chainage 3360</w:t>
              </w:r>
            </w:ins>
          </w:p>
        </w:tc>
        <w:tc>
          <w:tcPr>
            <w:tcW w:w="764" w:type="pct"/>
            <w:noWrap/>
            <w:hideMark/>
          </w:tcPr>
          <w:p w:rsidR="00110C18" w:rsidRPr="0056388D" w:rsidRDefault="00110C18" w:rsidP="00063728">
            <w:pPr>
              <w:jc w:val="right"/>
              <w:rPr>
                <w:ins w:id="22121" w:author="KIM, Jason" w:date="2019-04-02T13:39:00Z"/>
                <w:rFonts w:ascii="Calibri" w:eastAsia="Times New Roman" w:hAnsi="Calibri" w:cs="Calibri"/>
                <w:color w:val="000000"/>
                <w:lang w:eastAsia="en-AU"/>
              </w:rPr>
            </w:pPr>
            <w:ins w:id="22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23" w:author="KIM, Jason" w:date="2019-04-02T13:39:00Z"/>
        </w:trPr>
        <w:tc>
          <w:tcPr>
            <w:tcW w:w="708" w:type="pct"/>
            <w:vMerge/>
            <w:hideMark/>
          </w:tcPr>
          <w:p w:rsidR="00110C18" w:rsidRPr="0056388D" w:rsidRDefault="00110C18" w:rsidP="00063728">
            <w:pPr>
              <w:rPr>
                <w:ins w:id="221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25" w:author="KIM, Jason" w:date="2019-04-02T13:39:00Z"/>
                <w:rFonts w:ascii="Calibri" w:eastAsia="Times New Roman" w:hAnsi="Calibri" w:cs="Calibri"/>
                <w:color w:val="000000"/>
                <w:lang w:eastAsia="en-AU"/>
              </w:rPr>
            </w:pPr>
            <w:ins w:id="22126"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27" w:author="KIM, Jason" w:date="2019-04-02T13:39:00Z"/>
                <w:rFonts w:ascii="Calibri" w:eastAsia="Times New Roman" w:hAnsi="Calibri" w:cs="Calibri"/>
                <w:color w:val="000000"/>
                <w:lang w:eastAsia="en-AU"/>
              </w:rPr>
            </w:pPr>
            <w:ins w:id="2212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29" w:author="KIM, Jason" w:date="2019-04-02T13:39:00Z"/>
                <w:rFonts w:ascii="Calibri" w:eastAsia="Times New Roman" w:hAnsi="Calibri" w:cs="Calibri"/>
                <w:color w:val="000000"/>
                <w:lang w:eastAsia="en-AU"/>
              </w:rPr>
            </w:pPr>
            <w:ins w:id="22130" w:author="KIM, Jason" w:date="2019-04-02T13:39:00Z">
              <w:r w:rsidRPr="0056388D">
                <w:rPr>
                  <w:rFonts w:ascii="Calibri" w:eastAsia="Times New Roman" w:hAnsi="Calibri" w:cs="Calibri"/>
                  <w:color w:val="000000"/>
                  <w:lang w:eastAsia="en-AU"/>
                </w:rPr>
                <w:t>LLS2226</w:t>
              </w:r>
            </w:ins>
          </w:p>
        </w:tc>
        <w:tc>
          <w:tcPr>
            <w:tcW w:w="933" w:type="pct"/>
            <w:noWrap/>
            <w:hideMark/>
          </w:tcPr>
          <w:p w:rsidR="00110C18" w:rsidRPr="0056388D" w:rsidRDefault="00110C18" w:rsidP="00063728">
            <w:pPr>
              <w:rPr>
                <w:ins w:id="22131" w:author="KIM, Jason" w:date="2019-04-02T13:39:00Z"/>
                <w:rFonts w:ascii="Calibri" w:eastAsia="Times New Roman" w:hAnsi="Calibri" w:cs="Calibri"/>
                <w:color w:val="000000"/>
                <w:lang w:eastAsia="en-AU"/>
              </w:rPr>
            </w:pPr>
            <w:ins w:id="221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33" w:author="KIM, Jason" w:date="2019-04-02T13:39:00Z"/>
                <w:rFonts w:ascii="Calibri" w:eastAsia="Times New Roman" w:hAnsi="Calibri" w:cs="Calibri"/>
                <w:color w:val="000000"/>
                <w:lang w:eastAsia="en-AU"/>
              </w:rPr>
            </w:pPr>
            <w:ins w:id="22134" w:author="KIM, Jason" w:date="2019-04-02T13:39:00Z">
              <w:r w:rsidRPr="0056388D">
                <w:rPr>
                  <w:rFonts w:ascii="Calibri" w:eastAsia="Times New Roman" w:hAnsi="Calibri" w:cs="Calibri"/>
                  <w:color w:val="000000"/>
                  <w:lang w:eastAsia="en-AU"/>
                </w:rPr>
                <w:t>Chainage 3369</w:t>
              </w:r>
            </w:ins>
          </w:p>
        </w:tc>
        <w:tc>
          <w:tcPr>
            <w:tcW w:w="764" w:type="pct"/>
            <w:noWrap/>
            <w:hideMark/>
          </w:tcPr>
          <w:p w:rsidR="00110C18" w:rsidRPr="0056388D" w:rsidRDefault="00110C18" w:rsidP="00063728">
            <w:pPr>
              <w:jc w:val="right"/>
              <w:rPr>
                <w:ins w:id="22135" w:author="KIM, Jason" w:date="2019-04-02T13:39:00Z"/>
                <w:rFonts w:ascii="Calibri" w:eastAsia="Times New Roman" w:hAnsi="Calibri" w:cs="Calibri"/>
                <w:color w:val="000000"/>
                <w:lang w:eastAsia="en-AU"/>
              </w:rPr>
            </w:pPr>
            <w:ins w:id="22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37" w:author="KIM, Jason" w:date="2019-04-02T13:39:00Z"/>
        </w:trPr>
        <w:tc>
          <w:tcPr>
            <w:tcW w:w="708" w:type="pct"/>
            <w:vMerge/>
            <w:hideMark/>
          </w:tcPr>
          <w:p w:rsidR="00110C18" w:rsidRPr="0056388D" w:rsidRDefault="00110C18" w:rsidP="00063728">
            <w:pPr>
              <w:rPr>
                <w:ins w:id="221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39" w:author="KIM, Jason" w:date="2019-04-02T13:39:00Z"/>
                <w:rFonts w:ascii="Calibri" w:eastAsia="Times New Roman" w:hAnsi="Calibri" w:cs="Calibri"/>
                <w:color w:val="000000"/>
                <w:lang w:eastAsia="en-AU"/>
              </w:rPr>
            </w:pPr>
            <w:ins w:id="22140"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41" w:author="KIM, Jason" w:date="2019-04-02T13:39:00Z"/>
                <w:rFonts w:ascii="Calibri" w:eastAsia="Times New Roman" w:hAnsi="Calibri" w:cs="Calibri"/>
                <w:color w:val="000000"/>
                <w:lang w:eastAsia="en-AU"/>
              </w:rPr>
            </w:pPr>
            <w:ins w:id="2214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43" w:author="KIM, Jason" w:date="2019-04-02T13:39:00Z"/>
                <w:rFonts w:ascii="Calibri" w:eastAsia="Times New Roman" w:hAnsi="Calibri" w:cs="Calibri"/>
                <w:color w:val="000000"/>
                <w:lang w:eastAsia="en-AU"/>
              </w:rPr>
            </w:pPr>
            <w:ins w:id="22144" w:author="KIM, Jason" w:date="2019-04-02T13:39:00Z">
              <w:r w:rsidRPr="0056388D">
                <w:rPr>
                  <w:rFonts w:ascii="Calibri" w:eastAsia="Times New Roman" w:hAnsi="Calibri" w:cs="Calibri"/>
                  <w:color w:val="000000"/>
                  <w:lang w:eastAsia="en-AU"/>
                </w:rPr>
                <w:t>LLS2227</w:t>
              </w:r>
            </w:ins>
          </w:p>
        </w:tc>
        <w:tc>
          <w:tcPr>
            <w:tcW w:w="933" w:type="pct"/>
            <w:noWrap/>
            <w:hideMark/>
          </w:tcPr>
          <w:p w:rsidR="00110C18" w:rsidRPr="0056388D" w:rsidRDefault="00110C18" w:rsidP="00063728">
            <w:pPr>
              <w:rPr>
                <w:ins w:id="22145" w:author="KIM, Jason" w:date="2019-04-02T13:39:00Z"/>
                <w:rFonts w:ascii="Calibri" w:eastAsia="Times New Roman" w:hAnsi="Calibri" w:cs="Calibri"/>
                <w:color w:val="000000"/>
                <w:lang w:eastAsia="en-AU"/>
              </w:rPr>
            </w:pPr>
            <w:ins w:id="221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47" w:author="KIM, Jason" w:date="2019-04-02T13:39:00Z"/>
                <w:rFonts w:ascii="Calibri" w:eastAsia="Times New Roman" w:hAnsi="Calibri" w:cs="Calibri"/>
                <w:color w:val="000000"/>
                <w:lang w:eastAsia="en-AU"/>
              </w:rPr>
            </w:pPr>
            <w:ins w:id="22148" w:author="KIM, Jason" w:date="2019-04-02T13:39:00Z">
              <w:r w:rsidRPr="0056388D">
                <w:rPr>
                  <w:rFonts w:ascii="Calibri" w:eastAsia="Times New Roman" w:hAnsi="Calibri" w:cs="Calibri"/>
                  <w:color w:val="000000"/>
                  <w:lang w:eastAsia="en-AU"/>
                </w:rPr>
                <w:t>Chainage 3379</w:t>
              </w:r>
            </w:ins>
          </w:p>
        </w:tc>
        <w:tc>
          <w:tcPr>
            <w:tcW w:w="764" w:type="pct"/>
            <w:noWrap/>
            <w:hideMark/>
          </w:tcPr>
          <w:p w:rsidR="00110C18" w:rsidRPr="0056388D" w:rsidRDefault="00110C18" w:rsidP="00063728">
            <w:pPr>
              <w:jc w:val="right"/>
              <w:rPr>
                <w:ins w:id="22149" w:author="KIM, Jason" w:date="2019-04-02T13:39:00Z"/>
                <w:rFonts w:ascii="Calibri" w:eastAsia="Times New Roman" w:hAnsi="Calibri" w:cs="Calibri"/>
                <w:color w:val="000000"/>
                <w:lang w:eastAsia="en-AU"/>
              </w:rPr>
            </w:pPr>
            <w:ins w:id="22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51" w:author="KIM, Jason" w:date="2019-04-02T13:39:00Z"/>
        </w:trPr>
        <w:tc>
          <w:tcPr>
            <w:tcW w:w="708" w:type="pct"/>
            <w:vMerge/>
            <w:hideMark/>
          </w:tcPr>
          <w:p w:rsidR="00110C18" w:rsidRPr="0056388D" w:rsidRDefault="00110C18" w:rsidP="00063728">
            <w:pPr>
              <w:rPr>
                <w:ins w:id="22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53" w:author="KIM, Jason" w:date="2019-04-02T13:39:00Z"/>
                <w:rFonts w:ascii="Calibri" w:eastAsia="Times New Roman" w:hAnsi="Calibri" w:cs="Calibri"/>
                <w:color w:val="000000"/>
                <w:lang w:eastAsia="en-AU"/>
              </w:rPr>
            </w:pPr>
            <w:ins w:id="22154"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55" w:author="KIM, Jason" w:date="2019-04-02T13:39:00Z"/>
                <w:rFonts w:ascii="Calibri" w:eastAsia="Times New Roman" w:hAnsi="Calibri" w:cs="Calibri"/>
                <w:color w:val="000000"/>
                <w:lang w:eastAsia="en-AU"/>
              </w:rPr>
            </w:pPr>
            <w:ins w:id="2215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57" w:author="KIM, Jason" w:date="2019-04-02T13:39:00Z"/>
                <w:rFonts w:ascii="Calibri" w:eastAsia="Times New Roman" w:hAnsi="Calibri" w:cs="Calibri"/>
                <w:color w:val="000000"/>
                <w:lang w:eastAsia="en-AU"/>
              </w:rPr>
            </w:pPr>
            <w:ins w:id="22158" w:author="KIM, Jason" w:date="2019-04-02T13:39:00Z">
              <w:r w:rsidRPr="0056388D">
                <w:rPr>
                  <w:rFonts w:ascii="Calibri" w:eastAsia="Times New Roman" w:hAnsi="Calibri" w:cs="Calibri"/>
                  <w:color w:val="000000"/>
                  <w:lang w:eastAsia="en-AU"/>
                </w:rPr>
                <w:t>LLS2228</w:t>
              </w:r>
            </w:ins>
          </w:p>
        </w:tc>
        <w:tc>
          <w:tcPr>
            <w:tcW w:w="933" w:type="pct"/>
            <w:noWrap/>
            <w:hideMark/>
          </w:tcPr>
          <w:p w:rsidR="00110C18" w:rsidRPr="0056388D" w:rsidRDefault="00110C18" w:rsidP="00063728">
            <w:pPr>
              <w:rPr>
                <w:ins w:id="22159" w:author="KIM, Jason" w:date="2019-04-02T13:39:00Z"/>
                <w:rFonts w:ascii="Calibri" w:eastAsia="Times New Roman" w:hAnsi="Calibri" w:cs="Calibri"/>
                <w:color w:val="000000"/>
                <w:lang w:eastAsia="en-AU"/>
              </w:rPr>
            </w:pPr>
            <w:ins w:id="221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61" w:author="KIM, Jason" w:date="2019-04-02T13:39:00Z"/>
                <w:rFonts w:ascii="Calibri" w:eastAsia="Times New Roman" w:hAnsi="Calibri" w:cs="Calibri"/>
                <w:color w:val="000000"/>
                <w:lang w:eastAsia="en-AU"/>
              </w:rPr>
            </w:pPr>
            <w:ins w:id="22162" w:author="KIM, Jason" w:date="2019-04-02T13:39:00Z">
              <w:r w:rsidRPr="0056388D">
                <w:rPr>
                  <w:rFonts w:ascii="Calibri" w:eastAsia="Times New Roman" w:hAnsi="Calibri" w:cs="Calibri"/>
                  <w:color w:val="000000"/>
                  <w:lang w:eastAsia="en-AU"/>
                </w:rPr>
                <w:t>Chainage 3389</w:t>
              </w:r>
            </w:ins>
          </w:p>
        </w:tc>
        <w:tc>
          <w:tcPr>
            <w:tcW w:w="764" w:type="pct"/>
            <w:noWrap/>
            <w:hideMark/>
          </w:tcPr>
          <w:p w:rsidR="00110C18" w:rsidRPr="0056388D" w:rsidRDefault="00110C18" w:rsidP="00063728">
            <w:pPr>
              <w:jc w:val="right"/>
              <w:rPr>
                <w:ins w:id="22163" w:author="KIM, Jason" w:date="2019-04-02T13:39:00Z"/>
                <w:rFonts w:ascii="Calibri" w:eastAsia="Times New Roman" w:hAnsi="Calibri" w:cs="Calibri"/>
                <w:color w:val="000000"/>
                <w:lang w:eastAsia="en-AU"/>
              </w:rPr>
            </w:pPr>
            <w:ins w:id="22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65" w:author="KIM, Jason" w:date="2019-04-02T13:39:00Z"/>
        </w:trPr>
        <w:tc>
          <w:tcPr>
            <w:tcW w:w="708" w:type="pct"/>
            <w:vMerge/>
            <w:hideMark/>
          </w:tcPr>
          <w:p w:rsidR="00110C18" w:rsidRPr="0056388D" w:rsidRDefault="00110C18" w:rsidP="00063728">
            <w:pPr>
              <w:rPr>
                <w:ins w:id="221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67" w:author="KIM, Jason" w:date="2019-04-02T13:39:00Z"/>
                <w:rFonts w:ascii="Calibri" w:eastAsia="Times New Roman" w:hAnsi="Calibri" w:cs="Calibri"/>
                <w:color w:val="000000"/>
                <w:lang w:eastAsia="en-AU"/>
              </w:rPr>
            </w:pPr>
            <w:ins w:id="22168"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69" w:author="KIM, Jason" w:date="2019-04-02T13:39:00Z"/>
                <w:rFonts w:ascii="Calibri" w:eastAsia="Times New Roman" w:hAnsi="Calibri" w:cs="Calibri"/>
                <w:color w:val="000000"/>
                <w:lang w:eastAsia="en-AU"/>
              </w:rPr>
            </w:pPr>
            <w:ins w:id="2217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71" w:author="KIM, Jason" w:date="2019-04-02T13:39:00Z"/>
                <w:rFonts w:ascii="Calibri" w:eastAsia="Times New Roman" w:hAnsi="Calibri" w:cs="Calibri"/>
                <w:color w:val="000000"/>
                <w:lang w:eastAsia="en-AU"/>
              </w:rPr>
            </w:pPr>
            <w:ins w:id="22172" w:author="KIM, Jason" w:date="2019-04-02T13:39:00Z">
              <w:r w:rsidRPr="0056388D">
                <w:rPr>
                  <w:rFonts w:ascii="Calibri" w:eastAsia="Times New Roman" w:hAnsi="Calibri" w:cs="Calibri"/>
                  <w:color w:val="000000"/>
                  <w:lang w:eastAsia="en-AU"/>
                </w:rPr>
                <w:t>LLS2229</w:t>
              </w:r>
            </w:ins>
          </w:p>
        </w:tc>
        <w:tc>
          <w:tcPr>
            <w:tcW w:w="933" w:type="pct"/>
            <w:noWrap/>
            <w:hideMark/>
          </w:tcPr>
          <w:p w:rsidR="00110C18" w:rsidRPr="0056388D" w:rsidRDefault="00110C18" w:rsidP="00063728">
            <w:pPr>
              <w:rPr>
                <w:ins w:id="22173" w:author="KIM, Jason" w:date="2019-04-02T13:39:00Z"/>
                <w:rFonts w:ascii="Calibri" w:eastAsia="Times New Roman" w:hAnsi="Calibri" w:cs="Calibri"/>
                <w:color w:val="000000"/>
                <w:lang w:eastAsia="en-AU"/>
              </w:rPr>
            </w:pPr>
            <w:ins w:id="221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75" w:author="KIM, Jason" w:date="2019-04-02T13:39:00Z"/>
                <w:rFonts w:ascii="Calibri" w:eastAsia="Times New Roman" w:hAnsi="Calibri" w:cs="Calibri"/>
                <w:color w:val="000000"/>
                <w:lang w:eastAsia="en-AU"/>
              </w:rPr>
            </w:pPr>
            <w:ins w:id="22176" w:author="KIM, Jason" w:date="2019-04-02T13:39:00Z">
              <w:r w:rsidRPr="0056388D">
                <w:rPr>
                  <w:rFonts w:ascii="Calibri" w:eastAsia="Times New Roman" w:hAnsi="Calibri" w:cs="Calibri"/>
                  <w:color w:val="000000"/>
                  <w:lang w:eastAsia="en-AU"/>
                </w:rPr>
                <w:t>Chainage 3398</w:t>
              </w:r>
            </w:ins>
          </w:p>
        </w:tc>
        <w:tc>
          <w:tcPr>
            <w:tcW w:w="764" w:type="pct"/>
            <w:noWrap/>
            <w:hideMark/>
          </w:tcPr>
          <w:p w:rsidR="00110C18" w:rsidRPr="0056388D" w:rsidRDefault="00110C18" w:rsidP="00063728">
            <w:pPr>
              <w:jc w:val="right"/>
              <w:rPr>
                <w:ins w:id="22177" w:author="KIM, Jason" w:date="2019-04-02T13:39:00Z"/>
                <w:rFonts w:ascii="Calibri" w:eastAsia="Times New Roman" w:hAnsi="Calibri" w:cs="Calibri"/>
                <w:color w:val="000000"/>
                <w:lang w:eastAsia="en-AU"/>
              </w:rPr>
            </w:pPr>
            <w:ins w:id="22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79" w:author="KIM, Jason" w:date="2019-04-02T13:39:00Z"/>
        </w:trPr>
        <w:tc>
          <w:tcPr>
            <w:tcW w:w="708" w:type="pct"/>
            <w:vMerge/>
            <w:hideMark/>
          </w:tcPr>
          <w:p w:rsidR="00110C18" w:rsidRPr="0056388D" w:rsidRDefault="00110C18" w:rsidP="00063728">
            <w:pPr>
              <w:rPr>
                <w:ins w:id="221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81" w:author="KIM, Jason" w:date="2019-04-02T13:39:00Z"/>
                <w:rFonts w:ascii="Calibri" w:eastAsia="Times New Roman" w:hAnsi="Calibri" w:cs="Calibri"/>
                <w:color w:val="000000"/>
                <w:lang w:eastAsia="en-AU"/>
              </w:rPr>
            </w:pPr>
            <w:ins w:id="22182"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83" w:author="KIM, Jason" w:date="2019-04-02T13:39:00Z"/>
                <w:rFonts w:ascii="Calibri" w:eastAsia="Times New Roman" w:hAnsi="Calibri" w:cs="Calibri"/>
                <w:color w:val="000000"/>
                <w:lang w:eastAsia="en-AU"/>
              </w:rPr>
            </w:pPr>
            <w:ins w:id="2218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85" w:author="KIM, Jason" w:date="2019-04-02T13:39:00Z"/>
                <w:rFonts w:ascii="Calibri" w:eastAsia="Times New Roman" w:hAnsi="Calibri" w:cs="Calibri"/>
                <w:color w:val="000000"/>
                <w:lang w:eastAsia="en-AU"/>
              </w:rPr>
            </w:pPr>
            <w:ins w:id="22186" w:author="KIM, Jason" w:date="2019-04-02T13:39:00Z">
              <w:r w:rsidRPr="0056388D">
                <w:rPr>
                  <w:rFonts w:ascii="Calibri" w:eastAsia="Times New Roman" w:hAnsi="Calibri" w:cs="Calibri"/>
                  <w:color w:val="000000"/>
                  <w:lang w:eastAsia="en-AU"/>
                </w:rPr>
                <w:t>LLS2230</w:t>
              </w:r>
            </w:ins>
          </w:p>
        </w:tc>
        <w:tc>
          <w:tcPr>
            <w:tcW w:w="933" w:type="pct"/>
            <w:noWrap/>
            <w:hideMark/>
          </w:tcPr>
          <w:p w:rsidR="00110C18" w:rsidRPr="0056388D" w:rsidRDefault="00110C18" w:rsidP="00063728">
            <w:pPr>
              <w:rPr>
                <w:ins w:id="22187" w:author="KIM, Jason" w:date="2019-04-02T13:39:00Z"/>
                <w:rFonts w:ascii="Calibri" w:eastAsia="Times New Roman" w:hAnsi="Calibri" w:cs="Calibri"/>
                <w:color w:val="000000"/>
                <w:lang w:eastAsia="en-AU"/>
              </w:rPr>
            </w:pPr>
            <w:ins w:id="221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89" w:author="KIM, Jason" w:date="2019-04-02T13:39:00Z"/>
                <w:rFonts w:ascii="Calibri" w:eastAsia="Times New Roman" w:hAnsi="Calibri" w:cs="Calibri"/>
                <w:color w:val="000000"/>
                <w:lang w:eastAsia="en-AU"/>
              </w:rPr>
            </w:pPr>
            <w:ins w:id="22190" w:author="KIM, Jason" w:date="2019-04-02T13:39:00Z">
              <w:r w:rsidRPr="0056388D">
                <w:rPr>
                  <w:rFonts w:ascii="Calibri" w:eastAsia="Times New Roman" w:hAnsi="Calibri" w:cs="Calibri"/>
                  <w:color w:val="000000"/>
                  <w:lang w:eastAsia="en-AU"/>
                </w:rPr>
                <w:t>Chainage 3408</w:t>
              </w:r>
            </w:ins>
          </w:p>
        </w:tc>
        <w:tc>
          <w:tcPr>
            <w:tcW w:w="764" w:type="pct"/>
            <w:noWrap/>
            <w:hideMark/>
          </w:tcPr>
          <w:p w:rsidR="00110C18" w:rsidRPr="0056388D" w:rsidRDefault="00110C18" w:rsidP="00063728">
            <w:pPr>
              <w:jc w:val="right"/>
              <w:rPr>
                <w:ins w:id="22191" w:author="KIM, Jason" w:date="2019-04-02T13:39:00Z"/>
                <w:rFonts w:ascii="Calibri" w:eastAsia="Times New Roman" w:hAnsi="Calibri" w:cs="Calibri"/>
                <w:color w:val="000000"/>
                <w:lang w:eastAsia="en-AU"/>
              </w:rPr>
            </w:pPr>
            <w:ins w:id="221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93" w:author="KIM, Jason" w:date="2019-04-02T13:39:00Z"/>
        </w:trPr>
        <w:tc>
          <w:tcPr>
            <w:tcW w:w="708" w:type="pct"/>
            <w:vMerge/>
            <w:hideMark/>
          </w:tcPr>
          <w:p w:rsidR="00110C18" w:rsidRPr="0056388D" w:rsidRDefault="00110C18" w:rsidP="00063728">
            <w:pPr>
              <w:rPr>
                <w:ins w:id="221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95" w:author="KIM, Jason" w:date="2019-04-02T13:39:00Z"/>
                <w:rFonts w:ascii="Calibri" w:eastAsia="Times New Roman" w:hAnsi="Calibri" w:cs="Calibri"/>
                <w:color w:val="000000"/>
                <w:lang w:eastAsia="en-AU"/>
              </w:rPr>
            </w:pPr>
            <w:ins w:id="22196"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97" w:author="KIM, Jason" w:date="2019-04-02T13:39:00Z"/>
                <w:rFonts w:ascii="Calibri" w:eastAsia="Times New Roman" w:hAnsi="Calibri" w:cs="Calibri"/>
                <w:color w:val="000000"/>
                <w:lang w:eastAsia="en-AU"/>
              </w:rPr>
            </w:pPr>
            <w:ins w:id="2219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99" w:author="KIM, Jason" w:date="2019-04-02T13:39:00Z"/>
                <w:rFonts w:ascii="Calibri" w:eastAsia="Times New Roman" w:hAnsi="Calibri" w:cs="Calibri"/>
                <w:color w:val="000000"/>
                <w:lang w:eastAsia="en-AU"/>
              </w:rPr>
            </w:pPr>
            <w:ins w:id="22200" w:author="KIM, Jason" w:date="2019-04-02T13:39:00Z">
              <w:r w:rsidRPr="0056388D">
                <w:rPr>
                  <w:rFonts w:ascii="Calibri" w:eastAsia="Times New Roman" w:hAnsi="Calibri" w:cs="Calibri"/>
                  <w:color w:val="000000"/>
                  <w:lang w:eastAsia="en-AU"/>
                </w:rPr>
                <w:t>LLS2231</w:t>
              </w:r>
            </w:ins>
          </w:p>
        </w:tc>
        <w:tc>
          <w:tcPr>
            <w:tcW w:w="933" w:type="pct"/>
            <w:noWrap/>
            <w:hideMark/>
          </w:tcPr>
          <w:p w:rsidR="00110C18" w:rsidRPr="0056388D" w:rsidRDefault="00110C18" w:rsidP="00063728">
            <w:pPr>
              <w:rPr>
                <w:ins w:id="22201" w:author="KIM, Jason" w:date="2019-04-02T13:39:00Z"/>
                <w:rFonts w:ascii="Calibri" w:eastAsia="Times New Roman" w:hAnsi="Calibri" w:cs="Calibri"/>
                <w:color w:val="000000"/>
                <w:lang w:eastAsia="en-AU"/>
              </w:rPr>
            </w:pPr>
            <w:ins w:id="222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203" w:author="KIM, Jason" w:date="2019-04-02T13:39:00Z"/>
                <w:rFonts w:ascii="Calibri" w:eastAsia="Times New Roman" w:hAnsi="Calibri" w:cs="Calibri"/>
                <w:color w:val="000000"/>
                <w:lang w:eastAsia="en-AU"/>
              </w:rPr>
            </w:pPr>
            <w:ins w:id="22204" w:author="KIM, Jason" w:date="2019-04-02T13:39:00Z">
              <w:r w:rsidRPr="0056388D">
                <w:rPr>
                  <w:rFonts w:ascii="Calibri" w:eastAsia="Times New Roman" w:hAnsi="Calibri" w:cs="Calibri"/>
                  <w:color w:val="000000"/>
                  <w:lang w:eastAsia="en-AU"/>
                </w:rPr>
                <w:t>Chainage 3418</w:t>
              </w:r>
            </w:ins>
          </w:p>
        </w:tc>
        <w:tc>
          <w:tcPr>
            <w:tcW w:w="764" w:type="pct"/>
            <w:noWrap/>
            <w:hideMark/>
          </w:tcPr>
          <w:p w:rsidR="00110C18" w:rsidRPr="0056388D" w:rsidRDefault="00110C18" w:rsidP="00063728">
            <w:pPr>
              <w:jc w:val="right"/>
              <w:rPr>
                <w:ins w:id="22205" w:author="KIM, Jason" w:date="2019-04-02T13:39:00Z"/>
                <w:rFonts w:ascii="Calibri" w:eastAsia="Times New Roman" w:hAnsi="Calibri" w:cs="Calibri"/>
                <w:color w:val="000000"/>
                <w:lang w:eastAsia="en-AU"/>
              </w:rPr>
            </w:pPr>
            <w:ins w:id="222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07" w:author="KIM, Jason" w:date="2019-04-02T13:39:00Z"/>
        </w:trPr>
        <w:tc>
          <w:tcPr>
            <w:tcW w:w="708" w:type="pct"/>
            <w:vMerge/>
            <w:hideMark/>
          </w:tcPr>
          <w:p w:rsidR="00110C18" w:rsidRPr="0056388D" w:rsidRDefault="00110C18" w:rsidP="00063728">
            <w:pPr>
              <w:rPr>
                <w:ins w:id="222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09" w:author="KIM, Jason" w:date="2019-04-02T13:39:00Z"/>
                <w:rFonts w:ascii="Calibri" w:eastAsia="Times New Roman" w:hAnsi="Calibri" w:cs="Calibri"/>
                <w:color w:val="000000"/>
                <w:lang w:eastAsia="en-AU"/>
              </w:rPr>
            </w:pPr>
            <w:ins w:id="22210"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211" w:author="KIM, Jason" w:date="2019-04-02T13:39:00Z"/>
                <w:rFonts w:ascii="Calibri" w:eastAsia="Times New Roman" w:hAnsi="Calibri" w:cs="Calibri"/>
                <w:color w:val="000000"/>
                <w:lang w:eastAsia="en-AU"/>
              </w:rPr>
            </w:pPr>
            <w:ins w:id="2221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13" w:author="KIM, Jason" w:date="2019-04-02T13:39:00Z"/>
                <w:rFonts w:ascii="Calibri" w:eastAsia="Times New Roman" w:hAnsi="Calibri" w:cs="Calibri"/>
                <w:color w:val="000000"/>
                <w:lang w:eastAsia="en-AU"/>
              </w:rPr>
            </w:pPr>
            <w:ins w:id="22214" w:author="KIM, Jason" w:date="2019-04-02T13:39:00Z">
              <w:r w:rsidRPr="0056388D">
                <w:rPr>
                  <w:rFonts w:ascii="Calibri" w:eastAsia="Times New Roman" w:hAnsi="Calibri" w:cs="Calibri"/>
                  <w:color w:val="000000"/>
                  <w:lang w:eastAsia="en-AU"/>
                </w:rPr>
                <w:t>LLS2232</w:t>
              </w:r>
            </w:ins>
          </w:p>
        </w:tc>
        <w:tc>
          <w:tcPr>
            <w:tcW w:w="933" w:type="pct"/>
            <w:noWrap/>
            <w:hideMark/>
          </w:tcPr>
          <w:p w:rsidR="00110C18" w:rsidRPr="0056388D" w:rsidRDefault="00110C18" w:rsidP="00063728">
            <w:pPr>
              <w:rPr>
                <w:ins w:id="22215" w:author="KIM, Jason" w:date="2019-04-02T13:39:00Z"/>
                <w:rFonts w:ascii="Calibri" w:eastAsia="Times New Roman" w:hAnsi="Calibri" w:cs="Calibri"/>
                <w:color w:val="000000"/>
                <w:lang w:eastAsia="en-AU"/>
              </w:rPr>
            </w:pPr>
            <w:ins w:id="222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217" w:author="KIM, Jason" w:date="2019-04-02T13:39:00Z"/>
                <w:rFonts w:ascii="Calibri" w:eastAsia="Times New Roman" w:hAnsi="Calibri" w:cs="Calibri"/>
                <w:color w:val="000000"/>
                <w:lang w:eastAsia="en-AU"/>
              </w:rPr>
            </w:pPr>
            <w:ins w:id="22218" w:author="KIM, Jason" w:date="2019-04-02T13:39:00Z">
              <w:r w:rsidRPr="0056388D">
                <w:rPr>
                  <w:rFonts w:ascii="Calibri" w:eastAsia="Times New Roman" w:hAnsi="Calibri" w:cs="Calibri"/>
                  <w:color w:val="000000"/>
                  <w:lang w:eastAsia="en-AU"/>
                </w:rPr>
                <w:t>Chainage 3427</w:t>
              </w:r>
            </w:ins>
          </w:p>
        </w:tc>
        <w:tc>
          <w:tcPr>
            <w:tcW w:w="764" w:type="pct"/>
            <w:noWrap/>
            <w:hideMark/>
          </w:tcPr>
          <w:p w:rsidR="00110C18" w:rsidRPr="0056388D" w:rsidRDefault="00110C18" w:rsidP="00063728">
            <w:pPr>
              <w:jc w:val="right"/>
              <w:rPr>
                <w:ins w:id="22219" w:author="KIM, Jason" w:date="2019-04-02T13:39:00Z"/>
                <w:rFonts w:ascii="Calibri" w:eastAsia="Times New Roman" w:hAnsi="Calibri" w:cs="Calibri"/>
                <w:color w:val="000000"/>
                <w:lang w:eastAsia="en-AU"/>
              </w:rPr>
            </w:pPr>
            <w:ins w:id="222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21" w:author="KIM, Jason" w:date="2019-04-02T13:39:00Z"/>
        </w:trPr>
        <w:tc>
          <w:tcPr>
            <w:tcW w:w="708" w:type="pct"/>
            <w:vMerge w:val="restart"/>
            <w:noWrap/>
            <w:hideMark/>
          </w:tcPr>
          <w:p w:rsidR="00110C18" w:rsidRPr="0056388D" w:rsidRDefault="00110C18" w:rsidP="00063728">
            <w:pPr>
              <w:rPr>
                <w:ins w:id="22222" w:author="KIM, Jason" w:date="2019-04-02T13:39:00Z"/>
                <w:rFonts w:ascii="Calibri" w:eastAsia="Times New Roman" w:hAnsi="Calibri" w:cs="Calibri"/>
                <w:color w:val="000000"/>
                <w:lang w:eastAsia="en-AU"/>
              </w:rPr>
            </w:pPr>
            <w:ins w:id="22223" w:author="KIM, Jason" w:date="2019-04-02T13:39:00Z">
              <w:r w:rsidRPr="0056388D">
                <w:rPr>
                  <w:rFonts w:ascii="Calibri" w:eastAsia="Times New Roman" w:hAnsi="Calibri" w:cs="Calibri"/>
                  <w:color w:val="000000"/>
                  <w:lang w:eastAsia="en-AU"/>
                </w:rPr>
                <w:t>LLE24K51</w:t>
              </w:r>
            </w:ins>
          </w:p>
        </w:tc>
        <w:tc>
          <w:tcPr>
            <w:tcW w:w="605" w:type="pct"/>
            <w:noWrap/>
            <w:hideMark/>
          </w:tcPr>
          <w:p w:rsidR="00110C18" w:rsidRPr="0056388D" w:rsidRDefault="00110C18" w:rsidP="00063728">
            <w:pPr>
              <w:rPr>
                <w:ins w:id="22224" w:author="KIM, Jason" w:date="2019-04-02T13:39:00Z"/>
                <w:rFonts w:ascii="Calibri" w:eastAsia="Times New Roman" w:hAnsi="Calibri" w:cs="Calibri"/>
                <w:color w:val="000000"/>
                <w:lang w:eastAsia="en-AU"/>
              </w:rPr>
            </w:pPr>
            <w:ins w:id="22225"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26" w:author="KIM, Jason" w:date="2019-04-02T13:39:00Z"/>
                <w:rFonts w:ascii="Calibri" w:eastAsia="Times New Roman" w:hAnsi="Calibri" w:cs="Calibri"/>
                <w:color w:val="000000"/>
                <w:lang w:eastAsia="en-AU"/>
              </w:rPr>
            </w:pPr>
            <w:ins w:id="2222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28" w:author="KIM, Jason" w:date="2019-04-02T13:39:00Z"/>
                <w:rFonts w:ascii="Calibri" w:eastAsia="Times New Roman" w:hAnsi="Calibri" w:cs="Calibri"/>
                <w:color w:val="000000"/>
                <w:lang w:eastAsia="en-AU"/>
              </w:rPr>
            </w:pPr>
            <w:ins w:id="22229" w:author="KIM, Jason" w:date="2019-04-02T13:39:00Z">
              <w:r w:rsidRPr="0056388D">
                <w:rPr>
                  <w:rFonts w:ascii="Calibri" w:eastAsia="Times New Roman" w:hAnsi="Calibri" w:cs="Calibri"/>
                  <w:color w:val="000000"/>
                  <w:lang w:eastAsia="en-AU"/>
                </w:rPr>
                <w:t>LLN1232</w:t>
              </w:r>
            </w:ins>
          </w:p>
        </w:tc>
        <w:tc>
          <w:tcPr>
            <w:tcW w:w="933" w:type="pct"/>
            <w:noWrap/>
            <w:hideMark/>
          </w:tcPr>
          <w:p w:rsidR="00110C18" w:rsidRPr="0056388D" w:rsidRDefault="00110C18" w:rsidP="00063728">
            <w:pPr>
              <w:rPr>
                <w:ins w:id="22230" w:author="KIM, Jason" w:date="2019-04-02T13:39:00Z"/>
                <w:rFonts w:ascii="Calibri" w:eastAsia="Times New Roman" w:hAnsi="Calibri" w:cs="Calibri"/>
                <w:color w:val="000000"/>
                <w:lang w:eastAsia="en-AU"/>
              </w:rPr>
            </w:pPr>
            <w:ins w:id="222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32" w:author="KIM, Jason" w:date="2019-04-02T13:39:00Z"/>
                <w:rFonts w:ascii="Calibri" w:eastAsia="Times New Roman" w:hAnsi="Calibri" w:cs="Calibri"/>
                <w:color w:val="000000"/>
                <w:lang w:eastAsia="en-AU"/>
              </w:rPr>
            </w:pPr>
            <w:ins w:id="22233" w:author="KIM, Jason" w:date="2019-04-02T13:39:00Z">
              <w:r w:rsidRPr="0056388D">
                <w:rPr>
                  <w:rFonts w:ascii="Calibri" w:eastAsia="Times New Roman" w:hAnsi="Calibri" w:cs="Calibri"/>
                  <w:color w:val="000000"/>
                  <w:lang w:eastAsia="en-AU"/>
                </w:rPr>
                <w:t>Chainage 3707</w:t>
              </w:r>
            </w:ins>
          </w:p>
        </w:tc>
        <w:tc>
          <w:tcPr>
            <w:tcW w:w="764" w:type="pct"/>
            <w:noWrap/>
            <w:hideMark/>
          </w:tcPr>
          <w:p w:rsidR="00110C18" w:rsidRPr="0056388D" w:rsidRDefault="00110C18" w:rsidP="00063728">
            <w:pPr>
              <w:jc w:val="right"/>
              <w:rPr>
                <w:ins w:id="22234" w:author="KIM, Jason" w:date="2019-04-02T13:39:00Z"/>
                <w:rFonts w:ascii="Calibri" w:eastAsia="Times New Roman" w:hAnsi="Calibri" w:cs="Calibri"/>
                <w:color w:val="000000"/>
                <w:lang w:eastAsia="en-AU"/>
              </w:rPr>
            </w:pPr>
            <w:ins w:id="22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36" w:author="KIM, Jason" w:date="2019-04-02T13:39:00Z"/>
        </w:trPr>
        <w:tc>
          <w:tcPr>
            <w:tcW w:w="708" w:type="pct"/>
            <w:vMerge/>
            <w:hideMark/>
          </w:tcPr>
          <w:p w:rsidR="00110C18" w:rsidRPr="0056388D" w:rsidRDefault="00110C18" w:rsidP="00063728">
            <w:pPr>
              <w:rPr>
                <w:ins w:id="22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38" w:author="KIM, Jason" w:date="2019-04-02T13:39:00Z"/>
                <w:rFonts w:ascii="Calibri" w:eastAsia="Times New Roman" w:hAnsi="Calibri" w:cs="Calibri"/>
                <w:color w:val="000000"/>
                <w:lang w:eastAsia="en-AU"/>
              </w:rPr>
            </w:pPr>
            <w:ins w:id="22239"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40" w:author="KIM, Jason" w:date="2019-04-02T13:39:00Z"/>
                <w:rFonts w:ascii="Calibri" w:eastAsia="Times New Roman" w:hAnsi="Calibri" w:cs="Calibri"/>
                <w:color w:val="000000"/>
                <w:lang w:eastAsia="en-AU"/>
              </w:rPr>
            </w:pPr>
            <w:ins w:id="2224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42" w:author="KIM, Jason" w:date="2019-04-02T13:39:00Z"/>
                <w:rFonts w:ascii="Calibri" w:eastAsia="Times New Roman" w:hAnsi="Calibri" w:cs="Calibri"/>
                <w:color w:val="000000"/>
                <w:lang w:eastAsia="en-AU"/>
              </w:rPr>
            </w:pPr>
            <w:ins w:id="22243" w:author="KIM, Jason" w:date="2019-04-02T13:39:00Z">
              <w:r w:rsidRPr="0056388D">
                <w:rPr>
                  <w:rFonts w:ascii="Calibri" w:eastAsia="Times New Roman" w:hAnsi="Calibri" w:cs="Calibri"/>
                  <w:color w:val="000000"/>
                  <w:lang w:eastAsia="en-AU"/>
                </w:rPr>
                <w:t>LLN1233</w:t>
              </w:r>
            </w:ins>
          </w:p>
        </w:tc>
        <w:tc>
          <w:tcPr>
            <w:tcW w:w="933" w:type="pct"/>
            <w:noWrap/>
            <w:hideMark/>
          </w:tcPr>
          <w:p w:rsidR="00110C18" w:rsidRPr="0056388D" w:rsidRDefault="00110C18" w:rsidP="00063728">
            <w:pPr>
              <w:rPr>
                <w:ins w:id="22244" w:author="KIM, Jason" w:date="2019-04-02T13:39:00Z"/>
                <w:rFonts w:ascii="Calibri" w:eastAsia="Times New Roman" w:hAnsi="Calibri" w:cs="Calibri"/>
                <w:color w:val="000000"/>
                <w:lang w:eastAsia="en-AU"/>
              </w:rPr>
            </w:pPr>
            <w:ins w:id="222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46" w:author="KIM, Jason" w:date="2019-04-02T13:39:00Z"/>
                <w:rFonts w:ascii="Calibri" w:eastAsia="Times New Roman" w:hAnsi="Calibri" w:cs="Calibri"/>
                <w:color w:val="000000"/>
                <w:lang w:eastAsia="en-AU"/>
              </w:rPr>
            </w:pPr>
            <w:ins w:id="22247" w:author="KIM, Jason" w:date="2019-04-02T13:39:00Z">
              <w:r w:rsidRPr="0056388D">
                <w:rPr>
                  <w:rFonts w:ascii="Calibri" w:eastAsia="Times New Roman" w:hAnsi="Calibri" w:cs="Calibri"/>
                  <w:color w:val="000000"/>
                  <w:lang w:eastAsia="en-AU"/>
                </w:rPr>
                <w:t>Chainage 3716</w:t>
              </w:r>
            </w:ins>
          </w:p>
        </w:tc>
        <w:tc>
          <w:tcPr>
            <w:tcW w:w="764" w:type="pct"/>
            <w:noWrap/>
            <w:hideMark/>
          </w:tcPr>
          <w:p w:rsidR="00110C18" w:rsidRPr="0056388D" w:rsidRDefault="00110C18" w:rsidP="00063728">
            <w:pPr>
              <w:jc w:val="right"/>
              <w:rPr>
                <w:ins w:id="22248" w:author="KIM, Jason" w:date="2019-04-02T13:39:00Z"/>
                <w:rFonts w:ascii="Calibri" w:eastAsia="Times New Roman" w:hAnsi="Calibri" w:cs="Calibri"/>
                <w:color w:val="000000"/>
                <w:lang w:eastAsia="en-AU"/>
              </w:rPr>
            </w:pPr>
            <w:ins w:id="22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50" w:author="KIM, Jason" w:date="2019-04-02T13:39:00Z"/>
        </w:trPr>
        <w:tc>
          <w:tcPr>
            <w:tcW w:w="708" w:type="pct"/>
            <w:vMerge/>
            <w:hideMark/>
          </w:tcPr>
          <w:p w:rsidR="00110C18" w:rsidRPr="0056388D" w:rsidRDefault="00110C18" w:rsidP="00063728">
            <w:pPr>
              <w:rPr>
                <w:ins w:id="22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52" w:author="KIM, Jason" w:date="2019-04-02T13:39:00Z"/>
                <w:rFonts w:ascii="Calibri" w:eastAsia="Times New Roman" w:hAnsi="Calibri" w:cs="Calibri"/>
                <w:color w:val="000000"/>
                <w:lang w:eastAsia="en-AU"/>
              </w:rPr>
            </w:pPr>
            <w:ins w:id="22253"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54" w:author="KIM, Jason" w:date="2019-04-02T13:39:00Z"/>
                <w:rFonts w:ascii="Calibri" w:eastAsia="Times New Roman" w:hAnsi="Calibri" w:cs="Calibri"/>
                <w:color w:val="000000"/>
                <w:lang w:eastAsia="en-AU"/>
              </w:rPr>
            </w:pPr>
            <w:ins w:id="2225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56" w:author="KIM, Jason" w:date="2019-04-02T13:39:00Z"/>
                <w:rFonts w:ascii="Calibri" w:eastAsia="Times New Roman" w:hAnsi="Calibri" w:cs="Calibri"/>
                <w:color w:val="000000"/>
                <w:lang w:eastAsia="en-AU"/>
              </w:rPr>
            </w:pPr>
            <w:ins w:id="22257" w:author="KIM, Jason" w:date="2019-04-02T13:39:00Z">
              <w:r w:rsidRPr="0056388D">
                <w:rPr>
                  <w:rFonts w:ascii="Calibri" w:eastAsia="Times New Roman" w:hAnsi="Calibri" w:cs="Calibri"/>
                  <w:color w:val="000000"/>
                  <w:lang w:eastAsia="en-AU"/>
                </w:rPr>
                <w:t>LLN1234</w:t>
              </w:r>
            </w:ins>
          </w:p>
        </w:tc>
        <w:tc>
          <w:tcPr>
            <w:tcW w:w="933" w:type="pct"/>
            <w:noWrap/>
            <w:hideMark/>
          </w:tcPr>
          <w:p w:rsidR="00110C18" w:rsidRPr="0056388D" w:rsidRDefault="00110C18" w:rsidP="00063728">
            <w:pPr>
              <w:rPr>
                <w:ins w:id="22258" w:author="KIM, Jason" w:date="2019-04-02T13:39:00Z"/>
                <w:rFonts w:ascii="Calibri" w:eastAsia="Times New Roman" w:hAnsi="Calibri" w:cs="Calibri"/>
                <w:color w:val="000000"/>
                <w:lang w:eastAsia="en-AU"/>
              </w:rPr>
            </w:pPr>
            <w:ins w:id="222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60" w:author="KIM, Jason" w:date="2019-04-02T13:39:00Z"/>
                <w:rFonts w:ascii="Calibri" w:eastAsia="Times New Roman" w:hAnsi="Calibri" w:cs="Calibri"/>
                <w:color w:val="000000"/>
                <w:lang w:eastAsia="en-AU"/>
              </w:rPr>
            </w:pPr>
            <w:ins w:id="22261" w:author="KIM, Jason" w:date="2019-04-02T13:39:00Z">
              <w:r w:rsidRPr="0056388D">
                <w:rPr>
                  <w:rFonts w:ascii="Calibri" w:eastAsia="Times New Roman" w:hAnsi="Calibri" w:cs="Calibri"/>
                  <w:color w:val="000000"/>
                  <w:lang w:eastAsia="en-AU"/>
                </w:rPr>
                <w:t>Chainage 3726</w:t>
              </w:r>
            </w:ins>
          </w:p>
        </w:tc>
        <w:tc>
          <w:tcPr>
            <w:tcW w:w="764" w:type="pct"/>
            <w:noWrap/>
            <w:hideMark/>
          </w:tcPr>
          <w:p w:rsidR="00110C18" w:rsidRPr="0056388D" w:rsidRDefault="00110C18" w:rsidP="00063728">
            <w:pPr>
              <w:jc w:val="right"/>
              <w:rPr>
                <w:ins w:id="22262" w:author="KIM, Jason" w:date="2019-04-02T13:39:00Z"/>
                <w:rFonts w:ascii="Calibri" w:eastAsia="Times New Roman" w:hAnsi="Calibri" w:cs="Calibri"/>
                <w:color w:val="000000"/>
                <w:lang w:eastAsia="en-AU"/>
              </w:rPr>
            </w:pPr>
            <w:ins w:id="22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64" w:author="KIM, Jason" w:date="2019-04-02T13:39:00Z"/>
        </w:trPr>
        <w:tc>
          <w:tcPr>
            <w:tcW w:w="708" w:type="pct"/>
            <w:vMerge/>
            <w:hideMark/>
          </w:tcPr>
          <w:p w:rsidR="00110C18" w:rsidRPr="0056388D" w:rsidRDefault="00110C18" w:rsidP="00063728">
            <w:pPr>
              <w:rPr>
                <w:ins w:id="222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66" w:author="KIM, Jason" w:date="2019-04-02T13:39:00Z"/>
                <w:rFonts w:ascii="Calibri" w:eastAsia="Times New Roman" w:hAnsi="Calibri" w:cs="Calibri"/>
                <w:color w:val="000000"/>
                <w:lang w:eastAsia="en-AU"/>
              </w:rPr>
            </w:pPr>
            <w:ins w:id="22267"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68" w:author="KIM, Jason" w:date="2019-04-02T13:39:00Z"/>
                <w:rFonts w:ascii="Calibri" w:eastAsia="Times New Roman" w:hAnsi="Calibri" w:cs="Calibri"/>
                <w:color w:val="000000"/>
                <w:lang w:eastAsia="en-AU"/>
              </w:rPr>
            </w:pPr>
            <w:ins w:id="2226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70" w:author="KIM, Jason" w:date="2019-04-02T13:39:00Z"/>
                <w:rFonts w:ascii="Calibri" w:eastAsia="Times New Roman" w:hAnsi="Calibri" w:cs="Calibri"/>
                <w:color w:val="000000"/>
                <w:lang w:eastAsia="en-AU"/>
              </w:rPr>
            </w:pPr>
            <w:ins w:id="22271" w:author="KIM, Jason" w:date="2019-04-02T13:39:00Z">
              <w:r w:rsidRPr="0056388D">
                <w:rPr>
                  <w:rFonts w:ascii="Calibri" w:eastAsia="Times New Roman" w:hAnsi="Calibri" w:cs="Calibri"/>
                  <w:color w:val="000000"/>
                  <w:lang w:eastAsia="en-AU"/>
                </w:rPr>
                <w:t>LLN1235</w:t>
              </w:r>
            </w:ins>
          </w:p>
        </w:tc>
        <w:tc>
          <w:tcPr>
            <w:tcW w:w="933" w:type="pct"/>
            <w:noWrap/>
            <w:hideMark/>
          </w:tcPr>
          <w:p w:rsidR="00110C18" w:rsidRPr="0056388D" w:rsidRDefault="00110C18" w:rsidP="00063728">
            <w:pPr>
              <w:rPr>
                <w:ins w:id="22272" w:author="KIM, Jason" w:date="2019-04-02T13:39:00Z"/>
                <w:rFonts w:ascii="Calibri" w:eastAsia="Times New Roman" w:hAnsi="Calibri" w:cs="Calibri"/>
                <w:color w:val="000000"/>
                <w:lang w:eastAsia="en-AU"/>
              </w:rPr>
            </w:pPr>
            <w:ins w:id="222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74" w:author="KIM, Jason" w:date="2019-04-02T13:39:00Z"/>
                <w:rFonts w:ascii="Calibri" w:eastAsia="Times New Roman" w:hAnsi="Calibri" w:cs="Calibri"/>
                <w:color w:val="000000"/>
                <w:lang w:eastAsia="en-AU"/>
              </w:rPr>
            </w:pPr>
            <w:ins w:id="22275" w:author="KIM, Jason" w:date="2019-04-02T13:39:00Z">
              <w:r w:rsidRPr="0056388D">
                <w:rPr>
                  <w:rFonts w:ascii="Calibri" w:eastAsia="Times New Roman" w:hAnsi="Calibri" w:cs="Calibri"/>
                  <w:color w:val="000000"/>
                  <w:lang w:eastAsia="en-AU"/>
                </w:rPr>
                <w:t>Chainage 3735</w:t>
              </w:r>
            </w:ins>
          </w:p>
        </w:tc>
        <w:tc>
          <w:tcPr>
            <w:tcW w:w="764" w:type="pct"/>
            <w:noWrap/>
            <w:hideMark/>
          </w:tcPr>
          <w:p w:rsidR="00110C18" w:rsidRPr="0056388D" w:rsidRDefault="00110C18" w:rsidP="00063728">
            <w:pPr>
              <w:jc w:val="right"/>
              <w:rPr>
                <w:ins w:id="22276" w:author="KIM, Jason" w:date="2019-04-02T13:39:00Z"/>
                <w:rFonts w:ascii="Calibri" w:eastAsia="Times New Roman" w:hAnsi="Calibri" w:cs="Calibri"/>
                <w:color w:val="000000"/>
                <w:lang w:eastAsia="en-AU"/>
              </w:rPr>
            </w:pPr>
            <w:ins w:id="22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78" w:author="KIM, Jason" w:date="2019-04-02T13:39:00Z"/>
        </w:trPr>
        <w:tc>
          <w:tcPr>
            <w:tcW w:w="708" w:type="pct"/>
            <w:vMerge/>
            <w:hideMark/>
          </w:tcPr>
          <w:p w:rsidR="00110C18" w:rsidRPr="0056388D" w:rsidRDefault="00110C18" w:rsidP="00063728">
            <w:pPr>
              <w:rPr>
                <w:ins w:id="222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80" w:author="KIM, Jason" w:date="2019-04-02T13:39:00Z"/>
                <w:rFonts w:ascii="Calibri" w:eastAsia="Times New Roman" w:hAnsi="Calibri" w:cs="Calibri"/>
                <w:color w:val="000000"/>
                <w:lang w:eastAsia="en-AU"/>
              </w:rPr>
            </w:pPr>
            <w:ins w:id="22281"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82" w:author="KIM, Jason" w:date="2019-04-02T13:39:00Z"/>
                <w:rFonts w:ascii="Calibri" w:eastAsia="Times New Roman" w:hAnsi="Calibri" w:cs="Calibri"/>
                <w:color w:val="000000"/>
                <w:lang w:eastAsia="en-AU"/>
              </w:rPr>
            </w:pPr>
            <w:ins w:id="2228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84" w:author="KIM, Jason" w:date="2019-04-02T13:39:00Z"/>
                <w:rFonts w:ascii="Calibri" w:eastAsia="Times New Roman" w:hAnsi="Calibri" w:cs="Calibri"/>
                <w:color w:val="000000"/>
                <w:lang w:eastAsia="en-AU"/>
              </w:rPr>
            </w:pPr>
            <w:ins w:id="22285" w:author="KIM, Jason" w:date="2019-04-02T13:39:00Z">
              <w:r w:rsidRPr="0056388D">
                <w:rPr>
                  <w:rFonts w:ascii="Calibri" w:eastAsia="Times New Roman" w:hAnsi="Calibri" w:cs="Calibri"/>
                  <w:color w:val="000000"/>
                  <w:lang w:eastAsia="en-AU"/>
                </w:rPr>
                <w:t>LLN1236</w:t>
              </w:r>
            </w:ins>
          </w:p>
        </w:tc>
        <w:tc>
          <w:tcPr>
            <w:tcW w:w="933" w:type="pct"/>
            <w:noWrap/>
            <w:hideMark/>
          </w:tcPr>
          <w:p w:rsidR="00110C18" w:rsidRPr="0056388D" w:rsidRDefault="00110C18" w:rsidP="00063728">
            <w:pPr>
              <w:rPr>
                <w:ins w:id="22286" w:author="KIM, Jason" w:date="2019-04-02T13:39:00Z"/>
                <w:rFonts w:ascii="Calibri" w:eastAsia="Times New Roman" w:hAnsi="Calibri" w:cs="Calibri"/>
                <w:color w:val="000000"/>
                <w:lang w:eastAsia="en-AU"/>
              </w:rPr>
            </w:pPr>
            <w:ins w:id="222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88" w:author="KIM, Jason" w:date="2019-04-02T13:39:00Z"/>
                <w:rFonts w:ascii="Calibri" w:eastAsia="Times New Roman" w:hAnsi="Calibri" w:cs="Calibri"/>
                <w:color w:val="000000"/>
                <w:lang w:eastAsia="en-AU"/>
              </w:rPr>
            </w:pPr>
            <w:ins w:id="22289" w:author="KIM, Jason" w:date="2019-04-02T13:39:00Z">
              <w:r w:rsidRPr="0056388D">
                <w:rPr>
                  <w:rFonts w:ascii="Calibri" w:eastAsia="Times New Roman" w:hAnsi="Calibri" w:cs="Calibri"/>
                  <w:color w:val="000000"/>
                  <w:lang w:eastAsia="en-AU"/>
                </w:rPr>
                <w:t>Chainage 3745</w:t>
              </w:r>
            </w:ins>
          </w:p>
        </w:tc>
        <w:tc>
          <w:tcPr>
            <w:tcW w:w="764" w:type="pct"/>
            <w:noWrap/>
            <w:hideMark/>
          </w:tcPr>
          <w:p w:rsidR="00110C18" w:rsidRPr="0056388D" w:rsidRDefault="00110C18" w:rsidP="00063728">
            <w:pPr>
              <w:jc w:val="right"/>
              <w:rPr>
                <w:ins w:id="22290" w:author="KIM, Jason" w:date="2019-04-02T13:39:00Z"/>
                <w:rFonts w:ascii="Calibri" w:eastAsia="Times New Roman" w:hAnsi="Calibri" w:cs="Calibri"/>
                <w:color w:val="000000"/>
                <w:lang w:eastAsia="en-AU"/>
              </w:rPr>
            </w:pPr>
            <w:ins w:id="22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92" w:author="KIM, Jason" w:date="2019-04-02T13:39:00Z"/>
        </w:trPr>
        <w:tc>
          <w:tcPr>
            <w:tcW w:w="708" w:type="pct"/>
            <w:vMerge/>
            <w:hideMark/>
          </w:tcPr>
          <w:p w:rsidR="00110C18" w:rsidRPr="0056388D" w:rsidRDefault="00110C18" w:rsidP="00063728">
            <w:pPr>
              <w:rPr>
                <w:ins w:id="222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94" w:author="KIM, Jason" w:date="2019-04-02T13:39:00Z"/>
                <w:rFonts w:ascii="Calibri" w:eastAsia="Times New Roman" w:hAnsi="Calibri" w:cs="Calibri"/>
                <w:color w:val="000000"/>
                <w:lang w:eastAsia="en-AU"/>
              </w:rPr>
            </w:pPr>
            <w:ins w:id="22295"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96" w:author="KIM, Jason" w:date="2019-04-02T13:39:00Z"/>
                <w:rFonts w:ascii="Calibri" w:eastAsia="Times New Roman" w:hAnsi="Calibri" w:cs="Calibri"/>
                <w:color w:val="000000"/>
                <w:lang w:eastAsia="en-AU"/>
              </w:rPr>
            </w:pPr>
            <w:ins w:id="2229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98" w:author="KIM, Jason" w:date="2019-04-02T13:39:00Z"/>
                <w:rFonts w:ascii="Calibri" w:eastAsia="Times New Roman" w:hAnsi="Calibri" w:cs="Calibri"/>
                <w:color w:val="000000"/>
                <w:lang w:eastAsia="en-AU"/>
              </w:rPr>
            </w:pPr>
            <w:ins w:id="22299" w:author="KIM, Jason" w:date="2019-04-02T13:39:00Z">
              <w:r w:rsidRPr="0056388D">
                <w:rPr>
                  <w:rFonts w:ascii="Calibri" w:eastAsia="Times New Roman" w:hAnsi="Calibri" w:cs="Calibri"/>
                  <w:color w:val="000000"/>
                  <w:lang w:eastAsia="en-AU"/>
                </w:rPr>
                <w:t>LLN1237</w:t>
              </w:r>
            </w:ins>
          </w:p>
        </w:tc>
        <w:tc>
          <w:tcPr>
            <w:tcW w:w="933" w:type="pct"/>
            <w:noWrap/>
            <w:hideMark/>
          </w:tcPr>
          <w:p w:rsidR="00110C18" w:rsidRPr="0056388D" w:rsidRDefault="00110C18" w:rsidP="00063728">
            <w:pPr>
              <w:rPr>
                <w:ins w:id="22300" w:author="KIM, Jason" w:date="2019-04-02T13:39:00Z"/>
                <w:rFonts w:ascii="Calibri" w:eastAsia="Times New Roman" w:hAnsi="Calibri" w:cs="Calibri"/>
                <w:color w:val="000000"/>
                <w:lang w:eastAsia="en-AU"/>
              </w:rPr>
            </w:pPr>
            <w:ins w:id="223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02" w:author="KIM, Jason" w:date="2019-04-02T13:39:00Z"/>
                <w:rFonts w:ascii="Calibri" w:eastAsia="Times New Roman" w:hAnsi="Calibri" w:cs="Calibri"/>
                <w:color w:val="000000"/>
                <w:lang w:eastAsia="en-AU"/>
              </w:rPr>
            </w:pPr>
            <w:ins w:id="22303" w:author="KIM, Jason" w:date="2019-04-02T13:39:00Z">
              <w:r w:rsidRPr="0056388D">
                <w:rPr>
                  <w:rFonts w:ascii="Calibri" w:eastAsia="Times New Roman" w:hAnsi="Calibri" w:cs="Calibri"/>
                  <w:color w:val="000000"/>
                  <w:lang w:eastAsia="en-AU"/>
                </w:rPr>
                <w:t>Chainage 3755</w:t>
              </w:r>
            </w:ins>
          </w:p>
        </w:tc>
        <w:tc>
          <w:tcPr>
            <w:tcW w:w="764" w:type="pct"/>
            <w:noWrap/>
            <w:hideMark/>
          </w:tcPr>
          <w:p w:rsidR="00110C18" w:rsidRPr="0056388D" w:rsidRDefault="00110C18" w:rsidP="00063728">
            <w:pPr>
              <w:jc w:val="right"/>
              <w:rPr>
                <w:ins w:id="22304" w:author="KIM, Jason" w:date="2019-04-02T13:39:00Z"/>
                <w:rFonts w:ascii="Calibri" w:eastAsia="Times New Roman" w:hAnsi="Calibri" w:cs="Calibri"/>
                <w:color w:val="000000"/>
                <w:lang w:eastAsia="en-AU"/>
              </w:rPr>
            </w:pPr>
            <w:ins w:id="22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06" w:author="KIM, Jason" w:date="2019-04-02T13:39:00Z"/>
        </w:trPr>
        <w:tc>
          <w:tcPr>
            <w:tcW w:w="708" w:type="pct"/>
            <w:vMerge/>
            <w:hideMark/>
          </w:tcPr>
          <w:p w:rsidR="00110C18" w:rsidRPr="0056388D" w:rsidRDefault="00110C18" w:rsidP="00063728">
            <w:pPr>
              <w:rPr>
                <w:ins w:id="22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08" w:author="KIM, Jason" w:date="2019-04-02T13:39:00Z"/>
                <w:rFonts w:ascii="Calibri" w:eastAsia="Times New Roman" w:hAnsi="Calibri" w:cs="Calibri"/>
                <w:color w:val="000000"/>
                <w:lang w:eastAsia="en-AU"/>
              </w:rPr>
            </w:pPr>
            <w:ins w:id="22309"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10" w:author="KIM, Jason" w:date="2019-04-02T13:39:00Z"/>
                <w:rFonts w:ascii="Calibri" w:eastAsia="Times New Roman" w:hAnsi="Calibri" w:cs="Calibri"/>
                <w:color w:val="000000"/>
                <w:lang w:eastAsia="en-AU"/>
              </w:rPr>
            </w:pPr>
            <w:ins w:id="2231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12" w:author="KIM, Jason" w:date="2019-04-02T13:39:00Z"/>
                <w:rFonts w:ascii="Calibri" w:eastAsia="Times New Roman" w:hAnsi="Calibri" w:cs="Calibri"/>
                <w:color w:val="000000"/>
                <w:lang w:eastAsia="en-AU"/>
              </w:rPr>
            </w:pPr>
            <w:ins w:id="22313" w:author="KIM, Jason" w:date="2019-04-02T13:39:00Z">
              <w:r w:rsidRPr="0056388D">
                <w:rPr>
                  <w:rFonts w:ascii="Calibri" w:eastAsia="Times New Roman" w:hAnsi="Calibri" w:cs="Calibri"/>
                  <w:color w:val="000000"/>
                  <w:lang w:eastAsia="en-AU"/>
                </w:rPr>
                <w:t>LLN1238</w:t>
              </w:r>
            </w:ins>
          </w:p>
        </w:tc>
        <w:tc>
          <w:tcPr>
            <w:tcW w:w="933" w:type="pct"/>
            <w:noWrap/>
            <w:hideMark/>
          </w:tcPr>
          <w:p w:rsidR="00110C18" w:rsidRPr="0056388D" w:rsidRDefault="00110C18" w:rsidP="00063728">
            <w:pPr>
              <w:rPr>
                <w:ins w:id="22314" w:author="KIM, Jason" w:date="2019-04-02T13:39:00Z"/>
                <w:rFonts w:ascii="Calibri" w:eastAsia="Times New Roman" w:hAnsi="Calibri" w:cs="Calibri"/>
                <w:color w:val="000000"/>
                <w:lang w:eastAsia="en-AU"/>
              </w:rPr>
            </w:pPr>
            <w:ins w:id="223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16" w:author="KIM, Jason" w:date="2019-04-02T13:39:00Z"/>
                <w:rFonts w:ascii="Calibri" w:eastAsia="Times New Roman" w:hAnsi="Calibri" w:cs="Calibri"/>
                <w:color w:val="000000"/>
                <w:lang w:eastAsia="en-AU"/>
              </w:rPr>
            </w:pPr>
            <w:ins w:id="22317" w:author="KIM, Jason" w:date="2019-04-02T13:39:00Z">
              <w:r w:rsidRPr="0056388D">
                <w:rPr>
                  <w:rFonts w:ascii="Calibri" w:eastAsia="Times New Roman" w:hAnsi="Calibri" w:cs="Calibri"/>
                  <w:color w:val="000000"/>
                  <w:lang w:eastAsia="en-AU"/>
                </w:rPr>
                <w:t>Chainage 3764</w:t>
              </w:r>
            </w:ins>
          </w:p>
        </w:tc>
        <w:tc>
          <w:tcPr>
            <w:tcW w:w="764" w:type="pct"/>
            <w:noWrap/>
            <w:hideMark/>
          </w:tcPr>
          <w:p w:rsidR="00110C18" w:rsidRPr="0056388D" w:rsidRDefault="00110C18" w:rsidP="00063728">
            <w:pPr>
              <w:jc w:val="right"/>
              <w:rPr>
                <w:ins w:id="22318" w:author="KIM, Jason" w:date="2019-04-02T13:39:00Z"/>
                <w:rFonts w:ascii="Calibri" w:eastAsia="Times New Roman" w:hAnsi="Calibri" w:cs="Calibri"/>
                <w:color w:val="000000"/>
                <w:lang w:eastAsia="en-AU"/>
              </w:rPr>
            </w:pPr>
            <w:ins w:id="22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20" w:author="KIM, Jason" w:date="2019-04-02T13:39:00Z"/>
        </w:trPr>
        <w:tc>
          <w:tcPr>
            <w:tcW w:w="708" w:type="pct"/>
            <w:vMerge/>
            <w:hideMark/>
          </w:tcPr>
          <w:p w:rsidR="00110C18" w:rsidRPr="0056388D" w:rsidRDefault="00110C18" w:rsidP="00063728">
            <w:pPr>
              <w:rPr>
                <w:ins w:id="22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22" w:author="KIM, Jason" w:date="2019-04-02T13:39:00Z"/>
                <w:rFonts w:ascii="Calibri" w:eastAsia="Times New Roman" w:hAnsi="Calibri" w:cs="Calibri"/>
                <w:color w:val="000000"/>
                <w:lang w:eastAsia="en-AU"/>
              </w:rPr>
            </w:pPr>
            <w:ins w:id="22323"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24" w:author="KIM, Jason" w:date="2019-04-02T13:39:00Z"/>
                <w:rFonts w:ascii="Calibri" w:eastAsia="Times New Roman" w:hAnsi="Calibri" w:cs="Calibri"/>
                <w:color w:val="000000"/>
                <w:lang w:eastAsia="en-AU"/>
              </w:rPr>
            </w:pPr>
            <w:ins w:id="2232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26" w:author="KIM, Jason" w:date="2019-04-02T13:39:00Z"/>
                <w:rFonts w:ascii="Calibri" w:eastAsia="Times New Roman" w:hAnsi="Calibri" w:cs="Calibri"/>
                <w:color w:val="000000"/>
                <w:lang w:eastAsia="en-AU"/>
              </w:rPr>
            </w:pPr>
            <w:ins w:id="22327" w:author="KIM, Jason" w:date="2019-04-02T13:39:00Z">
              <w:r w:rsidRPr="0056388D">
                <w:rPr>
                  <w:rFonts w:ascii="Calibri" w:eastAsia="Times New Roman" w:hAnsi="Calibri" w:cs="Calibri"/>
                  <w:color w:val="000000"/>
                  <w:lang w:eastAsia="en-AU"/>
                </w:rPr>
                <w:t>LLN1239</w:t>
              </w:r>
            </w:ins>
          </w:p>
        </w:tc>
        <w:tc>
          <w:tcPr>
            <w:tcW w:w="933" w:type="pct"/>
            <w:noWrap/>
            <w:hideMark/>
          </w:tcPr>
          <w:p w:rsidR="00110C18" w:rsidRPr="0056388D" w:rsidRDefault="00110C18" w:rsidP="00063728">
            <w:pPr>
              <w:rPr>
                <w:ins w:id="22328" w:author="KIM, Jason" w:date="2019-04-02T13:39:00Z"/>
                <w:rFonts w:ascii="Calibri" w:eastAsia="Times New Roman" w:hAnsi="Calibri" w:cs="Calibri"/>
                <w:color w:val="000000"/>
                <w:lang w:eastAsia="en-AU"/>
              </w:rPr>
            </w:pPr>
            <w:ins w:id="223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30" w:author="KIM, Jason" w:date="2019-04-02T13:39:00Z"/>
                <w:rFonts w:ascii="Calibri" w:eastAsia="Times New Roman" w:hAnsi="Calibri" w:cs="Calibri"/>
                <w:color w:val="000000"/>
                <w:lang w:eastAsia="en-AU"/>
              </w:rPr>
            </w:pPr>
            <w:ins w:id="22331" w:author="KIM, Jason" w:date="2019-04-02T13:39:00Z">
              <w:r w:rsidRPr="0056388D">
                <w:rPr>
                  <w:rFonts w:ascii="Calibri" w:eastAsia="Times New Roman" w:hAnsi="Calibri" w:cs="Calibri"/>
                  <w:color w:val="000000"/>
                  <w:lang w:eastAsia="en-AU"/>
                </w:rPr>
                <w:t>Chainage 3774</w:t>
              </w:r>
            </w:ins>
          </w:p>
        </w:tc>
        <w:tc>
          <w:tcPr>
            <w:tcW w:w="764" w:type="pct"/>
            <w:noWrap/>
            <w:hideMark/>
          </w:tcPr>
          <w:p w:rsidR="00110C18" w:rsidRPr="0056388D" w:rsidRDefault="00110C18" w:rsidP="00063728">
            <w:pPr>
              <w:jc w:val="right"/>
              <w:rPr>
                <w:ins w:id="22332" w:author="KIM, Jason" w:date="2019-04-02T13:39:00Z"/>
                <w:rFonts w:ascii="Calibri" w:eastAsia="Times New Roman" w:hAnsi="Calibri" w:cs="Calibri"/>
                <w:color w:val="000000"/>
                <w:lang w:eastAsia="en-AU"/>
              </w:rPr>
            </w:pPr>
            <w:ins w:id="22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34" w:author="KIM, Jason" w:date="2019-04-02T13:39:00Z"/>
        </w:trPr>
        <w:tc>
          <w:tcPr>
            <w:tcW w:w="708" w:type="pct"/>
            <w:vMerge/>
            <w:hideMark/>
          </w:tcPr>
          <w:p w:rsidR="00110C18" w:rsidRPr="0056388D" w:rsidRDefault="00110C18" w:rsidP="00063728">
            <w:pPr>
              <w:rPr>
                <w:ins w:id="223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36" w:author="KIM, Jason" w:date="2019-04-02T13:39:00Z"/>
                <w:rFonts w:ascii="Calibri" w:eastAsia="Times New Roman" w:hAnsi="Calibri" w:cs="Calibri"/>
                <w:color w:val="000000"/>
                <w:lang w:eastAsia="en-AU"/>
              </w:rPr>
            </w:pPr>
            <w:ins w:id="22337"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38" w:author="KIM, Jason" w:date="2019-04-02T13:39:00Z"/>
                <w:rFonts w:ascii="Calibri" w:eastAsia="Times New Roman" w:hAnsi="Calibri" w:cs="Calibri"/>
                <w:color w:val="000000"/>
                <w:lang w:eastAsia="en-AU"/>
              </w:rPr>
            </w:pPr>
            <w:ins w:id="2233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40" w:author="KIM, Jason" w:date="2019-04-02T13:39:00Z"/>
                <w:rFonts w:ascii="Calibri" w:eastAsia="Times New Roman" w:hAnsi="Calibri" w:cs="Calibri"/>
                <w:color w:val="000000"/>
                <w:lang w:eastAsia="en-AU"/>
              </w:rPr>
            </w:pPr>
            <w:ins w:id="22341" w:author="KIM, Jason" w:date="2019-04-02T13:39:00Z">
              <w:r w:rsidRPr="0056388D">
                <w:rPr>
                  <w:rFonts w:ascii="Calibri" w:eastAsia="Times New Roman" w:hAnsi="Calibri" w:cs="Calibri"/>
                  <w:color w:val="000000"/>
                  <w:lang w:eastAsia="en-AU"/>
                </w:rPr>
                <w:t>LLN1240</w:t>
              </w:r>
            </w:ins>
          </w:p>
        </w:tc>
        <w:tc>
          <w:tcPr>
            <w:tcW w:w="933" w:type="pct"/>
            <w:noWrap/>
            <w:hideMark/>
          </w:tcPr>
          <w:p w:rsidR="00110C18" w:rsidRPr="0056388D" w:rsidRDefault="00110C18" w:rsidP="00063728">
            <w:pPr>
              <w:rPr>
                <w:ins w:id="22342" w:author="KIM, Jason" w:date="2019-04-02T13:39:00Z"/>
                <w:rFonts w:ascii="Calibri" w:eastAsia="Times New Roman" w:hAnsi="Calibri" w:cs="Calibri"/>
                <w:color w:val="000000"/>
                <w:lang w:eastAsia="en-AU"/>
              </w:rPr>
            </w:pPr>
            <w:ins w:id="223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44" w:author="KIM, Jason" w:date="2019-04-02T13:39:00Z"/>
                <w:rFonts w:ascii="Calibri" w:eastAsia="Times New Roman" w:hAnsi="Calibri" w:cs="Calibri"/>
                <w:color w:val="000000"/>
                <w:lang w:eastAsia="en-AU"/>
              </w:rPr>
            </w:pPr>
            <w:ins w:id="22345" w:author="KIM, Jason" w:date="2019-04-02T13:39:00Z">
              <w:r w:rsidRPr="0056388D">
                <w:rPr>
                  <w:rFonts w:ascii="Calibri" w:eastAsia="Times New Roman" w:hAnsi="Calibri" w:cs="Calibri"/>
                  <w:color w:val="000000"/>
                  <w:lang w:eastAsia="en-AU"/>
                </w:rPr>
                <w:t>Chainage 3784</w:t>
              </w:r>
            </w:ins>
          </w:p>
        </w:tc>
        <w:tc>
          <w:tcPr>
            <w:tcW w:w="764" w:type="pct"/>
            <w:noWrap/>
            <w:hideMark/>
          </w:tcPr>
          <w:p w:rsidR="00110C18" w:rsidRPr="0056388D" w:rsidRDefault="00110C18" w:rsidP="00063728">
            <w:pPr>
              <w:jc w:val="right"/>
              <w:rPr>
                <w:ins w:id="22346" w:author="KIM, Jason" w:date="2019-04-02T13:39:00Z"/>
                <w:rFonts w:ascii="Calibri" w:eastAsia="Times New Roman" w:hAnsi="Calibri" w:cs="Calibri"/>
                <w:color w:val="000000"/>
                <w:lang w:eastAsia="en-AU"/>
              </w:rPr>
            </w:pPr>
            <w:ins w:id="223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48" w:author="KIM, Jason" w:date="2019-04-02T13:39:00Z"/>
        </w:trPr>
        <w:tc>
          <w:tcPr>
            <w:tcW w:w="708" w:type="pct"/>
            <w:vMerge/>
            <w:hideMark/>
          </w:tcPr>
          <w:p w:rsidR="00110C18" w:rsidRPr="0056388D" w:rsidRDefault="00110C18" w:rsidP="00063728">
            <w:pPr>
              <w:rPr>
                <w:ins w:id="223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50" w:author="KIM, Jason" w:date="2019-04-02T13:39:00Z"/>
                <w:rFonts w:ascii="Calibri" w:eastAsia="Times New Roman" w:hAnsi="Calibri" w:cs="Calibri"/>
                <w:color w:val="000000"/>
                <w:lang w:eastAsia="en-AU"/>
              </w:rPr>
            </w:pPr>
            <w:ins w:id="22351"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52" w:author="KIM, Jason" w:date="2019-04-02T13:39:00Z"/>
                <w:rFonts w:ascii="Calibri" w:eastAsia="Times New Roman" w:hAnsi="Calibri" w:cs="Calibri"/>
                <w:color w:val="000000"/>
                <w:lang w:eastAsia="en-AU"/>
              </w:rPr>
            </w:pPr>
            <w:ins w:id="2235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54" w:author="KIM, Jason" w:date="2019-04-02T13:39:00Z"/>
                <w:rFonts w:ascii="Calibri" w:eastAsia="Times New Roman" w:hAnsi="Calibri" w:cs="Calibri"/>
                <w:color w:val="000000"/>
                <w:lang w:eastAsia="en-AU"/>
              </w:rPr>
            </w:pPr>
            <w:ins w:id="22355" w:author="KIM, Jason" w:date="2019-04-02T13:39:00Z">
              <w:r w:rsidRPr="0056388D">
                <w:rPr>
                  <w:rFonts w:ascii="Calibri" w:eastAsia="Times New Roman" w:hAnsi="Calibri" w:cs="Calibri"/>
                  <w:color w:val="000000"/>
                  <w:lang w:eastAsia="en-AU"/>
                </w:rPr>
                <w:t>LLN1241</w:t>
              </w:r>
            </w:ins>
          </w:p>
        </w:tc>
        <w:tc>
          <w:tcPr>
            <w:tcW w:w="933" w:type="pct"/>
            <w:noWrap/>
            <w:hideMark/>
          </w:tcPr>
          <w:p w:rsidR="00110C18" w:rsidRPr="0056388D" w:rsidRDefault="00110C18" w:rsidP="00063728">
            <w:pPr>
              <w:rPr>
                <w:ins w:id="22356" w:author="KIM, Jason" w:date="2019-04-02T13:39:00Z"/>
                <w:rFonts w:ascii="Calibri" w:eastAsia="Times New Roman" w:hAnsi="Calibri" w:cs="Calibri"/>
                <w:color w:val="000000"/>
                <w:lang w:eastAsia="en-AU"/>
              </w:rPr>
            </w:pPr>
            <w:ins w:id="223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58" w:author="KIM, Jason" w:date="2019-04-02T13:39:00Z"/>
                <w:rFonts w:ascii="Calibri" w:eastAsia="Times New Roman" w:hAnsi="Calibri" w:cs="Calibri"/>
                <w:color w:val="000000"/>
                <w:lang w:eastAsia="en-AU"/>
              </w:rPr>
            </w:pPr>
            <w:ins w:id="22359" w:author="KIM, Jason" w:date="2019-04-02T13:39:00Z">
              <w:r w:rsidRPr="0056388D">
                <w:rPr>
                  <w:rFonts w:ascii="Calibri" w:eastAsia="Times New Roman" w:hAnsi="Calibri" w:cs="Calibri"/>
                  <w:color w:val="000000"/>
                  <w:lang w:eastAsia="en-AU"/>
                </w:rPr>
                <w:t>Chainage 3793</w:t>
              </w:r>
            </w:ins>
          </w:p>
        </w:tc>
        <w:tc>
          <w:tcPr>
            <w:tcW w:w="764" w:type="pct"/>
            <w:noWrap/>
            <w:hideMark/>
          </w:tcPr>
          <w:p w:rsidR="00110C18" w:rsidRPr="0056388D" w:rsidRDefault="00110C18" w:rsidP="00063728">
            <w:pPr>
              <w:jc w:val="right"/>
              <w:rPr>
                <w:ins w:id="22360" w:author="KIM, Jason" w:date="2019-04-02T13:39:00Z"/>
                <w:rFonts w:ascii="Calibri" w:eastAsia="Times New Roman" w:hAnsi="Calibri" w:cs="Calibri"/>
                <w:color w:val="000000"/>
                <w:lang w:eastAsia="en-AU"/>
              </w:rPr>
            </w:pPr>
            <w:ins w:id="223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62" w:author="KIM, Jason" w:date="2019-04-02T13:39:00Z"/>
        </w:trPr>
        <w:tc>
          <w:tcPr>
            <w:tcW w:w="708" w:type="pct"/>
            <w:vMerge/>
            <w:hideMark/>
          </w:tcPr>
          <w:p w:rsidR="00110C18" w:rsidRPr="0056388D" w:rsidRDefault="00110C18" w:rsidP="00063728">
            <w:pPr>
              <w:rPr>
                <w:ins w:id="223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64" w:author="KIM, Jason" w:date="2019-04-02T13:39:00Z"/>
                <w:rFonts w:ascii="Calibri" w:eastAsia="Times New Roman" w:hAnsi="Calibri" w:cs="Calibri"/>
                <w:color w:val="000000"/>
                <w:lang w:eastAsia="en-AU"/>
              </w:rPr>
            </w:pPr>
            <w:ins w:id="22365"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66" w:author="KIM, Jason" w:date="2019-04-02T13:39:00Z"/>
                <w:rFonts w:ascii="Calibri" w:eastAsia="Times New Roman" w:hAnsi="Calibri" w:cs="Calibri"/>
                <w:color w:val="000000"/>
                <w:lang w:eastAsia="en-AU"/>
              </w:rPr>
            </w:pPr>
            <w:ins w:id="2236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68" w:author="KIM, Jason" w:date="2019-04-02T13:39:00Z"/>
                <w:rFonts w:ascii="Calibri" w:eastAsia="Times New Roman" w:hAnsi="Calibri" w:cs="Calibri"/>
                <w:color w:val="000000"/>
                <w:lang w:eastAsia="en-AU"/>
              </w:rPr>
            </w:pPr>
            <w:ins w:id="22369" w:author="KIM, Jason" w:date="2019-04-02T13:39:00Z">
              <w:r w:rsidRPr="0056388D">
                <w:rPr>
                  <w:rFonts w:ascii="Calibri" w:eastAsia="Times New Roman" w:hAnsi="Calibri" w:cs="Calibri"/>
                  <w:color w:val="000000"/>
                  <w:lang w:eastAsia="en-AU"/>
                </w:rPr>
                <w:t>LLN1242</w:t>
              </w:r>
            </w:ins>
          </w:p>
        </w:tc>
        <w:tc>
          <w:tcPr>
            <w:tcW w:w="933" w:type="pct"/>
            <w:noWrap/>
            <w:hideMark/>
          </w:tcPr>
          <w:p w:rsidR="00110C18" w:rsidRPr="0056388D" w:rsidRDefault="00110C18" w:rsidP="00063728">
            <w:pPr>
              <w:rPr>
                <w:ins w:id="22370" w:author="KIM, Jason" w:date="2019-04-02T13:39:00Z"/>
                <w:rFonts w:ascii="Calibri" w:eastAsia="Times New Roman" w:hAnsi="Calibri" w:cs="Calibri"/>
                <w:color w:val="000000"/>
                <w:lang w:eastAsia="en-AU"/>
              </w:rPr>
            </w:pPr>
            <w:ins w:id="223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72" w:author="KIM, Jason" w:date="2019-04-02T13:39:00Z"/>
                <w:rFonts w:ascii="Calibri" w:eastAsia="Times New Roman" w:hAnsi="Calibri" w:cs="Calibri"/>
                <w:color w:val="000000"/>
                <w:lang w:eastAsia="en-AU"/>
              </w:rPr>
            </w:pPr>
            <w:ins w:id="22373" w:author="KIM, Jason" w:date="2019-04-02T13:39:00Z">
              <w:r w:rsidRPr="0056388D">
                <w:rPr>
                  <w:rFonts w:ascii="Calibri" w:eastAsia="Times New Roman" w:hAnsi="Calibri" w:cs="Calibri"/>
                  <w:color w:val="000000"/>
                  <w:lang w:eastAsia="en-AU"/>
                </w:rPr>
                <w:t>Chainage 3803</w:t>
              </w:r>
            </w:ins>
          </w:p>
        </w:tc>
        <w:tc>
          <w:tcPr>
            <w:tcW w:w="764" w:type="pct"/>
            <w:noWrap/>
            <w:hideMark/>
          </w:tcPr>
          <w:p w:rsidR="00110C18" w:rsidRPr="0056388D" w:rsidRDefault="00110C18" w:rsidP="00063728">
            <w:pPr>
              <w:jc w:val="right"/>
              <w:rPr>
                <w:ins w:id="22374" w:author="KIM, Jason" w:date="2019-04-02T13:39:00Z"/>
                <w:rFonts w:ascii="Calibri" w:eastAsia="Times New Roman" w:hAnsi="Calibri" w:cs="Calibri"/>
                <w:color w:val="000000"/>
                <w:lang w:eastAsia="en-AU"/>
              </w:rPr>
            </w:pPr>
            <w:ins w:id="22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76" w:author="KIM, Jason" w:date="2019-04-02T13:39:00Z"/>
        </w:trPr>
        <w:tc>
          <w:tcPr>
            <w:tcW w:w="708" w:type="pct"/>
            <w:vMerge w:val="restart"/>
            <w:noWrap/>
            <w:hideMark/>
          </w:tcPr>
          <w:p w:rsidR="00110C18" w:rsidRPr="0056388D" w:rsidRDefault="00110C18" w:rsidP="00063728">
            <w:pPr>
              <w:rPr>
                <w:ins w:id="22377" w:author="KIM, Jason" w:date="2019-04-02T13:39:00Z"/>
                <w:rFonts w:ascii="Calibri" w:eastAsia="Times New Roman" w:hAnsi="Calibri" w:cs="Calibri"/>
                <w:color w:val="000000"/>
                <w:lang w:eastAsia="en-AU"/>
              </w:rPr>
            </w:pPr>
            <w:ins w:id="22378" w:author="KIM, Jason" w:date="2019-04-02T13:39:00Z">
              <w:r w:rsidRPr="0056388D">
                <w:rPr>
                  <w:rFonts w:ascii="Calibri" w:eastAsia="Times New Roman" w:hAnsi="Calibri" w:cs="Calibri"/>
                  <w:color w:val="000000"/>
                  <w:lang w:eastAsia="en-AU"/>
                </w:rPr>
                <w:t>LLE24K61</w:t>
              </w:r>
            </w:ins>
          </w:p>
        </w:tc>
        <w:tc>
          <w:tcPr>
            <w:tcW w:w="605" w:type="pct"/>
            <w:noWrap/>
            <w:hideMark/>
          </w:tcPr>
          <w:p w:rsidR="00110C18" w:rsidRPr="0056388D" w:rsidRDefault="00110C18" w:rsidP="00063728">
            <w:pPr>
              <w:rPr>
                <w:ins w:id="22379" w:author="KIM, Jason" w:date="2019-04-02T13:39:00Z"/>
                <w:rFonts w:ascii="Calibri" w:eastAsia="Times New Roman" w:hAnsi="Calibri" w:cs="Calibri"/>
                <w:color w:val="000000"/>
                <w:lang w:eastAsia="en-AU"/>
              </w:rPr>
            </w:pPr>
            <w:ins w:id="22380"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381" w:author="KIM, Jason" w:date="2019-04-02T13:39:00Z"/>
                <w:rFonts w:ascii="Calibri" w:eastAsia="Times New Roman" w:hAnsi="Calibri" w:cs="Calibri"/>
                <w:color w:val="000000"/>
                <w:lang w:eastAsia="en-AU"/>
              </w:rPr>
            </w:pPr>
            <w:ins w:id="2238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83" w:author="KIM, Jason" w:date="2019-04-02T13:39:00Z"/>
                <w:rFonts w:ascii="Calibri" w:eastAsia="Times New Roman" w:hAnsi="Calibri" w:cs="Calibri"/>
                <w:color w:val="000000"/>
                <w:lang w:eastAsia="en-AU"/>
              </w:rPr>
            </w:pPr>
            <w:ins w:id="22384" w:author="KIM, Jason" w:date="2019-04-02T13:39:00Z">
              <w:r w:rsidRPr="0056388D">
                <w:rPr>
                  <w:rFonts w:ascii="Calibri" w:eastAsia="Times New Roman" w:hAnsi="Calibri" w:cs="Calibri"/>
                  <w:color w:val="000000"/>
                  <w:lang w:eastAsia="en-AU"/>
                </w:rPr>
                <w:t>LLN1220</w:t>
              </w:r>
            </w:ins>
          </w:p>
        </w:tc>
        <w:tc>
          <w:tcPr>
            <w:tcW w:w="933" w:type="pct"/>
            <w:noWrap/>
            <w:hideMark/>
          </w:tcPr>
          <w:p w:rsidR="00110C18" w:rsidRPr="0056388D" w:rsidRDefault="00110C18" w:rsidP="00063728">
            <w:pPr>
              <w:rPr>
                <w:ins w:id="22385" w:author="KIM, Jason" w:date="2019-04-02T13:39:00Z"/>
                <w:rFonts w:ascii="Calibri" w:eastAsia="Times New Roman" w:hAnsi="Calibri" w:cs="Calibri"/>
                <w:color w:val="000000"/>
                <w:lang w:eastAsia="en-AU"/>
              </w:rPr>
            </w:pPr>
            <w:ins w:id="223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87" w:author="KIM, Jason" w:date="2019-04-02T13:39:00Z"/>
                <w:rFonts w:ascii="Calibri" w:eastAsia="Times New Roman" w:hAnsi="Calibri" w:cs="Calibri"/>
                <w:color w:val="000000"/>
                <w:lang w:eastAsia="en-AU"/>
              </w:rPr>
            </w:pPr>
            <w:ins w:id="22388" w:author="KIM, Jason" w:date="2019-04-02T13:39:00Z">
              <w:r w:rsidRPr="0056388D">
                <w:rPr>
                  <w:rFonts w:ascii="Calibri" w:eastAsia="Times New Roman" w:hAnsi="Calibri" w:cs="Calibri"/>
                  <w:color w:val="000000"/>
                  <w:lang w:eastAsia="en-AU"/>
                </w:rPr>
                <w:t>Chainage 3582</w:t>
              </w:r>
            </w:ins>
          </w:p>
        </w:tc>
        <w:tc>
          <w:tcPr>
            <w:tcW w:w="764" w:type="pct"/>
            <w:noWrap/>
            <w:hideMark/>
          </w:tcPr>
          <w:p w:rsidR="00110C18" w:rsidRPr="0056388D" w:rsidRDefault="00110C18" w:rsidP="00063728">
            <w:pPr>
              <w:jc w:val="right"/>
              <w:rPr>
                <w:ins w:id="22389" w:author="KIM, Jason" w:date="2019-04-02T13:39:00Z"/>
                <w:rFonts w:ascii="Calibri" w:eastAsia="Times New Roman" w:hAnsi="Calibri" w:cs="Calibri"/>
                <w:color w:val="000000"/>
                <w:lang w:eastAsia="en-AU"/>
              </w:rPr>
            </w:pPr>
            <w:ins w:id="22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91" w:author="KIM, Jason" w:date="2019-04-02T13:39:00Z"/>
        </w:trPr>
        <w:tc>
          <w:tcPr>
            <w:tcW w:w="708" w:type="pct"/>
            <w:vMerge/>
            <w:hideMark/>
          </w:tcPr>
          <w:p w:rsidR="00110C18" w:rsidRPr="0056388D" w:rsidRDefault="00110C18" w:rsidP="00063728">
            <w:pPr>
              <w:rPr>
                <w:ins w:id="22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93" w:author="KIM, Jason" w:date="2019-04-02T13:39:00Z"/>
                <w:rFonts w:ascii="Calibri" w:eastAsia="Times New Roman" w:hAnsi="Calibri" w:cs="Calibri"/>
                <w:color w:val="000000"/>
                <w:lang w:eastAsia="en-AU"/>
              </w:rPr>
            </w:pPr>
            <w:ins w:id="22394"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395" w:author="KIM, Jason" w:date="2019-04-02T13:39:00Z"/>
                <w:rFonts w:ascii="Calibri" w:eastAsia="Times New Roman" w:hAnsi="Calibri" w:cs="Calibri"/>
                <w:color w:val="000000"/>
                <w:lang w:eastAsia="en-AU"/>
              </w:rPr>
            </w:pPr>
            <w:ins w:id="2239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97" w:author="KIM, Jason" w:date="2019-04-02T13:39:00Z"/>
                <w:rFonts w:ascii="Calibri" w:eastAsia="Times New Roman" w:hAnsi="Calibri" w:cs="Calibri"/>
                <w:color w:val="000000"/>
                <w:lang w:eastAsia="en-AU"/>
              </w:rPr>
            </w:pPr>
            <w:ins w:id="22398" w:author="KIM, Jason" w:date="2019-04-02T13:39:00Z">
              <w:r w:rsidRPr="0056388D">
                <w:rPr>
                  <w:rFonts w:ascii="Calibri" w:eastAsia="Times New Roman" w:hAnsi="Calibri" w:cs="Calibri"/>
                  <w:color w:val="000000"/>
                  <w:lang w:eastAsia="en-AU"/>
                </w:rPr>
                <w:t>LLN1221</w:t>
              </w:r>
            </w:ins>
          </w:p>
        </w:tc>
        <w:tc>
          <w:tcPr>
            <w:tcW w:w="933" w:type="pct"/>
            <w:noWrap/>
            <w:hideMark/>
          </w:tcPr>
          <w:p w:rsidR="00110C18" w:rsidRPr="0056388D" w:rsidRDefault="00110C18" w:rsidP="00063728">
            <w:pPr>
              <w:rPr>
                <w:ins w:id="22399" w:author="KIM, Jason" w:date="2019-04-02T13:39:00Z"/>
                <w:rFonts w:ascii="Calibri" w:eastAsia="Times New Roman" w:hAnsi="Calibri" w:cs="Calibri"/>
                <w:color w:val="000000"/>
                <w:lang w:eastAsia="en-AU"/>
              </w:rPr>
            </w:pPr>
            <w:ins w:id="224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01" w:author="KIM, Jason" w:date="2019-04-02T13:39:00Z"/>
                <w:rFonts w:ascii="Calibri" w:eastAsia="Times New Roman" w:hAnsi="Calibri" w:cs="Calibri"/>
                <w:color w:val="000000"/>
                <w:lang w:eastAsia="en-AU"/>
              </w:rPr>
            </w:pPr>
            <w:ins w:id="22402" w:author="KIM, Jason" w:date="2019-04-02T13:39:00Z">
              <w:r w:rsidRPr="0056388D">
                <w:rPr>
                  <w:rFonts w:ascii="Calibri" w:eastAsia="Times New Roman" w:hAnsi="Calibri" w:cs="Calibri"/>
                  <w:color w:val="000000"/>
                  <w:lang w:eastAsia="en-AU"/>
                </w:rPr>
                <w:t>Chainage 3591</w:t>
              </w:r>
            </w:ins>
          </w:p>
        </w:tc>
        <w:tc>
          <w:tcPr>
            <w:tcW w:w="764" w:type="pct"/>
            <w:noWrap/>
            <w:hideMark/>
          </w:tcPr>
          <w:p w:rsidR="00110C18" w:rsidRPr="0056388D" w:rsidRDefault="00110C18" w:rsidP="00063728">
            <w:pPr>
              <w:jc w:val="right"/>
              <w:rPr>
                <w:ins w:id="22403" w:author="KIM, Jason" w:date="2019-04-02T13:39:00Z"/>
                <w:rFonts w:ascii="Calibri" w:eastAsia="Times New Roman" w:hAnsi="Calibri" w:cs="Calibri"/>
                <w:color w:val="000000"/>
                <w:lang w:eastAsia="en-AU"/>
              </w:rPr>
            </w:pPr>
            <w:ins w:id="22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05" w:author="KIM, Jason" w:date="2019-04-02T13:39:00Z"/>
        </w:trPr>
        <w:tc>
          <w:tcPr>
            <w:tcW w:w="708" w:type="pct"/>
            <w:vMerge/>
            <w:hideMark/>
          </w:tcPr>
          <w:p w:rsidR="00110C18" w:rsidRPr="0056388D" w:rsidRDefault="00110C18" w:rsidP="00063728">
            <w:pPr>
              <w:rPr>
                <w:ins w:id="22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07" w:author="KIM, Jason" w:date="2019-04-02T13:39:00Z"/>
                <w:rFonts w:ascii="Calibri" w:eastAsia="Times New Roman" w:hAnsi="Calibri" w:cs="Calibri"/>
                <w:color w:val="000000"/>
                <w:lang w:eastAsia="en-AU"/>
              </w:rPr>
            </w:pPr>
            <w:ins w:id="22408"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09" w:author="KIM, Jason" w:date="2019-04-02T13:39:00Z"/>
                <w:rFonts w:ascii="Calibri" w:eastAsia="Times New Roman" w:hAnsi="Calibri" w:cs="Calibri"/>
                <w:color w:val="000000"/>
                <w:lang w:eastAsia="en-AU"/>
              </w:rPr>
            </w:pPr>
            <w:ins w:id="2241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11" w:author="KIM, Jason" w:date="2019-04-02T13:39:00Z"/>
                <w:rFonts w:ascii="Calibri" w:eastAsia="Times New Roman" w:hAnsi="Calibri" w:cs="Calibri"/>
                <w:color w:val="000000"/>
                <w:lang w:eastAsia="en-AU"/>
              </w:rPr>
            </w:pPr>
            <w:ins w:id="22412" w:author="KIM, Jason" w:date="2019-04-02T13:39:00Z">
              <w:r w:rsidRPr="0056388D">
                <w:rPr>
                  <w:rFonts w:ascii="Calibri" w:eastAsia="Times New Roman" w:hAnsi="Calibri" w:cs="Calibri"/>
                  <w:color w:val="000000"/>
                  <w:lang w:eastAsia="en-AU"/>
                </w:rPr>
                <w:t>LLN1222</w:t>
              </w:r>
            </w:ins>
          </w:p>
        </w:tc>
        <w:tc>
          <w:tcPr>
            <w:tcW w:w="933" w:type="pct"/>
            <w:noWrap/>
            <w:hideMark/>
          </w:tcPr>
          <w:p w:rsidR="00110C18" w:rsidRPr="0056388D" w:rsidRDefault="00110C18" w:rsidP="00063728">
            <w:pPr>
              <w:rPr>
                <w:ins w:id="22413" w:author="KIM, Jason" w:date="2019-04-02T13:39:00Z"/>
                <w:rFonts w:ascii="Calibri" w:eastAsia="Times New Roman" w:hAnsi="Calibri" w:cs="Calibri"/>
                <w:color w:val="000000"/>
                <w:lang w:eastAsia="en-AU"/>
              </w:rPr>
            </w:pPr>
            <w:ins w:id="224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15" w:author="KIM, Jason" w:date="2019-04-02T13:39:00Z"/>
                <w:rFonts w:ascii="Calibri" w:eastAsia="Times New Roman" w:hAnsi="Calibri" w:cs="Calibri"/>
                <w:color w:val="000000"/>
                <w:lang w:eastAsia="en-AU"/>
              </w:rPr>
            </w:pPr>
            <w:ins w:id="22416" w:author="KIM, Jason" w:date="2019-04-02T13:39:00Z">
              <w:r w:rsidRPr="0056388D">
                <w:rPr>
                  <w:rFonts w:ascii="Calibri" w:eastAsia="Times New Roman" w:hAnsi="Calibri" w:cs="Calibri"/>
                  <w:color w:val="000000"/>
                  <w:lang w:eastAsia="en-AU"/>
                </w:rPr>
                <w:t>Chainage 3601</w:t>
              </w:r>
            </w:ins>
          </w:p>
        </w:tc>
        <w:tc>
          <w:tcPr>
            <w:tcW w:w="764" w:type="pct"/>
            <w:noWrap/>
            <w:hideMark/>
          </w:tcPr>
          <w:p w:rsidR="00110C18" w:rsidRPr="0056388D" w:rsidRDefault="00110C18" w:rsidP="00063728">
            <w:pPr>
              <w:jc w:val="right"/>
              <w:rPr>
                <w:ins w:id="22417" w:author="KIM, Jason" w:date="2019-04-02T13:39:00Z"/>
                <w:rFonts w:ascii="Calibri" w:eastAsia="Times New Roman" w:hAnsi="Calibri" w:cs="Calibri"/>
                <w:color w:val="000000"/>
                <w:lang w:eastAsia="en-AU"/>
              </w:rPr>
            </w:pPr>
            <w:ins w:id="22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19" w:author="KIM, Jason" w:date="2019-04-02T13:39:00Z"/>
        </w:trPr>
        <w:tc>
          <w:tcPr>
            <w:tcW w:w="708" w:type="pct"/>
            <w:vMerge/>
            <w:hideMark/>
          </w:tcPr>
          <w:p w:rsidR="00110C18" w:rsidRPr="0056388D" w:rsidRDefault="00110C18" w:rsidP="00063728">
            <w:pPr>
              <w:rPr>
                <w:ins w:id="224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21" w:author="KIM, Jason" w:date="2019-04-02T13:39:00Z"/>
                <w:rFonts w:ascii="Calibri" w:eastAsia="Times New Roman" w:hAnsi="Calibri" w:cs="Calibri"/>
                <w:color w:val="000000"/>
                <w:lang w:eastAsia="en-AU"/>
              </w:rPr>
            </w:pPr>
            <w:ins w:id="22422"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23" w:author="KIM, Jason" w:date="2019-04-02T13:39:00Z"/>
                <w:rFonts w:ascii="Calibri" w:eastAsia="Times New Roman" w:hAnsi="Calibri" w:cs="Calibri"/>
                <w:color w:val="000000"/>
                <w:lang w:eastAsia="en-AU"/>
              </w:rPr>
            </w:pPr>
            <w:ins w:id="2242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25" w:author="KIM, Jason" w:date="2019-04-02T13:39:00Z"/>
                <w:rFonts w:ascii="Calibri" w:eastAsia="Times New Roman" w:hAnsi="Calibri" w:cs="Calibri"/>
                <w:color w:val="000000"/>
                <w:lang w:eastAsia="en-AU"/>
              </w:rPr>
            </w:pPr>
            <w:ins w:id="22426" w:author="KIM, Jason" w:date="2019-04-02T13:39:00Z">
              <w:r w:rsidRPr="0056388D">
                <w:rPr>
                  <w:rFonts w:ascii="Calibri" w:eastAsia="Times New Roman" w:hAnsi="Calibri" w:cs="Calibri"/>
                  <w:color w:val="000000"/>
                  <w:lang w:eastAsia="en-AU"/>
                </w:rPr>
                <w:t>LLN1223</w:t>
              </w:r>
            </w:ins>
          </w:p>
        </w:tc>
        <w:tc>
          <w:tcPr>
            <w:tcW w:w="933" w:type="pct"/>
            <w:noWrap/>
            <w:hideMark/>
          </w:tcPr>
          <w:p w:rsidR="00110C18" w:rsidRPr="0056388D" w:rsidRDefault="00110C18" w:rsidP="00063728">
            <w:pPr>
              <w:rPr>
                <w:ins w:id="22427" w:author="KIM, Jason" w:date="2019-04-02T13:39:00Z"/>
                <w:rFonts w:ascii="Calibri" w:eastAsia="Times New Roman" w:hAnsi="Calibri" w:cs="Calibri"/>
                <w:color w:val="000000"/>
                <w:lang w:eastAsia="en-AU"/>
              </w:rPr>
            </w:pPr>
            <w:ins w:id="224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29" w:author="KIM, Jason" w:date="2019-04-02T13:39:00Z"/>
                <w:rFonts w:ascii="Calibri" w:eastAsia="Times New Roman" w:hAnsi="Calibri" w:cs="Calibri"/>
                <w:color w:val="000000"/>
                <w:lang w:eastAsia="en-AU"/>
              </w:rPr>
            </w:pPr>
            <w:ins w:id="22430" w:author="KIM, Jason" w:date="2019-04-02T13:39:00Z">
              <w:r w:rsidRPr="0056388D">
                <w:rPr>
                  <w:rFonts w:ascii="Calibri" w:eastAsia="Times New Roman" w:hAnsi="Calibri" w:cs="Calibri"/>
                  <w:color w:val="000000"/>
                  <w:lang w:eastAsia="en-AU"/>
                </w:rPr>
                <w:t>Chainage 3610</w:t>
              </w:r>
            </w:ins>
          </w:p>
        </w:tc>
        <w:tc>
          <w:tcPr>
            <w:tcW w:w="764" w:type="pct"/>
            <w:noWrap/>
            <w:hideMark/>
          </w:tcPr>
          <w:p w:rsidR="00110C18" w:rsidRPr="0056388D" w:rsidRDefault="00110C18" w:rsidP="00063728">
            <w:pPr>
              <w:jc w:val="right"/>
              <w:rPr>
                <w:ins w:id="22431" w:author="KIM, Jason" w:date="2019-04-02T13:39:00Z"/>
                <w:rFonts w:ascii="Calibri" w:eastAsia="Times New Roman" w:hAnsi="Calibri" w:cs="Calibri"/>
                <w:color w:val="000000"/>
                <w:lang w:eastAsia="en-AU"/>
              </w:rPr>
            </w:pPr>
            <w:ins w:id="22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33" w:author="KIM, Jason" w:date="2019-04-02T13:39:00Z"/>
        </w:trPr>
        <w:tc>
          <w:tcPr>
            <w:tcW w:w="708" w:type="pct"/>
            <w:vMerge/>
            <w:hideMark/>
          </w:tcPr>
          <w:p w:rsidR="00110C18" w:rsidRPr="0056388D" w:rsidRDefault="00110C18" w:rsidP="00063728">
            <w:pPr>
              <w:rPr>
                <w:ins w:id="224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35" w:author="KIM, Jason" w:date="2019-04-02T13:39:00Z"/>
                <w:rFonts w:ascii="Calibri" w:eastAsia="Times New Roman" w:hAnsi="Calibri" w:cs="Calibri"/>
                <w:color w:val="000000"/>
                <w:lang w:eastAsia="en-AU"/>
              </w:rPr>
            </w:pPr>
            <w:ins w:id="22436"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37" w:author="KIM, Jason" w:date="2019-04-02T13:39:00Z"/>
                <w:rFonts w:ascii="Calibri" w:eastAsia="Times New Roman" w:hAnsi="Calibri" w:cs="Calibri"/>
                <w:color w:val="000000"/>
                <w:lang w:eastAsia="en-AU"/>
              </w:rPr>
            </w:pPr>
            <w:ins w:id="2243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39" w:author="KIM, Jason" w:date="2019-04-02T13:39:00Z"/>
                <w:rFonts w:ascii="Calibri" w:eastAsia="Times New Roman" w:hAnsi="Calibri" w:cs="Calibri"/>
                <w:color w:val="000000"/>
                <w:lang w:eastAsia="en-AU"/>
              </w:rPr>
            </w:pPr>
            <w:ins w:id="22440" w:author="KIM, Jason" w:date="2019-04-02T13:39:00Z">
              <w:r w:rsidRPr="0056388D">
                <w:rPr>
                  <w:rFonts w:ascii="Calibri" w:eastAsia="Times New Roman" w:hAnsi="Calibri" w:cs="Calibri"/>
                  <w:color w:val="000000"/>
                  <w:lang w:eastAsia="en-AU"/>
                </w:rPr>
                <w:t>LLN1224</w:t>
              </w:r>
            </w:ins>
          </w:p>
        </w:tc>
        <w:tc>
          <w:tcPr>
            <w:tcW w:w="933" w:type="pct"/>
            <w:noWrap/>
            <w:hideMark/>
          </w:tcPr>
          <w:p w:rsidR="00110C18" w:rsidRPr="0056388D" w:rsidRDefault="00110C18" w:rsidP="00063728">
            <w:pPr>
              <w:rPr>
                <w:ins w:id="22441" w:author="KIM, Jason" w:date="2019-04-02T13:39:00Z"/>
                <w:rFonts w:ascii="Calibri" w:eastAsia="Times New Roman" w:hAnsi="Calibri" w:cs="Calibri"/>
                <w:color w:val="000000"/>
                <w:lang w:eastAsia="en-AU"/>
              </w:rPr>
            </w:pPr>
            <w:ins w:id="224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43" w:author="KIM, Jason" w:date="2019-04-02T13:39:00Z"/>
                <w:rFonts w:ascii="Calibri" w:eastAsia="Times New Roman" w:hAnsi="Calibri" w:cs="Calibri"/>
                <w:color w:val="000000"/>
                <w:lang w:eastAsia="en-AU"/>
              </w:rPr>
            </w:pPr>
            <w:ins w:id="22444" w:author="KIM, Jason" w:date="2019-04-02T13:39:00Z">
              <w:r w:rsidRPr="0056388D">
                <w:rPr>
                  <w:rFonts w:ascii="Calibri" w:eastAsia="Times New Roman" w:hAnsi="Calibri" w:cs="Calibri"/>
                  <w:color w:val="000000"/>
                  <w:lang w:eastAsia="en-AU"/>
                </w:rPr>
                <w:t>Chainage 3620</w:t>
              </w:r>
            </w:ins>
          </w:p>
        </w:tc>
        <w:tc>
          <w:tcPr>
            <w:tcW w:w="764" w:type="pct"/>
            <w:noWrap/>
            <w:hideMark/>
          </w:tcPr>
          <w:p w:rsidR="00110C18" w:rsidRPr="0056388D" w:rsidRDefault="00110C18" w:rsidP="00063728">
            <w:pPr>
              <w:jc w:val="right"/>
              <w:rPr>
                <w:ins w:id="22445" w:author="KIM, Jason" w:date="2019-04-02T13:39:00Z"/>
                <w:rFonts w:ascii="Calibri" w:eastAsia="Times New Roman" w:hAnsi="Calibri" w:cs="Calibri"/>
                <w:color w:val="000000"/>
                <w:lang w:eastAsia="en-AU"/>
              </w:rPr>
            </w:pPr>
            <w:ins w:id="22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47" w:author="KIM, Jason" w:date="2019-04-02T13:39:00Z"/>
        </w:trPr>
        <w:tc>
          <w:tcPr>
            <w:tcW w:w="708" w:type="pct"/>
            <w:vMerge/>
            <w:hideMark/>
          </w:tcPr>
          <w:p w:rsidR="00110C18" w:rsidRPr="0056388D" w:rsidRDefault="00110C18" w:rsidP="00063728">
            <w:pPr>
              <w:rPr>
                <w:ins w:id="224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49" w:author="KIM, Jason" w:date="2019-04-02T13:39:00Z"/>
                <w:rFonts w:ascii="Calibri" w:eastAsia="Times New Roman" w:hAnsi="Calibri" w:cs="Calibri"/>
                <w:color w:val="000000"/>
                <w:lang w:eastAsia="en-AU"/>
              </w:rPr>
            </w:pPr>
            <w:ins w:id="22450"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51" w:author="KIM, Jason" w:date="2019-04-02T13:39:00Z"/>
                <w:rFonts w:ascii="Calibri" w:eastAsia="Times New Roman" w:hAnsi="Calibri" w:cs="Calibri"/>
                <w:color w:val="000000"/>
                <w:lang w:eastAsia="en-AU"/>
              </w:rPr>
            </w:pPr>
            <w:ins w:id="2245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53" w:author="KIM, Jason" w:date="2019-04-02T13:39:00Z"/>
                <w:rFonts w:ascii="Calibri" w:eastAsia="Times New Roman" w:hAnsi="Calibri" w:cs="Calibri"/>
                <w:color w:val="000000"/>
                <w:lang w:eastAsia="en-AU"/>
              </w:rPr>
            </w:pPr>
            <w:ins w:id="22454" w:author="KIM, Jason" w:date="2019-04-02T13:39:00Z">
              <w:r w:rsidRPr="0056388D">
                <w:rPr>
                  <w:rFonts w:ascii="Calibri" w:eastAsia="Times New Roman" w:hAnsi="Calibri" w:cs="Calibri"/>
                  <w:color w:val="000000"/>
                  <w:lang w:eastAsia="en-AU"/>
                </w:rPr>
                <w:t>LLN1225</w:t>
              </w:r>
            </w:ins>
          </w:p>
        </w:tc>
        <w:tc>
          <w:tcPr>
            <w:tcW w:w="933" w:type="pct"/>
            <w:noWrap/>
            <w:hideMark/>
          </w:tcPr>
          <w:p w:rsidR="00110C18" w:rsidRPr="0056388D" w:rsidRDefault="00110C18" w:rsidP="00063728">
            <w:pPr>
              <w:rPr>
                <w:ins w:id="22455" w:author="KIM, Jason" w:date="2019-04-02T13:39:00Z"/>
                <w:rFonts w:ascii="Calibri" w:eastAsia="Times New Roman" w:hAnsi="Calibri" w:cs="Calibri"/>
                <w:color w:val="000000"/>
                <w:lang w:eastAsia="en-AU"/>
              </w:rPr>
            </w:pPr>
            <w:ins w:id="224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57" w:author="KIM, Jason" w:date="2019-04-02T13:39:00Z"/>
                <w:rFonts w:ascii="Calibri" w:eastAsia="Times New Roman" w:hAnsi="Calibri" w:cs="Calibri"/>
                <w:color w:val="000000"/>
                <w:lang w:eastAsia="en-AU"/>
              </w:rPr>
            </w:pPr>
            <w:ins w:id="22458" w:author="KIM, Jason" w:date="2019-04-02T13:39:00Z">
              <w:r w:rsidRPr="0056388D">
                <w:rPr>
                  <w:rFonts w:ascii="Calibri" w:eastAsia="Times New Roman" w:hAnsi="Calibri" w:cs="Calibri"/>
                  <w:color w:val="000000"/>
                  <w:lang w:eastAsia="en-AU"/>
                </w:rPr>
                <w:t>Chainage 3630</w:t>
              </w:r>
            </w:ins>
          </w:p>
        </w:tc>
        <w:tc>
          <w:tcPr>
            <w:tcW w:w="764" w:type="pct"/>
            <w:noWrap/>
            <w:hideMark/>
          </w:tcPr>
          <w:p w:rsidR="00110C18" w:rsidRPr="0056388D" w:rsidRDefault="00110C18" w:rsidP="00063728">
            <w:pPr>
              <w:jc w:val="right"/>
              <w:rPr>
                <w:ins w:id="22459" w:author="KIM, Jason" w:date="2019-04-02T13:39:00Z"/>
                <w:rFonts w:ascii="Calibri" w:eastAsia="Times New Roman" w:hAnsi="Calibri" w:cs="Calibri"/>
                <w:color w:val="000000"/>
                <w:lang w:eastAsia="en-AU"/>
              </w:rPr>
            </w:pPr>
            <w:ins w:id="22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61" w:author="KIM, Jason" w:date="2019-04-02T13:39:00Z"/>
        </w:trPr>
        <w:tc>
          <w:tcPr>
            <w:tcW w:w="708" w:type="pct"/>
            <w:vMerge/>
            <w:hideMark/>
          </w:tcPr>
          <w:p w:rsidR="00110C18" w:rsidRPr="0056388D" w:rsidRDefault="00110C18" w:rsidP="00063728">
            <w:pPr>
              <w:rPr>
                <w:ins w:id="22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63" w:author="KIM, Jason" w:date="2019-04-02T13:39:00Z"/>
                <w:rFonts w:ascii="Calibri" w:eastAsia="Times New Roman" w:hAnsi="Calibri" w:cs="Calibri"/>
                <w:color w:val="000000"/>
                <w:lang w:eastAsia="en-AU"/>
              </w:rPr>
            </w:pPr>
            <w:ins w:id="22464"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65" w:author="KIM, Jason" w:date="2019-04-02T13:39:00Z"/>
                <w:rFonts w:ascii="Calibri" w:eastAsia="Times New Roman" w:hAnsi="Calibri" w:cs="Calibri"/>
                <w:color w:val="000000"/>
                <w:lang w:eastAsia="en-AU"/>
              </w:rPr>
            </w:pPr>
            <w:ins w:id="2246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67" w:author="KIM, Jason" w:date="2019-04-02T13:39:00Z"/>
                <w:rFonts w:ascii="Calibri" w:eastAsia="Times New Roman" w:hAnsi="Calibri" w:cs="Calibri"/>
                <w:color w:val="000000"/>
                <w:lang w:eastAsia="en-AU"/>
              </w:rPr>
            </w:pPr>
            <w:ins w:id="22468" w:author="KIM, Jason" w:date="2019-04-02T13:39:00Z">
              <w:r w:rsidRPr="0056388D">
                <w:rPr>
                  <w:rFonts w:ascii="Calibri" w:eastAsia="Times New Roman" w:hAnsi="Calibri" w:cs="Calibri"/>
                  <w:color w:val="000000"/>
                  <w:lang w:eastAsia="en-AU"/>
                </w:rPr>
                <w:t>LLN1226</w:t>
              </w:r>
            </w:ins>
          </w:p>
        </w:tc>
        <w:tc>
          <w:tcPr>
            <w:tcW w:w="933" w:type="pct"/>
            <w:noWrap/>
            <w:hideMark/>
          </w:tcPr>
          <w:p w:rsidR="00110C18" w:rsidRPr="0056388D" w:rsidRDefault="00110C18" w:rsidP="00063728">
            <w:pPr>
              <w:rPr>
                <w:ins w:id="22469" w:author="KIM, Jason" w:date="2019-04-02T13:39:00Z"/>
                <w:rFonts w:ascii="Calibri" w:eastAsia="Times New Roman" w:hAnsi="Calibri" w:cs="Calibri"/>
                <w:color w:val="000000"/>
                <w:lang w:eastAsia="en-AU"/>
              </w:rPr>
            </w:pPr>
            <w:ins w:id="224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71" w:author="KIM, Jason" w:date="2019-04-02T13:39:00Z"/>
                <w:rFonts w:ascii="Calibri" w:eastAsia="Times New Roman" w:hAnsi="Calibri" w:cs="Calibri"/>
                <w:color w:val="000000"/>
                <w:lang w:eastAsia="en-AU"/>
              </w:rPr>
            </w:pPr>
            <w:ins w:id="22472" w:author="KIM, Jason" w:date="2019-04-02T13:39:00Z">
              <w:r w:rsidRPr="0056388D">
                <w:rPr>
                  <w:rFonts w:ascii="Calibri" w:eastAsia="Times New Roman" w:hAnsi="Calibri" w:cs="Calibri"/>
                  <w:color w:val="000000"/>
                  <w:lang w:eastAsia="en-AU"/>
                </w:rPr>
                <w:t>Chainage 3642</w:t>
              </w:r>
            </w:ins>
          </w:p>
        </w:tc>
        <w:tc>
          <w:tcPr>
            <w:tcW w:w="764" w:type="pct"/>
            <w:noWrap/>
            <w:hideMark/>
          </w:tcPr>
          <w:p w:rsidR="00110C18" w:rsidRPr="0056388D" w:rsidRDefault="00110C18" w:rsidP="00063728">
            <w:pPr>
              <w:jc w:val="right"/>
              <w:rPr>
                <w:ins w:id="22473" w:author="KIM, Jason" w:date="2019-04-02T13:39:00Z"/>
                <w:rFonts w:ascii="Calibri" w:eastAsia="Times New Roman" w:hAnsi="Calibri" w:cs="Calibri"/>
                <w:color w:val="000000"/>
                <w:lang w:eastAsia="en-AU"/>
              </w:rPr>
            </w:pPr>
            <w:ins w:id="22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75" w:author="KIM, Jason" w:date="2019-04-02T13:39:00Z"/>
        </w:trPr>
        <w:tc>
          <w:tcPr>
            <w:tcW w:w="708" w:type="pct"/>
            <w:vMerge/>
            <w:hideMark/>
          </w:tcPr>
          <w:p w:rsidR="00110C18" w:rsidRPr="0056388D" w:rsidRDefault="00110C18" w:rsidP="00063728">
            <w:pPr>
              <w:rPr>
                <w:ins w:id="22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77" w:author="KIM, Jason" w:date="2019-04-02T13:39:00Z"/>
                <w:rFonts w:ascii="Calibri" w:eastAsia="Times New Roman" w:hAnsi="Calibri" w:cs="Calibri"/>
                <w:color w:val="000000"/>
                <w:lang w:eastAsia="en-AU"/>
              </w:rPr>
            </w:pPr>
            <w:ins w:id="22478"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79" w:author="KIM, Jason" w:date="2019-04-02T13:39:00Z"/>
                <w:rFonts w:ascii="Calibri" w:eastAsia="Times New Roman" w:hAnsi="Calibri" w:cs="Calibri"/>
                <w:color w:val="000000"/>
                <w:lang w:eastAsia="en-AU"/>
              </w:rPr>
            </w:pPr>
            <w:ins w:id="2248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81" w:author="KIM, Jason" w:date="2019-04-02T13:39:00Z"/>
                <w:rFonts w:ascii="Calibri" w:eastAsia="Times New Roman" w:hAnsi="Calibri" w:cs="Calibri"/>
                <w:color w:val="000000"/>
                <w:lang w:eastAsia="en-AU"/>
              </w:rPr>
            </w:pPr>
            <w:ins w:id="22482" w:author="KIM, Jason" w:date="2019-04-02T13:39:00Z">
              <w:r w:rsidRPr="0056388D">
                <w:rPr>
                  <w:rFonts w:ascii="Calibri" w:eastAsia="Times New Roman" w:hAnsi="Calibri" w:cs="Calibri"/>
                  <w:color w:val="000000"/>
                  <w:lang w:eastAsia="en-AU"/>
                </w:rPr>
                <w:t>LLN1227</w:t>
              </w:r>
            </w:ins>
          </w:p>
        </w:tc>
        <w:tc>
          <w:tcPr>
            <w:tcW w:w="933" w:type="pct"/>
            <w:noWrap/>
            <w:hideMark/>
          </w:tcPr>
          <w:p w:rsidR="00110C18" w:rsidRPr="0056388D" w:rsidRDefault="00110C18" w:rsidP="00063728">
            <w:pPr>
              <w:rPr>
                <w:ins w:id="22483" w:author="KIM, Jason" w:date="2019-04-02T13:39:00Z"/>
                <w:rFonts w:ascii="Calibri" w:eastAsia="Times New Roman" w:hAnsi="Calibri" w:cs="Calibri"/>
                <w:color w:val="000000"/>
                <w:lang w:eastAsia="en-AU"/>
              </w:rPr>
            </w:pPr>
            <w:ins w:id="224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85" w:author="KIM, Jason" w:date="2019-04-02T13:39:00Z"/>
                <w:rFonts w:ascii="Calibri" w:eastAsia="Times New Roman" w:hAnsi="Calibri" w:cs="Calibri"/>
                <w:color w:val="000000"/>
                <w:lang w:eastAsia="en-AU"/>
              </w:rPr>
            </w:pPr>
            <w:ins w:id="22486" w:author="KIM, Jason" w:date="2019-04-02T13:39:00Z">
              <w:r w:rsidRPr="0056388D">
                <w:rPr>
                  <w:rFonts w:ascii="Calibri" w:eastAsia="Times New Roman" w:hAnsi="Calibri" w:cs="Calibri"/>
                  <w:color w:val="000000"/>
                  <w:lang w:eastAsia="en-AU"/>
                </w:rPr>
                <w:t>Chainage 3646</w:t>
              </w:r>
            </w:ins>
          </w:p>
        </w:tc>
        <w:tc>
          <w:tcPr>
            <w:tcW w:w="764" w:type="pct"/>
            <w:noWrap/>
            <w:hideMark/>
          </w:tcPr>
          <w:p w:rsidR="00110C18" w:rsidRPr="0056388D" w:rsidRDefault="00110C18" w:rsidP="00063728">
            <w:pPr>
              <w:jc w:val="right"/>
              <w:rPr>
                <w:ins w:id="22487" w:author="KIM, Jason" w:date="2019-04-02T13:39:00Z"/>
                <w:rFonts w:ascii="Calibri" w:eastAsia="Times New Roman" w:hAnsi="Calibri" w:cs="Calibri"/>
                <w:color w:val="000000"/>
                <w:lang w:eastAsia="en-AU"/>
              </w:rPr>
            </w:pPr>
            <w:ins w:id="22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89" w:author="KIM, Jason" w:date="2019-04-02T13:39:00Z"/>
        </w:trPr>
        <w:tc>
          <w:tcPr>
            <w:tcW w:w="708" w:type="pct"/>
            <w:vMerge/>
            <w:hideMark/>
          </w:tcPr>
          <w:p w:rsidR="00110C18" w:rsidRPr="0056388D" w:rsidRDefault="00110C18" w:rsidP="00063728">
            <w:pPr>
              <w:rPr>
                <w:ins w:id="224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91" w:author="KIM, Jason" w:date="2019-04-02T13:39:00Z"/>
                <w:rFonts w:ascii="Calibri" w:eastAsia="Times New Roman" w:hAnsi="Calibri" w:cs="Calibri"/>
                <w:color w:val="000000"/>
                <w:lang w:eastAsia="en-AU"/>
              </w:rPr>
            </w:pPr>
            <w:ins w:id="22492"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93" w:author="KIM, Jason" w:date="2019-04-02T13:39:00Z"/>
                <w:rFonts w:ascii="Calibri" w:eastAsia="Times New Roman" w:hAnsi="Calibri" w:cs="Calibri"/>
                <w:color w:val="000000"/>
                <w:lang w:eastAsia="en-AU"/>
              </w:rPr>
            </w:pPr>
            <w:ins w:id="2249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95" w:author="KIM, Jason" w:date="2019-04-02T13:39:00Z"/>
                <w:rFonts w:ascii="Calibri" w:eastAsia="Times New Roman" w:hAnsi="Calibri" w:cs="Calibri"/>
                <w:color w:val="000000"/>
                <w:lang w:eastAsia="en-AU"/>
              </w:rPr>
            </w:pPr>
            <w:ins w:id="22496" w:author="KIM, Jason" w:date="2019-04-02T13:39:00Z">
              <w:r w:rsidRPr="0056388D">
                <w:rPr>
                  <w:rFonts w:ascii="Calibri" w:eastAsia="Times New Roman" w:hAnsi="Calibri" w:cs="Calibri"/>
                  <w:color w:val="000000"/>
                  <w:lang w:eastAsia="en-AU"/>
                </w:rPr>
                <w:t>LLN1228</w:t>
              </w:r>
            </w:ins>
          </w:p>
        </w:tc>
        <w:tc>
          <w:tcPr>
            <w:tcW w:w="933" w:type="pct"/>
            <w:noWrap/>
            <w:hideMark/>
          </w:tcPr>
          <w:p w:rsidR="00110C18" w:rsidRPr="0056388D" w:rsidRDefault="00110C18" w:rsidP="00063728">
            <w:pPr>
              <w:rPr>
                <w:ins w:id="22497" w:author="KIM, Jason" w:date="2019-04-02T13:39:00Z"/>
                <w:rFonts w:ascii="Calibri" w:eastAsia="Times New Roman" w:hAnsi="Calibri" w:cs="Calibri"/>
                <w:color w:val="000000"/>
                <w:lang w:eastAsia="en-AU"/>
              </w:rPr>
            </w:pPr>
            <w:ins w:id="224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99" w:author="KIM, Jason" w:date="2019-04-02T13:39:00Z"/>
                <w:rFonts w:ascii="Calibri" w:eastAsia="Times New Roman" w:hAnsi="Calibri" w:cs="Calibri"/>
                <w:color w:val="000000"/>
                <w:lang w:eastAsia="en-AU"/>
              </w:rPr>
            </w:pPr>
            <w:ins w:id="22500" w:author="KIM, Jason" w:date="2019-04-02T13:39:00Z">
              <w:r w:rsidRPr="0056388D">
                <w:rPr>
                  <w:rFonts w:ascii="Calibri" w:eastAsia="Times New Roman" w:hAnsi="Calibri" w:cs="Calibri"/>
                  <w:color w:val="000000"/>
                  <w:lang w:eastAsia="en-AU"/>
                </w:rPr>
                <w:t>Chainage 3656</w:t>
              </w:r>
            </w:ins>
          </w:p>
        </w:tc>
        <w:tc>
          <w:tcPr>
            <w:tcW w:w="764" w:type="pct"/>
            <w:noWrap/>
            <w:hideMark/>
          </w:tcPr>
          <w:p w:rsidR="00110C18" w:rsidRPr="0056388D" w:rsidRDefault="00110C18" w:rsidP="00063728">
            <w:pPr>
              <w:jc w:val="right"/>
              <w:rPr>
                <w:ins w:id="22501" w:author="KIM, Jason" w:date="2019-04-02T13:39:00Z"/>
                <w:rFonts w:ascii="Calibri" w:eastAsia="Times New Roman" w:hAnsi="Calibri" w:cs="Calibri"/>
                <w:color w:val="000000"/>
                <w:lang w:eastAsia="en-AU"/>
              </w:rPr>
            </w:pPr>
            <w:ins w:id="22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03" w:author="KIM, Jason" w:date="2019-04-02T13:39:00Z"/>
        </w:trPr>
        <w:tc>
          <w:tcPr>
            <w:tcW w:w="708" w:type="pct"/>
            <w:vMerge/>
            <w:hideMark/>
          </w:tcPr>
          <w:p w:rsidR="00110C18" w:rsidRPr="0056388D" w:rsidRDefault="00110C18" w:rsidP="00063728">
            <w:pPr>
              <w:rPr>
                <w:ins w:id="225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05" w:author="KIM, Jason" w:date="2019-04-02T13:39:00Z"/>
                <w:rFonts w:ascii="Calibri" w:eastAsia="Times New Roman" w:hAnsi="Calibri" w:cs="Calibri"/>
                <w:color w:val="000000"/>
                <w:lang w:eastAsia="en-AU"/>
              </w:rPr>
            </w:pPr>
            <w:ins w:id="22506"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07" w:author="KIM, Jason" w:date="2019-04-02T13:39:00Z"/>
                <w:rFonts w:ascii="Calibri" w:eastAsia="Times New Roman" w:hAnsi="Calibri" w:cs="Calibri"/>
                <w:color w:val="000000"/>
                <w:lang w:eastAsia="en-AU"/>
              </w:rPr>
            </w:pPr>
            <w:ins w:id="2250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09" w:author="KIM, Jason" w:date="2019-04-02T13:39:00Z"/>
                <w:rFonts w:ascii="Calibri" w:eastAsia="Times New Roman" w:hAnsi="Calibri" w:cs="Calibri"/>
                <w:color w:val="000000"/>
                <w:lang w:eastAsia="en-AU"/>
              </w:rPr>
            </w:pPr>
            <w:ins w:id="22510" w:author="KIM, Jason" w:date="2019-04-02T13:39:00Z">
              <w:r w:rsidRPr="0056388D">
                <w:rPr>
                  <w:rFonts w:ascii="Calibri" w:eastAsia="Times New Roman" w:hAnsi="Calibri" w:cs="Calibri"/>
                  <w:color w:val="000000"/>
                  <w:lang w:eastAsia="en-AU"/>
                </w:rPr>
                <w:t>LLN1229</w:t>
              </w:r>
            </w:ins>
          </w:p>
        </w:tc>
        <w:tc>
          <w:tcPr>
            <w:tcW w:w="933" w:type="pct"/>
            <w:noWrap/>
            <w:hideMark/>
          </w:tcPr>
          <w:p w:rsidR="00110C18" w:rsidRPr="0056388D" w:rsidRDefault="00110C18" w:rsidP="00063728">
            <w:pPr>
              <w:rPr>
                <w:ins w:id="22511" w:author="KIM, Jason" w:date="2019-04-02T13:39:00Z"/>
                <w:rFonts w:ascii="Calibri" w:eastAsia="Times New Roman" w:hAnsi="Calibri" w:cs="Calibri"/>
                <w:color w:val="000000"/>
                <w:lang w:eastAsia="en-AU"/>
              </w:rPr>
            </w:pPr>
            <w:ins w:id="225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13" w:author="KIM, Jason" w:date="2019-04-02T13:39:00Z"/>
                <w:rFonts w:ascii="Calibri" w:eastAsia="Times New Roman" w:hAnsi="Calibri" w:cs="Calibri"/>
                <w:color w:val="000000"/>
                <w:lang w:eastAsia="en-AU"/>
              </w:rPr>
            </w:pPr>
            <w:ins w:id="22514" w:author="KIM, Jason" w:date="2019-04-02T13:39:00Z">
              <w:r w:rsidRPr="0056388D">
                <w:rPr>
                  <w:rFonts w:ascii="Calibri" w:eastAsia="Times New Roman" w:hAnsi="Calibri" w:cs="Calibri"/>
                  <w:color w:val="000000"/>
                  <w:lang w:eastAsia="en-AU"/>
                </w:rPr>
                <w:t>Chainage 3665</w:t>
              </w:r>
            </w:ins>
          </w:p>
        </w:tc>
        <w:tc>
          <w:tcPr>
            <w:tcW w:w="764" w:type="pct"/>
            <w:noWrap/>
            <w:hideMark/>
          </w:tcPr>
          <w:p w:rsidR="00110C18" w:rsidRPr="0056388D" w:rsidRDefault="00110C18" w:rsidP="00063728">
            <w:pPr>
              <w:jc w:val="right"/>
              <w:rPr>
                <w:ins w:id="22515" w:author="KIM, Jason" w:date="2019-04-02T13:39:00Z"/>
                <w:rFonts w:ascii="Calibri" w:eastAsia="Times New Roman" w:hAnsi="Calibri" w:cs="Calibri"/>
                <w:color w:val="000000"/>
                <w:lang w:eastAsia="en-AU"/>
              </w:rPr>
            </w:pPr>
            <w:ins w:id="225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17" w:author="KIM, Jason" w:date="2019-04-02T13:39:00Z"/>
        </w:trPr>
        <w:tc>
          <w:tcPr>
            <w:tcW w:w="708" w:type="pct"/>
            <w:vMerge/>
            <w:hideMark/>
          </w:tcPr>
          <w:p w:rsidR="00110C18" w:rsidRPr="0056388D" w:rsidRDefault="00110C18" w:rsidP="00063728">
            <w:pPr>
              <w:rPr>
                <w:ins w:id="225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19" w:author="KIM, Jason" w:date="2019-04-02T13:39:00Z"/>
                <w:rFonts w:ascii="Calibri" w:eastAsia="Times New Roman" w:hAnsi="Calibri" w:cs="Calibri"/>
                <w:color w:val="000000"/>
                <w:lang w:eastAsia="en-AU"/>
              </w:rPr>
            </w:pPr>
            <w:ins w:id="22520"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21" w:author="KIM, Jason" w:date="2019-04-02T13:39:00Z"/>
                <w:rFonts w:ascii="Calibri" w:eastAsia="Times New Roman" w:hAnsi="Calibri" w:cs="Calibri"/>
                <w:color w:val="000000"/>
                <w:lang w:eastAsia="en-AU"/>
              </w:rPr>
            </w:pPr>
            <w:ins w:id="2252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23" w:author="KIM, Jason" w:date="2019-04-02T13:39:00Z"/>
                <w:rFonts w:ascii="Calibri" w:eastAsia="Times New Roman" w:hAnsi="Calibri" w:cs="Calibri"/>
                <w:color w:val="000000"/>
                <w:lang w:eastAsia="en-AU"/>
              </w:rPr>
            </w:pPr>
            <w:ins w:id="22524" w:author="KIM, Jason" w:date="2019-04-02T13:39:00Z">
              <w:r w:rsidRPr="0056388D">
                <w:rPr>
                  <w:rFonts w:ascii="Calibri" w:eastAsia="Times New Roman" w:hAnsi="Calibri" w:cs="Calibri"/>
                  <w:color w:val="000000"/>
                  <w:lang w:eastAsia="en-AU"/>
                </w:rPr>
                <w:t>LLN1230</w:t>
              </w:r>
            </w:ins>
          </w:p>
        </w:tc>
        <w:tc>
          <w:tcPr>
            <w:tcW w:w="933" w:type="pct"/>
            <w:noWrap/>
            <w:hideMark/>
          </w:tcPr>
          <w:p w:rsidR="00110C18" w:rsidRPr="0056388D" w:rsidRDefault="00110C18" w:rsidP="00063728">
            <w:pPr>
              <w:rPr>
                <w:ins w:id="22525" w:author="KIM, Jason" w:date="2019-04-02T13:39:00Z"/>
                <w:rFonts w:ascii="Calibri" w:eastAsia="Times New Roman" w:hAnsi="Calibri" w:cs="Calibri"/>
                <w:color w:val="000000"/>
                <w:lang w:eastAsia="en-AU"/>
              </w:rPr>
            </w:pPr>
            <w:ins w:id="225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27" w:author="KIM, Jason" w:date="2019-04-02T13:39:00Z"/>
                <w:rFonts w:ascii="Calibri" w:eastAsia="Times New Roman" w:hAnsi="Calibri" w:cs="Calibri"/>
                <w:color w:val="000000"/>
                <w:lang w:eastAsia="en-AU"/>
              </w:rPr>
            </w:pPr>
            <w:ins w:id="22528" w:author="KIM, Jason" w:date="2019-04-02T13:39:00Z">
              <w:r w:rsidRPr="0056388D">
                <w:rPr>
                  <w:rFonts w:ascii="Calibri" w:eastAsia="Times New Roman" w:hAnsi="Calibri" w:cs="Calibri"/>
                  <w:color w:val="000000"/>
                  <w:lang w:eastAsia="en-AU"/>
                </w:rPr>
                <w:t>Chainage 3675</w:t>
              </w:r>
            </w:ins>
          </w:p>
        </w:tc>
        <w:tc>
          <w:tcPr>
            <w:tcW w:w="764" w:type="pct"/>
            <w:noWrap/>
            <w:hideMark/>
          </w:tcPr>
          <w:p w:rsidR="00110C18" w:rsidRPr="0056388D" w:rsidRDefault="00110C18" w:rsidP="00063728">
            <w:pPr>
              <w:jc w:val="right"/>
              <w:rPr>
                <w:ins w:id="22529" w:author="KIM, Jason" w:date="2019-04-02T13:39:00Z"/>
                <w:rFonts w:ascii="Calibri" w:eastAsia="Times New Roman" w:hAnsi="Calibri" w:cs="Calibri"/>
                <w:color w:val="000000"/>
                <w:lang w:eastAsia="en-AU"/>
              </w:rPr>
            </w:pPr>
            <w:ins w:id="22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31" w:author="KIM, Jason" w:date="2019-04-02T13:39:00Z"/>
        </w:trPr>
        <w:tc>
          <w:tcPr>
            <w:tcW w:w="708" w:type="pct"/>
            <w:vMerge/>
            <w:hideMark/>
          </w:tcPr>
          <w:p w:rsidR="00110C18" w:rsidRPr="0056388D" w:rsidRDefault="00110C18" w:rsidP="00063728">
            <w:pPr>
              <w:rPr>
                <w:ins w:id="22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33" w:author="KIM, Jason" w:date="2019-04-02T13:39:00Z"/>
                <w:rFonts w:ascii="Calibri" w:eastAsia="Times New Roman" w:hAnsi="Calibri" w:cs="Calibri"/>
                <w:color w:val="000000"/>
                <w:lang w:eastAsia="en-AU"/>
              </w:rPr>
            </w:pPr>
            <w:ins w:id="22534"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35" w:author="KIM, Jason" w:date="2019-04-02T13:39:00Z"/>
                <w:rFonts w:ascii="Calibri" w:eastAsia="Times New Roman" w:hAnsi="Calibri" w:cs="Calibri"/>
                <w:color w:val="000000"/>
                <w:lang w:eastAsia="en-AU"/>
              </w:rPr>
            </w:pPr>
            <w:ins w:id="2253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37" w:author="KIM, Jason" w:date="2019-04-02T13:39:00Z"/>
                <w:rFonts w:ascii="Calibri" w:eastAsia="Times New Roman" w:hAnsi="Calibri" w:cs="Calibri"/>
                <w:color w:val="000000"/>
                <w:lang w:eastAsia="en-AU"/>
              </w:rPr>
            </w:pPr>
            <w:ins w:id="22538" w:author="KIM, Jason" w:date="2019-04-02T13:39:00Z">
              <w:r w:rsidRPr="0056388D">
                <w:rPr>
                  <w:rFonts w:ascii="Calibri" w:eastAsia="Times New Roman" w:hAnsi="Calibri" w:cs="Calibri"/>
                  <w:color w:val="000000"/>
                  <w:lang w:eastAsia="en-AU"/>
                </w:rPr>
                <w:t>LLN1231</w:t>
              </w:r>
            </w:ins>
          </w:p>
        </w:tc>
        <w:tc>
          <w:tcPr>
            <w:tcW w:w="933" w:type="pct"/>
            <w:noWrap/>
            <w:hideMark/>
          </w:tcPr>
          <w:p w:rsidR="00110C18" w:rsidRPr="0056388D" w:rsidRDefault="00110C18" w:rsidP="00063728">
            <w:pPr>
              <w:rPr>
                <w:ins w:id="22539" w:author="KIM, Jason" w:date="2019-04-02T13:39:00Z"/>
                <w:rFonts w:ascii="Calibri" w:eastAsia="Times New Roman" w:hAnsi="Calibri" w:cs="Calibri"/>
                <w:color w:val="000000"/>
                <w:lang w:eastAsia="en-AU"/>
              </w:rPr>
            </w:pPr>
            <w:ins w:id="225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41" w:author="KIM, Jason" w:date="2019-04-02T13:39:00Z"/>
                <w:rFonts w:ascii="Calibri" w:eastAsia="Times New Roman" w:hAnsi="Calibri" w:cs="Calibri"/>
                <w:color w:val="000000"/>
                <w:lang w:eastAsia="en-AU"/>
              </w:rPr>
            </w:pPr>
            <w:ins w:id="22542" w:author="KIM, Jason" w:date="2019-04-02T13:39:00Z">
              <w:r w:rsidRPr="0056388D">
                <w:rPr>
                  <w:rFonts w:ascii="Calibri" w:eastAsia="Times New Roman" w:hAnsi="Calibri" w:cs="Calibri"/>
                  <w:color w:val="000000"/>
                  <w:lang w:eastAsia="en-AU"/>
                </w:rPr>
                <w:t>Chainage 3684</w:t>
              </w:r>
            </w:ins>
          </w:p>
        </w:tc>
        <w:tc>
          <w:tcPr>
            <w:tcW w:w="764" w:type="pct"/>
            <w:noWrap/>
            <w:hideMark/>
          </w:tcPr>
          <w:p w:rsidR="00110C18" w:rsidRPr="0056388D" w:rsidRDefault="00110C18" w:rsidP="00063728">
            <w:pPr>
              <w:jc w:val="right"/>
              <w:rPr>
                <w:ins w:id="22543" w:author="KIM, Jason" w:date="2019-04-02T13:39:00Z"/>
                <w:rFonts w:ascii="Calibri" w:eastAsia="Times New Roman" w:hAnsi="Calibri" w:cs="Calibri"/>
                <w:color w:val="000000"/>
                <w:lang w:eastAsia="en-AU"/>
              </w:rPr>
            </w:pPr>
            <w:ins w:id="22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45" w:author="KIM, Jason" w:date="2019-04-02T13:39:00Z"/>
        </w:trPr>
        <w:tc>
          <w:tcPr>
            <w:tcW w:w="708" w:type="pct"/>
            <w:vMerge w:val="restart"/>
            <w:noWrap/>
            <w:hideMark/>
          </w:tcPr>
          <w:p w:rsidR="00110C18" w:rsidRPr="0056388D" w:rsidRDefault="00110C18" w:rsidP="00063728">
            <w:pPr>
              <w:rPr>
                <w:ins w:id="22546" w:author="KIM, Jason" w:date="2019-04-02T13:39:00Z"/>
                <w:rFonts w:ascii="Calibri" w:eastAsia="Times New Roman" w:hAnsi="Calibri" w:cs="Calibri"/>
                <w:color w:val="000000"/>
                <w:lang w:eastAsia="en-AU"/>
              </w:rPr>
            </w:pPr>
            <w:ins w:id="22547" w:author="KIM, Jason" w:date="2019-04-02T13:39:00Z">
              <w:r w:rsidRPr="0056388D">
                <w:rPr>
                  <w:rFonts w:ascii="Calibri" w:eastAsia="Times New Roman" w:hAnsi="Calibri" w:cs="Calibri"/>
                  <w:color w:val="000000"/>
                  <w:lang w:eastAsia="en-AU"/>
                </w:rPr>
                <w:t>LLE24K71</w:t>
              </w:r>
            </w:ins>
          </w:p>
        </w:tc>
        <w:tc>
          <w:tcPr>
            <w:tcW w:w="605" w:type="pct"/>
            <w:noWrap/>
            <w:hideMark/>
          </w:tcPr>
          <w:p w:rsidR="00110C18" w:rsidRPr="0056388D" w:rsidRDefault="00110C18" w:rsidP="00063728">
            <w:pPr>
              <w:rPr>
                <w:ins w:id="22548" w:author="KIM, Jason" w:date="2019-04-02T13:39:00Z"/>
                <w:rFonts w:ascii="Calibri" w:eastAsia="Times New Roman" w:hAnsi="Calibri" w:cs="Calibri"/>
                <w:color w:val="000000"/>
                <w:lang w:eastAsia="en-AU"/>
              </w:rPr>
            </w:pPr>
            <w:ins w:id="22549"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50" w:author="KIM, Jason" w:date="2019-04-02T13:39:00Z"/>
                <w:rFonts w:ascii="Calibri" w:eastAsia="Times New Roman" w:hAnsi="Calibri" w:cs="Calibri"/>
                <w:color w:val="000000"/>
                <w:lang w:eastAsia="en-AU"/>
              </w:rPr>
            </w:pPr>
            <w:ins w:id="2255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52" w:author="KIM, Jason" w:date="2019-04-02T13:39:00Z"/>
                <w:rFonts w:ascii="Calibri" w:eastAsia="Times New Roman" w:hAnsi="Calibri" w:cs="Calibri"/>
                <w:color w:val="000000"/>
                <w:lang w:eastAsia="en-AU"/>
              </w:rPr>
            </w:pPr>
            <w:ins w:id="22553" w:author="KIM, Jason" w:date="2019-04-02T13:39:00Z">
              <w:r w:rsidRPr="0056388D">
                <w:rPr>
                  <w:rFonts w:ascii="Calibri" w:eastAsia="Times New Roman" w:hAnsi="Calibri" w:cs="Calibri"/>
                  <w:color w:val="000000"/>
                  <w:lang w:eastAsia="en-AU"/>
                </w:rPr>
                <w:t>LLS2256</w:t>
              </w:r>
            </w:ins>
          </w:p>
        </w:tc>
        <w:tc>
          <w:tcPr>
            <w:tcW w:w="933" w:type="pct"/>
            <w:noWrap/>
            <w:hideMark/>
          </w:tcPr>
          <w:p w:rsidR="00110C18" w:rsidRPr="0056388D" w:rsidRDefault="00110C18" w:rsidP="00063728">
            <w:pPr>
              <w:rPr>
                <w:ins w:id="22554" w:author="KIM, Jason" w:date="2019-04-02T13:39:00Z"/>
                <w:rFonts w:ascii="Calibri" w:eastAsia="Times New Roman" w:hAnsi="Calibri" w:cs="Calibri"/>
                <w:color w:val="000000"/>
                <w:lang w:eastAsia="en-AU"/>
              </w:rPr>
            </w:pPr>
            <w:ins w:id="225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56" w:author="KIM, Jason" w:date="2019-04-02T13:39:00Z"/>
                <w:rFonts w:ascii="Calibri" w:eastAsia="Times New Roman" w:hAnsi="Calibri" w:cs="Calibri"/>
                <w:color w:val="000000"/>
                <w:lang w:eastAsia="en-AU"/>
              </w:rPr>
            </w:pPr>
            <w:ins w:id="22557" w:author="KIM, Jason" w:date="2019-04-02T13:39:00Z">
              <w:r w:rsidRPr="0056388D">
                <w:rPr>
                  <w:rFonts w:ascii="Calibri" w:eastAsia="Times New Roman" w:hAnsi="Calibri" w:cs="Calibri"/>
                  <w:color w:val="000000"/>
                  <w:lang w:eastAsia="en-AU"/>
                </w:rPr>
                <w:t>Chainage 3696</w:t>
              </w:r>
            </w:ins>
          </w:p>
        </w:tc>
        <w:tc>
          <w:tcPr>
            <w:tcW w:w="764" w:type="pct"/>
            <w:noWrap/>
            <w:hideMark/>
          </w:tcPr>
          <w:p w:rsidR="00110C18" w:rsidRPr="0056388D" w:rsidRDefault="00110C18" w:rsidP="00063728">
            <w:pPr>
              <w:jc w:val="right"/>
              <w:rPr>
                <w:ins w:id="22558" w:author="KIM, Jason" w:date="2019-04-02T13:39:00Z"/>
                <w:rFonts w:ascii="Calibri" w:eastAsia="Times New Roman" w:hAnsi="Calibri" w:cs="Calibri"/>
                <w:color w:val="000000"/>
                <w:lang w:eastAsia="en-AU"/>
              </w:rPr>
            </w:pPr>
            <w:ins w:id="22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60" w:author="KIM, Jason" w:date="2019-04-02T13:39:00Z"/>
        </w:trPr>
        <w:tc>
          <w:tcPr>
            <w:tcW w:w="708" w:type="pct"/>
            <w:vMerge/>
            <w:hideMark/>
          </w:tcPr>
          <w:p w:rsidR="00110C18" w:rsidRPr="0056388D" w:rsidRDefault="00110C18" w:rsidP="00063728">
            <w:pPr>
              <w:rPr>
                <w:ins w:id="22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62" w:author="KIM, Jason" w:date="2019-04-02T13:39:00Z"/>
                <w:rFonts w:ascii="Calibri" w:eastAsia="Times New Roman" w:hAnsi="Calibri" w:cs="Calibri"/>
                <w:color w:val="000000"/>
                <w:lang w:eastAsia="en-AU"/>
              </w:rPr>
            </w:pPr>
            <w:ins w:id="22563"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64" w:author="KIM, Jason" w:date="2019-04-02T13:39:00Z"/>
                <w:rFonts w:ascii="Calibri" w:eastAsia="Times New Roman" w:hAnsi="Calibri" w:cs="Calibri"/>
                <w:color w:val="000000"/>
                <w:lang w:eastAsia="en-AU"/>
              </w:rPr>
            </w:pPr>
            <w:ins w:id="2256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66" w:author="KIM, Jason" w:date="2019-04-02T13:39:00Z"/>
                <w:rFonts w:ascii="Calibri" w:eastAsia="Times New Roman" w:hAnsi="Calibri" w:cs="Calibri"/>
                <w:color w:val="000000"/>
                <w:lang w:eastAsia="en-AU"/>
              </w:rPr>
            </w:pPr>
            <w:ins w:id="22567" w:author="KIM, Jason" w:date="2019-04-02T13:39:00Z">
              <w:r w:rsidRPr="0056388D">
                <w:rPr>
                  <w:rFonts w:ascii="Calibri" w:eastAsia="Times New Roman" w:hAnsi="Calibri" w:cs="Calibri"/>
                  <w:color w:val="000000"/>
                  <w:lang w:eastAsia="en-AU"/>
                </w:rPr>
                <w:t>LLS2257</w:t>
              </w:r>
            </w:ins>
          </w:p>
        </w:tc>
        <w:tc>
          <w:tcPr>
            <w:tcW w:w="933" w:type="pct"/>
            <w:noWrap/>
            <w:hideMark/>
          </w:tcPr>
          <w:p w:rsidR="00110C18" w:rsidRPr="0056388D" w:rsidRDefault="00110C18" w:rsidP="00063728">
            <w:pPr>
              <w:rPr>
                <w:ins w:id="22568" w:author="KIM, Jason" w:date="2019-04-02T13:39:00Z"/>
                <w:rFonts w:ascii="Calibri" w:eastAsia="Times New Roman" w:hAnsi="Calibri" w:cs="Calibri"/>
                <w:color w:val="000000"/>
                <w:lang w:eastAsia="en-AU"/>
              </w:rPr>
            </w:pPr>
            <w:ins w:id="225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70" w:author="KIM, Jason" w:date="2019-04-02T13:39:00Z"/>
                <w:rFonts w:ascii="Calibri" w:eastAsia="Times New Roman" w:hAnsi="Calibri" w:cs="Calibri"/>
                <w:color w:val="000000"/>
                <w:lang w:eastAsia="en-AU"/>
              </w:rPr>
            </w:pPr>
            <w:ins w:id="22571" w:author="KIM, Jason" w:date="2019-04-02T13:39:00Z">
              <w:r w:rsidRPr="0056388D">
                <w:rPr>
                  <w:rFonts w:ascii="Calibri" w:eastAsia="Times New Roman" w:hAnsi="Calibri" w:cs="Calibri"/>
                  <w:color w:val="000000"/>
                  <w:lang w:eastAsia="en-AU"/>
                </w:rPr>
                <w:t>Chainage 3706</w:t>
              </w:r>
            </w:ins>
          </w:p>
        </w:tc>
        <w:tc>
          <w:tcPr>
            <w:tcW w:w="764" w:type="pct"/>
            <w:noWrap/>
            <w:hideMark/>
          </w:tcPr>
          <w:p w:rsidR="00110C18" w:rsidRPr="0056388D" w:rsidRDefault="00110C18" w:rsidP="00063728">
            <w:pPr>
              <w:jc w:val="right"/>
              <w:rPr>
                <w:ins w:id="22572" w:author="KIM, Jason" w:date="2019-04-02T13:39:00Z"/>
                <w:rFonts w:ascii="Calibri" w:eastAsia="Times New Roman" w:hAnsi="Calibri" w:cs="Calibri"/>
                <w:color w:val="000000"/>
                <w:lang w:eastAsia="en-AU"/>
              </w:rPr>
            </w:pPr>
            <w:ins w:id="22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74" w:author="KIM, Jason" w:date="2019-04-02T13:39:00Z"/>
        </w:trPr>
        <w:tc>
          <w:tcPr>
            <w:tcW w:w="708" w:type="pct"/>
            <w:vMerge/>
            <w:hideMark/>
          </w:tcPr>
          <w:p w:rsidR="00110C18" w:rsidRPr="0056388D" w:rsidRDefault="00110C18" w:rsidP="00063728">
            <w:pPr>
              <w:rPr>
                <w:ins w:id="22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76" w:author="KIM, Jason" w:date="2019-04-02T13:39:00Z"/>
                <w:rFonts w:ascii="Calibri" w:eastAsia="Times New Roman" w:hAnsi="Calibri" w:cs="Calibri"/>
                <w:color w:val="000000"/>
                <w:lang w:eastAsia="en-AU"/>
              </w:rPr>
            </w:pPr>
            <w:ins w:id="22577"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78" w:author="KIM, Jason" w:date="2019-04-02T13:39:00Z"/>
                <w:rFonts w:ascii="Calibri" w:eastAsia="Times New Roman" w:hAnsi="Calibri" w:cs="Calibri"/>
                <w:color w:val="000000"/>
                <w:lang w:eastAsia="en-AU"/>
              </w:rPr>
            </w:pPr>
            <w:ins w:id="2257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80" w:author="KIM, Jason" w:date="2019-04-02T13:39:00Z"/>
                <w:rFonts w:ascii="Calibri" w:eastAsia="Times New Roman" w:hAnsi="Calibri" w:cs="Calibri"/>
                <w:color w:val="000000"/>
                <w:lang w:eastAsia="en-AU"/>
              </w:rPr>
            </w:pPr>
            <w:ins w:id="22581" w:author="KIM, Jason" w:date="2019-04-02T13:39:00Z">
              <w:r w:rsidRPr="0056388D">
                <w:rPr>
                  <w:rFonts w:ascii="Calibri" w:eastAsia="Times New Roman" w:hAnsi="Calibri" w:cs="Calibri"/>
                  <w:color w:val="000000"/>
                  <w:lang w:eastAsia="en-AU"/>
                </w:rPr>
                <w:t>LLS2258</w:t>
              </w:r>
            </w:ins>
          </w:p>
        </w:tc>
        <w:tc>
          <w:tcPr>
            <w:tcW w:w="933" w:type="pct"/>
            <w:noWrap/>
            <w:hideMark/>
          </w:tcPr>
          <w:p w:rsidR="00110C18" w:rsidRPr="0056388D" w:rsidRDefault="00110C18" w:rsidP="00063728">
            <w:pPr>
              <w:rPr>
                <w:ins w:id="22582" w:author="KIM, Jason" w:date="2019-04-02T13:39:00Z"/>
                <w:rFonts w:ascii="Calibri" w:eastAsia="Times New Roman" w:hAnsi="Calibri" w:cs="Calibri"/>
                <w:color w:val="000000"/>
                <w:lang w:eastAsia="en-AU"/>
              </w:rPr>
            </w:pPr>
            <w:ins w:id="225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84" w:author="KIM, Jason" w:date="2019-04-02T13:39:00Z"/>
                <w:rFonts w:ascii="Calibri" w:eastAsia="Times New Roman" w:hAnsi="Calibri" w:cs="Calibri"/>
                <w:color w:val="000000"/>
                <w:lang w:eastAsia="en-AU"/>
              </w:rPr>
            </w:pPr>
            <w:ins w:id="22585" w:author="KIM, Jason" w:date="2019-04-02T13:39:00Z">
              <w:r w:rsidRPr="0056388D">
                <w:rPr>
                  <w:rFonts w:ascii="Calibri" w:eastAsia="Times New Roman" w:hAnsi="Calibri" w:cs="Calibri"/>
                  <w:color w:val="000000"/>
                  <w:lang w:eastAsia="en-AU"/>
                </w:rPr>
                <w:t>Chainage 3716</w:t>
              </w:r>
            </w:ins>
          </w:p>
        </w:tc>
        <w:tc>
          <w:tcPr>
            <w:tcW w:w="764" w:type="pct"/>
            <w:noWrap/>
            <w:hideMark/>
          </w:tcPr>
          <w:p w:rsidR="00110C18" w:rsidRPr="0056388D" w:rsidRDefault="00110C18" w:rsidP="00063728">
            <w:pPr>
              <w:jc w:val="right"/>
              <w:rPr>
                <w:ins w:id="22586" w:author="KIM, Jason" w:date="2019-04-02T13:39:00Z"/>
                <w:rFonts w:ascii="Calibri" w:eastAsia="Times New Roman" w:hAnsi="Calibri" w:cs="Calibri"/>
                <w:color w:val="000000"/>
                <w:lang w:eastAsia="en-AU"/>
              </w:rPr>
            </w:pPr>
            <w:ins w:id="22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88" w:author="KIM, Jason" w:date="2019-04-02T13:39:00Z"/>
        </w:trPr>
        <w:tc>
          <w:tcPr>
            <w:tcW w:w="708" w:type="pct"/>
            <w:vMerge/>
            <w:hideMark/>
          </w:tcPr>
          <w:p w:rsidR="00110C18" w:rsidRPr="0056388D" w:rsidRDefault="00110C18" w:rsidP="00063728">
            <w:pPr>
              <w:rPr>
                <w:ins w:id="22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90" w:author="KIM, Jason" w:date="2019-04-02T13:39:00Z"/>
                <w:rFonts w:ascii="Calibri" w:eastAsia="Times New Roman" w:hAnsi="Calibri" w:cs="Calibri"/>
                <w:color w:val="000000"/>
                <w:lang w:eastAsia="en-AU"/>
              </w:rPr>
            </w:pPr>
            <w:ins w:id="22591"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92" w:author="KIM, Jason" w:date="2019-04-02T13:39:00Z"/>
                <w:rFonts w:ascii="Calibri" w:eastAsia="Times New Roman" w:hAnsi="Calibri" w:cs="Calibri"/>
                <w:color w:val="000000"/>
                <w:lang w:eastAsia="en-AU"/>
              </w:rPr>
            </w:pPr>
            <w:ins w:id="2259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94" w:author="KIM, Jason" w:date="2019-04-02T13:39:00Z"/>
                <w:rFonts w:ascii="Calibri" w:eastAsia="Times New Roman" w:hAnsi="Calibri" w:cs="Calibri"/>
                <w:color w:val="000000"/>
                <w:lang w:eastAsia="en-AU"/>
              </w:rPr>
            </w:pPr>
            <w:ins w:id="22595" w:author="KIM, Jason" w:date="2019-04-02T13:39:00Z">
              <w:r w:rsidRPr="0056388D">
                <w:rPr>
                  <w:rFonts w:ascii="Calibri" w:eastAsia="Times New Roman" w:hAnsi="Calibri" w:cs="Calibri"/>
                  <w:color w:val="000000"/>
                  <w:lang w:eastAsia="en-AU"/>
                </w:rPr>
                <w:t>LLS2259</w:t>
              </w:r>
            </w:ins>
          </w:p>
        </w:tc>
        <w:tc>
          <w:tcPr>
            <w:tcW w:w="933" w:type="pct"/>
            <w:noWrap/>
            <w:hideMark/>
          </w:tcPr>
          <w:p w:rsidR="00110C18" w:rsidRPr="0056388D" w:rsidRDefault="00110C18" w:rsidP="00063728">
            <w:pPr>
              <w:rPr>
                <w:ins w:id="22596" w:author="KIM, Jason" w:date="2019-04-02T13:39:00Z"/>
                <w:rFonts w:ascii="Calibri" w:eastAsia="Times New Roman" w:hAnsi="Calibri" w:cs="Calibri"/>
                <w:color w:val="000000"/>
                <w:lang w:eastAsia="en-AU"/>
              </w:rPr>
            </w:pPr>
            <w:ins w:id="225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98" w:author="KIM, Jason" w:date="2019-04-02T13:39:00Z"/>
                <w:rFonts w:ascii="Calibri" w:eastAsia="Times New Roman" w:hAnsi="Calibri" w:cs="Calibri"/>
                <w:color w:val="000000"/>
                <w:lang w:eastAsia="en-AU"/>
              </w:rPr>
            </w:pPr>
            <w:ins w:id="22599" w:author="KIM, Jason" w:date="2019-04-02T13:39:00Z">
              <w:r w:rsidRPr="0056388D">
                <w:rPr>
                  <w:rFonts w:ascii="Calibri" w:eastAsia="Times New Roman" w:hAnsi="Calibri" w:cs="Calibri"/>
                  <w:color w:val="000000"/>
                  <w:lang w:eastAsia="en-AU"/>
                </w:rPr>
                <w:t>Chainage 3725</w:t>
              </w:r>
            </w:ins>
          </w:p>
        </w:tc>
        <w:tc>
          <w:tcPr>
            <w:tcW w:w="764" w:type="pct"/>
            <w:noWrap/>
            <w:hideMark/>
          </w:tcPr>
          <w:p w:rsidR="00110C18" w:rsidRPr="0056388D" w:rsidRDefault="00110C18" w:rsidP="00063728">
            <w:pPr>
              <w:jc w:val="right"/>
              <w:rPr>
                <w:ins w:id="22600" w:author="KIM, Jason" w:date="2019-04-02T13:39:00Z"/>
                <w:rFonts w:ascii="Calibri" w:eastAsia="Times New Roman" w:hAnsi="Calibri" w:cs="Calibri"/>
                <w:color w:val="000000"/>
                <w:lang w:eastAsia="en-AU"/>
              </w:rPr>
            </w:pPr>
            <w:ins w:id="22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02" w:author="KIM, Jason" w:date="2019-04-02T13:39:00Z"/>
        </w:trPr>
        <w:tc>
          <w:tcPr>
            <w:tcW w:w="708" w:type="pct"/>
            <w:vMerge/>
            <w:hideMark/>
          </w:tcPr>
          <w:p w:rsidR="00110C18" w:rsidRPr="0056388D" w:rsidRDefault="00110C18" w:rsidP="00063728">
            <w:pPr>
              <w:rPr>
                <w:ins w:id="22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04" w:author="KIM, Jason" w:date="2019-04-02T13:39:00Z"/>
                <w:rFonts w:ascii="Calibri" w:eastAsia="Times New Roman" w:hAnsi="Calibri" w:cs="Calibri"/>
                <w:color w:val="000000"/>
                <w:lang w:eastAsia="en-AU"/>
              </w:rPr>
            </w:pPr>
            <w:ins w:id="22605"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06" w:author="KIM, Jason" w:date="2019-04-02T13:39:00Z"/>
                <w:rFonts w:ascii="Calibri" w:eastAsia="Times New Roman" w:hAnsi="Calibri" w:cs="Calibri"/>
                <w:color w:val="000000"/>
                <w:lang w:eastAsia="en-AU"/>
              </w:rPr>
            </w:pPr>
            <w:ins w:id="226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08" w:author="KIM, Jason" w:date="2019-04-02T13:39:00Z"/>
                <w:rFonts w:ascii="Calibri" w:eastAsia="Times New Roman" w:hAnsi="Calibri" w:cs="Calibri"/>
                <w:color w:val="000000"/>
                <w:lang w:eastAsia="en-AU"/>
              </w:rPr>
            </w:pPr>
            <w:ins w:id="22609" w:author="KIM, Jason" w:date="2019-04-02T13:39:00Z">
              <w:r w:rsidRPr="0056388D">
                <w:rPr>
                  <w:rFonts w:ascii="Calibri" w:eastAsia="Times New Roman" w:hAnsi="Calibri" w:cs="Calibri"/>
                  <w:color w:val="000000"/>
                  <w:lang w:eastAsia="en-AU"/>
                </w:rPr>
                <w:t>LLS2260</w:t>
              </w:r>
            </w:ins>
          </w:p>
        </w:tc>
        <w:tc>
          <w:tcPr>
            <w:tcW w:w="933" w:type="pct"/>
            <w:noWrap/>
            <w:hideMark/>
          </w:tcPr>
          <w:p w:rsidR="00110C18" w:rsidRPr="0056388D" w:rsidRDefault="00110C18" w:rsidP="00063728">
            <w:pPr>
              <w:rPr>
                <w:ins w:id="22610" w:author="KIM, Jason" w:date="2019-04-02T13:39:00Z"/>
                <w:rFonts w:ascii="Calibri" w:eastAsia="Times New Roman" w:hAnsi="Calibri" w:cs="Calibri"/>
                <w:color w:val="000000"/>
                <w:lang w:eastAsia="en-AU"/>
              </w:rPr>
            </w:pPr>
            <w:ins w:id="226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12" w:author="KIM, Jason" w:date="2019-04-02T13:39:00Z"/>
                <w:rFonts w:ascii="Calibri" w:eastAsia="Times New Roman" w:hAnsi="Calibri" w:cs="Calibri"/>
                <w:color w:val="000000"/>
                <w:lang w:eastAsia="en-AU"/>
              </w:rPr>
            </w:pPr>
            <w:ins w:id="22613" w:author="KIM, Jason" w:date="2019-04-02T13:39:00Z">
              <w:r w:rsidRPr="0056388D">
                <w:rPr>
                  <w:rFonts w:ascii="Calibri" w:eastAsia="Times New Roman" w:hAnsi="Calibri" w:cs="Calibri"/>
                  <w:color w:val="000000"/>
                  <w:lang w:eastAsia="en-AU"/>
                </w:rPr>
                <w:t>Chainage 3735</w:t>
              </w:r>
            </w:ins>
          </w:p>
        </w:tc>
        <w:tc>
          <w:tcPr>
            <w:tcW w:w="764" w:type="pct"/>
            <w:noWrap/>
            <w:hideMark/>
          </w:tcPr>
          <w:p w:rsidR="00110C18" w:rsidRPr="0056388D" w:rsidRDefault="00110C18" w:rsidP="00063728">
            <w:pPr>
              <w:jc w:val="right"/>
              <w:rPr>
                <w:ins w:id="22614" w:author="KIM, Jason" w:date="2019-04-02T13:39:00Z"/>
                <w:rFonts w:ascii="Calibri" w:eastAsia="Times New Roman" w:hAnsi="Calibri" w:cs="Calibri"/>
                <w:color w:val="000000"/>
                <w:lang w:eastAsia="en-AU"/>
              </w:rPr>
            </w:pPr>
            <w:ins w:id="22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16" w:author="KIM, Jason" w:date="2019-04-02T13:39:00Z"/>
        </w:trPr>
        <w:tc>
          <w:tcPr>
            <w:tcW w:w="708" w:type="pct"/>
            <w:vMerge/>
            <w:hideMark/>
          </w:tcPr>
          <w:p w:rsidR="00110C18" w:rsidRPr="0056388D" w:rsidRDefault="00110C18" w:rsidP="00063728">
            <w:pPr>
              <w:rPr>
                <w:ins w:id="22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18" w:author="KIM, Jason" w:date="2019-04-02T13:39:00Z"/>
                <w:rFonts w:ascii="Calibri" w:eastAsia="Times New Roman" w:hAnsi="Calibri" w:cs="Calibri"/>
                <w:color w:val="000000"/>
                <w:lang w:eastAsia="en-AU"/>
              </w:rPr>
            </w:pPr>
            <w:ins w:id="22619"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20" w:author="KIM, Jason" w:date="2019-04-02T13:39:00Z"/>
                <w:rFonts w:ascii="Calibri" w:eastAsia="Times New Roman" w:hAnsi="Calibri" w:cs="Calibri"/>
                <w:color w:val="000000"/>
                <w:lang w:eastAsia="en-AU"/>
              </w:rPr>
            </w:pPr>
            <w:ins w:id="2262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22" w:author="KIM, Jason" w:date="2019-04-02T13:39:00Z"/>
                <w:rFonts w:ascii="Calibri" w:eastAsia="Times New Roman" w:hAnsi="Calibri" w:cs="Calibri"/>
                <w:color w:val="000000"/>
                <w:lang w:eastAsia="en-AU"/>
              </w:rPr>
            </w:pPr>
            <w:ins w:id="22623" w:author="KIM, Jason" w:date="2019-04-02T13:39:00Z">
              <w:r w:rsidRPr="0056388D">
                <w:rPr>
                  <w:rFonts w:ascii="Calibri" w:eastAsia="Times New Roman" w:hAnsi="Calibri" w:cs="Calibri"/>
                  <w:color w:val="000000"/>
                  <w:lang w:eastAsia="en-AU"/>
                </w:rPr>
                <w:t>LLS2261</w:t>
              </w:r>
            </w:ins>
          </w:p>
        </w:tc>
        <w:tc>
          <w:tcPr>
            <w:tcW w:w="933" w:type="pct"/>
            <w:noWrap/>
            <w:hideMark/>
          </w:tcPr>
          <w:p w:rsidR="00110C18" w:rsidRPr="0056388D" w:rsidRDefault="00110C18" w:rsidP="00063728">
            <w:pPr>
              <w:rPr>
                <w:ins w:id="22624" w:author="KIM, Jason" w:date="2019-04-02T13:39:00Z"/>
                <w:rFonts w:ascii="Calibri" w:eastAsia="Times New Roman" w:hAnsi="Calibri" w:cs="Calibri"/>
                <w:color w:val="000000"/>
                <w:lang w:eastAsia="en-AU"/>
              </w:rPr>
            </w:pPr>
            <w:ins w:id="226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26" w:author="KIM, Jason" w:date="2019-04-02T13:39:00Z"/>
                <w:rFonts w:ascii="Calibri" w:eastAsia="Times New Roman" w:hAnsi="Calibri" w:cs="Calibri"/>
                <w:color w:val="000000"/>
                <w:lang w:eastAsia="en-AU"/>
              </w:rPr>
            </w:pPr>
            <w:ins w:id="22627" w:author="KIM, Jason" w:date="2019-04-02T13:39:00Z">
              <w:r w:rsidRPr="0056388D">
                <w:rPr>
                  <w:rFonts w:ascii="Calibri" w:eastAsia="Times New Roman" w:hAnsi="Calibri" w:cs="Calibri"/>
                  <w:color w:val="000000"/>
                  <w:lang w:eastAsia="en-AU"/>
                </w:rPr>
                <w:t>Chainage 3744</w:t>
              </w:r>
            </w:ins>
          </w:p>
        </w:tc>
        <w:tc>
          <w:tcPr>
            <w:tcW w:w="764" w:type="pct"/>
            <w:noWrap/>
            <w:hideMark/>
          </w:tcPr>
          <w:p w:rsidR="00110C18" w:rsidRPr="0056388D" w:rsidRDefault="00110C18" w:rsidP="00063728">
            <w:pPr>
              <w:jc w:val="right"/>
              <w:rPr>
                <w:ins w:id="22628" w:author="KIM, Jason" w:date="2019-04-02T13:39:00Z"/>
                <w:rFonts w:ascii="Calibri" w:eastAsia="Times New Roman" w:hAnsi="Calibri" w:cs="Calibri"/>
                <w:color w:val="000000"/>
                <w:lang w:eastAsia="en-AU"/>
              </w:rPr>
            </w:pPr>
            <w:ins w:id="22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30" w:author="KIM, Jason" w:date="2019-04-02T13:39:00Z"/>
        </w:trPr>
        <w:tc>
          <w:tcPr>
            <w:tcW w:w="708" w:type="pct"/>
            <w:vMerge/>
            <w:hideMark/>
          </w:tcPr>
          <w:p w:rsidR="00110C18" w:rsidRPr="0056388D" w:rsidRDefault="00110C18" w:rsidP="00063728">
            <w:pPr>
              <w:rPr>
                <w:ins w:id="226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32" w:author="KIM, Jason" w:date="2019-04-02T13:39:00Z"/>
                <w:rFonts w:ascii="Calibri" w:eastAsia="Times New Roman" w:hAnsi="Calibri" w:cs="Calibri"/>
                <w:color w:val="000000"/>
                <w:lang w:eastAsia="en-AU"/>
              </w:rPr>
            </w:pPr>
            <w:ins w:id="22633"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34" w:author="KIM, Jason" w:date="2019-04-02T13:39:00Z"/>
                <w:rFonts w:ascii="Calibri" w:eastAsia="Times New Roman" w:hAnsi="Calibri" w:cs="Calibri"/>
                <w:color w:val="000000"/>
                <w:lang w:eastAsia="en-AU"/>
              </w:rPr>
            </w:pPr>
            <w:ins w:id="2263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36" w:author="KIM, Jason" w:date="2019-04-02T13:39:00Z"/>
                <w:rFonts w:ascii="Calibri" w:eastAsia="Times New Roman" w:hAnsi="Calibri" w:cs="Calibri"/>
                <w:color w:val="000000"/>
                <w:lang w:eastAsia="en-AU"/>
              </w:rPr>
            </w:pPr>
            <w:ins w:id="22637" w:author="KIM, Jason" w:date="2019-04-02T13:39:00Z">
              <w:r w:rsidRPr="0056388D">
                <w:rPr>
                  <w:rFonts w:ascii="Calibri" w:eastAsia="Times New Roman" w:hAnsi="Calibri" w:cs="Calibri"/>
                  <w:color w:val="000000"/>
                  <w:lang w:eastAsia="en-AU"/>
                </w:rPr>
                <w:t>LLS2262</w:t>
              </w:r>
            </w:ins>
          </w:p>
        </w:tc>
        <w:tc>
          <w:tcPr>
            <w:tcW w:w="933" w:type="pct"/>
            <w:noWrap/>
            <w:hideMark/>
          </w:tcPr>
          <w:p w:rsidR="00110C18" w:rsidRPr="0056388D" w:rsidRDefault="00110C18" w:rsidP="00063728">
            <w:pPr>
              <w:rPr>
                <w:ins w:id="22638" w:author="KIM, Jason" w:date="2019-04-02T13:39:00Z"/>
                <w:rFonts w:ascii="Calibri" w:eastAsia="Times New Roman" w:hAnsi="Calibri" w:cs="Calibri"/>
                <w:color w:val="000000"/>
                <w:lang w:eastAsia="en-AU"/>
              </w:rPr>
            </w:pPr>
            <w:ins w:id="226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40" w:author="KIM, Jason" w:date="2019-04-02T13:39:00Z"/>
                <w:rFonts w:ascii="Calibri" w:eastAsia="Times New Roman" w:hAnsi="Calibri" w:cs="Calibri"/>
                <w:color w:val="000000"/>
                <w:lang w:eastAsia="en-AU"/>
              </w:rPr>
            </w:pPr>
            <w:ins w:id="22641" w:author="KIM, Jason" w:date="2019-04-02T13:39:00Z">
              <w:r w:rsidRPr="0056388D">
                <w:rPr>
                  <w:rFonts w:ascii="Calibri" w:eastAsia="Times New Roman" w:hAnsi="Calibri" w:cs="Calibri"/>
                  <w:color w:val="000000"/>
                  <w:lang w:eastAsia="en-AU"/>
                </w:rPr>
                <w:t>Chainage 3754</w:t>
              </w:r>
            </w:ins>
          </w:p>
        </w:tc>
        <w:tc>
          <w:tcPr>
            <w:tcW w:w="764" w:type="pct"/>
            <w:noWrap/>
            <w:hideMark/>
          </w:tcPr>
          <w:p w:rsidR="00110C18" w:rsidRPr="0056388D" w:rsidRDefault="00110C18" w:rsidP="00063728">
            <w:pPr>
              <w:jc w:val="right"/>
              <w:rPr>
                <w:ins w:id="22642" w:author="KIM, Jason" w:date="2019-04-02T13:39:00Z"/>
                <w:rFonts w:ascii="Calibri" w:eastAsia="Times New Roman" w:hAnsi="Calibri" w:cs="Calibri"/>
                <w:color w:val="000000"/>
                <w:lang w:eastAsia="en-AU"/>
              </w:rPr>
            </w:pPr>
            <w:ins w:id="22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44" w:author="KIM, Jason" w:date="2019-04-02T13:39:00Z"/>
        </w:trPr>
        <w:tc>
          <w:tcPr>
            <w:tcW w:w="708" w:type="pct"/>
            <w:vMerge/>
            <w:hideMark/>
          </w:tcPr>
          <w:p w:rsidR="00110C18" w:rsidRPr="0056388D" w:rsidRDefault="00110C18" w:rsidP="00063728">
            <w:pPr>
              <w:rPr>
                <w:ins w:id="226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46" w:author="KIM, Jason" w:date="2019-04-02T13:39:00Z"/>
                <w:rFonts w:ascii="Calibri" w:eastAsia="Times New Roman" w:hAnsi="Calibri" w:cs="Calibri"/>
                <w:color w:val="000000"/>
                <w:lang w:eastAsia="en-AU"/>
              </w:rPr>
            </w:pPr>
            <w:ins w:id="22647"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48" w:author="KIM, Jason" w:date="2019-04-02T13:39:00Z"/>
                <w:rFonts w:ascii="Calibri" w:eastAsia="Times New Roman" w:hAnsi="Calibri" w:cs="Calibri"/>
                <w:color w:val="000000"/>
                <w:lang w:eastAsia="en-AU"/>
              </w:rPr>
            </w:pPr>
            <w:ins w:id="2264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50" w:author="KIM, Jason" w:date="2019-04-02T13:39:00Z"/>
                <w:rFonts w:ascii="Calibri" w:eastAsia="Times New Roman" w:hAnsi="Calibri" w:cs="Calibri"/>
                <w:color w:val="000000"/>
                <w:lang w:eastAsia="en-AU"/>
              </w:rPr>
            </w:pPr>
            <w:ins w:id="22651" w:author="KIM, Jason" w:date="2019-04-02T13:39:00Z">
              <w:r w:rsidRPr="0056388D">
                <w:rPr>
                  <w:rFonts w:ascii="Calibri" w:eastAsia="Times New Roman" w:hAnsi="Calibri" w:cs="Calibri"/>
                  <w:color w:val="000000"/>
                  <w:lang w:eastAsia="en-AU"/>
                </w:rPr>
                <w:t>LLS2263</w:t>
              </w:r>
            </w:ins>
          </w:p>
        </w:tc>
        <w:tc>
          <w:tcPr>
            <w:tcW w:w="933" w:type="pct"/>
            <w:noWrap/>
            <w:hideMark/>
          </w:tcPr>
          <w:p w:rsidR="00110C18" w:rsidRPr="0056388D" w:rsidRDefault="00110C18" w:rsidP="00063728">
            <w:pPr>
              <w:rPr>
                <w:ins w:id="22652" w:author="KIM, Jason" w:date="2019-04-02T13:39:00Z"/>
                <w:rFonts w:ascii="Calibri" w:eastAsia="Times New Roman" w:hAnsi="Calibri" w:cs="Calibri"/>
                <w:color w:val="000000"/>
                <w:lang w:eastAsia="en-AU"/>
              </w:rPr>
            </w:pPr>
            <w:ins w:id="226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54" w:author="KIM, Jason" w:date="2019-04-02T13:39:00Z"/>
                <w:rFonts w:ascii="Calibri" w:eastAsia="Times New Roman" w:hAnsi="Calibri" w:cs="Calibri"/>
                <w:color w:val="000000"/>
                <w:lang w:eastAsia="en-AU"/>
              </w:rPr>
            </w:pPr>
            <w:ins w:id="22655" w:author="KIM, Jason" w:date="2019-04-02T13:39:00Z">
              <w:r w:rsidRPr="0056388D">
                <w:rPr>
                  <w:rFonts w:ascii="Calibri" w:eastAsia="Times New Roman" w:hAnsi="Calibri" w:cs="Calibri"/>
                  <w:color w:val="000000"/>
                  <w:lang w:eastAsia="en-AU"/>
                </w:rPr>
                <w:t>Chainage 3764</w:t>
              </w:r>
            </w:ins>
          </w:p>
        </w:tc>
        <w:tc>
          <w:tcPr>
            <w:tcW w:w="764" w:type="pct"/>
            <w:noWrap/>
            <w:hideMark/>
          </w:tcPr>
          <w:p w:rsidR="00110C18" w:rsidRPr="0056388D" w:rsidRDefault="00110C18" w:rsidP="00063728">
            <w:pPr>
              <w:jc w:val="right"/>
              <w:rPr>
                <w:ins w:id="22656" w:author="KIM, Jason" w:date="2019-04-02T13:39:00Z"/>
                <w:rFonts w:ascii="Calibri" w:eastAsia="Times New Roman" w:hAnsi="Calibri" w:cs="Calibri"/>
                <w:color w:val="000000"/>
                <w:lang w:eastAsia="en-AU"/>
              </w:rPr>
            </w:pPr>
            <w:ins w:id="22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58" w:author="KIM, Jason" w:date="2019-04-02T13:39:00Z"/>
        </w:trPr>
        <w:tc>
          <w:tcPr>
            <w:tcW w:w="708" w:type="pct"/>
            <w:vMerge/>
            <w:hideMark/>
          </w:tcPr>
          <w:p w:rsidR="00110C18" w:rsidRPr="0056388D" w:rsidRDefault="00110C18" w:rsidP="00063728">
            <w:pPr>
              <w:rPr>
                <w:ins w:id="226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60" w:author="KIM, Jason" w:date="2019-04-02T13:39:00Z"/>
                <w:rFonts w:ascii="Calibri" w:eastAsia="Times New Roman" w:hAnsi="Calibri" w:cs="Calibri"/>
                <w:color w:val="000000"/>
                <w:lang w:eastAsia="en-AU"/>
              </w:rPr>
            </w:pPr>
            <w:ins w:id="22661"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62" w:author="KIM, Jason" w:date="2019-04-02T13:39:00Z"/>
                <w:rFonts w:ascii="Calibri" w:eastAsia="Times New Roman" w:hAnsi="Calibri" w:cs="Calibri"/>
                <w:color w:val="000000"/>
                <w:lang w:eastAsia="en-AU"/>
              </w:rPr>
            </w:pPr>
            <w:ins w:id="2266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64" w:author="KIM, Jason" w:date="2019-04-02T13:39:00Z"/>
                <w:rFonts w:ascii="Calibri" w:eastAsia="Times New Roman" w:hAnsi="Calibri" w:cs="Calibri"/>
                <w:color w:val="000000"/>
                <w:lang w:eastAsia="en-AU"/>
              </w:rPr>
            </w:pPr>
            <w:ins w:id="22665" w:author="KIM, Jason" w:date="2019-04-02T13:39:00Z">
              <w:r w:rsidRPr="0056388D">
                <w:rPr>
                  <w:rFonts w:ascii="Calibri" w:eastAsia="Times New Roman" w:hAnsi="Calibri" w:cs="Calibri"/>
                  <w:color w:val="000000"/>
                  <w:lang w:eastAsia="en-AU"/>
                </w:rPr>
                <w:t>LLS2264</w:t>
              </w:r>
            </w:ins>
          </w:p>
        </w:tc>
        <w:tc>
          <w:tcPr>
            <w:tcW w:w="933" w:type="pct"/>
            <w:noWrap/>
            <w:hideMark/>
          </w:tcPr>
          <w:p w:rsidR="00110C18" w:rsidRPr="0056388D" w:rsidRDefault="00110C18" w:rsidP="00063728">
            <w:pPr>
              <w:rPr>
                <w:ins w:id="22666" w:author="KIM, Jason" w:date="2019-04-02T13:39:00Z"/>
                <w:rFonts w:ascii="Calibri" w:eastAsia="Times New Roman" w:hAnsi="Calibri" w:cs="Calibri"/>
                <w:color w:val="000000"/>
                <w:lang w:eastAsia="en-AU"/>
              </w:rPr>
            </w:pPr>
            <w:ins w:id="226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68" w:author="KIM, Jason" w:date="2019-04-02T13:39:00Z"/>
                <w:rFonts w:ascii="Calibri" w:eastAsia="Times New Roman" w:hAnsi="Calibri" w:cs="Calibri"/>
                <w:color w:val="000000"/>
                <w:lang w:eastAsia="en-AU"/>
              </w:rPr>
            </w:pPr>
            <w:ins w:id="22669" w:author="KIM, Jason" w:date="2019-04-02T13:39:00Z">
              <w:r w:rsidRPr="0056388D">
                <w:rPr>
                  <w:rFonts w:ascii="Calibri" w:eastAsia="Times New Roman" w:hAnsi="Calibri" w:cs="Calibri"/>
                  <w:color w:val="000000"/>
                  <w:lang w:eastAsia="en-AU"/>
                </w:rPr>
                <w:t>Chainage 3774</w:t>
              </w:r>
            </w:ins>
          </w:p>
        </w:tc>
        <w:tc>
          <w:tcPr>
            <w:tcW w:w="764" w:type="pct"/>
            <w:noWrap/>
            <w:hideMark/>
          </w:tcPr>
          <w:p w:rsidR="00110C18" w:rsidRPr="0056388D" w:rsidRDefault="00110C18" w:rsidP="00063728">
            <w:pPr>
              <w:jc w:val="right"/>
              <w:rPr>
                <w:ins w:id="22670" w:author="KIM, Jason" w:date="2019-04-02T13:39:00Z"/>
                <w:rFonts w:ascii="Calibri" w:eastAsia="Times New Roman" w:hAnsi="Calibri" w:cs="Calibri"/>
                <w:color w:val="000000"/>
                <w:lang w:eastAsia="en-AU"/>
              </w:rPr>
            </w:pPr>
            <w:ins w:id="226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72" w:author="KIM, Jason" w:date="2019-04-02T13:39:00Z"/>
        </w:trPr>
        <w:tc>
          <w:tcPr>
            <w:tcW w:w="708" w:type="pct"/>
            <w:vMerge/>
            <w:hideMark/>
          </w:tcPr>
          <w:p w:rsidR="00110C18" w:rsidRPr="0056388D" w:rsidRDefault="00110C18" w:rsidP="00063728">
            <w:pPr>
              <w:rPr>
                <w:ins w:id="226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74" w:author="KIM, Jason" w:date="2019-04-02T13:39:00Z"/>
                <w:rFonts w:ascii="Calibri" w:eastAsia="Times New Roman" w:hAnsi="Calibri" w:cs="Calibri"/>
                <w:color w:val="000000"/>
                <w:lang w:eastAsia="en-AU"/>
              </w:rPr>
            </w:pPr>
            <w:ins w:id="22675"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76" w:author="KIM, Jason" w:date="2019-04-02T13:39:00Z"/>
                <w:rFonts w:ascii="Calibri" w:eastAsia="Times New Roman" w:hAnsi="Calibri" w:cs="Calibri"/>
                <w:color w:val="000000"/>
                <w:lang w:eastAsia="en-AU"/>
              </w:rPr>
            </w:pPr>
            <w:ins w:id="2267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78" w:author="KIM, Jason" w:date="2019-04-02T13:39:00Z"/>
                <w:rFonts w:ascii="Calibri" w:eastAsia="Times New Roman" w:hAnsi="Calibri" w:cs="Calibri"/>
                <w:color w:val="000000"/>
                <w:lang w:eastAsia="en-AU"/>
              </w:rPr>
            </w:pPr>
            <w:ins w:id="22679" w:author="KIM, Jason" w:date="2019-04-02T13:39:00Z">
              <w:r w:rsidRPr="0056388D">
                <w:rPr>
                  <w:rFonts w:ascii="Calibri" w:eastAsia="Times New Roman" w:hAnsi="Calibri" w:cs="Calibri"/>
                  <w:color w:val="000000"/>
                  <w:lang w:eastAsia="en-AU"/>
                </w:rPr>
                <w:t>LLS2265</w:t>
              </w:r>
            </w:ins>
          </w:p>
        </w:tc>
        <w:tc>
          <w:tcPr>
            <w:tcW w:w="933" w:type="pct"/>
            <w:noWrap/>
            <w:hideMark/>
          </w:tcPr>
          <w:p w:rsidR="00110C18" w:rsidRPr="0056388D" w:rsidRDefault="00110C18" w:rsidP="00063728">
            <w:pPr>
              <w:rPr>
                <w:ins w:id="22680" w:author="KIM, Jason" w:date="2019-04-02T13:39:00Z"/>
                <w:rFonts w:ascii="Calibri" w:eastAsia="Times New Roman" w:hAnsi="Calibri" w:cs="Calibri"/>
                <w:color w:val="000000"/>
                <w:lang w:eastAsia="en-AU"/>
              </w:rPr>
            </w:pPr>
            <w:ins w:id="226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82" w:author="KIM, Jason" w:date="2019-04-02T13:39:00Z"/>
                <w:rFonts w:ascii="Calibri" w:eastAsia="Times New Roman" w:hAnsi="Calibri" w:cs="Calibri"/>
                <w:color w:val="000000"/>
                <w:lang w:eastAsia="en-AU"/>
              </w:rPr>
            </w:pPr>
            <w:ins w:id="22683" w:author="KIM, Jason" w:date="2019-04-02T13:39:00Z">
              <w:r w:rsidRPr="0056388D">
                <w:rPr>
                  <w:rFonts w:ascii="Calibri" w:eastAsia="Times New Roman" w:hAnsi="Calibri" w:cs="Calibri"/>
                  <w:color w:val="000000"/>
                  <w:lang w:eastAsia="en-AU"/>
                </w:rPr>
                <w:t>Chainage 3783</w:t>
              </w:r>
            </w:ins>
          </w:p>
        </w:tc>
        <w:tc>
          <w:tcPr>
            <w:tcW w:w="764" w:type="pct"/>
            <w:noWrap/>
            <w:hideMark/>
          </w:tcPr>
          <w:p w:rsidR="00110C18" w:rsidRPr="0056388D" w:rsidRDefault="00110C18" w:rsidP="00063728">
            <w:pPr>
              <w:jc w:val="right"/>
              <w:rPr>
                <w:ins w:id="22684" w:author="KIM, Jason" w:date="2019-04-02T13:39:00Z"/>
                <w:rFonts w:ascii="Calibri" w:eastAsia="Times New Roman" w:hAnsi="Calibri" w:cs="Calibri"/>
                <w:color w:val="000000"/>
                <w:lang w:eastAsia="en-AU"/>
              </w:rPr>
            </w:pPr>
            <w:ins w:id="22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86" w:author="KIM, Jason" w:date="2019-04-02T13:39:00Z"/>
        </w:trPr>
        <w:tc>
          <w:tcPr>
            <w:tcW w:w="708" w:type="pct"/>
            <w:vMerge/>
            <w:hideMark/>
          </w:tcPr>
          <w:p w:rsidR="00110C18" w:rsidRPr="0056388D" w:rsidRDefault="00110C18" w:rsidP="00063728">
            <w:pPr>
              <w:rPr>
                <w:ins w:id="22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88" w:author="KIM, Jason" w:date="2019-04-02T13:39:00Z"/>
                <w:rFonts w:ascii="Calibri" w:eastAsia="Times New Roman" w:hAnsi="Calibri" w:cs="Calibri"/>
                <w:color w:val="000000"/>
                <w:lang w:eastAsia="en-AU"/>
              </w:rPr>
            </w:pPr>
            <w:ins w:id="22689"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90" w:author="KIM, Jason" w:date="2019-04-02T13:39:00Z"/>
                <w:rFonts w:ascii="Calibri" w:eastAsia="Times New Roman" w:hAnsi="Calibri" w:cs="Calibri"/>
                <w:color w:val="000000"/>
                <w:lang w:eastAsia="en-AU"/>
              </w:rPr>
            </w:pPr>
            <w:ins w:id="2269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92" w:author="KIM, Jason" w:date="2019-04-02T13:39:00Z"/>
                <w:rFonts w:ascii="Calibri" w:eastAsia="Times New Roman" w:hAnsi="Calibri" w:cs="Calibri"/>
                <w:color w:val="000000"/>
                <w:lang w:eastAsia="en-AU"/>
              </w:rPr>
            </w:pPr>
            <w:ins w:id="22693" w:author="KIM, Jason" w:date="2019-04-02T13:39:00Z">
              <w:r w:rsidRPr="0056388D">
                <w:rPr>
                  <w:rFonts w:ascii="Calibri" w:eastAsia="Times New Roman" w:hAnsi="Calibri" w:cs="Calibri"/>
                  <w:color w:val="000000"/>
                  <w:lang w:eastAsia="en-AU"/>
                </w:rPr>
                <w:t>LLS2266</w:t>
              </w:r>
            </w:ins>
          </w:p>
        </w:tc>
        <w:tc>
          <w:tcPr>
            <w:tcW w:w="933" w:type="pct"/>
            <w:noWrap/>
            <w:hideMark/>
          </w:tcPr>
          <w:p w:rsidR="00110C18" w:rsidRPr="0056388D" w:rsidRDefault="00110C18" w:rsidP="00063728">
            <w:pPr>
              <w:rPr>
                <w:ins w:id="22694" w:author="KIM, Jason" w:date="2019-04-02T13:39:00Z"/>
                <w:rFonts w:ascii="Calibri" w:eastAsia="Times New Roman" w:hAnsi="Calibri" w:cs="Calibri"/>
                <w:color w:val="000000"/>
                <w:lang w:eastAsia="en-AU"/>
              </w:rPr>
            </w:pPr>
            <w:ins w:id="226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96" w:author="KIM, Jason" w:date="2019-04-02T13:39:00Z"/>
                <w:rFonts w:ascii="Calibri" w:eastAsia="Times New Roman" w:hAnsi="Calibri" w:cs="Calibri"/>
                <w:color w:val="000000"/>
                <w:lang w:eastAsia="en-AU"/>
              </w:rPr>
            </w:pPr>
            <w:ins w:id="22697" w:author="KIM, Jason" w:date="2019-04-02T13:39:00Z">
              <w:r w:rsidRPr="0056388D">
                <w:rPr>
                  <w:rFonts w:ascii="Calibri" w:eastAsia="Times New Roman" w:hAnsi="Calibri" w:cs="Calibri"/>
                  <w:color w:val="000000"/>
                  <w:lang w:eastAsia="en-AU"/>
                </w:rPr>
                <w:t>Chainage 3793</w:t>
              </w:r>
            </w:ins>
          </w:p>
        </w:tc>
        <w:tc>
          <w:tcPr>
            <w:tcW w:w="764" w:type="pct"/>
            <w:noWrap/>
            <w:hideMark/>
          </w:tcPr>
          <w:p w:rsidR="00110C18" w:rsidRPr="0056388D" w:rsidRDefault="00110C18" w:rsidP="00063728">
            <w:pPr>
              <w:jc w:val="right"/>
              <w:rPr>
                <w:ins w:id="22698" w:author="KIM, Jason" w:date="2019-04-02T13:39:00Z"/>
                <w:rFonts w:ascii="Calibri" w:eastAsia="Times New Roman" w:hAnsi="Calibri" w:cs="Calibri"/>
                <w:color w:val="000000"/>
                <w:lang w:eastAsia="en-AU"/>
              </w:rPr>
            </w:pPr>
            <w:ins w:id="22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00" w:author="KIM, Jason" w:date="2019-04-02T13:39:00Z"/>
        </w:trPr>
        <w:tc>
          <w:tcPr>
            <w:tcW w:w="708" w:type="pct"/>
            <w:vMerge w:val="restart"/>
            <w:noWrap/>
            <w:hideMark/>
          </w:tcPr>
          <w:p w:rsidR="00110C18" w:rsidRPr="0056388D" w:rsidRDefault="00110C18" w:rsidP="00063728">
            <w:pPr>
              <w:rPr>
                <w:ins w:id="22701" w:author="KIM, Jason" w:date="2019-04-02T13:39:00Z"/>
                <w:rFonts w:ascii="Calibri" w:eastAsia="Times New Roman" w:hAnsi="Calibri" w:cs="Calibri"/>
                <w:color w:val="000000"/>
                <w:lang w:eastAsia="en-AU"/>
              </w:rPr>
            </w:pPr>
            <w:ins w:id="22702" w:author="KIM, Jason" w:date="2019-04-02T13:39:00Z">
              <w:r w:rsidRPr="0056388D">
                <w:rPr>
                  <w:rFonts w:ascii="Calibri" w:eastAsia="Times New Roman" w:hAnsi="Calibri" w:cs="Calibri"/>
                  <w:color w:val="000000"/>
                  <w:lang w:eastAsia="en-AU"/>
                </w:rPr>
                <w:t>LLE24K81</w:t>
              </w:r>
            </w:ins>
          </w:p>
        </w:tc>
        <w:tc>
          <w:tcPr>
            <w:tcW w:w="605" w:type="pct"/>
            <w:noWrap/>
            <w:hideMark/>
          </w:tcPr>
          <w:p w:rsidR="00110C18" w:rsidRPr="0056388D" w:rsidRDefault="00110C18" w:rsidP="00063728">
            <w:pPr>
              <w:rPr>
                <w:ins w:id="22703" w:author="KIM, Jason" w:date="2019-04-02T13:39:00Z"/>
                <w:rFonts w:ascii="Calibri" w:eastAsia="Times New Roman" w:hAnsi="Calibri" w:cs="Calibri"/>
                <w:color w:val="000000"/>
                <w:lang w:eastAsia="en-AU"/>
              </w:rPr>
            </w:pPr>
            <w:ins w:id="22704"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05" w:author="KIM, Jason" w:date="2019-04-02T13:39:00Z"/>
                <w:rFonts w:ascii="Calibri" w:eastAsia="Times New Roman" w:hAnsi="Calibri" w:cs="Calibri"/>
                <w:color w:val="000000"/>
                <w:lang w:eastAsia="en-AU"/>
              </w:rPr>
            </w:pPr>
            <w:ins w:id="2270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07" w:author="KIM, Jason" w:date="2019-04-02T13:39:00Z"/>
                <w:rFonts w:ascii="Calibri" w:eastAsia="Times New Roman" w:hAnsi="Calibri" w:cs="Calibri"/>
                <w:color w:val="000000"/>
                <w:lang w:eastAsia="en-AU"/>
              </w:rPr>
            </w:pPr>
            <w:ins w:id="22708" w:author="KIM, Jason" w:date="2019-04-02T13:39:00Z">
              <w:r w:rsidRPr="0056388D">
                <w:rPr>
                  <w:rFonts w:ascii="Calibri" w:eastAsia="Times New Roman" w:hAnsi="Calibri" w:cs="Calibri"/>
                  <w:color w:val="000000"/>
                  <w:lang w:eastAsia="en-AU"/>
                </w:rPr>
                <w:t>LLS2244</w:t>
              </w:r>
            </w:ins>
          </w:p>
        </w:tc>
        <w:tc>
          <w:tcPr>
            <w:tcW w:w="933" w:type="pct"/>
            <w:noWrap/>
            <w:hideMark/>
          </w:tcPr>
          <w:p w:rsidR="00110C18" w:rsidRPr="0056388D" w:rsidRDefault="00110C18" w:rsidP="00063728">
            <w:pPr>
              <w:rPr>
                <w:ins w:id="22709" w:author="KIM, Jason" w:date="2019-04-02T13:39:00Z"/>
                <w:rFonts w:ascii="Calibri" w:eastAsia="Times New Roman" w:hAnsi="Calibri" w:cs="Calibri"/>
                <w:color w:val="000000"/>
                <w:lang w:eastAsia="en-AU"/>
              </w:rPr>
            </w:pPr>
            <w:ins w:id="227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11" w:author="KIM, Jason" w:date="2019-04-02T13:39:00Z"/>
                <w:rFonts w:ascii="Calibri" w:eastAsia="Times New Roman" w:hAnsi="Calibri" w:cs="Calibri"/>
                <w:color w:val="000000"/>
                <w:lang w:eastAsia="en-AU"/>
              </w:rPr>
            </w:pPr>
            <w:ins w:id="22712" w:author="KIM, Jason" w:date="2019-04-02T13:39:00Z">
              <w:r w:rsidRPr="0056388D">
                <w:rPr>
                  <w:rFonts w:ascii="Calibri" w:eastAsia="Times New Roman" w:hAnsi="Calibri" w:cs="Calibri"/>
                  <w:color w:val="000000"/>
                  <w:lang w:eastAsia="en-AU"/>
                </w:rPr>
                <w:t>Chainage 3570</w:t>
              </w:r>
            </w:ins>
          </w:p>
        </w:tc>
        <w:tc>
          <w:tcPr>
            <w:tcW w:w="764" w:type="pct"/>
            <w:noWrap/>
            <w:hideMark/>
          </w:tcPr>
          <w:p w:rsidR="00110C18" w:rsidRPr="0056388D" w:rsidRDefault="00110C18" w:rsidP="00063728">
            <w:pPr>
              <w:jc w:val="right"/>
              <w:rPr>
                <w:ins w:id="22713" w:author="KIM, Jason" w:date="2019-04-02T13:39:00Z"/>
                <w:rFonts w:ascii="Calibri" w:eastAsia="Times New Roman" w:hAnsi="Calibri" w:cs="Calibri"/>
                <w:color w:val="000000"/>
                <w:lang w:eastAsia="en-AU"/>
              </w:rPr>
            </w:pPr>
            <w:ins w:id="22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15" w:author="KIM, Jason" w:date="2019-04-02T13:39:00Z"/>
        </w:trPr>
        <w:tc>
          <w:tcPr>
            <w:tcW w:w="708" w:type="pct"/>
            <w:vMerge/>
            <w:hideMark/>
          </w:tcPr>
          <w:p w:rsidR="00110C18" w:rsidRPr="0056388D" w:rsidRDefault="00110C18" w:rsidP="00063728">
            <w:pPr>
              <w:rPr>
                <w:ins w:id="22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17" w:author="KIM, Jason" w:date="2019-04-02T13:39:00Z"/>
                <w:rFonts w:ascii="Calibri" w:eastAsia="Times New Roman" w:hAnsi="Calibri" w:cs="Calibri"/>
                <w:color w:val="000000"/>
                <w:lang w:eastAsia="en-AU"/>
              </w:rPr>
            </w:pPr>
            <w:ins w:id="22718"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19" w:author="KIM, Jason" w:date="2019-04-02T13:39:00Z"/>
                <w:rFonts w:ascii="Calibri" w:eastAsia="Times New Roman" w:hAnsi="Calibri" w:cs="Calibri"/>
                <w:color w:val="000000"/>
                <w:lang w:eastAsia="en-AU"/>
              </w:rPr>
            </w:pPr>
            <w:ins w:id="2272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21" w:author="KIM, Jason" w:date="2019-04-02T13:39:00Z"/>
                <w:rFonts w:ascii="Calibri" w:eastAsia="Times New Roman" w:hAnsi="Calibri" w:cs="Calibri"/>
                <w:color w:val="000000"/>
                <w:lang w:eastAsia="en-AU"/>
              </w:rPr>
            </w:pPr>
            <w:ins w:id="22722" w:author="KIM, Jason" w:date="2019-04-02T13:39:00Z">
              <w:r w:rsidRPr="0056388D">
                <w:rPr>
                  <w:rFonts w:ascii="Calibri" w:eastAsia="Times New Roman" w:hAnsi="Calibri" w:cs="Calibri"/>
                  <w:color w:val="000000"/>
                  <w:lang w:eastAsia="en-AU"/>
                </w:rPr>
                <w:t>LLS2245</w:t>
              </w:r>
            </w:ins>
          </w:p>
        </w:tc>
        <w:tc>
          <w:tcPr>
            <w:tcW w:w="933" w:type="pct"/>
            <w:noWrap/>
            <w:hideMark/>
          </w:tcPr>
          <w:p w:rsidR="00110C18" w:rsidRPr="0056388D" w:rsidRDefault="00110C18" w:rsidP="00063728">
            <w:pPr>
              <w:rPr>
                <w:ins w:id="22723" w:author="KIM, Jason" w:date="2019-04-02T13:39:00Z"/>
                <w:rFonts w:ascii="Calibri" w:eastAsia="Times New Roman" w:hAnsi="Calibri" w:cs="Calibri"/>
                <w:color w:val="000000"/>
                <w:lang w:eastAsia="en-AU"/>
              </w:rPr>
            </w:pPr>
            <w:ins w:id="227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25" w:author="KIM, Jason" w:date="2019-04-02T13:39:00Z"/>
                <w:rFonts w:ascii="Calibri" w:eastAsia="Times New Roman" w:hAnsi="Calibri" w:cs="Calibri"/>
                <w:color w:val="000000"/>
                <w:lang w:eastAsia="en-AU"/>
              </w:rPr>
            </w:pPr>
            <w:ins w:id="22726" w:author="KIM, Jason" w:date="2019-04-02T13:39:00Z">
              <w:r w:rsidRPr="0056388D">
                <w:rPr>
                  <w:rFonts w:ascii="Calibri" w:eastAsia="Times New Roman" w:hAnsi="Calibri" w:cs="Calibri"/>
                  <w:color w:val="000000"/>
                  <w:lang w:eastAsia="en-AU"/>
                </w:rPr>
                <w:t>Chainage 3579</w:t>
              </w:r>
            </w:ins>
          </w:p>
        </w:tc>
        <w:tc>
          <w:tcPr>
            <w:tcW w:w="764" w:type="pct"/>
            <w:noWrap/>
            <w:hideMark/>
          </w:tcPr>
          <w:p w:rsidR="00110C18" w:rsidRPr="0056388D" w:rsidRDefault="00110C18" w:rsidP="00063728">
            <w:pPr>
              <w:jc w:val="right"/>
              <w:rPr>
                <w:ins w:id="22727" w:author="KIM, Jason" w:date="2019-04-02T13:39:00Z"/>
                <w:rFonts w:ascii="Calibri" w:eastAsia="Times New Roman" w:hAnsi="Calibri" w:cs="Calibri"/>
                <w:color w:val="000000"/>
                <w:lang w:eastAsia="en-AU"/>
              </w:rPr>
            </w:pPr>
            <w:ins w:id="22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29" w:author="KIM, Jason" w:date="2019-04-02T13:39:00Z"/>
        </w:trPr>
        <w:tc>
          <w:tcPr>
            <w:tcW w:w="708" w:type="pct"/>
            <w:vMerge/>
            <w:hideMark/>
          </w:tcPr>
          <w:p w:rsidR="00110C18" w:rsidRPr="0056388D" w:rsidRDefault="00110C18" w:rsidP="00063728">
            <w:pPr>
              <w:rPr>
                <w:ins w:id="22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31" w:author="KIM, Jason" w:date="2019-04-02T13:39:00Z"/>
                <w:rFonts w:ascii="Calibri" w:eastAsia="Times New Roman" w:hAnsi="Calibri" w:cs="Calibri"/>
                <w:color w:val="000000"/>
                <w:lang w:eastAsia="en-AU"/>
              </w:rPr>
            </w:pPr>
            <w:ins w:id="22732"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33" w:author="KIM, Jason" w:date="2019-04-02T13:39:00Z"/>
                <w:rFonts w:ascii="Calibri" w:eastAsia="Times New Roman" w:hAnsi="Calibri" w:cs="Calibri"/>
                <w:color w:val="000000"/>
                <w:lang w:eastAsia="en-AU"/>
              </w:rPr>
            </w:pPr>
            <w:ins w:id="2273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35" w:author="KIM, Jason" w:date="2019-04-02T13:39:00Z"/>
                <w:rFonts w:ascii="Calibri" w:eastAsia="Times New Roman" w:hAnsi="Calibri" w:cs="Calibri"/>
                <w:color w:val="000000"/>
                <w:lang w:eastAsia="en-AU"/>
              </w:rPr>
            </w:pPr>
            <w:ins w:id="22736" w:author="KIM, Jason" w:date="2019-04-02T13:39:00Z">
              <w:r w:rsidRPr="0056388D">
                <w:rPr>
                  <w:rFonts w:ascii="Calibri" w:eastAsia="Times New Roman" w:hAnsi="Calibri" w:cs="Calibri"/>
                  <w:color w:val="000000"/>
                  <w:lang w:eastAsia="en-AU"/>
                </w:rPr>
                <w:t>LLS2246</w:t>
              </w:r>
            </w:ins>
          </w:p>
        </w:tc>
        <w:tc>
          <w:tcPr>
            <w:tcW w:w="933" w:type="pct"/>
            <w:noWrap/>
            <w:hideMark/>
          </w:tcPr>
          <w:p w:rsidR="00110C18" w:rsidRPr="0056388D" w:rsidRDefault="00110C18" w:rsidP="00063728">
            <w:pPr>
              <w:rPr>
                <w:ins w:id="22737" w:author="KIM, Jason" w:date="2019-04-02T13:39:00Z"/>
                <w:rFonts w:ascii="Calibri" w:eastAsia="Times New Roman" w:hAnsi="Calibri" w:cs="Calibri"/>
                <w:color w:val="000000"/>
                <w:lang w:eastAsia="en-AU"/>
              </w:rPr>
            </w:pPr>
            <w:ins w:id="227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39" w:author="KIM, Jason" w:date="2019-04-02T13:39:00Z"/>
                <w:rFonts w:ascii="Calibri" w:eastAsia="Times New Roman" w:hAnsi="Calibri" w:cs="Calibri"/>
                <w:color w:val="000000"/>
                <w:lang w:eastAsia="en-AU"/>
              </w:rPr>
            </w:pPr>
            <w:ins w:id="22740" w:author="KIM, Jason" w:date="2019-04-02T13:39:00Z">
              <w:r w:rsidRPr="0056388D">
                <w:rPr>
                  <w:rFonts w:ascii="Calibri" w:eastAsia="Times New Roman" w:hAnsi="Calibri" w:cs="Calibri"/>
                  <w:color w:val="000000"/>
                  <w:lang w:eastAsia="en-AU"/>
                </w:rPr>
                <w:t>Chainage 3589</w:t>
              </w:r>
            </w:ins>
          </w:p>
        </w:tc>
        <w:tc>
          <w:tcPr>
            <w:tcW w:w="764" w:type="pct"/>
            <w:noWrap/>
            <w:hideMark/>
          </w:tcPr>
          <w:p w:rsidR="00110C18" w:rsidRPr="0056388D" w:rsidRDefault="00110C18" w:rsidP="00063728">
            <w:pPr>
              <w:jc w:val="right"/>
              <w:rPr>
                <w:ins w:id="22741" w:author="KIM, Jason" w:date="2019-04-02T13:39:00Z"/>
                <w:rFonts w:ascii="Calibri" w:eastAsia="Times New Roman" w:hAnsi="Calibri" w:cs="Calibri"/>
                <w:color w:val="000000"/>
                <w:lang w:eastAsia="en-AU"/>
              </w:rPr>
            </w:pPr>
            <w:ins w:id="22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43" w:author="KIM, Jason" w:date="2019-04-02T13:39:00Z"/>
        </w:trPr>
        <w:tc>
          <w:tcPr>
            <w:tcW w:w="708" w:type="pct"/>
            <w:vMerge/>
            <w:hideMark/>
          </w:tcPr>
          <w:p w:rsidR="00110C18" w:rsidRPr="0056388D" w:rsidRDefault="00110C18" w:rsidP="00063728">
            <w:pPr>
              <w:rPr>
                <w:ins w:id="22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45" w:author="KIM, Jason" w:date="2019-04-02T13:39:00Z"/>
                <w:rFonts w:ascii="Calibri" w:eastAsia="Times New Roman" w:hAnsi="Calibri" w:cs="Calibri"/>
                <w:color w:val="000000"/>
                <w:lang w:eastAsia="en-AU"/>
              </w:rPr>
            </w:pPr>
            <w:ins w:id="22746"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47" w:author="KIM, Jason" w:date="2019-04-02T13:39:00Z"/>
                <w:rFonts w:ascii="Calibri" w:eastAsia="Times New Roman" w:hAnsi="Calibri" w:cs="Calibri"/>
                <w:color w:val="000000"/>
                <w:lang w:eastAsia="en-AU"/>
              </w:rPr>
            </w:pPr>
            <w:ins w:id="2274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49" w:author="KIM, Jason" w:date="2019-04-02T13:39:00Z"/>
                <w:rFonts w:ascii="Calibri" w:eastAsia="Times New Roman" w:hAnsi="Calibri" w:cs="Calibri"/>
                <w:color w:val="000000"/>
                <w:lang w:eastAsia="en-AU"/>
              </w:rPr>
            </w:pPr>
            <w:ins w:id="22750" w:author="KIM, Jason" w:date="2019-04-02T13:39:00Z">
              <w:r w:rsidRPr="0056388D">
                <w:rPr>
                  <w:rFonts w:ascii="Calibri" w:eastAsia="Times New Roman" w:hAnsi="Calibri" w:cs="Calibri"/>
                  <w:color w:val="000000"/>
                  <w:lang w:eastAsia="en-AU"/>
                </w:rPr>
                <w:t>LLS2247</w:t>
              </w:r>
            </w:ins>
          </w:p>
        </w:tc>
        <w:tc>
          <w:tcPr>
            <w:tcW w:w="933" w:type="pct"/>
            <w:noWrap/>
            <w:hideMark/>
          </w:tcPr>
          <w:p w:rsidR="00110C18" w:rsidRPr="0056388D" w:rsidRDefault="00110C18" w:rsidP="00063728">
            <w:pPr>
              <w:rPr>
                <w:ins w:id="22751" w:author="KIM, Jason" w:date="2019-04-02T13:39:00Z"/>
                <w:rFonts w:ascii="Calibri" w:eastAsia="Times New Roman" w:hAnsi="Calibri" w:cs="Calibri"/>
                <w:color w:val="000000"/>
                <w:lang w:eastAsia="en-AU"/>
              </w:rPr>
            </w:pPr>
            <w:ins w:id="227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53" w:author="KIM, Jason" w:date="2019-04-02T13:39:00Z"/>
                <w:rFonts w:ascii="Calibri" w:eastAsia="Times New Roman" w:hAnsi="Calibri" w:cs="Calibri"/>
                <w:color w:val="000000"/>
                <w:lang w:eastAsia="en-AU"/>
              </w:rPr>
            </w:pPr>
            <w:ins w:id="22754" w:author="KIM, Jason" w:date="2019-04-02T13:39:00Z">
              <w:r w:rsidRPr="0056388D">
                <w:rPr>
                  <w:rFonts w:ascii="Calibri" w:eastAsia="Times New Roman" w:hAnsi="Calibri" w:cs="Calibri"/>
                  <w:color w:val="000000"/>
                  <w:lang w:eastAsia="en-AU"/>
                </w:rPr>
                <w:t>Chainage 3598</w:t>
              </w:r>
            </w:ins>
          </w:p>
        </w:tc>
        <w:tc>
          <w:tcPr>
            <w:tcW w:w="764" w:type="pct"/>
            <w:noWrap/>
            <w:hideMark/>
          </w:tcPr>
          <w:p w:rsidR="00110C18" w:rsidRPr="0056388D" w:rsidRDefault="00110C18" w:rsidP="00063728">
            <w:pPr>
              <w:jc w:val="right"/>
              <w:rPr>
                <w:ins w:id="22755" w:author="KIM, Jason" w:date="2019-04-02T13:39:00Z"/>
                <w:rFonts w:ascii="Calibri" w:eastAsia="Times New Roman" w:hAnsi="Calibri" w:cs="Calibri"/>
                <w:color w:val="000000"/>
                <w:lang w:eastAsia="en-AU"/>
              </w:rPr>
            </w:pPr>
            <w:ins w:id="22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57" w:author="KIM, Jason" w:date="2019-04-02T13:39:00Z"/>
        </w:trPr>
        <w:tc>
          <w:tcPr>
            <w:tcW w:w="708" w:type="pct"/>
            <w:vMerge/>
            <w:hideMark/>
          </w:tcPr>
          <w:p w:rsidR="00110C18" w:rsidRPr="0056388D" w:rsidRDefault="00110C18" w:rsidP="00063728">
            <w:pPr>
              <w:rPr>
                <w:ins w:id="227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59" w:author="KIM, Jason" w:date="2019-04-02T13:39:00Z"/>
                <w:rFonts w:ascii="Calibri" w:eastAsia="Times New Roman" w:hAnsi="Calibri" w:cs="Calibri"/>
                <w:color w:val="000000"/>
                <w:lang w:eastAsia="en-AU"/>
              </w:rPr>
            </w:pPr>
            <w:ins w:id="22760"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61" w:author="KIM, Jason" w:date="2019-04-02T13:39:00Z"/>
                <w:rFonts w:ascii="Calibri" w:eastAsia="Times New Roman" w:hAnsi="Calibri" w:cs="Calibri"/>
                <w:color w:val="000000"/>
                <w:lang w:eastAsia="en-AU"/>
              </w:rPr>
            </w:pPr>
            <w:ins w:id="227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63" w:author="KIM, Jason" w:date="2019-04-02T13:39:00Z"/>
                <w:rFonts w:ascii="Calibri" w:eastAsia="Times New Roman" w:hAnsi="Calibri" w:cs="Calibri"/>
                <w:color w:val="000000"/>
                <w:lang w:eastAsia="en-AU"/>
              </w:rPr>
            </w:pPr>
            <w:ins w:id="22764" w:author="KIM, Jason" w:date="2019-04-02T13:39:00Z">
              <w:r w:rsidRPr="0056388D">
                <w:rPr>
                  <w:rFonts w:ascii="Calibri" w:eastAsia="Times New Roman" w:hAnsi="Calibri" w:cs="Calibri"/>
                  <w:color w:val="000000"/>
                  <w:lang w:eastAsia="en-AU"/>
                </w:rPr>
                <w:t>LLS2248</w:t>
              </w:r>
            </w:ins>
          </w:p>
        </w:tc>
        <w:tc>
          <w:tcPr>
            <w:tcW w:w="933" w:type="pct"/>
            <w:noWrap/>
            <w:hideMark/>
          </w:tcPr>
          <w:p w:rsidR="00110C18" w:rsidRPr="0056388D" w:rsidRDefault="00110C18" w:rsidP="00063728">
            <w:pPr>
              <w:rPr>
                <w:ins w:id="22765" w:author="KIM, Jason" w:date="2019-04-02T13:39:00Z"/>
                <w:rFonts w:ascii="Calibri" w:eastAsia="Times New Roman" w:hAnsi="Calibri" w:cs="Calibri"/>
                <w:color w:val="000000"/>
                <w:lang w:eastAsia="en-AU"/>
              </w:rPr>
            </w:pPr>
            <w:ins w:id="227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67" w:author="KIM, Jason" w:date="2019-04-02T13:39:00Z"/>
                <w:rFonts w:ascii="Calibri" w:eastAsia="Times New Roman" w:hAnsi="Calibri" w:cs="Calibri"/>
                <w:color w:val="000000"/>
                <w:lang w:eastAsia="en-AU"/>
              </w:rPr>
            </w:pPr>
            <w:ins w:id="22768" w:author="KIM, Jason" w:date="2019-04-02T13:39:00Z">
              <w:r w:rsidRPr="0056388D">
                <w:rPr>
                  <w:rFonts w:ascii="Calibri" w:eastAsia="Times New Roman" w:hAnsi="Calibri" w:cs="Calibri"/>
                  <w:color w:val="000000"/>
                  <w:lang w:eastAsia="en-AU"/>
                </w:rPr>
                <w:t>Chainage 3608</w:t>
              </w:r>
            </w:ins>
          </w:p>
        </w:tc>
        <w:tc>
          <w:tcPr>
            <w:tcW w:w="764" w:type="pct"/>
            <w:noWrap/>
            <w:hideMark/>
          </w:tcPr>
          <w:p w:rsidR="00110C18" w:rsidRPr="0056388D" w:rsidRDefault="00110C18" w:rsidP="00063728">
            <w:pPr>
              <w:jc w:val="right"/>
              <w:rPr>
                <w:ins w:id="22769" w:author="KIM, Jason" w:date="2019-04-02T13:39:00Z"/>
                <w:rFonts w:ascii="Calibri" w:eastAsia="Times New Roman" w:hAnsi="Calibri" w:cs="Calibri"/>
                <w:color w:val="000000"/>
                <w:lang w:eastAsia="en-AU"/>
              </w:rPr>
            </w:pPr>
            <w:ins w:id="22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71" w:author="KIM, Jason" w:date="2019-04-02T13:39:00Z"/>
        </w:trPr>
        <w:tc>
          <w:tcPr>
            <w:tcW w:w="708" w:type="pct"/>
            <w:vMerge/>
            <w:hideMark/>
          </w:tcPr>
          <w:p w:rsidR="00110C18" w:rsidRPr="0056388D" w:rsidRDefault="00110C18" w:rsidP="00063728">
            <w:pPr>
              <w:rPr>
                <w:ins w:id="227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73" w:author="KIM, Jason" w:date="2019-04-02T13:39:00Z"/>
                <w:rFonts w:ascii="Calibri" w:eastAsia="Times New Roman" w:hAnsi="Calibri" w:cs="Calibri"/>
                <w:color w:val="000000"/>
                <w:lang w:eastAsia="en-AU"/>
              </w:rPr>
            </w:pPr>
            <w:ins w:id="22774"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75" w:author="KIM, Jason" w:date="2019-04-02T13:39:00Z"/>
                <w:rFonts w:ascii="Calibri" w:eastAsia="Times New Roman" w:hAnsi="Calibri" w:cs="Calibri"/>
                <w:color w:val="000000"/>
                <w:lang w:eastAsia="en-AU"/>
              </w:rPr>
            </w:pPr>
            <w:ins w:id="2277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77" w:author="KIM, Jason" w:date="2019-04-02T13:39:00Z"/>
                <w:rFonts w:ascii="Calibri" w:eastAsia="Times New Roman" w:hAnsi="Calibri" w:cs="Calibri"/>
                <w:color w:val="000000"/>
                <w:lang w:eastAsia="en-AU"/>
              </w:rPr>
            </w:pPr>
            <w:ins w:id="22778" w:author="KIM, Jason" w:date="2019-04-02T13:39:00Z">
              <w:r w:rsidRPr="0056388D">
                <w:rPr>
                  <w:rFonts w:ascii="Calibri" w:eastAsia="Times New Roman" w:hAnsi="Calibri" w:cs="Calibri"/>
                  <w:color w:val="000000"/>
                  <w:lang w:eastAsia="en-AU"/>
                </w:rPr>
                <w:t>LLS2249</w:t>
              </w:r>
            </w:ins>
          </w:p>
        </w:tc>
        <w:tc>
          <w:tcPr>
            <w:tcW w:w="933" w:type="pct"/>
            <w:noWrap/>
            <w:hideMark/>
          </w:tcPr>
          <w:p w:rsidR="00110C18" w:rsidRPr="0056388D" w:rsidRDefault="00110C18" w:rsidP="00063728">
            <w:pPr>
              <w:rPr>
                <w:ins w:id="22779" w:author="KIM, Jason" w:date="2019-04-02T13:39:00Z"/>
                <w:rFonts w:ascii="Calibri" w:eastAsia="Times New Roman" w:hAnsi="Calibri" w:cs="Calibri"/>
                <w:color w:val="000000"/>
                <w:lang w:eastAsia="en-AU"/>
              </w:rPr>
            </w:pPr>
            <w:ins w:id="227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81" w:author="KIM, Jason" w:date="2019-04-02T13:39:00Z"/>
                <w:rFonts w:ascii="Calibri" w:eastAsia="Times New Roman" w:hAnsi="Calibri" w:cs="Calibri"/>
                <w:color w:val="000000"/>
                <w:lang w:eastAsia="en-AU"/>
              </w:rPr>
            </w:pPr>
            <w:ins w:id="22782" w:author="KIM, Jason" w:date="2019-04-02T13:39:00Z">
              <w:r w:rsidRPr="0056388D">
                <w:rPr>
                  <w:rFonts w:ascii="Calibri" w:eastAsia="Times New Roman" w:hAnsi="Calibri" w:cs="Calibri"/>
                  <w:color w:val="000000"/>
                  <w:lang w:eastAsia="en-AU"/>
                </w:rPr>
                <w:t>Chainage 3614</w:t>
              </w:r>
            </w:ins>
          </w:p>
        </w:tc>
        <w:tc>
          <w:tcPr>
            <w:tcW w:w="764" w:type="pct"/>
            <w:noWrap/>
            <w:hideMark/>
          </w:tcPr>
          <w:p w:rsidR="00110C18" w:rsidRPr="0056388D" w:rsidRDefault="00110C18" w:rsidP="00063728">
            <w:pPr>
              <w:jc w:val="right"/>
              <w:rPr>
                <w:ins w:id="22783" w:author="KIM, Jason" w:date="2019-04-02T13:39:00Z"/>
                <w:rFonts w:ascii="Calibri" w:eastAsia="Times New Roman" w:hAnsi="Calibri" w:cs="Calibri"/>
                <w:color w:val="000000"/>
                <w:lang w:eastAsia="en-AU"/>
              </w:rPr>
            </w:pPr>
            <w:ins w:id="22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85" w:author="KIM, Jason" w:date="2019-04-02T13:39:00Z"/>
        </w:trPr>
        <w:tc>
          <w:tcPr>
            <w:tcW w:w="708" w:type="pct"/>
            <w:vMerge/>
            <w:hideMark/>
          </w:tcPr>
          <w:p w:rsidR="00110C18" w:rsidRPr="0056388D" w:rsidRDefault="00110C18" w:rsidP="00063728">
            <w:pPr>
              <w:rPr>
                <w:ins w:id="227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87" w:author="KIM, Jason" w:date="2019-04-02T13:39:00Z"/>
                <w:rFonts w:ascii="Calibri" w:eastAsia="Times New Roman" w:hAnsi="Calibri" w:cs="Calibri"/>
                <w:color w:val="000000"/>
                <w:lang w:eastAsia="en-AU"/>
              </w:rPr>
            </w:pPr>
            <w:ins w:id="22788"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89" w:author="KIM, Jason" w:date="2019-04-02T13:39:00Z"/>
                <w:rFonts w:ascii="Calibri" w:eastAsia="Times New Roman" w:hAnsi="Calibri" w:cs="Calibri"/>
                <w:color w:val="000000"/>
                <w:lang w:eastAsia="en-AU"/>
              </w:rPr>
            </w:pPr>
            <w:ins w:id="2279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91" w:author="KIM, Jason" w:date="2019-04-02T13:39:00Z"/>
                <w:rFonts w:ascii="Calibri" w:eastAsia="Times New Roman" w:hAnsi="Calibri" w:cs="Calibri"/>
                <w:color w:val="000000"/>
                <w:lang w:eastAsia="en-AU"/>
              </w:rPr>
            </w:pPr>
            <w:ins w:id="22792" w:author="KIM, Jason" w:date="2019-04-02T13:39:00Z">
              <w:r w:rsidRPr="0056388D">
                <w:rPr>
                  <w:rFonts w:ascii="Calibri" w:eastAsia="Times New Roman" w:hAnsi="Calibri" w:cs="Calibri"/>
                  <w:color w:val="000000"/>
                  <w:lang w:eastAsia="en-AU"/>
                </w:rPr>
                <w:t>LLS2250</w:t>
              </w:r>
            </w:ins>
          </w:p>
        </w:tc>
        <w:tc>
          <w:tcPr>
            <w:tcW w:w="933" w:type="pct"/>
            <w:noWrap/>
            <w:hideMark/>
          </w:tcPr>
          <w:p w:rsidR="00110C18" w:rsidRPr="0056388D" w:rsidRDefault="00110C18" w:rsidP="00063728">
            <w:pPr>
              <w:rPr>
                <w:ins w:id="22793" w:author="KIM, Jason" w:date="2019-04-02T13:39:00Z"/>
                <w:rFonts w:ascii="Calibri" w:eastAsia="Times New Roman" w:hAnsi="Calibri" w:cs="Calibri"/>
                <w:color w:val="000000"/>
                <w:lang w:eastAsia="en-AU"/>
              </w:rPr>
            </w:pPr>
            <w:ins w:id="227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95" w:author="KIM, Jason" w:date="2019-04-02T13:39:00Z"/>
                <w:rFonts w:ascii="Calibri" w:eastAsia="Times New Roman" w:hAnsi="Calibri" w:cs="Calibri"/>
                <w:color w:val="000000"/>
                <w:lang w:eastAsia="en-AU"/>
              </w:rPr>
            </w:pPr>
            <w:ins w:id="22796" w:author="KIM, Jason" w:date="2019-04-02T13:39:00Z">
              <w:r w:rsidRPr="0056388D">
                <w:rPr>
                  <w:rFonts w:ascii="Calibri" w:eastAsia="Times New Roman" w:hAnsi="Calibri" w:cs="Calibri"/>
                  <w:color w:val="000000"/>
                  <w:lang w:eastAsia="en-AU"/>
                </w:rPr>
                <w:t>Chainage 3627</w:t>
              </w:r>
            </w:ins>
          </w:p>
        </w:tc>
        <w:tc>
          <w:tcPr>
            <w:tcW w:w="764" w:type="pct"/>
            <w:noWrap/>
            <w:hideMark/>
          </w:tcPr>
          <w:p w:rsidR="00110C18" w:rsidRPr="0056388D" w:rsidRDefault="00110C18" w:rsidP="00063728">
            <w:pPr>
              <w:jc w:val="right"/>
              <w:rPr>
                <w:ins w:id="22797" w:author="KIM, Jason" w:date="2019-04-02T13:39:00Z"/>
                <w:rFonts w:ascii="Calibri" w:eastAsia="Times New Roman" w:hAnsi="Calibri" w:cs="Calibri"/>
                <w:color w:val="000000"/>
                <w:lang w:eastAsia="en-AU"/>
              </w:rPr>
            </w:pPr>
            <w:ins w:id="22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99" w:author="KIM, Jason" w:date="2019-04-02T13:39:00Z"/>
        </w:trPr>
        <w:tc>
          <w:tcPr>
            <w:tcW w:w="708" w:type="pct"/>
            <w:vMerge/>
            <w:hideMark/>
          </w:tcPr>
          <w:p w:rsidR="00110C18" w:rsidRPr="0056388D" w:rsidRDefault="00110C18" w:rsidP="00063728">
            <w:pPr>
              <w:rPr>
                <w:ins w:id="228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01" w:author="KIM, Jason" w:date="2019-04-02T13:39:00Z"/>
                <w:rFonts w:ascii="Calibri" w:eastAsia="Times New Roman" w:hAnsi="Calibri" w:cs="Calibri"/>
                <w:color w:val="000000"/>
                <w:lang w:eastAsia="en-AU"/>
              </w:rPr>
            </w:pPr>
            <w:ins w:id="22802"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03" w:author="KIM, Jason" w:date="2019-04-02T13:39:00Z"/>
                <w:rFonts w:ascii="Calibri" w:eastAsia="Times New Roman" w:hAnsi="Calibri" w:cs="Calibri"/>
                <w:color w:val="000000"/>
                <w:lang w:eastAsia="en-AU"/>
              </w:rPr>
            </w:pPr>
            <w:ins w:id="2280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05" w:author="KIM, Jason" w:date="2019-04-02T13:39:00Z"/>
                <w:rFonts w:ascii="Calibri" w:eastAsia="Times New Roman" w:hAnsi="Calibri" w:cs="Calibri"/>
                <w:color w:val="000000"/>
                <w:lang w:eastAsia="en-AU"/>
              </w:rPr>
            </w:pPr>
            <w:ins w:id="22806" w:author="KIM, Jason" w:date="2019-04-02T13:39:00Z">
              <w:r w:rsidRPr="0056388D">
                <w:rPr>
                  <w:rFonts w:ascii="Calibri" w:eastAsia="Times New Roman" w:hAnsi="Calibri" w:cs="Calibri"/>
                  <w:color w:val="000000"/>
                  <w:lang w:eastAsia="en-AU"/>
                </w:rPr>
                <w:t>LLS2251</w:t>
              </w:r>
            </w:ins>
          </w:p>
        </w:tc>
        <w:tc>
          <w:tcPr>
            <w:tcW w:w="933" w:type="pct"/>
            <w:noWrap/>
            <w:hideMark/>
          </w:tcPr>
          <w:p w:rsidR="00110C18" w:rsidRPr="0056388D" w:rsidRDefault="00110C18" w:rsidP="00063728">
            <w:pPr>
              <w:rPr>
                <w:ins w:id="22807" w:author="KIM, Jason" w:date="2019-04-02T13:39:00Z"/>
                <w:rFonts w:ascii="Calibri" w:eastAsia="Times New Roman" w:hAnsi="Calibri" w:cs="Calibri"/>
                <w:color w:val="000000"/>
                <w:lang w:eastAsia="en-AU"/>
              </w:rPr>
            </w:pPr>
            <w:ins w:id="228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09" w:author="KIM, Jason" w:date="2019-04-02T13:39:00Z"/>
                <w:rFonts w:ascii="Calibri" w:eastAsia="Times New Roman" w:hAnsi="Calibri" w:cs="Calibri"/>
                <w:color w:val="000000"/>
                <w:lang w:eastAsia="en-AU"/>
              </w:rPr>
            </w:pPr>
            <w:ins w:id="22810" w:author="KIM, Jason" w:date="2019-04-02T13:39:00Z">
              <w:r w:rsidRPr="0056388D">
                <w:rPr>
                  <w:rFonts w:ascii="Calibri" w:eastAsia="Times New Roman" w:hAnsi="Calibri" w:cs="Calibri"/>
                  <w:color w:val="000000"/>
                  <w:lang w:eastAsia="en-AU"/>
                </w:rPr>
                <w:t>Chainage 3636</w:t>
              </w:r>
            </w:ins>
          </w:p>
        </w:tc>
        <w:tc>
          <w:tcPr>
            <w:tcW w:w="764" w:type="pct"/>
            <w:noWrap/>
            <w:hideMark/>
          </w:tcPr>
          <w:p w:rsidR="00110C18" w:rsidRPr="0056388D" w:rsidRDefault="00110C18" w:rsidP="00063728">
            <w:pPr>
              <w:jc w:val="right"/>
              <w:rPr>
                <w:ins w:id="22811" w:author="KIM, Jason" w:date="2019-04-02T13:39:00Z"/>
                <w:rFonts w:ascii="Calibri" w:eastAsia="Times New Roman" w:hAnsi="Calibri" w:cs="Calibri"/>
                <w:color w:val="000000"/>
                <w:lang w:eastAsia="en-AU"/>
              </w:rPr>
            </w:pPr>
            <w:ins w:id="228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13" w:author="KIM, Jason" w:date="2019-04-02T13:39:00Z"/>
        </w:trPr>
        <w:tc>
          <w:tcPr>
            <w:tcW w:w="708" w:type="pct"/>
            <w:vMerge/>
            <w:hideMark/>
          </w:tcPr>
          <w:p w:rsidR="00110C18" w:rsidRPr="0056388D" w:rsidRDefault="00110C18" w:rsidP="00063728">
            <w:pPr>
              <w:rPr>
                <w:ins w:id="228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15" w:author="KIM, Jason" w:date="2019-04-02T13:39:00Z"/>
                <w:rFonts w:ascii="Calibri" w:eastAsia="Times New Roman" w:hAnsi="Calibri" w:cs="Calibri"/>
                <w:color w:val="000000"/>
                <w:lang w:eastAsia="en-AU"/>
              </w:rPr>
            </w:pPr>
            <w:ins w:id="22816"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17" w:author="KIM, Jason" w:date="2019-04-02T13:39:00Z"/>
                <w:rFonts w:ascii="Calibri" w:eastAsia="Times New Roman" w:hAnsi="Calibri" w:cs="Calibri"/>
                <w:color w:val="000000"/>
                <w:lang w:eastAsia="en-AU"/>
              </w:rPr>
            </w:pPr>
            <w:ins w:id="2281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19" w:author="KIM, Jason" w:date="2019-04-02T13:39:00Z"/>
                <w:rFonts w:ascii="Calibri" w:eastAsia="Times New Roman" w:hAnsi="Calibri" w:cs="Calibri"/>
                <w:color w:val="000000"/>
                <w:lang w:eastAsia="en-AU"/>
              </w:rPr>
            </w:pPr>
            <w:ins w:id="22820" w:author="KIM, Jason" w:date="2019-04-02T13:39:00Z">
              <w:r w:rsidRPr="0056388D">
                <w:rPr>
                  <w:rFonts w:ascii="Calibri" w:eastAsia="Times New Roman" w:hAnsi="Calibri" w:cs="Calibri"/>
                  <w:color w:val="000000"/>
                  <w:lang w:eastAsia="en-AU"/>
                </w:rPr>
                <w:t>LLS2252</w:t>
              </w:r>
            </w:ins>
          </w:p>
        </w:tc>
        <w:tc>
          <w:tcPr>
            <w:tcW w:w="933" w:type="pct"/>
            <w:noWrap/>
            <w:hideMark/>
          </w:tcPr>
          <w:p w:rsidR="00110C18" w:rsidRPr="0056388D" w:rsidRDefault="00110C18" w:rsidP="00063728">
            <w:pPr>
              <w:rPr>
                <w:ins w:id="22821" w:author="KIM, Jason" w:date="2019-04-02T13:39:00Z"/>
                <w:rFonts w:ascii="Calibri" w:eastAsia="Times New Roman" w:hAnsi="Calibri" w:cs="Calibri"/>
                <w:color w:val="000000"/>
                <w:lang w:eastAsia="en-AU"/>
              </w:rPr>
            </w:pPr>
            <w:ins w:id="228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23" w:author="KIM, Jason" w:date="2019-04-02T13:39:00Z"/>
                <w:rFonts w:ascii="Calibri" w:eastAsia="Times New Roman" w:hAnsi="Calibri" w:cs="Calibri"/>
                <w:color w:val="000000"/>
                <w:lang w:eastAsia="en-AU"/>
              </w:rPr>
            </w:pPr>
            <w:ins w:id="22824" w:author="KIM, Jason" w:date="2019-04-02T13:39:00Z">
              <w:r w:rsidRPr="0056388D">
                <w:rPr>
                  <w:rFonts w:ascii="Calibri" w:eastAsia="Times New Roman" w:hAnsi="Calibri" w:cs="Calibri"/>
                  <w:color w:val="000000"/>
                  <w:lang w:eastAsia="en-AU"/>
                </w:rPr>
                <w:t>Chainage 3646</w:t>
              </w:r>
            </w:ins>
          </w:p>
        </w:tc>
        <w:tc>
          <w:tcPr>
            <w:tcW w:w="764" w:type="pct"/>
            <w:noWrap/>
            <w:hideMark/>
          </w:tcPr>
          <w:p w:rsidR="00110C18" w:rsidRPr="0056388D" w:rsidRDefault="00110C18" w:rsidP="00063728">
            <w:pPr>
              <w:jc w:val="right"/>
              <w:rPr>
                <w:ins w:id="22825" w:author="KIM, Jason" w:date="2019-04-02T13:39:00Z"/>
                <w:rFonts w:ascii="Calibri" w:eastAsia="Times New Roman" w:hAnsi="Calibri" w:cs="Calibri"/>
                <w:color w:val="000000"/>
                <w:lang w:eastAsia="en-AU"/>
              </w:rPr>
            </w:pPr>
            <w:ins w:id="22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27" w:author="KIM, Jason" w:date="2019-04-02T13:39:00Z"/>
        </w:trPr>
        <w:tc>
          <w:tcPr>
            <w:tcW w:w="708" w:type="pct"/>
            <w:vMerge/>
            <w:hideMark/>
          </w:tcPr>
          <w:p w:rsidR="00110C18" w:rsidRPr="0056388D" w:rsidRDefault="00110C18" w:rsidP="00063728">
            <w:pPr>
              <w:rPr>
                <w:ins w:id="228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29" w:author="KIM, Jason" w:date="2019-04-02T13:39:00Z"/>
                <w:rFonts w:ascii="Calibri" w:eastAsia="Times New Roman" w:hAnsi="Calibri" w:cs="Calibri"/>
                <w:color w:val="000000"/>
                <w:lang w:eastAsia="en-AU"/>
              </w:rPr>
            </w:pPr>
            <w:ins w:id="22830"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31" w:author="KIM, Jason" w:date="2019-04-02T13:39:00Z"/>
                <w:rFonts w:ascii="Calibri" w:eastAsia="Times New Roman" w:hAnsi="Calibri" w:cs="Calibri"/>
                <w:color w:val="000000"/>
                <w:lang w:eastAsia="en-AU"/>
              </w:rPr>
            </w:pPr>
            <w:ins w:id="2283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33" w:author="KIM, Jason" w:date="2019-04-02T13:39:00Z"/>
                <w:rFonts w:ascii="Calibri" w:eastAsia="Times New Roman" w:hAnsi="Calibri" w:cs="Calibri"/>
                <w:color w:val="000000"/>
                <w:lang w:eastAsia="en-AU"/>
              </w:rPr>
            </w:pPr>
            <w:ins w:id="22834" w:author="KIM, Jason" w:date="2019-04-02T13:39:00Z">
              <w:r w:rsidRPr="0056388D">
                <w:rPr>
                  <w:rFonts w:ascii="Calibri" w:eastAsia="Times New Roman" w:hAnsi="Calibri" w:cs="Calibri"/>
                  <w:color w:val="000000"/>
                  <w:lang w:eastAsia="en-AU"/>
                </w:rPr>
                <w:t>LLS2253</w:t>
              </w:r>
            </w:ins>
          </w:p>
        </w:tc>
        <w:tc>
          <w:tcPr>
            <w:tcW w:w="933" w:type="pct"/>
            <w:noWrap/>
            <w:hideMark/>
          </w:tcPr>
          <w:p w:rsidR="00110C18" w:rsidRPr="0056388D" w:rsidRDefault="00110C18" w:rsidP="00063728">
            <w:pPr>
              <w:rPr>
                <w:ins w:id="22835" w:author="KIM, Jason" w:date="2019-04-02T13:39:00Z"/>
                <w:rFonts w:ascii="Calibri" w:eastAsia="Times New Roman" w:hAnsi="Calibri" w:cs="Calibri"/>
                <w:color w:val="000000"/>
                <w:lang w:eastAsia="en-AU"/>
              </w:rPr>
            </w:pPr>
            <w:ins w:id="228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37" w:author="KIM, Jason" w:date="2019-04-02T13:39:00Z"/>
                <w:rFonts w:ascii="Calibri" w:eastAsia="Times New Roman" w:hAnsi="Calibri" w:cs="Calibri"/>
                <w:color w:val="000000"/>
                <w:lang w:eastAsia="en-AU"/>
              </w:rPr>
            </w:pPr>
            <w:ins w:id="22838" w:author="KIM, Jason" w:date="2019-04-02T13:39:00Z">
              <w:r w:rsidRPr="0056388D">
                <w:rPr>
                  <w:rFonts w:ascii="Calibri" w:eastAsia="Times New Roman" w:hAnsi="Calibri" w:cs="Calibri"/>
                  <w:color w:val="000000"/>
                  <w:lang w:eastAsia="en-AU"/>
                </w:rPr>
                <w:t>Chainage 3655</w:t>
              </w:r>
            </w:ins>
          </w:p>
        </w:tc>
        <w:tc>
          <w:tcPr>
            <w:tcW w:w="764" w:type="pct"/>
            <w:noWrap/>
            <w:hideMark/>
          </w:tcPr>
          <w:p w:rsidR="00110C18" w:rsidRPr="0056388D" w:rsidRDefault="00110C18" w:rsidP="00063728">
            <w:pPr>
              <w:jc w:val="right"/>
              <w:rPr>
                <w:ins w:id="22839" w:author="KIM, Jason" w:date="2019-04-02T13:39:00Z"/>
                <w:rFonts w:ascii="Calibri" w:eastAsia="Times New Roman" w:hAnsi="Calibri" w:cs="Calibri"/>
                <w:color w:val="000000"/>
                <w:lang w:eastAsia="en-AU"/>
              </w:rPr>
            </w:pPr>
            <w:ins w:id="22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41" w:author="KIM, Jason" w:date="2019-04-02T13:39:00Z"/>
        </w:trPr>
        <w:tc>
          <w:tcPr>
            <w:tcW w:w="708" w:type="pct"/>
            <w:vMerge/>
            <w:hideMark/>
          </w:tcPr>
          <w:p w:rsidR="00110C18" w:rsidRPr="0056388D" w:rsidRDefault="00110C18" w:rsidP="00063728">
            <w:pPr>
              <w:rPr>
                <w:ins w:id="22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43" w:author="KIM, Jason" w:date="2019-04-02T13:39:00Z"/>
                <w:rFonts w:ascii="Calibri" w:eastAsia="Times New Roman" w:hAnsi="Calibri" w:cs="Calibri"/>
                <w:color w:val="000000"/>
                <w:lang w:eastAsia="en-AU"/>
              </w:rPr>
            </w:pPr>
            <w:ins w:id="22844"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45" w:author="KIM, Jason" w:date="2019-04-02T13:39:00Z"/>
                <w:rFonts w:ascii="Calibri" w:eastAsia="Times New Roman" w:hAnsi="Calibri" w:cs="Calibri"/>
                <w:color w:val="000000"/>
                <w:lang w:eastAsia="en-AU"/>
              </w:rPr>
            </w:pPr>
            <w:ins w:id="2284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47" w:author="KIM, Jason" w:date="2019-04-02T13:39:00Z"/>
                <w:rFonts w:ascii="Calibri" w:eastAsia="Times New Roman" w:hAnsi="Calibri" w:cs="Calibri"/>
                <w:color w:val="000000"/>
                <w:lang w:eastAsia="en-AU"/>
              </w:rPr>
            </w:pPr>
            <w:ins w:id="22848" w:author="KIM, Jason" w:date="2019-04-02T13:39:00Z">
              <w:r w:rsidRPr="0056388D">
                <w:rPr>
                  <w:rFonts w:ascii="Calibri" w:eastAsia="Times New Roman" w:hAnsi="Calibri" w:cs="Calibri"/>
                  <w:color w:val="000000"/>
                  <w:lang w:eastAsia="en-AU"/>
                </w:rPr>
                <w:t>LLS2254</w:t>
              </w:r>
            </w:ins>
          </w:p>
        </w:tc>
        <w:tc>
          <w:tcPr>
            <w:tcW w:w="933" w:type="pct"/>
            <w:noWrap/>
            <w:hideMark/>
          </w:tcPr>
          <w:p w:rsidR="00110C18" w:rsidRPr="0056388D" w:rsidRDefault="00110C18" w:rsidP="00063728">
            <w:pPr>
              <w:rPr>
                <w:ins w:id="22849" w:author="KIM, Jason" w:date="2019-04-02T13:39:00Z"/>
                <w:rFonts w:ascii="Calibri" w:eastAsia="Times New Roman" w:hAnsi="Calibri" w:cs="Calibri"/>
                <w:color w:val="000000"/>
                <w:lang w:eastAsia="en-AU"/>
              </w:rPr>
            </w:pPr>
            <w:ins w:id="228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51" w:author="KIM, Jason" w:date="2019-04-02T13:39:00Z"/>
                <w:rFonts w:ascii="Calibri" w:eastAsia="Times New Roman" w:hAnsi="Calibri" w:cs="Calibri"/>
                <w:color w:val="000000"/>
                <w:lang w:eastAsia="en-AU"/>
              </w:rPr>
            </w:pPr>
            <w:ins w:id="22852" w:author="KIM, Jason" w:date="2019-04-02T13:39:00Z">
              <w:r w:rsidRPr="0056388D">
                <w:rPr>
                  <w:rFonts w:ascii="Calibri" w:eastAsia="Times New Roman" w:hAnsi="Calibri" w:cs="Calibri"/>
                  <w:color w:val="000000"/>
                  <w:lang w:eastAsia="en-AU"/>
                </w:rPr>
                <w:t>Chainage 3665</w:t>
              </w:r>
            </w:ins>
          </w:p>
        </w:tc>
        <w:tc>
          <w:tcPr>
            <w:tcW w:w="764" w:type="pct"/>
            <w:noWrap/>
            <w:hideMark/>
          </w:tcPr>
          <w:p w:rsidR="00110C18" w:rsidRPr="0056388D" w:rsidRDefault="00110C18" w:rsidP="00063728">
            <w:pPr>
              <w:jc w:val="right"/>
              <w:rPr>
                <w:ins w:id="22853" w:author="KIM, Jason" w:date="2019-04-02T13:39:00Z"/>
                <w:rFonts w:ascii="Calibri" w:eastAsia="Times New Roman" w:hAnsi="Calibri" w:cs="Calibri"/>
                <w:color w:val="000000"/>
                <w:lang w:eastAsia="en-AU"/>
              </w:rPr>
            </w:pPr>
            <w:ins w:id="22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55" w:author="KIM, Jason" w:date="2019-04-02T13:39:00Z"/>
        </w:trPr>
        <w:tc>
          <w:tcPr>
            <w:tcW w:w="708" w:type="pct"/>
            <w:vMerge/>
            <w:hideMark/>
          </w:tcPr>
          <w:p w:rsidR="00110C18" w:rsidRPr="0056388D" w:rsidRDefault="00110C18" w:rsidP="00063728">
            <w:pPr>
              <w:rPr>
                <w:ins w:id="228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57" w:author="KIM, Jason" w:date="2019-04-02T13:39:00Z"/>
                <w:rFonts w:ascii="Calibri" w:eastAsia="Times New Roman" w:hAnsi="Calibri" w:cs="Calibri"/>
                <w:color w:val="000000"/>
                <w:lang w:eastAsia="en-AU"/>
              </w:rPr>
            </w:pPr>
            <w:ins w:id="22858"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59" w:author="KIM, Jason" w:date="2019-04-02T13:39:00Z"/>
                <w:rFonts w:ascii="Calibri" w:eastAsia="Times New Roman" w:hAnsi="Calibri" w:cs="Calibri"/>
                <w:color w:val="000000"/>
                <w:lang w:eastAsia="en-AU"/>
              </w:rPr>
            </w:pPr>
            <w:ins w:id="2286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61" w:author="KIM, Jason" w:date="2019-04-02T13:39:00Z"/>
                <w:rFonts w:ascii="Calibri" w:eastAsia="Times New Roman" w:hAnsi="Calibri" w:cs="Calibri"/>
                <w:color w:val="000000"/>
                <w:lang w:eastAsia="en-AU"/>
              </w:rPr>
            </w:pPr>
            <w:ins w:id="22862" w:author="KIM, Jason" w:date="2019-04-02T13:39:00Z">
              <w:r w:rsidRPr="0056388D">
                <w:rPr>
                  <w:rFonts w:ascii="Calibri" w:eastAsia="Times New Roman" w:hAnsi="Calibri" w:cs="Calibri"/>
                  <w:color w:val="000000"/>
                  <w:lang w:eastAsia="en-AU"/>
                </w:rPr>
                <w:t>LLS2255</w:t>
              </w:r>
            </w:ins>
          </w:p>
        </w:tc>
        <w:tc>
          <w:tcPr>
            <w:tcW w:w="933" w:type="pct"/>
            <w:noWrap/>
            <w:hideMark/>
          </w:tcPr>
          <w:p w:rsidR="00110C18" w:rsidRPr="0056388D" w:rsidRDefault="00110C18" w:rsidP="00063728">
            <w:pPr>
              <w:rPr>
                <w:ins w:id="22863" w:author="KIM, Jason" w:date="2019-04-02T13:39:00Z"/>
                <w:rFonts w:ascii="Calibri" w:eastAsia="Times New Roman" w:hAnsi="Calibri" w:cs="Calibri"/>
                <w:color w:val="000000"/>
                <w:lang w:eastAsia="en-AU"/>
              </w:rPr>
            </w:pPr>
            <w:ins w:id="228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65" w:author="KIM, Jason" w:date="2019-04-02T13:39:00Z"/>
                <w:rFonts w:ascii="Calibri" w:eastAsia="Times New Roman" w:hAnsi="Calibri" w:cs="Calibri"/>
                <w:color w:val="000000"/>
                <w:lang w:eastAsia="en-AU"/>
              </w:rPr>
            </w:pPr>
            <w:ins w:id="22866" w:author="KIM, Jason" w:date="2019-04-02T13:39:00Z">
              <w:r w:rsidRPr="0056388D">
                <w:rPr>
                  <w:rFonts w:ascii="Calibri" w:eastAsia="Times New Roman" w:hAnsi="Calibri" w:cs="Calibri"/>
                  <w:color w:val="000000"/>
                  <w:lang w:eastAsia="en-AU"/>
                </w:rPr>
                <w:t>Chainage 3675</w:t>
              </w:r>
            </w:ins>
          </w:p>
        </w:tc>
        <w:tc>
          <w:tcPr>
            <w:tcW w:w="764" w:type="pct"/>
            <w:noWrap/>
            <w:hideMark/>
          </w:tcPr>
          <w:p w:rsidR="00110C18" w:rsidRPr="0056388D" w:rsidRDefault="00110C18" w:rsidP="00063728">
            <w:pPr>
              <w:jc w:val="right"/>
              <w:rPr>
                <w:ins w:id="22867" w:author="KIM, Jason" w:date="2019-04-02T13:39:00Z"/>
                <w:rFonts w:ascii="Calibri" w:eastAsia="Times New Roman" w:hAnsi="Calibri" w:cs="Calibri"/>
                <w:color w:val="000000"/>
                <w:lang w:eastAsia="en-AU"/>
              </w:rPr>
            </w:pPr>
            <w:ins w:id="22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69" w:author="KIM, Jason" w:date="2019-04-02T13:39:00Z"/>
        </w:trPr>
        <w:tc>
          <w:tcPr>
            <w:tcW w:w="708" w:type="pct"/>
            <w:vMerge w:val="restart"/>
            <w:noWrap/>
            <w:hideMark/>
          </w:tcPr>
          <w:p w:rsidR="00110C18" w:rsidRPr="0056388D" w:rsidRDefault="00110C18" w:rsidP="00063728">
            <w:pPr>
              <w:rPr>
                <w:ins w:id="22870" w:author="KIM, Jason" w:date="2019-04-02T13:39:00Z"/>
                <w:rFonts w:ascii="Calibri" w:eastAsia="Times New Roman" w:hAnsi="Calibri" w:cs="Calibri"/>
                <w:color w:val="000000"/>
                <w:lang w:eastAsia="en-AU"/>
              </w:rPr>
            </w:pPr>
            <w:ins w:id="22871" w:author="KIM, Jason" w:date="2019-04-02T13:39:00Z">
              <w:r w:rsidRPr="0056388D">
                <w:rPr>
                  <w:rFonts w:ascii="Calibri" w:eastAsia="Times New Roman" w:hAnsi="Calibri" w:cs="Calibri"/>
                  <w:color w:val="000000"/>
                  <w:lang w:eastAsia="en-AU"/>
                </w:rPr>
                <w:t>LLE26K51</w:t>
              </w:r>
            </w:ins>
          </w:p>
        </w:tc>
        <w:tc>
          <w:tcPr>
            <w:tcW w:w="605" w:type="pct"/>
            <w:noWrap/>
            <w:hideMark/>
          </w:tcPr>
          <w:p w:rsidR="00110C18" w:rsidRPr="0056388D" w:rsidRDefault="00110C18" w:rsidP="00063728">
            <w:pPr>
              <w:rPr>
                <w:ins w:id="22872" w:author="KIM, Jason" w:date="2019-04-02T13:39:00Z"/>
                <w:rFonts w:ascii="Calibri" w:eastAsia="Times New Roman" w:hAnsi="Calibri" w:cs="Calibri"/>
                <w:color w:val="000000"/>
                <w:lang w:eastAsia="en-AU"/>
              </w:rPr>
            </w:pPr>
            <w:ins w:id="22873"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874" w:author="KIM, Jason" w:date="2019-04-02T13:39:00Z"/>
                <w:rFonts w:ascii="Calibri" w:eastAsia="Times New Roman" w:hAnsi="Calibri" w:cs="Calibri"/>
                <w:color w:val="000000"/>
                <w:lang w:eastAsia="en-AU"/>
              </w:rPr>
            </w:pPr>
            <w:ins w:id="2287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76" w:author="KIM, Jason" w:date="2019-04-02T13:39:00Z"/>
                <w:rFonts w:ascii="Calibri" w:eastAsia="Times New Roman" w:hAnsi="Calibri" w:cs="Calibri"/>
                <w:color w:val="000000"/>
                <w:lang w:eastAsia="en-AU"/>
              </w:rPr>
            </w:pPr>
            <w:ins w:id="22877" w:author="KIM, Jason" w:date="2019-04-02T13:39:00Z">
              <w:r w:rsidRPr="0056388D">
                <w:rPr>
                  <w:rFonts w:ascii="Calibri" w:eastAsia="Times New Roman" w:hAnsi="Calibri" w:cs="Calibri"/>
                  <w:color w:val="000000"/>
                  <w:lang w:eastAsia="en-AU"/>
                </w:rPr>
                <w:t>LLN1254</w:t>
              </w:r>
            </w:ins>
          </w:p>
        </w:tc>
        <w:tc>
          <w:tcPr>
            <w:tcW w:w="933" w:type="pct"/>
            <w:noWrap/>
            <w:hideMark/>
          </w:tcPr>
          <w:p w:rsidR="00110C18" w:rsidRPr="0056388D" w:rsidRDefault="00110C18" w:rsidP="00063728">
            <w:pPr>
              <w:rPr>
                <w:ins w:id="22878" w:author="KIM, Jason" w:date="2019-04-02T13:39:00Z"/>
                <w:rFonts w:ascii="Calibri" w:eastAsia="Times New Roman" w:hAnsi="Calibri" w:cs="Calibri"/>
                <w:color w:val="000000"/>
                <w:lang w:eastAsia="en-AU"/>
              </w:rPr>
            </w:pPr>
            <w:ins w:id="228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880" w:author="KIM, Jason" w:date="2019-04-02T13:39:00Z"/>
                <w:rFonts w:ascii="Calibri" w:eastAsia="Times New Roman" w:hAnsi="Calibri" w:cs="Calibri"/>
                <w:color w:val="000000"/>
                <w:lang w:eastAsia="en-AU"/>
              </w:rPr>
            </w:pPr>
            <w:ins w:id="22881" w:author="KIM, Jason" w:date="2019-04-02T13:39:00Z">
              <w:r w:rsidRPr="0056388D">
                <w:rPr>
                  <w:rFonts w:ascii="Calibri" w:eastAsia="Times New Roman" w:hAnsi="Calibri" w:cs="Calibri"/>
                  <w:color w:val="000000"/>
                  <w:lang w:eastAsia="en-AU"/>
                </w:rPr>
                <w:t>Chainage 3946</w:t>
              </w:r>
            </w:ins>
          </w:p>
        </w:tc>
        <w:tc>
          <w:tcPr>
            <w:tcW w:w="764" w:type="pct"/>
            <w:noWrap/>
            <w:hideMark/>
          </w:tcPr>
          <w:p w:rsidR="00110C18" w:rsidRPr="0056388D" w:rsidRDefault="00110C18" w:rsidP="00063728">
            <w:pPr>
              <w:jc w:val="right"/>
              <w:rPr>
                <w:ins w:id="22882" w:author="KIM, Jason" w:date="2019-04-02T13:39:00Z"/>
                <w:rFonts w:ascii="Calibri" w:eastAsia="Times New Roman" w:hAnsi="Calibri" w:cs="Calibri"/>
                <w:color w:val="000000"/>
                <w:lang w:eastAsia="en-AU"/>
              </w:rPr>
            </w:pPr>
            <w:ins w:id="22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84" w:author="KIM, Jason" w:date="2019-04-02T13:39:00Z"/>
        </w:trPr>
        <w:tc>
          <w:tcPr>
            <w:tcW w:w="708" w:type="pct"/>
            <w:vMerge/>
            <w:hideMark/>
          </w:tcPr>
          <w:p w:rsidR="00110C18" w:rsidRPr="0056388D" w:rsidRDefault="00110C18" w:rsidP="00063728">
            <w:pPr>
              <w:rPr>
                <w:ins w:id="22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86" w:author="KIM, Jason" w:date="2019-04-02T13:39:00Z"/>
                <w:rFonts w:ascii="Calibri" w:eastAsia="Times New Roman" w:hAnsi="Calibri" w:cs="Calibri"/>
                <w:color w:val="000000"/>
                <w:lang w:eastAsia="en-AU"/>
              </w:rPr>
            </w:pPr>
            <w:ins w:id="22887"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888" w:author="KIM, Jason" w:date="2019-04-02T13:39:00Z"/>
                <w:rFonts w:ascii="Calibri" w:eastAsia="Times New Roman" w:hAnsi="Calibri" w:cs="Calibri"/>
                <w:color w:val="000000"/>
                <w:lang w:eastAsia="en-AU"/>
              </w:rPr>
            </w:pPr>
            <w:ins w:id="2288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90" w:author="KIM, Jason" w:date="2019-04-02T13:39:00Z"/>
                <w:rFonts w:ascii="Calibri" w:eastAsia="Times New Roman" w:hAnsi="Calibri" w:cs="Calibri"/>
                <w:color w:val="000000"/>
                <w:lang w:eastAsia="en-AU"/>
              </w:rPr>
            </w:pPr>
            <w:ins w:id="22891" w:author="KIM, Jason" w:date="2019-04-02T13:39:00Z">
              <w:r w:rsidRPr="0056388D">
                <w:rPr>
                  <w:rFonts w:ascii="Calibri" w:eastAsia="Times New Roman" w:hAnsi="Calibri" w:cs="Calibri"/>
                  <w:color w:val="000000"/>
                  <w:lang w:eastAsia="en-AU"/>
                </w:rPr>
                <w:t>LLN1255</w:t>
              </w:r>
            </w:ins>
          </w:p>
        </w:tc>
        <w:tc>
          <w:tcPr>
            <w:tcW w:w="933" w:type="pct"/>
            <w:noWrap/>
            <w:hideMark/>
          </w:tcPr>
          <w:p w:rsidR="00110C18" w:rsidRPr="0056388D" w:rsidRDefault="00110C18" w:rsidP="00063728">
            <w:pPr>
              <w:rPr>
                <w:ins w:id="22892" w:author="KIM, Jason" w:date="2019-04-02T13:39:00Z"/>
                <w:rFonts w:ascii="Calibri" w:eastAsia="Times New Roman" w:hAnsi="Calibri" w:cs="Calibri"/>
                <w:color w:val="000000"/>
                <w:lang w:eastAsia="en-AU"/>
              </w:rPr>
            </w:pPr>
            <w:ins w:id="228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894" w:author="KIM, Jason" w:date="2019-04-02T13:39:00Z"/>
                <w:rFonts w:ascii="Calibri" w:eastAsia="Times New Roman" w:hAnsi="Calibri" w:cs="Calibri"/>
                <w:color w:val="000000"/>
                <w:lang w:eastAsia="en-AU"/>
              </w:rPr>
            </w:pPr>
            <w:ins w:id="22895" w:author="KIM, Jason" w:date="2019-04-02T13:39:00Z">
              <w:r w:rsidRPr="0056388D">
                <w:rPr>
                  <w:rFonts w:ascii="Calibri" w:eastAsia="Times New Roman" w:hAnsi="Calibri" w:cs="Calibri"/>
                  <w:color w:val="000000"/>
                  <w:lang w:eastAsia="en-AU"/>
                </w:rPr>
                <w:t>Chainage 3956</w:t>
              </w:r>
            </w:ins>
          </w:p>
        </w:tc>
        <w:tc>
          <w:tcPr>
            <w:tcW w:w="764" w:type="pct"/>
            <w:noWrap/>
            <w:hideMark/>
          </w:tcPr>
          <w:p w:rsidR="00110C18" w:rsidRPr="0056388D" w:rsidRDefault="00110C18" w:rsidP="00063728">
            <w:pPr>
              <w:jc w:val="right"/>
              <w:rPr>
                <w:ins w:id="22896" w:author="KIM, Jason" w:date="2019-04-02T13:39:00Z"/>
                <w:rFonts w:ascii="Calibri" w:eastAsia="Times New Roman" w:hAnsi="Calibri" w:cs="Calibri"/>
                <w:color w:val="000000"/>
                <w:lang w:eastAsia="en-AU"/>
              </w:rPr>
            </w:pPr>
            <w:ins w:id="22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98" w:author="KIM, Jason" w:date="2019-04-02T13:39:00Z"/>
        </w:trPr>
        <w:tc>
          <w:tcPr>
            <w:tcW w:w="708" w:type="pct"/>
            <w:vMerge/>
            <w:hideMark/>
          </w:tcPr>
          <w:p w:rsidR="00110C18" w:rsidRPr="0056388D" w:rsidRDefault="00110C18" w:rsidP="00063728">
            <w:pPr>
              <w:rPr>
                <w:ins w:id="22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00" w:author="KIM, Jason" w:date="2019-04-02T13:39:00Z"/>
                <w:rFonts w:ascii="Calibri" w:eastAsia="Times New Roman" w:hAnsi="Calibri" w:cs="Calibri"/>
                <w:color w:val="000000"/>
                <w:lang w:eastAsia="en-AU"/>
              </w:rPr>
            </w:pPr>
            <w:ins w:id="22901"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02" w:author="KIM, Jason" w:date="2019-04-02T13:39:00Z"/>
                <w:rFonts w:ascii="Calibri" w:eastAsia="Times New Roman" w:hAnsi="Calibri" w:cs="Calibri"/>
                <w:color w:val="000000"/>
                <w:lang w:eastAsia="en-AU"/>
              </w:rPr>
            </w:pPr>
            <w:ins w:id="2290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04" w:author="KIM, Jason" w:date="2019-04-02T13:39:00Z"/>
                <w:rFonts w:ascii="Calibri" w:eastAsia="Times New Roman" w:hAnsi="Calibri" w:cs="Calibri"/>
                <w:color w:val="000000"/>
                <w:lang w:eastAsia="en-AU"/>
              </w:rPr>
            </w:pPr>
            <w:ins w:id="22905" w:author="KIM, Jason" w:date="2019-04-02T13:39:00Z">
              <w:r w:rsidRPr="0056388D">
                <w:rPr>
                  <w:rFonts w:ascii="Calibri" w:eastAsia="Times New Roman" w:hAnsi="Calibri" w:cs="Calibri"/>
                  <w:color w:val="000000"/>
                  <w:lang w:eastAsia="en-AU"/>
                </w:rPr>
                <w:t>LLN1256</w:t>
              </w:r>
            </w:ins>
          </w:p>
        </w:tc>
        <w:tc>
          <w:tcPr>
            <w:tcW w:w="933" w:type="pct"/>
            <w:noWrap/>
            <w:hideMark/>
          </w:tcPr>
          <w:p w:rsidR="00110C18" w:rsidRPr="0056388D" w:rsidRDefault="00110C18" w:rsidP="00063728">
            <w:pPr>
              <w:rPr>
                <w:ins w:id="22906" w:author="KIM, Jason" w:date="2019-04-02T13:39:00Z"/>
                <w:rFonts w:ascii="Calibri" w:eastAsia="Times New Roman" w:hAnsi="Calibri" w:cs="Calibri"/>
                <w:color w:val="000000"/>
                <w:lang w:eastAsia="en-AU"/>
              </w:rPr>
            </w:pPr>
            <w:ins w:id="229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08" w:author="KIM, Jason" w:date="2019-04-02T13:39:00Z"/>
                <w:rFonts w:ascii="Calibri" w:eastAsia="Times New Roman" w:hAnsi="Calibri" w:cs="Calibri"/>
                <w:color w:val="000000"/>
                <w:lang w:eastAsia="en-AU"/>
              </w:rPr>
            </w:pPr>
            <w:ins w:id="22909" w:author="KIM, Jason" w:date="2019-04-02T13:39:00Z">
              <w:r w:rsidRPr="0056388D">
                <w:rPr>
                  <w:rFonts w:ascii="Calibri" w:eastAsia="Times New Roman" w:hAnsi="Calibri" w:cs="Calibri"/>
                  <w:color w:val="000000"/>
                  <w:lang w:eastAsia="en-AU"/>
                </w:rPr>
                <w:t>Chainage 3965</w:t>
              </w:r>
            </w:ins>
          </w:p>
        </w:tc>
        <w:tc>
          <w:tcPr>
            <w:tcW w:w="764" w:type="pct"/>
            <w:noWrap/>
            <w:hideMark/>
          </w:tcPr>
          <w:p w:rsidR="00110C18" w:rsidRPr="0056388D" w:rsidRDefault="00110C18" w:rsidP="00063728">
            <w:pPr>
              <w:jc w:val="right"/>
              <w:rPr>
                <w:ins w:id="22910" w:author="KIM, Jason" w:date="2019-04-02T13:39:00Z"/>
                <w:rFonts w:ascii="Calibri" w:eastAsia="Times New Roman" w:hAnsi="Calibri" w:cs="Calibri"/>
                <w:color w:val="000000"/>
                <w:lang w:eastAsia="en-AU"/>
              </w:rPr>
            </w:pPr>
            <w:ins w:id="22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12" w:author="KIM, Jason" w:date="2019-04-02T13:39:00Z"/>
        </w:trPr>
        <w:tc>
          <w:tcPr>
            <w:tcW w:w="708" w:type="pct"/>
            <w:vMerge/>
            <w:hideMark/>
          </w:tcPr>
          <w:p w:rsidR="00110C18" w:rsidRPr="0056388D" w:rsidRDefault="00110C18" w:rsidP="00063728">
            <w:pPr>
              <w:rPr>
                <w:ins w:id="229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14" w:author="KIM, Jason" w:date="2019-04-02T13:39:00Z"/>
                <w:rFonts w:ascii="Calibri" w:eastAsia="Times New Roman" w:hAnsi="Calibri" w:cs="Calibri"/>
                <w:color w:val="000000"/>
                <w:lang w:eastAsia="en-AU"/>
              </w:rPr>
            </w:pPr>
            <w:ins w:id="22915"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16" w:author="KIM, Jason" w:date="2019-04-02T13:39:00Z"/>
                <w:rFonts w:ascii="Calibri" w:eastAsia="Times New Roman" w:hAnsi="Calibri" w:cs="Calibri"/>
                <w:color w:val="000000"/>
                <w:lang w:eastAsia="en-AU"/>
              </w:rPr>
            </w:pPr>
            <w:ins w:id="229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18" w:author="KIM, Jason" w:date="2019-04-02T13:39:00Z"/>
                <w:rFonts w:ascii="Calibri" w:eastAsia="Times New Roman" w:hAnsi="Calibri" w:cs="Calibri"/>
                <w:color w:val="000000"/>
                <w:lang w:eastAsia="en-AU"/>
              </w:rPr>
            </w:pPr>
            <w:ins w:id="22919" w:author="KIM, Jason" w:date="2019-04-02T13:39:00Z">
              <w:r w:rsidRPr="0056388D">
                <w:rPr>
                  <w:rFonts w:ascii="Calibri" w:eastAsia="Times New Roman" w:hAnsi="Calibri" w:cs="Calibri"/>
                  <w:color w:val="000000"/>
                  <w:lang w:eastAsia="en-AU"/>
                </w:rPr>
                <w:t>LLN1257</w:t>
              </w:r>
            </w:ins>
          </w:p>
        </w:tc>
        <w:tc>
          <w:tcPr>
            <w:tcW w:w="933" w:type="pct"/>
            <w:noWrap/>
            <w:hideMark/>
          </w:tcPr>
          <w:p w:rsidR="00110C18" w:rsidRPr="0056388D" w:rsidRDefault="00110C18" w:rsidP="00063728">
            <w:pPr>
              <w:rPr>
                <w:ins w:id="22920" w:author="KIM, Jason" w:date="2019-04-02T13:39:00Z"/>
                <w:rFonts w:ascii="Calibri" w:eastAsia="Times New Roman" w:hAnsi="Calibri" w:cs="Calibri"/>
                <w:color w:val="000000"/>
                <w:lang w:eastAsia="en-AU"/>
              </w:rPr>
            </w:pPr>
            <w:ins w:id="229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22" w:author="KIM, Jason" w:date="2019-04-02T13:39:00Z"/>
                <w:rFonts w:ascii="Calibri" w:eastAsia="Times New Roman" w:hAnsi="Calibri" w:cs="Calibri"/>
                <w:color w:val="000000"/>
                <w:lang w:eastAsia="en-AU"/>
              </w:rPr>
            </w:pPr>
            <w:ins w:id="22923" w:author="KIM, Jason" w:date="2019-04-02T13:39:00Z">
              <w:r w:rsidRPr="0056388D">
                <w:rPr>
                  <w:rFonts w:ascii="Calibri" w:eastAsia="Times New Roman" w:hAnsi="Calibri" w:cs="Calibri"/>
                  <w:color w:val="000000"/>
                  <w:lang w:eastAsia="en-AU"/>
                </w:rPr>
                <w:t>Chainage 3975</w:t>
              </w:r>
            </w:ins>
          </w:p>
        </w:tc>
        <w:tc>
          <w:tcPr>
            <w:tcW w:w="764" w:type="pct"/>
            <w:noWrap/>
            <w:hideMark/>
          </w:tcPr>
          <w:p w:rsidR="00110C18" w:rsidRPr="0056388D" w:rsidRDefault="00110C18" w:rsidP="00063728">
            <w:pPr>
              <w:jc w:val="right"/>
              <w:rPr>
                <w:ins w:id="22924" w:author="KIM, Jason" w:date="2019-04-02T13:39:00Z"/>
                <w:rFonts w:ascii="Calibri" w:eastAsia="Times New Roman" w:hAnsi="Calibri" w:cs="Calibri"/>
                <w:color w:val="000000"/>
                <w:lang w:eastAsia="en-AU"/>
              </w:rPr>
            </w:pPr>
            <w:ins w:id="22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26" w:author="KIM, Jason" w:date="2019-04-02T13:39:00Z"/>
        </w:trPr>
        <w:tc>
          <w:tcPr>
            <w:tcW w:w="708" w:type="pct"/>
            <w:vMerge/>
            <w:hideMark/>
          </w:tcPr>
          <w:p w:rsidR="00110C18" w:rsidRPr="0056388D" w:rsidRDefault="00110C18" w:rsidP="00063728">
            <w:pPr>
              <w:rPr>
                <w:ins w:id="229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28" w:author="KIM, Jason" w:date="2019-04-02T13:39:00Z"/>
                <w:rFonts w:ascii="Calibri" w:eastAsia="Times New Roman" w:hAnsi="Calibri" w:cs="Calibri"/>
                <w:color w:val="000000"/>
                <w:lang w:eastAsia="en-AU"/>
              </w:rPr>
            </w:pPr>
            <w:ins w:id="22929"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30" w:author="KIM, Jason" w:date="2019-04-02T13:39:00Z"/>
                <w:rFonts w:ascii="Calibri" w:eastAsia="Times New Roman" w:hAnsi="Calibri" w:cs="Calibri"/>
                <w:color w:val="000000"/>
                <w:lang w:eastAsia="en-AU"/>
              </w:rPr>
            </w:pPr>
            <w:ins w:id="2293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32" w:author="KIM, Jason" w:date="2019-04-02T13:39:00Z"/>
                <w:rFonts w:ascii="Calibri" w:eastAsia="Times New Roman" w:hAnsi="Calibri" w:cs="Calibri"/>
                <w:color w:val="000000"/>
                <w:lang w:eastAsia="en-AU"/>
              </w:rPr>
            </w:pPr>
            <w:ins w:id="22933" w:author="KIM, Jason" w:date="2019-04-02T13:39:00Z">
              <w:r w:rsidRPr="0056388D">
                <w:rPr>
                  <w:rFonts w:ascii="Calibri" w:eastAsia="Times New Roman" w:hAnsi="Calibri" w:cs="Calibri"/>
                  <w:color w:val="000000"/>
                  <w:lang w:eastAsia="en-AU"/>
                </w:rPr>
                <w:t>LLN1258</w:t>
              </w:r>
            </w:ins>
          </w:p>
        </w:tc>
        <w:tc>
          <w:tcPr>
            <w:tcW w:w="933" w:type="pct"/>
            <w:noWrap/>
            <w:hideMark/>
          </w:tcPr>
          <w:p w:rsidR="00110C18" w:rsidRPr="0056388D" w:rsidRDefault="00110C18" w:rsidP="00063728">
            <w:pPr>
              <w:rPr>
                <w:ins w:id="22934" w:author="KIM, Jason" w:date="2019-04-02T13:39:00Z"/>
                <w:rFonts w:ascii="Calibri" w:eastAsia="Times New Roman" w:hAnsi="Calibri" w:cs="Calibri"/>
                <w:color w:val="000000"/>
                <w:lang w:eastAsia="en-AU"/>
              </w:rPr>
            </w:pPr>
            <w:ins w:id="229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36" w:author="KIM, Jason" w:date="2019-04-02T13:39:00Z"/>
                <w:rFonts w:ascii="Calibri" w:eastAsia="Times New Roman" w:hAnsi="Calibri" w:cs="Calibri"/>
                <w:color w:val="000000"/>
                <w:lang w:eastAsia="en-AU"/>
              </w:rPr>
            </w:pPr>
            <w:ins w:id="22937" w:author="KIM, Jason" w:date="2019-04-02T13:39:00Z">
              <w:r w:rsidRPr="0056388D">
                <w:rPr>
                  <w:rFonts w:ascii="Calibri" w:eastAsia="Times New Roman" w:hAnsi="Calibri" w:cs="Calibri"/>
                  <w:color w:val="000000"/>
                  <w:lang w:eastAsia="en-AU"/>
                </w:rPr>
                <w:t>Chainage 3985</w:t>
              </w:r>
            </w:ins>
          </w:p>
        </w:tc>
        <w:tc>
          <w:tcPr>
            <w:tcW w:w="764" w:type="pct"/>
            <w:noWrap/>
            <w:hideMark/>
          </w:tcPr>
          <w:p w:rsidR="00110C18" w:rsidRPr="0056388D" w:rsidRDefault="00110C18" w:rsidP="00063728">
            <w:pPr>
              <w:jc w:val="right"/>
              <w:rPr>
                <w:ins w:id="22938" w:author="KIM, Jason" w:date="2019-04-02T13:39:00Z"/>
                <w:rFonts w:ascii="Calibri" w:eastAsia="Times New Roman" w:hAnsi="Calibri" w:cs="Calibri"/>
                <w:color w:val="000000"/>
                <w:lang w:eastAsia="en-AU"/>
              </w:rPr>
            </w:pPr>
            <w:ins w:id="22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40" w:author="KIM, Jason" w:date="2019-04-02T13:39:00Z"/>
        </w:trPr>
        <w:tc>
          <w:tcPr>
            <w:tcW w:w="708" w:type="pct"/>
            <w:vMerge/>
            <w:hideMark/>
          </w:tcPr>
          <w:p w:rsidR="00110C18" w:rsidRPr="0056388D" w:rsidRDefault="00110C18" w:rsidP="00063728">
            <w:pPr>
              <w:rPr>
                <w:ins w:id="229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42" w:author="KIM, Jason" w:date="2019-04-02T13:39:00Z"/>
                <w:rFonts w:ascii="Calibri" w:eastAsia="Times New Roman" w:hAnsi="Calibri" w:cs="Calibri"/>
                <w:color w:val="000000"/>
                <w:lang w:eastAsia="en-AU"/>
              </w:rPr>
            </w:pPr>
            <w:ins w:id="22943"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44" w:author="KIM, Jason" w:date="2019-04-02T13:39:00Z"/>
                <w:rFonts w:ascii="Calibri" w:eastAsia="Times New Roman" w:hAnsi="Calibri" w:cs="Calibri"/>
                <w:color w:val="000000"/>
                <w:lang w:eastAsia="en-AU"/>
              </w:rPr>
            </w:pPr>
            <w:ins w:id="2294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46" w:author="KIM, Jason" w:date="2019-04-02T13:39:00Z"/>
                <w:rFonts w:ascii="Calibri" w:eastAsia="Times New Roman" w:hAnsi="Calibri" w:cs="Calibri"/>
                <w:color w:val="000000"/>
                <w:lang w:eastAsia="en-AU"/>
              </w:rPr>
            </w:pPr>
            <w:ins w:id="22947" w:author="KIM, Jason" w:date="2019-04-02T13:39:00Z">
              <w:r w:rsidRPr="0056388D">
                <w:rPr>
                  <w:rFonts w:ascii="Calibri" w:eastAsia="Times New Roman" w:hAnsi="Calibri" w:cs="Calibri"/>
                  <w:color w:val="000000"/>
                  <w:lang w:eastAsia="en-AU"/>
                </w:rPr>
                <w:t>LLN1259</w:t>
              </w:r>
            </w:ins>
          </w:p>
        </w:tc>
        <w:tc>
          <w:tcPr>
            <w:tcW w:w="933" w:type="pct"/>
            <w:noWrap/>
            <w:hideMark/>
          </w:tcPr>
          <w:p w:rsidR="00110C18" w:rsidRPr="0056388D" w:rsidRDefault="00110C18" w:rsidP="00063728">
            <w:pPr>
              <w:rPr>
                <w:ins w:id="22948" w:author="KIM, Jason" w:date="2019-04-02T13:39:00Z"/>
                <w:rFonts w:ascii="Calibri" w:eastAsia="Times New Roman" w:hAnsi="Calibri" w:cs="Calibri"/>
                <w:color w:val="000000"/>
                <w:lang w:eastAsia="en-AU"/>
              </w:rPr>
            </w:pPr>
            <w:ins w:id="229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50" w:author="KIM, Jason" w:date="2019-04-02T13:39:00Z"/>
                <w:rFonts w:ascii="Calibri" w:eastAsia="Times New Roman" w:hAnsi="Calibri" w:cs="Calibri"/>
                <w:color w:val="000000"/>
                <w:lang w:eastAsia="en-AU"/>
              </w:rPr>
            </w:pPr>
            <w:ins w:id="22951" w:author="KIM, Jason" w:date="2019-04-02T13:39:00Z">
              <w:r w:rsidRPr="0056388D">
                <w:rPr>
                  <w:rFonts w:ascii="Calibri" w:eastAsia="Times New Roman" w:hAnsi="Calibri" w:cs="Calibri"/>
                  <w:color w:val="000000"/>
                  <w:lang w:eastAsia="en-AU"/>
                </w:rPr>
                <w:t>Chainage 3995</w:t>
              </w:r>
            </w:ins>
          </w:p>
        </w:tc>
        <w:tc>
          <w:tcPr>
            <w:tcW w:w="764" w:type="pct"/>
            <w:noWrap/>
            <w:hideMark/>
          </w:tcPr>
          <w:p w:rsidR="00110C18" w:rsidRPr="0056388D" w:rsidRDefault="00110C18" w:rsidP="00063728">
            <w:pPr>
              <w:jc w:val="right"/>
              <w:rPr>
                <w:ins w:id="22952" w:author="KIM, Jason" w:date="2019-04-02T13:39:00Z"/>
                <w:rFonts w:ascii="Calibri" w:eastAsia="Times New Roman" w:hAnsi="Calibri" w:cs="Calibri"/>
                <w:color w:val="000000"/>
                <w:lang w:eastAsia="en-AU"/>
              </w:rPr>
            </w:pPr>
            <w:ins w:id="22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54" w:author="KIM, Jason" w:date="2019-04-02T13:39:00Z"/>
        </w:trPr>
        <w:tc>
          <w:tcPr>
            <w:tcW w:w="708" w:type="pct"/>
            <w:vMerge/>
            <w:hideMark/>
          </w:tcPr>
          <w:p w:rsidR="00110C18" w:rsidRPr="0056388D" w:rsidRDefault="00110C18" w:rsidP="00063728">
            <w:pPr>
              <w:rPr>
                <w:ins w:id="229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56" w:author="KIM, Jason" w:date="2019-04-02T13:39:00Z"/>
                <w:rFonts w:ascii="Calibri" w:eastAsia="Times New Roman" w:hAnsi="Calibri" w:cs="Calibri"/>
                <w:color w:val="000000"/>
                <w:lang w:eastAsia="en-AU"/>
              </w:rPr>
            </w:pPr>
            <w:ins w:id="22957"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58" w:author="KIM, Jason" w:date="2019-04-02T13:39:00Z"/>
                <w:rFonts w:ascii="Calibri" w:eastAsia="Times New Roman" w:hAnsi="Calibri" w:cs="Calibri"/>
                <w:color w:val="000000"/>
                <w:lang w:eastAsia="en-AU"/>
              </w:rPr>
            </w:pPr>
            <w:ins w:id="2295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60" w:author="KIM, Jason" w:date="2019-04-02T13:39:00Z"/>
                <w:rFonts w:ascii="Calibri" w:eastAsia="Times New Roman" w:hAnsi="Calibri" w:cs="Calibri"/>
                <w:color w:val="000000"/>
                <w:lang w:eastAsia="en-AU"/>
              </w:rPr>
            </w:pPr>
            <w:ins w:id="22961" w:author="KIM, Jason" w:date="2019-04-02T13:39:00Z">
              <w:r w:rsidRPr="0056388D">
                <w:rPr>
                  <w:rFonts w:ascii="Calibri" w:eastAsia="Times New Roman" w:hAnsi="Calibri" w:cs="Calibri"/>
                  <w:color w:val="000000"/>
                  <w:lang w:eastAsia="en-AU"/>
                </w:rPr>
                <w:t>LLN1260</w:t>
              </w:r>
            </w:ins>
          </w:p>
        </w:tc>
        <w:tc>
          <w:tcPr>
            <w:tcW w:w="933" w:type="pct"/>
            <w:noWrap/>
            <w:hideMark/>
          </w:tcPr>
          <w:p w:rsidR="00110C18" w:rsidRPr="0056388D" w:rsidRDefault="00110C18" w:rsidP="00063728">
            <w:pPr>
              <w:rPr>
                <w:ins w:id="22962" w:author="KIM, Jason" w:date="2019-04-02T13:39:00Z"/>
                <w:rFonts w:ascii="Calibri" w:eastAsia="Times New Roman" w:hAnsi="Calibri" w:cs="Calibri"/>
                <w:color w:val="000000"/>
                <w:lang w:eastAsia="en-AU"/>
              </w:rPr>
            </w:pPr>
            <w:ins w:id="229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64" w:author="KIM, Jason" w:date="2019-04-02T13:39:00Z"/>
                <w:rFonts w:ascii="Calibri" w:eastAsia="Times New Roman" w:hAnsi="Calibri" w:cs="Calibri"/>
                <w:color w:val="000000"/>
                <w:lang w:eastAsia="en-AU"/>
              </w:rPr>
            </w:pPr>
            <w:ins w:id="22965" w:author="KIM, Jason" w:date="2019-04-02T13:39:00Z">
              <w:r w:rsidRPr="0056388D">
                <w:rPr>
                  <w:rFonts w:ascii="Calibri" w:eastAsia="Times New Roman" w:hAnsi="Calibri" w:cs="Calibri"/>
                  <w:color w:val="000000"/>
                  <w:lang w:eastAsia="en-AU"/>
                </w:rPr>
                <w:t>Chainage 4004</w:t>
              </w:r>
            </w:ins>
          </w:p>
        </w:tc>
        <w:tc>
          <w:tcPr>
            <w:tcW w:w="764" w:type="pct"/>
            <w:noWrap/>
            <w:hideMark/>
          </w:tcPr>
          <w:p w:rsidR="00110C18" w:rsidRPr="0056388D" w:rsidRDefault="00110C18" w:rsidP="00063728">
            <w:pPr>
              <w:jc w:val="right"/>
              <w:rPr>
                <w:ins w:id="22966" w:author="KIM, Jason" w:date="2019-04-02T13:39:00Z"/>
                <w:rFonts w:ascii="Calibri" w:eastAsia="Times New Roman" w:hAnsi="Calibri" w:cs="Calibri"/>
                <w:color w:val="000000"/>
                <w:lang w:eastAsia="en-AU"/>
              </w:rPr>
            </w:pPr>
            <w:ins w:id="22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68" w:author="KIM, Jason" w:date="2019-04-02T13:39:00Z"/>
        </w:trPr>
        <w:tc>
          <w:tcPr>
            <w:tcW w:w="708" w:type="pct"/>
            <w:vMerge/>
            <w:hideMark/>
          </w:tcPr>
          <w:p w:rsidR="00110C18" w:rsidRPr="0056388D" w:rsidRDefault="00110C18" w:rsidP="00063728">
            <w:pPr>
              <w:rPr>
                <w:ins w:id="229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70" w:author="KIM, Jason" w:date="2019-04-02T13:39:00Z"/>
                <w:rFonts w:ascii="Calibri" w:eastAsia="Times New Roman" w:hAnsi="Calibri" w:cs="Calibri"/>
                <w:color w:val="000000"/>
                <w:lang w:eastAsia="en-AU"/>
              </w:rPr>
            </w:pPr>
            <w:ins w:id="22971"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72" w:author="KIM, Jason" w:date="2019-04-02T13:39:00Z"/>
                <w:rFonts w:ascii="Calibri" w:eastAsia="Times New Roman" w:hAnsi="Calibri" w:cs="Calibri"/>
                <w:color w:val="000000"/>
                <w:lang w:eastAsia="en-AU"/>
              </w:rPr>
            </w:pPr>
            <w:ins w:id="2297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74" w:author="KIM, Jason" w:date="2019-04-02T13:39:00Z"/>
                <w:rFonts w:ascii="Calibri" w:eastAsia="Times New Roman" w:hAnsi="Calibri" w:cs="Calibri"/>
                <w:color w:val="000000"/>
                <w:lang w:eastAsia="en-AU"/>
              </w:rPr>
            </w:pPr>
            <w:ins w:id="22975" w:author="KIM, Jason" w:date="2019-04-02T13:39:00Z">
              <w:r w:rsidRPr="0056388D">
                <w:rPr>
                  <w:rFonts w:ascii="Calibri" w:eastAsia="Times New Roman" w:hAnsi="Calibri" w:cs="Calibri"/>
                  <w:color w:val="000000"/>
                  <w:lang w:eastAsia="en-AU"/>
                </w:rPr>
                <w:t>LLN1261</w:t>
              </w:r>
            </w:ins>
          </w:p>
        </w:tc>
        <w:tc>
          <w:tcPr>
            <w:tcW w:w="933" w:type="pct"/>
            <w:noWrap/>
            <w:hideMark/>
          </w:tcPr>
          <w:p w:rsidR="00110C18" w:rsidRPr="0056388D" w:rsidRDefault="00110C18" w:rsidP="00063728">
            <w:pPr>
              <w:rPr>
                <w:ins w:id="22976" w:author="KIM, Jason" w:date="2019-04-02T13:39:00Z"/>
                <w:rFonts w:ascii="Calibri" w:eastAsia="Times New Roman" w:hAnsi="Calibri" w:cs="Calibri"/>
                <w:color w:val="000000"/>
                <w:lang w:eastAsia="en-AU"/>
              </w:rPr>
            </w:pPr>
            <w:ins w:id="229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78" w:author="KIM, Jason" w:date="2019-04-02T13:39:00Z"/>
                <w:rFonts w:ascii="Calibri" w:eastAsia="Times New Roman" w:hAnsi="Calibri" w:cs="Calibri"/>
                <w:color w:val="000000"/>
                <w:lang w:eastAsia="en-AU"/>
              </w:rPr>
            </w:pPr>
            <w:ins w:id="22979" w:author="KIM, Jason" w:date="2019-04-02T13:39:00Z">
              <w:r w:rsidRPr="0056388D">
                <w:rPr>
                  <w:rFonts w:ascii="Calibri" w:eastAsia="Times New Roman" w:hAnsi="Calibri" w:cs="Calibri"/>
                  <w:color w:val="000000"/>
                  <w:lang w:eastAsia="en-AU"/>
                </w:rPr>
                <w:t>Chainage 4014</w:t>
              </w:r>
            </w:ins>
          </w:p>
        </w:tc>
        <w:tc>
          <w:tcPr>
            <w:tcW w:w="764" w:type="pct"/>
            <w:noWrap/>
            <w:hideMark/>
          </w:tcPr>
          <w:p w:rsidR="00110C18" w:rsidRPr="0056388D" w:rsidRDefault="00110C18" w:rsidP="00063728">
            <w:pPr>
              <w:jc w:val="right"/>
              <w:rPr>
                <w:ins w:id="22980" w:author="KIM, Jason" w:date="2019-04-02T13:39:00Z"/>
                <w:rFonts w:ascii="Calibri" w:eastAsia="Times New Roman" w:hAnsi="Calibri" w:cs="Calibri"/>
                <w:color w:val="000000"/>
                <w:lang w:eastAsia="en-AU"/>
              </w:rPr>
            </w:pPr>
            <w:ins w:id="229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82" w:author="KIM, Jason" w:date="2019-04-02T13:39:00Z"/>
        </w:trPr>
        <w:tc>
          <w:tcPr>
            <w:tcW w:w="708" w:type="pct"/>
            <w:vMerge/>
            <w:hideMark/>
          </w:tcPr>
          <w:p w:rsidR="00110C18" w:rsidRPr="0056388D" w:rsidRDefault="00110C18" w:rsidP="00063728">
            <w:pPr>
              <w:rPr>
                <w:ins w:id="229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84" w:author="KIM, Jason" w:date="2019-04-02T13:39:00Z"/>
                <w:rFonts w:ascii="Calibri" w:eastAsia="Times New Roman" w:hAnsi="Calibri" w:cs="Calibri"/>
                <w:color w:val="000000"/>
                <w:lang w:eastAsia="en-AU"/>
              </w:rPr>
            </w:pPr>
            <w:ins w:id="22985"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86" w:author="KIM, Jason" w:date="2019-04-02T13:39:00Z"/>
                <w:rFonts w:ascii="Calibri" w:eastAsia="Times New Roman" w:hAnsi="Calibri" w:cs="Calibri"/>
                <w:color w:val="000000"/>
                <w:lang w:eastAsia="en-AU"/>
              </w:rPr>
            </w:pPr>
            <w:ins w:id="2298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88" w:author="KIM, Jason" w:date="2019-04-02T13:39:00Z"/>
                <w:rFonts w:ascii="Calibri" w:eastAsia="Times New Roman" w:hAnsi="Calibri" w:cs="Calibri"/>
                <w:color w:val="000000"/>
                <w:lang w:eastAsia="en-AU"/>
              </w:rPr>
            </w:pPr>
            <w:ins w:id="22989" w:author="KIM, Jason" w:date="2019-04-02T13:39:00Z">
              <w:r w:rsidRPr="0056388D">
                <w:rPr>
                  <w:rFonts w:ascii="Calibri" w:eastAsia="Times New Roman" w:hAnsi="Calibri" w:cs="Calibri"/>
                  <w:color w:val="000000"/>
                  <w:lang w:eastAsia="en-AU"/>
                </w:rPr>
                <w:t>LLN1262</w:t>
              </w:r>
            </w:ins>
          </w:p>
        </w:tc>
        <w:tc>
          <w:tcPr>
            <w:tcW w:w="933" w:type="pct"/>
            <w:noWrap/>
            <w:hideMark/>
          </w:tcPr>
          <w:p w:rsidR="00110C18" w:rsidRPr="0056388D" w:rsidRDefault="00110C18" w:rsidP="00063728">
            <w:pPr>
              <w:rPr>
                <w:ins w:id="22990" w:author="KIM, Jason" w:date="2019-04-02T13:39:00Z"/>
                <w:rFonts w:ascii="Calibri" w:eastAsia="Times New Roman" w:hAnsi="Calibri" w:cs="Calibri"/>
                <w:color w:val="000000"/>
                <w:lang w:eastAsia="en-AU"/>
              </w:rPr>
            </w:pPr>
            <w:ins w:id="229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92" w:author="KIM, Jason" w:date="2019-04-02T13:39:00Z"/>
                <w:rFonts w:ascii="Calibri" w:eastAsia="Times New Roman" w:hAnsi="Calibri" w:cs="Calibri"/>
                <w:color w:val="000000"/>
                <w:lang w:eastAsia="en-AU"/>
              </w:rPr>
            </w:pPr>
            <w:ins w:id="22993" w:author="KIM, Jason" w:date="2019-04-02T13:39:00Z">
              <w:r w:rsidRPr="0056388D">
                <w:rPr>
                  <w:rFonts w:ascii="Calibri" w:eastAsia="Times New Roman" w:hAnsi="Calibri" w:cs="Calibri"/>
                  <w:color w:val="000000"/>
                  <w:lang w:eastAsia="en-AU"/>
                </w:rPr>
                <w:t>Chainage 4023</w:t>
              </w:r>
            </w:ins>
          </w:p>
        </w:tc>
        <w:tc>
          <w:tcPr>
            <w:tcW w:w="764" w:type="pct"/>
            <w:noWrap/>
            <w:hideMark/>
          </w:tcPr>
          <w:p w:rsidR="00110C18" w:rsidRPr="0056388D" w:rsidRDefault="00110C18" w:rsidP="00063728">
            <w:pPr>
              <w:jc w:val="right"/>
              <w:rPr>
                <w:ins w:id="22994" w:author="KIM, Jason" w:date="2019-04-02T13:39:00Z"/>
                <w:rFonts w:ascii="Calibri" w:eastAsia="Times New Roman" w:hAnsi="Calibri" w:cs="Calibri"/>
                <w:color w:val="000000"/>
                <w:lang w:eastAsia="en-AU"/>
              </w:rPr>
            </w:pPr>
            <w:ins w:id="22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96" w:author="KIM, Jason" w:date="2019-04-02T13:39:00Z"/>
        </w:trPr>
        <w:tc>
          <w:tcPr>
            <w:tcW w:w="708" w:type="pct"/>
            <w:vMerge/>
            <w:hideMark/>
          </w:tcPr>
          <w:p w:rsidR="00110C18" w:rsidRPr="0056388D" w:rsidRDefault="00110C18" w:rsidP="00063728">
            <w:pPr>
              <w:rPr>
                <w:ins w:id="22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98" w:author="KIM, Jason" w:date="2019-04-02T13:39:00Z"/>
                <w:rFonts w:ascii="Calibri" w:eastAsia="Times New Roman" w:hAnsi="Calibri" w:cs="Calibri"/>
                <w:color w:val="000000"/>
                <w:lang w:eastAsia="en-AU"/>
              </w:rPr>
            </w:pPr>
            <w:ins w:id="22999"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3000" w:author="KIM, Jason" w:date="2019-04-02T13:39:00Z"/>
                <w:rFonts w:ascii="Calibri" w:eastAsia="Times New Roman" w:hAnsi="Calibri" w:cs="Calibri"/>
                <w:color w:val="000000"/>
                <w:lang w:eastAsia="en-AU"/>
              </w:rPr>
            </w:pPr>
            <w:ins w:id="2300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02" w:author="KIM, Jason" w:date="2019-04-02T13:39:00Z"/>
                <w:rFonts w:ascii="Calibri" w:eastAsia="Times New Roman" w:hAnsi="Calibri" w:cs="Calibri"/>
                <w:color w:val="000000"/>
                <w:lang w:eastAsia="en-AU"/>
              </w:rPr>
            </w:pPr>
            <w:ins w:id="23003" w:author="KIM, Jason" w:date="2019-04-02T13:39:00Z">
              <w:r w:rsidRPr="0056388D">
                <w:rPr>
                  <w:rFonts w:ascii="Calibri" w:eastAsia="Times New Roman" w:hAnsi="Calibri" w:cs="Calibri"/>
                  <w:color w:val="000000"/>
                  <w:lang w:eastAsia="en-AU"/>
                </w:rPr>
                <w:t>LLN1263</w:t>
              </w:r>
            </w:ins>
          </w:p>
        </w:tc>
        <w:tc>
          <w:tcPr>
            <w:tcW w:w="933" w:type="pct"/>
            <w:noWrap/>
            <w:hideMark/>
          </w:tcPr>
          <w:p w:rsidR="00110C18" w:rsidRPr="0056388D" w:rsidRDefault="00110C18" w:rsidP="00063728">
            <w:pPr>
              <w:rPr>
                <w:ins w:id="23004" w:author="KIM, Jason" w:date="2019-04-02T13:39:00Z"/>
                <w:rFonts w:ascii="Calibri" w:eastAsia="Times New Roman" w:hAnsi="Calibri" w:cs="Calibri"/>
                <w:color w:val="000000"/>
                <w:lang w:eastAsia="en-AU"/>
              </w:rPr>
            </w:pPr>
            <w:ins w:id="230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06" w:author="KIM, Jason" w:date="2019-04-02T13:39:00Z"/>
                <w:rFonts w:ascii="Calibri" w:eastAsia="Times New Roman" w:hAnsi="Calibri" w:cs="Calibri"/>
                <w:color w:val="000000"/>
                <w:lang w:eastAsia="en-AU"/>
              </w:rPr>
            </w:pPr>
            <w:ins w:id="23007" w:author="KIM, Jason" w:date="2019-04-02T13:39:00Z">
              <w:r w:rsidRPr="0056388D">
                <w:rPr>
                  <w:rFonts w:ascii="Calibri" w:eastAsia="Times New Roman" w:hAnsi="Calibri" w:cs="Calibri"/>
                  <w:color w:val="000000"/>
                  <w:lang w:eastAsia="en-AU"/>
                </w:rPr>
                <w:t>Chainage 4033</w:t>
              </w:r>
            </w:ins>
          </w:p>
        </w:tc>
        <w:tc>
          <w:tcPr>
            <w:tcW w:w="764" w:type="pct"/>
            <w:noWrap/>
            <w:hideMark/>
          </w:tcPr>
          <w:p w:rsidR="00110C18" w:rsidRPr="0056388D" w:rsidRDefault="00110C18" w:rsidP="00063728">
            <w:pPr>
              <w:jc w:val="right"/>
              <w:rPr>
                <w:ins w:id="23008" w:author="KIM, Jason" w:date="2019-04-02T13:39:00Z"/>
                <w:rFonts w:ascii="Calibri" w:eastAsia="Times New Roman" w:hAnsi="Calibri" w:cs="Calibri"/>
                <w:color w:val="000000"/>
                <w:lang w:eastAsia="en-AU"/>
              </w:rPr>
            </w:pPr>
            <w:ins w:id="23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10" w:author="KIM, Jason" w:date="2019-04-02T13:39:00Z"/>
        </w:trPr>
        <w:tc>
          <w:tcPr>
            <w:tcW w:w="708" w:type="pct"/>
            <w:vMerge/>
            <w:hideMark/>
          </w:tcPr>
          <w:p w:rsidR="00110C18" w:rsidRPr="0056388D" w:rsidRDefault="00110C18" w:rsidP="00063728">
            <w:pPr>
              <w:rPr>
                <w:ins w:id="230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12" w:author="KIM, Jason" w:date="2019-04-02T13:39:00Z"/>
                <w:rFonts w:ascii="Calibri" w:eastAsia="Times New Roman" w:hAnsi="Calibri" w:cs="Calibri"/>
                <w:color w:val="000000"/>
                <w:lang w:eastAsia="en-AU"/>
              </w:rPr>
            </w:pPr>
            <w:ins w:id="23013"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3014" w:author="KIM, Jason" w:date="2019-04-02T13:39:00Z"/>
                <w:rFonts w:ascii="Calibri" w:eastAsia="Times New Roman" w:hAnsi="Calibri" w:cs="Calibri"/>
                <w:color w:val="000000"/>
                <w:lang w:eastAsia="en-AU"/>
              </w:rPr>
            </w:pPr>
            <w:ins w:id="2301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16" w:author="KIM, Jason" w:date="2019-04-02T13:39:00Z"/>
                <w:rFonts w:ascii="Calibri" w:eastAsia="Times New Roman" w:hAnsi="Calibri" w:cs="Calibri"/>
                <w:color w:val="000000"/>
                <w:lang w:eastAsia="en-AU"/>
              </w:rPr>
            </w:pPr>
            <w:ins w:id="23017" w:author="KIM, Jason" w:date="2019-04-02T13:39:00Z">
              <w:r w:rsidRPr="0056388D">
                <w:rPr>
                  <w:rFonts w:ascii="Calibri" w:eastAsia="Times New Roman" w:hAnsi="Calibri" w:cs="Calibri"/>
                  <w:color w:val="000000"/>
                  <w:lang w:eastAsia="en-AU"/>
                </w:rPr>
                <w:t>LLN1264</w:t>
              </w:r>
            </w:ins>
          </w:p>
        </w:tc>
        <w:tc>
          <w:tcPr>
            <w:tcW w:w="933" w:type="pct"/>
            <w:noWrap/>
            <w:hideMark/>
          </w:tcPr>
          <w:p w:rsidR="00110C18" w:rsidRPr="0056388D" w:rsidRDefault="00110C18" w:rsidP="00063728">
            <w:pPr>
              <w:rPr>
                <w:ins w:id="23018" w:author="KIM, Jason" w:date="2019-04-02T13:39:00Z"/>
                <w:rFonts w:ascii="Calibri" w:eastAsia="Times New Roman" w:hAnsi="Calibri" w:cs="Calibri"/>
                <w:color w:val="000000"/>
                <w:lang w:eastAsia="en-AU"/>
              </w:rPr>
            </w:pPr>
            <w:ins w:id="230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20" w:author="KIM, Jason" w:date="2019-04-02T13:39:00Z"/>
                <w:rFonts w:ascii="Calibri" w:eastAsia="Times New Roman" w:hAnsi="Calibri" w:cs="Calibri"/>
                <w:color w:val="000000"/>
                <w:lang w:eastAsia="en-AU"/>
              </w:rPr>
            </w:pPr>
            <w:ins w:id="23021" w:author="KIM, Jason" w:date="2019-04-02T13:39:00Z">
              <w:r w:rsidRPr="0056388D">
                <w:rPr>
                  <w:rFonts w:ascii="Calibri" w:eastAsia="Times New Roman" w:hAnsi="Calibri" w:cs="Calibri"/>
                  <w:color w:val="000000"/>
                  <w:lang w:eastAsia="en-AU"/>
                </w:rPr>
                <w:t>Chainage 4043</w:t>
              </w:r>
            </w:ins>
          </w:p>
        </w:tc>
        <w:tc>
          <w:tcPr>
            <w:tcW w:w="764" w:type="pct"/>
            <w:noWrap/>
            <w:hideMark/>
          </w:tcPr>
          <w:p w:rsidR="00110C18" w:rsidRPr="0056388D" w:rsidRDefault="00110C18" w:rsidP="00063728">
            <w:pPr>
              <w:jc w:val="right"/>
              <w:rPr>
                <w:ins w:id="23022" w:author="KIM, Jason" w:date="2019-04-02T13:39:00Z"/>
                <w:rFonts w:ascii="Calibri" w:eastAsia="Times New Roman" w:hAnsi="Calibri" w:cs="Calibri"/>
                <w:color w:val="000000"/>
                <w:lang w:eastAsia="en-AU"/>
              </w:rPr>
            </w:pPr>
            <w:ins w:id="230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24" w:author="KIM, Jason" w:date="2019-04-02T13:39:00Z"/>
        </w:trPr>
        <w:tc>
          <w:tcPr>
            <w:tcW w:w="708" w:type="pct"/>
            <w:vMerge w:val="restart"/>
            <w:noWrap/>
            <w:hideMark/>
          </w:tcPr>
          <w:p w:rsidR="00110C18" w:rsidRPr="0056388D" w:rsidRDefault="00110C18" w:rsidP="00063728">
            <w:pPr>
              <w:rPr>
                <w:ins w:id="23025" w:author="KIM, Jason" w:date="2019-04-02T13:39:00Z"/>
                <w:rFonts w:ascii="Calibri" w:eastAsia="Times New Roman" w:hAnsi="Calibri" w:cs="Calibri"/>
                <w:color w:val="000000"/>
                <w:lang w:eastAsia="en-AU"/>
              </w:rPr>
            </w:pPr>
            <w:ins w:id="23026" w:author="KIM, Jason" w:date="2019-04-02T13:39:00Z">
              <w:r w:rsidRPr="0056388D">
                <w:rPr>
                  <w:rFonts w:ascii="Calibri" w:eastAsia="Times New Roman" w:hAnsi="Calibri" w:cs="Calibri"/>
                  <w:color w:val="000000"/>
                  <w:lang w:eastAsia="en-AU"/>
                </w:rPr>
                <w:t>LLE26K61</w:t>
              </w:r>
            </w:ins>
          </w:p>
        </w:tc>
        <w:tc>
          <w:tcPr>
            <w:tcW w:w="605" w:type="pct"/>
            <w:noWrap/>
            <w:hideMark/>
          </w:tcPr>
          <w:p w:rsidR="00110C18" w:rsidRPr="0056388D" w:rsidRDefault="00110C18" w:rsidP="00063728">
            <w:pPr>
              <w:rPr>
                <w:ins w:id="23027" w:author="KIM, Jason" w:date="2019-04-02T13:39:00Z"/>
                <w:rFonts w:ascii="Calibri" w:eastAsia="Times New Roman" w:hAnsi="Calibri" w:cs="Calibri"/>
                <w:color w:val="000000"/>
                <w:lang w:eastAsia="en-AU"/>
              </w:rPr>
            </w:pPr>
            <w:ins w:id="23028"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29" w:author="KIM, Jason" w:date="2019-04-02T13:39:00Z"/>
                <w:rFonts w:ascii="Calibri" w:eastAsia="Times New Roman" w:hAnsi="Calibri" w:cs="Calibri"/>
                <w:color w:val="000000"/>
                <w:lang w:eastAsia="en-AU"/>
              </w:rPr>
            </w:pPr>
            <w:ins w:id="2303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31" w:author="KIM, Jason" w:date="2019-04-02T13:39:00Z"/>
                <w:rFonts w:ascii="Calibri" w:eastAsia="Times New Roman" w:hAnsi="Calibri" w:cs="Calibri"/>
                <w:color w:val="000000"/>
                <w:lang w:eastAsia="en-AU"/>
              </w:rPr>
            </w:pPr>
            <w:ins w:id="23032" w:author="KIM, Jason" w:date="2019-04-02T13:39:00Z">
              <w:r w:rsidRPr="0056388D">
                <w:rPr>
                  <w:rFonts w:ascii="Calibri" w:eastAsia="Times New Roman" w:hAnsi="Calibri" w:cs="Calibri"/>
                  <w:color w:val="000000"/>
                  <w:lang w:eastAsia="en-AU"/>
                </w:rPr>
                <w:t>LLN1243</w:t>
              </w:r>
            </w:ins>
          </w:p>
        </w:tc>
        <w:tc>
          <w:tcPr>
            <w:tcW w:w="933" w:type="pct"/>
            <w:noWrap/>
            <w:hideMark/>
          </w:tcPr>
          <w:p w:rsidR="00110C18" w:rsidRPr="0056388D" w:rsidRDefault="00110C18" w:rsidP="00063728">
            <w:pPr>
              <w:rPr>
                <w:ins w:id="23033" w:author="KIM, Jason" w:date="2019-04-02T13:39:00Z"/>
                <w:rFonts w:ascii="Calibri" w:eastAsia="Times New Roman" w:hAnsi="Calibri" w:cs="Calibri"/>
                <w:color w:val="000000"/>
                <w:lang w:eastAsia="en-AU"/>
              </w:rPr>
            </w:pPr>
            <w:ins w:id="230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35" w:author="KIM, Jason" w:date="2019-04-02T13:39:00Z"/>
                <w:rFonts w:ascii="Calibri" w:eastAsia="Times New Roman" w:hAnsi="Calibri" w:cs="Calibri"/>
                <w:color w:val="000000"/>
                <w:lang w:eastAsia="en-AU"/>
              </w:rPr>
            </w:pPr>
            <w:ins w:id="23036" w:author="KIM, Jason" w:date="2019-04-02T13:39:00Z">
              <w:r w:rsidRPr="0056388D">
                <w:rPr>
                  <w:rFonts w:ascii="Calibri" w:eastAsia="Times New Roman" w:hAnsi="Calibri" w:cs="Calibri"/>
                  <w:color w:val="000000"/>
                  <w:lang w:eastAsia="en-AU"/>
                </w:rPr>
                <w:t>Chainage 3826</w:t>
              </w:r>
            </w:ins>
          </w:p>
        </w:tc>
        <w:tc>
          <w:tcPr>
            <w:tcW w:w="764" w:type="pct"/>
            <w:noWrap/>
            <w:hideMark/>
          </w:tcPr>
          <w:p w:rsidR="00110C18" w:rsidRPr="0056388D" w:rsidRDefault="00110C18" w:rsidP="00063728">
            <w:pPr>
              <w:jc w:val="right"/>
              <w:rPr>
                <w:ins w:id="23037" w:author="KIM, Jason" w:date="2019-04-02T13:39:00Z"/>
                <w:rFonts w:ascii="Calibri" w:eastAsia="Times New Roman" w:hAnsi="Calibri" w:cs="Calibri"/>
                <w:color w:val="000000"/>
                <w:lang w:eastAsia="en-AU"/>
              </w:rPr>
            </w:pPr>
            <w:ins w:id="23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39" w:author="KIM, Jason" w:date="2019-04-02T13:39:00Z"/>
        </w:trPr>
        <w:tc>
          <w:tcPr>
            <w:tcW w:w="708" w:type="pct"/>
            <w:vMerge/>
            <w:hideMark/>
          </w:tcPr>
          <w:p w:rsidR="00110C18" w:rsidRPr="0056388D" w:rsidRDefault="00110C18" w:rsidP="00063728">
            <w:pPr>
              <w:rPr>
                <w:ins w:id="230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41" w:author="KIM, Jason" w:date="2019-04-02T13:39:00Z"/>
                <w:rFonts w:ascii="Calibri" w:eastAsia="Times New Roman" w:hAnsi="Calibri" w:cs="Calibri"/>
                <w:color w:val="000000"/>
                <w:lang w:eastAsia="en-AU"/>
              </w:rPr>
            </w:pPr>
            <w:ins w:id="23042"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43" w:author="KIM, Jason" w:date="2019-04-02T13:39:00Z"/>
                <w:rFonts w:ascii="Calibri" w:eastAsia="Times New Roman" w:hAnsi="Calibri" w:cs="Calibri"/>
                <w:color w:val="000000"/>
                <w:lang w:eastAsia="en-AU"/>
              </w:rPr>
            </w:pPr>
            <w:ins w:id="2304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45" w:author="KIM, Jason" w:date="2019-04-02T13:39:00Z"/>
                <w:rFonts w:ascii="Calibri" w:eastAsia="Times New Roman" w:hAnsi="Calibri" w:cs="Calibri"/>
                <w:color w:val="000000"/>
                <w:lang w:eastAsia="en-AU"/>
              </w:rPr>
            </w:pPr>
            <w:ins w:id="23046" w:author="KIM, Jason" w:date="2019-04-02T13:39:00Z">
              <w:r w:rsidRPr="0056388D">
                <w:rPr>
                  <w:rFonts w:ascii="Calibri" w:eastAsia="Times New Roman" w:hAnsi="Calibri" w:cs="Calibri"/>
                  <w:color w:val="000000"/>
                  <w:lang w:eastAsia="en-AU"/>
                </w:rPr>
                <w:t>LLN1244</w:t>
              </w:r>
            </w:ins>
          </w:p>
        </w:tc>
        <w:tc>
          <w:tcPr>
            <w:tcW w:w="933" w:type="pct"/>
            <w:noWrap/>
            <w:hideMark/>
          </w:tcPr>
          <w:p w:rsidR="00110C18" w:rsidRPr="0056388D" w:rsidRDefault="00110C18" w:rsidP="00063728">
            <w:pPr>
              <w:rPr>
                <w:ins w:id="23047" w:author="KIM, Jason" w:date="2019-04-02T13:39:00Z"/>
                <w:rFonts w:ascii="Calibri" w:eastAsia="Times New Roman" w:hAnsi="Calibri" w:cs="Calibri"/>
                <w:color w:val="000000"/>
                <w:lang w:eastAsia="en-AU"/>
              </w:rPr>
            </w:pPr>
            <w:ins w:id="230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49" w:author="KIM, Jason" w:date="2019-04-02T13:39:00Z"/>
                <w:rFonts w:ascii="Calibri" w:eastAsia="Times New Roman" w:hAnsi="Calibri" w:cs="Calibri"/>
                <w:color w:val="000000"/>
                <w:lang w:eastAsia="en-AU"/>
              </w:rPr>
            </w:pPr>
            <w:ins w:id="23050" w:author="KIM, Jason" w:date="2019-04-02T13:39:00Z">
              <w:r w:rsidRPr="0056388D">
                <w:rPr>
                  <w:rFonts w:ascii="Calibri" w:eastAsia="Times New Roman" w:hAnsi="Calibri" w:cs="Calibri"/>
                  <w:color w:val="000000"/>
                  <w:lang w:eastAsia="en-AU"/>
                </w:rPr>
                <w:t>Chainage 3836</w:t>
              </w:r>
            </w:ins>
          </w:p>
        </w:tc>
        <w:tc>
          <w:tcPr>
            <w:tcW w:w="764" w:type="pct"/>
            <w:noWrap/>
            <w:hideMark/>
          </w:tcPr>
          <w:p w:rsidR="00110C18" w:rsidRPr="0056388D" w:rsidRDefault="00110C18" w:rsidP="00063728">
            <w:pPr>
              <w:jc w:val="right"/>
              <w:rPr>
                <w:ins w:id="23051" w:author="KIM, Jason" w:date="2019-04-02T13:39:00Z"/>
                <w:rFonts w:ascii="Calibri" w:eastAsia="Times New Roman" w:hAnsi="Calibri" w:cs="Calibri"/>
                <w:color w:val="000000"/>
                <w:lang w:eastAsia="en-AU"/>
              </w:rPr>
            </w:pPr>
            <w:ins w:id="230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53" w:author="KIM, Jason" w:date="2019-04-02T13:39:00Z"/>
        </w:trPr>
        <w:tc>
          <w:tcPr>
            <w:tcW w:w="708" w:type="pct"/>
            <w:vMerge/>
            <w:hideMark/>
          </w:tcPr>
          <w:p w:rsidR="00110C18" w:rsidRPr="0056388D" w:rsidRDefault="00110C18" w:rsidP="00063728">
            <w:pPr>
              <w:rPr>
                <w:ins w:id="230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55" w:author="KIM, Jason" w:date="2019-04-02T13:39:00Z"/>
                <w:rFonts w:ascii="Calibri" w:eastAsia="Times New Roman" w:hAnsi="Calibri" w:cs="Calibri"/>
                <w:color w:val="000000"/>
                <w:lang w:eastAsia="en-AU"/>
              </w:rPr>
            </w:pPr>
            <w:ins w:id="23056"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57" w:author="KIM, Jason" w:date="2019-04-02T13:39:00Z"/>
                <w:rFonts w:ascii="Calibri" w:eastAsia="Times New Roman" w:hAnsi="Calibri" w:cs="Calibri"/>
                <w:color w:val="000000"/>
                <w:lang w:eastAsia="en-AU"/>
              </w:rPr>
            </w:pPr>
            <w:ins w:id="2305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59" w:author="KIM, Jason" w:date="2019-04-02T13:39:00Z"/>
                <w:rFonts w:ascii="Calibri" w:eastAsia="Times New Roman" w:hAnsi="Calibri" w:cs="Calibri"/>
                <w:color w:val="000000"/>
                <w:lang w:eastAsia="en-AU"/>
              </w:rPr>
            </w:pPr>
            <w:ins w:id="23060" w:author="KIM, Jason" w:date="2019-04-02T13:39:00Z">
              <w:r w:rsidRPr="0056388D">
                <w:rPr>
                  <w:rFonts w:ascii="Calibri" w:eastAsia="Times New Roman" w:hAnsi="Calibri" w:cs="Calibri"/>
                  <w:color w:val="000000"/>
                  <w:lang w:eastAsia="en-AU"/>
                </w:rPr>
                <w:t>LLN1245</w:t>
              </w:r>
            </w:ins>
          </w:p>
        </w:tc>
        <w:tc>
          <w:tcPr>
            <w:tcW w:w="933" w:type="pct"/>
            <w:noWrap/>
            <w:hideMark/>
          </w:tcPr>
          <w:p w:rsidR="00110C18" w:rsidRPr="0056388D" w:rsidRDefault="00110C18" w:rsidP="00063728">
            <w:pPr>
              <w:rPr>
                <w:ins w:id="23061" w:author="KIM, Jason" w:date="2019-04-02T13:39:00Z"/>
                <w:rFonts w:ascii="Calibri" w:eastAsia="Times New Roman" w:hAnsi="Calibri" w:cs="Calibri"/>
                <w:color w:val="000000"/>
                <w:lang w:eastAsia="en-AU"/>
              </w:rPr>
            </w:pPr>
            <w:ins w:id="230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63" w:author="KIM, Jason" w:date="2019-04-02T13:39:00Z"/>
                <w:rFonts w:ascii="Calibri" w:eastAsia="Times New Roman" w:hAnsi="Calibri" w:cs="Calibri"/>
                <w:color w:val="000000"/>
                <w:lang w:eastAsia="en-AU"/>
              </w:rPr>
            </w:pPr>
            <w:ins w:id="23064" w:author="KIM, Jason" w:date="2019-04-02T13:39:00Z">
              <w:r w:rsidRPr="0056388D">
                <w:rPr>
                  <w:rFonts w:ascii="Calibri" w:eastAsia="Times New Roman" w:hAnsi="Calibri" w:cs="Calibri"/>
                  <w:color w:val="000000"/>
                  <w:lang w:eastAsia="en-AU"/>
                </w:rPr>
                <w:t>Chainage 3846</w:t>
              </w:r>
            </w:ins>
          </w:p>
        </w:tc>
        <w:tc>
          <w:tcPr>
            <w:tcW w:w="764" w:type="pct"/>
            <w:noWrap/>
            <w:hideMark/>
          </w:tcPr>
          <w:p w:rsidR="00110C18" w:rsidRPr="0056388D" w:rsidRDefault="00110C18" w:rsidP="00063728">
            <w:pPr>
              <w:jc w:val="right"/>
              <w:rPr>
                <w:ins w:id="23065" w:author="KIM, Jason" w:date="2019-04-02T13:39:00Z"/>
                <w:rFonts w:ascii="Calibri" w:eastAsia="Times New Roman" w:hAnsi="Calibri" w:cs="Calibri"/>
                <w:color w:val="000000"/>
                <w:lang w:eastAsia="en-AU"/>
              </w:rPr>
            </w:pPr>
            <w:ins w:id="230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67" w:author="KIM, Jason" w:date="2019-04-02T13:39:00Z"/>
        </w:trPr>
        <w:tc>
          <w:tcPr>
            <w:tcW w:w="708" w:type="pct"/>
            <w:vMerge/>
            <w:hideMark/>
          </w:tcPr>
          <w:p w:rsidR="00110C18" w:rsidRPr="0056388D" w:rsidRDefault="00110C18" w:rsidP="00063728">
            <w:pPr>
              <w:rPr>
                <w:ins w:id="230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69" w:author="KIM, Jason" w:date="2019-04-02T13:39:00Z"/>
                <w:rFonts w:ascii="Calibri" w:eastAsia="Times New Roman" w:hAnsi="Calibri" w:cs="Calibri"/>
                <w:color w:val="000000"/>
                <w:lang w:eastAsia="en-AU"/>
              </w:rPr>
            </w:pPr>
            <w:ins w:id="23070"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71" w:author="KIM, Jason" w:date="2019-04-02T13:39:00Z"/>
                <w:rFonts w:ascii="Calibri" w:eastAsia="Times New Roman" w:hAnsi="Calibri" w:cs="Calibri"/>
                <w:color w:val="000000"/>
                <w:lang w:eastAsia="en-AU"/>
              </w:rPr>
            </w:pPr>
            <w:ins w:id="2307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73" w:author="KIM, Jason" w:date="2019-04-02T13:39:00Z"/>
                <w:rFonts w:ascii="Calibri" w:eastAsia="Times New Roman" w:hAnsi="Calibri" w:cs="Calibri"/>
                <w:color w:val="000000"/>
                <w:lang w:eastAsia="en-AU"/>
              </w:rPr>
            </w:pPr>
            <w:ins w:id="23074" w:author="KIM, Jason" w:date="2019-04-02T13:39:00Z">
              <w:r w:rsidRPr="0056388D">
                <w:rPr>
                  <w:rFonts w:ascii="Calibri" w:eastAsia="Times New Roman" w:hAnsi="Calibri" w:cs="Calibri"/>
                  <w:color w:val="000000"/>
                  <w:lang w:eastAsia="en-AU"/>
                </w:rPr>
                <w:t>LLN1246</w:t>
              </w:r>
            </w:ins>
          </w:p>
        </w:tc>
        <w:tc>
          <w:tcPr>
            <w:tcW w:w="933" w:type="pct"/>
            <w:noWrap/>
            <w:hideMark/>
          </w:tcPr>
          <w:p w:rsidR="00110C18" w:rsidRPr="0056388D" w:rsidRDefault="00110C18" w:rsidP="00063728">
            <w:pPr>
              <w:rPr>
                <w:ins w:id="23075" w:author="KIM, Jason" w:date="2019-04-02T13:39:00Z"/>
                <w:rFonts w:ascii="Calibri" w:eastAsia="Times New Roman" w:hAnsi="Calibri" w:cs="Calibri"/>
                <w:color w:val="000000"/>
                <w:lang w:eastAsia="en-AU"/>
              </w:rPr>
            </w:pPr>
            <w:ins w:id="230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77" w:author="KIM, Jason" w:date="2019-04-02T13:39:00Z"/>
                <w:rFonts w:ascii="Calibri" w:eastAsia="Times New Roman" w:hAnsi="Calibri" w:cs="Calibri"/>
                <w:color w:val="000000"/>
                <w:lang w:eastAsia="en-AU"/>
              </w:rPr>
            </w:pPr>
            <w:ins w:id="23078" w:author="KIM, Jason" w:date="2019-04-02T13:39:00Z">
              <w:r w:rsidRPr="0056388D">
                <w:rPr>
                  <w:rFonts w:ascii="Calibri" w:eastAsia="Times New Roman" w:hAnsi="Calibri" w:cs="Calibri"/>
                  <w:color w:val="000000"/>
                  <w:lang w:eastAsia="en-AU"/>
                </w:rPr>
                <w:t>Chainage 3855</w:t>
              </w:r>
            </w:ins>
          </w:p>
        </w:tc>
        <w:tc>
          <w:tcPr>
            <w:tcW w:w="764" w:type="pct"/>
            <w:noWrap/>
            <w:hideMark/>
          </w:tcPr>
          <w:p w:rsidR="00110C18" w:rsidRPr="0056388D" w:rsidRDefault="00110C18" w:rsidP="00063728">
            <w:pPr>
              <w:jc w:val="right"/>
              <w:rPr>
                <w:ins w:id="23079" w:author="KIM, Jason" w:date="2019-04-02T13:39:00Z"/>
                <w:rFonts w:ascii="Calibri" w:eastAsia="Times New Roman" w:hAnsi="Calibri" w:cs="Calibri"/>
                <w:color w:val="000000"/>
                <w:lang w:eastAsia="en-AU"/>
              </w:rPr>
            </w:pPr>
            <w:ins w:id="23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81" w:author="KIM, Jason" w:date="2019-04-02T13:39:00Z"/>
        </w:trPr>
        <w:tc>
          <w:tcPr>
            <w:tcW w:w="708" w:type="pct"/>
            <w:vMerge/>
            <w:hideMark/>
          </w:tcPr>
          <w:p w:rsidR="00110C18" w:rsidRPr="0056388D" w:rsidRDefault="00110C18" w:rsidP="00063728">
            <w:pPr>
              <w:rPr>
                <w:ins w:id="23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83" w:author="KIM, Jason" w:date="2019-04-02T13:39:00Z"/>
                <w:rFonts w:ascii="Calibri" w:eastAsia="Times New Roman" w:hAnsi="Calibri" w:cs="Calibri"/>
                <w:color w:val="000000"/>
                <w:lang w:eastAsia="en-AU"/>
              </w:rPr>
            </w:pPr>
            <w:ins w:id="23084"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85" w:author="KIM, Jason" w:date="2019-04-02T13:39:00Z"/>
                <w:rFonts w:ascii="Calibri" w:eastAsia="Times New Roman" w:hAnsi="Calibri" w:cs="Calibri"/>
                <w:color w:val="000000"/>
                <w:lang w:eastAsia="en-AU"/>
              </w:rPr>
            </w:pPr>
            <w:ins w:id="2308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87" w:author="KIM, Jason" w:date="2019-04-02T13:39:00Z"/>
                <w:rFonts w:ascii="Calibri" w:eastAsia="Times New Roman" w:hAnsi="Calibri" w:cs="Calibri"/>
                <w:color w:val="000000"/>
                <w:lang w:eastAsia="en-AU"/>
              </w:rPr>
            </w:pPr>
            <w:ins w:id="23088" w:author="KIM, Jason" w:date="2019-04-02T13:39:00Z">
              <w:r w:rsidRPr="0056388D">
                <w:rPr>
                  <w:rFonts w:ascii="Calibri" w:eastAsia="Times New Roman" w:hAnsi="Calibri" w:cs="Calibri"/>
                  <w:color w:val="000000"/>
                  <w:lang w:eastAsia="en-AU"/>
                </w:rPr>
                <w:t>LLN1247</w:t>
              </w:r>
            </w:ins>
          </w:p>
        </w:tc>
        <w:tc>
          <w:tcPr>
            <w:tcW w:w="933" w:type="pct"/>
            <w:noWrap/>
            <w:hideMark/>
          </w:tcPr>
          <w:p w:rsidR="00110C18" w:rsidRPr="0056388D" w:rsidRDefault="00110C18" w:rsidP="00063728">
            <w:pPr>
              <w:rPr>
                <w:ins w:id="23089" w:author="KIM, Jason" w:date="2019-04-02T13:39:00Z"/>
                <w:rFonts w:ascii="Calibri" w:eastAsia="Times New Roman" w:hAnsi="Calibri" w:cs="Calibri"/>
                <w:color w:val="000000"/>
                <w:lang w:eastAsia="en-AU"/>
              </w:rPr>
            </w:pPr>
            <w:ins w:id="230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91" w:author="KIM, Jason" w:date="2019-04-02T13:39:00Z"/>
                <w:rFonts w:ascii="Calibri" w:eastAsia="Times New Roman" w:hAnsi="Calibri" w:cs="Calibri"/>
                <w:color w:val="000000"/>
                <w:lang w:eastAsia="en-AU"/>
              </w:rPr>
            </w:pPr>
            <w:ins w:id="23092" w:author="KIM, Jason" w:date="2019-04-02T13:39:00Z">
              <w:r w:rsidRPr="0056388D">
                <w:rPr>
                  <w:rFonts w:ascii="Calibri" w:eastAsia="Times New Roman" w:hAnsi="Calibri" w:cs="Calibri"/>
                  <w:color w:val="000000"/>
                  <w:lang w:eastAsia="en-AU"/>
                </w:rPr>
                <w:t>Chainage 3865</w:t>
              </w:r>
            </w:ins>
          </w:p>
        </w:tc>
        <w:tc>
          <w:tcPr>
            <w:tcW w:w="764" w:type="pct"/>
            <w:noWrap/>
            <w:hideMark/>
          </w:tcPr>
          <w:p w:rsidR="00110C18" w:rsidRPr="0056388D" w:rsidRDefault="00110C18" w:rsidP="00063728">
            <w:pPr>
              <w:jc w:val="right"/>
              <w:rPr>
                <w:ins w:id="23093" w:author="KIM, Jason" w:date="2019-04-02T13:39:00Z"/>
                <w:rFonts w:ascii="Calibri" w:eastAsia="Times New Roman" w:hAnsi="Calibri" w:cs="Calibri"/>
                <w:color w:val="000000"/>
                <w:lang w:eastAsia="en-AU"/>
              </w:rPr>
            </w:pPr>
            <w:ins w:id="23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95" w:author="KIM, Jason" w:date="2019-04-02T13:39:00Z"/>
        </w:trPr>
        <w:tc>
          <w:tcPr>
            <w:tcW w:w="708" w:type="pct"/>
            <w:vMerge/>
            <w:hideMark/>
          </w:tcPr>
          <w:p w:rsidR="00110C18" w:rsidRPr="0056388D" w:rsidRDefault="00110C18" w:rsidP="00063728">
            <w:pPr>
              <w:rPr>
                <w:ins w:id="230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97" w:author="KIM, Jason" w:date="2019-04-02T13:39:00Z"/>
                <w:rFonts w:ascii="Calibri" w:eastAsia="Times New Roman" w:hAnsi="Calibri" w:cs="Calibri"/>
                <w:color w:val="000000"/>
                <w:lang w:eastAsia="en-AU"/>
              </w:rPr>
            </w:pPr>
            <w:ins w:id="23098"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99" w:author="KIM, Jason" w:date="2019-04-02T13:39:00Z"/>
                <w:rFonts w:ascii="Calibri" w:eastAsia="Times New Roman" w:hAnsi="Calibri" w:cs="Calibri"/>
                <w:color w:val="000000"/>
                <w:lang w:eastAsia="en-AU"/>
              </w:rPr>
            </w:pPr>
            <w:ins w:id="2310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01" w:author="KIM, Jason" w:date="2019-04-02T13:39:00Z"/>
                <w:rFonts w:ascii="Calibri" w:eastAsia="Times New Roman" w:hAnsi="Calibri" w:cs="Calibri"/>
                <w:color w:val="000000"/>
                <w:lang w:eastAsia="en-AU"/>
              </w:rPr>
            </w:pPr>
            <w:ins w:id="23102" w:author="KIM, Jason" w:date="2019-04-02T13:39:00Z">
              <w:r w:rsidRPr="0056388D">
                <w:rPr>
                  <w:rFonts w:ascii="Calibri" w:eastAsia="Times New Roman" w:hAnsi="Calibri" w:cs="Calibri"/>
                  <w:color w:val="000000"/>
                  <w:lang w:eastAsia="en-AU"/>
                </w:rPr>
                <w:t>LLN1248</w:t>
              </w:r>
            </w:ins>
          </w:p>
        </w:tc>
        <w:tc>
          <w:tcPr>
            <w:tcW w:w="933" w:type="pct"/>
            <w:noWrap/>
            <w:hideMark/>
          </w:tcPr>
          <w:p w:rsidR="00110C18" w:rsidRPr="0056388D" w:rsidRDefault="00110C18" w:rsidP="00063728">
            <w:pPr>
              <w:rPr>
                <w:ins w:id="23103" w:author="KIM, Jason" w:date="2019-04-02T13:39:00Z"/>
                <w:rFonts w:ascii="Calibri" w:eastAsia="Times New Roman" w:hAnsi="Calibri" w:cs="Calibri"/>
                <w:color w:val="000000"/>
                <w:lang w:eastAsia="en-AU"/>
              </w:rPr>
            </w:pPr>
            <w:ins w:id="231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05" w:author="KIM, Jason" w:date="2019-04-02T13:39:00Z"/>
                <w:rFonts w:ascii="Calibri" w:eastAsia="Times New Roman" w:hAnsi="Calibri" w:cs="Calibri"/>
                <w:color w:val="000000"/>
                <w:lang w:eastAsia="en-AU"/>
              </w:rPr>
            </w:pPr>
            <w:ins w:id="23106" w:author="KIM, Jason" w:date="2019-04-02T13:39:00Z">
              <w:r w:rsidRPr="0056388D">
                <w:rPr>
                  <w:rFonts w:ascii="Calibri" w:eastAsia="Times New Roman" w:hAnsi="Calibri" w:cs="Calibri"/>
                  <w:color w:val="000000"/>
                  <w:lang w:eastAsia="en-AU"/>
                </w:rPr>
                <w:t>Chainage 3875</w:t>
              </w:r>
            </w:ins>
          </w:p>
        </w:tc>
        <w:tc>
          <w:tcPr>
            <w:tcW w:w="764" w:type="pct"/>
            <w:noWrap/>
            <w:hideMark/>
          </w:tcPr>
          <w:p w:rsidR="00110C18" w:rsidRPr="0056388D" w:rsidRDefault="00110C18" w:rsidP="00063728">
            <w:pPr>
              <w:jc w:val="right"/>
              <w:rPr>
                <w:ins w:id="23107" w:author="KIM, Jason" w:date="2019-04-02T13:39:00Z"/>
                <w:rFonts w:ascii="Calibri" w:eastAsia="Times New Roman" w:hAnsi="Calibri" w:cs="Calibri"/>
                <w:color w:val="000000"/>
                <w:lang w:eastAsia="en-AU"/>
              </w:rPr>
            </w:pPr>
            <w:ins w:id="23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09" w:author="KIM, Jason" w:date="2019-04-02T13:39:00Z"/>
        </w:trPr>
        <w:tc>
          <w:tcPr>
            <w:tcW w:w="708" w:type="pct"/>
            <w:vMerge/>
            <w:hideMark/>
          </w:tcPr>
          <w:p w:rsidR="00110C18" w:rsidRPr="0056388D" w:rsidRDefault="00110C18" w:rsidP="00063728">
            <w:pPr>
              <w:rPr>
                <w:ins w:id="231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11" w:author="KIM, Jason" w:date="2019-04-02T13:39:00Z"/>
                <w:rFonts w:ascii="Calibri" w:eastAsia="Times New Roman" w:hAnsi="Calibri" w:cs="Calibri"/>
                <w:color w:val="000000"/>
                <w:lang w:eastAsia="en-AU"/>
              </w:rPr>
            </w:pPr>
            <w:ins w:id="23112"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13" w:author="KIM, Jason" w:date="2019-04-02T13:39:00Z"/>
                <w:rFonts w:ascii="Calibri" w:eastAsia="Times New Roman" w:hAnsi="Calibri" w:cs="Calibri"/>
                <w:color w:val="000000"/>
                <w:lang w:eastAsia="en-AU"/>
              </w:rPr>
            </w:pPr>
            <w:ins w:id="2311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15" w:author="KIM, Jason" w:date="2019-04-02T13:39:00Z"/>
                <w:rFonts w:ascii="Calibri" w:eastAsia="Times New Roman" w:hAnsi="Calibri" w:cs="Calibri"/>
                <w:color w:val="000000"/>
                <w:lang w:eastAsia="en-AU"/>
              </w:rPr>
            </w:pPr>
            <w:ins w:id="23116" w:author="KIM, Jason" w:date="2019-04-02T13:39:00Z">
              <w:r w:rsidRPr="0056388D">
                <w:rPr>
                  <w:rFonts w:ascii="Calibri" w:eastAsia="Times New Roman" w:hAnsi="Calibri" w:cs="Calibri"/>
                  <w:color w:val="000000"/>
                  <w:lang w:eastAsia="en-AU"/>
                </w:rPr>
                <w:t>LLN1249</w:t>
              </w:r>
            </w:ins>
          </w:p>
        </w:tc>
        <w:tc>
          <w:tcPr>
            <w:tcW w:w="933" w:type="pct"/>
            <w:noWrap/>
            <w:hideMark/>
          </w:tcPr>
          <w:p w:rsidR="00110C18" w:rsidRPr="0056388D" w:rsidRDefault="00110C18" w:rsidP="00063728">
            <w:pPr>
              <w:rPr>
                <w:ins w:id="23117" w:author="KIM, Jason" w:date="2019-04-02T13:39:00Z"/>
                <w:rFonts w:ascii="Calibri" w:eastAsia="Times New Roman" w:hAnsi="Calibri" w:cs="Calibri"/>
                <w:color w:val="000000"/>
                <w:lang w:eastAsia="en-AU"/>
              </w:rPr>
            </w:pPr>
            <w:ins w:id="231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19" w:author="KIM, Jason" w:date="2019-04-02T13:39:00Z"/>
                <w:rFonts w:ascii="Calibri" w:eastAsia="Times New Roman" w:hAnsi="Calibri" w:cs="Calibri"/>
                <w:color w:val="000000"/>
                <w:lang w:eastAsia="en-AU"/>
              </w:rPr>
            </w:pPr>
            <w:ins w:id="23120" w:author="KIM, Jason" w:date="2019-04-02T13:39:00Z">
              <w:r w:rsidRPr="0056388D">
                <w:rPr>
                  <w:rFonts w:ascii="Calibri" w:eastAsia="Times New Roman" w:hAnsi="Calibri" w:cs="Calibri"/>
                  <w:color w:val="000000"/>
                  <w:lang w:eastAsia="en-AU"/>
                </w:rPr>
                <w:t>Chainage 3884</w:t>
              </w:r>
            </w:ins>
          </w:p>
        </w:tc>
        <w:tc>
          <w:tcPr>
            <w:tcW w:w="764" w:type="pct"/>
            <w:noWrap/>
            <w:hideMark/>
          </w:tcPr>
          <w:p w:rsidR="00110C18" w:rsidRPr="0056388D" w:rsidRDefault="00110C18" w:rsidP="00063728">
            <w:pPr>
              <w:jc w:val="right"/>
              <w:rPr>
                <w:ins w:id="23121" w:author="KIM, Jason" w:date="2019-04-02T13:39:00Z"/>
                <w:rFonts w:ascii="Calibri" w:eastAsia="Times New Roman" w:hAnsi="Calibri" w:cs="Calibri"/>
                <w:color w:val="000000"/>
                <w:lang w:eastAsia="en-AU"/>
              </w:rPr>
            </w:pPr>
            <w:ins w:id="23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23" w:author="KIM, Jason" w:date="2019-04-02T13:39:00Z"/>
        </w:trPr>
        <w:tc>
          <w:tcPr>
            <w:tcW w:w="708" w:type="pct"/>
            <w:vMerge/>
            <w:hideMark/>
          </w:tcPr>
          <w:p w:rsidR="00110C18" w:rsidRPr="0056388D" w:rsidRDefault="00110C18" w:rsidP="00063728">
            <w:pPr>
              <w:rPr>
                <w:ins w:id="231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25" w:author="KIM, Jason" w:date="2019-04-02T13:39:00Z"/>
                <w:rFonts w:ascii="Calibri" w:eastAsia="Times New Roman" w:hAnsi="Calibri" w:cs="Calibri"/>
                <w:color w:val="000000"/>
                <w:lang w:eastAsia="en-AU"/>
              </w:rPr>
            </w:pPr>
            <w:ins w:id="23126"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27" w:author="KIM, Jason" w:date="2019-04-02T13:39:00Z"/>
                <w:rFonts w:ascii="Calibri" w:eastAsia="Times New Roman" w:hAnsi="Calibri" w:cs="Calibri"/>
                <w:color w:val="000000"/>
                <w:lang w:eastAsia="en-AU"/>
              </w:rPr>
            </w:pPr>
            <w:ins w:id="2312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29" w:author="KIM, Jason" w:date="2019-04-02T13:39:00Z"/>
                <w:rFonts w:ascii="Calibri" w:eastAsia="Times New Roman" w:hAnsi="Calibri" w:cs="Calibri"/>
                <w:color w:val="000000"/>
                <w:lang w:eastAsia="en-AU"/>
              </w:rPr>
            </w:pPr>
            <w:ins w:id="23130" w:author="KIM, Jason" w:date="2019-04-02T13:39:00Z">
              <w:r w:rsidRPr="0056388D">
                <w:rPr>
                  <w:rFonts w:ascii="Calibri" w:eastAsia="Times New Roman" w:hAnsi="Calibri" w:cs="Calibri"/>
                  <w:color w:val="000000"/>
                  <w:lang w:eastAsia="en-AU"/>
                </w:rPr>
                <w:t>LLN1250</w:t>
              </w:r>
            </w:ins>
          </w:p>
        </w:tc>
        <w:tc>
          <w:tcPr>
            <w:tcW w:w="933" w:type="pct"/>
            <w:noWrap/>
            <w:hideMark/>
          </w:tcPr>
          <w:p w:rsidR="00110C18" w:rsidRPr="0056388D" w:rsidRDefault="00110C18" w:rsidP="00063728">
            <w:pPr>
              <w:rPr>
                <w:ins w:id="23131" w:author="KIM, Jason" w:date="2019-04-02T13:39:00Z"/>
                <w:rFonts w:ascii="Calibri" w:eastAsia="Times New Roman" w:hAnsi="Calibri" w:cs="Calibri"/>
                <w:color w:val="000000"/>
                <w:lang w:eastAsia="en-AU"/>
              </w:rPr>
            </w:pPr>
            <w:ins w:id="231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33" w:author="KIM, Jason" w:date="2019-04-02T13:39:00Z"/>
                <w:rFonts w:ascii="Calibri" w:eastAsia="Times New Roman" w:hAnsi="Calibri" w:cs="Calibri"/>
                <w:color w:val="000000"/>
                <w:lang w:eastAsia="en-AU"/>
              </w:rPr>
            </w:pPr>
            <w:ins w:id="23134" w:author="KIM, Jason" w:date="2019-04-02T13:39:00Z">
              <w:r w:rsidRPr="0056388D">
                <w:rPr>
                  <w:rFonts w:ascii="Calibri" w:eastAsia="Times New Roman" w:hAnsi="Calibri" w:cs="Calibri"/>
                  <w:color w:val="000000"/>
                  <w:lang w:eastAsia="en-AU"/>
                </w:rPr>
                <w:t>Chainage 3894</w:t>
              </w:r>
            </w:ins>
          </w:p>
        </w:tc>
        <w:tc>
          <w:tcPr>
            <w:tcW w:w="764" w:type="pct"/>
            <w:noWrap/>
            <w:hideMark/>
          </w:tcPr>
          <w:p w:rsidR="00110C18" w:rsidRPr="0056388D" w:rsidRDefault="00110C18" w:rsidP="00063728">
            <w:pPr>
              <w:jc w:val="right"/>
              <w:rPr>
                <w:ins w:id="23135" w:author="KIM, Jason" w:date="2019-04-02T13:39:00Z"/>
                <w:rFonts w:ascii="Calibri" w:eastAsia="Times New Roman" w:hAnsi="Calibri" w:cs="Calibri"/>
                <w:color w:val="000000"/>
                <w:lang w:eastAsia="en-AU"/>
              </w:rPr>
            </w:pPr>
            <w:ins w:id="23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37" w:author="KIM, Jason" w:date="2019-04-02T13:39:00Z"/>
        </w:trPr>
        <w:tc>
          <w:tcPr>
            <w:tcW w:w="708" w:type="pct"/>
            <w:vMerge/>
            <w:hideMark/>
          </w:tcPr>
          <w:p w:rsidR="00110C18" w:rsidRPr="0056388D" w:rsidRDefault="00110C18" w:rsidP="00063728">
            <w:pPr>
              <w:rPr>
                <w:ins w:id="231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39" w:author="KIM, Jason" w:date="2019-04-02T13:39:00Z"/>
                <w:rFonts w:ascii="Calibri" w:eastAsia="Times New Roman" w:hAnsi="Calibri" w:cs="Calibri"/>
                <w:color w:val="000000"/>
                <w:lang w:eastAsia="en-AU"/>
              </w:rPr>
            </w:pPr>
            <w:ins w:id="23140"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41" w:author="KIM, Jason" w:date="2019-04-02T13:39:00Z"/>
                <w:rFonts w:ascii="Calibri" w:eastAsia="Times New Roman" w:hAnsi="Calibri" w:cs="Calibri"/>
                <w:color w:val="000000"/>
                <w:lang w:eastAsia="en-AU"/>
              </w:rPr>
            </w:pPr>
            <w:ins w:id="2314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43" w:author="KIM, Jason" w:date="2019-04-02T13:39:00Z"/>
                <w:rFonts w:ascii="Calibri" w:eastAsia="Times New Roman" w:hAnsi="Calibri" w:cs="Calibri"/>
                <w:color w:val="000000"/>
                <w:lang w:eastAsia="en-AU"/>
              </w:rPr>
            </w:pPr>
            <w:ins w:id="23144" w:author="KIM, Jason" w:date="2019-04-02T13:39:00Z">
              <w:r w:rsidRPr="0056388D">
                <w:rPr>
                  <w:rFonts w:ascii="Calibri" w:eastAsia="Times New Roman" w:hAnsi="Calibri" w:cs="Calibri"/>
                  <w:color w:val="000000"/>
                  <w:lang w:eastAsia="en-AU"/>
                </w:rPr>
                <w:t>LLN1251</w:t>
              </w:r>
            </w:ins>
          </w:p>
        </w:tc>
        <w:tc>
          <w:tcPr>
            <w:tcW w:w="933" w:type="pct"/>
            <w:noWrap/>
            <w:hideMark/>
          </w:tcPr>
          <w:p w:rsidR="00110C18" w:rsidRPr="0056388D" w:rsidRDefault="00110C18" w:rsidP="00063728">
            <w:pPr>
              <w:rPr>
                <w:ins w:id="23145" w:author="KIM, Jason" w:date="2019-04-02T13:39:00Z"/>
                <w:rFonts w:ascii="Calibri" w:eastAsia="Times New Roman" w:hAnsi="Calibri" w:cs="Calibri"/>
                <w:color w:val="000000"/>
                <w:lang w:eastAsia="en-AU"/>
              </w:rPr>
            </w:pPr>
            <w:ins w:id="231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47" w:author="KIM, Jason" w:date="2019-04-02T13:39:00Z"/>
                <w:rFonts w:ascii="Calibri" w:eastAsia="Times New Roman" w:hAnsi="Calibri" w:cs="Calibri"/>
                <w:color w:val="000000"/>
                <w:lang w:eastAsia="en-AU"/>
              </w:rPr>
            </w:pPr>
            <w:ins w:id="23148" w:author="KIM, Jason" w:date="2019-04-02T13:39:00Z">
              <w:r w:rsidRPr="0056388D">
                <w:rPr>
                  <w:rFonts w:ascii="Calibri" w:eastAsia="Times New Roman" w:hAnsi="Calibri" w:cs="Calibri"/>
                  <w:color w:val="000000"/>
                  <w:lang w:eastAsia="en-AU"/>
                </w:rPr>
                <w:t>Chainage 3904</w:t>
              </w:r>
            </w:ins>
          </w:p>
        </w:tc>
        <w:tc>
          <w:tcPr>
            <w:tcW w:w="764" w:type="pct"/>
            <w:noWrap/>
            <w:hideMark/>
          </w:tcPr>
          <w:p w:rsidR="00110C18" w:rsidRPr="0056388D" w:rsidRDefault="00110C18" w:rsidP="00063728">
            <w:pPr>
              <w:jc w:val="right"/>
              <w:rPr>
                <w:ins w:id="23149" w:author="KIM, Jason" w:date="2019-04-02T13:39:00Z"/>
                <w:rFonts w:ascii="Calibri" w:eastAsia="Times New Roman" w:hAnsi="Calibri" w:cs="Calibri"/>
                <w:color w:val="000000"/>
                <w:lang w:eastAsia="en-AU"/>
              </w:rPr>
            </w:pPr>
            <w:ins w:id="23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51" w:author="KIM, Jason" w:date="2019-04-02T13:39:00Z"/>
        </w:trPr>
        <w:tc>
          <w:tcPr>
            <w:tcW w:w="708" w:type="pct"/>
            <w:vMerge/>
            <w:hideMark/>
          </w:tcPr>
          <w:p w:rsidR="00110C18" w:rsidRPr="0056388D" w:rsidRDefault="00110C18" w:rsidP="00063728">
            <w:pPr>
              <w:rPr>
                <w:ins w:id="23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53" w:author="KIM, Jason" w:date="2019-04-02T13:39:00Z"/>
                <w:rFonts w:ascii="Calibri" w:eastAsia="Times New Roman" w:hAnsi="Calibri" w:cs="Calibri"/>
                <w:color w:val="000000"/>
                <w:lang w:eastAsia="en-AU"/>
              </w:rPr>
            </w:pPr>
            <w:ins w:id="23154"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55" w:author="KIM, Jason" w:date="2019-04-02T13:39:00Z"/>
                <w:rFonts w:ascii="Calibri" w:eastAsia="Times New Roman" w:hAnsi="Calibri" w:cs="Calibri"/>
                <w:color w:val="000000"/>
                <w:lang w:eastAsia="en-AU"/>
              </w:rPr>
            </w:pPr>
            <w:ins w:id="2315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57" w:author="KIM, Jason" w:date="2019-04-02T13:39:00Z"/>
                <w:rFonts w:ascii="Calibri" w:eastAsia="Times New Roman" w:hAnsi="Calibri" w:cs="Calibri"/>
                <w:color w:val="000000"/>
                <w:lang w:eastAsia="en-AU"/>
              </w:rPr>
            </w:pPr>
            <w:ins w:id="23158" w:author="KIM, Jason" w:date="2019-04-02T13:39:00Z">
              <w:r w:rsidRPr="0056388D">
                <w:rPr>
                  <w:rFonts w:ascii="Calibri" w:eastAsia="Times New Roman" w:hAnsi="Calibri" w:cs="Calibri"/>
                  <w:color w:val="000000"/>
                  <w:lang w:eastAsia="en-AU"/>
                </w:rPr>
                <w:t>LLN1252</w:t>
              </w:r>
            </w:ins>
          </w:p>
        </w:tc>
        <w:tc>
          <w:tcPr>
            <w:tcW w:w="933" w:type="pct"/>
            <w:noWrap/>
            <w:hideMark/>
          </w:tcPr>
          <w:p w:rsidR="00110C18" w:rsidRPr="0056388D" w:rsidRDefault="00110C18" w:rsidP="00063728">
            <w:pPr>
              <w:rPr>
                <w:ins w:id="23159" w:author="KIM, Jason" w:date="2019-04-02T13:39:00Z"/>
                <w:rFonts w:ascii="Calibri" w:eastAsia="Times New Roman" w:hAnsi="Calibri" w:cs="Calibri"/>
                <w:color w:val="000000"/>
                <w:lang w:eastAsia="en-AU"/>
              </w:rPr>
            </w:pPr>
            <w:ins w:id="231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61" w:author="KIM, Jason" w:date="2019-04-02T13:39:00Z"/>
                <w:rFonts w:ascii="Calibri" w:eastAsia="Times New Roman" w:hAnsi="Calibri" w:cs="Calibri"/>
                <w:color w:val="000000"/>
                <w:lang w:eastAsia="en-AU"/>
              </w:rPr>
            </w:pPr>
            <w:ins w:id="23162" w:author="KIM, Jason" w:date="2019-04-02T13:39:00Z">
              <w:r w:rsidRPr="0056388D">
                <w:rPr>
                  <w:rFonts w:ascii="Calibri" w:eastAsia="Times New Roman" w:hAnsi="Calibri" w:cs="Calibri"/>
                  <w:color w:val="000000"/>
                  <w:lang w:eastAsia="en-AU"/>
                </w:rPr>
                <w:t>Chainage 3913</w:t>
              </w:r>
            </w:ins>
          </w:p>
        </w:tc>
        <w:tc>
          <w:tcPr>
            <w:tcW w:w="764" w:type="pct"/>
            <w:noWrap/>
            <w:hideMark/>
          </w:tcPr>
          <w:p w:rsidR="00110C18" w:rsidRPr="0056388D" w:rsidRDefault="00110C18" w:rsidP="00063728">
            <w:pPr>
              <w:jc w:val="right"/>
              <w:rPr>
                <w:ins w:id="23163" w:author="KIM, Jason" w:date="2019-04-02T13:39:00Z"/>
                <w:rFonts w:ascii="Calibri" w:eastAsia="Times New Roman" w:hAnsi="Calibri" w:cs="Calibri"/>
                <w:color w:val="000000"/>
                <w:lang w:eastAsia="en-AU"/>
              </w:rPr>
            </w:pPr>
            <w:ins w:id="23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65" w:author="KIM, Jason" w:date="2019-04-02T13:39:00Z"/>
        </w:trPr>
        <w:tc>
          <w:tcPr>
            <w:tcW w:w="708" w:type="pct"/>
            <w:vMerge/>
            <w:hideMark/>
          </w:tcPr>
          <w:p w:rsidR="00110C18" w:rsidRPr="0056388D" w:rsidRDefault="00110C18" w:rsidP="00063728">
            <w:pPr>
              <w:rPr>
                <w:ins w:id="231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67" w:author="KIM, Jason" w:date="2019-04-02T13:39:00Z"/>
                <w:rFonts w:ascii="Calibri" w:eastAsia="Times New Roman" w:hAnsi="Calibri" w:cs="Calibri"/>
                <w:color w:val="000000"/>
                <w:lang w:eastAsia="en-AU"/>
              </w:rPr>
            </w:pPr>
            <w:ins w:id="23168"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69" w:author="KIM, Jason" w:date="2019-04-02T13:39:00Z"/>
                <w:rFonts w:ascii="Calibri" w:eastAsia="Times New Roman" w:hAnsi="Calibri" w:cs="Calibri"/>
                <w:color w:val="000000"/>
                <w:lang w:eastAsia="en-AU"/>
              </w:rPr>
            </w:pPr>
            <w:ins w:id="2317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71" w:author="KIM, Jason" w:date="2019-04-02T13:39:00Z"/>
                <w:rFonts w:ascii="Calibri" w:eastAsia="Times New Roman" w:hAnsi="Calibri" w:cs="Calibri"/>
                <w:color w:val="000000"/>
                <w:lang w:eastAsia="en-AU"/>
              </w:rPr>
            </w:pPr>
            <w:ins w:id="23172" w:author="KIM, Jason" w:date="2019-04-02T13:39:00Z">
              <w:r w:rsidRPr="0056388D">
                <w:rPr>
                  <w:rFonts w:ascii="Calibri" w:eastAsia="Times New Roman" w:hAnsi="Calibri" w:cs="Calibri"/>
                  <w:color w:val="000000"/>
                  <w:lang w:eastAsia="en-AU"/>
                </w:rPr>
                <w:t>LLN1253</w:t>
              </w:r>
            </w:ins>
          </w:p>
        </w:tc>
        <w:tc>
          <w:tcPr>
            <w:tcW w:w="933" w:type="pct"/>
            <w:noWrap/>
            <w:hideMark/>
          </w:tcPr>
          <w:p w:rsidR="00110C18" w:rsidRPr="0056388D" w:rsidRDefault="00110C18" w:rsidP="00063728">
            <w:pPr>
              <w:rPr>
                <w:ins w:id="23173" w:author="KIM, Jason" w:date="2019-04-02T13:39:00Z"/>
                <w:rFonts w:ascii="Calibri" w:eastAsia="Times New Roman" w:hAnsi="Calibri" w:cs="Calibri"/>
                <w:color w:val="000000"/>
                <w:lang w:eastAsia="en-AU"/>
              </w:rPr>
            </w:pPr>
            <w:ins w:id="231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75" w:author="KIM, Jason" w:date="2019-04-02T13:39:00Z"/>
                <w:rFonts w:ascii="Calibri" w:eastAsia="Times New Roman" w:hAnsi="Calibri" w:cs="Calibri"/>
                <w:color w:val="000000"/>
                <w:lang w:eastAsia="en-AU"/>
              </w:rPr>
            </w:pPr>
            <w:ins w:id="23176" w:author="KIM, Jason" w:date="2019-04-02T13:39:00Z">
              <w:r w:rsidRPr="0056388D">
                <w:rPr>
                  <w:rFonts w:ascii="Calibri" w:eastAsia="Times New Roman" w:hAnsi="Calibri" w:cs="Calibri"/>
                  <w:color w:val="000000"/>
                  <w:lang w:eastAsia="en-AU"/>
                </w:rPr>
                <w:t>Chainage 3923</w:t>
              </w:r>
            </w:ins>
          </w:p>
        </w:tc>
        <w:tc>
          <w:tcPr>
            <w:tcW w:w="764" w:type="pct"/>
            <w:noWrap/>
            <w:hideMark/>
          </w:tcPr>
          <w:p w:rsidR="00110C18" w:rsidRPr="0056388D" w:rsidRDefault="00110C18" w:rsidP="00063728">
            <w:pPr>
              <w:jc w:val="right"/>
              <w:rPr>
                <w:ins w:id="23177" w:author="KIM, Jason" w:date="2019-04-02T13:39:00Z"/>
                <w:rFonts w:ascii="Calibri" w:eastAsia="Times New Roman" w:hAnsi="Calibri" w:cs="Calibri"/>
                <w:color w:val="000000"/>
                <w:lang w:eastAsia="en-AU"/>
              </w:rPr>
            </w:pPr>
            <w:ins w:id="23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79" w:author="KIM, Jason" w:date="2019-04-02T13:39:00Z"/>
        </w:trPr>
        <w:tc>
          <w:tcPr>
            <w:tcW w:w="708" w:type="pct"/>
            <w:vMerge w:val="restart"/>
            <w:noWrap/>
            <w:hideMark/>
          </w:tcPr>
          <w:p w:rsidR="00110C18" w:rsidRPr="0056388D" w:rsidRDefault="00110C18" w:rsidP="00063728">
            <w:pPr>
              <w:rPr>
                <w:ins w:id="23180" w:author="KIM, Jason" w:date="2019-04-02T13:39:00Z"/>
                <w:rFonts w:ascii="Calibri" w:eastAsia="Times New Roman" w:hAnsi="Calibri" w:cs="Calibri"/>
                <w:color w:val="000000"/>
                <w:lang w:eastAsia="en-AU"/>
              </w:rPr>
            </w:pPr>
            <w:ins w:id="23181" w:author="KIM, Jason" w:date="2019-04-02T13:39:00Z">
              <w:r w:rsidRPr="0056388D">
                <w:rPr>
                  <w:rFonts w:ascii="Calibri" w:eastAsia="Times New Roman" w:hAnsi="Calibri" w:cs="Calibri"/>
                  <w:color w:val="000000"/>
                  <w:lang w:eastAsia="en-AU"/>
                </w:rPr>
                <w:t>LLE26K71</w:t>
              </w:r>
            </w:ins>
          </w:p>
        </w:tc>
        <w:tc>
          <w:tcPr>
            <w:tcW w:w="605" w:type="pct"/>
            <w:noWrap/>
            <w:hideMark/>
          </w:tcPr>
          <w:p w:rsidR="00110C18" w:rsidRPr="0056388D" w:rsidRDefault="00110C18" w:rsidP="00063728">
            <w:pPr>
              <w:rPr>
                <w:ins w:id="23182" w:author="KIM, Jason" w:date="2019-04-02T13:39:00Z"/>
                <w:rFonts w:ascii="Calibri" w:eastAsia="Times New Roman" w:hAnsi="Calibri" w:cs="Calibri"/>
                <w:color w:val="000000"/>
                <w:lang w:eastAsia="en-AU"/>
              </w:rPr>
            </w:pPr>
            <w:ins w:id="23183"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184" w:author="KIM, Jason" w:date="2019-04-02T13:39:00Z"/>
                <w:rFonts w:ascii="Calibri" w:eastAsia="Times New Roman" w:hAnsi="Calibri" w:cs="Calibri"/>
                <w:color w:val="000000"/>
                <w:lang w:eastAsia="en-AU"/>
              </w:rPr>
            </w:pPr>
            <w:ins w:id="2318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86" w:author="KIM, Jason" w:date="2019-04-02T13:39:00Z"/>
                <w:rFonts w:ascii="Calibri" w:eastAsia="Times New Roman" w:hAnsi="Calibri" w:cs="Calibri"/>
                <w:color w:val="000000"/>
                <w:lang w:eastAsia="en-AU"/>
              </w:rPr>
            </w:pPr>
            <w:ins w:id="23187" w:author="KIM, Jason" w:date="2019-04-02T13:39:00Z">
              <w:r w:rsidRPr="0056388D">
                <w:rPr>
                  <w:rFonts w:ascii="Calibri" w:eastAsia="Times New Roman" w:hAnsi="Calibri" w:cs="Calibri"/>
                  <w:color w:val="000000"/>
                  <w:lang w:eastAsia="en-AU"/>
                </w:rPr>
                <w:t>LLS2278</w:t>
              </w:r>
            </w:ins>
          </w:p>
        </w:tc>
        <w:tc>
          <w:tcPr>
            <w:tcW w:w="933" w:type="pct"/>
            <w:noWrap/>
            <w:hideMark/>
          </w:tcPr>
          <w:p w:rsidR="00110C18" w:rsidRPr="0056388D" w:rsidRDefault="00110C18" w:rsidP="00063728">
            <w:pPr>
              <w:rPr>
                <w:ins w:id="23188" w:author="KIM, Jason" w:date="2019-04-02T13:39:00Z"/>
                <w:rFonts w:ascii="Calibri" w:eastAsia="Times New Roman" w:hAnsi="Calibri" w:cs="Calibri"/>
                <w:color w:val="000000"/>
                <w:lang w:eastAsia="en-AU"/>
              </w:rPr>
            </w:pPr>
            <w:ins w:id="231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190" w:author="KIM, Jason" w:date="2019-04-02T13:39:00Z"/>
                <w:rFonts w:ascii="Calibri" w:eastAsia="Times New Roman" w:hAnsi="Calibri" w:cs="Calibri"/>
                <w:color w:val="000000"/>
                <w:lang w:eastAsia="en-AU"/>
              </w:rPr>
            </w:pPr>
            <w:ins w:id="23191" w:author="KIM, Jason" w:date="2019-04-02T13:39:00Z">
              <w:r w:rsidRPr="0056388D">
                <w:rPr>
                  <w:rFonts w:ascii="Calibri" w:eastAsia="Times New Roman" w:hAnsi="Calibri" w:cs="Calibri"/>
                  <w:color w:val="000000"/>
                  <w:lang w:eastAsia="en-AU"/>
                </w:rPr>
                <w:t>Chainage 3931</w:t>
              </w:r>
            </w:ins>
          </w:p>
        </w:tc>
        <w:tc>
          <w:tcPr>
            <w:tcW w:w="764" w:type="pct"/>
            <w:noWrap/>
            <w:hideMark/>
          </w:tcPr>
          <w:p w:rsidR="00110C18" w:rsidRPr="0056388D" w:rsidRDefault="00110C18" w:rsidP="00063728">
            <w:pPr>
              <w:jc w:val="right"/>
              <w:rPr>
                <w:ins w:id="23192" w:author="KIM, Jason" w:date="2019-04-02T13:39:00Z"/>
                <w:rFonts w:ascii="Calibri" w:eastAsia="Times New Roman" w:hAnsi="Calibri" w:cs="Calibri"/>
                <w:color w:val="000000"/>
                <w:lang w:eastAsia="en-AU"/>
              </w:rPr>
            </w:pPr>
            <w:ins w:id="231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94" w:author="KIM, Jason" w:date="2019-04-02T13:39:00Z"/>
        </w:trPr>
        <w:tc>
          <w:tcPr>
            <w:tcW w:w="708" w:type="pct"/>
            <w:vMerge/>
            <w:hideMark/>
          </w:tcPr>
          <w:p w:rsidR="00110C18" w:rsidRPr="0056388D" w:rsidRDefault="00110C18" w:rsidP="00063728">
            <w:pPr>
              <w:rPr>
                <w:ins w:id="231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96" w:author="KIM, Jason" w:date="2019-04-02T13:39:00Z"/>
                <w:rFonts w:ascii="Calibri" w:eastAsia="Times New Roman" w:hAnsi="Calibri" w:cs="Calibri"/>
                <w:color w:val="000000"/>
                <w:lang w:eastAsia="en-AU"/>
              </w:rPr>
            </w:pPr>
            <w:ins w:id="23197"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198" w:author="KIM, Jason" w:date="2019-04-02T13:39:00Z"/>
                <w:rFonts w:ascii="Calibri" w:eastAsia="Times New Roman" w:hAnsi="Calibri" w:cs="Calibri"/>
                <w:color w:val="000000"/>
                <w:lang w:eastAsia="en-AU"/>
              </w:rPr>
            </w:pPr>
            <w:ins w:id="2319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00" w:author="KIM, Jason" w:date="2019-04-02T13:39:00Z"/>
                <w:rFonts w:ascii="Calibri" w:eastAsia="Times New Roman" w:hAnsi="Calibri" w:cs="Calibri"/>
                <w:color w:val="000000"/>
                <w:lang w:eastAsia="en-AU"/>
              </w:rPr>
            </w:pPr>
            <w:ins w:id="23201" w:author="KIM, Jason" w:date="2019-04-02T13:39:00Z">
              <w:r w:rsidRPr="0056388D">
                <w:rPr>
                  <w:rFonts w:ascii="Calibri" w:eastAsia="Times New Roman" w:hAnsi="Calibri" w:cs="Calibri"/>
                  <w:color w:val="000000"/>
                  <w:lang w:eastAsia="en-AU"/>
                </w:rPr>
                <w:t>LLS2279</w:t>
              </w:r>
            </w:ins>
          </w:p>
        </w:tc>
        <w:tc>
          <w:tcPr>
            <w:tcW w:w="933" w:type="pct"/>
            <w:noWrap/>
            <w:hideMark/>
          </w:tcPr>
          <w:p w:rsidR="00110C18" w:rsidRPr="0056388D" w:rsidRDefault="00110C18" w:rsidP="00063728">
            <w:pPr>
              <w:rPr>
                <w:ins w:id="23202" w:author="KIM, Jason" w:date="2019-04-02T13:39:00Z"/>
                <w:rFonts w:ascii="Calibri" w:eastAsia="Times New Roman" w:hAnsi="Calibri" w:cs="Calibri"/>
                <w:color w:val="000000"/>
                <w:lang w:eastAsia="en-AU"/>
              </w:rPr>
            </w:pPr>
            <w:ins w:id="232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04" w:author="KIM, Jason" w:date="2019-04-02T13:39:00Z"/>
                <w:rFonts w:ascii="Calibri" w:eastAsia="Times New Roman" w:hAnsi="Calibri" w:cs="Calibri"/>
                <w:color w:val="000000"/>
                <w:lang w:eastAsia="en-AU"/>
              </w:rPr>
            </w:pPr>
            <w:ins w:id="23205" w:author="KIM, Jason" w:date="2019-04-02T13:39:00Z">
              <w:r w:rsidRPr="0056388D">
                <w:rPr>
                  <w:rFonts w:ascii="Calibri" w:eastAsia="Times New Roman" w:hAnsi="Calibri" w:cs="Calibri"/>
                  <w:color w:val="000000"/>
                  <w:lang w:eastAsia="en-AU"/>
                </w:rPr>
                <w:t>Chainage 3940</w:t>
              </w:r>
            </w:ins>
          </w:p>
        </w:tc>
        <w:tc>
          <w:tcPr>
            <w:tcW w:w="764" w:type="pct"/>
            <w:noWrap/>
            <w:hideMark/>
          </w:tcPr>
          <w:p w:rsidR="00110C18" w:rsidRPr="0056388D" w:rsidRDefault="00110C18" w:rsidP="00063728">
            <w:pPr>
              <w:jc w:val="right"/>
              <w:rPr>
                <w:ins w:id="23206" w:author="KIM, Jason" w:date="2019-04-02T13:39:00Z"/>
                <w:rFonts w:ascii="Calibri" w:eastAsia="Times New Roman" w:hAnsi="Calibri" w:cs="Calibri"/>
                <w:color w:val="000000"/>
                <w:lang w:eastAsia="en-AU"/>
              </w:rPr>
            </w:pPr>
            <w:ins w:id="232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08" w:author="KIM, Jason" w:date="2019-04-02T13:39:00Z"/>
        </w:trPr>
        <w:tc>
          <w:tcPr>
            <w:tcW w:w="708" w:type="pct"/>
            <w:vMerge/>
            <w:hideMark/>
          </w:tcPr>
          <w:p w:rsidR="00110C18" w:rsidRPr="0056388D" w:rsidRDefault="00110C18" w:rsidP="00063728">
            <w:pPr>
              <w:rPr>
                <w:ins w:id="23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10" w:author="KIM, Jason" w:date="2019-04-02T13:39:00Z"/>
                <w:rFonts w:ascii="Calibri" w:eastAsia="Times New Roman" w:hAnsi="Calibri" w:cs="Calibri"/>
                <w:color w:val="000000"/>
                <w:lang w:eastAsia="en-AU"/>
              </w:rPr>
            </w:pPr>
            <w:ins w:id="23211"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12" w:author="KIM, Jason" w:date="2019-04-02T13:39:00Z"/>
                <w:rFonts w:ascii="Calibri" w:eastAsia="Times New Roman" w:hAnsi="Calibri" w:cs="Calibri"/>
                <w:color w:val="000000"/>
                <w:lang w:eastAsia="en-AU"/>
              </w:rPr>
            </w:pPr>
            <w:ins w:id="2321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14" w:author="KIM, Jason" w:date="2019-04-02T13:39:00Z"/>
                <w:rFonts w:ascii="Calibri" w:eastAsia="Times New Roman" w:hAnsi="Calibri" w:cs="Calibri"/>
                <w:color w:val="000000"/>
                <w:lang w:eastAsia="en-AU"/>
              </w:rPr>
            </w:pPr>
            <w:ins w:id="23215" w:author="KIM, Jason" w:date="2019-04-02T13:39:00Z">
              <w:r w:rsidRPr="0056388D">
                <w:rPr>
                  <w:rFonts w:ascii="Calibri" w:eastAsia="Times New Roman" w:hAnsi="Calibri" w:cs="Calibri"/>
                  <w:color w:val="000000"/>
                  <w:lang w:eastAsia="en-AU"/>
                </w:rPr>
                <w:t>LLS2280</w:t>
              </w:r>
            </w:ins>
          </w:p>
        </w:tc>
        <w:tc>
          <w:tcPr>
            <w:tcW w:w="933" w:type="pct"/>
            <w:noWrap/>
            <w:hideMark/>
          </w:tcPr>
          <w:p w:rsidR="00110C18" w:rsidRPr="0056388D" w:rsidRDefault="00110C18" w:rsidP="00063728">
            <w:pPr>
              <w:rPr>
                <w:ins w:id="23216" w:author="KIM, Jason" w:date="2019-04-02T13:39:00Z"/>
                <w:rFonts w:ascii="Calibri" w:eastAsia="Times New Roman" w:hAnsi="Calibri" w:cs="Calibri"/>
                <w:color w:val="000000"/>
                <w:lang w:eastAsia="en-AU"/>
              </w:rPr>
            </w:pPr>
            <w:ins w:id="232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18" w:author="KIM, Jason" w:date="2019-04-02T13:39:00Z"/>
                <w:rFonts w:ascii="Calibri" w:eastAsia="Times New Roman" w:hAnsi="Calibri" w:cs="Calibri"/>
                <w:color w:val="000000"/>
                <w:lang w:eastAsia="en-AU"/>
              </w:rPr>
            </w:pPr>
            <w:ins w:id="23219" w:author="KIM, Jason" w:date="2019-04-02T13:39:00Z">
              <w:r w:rsidRPr="0056388D">
                <w:rPr>
                  <w:rFonts w:ascii="Calibri" w:eastAsia="Times New Roman" w:hAnsi="Calibri" w:cs="Calibri"/>
                  <w:color w:val="000000"/>
                  <w:lang w:eastAsia="en-AU"/>
                </w:rPr>
                <w:t>Chainage 3950</w:t>
              </w:r>
            </w:ins>
          </w:p>
        </w:tc>
        <w:tc>
          <w:tcPr>
            <w:tcW w:w="764" w:type="pct"/>
            <w:noWrap/>
            <w:hideMark/>
          </w:tcPr>
          <w:p w:rsidR="00110C18" w:rsidRPr="0056388D" w:rsidRDefault="00110C18" w:rsidP="00063728">
            <w:pPr>
              <w:jc w:val="right"/>
              <w:rPr>
                <w:ins w:id="23220" w:author="KIM, Jason" w:date="2019-04-02T13:39:00Z"/>
                <w:rFonts w:ascii="Calibri" w:eastAsia="Times New Roman" w:hAnsi="Calibri" w:cs="Calibri"/>
                <w:color w:val="000000"/>
                <w:lang w:eastAsia="en-AU"/>
              </w:rPr>
            </w:pPr>
            <w:ins w:id="23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22" w:author="KIM, Jason" w:date="2019-04-02T13:39:00Z"/>
        </w:trPr>
        <w:tc>
          <w:tcPr>
            <w:tcW w:w="708" w:type="pct"/>
            <w:vMerge/>
            <w:hideMark/>
          </w:tcPr>
          <w:p w:rsidR="00110C18" w:rsidRPr="0056388D" w:rsidRDefault="00110C18" w:rsidP="00063728">
            <w:pPr>
              <w:rPr>
                <w:ins w:id="23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24" w:author="KIM, Jason" w:date="2019-04-02T13:39:00Z"/>
                <w:rFonts w:ascii="Calibri" w:eastAsia="Times New Roman" w:hAnsi="Calibri" w:cs="Calibri"/>
                <w:color w:val="000000"/>
                <w:lang w:eastAsia="en-AU"/>
              </w:rPr>
            </w:pPr>
            <w:ins w:id="23225"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26" w:author="KIM, Jason" w:date="2019-04-02T13:39:00Z"/>
                <w:rFonts w:ascii="Calibri" w:eastAsia="Times New Roman" w:hAnsi="Calibri" w:cs="Calibri"/>
                <w:color w:val="000000"/>
                <w:lang w:eastAsia="en-AU"/>
              </w:rPr>
            </w:pPr>
            <w:ins w:id="2322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28" w:author="KIM, Jason" w:date="2019-04-02T13:39:00Z"/>
                <w:rFonts w:ascii="Calibri" w:eastAsia="Times New Roman" w:hAnsi="Calibri" w:cs="Calibri"/>
                <w:color w:val="000000"/>
                <w:lang w:eastAsia="en-AU"/>
              </w:rPr>
            </w:pPr>
            <w:ins w:id="23229" w:author="KIM, Jason" w:date="2019-04-02T13:39:00Z">
              <w:r w:rsidRPr="0056388D">
                <w:rPr>
                  <w:rFonts w:ascii="Calibri" w:eastAsia="Times New Roman" w:hAnsi="Calibri" w:cs="Calibri"/>
                  <w:color w:val="000000"/>
                  <w:lang w:eastAsia="en-AU"/>
                </w:rPr>
                <w:t>LLS2281</w:t>
              </w:r>
            </w:ins>
          </w:p>
        </w:tc>
        <w:tc>
          <w:tcPr>
            <w:tcW w:w="933" w:type="pct"/>
            <w:noWrap/>
            <w:hideMark/>
          </w:tcPr>
          <w:p w:rsidR="00110C18" w:rsidRPr="0056388D" w:rsidRDefault="00110C18" w:rsidP="00063728">
            <w:pPr>
              <w:rPr>
                <w:ins w:id="23230" w:author="KIM, Jason" w:date="2019-04-02T13:39:00Z"/>
                <w:rFonts w:ascii="Calibri" w:eastAsia="Times New Roman" w:hAnsi="Calibri" w:cs="Calibri"/>
                <w:color w:val="000000"/>
                <w:lang w:eastAsia="en-AU"/>
              </w:rPr>
            </w:pPr>
            <w:ins w:id="232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32" w:author="KIM, Jason" w:date="2019-04-02T13:39:00Z"/>
                <w:rFonts w:ascii="Calibri" w:eastAsia="Times New Roman" w:hAnsi="Calibri" w:cs="Calibri"/>
                <w:color w:val="000000"/>
                <w:lang w:eastAsia="en-AU"/>
              </w:rPr>
            </w:pPr>
            <w:ins w:id="23233" w:author="KIM, Jason" w:date="2019-04-02T13:39:00Z">
              <w:r w:rsidRPr="0056388D">
                <w:rPr>
                  <w:rFonts w:ascii="Calibri" w:eastAsia="Times New Roman" w:hAnsi="Calibri" w:cs="Calibri"/>
                  <w:color w:val="000000"/>
                  <w:lang w:eastAsia="en-AU"/>
                </w:rPr>
                <w:t>Chainage 3959</w:t>
              </w:r>
            </w:ins>
          </w:p>
        </w:tc>
        <w:tc>
          <w:tcPr>
            <w:tcW w:w="764" w:type="pct"/>
            <w:noWrap/>
            <w:hideMark/>
          </w:tcPr>
          <w:p w:rsidR="00110C18" w:rsidRPr="0056388D" w:rsidRDefault="00110C18" w:rsidP="00063728">
            <w:pPr>
              <w:jc w:val="right"/>
              <w:rPr>
                <w:ins w:id="23234" w:author="KIM, Jason" w:date="2019-04-02T13:39:00Z"/>
                <w:rFonts w:ascii="Calibri" w:eastAsia="Times New Roman" w:hAnsi="Calibri" w:cs="Calibri"/>
                <w:color w:val="000000"/>
                <w:lang w:eastAsia="en-AU"/>
              </w:rPr>
            </w:pPr>
            <w:ins w:id="23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36" w:author="KIM, Jason" w:date="2019-04-02T13:39:00Z"/>
        </w:trPr>
        <w:tc>
          <w:tcPr>
            <w:tcW w:w="708" w:type="pct"/>
            <w:vMerge/>
            <w:hideMark/>
          </w:tcPr>
          <w:p w:rsidR="00110C18" w:rsidRPr="0056388D" w:rsidRDefault="00110C18" w:rsidP="00063728">
            <w:pPr>
              <w:rPr>
                <w:ins w:id="23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38" w:author="KIM, Jason" w:date="2019-04-02T13:39:00Z"/>
                <w:rFonts w:ascii="Calibri" w:eastAsia="Times New Roman" w:hAnsi="Calibri" w:cs="Calibri"/>
                <w:color w:val="000000"/>
                <w:lang w:eastAsia="en-AU"/>
              </w:rPr>
            </w:pPr>
            <w:ins w:id="23239"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40" w:author="KIM, Jason" w:date="2019-04-02T13:39:00Z"/>
                <w:rFonts w:ascii="Calibri" w:eastAsia="Times New Roman" w:hAnsi="Calibri" w:cs="Calibri"/>
                <w:color w:val="000000"/>
                <w:lang w:eastAsia="en-AU"/>
              </w:rPr>
            </w:pPr>
            <w:ins w:id="2324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42" w:author="KIM, Jason" w:date="2019-04-02T13:39:00Z"/>
                <w:rFonts w:ascii="Calibri" w:eastAsia="Times New Roman" w:hAnsi="Calibri" w:cs="Calibri"/>
                <w:color w:val="000000"/>
                <w:lang w:eastAsia="en-AU"/>
              </w:rPr>
            </w:pPr>
            <w:ins w:id="23243" w:author="KIM, Jason" w:date="2019-04-02T13:39:00Z">
              <w:r w:rsidRPr="0056388D">
                <w:rPr>
                  <w:rFonts w:ascii="Calibri" w:eastAsia="Times New Roman" w:hAnsi="Calibri" w:cs="Calibri"/>
                  <w:color w:val="000000"/>
                  <w:lang w:eastAsia="en-AU"/>
                </w:rPr>
                <w:t>LLS2282</w:t>
              </w:r>
            </w:ins>
          </w:p>
        </w:tc>
        <w:tc>
          <w:tcPr>
            <w:tcW w:w="933" w:type="pct"/>
            <w:noWrap/>
            <w:hideMark/>
          </w:tcPr>
          <w:p w:rsidR="00110C18" w:rsidRPr="0056388D" w:rsidRDefault="00110C18" w:rsidP="00063728">
            <w:pPr>
              <w:rPr>
                <w:ins w:id="23244" w:author="KIM, Jason" w:date="2019-04-02T13:39:00Z"/>
                <w:rFonts w:ascii="Calibri" w:eastAsia="Times New Roman" w:hAnsi="Calibri" w:cs="Calibri"/>
                <w:color w:val="000000"/>
                <w:lang w:eastAsia="en-AU"/>
              </w:rPr>
            </w:pPr>
            <w:ins w:id="232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46" w:author="KIM, Jason" w:date="2019-04-02T13:39:00Z"/>
                <w:rFonts w:ascii="Calibri" w:eastAsia="Times New Roman" w:hAnsi="Calibri" w:cs="Calibri"/>
                <w:color w:val="000000"/>
                <w:lang w:eastAsia="en-AU"/>
              </w:rPr>
            </w:pPr>
            <w:ins w:id="23247" w:author="KIM, Jason" w:date="2019-04-02T13:39:00Z">
              <w:r w:rsidRPr="0056388D">
                <w:rPr>
                  <w:rFonts w:ascii="Calibri" w:eastAsia="Times New Roman" w:hAnsi="Calibri" w:cs="Calibri"/>
                  <w:color w:val="000000"/>
                  <w:lang w:eastAsia="en-AU"/>
                </w:rPr>
                <w:t>Chainage 3969</w:t>
              </w:r>
            </w:ins>
          </w:p>
        </w:tc>
        <w:tc>
          <w:tcPr>
            <w:tcW w:w="764" w:type="pct"/>
            <w:noWrap/>
            <w:hideMark/>
          </w:tcPr>
          <w:p w:rsidR="00110C18" w:rsidRPr="0056388D" w:rsidRDefault="00110C18" w:rsidP="00063728">
            <w:pPr>
              <w:jc w:val="right"/>
              <w:rPr>
                <w:ins w:id="23248" w:author="KIM, Jason" w:date="2019-04-02T13:39:00Z"/>
                <w:rFonts w:ascii="Calibri" w:eastAsia="Times New Roman" w:hAnsi="Calibri" w:cs="Calibri"/>
                <w:color w:val="000000"/>
                <w:lang w:eastAsia="en-AU"/>
              </w:rPr>
            </w:pPr>
            <w:ins w:id="23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50" w:author="KIM, Jason" w:date="2019-04-02T13:39:00Z"/>
        </w:trPr>
        <w:tc>
          <w:tcPr>
            <w:tcW w:w="708" w:type="pct"/>
            <w:vMerge/>
            <w:hideMark/>
          </w:tcPr>
          <w:p w:rsidR="00110C18" w:rsidRPr="0056388D" w:rsidRDefault="00110C18" w:rsidP="00063728">
            <w:pPr>
              <w:rPr>
                <w:ins w:id="23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52" w:author="KIM, Jason" w:date="2019-04-02T13:39:00Z"/>
                <w:rFonts w:ascii="Calibri" w:eastAsia="Times New Roman" w:hAnsi="Calibri" w:cs="Calibri"/>
                <w:color w:val="000000"/>
                <w:lang w:eastAsia="en-AU"/>
              </w:rPr>
            </w:pPr>
            <w:ins w:id="23253"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54" w:author="KIM, Jason" w:date="2019-04-02T13:39:00Z"/>
                <w:rFonts w:ascii="Calibri" w:eastAsia="Times New Roman" w:hAnsi="Calibri" w:cs="Calibri"/>
                <w:color w:val="000000"/>
                <w:lang w:eastAsia="en-AU"/>
              </w:rPr>
            </w:pPr>
            <w:ins w:id="2325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56" w:author="KIM, Jason" w:date="2019-04-02T13:39:00Z"/>
                <w:rFonts w:ascii="Calibri" w:eastAsia="Times New Roman" w:hAnsi="Calibri" w:cs="Calibri"/>
                <w:color w:val="000000"/>
                <w:lang w:eastAsia="en-AU"/>
              </w:rPr>
            </w:pPr>
            <w:ins w:id="23257" w:author="KIM, Jason" w:date="2019-04-02T13:39:00Z">
              <w:r w:rsidRPr="0056388D">
                <w:rPr>
                  <w:rFonts w:ascii="Calibri" w:eastAsia="Times New Roman" w:hAnsi="Calibri" w:cs="Calibri"/>
                  <w:color w:val="000000"/>
                  <w:lang w:eastAsia="en-AU"/>
                </w:rPr>
                <w:t>LLS2283</w:t>
              </w:r>
            </w:ins>
          </w:p>
        </w:tc>
        <w:tc>
          <w:tcPr>
            <w:tcW w:w="933" w:type="pct"/>
            <w:noWrap/>
            <w:hideMark/>
          </w:tcPr>
          <w:p w:rsidR="00110C18" w:rsidRPr="0056388D" w:rsidRDefault="00110C18" w:rsidP="00063728">
            <w:pPr>
              <w:rPr>
                <w:ins w:id="23258" w:author="KIM, Jason" w:date="2019-04-02T13:39:00Z"/>
                <w:rFonts w:ascii="Calibri" w:eastAsia="Times New Roman" w:hAnsi="Calibri" w:cs="Calibri"/>
                <w:color w:val="000000"/>
                <w:lang w:eastAsia="en-AU"/>
              </w:rPr>
            </w:pPr>
            <w:ins w:id="232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60" w:author="KIM, Jason" w:date="2019-04-02T13:39:00Z"/>
                <w:rFonts w:ascii="Calibri" w:eastAsia="Times New Roman" w:hAnsi="Calibri" w:cs="Calibri"/>
                <w:color w:val="000000"/>
                <w:lang w:eastAsia="en-AU"/>
              </w:rPr>
            </w:pPr>
            <w:ins w:id="23261" w:author="KIM, Jason" w:date="2019-04-02T13:39:00Z">
              <w:r w:rsidRPr="0056388D">
                <w:rPr>
                  <w:rFonts w:ascii="Calibri" w:eastAsia="Times New Roman" w:hAnsi="Calibri" w:cs="Calibri"/>
                  <w:color w:val="000000"/>
                  <w:lang w:eastAsia="en-AU"/>
                </w:rPr>
                <w:t>Chainage 3979</w:t>
              </w:r>
            </w:ins>
          </w:p>
        </w:tc>
        <w:tc>
          <w:tcPr>
            <w:tcW w:w="764" w:type="pct"/>
            <w:noWrap/>
            <w:hideMark/>
          </w:tcPr>
          <w:p w:rsidR="00110C18" w:rsidRPr="0056388D" w:rsidRDefault="00110C18" w:rsidP="00063728">
            <w:pPr>
              <w:jc w:val="right"/>
              <w:rPr>
                <w:ins w:id="23262" w:author="KIM, Jason" w:date="2019-04-02T13:39:00Z"/>
                <w:rFonts w:ascii="Calibri" w:eastAsia="Times New Roman" w:hAnsi="Calibri" w:cs="Calibri"/>
                <w:color w:val="000000"/>
                <w:lang w:eastAsia="en-AU"/>
              </w:rPr>
            </w:pPr>
            <w:ins w:id="23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64" w:author="KIM, Jason" w:date="2019-04-02T13:39:00Z"/>
        </w:trPr>
        <w:tc>
          <w:tcPr>
            <w:tcW w:w="708" w:type="pct"/>
            <w:vMerge/>
            <w:hideMark/>
          </w:tcPr>
          <w:p w:rsidR="00110C18" w:rsidRPr="0056388D" w:rsidRDefault="00110C18" w:rsidP="00063728">
            <w:pPr>
              <w:rPr>
                <w:ins w:id="232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66" w:author="KIM, Jason" w:date="2019-04-02T13:39:00Z"/>
                <w:rFonts w:ascii="Calibri" w:eastAsia="Times New Roman" w:hAnsi="Calibri" w:cs="Calibri"/>
                <w:color w:val="000000"/>
                <w:lang w:eastAsia="en-AU"/>
              </w:rPr>
            </w:pPr>
            <w:ins w:id="23267"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68" w:author="KIM, Jason" w:date="2019-04-02T13:39:00Z"/>
                <w:rFonts w:ascii="Calibri" w:eastAsia="Times New Roman" w:hAnsi="Calibri" w:cs="Calibri"/>
                <w:color w:val="000000"/>
                <w:lang w:eastAsia="en-AU"/>
              </w:rPr>
            </w:pPr>
            <w:ins w:id="2326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70" w:author="KIM, Jason" w:date="2019-04-02T13:39:00Z"/>
                <w:rFonts w:ascii="Calibri" w:eastAsia="Times New Roman" w:hAnsi="Calibri" w:cs="Calibri"/>
                <w:color w:val="000000"/>
                <w:lang w:eastAsia="en-AU"/>
              </w:rPr>
            </w:pPr>
            <w:ins w:id="23271" w:author="KIM, Jason" w:date="2019-04-02T13:39:00Z">
              <w:r w:rsidRPr="0056388D">
                <w:rPr>
                  <w:rFonts w:ascii="Calibri" w:eastAsia="Times New Roman" w:hAnsi="Calibri" w:cs="Calibri"/>
                  <w:color w:val="000000"/>
                  <w:lang w:eastAsia="en-AU"/>
                </w:rPr>
                <w:t>LLS2284</w:t>
              </w:r>
            </w:ins>
          </w:p>
        </w:tc>
        <w:tc>
          <w:tcPr>
            <w:tcW w:w="933" w:type="pct"/>
            <w:noWrap/>
            <w:hideMark/>
          </w:tcPr>
          <w:p w:rsidR="00110C18" w:rsidRPr="0056388D" w:rsidRDefault="00110C18" w:rsidP="00063728">
            <w:pPr>
              <w:rPr>
                <w:ins w:id="23272" w:author="KIM, Jason" w:date="2019-04-02T13:39:00Z"/>
                <w:rFonts w:ascii="Calibri" w:eastAsia="Times New Roman" w:hAnsi="Calibri" w:cs="Calibri"/>
                <w:color w:val="000000"/>
                <w:lang w:eastAsia="en-AU"/>
              </w:rPr>
            </w:pPr>
            <w:ins w:id="232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74" w:author="KIM, Jason" w:date="2019-04-02T13:39:00Z"/>
                <w:rFonts w:ascii="Calibri" w:eastAsia="Times New Roman" w:hAnsi="Calibri" w:cs="Calibri"/>
                <w:color w:val="000000"/>
                <w:lang w:eastAsia="en-AU"/>
              </w:rPr>
            </w:pPr>
            <w:ins w:id="23275" w:author="KIM, Jason" w:date="2019-04-02T13:39:00Z">
              <w:r w:rsidRPr="0056388D">
                <w:rPr>
                  <w:rFonts w:ascii="Calibri" w:eastAsia="Times New Roman" w:hAnsi="Calibri" w:cs="Calibri"/>
                  <w:color w:val="000000"/>
                  <w:lang w:eastAsia="en-AU"/>
                </w:rPr>
                <w:t>Chainage 3988</w:t>
              </w:r>
            </w:ins>
          </w:p>
        </w:tc>
        <w:tc>
          <w:tcPr>
            <w:tcW w:w="764" w:type="pct"/>
            <w:noWrap/>
            <w:hideMark/>
          </w:tcPr>
          <w:p w:rsidR="00110C18" w:rsidRPr="0056388D" w:rsidRDefault="00110C18" w:rsidP="00063728">
            <w:pPr>
              <w:jc w:val="right"/>
              <w:rPr>
                <w:ins w:id="23276" w:author="KIM, Jason" w:date="2019-04-02T13:39:00Z"/>
                <w:rFonts w:ascii="Calibri" w:eastAsia="Times New Roman" w:hAnsi="Calibri" w:cs="Calibri"/>
                <w:color w:val="000000"/>
                <w:lang w:eastAsia="en-AU"/>
              </w:rPr>
            </w:pPr>
            <w:ins w:id="23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78" w:author="KIM, Jason" w:date="2019-04-02T13:39:00Z"/>
        </w:trPr>
        <w:tc>
          <w:tcPr>
            <w:tcW w:w="708" w:type="pct"/>
            <w:vMerge/>
            <w:hideMark/>
          </w:tcPr>
          <w:p w:rsidR="00110C18" w:rsidRPr="0056388D" w:rsidRDefault="00110C18" w:rsidP="00063728">
            <w:pPr>
              <w:rPr>
                <w:ins w:id="232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80" w:author="KIM, Jason" w:date="2019-04-02T13:39:00Z"/>
                <w:rFonts w:ascii="Calibri" w:eastAsia="Times New Roman" w:hAnsi="Calibri" w:cs="Calibri"/>
                <w:color w:val="000000"/>
                <w:lang w:eastAsia="en-AU"/>
              </w:rPr>
            </w:pPr>
            <w:ins w:id="23281"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82" w:author="KIM, Jason" w:date="2019-04-02T13:39:00Z"/>
                <w:rFonts w:ascii="Calibri" w:eastAsia="Times New Roman" w:hAnsi="Calibri" w:cs="Calibri"/>
                <w:color w:val="000000"/>
                <w:lang w:eastAsia="en-AU"/>
              </w:rPr>
            </w:pPr>
            <w:ins w:id="2328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84" w:author="KIM, Jason" w:date="2019-04-02T13:39:00Z"/>
                <w:rFonts w:ascii="Calibri" w:eastAsia="Times New Roman" w:hAnsi="Calibri" w:cs="Calibri"/>
                <w:color w:val="000000"/>
                <w:lang w:eastAsia="en-AU"/>
              </w:rPr>
            </w:pPr>
            <w:ins w:id="23285" w:author="KIM, Jason" w:date="2019-04-02T13:39:00Z">
              <w:r w:rsidRPr="0056388D">
                <w:rPr>
                  <w:rFonts w:ascii="Calibri" w:eastAsia="Times New Roman" w:hAnsi="Calibri" w:cs="Calibri"/>
                  <w:color w:val="000000"/>
                  <w:lang w:eastAsia="en-AU"/>
                </w:rPr>
                <w:t>LLS2285</w:t>
              </w:r>
            </w:ins>
          </w:p>
        </w:tc>
        <w:tc>
          <w:tcPr>
            <w:tcW w:w="933" w:type="pct"/>
            <w:noWrap/>
            <w:hideMark/>
          </w:tcPr>
          <w:p w:rsidR="00110C18" w:rsidRPr="0056388D" w:rsidRDefault="00110C18" w:rsidP="00063728">
            <w:pPr>
              <w:rPr>
                <w:ins w:id="23286" w:author="KIM, Jason" w:date="2019-04-02T13:39:00Z"/>
                <w:rFonts w:ascii="Calibri" w:eastAsia="Times New Roman" w:hAnsi="Calibri" w:cs="Calibri"/>
                <w:color w:val="000000"/>
                <w:lang w:eastAsia="en-AU"/>
              </w:rPr>
            </w:pPr>
            <w:ins w:id="232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88" w:author="KIM, Jason" w:date="2019-04-02T13:39:00Z"/>
                <w:rFonts w:ascii="Calibri" w:eastAsia="Times New Roman" w:hAnsi="Calibri" w:cs="Calibri"/>
                <w:color w:val="000000"/>
                <w:lang w:eastAsia="en-AU"/>
              </w:rPr>
            </w:pPr>
            <w:ins w:id="23289" w:author="KIM, Jason" w:date="2019-04-02T13:39:00Z">
              <w:r w:rsidRPr="0056388D">
                <w:rPr>
                  <w:rFonts w:ascii="Calibri" w:eastAsia="Times New Roman" w:hAnsi="Calibri" w:cs="Calibri"/>
                  <w:color w:val="000000"/>
                  <w:lang w:eastAsia="en-AU"/>
                </w:rPr>
                <w:t>Chainage 3998</w:t>
              </w:r>
            </w:ins>
          </w:p>
        </w:tc>
        <w:tc>
          <w:tcPr>
            <w:tcW w:w="764" w:type="pct"/>
            <w:noWrap/>
            <w:hideMark/>
          </w:tcPr>
          <w:p w:rsidR="00110C18" w:rsidRPr="0056388D" w:rsidRDefault="00110C18" w:rsidP="00063728">
            <w:pPr>
              <w:jc w:val="right"/>
              <w:rPr>
                <w:ins w:id="23290" w:author="KIM, Jason" w:date="2019-04-02T13:39:00Z"/>
                <w:rFonts w:ascii="Calibri" w:eastAsia="Times New Roman" w:hAnsi="Calibri" w:cs="Calibri"/>
                <w:color w:val="000000"/>
                <w:lang w:eastAsia="en-AU"/>
              </w:rPr>
            </w:pPr>
            <w:ins w:id="23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92" w:author="KIM, Jason" w:date="2019-04-02T13:39:00Z"/>
        </w:trPr>
        <w:tc>
          <w:tcPr>
            <w:tcW w:w="708" w:type="pct"/>
            <w:vMerge/>
            <w:hideMark/>
          </w:tcPr>
          <w:p w:rsidR="00110C18" w:rsidRPr="0056388D" w:rsidRDefault="00110C18" w:rsidP="00063728">
            <w:pPr>
              <w:rPr>
                <w:ins w:id="232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94" w:author="KIM, Jason" w:date="2019-04-02T13:39:00Z"/>
                <w:rFonts w:ascii="Calibri" w:eastAsia="Times New Roman" w:hAnsi="Calibri" w:cs="Calibri"/>
                <w:color w:val="000000"/>
                <w:lang w:eastAsia="en-AU"/>
              </w:rPr>
            </w:pPr>
            <w:ins w:id="23295"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96" w:author="KIM, Jason" w:date="2019-04-02T13:39:00Z"/>
                <w:rFonts w:ascii="Calibri" w:eastAsia="Times New Roman" w:hAnsi="Calibri" w:cs="Calibri"/>
                <w:color w:val="000000"/>
                <w:lang w:eastAsia="en-AU"/>
              </w:rPr>
            </w:pPr>
            <w:ins w:id="2329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98" w:author="KIM, Jason" w:date="2019-04-02T13:39:00Z"/>
                <w:rFonts w:ascii="Calibri" w:eastAsia="Times New Roman" w:hAnsi="Calibri" w:cs="Calibri"/>
                <w:color w:val="000000"/>
                <w:lang w:eastAsia="en-AU"/>
              </w:rPr>
            </w:pPr>
            <w:ins w:id="23299" w:author="KIM, Jason" w:date="2019-04-02T13:39:00Z">
              <w:r w:rsidRPr="0056388D">
                <w:rPr>
                  <w:rFonts w:ascii="Calibri" w:eastAsia="Times New Roman" w:hAnsi="Calibri" w:cs="Calibri"/>
                  <w:color w:val="000000"/>
                  <w:lang w:eastAsia="en-AU"/>
                </w:rPr>
                <w:t>LLS2286</w:t>
              </w:r>
            </w:ins>
          </w:p>
        </w:tc>
        <w:tc>
          <w:tcPr>
            <w:tcW w:w="933" w:type="pct"/>
            <w:noWrap/>
            <w:hideMark/>
          </w:tcPr>
          <w:p w:rsidR="00110C18" w:rsidRPr="0056388D" w:rsidRDefault="00110C18" w:rsidP="00063728">
            <w:pPr>
              <w:rPr>
                <w:ins w:id="23300" w:author="KIM, Jason" w:date="2019-04-02T13:39:00Z"/>
                <w:rFonts w:ascii="Calibri" w:eastAsia="Times New Roman" w:hAnsi="Calibri" w:cs="Calibri"/>
                <w:color w:val="000000"/>
                <w:lang w:eastAsia="en-AU"/>
              </w:rPr>
            </w:pPr>
            <w:ins w:id="23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02" w:author="KIM, Jason" w:date="2019-04-02T13:39:00Z"/>
                <w:rFonts w:ascii="Calibri" w:eastAsia="Times New Roman" w:hAnsi="Calibri" w:cs="Calibri"/>
                <w:color w:val="000000"/>
                <w:lang w:eastAsia="en-AU"/>
              </w:rPr>
            </w:pPr>
            <w:ins w:id="23303" w:author="KIM, Jason" w:date="2019-04-02T13:39:00Z">
              <w:r w:rsidRPr="0056388D">
                <w:rPr>
                  <w:rFonts w:ascii="Calibri" w:eastAsia="Times New Roman" w:hAnsi="Calibri" w:cs="Calibri"/>
                  <w:color w:val="000000"/>
                  <w:lang w:eastAsia="en-AU"/>
                </w:rPr>
                <w:t>Chainage 4008</w:t>
              </w:r>
            </w:ins>
          </w:p>
        </w:tc>
        <w:tc>
          <w:tcPr>
            <w:tcW w:w="764" w:type="pct"/>
            <w:noWrap/>
            <w:hideMark/>
          </w:tcPr>
          <w:p w:rsidR="00110C18" w:rsidRPr="0056388D" w:rsidRDefault="00110C18" w:rsidP="00063728">
            <w:pPr>
              <w:jc w:val="right"/>
              <w:rPr>
                <w:ins w:id="23304" w:author="KIM, Jason" w:date="2019-04-02T13:39:00Z"/>
                <w:rFonts w:ascii="Calibri" w:eastAsia="Times New Roman" w:hAnsi="Calibri" w:cs="Calibri"/>
                <w:color w:val="000000"/>
                <w:lang w:eastAsia="en-AU"/>
              </w:rPr>
            </w:pPr>
            <w:ins w:id="23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06" w:author="KIM, Jason" w:date="2019-04-02T13:39:00Z"/>
        </w:trPr>
        <w:tc>
          <w:tcPr>
            <w:tcW w:w="708" w:type="pct"/>
            <w:vMerge/>
            <w:hideMark/>
          </w:tcPr>
          <w:p w:rsidR="00110C18" w:rsidRPr="0056388D" w:rsidRDefault="00110C18" w:rsidP="00063728">
            <w:pPr>
              <w:rPr>
                <w:ins w:id="23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08" w:author="KIM, Jason" w:date="2019-04-02T13:39:00Z"/>
                <w:rFonts w:ascii="Calibri" w:eastAsia="Times New Roman" w:hAnsi="Calibri" w:cs="Calibri"/>
                <w:color w:val="000000"/>
                <w:lang w:eastAsia="en-AU"/>
              </w:rPr>
            </w:pPr>
            <w:ins w:id="23309"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310" w:author="KIM, Jason" w:date="2019-04-02T13:39:00Z"/>
                <w:rFonts w:ascii="Calibri" w:eastAsia="Times New Roman" w:hAnsi="Calibri" w:cs="Calibri"/>
                <w:color w:val="000000"/>
                <w:lang w:eastAsia="en-AU"/>
              </w:rPr>
            </w:pPr>
            <w:ins w:id="2331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12" w:author="KIM, Jason" w:date="2019-04-02T13:39:00Z"/>
                <w:rFonts w:ascii="Calibri" w:eastAsia="Times New Roman" w:hAnsi="Calibri" w:cs="Calibri"/>
                <w:color w:val="000000"/>
                <w:lang w:eastAsia="en-AU"/>
              </w:rPr>
            </w:pPr>
            <w:ins w:id="23313" w:author="KIM, Jason" w:date="2019-04-02T13:39:00Z">
              <w:r w:rsidRPr="0056388D">
                <w:rPr>
                  <w:rFonts w:ascii="Calibri" w:eastAsia="Times New Roman" w:hAnsi="Calibri" w:cs="Calibri"/>
                  <w:color w:val="000000"/>
                  <w:lang w:eastAsia="en-AU"/>
                </w:rPr>
                <w:t>LLS2287</w:t>
              </w:r>
            </w:ins>
          </w:p>
        </w:tc>
        <w:tc>
          <w:tcPr>
            <w:tcW w:w="933" w:type="pct"/>
            <w:noWrap/>
            <w:hideMark/>
          </w:tcPr>
          <w:p w:rsidR="00110C18" w:rsidRPr="0056388D" w:rsidRDefault="00110C18" w:rsidP="00063728">
            <w:pPr>
              <w:rPr>
                <w:ins w:id="23314" w:author="KIM, Jason" w:date="2019-04-02T13:39:00Z"/>
                <w:rFonts w:ascii="Calibri" w:eastAsia="Times New Roman" w:hAnsi="Calibri" w:cs="Calibri"/>
                <w:color w:val="000000"/>
                <w:lang w:eastAsia="en-AU"/>
              </w:rPr>
            </w:pPr>
            <w:ins w:id="23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16" w:author="KIM, Jason" w:date="2019-04-02T13:39:00Z"/>
                <w:rFonts w:ascii="Calibri" w:eastAsia="Times New Roman" w:hAnsi="Calibri" w:cs="Calibri"/>
                <w:color w:val="000000"/>
                <w:lang w:eastAsia="en-AU"/>
              </w:rPr>
            </w:pPr>
            <w:ins w:id="23317" w:author="KIM, Jason" w:date="2019-04-02T13:39:00Z">
              <w:r w:rsidRPr="0056388D">
                <w:rPr>
                  <w:rFonts w:ascii="Calibri" w:eastAsia="Times New Roman" w:hAnsi="Calibri" w:cs="Calibri"/>
                  <w:color w:val="000000"/>
                  <w:lang w:eastAsia="en-AU"/>
                </w:rPr>
                <w:t>Chainage 4017</w:t>
              </w:r>
            </w:ins>
          </w:p>
        </w:tc>
        <w:tc>
          <w:tcPr>
            <w:tcW w:w="764" w:type="pct"/>
            <w:noWrap/>
            <w:hideMark/>
          </w:tcPr>
          <w:p w:rsidR="00110C18" w:rsidRPr="0056388D" w:rsidRDefault="00110C18" w:rsidP="00063728">
            <w:pPr>
              <w:jc w:val="right"/>
              <w:rPr>
                <w:ins w:id="23318" w:author="KIM, Jason" w:date="2019-04-02T13:39:00Z"/>
                <w:rFonts w:ascii="Calibri" w:eastAsia="Times New Roman" w:hAnsi="Calibri" w:cs="Calibri"/>
                <w:color w:val="000000"/>
                <w:lang w:eastAsia="en-AU"/>
              </w:rPr>
            </w:pPr>
            <w:ins w:id="23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20" w:author="KIM, Jason" w:date="2019-04-02T13:39:00Z"/>
        </w:trPr>
        <w:tc>
          <w:tcPr>
            <w:tcW w:w="708" w:type="pct"/>
            <w:vMerge/>
            <w:hideMark/>
          </w:tcPr>
          <w:p w:rsidR="00110C18" w:rsidRPr="0056388D" w:rsidRDefault="00110C18" w:rsidP="00063728">
            <w:pPr>
              <w:rPr>
                <w:ins w:id="23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22" w:author="KIM, Jason" w:date="2019-04-02T13:39:00Z"/>
                <w:rFonts w:ascii="Calibri" w:eastAsia="Times New Roman" w:hAnsi="Calibri" w:cs="Calibri"/>
                <w:color w:val="000000"/>
                <w:lang w:eastAsia="en-AU"/>
              </w:rPr>
            </w:pPr>
            <w:ins w:id="23323"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324" w:author="KIM, Jason" w:date="2019-04-02T13:39:00Z"/>
                <w:rFonts w:ascii="Calibri" w:eastAsia="Times New Roman" w:hAnsi="Calibri" w:cs="Calibri"/>
                <w:color w:val="000000"/>
                <w:lang w:eastAsia="en-AU"/>
              </w:rPr>
            </w:pPr>
            <w:ins w:id="2332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26" w:author="KIM, Jason" w:date="2019-04-02T13:39:00Z"/>
                <w:rFonts w:ascii="Calibri" w:eastAsia="Times New Roman" w:hAnsi="Calibri" w:cs="Calibri"/>
                <w:color w:val="000000"/>
                <w:lang w:eastAsia="en-AU"/>
              </w:rPr>
            </w:pPr>
            <w:ins w:id="23327" w:author="KIM, Jason" w:date="2019-04-02T13:39:00Z">
              <w:r w:rsidRPr="0056388D">
                <w:rPr>
                  <w:rFonts w:ascii="Calibri" w:eastAsia="Times New Roman" w:hAnsi="Calibri" w:cs="Calibri"/>
                  <w:color w:val="000000"/>
                  <w:lang w:eastAsia="en-AU"/>
                </w:rPr>
                <w:t>LLS2288</w:t>
              </w:r>
            </w:ins>
          </w:p>
        </w:tc>
        <w:tc>
          <w:tcPr>
            <w:tcW w:w="933" w:type="pct"/>
            <w:noWrap/>
            <w:hideMark/>
          </w:tcPr>
          <w:p w:rsidR="00110C18" w:rsidRPr="0056388D" w:rsidRDefault="00110C18" w:rsidP="00063728">
            <w:pPr>
              <w:rPr>
                <w:ins w:id="23328" w:author="KIM, Jason" w:date="2019-04-02T13:39:00Z"/>
                <w:rFonts w:ascii="Calibri" w:eastAsia="Times New Roman" w:hAnsi="Calibri" w:cs="Calibri"/>
                <w:color w:val="000000"/>
                <w:lang w:eastAsia="en-AU"/>
              </w:rPr>
            </w:pPr>
            <w:ins w:id="233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30" w:author="KIM, Jason" w:date="2019-04-02T13:39:00Z"/>
                <w:rFonts w:ascii="Calibri" w:eastAsia="Times New Roman" w:hAnsi="Calibri" w:cs="Calibri"/>
                <w:color w:val="000000"/>
                <w:lang w:eastAsia="en-AU"/>
              </w:rPr>
            </w:pPr>
            <w:ins w:id="23331" w:author="KIM, Jason" w:date="2019-04-02T13:39:00Z">
              <w:r w:rsidRPr="0056388D">
                <w:rPr>
                  <w:rFonts w:ascii="Calibri" w:eastAsia="Times New Roman" w:hAnsi="Calibri" w:cs="Calibri"/>
                  <w:color w:val="000000"/>
                  <w:lang w:eastAsia="en-AU"/>
                </w:rPr>
                <w:t>Chainage 4027</w:t>
              </w:r>
            </w:ins>
          </w:p>
        </w:tc>
        <w:tc>
          <w:tcPr>
            <w:tcW w:w="764" w:type="pct"/>
            <w:noWrap/>
            <w:hideMark/>
          </w:tcPr>
          <w:p w:rsidR="00110C18" w:rsidRPr="0056388D" w:rsidRDefault="00110C18" w:rsidP="00063728">
            <w:pPr>
              <w:jc w:val="right"/>
              <w:rPr>
                <w:ins w:id="23332" w:author="KIM, Jason" w:date="2019-04-02T13:39:00Z"/>
                <w:rFonts w:ascii="Calibri" w:eastAsia="Times New Roman" w:hAnsi="Calibri" w:cs="Calibri"/>
                <w:color w:val="000000"/>
                <w:lang w:eastAsia="en-AU"/>
              </w:rPr>
            </w:pPr>
            <w:ins w:id="23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34" w:author="KIM, Jason" w:date="2019-04-02T13:39:00Z"/>
        </w:trPr>
        <w:tc>
          <w:tcPr>
            <w:tcW w:w="708" w:type="pct"/>
            <w:vMerge w:val="restart"/>
            <w:noWrap/>
            <w:hideMark/>
          </w:tcPr>
          <w:p w:rsidR="00110C18" w:rsidRPr="0056388D" w:rsidRDefault="00110C18" w:rsidP="00063728">
            <w:pPr>
              <w:rPr>
                <w:ins w:id="23335" w:author="KIM, Jason" w:date="2019-04-02T13:39:00Z"/>
                <w:rFonts w:ascii="Calibri" w:eastAsia="Times New Roman" w:hAnsi="Calibri" w:cs="Calibri"/>
                <w:color w:val="000000"/>
                <w:lang w:eastAsia="en-AU"/>
              </w:rPr>
            </w:pPr>
            <w:ins w:id="23336" w:author="KIM, Jason" w:date="2019-04-02T13:39:00Z">
              <w:r w:rsidRPr="0056388D">
                <w:rPr>
                  <w:rFonts w:ascii="Calibri" w:eastAsia="Times New Roman" w:hAnsi="Calibri" w:cs="Calibri"/>
                  <w:color w:val="000000"/>
                  <w:lang w:eastAsia="en-AU"/>
                </w:rPr>
                <w:t>LLE26K81</w:t>
              </w:r>
            </w:ins>
          </w:p>
        </w:tc>
        <w:tc>
          <w:tcPr>
            <w:tcW w:w="605" w:type="pct"/>
            <w:noWrap/>
            <w:hideMark/>
          </w:tcPr>
          <w:p w:rsidR="00110C18" w:rsidRPr="0056388D" w:rsidRDefault="00110C18" w:rsidP="00063728">
            <w:pPr>
              <w:rPr>
                <w:ins w:id="23337" w:author="KIM, Jason" w:date="2019-04-02T13:39:00Z"/>
                <w:rFonts w:ascii="Calibri" w:eastAsia="Times New Roman" w:hAnsi="Calibri" w:cs="Calibri"/>
                <w:color w:val="000000"/>
                <w:lang w:eastAsia="en-AU"/>
              </w:rPr>
            </w:pPr>
            <w:ins w:id="23338"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39" w:author="KIM, Jason" w:date="2019-04-02T13:39:00Z"/>
                <w:rFonts w:ascii="Calibri" w:eastAsia="Times New Roman" w:hAnsi="Calibri" w:cs="Calibri"/>
                <w:color w:val="000000"/>
                <w:lang w:eastAsia="en-AU"/>
              </w:rPr>
            </w:pPr>
            <w:ins w:id="2334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41" w:author="KIM, Jason" w:date="2019-04-02T13:39:00Z"/>
                <w:rFonts w:ascii="Calibri" w:eastAsia="Times New Roman" w:hAnsi="Calibri" w:cs="Calibri"/>
                <w:color w:val="000000"/>
                <w:lang w:eastAsia="en-AU"/>
              </w:rPr>
            </w:pPr>
            <w:ins w:id="23342" w:author="KIM, Jason" w:date="2019-04-02T13:39:00Z">
              <w:r w:rsidRPr="0056388D">
                <w:rPr>
                  <w:rFonts w:ascii="Calibri" w:eastAsia="Times New Roman" w:hAnsi="Calibri" w:cs="Calibri"/>
                  <w:color w:val="000000"/>
                  <w:lang w:eastAsia="en-AU"/>
                </w:rPr>
                <w:t>LLS2267</w:t>
              </w:r>
            </w:ins>
          </w:p>
        </w:tc>
        <w:tc>
          <w:tcPr>
            <w:tcW w:w="933" w:type="pct"/>
            <w:noWrap/>
            <w:hideMark/>
          </w:tcPr>
          <w:p w:rsidR="00110C18" w:rsidRPr="0056388D" w:rsidRDefault="00110C18" w:rsidP="00063728">
            <w:pPr>
              <w:rPr>
                <w:ins w:id="23343" w:author="KIM, Jason" w:date="2019-04-02T13:39:00Z"/>
                <w:rFonts w:ascii="Calibri" w:eastAsia="Times New Roman" w:hAnsi="Calibri" w:cs="Calibri"/>
                <w:color w:val="000000"/>
                <w:lang w:eastAsia="en-AU"/>
              </w:rPr>
            </w:pPr>
            <w:ins w:id="233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45" w:author="KIM, Jason" w:date="2019-04-02T13:39:00Z"/>
                <w:rFonts w:ascii="Calibri" w:eastAsia="Times New Roman" w:hAnsi="Calibri" w:cs="Calibri"/>
                <w:color w:val="000000"/>
                <w:lang w:eastAsia="en-AU"/>
              </w:rPr>
            </w:pPr>
            <w:ins w:id="23346" w:author="KIM, Jason" w:date="2019-04-02T13:39:00Z">
              <w:r w:rsidRPr="0056388D">
                <w:rPr>
                  <w:rFonts w:ascii="Calibri" w:eastAsia="Times New Roman" w:hAnsi="Calibri" w:cs="Calibri"/>
                  <w:color w:val="000000"/>
                  <w:lang w:eastAsia="en-AU"/>
                </w:rPr>
                <w:t>Chainage 3812</w:t>
              </w:r>
            </w:ins>
          </w:p>
        </w:tc>
        <w:tc>
          <w:tcPr>
            <w:tcW w:w="764" w:type="pct"/>
            <w:noWrap/>
            <w:hideMark/>
          </w:tcPr>
          <w:p w:rsidR="00110C18" w:rsidRPr="0056388D" w:rsidRDefault="00110C18" w:rsidP="00063728">
            <w:pPr>
              <w:jc w:val="right"/>
              <w:rPr>
                <w:ins w:id="23347" w:author="KIM, Jason" w:date="2019-04-02T13:39:00Z"/>
                <w:rFonts w:ascii="Calibri" w:eastAsia="Times New Roman" w:hAnsi="Calibri" w:cs="Calibri"/>
                <w:color w:val="000000"/>
                <w:lang w:eastAsia="en-AU"/>
              </w:rPr>
            </w:pPr>
            <w:ins w:id="23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49" w:author="KIM, Jason" w:date="2019-04-02T13:39:00Z"/>
        </w:trPr>
        <w:tc>
          <w:tcPr>
            <w:tcW w:w="708" w:type="pct"/>
            <w:vMerge/>
            <w:hideMark/>
          </w:tcPr>
          <w:p w:rsidR="00110C18" w:rsidRPr="0056388D" w:rsidRDefault="00110C18" w:rsidP="00063728">
            <w:pPr>
              <w:rPr>
                <w:ins w:id="233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51" w:author="KIM, Jason" w:date="2019-04-02T13:39:00Z"/>
                <w:rFonts w:ascii="Calibri" w:eastAsia="Times New Roman" w:hAnsi="Calibri" w:cs="Calibri"/>
                <w:color w:val="000000"/>
                <w:lang w:eastAsia="en-AU"/>
              </w:rPr>
            </w:pPr>
            <w:ins w:id="23352"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53" w:author="KIM, Jason" w:date="2019-04-02T13:39:00Z"/>
                <w:rFonts w:ascii="Calibri" w:eastAsia="Times New Roman" w:hAnsi="Calibri" w:cs="Calibri"/>
                <w:color w:val="000000"/>
                <w:lang w:eastAsia="en-AU"/>
              </w:rPr>
            </w:pPr>
            <w:ins w:id="2335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55" w:author="KIM, Jason" w:date="2019-04-02T13:39:00Z"/>
                <w:rFonts w:ascii="Calibri" w:eastAsia="Times New Roman" w:hAnsi="Calibri" w:cs="Calibri"/>
                <w:color w:val="000000"/>
                <w:lang w:eastAsia="en-AU"/>
              </w:rPr>
            </w:pPr>
            <w:ins w:id="23356" w:author="KIM, Jason" w:date="2019-04-02T13:39:00Z">
              <w:r w:rsidRPr="0056388D">
                <w:rPr>
                  <w:rFonts w:ascii="Calibri" w:eastAsia="Times New Roman" w:hAnsi="Calibri" w:cs="Calibri"/>
                  <w:color w:val="000000"/>
                  <w:lang w:eastAsia="en-AU"/>
                </w:rPr>
                <w:t>LLS2268</w:t>
              </w:r>
            </w:ins>
          </w:p>
        </w:tc>
        <w:tc>
          <w:tcPr>
            <w:tcW w:w="933" w:type="pct"/>
            <w:noWrap/>
            <w:hideMark/>
          </w:tcPr>
          <w:p w:rsidR="00110C18" w:rsidRPr="0056388D" w:rsidRDefault="00110C18" w:rsidP="00063728">
            <w:pPr>
              <w:rPr>
                <w:ins w:id="23357" w:author="KIM, Jason" w:date="2019-04-02T13:39:00Z"/>
                <w:rFonts w:ascii="Calibri" w:eastAsia="Times New Roman" w:hAnsi="Calibri" w:cs="Calibri"/>
                <w:color w:val="000000"/>
                <w:lang w:eastAsia="en-AU"/>
              </w:rPr>
            </w:pPr>
            <w:ins w:id="233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59" w:author="KIM, Jason" w:date="2019-04-02T13:39:00Z"/>
                <w:rFonts w:ascii="Calibri" w:eastAsia="Times New Roman" w:hAnsi="Calibri" w:cs="Calibri"/>
                <w:color w:val="000000"/>
                <w:lang w:eastAsia="en-AU"/>
              </w:rPr>
            </w:pPr>
            <w:ins w:id="23360" w:author="KIM, Jason" w:date="2019-04-02T13:39:00Z">
              <w:r w:rsidRPr="0056388D">
                <w:rPr>
                  <w:rFonts w:ascii="Calibri" w:eastAsia="Times New Roman" w:hAnsi="Calibri" w:cs="Calibri"/>
                  <w:color w:val="000000"/>
                  <w:lang w:eastAsia="en-AU"/>
                </w:rPr>
                <w:t>Chainage 3821</w:t>
              </w:r>
            </w:ins>
          </w:p>
        </w:tc>
        <w:tc>
          <w:tcPr>
            <w:tcW w:w="764" w:type="pct"/>
            <w:noWrap/>
            <w:hideMark/>
          </w:tcPr>
          <w:p w:rsidR="00110C18" w:rsidRPr="0056388D" w:rsidRDefault="00110C18" w:rsidP="00063728">
            <w:pPr>
              <w:jc w:val="right"/>
              <w:rPr>
                <w:ins w:id="23361" w:author="KIM, Jason" w:date="2019-04-02T13:39:00Z"/>
                <w:rFonts w:ascii="Calibri" w:eastAsia="Times New Roman" w:hAnsi="Calibri" w:cs="Calibri"/>
                <w:color w:val="000000"/>
                <w:lang w:eastAsia="en-AU"/>
              </w:rPr>
            </w:pPr>
            <w:ins w:id="23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63" w:author="KIM, Jason" w:date="2019-04-02T13:39:00Z"/>
        </w:trPr>
        <w:tc>
          <w:tcPr>
            <w:tcW w:w="708" w:type="pct"/>
            <w:vMerge/>
            <w:hideMark/>
          </w:tcPr>
          <w:p w:rsidR="00110C18" w:rsidRPr="0056388D" w:rsidRDefault="00110C18" w:rsidP="00063728">
            <w:pPr>
              <w:rPr>
                <w:ins w:id="233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65" w:author="KIM, Jason" w:date="2019-04-02T13:39:00Z"/>
                <w:rFonts w:ascii="Calibri" w:eastAsia="Times New Roman" w:hAnsi="Calibri" w:cs="Calibri"/>
                <w:color w:val="000000"/>
                <w:lang w:eastAsia="en-AU"/>
              </w:rPr>
            </w:pPr>
            <w:ins w:id="23366"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67" w:author="KIM, Jason" w:date="2019-04-02T13:39:00Z"/>
                <w:rFonts w:ascii="Calibri" w:eastAsia="Times New Roman" w:hAnsi="Calibri" w:cs="Calibri"/>
                <w:color w:val="000000"/>
                <w:lang w:eastAsia="en-AU"/>
              </w:rPr>
            </w:pPr>
            <w:ins w:id="2336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69" w:author="KIM, Jason" w:date="2019-04-02T13:39:00Z"/>
                <w:rFonts w:ascii="Calibri" w:eastAsia="Times New Roman" w:hAnsi="Calibri" w:cs="Calibri"/>
                <w:color w:val="000000"/>
                <w:lang w:eastAsia="en-AU"/>
              </w:rPr>
            </w:pPr>
            <w:ins w:id="23370" w:author="KIM, Jason" w:date="2019-04-02T13:39:00Z">
              <w:r w:rsidRPr="0056388D">
                <w:rPr>
                  <w:rFonts w:ascii="Calibri" w:eastAsia="Times New Roman" w:hAnsi="Calibri" w:cs="Calibri"/>
                  <w:color w:val="000000"/>
                  <w:lang w:eastAsia="en-AU"/>
                </w:rPr>
                <w:t>LLS2269</w:t>
              </w:r>
            </w:ins>
          </w:p>
        </w:tc>
        <w:tc>
          <w:tcPr>
            <w:tcW w:w="933" w:type="pct"/>
            <w:noWrap/>
            <w:hideMark/>
          </w:tcPr>
          <w:p w:rsidR="00110C18" w:rsidRPr="0056388D" w:rsidRDefault="00110C18" w:rsidP="00063728">
            <w:pPr>
              <w:rPr>
                <w:ins w:id="23371" w:author="KIM, Jason" w:date="2019-04-02T13:39:00Z"/>
                <w:rFonts w:ascii="Calibri" w:eastAsia="Times New Roman" w:hAnsi="Calibri" w:cs="Calibri"/>
                <w:color w:val="000000"/>
                <w:lang w:eastAsia="en-AU"/>
              </w:rPr>
            </w:pPr>
            <w:ins w:id="233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73" w:author="KIM, Jason" w:date="2019-04-02T13:39:00Z"/>
                <w:rFonts w:ascii="Calibri" w:eastAsia="Times New Roman" w:hAnsi="Calibri" w:cs="Calibri"/>
                <w:color w:val="000000"/>
                <w:lang w:eastAsia="en-AU"/>
              </w:rPr>
            </w:pPr>
            <w:ins w:id="23374" w:author="KIM, Jason" w:date="2019-04-02T13:39:00Z">
              <w:r w:rsidRPr="0056388D">
                <w:rPr>
                  <w:rFonts w:ascii="Calibri" w:eastAsia="Times New Roman" w:hAnsi="Calibri" w:cs="Calibri"/>
                  <w:color w:val="000000"/>
                  <w:lang w:eastAsia="en-AU"/>
                </w:rPr>
                <w:t>Chainage 3831</w:t>
              </w:r>
            </w:ins>
          </w:p>
        </w:tc>
        <w:tc>
          <w:tcPr>
            <w:tcW w:w="764" w:type="pct"/>
            <w:noWrap/>
            <w:hideMark/>
          </w:tcPr>
          <w:p w:rsidR="00110C18" w:rsidRPr="0056388D" w:rsidRDefault="00110C18" w:rsidP="00063728">
            <w:pPr>
              <w:jc w:val="right"/>
              <w:rPr>
                <w:ins w:id="23375" w:author="KIM, Jason" w:date="2019-04-02T13:39:00Z"/>
                <w:rFonts w:ascii="Calibri" w:eastAsia="Times New Roman" w:hAnsi="Calibri" w:cs="Calibri"/>
                <w:color w:val="000000"/>
                <w:lang w:eastAsia="en-AU"/>
              </w:rPr>
            </w:pPr>
            <w:ins w:id="233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77" w:author="KIM, Jason" w:date="2019-04-02T13:39:00Z"/>
        </w:trPr>
        <w:tc>
          <w:tcPr>
            <w:tcW w:w="708" w:type="pct"/>
            <w:vMerge/>
            <w:hideMark/>
          </w:tcPr>
          <w:p w:rsidR="00110C18" w:rsidRPr="0056388D" w:rsidRDefault="00110C18" w:rsidP="00063728">
            <w:pPr>
              <w:rPr>
                <w:ins w:id="233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79" w:author="KIM, Jason" w:date="2019-04-02T13:39:00Z"/>
                <w:rFonts w:ascii="Calibri" w:eastAsia="Times New Roman" w:hAnsi="Calibri" w:cs="Calibri"/>
                <w:color w:val="000000"/>
                <w:lang w:eastAsia="en-AU"/>
              </w:rPr>
            </w:pPr>
            <w:ins w:id="23380"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81" w:author="KIM, Jason" w:date="2019-04-02T13:39:00Z"/>
                <w:rFonts w:ascii="Calibri" w:eastAsia="Times New Roman" w:hAnsi="Calibri" w:cs="Calibri"/>
                <w:color w:val="000000"/>
                <w:lang w:eastAsia="en-AU"/>
              </w:rPr>
            </w:pPr>
            <w:ins w:id="2338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83" w:author="KIM, Jason" w:date="2019-04-02T13:39:00Z"/>
                <w:rFonts w:ascii="Calibri" w:eastAsia="Times New Roman" w:hAnsi="Calibri" w:cs="Calibri"/>
                <w:color w:val="000000"/>
                <w:lang w:eastAsia="en-AU"/>
              </w:rPr>
            </w:pPr>
            <w:ins w:id="23384" w:author="KIM, Jason" w:date="2019-04-02T13:39:00Z">
              <w:r w:rsidRPr="0056388D">
                <w:rPr>
                  <w:rFonts w:ascii="Calibri" w:eastAsia="Times New Roman" w:hAnsi="Calibri" w:cs="Calibri"/>
                  <w:color w:val="000000"/>
                  <w:lang w:eastAsia="en-AU"/>
                </w:rPr>
                <w:t>LLS2270</w:t>
              </w:r>
            </w:ins>
          </w:p>
        </w:tc>
        <w:tc>
          <w:tcPr>
            <w:tcW w:w="933" w:type="pct"/>
            <w:noWrap/>
            <w:hideMark/>
          </w:tcPr>
          <w:p w:rsidR="00110C18" w:rsidRPr="0056388D" w:rsidRDefault="00110C18" w:rsidP="00063728">
            <w:pPr>
              <w:rPr>
                <w:ins w:id="23385" w:author="KIM, Jason" w:date="2019-04-02T13:39:00Z"/>
                <w:rFonts w:ascii="Calibri" w:eastAsia="Times New Roman" w:hAnsi="Calibri" w:cs="Calibri"/>
                <w:color w:val="000000"/>
                <w:lang w:eastAsia="en-AU"/>
              </w:rPr>
            </w:pPr>
            <w:ins w:id="233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87" w:author="KIM, Jason" w:date="2019-04-02T13:39:00Z"/>
                <w:rFonts w:ascii="Calibri" w:eastAsia="Times New Roman" w:hAnsi="Calibri" w:cs="Calibri"/>
                <w:color w:val="000000"/>
                <w:lang w:eastAsia="en-AU"/>
              </w:rPr>
            </w:pPr>
            <w:ins w:id="23388" w:author="KIM, Jason" w:date="2019-04-02T13:39:00Z">
              <w:r w:rsidRPr="0056388D">
                <w:rPr>
                  <w:rFonts w:ascii="Calibri" w:eastAsia="Times New Roman" w:hAnsi="Calibri" w:cs="Calibri"/>
                  <w:color w:val="000000"/>
                  <w:lang w:eastAsia="en-AU"/>
                </w:rPr>
                <w:t>Chainage 3841</w:t>
              </w:r>
            </w:ins>
          </w:p>
        </w:tc>
        <w:tc>
          <w:tcPr>
            <w:tcW w:w="764" w:type="pct"/>
            <w:noWrap/>
            <w:hideMark/>
          </w:tcPr>
          <w:p w:rsidR="00110C18" w:rsidRPr="0056388D" w:rsidRDefault="00110C18" w:rsidP="00063728">
            <w:pPr>
              <w:jc w:val="right"/>
              <w:rPr>
                <w:ins w:id="23389" w:author="KIM, Jason" w:date="2019-04-02T13:39:00Z"/>
                <w:rFonts w:ascii="Calibri" w:eastAsia="Times New Roman" w:hAnsi="Calibri" w:cs="Calibri"/>
                <w:color w:val="000000"/>
                <w:lang w:eastAsia="en-AU"/>
              </w:rPr>
            </w:pPr>
            <w:ins w:id="23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91" w:author="KIM, Jason" w:date="2019-04-02T13:39:00Z"/>
        </w:trPr>
        <w:tc>
          <w:tcPr>
            <w:tcW w:w="708" w:type="pct"/>
            <w:vMerge/>
            <w:hideMark/>
          </w:tcPr>
          <w:p w:rsidR="00110C18" w:rsidRPr="0056388D" w:rsidRDefault="00110C18" w:rsidP="00063728">
            <w:pPr>
              <w:rPr>
                <w:ins w:id="23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93" w:author="KIM, Jason" w:date="2019-04-02T13:39:00Z"/>
                <w:rFonts w:ascii="Calibri" w:eastAsia="Times New Roman" w:hAnsi="Calibri" w:cs="Calibri"/>
                <w:color w:val="000000"/>
                <w:lang w:eastAsia="en-AU"/>
              </w:rPr>
            </w:pPr>
            <w:ins w:id="23394"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95" w:author="KIM, Jason" w:date="2019-04-02T13:39:00Z"/>
                <w:rFonts w:ascii="Calibri" w:eastAsia="Times New Roman" w:hAnsi="Calibri" w:cs="Calibri"/>
                <w:color w:val="000000"/>
                <w:lang w:eastAsia="en-AU"/>
              </w:rPr>
            </w:pPr>
            <w:ins w:id="2339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97" w:author="KIM, Jason" w:date="2019-04-02T13:39:00Z"/>
                <w:rFonts w:ascii="Calibri" w:eastAsia="Times New Roman" w:hAnsi="Calibri" w:cs="Calibri"/>
                <w:color w:val="000000"/>
                <w:lang w:eastAsia="en-AU"/>
              </w:rPr>
            </w:pPr>
            <w:ins w:id="23398" w:author="KIM, Jason" w:date="2019-04-02T13:39:00Z">
              <w:r w:rsidRPr="0056388D">
                <w:rPr>
                  <w:rFonts w:ascii="Calibri" w:eastAsia="Times New Roman" w:hAnsi="Calibri" w:cs="Calibri"/>
                  <w:color w:val="000000"/>
                  <w:lang w:eastAsia="en-AU"/>
                </w:rPr>
                <w:t>LLS2271</w:t>
              </w:r>
            </w:ins>
          </w:p>
        </w:tc>
        <w:tc>
          <w:tcPr>
            <w:tcW w:w="933" w:type="pct"/>
            <w:noWrap/>
            <w:hideMark/>
          </w:tcPr>
          <w:p w:rsidR="00110C18" w:rsidRPr="0056388D" w:rsidRDefault="00110C18" w:rsidP="00063728">
            <w:pPr>
              <w:rPr>
                <w:ins w:id="23399" w:author="KIM, Jason" w:date="2019-04-02T13:39:00Z"/>
                <w:rFonts w:ascii="Calibri" w:eastAsia="Times New Roman" w:hAnsi="Calibri" w:cs="Calibri"/>
                <w:color w:val="000000"/>
                <w:lang w:eastAsia="en-AU"/>
              </w:rPr>
            </w:pPr>
            <w:ins w:id="234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01" w:author="KIM, Jason" w:date="2019-04-02T13:39:00Z"/>
                <w:rFonts w:ascii="Calibri" w:eastAsia="Times New Roman" w:hAnsi="Calibri" w:cs="Calibri"/>
                <w:color w:val="000000"/>
                <w:lang w:eastAsia="en-AU"/>
              </w:rPr>
            </w:pPr>
            <w:ins w:id="23402" w:author="KIM, Jason" w:date="2019-04-02T13:39:00Z">
              <w:r w:rsidRPr="0056388D">
                <w:rPr>
                  <w:rFonts w:ascii="Calibri" w:eastAsia="Times New Roman" w:hAnsi="Calibri" w:cs="Calibri"/>
                  <w:color w:val="000000"/>
                  <w:lang w:eastAsia="en-AU"/>
                </w:rPr>
                <w:t>Chainage 3850</w:t>
              </w:r>
            </w:ins>
          </w:p>
        </w:tc>
        <w:tc>
          <w:tcPr>
            <w:tcW w:w="764" w:type="pct"/>
            <w:noWrap/>
            <w:hideMark/>
          </w:tcPr>
          <w:p w:rsidR="00110C18" w:rsidRPr="0056388D" w:rsidRDefault="00110C18" w:rsidP="00063728">
            <w:pPr>
              <w:jc w:val="right"/>
              <w:rPr>
                <w:ins w:id="23403" w:author="KIM, Jason" w:date="2019-04-02T13:39:00Z"/>
                <w:rFonts w:ascii="Calibri" w:eastAsia="Times New Roman" w:hAnsi="Calibri" w:cs="Calibri"/>
                <w:color w:val="000000"/>
                <w:lang w:eastAsia="en-AU"/>
              </w:rPr>
            </w:pPr>
            <w:ins w:id="23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05" w:author="KIM, Jason" w:date="2019-04-02T13:39:00Z"/>
        </w:trPr>
        <w:tc>
          <w:tcPr>
            <w:tcW w:w="708" w:type="pct"/>
            <w:vMerge/>
            <w:hideMark/>
          </w:tcPr>
          <w:p w:rsidR="00110C18" w:rsidRPr="0056388D" w:rsidRDefault="00110C18" w:rsidP="00063728">
            <w:pPr>
              <w:rPr>
                <w:ins w:id="23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07" w:author="KIM, Jason" w:date="2019-04-02T13:39:00Z"/>
                <w:rFonts w:ascii="Calibri" w:eastAsia="Times New Roman" w:hAnsi="Calibri" w:cs="Calibri"/>
                <w:color w:val="000000"/>
                <w:lang w:eastAsia="en-AU"/>
              </w:rPr>
            </w:pPr>
            <w:ins w:id="23408"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09" w:author="KIM, Jason" w:date="2019-04-02T13:39:00Z"/>
                <w:rFonts w:ascii="Calibri" w:eastAsia="Times New Roman" w:hAnsi="Calibri" w:cs="Calibri"/>
                <w:color w:val="000000"/>
                <w:lang w:eastAsia="en-AU"/>
              </w:rPr>
            </w:pPr>
            <w:ins w:id="2341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11" w:author="KIM, Jason" w:date="2019-04-02T13:39:00Z"/>
                <w:rFonts w:ascii="Calibri" w:eastAsia="Times New Roman" w:hAnsi="Calibri" w:cs="Calibri"/>
                <w:color w:val="000000"/>
                <w:lang w:eastAsia="en-AU"/>
              </w:rPr>
            </w:pPr>
            <w:ins w:id="23412" w:author="KIM, Jason" w:date="2019-04-02T13:39:00Z">
              <w:r w:rsidRPr="0056388D">
                <w:rPr>
                  <w:rFonts w:ascii="Calibri" w:eastAsia="Times New Roman" w:hAnsi="Calibri" w:cs="Calibri"/>
                  <w:color w:val="000000"/>
                  <w:lang w:eastAsia="en-AU"/>
                </w:rPr>
                <w:t>LLS2272</w:t>
              </w:r>
            </w:ins>
          </w:p>
        </w:tc>
        <w:tc>
          <w:tcPr>
            <w:tcW w:w="933" w:type="pct"/>
            <w:noWrap/>
            <w:hideMark/>
          </w:tcPr>
          <w:p w:rsidR="00110C18" w:rsidRPr="0056388D" w:rsidRDefault="00110C18" w:rsidP="00063728">
            <w:pPr>
              <w:rPr>
                <w:ins w:id="23413" w:author="KIM, Jason" w:date="2019-04-02T13:39:00Z"/>
                <w:rFonts w:ascii="Calibri" w:eastAsia="Times New Roman" w:hAnsi="Calibri" w:cs="Calibri"/>
                <w:color w:val="000000"/>
                <w:lang w:eastAsia="en-AU"/>
              </w:rPr>
            </w:pPr>
            <w:ins w:id="234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15" w:author="KIM, Jason" w:date="2019-04-02T13:39:00Z"/>
                <w:rFonts w:ascii="Calibri" w:eastAsia="Times New Roman" w:hAnsi="Calibri" w:cs="Calibri"/>
                <w:color w:val="000000"/>
                <w:lang w:eastAsia="en-AU"/>
              </w:rPr>
            </w:pPr>
            <w:ins w:id="23416" w:author="KIM, Jason" w:date="2019-04-02T13:39:00Z">
              <w:r w:rsidRPr="0056388D">
                <w:rPr>
                  <w:rFonts w:ascii="Calibri" w:eastAsia="Times New Roman" w:hAnsi="Calibri" w:cs="Calibri"/>
                  <w:color w:val="000000"/>
                  <w:lang w:eastAsia="en-AU"/>
                </w:rPr>
                <w:t>Chainage 3860</w:t>
              </w:r>
            </w:ins>
          </w:p>
        </w:tc>
        <w:tc>
          <w:tcPr>
            <w:tcW w:w="764" w:type="pct"/>
            <w:noWrap/>
            <w:hideMark/>
          </w:tcPr>
          <w:p w:rsidR="00110C18" w:rsidRPr="0056388D" w:rsidRDefault="00110C18" w:rsidP="00063728">
            <w:pPr>
              <w:jc w:val="right"/>
              <w:rPr>
                <w:ins w:id="23417" w:author="KIM, Jason" w:date="2019-04-02T13:39:00Z"/>
                <w:rFonts w:ascii="Calibri" w:eastAsia="Times New Roman" w:hAnsi="Calibri" w:cs="Calibri"/>
                <w:color w:val="000000"/>
                <w:lang w:eastAsia="en-AU"/>
              </w:rPr>
            </w:pPr>
            <w:ins w:id="23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19" w:author="KIM, Jason" w:date="2019-04-02T13:39:00Z"/>
        </w:trPr>
        <w:tc>
          <w:tcPr>
            <w:tcW w:w="708" w:type="pct"/>
            <w:vMerge/>
            <w:hideMark/>
          </w:tcPr>
          <w:p w:rsidR="00110C18" w:rsidRPr="0056388D" w:rsidRDefault="00110C18" w:rsidP="00063728">
            <w:pPr>
              <w:rPr>
                <w:ins w:id="234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21" w:author="KIM, Jason" w:date="2019-04-02T13:39:00Z"/>
                <w:rFonts w:ascii="Calibri" w:eastAsia="Times New Roman" w:hAnsi="Calibri" w:cs="Calibri"/>
                <w:color w:val="000000"/>
                <w:lang w:eastAsia="en-AU"/>
              </w:rPr>
            </w:pPr>
            <w:ins w:id="23422"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23" w:author="KIM, Jason" w:date="2019-04-02T13:39:00Z"/>
                <w:rFonts w:ascii="Calibri" w:eastAsia="Times New Roman" w:hAnsi="Calibri" w:cs="Calibri"/>
                <w:color w:val="000000"/>
                <w:lang w:eastAsia="en-AU"/>
              </w:rPr>
            </w:pPr>
            <w:ins w:id="2342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25" w:author="KIM, Jason" w:date="2019-04-02T13:39:00Z"/>
                <w:rFonts w:ascii="Calibri" w:eastAsia="Times New Roman" w:hAnsi="Calibri" w:cs="Calibri"/>
                <w:color w:val="000000"/>
                <w:lang w:eastAsia="en-AU"/>
              </w:rPr>
            </w:pPr>
            <w:ins w:id="23426" w:author="KIM, Jason" w:date="2019-04-02T13:39:00Z">
              <w:r w:rsidRPr="0056388D">
                <w:rPr>
                  <w:rFonts w:ascii="Calibri" w:eastAsia="Times New Roman" w:hAnsi="Calibri" w:cs="Calibri"/>
                  <w:color w:val="000000"/>
                  <w:lang w:eastAsia="en-AU"/>
                </w:rPr>
                <w:t>LLS2273</w:t>
              </w:r>
            </w:ins>
          </w:p>
        </w:tc>
        <w:tc>
          <w:tcPr>
            <w:tcW w:w="933" w:type="pct"/>
            <w:noWrap/>
            <w:hideMark/>
          </w:tcPr>
          <w:p w:rsidR="00110C18" w:rsidRPr="0056388D" w:rsidRDefault="00110C18" w:rsidP="00063728">
            <w:pPr>
              <w:rPr>
                <w:ins w:id="23427" w:author="KIM, Jason" w:date="2019-04-02T13:39:00Z"/>
                <w:rFonts w:ascii="Calibri" w:eastAsia="Times New Roman" w:hAnsi="Calibri" w:cs="Calibri"/>
                <w:color w:val="000000"/>
                <w:lang w:eastAsia="en-AU"/>
              </w:rPr>
            </w:pPr>
            <w:ins w:id="234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29" w:author="KIM, Jason" w:date="2019-04-02T13:39:00Z"/>
                <w:rFonts w:ascii="Calibri" w:eastAsia="Times New Roman" w:hAnsi="Calibri" w:cs="Calibri"/>
                <w:color w:val="000000"/>
                <w:lang w:eastAsia="en-AU"/>
              </w:rPr>
            </w:pPr>
            <w:ins w:id="23430" w:author="KIM, Jason" w:date="2019-04-02T13:39:00Z">
              <w:r w:rsidRPr="0056388D">
                <w:rPr>
                  <w:rFonts w:ascii="Calibri" w:eastAsia="Times New Roman" w:hAnsi="Calibri" w:cs="Calibri"/>
                  <w:color w:val="000000"/>
                  <w:lang w:eastAsia="en-AU"/>
                </w:rPr>
                <w:t>Chainage 3870</w:t>
              </w:r>
            </w:ins>
          </w:p>
        </w:tc>
        <w:tc>
          <w:tcPr>
            <w:tcW w:w="764" w:type="pct"/>
            <w:noWrap/>
            <w:hideMark/>
          </w:tcPr>
          <w:p w:rsidR="00110C18" w:rsidRPr="0056388D" w:rsidRDefault="00110C18" w:rsidP="00063728">
            <w:pPr>
              <w:jc w:val="right"/>
              <w:rPr>
                <w:ins w:id="23431" w:author="KIM, Jason" w:date="2019-04-02T13:39:00Z"/>
                <w:rFonts w:ascii="Calibri" w:eastAsia="Times New Roman" w:hAnsi="Calibri" w:cs="Calibri"/>
                <w:color w:val="000000"/>
                <w:lang w:eastAsia="en-AU"/>
              </w:rPr>
            </w:pPr>
            <w:ins w:id="23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33" w:author="KIM, Jason" w:date="2019-04-02T13:39:00Z"/>
        </w:trPr>
        <w:tc>
          <w:tcPr>
            <w:tcW w:w="708" w:type="pct"/>
            <w:vMerge/>
            <w:hideMark/>
          </w:tcPr>
          <w:p w:rsidR="00110C18" w:rsidRPr="0056388D" w:rsidRDefault="00110C18" w:rsidP="00063728">
            <w:pPr>
              <w:rPr>
                <w:ins w:id="234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35" w:author="KIM, Jason" w:date="2019-04-02T13:39:00Z"/>
                <w:rFonts w:ascii="Calibri" w:eastAsia="Times New Roman" w:hAnsi="Calibri" w:cs="Calibri"/>
                <w:color w:val="000000"/>
                <w:lang w:eastAsia="en-AU"/>
              </w:rPr>
            </w:pPr>
            <w:ins w:id="23436"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37" w:author="KIM, Jason" w:date="2019-04-02T13:39:00Z"/>
                <w:rFonts w:ascii="Calibri" w:eastAsia="Times New Roman" w:hAnsi="Calibri" w:cs="Calibri"/>
                <w:color w:val="000000"/>
                <w:lang w:eastAsia="en-AU"/>
              </w:rPr>
            </w:pPr>
            <w:ins w:id="2343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39" w:author="KIM, Jason" w:date="2019-04-02T13:39:00Z"/>
                <w:rFonts w:ascii="Calibri" w:eastAsia="Times New Roman" w:hAnsi="Calibri" w:cs="Calibri"/>
                <w:color w:val="000000"/>
                <w:lang w:eastAsia="en-AU"/>
              </w:rPr>
            </w:pPr>
            <w:ins w:id="23440" w:author="KIM, Jason" w:date="2019-04-02T13:39:00Z">
              <w:r w:rsidRPr="0056388D">
                <w:rPr>
                  <w:rFonts w:ascii="Calibri" w:eastAsia="Times New Roman" w:hAnsi="Calibri" w:cs="Calibri"/>
                  <w:color w:val="000000"/>
                  <w:lang w:eastAsia="en-AU"/>
                </w:rPr>
                <w:t>LLS2274</w:t>
              </w:r>
            </w:ins>
          </w:p>
        </w:tc>
        <w:tc>
          <w:tcPr>
            <w:tcW w:w="933" w:type="pct"/>
            <w:noWrap/>
            <w:hideMark/>
          </w:tcPr>
          <w:p w:rsidR="00110C18" w:rsidRPr="0056388D" w:rsidRDefault="00110C18" w:rsidP="00063728">
            <w:pPr>
              <w:rPr>
                <w:ins w:id="23441" w:author="KIM, Jason" w:date="2019-04-02T13:39:00Z"/>
                <w:rFonts w:ascii="Calibri" w:eastAsia="Times New Roman" w:hAnsi="Calibri" w:cs="Calibri"/>
                <w:color w:val="000000"/>
                <w:lang w:eastAsia="en-AU"/>
              </w:rPr>
            </w:pPr>
            <w:ins w:id="234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43" w:author="KIM, Jason" w:date="2019-04-02T13:39:00Z"/>
                <w:rFonts w:ascii="Calibri" w:eastAsia="Times New Roman" w:hAnsi="Calibri" w:cs="Calibri"/>
                <w:color w:val="000000"/>
                <w:lang w:eastAsia="en-AU"/>
              </w:rPr>
            </w:pPr>
            <w:ins w:id="23444" w:author="KIM, Jason" w:date="2019-04-02T13:39:00Z">
              <w:r w:rsidRPr="0056388D">
                <w:rPr>
                  <w:rFonts w:ascii="Calibri" w:eastAsia="Times New Roman" w:hAnsi="Calibri" w:cs="Calibri"/>
                  <w:color w:val="000000"/>
                  <w:lang w:eastAsia="en-AU"/>
                </w:rPr>
                <w:t>Chainage 3879</w:t>
              </w:r>
            </w:ins>
          </w:p>
        </w:tc>
        <w:tc>
          <w:tcPr>
            <w:tcW w:w="764" w:type="pct"/>
            <w:noWrap/>
            <w:hideMark/>
          </w:tcPr>
          <w:p w:rsidR="00110C18" w:rsidRPr="0056388D" w:rsidRDefault="00110C18" w:rsidP="00063728">
            <w:pPr>
              <w:jc w:val="right"/>
              <w:rPr>
                <w:ins w:id="23445" w:author="KIM, Jason" w:date="2019-04-02T13:39:00Z"/>
                <w:rFonts w:ascii="Calibri" w:eastAsia="Times New Roman" w:hAnsi="Calibri" w:cs="Calibri"/>
                <w:color w:val="000000"/>
                <w:lang w:eastAsia="en-AU"/>
              </w:rPr>
            </w:pPr>
            <w:ins w:id="23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47" w:author="KIM, Jason" w:date="2019-04-02T13:39:00Z"/>
        </w:trPr>
        <w:tc>
          <w:tcPr>
            <w:tcW w:w="708" w:type="pct"/>
            <w:vMerge/>
            <w:hideMark/>
          </w:tcPr>
          <w:p w:rsidR="00110C18" w:rsidRPr="0056388D" w:rsidRDefault="00110C18" w:rsidP="00063728">
            <w:pPr>
              <w:rPr>
                <w:ins w:id="234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49" w:author="KIM, Jason" w:date="2019-04-02T13:39:00Z"/>
                <w:rFonts w:ascii="Calibri" w:eastAsia="Times New Roman" w:hAnsi="Calibri" w:cs="Calibri"/>
                <w:color w:val="000000"/>
                <w:lang w:eastAsia="en-AU"/>
              </w:rPr>
            </w:pPr>
            <w:ins w:id="23450"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51" w:author="KIM, Jason" w:date="2019-04-02T13:39:00Z"/>
                <w:rFonts w:ascii="Calibri" w:eastAsia="Times New Roman" w:hAnsi="Calibri" w:cs="Calibri"/>
                <w:color w:val="000000"/>
                <w:lang w:eastAsia="en-AU"/>
              </w:rPr>
            </w:pPr>
            <w:ins w:id="2345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53" w:author="KIM, Jason" w:date="2019-04-02T13:39:00Z"/>
                <w:rFonts w:ascii="Calibri" w:eastAsia="Times New Roman" w:hAnsi="Calibri" w:cs="Calibri"/>
                <w:color w:val="000000"/>
                <w:lang w:eastAsia="en-AU"/>
              </w:rPr>
            </w:pPr>
            <w:ins w:id="23454" w:author="KIM, Jason" w:date="2019-04-02T13:39:00Z">
              <w:r w:rsidRPr="0056388D">
                <w:rPr>
                  <w:rFonts w:ascii="Calibri" w:eastAsia="Times New Roman" w:hAnsi="Calibri" w:cs="Calibri"/>
                  <w:color w:val="000000"/>
                  <w:lang w:eastAsia="en-AU"/>
                </w:rPr>
                <w:t>LLS2275</w:t>
              </w:r>
            </w:ins>
          </w:p>
        </w:tc>
        <w:tc>
          <w:tcPr>
            <w:tcW w:w="933" w:type="pct"/>
            <w:noWrap/>
            <w:hideMark/>
          </w:tcPr>
          <w:p w:rsidR="00110C18" w:rsidRPr="0056388D" w:rsidRDefault="00110C18" w:rsidP="00063728">
            <w:pPr>
              <w:rPr>
                <w:ins w:id="23455" w:author="KIM, Jason" w:date="2019-04-02T13:39:00Z"/>
                <w:rFonts w:ascii="Calibri" w:eastAsia="Times New Roman" w:hAnsi="Calibri" w:cs="Calibri"/>
                <w:color w:val="000000"/>
                <w:lang w:eastAsia="en-AU"/>
              </w:rPr>
            </w:pPr>
            <w:ins w:id="234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57" w:author="KIM, Jason" w:date="2019-04-02T13:39:00Z"/>
                <w:rFonts w:ascii="Calibri" w:eastAsia="Times New Roman" w:hAnsi="Calibri" w:cs="Calibri"/>
                <w:color w:val="000000"/>
                <w:lang w:eastAsia="en-AU"/>
              </w:rPr>
            </w:pPr>
            <w:ins w:id="23458" w:author="KIM, Jason" w:date="2019-04-02T13:39:00Z">
              <w:r w:rsidRPr="0056388D">
                <w:rPr>
                  <w:rFonts w:ascii="Calibri" w:eastAsia="Times New Roman" w:hAnsi="Calibri" w:cs="Calibri"/>
                  <w:color w:val="000000"/>
                  <w:lang w:eastAsia="en-AU"/>
                </w:rPr>
                <w:t>Chainage 3889</w:t>
              </w:r>
            </w:ins>
          </w:p>
        </w:tc>
        <w:tc>
          <w:tcPr>
            <w:tcW w:w="764" w:type="pct"/>
            <w:noWrap/>
            <w:hideMark/>
          </w:tcPr>
          <w:p w:rsidR="00110C18" w:rsidRPr="0056388D" w:rsidRDefault="00110C18" w:rsidP="00063728">
            <w:pPr>
              <w:jc w:val="right"/>
              <w:rPr>
                <w:ins w:id="23459" w:author="KIM, Jason" w:date="2019-04-02T13:39:00Z"/>
                <w:rFonts w:ascii="Calibri" w:eastAsia="Times New Roman" w:hAnsi="Calibri" w:cs="Calibri"/>
                <w:color w:val="000000"/>
                <w:lang w:eastAsia="en-AU"/>
              </w:rPr>
            </w:pPr>
            <w:ins w:id="23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61" w:author="KIM, Jason" w:date="2019-04-02T13:39:00Z"/>
        </w:trPr>
        <w:tc>
          <w:tcPr>
            <w:tcW w:w="708" w:type="pct"/>
            <w:vMerge/>
            <w:hideMark/>
          </w:tcPr>
          <w:p w:rsidR="00110C18" w:rsidRPr="0056388D" w:rsidRDefault="00110C18" w:rsidP="00063728">
            <w:pPr>
              <w:rPr>
                <w:ins w:id="23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63" w:author="KIM, Jason" w:date="2019-04-02T13:39:00Z"/>
                <w:rFonts w:ascii="Calibri" w:eastAsia="Times New Roman" w:hAnsi="Calibri" w:cs="Calibri"/>
                <w:color w:val="000000"/>
                <w:lang w:eastAsia="en-AU"/>
              </w:rPr>
            </w:pPr>
            <w:ins w:id="23464"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65" w:author="KIM, Jason" w:date="2019-04-02T13:39:00Z"/>
                <w:rFonts w:ascii="Calibri" w:eastAsia="Times New Roman" w:hAnsi="Calibri" w:cs="Calibri"/>
                <w:color w:val="000000"/>
                <w:lang w:eastAsia="en-AU"/>
              </w:rPr>
            </w:pPr>
            <w:ins w:id="2346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67" w:author="KIM, Jason" w:date="2019-04-02T13:39:00Z"/>
                <w:rFonts w:ascii="Calibri" w:eastAsia="Times New Roman" w:hAnsi="Calibri" w:cs="Calibri"/>
                <w:color w:val="000000"/>
                <w:lang w:eastAsia="en-AU"/>
              </w:rPr>
            </w:pPr>
            <w:ins w:id="23468" w:author="KIM, Jason" w:date="2019-04-02T13:39:00Z">
              <w:r w:rsidRPr="0056388D">
                <w:rPr>
                  <w:rFonts w:ascii="Calibri" w:eastAsia="Times New Roman" w:hAnsi="Calibri" w:cs="Calibri"/>
                  <w:color w:val="000000"/>
                  <w:lang w:eastAsia="en-AU"/>
                </w:rPr>
                <w:t>LLS2276</w:t>
              </w:r>
            </w:ins>
          </w:p>
        </w:tc>
        <w:tc>
          <w:tcPr>
            <w:tcW w:w="933" w:type="pct"/>
            <w:noWrap/>
            <w:hideMark/>
          </w:tcPr>
          <w:p w:rsidR="00110C18" w:rsidRPr="0056388D" w:rsidRDefault="00110C18" w:rsidP="00063728">
            <w:pPr>
              <w:rPr>
                <w:ins w:id="23469" w:author="KIM, Jason" w:date="2019-04-02T13:39:00Z"/>
                <w:rFonts w:ascii="Calibri" w:eastAsia="Times New Roman" w:hAnsi="Calibri" w:cs="Calibri"/>
                <w:color w:val="000000"/>
                <w:lang w:eastAsia="en-AU"/>
              </w:rPr>
            </w:pPr>
            <w:ins w:id="234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71" w:author="KIM, Jason" w:date="2019-04-02T13:39:00Z"/>
                <w:rFonts w:ascii="Calibri" w:eastAsia="Times New Roman" w:hAnsi="Calibri" w:cs="Calibri"/>
                <w:color w:val="000000"/>
                <w:lang w:eastAsia="en-AU"/>
              </w:rPr>
            </w:pPr>
            <w:ins w:id="23472" w:author="KIM, Jason" w:date="2019-04-02T13:39:00Z">
              <w:r w:rsidRPr="0056388D">
                <w:rPr>
                  <w:rFonts w:ascii="Calibri" w:eastAsia="Times New Roman" w:hAnsi="Calibri" w:cs="Calibri"/>
                  <w:color w:val="000000"/>
                  <w:lang w:eastAsia="en-AU"/>
                </w:rPr>
                <w:t>Chainage 3898</w:t>
              </w:r>
            </w:ins>
          </w:p>
        </w:tc>
        <w:tc>
          <w:tcPr>
            <w:tcW w:w="764" w:type="pct"/>
            <w:noWrap/>
            <w:hideMark/>
          </w:tcPr>
          <w:p w:rsidR="00110C18" w:rsidRPr="0056388D" w:rsidRDefault="00110C18" w:rsidP="00063728">
            <w:pPr>
              <w:jc w:val="right"/>
              <w:rPr>
                <w:ins w:id="23473" w:author="KIM, Jason" w:date="2019-04-02T13:39:00Z"/>
                <w:rFonts w:ascii="Calibri" w:eastAsia="Times New Roman" w:hAnsi="Calibri" w:cs="Calibri"/>
                <w:color w:val="000000"/>
                <w:lang w:eastAsia="en-AU"/>
              </w:rPr>
            </w:pPr>
            <w:ins w:id="23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75" w:author="KIM, Jason" w:date="2019-04-02T13:39:00Z"/>
        </w:trPr>
        <w:tc>
          <w:tcPr>
            <w:tcW w:w="708" w:type="pct"/>
            <w:vMerge/>
            <w:hideMark/>
          </w:tcPr>
          <w:p w:rsidR="00110C18" w:rsidRPr="0056388D" w:rsidRDefault="00110C18" w:rsidP="00063728">
            <w:pPr>
              <w:rPr>
                <w:ins w:id="23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77" w:author="KIM, Jason" w:date="2019-04-02T13:39:00Z"/>
                <w:rFonts w:ascii="Calibri" w:eastAsia="Times New Roman" w:hAnsi="Calibri" w:cs="Calibri"/>
                <w:color w:val="000000"/>
                <w:lang w:eastAsia="en-AU"/>
              </w:rPr>
            </w:pPr>
            <w:ins w:id="23478"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79" w:author="KIM, Jason" w:date="2019-04-02T13:39:00Z"/>
                <w:rFonts w:ascii="Calibri" w:eastAsia="Times New Roman" w:hAnsi="Calibri" w:cs="Calibri"/>
                <w:color w:val="000000"/>
                <w:lang w:eastAsia="en-AU"/>
              </w:rPr>
            </w:pPr>
            <w:ins w:id="2348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81" w:author="KIM, Jason" w:date="2019-04-02T13:39:00Z"/>
                <w:rFonts w:ascii="Calibri" w:eastAsia="Times New Roman" w:hAnsi="Calibri" w:cs="Calibri"/>
                <w:color w:val="000000"/>
                <w:lang w:eastAsia="en-AU"/>
              </w:rPr>
            </w:pPr>
            <w:ins w:id="23482" w:author="KIM, Jason" w:date="2019-04-02T13:39:00Z">
              <w:r w:rsidRPr="0056388D">
                <w:rPr>
                  <w:rFonts w:ascii="Calibri" w:eastAsia="Times New Roman" w:hAnsi="Calibri" w:cs="Calibri"/>
                  <w:color w:val="000000"/>
                  <w:lang w:eastAsia="en-AU"/>
                </w:rPr>
                <w:t>LLS2277</w:t>
              </w:r>
            </w:ins>
          </w:p>
        </w:tc>
        <w:tc>
          <w:tcPr>
            <w:tcW w:w="933" w:type="pct"/>
            <w:noWrap/>
            <w:hideMark/>
          </w:tcPr>
          <w:p w:rsidR="00110C18" w:rsidRPr="0056388D" w:rsidRDefault="00110C18" w:rsidP="00063728">
            <w:pPr>
              <w:rPr>
                <w:ins w:id="23483" w:author="KIM, Jason" w:date="2019-04-02T13:39:00Z"/>
                <w:rFonts w:ascii="Calibri" w:eastAsia="Times New Roman" w:hAnsi="Calibri" w:cs="Calibri"/>
                <w:color w:val="000000"/>
                <w:lang w:eastAsia="en-AU"/>
              </w:rPr>
            </w:pPr>
            <w:ins w:id="234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85" w:author="KIM, Jason" w:date="2019-04-02T13:39:00Z"/>
                <w:rFonts w:ascii="Calibri" w:eastAsia="Times New Roman" w:hAnsi="Calibri" w:cs="Calibri"/>
                <w:color w:val="000000"/>
                <w:lang w:eastAsia="en-AU"/>
              </w:rPr>
            </w:pPr>
            <w:ins w:id="23486" w:author="KIM, Jason" w:date="2019-04-02T13:39:00Z">
              <w:r w:rsidRPr="0056388D">
                <w:rPr>
                  <w:rFonts w:ascii="Calibri" w:eastAsia="Times New Roman" w:hAnsi="Calibri" w:cs="Calibri"/>
                  <w:color w:val="000000"/>
                  <w:lang w:eastAsia="en-AU"/>
                </w:rPr>
                <w:t>Chainage 3908</w:t>
              </w:r>
            </w:ins>
          </w:p>
        </w:tc>
        <w:tc>
          <w:tcPr>
            <w:tcW w:w="764" w:type="pct"/>
            <w:noWrap/>
            <w:hideMark/>
          </w:tcPr>
          <w:p w:rsidR="00110C18" w:rsidRPr="0056388D" w:rsidRDefault="00110C18" w:rsidP="00063728">
            <w:pPr>
              <w:jc w:val="right"/>
              <w:rPr>
                <w:ins w:id="23487" w:author="KIM, Jason" w:date="2019-04-02T13:39:00Z"/>
                <w:rFonts w:ascii="Calibri" w:eastAsia="Times New Roman" w:hAnsi="Calibri" w:cs="Calibri"/>
                <w:color w:val="000000"/>
                <w:lang w:eastAsia="en-AU"/>
              </w:rPr>
            </w:pPr>
            <w:ins w:id="23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89" w:author="KIM, Jason" w:date="2019-04-02T13:39:00Z"/>
        </w:trPr>
        <w:tc>
          <w:tcPr>
            <w:tcW w:w="708" w:type="pct"/>
            <w:vMerge w:val="restart"/>
            <w:noWrap/>
            <w:hideMark/>
          </w:tcPr>
          <w:p w:rsidR="00110C18" w:rsidRPr="0056388D" w:rsidRDefault="00110C18" w:rsidP="00063728">
            <w:pPr>
              <w:rPr>
                <w:ins w:id="23490" w:author="KIM, Jason" w:date="2019-04-02T13:39:00Z"/>
                <w:rFonts w:ascii="Calibri" w:eastAsia="Times New Roman" w:hAnsi="Calibri" w:cs="Calibri"/>
                <w:color w:val="000000"/>
                <w:lang w:eastAsia="en-AU"/>
              </w:rPr>
            </w:pPr>
            <w:ins w:id="23491" w:author="KIM, Jason" w:date="2019-04-02T13:39:00Z">
              <w:r w:rsidRPr="0056388D">
                <w:rPr>
                  <w:rFonts w:ascii="Calibri" w:eastAsia="Times New Roman" w:hAnsi="Calibri" w:cs="Calibri"/>
                  <w:color w:val="000000"/>
                  <w:lang w:eastAsia="en-AU"/>
                </w:rPr>
                <w:t>LLE28K51</w:t>
              </w:r>
            </w:ins>
          </w:p>
        </w:tc>
        <w:tc>
          <w:tcPr>
            <w:tcW w:w="605" w:type="pct"/>
            <w:noWrap/>
            <w:hideMark/>
          </w:tcPr>
          <w:p w:rsidR="00110C18" w:rsidRPr="0056388D" w:rsidRDefault="00110C18" w:rsidP="00063728">
            <w:pPr>
              <w:rPr>
                <w:ins w:id="23492" w:author="KIM, Jason" w:date="2019-04-02T13:39:00Z"/>
                <w:rFonts w:ascii="Calibri" w:eastAsia="Times New Roman" w:hAnsi="Calibri" w:cs="Calibri"/>
                <w:color w:val="000000"/>
                <w:lang w:eastAsia="en-AU"/>
              </w:rPr>
            </w:pPr>
            <w:ins w:id="23493"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494" w:author="KIM, Jason" w:date="2019-04-02T13:39:00Z"/>
                <w:rFonts w:ascii="Calibri" w:eastAsia="Times New Roman" w:hAnsi="Calibri" w:cs="Calibri"/>
                <w:color w:val="000000"/>
                <w:lang w:eastAsia="en-AU"/>
              </w:rPr>
            </w:pPr>
            <w:ins w:id="2349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96" w:author="KIM, Jason" w:date="2019-04-02T13:39:00Z"/>
                <w:rFonts w:ascii="Calibri" w:eastAsia="Times New Roman" w:hAnsi="Calibri" w:cs="Calibri"/>
                <w:color w:val="000000"/>
                <w:lang w:eastAsia="en-AU"/>
              </w:rPr>
            </w:pPr>
            <w:ins w:id="23497" w:author="KIM, Jason" w:date="2019-04-02T13:39:00Z">
              <w:r w:rsidRPr="0056388D">
                <w:rPr>
                  <w:rFonts w:ascii="Calibri" w:eastAsia="Times New Roman" w:hAnsi="Calibri" w:cs="Calibri"/>
                  <w:color w:val="000000"/>
                  <w:lang w:eastAsia="en-AU"/>
                </w:rPr>
                <w:t>LLN1276</w:t>
              </w:r>
            </w:ins>
          </w:p>
        </w:tc>
        <w:tc>
          <w:tcPr>
            <w:tcW w:w="933" w:type="pct"/>
            <w:noWrap/>
            <w:hideMark/>
          </w:tcPr>
          <w:p w:rsidR="00110C18" w:rsidRPr="0056388D" w:rsidRDefault="00110C18" w:rsidP="00063728">
            <w:pPr>
              <w:rPr>
                <w:ins w:id="23498" w:author="KIM, Jason" w:date="2019-04-02T13:39:00Z"/>
                <w:rFonts w:ascii="Calibri" w:eastAsia="Times New Roman" w:hAnsi="Calibri" w:cs="Calibri"/>
                <w:color w:val="000000"/>
                <w:lang w:eastAsia="en-AU"/>
              </w:rPr>
            </w:pPr>
            <w:ins w:id="234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00" w:author="KIM, Jason" w:date="2019-04-02T13:39:00Z"/>
                <w:rFonts w:ascii="Calibri" w:eastAsia="Times New Roman" w:hAnsi="Calibri" w:cs="Calibri"/>
                <w:color w:val="000000"/>
                <w:lang w:eastAsia="en-AU"/>
              </w:rPr>
            </w:pPr>
            <w:ins w:id="23501" w:author="KIM, Jason" w:date="2019-04-02T13:39:00Z">
              <w:r w:rsidRPr="0056388D">
                <w:rPr>
                  <w:rFonts w:ascii="Calibri" w:eastAsia="Times New Roman" w:hAnsi="Calibri" w:cs="Calibri"/>
                  <w:color w:val="000000"/>
                  <w:lang w:eastAsia="en-AU"/>
                </w:rPr>
                <w:t>Chainage 4185</w:t>
              </w:r>
            </w:ins>
          </w:p>
        </w:tc>
        <w:tc>
          <w:tcPr>
            <w:tcW w:w="764" w:type="pct"/>
            <w:noWrap/>
            <w:hideMark/>
          </w:tcPr>
          <w:p w:rsidR="00110C18" w:rsidRPr="0056388D" w:rsidRDefault="00110C18" w:rsidP="00063728">
            <w:pPr>
              <w:jc w:val="right"/>
              <w:rPr>
                <w:ins w:id="23502" w:author="KIM, Jason" w:date="2019-04-02T13:39:00Z"/>
                <w:rFonts w:ascii="Calibri" w:eastAsia="Times New Roman" w:hAnsi="Calibri" w:cs="Calibri"/>
                <w:color w:val="000000"/>
                <w:lang w:eastAsia="en-AU"/>
              </w:rPr>
            </w:pPr>
            <w:ins w:id="23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04" w:author="KIM, Jason" w:date="2019-04-02T13:39:00Z"/>
        </w:trPr>
        <w:tc>
          <w:tcPr>
            <w:tcW w:w="708" w:type="pct"/>
            <w:vMerge/>
            <w:hideMark/>
          </w:tcPr>
          <w:p w:rsidR="00110C18" w:rsidRPr="0056388D" w:rsidRDefault="00110C18" w:rsidP="00063728">
            <w:pPr>
              <w:rPr>
                <w:ins w:id="235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06" w:author="KIM, Jason" w:date="2019-04-02T13:39:00Z"/>
                <w:rFonts w:ascii="Calibri" w:eastAsia="Times New Roman" w:hAnsi="Calibri" w:cs="Calibri"/>
                <w:color w:val="000000"/>
                <w:lang w:eastAsia="en-AU"/>
              </w:rPr>
            </w:pPr>
            <w:ins w:id="23507"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08" w:author="KIM, Jason" w:date="2019-04-02T13:39:00Z"/>
                <w:rFonts w:ascii="Calibri" w:eastAsia="Times New Roman" w:hAnsi="Calibri" w:cs="Calibri"/>
                <w:color w:val="000000"/>
                <w:lang w:eastAsia="en-AU"/>
              </w:rPr>
            </w:pPr>
            <w:ins w:id="2350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10" w:author="KIM, Jason" w:date="2019-04-02T13:39:00Z"/>
                <w:rFonts w:ascii="Calibri" w:eastAsia="Times New Roman" w:hAnsi="Calibri" w:cs="Calibri"/>
                <w:color w:val="000000"/>
                <w:lang w:eastAsia="en-AU"/>
              </w:rPr>
            </w:pPr>
            <w:ins w:id="23511" w:author="KIM, Jason" w:date="2019-04-02T13:39:00Z">
              <w:r w:rsidRPr="0056388D">
                <w:rPr>
                  <w:rFonts w:ascii="Calibri" w:eastAsia="Times New Roman" w:hAnsi="Calibri" w:cs="Calibri"/>
                  <w:color w:val="000000"/>
                  <w:lang w:eastAsia="en-AU"/>
                </w:rPr>
                <w:t>LLN1277</w:t>
              </w:r>
            </w:ins>
          </w:p>
        </w:tc>
        <w:tc>
          <w:tcPr>
            <w:tcW w:w="933" w:type="pct"/>
            <w:noWrap/>
            <w:hideMark/>
          </w:tcPr>
          <w:p w:rsidR="00110C18" w:rsidRPr="0056388D" w:rsidRDefault="00110C18" w:rsidP="00063728">
            <w:pPr>
              <w:rPr>
                <w:ins w:id="23512" w:author="KIM, Jason" w:date="2019-04-02T13:39:00Z"/>
                <w:rFonts w:ascii="Calibri" w:eastAsia="Times New Roman" w:hAnsi="Calibri" w:cs="Calibri"/>
                <w:color w:val="000000"/>
                <w:lang w:eastAsia="en-AU"/>
              </w:rPr>
            </w:pPr>
            <w:ins w:id="235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14" w:author="KIM, Jason" w:date="2019-04-02T13:39:00Z"/>
                <w:rFonts w:ascii="Calibri" w:eastAsia="Times New Roman" w:hAnsi="Calibri" w:cs="Calibri"/>
                <w:color w:val="000000"/>
                <w:lang w:eastAsia="en-AU"/>
              </w:rPr>
            </w:pPr>
            <w:ins w:id="23515" w:author="KIM, Jason" w:date="2019-04-02T13:39:00Z">
              <w:r w:rsidRPr="0056388D">
                <w:rPr>
                  <w:rFonts w:ascii="Calibri" w:eastAsia="Times New Roman" w:hAnsi="Calibri" w:cs="Calibri"/>
                  <w:color w:val="000000"/>
                  <w:lang w:eastAsia="en-AU"/>
                </w:rPr>
                <w:t>Chainage 4195</w:t>
              </w:r>
            </w:ins>
          </w:p>
        </w:tc>
        <w:tc>
          <w:tcPr>
            <w:tcW w:w="764" w:type="pct"/>
            <w:noWrap/>
            <w:hideMark/>
          </w:tcPr>
          <w:p w:rsidR="00110C18" w:rsidRPr="0056388D" w:rsidRDefault="00110C18" w:rsidP="00063728">
            <w:pPr>
              <w:jc w:val="right"/>
              <w:rPr>
                <w:ins w:id="23516" w:author="KIM, Jason" w:date="2019-04-02T13:39:00Z"/>
                <w:rFonts w:ascii="Calibri" w:eastAsia="Times New Roman" w:hAnsi="Calibri" w:cs="Calibri"/>
                <w:color w:val="000000"/>
                <w:lang w:eastAsia="en-AU"/>
              </w:rPr>
            </w:pPr>
            <w:ins w:id="23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18" w:author="KIM, Jason" w:date="2019-04-02T13:39:00Z"/>
        </w:trPr>
        <w:tc>
          <w:tcPr>
            <w:tcW w:w="708" w:type="pct"/>
            <w:vMerge/>
            <w:hideMark/>
          </w:tcPr>
          <w:p w:rsidR="00110C18" w:rsidRPr="0056388D" w:rsidRDefault="00110C18" w:rsidP="00063728">
            <w:pPr>
              <w:rPr>
                <w:ins w:id="235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20" w:author="KIM, Jason" w:date="2019-04-02T13:39:00Z"/>
                <w:rFonts w:ascii="Calibri" w:eastAsia="Times New Roman" w:hAnsi="Calibri" w:cs="Calibri"/>
                <w:color w:val="000000"/>
                <w:lang w:eastAsia="en-AU"/>
              </w:rPr>
            </w:pPr>
            <w:ins w:id="23521"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22" w:author="KIM, Jason" w:date="2019-04-02T13:39:00Z"/>
                <w:rFonts w:ascii="Calibri" w:eastAsia="Times New Roman" w:hAnsi="Calibri" w:cs="Calibri"/>
                <w:color w:val="000000"/>
                <w:lang w:eastAsia="en-AU"/>
              </w:rPr>
            </w:pPr>
            <w:ins w:id="2352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24" w:author="KIM, Jason" w:date="2019-04-02T13:39:00Z"/>
                <w:rFonts w:ascii="Calibri" w:eastAsia="Times New Roman" w:hAnsi="Calibri" w:cs="Calibri"/>
                <w:color w:val="000000"/>
                <w:lang w:eastAsia="en-AU"/>
              </w:rPr>
            </w:pPr>
            <w:ins w:id="23525" w:author="KIM, Jason" w:date="2019-04-02T13:39:00Z">
              <w:r w:rsidRPr="0056388D">
                <w:rPr>
                  <w:rFonts w:ascii="Calibri" w:eastAsia="Times New Roman" w:hAnsi="Calibri" w:cs="Calibri"/>
                  <w:color w:val="000000"/>
                  <w:lang w:eastAsia="en-AU"/>
                </w:rPr>
                <w:t>LLN1278</w:t>
              </w:r>
            </w:ins>
          </w:p>
        </w:tc>
        <w:tc>
          <w:tcPr>
            <w:tcW w:w="933" w:type="pct"/>
            <w:noWrap/>
            <w:hideMark/>
          </w:tcPr>
          <w:p w:rsidR="00110C18" w:rsidRPr="0056388D" w:rsidRDefault="00110C18" w:rsidP="00063728">
            <w:pPr>
              <w:rPr>
                <w:ins w:id="23526" w:author="KIM, Jason" w:date="2019-04-02T13:39:00Z"/>
                <w:rFonts w:ascii="Calibri" w:eastAsia="Times New Roman" w:hAnsi="Calibri" w:cs="Calibri"/>
                <w:color w:val="000000"/>
                <w:lang w:eastAsia="en-AU"/>
              </w:rPr>
            </w:pPr>
            <w:ins w:id="235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28" w:author="KIM, Jason" w:date="2019-04-02T13:39:00Z"/>
                <w:rFonts w:ascii="Calibri" w:eastAsia="Times New Roman" w:hAnsi="Calibri" w:cs="Calibri"/>
                <w:color w:val="000000"/>
                <w:lang w:eastAsia="en-AU"/>
              </w:rPr>
            </w:pPr>
            <w:ins w:id="23529" w:author="KIM, Jason" w:date="2019-04-02T13:39:00Z">
              <w:r w:rsidRPr="0056388D">
                <w:rPr>
                  <w:rFonts w:ascii="Calibri" w:eastAsia="Times New Roman" w:hAnsi="Calibri" w:cs="Calibri"/>
                  <w:color w:val="000000"/>
                  <w:lang w:eastAsia="en-AU"/>
                </w:rPr>
                <w:t>Chainage 4205</w:t>
              </w:r>
            </w:ins>
          </w:p>
        </w:tc>
        <w:tc>
          <w:tcPr>
            <w:tcW w:w="764" w:type="pct"/>
            <w:noWrap/>
            <w:hideMark/>
          </w:tcPr>
          <w:p w:rsidR="00110C18" w:rsidRPr="0056388D" w:rsidRDefault="00110C18" w:rsidP="00063728">
            <w:pPr>
              <w:jc w:val="right"/>
              <w:rPr>
                <w:ins w:id="23530" w:author="KIM, Jason" w:date="2019-04-02T13:39:00Z"/>
                <w:rFonts w:ascii="Calibri" w:eastAsia="Times New Roman" w:hAnsi="Calibri" w:cs="Calibri"/>
                <w:color w:val="000000"/>
                <w:lang w:eastAsia="en-AU"/>
              </w:rPr>
            </w:pPr>
            <w:ins w:id="235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32" w:author="KIM, Jason" w:date="2019-04-02T13:39:00Z"/>
        </w:trPr>
        <w:tc>
          <w:tcPr>
            <w:tcW w:w="708" w:type="pct"/>
            <w:vMerge/>
            <w:hideMark/>
          </w:tcPr>
          <w:p w:rsidR="00110C18" w:rsidRPr="0056388D" w:rsidRDefault="00110C18" w:rsidP="00063728">
            <w:pPr>
              <w:rPr>
                <w:ins w:id="235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34" w:author="KIM, Jason" w:date="2019-04-02T13:39:00Z"/>
                <w:rFonts w:ascii="Calibri" w:eastAsia="Times New Roman" w:hAnsi="Calibri" w:cs="Calibri"/>
                <w:color w:val="000000"/>
                <w:lang w:eastAsia="en-AU"/>
              </w:rPr>
            </w:pPr>
            <w:ins w:id="23535"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36" w:author="KIM, Jason" w:date="2019-04-02T13:39:00Z"/>
                <w:rFonts w:ascii="Calibri" w:eastAsia="Times New Roman" w:hAnsi="Calibri" w:cs="Calibri"/>
                <w:color w:val="000000"/>
                <w:lang w:eastAsia="en-AU"/>
              </w:rPr>
            </w:pPr>
            <w:ins w:id="2353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38" w:author="KIM, Jason" w:date="2019-04-02T13:39:00Z"/>
                <w:rFonts w:ascii="Calibri" w:eastAsia="Times New Roman" w:hAnsi="Calibri" w:cs="Calibri"/>
                <w:color w:val="000000"/>
                <w:lang w:eastAsia="en-AU"/>
              </w:rPr>
            </w:pPr>
            <w:ins w:id="23539" w:author="KIM, Jason" w:date="2019-04-02T13:39:00Z">
              <w:r w:rsidRPr="0056388D">
                <w:rPr>
                  <w:rFonts w:ascii="Calibri" w:eastAsia="Times New Roman" w:hAnsi="Calibri" w:cs="Calibri"/>
                  <w:color w:val="000000"/>
                  <w:lang w:eastAsia="en-AU"/>
                </w:rPr>
                <w:t>LLN1279</w:t>
              </w:r>
            </w:ins>
          </w:p>
        </w:tc>
        <w:tc>
          <w:tcPr>
            <w:tcW w:w="933" w:type="pct"/>
            <w:noWrap/>
            <w:hideMark/>
          </w:tcPr>
          <w:p w:rsidR="00110C18" w:rsidRPr="0056388D" w:rsidRDefault="00110C18" w:rsidP="00063728">
            <w:pPr>
              <w:rPr>
                <w:ins w:id="23540" w:author="KIM, Jason" w:date="2019-04-02T13:39:00Z"/>
                <w:rFonts w:ascii="Calibri" w:eastAsia="Times New Roman" w:hAnsi="Calibri" w:cs="Calibri"/>
                <w:color w:val="000000"/>
                <w:lang w:eastAsia="en-AU"/>
              </w:rPr>
            </w:pPr>
            <w:ins w:id="235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42" w:author="KIM, Jason" w:date="2019-04-02T13:39:00Z"/>
                <w:rFonts w:ascii="Calibri" w:eastAsia="Times New Roman" w:hAnsi="Calibri" w:cs="Calibri"/>
                <w:color w:val="000000"/>
                <w:lang w:eastAsia="en-AU"/>
              </w:rPr>
            </w:pPr>
            <w:ins w:id="23543" w:author="KIM, Jason" w:date="2019-04-02T13:39:00Z">
              <w:r w:rsidRPr="0056388D">
                <w:rPr>
                  <w:rFonts w:ascii="Calibri" w:eastAsia="Times New Roman" w:hAnsi="Calibri" w:cs="Calibri"/>
                  <w:color w:val="000000"/>
                  <w:lang w:eastAsia="en-AU"/>
                </w:rPr>
                <w:t>Chainage 4214</w:t>
              </w:r>
            </w:ins>
          </w:p>
        </w:tc>
        <w:tc>
          <w:tcPr>
            <w:tcW w:w="764" w:type="pct"/>
            <w:noWrap/>
            <w:hideMark/>
          </w:tcPr>
          <w:p w:rsidR="00110C18" w:rsidRPr="0056388D" w:rsidRDefault="00110C18" w:rsidP="00063728">
            <w:pPr>
              <w:jc w:val="right"/>
              <w:rPr>
                <w:ins w:id="23544" w:author="KIM, Jason" w:date="2019-04-02T13:39:00Z"/>
                <w:rFonts w:ascii="Calibri" w:eastAsia="Times New Roman" w:hAnsi="Calibri" w:cs="Calibri"/>
                <w:color w:val="000000"/>
                <w:lang w:eastAsia="en-AU"/>
              </w:rPr>
            </w:pPr>
            <w:ins w:id="23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46" w:author="KIM, Jason" w:date="2019-04-02T13:39:00Z"/>
        </w:trPr>
        <w:tc>
          <w:tcPr>
            <w:tcW w:w="708" w:type="pct"/>
            <w:vMerge/>
            <w:hideMark/>
          </w:tcPr>
          <w:p w:rsidR="00110C18" w:rsidRPr="0056388D" w:rsidRDefault="00110C18" w:rsidP="00063728">
            <w:pPr>
              <w:rPr>
                <w:ins w:id="23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48" w:author="KIM, Jason" w:date="2019-04-02T13:39:00Z"/>
                <w:rFonts w:ascii="Calibri" w:eastAsia="Times New Roman" w:hAnsi="Calibri" w:cs="Calibri"/>
                <w:color w:val="000000"/>
                <w:lang w:eastAsia="en-AU"/>
              </w:rPr>
            </w:pPr>
            <w:ins w:id="23549"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50" w:author="KIM, Jason" w:date="2019-04-02T13:39:00Z"/>
                <w:rFonts w:ascii="Calibri" w:eastAsia="Times New Roman" w:hAnsi="Calibri" w:cs="Calibri"/>
                <w:color w:val="000000"/>
                <w:lang w:eastAsia="en-AU"/>
              </w:rPr>
            </w:pPr>
            <w:ins w:id="2355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52" w:author="KIM, Jason" w:date="2019-04-02T13:39:00Z"/>
                <w:rFonts w:ascii="Calibri" w:eastAsia="Times New Roman" w:hAnsi="Calibri" w:cs="Calibri"/>
                <w:color w:val="000000"/>
                <w:lang w:eastAsia="en-AU"/>
              </w:rPr>
            </w:pPr>
            <w:ins w:id="23553" w:author="KIM, Jason" w:date="2019-04-02T13:39:00Z">
              <w:r w:rsidRPr="0056388D">
                <w:rPr>
                  <w:rFonts w:ascii="Calibri" w:eastAsia="Times New Roman" w:hAnsi="Calibri" w:cs="Calibri"/>
                  <w:color w:val="000000"/>
                  <w:lang w:eastAsia="en-AU"/>
                </w:rPr>
                <w:t>LLN1280</w:t>
              </w:r>
            </w:ins>
          </w:p>
        </w:tc>
        <w:tc>
          <w:tcPr>
            <w:tcW w:w="933" w:type="pct"/>
            <w:noWrap/>
            <w:hideMark/>
          </w:tcPr>
          <w:p w:rsidR="00110C18" w:rsidRPr="0056388D" w:rsidRDefault="00110C18" w:rsidP="00063728">
            <w:pPr>
              <w:rPr>
                <w:ins w:id="23554" w:author="KIM, Jason" w:date="2019-04-02T13:39:00Z"/>
                <w:rFonts w:ascii="Calibri" w:eastAsia="Times New Roman" w:hAnsi="Calibri" w:cs="Calibri"/>
                <w:color w:val="000000"/>
                <w:lang w:eastAsia="en-AU"/>
              </w:rPr>
            </w:pPr>
            <w:ins w:id="235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56" w:author="KIM, Jason" w:date="2019-04-02T13:39:00Z"/>
                <w:rFonts w:ascii="Calibri" w:eastAsia="Times New Roman" w:hAnsi="Calibri" w:cs="Calibri"/>
                <w:color w:val="000000"/>
                <w:lang w:eastAsia="en-AU"/>
              </w:rPr>
            </w:pPr>
            <w:ins w:id="23557" w:author="KIM, Jason" w:date="2019-04-02T13:39:00Z">
              <w:r w:rsidRPr="0056388D">
                <w:rPr>
                  <w:rFonts w:ascii="Calibri" w:eastAsia="Times New Roman" w:hAnsi="Calibri" w:cs="Calibri"/>
                  <w:color w:val="000000"/>
                  <w:lang w:eastAsia="en-AU"/>
                </w:rPr>
                <w:t>Chainage 4224</w:t>
              </w:r>
            </w:ins>
          </w:p>
        </w:tc>
        <w:tc>
          <w:tcPr>
            <w:tcW w:w="764" w:type="pct"/>
            <w:noWrap/>
            <w:hideMark/>
          </w:tcPr>
          <w:p w:rsidR="00110C18" w:rsidRPr="0056388D" w:rsidRDefault="00110C18" w:rsidP="00063728">
            <w:pPr>
              <w:jc w:val="right"/>
              <w:rPr>
                <w:ins w:id="23558" w:author="KIM, Jason" w:date="2019-04-02T13:39:00Z"/>
                <w:rFonts w:ascii="Calibri" w:eastAsia="Times New Roman" w:hAnsi="Calibri" w:cs="Calibri"/>
                <w:color w:val="000000"/>
                <w:lang w:eastAsia="en-AU"/>
              </w:rPr>
            </w:pPr>
            <w:ins w:id="23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60" w:author="KIM, Jason" w:date="2019-04-02T13:39:00Z"/>
        </w:trPr>
        <w:tc>
          <w:tcPr>
            <w:tcW w:w="708" w:type="pct"/>
            <w:vMerge/>
            <w:hideMark/>
          </w:tcPr>
          <w:p w:rsidR="00110C18" w:rsidRPr="0056388D" w:rsidRDefault="00110C18" w:rsidP="00063728">
            <w:pPr>
              <w:rPr>
                <w:ins w:id="23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62" w:author="KIM, Jason" w:date="2019-04-02T13:39:00Z"/>
                <w:rFonts w:ascii="Calibri" w:eastAsia="Times New Roman" w:hAnsi="Calibri" w:cs="Calibri"/>
                <w:color w:val="000000"/>
                <w:lang w:eastAsia="en-AU"/>
              </w:rPr>
            </w:pPr>
            <w:ins w:id="23563"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64" w:author="KIM, Jason" w:date="2019-04-02T13:39:00Z"/>
                <w:rFonts w:ascii="Calibri" w:eastAsia="Times New Roman" w:hAnsi="Calibri" w:cs="Calibri"/>
                <w:color w:val="000000"/>
                <w:lang w:eastAsia="en-AU"/>
              </w:rPr>
            </w:pPr>
            <w:ins w:id="2356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66" w:author="KIM, Jason" w:date="2019-04-02T13:39:00Z"/>
                <w:rFonts w:ascii="Calibri" w:eastAsia="Times New Roman" w:hAnsi="Calibri" w:cs="Calibri"/>
                <w:color w:val="000000"/>
                <w:lang w:eastAsia="en-AU"/>
              </w:rPr>
            </w:pPr>
            <w:ins w:id="23567" w:author="KIM, Jason" w:date="2019-04-02T13:39:00Z">
              <w:r w:rsidRPr="0056388D">
                <w:rPr>
                  <w:rFonts w:ascii="Calibri" w:eastAsia="Times New Roman" w:hAnsi="Calibri" w:cs="Calibri"/>
                  <w:color w:val="000000"/>
                  <w:lang w:eastAsia="en-AU"/>
                </w:rPr>
                <w:t>LLN1281</w:t>
              </w:r>
            </w:ins>
          </w:p>
        </w:tc>
        <w:tc>
          <w:tcPr>
            <w:tcW w:w="933" w:type="pct"/>
            <w:noWrap/>
            <w:hideMark/>
          </w:tcPr>
          <w:p w:rsidR="00110C18" w:rsidRPr="0056388D" w:rsidRDefault="00110C18" w:rsidP="00063728">
            <w:pPr>
              <w:rPr>
                <w:ins w:id="23568" w:author="KIM, Jason" w:date="2019-04-02T13:39:00Z"/>
                <w:rFonts w:ascii="Calibri" w:eastAsia="Times New Roman" w:hAnsi="Calibri" w:cs="Calibri"/>
                <w:color w:val="000000"/>
                <w:lang w:eastAsia="en-AU"/>
              </w:rPr>
            </w:pPr>
            <w:ins w:id="235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70" w:author="KIM, Jason" w:date="2019-04-02T13:39:00Z"/>
                <w:rFonts w:ascii="Calibri" w:eastAsia="Times New Roman" w:hAnsi="Calibri" w:cs="Calibri"/>
                <w:color w:val="000000"/>
                <w:lang w:eastAsia="en-AU"/>
              </w:rPr>
            </w:pPr>
            <w:ins w:id="23571" w:author="KIM, Jason" w:date="2019-04-02T13:39:00Z">
              <w:r w:rsidRPr="0056388D">
                <w:rPr>
                  <w:rFonts w:ascii="Calibri" w:eastAsia="Times New Roman" w:hAnsi="Calibri" w:cs="Calibri"/>
                  <w:color w:val="000000"/>
                  <w:lang w:eastAsia="en-AU"/>
                </w:rPr>
                <w:t>Chainage 4234</w:t>
              </w:r>
            </w:ins>
          </w:p>
        </w:tc>
        <w:tc>
          <w:tcPr>
            <w:tcW w:w="764" w:type="pct"/>
            <w:noWrap/>
            <w:hideMark/>
          </w:tcPr>
          <w:p w:rsidR="00110C18" w:rsidRPr="0056388D" w:rsidRDefault="00110C18" w:rsidP="00063728">
            <w:pPr>
              <w:jc w:val="right"/>
              <w:rPr>
                <w:ins w:id="23572" w:author="KIM, Jason" w:date="2019-04-02T13:39:00Z"/>
                <w:rFonts w:ascii="Calibri" w:eastAsia="Times New Roman" w:hAnsi="Calibri" w:cs="Calibri"/>
                <w:color w:val="000000"/>
                <w:lang w:eastAsia="en-AU"/>
              </w:rPr>
            </w:pPr>
            <w:ins w:id="23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74" w:author="KIM, Jason" w:date="2019-04-02T13:39:00Z"/>
        </w:trPr>
        <w:tc>
          <w:tcPr>
            <w:tcW w:w="708" w:type="pct"/>
            <w:vMerge/>
            <w:hideMark/>
          </w:tcPr>
          <w:p w:rsidR="00110C18" w:rsidRPr="0056388D" w:rsidRDefault="00110C18" w:rsidP="00063728">
            <w:pPr>
              <w:rPr>
                <w:ins w:id="23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76" w:author="KIM, Jason" w:date="2019-04-02T13:39:00Z"/>
                <w:rFonts w:ascii="Calibri" w:eastAsia="Times New Roman" w:hAnsi="Calibri" w:cs="Calibri"/>
                <w:color w:val="000000"/>
                <w:lang w:eastAsia="en-AU"/>
              </w:rPr>
            </w:pPr>
            <w:ins w:id="23577"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78" w:author="KIM, Jason" w:date="2019-04-02T13:39:00Z"/>
                <w:rFonts w:ascii="Calibri" w:eastAsia="Times New Roman" w:hAnsi="Calibri" w:cs="Calibri"/>
                <w:color w:val="000000"/>
                <w:lang w:eastAsia="en-AU"/>
              </w:rPr>
            </w:pPr>
            <w:ins w:id="2357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80" w:author="KIM, Jason" w:date="2019-04-02T13:39:00Z"/>
                <w:rFonts w:ascii="Calibri" w:eastAsia="Times New Roman" w:hAnsi="Calibri" w:cs="Calibri"/>
                <w:color w:val="000000"/>
                <w:lang w:eastAsia="en-AU"/>
              </w:rPr>
            </w:pPr>
            <w:ins w:id="23581" w:author="KIM, Jason" w:date="2019-04-02T13:39:00Z">
              <w:r w:rsidRPr="0056388D">
                <w:rPr>
                  <w:rFonts w:ascii="Calibri" w:eastAsia="Times New Roman" w:hAnsi="Calibri" w:cs="Calibri"/>
                  <w:color w:val="000000"/>
                  <w:lang w:eastAsia="en-AU"/>
                </w:rPr>
                <w:t>LLN1282</w:t>
              </w:r>
            </w:ins>
          </w:p>
        </w:tc>
        <w:tc>
          <w:tcPr>
            <w:tcW w:w="933" w:type="pct"/>
            <w:noWrap/>
            <w:hideMark/>
          </w:tcPr>
          <w:p w:rsidR="00110C18" w:rsidRPr="0056388D" w:rsidRDefault="00110C18" w:rsidP="00063728">
            <w:pPr>
              <w:rPr>
                <w:ins w:id="23582" w:author="KIM, Jason" w:date="2019-04-02T13:39:00Z"/>
                <w:rFonts w:ascii="Calibri" w:eastAsia="Times New Roman" w:hAnsi="Calibri" w:cs="Calibri"/>
                <w:color w:val="000000"/>
                <w:lang w:eastAsia="en-AU"/>
              </w:rPr>
            </w:pPr>
            <w:ins w:id="235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84" w:author="KIM, Jason" w:date="2019-04-02T13:39:00Z"/>
                <w:rFonts w:ascii="Calibri" w:eastAsia="Times New Roman" w:hAnsi="Calibri" w:cs="Calibri"/>
                <w:color w:val="000000"/>
                <w:lang w:eastAsia="en-AU"/>
              </w:rPr>
            </w:pPr>
            <w:ins w:id="23585" w:author="KIM, Jason" w:date="2019-04-02T13:39:00Z">
              <w:r w:rsidRPr="0056388D">
                <w:rPr>
                  <w:rFonts w:ascii="Calibri" w:eastAsia="Times New Roman" w:hAnsi="Calibri" w:cs="Calibri"/>
                  <w:color w:val="000000"/>
                  <w:lang w:eastAsia="en-AU"/>
                </w:rPr>
                <w:t>Chainage 4243</w:t>
              </w:r>
            </w:ins>
          </w:p>
        </w:tc>
        <w:tc>
          <w:tcPr>
            <w:tcW w:w="764" w:type="pct"/>
            <w:noWrap/>
            <w:hideMark/>
          </w:tcPr>
          <w:p w:rsidR="00110C18" w:rsidRPr="0056388D" w:rsidRDefault="00110C18" w:rsidP="00063728">
            <w:pPr>
              <w:jc w:val="right"/>
              <w:rPr>
                <w:ins w:id="23586" w:author="KIM, Jason" w:date="2019-04-02T13:39:00Z"/>
                <w:rFonts w:ascii="Calibri" w:eastAsia="Times New Roman" w:hAnsi="Calibri" w:cs="Calibri"/>
                <w:color w:val="000000"/>
                <w:lang w:eastAsia="en-AU"/>
              </w:rPr>
            </w:pPr>
            <w:ins w:id="23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88" w:author="KIM, Jason" w:date="2019-04-02T13:39:00Z"/>
        </w:trPr>
        <w:tc>
          <w:tcPr>
            <w:tcW w:w="708" w:type="pct"/>
            <w:vMerge/>
            <w:hideMark/>
          </w:tcPr>
          <w:p w:rsidR="00110C18" w:rsidRPr="0056388D" w:rsidRDefault="00110C18" w:rsidP="00063728">
            <w:pPr>
              <w:rPr>
                <w:ins w:id="23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90" w:author="KIM, Jason" w:date="2019-04-02T13:39:00Z"/>
                <w:rFonts w:ascii="Calibri" w:eastAsia="Times New Roman" w:hAnsi="Calibri" w:cs="Calibri"/>
                <w:color w:val="000000"/>
                <w:lang w:eastAsia="en-AU"/>
              </w:rPr>
            </w:pPr>
            <w:ins w:id="23591"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92" w:author="KIM, Jason" w:date="2019-04-02T13:39:00Z"/>
                <w:rFonts w:ascii="Calibri" w:eastAsia="Times New Roman" w:hAnsi="Calibri" w:cs="Calibri"/>
                <w:color w:val="000000"/>
                <w:lang w:eastAsia="en-AU"/>
              </w:rPr>
            </w:pPr>
            <w:ins w:id="2359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94" w:author="KIM, Jason" w:date="2019-04-02T13:39:00Z"/>
                <w:rFonts w:ascii="Calibri" w:eastAsia="Times New Roman" w:hAnsi="Calibri" w:cs="Calibri"/>
                <w:color w:val="000000"/>
                <w:lang w:eastAsia="en-AU"/>
              </w:rPr>
            </w:pPr>
            <w:ins w:id="23595" w:author="KIM, Jason" w:date="2019-04-02T13:39:00Z">
              <w:r w:rsidRPr="0056388D">
                <w:rPr>
                  <w:rFonts w:ascii="Calibri" w:eastAsia="Times New Roman" w:hAnsi="Calibri" w:cs="Calibri"/>
                  <w:color w:val="000000"/>
                  <w:lang w:eastAsia="en-AU"/>
                </w:rPr>
                <w:t>LLN1283</w:t>
              </w:r>
            </w:ins>
          </w:p>
        </w:tc>
        <w:tc>
          <w:tcPr>
            <w:tcW w:w="933" w:type="pct"/>
            <w:noWrap/>
            <w:hideMark/>
          </w:tcPr>
          <w:p w:rsidR="00110C18" w:rsidRPr="0056388D" w:rsidRDefault="00110C18" w:rsidP="00063728">
            <w:pPr>
              <w:rPr>
                <w:ins w:id="23596" w:author="KIM, Jason" w:date="2019-04-02T13:39:00Z"/>
                <w:rFonts w:ascii="Calibri" w:eastAsia="Times New Roman" w:hAnsi="Calibri" w:cs="Calibri"/>
                <w:color w:val="000000"/>
                <w:lang w:eastAsia="en-AU"/>
              </w:rPr>
            </w:pPr>
            <w:ins w:id="235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98" w:author="KIM, Jason" w:date="2019-04-02T13:39:00Z"/>
                <w:rFonts w:ascii="Calibri" w:eastAsia="Times New Roman" w:hAnsi="Calibri" w:cs="Calibri"/>
                <w:color w:val="000000"/>
                <w:lang w:eastAsia="en-AU"/>
              </w:rPr>
            </w:pPr>
            <w:ins w:id="23599" w:author="KIM, Jason" w:date="2019-04-02T13:39:00Z">
              <w:r w:rsidRPr="0056388D">
                <w:rPr>
                  <w:rFonts w:ascii="Calibri" w:eastAsia="Times New Roman" w:hAnsi="Calibri" w:cs="Calibri"/>
                  <w:color w:val="000000"/>
                  <w:lang w:eastAsia="en-AU"/>
                </w:rPr>
                <w:t>Chainage 4253</w:t>
              </w:r>
            </w:ins>
          </w:p>
        </w:tc>
        <w:tc>
          <w:tcPr>
            <w:tcW w:w="764" w:type="pct"/>
            <w:noWrap/>
            <w:hideMark/>
          </w:tcPr>
          <w:p w:rsidR="00110C18" w:rsidRPr="0056388D" w:rsidRDefault="00110C18" w:rsidP="00063728">
            <w:pPr>
              <w:jc w:val="right"/>
              <w:rPr>
                <w:ins w:id="23600" w:author="KIM, Jason" w:date="2019-04-02T13:39:00Z"/>
                <w:rFonts w:ascii="Calibri" w:eastAsia="Times New Roman" w:hAnsi="Calibri" w:cs="Calibri"/>
                <w:color w:val="000000"/>
                <w:lang w:eastAsia="en-AU"/>
              </w:rPr>
            </w:pPr>
            <w:ins w:id="23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02" w:author="KIM, Jason" w:date="2019-04-02T13:39:00Z"/>
        </w:trPr>
        <w:tc>
          <w:tcPr>
            <w:tcW w:w="708" w:type="pct"/>
            <w:vMerge/>
            <w:hideMark/>
          </w:tcPr>
          <w:p w:rsidR="00110C18" w:rsidRPr="0056388D" w:rsidRDefault="00110C18" w:rsidP="00063728">
            <w:pPr>
              <w:rPr>
                <w:ins w:id="23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04" w:author="KIM, Jason" w:date="2019-04-02T13:39:00Z"/>
                <w:rFonts w:ascii="Calibri" w:eastAsia="Times New Roman" w:hAnsi="Calibri" w:cs="Calibri"/>
                <w:color w:val="000000"/>
                <w:lang w:eastAsia="en-AU"/>
              </w:rPr>
            </w:pPr>
            <w:ins w:id="23605"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06" w:author="KIM, Jason" w:date="2019-04-02T13:39:00Z"/>
                <w:rFonts w:ascii="Calibri" w:eastAsia="Times New Roman" w:hAnsi="Calibri" w:cs="Calibri"/>
                <w:color w:val="000000"/>
                <w:lang w:eastAsia="en-AU"/>
              </w:rPr>
            </w:pPr>
            <w:ins w:id="236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08" w:author="KIM, Jason" w:date="2019-04-02T13:39:00Z"/>
                <w:rFonts w:ascii="Calibri" w:eastAsia="Times New Roman" w:hAnsi="Calibri" w:cs="Calibri"/>
                <w:color w:val="000000"/>
                <w:lang w:eastAsia="en-AU"/>
              </w:rPr>
            </w:pPr>
            <w:ins w:id="23609" w:author="KIM, Jason" w:date="2019-04-02T13:39:00Z">
              <w:r w:rsidRPr="0056388D">
                <w:rPr>
                  <w:rFonts w:ascii="Calibri" w:eastAsia="Times New Roman" w:hAnsi="Calibri" w:cs="Calibri"/>
                  <w:color w:val="000000"/>
                  <w:lang w:eastAsia="en-AU"/>
                </w:rPr>
                <w:t>LLN1284</w:t>
              </w:r>
            </w:ins>
          </w:p>
        </w:tc>
        <w:tc>
          <w:tcPr>
            <w:tcW w:w="933" w:type="pct"/>
            <w:noWrap/>
            <w:hideMark/>
          </w:tcPr>
          <w:p w:rsidR="00110C18" w:rsidRPr="0056388D" w:rsidRDefault="00110C18" w:rsidP="00063728">
            <w:pPr>
              <w:rPr>
                <w:ins w:id="23610" w:author="KIM, Jason" w:date="2019-04-02T13:39:00Z"/>
                <w:rFonts w:ascii="Calibri" w:eastAsia="Times New Roman" w:hAnsi="Calibri" w:cs="Calibri"/>
                <w:color w:val="000000"/>
                <w:lang w:eastAsia="en-AU"/>
              </w:rPr>
            </w:pPr>
            <w:ins w:id="236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12" w:author="KIM, Jason" w:date="2019-04-02T13:39:00Z"/>
                <w:rFonts w:ascii="Calibri" w:eastAsia="Times New Roman" w:hAnsi="Calibri" w:cs="Calibri"/>
                <w:color w:val="000000"/>
                <w:lang w:eastAsia="en-AU"/>
              </w:rPr>
            </w:pPr>
            <w:ins w:id="23613" w:author="KIM, Jason" w:date="2019-04-02T13:39:00Z">
              <w:r w:rsidRPr="0056388D">
                <w:rPr>
                  <w:rFonts w:ascii="Calibri" w:eastAsia="Times New Roman" w:hAnsi="Calibri" w:cs="Calibri"/>
                  <w:color w:val="000000"/>
                  <w:lang w:eastAsia="en-AU"/>
                </w:rPr>
                <w:t>Chainage 4263</w:t>
              </w:r>
            </w:ins>
          </w:p>
        </w:tc>
        <w:tc>
          <w:tcPr>
            <w:tcW w:w="764" w:type="pct"/>
            <w:noWrap/>
            <w:hideMark/>
          </w:tcPr>
          <w:p w:rsidR="00110C18" w:rsidRPr="0056388D" w:rsidRDefault="00110C18" w:rsidP="00063728">
            <w:pPr>
              <w:jc w:val="right"/>
              <w:rPr>
                <w:ins w:id="23614" w:author="KIM, Jason" w:date="2019-04-02T13:39:00Z"/>
                <w:rFonts w:ascii="Calibri" w:eastAsia="Times New Roman" w:hAnsi="Calibri" w:cs="Calibri"/>
                <w:color w:val="000000"/>
                <w:lang w:eastAsia="en-AU"/>
              </w:rPr>
            </w:pPr>
            <w:ins w:id="23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16" w:author="KIM, Jason" w:date="2019-04-02T13:39:00Z"/>
        </w:trPr>
        <w:tc>
          <w:tcPr>
            <w:tcW w:w="708" w:type="pct"/>
            <w:vMerge/>
            <w:hideMark/>
          </w:tcPr>
          <w:p w:rsidR="00110C18" w:rsidRPr="0056388D" w:rsidRDefault="00110C18" w:rsidP="00063728">
            <w:pPr>
              <w:rPr>
                <w:ins w:id="23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18" w:author="KIM, Jason" w:date="2019-04-02T13:39:00Z"/>
                <w:rFonts w:ascii="Calibri" w:eastAsia="Times New Roman" w:hAnsi="Calibri" w:cs="Calibri"/>
                <w:color w:val="000000"/>
                <w:lang w:eastAsia="en-AU"/>
              </w:rPr>
            </w:pPr>
            <w:ins w:id="23619"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20" w:author="KIM, Jason" w:date="2019-04-02T13:39:00Z"/>
                <w:rFonts w:ascii="Calibri" w:eastAsia="Times New Roman" w:hAnsi="Calibri" w:cs="Calibri"/>
                <w:color w:val="000000"/>
                <w:lang w:eastAsia="en-AU"/>
              </w:rPr>
            </w:pPr>
            <w:ins w:id="2362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22" w:author="KIM, Jason" w:date="2019-04-02T13:39:00Z"/>
                <w:rFonts w:ascii="Calibri" w:eastAsia="Times New Roman" w:hAnsi="Calibri" w:cs="Calibri"/>
                <w:color w:val="000000"/>
                <w:lang w:eastAsia="en-AU"/>
              </w:rPr>
            </w:pPr>
            <w:ins w:id="23623" w:author="KIM, Jason" w:date="2019-04-02T13:39:00Z">
              <w:r w:rsidRPr="0056388D">
                <w:rPr>
                  <w:rFonts w:ascii="Calibri" w:eastAsia="Times New Roman" w:hAnsi="Calibri" w:cs="Calibri"/>
                  <w:color w:val="000000"/>
                  <w:lang w:eastAsia="en-AU"/>
                </w:rPr>
                <w:t>LLN1285</w:t>
              </w:r>
            </w:ins>
          </w:p>
        </w:tc>
        <w:tc>
          <w:tcPr>
            <w:tcW w:w="933" w:type="pct"/>
            <w:noWrap/>
            <w:hideMark/>
          </w:tcPr>
          <w:p w:rsidR="00110C18" w:rsidRPr="0056388D" w:rsidRDefault="00110C18" w:rsidP="00063728">
            <w:pPr>
              <w:rPr>
                <w:ins w:id="23624" w:author="KIM, Jason" w:date="2019-04-02T13:39:00Z"/>
                <w:rFonts w:ascii="Calibri" w:eastAsia="Times New Roman" w:hAnsi="Calibri" w:cs="Calibri"/>
                <w:color w:val="000000"/>
                <w:lang w:eastAsia="en-AU"/>
              </w:rPr>
            </w:pPr>
            <w:ins w:id="236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26" w:author="KIM, Jason" w:date="2019-04-02T13:39:00Z"/>
                <w:rFonts w:ascii="Calibri" w:eastAsia="Times New Roman" w:hAnsi="Calibri" w:cs="Calibri"/>
                <w:color w:val="000000"/>
                <w:lang w:eastAsia="en-AU"/>
              </w:rPr>
            </w:pPr>
            <w:ins w:id="23627" w:author="KIM, Jason" w:date="2019-04-02T13:39:00Z">
              <w:r w:rsidRPr="0056388D">
                <w:rPr>
                  <w:rFonts w:ascii="Calibri" w:eastAsia="Times New Roman" w:hAnsi="Calibri" w:cs="Calibri"/>
                  <w:color w:val="000000"/>
                  <w:lang w:eastAsia="en-AU"/>
                </w:rPr>
                <w:t>Chainage 4272</w:t>
              </w:r>
            </w:ins>
          </w:p>
        </w:tc>
        <w:tc>
          <w:tcPr>
            <w:tcW w:w="764" w:type="pct"/>
            <w:noWrap/>
            <w:hideMark/>
          </w:tcPr>
          <w:p w:rsidR="00110C18" w:rsidRPr="0056388D" w:rsidRDefault="00110C18" w:rsidP="00063728">
            <w:pPr>
              <w:jc w:val="right"/>
              <w:rPr>
                <w:ins w:id="23628" w:author="KIM, Jason" w:date="2019-04-02T13:39:00Z"/>
                <w:rFonts w:ascii="Calibri" w:eastAsia="Times New Roman" w:hAnsi="Calibri" w:cs="Calibri"/>
                <w:color w:val="000000"/>
                <w:lang w:eastAsia="en-AU"/>
              </w:rPr>
            </w:pPr>
            <w:ins w:id="23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30" w:author="KIM, Jason" w:date="2019-04-02T13:39:00Z"/>
        </w:trPr>
        <w:tc>
          <w:tcPr>
            <w:tcW w:w="708" w:type="pct"/>
            <w:vMerge/>
            <w:hideMark/>
          </w:tcPr>
          <w:p w:rsidR="00110C18" w:rsidRPr="0056388D" w:rsidRDefault="00110C18" w:rsidP="00063728">
            <w:pPr>
              <w:rPr>
                <w:ins w:id="236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32" w:author="KIM, Jason" w:date="2019-04-02T13:39:00Z"/>
                <w:rFonts w:ascii="Calibri" w:eastAsia="Times New Roman" w:hAnsi="Calibri" w:cs="Calibri"/>
                <w:color w:val="000000"/>
                <w:lang w:eastAsia="en-AU"/>
              </w:rPr>
            </w:pPr>
            <w:ins w:id="23633"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34" w:author="KIM, Jason" w:date="2019-04-02T13:39:00Z"/>
                <w:rFonts w:ascii="Calibri" w:eastAsia="Times New Roman" w:hAnsi="Calibri" w:cs="Calibri"/>
                <w:color w:val="000000"/>
                <w:lang w:eastAsia="en-AU"/>
              </w:rPr>
            </w:pPr>
            <w:ins w:id="2363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36" w:author="KIM, Jason" w:date="2019-04-02T13:39:00Z"/>
                <w:rFonts w:ascii="Calibri" w:eastAsia="Times New Roman" w:hAnsi="Calibri" w:cs="Calibri"/>
                <w:color w:val="000000"/>
                <w:lang w:eastAsia="en-AU"/>
              </w:rPr>
            </w:pPr>
            <w:ins w:id="23637" w:author="KIM, Jason" w:date="2019-04-02T13:39:00Z">
              <w:r w:rsidRPr="0056388D">
                <w:rPr>
                  <w:rFonts w:ascii="Calibri" w:eastAsia="Times New Roman" w:hAnsi="Calibri" w:cs="Calibri"/>
                  <w:color w:val="000000"/>
                  <w:lang w:eastAsia="en-AU"/>
                </w:rPr>
                <w:t>LLN1286</w:t>
              </w:r>
            </w:ins>
          </w:p>
        </w:tc>
        <w:tc>
          <w:tcPr>
            <w:tcW w:w="933" w:type="pct"/>
            <w:noWrap/>
            <w:hideMark/>
          </w:tcPr>
          <w:p w:rsidR="00110C18" w:rsidRPr="0056388D" w:rsidRDefault="00110C18" w:rsidP="00063728">
            <w:pPr>
              <w:rPr>
                <w:ins w:id="23638" w:author="KIM, Jason" w:date="2019-04-02T13:39:00Z"/>
                <w:rFonts w:ascii="Calibri" w:eastAsia="Times New Roman" w:hAnsi="Calibri" w:cs="Calibri"/>
                <w:color w:val="000000"/>
                <w:lang w:eastAsia="en-AU"/>
              </w:rPr>
            </w:pPr>
            <w:ins w:id="236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40" w:author="KIM, Jason" w:date="2019-04-02T13:39:00Z"/>
                <w:rFonts w:ascii="Calibri" w:eastAsia="Times New Roman" w:hAnsi="Calibri" w:cs="Calibri"/>
                <w:color w:val="000000"/>
                <w:lang w:eastAsia="en-AU"/>
              </w:rPr>
            </w:pPr>
            <w:ins w:id="23641" w:author="KIM, Jason" w:date="2019-04-02T13:39:00Z">
              <w:r w:rsidRPr="0056388D">
                <w:rPr>
                  <w:rFonts w:ascii="Calibri" w:eastAsia="Times New Roman" w:hAnsi="Calibri" w:cs="Calibri"/>
                  <w:color w:val="000000"/>
                  <w:lang w:eastAsia="en-AU"/>
                </w:rPr>
                <w:t>Chainage 4282</w:t>
              </w:r>
            </w:ins>
          </w:p>
        </w:tc>
        <w:tc>
          <w:tcPr>
            <w:tcW w:w="764" w:type="pct"/>
            <w:noWrap/>
            <w:hideMark/>
          </w:tcPr>
          <w:p w:rsidR="00110C18" w:rsidRPr="0056388D" w:rsidRDefault="00110C18" w:rsidP="00063728">
            <w:pPr>
              <w:jc w:val="right"/>
              <w:rPr>
                <w:ins w:id="23642" w:author="KIM, Jason" w:date="2019-04-02T13:39:00Z"/>
                <w:rFonts w:ascii="Calibri" w:eastAsia="Times New Roman" w:hAnsi="Calibri" w:cs="Calibri"/>
                <w:color w:val="000000"/>
                <w:lang w:eastAsia="en-AU"/>
              </w:rPr>
            </w:pPr>
            <w:ins w:id="23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44" w:author="KIM, Jason" w:date="2019-04-02T13:39:00Z"/>
        </w:trPr>
        <w:tc>
          <w:tcPr>
            <w:tcW w:w="708" w:type="pct"/>
            <w:vMerge w:val="restart"/>
            <w:noWrap/>
            <w:hideMark/>
          </w:tcPr>
          <w:p w:rsidR="00110C18" w:rsidRPr="0056388D" w:rsidRDefault="00110C18" w:rsidP="00063728">
            <w:pPr>
              <w:rPr>
                <w:ins w:id="23645" w:author="KIM, Jason" w:date="2019-04-02T13:39:00Z"/>
                <w:rFonts w:ascii="Calibri" w:eastAsia="Times New Roman" w:hAnsi="Calibri" w:cs="Calibri"/>
                <w:color w:val="000000"/>
                <w:lang w:eastAsia="en-AU"/>
              </w:rPr>
            </w:pPr>
            <w:ins w:id="23646" w:author="KIM, Jason" w:date="2019-04-02T13:39:00Z">
              <w:r w:rsidRPr="0056388D">
                <w:rPr>
                  <w:rFonts w:ascii="Calibri" w:eastAsia="Times New Roman" w:hAnsi="Calibri" w:cs="Calibri"/>
                  <w:color w:val="000000"/>
                  <w:lang w:eastAsia="en-AU"/>
                </w:rPr>
                <w:t>LLE28K61</w:t>
              </w:r>
            </w:ins>
          </w:p>
        </w:tc>
        <w:tc>
          <w:tcPr>
            <w:tcW w:w="605" w:type="pct"/>
            <w:noWrap/>
            <w:hideMark/>
          </w:tcPr>
          <w:p w:rsidR="00110C18" w:rsidRPr="0056388D" w:rsidRDefault="00110C18" w:rsidP="00063728">
            <w:pPr>
              <w:rPr>
                <w:ins w:id="23647" w:author="KIM, Jason" w:date="2019-04-02T13:39:00Z"/>
                <w:rFonts w:ascii="Calibri" w:eastAsia="Times New Roman" w:hAnsi="Calibri" w:cs="Calibri"/>
                <w:color w:val="000000"/>
                <w:lang w:eastAsia="en-AU"/>
              </w:rPr>
            </w:pPr>
            <w:ins w:id="23648"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49" w:author="KIM, Jason" w:date="2019-04-02T13:39:00Z"/>
                <w:rFonts w:ascii="Calibri" w:eastAsia="Times New Roman" w:hAnsi="Calibri" w:cs="Calibri"/>
                <w:color w:val="000000"/>
                <w:lang w:eastAsia="en-AU"/>
              </w:rPr>
            </w:pPr>
            <w:ins w:id="2365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51" w:author="KIM, Jason" w:date="2019-04-02T13:39:00Z"/>
                <w:rFonts w:ascii="Calibri" w:eastAsia="Times New Roman" w:hAnsi="Calibri" w:cs="Calibri"/>
                <w:color w:val="000000"/>
                <w:lang w:eastAsia="en-AU"/>
              </w:rPr>
            </w:pPr>
            <w:ins w:id="23652" w:author="KIM, Jason" w:date="2019-04-02T13:39:00Z">
              <w:r w:rsidRPr="0056388D">
                <w:rPr>
                  <w:rFonts w:ascii="Calibri" w:eastAsia="Times New Roman" w:hAnsi="Calibri" w:cs="Calibri"/>
                  <w:color w:val="000000"/>
                  <w:lang w:eastAsia="en-AU"/>
                </w:rPr>
                <w:t>LLN1265</w:t>
              </w:r>
            </w:ins>
          </w:p>
        </w:tc>
        <w:tc>
          <w:tcPr>
            <w:tcW w:w="933" w:type="pct"/>
            <w:noWrap/>
            <w:hideMark/>
          </w:tcPr>
          <w:p w:rsidR="00110C18" w:rsidRPr="0056388D" w:rsidRDefault="00110C18" w:rsidP="00063728">
            <w:pPr>
              <w:rPr>
                <w:ins w:id="23653" w:author="KIM, Jason" w:date="2019-04-02T13:39:00Z"/>
                <w:rFonts w:ascii="Calibri" w:eastAsia="Times New Roman" w:hAnsi="Calibri" w:cs="Calibri"/>
                <w:color w:val="000000"/>
                <w:lang w:eastAsia="en-AU"/>
              </w:rPr>
            </w:pPr>
            <w:ins w:id="236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55" w:author="KIM, Jason" w:date="2019-04-02T13:39:00Z"/>
                <w:rFonts w:ascii="Calibri" w:eastAsia="Times New Roman" w:hAnsi="Calibri" w:cs="Calibri"/>
                <w:color w:val="000000"/>
                <w:lang w:eastAsia="en-AU"/>
              </w:rPr>
            </w:pPr>
            <w:ins w:id="23656" w:author="KIM, Jason" w:date="2019-04-02T13:39:00Z">
              <w:r w:rsidRPr="0056388D">
                <w:rPr>
                  <w:rFonts w:ascii="Calibri" w:eastAsia="Times New Roman" w:hAnsi="Calibri" w:cs="Calibri"/>
                  <w:color w:val="000000"/>
                  <w:lang w:eastAsia="en-AU"/>
                </w:rPr>
                <w:t>Chainage 4066</w:t>
              </w:r>
            </w:ins>
          </w:p>
        </w:tc>
        <w:tc>
          <w:tcPr>
            <w:tcW w:w="764" w:type="pct"/>
            <w:noWrap/>
            <w:hideMark/>
          </w:tcPr>
          <w:p w:rsidR="00110C18" w:rsidRPr="0056388D" w:rsidRDefault="00110C18" w:rsidP="00063728">
            <w:pPr>
              <w:jc w:val="right"/>
              <w:rPr>
                <w:ins w:id="23657" w:author="KIM, Jason" w:date="2019-04-02T13:39:00Z"/>
                <w:rFonts w:ascii="Calibri" w:eastAsia="Times New Roman" w:hAnsi="Calibri" w:cs="Calibri"/>
                <w:color w:val="000000"/>
                <w:lang w:eastAsia="en-AU"/>
              </w:rPr>
            </w:pPr>
            <w:ins w:id="23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59" w:author="KIM, Jason" w:date="2019-04-02T13:39:00Z"/>
        </w:trPr>
        <w:tc>
          <w:tcPr>
            <w:tcW w:w="708" w:type="pct"/>
            <w:vMerge/>
            <w:hideMark/>
          </w:tcPr>
          <w:p w:rsidR="00110C18" w:rsidRPr="0056388D" w:rsidRDefault="00110C18" w:rsidP="00063728">
            <w:pPr>
              <w:rPr>
                <w:ins w:id="236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61" w:author="KIM, Jason" w:date="2019-04-02T13:39:00Z"/>
                <w:rFonts w:ascii="Calibri" w:eastAsia="Times New Roman" w:hAnsi="Calibri" w:cs="Calibri"/>
                <w:color w:val="000000"/>
                <w:lang w:eastAsia="en-AU"/>
              </w:rPr>
            </w:pPr>
            <w:ins w:id="23662"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63" w:author="KIM, Jason" w:date="2019-04-02T13:39:00Z"/>
                <w:rFonts w:ascii="Calibri" w:eastAsia="Times New Roman" w:hAnsi="Calibri" w:cs="Calibri"/>
                <w:color w:val="000000"/>
                <w:lang w:eastAsia="en-AU"/>
              </w:rPr>
            </w:pPr>
            <w:ins w:id="2366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65" w:author="KIM, Jason" w:date="2019-04-02T13:39:00Z"/>
                <w:rFonts w:ascii="Calibri" w:eastAsia="Times New Roman" w:hAnsi="Calibri" w:cs="Calibri"/>
                <w:color w:val="000000"/>
                <w:lang w:eastAsia="en-AU"/>
              </w:rPr>
            </w:pPr>
            <w:ins w:id="23666" w:author="KIM, Jason" w:date="2019-04-02T13:39:00Z">
              <w:r w:rsidRPr="0056388D">
                <w:rPr>
                  <w:rFonts w:ascii="Calibri" w:eastAsia="Times New Roman" w:hAnsi="Calibri" w:cs="Calibri"/>
                  <w:color w:val="000000"/>
                  <w:lang w:eastAsia="en-AU"/>
                </w:rPr>
                <w:t>LLN1266</w:t>
              </w:r>
            </w:ins>
          </w:p>
        </w:tc>
        <w:tc>
          <w:tcPr>
            <w:tcW w:w="933" w:type="pct"/>
            <w:noWrap/>
            <w:hideMark/>
          </w:tcPr>
          <w:p w:rsidR="00110C18" w:rsidRPr="0056388D" w:rsidRDefault="00110C18" w:rsidP="00063728">
            <w:pPr>
              <w:rPr>
                <w:ins w:id="23667" w:author="KIM, Jason" w:date="2019-04-02T13:39:00Z"/>
                <w:rFonts w:ascii="Calibri" w:eastAsia="Times New Roman" w:hAnsi="Calibri" w:cs="Calibri"/>
                <w:color w:val="000000"/>
                <w:lang w:eastAsia="en-AU"/>
              </w:rPr>
            </w:pPr>
            <w:ins w:id="236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69" w:author="KIM, Jason" w:date="2019-04-02T13:39:00Z"/>
                <w:rFonts w:ascii="Calibri" w:eastAsia="Times New Roman" w:hAnsi="Calibri" w:cs="Calibri"/>
                <w:color w:val="000000"/>
                <w:lang w:eastAsia="en-AU"/>
              </w:rPr>
            </w:pPr>
            <w:ins w:id="23670" w:author="KIM, Jason" w:date="2019-04-02T13:39:00Z">
              <w:r w:rsidRPr="0056388D">
                <w:rPr>
                  <w:rFonts w:ascii="Calibri" w:eastAsia="Times New Roman" w:hAnsi="Calibri" w:cs="Calibri"/>
                  <w:color w:val="000000"/>
                  <w:lang w:eastAsia="en-AU"/>
                </w:rPr>
                <w:t>Chainage 4075</w:t>
              </w:r>
            </w:ins>
          </w:p>
        </w:tc>
        <w:tc>
          <w:tcPr>
            <w:tcW w:w="764" w:type="pct"/>
            <w:noWrap/>
            <w:hideMark/>
          </w:tcPr>
          <w:p w:rsidR="00110C18" w:rsidRPr="0056388D" w:rsidRDefault="00110C18" w:rsidP="00063728">
            <w:pPr>
              <w:jc w:val="right"/>
              <w:rPr>
                <w:ins w:id="23671" w:author="KIM, Jason" w:date="2019-04-02T13:39:00Z"/>
                <w:rFonts w:ascii="Calibri" w:eastAsia="Times New Roman" w:hAnsi="Calibri" w:cs="Calibri"/>
                <w:color w:val="000000"/>
                <w:lang w:eastAsia="en-AU"/>
              </w:rPr>
            </w:pPr>
            <w:ins w:id="236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73" w:author="KIM, Jason" w:date="2019-04-02T13:39:00Z"/>
        </w:trPr>
        <w:tc>
          <w:tcPr>
            <w:tcW w:w="708" w:type="pct"/>
            <w:vMerge/>
            <w:hideMark/>
          </w:tcPr>
          <w:p w:rsidR="00110C18" w:rsidRPr="0056388D" w:rsidRDefault="00110C18" w:rsidP="00063728">
            <w:pPr>
              <w:rPr>
                <w:ins w:id="236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75" w:author="KIM, Jason" w:date="2019-04-02T13:39:00Z"/>
                <w:rFonts w:ascii="Calibri" w:eastAsia="Times New Roman" w:hAnsi="Calibri" w:cs="Calibri"/>
                <w:color w:val="000000"/>
                <w:lang w:eastAsia="en-AU"/>
              </w:rPr>
            </w:pPr>
            <w:ins w:id="23676"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77" w:author="KIM, Jason" w:date="2019-04-02T13:39:00Z"/>
                <w:rFonts w:ascii="Calibri" w:eastAsia="Times New Roman" w:hAnsi="Calibri" w:cs="Calibri"/>
                <w:color w:val="000000"/>
                <w:lang w:eastAsia="en-AU"/>
              </w:rPr>
            </w:pPr>
            <w:ins w:id="2367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79" w:author="KIM, Jason" w:date="2019-04-02T13:39:00Z"/>
                <w:rFonts w:ascii="Calibri" w:eastAsia="Times New Roman" w:hAnsi="Calibri" w:cs="Calibri"/>
                <w:color w:val="000000"/>
                <w:lang w:eastAsia="en-AU"/>
              </w:rPr>
            </w:pPr>
            <w:ins w:id="23680" w:author="KIM, Jason" w:date="2019-04-02T13:39:00Z">
              <w:r w:rsidRPr="0056388D">
                <w:rPr>
                  <w:rFonts w:ascii="Calibri" w:eastAsia="Times New Roman" w:hAnsi="Calibri" w:cs="Calibri"/>
                  <w:color w:val="000000"/>
                  <w:lang w:eastAsia="en-AU"/>
                </w:rPr>
                <w:t>LLN1267</w:t>
              </w:r>
            </w:ins>
          </w:p>
        </w:tc>
        <w:tc>
          <w:tcPr>
            <w:tcW w:w="933" w:type="pct"/>
            <w:noWrap/>
            <w:hideMark/>
          </w:tcPr>
          <w:p w:rsidR="00110C18" w:rsidRPr="0056388D" w:rsidRDefault="00110C18" w:rsidP="00063728">
            <w:pPr>
              <w:rPr>
                <w:ins w:id="23681" w:author="KIM, Jason" w:date="2019-04-02T13:39:00Z"/>
                <w:rFonts w:ascii="Calibri" w:eastAsia="Times New Roman" w:hAnsi="Calibri" w:cs="Calibri"/>
                <w:color w:val="000000"/>
                <w:lang w:eastAsia="en-AU"/>
              </w:rPr>
            </w:pPr>
            <w:ins w:id="236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83" w:author="KIM, Jason" w:date="2019-04-02T13:39:00Z"/>
                <w:rFonts w:ascii="Calibri" w:eastAsia="Times New Roman" w:hAnsi="Calibri" w:cs="Calibri"/>
                <w:color w:val="000000"/>
                <w:lang w:eastAsia="en-AU"/>
              </w:rPr>
            </w:pPr>
            <w:ins w:id="23684" w:author="KIM, Jason" w:date="2019-04-02T13:39:00Z">
              <w:r w:rsidRPr="0056388D">
                <w:rPr>
                  <w:rFonts w:ascii="Calibri" w:eastAsia="Times New Roman" w:hAnsi="Calibri" w:cs="Calibri"/>
                  <w:color w:val="000000"/>
                  <w:lang w:eastAsia="en-AU"/>
                </w:rPr>
                <w:t>Chainage 4085</w:t>
              </w:r>
            </w:ins>
          </w:p>
        </w:tc>
        <w:tc>
          <w:tcPr>
            <w:tcW w:w="764" w:type="pct"/>
            <w:noWrap/>
            <w:hideMark/>
          </w:tcPr>
          <w:p w:rsidR="00110C18" w:rsidRPr="0056388D" w:rsidRDefault="00110C18" w:rsidP="00063728">
            <w:pPr>
              <w:jc w:val="right"/>
              <w:rPr>
                <w:ins w:id="23685" w:author="KIM, Jason" w:date="2019-04-02T13:39:00Z"/>
                <w:rFonts w:ascii="Calibri" w:eastAsia="Times New Roman" w:hAnsi="Calibri" w:cs="Calibri"/>
                <w:color w:val="000000"/>
                <w:lang w:eastAsia="en-AU"/>
              </w:rPr>
            </w:pPr>
            <w:ins w:id="236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87" w:author="KIM, Jason" w:date="2019-04-02T13:39:00Z"/>
        </w:trPr>
        <w:tc>
          <w:tcPr>
            <w:tcW w:w="708" w:type="pct"/>
            <w:vMerge/>
            <w:hideMark/>
          </w:tcPr>
          <w:p w:rsidR="00110C18" w:rsidRPr="0056388D" w:rsidRDefault="00110C18" w:rsidP="00063728">
            <w:pPr>
              <w:rPr>
                <w:ins w:id="236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89" w:author="KIM, Jason" w:date="2019-04-02T13:39:00Z"/>
                <w:rFonts w:ascii="Calibri" w:eastAsia="Times New Roman" w:hAnsi="Calibri" w:cs="Calibri"/>
                <w:color w:val="000000"/>
                <w:lang w:eastAsia="en-AU"/>
              </w:rPr>
            </w:pPr>
            <w:ins w:id="23690"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91" w:author="KIM, Jason" w:date="2019-04-02T13:39:00Z"/>
                <w:rFonts w:ascii="Calibri" w:eastAsia="Times New Roman" w:hAnsi="Calibri" w:cs="Calibri"/>
                <w:color w:val="000000"/>
                <w:lang w:eastAsia="en-AU"/>
              </w:rPr>
            </w:pPr>
            <w:ins w:id="2369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93" w:author="KIM, Jason" w:date="2019-04-02T13:39:00Z"/>
                <w:rFonts w:ascii="Calibri" w:eastAsia="Times New Roman" w:hAnsi="Calibri" w:cs="Calibri"/>
                <w:color w:val="000000"/>
                <w:lang w:eastAsia="en-AU"/>
              </w:rPr>
            </w:pPr>
            <w:ins w:id="23694" w:author="KIM, Jason" w:date="2019-04-02T13:39:00Z">
              <w:r w:rsidRPr="0056388D">
                <w:rPr>
                  <w:rFonts w:ascii="Calibri" w:eastAsia="Times New Roman" w:hAnsi="Calibri" w:cs="Calibri"/>
                  <w:color w:val="000000"/>
                  <w:lang w:eastAsia="en-AU"/>
                </w:rPr>
                <w:t>LLN1268</w:t>
              </w:r>
            </w:ins>
          </w:p>
        </w:tc>
        <w:tc>
          <w:tcPr>
            <w:tcW w:w="933" w:type="pct"/>
            <w:noWrap/>
            <w:hideMark/>
          </w:tcPr>
          <w:p w:rsidR="00110C18" w:rsidRPr="0056388D" w:rsidRDefault="00110C18" w:rsidP="00063728">
            <w:pPr>
              <w:rPr>
                <w:ins w:id="23695" w:author="KIM, Jason" w:date="2019-04-02T13:39:00Z"/>
                <w:rFonts w:ascii="Calibri" w:eastAsia="Times New Roman" w:hAnsi="Calibri" w:cs="Calibri"/>
                <w:color w:val="000000"/>
                <w:lang w:eastAsia="en-AU"/>
              </w:rPr>
            </w:pPr>
            <w:ins w:id="236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97" w:author="KIM, Jason" w:date="2019-04-02T13:39:00Z"/>
                <w:rFonts w:ascii="Calibri" w:eastAsia="Times New Roman" w:hAnsi="Calibri" w:cs="Calibri"/>
                <w:color w:val="000000"/>
                <w:lang w:eastAsia="en-AU"/>
              </w:rPr>
            </w:pPr>
            <w:ins w:id="23698" w:author="KIM, Jason" w:date="2019-04-02T13:39:00Z">
              <w:r w:rsidRPr="0056388D">
                <w:rPr>
                  <w:rFonts w:ascii="Calibri" w:eastAsia="Times New Roman" w:hAnsi="Calibri" w:cs="Calibri"/>
                  <w:color w:val="000000"/>
                  <w:lang w:eastAsia="en-AU"/>
                </w:rPr>
                <w:t>Chainage 4095</w:t>
              </w:r>
            </w:ins>
          </w:p>
        </w:tc>
        <w:tc>
          <w:tcPr>
            <w:tcW w:w="764" w:type="pct"/>
            <w:noWrap/>
            <w:hideMark/>
          </w:tcPr>
          <w:p w:rsidR="00110C18" w:rsidRPr="0056388D" w:rsidRDefault="00110C18" w:rsidP="00063728">
            <w:pPr>
              <w:jc w:val="right"/>
              <w:rPr>
                <w:ins w:id="23699" w:author="KIM, Jason" w:date="2019-04-02T13:39:00Z"/>
                <w:rFonts w:ascii="Calibri" w:eastAsia="Times New Roman" w:hAnsi="Calibri" w:cs="Calibri"/>
                <w:color w:val="000000"/>
                <w:lang w:eastAsia="en-AU"/>
              </w:rPr>
            </w:pPr>
            <w:ins w:id="237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01" w:author="KIM, Jason" w:date="2019-04-02T13:39:00Z"/>
        </w:trPr>
        <w:tc>
          <w:tcPr>
            <w:tcW w:w="708" w:type="pct"/>
            <w:vMerge/>
            <w:hideMark/>
          </w:tcPr>
          <w:p w:rsidR="00110C18" w:rsidRPr="0056388D" w:rsidRDefault="00110C18" w:rsidP="00063728">
            <w:pPr>
              <w:rPr>
                <w:ins w:id="237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03" w:author="KIM, Jason" w:date="2019-04-02T13:39:00Z"/>
                <w:rFonts w:ascii="Calibri" w:eastAsia="Times New Roman" w:hAnsi="Calibri" w:cs="Calibri"/>
                <w:color w:val="000000"/>
                <w:lang w:eastAsia="en-AU"/>
              </w:rPr>
            </w:pPr>
            <w:ins w:id="23704"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05" w:author="KIM, Jason" w:date="2019-04-02T13:39:00Z"/>
                <w:rFonts w:ascii="Calibri" w:eastAsia="Times New Roman" w:hAnsi="Calibri" w:cs="Calibri"/>
                <w:color w:val="000000"/>
                <w:lang w:eastAsia="en-AU"/>
              </w:rPr>
            </w:pPr>
            <w:ins w:id="2370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07" w:author="KIM, Jason" w:date="2019-04-02T13:39:00Z"/>
                <w:rFonts w:ascii="Calibri" w:eastAsia="Times New Roman" w:hAnsi="Calibri" w:cs="Calibri"/>
                <w:color w:val="000000"/>
                <w:lang w:eastAsia="en-AU"/>
              </w:rPr>
            </w:pPr>
            <w:ins w:id="23708" w:author="KIM, Jason" w:date="2019-04-02T13:39:00Z">
              <w:r w:rsidRPr="0056388D">
                <w:rPr>
                  <w:rFonts w:ascii="Calibri" w:eastAsia="Times New Roman" w:hAnsi="Calibri" w:cs="Calibri"/>
                  <w:color w:val="000000"/>
                  <w:lang w:eastAsia="en-AU"/>
                </w:rPr>
                <w:t>LLN1269</w:t>
              </w:r>
            </w:ins>
          </w:p>
        </w:tc>
        <w:tc>
          <w:tcPr>
            <w:tcW w:w="933" w:type="pct"/>
            <w:noWrap/>
            <w:hideMark/>
          </w:tcPr>
          <w:p w:rsidR="00110C18" w:rsidRPr="0056388D" w:rsidRDefault="00110C18" w:rsidP="00063728">
            <w:pPr>
              <w:rPr>
                <w:ins w:id="23709" w:author="KIM, Jason" w:date="2019-04-02T13:39:00Z"/>
                <w:rFonts w:ascii="Calibri" w:eastAsia="Times New Roman" w:hAnsi="Calibri" w:cs="Calibri"/>
                <w:color w:val="000000"/>
                <w:lang w:eastAsia="en-AU"/>
              </w:rPr>
            </w:pPr>
            <w:ins w:id="237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11" w:author="KIM, Jason" w:date="2019-04-02T13:39:00Z"/>
                <w:rFonts w:ascii="Calibri" w:eastAsia="Times New Roman" w:hAnsi="Calibri" w:cs="Calibri"/>
                <w:color w:val="000000"/>
                <w:lang w:eastAsia="en-AU"/>
              </w:rPr>
            </w:pPr>
            <w:ins w:id="23712" w:author="KIM, Jason" w:date="2019-04-02T13:39:00Z">
              <w:r w:rsidRPr="0056388D">
                <w:rPr>
                  <w:rFonts w:ascii="Calibri" w:eastAsia="Times New Roman" w:hAnsi="Calibri" w:cs="Calibri"/>
                  <w:color w:val="000000"/>
                  <w:lang w:eastAsia="en-AU"/>
                </w:rPr>
                <w:t>Chainage 4104</w:t>
              </w:r>
            </w:ins>
          </w:p>
        </w:tc>
        <w:tc>
          <w:tcPr>
            <w:tcW w:w="764" w:type="pct"/>
            <w:noWrap/>
            <w:hideMark/>
          </w:tcPr>
          <w:p w:rsidR="00110C18" w:rsidRPr="0056388D" w:rsidRDefault="00110C18" w:rsidP="00063728">
            <w:pPr>
              <w:jc w:val="right"/>
              <w:rPr>
                <w:ins w:id="23713" w:author="KIM, Jason" w:date="2019-04-02T13:39:00Z"/>
                <w:rFonts w:ascii="Calibri" w:eastAsia="Times New Roman" w:hAnsi="Calibri" w:cs="Calibri"/>
                <w:color w:val="000000"/>
                <w:lang w:eastAsia="en-AU"/>
              </w:rPr>
            </w:pPr>
            <w:ins w:id="23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15" w:author="KIM, Jason" w:date="2019-04-02T13:39:00Z"/>
        </w:trPr>
        <w:tc>
          <w:tcPr>
            <w:tcW w:w="708" w:type="pct"/>
            <w:vMerge/>
            <w:hideMark/>
          </w:tcPr>
          <w:p w:rsidR="00110C18" w:rsidRPr="0056388D" w:rsidRDefault="00110C18" w:rsidP="00063728">
            <w:pPr>
              <w:rPr>
                <w:ins w:id="23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17" w:author="KIM, Jason" w:date="2019-04-02T13:39:00Z"/>
                <w:rFonts w:ascii="Calibri" w:eastAsia="Times New Roman" w:hAnsi="Calibri" w:cs="Calibri"/>
                <w:color w:val="000000"/>
                <w:lang w:eastAsia="en-AU"/>
              </w:rPr>
            </w:pPr>
            <w:ins w:id="23718"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19" w:author="KIM, Jason" w:date="2019-04-02T13:39:00Z"/>
                <w:rFonts w:ascii="Calibri" w:eastAsia="Times New Roman" w:hAnsi="Calibri" w:cs="Calibri"/>
                <w:color w:val="000000"/>
                <w:lang w:eastAsia="en-AU"/>
              </w:rPr>
            </w:pPr>
            <w:ins w:id="2372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21" w:author="KIM, Jason" w:date="2019-04-02T13:39:00Z"/>
                <w:rFonts w:ascii="Calibri" w:eastAsia="Times New Roman" w:hAnsi="Calibri" w:cs="Calibri"/>
                <w:color w:val="000000"/>
                <w:lang w:eastAsia="en-AU"/>
              </w:rPr>
            </w:pPr>
            <w:ins w:id="23722" w:author="KIM, Jason" w:date="2019-04-02T13:39:00Z">
              <w:r w:rsidRPr="0056388D">
                <w:rPr>
                  <w:rFonts w:ascii="Calibri" w:eastAsia="Times New Roman" w:hAnsi="Calibri" w:cs="Calibri"/>
                  <w:color w:val="000000"/>
                  <w:lang w:eastAsia="en-AU"/>
                </w:rPr>
                <w:t>LLN1270</w:t>
              </w:r>
            </w:ins>
          </w:p>
        </w:tc>
        <w:tc>
          <w:tcPr>
            <w:tcW w:w="933" w:type="pct"/>
            <w:noWrap/>
            <w:hideMark/>
          </w:tcPr>
          <w:p w:rsidR="00110C18" w:rsidRPr="0056388D" w:rsidRDefault="00110C18" w:rsidP="00063728">
            <w:pPr>
              <w:rPr>
                <w:ins w:id="23723" w:author="KIM, Jason" w:date="2019-04-02T13:39:00Z"/>
                <w:rFonts w:ascii="Calibri" w:eastAsia="Times New Roman" w:hAnsi="Calibri" w:cs="Calibri"/>
                <w:color w:val="000000"/>
                <w:lang w:eastAsia="en-AU"/>
              </w:rPr>
            </w:pPr>
            <w:ins w:id="237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25" w:author="KIM, Jason" w:date="2019-04-02T13:39:00Z"/>
                <w:rFonts w:ascii="Calibri" w:eastAsia="Times New Roman" w:hAnsi="Calibri" w:cs="Calibri"/>
                <w:color w:val="000000"/>
                <w:lang w:eastAsia="en-AU"/>
              </w:rPr>
            </w:pPr>
            <w:ins w:id="23726" w:author="KIM, Jason" w:date="2019-04-02T13:39:00Z">
              <w:r w:rsidRPr="0056388D">
                <w:rPr>
                  <w:rFonts w:ascii="Calibri" w:eastAsia="Times New Roman" w:hAnsi="Calibri" w:cs="Calibri"/>
                  <w:color w:val="000000"/>
                  <w:lang w:eastAsia="en-AU"/>
                </w:rPr>
                <w:t>Chainage 4114</w:t>
              </w:r>
            </w:ins>
          </w:p>
        </w:tc>
        <w:tc>
          <w:tcPr>
            <w:tcW w:w="764" w:type="pct"/>
            <w:noWrap/>
            <w:hideMark/>
          </w:tcPr>
          <w:p w:rsidR="00110C18" w:rsidRPr="0056388D" w:rsidRDefault="00110C18" w:rsidP="00063728">
            <w:pPr>
              <w:jc w:val="right"/>
              <w:rPr>
                <w:ins w:id="23727" w:author="KIM, Jason" w:date="2019-04-02T13:39:00Z"/>
                <w:rFonts w:ascii="Calibri" w:eastAsia="Times New Roman" w:hAnsi="Calibri" w:cs="Calibri"/>
                <w:color w:val="000000"/>
                <w:lang w:eastAsia="en-AU"/>
              </w:rPr>
            </w:pPr>
            <w:ins w:id="23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29" w:author="KIM, Jason" w:date="2019-04-02T13:39:00Z"/>
        </w:trPr>
        <w:tc>
          <w:tcPr>
            <w:tcW w:w="708" w:type="pct"/>
            <w:vMerge/>
            <w:hideMark/>
          </w:tcPr>
          <w:p w:rsidR="00110C18" w:rsidRPr="0056388D" w:rsidRDefault="00110C18" w:rsidP="00063728">
            <w:pPr>
              <w:rPr>
                <w:ins w:id="23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31" w:author="KIM, Jason" w:date="2019-04-02T13:39:00Z"/>
                <w:rFonts w:ascii="Calibri" w:eastAsia="Times New Roman" w:hAnsi="Calibri" w:cs="Calibri"/>
                <w:color w:val="000000"/>
                <w:lang w:eastAsia="en-AU"/>
              </w:rPr>
            </w:pPr>
            <w:ins w:id="23732"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33" w:author="KIM, Jason" w:date="2019-04-02T13:39:00Z"/>
                <w:rFonts w:ascii="Calibri" w:eastAsia="Times New Roman" w:hAnsi="Calibri" w:cs="Calibri"/>
                <w:color w:val="000000"/>
                <w:lang w:eastAsia="en-AU"/>
              </w:rPr>
            </w:pPr>
            <w:ins w:id="2373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35" w:author="KIM, Jason" w:date="2019-04-02T13:39:00Z"/>
                <w:rFonts w:ascii="Calibri" w:eastAsia="Times New Roman" w:hAnsi="Calibri" w:cs="Calibri"/>
                <w:color w:val="000000"/>
                <w:lang w:eastAsia="en-AU"/>
              </w:rPr>
            </w:pPr>
            <w:ins w:id="23736" w:author="KIM, Jason" w:date="2019-04-02T13:39:00Z">
              <w:r w:rsidRPr="0056388D">
                <w:rPr>
                  <w:rFonts w:ascii="Calibri" w:eastAsia="Times New Roman" w:hAnsi="Calibri" w:cs="Calibri"/>
                  <w:color w:val="000000"/>
                  <w:lang w:eastAsia="en-AU"/>
                </w:rPr>
                <w:t>LLN1271</w:t>
              </w:r>
            </w:ins>
          </w:p>
        </w:tc>
        <w:tc>
          <w:tcPr>
            <w:tcW w:w="933" w:type="pct"/>
            <w:noWrap/>
            <w:hideMark/>
          </w:tcPr>
          <w:p w:rsidR="00110C18" w:rsidRPr="0056388D" w:rsidRDefault="00110C18" w:rsidP="00063728">
            <w:pPr>
              <w:rPr>
                <w:ins w:id="23737" w:author="KIM, Jason" w:date="2019-04-02T13:39:00Z"/>
                <w:rFonts w:ascii="Calibri" w:eastAsia="Times New Roman" w:hAnsi="Calibri" w:cs="Calibri"/>
                <w:color w:val="000000"/>
                <w:lang w:eastAsia="en-AU"/>
              </w:rPr>
            </w:pPr>
            <w:ins w:id="237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39" w:author="KIM, Jason" w:date="2019-04-02T13:39:00Z"/>
                <w:rFonts w:ascii="Calibri" w:eastAsia="Times New Roman" w:hAnsi="Calibri" w:cs="Calibri"/>
                <w:color w:val="000000"/>
                <w:lang w:eastAsia="en-AU"/>
              </w:rPr>
            </w:pPr>
            <w:ins w:id="23740" w:author="KIM, Jason" w:date="2019-04-02T13:39:00Z">
              <w:r w:rsidRPr="0056388D">
                <w:rPr>
                  <w:rFonts w:ascii="Calibri" w:eastAsia="Times New Roman" w:hAnsi="Calibri" w:cs="Calibri"/>
                  <w:color w:val="000000"/>
                  <w:lang w:eastAsia="en-AU"/>
                </w:rPr>
                <w:t>Chainage 4124</w:t>
              </w:r>
            </w:ins>
          </w:p>
        </w:tc>
        <w:tc>
          <w:tcPr>
            <w:tcW w:w="764" w:type="pct"/>
            <w:noWrap/>
            <w:hideMark/>
          </w:tcPr>
          <w:p w:rsidR="00110C18" w:rsidRPr="0056388D" w:rsidRDefault="00110C18" w:rsidP="00063728">
            <w:pPr>
              <w:jc w:val="right"/>
              <w:rPr>
                <w:ins w:id="23741" w:author="KIM, Jason" w:date="2019-04-02T13:39:00Z"/>
                <w:rFonts w:ascii="Calibri" w:eastAsia="Times New Roman" w:hAnsi="Calibri" w:cs="Calibri"/>
                <w:color w:val="000000"/>
                <w:lang w:eastAsia="en-AU"/>
              </w:rPr>
            </w:pPr>
            <w:ins w:id="23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43" w:author="KIM, Jason" w:date="2019-04-02T13:39:00Z"/>
        </w:trPr>
        <w:tc>
          <w:tcPr>
            <w:tcW w:w="708" w:type="pct"/>
            <w:vMerge/>
            <w:hideMark/>
          </w:tcPr>
          <w:p w:rsidR="00110C18" w:rsidRPr="0056388D" w:rsidRDefault="00110C18" w:rsidP="00063728">
            <w:pPr>
              <w:rPr>
                <w:ins w:id="23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45" w:author="KIM, Jason" w:date="2019-04-02T13:39:00Z"/>
                <w:rFonts w:ascii="Calibri" w:eastAsia="Times New Roman" w:hAnsi="Calibri" w:cs="Calibri"/>
                <w:color w:val="000000"/>
                <w:lang w:eastAsia="en-AU"/>
              </w:rPr>
            </w:pPr>
            <w:ins w:id="23746"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47" w:author="KIM, Jason" w:date="2019-04-02T13:39:00Z"/>
                <w:rFonts w:ascii="Calibri" w:eastAsia="Times New Roman" w:hAnsi="Calibri" w:cs="Calibri"/>
                <w:color w:val="000000"/>
                <w:lang w:eastAsia="en-AU"/>
              </w:rPr>
            </w:pPr>
            <w:ins w:id="2374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49" w:author="KIM, Jason" w:date="2019-04-02T13:39:00Z"/>
                <w:rFonts w:ascii="Calibri" w:eastAsia="Times New Roman" w:hAnsi="Calibri" w:cs="Calibri"/>
                <w:color w:val="000000"/>
                <w:lang w:eastAsia="en-AU"/>
              </w:rPr>
            </w:pPr>
            <w:ins w:id="23750" w:author="KIM, Jason" w:date="2019-04-02T13:39:00Z">
              <w:r w:rsidRPr="0056388D">
                <w:rPr>
                  <w:rFonts w:ascii="Calibri" w:eastAsia="Times New Roman" w:hAnsi="Calibri" w:cs="Calibri"/>
                  <w:color w:val="000000"/>
                  <w:lang w:eastAsia="en-AU"/>
                </w:rPr>
                <w:t>LLN1272</w:t>
              </w:r>
            </w:ins>
          </w:p>
        </w:tc>
        <w:tc>
          <w:tcPr>
            <w:tcW w:w="933" w:type="pct"/>
            <w:noWrap/>
            <w:hideMark/>
          </w:tcPr>
          <w:p w:rsidR="00110C18" w:rsidRPr="0056388D" w:rsidRDefault="00110C18" w:rsidP="00063728">
            <w:pPr>
              <w:rPr>
                <w:ins w:id="23751" w:author="KIM, Jason" w:date="2019-04-02T13:39:00Z"/>
                <w:rFonts w:ascii="Calibri" w:eastAsia="Times New Roman" w:hAnsi="Calibri" w:cs="Calibri"/>
                <w:color w:val="000000"/>
                <w:lang w:eastAsia="en-AU"/>
              </w:rPr>
            </w:pPr>
            <w:ins w:id="237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53" w:author="KIM, Jason" w:date="2019-04-02T13:39:00Z"/>
                <w:rFonts w:ascii="Calibri" w:eastAsia="Times New Roman" w:hAnsi="Calibri" w:cs="Calibri"/>
                <w:color w:val="000000"/>
                <w:lang w:eastAsia="en-AU"/>
              </w:rPr>
            </w:pPr>
            <w:ins w:id="23754" w:author="KIM, Jason" w:date="2019-04-02T13:39:00Z">
              <w:r w:rsidRPr="0056388D">
                <w:rPr>
                  <w:rFonts w:ascii="Calibri" w:eastAsia="Times New Roman" w:hAnsi="Calibri" w:cs="Calibri"/>
                  <w:color w:val="000000"/>
                  <w:lang w:eastAsia="en-AU"/>
                </w:rPr>
                <w:t>Chainage 4133</w:t>
              </w:r>
            </w:ins>
          </w:p>
        </w:tc>
        <w:tc>
          <w:tcPr>
            <w:tcW w:w="764" w:type="pct"/>
            <w:noWrap/>
            <w:hideMark/>
          </w:tcPr>
          <w:p w:rsidR="00110C18" w:rsidRPr="0056388D" w:rsidRDefault="00110C18" w:rsidP="00063728">
            <w:pPr>
              <w:jc w:val="right"/>
              <w:rPr>
                <w:ins w:id="23755" w:author="KIM, Jason" w:date="2019-04-02T13:39:00Z"/>
                <w:rFonts w:ascii="Calibri" w:eastAsia="Times New Roman" w:hAnsi="Calibri" w:cs="Calibri"/>
                <w:color w:val="000000"/>
                <w:lang w:eastAsia="en-AU"/>
              </w:rPr>
            </w:pPr>
            <w:ins w:id="23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57" w:author="KIM, Jason" w:date="2019-04-02T13:39:00Z"/>
        </w:trPr>
        <w:tc>
          <w:tcPr>
            <w:tcW w:w="708" w:type="pct"/>
            <w:vMerge/>
            <w:hideMark/>
          </w:tcPr>
          <w:p w:rsidR="00110C18" w:rsidRPr="0056388D" w:rsidRDefault="00110C18" w:rsidP="00063728">
            <w:pPr>
              <w:rPr>
                <w:ins w:id="237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59" w:author="KIM, Jason" w:date="2019-04-02T13:39:00Z"/>
                <w:rFonts w:ascii="Calibri" w:eastAsia="Times New Roman" w:hAnsi="Calibri" w:cs="Calibri"/>
                <w:color w:val="000000"/>
                <w:lang w:eastAsia="en-AU"/>
              </w:rPr>
            </w:pPr>
            <w:ins w:id="23760"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61" w:author="KIM, Jason" w:date="2019-04-02T13:39:00Z"/>
                <w:rFonts w:ascii="Calibri" w:eastAsia="Times New Roman" w:hAnsi="Calibri" w:cs="Calibri"/>
                <w:color w:val="000000"/>
                <w:lang w:eastAsia="en-AU"/>
              </w:rPr>
            </w:pPr>
            <w:ins w:id="237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63" w:author="KIM, Jason" w:date="2019-04-02T13:39:00Z"/>
                <w:rFonts w:ascii="Calibri" w:eastAsia="Times New Roman" w:hAnsi="Calibri" w:cs="Calibri"/>
                <w:color w:val="000000"/>
                <w:lang w:eastAsia="en-AU"/>
              </w:rPr>
            </w:pPr>
            <w:ins w:id="23764" w:author="KIM, Jason" w:date="2019-04-02T13:39:00Z">
              <w:r w:rsidRPr="0056388D">
                <w:rPr>
                  <w:rFonts w:ascii="Calibri" w:eastAsia="Times New Roman" w:hAnsi="Calibri" w:cs="Calibri"/>
                  <w:color w:val="000000"/>
                  <w:lang w:eastAsia="en-AU"/>
                </w:rPr>
                <w:t>LLN1273</w:t>
              </w:r>
            </w:ins>
          </w:p>
        </w:tc>
        <w:tc>
          <w:tcPr>
            <w:tcW w:w="933" w:type="pct"/>
            <w:noWrap/>
            <w:hideMark/>
          </w:tcPr>
          <w:p w:rsidR="00110C18" w:rsidRPr="0056388D" w:rsidRDefault="00110C18" w:rsidP="00063728">
            <w:pPr>
              <w:rPr>
                <w:ins w:id="23765" w:author="KIM, Jason" w:date="2019-04-02T13:39:00Z"/>
                <w:rFonts w:ascii="Calibri" w:eastAsia="Times New Roman" w:hAnsi="Calibri" w:cs="Calibri"/>
                <w:color w:val="000000"/>
                <w:lang w:eastAsia="en-AU"/>
              </w:rPr>
            </w:pPr>
            <w:ins w:id="237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67" w:author="KIM, Jason" w:date="2019-04-02T13:39:00Z"/>
                <w:rFonts w:ascii="Calibri" w:eastAsia="Times New Roman" w:hAnsi="Calibri" w:cs="Calibri"/>
                <w:color w:val="000000"/>
                <w:lang w:eastAsia="en-AU"/>
              </w:rPr>
            </w:pPr>
            <w:ins w:id="23768" w:author="KIM, Jason" w:date="2019-04-02T13:39:00Z">
              <w:r w:rsidRPr="0056388D">
                <w:rPr>
                  <w:rFonts w:ascii="Calibri" w:eastAsia="Times New Roman" w:hAnsi="Calibri" w:cs="Calibri"/>
                  <w:color w:val="000000"/>
                  <w:lang w:eastAsia="en-AU"/>
                </w:rPr>
                <w:t>Chainage 4143</w:t>
              </w:r>
            </w:ins>
          </w:p>
        </w:tc>
        <w:tc>
          <w:tcPr>
            <w:tcW w:w="764" w:type="pct"/>
            <w:noWrap/>
            <w:hideMark/>
          </w:tcPr>
          <w:p w:rsidR="00110C18" w:rsidRPr="0056388D" w:rsidRDefault="00110C18" w:rsidP="00063728">
            <w:pPr>
              <w:jc w:val="right"/>
              <w:rPr>
                <w:ins w:id="23769" w:author="KIM, Jason" w:date="2019-04-02T13:39:00Z"/>
                <w:rFonts w:ascii="Calibri" w:eastAsia="Times New Roman" w:hAnsi="Calibri" w:cs="Calibri"/>
                <w:color w:val="000000"/>
                <w:lang w:eastAsia="en-AU"/>
              </w:rPr>
            </w:pPr>
            <w:ins w:id="23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71" w:author="KIM, Jason" w:date="2019-04-02T13:39:00Z"/>
        </w:trPr>
        <w:tc>
          <w:tcPr>
            <w:tcW w:w="708" w:type="pct"/>
            <w:vMerge/>
            <w:hideMark/>
          </w:tcPr>
          <w:p w:rsidR="00110C18" w:rsidRPr="0056388D" w:rsidRDefault="00110C18" w:rsidP="00063728">
            <w:pPr>
              <w:rPr>
                <w:ins w:id="237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73" w:author="KIM, Jason" w:date="2019-04-02T13:39:00Z"/>
                <w:rFonts w:ascii="Calibri" w:eastAsia="Times New Roman" w:hAnsi="Calibri" w:cs="Calibri"/>
                <w:color w:val="000000"/>
                <w:lang w:eastAsia="en-AU"/>
              </w:rPr>
            </w:pPr>
            <w:ins w:id="23774"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75" w:author="KIM, Jason" w:date="2019-04-02T13:39:00Z"/>
                <w:rFonts w:ascii="Calibri" w:eastAsia="Times New Roman" w:hAnsi="Calibri" w:cs="Calibri"/>
                <w:color w:val="000000"/>
                <w:lang w:eastAsia="en-AU"/>
              </w:rPr>
            </w:pPr>
            <w:ins w:id="2377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77" w:author="KIM, Jason" w:date="2019-04-02T13:39:00Z"/>
                <w:rFonts w:ascii="Calibri" w:eastAsia="Times New Roman" w:hAnsi="Calibri" w:cs="Calibri"/>
                <w:color w:val="000000"/>
                <w:lang w:eastAsia="en-AU"/>
              </w:rPr>
            </w:pPr>
            <w:ins w:id="23778" w:author="KIM, Jason" w:date="2019-04-02T13:39:00Z">
              <w:r w:rsidRPr="0056388D">
                <w:rPr>
                  <w:rFonts w:ascii="Calibri" w:eastAsia="Times New Roman" w:hAnsi="Calibri" w:cs="Calibri"/>
                  <w:color w:val="000000"/>
                  <w:lang w:eastAsia="en-AU"/>
                </w:rPr>
                <w:t>LLN1274</w:t>
              </w:r>
            </w:ins>
          </w:p>
        </w:tc>
        <w:tc>
          <w:tcPr>
            <w:tcW w:w="933" w:type="pct"/>
            <w:noWrap/>
            <w:hideMark/>
          </w:tcPr>
          <w:p w:rsidR="00110C18" w:rsidRPr="0056388D" w:rsidRDefault="00110C18" w:rsidP="00063728">
            <w:pPr>
              <w:rPr>
                <w:ins w:id="23779" w:author="KIM, Jason" w:date="2019-04-02T13:39:00Z"/>
                <w:rFonts w:ascii="Calibri" w:eastAsia="Times New Roman" w:hAnsi="Calibri" w:cs="Calibri"/>
                <w:color w:val="000000"/>
                <w:lang w:eastAsia="en-AU"/>
              </w:rPr>
            </w:pPr>
            <w:ins w:id="237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81" w:author="KIM, Jason" w:date="2019-04-02T13:39:00Z"/>
                <w:rFonts w:ascii="Calibri" w:eastAsia="Times New Roman" w:hAnsi="Calibri" w:cs="Calibri"/>
                <w:color w:val="000000"/>
                <w:lang w:eastAsia="en-AU"/>
              </w:rPr>
            </w:pPr>
            <w:ins w:id="23782" w:author="KIM, Jason" w:date="2019-04-02T13:39:00Z">
              <w:r w:rsidRPr="0056388D">
                <w:rPr>
                  <w:rFonts w:ascii="Calibri" w:eastAsia="Times New Roman" w:hAnsi="Calibri" w:cs="Calibri"/>
                  <w:color w:val="000000"/>
                  <w:lang w:eastAsia="en-AU"/>
                </w:rPr>
                <w:t>Chainage 4153</w:t>
              </w:r>
            </w:ins>
          </w:p>
        </w:tc>
        <w:tc>
          <w:tcPr>
            <w:tcW w:w="764" w:type="pct"/>
            <w:noWrap/>
            <w:hideMark/>
          </w:tcPr>
          <w:p w:rsidR="00110C18" w:rsidRPr="0056388D" w:rsidRDefault="00110C18" w:rsidP="00063728">
            <w:pPr>
              <w:jc w:val="right"/>
              <w:rPr>
                <w:ins w:id="23783" w:author="KIM, Jason" w:date="2019-04-02T13:39:00Z"/>
                <w:rFonts w:ascii="Calibri" w:eastAsia="Times New Roman" w:hAnsi="Calibri" w:cs="Calibri"/>
                <w:color w:val="000000"/>
                <w:lang w:eastAsia="en-AU"/>
              </w:rPr>
            </w:pPr>
            <w:ins w:id="23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85" w:author="KIM, Jason" w:date="2019-04-02T13:39:00Z"/>
        </w:trPr>
        <w:tc>
          <w:tcPr>
            <w:tcW w:w="708" w:type="pct"/>
            <w:vMerge/>
            <w:hideMark/>
          </w:tcPr>
          <w:p w:rsidR="00110C18" w:rsidRPr="0056388D" w:rsidRDefault="00110C18" w:rsidP="00063728">
            <w:pPr>
              <w:rPr>
                <w:ins w:id="237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87" w:author="KIM, Jason" w:date="2019-04-02T13:39:00Z"/>
                <w:rFonts w:ascii="Calibri" w:eastAsia="Times New Roman" w:hAnsi="Calibri" w:cs="Calibri"/>
                <w:color w:val="000000"/>
                <w:lang w:eastAsia="en-AU"/>
              </w:rPr>
            </w:pPr>
            <w:ins w:id="23788"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89" w:author="KIM, Jason" w:date="2019-04-02T13:39:00Z"/>
                <w:rFonts w:ascii="Calibri" w:eastAsia="Times New Roman" w:hAnsi="Calibri" w:cs="Calibri"/>
                <w:color w:val="000000"/>
                <w:lang w:eastAsia="en-AU"/>
              </w:rPr>
            </w:pPr>
            <w:ins w:id="2379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91" w:author="KIM, Jason" w:date="2019-04-02T13:39:00Z"/>
                <w:rFonts w:ascii="Calibri" w:eastAsia="Times New Roman" w:hAnsi="Calibri" w:cs="Calibri"/>
                <w:color w:val="000000"/>
                <w:lang w:eastAsia="en-AU"/>
              </w:rPr>
            </w:pPr>
            <w:ins w:id="23792" w:author="KIM, Jason" w:date="2019-04-02T13:39:00Z">
              <w:r w:rsidRPr="0056388D">
                <w:rPr>
                  <w:rFonts w:ascii="Calibri" w:eastAsia="Times New Roman" w:hAnsi="Calibri" w:cs="Calibri"/>
                  <w:color w:val="000000"/>
                  <w:lang w:eastAsia="en-AU"/>
                </w:rPr>
                <w:t>LLN1275</w:t>
              </w:r>
            </w:ins>
          </w:p>
        </w:tc>
        <w:tc>
          <w:tcPr>
            <w:tcW w:w="933" w:type="pct"/>
            <w:noWrap/>
            <w:hideMark/>
          </w:tcPr>
          <w:p w:rsidR="00110C18" w:rsidRPr="0056388D" w:rsidRDefault="00110C18" w:rsidP="00063728">
            <w:pPr>
              <w:rPr>
                <w:ins w:id="23793" w:author="KIM, Jason" w:date="2019-04-02T13:39:00Z"/>
                <w:rFonts w:ascii="Calibri" w:eastAsia="Times New Roman" w:hAnsi="Calibri" w:cs="Calibri"/>
                <w:color w:val="000000"/>
                <w:lang w:eastAsia="en-AU"/>
              </w:rPr>
            </w:pPr>
            <w:ins w:id="237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95" w:author="KIM, Jason" w:date="2019-04-02T13:39:00Z"/>
                <w:rFonts w:ascii="Calibri" w:eastAsia="Times New Roman" w:hAnsi="Calibri" w:cs="Calibri"/>
                <w:color w:val="000000"/>
                <w:lang w:eastAsia="en-AU"/>
              </w:rPr>
            </w:pPr>
            <w:ins w:id="23796" w:author="KIM, Jason" w:date="2019-04-02T13:39:00Z">
              <w:r w:rsidRPr="0056388D">
                <w:rPr>
                  <w:rFonts w:ascii="Calibri" w:eastAsia="Times New Roman" w:hAnsi="Calibri" w:cs="Calibri"/>
                  <w:color w:val="000000"/>
                  <w:lang w:eastAsia="en-AU"/>
                </w:rPr>
                <w:t>Chainage 4162</w:t>
              </w:r>
            </w:ins>
          </w:p>
        </w:tc>
        <w:tc>
          <w:tcPr>
            <w:tcW w:w="764" w:type="pct"/>
            <w:noWrap/>
            <w:hideMark/>
          </w:tcPr>
          <w:p w:rsidR="00110C18" w:rsidRPr="0056388D" w:rsidRDefault="00110C18" w:rsidP="00063728">
            <w:pPr>
              <w:jc w:val="right"/>
              <w:rPr>
                <w:ins w:id="23797" w:author="KIM, Jason" w:date="2019-04-02T13:39:00Z"/>
                <w:rFonts w:ascii="Calibri" w:eastAsia="Times New Roman" w:hAnsi="Calibri" w:cs="Calibri"/>
                <w:color w:val="000000"/>
                <w:lang w:eastAsia="en-AU"/>
              </w:rPr>
            </w:pPr>
            <w:ins w:id="23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99" w:author="KIM, Jason" w:date="2019-04-02T13:39:00Z"/>
        </w:trPr>
        <w:tc>
          <w:tcPr>
            <w:tcW w:w="708" w:type="pct"/>
            <w:vMerge w:val="restart"/>
            <w:noWrap/>
            <w:hideMark/>
          </w:tcPr>
          <w:p w:rsidR="00110C18" w:rsidRPr="0056388D" w:rsidRDefault="00110C18" w:rsidP="00063728">
            <w:pPr>
              <w:rPr>
                <w:ins w:id="23800" w:author="KIM, Jason" w:date="2019-04-02T13:39:00Z"/>
                <w:rFonts w:ascii="Calibri" w:eastAsia="Times New Roman" w:hAnsi="Calibri" w:cs="Calibri"/>
                <w:color w:val="000000"/>
                <w:lang w:eastAsia="en-AU"/>
              </w:rPr>
            </w:pPr>
            <w:ins w:id="23801" w:author="KIM, Jason" w:date="2019-04-02T13:39:00Z">
              <w:r w:rsidRPr="0056388D">
                <w:rPr>
                  <w:rFonts w:ascii="Calibri" w:eastAsia="Times New Roman" w:hAnsi="Calibri" w:cs="Calibri"/>
                  <w:color w:val="000000"/>
                  <w:lang w:eastAsia="en-AU"/>
                </w:rPr>
                <w:t>LLE28K71</w:t>
              </w:r>
            </w:ins>
          </w:p>
        </w:tc>
        <w:tc>
          <w:tcPr>
            <w:tcW w:w="605" w:type="pct"/>
            <w:noWrap/>
            <w:hideMark/>
          </w:tcPr>
          <w:p w:rsidR="00110C18" w:rsidRPr="0056388D" w:rsidRDefault="00110C18" w:rsidP="00063728">
            <w:pPr>
              <w:rPr>
                <w:ins w:id="23802" w:author="KIM, Jason" w:date="2019-04-02T13:39:00Z"/>
                <w:rFonts w:ascii="Calibri" w:eastAsia="Times New Roman" w:hAnsi="Calibri" w:cs="Calibri"/>
                <w:color w:val="000000"/>
                <w:lang w:eastAsia="en-AU"/>
              </w:rPr>
            </w:pPr>
            <w:ins w:id="23803"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04" w:author="KIM, Jason" w:date="2019-04-02T13:39:00Z"/>
                <w:rFonts w:ascii="Calibri" w:eastAsia="Times New Roman" w:hAnsi="Calibri" w:cs="Calibri"/>
                <w:color w:val="000000"/>
                <w:lang w:eastAsia="en-AU"/>
              </w:rPr>
            </w:pPr>
            <w:ins w:id="2380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06" w:author="KIM, Jason" w:date="2019-04-02T13:39:00Z"/>
                <w:rFonts w:ascii="Calibri" w:eastAsia="Times New Roman" w:hAnsi="Calibri" w:cs="Calibri"/>
                <w:color w:val="000000"/>
                <w:lang w:eastAsia="en-AU"/>
              </w:rPr>
            </w:pPr>
            <w:ins w:id="23807" w:author="KIM, Jason" w:date="2019-04-02T13:39:00Z">
              <w:r w:rsidRPr="0056388D">
                <w:rPr>
                  <w:rFonts w:ascii="Calibri" w:eastAsia="Times New Roman" w:hAnsi="Calibri" w:cs="Calibri"/>
                  <w:color w:val="000000"/>
                  <w:lang w:eastAsia="en-AU"/>
                </w:rPr>
                <w:t>LLS2300</w:t>
              </w:r>
            </w:ins>
          </w:p>
        </w:tc>
        <w:tc>
          <w:tcPr>
            <w:tcW w:w="933" w:type="pct"/>
            <w:noWrap/>
            <w:hideMark/>
          </w:tcPr>
          <w:p w:rsidR="00110C18" w:rsidRPr="0056388D" w:rsidRDefault="00110C18" w:rsidP="00063728">
            <w:pPr>
              <w:rPr>
                <w:ins w:id="23808" w:author="KIM, Jason" w:date="2019-04-02T13:39:00Z"/>
                <w:rFonts w:ascii="Calibri" w:eastAsia="Times New Roman" w:hAnsi="Calibri" w:cs="Calibri"/>
                <w:color w:val="000000"/>
                <w:lang w:eastAsia="en-AU"/>
              </w:rPr>
            </w:pPr>
            <w:ins w:id="238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10" w:author="KIM, Jason" w:date="2019-04-02T13:39:00Z"/>
                <w:rFonts w:ascii="Calibri" w:eastAsia="Times New Roman" w:hAnsi="Calibri" w:cs="Calibri"/>
                <w:color w:val="000000"/>
                <w:lang w:eastAsia="en-AU"/>
              </w:rPr>
            </w:pPr>
            <w:ins w:id="23811" w:author="KIM, Jason" w:date="2019-04-02T13:39:00Z">
              <w:r w:rsidRPr="0056388D">
                <w:rPr>
                  <w:rFonts w:ascii="Calibri" w:eastAsia="Times New Roman" w:hAnsi="Calibri" w:cs="Calibri"/>
                  <w:color w:val="000000"/>
                  <w:lang w:eastAsia="en-AU"/>
                </w:rPr>
                <w:t>Chainage 4170</w:t>
              </w:r>
            </w:ins>
          </w:p>
        </w:tc>
        <w:tc>
          <w:tcPr>
            <w:tcW w:w="764" w:type="pct"/>
            <w:noWrap/>
            <w:hideMark/>
          </w:tcPr>
          <w:p w:rsidR="00110C18" w:rsidRPr="0056388D" w:rsidRDefault="00110C18" w:rsidP="00063728">
            <w:pPr>
              <w:jc w:val="right"/>
              <w:rPr>
                <w:ins w:id="23812" w:author="KIM, Jason" w:date="2019-04-02T13:39:00Z"/>
                <w:rFonts w:ascii="Calibri" w:eastAsia="Times New Roman" w:hAnsi="Calibri" w:cs="Calibri"/>
                <w:color w:val="000000"/>
                <w:lang w:eastAsia="en-AU"/>
              </w:rPr>
            </w:pPr>
            <w:ins w:id="23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14" w:author="KIM, Jason" w:date="2019-04-02T13:39:00Z"/>
        </w:trPr>
        <w:tc>
          <w:tcPr>
            <w:tcW w:w="708" w:type="pct"/>
            <w:vMerge/>
            <w:hideMark/>
          </w:tcPr>
          <w:p w:rsidR="00110C18" w:rsidRPr="0056388D" w:rsidRDefault="00110C18" w:rsidP="00063728">
            <w:pPr>
              <w:rPr>
                <w:ins w:id="238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16" w:author="KIM, Jason" w:date="2019-04-02T13:39:00Z"/>
                <w:rFonts w:ascii="Calibri" w:eastAsia="Times New Roman" w:hAnsi="Calibri" w:cs="Calibri"/>
                <w:color w:val="000000"/>
                <w:lang w:eastAsia="en-AU"/>
              </w:rPr>
            </w:pPr>
            <w:ins w:id="23817"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18" w:author="KIM, Jason" w:date="2019-04-02T13:39:00Z"/>
                <w:rFonts w:ascii="Calibri" w:eastAsia="Times New Roman" w:hAnsi="Calibri" w:cs="Calibri"/>
                <w:color w:val="000000"/>
                <w:lang w:eastAsia="en-AU"/>
              </w:rPr>
            </w:pPr>
            <w:ins w:id="2381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20" w:author="KIM, Jason" w:date="2019-04-02T13:39:00Z"/>
                <w:rFonts w:ascii="Calibri" w:eastAsia="Times New Roman" w:hAnsi="Calibri" w:cs="Calibri"/>
                <w:color w:val="000000"/>
                <w:lang w:eastAsia="en-AU"/>
              </w:rPr>
            </w:pPr>
            <w:ins w:id="23821" w:author="KIM, Jason" w:date="2019-04-02T13:39:00Z">
              <w:r w:rsidRPr="0056388D">
                <w:rPr>
                  <w:rFonts w:ascii="Calibri" w:eastAsia="Times New Roman" w:hAnsi="Calibri" w:cs="Calibri"/>
                  <w:color w:val="000000"/>
                  <w:lang w:eastAsia="en-AU"/>
                </w:rPr>
                <w:t>LLS2301</w:t>
              </w:r>
            </w:ins>
          </w:p>
        </w:tc>
        <w:tc>
          <w:tcPr>
            <w:tcW w:w="933" w:type="pct"/>
            <w:noWrap/>
            <w:hideMark/>
          </w:tcPr>
          <w:p w:rsidR="00110C18" w:rsidRPr="0056388D" w:rsidRDefault="00110C18" w:rsidP="00063728">
            <w:pPr>
              <w:rPr>
                <w:ins w:id="23822" w:author="KIM, Jason" w:date="2019-04-02T13:39:00Z"/>
                <w:rFonts w:ascii="Calibri" w:eastAsia="Times New Roman" w:hAnsi="Calibri" w:cs="Calibri"/>
                <w:color w:val="000000"/>
                <w:lang w:eastAsia="en-AU"/>
              </w:rPr>
            </w:pPr>
            <w:ins w:id="238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24" w:author="KIM, Jason" w:date="2019-04-02T13:39:00Z"/>
                <w:rFonts w:ascii="Calibri" w:eastAsia="Times New Roman" w:hAnsi="Calibri" w:cs="Calibri"/>
                <w:color w:val="000000"/>
                <w:lang w:eastAsia="en-AU"/>
              </w:rPr>
            </w:pPr>
            <w:ins w:id="23825" w:author="KIM, Jason" w:date="2019-04-02T13:39:00Z">
              <w:r w:rsidRPr="0056388D">
                <w:rPr>
                  <w:rFonts w:ascii="Calibri" w:eastAsia="Times New Roman" w:hAnsi="Calibri" w:cs="Calibri"/>
                  <w:color w:val="000000"/>
                  <w:lang w:eastAsia="en-AU"/>
                </w:rPr>
                <w:t>Chainage 4180</w:t>
              </w:r>
            </w:ins>
          </w:p>
        </w:tc>
        <w:tc>
          <w:tcPr>
            <w:tcW w:w="764" w:type="pct"/>
            <w:noWrap/>
            <w:hideMark/>
          </w:tcPr>
          <w:p w:rsidR="00110C18" w:rsidRPr="0056388D" w:rsidRDefault="00110C18" w:rsidP="00063728">
            <w:pPr>
              <w:jc w:val="right"/>
              <w:rPr>
                <w:ins w:id="23826" w:author="KIM, Jason" w:date="2019-04-02T13:39:00Z"/>
                <w:rFonts w:ascii="Calibri" w:eastAsia="Times New Roman" w:hAnsi="Calibri" w:cs="Calibri"/>
                <w:color w:val="000000"/>
                <w:lang w:eastAsia="en-AU"/>
              </w:rPr>
            </w:pPr>
            <w:ins w:id="23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28" w:author="KIM, Jason" w:date="2019-04-02T13:39:00Z"/>
        </w:trPr>
        <w:tc>
          <w:tcPr>
            <w:tcW w:w="708" w:type="pct"/>
            <w:vMerge/>
            <w:hideMark/>
          </w:tcPr>
          <w:p w:rsidR="00110C18" w:rsidRPr="0056388D" w:rsidRDefault="00110C18" w:rsidP="00063728">
            <w:pPr>
              <w:rPr>
                <w:ins w:id="238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30" w:author="KIM, Jason" w:date="2019-04-02T13:39:00Z"/>
                <w:rFonts w:ascii="Calibri" w:eastAsia="Times New Roman" w:hAnsi="Calibri" w:cs="Calibri"/>
                <w:color w:val="000000"/>
                <w:lang w:eastAsia="en-AU"/>
              </w:rPr>
            </w:pPr>
            <w:ins w:id="23831"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32" w:author="KIM, Jason" w:date="2019-04-02T13:39:00Z"/>
                <w:rFonts w:ascii="Calibri" w:eastAsia="Times New Roman" w:hAnsi="Calibri" w:cs="Calibri"/>
                <w:color w:val="000000"/>
                <w:lang w:eastAsia="en-AU"/>
              </w:rPr>
            </w:pPr>
            <w:ins w:id="2383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34" w:author="KIM, Jason" w:date="2019-04-02T13:39:00Z"/>
                <w:rFonts w:ascii="Calibri" w:eastAsia="Times New Roman" w:hAnsi="Calibri" w:cs="Calibri"/>
                <w:color w:val="000000"/>
                <w:lang w:eastAsia="en-AU"/>
              </w:rPr>
            </w:pPr>
            <w:ins w:id="23835" w:author="KIM, Jason" w:date="2019-04-02T13:39:00Z">
              <w:r w:rsidRPr="0056388D">
                <w:rPr>
                  <w:rFonts w:ascii="Calibri" w:eastAsia="Times New Roman" w:hAnsi="Calibri" w:cs="Calibri"/>
                  <w:color w:val="000000"/>
                  <w:lang w:eastAsia="en-AU"/>
                </w:rPr>
                <w:t>LLS2302</w:t>
              </w:r>
            </w:ins>
          </w:p>
        </w:tc>
        <w:tc>
          <w:tcPr>
            <w:tcW w:w="933" w:type="pct"/>
            <w:noWrap/>
            <w:hideMark/>
          </w:tcPr>
          <w:p w:rsidR="00110C18" w:rsidRPr="0056388D" w:rsidRDefault="00110C18" w:rsidP="00063728">
            <w:pPr>
              <w:rPr>
                <w:ins w:id="23836" w:author="KIM, Jason" w:date="2019-04-02T13:39:00Z"/>
                <w:rFonts w:ascii="Calibri" w:eastAsia="Times New Roman" w:hAnsi="Calibri" w:cs="Calibri"/>
                <w:color w:val="000000"/>
                <w:lang w:eastAsia="en-AU"/>
              </w:rPr>
            </w:pPr>
            <w:ins w:id="238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38" w:author="KIM, Jason" w:date="2019-04-02T13:39:00Z"/>
                <w:rFonts w:ascii="Calibri" w:eastAsia="Times New Roman" w:hAnsi="Calibri" w:cs="Calibri"/>
                <w:color w:val="000000"/>
                <w:lang w:eastAsia="en-AU"/>
              </w:rPr>
            </w:pPr>
            <w:ins w:id="23839" w:author="KIM, Jason" w:date="2019-04-02T13:39:00Z">
              <w:r w:rsidRPr="0056388D">
                <w:rPr>
                  <w:rFonts w:ascii="Calibri" w:eastAsia="Times New Roman" w:hAnsi="Calibri" w:cs="Calibri"/>
                  <w:color w:val="000000"/>
                  <w:lang w:eastAsia="en-AU"/>
                </w:rPr>
                <w:t>Chainage 4190</w:t>
              </w:r>
            </w:ins>
          </w:p>
        </w:tc>
        <w:tc>
          <w:tcPr>
            <w:tcW w:w="764" w:type="pct"/>
            <w:noWrap/>
            <w:hideMark/>
          </w:tcPr>
          <w:p w:rsidR="00110C18" w:rsidRPr="0056388D" w:rsidRDefault="00110C18" w:rsidP="00063728">
            <w:pPr>
              <w:jc w:val="right"/>
              <w:rPr>
                <w:ins w:id="23840" w:author="KIM, Jason" w:date="2019-04-02T13:39:00Z"/>
                <w:rFonts w:ascii="Calibri" w:eastAsia="Times New Roman" w:hAnsi="Calibri" w:cs="Calibri"/>
                <w:color w:val="000000"/>
                <w:lang w:eastAsia="en-AU"/>
              </w:rPr>
            </w:pPr>
            <w:ins w:id="23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42" w:author="KIM, Jason" w:date="2019-04-02T13:39:00Z"/>
        </w:trPr>
        <w:tc>
          <w:tcPr>
            <w:tcW w:w="708" w:type="pct"/>
            <w:vMerge/>
            <w:hideMark/>
          </w:tcPr>
          <w:p w:rsidR="00110C18" w:rsidRPr="0056388D" w:rsidRDefault="00110C18" w:rsidP="00063728">
            <w:pPr>
              <w:rPr>
                <w:ins w:id="238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44" w:author="KIM, Jason" w:date="2019-04-02T13:39:00Z"/>
                <w:rFonts w:ascii="Calibri" w:eastAsia="Times New Roman" w:hAnsi="Calibri" w:cs="Calibri"/>
                <w:color w:val="000000"/>
                <w:lang w:eastAsia="en-AU"/>
              </w:rPr>
            </w:pPr>
            <w:ins w:id="23845"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46" w:author="KIM, Jason" w:date="2019-04-02T13:39:00Z"/>
                <w:rFonts w:ascii="Calibri" w:eastAsia="Times New Roman" w:hAnsi="Calibri" w:cs="Calibri"/>
                <w:color w:val="000000"/>
                <w:lang w:eastAsia="en-AU"/>
              </w:rPr>
            </w:pPr>
            <w:ins w:id="2384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48" w:author="KIM, Jason" w:date="2019-04-02T13:39:00Z"/>
                <w:rFonts w:ascii="Calibri" w:eastAsia="Times New Roman" w:hAnsi="Calibri" w:cs="Calibri"/>
                <w:color w:val="000000"/>
                <w:lang w:eastAsia="en-AU"/>
              </w:rPr>
            </w:pPr>
            <w:ins w:id="23849" w:author="KIM, Jason" w:date="2019-04-02T13:39:00Z">
              <w:r w:rsidRPr="0056388D">
                <w:rPr>
                  <w:rFonts w:ascii="Calibri" w:eastAsia="Times New Roman" w:hAnsi="Calibri" w:cs="Calibri"/>
                  <w:color w:val="000000"/>
                  <w:lang w:eastAsia="en-AU"/>
                </w:rPr>
                <w:t>LLS2303</w:t>
              </w:r>
            </w:ins>
          </w:p>
        </w:tc>
        <w:tc>
          <w:tcPr>
            <w:tcW w:w="933" w:type="pct"/>
            <w:noWrap/>
            <w:hideMark/>
          </w:tcPr>
          <w:p w:rsidR="00110C18" w:rsidRPr="0056388D" w:rsidRDefault="00110C18" w:rsidP="00063728">
            <w:pPr>
              <w:rPr>
                <w:ins w:id="23850" w:author="KIM, Jason" w:date="2019-04-02T13:39:00Z"/>
                <w:rFonts w:ascii="Calibri" w:eastAsia="Times New Roman" w:hAnsi="Calibri" w:cs="Calibri"/>
                <w:color w:val="000000"/>
                <w:lang w:eastAsia="en-AU"/>
              </w:rPr>
            </w:pPr>
            <w:ins w:id="238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52" w:author="KIM, Jason" w:date="2019-04-02T13:39:00Z"/>
                <w:rFonts w:ascii="Calibri" w:eastAsia="Times New Roman" w:hAnsi="Calibri" w:cs="Calibri"/>
                <w:color w:val="000000"/>
                <w:lang w:eastAsia="en-AU"/>
              </w:rPr>
            </w:pPr>
            <w:ins w:id="23853" w:author="KIM, Jason" w:date="2019-04-02T13:39:00Z">
              <w:r w:rsidRPr="0056388D">
                <w:rPr>
                  <w:rFonts w:ascii="Calibri" w:eastAsia="Times New Roman" w:hAnsi="Calibri" w:cs="Calibri"/>
                  <w:color w:val="000000"/>
                  <w:lang w:eastAsia="en-AU"/>
                </w:rPr>
                <w:t>Chainage 4199</w:t>
              </w:r>
            </w:ins>
          </w:p>
        </w:tc>
        <w:tc>
          <w:tcPr>
            <w:tcW w:w="764" w:type="pct"/>
            <w:noWrap/>
            <w:hideMark/>
          </w:tcPr>
          <w:p w:rsidR="00110C18" w:rsidRPr="0056388D" w:rsidRDefault="00110C18" w:rsidP="00063728">
            <w:pPr>
              <w:jc w:val="right"/>
              <w:rPr>
                <w:ins w:id="23854" w:author="KIM, Jason" w:date="2019-04-02T13:39:00Z"/>
                <w:rFonts w:ascii="Calibri" w:eastAsia="Times New Roman" w:hAnsi="Calibri" w:cs="Calibri"/>
                <w:color w:val="000000"/>
                <w:lang w:eastAsia="en-AU"/>
              </w:rPr>
            </w:pPr>
            <w:ins w:id="23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56" w:author="KIM, Jason" w:date="2019-04-02T13:39:00Z"/>
        </w:trPr>
        <w:tc>
          <w:tcPr>
            <w:tcW w:w="708" w:type="pct"/>
            <w:vMerge/>
            <w:hideMark/>
          </w:tcPr>
          <w:p w:rsidR="00110C18" w:rsidRPr="0056388D" w:rsidRDefault="00110C18" w:rsidP="00063728">
            <w:pPr>
              <w:rPr>
                <w:ins w:id="238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58" w:author="KIM, Jason" w:date="2019-04-02T13:39:00Z"/>
                <w:rFonts w:ascii="Calibri" w:eastAsia="Times New Roman" w:hAnsi="Calibri" w:cs="Calibri"/>
                <w:color w:val="000000"/>
                <w:lang w:eastAsia="en-AU"/>
              </w:rPr>
            </w:pPr>
            <w:ins w:id="23859"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60" w:author="KIM, Jason" w:date="2019-04-02T13:39:00Z"/>
                <w:rFonts w:ascii="Calibri" w:eastAsia="Times New Roman" w:hAnsi="Calibri" w:cs="Calibri"/>
                <w:color w:val="000000"/>
                <w:lang w:eastAsia="en-AU"/>
              </w:rPr>
            </w:pPr>
            <w:ins w:id="2386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62" w:author="KIM, Jason" w:date="2019-04-02T13:39:00Z"/>
                <w:rFonts w:ascii="Calibri" w:eastAsia="Times New Roman" w:hAnsi="Calibri" w:cs="Calibri"/>
                <w:color w:val="000000"/>
                <w:lang w:eastAsia="en-AU"/>
              </w:rPr>
            </w:pPr>
            <w:ins w:id="23863" w:author="KIM, Jason" w:date="2019-04-02T13:39:00Z">
              <w:r w:rsidRPr="0056388D">
                <w:rPr>
                  <w:rFonts w:ascii="Calibri" w:eastAsia="Times New Roman" w:hAnsi="Calibri" w:cs="Calibri"/>
                  <w:color w:val="000000"/>
                  <w:lang w:eastAsia="en-AU"/>
                </w:rPr>
                <w:t>LLS2304</w:t>
              </w:r>
            </w:ins>
          </w:p>
        </w:tc>
        <w:tc>
          <w:tcPr>
            <w:tcW w:w="933" w:type="pct"/>
            <w:noWrap/>
            <w:hideMark/>
          </w:tcPr>
          <w:p w:rsidR="00110C18" w:rsidRPr="0056388D" w:rsidRDefault="00110C18" w:rsidP="00063728">
            <w:pPr>
              <w:rPr>
                <w:ins w:id="23864" w:author="KIM, Jason" w:date="2019-04-02T13:39:00Z"/>
                <w:rFonts w:ascii="Calibri" w:eastAsia="Times New Roman" w:hAnsi="Calibri" w:cs="Calibri"/>
                <w:color w:val="000000"/>
                <w:lang w:eastAsia="en-AU"/>
              </w:rPr>
            </w:pPr>
            <w:ins w:id="238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66" w:author="KIM, Jason" w:date="2019-04-02T13:39:00Z"/>
                <w:rFonts w:ascii="Calibri" w:eastAsia="Times New Roman" w:hAnsi="Calibri" w:cs="Calibri"/>
                <w:color w:val="000000"/>
                <w:lang w:eastAsia="en-AU"/>
              </w:rPr>
            </w:pPr>
            <w:ins w:id="23867" w:author="KIM, Jason" w:date="2019-04-02T13:39:00Z">
              <w:r w:rsidRPr="0056388D">
                <w:rPr>
                  <w:rFonts w:ascii="Calibri" w:eastAsia="Times New Roman" w:hAnsi="Calibri" w:cs="Calibri"/>
                  <w:color w:val="000000"/>
                  <w:lang w:eastAsia="en-AU"/>
                </w:rPr>
                <w:t>Chainage 4209</w:t>
              </w:r>
            </w:ins>
          </w:p>
        </w:tc>
        <w:tc>
          <w:tcPr>
            <w:tcW w:w="764" w:type="pct"/>
            <w:noWrap/>
            <w:hideMark/>
          </w:tcPr>
          <w:p w:rsidR="00110C18" w:rsidRPr="0056388D" w:rsidRDefault="00110C18" w:rsidP="00063728">
            <w:pPr>
              <w:jc w:val="right"/>
              <w:rPr>
                <w:ins w:id="23868" w:author="KIM, Jason" w:date="2019-04-02T13:39:00Z"/>
                <w:rFonts w:ascii="Calibri" w:eastAsia="Times New Roman" w:hAnsi="Calibri" w:cs="Calibri"/>
                <w:color w:val="000000"/>
                <w:lang w:eastAsia="en-AU"/>
              </w:rPr>
            </w:pPr>
            <w:ins w:id="23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70" w:author="KIM, Jason" w:date="2019-04-02T13:39:00Z"/>
        </w:trPr>
        <w:tc>
          <w:tcPr>
            <w:tcW w:w="708" w:type="pct"/>
            <w:vMerge/>
            <w:hideMark/>
          </w:tcPr>
          <w:p w:rsidR="00110C18" w:rsidRPr="0056388D" w:rsidRDefault="00110C18" w:rsidP="00063728">
            <w:pPr>
              <w:rPr>
                <w:ins w:id="23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72" w:author="KIM, Jason" w:date="2019-04-02T13:39:00Z"/>
                <w:rFonts w:ascii="Calibri" w:eastAsia="Times New Roman" w:hAnsi="Calibri" w:cs="Calibri"/>
                <w:color w:val="000000"/>
                <w:lang w:eastAsia="en-AU"/>
              </w:rPr>
            </w:pPr>
            <w:ins w:id="23873"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74" w:author="KIM, Jason" w:date="2019-04-02T13:39:00Z"/>
                <w:rFonts w:ascii="Calibri" w:eastAsia="Times New Roman" w:hAnsi="Calibri" w:cs="Calibri"/>
                <w:color w:val="000000"/>
                <w:lang w:eastAsia="en-AU"/>
              </w:rPr>
            </w:pPr>
            <w:ins w:id="2387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76" w:author="KIM, Jason" w:date="2019-04-02T13:39:00Z"/>
                <w:rFonts w:ascii="Calibri" w:eastAsia="Times New Roman" w:hAnsi="Calibri" w:cs="Calibri"/>
                <w:color w:val="000000"/>
                <w:lang w:eastAsia="en-AU"/>
              </w:rPr>
            </w:pPr>
            <w:ins w:id="23877" w:author="KIM, Jason" w:date="2019-04-02T13:39:00Z">
              <w:r w:rsidRPr="0056388D">
                <w:rPr>
                  <w:rFonts w:ascii="Calibri" w:eastAsia="Times New Roman" w:hAnsi="Calibri" w:cs="Calibri"/>
                  <w:color w:val="000000"/>
                  <w:lang w:eastAsia="en-AU"/>
                </w:rPr>
                <w:t>LLS2305</w:t>
              </w:r>
            </w:ins>
          </w:p>
        </w:tc>
        <w:tc>
          <w:tcPr>
            <w:tcW w:w="933" w:type="pct"/>
            <w:noWrap/>
            <w:hideMark/>
          </w:tcPr>
          <w:p w:rsidR="00110C18" w:rsidRPr="0056388D" w:rsidRDefault="00110C18" w:rsidP="00063728">
            <w:pPr>
              <w:rPr>
                <w:ins w:id="23878" w:author="KIM, Jason" w:date="2019-04-02T13:39:00Z"/>
                <w:rFonts w:ascii="Calibri" w:eastAsia="Times New Roman" w:hAnsi="Calibri" w:cs="Calibri"/>
                <w:color w:val="000000"/>
                <w:lang w:eastAsia="en-AU"/>
              </w:rPr>
            </w:pPr>
            <w:ins w:id="238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80" w:author="KIM, Jason" w:date="2019-04-02T13:39:00Z"/>
                <w:rFonts w:ascii="Calibri" w:eastAsia="Times New Roman" w:hAnsi="Calibri" w:cs="Calibri"/>
                <w:color w:val="000000"/>
                <w:lang w:eastAsia="en-AU"/>
              </w:rPr>
            </w:pPr>
            <w:ins w:id="23881" w:author="KIM, Jason" w:date="2019-04-02T13:39:00Z">
              <w:r w:rsidRPr="0056388D">
                <w:rPr>
                  <w:rFonts w:ascii="Calibri" w:eastAsia="Times New Roman" w:hAnsi="Calibri" w:cs="Calibri"/>
                  <w:color w:val="000000"/>
                  <w:lang w:eastAsia="en-AU"/>
                </w:rPr>
                <w:t>Chainage 4218</w:t>
              </w:r>
            </w:ins>
          </w:p>
        </w:tc>
        <w:tc>
          <w:tcPr>
            <w:tcW w:w="764" w:type="pct"/>
            <w:noWrap/>
            <w:hideMark/>
          </w:tcPr>
          <w:p w:rsidR="00110C18" w:rsidRPr="0056388D" w:rsidRDefault="00110C18" w:rsidP="00063728">
            <w:pPr>
              <w:jc w:val="right"/>
              <w:rPr>
                <w:ins w:id="23882" w:author="KIM, Jason" w:date="2019-04-02T13:39:00Z"/>
                <w:rFonts w:ascii="Calibri" w:eastAsia="Times New Roman" w:hAnsi="Calibri" w:cs="Calibri"/>
                <w:color w:val="000000"/>
                <w:lang w:eastAsia="en-AU"/>
              </w:rPr>
            </w:pPr>
            <w:ins w:id="23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84" w:author="KIM, Jason" w:date="2019-04-02T13:39:00Z"/>
        </w:trPr>
        <w:tc>
          <w:tcPr>
            <w:tcW w:w="708" w:type="pct"/>
            <w:vMerge/>
            <w:hideMark/>
          </w:tcPr>
          <w:p w:rsidR="00110C18" w:rsidRPr="0056388D" w:rsidRDefault="00110C18" w:rsidP="00063728">
            <w:pPr>
              <w:rPr>
                <w:ins w:id="23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86" w:author="KIM, Jason" w:date="2019-04-02T13:39:00Z"/>
                <w:rFonts w:ascii="Calibri" w:eastAsia="Times New Roman" w:hAnsi="Calibri" w:cs="Calibri"/>
                <w:color w:val="000000"/>
                <w:lang w:eastAsia="en-AU"/>
              </w:rPr>
            </w:pPr>
            <w:ins w:id="23887"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88" w:author="KIM, Jason" w:date="2019-04-02T13:39:00Z"/>
                <w:rFonts w:ascii="Calibri" w:eastAsia="Times New Roman" w:hAnsi="Calibri" w:cs="Calibri"/>
                <w:color w:val="000000"/>
                <w:lang w:eastAsia="en-AU"/>
              </w:rPr>
            </w:pPr>
            <w:ins w:id="2388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90" w:author="KIM, Jason" w:date="2019-04-02T13:39:00Z"/>
                <w:rFonts w:ascii="Calibri" w:eastAsia="Times New Roman" w:hAnsi="Calibri" w:cs="Calibri"/>
                <w:color w:val="000000"/>
                <w:lang w:eastAsia="en-AU"/>
              </w:rPr>
            </w:pPr>
            <w:ins w:id="23891" w:author="KIM, Jason" w:date="2019-04-02T13:39:00Z">
              <w:r w:rsidRPr="0056388D">
                <w:rPr>
                  <w:rFonts w:ascii="Calibri" w:eastAsia="Times New Roman" w:hAnsi="Calibri" w:cs="Calibri"/>
                  <w:color w:val="000000"/>
                  <w:lang w:eastAsia="en-AU"/>
                </w:rPr>
                <w:t>LLS2306</w:t>
              </w:r>
            </w:ins>
          </w:p>
        </w:tc>
        <w:tc>
          <w:tcPr>
            <w:tcW w:w="933" w:type="pct"/>
            <w:noWrap/>
            <w:hideMark/>
          </w:tcPr>
          <w:p w:rsidR="00110C18" w:rsidRPr="0056388D" w:rsidRDefault="00110C18" w:rsidP="00063728">
            <w:pPr>
              <w:rPr>
                <w:ins w:id="23892" w:author="KIM, Jason" w:date="2019-04-02T13:39:00Z"/>
                <w:rFonts w:ascii="Calibri" w:eastAsia="Times New Roman" w:hAnsi="Calibri" w:cs="Calibri"/>
                <w:color w:val="000000"/>
                <w:lang w:eastAsia="en-AU"/>
              </w:rPr>
            </w:pPr>
            <w:ins w:id="238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94" w:author="KIM, Jason" w:date="2019-04-02T13:39:00Z"/>
                <w:rFonts w:ascii="Calibri" w:eastAsia="Times New Roman" w:hAnsi="Calibri" w:cs="Calibri"/>
                <w:color w:val="000000"/>
                <w:lang w:eastAsia="en-AU"/>
              </w:rPr>
            </w:pPr>
            <w:ins w:id="23895" w:author="KIM, Jason" w:date="2019-04-02T13:39:00Z">
              <w:r w:rsidRPr="0056388D">
                <w:rPr>
                  <w:rFonts w:ascii="Calibri" w:eastAsia="Times New Roman" w:hAnsi="Calibri" w:cs="Calibri"/>
                  <w:color w:val="000000"/>
                  <w:lang w:eastAsia="en-AU"/>
                </w:rPr>
                <w:t>Chainage 4228</w:t>
              </w:r>
            </w:ins>
          </w:p>
        </w:tc>
        <w:tc>
          <w:tcPr>
            <w:tcW w:w="764" w:type="pct"/>
            <w:noWrap/>
            <w:hideMark/>
          </w:tcPr>
          <w:p w:rsidR="00110C18" w:rsidRPr="0056388D" w:rsidRDefault="00110C18" w:rsidP="00063728">
            <w:pPr>
              <w:jc w:val="right"/>
              <w:rPr>
                <w:ins w:id="23896" w:author="KIM, Jason" w:date="2019-04-02T13:39:00Z"/>
                <w:rFonts w:ascii="Calibri" w:eastAsia="Times New Roman" w:hAnsi="Calibri" w:cs="Calibri"/>
                <w:color w:val="000000"/>
                <w:lang w:eastAsia="en-AU"/>
              </w:rPr>
            </w:pPr>
            <w:ins w:id="23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98" w:author="KIM, Jason" w:date="2019-04-02T13:39:00Z"/>
        </w:trPr>
        <w:tc>
          <w:tcPr>
            <w:tcW w:w="708" w:type="pct"/>
            <w:vMerge/>
            <w:hideMark/>
          </w:tcPr>
          <w:p w:rsidR="00110C18" w:rsidRPr="0056388D" w:rsidRDefault="00110C18" w:rsidP="00063728">
            <w:pPr>
              <w:rPr>
                <w:ins w:id="23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00" w:author="KIM, Jason" w:date="2019-04-02T13:39:00Z"/>
                <w:rFonts w:ascii="Calibri" w:eastAsia="Times New Roman" w:hAnsi="Calibri" w:cs="Calibri"/>
                <w:color w:val="000000"/>
                <w:lang w:eastAsia="en-AU"/>
              </w:rPr>
            </w:pPr>
            <w:ins w:id="23901"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02" w:author="KIM, Jason" w:date="2019-04-02T13:39:00Z"/>
                <w:rFonts w:ascii="Calibri" w:eastAsia="Times New Roman" w:hAnsi="Calibri" w:cs="Calibri"/>
                <w:color w:val="000000"/>
                <w:lang w:eastAsia="en-AU"/>
              </w:rPr>
            </w:pPr>
            <w:ins w:id="2390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04" w:author="KIM, Jason" w:date="2019-04-02T13:39:00Z"/>
                <w:rFonts w:ascii="Calibri" w:eastAsia="Times New Roman" w:hAnsi="Calibri" w:cs="Calibri"/>
                <w:color w:val="000000"/>
                <w:lang w:eastAsia="en-AU"/>
              </w:rPr>
            </w:pPr>
            <w:ins w:id="23905" w:author="KIM, Jason" w:date="2019-04-02T13:39:00Z">
              <w:r w:rsidRPr="0056388D">
                <w:rPr>
                  <w:rFonts w:ascii="Calibri" w:eastAsia="Times New Roman" w:hAnsi="Calibri" w:cs="Calibri"/>
                  <w:color w:val="000000"/>
                  <w:lang w:eastAsia="en-AU"/>
                </w:rPr>
                <w:t>LLS2307</w:t>
              </w:r>
            </w:ins>
          </w:p>
        </w:tc>
        <w:tc>
          <w:tcPr>
            <w:tcW w:w="933" w:type="pct"/>
            <w:noWrap/>
            <w:hideMark/>
          </w:tcPr>
          <w:p w:rsidR="00110C18" w:rsidRPr="0056388D" w:rsidRDefault="00110C18" w:rsidP="00063728">
            <w:pPr>
              <w:rPr>
                <w:ins w:id="23906" w:author="KIM, Jason" w:date="2019-04-02T13:39:00Z"/>
                <w:rFonts w:ascii="Calibri" w:eastAsia="Times New Roman" w:hAnsi="Calibri" w:cs="Calibri"/>
                <w:color w:val="000000"/>
                <w:lang w:eastAsia="en-AU"/>
              </w:rPr>
            </w:pPr>
            <w:ins w:id="239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08" w:author="KIM, Jason" w:date="2019-04-02T13:39:00Z"/>
                <w:rFonts w:ascii="Calibri" w:eastAsia="Times New Roman" w:hAnsi="Calibri" w:cs="Calibri"/>
                <w:color w:val="000000"/>
                <w:lang w:eastAsia="en-AU"/>
              </w:rPr>
            </w:pPr>
            <w:ins w:id="23909" w:author="KIM, Jason" w:date="2019-04-02T13:39:00Z">
              <w:r w:rsidRPr="0056388D">
                <w:rPr>
                  <w:rFonts w:ascii="Calibri" w:eastAsia="Times New Roman" w:hAnsi="Calibri" w:cs="Calibri"/>
                  <w:color w:val="000000"/>
                  <w:lang w:eastAsia="en-AU"/>
                </w:rPr>
                <w:t>Chainage 4238</w:t>
              </w:r>
            </w:ins>
          </w:p>
        </w:tc>
        <w:tc>
          <w:tcPr>
            <w:tcW w:w="764" w:type="pct"/>
            <w:noWrap/>
            <w:hideMark/>
          </w:tcPr>
          <w:p w:rsidR="00110C18" w:rsidRPr="0056388D" w:rsidRDefault="00110C18" w:rsidP="00063728">
            <w:pPr>
              <w:jc w:val="right"/>
              <w:rPr>
                <w:ins w:id="23910" w:author="KIM, Jason" w:date="2019-04-02T13:39:00Z"/>
                <w:rFonts w:ascii="Calibri" w:eastAsia="Times New Roman" w:hAnsi="Calibri" w:cs="Calibri"/>
                <w:color w:val="000000"/>
                <w:lang w:eastAsia="en-AU"/>
              </w:rPr>
            </w:pPr>
            <w:ins w:id="23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12" w:author="KIM, Jason" w:date="2019-04-02T13:39:00Z"/>
        </w:trPr>
        <w:tc>
          <w:tcPr>
            <w:tcW w:w="708" w:type="pct"/>
            <w:vMerge/>
            <w:hideMark/>
          </w:tcPr>
          <w:p w:rsidR="00110C18" w:rsidRPr="0056388D" w:rsidRDefault="00110C18" w:rsidP="00063728">
            <w:pPr>
              <w:rPr>
                <w:ins w:id="239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14" w:author="KIM, Jason" w:date="2019-04-02T13:39:00Z"/>
                <w:rFonts w:ascii="Calibri" w:eastAsia="Times New Roman" w:hAnsi="Calibri" w:cs="Calibri"/>
                <w:color w:val="000000"/>
                <w:lang w:eastAsia="en-AU"/>
              </w:rPr>
            </w:pPr>
            <w:ins w:id="23915"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16" w:author="KIM, Jason" w:date="2019-04-02T13:39:00Z"/>
                <w:rFonts w:ascii="Calibri" w:eastAsia="Times New Roman" w:hAnsi="Calibri" w:cs="Calibri"/>
                <w:color w:val="000000"/>
                <w:lang w:eastAsia="en-AU"/>
              </w:rPr>
            </w:pPr>
            <w:ins w:id="239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18" w:author="KIM, Jason" w:date="2019-04-02T13:39:00Z"/>
                <w:rFonts w:ascii="Calibri" w:eastAsia="Times New Roman" w:hAnsi="Calibri" w:cs="Calibri"/>
                <w:color w:val="000000"/>
                <w:lang w:eastAsia="en-AU"/>
              </w:rPr>
            </w:pPr>
            <w:ins w:id="23919" w:author="KIM, Jason" w:date="2019-04-02T13:39:00Z">
              <w:r w:rsidRPr="0056388D">
                <w:rPr>
                  <w:rFonts w:ascii="Calibri" w:eastAsia="Times New Roman" w:hAnsi="Calibri" w:cs="Calibri"/>
                  <w:color w:val="000000"/>
                  <w:lang w:eastAsia="en-AU"/>
                </w:rPr>
                <w:t>LLS2308</w:t>
              </w:r>
            </w:ins>
          </w:p>
        </w:tc>
        <w:tc>
          <w:tcPr>
            <w:tcW w:w="933" w:type="pct"/>
            <w:noWrap/>
            <w:hideMark/>
          </w:tcPr>
          <w:p w:rsidR="00110C18" w:rsidRPr="0056388D" w:rsidRDefault="00110C18" w:rsidP="00063728">
            <w:pPr>
              <w:rPr>
                <w:ins w:id="23920" w:author="KIM, Jason" w:date="2019-04-02T13:39:00Z"/>
                <w:rFonts w:ascii="Calibri" w:eastAsia="Times New Roman" w:hAnsi="Calibri" w:cs="Calibri"/>
                <w:color w:val="000000"/>
                <w:lang w:eastAsia="en-AU"/>
              </w:rPr>
            </w:pPr>
            <w:ins w:id="239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22" w:author="KIM, Jason" w:date="2019-04-02T13:39:00Z"/>
                <w:rFonts w:ascii="Calibri" w:eastAsia="Times New Roman" w:hAnsi="Calibri" w:cs="Calibri"/>
                <w:color w:val="000000"/>
                <w:lang w:eastAsia="en-AU"/>
              </w:rPr>
            </w:pPr>
            <w:ins w:id="23923" w:author="KIM, Jason" w:date="2019-04-02T13:39:00Z">
              <w:r w:rsidRPr="0056388D">
                <w:rPr>
                  <w:rFonts w:ascii="Calibri" w:eastAsia="Times New Roman" w:hAnsi="Calibri" w:cs="Calibri"/>
                  <w:color w:val="000000"/>
                  <w:lang w:eastAsia="en-AU"/>
                </w:rPr>
                <w:t>Chainage 4248</w:t>
              </w:r>
            </w:ins>
          </w:p>
        </w:tc>
        <w:tc>
          <w:tcPr>
            <w:tcW w:w="764" w:type="pct"/>
            <w:noWrap/>
            <w:hideMark/>
          </w:tcPr>
          <w:p w:rsidR="00110C18" w:rsidRPr="0056388D" w:rsidRDefault="00110C18" w:rsidP="00063728">
            <w:pPr>
              <w:jc w:val="right"/>
              <w:rPr>
                <w:ins w:id="23924" w:author="KIM, Jason" w:date="2019-04-02T13:39:00Z"/>
                <w:rFonts w:ascii="Calibri" w:eastAsia="Times New Roman" w:hAnsi="Calibri" w:cs="Calibri"/>
                <w:color w:val="000000"/>
                <w:lang w:eastAsia="en-AU"/>
              </w:rPr>
            </w:pPr>
            <w:ins w:id="23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26" w:author="KIM, Jason" w:date="2019-04-02T13:39:00Z"/>
        </w:trPr>
        <w:tc>
          <w:tcPr>
            <w:tcW w:w="708" w:type="pct"/>
            <w:vMerge/>
            <w:hideMark/>
          </w:tcPr>
          <w:p w:rsidR="00110C18" w:rsidRPr="0056388D" w:rsidRDefault="00110C18" w:rsidP="00063728">
            <w:pPr>
              <w:rPr>
                <w:ins w:id="239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28" w:author="KIM, Jason" w:date="2019-04-02T13:39:00Z"/>
                <w:rFonts w:ascii="Calibri" w:eastAsia="Times New Roman" w:hAnsi="Calibri" w:cs="Calibri"/>
                <w:color w:val="000000"/>
                <w:lang w:eastAsia="en-AU"/>
              </w:rPr>
            </w:pPr>
            <w:ins w:id="23929"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30" w:author="KIM, Jason" w:date="2019-04-02T13:39:00Z"/>
                <w:rFonts w:ascii="Calibri" w:eastAsia="Times New Roman" w:hAnsi="Calibri" w:cs="Calibri"/>
                <w:color w:val="000000"/>
                <w:lang w:eastAsia="en-AU"/>
              </w:rPr>
            </w:pPr>
            <w:ins w:id="2393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32" w:author="KIM, Jason" w:date="2019-04-02T13:39:00Z"/>
                <w:rFonts w:ascii="Calibri" w:eastAsia="Times New Roman" w:hAnsi="Calibri" w:cs="Calibri"/>
                <w:color w:val="000000"/>
                <w:lang w:eastAsia="en-AU"/>
              </w:rPr>
            </w:pPr>
            <w:ins w:id="23933" w:author="KIM, Jason" w:date="2019-04-02T13:39:00Z">
              <w:r w:rsidRPr="0056388D">
                <w:rPr>
                  <w:rFonts w:ascii="Calibri" w:eastAsia="Times New Roman" w:hAnsi="Calibri" w:cs="Calibri"/>
                  <w:color w:val="000000"/>
                  <w:lang w:eastAsia="en-AU"/>
                </w:rPr>
                <w:t>LLS2309</w:t>
              </w:r>
            </w:ins>
          </w:p>
        </w:tc>
        <w:tc>
          <w:tcPr>
            <w:tcW w:w="933" w:type="pct"/>
            <w:noWrap/>
            <w:hideMark/>
          </w:tcPr>
          <w:p w:rsidR="00110C18" w:rsidRPr="0056388D" w:rsidRDefault="00110C18" w:rsidP="00063728">
            <w:pPr>
              <w:rPr>
                <w:ins w:id="23934" w:author="KIM, Jason" w:date="2019-04-02T13:39:00Z"/>
                <w:rFonts w:ascii="Calibri" w:eastAsia="Times New Roman" w:hAnsi="Calibri" w:cs="Calibri"/>
                <w:color w:val="000000"/>
                <w:lang w:eastAsia="en-AU"/>
              </w:rPr>
            </w:pPr>
            <w:ins w:id="239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36" w:author="KIM, Jason" w:date="2019-04-02T13:39:00Z"/>
                <w:rFonts w:ascii="Calibri" w:eastAsia="Times New Roman" w:hAnsi="Calibri" w:cs="Calibri"/>
                <w:color w:val="000000"/>
                <w:lang w:eastAsia="en-AU"/>
              </w:rPr>
            </w:pPr>
            <w:ins w:id="23937" w:author="KIM, Jason" w:date="2019-04-02T13:39:00Z">
              <w:r w:rsidRPr="0056388D">
                <w:rPr>
                  <w:rFonts w:ascii="Calibri" w:eastAsia="Times New Roman" w:hAnsi="Calibri" w:cs="Calibri"/>
                  <w:color w:val="000000"/>
                  <w:lang w:eastAsia="en-AU"/>
                </w:rPr>
                <w:t>Chainage 4257</w:t>
              </w:r>
            </w:ins>
          </w:p>
        </w:tc>
        <w:tc>
          <w:tcPr>
            <w:tcW w:w="764" w:type="pct"/>
            <w:noWrap/>
            <w:hideMark/>
          </w:tcPr>
          <w:p w:rsidR="00110C18" w:rsidRPr="0056388D" w:rsidRDefault="00110C18" w:rsidP="00063728">
            <w:pPr>
              <w:jc w:val="right"/>
              <w:rPr>
                <w:ins w:id="23938" w:author="KIM, Jason" w:date="2019-04-02T13:39:00Z"/>
                <w:rFonts w:ascii="Calibri" w:eastAsia="Times New Roman" w:hAnsi="Calibri" w:cs="Calibri"/>
                <w:color w:val="000000"/>
                <w:lang w:eastAsia="en-AU"/>
              </w:rPr>
            </w:pPr>
            <w:ins w:id="23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40" w:author="KIM, Jason" w:date="2019-04-02T13:39:00Z"/>
        </w:trPr>
        <w:tc>
          <w:tcPr>
            <w:tcW w:w="708" w:type="pct"/>
            <w:vMerge/>
            <w:hideMark/>
          </w:tcPr>
          <w:p w:rsidR="00110C18" w:rsidRPr="0056388D" w:rsidRDefault="00110C18" w:rsidP="00063728">
            <w:pPr>
              <w:rPr>
                <w:ins w:id="239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42" w:author="KIM, Jason" w:date="2019-04-02T13:39:00Z"/>
                <w:rFonts w:ascii="Calibri" w:eastAsia="Times New Roman" w:hAnsi="Calibri" w:cs="Calibri"/>
                <w:color w:val="000000"/>
                <w:lang w:eastAsia="en-AU"/>
              </w:rPr>
            </w:pPr>
            <w:ins w:id="23943"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44" w:author="KIM, Jason" w:date="2019-04-02T13:39:00Z"/>
                <w:rFonts w:ascii="Calibri" w:eastAsia="Times New Roman" w:hAnsi="Calibri" w:cs="Calibri"/>
                <w:color w:val="000000"/>
                <w:lang w:eastAsia="en-AU"/>
              </w:rPr>
            </w:pPr>
            <w:ins w:id="2394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46" w:author="KIM, Jason" w:date="2019-04-02T13:39:00Z"/>
                <w:rFonts w:ascii="Calibri" w:eastAsia="Times New Roman" w:hAnsi="Calibri" w:cs="Calibri"/>
                <w:color w:val="000000"/>
                <w:lang w:eastAsia="en-AU"/>
              </w:rPr>
            </w:pPr>
            <w:ins w:id="23947" w:author="KIM, Jason" w:date="2019-04-02T13:39:00Z">
              <w:r w:rsidRPr="0056388D">
                <w:rPr>
                  <w:rFonts w:ascii="Calibri" w:eastAsia="Times New Roman" w:hAnsi="Calibri" w:cs="Calibri"/>
                  <w:color w:val="000000"/>
                  <w:lang w:eastAsia="en-AU"/>
                </w:rPr>
                <w:t>LLS2310</w:t>
              </w:r>
            </w:ins>
          </w:p>
        </w:tc>
        <w:tc>
          <w:tcPr>
            <w:tcW w:w="933" w:type="pct"/>
            <w:noWrap/>
            <w:hideMark/>
          </w:tcPr>
          <w:p w:rsidR="00110C18" w:rsidRPr="0056388D" w:rsidRDefault="00110C18" w:rsidP="00063728">
            <w:pPr>
              <w:rPr>
                <w:ins w:id="23948" w:author="KIM, Jason" w:date="2019-04-02T13:39:00Z"/>
                <w:rFonts w:ascii="Calibri" w:eastAsia="Times New Roman" w:hAnsi="Calibri" w:cs="Calibri"/>
                <w:color w:val="000000"/>
                <w:lang w:eastAsia="en-AU"/>
              </w:rPr>
            </w:pPr>
            <w:ins w:id="239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50" w:author="KIM, Jason" w:date="2019-04-02T13:39:00Z"/>
                <w:rFonts w:ascii="Calibri" w:eastAsia="Times New Roman" w:hAnsi="Calibri" w:cs="Calibri"/>
                <w:color w:val="000000"/>
                <w:lang w:eastAsia="en-AU"/>
              </w:rPr>
            </w:pPr>
            <w:ins w:id="23951" w:author="KIM, Jason" w:date="2019-04-02T13:39:00Z">
              <w:r w:rsidRPr="0056388D">
                <w:rPr>
                  <w:rFonts w:ascii="Calibri" w:eastAsia="Times New Roman" w:hAnsi="Calibri" w:cs="Calibri"/>
                  <w:color w:val="000000"/>
                  <w:lang w:eastAsia="en-AU"/>
                </w:rPr>
                <w:t>Chainage 4267</w:t>
              </w:r>
            </w:ins>
          </w:p>
        </w:tc>
        <w:tc>
          <w:tcPr>
            <w:tcW w:w="764" w:type="pct"/>
            <w:noWrap/>
            <w:hideMark/>
          </w:tcPr>
          <w:p w:rsidR="00110C18" w:rsidRPr="0056388D" w:rsidRDefault="00110C18" w:rsidP="00063728">
            <w:pPr>
              <w:jc w:val="right"/>
              <w:rPr>
                <w:ins w:id="23952" w:author="KIM, Jason" w:date="2019-04-02T13:39:00Z"/>
                <w:rFonts w:ascii="Calibri" w:eastAsia="Times New Roman" w:hAnsi="Calibri" w:cs="Calibri"/>
                <w:color w:val="000000"/>
                <w:lang w:eastAsia="en-AU"/>
              </w:rPr>
            </w:pPr>
            <w:ins w:id="23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54" w:author="KIM, Jason" w:date="2019-04-02T13:39:00Z"/>
        </w:trPr>
        <w:tc>
          <w:tcPr>
            <w:tcW w:w="708" w:type="pct"/>
            <w:vMerge w:val="restart"/>
            <w:noWrap/>
            <w:hideMark/>
          </w:tcPr>
          <w:p w:rsidR="00110C18" w:rsidRPr="0056388D" w:rsidRDefault="00110C18" w:rsidP="00063728">
            <w:pPr>
              <w:rPr>
                <w:ins w:id="23955" w:author="KIM, Jason" w:date="2019-04-02T13:39:00Z"/>
                <w:rFonts w:ascii="Calibri" w:eastAsia="Times New Roman" w:hAnsi="Calibri" w:cs="Calibri"/>
                <w:color w:val="000000"/>
                <w:lang w:eastAsia="en-AU"/>
              </w:rPr>
            </w:pPr>
            <w:ins w:id="23956" w:author="KIM, Jason" w:date="2019-04-02T13:39:00Z">
              <w:r w:rsidRPr="0056388D">
                <w:rPr>
                  <w:rFonts w:ascii="Calibri" w:eastAsia="Times New Roman" w:hAnsi="Calibri" w:cs="Calibri"/>
                  <w:color w:val="000000"/>
                  <w:lang w:eastAsia="en-AU"/>
                </w:rPr>
                <w:t>LLE28K81</w:t>
              </w:r>
            </w:ins>
          </w:p>
        </w:tc>
        <w:tc>
          <w:tcPr>
            <w:tcW w:w="605" w:type="pct"/>
            <w:noWrap/>
            <w:hideMark/>
          </w:tcPr>
          <w:p w:rsidR="00110C18" w:rsidRPr="0056388D" w:rsidRDefault="00110C18" w:rsidP="00063728">
            <w:pPr>
              <w:rPr>
                <w:ins w:id="23957" w:author="KIM, Jason" w:date="2019-04-02T13:39:00Z"/>
                <w:rFonts w:ascii="Calibri" w:eastAsia="Times New Roman" w:hAnsi="Calibri" w:cs="Calibri"/>
                <w:color w:val="000000"/>
                <w:lang w:eastAsia="en-AU"/>
              </w:rPr>
            </w:pPr>
            <w:ins w:id="23958"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59" w:author="KIM, Jason" w:date="2019-04-02T13:39:00Z"/>
                <w:rFonts w:ascii="Calibri" w:eastAsia="Times New Roman" w:hAnsi="Calibri" w:cs="Calibri"/>
                <w:color w:val="000000"/>
                <w:lang w:eastAsia="en-AU"/>
              </w:rPr>
            </w:pPr>
            <w:ins w:id="2396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61" w:author="KIM, Jason" w:date="2019-04-02T13:39:00Z"/>
                <w:rFonts w:ascii="Calibri" w:eastAsia="Times New Roman" w:hAnsi="Calibri" w:cs="Calibri"/>
                <w:color w:val="000000"/>
                <w:lang w:eastAsia="en-AU"/>
              </w:rPr>
            </w:pPr>
            <w:ins w:id="23962" w:author="KIM, Jason" w:date="2019-04-02T13:39:00Z">
              <w:r w:rsidRPr="0056388D">
                <w:rPr>
                  <w:rFonts w:ascii="Calibri" w:eastAsia="Times New Roman" w:hAnsi="Calibri" w:cs="Calibri"/>
                  <w:color w:val="000000"/>
                  <w:lang w:eastAsia="en-AU"/>
                </w:rPr>
                <w:t>LLS2289</w:t>
              </w:r>
            </w:ins>
          </w:p>
        </w:tc>
        <w:tc>
          <w:tcPr>
            <w:tcW w:w="933" w:type="pct"/>
            <w:noWrap/>
            <w:hideMark/>
          </w:tcPr>
          <w:p w:rsidR="00110C18" w:rsidRPr="0056388D" w:rsidRDefault="00110C18" w:rsidP="00063728">
            <w:pPr>
              <w:rPr>
                <w:ins w:id="23963" w:author="KIM, Jason" w:date="2019-04-02T13:39:00Z"/>
                <w:rFonts w:ascii="Calibri" w:eastAsia="Times New Roman" w:hAnsi="Calibri" w:cs="Calibri"/>
                <w:color w:val="000000"/>
                <w:lang w:eastAsia="en-AU"/>
              </w:rPr>
            </w:pPr>
            <w:ins w:id="239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65" w:author="KIM, Jason" w:date="2019-04-02T13:39:00Z"/>
                <w:rFonts w:ascii="Calibri" w:eastAsia="Times New Roman" w:hAnsi="Calibri" w:cs="Calibri"/>
                <w:color w:val="000000"/>
                <w:lang w:eastAsia="en-AU"/>
              </w:rPr>
            </w:pPr>
            <w:ins w:id="23966" w:author="KIM, Jason" w:date="2019-04-02T13:39:00Z">
              <w:r w:rsidRPr="0056388D">
                <w:rPr>
                  <w:rFonts w:ascii="Calibri" w:eastAsia="Times New Roman" w:hAnsi="Calibri" w:cs="Calibri"/>
                  <w:color w:val="000000"/>
                  <w:lang w:eastAsia="en-AU"/>
                </w:rPr>
                <w:t>Chainage 4050</w:t>
              </w:r>
            </w:ins>
          </w:p>
        </w:tc>
        <w:tc>
          <w:tcPr>
            <w:tcW w:w="764" w:type="pct"/>
            <w:noWrap/>
            <w:hideMark/>
          </w:tcPr>
          <w:p w:rsidR="00110C18" w:rsidRPr="0056388D" w:rsidRDefault="00110C18" w:rsidP="00063728">
            <w:pPr>
              <w:jc w:val="right"/>
              <w:rPr>
                <w:ins w:id="23967" w:author="KIM, Jason" w:date="2019-04-02T13:39:00Z"/>
                <w:rFonts w:ascii="Calibri" w:eastAsia="Times New Roman" w:hAnsi="Calibri" w:cs="Calibri"/>
                <w:color w:val="000000"/>
                <w:lang w:eastAsia="en-AU"/>
              </w:rPr>
            </w:pPr>
            <w:ins w:id="23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69" w:author="KIM, Jason" w:date="2019-04-02T13:39:00Z"/>
        </w:trPr>
        <w:tc>
          <w:tcPr>
            <w:tcW w:w="708" w:type="pct"/>
            <w:vMerge/>
            <w:hideMark/>
          </w:tcPr>
          <w:p w:rsidR="00110C18" w:rsidRPr="0056388D" w:rsidRDefault="00110C18" w:rsidP="00063728">
            <w:pPr>
              <w:rPr>
                <w:ins w:id="239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71" w:author="KIM, Jason" w:date="2019-04-02T13:39:00Z"/>
                <w:rFonts w:ascii="Calibri" w:eastAsia="Times New Roman" w:hAnsi="Calibri" w:cs="Calibri"/>
                <w:color w:val="000000"/>
                <w:lang w:eastAsia="en-AU"/>
              </w:rPr>
            </w:pPr>
            <w:ins w:id="23972"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73" w:author="KIM, Jason" w:date="2019-04-02T13:39:00Z"/>
                <w:rFonts w:ascii="Calibri" w:eastAsia="Times New Roman" w:hAnsi="Calibri" w:cs="Calibri"/>
                <w:color w:val="000000"/>
                <w:lang w:eastAsia="en-AU"/>
              </w:rPr>
            </w:pPr>
            <w:ins w:id="2397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75" w:author="KIM, Jason" w:date="2019-04-02T13:39:00Z"/>
                <w:rFonts w:ascii="Calibri" w:eastAsia="Times New Roman" w:hAnsi="Calibri" w:cs="Calibri"/>
                <w:color w:val="000000"/>
                <w:lang w:eastAsia="en-AU"/>
              </w:rPr>
            </w:pPr>
            <w:ins w:id="23976" w:author="KIM, Jason" w:date="2019-04-02T13:39:00Z">
              <w:r w:rsidRPr="0056388D">
                <w:rPr>
                  <w:rFonts w:ascii="Calibri" w:eastAsia="Times New Roman" w:hAnsi="Calibri" w:cs="Calibri"/>
                  <w:color w:val="000000"/>
                  <w:lang w:eastAsia="en-AU"/>
                </w:rPr>
                <w:t>LLS2290</w:t>
              </w:r>
            </w:ins>
          </w:p>
        </w:tc>
        <w:tc>
          <w:tcPr>
            <w:tcW w:w="933" w:type="pct"/>
            <w:noWrap/>
            <w:hideMark/>
          </w:tcPr>
          <w:p w:rsidR="00110C18" w:rsidRPr="0056388D" w:rsidRDefault="00110C18" w:rsidP="00063728">
            <w:pPr>
              <w:rPr>
                <w:ins w:id="23977" w:author="KIM, Jason" w:date="2019-04-02T13:39:00Z"/>
                <w:rFonts w:ascii="Calibri" w:eastAsia="Times New Roman" w:hAnsi="Calibri" w:cs="Calibri"/>
                <w:color w:val="000000"/>
                <w:lang w:eastAsia="en-AU"/>
              </w:rPr>
            </w:pPr>
            <w:ins w:id="239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79" w:author="KIM, Jason" w:date="2019-04-02T13:39:00Z"/>
                <w:rFonts w:ascii="Calibri" w:eastAsia="Times New Roman" w:hAnsi="Calibri" w:cs="Calibri"/>
                <w:color w:val="000000"/>
                <w:lang w:eastAsia="en-AU"/>
              </w:rPr>
            </w:pPr>
            <w:ins w:id="23980" w:author="KIM, Jason" w:date="2019-04-02T13:39:00Z">
              <w:r w:rsidRPr="0056388D">
                <w:rPr>
                  <w:rFonts w:ascii="Calibri" w:eastAsia="Times New Roman" w:hAnsi="Calibri" w:cs="Calibri"/>
                  <w:color w:val="000000"/>
                  <w:lang w:eastAsia="en-AU"/>
                </w:rPr>
                <w:t>Chainage 4060</w:t>
              </w:r>
            </w:ins>
          </w:p>
        </w:tc>
        <w:tc>
          <w:tcPr>
            <w:tcW w:w="764" w:type="pct"/>
            <w:noWrap/>
            <w:hideMark/>
          </w:tcPr>
          <w:p w:rsidR="00110C18" w:rsidRPr="0056388D" w:rsidRDefault="00110C18" w:rsidP="00063728">
            <w:pPr>
              <w:jc w:val="right"/>
              <w:rPr>
                <w:ins w:id="23981" w:author="KIM, Jason" w:date="2019-04-02T13:39:00Z"/>
                <w:rFonts w:ascii="Calibri" w:eastAsia="Times New Roman" w:hAnsi="Calibri" w:cs="Calibri"/>
                <w:color w:val="000000"/>
                <w:lang w:eastAsia="en-AU"/>
              </w:rPr>
            </w:pPr>
            <w:ins w:id="23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83" w:author="KIM, Jason" w:date="2019-04-02T13:39:00Z"/>
        </w:trPr>
        <w:tc>
          <w:tcPr>
            <w:tcW w:w="708" w:type="pct"/>
            <w:vMerge/>
            <w:hideMark/>
          </w:tcPr>
          <w:p w:rsidR="00110C18" w:rsidRPr="0056388D" w:rsidRDefault="00110C18" w:rsidP="00063728">
            <w:pPr>
              <w:rPr>
                <w:ins w:id="239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85" w:author="KIM, Jason" w:date="2019-04-02T13:39:00Z"/>
                <w:rFonts w:ascii="Calibri" w:eastAsia="Times New Roman" w:hAnsi="Calibri" w:cs="Calibri"/>
                <w:color w:val="000000"/>
                <w:lang w:eastAsia="en-AU"/>
              </w:rPr>
            </w:pPr>
            <w:ins w:id="23986"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87" w:author="KIM, Jason" w:date="2019-04-02T13:39:00Z"/>
                <w:rFonts w:ascii="Calibri" w:eastAsia="Times New Roman" w:hAnsi="Calibri" w:cs="Calibri"/>
                <w:color w:val="000000"/>
                <w:lang w:eastAsia="en-AU"/>
              </w:rPr>
            </w:pPr>
            <w:ins w:id="2398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89" w:author="KIM, Jason" w:date="2019-04-02T13:39:00Z"/>
                <w:rFonts w:ascii="Calibri" w:eastAsia="Times New Roman" w:hAnsi="Calibri" w:cs="Calibri"/>
                <w:color w:val="000000"/>
                <w:lang w:eastAsia="en-AU"/>
              </w:rPr>
            </w:pPr>
            <w:ins w:id="23990" w:author="KIM, Jason" w:date="2019-04-02T13:39:00Z">
              <w:r w:rsidRPr="0056388D">
                <w:rPr>
                  <w:rFonts w:ascii="Calibri" w:eastAsia="Times New Roman" w:hAnsi="Calibri" w:cs="Calibri"/>
                  <w:color w:val="000000"/>
                  <w:lang w:eastAsia="en-AU"/>
                </w:rPr>
                <w:t>LLS2291</w:t>
              </w:r>
            </w:ins>
          </w:p>
        </w:tc>
        <w:tc>
          <w:tcPr>
            <w:tcW w:w="933" w:type="pct"/>
            <w:noWrap/>
            <w:hideMark/>
          </w:tcPr>
          <w:p w:rsidR="00110C18" w:rsidRPr="0056388D" w:rsidRDefault="00110C18" w:rsidP="00063728">
            <w:pPr>
              <w:rPr>
                <w:ins w:id="23991" w:author="KIM, Jason" w:date="2019-04-02T13:39:00Z"/>
                <w:rFonts w:ascii="Calibri" w:eastAsia="Times New Roman" w:hAnsi="Calibri" w:cs="Calibri"/>
                <w:color w:val="000000"/>
                <w:lang w:eastAsia="en-AU"/>
              </w:rPr>
            </w:pPr>
            <w:ins w:id="239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93" w:author="KIM, Jason" w:date="2019-04-02T13:39:00Z"/>
                <w:rFonts w:ascii="Calibri" w:eastAsia="Times New Roman" w:hAnsi="Calibri" w:cs="Calibri"/>
                <w:color w:val="000000"/>
                <w:lang w:eastAsia="en-AU"/>
              </w:rPr>
            </w:pPr>
            <w:ins w:id="23994" w:author="KIM, Jason" w:date="2019-04-02T13:39:00Z">
              <w:r w:rsidRPr="0056388D">
                <w:rPr>
                  <w:rFonts w:ascii="Calibri" w:eastAsia="Times New Roman" w:hAnsi="Calibri" w:cs="Calibri"/>
                  <w:color w:val="000000"/>
                  <w:lang w:eastAsia="en-AU"/>
                </w:rPr>
                <w:t>Chainage 4070</w:t>
              </w:r>
            </w:ins>
          </w:p>
        </w:tc>
        <w:tc>
          <w:tcPr>
            <w:tcW w:w="764" w:type="pct"/>
            <w:noWrap/>
            <w:hideMark/>
          </w:tcPr>
          <w:p w:rsidR="00110C18" w:rsidRPr="0056388D" w:rsidRDefault="00110C18" w:rsidP="00063728">
            <w:pPr>
              <w:jc w:val="right"/>
              <w:rPr>
                <w:ins w:id="23995" w:author="KIM, Jason" w:date="2019-04-02T13:39:00Z"/>
                <w:rFonts w:ascii="Calibri" w:eastAsia="Times New Roman" w:hAnsi="Calibri" w:cs="Calibri"/>
                <w:color w:val="000000"/>
                <w:lang w:eastAsia="en-AU"/>
              </w:rPr>
            </w:pPr>
            <w:ins w:id="239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97" w:author="KIM, Jason" w:date="2019-04-02T13:39:00Z"/>
        </w:trPr>
        <w:tc>
          <w:tcPr>
            <w:tcW w:w="708" w:type="pct"/>
            <w:vMerge/>
            <w:hideMark/>
          </w:tcPr>
          <w:p w:rsidR="00110C18" w:rsidRPr="0056388D" w:rsidRDefault="00110C18" w:rsidP="00063728">
            <w:pPr>
              <w:rPr>
                <w:ins w:id="239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99" w:author="KIM, Jason" w:date="2019-04-02T13:39:00Z"/>
                <w:rFonts w:ascii="Calibri" w:eastAsia="Times New Roman" w:hAnsi="Calibri" w:cs="Calibri"/>
                <w:color w:val="000000"/>
                <w:lang w:eastAsia="en-AU"/>
              </w:rPr>
            </w:pPr>
            <w:ins w:id="24000"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01" w:author="KIM, Jason" w:date="2019-04-02T13:39:00Z"/>
                <w:rFonts w:ascii="Calibri" w:eastAsia="Times New Roman" w:hAnsi="Calibri" w:cs="Calibri"/>
                <w:color w:val="000000"/>
                <w:lang w:eastAsia="en-AU"/>
              </w:rPr>
            </w:pPr>
            <w:ins w:id="2400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03" w:author="KIM, Jason" w:date="2019-04-02T13:39:00Z"/>
                <w:rFonts w:ascii="Calibri" w:eastAsia="Times New Roman" w:hAnsi="Calibri" w:cs="Calibri"/>
                <w:color w:val="000000"/>
                <w:lang w:eastAsia="en-AU"/>
              </w:rPr>
            </w:pPr>
            <w:ins w:id="24004" w:author="KIM, Jason" w:date="2019-04-02T13:39:00Z">
              <w:r w:rsidRPr="0056388D">
                <w:rPr>
                  <w:rFonts w:ascii="Calibri" w:eastAsia="Times New Roman" w:hAnsi="Calibri" w:cs="Calibri"/>
                  <w:color w:val="000000"/>
                  <w:lang w:eastAsia="en-AU"/>
                </w:rPr>
                <w:t>LLS2292</w:t>
              </w:r>
            </w:ins>
          </w:p>
        </w:tc>
        <w:tc>
          <w:tcPr>
            <w:tcW w:w="933" w:type="pct"/>
            <w:noWrap/>
            <w:hideMark/>
          </w:tcPr>
          <w:p w:rsidR="00110C18" w:rsidRPr="0056388D" w:rsidRDefault="00110C18" w:rsidP="00063728">
            <w:pPr>
              <w:rPr>
                <w:ins w:id="24005" w:author="KIM, Jason" w:date="2019-04-02T13:39:00Z"/>
                <w:rFonts w:ascii="Calibri" w:eastAsia="Times New Roman" w:hAnsi="Calibri" w:cs="Calibri"/>
                <w:color w:val="000000"/>
                <w:lang w:eastAsia="en-AU"/>
              </w:rPr>
            </w:pPr>
            <w:ins w:id="240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07" w:author="KIM, Jason" w:date="2019-04-02T13:39:00Z"/>
                <w:rFonts w:ascii="Calibri" w:eastAsia="Times New Roman" w:hAnsi="Calibri" w:cs="Calibri"/>
                <w:color w:val="000000"/>
                <w:lang w:eastAsia="en-AU"/>
              </w:rPr>
            </w:pPr>
            <w:ins w:id="24008" w:author="KIM, Jason" w:date="2019-04-02T13:39:00Z">
              <w:r w:rsidRPr="0056388D">
                <w:rPr>
                  <w:rFonts w:ascii="Calibri" w:eastAsia="Times New Roman" w:hAnsi="Calibri" w:cs="Calibri"/>
                  <w:color w:val="000000"/>
                  <w:lang w:eastAsia="en-AU"/>
                </w:rPr>
                <w:t>Chainage 4079</w:t>
              </w:r>
            </w:ins>
          </w:p>
        </w:tc>
        <w:tc>
          <w:tcPr>
            <w:tcW w:w="764" w:type="pct"/>
            <w:noWrap/>
            <w:hideMark/>
          </w:tcPr>
          <w:p w:rsidR="00110C18" w:rsidRPr="0056388D" w:rsidRDefault="00110C18" w:rsidP="00063728">
            <w:pPr>
              <w:jc w:val="right"/>
              <w:rPr>
                <w:ins w:id="24009" w:author="KIM, Jason" w:date="2019-04-02T13:39:00Z"/>
                <w:rFonts w:ascii="Calibri" w:eastAsia="Times New Roman" w:hAnsi="Calibri" w:cs="Calibri"/>
                <w:color w:val="000000"/>
                <w:lang w:eastAsia="en-AU"/>
              </w:rPr>
            </w:pPr>
            <w:ins w:id="240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11" w:author="KIM, Jason" w:date="2019-04-02T13:39:00Z"/>
        </w:trPr>
        <w:tc>
          <w:tcPr>
            <w:tcW w:w="708" w:type="pct"/>
            <w:vMerge/>
            <w:hideMark/>
          </w:tcPr>
          <w:p w:rsidR="00110C18" w:rsidRPr="0056388D" w:rsidRDefault="00110C18" w:rsidP="00063728">
            <w:pPr>
              <w:rPr>
                <w:ins w:id="240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13" w:author="KIM, Jason" w:date="2019-04-02T13:39:00Z"/>
                <w:rFonts w:ascii="Calibri" w:eastAsia="Times New Roman" w:hAnsi="Calibri" w:cs="Calibri"/>
                <w:color w:val="000000"/>
                <w:lang w:eastAsia="en-AU"/>
              </w:rPr>
            </w:pPr>
            <w:ins w:id="24014"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15" w:author="KIM, Jason" w:date="2019-04-02T13:39:00Z"/>
                <w:rFonts w:ascii="Calibri" w:eastAsia="Times New Roman" w:hAnsi="Calibri" w:cs="Calibri"/>
                <w:color w:val="000000"/>
                <w:lang w:eastAsia="en-AU"/>
              </w:rPr>
            </w:pPr>
            <w:ins w:id="2401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17" w:author="KIM, Jason" w:date="2019-04-02T13:39:00Z"/>
                <w:rFonts w:ascii="Calibri" w:eastAsia="Times New Roman" w:hAnsi="Calibri" w:cs="Calibri"/>
                <w:color w:val="000000"/>
                <w:lang w:eastAsia="en-AU"/>
              </w:rPr>
            </w:pPr>
            <w:ins w:id="24018" w:author="KIM, Jason" w:date="2019-04-02T13:39:00Z">
              <w:r w:rsidRPr="0056388D">
                <w:rPr>
                  <w:rFonts w:ascii="Calibri" w:eastAsia="Times New Roman" w:hAnsi="Calibri" w:cs="Calibri"/>
                  <w:color w:val="000000"/>
                  <w:lang w:eastAsia="en-AU"/>
                </w:rPr>
                <w:t>LLS2293</w:t>
              </w:r>
            </w:ins>
          </w:p>
        </w:tc>
        <w:tc>
          <w:tcPr>
            <w:tcW w:w="933" w:type="pct"/>
            <w:noWrap/>
            <w:hideMark/>
          </w:tcPr>
          <w:p w:rsidR="00110C18" w:rsidRPr="0056388D" w:rsidRDefault="00110C18" w:rsidP="00063728">
            <w:pPr>
              <w:rPr>
                <w:ins w:id="24019" w:author="KIM, Jason" w:date="2019-04-02T13:39:00Z"/>
                <w:rFonts w:ascii="Calibri" w:eastAsia="Times New Roman" w:hAnsi="Calibri" w:cs="Calibri"/>
                <w:color w:val="000000"/>
                <w:lang w:eastAsia="en-AU"/>
              </w:rPr>
            </w:pPr>
            <w:ins w:id="240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21" w:author="KIM, Jason" w:date="2019-04-02T13:39:00Z"/>
                <w:rFonts w:ascii="Calibri" w:eastAsia="Times New Roman" w:hAnsi="Calibri" w:cs="Calibri"/>
                <w:color w:val="000000"/>
                <w:lang w:eastAsia="en-AU"/>
              </w:rPr>
            </w:pPr>
            <w:ins w:id="24022" w:author="KIM, Jason" w:date="2019-04-02T13:39:00Z">
              <w:r w:rsidRPr="0056388D">
                <w:rPr>
                  <w:rFonts w:ascii="Calibri" w:eastAsia="Times New Roman" w:hAnsi="Calibri" w:cs="Calibri"/>
                  <w:color w:val="000000"/>
                  <w:lang w:eastAsia="en-AU"/>
                </w:rPr>
                <w:t>Chainage 4089</w:t>
              </w:r>
            </w:ins>
          </w:p>
        </w:tc>
        <w:tc>
          <w:tcPr>
            <w:tcW w:w="764" w:type="pct"/>
            <w:noWrap/>
            <w:hideMark/>
          </w:tcPr>
          <w:p w:rsidR="00110C18" w:rsidRPr="0056388D" w:rsidRDefault="00110C18" w:rsidP="00063728">
            <w:pPr>
              <w:jc w:val="right"/>
              <w:rPr>
                <w:ins w:id="24023" w:author="KIM, Jason" w:date="2019-04-02T13:39:00Z"/>
                <w:rFonts w:ascii="Calibri" w:eastAsia="Times New Roman" w:hAnsi="Calibri" w:cs="Calibri"/>
                <w:color w:val="000000"/>
                <w:lang w:eastAsia="en-AU"/>
              </w:rPr>
            </w:pPr>
            <w:ins w:id="24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25" w:author="KIM, Jason" w:date="2019-04-02T13:39:00Z"/>
        </w:trPr>
        <w:tc>
          <w:tcPr>
            <w:tcW w:w="708" w:type="pct"/>
            <w:vMerge/>
            <w:hideMark/>
          </w:tcPr>
          <w:p w:rsidR="00110C18" w:rsidRPr="0056388D" w:rsidRDefault="00110C18" w:rsidP="00063728">
            <w:pPr>
              <w:rPr>
                <w:ins w:id="240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27" w:author="KIM, Jason" w:date="2019-04-02T13:39:00Z"/>
                <w:rFonts w:ascii="Calibri" w:eastAsia="Times New Roman" w:hAnsi="Calibri" w:cs="Calibri"/>
                <w:color w:val="000000"/>
                <w:lang w:eastAsia="en-AU"/>
              </w:rPr>
            </w:pPr>
            <w:ins w:id="24028"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29" w:author="KIM, Jason" w:date="2019-04-02T13:39:00Z"/>
                <w:rFonts w:ascii="Calibri" w:eastAsia="Times New Roman" w:hAnsi="Calibri" w:cs="Calibri"/>
                <w:color w:val="000000"/>
                <w:lang w:eastAsia="en-AU"/>
              </w:rPr>
            </w:pPr>
            <w:ins w:id="2403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31" w:author="KIM, Jason" w:date="2019-04-02T13:39:00Z"/>
                <w:rFonts w:ascii="Calibri" w:eastAsia="Times New Roman" w:hAnsi="Calibri" w:cs="Calibri"/>
                <w:color w:val="000000"/>
                <w:lang w:eastAsia="en-AU"/>
              </w:rPr>
            </w:pPr>
            <w:ins w:id="24032" w:author="KIM, Jason" w:date="2019-04-02T13:39:00Z">
              <w:r w:rsidRPr="0056388D">
                <w:rPr>
                  <w:rFonts w:ascii="Calibri" w:eastAsia="Times New Roman" w:hAnsi="Calibri" w:cs="Calibri"/>
                  <w:color w:val="000000"/>
                  <w:lang w:eastAsia="en-AU"/>
                </w:rPr>
                <w:t>LLS2294</w:t>
              </w:r>
            </w:ins>
          </w:p>
        </w:tc>
        <w:tc>
          <w:tcPr>
            <w:tcW w:w="933" w:type="pct"/>
            <w:noWrap/>
            <w:hideMark/>
          </w:tcPr>
          <w:p w:rsidR="00110C18" w:rsidRPr="0056388D" w:rsidRDefault="00110C18" w:rsidP="00063728">
            <w:pPr>
              <w:rPr>
                <w:ins w:id="24033" w:author="KIM, Jason" w:date="2019-04-02T13:39:00Z"/>
                <w:rFonts w:ascii="Calibri" w:eastAsia="Times New Roman" w:hAnsi="Calibri" w:cs="Calibri"/>
                <w:color w:val="000000"/>
                <w:lang w:eastAsia="en-AU"/>
              </w:rPr>
            </w:pPr>
            <w:ins w:id="240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35" w:author="KIM, Jason" w:date="2019-04-02T13:39:00Z"/>
                <w:rFonts w:ascii="Calibri" w:eastAsia="Times New Roman" w:hAnsi="Calibri" w:cs="Calibri"/>
                <w:color w:val="000000"/>
                <w:lang w:eastAsia="en-AU"/>
              </w:rPr>
            </w:pPr>
            <w:ins w:id="24036" w:author="KIM, Jason" w:date="2019-04-02T13:39:00Z">
              <w:r w:rsidRPr="0056388D">
                <w:rPr>
                  <w:rFonts w:ascii="Calibri" w:eastAsia="Times New Roman" w:hAnsi="Calibri" w:cs="Calibri"/>
                  <w:color w:val="000000"/>
                  <w:lang w:eastAsia="en-AU"/>
                </w:rPr>
                <w:t>Chainage 4098</w:t>
              </w:r>
            </w:ins>
          </w:p>
        </w:tc>
        <w:tc>
          <w:tcPr>
            <w:tcW w:w="764" w:type="pct"/>
            <w:noWrap/>
            <w:hideMark/>
          </w:tcPr>
          <w:p w:rsidR="00110C18" w:rsidRPr="0056388D" w:rsidRDefault="00110C18" w:rsidP="00063728">
            <w:pPr>
              <w:jc w:val="right"/>
              <w:rPr>
                <w:ins w:id="24037" w:author="KIM, Jason" w:date="2019-04-02T13:39:00Z"/>
                <w:rFonts w:ascii="Calibri" w:eastAsia="Times New Roman" w:hAnsi="Calibri" w:cs="Calibri"/>
                <w:color w:val="000000"/>
                <w:lang w:eastAsia="en-AU"/>
              </w:rPr>
            </w:pPr>
            <w:ins w:id="24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39" w:author="KIM, Jason" w:date="2019-04-02T13:39:00Z"/>
        </w:trPr>
        <w:tc>
          <w:tcPr>
            <w:tcW w:w="708" w:type="pct"/>
            <w:vMerge/>
            <w:hideMark/>
          </w:tcPr>
          <w:p w:rsidR="00110C18" w:rsidRPr="0056388D" w:rsidRDefault="00110C18" w:rsidP="00063728">
            <w:pPr>
              <w:rPr>
                <w:ins w:id="240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41" w:author="KIM, Jason" w:date="2019-04-02T13:39:00Z"/>
                <w:rFonts w:ascii="Calibri" w:eastAsia="Times New Roman" w:hAnsi="Calibri" w:cs="Calibri"/>
                <w:color w:val="000000"/>
                <w:lang w:eastAsia="en-AU"/>
              </w:rPr>
            </w:pPr>
            <w:ins w:id="24042"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43" w:author="KIM, Jason" w:date="2019-04-02T13:39:00Z"/>
                <w:rFonts w:ascii="Calibri" w:eastAsia="Times New Roman" w:hAnsi="Calibri" w:cs="Calibri"/>
                <w:color w:val="000000"/>
                <w:lang w:eastAsia="en-AU"/>
              </w:rPr>
            </w:pPr>
            <w:ins w:id="2404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45" w:author="KIM, Jason" w:date="2019-04-02T13:39:00Z"/>
                <w:rFonts w:ascii="Calibri" w:eastAsia="Times New Roman" w:hAnsi="Calibri" w:cs="Calibri"/>
                <w:color w:val="000000"/>
                <w:lang w:eastAsia="en-AU"/>
              </w:rPr>
            </w:pPr>
            <w:ins w:id="24046" w:author="KIM, Jason" w:date="2019-04-02T13:39:00Z">
              <w:r w:rsidRPr="0056388D">
                <w:rPr>
                  <w:rFonts w:ascii="Calibri" w:eastAsia="Times New Roman" w:hAnsi="Calibri" w:cs="Calibri"/>
                  <w:color w:val="000000"/>
                  <w:lang w:eastAsia="en-AU"/>
                </w:rPr>
                <w:t>LLS2295</w:t>
              </w:r>
            </w:ins>
          </w:p>
        </w:tc>
        <w:tc>
          <w:tcPr>
            <w:tcW w:w="933" w:type="pct"/>
            <w:noWrap/>
            <w:hideMark/>
          </w:tcPr>
          <w:p w:rsidR="00110C18" w:rsidRPr="0056388D" w:rsidRDefault="00110C18" w:rsidP="00063728">
            <w:pPr>
              <w:rPr>
                <w:ins w:id="24047" w:author="KIM, Jason" w:date="2019-04-02T13:39:00Z"/>
                <w:rFonts w:ascii="Calibri" w:eastAsia="Times New Roman" w:hAnsi="Calibri" w:cs="Calibri"/>
                <w:color w:val="000000"/>
                <w:lang w:eastAsia="en-AU"/>
              </w:rPr>
            </w:pPr>
            <w:ins w:id="240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49" w:author="KIM, Jason" w:date="2019-04-02T13:39:00Z"/>
                <w:rFonts w:ascii="Calibri" w:eastAsia="Times New Roman" w:hAnsi="Calibri" w:cs="Calibri"/>
                <w:color w:val="000000"/>
                <w:lang w:eastAsia="en-AU"/>
              </w:rPr>
            </w:pPr>
            <w:ins w:id="24050" w:author="KIM, Jason" w:date="2019-04-02T13:39:00Z">
              <w:r w:rsidRPr="0056388D">
                <w:rPr>
                  <w:rFonts w:ascii="Calibri" w:eastAsia="Times New Roman" w:hAnsi="Calibri" w:cs="Calibri"/>
                  <w:color w:val="000000"/>
                  <w:lang w:eastAsia="en-AU"/>
                </w:rPr>
                <w:t>Chainage 4108</w:t>
              </w:r>
            </w:ins>
          </w:p>
        </w:tc>
        <w:tc>
          <w:tcPr>
            <w:tcW w:w="764" w:type="pct"/>
            <w:noWrap/>
            <w:hideMark/>
          </w:tcPr>
          <w:p w:rsidR="00110C18" w:rsidRPr="0056388D" w:rsidRDefault="00110C18" w:rsidP="00063728">
            <w:pPr>
              <w:jc w:val="right"/>
              <w:rPr>
                <w:ins w:id="24051" w:author="KIM, Jason" w:date="2019-04-02T13:39:00Z"/>
                <w:rFonts w:ascii="Calibri" w:eastAsia="Times New Roman" w:hAnsi="Calibri" w:cs="Calibri"/>
                <w:color w:val="000000"/>
                <w:lang w:eastAsia="en-AU"/>
              </w:rPr>
            </w:pPr>
            <w:ins w:id="240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53" w:author="KIM, Jason" w:date="2019-04-02T13:39:00Z"/>
        </w:trPr>
        <w:tc>
          <w:tcPr>
            <w:tcW w:w="708" w:type="pct"/>
            <w:vMerge/>
            <w:hideMark/>
          </w:tcPr>
          <w:p w:rsidR="00110C18" w:rsidRPr="0056388D" w:rsidRDefault="00110C18" w:rsidP="00063728">
            <w:pPr>
              <w:rPr>
                <w:ins w:id="240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55" w:author="KIM, Jason" w:date="2019-04-02T13:39:00Z"/>
                <w:rFonts w:ascii="Calibri" w:eastAsia="Times New Roman" w:hAnsi="Calibri" w:cs="Calibri"/>
                <w:color w:val="000000"/>
                <w:lang w:eastAsia="en-AU"/>
              </w:rPr>
            </w:pPr>
            <w:ins w:id="24056"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57" w:author="KIM, Jason" w:date="2019-04-02T13:39:00Z"/>
                <w:rFonts w:ascii="Calibri" w:eastAsia="Times New Roman" w:hAnsi="Calibri" w:cs="Calibri"/>
                <w:color w:val="000000"/>
                <w:lang w:eastAsia="en-AU"/>
              </w:rPr>
            </w:pPr>
            <w:ins w:id="2405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59" w:author="KIM, Jason" w:date="2019-04-02T13:39:00Z"/>
                <w:rFonts w:ascii="Calibri" w:eastAsia="Times New Roman" w:hAnsi="Calibri" w:cs="Calibri"/>
                <w:color w:val="000000"/>
                <w:lang w:eastAsia="en-AU"/>
              </w:rPr>
            </w:pPr>
            <w:ins w:id="24060" w:author="KIM, Jason" w:date="2019-04-02T13:39:00Z">
              <w:r w:rsidRPr="0056388D">
                <w:rPr>
                  <w:rFonts w:ascii="Calibri" w:eastAsia="Times New Roman" w:hAnsi="Calibri" w:cs="Calibri"/>
                  <w:color w:val="000000"/>
                  <w:lang w:eastAsia="en-AU"/>
                </w:rPr>
                <w:t>LLS2296</w:t>
              </w:r>
            </w:ins>
          </w:p>
        </w:tc>
        <w:tc>
          <w:tcPr>
            <w:tcW w:w="933" w:type="pct"/>
            <w:noWrap/>
            <w:hideMark/>
          </w:tcPr>
          <w:p w:rsidR="00110C18" w:rsidRPr="0056388D" w:rsidRDefault="00110C18" w:rsidP="00063728">
            <w:pPr>
              <w:rPr>
                <w:ins w:id="24061" w:author="KIM, Jason" w:date="2019-04-02T13:39:00Z"/>
                <w:rFonts w:ascii="Calibri" w:eastAsia="Times New Roman" w:hAnsi="Calibri" w:cs="Calibri"/>
                <w:color w:val="000000"/>
                <w:lang w:eastAsia="en-AU"/>
              </w:rPr>
            </w:pPr>
            <w:ins w:id="240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63" w:author="KIM, Jason" w:date="2019-04-02T13:39:00Z"/>
                <w:rFonts w:ascii="Calibri" w:eastAsia="Times New Roman" w:hAnsi="Calibri" w:cs="Calibri"/>
                <w:color w:val="000000"/>
                <w:lang w:eastAsia="en-AU"/>
              </w:rPr>
            </w:pPr>
            <w:ins w:id="24064" w:author="KIM, Jason" w:date="2019-04-02T13:39:00Z">
              <w:r w:rsidRPr="0056388D">
                <w:rPr>
                  <w:rFonts w:ascii="Calibri" w:eastAsia="Times New Roman" w:hAnsi="Calibri" w:cs="Calibri"/>
                  <w:color w:val="000000"/>
                  <w:lang w:eastAsia="en-AU"/>
                </w:rPr>
                <w:t>Chainage 4118</w:t>
              </w:r>
            </w:ins>
          </w:p>
        </w:tc>
        <w:tc>
          <w:tcPr>
            <w:tcW w:w="764" w:type="pct"/>
            <w:noWrap/>
            <w:hideMark/>
          </w:tcPr>
          <w:p w:rsidR="00110C18" w:rsidRPr="0056388D" w:rsidRDefault="00110C18" w:rsidP="00063728">
            <w:pPr>
              <w:jc w:val="right"/>
              <w:rPr>
                <w:ins w:id="24065" w:author="KIM, Jason" w:date="2019-04-02T13:39:00Z"/>
                <w:rFonts w:ascii="Calibri" w:eastAsia="Times New Roman" w:hAnsi="Calibri" w:cs="Calibri"/>
                <w:color w:val="000000"/>
                <w:lang w:eastAsia="en-AU"/>
              </w:rPr>
            </w:pPr>
            <w:ins w:id="240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67" w:author="KIM, Jason" w:date="2019-04-02T13:39:00Z"/>
        </w:trPr>
        <w:tc>
          <w:tcPr>
            <w:tcW w:w="708" w:type="pct"/>
            <w:vMerge/>
            <w:hideMark/>
          </w:tcPr>
          <w:p w:rsidR="00110C18" w:rsidRPr="0056388D" w:rsidRDefault="00110C18" w:rsidP="00063728">
            <w:pPr>
              <w:rPr>
                <w:ins w:id="240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69" w:author="KIM, Jason" w:date="2019-04-02T13:39:00Z"/>
                <w:rFonts w:ascii="Calibri" w:eastAsia="Times New Roman" w:hAnsi="Calibri" w:cs="Calibri"/>
                <w:color w:val="000000"/>
                <w:lang w:eastAsia="en-AU"/>
              </w:rPr>
            </w:pPr>
            <w:ins w:id="24070"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71" w:author="KIM, Jason" w:date="2019-04-02T13:39:00Z"/>
                <w:rFonts w:ascii="Calibri" w:eastAsia="Times New Roman" w:hAnsi="Calibri" w:cs="Calibri"/>
                <w:color w:val="000000"/>
                <w:lang w:eastAsia="en-AU"/>
              </w:rPr>
            </w:pPr>
            <w:ins w:id="2407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73" w:author="KIM, Jason" w:date="2019-04-02T13:39:00Z"/>
                <w:rFonts w:ascii="Calibri" w:eastAsia="Times New Roman" w:hAnsi="Calibri" w:cs="Calibri"/>
                <w:color w:val="000000"/>
                <w:lang w:eastAsia="en-AU"/>
              </w:rPr>
            </w:pPr>
            <w:ins w:id="24074" w:author="KIM, Jason" w:date="2019-04-02T13:39:00Z">
              <w:r w:rsidRPr="0056388D">
                <w:rPr>
                  <w:rFonts w:ascii="Calibri" w:eastAsia="Times New Roman" w:hAnsi="Calibri" w:cs="Calibri"/>
                  <w:color w:val="000000"/>
                  <w:lang w:eastAsia="en-AU"/>
                </w:rPr>
                <w:t>LLS2297</w:t>
              </w:r>
            </w:ins>
          </w:p>
        </w:tc>
        <w:tc>
          <w:tcPr>
            <w:tcW w:w="933" w:type="pct"/>
            <w:noWrap/>
            <w:hideMark/>
          </w:tcPr>
          <w:p w:rsidR="00110C18" w:rsidRPr="0056388D" w:rsidRDefault="00110C18" w:rsidP="00063728">
            <w:pPr>
              <w:rPr>
                <w:ins w:id="24075" w:author="KIM, Jason" w:date="2019-04-02T13:39:00Z"/>
                <w:rFonts w:ascii="Calibri" w:eastAsia="Times New Roman" w:hAnsi="Calibri" w:cs="Calibri"/>
                <w:color w:val="000000"/>
                <w:lang w:eastAsia="en-AU"/>
              </w:rPr>
            </w:pPr>
            <w:ins w:id="240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77" w:author="KIM, Jason" w:date="2019-04-02T13:39:00Z"/>
                <w:rFonts w:ascii="Calibri" w:eastAsia="Times New Roman" w:hAnsi="Calibri" w:cs="Calibri"/>
                <w:color w:val="000000"/>
                <w:lang w:eastAsia="en-AU"/>
              </w:rPr>
            </w:pPr>
            <w:ins w:id="24078" w:author="KIM, Jason" w:date="2019-04-02T13:39:00Z">
              <w:r w:rsidRPr="0056388D">
                <w:rPr>
                  <w:rFonts w:ascii="Calibri" w:eastAsia="Times New Roman" w:hAnsi="Calibri" w:cs="Calibri"/>
                  <w:color w:val="000000"/>
                  <w:lang w:eastAsia="en-AU"/>
                </w:rPr>
                <w:t>Chainage 4128</w:t>
              </w:r>
            </w:ins>
          </w:p>
        </w:tc>
        <w:tc>
          <w:tcPr>
            <w:tcW w:w="764" w:type="pct"/>
            <w:noWrap/>
            <w:hideMark/>
          </w:tcPr>
          <w:p w:rsidR="00110C18" w:rsidRPr="0056388D" w:rsidRDefault="00110C18" w:rsidP="00063728">
            <w:pPr>
              <w:jc w:val="right"/>
              <w:rPr>
                <w:ins w:id="24079" w:author="KIM, Jason" w:date="2019-04-02T13:39:00Z"/>
                <w:rFonts w:ascii="Calibri" w:eastAsia="Times New Roman" w:hAnsi="Calibri" w:cs="Calibri"/>
                <w:color w:val="000000"/>
                <w:lang w:eastAsia="en-AU"/>
              </w:rPr>
            </w:pPr>
            <w:ins w:id="24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81" w:author="KIM, Jason" w:date="2019-04-02T13:39:00Z"/>
        </w:trPr>
        <w:tc>
          <w:tcPr>
            <w:tcW w:w="708" w:type="pct"/>
            <w:vMerge/>
            <w:hideMark/>
          </w:tcPr>
          <w:p w:rsidR="00110C18" w:rsidRPr="0056388D" w:rsidRDefault="00110C18" w:rsidP="00063728">
            <w:pPr>
              <w:rPr>
                <w:ins w:id="24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83" w:author="KIM, Jason" w:date="2019-04-02T13:39:00Z"/>
                <w:rFonts w:ascii="Calibri" w:eastAsia="Times New Roman" w:hAnsi="Calibri" w:cs="Calibri"/>
                <w:color w:val="000000"/>
                <w:lang w:eastAsia="en-AU"/>
              </w:rPr>
            </w:pPr>
            <w:ins w:id="24084"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85" w:author="KIM, Jason" w:date="2019-04-02T13:39:00Z"/>
                <w:rFonts w:ascii="Calibri" w:eastAsia="Times New Roman" w:hAnsi="Calibri" w:cs="Calibri"/>
                <w:color w:val="000000"/>
                <w:lang w:eastAsia="en-AU"/>
              </w:rPr>
            </w:pPr>
            <w:ins w:id="2408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87" w:author="KIM, Jason" w:date="2019-04-02T13:39:00Z"/>
                <w:rFonts w:ascii="Calibri" w:eastAsia="Times New Roman" w:hAnsi="Calibri" w:cs="Calibri"/>
                <w:color w:val="000000"/>
                <w:lang w:eastAsia="en-AU"/>
              </w:rPr>
            </w:pPr>
            <w:ins w:id="24088" w:author="KIM, Jason" w:date="2019-04-02T13:39:00Z">
              <w:r w:rsidRPr="0056388D">
                <w:rPr>
                  <w:rFonts w:ascii="Calibri" w:eastAsia="Times New Roman" w:hAnsi="Calibri" w:cs="Calibri"/>
                  <w:color w:val="000000"/>
                  <w:lang w:eastAsia="en-AU"/>
                </w:rPr>
                <w:t>LLS2298</w:t>
              </w:r>
            </w:ins>
          </w:p>
        </w:tc>
        <w:tc>
          <w:tcPr>
            <w:tcW w:w="933" w:type="pct"/>
            <w:noWrap/>
            <w:hideMark/>
          </w:tcPr>
          <w:p w:rsidR="00110C18" w:rsidRPr="0056388D" w:rsidRDefault="00110C18" w:rsidP="00063728">
            <w:pPr>
              <w:rPr>
                <w:ins w:id="24089" w:author="KIM, Jason" w:date="2019-04-02T13:39:00Z"/>
                <w:rFonts w:ascii="Calibri" w:eastAsia="Times New Roman" w:hAnsi="Calibri" w:cs="Calibri"/>
                <w:color w:val="000000"/>
                <w:lang w:eastAsia="en-AU"/>
              </w:rPr>
            </w:pPr>
            <w:ins w:id="240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91" w:author="KIM, Jason" w:date="2019-04-02T13:39:00Z"/>
                <w:rFonts w:ascii="Calibri" w:eastAsia="Times New Roman" w:hAnsi="Calibri" w:cs="Calibri"/>
                <w:color w:val="000000"/>
                <w:lang w:eastAsia="en-AU"/>
              </w:rPr>
            </w:pPr>
            <w:ins w:id="24092" w:author="KIM, Jason" w:date="2019-04-02T13:39:00Z">
              <w:r w:rsidRPr="0056388D">
                <w:rPr>
                  <w:rFonts w:ascii="Calibri" w:eastAsia="Times New Roman" w:hAnsi="Calibri" w:cs="Calibri"/>
                  <w:color w:val="000000"/>
                  <w:lang w:eastAsia="en-AU"/>
                </w:rPr>
                <w:t>Chainage 4137</w:t>
              </w:r>
            </w:ins>
          </w:p>
        </w:tc>
        <w:tc>
          <w:tcPr>
            <w:tcW w:w="764" w:type="pct"/>
            <w:noWrap/>
            <w:hideMark/>
          </w:tcPr>
          <w:p w:rsidR="00110C18" w:rsidRPr="0056388D" w:rsidRDefault="00110C18" w:rsidP="00063728">
            <w:pPr>
              <w:jc w:val="right"/>
              <w:rPr>
                <w:ins w:id="24093" w:author="KIM, Jason" w:date="2019-04-02T13:39:00Z"/>
                <w:rFonts w:ascii="Calibri" w:eastAsia="Times New Roman" w:hAnsi="Calibri" w:cs="Calibri"/>
                <w:color w:val="000000"/>
                <w:lang w:eastAsia="en-AU"/>
              </w:rPr>
            </w:pPr>
            <w:ins w:id="24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95" w:author="KIM, Jason" w:date="2019-04-02T13:39:00Z"/>
        </w:trPr>
        <w:tc>
          <w:tcPr>
            <w:tcW w:w="708" w:type="pct"/>
            <w:vMerge/>
            <w:hideMark/>
          </w:tcPr>
          <w:p w:rsidR="00110C18" w:rsidRPr="0056388D" w:rsidRDefault="00110C18" w:rsidP="00063728">
            <w:pPr>
              <w:rPr>
                <w:ins w:id="240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97" w:author="KIM, Jason" w:date="2019-04-02T13:39:00Z"/>
                <w:rFonts w:ascii="Calibri" w:eastAsia="Times New Roman" w:hAnsi="Calibri" w:cs="Calibri"/>
                <w:color w:val="000000"/>
                <w:lang w:eastAsia="en-AU"/>
              </w:rPr>
            </w:pPr>
            <w:ins w:id="24098"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99" w:author="KIM, Jason" w:date="2019-04-02T13:39:00Z"/>
                <w:rFonts w:ascii="Calibri" w:eastAsia="Times New Roman" w:hAnsi="Calibri" w:cs="Calibri"/>
                <w:color w:val="000000"/>
                <w:lang w:eastAsia="en-AU"/>
              </w:rPr>
            </w:pPr>
            <w:ins w:id="2410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01" w:author="KIM, Jason" w:date="2019-04-02T13:39:00Z"/>
                <w:rFonts w:ascii="Calibri" w:eastAsia="Times New Roman" w:hAnsi="Calibri" w:cs="Calibri"/>
                <w:color w:val="000000"/>
                <w:lang w:eastAsia="en-AU"/>
              </w:rPr>
            </w:pPr>
            <w:ins w:id="24102" w:author="KIM, Jason" w:date="2019-04-02T13:39:00Z">
              <w:r w:rsidRPr="0056388D">
                <w:rPr>
                  <w:rFonts w:ascii="Calibri" w:eastAsia="Times New Roman" w:hAnsi="Calibri" w:cs="Calibri"/>
                  <w:color w:val="000000"/>
                  <w:lang w:eastAsia="en-AU"/>
                </w:rPr>
                <w:t>LLS2299</w:t>
              </w:r>
            </w:ins>
          </w:p>
        </w:tc>
        <w:tc>
          <w:tcPr>
            <w:tcW w:w="933" w:type="pct"/>
            <w:noWrap/>
            <w:hideMark/>
          </w:tcPr>
          <w:p w:rsidR="00110C18" w:rsidRPr="0056388D" w:rsidRDefault="00110C18" w:rsidP="00063728">
            <w:pPr>
              <w:rPr>
                <w:ins w:id="24103" w:author="KIM, Jason" w:date="2019-04-02T13:39:00Z"/>
                <w:rFonts w:ascii="Calibri" w:eastAsia="Times New Roman" w:hAnsi="Calibri" w:cs="Calibri"/>
                <w:color w:val="000000"/>
                <w:lang w:eastAsia="en-AU"/>
              </w:rPr>
            </w:pPr>
            <w:ins w:id="241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105" w:author="KIM, Jason" w:date="2019-04-02T13:39:00Z"/>
                <w:rFonts w:ascii="Calibri" w:eastAsia="Times New Roman" w:hAnsi="Calibri" w:cs="Calibri"/>
                <w:color w:val="000000"/>
                <w:lang w:eastAsia="en-AU"/>
              </w:rPr>
            </w:pPr>
            <w:ins w:id="24106" w:author="KIM, Jason" w:date="2019-04-02T13:39:00Z">
              <w:r w:rsidRPr="0056388D">
                <w:rPr>
                  <w:rFonts w:ascii="Calibri" w:eastAsia="Times New Roman" w:hAnsi="Calibri" w:cs="Calibri"/>
                  <w:color w:val="000000"/>
                  <w:lang w:eastAsia="en-AU"/>
                </w:rPr>
                <w:t>Chainage 4147</w:t>
              </w:r>
            </w:ins>
          </w:p>
        </w:tc>
        <w:tc>
          <w:tcPr>
            <w:tcW w:w="764" w:type="pct"/>
            <w:noWrap/>
            <w:hideMark/>
          </w:tcPr>
          <w:p w:rsidR="00110C18" w:rsidRPr="0056388D" w:rsidRDefault="00110C18" w:rsidP="00063728">
            <w:pPr>
              <w:jc w:val="right"/>
              <w:rPr>
                <w:ins w:id="24107" w:author="KIM, Jason" w:date="2019-04-02T13:39:00Z"/>
                <w:rFonts w:ascii="Calibri" w:eastAsia="Times New Roman" w:hAnsi="Calibri" w:cs="Calibri"/>
                <w:color w:val="000000"/>
                <w:lang w:eastAsia="en-AU"/>
              </w:rPr>
            </w:pPr>
            <w:ins w:id="24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09" w:author="KIM, Jason" w:date="2019-04-02T13:39:00Z"/>
        </w:trPr>
        <w:tc>
          <w:tcPr>
            <w:tcW w:w="708" w:type="pct"/>
            <w:vMerge w:val="restart"/>
            <w:noWrap/>
            <w:hideMark/>
          </w:tcPr>
          <w:p w:rsidR="00110C18" w:rsidRPr="0056388D" w:rsidRDefault="00110C18" w:rsidP="00063728">
            <w:pPr>
              <w:rPr>
                <w:ins w:id="24110" w:author="KIM, Jason" w:date="2019-04-02T13:39:00Z"/>
                <w:rFonts w:ascii="Calibri" w:eastAsia="Times New Roman" w:hAnsi="Calibri" w:cs="Calibri"/>
                <w:color w:val="000000"/>
                <w:lang w:eastAsia="en-AU"/>
              </w:rPr>
            </w:pPr>
            <w:ins w:id="24111" w:author="KIM, Jason" w:date="2019-04-02T13:39:00Z">
              <w:r w:rsidRPr="0056388D">
                <w:rPr>
                  <w:rFonts w:ascii="Calibri" w:eastAsia="Times New Roman" w:hAnsi="Calibri" w:cs="Calibri"/>
                  <w:color w:val="000000"/>
                  <w:lang w:eastAsia="en-AU"/>
                </w:rPr>
                <w:t>LLE30K51</w:t>
              </w:r>
            </w:ins>
          </w:p>
        </w:tc>
        <w:tc>
          <w:tcPr>
            <w:tcW w:w="605" w:type="pct"/>
            <w:noWrap/>
            <w:hideMark/>
          </w:tcPr>
          <w:p w:rsidR="00110C18" w:rsidRPr="0056388D" w:rsidRDefault="00110C18" w:rsidP="00063728">
            <w:pPr>
              <w:rPr>
                <w:ins w:id="24112" w:author="KIM, Jason" w:date="2019-04-02T13:39:00Z"/>
                <w:rFonts w:ascii="Calibri" w:eastAsia="Times New Roman" w:hAnsi="Calibri" w:cs="Calibri"/>
                <w:color w:val="000000"/>
                <w:lang w:eastAsia="en-AU"/>
              </w:rPr>
            </w:pPr>
            <w:ins w:id="24113"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14" w:author="KIM, Jason" w:date="2019-04-02T13:39:00Z"/>
                <w:rFonts w:ascii="Calibri" w:eastAsia="Times New Roman" w:hAnsi="Calibri" w:cs="Calibri"/>
                <w:color w:val="000000"/>
                <w:lang w:eastAsia="en-AU"/>
              </w:rPr>
            </w:pPr>
            <w:ins w:id="2411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16" w:author="KIM, Jason" w:date="2019-04-02T13:39:00Z"/>
                <w:rFonts w:ascii="Calibri" w:eastAsia="Times New Roman" w:hAnsi="Calibri" w:cs="Calibri"/>
                <w:color w:val="000000"/>
                <w:lang w:eastAsia="en-AU"/>
              </w:rPr>
            </w:pPr>
            <w:ins w:id="24117" w:author="KIM, Jason" w:date="2019-04-02T13:39:00Z">
              <w:r w:rsidRPr="0056388D">
                <w:rPr>
                  <w:rFonts w:ascii="Calibri" w:eastAsia="Times New Roman" w:hAnsi="Calibri" w:cs="Calibri"/>
                  <w:color w:val="000000"/>
                  <w:lang w:eastAsia="en-AU"/>
                </w:rPr>
                <w:t>LLN1298</w:t>
              </w:r>
            </w:ins>
          </w:p>
        </w:tc>
        <w:tc>
          <w:tcPr>
            <w:tcW w:w="933" w:type="pct"/>
            <w:noWrap/>
            <w:hideMark/>
          </w:tcPr>
          <w:p w:rsidR="00110C18" w:rsidRPr="0056388D" w:rsidRDefault="00110C18" w:rsidP="00063728">
            <w:pPr>
              <w:rPr>
                <w:ins w:id="24118" w:author="KIM, Jason" w:date="2019-04-02T13:39:00Z"/>
                <w:rFonts w:ascii="Calibri" w:eastAsia="Times New Roman" w:hAnsi="Calibri" w:cs="Calibri"/>
                <w:color w:val="000000"/>
                <w:lang w:eastAsia="en-AU"/>
              </w:rPr>
            </w:pPr>
            <w:ins w:id="241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20" w:author="KIM, Jason" w:date="2019-04-02T13:39:00Z"/>
                <w:rFonts w:ascii="Calibri" w:eastAsia="Times New Roman" w:hAnsi="Calibri" w:cs="Calibri"/>
                <w:color w:val="000000"/>
                <w:lang w:eastAsia="en-AU"/>
              </w:rPr>
            </w:pPr>
            <w:ins w:id="24121" w:author="KIM, Jason" w:date="2019-04-02T13:39:00Z">
              <w:r w:rsidRPr="0056388D">
                <w:rPr>
                  <w:rFonts w:ascii="Calibri" w:eastAsia="Times New Roman" w:hAnsi="Calibri" w:cs="Calibri"/>
                  <w:color w:val="000000"/>
                  <w:lang w:eastAsia="en-AU"/>
                </w:rPr>
                <w:t>Chainage 4425</w:t>
              </w:r>
            </w:ins>
          </w:p>
        </w:tc>
        <w:tc>
          <w:tcPr>
            <w:tcW w:w="764" w:type="pct"/>
            <w:noWrap/>
            <w:hideMark/>
          </w:tcPr>
          <w:p w:rsidR="00110C18" w:rsidRPr="0056388D" w:rsidRDefault="00110C18" w:rsidP="00063728">
            <w:pPr>
              <w:jc w:val="right"/>
              <w:rPr>
                <w:ins w:id="24122" w:author="KIM, Jason" w:date="2019-04-02T13:39:00Z"/>
                <w:rFonts w:ascii="Calibri" w:eastAsia="Times New Roman" w:hAnsi="Calibri" w:cs="Calibri"/>
                <w:color w:val="000000"/>
                <w:lang w:eastAsia="en-AU"/>
              </w:rPr>
            </w:pPr>
            <w:ins w:id="24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24" w:author="KIM, Jason" w:date="2019-04-02T13:39:00Z"/>
        </w:trPr>
        <w:tc>
          <w:tcPr>
            <w:tcW w:w="708" w:type="pct"/>
            <w:vMerge/>
            <w:hideMark/>
          </w:tcPr>
          <w:p w:rsidR="00110C18" w:rsidRPr="0056388D" w:rsidRDefault="00110C18" w:rsidP="00063728">
            <w:pPr>
              <w:rPr>
                <w:ins w:id="241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26" w:author="KIM, Jason" w:date="2019-04-02T13:39:00Z"/>
                <w:rFonts w:ascii="Calibri" w:eastAsia="Times New Roman" w:hAnsi="Calibri" w:cs="Calibri"/>
                <w:color w:val="000000"/>
                <w:lang w:eastAsia="en-AU"/>
              </w:rPr>
            </w:pPr>
            <w:ins w:id="24127"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28" w:author="KIM, Jason" w:date="2019-04-02T13:39:00Z"/>
                <w:rFonts w:ascii="Calibri" w:eastAsia="Times New Roman" w:hAnsi="Calibri" w:cs="Calibri"/>
                <w:color w:val="000000"/>
                <w:lang w:eastAsia="en-AU"/>
              </w:rPr>
            </w:pPr>
            <w:ins w:id="2412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30" w:author="KIM, Jason" w:date="2019-04-02T13:39:00Z"/>
                <w:rFonts w:ascii="Calibri" w:eastAsia="Times New Roman" w:hAnsi="Calibri" w:cs="Calibri"/>
                <w:color w:val="000000"/>
                <w:lang w:eastAsia="en-AU"/>
              </w:rPr>
            </w:pPr>
            <w:ins w:id="24131" w:author="KIM, Jason" w:date="2019-04-02T13:39:00Z">
              <w:r w:rsidRPr="0056388D">
                <w:rPr>
                  <w:rFonts w:ascii="Calibri" w:eastAsia="Times New Roman" w:hAnsi="Calibri" w:cs="Calibri"/>
                  <w:color w:val="000000"/>
                  <w:lang w:eastAsia="en-AU"/>
                </w:rPr>
                <w:t>LLN1299</w:t>
              </w:r>
            </w:ins>
          </w:p>
        </w:tc>
        <w:tc>
          <w:tcPr>
            <w:tcW w:w="933" w:type="pct"/>
            <w:noWrap/>
            <w:hideMark/>
          </w:tcPr>
          <w:p w:rsidR="00110C18" w:rsidRPr="0056388D" w:rsidRDefault="00110C18" w:rsidP="00063728">
            <w:pPr>
              <w:rPr>
                <w:ins w:id="24132" w:author="KIM, Jason" w:date="2019-04-02T13:39:00Z"/>
                <w:rFonts w:ascii="Calibri" w:eastAsia="Times New Roman" w:hAnsi="Calibri" w:cs="Calibri"/>
                <w:color w:val="000000"/>
                <w:lang w:eastAsia="en-AU"/>
              </w:rPr>
            </w:pPr>
            <w:ins w:id="241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34" w:author="KIM, Jason" w:date="2019-04-02T13:39:00Z"/>
                <w:rFonts w:ascii="Calibri" w:eastAsia="Times New Roman" w:hAnsi="Calibri" w:cs="Calibri"/>
                <w:color w:val="000000"/>
                <w:lang w:eastAsia="en-AU"/>
              </w:rPr>
            </w:pPr>
            <w:ins w:id="24135" w:author="KIM, Jason" w:date="2019-04-02T13:39:00Z">
              <w:r w:rsidRPr="0056388D">
                <w:rPr>
                  <w:rFonts w:ascii="Calibri" w:eastAsia="Times New Roman" w:hAnsi="Calibri" w:cs="Calibri"/>
                  <w:color w:val="000000"/>
                  <w:lang w:eastAsia="en-AU"/>
                </w:rPr>
                <w:t>Chainage 4434</w:t>
              </w:r>
            </w:ins>
          </w:p>
        </w:tc>
        <w:tc>
          <w:tcPr>
            <w:tcW w:w="764" w:type="pct"/>
            <w:noWrap/>
            <w:hideMark/>
          </w:tcPr>
          <w:p w:rsidR="00110C18" w:rsidRPr="0056388D" w:rsidRDefault="00110C18" w:rsidP="00063728">
            <w:pPr>
              <w:jc w:val="right"/>
              <w:rPr>
                <w:ins w:id="24136" w:author="KIM, Jason" w:date="2019-04-02T13:39:00Z"/>
                <w:rFonts w:ascii="Calibri" w:eastAsia="Times New Roman" w:hAnsi="Calibri" w:cs="Calibri"/>
                <w:color w:val="000000"/>
                <w:lang w:eastAsia="en-AU"/>
              </w:rPr>
            </w:pPr>
            <w:ins w:id="241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38" w:author="KIM, Jason" w:date="2019-04-02T13:39:00Z"/>
        </w:trPr>
        <w:tc>
          <w:tcPr>
            <w:tcW w:w="708" w:type="pct"/>
            <w:vMerge/>
            <w:hideMark/>
          </w:tcPr>
          <w:p w:rsidR="00110C18" w:rsidRPr="0056388D" w:rsidRDefault="00110C18" w:rsidP="00063728">
            <w:pPr>
              <w:rPr>
                <w:ins w:id="241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40" w:author="KIM, Jason" w:date="2019-04-02T13:39:00Z"/>
                <w:rFonts w:ascii="Calibri" w:eastAsia="Times New Roman" w:hAnsi="Calibri" w:cs="Calibri"/>
                <w:color w:val="000000"/>
                <w:lang w:eastAsia="en-AU"/>
              </w:rPr>
            </w:pPr>
            <w:ins w:id="24141"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42" w:author="KIM, Jason" w:date="2019-04-02T13:39:00Z"/>
                <w:rFonts w:ascii="Calibri" w:eastAsia="Times New Roman" w:hAnsi="Calibri" w:cs="Calibri"/>
                <w:color w:val="000000"/>
                <w:lang w:eastAsia="en-AU"/>
              </w:rPr>
            </w:pPr>
            <w:ins w:id="2414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44" w:author="KIM, Jason" w:date="2019-04-02T13:39:00Z"/>
                <w:rFonts w:ascii="Calibri" w:eastAsia="Times New Roman" w:hAnsi="Calibri" w:cs="Calibri"/>
                <w:color w:val="000000"/>
                <w:lang w:eastAsia="en-AU"/>
              </w:rPr>
            </w:pPr>
            <w:ins w:id="24145" w:author="KIM, Jason" w:date="2019-04-02T13:39:00Z">
              <w:r w:rsidRPr="0056388D">
                <w:rPr>
                  <w:rFonts w:ascii="Calibri" w:eastAsia="Times New Roman" w:hAnsi="Calibri" w:cs="Calibri"/>
                  <w:color w:val="000000"/>
                  <w:lang w:eastAsia="en-AU"/>
                </w:rPr>
                <w:t>LLN1300</w:t>
              </w:r>
            </w:ins>
          </w:p>
        </w:tc>
        <w:tc>
          <w:tcPr>
            <w:tcW w:w="933" w:type="pct"/>
            <w:noWrap/>
            <w:hideMark/>
          </w:tcPr>
          <w:p w:rsidR="00110C18" w:rsidRPr="0056388D" w:rsidRDefault="00110C18" w:rsidP="00063728">
            <w:pPr>
              <w:rPr>
                <w:ins w:id="24146" w:author="KIM, Jason" w:date="2019-04-02T13:39:00Z"/>
                <w:rFonts w:ascii="Calibri" w:eastAsia="Times New Roman" w:hAnsi="Calibri" w:cs="Calibri"/>
                <w:color w:val="000000"/>
                <w:lang w:eastAsia="en-AU"/>
              </w:rPr>
            </w:pPr>
            <w:ins w:id="241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48" w:author="KIM, Jason" w:date="2019-04-02T13:39:00Z"/>
                <w:rFonts w:ascii="Calibri" w:eastAsia="Times New Roman" w:hAnsi="Calibri" w:cs="Calibri"/>
                <w:color w:val="000000"/>
                <w:lang w:eastAsia="en-AU"/>
              </w:rPr>
            </w:pPr>
            <w:ins w:id="24149" w:author="KIM, Jason" w:date="2019-04-02T13:39:00Z">
              <w:r w:rsidRPr="0056388D">
                <w:rPr>
                  <w:rFonts w:ascii="Calibri" w:eastAsia="Times New Roman" w:hAnsi="Calibri" w:cs="Calibri"/>
                  <w:color w:val="000000"/>
                  <w:lang w:eastAsia="en-AU"/>
                </w:rPr>
                <w:t>Chainage 4444</w:t>
              </w:r>
            </w:ins>
          </w:p>
        </w:tc>
        <w:tc>
          <w:tcPr>
            <w:tcW w:w="764" w:type="pct"/>
            <w:noWrap/>
            <w:hideMark/>
          </w:tcPr>
          <w:p w:rsidR="00110C18" w:rsidRPr="0056388D" w:rsidRDefault="00110C18" w:rsidP="00063728">
            <w:pPr>
              <w:jc w:val="right"/>
              <w:rPr>
                <w:ins w:id="24150" w:author="KIM, Jason" w:date="2019-04-02T13:39:00Z"/>
                <w:rFonts w:ascii="Calibri" w:eastAsia="Times New Roman" w:hAnsi="Calibri" w:cs="Calibri"/>
                <w:color w:val="000000"/>
                <w:lang w:eastAsia="en-AU"/>
              </w:rPr>
            </w:pPr>
            <w:ins w:id="241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52" w:author="KIM, Jason" w:date="2019-04-02T13:39:00Z"/>
        </w:trPr>
        <w:tc>
          <w:tcPr>
            <w:tcW w:w="708" w:type="pct"/>
            <w:vMerge/>
            <w:hideMark/>
          </w:tcPr>
          <w:p w:rsidR="00110C18" w:rsidRPr="0056388D" w:rsidRDefault="00110C18" w:rsidP="00063728">
            <w:pPr>
              <w:rPr>
                <w:ins w:id="241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54" w:author="KIM, Jason" w:date="2019-04-02T13:39:00Z"/>
                <w:rFonts w:ascii="Calibri" w:eastAsia="Times New Roman" w:hAnsi="Calibri" w:cs="Calibri"/>
                <w:color w:val="000000"/>
                <w:lang w:eastAsia="en-AU"/>
              </w:rPr>
            </w:pPr>
            <w:ins w:id="24155"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56" w:author="KIM, Jason" w:date="2019-04-02T13:39:00Z"/>
                <w:rFonts w:ascii="Calibri" w:eastAsia="Times New Roman" w:hAnsi="Calibri" w:cs="Calibri"/>
                <w:color w:val="000000"/>
                <w:lang w:eastAsia="en-AU"/>
              </w:rPr>
            </w:pPr>
            <w:ins w:id="2415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58" w:author="KIM, Jason" w:date="2019-04-02T13:39:00Z"/>
                <w:rFonts w:ascii="Calibri" w:eastAsia="Times New Roman" w:hAnsi="Calibri" w:cs="Calibri"/>
                <w:color w:val="000000"/>
                <w:lang w:eastAsia="en-AU"/>
              </w:rPr>
            </w:pPr>
            <w:ins w:id="24159" w:author="KIM, Jason" w:date="2019-04-02T13:39:00Z">
              <w:r w:rsidRPr="0056388D">
                <w:rPr>
                  <w:rFonts w:ascii="Calibri" w:eastAsia="Times New Roman" w:hAnsi="Calibri" w:cs="Calibri"/>
                  <w:color w:val="000000"/>
                  <w:lang w:eastAsia="en-AU"/>
                </w:rPr>
                <w:t>LLN1301</w:t>
              </w:r>
            </w:ins>
          </w:p>
        </w:tc>
        <w:tc>
          <w:tcPr>
            <w:tcW w:w="933" w:type="pct"/>
            <w:noWrap/>
            <w:hideMark/>
          </w:tcPr>
          <w:p w:rsidR="00110C18" w:rsidRPr="0056388D" w:rsidRDefault="00110C18" w:rsidP="00063728">
            <w:pPr>
              <w:rPr>
                <w:ins w:id="24160" w:author="KIM, Jason" w:date="2019-04-02T13:39:00Z"/>
                <w:rFonts w:ascii="Calibri" w:eastAsia="Times New Roman" w:hAnsi="Calibri" w:cs="Calibri"/>
                <w:color w:val="000000"/>
                <w:lang w:eastAsia="en-AU"/>
              </w:rPr>
            </w:pPr>
            <w:ins w:id="241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62" w:author="KIM, Jason" w:date="2019-04-02T13:39:00Z"/>
                <w:rFonts w:ascii="Calibri" w:eastAsia="Times New Roman" w:hAnsi="Calibri" w:cs="Calibri"/>
                <w:color w:val="000000"/>
                <w:lang w:eastAsia="en-AU"/>
              </w:rPr>
            </w:pPr>
            <w:ins w:id="24163" w:author="KIM, Jason" w:date="2019-04-02T13:39:00Z">
              <w:r w:rsidRPr="0056388D">
                <w:rPr>
                  <w:rFonts w:ascii="Calibri" w:eastAsia="Times New Roman" w:hAnsi="Calibri" w:cs="Calibri"/>
                  <w:color w:val="000000"/>
                  <w:lang w:eastAsia="en-AU"/>
                </w:rPr>
                <w:t>Chainage 4454</w:t>
              </w:r>
            </w:ins>
          </w:p>
        </w:tc>
        <w:tc>
          <w:tcPr>
            <w:tcW w:w="764" w:type="pct"/>
            <w:noWrap/>
            <w:hideMark/>
          </w:tcPr>
          <w:p w:rsidR="00110C18" w:rsidRPr="0056388D" w:rsidRDefault="00110C18" w:rsidP="00063728">
            <w:pPr>
              <w:jc w:val="right"/>
              <w:rPr>
                <w:ins w:id="24164" w:author="KIM, Jason" w:date="2019-04-02T13:39:00Z"/>
                <w:rFonts w:ascii="Calibri" w:eastAsia="Times New Roman" w:hAnsi="Calibri" w:cs="Calibri"/>
                <w:color w:val="000000"/>
                <w:lang w:eastAsia="en-AU"/>
              </w:rPr>
            </w:pPr>
            <w:ins w:id="241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66" w:author="KIM, Jason" w:date="2019-04-02T13:39:00Z"/>
        </w:trPr>
        <w:tc>
          <w:tcPr>
            <w:tcW w:w="708" w:type="pct"/>
            <w:vMerge/>
            <w:hideMark/>
          </w:tcPr>
          <w:p w:rsidR="00110C18" w:rsidRPr="0056388D" w:rsidRDefault="00110C18" w:rsidP="00063728">
            <w:pPr>
              <w:rPr>
                <w:ins w:id="241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68" w:author="KIM, Jason" w:date="2019-04-02T13:39:00Z"/>
                <w:rFonts w:ascii="Calibri" w:eastAsia="Times New Roman" w:hAnsi="Calibri" w:cs="Calibri"/>
                <w:color w:val="000000"/>
                <w:lang w:eastAsia="en-AU"/>
              </w:rPr>
            </w:pPr>
            <w:ins w:id="24169"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70" w:author="KIM, Jason" w:date="2019-04-02T13:39:00Z"/>
                <w:rFonts w:ascii="Calibri" w:eastAsia="Times New Roman" w:hAnsi="Calibri" w:cs="Calibri"/>
                <w:color w:val="000000"/>
                <w:lang w:eastAsia="en-AU"/>
              </w:rPr>
            </w:pPr>
            <w:ins w:id="2417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72" w:author="KIM, Jason" w:date="2019-04-02T13:39:00Z"/>
                <w:rFonts w:ascii="Calibri" w:eastAsia="Times New Roman" w:hAnsi="Calibri" w:cs="Calibri"/>
                <w:color w:val="000000"/>
                <w:lang w:eastAsia="en-AU"/>
              </w:rPr>
            </w:pPr>
            <w:ins w:id="24173" w:author="KIM, Jason" w:date="2019-04-02T13:39:00Z">
              <w:r w:rsidRPr="0056388D">
                <w:rPr>
                  <w:rFonts w:ascii="Calibri" w:eastAsia="Times New Roman" w:hAnsi="Calibri" w:cs="Calibri"/>
                  <w:color w:val="000000"/>
                  <w:lang w:eastAsia="en-AU"/>
                </w:rPr>
                <w:t>LLN1302</w:t>
              </w:r>
            </w:ins>
          </w:p>
        </w:tc>
        <w:tc>
          <w:tcPr>
            <w:tcW w:w="933" w:type="pct"/>
            <w:noWrap/>
            <w:hideMark/>
          </w:tcPr>
          <w:p w:rsidR="00110C18" w:rsidRPr="0056388D" w:rsidRDefault="00110C18" w:rsidP="00063728">
            <w:pPr>
              <w:rPr>
                <w:ins w:id="24174" w:author="KIM, Jason" w:date="2019-04-02T13:39:00Z"/>
                <w:rFonts w:ascii="Calibri" w:eastAsia="Times New Roman" w:hAnsi="Calibri" w:cs="Calibri"/>
                <w:color w:val="000000"/>
                <w:lang w:eastAsia="en-AU"/>
              </w:rPr>
            </w:pPr>
            <w:ins w:id="241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76" w:author="KIM, Jason" w:date="2019-04-02T13:39:00Z"/>
                <w:rFonts w:ascii="Calibri" w:eastAsia="Times New Roman" w:hAnsi="Calibri" w:cs="Calibri"/>
                <w:color w:val="000000"/>
                <w:lang w:eastAsia="en-AU"/>
              </w:rPr>
            </w:pPr>
            <w:ins w:id="24177" w:author="KIM, Jason" w:date="2019-04-02T13:39:00Z">
              <w:r w:rsidRPr="0056388D">
                <w:rPr>
                  <w:rFonts w:ascii="Calibri" w:eastAsia="Times New Roman" w:hAnsi="Calibri" w:cs="Calibri"/>
                  <w:color w:val="000000"/>
                  <w:lang w:eastAsia="en-AU"/>
                </w:rPr>
                <w:t>Chainage 4463</w:t>
              </w:r>
            </w:ins>
          </w:p>
        </w:tc>
        <w:tc>
          <w:tcPr>
            <w:tcW w:w="764" w:type="pct"/>
            <w:noWrap/>
            <w:hideMark/>
          </w:tcPr>
          <w:p w:rsidR="00110C18" w:rsidRPr="0056388D" w:rsidRDefault="00110C18" w:rsidP="00063728">
            <w:pPr>
              <w:jc w:val="right"/>
              <w:rPr>
                <w:ins w:id="24178" w:author="KIM, Jason" w:date="2019-04-02T13:39:00Z"/>
                <w:rFonts w:ascii="Calibri" w:eastAsia="Times New Roman" w:hAnsi="Calibri" w:cs="Calibri"/>
                <w:color w:val="000000"/>
                <w:lang w:eastAsia="en-AU"/>
              </w:rPr>
            </w:pPr>
            <w:ins w:id="241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80" w:author="KIM, Jason" w:date="2019-04-02T13:39:00Z"/>
        </w:trPr>
        <w:tc>
          <w:tcPr>
            <w:tcW w:w="708" w:type="pct"/>
            <w:vMerge/>
            <w:hideMark/>
          </w:tcPr>
          <w:p w:rsidR="00110C18" w:rsidRPr="0056388D" w:rsidRDefault="00110C18" w:rsidP="00063728">
            <w:pPr>
              <w:rPr>
                <w:ins w:id="241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82" w:author="KIM, Jason" w:date="2019-04-02T13:39:00Z"/>
                <w:rFonts w:ascii="Calibri" w:eastAsia="Times New Roman" w:hAnsi="Calibri" w:cs="Calibri"/>
                <w:color w:val="000000"/>
                <w:lang w:eastAsia="en-AU"/>
              </w:rPr>
            </w:pPr>
            <w:ins w:id="24183"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84" w:author="KIM, Jason" w:date="2019-04-02T13:39:00Z"/>
                <w:rFonts w:ascii="Calibri" w:eastAsia="Times New Roman" w:hAnsi="Calibri" w:cs="Calibri"/>
                <w:color w:val="000000"/>
                <w:lang w:eastAsia="en-AU"/>
              </w:rPr>
            </w:pPr>
            <w:ins w:id="2418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86" w:author="KIM, Jason" w:date="2019-04-02T13:39:00Z"/>
                <w:rFonts w:ascii="Calibri" w:eastAsia="Times New Roman" w:hAnsi="Calibri" w:cs="Calibri"/>
                <w:color w:val="000000"/>
                <w:lang w:eastAsia="en-AU"/>
              </w:rPr>
            </w:pPr>
            <w:ins w:id="24187" w:author="KIM, Jason" w:date="2019-04-02T13:39:00Z">
              <w:r w:rsidRPr="0056388D">
                <w:rPr>
                  <w:rFonts w:ascii="Calibri" w:eastAsia="Times New Roman" w:hAnsi="Calibri" w:cs="Calibri"/>
                  <w:color w:val="000000"/>
                  <w:lang w:eastAsia="en-AU"/>
                </w:rPr>
                <w:t>LLN1303</w:t>
              </w:r>
            </w:ins>
          </w:p>
        </w:tc>
        <w:tc>
          <w:tcPr>
            <w:tcW w:w="933" w:type="pct"/>
            <w:noWrap/>
            <w:hideMark/>
          </w:tcPr>
          <w:p w:rsidR="00110C18" w:rsidRPr="0056388D" w:rsidRDefault="00110C18" w:rsidP="00063728">
            <w:pPr>
              <w:rPr>
                <w:ins w:id="24188" w:author="KIM, Jason" w:date="2019-04-02T13:39:00Z"/>
                <w:rFonts w:ascii="Calibri" w:eastAsia="Times New Roman" w:hAnsi="Calibri" w:cs="Calibri"/>
                <w:color w:val="000000"/>
                <w:lang w:eastAsia="en-AU"/>
              </w:rPr>
            </w:pPr>
            <w:ins w:id="241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90" w:author="KIM, Jason" w:date="2019-04-02T13:39:00Z"/>
                <w:rFonts w:ascii="Calibri" w:eastAsia="Times New Roman" w:hAnsi="Calibri" w:cs="Calibri"/>
                <w:color w:val="000000"/>
                <w:lang w:eastAsia="en-AU"/>
              </w:rPr>
            </w:pPr>
            <w:ins w:id="24191" w:author="KIM, Jason" w:date="2019-04-02T13:39:00Z">
              <w:r w:rsidRPr="0056388D">
                <w:rPr>
                  <w:rFonts w:ascii="Calibri" w:eastAsia="Times New Roman" w:hAnsi="Calibri" w:cs="Calibri"/>
                  <w:color w:val="000000"/>
                  <w:lang w:eastAsia="en-AU"/>
                </w:rPr>
                <w:t>Chainage 4473</w:t>
              </w:r>
            </w:ins>
          </w:p>
        </w:tc>
        <w:tc>
          <w:tcPr>
            <w:tcW w:w="764" w:type="pct"/>
            <w:noWrap/>
            <w:hideMark/>
          </w:tcPr>
          <w:p w:rsidR="00110C18" w:rsidRPr="0056388D" w:rsidRDefault="00110C18" w:rsidP="00063728">
            <w:pPr>
              <w:jc w:val="right"/>
              <w:rPr>
                <w:ins w:id="24192" w:author="KIM, Jason" w:date="2019-04-02T13:39:00Z"/>
                <w:rFonts w:ascii="Calibri" w:eastAsia="Times New Roman" w:hAnsi="Calibri" w:cs="Calibri"/>
                <w:color w:val="000000"/>
                <w:lang w:eastAsia="en-AU"/>
              </w:rPr>
            </w:pPr>
            <w:ins w:id="241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94" w:author="KIM, Jason" w:date="2019-04-02T13:39:00Z"/>
        </w:trPr>
        <w:tc>
          <w:tcPr>
            <w:tcW w:w="708" w:type="pct"/>
            <w:vMerge/>
            <w:hideMark/>
          </w:tcPr>
          <w:p w:rsidR="00110C18" w:rsidRPr="0056388D" w:rsidRDefault="00110C18" w:rsidP="00063728">
            <w:pPr>
              <w:rPr>
                <w:ins w:id="241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96" w:author="KIM, Jason" w:date="2019-04-02T13:39:00Z"/>
                <w:rFonts w:ascii="Calibri" w:eastAsia="Times New Roman" w:hAnsi="Calibri" w:cs="Calibri"/>
                <w:color w:val="000000"/>
                <w:lang w:eastAsia="en-AU"/>
              </w:rPr>
            </w:pPr>
            <w:ins w:id="24197"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98" w:author="KIM, Jason" w:date="2019-04-02T13:39:00Z"/>
                <w:rFonts w:ascii="Calibri" w:eastAsia="Times New Roman" w:hAnsi="Calibri" w:cs="Calibri"/>
                <w:color w:val="000000"/>
                <w:lang w:eastAsia="en-AU"/>
              </w:rPr>
            </w:pPr>
            <w:ins w:id="2419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00" w:author="KIM, Jason" w:date="2019-04-02T13:39:00Z"/>
                <w:rFonts w:ascii="Calibri" w:eastAsia="Times New Roman" w:hAnsi="Calibri" w:cs="Calibri"/>
                <w:color w:val="000000"/>
                <w:lang w:eastAsia="en-AU"/>
              </w:rPr>
            </w:pPr>
            <w:ins w:id="24201" w:author="KIM, Jason" w:date="2019-04-02T13:39:00Z">
              <w:r w:rsidRPr="0056388D">
                <w:rPr>
                  <w:rFonts w:ascii="Calibri" w:eastAsia="Times New Roman" w:hAnsi="Calibri" w:cs="Calibri"/>
                  <w:color w:val="000000"/>
                  <w:lang w:eastAsia="en-AU"/>
                </w:rPr>
                <w:t>LLN1304</w:t>
              </w:r>
            </w:ins>
          </w:p>
        </w:tc>
        <w:tc>
          <w:tcPr>
            <w:tcW w:w="933" w:type="pct"/>
            <w:noWrap/>
            <w:hideMark/>
          </w:tcPr>
          <w:p w:rsidR="00110C18" w:rsidRPr="0056388D" w:rsidRDefault="00110C18" w:rsidP="00063728">
            <w:pPr>
              <w:rPr>
                <w:ins w:id="24202" w:author="KIM, Jason" w:date="2019-04-02T13:39:00Z"/>
                <w:rFonts w:ascii="Calibri" w:eastAsia="Times New Roman" w:hAnsi="Calibri" w:cs="Calibri"/>
                <w:color w:val="000000"/>
                <w:lang w:eastAsia="en-AU"/>
              </w:rPr>
            </w:pPr>
            <w:ins w:id="242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04" w:author="KIM, Jason" w:date="2019-04-02T13:39:00Z"/>
                <w:rFonts w:ascii="Calibri" w:eastAsia="Times New Roman" w:hAnsi="Calibri" w:cs="Calibri"/>
                <w:color w:val="000000"/>
                <w:lang w:eastAsia="en-AU"/>
              </w:rPr>
            </w:pPr>
            <w:ins w:id="24205" w:author="KIM, Jason" w:date="2019-04-02T13:39:00Z">
              <w:r w:rsidRPr="0056388D">
                <w:rPr>
                  <w:rFonts w:ascii="Calibri" w:eastAsia="Times New Roman" w:hAnsi="Calibri" w:cs="Calibri"/>
                  <w:color w:val="000000"/>
                  <w:lang w:eastAsia="en-AU"/>
                </w:rPr>
                <w:t>Chainage 4483</w:t>
              </w:r>
            </w:ins>
          </w:p>
        </w:tc>
        <w:tc>
          <w:tcPr>
            <w:tcW w:w="764" w:type="pct"/>
            <w:noWrap/>
            <w:hideMark/>
          </w:tcPr>
          <w:p w:rsidR="00110C18" w:rsidRPr="0056388D" w:rsidRDefault="00110C18" w:rsidP="00063728">
            <w:pPr>
              <w:jc w:val="right"/>
              <w:rPr>
                <w:ins w:id="24206" w:author="KIM, Jason" w:date="2019-04-02T13:39:00Z"/>
                <w:rFonts w:ascii="Calibri" w:eastAsia="Times New Roman" w:hAnsi="Calibri" w:cs="Calibri"/>
                <w:color w:val="000000"/>
                <w:lang w:eastAsia="en-AU"/>
              </w:rPr>
            </w:pPr>
            <w:ins w:id="242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08" w:author="KIM, Jason" w:date="2019-04-02T13:39:00Z"/>
        </w:trPr>
        <w:tc>
          <w:tcPr>
            <w:tcW w:w="708" w:type="pct"/>
            <w:vMerge/>
            <w:hideMark/>
          </w:tcPr>
          <w:p w:rsidR="00110C18" w:rsidRPr="0056388D" w:rsidRDefault="00110C18" w:rsidP="00063728">
            <w:pPr>
              <w:rPr>
                <w:ins w:id="24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10" w:author="KIM, Jason" w:date="2019-04-02T13:39:00Z"/>
                <w:rFonts w:ascii="Calibri" w:eastAsia="Times New Roman" w:hAnsi="Calibri" w:cs="Calibri"/>
                <w:color w:val="000000"/>
                <w:lang w:eastAsia="en-AU"/>
              </w:rPr>
            </w:pPr>
            <w:ins w:id="24211"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12" w:author="KIM, Jason" w:date="2019-04-02T13:39:00Z"/>
                <w:rFonts w:ascii="Calibri" w:eastAsia="Times New Roman" w:hAnsi="Calibri" w:cs="Calibri"/>
                <w:color w:val="000000"/>
                <w:lang w:eastAsia="en-AU"/>
              </w:rPr>
            </w:pPr>
            <w:ins w:id="2421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14" w:author="KIM, Jason" w:date="2019-04-02T13:39:00Z"/>
                <w:rFonts w:ascii="Calibri" w:eastAsia="Times New Roman" w:hAnsi="Calibri" w:cs="Calibri"/>
                <w:color w:val="000000"/>
                <w:lang w:eastAsia="en-AU"/>
              </w:rPr>
            </w:pPr>
            <w:ins w:id="24215" w:author="KIM, Jason" w:date="2019-04-02T13:39:00Z">
              <w:r w:rsidRPr="0056388D">
                <w:rPr>
                  <w:rFonts w:ascii="Calibri" w:eastAsia="Times New Roman" w:hAnsi="Calibri" w:cs="Calibri"/>
                  <w:color w:val="000000"/>
                  <w:lang w:eastAsia="en-AU"/>
                </w:rPr>
                <w:t>LLN1305</w:t>
              </w:r>
            </w:ins>
          </w:p>
        </w:tc>
        <w:tc>
          <w:tcPr>
            <w:tcW w:w="933" w:type="pct"/>
            <w:noWrap/>
            <w:hideMark/>
          </w:tcPr>
          <w:p w:rsidR="00110C18" w:rsidRPr="0056388D" w:rsidRDefault="00110C18" w:rsidP="00063728">
            <w:pPr>
              <w:rPr>
                <w:ins w:id="24216" w:author="KIM, Jason" w:date="2019-04-02T13:39:00Z"/>
                <w:rFonts w:ascii="Calibri" w:eastAsia="Times New Roman" w:hAnsi="Calibri" w:cs="Calibri"/>
                <w:color w:val="000000"/>
                <w:lang w:eastAsia="en-AU"/>
              </w:rPr>
            </w:pPr>
            <w:ins w:id="242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18" w:author="KIM, Jason" w:date="2019-04-02T13:39:00Z"/>
                <w:rFonts w:ascii="Calibri" w:eastAsia="Times New Roman" w:hAnsi="Calibri" w:cs="Calibri"/>
                <w:color w:val="000000"/>
                <w:lang w:eastAsia="en-AU"/>
              </w:rPr>
            </w:pPr>
            <w:ins w:id="24219" w:author="KIM, Jason" w:date="2019-04-02T13:39:00Z">
              <w:r w:rsidRPr="0056388D">
                <w:rPr>
                  <w:rFonts w:ascii="Calibri" w:eastAsia="Times New Roman" w:hAnsi="Calibri" w:cs="Calibri"/>
                  <w:color w:val="000000"/>
                  <w:lang w:eastAsia="en-AU"/>
                </w:rPr>
                <w:t>Chainage 4492</w:t>
              </w:r>
            </w:ins>
          </w:p>
        </w:tc>
        <w:tc>
          <w:tcPr>
            <w:tcW w:w="764" w:type="pct"/>
            <w:noWrap/>
            <w:hideMark/>
          </w:tcPr>
          <w:p w:rsidR="00110C18" w:rsidRPr="0056388D" w:rsidRDefault="00110C18" w:rsidP="00063728">
            <w:pPr>
              <w:jc w:val="right"/>
              <w:rPr>
                <w:ins w:id="24220" w:author="KIM, Jason" w:date="2019-04-02T13:39:00Z"/>
                <w:rFonts w:ascii="Calibri" w:eastAsia="Times New Roman" w:hAnsi="Calibri" w:cs="Calibri"/>
                <w:color w:val="000000"/>
                <w:lang w:eastAsia="en-AU"/>
              </w:rPr>
            </w:pPr>
            <w:ins w:id="24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22" w:author="KIM, Jason" w:date="2019-04-02T13:39:00Z"/>
        </w:trPr>
        <w:tc>
          <w:tcPr>
            <w:tcW w:w="708" w:type="pct"/>
            <w:vMerge/>
            <w:hideMark/>
          </w:tcPr>
          <w:p w:rsidR="00110C18" w:rsidRPr="0056388D" w:rsidRDefault="00110C18" w:rsidP="00063728">
            <w:pPr>
              <w:rPr>
                <w:ins w:id="24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24" w:author="KIM, Jason" w:date="2019-04-02T13:39:00Z"/>
                <w:rFonts w:ascii="Calibri" w:eastAsia="Times New Roman" w:hAnsi="Calibri" w:cs="Calibri"/>
                <w:color w:val="000000"/>
                <w:lang w:eastAsia="en-AU"/>
              </w:rPr>
            </w:pPr>
            <w:ins w:id="24225"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26" w:author="KIM, Jason" w:date="2019-04-02T13:39:00Z"/>
                <w:rFonts w:ascii="Calibri" w:eastAsia="Times New Roman" w:hAnsi="Calibri" w:cs="Calibri"/>
                <w:color w:val="000000"/>
                <w:lang w:eastAsia="en-AU"/>
              </w:rPr>
            </w:pPr>
            <w:ins w:id="2422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28" w:author="KIM, Jason" w:date="2019-04-02T13:39:00Z"/>
                <w:rFonts w:ascii="Calibri" w:eastAsia="Times New Roman" w:hAnsi="Calibri" w:cs="Calibri"/>
                <w:color w:val="000000"/>
                <w:lang w:eastAsia="en-AU"/>
              </w:rPr>
            </w:pPr>
            <w:ins w:id="24229" w:author="KIM, Jason" w:date="2019-04-02T13:39:00Z">
              <w:r w:rsidRPr="0056388D">
                <w:rPr>
                  <w:rFonts w:ascii="Calibri" w:eastAsia="Times New Roman" w:hAnsi="Calibri" w:cs="Calibri"/>
                  <w:color w:val="000000"/>
                  <w:lang w:eastAsia="en-AU"/>
                </w:rPr>
                <w:t>LLN1306</w:t>
              </w:r>
            </w:ins>
          </w:p>
        </w:tc>
        <w:tc>
          <w:tcPr>
            <w:tcW w:w="933" w:type="pct"/>
            <w:noWrap/>
            <w:hideMark/>
          </w:tcPr>
          <w:p w:rsidR="00110C18" w:rsidRPr="0056388D" w:rsidRDefault="00110C18" w:rsidP="00063728">
            <w:pPr>
              <w:rPr>
                <w:ins w:id="24230" w:author="KIM, Jason" w:date="2019-04-02T13:39:00Z"/>
                <w:rFonts w:ascii="Calibri" w:eastAsia="Times New Roman" w:hAnsi="Calibri" w:cs="Calibri"/>
                <w:color w:val="000000"/>
                <w:lang w:eastAsia="en-AU"/>
              </w:rPr>
            </w:pPr>
            <w:ins w:id="242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32" w:author="KIM, Jason" w:date="2019-04-02T13:39:00Z"/>
                <w:rFonts w:ascii="Calibri" w:eastAsia="Times New Roman" w:hAnsi="Calibri" w:cs="Calibri"/>
                <w:color w:val="000000"/>
                <w:lang w:eastAsia="en-AU"/>
              </w:rPr>
            </w:pPr>
            <w:ins w:id="24233" w:author="KIM, Jason" w:date="2019-04-02T13:39:00Z">
              <w:r w:rsidRPr="0056388D">
                <w:rPr>
                  <w:rFonts w:ascii="Calibri" w:eastAsia="Times New Roman" w:hAnsi="Calibri" w:cs="Calibri"/>
                  <w:color w:val="000000"/>
                  <w:lang w:eastAsia="en-AU"/>
                </w:rPr>
                <w:t>Chainage 4502</w:t>
              </w:r>
            </w:ins>
          </w:p>
        </w:tc>
        <w:tc>
          <w:tcPr>
            <w:tcW w:w="764" w:type="pct"/>
            <w:noWrap/>
            <w:hideMark/>
          </w:tcPr>
          <w:p w:rsidR="00110C18" w:rsidRPr="0056388D" w:rsidRDefault="00110C18" w:rsidP="00063728">
            <w:pPr>
              <w:jc w:val="right"/>
              <w:rPr>
                <w:ins w:id="24234" w:author="KIM, Jason" w:date="2019-04-02T13:39:00Z"/>
                <w:rFonts w:ascii="Calibri" w:eastAsia="Times New Roman" w:hAnsi="Calibri" w:cs="Calibri"/>
                <w:color w:val="000000"/>
                <w:lang w:eastAsia="en-AU"/>
              </w:rPr>
            </w:pPr>
            <w:ins w:id="24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36" w:author="KIM, Jason" w:date="2019-04-02T13:39:00Z"/>
        </w:trPr>
        <w:tc>
          <w:tcPr>
            <w:tcW w:w="708" w:type="pct"/>
            <w:vMerge/>
            <w:hideMark/>
          </w:tcPr>
          <w:p w:rsidR="00110C18" w:rsidRPr="0056388D" w:rsidRDefault="00110C18" w:rsidP="00063728">
            <w:pPr>
              <w:rPr>
                <w:ins w:id="24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38" w:author="KIM, Jason" w:date="2019-04-02T13:39:00Z"/>
                <w:rFonts w:ascii="Calibri" w:eastAsia="Times New Roman" w:hAnsi="Calibri" w:cs="Calibri"/>
                <w:color w:val="000000"/>
                <w:lang w:eastAsia="en-AU"/>
              </w:rPr>
            </w:pPr>
            <w:ins w:id="24239"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40" w:author="KIM, Jason" w:date="2019-04-02T13:39:00Z"/>
                <w:rFonts w:ascii="Calibri" w:eastAsia="Times New Roman" w:hAnsi="Calibri" w:cs="Calibri"/>
                <w:color w:val="000000"/>
                <w:lang w:eastAsia="en-AU"/>
              </w:rPr>
            </w:pPr>
            <w:ins w:id="2424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42" w:author="KIM, Jason" w:date="2019-04-02T13:39:00Z"/>
                <w:rFonts w:ascii="Calibri" w:eastAsia="Times New Roman" w:hAnsi="Calibri" w:cs="Calibri"/>
                <w:color w:val="000000"/>
                <w:lang w:eastAsia="en-AU"/>
              </w:rPr>
            </w:pPr>
            <w:ins w:id="24243" w:author="KIM, Jason" w:date="2019-04-02T13:39:00Z">
              <w:r w:rsidRPr="0056388D">
                <w:rPr>
                  <w:rFonts w:ascii="Calibri" w:eastAsia="Times New Roman" w:hAnsi="Calibri" w:cs="Calibri"/>
                  <w:color w:val="000000"/>
                  <w:lang w:eastAsia="en-AU"/>
                </w:rPr>
                <w:t>LLN1307</w:t>
              </w:r>
            </w:ins>
          </w:p>
        </w:tc>
        <w:tc>
          <w:tcPr>
            <w:tcW w:w="933" w:type="pct"/>
            <w:noWrap/>
            <w:hideMark/>
          </w:tcPr>
          <w:p w:rsidR="00110C18" w:rsidRPr="0056388D" w:rsidRDefault="00110C18" w:rsidP="00063728">
            <w:pPr>
              <w:rPr>
                <w:ins w:id="24244" w:author="KIM, Jason" w:date="2019-04-02T13:39:00Z"/>
                <w:rFonts w:ascii="Calibri" w:eastAsia="Times New Roman" w:hAnsi="Calibri" w:cs="Calibri"/>
                <w:color w:val="000000"/>
                <w:lang w:eastAsia="en-AU"/>
              </w:rPr>
            </w:pPr>
            <w:ins w:id="242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46" w:author="KIM, Jason" w:date="2019-04-02T13:39:00Z"/>
                <w:rFonts w:ascii="Calibri" w:eastAsia="Times New Roman" w:hAnsi="Calibri" w:cs="Calibri"/>
                <w:color w:val="000000"/>
                <w:lang w:eastAsia="en-AU"/>
              </w:rPr>
            </w:pPr>
            <w:ins w:id="24247" w:author="KIM, Jason" w:date="2019-04-02T13:39:00Z">
              <w:r w:rsidRPr="0056388D">
                <w:rPr>
                  <w:rFonts w:ascii="Calibri" w:eastAsia="Times New Roman" w:hAnsi="Calibri" w:cs="Calibri"/>
                  <w:color w:val="000000"/>
                  <w:lang w:eastAsia="en-AU"/>
                </w:rPr>
                <w:t>Chainage 4512</w:t>
              </w:r>
            </w:ins>
          </w:p>
        </w:tc>
        <w:tc>
          <w:tcPr>
            <w:tcW w:w="764" w:type="pct"/>
            <w:noWrap/>
            <w:hideMark/>
          </w:tcPr>
          <w:p w:rsidR="00110C18" w:rsidRPr="0056388D" w:rsidRDefault="00110C18" w:rsidP="00063728">
            <w:pPr>
              <w:jc w:val="right"/>
              <w:rPr>
                <w:ins w:id="24248" w:author="KIM, Jason" w:date="2019-04-02T13:39:00Z"/>
                <w:rFonts w:ascii="Calibri" w:eastAsia="Times New Roman" w:hAnsi="Calibri" w:cs="Calibri"/>
                <w:color w:val="000000"/>
                <w:lang w:eastAsia="en-AU"/>
              </w:rPr>
            </w:pPr>
            <w:ins w:id="24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50" w:author="KIM, Jason" w:date="2019-04-02T13:39:00Z"/>
        </w:trPr>
        <w:tc>
          <w:tcPr>
            <w:tcW w:w="708" w:type="pct"/>
            <w:vMerge/>
            <w:hideMark/>
          </w:tcPr>
          <w:p w:rsidR="00110C18" w:rsidRPr="0056388D" w:rsidRDefault="00110C18" w:rsidP="00063728">
            <w:pPr>
              <w:rPr>
                <w:ins w:id="24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52" w:author="KIM, Jason" w:date="2019-04-02T13:39:00Z"/>
                <w:rFonts w:ascii="Calibri" w:eastAsia="Times New Roman" w:hAnsi="Calibri" w:cs="Calibri"/>
                <w:color w:val="000000"/>
                <w:lang w:eastAsia="en-AU"/>
              </w:rPr>
            </w:pPr>
            <w:ins w:id="24253"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54" w:author="KIM, Jason" w:date="2019-04-02T13:39:00Z"/>
                <w:rFonts w:ascii="Calibri" w:eastAsia="Times New Roman" w:hAnsi="Calibri" w:cs="Calibri"/>
                <w:color w:val="000000"/>
                <w:lang w:eastAsia="en-AU"/>
              </w:rPr>
            </w:pPr>
            <w:ins w:id="2425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56" w:author="KIM, Jason" w:date="2019-04-02T13:39:00Z"/>
                <w:rFonts w:ascii="Calibri" w:eastAsia="Times New Roman" w:hAnsi="Calibri" w:cs="Calibri"/>
                <w:color w:val="000000"/>
                <w:lang w:eastAsia="en-AU"/>
              </w:rPr>
            </w:pPr>
            <w:ins w:id="24257" w:author="KIM, Jason" w:date="2019-04-02T13:39:00Z">
              <w:r w:rsidRPr="0056388D">
                <w:rPr>
                  <w:rFonts w:ascii="Calibri" w:eastAsia="Times New Roman" w:hAnsi="Calibri" w:cs="Calibri"/>
                  <w:color w:val="000000"/>
                  <w:lang w:eastAsia="en-AU"/>
                </w:rPr>
                <w:t>LLN1308</w:t>
              </w:r>
            </w:ins>
          </w:p>
        </w:tc>
        <w:tc>
          <w:tcPr>
            <w:tcW w:w="933" w:type="pct"/>
            <w:noWrap/>
            <w:hideMark/>
          </w:tcPr>
          <w:p w:rsidR="00110C18" w:rsidRPr="0056388D" w:rsidRDefault="00110C18" w:rsidP="00063728">
            <w:pPr>
              <w:rPr>
                <w:ins w:id="24258" w:author="KIM, Jason" w:date="2019-04-02T13:39:00Z"/>
                <w:rFonts w:ascii="Calibri" w:eastAsia="Times New Roman" w:hAnsi="Calibri" w:cs="Calibri"/>
                <w:color w:val="000000"/>
                <w:lang w:eastAsia="en-AU"/>
              </w:rPr>
            </w:pPr>
            <w:ins w:id="242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60" w:author="KIM, Jason" w:date="2019-04-02T13:39:00Z"/>
                <w:rFonts w:ascii="Calibri" w:eastAsia="Times New Roman" w:hAnsi="Calibri" w:cs="Calibri"/>
                <w:color w:val="000000"/>
                <w:lang w:eastAsia="en-AU"/>
              </w:rPr>
            </w:pPr>
            <w:ins w:id="24261" w:author="KIM, Jason" w:date="2019-04-02T13:39:00Z">
              <w:r w:rsidRPr="0056388D">
                <w:rPr>
                  <w:rFonts w:ascii="Calibri" w:eastAsia="Times New Roman" w:hAnsi="Calibri" w:cs="Calibri"/>
                  <w:color w:val="000000"/>
                  <w:lang w:eastAsia="en-AU"/>
                </w:rPr>
                <w:t>Chainage 4521</w:t>
              </w:r>
            </w:ins>
          </w:p>
        </w:tc>
        <w:tc>
          <w:tcPr>
            <w:tcW w:w="764" w:type="pct"/>
            <w:noWrap/>
            <w:hideMark/>
          </w:tcPr>
          <w:p w:rsidR="00110C18" w:rsidRPr="0056388D" w:rsidRDefault="00110C18" w:rsidP="00063728">
            <w:pPr>
              <w:jc w:val="right"/>
              <w:rPr>
                <w:ins w:id="24262" w:author="KIM, Jason" w:date="2019-04-02T13:39:00Z"/>
                <w:rFonts w:ascii="Calibri" w:eastAsia="Times New Roman" w:hAnsi="Calibri" w:cs="Calibri"/>
                <w:color w:val="000000"/>
                <w:lang w:eastAsia="en-AU"/>
              </w:rPr>
            </w:pPr>
            <w:ins w:id="24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64" w:author="KIM, Jason" w:date="2019-04-02T13:39:00Z"/>
        </w:trPr>
        <w:tc>
          <w:tcPr>
            <w:tcW w:w="708" w:type="pct"/>
            <w:vMerge w:val="restart"/>
            <w:noWrap/>
            <w:hideMark/>
          </w:tcPr>
          <w:p w:rsidR="00110C18" w:rsidRPr="0056388D" w:rsidRDefault="00110C18" w:rsidP="00063728">
            <w:pPr>
              <w:rPr>
                <w:ins w:id="24265" w:author="KIM, Jason" w:date="2019-04-02T13:39:00Z"/>
                <w:rFonts w:ascii="Calibri" w:eastAsia="Times New Roman" w:hAnsi="Calibri" w:cs="Calibri"/>
                <w:color w:val="000000"/>
                <w:lang w:eastAsia="en-AU"/>
              </w:rPr>
            </w:pPr>
            <w:ins w:id="24266" w:author="KIM, Jason" w:date="2019-04-02T13:39:00Z">
              <w:r w:rsidRPr="0056388D">
                <w:rPr>
                  <w:rFonts w:ascii="Calibri" w:eastAsia="Times New Roman" w:hAnsi="Calibri" w:cs="Calibri"/>
                  <w:color w:val="000000"/>
                  <w:lang w:eastAsia="en-AU"/>
                </w:rPr>
                <w:t>LLE30K61</w:t>
              </w:r>
            </w:ins>
          </w:p>
        </w:tc>
        <w:tc>
          <w:tcPr>
            <w:tcW w:w="605" w:type="pct"/>
            <w:noWrap/>
            <w:hideMark/>
          </w:tcPr>
          <w:p w:rsidR="00110C18" w:rsidRPr="0056388D" w:rsidRDefault="00110C18" w:rsidP="00063728">
            <w:pPr>
              <w:rPr>
                <w:ins w:id="24267" w:author="KIM, Jason" w:date="2019-04-02T13:39:00Z"/>
                <w:rFonts w:ascii="Calibri" w:eastAsia="Times New Roman" w:hAnsi="Calibri" w:cs="Calibri"/>
                <w:color w:val="000000"/>
                <w:lang w:eastAsia="en-AU"/>
              </w:rPr>
            </w:pPr>
            <w:ins w:id="24268"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69" w:author="KIM, Jason" w:date="2019-04-02T13:39:00Z"/>
                <w:rFonts w:ascii="Calibri" w:eastAsia="Times New Roman" w:hAnsi="Calibri" w:cs="Calibri"/>
                <w:color w:val="000000"/>
                <w:lang w:eastAsia="en-AU"/>
              </w:rPr>
            </w:pPr>
            <w:ins w:id="2427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71" w:author="KIM, Jason" w:date="2019-04-02T13:39:00Z"/>
                <w:rFonts w:ascii="Calibri" w:eastAsia="Times New Roman" w:hAnsi="Calibri" w:cs="Calibri"/>
                <w:color w:val="000000"/>
                <w:lang w:eastAsia="en-AU"/>
              </w:rPr>
            </w:pPr>
            <w:ins w:id="24272" w:author="KIM, Jason" w:date="2019-04-02T13:39:00Z">
              <w:r w:rsidRPr="0056388D">
                <w:rPr>
                  <w:rFonts w:ascii="Calibri" w:eastAsia="Times New Roman" w:hAnsi="Calibri" w:cs="Calibri"/>
                  <w:color w:val="000000"/>
                  <w:lang w:eastAsia="en-AU"/>
                </w:rPr>
                <w:t>LLN1287</w:t>
              </w:r>
            </w:ins>
          </w:p>
        </w:tc>
        <w:tc>
          <w:tcPr>
            <w:tcW w:w="933" w:type="pct"/>
            <w:noWrap/>
            <w:hideMark/>
          </w:tcPr>
          <w:p w:rsidR="00110C18" w:rsidRPr="0056388D" w:rsidRDefault="00110C18" w:rsidP="00063728">
            <w:pPr>
              <w:rPr>
                <w:ins w:id="24273" w:author="KIM, Jason" w:date="2019-04-02T13:39:00Z"/>
                <w:rFonts w:ascii="Calibri" w:eastAsia="Times New Roman" w:hAnsi="Calibri" w:cs="Calibri"/>
                <w:color w:val="000000"/>
                <w:lang w:eastAsia="en-AU"/>
              </w:rPr>
            </w:pPr>
            <w:ins w:id="242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75" w:author="KIM, Jason" w:date="2019-04-02T13:39:00Z"/>
                <w:rFonts w:ascii="Calibri" w:eastAsia="Times New Roman" w:hAnsi="Calibri" w:cs="Calibri"/>
                <w:color w:val="000000"/>
                <w:lang w:eastAsia="en-AU"/>
              </w:rPr>
            </w:pPr>
            <w:ins w:id="24276" w:author="KIM, Jason" w:date="2019-04-02T13:39:00Z">
              <w:r w:rsidRPr="0056388D">
                <w:rPr>
                  <w:rFonts w:ascii="Calibri" w:eastAsia="Times New Roman" w:hAnsi="Calibri" w:cs="Calibri"/>
                  <w:color w:val="000000"/>
                  <w:lang w:eastAsia="en-AU"/>
                </w:rPr>
                <w:t>Chainage 4305</w:t>
              </w:r>
            </w:ins>
          </w:p>
        </w:tc>
        <w:tc>
          <w:tcPr>
            <w:tcW w:w="764" w:type="pct"/>
            <w:noWrap/>
            <w:hideMark/>
          </w:tcPr>
          <w:p w:rsidR="00110C18" w:rsidRPr="0056388D" w:rsidRDefault="00110C18" w:rsidP="00063728">
            <w:pPr>
              <w:jc w:val="right"/>
              <w:rPr>
                <w:ins w:id="24277" w:author="KIM, Jason" w:date="2019-04-02T13:39:00Z"/>
                <w:rFonts w:ascii="Calibri" w:eastAsia="Times New Roman" w:hAnsi="Calibri" w:cs="Calibri"/>
                <w:color w:val="000000"/>
                <w:lang w:eastAsia="en-AU"/>
              </w:rPr>
            </w:pPr>
            <w:ins w:id="24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79" w:author="KIM, Jason" w:date="2019-04-02T13:39:00Z"/>
        </w:trPr>
        <w:tc>
          <w:tcPr>
            <w:tcW w:w="708" w:type="pct"/>
            <w:vMerge/>
            <w:hideMark/>
          </w:tcPr>
          <w:p w:rsidR="00110C18" w:rsidRPr="0056388D" w:rsidRDefault="00110C18" w:rsidP="00063728">
            <w:pPr>
              <w:rPr>
                <w:ins w:id="242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81" w:author="KIM, Jason" w:date="2019-04-02T13:39:00Z"/>
                <w:rFonts w:ascii="Calibri" w:eastAsia="Times New Roman" w:hAnsi="Calibri" w:cs="Calibri"/>
                <w:color w:val="000000"/>
                <w:lang w:eastAsia="en-AU"/>
              </w:rPr>
            </w:pPr>
            <w:ins w:id="24282"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83" w:author="KIM, Jason" w:date="2019-04-02T13:39:00Z"/>
                <w:rFonts w:ascii="Calibri" w:eastAsia="Times New Roman" w:hAnsi="Calibri" w:cs="Calibri"/>
                <w:color w:val="000000"/>
                <w:lang w:eastAsia="en-AU"/>
              </w:rPr>
            </w:pPr>
            <w:ins w:id="2428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85" w:author="KIM, Jason" w:date="2019-04-02T13:39:00Z"/>
                <w:rFonts w:ascii="Calibri" w:eastAsia="Times New Roman" w:hAnsi="Calibri" w:cs="Calibri"/>
                <w:color w:val="000000"/>
                <w:lang w:eastAsia="en-AU"/>
              </w:rPr>
            </w:pPr>
            <w:ins w:id="24286" w:author="KIM, Jason" w:date="2019-04-02T13:39:00Z">
              <w:r w:rsidRPr="0056388D">
                <w:rPr>
                  <w:rFonts w:ascii="Calibri" w:eastAsia="Times New Roman" w:hAnsi="Calibri" w:cs="Calibri"/>
                  <w:color w:val="000000"/>
                  <w:lang w:eastAsia="en-AU"/>
                </w:rPr>
                <w:t>LLN1288</w:t>
              </w:r>
            </w:ins>
          </w:p>
        </w:tc>
        <w:tc>
          <w:tcPr>
            <w:tcW w:w="933" w:type="pct"/>
            <w:noWrap/>
            <w:hideMark/>
          </w:tcPr>
          <w:p w:rsidR="00110C18" w:rsidRPr="0056388D" w:rsidRDefault="00110C18" w:rsidP="00063728">
            <w:pPr>
              <w:rPr>
                <w:ins w:id="24287" w:author="KIM, Jason" w:date="2019-04-02T13:39:00Z"/>
                <w:rFonts w:ascii="Calibri" w:eastAsia="Times New Roman" w:hAnsi="Calibri" w:cs="Calibri"/>
                <w:color w:val="000000"/>
                <w:lang w:eastAsia="en-AU"/>
              </w:rPr>
            </w:pPr>
            <w:ins w:id="242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89" w:author="KIM, Jason" w:date="2019-04-02T13:39:00Z"/>
                <w:rFonts w:ascii="Calibri" w:eastAsia="Times New Roman" w:hAnsi="Calibri" w:cs="Calibri"/>
                <w:color w:val="000000"/>
                <w:lang w:eastAsia="en-AU"/>
              </w:rPr>
            </w:pPr>
            <w:ins w:id="24290" w:author="KIM, Jason" w:date="2019-04-02T13:39:00Z">
              <w:r w:rsidRPr="0056388D">
                <w:rPr>
                  <w:rFonts w:ascii="Calibri" w:eastAsia="Times New Roman" w:hAnsi="Calibri" w:cs="Calibri"/>
                  <w:color w:val="000000"/>
                  <w:lang w:eastAsia="en-AU"/>
                </w:rPr>
                <w:t>Chainage 4315</w:t>
              </w:r>
            </w:ins>
          </w:p>
        </w:tc>
        <w:tc>
          <w:tcPr>
            <w:tcW w:w="764" w:type="pct"/>
            <w:noWrap/>
            <w:hideMark/>
          </w:tcPr>
          <w:p w:rsidR="00110C18" w:rsidRPr="0056388D" w:rsidRDefault="00110C18" w:rsidP="00063728">
            <w:pPr>
              <w:jc w:val="right"/>
              <w:rPr>
                <w:ins w:id="24291" w:author="KIM, Jason" w:date="2019-04-02T13:39:00Z"/>
                <w:rFonts w:ascii="Calibri" w:eastAsia="Times New Roman" w:hAnsi="Calibri" w:cs="Calibri"/>
                <w:color w:val="000000"/>
                <w:lang w:eastAsia="en-AU"/>
              </w:rPr>
            </w:pPr>
            <w:ins w:id="24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93" w:author="KIM, Jason" w:date="2019-04-02T13:39:00Z"/>
        </w:trPr>
        <w:tc>
          <w:tcPr>
            <w:tcW w:w="708" w:type="pct"/>
            <w:vMerge/>
            <w:hideMark/>
          </w:tcPr>
          <w:p w:rsidR="00110C18" w:rsidRPr="0056388D" w:rsidRDefault="00110C18" w:rsidP="00063728">
            <w:pPr>
              <w:rPr>
                <w:ins w:id="242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95" w:author="KIM, Jason" w:date="2019-04-02T13:39:00Z"/>
                <w:rFonts w:ascii="Calibri" w:eastAsia="Times New Roman" w:hAnsi="Calibri" w:cs="Calibri"/>
                <w:color w:val="000000"/>
                <w:lang w:eastAsia="en-AU"/>
              </w:rPr>
            </w:pPr>
            <w:ins w:id="24296"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97" w:author="KIM, Jason" w:date="2019-04-02T13:39:00Z"/>
                <w:rFonts w:ascii="Calibri" w:eastAsia="Times New Roman" w:hAnsi="Calibri" w:cs="Calibri"/>
                <w:color w:val="000000"/>
                <w:lang w:eastAsia="en-AU"/>
              </w:rPr>
            </w:pPr>
            <w:ins w:id="2429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99" w:author="KIM, Jason" w:date="2019-04-02T13:39:00Z"/>
                <w:rFonts w:ascii="Calibri" w:eastAsia="Times New Roman" w:hAnsi="Calibri" w:cs="Calibri"/>
                <w:color w:val="000000"/>
                <w:lang w:eastAsia="en-AU"/>
              </w:rPr>
            </w:pPr>
            <w:ins w:id="24300" w:author="KIM, Jason" w:date="2019-04-02T13:39:00Z">
              <w:r w:rsidRPr="0056388D">
                <w:rPr>
                  <w:rFonts w:ascii="Calibri" w:eastAsia="Times New Roman" w:hAnsi="Calibri" w:cs="Calibri"/>
                  <w:color w:val="000000"/>
                  <w:lang w:eastAsia="en-AU"/>
                </w:rPr>
                <w:t>LLN1289</w:t>
              </w:r>
            </w:ins>
          </w:p>
        </w:tc>
        <w:tc>
          <w:tcPr>
            <w:tcW w:w="933" w:type="pct"/>
            <w:noWrap/>
            <w:hideMark/>
          </w:tcPr>
          <w:p w:rsidR="00110C18" w:rsidRPr="0056388D" w:rsidRDefault="00110C18" w:rsidP="00063728">
            <w:pPr>
              <w:rPr>
                <w:ins w:id="24301" w:author="KIM, Jason" w:date="2019-04-02T13:39:00Z"/>
                <w:rFonts w:ascii="Calibri" w:eastAsia="Times New Roman" w:hAnsi="Calibri" w:cs="Calibri"/>
                <w:color w:val="000000"/>
                <w:lang w:eastAsia="en-AU"/>
              </w:rPr>
            </w:pPr>
            <w:ins w:id="243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03" w:author="KIM, Jason" w:date="2019-04-02T13:39:00Z"/>
                <w:rFonts w:ascii="Calibri" w:eastAsia="Times New Roman" w:hAnsi="Calibri" w:cs="Calibri"/>
                <w:color w:val="000000"/>
                <w:lang w:eastAsia="en-AU"/>
              </w:rPr>
            </w:pPr>
            <w:ins w:id="24304" w:author="KIM, Jason" w:date="2019-04-02T13:39:00Z">
              <w:r w:rsidRPr="0056388D">
                <w:rPr>
                  <w:rFonts w:ascii="Calibri" w:eastAsia="Times New Roman" w:hAnsi="Calibri" w:cs="Calibri"/>
                  <w:color w:val="000000"/>
                  <w:lang w:eastAsia="en-AU"/>
                </w:rPr>
                <w:t>Chainage 4324</w:t>
              </w:r>
            </w:ins>
          </w:p>
        </w:tc>
        <w:tc>
          <w:tcPr>
            <w:tcW w:w="764" w:type="pct"/>
            <w:noWrap/>
            <w:hideMark/>
          </w:tcPr>
          <w:p w:rsidR="00110C18" w:rsidRPr="0056388D" w:rsidRDefault="00110C18" w:rsidP="00063728">
            <w:pPr>
              <w:jc w:val="right"/>
              <w:rPr>
                <w:ins w:id="24305" w:author="KIM, Jason" w:date="2019-04-02T13:39:00Z"/>
                <w:rFonts w:ascii="Calibri" w:eastAsia="Times New Roman" w:hAnsi="Calibri" w:cs="Calibri"/>
                <w:color w:val="000000"/>
                <w:lang w:eastAsia="en-AU"/>
              </w:rPr>
            </w:pPr>
            <w:ins w:id="24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07" w:author="KIM, Jason" w:date="2019-04-02T13:39:00Z"/>
        </w:trPr>
        <w:tc>
          <w:tcPr>
            <w:tcW w:w="708" w:type="pct"/>
            <w:vMerge/>
            <w:hideMark/>
          </w:tcPr>
          <w:p w:rsidR="00110C18" w:rsidRPr="0056388D" w:rsidRDefault="00110C18" w:rsidP="00063728">
            <w:pPr>
              <w:rPr>
                <w:ins w:id="243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09" w:author="KIM, Jason" w:date="2019-04-02T13:39:00Z"/>
                <w:rFonts w:ascii="Calibri" w:eastAsia="Times New Roman" w:hAnsi="Calibri" w:cs="Calibri"/>
                <w:color w:val="000000"/>
                <w:lang w:eastAsia="en-AU"/>
              </w:rPr>
            </w:pPr>
            <w:ins w:id="24310"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11" w:author="KIM, Jason" w:date="2019-04-02T13:39:00Z"/>
                <w:rFonts w:ascii="Calibri" w:eastAsia="Times New Roman" w:hAnsi="Calibri" w:cs="Calibri"/>
                <w:color w:val="000000"/>
                <w:lang w:eastAsia="en-AU"/>
              </w:rPr>
            </w:pPr>
            <w:ins w:id="2431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13" w:author="KIM, Jason" w:date="2019-04-02T13:39:00Z"/>
                <w:rFonts w:ascii="Calibri" w:eastAsia="Times New Roman" w:hAnsi="Calibri" w:cs="Calibri"/>
                <w:color w:val="000000"/>
                <w:lang w:eastAsia="en-AU"/>
              </w:rPr>
            </w:pPr>
            <w:ins w:id="24314" w:author="KIM, Jason" w:date="2019-04-02T13:39:00Z">
              <w:r w:rsidRPr="0056388D">
                <w:rPr>
                  <w:rFonts w:ascii="Calibri" w:eastAsia="Times New Roman" w:hAnsi="Calibri" w:cs="Calibri"/>
                  <w:color w:val="000000"/>
                  <w:lang w:eastAsia="en-AU"/>
                </w:rPr>
                <w:t>LLN1290</w:t>
              </w:r>
            </w:ins>
          </w:p>
        </w:tc>
        <w:tc>
          <w:tcPr>
            <w:tcW w:w="933" w:type="pct"/>
            <w:noWrap/>
            <w:hideMark/>
          </w:tcPr>
          <w:p w:rsidR="00110C18" w:rsidRPr="0056388D" w:rsidRDefault="00110C18" w:rsidP="00063728">
            <w:pPr>
              <w:rPr>
                <w:ins w:id="24315" w:author="KIM, Jason" w:date="2019-04-02T13:39:00Z"/>
                <w:rFonts w:ascii="Calibri" w:eastAsia="Times New Roman" w:hAnsi="Calibri" w:cs="Calibri"/>
                <w:color w:val="000000"/>
                <w:lang w:eastAsia="en-AU"/>
              </w:rPr>
            </w:pPr>
            <w:ins w:id="243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17" w:author="KIM, Jason" w:date="2019-04-02T13:39:00Z"/>
                <w:rFonts w:ascii="Calibri" w:eastAsia="Times New Roman" w:hAnsi="Calibri" w:cs="Calibri"/>
                <w:color w:val="000000"/>
                <w:lang w:eastAsia="en-AU"/>
              </w:rPr>
            </w:pPr>
            <w:ins w:id="24318" w:author="KIM, Jason" w:date="2019-04-02T13:39:00Z">
              <w:r w:rsidRPr="0056388D">
                <w:rPr>
                  <w:rFonts w:ascii="Calibri" w:eastAsia="Times New Roman" w:hAnsi="Calibri" w:cs="Calibri"/>
                  <w:color w:val="000000"/>
                  <w:lang w:eastAsia="en-AU"/>
                </w:rPr>
                <w:t>Chainage 4334</w:t>
              </w:r>
            </w:ins>
          </w:p>
        </w:tc>
        <w:tc>
          <w:tcPr>
            <w:tcW w:w="764" w:type="pct"/>
            <w:noWrap/>
            <w:hideMark/>
          </w:tcPr>
          <w:p w:rsidR="00110C18" w:rsidRPr="0056388D" w:rsidRDefault="00110C18" w:rsidP="00063728">
            <w:pPr>
              <w:jc w:val="right"/>
              <w:rPr>
                <w:ins w:id="24319" w:author="KIM, Jason" w:date="2019-04-02T13:39:00Z"/>
                <w:rFonts w:ascii="Calibri" w:eastAsia="Times New Roman" w:hAnsi="Calibri" w:cs="Calibri"/>
                <w:color w:val="000000"/>
                <w:lang w:eastAsia="en-AU"/>
              </w:rPr>
            </w:pPr>
            <w:ins w:id="243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21" w:author="KIM, Jason" w:date="2019-04-02T13:39:00Z"/>
        </w:trPr>
        <w:tc>
          <w:tcPr>
            <w:tcW w:w="708" w:type="pct"/>
            <w:vMerge/>
            <w:hideMark/>
          </w:tcPr>
          <w:p w:rsidR="00110C18" w:rsidRPr="0056388D" w:rsidRDefault="00110C18" w:rsidP="00063728">
            <w:pPr>
              <w:rPr>
                <w:ins w:id="243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23" w:author="KIM, Jason" w:date="2019-04-02T13:39:00Z"/>
                <w:rFonts w:ascii="Calibri" w:eastAsia="Times New Roman" w:hAnsi="Calibri" w:cs="Calibri"/>
                <w:color w:val="000000"/>
                <w:lang w:eastAsia="en-AU"/>
              </w:rPr>
            </w:pPr>
            <w:ins w:id="24324"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25" w:author="KIM, Jason" w:date="2019-04-02T13:39:00Z"/>
                <w:rFonts w:ascii="Calibri" w:eastAsia="Times New Roman" w:hAnsi="Calibri" w:cs="Calibri"/>
                <w:color w:val="000000"/>
                <w:lang w:eastAsia="en-AU"/>
              </w:rPr>
            </w:pPr>
            <w:ins w:id="2432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27" w:author="KIM, Jason" w:date="2019-04-02T13:39:00Z"/>
                <w:rFonts w:ascii="Calibri" w:eastAsia="Times New Roman" w:hAnsi="Calibri" w:cs="Calibri"/>
                <w:color w:val="000000"/>
                <w:lang w:eastAsia="en-AU"/>
              </w:rPr>
            </w:pPr>
            <w:ins w:id="24328" w:author="KIM, Jason" w:date="2019-04-02T13:39:00Z">
              <w:r w:rsidRPr="0056388D">
                <w:rPr>
                  <w:rFonts w:ascii="Calibri" w:eastAsia="Times New Roman" w:hAnsi="Calibri" w:cs="Calibri"/>
                  <w:color w:val="000000"/>
                  <w:lang w:eastAsia="en-AU"/>
                </w:rPr>
                <w:t>LLN1291</w:t>
              </w:r>
            </w:ins>
          </w:p>
        </w:tc>
        <w:tc>
          <w:tcPr>
            <w:tcW w:w="933" w:type="pct"/>
            <w:noWrap/>
            <w:hideMark/>
          </w:tcPr>
          <w:p w:rsidR="00110C18" w:rsidRPr="0056388D" w:rsidRDefault="00110C18" w:rsidP="00063728">
            <w:pPr>
              <w:rPr>
                <w:ins w:id="24329" w:author="KIM, Jason" w:date="2019-04-02T13:39:00Z"/>
                <w:rFonts w:ascii="Calibri" w:eastAsia="Times New Roman" w:hAnsi="Calibri" w:cs="Calibri"/>
                <w:color w:val="000000"/>
                <w:lang w:eastAsia="en-AU"/>
              </w:rPr>
            </w:pPr>
            <w:ins w:id="243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31" w:author="KIM, Jason" w:date="2019-04-02T13:39:00Z"/>
                <w:rFonts w:ascii="Calibri" w:eastAsia="Times New Roman" w:hAnsi="Calibri" w:cs="Calibri"/>
                <w:color w:val="000000"/>
                <w:lang w:eastAsia="en-AU"/>
              </w:rPr>
            </w:pPr>
            <w:ins w:id="24332" w:author="KIM, Jason" w:date="2019-04-02T13:39:00Z">
              <w:r w:rsidRPr="0056388D">
                <w:rPr>
                  <w:rFonts w:ascii="Calibri" w:eastAsia="Times New Roman" w:hAnsi="Calibri" w:cs="Calibri"/>
                  <w:color w:val="000000"/>
                  <w:lang w:eastAsia="en-AU"/>
                </w:rPr>
                <w:t>Chainage 4343</w:t>
              </w:r>
            </w:ins>
          </w:p>
        </w:tc>
        <w:tc>
          <w:tcPr>
            <w:tcW w:w="764" w:type="pct"/>
            <w:noWrap/>
            <w:hideMark/>
          </w:tcPr>
          <w:p w:rsidR="00110C18" w:rsidRPr="0056388D" w:rsidRDefault="00110C18" w:rsidP="00063728">
            <w:pPr>
              <w:jc w:val="right"/>
              <w:rPr>
                <w:ins w:id="24333" w:author="KIM, Jason" w:date="2019-04-02T13:39:00Z"/>
                <w:rFonts w:ascii="Calibri" w:eastAsia="Times New Roman" w:hAnsi="Calibri" w:cs="Calibri"/>
                <w:color w:val="000000"/>
                <w:lang w:eastAsia="en-AU"/>
              </w:rPr>
            </w:pPr>
            <w:ins w:id="243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35" w:author="KIM, Jason" w:date="2019-04-02T13:39:00Z"/>
        </w:trPr>
        <w:tc>
          <w:tcPr>
            <w:tcW w:w="708" w:type="pct"/>
            <w:vMerge/>
            <w:hideMark/>
          </w:tcPr>
          <w:p w:rsidR="00110C18" w:rsidRPr="0056388D" w:rsidRDefault="00110C18" w:rsidP="00063728">
            <w:pPr>
              <w:rPr>
                <w:ins w:id="243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37" w:author="KIM, Jason" w:date="2019-04-02T13:39:00Z"/>
                <w:rFonts w:ascii="Calibri" w:eastAsia="Times New Roman" w:hAnsi="Calibri" w:cs="Calibri"/>
                <w:color w:val="000000"/>
                <w:lang w:eastAsia="en-AU"/>
              </w:rPr>
            </w:pPr>
            <w:ins w:id="24338"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39" w:author="KIM, Jason" w:date="2019-04-02T13:39:00Z"/>
                <w:rFonts w:ascii="Calibri" w:eastAsia="Times New Roman" w:hAnsi="Calibri" w:cs="Calibri"/>
                <w:color w:val="000000"/>
                <w:lang w:eastAsia="en-AU"/>
              </w:rPr>
            </w:pPr>
            <w:ins w:id="2434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41" w:author="KIM, Jason" w:date="2019-04-02T13:39:00Z"/>
                <w:rFonts w:ascii="Calibri" w:eastAsia="Times New Roman" w:hAnsi="Calibri" w:cs="Calibri"/>
                <w:color w:val="000000"/>
                <w:lang w:eastAsia="en-AU"/>
              </w:rPr>
            </w:pPr>
            <w:ins w:id="24342" w:author="KIM, Jason" w:date="2019-04-02T13:39:00Z">
              <w:r w:rsidRPr="0056388D">
                <w:rPr>
                  <w:rFonts w:ascii="Calibri" w:eastAsia="Times New Roman" w:hAnsi="Calibri" w:cs="Calibri"/>
                  <w:color w:val="000000"/>
                  <w:lang w:eastAsia="en-AU"/>
                </w:rPr>
                <w:t>LLN1292</w:t>
              </w:r>
            </w:ins>
          </w:p>
        </w:tc>
        <w:tc>
          <w:tcPr>
            <w:tcW w:w="933" w:type="pct"/>
            <w:noWrap/>
            <w:hideMark/>
          </w:tcPr>
          <w:p w:rsidR="00110C18" w:rsidRPr="0056388D" w:rsidRDefault="00110C18" w:rsidP="00063728">
            <w:pPr>
              <w:rPr>
                <w:ins w:id="24343" w:author="KIM, Jason" w:date="2019-04-02T13:39:00Z"/>
                <w:rFonts w:ascii="Calibri" w:eastAsia="Times New Roman" w:hAnsi="Calibri" w:cs="Calibri"/>
                <w:color w:val="000000"/>
                <w:lang w:eastAsia="en-AU"/>
              </w:rPr>
            </w:pPr>
            <w:ins w:id="243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45" w:author="KIM, Jason" w:date="2019-04-02T13:39:00Z"/>
                <w:rFonts w:ascii="Calibri" w:eastAsia="Times New Roman" w:hAnsi="Calibri" w:cs="Calibri"/>
                <w:color w:val="000000"/>
                <w:lang w:eastAsia="en-AU"/>
              </w:rPr>
            </w:pPr>
            <w:ins w:id="24346" w:author="KIM, Jason" w:date="2019-04-02T13:39:00Z">
              <w:r w:rsidRPr="0056388D">
                <w:rPr>
                  <w:rFonts w:ascii="Calibri" w:eastAsia="Times New Roman" w:hAnsi="Calibri" w:cs="Calibri"/>
                  <w:color w:val="000000"/>
                  <w:lang w:eastAsia="en-AU"/>
                </w:rPr>
                <w:t>Chainage 4353</w:t>
              </w:r>
            </w:ins>
          </w:p>
        </w:tc>
        <w:tc>
          <w:tcPr>
            <w:tcW w:w="764" w:type="pct"/>
            <w:noWrap/>
            <w:hideMark/>
          </w:tcPr>
          <w:p w:rsidR="00110C18" w:rsidRPr="0056388D" w:rsidRDefault="00110C18" w:rsidP="00063728">
            <w:pPr>
              <w:jc w:val="right"/>
              <w:rPr>
                <w:ins w:id="24347" w:author="KIM, Jason" w:date="2019-04-02T13:39:00Z"/>
                <w:rFonts w:ascii="Calibri" w:eastAsia="Times New Roman" w:hAnsi="Calibri" w:cs="Calibri"/>
                <w:color w:val="000000"/>
                <w:lang w:eastAsia="en-AU"/>
              </w:rPr>
            </w:pPr>
            <w:ins w:id="24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49" w:author="KIM, Jason" w:date="2019-04-02T13:39:00Z"/>
        </w:trPr>
        <w:tc>
          <w:tcPr>
            <w:tcW w:w="708" w:type="pct"/>
            <w:vMerge/>
            <w:hideMark/>
          </w:tcPr>
          <w:p w:rsidR="00110C18" w:rsidRPr="0056388D" w:rsidRDefault="00110C18" w:rsidP="00063728">
            <w:pPr>
              <w:rPr>
                <w:ins w:id="243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51" w:author="KIM, Jason" w:date="2019-04-02T13:39:00Z"/>
                <w:rFonts w:ascii="Calibri" w:eastAsia="Times New Roman" w:hAnsi="Calibri" w:cs="Calibri"/>
                <w:color w:val="000000"/>
                <w:lang w:eastAsia="en-AU"/>
              </w:rPr>
            </w:pPr>
            <w:ins w:id="24352"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53" w:author="KIM, Jason" w:date="2019-04-02T13:39:00Z"/>
                <w:rFonts w:ascii="Calibri" w:eastAsia="Times New Roman" w:hAnsi="Calibri" w:cs="Calibri"/>
                <w:color w:val="000000"/>
                <w:lang w:eastAsia="en-AU"/>
              </w:rPr>
            </w:pPr>
            <w:ins w:id="2435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55" w:author="KIM, Jason" w:date="2019-04-02T13:39:00Z"/>
                <w:rFonts w:ascii="Calibri" w:eastAsia="Times New Roman" w:hAnsi="Calibri" w:cs="Calibri"/>
                <w:color w:val="000000"/>
                <w:lang w:eastAsia="en-AU"/>
              </w:rPr>
            </w:pPr>
            <w:ins w:id="24356" w:author="KIM, Jason" w:date="2019-04-02T13:39:00Z">
              <w:r w:rsidRPr="0056388D">
                <w:rPr>
                  <w:rFonts w:ascii="Calibri" w:eastAsia="Times New Roman" w:hAnsi="Calibri" w:cs="Calibri"/>
                  <w:color w:val="000000"/>
                  <w:lang w:eastAsia="en-AU"/>
                </w:rPr>
                <w:t>LLN1293</w:t>
              </w:r>
            </w:ins>
          </w:p>
        </w:tc>
        <w:tc>
          <w:tcPr>
            <w:tcW w:w="933" w:type="pct"/>
            <w:noWrap/>
            <w:hideMark/>
          </w:tcPr>
          <w:p w:rsidR="00110C18" w:rsidRPr="0056388D" w:rsidRDefault="00110C18" w:rsidP="00063728">
            <w:pPr>
              <w:rPr>
                <w:ins w:id="24357" w:author="KIM, Jason" w:date="2019-04-02T13:39:00Z"/>
                <w:rFonts w:ascii="Calibri" w:eastAsia="Times New Roman" w:hAnsi="Calibri" w:cs="Calibri"/>
                <w:color w:val="000000"/>
                <w:lang w:eastAsia="en-AU"/>
              </w:rPr>
            </w:pPr>
            <w:ins w:id="243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59" w:author="KIM, Jason" w:date="2019-04-02T13:39:00Z"/>
                <w:rFonts w:ascii="Calibri" w:eastAsia="Times New Roman" w:hAnsi="Calibri" w:cs="Calibri"/>
                <w:color w:val="000000"/>
                <w:lang w:eastAsia="en-AU"/>
              </w:rPr>
            </w:pPr>
            <w:ins w:id="24360" w:author="KIM, Jason" w:date="2019-04-02T13:39:00Z">
              <w:r w:rsidRPr="0056388D">
                <w:rPr>
                  <w:rFonts w:ascii="Calibri" w:eastAsia="Times New Roman" w:hAnsi="Calibri" w:cs="Calibri"/>
                  <w:color w:val="000000"/>
                  <w:lang w:eastAsia="en-AU"/>
                </w:rPr>
                <w:t>Chainage 4363</w:t>
              </w:r>
            </w:ins>
          </w:p>
        </w:tc>
        <w:tc>
          <w:tcPr>
            <w:tcW w:w="764" w:type="pct"/>
            <w:noWrap/>
            <w:hideMark/>
          </w:tcPr>
          <w:p w:rsidR="00110C18" w:rsidRPr="0056388D" w:rsidRDefault="00110C18" w:rsidP="00063728">
            <w:pPr>
              <w:jc w:val="right"/>
              <w:rPr>
                <w:ins w:id="24361" w:author="KIM, Jason" w:date="2019-04-02T13:39:00Z"/>
                <w:rFonts w:ascii="Calibri" w:eastAsia="Times New Roman" w:hAnsi="Calibri" w:cs="Calibri"/>
                <w:color w:val="000000"/>
                <w:lang w:eastAsia="en-AU"/>
              </w:rPr>
            </w:pPr>
            <w:ins w:id="24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63" w:author="KIM, Jason" w:date="2019-04-02T13:39:00Z"/>
        </w:trPr>
        <w:tc>
          <w:tcPr>
            <w:tcW w:w="708" w:type="pct"/>
            <w:vMerge/>
            <w:hideMark/>
          </w:tcPr>
          <w:p w:rsidR="00110C18" w:rsidRPr="0056388D" w:rsidRDefault="00110C18" w:rsidP="00063728">
            <w:pPr>
              <w:rPr>
                <w:ins w:id="243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65" w:author="KIM, Jason" w:date="2019-04-02T13:39:00Z"/>
                <w:rFonts w:ascii="Calibri" w:eastAsia="Times New Roman" w:hAnsi="Calibri" w:cs="Calibri"/>
                <w:color w:val="000000"/>
                <w:lang w:eastAsia="en-AU"/>
              </w:rPr>
            </w:pPr>
            <w:ins w:id="24366"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67" w:author="KIM, Jason" w:date="2019-04-02T13:39:00Z"/>
                <w:rFonts w:ascii="Calibri" w:eastAsia="Times New Roman" w:hAnsi="Calibri" w:cs="Calibri"/>
                <w:color w:val="000000"/>
                <w:lang w:eastAsia="en-AU"/>
              </w:rPr>
            </w:pPr>
            <w:ins w:id="2436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69" w:author="KIM, Jason" w:date="2019-04-02T13:39:00Z"/>
                <w:rFonts w:ascii="Calibri" w:eastAsia="Times New Roman" w:hAnsi="Calibri" w:cs="Calibri"/>
                <w:color w:val="000000"/>
                <w:lang w:eastAsia="en-AU"/>
              </w:rPr>
            </w:pPr>
            <w:ins w:id="24370" w:author="KIM, Jason" w:date="2019-04-02T13:39:00Z">
              <w:r w:rsidRPr="0056388D">
                <w:rPr>
                  <w:rFonts w:ascii="Calibri" w:eastAsia="Times New Roman" w:hAnsi="Calibri" w:cs="Calibri"/>
                  <w:color w:val="000000"/>
                  <w:lang w:eastAsia="en-AU"/>
                </w:rPr>
                <w:t>LLN1294</w:t>
              </w:r>
            </w:ins>
          </w:p>
        </w:tc>
        <w:tc>
          <w:tcPr>
            <w:tcW w:w="933" w:type="pct"/>
            <w:noWrap/>
            <w:hideMark/>
          </w:tcPr>
          <w:p w:rsidR="00110C18" w:rsidRPr="0056388D" w:rsidRDefault="00110C18" w:rsidP="00063728">
            <w:pPr>
              <w:rPr>
                <w:ins w:id="24371" w:author="KIM, Jason" w:date="2019-04-02T13:39:00Z"/>
                <w:rFonts w:ascii="Calibri" w:eastAsia="Times New Roman" w:hAnsi="Calibri" w:cs="Calibri"/>
                <w:color w:val="000000"/>
                <w:lang w:eastAsia="en-AU"/>
              </w:rPr>
            </w:pPr>
            <w:ins w:id="243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73" w:author="KIM, Jason" w:date="2019-04-02T13:39:00Z"/>
                <w:rFonts w:ascii="Calibri" w:eastAsia="Times New Roman" w:hAnsi="Calibri" w:cs="Calibri"/>
                <w:color w:val="000000"/>
                <w:lang w:eastAsia="en-AU"/>
              </w:rPr>
            </w:pPr>
            <w:ins w:id="24374" w:author="KIM, Jason" w:date="2019-04-02T13:39:00Z">
              <w:r w:rsidRPr="0056388D">
                <w:rPr>
                  <w:rFonts w:ascii="Calibri" w:eastAsia="Times New Roman" w:hAnsi="Calibri" w:cs="Calibri"/>
                  <w:color w:val="000000"/>
                  <w:lang w:eastAsia="en-AU"/>
                </w:rPr>
                <w:t>Chainage 4373</w:t>
              </w:r>
            </w:ins>
          </w:p>
        </w:tc>
        <w:tc>
          <w:tcPr>
            <w:tcW w:w="764" w:type="pct"/>
            <w:noWrap/>
            <w:hideMark/>
          </w:tcPr>
          <w:p w:rsidR="00110C18" w:rsidRPr="0056388D" w:rsidRDefault="00110C18" w:rsidP="00063728">
            <w:pPr>
              <w:jc w:val="right"/>
              <w:rPr>
                <w:ins w:id="24375" w:author="KIM, Jason" w:date="2019-04-02T13:39:00Z"/>
                <w:rFonts w:ascii="Calibri" w:eastAsia="Times New Roman" w:hAnsi="Calibri" w:cs="Calibri"/>
                <w:color w:val="000000"/>
                <w:lang w:eastAsia="en-AU"/>
              </w:rPr>
            </w:pPr>
            <w:ins w:id="243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77" w:author="KIM, Jason" w:date="2019-04-02T13:39:00Z"/>
        </w:trPr>
        <w:tc>
          <w:tcPr>
            <w:tcW w:w="708" w:type="pct"/>
            <w:vMerge/>
            <w:hideMark/>
          </w:tcPr>
          <w:p w:rsidR="00110C18" w:rsidRPr="0056388D" w:rsidRDefault="00110C18" w:rsidP="00063728">
            <w:pPr>
              <w:rPr>
                <w:ins w:id="243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79" w:author="KIM, Jason" w:date="2019-04-02T13:39:00Z"/>
                <w:rFonts w:ascii="Calibri" w:eastAsia="Times New Roman" w:hAnsi="Calibri" w:cs="Calibri"/>
                <w:color w:val="000000"/>
                <w:lang w:eastAsia="en-AU"/>
              </w:rPr>
            </w:pPr>
            <w:ins w:id="24380"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81" w:author="KIM, Jason" w:date="2019-04-02T13:39:00Z"/>
                <w:rFonts w:ascii="Calibri" w:eastAsia="Times New Roman" w:hAnsi="Calibri" w:cs="Calibri"/>
                <w:color w:val="000000"/>
                <w:lang w:eastAsia="en-AU"/>
              </w:rPr>
            </w:pPr>
            <w:ins w:id="2438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83" w:author="KIM, Jason" w:date="2019-04-02T13:39:00Z"/>
                <w:rFonts w:ascii="Calibri" w:eastAsia="Times New Roman" w:hAnsi="Calibri" w:cs="Calibri"/>
                <w:color w:val="000000"/>
                <w:lang w:eastAsia="en-AU"/>
              </w:rPr>
            </w:pPr>
            <w:ins w:id="24384" w:author="KIM, Jason" w:date="2019-04-02T13:39:00Z">
              <w:r w:rsidRPr="0056388D">
                <w:rPr>
                  <w:rFonts w:ascii="Calibri" w:eastAsia="Times New Roman" w:hAnsi="Calibri" w:cs="Calibri"/>
                  <w:color w:val="000000"/>
                  <w:lang w:eastAsia="en-AU"/>
                </w:rPr>
                <w:t>LLN1295</w:t>
              </w:r>
            </w:ins>
          </w:p>
        </w:tc>
        <w:tc>
          <w:tcPr>
            <w:tcW w:w="933" w:type="pct"/>
            <w:noWrap/>
            <w:hideMark/>
          </w:tcPr>
          <w:p w:rsidR="00110C18" w:rsidRPr="0056388D" w:rsidRDefault="00110C18" w:rsidP="00063728">
            <w:pPr>
              <w:rPr>
                <w:ins w:id="24385" w:author="KIM, Jason" w:date="2019-04-02T13:39:00Z"/>
                <w:rFonts w:ascii="Calibri" w:eastAsia="Times New Roman" w:hAnsi="Calibri" w:cs="Calibri"/>
                <w:color w:val="000000"/>
                <w:lang w:eastAsia="en-AU"/>
              </w:rPr>
            </w:pPr>
            <w:ins w:id="243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87" w:author="KIM, Jason" w:date="2019-04-02T13:39:00Z"/>
                <w:rFonts w:ascii="Calibri" w:eastAsia="Times New Roman" w:hAnsi="Calibri" w:cs="Calibri"/>
                <w:color w:val="000000"/>
                <w:lang w:eastAsia="en-AU"/>
              </w:rPr>
            </w:pPr>
            <w:ins w:id="24388" w:author="KIM, Jason" w:date="2019-04-02T13:39:00Z">
              <w:r w:rsidRPr="0056388D">
                <w:rPr>
                  <w:rFonts w:ascii="Calibri" w:eastAsia="Times New Roman" w:hAnsi="Calibri" w:cs="Calibri"/>
                  <w:color w:val="000000"/>
                  <w:lang w:eastAsia="en-AU"/>
                </w:rPr>
                <w:t>Chainage 4382</w:t>
              </w:r>
            </w:ins>
          </w:p>
        </w:tc>
        <w:tc>
          <w:tcPr>
            <w:tcW w:w="764" w:type="pct"/>
            <w:noWrap/>
            <w:hideMark/>
          </w:tcPr>
          <w:p w:rsidR="00110C18" w:rsidRPr="0056388D" w:rsidRDefault="00110C18" w:rsidP="00063728">
            <w:pPr>
              <w:jc w:val="right"/>
              <w:rPr>
                <w:ins w:id="24389" w:author="KIM, Jason" w:date="2019-04-02T13:39:00Z"/>
                <w:rFonts w:ascii="Calibri" w:eastAsia="Times New Roman" w:hAnsi="Calibri" w:cs="Calibri"/>
                <w:color w:val="000000"/>
                <w:lang w:eastAsia="en-AU"/>
              </w:rPr>
            </w:pPr>
            <w:ins w:id="24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91" w:author="KIM, Jason" w:date="2019-04-02T13:39:00Z"/>
        </w:trPr>
        <w:tc>
          <w:tcPr>
            <w:tcW w:w="708" w:type="pct"/>
            <w:vMerge/>
            <w:hideMark/>
          </w:tcPr>
          <w:p w:rsidR="00110C18" w:rsidRPr="0056388D" w:rsidRDefault="00110C18" w:rsidP="00063728">
            <w:pPr>
              <w:rPr>
                <w:ins w:id="24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93" w:author="KIM, Jason" w:date="2019-04-02T13:39:00Z"/>
                <w:rFonts w:ascii="Calibri" w:eastAsia="Times New Roman" w:hAnsi="Calibri" w:cs="Calibri"/>
                <w:color w:val="000000"/>
                <w:lang w:eastAsia="en-AU"/>
              </w:rPr>
            </w:pPr>
            <w:ins w:id="24394"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95" w:author="KIM, Jason" w:date="2019-04-02T13:39:00Z"/>
                <w:rFonts w:ascii="Calibri" w:eastAsia="Times New Roman" w:hAnsi="Calibri" w:cs="Calibri"/>
                <w:color w:val="000000"/>
                <w:lang w:eastAsia="en-AU"/>
              </w:rPr>
            </w:pPr>
            <w:ins w:id="2439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97" w:author="KIM, Jason" w:date="2019-04-02T13:39:00Z"/>
                <w:rFonts w:ascii="Calibri" w:eastAsia="Times New Roman" w:hAnsi="Calibri" w:cs="Calibri"/>
                <w:color w:val="000000"/>
                <w:lang w:eastAsia="en-AU"/>
              </w:rPr>
            </w:pPr>
            <w:ins w:id="24398" w:author="KIM, Jason" w:date="2019-04-02T13:39:00Z">
              <w:r w:rsidRPr="0056388D">
                <w:rPr>
                  <w:rFonts w:ascii="Calibri" w:eastAsia="Times New Roman" w:hAnsi="Calibri" w:cs="Calibri"/>
                  <w:color w:val="000000"/>
                  <w:lang w:eastAsia="en-AU"/>
                </w:rPr>
                <w:t>LLN1296</w:t>
              </w:r>
            </w:ins>
          </w:p>
        </w:tc>
        <w:tc>
          <w:tcPr>
            <w:tcW w:w="933" w:type="pct"/>
            <w:noWrap/>
            <w:hideMark/>
          </w:tcPr>
          <w:p w:rsidR="00110C18" w:rsidRPr="0056388D" w:rsidRDefault="00110C18" w:rsidP="00063728">
            <w:pPr>
              <w:rPr>
                <w:ins w:id="24399" w:author="KIM, Jason" w:date="2019-04-02T13:39:00Z"/>
                <w:rFonts w:ascii="Calibri" w:eastAsia="Times New Roman" w:hAnsi="Calibri" w:cs="Calibri"/>
                <w:color w:val="000000"/>
                <w:lang w:eastAsia="en-AU"/>
              </w:rPr>
            </w:pPr>
            <w:ins w:id="244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401" w:author="KIM, Jason" w:date="2019-04-02T13:39:00Z"/>
                <w:rFonts w:ascii="Calibri" w:eastAsia="Times New Roman" w:hAnsi="Calibri" w:cs="Calibri"/>
                <w:color w:val="000000"/>
                <w:lang w:eastAsia="en-AU"/>
              </w:rPr>
            </w:pPr>
            <w:ins w:id="24402" w:author="KIM, Jason" w:date="2019-04-02T13:39:00Z">
              <w:r w:rsidRPr="0056388D">
                <w:rPr>
                  <w:rFonts w:ascii="Calibri" w:eastAsia="Times New Roman" w:hAnsi="Calibri" w:cs="Calibri"/>
                  <w:color w:val="000000"/>
                  <w:lang w:eastAsia="en-AU"/>
                </w:rPr>
                <w:t>Chainage 4392</w:t>
              </w:r>
            </w:ins>
          </w:p>
        </w:tc>
        <w:tc>
          <w:tcPr>
            <w:tcW w:w="764" w:type="pct"/>
            <w:noWrap/>
            <w:hideMark/>
          </w:tcPr>
          <w:p w:rsidR="00110C18" w:rsidRPr="0056388D" w:rsidRDefault="00110C18" w:rsidP="00063728">
            <w:pPr>
              <w:jc w:val="right"/>
              <w:rPr>
                <w:ins w:id="24403" w:author="KIM, Jason" w:date="2019-04-02T13:39:00Z"/>
                <w:rFonts w:ascii="Calibri" w:eastAsia="Times New Roman" w:hAnsi="Calibri" w:cs="Calibri"/>
                <w:color w:val="000000"/>
                <w:lang w:eastAsia="en-AU"/>
              </w:rPr>
            </w:pPr>
            <w:ins w:id="24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05" w:author="KIM, Jason" w:date="2019-04-02T13:39:00Z"/>
        </w:trPr>
        <w:tc>
          <w:tcPr>
            <w:tcW w:w="708" w:type="pct"/>
            <w:vMerge/>
            <w:hideMark/>
          </w:tcPr>
          <w:p w:rsidR="00110C18" w:rsidRPr="0056388D" w:rsidRDefault="00110C18" w:rsidP="00063728">
            <w:pPr>
              <w:rPr>
                <w:ins w:id="24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07" w:author="KIM, Jason" w:date="2019-04-02T13:39:00Z"/>
                <w:rFonts w:ascii="Calibri" w:eastAsia="Times New Roman" w:hAnsi="Calibri" w:cs="Calibri"/>
                <w:color w:val="000000"/>
                <w:lang w:eastAsia="en-AU"/>
              </w:rPr>
            </w:pPr>
            <w:ins w:id="24408"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409" w:author="KIM, Jason" w:date="2019-04-02T13:39:00Z"/>
                <w:rFonts w:ascii="Calibri" w:eastAsia="Times New Roman" w:hAnsi="Calibri" w:cs="Calibri"/>
                <w:color w:val="000000"/>
                <w:lang w:eastAsia="en-AU"/>
              </w:rPr>
            </w:pPr>
            <w:ins w:id="2441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11" w:author="KIM, Jason" w:date="2019-04-02T13:39:00Z"/>
                <w:rFonts w:ascii="Calibri" w:eastAsia="Times New Roman" w:hAnsi="Calibri" w:cs="Calibri"/>
                <w:color w:val="000000"/>
                <w:lang w:eastAsia="en-AU"/>
              </w:rPr>
            </w:pPr>
            <w:ins w:id="24412" w:author="KIM, Jason" w:date="2019-04-02T13:39:00Z">
              <w:r w:rsidRPr="0056388D">
                <w:rPr>
                  <w:rFonts w:ascii="Calibri" w:eastAsia="Times New Roman" w:hAnsi="Calibri" w:cs="Calibri"/>
                  <w:color w:val="000000"/>
                  <w:lang w:eastAsia="en-AU"/>
                </w:rPr>
                <w:t>LLN1297</w:t>
              </w:r>
            </w:ins>
          </w:p>
        </w:tc>
        <w:tc>
          <w:tcPr>
            <w:tcW w:w="933" w:type="pct"/>
            <w:noWrap/>
            <w:hideMark/>
          </w:tcPr>
          <w:p w:rsidR="00110C18" w:rsidRPr="0056388D" w:rsidRDefault="00110C18" w:rsidP="00063728">
            <w:pPr>
              <w:rPr>
                <w:ins w:id="24413" w:author="KIM, Jason" w:date="2019-04-02T13:39:00Z"/>
                <w:rFonts w:ascii="Calibri" w:eastAsia="Times New Roman" w:hAnsi="Calibri" w:cs="Calibri"/>
                <w:color w:val="000000"/>
                <w:lang w:eastAsia="en-AU"/>
              </w:rPr>
            </w:pPr>
            <w:ins w:id="244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415" w:author="KIM, Jason" w:date="2019-04-02T13:39:00Z"/>
                <w:rFonts w:ascii="Calibri" w:eastAsia="Times New Roman" w:hAnsi="Calibri" w:cs="Calibri"/>
                <w:color w:val="000000"/>
                <w:lang w:eastAsia="en-AU"/>
              </w:rPr>
            </w:pPr>
            <w:ins w:id="24416" w:author="KIM, Jason" w:date="2019-04-02T13:39:00Z">
              <w:r w:rsidRPr="0056388D">
                <w:rPr>
                  <w:rFonts w:ascii="Calibri" w:eastAsia="Times New Roman" w:hAnsi="Calibri" w:cs="Calibri"/>
                  <w:color w:val="000000"/>
                  <w:lang w:eastAsia="en-AU"/>
                </w:rPr>
                <w:t>Chainage 4401</w:t>
              </w:r>
            </w:ins>
          </w:p>
        </w:tc>
        <w:tc>
          <w:tcPr>
            <w:tcW w:w="764" w:type="pct"/>
            <w:noWrap/>
            <w:hideMark/>
          </w:tcPr>
          <w:p w:rsidR="00110C18" w:rsidRPr="0056388D" w:rsidRDefault="00110C18" w:rsidP="00063728">
            <w:pPr>
              <w:jc w:val="right"/>
              <w:rPr>
                <w:ins w:id="24417" w:author="KIM, Jason" w:date="2019-04-02T13:39:00Z"/>
                <w:rFonts w:ascii="Calibri" w:eastAsia="Times New Roman" w:hAnsi="Calibri" w:cs="Calibri"/>
                <w:color w:val="000000"/>
                <w:lang w:eastAsia="en-AU"/>
              </w:rPr>
            </w:pPr>
            <w:ins w:id="24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19" w:author="KIM, Jason" w:date="2019-04-02T13:39:00Z"/>
        </w:trPr>
        <w:tc>
          <w:tcPr>
            <w:tcW w:w="708" w:type="pct"/>
            <w:vMerge w:val="restart"/>
            <w:noWrap/>
            <w:hideMark/>
          </w:tcPr>
          <w:p w:rsidR="00110C18" w:rsidRPr="0056388D" w:rsidRDefault="00110C18" w:rsidP="00063728">
            <w:pPr>
              <w:rPr>
                <w:ins w:id="24420" w:author="KIM, Jason" w:date="2019-04-02T13:39:00Z"/>
                <w:rFonts w:ascii="Calibri" w:eastAsia="Times New Roman" w:hAnsi="Calibri" w:cs="Calibri"/>
                <w:color w:val="000000"/>
                <w:lang w:eastAsia="en-AU"/>
              </w:rPr>
            </w:pPr>
            <w:ins w:id="24421" w:author="KIM, Jason" w:date="2019-04-02T13:39:00Z">
              <w:r w:rsidRPr="0056388D">
                <w:rPr>
                  <w:rFonts w:ascii="Calibri" w:eastAsia="Times New Roman" w:hAnsi="Calibri" w:cs="Calibri"/>
                  <w:color w:val="000000"/>
                  <w:lang w:eastAsia="en-AU"/>
                </w:rPr>
                <w:t>LLE30K71</w:t>
              </w:r>
            </w:ins>
          </w:p>
        </w:tc>
        <w:tc>
          <w:tcPr>
            <w:tcW w:w="605" w:type="pct"/>
            <w:noWrap/>
            <w:hideMark/>
          </w:tcPr>
          <w:p w:rsidR="00110C18" w:rsidRPr="0056388D" w:rsidRDefault="00110C18" w:rsidP="00063728">
            <w:pPr>
              <w:rPr>
                <w:ins w:id="24422" w:author="KIM, Jason" w:date="2019-04-02T13:39:00Z"/>
                <w:rFonts w:ascii="Calibri" w:eastAsia="Times New Roman" w:hAnsi="Calibri" w:cs="Calibri"/>
                <w:color w:val="000000"/>
                <w:lang w:eastAsia="en-AU"/>
              </w:rPr>
            </w:pPr>
            <w:ins w:id="24423"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24" w:author="KIM, Jason" w:date="2019-04-02T13:39:00Z"/>
                <w:rFonts w:ascii="Calibri" w:eastAsia="Times New Roman" w:hAnsi="Calibri" w:cs="Calibri"/>
                <w:color w:val="000000"/>
                <w:lang w:eastAsia="en-AU"/>
              </w:rPr>
            </w:pPr>
            <w:ins w:id="2442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26" w:author="KIM, Jason" w:date="2019-04-02T13:39:00Z"/>
                <w:rFonts w:ascii="Calibri" w:eastAsia="Times New Roman" w:hAnsi="Calibri" w:cs="Calibri"/>
                <w:color w:val="000000"/>
                <w:lang w:eastAsia="en-AU"/>
              </w:rPr>
            </w:pPr>
            <w:ins w:id="24427" w:author="KIM, Jason" w:date="2019-04-02T13:39:00Z">
              <w:r w:rsidRPr="0056388D">
                <w:rPr>
                  <w:rFonts w:ascii="Calibri" w:eastAsia="Times New Roman" w:hAnsi="Calibri" w:cs="Calibri"/>
                  <w:color w:val="000000"/>
                  <w:lang w:eastAsia="en-AU"/>
                </w:rPr>
                <w:t>LLS2322</w:t>
              </w:r>
            </w:ins>
          </w:p>
        </w:tc>
        <w:tc>
          <w:tcPr>
            <w:tcW w:w="933" w:type="pct"/>
            <w:noWrap/>
            <w:hideMark/>
          </w:tcPr>
          <w:p w:rsidR="00110C18" w:rsidRPr="0056388D" w:rsidRDefault="00110C18" w:rsidP="00063728">
            <w:pPr>
              <w:rPr>
                <w:ins w:id="24428" w:author="KIM, Jason" w:date="2019-04-02T13:39:00Z"/>
                <w:rFonts w:ascii="Calibri" w:eastAsia="Times New Roman" w:hAnsi="Calibri" w:cs="Calibri"/>
                <w:color w:val="000000"/>
                <w:lang w:eastAsia="en-AU"/>
              </w:rPr>
            </w:pPr>
            <w:ins w:id="244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30" w:author="KIM, Jason" w:date="2019-04-02T13:39:00Z"/>
                <w:rFonts w:ascii="Calibri" w:eastAsia="Times New Roman" w:hAnsi="Calibri" w:cs="Calibri"/>
                <w:color w:val="000000"/>
                <w:lang w:eastAsia="en-AU"/>
              </w:rPr>
            </w:pPr>
            <w:ins w:id="24431" w:author="KIM, Jason" w:date="2019-04-02T13:39:00Z">
              <w:r w:rsidRPr="0056388D">
                <w:rPr>
                  <w:rFonts w:ascii="Calibri" w:eastAsia="Times New Roman" w:hAnsi="Calibri" w:cs="Calibri"/>
                  <w:color w:val="000000"/>
                  <w:lang w:eastAsia="en-AU"/>
                </w:rPr>
                <w:t>Chainage 4410</w:t>
              </w:r>
            </w:ins>
          </w:p>
        </w:tc>
        <w:tc>
          <w:tcPr>
            <w:tcW w:w="764" w:type="pct"/>
            <w:noWrap/>
            <w:hideMark/>
          </w:tcPr>
          <w:p w:rsidR="00110C18" w:rsidRPr="0056388D" w:rsidRDefault="00110C18" w:rsidP="00063728">
            <w:pPr>
              <w:jc w:val="right"/>
              <w:rPr>
                <w:ins w:id="24432" w:author="KIM, Jason" w:date="2019-04-02T13:39:00Z"/>
                <w:rFonts w:ascii="Calibri" w:eastAsia="Times New Roman" w:hAnsi="Calibri" w:cs="Calibri"/>
                <w:color w:val="000000"/>
                <w:lang w:eastAsia="en-AU"/>
              </w:rPr>
            </w:pPr>
            <w:ins w:id="24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34" w:author="KIM, Jason" w:date="2019-04-02T13:39:00Z"/>
        </w:trPr>
        <w:tc>
          <w:tcPr>
            <w:tcW w:w="708" w:type="pct"/>
            <w:vMerge/>
            <w:hideMark/>
          </w:tcPr>
          <w:p w:rsidR="00110C18" w:rsidRPr="0056388D" w:rsidRDefault="00110C18" w:rsidP="00063728">
            <w:pPr>
              <w:rPr>
                <w:ins w:id="244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36" w:author="KIM, Jason" w:date="2019-04-02T13:39:00Z"/>
                <w:rFonts w:ascii="Calibri" w:eastAsia="Times New Roman" w:hAnsi="Calibri" w:cs="Calibri"/>
                <w:color w:val="000000"/>
                <w:lang w:eastAsia="en-AU"/>
              </w:rPr>
            </w:pPr>
            <w:ins w:id="24437"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38" w:author="KIM, Jason" w:date="2019-04-02T13:39:00Z"/>
                <w:rFonts w:ascii="Calibri" w:eastAsia="Times New Roman" w:hAnsi="Calibri" w:cs="Calibri"/>
                <w:color w:val="000000"/>
                <w:lang w:eastAsia="en-AU"/>
              </w:rPr>
            </w:pPr>
            <w:ins w:id="2443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40" w:author="KIM, Jason" w:date="2019-04-02T13:39:00Z"/>
                <w:rFonts w:ascii="Calibri" w:eastAsia="Times New Roman" w:hAnsi="Calibri" w:cs="Calibri"/>
                <w:color w:val="000000"/>
                <w:lang w:eastAsia="en-AU"/>
              </w:rPr>
            </w:pPr>
            <w:ins w:id="24441" w:author="KIM, Jason" w:date="2019-04-02T13:39:00Z">
              <w:r w:rsidRPr="0056388D">
                <w:rPr>
                  <w:rFonts w:ascii="Calibri" w:eastAsia="Times New Roman" w:hAnsi="Calibri" w:cs="Calibri"/>
                  <w:color w:val="000000"/>
                  <w:lang w:eastAsia="en-AU"/>
                </w:rPr>
                <w:t>LLS2323</w:t>
              </w:r>
            </w:ins>
          </w:p>
        </w:tc>
        <w:tc>
          <w:tcPr>
            <w:tcW w:w="933" w:type="pct"/>
            <w:noWrap/>
            <w:hideMark/>
          </w:tcPr>
          <w:p w:rsidR="00110C18" w:rsidRPr="0056388D" w:rsidRDefault="00110C18" w:rsidP="00063728">
            <w:pPr>
              <w:rPr>
                <w:ins w:id="24442" w:author="KIM, Jason" w:date="2019-04-02T13:39:00Z"/>
                <w:rFonts w:ascii="Calibri" w:eastAsia="Times New Roman" w:hAnsi="Calibri" w:cs="Calibri"/>
                <w:color w:val="000000"/>
                <w:lang w:eastAsia="en-AU"/>
              </w:rPr>
            </w:pPr>
            <w:ins w:id="244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44" w:author="KIM, Jason" w:date="2019-04-02T13:39:00Z"/>
                <w:rFonts w:ascii="Calibri" w:eastAsia="Times New Roman" w:hAnsi="Calibri" w:cs="Calibri"/>
                <w:color w:val="000000"/>
                <w:lang w:eastAsia="en-AU"/>
              </w:rPr>
            </w:pPr>
            <w:ins w:id="24445" w:author="KIM, Jason" w:date="2019-04-02T13:39:00Z">
              <w:r w:rsidRPr="0056388D">
                <w:rPr>
                  <w:rFonts w:ascii="Calibri" w:eastAsia="Times New Roman" w:hAnsi="Calibri" w:cs="Calibri"/>
                  <w:color w:val="000000"/>
                  <w:lang w:eastAsia="en-AU"/>
                </w:rPr>
                <w:t>Chainage 4420</w:t>
              </w:r>
            </w:ins>
          </w:p>
        </w:tc>
        <w:tc>
          <w:tcPr>
            <w:tcW w:w="764" w:type="pct"/>
            <w:noWrap/>
            <w:hideMark/>
          </w:tcPr>
          <w:p w:rsidR="00110C18" w:rsidRPr="0056388D" w:rsidRDefault="00110C18" w:rsidP="00063728">
            <w:pPr>
              <w:jc w:val="right"/>
              <w:rPr>
                <w:ins w:id="24446" w:author="KIM, Jason" w:date="2019-04-02T13:39:00Z"/>
                <w:rFonts w:ascii="Calibri" w:eastAsia="Times New Roman" w:hAnsi="Calibri" w:cs="Calibri"/>
                <w:color w:val="000000"/>
                <w:lang w:eastAsia="en-AU"/>
              </w:rPr>
            </w:pPr>
            <w:ins w:id="244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48" w:author="KIM, Jason" w:date="2019-04-02T13:39:00Z"/>
        </w:trPr>
        <w:tc>
          <w:tcPr>
            <w:tcW w:w="708" w:type="pct"/>
            <w:vMerge/>
            <w:hideMark/>
          </w:tcPr>
          <w:p w:rsidR="00110C18" w:rsidRPr="0056388D" w:rsidRDefault="00110C18" w:rsidP="00063728">
            <w:pPr>
              <w:rPr>
                <w:ins w:id="244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50" w:author="KIM, Jason" w:date="2019-04-02T13:39:00Z"/>
                <w:rFonts w:ascii="Calibri" w:eastAsia="Times New Roman" w:hAnsi="Calibri" w:cs="Calibri"/>
                <w:color w:val="000000"/>
                <w:lang w:eastAsia="en-AU"/>
              </w:rPr>
            </w:pPr>
            <w:ins w:id="24451"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52" w:author="KIM, Jason" w:date="2019-04-02T13:39:00Z"/>
                <w:rFonts w:ascii="Calibri" w:eastAsia="Times New Roman" w:hAnsi="Calibri" w:cs="Calibri"/>
                <w:color w:val="000000"/>
                <w:lang w:eastAsia="en-AU"/>
              </w:rPr>
            </w:pPr>
            <w:ins w:id="2445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54" w:author="KIM, Jason" w:date="2019-04-02T13:39:00Z"/>
                <w:rFonts w:ascii="Calibri" w:eastAsia="Times New Roman" w:hAnsi="Calibri" w:cs="Calibri"/>
                <w:color w:val="000000"/>
                <w:lang w:eastAsia="en-AU"/>
              </w:rPr>
            </w:pPr>
            <w:ins w:id="24455" w:author="KIM, Jason" w:date="2019-04-02T13:39:00Z">
              <w:r w:rsidRPr="0056388D">
                <w:rPr>
                  <w:rFonts w:ascii="Calibri" w:eastAsia="Times New Roman" w:hAnsi="Calibri" w:cs="Calibri"/>
                  <w:color w:val="000000"/>
                  <w:lang w:eastAsia="en-AU"/>
                </w:rPr>
                <w:t>LLS2324</w:t>
              </w:r>
            </w:ins>
          </w:p>
        </w:tc>
        <w:tc>
          <w:tcPr>
            <w:tcW w:w="933" w:type="pct"/>
            <w:noWrap/>
            <w:hideMark/>
          </w:tcPr>
          <w:p w:rsidR="00110C18" w:rsidRPr="0056388D" w:rsidRDefault="00110C18" w:rsidP="00063728">
            <w:pPr>
              <w:rPr>
                <w:ins w:id="24456" w:author="KIM, Jason" w:date="2019-04-02T13:39:00Z"/>
                <w:rFonts w:ascii="Calibri" w:eastAsia="Times New Roman" w:hAnsi="Calibri" w:cs="Calibri"/>
                <w:color w:val="000000"/>
                <w:lang w:eastAsia="en-AU"/>
              </w:rPr>
            </w:pPr>
            <w:ins w:id="244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58" w:author="KIM, Jason" w:date="2019-04-02T13:39:00Z"/>
                <w:rFonts w:ascii="Calibri" w:eastAsia="Times New Roman" w:hAnsi="Calibri" w:cs="Calibri"/>
                <w:color w:val="000000"/>
                <w:lang w:eastAsia="en-AU"/>
              </w:rPr>
            </w:pPr>
            <w:ins w:id="24459" w:author="KIM, Jason" w:date="2019-04-02T13:39:00Z">
              <w:r w:rsidRPr="0056388D">
                <w:rPr>
                  <w:rFonts w:ascii="Calibri" w:eastAsia="Times New Roman" w:hAnsi="Calibri" w:cs="Calibri"/>
                  <w:color w:val="000000"/>
                  <w:lang w:eastAsia="en-AU"/>
                </w:rPr>
                <w:t>Chainage 4429</w:t>
              </w:r>
            </w:ins>
          </w:p>
        </w:tc>
        <w:tc>
          <w:tcPr>
            <w:tcW w:w="764" w:type="pct"/>
            <w:noWrap/>
            <w:hideMark/>
          </w:tcPr>
          <w:p w:rsidR="00110C18" w:rsidRPr="0056388D" w:rsidRDefault="00110C18" w:rsidP="00063728">
            <w:pPr>
              <w:jc w:val="right"/>
              <w:rPr>
                <w:ins w:id="24460" w:author="KIM, Jason" w:date="2019-04-02T13:39:00Z"/>
                <w:rFonts w:ascii="Calibri" w:eastAsia="Times New Roman" w:hAnsi="Calibri" w:cs="Calibri"/>
                <w:color w:val="000000"/>
                <w:lang w:eastAsia="en-AU"/>
              </w:rPr>
            </w:pPr>
            <w:ins w:id="244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62" w:author="KIM, Jason" w:date="2019-04-02T13:39:00Z"/>
        </w:trPr>
        <w:tc>
          <w:tcPr>
            <w:tcW w:w="708" w:type="pct"/>
            <w:vMerge/>
            <w:hideMark/>
          </w:tcPr>
          <w:p w:rsidR="00110C18" w:rsidRPr="0056388D" w:rsidRDefault="00110C18" w:rsidP="00063728">
            <w:pPr>
              <w:rPr>
                <w:ins w:id="244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64" w:author="KIM, Jason" w:date="2019-04-02T13:39:00Z"/>
                <w:rFonts w:ascii="Calibri" w:eastAsia="Times New Roman" w:hAnsi="Calibri" w:cs="Calibri"/>
                <w:color w:val="000000"/>
                <w:lang w:eastAsia="en-AU"/>
              </w:rPr>
            </w:pPr>
            <w:ins w:id="24465"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66" w:author="KIM, Jason" w:date="2019-04-02T13:39:00Z"/>
                <w:rFonts w:ascii="Calibri" w:eastAsia="Times New Roman" w:hAnsi="Calibri" w:cs="Calibri"/>
                <w:color w:val="000000"/>
                <w:lang w:eastAsia="en-AU"/>
              </w:rPr>
            </w:pPr>
            <w:ins w:id="2446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68" w:author="KIM, Jason" w:date="2019-04-02T13:39:00Z"/>
                <w:rFonts w:ascii="Calibri" w:eastAsia="Times New Roman" w:hAnsi="Calibri" w:cs="Calibri"/>
                <w:color w:val="000000"/>
                <w:lang w:eastAsia="en-AU"/>
              </w:rPr>
            </w:pPr>
            <w:ins w:id="24469" w:author="KIM, Jason" w:date="2019-04-02T13:39:00Z">
              <w:r w:rsidRPr="0056388D">
                <w:rPr>
                  <w:rFonts w:ascii="Calibri" w:eastAsia="Times New Roman" w:hAnsi="Calibri" w:cs="Calibri"/>
                  <w:color w:val="000000"/>
                  <w:lang w:eastAsia="en-AU"/>
                </w:rPr>
                <w:t>LLS2325</w:t>
              </w:r>
            </w:ins>
          </w:p>
        </w:tc>
        <w:tc>
          <w:tcPr>
            <w:tcW w:w="933" w:type="pct"/>
            <w:noWrap/>
            <w:hideMark/>
          </w:tcPr>
          <w:p w:rsidR="00110C18" w:rsidRPr="0056388D" w:rsidRDefault="00110C18" w:rsidP="00063728">
            <w:pPr>
              <w:rPr>
                <w:ins w:id="24470" w:author="KIM, Jason" w:date="2019-04-02T13:39:00Z"/>
                <w:rFonts w:ascii="Calibri" w:eastAsia="Times New Roman" w:hAnsi="Calibri" w:cs="Calibri"/>
                <w:color w:val="000000"/>
                <w:lang w:eastAsia="en-AU"/>
              </w:rPr>
            </w:pPr>
            <w:ins w:id="244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72" w:author="KIM, Jason" w:date="2019-04-02T13:39:00Z"/>
                <w:rFonts w:ascii="Calibri" w:eastAsia="Times New Roman" w:hAnsi="Calibri" w:cs="Calibri"/>
                <w:color w:val="000000"/>
                <w:lang w:eastAsia="en-AU"/>
              </w:rPr>
            </w:pPr>
            <w:ins w:id="24473" w:author="KIM, Jason" w:date="2019-04-02T13:39:00Z">
              <w:r w:rsidRPr="0056388D">
                <w:rPr>
                  <w:rFonts w:ascii="Calibri" w:eastAsia="Times New Roman" w:hAnsi="Calibri" w:cs="Calibri"/>
                  <w:color w:val="000000"/>
                  <w:lang w:eastAsia="en-AU"/>
                </w:rPr>
                <w:t>Chainage 4439</w:t>
              </w:r>
            </w:ins>
          </w:p>
        </w:tc>
        <w:tc>
          <w:tcPr>
            <w:tcW w:w="764" w:type="pct"/>
            <w:noWrap/>
            <w:hideMark/>
          </w:tcPr>
          <w:p w:rsidR="00110C18" w:rsidRPr="0056388D" w:rsidRDefault="00110C18" w:rsidP="00063728">
            <w:pPr>
              <w:jc w:val="right"/>
              <w:rPr>
                <w:ins w:id="24474" w:author="KIM, Jason" w:date="2019-04-02T13:39:00Z"/>
                <w:rFonts w:ascii="Calibri" w:eastAsia="Times New Roman" w:hAnsi="Calibri" w:cs="Calibri"/>
                <w:color w:val="000000"/>
                <w:lang w:eastAsia="en-AU"/>
              </w:rPr>
            </w:pPr>
            <w:ins w:id="244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76" w:author="KIM, Jason" w:date="2019-04-02T13:39:00Z"/>
        </w:trPr>
        <w:tc>
          <w:tcPr>
            <w:tcW w:w="708" w:type="pct"/>
            <w:vMerge/>
            <w:hideMark/>
          </w:tcPr>
          <w:p w:rsidR="00110C18" w:rsidRPr="0056388D" w:rsidRDefault="00110C18" w:rsidP="00063728">
            <w:pPr>
              <w:rPr>
                <w:ins w:id="244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78" w:author="KIM, Jason" w:date="2019-04-02T13:39:00Z"/>
                <w:rFonts w:ascii="Calibri" w:eastAsia="Times New Roman" w:hAnsi="Calibri" w:cs="Calibri"/>
                <w:color w:val="000000"/>
                <w:lang w:eastAsia="en-AU"/>
              </w:rPr>
            </w:pPr>
            <w:ins w:id="24479"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80" w:author="KIM, Jason" w:date="2019-04-02T13:39:00Z"/>
                <w:rFonts w:ascii="Calibri" w:eastAsia="Times New Roman" w:hAnsi="Calibri" w:cs="Calibri"/>
                <w:color w:val="000000"/>
                <w:lang w:eastAsia="en-AU"/>
              </w:rPr>
            </w:pPr>
            <w:ins w:id="2448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82" w:author="KIM, Jason" w:date="2019-04-02T13:39:00Z"/>
                <w:rFonts w:ascii="Calibri" w:eastAsia="Times New Roman" w:hAnsi="Calibri" w:cs="Calibri"/>
                <w:color w:val="000000"/>
                <w:lang w:eastAsia="en-AU"/>
              </w:rPr>
            </w:pPr>
            <w:ins w:id="24483" w:author="KIM, Jason" w:date="2019-04-02T13:39:00Z">
              <w:r w:rsidRPr="0056388D">
                <w:rPr>
                  <w:rFonts w:ascii="Calibri" w:eastAsia="Times New Roman" w:hAnsi="Calibri" w:cs="Calibri"/>
                  <w:color w:val="000000"/>
                  <w:lang w:eastAsia="en-AU"/>
                </w:rPr>
                <w:t>LLS2326</w:t>
              </w:r>
            </w:ins>
          </w:p>
        </w:tc>
        <w:tc>
          <w:tcPr>
            <w:tcW w:w="933" w:type="pct"/>
            <w:noWrap/>
            <w:hideMark/>
          </w:tcPr>
          <w:p w:rsidR="00110C18" w:rsidRPr="0056388D" w:rsidRDefault="00110C18" w:rsidP="00063728">
            <w:pPr>
              <w:rPr>
                <w:ins w:id="24484" w:author="KIM, Jason" w:date="2019-04-02T13:39:00Z"/>
                <w:rFonts w:ascii="Calibri" w:eastAsia="Times New Roman" w:hAnsi="Calibri" w:cs="Calibri"/>
                <w:color w:val="000000"/>
                <w:lang w:eastAsia="en-AU"/>
              </w:rPr>
            </w:pPr>
            <w:ins w:id="244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86" w:author="KIM, Jason" w:date="2019-04-02T13:39:00Z"/>
                <w:rFonts w:ascii="Calibri" w:eastAsia="Times New Roman" w:hAnsi="Calibri" w:cs="Calibri"/>
                <w:color w:val="000000"/>
                <w:lang w:eastAsia="en-AU"/>
              </w:rPr>
            </w:pPr>
            <w:ins w:id="24487" w:author="KIM, Jason" w:date="2019-04-02T13:39:00Z">
              <w:r w:rsidRPr="0056388D">
                <w:rPr>
                  <w:rFonts w:ascii="Calibri" w:eastAsia="Times New Roman" w:hAnsi="Calibri" w:cs="Calibri"/>
                  <w:color w:val="000000"/>
                  <w:lang w:eastAsia="en-AU"/>
                </w:rPr>
                <w:t>Chainage 4449</w:t>
              </w:r>
            </w:ins>
          </w:p>
        </w:tc>
        <w:tc>
          <w:tcPr>
            <w:tcW w:w="764" w:type="pct"/>
            <w:noWrap/>
            <w:hideMark/>
          </w:tcPr>
          <w:p w:rsidR="00110C18" w:rsidRPr="0056388D" w:rsidRDefault="00110C18" w:rsidP="00063728">
            <w:pPr>
              <w:jc w:val="right"/>
              <w:rPr>
                <w:ins w:id="24488" w:author="KIM, Jason" w:date="2019-04-02T13:39:00Z"/>
                <w:rFonts w:ascii="Calibri" w:eastAsia="Times New Roman" w:hAnsi="Calibri" w:cs="Calibri"/>
                <w:color w:val="000000"/>
                <w:lang w:eastAsia="en-AU"/>
              </w:rPr>
            </w:pPr>
            <w:ins w:id="24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90" w:author="KIM, Jason" w:date="2019-04-02T13:39:00Z"/>
        </w:trPr>
        <w:tc>
          <w:tcPr>
            <w:tcW w:w="708" w:type="pct"/>
            <w:vMerge/>
            <w:hideMark/>
          </w:tcPr>
          <w:p w:rsidR="00110C18" w:rsidRPr="0056388D" w:rsidRDefault="00110C18" w:rsidP="00063728">
            <w:pPr>
              <w:rPr>
                <w:ins w:id="244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92" w:author="KIM, Jason" w:date="2019-04-02T13:39:00Z"/>
                <w:rFonts w:ascii="Calibri" w:eastAsia="Times New Roman" w:hAnsi="Calibri" w:cs="Calibri"/>
                <w:color w:val="000000"/>
                <w:lang w:eastAsia="en-AU"/>
              </w:rPr>
            </w:pPr>
            <w:ins w:id="24493"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94" w:author="KIM, Jason" w:date="2019-04-02T13:39:00Z"/>
                <w:rFonts w:ascii="Calibri" w:eastAsia="Times New Roman" w:hAnsi="Calibri" w:cs="Calibri"/>
                <w:color w:val="000000"/>
                <w:lang w:eastAsia="en-AU"/>
              </w:rPr>
            </w:pPr>
            <w:ins w:id="2449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96" w:author="KIM, Jason" w:date="2019-04-02T13:39:00Z"/>
                <w:rFonts w:ascii="Calibri" w:eastAsia="Times New Roman" w:hAnsi="Calibri" w:cs="Calibri"/>
                <w:color w:val="000000"/>
                <w:lang w:eastAsia="en-AU"/>
              </w:rPr>
            </w:pPr>
            <w:ins w:id="24497" w:author="KIM, Jason" w:date="2019-04-02T13:39:00Z">
              <w:r w:rsidRPr="0056388D">
                <w:rPr>
                  <w:rFonts w:ascii="Calibri" w:eastAsia="Times New Roman" w:hAnsi="Calibri" w:cs="Calibri"/>
                  <w:color w:val="000000"/>
                  <w:lang w:eastAsia="en-AU"/>
                </w:rPr>
                <w:t>LLS2327</w:t>
              </w:r>
            </w:ins>
          </w:p>
        </w:tc>
        <w:tc>
          <w:tcPr>
            <w:tcW w:w="933" w:type="pct"/>
            <w:noWrap/>
            <w:hideMark/>
          </w:tcPr>
          <w:p w:rsidR="00110C18" w:rsidRPr="0056388D" w:rsidRDefault="00110C18" w:rsidP="00063728">
            <w:pPr>
              <w:rPr>
                <w:ins w:id="24498" w:author="KIM, Jason" w:date="2019-04-02T13:39:00Z"/>
                <w:rFonts w:ascii="Calibri" w:eastAsia="Times New Roman" w:hAnsi="Calibri" w:cs="Calibri"/>
                <w:color w:val="000000"/>
                <w:lang w:eastAsia="en-AU"/>
              </w:rPr>
            </w:pPr>
            <w:ins w:id="244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00" w:author="KIM, Jason" w:date="2019-04-02T13:39:00Z"/>
                <w:rFonts w:ascii="Calibri" w:eastAsia="Times New Roman" w:hAnsi="Calibri" w:cs="Calibri"/>
                <w:color w:val="000000"/>
                <w:lang w:eastAsia="en-AU"/>
              </w:rPr>
            </w:pPr>
            <w:ins w:id="24501" w:author="KIM, Jason" w:date="2019-04-02T13:39:00Z">
              <w:r w:rsidRPr="0056388D">
                <w:rPr>
                  <w:rFonts w:ascii="Calibri" w:eastAsia="Times New Roman" w:hAnsi="Calibri" w:cs="Calibri"/>
                  <w:color w:val="000000"/>
                  <w:lang w:eastAsia="en-AU"/>
                </w:rPr>
                <w:t>Chainage 4458</w:t>
              </w:r>
            </w:ins>
          </w:p>
        </w:tc>
        <w:tc>
          <w:tcPr>
            <w:tcW w:w="764" w:type="pct"/>
            <w:noWrap/>
            <w:hideMark/>
          </w:tcPr>
          <w:p w:rsidR="00110C18" w:rsidRPr="0056388D" w:rsidRDefault="00110C18" w:rsidP="00063728">
            <w:pPr>
              <w:jc w:val="right"/>
              <w:rPr>
                <w:ins w:id="24502" w:author="KIM, Jason" w:date="2019-04-02T13:39:00Z"/>
                <w:rFonts w:ascii="Calibri" w:eastAsia="Times New Roman" w:hAnsi="Calibri" w:cs="Calibri"/>
                <w:color w:val="000000"/>
                <w:lang w:eastAsia="en-AU"/>
              </w:rPr>
            </w:pPr>
            <w:ins w:id="24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04" w:author="KIM, Jason" w:date="2019-04-02T13:39:00Z"/>
        </w:trPr>
        <w:tc>
          <w:tcPr>
            <w:tcW w:w="708" w:type="pct"/>
            <w:vMerge/>
            <w:hideMark/>
          </w:tcPr>
          <w:p w:rsidR="00110C18" w:rsidRPr="0056388D" w:rsidRDefault="00110C18" w:rsidP="00063728">
            <w:pPr>
              <w:rPr>
                <w:ins w:id="245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06" w:author="KIM, Jason" w:date="2019-04-02T13:39:00Z"/>
                <w:rFonts w:ascii="Calibri" w:eastAsia="Times New Roman" w:hAnsi="Calibri" w:cs="Calibri"/>
                <w:color w:val="000000"/>
                <w:lang w:eastAsia="en-AU"/>
              </w:rPr>
            </w:pPr>
            <w:ins w:id="24507"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08" w:author="KIM, Jason" w:date="2019-04-02T13:39:00Z"/>
                <w:rFonts w:ascii="Calibri" w:eastAsia="Times New Roman" w:hAnsi="Calibri" w:cs="Calibri"/>
                <w:color w:val="000000"/>
                <w:lang w:eastAsia="en-AU"/>
              </w:rPr>
            </w:pPr>
            <w:ins w:id="2450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10" w:author="KIM, Jason" w:date="2019-04-02T13:39:00Z"/>
                <w:rFonts w:ascii="Calibri" w:eastAsia="Times New Roman" w:hAnsi="Calibri" w:cs="Calibri"/>
                <w:color w:val="000000"/>
                <w:lang w:eastAsia="en-AU"/>
              </w:rPr>
            </w:pPr>
            <w:ins w:id="24511" w:author="KIM, Jason" w:date="2019-04-02T13:39:00Z">
              <w:r w:rsidRPr="0056388D">
                <w:rPr>
                  <w:rFonts w:ascii="Calibri" w:eastAsia="Times New Roman" w:hAnsi="Calibri" w:cs="Calibri"/>
                  <w:color w:val="000000"/>
                  <w:lang w:eastAsia="en-AU"/>
                </w:rPr>
                <w:t>LLS2328</w:t>
              </w:r>
            </w:ins>
          </w:p>
        </w:tc>
        <w:tc>
          <w:tcPr>
            <w:tcW w:w="933" w:type="pct"/>
            <w:noWrap/>
            <w:hideMark/>
          </w:tcPr>
          <w:p w:rsidR="00110C18" w:rsidRPr="0056388D" w:rsidRDefault="00110C18" w:rsidP="00063728">
            <w:pPr>
              <w:rPr>
                <w:ins w:id="24512" w:author="KIM, Jason" w:date="2019-04-02T13:39:00Z"/>
                <w:rFonts w:ascii="Calibri" w:eastAsia="Times New Roman" w:hAnsi="Calibri" w:cs="Calibri"/>
                <w:color w:val="000000"/>
                <w:lang w:eastAsia="en-AU"/>
              </w:rPr>
            </w:pPr>
            <w:ins w:id="245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14" w:author="KIM, Jason" w:date="2019-04-02T13:39:00Z"/>
                <w:rFonts w:ascii="Calibri" w:eastAsia="Times New Roman" w:hAnsi="Calibri" w:cs="Calibri"/>
                <w:color w:val="000000"/>
                <w:lang w:eastAsia="en-AU"/>
              </w:rPr>
            </w:pPr>
            <w:ins w:id="24515" w:author="KIM, Jason" w:date="2019-04-02T13:39:00Z">
              <w:r w:rsidRPr="0056388D">
                <w:rPr>
                  <w:rFonts w:ascii="Calibri" w:eastAsia="Times New Roman" w:hAnsi="Calibri" w:cs="Calibri"/>
                  <w:color w:val="000000"/>
                  <w:lang w:eastAsia="en-AU"/>
                </w:rPr>
                <w:t>Chainage 4468</w:t>
              </w:r>
            </w:ins>
          </w:p>
        </w:tc>
        <w:tc>
          <w:tcPr>
            <w:tcW w:w="764" w:type="pct"/>
            <w:noWrap/>
            <w:hideMark/>
          </w:tcPr>
          <w:p w:rsidR="00110C18" w:rsidRPr="0056388D" w:rsidRDefault="00110C18" w:rsidP="00063728">
            <w:pPr>
              <w:jc w:val="right"/>
              <w:rPr>
                <w:ins w:id="24516" w:author="KIM, Jason" w:date="2019-04-02T13:39:00Z"/>
                <w:rFonts w:ascii="Calibri" w:eastAsia="Times New Roman" w:hAnsi="Calibri" w:cs="Calibri"/>
                <w:color w:val="000000"/>
                <w:lang w:eastAsia="en-AU"/>
              </w:rPr>
            </w:pPr>
            <w:ins w:id="24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18" w:author="KIM, Jason" w:date="2019-04-02T13:39:00Z"/>
        </w:trPr>
        <w:tc>
          <w:tcPr>
            <w:tcW w:w="708" w:type="pct"/>
            <w:vMerge/>
            <w:hideMark/>
          </w:tcPr>
          <w:p w:rsidR="00110C18" w:rsidRPr="0056388D" w:rsidRDefault="00110C18" w:rsidP="00063728">
            <w:pPr>
              <w:rPr>
                <w:ins w:id="245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20" w:author="KIM, Jason" w:date="2019-04-02T13:39:00Z"/>
                <w:rFonts w:ascii="Calibri" w:eastAsia="Times New Roman" w:hAnsi="Calibri" w:cs="Calibri"/>
                <w:color w:val="000000"/>
                <w:lang w:eastAsia="en-AU"/>
              </w:rPr>
            </w:pPr>
            <w:ins w:id="24521"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22" w:author="KIM, Jason" w:date="2019-04-02T13:39:00Z"/>
                <w:rFonts w:ascii="Calibri" w:eastAsia="Times New Roman" w:hAnsi="Calibri" w:cs="Calibri"/>
                <w:color w:val="000000"/>
                <w:lang w:eastAsia="en-AU"/>
              </w:rPr>
            </w:pPr>
            <w:ins w:id="2452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24" w:author="KIM, Jason" w:date="2019-04-02T13:39:00Z"/>
                <w:rFonts w:ascii="Calibri" w:eastAsia="Times New Roman" w:hAnsi="Calibri" w:cs="Calibri"/>
                <w:color w:val="000000"/>
                <w:lang w:eastAsia="en-AU"/>
              </w:rPr>
            </w:pPr>
            <w:ins w:id="24525" w:author="KIM, Jason" w:date="2019-04-02T13:39:00Z">
              <w:r w:rsidRPr="0056388D">
                <w:rPr>
                  <w:rFonts w:ascii="Calibri" w:eastAsia="Times New Roman" w:hAnsi="Calibri" w:cs="Calibri"/>
                  <w:color w:val="000000"/>
                  <w:lang w:eastAsia="en-AU"/>
                </w:rPr>
                <w:t>LLS2329</w:t>
              </w:r>
            </w:ins>
          </w:p>
        </w:tc>
        <w:tc>
          <w:tcPr>
            <w:tcW w:w="933" w:type="pct"/>
            <w:noWrap/>
            <w:hideMark/>
          </w:tcPr>
          <w:p w:rsidR="00110C18" w:rsidRPr="0056388D" w:rsidRDefault="00110C18" w:rsidP="00063728">
            <w:pPr>
              <w:rPr>
                <w:ins w:id="24526" w:author="KIM, Jason" w:date="2019-04-02T13:39:00Z"/>
                <w:rFonts w:ascii="Calibri" w:eastAsia="Times New Roman" w:hAnsi="Calibri" w:cs="Calibri"/>
                <w:color w:val="000000"/>
                <w:lang w:eastAsia="en-AU"/>
              </w:rPr>
            </w:pPr>
            <w:ins w:id="245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28" w:author="KIM, Jason" w:date="2019-04-02T13:39:00Z"/>
                <w:rFonts w:ascii="Calibri" w:eastAsia="Times New Roman" w:hAnsi="Calibri" w:cs="Calibri"/>
                <w:color w:val="000000"/>
                <w:lang w:eastAsia="en-AU"/>
              </w:rPr>
            </w:pPr>
            <w:ins w:id="24529" w:author="KIM, Jason" w:date="2019-04-02T13:39:00Z">
              <w:r w:rsidRPr="0056388D">
                <w:rPr>
                  <w:rFonts w:ascii="Calibri" w:eastAsia="Times New Roman" w:hAnsi="Calibri" w:cs="Calibri"/>
                  <w:color w:val="000000"/>
                  <w:lang w:eastAsia="en-AU"/>
                </w:rPr>
                <w:t>Chainage 4478</w:t>
              </w:r>
            </w:ins>
          </w:p>
        </w:tc>
        <w:tc>
          <w:tcPr>
            <w:tcW w:w="764" w:type="pct"/>
            <w:noWrap/>
            <w:hideMark/>
          </w:tcPr>
          <w:p w:rsidR="00110C18" w:rsidRPr="0056388D" w:rsidRDefault="00110C18" w:rsidP="00063728">
            <w:pPr>
              <w:jc w:val="right"/>
              <w:rPr>
                <w:ins w:id="24530" w:author="KIM, Jason" w:date="2019-04-02T13:39:00Z"/>
                <w:rFonts w:ascii="Calibri" w:eastAsia="Times New Roman" w:hAnsi="Calibri" w:cs="Calibri"/>
                <w:color w:val="000000"/>
                <w:lang w:eastAsia="en-AU"/>
              </w:rPr>
            </w:pPr>
            <w:ins w:id="245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32" w:author="KIM, Jason" w:date="2019-04-02T13:39:00Z"/>
        </w:trPr>
        <w:tc>
          <w:tcPr>
            <w:tcW w:w="708" w:type="pct"/>
            <w:vMerge/>
            <w:hideMark/>
          </w:tcPr>
          <w:p w:rsidR="00110C18" w:rsidRPr="0056388D" w:rsidRDefault="00110C18" w:rsidP="00063728">
            <w:pPr>
              <w:rPr>
                <w:ins w:id="245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34" w:author="KIM, Jason" w:date="2019-04-02T13:39:00Z"/>
                <w:rFonts w:ascii="Calibri" w:eastAsia="Times New Roman" w:hAnsi="Calibri" w:cs="Calibri"/>
                <w:color w:val="000000"/>
                <w:lang w:eastAsia="en-AU"/>
              </w:rPr>
            </w:pPr>
            <w:ins w:id="24535"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36" w:author="KIM, Jason" w:date="2019-04-02T13:39:00Z"/>
                <w:rFonts w:ascii="Calibri" w:eastAsia="Times New Roman" w:hAnsi="Calibri" w:cs="Calibri"/>
                <w:color w:val="000000"/>
                <w:lang w:eastAsia="en-AU"/>
              </w:rPr>
            </w:pPr>
            <w:ins w:id="2453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38" w:author="KIM, Jason" w:date="2019-04-02T13:39:00Z"/>
                <w:rFonts w:ascii="Calibri" w:eastAsia="Times New Roman" w:hAnsi="Calibri" w:cs="Calibri"/>
                <w:color w:val="000000"/>
                <w:lang w:eastAsia="en-AU"/>
              </w:rPr>
            </w:pPr>
            <w:ins w:id="24539" w:author="KIM, Jason" w:date="2019-04-02T13:39:00Z">
              <w:r w:rsidRPr="0056388D">
                <w:rPr>
                  <w:rFonts w:ascii="Calibri" w:eastAsia="Times New Roman" w:hAnsi="Calibri" w:cs="Calibri"/>
                  <w:color w:val="000000"/>
                  <w:lang w:eastAsia="en-AU"/>
                </w:rPr>
                <w:t>LLS2330</w:t>
              </w:r>
            </w:ins>
          </w:p>
        </w:tc>
        <w:tc>
          <w:tcPr>
            <w:tcW w:w="933" w:type="pct"/>
            <w:noWrap/>
            <w:hideMark/>
          </w:tcPr>
          <w:p w:rsidR="00110C18" w:rsidRPr="0056388D" w:rsidRDefault="00110C18" w:rsidP="00063728">
            <w:pPr>
              <w:rPr>
                <w:ins w:id="24540" w:author="KIM, Jason" w:date="2019-04-02T13:39:00Z"/>
                <w:rFonts w:ascii="Calibri" w:eastAsia="Times New Roman" w:hAnsi="Calibri" w:cs="Calibri"/>
                <w:color w:val="000000"/>
                <w:lang w:eastAsia="en-AU"/>
              </w:rPr>
            </w:pPr>
            <w:ins w:id="245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42" w:author="KIM, Jason" w:date="2019-04-02T13:39:00Z"/>
                <w:rFonts w:ascii="Calibri" w:eastAsia="Times New Roman" w:hAnsi="Calibri" w:cs="Calibri"/>
                <w:color w:val="000000"/>
                <w:lang w:eastAsia="en-AU"/>
              </w:rPr>
            </w:pPr>
            <w:ins w:id="24543" w:author="KIM, Jason" w:date="2019-04-02T13:39:00Z">
              <w:r w:rsidRPr="0056388D">
                <w:rPr>
                  <w:rFonts w:ascii="Calibri" w:eastAsia="Times New Roman" w:hAnsi="Calibri" w:cs="Calibri"/>
                  <w:color w:val="000000"/>
                  <w:lang w:eastAsia="en-AU"/>
                </w:rPr>
                <w:t>Chainage 4487</w:t>
              </w:r>
            </w:ins>
          </w:p>
        </w:tc>
        <w:tc>
          <w:tcPr>
            <w:tcW w:w="764" w:type="pct"/>
            <w:noWrap/>
            <w:hideMark/>
          </w:tcPr>
          <w:p w:rsidR="00110C18" w:rsidRPr="0056388D" w:rsidRDefault="00110C18" w:rsidP="00063728">
            <w:pPr>
              <w:jc w:val="right"/>
              <w:rPr>
                <w:ins w:id="24544" w:author="KIM, Jason" w:date="2019-04-02T13:39:00Z"/>
                <w:rFonts w:ascii="Calibri" w:eastAsia="Times New Roman" w:hAnsi="Calibri" w:cs="Calibri"/>
                <w:color w:val="000000"/>
                <w:lang w:eastAsia="en-AU"/>
              </w:rPr>
            </w:pPr>
            <w:ins w:id="24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46" w:author="KIM, Jason" w:date="2019-04-02T13:39:00Z"/>
        </w:trPr>
        <w:tc>
          <w:tcPr>
            <w:tcW w:w="708" w:type="pct"/>
            <w:vMerge/>
            <w:hideMark/>
          </w:tcPr>
          <w:p w:rsidR="00110C18" w:rsidRPr="0056388D" w:rsidRDefault="00110C18" w:rsidP="00063728">
            <w:pPr>
              <w:rPr>
                <w:ins w:id="24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48" w:author="KIM, Jason" w:date="2019-04-02T13:39:00Z"/>
                <w:rFonts w:ascii="Calibri" w:eastAsia="Times New Roman" w:hAnsi="Calibri" w:cs="Calibri"/>
                <w:color w:val="000000"/>
                <w:lang w:eastAsia="en-AU"/>
              </w:rPr>
            </w:pPr>
            <w:ins w:id="24549"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50" w:author="KIM, Jason" w:date="2019-04-02T13:39:00Z"/>
                <w:rFonts w:ascii="Calibri" w:eastAsia="Times New Roman" w:hAnsi="Calibri" w:cs="Calibri"/>
                <w:color w:val="000000"/>
                <w:lang w:eastAsia="en-AU"/>
              </w:rPr>
            </w:pPr>
            <w:ins w:id="2455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52" w:author="KIM, Jason" w:date="2019-04-02T13:39:00Z"/>
                <w:rFonts w:ascii="Calibri" w:eastAsia="Times New Roman" w:hAnsi="Calibri" w:cs="Calibri"/>
                <w:color w:val="000000"/>
                <w:lang w:eastAsia="en-AU"/>
              </w:rPr>
            </w:pPr>
            <w:ins w:id="24553" w:author="KIM, Jason" w:date="2019-04-02T13:39:00Z">
              <w:r w:rsidRPr="0056388D">
                <w:rPr>
                  <w:rFonts w:ascii="Calibri" w:eastAsia="Times New Roman" w:hAnsi="Calibri" w:cs="Calibri"/>
                  <w:color w:val="000000"/>
                  <w:lang w:eastAsia="en-AU"/>
                </w:rPr>
                <w:t>LLS2331</w:t>
              </w:r>
            </w:ins>
          </w:p>
        </w:tc>
        <w:tc>
          <w:tcPr>
            <w:tcW w:w="933" w:type="pct"/>
            <w:noWrap/>
            <w:hideMark/>
          </w:tcPr>
          <w:p w:rsidR="00110C18" w:rsidRPr="0056388D" w:rsidRDefault="00110C18" w:rsidP="00063728">
            <w:pPr>
              <w:rPr>
                <w:ins w:id="24554" w:author="KIM, Jason" w:date="2019-04-02T13:39:00Z"/>
                <w:rFonts w:ascii="Calibri" w:eastAsia="Times New Roman" w:hAnsi="Calibri" w:cs="Calibri"/>
                <w:color w:val="000000"/>
                <w:lang w:eastAsia="en-AU"/>
              </w:rPr>
            </w:pPr>
            <w:ins w:id="245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56" w:author="KIM, Jason" w:date="2019-04-02T13:39:00Z"/>
                <w:rFonts w:ascii="Calibri" w:eastAsia="Times New Roman" w:hAnsi="Calibri" w:cs="Calibri"/>
                <w:color w:val="000000"/>
                <w:lang w:eastAsia="en-AU"/>
              </w:rPr>
            </w:pPr>
            <w:ins w:id="24557" w:author="KIM, Jason" w:date="2019-04-02T13:39:00Z">
              <w:r w:rsidRPr="0056388D">
                <w:rPr>
                  <w:rFonts w:ascii="Calibri" w:eastAsia="Times New Roman" w:hAnsi="Calibri" w:cs="Calibri"/>
                  <w:color w:val="000000"/>
                  <w:lang w:eastAsia="en-AU"/>
                </w:rPr>
                <w:t>Chainage 4497</w:t>
              </w:r>
            </w:ins>
          </w:p>
        </w:tc>
        <w:tc>
          <w:tcPr>
            <w:tcW w:w="764" w:type="pct"/>
            <w:noWrap/>
            <w:hideMark/>
          </w:tcPr>
          <w:p w:rsidR="00110C18" w:rsidRPr="0056388D" w:rsidRDefault="00110C18" w:rsidP="00063728">
            <w:pPr>
              <w:jc w:val="right"/>
              <w:rPr>
                <w:ins w:id="24558" w:author="KIM, Jason" w:date="2019-04-02T13:39:00Z"/>
                <w:rFonts w:ascii="Calibri" w:eastAsia="Times New Roman" w:hAnsi="Calibri" w:cs="Calibri"/>
                <w:color w:val="000000"/>
                <w:lang w:eastAsia="en-AU"/>
              </w:rPr>
            </w:pPr>
            <w:ins w:id="24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60" w:author="KIM, Jason" w:date="2019-04-02T13:39:00Z"/>
        </w:trPr>
        <w:tc>
          <w:tcPr>
            <w:tcW w:w="708" w:type="pct"/>
            <w:vMerge/>
            <w:hideMark/>
          </w:tcPr>
          <w:p w:rsidR="00110C18" w:rsidRPr="0056388D" w:rsidRDefault="00110C18" w:rsidP="00063728">
            <w:pPr>
              <w:rPr>
                <w:ins w:id="24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62" w:author="KIM, Jason" w:date="2019-04-02T13:39:00Z"/>
                <w:rFonts w:ascii="Calibri" w:eastAsia="Times New Roman" w:hAnsi="Calibri" w:cs="Calibri"/>
                <w:color w:val="000000"/>
                <w:lang w:eastAsia="en-AU"/>
              </w:rPr>
            </w:pPr>
            <w:ins w:id="24563"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64" w:author="KIM, Jason" w:date="2019-04-02T13:39:00Z"/>
                <w:rFonts w:ascii="Calibri" w:eastAsia="Times New Roman" w:hAnsi="Calibri" w:cs="Calibri"/>
                <w:color w:val="000000"/>
                <w:lang w:eastAsia="en-AU"/>
              </w:rPr>
            </w:pPr>
            <w:ins w:id="2456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66" w:author="KIM, Jason" w:date="2019-04-02T13:39:00Z"/>
                <w:rFonts w:ascii="Calibri" w:eastAsia="Times New Roman" w:hAnsi="Calibri" w:cs="Calibri"/>
                <w:color w:val="000000"/>
                <w:lang w:eastAsia="en-AU"/>
              </w:rPr>
            </w:pPr>
            <w:ins w:id="24567" w:author="KIM, Jason" w:date="2019-04-02T13:39:00Z">
              <w:r w:rsidRPr="0056388D">
                <w:rPr>
                  <w:rFonts w:ascii="Calibri" w:eastAsia="Times New Roman" w:hAnsi="Calibri" w:cs="Calibri"/>
                  <w:color w:val="000000"/>
                  <w:lang w:eastAsia="en-AU"/>
                </w:rPr>
                <w:t>LLS2332</w:t>
              </w:r>
            </w:ins>
          </w:p>
        </w:tc>
        <w:tc>
          <w:tcPr>
            <w:tcW w:w="933" w:type="pct"/>
            <w:noWrap/>
            <w:hideMark/>
          </w:tcPr>
          <w:p w:rsidR="00110C18" w:rsidRPr="0056388D" w:rsidRDefault="00110C18" w:rsidP="00063728">
            <w:pPr>
              <w:rPr>
                <w:ins w:id="24568" w:author="KIM, Jason" w:date="2019-04-02T13:39:00Z"/>
                <w:rFonts w:ascii="Calibri" w:eastAsia="Times New Roman" w:hAnsi="Calibri" w:cs="Calibri"/>
                <w:color w:val="000000"/>
                <w:lang w:eastAsia="en-AU"/>
              </w:rPr>
            </w:pPr>
            <w:ins w:id="245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70" w:author="KIM, Jason" w:date="2019-04-02T13:39:00Z"/>
                <w:rFonts w:ascii="Calibri" w:eastAsia="Times New Roman" w:hAnsi="Calibri" w:cs="Calibri"/>
                <w:color w:val="000000"/>
                <w:lang w:eastAsia="en-AU"/>
              </w:rPr>
            </w:pPr>
            <w:ins w:id="24571" w:author="KIM, Jason" w:date="2019-04-02T13:39:00Z">
              <w:r w:rsidRPr="0056388D">
                <w:rPr>
                  <w:rFonts w:ascii="Calibri" w:eastAsia="Times New Roman" w:hAnsi="Calibri" w:cs="Calibri"/>
                  <w:color w:val="000000"/>
                  <w:lang w:eastAsia="en-AU"/>
                </w:rPr>
                <w:t>Chainage 4507</w:t>
              </w:r>
            </w:ins>
          </w:p>
        </w:tc>
        <w:tc>
          <w:tcPr>
            <w:tcW w:w="764" w:type="pct"/>
            <w:noWrap/>
            <w:hideMark/>
          </w:tcPr>
          <w:p w:rsidR="00110C18" w:rsidRPr="0056388D" w:rsidRDefault="00110C18" w:rsidP="00063728">
            <w:pPr>
              <w:jc w:val="right"/>
              <w:rPr>
                <w:ins w:id="24572" w:author="KIM, Jason" w:date="2019-04-02T13:39:00Z"/>
                <w:rFonts w:ascii="Calibri" w:eastAsia="Times New Roman" w:hAnsi="Calibri" w:cs="Calibri"/>
                <w:color w:val="000000"/>
                <w:lang w:eastAsia="en-AU"/>
              </w:rPr>
            </w:pPr>
            <w:ins w:id="24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74" w:author="KIM, Jason" w:date="2019-04-02T13:39:00Z"/>
        </w:trPr>
        <w:tc>
          <w:tcPr>
            <w:tcW w:w="708" w:type="pct"/>
            <w:vMerge w:val="restart"/>
            <w:noWrap/>
            <w:hideMark/>
          </w:tcPr>
          <w:p w:rsidR="00110C18" w:rsidRPr="0056388D" w:rsidRDefault="00110C18" w:rsidP="00063728">
            <w:pPr>
              <w:rPr>
                <w:ins w:id="24575" w:author="KIM, Jason" w:date="2019-04-02T13:39:00Z"/>
                <w:rFonts w:ascii="Calibri" w:eastAsia="Times New Roman" w:hAnsi="Calibri" w:cs="Calibri"/>
                <w:color w:val="000000"/>
                <w:lang w:eastAsia="en-AU"/>
              </w:rPr>
            </w:pPr>
            <w:ins w:id="24576" w:author="KIM, Jason" w:date="2019-04-02T13:39:00Z">
              <w:r w:rsidRPr="0056388D">
                <w:rPr>
                  <w:rFonts w:ascii="Calibri" w:eastAsia="Times New Roman" w:hAnsi="Calibri" w:cs="Calibri"/>
                  <w:color w:val="000000"/>
                  <w:lang w:eastAsia="en-AU"/>
                </w:rPr>
                <w:t>LLE30K81</w:t>
              </w:r>
            </w:ins>
          </w:p>
        </w:tc>
        <w:tc>
          <w:tcPr>
            <w:tcW w:w="605" w:type="pct"/>
            <w:noWrap/>
            <w:hideMark/>
          </w:tcPr>
          <w:p w:rsidR="00110C18" w:rsidRPr="0056388D" w:rsidRDefault="00110C18" w:rsidP="00063728">
            <w:pPr>
              <w:rPr>
                <w:ins w:id="24577" w:author="KIM, Jason" w:date="2019-04-02T13:39:00Z"/>
                <w:rFonts w:ascii="Calibri" w:eastAsia="Times New Roman" w:hAnsi="Calibri" w:cs="Calibri"/>
                <w:color w:val="000000"/>
                <w:lang w:eastAsia="en-AU"/>
              </w:rPr>
            </w:pPr>
            <w:ins w:id="24578"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579" w:author="KIM, Jason" w:date="2019-04-02T13:39:00Z"/>
                <w:rFonts w:ascii="Calibri" w:eastAsia="Times New Roman" w:hAnsi="Calibri" w:cs="Calibri"/>
                <w:color w:val="000000"/>
                <w:lang w:eastAsia="en-AU"/>
              </w:rPr>
            </w:pPr>
            <w:ins w:id="2458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81" w:author="KIM, Jason" w:date="2019-04-02T13:39:00Z"/>
                <w:rFonts w:ascii="Calibri" w:eastAsia="Times New Roman" w:hAnsi="Calibri" w:cs="Calibri"/>
                <w:color w:val="000000"/>
                <w:lang w:eastAsia="en-AU"/>
              </w:rPr>
            </w:pPr>
            <w:ins w:id="24582" w:author="KIM, Jason" w:date="2019-04-02T13:39:00Z">
              <w:r w:rsidRPr="0056388D">
                <w:rPr>
                  <w:rFonts w:ascii="Calibri" w:eastAsia="Times New Roman" w:hAnsi="Calibri" w:cs="Calibri"/>
                  <w:color w:val="000000"/>
                  <w:lang w:eastAsia="en-AU"/>
                </w:rPr>
                <w:t>LLS2311</w:t>
              </w:r>
            </w:ins>
          </w:p>
        </w:tc>
        <w:tc>
          <w:tcPr>
            <w:tcW w:w="933" w:type="pct"/>
            <w:noWrap/>
            <w:hideMark/>
          </w:tcPr>
          <w:p w:rsidR="00110C18" w:rsidRPr="0056388D" w:rsidRDefault="00110C18" w:rsidP="00063728">
            <w:pPr>
              <w:rPr>
                <w:ins w:id="24583" w:author="KIM, Jason" w:date="2019-04-02T13:39:00Z"/>
                <w:rFonts w:ascii="Calibri" w:eastAsia="Times New Roman" w:hAnsi="Calibri" w:cs="Calibri"/>
                <w:color w:val="000000"/>
                <w:lang w:eastAsia="en-AU"/>
              </w:rPr>
            </w:pPr>
            <w:ins w:id="245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85" w:author="KIM, Jason" w:date="2019-04-02T13:39:00Z"/>
                <w:rFonts w:ascii="Calibri" w:eastAsia="Times New Roman" w:hAnsi="Calibri" w:cs="Calibri"/>
                <w:color w:val="000000"/>
                <w:lang w:eastAsia="en-AU"/>
              </w:rPr>
            </w:pPr>
            <w:ins w:id="24586" w:author="KIM, Jason" w:date="2019-04-02T13:39:00Z">
              <w:r w:rsidRPr="0056388D">
                <w:rPr>
                  <w:rFonts w:ascii="Calibri" w:eastAsia="Times New Roman" w:hAnsi="Calibri" w:cs="Calibri"/>
                  <w:color w:val="000000"/>
                  <w:lang w:eastAsia="en-AU"/>
                </w:rPr>
                <w:t>Chainage 4290</w:t>
              </w:r>
            </w:ins>
          </w:p>
        </w:tc>
        <w:tc>
          <w:tcPr>
            <w:tcW w:w="764" w:type="pct"/>
            <w:noWrap/>
            <w:hideMark/>
          </w:tcPr>
          <w:p w:rsidR="00110C18" w:rsidRPr="0056388D" w:rsidRDefault="00110C18" w:rsidP="00063728">
            <w:pPr>
              <w:jc w:val="right"/>
              <w:rPr>
                <w:ins w:id="24587" w:author="KIM, Jason" w:date="2019-04-02T13:39:00Z"/>
                <w:rFonts w:ascii="Calibri" w:eastAsia="Times New Roman" w:hAnsi="Calibri" w:cs="Calibri"/>
                <w:color w:val="000000"/>
                <w:lang w:eastAsia="en-AU"/>
              </w:rPr>
            </w:pPr>
            <w:ins w:id="245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89" w:author="KIM, Jason" w:date="2019-04-02T13:39:00Z"/>
        </w:trPr>
        <w:tc>
          <w:tcPr>
            <w:tcW w:w="708" w:type="pct"/>
            <w:vMerge/>
            <w:hideMark/>
          </w:tcPr>
          <w:p w:rsidR="00110C18" w:rsidRPr="0056388D" w:rsidRDefault="00110C18" w:rsidP="00063728">
            <w:pPr>
              <w:rPr>
                <w:ins w:id="245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91" w:author="KIM, Jason" w:date="2019-04-02T13:39:00Z"/>
                <w:rFonts w:ascii="Calibri" w:eastAsia="Times New Roman" w:hAnsi="Calibri" w:cs="Calibri"/>
                <w:color w:val="000000"/>
                <w:lang w:eastAsia="en-AU"/>
              </w:rPr>
            </w:pPr>
            <w:ins w:id="24592"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593" w:author="KIM, Jason" w:date="2019-04-02T13:39:00Z"/>
                <w:rFonts w:ascii="Calibri" w:eastAsia="Times New Roman" w:hAnsi="Calibri" w:cs="Calibri"/>
                <w:color w:val="000000"/>
                <w:lang w:eastAsia="en-AU"/>
              </w:rPr>
            </w:pPr>
            <w:ins w:id="2459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95" w:author="KIM, Jason" w:date="2019-04-02T13:39:00Z"/>
                <w:rFonts w:ascii="Calibri" w:eastAsia="Times New Roman" w:hAnsi="Calibri" w:cs="Calibri"/>
                <w:color w:val="000000"/>
                <w:lang w:eastAsia="en-AU"/>
              </w:rPr>
            </w:pPr>
            <w:ins w:id="24596" w:author="KIM, Jason" w:date="2019-04-02T13:39:00Z">
              <w:r w:rsidRPr="0056388D">
                <w:rPr>
                  <w:rFonts w:ascii="Calibri" w:eastAsia="Times New Roman" w:hAnsi="Calibri" w:cs="Calibri"/>
                  <w:color w:val="000000"/>
                  <w:lang w:eastAsia="en-AU"/>
                </w:rPr>
                <w:t>LLS2312</w:t>
              </w:r>
            </w:ins>
          </w:p>
        </w:tc>
        <w:tc>
          <w:tcPr>
            <w:tcW w:w="933" w:type="pct"/>
            <w:noWrap/>
            <w:hideMark/>
          </w:tcPr>
          <w:p w:rsidR="00110C18" w:rsidRPr="0056388D" w:rsidRDefault="00110C18" w:rsidP="00063728">
            <w:pPr>
              <w:rPr>
                <w:ins w:id="24597" w:author="KIM, Jason" w:date="2019-04-02T13:39:00Z"/>
                <w:rFonts w:ascii="Calibri" w:eastAsia="Times New Roman" w:hAnsi="Calibri" w:cs="Calibri"/>
                <w:color w:val="000000"/>
                <w:lang w:eastAsia="en-AU"/>
              </w:rPr>
            </w:pPr>
            <w:ins w:id="245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99" w:author="KIM, Jason" w:date="2019-04-02T13:39:00Z"/>
                <w:rFonts w:ascii="Calibri" w:eastAsia="Times New Roman" w:hAnsi="Calibri" w:cs="Calibri"/>
                <w:color w:val="000000"/>
                <w:lang w:eastAsia="en-AU"/>
              </w:rPr>
            </w:pPr>
            <w:ins w:id="24600" w:author="KIM, Jason" w:date="2019-04-02T13:39:00Z">
              <w:r w:rsidRPr="0056388D">
                <w:rPr>
                  <w:rFonts w:ascii="Calibri" w:eastAsia="Times New Roman" w:hAnsi="Calibri" w:cs="Calibri"/>
                  <w:color w:val="000000"/>
                  <w:lang w:eastAsia="en-AU"/>
                </w:rPr>
                <w:t>Chainage 4300</w:t>
              </w:r>
            </w:ins>
          </w:p>
        </w:tc>
        <w:tc>
          <w:tcPr>
            <w:tcW w:w="764" w:type="pct"/>
            <w:noWrap/>
            <w:hideMark/>
          </w:tcPr>
          <w:p w:rsidR="00110C18" w:rsidRPr="0056388D" w:rsidRDefault="00110C18" w:rsidP="00063728">
            <w:pPr>
              <w:jc w:val="right"/>
              <w:rPr>
                <w:ins w:id="24601" w:author="KIM, Jason" w:date="2019-04-02T13:39:00Z"/>
                <w:rFonts w:ascii="Calibri" w:eastAsia="Times New Roman" w:hAnsi="Calibri" w:cs="Calibri"/>
                <w:color w:val="000000"/>
                <w:lang w:eastAsia="en-AU"/>
              </w:rPr>
            </w:pPr>
            <w:ins w:id="246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03" w:author="KIM, Jason" w:date="2019-04-02T13:39:00Z"/>
        </w:trPr>
        <w:tc>
          <w:tcPr>
            <w:tcW w:w="708" w:type="pct"/>
            <w:vMerge/>
            <w:hideMark/>
          </w:tcPr>
          <w:p w:rsidR="00110C18" w:rsidRPr="0056388D" w:rsidRDefault="00110C18" w:rsidP="00063728">
            <w:pPr>
              <w:rPr>
                <w:ins w:id="246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05" w:author="KIM, Jason" w:date="2019-04-02T13:39:00Z"/>
                <w:rFonts w:ascii="Calibri" w:eastAsia="Times New Roman" w:hAnsi="Calibri" w:cs="Calibri"/>
                <w:color w:val="000000"/>
                <w:lang w:eastAsia="en-AU"/>
              </w:rPr>
            </w:pPr>
            <w:ins w:id="24606"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07" w:author="KIM, Jason" w:date="2019-04-02T13:39:00Z"/>
                <w:rFonts w:ascii="Calibri" w:eastAsia="Times New Roman" w:hAnsi="Calibri" w:cs="Calibri"/>
                <w:color w:val="000000"/>
                <w:lang w:eastAsia="en-AU"/>
              </w:rPr>
            </w:pPr>
            <w:ins w:id="2460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09" w:author="KIM, Jason" w:date="2019-04-02T13:39:00Z"/>
                <w:rFonts w:ascii="Calibri" w:eastAsia="Times New Roman" w:hAnsi="Calibri" w:cs="Calibri"/>
                <w:color w:val="000000"/>
                <w:lang w:eastAsia="en-AU"/>
              </w:rPr>
            </w:pPr>
            <w:ins w:id="24610" w:author="KIM, Jason" w:date="2019-04-02T13:39:00Z">
              <w:r w:rsidRPr="0056388D">
                <w:rPr>
                  <w:rFonts w:ascii="Calibri" w:eastAsia="Times New Roman" w:hAnsi="Calibri" w:cs="Calibri"/>
                  <w:color w:val="000000"/>
                  <w:lang w:eastAsia="en-AU"/>
                </w:rPr>
                <w:t>LLS2313</w:t>
              </w:r>
            </w:ins>
          </w:p>
        </w:tc>
        <w:tc>
          <w:tcPr>
            <w:tcW w:w="933" w:type="pct"/>
            <w:noWrap/>
            <w:hideMark/>
          </w:tcPr>
          <w:p w:rsidR="00110C18" w:rsidRPr="0056388D" w:rsidRDefault="00110C18" w:rsidP="00063728">
            <w:pPr>
              <w:rPr>
                <w:ins w:id="24611" w:author="KIM, Jason" w:date="2019-04-02T13:39:00Z"/>
                <w:rFonts w:ascii="Calibri" w:eastAsia="Times New Roman" w:hAnsi="Calibri" w:cs="Calibri"/>
                <w:color w:val="000000"/>
                <w:lang w:eastAsia="en-AU"/>
              </w:rPr>
            </w:pPr>
            <w:ins w:id="246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13" w:author="KIM, Jason" w:date="2019-04-02T13:39:00Z"/>
                <w:rFonts w:ascii="Calibri" w:eastAsia="Times New Roman" w:hAnsi="Calibri" w:cs="Calibri"/>
                <w:color w:val="000000"/>
                <w:lang w:eastAsia="en-AU"/>
              </w:rPr>
            </w:pPr>
            <w:ins w:id="24614" w:author="KIM, Jason" w:date="2019-04-02T13:39:00Z">
              <w:r w:rsidRPr="0056388D">
                <w:rPr>
                  <w:rFonts w:ascii="Calibri" w:eastAsia="Times New Roman" w:hAnsi="Calibri" w:cs="Calibri"/>
                  <w:color w:val="000000"/>
                  <w:lang w:eastAsia="en-AU"/>
                </w:rPr>
                <w:t>Chainage 4310</w:t>
              </w:r>
            </w:ins>
          </w:p>
        </w:tc>
        <w:tc>
          <w:tcPr>
            <w:tcW w:w="764" w:type="pct"/>
            <w:noWrap/>
            <w:hideMark/>
          </w:tcPr>
          <w:p w:rsidR="00110C18" w:rsidRPr="0056388D" w:rsidRDefault="00110C18" w:rsidP="00063728">
            <w:pPr>
              <w:jc w:val="right"/>
              <w:rPr>
                <w:ins w:id="24615" w:author="KIM, Jason" w:date="2019-04-02T13:39:00Z"/>
                <w:rFonts w:ascii="Calibri" w:eastAsia="Times New Roman" w:hAnsi="Calibri" w:cs="Calibri"/>
                <w:color w:val="000000"/>
                <w:lang w:eastAsia="en-AU"/>
              </w:rPr>
            </w:pPr>
            <w:ins w:id="246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17" w:author="KIM, Jason" w:date="2019-04-02T13:39:00Z"/>
        </w:trPr>
        <w:tc>
          <w:tcPr>
            <w:tcW w:w="708" w:type="pct"/>
            <w:vMerge/>
            <w:hideMark/>
          </w:tcPr>
          <w:p w:rsidR="00110C18" w:rsidRPr="0056388D" w:rsidRDefault="00110C18" w:rsidP="00063728">
            <w:pPr>
              <w:rPr>
                <w:ins w:id="246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19" w:author="KIM, Jason" w:date="2019-04-02T13:39:00Z"/>
                <w:rFonts w:ascii="Calibri" w:eastAsia="Times New Roman" w:hAnsi="Calibri" w:cs="Calibri"/>
                <w:color w:val="000000"/>
                <w:lang w:eastAsia="en-AU"/>
              </w:rPr>
            </w:pPr>
            <w:ins w:id="24620"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21" w:author="KIM, Jason" w:date="2019-04-02T13:39:00Z"/>
                <w:rFonts w:ascii="Calibri" w:eastAsia="Times New Roman" w:hAnsi="Calibri" w:cs="Calibri"/>
                <w:color w:val="000000"/>
                <w:lang w:eastAsia="en-AU"/>
              </w:rPr>
            </w:pPr>
            <w:ins w:id="2462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23" w:author="KIM, Jason" w:date="2019-04-02T13:39:00Z"/>
                <w:rFonts w:ascii="Calibri" w:eastAsia="Times New Roman" w:hAnsi="Calibri" w:cs="Calibri"/>
                <w:color w:val="000000"/>
                <w:lang w:eastAsia="en-AU"/>
              </w:rPr>
            </w:pPr>
            <w:ins w:id="24624" w:author="KIM, Jason" w:date="2019-04-02T13:39:00Z">
              <w:r w:rsidRPr="0056388D">
                <w:rPr>
                  <w:rFonts w:ascii="Calibri" w:eastAsia="Times New Roman" w:hAnsi="Calibri" w:cs="Calibri"/>
                  <w:color w:val="000000"/>
                  <w:lang w:eastAsia="en-AU"/>
                </w:rPr>
                <w:t>LLS2314</w:t>
              </w:r>
            </w:ins>
          </w:p>
        </w:tc>
        <w:tc>
          <w:tcPr>
            <w:tcW w:w="933" w:type="pct"/>
            <w:noWrap/>
            <w:hideMark/>
          </w:tcPr>
          <w:p w:rsidR="00110C18" w:rsidRPr="0056388D" w:rsidRDefault="00110C18" w:rsidP="00063728">
            <w:pPr>
              <w:rPr>
                <w:ins w:id="24625" w:author="KIM, Jason" w:date="2019-04-02T13:39:00Z"/>
                <w:rFonts w:ascii="Calibri" w:eastAsia="Times New Roman" w:hAnsi="Calibri" w:cs="Calibri"/>
                <w:color w:val="000000"/>
                <w:lang w:eastAsia="en-AU"/>
              </w:rPr>
            </w:pPr>
            <w:ins w:id="246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27" w:author="KIM, Jason" w:date="2019-04-02T13:39:00Z"/>
                <w:rFonts w:ascii="Calibri" w:eastAsia="Times New Roman" w:hAnsi="Calibri" w:cs="Calibri"/>
                <w:color w:val="000000"/>
                <w:lang w:eastAsia="en-AU"/>
              </w:rPr>
            </w:pPr>
            <w:ins w:id="24628" w:author="KIM, Jason" w:date="2019-04-02T13:39:00Z">
              <w:r w:rsidRPr="0056388D">
                <w:rPr>
                  <w:rFonts w:ascii="Calibri" w:eastAsia="Times New Roman" w:hAnsi="Calibri" w:cs="Calibri"/>
                  <w:color w:val="000000"/>
                  <w:lang w:eastAsia="en-AU"/>
                </w:rPr>
                <w:t>Chainage 4319</w:t>
              </w:r>
            </w:ins>
          </w:p>
        </w:tc>
        <w:tc>
          <w:tcPr>
            <w:tcW w:w="764" w:type="pct"/>
            <w:noWrap/>
            <w:hideMark/>
          </w:tcPr>
          <w:p w:rsidR="00110C18" w:rsidRPr="0056388D" w:rsidRDefault="00110C18" w:rsidP="00063728">
            <w:pPr>
              <w:jc w:val="right"/>
              <w:rPr>
                <w:ins w:id="24629" w:author="KIM, Jason" w:date="2019-04-02T13:39:00Z"/>
                <w:rFonts w:ascii="Calibri" w:eastAsia="Times New Roman" w:hAnsi="Calibri" w:cs="Calibri"/>
                <w:color w:val="000000"/>
                <w:lang w:eastAsia="en-AU"/>
              </w:rPr>
            </w:pPr>
            <w:ins w:id="246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31" w:author="KIM, Jason" w:date="2019-04-02T13:39:00Z"/>
        </w:trPr>
        <w:tc>
          <w:tcPr>
            <w:tcW w:w="708" w:type="pct"/>
            <w:vMerge/>
            <w:hideMark/>
          </w:tcPr>
          <w:p w:rsidR="00110C18" w:rsidRPr="0056388D" w:rsidRDefault="00110C18" w:rsidP="00063728">
            <w:pPr>
              <w:rPr>
                <w:ins w:id="246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33" w:author="KIM, Jason" w:date="2019-04-02T13:39:00Z"/>
                <w:rFonts w:ascii="Calibri" w:eastAsia="Times New Roman" w:hAnsi="Calibri" w:cs="Calibri"/>
                <w:color w:val="000000"/>
                <w:lang w:eastAsia="en-AU"/>
              </w:rPr>
            </w:pPr>
            <w:ins w:id="24634"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35" w:author="KIM, Jason" w:date="2019-04-02T13:39:00Z"/>
                <w:rFonts w:ascii="Calibri" w:eastAsia="Times New Roman" w:hAnsi="Calibri" w:cs="Calibri"/>
                <w:color w:val="000000"/>
                <w:lang w:eastAsia="en-AU"/>
              </w:rPr>
            </w:pPr>
            <w:ins w:id="2463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37" w:author="KIM, Jason" w:date="2019-04-02T13:39:00Z"/>
                <w:rFonts w:ascii="Calibri" w:eastAsia="Times New Roman" w:hAnsi="Calibri" w:cs="Calibri"/>
                <w:color w:val="000000"/>
                <w:lang w:eastAsia="en-AU"/>
              </w:rPr>
            </w:pPr>
            <w:ins w:id="24638" w:author="KIM, Jason" w:date="2019-04-02T13:39:00Z">
              <w:r w:rsidRPr="0056388D">
                <w:rPr>
                  <w:rFonts w:ascii="Calibri" w:eastAsia="Times New Roman" w:hAnsi="Calibri" w:cs="Calibri"/>
                  <w:color w:val="000000"/>
                  <w:lang w:eastAsia="en-AU"/>
                </w:rPr>
                <w:t>LLS2315</w:t>
              </w:r>
            </w:ins>
          </w:p>
        </w:tc>
        <w:tc>
          <w:tcPr>
            <w:tcW w:w="933" w:type="pct"/>
            <w:noWrap/>
            <w:hideMark/>
          </w:tcPr>
          <w:p w:rsidR="00110C18" w:rsidRPr="0056388D" w:rsidRDefault="00110C18" w:rsidP="00063728">
            <w:pPr>
              <w:rPr>
                <w:ins w:id="24639" w:author="KIM, Jason" w:date="2019-04-02T13:39:00Z"/>
                <w:rFonts w:ascii="Calibri" w:eastAsia="Times New Roman" w:hAnsi="Calibri" w:cs="Calibri"/>
                <w:color w:val="000000"/>
                <w:lang w:eastAsia="en-AU"/>
              </w:rPr>
            </w:pPr>
            <w:ins w:id="246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41" w:author="KIM, Jason" w:date="2019-04-02T13:39:00Z"/>
                <w:rFonts w:ascii="Calibri" w:eastAsia="Times New Roman" w:hAnsi="Calibri" w:cs="Calibri"/>
                <w:color w:val="000000"/>
                <w:lang w:eastAsia="en-AU"/>
              </w:rPr>
            </w:pPr>
            <w:ins w:id="24642" w:author="KIM, Jason" w:date="2019-04-02T13:39:00Z">
              <w:r w:rsidRPr="0056388D">
                <w:rPr>
                  <w:rFonts w:ascii="Calibri" w:eastAsia="Times New Roman" w:hAnsi="Calibri" w:cs="Calibri"/>
                  <w:color w:val="000000"/>
                  <w:lang w:eastAsia="en-AU"/>
                </w:rPr>
                <w:t>Chainage 4329</w:t>
              </w:r>
            </w:ins>
          </w:p>
        </w:tc>
        <w:tc>
          <w:tcPr>
            <w:tcW w:w="764" w:type="pct"/>
            <w:noWrap/>
            <w:hideMark/>
          </w:tcPr>
          <w:p w:rsidR="00110C18" w:rsidRPr="0056388D" w:rsidRDefault="00110C18" w:rsidP="00063728">
            <w:pPr>
              <w:jc w:val="right"/>
              <w:rPr>
                <w:ins w:id="24643" w:author="KIM, Jason" w:date="2019-04-02T13:39:00Z"/>
                <w:rFonts w:ascii="Calibri" w:eastAsia="Times New Roman" w:hAnsi="Calibri" w:cs="Calibri"/>
                <w:color w:val="000000"/>
                <w:lang w:eastAsia="en-AU"/>
              </w:rPr>
            </w:pPr>
            <w:ins w:id="24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45" w:author="KIM, Jason" w:date="2019-04-02T13:39:00Z"/>
        </w:trPr>
        <w:tc>
          <w:tcPr>
            <w:tcW w:w="708" w:type="pct"/>
            <w:vMerge/>
            <w:hideMark/>
          </w:tcPr>
          <w:p w:rsidR="00110C18" w:rsidRPr="0056388D" w:rsidRDefault="00110C18" w:rsidP="00063728">
            <w:pPr>
              <w:rPr>
                <w:ins w:id="246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47" w:author="KIM, Jason" w:date="2019-04-02T13:39:00Z"/>
                <w:rFonts w:ascii="Calibri" w:eastAsia="Times New Roman" w:hAnsi="Calibri" w:cs="Calibri"/>
                <w:color w:val="000000"/>
                <w:lang w:eastAsia="en-AU"/>
              </w:rPr>
            </w:pPr>
            <w:ins w:id="24648"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49" w:author="KIM, Jason" w:date="2019-04-02T13:39:00Z"/>
                <w:rFonts w:ascii="Calibri" w:eastAsia="Times New Roman" w:hAnsi="Calibri" w:cs="Calibri"/>
                <w:color w:val="000000"/>
                <w:lang w:eastAsia="en-AU"/>
              </w:rPr>
            </w:pPr>
            <w:ins w:id="2465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51" w:author="KIM, Jason" w:date="2019-04-02T13:39:00Z"/>
                <w:rFonts w:ascii="Calibri" w:eastAsia="Times New Roman" w:hAnsi="Calibri" w:cs="Calibri"/>
                <w:color w:val="000000"/>
                <w:lang w:eastAsia="en-AU"/>
              </w:rPr>
            </w:pPr>
            <w:ins w:id="24652" w:author="KIM, Jason" w:date="2019-04-02T13:39:00Z">
              <w:r w:rsidRPr="0056388D">
                <w:rPr>
                  <w:rFonts w:ascii="Calibri" w:eastAsia="Times New Roman" w:hAnsi="Calibri" w:cs="Calibri"/>
                  <w:color w:val="000000"/>
                  <w:lang w:eastAsia="en-AU"/>
                </w:rPr>
                <w:t>LLS2316</w:t>
              </w:r>
            </w:ins>
          </w:p>
        </w:tc>
        <w:tc>
          <w:tcPr>
            <w:tcW w:w="933" w:type="pct"/>
            <w:noWrap/>
            <w:hideMark/>
          </w:tcPr>
          <w:p w:rsidR="00110C18" w:rsidRPr="0056388D" w:rsidRDefault="00110C18" w:rsidP="00063728">
            <w:pPr>
              <w:rPr>
                <w:ins w:id="24653" w:author="KIM, Jason" w:date="2019-04-02T13:39:00Z"/>
                <w:rFonts w:ascii="Calibri" w:eastAsia="Times New Roman" w:hAnsi="Calibri" w:cs="Calibri"/>
                <w:color w:val="000000"/>
                <w:lang w:eastAsia="en-AU"/>
              </w:rPr>
            </w:pPr>
            <w:ins w:id="246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55" w:author="KIM, Jason" w:date="2019-04-02T13:39:00Z"/>
                <w:rFonts w:ascii="Calibri" w:eastAsia="Times New Roman" w:hAnsi="Calibri" w:cs="Calibri"/>
                <w:color w:val="000000"/>
                <w:lang w:eastAsia="en-AU"/>
              </w:rPr>
            </w:pPr>
            <w:ins w:id="24656" w:author="KIM, Jason" w:date="2019-04-02T13:39:00Z">
              <w:r w:rsidRPr="0056388D">
                <w:rPr>
                  <w:rFonts w:ascii="Calibri" w:eastAsia="Times New Roman" w:hAnsi="Calibri" w:cs="Calibri"/>
                  <w:color w:val="000000"/>
                  <w:lang w:eastAsia="en-AU"/>
                </w:rPr>
                <w:t>Chainage 4338</w:t>
              </w:r>
            </w:ins>
          </w:p>
        </w:tc>
        <w:tc>
          <w:tcPr>
            <w:tcW w:w="764" w:type="pct"/>
            <w:noWrap/>
            <w:hideMark/>
          </w:tcPr>
          <w:p w:rsidR="00110C18" w:rsidRPr="0056388D" w:rsidRDefault="00110C18" w:rsidP="00063728">
            <w:pPr>
              <w:jc w:val="right"/>
              <w:rPr>
                <w:ins w:id="24657" w:author="KIM, Jason" w:date="2019-04-02T13:39:00Z"/>
                <w:rFonts w:ascii="Calibri" w:eastAsia="Times New Roman" w:hAnsi="Calibri" w:cs="Calibri"/>
                <w:color w:val="000000"/>
                <w:lang w:eastAsia="en-AU"/>
              </w:rPr>
            </w:pPr>
            <w:ins w:id="24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59" w:author="KIM, Jason" w:date="2019-04-02T13:39:00Z"/>
        </w:trPr>
        <w:tc>
          <w:tcPr>
            <w:tcW w:w="708" w:type="pct"/>
            <w:vMerge/>
            <w:hideMark/>
          </w:tcPr>
          <w:p w:rsidR="00110C18" w:rsidRPr="0056388D" w:rsidRDefault="00110C18" w:rsidP="00063728">
            <w:pPr>
              <w:rPr>
                <w:ins w:id="246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61" w:author="KIM, Jason" w:date="2019-04-02T13:39:00Z"/>
                <w:rFonts w:ascii="Calibri" w:eastAsia="Times New Roman" w:hAnsi="Calibri" w:cs="Calibri"/>
                <w:color w:val="000000"/>
                <w:lang w:eastAsia="en-AU"/>
              </w:rPr>
            </w:pPr>
            <w:ins w:id="24662"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63" w:author="KIM, Jason" w:date="2019-04-02T13:39:00Z"/>
                <w:rFonts w:ascii="Calibri" w:eastAsia="Times New Roman" w:hAnsi="Calibri" w:cs="Calibri"/>
                <w:color w:val="000000"/>
                <w:lang w:eastAsia="en-AU"/>
              </w:rPr>
            </w:pPr>
            <w:ins w:id="2466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65" w:author="KIM, Jason" w:date="2019-04-02T13:39:00Z"/>
                <w:rFonts w:ascii="Calibri" w:eastAsia="Times New Roman" w:hAnsi="Calibri" w:cs="Calibri"/>
                <w:color w:val="000000"/>
                <w:lang w:eastAsia="en-AU"/>
              </w:rPr>
            </w:pPr>
            <w:ins w:id="24666" w:author="KIM, Jason" w:date="2019-04-02T13:39:00Z">
              <w:r w:rsidRPr="0056388D">
                <w:rPr>
                  <w:rFonts w:ascii="Calibri" w:eastAsia="Times New Roman" w:hAnsi="Calibri" w:cs="Calibri"/>
                  <w:color w:val="000000"/>
                  <w:lang w:eastAsia="en-AU"/>
                </w:rPr>
                <w:t>LLS2317</w:t>
              </w:r>
            </w:ins>
          </w:p>
        </w:tc>
        <w:tc>
          <w:tcPr>
            <w:tcW w:w="933" w:type="pct"/>
            <w:noWrap/>
            <w:hideMark/>
          </w:tcPr>
          <w:p w:rsidR="00110C18" w:rsidRPr="0056388D" w:rsidRDefault="00110C18" w:rsidP="00063728">
            <w:pPr>
              <w:rPr>
                <w:ins w:id="24667" w:author="KIM, Jason" w:date="2019-04-02T13:39:00Z"/>
                <w:rFonts w:ascii="Calibri" w:eastAsia="Times New Roman" w:hAnsi="Calibri" w:cs="Calibri"/>
                <w:color w:val="000000"/>
                <w:lang w:eastAsia="en-AU"/>
              </w:rPr>
            </w:pPr>
            <w:ins w:id="246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69" w:author="KIM, Jason" w:date="2019-04-02T13:39:00Z"/>
                <w:rFonts w:ascii="Calibri" w:eastAsia="Times New Roman" w:hAnsi="Calibri" w:cs="Calibri"/>
                <w:color w:val="000000"/>
                <w:lang w:eastAsia="en-AU"/>
              </w:rPr>
            </w:pPr>
            <w:ins w:id="24670" w:author="KIM, Jason" w:date="2019-04-02T13:39:00Z">
              <w:r w:rsidRPr="0056388D">
                <w:rPr>
                  <w:rFonts w:ascii="Calibri" w:eastAsia="Times New Roman" w:hAnsi="Calibri" w:cs="Calibri"/>
                  <w:color w:val="000000"/>
                  <w:lang w:eastAsia="en-AU"/>
                </w:rPr>
                <w:t>Chainage 4348</w:t>
              </w:r>
            </w:ins>
          </w:p>
        </w:tc>
        <w:tc>
          <w:tcPr>
            <w:tcW w:w="764" w:type="pct"/>
            <w:noWrap/>
            <w:hideMark/>
          </w:tcPr>
          <w:p w:rsidR="00110C18" w:rsidRPr="0056388D" w:rsidRDefault="00110C18" w:rsidP="00063728">
            <w:pPr>
              <w:jc w:val="right"/>
              <w:rPr>
                <w:ins w:id="24671" w:author="KIM, Jason" w:date="2019-04-02T13:39:00Z"/>
                <w:rFonts w:ascii="Calibri" w:eastAsia="Times New Roman" w:hAnsi="Calibri" w:cs="Calibri"/>
                <w:color w:val="000000"/>
                <w:lang w:eastAsia="en-AU"/>
              </w:rPr>
            </w:pPr>
            <w:ins w:id="246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73" w:author="KIM, Jason" w:date="2019-04-02T13:39:00Z"/>
        </w:trPr>
        <w:tc>
          <w:tcPr>
            <w:tcW w:w="708" w:type="pct"/>
            <w:vMerge/>
            <w:hideMark/>
          </w:tcPr>
          <w:p w:rsidR="00110C18" w:rsidRPr="0056388D" w:rsidRDefault="00110C18" w:rsidP="00063728">
            <w:pPr>
              <w:rPr>
                <w:ins w:id="246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75" w:author="KIM, Jason" w:date="2019-04-02T13:39:00Z"/>
                <w:rFonts w:ascii="Calibri" w:eastAsia="Times New Roman" w:hAnsi="Calibri" w:cs="Calibri"/>
                <w:color w:val="000000"/>
                <w:lang w:eastAsia="en-AU"/>
              </w:rPr>
            </w:pPr>
            <w:ins w:id="24676"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77" w:author="KIM, Jason" w:date="2019-04-02T13:39:00Z"/>
                <w:rFonts w:ascii="Calibri" w:eastAsia="Times New Roman" w:hAnsi="Calibri" w:cs="Calibri"/>
                <w:color w:val="000000"/>
                <w:lang w:eastAsia="en-AU"/>
              </w:rPr>
            </w:pPr>
            <w:ins w:id="2467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79" w:author="KIM, Jason" w:date="2019-04-02T13:39:00Z"/>
                <w:rFonts w:ascii="Calibri" w:eastAsia="Times New Roman" w:hAnsi="Calibri" w:cs="Calibri"/>
                <w:color w:val="000000"/>
                <w:lang w:eastAsia="en-AU"/>
              </w:rPr>
            </w:pPr>
            <w:ins w:id="24680" w:author="KIM, Jason" w:date="2019-04-02T13:39:00Z">
              <w:r w:rsidRPr="0056388D">
                <w:rPr>
                  <w:rFonts w:ascii="Calibri" w:eastAsia="Times New Roman" w:hAnsi="Calibri" w:cs="Calibri"/>
                  <w:color w:val="000000"/>
                  <w:lang w:eastAsia="en-AU"/>
                </w:rPr>
                <w:t>LLS2318</w:t>
              </w:r>
            </w:ins>
          </w:p>
        </w:tc>
        <w:tc>
          <w:tcPr>
            <w:tcW w:w="933" w:type="pct"/>
            <w:noWrap/>
            <w:hideMark/>
          </w:tcPr>
          <w:p w:rsidR="00110C18" w:rsidRPr="0056388D" w:rsidRDefault="00110C18" w:rsidP="00063728">
            <w:pPr>
              <w:rPr>
                <w:ins w:id="24681" w:author="KIM, Jason" w:date="2019-04-02T13:39:00Z"/>
                <w:rFonts w:ascii="Calibri" w:eastAsia="Times New Roman" w:hAnsi="Calibri" w:cs="Calibri"/>
                <w:color w:val="000000"/>
                <w:lang w:eastAsia="en-AU"/>
              </w:rPr>
            </w:pPr>
            <w:ins w:id="246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83" w:author="KIM, Jason" w:date="2019-04-02T13:39:00Z"/>
                <w:rFonts w:ascii="Calibri" w:eastAsia="Times New Roman" w:hAnsi="Calibri" w:cs="Calibri"/>
                <w:color w:val="000000"/>
                <w:lang w:eastAsia="en-AU"/>
              </w:rPr>
            </w:pPr>
            <w:ins w:id="24684" w:author="KIM, Jason" w:date="2019-04-02T13:39:00Z">
              <w:r w:rsidRPr="0056388D">
                <w:rPr>
                  <w:rFonts w:ascii="Calibri" w:eastAsia="Times New Roman" w:hAnsi="Calibri" w:cs="Calibri"/>
                  <w:color w:val="000000"/>
                  <w:lang w:eastAsia="en-AU"/>
                </w:rPr>
                <w:t>Chainage 4358</w:t>
              </w:r>
            </w:ins>
          </w:p>
        </w:tc>
        <w:tc>
          <w:tcPr>
            <w:tcW w:w="764" w:type="pct"/>
            <w:noWrap/>
            <w:hideMark/>
          </w:tcPr>
          <w:p w:rsidR="00110C18" w:rsidRPr="0056388D" w:rsidRDefault="00110C18" w:rsidP="00063728">
            <w:pPr>
              <w:jc w:val="right"/>
              <w:rPr>
                <w:ins w:id="24685" w:author="KIM, Jason" w:date="2019-04-02T13:39:00Z"/>
                <w:rFonts w:ascii="Calibri" w:eastAsia="Times New Roman" w:hAnsi="Calibri" w:cs="Calibri"/>
                <w:color w:val="000000"/>
                <w:lang w:eastAsia="en-AU"/>
              </w:rPr>
            </w:pPr>
            <w:ins w:id="246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87" w:author="KIM, Jason" w:date="2019-04-02T13:39:00Z"/>
        </w:trPr>
        <w:tc>
          <w:tcPr>
            <w:tcW w:w="708" w:type="pct"/>
            <w:vMerge/>
            <w:hideMark/>
          </w:tcPr>
          <w:p w:rsidR="00110C18" w:rsidRPr="0056388D" w:rsidRDefault="00110C18" w:rsidP="00063728">
            <w:pPr>
              <w:rPr>
                <w:ins w:id="246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89" w:author="KIM, Jason" w:date="2019-04-02T13:39:00Z"/>
                <w:rFonts w:ascii="Calibri" w:eastAsia="Times New Roman" w:hAnsi="Calibri" w:cs="Calibri"/>
                <w:color w:val="000000"/>
                <w:lang w:eastAsia="en-AU"/>
              </w:rPr>
            </w:pPr>
            <w:ins w:id="24690"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91" w:author="KIM, Jason" w:date="2019-04-02T13:39:00Z"/>
                <w:rFonts w:ascii="Calibri" w:eastAsia="Times New Roman" w:hAnsi="Calibri" w:cs="Calibri"/>
                <w:color w:val="000000"/>
                <w:lang w:eastAsia="en-AU"/>
              </w:rPr>
            </w:pPr>
            <w:ins w:id="2469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93" w:author="KIM, Jason" w:date="2019-04-02T13:39:00Z"/>
                <w:rFonts w:ascii="Calibri" w:eastAsia="Times New Roman" w:hAnsi="Calibri" w:cs="Calibri"/>
                <w:color w:val="000000"/>
                <w:lang w:eastAsia="en-AU"/>
              </w:rPr>
            </w:pPr>
            <w:ins w:id="24694" w:author="KIM, Jason" w:date="2019-04-02T13:39:00Z">
              <w:r w:rsidRPr="0056388D">
                <w:rPr>
                  <w:rFonts w:ascii="Calibri" w:eastAsia="Times New Roman" w:hAnsi="Calibri" w:cs="Calibri"/>
                  <w:color w:val="000000"/>
                  <w:lang w:eastAsia="en-AU"/>
                </w:rPr>
                <w:t>LLS2319</w:t>
              </w:r>
            </w:ins>
          </w:p>
        </w:tc>
        <w:tc>
          <w:tcPr>
            <w:tcW w:w="933" w:type="pct"/>
            <w:noWrap/>
            <w:hideMark/>
          </w:tcPr>
          <w:p w:rsidR="00110C18" w:rsidRPr="0056388D" w:rsidRDefault="00110C18" w:rsidP="00063728">
            <w:pPr>
              <w:rPr>
                <w:ins w:id="24695" w:author="KIM, Jason" w:date="2019-04-02T13:39:00Z"/>
                <w:rFonts w:ascii="Calibri" w:eastAsia="Times New Roman" w:hAnsi="Calibri" w:cs="Calibri"/>
                <w:color w:val="000000"/>
                <w:lang w:eastAsia="en-AU"/>
              </w:rPr>
            </w:pPr>
            <w:ins w:id="246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97" w:author="KIM, Jason" w:date="2019-04-02T13:39:00Z"/>
                <w:rFonts w:ascii="Calibri" w:eastAsia="Times New Roman" w:hAnsi="Calibri" w:cs="Calibri"/>
                <w:color w:val="000000"/>
                <w:lang w:eastAsia="en-AU"/>
              </w:rPr>
            </w:pPr>
            <w:ins w:id="24698" w:author="KIM, Jason" w:date="2019-04-02T13:39:00Z">
              <w:r w:rsidRPr="0056388D">
                <w:rPr>
                  <w:rFonts w:ascii="Calibri" w:eastAsia="Times New Roman" w:hAnsi="Calibri" w:cs="Calibri"/>
                  <w:color w:val="000000"/>
                  <w:lang w:eastAsia="en-AU"/>
                </w:rPr>
                <w:t>Chainage 4367</w:t>
              </w:r>
            </w:ins>
          </w:p>
        </w:tc>
        <w:tc>
          <w:tcPr>
            <w:tcW w:w="764" w:type="pct"/>
            <w:noWrap/>
            <w:hideMark/>
          </w:tcPr>
          <w:p w:rsidR="00110C18" w:rsidRPr="0056388D" w:rsidRDefault="00110C18" w:rsidP="00063728">
            <w:pPr>
              <w:jc w:val="right"/>
              <w:rPr>
                <w:ins w:id="24699" w:author="KIM, Jason" w:date="2019-04-02T13:39:00Z"/>
                <w:rFonts w:ascii="Calibri" w:eastAsia="Times New Roman" w:hAnsi="Calibri" w:cs="Calibri"/>
                <w:color w:val="000000"/>
                <w:lang w:eastAsia="en-AU"/>
              </w:rPr>
            </w:pPr>
            <w:ins w:id="247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01" w:author="KIM, Jason" w:date="2019-04-02T13:39:00Z"/>
        </w:trPr>
        <w:tc>
          <w:tcPr>
            <w:tcW w:w="708" w:type="pct"/>
            <w:vMerge/>
            <w:hideMark/>
          </w:tcPr>
          <w:p w:rsidR="00110C18" w:rsidRPr="0056388D" w:rsidRDefault="00110C18" w:rsidP="00063728">
            <w:pPr>
              <w:rPr>
                <w:ins w:id="247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03" w:author="KIM, Jason" w:date="2019-04-02T13:39:00Z"/>
                <w:rFonts w:ascii="Calibri" w:eastAsia="Times New Roman" w:hAnsi="Calibri" w:cs="Calibri"/>
                <w:color w:val="000000"/>
                <w:lang w:eastAsia="en-AU"/>
              </w:rPr>
            </w:pPr>
            <w:ins w:id="24704"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705" w:author="KIM, Jason" w:date="2019-04-02T13:39:00Z"/>
                <w:rFonts w:ascii="Calibri" w:eastAsia="Times New Roman" w:hAnsi="Calibri" w:cs="Calibri"/>
                <w:color w:val="000000"/>
                <w:lang w:eastAsia="en-AU"/>
              </w:rPr>
            </w:pPr>
            <w:ins w:id="2470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707" w:author="KIM, Jason" w:date="2019-04-02T13:39:00Z"/>
                <w:rFonts w:ascii="Calibri" w:eastAsia="Times New Roman" w:hAnsi="Calibri" w:cs="Calibri"/>
                <w:color w:val="000000"/>
                <w:lang w:eastAsia="en-AU"/>
              </w:rPr>
            </w:pPr>
            <w:ins w:id="24708" w:author="KIM, Jason" w:date="2019-04-02T13:39:00Z">
              <w:r w:rsidRPr="0056388D">
                <w:rPr>
                  <w:rFonts w:ascii="Calibri" w:eastAsia="Times New Roman" w:hAnsi="Calibri" w:cs="Calibri"/>
                  <w:color w:val="000000"/>
                  <w:lang w:eastAsia="en-AU"/>
                </w:rPr>
                <w:t>LLS2320</w:t>
              </w:r>
            </w:ins>
          </w:p>
        </w:tc>
        <w:tc>
          <w:tcPr>
            <w:tcW w:w="933" w:type="pct"/>
            <w:noWrap/>
            <w:hideMark/>
          </w:tcPr>
          <w:p w:rsidR="00110C18" w:rsidRPr="0056388D" w:rsidRDefault="00110C18" w:rsidP="00063728">
            <w:pPr>
              <w:rPr>
                <w:ins w:id="24709" w:author="KIM, Jason" w:date="2019-04-02T13:39:00Z"/>
                <w:rFonts w:ascii="Calibri" w:eastAsia="Times New Roman" w:hAnsi="Calibri" w:cs="Calibri"/>
                <w:color w:val="000000"/>
                <w:lang w:eastAsia="en-AU"/>
              </w:rPr>
            </w:pPr>
            <w:ins w:id="247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711" w:author="KIM, Jason" w:date="2019-04-02T13:39:00Z"/>
                <w:rFonts w:ascii="Calibri" w:eastAsia="Times New Roman" w:hAnsi="Calibri" w:cs="Calibri"/>
                <w:color w:val="000000"/>
                <w:lang w:eastAsia="en-AU"/>
              </w:rPr>
            </w:pPr>
            <w:ins w:id="24712" w:author="KIM, Jason" w:date="2019-04-02T13:39:00Z">
              <w:r w:rsidRPr="0056388D">
                <w:rPr>
                  <w:rFonts w:ascii="Calibri" w:eastAsia="Times New Roman" w:hAnsi="Calibri" w:cs="Calibri"/>
                  <w:color w:val="000000"/>
                  <w:lang w:eastAsia="en-AU"/>
                </w:rPr>
                <w:t>Chainage 4377</w:t>
              </w:r>
            </w:ins>
          </w:p>
        </w:tc>
        <w:tc>
          <w:tcPr>
            <w:tcW w:w="764" w:type="pct"/>
            <w:noWrap/>
            <w:hideMark/>
          </w:tcPr>
          <w:p w:rsidR="00110C18" w:rsidRPr="0056388D" w:rsidRDefault="00110C18" w:rsidP="00063728">
            <w:pPr>
              <w:jc w:val="right"/>
              <w:rPr>
                <w:ins w:id="24713" w:author="KIM, Jason" w:date="2019-04-02T13:39:00Z"/>
                <w:rFonts w:ascii="Calibri" w:eastAsia="Times New Roman" w:hAnsi="Calibri" w:cs="Calibri"/>
                <w:color w:val="000000"/>
                <w:lang w:eastAsia="en-AU"/>
              </w:rPr>
            </w:pPr>
            <w:ins w:id="24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15" w:author="KIM, Jason" w:date="2019-04-02T13:39:00Z"/>
        </w:trPr>
        <w:tc>
          <w:tcPr>
            <w:tcW w:w="708" w:type="pct"/>
            <w:vMerge/>
            <w:hideMark/>
          </w:tcPr>
          <w:p w:rsidR="00110C18" w:rsidRPr="0056388D" w:rsidRDefault="00110C18" w:rsidP="00063728">
            <w:pPr>
              <w:rPr>
                <w:ins w:id="24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17" w:author="KIM, Jason" w:date="2019-04-02T13:39:00Z"/>
                <w:rFonts w:ascii="Calibri" w:eastAsia="Times New Roman" w:hAnsi="Calibri" w:cs="Calibri"/>
                <w:color w:val="000000"/>
                <w:lang w:eastAsia="en-AU"/>
              </w:rPr>
            </w:pPr>
            <w:ins w:id="24718"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719" w:author="KIM, Jason" w:date="2019-04-02T13:39:00Z"/>
                <w:rFonts w:ascii="Calibri" w:eastAsia="Times New Roman" w:hAnsi="Calibri" w:cs="Calibri"/>
                <w:color w:val="000000"/>
                <w:lang w:eastAsia="en-AU"/>
              </w:rPr>
            </w:pPr>
            <w:ins w:id="2472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721" w:author="KIM, Jason" w:date="2019-04-02T13:39:00Z"/>
                <w:rFonts w:ascii="Calibri" w:eastAsia="Times New Roman" w:hAnsi="Calibri" w:cs="Calibri"/>
                <w:color w:val="000000"/>
                <w:lang w:eastAsia="en-AU"/>
              </w:rPr>
            </w:pPr>
            <w:ins w:id="24722" w:author="KIM, Jason" w:date="2019-04-02T13:39:00Z">
              <w:r w:rsidRPr="0056388D">
                <w:rPr>
                  <w:rFonts w:ascii="Calibri" w:eastAsia="Times New Roman" w:hAnsi="Calibri" w:cs="Calibri"/>
                  <w:color w:val="000000"/>
                  <w:lang w:eastAsia="en-AU"/>
                </w:rPr>
                <w:t>LLS2321</w:t>
              </w:r>
            </w:ins>
          </w:p>
        </w:tc>
        <w:tc>
          <w:tcPr>
            <w:tcW w:w="933" w:type="pct"/>
            <w:noWrap/>
            <w:hideMark/>
          </w:tcPr>
          <w:p w:rsidR="00110C18" w:rsidRPr="0056388D" w:rsidRDefault="00110C18" w:rsidP="00063728">
            <w:pPr>
              <w:rPr>
                <w:ins w:id="24723" w:author="KIM, Jason" w:date="2019-04-02T13:39:00Z"/>
                <w:rFonts w:ascii="Calibri" w:eastAsia="Times New Roman" w:hAnsi="Calibri" w:cs="Calibri"/>
                <w:color w:val="000000"/>
                <w:lang w:eastAsia="en-AU"/>
              </w:rPr>
            </w:pPr>
            <w:ins w:id="247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725" w:author="KIM, Jason" w:date="2019-04-02T13:39:00Z"/>
                <w:rFonts w:ascii="Calibri" w:eastAsia="Times New Roman" w:hAnsi="Calibri" w:cs="Calibri"/>
                <w:color w:val="000000"/>
                <w:lang w:eastAsia="en-AU"/>
              </w:rPr>
            </w:pPr>
            <w:ins w:id="24726" w:author="KIM, Jason" w:date="2019-04-02T13:39:00Z">
              <w:r w:rsidRPr="0056388D">
                <w:rPr>
                  <w:rFonts w:ascii="Calibri" w:eastAsia="Times New Roman" w:hAnsi="Calibri" w:cs="Calibri"/>
                  <w:color w:val="000000"/>
                  <w:lang w:eastAsia="en-AU"/>
                </w:rPr>
                <w:t>Chainage 4387</w:t>
              </w:r>
            </w:ins>
          </w:p>
        </w:tc>
        <w:tc>
          <w:tcPr>
            <w:tcW w:w="764" w:type="pct"/>
            <w:noWrap/>
            <w:hideMark/>
          </w:tcPr>
          <w:p w:rsidR="00110C18" w:rsidRPr="0056388D" w:rsidRDefault="00110C18" w:rsidP="00063728">
            <w:pPr>
              <w:jc w:val="right"/>
              <w:rPr>
                <w:ins w:id="24727" w:author="KIM, Jason" w:date="2019-04-02T13:39:00Z"/>
                <w:rFonts w:ascii="Calibri" w:eastAsia="Times New Roman" w:hAnsi="Calibri" w:cs="Calibri"/>
                <w:color w:val="000000"/>
                <w:lang w:eastAsia="en-AU"/>
              </w:rPr>
            </w:pPr>
            <w:ins w:id="24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29" w:author="KIM, Jason" w:date="2019-04-02T13:39:00Z"/>
        </w:trPr>
        <w:tc>
          <w:tcPr>
            <w:tcW w:w="708" w:type="pct"/>
            <w:vMerge w:val="restart"/>
            <w:noWrap/>
            <w:hideMark/>
          </w:tcPr>
          <w:p w:rsidR="00110C18" w:rsidRPr="0056388D" w:rsidRDefault="00110C18" w:rsidP="00063728">
            <w:pPr>
              <w:rPr>
                <w:ins w:id="24730" w:author="KIM, Jason" w:date="2019-04-02T13:39:00Z"/>
                <w:rFonts w:ascii="Calibri" w:eastAsia="Times New Roman" w:hAnsi="Calibri" w:cs="Calibri"/>
                <w:color w:val="000000"/>
                <w:lang w:eastAsia="en-AU"/>
              </w:rPr>
            </w:pPr>
            <w:ins w:id="24731" w:author="KIM, Jason" w:date="2019-04-02T13:39:00Z">
              <w:r w:rsidRPr="0056388D">
                <w:rPr>
                  <w:rFonts w:ascii="Calibri" w:eastAsia="Times New Roman" w:hAnsi="Calibri" w:cs="Calibri"/>
                  <w:color w:val="000000"/>
                  <w:lang w:eastAsia="en-AU"/>
                </w:rPr>
                <w:t>LLE32K51</w:t>
              </w:r>
            </w:ins>
          </w:p>
        </w:tc>
        <w:tc>
          <w:tcPr>
            <w:tcW w:w="605" w:type="pct"/>
            <w:noWrap/>
            <w:hideMark/>
          </w:tcPr>
          <w:p w:rsidR="00110C18" w:rsidRPr="0056388D" w:rsidRDefault="00110C18" w:rsidP="00063728">
            <w:pPr>
              <w:rPr>
                <w:ins w:id="24732" w:author="KIM, Jason" w:date="2019-04-02T13:39:00Z"/>
                <w:rFonts w:ascii="Calibri" w:eastAsia="Times New Roman" w:hAnsi="Calibri" w:cs="Calibri"/>
                <w:color w:val="000000"/>
                <w:lang w:eastAsia="en-AU"/>
              </w:rPr>
            </w:pPr>
            <w:ins w:id="24733"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34" w:author="KIM, Jason" w:date="2019-04-02T13:39:00Z"/>
                <w:rFonts w:ascii="Calibri" w:eastAsia="Times New Roman" w:hAnsi="Calibri" w:cs="Calibri"/>
                <w:color w:val="000000"/>
                <w:lang w:eastAsia="en-AU"/>
              </w:rPr>
            </w:pPr>
            <w:ins w:id="2473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36" w:author="KIM, Jason" w:date="2019-04-02T13:39:00Z"/>
                <w:rFonts w:ascii="Calibri" w:eastAsia="Times New Roman" w:hAnsi="Calibri" w:cs="Calibri"/>
                <w:color w:val="000000"/>
                <w:lang w:eastAsia="en-AU"/>
              </w:rPr>
            </w:pPr>
            <w:ins w:id="24737" w:author="KIM, Jason" w:date="2019-04-02T13:39:00Z">
              <w:r w:rsidRPr="0056388D">
                <w:rPr>
                  <w:rFonts w:ascii="Calibri" w:eastAsia="Times New Roman" w:hAnsi="Calibri" w:cs="Calibri"/>
                  <w:color w:val="000000"/>
                  <w:lang w:eastAsia="en-AU"/>
                </w:rPr>
                <w:t>LLN1320</w:t>
              </w:r>
            </w:ins>
          </w:p>
        </w:tc>
        <w:tc>
          <w:tcPr>
            <w:tcW w:w="933" w:type="pct"/>
            <w:noWrap/>
            <w:hideMark/>
          </w:tcPr>
          <w:p w:rsidR="00110C18" w:rsidRPr="0056388D" w:rsidRDefault="00110C18" w:rsidP="00063728">
            <w:pPr>
              <w:rPr>
                <w:ins w:id="24738" w:author="KIM, Jason" w:date="2019-04-02T13:39:00Z"/>
                <w:rFonts w:ascii="Calibri" w:eastAsia="Times New Roman" w:hAnsi="Calibri" w:cs="Calibri"/>
                <w:color w:val="000000"/>
                <w:lang w:eastAsia="en-AU"/>
              </w:rPr>
            </w:pPr>
            <w:ins w:id="247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40" w:author="KIM, Jason" w:date="2019-04-02T13:39:00Z"/>
                <w:rFonts w:ascii="Calibri" w:eastAsia="Times New Roman" w:hAnsi="Calibri" w:cs="Calibri"/>
                <w:color w:val="000000"/>
                <w:lang w:eastAsia="en-AU"/>
              </w:rPr>
            </w:pPr>
            <w:ins w:id="24741" w:author="KIM, Jason" w:date="2019-04-02T13:39:00Z">
              <w:r w:rsidRPr="0056388D">
                <w:rPr>
                  <w:rFonts w:ascii="Calibri" w:eastAsia="Times New Roman" w:hAnsi="Calibri" w:cs="Calibri"/>
                  <w:color w:val="000000"/>
                  <w:lang w:eastAsia="en-AU"/>
                </w:rPr>
                <w:t>Chainage 4664</w:t>
              </w:r>
            </w:ins>
          </w:p>
        </w:tc>
        <w:tc>
          <w:tcPr>
            <w:tcW w:w="764" w:type="pct"/>
            <w:noWrap/>
            <w:hideMark/>
          </w:tcPr>
          <w:p w:rsidR="00110C18" w:rsidRPr="0056388D" w:rsidRDefault="00110C18" w:rsidP="00063728">
            <w:pPr>
              <w:jc w:val="right"/>
              <w:rPr>
                <w:ins w:id="24742" w:author="KIM, Jason" w:date="2019-04-02T13:39:00Z"/>
                <w:rFonts w:ascii="Calibri" w:eastAsia="Times New Roman" w:hAnsi="Calibri" w:cs="Calibri"/>
                <w:color w:val="000000"/>
                <w:lang w:eastAsia="en-AU"/>
              </w:rPr>
            </w:pPr>
            <w:ins w:id="247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44" w:author="KIM, Jason" w:date="2019-04-02T13:39:00Z"/>
        </w:trPr>
        <w:tc>
          <w:tcPr>
            <w:tcW w:w="708" w:type="pct"/>
            <w:vMerge/>
            <w:hideMark/>
          </w:tcPr>
          <w:p w:rsidR="00110C18" w:rsidRPr="0056388D" w:rsidRDefault="00110C18" w:rsidP="00063728">
            <w:pPr>
              <w:rPr>
                <w:ins w:id="247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46" w:author="KIM, Jason" w:date="2019-04-02T13:39:00Z"/>
                <w:rFonts w:ascii="Calibri" w:eastAsia="Times New Roman" w:hAnsi="Calibri" w:cs="Calibri"/>
                <w:color w:val="000000"/>
                <w:lang w:eastAsia="en-AU"/>
              </w:rPr>
            </w:pPr>
            <w:ins w:id="24747"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48" w:author="KIM, Jason" w:date="2019-04-02T13:39:00Z"/>
                <w:rFonts w:ascii="Calibri" w:eastAsia="Times New Roman" w:hAnsi="Calibri" w:cs="Calibri"/>
                <w:color w:val="000000"/>
                <w:lang w:eastAsia="en-AU"/>
              </w:rPr>
            </w:pPr>
            <w:ins w:id="2474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50" w:author="KIM, Jason" w:date="2019-04-02T13:39:00Z"/>
                <w:rFonts w:ascii="Calibri" w:eastAsia="Times New Roman" w:hAnsi="Calibri" w:cs="Calibri"/>
                <w:color w:val="000000"/>
                <w:lang w:eastAsia="en-AU"/>
              </w:rPr>
            </w:pPr>
            <w:ins w:id="24751" w:author="KIM, Jason" w:date="2019-04-02T13:39:00Z">
              <w:r w:rsidRPr="0056388D">
                <w:rPr>
                  <w:rFonts w:ascii="Calibri" w:eastAsia="Times New Roman" w:hAnsi="Calibri" w:cs="Calibri"/>
                  <w:color w:val="000000"/>
                  <w:lang w:eastAsia="en-AU"/>
                </w:rPr>
                <w:t>LLN1321</w:t>
              </w:r>
            </w:ins>
          </w:p>
        </w:tc>
        <w:tc>
          <w:tcPr>
            <w:tcW w:w="933" w:type="pct"/>
            <w:noWrap/>
            <w:hideMark/>
          </w:tcPr>
          <w:p w:rsidR="00110C18" w:rsidRPr="0056388D" w:rsidRDefault="00110C18" w:rsidP="00063728">
            <w:pPr>
              <w:rPr>
                <w:ins w:id="24752" w:author="KIM, Jason" w:date="2019-04-02T13:39:00Z"/>
                <w:rFonts w:ascii="Calibri" w:eastAsia="Times New Roman" w:hAnsi="Calibri" w:cs="Calibri"/>
                <w:color w:val="000000"/>
                <w:lang w:eastAsia="en-AU"/>
              </w:rPr>
            </w:pPr>
            <w:ins w:id="247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54" w:author="KIM, Jason" w:date="2019-04-02T13:39:00Z"/>
                <w:rFonts w:ascii="Calibri" w:eastAsia="Times New Roman" w:hAnsi="Calibri" w:cs="Calibri"/>
                <w:color w:val="000000"/>
                <w:lang w:eastAsia="en-AU"/>
              </w:rPr>
            </w:pPr>
            <w:ins w:id="24755" w:author="KIM, Jason" w:date="2019-04-02T13:39:00Z">
              <w:r w:rsidRPr="0056388D">
                <w:rPr>
                  <w:rFonts w:ascii="Calibri" w:eastAsia="Times New Roman" w:hAnsi="Calibri" w:cs="Calibri"/>
                  <w:color w:val="000000"/>
                  <w:lang w:eastAsia="en-AU"/>
                </w:rPr>
                <w:t>Chainage 4674</w:t>
              </w:r>
            </w:ins>
          </w:p>
        </w:tc>
        <w:tc>
          <w:tcPr>
            <w:tcW w:w="764" w:type="pct"/>
            <w:noWrap/>
            <w:hideMark/>
          </w:tcPr>
          <w:p w:rsidR="00110C18" w:rsidRPr="0056388D" w:rsidRDefault="00110C18" w:rsidP="00063728">
            <w:pPr>
              <w:jc w:val="right"/>
              <w:rPr>
                <w:ins w:id="24756" w:author="KIM, Jason" w:date="2019-04-02T13:39:00Z"/>
                <w:rFonts w:ascii="Calibri" w:eastAsia="Times New Roman" w:hAnsi="Calibri" w:cs="Calibri"/>
                <w:color w:val="000000"/>
                <w:lang w:eastAsia="en-AU"/>
              </w:rPr>
            </w:pPr>
            <w:ins w:id="247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58" w:author="KIM, Jason" w:date="2019-04-02T13:39:00Z"/>
        </w:trPr>
        <w:tc>
          <w:tcPr>
            <w:tcW w:w="708" w:type="pct"/>
            <w:vMerge/>
            <w:hideMark/>
          </w:tcPr>
          <w:p w:rsidR="00110C18" w:rsidRPr="0056388D" w:rsidRDefault="00110C18" w:rsidP="00063728">
            <w:pPr>
              <w:rPr>
                <w:ins w:id="247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60" w:author="KIM, Jason" w:date="2019-04-02T13:39:00Z"/>
                <w:rFonts w:ascii="Calibri" w:eastAsia="Times New Roman" w:hAnsi="Calibri" w:cs="Calibri"/>
                <w:color w:val="000000"/>
                <w:lang w:eastAsia="en-AU"/>
              </w:rPr>
            </w:pPr>
            <w:ins w:id="24761"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62" w:author="KIM, Jason" w:date="2019-04-02T13:39:00Z"/>
                <w:rFonts w:ascii="Calibri" w:eastAsia="Times New Roman" w:hAnsi="Calibri" w:cs="Calibri"/>
                <w:color w:val="000000"/>
                <w:lang w:eastAsia="en-AU"/>
              </w:rPr>
            </w:pPr>
            <w:ins w:id="2476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64" w:author="KIM, Jason" w:date="2019-04-02T13:39:00Z"/>
                <w:rFonts w:ascii="Calibri" w:eastAsia="Times New Roman" w:hAnsi="Calibri" w:cs="Calibri"/>
                <w:color w:val="000000"/>
                <w:lang w:eastAsia="en-AU"/>
              </w:rPr>
            </w:pPr>
            <w:ins w:id="24765" w:author="KIM, Jason" w:date="2019-04-02T13:39:00Z">
              <w:r w:rsidRPr="0056388D">
                <w:rPr>
                  <w:rFonts w:ascii="Calibri" w:eastAsia="Times New Roman" w:hAnsi="Calibri" w:cs="Calibri"/>
                  <w:color w:val="000000"/>
                  <w:lang w:eastAsia="en-AU"/>
                </w:rPr>
                <w:t>LLN1322</w:t>
              </w:r>
            </w:ins>
          </w:p>
        </w:tc>
        <w:tc>
          <w:tcPr>
            <w:tcW w:w="933" w:type="pct"/>
            <w:noWrap/>
            <w:hideMark/>
          </w:tcPr>
          <w:p w:rsidR="00110C18" w:rsidRPr="0056388D" w:rsidRDefault="00110C18" w:rsidP="00063728">
            <w:pPr>
              <w:rPr>
                <w:ins w:id="24766" w:author="KIM, Jason" w:date="2019-04-02T13:39:00Z"/>
                <w:rFonts w:ascii="Calibri" w:eastAsia="Times New Roman" w:hAnsi="Calibri" w:cs="Calibri"/>
                <w:color w:val="000000"/>
                <w:lang w:eastAsia="en-AU"/>
              </w:rPr>
            </w:pPr>
            <w:ins w:id="247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68" w:author="KIM, Jason" w:date="2019-04-02T13:39:00Z"/>
                <w:rFonts w:ascii="Calibri" w:eastAsia="Times New Roman" w:hAnsi="Calibri" w:cs="Calibri"/>
                <w:color w:val="000000"/>
                <w:lang w:eastAsia="en-AU"/>
              </w:rPr>
            </w:pPr>
            <w:ins w:id="24769" w:author="KIM, Jason" w:date="2019-04-02T13:39:00Z">
              <w:r w:rsidRPr="0056388D">
                <w:rPr>
                  <w:rFonts w:ascii="Calibri" w:eastAsia="Times New Roman" w:hAnsi="Calibri" w:cs="Calibri"/>
                  <w:color w:val="000000"/>
                  <w:lang w:eastAsia="en-AU"/>
                </w:rPr>
                <w:t>Chainage 4683</w:t>
              </w:r>
            </w:ins>
          </w:p>
        </w:tc>
        <w:tc>
          <w:tcPr>
            <w:tcW w:w="764" w:type="pct"/>
            <w:noWrap/>
            <w:hideMark/>
          </w:tcPr>
          <w:p w:rsidR="00110C18" w:rsidRPr="0056388D" w:rsidRDefault="00110C18" w:rsidP="00063728">
            <w:pPr>
              <w:jc w:val="right"/>
              <w:rPr>
                <w:ins w:id="24770" w:author="KIM, Jason" w:date="2019-04-02T13:39:00Z"/>
                <w:rFonts w:ascii="Calibri" w:eastAsia="Times New Roman" w:hAnsi="Calibri" w:cs="Calibri"/>
                <w:color w:val="000000"/>
                <w:lang w:eastAsia="en-AU"/>
              </w:rPr>
            </w:pPr>
            <w:ins w:id="247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72" w:author="KIM, Jason" w:date="2019-04-02T13:39:00Z"/>
        </w:trPr>
        <w:tc>
          <w:tcPr>
            <w:tcW w:w="708" w:type="pct"/>
            <w:vMerge/>
            <w:hideMark/>
          </w:tcPr>
          <w:p w:rsidR="00110C18" w:rsidRPr="0056388D" w:rsidRDefault="00110C18" w:rsidP="00063728">
            <w:pPr>
              <w:rPr>
                <w:ins w:id="247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74" w:author="KIM, Jason" w:date="2019-04-02T13:39:00Z"/>
                <w:rFonts w:ascii="Calibri" w:eastAsia="Times New Roman" w:hAnsi="Calibri" w:cs="Calibri"/>
                <w:color w:val="000000"/>
                <w:lang w:eastAsia="en-AU"/>
              </w:rPr>
            </w:pPr>
            <w:ins w:id="24775"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76" w:author="KIM, Jason" w:date="2019-04-02T13:39:00Z"/>
                <w:rFonts w:ascii="Calibri" w:eastAsia="Times New Roman" w:hAnsi="Calibri" w:cs="Calibri"/>
                <w:color w:val="000000"/>
                <w:lang w:eastAsia="en-AU"/>
              </w:rPr>
            </w:pPr>
            <w:ins w:id="2477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78" w:author="KIM, Jason" w:date="2019-04-02T13:39:00Z"/>
                <w:rFonts w:ascii="Calibri" w:eastAsia="Times New Roman" w:hAnsi="Calibri" w:cs="Calibri"/>
                <w:color w:val="000000"/>
                <w:lang w:eastAsia="en-AU"/>
              </w:rPr>
            </w:pPr>
            <w:ins w:id="24779" w:author="KIM, Jason" w:date="2019-04-02T13:39:00Z">
              <w:r w:rsidRPr="0056388D">
                <w:rPr>
                  <w:rFonts w:ascii="Calibri" w:eastAsia="Times New Roman" w:hAnsi="Calibri" w:cs="Calibri"/>
                  <w:color w:val="000000"/>
                  <w:lang w:eastAsia="en-AU"/>
                </w:rPr>
                <w:t>LLN1323</w:t>
              </w:r>
            </w:ins>
          </w:p>
        </w:tc>
        <w:tc>
          <w:tcPr>
            <w:tcW w:w="933" w:type="pct"/>
            <w:noWrap/>
            <w:hideMark/>
          </w:tcPr>
          <w:p w:rsidR="00110C18" w:rsidRPr="0056388D" w:rsidRDefault="00110C18" w:rsidP="00063728">
            <w:pPr>
              <w:rPr>
                <w:ins w:id="24780" w:author="KIM, Jason" w:date="2019-04-02T13:39:00Z"/>
                <w:rFonts w:ascii="Calibri" w:eastAsia="Times New Roman" w:hAnsi="Calibri" w:cs="Calibri"/>
                <w:color w:val="000000"/>
                <w:lang w:eastAsia="en-AU"/>
              </w:rPr>
            </w:pPr>
            <w:ins w:id="247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82" w:author="KIM, Jason" w:date="2019-04-02T13:39:00Z"/>
                <w:rFonts w:ascii="Calibri" w:eastAsia="Times New Roman" w:hAnsi="Calibri" w:cs="Calibri"/>
                <w:color w:val="000000"/>
                <w:lang w:eastAsia="en-AU"/>
              </w:rPr>
            </w:pPr>
            <w:ins w:id="24783" w:author="KIM, Jason" w:date="2019-04-02T13:39:00Z">
              <w:r w:rsidRPr="0056388D">
                <w:rPr>
                  <w:rFonts w:ascii="Calibri" w:eastAsia="Times New Roman" w:hAnsi="Calibri" w:cs="Calibri"/>
                  <w:color w:val="000000"/>
                  <w:lang w:eastAsia="en-AU"/>
                </w:rPr>
                <w:t>Chainage 4693</w:t>
              </w:r>
            </w:ins>
          </w:p>
        </w:tc>
        <w:tc>
          <w:tcPr>
            <w:tcW w:w="764" w:type="pct"/>
            <w:noWrap/>
            <w:hideMark/>
          </w:tcPr>
          <w:p w:rsidR="00110C18" w:rsidRPr="0056388D" w:rsidRDefault="00110C18" w:rsidP="00063728">
            <w:pPr>
              <w:jc w:val="right"/>
              <w:rPr>
                <w:ins w:id="24784" w:author="KIM, Jason" w:date="2019-04-02T13:39:00Z"/>
                <w:rFonts w:ascii="Calibri" w:eastAsia="Times New Roman" w:hAnsi="Calibri" w:cs="Calibri"/>
                <w:color w:val="000000"/>
                <w:lang w:eastAsia="en-AU"/>
              </w:rPr>
            </w:pPr>
            <w:ins w:id="24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86" w:author="KIM, Jason" w:date="2019-04-02T13:39:00Z"/>
        </w:trPr>
        <w:tc>
          <w:tcPr>
            <w:tcW w:w="708" w:type="pct"/>
            <w:vMerge/>
            <w:hideMark/>
          </w:tcPr>
          <w:p w:rsidR="00110C18" w:rsidRPr="0056388D" w:rsidRDefault="00110C18" w:rsidP="00063728">
            <w:pPr>
              <w:rPr>
                <w:ins w:id="247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88" w:author="KIM, Jason" w:date="2019-04-02T13:39:00Z"/>
                <w:rFonts w:ascii="Calibri" w:eastAsia="Times New Roman" w:hAnsi="Calibri" w:cs="Calibri"/>
                <w:color w:val="000000"/>
                <w:lang w:eastAsia="en-AU"/>
              </w:rPr>
            </w:pPr>
            <w:ins w:id="24789"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90" w:author="KIM, Jason" w:date="2019-04-02T13:39:00Z"/>
                <w:rFonts w:ascii="Calibri" w:eastAsia="Times New Roman" w:hAnsi="Calibri" w:cs="Calibri"/>
                <w:color w:val="000000"/>
                <w:lang w:eastAsia="en-AU"/>
              </w:rPr>
            </w:pPr>
            <w:ins w:id="2479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92" w:author="KIM, Jason" w:date="2019-04-02T13:39:00Z"/>
                <w:rFonts w:ascii="Calibri" w:eastAsia="Times New Roman" w:hAnsi="Calibri" w:cs="Calibri"/>
                <w:color w:val="000000"/>
                <w:lang w:eastAsia="en-AU"/>
              </w:rPr>
            </w:pPr>
            <w:ins w:id="24793" w:author="KIM, Jason" w:date="2019-04-02T13:39:00Z">
              <w:r w:rsidRPr="0056388D">
                <w:rPr>
                  <w:rFonts w:ascii="Calibri" w:eastAsia="Times New Roman" w:hAnsi="Calibri" w:cs="Calibri"/>
                  <w:color w:val="000000"/>
                  <w:lang w:eastAsia="en-AU"/>
                </w:rPr>
                <w:t>LLN1324</w:t>
              </w:r>
            </w:ins>
          </w:p>
        </w:tc>
        <w:tc>
          <w:tcPr>
            <w:tcW w:w="933" w:type="pct"/>
            <w:noWrap/>
            <w:hideMark/>
          </w:tcPr>
          <w:p w:rsidR="00110C18" w:rsidRPr="0056388D" w:rsidRDefault="00110C18" w:rsidP="00063728">
            <w:pPr>
              <w:rPr>
                <w:ins w:id="24794" w:author="KIM, Jason" w:date="2019-04-02T13:39:00Z"/>
                <w:rFonts w:ascii="Calibri" w:eastAsia="Times New Roman" w:hAnsi="Calibri" w:cs="Calibri"/>
                <w:color w:val="000000"/>
                <w:lang w:eastAsia="en-AU"/>
              </w:rPr>
            </w:pPr>
            <w:ins w:id="247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96" w:author="KIM, Jason" w:date="2019-04-02T13:39:00Z"/>
                <w:rFonts w:ascii="Calibri" w:eastAsia="Times New Roman" w:hAnsi="Calibri" w:cs="Calibri"/>
                <w:color w:val="000000"/>
                <w:lang w:eastAsia="en-AU"/>
              </w:rPr>
            </w:pPr>
            <w:ins w:id="24797" w:author="KIM, Jason" w:date="2019-04-02T13:39:00Z">
              <w:r w:rsidRPr="0056388D">
                <w:rPr>
                  <w:rFonts w:ascii="Calibri" w:eastAsia="Times New Roman" w:hAnsi="Calibri" w:cs="Calibri"/>
                  <w:color w:val="000000"/>
                  <w:lang w:eastAsia="en-AU"/>
                </w:rPr>
                <w:t>Chainage 4703</w:t>
              </w:r>
            </w:ins>
          </w:p>
        </w:tc>
        <w:tc>
          <w:tcPr>
            <w:tcW w:w="764" w:type="pct"/>
            <w:noWrap/>
            <w:hideMark/>
          </w:tcPr>
          <w:p w:rsidR="00110C18" w:rsidRPr="0056388D" w:rsidRDefault="00110C18" w:rsidP="00063728">
            <w:pPr>
              <w:jc w:val="right"/>
              <w:rPr>
                <w:ins w:id="24798" w:author="KIM, Jason" w:date="2019-04-02T13:39:00Z"/>
                <w:rFonts w:ascii="Calibri" w:eastAsia="Times New Roman" w:hAnsi="Calibri" w:cs="Calibri"/>
                <w:color w:val="000000"/>
                <w:lang w:eastAsia="en-AU"/>
              </w:rPr>
            </w:pPr>
            <w:ins w:id="24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00" w:author="KIM, Jason" w:date="2019-04-02T13:39:00Z"/>
        </w:trPr>
        <w:tc>
          <w:tcPr>
            <w:tcW w:w="708" w:type="pct"/>
            <w:vMerge/>
            <w:hideMark/>
          </w:tcPr>
          <w:p w:rsidR="00110C18" w:rsidRPr="0056388D" w:rsidRDefault="00110C18" w:rsidP="00063728">
            <w:pPr>
              <w:rPr>
                <w:ins w:id="248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02" w:author="KIM, Jason" w:date="2019-04-02T13:39:00Z"/>
                <w:rFonts w:ascii="Calibri" w:eastAsia="Times New Roman" w:hAnsi="Calibri" w:cs="Calibri"/>
                <w:color w:val="000000"/>
                <w:lang w:eastAsia="en-AU"/>
              </w:rPr>
            </w:pPr>
            <w:ins w:id="24803"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04" w:author="KIM, Jason" w:date="2019-04-02T13:39:00Z"/>
                <w:rFonts w:ascii="Calibri" w:eastAsia="Times New Roman" w:hAnsi="Calibri" w:cs="Calibri"/>
                <w:color w:val="000000"/>
                <w:lang w:eastAsia="en-AU"/>
              </w:rPr>
            </w:pPr>
            <w:ins w:id="2480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06" w:author="KIM, Jason" w:date="2019-04-02T13:39:00Z"/>
                <w:rFonts w:ascii="Calibri" w:eastAsia="Times New Roman" w:hAnsi="Calibri" w:cs="Calibri"/>
                <w:color w:val="000000"/>
                <w:lang w:eastAsia="en-AU"/>
              </w:rPr>
            </w:pPr>
            <w:ins w:id="24807" w:author="KIM, Jason" w:date="2019-04-02T13:39:00Z">
              <w:r w:rsidRPr="0056388D">
                <w:rPr>
                  <w:rFonts w:ascii="Calibri" w:eastAsia="Times New Roman" w:hAnsi="Calibri" w:cs="Calibri"/>
                  <w:color w:val="000000"/>
                  <w:lang w:eastAsia="en-AU"/>
                </w:rPr>
                <w:t>LLN1325</w:t>
              </w:r>
            </w:ins>
          </w:p>
        </w:tc>
        <w:tc>
          <w:tcPr>
            <w:tcW w:w="933" w:type="pct"/>
            <w:noWrap/>
            <w:hideMark/>
          </w:tcPr>
          <w:p w:rsidR="00110C18" w:rsidRPr="0056388D" w:rsidRDefault="00110C18" w:rsidP="00063728">
            <w:pPr>
              <w:rPr>
                <w:ins w:id="24808" w:author="KIM, Jason" w:date="2019-04-02T13:39:00Z"/>
                <w:rFonts w:ascii="Calibri" w:eastAsia="Times New Roman" w:hAnsi="Calibri" w:cs="Calibri"/>
                <w:color w:val="000000"/>
                <w:lang w:eastAsia="en-AU"/>
              </w:rPr>
            </w:pPr>
            <w:ins w:id="248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10" w:author="KIM, Jason" w:date="2019-04-02T13:39:00Z"/>
                <w:rFonts w:ascii="Calibri" w:eastAsia="Times New Roman" w:hAnsi="Calibri" w:cs="Calibri"/>
                <w:color w:val="000000"/>
                <w:lang w:eastAsia="en-AU"/>
              </w:rPr>
            </w:pPr>
            <w:ins w:id="24811" w:author="KIM, Jason" w:date="2019-04-02T13:39:00Z">
              <w:r w:rsidRPr="0056388D">
                <w:rPr>
                  <w:rFonts w:ascii="Calibri" w:eastAsia="Times New Roman" w:hAnsi="Calibri" w:cs="Calibri"/>
                  <w:color w:val="000000"/>
                  <w:lang w:eastAsia="en-AU"/>
                </w:rPr>
                <w:t>Chainage 4712</w:t>
              </w:r>
            </w:ins>
          </w:p>
        </w:tc>
        <w:tc>
          <w:tcPr>
            <w:tcW w:w="764" w:type="pct"/>
            <w:noWrap/>
            <w:hideMark/>
          </w:tcPr>
          <w:p w:rsidR="00110C18" w:rsidRPr="0056388D" w:rsidRDefault="00110C18" w:rsidP="00063728">
            <w:pPr>
              <w:jc w:val="right"/>
              <w:rPr>
                <w:ins w:id="24812" w:author="KIM, Jason" w:date="2019-04-02T13:39:00Z"/>
                <w:rFonts w:ascii="Calibri" w:eastAsia="Times New Roman" w:hAnsi="Calibri" w:cs="Calibri"/>
                <w:color w:val="000000"/>
                <w:lang w:eastAsia="en-AU"/>
              </w:rPr>
            </w:pPr>
            <w:ins w:id="24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14" w:author="KIM, Jason" w:date="2019-04-02T13:39:00Z"/>
        </w:trPr>
        <w:tc>
          <w:tcPr>
            <w:tcW w:w="708" w:type="pct"/>
            <w:vMerge/>
            <w:hideMark/>
          </w:tcPr>
          <w:p w:rsidR="00110C18" w:rsidRPr="0056388D" w:rsidRDefault="00110C18" w:rsidP="00063728">
            <w:pPr>
              <w:rPr>
                <w:ins w:id="248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16" w:author="KIM, Jason" w:date="2019-04-02T13:39:00Z"/>
                <w:rFonts w:ascii="Calibri" w:eastAsia="Times New Roman" w:hAnsi="Calibri" w:cs="Calibri"/>
                <w:color w:val="000000"/>
                <w:lang w:eastAsia="en-AU"/>
              </w:rPr>
            </w:pPr>
            <w:ins w:id="24817"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18" w:author="KIM, Jason" w:date="2019-04-02T13:39:00Z"/>
                <w:rFonts w:ascii="Calibri" w:eastAsia="Times New Roman" w:hAnsi="Calibri" w:cs="Calibri"/>
                <w:color w:val="000000"/>
                <w:lang w:eastAsia="en-AU"/>
              </w:rPr>
            </w:pPr>
            <w:ins w:id="2481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20" w:author="KIM, Jason" w:date="2019-04-02T13:39:00Z"/>
                <w:rFonts w:ascii="Calibri" w:eastAsia="Times New Roman" w:hAnsi="Calibri" w:cs="Calibri"/>
                <w:color w:val="000000"/>
                <w:lang w:eastAsia="en-AU"/>
              </w:rPr>
            </w:pPr>
            <w:ins w:id="24821" w:author="KIM, Jason" w:date="2019-04-02T13:39:00Z">
              <w:r w:rsidRPr="0056388D">
                <w:rPr>
                  <w:rFonts w:ascii="Calibri" w:eastAsia="Times New Roman" w:hAnsi="Calibri" w:cs="Calibri"/>
                  <w:color w:val="000000"/>
                  <w:lang w:eastAsia="en-AU"/>
                </w:rPr>
                <w:t>LLN1326</w:t>
              </w:r>
            </w:ins>
          </w:p>
        </w:tc>
        <w:tc>
          <w:tcPr>
            <w:tcW w:w="933" w:type="pct"/>
            <w:noWrap/>
            <w:hideMark/>
          </w:tcPr>
          <w:p w:rsidR="00110C18" w:rsidRPr="0056388D" w:rsidRDefault="00110C18" w:rsidP="00063728">
            <w:pPr>
              <w:rPr>
                <w:ins w:id="24822" w:author="KIM, Jason" w:date="2019-04-02T13:39:00Z"/>
                <w:rFonts w:ascii="Calibri" w:eastAsia="Times New Roman" w:hAnsi="Calibri" w:cs="Calibri"/>
                <w:color w:val="000000"/>
                <w:lang w:eastAsia="en-AU"/>
              </w:rPr>
            </w:pPr>
            <w:ins w:id="248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24" w:author="KIM, Jason" w:date="2019-04-02T13:39:00Z"/>
                <w:rFonts w:ascii="Calibri" w:eastAsia="Times New Roman" w:hAnsi="Calibri" w:cs="Calibri"/>
                <w:color w:val="000000"/>
                <w:lang w:eastAsia="en-AU"/>
              </w:rPr>
            </w:pPr>
            <w:ins w:id="24825" w:author="KIM, Jason" w:date="2019-04-02T13:39:00Z">
              <w:r w:rsidRPr="0056388D">
                <w:rPr>
                  <w:rFonts w:ascii="Calibri" w:eastAsia="Times New Roman" w:hAnsi="Calibri" w:cs="Calibri"/>
                  <w:color w:val="000000"/>
                  <w:lang w:eastAsia="en-AU"/>
                </w:rPr>
                <w:t>Chainage 4722</w:t>
              </w:r>
            </w:ins>
          </w:p>
        </w:tc>
        <w:tc>
          <w:tcPr>
            <w:tcW w:w="764" w:type="pct"/>
            <w:noWrap/>
            <w:hideMark/>
          </w:tcPr>
          <w:p w:rsidR="00110C18" w:rsidRPr="0056388D" w:rsidRDefault="00110C18" w:rsidP="00063728">
            <w:pPr>
              <w:jc w:val="right"/>
              <w:rPr>
                <w:ins w:id="24826" w:author="KIM, Jason" w:date="2019-04-02T13:39:00Z"/>
                <w:rFonts w:ascii="Calibri" w:eastAsia="Times New Roman" w:hAnsi="Calibri" w:cs="Calibri"/>
                <w:color w:val="000000"/>
                <w:lang w:eastAsia="en-AU"/>
              </w:rPr>
            </w:pPr>
            <w:ins w:id="24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28" w:author="KIM, Jason" w:date="2019-04-02T13:39:00Z"/>
        </w:trPr>
        <w:tc>
          <w:tcPr>
            <w:tcW w:w="708" w:type="pct"/>
            <w:vMerge/>
            <w:hideMark/>
          </w:tcPr>
          <w:p w:rsidR="00110C18" w:rsidRPr="0056388D" w:rsidRDefault="00110C18" w:rsidP="00063728">
            <w:pPr>
              <w:rPr>
                <w:ins w:id="248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30" w:author="KIM, Jason" w:date="2019-04-02T13:39:00Z"/>
                <w:rFonts w:ascii="Calibri" w:eastAsia="Times New Roman" w:hAnsi="Calibri" w:cs="Calibri"/>
                <w:color w:val="000000"/>
                <w:lang w:eastAsia="en-AU"/>
              </w:rPr>
            </w:pPr>
            <w:ins w:id="24831"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32" w:author="KIM, Jason" w:date="2019-04-02T13:39:00Z"/>
                <w:rFonts w:ascii="Calibri" w:eastAsia="Times New Roman" w:hAnsi="Calibri" w:cs="Calibri"/>
                <w:color w:val="000000"/>
                <w:lang w:eastAsia="en-AU"/>
              </w:rPr>
            </w:pPr>
            <w:ins w:id="2483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34" w:author="KIM, Jason" w:date="2019-04-02T13:39:00Z"/>
                <w:rFonts w:ascii="Calibri" w:eastAsia="Times New Roman" w:hAnsi="Calibri" w:cs="Calibri"/>
                <w:color w:val="000000"/>
                <w:lang w:eastAsia="en-AU"/>
              </w:rPr>
            </w:pPr>
            <w:ins w:id="24835" w:author="KIM, Jason" w:date="2019-04-02T13:39:00Z">
              <w:r w:rsidRPr="0056388D">
                <w:rPr>
                  <w:rFonts w:ascii="Calibri" w:eastAsia="Times New Roman" w:hAnsi="Calibri" w:cs="Calibri"/>
                  <w:color w:val="000000"/>
                  <w:lang w:eastAsia="en-AU"/>
                </w:rPr>
                <w:t>LLN1327</w:t>
              </w:r>
            </w:ins>
          </w:p>
        </w:tc>
        <w:tc>
          <w:tcPr>
            <w:tcW w:w="933" w:type="pct"/>
            <w:noWrap/>
            <w:hideMark/>
          </w:tcPr>
          <w:p w:rsidR="00110C18" w:rsidRPr="0056388D" w:rsidRDefault="00110C18" w:rsidP="00063728">
            <w:pPr>
              <w:rPr>
                <w:ins w:id="24836" w:author="KIM, Jason" w:date="2019-04-02T13:39:00Z"/>
                <w:rFonts w:ascii="Calibri" w:eastAsia="Times New Roman" w:hAnsi="Calibri" w:cs="Calibri"/>
                <w:color w:val="000000"/>
                <w:lang w:eastAsia="en-AU"/>
              </w:rPr>
            </w:pPr>
            <w:ins w:id="248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38" w:author="KIM, Jason" w:date="2019-04-02T13:39:00Z"/>
                <w:rFonts w:ascii="Calibri" w:eastAsia="Times New Roman" w:hAnsi="Calibri" w:cs="Calibri"/>
                <w:color w:val="000000"/>
                <w:lang w:eastAsia="en-AU"/>
              </w:rPr>
            </w:pPr>
            <w:ins w:id="24839" w:author="KIM, Jason" w:date="2019-04-02T13:39:00Z">
              <w:r w:rsidRPr="0056388D">
                <w:rPr>
                  <w:rFonts w:ascii="Calibri" w:eastAsia="Times New Roman" w:hAnsi="Calibri" w:cs="Calibri"/>
                  <w:color w:val="000000"/>
                  <w:lang w:eastAsia="en-AU"/>
                </w:rPr>
                <w:t>Chainage 4732</w:t>
              </w:r>
            </w:ins>
          </w:p>
        </w:tc>
        <w:tc>
          <w:tcPr>
            <w:tcW w:w="764" w:type="pct"/>
            <w:noWrap/>
            <w:hideMark/>
          </w:tcPr>
          <w:p w:rsidR="00110C18" w:rsidRPr="0056388D" w:rsidRDefault="00110C18" w:rsidP="00063728">
            <w:pPr>
              <w:jc w:val="right"/>
              <w:rPr>
                <w:ins w:id="24840" w:author="KIM, Jason" w:date="2019-04-02T13:39:00Z"/>
                <w:rFonts w:ascii="Calibri" w:eastAsia="Times New Roman" w:hAnsi="Calibri" w:cs="Calibri"/>
                <w:color w:val="000000"/>
                <w:lang w:eastAsia="en-AU"/>
              </w:rPr>
            </w:pPr>
            <w:ins w:id="24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42" w:author="KIM, Jason" w:date="2019-04-02T13:39:00Z"/>
        </w:trPr>
        <w:tc>
          <w:tcPr>
            <w:tcW w:w="708" w:type="pct"/>
            <w:vMerge/>
            <w:hideMark/>
          </w:tcPr>
          <w:p w:rsidR="00110C18" w:rsidRPr="0056388D" w:rsidRDefault="00110C18" w:rsidP="00063728">
            <w:pPr>
              <w:rPr>
                <w:ins w:id="248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44" w:author="KIM, Jason" w:date="2019-04-02T13:39:00Z"/>
                <w:rFonts w:ascii="Calibri" w:eastAsia="Times New Roman" w:hAnsi="Calibri" w:cs="Calibri"/>
                <w:color w:val="000000"/>
                <w:lang w:eastAsia="en-AU"/>
              </w:rPr>
            </w:pPr>
            <w:ins w:id="24845"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46" w:author="KIM, Jason" w:date="2019-04-02T13:39:00Z"/>
                <w:rFonts w:ascii="Calibri" w:eastAsia="Times New Roman" w:hAnsi="Calibri" w:cs="Calibri"/>
                <w:color w:val="000000"/>
                <w:lang w:eastAsia="en-AU"/>
              </w:rPr>
            </w:pPr>
            <w:ins w:id="2484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48" w:author="KIM, Jason" w:date="2019-04-02T13:39:00Z"/>
                <w:rFonts w:ascii="Calibri" w:eastAsia="Times New Roman" w:hAnsi="Calibri" w:cs="Calibri"/>
                <w:color w:val="000000"/>
                <w:lang w:eastAsia="en-AU"/>
              </w:rPr>
            </w:pPr>
            <w:ins w:id="24849" w:author="KIM, Jason" w:date="2019-04-02T13:39:00Z">
              <w:r w:rsidRPr="0056388D">
                <w:rPr>
                  <w:rFonts w:ascii="Calibri" w:eastAsia="Times New Roman" w:hAnsi="Calibri" w:cs="Calibri"/>
                  <w:color w:val="000000"/>
                  <w:lang w:eastAsia="en-AU"/>
                </w:rPr>
                <w:t>LLN1328</w:t>
              </w:r>
            </w:ins>
          </w:p>
        </w:tc>
        <w:tc>
          <w:tcPr>
            <w:tcW w:w="933" w:type="pct"/>
            <w:noWrap/>
            <w:hideMark/>
          </w:tcPr>
          <w:p w:rsidR="00110C18" w:rsidRPr="0056388D" w:rsidRDefault="00110C18" w:rsidP="00063728">
            <w:pPr>
              <w:rPr>
                <w:ins w:id="24850" w:author="KIM, Jason" w:date="2019-04-02T13:39:00Z"/>
                <w:rFonts w:ascii="Calibri" w:eastAsia="Times New Roman" w:hAnsi="Calibri" w:cs="Calibri"/>
                <w:color w:val="000000"/>
                <w:lang w:eastAsia="en-AU"/>
              </w:rPr>
            </w:pPr>
            <w:ins w:id="248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52" w:author="KIM, Jason" w:date="2019-04-02T13:39:00Z"/>
                <w:rFonts w:ascii="Calibri" w:eastAsia="Times New Roman" w:hAnsi="Calibri" w:cs="Calibri"/>
                <w:color w:val="000000"/>
                <w:lang w:eastAsia="en-AU"/>
              </w:rPr>
            </w:pPr>
            <w:ins w:id="24853" w:author="KIM, Jason" w:date="2019-04-02T13:39:00Z">
              <w:r w:rsidRPr="0056388D">
                <w:rPr>
                  <w:rFonts w:ascii="Calibri" w:eastAsia="Times New Roman" w:hAnsi="Calibri" w:cs="Calibri"/>
                  <w:color w:val="000000"/>
                  <w:lang w:eastAsia="en-AU"/>
                </w:rPr>
                <w:t>Chainage 4741</w:t>
              </w:r>
            </w:ins>
          </w:p>
        </w:tc>
        <w:tc>
          <w:tcPr>
            <w:tcW w:w="764" w:type="pct"/>
            <w:noWrap/>
            <w:hideMark/>
          </w:tcPr>
          <w:p w:rsidR="00110C18" w:rsidRPr="0056388D" w:rsidRDefault="00110C18" w:rsidP="00063728">
            <w:pPr>
              <w:jc w:val="right"/>
              <w:rPr>
                <w:ins w:id="24854" w:author="KIM, Jason" w:date="2019-04-02T13:39:00Z"/>
                <w:rFonts w:ascii="Calibri" w:eastAsia="Times New Roman" w:hAnsi="Calibri" w:cs="Calibri"/>
                <w:color w:val="000000"/>
                <w:lang w:eastAsia="en-AU"/>
              </w:rPr>
            </w:pPr>
            <w:ins w:id="24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56" w:author="KIM, Jason" w:date="2019-04-02T13:39:00Z"/>
        </w:trPr>
        <w:tc>
          <w:tcPr>
            <w:tcW w:w="708" w:type="pct"/>
            <w:vMerge/>
            <w:hideMark/>
          </w:tcPr>
          <w:p w:rsidR="00110C18" w:rsidRPr="0056388D" w:rsidRDefault="00110C18" w:rsidP="00063728">
            <w:pPr>
              <w:rPr>
                <w:ins w:id="248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58" w:author="KIM, Jason" w:date="2019-04-02T13:39:00Z"/>
                <w:rFonts w:ascii="Calibri" w:eastAsia="Times New Roman" w:hAnsi="Calibri" w:cs="Calibri"/>
                <w:color w:val="000000"/>
                <w:lang w:eastAsia="en-AU"/>
              </w:rPr>
            </w:pPr>
            <w:ins w:id="24859"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60" w:author="KIM, Jason" w:date="2019-04-02T13:39:00Z"/>
                <w:rFonts w:ascii="Calibri" w:eastAsia="Times New Roman" w:hAnsi="Calibri" w:cs="Calibri"/>
                <w:color w:val="000000"/>
                <w:lang w:eastAsia="en-AU"/>
              </w:rPr>
            </w:pPr>
            <w:ins w:id="2486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62" w:author="KIM, Jason" w:date="2019-04-02T13:39:00Z"/>
                <w:rFonts w:ascii="Calibri" w:eastAsia="Times New Roman" w:hAnsi="Calibri" w:cs="Calibri"/>
                <w:color w:val="000000"/>
                <w:lang w:eastAsia="en-AU"/>
              </w:rPr>
            </w:pPr>
            <w:ins w:id="24863" w:author="KIM, Jason" w:date="2019-04-02T13:39:00Z">
              <w:r w:rsidRPr="0056388D">
                <w:rPr>
                  <w:rFonts w:ascii="Calibri" w:eastAsia="Times New Roman" w:hAnsi="Calibri" w:cs="Calibri"/>
                  <w:color w:val="000000"/>
                  <w:lang w:eastAsia="en-AU"/>
                </w:rPr>
                <w:t>LLN1329</w:t>
              </w:r>
            </w:ins>
          </w:p>
        </w:tc>
        <w:tc>
          <w:tcPr>
            <w:tcW w:w="933" w:type="pct"/>
            <w:noWrap/>
            <w:hideMark/>
          </w:tcPr>
          <w:p w:rsidR="00110C18" w:rsidRPr="0056388D" w:rsidRDefault="00110C18" w:rsidP="00063728">
            <w:pPr>
              <w:rPr>
                <w:ins w:id="24864" w:author="KIM, Jason" w:date="2019-04-02T13:39:00Z"/>
                <w:rFonts w:ascii="Calibri" w:eastAsia="Times New Roman" w:hAnsi="Calibri" w:cs="Calibri"/>
                <w:color w:val="000000"/>
                <w:lang w:eastAsia="en-AU"/>
              </w:rPr>
            </w:pPr>
            <w:ins w:id="248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66" w:author="KIM, Jason" w:date="2019-04-02T13:39:00Z"/>
                <w:rFonts w:ascii="Calibri" w:eastAsia="Times New Roman" w:hAnsi="Calibri" w:cs="Calibri"/>
                <w:color w:val="000000"/>
                <w:lang w:eastAsia="en-AU"/>
              </w:rPr>
            </w:pPr>
            <w:ins w:id="24867" w:author="KIM, Jason" w:date="2019-04-02T13:39:00Z">
              <w:r w:rsidRPr="0056388D">
                <w:rPr>
                  <w:rFonts w:ascii="Calibri" w:eastAsia="Times New Roman" w:hAnsi="Calibri" w:cs="Calibri"/>
                  <w:color w:val="000000"/>
                  <w:lang w:eastAsia="en-AU"/>
                </w:rPr>
                <w:t>Chainage 4751</w:t>
              </w:r>
            </w:ins>
          </w:p>
        </w:tc>
        <w:tc>
          <w:tcPr>
            <w:tcW w:w="764" w:type="pct"/>
            <w:noWrap/>
            <w:hideMark/>
          </w:tcPr>
          <w:p w:rsidR="00110C18" w:rsidRPr="0056388D" w:rsidRDefault="00110C18" w:rsidP="00063728">
            <w:pPr>
              <w:jc w:val="right"/>
              <w:rPr>
                <w:ins w:id="24868" w:author="KIM, Jason" w:date="2019-04-02T13:39:00Z"/>
                <w:rFonts w:ascii="Calibri" w:eastAsia="Times New Roman" w:hAnsi="Calibri" w:cs="Calibri"/>
                <w:color w:val="000000"/>
                <w:lang w:eastAsia="en-AU"/>
              </w:rPr>
            </w:pPr>
            <w:ins w:id="24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70" w:author="KIM, Jason" w:date="2019-04-02T13:39:00Z"/>
        </w:trPr>
        <w:tc>
          <w:tcPr>
            <w:tcW w:w="708" w:type="pct"/>
            <w:vMerge/>
            <w:hideMark/>
          </w:tcPr>
          <w:p w:rsidR="00110C18" w:rsidRPr="0056388D" w:rsidRDefault="00110C18" w:rsidP="00063728">
            <w:pPr>
              <w:rPr>
                <w:ins w:id="24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72" w:author="KIM, Jason" w:date="2019-04-02T13:39:00Z"/>
                <w:rFonts w:ascii="Calibri" w:eastAsia="Times New Roman" w:hAnsi="Calibri" w:cs="Calibri"/>
                <w:color w:val="000000"/>
                <w:lang w:eastAsia="en-AU"/>
              </w:rPr>
            </w:pPr>
            <w:ins w:id="24873"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74" w:author="KIM, Jason" w:date="2019-04-02T13:39:00Z"/>
                <w:rFonts w:ascii="Calibri" w:eastAsia="Times New Roman" w:hAnsi="Calibri" w:cs="Calibri"/>
                <w:color w:val="000000"/>
                <w:lang w:eastAsia="en-AU"/>
              </w:rPr>
            </w:pPr>
            <w:ins w:id="2487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76" w:author="KIM, Jason" w:date="2019-04-02T13:39:00Z"/>
                <w:rFonts w:ascii="Calibri" w:eastAsia="Times New Roman" w:hAnsi="Calibri" w:cs="Calibri"/>
                <w:color w:val="000000"/>
                <w:lang w:eastAsia="en-AU"/>
              </w:rPr>
            </w:pPr>
            <w:ins w:id="24877" w:author="KIM, Jason" w:date="2019-04-02T13:39:00Z">
              <w:r w:rsidRPr="0056388D">
                <w:rPr>
                  <w:rFonts w:ascii="Calibri" w:eastAsia="Times New Roman" w:hAnsi="Calibri" w:cs="Calibri"/>
                  <w:color w:val="000000"/>
                  <w:lang w:eastAsia="en-AU"/>
                </w:rPr>
                <w:t>LLN1330</w:t>
              </w:r>
            </w:ins>
          </w:p>
        </w:tc>
        <w:tc>
          <w:tcPr>
            <w:tcW w:w="933" w:type="pct"/>
            <w:noWrap/>
            <w:hideMark/>
          </w:tcPr>
          <w:p w:rsidR="00110C18" w:rsidRPr="0056388D" w:rsidRDefault="00110C18" w:rsidP="00063728">
            <w:pPr>
              <w:rPr>
                <w:ins w:id="24878" w:author="KIM, Jason" w:date="2019-04-02T13:39:00Z"/>
                <w:rFonts w:ascii="Calibri" w:eastAsia="Times New Roman" w:hAnsi="Calibri" w:cs="Calibri"/>
                <w:color w:val="000000"/>
                <w:lang w:eastAsia="en-AU"/>
              </w:rPr>
            </w:pPr>
            <w:ins w:id="248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80" w:author="KIM, Jason" w:date="2019-04-02T13:39:00Z"/>
                <w:rFonts w:ascii="Calibri" w:eastAsia="Times New Roman" w:hAnsi="Calibri" w:cs="Calibri"/>
                <w:color w:val="000000"/>
                <w:lang w:eastAsia="en-AU"/>
              </w:rPr>
            </w:pPr>
            <w:ins w:id="24881" w:author="KIM, Jason" w:date="2019-04-02T13:39:00Z">
              <w:r w:rsidRPr="0056388D">
                <w:rPr>
                  <w:rFonts w:ascii="Calibri" w:eastAsia="Times New Roman" w:hAnsi="Calibri" w:cs="Calibri"/>
                  <w:color w:val="000000"/>
                  <w:lang w:eastAsia="en-AU"/>
                </w:rPr>
                <w:t>Chainage 4760</w:t>
              </w:r>
            </w:ins>
          </w:p>
        </w:tc>
        <w:tc>
          <w:tcPr>
            <w:tcW w:w="764" w:type="pct"/>
            <w:noWrap/>
            <w:hideMark/>
          </w:tcPr>
          <w:p w:rsidR="00110C18" w:rsidRPr="0056388D" w:rsidRDefault="00110C18" w:rsidP="00063728">
            <w:pPr>
              <w:jc w:val="right"/>
              <w:rPr>
                <w:ins w:id="24882" w:author="KIM, Jason" w:date="2019-04-02T13:39:00Z"/>
                <w:rFonts w:ascii="Calibri" w:eastAsia="Times New Roman" w:hAnsi="Calibri" w:cs="Calibri"/>
                <w:color w:val="000000"/>
                <w:lang w:eastAsia="en-AU"/>
              </w:rPr>
            </w:pPr>
            <w:ins w:id="24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84" w:author="KIM, Jason" w:date="2019-04-02T13:39:00Z"/>
        </w:trPr>
        <w:tc>
          <w:tcPr>
            <w:tcW w:w="708" w:type="pct"/>
            <w:vMerge w:val="restart"/>
            <w:noWrap/>
            <w:hideMark/>
          </w:tcPr>
          <w:p w:rsidR="00110C18" w:rsidRPr="0056388D" w:rsidRDefault="00110C18" w:rsidP="00063728">
            <w:pPr>
              <w:rPr>
                <w:ins w:id="24885" w:author="KIM, Jason" w:date="2019-04-02T13:39:00Z"/>
                <w:rFonts w:ascii="Calibri" w:eastAsia="Times New Roman" w:hAnsi="Calibri" w:cs="Calibri"/>
                <w:color w:val="000000"/>
                <w:lang w:eastAsia="en-AU"/>
              </w:rPr>
            </w:pPr>
            <w:ins w:id="24886" w:author="KIM, Jason" w:date="2019-04-02T13:39:00Z">
              <w:r w:rsidRPr="0056388D">
                <w:rPr>
                  <w:rFonts w:ascii="Calibri" w:eastAsia="Times New Roman" w:hAnsi="Calibri" w:cs="Calibri"/>
                  <w:color w:val="000000"/>
                  <w:lang w:eastAsia="en-AU"/>
                </w:rPr>
                <w:t>LLE32K61</w:t>
              </w:r>
            </w:ins>
          </w:p>
        </w:tc>
        <w:tc>
          <w:tcPr>
            <w:tcW w:w="605" w:type="pct"/>
            <w:noWrap/>
            <w:hideMark/>
          </w:tcPr>
          <w:p w:rsidR="00110C18" w:rsidRPr="0056388D" w:rsidRDefault="00110C18" w:rsidP="00063728">
            <w:pPr>
              <w:rPr>
                <w:ins w:id="24887" w:author="KIM, Jason" w:date="2019-04-02T13:39:00Z"/>
                <w:rFonts w:ascii="Calibri" w:eastAsia="Times New Roman" w:hAnsi="Calibri" w:cs="Calibri"/>
                <w:color w:val="000000"/>
                <w:lang w:eastAsia="en-AU"/>
              </w:rPr>
            </w:pPr>
            <w:ins w:id="24888"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889" w:author="KIM, Jason" w:date="2019-04-02T13:39:00Z"/>
                <w:rFonts w:ascii="Calibri" w:eastAsia="Times New Roman" w:hAnsi="Calibri" w:cs="Calibri"/>
                <w:color w:val="000000"/>
                <w:lang w:eastAsia="en-AU"/>
              </w:rPr>
            </w:pPr>
            <w:ins w:id="2489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91" w:author="KIM, Jason" w:date="2019-04-02T13:39:00Z"/>
                <w:rFonts w:ascii="Calibri" w:eastAsia="Times New Roman" w:hAnsi="Calibri" w:cs="Calibri"/>
                <w:color w:val="000000"/>
                <w:lang w:eastAsia="en-AU"/>
              </w:rPr>
            </w:pPr>
            <w:ins w:id="24892" w:author="KIM, Jason" w:date="2019-04-02T13:39:00Z">
              <w:r w:rsidRPr="0056388D">
                <w:rPr>
                  <w:rFonts w:ascii="Calibri" w:eastAsia="Times New Roman" w:hAnsi="Calibri" w:cs="Calibri"/>
                  <w:color w:val="000000"/>
                  <w:lang w:eastAsia="en-AU"/>
                </w:rPr>
                <w:t>LLN1309</w:t>
              </w:r>
            </w:ins>
          </w:p>
        </w:tc>
        <w:tc>
          <w:tcPr>
            <w:tcW w:w="933" w:type="pct"/>
            <w:noWrap/>
            <w:hideMark/>
          </w:tcPr>
          <w:p w:rsidR="00110C18" w:rsidRPr="0056388D" w:rsidRDefault="00110C18" w:rsidP="00063728">
            <w:pPr>
              <w:rPr>
                <w:ins w:id="24893" w:author="KIM, Jason" w:date="2019-04-02T13:39:00Z"/>
                <w:rFonts w:ascii="Calibri" w:eastAsia="Times New Roman" w:hAnsi="Calibri" w:cs="Calibri"/>
                <w:color w:val="000000"/>
                <w:lang w:eastAsia="en-AU"/>
              </w:rPr>
            </w:pPr>
            <w:ins w:id="248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95" w:author="KIM, Jason" w:date="2019-04-02T13:39:00Z"/>
                <w:rFonts w:ascii="Calibri" w:eastAsia="Times New Roman" w:hAnsi="Calibri" w:cs="Calibri"/>
                <w:color w:val="000000"/>
                <w:lang w:eastAsia="en-AU"/>
              </w:rPr>
            </w:pPr>
            <w:ins w:id="24896" w:author="KIM, Jason" w:date="2019-04-02T13:39:00Z">
              <w:r w:rsidRPr="0056388D">
                <w:rPr>
                  <w:rFonts w:ascii="Calibri" w:eastAsia="Times New Roman" w:hAnsi="Calibri" w:cs="Calibri"/>
                  <w:color w:val="000000"/>
                  <w:lang w:eastAsia="en-AU"/>
                </w:rPr>
                <w:t>Chainage 4544</w:t>
              </w:r>
            </w:ins>
          </w:p>
        </w:tc>
        <w:tc>
          <w:tcPr>
            <w:tcW w:w="764" w:type="pct"/>
            <w:noWrap/>
            <w:hideMark/>
          </w:tcPr>
          <w:p w:rsidR="00110C18" w:rsidRPr="0056388D" w:rsidRDefault="00110C18" w:rsidP="00063728">
            <w:pPr>
              <w:jc w:val="right"/>
              <w:rPr>
                <w:ins w:id="24897" w:author="KIM, Jason" w:date="2019-04-02T13:39:00Z"/>
                <w:rFonts w:ascii="Calibri" w:eastAsia="Times New Roman" w:hAnsi="Calibri" w:cs="Calibri"/>
                <w:color w:val="000000"/>
                <w:lang w:eastAsia="en-AU"/>
              </w:rPr>
            </w:pPr>
            <w:ins w:id="248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99" w:author="KIM, Jason" w:date="2019-04-02T13:39:00Z"/>
        </w:trPr>
        <w:tc>
          <w:tcPr>
            <w:tcW w:w="708" w:type="pct"/>
            <w:vMerge/>
            <w:hideMark/>
          </w:tcPr>
          <w:p w:rsidR="00110C18" w:rsidRPr="0056388D" w:rsidRDefault="00110C18" w:rsidP="00063728">
            <w:pPr>
              <w:rPr>
                <w:ins w:id="249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01" w:author="KIM, Jason" w:date="2019-04-02T13:39:00Z"/>
                <w:rFonts w:ascii="Calibri" w:eastAsia="Times New Roman" w:hAnsi="Calibri" w:cs="Calibri"/>
                <w:color w:val="000000"/>
                <w:lang w:eastAsia="en-AU"/>
              </w:rPr>
            </w:pPr>
            <w:ins w:id="24902"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03" w:author="KIM, Jason" w:date="2019-04-02T13:39:00Z"/>
                <w:rFonts w:ascii="Calibri" w:eastAsia="Times New Roman" w:hAnsi="Calibri" w:cs="Calibri"/>
                <w:color w:val="000000"/>
                <w:lang w:eastAsia="en-AU"/>
              </w:rPr>
            </w:pPr>
            <w:ins w:id="2490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05" w:author="KIM, Jason" w:date="2019-04-02T13:39:00Z"/>
                <w:rFonts w:ascii="Calibri" w:eastAsia="Times New Roman" w:hAnsi="Calibri" w:cs="Calibri"/>
                <w:color w:val="000000"/>
                <w:lang w:eastAsia="en-AU"/>
              </w:rPr>
            </w:pPr>
            <w:ins w:id="24906" w:author="KIM, Jason" w:date="2019-04-02T13:39:00Z">
              <w:r w:rsidRPr="0056388D">
                <w:rPr>
                  <w:rFonts w:ascii="Calibri" w:eastAsia="Times New Roman" w:hAnsi="Calibri" w:cs="Calibri"/>
                  <w:color w:val="000000"/>
                  <w:lang w:eastAsia="en-AU"/>
                </w:rPr>
                <w:t>LLN1310</w:t>
              </w:r>
            </w:ins>
          </w:p>
        </w:tc>
        <w:tc>
          <w:tcPr>
            <w:tcW w:w="933" w:type="pct"/>
            <w:noWrap/>
            <w:hideMark/>
          </w:tcPr>
          <w:p w:rsidR="00110C18" w:rsidRPr="0056388D" w:rsidRDefault="00110C18" w:rsidP="00063728">
            <w:pPr>
              <w:rPr>
                <w:ins w:id="24907" w:author="KIM, Jason" w:date="2019-04-02T13:39:00Z"/>
                <w:rFonts w:ascii="Calibri" w:eastAsia="Times New Roman" w:hAnsi="Calibri" w:cs="Calibri"/>
                <w:color w:val="000000"/>
                <w:lang w:eastAsia="en-AU"/>
              </w:rPr>
            </w:pPr>
            <w:ins w:id="249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09" w:author="KIM, Jason" w:date="2019-04-02T13:39:00Z"/>
                <w:rFonts w:ascii="Calibri" w:eastAsia="Times New Roman" w:hAnsi="Calibri" w:cs="Calibri"/>
                <w:color w:val="000000"/>
                <w:lang w:eastAsia="en-AU"/>
              </w:rPr>
            </w:pPr>
            <w:ins w:id="24910" w:author="KIM, Jason" w:date="2019-04-02T13:39:00Z">
              <w:r w:rsidRPr="0056388D">
                <w:rPr>
                  <w:rFonts w:ascii="Calibri" w:eastAsia="Times New Roman" w:hAnsi="Calibri" w:cs="Calibri"/>
                  <w:color w:val="000000"/>
                  <w:lang w:eastAsia="en-AU"/>
                </w:rPr>
                <w:t>Chainage 4554</w:t>
              </w:r>
            </w:ins>
          </w:p>
        </w:tc>
        <w:tc>
          <w:tcPr>
            <w:tcW w:w="764" w:type="pct"/>
            <w:noWrap/>
            <w:hideMark/>
          </w:tcPr>
          <w:p w:rsidR="00110C18" w:rsidRPr="0056388D" w:rsidRDefault="00110C18" w:rsidP="00063728">
            <w:pPr>
              <w:jc w:val="right"/>
              <w:rPr>
                <w:ins w:id="24911" w:author="KIM, Jason" w:date="2019-04-02T13:39:00Z"/>
                <w:rFonts w:ascii="Calibri" w:eastAsia="Times New Roman" w:hAnsi="Calibri" w:cs="Calibri"/>
                <w:color w:val="000000"/>
                <w:lang w:eastAsia="en-AU"/>
              </w:rPr>
            </w:pPr>
            <w:ins w:id="249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13" w:author="KIM, Jason" w:date="2019-04-02T13:39:00Z"/>
        </w:trPr>
        <w:tc>
          <w:tcPr>
            <w:tcW w:w="708" w:type="pct"/>
            <w:vMerge/>
            <w:hideMark/>
          </w:tcPr>
          <w:p w:rsidR="00110C18" w:rsidRPr="0056388D" w:rsidRDefault="00110C18" w:rsidP="00063728">
            <w:pPr>
              <w:rPr>
                <w:ins w:id="249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15" w:author="KIM, Jason" w:date="2019-04-02T13:39:00Z"/>
                <w:rFonts w:ascii="Calibri" w:eastAsia="Times New Roman" w:hAnsi="Calibri" w:cs="Calibri"/>
                <w:color w:val="000000"/>
                <w:lang w:eastAsia="en-AU"/>
              </w:rPr>
            </w:pPr>
            <w:ins w:id="24916"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17" w:author="KIM, Jason" w:date="2019-04-02T13:39:00Z"/>
                <w:rFonts w:ascii="Calibri" w:eastAsia="Times New Roman" w:hAnsi="Calibri" w:cs="Calibri"/>
                <w:color w:val="000000"/>
                <w:lang w:eastAsia="en-AU"/>
              </w:rPr>
            </w:pPr>
            <w:ins w:id="2491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19" w:author="KIM, Jason" w:date="2019-04-02T13:39:00Z"/>
                <w:rFonts w:ascii="Calibri" w:eastAsia="Times New Roman" w:hAnsi="Calibri" w:cs="Calibri"/>
                <w:color w:val="000000"/>
                <w:lang w:eastAsia="en-AU"/>
              </w:rPr>
            </w:pPr>
            <w:ins w:id="24920" w:author="KIM, Jason" w:date="2019-04-02T13:39:00Z">
              <w:r w:rsidRPr="0056388D">
                <w:rPr>
                  <w:rFonts w:ascii="Calibri" w:eastAsia="Times New Roman" w:hAnsi="Calibri" w:cs="Calibri"/>
                  <w:color w:val="000000"/>
                  <w:lang w:eastAsia="en-AU"/>
                </w:rPr>
                <w:t>LLN1311</w:t>
              </w:r>
            </w:ins>
          </w:p>
        </w:tc>
        <w:tc>
          <w:tcPr>
            <w:tcW w:w="933" w:type="pct"/>
            <w:noWrap/>
            <w:hideMark/>
          </w:tcPr>
          <w:p w:rsidR="00110C18" w:rsidRPr="0056388D" w:rsidRDefault="00110C18" w:rsidP="00063728">
            <w:pPr>
              <w:rPr>
                <w:ins w:id="24921" w:author="KIM, Jason" w:date="2019-04-02T13:39:00Z"/>
                <w:rFonts w:ascii="Calibri" w:eastAsia="Times New Roman" w:hAnsi="Calibri" w:cs="Calibri"/>
                <w:color w:val="000000"/>
                <w:lang w:eastAsia="en-AU"/>
              </w:rPr>
            </w:pPr>
            <w:ins w:id="249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23" w:author="KIM, Jason" w:date="2019-04-02T13:39:00Z"/>
                <w:rFonts w:ascii="Calibri" w:eastAsia="Times New Roman" w:hAnsi="Calibri" w:cs="Calibri"/>
                <w:color w:val="000000"/>
                <w:lang w:eastAsia="en-AU"/>
              </w:rPr>
            </w:pPr>
            <w:ins w:id="24924" w:author="KIM, Jason" w:date="2019-04-02T13:39:00Z">
              <w:r w:rsidRPr="0056388D">
                <w:rPr>
                  <w:rFonts w:ascii="Calibri" w:eastAsia="Times New Roman" w:hAnsi="Calibri" w:cs="Calibri"/>
                  <w:color w:val="000000"/>
                  <w:lang w:eastAsia="en-AU"/>
                </w:rPr>
                <w:t>Chainage 4564</w:t>
              </w:r>
            </w:ins>
          </w:p>
        </w:tc>
        <w:tc>
          <w:tcPr>
            <w:tcW w:w="764" w:type="pct"/>
            <w:noWrap/>
            <w:hideMark/>
          </w:tcPr>
          <w:p w:rsidR="00110C18" w:rsidRPr="0056388D" w:rsidRDefault="00110C18" w:rsidP="00063728">
            <w:pPr>
              <w:jc w:val="right"/>
              <w:rPr>
                <w:ins w:id="24925" w:author="KIM, Jason" w:date="2019-04-02T13:39:00Z"/>
                <w:rFonts w:ascii="Calibri" w:eastAsia="Times New Roman" w:hAnsi="Calibri" w:cs="Calibri"/>
                <w:color w:val="000000"/>
                <w:lang w:eastAsia="en-AU"/>
              </w:rPr>
            </w:pPr>
            <w:ins w:id="24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27" w:author="KIM, Jason" w:date="2019-04-02T13:39:00Z"/>
        </w:trPr>
        <w:tc>
          <w:tcPr>
            <w:tcW w:w="708" w:type="pct"/>
            <w:vMerge/>
            <w:hideMark/>
          </w:tcPr>
          <w:p w:rsidR="00110C18" w:rsidRPr="0056388D" w:rsidRDefault="00110C18" w:rsidP="00063728">
            <w:pPr>
              <w:rPr>
                <w:ins w:id="249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29" w:author="KIM, Jason" w:date="2019-04-02T13:39:00Z"/>
                <w:rFonts w:ascii="Calibri" w:eastAsia="Times New Roman" w:hAnsi="Calibri" w:cs="Calibri"/>
                <w:color w:val="000000"/>
                <w:lang w:eastAsia="en-AU"/>
              </w:rPr>
            </w:pPr>
            <w:ins w:id="24930"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31" w:author="KIM, Jason" w:date="2019-04-02T13:39:00Z"/>
                <w:rFonts w:ascii="Calibri" w:eastAsia="Times New Roman" w:hAnsi="Calibri" w:cs="Calibri"/>
                <w:color w:val="000000"/>
                <w:lang w:eastAsia="en-AU"/>
              </w:rPr>
            </w:pPr>
            <w:ins w:id="2493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33" w:author="KIM, Jason" w:date="2019-04-02T13:39:00Z"/>
                <w:rFonts w:ascii="Calibri" w:eastAsia="Times New Roman" w:hAnsi="Calibri" w:cs="Calibri"/>
                <w:color w:val="000000"/>
                <w:lang w:eastAsia="en-AU"/>
              </w:rPr>
            </w:pPr>
            <w:ins w:id="24934" w:author="KIM, Jason" w:date="2019-04-02T13:39:00Z">
              <w:r w:rsidRPr="0056388D">
                <w:rPr>
                  <w:rFonts w:ascii="Calibri" w:eastAsia="Times New Roman" w:hAnsi="Calibri" w:cs="Calibri"/>
                  <w:color w:val="000000"/>
                  <w:lang w:eastAsia="en-AU"/>
                </w:rPr>
                <w:t>LLN1312</w:t>
              </w:r>
            </w:ins>
          </w:p>
        </w:tc>
        <w:tc>
          <w:tcPr>
            <w:tcW w:w="933" w:type="pct"/>
            <w:noWrap/>
            <w:hideMark/>
          </w:tcPr>
          <w:p w:rsidR="00110C18" w:rsidRPr="0056388D" w:rsidRDefault="00110C18" w:rsidP="00063728">
            <w:pPr>
              <w:rPr>
                <w:ins w:id="24935" w:author="KIM, Jason" w:date="2019-04-02T13:39:00Z"/>
                <w:rFonts w:ascii="Calibri" w:eastAsia="Times New Roman" w:hAnsi="Calibri" w:cs="Calibri"/>
                <w:color w:val="000000"/>
                <w:lang w:eastAsia="en-AU"/>
              </w:rPr>
            </w:pPr>
            <w:ins w:id="249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37" w:author="KIM, Jason" w:date="2019-04-02T13:39:00Z"/>
                <w:rFonts w:ascii="Calibri" w:eastAsia="Times New Roman" w:hAnsi="Calibri" w:cs="Calibri"/>
                <w:color w:val="000000"/>
                <w:lang w:eastAsia="en-AU"/>
              </w:rPr>
            </w:pPr>
            <w:ins w:id="24938" w:author="KIM, Jason" w:date="2019-04-02T13:39:00Z">
              <w:r w:rsidRPr="0056388D">
                <w:rPr>
                  <w:rFonts w:ascii="Calibri" w:eastAsia="Times New Roman" w:hAnsi="Calibri" w:cs="Calibri"/>
                  <w:color w:val="000000"/>
                  <w:lang w:eastAsia="en-AU"/>
                </w:rPr>
                <w:t>Chainage 4573</w:t>
              </w:r>
            </w:ins>
          </w:p>
        </w:tc>
        <w:tc>
          <w:tcPr>
            <w:tcW w:w="764" w:type="pct"/>
            <w:noWrap/>
            <w:hideMark/>
          </w:tcPr>
          <w:p w:rsidR="00110C18" w:rsidRPr="0056388D" w:rsidRDefault="00110C18" w:rsidP="00063728">
            <w:pPr>
              <w:jc w:val="right"/>
              <w:rPr>
                <w:ins w:id="24939" w:author="KIM, Jason" w:date="2019-04-02T13:39:00Z"/>
                <w:rFonts w:ascii="Calibri" w:eastAsia="Times New Roman" w:hAnsi="Calibri" w:cs="Calibri"/>
                <w:color w:val="000000"/>
                <w:lang w:eastAsia="en-AU"/>
              </w:rPr>
            </w:pPr>
            <w:ins w:id="249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41" w:author="KIM, Jason" w:date="2019-04-02T13:39:00Z"/>
        </w:trPr>
        <w:tc>
          <w:tcPr>
            <w:tcW w:w="708" w:type="pct"/>
            <w:vMerge/>
            <w:hideMark/>
          </w:tcPr>
          <w:p w:rsidR="00110C18" w:rsidRPr="0056388D" w:rsidRDefault="00110C18" w:rsidP="00063728">
            <w:pPr>
              <w:rPr>
                <w:ins w:id="249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43" w:author="KIM, Jason" w:date="2019-04-02T13:39:00Z"/>
                <w:rFonts w:ascii="Calibri" w:eastAsia="Times New Roman" w:hAnsi="Calibri" w:cs="Calibri"/>
                <w:color w:val="000000"/>
                <w:lang w:eastAsia="en-AU"/>
              </w:rPr>
            </w:pPr>
            <w:ins w:id="24944"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45" w:author="KIM, Jason" w:date="2019-04-02T13:39:00Z"/>
                <w:rFonts w:ascii="Calibri" w:eastAsia="Times New Roman" w:hAnsi="Calibri" w:cs="Calibri"/>
                <w:color w:val="000000"/>
                <w:lang w:eastAsia="en-AU"/>
              </w:rPr>
            </w:pPr>
            <w:ins w:id="2494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47" w:author="KIM, Jason" w:date="2019-04-02T13:39:00Z"/>
                <w:rFonts w:ascii="Calibri" w:eastAsia="Times New Roman" w:hAnsi="Calibri" w:cs="Calibri"/>
                <w:color w:val="000000"/>
                <w:lang w:eastAsia="en-AU"/>
              </w:rPr>
            </w:pPr>
            <w:ins w:id="24948" w:author="KIM, Jason" w:date="2019-04-02T13:39:00Z">
              <w:r w:rsidRPr="0056388D">
                <w:rPr>
                  <w:rFonts w:ascii="Calibri" w:eastAsia="Times New Roman" w:hAnsi="Calibri" w:cs="Calibri"/>
                  <w:color w:val="000000"/>
                  <w:lang w:eastAsia="en-AU"/>
                </w:rPr>
                <w:t>LLN1313</w:t>
              </w:r>
            </w:ins>
          </w:p>
        </w:tc>
        <w:tc>
          <w:tcPr>
            <w:tcW w:w="933" w:type="pct"/>
            <w:noWrap/>
            <w:hideMark/>
          </w:tcPr>
          <w:p w:rsidR="00110C18" w:rsidRPr="0056388D" w:rsidRDefault="00110C18" w:rsidP="00063728">
            <w:pPr>
              <w:rPr>
                <w:ins w:id="24949" w:author="KIM, Jason" w:date="2019-04-02T13:39:00Z"/>
                <w:rFonts w:ascii="Calibri" w:eastAsia="Times New Roman" w:hAnsi="Calibri" w:cs="Calibri"/>
                <w:color w:val="000000"/>
                <w:lang w:eastAsia="en-AU"/>
              </w:rPr>
            </w:pPr>
            <w:ins w:id="249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51" w:author="KIM, Jason" w:date="2019-04-02T13:39:00Z"/>
                <w:rFonts w:ascii="Calibri" w:eastAsia="Times New Roman" w:hAnsi="Calibri" w:cs="Calibri"/>
                <w:color w:val="000000"/>
                <w:lang w:eastAsia="en-AU"/>
              </w:rPr>
            </w:pPr>
            <w:ins w:id="24952" w:author="KIM, Jason" w:date="2019-04-02T13:39:00Z">
              <w:r w:rsidRPr="0056388D">
                <w:rPr>
                  <w:rFonts w:ascii="Calibri" w:eastAsia="Times New Roman" w:hAnsi="Calibri" w:cs="Calibri"/>
                  <w:color w:val="000000"/>
                  <w:lang w:eastAsia="en-AU"/>
                </w:rPr>
                <w:t>Chainage 4583</w:t>
              </w:r>
            </w:ins>
          </w:p>
        </w:tc>
        <w:tc>
          <w:tcPr>
            <w:tcW w:w="764" w:type="pct"/>
            <w:noWrap/>
            <w:hideMark/>
          </w:tcPr>
          <w:p w:rsidR="00110C18" w:rsidRPr="0056388D" w:rsidRDefault="00110C18" w:rsidP="00063728">
            <w:pPr>
              <w:jc w:val="right"/>
              <w:rPr>
                <w:ins w:id="24953" w:author="KIM, Jason" w:date="2019-04-02T13:39:00Z"/>
                <w:rFonts w:ascii="Calibri" w:eastAsia="Times New Roman" w:hAnsi="Calibri" w:cs="Calibri"/>
                <w:color w:val="000000"/>
                <w:lang w:eastAsia="en-AU"/>
              </w:rPr>
            </w:pPr>
            <w:ins w:id="249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55" w:author="KIM, Jason" w:date="2019-04-02T13:39:00Z"/>
        </w:trPr>
        <w:tc>
          <w:tcPr>
            <w:tcW w:w="708" w:type="pct"/>
            <w:vMerge/>
            <w:hideMark/>
          </w:tcPr>
          <w:p w:rsidR="00110C18" w:rsidRPr="0056388D" w:rsidRDefault="00110C18" w:rsidP="00063728">
            <w:pPr>
              <w:rPr>
                <w:ins w:id="249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57" w:author="KIM, Jason" w:date="2019-04-02T13:39:00Z"/>
                <w:rFonts w:ascii="Calibri" w:eastAsia="Times New Roman" w:hAnsi="Calibri" w:cs="Calibri"/>
                <w:color w:val="000000"/>
                <w:lang w:eastAsia="en-AU"/>
              </w:rPr>
            </w:pPr>
            <w:ins w:id="24958"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59" w:author="KIM, Jason" w:date="2019-04-02T13:39:00Z"/>
                <w:rFonts w:ascii="Calibri" w:eastAsia="Times New Roman" w:hAnsi="Calibri" w:cs="Calibri"/>
                <w:color w:val="000000"/>
                <w:lang w:eastAsia="en-AU"/>
              </w:rPr>
            </w:pPr>
            <w:ins w:id="2496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61" w:author="KIM, Jason" w:date="2019-04-02T13:39:00Z"/>
                <w:rFonts w:ascii="Calibri" w:eastAsia="Times New Roman" w:hAnsi="Calibri" w:cs="Calibri"/>
                <w:color w:val="000000"/>
                <w:lang w:eastAsia="en-AU"/>
              </w:rPr>
            </w:pPr>
            <w:ins w:id="24962" w:author="KIM, Jason" w:date="2019-04-02T13:39:00Z">
              <w:r w:rsidRPr="0056388D">
                <w:rPr>
                  <w:rFonts w:ascii="Calibri" w:eastAsia="Times New Roman" w:hAnsi="Calibri" w:cs="Calibri"/>
                  <w:color w:val="000000"/>
                  <w:lang w:eastAsia="en-AU"/>
                </w:rPr>
                <w:t>LLN1314</w:t>
              </w:r>
            </w:ins>
          </w:p>
        </w:tc>
        <w:tc>
          <w:tcPr>
            <w:tcW w:w="933" w:type="pct"/>
            <w:noWrap/>
            <w:hideMark/>
          </w:tcPr>
          <w:p w:rsidR="00110C18" w:rsidRPr="0056388D" w:rsidRDefault="00110C18" w:rsidP="00063728">
            <w:pPr>
              <w:rPr>
                <w:ins w:id="24963" w:author="KIM, Jason" w:date="2019-04-02T13:39:00Z"/>
                <w:rFonts w:ascii="Calibri" w:eastAsia="Times New Roman" w:hAnsi="Calibri" w:cs="Calibri"/>
                <w:color w:val="000000"/>
                <w:lang w:eastAsia="en-AU"/>
              </w:rPr>
            </w:pPr>
            <w:ins w:id="249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65" w:author="KIM, Jason" w:date="2019-04-02T13:39:00Z"/>
                <w:rFonts w:ascii="Calibri" w:eastAsia="Times New Roman" w:hAnsi="Calibri" w:cs="Calibri"/>
                <w:color w:val="000000"/>
                <w:lang w:eastAsia="en-AU"/>
              </w:rPr>
            </w:pPr>
            <w:ins w:id="24966" w:author="KIM, Jason" w:date="2019-04-02T13:39:00Z">
              <w:r w:rsidRPr="0056388D">
                <w:rPr>
                  <w:rFonts w:ascii="Calibri" w:eastAsia="Times New Roman" w:hAnsi="Calibri" w:cs="Calibri"/>
                  <w:color w:val="000000"/>
                  <w:lang w:eastAsia="en-AU"/>
                </w:rPr>
                <w:t>Chainage 4593</w:t>
              </w:r>
            </w:ins>
          </w:p>
        </w:tc>
        <w:tc>
          <w:tcPr>
            <w:tcW w:w="764" w:type="pct"/>
            <w:noWrap/>
            <w:hideMark/>
          </w:tcPr>
          <w:p w:rsidR="00110C18" w:rsidRPr="0056388D" w:rsidRDefault="00110C18" w:rsidP="00063728">
            <w:pPr>
              <w:jc w:val="right"/>
              <w:rPr>
                <w:ins w:id="24967" w:author="KIM, Jason" w:date="2019-04-02T13:39:00Z"/>
                <w:rFonts w:ascii="Calibri" w:eastAsia="Times New Roman" w:hAnsi="Calibri" w:cs="Calibri"/>
                <w:color w:val="000000"/>
                <w:lang w:eastAsia="en-AU"/>
              </w:rPr>
            </w:pPr>
            <w:ins w:id="24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69" w:author="KIM, Jason" w:date="2019-04-02T13:39:00Z"/>
        </w:trPr>
        <w:tc>
          <w:tcPr>
            <w:tcW w:w="708" w:type="pct"/>
            <w:vMerge/>
            <w:hideMark/>
          </w:tcPr>
          <w:p w:rsidR="00110C18" w:rsidRPr="0056388D" w:rsidRDefault="00110C18" w:rsidP="00063728">
            <w:pPr>
              <w:rPr>
                <w:ins w:id="249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71" w:author="KIM, Jason" w:date="2019-04-02T13:39:00Z"/>
                <w:rFonts w:ascii="Calibri" w:eastAsia="Times New Roman" w:hAnsi="Calibri" w:cs="Calibri"/>
                <w:color w:val="000000"/>
                <w:lang w:eastAsia="en-AU"/>
              </w:rPr>
            </w:pPr>
            <w:ins w:id="24972"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73" w:author="KIM, Jason" w:date="2019-04-02T13:39:00Z"/>
                <w:rFonts w:ascii="Calibri" w:eastAsia="Times New Roman" w:hAnsi="Calibri" w:cs="Calibri"/>
                <w:color w:val="000000"/>
                <w:lang w:eastAsia="en-AU"/>
              </w:rPr>
            </w:pPr>
            <w:ins w:id="2497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75" w:author="KIM, Jason" w:date="2019-04-02T13:39:00Z"/>
                <w:rFonts w:ascii="Calibri" w:eastAsia="Times New Roman" w:hAnsi="Calibri" w:cs="Calibri"/>
                <w:color w:val="000000"/>
                <w:lang w:eastAsia="en-AU"/>
              </w:rPr>
            </w:pPr>
            <w:ins w:id="24976" w:author="KIM, Jason" w:date="2019-04-02T13:39:00Z">
              <w:r w:rsidRPr="0056388D">
                <w:rPr>
                  <w:rFonts w:ascii="Calibri" w:eastAsia="Times New Roman" w:hAnsi="Calibri" w:cs="Calibri"/>
                  <w:color w:val="000000"/>
                  <w:lang w:eastAsia="en-AU"/>
                </w:rPr>
                <w:t>LLN1315</w:t>
              </w:r>
            </w:ins>
          </w:p>
        </w:tc>
        <w:tc>
          <w:tcPr>
            <w:tcW w:w="933" w:type="pct"/>
            <w:noWrap/>
            <w:hideMark/>
          </w:tcPr>
          <w:p w:rsidR="00110C18" w:rsidRPr="0056388D" w:rsidRDefault="00110C18" w:rsidP="00063728">
            <w:pPr>
              <w:rPr>
                <w:ins w:id="24977" w:author="KIM, Jason" w:date="2019-04-02T13:39:00Z"/>
                <w:rFonts w:ascii="Calibri" w:eastAsia="Times New Roman" w:hAnsi="Calibri" w:cs="Calibri"/>
                <w:color w:val="000000"/>
                <w:lang w:eastAsia="en-AU"/>
              </w:rPr>
            </w:pPr>
            <w:ins w:id="249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79" w:author="KIM, Jason" w:date="2019-04-02T13:39:00Z"/>
                <w:rFonts w:ascii="Calibri" w:eastAsia="Times New Roman" w:hAnsi="Calibri" w:cs="Calibri"/>
                <w:color w:val="000000"/>
                <w:lang w:eastAsia="en-AU"/>
              </w:rPr>
            </w:pPr>
            <w:ins w:id="24980" w:author="KIM, Jason" w:date="2019-04-02T13:39:00Z">
              <w:r w:rsidRPr="0056388D">
                <w:rPr>
                  <w:rFonts w:ascii="Calibri" w:eastAsia="Times New Roman" w:hAnsi="Calibri" w:cs="Calibri"/>
                  <w:color w:val="000000"/>
                  <w:lang w:eastAsia="en-AU"/>
                </w:rPr>
                <w:t>Chainage 4602</w:t>
              </w:r>
            </w:ins>
          </w:p>
        </w:tc>
        <w:tc>
          <w:tcPr>
            <w:tcW w:w="764" w:type="pct"/>
            <w:noWrap/>
            <w:hideMark/>
          </w:tcPr>
          <w:p w:rsidR="00110C18" w:rsidRPr="0056388D" w:rsidRDefault="00110C18" w:rsidP="00063728">
            <w:pPr>
              <w:jc w:val="right"/>
              <w:rPr>
                <w:ins w:id="24981" w:author="KIM, Jason" w:date="2019-04-02T13:39:00Z"/>
                <w:rFonts w:ascii="Calibri" w:eastAsia="Times New Roman" w:hAnsi="Calibri" w:cs="Calibri"/>
                <w:color w:val="000000"/>
                <w:lang w:eastAsia="en-AU"/>
              </w:rPr>
            </w:pPr>
            <w:ins w:id="24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83" w:author="KIM, Jason" w:date="2019-04-02T13:39:00Z"/>
        </w:trPr>
        <w:tc>
          <w:tcPr>
            <w:tcW w:w="708" w:type="pct"/>
            <w:vMerge/>
            <w:hideMark/>
          </w:tcPr>
          <w:p w:rsidR="00110C18" w:rsidRPr="0056388D" w:rsidRDefault="00110C18" w:rsidP="00063728">
            <w:pPr>
              <w:rPr>
                <w:ins w:id="249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85" w:author="KIM, Jason" w:date="2019-04-02T13:39:00Z"/>
                <w:rFonts w:ascii="Calibri" w:eastAsia="Times New Roman" w:hAnsi="Calibri" w:cs="Calibri"/>
                <w:color w:val="000000"/>
                <w:lang w:eastAsia="en-AU"/>
              </w:rPr>
            </w:pPr>
            <w:ins w:id="24986"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87" w:author="KIM, Jason" w:date="2019-04-02T13:39:00Z"/>
                <w:rFonts w:ascii="Calibri" w:eastAsia="Times New Roman" w:hAnsi="Calibri" w:cs="Calibri"/>
                <w:color w:val="000000"/>
                <w:lang w:eastAsia="en-AU"/>
              </w:rPr>
            </w:pPr>
            <w:ins w:id="2498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89" w:author="KIM, Jason" w:date="2019-04-02T13:39:00Z"/>
                <w:rFonts w:ascii="Calibri" w:eastAsia="Times New Roman" w:hAnsi="Calibri" w:cs="Calibri"/>
                <w:color w:val="000000"/>
                <w:lang w:eastAsia="en-AU"/>
              </w:rPr>
            </w:pPr>
            <w:ins w:id="24990" w:author="KIM, Jason" w:date="2019-04-02T13:39:00Z">
              <w:r w:rsidRPr="0056388D">
                <w:rPr>
                  <w:rFonts w:ascii="Calibri" w:eastAsia="Times New Roman" w:hAnsi="Calibri" w:cs="Calibri"/>
                  <w:color w:val="000000"/>
                  <w:lang w:eastAsia="en-AU"/>
                </w:rPr>
                <w:t>LLN1316</w:t>
              </w:r>
            </w:ins>
          </w:p>
        </w:tc>
        <w:tc>
          <w:tcPr>
            <w:tcW w:w="933" w:type="pct"/>
            <w:noWrap/>
            <w:hideMark/>
          </w:tcPr>
          <w:p w:rsidR="00110C18" w:rsidRPr="0056388D" w:rsidRDefault="00110C18" w:rsidP="00063728">
            <w:pPr>
              <w:rPr>
                <w:ins w:id="24991" w:author="KIM, Jason" w:date="2019-04-02T13:39:00Z"/>
                <w:rFonts w:ascii="Calibri" w:eastAsia="Times New Roman" w:hAnsi="Calibri" w:cs="Calibri"/>
                <w:color w:val="000000"/>
                <w:lang w:eastAsia="en-AU"/>
              </w:rPr>
            </w:pPr>
            <w:ins w:id="249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93" w:author="KIM, Jason" w:date="2019-04-02T13:39:00Z"/>
                <w:rFonts w:ascii="Calibri" w:eastAsia="Times New Roman" w:hAnsi="Calibri" w:cs="Calibri"/>
                <w:color w:val="000000"/>
                <w:lang w:eastAsia="en-AU"/>
              </w:rPr>
            </w:pPr>
            <w:ins w:id="24994" w:author="KIM, Jason" w:date="2019-04-02T13:39:00Z">
              <w:r w:rsidRPr="0056388D">
                <w:rPr>
                  <w:rFonts w:ascii="Calibri" w:eastAsia="Times New Roman" w:hAnsi="Calibri" w:cs="Calibri"/>
                  <w:color w:val="000000"/>
                  <w:lang w:eastAsia="en-AU"/>
                </w:rPr>
                <w:t>Chainage 4612</w:t>
              </w:r>
            </w:ins>
          </w:p>
        </w:tc>
        <w:tc>
          <w:tcPr>
            <w:tcW w:w="764" w:type="pct"/>
            <w:noWrap/>
            <w:hideMark/>
          </w:tcPr>
          <w:p w:rsidR="00110C18" w:rsidRPr="0056388D" w:rsidRDefault="00110C18" w:rsidP="00063728">
            <w:pPr>
              <w:jc w:val="right"/>
              <w:rPr>
                <w:ins w:id="24995" w:author="KIM, Jason" w:date="2019-04-02T13:39:00Z"/>
                <w:rFonts w:ascii="Calibri" w:eastAsia="Times New Roman" w:hAnsi="Calibri" w:cs="Calibri"/>
                <w:color w:val="000000"/>
                <w:lang w:eastAsia="en-AU"/>
              </w:rPr>
            </w:pPr>
            <w:ins w:id="249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97" w:author="KIM, Jason" w:date="2019-04-02T13:39:00Z"/>
        </w:trPr>
        <w:tc>
          <w:tcPr>
            <w:tcW w:w="708" w:type="pct"/>
            <w:vMerge/>
            <w:hideMark/>
          </w:tcPr>
          <w:p w:rsidR="00110C18" w:rsidRPr="0056388D" w:rsidRDefault="00110C18" w:rsidP="00063728">
            <w:pPr>
              <w:rPr>
                <w:ins w:id="249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99" w:author="KIM, Jason" w:date="2019-04-02T13:39:00Z"/>
                <w:rFonts w:ascii="Calibri" w:eastAsia="Times New Roman" w:hAnsi="Calibri" w:cs="Calibri"/>
                <w:color w:val="000000"/>
                <w:lang w:eastAsia="en-AU"/>
              </w:rPr>
            </w:pPr>
            <w:ins w:id="25000"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5001" w:author="KIM, Jason" w:date="2019-04-02T13:39:00Z"/>
                <w:rFonts w:ascii="Calibri" w:eastAsia="Times New Roman" w:hAnsi="Calibri" w:cs="Calibri"/>
                <w:color w:val="000000"/>
                <w:lang w:eastAsia="en-AU"/>
              </w:rPr>
            </w:pPr>
            <w:ins w:id="2500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03" w:author="KIM, Jason" w:date="2019-04-02T13:39:00Z"/>
                <w:rFonts w:ascii="Calibri" w:eastAsia="Times New Roman" w:hAnsi="Calibri" w:cs="Calibri"/>
                <w:color w:val="000000"/>
                <w:lang w:eastAsia="en-AU"/>
              </w:rPr>
            </w:pPr>
            <w:ins w:id="25004" w:author="KIM, Jason" w:date="2019-04-02T13:39:00Z">
              <w:r w:rsidRPr="0056388D">
                <w:rPr>
                  <w:rFonts w:ascii="Calibri" w:eastAsia="Times New Roman" w:hAnsi="Calibri" w:cs="Calibri"/>
                  <w:color w:val="000000"/>
                  <w:lang w:eastAsia="en-AU"/>
                </w:rPr>
                <w:t>LLN1317</w:t>
              </w:r>
            </w:ins>
          </w:p>
        </w:tc>
        <w:tc>
          <w:tcPr>
            <w:tcW w:w="933" w:type="pct"/>
            <w:noWrap/>
            <w:hideMark/>
          </w:tcPr>
          <w:p w:rsidR="00110C18" w:rsidRPr="0056388D" w:rsidRDefault="00110C18" w:rsidP="00063728">
            <w:pPr>
              <w:rPr>
                <w:ins w:id="25005" w:author="KIM, Jason" w:date="2019-04-02T13:39:00Z"/>
                <w:rFonts w:ascii="Calibri" w:eastAsia="Times New Roman" w:hAnsi="Calibri" w:cs="Calibri"/>
                <w:color w:val="000000"/>
                <w:lang w:eastAsia="en-AU"/>
              </w:rPr>
            </w:pPr>
            <w:ins w:id="250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07" w:author="KIM, Jason" w:date="2019-04-02T13:39:00Z"/>
                <w:rFonts w:ascii="Calibri" w:eastAsia="Times New Roman" w:hAnsi="Calibri" w:cs="Calibri"/>
                <w:color w:val="000000"/>
                <w:lang w:eastAsia="en-AU"/>
              </w:rPr>
            </w:pPr>
            <w:ins w:id="25008" w:author="KIM, Jason" w:date="2019-04-02T13:39:00Z">
              <w:r w:rsidRPr="0056388D">
                <w:rPr>
                  <w:rFonts w:ascii="Calibri" w:eastAsia="Times New Roman" w:hAnsi="Calibri" w:cs="Calibri"/>
                  <w:color w:val="000000"/>
                  <w:lang w:eastAsia="en-AU"/>
                </w:rPr>
                <w:t>Chainage 4622</w:t>
              </w:r>
            </w:ins>
          </w:p>
        </w:tc>
        <w:tc>
          <w:tcPr>
            <w:tcW w:w="764" w:type="pct"/>
            <w:noWrap/>
            <w:hideMark/>
          </w:tcPr>
          <w:p w:rsidR="00110C18" w:rsidRPr="0056388D" w:rsidRDefault="00110C18" w:rsidP="00063728">
            <w:pPr>
              <w:jc w:val="right"/>
              <w:rPr>
                <w:ins w:id="25009" w:author="KIM, Jason" w:date="2019-04-02T13:39:00Z"/>
                <w:rFonts w:ascii="Calibri" w:eastAsia="Times New Roman" w:hAnsi="Calibri" w:cs="Calibri"/>
                <w:color w:val="000000"/>
                <w:lang w:eastAsia="en-AU"/>
              </w:rPr>
            </w:pPr>
            <w:ins w:id="250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11" w:author="KIM, Jason" w:date="2019-04-02T13:39:00Z"/>
        </w:trPr>
        <w:tc>
          <w:tcPr>
            <w:tcW w:w="708" w:type="pct"/>
            <w:vMerge/>
            <w:hideMark/>
          </w:tcPr>
          <w:p w:rsidR="00110C18" w:rsidRPr="0056388D" w:rsidRDefault="00110C18" w:rsidP="00063728">
            <w:pPr>
              <w:rPr>
                <w:ins w:id="250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13" w:author="KIM, Jason" w:date="2019-04-02T13:39:00Z"/>
                <w:rFonts w:ascii="Calibri" w:eastAsia="Times New Roman" w:hAnsi="Calibri" w:cs="Calibri"/>
                <w:color w:val="000000"/>
                <w:lang w:eastAsia="en-AU"/>
              </w:rPr>
            </w:pPr>
            <w:ins w:id="25014"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5015" w:author="KIM, Jason" w:date="2019-04-02T13:39:00Z"/>
                <w:rFonts w:ascii="Calibri" w:eastAsia="Times New Roman" w:hAnsi="Calibri" w:cs="Calibri"/>
                <w:color w:val="000000"/>
                <w:lang w:eastAsia="en-AU"/>
              </w:rPr>
            </w:pPr>
            <w:ins w:id="2501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17" w:author="KIM, Jason" w:date="2019-04-02T13:39:00Z"/>
                <w:rFonts w:ascii="Calibri" w:eastAsia="Times New Roman" w:hAnsi="Calibri" w:cs="Calibri"/>
                <w:color w:val="000000"/>
                <w:lang w:eastAsia="en-AU"/>
              </w:rPr>
            </w:pPr>
            <w:ins w:id="25018" w:author="KIM, Jason" w:date="2019-04-02T13:39:00Z">
              <w:r w:rsidRPr="0056388D">
                <w:rPr>
                  <w:rFonts w:ascii="Calibri" w:eastAsia="Times New Roman" w:hAnsi="Calibri" w:cs="Calibri"/>
                  <w:color w:val="000000"/>
                  <w:lang w:eastAsia="en-AU"/>
                </w:rPr>
                <w:t>LLN1318</w:t>
              </w:r>
            </w:ins>
          </w:p>
        </w:tc>
        <w:tc>
          <w:tcPr>
            <w:tcW w:w="933" w:type="pct"/>
            <w:noWrap/>
            <w:hideMark/>
          </w:tcPr>
          <w:p w:rsidR="00110C18" w:rsidRPr="0056388D" w:rsidRDefault="00110C18" w:rsidP="00063728">
            <w:pPr>
              <w:rPr>
                <w:ins w:id="25019" w:author="KIM, Jason" w:date="2019-04-02T13:39:00Z"/>
                <w:rFonts w:ascii="Calibri" w:eastAsia="Times New Roman" w:hAnsi="Calibri" w:cs="Calibri"/>
                <w:color w:val="000000"/>
                <w:lang w:eastAsia="en-AU"/>
              </w:rPr>
            </w:pPr>
            <w:ins w:id="250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21" w:author="KIM, Jason" w:date="2019-04-02T13:39:00Z"/>
                <w:rFonts w:ascii="Calibri" w:eastAsia="Times New Roman" w:hAnsi="Calibri" w:cs="Calibri"/>
                <w:color w:val="000000"/>
                <w:lang w:eastAsia="en-AU"/>
              </w:rPr>
            </w:pPr>
            <w:ins w:id="25022" w:author="KIM, Jason" w:date="2019-04-02T13:39:00Z">
              <w:r w:rsidRPr="0056388D">
                <w:rPr>
                  <w:rFonts w:ascii="Calibri" w:eastAsia="Times New Roman" w:hAnsi="Calibri" w:cs="Calibri"/>
                  <w:color w:val="000000"/>
                  <w:lang w:eastAsia="en-AU"/>
                </w:rPr>
                <w:t>Chainage 4631</w:t>
              </w:r>
            </w:ins>
          </w:p>
        </w:tc>
        <w:tc>
          <w:tcPr>
            <w:tcW w:w="764" w:type="pct"/>
            <w:noWrap/>
            <w:hideMark/>
          </w:tcPr>
          <w:p w:rsidR="00110C18" w:rsidRPr="0056388D" w:rsidRDefault="00110C18" w:rsidP="00063728">
            <w:pPr>
              <w:jc w:val="right"/>
              <w:rPr>
                <w:ins w:id="25023" w:author="KIM, Jason" w:date="2019-04-02T13:39:00Z"/>
                <w:rFonts w:ascii="Calibri" w:eastAsia="Times New Roman" w:hAnsi="Calibri" w:cs="Calibri"/>
                <w:color w:val="000000"/>
                <w:lang w:eastAsia="en-AU"/>
              </w:rPr>
            </w:pPr>
            <w:ins w:id="25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25" w:author="KIM, Jason" w:date="2019-04-02T13:39:00Z"/>
        </w:trPr>
        <w:tc>
          <w:tcPr>
            <w:tcW w:w="708" w:type="pct"/>
            <w:vMerge/>
            <w:hideMark/>
          </w:tcPr>
          <w:p w:rsidR="00110C18" w:rsidRPr="0056388D" w:rsidRDefault="00110C18" w:rsidP="00063728">
            <w:pPr>
              <w:rPr>
                <w:ins w:id="250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27" w:author="KIM, Jason" w:date="2019-04-02T13:39:00Z"/>
                <w:rFonts w:ascii="Calibri" w:eastAsia="Times New Roman" w:hAnsi="Calibri" w:cs="Calibri"/>
                <w:color w:val="000000"/>
                <w:lang w:eastAsia="en-AU"/>
              </w:rPr>
            </w:pPr>
            <w:ins w:id="25028"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5029" w:author="KIM, Jason" w:date="2019-04-02T13:39:00Z"/>
                <w:rFonts w:ascii="Calibri" w:eastAsia="Times New Roman" w:hAnsi="Calibri" w:cs="Calibri"/>
                <w:color w:val="000000"/>
                <w:lang w:eastAsia="en-AU"/>
              </w:rPr>
            </w:pPr>
            <w:ins w:id="2503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31" w:author="KIM, Jason" w:date="2019-04-02T13:39:00Z"/>
                <w:rFonts w:ascii="Calibri" w:eastAsia="Times New Roman" w:hAnsi="Calibri" w:cs="Calibri"/>
                <w:color w:val="000000"/>
                <w:lang w:eastAsia="en-AU"/>
              </w:rPr>
            </w:pPr>
            <w:ins w:id="25032" w:author="KIM, Jason" w:date="2019-04-02T13:39:00Z">
              <w:r w:rsidRPr="0056388D">
                <w:rPr>
                  <w:rFonts w:ascii="Calibri" w:eastAsia="Times New Roman" w:hAnsi="Calibri" w:cs="Calibri"/>
                  <w:color w:val="000000"/>
                  <w:lang w:eastAsia="en-AU"/>
                </w:rPr>
                <w:t>LLN1319</w:t>
              </w:r>
            </w:ins>
          </w:p>
        </w:tc>
        <w:tc>
          <w:tcPr>
            <w:tcW w:w="933" w:type="pct"/>
            <w:noWrap/>
            <w:hideMark/>
          </w:tcPr>
          <w:p w:rsidR="00110C18" w:rsidRPr="0056388D" w:rsidRDefault="00110C18" w:rsidP="00063728">
            <w:pPr>
              <w:rPr>
                <w:ins w:id="25033" w:author="KIM, Jason" w:date="2019-04-02T13:39:00Z"/>
                <w:rFonts w:ascii="Calibri" w:eastAsia="Times New Roman" w:hAnsi="Calibri" w:cs="Calibri"/>
                <w:color w:val="000000"/>
                <w:lang w:eastAsia="en-AU"/>
              </w:rPr>
            </w:pPr>
            <w:ins w:id="250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35" w:author="KIM, Jason" w:date="2019-04-02T13:39:00Z"/>
                <w:rFonts w:ascii="Calibri" w:eastAsia="Times New Roman" w:hAnsi="Calibri" w:cs="Calibri"/>
                <w:color w:val="000000"/>
                <w:lang w:eastAsia="en-AU"/>
              </w:rPr>
            </w:pPr>
            <w:ins w:id="25036" w:author="KIM, Jason" w:date="2019-04-02T13:39:00Z">
              <w:r w:rsidRPr="0056388D">
                <w:rPr>
                  <w:rFonts w:ascii="Calibri" w:eastAsia="Times New Roman" w:hAnsi="Calibri" w:cs="Calibri"/>
                  <w:color w:val="000000"/>
                  <w:lang w:eastAsia="en-AU"/>
                </w:rPr>
                <w:t>Chainage 4641</w:t>
              </w:r>
            </w:ins>
          </w:p>
        </w:tc>
        <w:tc>
          <w:tcPr>
            <w:tcW w:w="764" w:type="pct"/>
            <w:noWrap/>
            <w:hideMark/>
          </w:tcPr>
          <w:p w:rsidR="00110C18" w:rsidRPr="0056388D" w:rsidRDefault="00110C18" w:rsidP="00063728">
            <w:pPr>
              <w:jc w:val="right"/>
              <w:rPr>
                <w:ins w:id="25037" w:author="KIM, Jason" w:date="2019-04-02T13:39:00Z"/>
                <w:rFonts w:ascii="Calibri" w:eastAsia="Times New Roman" w:hAnsi="Calibri" w:cs="Calibri"/>
                <w:color w:val="000000"/>
                <w:lang w:eastAsia="en-AU"/>
              </w:rPr>
            </w:pPr>
            <w:ins w:id="25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39" w:author="KIM, Jason" w:date="2019-04-02T13:39:00Z"/>
        </w:trPr>
        <w:tc>
          <w:tcPr>
            <w:tcW w:w="708" w:type="pct"/>
            <w:vMerge w:val="restart"/>
            <w:noWrap/>
            <w:hideMark/>
          </w:tcPr>
          <w:p w:rsidR="00110C18" w:rsidRPr="0056388D" w:rsidRDefault="00110C18" w:rsidP="00063728">
            <w:pPr>
              <w:rPr>
                <w:ins w:id="25040" w:author="KIM, Jason" w:date="2019-04-02T13:39:00Z"/>
                <w:rFonts w:ascii="Calibri" w:eastAsia="Times New Roman" w:hAnsi="Calibri" w:cs="Calibri"/>
                <w:color w:val="000000"/>
                <w:lang w:eastAsia="en-AU"/>
              </w:rPr>
            </w:pPr>
            <w:ins w:id="25041" w:author="KIM, Jason" w:date="2019-04-02T13:39:00Z">
              <w:r w:rsidRPr="0056388D">
                <w:rPr>
                  <w:rFonts w:ascii="Calibri" w:eastAsia="Times New Roman" w:hAnsi="Calibri" w:cs="Calibri"/>
                  <w:color w:val="000000"/>
                  <w:lang w:eastAsia="en-AU"/>
                </w:rPr>
                <w:t>LLE32K71</w:t>
              </w:r>
            </w:ins>
          </w:p>
        </w:tc>
        <w:tc>
          <w:tcPr>
            <w:tcW w:w="605" w:type="pct"/>
            <w:noWrap/>
            <w:hideMark/>
          </w:tcPr>
          <w:p w:rsidR="00110C18" w:rsidRPr="0056388D" w:rsidRDefault="00110C18" w:rsidP="00063728">
            <w:pPr>
              <w:rPr>
                <w:ins w:id="25042" w:author="KIM, Jason" w:date="2019-04-02T13:39:00Z"/>
                <w:rFonts w:ascii="Calibri" w:eastAsia="Times New Roman" w:hAnsi="Calibri" w:cs="Calibri"/>
                <w:color w:val="000000"/>
                <w:lang w:eastAsia="en-AU"/>
              </w:rPr>
            </w:pPr>
            <w:ins w:id="25043"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44" w:author="KIM, Jason" w:date="2019-04-02T13:39:00Z"/>
                <w:rFonts w:ascii="Calibri" w:eastAsia="Times New Roman" w:hAnsi="Calibri" w:cs="Calibri"/>
                <w:color w:val="000000"/>
                <w:lang w:eastAsia="en-AU"/>
              </w:rPr>
            </w:pPr>
            <w:ins w:id="2504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46" w:author="KIM, Jason" w:date="2019-04-02T13:39:00Z"/>
                <w:rFonts w:ascii="Calibri" w:eastAsia="Times New Roman" w:hAnsi="Calibri" w:cs="Calibri"/>
                <w:color w:val="000000"/>
                <w:lang w:eastAsia="en-AU"/>
              </w:rPr>
            </w:pPr>
            <w:ins w:id="25047" w:author="KIM, Jason" w:date="2019-04-02T13:39:00Z">
              <w:r w:rsidRPr="0056388D">
                <w:rPr>
                  <w:rFonts w:ascii="Calibri" w:eastAsia="Times New Roman" w:hAnsi="Calibri" w:cs="Calibri"/>
                  <w:color w:val="000000"/>
                  <w:lang w:eastAsia="en-AU"/>
                </w:rPr>
                <w:t>LLS2344</w:t>
              </w:r>
            </w:ins>
          </w:p>
        </w:tc>
        <w:tc>
          <w:tcPr>
            <w:tcW w:w="933" w:type="pct"/>
            <w:noWrap/>
            <w:hideMark/>
          </w:tcPr>
          <w:p w:rsidR="00110C18" w:rsidRPr="0056388D" w:rsidRDefault="00110C18" w:rsidP="00063728">
            <w:pPr>
              <w:rPr>
                <w:ins w:id="25048" w:author="KIM, Jason" w:date="2019-04-02T13:39:00Z"/>
                <w:rFonts w:ascii="Calibri" w:eastAsia="Times New Roman" w:hAnsi="Calibri" w:cs="Calibri"/>
                <w:color w:val="000000"/>
                <w:lang w:eastAsia="en-AU"/>
              </w:rPr>
            </w:pPr>
            <w:ins w:id="250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50" w:author="KIM, Jason" w:date="2019-04-02T13:39:00Z"/>
                <w:rFonts w:ascii="Calibri" w:eastAsia="Times New Roman" w:hAnsi="Calibri" w:cs="Calibri"/>
                <w:color w:val="000000"/>
                <w:lang w:eastAsia="en-AU"/>
              </w:rPr>
            </w:pPr>
            <w:ins w:id="25051" w:author="KIM, Jason" w:date="2019-04-02T13:39:00Z">
              <w:r w:rsidRPr="0056388D">
                <w:rPr>
                  <w:rFonts w:ascii="Calibri" w:eastAsia="Times New Roman" w:hAnsi="Calibri" w:cs="Calibri"/>
                  <w:color w:val="000000"/>
                  <w:lang w:eastAsia="en-AU"/>
                </w:rPr>
                <w:t>Chainage 4650</w:t>
              </w:r>
            </w:ins>
          </w:p>
        </w:tc>
        <w:tc>
          <w:tcPr>
            <w:tcW w:w="764" w:type="pct"/>
            <w:noWrap/>
            <w:hideMark/>
          </w:tcPr>
          <w:p w:rsidR="00110C18" w:rsidRPr="0056388D" w:rsidRDefault="00110C18" w:rsidP="00063728">
            <w:pPr>
              <w:jc w:val="right"/>
              <w:rPr>
                <w:ins w:id="25052" w:author="KIM, Jason" w:date="2019-04-02T13:39:00Z"/>
                <w:rFonts w:ascii="Calibri" w:eastAsia="Times New Roman" w:hAnsi="Calibri" w:cs="Calibri"/>
                <w:color w:val="000000"/>
                <w:lang w:eastAsia="en-AU"/>
              </w:rPr>
            </w:pPr>
            <w:ins w:id="250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54" w:author="KIM, Jason" w:date="2019-04-02T13:39:00Z"/>
        </w:trPr>
        <w:tc>
          <w:tcPr>
            <w:tcW w:w="708" w:type="pct"/>
            <w:vMerge/>
            <w:hideMark/>
          </w:tcPr>
          <w:p w:rsidR="00110C18" w:rsidRPr="0056388D" w:rsidRDefault="00110C18" w:rsidP="00063728">
            <w:pPr>
              <w:rPr>
                <w:ins w:id="250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56" w:author="KIM, Jason" w:date="2019-04-02T13:39:00Z"/>
                <w:rFonts w:ascii="Calibri" w:eastAsia="Times New Roman" w:hAnsi="Calibri" w:cs="Calibri"/>
                <w:color w:val="000000"/>
                <w:lang w:eastAsia="en-AU"/>
              </w:rPr>
            </w:pPr>
            <w:ins w:id="25057"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58" w:author="KIM, Jason" w:date="2019-04-02T13:39:00Z"/>
                <w:rFonts w:ascii="Calibri" w:eastAsia="Times New Roman" w:hAnsi="Calibri" w:cs="Calibri"/>
                <w:color w:val="000000"/>
                <w:lang w:eastAsia="en-AU"/>
              </w:rPr>
            </w:pPr>
            <w:ins w:id="2505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60" w:author="KIM, Jason" w:date="2019-04-02T13:39:00Z"/>
                <w:rFonts w:ascii="Calibri" w:eastAsia="Times New Roman" w:hAnsi="Calibri" w:cs="Calibri"/>
                <w:color w:val="000000"/>
                <w:lang w:eastAsia="en-AU"/>
              </w:rPr>
            </w:pPr>
            <w:ins w:id="25061" w:author="KIM, Jason" w:date="2019-04-02T13:39:00Z">
              <w:r w:rsidRPr="0056388D">
                <w:rPr>
                  <w:rFonts w:ascii="Calibri" w:eastAsia="Times New Roman" w:hAnsi="Calibri" w:cs="Calibri"/>
                  <w:color w:val="000000"/>
                  <w:lang w:eastAsia="en-AU"/>
                </w:rPr>
                <w:t>LLS2345</w:t>
              </w:r>
            </w:ins>
          </w:p>
        </w:tc>
        <w:tc>
          <w:tcPr>
            <w:tcW w:w="933" w:type="pct"/>
            <w:noWrap/>
            <w:hideMark/>
          </w:tcPr>
          <w:p w:rsidR="00110C18" w:rsidRPr="0056388D" w:rsidRDefault="00110C18" w:rsidP="00063728">
            <w:pPr>
              <w:rPr>
                <w:ins w:id="25062" w:author="KIM, Jason" w:date="2019-04-02T13:39:00Z"/>
                <w:rFonts w:ascii="Calibri" w:eastAsia="Times New Roman" w:hAnsi="Calibri" w:cs="Calibri"/>
                <w:color w:val="000000"/>
                <w:lang w:eastAsia="en-AU"/>
              </w:rPr>
            </w:pPr>
            <w:ins w:id="250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64" w:author="KIM, Jason" w:date="2019-04-02T13:39:00Z"/>
                <w:rFonts w:ascii="Calibri" w:eastAsia="Times New Roman" w:hAnsi="Calibri" w:cs="Calibri"/>
                <w:color w:val="000000"/>
                <w:lang w:eastAsia="en-AU"/>
              </w:rPr>
            </w:pPr>
            <w:ins w:id="25065" w:author="KIM, Jason" w:date="2019-04-02T13:39:00Z">
              <w:r w:rsidRPr="0056388D">
                <w:rPr>
                  <w:rFonts w:ascii="Calibri" w:eastAsia="Times New Roman" w:hAnsi="Calibri" w:cs="Calibri"/>
                  <w:color w:val="000000"/>
                  <w:lang w:eastAsia="en-AU"/>
                </w:rPr>
                <w:t>Chainage 4660</w:t>
              </w:r>
            </w:ins>
          </w:p>
        </w:tc>
        <w:tc>
          <w:tcPr>
            <w:tcW w:w="764" w:type="pct"/>
            <w:noWrap/>
            <w:hideMark/>
          </w:tcPr>
          <w:p w:rsidR="00110C18" w:rsidRPr="0056388D" w:rsidRDefault="00110C18" w:rsidP="00063728">
            <w:pPr>
              <w:jc w:val="right"/>
              <w:rPr>
                <w:ins w:id="25066" w:author="KIM, Jason" w:date="2019-04-02T13:39:00Z"/>
                <w:rFonts w:ascii="Calibri" w:eastAsia="Times New Roman" w:hAnsi="Calibri" w:cs="Calibri"/>
                <w:color w:val="000000"/>
                <w:lang w:eastAsia="en-AU"/>
              </w:rPr>
            </w:pPr>
            <w:ins w:id="250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68" w:author="KIM, Jason" w:date="2019-04-02T13:39:00Z"/>
        </w:trPr>
        <w:tc>
          <w:tcPr>
            <w:tcW w:w="708" w:type="pct"/>
            <w:vMerge/>
            <w:hideMark/>
          </w:tcPr>
          <w:p w:rsidR="00110C18" w:rsidRPr="0056388D" w:rsidRDefault="00110C18" w:rsidP="00063728">
            <w:pPr>
              <w:rPr>
                <w:ins w:id="250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70" w:author="KIM, Jason" w:date="2019-04-02T13:39:00Z"/>
                <w:rFonts w:ascii="Calibri" w:eastAsia="Times New Roman" w:hAnsi="Calibri" w:cs="Calibri"/>
                <w:color w:val="000000"/>
                <w:lang w:eastAsia="en-AU"/>
              </w:rPr>
            </w:pPr>
            <w:ins w:id="25071"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72" w:author="KIM, Jason" w:date="2019-04-02T13:39:00Z"/>
                <w:rFonts w:ascii="Calibri" w:eastAsia="Times New Roman" w:hAnsi="Calibri" w:cs="Calibri"/>
                <w:color w:val="000000"/>
                <w:lang w:eastAsia="en-AU"/>
              </w:rPr>
            </w:pPr>
            <w:ins w:id="2507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74" w:author="KIM, Jason" w:date="2019-04-02T13:39:00Z"/>
                <w:rFonts w:ascii="Calibri" w:eastAsia="Times New Roman" w:hAnsi="Calibri" w:cs="Calibri"/>
                <w:color w:val="000000"/>
                <w:lang w:eastAsia="en-AU"/>
              </w:rPr>
            </w:pPr>
            <w:ins w:id="25075" w:author="KIM, Jason" w:date="2019-04-02T13:39:00Z">
              <w:r w:rsidRPr="0056388D">
                <w:rPr>
                  <w:rFonts w:ascii="Calibri" w:eastAsia="Times New Roman" w:hAnsi="Calibri" w:cs="Calibri"/>
                  <w:color w:val="000000"/>
                  <w:lang w:eastAsia="en-AU"/>
                </w:rPr>
                <w:t>LLS2346</w:t>
              </w:r>
            </w:ins>
          </w:p>
        </w:tc>
        <w:tc>
          <w:tcPr>
            <w:tcW w:w="933" w:type="pct"/>
            <w:noWrap/>
            <w:hideMark/>
          </w:tcPr>
          <w:p w:rsidR="00110C18" w:rsidRPr="0056388D" w:rsidRDefault="00110C18" w:rsidP="00063728">
            <w:pPr>
              <w:rPr>
                <w:ins w:id="25076" w:author="KIM, Jason" w:date="2019-04-02T13:39:00Z"/>
                <w:rFonts w:ascii="Calibri" w:eastAsia="Times New Roman" w:hAnsi="Calibri" w:cs="Calibri"/>
                <w:color w:val="000000"/>
                <w:lang w:eastAsia="en-AU"/>
              </w:rPr>
            </w:pPr>
            <w:ins w:id="250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78" w:author="KIM, Jason" w:date="2019-04-02T13:39:00Z"/>
                <w:rFonts w:ascii="Calibri" w:eastAsia="Times New Roman" w:hAnsi="Calibri" w:cs="Calibri"/>
                <w:color w:val="000000"/>
                <w:lang w:eastAsia="en-AU"/>
              </w:rPr>
            </w:pPr>
            <w:ins w:id="25079" w:author="KIM, Jason" w:date="2019-04-02T13:39:00Z">
              <w:r w:rsidRPr="0056388D">
                <w:rPr>
                  <w:rFonts w:ascii="Calibri" w:eastAsia="Times New Roman" w:hAnsi="Calibri" w:cs="Calibri"/>
                  <w:color w:val="000000"/>
                  <w:lang w:eastAsia="en-AU"/>
                </w:rPr>
                <w:t>Chainage 4669</w:t>
              </w:r>
            </w:ins>
          </w:p>
        </w:tc>
        <w:tc>
          <w:tcPr>
            <w:tcW w:w="764" w:type="pct"/>
            <w:noWrap/>
            <w:hideMark/>
          </w:tcPr>
          <w:p w:rsidR="00110C18" w:rsidRPr="0056388D" w:rsidRDefault="00110C18" w:rsidP="00063728">
            <w:pPr>
              <w:jc w:val="right"/>
              <w:rPr>
                <w:ins w:id="25080" w:author="KIM, Jason" w:date="2019-04-02T13:39:00Z"/>
                <w:rFonts w:ascii="Calibri" w:eastAsia="Times New Roman" w:hAnsi="Calibri" w:cs="Calibri"/>
                <w:color w:val="000000"/>
                <w:lang w:eastAsia="en-AU"/>
              </w:rPr>
            </w:pPr>
            <w:ins w:id="250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82" w:author="KIM, Jason" w:date="2019-04-02T13:39:00Z"/>
        </w:trPr>
        <w:tc>
          <w:tcPr>
            <w:tcW w:w="708" w:type="pct"/>
            <w:vMerge/>
            <w:hideMark/>
          </w:tcPr>
          <w:p w:rsidR="00110C18" w:rsidRPr="0056388D" w:rsidRDefault="00110C18" w:rsidP="00063728">
            <w:pPr>
              <w:rPr>
                <w:ins w:id="250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84" w:author="KIM, Jason" w:date="2019-04-02T13:39:00Z"/>
                <w:rFonts w:ascii="Calibri" w:eastAsia="Times New Roman" w:hAnsi="Calibri" w:cs="Calibri"/>
                <w:color w:val="000000"/>
                <w:lang w:eastAsia="en-AU"/>
              </w:rPr>
            </w:pPr>
            <w:ins w:id="25085"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86" w:author="KIM, Jason" w:date="2019-04-02T13:39:00Z"/>
                <w:rFonts w:ascii="Calibri" w:eastAsia="Times New Roman" w:hAnsi="Calibri" w:cs="Calibri"/>
                <w:color w:val="000000"/>
                <w:lang w:eastAsia="en-AU"/>
              </w:rPr>
            </w:pPr>
            <w:ins w:id="2508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88" w:author="KIM, Jason" w:date="2019-04-02T13:39:00Z"/>
                <w:rFonts w:ascii="Calibri" w:eastAsia="Times New Roman" w:hAnsi="Calibri" w:cs="Calibri"/>
                <w:color w:val="000000"/>
                <w:lang w:eastAsia="en-AU"/>
              </w:rPr>
            </w:pPr>
            <w:ins w:id="25089" w:author="KIM, Jason" w:date="2019-04-02T13:39:00Z">
              <w:r w:rsidRPr="0056388D">
                <w:rPr>
                  <w:rFonts w:ascii="Calibri" w:eastAsia="Times New Roman" w:hAnsi="Calibri" w:cs="Calibri"/>
                  <w:color w:val="000000"/>
                  <w:lang w:eastAsia="en-AU"/>
                </w:rPr>
                <w:t>LLS2347</w:t>
              </w:r>
            </w:ins>
          </w:p>
        </w:tc>
        <w:tc>
          <w:tcPr>
            <w:tcW w:w="933" w:type="pct"/>
            <w:noWrap/>
            <w:hideMark/>
          </w:tcPr>
          <w:p w:rsidR="00110C18" w:rsidRPr="0056388D" w:rsidRDefault="00110C18" w:rsidP="00063728">
            <w:pPr>
              <w:rPr>
                <w:ins w:id="25090" w:author="KIM, Jason" w:date="2019-04-02T13:39:00Z"/>
                <w:rFonts w:ascii="Calibri" w:eastAsia="Times New Roman" w:hAnsi="Calibri" w:cs="Calibri"/>
                <w:color w:val="000000"/>
                <w:lang w:eastAsia="en-AU"/>
              </w:rPr>
            </w:pPr>
            <w:ins w:id="250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92" w:author="KIM, Jason" w:date="2019-04-02T13:39:00Z"/>
                <w:rFonts w:ascii="Calibri" w:eastAsia="Times New Roman" w:hAnsi="Calibri" w:cs="Calibri"/>
                <w:color w:val="000000"/>
                <w:lang w:eastAsia="en-AU"/>
              </w:rPr>
            </w:pPr>
            <w:ins w:id="25093" w:author="KIM, Jason" w:date="2019-04-02T13:39:00Z">
              <w:r w:rsidRPr="0056388D">
                <w:rPr>
                  <w:rFonts w:ascii="Calibri" w:eastAsia="Times New Roman" w:hAnsi="Calibri" w:cs="Calibri"/>
                  <w:color w:val="000000"/>
                  <w:lang w:eastAsia="en-AU"/>
                </w:rPr>
                <w:t>Chainage 4679</w:t>
              </w:r>
            </w:ins>
          </w:p>
        </w:tc>
        <w:tc>
          <w:tcPr>
            <w:tcW w:w="764" w:type="pct"/>
            <w:noWrap/>
            <w:hideMark/>
          </w:tcPr>
          <w:p w:rsidR="00110C18" w:rsidRPr="0056388D" w:rsidRDefault="00110C18" w:rsidP="00063728">
            <w:pPr>
              <w:jc w:val="right"/>
              <w:rPr>
                <w:ins w:id="25094" w:author="KIM, Jason" w:date="2019-04-02T13:39:00Z"/>
                <w:rFonts w:ascii="Calibri" w:eastAsia="Times New Roman" w:hAnsi="Calibri" w:cs="Calibri"/>
                <w:color w:val="000000"/>
                <w:lang w:eastAsia="en-AU"/>
              </w:rPr>
            </w:pPr>
            <w:ins w:id="250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96" w:author="KIM, Jason" w:date="2019-04-02T13:39:00Z"/>
        </w:trPr>
        <w:tc>
          <w:tcPr>
            <w:tcW w:w="708" w:type="pct"/>
            <w:vMerge/>
            <w:hideMark/>
          </w:tcPr>
          <w:p w:rsidR="00110C18" w:rsidRPr="0056388D" w:rsidRDefault="00110C18" w:rsidP="00063728">
            <w:pPr>
              <w:rPr>
                <w:ins w:id="250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98" w:author="KIM, Jason" w:date="2019-04-02T13:39:00Z"/>
                <w:rFonts w:ascii="Calibri" w:eastAsia="Times New Roman" w:hAnsi="Calibri" w:cs="Calibri"/>
                <w:color w:val="000000"/>
                <w:lang w:eastAsia="en-AU"/>
              </w:rPr>
            </w:pPr>
            <w:ins w:id="25099"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00" w:author="KIM, Jason" w:date="2019-04-02T13:39:00Z"/>
                <w:rFonts w:ascii="Calibri" w:eastAsia="Times New Roman" w:hAnsi="Calibri" w:cs="Calibri"/>
                <w:color w:val="000000"/>
                <w:lang w:eastAsia="en-AU"/>
              </w:rPr>
            </w:pPr>
            <w:ins w:id="2510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02" w:author="KIM, Jason" w:date="2019-04-02T13:39:00Z"/>
                <w:rFonts w:ascii="Calibri" w:eastAsia="Times New Roman" w:hAnsi="Calibri" w:cs="Calibri"/>
                <w:color w:val="000000"/>
                <w:lang w:eastAsia="en-AU"/>
              </w:rPr>
            </w:pPr>
            <w:ins w:id="25103" w:author="KIM, Jason" w:date="2019-04-02T13:39:00Z">
              <w:r w:rsidRPr="0056388D">
                <w:rPr>
                  <w:rFonts w:ascii="Calibri" w:eastAsia="Times New Roman" w:hAnsi="Calibri" w:cs="Calibri"/>
                  <w:color w:val="000000"/>
                  <w:lang w:eastAsia="en-AU"/>
                </w:rPr>
                <w:t>LLS2348</w:t>
              </w:r>
            </w:ins>
          </w:p>
        </w:tc>
        <w:tc>
          <w:tcPr>
            <w:tcW w:w="933" w:type="pct"/>
            <w:noWrap/>
            <w:hideMark/>
          </w:tcPr>
          <w:p w:rsidR="00110C18" w:rsidRPr="0056388D" w:rsidRDefault="00110C18" w:rsidP="00063728">
            <w:pPr>
              <w:rPr>
                <w:ins w:id="25104" w:author="KIM, Jason" w:date="2019-04-02T13:39:00Z"/>
                <w:rFonts w:ascii="Calibri" w:eastAsia="Times New Roman" w:hAnsi="Calibri" w:cs="Calibri"/>
                <w:color w:val="000000"/>
                <w:lang w:eastAsia="en-AU"/>
              </w:rPr>
            </w:pPr>
            <w:ins w:id="251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06" w:author="KIM, Jason" w:date="2019-04-02T13:39:00Z"/>
                <w:rFonts w:ascii="Calibri" w:eastAsia="Times New Roman" w:hAnsi="Calibri" w:cs="Calibri"/>
                <w:color w:val="000000"/>
                <w:lang w:eastAsia="en-AU"/>
              </w:rPr>
            </w:pPr>
            <w:ins w:id="25107" w:author="KIM, Jason" w:date="2019-04-02T13:39:00Z">
              <w:r w:rsidRPr="0056388D">
                <w:rPr>
                  <w:rFonts w:ascii="Calibri" w:eastAsia="Times New Roman" w:hAnsi="Calibri" w:cs="Calibri"/>
                  <w:color w:val="000000"/>
                  <w:lang w:eastAsia="en-AU"/>
                </w:rPr>
                <w:t>Chainage 4689</w:t>
              </w:r>
            </w:ins>
          </w:p>
        </w:tc>
        <w:tc>
          <w:tcPr>
            <w:tcW w:w="764" w:type="pct"/>
            <w:noWrap/>
            <w:hideMark/>
          </w:tcPr>
          <w:p w:rsidR="00110C18" w:rsidRPr="0056388D" w:rsidRDefault="00110C18" w:rsidP="00063728">
            <w:pPr>
              <w:jc w:val="right"/>
              <w:rPr>
                <w:ins w:id="25108" w:author="KIM, Jason" w:date="2019-04-02T13:39:00Z"/>
                <w:rFonts w:ascii="Calibri" w:eastAsia="Times New Roman" w:hAnsi="Calibri" w:cs="Calibri"/>
                <w:color w:val="000000"/>
                <w:lang w:eastAsia="en-AU"/>
              </w:rPr>
            </w:pPr>
            <w:ins w:id="25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10" w:author="KIM, Jason" w:date="2019-04-02T13:39:00Z"/>
        </w:trPr>
        <w:tc>
          <w:tcPr>
            <w:tcW w:w="708" w:type="pct"/>
            <w:vMerge/>
            <w:hideMark/>
          </w:tcPr>
          <w:p w:rsidR="00110C18" w:rsidRPr="0056388D" w:rsidRDefault="00110C18" w:rsidP="00063728">
            <w:pPr>
              <w:rPr>
                <w:ins w:id="251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12" w:author="KIM, Jason" w:date="2019-04-02T13:39:00Z"/>
                <w:rFonts w:ascii="Calibri" w:eastAsia="Times New Roman" w:hAnsi="Calibri" w:cs="Calibri"/>
                <w:color w:val="000000"/>
                <w:lang w:eastAsia="en-AU"/>
              </w:rPr>
            </w:pPr>
            <w:ins w:id="25113"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14" w:author="KIM, Jason" w:date="2019-04-02T13:39:00Z"/>
                <w:rFonts w:ascii="Calibri" w:eastAsia="Times New Roman" w:hAnsi="Calibri" w:cs="Calibri"/>
                <w:color w:val="000000"/>
                <w:lang w:eastAsia="en-AU"/>
              </w:rPr>
            </w:pPr>
            <w:ins w:id="2511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16" w:author="KIM, Jason" w:date="2019-04-02T13:39:00Z"/>
                <w:rFonts w:ascii="Calibri" w:eastAsia="Times New Roman" w:hAnsi="Calibri" w:cs="Calibri"/>
                <w:color w:val="000000"/>
                <w:lang w:eastAsia="en-AU"/>
              </w:rPr>
            </w:pPr>
            <w:ins w:id="25117" w:author="KIM, Jason" w:date="2019-04-02T13:39:00Z">
              <w:r w:rsidRPr="0056388D">
                <w:rPr>
                  <w:rFonts w:ascii="Calibri" w:eastAsia="Times New Roman" w:hAnsi="Calibri" w:cs="Calibri"/>
                  <w:color w:val="000000"/>
                  <w:lang w:eastAsia="en-AU"/>
                </w:rPr>
                <w:t>LLS2349</w:t>
              </w:r>
            </w:ins>
          </w:p>
        </w:tc>
        <w:tc>
          <w:tcPr>
            <w:tcW w:w="933" w:type="pct"/>
            <w:noWrap/>
            <w:hideMark/>
          </w:tcPr>
          <w:p w:rsidR="00110C18" w:rsidRPr="0056388D" w:rsidRDefault="00110C18" w:rsidP="00063728">
            <w:pPr>
              <w:rPr>
                <w:ins w:id="25118" w:author="KIM, Jason" w:date="2019-04-02T13:39:00Z"/>
                <w:rFonts w:ascii="Calibri" w:eastAsia="Times New Roman" w:hAnsi="Calibri" w:cs="Calibri"/>
                <w:color w:val="000000"/>
                <w:lang w:eastAsia="en-AU"/>
              </w:rPr>
            </w:pPr>
            <w:ins w:id="251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20" w:author="KIM, Jason" w:date="2019-04-02T13:39:00Z"/>
                <w:rFonts w:ascii="Calibri" w:eastAsia="Times New Roman" w:hAnsi="Calibri" w:cs="Calibri"/>
                <w:color w:val="000000"/>
                <w:lang w:eastAsia="en-AU"/>
              </w:rPr>
            </w:pPr>
            <w:ins w:id="25121" w:author="KIM, Jason" w:date="2019-04-02T13:39:00Z">
              <w:r w:rsidRPr="0056388D">
                <w:rPr>
                  <w:rFonts w:ascii="Calibri" w:eastAsia="Times New Roman" w:hAnsi="Calibri" w:cs="Calibri"/>
                  <w:color w:val="000000"/>
                  <w:lang w:eastAsia="en-AU"/>
                </w:rPr>
                <w:t>Chainage 4698</w:t>
              </w:r>
            </w:ins>
          </w:p>
        </w:tc>
        <w:tc>
          <w:tcPr>
            <w:tcW w:w="764" w:type="pct"/>
            <w:noWrap/>
            <w:hideMark/>
          </w:tcPr>
          <w:p w:rsidR="00110C18" w:rsidRPr="0056388D" w:rsidRDefault="00110C18" w:rsidP="00063728">
            <w:pPr>
              <w:jc w:val="right"/>
              <w:rPr>
                <w:ins w:id="25122" w:author="KIM, Jason" w:date="2019-04-02T13:39:00Z"/>
                <w:rFonts w:ascii="Calibri" w:eastAsia="Times New Roman" w:hAnsi="Calibri" w:cs="Calibri"/>
                <w:color w:val="000000"/>
                <w:lang w:eastAsia="en-AU"/>
              </w:rPr>
            </w:pPr>
            <w:ins w:id="25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24" w:author="KIM, Jason" w:date="2019-04-02T13:39:00Z"/>
        </w:trPr>
        <w:tc>
          <w:tcPr>
            <w:tcW w:w="708" w:type="pct"/>
            <w:vMerge/>
            <w:hideMark/>
          </w:tcPr>
          <w:p w:rsidR="00110C18" w:rsidRPr="0056388D" w:rsidRDefault="00110C18" w:rsidP="00063728">
            <w:pPr>
              <w:rPr>
                <w:ins w:id="251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26" w:author="KIM, Jason" w:date="2019-04-02T13:39:00Z"/>
                <w:rFonts w:ascii="Calibri" w:eastAsia="Times New Roman" w:hAnsi="Calibri" w:cs="Calibri"/>
                <w:color w:val="000000"/>
                <w:lang w:eastAsia="en-AU"/>
              </w:rPr>
            </w:pPr>
            <w:ins w:id="25127"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28" w:author="KIM, Jason" w:date="2019-04-02T13:39:00Z"/>
                <w:rFonts w:ascii="Calibri" w:eastAsia="Times New Roman" w:hAnsi="Calibri" w:cs="Calibri"/>
                <w:color w:val="000000"/>
                <w:lang w:eastAsia="en-AU"/>
              </w:rPr>
            </w:pPr>
            <w:ins w:id="2512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30" w:author="KIM, Jason" w:date="2019-04-02T13:39:00Z"/>
                <w:rFonts w:ascii="Calibri" w:eastAsia="Times New Roman" w:hAnsi="Calibri" w:cs="Calibri"/>
                <w:color w:val="000000"/>
                <w:lang w:eastAsia="en-AU"/>
              </w:rPr>
            </w:pPr>
            <w:ins w:id="25131" w:author="KIM, Jason" w:date="2019-04-02T13:39:00Z">
              <w:r w:rsidRPr="0056388D">
                <w:rPr>
                  <w:rFonts w:ascii="Calibri" w:eastAsia="Times New Roman" w:hAnsi="Calibri" w:cs="Calibri"/>
                  <w:color w:val="000000"/>
                  <w:lang w:eastAsia="en-AU"/>
                </w:rPr>
                <w:t>LLS2350</w:t>
              </w:r>
            </w:ins>
          </w:p>
        </w:tc>
        <w:tc>
          <w:tcPr>
            <w:tcW w:w="933" w:type="pct"/>
            <w:noWrap/>
            <w:hideMark/>
          </w:tcPr>
          <w:p w:rsidR="00110C18" w:rsidRPr="0056388D" w:rsidRDefault="00110C18" w:rsidP="00063728">
            <w:pPr>
              <w:rPr>
                <w:ins w:id="25132" w:author="KIM, Jason" w:date="2019-04-02T13:39:00Z"/>
                <w:rFonts w:ascii="Calibri" w:eastAsia="Times New Roman" w:hAnsi="Calibri" w:cs="Calibri"/>
                <w:color w:val="000000"/>
                <w:lang w:eastAsia="en-AU"/>
              </w:rPr>
            </w:pPr>
            <w:ins w:id="251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34" w:author="KIM, Jason" w:date="2019-04-02T13:39:00Z"/>
                <w:rFonts w:ascii="Calibri" w:eastAsia="Times New Roman" w:hAnsi="Calibri" w:cs="Calibri"/>
                <w:color w:val="000000"/>
                <w:lang w:eastAsia="en-AU"/>
              </w:rPr>
            </w:pPr>
            <w:ins w:id="25135" w:author="KIM, Jason" w:date="2019-04-02T13:39:00Z">
              <w:r w:rsidRPr="0056388D">
                <w:rPr>
                  <w:rFonts w:ascii="Calibri" w:eastAsia="Times New Roman" w:hAnsi="Calibri" w:cs="Calibri"/>
                  <w:color w:val="000000"/>
                  <w:lang w:eastAsia="en-AU"/>
                </w:rPr>
                <w:t>Chainage 4708</w:t>
              </w:r>
            </w:ins>
          </w:p>
        </w:tc>
        <w:tc>
          <w:tcPr>
            <w:tcW w:w="764" w:type="pct"/>
            <w:noWrap/>
            <w:hideMark/>
          </w:tcPr>
          <w:p w:rsidR="00110C18" w:rsidRPr="0056388D" w:rsidRDefault="00110C18" w:rsidP="00063728">
            <w:pPr>
              <w:jc w:val="right"/>
              <w:rPr>
                <w:ins w:id="25136" w:author="KIM, Jason" w:date="2019-04-02T13:39:00Z"/>
                <w:rFonts w:ascii="Calibri" w:eastAsia="Times New Roman" w:hAnsi="Calibri" w:cs="Calibri"/>
                <w:color w:val="000000"/>
                <w:lang w:eastAsia="en-AU"/>
              </w:rPr>
            </w:pPr>
            <w:ins w:id="251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38" w:author="KIM, Jason" w:date="2019-04-02T13:39:00Z"/>
        </w:trPr>
        <w:tc>
          <w:tcPr>
            <w:tcW w:w="708" w:type="pct"/>
            <w:vMerge/>
            <w:hideMark/>
          </w:tcPr>
          <w:p w:rsidR="00110C18" w:rsidRPr="0056388D" w:rsidRDefault="00110C18" w:rsidP="00063728">
            <w:pPr>
              <w:rPr>
                <w:ins w:id="251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40" w:author="KIM, Jason" w:date="2019-04-02T13:39:00Z"/>
                <w:rFonts w:ascii="Calibri" w:eastAsia="Times New Roman" w:hAnsi="Calibri" w:cs="Calibri"/>
                <w:color w:val="000000"/>
                <w:lang w:eastAsia="en-AU"/>
              </w:rPr>
            </w:pPr>
            <w:ins w:id="25141"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42" w:author="KIM, Jason" w:date="2019-04-02T13:39:00Z"/>
                <w:rFonts w:ascii="Calibri" w:eastAsia="Times New Roman" w:hAnsi="Calibri" w:cs="Calibri"/>
                <w:color w:val="000000"/>
                <w:lang w:eastAsia="en-AU"/>
              </w:rPr>
            </w:pPr>
            <w:ins w:id="2514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44" w:author="KIM, Jason" w:date="2019-04-02T13:39:00Z"/>
                <w:rFonts w:ascii="Calibri" w:eastAsia="Times New Roman" w:hAnsi="Calibri" w:cs="Calibri"/>
                <w:color w:val="000000"/>
                <w:lang w:eastAsia="en-AU"/>
              </w:rPr>
            </w:pPr>
            <w:ins w:id="25145" w:author="KIM, Jason" w:date="2019-04-02T13:39:00Z">
              <w:r w:rsidRPr="0056388D">
                <w:rPr>
                  <w:rFonts w:ascii="Calibri" w:eastAsia="Times New Roman" w:hAnsi="Calibri" w:cs="Calibri"/>
                  <w:color w:val="000000"/>
                  <w:lang w:eastAsia="en-AU"/>
                </w:rPr>
                <w:t>LLS2351</w:t>
              </w:r>
            </w:ins>
          </w:p>
        </w:tc>
        <w:tc>
          <w:tcPr>
            <w:tcW w:w="933" w:type="pct"/>
            <w:noWrap/>
            <w:hideMark/>
          </w:tcPr>
          <w:p w:rsidR="00110C18" w:rsidRPr="0056388D" w:rsidRDefault="00110C18" w:rsidP="00063728">
            <w:pPr>
              <w:rPr>
                <w:ins w:id="25146" w:author="KIM, Jason" w:date="2019-04-02T13:39:00Z"/>
                <w:rFonts w:ascii="Calibri" w:eastAsia="Times New Roman" w:hAnsi="Calibri" w:cs="Calibri"/>
                <w:color w:val="000000"/>
                <w:lang w:eastAsia="en-AU"/>
              </w:rPr>
            </w:pPr>
            <w:ins w:id="251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48" w:author="KIM, Jason" w:date="2019-04-02T13:39:00Z"/>
                <w:rFonts w:ascii="Calibri" w:eastAsia="Times New Roman" w:hAnsi="Calibri" w:cs="Calibri"/>
                <w:color w:val="000000"/>
                <w:lang w:eastAsia="en-AU"/>
              </w:rPr>
            </w:pPr>
            <w:ins w:id="25149" w:author="KIM, Jason" w:date="2019-04-02T13:39:00Z">
              <w:r w:rsidRPr="0056388D">
                <w:rPr>
                  <w:rFonts w:ascii="Calibri" w:eastAsia="Times New Roman" w:hAnsi="Calibri" w:cs="Calibri"/>
                  <w:color w:val="000000"/>
                  <w:lang w:eastAsia="en-AU"/>
                </w:rPr>
                <w:t>Chainage 4718</w:t>
              </w:r>
            </w:ins>
          </w:p>
        </w:tc>
        <w:tc>
          <w:tcPr>
            <w:tcW w:w="764" w:type="pct"/>
            <w:noWrap/>
            <w:hideMark/>
          </w:tcPr>
          <w:p w:rsidR="00110C18" w:rsidRPr="0056388D" w:rsidRDefault="00110C18" w:rsidP="00063728">
            <w:pPr>
              <w:jc w:val="right"/>
              <w:rPr>
                <w:ins w:id="25150" w:author="KIM, Jason" w:date="2019-04-02T13:39:00Z"/>
                <w:rFonts w:ascii="Calibri" w:eastAsia="Times New Roman" w:hAnsi="Calibri" w:cs="Calibri"/>
                <w:color w:val="000000"/>
                <w:lang w:eastAsia="en-AU"/>
              </w:rPr>
            </w:pPr>
            <w:ins w:id="251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52" w:author="KIM, Jason" w:date="2019-04-02T13:39:00Z"/>
        </w:trPr>
        <w:tc>
          <w:tcPr>
            <w:tcW w:w="708" w:type="pct"/>
            <w:vMerge/>
            <w:hideMark/>
          </w:tcPr>
          <w:p w:rsidR="00110C18" w:rsidRPr="0056388D" w:rsidRDefault="00110C18" w:rsidP="00063728">
            <w:pPr>
              <w:rPr>
                <w:ins w:id="251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54" w:author="KIM, Jason" w:date="2019-04-02T13:39:00Z"/>
                <w:rFonts w:ascii="Calibri" w:eastAsia="Times New Roman" w:hAnsi="Calibri" w:cs="Calibri"/>
                <w:color w:val="000000"/>
                <w:lang w:eastAsia="en-AU"/>
              </w:rPr>
            </w:pPr>
            <w:ins w:id="25155"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56" w:author="KIM, Jason" w:date="2019-04-02T13:39:00Z"/>
                <w:rFonts w:ascii="Calibri" w:eastAsia="Times New Roman" w:hAnsi="Calibri" w:cs="Calibri"/>
                <w:color w:val="000000"/>
                <w:lang w:eastAsia="en-AU"/>
              </w:rPr>
            </w:pPr>
            <w:ins w:id="2515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58" w:author="KIM, Jason" w:date="2019-04-02T13:39:00Z"/>
                <w:rFonts w:ascii="Calibri" w:eastAsia="Times New Roman" w:hAnsi="Calibri" w:cs="Calibri"/>
                <w:color w:val="000000"/>
                <w:lang w:eastAsia="en-AU"/>
              </w:rPr>
            </w:pPr>
            <w:ins w:id="25159" w:author="KIM, Jason" w:date="2019-04-02T13:39:00Z">
              <w:r w:rsidRPr="0056388D">
                <w:rPr>
                  <w:rFonts w:ascii="Calibri" w:eastAsia="Times New Roman" w:hAnsi="Calibri" w:cs="Calibri"/>
                  <w:color w:val="000000"/>
                  <w:lang w:eastAsia="en-AU"/>
                </w:rPr>
                <w:t>LLS2352</w:t>
              </w:r>
            </w:ins>
          </w:p>
        </w:tc>
        <w:tc>
          <w:tcPr>
            <w:tcW w:w="933" w:type="pct"/>
            <w:noWrap/>
            <w:hideMark/>
          </w:tcPr>
          <w:p w:rsidR="00110C18" w:rsidRPr="0056388D" w:rsidRDefault="00110C18" w:rsidP="00063728">
            <w:pPr>
              <w:rPr>
                <w:ins w:id="25160" w:author="KIM, Jason" w:date="2019-04-02T13:39:00Z"/>
                <w:rFonts w:ascii="Calibri" w:eastAsia="Times New Roman" w:hAnsi="Calibri" w:cs="Calibri"/>
                <w:color w:val="000000"/>
                <w:lang w:eastAsia="en-AU"/>
              </w:rPr>
            </w:pPr>
            <w:ins w:id="251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62" w:author="KIM, Jason" w:date="2019-04-02T13:39:00Z"/>
                <w:rFonts w:ascii="Calibri" w:eastAsia="Times New Roman" w:hAnsi="Calibri" w:cs="Calibri"/>
                <w:color w:val="000000"/>
                <w:lang w:eastAsia="en-AU"/>
              </w:rPr>
            </w:pPr>
            <w:ins w:id="25163" w:author="KIM, Jason" w:date="2019-04-02T13:39:00Z">
              <w:r w:rsidRPr="0056388D">
                <w:rPr>
                  <w:rFonts w:ascii="Calibri" w:eastAsia="Times New Roman" w:hAnsi="Calibri" w:cs="Calibri"/>
                  <w:color w:val="000000"/>
                  <w:lang w:eastAsia="en-AU"/>
                </w:rPr>
                <w:t>Chainage 4727</w:t>
              </w:r>
            </w:ins>
          </w:p>
        </w:tc>
        <w:tc>
          <w:tcPr>
            <w:tcW w:w="764" w:type="pct"/>
            <w:noWrap/>
            <w:hideMark/>
          </w:tcPr>
          <w:p w:rsidR="00110C18" w:rsidRPr="0056388D" w:rsidRDefault="00110C18" w:rsidP="00063728">
            <w:pPr>
              <w:jc w:val="right"/>
              <w:rPr>
                <w:ins w:id="25164" w:author="KIM, Jason" w:date="2019-04-02T13:39:00Z"/>
                <w:rFonts w:ascii="Calibri" w:eastAsia="Times New Roman" w:hAnsi="Calibri" w:cs="Calibri"/>
                <w:color w:val="000000"/>
                <w:lang w:eastAsia="en-AU"/>
              </w:rPr>
            </w:pPr>
            <w:ins w:id="251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66" w:author="KIM, Jason" w:date="2019-04-02T13:39:00Z"/>
        </w:trPr>
        <w:tc>
          <w:tcPr>
            <w:tcW w:w="708" w:type="pct"/>
            <w:vMerge/>
            <w:hideMark/>
          </w:tcPr>
          <w:p w:rsidR="00110C18" w:rsidRPr="0056388D" w:rsidRDefault="00110C18" w:rsidP="00063728">
            <w:pPr>
              <w:rPr>
                <w:ins w:id="251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68" w:author="KIM, Jason" w:date="2019-04-02T13:39:00Z"/>
                <w:rFonts w:ascii="Calibri" w:eastAsia="Times New Roman" w:hAnsi="Calibri" w:cs="Calibri"/>
                <w:color w:val="000000"/>
                <w:lang w:eastAsia="en-AU"/>
              </w:rPr>
            </w:pPr>
            <w:ins w:id="25169"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70" w:author="KIM, Jason" w:date="2019-04-02T13:39:00Z"/>
                <w:rFonts w:ascii="Calibri" w:eastAsia="Times New Roman" w:hAnsi="Calibri" w:cs="Calibri"/>
                <w:color w:val="000000"/>
                <w:lang w:eastAsia="en-AU"/>
              </w:rPr>
            </w:pPr>
            <w:ins w:id="2517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72" w:author="KIM, Jason" w:date="2019-04-02T13:39:00Z"/>
                <w:rFonts w:ascii="Calibri" w:eastAsia="Times New Roman" w:hAnsi="Calibri" w:cs="Calibri"/>
                <w:color w:val="000000"/>
                <w:lang w:eastAsia="en-AU"/>
              </w:rPr>
            </w:pPr>
            <w:ins w:id="25173" w:author="KIM, Jason" w:date="2019-04-02T13:39:00Z">
              <w:r w:rsidRPr="0056388D">
                <w:rPr>
                  <w:rFonts w:ascii="Calibri" w:eastAsia="Times New Roman" w:hAnsi="Calibri" w:cs="Calibri"/>
                  <w:color w:val="000000"/>
                  <w:lang w:eastAsia="en-AU"/>
                </w:rPr>
                <w:t>LLS2353</w:t>
              </w:r>
            </w:ins>
          </w:p>
        </w:tc>
        <w:tc>
          <w:tcPr>
            <w:tcW w:w="933" w:type="pct"/>
            <w:noWrap/>
            <w:hideMark/>
          </w:tcPr>
          <w:p w:rsidR="00110C18" w:rsidRPr="0056388D" w:rsidRDefault="00110C18" w:rsidP="00063728">
            <w:pPr>
              <w:rPr>
                <w:ins w:id="25174" w:author="KIM, Jason" w:date="2019-04-02T13:39:00Z"/>
                <w:rFonts w:ascii="Calibri" w:eastAsia="Times New Roman" w:hAnsi="Calibri" w:cs="Calibri"/>
                <w:color w:val="000000"/>
                <w:lang w:eastAsia="en-AU"/>
              </w:rPr>
            </w:pPr>
            <w:ins w:id="251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76" w:author="KIM, Jason" w:date="2019-04-02T13:39:00Z"/>
                <w:rFonts w:ascii="Calibri" w:eastAsia="Times New Roman" w:hAnsi="Calibri" w:cs="Calibri"/>
                <w:color w:val="000000"/>
                <w:lang w:eastAsia="en-AU"/>
              </w:rPr>
            </w:pPr>
            <w:ins w:id="25177" w:author="KIM, Jason" w:date="2019-04-02T13:39:00Z">
              <w:r w:rsidRPr="0056388D">
                <w:rPr>
                  <w:rFonts w:ascii="Calibri" w:eastAsia="Times New Roman" w:hAnsi="Calibri" w:cs="Calibri"/>
                  <w:color w:val="000000"/>
                  <w:lang w:eastAsia="en-AU"/>
                </w:rPr>
                <w:t>Chainage 4737</w:t>
              </w:r>
            </w:ins>
          </w:p>
        </w:tc>
        <w:tc>
          <w:tcPr>
            <w:tcW w:w="764" w:type="pct"/>
            <w:noWrap/>
            <w:hideMark/>
          </w:tcPr>
          <w:p w:rsidR="00110C18" w:rsidRPr="0056388D" w:rsidRDefault="00110C18" w:rsidP="00063728">
            <w:pPr>
              <w:jc w:val="right"/>
              <w:rPr>
                <w:ins w:id="25178" w:author="KIM, Jason" w:date="2019-04-02T13:39:00Z"/>
                <w:rFonts w:ascii="Calibri" w:eastAsia="Times New Roman" w:hAnsi="Calibri" w:cs="Calibri"/>
                <w:color w:val="000000"/>
                <w:lang w:eastAsia="en-AU"/>
              </w:rPr>
            </w:pPr>
            <w:ins w:id="251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80" w:author="KIM, Jason" w:date="2019-04-02T13:39:00Z"/>
        </w:trPr>
        <w:tc>
          <w:tcPr>
            <w:tcW w:w="708" w:type="pct"/>
            <w:vMerge/>
            <w:hideMark/>
          </w:tcPr>
          <w:p w:rsidR="00110C18" w:rsidRPr="0056388D" w:rsidRDefault="00110C18" w:rsidP="00063728">
            <w:pPr>
              <w:rPr>
                <w:ins w:id="251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82" w:author="KIM, Jason" w:date="2019-04-02T13:39:00Z"/>
                <w:rFonts w:ascii="Calibri" w:eastAsia="Times New Roman" w:hAnsi="Calibri" w:cs="Calibri"/>
                <w:color w:val="000000"/>
                <w:lang w:eastAsia="en-AU"/>
              </w:rPr>
            </w:pPr>
            <w:ins w:id="25183"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84" w:author="KIM, Jason" w:date="2019-04-02T13:39:00Z"/>
                <w:rFonts w:ascii="Calibri" w:eastAsia="Times New Roman" w:hAnsi="Calibri" w:cs="Calibri"/>
                <w:color w:val="000000"/>
                <w:lang w:eastAsia="en-AU"/>
              </w:rPr>
            </w:pPr>
            <w:ins w:id="2518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86" w:author="KIM, Jason" w:date="2019-04-02T13:39:00Z"/>
                <w:rFonts w:ascii="Calibri" w:eastAsia="Times New Roman" w:hAnsi="Calibri" w:cs="Calibri"/>
                <w:color w:val="000000"/>
                <w:lang w:eastAsia="en-AU"/>
              </w:rPr>
            </w:pPr>
            <w:ins w:id="25187" w:author="KIM, Jason" w:date="2019-04-02T13:39:00Z">
              <w:r w:rsidRPr="0056388D">
                <w:rPr>
                  <w:rFonts w:ascii="Calibri" w:eastAsia="Times New Roman" w:hAnsi="Calibri" w:cs="Calibri"/>
                  <w:color w:val="000000"/>
                  <w:lang w:eastAsia="en-AU"/>
                </w:rPr>
                <w:t>LLS2354</w:t>
              </w:r>
            </w:ins>
          </w:p>
        </w:tc>
        <w:tc>
          <w:tcPr>
            <w:tcW w:w="933" w:type="pct"/>
            <w:noWrap/>
            <w:hideMark/>
          </w:tcPr>
          <w:p w:rsidR="00110C18" w:rsidRPr="0056388D" w:rsidRDefault="00110C18" w:rsidP="00063728">
            <w:pPr>
              <w:rPr>
                <w:ins w:id="25188" w:author="KIM, Jason" w:date="2019-04-02T13:39:00Z"/>
                <w:rFonts w:ascii="Calibri" w:eastAsia="Times New Roman" w:hAnsi="Calibri" w:cs="Calibri"/>
                <w:color w:val="000000"/>
                <w:lang w:eastAsia="en-AU"/>
              </w:rPr>
            </w:pPr>
            <w:ins w:id="251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90" w:author="KIM, Jason" w:date="2019-04-02T13:39:00Z"/>
                <w:rFonts w:ascii="Calibri" w:eastAsia="Times New Roman" w:hAnsi="Calibri" w:cs="Calibri"/>
                <w:color w:val="000000"/>
                <w:lang w:eastAsia="en-AU"/>
              </w:rPr>
            </w:pPr>
            <w:ins w:id="25191" w:author="KIM, Jason" w:date="2019-04-02T13:39:00Z">
              <w:r w:rsidRPr="0056388D">
                <w:rPr>
                  <w:rFonts w:ascii="Calibri" w:eastAsia="Times New Roman" w:hAnsi="Calibri" w:cs="Calibri"/>
                  <w:color w:val="000000"/>
                  <w:lang w:eastAsia="en-AU"/>
                </w:rPr>
                <w:t>Chainage 4747</w:t>
              </w:r>
            </w:ins>
          </w:p>
        </w:tc>
        <w:tc>
          <w:tcPr>
            <w:tcW w:w="764" w:type="pct"/>
            <w:noWrap/>
            <w:hideMark/>
          </w:tcPr>
          <w:p w:rsidR="00110C18" w:rsidRPr="0056388D" w:rsidRDefault="00110C18" w:rsidP="00063728">
            <w:pPr>
              <w:jc w:val="right"/>
              <w:rPr>
                <w:ins w:id="25192" w:author="KIM, Jason" w:date="2019-04-02T13:39:00Z"/>
                <w:rFonts w:ascii="Calibri" w:eastAsia="Times New Roman" w:hAnsi="Calibri" w:cs="Calibri"/>
                <w:color w:val="000000"/>
                <w:lang w:eastAsia="en-AU"/>
              </w:rPr>
            </w:pPr>
            <w:ins w:id="251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94" w:author="KIM, Jason" w:date="2019-04-02T13:39:00Z"/>
        </w:trPr>
        <w:tc>
          <w:tcPr>
            <w:tcW w:w="708" w:type="pct"/>
            <w:vMerge w:val="restart"/>
            <w:noWrap/>
            <w:hideMark/>
          </w:tcPr>
          <w:p w:rsidR="00110C18" w:rsidRPr="0056388D" w:rsidRDefault="00110C18" w:rsidP="00063728">
            <w:pPr>
              <w:rPr>
                <w:ins w:id="25195" w:author="KIM, Jason" w:date="2019-04-02T13:39:00Z"/>
                <w:rFonts w:ascii="Calibri" w:eastAsia="Times New Roman" w:hAnsi="Calibri" w:cs="Calibri"/>
                <w:color w:val="000000"/>
                <w:lang w:eastAsia="en-AU"/>
              </w:rPr>
            </w:pPr>
            <w:ins w:id="25196" w:author="KIM, Jason" w:date="2019-04-02T13:39:00Z">
              <w:r w:rsidRPr="0056388D">
                <w:rPr>
                  <w:rFonts w:ascii="Calibri" w:eastAsia="Times New Roman" w:hAnsi="Calibri" w:cs="Calibri"/>
                  <w:color w:val="000000"/>
                  <w:lang w:eastAsia="en-AU"/>
                </w:rPr>
                <w:t>LLE32K81</w:t>
              </w:r>
            </w:ins>
          </w:p>
        </w:tc>
        <w:tc>
          <w:tcPr>
            <w:tcW w:w="605" w:type="pct"/>
            <w:noWrap/>
            <w:hideMark/>
          </w:tcPr>
          <w:p w:rsidR="00110C18" w:rsidRPr="0056388D" w:rsidRDefault="00110C18" w:rsidP="00063728">
            <w:pPr>
              <w:rPr>
                <w:ins w:id="25197" w:author="KIM, Jason" w:date="2019-04-02T13:39:00Z"/>
                <w:rFonts w:ascii="Calibri" w:eastAsia="Times New Roman" w:hAnsi="Calibri" w:cs="Calibri"/>
                <w:color w:val="000000"/>
                <w:lang w:eastAsia="en-AU"/>
              </w:rPr>
            </w:pPr>
            <w:ins w:id="25198"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199" w:author="KIM, Jason" w:date="2019-04-02T13:39:00Z"/>
                <w:rFonts w:ascii="Calibri" w:eastAsia="Times New Roman" w:hAnsi="Calibri" w:cs="Calibri"/>
                <w:color w:val="000000"/>
                <w:lang w:eastAsia="en-AU"/>
              </w:rPr>
            </w:pPr>
            <w:ins w:id="2520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01" w:author="KIM, Jason" w:date="2019-04-02T13:39:00Z"/>
                <w:rFonts w:ascii="Calibri" w:eastAsia="Times New Roman" w:hAnsi="Calibri" w:cs="Calibri"/>
                <w:color w:val="000000"/>
                <w:lang w:eastAsia="en-AU"/>
              </w:rPr>
            </w:pPr>
            <w:ins w:id="25202" w:author="KIM, Jason" w:date="2019-04-02T13:39:00Z">
              <w:r w:rsidRPr="0056388D">
                <w:rPr>
                  <w:rFonts w:ascii="Calibri" w:eastAsia="Times New Roman" w:hAnsi="Calibri" w:cs="Calibri"/>
                  <w:color w:val="000000"/>
                  <w:lang w:eastAsia="en-AU"/>
                </w:rPr>
                <w:t>LLS2333</w:t>
              </w:r>
            </w:ins>
          </w:p>
        </w:tc>
        <w:tc>
          <w:tcPr>
            <w:tcW w:w="933" w:type="pct"/>
            <w:noWrap/>
            <w:hideMark/>
          </w:tcPr>
          <w:p w:rsidR="00110C18" w:rsidRPr="0056388D" w:rsidRDefault="00110C18" w:rsidP="00063728">
            <w:pPr>
              <w:rPr>
                <w:ins w:id="25203" w:author="KIM, Jason" w:date="2019-04-02T13:39:00Z"/>
                <w:rFonts w:ascii="Calibri" w:eastAsia="Times New Roman" w:hAnsi="Calibri" w:cs="Calibri"/>
                <w:color w:val="000000"/>
                <w:lang w:eastAsia="en-AU"/>
              </w:rPr>
            </w:pPr>
            <w:ins w:id="252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05" w:author="KIM, Jason" w:date="2019-04-02T13:39:00Z"/>
                <w:rFonts w:ascii="Calibri" w:eastAsia="Times New Roman" w:hAnsi="Calibri" w:cs="Calibri"/>
                <w:color w:val="000000"/>
                <w:lang w:eastAsia="en-AU"/>
              </w:rPr>
            </w:pPr>
            <w:ins w:id="25206" w:author="KIM, Jason" w:date="2019-04-02T13:39:00Z">
              <w:r w:rsidRPr="0056388D">
                <w:rPr>
                  <w:rFonts w:ascii="Calibri" w:eastAsia="Times New Roman" w:hAnsi="Calibri" w:cs="Calibri"/>
                  <w:color w:val="000000"/>
                  <w:lang w:eastAsia="en-AU"/>
                </w:rPr>
                <w:t>Chainage 4530</w:t>
              </w:r>
            </w:ins>
          </w:p>
        </w:tc>
        <w:tc>
          <w:tcPr>
            <w:tcW w:w="764" w:type="pct"/>
            <w:noWrap/>
            <w:hideMark/>
          </w:tcPr>
          <w:p w:rsidR="00110C18" w:rsidRPr="0056388D" w:rsidRDefault="00110C18" w:rsidP="00063728">
            <w:pPr>
              <w:jc w:val="right"/>
              <w:rPr>
                <w:ins w:id="25207" w:author="KIM, Jason" w:date="2019-04-02T13:39:00Z"/>
                <w:rFonts w:ascii="Calibri" w:eastAsia="Times New Roman" w:hAnsi="Calibri" w:cs="Calibri"/>
                <w:color w:val="000000"/>
                <w:lang w:eastAsia="en-AU"/>
              </w:rPr>
            </w:pPr>
            <w:ins w:id="252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09" w:author="KIM, Jason" w:date="2019-04-02T13:39:00Z"/>
        </w:trPr>
        <w:tc>
          <w:tcPr>
            <w:tcW w:w="708" w:type="pct"/>
            <w:vMerge/>
            <w:hideMark/>
          </w:tcPr>
          <w:p w:rsidR="00110C18" w:rsidRPr="0056388D" w:rsidRDefault="00110C18" w:rsidP="00063728">
            <w:pPr>
              <w:rPr>
                <w:ins w:id="252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11" w:author="KIM, Jason" w:date="2019-04-02T13:39:00Z"/>
                <w:rFonts w:ascii="Calibri" w:eastAsia="Times New Roman" w:hAnsi="Calibri" w:cs="Calibri"/>
                <w:color w:val="000000"/>
                <w:lang w:eastAsia="en-AU"/>
              </w:rPr>
            </w:pPr>
            <w:ins w:id="25212"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13" w:author="KIM, Jason" w:date="2019-04-02T13:39:00Z"/>
                <w:rFonts w:ascii="Calibri" w:eastAsia="Times New Roman" w:hAnsi="Calibri" w:cs="Calibri"/>
                <w:color w:val="000000"/>
                <w:lang w:eastAsia="en-AU"/>
              </w:rPr>
            </w:pPr>
            <w:ins w:id="2521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15" w:author="KIM, Jason" w:date="2019-04-02T13:39:00Z"/>
                <w:rFonts w:ascii="Calibri" w:eastAsia="Times New Roman" w:hAnsi="Calibri" w:cs="Calibri"/>
                <w:color w:val="000000"/>
                <w:lang w:eastAsia="en-AU"/>
              </w:rPr>
            </w:pPr>
            <w:ins w:id="25216" w:author="KIM, Jason" w:date="2019-04-02T13:39:00Z">
              <w:r w:rsidRPr="0056388D">
                <w:rPr>
                  <w:rFonts w:ascii="Calibri" w:eastAsia="Times New Roman" w:hAnsi="Calibri" w:cs="Calibri"/>
                  <w:color w:val="000000"/>
                  <w:lang w:eastAsia="en-AU"/>
                </w:rPr>
                <w:t>LLS2334</w:t>
              </w:r>
            </w:ins>
          </w:p>
        </w:tc>
        <w:tc>
          <w:tcPr>
            <w:tcW w:w="933" w:type="pct"/>
            <w:noWrap/>
            <w:hideMark/>
          </w:tcPr>
          <w:p w:rsidR="00110C18" w:rsidRPr="0056388D" w:rsidRDefault="00110C18" w:rsidP="00063728">
            <w:pPr>
              <w:rPr>
                <w:ins w:id="25217" w:author="KIM, Jason" w:date="2019-04-02T13:39:00Z"/>
                <w:rFonts w:ascii="Calibri" w:eastAsia="Times New Roman" w:hAnsi="Calibri" w:cs="Calibri"/>
                <w:color w:val="000000"/>
                <w:lang w:eastAsia="en-AU"/>
              </w:rPr>
            </w:pPr>
            <w:ins w:id="252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19" w:author="KIM, Jason" w:date="2019-04-02T13:39:00Z"/>
                <w:rFonts w:ascii="Calibri" w:eastAsia="Times New Roman" w:hAnsi="Calibri" w:cs="Calibri"/>
                <w:color w:val="000000"/>
                <w:lang w:eastAsia="en-AU"/>
              </w:rPr>
            </w:pPr>
            <w:ins w:id="25220" w:author="KIM, Jason" w:date="2019-04-02T13:39:00Z">
              <w:r w:rsidRPr="0056388D">
                <w:rPr>
                  <w:rFonts w:ascii="Calibri" w:eastAsia="Times New Roman" w:hAnsi="Calibri" w:cs="Calibri"/>
                  <w:color w:val="000000"/>
                  <w:lang w:eastAsia="en-AU"/>
                </w:rPr>
                <w:t>Chainage 4540</w:t>
              </w:r>
            </w:ins>
          </w:p>
        </w:tc>
        <w:tc>
          <w:tcPr>
            <w:tcW w:w="764" w:type="pct"/>
            <w:noWrap/>
            <w:hideMark/>
          </w:tcPr>
          <w:p w:rsidR="00110C18" w:rsidRPr="0056388D" w:rsidRDefault="00110C18" w:rsidP="00063728">
            <w:pPr>
              <w:jc w:val="right"/>
              <w:rPr>
                <w:ins w:id="25221" w:author="KIM, Jason" w:date="2019-04-02T13:39:00Z"/>
                <w:rFonts w:ascii="Calibri" w:eastAsia="Times New Roman" w:hAnsi="Calibri" w:cs="Calibri"/>
                <w:color w:val="000000"/>
                <w:lang w:eastAsia="en-AU"/>
              </w:rPr>
            </w:pPr>
            <w:ins w:id="252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23" w:author="KIM, Jason" w:date="2019-04-02T13:39:00Z"/>
        </w:trPr>
        <w:tc>
          <w:tcPr>
            <w:tcW w:w="708" w:type="pct"/>
            <w:vMerge/>
            <w:hideMark/>
          </w:tcPr>
          <w:p w:rsidR="00110C18" w:rsidRPr="0056388D" w:rsidRDefault="00110C18" w:rsidP="00063728">
            <w:pPr>
              <w:rPr>
                <w:ins w:id="252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25" w:author="KIM, Jason" w:date="2019-04-02T13:39:00Z"/>
                <w:rFonts w:ascii="Calibri" w:eastAsia="Times New Roman" w:hAnsi="Calibri" w:cs="Calibri"/>
                <w:color w:val="000000"/>
                <w:lang w:eastAsia="en-AU"/>
              </w:rPr>
            </w:pPr>
            <w:ins w:id="25226"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27" w:author="KIM, Jason" w:date="2019-04-02T13:39:00Z"/>
                <w:rFonts w:ascii="Calibri" w:eastAsia="Times New Roman" w:hAnsi="Calibri" w:cs="Calibri"/>
                <w:color w:val="000000"/>
                <w:lang w:eastAsia="en-AU"/>
              </w:rPr>
            </w:pPr>
            <w:ins w:id="2522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29" w:author="KIM, Jason" w:date="2019-04-02T13:39:00Z"/>
                <w:rFonts w:ascii="Calibri" w:eastAsia="Times New Roman" w:hAnsi="Calibri" w:cs="Calibri"/>
                <w:color w:val="000000"/>
                <w:lang w:eastAsia="en-AU"/>
              </w:rPr>
            </w:pPr>
            <w:ins w:id="25230" w:author="KIM, Jason" w:date="2019-04-02T13:39:00Z">
              <w:r w:rsidRPr="0056388D">
                <w:rPr>
                  <w:rFonts w:ascii="Calibri" w:eastAsia="Times New Roman" w:hAnsi="Calibri" w:cs="Calibri"/>
                  <w:color w:val="000000"/>
                  <w:lang w:eastAsia="en-AU"/>
                </w:rPr>
                <w:t>LLS2335</w:t>
              </w:r>
            </w:ins>
          </w:p>
        </w:tc>
        <w:tc>
          <w:tcPr>
            <w:tcW w:w="933" w:type="pct"/>
            <w:noWrap/>
            <w:hideMark/>
          </w:tcPr>
          <w:p w:rsidR="00110C18" w:rsidRPr="0056388D" w:rsidRDefault="00110C18" w:rsidP="00063728">
            <w:pPr>
              <w:rPr>
                <w:ins w:id="25231" w:author="KIM, Jason" w:date="2019-04-02T13:39:00Z"/>
                <w:rFonts w:ascii="Calibri" w:eastAsia="Times New Roman" w:hAnsi="Calibri" w:cs="Calibri"/>
                <w:color w:val="000000"/>
                <w:lang w:eastAsia="en-AU"/>
              </w:rPr>
            </w:pPr>
            <w:ins w:id="252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33" w:author="KIM, Jason" w:date="2019-04-02T13:39:00Z"/>
                <w:rFonts w:ascii="Calibri" w:eastAsia="Times New Roman" w:hAnsi="Calibri" w:cs="Calibri"/>
                <w:color w:val="000000"/>
                <w:lang w:eastAsia="en-AU"/>
              </w:rPr>
            </w:pPr>
            <w:ins w:id="25234" w:author="KIM, Jason" w:date="2019-04-02T13:39:00Z">
              <w:r w:rsidRPr="0056388D">
                <w:rPr>
                  <w:rFonts w:ascii="Calibri" w:eastAsia="Times New Roman" w:hAnsi="Calibri" w:cs="Calibri"/>
                  <w:color w:val="000000"/>
                  <w:lang w:eastAsia="en-AU"/>
                </w:rPr>
                <w:t>Chainage 4549</w:t>
              </w:r>
            </w:ins>
          </w:p>
        </w:tc>
        <w:tc>
          <w:tcPr>
            <w:tcW w:w="764" w:type="pct"/>
            <w:noWrap/>
            <w:hideMark/>
          </w:tcPr>
          <w:p w:rsidR="00110C18" w:rsidRPr="0056388D" w:rsidRDefault="00110C18" w:rsidP="00063728">
            <w:pPr>
              <w:jc w:val="right"/>
              <w:rPr>
                <w:ins w:id="25235" w:author="KIM, Jason" w:date="2019-04-02T13:39:00Z"/>
                <w:rFonts w:ascii="Calibri" w:eastAsia="Times New Roman" w:hAnsi="Calibri" w:cs="Calibri"/>
                <w:color w:val="000000"/>
                <w:lang w:eastAsia="en-AU"/>
              </w:rPr>
            </w:pPr>
            <w:ins w:id="252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37" w:author="KIM, Jason" w:date="2019-04-02T13:39:00Z"/>
        </w:trPr>
        <w:tc>
          <w:tcPr>
            <w:tcW w:w="708" w:type="pct"/>
            <w:vMerge/>
            <w:hideMark/>
          </w:tcPr>
          <w:p w:rsidR="00110C18" w:rsidRPr="0056388D" w:rsidRDefault="00110C18" w:rsidP="00063728">
            <w:pPr>
              <w:rPr>
                <w:ins w:id="252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39" w:author="KIM, Jason" w:date="2019-04-02T13:39:00Z"/>
                <w:rFonts w:ascii="Calibri" w:eastAsia="Times New Roman" w:hAnsi="Calibri" w:cs="Calibri"/>
                <w:color w:val="000000"/>
                <w:lang w:eastAsia="en-AU"/>
              </w:rPr>
            </w:pPr>
            <w:ins w:id="25240"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41" w:author="KIM, Jason" w:date="2019-04-02T13:39:00Z"/>
                <w:rFonts w:ascii="Calibri" w:eastAsia="Times New Roman" w:hAnsi="Calibri" w:cs="Calibri"/>
                <w:color w:val="000000"/>
                <w:lang w:eastAsia="en-AU"/>
              </w:rPr>
            </w:pPr>
            <w:ins w:id="2524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43" w:author="KIM, Jason" w:date="2019-04-02T13:39:00Z"/>
                <w:rFonts w:ascii="Calibri" w:eastAsia="Times New Roman" w:hAnsi="Calibri" w:cs="Calibri"/>
                <w:color w:val="000000"/>
                <w:lang w:eastAsia="en-AU"/>
              </w:rPr>
            </w:pPr>
            <w:ins w:id="25244" w:author="KIM, Jason" w:date="2019-04-02T13:39:00Z">
              <w:r w:rsidRPr="0056388D">
                <w:rPr>
                  <w:rFonts w:ascii="Calibri" w:eastAsia="Times New Roman" w:hAnsi="Calibri" w:cs="Calibri"/>
                  <w:color w:val="000000"/>
                  <w:lang w:eastAsia="en-AU"/>
                </w:rPr>
                <w:t>LLS2336</w:t>
              </w:r>
            </w:ins>
          </w:p>
        </w:tc>
        <w:tc>
          <w:tcPr>
            <w:tcW w:w="933" w:type="pct"/>
            <w:noWrap/>
            <w:hideMark/>
          </w:tcPr>
          <w:p w:rsidR="00110C18" w:rsidRPr="0056388D" w:rsidRDefault="00110C18" w:rsidP="00063728">
            <w:pPr>
              <w:rPr>
                <w:ins w:id="25245" w:author="KIM, Jason" w:date="2019-04-02T13:39:00Z"/>
                <w:rFonts w:ascii="Calibri" w:eastAsia="Times New Roman" w:hAnsi="Calibri" w:cs="Calibri"/>
                <w:color w:val="000000"/>
                <w:lang w:eastAsia="en-AU"/>
              </w:rPr>
            </w:pPr>
            <w:ins w:id="252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47" w:author="KIM, Jason" w:date="2019-04-02T13:39:00Z"/>
                <w:rFonts w:ascii="Calibri" w:eastAsia="Times New Roman" w:hAnsi="Calibri" w:cs="Calibri"/>
                <w:color w:val="000000"/>
                <w:lang w:eastAsia="en-AU"/>
              </w:rPr>
            </w:pPr>
            <w:ins w:id="25248" w:author="KIM, Jason" w:date="2019-04-02T13:39:00Z">
              <w:r w:rsidRPr="0056388D">
                <w:rPr>
                  <w:rFonts w:ascii="Calibri" w:eastAsia="Times New Roman" w:hAnsi="Calibri" w:cs="Calibri"/>
                  <w:color w:val="000000"/>
                  <w:lang w:eastAsia="en-AU"/>
                </w:rPr>
                <w:t>Chainage 4559</w:t>
              </w:r>
            </w:ins>
          </w:p>
        </w:tc>
        <w:tc>
          <w:tcPr>
            <w:tcW w:w="764" w:type="pct"/>
            <w:noWrap/>
            <w:hideMark/>
          </w:tcPr>
          <w:p w:rsidR="00110C18" w:rsidRPr="0056388D" w:rsidRDefault="00110C18" w:rsidP="00063728">
            <w:pPr>
              <w:jc w:val="right"/>
              <w:rPr>
                <w:ins w:id="25249" w:author="KIM, Jason" w:date="2019-04-02T13:39:00Z"/>
                <w:rFonts w:ascii="Calibri" w:eastAsia="Times New Roman" w:hAnsi="Calibri" w:cs="Calibri"/>
                <w:color w:val="000000"/>
                <w:lang w:eastAsia="en-AU"/>
              </w:rPr>
            </w:pPr>
            <w:ins w:id="25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51" w:author="KIM, Jason" w:date="2019-04-02T13:39:00Z"/>
        </w:trPr>
        <w:tc>
          <w:tcPr>
            <w:tcW w:w="708" w:type="pct"/>
            <w:vMerge/>
            <w:hideMark/>
          </w:tcPr>
          <w:p w:rsidR="00110C18" w:rsidRPr="0056388D" w:rsidRDefault="00110C18" w:rsidP="00063728">
            <w:pPr>
              <w:rPr>
                <w:ins w:id="252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53" w:author="KIM, Jason" w:date="2019-04-02T13:39:00Z"/>
                <w:rFonts w:ascii="Calibri" w:eastAsia="Times New Roman" w:hAnsi="Calibri" w:cs="Calibri"/>
                <w:color w:val="000000"/>
                <w:lang w:eastAsia="en-AU"/>
              </w:rPr>
            </w:pPr>
            <w:ins w:id="25254"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55" w:author="KIM, Jason" w:date="2019-04-02T13:39:00Z"/>
                <w:rFonts w:ascii="Calibri" w:eastAsia="Times New Roman" w:hAnsi="Calibri" w:cs="Calibri"/>
                <w:color w:val="000000"/>
                <w:lang w:eastAsia="en-AU"/>
              </w:rPr>
            </w:pPr>
            <w:ins w:id="2525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57" w:author="KIM, Jason" w:date="2019-04-02T13:39:00Z"/>
                <w:rFonts w:ascii="Calibri" w:eastAsia="Times New Roman" w:hAnsi="Calibri" w:cs="Calibri"/>
                <w:color w:val="000000"/>
                <w:lang w:eastAsia="en-AU"/>
              </w:rPr>
            </w:pPr>
            <w:ins w:id="25258" w:author="KIM, Jason" w:date="2019-04-02T13:39:00Z">
              <w:r w:rsidRPr="0056388D">
                <w:rPr>
                  <w:rFonts w:ascii="Calibri" w:eastAsia="Times New Roman" w:hAnsi="Calibri" w:cs="Calibri"/>
                  <w:color w:val="000000"/>
                  <w:lang w:eastAsia="en-AU"/>
                </w:rPr>
                <w:t>LLS2337</w:t>
              </w:r>
            </w:ins>
          </w:p>
        </w:tc>
        <w:tc>
          <w:tcPr>
            <w:tcW w:w="933" w:type="pct"/>
            <w:noWrap/>
            <w:hideMark/>
          </w:tcPr>
          <w:p w:rsidR="00110C18" w:rsidRPr="0056388D" w:rsidRDefault="00110C18" w:rsidP="00063728">
            <w:pPr>
              <w:rPr>
                <w:ins w:id="25259" w:author="KIM, Jason" w:date="2019-04-02T13:39:00Z"/>
                <w:rFonts w:ascii="Calibri" w:eastAsia="Times New Roman" w:hAnsi="Calibri" w:cs="Calibri"/>
                <w:color w:val="000000"/>
                <w:lang w:eastAsia="en-AU"/>
              </w:rPr>
            </w:pPr>
            <w:ins w:id="252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61" w:author="KIM, Jason" w:date="2019-04-02T13:39:00Z"/>
                <w:rFonts w:ascii="Calibri" w:eastAsia="Times New Roman" w:hAnsi="Calibri" w:cs="Calibri"/>
                <w:color w:val="000000"/>
                <w:lang w:eastAsia="en-AU"/>
              </w:rPr>
            </w:pPr>
            <w:ins w:id="25262" w:author="KIM, Jason" w:date="2019-04-02T13:39:00Z">
              <w:r w:rsidRPr="0056388D">
                <w:rPr>
                  <w:rFonts w:ascii="Calibri" w:eastAsia="Times New Roman" w:hAnsi="Calibri" w:cs="Calibri"/>
                  <w:color w:val="000000"/>
                  <w:lang w:eastAsia="en-AU"/>
                </w:rPr>
                <w:t>Chainage 4569</w:t>
              </w:r>
            </w:ins>
          </w:p>
        </w:tc>
        <w:tc>
          <w:tcPr>
            <w:tcW w:w="764" w:type="pct"/>
            <w:noWrap/>
            <w:hideMark/>
          </w:tcPr>
          <w:p w:rsidR="00110C18" w:rsidRPr="0056388D" w:rsidRDefault="00110C18" w:rsidP="00063728">
            <w:pPr>
              <w:jc w:val="right"/>
              <w:rPr>
                <w:ins w:id="25263" w:author="KIM, Jason" w:date="2019-04-02T13:39:00Z"/>
                <w:rFonts w:ascii="Calibri" w:eastAsia="Times New Roman" w:hAnsi="Calibri" w:cs="Calibri"/>
                <w:color w:val="000000"/>
                <w:lang w:eastAsia="en-AU"/>
              </w:rPr>
            </w:pPr>
            <w:ins w:id="252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65" w:author="KIM, Jason" w:date="2019-04-02T13:39:00Z"/>
        </w:trPr>
        <w:tc>
          <w:tcPr>
            <w:tcW w:w="708" w:type="pct"/>
            <w:vMerge/>
            <w:hideMark/>
          </w:tcPr>
          <w:p w:rsidR="00110C18" w:rsidRPr="0056388D" w:rsidRDefault="00110C18" w:rsidP="00063728">
            <w:pPr>
              <w:rPr>
                <w:ins w:id="252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67" w:author="KIM, Jason" w:date="2019-04-02T13:39:00Z"/>
                <w:rFonts w:ascii="Calibri" w:eastAsia="Times New Roman" w:hAnsi="Calibri" w:cs="Calibri"/>
                <w:color w:val="000000"/>
                <w:lang w:eastAsia="en-AU"/>
              </w:rPr>
            </w:pPr>
            <w:ins w:id="25268"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69" w:author="KIM, Jason" w:date="2019-04-02T13:39:00Z"/>
                <w:rFonts w:ascii="Calibri" w:eastAsia="Times New Roman" w:hAnsi="Calibri" w:cs="Calibri"/>
                <w:color w:val="000000"/>
                <w:lang w:eastAsia="en-AU"/>
              </w:rPr>
            </w:pPr>
            <w:ins w:id="2527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71" w:author="KIM, Jason" w:date="2019-04-02T13:39:00Z"/>
                <w:rFonts w:ascii="Calibri" w:eastAsia="Times New Roman" w:hAnsi="Calibri" w:cs="Calibri"/>
                <w:color w:val="000000"/>
                <w:lang w:eastAsia="en-AU"/>
              </w:rPr>
            </w:pPr>
            <w:ins w:id="25272" w:author="KIM, Jason" w:date="2019-04-02T13:39:00Z">
              <w:r w:rsidRPr="0056388D">
                <w:rPr>
                  <w:rFonts w:ascii="Calibri" w:eastAsia="Times New Roman" w:hAnsi="Calibri" w:cs="Calibri"/>
                  <w:color w:val="000000"/>
                  <w:lang w:eastAsia="en-AU"/>
                </w:rPr>
                <w:t>LLS2338</w:t>
              </w:r>
            </w:ins>
          </w:p>
        </w:tc>
        <w:tc>
          <w:tcPr>
            <w:tcW w:w="933" w:type="pct"/>
            <w:noWrap/>
            <w:hideMark/>
          </w:tcPr>
          <w:p w:rsidR="00110C18" w:rsidRPr="0056388D" w:rsidRDefault="00110C18" w:rsidP="00063728">
            <w:pPr>
              <w:rPr>
                <w:ins w:id="25273" w:author="KIM, Jason" w:date="2019-04-02T13:39:00Z"/>
                <w:rFonts w:ascii="Calibri" w:eastAsia="Times New Roman" w:hAnsi="Calibri" w:cs="Calibri"/>
                <w:color w:val="000000"/>
                <w:lang w:eastAsia="en-AU"/>
              </w:rPr>
            </w:pPr>
            <w:ins w:id="252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75" w:author="KIM, Jason" w:date="2019-04-02T13:39:00Z"/>
                <w:rFonts w:ascii="Calibri" w:eastAsia="Times New Roman" w:hAnsi="Calibri" w:cs="Calibri"/>
                <w:color w:val="000000"/>
                <w:lang w:eastAsia="en-AU"/>
              </w:rPr>
            </w:pPr>
            <w:ins w:id="25276" w:author="KIM, Jason" w:date="2019-04-02T13:39:00Z">
              <w:r w:rsidRPr="0056388D">
                <w:rPr>
                  <w:rFonts w:ascii="Calibri" w:eastAsia="Times New Roman" w:hAnsi="Calibri" w:cs="Calibri"/>
                  <w:color w:val="000000"/>
                  <w:lang w:eastAsia="en-AU"/>
                </w:rPr>
                <w:t>Chainage 4578</w:t>
              </w:r>
            </w:ins>
          </w:p>
        </w:tc>
        <w:tc>
          <w:tcPr>
            <w:tcW w:w="764" w:type="pct"/>
            <w:noWrap/>
            <w:hideMark/>
          </w:tcPr>
          <w:p w:rsidR="00110C18" w:rsidRPr="0056388D" w:rsidRDefault="00110C18" w:rsidP="00063728">
            <w:pPr>
              <w:jc w:val="right"/>
              <w:rPr>
                <w:ins w:id="25277" w:author="KIM, Jason" w:date="2019-04-02T13:39:00Z"/>
                <w:rFonts w:ascii="Calibri" w:eastAsia="Times New Roman" w:hAnsi="Calibri" w:cs="Calibri"/>
                <w:color w:val="000000"/>
                <w:lang w:eastAsia="en-AU"/>
              </w:rPr>
            </w:pPr>
            <w:ins w:id="25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79" w:author="KIM, Jason" w:date="2019-04-02T13:39:00Z"/>
        </w:trPr>
        <w:tc>
          <w:tcPr>
            <w:tcW w:w="708" w:type="pct"/>
            <w:vMerge/>
            <w:hideMark/>
          </w:tcPr>
          <w:p w:rsidR="00110C18" w:rsidRPr="0056388D" w:rsidRDefault="00110C18" w:rsidP="00063728">
            <w:pPr>
              <w:rPr>
                <w:ins w:id="252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81" w:author="KIM, Jason" w:date="2019-04-02T13:39:00Z"/>
                <w:rFonts w:ascii="Calibri" w:eastAsia="Times New Roman" w:hAnsi="Calibri" w:cs="Calibri"/>
                <w:color w:val="000000"/>
                <w:lang w:eastAsia="en-AU"/>
              </w:rPr>
            </w:pPr>
            <w:ins w:id="25282"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83" w:author="KIM, Jason" w:date="2019-04-02T13:39:00Z"/>
                <w:rFonts w:ascii="Calibri" w:eastAsia="Times New Roman" w:hAnsi="Calibri" w:cs="Calibri"/>
                <w:color w:val="000000"/>
                <w:lang w:eastAsia="en-AU"/>
              </w:rPr>
            </w:pPr>
            <w:ins w:id="2528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85" w:author="KIM, Jason" w:date="2019-04-02T13:39:00Z"/>
                <w:rFonts w:ascii="Calibri" w:eastAsia="Times New Roman" w:hAnsi="Calibri" w:cs="Calibri"/>
                <w:color w:val="000000"/>
                <w:lang w:eastAsia="en-AU"/>
              </w:rPr>
            </w:pPr>
            <w:ins w:id="25286" w:author="KIM, Jason" w:date="2019-04-02T13:39:00Z">
              <w:r w:rsidRPr="0056388D">
                <w:rPr>
                  <w:rFonts w:ascii="Calibri" w:eastAsia="Times New Roman" w:hAnsi="Calibri" w:cs="Calibri"/>
                  <w:color w:val="000000"/>
                  <w:lang w:eastAsia="en-AU"/>
                </w:rPr>
                <w:t>LLS2339</w:t>
              </w:r>
            </w:ins>
          </w:p>
        </w:tc>
        <w:tc>
          <w:tcPr>
            <w:tcW w:w="933" w:type="pct"/>
            <w:noWrap/>
            <w:hideMark/>
          </w:tcPr>
          <w:p w:rsidR="00110C18" w:rsidRPr="0056388D" w:rsidRDefault="00110C18" w:rsidP="00063728">
            <w:pPr>
              <w:rPr>
                <w:ins w:id="25287" w:author="KIM, Jason" w:date="2019-04-02T13:39:00Z"/>
                <w:rFonts w:ascii="Calibri" w:eastAsia="Times New Roman" w:hAnsi="Calibri" w:cs="Calibri"/>
                <w:color w:val="000000"/>
                <w:lang w:eastAsia="en-AU"/>
              </w:rPr>
            </w:pPr>
            <w:ins w:id="252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89" w:author="KIM, Jason" w:date="2019-04-02T13:39:00Z"/>
                <w:rFonts w:ascii="Calibri" w:eastAsia="Times New Roman" w:hAnsi="Calibri" w:cs="Calibri"/>
                <w:color w:val="000000"/>
                <w:lang w:eastAsia="en-AU"/>
              </w:rPr>
            </w:pPr>
            <w:ins w:id="25290" w:author="KIM, Jason" w:date="2019-04-02T13:39:00Z">
              <w:r w:rsidRPr="0056388D">
                <w:rPr>
                  <w:rFonts w:ascii="Calibri" w:eastAsia="Times New Roman" w:hAnsi="Calibri" w:cs="Calibri"/>
                  <w:color w:val="000000"/>
                  <w:lang w:eastAsia="en-AU"/>
                </w:rPr>
                <w:t>Chainage 4588</w:t>
              </w:r>
            </w:ins>
          </w:p>
        </w:tc>
        <w:tc>
          <w:tcPr>
            <w:tcW w:w="764" w:type="pct"/>
            <w:noWrap/>
            <w:hideMark/>
          </w:tcPr>
          <w:p w:rsidR="00110C18" w:rsidRPr="0056388D" w:rsidRDefault="00110C18" w:rsidP="00063728">
            <w:pPr>
              <w:jc w:val="right"/>
              <w:rPr>
                <w:ins w:id="25291" w:author="KIM, Jason" w:date="2019-04-02T13:39:00Z"/>
                <w:rFonts w:ascii="Calibri" w:eastAsia="Times New Roman" w:hAnsi="Calibri" w:cs="Calibri"/>
                <w:color w:val="000000"/>
                <w:lang w:eastAsia="en-AU"/>
              </w:rPr>
            </w:pPr>
            <w:ins w:id="25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93" w:author="KIM, Jason" w:date="2019-04-02T13:39:00Z"/>
        </w:trPr>
        <w:tc>
          <w:tcPr>
            <w:tcW w:w="708" w:type="pct"/>
            <w:vMerge/>
            <w:hideMark/>
          </w:tcPr>
          <w:p w:rsidR="00110C18" w:rsidRPr="0056388D" w:rsidRDefault="00110C18" w:rsidP="00063728">
            <w:pPr>
              <w:rPr>
                <w:ins w:id="252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95" w:author="KIM, Jason" w:date="2019-04-02T13:39:00Z"/>
                <w:rFonts w:ascii="Calibri" w:eastAsia="Times New Roman" w:hAnsi="Calibri" w:cs="Calibri"/>
                <w:color w:val="000000"/>
                <w:lang w:eastAsia="en-AU"/>
              </w:rPr>
            </w:pPr>
            <w:ins w:id="25296"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97" w:author="KIM, Jason" w:date="2019-04-02T13:39:00Z"/>
                <w:rFonts w:ascii="Calibri" w:eastAsia="Times New Roman" w:hAnsi="Calibri" w:cs="Calibri"/>
                <w:color w:val="000000"/>
                <w:lang w:eastAsia="en-AU"/>
              </w:rPr>
            </w:pPr>
            <w:ins w:id="2529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99" w:author="KIM, Jason" w:date="2019-04-02T13:39:00Z"/>
                <w:rFonts w:ascii="Calibri" w:eastAsia="Times New Roman" w:hAnsi="Calibri" w:cs="Calibri"/>
                <w:color w:val="000000"/>
                <w:lang w:eastAsia="en-AU"/>
              </w:rPr>
            </w:pPr>
            <w:ins w:id="25300" w:author="KIM, Jason" w:date="2019-04-02T13:39:00Z">
              <w:r w:rsidRPr="0056388D">
                <w:rPr>
                  <w:rFonts w:ascii="Calibri" w:eastAsia="Times New Roman" w:hAnsi="Calibri" w:cs="Calibri"/>
                  <w:color w:val="000000"/>
                  <w:lang w:eastAsia="en-AU"/>
                </w:rPr>
                <w:t>LLS2340</w:t>
              </w:r>
            </w:ins>
          </w:p>
        </w:tc>
        <w:tc>
          <w:tcPr>
            <w:tcW w:w="933" w:type="pct"/>
            <w:noWrap/>
            <w:hideMark/>
          </w:tcPr>
          <w:p w:rsidR="00110C18" w:rsidRPr="0056388D" w:rsidRDefault="00110C18" w:rsidP="00063728">
            <w:pPr>
              <w:rPr>
                <w:ins w:id="25301" w:author="KIM, Jason" w:date="2019-04-02T13:39:00Z"/>
                <w:rFonts w:ascii="Calibri" w:eastAsia="Times New Roman" w:hAnsi="Calibri" w:cs="Calibri"/>
                <w:color w:val="000000"/>
                <w:lang w:eastAsia="en-AU"/>
              </w:rPr>
            </w:pPr>
            <w:ins w:id="253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03" w:author="KIM, Jason" w:date="2019-04-02T13:39:00Z"/>
                <w:rFonts w:ascii="Calibri" w:eastAsia="Times New Roman" w:hAnsi="Calibri" w:cs="Calibri"/>
                <w:color w:val="000000"/>
                <w:lang w:eastAsia="en-AU"/>
              </w:rPr>
            </w:pPr>
            <w:ins w:id="25304" w:author="KIM, Jason" w:date="2019-04-02T13:39:00Z">
              <w:r w:rsidRPr="0056388D">
                <w:rPr>
                  <w:rFonts w:ascii="Calibri" w:eastAsia="Times New Roman" w:hAnsi="Calibri" w:cs="Calibri"/>
                  <w:color w:val="000000"/>
                  <w:lang w:eastAsia="en-AU"/>
                </w:rPr>
                <w:t>Chainage 4598</w:t>
              </w:r>
            </w:ins>
          </w:p>
        </w:tc>
        <w:tc>
          <w:tcPr>
            <w:tcW w:w="764" w:type="pct"/>
            <w:noWrap/>
            <w:hideMark/>
          </w:tcPr>
          <w:p w:rsidR="00110C18" w:rsidRPr="0056388D" w:rsidRDefault="00110C18" w:rsidP="00063728">
            <w:pPr>
              <w:jc w:val="right"/>
              <w:rPr>
                <w:ins w:id="25305" w:author="KIM, Jason" w:date="2019-04-02T13:39:00Z"/>
                <w:rFonts w:ascii="Calibri" w:eastAsia="Times New Roman" w:hAnsi="Calibri" w:cs="Calibri"/>
                <w:color w:val="000000"/>
                <w:lang w:eastAsia="en-AU"/>
              </w:rPr>
            </w:pPr>
            <w:ins w:id="25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07" w:author="KIM, Jason" w:date="2019-04-02T13:39:00Z"/>
        </w:trPr>
        <w:tc>
          <w:tcPr>
            <w:tcW w:w="708" w:type="pct"/>
            <w:vMerge/>
            <w:hideMark/>
          </w:tcPr>
          <w:p w:rsidR="00110C18" w:rsidRPr="0056388D" w:rsidRDefault="00110C18" w:rsidP="00063728">
            <w:pPr>
              <w:rPr>
                <w:ins w:id="253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09" w:author="KIM, Jason" w:date="2019-04-02T13:39:00Z"/>
                <w:rFonts w:ascii="Calibri" w:eastAsia="Times New Roman" w:hAnsi="Calibri" w:cs="Calibri"/>
                <w:color w:val="000000"/>
                <w:lang w:eastAsia="en-AU"/>
              </w:rPr>
            </w:pPr>
            <w:ins w:id="25310"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11" w:author="KIM, Jason" w:date="2019-04-02T13:39:00Z"/>
                <w:rFonts w:ascii="Calibri" w:eastAsia="Times New Roman" w:hAnsi="Calibri" w:cs="Calibri"/>
                <w:color w:val="000000"/>
                <w:lang w:eastAsia="en-AU"/>
              </w:rPr>
            </w:pPr>
            <w:ins w:id="2531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13" w:author="KIM, Jason" w:date="2019-04-02T13:39:00Z"/>
                <w:rFonts w:ascii="Calibri" w:eastAsia="Times New Roman" w:hAnsi="Calibri" w:cs="Calibri"/>
                <w:color w:val="000000"/>
                <w:lang w:eastAsia="en-AU"/>
              </w:rPr>
            </w:pPr>
            <w:ins w:id="25314" w:author="KIM, Jason" w:date="2019-04-02T13:39:00Z">
              <w:r w:rsidRPr="0056388D">
                <w:rPr>
                  <w:rFonts w:ascii="Calibri" w:eastAsia="Times New Roman" w:hAnsi="Calibri" w:cs="Calibri"/>
                  <w:color w:val="000000"/>
                  <w:lang w:eastAsia="en-AU"/>
                </w:rPr>
                <w:t>LLS2341</w:t>
              </w:r>
            </w:ins>
          </w:p>
        </w:tc>
        <w:tc>
          <w:tcPr>
            <w:tcW w:w="933" w:type="pct"/>
            <w:noWrap/>
            <w:hideMark/>
          </w:tcPr>
          <w:p w:rsidR="00110C18" w:rsidRPr="0056388D" w:rsidRDefault="00110C18" w:rsidP="00063728">
            <w:pPr>
              <w:rPr>
                <w:ins w:id="25315" w:author="KIM, Jason" w:date="2019-04-02T13:39:00Z"/>
                <w:rFonts w:ascii="Calibri" w:eastAsia="Times New Roman" w:hAnsi="Calibri" w:cs="Calibri"/>
                <w:color w:val="000000"/>
                <w:lang w:eastAsia="en-AU"/>
              </w:rPr>
            </w:pPr>
            <w:ins w:id="253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17" w:author="KIM, Jason" w:date="2019-04-02T13:39:00Z"/>
                <w:rFonts w:ascii="Calibri" w:eastAsia="Times New Roman" w:hAnsi="Calibri" w:cs="Calibri"/>
                <w:color w:val="000000"/>
                <w:lang w:eastAsia="en-AU"/>
              </w:rPr>
            </w:pPr>
            <w:ins w:id="25318" w:author="KIM, Jason" w:date="2019-04-02T13:39:00Z">
              <w:r w:rsidRPr="0056388D">
                <w:rPr>
                  <w:rFonts w:ascii="Calibri" w:eastAsia="Times New Roman" w:hAnsi="Calibri" w:cs="Calibri"/>
                  <w:color w:val="000000"/>
                  <w:lang w:eastAsia="en-AU"/>
                </w:rPr>
                <w:t>Chainage 4607</w:t>
              </w:r>
            </w:ins>
          </w:p>
        </w:tc>
        <w:tc>
          <w:tcPr>
            <w:tcW w:w="764" w:type="pct"/>
            <w:noWrap/>
            <w:hideMark/>
          </w:tcPr>
          <w:p w:rsidR="00110C18" w:rsidRPr="0056388D" w:rsidRDefault="00110C18" w:rsidP="00063728">
            <w:pPr>
              <w:jc w:val="right"/>
              <w:rPr>
                <w:ins w:id="25319" w:author="KIM, Jason" w:date="2019-04-02T13:39:00Z"/>
                <w:rFonts w:ascii="Calibri" w:eastAsia="Times New Roman" w:hAnsi="Calibri" w:cs="Calibri"/>
                <w:color w:val="000000"/>
                <w:lang w:eastAsia="en-AU"/>
              </w:rPr>
            </w:pPr>
            <w:ins w:id="253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21" w:author="KIM, Jason" w:date="2019-04-02T13:39:00Z"/>
        </w:trPr>
        <w:tc>
          <w:tcPr>
            <w:tcW w:w="708" w:type="pct"/>
            <w:vMerge/>
            <w:hideMark/>
          </w:tcPr>
          <w:p w:rsidR="00110C18" w:rsidRPr="0056388D" w:rsidRDefault="00110C18" w:rsidP="00063728">
            <w:pPr>
              <w:rPr>
                <w:ins w:id="253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23" w:author="KIM, Jason" w:date="2019-04-02T13:39:00Z"/>
                <w:rFonts w:ascii="Calibri" w:eastAsia="Times New Roman" w:hAnsi="Calibri" w:cs="Calibri"/>
                <w:color w:val="000000"/>
                <w:lang w:eastAsia="en-AU"/>
              </w:rPr>
            </w:pPr>
            <w:ins w:id="25324"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25" w:author="KIM, Jason" w:date="2019-04-02T13:39:00Z"/>
                <w:rFonts w:ascii="Calibri" w:eastAsia="Times New Roman" w:hAnsi="Calibri" w:cs="Calibri"/>
                <w:color w:val="000000"/>
                <w:lang w:eastAsia="en-AU"/>
              </w:rPr>
            </w:pPr>
            <w:ins w:id="2532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27" w:author="KIM, Jason" w:date="2019-04-02T13:39:00Z"/>
                <w:rFonts w:ascii="Calibri" w:eastAsia="Times New Roman" w:hAnsi="Calibri" w:cs="Calibri"/>
                <w:color w:val="000000"/>
                <w:lang w:eastAsia="en-AU"/>
              </w:rPr>
            </w:pPr>
            <w:ins w:id="25328" w:author="KIM, Jason" w:date="2019-04-02T13:39:00Z">
              <w:r w:rsidRPr="0056388D">
                <w:rPr>
                  <w:rFonts w:ascii="Calibri" w:eastAsia="Times New Roman" w:hAnsi="Calibri" w:cs="Calibri"/>
                  <w:color w:val="000000"/>
                  <w:lang w:eastAsia="en-AU"/>
                </w:rPr>
                <w:t>LLS2342</w:t>
              </w:r>
            </w:ins>
          </w:p>
        </w:tc>
        <w:tc>
          <w:tcPr>
            <w:tcW w:w="933" w:type="pct"/>
            <w:noWrap/>
            <w:hideMark/>
          </w:tcPr>
          <w:p w:rsidR="00110C18" w:rsidRPr="0056388D" w:rsidRDefault="00110C18" w:rsidP="00063728">
            <w:pPr>
              <w:rPr>
                <w:ins w:id="25329" w:author="KIM, Jason" w:date="2019-04-02T13:39:00Z"/>
                <w:rFonts w:ascii="Calibri" w:eastAsia="Times New Roman" w:hAnsi="Calibri" w:cs="Calibri"/>
                <w:color w:val="000000"/>
                <w:lang w:eastAsia="en-AU"/>
              </w:rPr>
            </w:pPr>
            <w:ins w:id="253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31" w:author="KIM, Jason" w:date="2019-04-02T13:39:00Z"/>
                <w:rFonts w:ascii="Calibri" w:eastAsia="Times New Roman" w:hAnsi="Calibri" w:cs="Calibri"/>
                <w:color w:val="000000"/>
                <w:lang w:eastAsia="en-AU"/>
              </w:rPr>
            </w:pPr>
            <w:ins w:id="25332" w:author="KIM, Jason" w:date="2019-04-02T13:39:00Z">
              <w:r w:rsidRPr="0056388D">
                <w:rPr>
                  <w:rFonts w:ascii="Calibri" w:eastAsia="Times New Roman" w:hAnsi="Calibri" w:cs="Calibri"/>
                  <w:color w:val="000000"/>
                  <w:lang w:eastAsia="en-AU"/>
                </w:rPr>
                <w:t>Chainage 4617</w:t>
              </w:r>
            </w:ins>
          </w:p>
        </w:tc>
        <w:tc>
          <w:tcPr>
            <w:tcW w:w="764" w:type="pct"/>
            <w:noWrap/>
            <w:hideMark/>
          </w:tcPr>
          <w:p w:rsidR="00110C18" w:rsidRPr="0056388D" w:rsidRDefault="00110C18" w:rsidP="00063728">
            <w:pPr>
              <w:jc w:val="right"/>
              <w:rPr>
                <w:ins w:id="25333" w:author="KIM, Jason" w:date="2019-04-02T13:39:00Z"/>
                <w:rFonts w:ascii="Calibri" w:eastAsia="Times New Roman" w:hAnsi="Calibri" w:cs="Calibri"/>
                <w:color w:val="000000"/>
                <w:lang w:eastAsia="en-AU"/>
              </w:rPr>
            </w:pPr>
            <w:ins w:id="253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35" w:author="KIM, Jason" w:date="2019-04-02T13:39:00Z"/>
        </w:trPr>
        <w:tc>
          <w:tcPr>
            <w:tcW w:w="708" w:type="pct"/>
            <w:vMerge/>
            <w:hideMark/>
          </w:tcPr>
          <w:p w:rsidR="00110C18" w:rsidRPr="0056388D" w:rsidRDefault="00110C18" w:rsidP="00063728">
            <w:pPr>
              <w:rPr>
                <w:ins w:id="253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37" w:author="KIM, Jason" w:date="2019-04-02T13:39:00Z"/>
                <w:rFonts w:ascii="Calibri" w:eastAsia="Times New Roman" w:hAnsi="Calibri" w:cs="Calibri"/>
                <w:color w:val="000000"/>
                <w:lang w:eastAsia="en-AU"/>
              </w:rPr>
            </w:pPr>
            <w:ins w:id="25338"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39" w:author="KIM, Jason" w:date="2019-04-02T13:39:00Z"/>
                <w:rFonts w:ascii="Calibri" w:eastAsia="Times New Roman" w:hAnsi="Calibri" w:cs="Calibri"/>
                <w:color w:val="000000"/>
                <w:lang w:eastAsia="en-AU"/>
              </w:rPr>
            </w:pPr>
            <w:ins w:id="2534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41" w:author="KIM, Jason" w:date="2019-04-02T13:39:00Z"/>
                <w:rFonts w:ascii="Calibri" w:eastAsia="Times New Roman" w:hAnsi="Calibri" w:cs="Calibri"/>
                <w:color w:val="000000"/>
                <w:lang w:eastAsia="en-AU"/>
              </w:rPr>
            </w:pPr>
            <w:ins w:id="25342" w:author="KIM, Jason" w:date="2019-04-02T13:39:00Z">
              <w:r w:rsidRPr="0056388D">
                <w:rPr>
                  <w:rFonts w:ascii="Calibri" w:eastAsia="Times New Roman" w:hAnsi="Calibri" w:cs="Calibri"/>
                  <w:color w:val="000000"/>
                  <w:lang w:eastAsia="en-AU"/>
                </w:rPr>
                <w:t>LLS2343</w:t>
              </w:r>
            </w:ins>
          </w:p>
        </w:tc>
        <w:tc>
          <w:tcPr>
            <w:tcW w:w="933" w:type="pct"/>
            <w:noWrap/>
            <w:hideMark/>
          </w:tcPr>
          <w:p w:rsidR="00110C18" w:rsidRPr="0056388D" w:rsidRDefault="00110C18" w:rsidP="00063728">
            <w:pPr>
              <w:rPr>
                <w:ins w:id="25343" w:author="KIM, Jason" w:date="2019-04-02T13:39:00Z"/>
                <w:rFonts w:ascii="Calibri" w:eastAsia="Times New Roman" w:hAnsi="Calibri" w:cs="Calibri"/>
                <w:color w:val="000000"/>
                <w:lang w:eastAsia="en-AU"/>
              </w:rPr>
            </w:pPr>
            <w:ins w:id="253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45" w:author="KIM, Jason" w:date="2019-04-02T13:39:00Z"/>
                <w:rFonts w:ascii="Calibri" w:eastAsia="Times New Roman" w:hAnsi="Calibri" w:cs="Calibri"/>
                <w:color w:val="000000"/>
                <w:lang w:eastAsia="en-AU"/>
              </w:rPr>
            </w:pPr>
            <w:ins w:id="25346" w:author="KIM, Jason" w:date="2019-04-02T13:39:00Z">
              <w:r w:rsidRPr="0056388D">
                <w:rPr>
                  <w:rFonts w:ascii="Calibri" w:eastAsia="Times New Roman" w:hAnsi="Calibri" w:cs="Calibri"/>
                  <w:color w:val="000000"/>
                  <w:lang w:eastAsia="en-AU"/>
                </w:rPr>
                <w:t>Chainage 4627</w:t>
              </w:r>
            </w:ins>
          </w:p>
        </w:tc>
        <w:tc>
          <w:tcPr>
            <w:tcW w:w="764" w:type="pct"/>
            <w:noWrap/>
            <w:hideMark/>
          </w:tcPr>
          <w:p w:rsidR="00110C18" w:rsidRPr="0056388D" w:rsidRDefault="00110C18" w:rsidP="00063728">
            <w:pPr>
              <w:jc w:val="right"/>
              <w:rPr>
                <w:ins w:id="25347" w:author="KIM, Jason" w:date="2019-04-02T13:39:00Z"/>
                <w:rFonts w:ascii="Calibri" w:eastAsia="Times New Roman" w:hAnsi="Calibri" w:cs="Calibri"/>
                <w:color w:val="000000"/>
                <w:lang w:eastAsia="en-AU"/>
              </w:rPr>
            </w:pPr>
            <w:ins w:id="25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49" w:author="KIM, Jason" w:date="2019-04-02T13:39:00Z"/>
        </w:trPr>
        <w:tc>
          <w:tcPr>
            <w:tcW w:w="708" w:type="pct"/>
            <w:vMerge w:val="restart"/>
            <w:noWrap/>
            <w:hideMark/>
          </w:tcPr>
          <w:p w:rsidR="00110C18" w:rsidRPr="0056388D" w:rsidRDefault="00110C18" w:rsidP="00063728">
            <w:pPr>
              <w:rPr>
                <w:ins w:id="25350" w:author="KIM, Jason" w:date="2019-04-02T13:39:00Z"/>
                <w:rFonts w:ascii="Calibri" w:eastAsia="Times New Roman" w:hAnsi="Calibri" w:cs="Calibri"/>
                <w:color w:val="000000"/>
                <w:lang w:eastAsia="en-AU"/>
              </w:rPr>
            </w:pPr>
            <w:ins w:id="25351" w:author="KIM, Jason" w:date="2019-04-02T13:39:00Z">
              <w:r w:rsidRPr="0056388D">
                <w:rPr>
                  <w:rFonts w:ascii="Calibri" w:eastAsia="Times New Roman" w:hAnsi="Calibri" w:cs="Calibri"/>
                  <w:color w:val="000000"/>
                  <w:lang w:eastAsia="en-AU"/>
                </w:rPr>
                <w:t>LLE34K51</w:t>
              </w:r>
            </w:ins>
          </w:p>
        </w:tc>
        <w:tc>
          <w:tcPr>
            <w:tcW w:w="605" w:type="pct"/>
            <w:noWrap/>
            <w:hideMark/>
          </w:tcPr>
          <w:p w:rsidR="00110C18" w:rsidRPr="0056388D" w:rsidRDefault="00110C18" w:rsidP="00063728">
            <w:pPr>
              <w:rPr>
                <w:ins w:id="25352" w:author="KIM, Jason" w:date="2019-04-02T13:39:00Z"/>
                <w:rFonts w:ascii="Calibri" w:eastAsia="Times New Roman" w:hAnsi="Calibri" w:cs="Calibri"/>
                <w:color w:val="000000"/>
                <w:lang w:eastAsia="en-AU"/>
              </w:rPr>
            </w:pPr>
            <w:ins w:id="25353"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54" w:author="KIM, Jason" w:date="2019-04-02T13:39:00Z"/>
                <w:rFonts w:ascii="Calibri" w:eastAsia="Times New Roman" w:hAnsi="Calibri" w:cs="Calibri"/>
                <w:color w:val="000000"/>
                <w:lang w:eastAsia="en-AU"/>
              </w:rPr>
            </w:pPr>
            <w:ins w:id="2535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56" w:author="KIM, Jason" w:date="2019-04-02T13:39:00Z"/>
                <w:rFonts w:ascii="Calibri" w:eastAsia="Times New Roman" w:hAnsi="Calibri" w:cs="Calibri"/>
                <w:color w:val="000000"/>
                <w:lang w:eastAsia="en-AU"/>
              </w:rPr>
            </w:pPr>
            <w:ins w:id="25357" w:author="KIM, Jason" w:date="2019-04-02T13:39:00Z">
              <w:r w:rsidRPr="0056388D">
                <w:rPr>
                  <w:rFonts w:ascii="Calibri" w:eastAsia="Times New Roman" w:hAnsi="Calibri" w:cs="Calibri"/>
                  <w:color w:val="000000"/>
                  <w:lang w:eastAsia="en-AU"/>
                </w:rPr>
                <w:t>LLN1342</w:t>
              </w:r>
            </w:ins>
          </w:p>
        </w:tc>
        <w:tc>
          <w:tcPr>
            <w:tcW w:w="933" w:type="pct"/>
            <w:noWrap/>
            <w:hideMark/>
          </w:tcPr>
          <w:p w:rsidR="00110C18" w:rsidRPr="0056388D" w:rsidRDefault="00110C18" w:rsidP="00063728">
            <w:pPr>
              <w:rPr>
                <w:ins w:id="25358" w:author="KIM, Jason" w:date="2019-04-02T13:39:00Z"/>
                <w:rFonts w:ascii="Calibri" w:eastAsia="Times New Roman" w:hAnsi="Calibri" w:cs="Calibri"/>
                <w:color w:val="000000"/>
                <w:lang w:eastAsia="en-AU"/>
              </w:rPr>
            </w:pPr>
            <w:ins w:id="253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60" w:author="KIM, Jason" w:date="2019-04-02T13:39:00Z"/>
                <w:rFonts w:ascii="Calibri" w:eastAsia="Times New Roman" w:hAnsi="Calibri" w:cs="Calibri"/>
                <w:color w:val="000000"/>
                <w:lang w:eastAsia="en-AU"/>
              </w:rPr>
            </w:pPr>
            <w:ins w:id="25361" w:author="KIM, Jason" w:date="2019-04-02T13:39:00Z">
              <w:r w:rsidRPr="0056388D">
                <w:rPr>
                  <w:rFonts w:ascii="Calibri" w:eastAsia="Times New Roman" w:hAnsi="Calibri" w:cs="Calibri"/>
                  <w:color w:val="000000"/>
                  <w:lang w:eastAsia="en-AU"/>
                </w:rPr>
                <w:t>Chainage 4904</w:t>
              </w:r>
            </w:ins>
          </w:p>
        </w:tc>
        <w:tc>
          <w:tcPr>
            <w:tcW w:w="764" w:type="pct"/>
            <w:noWrap/>
            <w:hideMark/>
          </w:tcPr>
          <w:p w:rsidR="00110C18" w:rsidRPr="0056388D" w:rsidRDefault="00110C18" w:rsidP="00063728">
            <w:pPr>
              <w:jc w:val="right"/>
              <w:rPr>
                <w:ins w:id="25362" w:author="KIM, Jason" w:date="2019-04-02T13:39:00Z"/>
                <w:rFonts w:ascii="Calibri" w:eastAsia="Times New Roman" w:hAnsi="Calibri" w:cs="Calibri"/>
                <w:color w:val="000000"/>
                <w:lang w:eastAsia="en-AU"/>
              </w:rPr>
            </w:pPr>
            <w:ins w:id="253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64" w:author="KIM, Jason" w:date="2019-04-02T13:39:00Z"/>
        </w:trPr>
        <w:tc>
          <w:tcPr>
            <w:tcW w:w="708" w:type="pct"/>
            <w:vMerge/>
            <w:hideMark/>
          </w:tcPr>
          <w:p w:rsidR="00110C18" w:rsidRPr="0056388D" w:rsidRDefault="00110C18" w:rsidP="00063728">
            <w:pPr>
              <w:rPr>
                <w:ins w:id="253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66" w:author="KIM, Jason" w:date="2019-04-02T13:39:00Z"/>
                <w:rFonts w:ascii="Calibri" w:eastAsia="Times New Roman" w:hAnsi="Calibri" w:cs="Calibri"/>
                <w:color w:val="000000"/>
                <w:lang w:eastAsia="en-AU"/>
              </w:rPr>
            </w:pPr>
            <w:ins w:id="25367"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68" w:author="KIM, Jason" w:date="2019-04-02T13:39:00Z"/>
                <w:rFonts w:ascii="Calibri" w:eastAsia="Times New Roman" w:hAnsi="Calibri" w:cs="Calibri"/>
                <w:color w:val="000000"/>
                <w:lang w:eastAsia="en-AU"/>
              </w:rPr>
            </w:pPr>
            <w:ins w:id="2536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70" w:author="KIM, Jason" w:date="2019-04-02T13:39:00Z"/>
                <w:rFonts w:ascii="Calibri" w:eastAsia="Times New Roman" w:hAnsi="Calibri" w:cs="Calibri"/>
                <w:color w:val="000000"/>
                <w:lang w:eastAsia="en-AU"/>
              </w:rPr>
            </w:pPr>
            <w:ins w:id="25371" w:author="KIM, Jason" w:date="2019-04-02T13:39:00Z">
              <w:r w:rsidRPr="0056388D">
                <w:rPr>
                  <w:rFonts w:ascii="Calibri" w:eastAsia="Times New Roman" w:hAnsi="Calibri" w:cs="Calibri"/>
                  <w:color w:val="000000"/>
                  <w:lang w:eastAsia="en-AU"/>
                </w:rPr>
                <w:t>LLN1343</w:t>
              </w:r>
            </w:ins>
          </w:p>
        </w:tc>
        <w:tc>
          <w:tcPr>
            <w:tcW w:w="933" w:type="pct"/>
            <w:noWrap/>
            <w:hideMark/>
          </w:tcPr>
          <w:p w:rsidR="00110C18" w:rsidRPr="0056388D" w:rsidRDefault="00110C18" w:rsidP="00063728">
            <w:pPr>
              <w:rPr>
                <w:ins w:id="25372" w:author="KIM, Jason" w:date="2019-04-02T13:39:00Z"/>
                <w:rFonts w:ascii="Calibri" w:eastAsia="Times New Roman" w:hAnsi="Calibri" w:cs="Calibri"/>
                <w:color w:val="000000"/>
                <w:lang w:eastAsia="en-AU"/>
              </w:rPr>
            </w:pPr>
            <w:ins w:id="253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74" w:author="KIM, Jason" w:date="2019-04-02T13:39:00Z"/>
                <w:rFonts w:ascii="Calibri" w:eastAsia="Times New Roman" w:hAnsi="Calibri" w:cs="Calibri"/>
                <w:color w:val="000000"/>
                <w:lang w:eastAsia="en-AU"/>
              </w:rPr>
            </w:pPr>
            <w:ins w:id="25375" w:author="KIM, Jason" w:date="2019-04-02T13:39:00Z">
              <w:r w:rsidRPr="0056388D">
                <w:rPr>
                  <w:rFonts w:ascii="Calibri" w:eastAsia="Times New Roman" w:hAnsi="Calibri" w:cs="Calibri"/>
                  <w:color w:val="000000"/>
                  <w:lang w:eastAsia="en-AU"/>
                </w:rPr>
                <w:t>Chainage 4913</w:t>
              </w:r>
            </w:ins>
          </w:p>
        </w:tc>
        <w:tc>
          <w:tcPr>
            <w:tcW w:w="764" w:type="pct"/>
            <w:noWrap/>
            <w:hideMark/>
          </w:tcPr>
          <w:p w:rsidR="00110C18" w:rsidRPr="0056388D" w:rsidRDefault="00110C18" w:rsidP="00063728">
            <w:pPr>
              <w:jc w:val="right"/>
              <w:rPr>
                <w:ins w:id="25376" w:author="KIM, Jason" w:date="2019-04-02T13:39:00Z"/>
                <w:rFonts w:ascii="Calibri" w:eastAsia="Times New Roman" w:hAnsi="Calibri" w:cs="Calibri"/>
                <w:color w:val="000000"/>
                <w:lang w:eastAsia="en-AU"/>
              </w:rPr>
            </w:pPr>
            <w:ins w:id="253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78" w:author="KIM, Jason" w:date="2019-04-02T13:39:00Z"/>
        </w:trPr>
        <w:tc>
          <w:tcPr>
            <w:tcW w:w="708" w:type="pct"/>
            <w:vMerge/>
            <w:hideMark/>
          </w:tcPr>
          <w:p w:rsidR="00110C18" w:rsidRPr="0056388D" w:rsidRDefault="00110C18" w:rsidP="00063728">
            <w:pPr>
              <w:rPr>
                <w:ins w:id="253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80" w:author="KIM, Jason" w:date="2019-04-02T13:39:00Z"/>
                <w:rFonts w:ascii="Calibri" w:eastAsia="Times New Roman" w:hAnsi="Calibri" w:cs="Calibri"/>
                <w:color w:val="000000"/>
                <w:lang w:eastAsia="en-AU"/>
              </w:rPr>
            </w:pPr>
            <w:ins w:id="25381"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82" w:author="KIM, Jason" w:date="2019-04-02T13:39:00Z"/>
                <w:rFonts w:ascii="Calibri" w:eastAsia="Times New Roman" w:hAnsi="Calibri" w:cs="Calibri"/>
                <w:color w:val="000000"/>
                <w:lang w:eastAsia="en-AU"/>
              </w:rPr>
            </w:pPr>
            <w:ins w:id="2538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84" w:author="KIM, Jason" w:date="2019-04-02T13:39:00Z"/>
                <w:rFonts w:ascii="Calibri" w:eastAsia="Times New Roman" w:hAnsi="Calibri" w:cs="Calibri"/>
                <w:color w:val="000000"/>
                <w:lang w:eastAsia="en-AU"/>
              </w:rPr>
            </w:pPr>
            <w:ins w:id="25385" w:author="KIM, Jason" w:date="2019-04-02T13:39:00Z">
              <w:r w:rsidRPr="0056388D">
                <w:rPr>
                  <w:rFonts w:ascii="Calibri" w:eastAsia="Times New Roman" w:hAnsi="Calibri" w:cs="Calibri"/>
                  <w:color w:val="000000"/>
                  <w:lang w:eastAsia="en-AU"/>
                </w:rPr>
                <w:t>LLN1344</w:t>
              </w:r>
            </w:ins>
          </w:p>
        </w:tc>
        <w:tc>
          <w:tcPr>
            <w:tcW w:w="933" w:type="pct"/>
            <w:noWrap/>
            <w:hideMark/>
          </w:tcPr>
          <w:p w:rsidR="00110C18" w:rsidRPr="0056388D" w:rsidRDefault="00110C18" w:rsidP="00063728">
            <w:pPr>
              <w:rPr>
                <w:ins w:id="25386" w:author="KIM, Jason" w:date="2019-04-02T13:39:00Z"/>
                <w:rFonts w:ascii="Calibri" w:eastAsia="Times New Roman" w:hAnsi="Calibri" w:cs="Calibri"/>
                <w:color w:val="000000"/>
                <w:lang w:eastAsia="en-AU"/>
              </w:rPr>
            </w:pPr>
            <w:ins w:id="253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88" w:author="KIM, Jason" w:date="2019-04-02T13:39:00Z"/>
                <w:rFonts w:ascii="Calibri" w:eastAsia="Times New Roman" w:hAnsi="Calibri" w:cs="Calibri"/>
                <w:color w:val="000000"/>
                <w:lang w:eastAsia="en-AU"/>
              </w:rPr>
            </w:pPr>
            <w:ins w:id="25389" w:author="KIM, Jason" w:date="2019-04-02T13:39:00Z">
              <w:r w:rsidRPr="0056388D">
                <w:rPr>
                  <w:rFonts w:ascii="Calibri" w:eastAsia="Times New Roman" w:hAnsi="Calibri" w:cs="Calibri"/>
                  <w:color w:val="000000"/>
                  <w:lang w:eastAsia="en-AU"/>
                </w:rPr>
                <w:t>Chainage 4923</w:t>
              </w:r>
            </w:ins>
          </w:p>
        </w:tc>
        <w:tc>
          <w:tcPr>
            <w:tcW w:w="764" w:type="pct"/>
            <w:noWrap/>
            <w:hideMark/>
          </w:tcPr>
          <w:p w:rsidR="00110C18" w:rsidRPr="0056388D" w:rsidRDefault="00110C18" w:rsidP="00063728">
            <w:pPr>
              <w:jc w:val="right"/>
              <w:rPr>
                <w:ins w:id="25390" w:author="KIM, Jason" w:date="2019-04-02T13:39:00Z"/>
                <w:rFonts w:ascii="Calibri" w:eastAsia="Times New Roman" w:hAnsi="Calibri" w:cs="Calibri"/>
                <w:color w:val="000000"/>
                <w:lang w:eastAsia="en-AU"/>
              </w:rPr>
            </w:pPr>
            <w:ins w:id="253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92" w:author="KIM, Jason" w:date="2019-04-02T13:39:00Z"/>
        </w:trPr>
        <w:tc>
          <w:tcPr>
            <w:tcW w:w="708" w:type="pct"/>
            <w:vMerge/>
            <w:hideMark/>
          </w:tcPr>
          <w:p w:rsidR="00110C18" w:rsidRPr="0056388D" w:rsidRDefault="00110C18" w:rsidP="00063728">
            <w:pPr>
              <w:rPr>
                <w:ins w:id="253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94" w:author="KIM, Jason" w:date="2019-04-02T13:39:00Z"/>
                <w:rFonts w:ascii="Calibri" w:eastAsia="Times New Roman" w:hAnsi="Calibri" w:cs="Calibri"/>
                <w:color w:val="000000"/>
                <w:lang w:eastAsia="en-AU"/>
              </w:rPr>
            </w:pPr>
            <w:ins w:id="25395"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96" w:author="KIM, Jason" w:date="2019-04-02T13:39:00Z"/>
                <w:rFonts w:ascii="Calibri" w:eastAsia="Times New Roman" w:hAnsi="Calibri" w:cs="Calibri"/>
                <w:color w:val="000000"/>
                <w:lang w:eastAsia="en-AU"/>
              </w:rPr>
            </w:pPr>
            <w:ins w:id="2539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98" w:author="KIM, Jason" w:date="2019-04-02T13:39:00Z"/>
                <w:rFonts w:ascii="Calibri" w:eastAsia="Times New Roman" w:hAnsi="Calibri" w:cs="Calibri"/>
                <w:color w:val="000000"/>
                <w:lang w:eastAsia="en-AU"/>
              </w:rPr>
            </w:pPr>
            <w:ins w:id="25399" w:author="KIM, Jason" w:date="2019-04-02T13:39:00Z">
              <w:r w:rsidRPr="0056388D">
                <w:rPr>
                  <w:rFonts w:ascii="Calibri" w:eastAsia="Times New Roman" w:hAnsi="Calibri" w:cs="Calibri"/>
                  <w:color w:val="000000"/>
                  <w:lang w:eastAsia="en-AU"/>
                </w:rPr>
                <w:t>LLN1345</w:t>
              </w:r>
            </w:ins>
          </w:p>
        </w:tc>
        <w:tc>
          <w:tcPr>
            <w:tcW w:w="933" w:type="pct"/>
            <w:noWrap/>
            <w:hideMark/>
          </w:tcPr>
          <w:p w:rsidR="00110C18" w:rsidRPr="0056388D" w:rsidRDefault="00110C18" w:rsidP="00063728">
            <w:pPr>
              <w:rPr>
                <w:ins w:id="25400" w:author="KIM, Jason" w:date="2019-04-02T13:39:00Z"/>
                <w:rFonts w:ascii="Calibri" w:eastAsia="Times New Roman" w:hAnsi="Calibri" w:cs="Calibri"/>
                <w:color w:val="000000"/>
                <w:lang w:eastAsia="en-AU"/>
              </w:rPr>
            </w:pPr>
            <w:ins w:id="254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02" w:author="KIM, Jason" w:date="2019-04-02T13:39:00Z"/>
                <w:rFonts w:ascii="Calibri" w:eastAsia="Times New Roman" w:hAnsi="Calibri" w:cs="Calibri"/>
                <w:color w:val="000000"/>
                <w:lang w:eastAsia="en-AU"/>
              </w:rPr>
            </w:pPr>
            <w:ins w:id="25403" w:author="KIM, Jason" w:date="2019-04-02T13:39:00Z">
              <w:r w:rsidRPr="0056388D">
                <w:rPr>
                  <w:rFonts w:ascii="Calibri" w:eastAsia="Times New Roman" w:hAnsi="Calibri" w:cs="Calibri"/>
                  <w:color w:val="000000"/>
                  <w:lang w:eastAsia="en-AU"/>
                </w:rPr>
                <w:t>Chainage 4932</w:t>
              </w:r>
            </w:ins>
          </w:p>
        </w:tc>
        <w:tc>
          <w:tcPr>
            <w:tcW w:w="764" w:type="pct"/>
            <w:noWrap/>
            <w:hideMark/>
          </w:tcPr>
          <w:p w:rsidR="00110C18" w:rsidRPr="0056388D" w:rsidRDefault="00110C18" w:rsidP="00063728">
            <w:pPr>
              <w:jc w:val="right"/>
              <w:rPr>
                <w:ins w:id="25404" w:author="KIM, Jason" w:date="2019-04-02T13:39:00Z"/>
                <w:rFonts w:ascii="Calibri" w:eastAsia="Times New Roman" w:hAnsi="Calibri" w:cs="Calibri"/>
                <w:color w:val="000000"/>
                <w:lang w:eastAsia="en-AU"/>
              </w:rPr>
            </w:pPr>
            <w:ins w:id="254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06" w:author="KIM, Jason" w:date="2019-04-02T13:39:00Z"/>
        </w:trPr>
        <w:tc>
          <w:tcPr>
            <w:tcW w:w="708" w:type="pct"/>
            <w:vMerge/>
            <w:hideMark/>
          </w:tcPr>
          <w:p w:rsidR="00110C18" w:rsidRPr="0056388D" w:rsidRDefault="00110C18" w:rsidP="00063728">
            <w:pPr>
              <w:rPr>
                <w:ins w:id="254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08" w:author="KIM, Jason" w:date="2019-04-02T13:39:00Z"/>
                <w:rFonts w:ascii="Calibri" w:eastAsia="Times New Roman" w:hAnsi="Calibri" w:cs="Calibri"/>
                <w:color w:val="000000"/>
                <w:lang w:eastAsia="en-AU"/>
              </w:rPr>
            </w:pPr>
            <w:ins w:id="25409"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10" w:author="KIM, Jason" w:date="2019-04-02T13:39:00Z"/>
                <w:rFonts w:ascii="Calibri" w:eastAsia="Times New Roman" w:hAnsi="Calibri" w:cs="Calibri"/>
                <w:color w:val="000000"/>
                <w:lang w:eastAsia="en-AU"/>
              </w:rPr>
            </w:pPr>
            <w:ins w:id="2541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12" w:author="KIM, Jason" w:date="2019-04-02T13:39:00Z"/>
                <w:rFonts w:ascii="Calibri" w:eastAsia="Times New Roman" w:hAnsi="Calibri" w:cs="Calibri"/>
                <w:color w:val="000000"/>
                <w:lang w:eastAsia="en-AU"/>
              </w:rPr>
            </w:pPr>
            <w:ins w:id="25413" w:author="KIM, Jason" w:date="2019-04-02T13:39:00Z">
              <w:r w:rsidRPr="0056388D">
                <w:rPr>
                  <w:rFonts w:ascii="Calibri" w:eastAsia="Times New Roman" w:hAnsi="Calibri" w:cs="Calibri"/>
                  <w:color w:val="000000"/>
                  <w:lang w:eastAsia="en-AU"/>
                </w:rPr>
                <w:t>LLN1346</w:t>
              </w:r>
            </w:ins>
          </w:p>
        </w:tc>
        <w:tc>
          <w:tcPr>
            <w:tcW w:w="933" w:type="pct"/>
            <w:noWrap/>
            <w:hideMark/>
          </w:tcPr>
          <w:p w:rsidR="00110C18" w:rsidRPr="0056388D" w:rsidRDefault="00110C18" w:rsidP="00063728">
            <w:pPr>
              <w:rPr>
                <w:ins w:id="25414" w:author="KIM, Jason" w:date="2019-04-02T13:39:00Z"/>
                <w:rFonts w:ascii="Calibri" w:eastAsia="Times New Roman" w:hAnsi="Calibri" w:cs="Calibri"/>
                <w:color w:val="000000"/>
                <w:lang w:eastAsia="en-AU"/>
              </w:rPr>
            </w:pPr>
            <w:ins w:id="254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16" w:author="KIM, Jason" w:date="2019-04-02T13:39:00Z"/>
                <w:rFonts w:ascii="Calibri" w:eastAsia="Times New Roman" w:hAnsi="Calibri" w:cs="Calibri"/>
                <w:color w:val="000000"/>
                <w:lang w:eastAsia="en-AU"/>
              </w:rPr>
            </w:pPr>
            <w:ins w:id="25417" w:author="KIM, Jason" w:date="2019-04-02T13:39:00Z">
              <w:r w:rsidRPr="0056388D">
                <w:rPr>
                  <w:rFonts w:ascii="Calibri" w:eastAsia="Times New Roman" w:hAnsi="Calibri" w:cs="Calibri"/>
                  <w:color w:val="000000"/>
                  <w:lang w:eastAsia="en-AU"/>
                </w:rPr>
                <w:t>Chainage 4942</w:t>
              </w:r>
            </w:ins>
          </w:p>
        </w:tc>
        <w:tc>
          <w:tcPr>
            <w:tcW w:w="764" w:type="pct"/>
            <w:noWrap/>
            <w:hideMark/>
          </w:tcPr>
          <w:p w:rsidR="00110C18" w:rsidRPr="0056388D" w:rsidRDefault="00110C18" w:rsidP="00063728">
            <w:pPr>
              <w:jc w:val="right"/>
              <w:rPr>
                <w:ins w:id="25418" w:author="KIM, Jason" w:date="2019-04-02T13:39:00Z"/>
                <w:rFonts w:ascii="Calibri" w:eastAsia="Times New Roman" w:hAnsi="Calibri" w:cs="Calibri"/>
                <w:color w:val="000000"/>
                <w:lang w:eastAsia="en-AU"/>
              </w:rPr>
            </w:pPr>
            <w:ins w:id="254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20" w:author="KIM, Jason" w:date="2019-04-02T13:39:00Z"/>
        </w:trPr>
        <w:tc>
          <w:tcPr>
            <w:tcW w:w="708" w:type="pct"/>
            <w:vMerge/>
            <w:hideMark/>
          </w:tcPr>
          <w:p w:rsidR="00110C18" w:rsidRPr="0056388D" w:rsidRDefault="00110C18" w:rsidP="00063728">
            <w:pPr>
              <w:rPr>
                <w:ins w:id="254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22" w:author="KIM, Jason" w:date="2019-04-02T13:39:00Z"/>
                <w:rFonts w:ascii="Calibri" w:eastAsia="Times New Roman" w:hAnsi="Calibri" w:cs="Calibri"/>
                <w:color w:val="000000"/>
                <w:lang w:eastAsia="en-AU"/>
              </w:rPr>
            </w:pPr>
            <w:ins w:id="25423"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24" w:author="KIM, Jason" w:date="2019-04-02T13:39:00Z"/>
                <w:rFonts w:ascii="Calibri" w:eastAsia="Times New Roman" w:hAnsi="Calibri" w:cs="Calibri"/>
                <w:color w:val="000000"/>
                <w:lang w:eastAsia="en-AU"/>
              </w:rPr>
            </w:pPr>
            <w:ins w:id="2542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26" w:author="KIM, Jason" w:date="2019-04-02T13:39:00Z"/>
                <w:rFonts w:ascii="Calibri" w:eastAsia="Times New Roman" w:hAnsi="Calibri" w:cs="Calibri"/>
                <w:color w:val="000000"/>
                <w:lang w:eastAsia="en-AU"/>
              </w:rPr>
            </w:pPr>
            <w:ins w:id="25427" w:author="KIM, Jason" w:date="2019-04-02T13:39:00Z">
              <w:r w:rsidRPr="0056388D">
                <w:rPr>
                  <w:rFonts w:ascii="Calibri" w:eastAsia="Times New Roman" w:hAnsi="Calibri" w:cs="Calibri"/>
                  <w:color w:val="000000"/>
                  <w:lang w:eastAsia="en-AU"/>
                </w:rPr>
                <w:t>LLN1347</w:t>
              </w:r>
            </w:ins>
          </w:p>
        </w:tc>
        <w:tc>
          <w:tcPr>
            <w:tcW w:w="933" w:type="pct"/>
            <w:noWrap/>
            <w:hideMark/>
          </w:tcPr>
          <w:p w:rsidR="00110C18" w:rsidRPr="0056388D" w:rsidRDefault="00110C18" w:rsidP="00063728">
            <w:pPr>
              <w:rPr>
                <w:ins w:id="25428" w:author="KIM, Jason" w:date="2019-04-02T13:39:00Z"/>
                <w:rFonts w:ascii="Calibri" w:eastAsia="Times New Roman" w:hAnsi="Calibri" w:cs="Calibri"/>
                <w:color w:val="000000"/>
                <w:lang w:eastAsia="en-AU"/>
              </w:rPr>
            </w:pPr>
            <w:ins w:id="254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30" w:author="KIM, Jason" w:date="2019-04-02T13:39:00Z"/>
                <w:rFonts w:ascii="Calibri" w:eastAsia="Times New Roman" w:hAnsi="Calibri" w:cs="Calibri"/>
                <w:color w:val="000000"/>
                <w:lang w:eastAsia="en-AU"/>
              </w:rPr>
            </w:pPr>
            <w:ins w:id="25431" w:author="KIM, Jason" w:date="2019-04-02T13:39:00Z">
              <w:r w:rsidRPr="0056388D">
                <w:rPr>
                  <w:rFonts w:ascii="Calibri" w:eastAsia="Times New Roman" w:hAnsi="Calibri" w:cs="Calibri"/>
                  <w:color w:val="000000"/>
                  <w:lang w:eastAsia="en-AU"/>
                </w:rPr>
                <w:t>Chainage 4952</w:t>
              </w:r>
            </w:ins>
          </w:p>
        </w:tc>
        <w:tc>
          <w:tcPr>
            <w:tcW w:w="764" w:type="pct"/>
            <w:noWrap/>
            <w:hideMark/>
          </w:tcPr>
          <w:p w:rsidR="00110C18" w:rsidRPr="0056388D" w:rsidRDefault="00110C18" w:rsidP="00063728">
            <w:pPr>
              <w:jc w:val="right"/>
              <w:rPr>
                <w:ins w:id="25432" w:author="KIM, Jason" w:date="2019-04-02T13:39:00Z"/>
                <w:rFonts w:ascii="Calibri" w:eastAsia="Times New Roman" w:hAnsi="Calibri" w:cs="Calibri"/>
                <w:color w:val="000000"/>
                <w:lang w:eastAsia="en-AU"/>
              </w:rPr>
            </w:pPr>
            <w:ins w:id="25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34" w:author="KIM, Jason" w:date="2019-04-02T13:39:00Z"/>
        </w:trPr>
        <w:tc>
          <w:tcPr>
            <w:tcW w:w="708" w:type="pct"/>
            <w:vMerge/>
            <w:hideMark/>
          </w:tcPr>
          <w:p w:rsidR="00110C18" w:rsidRPr="0056388D" w:rsidRDefault="00110C18" w:rsidP="00063728">
            <w:pPr>
              <w:rPr>
                <w:ins w:id="254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36" w:author="KIM, Jason" w:date="2019-04-02T13:39:00Z"/>
                <w:rFonts w:ascii="Calibri" w:eastAsia="Times New Roman" w:hAnsi="Calibri" w:cs="Calibri"/>
                <w:color w:val="000000"/>
                <w:lang w:eastAsia="en-AU"/>
              </w:rPr>
            </w:pPr>
            <w:ins w:id="25437"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38" w:author="KIM, Jason" w:date="2019-04-02T13:39:00Z"/>
                <w:rFonts w:ascii="Calibri" w:eastAsia="Times New Roman" w:hAnsi="Calibri" w:cs="Calibri"/>
                <w:color w:val="000000"/>
                <w:lang w:eastAsia="en-AU"/>
              </w:rPr>
            </w:pPr>
            <w:ins w:id="2543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40" w:author="KIM, Jason" w:date="2019-04-02T13:39:00Z"/>
                <w:rFonts w:ascii="Calibri" w:eastAsia="Times New Roman" w:hAnsi="Calibri" w:cs="Calibri"/>
                <w:color w:val="000000"/>
                <w:lang w:eastAsia="en-AU"/>
              </w:rPr>
            </w:pPr>
            <w:ins w:id="25441" w:author="KIM, Jason" w:date="2019-04-02T13:39:00Z">
              <w:r w:rsidRPr="0056388D">
                <w:rPr>
                  <w:rFonts w:ascii="Calibri" w:eastAsia="Times New Roman" w:hAnsi="Calibri" w:cs="Calibri"/>
                  <w:color w:val="000000"/>
                  <w:lang w:eastAsia="en-AU"/>
                </w:rPr>
                <w:t>LLN1348</w:t>
              </w:r>
            </w:ins>
          </w:p>
        </w:tc>
        <w:tc>
          <w:tcPr>
            <w:tcW w:w="933" w:type="pct"/>
            <w:noWrap/>
            <w:hideMark/>
          </w:tcPr>
          <w:p w:rsidR="00110C18" w:rsidRPr="0056388D" w:rsidRDefault="00110C18" w:rsidP="00063728">
            <w:pPr>
              <w:rPr>
                <w:ins w:id="25442" w:author="KIM, Jason" w:date="2019-04-02T13:39:00Z"/>
                <w:rFonts w:ascii="Calibri" w:eastAsia="Times New Roman" w:hAnsi="Calibri" w:cs="Calibri"/>
                <w:color w:val="000000"/>
                <w:lang w:eastAsia="en-AU"/>
              </w:rPr>
            </w:pPr>
            <w:ins w:id="254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44" w:author="KIM, Jason" w:date="2019-04-02T13:39:00Z"/>
                <w:rFonts w:ascii="Calibri" w:eastAsia="Times New Roman" w:hAnsi="Calibri" w:cs="Calibri"/>
                <w:color w:val="000000"/>
                <w:lang w:eastAsia="en-AU"/>
              </w:rPr>
            </w:pPr>
            <w:ins w:id="25445" w:author="KIM, Jason" w:date="2019-04-02T13:39:00Z">
              <w:r w:rsidRPr="0056388D">
                <w:rPr>
                  <w:rFonts w:ascii="Calibri" w:eastAsia="Times New Roman" w:hAnsi="Calibri" w:cs="Calibri"/>
                  <w:color w:val="000000"/>
                  <w:lang w:eastAsia="en-AU"/>
                </w:rPr>
                <w:t>Chainage 4961</w:t>
              </w:r>
            </w:ins>
          </w:p>
        </w:tc>
        <w:tc>
          <w:tcPr>
            <w:tcW w:w="764" w:type="pct"/>
            <w:noWrap/>
            <w:hideMark/>
          </w:tcPr>
          <w:p w:rsidR="00110C18" w:rsidRPr="0056388D" w:rsidRDefault="00110C18" w:rsidP="00063728">
            <w:pPr>
              <w:jc w:val="right"/>
              <w:rPr>
                <w:ins w:id="25446" w:author="KIM, Jason" w:date="2019-04-02T13:39:00Z"/>
                <w:rFonts w:ascii="Calibri" w:eastAsia="Times New Roman" w:hAnsi="Calibri" w:cs="Calibri"/>
                <w:color w:val="000000"/>
                <w:lang w:eastAsia="en-AU"/>
              </w:rPr>
            </w:pPr>
            <w:ins w:id="254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48" w:author="KIM, Jason" w:date="2019-04-02T13:39:00Z"/>
        </w:trPr>
        <w:tc>
          <w:tcPr>
            <w:tcW w:w="708" w:type="pct"/>
            <w:vMerge/>
            <w:hideMark/>
          </w:tcPr>
          <w:p w:rsidR="00110C18" w:rsidRPr="0056388D" w:rsidRDefault="00110C18" w:rsidP="00063728">
            <w:pPr>
              <w:rPr>
                <w:ins w:id="254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50" w:author="KIM, Jason" w:date="2019-04-02T13:39:00Z"/>
                <w:rFonts w:ascii="Calibri" w:eastAsia="Times New Roman" w:hAnsi="Calibri" w:cs="Calibri"/>
                <w:color w:val="000000"/>
                <w:lang w:eastAsia="en-AU"/>
              </w:rPr>
            </w:pPr>
            <w:ins w:id="25451"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52" w:author="KIM, Jason" w:date="2019-04-02T13:39:00Z"/>
                <w:rFonts w:ascii="Calibri" w:eastAsia="Times New Roman" w:hAnsi="Calibri" w:cs="Calibri"/>
                <w:color w:val="000000"/>
                <w:lang w:eastAsia="en-AU"/>
              </w:rPr>
            </w:pPr>
            <w:ins w:id="2545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54" w:author="KIM, Jason" w:date="2019-04-02T13:39:00Z"/>
                <w:rFonts w:ascii="Calibri" w:eastAsia="Times New Roman" w:hAnsi="Calibri" w:cs="Calibri"/>
                <w:color w:val="000000"/>
                <w:lang w:eastAsia="en-AU"/>
              </w:rPr>
            </w:pPr>
            <w:ins w:id="25455" w:author="KIM, Jason" w:date="2019-04-02T13:39:00Z">
              <w:r w:rsidRPr="0056388D">
                <w:rPr>
                  <w:rFonts w:ascii="Calibri" w:eastAsia="Times New Roman" w:hAnsi="Calibri" w:cs="Calibri"/>
                  <w:color w:val="000000"/>
                  <w:lang w:eastAsia="en-AU"/>
                </w:rPr>
                <w:t>LLN1349</w:t>
              </w:r>
            </w:ins>
          </w:p>
        </w:tc>
        <w:tc>
          <w:tcPr>
            <w:tcW w:w="933" w:type="pct"/>
            <w:noWrap/>
            <w:hideMark/>
          </w:tcPr>
          <w:p w:rsidR="00110C18" w:rsidRPr="0056388D" w:rsidRDefault="00110C18" w:rsidP="00063728">
            <w:pPr>
              <w:rPr>
                <w:ins w:id="25456" w:author="KIM, Jason" w:date="2019-04-02T13:39:00Z"/>
                <w:rFonts w:ascii="Calibri" w:eastAsia="Times New Roman" w:hAnsi="Calibri" w:cs="Calibri"/>
                <w:color w:val="000000"/>
                <w:lang w:eastAsia="en-AU"/>
              </w:rPr>
            </w:pPr>
            <w:ins w:id="254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58" w:author="KIM, Jason" w:date="2019-04-02T13:39:00Z"/>
                <w:rFonts w:ascii="Calibri" w:eastAsia="Times New Roman" w:hAnsi="Calibri" w:cs="Calibri"/>
                <w:color w:val="000000"/>
                <w:lang w:eastAsia="en-AU"/>
              </w:rPr>
            </w:pPr>
            <w:ins w:id="25459" w:author="KIM, Jason" w:date="2019-04-02T13:39:00Z">
              <w:r w:rsidRPr="0056388D">
                <w:rPr>
                  <w:rFonts w:ascii="Calibri" w:eastAsia="Times New Roman" w:hAnsi="Calibri" w:cs="Calibri"/>
                  <w:color w:val="000000"/>
                  <w:lang w:eastAsia="en-AU"/>
                </w:rPr>
                <w:t>Chainage 4971</w:t>
              </w:r>
            </w:ins>
          </w:p>
        </w:tc>
        <w:tc>
          <w:tcPr>
            <w:tcW w:w="764" w:type="pct"/>
            <w:noWrap/>
            <w:hideMark/>
          </w:tcPr>
          <w:p w:rsidR="00110C18" w:rsidRPr="0056388D" w:rsidRDefault="00110C18" w:rsidP="00063728">
            <w:pPr>
              <w:jc w:val="right"/>
              <w:rPr>
                <w:ins w:id="25460" w:author="KIM, Jason" w:date="2019-04-02T13:39:00Z"/>
                <w:rFonts w:ascii="Calibri" w:eastAsia="Times New Roman" w:hAnsi="Calibri" w:cs="Calibri"/>
                <w:color w:val="000000"/>
                <w:lang w:eastAsia="en-AU"/>
              </w:rPr>
            </w:pPr>
            <w:ins w:id="254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62" w:author="KIM, Jason" w:date="2019-04-02T13:39:00Z"/>
        </w:trPr>
        <w:tc>
          <w:tcPr>
            <w:tcW w:w="708" w:type="pct"/>
            <w:vMerge/>
            <w:hideMark/>
          </w:tcPr>
          <w:p w:rsidR="00110C18" w:rsidRPr="0056388D" w:rsidRDefault="00110C18" w:rsidP="00063728">
            <w:pPr>
              <w:rPr>
                <w:ins w:id="254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64" w:author="KIM, Jason" w:date="2019-04-02T13:39:00Z"/>
                <w:rFonts w:ascii="Calibri" w:eastAsia="Times New Roman" w:hAnsi="Calibri" w:cs="Calibri"/>
                <w:color w:val="000000"/>
                <w:lang w:eastAsia="en-AU"/>
              </w:rPr>
            </w:pPr>
            <w:ins w:id="25465"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66" w:author="KIM, Jason" w:date="2019-04-02T13:39:00Z"/>
                <w:rFonts w:ascii="Calibri" w:eastAsia="Times New Roman" w:hAnsi="Calibri" w:cs="Calibri"/>
                <w:color w:val="000000"/>
                <w:lang w:eastAsia="en-AU"/>
              </w:rPr>
            </w:pPr>
            <w:ins w:id="2546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68" w:author="KIM, Jason" w:date="2019-04-02T13:39:00Z"/>
                <w:rFonts w:ascii="Calibri" w:eastAsia="Times New Roman" w:hAnsi="Calibri" w:cs="Calibri"/>
                <w:color w:val="000000"/>
                <w:lang w:eastAsia="en-AU"/>
              </w:rPr>
            </w:pPr>
            <w:ins w:id="25469" w:author="KIM, Jason" w:date="2019-04-02T13:39:00Z">
              <w:r w:rsidRPr="0056388D">
                <w:rPr>
                  <w:rFonts w:ascii="Calibri" w:eastAsia="Times New Roman" w:hAnsi="Calibri" w:cs="Calibri"/>
                  <w:color w:val="000000"/>
                  <w:lang w:eastAsia="en-AU"/>
                </w:rPr>
                <w:t>LLN1350</w:t>
              </w:r>
            </w:ins>
          </w:p>
        </w:tc>
        <w:tc>
          <w:tcPr>
            <w:tcW w:w="933" w:type="pct"/>
            <w:noWrap/>
            <w:hideMark/>
          </w:tcPr>
          <w:p w:rsidR="00110C18" w:rsidRPr="0056388D" w:rsidRDefault="00110C18" w:rsidP="00063728">
            <w:pPr>
              <w:rPr>
                <w:ins w:id="25470" w:author="KIM, Jason" w:date="2019-04-02T13:39:00Z"/>
                <w:rFonts w:ascii="Calibri" w:eastAsia="Times New Roman" w:hAnsi="Calibri" w:cs="Calibri"/>
                <w:color w:val="000000"/>
                <w:lang w:eastAsia="en-AU"/>
              </w:rPr>
            </w:pPr>
            <w:ins w:id="254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72" w:author="KIM, Jason" w:date="2019-04-02T13:39:00Z"/>
                <w:rFonts w:ascii="Calibri" w:eastAsia="Times New Roman" w:hAnsi="Calibri" w:cs="Calibri"/>
                <w:color w:val="000000"/>
                <w:lang w:eastAsia="en-AU"/>
              </w:rPr>
            </w:pPr>
            <w:ins w:id="25473" w:author="KIM, Jason" w:date="2019-04-02T13:39:00Z">
              <w:r w:rsidRPr="0056388D">
                <w:rPr>
                  <w:rFonts w:ascii="Calibri" w:eastAsia="Times New Roman" w:hAnsi="Calibri" w:cs="Calibri"/>
                  <w:color w:val="000000"/>
                  <w:lang w:eastAsia="en-AU"/>
                </w:rPr>
                <w:t>Chainage 4981</w:t>
              </w:r>
            </w:ins>
          </w:p>
        </w:tc>
        <w:tc>
          <w:tcPr>
            <w:tcW w:w="764" w:type="pct"/>
            <w:noWrap/>
            <w:hideMark/>
          </w:tcPr>
          <w:p w:rsidR="00110C18" w:rsidRPr="0056388D" w:rsidRDefault="00110C18" w:rsidP="00063728">
            <w:pPr>
              <w:jc w:val="right"/>
              <w:rPr>
                <w:ins w:id="25474" w:author="KIM, Jason" w:date="2019-04-02T13:39:00Z"/>
                <w:rFonts w:ascii="Calibri" w:eastAsia="Times New Roman" w:hAnsi="Calibri" w:cs="Calibri"/>
                <w:color w:val="000000"/>
                <w:lang w:eastAsia="en-AU"/>
              </w:rPr>
            </w:pPr>
            <w:ins w:id="254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76" w:author="KIM, Jason" w:date="2019-04-02T13:39:00Z"/>
        </w:trPr>
        <w:tc>
          <w:tcPr>
            <w:tcW w:w="708" w:type="pct"/>
            <w:vMerge/>
            <w:hideMark/>
          </w:tcPr>
          <w:p w:rsidR="00110C18" w:rsidRPr="0056388D" w:rsidRDefault="00110C18" w:rsidP="00063728">
            <w:pPr>
              <w:rPr>
                <w:ins w:id="254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78" w:author="KIM, Jason" w:date="2019-04-02T13:39:00Z"/>
                <w:rFonts w:ascii="Calibri" w:eastAsia="Times New Roman" w:hAnsi="Calibri" w:cs="Calibri"/>
                <w:color w:val="000000"/>
                <w:lang w:eastAsia="en-AU"/>
              </w:rPr>
            </w:pPr>
            <w:ins w:id="25479"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80" w:author="KIM, Jason" w:date="2019-04-02T13:39:00Z"/>
                <w:rFonts w:ascii="Calibri" w:eastAsia="Times New Roman" w:hAnsi="Calibri" w:cs="Calibri"/>
                <w:color w:val="000000"/>
                <w:lang w:eastAsia="en-AU"/>
              </w:rPr>
            </w:pPr>
            <w:ins w:id="2548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82" w:author="KIM, Jason" w:date="2019-04-02T13:39:00Z"/>
                <w:rFonts w:ascii="Calibri" w:eastAsia="Times New Roman" w:hAnsi="Calibri" w:cs="Calibri"/>
                <w:color w:val="000000"/>
                <w:lang w:eastAsia="en-AU"/>
              </w:rPr>
            </w:pPr>
            <w:ins w:id="25483" w:author="KIM, Jason" w:date="2019-04-02T13:39:00Z">
              <w:r w:rsidRPr="0056388D">
                <w:rPr>
                  <w:rFonts w:ascii="Calibri" w:eastAsia="Times New Roman" w:hAnsi="Calibri" w:cs="Calibri"/>
                  <w:color w:val="000000"/>
                  <w:lang w:eastAsia="en-AU"/>
                </w:rPr>
                <w:t>LLN1351</w:t>
              </w:r>
            </w:ins>
          </w:p>
        </w:tc>
        <w:tc>
          <w:tcPr>
            <w:tcW w:w="933" w:type="pct"/>
            <w:noWrap/>
            <w:hideMark/>
          </w:tcPr>
          <w:p w:rsidR="00110C18" w:rsidRPr="0056388D" w:rsidRDefault="00110C18" w:rsidP="00063728">
            <w:pPr>
              <w:rPr>
                <w:ins w:id="25484" w:author="KIM, Jason" w:date="2019-04-02T13:39:00Z"/>
                <w:rFonts w:ascii="Calibri" w:eastAsia="Times New Roman" w:hAnsi="Calibri" w:cs="Calibri"/>
                <w:color w:val="000000"/>
                <w:lang w:eastAsia="en-AU"/>
              </w:rPr>
            </w:pPr>
            <w:ins w:id="254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86" w:author="KIM, Jason" w:date="2019-04-02T13:39:00Z"/>
                <w:rFonts w:ascii="Calibri" w:eastAsia="Times New Roman" w:hAnsi="Calibri" w:cs="Calibri"/>
                <w:color w:val="000000"/>
                <w:lang w:eastAsia="en-AU"/>
              </w:rPr>
            </w:pPr>
            <w:ins w:id="25487" w:author="KIM, Jason" w:date="2019-04-02T13:39:00Z">
              <w:r w:rsidRPr="0056388D">
                <w:rPr>
                  <w:rFonts w:ascii="Calibri" w:eastAsia="Times New Roman" w:hAnsi="Calibri" w:cs="Calibri"/>
                  <w:color w:val="000000"/>
                  <w:lang w:eastAsia="en-AU"/>
                </w:rPr>
                <w:t>Chainage 4990</w:t>
              </w:r>
            </w:ins>
          </w:p>
        </w:tc>
        <w:tc>
          <w:tcPr>
            <w:tcW w:w="764" w:type="pct"/>
            <w:noWrap/>
            <w:hideMark/>
          </w:tcPr>
          <w:p w:rsidR="00110C18" w:rsidRPr="0056388D" w:rsidRDefault="00110C18" w:rsidP="00063728">
            <w:pPr>
              <w:jc w:val="right"/>
              <w:rPr>
                <w:ins w:id="25488" w:author="KIM, Jason" w:date="2019-04-02T13:39:00Z"/>
                <w:rFonts w:ascii="Calibri" w:eastAsia="Times New Roman" w:hAnsi="Calibri" w:cs="Calibri"/>
                <w:color w:val="000000"/>
                <w:lang w:eastAsia="en-AU"/>
              </w:rPr>
            </w:pPr>
            <w:ins w:id="25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90" w:author="KIM, Jason" w:date="2019-04-02T13:39:00Z"/>
        </w:trPr>
        <w:tc>
          <w:tcPr>
            <w:tcW w:w="708" w:type="pct"/>
            <w:vMerge/>
            <w:hideMark/>
          </w:tcPr>
          <w:p w:rsidR="00110C18" w:rsidRPr="0056388D" w:rsidRDefault="00110C18" w:rsidP="00063728">
            <w:pPr>
              <w:rPr>
                <w:ins w:id="254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92" w:author="KIM, Jason" w:date="2019-04-02T13:39:00Z"/>
                <w:rFonts w:ascii="Calibri" w:eastAsia="Times New Roman" w:hAnsi="Calibri" w:cs="Calibri"/>
                <w:color w:val="000000"/>
                <w:lang w:eastAsia="en-AU"/>
              </w:rPr>
            </w:pPr>
            <w:ins w:id="25493"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94" w:author="KIM, Jason" w:date="2019-04-02T13:39:00Z"/>
                <w:rFonts w:ascii="Calibri" w:eastAsia="Times New Roman" w:hAnsi="Calibri" w:cs="Calibri"/>
                <w:color w:val="000000"/>
                <w:lang w:eastAsia="en-AU"/>
              </w:rPr>
            </w:pPr>
            <w:ins w:id="2549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96" w:author="KIM, Jason" w:date="2019-04-02T13:39:00Z"/>
                <w:rFonts w:ascii="Calibri" w:eastAsia="Times New Roman" w:hAnsi="Calibri" w:cs="Calibri"/>
                <w:color w:val="000000"/>
                <w:lang w:eastAsia="en-AU"/>
              </w:rPr>
            </w:pPr>
            <w:ins w:id="25497" w:author="KIM, Jason" w:date="2019-04-02T13:39:00Z">
              <w:r w:rsidRPr="0056388D">
                <w:rPr>
                  <w:rFonts w:ascii="Calibri" w:eastAsia="Times New Roman" w:hAnsi="Calibri" w:cs="Calibri"/>
                  <w:color w:val="000000"/>
                  <w:lang w:eastAsia="en-AU"/>
                </w:rPr>
                <w:t>LLN1352</w:t>
              </w:r>
            </w:ins>
          </w:p>
        </w:tc>
        <w:tc>
          <w:tcPr>
            <w:tcW w:w="933" w:type="pct"/>
            <w:noWrap/>
            <w:hideMark/>
          </w:tcPr>
          <w:p w:rsidR="00110C18" w:rsidRPr="0056388D" w:rsidRDefault="00110C18" w:rsidP="00063728">
            <w:pPr>
              <w:rPr>
                <w:ins w:id="25498" w:author="KIM, Jason" w:date="2019-04-02T13:39:00Z"/>
                <w:rFonts w:ascii="Calibri" w:eastAsia="Times New Roman" w:hAnsi="Calibri" w:cs="Calibri"/>
                <w:color w:val="000000"/>
                <w:lang w:eastAsia="en-AU"/>
              </w:rPr>
            </w:pPr>
            <w:ins w:id="254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00" w:author="KIM, Jason" w:date="2019-04-02T13:39:00Z"/>
                <w:rFonts w:ascii="Calibri" w:eastAsia="Times New Roman" w:hAnsi="Calibri" w:cs="Calibri"/>
                <w:color w:val="000000"/>
                <w:lang w:eastAsia="en-AU"/>
              </w:rPr>
            </w:pPr>
            <w:ins w:id="25501" w:author="KIM, Jason" w:date="2019-04-02T13:39:00Z">
              <w:r w:rsidRPr="0056388D">
                <w:rPr>
                  <w:rFonts w:ascii="Calibri" w:eastAsia="Times New Roman" w:hAnsi="Calibri" w:cs="Calibri"/>
                  <w:color w:val="000000"/>
                  <w:lang w:eastAsia="en-AU"/>
                </w:rPr>
                <w:t>Chainage 5000</w:t>
              </w:r>
            </w:ins>
          </w:p>
        </w:tc>
        <w:tc>
          <w:tcPr>
            <w:tcW w:w="764" w:type="pct"/>
            <w:noWrap/>
            <w:hideMark/>
          </w:tcPr>
          <w:p w:rsidR="00110C18" w:rsidRPr="0056388D" w:rsidRDefault="00110C18" w:rsidP="00063728">
            <w:pPr>
              <w:jc w:val="right"/>
              <w:rPr>
                <w:ins w:id="25502" w:author="KIM, Jason" w:date="2019-04-02T13:39:00Z"/>
                <w:rFonts w:ascii="Calibri" w:eastAsia="Times New Roman" w:hAnsi="Calibri" w:cs="Calibri"/>
                <w:color w:val="000000"/>
                <w:lang w:eastAsia="en-AU"/>
              </w:rPr>
            </w:pPr>
            <w:ins w:id="25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04" w:author="KIM, Jason" w:date="2019-04-02T13:39:00Z"/>
        </w:trPr>
        <w:tc>
          <w:tcPr>
            <w:tcW w:w="708" w:type="pct"/>
            <w:vMerge w:val="restart"/>
            <w:noWrap/>
            <w:hideMark/>
          </w:tcPr>
          <w:p w:rsidR="00110C18" w:rsidRPr="0056388D" w:rsidRDefault="00110C18" w:rsidP="00063728">
            <w:pPr>
              <w:rPr>
                <w:ins w:id="25505" w:author="KIM, Jason" w:date="2019-04-02T13:39:00Z"/>
                <w:rFonts w:ascii="Calibri" w:eastAsia="Times New Roman" w:hAnsi="Calibri" w:cs="Calibri"/>
                <w:color w:val="000000"/>
                <w:lang w:eastAsia="en-AU"/>
              </w:rPr>
            </w:pPr>
            <w:ins w:id="25506" w:author="KIM, Jason" w:date="2019-04-02T13:39:00Z">
              <w:r w:rsidRPr="0056388D">
                <w:rPr>
                  <w:rFonts w:ascii="Calibri" w:eastAsia="Times New Roman" w:hAnsi="Calibri" w:cs="Calibri"/>
                  <w:color w:val="000000"/>
                  <w:lang w:eastAsia="en-AU"/>
                </w:rPr>
                <w:t>LLE34K61</w:t>
              </w:r>
            </w:ins>
          </w:p>
        </w:tc>
        <w:tc>
          <w:tcPr>
            <w:tcW w:w="605" w:type="pct"/>
            <w:noWrap/>
            <w:hideMark/>
          </w:tcPr>
          <w:p w:rsidR="00110C18" w:rsidRPr="0056388D" w:rsidRDefault="00110C18" w:rsidP="00063728">
            <w:pPr>
              <w:rPr>
                <w:ins w:id="25507" w:author="KIM, Jason" w:date="2019-04-02T13:39:00Z"/>
                <w:rFonts w:ascii="Calibri" w:eastAsia="Times New Roman" w:hAnsi="Calibri" w:cs="Calibri"/>
                <w:color w:val="000000"/>
                <w:lang w:eastAsia="en-AU"/>
              </w:rPr>
            </w:pPr>
            <w:ins w:id="25508"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09" w:author="KIM, Jason" w:date="2019-04-02T13:39:00Z"/>
                <w:rFonts w:ascii="Calibri" w:eastAsia="Times New Roman" w:hAnsi="Calibri" w:cs="Calibri"/>
                <w:color w:val="000000"/>
                <w:lang w:eastAsia="en-AU"/>
              </w:rPr>
            </w:pPr>
            <w:ins w:id="2551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11" w:author="KIM, Jason" w:date="2019-04-02T13:39:00Z"/>
                <w:rFonts w:ascii="Calibri" w:eastAsia="Times New Roman" w:hAnsi="Calibri" w:cs="Calibri"/>
                <w:color w:val="000000"/>
                <w:lang w:eastAsia="en-AU"/>
              </w:rPr>
            </w:pPr>
            <w:ins w:id="25512" w:author="KIM, Jason" w:date="2019-04-02T13:39:00Z">
              <w:r w:rsidRPr="0056388D">
                <w:rPr>
                  <w:rFonts w:ascii="Calibri" w:eastAsia="Times New Roman" w:hAnsi="Calibri" w:cs="Calibri"/>
                  <w:color w:val="000000"/>
                  <w:lang w:eastAsia="en-AU"/>
                </w:rPr>
                <w:t>LLN1331</w:t>
              </w:r>
            </w:ins>
          </w:p>
        </w:tc>
        <w:tc>
          <w:tcPr>
            <w:tcW w:w="933" w:type="pct"/>
            <w:noWrap/>
            <w:hideMark/>
          </w:tcPr>
          <w:p w:rsidR="00110C18" w:rsidRPr="0056388D" w:rsidRDefault="00110C18" w:rsidP="00063728">
            <w:pPr>
              <w:rPr>
                <w:ins w:id="25513" w:author="KIM, Jason" w:date="2019-04-02T13:39:00Z"/>
                <w:rFonts w:ascii="Calibri" w:eastAsia="Times New Roman" w:hAnsi="Calibri" w:cs="Calibri"/>
                <w:color w:val="000000"/>
                <w:lang w:eastAsia="en-AU"/>
              </w:rPr>
            </w:pPr>
            <w:ins w:id="255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15" w:author="KIM, Jason" w:date="2019-04-02T13:39:00Z"/>
                <w:rFonts w:ascii="Calibri" w:eastAsia="Times New Roman" w:hAnsi="Calibri" w:cs="Calibri"/>
                <w:color w:val="000000"/>
                <w:lang w:eastAsia="en-AU"/>
              </w:rPr>
            </w:pPr>
            <w:ins w:id="25516" w:author="KIM, Jason" w:date="2019-04-02T13:39:00Z">
              <w:r w:rsidRPr="0056388D">
                <w:rPr>
                  <w:rFonts w:ascii="Calibri" w:eastAsia="Times New Roman" w:hAnsi="Calibri" w:cs="Calibri"/>
                  <w:color w:val="000000"/>
                  <w:lang w:eastAsia="en-AU"/>
                </w:rPr>
                <w:t>Chainage 4784</w:t>
              </w:r>
            </w:ins>
          </w:p>
        </w:tc>
        <w:tc>
          <w:tcPr>
            <w:tcW w:w="764" w:type="pct"/>
            <w:noWrap/>
            <w:hideMark/>
          </w:tcPr>
          <w:p w:rsidR="00110C18" w:rsidRPr="0056388D" w:rsidRDefault="00110C18" w:rsidP="00063728">
            <w:pPr>
              <w:jc w:val="right"/>
              <w:rPr>
                <w:ins w:id="25517" w:author="KIM, Jason" w:date="2019-04-02T13:39:00Z"/>
                <w:rFonts w:ascii="Calibri" w:eastAsia="Times New Roman" w:hAnsi="Calibri" w:cs="Calibri"/>
                <w:color w:val="000000"/>
                <w:lang w:eastAsia="en-AU"/>
              </w:rPr>
            </w:pPr>
            <w:ins w:id="255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19" w:author="KIM, Jason" w:date="2019-04-02T13:39:00Z"/>
        </w:trPr>
        <w:tc>
          <w:tcPr>
            <w:tcW w:w="708" w:type="pct"/>
            <w:vMerge/>
            <w:hideMark/>
          </w:tcPr>
          <w:p w:rsidR="00110C18" w:rsidRPr="0056388D" w:rsidRDefault="00110C18" w:rsidP="00063728">
            <w:pPr>
              <w:rPr>
                <w:ins w:id="255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21" w:author="KIM, Jason" w:date="2019-04-02T13:39:00Z"/>
                <w:rFonts w:ascii="Calibri" w:eastAsia="Times New Roman" w:hAnsi="Calibri" w:cs="Calibri"/>
                <w:color w:val="000000"/>
                <w:lang w:eastAsia="en-AU"/>
              </w:rPr>
            </w:pPr>
            <w:ins w:id="25522"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23" w:author="KIM, Jason" w:date="2019-04-02T13:39:00Z"/>
                <w:rFonts w:ascii="Calibri" w:eastAsia="Times New Roman" w:hAnsi="Calibri" w:cs="Calibri"/>
                <w:color w:val="000000"/>
                <w:lang w:eastAsia="en-AU"/>
              </w:rPr>
            </w:pPr>
            <w:ins w:id="2552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25" w:author="KIM, Jason" w:date="2019-04-02T13:39:00Z"/>
                <w:rFonts w:ascii="Calibri" w:eastAsia="Times New Roman" w:hAnsi="Calibri" w:cs="Calibri"/>
                <w:color w:val="000000"/>
                <w:lang w:eastAsia="en-AU"/>
              </w:rPr>
            </w:pPr>
            <w:ins w:id="25526" w:author="KIM, Jason" w:date="2019-04-02T13:39:00Z">
              <w:r w:rsidRPr="0056388D">
                <w:rPr>
                  <w:rFonts w:ascii="Calibri" w:eastAsia="Times New Roman" w:hAnsi="Calibri" w:cs="Calibri"/>
                  <w:color w:val="000000"/>
                  <w:lang w:eastAsia="en-AU"/>
                </w:rPr>
                <w:t>LLN1332</w:t>
              </w:r>
            </w:ins>
          </w:p>
        </w:tc>
        <w:tc>
          <w:tcPr>
            <w:tcW w:w="933" w:type="pct"/>
            <w:noWrap/>
            <w:hideMark/>
          </w:tcPr>
          <w:p w:rsidR="00110C18" w:rsidRPr="0056388D" w:rsidRDefault="00110C18" w:rsidP="00063728">
            <w:pPr>
              <w:rPr>
                <w:ins w:id="25527" w:author="KIM, Jason" w:date="2019-04-02T13:39:00Z"/>
                <w:rFonts w:ascii="Calibri" w:eastAsia="Times New Roman" w:hAnsi="Calibri" w:cs="Calibri"/>
                <w:color w:val="000000"/>
                <w:lang w:eastAsia="en-AU"/>
              </w:rPr>
            </w:pPr>
            <w:ins w:id="255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29" w:author="KIM, Jason" w:date="2019-04-02T13:39:00Z"/>
                <w:rFonts w:ascii="Calibri" w:eastAsia="Times New Roman" w:hAnsi="Calibri" w:cs="Calibri"/>
                <w:color w:val="000000"/>
                <w:lang w:eastAsia="en-AU"/>
              </w:rPr>
            </w:pPr>
            <w:ins w:id="25530" w:author="KIM, Jason" w:date="2019-04-02T13:39:00Z">
              <w:r w:rsidRPr="0056388D">
                <w:rPr>
                  <w:rFonts w:ascii="Calibri" w:eastAsia="Times New Roman" w:hAnsi="Calibri" w:cs="Calibri"/>
                  <w:color w:val="000000"/>
                  <w:lang w:eastAsia="en-AU"/>
                </w:rPr>
                <w:t>Chainage 4793</w:t>
              </w:r>
            </w:ins>
          </w:p>
        </w:tc>
        <w:tc>
          <w:tcPr>
            <w:tcW w:w="764" w:type="pct"/>
            <w:noWrap/>
            <w:hideMark/>
          </w:tcPr>
          <w:p w:rsidR="00110C18" w:rsidRPr="0056388D" w:rsidRDefault="00110C18" w:rsidP="00063728">
            <w:pPr>
              <w:jc w:val="right"/>
              <w:rPr>
                <w:ins w:id="25531" w:author="KIM, Jason" w:date="2019-04-02T13:39:00Z"/>
                <w:rFonts w:ascii="Calibri" w:eastAsia="Times New Roman" w:hAnsi="Calibri" w:cs="Calibri"/>
                <w:color w:val="000000"/>
                <w:lang w:eastAsia="en-AU"/>
              </w:rPr>
            </w:pPr>
            <w:ins w:id="255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33" w:author="KIM, Jason" w:date="2019-04-02T13:39:00Z"/>
        </w:trPr>
        <w:tc>
          <w:tcPr>
            <w:tcW w:w="708" w:type="pct"/>
            <w:vMerge/>
            <w:hideMark/>
          </w:tcPr>
          <w:p w:rsidR="00110C18" w:rsidRPr="0056388D" w:rsidRDefault="00110C18" w:rsidP="00063728">
            <w:pPr>
              <w:rPr>
                <w:ins w:id="255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35" w:author="KIM, Jason" w:date="2019-04-02T13:39:00Z"/>
                <w:rFonts w:ascii="Calibri" w:eastAsia="Times New Roman" w:hAnsi="Calibri" w:cs="Calibri"/>
                <w:color w:val="000000"/>
                <w:lang w:eastAsia="en-AU"/>
              </w:rPr>
            </w:pPr>
            <w:ins w:id="25536"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37" w:author="KIM, Jason" w:date="2019-04-02T13:39:00Z"/>
                <w:rFonts w:ascii="Calibri" w:eastAsia="Times New Roman" w:hAnsi="Calibri" w:cs="Calibri"/>
                <w:color w:val="000000"/>
                <w:lang w:eastAsia="en-AU"/>
              </w:rPr>
            </w:pPr>
            <w:ins w:id="2553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39" w:author="KIM, Jason" w:date="2019-04-02T13:39:00Z"/>
                <w:rFonts w:ascii="Calibri" w:eastAsia="Times New Roman" w:hAnsi="Calibri" w:cs="Calibri"/>
                <w:color w:val="000000"/>
                <w:lang w:eastAsia="en-AU"/>
              </w:rPr>
            </w:pPr>
            <w:ins w:id="25540" w:author="KIM, Jason" w:date="2019-04-02T13:39:00Z">
              <w:r w:rsidRPr="0056388D">
                <w:rPr>
                  <w:rFonts w:ascii="Calibri" w:eastAsia="Times New Roman" w:hAnsi="Calibri" w:cs="Calibri"/>
                  <w:color w:val="000000"/>
                  <w:lang w:eastAsia="en-AU"/>
                </w:rPr>
                <w:t>LLN1333</w:t>
              </w:r>
            </w:ins>
          </w:p>
        </w:tc>
        <w:tc>
          <w:tcPr>
            <w:tcW w:w="933" w:type="pct"/>
            <w:noWrap/>
            <w:hideMark/>
          </w:tcPr>
          <w:p w:rsidR="00110C18" w:rsidRPr="0056388D" w:rsidRDefault="00110C18" w:rsidP="00063728">
            <w:pPr>
              <w:rPr>
                <w:ins w:id="25541" w:author="KIM, Jason" w:date="2019-04-02T13:39:00Z"/>
                <w:rFonts w:ascii="Calibri" w:eastAsia="Times New Roman" w:hAnsi="Calibri" w:cs="Calibri"/>
                <w:color w:val="000000"/>
                <w:lang w:eastAsia="en-AU"/>
              </w:rPr>
            </w:pPr>
            <w:ins w:id="255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43" w:author="KIM, Jason" w:date="2019-04-02T13:39:00Z"/>
                <w:rFonts w:ascii="Calibri" w:eastAsia="Times New Roman" w:hAnsi="Calibri" w:cs="Calibri"/>
                <w:color w:val="000000"/>
                <w:lang w:eastAsia="en-AU"/>
              </w:rPr>
            </w:pPr>
            <w:ins w:id="25544" w:author="KIM, Jason" w:date="2019-04-02T13:39:00Z">
              <w:r w:rsidRPr="0056388D">
                <w:rPr>
                  <w:rFonts w:ascii="Calibri" w:eastAsia="Times New Roman" w:hAnsi="Calibri" w:cs="Calibri"/>
                  <w:color w:val="000000"/>
                  <w:lang w:eastAsia="en-AU"/>
                </w:rPr>
                <w:t>Chainage 4803</w:t>
              </w:r>
            </w:ins>
          </w:p>
        </w:tc>
        <w:tc>
          <w:tcPr>
            <w:tcW w:w="764" w:type="pct"/>
            <w:noWrap/>
            <w:hideMark/>
          </w:tcPr>
          <w:p w:rsidR="00110C18" w:rsidRPr="0056388D" w:rsidRDefault="00110C18" w:rsidP="00063728">
            <w:pPr>
              <w:jc w:val="right"/>
              <w:rPr>
                <w:ins w:id="25545" w:author="KIM, Jason" w:date="2019-04-02T13:39:00Z"/>
                <w:rFonts w:ascii="Calibri" w:eastAsia="Times New Roman" w:hAnsi="Calibri" w:cs="Calibri"/>
                <w:color w:val="000000"/>
                <w:lang w:eastAsia="en-AU"/>
              </w:rPr>
            </w:pPr>
            <w:ins w:id="255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47" w:author="KIM, Jason" w:date="2019-04-02T13:39:00Z"/>
        </w:trPr>
        <w:tc>
          <w:tcPr>
            <w:tcW w:w="708" w:type="pct"/>
            <w:vMerge/>
            <w:hideMark/>
          </w:tcPr>
          <w:p w:rsidR="00110C18" w:rsidRPr="0056388D" w:rsidRDefault="00110C18" w:rsidP="00063728">
            <w:pPr>
              <w:rPr>
                <w:ins w:id="255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49" w:author="KIM, Jason" w:date="2019-04-02T13:39:00Z"/>
                <w:rFonts w:ascii="Calibri" w:eastAsia="Times New Roman" w:hAnsi="Calibri" w:cs="Calibri"/>
                <w:color w:val="000000"/>
                <w:lang w:eastAsia="en-AU"/>
              </w:rPr>
            </w:pPr>
            <w:ins w:id="25550"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51" w:author="KIM, Jason" w:date="2019-04-02T13:39:00Z"/>
                <w:rFonts w:ascii="Calibri" w:eastAsia="Times New Roman" w:hAnsi="Calibri" w:cs="Calibri"/>
                <w:color w:val="000000"/>
                <w:lang w:eastAsia="en-AU"/>
              </w:rPr>
            </w:pPr>
            <w:ins w:id="2555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53" w:author="KIM, Jason" w:date="2019-04-02T13:39:00Z"/>
                <w:rFonts w:ascii="Calibri" w:eastAsia="Times New Roman" w:hAnsi="Calibri" w:cs="Calibri"/>
                <w:color w:val="000000"/>
                <w:lang w:eastAsia="en-AU"/>
              </w:rPr>
            </w:pPr>
            <w:ins w:id="25554" w:author="KIM, Jason" w:date="2019-04-02T13:39:00Z">
              <w:r w:rsidRPr="0056388D">
                <w:rPr>
                  <w:rFonts w:ascii="Calibri" w:eastAsia="Times New Roman" w:hAnsi="Calibri" w:cs="Calibri"/>
                  <w:color w:val="000000"/>
                  <w:lang w:eastAsia="en-AU"/>
                </w:rPr>
                <w:t>LLN1334</w:t>
              </w:r>
            </w:ins>
          </w:p>
        </w:tc>
        <w:tc>
          <w:tcPr>
            <w:tcW w:w="933" w:type="pct"/>
            <w:noWrap/>
            <w:hideMark/>
          </w:tcPr>
          <w:p w:rsidR="00110C18" w:rsidRPr="0056388D" w:rsidRDefault="00110C18" w:rsidP="00063728">
            <w:pPr>
              <w:rPr>
                <w:ins w:id="25555" w:author="KIM, Jason" w:date="2019-04-02T13:39:00Z"/>
                <w:rFonts w:ascii="Calibri" w:eastAsia="Times New Roman" w:hAnsi="Calibri" w:cs="Calibri"/>
                <w:color w:val="000000"/>
                <w:lang w:eastAsia="en-AU"/>
              </w:rPr>
            </w:pPr>
            <w:ins w:id="255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57" w:author="KIM, Jason" w:date="2019-04-02T13:39:00Z"/>
                <w:rFonts w:ascii="Calibri" w:eastAsia="Times New Roman" w:hAnsi="Calibri" w:cs="Calibri"/>
                <w:color w:val="000000"/>
                <w:lang w:eastAsia="en-AU"/>
              </w:rPr>
            </w:pPr>
            <w:ins w:id="25558" w:author="KIM, Jason" w:date="2019-04-02T13:39:00Z">
              <w:r w:rsidRPr="0056388D">
                <w:rPr>
                  <w:rFonts w:ascii="Calibri" w:eastAsia="Times New Roman" w:hAnsi="Calibri" w:cs="Calibri"/>
                  <w:color w:val="000000"/>
                  <w:lang w:eastAsia="en-AU"/>
                </w:rPr>
                <w:t>Chainage 4813</w:t>
              </w:r>
            </w:ins>
          </w:p>
        </w:tc>
        <w:tc>
          <w:tcPr>
            <w:tcW w:w="764" w:type="pct"/>
            <w:noWrap/>
            <w:hideMark/>
          </w:tcPr>
          <w:p w:rsidR="00110C18" w:rsidRPr="0056388D" w:rsidRDefault="00110C18" w:rsidP="00063728">
            <w:pPr>
              <w:jc w:val="right"/>
              <w:rPr>
                <w:ins w:id="25559" w:author="KIM, Jason" w:date="2019-04-02T13:39:00Z"/>
                <w:rFonts w:ascii="Calibri" w:eastAsia="Times New Roman" w:hAnsi="Calibri" w:cs="Calibri"/>
                <w:color w:val="000000"/>
                <w:lang w:eastAsia="en-AU"/>
              </w:rPr>
            </w:pPr>
            <w:ins w:id="255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61" w:author="KIM, Jason" w:date="2019-04-02T13:39:00Z"/>
        </w:trPr>
        <w:tc>
          <w:tcPr>
            <w:tcW w:w="708" w:type="pct"/>
            <w:vMerge/>
            <w:hideMark/>
          </w:tcPr>
          <w:p w:rsidR="00110C18" w:rsidRPr="0056388D" w:rsidRDefault="00110C18" w:rsidP="00063728">
            <w:pPr>
              <w:rPr>
                <w:ins w:id="255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63" w:author="KIM, Jason" w:date="2019-04-02T13:39:00Z"/>
                <w:rFonts w:ascii="Calibri" w:eastAsia="Times New Roman" w:hAnsi="Calibri" w:cs="Calibri"/>
                <w:color w:val="000000"/>
                <w:lang w:eastAsia="en-AU"/>
              </w:rPr>
            </w:pPr>
            <w:ins w:id="25564"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65" w:author="KIM, Jason" w:date="2019-04-02T13:39:00Z"/>
                <w:rFonts w:ascii="Calibri" w:eastAsia="Times New Roman" w:hAnsi="Calibri" w:cs="Calibri"/>
                <w:color w:val="000000"/>
                <w:lang w:eastAsia="en-AU"/>
              </w:rPr>
            </w:pPr>
            <w:ins w:id="2556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67" w:author="KIM, Jason" w:date="2019-04-02T13:39:00Z"/>
                <w:rFonts w:ascii="Calibri" w:eastAsia="Times New Roman" w:hAnsi="Calibri" w:cs="Calibri"/>
                <w:color w:val="000000"/>
                <w:lang w:eastAsia="en-AU"/>
              </w:rPr>
            </w:pPr>
            <w:ins w:id="25568" w:author="KIM, Jason" w:date="2019-04-02T13:39:00Z">
              <w:r w:rsidRPr="0056388D">
                <w:rPr>
                  <w:rFonts w:ascii="Calibri" w:eastAsia="Times New Roman" w:hAnsi="Calibri" w:cs="Calibri"/>
                  <w:color w:val="000000"/>
                  <w:lang w:eastAsia="en-AU"/>
                </w:rPr>
                <w:t>LLN1335</w:t>
              </w:r>
            </w:ins>
          </w:p>
        </w:tc>
        <w:tc>
          <w:tcPr>
            <w:tcW w:w="933" w:type="pct"/>
            <w:noWrap/>
            <w:hideMark/>
          </w:tcPr>
          <w:p w:rsidR="00110C18" w:rsidRPr="0056388D" w:rsidRDefault="00110C18" w:rsidP="00063728">
            <w:pPr>
              <w:rPr>
                <w:ins w:id="25569" w:author="KIM, Jason" w:date="2019-04-02T13:39:00Z"/>
                <w:rFonts w:ascii="Calibri" w:eastAsia="Times New Roman" w:hAnsi="Calibri" w:cs="Calibri"/>
                <w:color w:val="000000"/>
                <w:lang w:eastAsia="en-AU"/>
              </w:rPr>
            </w:pPr>
            <w:ins w:id="255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71" w:author="KIM, Jason" w:date="2019-04-02T13:39:00Z"/>
                <w:rFonts w:ascii="Calibri" w:eastAsia="Times New Roman" w:hAnsi="Calibri" w:cs="Calibri"/>
                <w:color w:val="000000"/>
                <w:lang w:eastAsia="en-AU"/>
              </w:rPr>
            </w:pPr>
            <w:ins w:id="25572" w:author="KIM, Jason" w:date="2019-04-02T13:39:00Z">
              <w:r w:rsidRPr="0056388D">
                <w:rPr>
                  <w:rFonts w:ascii="Calibri" w:eastAsia="Times New Roman" w:hAnsi="Calibri" w:cs="Calibri"/>
                  <w:color w:val="000000"/>
                  <w:lang w:eastAsia="en-AU"/>
                </w:rPr>
                <w:t>Chainage 4822</w:t>
              </w:r>
            </w:ins>
          </w:p>
        </w:tc>
        <w:tc>
          <w:tcPr>
            <w:tcW w:w="764" w:type="pct"/>
            <w:noWrap/>
            <w:hideMark/>
          </w:tcPr>
          <w:p w:rsidR="00110C18" w:rsidRPr="0056388D" w:rsidRDefault="00110C18" w:rsidP="00063728">
            <w:pPr>
              <w:jc w:val="right"/>
              <w:rPr>
                <w:ins w:id="25573" w:author="KIM, Jason" w:date="2019-04-02T13:39:00Z"/>
                <w:rFonts w:ascii="Calibri" w:eastAsia="Times New Roman" w:hAnsi="Calibri" w:cs="Calibri"/>
                <w:color w:val="000000"/>
                <w:lang w:eastAsia="en-AU"/>
              </w:rPr>
            </w:pPr>
            <w:ins w:id="255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75" w:author="KIM, Jason" w:date="2019-04-02T13:39:00Z"/>
        </w:trPr>
        <w:tc>
          <w:tcPr>
            <w:tcW w:w="708" w:type="pct"/>
            <w:vMerge/>
            <w:hideMark/>
          </w:tcPr>
          <w:p w:rsidR="00110C18" w:rsidRPr="0056388D" w:rsidRDefault="00110C18" w:rsidP="00063728">
            <w:pPr>
              <w:rPr>
                <w:ins w:id="255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77" w:author="KIM, Jason" w:date="2019-04-02T13:39:00Z"/>
                <w:rFonts w:ascii="Calibri" w:eastAsia="Times New Roman" w:hAnsi="Calibri" w:cs="Calibri"/>
                <w:color w:val="000000"/>
                <w:lang w:eastAsia="en-AU"/>
              </w:rPr>
            </w:pPr>
            <w:ins w:id="25578"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79" w:author="KIM, Jason" w:date="2019-04-02T13:39:00Z"/>
                <w:rFonts w:ascii="Calibri" w:eastAsia="Times New Roman" w:hAnsi="Calibri" w:cs="Calibri"/>
                <w:color w:val="000000"/>
                <w:lang w:eastAsia="en-AU"/>
              </w:rPr>
            </w:pPr>
            <w:ins w:id="2558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81" w:author="KIM, Jason" w:date="2019-04-02T13:39:00Z"/>
                <w:rFonts w:ascii="Calibri" w:eastAsia="Times New Roman" w:hAnsi="Calibri" w:cs="Calibri"/>
                <w:color w:val="000000"/>
                <w:lang w:eastAsia="en-AU"/>
              </w:rPr>
            </w:pPr>
            <w:ins w:id="25582" w:author="KIM, Jason" w:date="2019-04-02T13:39:00Z">
              <w:r w:rsidRPr="0056388D">
                <w:rPr>
                  <w:rFonts w:ascii="Calibri" w:eastAsia="Times New Roman" w:hAnsi="Calibri" w:cs="Calibri"/>
                  <w:color w:val="000000"/>
                  <w:lang w:eastAsia="en-AU"/>
                </w:rPr>
                <w:t>LLN1336</w:t>
              </w:r>
            </w:ins>
          </w:p>
        </w:tc>
        <w:tc>
          <w:tcPr>
            <w:tcW w:w="933" w:type="pct"/>
            <w:noWrap/>
            <w:hideMark/>
          </w:tcPr>
          <w:p w:rsidR="00110C18" w:rsidRPr="0056388D" w:rsidRDefault="00110C18" w:rsidP="00063728">
            <w:pPr>
              <w:rPr>
                <w:ins w:id="25583" w:author="KIM, Jason" w:date="2019-04-02T13:39:00Z"/>
                <w:rFonts w:ascii="Calibri" w:eastAsia="Times New Roman" w:hAnsi="Calibri" w:cs="Calibri"/>
                <w:color w:val="000000"/>
                <w:lang w:eastAsia="en-AU"/>
              </w:rPr>
            </w:pPr>
            <w:ins w:id="255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85" w:author="KIM, Jason" w:date="2019-04-02T13:39:00Z"/>
                <w:rFonts w:ascii="Calibri" w:eastAsia="Times New Roman" w:hAnsi="Calibri" w:cs="Calibri"/>
                <w:color w:val="000000"/>
                <w:lang w:eastAsia="en-AU"/>
              </w:rPr>
            </w:pPr>
            <w:ins w:id="25586" w:author="KIM, Jason" w:date="2019-04-02T13:39:00Z">
              <w:r w:rsidRPr="0056388D">
                <w:rPr>
                  <w:rFonts w:ascii="Calibri" w:eastAsia="Times New Roman" w:hAnsi="Calibri" w:cs="Calibri"/>
                  <w:color w:val="000000"/>
                  <w:lang w:eastAsia="en-AU"/>
                </w:rPr>
                <w:t>Chainage 4832</w:t>
              </w:r>
            </w:ins>
          </w:p>
        </w:tc>
        <w:tc>
          <w:tcPr>
            <w:tcW w:w="764" w:type="pct"/>
            <w:noWrap/>
            <w:hideMark/>
          </w:tcPr>
          <w:p w:rsidR="00110C18" w:rsidRPr="0056388D" w:rsidRDefault="00110C18" w:rsidP="00063728">
            <w:pPr>
              <w:jc w:val="right"/>
              <w:rPr>
                <w:ins w:id="25587" w:author="KIM, Jason" w:date="2019-04-02T13:39:00Z"/>
                <w:rFonts w:ascii="Calibri" w:eastAsia="Times New Roman" w:hAnsi="Calibri" w:cs="Calibri"/>
                <w:color w:val="000000"/>
                <w:lang w:eastAsia="en-AU"/>
              </w:rPr>
            </w:pPr>
            <w:ins w:id="255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89" w:author="KIM, Jason" w:date="2019-04-02T13:39:00Z"/>
        </w:trPr>
        <w:tc>
          <w:tcPr>
            <w:tcW w:w="708" w:type="pct"/>
            <w:vMerge/>
            <w:hideMark/>
          </w:tcPr>
          <w:p w:rsidR="00110C18" w:rsidRPr="0056388D" w:rsidRDefault="00110C18" w:rsidP="00063728">
            <w:pPr>
              <w:rPr>
                <w:ins w:id="255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91" w:author="KIM, Jason" w:date="2019-04-02T13:39:00Z"/>
                <w:rFonts w:ascii="Calibri" w:eastAsia="Times New Roman" w:hAnsi="Calibri" w:cs="Calibri"/>
                <w:color w:val="000000"/>
                <w:lang w:eastAsia="en-AU"/>
              </w:rPr>
            </w:pPr>
            <w:ins w:id="25592"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93" w:author="KIM, Jason" w:date="2019-04-02T13:39:00Z"/>
                <w:rFonts w:ascii="Calibri" w:eastAsia="Times New Roman" w:hAnsi="Calibri" w:cs="Calibri"/>
                <w:color w:val="000000"/>
                <w:lang w:eastAsia="en-AU"/>
              </w:rPr>
            </w:pPr>
            <w:ins w:id="2559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95" w:author="KIM, Jason" w:date="2019-04-02T13:39:00Z"/>
                <w:rFonts w:ascii="Calibri" w:eastAsia="Times New Roman" w:hAnsi="Calibri" w:cs="Calibri"/>
                <w:color w:val="000000"/>
                <w:lang w:eastAsia="en-AU"/>
              </w:rPr>
            </w:pPr>
            <w:ins w:id="25596" w:author="KIM, Jason" w:date="2019-04-02T13:39:00Z">
              <w:r w:rsidRPr="0056388D">
                <w:rPr>
                  <w:rFonts w:ascii="Calibri" w:eastAsia="Times New Roman" w:hAnsi="Calibri" w:cs="Calibri"/>
                  <w:color w:val="000000"/>
                  <w:lang w:eastAsia="en-AU"/>
                </w:rPr>
                <w:t>LLN1337</w:t>
              </w:r>
            </w:ins>
          </w:p>
        </w:tc>
        <w:tc>
          <w:tcPr>
            <w:tcW w:w="933" w:type="pct"/>
            <w:noWrap/>
            <w:hideMark/>
          </w:tcPr>
          <w:p w:rsidR="00110C18" w:rsidRPr="0056388D" w:rsidRDefault="00110C18" w:rsidP="00063728">
            <w:pPr>
              <w:rPr>
                <w:ins w:id="25597" w:author="KIM, Jason" w:date="2019-04-02T13:39:00Z"/>
                <w:rFonts w:ascii="Calibri" w:eastAsia="Times New Roman" w:hAnsi="Calibri" w:cs="Calibri"/>
                <w:color w:val="000000"/>
                <w:lang w:eastAsia="en-AU"/>
              </w:rPr>
            </w:pPr>
            <w:ins w:id="255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99" w:author="KIM, Jason" w:date="2019-04-02T13:39:00Z"/>
                <w:rFonts w:ascii="Calibri" w:eastAsia="Times New Roman" w:hAnsi="Calibri" w:cs="Calibri"/>
                <w:color w:val="000000"/>
                <w:lang w:eastAsia="en-AU"/>
              </w:rPr>
            </w:pPr>
            <w:ins w:id="25600" w:author="KIM, Jason" w:date="2019-04-02T13:39:00Z">
              <w:r w:rsidRPr="0056388D">
                <w:rPr>
                  <w:rFonts w:ascii="Calibri" w:eastAsia="Times New Roman" w:hAnsi="Calibri" w:cs="Calibri"/>
                  <w:color w:val="000000"/>
                  <w:lang w:eastAsia="en-AU"/>
                </w:rPr>
                <w:t>Chainage 4842</w:t>
              </w:r>
            </w:ins>
          </w:p>
        </w:tc>
        <w:tc>
          <w:tcPr>
            <w:tcW w:w="764" w:type="pct"/>
            <w:noWrap/>
            <w:hideMark/>
          </w:tcPr>
          <w:p w:rsidR="00110C18" w:rsidRPr="0056388D" w:rsidRDefault="00110C18" w:rsidP="00063728">
            <w:pPr>
              <w:jc w:val="right"/>
              <w:rPr>
                <w:ins w:id="25601" w:author="KIM, Jason" w:date="2019-04-02T13:39:00Z"/>
                <w:rFonts w:ascii="Calibri" w:eastAsia="Times New Roman" w:hAnsi="Calibri" w:cs="Calibri"/>
                <w:color w:val="000000"/>
                <w:lang w:eastAsia="en-AU"/>
              </w:rPr>
            </w:pPr>
            <w:ins w:id="256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03" w:author="KIM, Jason" w:date="2019-04-02T13:39:00Z"/>
        </w:trPr>
        <w:tc>
          <w:tcPr>
            <w:tcW w:w="708" w:type="pct"/>
            <w:vMerge/>
            <w:hideMark/>
          </w:tcPr>
          <w:p w:rsidR="00110C18" w:rsidRPr="0056388D" w:rsidRDefault="00110C18" w:rsidP="00063728">
            <w:pPr>
              <w:rPr>
                <w:ins w:id="256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05" w:author="KIM, Jason" w:date="2019-04-02T13:39:00Z"/>
                <w:rFonts w:ascii="Calibri" w:eastAsia="Times New Roman" w:hAnsi="Calibri" w:cs="Calibri"/>
                <w:color w:val="000000"/>
                <w:lang w:eastAsia="en-AU"/>
              </w:rPr>
            </w:pPr>
            <w:ins w:id="25606"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07" w:author="KIM, Jason" w:date="2019-04-02T13:39:00Z"/>
                <w:rFonts w:ascii="Calibri" w:eastAsia="Times New Roman" w:hAnsi="Calibri" w:cs="Calibri"/>
                <w:color w:val="000000"/>
                <w:lang w:eastAsia="en-AU"/>
              </w:rPr>
            </w:pPr>
            <w:ins w:id="2560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09" w:author="KIM, Jason" w:date="2019-04-02T13:39:00Z"/>
                <w:rFonts w:ascii="Calibri" w:eastAsia="Times New Roman" w:hAnsi="Calibri" w:cs="Calibri"/>
                <w:color w:val="000000"/>
                <w:lang w:eastAsia="en-AU"/>
              </w:rPr>
            </w:pPr>
            <w:ins w:id="25610" w:author="KIM, Jason" w:date="2019-04-02T13:39:00Z">
              <w:r w:rsidRPr="0056388D">
                <w:rPr>
                  <w:rFonts w:ascii="Calibri" w:eastAsia="Times New Roman" w:hAnsi="Calibri" w:cs="Calibri"/>
                  <w:color w:val="000000"/>
                  <w:lang w:eastAsia="en-AU"/>
                </w:rPr>
                <w:t>LLN1338</w:t>
              </w:r>
            </w:ins>
          </w:p>
        </w:tc>
        <w:tc>
          <w:tcPr>
            <w:tcW w:w="933" w:type="pct"/>
            <w:noWrap/>
            <w:hideMark/>
          </w:tcPr>
          <w:p w:rsidR="00110C18" w:rsidRPr="0056388D" w:rsidRDefault="00110C18" w:rsidP="00063728">
            <w:pPr>
              <w:rPr>
                <w:ins w:id="25611" w:author="KIM, Jason" w:date="2019-04-02T13:39:00Z"/>
                <w:rFonts w:ascii="Calibri" w:eastAsia="Times New Roman" w:hAnsi="Calibri" w:cs="Calibri"/>
                <w:color w:val="000000"/>
                <w:lang w:eastAsia="en-AU"/>
              </w:rPr>
            </w:pPr>
            <w:ins w:id="256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13" w:author="KIM, Jason" w:date="2019-04-02T13:39:00Z"/>
                <w:rFonts w:ascii="Calibri" w:eastAsia="Times New Roman" w:hAnsi="Calibri" w:cs="Calibri"/>
                <w:color w:val="000000"/>
                <w:lang w:eastAsia="en-AU"/>
              </w:rPr>
            </w:pPr>
            <w:ins w:id="25614" w:author="KIM, Jason" w:date="2019-04-02T13:39:00Z">
              <w:r w:rsidRPr="0056388D">
                <w:rPr>
                  <w:rFonts w:ascii="Calibri" w:eastAsia="Times New Roman" w:hAnsi="Calibri" w:cs="Calibri"/>
                  <w:color w:val="000000"/>
                  <w:lang w:eastAsia="en-AU"/>
                </w:rPr>
                <w:t>Chainage 4851</w:t>
              </w:r>
            </w:ins>
          </w:p>
        </w:tc>
        <w:tc>
          <w:tcPr>
            <w:tcW w:w="764" w:type="pct"/>
            <w:noWrap/>
            <w:hideMark/>
          </w:tcPr>
          <w:p w:rsidR="00110C18" w:rsidRPr="0056388D" w:rsidRDefault="00110C18" w:rsidP="00063728">
            <w:pPr>
              <w:jc w:val="right"/>
              <w:rPr>
                <w:ins w:id="25615" w:author="KIM, Jason" w:date="2019-04-02T13:39:00Z"/>
                <w:rFonts w:ascii="Calibri" w:eastAsia="Times New Roman" w:hAnsi="Calibri" w:cs="Calibri"/>
                <w:color w:val="000000"/>
                <w:lang w:eastAsia="en-AU"/>
              </w:rPr>
            </w:pPr>
            <w:ins w:id="256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17" w:author="KIM, Jason" w:date="2019-04-02T13:39:00Z"/>
        </w:trPr>
        <w:tc>
          <w:tcPr>
            <w:tcW w:w="708" w:type="pct"/>
            <w:vMerge/>
            <w:hideMark/>
          </w:tcPr>
          <w:p w:rsidR="00110C18" w:rsidRPr="0056388D" w:rsidRDefault="00110C18" w:rsidP="00063728">
            <w:pPr>
              <w:rPr>
                <w:ins w:id="256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19" w:author="KIM, Jason" w:date="2019-04-02T13:39:00Z"/>
                <w:rFonts w:ascii="Calibri" w:eastAsia="Times New Roman" w:hAnsi="Calibri" w:cs="Calibri"/>
                <w:color w:val="000000"/>
                <w:lang w:eastAsia="en-AU"/>
              </w:rPr>
            </w:pPr>
            <w:ins w:id="25620"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21" w:author="KIM, Jason" w:date="2019-04-02T13:39:00Z"/>
                <w:rFonts w:ascii="Calibri" w:eastAsia="Times New Roman" w:hAnsi="Calibri" w:cs="Calibri"/>
                <w:color w:val="000000"/>
                <w:lang w:eastAsia="en-AU"/>
              </w:rPr>
            </w:pPr>
            <w:ins w:id="2562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23" w:author="KIM, Jason" w:date="2019-04-02T13:39:00Z"/>
                <w:rFonts w:ascii="Calibri" w:eastAsia="Times New Roman" w:hAnsi="Calibri" w:cs="Calibri"/>
                <w:color w:val="000000"/>
                <w:lang w:eastAsia="en-AU"/>
              </w:rPr>
            </w:pPr>
            <w:ins w:id="25624" w:author="KIM, Jason" w:date="2019-04-02T13:39:00Z">
              <w:r w:rsidRPr="0056388D">
                <w:rPr>
                  <w:rFonts w:ascii="Calibri" w:eastAsia="Times New Roman" w:hAnsi="Calibri" w:cs="Calibri"/>
                  <w:color w:val="000000"/>
                  <w:lang w:eastAsia="en-AU"/>
                </w:rPr>
                <w:t>LLN1339</w:t>
              </w:r>
            </w:ins>
          </w:p>
        </w:tc>
        <w:tc>
          <w:tcPr>
            <w:tcW w:w="933" w:type="pct"/>
            <w:noWrap/>
            <w:hideMark/>
          </w:tcPr>
          <w:p w:rsidR="00110C18" w:rsidRPr="0056388D" w:rsidRDefault="00110C18" w:rsidP="00063728">
            <w:pPr>
              <w:rPr>
                <w:ins w:id="25625" w:author="KIM, Jason" w:date="2019-04-02T13:39:00Z"/>
                <w:rFonts w:ascii="Calibri" w:eastAsia="Times New Roman" w:hAnsi="Calibri" w:cs="Calibri"/>
                <w:color w:val="000000"/>
                <w:lang w:eastAsia="en-AU"/>
              </w:rPr>
            </w:pPr>
            <w:ins w:id="256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27" w:author="KIM, Jason" w:date="2019-04-02T13:39:00Z"/>
                <w:rFonts w:ascii="Calibri" w:eastAsia="Times New Roman" w:hAnsi="Calibri" w:cs="Calibri"/>
                <w:color w:val="000000"/>
                <w:lang w:eastAsia="en-AU"/>
              </w:rPr>
            </w:pPr>
            <w:ins w:id="25628" w:author="KIM, Jason" w:date="2019-04-02T13:39:00Z">
              <w:r w:rsidRPr="0056388D">
                <w:rPr>
                  <w:rFonts w:ascii="Calibri" w:eastAsia="Times New Roman" w:hAnsi="Calibri" w:cs="Calibri"/>
                  <w:color w:val="000000"/>
                  <w:lang w:eastAsia="en-AU"/>
                </w:rPr>
                <w:t>Chainage 4861</w:t>
              </w:r>
            </w:ins>
          </w:p>
        </w:tc>
        <w:tc>
          <w:tcPr>
            <w:tcW w:w="764" w:type="pct"/>
            <w:noWrap/>
            <w:hideMark/>
          </w:tcPr>
          <w:p w:rsidR="00110C18" w:rsidRPr="0056388D" w:rsidRDefault="00110C18" w:rsidP="00063728">
            <w:pPr>
              <w:jc w:val="right"/>
              <w:rPr>
                <w:ins w:id="25629" w:author="KIM, Jason" w:date="2019-04-02T13:39:00Z"/>
                <w:rFonts w:ascii="Calibri" w:eastAsia="Times New Roman" w:hAnsi="Calibri" w:cs="Calibri"/>
                <w:color w:val="000000"/>
                <w:lang w:eastAsia="en-AU"/>
              </w:rPr>
            </w:pPr>
            <w:ins w:id="256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31" w:author="KIM, Jason" w:date="2019-04-02T13:39:00Z"/>
        </w:trPr>
        <w:tc>
          <w:tcPr>
            <w:tcW w:w="708" w:type="pct"/>
            <w:vMerge/>
            <w:hideMark/>
          </w:tcPr>
          <w:p w:rsidR="00110C18" w:rsidRPr="0056388D" w:rsidRDefault="00110C18" w:rsidP="00063728">
            <w:pPr>
              <w:rPr>
                <w:ins w:id="256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33" w:author="KIM, Jason" w:date="2019-04-02T13:39:00Z"/>
                <w:rFonts w:ascii="Calibri" w:eastAsia="Times New Roman" w:hAnsi="Calibri" w:cs="Calibri"/>
                <w:color w:val="000000"/>
                <w:lang w:eastAsia="en-AU"/>
              </w:rPr>
            </w:pPr>
            <w:ins w:id="25634"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35" w:author="KIM, Jason" w:date="2019-04-02T13:39:00Z"/>
                <w:rFonts w:ascii="Calibri" w:eastAsia="Times New Roman" w:hAnsi="Calibri" w:cs="Calibri"/>
                <w:color w:val="000000"/>
                <w:lang w:eastAsia="en-AU"/>
              </w:rPr>
            </w:pPr>
            <w:ins w:id="2563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37" w:author="KIM, Jason" w:date="2019-04-02T13:39:00Z"/>
                <w:rFonts w:ascii="Calibri" w:eastAsia="Times New Roman" w:hAnsi="Calibri" w:cs="Calibri"/>
                <w:color w:val="000000"/>
                <w:lang w:eastAsia="en-AU"/>
              </w:rPr>
            </w:pPr>
            <w:ins w:id="25638" w:author="KIM, Jason" w:date="2019-04-02T13:39:00Z">
              <w:r w:rsidRPr="0056388D">
                <w:rPr>
                  <w:rFonts w:ascii="Calibri" w:eastAsia="Times New Roman" w:hAnsi="Calibri" w:cs="Calibri"/>
                  <w:color w:val="000000"/>
                  <w:lang w:eastAsia="en-AU"/>
                </w:rPr>
                <w:t>LLN1340</w:t>
              </w:r>
            </w:ins>
          </w:p>
        </w:tc>
        <w:tc>
          <w:tcPr>
            <w:tcW w:w="933" w:type="pct"/>
            <w:noWrap/>
            <w:hideMark/>
          </w:tcPr>
          <w:p w:rsidR="00110C18" w:rsidRPr="0056388D" w:rsidRDefault="00110C18" w:rsidP="00063728">
            <w:pPr>
              <w:rPr>
                <w:ins w:id="25639" w:author="KIM, Jason" w:date="2019-04-02T13:39:00Z"/>
                <w:rFonts w:ascii="Calibri" w:eastAsia="Times New Roman" w:hAnsi="Calibri" w:cs="Calibri"/>
                <w:color w:val="000000"/>
                <w:lang w:eastAsia="en-AU"/>
              </w:rPr>
            </w:pPr>
            <w:ins w:id="256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41" w:author="KIM, Jason" w:date="2019-04-02T13:39:00Z"/>
                <w:rFonts w:ascii="Calibri" w:eastAsia="Times New Roman" w:hAnsi="Calibri" w:cs="Calibri"/>
                <w:color w:val="000000"/>
                <w:lang w:eastAsia="en-AU"/>
              </w:rPr>
            </w:pPr>
            <w:ins w:id="25642" w:author="KIM, Jason" w:date="2019-04-02T13:39:00Z">
              <w:r w:rsidRPr="0056388D">
                <w:rPr>
                  <w:rFonts w:ascii="Calibri" w:eastAsia="Times New Roman" w:hAnsi="Calibri" w:cs="Calibri"/>
                  <w:color w:val="000000"/>
                  <w:lang w:eastAsia="en-AU"/>
                </w:rPr>
                <w:t>Chainage 4871</w:t>
              </w:r>
            </w:ins>
          </w:p>
        </w:tc>
        <w:tc>
          <w:tcPr>
            <w:tcW w:w="764" w:type="pct"/>
            <w:noWrap/>
            <w:hideMark/>
          </w:tcPr>
          <w:p w:rsidR="00110C18" w:rsidRPr="0056388D" w:rsidRDefault="00110C18" w:rsidP="00063728">
            <w:pPr>
              <w:jc w:val="right"/>
              <w:rPr>
                <w:ins w:id="25643" w:author="KIM, Jason" w:date="2019-04-02T13:39:00Z"/>
                <w:rFonts w:ascii="Calibri" w:eastAsia="Times New Roman" w:hAnsi="Calibri" w:cs="Calibri"/>
                <w:color w:val="000000"/>
                <w:lang w:eastAsia="en-AU"/>
              </w:rPr>
            </w:pPr>
            <w:ins w:id="25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45" w:author="KIM, Jason" w:date="2019-04-02T13:39:00Z"/>
        </w:trPr>
        <w:tc>
          <w:tcPr>
            <w:tcW w:w="708" w:type="pct"/>
            <w:vMerge/>
            <w:hideMark/>
          </w:tcPr>
          <w:p w:rsidR="00110C18" w:rsidRPr="0056388D" w:rsidRDefault="00110C18" w:rsidP="00063728">
            <w:pPr>
              <w:rPr>
                <w:ins w:id="256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47" w:author="KIM, Jason" w:date="2019-04-02T13:39:00Z"/>
                <w:rFonts w:ascii="Calibri" w:eastAsia="Times New Roman" w:hAnsi="Calibri" w:cs="Calibri"/>
                <w:color w:val="000000"/>
                <w:lang w:eastAsia="en-AU"/>
              </w:rPr>
            </w:pPr>
            <w:ins w:id="25648"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49" w:author="KIM, Jason" w:date="2019-04-02T13:39:00Z"/>
                <w:rFonts w:ascii="Calibri" w:eastAsia="Times New Roman" w:hAnsi="Calibri" w:cs="Calibri"/>
                <w:color w:val="000000"/>
                <w:lang w:eastAsia="en-AU"/>
              </w:rPr>
            </w:pPr>
            <w:ins w:id="2565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51" w:author="KIM, Jason" w:date="2019-04-02T13:39:00Z"/>
                <w:rFonts w:ascii="Calibri" w:eastAsia="Times New Roman" w:hAnsi="Calibri" w:cs="Calibri"/>
                <w:color w:val="000000"/>
                <w:lang w:eastAsia="en-AU"/>
              </w:rPr>
            </w:pPr>
            <w:ins w:id="25652" w:author="KIM, Jason" w:date="2019-04-02T13:39:00Z">
              <w:r w:rsidRPr="0056388D">
                <w:rPr>
                  <w:rFonts w:ascii="Calibri" w:eastAsia="Times New Roman" w:hAnsi="Calibri" w:cs="Calibri"/>
                  <w:color w:val="000000"/>
                  <w:lang w:eastAsia="en-AU"/>
                </w:rPr>
                <w:t>LLN1341</w:t>
              </w:r>
            </w:ins>
          </w:p>
        </w:tc>
        <w:tc>
          <w:tcPr>
            <w:tcW w:w="933" w:type="pct"/>
            <w:noWrap/>
            <w:hideMark/>
          </w:tcPr>
          <w:p w:rsidR="00110C18" w:rsidRPr="0056388D" w:rsidRDefault="00110C18" w:rsidP="00063728">
            <w:pPr>
              <w:rPr>
                <w:ins w:id="25653" w:author="KIM, Jason" w:date="2019-04-02T13:39:00Z"/>
                <w:rFonts w:ascii="Calibri" w:eastAsia="Times New Roman" w:hAnsi="Calibri" w:cs="Calibri"/>
                <w:color w:val="000000"/>
                <w:lang w:eastAsia="en-AU"/>
              </w:rPr>
            </w:pPr>
            <w:ins w:id="256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55" w:author="KIM, Jason" w:date="2019-04-02T13:39:00Z"/>
                <w:rFonts w:ascii="Calibri" w:eastAsia="Times New Roman" w:hAnsi="Calibri" w:cs="Calibri"/>
                <w:color w:val="000000"/>
                <w:lang w:eastAsia="en-AU"/>
              </w:rPr>
            </w:pPr>
            <w:ins w:id="25656" w:author="KIM, Jason" w:date="2019-04-02T13:39:00Z">
              <w:r w:rsidRPr="0056388D">
                <w:rPr>
                  <w:rFonts w:ascii="Calibri" w:eastAsia="Times New Roman" w:hAnsi="Calibri" w:cs="Calibri"/>
                  <w:color w:val="000000"/>
                  <w:lang w:eastAsia="en-AU"/>
                </w:rPr>
                <w:t>Chainage 4880</w:t>
              </w:r>
            </w:ins>
          </w:p>
        </w:tc>
        <w:tc>
          <w:tcPr>
            <w:tcW w:w="764" w:type="pct"/>
            <w:noWrap/>
            <w:hideMark/>
          </w:tcPr>
          <w:p w:rsidR="00110C18" w:rsidRPr="0056388D" w:rsidRDefault="00110C18" w:rsidP="00063728">
            <w:pPr>
              <w:jc w:val="right"/>
              <w:rPr>
                <w:ins w:id="25657" w:author="KIM, Jason" w:date="2019-04-02T13:39:00Z"/>
                <w:rFonts w:ascii="Calibri" w:eastAsia="Times New Roman" w:hAnsi="Calibri" w:cs="Calibri"/>
                <w:color w:val="000000"/>
                <w:lang w:eastAsia="en-AU"/>
              </w:rPr>
            </w:pPr>
            <w:ins w:id="25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59" w:author="KIM, Jason" w:date="2019-04-02T13:39:00Z"/>
        </w:trPr>
        <w:tc>
          <w:tcPr>
            <w:tcW w:w="708" w:type="pct"/>
            <w:vMerge w:val="restart"/>
            <w:noWrap/>
            <w:hideMark/>
          </w:tcPr>
          <w:p w:rsidR="00110C18" w:rsidRPr="0056388D" w:rsidRDefault="00110C18" w:rsidP="00063728">
            <w:pPr>
              <w:rPr>
                <w:ins w:id="25660" w:author="KIM, Jason" w:date="2019-04-02T13:39:00Z"/>
                <w:rFonts w:ascii="Calibri" w:eastAsia="Times New Roman" w:hAnsi="Calibri" w:cs="Calibri"/>
                <w:color w:val="000000"/>
                <w:lang w:eastAsia="en-AU"/>
              </w:rPr>
            </w:pPr>
            <w:ins w:id="25661" w:author="KIM, Jason" w:date="2019-04-02T13:39:00Z">
              <w:r w:rsidRPr="0056388D">
                <w:rPr>
                  <w:rFonts w:ascii="Calibri" w:eastAsia="Times New Roman" w:hAnsi="Calibri" w:cs="Calibri"/>
                  <w:color w:val="000000"/>
                  <w:lang w:eastAsia="en-AU"/>
                </w:rPr>
                <w:t>LLE34K71</w:t>
              </w:r>
            </w:ins>
          </w:p>
        </w:tc>
        <w:tc>
          <w:tcPr>
            <w:tcW w:w="605" w:type="pct"/>
            <w:noWrap/>
            <w:hideMark/>
          </w:tcPr>
          <w:p w:rsidR="00110C18" w:rsidRPr="0056388D" w:rsidRDefault="00110C18" w:rsidP="00063728">
            <w:pPr>
              <w:rPr>
                <w:ins w:id="25662" w:author="KIM, Jason" w:date="2019-04-02T13:39:00Z"/>
                <w:rFonts w:ascii="Calibri" w:eastAsia="Times New Roman" w:hAnsi="Calibri" w:cs="Calibri"/>
                <w:color w:val="000000"/>
                <w:lang w:eastAsia="en-AU"/>
              </w:rPr>
            </w:pPr>
            <w:ins w:id="25663"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64" w:author="KIM, Jason" w:date="2019-04-02T13:39:00Z"/>
                <w:rFonts w:ascii="Calibri" w:eastAsia="Times New Roman" w:hAnsi="Calibri" w:cs="Calibri"/>
                <w:color w:val="000000"/>
                <w:lang w:eastAsia="en-AU"/>
              </w:rPr>
            </w:pPr>
            <w:ins w:id="2566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66" w:author="KIM, Jason" w:date="2019-04-02T13:39:00Z"/>
                <w:rFonts w:ascii="Calibri" w:eastAsia="Times New Roman" w:hAnsi="Calibri" w:cs="Calibri"/>
                <w:color w:val="000000"/>
                <w:lang w:eastAsia="en-AU"/>
              </w:rPr>
            </w:pPr>
            <w:ins w:id="25667" w:author="KIM, Jason" w:date="2019-04-02T13:39:00Z">
              <w:r w:rsidRPr="0056388D">
                <w:rPr>
                  <w:rFonts w:ascii="Calibri" w:eastAsia="Times New Roman" w:hAnsi="Calibri" w:cs="Calibri"/>
                  <w:color w:val="000000"/>
                  <w:lang w:eastAsia="en-AU"/>
                </w:rPr>
                <w:t>LLS2366</w:t>
              </w:r>
            </w:ins>
          </w:p>
        </w:tc>
        <w:tc>
          <w:tcPr>
            <w:tcW w:w="933" w:type="pct"/>
            <w:noWrap/>
            <w:hideMark/>
          </w:tcPr>
          <w:p w:rsidR="00110C18" w:rsidRPr="0056388D" w:rsidRDefault="00110C18" w:rsidP="00063728">
            <w:pPr>
              <w:rPr>
                <w:ins w:id="25668" w:author="KIM, Jason" w:date="2019-04-02T13:39:00Z"/>
                <w:rFonts w:ascii="Calibri" w:eastAsia="Times New Roman" w:hAnsi="Calibri" w:cs="Calibri"/>
                <w:color w:val="000000"/>
                <w:lang w:eastAsia="en-AU"/>
              </w:rPr>
            </w:pPr>
            <w:ins w:id="256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70" w:author="KIM, Jason" w:date="2019-04-02T13:39:00Z"/>
                <w:rFonts w:ascii="Calibri" w:eastAsia="Times New Roman" w:hAnsi="Calibri" w:cs="Calibri"/>
                <w:color w:val="000000"/>
                <w:lang w:eastAsia="en-AU"/>
              </w:rPr>
            </w:pPr>
            <w:ins w:id="25671" w:author="KIM, Jason" w:date="2019-04-02T13:39:00Z">
              <w:r w:rsidRPr="0056388D">
                <w:rPr>
                  <w:rFonts w:ascii="Calibri" w:eastAsia="Times New Roman" w:hAnsi="Calibri" w:cs="Calibri"/>
                  <w:color w:val="000000"/>
                  <w:lang w:eastAsia="en-AU"/>
                </w:rPr>
                <w:t>Chainage 4890</w:t>
              </w:r>
            </w:ins>
          </w:p>
        </w:tc>
        <w:tc>
          <w:tcPr>
            <w:tcW w:w="764" w:type="pct"/>
            <w:noWrap/>
            <w:hideMark/>
          </w:tcPr>
          <w:p w:rsidR="00110C18" w:rsidRPr="0056388D" w:rsidRDefault="00110C18" w:rsidP="00063728">
            <w:pPr>
              <w:jc w:val="right"/>
              <w:rPr>
                <w:ins w:id="25672" w:author="KIM, Jason" w:date="2019-04-02T13:39:00Z"/>
                <w:rFonts w:ascii="Calibri" w:eastAsia="Times New Roman" w:hAnsi="Calibri" w:cs="Calibri"/>
                <w:color w:val="000000"/>
                <w:lang w:eastAsia="en-AU"/>
              </w:rPr>
            </w:pPr>
            <w:ins w:id="256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74" w:author="KIM, Jason" w:date="2019-04-02T13:39:00Z"/>
        </w:trPr>
        <w:tc>
          <w:tcPr>
            <w:tcW w:w="708" w:type="pct"/>
            <w:vMerge/>
            <w:hideMark/>
          </w:tcPr>
          <w:p w:rsidR="00110C18" w:rsidRPr="0056388D" w:rsidRDefault="00110C18" w:rsidP="00063728">
            <w:pPr>
              <w:rPr>
                <w:ins w:id="256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76" w:author="KIM, Jason" w:date="2019-04-02T13:39:00Z"/>
                <w:rFonts w:ascii="Calibri" w:eastAsia="Times New Roman" w:hAnsi="Calibri" w:cs="Calibri"/>
                <w:color w:val="000000"/>
                <w:lang w:eastAsia="en-AU"/>
              </w:rPr>
            </w:pPr>
            <w:ins w:id="25677"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78" w:author="KIM, Jason" w:date="2019-04-02T13:39:00Z"/>
                <w:rFonts w:ascii="Calibri" w:eastAsia="Times New Roman" w:hAnsi="Calibri" w:cs="Calibri"/>
                <w:color w:val="000000"/>
                <w:lang w:eastAsia="en-AU"/>
              </w:rPr>
            </w:pPr>
            <w:ins w:id="2567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80" w:author="KIM, Jason" w:date="2019-04-02T13:39:00Z"/>
                <w:rFonts w:ascii="Calibri" w:eastAsia="Times New Roman" w:hAnsi="Calibri" w:cs="Calibri"/>
                <w:color w:val="000000"/>
                <w:lang w:eastAsia="en-AU"/>
              </w:rPr>
            </w:pPr>
            <w:ins w:id="25681" w:author="KIM, Jason" w:date="2019-04-02T13:39:00Z">
              <w:r w:rsidRPr="0056388D">
                <w:rPr>
                  <w:rFonts w:ascii="Calibri" w:eastAsia="Times New Roman" w:hAnsi="Calibri" w:cs="Calibri"/>
                  <w:color w:val="000000"/>
                  <w:lang w:eastAsia="en-AU"/>
                </w:rPr>
                <w:t>LLS2367</w:t>
              </w:r>
            </w:ins>
          </w:p>
        </w:tc>
        <w:tc>
          <w:tcPr>
            <w:tcW w:w="933" w:type="pct"/>
            <w:noWrap/>
            <w:hideMark/>
          </w:tcPr>
          <w:p w:rsidR="00110C18" w:rsidRPr="0056388D" w:rsidRDefault="00110C18" w:rsidP="00063728">
            <w:pPr>
              <w:rPr>
                <w:ins w:id="25682" w:author="KIM, Jason" w:date="2019-04-02T13:39:00Z"/>
                <w:rFonts w:ascii="Calibri" w:eastAsia="Times New Roman" w:hAnsi="Calibri" w:cs="Calibri"/>
                <w:color w:val="000000"/>
                <w:lang w:eastAsia="en-AU"/>
              </w:rPr>
            </w:pPr>
            <w:ins w:id="256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84" w:author="KIM, Jason" w:date="2019-04-02T13:39:00Z"/>
                <w:rFonts w:ascii="Calibri" w:eastAsia="Times New Roman" w:hAnsi="Calibri" w:cs="Calibri"/>
                <w:color w:val="000000"/>
                <w:lang w:eastAsia="en-AU"/>
              </w:rPr>
            </w:pPr>
            <w:ins w:id="25685" w:author="KIM, Jason" w:date="2019-04-02T13:39:00Z">
              <w:r w:rsidRPr="0056388D">
                <w:rPr>
                  <w:rFonts w:ascii="Calibri" w:eastAsia="Times New Roman" w:hAnsi="Calibri" w:cs="Calibri"/>
                  <w:color w:val="000000"/>
                  <w:lang w:eastAsia="en-AU"/>
                </w:rPr>
                <w:t>Chainage 4900</w:t>
              </w:r>
            </w:ins>
          </w:p>
        </w:tc>
        <w:tc>
          <w:tcPr>
            <w:tcW w:w="764" w:type="pct"/>
            <w:noWrap/>
            <w:hideMark/>
          </w:tcPr>
          <w:p w:rsidR="00110C18" w:rsidRPr="0056388D" w:rsidRDefault="00110C18" w:rsidP="00063728">
            <w:pPr>
              <w:jc w:val="right"/>
              <w:rPr>
                <w:ins w:id="25686" w:author="KIM, Jason" w:date="2019-04-02T13:39:00Z"/>
                <w:rFonts w:ascii="Calibri" w:eastAsia="Times New Roman" w:hAnsi="Calibri" w:cs="Calibri"/>
                <w:color w:val="000000"/>
                <w:lang w:eastAsia="en-AU"/>
              </w:rPr>
            </w:pPr>
            <w:ins w:id="256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88" w:author="KIM, Jason" w:date="2019-04-02T13:39:00Z"/>
        </w:trPr>
        <w:tc>
          <w:tcPr>
            <w:tcW w:w="708" w:type="pct"/>
            <w:vMerge/>
            <w:hideMark/>
          </w:tcPr>
          <w:p w:rsidR="00110C18" w:rsidRPr="0056388D" w:rsidRDefault="00110C18" w:rsidP="00063728">
            <w:pPr>
              <w:rPr>
                <w:ins w:id="256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90" w:author="KIM, Jason" w:date="2019-04-02T13:39:00Z"/>
                <w:rFonts w:ascii="Calibri" w:eastAsia="Times New Roman" w:hAnsi="Calibri" w:cs="Calibri"/>
                <w:color w:val="000000"/>
                <w:lang w:eastAsia="en-AU"/>
              </w:rPr>
            </w:pPr>
            <w:ins w:id="25691"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92" w:author="KIM, Jason" w:date="2019-04-02T13:39:00Z"/>
                <w:rFonts w:ascii="Calibri" w:eastAsia="Times New Roman" w:hAnsi="Calibri" w:cs="Calibri"/>
                <w:color w:val="000000"/>
                <w:lang w:eastAsia="en-AU"/>
              </w:rPr>
            </w:pPr>
            <w:ins w:id="2569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94" w:author="KIM, Jason" w:date="2019-04-02T13:39:00Z"/>
                <w:rFonts w:ascii="Calibri" w:eastAsia="Times New Roman" w:hAnsi="Calibri" w:cs="Calibri"/>
                <w:color w:val="000000"/>
                <w:lang w:eastAsia="en-AU"/>
              </w:rPr>
            </w:pPr>
            <w:ins w:id="25695" w:author="KIM, Jason" w:date="2019-04-02T13:39:00Z">
              <w:r w:rsidRPr="0056388D">
                <w:rPr>
                  <w:rFonts w:ascii="Calibri" w:eastAsia="Times New Roman" w:hAnsi="Calibri" w:cs="Calibri"/>
                  <w:color w:val="000000"/>
                  <w:lang w:eastAsia="en-AU"/>
                </w:rPr>
                <w:t>LLS2368</w:t>
              </w:r>
            </w:ins>
          </w:p>
        </w:tc>
        <w:tc>
          <w:tcPr>
            <w:tcW w:w="933" w:type="pct"/>
            <w:noWrap/>
            <w:hideMark/>
          </w:tcPr>
          <w:p w:rsidR="00110C18" w:rsidRPr="0056388D" w:rsidRDefault="00110C18" w:rsidP="00063728">
            <w:pPr>
              <w:rPr>
                <w:ins w:id="25696" w:author="KIM, Jason" w:date="2019-04-02T13:39:00Z"/>
                <w:rFonts w:ascii="Calibri" w:eastAsia="Times New Roman" w:hAnsi="Calibri" w:cs="Calibri"/>
                <w:color w:val="000000"/>
                <w:lang w:eastAsia="en-AU"/>
              </w:rPr>
            </w:pPr>
            <w:ins w:id="256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98" w:author="KIM, Jason" w:date="2019-04-02T13:39:00Z"/>
                <w:rFonts w:ascii="Calibri" w:eastAsia="Times New Roman" w:hAnsi="Calibri" w:cs="Calibri"/>
                <w:color w:val="000000"/>
                <w:lang w:eastAsia="en-AU"/>
              </w:rPr>
            </w:pPr>
            <w:ins w:id="25699" w:author="KIM, Jason" w:date="2019-04-02T13:39:00Z">
              <w:r w:rsidRPr="0056388D">
                <w:rPr>
                  <w:rFonts w:ascii="Calibri" w:eastAsia="Times New Roman" w:hAnsi="Calibri" w:cs="Calibri"/>
                  <w:color w:val="000000"/>
                  <w:lang w:eastAsia="en-AU"/>
                </w:rPr>
                <w:t>Chainage 4909</w:t>
              </w:r>
            </w:ins>
          </w:p>
        </w:tc>
        <w:tc>
          <w:tcPr>
            <w:tcW w:w="764" w:type="pct"/>
            <w:noWrap/>
            <w:hideMark/>
          </w:tcPr>
          <w:p w:rsidR="00110C18" w:rsidRPr="0056388D" w:rsidRDefault="00110C18" w:rsidP="00063728">
            <w:pPr>
              <w:jc w:val="right"/>
              <w:rPr>
                <w:ins w:id="25700" w:author="KIM, Jason" w:date="2019-04-02T13:39:00Z"/>
                <w:rFonts w:ascii="Calibri" w:eastAsia="Times New Roman" w:hAnsi="Calibri" w:cs="Calibri"/>
                <w:color w:val="000000"/>
                <w:lang w:eastAsia="en-AU"/>
              </w:rPr>
            </w:pPr>
            <w:ins w:id="257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02" w:author="KIM, Jason" w:date="2019-04-02T13:39:00Z"/>
        </w:trPr>
        <w:tc>
          <w:tcPr>
            <w:tcW w:w="708" w:type="pct"/>
            <w:vMerge/>
            <w:hideMark/>
          </w:tcPr>
          <w:p w:rsidR="00110C18" w:rsidRPr="0056388D" w:rsidRDefault="00110C18" w:rsidP="00063728">
            <w:pPr>
              <w:rPr>
                <w:ins w:id="257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04" w:author="KIM, Jason" w:date="2019-04-02T13:39:00Z"/>
                <w:rFonts w:ascii="Calibri" w:eastAsia="Times New Roman" w:hAnsi="Calibri" w:cs="Calibri"/>
                <w:color w:val="000000"/>
                <w:lang w:eastAsia="en-AU"/>
              </w:rPr>
            </w:pPr>
            <w:ins w:id="25705"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06" w:author="KIM, Jason" w:date="2019-04-02T13:39:00Z"/>
                <w:rFonts w:ascii="Calibri" w:eastAsia="Times New Roman" w:hAnsi="Calibri" w:cs="Calibri"/>
                <w:color w:val="000000"/>
                <w:lang w:eastAsia="en-AU"/>
              </w:rPr>
            </w:pPr>
            <w:ins w:id="2570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08" w:author="KIM, Jason" w:date="2019-04-02T13:39:00Z"/>
                <w:rFonts w:ascii="Calibri" w:eastAsia="Times New Roman" w:hAnsi="Calibri" w:cs="Calibri"/>
                <w:color w:val="000000"/>
                <w:lang w:eastAsia="en-AU"/>
              </w:rPr>
            </w:pPr>
            <w:ins w:id="25709" w:author="KIM, Jason" w:date="2019-04-02T13:39:00Z">
              <w:r w:rsidRPr="0056388D">
                <w:rPr>
                  <w:rFonts w:ascii="Calibri" w:eastAsia="Times New Roman" w:hAnsi="Calibri" w:cs="Calibri"/>
                  <w:color w:val="000000"/>
                  <w:lang w:eastAsia="en-AU"/>
                </w:rPr>
                <w:t>LLS2369</w:t>
              </w:r>
            </w:ins>
          </w:p>
        </w:tc>
        <w:tc>
          <w:tcPr>
            <w:tcW w:w="933" w:type="pct"/>
            <w:noWrap/>
            <w:hideMark/>
          </w:tcPr>
          <w:p w:rsidR="00110C18" w:rsidRPr="0056388D" w:rsidRDefault="00110C18" w:rsidP="00063728">
            <w:pPr>
              <w:rPr>
                <w:ins w:id="25710" w:author="KIM, Jason" w:date="2019-04-02T13:39:00Z"/>
                <w:rFonts w:ascii="Calibri" w:eastAsia="Times New Roman" w:hAnsi="Calibri" w:cs="Calibri"/>
                <w:color w:val="000000"/>
                <w:lang w:eastAsia="en-AU"/>
              </w:rPr>
            </w:pPr>
            <w:ins w:id="257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12" w:author="KIM, Jason" w:date="2019-04-02T13:39:00Z"/>
                <w:rFonts w:ascii="Calibri" w:eastAsia="Times New Roman" w:hAnsi="Calibri" w:cs="Calibri"/>
                <w:color w:val="000000"/>
                <w:lang w:eastAsia="en-AU"/>
              </w:rPr>
            </w:pPr>
            <w:ins w:id="25713" w:author="KIM, Jason" w:date="2019-04-02T13:39:00Z">
              <w:r w:rsidRPr="0056388D">
                <w:rPr>
                  <w:rFonts w:ascii="Calibri" w:eastAsia="Times New Roman" w:hAnsi="Calibri" w:cs="Calibri"/>
                  <w:color w:val="000000"/>
                  <w:lang w:eastAsia="en-AU"/>
                </w:rPr>
                <w:t>Chainage 4919</w:t>
              </w:r>
            </w:ins>
          </w:p>
        </w:tc>
        <w:tc>
          <w:tcPr>
            <w:tcW w:w="764" w:type="pct"/>
            <w:noWrap/>
            <w:hideMark/>
          </w:tcPr>
          <w:p w:rsidR="00110C18" w:rsidRPr="0056388D" w:rsidRDefault="00110C18" w:rsidP="00063728">
            <w:pPr>
              <w:jc w:val="right"/>
              <w:rPr>
                <w:ins w:id="25714" w:author="KIM, Jason" w:date="2019-04-02T13:39:00Z"/>
                <w:rFonts w:ascii="Calibri" w:eastAsia="Times New Roman" w:hAnsi="Calibri" w:cs="Calibri"/>
                <w:color w:val="000000"/>
                <w:lang w:eastAsia="en-AU"/>
              </w:rPr>
            </w:pPr>
            <w:ins w:id="257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16" w:author="KIM, Jason" w:date="2019-04-02T13:39:00Z"/>
        </w:trPr>
        <w:tc>
          <w:tcPr>
            <w:tcW w:w="708" w:type="pct"/>
            <w:vMerge/>
            <w:hideMark/>
          </w:tcPr>
          <w:p w:rsidR="00110C18" w:rsidRPr="0056388D" w:rsidRDefault="00110C18" w:rsidP="00063728">
            <w:pPr>
              <w:rPr>
                <w:ins w:id="257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18" w:author="KIM, Jason" w:date="2019-04-02T13:39:00Z"/>
                <w:rFonts w:ascii="Calibri" w:eastAsia="Times New Roman" w:hAnsi="Calibri" w:cs="Calibri"/>
                <w:color w:val="000000"/>
                <w:lang w:eastAsia="en-AU"/>
              </w:rPr>
            </w:pPr>
            <w:ins w:id="25719"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20" w:author="KIM, Jason" w:date="2019-04-02T13:39:00Z"/>
                <w:rFonts w:ascii="Calibri" w:eastAsia="Times New Roman" w:hAnsi="Calibri" w:cs="Calibri"/>
                <w:color w:val="000000"/>
                <w:lang w:eastAsia="en-AU"/>
              </w:rPr>
            </w:pPr>
            <w:ins w:id="2572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22" w:author="KIM, Jason" w:date="2019-04-02T13:39:00Z"/>
                <w:rFonts w:ascii="Calibri" w:eastAsia="Times New Roman" w:hAnsi="Calibri" w:cs="Calibri"/>
                <w:color w:val="000000"/>
                <w:lang w:eastAsia="en-AU"/>
              </w:rPr>
            </w:pPr>
            <w:ins w:id="25723" w:author="KIM, Jason" w:date="2019-04-02T13:39:00Z">
              <w:r w:rsidRPr="0056388D">
                <w:rPr>
                  <w:rFonts w:ascii="Calibri" w:eastAsia="Times New Roman" w:hAnsi="Calibri" w:cs="Calibri"/>
                  <w:color w:val="000000"/>
                  <w:lang w:eastAsia="en-AU"/>
                </w:rPr>
                <w:t>LLS2370</w:t>
              </w:r>
            </w:ins>
          </w:p>
        </w:tc>
        <w:tc>
          <w:tcPr>
            <w:tcW w:w="933" w:type="pct"/>
            <w:noWrap/>
            <w:hideMark/>
          </w:tcPr>
          <w:p w:rsidR="00110C18" w:rsidRPr="0056388D" w:rsidRDefault="00110C18" w:rsidP="00063728">
            <w:pPr>
              <w:rPr>
                <w:ins w:id="25724" w:author="KIM, Jason" w:date="2019-04-02T13:39:00Z"/>
                <w:rFonts w:ascii="Calibri" w:eastAsia="Times New Roman" w:hAnsi="Calibri" w:cs="Calibri"/>
                <w:color w:val="000000"/>
                <w:lang w:eastAsia="en-AU"/>
              </w:rPr>
            </w:pPr>
            <w:ins w:id="257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26" w:author="KIM, Jason" w:date="2019-04-02T13:39:00Z"/>
                <w:rFonts w:ascii="Calibri" w:eastAsia="Times New Roman" w:hAnsi="Calibri" w:cs="Calibri"/>
                <w:color w:val="000000"/>
                <w:lang w:eastAsia="en-AU"/>
              </w:rPr>
            </w:pPr>
            <w:ins w:id="25727" w:author="KIM, Jason" w:date="2019-04-02T13:39:00Z">
              <w:r w:rsidRPr="0056388D">
                <w:rPr>
                  <w:rFonts w:ascii="Calibri" w:eastAsia="Times New Roman" w:hAnsi="Calibri" w:cs="Calibri"/>
                  <w:color w:val="000000"/>
                  <w:lang w:eastAsia="en-AU"/>
                </w:rPr>
                <w:t>Chainage 4929</w:t>
              </w:r>
            </w:ins>
          </w:p>
        </w:tc>
        <w:tc>
          <w:tcPr>
            <w:tcW w:w="764" w:type="pct"/>
            <w:noWrap/>
            <w:hideMark/>
          </w:tcPr>
          <w:p w:rsidR="00110C18" w:rsidRPr="0056388D" w:rsidRDefault="00110C18" w:rsidP="00063728">
            <w:pPr>
              <w:jc w:val="right"/>
              <w:rPr>
                <w:ins w:id="25728" w:author="KIM, Jason" w:date="2019-04-02T13:39:00Z"/>
                <w:rFonts w:ascii="Calibri" w:eastAsia="Times New Roman" w:hAnsi="Calibri" w:cs="Calibri"/>
                <w:color w:val="000000"/>
                <w:lang w:eastAsia="en-AU"/>
              </w:rPr>
            </w:pPr>
            <w:ins w:id="257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30" w:author="KIM, Jason" w:date="2019-04-02T13:39:00Z"/>
        </w:trPr>
        <w:tc>
          <w:tcPr>
            <w:tcW w:w="708" w:type="pct"/>
            <w:vMerge/>
            <w:hideMark/>
          </w:tcPr>
          <w:p w:rsidR="00110C18" w:rsidRPr="0056388D" w:rsidRDefault="00110C18" w:rsidP="00063728">
            <w:pPr>
              <w:rPr>
                <w:ins w:id="257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32" w:author="KIM, Jason" w:date="2019-04-02T13:39:00Z"/>
                <w:rFonts w:ascii="Calibri" w:eastAsia="Times New Roman" w:hAnsi="Calibri" w:cs="Calibri"/>
                <w:color w:val="000000"/>
                <w:lang w:eastAsia="en-AU"/>
              </w:rPr>
            </w:pPr>
            <w:ins w:id="25733"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34" w:author="KIM, Jason" w:date="2019-04-02T13:39:00Z"/>
                <w:rFonts w:ascii="Calibri" w:eastAsia="Times New Roman" w:hAnsi="Calibri" w:cs="Calibri"/>
                <w:color w:val="000000"/>
                <w:lang w:eastAsia="en-AU"/>
              </w:rPr>
            </w:pPr>
            <w:ins w:id="2573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36" w:author="KIM, Jason" w:date="2019-04-02T13:39:00Z"/>
                <w:rFonts w:ascii="Calibri" w:eastAsia="Times New Roman" w:hAnsi="Calibri" w:cs="Calibri"/>
                <w:color w:val="000000"/>
                <w:lang w:eastAsia="en-AU"/>
              </w:rPr>
            </w:pPr>
            <w:ins w:id="25737" w:author="KIM, Jason" w:date="2019-04-02T13:39:00Z">
              <w:r w:rsidRPr="0056388D">
                <w:rPr>
                  <w:rFonts w:ascii="Calibri" w:eastAsia="Times New Roman" w:hAnsi="Calibri" w:cs="Calibri"/>
                  <w:color w:val="000000"/>
                  <w:lang w:eastAsia="en-AU"/>
                </w:rPr>
                <w:t>LLS2371</w:t>
              </w:r>
            </w:ins>
          </w:p>
        </w:tc>
        <w:tc>
          <w:tcPr>
            <w:tcW w:w="933" w:type="pct"/>
            <w:noWrap/>
            <w:hideMark/>
          </w:tcPr>
          <w:p w:rsidR="00110C18" w:rsidRPr="0056388D" w:rsidRDefault="00110C18" w:rsidP="00063728">
            <w:pPr>
              <w:rPr>
                <w:ins w:id="25738" w:author="KIM, Jason" w:date="2019-04-02T13:39:00Z"/>
                <w:rFonts w:ascii="Calibri" w:eastAsia="Times New Roman" w:hAnsi="Calibri" w:cs="Calibri"/>
                <w:color w:val="000000"/>
                <w:lang w:eastAsia="en-AU"/>
              </w:rPr>
            </w:pPr>
            <w:ins w:id="257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40" w:author="KIM, Jason" w:date="2019-04-02T13:39:00Z"/>
                <w:rFonts w:ascii="Calibri" w:eastAsia="Times New Roman" w:hAnsi="Calibri" w:cs="Calibri"/>
                <w:color w:val="000000"/>
                <w:lang w:eastAsia="en-AU"/>
              </w:rPr>
            </w:pPr>
            <w:ins w:id="25741" w:author="KIM, Jason" w:date="2019-04-02T13:39:00Z">
              <w:r w:rsidRPr="0056388D">
                <w:rPr>
                  <w:rFonts w:ascii="Calibri" w:eastAsia="Times New Roman" w:hAnsi="Calibri" w:cs="Calibri"/>
                  <w:color w:val="000000"/>
                  <w:lang w:eastAsia="en-AU"/>
                </w:rPr>
                <w:t>Chainage 4938</w:t>
              </w:r>
            </w:ins>
          </w:p>
        </w:tc>
        <w:tc>
          <w:tcPr>
            <w:tcW w:w="764" w:type="pct"/>
            <w:noWrap/>
            <w:hideMark/>
          </w:tcPr>
          <w:p w:rsidR="00110C18" w:rsidRPr="0056388D" w:rsidRDefault="00110C18" w:rsidP="00063728">
            <w:pPr>
              <w:jc w:val="right"/>
              <w:rPr>
                <w:ins w:id="25742" w:author="KIM, Jason" w:date="2019-04-02T13:39:00Z"/>
                <w:rFonts w:ascii="Calibri" w:eastAsia="Times New Roman" w:hAnsi="Calibri" w:cs="Calibri"/>
                <w:color w:val="000000"/>
                <w:lang w:eastAsia="en-AU"/>
              </w:rPr>
            </w:pPr>
            <w:ins w:id="257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44" w:author="KIM, Jason" w:date="2019-04-02T13:39:00Z"/>
        </w:trPr>
        <w:tc>
          <w:tcPr>
            <w:tcW w:w="708" w:type="pct"/>
            <w:vMerge/>
            <w:hideMark/>
          </w:tcPr>
          <w:p w:rsidR="00110C18" w:rsidRPr="0056388D" w:rsidRDefault="00110C18" w:rsidP="00063728">
            <w:pPr>
              <w:rPr>
                <w:ins w:id="257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46" w:author="KIM, Jason" w:date="2019-04-02T13:39:00Z"/>
                <w:rFonts w:ascii="Calibri" w:eastAsia="Times New Roman" w:hAnsi="Calibri" w:cs="Calibri"/>
                <w:color w:val="000000"/>
                <w:lang w:eastAsia="en-AU"/>
              </w:rPr>
            </w:pPr>
            <w:ins w:id="25747"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48" w:author="KIM, Jason" w:date="2019-04-02T13:39:00Z"/>
                <w:rFonts w:ascii="Calibri" w:eastAsia="Times New Roman" w:hAnsi="Calibri" w:cs="Calibri"/>
                <w:color w:val="000000"/>
                <w:lang w:eastAsia="en-AU"/>
              </w:rPr>
            </w:pPr>
            <w:ins w:id="2574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50" w:author="KIM, Jason" w:date="2019-04-02T13:39:00Z"/>
                <w:rFonts w:ascii="Calibri" w:eastAsia="Times New Roman" w:hAnsi="Calibri" w:cs="Calibri"/>
                <w:color w:val="000000"/>
                <w:lang w:eastAsia="en-AU"/>
              </w:rPr>
            </w:pPr>
            <w:ins w:id="25751" w:author="KIM, Jason" w:date="2019-04-02T13:39:00Z">
              <w:r w:rsidRPr="0056388D">
                <w:rPr>
                  <w:rFonts w:ascii="Calibri" w:eastAsia="Times New Roman" w:hAnsi="Calibri" w:cs="Calibri"/>
                  <w:color w:val="000000"/>
                  <w:lang w:eastAsia="en-AU"/>
                </w:rPr>
                <w:t>LLS2372</w:t>
              </w:r>
            </w:ins>
          </w:p>
        </w:tc>
        <w:tc>
          <w:tcPr>
            <w:tcW w:w="933" w:type="pct"/>
            <w:noWrap/>
            <w:hideMark/>
          </w:tcPr>
          <w:p w:rsidR="00110C18" w:rsidRPr="0056388D" w:rsidRDefault="00110C18" w:rsidP="00063728">
            <w:pPr>
              <w:rPr>
                <w:ins w:id="25752" w:author="KIM, Jason" w:date="2019-04-02T13:39:00Z"/>
                <w:rFonts w:ascii="Calibri" w:eastAsia="Times New Roman" w:hAnsi="Calibri" w:cs="Calibri"/>
                <w:color w:val="000000"/>
                <w:lang w:eastAsia="en-AU"/>
              </w:rPr>
            </w:pPr>
            <w:ins w:id="257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54" w:author="KIM, Jason" w:date="2019-04-02T13:39:00Z"/>
                <w:rFonts w:ascii="Calibri" w:eastAsia="Times New Roman" w:hAnsi="Calibri" w:cs="Calibri"/>
                <w:color w:val="000000"/>
                <w:lang w:eastAsia="en-AU"/>
              </w:rPr>
            </w:pPr>
            <w:ins w:id="25755" w:author="KIM, Jason" w:date="2019-04-02T13:39:00Z">
              <w:r w:rsidRPr="0056388D">
                <w:rPr>
                  <w:rFonts w:ascii="Calibri" w:eastAsia="Times New Roman" w:hAnsi="Calibri" w:cs="Calibri"/>
                  <w:color w:val="000000"/>
                  <w:lang w:eastAsia="en-AU"/>
                </w:rPr>
                <w:t>Chainage 4948</w:t>
              </w:r>
            </w:ins>
          </w:p>
        </w:tc>
        <w:tc>
          <w:tcPr>
            <w:tcW w:w="764" w:type="pct"/>
            <w:noWrap/>
            <w:hideMark/>
          </w:tcPr>
          <w:p w:rsidR="00110C18" w:rsidRPr="0056388D" w:rsidRDefault="00110C18" w:rsidP="00063728">
            <w:pPr>
              <w:jc w:val="right"/>
              <w:rPr>
                <w:ins w:id="25756" w:author="KIM, Jason" w:date="2019-04-02T13:39:00Z"/>
                <w:rFonts w:ascii="Calibri" w:eastAsia="Times New Roman" w:hAnsi="Calibri" w:cs="Calibri"/>
                <w:color w:val="000000"/>
                <w:lang w:eastAsia="en-AU"/>
              </w:rPr>
            </w:pPr>
            <w:ins w:id="257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58" w:author="KIM, Jason" w:date="2019-04-02T13:39:00Z"/>
        </w:trPr>
        <w:tc>
          <w:tcPr>
            <w:tcW w:w="708" w:type="pct"/>
            <w:vMerge/>
            <w:hideMark/>
          </w:tcPr>
          <w:p w:rsidR="00110C18" w:rsidRPr="0056388D" w:rsidRDefault="00110C18" w:rsidP="00063728">
            <w:pPr>
              <w:rPr>
                <w:ins w:id="257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60" w:author="KIM, Jason" w:date="2019-04-02T13:39:00Z"/>
                <w:rFonts w:ascii="Calibri" w:eastAsia="Times New Roman" w:hAnsi="Calibri" w:cs="Calibri"/>
                <w:color w:val="000000"/>
                <w:lang w:eastAsia="en-AU"/>
              </w:rPr>
            </w:pPr>
            <w:ins w:id="25761"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62" w:author="KIM, Jason" w:date="2019-04-02T13:39:00Z"/>
                <w:rFonts w:ascii="Calibri" w:eastAsia="Times New Roman" w:hAnsi="Calibri" w:cs="Calibri"/>
                <w:color w:val="000000"/>
                <w:lang w:eastAsia="en-AU"/>
              </w:rPr>
            </w:pPr>
            <w:ins w:id="2576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64" w:author="KIM, Jason" w:date="2019-04-02T13:39:00Z"/>
                <w:rFonts w:ascii="Calibri" w:eastAsia="Times New Roman" w:hAnsi="Calibri" w:cs="Calibri"/>
                <w:color w:val="000000"/>
                <w:lang w:eastAsia="en-AU"/>
              </w:rPr>
            </w:pPr>
            <w:ins w:id="25765" w:author="KIM, Jason" w:date="2019-04-02T13:39:00Z">
              <w:r w:rsidRPr="0056388D">
                <w:rPr>
                  <w:rFonts w:ascii="Calibri" w:eastAsia="Times New Roman" w:hAnsi="Calibri" w:cs="Calibri"/>
                  <w:color w:val="000000"/>
                  <w:lang w:eastAsia="en-AU"/>
                </w:rPr>
                <w:t>LLS2373</w:t>
              </w:r>
            </w:ins>
          </w:p>
        </w:tc>
        <w:tc>
          <w:tcPr>
            <w:tcW w:w="933" w:type="pct"/>
            <w:noWrap/>
            <w:hideMark/>
          </w:tcPr>
          <w:p w:rsidR="00110C18" w:rsidRPr="0056388D" w:rsidRDefault="00110C18" w:rsidP="00063728">
            <w:pPr>
              <w:rPr>
                <w:ins w:id="25766" w:author="KIM, Jason" w:date="2019-04-02T13:39:00Z"/>
                <w:rFonts w:ascii="Calibri" w:eastAsia="Times New Roman" w:hAnsi="Calibri" w:cs="Calibri"/>
                <w:color w:val="000000"/>
                <w:lang w:eastAsia="en-AU"/>
              </w:rPr>
            </w:pPr>
            <w:ins w:id="257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68" w:author="KIM, Jason" w:date="2019-04-02T13:39:00Z"/>
                <w:rFonts w:ascii="Calibri" w:eastAsia="Times New Roman" w:hAnsi="Calibri" w:cs="Calibri"/>
                <w:color w:val="000000"/>
                <w:lang w:eastAsia="en-AU"/>
              </w:rPr>
            </w:pPr>
            <w:ins w:id="25769" w:author="KIM, Jason" w:date="2019-04-02T13:39:00Z">
              <w:r w:rsidRPr="0056388D">
                <w:rPr>
                  <w:rFonts w:ascii="Calibri" w:eastAsia="Times New Roman" w:hAnsi="Calibri" w:cs="Calibri"/>
                  <w:color w:val="000000"/>
                  <w:lang w:eastAsia="en-AU"/>
                </w:rPr>
                <w:t>Chainage 4958</w:t>
              </w:r>
            </w:ins>
          </w:p>
        </w:tc>
        <w:tc>
          <w:tcPr>
            <w:tcW w:w="764" w:type="pct"/>
            <w:noWrap/>
            <w:hideMark/>
          </w:tcPr>
          <w:p w:rsidR="00110C18" w:rsidRPr="0056388D" w:rsidRDefault="00110C18" w:rsidP="00063728">
            <w:pPr>
              <w:jc w:val="right"/>
              <w:rPr>
                <w:ins w:id="25770" w:author="KIM, Jason" w:date="2019-04-02T13:39:00Z"/>
                <w:rFonts w:ascii="Calibri" w:eastAsia="Times New Roman" w:hAnsi="Calibri" w:cs="Calibri"/>
                <w:color w:val="000000"/>
                <w:lang w:eastAsia="en-AU"/>
              </w:rPr>
            </w:pPr>
            <w:ins w:id="257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72" w:author="KIM, Jason" w:date="2019-04-02T13:39:00Z"/>
        </w:trPr>
        <w:tc>
          <w:tcPr>
            <w:tcW w:w="708" w:type="pct"/>
            <w:vMerge/>
            <w:hideMark/>
          </w:tcPr>
          <w:p w:rsidR="00110C18" w:rsidRPr="0056388D" w:rsidRDefault="00110C18" w:rsidP="00063728">
            <w:pPr>
              <w:rPr>
                <w:ins w:id="257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74" w:author="KIM, Jason" w:date="2019-04-02T13:39:00Z"/>
                <w:rFonts w:ascii="Calibri" w:eastAsia="Times New Roman" w:hAnsi="Calibri" w:cs="Calibri"/>
                <w:color w:val="000000"/>
                <w:lang w:eastAsia="en-AU"/>
              </w:rPr>
            </w:pPr>
            <w:ins w:id="25775"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76" w:author="KIM, Jason" w:date="2019-04-02T13:39:00Z"/>
                <w:rFonts w:ascii="Calibri" w:eastAsia="Times New Roman" w:hAnsi="Calibri" w:cs="Calibri"/>
                <w:color w:val="000000"/>
                <w:lang w:eastAsia="en-AU"/>
              </w:rPr>
            </w:pPr>
            <w:ins w:id="2577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78" w:author="KIM, Jason" w:date="2019-04-02T13:39:00Z"/>
                <w:rFonts w:ascii="Calibri" w:eastAsia="Times New Roman" w:hAnsi="Calibri" w:cs="Calibri"/>
                <w:color w:val="000000"/>
                <w:lang w:eastAsia="en-AU"/>
              </w:rPr>
            </w:pPr>
            <w:ins w:id="25779" w:author="KIM, Jason" w:date="2019-04-02T13:39:00Z">
              <w:r w:rsidRPr="0056388D">
                <w:rPr>
                  <w:rFonts w:ascii="Calibri" w:eastAsia="Times New Roman" w:hAnsi="Calibri" w:cs="Calibri"/>
                  <w:color w:val="000000"/>
                  <w:lang w:eastAsia="en-AU"/>
                </w:rPr>
                <w:t>LLS2374</w:t>
              </w:r>
            </w:ins>
          </w:p>
        </w:tc>
        <w:tc>
          <w:tcPr>
            <w:tcW w:w="933" w:type="pct"/>
            <w:noWrap/>
            <w:hideMark/>
          </w:tcPr>
          <w:p w:rsidR="00110C18" w:rsidRPr="0056388D" w:rsidRDefault="00110C18" w:rsidP="00063728">
            <w:pPr>
              <w:rPr>
                <w:ins w:id="25780" w:author="KIM, Jason" w:date="2019-04-02T13:39:00Z"/>
                <w:rFonts w:ascii="Calibri" w:eastAsia="Times New Roman" w:hAnsi="Calibri" w:cs="Calibri"/>
                <w:color w:val="000000"/>
                <w:lang w:eastAsia="en-AU"/>
              </w:rPr>
            </w:pPr>
            <w:ins w:id="257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82" w:author="KIM, Jason" w:date="2019-04-02T13:39:00Z"/>
                <w:rFonts w:ascii="Calibri" w:eastAsia="Times New Roman" w:hAnsi="Calibri" w:cs="Calibri"/>
                <w:color w:val="000000"/>
                <w:lang w:eastAsia="en-AU"/>
              </w:rPr>
            </w:pPr>
            <w:ins w:id="25783" w:author="KIM, Jason" w:date="2019-04-02T13:39:00Z">
              <w:r w:rsidRPr="0056388D">
                <w:rPr>
                  <w:rFonts w:ascii="Calibri" w:eastAsia="Times New Roman" w:hAnsi="Calibri" w:cs="Calibri"/>
                  <w:color w:val="000000"/>
                  <w:lang w:eastAsia="en-AU"/>
                </w:rPr>
                <w:t>Chainage 4967</w:t>
              </w:r>
            </w:ins>
          </w:p>
        </w:tc>
        <w:tc>
          <w:tcPr>
            <w:tcW w:w="764" w:type="pct"/>
            <w:noWrap/>
            <w:hideMark/>
          </w:tcPr>
          <w:p w:rsidR="00110C18" w:rsidRPr="0056388D" w:rsidRDefault="00110C18" w:rsidP="00063728">
            <w:pPr>
              <w:jc w:val="right"/>
              <w:rPr>
                <w:ins w:id="25784" w:author="KIM, Jason" w:date="2019-04-02T13:39:00Z"/>
                <w:rFonts w:ascii="Calibri" w:eastAsia="Times New Roman" w:hAnsi="Calibri" w:cs="Calibri"/>
                <w:color w:val="000000"/>
                <w:lang w:eastAsia="en-AU"/>
              </w:rPr>
            </w:pPr>
            <w:ins w:id="25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86" w:author="KIM, Jason" w:date="2019-04-02T13:39:00Z"/>
        </w:trPr>
        <w:tc>
          <w:tcPr>
            <w:tcW w:w="708" w:type="pct"/>
            <w:vMerge/>
            <w:hideMark/>
          </w:tcPr>
          <w:p w:rsidR="00110C18" w:rsidRPr="0056388D" w:rsidRDefault="00110C18" w:rsidP="00063728">
            <w:pPr>
              <w:rPr>
                <w:ins w:id="257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88" w:author="KIM, Jason" w:date="2019-04-02T13:39:00Z"/>
                <w:rFonts w:ascii="Calibri" w:eastAsia="Times New Roman" w:hAnsi="Calibri" w:cs="Calibri"/>
                <w:color w:val="000000"/>
                <w:lang w:eastAsia="en-AU"/>
              </w:rPr>
            </w:pPr>
            <w:ins w:id="25789"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90" w:author="KIM, Jason" w:date="2019-04-02T13:39:00Z"/>
                <w:rFonts w:ascii="Calibri" w:eastAsia="Times New Roman" w:hAnsi="Calibri" w:cs="Calibri"/>
                <w:color w:val="000000"/>
                <w:lang w:eastAsia="en-AU"/>
              </w:rPr>
            </w:pPr>
            <w:ins w:id="2579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92" w:author="KIM, Jason" w:date="2019-04-02T13:39:00Z"/>
                <w:rFonts w:ascii="Calibri" w:eastAsia="Times New Roman" w:hAnsi="Calibri" w:cs="Calibri"/>
                <w:color w:val="000000"/>
                <w:lang w:eastAsia="en-AU"/>
              </w:rPr>
            </w:pPr>
            <w:ins w:id="25793" w:author="KIM, Jason" w:date="2019-04-02T13:39:00Z">
              <w:r w:rsidRPr="0056388D">
                <w:rPr>
                  <w:rFonts w:ascii="Calibri" w:eastAsia="Times New Roman" w:hAnsi="Calibri" w:cs="Calibri"/>
                  <w:color w:val="000000"/>
                  <w:lang w:eastAsia="en-AU"/>
                </w:rPr>
                <w:t>LLS2375</w:t>
              </w:r>
            </w:ins>
          </w:p>
        </w:tc>
        <w:tc>
          <w:tcPr>
            <w:tcW w:w="933" w:type="pct"/>
            <w:noWrap/>
            <w:hideMark/>
          </w:tcPr>
          <w:p w:rsidR="00110C18" w:rsidRPr="0056388D" w:rsidRDefault="00110C18" w:rsidP="00063728">
            <w:pPr>
              <w:rPr>
                <w:ins w:id="25794" w:author="KIM, Jason" w:date="2019-04-02T13:39:00Z"/>
                <w:rFonts w:ascii="Calibri" w:eastAsia="Times New Roman" w:hAnsi="Calibri" w:cs="Calibri"/>
                <w:color w:val="000000"/>
                <w:lang w:eastAsia="en-AU"/>
              </w:rPr>
            </w:pPr>
            <w:ins w:id="257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96" w:author="KIM, Jason" w:date="2019-04-02T13:39:00Z"/>
                <w:rFonts w:ascii="Calibri" w:eastAsia="Times New Roman" w:hAnsi="Calibri" w:cs="Calibri"/>
                <w:color w:val="000000"/>
                <w:lang w:eastAsia="en-AU"/>
              </w:rPr>
            </w:pPr>
            <w:ins w:id="25797" w:author="KIM, Jason" w:date="2019-04-02T13:39:00Z">
              <w:r w:rsidRPr="0056388D">
                <w:rPr>
                  <w:rFonts w:ascii="Calibri" w:eastAsia="Times New Roman" w:hAnsi="Calibri" w:cs="Calibri"/>
                  <w:color w:val="000000"/>
                  <w:lang w:eastAsia="en-AU"/>
                </w:rPr>
                <w:t>Chainage 4977</w:t>
              </w:r>
            </w:ins>
          </w:p>
        </w:tc>
        <w:tc>
          <w:tcPr>
            <w:tcW w:w="764" w:type="pct"/>
            <w:noWrap/>
            <w:hideMark/>
          </w:tcPr>
          <w:p w:rsidR="00110C18" w:rsidRPr="0056388D" w:rsidRDefault="00110C18" w:rsidP="00063728">
            <w:pPr>
              <w:jc w:val="right"/>
              <w:rPr>
                <w:ins w:id="25798" w:author="KIM, Jason" w:date="2019-04-02T13:39:00Z"/>
                <w:rFonts w:ascii="Calibri" w:eastAsia="Times New Roman" w:hAnsi="Calibri" w:cs="Calibri"/>
                <w:color w:val="000000"/>
                <w:lang w:eastAsia="en-AU"/>
              </w:rPr>
            </w:pPr>
            <w:ins w:id="25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00" w:author="KIM, Jason" w:date="2019-04-02T13:39:00Z"/>
        </w:trPr>
        <w:tc>
          <w:tcPr>
            <w:tcW w:w="708" w:type="pct"/>
            <w:vMerge/>
            <w:hideMark/>
          </w:tcPr>
          <w:p w:rsidR="00110C18" w:rsidRPr="0056388D" w:rsidRDefault="00110C18" w:rsidP="00063728">
            <w:pPr>
              <w:rPr>
                <w:ins w:id="258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02" w:author="KIM, Jason" w:date="2019-04-02T13:39:00Z"/>
                <w:rFonts w:ascii="Calibri" w:eastAsia="Times New Roman" w:hAnsi="Calibri" w:cs="Calibri"/>
                <w:color w:val="000000"/>
                <w:lang w:eastAsia="en-AU"/>
              </w:rPr>
            </w:pPr>
            <w:ins w:id="25803"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804" w:author="KIM, Jason" w:date="2019-04-02T13:39:00Z"/>
                <w:rFonts w:ascii="Calibri" w:eastAsia="Times New Roman" w:hAnsi="Calibri" w:cs="Calibri"/>
                <w:color w:val="000000"/>
                <w:lang w:eastAsia="en-AU"/>
              </w:rPr>
            </w:pPr>
            <w:ins w:id="2580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06" w:author="KIM, Jason" w:date="2019-04-02T13:39:00Z"/>
                <w:rFonts w:ascii="Calibri" w:eastAsia="Times New Roman" w:hAnsi="Calibri" w:cs="Calibri"/>
                <w:color w:val="000000"/>
                <w:lang w:eastAsia="en-AU"/>
              </w:rPr>
            </w:pPr>
            <w:ins w:id="25807" w:author="KIM, Jason" w:date="2019-04-02T13:39:00Z">
              <w:r w:rsidRPr="0056388D">
                <w:rPr>
                  <w:rFonts w:ascii="Calibri" w:eastAsia="Times New Roman" w:hAnsi="Calibri" w:cs="Calibri"/>
                  <w:color w:val="000000"/>
                  <w:lang w:eastAsia="en-AU"/>
                </w:rPr>
                <w:t>LLS2376</w:t>
              </w:r>
            </w:ins>
          </w:p>
        </w:tc>
        <w:tc>
          <w:tcPr>
            <w:tcW w:w="933" w:type="pct"/>
            <w:noWrap/>
            <w:hideMark/>
          </w:tcPr>
          <w:p w:rsidR="00110C18" w:rsidRPr="0056388D" w:rsidRDefault="00110C18" w:rsidP="00063728">
            <w:pPr>
              <w:rPr>
                <w:ins w:id="25808" w:author="KIM, Jason" w:date="2019-04-02T13:39:00Z"/>
                <w:rFonts w:ascii="Calibri" w:eastAsia="Times New Roman" w:hAnsi="Calibri" w:cs="Calibri"/>
                <w:color w:val="000000"/>
                <w:lang w:eastAsia="en-AU"/>
              </w:rPr>
            </w:pPr>
            <w:ins w:id="258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10" w:author="KIM, Jason" w:date="2019-04-02T13:39:00Z"/>
                <w:rFonts w:ascii="Calibri" w:eastAsia="Times New Roman" w:hAnsi="Calibri" w:cs="Calibri"/>
                <w:color w:val="000000"/>
                <w:lang w:eastAsia="en-AU"/>
              </w:rPr>
            </w:pPr>
            <w:ins w:id="25811" w:author="KIM, Jason" w:date="2019-04-02T13:39:00Z">
              <w:r w:rsidRPr="0056388D">
                <w:rPr>
                  <w:rFonts w:ascii="Calibri" w:eastAsia="Times New Roman" w:hAnsi="Calibri" w:cs="Calibri"/>
                  <w:color w:val="000000"/>
                  <w:lang w:eastAsia="en-AU"/>
                </w:rPr>
                <w:t>Chainage 4987</w:t>
              </w:r>
            </w:ins>
          </w:p>
        </w:tc>
        <w:tc>
          <w:tcPr>
            <w:tcW w:w="764" w:type="pct"/>
            <w:noWrap/>
            <w:hideMark/>
          </w:tcPr>
          <w:p w:rsidR="00110C18" w:rsidRPr="0056388D" w:rsidRDefault="00110C18" w:rsidP="00063728">
            <w:pPr>
              <w:jc w:val="right"/>
              <w:rPr>
                <w:ins w:id="25812" w:author="KIM, Jason" w:date="2019-04-02T13:39:00Z"/>
                <w:rFonts w:ascii="Calibri" w:eastAsia="Times New Roman" w:hAnsi="Calibri" w:cs="Calibri"/>
                <w:color w:val="000000"/>
                <w:lang w:eastAsia="en-AU"/>
              </w:rPr>
            </w:pPr>
            <w:ins w:id="25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14" w:author="KIM, Jason" w:date="2019-04-02T13:39:00Z"/>
        </w:trPr>
        <w:tc>
          <w:tcPr>
            <w:tcW w:w="708" w:type="pct"/>
            <w:vMerge w:val="restart"/>
            <w:noWrap/>
            <w:hideMark/>
          </w:tcPr>
          <w:p w:rsidR="00110C18" w:rsidRPr="0056388D" w:rsidRDefault="00110C18" w:rsidP="00063728">
            <w:pPr>
              <w:rPr>
                <w:ins w:id="25815" w:author="KIM, Jason" w:date="2019-04-02T13:39:00Z"/>
                <w:rFonts w:ascii="Calibri" w:eastAsia="Times New Roman" w:hAnsi="Calibri" w:cs="Calibri"/>
                <w:color w:val="000000"/>
                <w:lang w:eastAsia="en-AU"/>
              </w:rPr>
            </w:pPr>
            <w:ins w:id="25816" w:author="KIM, Jason" w:date="2019-04-02T13:39:00Z">
              <w:r w:rsidRPr="0056388D">
                <w:rPr>
                  <w:rFonts w:ascii="Calibri" w:eastAsia="Times New Roman" w:hAnsi="Calibri" w:cs="Calibri"/>
                  <w:color w:val="000000"/>
                  <w:lang w:eastAsia="en-AU"/>
                </w:rPr>
                <w:t>LLE34K81</w:t>
              </w:r>
            </w:ins>
          </w:p>
        </w:tc>
        <w:tc>
          <w:tcPr>
            <w:tcW w:w="605" w:type="pct"/>
            <w:noWrap/>
            <w:hideMark/>
          </w:tcPr>
          <w:p w:rsidR="00110C18" w:rsidRPr="0056388D" w:rsidRDefault="00110C18" w:rsidP="00063728">
            <w:pPr>
              <w:rPr>
                <w:ins w:id="25817" w:author="KIM, Jason" w:date="2019-04-02T13:39:00Z"/>
                <w:rFonts w:ascii="Calibri" w:eastAsia="Times New Roman" w:hAnsi="Calibri" w:cs="Calibri"/>
                <w:color w:val="000000"/>
                <w:lang w:eastAsia="en-AU"/>
              </w:rPr>
            </w:pPr>
            <w:ins w:id="25818"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19" w:author="KIM, Jason" w:date="2019-04-02T13:39:00Z"/>
                <w:rFonts w:ascii="Calibri" w:eastAsia="Times New Roman" w:hAnsi="Calibri" w:cs="Calibri"/>
                <w:color w:val="000000"/>
                <w:lang w:eastAsia="en-AU"/>
              </w:rPr>
            </w:pPr>
            <w:ins w:id="2582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21" w:author="KIM, Jason" w:date="2019-04-02T13:39:00Z"/>
                <w:rFonts w:ascii="Calibri" w:eastAsia="Times New Roman" w:hAnsi="Calibri" w:cs="Calibri"/>
                <w:color w:val="000000"/>
                <w:lang w:eastAsia="en-AU"/>
              </w:rPr>
            </w:pPr>
            <w:ins w:id="25822" w:author="KIM, Jason" w:date="2019-04-02T13:39:00Z">
              <w:r w:rsidRPr="0056388D">
                <w:rPr>
                  <w:rFonts w:ascii="Calibri" w:eastAsia="Times New Roman" w:hAnsi="Calibri" w:cs="Calibri"/>
                  <w:color w:val="000000"/>
                  <w:lang w:eastAsia="en-AU"/>
                </w:rPr>
                <w:t>LLS2355</w:t>
              </w:r>
            </w:ins>
          </w:p>
        </w:tc>
        <w:tc>
          <w:tcPr>
            <w:tcW w:w="933" w:type="pct"/>
            <w:noWrap/>
            <w:hideMark/>
          </w:tcPr>
          <w:p w:rsidR="00110C18" w:rsidRPr="0056388D" w:rsidRDefault="00110C18" w:rsidP="00063728">
            <w:pPr>
              <w:rPr>
                <w:ins w:id="25823" w:author="KIM, Jason" w:date="2019-04-02T13:39:00Z"/>
                <w:rFonts w:ascii="Calibri" w:eastAsia="Times New Roman" w:hAnsi="Calibri" w:cs="Calibri"/>
                <w:color w:val="000000"/>
                <w:lang w:eastAsia="en-AU"/>
              </w:rPr>
            </w:pPr>
            <w:ins w:id="258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25" w:author="KIM, Jason" w:date="2019-04-02T13:39:00Z"/>
                <w:rFonts w:ascii="Calibri" w:eastAsia="Times New Roman" w:hAnsi="Calibri" w:cs="Calibri"/>
                <w:color w:val="000000"/>
                <w:lang w:eastAsia="en-AU"/>
              </w:rPr>
            </w:pPr>
            <w:ins w:id="25826" w:author="KIM, Jason" w:date="2019-04-02T13:39:00Z">
              <w:r w:rsidRPr="0056388D">
                <w:rPr>
                  <w:rFonts w:ascii="Calibri" w:eastAsia="Times New Roman" w:hAnsi="Calibri" w:cs="Calibri"/>
                  <w:color w:val="000000"/>
                  <w:lang w:eastAsia="en-AU"/>
                </w:rPr>
                <w:t>Chainage 4770</w:t>
              </w:r>
            </w:ins>
          </w:p>
        </w:tc>
        <w:tc>
          <w:tcPr>
            <w:tcW w:w="764" w:type="pct"/>
            <w:noWrap/>
            <w:hideMark/>
          </w:tcPr>
          <w:p w:rsidR="00110C18" w:rsidRPr="0056388D" w:rsidRDefault="00110C18" w:rsidP="00063728">
            <w:pPr>
              <w:jc w:val="right"/>
              <w:rPr>
                <w:ins w:id="25827" w:author="KIM, Jason" w:date="2019-04-02T13:39:00Z"/>
                <w:rFonts w:ascii="Calibri" w:eastAsia="Times New Roman" w:hAnsi="Calibri" w:cs="Calibri"/>
                <w:color w:val="000000"/>
                <w:lang w:eastAsia="en-AU"/>
              </w:rPr>
            </w:pPr>
            <w:ins w:id="258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29" w:author="KIM, Jason" w:date="2019-04-02T13:39:00Z"/>
        </w:trPr>
        <w:tc>
          <w:tcPr>
            <w:tcW w:w="708" w:type="pct"/>
            <w:vMerge/>
            <w:hideMark/>
          </w:tcPr>
          <w:p w:rsidR="00110C18" w:rsidRPr="0056388D" w:rsidRDefault="00110C18" w:rsidP="00063728">
            <w:pPr>
              <w:rPr>
                <w:ins w:id="258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31" w:author="KIM, Jason" w:date="2019-04-02T13:39:00Z"/>
                <w:rFonts w:ascii="Calibri" w:eastAsia="Times New Roman" w:hAnsi="Calibri" w:cs="Calibri"/>
                <w:color w:val="000000"/>
                <w:lang w:eastAsia="en-AU"/>
              </w:rPr>
            </w:pPr>
            <w:ins w:id="25832"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33" w:author="KIM, Jason" w:date="2019-04-02T13:39:00Z"/>
                <w:rFonts w:ascii="Calibri" w:eastAsia="Times New Roman" w:hAnsi="Calibri" w:cs="Calibri"/>
                <w:color w:val="000000"/>
                <w:lang w:eastAsia="en-AU"/>
              </w:rPr>
            </w:pPr>
            <w:ins w:id="2583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35" w:author="KIM, Jason" w:date="2019-04-02T13:39:00Z"/>
                <w:rFonts w:ascii="Calibri" w:eastAsia="Times New Roman" w:hAnsi="Calibri" w:cs="Calibri"/>
                <w:color w:val="000000"/>
                <w:lang w:eastAsia="en-AU"/>
              </w:rPr>
            </w:pPr>
            <w:ins w:id="25836" w:author="KIM, Jason" w:date="2019-04-02T13:39:00Z">
              <w:r w:rsidRPr="0056388D">
                <w:rPr>
                  <w:rFonts w:ascii="Calibri" w:eastAsia="Times New Roman" w:hAnsi="Calibri" w:cs="Calibri"/>
                  <w:color w:val="000000"/>
                  <w:lang w:eastAsia="en-AU"/>
                </w:rPr>
                <w:t>LLS2356</w:t>
              </w:r>
            </w:ins>
          </w:p>
        </w:tc>
        <w:tc>
          <w:tcPr>
            <w:tcW w:w="933" w:type="pct"/>
            <w:noWrap/>
            <w:hideMark/>
          </w:tcPr>
          <w:p w:rsidR="00110C18" w:rsidRPr="0056388D" w:rsidRDefault="00110C18" w:rsidP="00063728">
            <w:pPr>
              <w:rPr>
                <w:ins w:id="25837" w:author="KIM, Jason" w:date="2019-04-02T13:39:00Z"/>
                <w:rFonts w:ascii="Calibri" w:eastAsia="Times New Roman" w:hAnsi="Calibri" w:cs="Calibri"/>
                <w:color w:val="000000"/>
                <w:lang w:eastAsia="en-AU"/>
              </w:rPr>
            </w:pPr>
            <w:ins w:id="258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39" w:author="KIM, Jason" w:date="2019-04-02T13:39:00Z"/>
                <w:rFonts w:ascii="Calibri" w:eastAsia="Times New Roman" w:hAnsi="Calibri" w:cs="Calibri"/>
                <w:color w:val="000000"/>
                <w:lang w:eastAsia="en-AU"/>
              </w:rPr>
            </w:pPr>
            <w:ins w:id="25840" w:author="KIM, Jason" w:date="2019-04-02T13:39:00Z">
              <w:r w:rsidRPr="0056388D">
                <w:rPr>
                  <w:rFonts w:ascii="Calibri" w:eastAsia="Times New Roman" w:hAnsi="Calibri" w:cs="Calibri"/>
                  <w:color w:val="000000"/>
                  <w:lang w:eastAsia="en-AU"/>
                </w:rPr>
                <w:t>Chainage 4780</w:t>
              </w:r>
            </w:ins>
          </w:p>
        </w:tc>
        <w:tc>
          <w:tcPr>
            <w:tcW w:w="764" w:type="pct"/>
            <w:noWrap/>
            <w:hideMark/>
          </w:tcPr>
          <w:p w:rsidR="00110C18" w:rsidRPr="0056388D" w:rsidRDefault="00110C18" w:rsidP="00063728">
            <w:pPr>
              <w:jc w:val="right"/>
              <w:rPr>
                <w:ins w:id="25841" w:author="KIM, Jason" w:date="2019-04-02T13:39:00Z"/>
                <w:rFonts w:ascii="Calibri" w:eastAsia="Times New Roman" w:hAnsi="Calibri" w:cs="Calibri"/>
                <w:color w:val="000000"/>
                <w:lang w:eastAsia="en-AU"/>
              </w:rPr>
            </w:pPr>
            <w:ins w:id="258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43" w:author="KIM, Jason" w:date="2019-04-02T13:39:00Z"/>
        </w:trPr>
        <w:tc>
          <w:tcPr>
            <w:tcW w:w="708" w:type="pct"/>
            <w:vMerge/>
            <w:hideMark/>
          </w:tcPr>
          <w:p w:rsidR="00110C18" w:rsidRPr="0056388D" w:rsidRDefault="00110C18" w:rsidP="00063728">
            <w:pPr>
              <w:rPr>
                <w:ins w:id="258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45" w:author="KIM, Jason" w:date="2019-04-02T13:39:00Z"/>
                <w:rFonts w:ascii="Calibri" w:eastAsia="Times New Roman" w:hAnsi="Calibri" w:cs="Calibri"/>
                <w:color w:val="000000"/>
                <w:lang w:eastAsia="en-AU"/>
              </w:rPr>
            </w:pPr>
            <w:ins w:id="25846"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47" w:author="KIM, Jason" w:date="2019-04-02T13:39:00Z"/>
                <w:rFonts w:ascii="Calibri" w:eastAsia="Times New Roman" w:hAnsi="Calibri" w:cs="Calibri"/>
                <w:color w:val="000000"/>
                <w:lang w:eastAsia="en-AU"/>
              </w:rPr>
            </w:pPr>
            <w:ins w:id="2584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49" w:author="KIM, Jason" w:date="2019-04-02T13:39:00Z"/>
                <w:rFonts w:ascii="Calibri" w:eastAsia="Times New Roman" w:hAnsi="Calibri" w:cs="Calibri"/>
                <w:color w:val="000000"/>
                <w:lang w:eastAsia="en-AU"/>
              </w:rPr>
            </w:pPr>
            <w:ins w:id="25850" w:author="KIM, Jason" w:date="2019-04-02T13:39:00Z">
              <w:r w:rsidRPr="0056388D">
                <w:rPr>
                  <w:rFonts w:ascii="Calibri" w:eastAsia="Times New Roman" w:hAnsi="Calibri" w:cs="Calibri"/>
                  <w:color w:val="000000"/>
                  <w:lang w:eastAsia="en-AU"/>
                </w:rPr>
                <w:t>LLS2357</w:t>
              </w:r>
            </w:ins>
          </w:p>
        </w:tc>
        <w:tc>
          <w:tcPr>
            <w:tcW w:w="933" w:type="pct"/>
            <w:noWrap/>
            <w:hideMark/>
          </w:tcPr>
          <w:p w:rsidR="00110C18" w:rsidRPr="0056388D" w:rsidRDefault="00110C18" w:rsidP="00063728">
            <w:pPr>
              <w:rPr>
                <w:ins w:id="25851" w:author="KIM, Jason" w:date="2019-04-02T13:39:00Z"/>
                <w:rFonts w:ascii="Calibri" w:eastAsia="Times New Roman" w:hAnsi="Calibri" w:cs="Calibri"/>
                <w:color w:val="000000"/>
                <w:lang w:eastAsia="en-AU"/>
              </w:rPr>
            </w:pPr>
            <w:ins w:id="258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53" w:author="KIM, Jason" w:date="2019-04-02T13:39:00Z"/>
                <w:rFonts w:ascii="Calibri" w:eastAsia="Times New Roman" w:hAnsi="Calibri" w:cs="Calibri"/>
                <w:color w:val="000000"/>
                <w:lang w:eastAsia="en-AU"/>
              </w:rPr>
            </w:pPr>
            <w:ins w:id="25854" w:author="KIM, Jason" w:date="2019-04-02T13:39:00Z">
              <w:r w:rsidRPr="0056388D">
                <w:rPr>
                  <w:rFonts w:ascii="Calibri" w:eastAsia="Times New Roman" w:hAnsi="Calibri" w:cs="Calibri"/>
                  <w:color w:val="000000"/>
                  <w:lang w:eastAsia="en-AU"/>
                </w:rPr>
                <w:t>Chainage 4789</w:t>
              </w:r>
            </w:ins>
          </w:p>
        </w:tc>
        <w:tc>
          <w:tcPr>
            <w:tcW w:w="764" w:type="pct"/>
            <w:noWrap/>
            <w:hideMark/>
          </w:tcPr>
          <w:p w:rsidR="00110C18" w:rsidRPr="0056388D" w:rsidRDefault="00110C18" w:rsidP="00063728">
            <w:pPr>
              <w:jc w:val="right"/>
              <w:rPr>
                <w:ins w:id="25855" w:author="KIM, Jason" w:date="2019-04-02T13:39:00Z"/>
                <w:rFonts w:ascii="Calibri" w:eastAsia="Times New Roman" w:hAnsi="Calibri" w:cs="Calibri"/>
                <w:color w:val="000000"/>
                <w:lang w:eastAsia="en-AU"/>
              </w:rPr>
            </w:pPr>
            <w:ins w:id="258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57" w:author="KIM, Jason" w:date="2019-04-02T13:39:00Z"/>
        </w:trPr>
        <w:tc>
          <w:tcPr>
            <w:tcW w:w="708" w:type="pct"/>
            <w:vMerge/>
            <w:hideMark/>
          </w:tcPr>
          <w:p w:rsidR="00110C18" w:rsidRPr="0056388D" w:rsidRDefault="00110C18" w:rsidP="00063728">
            <w:pPr>
              <w:rPr>
                <w:ins w:id="258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59" w:author="KIM, Jason" w:date="2019-04-02T13:39:00Z"/>
                <w:rFonts w:ascii="Calibri" w:eastAsia="Times New Roman" w:hAnsi="Calibri" w:cs="Calibri"/>
                <w:color w:val="000000"/>
                <w:lang w:eastAsia="en-AU"/>
              </w:rPr>
            </w:pPr>
            <w:ins w:id="25860"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61" w:author="KIM, Jason" w:date="2019-04-02T13:39:00Z"/>
                <w:rFonts w:ascii="Calibri" w:eastAsia="Times New Roman" w:hAnsi="Calibri" w:cs="Calibri"/>
                <w:color w:val="000000"/>
                <w:lang w:eastAsia="en-AU"/>
              </w:rPr>
            </w:pPr>
            <w:ins w:id="2586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63" w:author="KIM, Jason" w:date="2019-04-02T13:39:00Z"/>
                <w:rFonts w:ascii="Calibri" w:eastAsia="Times New Roman" w:hAnsi="Calibri" w:cs="Calibri"/>
                <w:color w:val="000000"/>
                <w:lang w:eastAsia="en-AU"/>
              </w:rPr>
            </w:pPr>
            <w:ins w:id="25864" w:author="KIM, Jason" w:date="2019-04-02T13:39:00Z">
              <w:r w:rsidRPr="0056388D">
                <w:rPr>
                  <w:rFonts w:ascii="Calibri" w:eastAsia="Times New Roman" w:hAnsi="Calibri" w:cs="Calibri"/>
                  <w:color w:val="000000"/>
                  <w:lang w:eastAsia="en-AU"/>
                </w:rPr>
                <w:t>LLS2358</w:t>
              </w:r>
            </w:ins>
          </w:p>
        </w:tc>
        <w:tc>
          <w:tcPr>
            <w:tcW w:w="933" w:type="pct"/>
            <w:noWrap/>
            <w:hideMark/>
          </w:tcPr>
          <w:p w:rsidR="00110C18" w:rsidRPr="0056388D" w:rsidRDefault="00110C18" w:rsidP="00063728">
            <w:pPr>
              <w:rPr>
                <w:ins w:id="25865" w:author="KIM, Jason" w:date="2019-04-02T13:39:00Z"/>
                <w:rFonts w:ascii="Calibri" w:eastAsia="Times New Roman" w:hAnsi="Calibri" w:cs="Calibri"/>
                <w:color w:val="000000"/>
                <w:lang w:eastAsia="en-AU"/>
              </w:rPr>
            </w:pPr>
            <w:ins w:id="258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67" w:author="KIM, Jason" w:date="2019-04-02T13:39:00Z"/>
                <w:rFonts w:ascii="Calibri" w:eastAsia="Times New Roman" w:hAnsi="Calibri" w:cs="Calibri"/>
                <w:color w:val="000000"/>
                <w:lang w:eastAsia="en-AU"/>
              </w:rPr>
            </w:pPr>
            <w:ins w:id="25868" w:author="KIM, Jason" w:date="2019-04-02T13:39:00Z">
              <w:r w:rsidRPr="0056388D">
                <w:rPr>
                  <w:rFonts w:ascii="Calibri" w:eastAsia="Times New Roman" w:hAnsi="Calibri" w:cs="Calibri"/>
                  <w:color w:val="000000"/>
                  <w:lang w:eastAsia="en-AU"/>
                </w:rPr>
                <w:t>Chainage 4799</w:t>
              </w:r>
            </w:ins>
          </w:p>
        </w:tc>
        <w:tc>
          <w:tcPr>
            <w:tcW w:w="764" w:type="pct"/>
            <w:noWrap/>
            <w:hideMark/>
          </w:tcPr>
          <w:p w:rsidR="00110C18" w:rsidRPr="0056388D" w:rsidRDefault="00110C18" w:rsidP="00063728">
            <w:pPr>
              <w:jc w:val="right"/>
              <w:rPr>
                <w:ins w:id="25869" w:author="KIM, Jason" w:date="2019-04-02T13:39:00Z"/>
                <w:rFonts w:ascii="Calibri" w:eastAsia="Times New Roman" w:hAnsi="Calibri" w:cs="Calibri"/>
                <w:color w:val="000000"/>
                <w:lang w:eastAsia="en-AU"/>
              </w:rPr>
            </w:pPr>
            <w:ins w:id="258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71" w:author="KIM, Jason" w:date="2019-04-02T13:39:00Z"/>
        </w:trPr>
        <w:tc>
          <w:tcPr>
            <w:tcW w:w="708" w:type="pct"/>
            <w:vMerge/>
            <w:hideMark/>
          </w:tcPr>
          <w:p w:rsidR="00110C18" w:rsidRPr="0056388D" w:rsidRDefault="00110C18" w:rsidP="00063728">
            <w:pPr>
              <w:rPr>
                <w:ins w:id="258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73" w:author="KIM, Jason" w:date="2019-04-02T13:39:00Z"/>
                <w:rFonts w:ascii="Calibri" w:eastAsia="Times New Roman" w:hAnsi="Calibri" w:cs="Calibri"/>
                <w:color w:val="000000"/>
                <w:lang w:eastAsia="en-AU"/>
              </w:rPr>
            </w:pPr>
            <w:ins w:id="25874"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75" w:author="KIM, Jason" w:date="2019-04-02T13:39:00Z"/>
                <w:rFonts w:ascii="Calibri" w:eastAsia="Times New Roman" w:hAnsi="Calibri" w:cs="Calibri"/>
                <w:color w:val="000000"/>
                <w:lang w:eastAsia="en-AU"/>
              </w:rPr>
            </w:pPr>
            <w:ins w:id="2587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77" w:author="KIM, Jason" w:date="2019-04-02T13:39:00Z"/>
                <w:rFonts w:ascii="Calibri" w:eastAsia="Times New Roman" w:hAnsi="Calibri" w:cs="Calibri"/>
                <w:color w:val="000000"/>
                <w:lang w:eastAsia="en-AU"/>
              </w:rPr>
            </w:pPr>
            <w:ins w:id="25878" w:author="KIM, Jason" w:date="2019-04-02T13:39:00Z">
              <w:r w:rsidRPr="0056388D">
                <w:rPr>
                  <w:rFonts w:ascii="Calibri" w:eastAsia="Times New Roman" w:hAnsi="Calibri" w:cs="Calibri"/>
                  <w:color w:val="000000"/>
                  <w:lang w:eastAsia="en-AU"/>
                </w:rPr>
                <w:t>LLS2359</w:t>
              </w:r>
            </w:ins>
          </w:p>
        </w:tc>
        <w:tc>
          <w:tcPr>
            <w:tcW w:w="933" w:type="pct"/>
            <w:noWrap/>
            <w:hideMark/>
          </w:tcPr>
          <w:p w:rsidR="00110C18" w:rsidRPr="0056388D" w:rsidRDefault="00110C18" w:rsidP="00063728">
            <w:pPr>
              <w:rPr>
                <w:ins w:id="25879" w:author="KIM, Jason" w:date="2019-04-02T13:39:00Z"/>
                <w:rFonts w:ascii="Calibri" w:eastAsia="Times New Roman" w:hAnsi="Calibri" w:cs="Calibri"/>
                <w:color w:val="000000"/>
                <w:lang w:eastAsia="en-AU"/>
              </w:rPr>
            </w:pPr>
            <w:ins w:id="258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81" w:author="KIM, Jason" w:date="2019-04-02T13:39:00Z"/>
                <w:rFonts w:ascii="Calibri" w:eastAsia="Times New Roman" w:hAnsi="Calibri" w:cs="Calibri"/>
                <w:color w:val="000000"/>
                <w:lang w:eastAsia="en-AU"/>
              </w:rPr>
            </w:pPr>
            <w:ins w:id="25882" w:author="KIM, Jason" w:date="2019-04-02T13:39:00Z">
              <w:r w:rsidRPr="0056388D">
                <w:rPr>
                  <w:rFonts w:ascii="Calibri" w:eastAsia="Times New Roman" w:hAnsi="Calibri" w:cs="Calibri"/>
                  <w:color w:val="000000"/>
                  <w:lang w:eastAsia="en-AU"/>
                </w:rPr>
                <w:t>Chainage 4809</w:t>
              </w:r>
            </w:ins>
          </w:p>
        </w:tc>
        <w:tc>
          <w:tcPr>
            <w:tcW w:w="764" w:type="pct"/>
            <w:noWrap/>
            <w:hideMark/>
          </w:tcPr>
          <w:p w:rsidR="00110C18" w:rsidRPr="0056388D" w:rsidRDefault="00110C18" w:rsidP="00063728">
            <w:pPr>
              <w:jc w:val="right"/>
              <w:rPr>
                <w:ins w:id="25883" w:author="KIM, Jason" w:date="2019-04-02T13:39:00Z"/>
                <w:rFonts w:ascii="Calibri" w:eastAsia="Times New Roman" w:hAnsi="Calibri" w:cs="Calibri"/>
                <w:color w:val="000000"/>
                <w:lang w:eastAsia="en-AU"/>
              </w:rPr>
            </w:pPr>
            <w:ins w:id="258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85" w:author="KIM, Jason" w:date="2019-04-02T13:39:00Z"/>
        </w:trPr>
        <w:tc>
          <w:tcPr>
            <w:tcW w:w="708" w:type="pct"/>
            <w:vMerge/>
            <w:hideMark/>
          </w:tcPr>
          <w:p w:rsidR="00110C18" w:rsidRPr="0056388D" w:rsidRDefault="00110C18" w:rsidP="00063728">
            <w:pPr>
              <w:rPr>
                <w:ins w:id="258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87" w:author="KIM, Jason" w:date="2019-04-02T13:39:00Z"/>
                <w:rFonts w:ascii="Calibri" w:eastAsia="Times New Roman" w:hAnsi="Calibri" w:cs="Calibri"/>
                <w:color w:val="000000"/>
                <w:lang w:eastAsia="en-AU"/>
              </w:rPr>
            </w:pPr>
            <w:ins w:id="25888"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89" w:author="KIM, Jason" w:date="2019-04-02T13:39:00Z"/>
                <w:rFonts w:ascii="Calibri" w:eastAsia="Times New Roman" w:hAnsi="Calibri" w:cs="Calibri"/>
                <w:color w:val="000000"/>
                <w:lang w:eastAsia="en-AU"/>
              </w:rPr>
            </w:pPr>
            <w:ins w:id="2589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91" w:author="KIM, Jason" w:date="2019-04-02T13:39:00Z"/>
                <w:rFonts w:ascii="Calibri" w:eastAsia="Times New Roman" w:hAnsi="Calibri" w:cs="Calibri"/>
                <w:color w:val="000000"/>
                <w:lang w:eastAsia="en-AU"/>
              </w:rPr>
            </w:pPr>
            <w:ins w:id="25892" w:author="KIM, Jason" w:date="2019-04-02T13:39:00Z">
              <w:r w:rsidRPr="0056388D">
                <w:rPr>
                  <w:rFonts w:ascii="Calibri" w:eastAsia="Times New Roman" w:hAnsi="Calibri" w:cs="Calibri"/>
                  <w:color w:val="000000"/>
                  <w:lang w:eastAsia="en-AU"/>
                </w:rPr>
                <w:t>LLS2360</w:t>
              </w:r>
            </w:ins>
          </w:p>
        </w:tc>
        <w:tc>
          <w:tcPr>
            <w:tcW w:w="933" w:type="pct"/>
            <w:noWrap/>
            <w:hideMark/>
          </w:tcPr>
          <w:p w:rsidR="00110C18" w:rsidRPr="0056388D" w:rsidRDefault="00110C18" w:rsidP="00063728">
            <w:pPr>
              <w:rPr>
                <w:ins w:id="25893" w:author="KIM, Jason" w:date="2019-04-02T13:39:00Z"/>
                <w:rFonts w:ascii="Calibri" w:eastAsia="Times New Roman" w:hAnsi="Calibri" w:cs="Calibri"/>
                <w:color w:val="000000"/>
                <w:lang w:eastAsia="en-AU"/>
              </w:rPr>
            </w:pPr>
            <w:ins w:id="258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95" w:author="KIM, Jason" w:date="2019-04-02T13:39:00Z"/>
                <w:rFonts w:ascii="Calibri" w:eastAsia="Times New Roman" w:hAnsi="Calibri" w:cs="Calibri"/>
                <w:color w:val="000000"/>
                <w:lang w:eastAsia="en-AU"/>
              </w:rPr>
            </w:pPr>
            <w:ins w:id="25896" w:author="KIM, Jason" w:date="2019-04-02T13:39:00Z">
              <w:r w:rsidRPr="0056388D">
                <w:rPr>
                  <w:rFonts w:ascii="Calibri" w:eastAsia="Times New Roman" w:hAnsi="Calibri" w:cs="Calibri"/>
                  <w:color w:val="000000"/>
                  <w:lang w:eastAsia="en-AU"/>
                </w:rPr>
                <w:t>Chainage 4818</w:t>
              </w:r>
            </w:ins>
          </w:p>
        </w:tc>
        <w:tc>
          <w:tcPr>
            <w:tcW w:w="764" w:type="pct"/>
            <w:noWrap/>
            <w:hideMark/>
          </w:tcPr>
          <w:p w:rsidR="00110C18" w:rsidRPr="0056388D" w:rsidRDefault="00110C18" w:rsidP="00063728">
            <w:pPr>
              <w:jc w:val="right"/>
              <w:rPr>
                <w:ins w:id="25897" w:author="KIM, Jason" w:date="2019-04-02T13:39:00Z"/>
                <w:rFonts w:ascii="Calibri" w:eastAsia="Times New Roman" w:hAnsi="Calibri" w:cs="Calibri"/>
                <w:color w:val="000000"/>
                <w:lang w:eastAsia="en-AU"/>
              </w:rPr>
            </w:pPr>
            <w:ins w:id="258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99" w:author="KIM, Jason" w:date="2019-04-02T13:39:00Z"/>
        </w:trPr>
        <w:tc>
          <w:tcPr>
            <w:tcW w:w="708" w:type="pct"/>
            <w:vMerge/>
            <w:hideMark/>
          </w:tcPr>
          <w:p w:rsidR="00110C18" w:rsidRPr="0056388D" w:rsidRDefault="00110C18" w:rsidP="00063728">
            <w:pPr>
              <w:rPr>
                <w:ins w:id="259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01" w:author="KIM, Jason" w:date="2019-04-02T13:39:00Z"/>
                <w:rFonts w:ascii="Calibri" w:eastAsia="Times New Roman" w:hAnsi="Calibri" w:cs="Calibri"/>
                <w:color w:val="000000"/>
                <w:lang w:eastAsia="en-AU"/>
              </w:rPr>
            </w:pPr>
            <w:ins w:id="25902"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03" w:author="KIM, Jason" w:date="2019-04-02T13:39:00Z"/>
                <w:rFonts w:ascii="Calibri" w:eastAsia="Times New Roman" w:hAnsi="Calibri" w:cs="Calibri"/>
                <w:color w:val="000000"/>
                <w:lang w:eastAsia="en-AU"/>
              </w:rPr>
            </w:pPr>
            <w:ins w:id="2590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05" w:author="KIM, Jason" w:date="2019-04-02T13:39:00Z"/>
                <w:rFonts w:ascii="Calibri" w:eastAsia="Times New Roman" w:hAnsi="Calibri" w:cs="Calibri"/>
                <w:color w:val="000000"/>
                <w:lang w:eastAsia="en-AU"/>
              </w:rPr>
            </w:pPr>
            <w:ins w:id="25906" w:author="KIM, Jason" w:date="2019-04-02T13:39:00Z">
              <w:r w:rsidRPr="0056388D">
                <w:rPr>
                  <w:rFonts w:ascii="Calibri" w:eastAsia="Times New Roman" w:hAnsi="Calibri" w:cs="Calibri"/>
                  <w:color w:val="000000"/>
                  <w:lang w:eastAsia="en-AU"/>
                </w:rPr>
                <w:t>LLS2361</w:t>
              </w:r>
            </w:ins>
          </w:p>
        </w:tc>
        <w:tc>
          <w:tcPr>
            <w:tcW w:w="933" w:type="pct"/>
            <w:noWrap/>
            <w:hideMark/>
          </w:tcPr>
          <w:p w:rsidR="00110C18" w:rsidRPr="0056388D" w:rsidRDefault="00110C18" w:rsidP="00063728">
            <w:pPr>
              <w:rPr>
                <w:ins w:id="25907" w:author="KIM, Jason" w:date="2019-04-02T13:39:00Z"/>
                <w:rFonts w:ascii="Calibri" w:eastAsia="Times New Roman" w:hAnsi="Calibri" w:cs="Calibri"/>
                <w:color w:val="000000"/>
                <w:lang w:eastAsia="en-AU"/>
              </w:rPr>
            </w:pPr>
            <w:ins w:id="259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09" w:author="KIM, Jason" w:date="2019-04-02T13:39:00Z"/>
                <w:rFonts w:ascii="Calibri" w:eastAsia="Times New Roman" w:hAnsi="Calibri" w:cs="Calibri"/>
                <w:color w:val="000000"/>
                <w:lang w:eastAsia="en-AU"/>
              </w:rPr>
            </w:pPr>
            <w:ins w:id="25910" w:author="KIM, Jason" w:date="2019-04-02T13:39:00Z">
              <w:r w:rsidRPr="0056388D">
                <w:rPr>
                  <w:rFonts w:ascii="Calibri" w:eastAsia="Times New Roman" w:hAnsi="Calibri" w:cs="Calibri"/>
                  <w:color w:val="000000"/>
                  <w:lang w:eastAsia="en-AU"/>
                </w:rPr>
                <w:t>Chainage 4828</w:t>
              </w:r>
            </w:ins>
          </w:p>
        </w:tc>
        <w:tc>
          <w:tcPr>
            <w:tcW w:w="764" w:type="pct"/>
            <w:noWrap/>
            <w:hideMark/>
          </w:tcPr>
          <w:p w:rsidR="00110C18" w:rsidRPr="0056388D" w:rsidRDefault="00110C18" w:rsidP="00063728">
            <w:pPr>
              <w:jc w:val="right"/>
              <w:rPr>
                <w:ins w:id="25911" w:author="KIM, Jason" w:date="2019-04-02T13:39:00Z"/>
                <w:rFonts w:ascii="Calibri" w:eastAsia="Times New Roman" w:hAnsi="Calibri" w:cs="Calibri"/>
                <w:color w:val="000000"/>
                <w:lang w:eastAsia="en-AU"/>
              </w:rPr>
            </w:pPr>
            <w:ins w:id="259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13" w:author="KIM, Jason" w:date="2019-04-02T13:39:00Z"/>
        </w:trPr>
        <w:tc>
          <w:tcPr>
            <w:tcW w:w="708" w:type="pct"/>
            <w:vMerge/>
            <w:hideMark/>
          </w:tcPr>
          <w:p w:rsidR="00110C18" w:rsidRPr="0056388D" w:rsidRDefault="00110C18" w:rsidP="00063728">
            <w:pPr>
              <w:rPr>
                <w:ins w:id="259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15" w:author="KIM, Jason" w:date="2019-04-02T13:39:00Z"/>
                <w:rFonts w:ascii="Calibri" w:eastAsia="Times New Roman" w:hAnsi="Calibri" w:cs="Calibri"/>
                <w:color w:val="000000"/>
                <w:lang w:eastAsia="en-AU"/>
              </w:rPr>
            </w:pPr>
            <w:ins w:id="25916"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17" w:author="KIM, Jason" w:date="2019-04-02T13:39:00Z"/>
                <w:rFonts w:ascii="Calibri" w:eastAsia="Times New Roman" w:hAnsi="Calibri" w:cs="Calibri"/>
                <w:color w:val="000000"/>
                <w:lang w:eastAsia="en-AU"/>
              </w:rPr>
            </w:pPr>
            <w:ins w:id="2591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19" w:author="KIM, Jason" w:date="2019-04-02T13:39:00Z"/>
                <w:rFonts w:ascii="Calibri" w:eastAsia="Times New Roman" w:hAnsi="Calibri" w:cs="Calibri"/>
                <w:color w:val="000000"/>
                <w:lang w:eastAsia="en-AU"/>
              </w:rPr>
            </w:pPr>
            <w:ins w:id="25920" w:author="KIM, Jason" w:date="2019-04-02T13:39:00Z">
              <w:r w:rsidRPr="0056388D">
                <w:rPr>
                  <w:rFonts w:ascii="Calibri" w:eastAsia="Times New Roman" w:hAnsi="Calibri" w:cs="Calibri"/>
                  <w:color w:val="000000"/>
                  <w:lang w:eastAsia="en-AU"/>
                </w:rPr>
                <w:t>LLS2362</w:t>
              </w:r>
            </w:ins>
          </w:p>
        </w:tc>
        <w:tc>
          <w:tcPr>
            <w:tcW w:w="933" w:type="pct"/>
            <w:noWrap/>
            <w:hideMark/>
          </w:tcPr>
          <w:p w:rsidR="00110C18" w:rsidRPr="0056388D" w:rsidRDefault="00110C18" w:rsidP="00063728">
            <w:pPr>
              <w:rPr>
                <w:ins w:id="25921" w:author="KIM, Jason" w:date="2019-04-02T13:39:00Z"/>
                <w:rFonts w:ascii="Calibri" w:eastAsia="Times New Roman" w:hAnsi="Calibri" w:cs="Calibri"/>
                <w:color w:val="000000"/>
                <w:lang w:eastAsia="en-AU"/>
              </w:rPr>
            </w:pPr>
            <w:ins w:id="259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23" w:author="KIM, Jason" w:date="2019-04-02T13:39:00Z"/>
                <w:rFonts w:ascii="Calibri" w:eastAsia="Times New Roman" w:hAnsi="Calibri" w:cs="Calibri"/>
                <w:color w:val="000000"/>
                <w:lang w:eastAsia="en-AU"/>
              </w:rPr>
            </w:pPr>
            <w:ins w:id="25924" w:author="KIM, Jason" w:date="2019-04-02T13:39:00Z">
              <w:r w:rsidRPr="0056388D">
                <w:rPr>
                  <w:rFonts w:ascii="Calibri" w:eastAsia="Times New Roman" w:hAnsi="Calibri" w:cs="Calibri"/>
                  <w:color w:val="000000"/>
                  <w:lang w:eastAsia="en-AU"/>
                </w:rPr>
                <w:t>Chainage 4838</w:t>
              </w:r>
            </w:ins>
          </w:p>
        </w:tc>
        <w:tc>
          <w:tcPr>
            <w:tcW w:w="764" w:type="pct"/>
            <w:noWrap/>
            <w:hideMark/>
          </w:tcPr>
          <w:p w:rsidR="00110C18" w:rsidRPr="0056388D" w:rsidRDefault="00110C18" w:rsidP="00063728">
            <w:pPr>
              <w:jc w:val="right"/>
              <w:rPr>
                <w:ins w:id="25925" w:author="KIM, Jason" w:date="2019-04-02T13:39:00Z"/>
                <w:rFonts w:ascii="Calibri" w:eastAsia="Times New Roman" w:hAnsi="Calibri" w:cs="Calibri"/>
                <w:color w:val="000000"/>
                <w:lang w:eastAsia="en-AU"/>
              </w:rPr>
            </w:pPr>
            <w:ins w:id="25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27" w:author="KIM, Jason" w:date="2019-04-02T13:39:00Z"/>
        </w:trPr>
        <w:tc>
          <w:tcPr>
            <w:tcW w:w="708" w:type="pct"/>
            <w:vMerge/>
            <w:hideMark/>
          </w:tcPr>
          <w:p w:rsidR="00110C18" w:rsidRPr="0056388D" w:rsidRDefault="00110C18" w:rsidP="00063728">
            <w:pPr>
              <w:rPr>
                <w:ins w:id="259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29" w:author="KIM, Jason" w:date="2019-04-02T13:39:00Z"/>
                <w:rFonts w:ascii="Calibri" w:eastAsia="Times New Roman" w:hAnsi="Calibri" w:cs="Calibri"/>
                <w:color w:val="000000"/>
                <w:lang w:eastAsia="en-AU"/>
              </w:rPr>
            </w:pPr>
            <w:ins w:id="25930"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31" w:author="KIM, Jason" w:date="2019-04-02T13:39:00Z"/>
                <w:rFonts w:ascii="Calibri" w:eastAsia="Times New Roman" w:hAnsi="Calibri" w:cs="Calibri"/>
                <w:color w:val="000000"/>
                <w:lang w:eastAsia="en-AU"/>
              </w:rPr>
            </w:pPr>
            <w:ins w:id="2593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33" w:author="KIM, Jason" w:date="2019-04-02T13:39:00Z"/>
                <w:rFonts w:ascii="Calibri" w:eastAsia="Times New Roman" w:hAnsi="Calibri" w:cs="Calibri"/>
                <w:color w:val="000000"/>
                <w:lang w:eastAsia="en-AU"/>
              </w:rPr>
            </w:pPr>
            <w:ins w:id="25934" w:author="KIM, Jason" w:date="2019-04-02T13:39:00Z">
              <w:r w:rsidRPr="0056388D">
                <w:rPr>
                  <w:rFonts w:ascii="Calibri" w:eastAsia="Times New Roman" w:hAnsi="Calibri" w:cs="Calibri"/>
                  <w:color w:val="000000"/>
                  <w:lang w:eastAsia="en-AU"/>
                </w:rPr>
                <w:t>LLS2363</w:t>
              </w:r>
            </w:ins>
          </w:p>
        </w:tc>
        <w:tc>
          <w:tcPr>
            <w:tcW w:w="933" w:type="pct"/>
            <w:noWrap/>
            <w:hideMark/>
          </w:tcPr>
          <w:p w:rsidR="00110C18" w:rsidRPr="0056388D" w:rsidRDefault="00110C18" w:rsidP="00063728">
            <w:pPr>
              <w:rPr>
                <w:ins w:id="25935" w:author="KIM, Jason" w:date="2019-04-02T13:39:00Z"/>
                <w:rFonts w:ascii="Calibri" w:eastAsia="Times New Roman" w:hAnsi="Calibri" w:cs="Calibri"/>
                <w:color w:val="000000"/>
                <w:lang w:eastAsia="en-AU"/>
              </w:rPr>
            </w:pPr>
            <w:ins w:id="259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37" w:author="KIM, Jason" w:date="2019-04-02T13:39:00Z"/>
                <w:rFonts w:ascii="Calibri" w:eastAsia="Times New Roman" w:hAnsi="Calibri" w:cs="Calibri"/>
                <w:color w:val="000000"/>
                <w:lang w:eastAsia="en-AU"/>
              </w:rPr>
            </w:pPr>
            <w:ins w:id="25938" w:author="KIM, Jason" w:date="2019-04-02T13:39:00Z">
              <w:r w:rsidRPr="0056388D">
                <w:rPr>
                  <w:rFonts w:ascii="Calibri" w:eastAsia="Times New Roman" w:hAnsi="Calibri" w:cs="Calibri"/>
                  <w:color w:val="000000"/>
                  <w:lang w:eastAsia="en-AU"/>
                </w:rPr>
                <w:t>Chainage 4847</w:t>
              </w:r>
            </w:ins>
          </w:p>
        </w:tc>
        <w:tc>
          <w:tcPr>
            <w:tcW w:w="764" w:type="pct"/>
            <w:noWrap/>
            <w:hideMark/>
          </w:tcPr>
          <w:p w:rsidR="00110C18" w:rsidRPr="0056388D" w:rsidRDefault="00110C18" w:rsidP="00063728">
            <w:pPr>
              <w:jc w:val="right"/>
              <w:rPr>
                <w:ins w:id="25939" w:author="KIM, Jason" w:date="2019-04-02T13:39:00Z"/>
                <w:rFonts w:ascii="Calibri" w:eastAsia="Times New Roman" w:hAnsi="Calibri" w:cs="Calibri"/>
                <w:color w:val="000000"/>
                <w:lang w:eastAsia="en-AU"/>
              </w:rPr>
            </w:pPr>
            <w:ins w:id="259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41" w:author="KIM, Jason" w:date="2019-04-02T13:39:00Z"/>
        </w:trPr>
        <w:tc>
          <w:tcPr>
            <w:tcW w:w="708" w:type="pct"/>
            <w:vMerge/>
            <w:hideMark/>
          </w:tcPr>
          <w:p w:rsidR="00110C18" w:rsidRPr="0056388D" w:rsidRDefault="00110C18" w:rsidP="00063728">
            <w:pPr>
              <w:rPr>
                <w:ins w:id="259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43" w:author="KIM, Jason" w:date="2019-04-02T13:39:00Z"/>
                <w:rFonts w:ascii="Calibri" w:eastAsia="Times New Roman" w:hAnsi="Calibri" w:cs="Calibri"/>
                <w:color w:val="000000"/>
                <w:lang w:eastAsia="en-AU"/>
              </w:rPr>
            </w:pPr>
            <w:ins w:id="25944"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45" w:author="KIM, Jason" w:date="2019-04-02T13:39:00Z"/>
                <w:rFonts w:ascii="Calibri" w:eastAsia="Times New Roman" w:hAnsi="Calibri" w:cs="Calibri"/>
                <w:color w:val="000000"/>
                <w:lang w:eastAsia="en-AU"/>
              </w:rPr>
            </w:pPr>
            <w:ins w:id="2594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47" w:author="KIM, Jason" w:date="2019-04-02T13:39:00Z"/>
                <w:rFonts w:ascii="Calibri" w:eastAsia="Times New Roman" w:hAnsi="Calibri" w:cs="Calibri"/>
                <w:color w:val="000000"/>
                <w:lang w:eastAsia="en-AU"/>
              </w:rPr>
            </w:pPr>
            <w:ins w:id="25948" w:author="KIM, Jason" w:date="2019-04-02T13:39:00Z">
              <w:r w:rsidRPr="0056388D">
                <w:rPr>
                  <w:rFonts w:ascii="Calibri" w:eastAsia="Times New Roman" w:hAnsi="Calibri" w:cs="Calibri"/>
                  <w:color w:val="000000"/>
                  <w:lang w:eastAsia="en-AU"/>
                </w:rPr>
                <w:t>LLS2364</w:t>
              </w:r>
            </w:ins>
          </w:p>
        </w:tc>
        <w:tc>
          <w:tcPr>
            <w:tcW w:w="933" w:type="pct"/>
            <w:noWrap/>
            <w:hideMark/>
          </w:tcPr>
          <w:p w:rsidR="00110C18" w:rsidRPr="0056388D" w:rsidRDefault="00110C18" w:rsidP="00063728">
            <w:pPr>
              <w:rPr>
                <w:ins w:id="25949" w:author="KIM, Jason" w:date="2019-04-02T13:39:00Z"/>
                <w:rFonts w:ascii="Calibri" w:eastAsia="Times New Roman" w:hAnsi="Calibri" w:cs="Calibri"/>
                <w:color w:val="000000"/>
                <w:lang w:eastAsia="en-AU"/>
              </w:rPr>
            </w:pPr>
            <w:ins w:id="259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51" w:author="KIM, Jason" w:date="2019-04-02T13:39:00Z"/>
                <w:rFonts w:ascii="Calibri" w:eastAsia="Times New Roman" w:hAnsi="Calibri" w:cs="Calibri"/>
                <w:color w:val="000000"/>
                <w:lang w:eastAsia="en-AU"/>
              </w:rPr>
            </w:pPr>
            <w:ins w:id="25952" w:author="KIM, Jason" w:date="2019-04-02T13:39:00Z">
              <w:r w:rsidRPr="0056388D">
                <w:rPr>
                  <w:rFonts w:ascii="Calibri" w:eastAsia="Times New Roman" w:hAnsi="Calibri" w:cs="Calibri"/>
                  <w:color w:val="000000"/>
                  <w:lang w:eastAsia="en-AU"/>
                </w:rPr>
                <w:t>Chainage 4857</w:t>
              </w:r>
            </w:ins>
          </w:p>
        </w:tc>
        <w:tc>
          <w:tcPr>
            <w:tcW w:w="764" w:type="pct"/>
            <w:noWrap/>
            <w:hideMark/>
          </w:tcPr>
          <w:p w:rsidR="00110C18" w:rsidRPr="0056388D" w:rsidRDefault="00110C18" w:rsidP="00063728">
            <w:pPr>
              <w:jc w:val="right"/>
              <w:rPr>
                <w:ins w:id="25953" w:author="KIM, Jason" w:date="2019-04-02T13:39:00Z"/>
                <w:rFonts w:ascii="Calibri" w:eastAsia="Times New Roman" w:hAnsi="Calibri" w:cs="Calibri"/>
                <w:color w:val="000000"/>
                <w:lang w:eastAsia="en-AU"/>
              </w:rPr>
            </w:pPr>
            <w:ins w:id="259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55" w:author="KIM, Jason" w:date="2019-04-02T13:39:00Z"/>
        </w:trPr>
        <w:tc>
          <w:tcPr>
            <w:tcW w:w="708" w:type="pct"/>
            <w:vMerge/>
            <w:hideMark/>
          </w:tcPr>
          <w:p w:rsidR="00110C18" w:rsidRPr="0056388D" w:rsidRDefault="00110C18" w:rsidP="00063728">
            <w:pPr>
              <w:rPr>
                <w:ins w:id="259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57" w:author="KIM, Jason" w:date="2019-04-02T13:39:00Z"/>
                <w:rFonts w:ascii="Calibri" w:eastAsia="Times New Roman" w:hAnsi="Calibri" w:cs="Calibri"/>
                <w:color w:val="000000"/>
                <w:lang w:eastAsia="en-AU"/>
              </w:rPr>
            </w:pPr>
            <w:ins w:id="25958"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59" w:author="KIM, Jason" w:date="2019-04-02T13:39:00Z"/>
                <w:rFonts w:ascii="Calibri" w:eastAsia="Times New Roman" w:hAnsi="Calibri" w:cs="Calibri"/>
                <w:color w:val="000000"/>
                <w:lang w:eastAsia="en-AU"/>
              </w:rPr>
            </w:pPr>
            <w:ins w:id="2596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61" w:author="KIM, Jason" w:date="2019-04-02T13:39:00Z"/>
                <w:rFonts w:ascii="Calibri" w:eastAsia="Times New Roman" w:hAnsi="Calibri" w:cs="Calibri"/>
                <w:color w:val="000000"/>
                <w:lang w:eastAsia="en-AU"/>
              </w:rPr>
            </w:pPr>
            <w:ins w:id="25962" w:author="KIM, Jason" w:date="2019-04-02T13:39:00Z">
              <w:r w:rsidRPr="0056388D">
                <w:rPr>
                  <w:rFonts w:ascii="Calibri" w:eastAsia="Times New Roman" w:hAnsi="Calibri" w:cs="Calibri"/>
                  <w:color w:val="000000"/>
                  <w:lang w:eastAsia="en-AU"/>
                </w:rPr>
                <w:t>LLS2365</w:t>
              </w:r>
            </w:ins>
          </w:p>
        </w:tc>
        <w:tc>
          <w:tcPr>
            <w:tcW w:w="933" w:type="pct"/>
            <w:noWrap/>
            <w:hideMark/>
          </w:tcPr>
          <w:p w:rsidR="00110C18" w:rsidRPr="0056388D" w:rsidRDefault="00110C18" w:rsidP="00063728">
            <w:pPr>
              <w:rPr>
                <w:ins w:id="25963" w:author="KIM, Jason" w:date="2019-04-02T13:39:00Z"/>
                <w:rFonts w:ascii="Calibri" w:eastAsia="Times New Roman" w:hAnsi="Calibri" w:cs="Calibri"/>
                <w:color w:val="000000"/>
                <w:lang w:eastAsia="en-AU"/>
              </w:rPr>
            </w:pPr>
            <w:ins w:id="259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65" w:author="KIM, Jason" w:date="2019-04-02T13:39:00Z"/>
                <w:rFonts w:ascii="Calibri" w:eastAsia="Times New Roman" w:hAnsi="Calibri" w:cs="Calibri"/>
                <w:color w:val="000000"/>
                <w:lang w:eastAsia="en-AU"/>
              </w:rPr>
            </w:pPr>
            <w:ins w:id="25966" w:author="KIM, Jason" w:date="2019-04-02T13:39:00Z">
              <w:r w:rsidRPr="0056388D">
                <w:rPr>
                  <w:rFonts w:ascii="Calibri" w:eastAsia="Times New Roman" w:hAnsi="Calibri" w:cs="Calibri"/>
                  <w:color w:val="000000"/>
                  <w:lang w:eastAsia="en-AU"/>
                </w:rPr>
                <w:t>Chainage 4867</w:t>
              </w:r>
            </w:ins>
          </w:p>
        </w:tc>
        <w:tc>
          <w:tcPr>
            <w:tcW w:w="764" w:type="pct"/>
            <w:noWrap/>
            <w:hideMark/>
          </w:tcPr>
          <w:p w:rsidR="00110C18" w:rsidRPr="0056388D" w:rsidRDefault="00110C18" w:rsidP="00063728">
            <w:pPr>
              <w:jc w:val="right"/>
              <w:rPr>
                <w:ins w:id="25967" w:author="KIM, Jason" w:date="2019-04-02T13:39:00Z"/>
                <w:rFonts w:ascii="Calibri" w:eastAsia="Times New Roman" w:hAnsi="Calibri" w:cs="Calibri"/>
                <w:color w:val="000000"/>
                <w:lang w:eastAsia="en-AU"/>
              </w:rPr>
            </w:pPr>
            <w:ins w:id="25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69" w:author="KIM, Jason" w:date="2019-04-02T13:39:00Z"/>
        </w:trPr>
        <w:tc>
          <w:tcPr>
            <w:tcW w:w="708" w:type="pct"/>
            <w:vMerge w:val="restart"/>
            <w:noWrap/>
            <w:hideMark/>
          </w:tcPr>
          <w:p w:rsidR="00110C18" w:rsidRPr="0056388D" w:rsidRDefault="00110C18" w:rsidP="00063728">
            <w:pPr>
              <w:rPr>
                <w:ins w:id="25970" w:author="KIM, Jason" w:date="2019-04-02T13:39:00Z"/>
                <w:rFonts w:ascii="Calibri" w:eastAsia="Times New Roman" w:hAnsi="Calibri" w:cs="Calibri"/>
                <w:color w:val="000000"/>
                <w:lang w:eastAsia="en-AU"/>
              </w:rPr>
            </w:pPr>
            <w:ins w:id="25971" w:author="KIM, Jason" w:date="2019-04-02T13:39:00Z">
              <w:r w:rsidRPr="0056388D">
                <w:rPr>
                  <w:rFonts w:ascii="Calibri" w:eastAsia="Times New Roman" w:hAnsi="Calibri" w:cs="Calibri"/>
                  <w:color w:val="000000"/>
                  <w:lang w:eastAsia="en-AU"/>
                </w:rPr>
                <w:t>LLE36K51</w:t>
              </w:r>
            </w:ins>
          </w:p>
        </w:tc>
        <w:tc>
          <w:tcPr>
            <w:tcW w:w="605" w:type="pct"/>
            <w:noWrap/>
            <w:hideMark/>
          </w:tcPr>
          <w:p w:rsidR="00110C18" w:rsidRPr="0056388D" w:rsidRDefault="00110C18" w:rsidP="00063728">
            <w:pPr>
              <w:rPr>
                <w:ins w:id="25972" w:author="KIM, Jason" w:date="2019-04-02T13:39:00Z"/>
                <w:rFonts w:ascii="Calibri" w:eastAsia="Times New Roman" w:hAnsi="Calibri" w:cs="Calibri"/>
                <w:color w:val="000000"/>
                <w:lang w:eastAsia="en-AU"/>
              </w:rPr>
            </w:pPr>
            <w:ins w:id="25973"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5974" w:author="KIM, Jason" w:date="2019-04-02T13:39:00Z"/>
                <w:rFonts w:ascii="Calibri" w:eastAsia="Times New Roman" w:hAnsi="Calibri" w:cs="Calibri"/>
                <w:color w:val="000000"/>
                <w:lang w:eastAsia="en-AU"/>
              </w:rPr>
            </w:pPr>
            <w:ins w:id="2597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76" w:author="KIM, Jason" w:date="2019-04-02T13:39:00Z"/>
                <w:rFonts w:ascii="Calibri" w:eastAsia="Times New Roman" w:hAnsi="Calibri" w:cs="Calibri"/>
                <w:color w:val="000000"/>
                <w:lang w:eastAsia="en-AU"/>
              </w:rPr>
            </w:pPr>
            <w:ins w:id="25977" w:author="KIM, Jason" w:date="2019-04-02T13:39:00Z">
              <w:r w:rsidRPr="0056388D">
                <w:rPr>
                  <w:rFonts w:ascii="Calibri" w:eastAsia="Times New Roman" w:hAnsi="Calibri" w:cs="Calibri"/>
                  <w:color w:val="000000"/>
                  <w:lang w:eastAsia="en-AU"/>
                </w:rPr>
                <w:t>LLN1364</w:t>
              </w:r>
            </w:ins>
          </w:p>
        </w:tc>
        <w:tc>
          <w:tcPr>
            <w:tcW w:w="933" w:type="pct"/>
            <w:noWrap/>
            <w:hideMark/>
          </w:tcPr>
          <w:p w:rsidR="00110C18" w:rsidRPr="0056388D" w:rsidRDefault="00110C18" w:rsidP="00063728">
            <w:pPr>
              <w:rPr>
                <w:ins w:id="25978" w:author="KIM, Jason" w:date="2019-04-02T13:39:00Z"/>
                <w:rFonts w:ascii="Calibri" w:eastAsia="Times New Roman" w:hAnsi="Calibri" w:cs="Calibri"/>
                <w:color w:val="000000"/>
                <w:lang w:eastAsia="en-AU"/>
              </w:rPr>
            </w:pPr>
            <w:ins w:id="259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980" w:author="KIM, Jason" w:date="2019-04-02T13:39:00Z"/>
                <w:rFonts w:ascii="Calibri" w:eastAsia="Times New Roman" w:hAnsi="Calibri" w:cs="Calibri"/>
                <w:color w:val="000000"/>
                <w:lang w:eastAsia="en-AU"/>
              </w:rPr>
            </w:pPr>
            <w:ins w:id="25981" w:author="KIM, Jason" w:date="2019-04-02T13:39:00Z">
              <w:r w:rsidRPr="0056388D">
                <w:rPr>
                  <w:rFonts w:ascii="Calibri" w:eastAsia="Times New Roman" w:hAnsi="Calibri" w:cs="Calibri"/>
                  <w:color w:val="000000"/>
                  <w:lang w:eastAsia="en-AU"/>
                </w:rPr>
                <w:t>Chainage 5143</w:t>
              </w:r>
            </w:ins>
          </w:p>
        </w:tc>
        <w:tc>
          <w:tcPr>
            <w:tcW w:w="764" w:type="pct"/>
            <w:noWrap/>
            <w:hideMark/>
          </w:tcPr>
          <w:p w:rsidR="00110C18" w:rsidRPr="0056388D" w:rsidRDefault="00110C18" w:rsidP="00063728">
            <w:pPr>
              <w:jc w:val="right"/>
              <w:rPr>
                <w:ins w:id="25982" w:author="KIM, Jason" w:date="2019-04-02T13:39:00Z"/>
                <w:rFonts w:ascii="Calibri" w:eastAsia="Times New Roman" w:hAnsi="Calibri" w:cs="Calibri"/>
                <w:color w:val="000000"/>
                <w:lang w:eastAsia="en-AU"/>
              </w:rPr>
            </w:pPr>
            <w:ins w:id="259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84" w:author="KIM, Jason" w:date="2019-04-02T13:39:00Z"/>
        </w:trPr>
        <w:tc>
          <w:tcPr>
            <w:tcW w:w="708" w:type="pct"/>
            <w:vMerge/>
            <w:hideMark/>
          </w:tcPr>
          <w:p w:rsidR="00110C18" w:rsidRPr="0056388D" w:rsidRDefault="00110C18" w:rsidP="00063728">
            <w:pPr>
              <w:rPr>
                <w:ins w:id="259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86" w:author="KIM, Jason" w:date="2019-04-02T13:39:00Z"/>
                <w:rFonts w:ascii="Calibri" w:eastAsia="Times New Roman" w:hAnsi="Calibri" w:cs="Calibri"/>
                <w:color w:val="000000"/>
                <w:lang w:eastAsia="en-AU"/>
              </w:rPr>
            </w:pPr>
            <w:ins w:id="25987"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5988" w:author="KIM, Jason" w:date="2019-04-02T13:39:00Z"/>
                <w:rFonts w:ascii="Calibri" w:eastAsia="Times New Roman" w:hAnsi="Calibri" w:cs="Calibri"/>
                <w:color w:val="000000"/>
                <w:lang w:eastAsia="en-AU"/>
              </w:rPr>
            </w:pPr>
            <w:ins w:id="2598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90" w:author="KIM, Jason" w:date="2019-04-02T13:39:00Z"/>
                <w:rFonts w:ascii="Calibri" w:eastAsia="Times New Roman" w:hAnsi="Calibri" w:cs="Calibri"/>
                <w:color w:val="000000"/>
                <w:lang w:eastAsia="en-AU"/>
              </w:rPr>
            </w:pPr>
            <w:ins w:id="25991" w:author="KIM, Jason" w:date="2019-04-02T13:39:00Z">
              <w:r w:rsidRPr="0056388D">
                <w:rPr>
                  <w:rFonts w:ascii="Calibri" w:eastAsia="Times New Roman" w:hAnsi="Calibri" w:cs="Calibri"/>
                  <w:color w:val="000000"/>
                  <w:lang w:eastAsia="en-AU"/>
                </w:rPr>
                <w:t>LLN1365</w:t>
              </w:r>
            </w:ins>
          </w:p>
        </w:tc>
        <w:tc>
          <w:tcPr>
            <w:tcW w:w="933" w:type="pct"/>
            <w:noWrap/>
            <w:hideMark/>
          </w:tcPr>
          <w:p w:rsidR="00110C18" w:rsidRPr="0056388D" w:rsidRDefault="00110C18" w:rsidP="00063728">
            <w:pPr>
              <w:rPr>
                <w:ins w:id="25992" w:author="KIM, Jason" w:date="2019-04-02T13:39:00Z"/>
                <w:rFonts w:ascii="Calibri" w:eastAsia="Times New Roman" w:hAnsi="Calibri" w:cs="Calibri"/>
                <w:color w:val="000000"/>
                <w:lang w:eastAsia="en-AU"/>
              </w:rPr>
            </w:pPr>
            <w:ins w:id="259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994" w:author="KIM, Jason" w:date="2019-04-02T13:39:00Z"/>
                <w:rFonts w:ascii="Calibri" w:eastAsia="Times New Roman" w:hAnsi="Calibri" w:cs="Calibri"/>
                <w:color w:val="000000"/>
                <w:lang w:eastAsia="en-AU"/>
              </w:rPr>
            </w:pPr>
            <w:ins w:id="25995" w:author="KIM, Jason" w:date="2019-04-02T13:39:00Z">
              <w:r w:rsidRPr="0056388D">
                <w:rPr>
                  <w:rFonts w:ascii="Calibri" w:eastAsia="Times New Roman" w:hAnsi="Calibri" w:cs="Calibri"/>
                  <w:color w:val="000000"/>
                  <w:lang w:eastAsia="en-AU"/>
                </w:rPr>
                <w:t>Chainage 5153</w:t>
              </w:r>
            </w:ins>
          </w:p>
        </w:tc>
        <w:tc>
          <w:tcPr>
            <w:tcW w:w="764" w:type="pct"/>
            <w:noWrap/>
            <w:hideMark/>
          </w:tcPr>
          <w:p w:rsidR="00110C18" w:rsidRPr="0056388D" w:rsidRDefault="00110C18" w:rsidP="00063728">
            <w:pPr>
              <w:jc w:val="right"/>
              <w:rPr>
                <w:ins w:id="25996" w:author="KIM, Jason" w:date="2019-04-02T13:39:00Z"/>
                <w:rFonts w:ascii="Calibri" w:eastAsia="Times New Roman" w:hAnsi="Calibri" w:cs="Calibri"/>
                <w:color w:val="000000"/>
                <w:lang w:eastAsia="en-AU"/>
              </w:rPr>
            </w:pPr>
            <w:ins w:id="259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98" w:author="KIM, Jason" w:date="2019-04-02T13:39:00Z"/>
        </w:trPr>
        <w:tc>
          <w:tcPr>
            <w:tcW w:w="708" w:type="pct"/>
            <w:vMerge/>
            <w:hideMark/>
          </w:tcPr>
          <w:p w:rsidR="00110C18" w:rsidRPr="0056388D" w:rsidRDefault="00110C18" w:rsidP="00063728">
            <w:pPr>
              <w:rPr>
                <w:ins w:id="259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00" w:author="KIM, Jason" w:date="2019-04-02T13:39:00Z"/>
                <w:rFonts w:ascii="Calibri" w:eastAsia="Times New Roman" w:hAnsi="Calibri" w:cs="Calibri"/>
                <w:color w:val="000000"/>
                <w:lang w:eastAsia="en-AU"/>
              </w:rPr>
            </w:pPr>
            <w:ins w:id="26001"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02" w:author="KIM, Jason" w:date="2019-04-02T13:39:00Z"/>
                <w:rFonts w:ascii="Calibri" w:eastAsia="Times New Roman" w:hAnsi="Calibri" w:cs="Calibri"/>
                <w:color w:val="000000"/>
                <w:lang w:eastAsia="en-AU"/>
              </w:rPr>
            </w:pPr>
            <w:ins w:id="2600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04" w:author="KIM, Jason" w:date="2019-04-02T13:39:00Z"/>
                <w:rFonts w:ascii="Calibri" w:eastAsia="Times New Roman" w:hAnsi="Calibri" w:cs="Calibri"/>
                <w:color w:val="000000"/>
                <w:lang w:eastAsia="en-AU"/>
              </w:rPr>
            </w:pPr>
            <w:ins w:id="26005" w:author="KIM, Jason" w:date="2019-04-02T13:39:00Z">
              <w:r w:rsidRPr="0056388D">
                <w:rPr>
                  <w:rFonts w:ascii="Calibri" w:eastAsia="Times New Roman" w:hAnsi="Calibri" w:cs="Calibri"/>
                  <w:color w:val="000000"/>
                  <w:lang w:eastAsia="en-AU"/>
                </w:rPr>
                <w:t>LLN1366</w:t>
              </w:r>
            </w:ins>
          </w:p>
        </w:tc>
        <w:tc>
          <w:tcPr>
            <w:tcW w:w="933" w:type="pct"/>
            <w:noWrap/>
            <w:hideMark/>
          </w:tcPr>
          <w:p w:rsidR="00110C18" w:rsidRPr="0056388D" w:rsidRDefault="00110C18" w:rsidP="00063728">
            <w:pPr>
              <w:rPr>
                <w:ins w:id="26006" w:author="KIM, Jason" w:date="2019-04-02T13:39:00Z"/>
                <w:rFonts w:ascii="Calibri" w:eastAsia="Times New Roman" w:hAnsi="Calibri" w:cs="Calibri"/>
                <w:color w:val="000000"/>
                <w:lang w:eastAsia="en-AU"/>
              </w:rPr>
            </w:pPr>
            <w:ins w:id="260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08" w:author="KIM, Jason" w:date="2019-04-02T13:39:00Z"/>
                <w:rFonts w:ascii="Calibri" w:eastAsia="Times New Roman" w:hAnsi="Calibri" w:cs="Calibri"/>
                <w:color w:val="000000"/>
                <w:lang w:eastAsia="en-AU"/>
              </w:rPr>
            </w:pPr>
            <w:ins w:id="26009" w:author="KIM, Jason" w:date="2019-04-02T13:39:00Z">
              <w:r w:rsidRPr="0056388D">
                <w:rPr>
                  <w:rFonts w:ascii="Calibri" w:eastAsia="Times New Roman" w:hAnsi="Calibri" w:cs="Calibri"/>
                  <w:color w:val="000000"/>
                  <w:lang w:eastAsia="en-AU"/>
                </w:rPr>
                <w:t>Chainage 5163</w:t>
              </w:r>
            </w:ins>
          </w:p>
        </w:tc>
        <w:tc>
          <w:tcPr>
            <w:tcW w:w="764" w:type="pct"/>
            <w:noWrap/>
            <w:hideMark/>
          </w:tcPr>
          <w:p w:rsidR="00110C18" w:rsidRPr="0056388D" w:rsidRDefault="00110C18" w:rsidP="00063728">
            <w:pPr>
              <w:jc w:val="right"/>
              <w:rPr>
                <w:ins w:id="26010" w:author="KIM, Jason" w:date="2019-04-02T13:39:00Z"/>
                <w:rFonts w:ascii="Calibri" w:eastAsia="Times New Roman" w:hAnsi="Calibri" w:cs="Calibri"/>
                <w:color w:val="000000"/>
                <w:lang w:eastAsia="en-AU"/>
              </w:rPr>
            </w:pPr>
            <w:ins w:id="260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12" w:author="KIM, Jason" w:date="2019-04-02T13:39:00Z"/>
        </w:trPr>
        <w:tc>
          <w:tcPr>
            <w:tcW w:w="708" w:type="pct"/>
            <w:vMerge/>
            <w:hideMark/>
          </w:tcPr>
          <w:p w:rsidR="00110C18" w:rsidRPr="0056388D" w:rsidRDefault="00110C18" w:rsidP="00063728">
            <w:pPr>
              <w:rPr>
                <w:ins w:id="260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14" w:author="KIM, Jason" w:date="2019-04-02T13:39:00Z"/>
                <w:rFonts w:ascii="Calibri" w:eastAsia="Times New Roman" w:hAnsi="Calibri" w:cs="Calibri"/>
                <w:color w:val="000000"/>
                <w:lang w:eastAsia="en-AU"/>
              </w:rPr>
            </w:pPr>
            <w:ins w:id="26015"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16" w:author="KIM, Jason" w:date="2019-04-02T13:39:00Z"/>
                <w:rFonts w:ascii="Calibri" w:eastAsia="Times New Roman" w:hAnsi="Calibri" w:cs="Calibri"/>
                <w:color w:val="000000"/>
                <w:lang w:eastAsia="en-AU"/>
              </w:rPr>
            </w:pPr>
            <w:ins w:id="2601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18" w:author="KIM, Jason" w:date="2019-04-02T13:39:00Z"/>
                <w:rFonts w:ascii="Calibri" w:eastAsia="Times New Roman" w:hAnsi="Calibri" w:cs="Calibri"/>
                <w:color w:val="000000"/>
                <w:lang w:eastAsia="en-AU"/>
              </w:rPr>
            </w:pPr>
            <w:ins w:id="26019" w:author="KIM, Jason" w:date="2019-04-02T13:39:00Z">
              <w:r w:rsidRPr="0056388D">
                <w:rPr>
                  <w:rFonts w:ascii="Calibri" w:eastAsia="Times New Roman" w:hAnsi="Calibri" w:cs="Calibri"/>
                  <w:color w:val="000000"/>
                  <w:lang w:eastAsia="en-AU"/>
                </w:rPr>
                <w:t>LLN1367</w:t>
              </w:r>
            </w:ins>
          </w:p>
        </w:tc>
        <w:tc>
          <w:tcPr>
            <w:tcW w:w="933" w:type="pct"/>
            <w:noWrap/>
            <w:hideMark/>
          </w:tcPr>
          <w:p w:rsidR="00110C18" w:rsidRPr="0056388D" w:rsidRDefault="00110C18" w:rsidP="00063728">
            <w:pPr>
              <w:rPr>
                <w:ins w:id="26020" w:author="KIM, Jason" w:date="2019-04-02T13:39:00Z"/>
                <w:rFonts w:ascii="Calibri" w:eastAsia="Times New Roman" w:hAnsi="Calibri" w:cs="Calibri"/>
                <w:color w:val="000000"/>
                <w:lang w:eastAsia="en-AU"/>
              </w:rPr>
            </w:pPr>
            <w:ins w:id="260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22" w:author="KIM, Jason" w:date="2019-04-02T13:39:00Z"/>
                <w:rFonts w:ascii="Calibri" w:eastAsia="Times New Roman" w:hAnsi="Calibri" w:cs="Calibri"/>
                <w:color w:val="000000"/>
                <w:lang w:eastAsia="en-AU"/>
              </w:rPr>
            </w:pPr>
            <w:ins w:id="26023" w:author="KIM, Jason" w:date="2019-04-02T13:39:00Z">
              <w:r w:rsidRPr="0056388D">
                <w:rPr>
                  <w:rFonts w:ascii="Calibri" w:eastAsia="Times New Roman" w:hAnsi="Calibri" w:cs="Calibri"/>
                  <w:color w:val="000000"/>
                  <w:lang w:eastAsia="en-AU"/>
                </w:rPr>
                <w:t>Chainage 5172</w:t>
              </w:r>
            </w:ins>
          </w:p>
        </w:tc>
        <w:tc>
          <w:tcPr>
            <w:tcW w:w="764" w:type="pct"/>
            <w:noWrap/>
            <w:hideMark/>
          </w:tcPr>
          <w:p w:rsidR="00110C18" w:rsidRPr="0056388D" w:rsidRDefault="00110C18" w:rsidP="00063728">
            <w:pPr>
              <w:jc w:val="right"/>
              <w:rPr>
                <w:ins w:id="26024" w:author="KIM, Jason" w:date="2019-04-02T13:39:00Z"/>
                <w:rFonts w:ascii="Calibri" w:eastAsia="Times New Roman" w:hAnsi="Calibri" w:cs="Calibri"/>
                <w:color w:val="000000"/>
                <w:lang w:eastAsia="en-AU"/>
              </w:rPr>
            </w:pPr>
            <w:ins w:id="260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26" w:author="KIM, Jason" w:date="2019-04-02T13:39:00Z"/>
        </w:trPr>
        <w:tc>
          <w:tcPr>
            <w:tcW w:w="708" w:type="pct"/>
            <w:vMerge/>
            <w:hideMark/>
          </w:tcPr>
          <w:p w:rsidR="00110C18" w:rsidRPr="0056388D" w:rsidRDefault="00110C18" w:rsidP="00063728">
            <w:pPr>
              <w:rPr>
                <w:ins w:id="260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28" w:author="KIM, Jason" w:date="2019-04-02T13:39:00Z"/>
                <w:rFonts w:ascii="Calibri" w:eastAsia="Times New Roman" w:hAnsi="Calibri" w:cs="Calibri"/>
                <w:color w:val="000000"/>
                <w:lang w:eastAsia="en-AU"/>
              </w:rPr>
            </w:pPr>
            <w:ins w:id="26029"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30" w:author="KIM, Jason" w:date="2019-04-02T13:39:00Z"/>
                <w:rFonts w:ascii="Calibri" w:eastAsia="Times New Roman" w:hAnsi="Calibri" w:cs="Calibri"/>
                <w:color w:val="000000"/>
                <w:lang w:eastAsia="en-AU"/>
              </w:rPr>
            </w:pPr>
            <w:ins w:id="2603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32" w:author="KIM, Jason" w:date="2019-04-02T13:39:00Z"/>
                <w:rFonts w:ascii="Calibri" w:eastAsia="Times New Roman" w:hAnsi="Calibri" w:cs="Calibri"/>
                <w:color w:val="000000"/>
                <w:lang w:eastAsia="en-AU"/>
              </w:rPr>
            </w:pPr>
            <w:ins w:id="26033" w:author="KIM, Jason" w:date="2019-04-02T13:39:00Z">
              <w:r w:rsidRPr="0056388D">
                <w:rPr>
                  <w:rFonts w:ascii="Calibri" w:eastAsia="Times New Roman" w:hAnsi="Calibri" w:cs="Calibri"/>
                  <w:color w:val="000000"/>
                  <w:lang w:eastAsia="en-AU"/>
                </w:rPr>
                <w:t>LLN1368</w:t>
              </w:r>
            </w:ins>
          </w:p>
        </w:tc>
        <w:tc>
          <w:tcPr>
            <w:tcW w:w="933" w:type="pct"/>
            <w:noWrap/>
            <w:hideMark/>
          </w:tcPr>
          <w:p w:rsidR="00110C18" w:rsidRPr="0056388D" w:rsidRDefault="00110C18" w:rsidP="00063728">
            <w:pPr>
              <w:rPr>
                <w:ins w:id="26034" w:author="KIM, Jason" w:date="2019-04-02T13:39:00Z"/>
                <w:rFonts w:ascii="Calibri" w:eastAsia="Times New Roman" w:hAnsi="Calibri" w:cs="Calibri"/>
                <w:color w:val="000000"/>
                <w:lang w:eastAsia="en-AU"/>
              </w:rPr>
            </w:pPr>
            <w:ins w:id="260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36" w:author="KIM, Jason" w:date="2019-04-02T13:39:00Z"/>
                <w:rFonts w:ascii="Calibri" w:eastAsia="Times New Roman" w:hAnsi="Calibri" w:cs="Calibri"/>
                <w:color w:val="000000"/>
                <w:lang w:eastAsia="en-AU"/>
              </w:rPr>
            </w:pPr>
            <w:ins w:id="26037" w:author="KIM, Jason" w:date="2019-04-02T13:39:00Z">
              <w:r w:rsidRPr="0056388D">
                <w:rPr>
                  <w:rFonts w:ascii="Calibri" w:eastAsia="Times New Roman" w:hAnsi="Calibri" w:cs="Calibri"/>
                  <w:color w:val="000000"/>
                  <w:lang w:eastAsia="en-AU"/>
                </w:rPr>
                <w:t>Chainage 5182</w:t>
              </w:r>
            </w:ins>
          </w:p>
        </w:tc>
        <w:tc>
          <w:tcPr>
            <w:tcW w:w="764" w:type="pct"/>
            <w:noWrap/>
            <w:hideMark/>
          </w:tcPr>
          <w:p w:rsidR="00110C18" w:rsidRPr="0056388D" w:rsidRDefault="00110C18" w:rsidP="00063728">
            <w:pPr>
              <w:jc w:val="right"/>
              <w:rPr>
                <w:ins w:id="26038" w:author="KIM, Jason" w:date="2019-04-02T13:39:00Z"/>
                <w:rFonts w:ascii="Calibri" w:eastAsia="Times New Roman" w:hAnsi="Calibri" w:cs="Calibri"/>
                <w:color w:val="000000"/>
                <w:lang w:eastAsia="en-AU"/>
              </w:rPr>
            </w:pPr>
            <w:ins w:id="260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40" w:author="KIM, Jason" w:date="2019-04-02T13:39:00Z"/>
        </w:trPr>
        <w:tc>
          <w:tcPr>
            <w:tcW w:w="708" w:type="pct"/>
            <w:vMerge/>
            <w:hideMark/>
          </w:tcPr>
          <w:p w:rsidR="00110C18" w:rsidRPr="0056388D" w:rsidRDefault="00110C18" w:rsidP="00063728">
            <w:pPr>
              <w:rPr>
                <w:ins w:id="260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42" w:author="KIM, Jason" w:date="2019-04-02T13:39:00Z"/>
                <w:rFonts w:ascii="Calibri" w:eastAsia="Times New Roman" w:hAnsi="Calibri" w:cs="Calibri"/>
                <w:color w:val="000000"/>
                <w:lang w:eastAsia="en-AU"/>
              </w:rPr>
            </w:pPr>
            <w:ins w:id="26043"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44" w:author="KIM, Jason" w:date="2019-04-02T13:39:00Z"/>
                <w:rFonts w:ascii="Calibri" w:eastAsia="Times New Roman" w:hAnsi="Calibri" w:cs="Calibri"/>
                <w:color w:val="000000"/>
                <w:lang w:eastAsia="en-AU"/>
              </w:rPr>
            </w:pPr>
            <w:ins w:id="2604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46" w:author="KIM, Jason" w:date="2019-04-02T13:39:00Z"/>
                <w:rFonts w:ascii="Calibri" w:eastAsia="Times New Roman" w:hAnsi="Calibri" w:cs="Calibri"/>
                <w:color w:val="000000"/>
                <w:lang w:eastAsia="en-AU"/>
              </w:rPr>
            </w:pPr>
            <w:ins w:id="26047" w:author="KIM, Jason" w:date="2019-04-02T13:39:00Z">
              <w:r w:rsidRPr="0056388D">
                <w:rPr>
                  <w:rFonts w:ascii="Calibri" w:eastAsia="Times New Roman" w:hAnsi="Calibri" w:cs="Calibri"/>
                  <w:color w:val="000000"/>
                  <w:lang w:eastAsia="en-AU"/>
                </w:rPr>
                <w:t>LLN1369</w:t>
              </w:r>
            </w:ins>
          </w:p>
        </w:tc>
        <w:tc>
          <w:tcPr>
            <w:tcW w:w="933" w:type="pct"/>
            <w:noWrap/>
            <w:hideMark/>
          </w:tcPr>
          <w:p w:rsidR="00110C18" w:rsidRPr="0056388D" w:rsidRDefault="00110C18" w:rsidP="00063728">
            <w:pPr>
              <w:rPr>
                <w:ins w:id="26048" w:author="KIM, Jason" w:date="2019-04-02T13:39:00Z"/>
                <w:rFonts w:ascii="Calibri" w:eastAsia="Times New Roman" w:hAnsi="Calibri" w:cs="Calibri"/>
                <w:color w:val="000000"/>
                <w:lang w:eastAsia="en-AU"/>
              </w:rPr>
            </w:pPr>
            <w:ins w:id="260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50" w:author="KIM, Jason" w:date="2019-04-02T13:39:00Z"/>
                <w:rFonts w:ascii="Calibri" w:eastAsia="Times New Roman" w:hAnsi="Calibri" w:cs="Calibri"/>
                <w:color w:val="000000"/>
                <w:lang w:eastAsia="en-AU"/>
              </w:rPr>
            </w:pPr>
            <w:ins w:id="26051" w:author="KIM, Jason" w:date="2019-04-02T13:39:00Z">
              <w:r w:rsidRPr="0056388D">
                <w:rPr>
                  <w:rFonts w:ascii="Calibri" w:eastAsia="Times New Roman" w:hAnsi="Calibri" w:cs="Calibri"/>
                  <w:color w:val="000000"/>
                  <w:lang w:eastAsia="en-AU"/>
                </w:rPr>
                <w:t>Chainage 5192</w:t>
              </w:r>
            </w:ins>
          </w:p>
        </w:tc>
        <w:tc>
          <w:tcPr>
            <w:tcW w:w="764" w:type="pct"/>
            <w:noWrap/>
            <w:hideMark/>
          </w:tcPr>
          <w:p w:rsidR="00110C18" w:rsidRPr="0056388D" w:rsidRDefault="00110C18" w:rsidP="00063728">
            <w:pPr>
              <w:jc w:val="right"/>
              <w:rPr>
                <w:ins w:id="26052" w:author="KIM, Jason" w:date="2019-04-02T13:39:00Z"/>
                <w:rFonts w:ascii="Calibri" w:eastAsia="Times New Roman" w:hAnsi="Calibri" w:cs="Calibri"/>
                <w:color w:val="000000"/>
                <w:lang w:eastAsia="en-AU"/>
              </w:rPr>
            </w:pPr>
            <w:ins w:id="260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54" w:author="KIM, Jason" w:date="2019-04-02T13:39:00Z"/>
        </w:trPr>
        <w:tc>
          <w:tcPr>
            <w:tcW w:w="708" w:type="pct"/>
            <w:vMerge/>
            <w:hideMark/>
          </w:tcPr>
          <w:p w:rsidR="00110C18" w:rsidRPr="0056388D" w:rsidRDefault="00110C18" w:rsidP="00063728">
            <w:pPr>
              <w:rPr>
                <w:ins w:id="260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56" w:author="KIM, Jason" w:date="2019-04-02T13:39:00Z"/>
                <w:rFonts w:ascii="Calibri" w:eastAsia="Times New Roman" w:hAnsi="Calibri" w:cs="Calibri"/>
                <w:color w:val="000000"/>
                <w:lang w:eastAsia="en-AU"/>
              </w:rPr>
            </w:pPr>
            <w:ins w:id="26057"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58" w:author="KIM, Jason" w:date="2019-04-02T13:39:00Z"/>
                <w:rFonts w:ascii="Calibri" w:eastAsia="Times New Roman" w:hAnsi="Calibri" w:cs="Calibri"/>
                <w:color w:val="000000"/>
                <w:lang w:eastAsia="en-AU"/>
              </w:rPr>
            </w:pPr>
            <w:ins w:id="2605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60" w:author="KIM, Jason" w:date="2019-04-02T13:39:00Z"/>
                <w:rFonts w:ascii="Calibri" w:eastAsia="Times New Roman" w:hAnsi="Calibri" w:cs="Calibri"/>
                <w:color w:val="000000"/>
                <w:lang w:eastAsia="en-AU"/>
              </w:rPr>
            </w:pPr>
            <w:ins w:id="26061" w:author="KIM, Jason" w:date="2019-04-02T13:39:00Z">
              <w:r w:rsidRPr="0056388D">
                <w:rPr>
                  <w:rFonts w:ascii="Calibri" w:eastAsia="Times New Roman" w:hAnsi="Calibri" w:cs="Calibri"/>
                  <w:color w:val="000000"/>
                  <w:lang w:eastAsia="en-AU"/>
                </w:rPr>
                <w:t>LLN1370</w:t>
              </w:r>
            </w:ins>
          </w:p>
        </w:tc>
        <w:tc>
          <w:tcPr>
            <w:tcW w:w="933" w:type="pct"/>
            <w:noWrap/>
            <w:hideMark/>
          </w:tcPr>
          <w:p w:rsidR="00110C18" w:rsidRPr="0056388D" w:rsidRDefault="00110C18" w:rsidP="00063728">
            <w:pPr>
              <w:rPr>
                <w:ins w:id="26062" w:author="KIM, Jason" w:date="2019-04-02T13:39:00Z"/>
                <w:rFonts w:ascii="Calibri" w:eastAsia="Times New Roman" w:hAnsi="Calibri" w:cs="Calibri"/>
                <w:color w:val="000000"/>
                <w:lang w:eastAsia="en-AU"/>
              </w:rPr>
            </w:pPr>
            <w:ins w:id="260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64" w:author="KIM, Jason" w:date="2019-04-02T13:39:00Z"/>
                <w:rFonts w:ascii="Calibri" w:eastAsia="Times New Roman" w:hAnsi="Calibri" w:cs="Calibri"/>
                <w:color w:val="000000"/>
                <w:lang w:eastAsia="en-AU"/>
              </w:rPr>
            </w:pPr>
            <w:ins w:id="26065" w:author="KIM, Jason" w:date="2019-04-02T13:39:00Z">
              <w:r w:rsidRPr="0056388D">
                <w:rPr>
                  <w:rFonts w:ascii="Calibri" w:eastAsia="Times New Roman" w:hAnsi="Calibri" w:cs="Calibri"/>
                  <w:color w:val="000000"/>
                  <w:lang w:eastAsia="en-AU"/>
                </w:rPr>
                <w:t>Chainage 5201</w:t>
              </w:r>
            </w:ins>
          </w:p>
        </w:tc>
        <w:tc>
          <w:tcPr>
            <w:tcW w:w="764" w:type="pct"/>
            <w:noWrap/>
            <w:hideMark/>
          </w:tcPr>
          <w:p w:rsidR="00110C18" w:rsidRPr="0056388D" w:rsidRDefault="00110C18" w:rsidP="00063728">
            <w:pPr>
              <w:jc w:val="right"/>
              <w:rPr>
                <w:ins w:id="26066" w:author="KIM, Jason" w:date="2019-04-02T13:39:00Z"/>
                <w:rFonts w:ascii="Calibri" w:eastAsia="Times New Roman" w:hAnsi="Calibri" w:cs="Calibri"/>
                <w:color w:val="000000"/>
                <w:lang w:eastAsia="en-AU"/>
              </w:rPr>
            </w:pPr>
            <w:ins w:id="260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68" w:author="KIM, Jason" w:date="2019-04-02T13:39:00Z"/>
        </w:trPr>
        <w:tc>
          <w:tcPr>
            <w:tcW w:w="708" w:type="pct"/>
            <w:vMerge/>
            <w:hideMark/>
          </w:tcPr>
          <w:p w:rsidR="00110C18" w:rsidRPr="0056388D" w:rsidRDefault="00110C18" w:rsidP="00063728">
            <w:pPr>
              <w:rPr>
                <w:ins w:id="260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70" w:author="KIM, Jason" w:date="2019-04-02T13:39:00Z"/>
                <w:rFonts w:ascii="Calibri" w:eastAsia="Times New Roman" w:hAnsi="Calibri" w:cs="Calibri"/>
                <w:color w:val="000000"/>
                <w:lang w:eastAsia="en-AU"/>
              </w:rPr>
            </w:pPr>
            <w:ins w:id="26071"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72" w:author="KIM, Jason" w:date="2019-04-02T13:39:00Z"/>
                <w:rFonts w:ascii="Calibri" w:eastAsia="Times New Roman" w:hAnsi="Calibri" w:cs="Calibri"/>
                <w:color w:val="000000"/>
                <w:lang w:eastAsia="en-AU"/>
              </w:rPr>
            </w:pPr>
            <w:ins w:id="2607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74" w:author="KIM, Jason" w:date="2019-04-02T13:39:00Z"/>
                <w:rFonts w:ascii="Calibri" w:eastAsia="Times New Roman" w:hAnsi="Calibri" w:cs="Calibri"/>
                <w:color w:val="000000"/>
                <w:lang w:eastAsia="en-AU"/>
              </w:rPr>
            </w:pPr>
            <w:ins w:id="26075" w:author="KIM, Jason" w:date="2019-04-02T13:39:00Z">
              <w:r w:rsidRPr="0056388D">
                <w:rPr>
                  <w:rFonts w:ascii="Calibri" w:eastAsia="Times New Roman" w:hAnsi="Calibri" w:cs="Calibri"/>
                  <w:color w:val="000000"/>
                  <w:lang w:eastAsia="en-AU"/>
                </w:rPr>
                <w:t>LLN1371</w:t>
              </w:r>
            </w:ins>
          </w:p>
        </w:tc>
        <w:tc>
          <w:tcPr>
            <w:tcW w:w="933" w:type="pct"/>
            <w:noWrap/>
            <w:hideMark/>
          </w:tcPr>
          <w:p w:rsidR="00110C18" w:rsidRPr="0056388D" w:rsidRDefault="00110C18" w:rsidP="00063728">
            <w:pPr>
              <w:rPr>
                <w:ins w:id="26076" w:author="KIM, Jason" w:date="2019-04-02T13:39:00Z"/>
                <w:rFonts w:ascii="Calibri" w:eastAsia="Times New Roman" w:hAnsi="Calibri" w:cs="Calibri"/>
                <w:color w:val="000000"/>
                <w:lang w:eastAsia="en-AU"/>
              </w:rPr>
            </w:pPr>
            <w:ins w:id="260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78" w:author="KIM, Jason" w:date="2019-04-02T13:39:00Z"/>
                <w:rFonts w:ascii="Calibri" w:eastAsia="Times New Roman" w:hAnsi="Calibri" w:cs="Calibri"/>
                <w:color w:val="000000"/>
                <w:lang w:eastAsia="en-AU"/>
              </w:rPr>
            </w:pPr>
            <w:ins w:id="26079" w:author="KIM, Jason" w:date="2019-04-02T13:39:00Z">
              <w:r w:rsidRPr="0056388D">
                <w:rPr>
                  <w:rFonts w:ascii="Calibri" w:eastAsia="Times New Roman" w:hAnsi="Calibri" w:cs="Calibri"/>
                  <w:color w:val="000000"/>
                  <w:lang w:eastAsia="en-AU"/>
                </w:rPr>
                <w:t>Chainage 5211</w:t>
              </w:r>
            </w:ins>
          </w:p>
        </w:tc>
        <w:tc>
          <w:tcPr>
            <w:tcW w:w="764" w:type="pct"/>
            <w:noWrap/>
            <w:hideMark/>
          </w:tcPr>
          <w:p w:rsidR="00110C18" w:rsidRPr="0056388D" w:rsidRDefault="00110C18" w:rsidP="00063728">
            <w:pPr>
              <w:jc w:val="right"/>
              <w:rPr>
                <w:ins w:id="26080" w:author="KIM, Jason" w:date="2019-04-02T13:39:00Z"/>
                <w:rFonts w:ascii="Calibri" w:eastAsia="Times New Roman" w:hAnsi="Calibri" w:cs="Calibri"/>
                <w:color w:val="000000"/>
                <w:lang w:eastAsia="en-AU"/>
              </w:rPr>
            </w:pPr>
            <w:ins w:id="260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82" w:author="KIM, Jason" w:date="2019-04-02T13:39:00Z"/>
        </w:trPr>
        <w:tc>
          <w:tcPr>
            <w:tcW w:w="708" w:type="pct"/>
            <w:vMerge/>
            <w:hideMark/>
          </w:tcPr>
          <w:p w:rsidR="00110C18" w:rsidRPr="0056388D" w:rsidRDefault="00110C18" w:rsidP="00063728">
            <w:pPr>
              <w:rPr>
                <w:ins w:id="260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84" w:author="KIM, Jason" w:date="2019-04-02T13:39:00Z"/>
                <w:rFonts w:ascii="Calibri" w:eastAsia="Times New Roman" w:hAnsi="Calibri" w:cs="Calibri"/>
                <w:color w:val="000000"/>
                <w:lang w:eastAsia="en-AU"/>
              </w:rPr>
            </w:pPr>
            <w:ins w:id="26085"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86" w:author="KIM, Jason" w:date="2019-04-02T13:39:00Z"/>
                <w:rFonts w:ascii="Calibri" w:eastAsia="Times New Roman" w:hAnsi="Calibri" w:cs="Calibri"/>
                <w:color w:val="000000"/>
                <w:lang w:eastAsia="en-AU"/>
              </w:rPr>
            </w:pPr>
            <w:ins w:id="2608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88" w:author="KIM, Jason" w:date="2019-04-02T13:39:00Z"/>
                <w:rFonts w:ascii="Calibri" w:eastAsia="Times New Roman" w:hAnsi="Calibri" w:cs="Calibri"/>
                <w:color w:val="000000"/>
                <w:lang w:eastAsia="en-AU"/>
              </w:rPr>
            </w:pPr>
            <w:ins w:id="26089" w:author="KIM, Jason" w:date="2019-04-02T13:39:00Z">
              <w:r w:rsidRPr="0056388D">
                <w:rPr>
                  <w:rFonts w:ascii="Calibri" w:eastAsia="Times New Roman" w:hAnsi="Calibri" w:cs="Calibri"/>
                  <w:color w:val="000000"/>
                  <w:lang w:eastAsia="en-AU"/>
                </w:rPr>
                <w:t>LLN1372</w:t>
              </w:r>
            </w:ins>
          </w:p>
        </w:tc>
        <w:tc>
          <w:tcPr>
            <w:tcW w:w="933" w:type="pct"/>
            <w:noWrap/>
            <w:hideMark/>
          </w:tcPr>
          <w:p w:rsidR="00110C18" w:rsidRPr="0056388D" w:rsidRDefault="00110C18" w:rsidP="00063728">
            <w:pPr>
              <w:rPr>
                <w:ins w:id="26090" w:author="KIM, Jason" w:date="2019-04-02T13:39:00Z"/>
                <w:rFonts w:ascii="Calibri" w:eastAsia="Times New Roman" w:hAnsi="Calibri" w:cs="Calibri"/>
                <w:color w:val="000000"/>
                <w:lang w:eastAsia="en-AU"/>
              </w:rPr>
            </w:pPr>
            <w:ins w:id="260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92" w:author="KIM, Jason" w:date="2019-04-02T13:39:00Z"/>
                <w:rFonts w:ascii="Calibri" w:eastAsia="Times New Roman" w:hAnsi="Calibri" w:cs="Calibri"/>
                <w:color w:val="000000"/>
                <w:lang w:eastAsia="en-AU"/>
              </w:rPr>
            </w:pPr>
            <w:ins w:id="26093" w:author="KIM, Jason" w:date="2019-04-02T13:39:00Z">
              <w:r w:rsidRPr="0056388D">
                <w:rPr>
                  <w:rFonts w:ascii="Calibri" w:eastAsia="Times New Roman" w:hAnsi="Calibri" w:cs="Calibri"/>
                  <w:color w:val="000000"/>
                  <w:lang w:eastAsia="en-AU"/>
                </w:rPr>
                <w:t>Chainage 5220</w:t>
              </w:r>
            </w:ins>
          </w:p>
        </w:tc>
        <w:tc>
          <w:tcPr>
            <w:tcW w:w="764" w:type="pct"/>
            <w:noWrap/>
            <w:hideMark/>
          </w:tcPr>
          <w:p w:rsidR="00110C18" w:rsidRPr="0056388D" w:rsidRDefault="00110C18" w:rsidP="00063728">
            <w:pPr>
              <w:jc w:val="right"/>
              <w:rPr>
                <w:ins w:id="26094" w:author="KIM, Jason" w:date="2019-04-02T13:39:00Z"/>
                <w:rFonts w:ascii="Calibri" w:eastAsia="Times New Roman" w:hAnsi="Calibri" w:cs="Calibri"/>
                <w:color w:val="000000"/>
                <w:lang w:eastAsia="en-AU"/>
              </w:rPr>
            </w:pPr>
            <w:ins w:id="260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96" w:author="KIM, Jason" w:date="2019-04-02T13:39:00Z"/>
        </w:trPr>
        <w:tc>
          <w:tcPr>
            <w:tcW w:w="708" w:type="pct"/>
            <w:vMerge/>
            <w:hideMark/>
          </w:tcPr>
          <w:p w:rsidR="00110C18" w:rsidRPr="0056388D" w:rsidRDefault="00110C18" w:rsidP="00063728">
            <w:pPr>
              <w:rPr>
                <w:ins w:id="260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98" w:author="KIM, Jason" w:date="2019-04-02T13:39:00Z"/>
                <w:rFonts w:ascii="Calibri" w:eastAsia="Times New Roman" w:hAnsi="Calibri" w:cs="Calibri"/>
                <w:color w:val="000000"/>
                <w:lang w:eastAsia="en-AU"/>
              </w:rPr>
            </w:pPr>
            <w:ins w:id="26099"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100" w:author="KIM, Jason" w:date="2019-04-02T13:39:00Z"/>
                <w:rFonts w:ascii="Calibri" w:eastAsia="Times New Roman" w:hAnsi="Calibri" w:cs="Calibri"/>
                <w:color w:val="000000"/>
                <w:lang w:eastAsia="en-AU"/>
              </w:rPr>
            </w:pPr>
            <w:ins w:id="2610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02" w:author="KIM, Jason" w:date="2019-04-02T13:39:00Z"/>
                <w:rFonts w:ascii="Calibri" w:eastAsia="Times New Roman" w:hAnsi="Calibri" w:cs="Calibri"/>
                <w:color w:val="000000"/>
                <w:lang w:eastAsia="en-AU"/>
              </w:rPr>
            </w:pPr>
            <w:ins w:id="26103" w:author="KIM, Jason" w:date="2019-04-02T13:39:00Z">
              <w:r w:rsidRPr="0056388D">
                <w:rPr>
                  <w:rFonts w:ascii="Calibri" w:eastAsia="Times New Roman" w:hAnsi="Calibri" w:cs="Calibri"/>
                  <w:color w:val="000000"/>
                  <w:lang w:eastAsia="en-AU"/>
                </w:rPr>
                <w:t>LLN1373</w:t>
              </w:r>
            </w:ins>
          </w:p>
        </w:tc>
        <w:tc>
          <w:tcPr>
            <w:tcW w:w="933" w:type="pct"/>
            <w:noWrap/>
            <w:hideMark/>
          </w:tcPr>
          <w:p w:rsidR="00110C18" w:rsidRPr="0056388D" w:rsidRDefault="00110C18" w:rsidP="00063728">
            <w:pPr>
              <w:rPr>
                <w:ins w:id="26104" w:author="KIM, Jason" w:date="2019-04-02T13:39:00Z"/>
                <w:rFonts w:ascii="Calibri" w:eastAsia="Times New Roman" w:hAnsi="Calibri" w:cs="Calibri"/>
                <w:color w:val="000000"/>
                <w:lang w:eastAsia="en-AU"/>
              </w:rPr>
            </w:pPr>
            <w:ins w:id="261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06" w:author="KIM, Jason" w:date="2019-04-02T13:39:00Z"/>
                <w:rFonts w:ascii="Calibri" w:eastAsia="Times New Roman" w:hAnsi="Calibri" w:cs="Calibri"/>
                <w:color w:val="000000"/>
                <w:lang w:eastAsia="en-AU"/>
              </w:rPr>
            </w:pPr>
            <w:ins w:id="26107" w:author="KIM, Jason" w:date="2019-04-02T13:39:00Z">
              <w:r w:rsidRPr="0056388D">
                <w:rPr>
                  <w:rFonts w:ascii="Calibri" w:eastAsia="Times New Roman" w:hAnsi="Calibri" w:cs="Calibri"/>
                  <w:color w:val="000000"/>
                  <w:lang w:eastAsia="en-AU"/>
                </w:rPr>
                <w:t>Chainage 5230</w:t>
              </w:r>
            </w:ins>
          </w:p>
        </w:tc>
        <w:tc>
          <w:tcPr>
            <w:tcW w:w="764" w:type="pct"/>
            <w:noWrap/>
            <w:hideMark/>
          </w:tcPr>
          <w:p w:rsidR="00110C18" w:rsidRPr="0056388D" w:rsidRDefault="00110C18" w:rsidP="00063728">
            <w:pPr>
              <w:jc w:val="right"/>
              <w:rPr>
                <w:ins w:id="26108" w:author="KIM, Jason" w:date="2019-04-02T13:39:00Z"/>
                <w:rFonts w:ascii="Calibri" w:eastAsia="Times New Roman" w:hAnsi="Calibri" w:cs="Calibri"/>
                <w:color w:val="000000"/>
                <w:lang w:eastAsia="en-AU"/>
              </w:rPr>
            </w:pPr>
            <w:ins w:id="26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10" w:author="KIM, Jason" w:date="2019-04-02T13:39:00Z"/>
        </w:trPr>
        <w:tc>
          <w:tcPr>
            <w:tcW w:w="708" w:type="pct"/>
            <w:vMerge/>
            <w:hideMark/>
          </w:tcPr>
          <w:p w:rsidR="00110C18" w:rsidRPr="0056388D" w:rsidRDefault="00110C18" w:rsidP="00063728">
            <w:pPr>
              <w:rPr>
                <w:ins w:id="261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12" w:author="KIM, Jason" w:date="2019-04-02T13:39:00Z"/>
                <w:rFonts w:ascii="Calibri" w:eastAsia="Times New Roman" w:hAnsi="Calibri" w:cs="Calibri"/>
                <w:color w:val="000000"/>
                <w:lang w:eastAsia="en-AU"/>
              </w:rPr>
            </w:pPr>
            <w:ins w:id="26113"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114" w:author="KIM, Jason" w:date="2019-04-02T13:39:00Z"/>
                <w:rFonts w:ascii="Calibri" w:eastAsia="Times New Roman" w:hAnsi="Calibri" w:cs="Calibri"/>
                <w:color w:val="000000"/>
                <w:lang w:eastAsia="en-AU"/>
              </w:rPr>
            </w:pPr>
            <w:ins w:id="2611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16" w:author="KIM, Jason" w:date="2019-04-02T13:39:00Z"/>
                <w:rFonts w:ascii="Calibri" w:eastAsia="Times New Roman" w:hAnsi="Calibri" w:cs="Calibri"/>
                <w:color w:val="000000"/>
                <w:lang w:eastAsia="en-AU"/>
              </w:rPr>
            </w:pPr>
            <w:ins w:id="26117" w:author="KIM, Jason" w:date="2019-04-02T13:39:00Z">
              <w:r w:rsidRPr="0056388D">
                <w:rPr>
                  <w:rFonts w:ascii="Calibri" w:eastAsia="Times New Roman" w:hAnsi="Calibri" w:cs="Calibri"/>
                  <w:color w:val="000000"/>
                  <w:lang w:eastAsia="en-AU"/>
                </w:rPr>
                <w:t>LLN1374</w:t>
              </w:r>
            </w:ins>
          </w:p>
        </w:tc>
        <w:tc>
          <w:tcPr>
            <w:tcW w:w="933" w:type="pct"/>
            <w:noWrap/>
            <w:hideMark/>
          </w:tcPr>
          <w:p w:rsidR="00110C18" w:rsidRPr="0056388D" w:rsidRDefault="00110C18" w:rsidP="00063728">
            <w:pPr>
              <w:rPr>
                <w:ins w:id="26118" w:author="KIM, Jason" w:date="2019-04-02T13:39:00Z"/>
                <w:rFonts w:ascii="Calibri" w:eastAsia="Times New Roman" w:hAnsi="Calibri" w:cs="Calibri"/>
                <w:color w:val="000000"/>
                <w:lang w:eastAsia="en-AU"/>
              </w:rPr>
            </w:pPr>
            <w:ins w:id="261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20" w:author="KIM, Jason" w:date="2019-04-02T13:39:00Z"/>
                <w:rFonts w:ascii="Calibri" w:eastAsia="Times New Roman" w:hAnsi="Calibri" w:cs="Calibri"/>
                <w:color w:val="000000"/>
                <w:lang w:eastAsia="en-AU"/>
              </w:rPr>
            </w:pPr>
            <w:ins w:id="26121" w:author="KIM, Jason" w:date="2019-04-02T13:39:00Z">
              <w:r w:rsidRPr="0056388D">
                <w:rPr>
                  <w:rFonts w:ascii="Calibri" w:eastAsia="Times New Roman" w:hAnsi="Calibri" w:cs="Calibri"/>
                  <w:color w:val="000000"/>
                  <w:lang w:eastAsia="en-AU"/>
                </w:rPr>
                <w:t>Chainage 5240</w:t>
              </w:r>
            </w:ins>
          </w:p>
        </w:tc>
        <w:tc>
          <w:tcPr>
            <w:tcW w:w="764" w:type="pct"/>
            <w:noWrap/>
            <w:hideMark/>
          </w:tcPr>
          <w:p w:rsidR="00110C18" w:rsidRPr="0056388D" w:rsidRDefault="00110C18" w:rsidP="00063728">
            <w:pPr>
              <w:jc w:val="right"/>
              <w:rPr>
                <w:ins w:id="26122" w:author="KIM, Jason" w:date="2019-04-02T13:39:00Z"/>
                <w:rFonts w:ascii="Calibri" w:eastAsia="Times New Roman" w:hAnsi="Calibri" w:cs="Calibri"/>
                <w:color w:val="000000"/>
                <w:lang w:eastAsia="en-AU"/>
              </w:rPr>
            </w:pPr>
            <w:ins w:id="26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24" w:author="KIM, Jason" w:date="2019-04-02T13:39:00Z"/>
        </w:trPr>
        <w:tc>
          <w:tcPr>
            <w:tcW w:w="708" w:type="pct"/>
            <w:vMerge w:val="restart"/>
            <w:noWrap/>
            <w:hideMark/>
          </w:tcPr>
          <w:p w:rsidR="00110C18" w:rsidRPr="0056388D" w:rsidRDefault="00110C18" w:rsidP="00063728">
            <w:pPr>
              <w:rPr>
                <w:ins w:id="26125" w:author="KIM, Jason" w:date="2019-04-02T13:39:00Z"/>
                <w:rFonts w:ascii="Calibri" w:eastAsia="Times New Roman" w:hAnsi="Calibri" w:cs="Calibri"/>
                <w:color w:val="000000"/>
                <w:lang w:eastAsia="en-AU"/>
              </w:rPr>
            </w:pPr>
            <w:ins w:id="26126" w:author="KIM, Jason" w:date="2019-04-02T13:39:00Z">
              <w:r w:rsidRPr="0056388D">
                <w:rPr>
                  <w:rFonts w:ascii="Calibri" w:eastAsia="Times New Roman" w:hAnsi="Calibri" w:cs="Calibri"/>
                  <w:color w:val="000000"/>
                  <w:lang w:eastAsia="en-AU"/>
                </w:rPr>
                <w:t>LLE36K61</w:t>
              </w:r>
            </w:ins>
          </w:p>
        </w:tc>
        <w:tc>
          <w:tcPr>
            <w:tcW w:w="605" w:type="pct"/>
            <w:noWrap/>
            <w:hideMark/>
          </w:tcPr>
          <w:p w:rsidR="00110C18" w:rsidRPr="0056388D" w:rsidRDefault="00110C18" w:rsidP="00063728">
            <w:pPr>
              <w:rPr>
                <w:ins w:id="26127" w:author="KIM, Jason" w:date="2019-04-02T13:39:00Z"/>
                <w:rFonts w:ascii="Calibri" w:eastAsia="Times New Roman" w:hAnsi="Calibri" w:cs="Calibri"/>
                <w:color w:val="000000"/>
                <w:lang w:eastAsia="en-AU"/>
              </w:rPr>
            </w:pPr>
            <w:ins w:id="26128"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29" w:author="KIM, Jason" w:date="2019-04-02T13:39:00Z"/>
                <w:rFonts w:ascii="Calibri" w:eastAsia="Times New Roman" w:hAnsi="Calibri" w:cs="Calibri"/>
                <w:color w:val="000000"/>
                <w:lang w:eastAsia="en-AU"/>
              </w:rPr>
            </w:pPr>
            <w:ins w:id="2613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31" w:author="KIM, Jason" w:date="2019-04-02T13:39:00Z"/>
                <w:rFonts w:ascii="Calibri" w:eastAsia="Times New Roman" w:hAnsi="Calibri" w:cs="Calibri"/>
                <w:color w:val="000000"/>
                <w:lang w:eastAsia="en-AU"/>
              </w:rPr>
            </w:pPr>
            <w:ins w:id="26132" w:author="KIM, Jason" w:date="2019-04-02T13:39:00Z">
              <w:r w:rsidRPr="0056388D">
                <w:rPr>
                  <w:rFonts w:ascii="Calibri" w:eastAsia="Times New Roman" w:hAnsi="Calibri" w:cs="Calibri"/>
                  <w:color w:val="000000"/>
                  <w:lang w:eastAsia="en-AU"/>
                </w:rPr>
                <w:t>LLN1353</w:t>
              </w:r>
            </w:ins>
          </w:p>
        </w:tc>
        <w:tc>
          <w:tcPr>
            <w:tcW w:w="933" w:type="pct"/>
            <w:noWrap/>
            <w:hideMark/>
          </w:tcPr>
          <w:p w:rsidR="00110C18" w:rsidRPr="0056388D" w:rsidRDefault="00110C18" w:rsidP="00063728">
            <w:pPr>
              <w:rPr>
                <w:ins w:id="26133" w:author="KIM, Jason" w:date="2019-04-02T13:39:00Z"/>
                <w:rFonts w:ascii="Calibri" w:eastAsia="Times New Roman" w:hAnsi="Calibri" w:cs="Calibri"/>
                <w:color w:val="000000"/>
                <w:lang w:eastAsia="en-AU"/>
              </w:rPr>
            </w:pPr>
            <w:ins w:id="261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35" w:author="KIM, Jason" w:date="2019-04-02T13:39:00Z"/>
                <w:rFonts w:ascii="Calibri" w:eastAsia="Times New Roman" w:hAnsi="Calibri" w:cs="Calibri"/>
                <w:color w:val="000000"/>
                <w:lang w:eastAsia="en-AU"/>
              </w:rPr>
            </w:pPr>
            <w:ins w:id="26136" w:author="KIM, Jason" w:date="2019-04-02T13:39:00Z">
              <w:r w:rsidRPr="0056388D">
                <w:rPr>
                  <w:rFonts w:ascii="Calibri" w:eastAsia="Times New Roman" w:hAnsi="Calibri" w:cs="Calibri"/>
                  <w:color w:val="000000"/>
                  <w:lang w:eastAsia="en-AU"/>
                </w:rPr>
                <w:t>Chainage 5023</w:t>
              </w:r>
            </w:ins>
          </w:p>
        </w:tc>
        <w:tc>
          <w:tcPr>
            <w:tcW w:w="764" w:type="pct"/>
            <w:noWrap/>
            <w:hideMark/>
          </w:tcPr>
          <w:p w:rsidR="00110C18" w:rsidRPr="0056388D" w:rsidRDefault="00110C18" w:rsidP="00063728">
            <w:pPr>
              <w:jc w:val="right"/>
              <w:rPr>
                <w:ins w:id="26137" w:author="KIM, Jason" w:date="2019-04-02T13:39:00Z"/>
                <w:rFonts w:ascii="Calibri" w:eastAsia="Times New Roman" w:hAnsi="Calibri" w:cs="Calibri"/>
                <w:color w:val="000000"/>
                <w:lang w:eastAsia="en-AU"/>
              </w:rPr>
            </w:pPr>
            <w:ins w:id="26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39" w:author="KIM, Jason" w:date="2019-04-02T13:39:00Z"/>
        </w:trPr>
        <w:tc>
          <w:tcPr>
            <w:tcW w:w="708" w:type="pct"/>
            <w:vMerge/>
            <w:hideMark/>
          </w:tcPr>
          <w:p w:rsidR="00110C18" w:rsidRPr="0056388D" w:rsidRDefault="00110C18" w:rsidP="00063728">
            <w:pPr>
              <w:rPr>
                <w:ins w:id="261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41" w:author="KIM, Jason" w:date="2019-04-02T13:39:00Z"/>
                <w:rFonts w:ascii="Calibri" w:eastAsia="Times New Roman" w:hAnsi="Calibri" w:cs="Calibri"/>
                <w:color w:val="000000"/>
                <w:lang w:eastAsia="en-AU"/>
              </w:rPr>
            </w:pPr>
            <w:ins w:id="26142"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43" w:author="KIM, Jason" w:date="2019-04-02T13:39:00Z"/>
                <w:rFonts w:ascii="Calibri" w:eastAsia="Times New Roman" w:hAnsi="Calibri" w:cs="Calibri"/>
                <w:color w:val="000000"/>
                <w:lang w:eastAsia="en-AU"/>
              </w:rPr>
            </w:pPr>
            <w:ins w:id="2614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45" w:author="KIM, Jason" w:date="2019-04-02T13:39:00Z"/>
                <w:rFonts w:ascii="Calibri" w:eastAsia="Times New Roman" w:hAnsi="Calibri" w:cs="Calibri"/>
                <w:color w:val="000000"/>
                <w:lang w:eastAsia="en-AU"/>
              </w:rPr>
            </w:pPr>
            <w:ins w:id="26146" w:author="KIM, Jason" w:date="2019-04-02T13:39:00Z">
              <w:r w:rsidRPr="0056388D">
                <w:rPr>
                  <w:rFonts w:ascii="Calibri" w:eastAsia="Times New Roman" w:hAnsi="Calibri" w:cs="Calibri"/>
                  <w:color w:val="000000"/>
                  <w:lang w:eastAsia="en-AU"/>
                </w:rPr>
                <w:t>LLN1354</w:t>
              </w:r>
            </w:ins>
          </w:p>
        </w:tc>
        <w:tc>
          <w:tcPr>
            <w:tcW w:w="933" w:type="pct"/>
            <w:noWrap/>
            <w:hideMark/>
          </w:tcPr>
          <w:p w:rsidR="00110C18" w:rsidRPr="0056388D" w:rsidRDefault="00110C18" w:rsidP="00063728">
            <w:pPr>
              <w:rPr>
                <w:ins w:id="26147" w:author="KIM, Jason" w:date="2019-04-02T13:39:00Z"/>
                <w:rFonts w:ascii="Calibri" w:eastAsia="Times New Roman" w:hAnsi="Calibri" w:cs="Calibri"/>
                <w:color w:val="000000"/>
                <w:lang w:eastAsia="en-AU"/>
              </w:rPr>
            </w:pPr>
            <w:ins w:id="261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49" w:author="KIM, Jason" w:date="2019-04-02T13:39:00Z"/>
                <w:rFonts w:ascii="Calibri" w:eastAsia="Times New Roman" w:hAnsi="Calibri" w:cs="Calibri"/>
                <w:color w:val="000000"/>
                <w:lang w:eastAsia="en-AU"/>
              </w:rPr>
            </w:pPr>
            <w:ins w:id="26150" w:author="KIM, Jason" w:date="2019-04-02T13:39:00Z">
              <w:r w:rsidRPr="0056388D">
                <w:rPr>
                  <w:rFonts w:ascii="Calibri" w:eastAsia="Times New Roman" w:hAnsi="Calibri" w:cs="Calibri"/>
                  <w:color w:val="000000"/>
                  <w:lang w:eastAsia="en-AU"/>
                </w:rPr>
                <w:t>Chainage 5033</w:t>
              </w:r>
            </w:ins>
          </w:p>
        </w:tc>
        <w:tc>
          <w:tcPr>
            <w:tcW w:w="764" w:type="pct"/>
            <w:noWrap/>
            <w:hideMark/>
          </w:tcPr>
          <w:p w:rsidR="00110C18" w:rsidRPr="0056388D" w:rsidRDefault="00110C18" w:rsidP="00063728">
            <w:pPr>
              <w:jc w:val="right"/>
              <w:rPr>
                <w:ins w:id="26151" w:author="KIM, Jason" w:date="2019-04-02T13:39:00Z"/>
                <w:rFonts w:ascii="Calibri" w:eastAsia="Times New Roman" w:hAnsi="Calibri" w:cs="Calibri"/>
                <w:color w:val="000000"/>
                <w:lang w:eastAsia="en-AU"/>
              </w:rPr>
            </w:pPr>
            <w:ins w:id="261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53" w:author="KIM, Jason" w:date="2019-04-02T13:39:00Z"/>
        </w:trPr>
        <w:tc>
          <w:tcPr>
            <w:tcW w:w="708" w:type="pct"/>
            <w:vMerge/>
            <w:hideMark/>
          </w:tcPr>
          <w:p w:rsidR="00110C18" w:rsidRPr="0056388D" w:rsidRDefault="00110C18" w:rsidP="00063728">
            <w:pPr>
              <w:rPr>
                <w:ins w:id="261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55" w:author="KIM, Jason" w:date="2019-04-02T13:39:00Z"/>
                <w:rFonts w:ascii="Calibri" w:eastAsia="Times New Roman" w:hAnsi="Calibri" w:cs="Calibri"/>
                <w:color w:val="000000"/>
                <w:lang w:eastAsia="en-AU"/>
              </w:rPr>
            </w:pPr>
            <w:ins w:id="26156"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57" w:author="KIM, Jason" w:date="2019-04-02T13:39:00Z"/>
                <w:rFonts w:ascii="Calibri" w:eastAsia="Times New Roman" w:hAnsi="Calibri" w:cs="Calibri"/>
                <w:color w:val="000000"/>
                <w:lang w:eastAsia="en-AU"/>
              </w:rPr>
            </w:pPr>
            <w:ins w:id="2615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59" w:author="KIM, Jason" w:date="2019-04-02T13:39:00Z"/>
                <w:rFonts w:ascii="Calibri" w:eastAsia="Times New Roman" w:hAnsi="Calibri" w:cs="Calibri"/>
                <w:color w:val="000000"/>
                <w:lang w:eastAsia="en-AU"/>
              </w:rPr>
            </w:pPr>
            <w:ins w:id="26160" w:author="KIM, Jason" w:date="2019-04-02T13:39:00Z">
              <w:r w:rsidRPr="0056388D">
                <w:rPr>
                  <w:rFonts w:ascii="Calibri" w:eastAsia="Times New Roman" w:hAnsi="Calibri" w:cs="Calibri"/>
                  <w:color w:val="000000"/>
                  <w:lang w:eastAsia="en-AU"/>
                </w:rPr>
                <w:t>LLN1355</w:t>
              </w:r>
            </w:ins>
          </w:p>
        </w:tc>
        <w:tc>
          <w:tcPr>
            <w:tcW w:w="933" w:type="pct"/>
            <w:noWrap/>
            <w:hideMark/>
          </w:tcPr>
          <w:p w:rsidR="00110C18" w:rsidRPr="0056388D" w:rsidRDefault="00110C18" w:rsidP="00063728">
            <w:pPr>
              <w:rPr>
                <w:ins w:id="26161" w:author="KIM, Jason" w:date="2019-04-02T13:39:00Z"/>
                <w:rFonts w:ascii="Calibri" w:eastAsia="Times New Roman" w:hAnsi="Calibri" w:cs="Calibri"/>
                <w:color w:val="000000"/>
                <w:lang w:eastAsia="en-AU"/>
              </w:rPr>
            </w:pPr>
            <w:ins w:id="261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63" w:author="KIM, Jason" w:date="2019-04-02T13:39:00Z"/>
                <w:rFonts w:ascii="Calibri" w:eastAsia="Times New Roman" w:hAnsi="Calibri" w:cs="Calibri"/>
                <w:color w:val="000000"/>
                <w:lang w:eastAsia="en-AU"/>
              </w:rPr>
            </w:pPr>
            <w:ins w:id="26164" w:author="KIM, Jason" w:date="2019-04-02T13:39:00Z">
              <w:r w:rsidRPr="0056388D">
                <w:rPr>
                  <w:rFonts w:ascii="Calibri" w:eastAsia="Times New Roman" w:hAnsi="Calibri" w:cs="Calibri"/>
                  <w:color w:val="000000"/>
                  <w:lang w:eastAsia="en-AU"/>
                </w:rPr>
                <w:t>Chainage 5043</w:t>
              </w:r>
            </w:ins>
          </w:p>
        </w:tc>
        <w:tc>
          <w:tcPr>
            <w:tcW w:w="764" w:type="pct"/>
            <w:noWrap/>
            <w:hideMark/>
          </w:tcPr>
          <w:p w:rsidR="00110C18" w:rsidRPr="0056388D" w:rsidRDefault="00110C18" w:rsidP="00063728">
            <w:pPr>
              <w:jc w:val="right"/>
              <w:rPr>
                <w:ins w:id="26165" w:author="KIM, Jason" w:date="2019-04-02T13:39:00Z"/>
                <w:rFonts w:ascii="Calibri" w:eastAsia="Times New Roman" w:hAnsi="Calibri" w:cs="Calibri"/>
                <w:color w:val="000000"/>
                <w:lang w:eastAsia="en-AU"/>
              </w:rPr>
            </w:pPr>
            <w:ins w:id="261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67" w:author="KIM, Jason" w:date="2019-04-02T13:39:00Z"/>
        </w:trPr>
        <w:tc>
          <w:tcPr>
            <w:tcW w:w="708" w:type="pct"/>
            <w:vMerge/>
            <w:hideMark/>
          </w:tcPr>
          <w:p w:rsidR="00110C18" w:rsidRPr="0056388D" w:rsidRDefault="00110C18" w:rsidP="00063728">
            <w:pPr>
              <w:rPr>
                <w:ins w:id="261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69" w:author="KIM, Jason" w:date="2019-04-02T13:39:00Z"/>
                <w:rFonts w:ascii="Calibri" w:eastAsia="Times New Roman" w:hAnsi="Calibri" w:cs="Calibri"/>
                <w:color w:val="000000"/>
                <w:lang w:eastAsia="en-AU"/>
              </w:rPr>
            </w:pPr>
            <w:ins w:id="26170"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71" w:author="KIM, Jason" w:date="2019-04-02T13:39:00Z"/>
                <w:rFonts w:ascii="Calibri" w:eastAsia="Times New Roman" w:hAnsi="Calibri" w:cs="Calibri"/>
                <w:color w:val="000000"/>
                <w:lang w:eastAsia="en-AU"/>
              </w:rPr>
            </w:pPr>
            <w:ins w:id="2617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73" w:author="KIM, Jason" w:date="2019-04-02T13:39:00Z"/>
                <w:rFonts w:ascii="Calibri" w:eastAsia="Times New Roman" w:hAnsi="Calibri" w:cs="Calibri"/>
                <w:color w:val="000000"/>
                <w:lang w:eastAsia="en-AU"/>
              </w:rPr>
            </w:pPr>
            <w:ins w:id="26174" w:author="KIM, Jason" w:date="2019-04-02T13:39:00Z">
              <w:r w:rsidRPr="0056388D">
                <w:rPr>
                  <w:rFonts w:ascii="Calibri" w:eastAsia="Times New Roman" w:hAnsi="Calibri" w:cs="Calibri"/>
                  <w:color w:val="000000"/>
                  <w:lang w:eastAsia="en-AU"/>
                </w:rPr>
                <w:t>LLN1356</w:t>
              </w:r>
            </w:ins>
          </w:p>
        </w:tc>
        <w:tc>
          <w:tcPr>
            <w:tcW w:w="933" w:type="pct"/>
            <w:noWrap/>
            <w:hideMark/>
          </w:tcPr>
          <w:p w:rsidR="00110C18" w:rsidRPr="0056388D" w:rsidRDefault="00110C18" w:rsidP="00063728">
            <w:pPr>
              <w:rPr>
                <w:ins w:id="26175" w:author="KIM, Jason" w:date="2019-04-02T13:39:00Z"/>
                <w:rFonts w:ascii="Calibri" w:eastAsia="Times New Roman" w:hAnsi="Calibri" w:cs="Calibri"/>
                <w:color w:val="000000"/>
                <w:lang w:eastAsia="en-AU"/>
              </w:rPr>
            </w:pPr>
            <w:ins w:id="261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77" w:author="KIM, Jason" w:date="2019-04-02T13:39:00Z"/>
                <w:rFonts w:ascii="Calibri" w:eastAsia="Times New Roman" w:hAnsi="Calibri" w:cs="Calibri"/>
                <w:color w:val="000000"/>
                <w:lang w:eastAsia="en-AU"/>
              </w:rPr>
            </w:pPr>
            <w:ins w:id="26178" w:author="KIM, Jason" w:date="2019-04-02T13:39:00Z">
              <w:r w:rsidRPr="0056388D">
                <w:rPr>
                  <w:rFonts w:ascii="Calibri" w:eastAsia="Times New Roman" w:hAnsi="Calibri" w:cs="Calibri"/>
                  <w:color w:val="000000"/>
                  <w:lang w:eastAsia="en-AU"/>
                </w:rPr>
                <w:t>Chainage 5052</w:t>
              </w:r>
            </w:ins>
          </w:p>
        </w:tc>
        <w:tc>
          <w:tcPr>
            <w:tcW w:w="764" w:type="pct"/>
            <w:noWrap/>
            <w:hideMark/>
          </w:tcPr>
          <w:p w:rsidR="00110C18" w:rsidRPr="0056388D" w:rsidRDefault="00110C18" w:rsidP="00063728">
            <w:pPr>
              <w:jc w:val="right"/>
              <w:rPr>
                <w:ins w:id="26179" w:author="KIM, Jason" w:date="2019-04-02T13:39:00Z"/>
                <w:rFonts w:ascii="Calibri" w:eastAsia="Times New Roman" w:hAnsi="Calibri" w:cs="Calibri"/>
                <w:color w:val="000000"/>
                <w:lang w:eastAsia="en-AU"/>
              </w:rPr>
            </w:pPr>
            <w:ins w:id="261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81" w:author="KIM, Jason" w:date="2019-04-02T13:39:00Z"/>
        </w:trPr>
        <w:tc>
          <w:tcPr>
            <w:tcW w:w="708" w:type="pct"/>
            <w:vMerge/>
            <w:hideMark/>
          </w:tcPr>
          <w:p w:rsidR="00110C18" w:rsidRPr="0056388D" w:rsidRDefault="00110C18" w:rsidP="00063728">
            <w:pPr>
              <w:rPr>
                <w:ins w:id="261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83" w:author="KIM, Jason" w:date="2019-04-02T13:39:00Z"/>
                <w:rFonts w:ascii="Calibri" w:eastAsia="Times New Roman" w:hAnsi="Calibri" w:cs="Calibri"/>
                <w:color w:val="000000"/>
                <w:lang w:eastAsia="en-AU"/>
              </w:rPr>
            </w:pPr>
            <w:ins w:id="26184"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85" w:author="KIM, Jason" w:date="2019-04-02T13:39:00Z"/>
                <w:rFonts w:ascii="Calibri" w:eastAsia="Times New Roman" w:hAnsi="Calibri" w:cs="Calibri"/>
                <w:color w:val="000000"/>
                <w:lang w:eastAsia="en-AU"/>
              </w:rPr>
            </w:pPr>
            <w:ins w:id="2618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87" w:author="KIM, Jason" w:date="2019-04-02T13:39:00Z"/>
                <w:rFonts w:ascii="Calibri" w:eastAsia="Times New Roman" w:hAnsi="Calibri" w:cs="Calibri"/>
                <w:color w:val="000000"/>
                <w:lang w:eastAsia="en-AU"/>
              </w:rPr>
            </w:pPr>
            <w:ins w:id="26188" w:author="KIM, Jason" w:date="2019-04-02T13:39:00Z">
              <w:r w:rsidRPr="0056388D">
                <w:rPr>
                  <w:rFonts w:ascii="Calibri" w:eastAsia="Times New Roman" w:hAnsi="Calibri" w:cs="Calibri"/>
                  <w:color w:val="000000"/>
                  <w:lang w:eastAsia="en-AU"/>
                </w:rPr>
                <w:t>LLN1357</w:t>
              </w:r>
            </w:ins>
          </w:p>
        </w:tc>
        <w:tc>
          <w:tcPr>
            <w:tcW w:w="933" w:type="pct"/>
            <w:noWrap/>
            <w:hideMark/>
          </w:tcPr>
          <w:p w:rsidR="00110C18" w:rsidRPr="0056388D" w:rsidRDefault="00110C18" w:rsidP="00063728">
            <w:pPr>
              <w:rPr>
                <w:ins w:id="26189" w:author="KIM, Jason" w:date="2019-04-02T13:39:00Z"/>
                <w:rFonts w:ascii="Calibri" w:eastAsia="Times New Roman" w:hAnsi="Calibri" w:cs="Calibri"/>
                <w:color w:val="000000"/>
                <w:lang w:eastAsia="en-AU"/>
              </w:rPr>
            </w:pPr>
            <w:ins w:id="261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91" w:author="KIM, Jason" w:date="2019-04-02T13:39:00Z"/>
                <w:rFonts w:ascii="Calibri" w:eastAsia="Times New Roman" w:hAnsi="Calibri" w:cs="Calibri"/>
                <w:color w:val="000000"/>
                <w:lang w:eastAsia="en-AU"/>
              </w:rPr>
            </w:pPr>
            <w:ins w:id="26192" w:author="KIM, Jason" w:date="2019-04-02T13:39:00Z">
              <w:r w:rsidRPr="0056388D">
                <w:rPr>
                  <w:rFonts w:ascii="Calibri" w:eastAsia="Times New Roman" w:hAnsi="Calibri" w:cs="Calibri"/>
                  <w:color w:val="000000"/>
                  <w:lang w:eastAsia="en-AU"/>
                </w:rPr>
                <w:t>Chainage 5062</w:t>
              </w:r>
            </w:ins>
          </w:p>
        </w:tc>
        <w:tc>
          <w:tcPr>
            <w:tcW w:w="764" w:type="pct"/>
            <w:noWrap/>
            <w:hideMark/>
          </w:tcPr>
          <w:p w:rsidR="00110C18" w:rsidRPr="0056388D" w:rsidRDefault="00110C18" w:rsidP="00063728">
            <w:pPr>
              <w:jc w:val="right"/>
              <w:rPr>
                <w:ins w:id="26193" w:author="KIM, Jason" w:date="2019-04-02T13:39:00Z"/>
                <w:rFonts w:ascii="Calibri" w:eastAsia="Times New Roman" w:hAnsi="Calibri" w:cs="Calibri"/>
                <w:color w:val="000000"/>
                <w:lang w:eastAsia="en-AU"/>
              </w:rPr>
            </w:pPr>
            <w:ins w:id="261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95" w:author="KIM, Jason" w:date="2019-04-02T13:39:00Z"/>
        </w:trPr>
        <w:tc>
          <w:tcPr>
            <w:tcW w:w="708" w:type="pct"/>
            <w:vMerge/>
            <w:hideMark/>
          </w:tcPr>
          <w:p w:rsidR="00110C18" w:rsidRPr="0056388D" w:rsidRDefault="00110C18" w:rsidP="00063728">
            <w:pPr>
              <w:rPr>
                <w:ins w:id="261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97" w:author="KIM, Jason" w:date="2019-04-02T13:39:00Z"/>
                <w:rFonts w:ascii="Calibri" w:eastAsia="Times New Roman" w:hAnsi="Calibri" w:cs="Calibri"/>
                <w:color w:val="000000"/>
                <w:lang w:eastAsia="en-AU"/>
              </w:rPr>
            </w:pPr>
            <w:ins w:id="26198"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99" w:author="KIM, Jason" w:date="2019-04-02T13:39:00Z"/>
                <w:rFonts w:ascii="Calibri" w:eastAsia="Times New Roman" w:hAnsi="Calibri" w:cs="Calibri"/>
                <w:color w:val="000000"/>
                <w:lang w:eastAsia="en-AU"/>
              </w:rPr>
            </w:pPr>
            <w:ins w:id="2620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01" w:author="KIM, Jason" w:date="2019-04-02T13:39:00Z"/>
                <w:rFonts w:ascii="Calibri" w:eastAsia="Times New Roman" w:hAnsi="Calibri" w:cs="Calibri"/>
                <w:color w:val="000000"/>
                <w:lang w:eastAsia="en-AU"/>
              </w:rPr>
            </w:pPr>
            <w:ins w:id="26202" w:author="KIM, Jason" w:date="2019-04-02T13:39:00Z">
              <w:r w:rsidRPr="0056388D">
                <w:rPr>
                  <w:rFonts w:ascii="Calibri" w:eastAsia="Times New Roman" w:hAnsi="Calibri" w:cs="Calibri"/>
                  <w:color w:val="000000"/>
                  <w:lang w:eastAsia="en-AU"/>
                </w:rPr>
                <w:t>LLN1358</w:t>
              </w:r>
            </w:ins>
          </w:p>
        </w:tc>
        <w:tc>
          <w:tcPr>
            <w:tcW w:w="933" w:type="pct"/>
            <w:noWrap/>
            <w:hideMark/>
          </w:tcPr>
          <w:p w:rsidR="00110C18" w:rsidRPr="0056388D" w:rsidRDefault="00110C18" w:rsidP="00063728">
            <w:pPr>
              <w:rPr>
                <w:ins w:id="26203" w:author="KIM, Jason" w:date="2019-04-02T13:39:00Z"/>
                <w:rFonts w:ascii="Calibri" w:eastAsia="Times New Roman" w:hAnsi="Calibri" w:cs="Calibri"/>
                <w:color w:val="000000"/>
                <w:lang w:eastAsia="en-AU"/>
              </w:rPr>
            </w:pPr>
            <w:ins w:id="262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05" w:author="KIM, Jason" w:date="2019-04-02T13:39:00Z"/>
                <w:rFonts w:ascii="Calibri" w:eastAsia="Times New Roman" w:hAnsi="Calibri" w:cs="Calibri"/>
                <w:color w:val="000000"/>
                <w:lang w:eastAsia="en-AU"/>
              </w:rPr>
            </w:pPr>
            <w:ins w:id="26206" w:author="KIM, Jason" w:date="2019-04-02T13:39:00Z">
              <w:r w:rsidRPr="0056388D">
                <w:rPr>
                  <w:rFonts w:ascii="Calibri" w:eastAsia="Times New Roman" w:hAnsi="Calibri" w:cs="Calibri"/>
                  <w:color w:val="000000"/>
                  <w:lang w:eastAsia="en-AU"/>
                </w:rPr>
                <w:t>Chainage 5072</w:t>
              </w:r>
            </w:ins>
          </w:p>
        </w:tc>
        <w:tc>
          <w:tcPr>
            <w:tcW w:w="764" w:type="pct"/>
            <w:noWrap/>
            <w:hideMark/>
          </w:tcPr>
          <w:p w:rsidR="00110C18" w:rsidRPr="0056388D" w:rsidRDefault="00110C18" w:rsidP="00063728">
            <w:pPr>
              <w:jc w:val="right"/>
              <w:rPr>
                <w:ins w:id="26207" w:author="KIM, Jason" w:date="2019-04-02T13:39:00Z"/>
                <w:rFonts w:ascii="Calibri" w:eastAsia="Times New Roman" w:hAnsi="Calibri" w:cs="Calibri"/>
                <w:color w:val="000000"/>
                <w:lang w:eastAsia="en-AU"/>
              </w:rPr>
            </w:pPr>
            <w:ins w:id="262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09" w:author="KIM, Jason" w:date="2019-04-02T13:39:00Z"/>
        </w:trPr>
        <w:tc>
          <w:tcPr>
            <w:tcW w:w="708" w:type="pct"/>
            <w:vMerge/>
            <w:hideMark/>
          </w:tcPr>
          <w:p w:rsidR="00110C18" w:rsidRPr="0056388D" w:rsidRDefault="00110C18" w:rsidP="00063728">
            <w:pPr>
              <w:rPr>
                <w:ins w:id="262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11" w:author="KIM, Jason" w:date="2019-04-02T13:39:00Z"/>
                <w:rFonts w:ascii="Calibri" w:eastAsia="Times New Roman" w:hAnsi="Calibri" w:cs="Calibri"/>
                <w:color w:val="000000"/>
                <w:lang w:eastAsia="en-AU"/>
              </w:rPr>
            </w:pPr>
            <w:ins w:id="26212"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13" w:author="KIM, Jason" w:date="2019-04-02T13:39:00Z"/>
                <w:rFonts w:ascii="Calibri" w:eastAsia="Times New Roman" w:hAnsi="Calibri" w:cs="Calibri"/>
                <w:color w:val="000000"/>
                <w:lang w:eastAsia="en-AU"/>
              </w:rPr>
            </w:pPr>
            <w:ins w:id="2621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15" w:author="KIM, Jason" w:date="2019-04-02T13:39:00Z"/>
                <w:rFonts w:ascii="Calibri" w:eastAsia="Times New Roman" w:hAnsi="Calibri" w:cs="Calibri"/>
                <w:color w:val="000000"/>
                <w:lang w:eastAsia="en-AU"/>
              </w:rPr>
            </w:pPr>
            <w:ins w:id="26216" w:author="KIM, Jason" w:date="2019-04-02T13:39:00Z">
              <w:r w:rsidRPr="0056388D">
                <w:rPr>
                  <w:rFonts w:ascii="Calibri" w:eastAsia="Times New Roman" w:hAnsi="Calibri" w:cs="Calibri"/>
                  <w:color w:val="000000"/>
                  <w:lang w:eastAsia="en-AU"/>
                </w:rPr>
                <w:t>LLN1359</w:t>
              </w:r>
            </w:ins>
          </w:p>
        </w:tc>
        <w:tc>
          <w:tcPr>
            <w:tcW w:w="933" w:type="pct"/>
            <w:noWrap/>
            <w:hideMark/>
          </w:tcPr>
          <w:p w:rsidR="00110C18" w:rsidRPr="0056388D" w:rsidRDefault="00110C18" w:rsidP="00063728">
            <w:pPr>
              <w:rPr>
                <w:ins w:id="26217" w:author="KIM, Jason" w:date="2019-04-02T13:39:00Z"/>
                <w:rFonts w:ascii="Calibri" w:eastAsia="Times New Roman" w:hAnsi="Calibri" w:cs="Calibri"/>
                <w:color w:val="000000"/>
                <w:lang w:eastAsia="en-AU"/>
              </w:rPr>
            </w:pPr>
            <w:ins w:id="262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19" w:author="KIM, Jason" w:date="2019-04-02T13:39:00Z"/>
                <w:rFonts w:ascii="Calibri" w:eastAsia="Times New Roman" w:hAnsi="Calibri" w:cs="Calibri"/>
                <w:color w:val="000000"/>
                <w:lang w:eastAsia="en-AU"/>
              </w:rPr>
            </w:pPr>
            <w:ins w:id="26220" w:author="KIM, Jason" w:date="2019-04-02T13:39:00Z">
              <w:r w:rsidRPr="0056388D">
                <w:rPr>
                  <w:rFonts w:ascii="Calibri" w:eastAsia="Times New Roman" w:hAnsi="Calibri" w:cs="Calibri"/>
                  <w:color w:val="000000"/>
                  <w:lang w:eastAsia="en-AU"/>
                </w:rPr>
                <w:t>Chainage 5081</w:t>
              </w:r>
            </w:ins>
          </w:p>
        </w:tc>
        <w:tc>
          <w:tcPr>
            <w:tcW w:w="764" w:type="pct"/>
            <w:noWrap/>
            <w:hideMark/>
          </w:tcPr>
          <w:p w:rsidR="00110C18" w:rsidRPr="0056388D" w:rsidRDefault="00110C18" w:rsidP="00063728">
            <w:pPr>
              <w:jc w:val="right"/>
              <w:rPr>
                <w:ins w:id="26221" w:author="KIM, Jason" w:date="2019-04-02T13:39:00Z"/>
                <w:rFonts w:ascii="Calibri" w:eastAsia="Times New Roman" w:hAnsi="Calibri" w:cs="Calibri"/>
                <w:color w:val="000000"/>
                <w:lang w:eastAsia="en-AU"/>
              </w:rPr>
            </w:pPr>
            <w:ins w:id="262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23" w:author="KIM, Jason" w:date="2019-04-02T13:39:00Z"/>
        </w:trPr>
        <w:tc>
          <w:tcPr>
            <w:tcW w:w="708" w:type="pct"/>
            <w:vMerge/>
            <w:hideMark/>
          </w:tcPr>
          <w:p w:rsidR="00110C18" w:rsidRPr="0056388D" w:rsidRDefault="00110C18" w:rsidP="00063728">
            <w:pPr>
              <w:rPr>
                <w:ins w:id="262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25" w:author="KIM, Jason" w:date="2019-04-02T13:39:00Z"/>
                <w:rFonts w:ascii="Calibri" w:eastAsia="Times New Roman" w:hAnsi="Calibri" w:cs="Calibri"/>
                <w:color w:val="000000"/>
                <w:lang w:eastAsia="en-AU"/>
              </w:rPr>
            </w:pPr>
            <w:ins w:id="26226"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27" w:author="KIM, Jason" w:date="2019-04-02T13:39:00Z"/>
                <w:rFonts w:ascii="Calibri" w:eastAsia="Times New Roman" w:hAnsi="Calibri" w:cs="Calibri"/>
                <w:color w:val="000000"/>
                <w:lang w:eastAsia="en-AU"/>
              </w:rPr>
            </w:pPr>
            <w:ins w:id="2622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29" w:author="KIM, Jason" w:date="2019-04-02T13:39:00Z"/>
                <w:rFonts w:ascii="Calibri" w:eastAsia="Times New Roman" w:hAnsi="Calibri" w:cs="Calibri"/>
                <w:color w:val="000000"/>
                <w:lang w:eastAsia="en-AU"/>
              </w:rPr>
            </w:pPr>
            <w:ins w:id="26230" w:author="KIM, Jason" w:date="2019-04-02T13:39:00Z">
              <w:r w:rsidRPr="0056388D">
                <w:rPr>
                  <w:rFonts w:ascii="Calibri" w:eastAsia="Times New Roman" w:hAnsi="Calibri" w:cs="Calibri"/>
                  <w:color w:val="000000"/>
                  <w:lang w:eastAsia="en-AU"/>
                </w:rPr>
                <w:t>LLN1360</w:t>
              </w:r>
            </w:ins>
          </w:p>
        </w:tc>
        <w:tc>
          <w:tcPr>
            <w:tcW w:w="933" w:type="pct"/>
            <w:noWrap/>
            <w:hideMark/>
          </w:tcPr>
          <w:p w:rsidR="00110C18" w:rsidRPr="0056388D" w:rsidRDefault="00110C18" w:rsidP="00063728">
            <w:pPr>
              <w:rPr>
                <w:ins w:id="26231" w:author="KIM, Jason" w:date="2019-04-02T13:39:00Z"/>
                <w:rFonts w:ascii="Calibri" w:eastAsia="Times New Roman" w:hAnsi="Calibri" w:cs="Calibri"/>
                <w:color w:val="000000"/>
                <w:lang w:eastAsia="en-AU"/>
              </w:rPr>
            </w:pPr>
            <w:ins w:id="262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33" w:author="KIM, Jason" w:date="2019-04-02T13:39:00Z"/>
                <w:rFonts w:ascii="Calibri" w:eastAsia="Times New Roman" w:hAnsi="Calibri" w:cs="Calibri"/>
                <w:color w:val="000000"/>
                <w:lang w:eastAsia="en-AU"/>
              </w:rPr>
            </w:pPr>
            <w:ins w:id="26234" w:author="KIM, Jason" w:date="2019-04-02T13:39:00Z">
              <w:r w:rsidRPr="0056388D">
                <w:rPr>
                  <w:rFonts w:ascii="Calibri" w:eastAsia="Times New Roman" w:hAnsi="Calibri" w:cs="Calibri"/>
                  <w:color w:val="000000"/>
                  <w:lang w:eastAsia="en-AU"/>
                </w:rPr>
                <w:t>Chainage 5091</w:t>
              </w:r>
            </w:ins>
          </w:p>
        </w:tc>
        <w:tc>
          <w:tcPr>
            <w:tcW w:w="764" w:type="pct"/>
            <w:noWrap/>
            <w:hideMark/>
          </w:tcPr>
          <w:p w:rsidR="00110C18" w:rsidRPr="0056388D" w:rsidRDefault="00110C18" w:rsidP="00063728">
            <w:pPr>
              <w:jc w:val="right"/>
              <w:rPr>
                <w:ins w:id="26235" w:author="KIM, Jason" w:date="2019-04-02T13:39:00Z"/>
                <w:rFonts w:ascii="Calibri" w:eastAsia="Times New Roman" w:hAnsi="Calibri" w:cs="Calibri"/>
                <w:color w:val="000000"/>
                <w:lang w:eastAsia="en-AU"/>
              </w:rPr>
            </w:pPr>
            <w:ins w:id="262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37" w:author="KIM, Jason" w:date="2019-04-02T13:39:00Z"/>
        </w:trPr>
        <w:tc>
          <w:tcPr>
            <w:tcW w:w="708" w:type="pct"/>
            <w:vMerge/>
            <w:hideMark/>
          </w:tcPr>
          <w:p w:rsidR="00110C18" w:rsidRPr="0056388D" w:rsidRDefault="00110C18" w:rsidP="00063728">
            <w:pPr>
              <w:rPr>
                <w:ins w:id="262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39" w:author="KIM, Jason" w:date="2019-04-02T13:39:00Z"/>
                <w:rFonts w:ascii="Calibri" w:eastAsia="Times New Roman" w:hAnsi="Calibri" w:cs="Calibri"/>
                <w:color w:val="000000"/>
                <w:lang w:eastAsia="en-AU"/>
              </w:rPr>
            </w:pPr>
            <w:ins w:id="26240"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41" w:author="KIM, Jason" w:date="2019-04-02T13:39:00Z"/>
                <w:rFonts w:ascii="Calibri" w:eastAsia="Times New Roman" w:hAnsi="Calibri" w:cs="Calibri"/>
                <w:color w:val="000000"/>
                <w:lang w:eastAsia="en-AU"/>
              </w:rPr>
            </w:pPr>
            <w:ins w:id="2624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43" w:author="KIM, Jason" w:date="2019-04-02T13:39:00Z"/>
                <w:rFonts w:ascii="Calibri" w:eastAsia="Times New Roman" w:hAnsi="Calibri" w:cs="Calibri"/>
                <w:color w:val="000000"/>
                <w:lang w:eastAsia="en-AU"/>
              </w:rPr>
            </w:pPr>
            <w:ins w:id="26244" w:author="KIM, Jason" w:date="2019-04-02T13:39:00Z">
              <w:r w:rsidRPr="0056388D">
                <w:rPr>
                  <w:rFonts w:ascii="Calibri" w:eastAsia="Times New Roman" w:hAnsi="Calibri" w:cs="Calibri"/>
                  <w:color w:val="000000"/>
                  <w:lang w:eastAsia="en-AU"/>
                </w:rPr>
                <w:t>LLN1361</w:t>
              </w:r>
            </w:ins>
          </w:p>
        </w:tc>
        <w:tc>
          <w:tcPr>
            <w:tcW w:w="933" w:type="pct"/>
            <w:noWrap/>
            <w:hideMark/>
          </w:tcPr>
          <w:p w:rsidR="00110C18" w:rsidRPr="0056388D" w:rsidRDefault="00110C18" w:rsidP="00063728">
            <w:pPr>
              <w:rPr>
                <w:ins w:id="26245" w:author="KIM, Jason" w:date="2019-04-02T13:39:00Z"/>
                <w:rFonts w:ascii="Calibri" w:eastAsia="Times New Roman" w:hAnsi="Calibri" w:cs="Calibri"/>
                <w:color w:val="000000"/>
                <w:lang w:eastAsia="en-AU"/>
              </w:rPr>
            </w:pPr>
            <w:ins w:id="262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47" w:author="KIM, Jason" w:date="2019-04-02T13:39:00Z"/>
                <w:rFonts w:ascii="Calibri" w:eastAsia="Times New Roman" w:hAnsi="Calibri" w:cs="Calibri"/>
                <w:color w:val="000000"/>
                <w:lang w:eastAsia="en-AU"/>
              </w:rPr>
            </w:pPr>
            <w:ins w:id="26248" w:author="KIM, Jason" w:date="2019-04-02T13:39:00Z">
              <w:r w:rsidRPr="0056388D">
                <w:rPr>
                  <w:rFonts w:ascii="Calibri" w:eastAsia="Times New Roman" w:hAnsi="Calibri" w:cs="Calibri"/>
                  <w:color w:val="000000"/>
                  <w:lang w:eastAsia="en-AU"/>
                </w:rPr>
                <w:t>Chainage 5101</w:t>
              </w:r>
            </w:ins>
          </w:p>
        </w:tc>
        <w:tc>
          <w:tcPr>
            <w:tcW w:w="764" w:type="pct"/>
            <w:noWrap/>
            <w:hideMark/>
          </w:tcPr>
          <w:p w:rsidR="00110C18" w:rsidRPr="0056388D" w:rsidRDefault="00110C18" w:rsidP="00063728">
            <w:pPr>
              <w:jc w:val="right"/>
              <w:rPr>
                <w:ins w:id="26249" w:author="KIM, Jason" w:date="2019-04-02T13:39:00Z"/>
                <w:rFonts w:ascii="Calibri" w:eastAsia="Times New Roman" w:hAnsi="Calibri" w:cs="Calibri"/>
                <w:color w:val="000000"/>
                <w:lang w:eastAsia="en-AU"/>
              </w:rPr>
            </w:pPr>
            <w:ins w:id="26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51" w:author="KIM, Jason" w:date="2019-04-02T13:39:00Z"/>
        </w:trPr>
        <w:tc>
          <w:tcPr>
            <w:tcW w:w="708" w:type="pct"/>
            <w:vMerge/>
            <w:hideMark/>
          </w:tcPr>
          <w:p w:rsidR="00110C18" w:rsidRPr="0056388D" w:rsidRDefault="00110C18" w:rsidP="00063728">
            <w:pPr>
              <w:rPr>
                <w:ins w:id="262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53" w:author="KIM, Jason" w:date="2019-04-02T13:39:00Z"/>
                <w:rFonts w:ascii="Calibri" w:eastAsia="Times New Roman" w:hAnsi="Calibri" w:cs="Calibri"/>
                <w:color w:val="000000"/>
                <w:lang w:eastAsia="en-AU"/>
              </w:rPr>
            </w:pPr>
            <w:ins w:id="26254"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55" w:author="KIM, Jason" w:date="2019-04-02T13:39:00Z"/>
                <w:rFonts w:ascii="Calibri" w:eastAsia="Times New Roman" w:hAnsi="Calibri" w:cs="Calibri"/>
                <w:color w:val="000000"/>
                <w:lang w:eastAsia="en-AU"/>
              </w:rPr>
            </w:pPr>
            <w:ins w:id="2625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57" w:author="KIM, Jason" w:date="2019-04-02T13:39:00Z"/>
                <w:rFonts w:ascii="Calibri" w:eastAsia="Times New Roman" w:hAnsi="Calibri" w:cs="Calibri"/>
                <w:color w:val="000000"/>
                <w:lang w:eastAsia="en-AU"/>
              </w:rPr>
            </w:pPr>
            <w:ins w:id="26258" w:author="KIM, Jason" w:date="2019-04-02T13:39:00Z">
              <w:r w:rsidRPr="0056388D">
                <w:rPr>
                  <w:rFonts w:ascii="Calibri" w:eastAsia="Times New Roman" w:hAnsi="Calibri" w:cs="Calibri"/>
                  <w:color w:val="000000"/>
                  <w:lang w:eastAsia="en-AU"/>
                </w:rPr>
                <w:t>LLN1362</w:t>
              </w:r>
            </w:ins>
          </w:p>
        </w:tc>
        <w:tc>
          <w:tcPr>
            <w:tcW w:w="933" w:type="pct"/>
            <w:noWrap/>
            <w:hideMark/>
          </w:tcPr>
          <w:p w:rsidR="00110C18" w:rsidRPr="0056388D" w:rsidRDefault="00110C18" w:rsidP="00063728">
            <w:pPr>
              <w:rPr>
                <w:ins w:id="26259" w:author="KIM, Jason" w:date="2019-04-02T13:39:00Z"/>
                <w:rFonts w:ascii="Calibri" w:eastAsia="Times New Roman" w:hAnsi="Calibri" w:cs="Calibri"/>
                <w:color w:val="000000"/>
                <w:lang w:eastAsia="en-AU"/>
              </w:rPr>
            </w:pPr>
            <w:ins w:id="262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61" w:author="KIM, Jason" w:date="2019-04-02T13:39:00Z"/>
                <w:rFonts w:ascii="Calibri" w:eastAsia="Times New Roman" w:hAnsi="Calibri" w:cs="Calibri"/>
                <w:color w:val="000000"/>
                <w:lang w:eastAsia="en-AU"/>
              </w:rPr>
            </w:pPr>
            <w:ins w:id="26262" w:author="KIM, Jason" w:date="2019-04-02T13:39:00Z">
              <w:r w:rsidRPr="0056388D">
                <w:rPr>
                  <w:rFonts w:ascii="Calibri" w:eastAsia="Times New Roman" w:hAnsi="Calibri" w:cs="Calibri"/>
                  <w:color w:val="000000"/>
                  <w:lang w:eastAsia="en-AU"/>
                </w:rPr>
                <w:t>Chainage 5110</w:t>
              </w:r>
            </w:ins>
          </w:p>
        </w:tc>
        <w:tc>
          <w:tcPr>
            <w:tcW w:w="764" w:type="pct"/>
            <w:noWrap/>
            <w:hideMark/>
          </w:tcPr>
          <w:p w:rsidR="00110C18" w:rsidRPr="0056388D" w:rsidRDefault="00110C18" w:rsidP="00063728">
            <w:pPr>
              <w:jc w:val="right"/>
              <w:rPr>
                <w:ins w:id="26263" w:author="KIM, Jason" w:date="2019-04-02T13:39:00Z"/>
                <w:rFonts w:ascii="Calibri" w:eastAsia="Times New Roman" w:hAnsi="Calibri" w:cs="Calibri"/>
                <w:color w:val="000000"/>
                <w:lang w:eastAsia="en-AU"/>
              </w:rPr>
            </w:pPr>
            <w:ins w:id="262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65" w:author="KIM, Jason" w:date="2019-04-02T13:39:00Z"/>
        </w:trPr>
        <w:tc>
          <w:tcPr>
            <w:tcW w:w="708" w:type="pct"/>
            <w:vMerge/>
            <w:hideMark/>
          </w:tcPr>
          <w:p w:rsidR="00110C18" w:rsidRPr="0056388D" w:rsidRDefault="00110C18" w:rsidP="00063728">
            <w:pPr>
              <w:rPr>
                <w:ins w:id="262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67" w:author="KIM, Jason" w:date="2019-04-02T13:39:00Z"/>
                <w:rFonts w:ascii="Calibri" w:eastAsia="Times New Roman" w:hAnsi="Calibri" w:cs="Calibri"/>
                <w:color w:val="000000"/>
                <w:lang w:eastAsia="en-AU"/>
              </w:rPr>
            </w:pPr>
            <w:ins w:id="26268"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69" w:author="KIM, Jason" w:date="2019-04-02T13:39:00Z"/>
                <w:rFonts w:ascii="Calibri" w:eastAsia="Times New Roman" w:hAnsi="Calibri" w:cs="Calibri"/>
                <w:color w:val="000000"/>
                <w:lang w:eastAsia="en-AU"/>
              </w:rPr>
            </w:pPr>
            <w:ins w:id="2627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71" w:author="KIM, Jason" w:date="2019-04-02T13:39:00Z"/>
                <w:rFonts w:ascii="Calibri" w:eastAsia="Times New Roman" w:hAnsi="Calibri" w:cs="Calibri"/>
                <w:color w:val="000000"/>
                <w:lang w:eastAsia="en-AU"/>
              </w:rPr>
            </w:pPr>
            <w:ins w:id="26272" w:author="KIM, Jason" w:date="2019-04-02T13:39:00Z">
              <w:r w:rsidRPr="0056388D">
                <w:rPr>
                  <w:rFonts w:ascii="Calibri" w:eastAsia="Times New Roman" w:hAnsi="Calibri" w:cs="Calibri"/>
                  <w:color w:val="000000"/>
                  <w:lang w:eastAsia="en-AU"/>
                </w:rPr>
                <w:t>LLN1363</w:t>
              </w:r>
            </w:ins>
          </w:p>
        </w:tc>
        <w:tc>
          <w:tcPr>
            <w:tcW w:w="933" w:type="pct"/>
            <w:noWrap/>
            <w:hideMark/>
          </w:tcPr>
          <w:p w:rsidR="00110C18" w:rsidRPr="0056388D" w:rsidRDefault="00110C18" w:rsidP="00063728">
            <w:pPr>
              <w:rPr>
                <w:ins w:id="26273" w:author="KIM, Jason" w:date="2019-04-02T13:39:00Z"/>
                <w:rFonts w:ascii="Calibri" w:eastAsia="Times New Roman" w:hAnsi="Calibri" w:cs="Calibri"/>
                <w:color w:val="000000"/>
                <w:lang w:eastAsia="en-AU"/>
              </w:rPr>
            </w:pPr>
            <w:ins w:id="262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75" w:author="KIM, Jason" w:date="2019-04-02T13:39:00Z"/>
                <w:rFonts w:ascii="Calibri" w:eastAsia="Times New Roman" w:hAnsi="Calibri" w:cs="Calibri"/>
                <w:color w:val="000000"/>
                <w:lang w:eastAsia="en-AU"/>
              </w:rPr>
            </w:pPr>
            <w:ins w:id="26276" w:author="KIM, Jason" w:date="2019-04-02T13:39:00Z">
              <w:r w:rsidRPr="0056388D">
                <w:rPr>
                  <w:rFonts w:ascii="Calibri" w:eastAsia="Times New Roman" w:hAnsi="Calibri" w:cs="Calibri"/>
                  <w:color w:val="000000"/>
                  <w:lang w:eastAsia="en-AU"/>
                </w:rPr>
                <w:t>Chainage 5120</w:t>
              </w:r>
            </w:ins>
          </w:p>
        </w:tc>
        <w:tc>
          <w:tcPr>
            <w:tcW w:w="764" w:type="pct"/>
            <w:noWrap/>
            <w:hideMark/>
          </w:tcPr>
          <w:p w:rsidR="00110C18" w:rsidRPr="0056388D" w:rsidRDefault="00110C18" w:rsidP="00063728">
            <w:pPr>
              <w:jc w:val="right"/>
              <w:rPr>
                <w:ins w:id="26277" w:author="KIM, Jason" w:date="2019-04-02T13:39:00Z"/>
                <w:rFonts w:ascii="Calibri" w:eastAsia="Times New Roman" w:hAnsi="Calibri" w:cs="Calibri"/>
                <w:color w:val="000000"/>
                <w:lang w:eastAsia="en-AU"/>
              </w:rPr>
            </w:pPr>
            <w:ins w:id="26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79" w:author="KIM, Jason" w:date="2019-04-02T13:39:00Z"/>
        </w:trPr>
        <w:tc>
          <w:tcPr>
            <w:tcW w:w="708" w:type="pct"/>
            <w:vMerge w:val="restart"/>
            <w:noWrap/>
            <w:hideMark/>
          </w:tcPr>
          <w:p w:rsidR="00110C18" w:rsidRPr="0056388D" w:rsidRDefault="00110C18" w:rsidP="00063728">
            <w:pPr>
              <w:rPr>
                <w:ins w:id="26280" w:author="KIM, Jason" w:date="2019-04-02T13:39:00Z"/>
                <w:rFonts w:ascii="Calibri" w:eastAsia="Times New Roman" w:hAnsi="Calibri" w:cs="Calibri"/>
                <w:color w:val="000000"/>
                <w:lang w:eastAsia="en-AU"/>
              </w:rPr>
            </w:pPr>
            <w:ins w:id="26281" w:author="KIM, Jason" w:date="2019-04-02T13:39:00Z">
              <w:r w:rsidRPr="0056388D">
                <w:rPr>
                  <w:rFonts w:ascii="Calibri" w:eastAsia="Times New Roman" w:hAnsi="Calibri" w:cs="Calibri"/>
                  <w:color w:val="000000"/>
                  <w:lang w:eastAsia="en-AU"/>
                </w:rPr>
                <w:t>LLE36K71</w:t>
              </w:r>
            </w:ins>
          </w:p>
        </w:tc>
        <w:tc>
          <w:tcPr>
            <w:tcW w:w="605" w:type="pct"/>
            <w:noWrap/>
            <w:hideMark/>
          </w:tcPr>
          <w:p w:rsidR="00110C18" w:rsidRPr="0056388D" w:rsidRDefault="00110C18" w:rsidP="00063728">
            <w:pPr>
              <w:rPr>
                <w:ins w:id="26282" w:author="KIM, Jason" w:date="2019-04-02T13:39:00Z"/>
                <w:rFonts w:ascii="Calibri" w:eastAsia="Times New Roman" w:hAnsi="Calibri" w:cs="Calibri"/>
                <w:color w:val="000000"/>
                <w:lang w:eastAsia="en-AU"/>
              </w:rPr>
            </w:pPr>
            <w:ins w:id="26283"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284" w:author="KIM, Jason" w:date="2019-04-02T13:39:00Z"/>
                <w:rFonts w:ascii="Calibri" w:eastAsia="Times New Roman" w:hAnsi="Calibri" w:cs="Calibri"/>
                <w:color w:val="000000"/>
                <w:lang w:eastAsia="en-AU"/>
              </w:rPr>
            </w:pPr>
            <w:ins w:id="2628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86" w:author="KIM, Jason" w:date="2019-04-02T13:39:00Z"/>
                <w:rFonts w:ascii="Calibri" w:eastAsia="Times New Roman" w:hAnsi="Calibri" w:cs="Calibri"/>
                <w:color w:val="000000"/>
                <w:lang w:eastAsia="en-AU"/>
              </w:rPr>
            </w:pPr>
            <w:ins w:id="26287" w:author="KIM, Jason" w:date="2019-04-02T13:39:00Z">
              <w:r w:rsidRPr="0056388D">
                <w:rPr>
                  <w:rFonts w:ascii="Calibri" w:eastAsia="Times New Roman" w:hAnsi="Calibri" w:cs="Calibri"/>
                  <w:color w:val="000000"/>
                  <w:lang w:eastAsia="en-AU"/>
                </w:rPr>
                <w:t>LLS2388</w:t>
              </w:r>
            </w:ins>
          </w:p>
        </w:tc>
        <w:tc>
          <w:tcPr>
            <w:tcW w:w="933" w:type="pct"/>
            <w:noWrap/>
            <w:hideMark/>
          </w:tcPr>
          <w:p w:rsidR="00110C18" w:rsidRPr="0056388D" w:rsidRDefault="00110C18" w:rsidP="00063728">
            <w:pPr>
              <w:rPr>
                <w:ins w:id="26288" w:author="KIM, Jason" w:date="2019-04-02T13:39:00Z"/>
                <w:rFonts w:ascii="Calibri" w:eastAsia="Times New Roman" w:hAnsi="Calibri" w:cs="Calibri"/>
                <w:color w:val="000000"/>
                <w:lang w:eastAsia="en-AU"/>
              </w:rPr>
            </w:pPr>
            <w:ins w:id="262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290" w:author="KIM, Jason" w:date="2019-04-02T13:39:00Z"/>
                <w:rFonts w:ascii="Calibri" w:eastAsia="Times New Roman" w:hAnsi="Calibri" w:cs="Calibri"/>
                <w:color w:val="000000"/>
                <w:lang w:eastAsia="en-AU"/>
              </w:rPr>
            </w:pPr>
            <w:ins w:id="26291" w:author="KIM, Jason" w:date="2019-04-02T13:39:00Z">
              <w:r w:rsidRPr="0056388D">
                <w:rPr>
                  <w:rFonts w:ascii="Calibri" w:eastAsia="Times New Roman" w:hAnsi="Calibri" w:cs="Calibri"/>
                  <w:color w:val="000000"/>
                  <w:lang w:eastAsia="en-AU"/>
                </w:rPr>
                <w:t>Chainage 5130</w:t>
              </w:r>
            </w:ins>
          </w:p>
        </w:tc>
        <w:tc>
          <w:tcPr>
            <w:tcW w:w="764" w:type="pct"/>
            <w:noWrap/>
            <w:hideMark/>
          </w:tcPr>
          <w:p w:rsidR="00110C18" w:rsidRPr="0056388D" w:rsidRDefault="00110C18" w:rsidP="00063728">
            <w:pPr>
              <w:jc w:val="right"/>
              <w:rPr>
                <w:ins w:id="26292" w:author="KIM, Jason" w:date="2019-04-02T13:39:00Z"/>
                <w:rFonts w:ascii="Calibri" w:eastAsia="Times New Roman" w:hAnsi="Calibri" w:cs="Calibri"/>
                <w:color w:val="000000"/>
                <w:lang w:eastAsia="en-AU"/>
              </w:rPr>
            </w:pPr>
            <w:ins w:id="262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94" w:author="KIM, Jason" w:date="2019-04-02T13:39:00Z"/>
        </w:trPr>
        <w:tc>
          <w:tcPr>
            <w:tcW w:w="708" w:type="pct"/>
            <w:vMerge/>
            <w:hideMark/>
          </w:tcPr>
          <w:p w:rsidR="00110C18" w:rsidRPr="0056388D" w:rsidRDefault="00110C18" w:rsidP="00063728">
            <w:pPr>
              <w:rPr>
                <w:ins w:id="262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96" w:author="KIM, Jason" w:date="2019-04-02T13:39:00Z"/>
                <w:rFonts w:ascii="Calibri" w:eastAsia="Times New Roman" w:hAnsi="Calibri" w:cs="Calibri"/>
                <w:color w:val="000000"/>
                <w:lang w:eastAsia="en-AU"/>
              </w:rPr>
            </w:pPr>
            <w:ins w:id="26297"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298" w:author="KIM, Jason" w:date="2019-04-02T13:39:00Z"/>
                <w:rFonts w:ascii="Calibri" w:eastAsia="Times New Roman" w:hAnsi="Calibri" w:cs="Calibri"/>
                <w:color w:val="000000"/>
                <w:lang w:eastAsia="en-AU"/>
              </w:rPr>
            </w:pPr>
            <w:ins w:id="2629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00" w:author="KIM, Jason" w:date="2019-04-02T13:39:00Z"/>
                <w:rFonts w:ascii="Calibri" w:eastAsia="Times New Roman" w:hAnsi="Calibri" w:cs="Calibri"/>
                <w:color w:val="000000"/>
                <w:lang w:eastAsia="en-AU"/>
              </w:rPr>
            </w:pPr>
            <w:ins w:id="26301" w:author="KIM, Jason" w:date="2019-04-02T13:39:00Z">
              <w:r w:rsidRPr="0056388D">
                <w:rPr>
                  <w:rFonts w:ascii="Calibri" w:eastAsia="Times New Roman" w:hAnsi="Calibri" w:cs="Calibri"/>
                  <w:color w:val="000000"/>
                  <w:lang w:eastAsia="en-AU"/>
                </w:rPr>
                <w:t>LLS2389</w:t>
              </w:r>
            </w:ins>
          </w:p>
        </w:tc>
        <w:tc>
          <w:tcPr>
            <w:tcW w:w="933" w:type="pct"/>
            <w:noWrap/>
            <w:hideMark/>
          </w:tcPr>
          <w:p w:rsidR="00110C18" w:rsidRPr="0056388D" w:rsidRDefault="00110C18" w:rsidP="00063728">
            <w:pPr>
              <w:rPr>
                <w:ins w:id="26302" w:author="KIM, Jason" w:date="2019-04-02T13:39:00Z"/>
                <w:rFonts w:ascii="Calibri" w:eastAsia="Times New Roman" w:hAnsi="Calibri" w:cs="Calibri"/>
                <w:color w:val="000000"/>
                <w:lang w:eastAsia="en-AU"/>
              </w:rPr>
            </w:pPr>
            <w:ins w:id="263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04" w:author="KIM, Jason" w:date="2019-04-02T13:39:00Z"/>
                <w:rFonts w:ascii="Calibri" w:eastAsia="Times New Roman" w:hAnsi="Calibri" w:cs="Calibri"/>
                <w:color w:val="000000"/>
                <w:lang w:eastAsia="en-AU"/>
              </w:rPr>
            </w:pPr>
            <w:ins w:id="26305" w:author="KIM, Jason" w:date="2019-04-02T13:39:00Z">
              <w:r w:rsidRPr="0056388D">
                <w:rPr>
                  <w:rFonts w:ascii="Calibri" w:eastAsia="Times New Roman" w:hAnsi="Calibri" w:cs="Calibri"/>
                  <w:color w:val="000000"/>
                  <w:lang w:eastAsia="en-AU"/>
                </w:rPr>
                <w:t>Chainage 5140</w:t>
              </w:r>
            </w:ins>
          </w:p>
        </w:tc>
        <w:tc>
          <w:tcPr>
            <w:tcW w:w="764" w:type="pct"/>
            <w:noWrap/>
            <w:hideMark/>
          </w:tcPr>
          <w:p w:rsidR="00110C18" w:rsidRPr="0056388D" w:rsidRDefault="00110C18" w:rsidP="00063728">
            <w:pPr>
              <w:jc w:val="right"/>
              <w:rPr>
                <w:ins w:id="26306" w:author="KIM, Jason" w:date="2019-04-02T13:39:00Z"/>
                <w:rFonts w:ascii="Calibri" w:eastAsia="Times New Roman" w:hAnsi="Calibri" w:cs="Calibri"/>
                <w:color w:val="000000"/>
                <w:lang w:eastAsia="en-AU"/>
              </w:rPr>
            </w:pPr>
            <w:ins w:id="263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08" w:author="KIM, Jason" w:date="2019-04-02T13:39:00Z"/>
        </w:trPr>
        <w:tc>
          <w:tcPr>
            <w:tcW w:w="708" w:type="pct"/>
            <w:vMerge/>
            <w:hideMark/>
          </w:tcPr>
          <w:p w:rsidR="00110C18" w:rsidRPr="0056388D" w:rsidRDefault="00110C18" w:rsidP="00063728">
            <w:pPr>
              <w:rPr>
                <w:ins w:id="263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10" w:author="KIM, Jason" w:date="2019-04-02T13:39:00Z"/>
                <w:rFonts w:ascii="Calibri" w:eastAsia="Times New Roman" w:hAnsi="Calibri" w:cs="Calibri"/>
                <w:color w:val="000000"/>
                <w:lang w:eastAsia="en-AU"/>
              </w:rPr>
            </w:pPr>
            <w:ins w:id="26311"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12" w:author="KIM, Jason" w:date="2019-04-02T13:39:00Z"/>
                <w:rFonts w:ascii="Calibri" w:eastAsia="Times New Roman" w:hAnsi="Calibri" w:cs="Calibri"/>
                <w:color w:val="000000"/>
                <w:lang w:eastAsia="en-AU"/>
              </w:rPr>
            </w:pPr>
            <w:ins w:id="2631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14" w:author="KIM, Jason" w:date="2019-04-02T13:39:00Z"/>
                <w:rFonts w:ascii="Calibri" w:eastAsia="Times New Roman" w:hAnsi="Calibri" w:cs="Calibri"/>
                <w:color w:val="000000"/>
                <w:lang w:eastAsia="en-AU"/>
              </w:rPr>
            </w:pPr>
            <w:ins w:id="26315" w:author="KIM, Jason" w:date="2019-04-02T13:39:00Z">
              <w:r w:rsidRPr="0056388D">
                <w:rPr>
                  <w:rFonts w:ascii="Calibri" w:eastAsia="Times New Roman" w:hAnsi="Calibri" w:cs="Calibri"/>
                  <w:color w:val="000000"/>
                  <w:lang w:eastAsia="en-AU"/>
                </w:rPr>
                <w:t>LLS2390</w:t>
              </w:r>
            </w:ins>
          </w:p>
        </w:tc>
        <w:tc>
          <w:tcPr>
            <w:tcW w:w="933" w:type="pct"/>
            <w:noWrap/>
            <w:hideMark/>
          </w:tcPr>
          <w:p w:rsidR="00110C18" w:rsidRPr="0056388D" w:rsidRDefault="00110C18" w:rsidP="00063728">
            <w:pPr>
              <w:rPr>
                <w:ins w:id="26316" w:author="KIM, Jason" w:date="2019-04-02T13:39:00Z"/>
                <w:rFonts w:ascii="Calibri" w:eastAsia="Times New Roman" w:hAnsi="Calibri" w:cs="Calibri"/>
                <w:color w:val="000000"/>
                <w:lang w:eastAsia="en-AU"/>
              </w:rPr>
            </w:pPr>
            <w:ins w:id="263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18" w:author="KIM, Jason" w:date="2019-04-02T13:39:00Z"/>
                <w:rFonts w:ascii="Calibri" w:eastAsia="Times New Roman" w:hAnsi="Calibri" w:cs="Calibri"/>
                <w:color w:val="000000"/>
                <w:lang w:eastAsia="en-AU"/>
              </w:rPr>
            </w:pPr>
            <w:ins w:id="26319" w:author="KIM, Jason" w:date="2019-04-02T13:39:00Z">
              <w:r w:rsidRPr="0056388D">
                <w:rPr>
                  <w:rFonts w:ascii="Calibri" w:eastAsia="Times New Roman" w:hAnsi="Calibri" w:cs="Calibri"/>
                  <w:color w:val="000000"/>
                  <w:lang w:eastAsia="en-AU"/>
                </w:rPr>
                <w:t>Chainage 5149</w:t>
              </w:r>
            </w:ins>
          </w:p>
        </w:tc>
        <w:tc>
          <w:tcPr>
            <w:tcW w:w="764" w:type="pct"/>
            <w:noWrap/>
            <w:hideMark/>
          </w:tcPr>
          <w:p w:rsidR="00110C18" w:rsidRPr="0056388D" w:rsidRDefault="00110C18" w:rsidP="00063728">
            <w:pPr>
              <w:jc w:val="right"/>
              <w:rPr>
                <w:ins w:id="26320" w:author="KIM, Jason" w:date="2019-04-02T13:39:00Z"/>
                <w:rFonts w:ascii="Calibri" w:eastAsia="Times New Roman" w:hAnsi="Calibri" w:cs="Calibri"/>
                <w:color w:val="000000"/>
                <w:lang w:eastAsia="en-AU"/>
              </w:rPr>
            </w:pPr>
            <w:ins w:id="263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22" w:author="KIM, Jason" w:date="2019-04-02T13:39:00Z"/>
        </w:trPr>
        <w:tc>
          <w:tcPr>
            <w:tcW w:w="708" w:type="pct"/>
            <w:vMerge/>
            <w:hideMark/>
          </w:tcPr>
          <w:p w:rsidR="00110C18" w:rsidRPr="0056388D" w:rsidRDefault="00110C18" w:rsidP="00063728">
            <w:pPr>
              <w:rPr>
                <w:ins w:id="263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24" w:author="KIM, Jason" w:date="2019-04-02T13:39:00Z"/>
                <w:rFonts w:ascii="Calibri" w:eastAsia="Times New Roman" w:hAnsi="Calibri" w:cs="Calibri"/>
                <w:color w:val="000000"/>
                <w:lang w:eastAsia="en-AU"/>
              </w:rPr>
            </w:pPr>
            <w:ins w:id="26325"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26" w:author="KIM, Jason" w:date="2019-04-02T13:39:00Z"/>
                <w:rFonts w:ascii="Calibri" w:eastAsia="Times New Roman" w:hAnsi="Calibri" w:cs="Calibri"/>
                <w:color w:val="000000"/>
                <w:lang w:eastAsia="en-AU"/>
              </w:rPr>
            </w:pPr>
            <w:ins w:id="2632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28" w:author="KIM, Jason" w:date="2019-04-02T13:39:00Z"/>
                <w:rFonts w:ascii="Calibri" w:eastAsia="Times New Roman" w:hAnsi="Calibri" w:cs="Calibri"/>
                <w:color w:val="000000"/>
                <w:lang w:eastAsia="en-AU"/>
              </w:rPr>
            </w:pPr>
            <w:ins w:id="26329" w:author="KIM, Jason" w:date="2019-04-02T13:39:00Z">
              <w:r w:rsidRPr="0056388D">
                <w:rPr>
                  <w:rFonts w:ascii="Calibri" w:eastAsia="Times New Roman" w:hAnsi="Calibri" w:cs="Calibri"/>
                  <w:color w:val="000000"/>
                  <w:lang w:eastAsia="en-AU"/>
                </w:rPr>
                <w:t>LLS2391</w:t>
              </w:r>
            </w:ins>
          </w:p>
        </w:tc>
        <w:tc>
          <w:tcPr>
            <w:tcW w:w="933" w:type="pct"/>
            <w:noWrap/>
            <w:hideMark/>
          </w:tcPr>
          <w:p w:rsidR="00110C18" w:rsidRPr="0056388D" w:rsidRDefault="00110C18" w:rsidP="00063728">
            <w:pPr>
              <w:rPr>
                <w:ins w:id="26330" w:author="KIM, Jason" w:date="2019-04-02T13:39:00Z"/>
                <w:rFonts w:ascii="Calibri" w:eastAsia="Times New Roman" w:hAnsi="Calibri" w:cs="Calibri"/>
                <w:color w:val="000000"/>
                <w:lang w:eastAsia="en-AU"/>
              </w:rPr>
            </w:pPr>
            <w:ins w:id="263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32" w:author="KIM, Jason" w:date="2019-04-02T13:39:00Z"/>
                <w:rFonts w:ascii="Calibri" w:eastAsia="Times New Roman" w:hAnsi="Calibri" w:cs="Calibri"/>
                <w:color w:val="000000"/>
                <w:lang w:eastAsia="en-AU"/>
              </w:rPr>
            </w:pPr>
            <w:ins w:id="26333" w:author="KIM, Jason" w:date="2019-04-02T13:39:00Z">
              <w:r w:rsidRPr="0056388D">
                <w:rPr>
                  <w:rFonts w:ascii="Calibri" w:eastAsia="Times New Roman" w:hAnsi="Calibri" w:cs="Calibri"/>
                  <w:color w:val="000000"/>
                  <w:lang w:eastAsia="en-AU"/>
                </w:rPr>
                <w:t>Chainage 5159</w:t>
              </w:r>
            </w:ins>
          </w:p>
        </w:tc>
        <w:tc>
          <w:tcPr>
            <w:tcW w:w="764" w:type="pct"/>
            <w:noWrap/>
            <w:hideMark/>
          </w:tcPr>
          <w:p w:rsidR="00110C18" w:rsidRPr="0056388D" w:rsidRDefault="00110C18" w:rsidP="00063728">
            <w:pPr>
              <w:jc w:val="right"/>
              <w:rPr>
                <w:ins w:id="26334" w:author="KIM, Jason" w:date="2019-04-02T13:39:00Z"/>
                <w:rFonts w:ascii="Calibri" w:eastAsia="Times New Roman" w:hAnsi="Calibri" w:cs="Calibri"/>
                <w:color w:val="000000"/>
                <w:lang w:eastAsia="en-AU"/>
              </w:rPr>
            </w:pPr>
            <w:ins w:id="263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36" w:author="KIM, Jason" w:date="2019-04-02T13:39:00Z"/>
        </w:trPr>
        <w:tc>
          <w:tcPr>
            <w:tcW w:w="708" w:type="pct"/>
            <w:vMerge/>
            <w:hideMark/>
          </w:tcPr>
          <w:p w:rsidR="00110C18" w:rsidRPr="0056388D" w:rsidRDefault="00110C18" w:rsidP="00063728">
            <w:pPr>
              <w:rPr>
                <w:ins w:id="263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38" w:author="KIM, Jason" w:date="2019-04-02T13:39:00Z"/>
                <w:rFonts w:ascii="Calibri" w:eastAsia="Times New Roman" w:hAnsi="Calibri" w:cs="Calibri"/>
                <w:color w:val="000000"/>
                <w:lang w:eastAsia="en-AU"/>
              </w:rPr>
            </w:pPr>
            <w:ins w:id="26339"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40" w:author="KIM, Jason" w:date="2019-04-02T13:39:00Z"/>
                <w:rFonts w:ascii="Calibri" w:eastAsia="Times New Roman" w:hAnsi="Calibri" w:cs="Calibri"/>
                <w:color w:val="000000"/>
                <w:lang w:eastAsia="en-AU"/>
              </w:rPr>
            </w:pPr>
            <w:ins w:id="2634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42" w:author="KIM, Jason" w:date="2019-04-02T13:39:00Z"/>
                <w:rFonts w:ascii="Calibri" w:eastAsia="Times New Roman" w:hAnsi="Calibri" w:cs="Calibri"/>
                <w:color w:val="000000"/>
                <w:lang w:eastAsia="en-AU"/>
              </w:rPr>
            </w:pPr>
            <w:ins w:id="26343" w:author="KIM, Jason" w:date="2019-04-02T13:39:00Z">
              <w:r w:rsidRPr="0056388D">
                <w:rPr>
                  <w:rFonts w:ascii="Calibri" w:eastAsia="Times New Roman" w:hAnsi="Calibri" w:cs="Calibri"/>
                  <w:color w:val="000000"/>
                  <w:lang w:eastAsia="en-AU"/>
                </w:rPr>
                <w:t>LLS2392</w:t>
              </w:r>
            </w:ins>
          </w:p>
        </w:tc>
        <w:tc>
          <w:tcPr>
            <w:tcW w:w="933" w:type="pct"/>
            <w:noWrap/>
            <w:hideMark/>
          </w:tcPr>
          <w:p w:rsidR="00110C18" w:rsidRPr="0056388D" w:rsidRDefault="00110C18" w:rsidP="00063728">
            <w:pPr>
              <w:rPr>
                <w:ins w:id="26344" w:author="KIM, Jason" w:date="2019-04-02T13:39:00Z"/>
                <w:rFonts w:ascii="Calibri" w:eastAsia="Times New Roman" w:hAnsi="Calibri" w:cs="Calibri"/>
                <w:color w:val="000000"/>
                <w:lang w:eastAsia="en-AU"/>
              </w:rPr>
            </w:pPr>
            <w:ins w:id="263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46" w:author="KIM, Jason" w:date="2019-04-02T13:39:00Z"/>
                <w:rFonts w:ascii="Calibri" w:eastAsia="Times New Roman" w:hAnsi="Calibri" w:cs="Calibri"/>
                <w:color w:val="000000"/>
                <w:lang w:eastAsia="en-AU"/>
              </w:rPr>
            </w:pPr>
            <w:ins w:id="26347" w:author="KIM, Jason" w:date="2019-04-02T13:39:00Z">
              <w:r w:rsidRPr="0056388D">
                <w:rPr>
                  <w:rFonts w:ascii="Calibri" w:eastAsia="Times New Roman" w:hAnsi="Calibri" w:cs="Calibri"/>
                  <w:color w:val="000000"/>
                  <w:lang w:eastAsia="en-AU"/>
                </w:rPr>
                <w:t>Chainage 5169</w:t>
              </w:r>
            </w:ins>
          </w:p>
        </w:tc>
        <w:tc>
          <w:tcPr>
            <w:tcW w:w="764" w:type="pct"/>
            <w:noWrap/>
            <w:hideMark/>
          </w:tcPr>
          <w:p w:rsidR="00110C18" w:rsidRPr="0056388D" w:rsidRDefault="00110C18" w:rsidP="00063728">
            <w:pPr>
              <w:jc w:val="right"/>
              <w:rPr>
                <w:ins w:id="26348" w:author="KIM, Jason" w:date="2019-04-02T13:39:00Z"/>
                <w:rFonts w:ascii="Calibri" w:eastAsia="Times New Roman" w:hAnsi="Calibri" w:cs="Calibri"/>
                <w:color w:val="000000"/>
                <w:lang w:eastAsia="en-AU"/>
              </w:rPr>
            </w:pPr>
            <w:ins w:id="263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50" w:author="KIM, Jason" w:date="2019-04-02T13:39:00Z"/>
        </w:trPr>
        <w:tc>
          <w:tcPr>
            <w:tcW w:w="708" w:type="pct"/>
            <w:vMerge/>
            <w:hideMark/>
          </w:tcPr>
          <w:p w:rsidR="00110C18" w:rsidRPr="0056388D" w:rsidRDefault="00110C18" w:rsidP="00063728">
            <w:pPr>
              <w:rPr>
                <w:ins w:id="263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52" w:author="KIM, Jason" w:date="2019-04-02T13:39:00Z"/>
                <w:rFonts w:ascii="Calibri" w:eastAsia="Times New Roman" w:hAnsi="Calibri" w:cs="Calibri"/>
                <w:color w:val="000000"/>
                <w:lang w:eastAsia="en-AU"/>
              </w:rPr>
            </w:pPr>
            <w:ins w:id="26353"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54" w:author="KIM, Jason" w:date="2019-04-02T13:39:00Z"/>
                <w:rFonts w:ascii="Calibri" w:eastAsia="Times New Roman" w:hAnsi="Calibri" w:cs="Calibri"/>
                <w:color w:val="000000"/>
                <w:lang w:eastAsia="en-AU"/>
              </w:rPr>
            </w:pPr>
            <w:ins w:id="2635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56" w:author="KIM, Jason" w:date="2019-04-02T13:39:00Z"/>
                <w:rFonts w:ascii="Calibri" w:eastAsia="Times New Roman" w:hAnsi="Calibri" w:cs="Calibri"/>
                <w:color w:val="000000"/>
                <w:lang w:eastAsia="en-AU"/>
              </w:rPr>
            </w:pPr>
            <w:ins w:id="26357" w:author="KIM, Jason" w:date="2019-04-02T13:39:00Z">
              <w:r w:rsidRPr="0056388D">
                <w:rPr>
                  <w:rFonts w:ascii="Calibri" w:eastAsia="Times New Roman" w:hAnsi="Calibri" w:cs="Calibri"/>
                  <w:color w:val="000000"/>
                  <w:lang w:eastAsia="en-AU"/>
                </w:rPr>
                <w:t>LLS2393</w:t>
              </w:r>
            </w:ins>
          </w:p>
        </w:tc>
        <w:tc>
          <w:tcPr>
            <w:tcW w:w="933" w:type="pct"/>
            <w:noWrap/>
            <w:hideMark/>
          </w:tcPr>
          <w:p w:rsidR="00110C18" w:rsidRPr="0056388D" w:rsidRDefault="00110C18" w:rsidP="00063728">
            <w:pPr>
              <w:rPr>
                <w:ins w:id="26358" w:author="KIM, Jason" w:date="2019-04-02T13:39:00Z"/>
                <w:rFonts w:ascii="Calibri" w:eastAsia="Times New Roman" w:hAnsi="Calibri" w:cs="Calibri"/>
                <w:color w:val="000000"/>
                <w:lang w:eastAsia="en-AU"/>
              </w:rPr>
            </w:pPr>
            <w:ins w:id="263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60" w:author="KIM, Jason" w:date="2019-04-02T13:39:00Z"/>
                <w:rFonts w:ascii="Calibri" w:eastAsia="Times New Roman" w:hAnsi="Calibri" w:cs="Calibri"/>
                <w:color w:val="000000"/>
                <w:lang w:eastAsia="en-AU"/>
              </w:rPr>
            </w:pPr>
            <w:ins w:id="26361" w:author="KIM, Jason" w:date="2019-04-02T13:39:00Z">
              <w:r w:rsidRPr="0056388D">
                <w:rPr>
                  <w:rFonts w:ascii="Calibri" w:eastAsia="Times New Roman" w:hAnsi="Calibri" w:cs="Calibri"/>
                  <w:color w:val="000000"/>
                  <w:lang w:eastAsia="en-AU"/>
                </w:rPr>
                <w:t>Chainage 5178</w:t>
              </w:r>
            </w:ins>
          </w:p>
        </w:tc>
        <w:tc>
          <w:tcPr>
            <w:tcW w:w="764" w:type="pct"/>
            <w:noWrap/>
            <w:hideMark/>
          </w:tcPr>
          <w:p w:rsidR="00110C18" w:rsidRPr="0056388D" w:rsidRDefault="00110C18" w:rsidP="00063728">
            <w:pPr>
              <w:jc w:val="right"/>
              <w:rPr>
                <w:ins w:id="26362" w:author="KIM, Jason" w:date="2019-04-02T13:39:00Z"/>
                <w:rFonts w:ascii="Calibri" w:eastAsia="Times New Roman" w:hAnsi="Calibri" w:cs="Calibri"/>
                <w:color w:val="000000"/>
                <w:lang w:eastAsia="en-AU"/>
              </w:rPr>
            </w:pPr>
            <w:ins w:id="263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64" w:author="KIM, Jason" w:date="2019-04-02T13:39:00Z"/>
        </w:trPr>
        <w:tc>
          <w:tcPr>
            <w:tcW w:w="708" w:type="pct"/>
            <w:vMerge/>
            <w:hideMark/>
          </w:tcPr>
          <w:p w:rsidR="00110C18" w:rsidRPr="0056388D" w:rsidRDefault="00110C18" w:rsidP="00063728">
            <w:pPr>
              <w:rPr>
                <w:ins w:id="263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66" w:author="KIM, Jason" w:date="2019-04-02T13:39:00Z"/>
                <w:rFonts w:ascii="Calibri" w:eastAsia="Times New Roman" w:hAnsi="Calibri" w:cs="Calibri"/>
                <w:color w:val="000000"/>
                <w:lang w:eastAsia="en-AU"/>
              </w:rPr>
            </w:pPr>
            <w:ins w:id="26367"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68" w:author="KIM, Jason" w:date="2019-04-02T13:39:00Z"/>
                <w:rFonts w:ascii="Calibri" w:eastAsia="Times New Roman" w:hAnsi="Calibri" w:cs="Calibri"/>
                <w:color w:val="000000"/>
                <w:lang w:eastAsia="en-AU"/>
              </w:rPr>
            </w:pPr>
            <w:ins w:id="2636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70" w:author="KIM, Jason" w:date="2019-04-02T13:39:00Z"/>
                <w:rFonts w:ascii="Calibri" w:eastAsia="Times New Roman" w:hAnsi="Calibri" w:cs="Calibri"/>
                <w:color w:val="000000"/>
                <w:lang w:eastAsia="en-AU"/>
              </w:rPr>
            </w:pPr>
            <w:ins w:id="26371" w:author="KIM, Jason" w:date="2019-04-02T13:39:00Z">
              <w:r w:rsidRPr="0056388D">
                <w:rPr>
                  <w:rFonts w:ascii="Calibri" w:eastAsia="Times New Roman" w:hAnsi="Calibri" w:cs="Calibri"/>
                  <w:color w:val="000000"/>
                  <w:lang w:eastAsia="en-AU"/>
                </w:rPr>
                <w:t>LLS2394</w:t>
              </w:r>
            </w:ins>
          </w:p>
        </w:tc>
        <w:tc>
          <w:tcPr>
            <w:tcW w:w="933" w:type="pct"/>
            <w:noWrap/>
            <w:hideMark/>
          </w:tcPr>
          <w:p w:rsidR="00110C18" w:rsidRPr="0056388D" w:rsidRDefault="00110C18" w:rsidP="00063728">
            <w:pPr>
              <w:rPr>
                <w:ins w:id="26372" w:author="KIM, Jason" w:date="2019-04-02T13:39:00Z"/>
                <w:rFonts w:ascii="Calibri" w:eastAsia="Times New Roman" w:hAnsi="Calibri" w:cs="Calibri"/>
                <w:color w:val="000000"/>
                <w:lang w:eastAsia="en-AU"/>
              </w:rPr>
            </w:pPr>
            <w:ins w:id="263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74" w:author="KIM, Jason" w:date="2019-04-02T13:39:00Z"/>
                <w:rFonts w:ascii="Calibri" w:eastAsia="Times New Roman" w:hAnsi="Calibri" w:cs="Calibri"/>
                <w:color w:val="000000"/>
                <w:lang w:eastAsia="en-AU"/>
              </w:rPr>
            </w:pPr>
            <w:ins w:id="26375" w:author="KIM, Jason" w:date="2019-04-02T13:39:00Z">
              <w:r w:rsidRPr="0056388D">
                <w:rPr>
                  <w:rFonts w:ascii="Calibri" w:eastAsia="Times New Roman" w:hAnsi="Calibri" w:cs="Calibri"/>
                  <w:color w:val="000000"/>
                  <w:lang w:eastAsia="en-AU"/>
                </w:rPr>
                <w:t>Chainage 5188</w:t>
              </w:r>
            </w:ins>
          </w:p>
        </w:tc>
        <w:tc>
          <w:tcPr>
            <w:tcW w:w="764" w:type="pct"/>
            <w:noWrap/>
            <w:hideMark/>
          </w:tcPr>
          <w:p w:rsidR="00110C18" w:rsidRPr="0056388D" w:rsidRDefault="00110C18" w:rsidP="00063728">
            <w:pPr>
              <w:jc w:val="right"/>
              <w:rPr>
                <w:ins w:id="26376" w:author="KIM, Jason" w:date="2019-04-02T13:39:00Z"/>
                <w:rFonts w:ascii="Calibri" w:eastAsia="Times New Roman" w:hAnsi="Calibri" w:cs="Calibri"/>
                <w:color w:val="000000"/>
                <w:lang w:eastAsia="en-AU"/>
              </w:rPr>
            </w:pPr>
            <w:ins w:id="263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78" w:author="KIM, Jason" w:date="2019-04-02T13:39:00Z"/>
        </w:trPr>
        <w:tc>
          <w:tcPr>
            <w:tcW w:w="708" w:type="pct"/>
            <w:vMerge/>
            <w:hideMark/>
          </w:tcPr>
          <w:p w:rsidR="00110C18" w:rsidRPr="0056388D" w:rsidRDefault="00110C18" w:rsidP="00063728">
            <w:pPr>
              <w:rPr>
                <w:ins w:id="263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80" w:author="KIM, Jason" w:date="2019-04-02T13:39:00Z"/>
                <w:rFonts w:ascii="Calibri" w:eastAsia="Times New Roman" w:hAnsi="Calibri" w:cs="Calibri"/>
                <w:color w:val="000000"/>
                <w:lang w:eastAsia="en-AU"/>
              </w:rPr>
            </w:pPr>
            <w:ins w:id="26381"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82" w:author="KIM, Jason" w:date="2019-04-02T13:39:00Z"/>
                <w:rFonts w:ascii="Calibri" w:eastAsia="Times New Roman" w:hAnsi="Calibri" w:cs="Calibri"/>
                <w:color w:val="000000"/>
                <w:lang w:eastAsia="en-AU"/>
              </w:rPr>
            </w:pPr>
            <w:ins w:id="2638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84" w:author="KIM, Jason" w:date="2019-04-02T13:39:00Z"/>
                <w:rFonts w:ascii="Calibri" w:eastAsia="Times New Roman" w:hAnsi="Calibri" w:cs="Calibri"/>
                <w:color w:val="000000"/>
                <w:lang w:eastAsia="en-AU"/>
              </w:rPr>
            </w:pPr>
            <w:ins w:id="26385" w:author="KIM, Jason" w:date="2019-04-02T13:39:00Z">
              <w:r w:rsidRPr="0056388D">
                <w:rPr>
                  <w:rFonts w:ascii="Calibri" w:eastAsia="Times New Roman" w:hAnsi="Calibri" w:cs="Calibri"/>
                  <w:color w:val="000000"/>
                  <w:lang w:eastAsia="en-AU"/>
                </w:rPr>
                <w:t>LLS2395</w:t>
              </w:r>
            </w:ins>
          </w:p>
        </w:tc>
        <w:tc>
          <w:tcPr>
            <w:tcW w:w="933" w:type="pct"/>
            <w:noWrap/>
            <w:hideMark/>
          </w:tcPr>
          <w:p w:rsidR="00110C18" w:rsidRPr="0056388D" w:rsidRDefault="00110C18" w:rsidP="00063728">
            <w:pPr>
              <w:rPr>
                <w:ins w:id="26386" w:author="KIM, Jason" w:date="2019-04-02T13:39:00Z"/>
                <w:rFonts w:ascii="Calibri" w:eastAsia="Times New Roman" w:hAnsi="Calibri" w:cs="Calibri"/>
                <w:color w:val="000000"/>
                <w:lang w:eastAsia="en-AU"/>
              </w:rPr>
            </w:pPr>
            <w:ins w:id="263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88" w:author="KIM, Jason" w:date="2019-04-02T13:39:00Z"/>
                <w:rFonts w:ascii="Calibri" w:eastAsia="Times New Roman" w:hAnsi="Calibri" w:cs="Calibri"/>
                <w:color w:val="000000"/>
                <w:lang w:eastAsia="en-AU"/>
              </w:rPr>
            </w:pPr>
            <w:ins w:id="26389" w:author="KIM, Jason" w:date="2019-04-02T13:39:00Z">
              <w:r w:rsidRPr="0056388D">
                <w:rPr>
                  <w:rFonts w:ascii="Calibri" w:eastAsia="Times New Roman" w:hAnsi="Calibri" w:cs="Calibri"/>
                  <w:color w:val="000000"/>
                  <w:lang w:eastAsia="en-AU"/>
                </w:rPr>
                <w:t>Chainage 5198</w:t>
              </w:r>
            </w:ins>
          </w:p>
        </w:tc>
        <w:tc>
          <w:tcPr>
            <w:tcW w:w="764" w:type="pct"/>
            <w:noWrap/>
            <w:hideMark/>
          </w:tcPr>
          <w:p w:rsidR="00110C18" w:rsidRPr="0056388D" w:rsidRDefault="00110C18" w:rsidP="00063728">
            <w:pPr>
              <w:jc w:val="right"/>
              <w:rPr>
                <w:ins w:id="26390" w:author="KIM, Jason" w:date="2019-04-02T13:39:00Z"/>
                <w:rFonts w:ascii="Calibri" w:eastAsia="Times New Roman" w:hAnsi="Calibri" w:cs="Calibri"/>
                <w:color w:val="000000"/>
                <w:lang w:eastAsia="en-AU"/>
              </w:rPr>
            </w:pPr>
            <w:ins w:id="263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92" w:author="KIM, Jason" w:date="2019-04-02T13:39:00Z"/>
        </w:trPr>
        <w:tc>
          <w:tcPr>
            <w:tcW w:w="708" w:type="pct"/>
            <w:vMerge/>
            <w:hideMark/>
          </w:tcPr>
          <w:p w:rsidR="00110C18" w:rsidRPr="0056388D" w:rsidRDefault="00110C18" w:rsidP="00063728">
            <w:pPr>
              <w:rPr>
                <w:ins w:id="263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94" w:author="KIM, Jason" w:date="2019-04-02T13:39:00Z"/>
                <w:rFonts w:ascii="Calibri" w:eastAsia="Times New Roman" w:hAnsi="Calibri" w:cs="Calibri"/>
                <w:color w:val="000000"/>
                <w:lang w:eastAsia="en-AU"/>
              </w:rPr>
            </w:pPr>
            <w:ins w:id="26395"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96" w:author="KIM, Jason" w:date="2019-04-02T13:39:00Z"/>
                <w:rFonts w:ascii="Calibri" w:eastAsia="Times New Roman" w:hAnsi="Calibri" w:cs="Calibri"/>
                <w:color w:val="000000"/>
                <w:lang w:eastAsia="en-AU"/>
              </w:rPr>
            </w:pPr>
            <w:ins w:id="2639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98" w:author="KIM, Jason" w:date="2019-04-02T13:39:00Z"/>
                <w:rFonts w:ascii="Calibri" w:eastAsia="Times New Roman" w:hAnsi="Calibri" w:cs="Calibri"/>
                <w:color w:val="000000"/>
                <w:lang w:eastAsia="en-AU"/>
              </w:rPr>
            </w:pPr>
            <w:ins w:id="26399" w:author="KIM, Jason" w:date="2019-04-02T13:39:00Z">
              <w:r w:rsidRPr="0056388D">
                <w:rPr>
                  <w:rFonts w:ascii="Calibri" w:eastAsia="Times New Roman" w:hAnsi="Calibri" w:cs="Calibri"/>
                  <w:color w:val="000000"/>
                  <w:lang w:eastAsia="en-AU"/>
                </w:rPr>
                <w:t>LLS2396</w:t>
              </w:r>
            </w:ins>
          </w:p>
        </w:tc>
        <w:tc>
          <w:tcPr>
            <w:tcW w:w="933" w:type="pct"/>
            <w:noWrap/>
            <w:hideMark/>
          </w:tcPr>
          <w:p w:rsidR="00110C18" w:rsidRPr="0056388D" w:rsidRDefault="00110C18" w:rsidP="00063728">
            <w:pPr>
              <w:rPr>
                <w:ins w:id="26400" w:author="KIM, Jason" w:date="2019-04-02T13:39:00Z"/>
                <w:rFonts w:ascii="Calibri" w:eastAsia="Times New Roman" w:hAnsi="Calibri" w:cs="Calibri"/>
                <w:color w:val="000000"/>
                <w:lang w:eastAsia="en-AU"/>
              </w:rPr>
            </w:pPr>
            <w:ins w:id="264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02" w:author="KIM, Jason" w:date="2019-04-02T13:39:00Z"/>
                <w:rFonts w:ascii="Calibri" w:eastAsia="Times New Roman" w:hAnsi="Calibri" w:cs="Calibri"/>
                <w:color w:val="000000"/>
                <w:lang w:eastAsia="en-AU"/>
              </w:rPr>
            </w:pPr>
            <w:ins w:id="26403" w:author="KIM, Jason" w:date="2019-04-02T13:39:00Z">
              <w:r w:rsidRPr="0056388D">
                <w:rPr>
                  <w:rFonts w:ascii="Calibri" w:eastAsia="Times New Roman" w:hAnsi="Calibri" w:cs="Calibri"/>
                  <w:color w:val="000000"/>
                  <w:lang w:eastAsia="en-AU"/>
                </w:rPr>
                <w:t>Chainage 5207</w:t>
              </w:r>
            </w:ins>
          </w:p>
        </w:tc>
        <w:tc>
          <w:tcPr>
            <w:tcW w:w="764" w:type="pct"/>
            <w:noWrap/>
            <w:hideMark/>
          </w:tcPr>
          <w:p w:rsidR="00110C18" w:rsidRPr="0056388D" w:rsidRDefault="00110C18" w:rsidP="00063728">
            <w:pPr>
              <w:jc w:val="right"/>
              <w:rPr>
                <w:ins w:id="26404" w:author="KIM, Jason" w:date="2019-04-02T13:39:00Z"/>
                <w:rFonts w:ascii="Calibri" w:eastAsia="Times New Roman" w:hAnsi="Calibri" w:cs="Calibri"/>
                <w:color w:val="000000"/>
                <w:lang w:eastAsia="en-AU"/>
              </w:rPr>
            </w:pPr>
            <w:ins w:id="264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06" w:author="KIM, Jason" w:date="2019-04-02T13:39:00Z"/>
        </w:trPr>
        <w:tc>
          <w:tcPr>
            <w:tcW w:w="708" w:type="pct"/>
            <w:vMerge/>
            <w:hideMark/>
          </w:tcPr>
          <w:p w:rsidR="00110C18" w:rsidRPr="0056388D" w:rsidRDefault="00110C18" w:rsidP="00063728">
            <w:pPr>
              <w:rPr>
                <w:ins w:id="264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08" w:author="KIM, Jason" w:date="2019-04-02T13:39:00Z"/>
                <w:rFonts w:ascii="Calibri" w:eastAsia="Times New Roman" w:hAnsi="Calibri" w:cs="Calibri"/>
                <w:color w:val="000000"/>
                <w:lang w:eastAsia="en-AU"/>
              </w:rPr>
            </w:pPr>
            <w:ins w:id="26409"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410" w:author="KIM, Jason" w:date="2019-04-02T13:39:00Z"/>
                <w:rFonts w:ascii="Calibri" w:eastAsia="Times New Roman" w:hAnsi="Calibri" w:cs="Calibri"/>
                <w:color w:val="000000"/>
                <w:lang w:eastAsia="en-AU"/>
              </w:rPr>
            </w:pPr>
            <w:ins w:id="2641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12" w:author="KIM, Jason" w:date="2019-04-02T13:39:00Z"/>
                <w:rFonts w:ascii="Calibri" w:eastAsia="Times New Roman" w:hAnsi="Calibri" w:cs="Calibri"/>
                <w:color w:val="000000"/>
                <w:lang w:eastAsia="en-AU"/>
              </w:rPr>
            </w:pPr>
            <w:ins w:id="26413" w:author="KIM, Jason" w:date="2019-04-02T13:39:00Z">
              <w:r w:rsidRPr="0056388D">
                <w:rPr>
                  <w:rFonts w:ascii="Calibri" w:eastAsia="Times New Roman" w:hAnsi="Calibri" w:cs="Calibri"/>
                  <w:color w:val="000000"/>
                  <w:lang w:eastAsia="en-AU"/>
                </w:rPr>
                <w:t>LLS2397</w:t>
              </w:r>
            </w:ins>
          </w:p>
        </w:tc>
        <w:tc>
          <w:tcPr>
            <w:tcW w:w="933" w:type="pct"/>
            <w:noWrap/>
            <w:hideMark/>
          </w:tcPr>
          <w:p w:rsidR="00110C18" w:rsidRPr="0056388D" w:rsidRDefault="00110C18" w:rsidP="00063728">
            <w:pPr>
              <w:rPr>
                <w:ins w:id="26414" w:author="KIM, Jason" w:date="2019-04-02T13:39:00Z"/>
                <w:rFonts w:ascii="Calibri" w:eastAsia="Times New Roman" w:hAnsi="Calibri" w:cs="Calibri"/>
                <w:color w:val="000000"/>
                <w:lang w:eastAsia="en-AU"/>
              </w:rPr>
            </w:pPr>
            <w:ins w:id="264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16" w:author="KIM, Jason" w:date="2019-04-02T13:39:00Z"/>
                <w:rFonts w:ascii="Calibri" w:eastAsia="Times New Roman" w:hAnsi="Calibri" w:cs="Calibri"/>
                <w:color w:val="000000"/>
                <w:lang w:eastAsia="en-AU"/>
              </w:rPr>
            </w:pPr>
            <w:ins w:id="26417" w:author="KIM, Jason" w:date="2019-04-02T13:39:00Z">
              <w:r w:rsidRPr="0056388D">
                <w:rPr>
                  <w:rFonts w:ascii="Calibri" w:eastAsia="Times New Roman" w:hAnsi="Calibri" w:cs="Calibri"/>
                  <w:color w:val="000000"/>
                  <w:lang w:eastAsia="en-AU"/>
                </w:rPr>
                <w:t>Chainage 5217</w:t>
              </w:r>
            </w:ins>
          </w:p>
        </w:tc>
        <w:tc>
          <w:tcPr>
            <w:tcW w:w="764" w:type="pct"/>
            <w:noWrap/>
            <w:hideMark/>
          </w:tcPr>
          <w:p w:rsidR="00110C18" w:rsidRPr="0056388D" w:rsidRDefault="00110C18" w:rsidP="00063728">
            <w:pPr>
              <w:jc w:val="right"/>
              <w:rPr>
                <w:ins w:id="26418" w:author="KIM, Jason" w:date="2019-04-02T13:39:00Z"/>
                <w:rFonts w:ascii="Calibri" w:eastAsia="Times New Roman" w:hAnsi="Calibri" w:cs="Calibri"/>
                <w:color w:val="000000"/>
                <w:lang w:eastAsia="en-AU"/>
              </w:rPr>
            </w:pPr>
            <w:ins w:id="264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20" w:author="KIM, Jason" w:date="2019-04-02T13:39:00Z"/>
        </w:trPr>
        <w:tc>
          <w:tcPr>
            <w:tcW w:w="708" w:type="pct"/>
            <w:vMerge/>
            <w:hideMark/>
          </w:tcPr>
          <w:p w:rsidR="00110C18" w:rsidRPr="0056388D" w:rsidRDefault="00110C18" w:rsidP="00063728">
            <w:pPr>
              <w:rPr>
                <w:ins w:id="264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22" w:author="KIM, Jason" w:date="2019-04-02T13:39:00Z"/>
                <w:rFonts w:ascii="Calibri" w:eastAsia="Times New Roman" w:hAnsi="Calibri" w:cs="Calibri"/>
                <w:color w:val="000000"/>
                <w:lang w:eastAsia="en-AU"/>
              </w:rPr>
            </w:pPr>
            <w:ins w:id="26423"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424" w:author="KIM, Jason" w:date="2019-04-02T13:39:00Z"/>
                <w:rFonts w:ascii="Calibri" w:eastAsia="Times New Roman" w:hAnsi="Calibri" w:cs="Calibri"/>
                <w:color w:val="000000"/>
                <w:lang w:eastAsia="en-AU"/>
              </w:rPr>
            </w:pPr>
            <w:ins w:id="2642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26" w:author="KIM, Jason" w:date="2019-04-02T13:39:00Z"/>
                <w:rFonts w:ascii="Calibri" w:eastAsia="Times New Roman" w:hAnsi="Calibri" w:cs="Calibri"/>
                <w:color w:val="000000"/>
                <w:lang w:eastAsia="en-AU"/>
              </w:rPr>
            </w:pPr>
            <w:ins w:id="26427" w:author="KIM, Jason" w:date="2019-04-02T13:39:00Z">
              <w:r w:rsidRPr="0056388D">
                <w:rPr>
                  <w:rFonts w:ascii="Calibri" w:eastAsia="Times New Roman" w:hAnsi="Calibri" w:cs="Calibri"/>
                  <w:color w:val="000000"/>
                  <w:lang w:eastAsia="en-AU"/>
                </w:rPr>
                <w:t>LLS2398</w:t>
              </w:r>
            </w:ins>
          </w:p>
        </w:tc>
        <w:tc>
          <w:tcPr>
            <w:tcW w:w="933" w:type="pct"/>
            <w:noWrap/>
            <w:hideMark/>
          </w:tcPr>
          <w:p w:rsidR="00110C18" w:rsidRPr="0056388D" w:rsidRDefault="00110C18" w:rsidP="00063728">
            <w:pPr>
              <w:rPr>
                <w:ins w:id="26428" w:author="KIM, Jason" w:date="2019-04-02T13:39:00Z"/>
                <w:rFonts w:ascii="Calibri" w:eastAsia="Times New Roman" w:hAnsi="Calibri" w:cs="Calibri"/>
                <w:color w:val="000000"/>
                <w:lang w:eastAsia="en-AU"/>
              </w:rPr>
            </w:pPr>
            <w:ins w:id="264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30" w:author="KIM, Jason" w:date="2019-04-02T13:39:00Z"/>
                <w:rFonts w:ascii="Calibri" w:eastAsia="Times New Roman" w:hAnsi="Calibri" w:cs="Calibri"/>
                <w:color w:val="000000"/>
                <w:lang w:eastAsia="en-AU"/>
              </w:rPr>
            </w:pPr>
            <w:ins w:id="26431" w:author="KIM, Jason" w:date="2019-04-02T13:39:00Z">
              <w:r w:rsidRPr="0056388D">
                <w:rPr>
                  <w:rFonts w:ascii="Calibri" w:eastAsia="Times New Roman" w:hAnsi="Calibri" w:cs="Calibri"/>
                  <w:color w:val="000000"/>
                  <w:lang w:eastAsia="en-AU"/>
                </w:rPr>
                <w:t>Chainage 5226</w:t>
              </w:r>
            </w:ins>
          </w:p>
        </w:tc>
        <w:tc>
          <w:tcPr>
            <w:tcW w:w="764" w:type="pct"/>
            <w:noWrap/>
            <w:hideMark/>
          </w:tcPr>
          <w:p w:rsidR="00110C18" w:rsidRPr="0056388D" w:rsidRDefault="00110C18" w:rsidP="00063728">
            <w:pPr>
              <w:jc w:val="right"/>
              <w:rPr>
                <w:ins w:id="26432" w:author="KIM, Jason" w:date="2019-04-02T13:39:00Z"/>
                <w:rFonts w:ascii="Calibri" w:eastAsia="Times New Roman" w:hAnsi="Calibri" w:cs="Calibri"/>
                <w:color w:val="000000"/>
                <w:lang w:eastAsia="en-AU"/>
              </w:rPr>
            </w:pPr>
            <w:ins w:id="26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34" w:author="KIM, Jason" w:date="2019-04-02T13:39:00Z"/>
        </w:trPr>
        <w:tc>
          <w:tcPr>
            <w:tcW w:w="708" w:type="pct"/>
            <w:vMerge w:val="restart"/>
            <w:noWrap/>
            <w:hideMark/>
          </w:tcPr>
          <w:p w:rsidR="00110C18" w:rsidRPr="0056388D" w:rsidRDefault="00110C18" w:rsidP="00063728">
            <w:pPr>
              <w:rPr>
                <w:ins w:id="26435" w:author="KIM, Jason" w:date="2019-04-02T13:39:00Z"/>
                <w:rFonts w:ascii="Calibri" w:eastAsia="Times New Roman" w:hAnsi="Calibri" w:cs="Calibri"/>
                <w:color w:val="000000"/>
                <w:lang w:eastAsia="en-AU"/>
              </w:rPr>
            </w:pPr>
            <w:ins w:id="26436" w:author="KIM, Jason" w:date="2019-04-02T13:39:00Z">
              <w:r w:rsidRPr="0056388D">
                <w:rPr>
                  <w:rFonts w:ascii="Calibri" w:eastAsia="Times New Roman" w:hAnsi="Calibri" w:cs="Calibri"/>
                  <w:color w:val="000000"/>
                  <w:lang w:eastAsia="en-AU"/>
                </w:rPr>
                <w:t>LLE36K81</w:t>
              </w:r>
            </w:ins>
          </w:p>
        </w:tc>
        <w:tc>
          <w:tcPr>
            <w:tcW w:w="605" w:type="pct"/>
            <w:noWrap/>
            <w:hideMark/>
          </w:tcPr>
          <w:p w:rsidR="00110C18" w:rsidRPr="0056388D" w:rsidRDefault="00110C18" w:rsidP="00063728">
            <w:pPr>
              <w:rPr>
                <w:ins w:id="26437" w:author="KIM, Jason" w:date="2019-04-02T13:39:00Z"/>
                <w:rFonts w:ascii="Calibri" w:eastAsia="Times New Roman" w:hAnsi="Calibri" w:cs="Calibri"/>
                <w:color w:val="000000"/>
                <w:lang w:eastAsia="en-AU"/>
              </w:rPr>
            </w:pPr>
            <w:ins w:id="26438"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39" w:author="KIM, Jason" w:date="2019-04-02T13:39:00Z"/>
                <w:rFonts w:ascii="Calibri" w:eastAsia="Times New Roman" w:hAnsi="Calibri" w:cs="Calibri"/>
                <w:color w:val="000000"/>
                <w:lang w:eastAsia="en-AU"/>
              </w:rPr>
            </w:pPr>
            <w:ins w:id="2644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41" w:author="KIM, Jason" w:date="2019-04-02T13:39:00Z"/>
                <w:rFonts w:ascii="Calibri" w:eastAsia="Times New Roman" w:hAnsi="Calibri" w:cs="Calibri"/>
                <w:color w:val="000000"/>
                <w:lang w:eastAsia="en-AU"/>
              </w:rPr>
            </w:pPr>
            <w:ins w:id="26442" w:author="KIM, Jason" w:date="2019-04-02T13:39:00Z">
              <w:r w:rsidRPr="0056388D">
                <w:rPr>
                  <w:rFonts w:ascii="Calibri" w:eastAsia="Times New Roman" w:hAnsi="Calibri" w:cs="Calibri"/>
                  <w:color w:val="000000"/>
                  <w:lang w:eastAsia="en-AU"/>
                </w:rPr>
                <w:t>LLS2377</w:t>
              </w:r>
            </w:ins>
          </w:p>
        </w:tc>
        <w:tc>
          <w:tcPr>
            <w:tcW w:w="933" w:type="pct"/>
            <w:noWrap/>
            <w:hideMark/>
          </w:tcPr>
          <w:p w:rsidR="00110C18" w:rsidRPr="0056388D" w:rsidRDefault="00110C18" w:rsidP="00063728">
            <w:pPr>
              <w:rPr>
                <w:ins w:id="26443" w:author="KIM, Jason" w:date="2019-04-02T13:39:00Z"/>
                <w:rFonts w:ascii="Calibri" w:eastAsia="Times New Roman" w:hAnsi="Calibri" w:cs="Calibri"/>
                <w:color w:val="000000"/>
                <w:lang w:eastAsia="en-AU"/>
              </w:rPr>
            </w:pPr>
            <w:ins w:id="264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45" w:author="KIM, Jason" w:date="2019-04-02T13:39:00Z"/>
                <w:rFonts w:ascii="Calibri" w:eastAsia="Times New Roman" w:hAnsi="Calibri" w:cs="Calibri"/>
                <w:color w:val="000000"/>
                <w:lang w:eastAsia="en-AU"/>
              </w:rPr>
            </w:pPr>
            <w:ins w:id="26446" w:author="KIM, Jason" w:date="2019-04-02T13:39:00Z">
              <w:r w:rsidRPr="0056388D">
                <w:rPr>
                  <w:rFonts w:ascii="Calibri" w:eastAsia="Times New Roman" w:hAnsi="Calibri" w:cs="Calibri"/>
                  <w:color w:val="000000"/>
                  <w:lang w:eastAsia="en-AU"/>
                </w:rPr>
                <w:t>Chainage 5012</w:t>
              </w:r>
            </w:ins>
          </w:p>
        </w:tc>
        <w:tc>
          <w:tcPr>
            <w:tcW w:w="764" w:type="pct"/>
            <w:noWrap/>
            <w:hideMark/>
          </w:tcPr>
          <w:p w:rsidR="00110C18" w:rsidRPr="0056388D" w:rsidRDefault="00110C18" w:rsidP="00063728">
            <w:pPr>
              <w:jc w:val="right"/>
              <w:rPr>
                <w:ins w:id="26447" w:author="KIM, Jason" w:date="2019-04-02T13:39:00Z"/>
                <w:rFonts w:ascii="Calibri" w:eastAsia="Times New Roman" w:hAnsi="Calibri" w:cs="Calibri"/>
                <w:color w:val="000000"/>
                <w:lang w:eastAsia="en-AU"/>
              </w:rPr>
            </w:pPr>
            <w:ins w:id="26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49" w:author="KIM, Jason" w:date="2019-04-02T13:39:00Z"/>
        </w:trPr>
        <w:tc>
          <w:tcPr>
            <w:tcW w:w="708" w:type="pct"/>
            <w:vMerge/>
            <w:hideMark/>
          </w:tcPr>
          <w:p w:rsidR="00110C18" w:rsidRPr="0056388D" w:rsidRDefault="00110C18" w:rsidP="00063728">
            <w:pPr>
              <w:rPr>
                <w:ins w:id="264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51" w:author="KIM, Jason" w:date="2019-04-02T13:39:00Z"/>
                <w:rFonts w:ascii="Calibri" w:eastAsia="Times New Roman" w:hAnsi="Calibri" w:cs="Calibri"/>
                <w:color w:val="000000"/>
                <w:lang w:eastAsia="en-AU"/>
              </w:rPr>
            </w:pPr>
            <w:ins w:id="26452"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53" w:author="KIM, Jason" w:date="2019-04-02T13:39:00Z"/>
                <w:rFonts w:ascii="Calibri" w:eastAsia="Times New Roman" w:hAnsi="Calibri" w:cs="Calibri"/>
                <w:color w:val="000000"/>
                <w:lang w:eastAsia="en-AU"/>
              </w:rPr>
            </w:pPr>
            <w:ins w:id="2645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55" w:author="KIM, Jason" w:date="2019-04-02T13:39:00Z"/>
                <w:rFonts w:ascii="Calibri" w:eastAsia="Times New Roman" w:hAnsi="Calibri" w:cs="Calibri"/>
                <w:color w:val="000000"/>
                <w:lang w:eastAsia="en-AU"/>
              </w:rPr>
            </w:pPr>
            <w:ins w:id="26456" w:author="KIM, Jason" w:date="2019-04-02T13:39:00Z">
              <w:r w:rsidRPr="0056388D">
                <w:rPr>
                  <w:rFonts w:ascii="Calibri" w:eastAsia="Times New Roman" w:hAnsi="Calibri" w:cs="Calibri"/>
                  <w:color w:val="000000"/>
                  <w:lang w:eastAsia="en-AU"/>
                </w:rPr>
                <w:t>LLS2378</w:t>
              </w:r>
            </w:ins>
          </w:p>
        </w:tc>
        <w:tc>
          <w:tcPr>
            <w:tcW w:w="933" w:type="pct"/>
            <w:noWrap/>
            <w:hideMark/>
          </w:tcPr>
          <w:p w:rsidR="00110C18" w:rsidRPr="0056388D" w:rsidRDefault="00110C18" w:rsidP="00063728">
            <w:pPr>
              <w:rPr>
                <w:ins w:id="26457" w:author="KIM, Jason" w:date="2019-04-02T13:39:00Z"/>
                <w:rFonts w:ascii="Calibri" w:eastAsia="Times New Roman" w:hAnsi="Calibri" w:cs="Calibri"/>
                <w:color w:val="000000"/>
                <w:lang w:eastAsia="en-AU"/>
              </w:rPr>
            </w:pPr>
            <w:ins w:id="264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59" w:author="KIM, Jason" w:date="2019-04-02T13:39:00Z"/>
                <w:rFonts w:ascii="Calibri" w:eastAsia="Times New Roman" w:hAnsi="Calibri" w:cs="Calibri"/>
                <w:color w:val="000000"/>
                <w:lang w:eastAsia="en-AU"/>
              </w:rPr>
            </w:pPr>
            <w:ins w:id="26460" w:author="KIM, Jason" w:date="2019-04-02T13:39:00Z">
              <w:r w:rsidRPr="0056388D">
                <w:rPr>
                  <w:rFonts w:ascii="Calibri" w:eastAsia="Times New Roman" w:hAnsi="Calibri" w:cs="Calibri"/>
                  <w:color w:val="000000"/>
                  <w:lang w:eastAsia="en-AU"/>
                </w:rPr>
                <w:t>Chainage 5021</w:t>
              </w:r>
            </w:ins>
          </w:p>
        </w:tc>
        <w:tc>
          <w:tcPr>
            <w:tcW w:w="764" w:type="pct"/>
            <w:noWrap/>
            <w:hideMark/>
          </w:tcPr>
          <w:p w:rsidR="00110C18" w:rsidRPr="0056388D" w:rsidRDefault="00110C18" w:rsidP="00063728">
            <w:pPr>
              <w:jc w:val="right"/>
              <w:rPr>
                <w:ins w:id="26461" w:author="KIM, Jason" w:date="2019-04-02T13:39:00Z"/>
                <w:rFonts w:ascii="Calibri" w:eastAsia="Times New Roman" w:hAnsi="Calibri" w:cs="Calibri"/>
                <w:color w:val="000000"/>
                <w:lang w:eastAsia="en-AU"/>
              </w:rPr>
            </w:pPr>
            <w:ins w:id="26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63" w:author="KIM, Jason" w:date="2019-04-02T13:39:00Z"/>
        </w:trPr>
        <w:tc>
          <w:tcPr>
            <w:tcW w:w="708" w:type="pct"/>
            <w:vMerge/>
            <w:hideMark/>
          </w:tcPr>
          <w:p w:rsidR="00110C18" w:rsidRPr="0056388D" w:rsidRDefault="00110C18" w:rsidP="00063728">
            <w:pPr>
              <w:rPr>
                <w:ins w:id="264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65" w:author="KIM, Jason" w:date="2019-04-02T13:39:00Z"/>
                <w:rFonts w:ascii="Calibri" w:eastAsia="Times New Roman" w:hAnsi="Calibri" w:cs="Calibri"/>
                <w:color w:val="000000"/>
                <w:lang w:eastAsia="en-AU"/>
              </w:rPr>
            </w:pPr>
            <w:ins w:id="26466"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67" w:author="KIM, Jason" w:date="2019-04-02T13:39:00Z"/>
                <w:rFonts w:ascii="Calibri" w:eastAsia="Times New Roman" w:hAnsi="Calibri" w:cs="Calibri"/>
                <w:color w:val="000000"/>
                <w:lang w:eastAsia="en-AU"/>
              </w:rPr>
            </w:pPr>
            <w:ins w:id="2646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69" w:author="KIM, Jason" w:date="2019-04-02T13:39:00Z"/>
                <w:rFonts w:ascii="Calibri" w:eastAsia="Times New Roman" w:hAnsi="Calibri" w:cs="Calibri"/>
                <w:color w:val="000000"/>
                <w:lang w:eastAsia="en-AU"/>
              </w:rPr>
            </w:pPr>
            <w:ins w:id="26470" w:author="KIM, Jason" w:date="2019-04-02T13:39:00Z">
              <w:r w:rsidRPr="0056388D">
                <w:rPr>
                  <w:rFonts w:ascii="Calibri" w:eastAsia="Times New Roman" w:hAnsi="Calibri" w:cs="Calibri"/>
                  <w:color w:val="000000"/>
                  <w:lang w:eastAsia="en-AU"/>
                </w:rPr>
                <w:t>LLS2379</w:t>
              </w:r>
            </w:ins>
          </w:p>
        </w:tc>
        <w:tc>
          <w:tcPr>
            <w:tcW w:w="933" w:type="pct"/>
            <w:noWrap/>
            <w:hideMark/>
          </w:tcPr>
          <w:p w:rsidR="00110C18" w:rsidRPr="0056388D" w:rsidRDefault="00110C18" w:rsidP="00063728">
            <w:pPr>
              <w:rPr>
                <w:ins w:id="26471" w:author="KIM, Jason" w:date="2019-04-02T13:39:00Z"/>
                <w:rFonts w:ascii="Calibri" w:eastAsia="Times New Roman" w:hAnsi="Calibri" w:cs="Calibri"/>
                <w:color w:val="000000"/>
                <w:lang w:eastAsia="en-AU"/>
              </w:rPr>
            </w:pPr>
            <w:ins w:id="264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73" w:author="KIM, Jason" w:date="2019-04-02T13:39:00Z"/>
                <w:rFonts w:ascii="Calibri" w:eastAsia="Times New Roman" w:hAnsi="Calibri" w:cs="Calibri"/>
                <w:color w:val="000000"/>
                <w:lang w:eastAsia="en-AU"/>
              </w:rPr>
            </w:pPr>
            <w:ins w:id="26474" w:author="KIM, Jason" w:date="2019-04-02T13:39:00Z">
              <w:r w:rsidRPr="0056388D">
                <w:rPr>
                  <w:rFonts w:ascii="Calibri" w:eastAsia="Times New Roman" w:hAnsi="Calibri" w:cs="Calibri"/>
                  <w:color w:val="000000"/>
                  <w:lang w:eastAsia="en-AU"/>
                </w:rPr>
                <w:t>Chainage 5031</w:t>
              </w:r>
            </w:ins>
          </w:p>
        </w:tc>
        <w:tc>
          <w:tcPr>
            <w:tcW w:w="764" w:type="pct"/>
            <w:noWrap/>
            <w:hideMark/>
          </w:tcPr>
          <w:p w:rsidR="00110C18" w:rsidRPr="0056388D" w:rsidRDefault="00110C18" w:rsidP="00063728">
            <w:pPr>
              <w:jc w:val="right"/>
              <w:rPr>
                <w:ins w:id="26475" w:author="KIM, Jason" w:date="2019-04-02T13:39:00Z"/>
                <w:rFonts w:ascii="Calibri" w:eastAsia="Times New Roman" w:hAnsi="Calibri" w:cs="Calibri"/>
                <w:color w:val="000000"/>
                <w:lang w:eastAsia="en-AU"/>
              </w:rPr>
            </w:pPr>
            <w:ins w:id="264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77" w:author="KIM, Jason" w:date="2019-04-02T13:39:00Z"/>
        </w:trPr>
        <w:tc>
          <w:tcPr>
            <w:tcW w:w="708" w:type="pct"/>
            <w:vMerge/>
            <w:hideMark/>
          </w:tcPr>
          <w:p w:rsidR="00110C18" w:rsidRPr="0056388D" w:rsidRDefault="00110C18" w:rsidP="00063728">
            <w:pPr>
              <w:rPr>
                <w:ins w:id="264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79" w:author="KIM, Jason" w:date="2019-04-02T13:39:00Z"/>
                <w:rFonts w:ascii="Calibri" w:eastAsia="Times New Roman" w:hAnsi="Calibri" w:cs="Calibri"/>
                <w:color w:val="000000"/>
                <w:lang w:eastAsia="en-AU"/>
              </w:rPr>
            </w:pPr>
            <w:ins w:id="26480"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81" w:author="KIM, Jason" w:date="2019-04-02T13:39:00Z"/>
                <w:rFonts w:ascii="Calibri" w:eastAsia="Times New Roman" w:hAnsi="Calibri" w:cs="Calibri"/>
                <w:color w:val="000000"/>
                <w:lang w:eastAsia="en-AU"/>
              </w:rPr>
            </w:pPr>
            <w:ins w:id="2648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83" w:author="KIM, Jason" w:date="2019-04-02T13:39:00Z"/>
                <w:rFonts w:ascii="Calibri" w:eastAsia="Times New Roman" w:hAnsi="Calibri" w:cs="Calibri"/>
                <w:color w:val="000000"/>
                <w:lang w:eastAsia="en-AU"/>
              </w:rPr>
            </w:pPr>
            <w:ins w:id="26484" w:author="KIM, Jason" w:date="2019-04-02T13:39:00Z">
              <w:r w:rsidRPr="0056388D">
                <w:rPr>
                  <w:rFonts w:ascii="Calibri" w:eastAsia="Times New Roman" w:hAnsi="Calibri" w:cs="Calibri"/>
                  <w:color w:val="000000"/>
                  <w:lang w:eastAsia="en-AU"/>
                </w:rPr>
                <w:t>LLS2380</w:t>
              </w:r>
            </w:ins>
          </w:p>
        </w:tc>
        <w:tc>
          <w:tcPr>
            <w:tcW w:w="933" w:type="pct"/>
            <w:noWrap/>
            <w:hideMark/>
          </w:tcPr>
          <w:p w:rsidR="00110C18" w:rsidRPr="0056388D" w:rsidRDefault="00110C18" w:rsidP="00063728">
            <w:pPr>
              <w:rPr>
                <w:ins w:id="26485" w:author="KIM, Jason" w:date="2019-04-02T13:39:00Z"/>
                <w:rFonts w:ascii="Calibri" w:eastAsia="Times New Roman" w:hAnsi="Calibri" w:cs="Calibri"/>
                <w:color w:val="000000"/>
                <w:lang w:eastAsia="en-AU"/>
              </w:rPr>
            </w:pPr>
            <w:ins w:id="264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87" w:author="KIM, Jason" w:date="2019-04-02T13:39:00Z"/>
                <w:rFonts w:ascii="Calibri" w:eastAsia="Times New Roman" w:hAnsi="Calibri" w:cs="Calibri"/>
                <w:color w:val="000000"/>
                <w:lang w:eastAsia="en-AU"/>
              </w:rPr>
            </w:pPr>
            <w:ins w:id="26488" w:author="KIM, Jason" w:date="2019-04-02T13:39:00Z">
              <w:r w:rsidRPr="0056388D">
                <w:rPr>
                  <w:rFonts w:ascii="Calibri" w:eastAsia="Times New Roman" w:hAnsi="Calibri" w:cs="Calibri"/>
                  <w:color w:val="000000"/>
                  <w:lang w:eastAsia="en-AU"/>
                </w:rPr>
                <w:t>Chainage 5040</w:t>
              </w:r>
            </w:ins>
          </w:p>
        </w:tc>
        <w:tc>
          <w:tcPr>
            <w:tcW w:w="764" w:type="pct"/>
            <w:noWrap/>
            <w:hideMark/>
          </w:tcPr>
          <w:p w:rsidR="00110C18" w:rsidRPr="0056388D" w:rsidRDefault="00110C18" w:rsidP="00063728">
            <w:pPr>
              <w:jc w:val="right"/>
              <w:rPr>
                <w:ins w:id="26489" w:author="KIM, Jason" w:date="2019-04-02T13:39:00Z"/>
                <w:rFonts w:ascii="Calibri" w:eastAsia="Times New Roman" w:hAnsi="Calibri" w:cs="Calibri"/>
                <w:color w:val="000000"/>
                <w:lang w:eastAsia="en-AU"/>
              </w:rPr>
            </w:pPr>
            <w:ins w:id="26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91" w:author="KIM, Jason" w:date="2019-04-02T13:39:00Z"/>
        </w:trPr>
        <w:tc>
          <w:tcPr>
            <w:tcW w:w="708" w:type="pct"/>
            <w:vMerge/>
            <w:hideMark/>
          </w:tcPr>
          <w:p w:rsidR="00110C18" w:rsidRPr="0056388D" w:rsidRDefault="00110C18" w:rsidP="00063728">
            <w:pPr>
              <w:rPr>
                <w:ins w:id="264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93" w:author="KIM, Jason" w:date="2019-04-02T13:39:00Z"/>
                <w:rFonts w:ascii="Calibri" w:eastAsia="Times New Roman" w:hAnsi="Calibri" w:cs="Calibri"/>
                <w:color w:val="000000"/>
                <w:lang w:eastAsia="en-AU"/>
              </w:rPr>
            </w:pPr>
            <w:ins w:id="26494"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95" w:author="KIM, Jason" w:date="2019-04-02T13:39:00Z"/>
                <w:rFonts w:ascii="Calibri" w:eastAsia="Times New Roman" w:hAnsi="Calibri" w:cs="Calibri"/>
                <w:color w:val="000000"/>
                <w:lang w:eastAsia="en-AU"/>
              </w:rPr>
            </w:pPr>
            <w:ins w:id="2649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97" w:author="KIM, Jason" w:date="2019-04-02T13:39:00Z"/>
                <w:rFonts w:ascii="Calibri" w:eastAsia="Times New Roman" w:hAnsi="Calibri" w:cs="Calibri"/>
                <w:color w:val="000000"/>
                <w:lang w:eastAsia="en-AU"/>
              </w:rPr>
            </w:pPr>
            <w:ins w:id="26498" w:author="KIM, Jason" w:date="2019-04-02T13:39:00Z">
              <w:r w:rsidRPr="0056388D">
                <w:rPr>
                  <w:rFonts w:ascii="Calibri" w:eastAsia="Times New Roman" w:hAnsi="Calibri" w:cs="Calibri"/>
                  <w:color w:val="000000"/>
                  <w:lang w:eastAsia="en-AU"/>
                </w:rPr>
                <w:t>LLS2381</w:t>
              </w:r>
            </w:ins>
          </w:p>
        </w:tc>
        <w:tc>
          <w:tcPr>
            <w:tcW w:w="933" w:type="pct"/>
            <w:noWrap/>
            <w:hideMark/>
          </w:tcPr>
          <w:p w:rsidR="00110C18" w:rsidRPr="0056388D" w:rsidRDefault="00110C18" w:rsidP="00063728">
            <w:pPr>
              <w:rPr>
                <w:ins w:id="26499" w:author="KIM, Jason" w:date="2019-04-02T13:39:00Z"/>
                <w:rFonts w:ascii="Calibri" w:eastAsia="Times New Roman" w:hAnsi="Calibri" w:cs="Calibri"/>
                <w:color w:val="000000"/>
                <w:lang w:eastAsia="en-AU"/>
              </w:rPr>
            </w:pPr>
            <w:ins w:id="265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01" w:author="KIM, Jason" w:date="2019-04-02T13:39:00Z"/>
                <w:rFonts w:ascii="Calibri" w:eastAsia="Times New Roman" w:hAnsi="Calibri" w:cs="Calibri"/>
                <w:color w:val="000000"/>
                <w:lang w:eastAsia="en-AU"/>
              </w:rPr>
            </w:pPr>
            <w:ins w:id="26502" w:author="KIM, Jason" w:date="2019-04-02T13:39:00Z">
              <w:r w:rsidRPr="0056388D">
                <w:rPr>
                  <w:rFonts w:ascii="Calibri" w:eastAsia="Times New Roman" w:hAnsi="Calibri" w:cs="Calibri"/>
                  <w:color w:val="000000"/>
                  <w:lang w:eastAsia="en-AU"/>
                </w:rPr>
                <w:t>Chainage 5050</w:t>
              </w:r>
            </w:ins>
          </w:p>
        </w:tc>
        <w:tc>
          <w:tcPr>
            <w:tcW w:w="764" w:type="pct"/>
            <w:noWrap/>
            <w:hideMark/>
          </w:tcPr>
          <w:p w:rsidR="00110C18" w:rsidRPr="0056388D" w:rsidRDefault="00110C18" w:rsidP="00063728">
            <w:pPr>
              <w:jc w:val="right"/>
              <w:rPr>
                <w:ins w:id="26503" w:author="KIM, Jason" w:date="2019-04-02T13:39:00Z"/>
                <w:rFonts w:ascii="Calibri" w:eastAsia="Times New Roman" w:hAnsi="Calibri" w:cs="Calibri"/>
                <w:color w:val="000000"/>
                <w:lang w:eastAsia="en-AU"/>
              </w:rPr>
            </w:pPr>
            <w:ins w:id="265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05" w:author="KIM, Jason" w:date="2019-04-02T13:39:00Z"/>
        </w:trPr>
        <w:tc>
          <w:tcPr>
            <w:tcW w:w="708" w:type="pct"/>
            <w:vMerge/>
            <w:hideMark/>
          </w:tcPr>
          <w:p w:rsidR="00110C18" w:rsidRPr="0056388D" w:rsidRDefault="00110C18" w:rsidP="00063728">
            <w:pPr>
              <w:rPr>
                <w:ins w:id="265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07" w:author="KIM, Jason" w:date="2019-04-02T13:39:00Z"/>
                <w:rFonts w:ascii="Calibri" w:eastAsia="Times New Roman" w:hAnsi="Calibri" w:cs="Calibri"/>
                <w:color w:val="000000"/>
                <w:lang w:eastAsia="en-AU"/>
              </w:rPr>
            </w:pPr>
            <w:ins w:id="26508"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09" w:author="KIM, Jason" w:date="2019-04-02T13:39:00Z"/>
                <w:rFonts w:ascii="Calibri" w:eastAsia="Times New Roman" w:hAnsi="Calibri" w:cs="Calibri"/>
                <w:color w:val="000000"/>
                <w:lang w:eastAsia="en-AU"/>
              </w:rPr>
            </w:pPr>
            <w:ins w:id="2651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11" w:author="KIM, Jason" w:date="2019-04-02T13:39:00Z"/>
                <w:rFonts w:ascii="Calibri" w:eastAsia="Times New Roman" w:hAnsi="Calibri" w:cs="Calibri"/>
                <w:color w:val="000000"/>
                <w:lang w:eastAsia="en-AU"/>
              </w:rPr>
            </w:pPr>
            <w:ins w:id="26512" w:author="KIM, Jason" w:date="2019-04-02T13:39:00Z">
              <w:r w:rsidRPr="0056388D">
                <w:rPr>
                  <w:rFonts w:ascii="Calibri" w:eastAsia="Times New Roman" w:hAnsi="Calibri" w:cs="Calibri"/>
                  <w:color w:val="000000"/>
                  <w:lang w:eastAsia="en-AU"/>
                </w:rPr>
                <w:t>LLS2382</w:t>
              </w:r>
            </w:ins>
          </w:p>
        </w:tc>
        <w:tc>
          <w:tcPr>
            <w:tcW w:w="933" w:type="pct"/>
            <w:noWrap/>
            <w:hideMark/>
          </w:tcPr>
          <w:p w:rsidR="00110C18" w:rsidRPr="0056388D" w:rsidRDefault="00110C18" w:rsidP="00063728">
            <w:pPr>
              <w:rPr>
                <w:ins w:id="26513" w:author="KIM, Jason" w:date="2019-04-02T13:39:00Z"/>
                <w:rFonts w:ascii="Calibri" w:eastAsia="Times New Roman" w:hAnsi="Calibri" w:cs="Calibri"/>
                <w:color w:val="000000"/>
                <w:lang w:eastAsia="en-AU"/>
              </w:rPr>
            </w:pPr>
            <w:ins w:id="265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15" w:author="KIM, Jason" w:date="2019-04-02T13:39:00Z"/>
                <w:rFonts w:ascii="Calibri" w:eastAsia="Times New Roman" w:hAnsi="Calibri" w:cs="Calibri"/>
                <w:color w:val="000000"/>
                <w:lang w:eastAsia="en-AU"/>
              </w:rPr>
            </w:pPr>
            <w:ins w:id="26516" w:author="KIM, Jason" w:date="2019-04-02T13:39:00Z">
              <w:r w:rsidRPr="0056388D">
                <w:rPr>
                  <w:rFonts w:ascii="Calibri" w:eastAsia="Times New Roman" w:hAnsi="Calibri" w:cs="Calibri"/>
                  <w:color w:val="000000"/>
                  <w:lang w:eastAsia="en-AU"/>
                </w:rPr>
                <w:t>Chainage 5060</w:t>
              </w:r>
            </w:ins>
          </w:p>
        </w:tc>
        <w:tc>
          <w:tcPr>
            <w:tcW w:w="764" w:type="pct"/>
            <w:noWrap/>
            <w:hideMark/>
          </w:tcPr>
          <w:p w:rsidR="00110C18" w:rsidRPr="0056388D" w:rsidRDefault="00110C18" w:rsidP="00063728">
            <w:pPr>
              <w:jc w:val="right"/>
              <w:rPr>
                <w:ins w:id="26517" w:author="KIM, Jason" w:date="2019-04-02T13:39:00Z"/>
                <w:rFonts w:ascii="Calibri" w:eastAsia="Times New Roman" w:hAnsi="Calibri" w:cs="Calibri"/>
                <w:color w:val="000000"/>
                <w:lang w:eastAsia="en-AU"/>
              </w:rPr>
            </w:pPr>
            <w:ins w:id="265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19" w:author="KIM, Jason" w:date="2019-04-02T13:39:00Z"/>
        </w:trPr>
        <w:tc>
          <w:tcPr>
            <w:tcW w:w="708" w:type="pct"/>
            <w:vMerge/>
            <w:hideMark/>
          </w:tcPr>
          <w:p w:rsidR="00110C18" w:rsidRPr="0056388D" w:rsidRDefault="00110C18" w:rsidP="00063728">
            <w:pPr>
              <w:rPr>
                <w:ins w:id="265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21" w:author="KIM, Jason" w:date="2019-04-02T13:39:00Z"/>
                <w:rFonts w:ascii="Calibri" w:eastAsia="Times New Roman" w:hAnsi="Calibri" w:cs="Calibri"/>
                <w:color w:val="000000"/>
                <w:lang w:eastAsia="en-AU"/>
              </w:rPr>
            </w:pPr>
            <w:ins w:id="26522"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23" w:author="KIM, Jason" w:date="2019-04-02T13:39:00Z"/>
                <w:rFonts w:ascii="Calibri" w:eastAsia="Times New Roman" w:hAnsi="Calibri" w:cs="Calibri"/>
                <w:color w:val="000000"/>
                <w:lang w:eastAsia="en-AU"/>
              </w:rPr>
            </w:pPr>
            <w:ins w:id="2652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25" w:author="KIM, Jason" w:date="2019-04-02T13:39:00Z"/>
                <w:rFonts w:ascii="Calibri" w:eastAsia="Times New Roman" w:hAnsi="Calibri" w:cs="Calibri"/>
                <w:color w:val="000000"/>
                <w:lang w:eastAsia="en-AU"/>
              </w:rPr>
            </w:pPr>
            <w:ins w:id="26526" w:author="KIM, Jason" w:date="2019-04-02T13:39:00Z">
              <w:r w:rsidRPr="0056388D">
                <w:rPr>
                  <w:rFonts w:ascii="Calibri" w:eastAsia="Times New Roman" w:hAnsi="Calibri" w:cs="Calibri"/>
                  <w:color w:val="000000"/>
                  <w:lang w:eastAsia="en-AU"/>
                </w:rPr>
                <w:t>LLS2383</w:t>
              </w:r>
            </w:ins>
          </w:p>
        </w:tc>
        <w:tc>
          <w:tcPr>
            <w:tcW w:w="933" w:type="pct"/>
            <w:noWrap/>
            <w:hideMark/>
          </w:tcPr>
          <w:p w:rsidR="00110C18" w:rsidRPr="0056388D" w:rsidRDefault="00110C18" w:rsidP="00063728">
            <w:pPr>
              <w:rPr>
                <w:ins w:id="26527" w:author="KIM, Jason" w:date="2019-04-02T13:39:00Z"/>
                <w:rFonts w:ascii="Calibri" w:eastAsia="Times New Roman" w:hAnsi="Calibri" w:cs="Calibri"/>
                <w:color w:val="000000"/>
                <w:lang w:eastAsia="en-AU"/>
              </w:rPr>
            </w:pPr>
            <w:ins w:id="265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29" w:author="KIM, Jason" w:date="2019-04-02T13:39:00Z"/>
                <w:rFonts w:ascii="Calibri" w:eastAsia="Times New Roman" w:hAnsi="Calibri" w:cs="Calibri"/>
                <w:color w:val="000000"/>
                <w:lang w:eastAsia="en-AU"/>
              </w:rPr>
            </w:pPr>
            <w:ins w:id="26530" w:author="KIM, Jason" w:date="2019-04-02T13:39:00Z">
              <w:r w:rsidRPr="0056388D">
                <w:rPr>
                  <w:rFonts w:ascii="Calibri" w:eastAsia="Times New Roman" w:hAnsi="Calibri" w:cs="Calibri"/>
                  <w:color w:val="000000"/>
                  <w:lang w:eastAsia="en-AU"/>
                </w:rPr>
                <w:t>Chainage 5070</w:t>
              </w:r>
            </w:ins>
          </w:p>
        </w:tc>
        <w:tc>
          <w:tcPr>
            <w:tcW w:w="764" w:type="pct"/>
            <w:noWrap/>
            <w:hideMark/>
          </w:tcPr>
          <w:p w:rsidR="00110C18" w:rsidRPr="0056388D" w:rsidRDefault="00110C18" w:rsidP="00063728">
            <w:pPr>
              <w:jc w:val="right"/>
              <w:rPr>
                <w:ins w:id="26531" w:author="KIM, Jason" w:date="2019-04-02T13:39:00Z"/>
                <w:rFonts w:ascii="Calibri" w:eastAsia="Times New Roman" w:hAnsi="Calibri" w:cs="Calibri"/>
                <w:color w:val="000000"/>
                <w:lang w:eastAsia="en-AU"/>
              </w:rPr>
            </w:pPr>
            <w:ins w:id="265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33" w:author="KIM, Jason" w:date="2019-04-02T13:39:00Z"/>
        </w:trPr>
        <w:tc>
          <w:tcPr>
            <w:tcW w:w="708" w:type="pct"/>
            <w:vMerge/>
            <w:hideMark/>
          </w:tcPr>
          <w:p w:rsidR="00110C18" w:rsidRPr="0056388D" w:rsidRDefault="00110C18" w:rsidP="00063728">
            <w:pPr>
              <w:rPr>
                <w:ins w:id="265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35" w:author="KIM, Jason" w:date="2019-04-02T13:39:00Z"/>
                <w:rFonts w:ascii="Calibri" w:eastAsia="Times New Roman" w:hAnsi="Calibri" w:cs="Calibri"/>
                <w:color w:val="000000"/>
                <w:lang w:eastAsia="en-AU"/>
              </w:rPr>
            </w:pPr>
            <w:ins w:id="26536"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37" w:author="KIM, Jason" w:date="2019-04-02T13:39:00Z"/>
                <w:rFonts w:ascii="Calibri" w:eastAsia="Times New Roman" w:hAnsi="Calibri" w:cs="Calibri"/>
                <w:color w:val="000000"/>
                <w:lang w:eastAsia="en-AU"/>
              </w:rPr>
            </w:pPr>
            <w:ins w:id="2653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39" w:author="KIM, Jason" w:date="2019-04-02T13:39:00Z"/>
                <w:rFonts w:ascii="Calibri" w:eastAsia="Times New Roman" w:hAnsi="Calibri" w:cs="Calibri"/>
                <w:color w:val="000000"/>
                <w:lang w:eastAsia="en-AU"/>
              </w:rPr>
            </w:pPr>
            <w:ins w:id="26540" w:author="KIM, Jason" w:date="2019-04-02T13:39:00Z">
              <w:r w:rsidRPr="0056388D">
                <w:rPr>
                  <w:rFonts w:ascii="Calibri" w:eastAsia="Times New Roman" w:hAnsi="Calibri" w:cs="Calibri"/>
                  <w:color w:val="000000"/>
                  <w:lang w:eastAsia="en-AU"/>
                </w:rPr>
                <w:t>LLS2384</w:t>
              </w:r>
            </w:ins>
          </w:p>
        </w:tc>
        <w:tc>
          <w:tcPr>
            <w:tcW w:w="933" w:type="pct"/>
            <w:noWrap/>
            <w:hideMark/>
          </w:tcPr>
          <w:p w:rsidR="00110C18" w:rsidRPr="0056388D" w:rsidRDefault="00110C18" w:rsidP="00063728">
            <w:pPr>
              <w:rPr>
                <w:ins w:id="26541" w:author="KIM, Jason" w:date="2019-04-02T13:39:00Z"/>
                <w:rFonts w:ascii="Calibri" w:eastAsia="Times New Roman" w:hAnsi="Calibri" w:cs="Calibri"/>
                <w:color w:val="000000"/>
                <w:lang w:eastAsia="en-AU"/>
              </w:rPr>
            </w:pPr>
            <w:ins w:id="265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43" w:author="KIM, Jason" w:date="2019-04-02T13:39:00Z"/>
                <w:rFonts w:ascii="Calibri" w:eastAsia="Times New Roman" w:hAnsi="Calibri" w:cs="Calibri"/>
                <w:color w:val="000000"/>
                <w:lang w:eastAsia="en-AU"/>
              </w:rPr>
            </w:pPr>
            <w:ins w:id="26544" w:author="KIM, Jason" w:date="2019-04-02T13:39:00Z">
              <w:r w:rsidRPr="0056388D">
                <w:rPr>
                  <w:rFonts w:ascii="Calibri" w:eastAsia="Times New Roman" w:hAnsi="Calibri" w:cs="Calibri"/>
                  <w:color w:val="000000"/>
                  <w:lang w:eastAsia="en-AU"/>
                </w:rPr>
                <w:t>Chainage 5079</w:t>
              </w:r>
            </w:ins>
          </w:p>
        </w:tc>
        <w:tc>
          <w:tcPr>
            <w:tcW w:w="764" w:type="pct"/>
            <w:noWrap/>
            <w:hideMark/>
          </w:tcPr>
          <w:p w:rsidR="00110C18" w:rsidRPr="0056388D" w:rsidRDefault="00110C18" w:rsidP="00063728">
            <w:pPr>
              <w:jc w:val="right"/>
              <w:rPr>
                <w:ins w:id="26545" w:author="KIM, Jason" w:date="2019-04-02T13:39:00Z"/>
                <w:rFonts w:ascii="Calibri" w:eastAsia="Times New Roman" w:hAnsi="Calibri" w:cs="Calibri"/>
                <w:color w:val="000000"/>
                <w:lang w:eastAsia="en-AU"/>
              </w:rPr>
            </w:pPr>
            <w:ins w:id="265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47" w:author="KIM, Jason" w:date="2019-04-02T13:39:00Z"/>
        </w:trPr>
        <w:tc>
          <w:tcPr>
            <w:tcW w:w="708" w:type="pct"/>
            <w:vMerge/>
            <w:hideMark/>
          </w:tcPr>
          <w:p w:rsidR="00110C18" w:rsidRPr="0056388D" w:rsidRDefault="00110C18" w:rsidP="00063728">
            <w:pPr>
              <w:rPr>
                <w:ins w:id="265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49" w:author="KIM, Jason" w:date="2019-04-02T13:39:00Z"/>
                <w:rFonts w:ascii="Calibri" w:eastAsia="Times New Roman" w:hAnsi="Calibri" w:cs="Calibri"/>
                <w:color w:val="000000"/>
                <w:lang w:eastAsia="en-AU"/>
              </w:rPr>
            </w:pPr>
            <w:ins w:id="26550"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51" w:author="KIM, Jason" w:date="2019-04-02T13:39:00Z"/>
                <w:rFonts w:ascii="Calibri" w:eastAsia="Times New Roman" w:hAnsi="Calibri" w:cs="Calibri"/>
                <w:color w:val="000000"/>
                <w:lang w:eastAsia="en-AU"/>
              </w:rPr>
            </w:pPr>
            <w:ins w:id="2655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53" w:author="KIM, Jason" w:date="2019-04-02T13:39:00Z"/>
                <w:rFonts w:ascii="Calibri" w:eastAsia="Times New Roman" w:hAnsi="Calibri" w:cs="Calibri"/>
                <w:color w:val="000000"/>
                <w:lang w:eastAsia="en-AU"/>
              </w:rPr>
            </w:pPr>
            <w:ins w:id="26554" w:author="KIM, Jason" w:date="2019-04-02T13:39:00Z">
              <w:r w:rsidRPr="0056388D">
                <w:rPr>
                  <w:rFonts w:ascii="Calibri" w:eastAsia="Times New Roman" w:hAnsi="Calibri" w:cs="Calibri"/>
                  <w:color w:val="000000"/>
                  <w:lang w:eastAsia="en-AU"/>
                </w:rPr>
                <w:t>LLS2385</w:t>
              </w:r>
            </w:ins>
          </w:p>
        </w:tc>
        <w:tc>
          <w:tcPr>
            <w:tcW w:w="933" w:type="pct"/>
            <w:noWrap/>
            <w:hideMark/>
          </w:tcPr>
          <w:p w:rsidR="00110C18" w:rsidRPr="0056388D" w:rsidRDefault="00110C18" w:rsidP="00063728">
            <w:pPr>
              <w:rPr>
                <w:ins w:id="26555" w:author="KIM, Jason" w:date="2019-04-02T13:39:00Z"/>
                <w:rFonts w:ascii="Calibri" w:eastAsia="Times New Roman" w:hAnsi="Calibri" w:cs="Calibri"/>
                <w:color w:val="000000"/>
                <w:lang w:eastAsia="en-AU"/>
              </w:rPr>
            </w:pPr>
            <w:ins w:id="265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57" w:author="KIM, Jason" w:date="2019-04-02T13:39:00Z"/>
                <w:rFonts w:ascii="Calibri" w:eastAsia="Times New Roman" w:hAnsi="Calibri" w:cs="Calibri"/>
                <w:color w:val="000000"/>
                <w:lang w:eastAsia="en-AU"/>
              </w:rPr>
            </w:pPr>
            <w:ins w:id="26558" w:author="KIM, Jason" w:date="2019-04-02T13:39:00Z">
              <w:r w:rsidRPr="0056388D">
                <w:rPr>
                  <w:rFonts w:ascii="Calibri" w:eastAsia="Times New Roman" w:hAnsi="Calibri" w:cs="Calibri"/>
                  <w:color w:val="000000"/>
                  <w:lang w:eastAsia="en-AU"/>
                </w:rPr>
                <w:t>Chainage 5089</w:t>
              </w:r>
            </w:ins>
          </w:p>
        </w:tc>
        <w:tc>
          <w:tcPr>
            <w:tcW w:w="764" w:type="pct"/>
            <w:noWrap/>
            <w:hideMark/>
          </w:tcPr>
          <w:p w:rsidR="00110C18" w:rsidRPr="0056388D" w:rsidRDefault="00110C18" w:rsidP="00063728">
            <w:pPr>
              <w:jc w:val="right"/>
              <w:rPr>
                <w:ins w:id="26559" w:author="KIM, Jason" w:date="2019-04-02T13:39:00Z"/>
                <w:rFonts w:ascii="Calibri" w:eastAsia="Times New Roman" w:hAnsi="Calibri" w:cs="Calibri"/>
                <w:color w:val="000000"/>
                <w:lang w:eastAsia="en-AU"/>
              </w:rPr>
            </w:pPr>
            <w:ins w:id="265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61" w:author="KIM, Jason" w:date="2019-04-02T13:39:00Z"/>
        </w:trPr>
        <w:tc>
          <w:tcPr>
            <w:tcW w:w="708" w:type="pct"/>
            <w:vMerge/>
            <w:hideMark/>
          </w:tcPr>
          <w:p w:rsidR="00110C18" w:rsidRPr="0056388D" w:rsidRDefault="00110C18" w:rsidP="00063728">
            <w:pPr>
              <w:rPr>
                <w:ins w:id="265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63" w:author="KIM, Jason" w:date="2019-04-02T13:39:00Z"/>
                <w:rFonts w:ascii="Calibri" w:eastAsia="Times New Roman" w:hAnsi="Calibri" w:cs="Calibri"/>
                <w:color w:val="000000"/>
                <w:lang w:eastAsia="en-AU"/>
              </w:rPr>
            </w:pPr>
            <w:ins w:id="26564"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65" w:author="KIM, Jason" w:date="2019-04-02T13:39:00Z"/>
                <w:rFonts w:ascii="Calibri" w:eastAsia="Times New Roman" w:hAnsi="Calibri" w:cs="Calibri"/>
                <w:color w:val="000000"/>
                <w:lang w:eastAsia="en-AU"/>
              </w:rPr>
            </w:pPr>
            <w:ins w:id="2656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67" w:author="KIM, Jason" w:date="2019-04-02T13:39:00Z"/>
                <w:rFonts w:ascii="Calibri" w:eastAsia="Times New Roman" w:hAnsi="Calibri" w:cs="Calibri"/>
                <w:color w:val="000000"/>
                <w:lang w:eastAsia="en-AU"/>
              </w:rPr>
            </w:pPr>
            <w:ins w:id="26568" w:author="KIM, Jason" w:date="2019-04-02T13:39:00Z">
              <w:r w:rsidRPr="0056388D">
                <w:rPr>
                  <w:rFonts w:ascii="Calibri" w:eastAsia="Times New Roman" w:hAnsi="Calibri" w:cs="Calibri"/>
                  <w:color w:val="000000"/>
                  <w:lang w:eastAsia="en-AU"/>
                </w:rPr>
                <w:t>LLS2386</w:t>
              </w:r>
            </w:ins>
          </w:p>
        </w:tc>
        <w:tc>
          <w:tcPr>
            <w:tcW w:w="933" w:type="pct"/>
            <w:noWrap/>
            <w:hideMark/>
          </w:tcPr>
          <w:p w:rsidR="00110C18" w:rsidRPr="0056388D" w:rsidRDefault="00110C18" w:rsidP="00063728">
            <w:pPr>
              <w:rPr>
                <w:ins w:id="26569" w:author="KIM, Jason" w:date="2019-04-02T13:39:00Z"/>
                <w:rFonts w:ascii="Calibri" w:eastAsia="Times New Roman" w:hAnsi="Calibri" w:cs="Calibri"/>
                <w:color w:val="000000"/>
                <w:lang w:eastAsia="en-AU"/>
              </w:rPr>
            </w:pPr>
            <w:ins w:id="265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71" w:author="KIM, Jason" w:date="2019-04-02T13:39:00Z"/>
                <w:rFonts w:ascii="Calibri" w:eastAsia="Times New Roman" w:hAnsi="Calibri" w:cs="Calibri"/>
                <w:color w:val="000000"/>
                <w:lang w:eastAsia="en-AU"/>
              </w:rPr>
            </w:pPr>
            <w:ins w:id="26572" w:author="KIM, Jason" w:date="2019-04-02T13:39:00Z">
              <w:r w:rsidRPr="0056388D">
                <w:rPr>
                  <w:rFonts w:ascii="Calibri" w:eastAsia="Times New Roman" w:hAnsi="Calibri" w:cs="Calibri"/>
                  <w:color w:val="000000"/>
                  <w:lang w:eastAsia="en-AU"/>
                </w:rPr>
                <w:t>Chainage 5098</w:t>
              </w:r>
            </w:ins>
          </w:p>
        </w:tc>
        <w:tc>
          <w:tcPr>
            <w:tcW w:w="764" w:type="pct"/>
            <w:noWrap/>
            <w:hideMark/>
          </w:tcPr>
          <w:p w:rsidR="00110C18" w:rsidRPr="0056388D" w:rsidRDefault="00110C18" w:rsidP="00063728">
            <w:pPr>
              <w:jc w:val="right"/>
              <w:rPr>
                <w:ins w:id="26573" w:author="KIM, Jason" w:date="2019-04-02T13:39:00Z"/>
                <w:rFonts w:ascii="Calibri" w:eastAsia="Times New Roman" w:hAnsi="Calibri" w:cs="Calibri"/>
                <w:color w:val="000000"/>
                <w:lang w:eastAsia="en-AU"/>
              </w:rPr>
            </w:pPr>
            <w:ins w:id="265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75" w:author="KIM, Jason" w:date="2019-04-02T13:39:00Z"/>
        </w:trPr>
        <w:tc>
          <w:tcPr>
            <w:tcW w:w="708" w:type="pct"/>
            <w:vMerge/>
            <w:hideMark/>
          </w:tcPr>
          <w:p w:rsidR="00110C18" w:rsidRPr="0056388D" w:rsidRDefault="00110C18" w:rsidP="00063728">
            <w:pPr>
              <w:rPr>
                <w:ins w:id="265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77" w:author="KIM, Jason" w:date="2019-04-02T13:39:00Z"/>
                <w:rFonts w:ascii="Calibri" w:eastAsia="Times New Roman" w:hAnsi="Calibri" w:cs="Calibri"/>
                <w:color w:val="000000"/>
                <w:lang w:eastAsia="en-AU"/>
              </w:rPr>
            </w:pPr>
            <w:ins w:id="26578"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79" w:author="KIM, Jason" w:date="2019-04-02T13:39:00Z"/>
                <w:rFonts w:ascii="Calibri" w:eastAsia="Times New Roman" w:hAnsi="Calibri" w:cs="Calibri"/>
                <w:color w:val="000000"/>
                <w:lang w:eastAsia="en-AU"/>
              </w:rPr>
            </w:pPr>
            <w:ins w:id="2658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81" w:author="KIM, Jason" w:date="2019-04-02T13:39:00Z"/>
                <w:rFonts w:ascii="Calibri" w:eastAsia="Times New Roman" w:hAnsi="Calibri" w:cs="Calibri"/>
                <w:color w:val="000000"/>
                <w:lang w:eastAsia="en-AU"/>
              </w:rPr>
            </w:pPr>
            <w:ins w:id="26582" w:author="KIM, Jason" w:date="2019-04-02T13:39:00Z">
              <w:r w:rsidRPr="0056388D">
                <w:rPr>
                  <w:rFonts w:ascii="Calibri" w:eastAsia="Times New Roman" w:hAnsi="Calibri" w:cs="Calibri"/>
                  <w:color w:val="000000"/>
                  <w:lang w:eastAsia="en-AU"/>
                </w:rPr>
                <w:t>LLS2387</w:t>
              </w:r>
            </w:ins>
          </w:p>
        </w:tc>
        <w:tc>
          <w:tcPr>
            <w:tcW w:w="933" w:type="pct"/>
            <w:noWrap/>
            <w:hideMark/>
          </w:tcPr>
          <w:p w:rsidR="00110C18" w:rsidRPr="0056388D" w:rsidRDefault="00110C18" w:rsidP="00063728">
            <w:pPr>
              <w:rPr>
                <w:ins w:id="26583" w:author="KIM, Jason" w:date="2019-04-02T13:39:00Z"/>
                <w:rFonts w:ascii="Calibri" w:eastAsia="Times New Roman" w:hAnsi="Calibri" w:cs="Calibri"/>
                <w:color w:val="000000"/>
                <w:lang w:eastAsia="en-AU"/>
              </w:rPr>
            </w:pPr>
            <w:ins w:id="265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85" w:author="KIM, Jason" w:date="2019-04-02T13:39:00Z"/>
                <w:rFonts w:ascii="Calibri" w:eastAsia="Times New Roman" w:hAnsi="Calibri" w:cs="Calibri"/>
                <w:color w:val="000000"/>
                <w:lang w:eastAsia="en-AU"/>
              </w:rPr>
            </w:pPr>
            <w:ins w:id="26586" w:author="KIM, Jason" w:date="2019-04-02T13:39:00Z">
              <w:r w:rsidRPr="0056388D">
                <w:rPr>
                  <w:rFonts w:ascii="Calibri" w:eastAsia="Times New Roman" w:hAnsi="Calibri" w:cs="Calibri"/>
                  <w:color w:val="000000"/>
                  <w:lang w:eastAsia="en-AU"/>
                </w:rPr>
                <w:t>Chainage 5108</w:t>
              </w:r>
            </w:ins>
          </w:p>
        </w:tc>
        <w:tc>
          <w:tcPr>
            <w:tcW w:w="764" w:type="pct"/>
            <w:noWrap/>
            <w:hideMark/>
          </w:tcPr>
          <w:p w:rsidR="00110C18" w:rsidRPr="0056388D" w:rsidRDefault="00110C18" w:rsidP="00063728">
            <w:pPr>
              <w:jc w:val="right"/>
              <w:rPr>
                <w:ins w:id="26587" w:author="KIM, Jason" w:date="2019-04-02T13:39:00Z"/>
                <w:rFonts w:ascii="Calibri" w:eastAsia="Times New Roman" w:hAnsi="Calibri" w:cs="Calibri"/>
                <w:color w:val="000000"/>
                <w:lang w:eastAsia="en-AU"/>
              </w:rPr>
            </w:pPr>
            <w:ins w:id="265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89" w:author="KIM, Jason" w:date="2019-04-02T13:39:00Z"/>
        </w:trPr>
        <w:tc>
          <w:tcPr>
            <w:tcW w:w="708" w:type="pct"/>
            <w:vMerge w:val="restart"/>
            <w:noWrap/>
            <w:hideMark/>
          </w:tcPr>
          <w:p w:rsidR="00110C18" w:rsidRPr="0056388D" w:rsidRDefault="00110C18" w:rsidP="00063728">
            <w:pPr>
              <w:rPr>
                <w:ins w:id="26590" w:author="KIM, Jason" w:date="2019-04-02T13:39:00Z"/>
                <w:rFonts w:ascii="Calibri" w:eastAsia="Times New Roman" w:hAnsi="Calibri" w:cs="Calibri"/>
                <w:color w:val="000000"/>
                <w:lang w:eastAsia="en-AU"/>
              </w:rPr>
            </w:pPr>
            <w:ins w:id="26591" w:author="KIM, Jason" w:date="2019-04-02T13:39:00Z">
              <w:r w:rsidRPr="0056388D">
                <w:rPr>
                  <w:rFonts w:ascii="Calibri" w:eastAsia="Times New Roman" w:hAnsi="Calibri" w:cs="Calibri"/>
                  <w:color w:val="000000"/>
                  <w:lang w:eastAsia="en-AU"/>
                </w:rPr>
                <w:t>LLE38K51</w:t>
              </w:r>
            </w:ins>
          </w:p>
        </w:tc>
        <w:tc>
          <w:tcPr>
            <w:tcW w:w="605" w:type="pct"/>
            <w:noWrap/>
            <w:hideMark/>
          </w:tcPr>
          <w:p w:rsidR="00110C18" w:rsidRPr="0056388D" w:rsidRDefault="00110C18" w:rsidP="00063728">
            <w:pPr>
              <w:rPr>
                <w:ins w:id="26592" w:author="KIM, Jason" w:date="2019-04-02T13:39:00Z"/>
                <w:rFonts w:ascii="Calibri" w:eastAsia="Times New Roman" w:hAnsi="Calibri" w:cs="Calibri"/>
                <w:color w:val="000000"/>
                <w:lang w:eastAsia="en-AU"/>
              </w:rPr>
            </w:pPr>
            <w:ins w:id="26593"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594" w:author="KIM, Jason" w:date="2019-04-02T13:39:00Z"/>
                <w:rFonts w:ascii="Calibri" w:eastAsia="Times New Roman" w:hAnsi="Calibri" w:cs="Calibri"/>
                <w:color w:val="000000"/>
                <w:lang w:eastAsia="en-AU"/>
              </w:rPr>
            </w:pPr>
            <w:ins w:id="2659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96" w:author="KIM, Jason" w:date="2019-04-02T13:39:00Z"/>
                <w:rFonts w:ascii="Calibri" w:eastAsia="Times New Roman" w:hAnsi="Calibri" w:cs="Calibri"/>
                <w:color w:val="000000"/>
                <w:lang w:eastAsia="en-AU"/>
              </w:rPr>
            </w:pPr>
            <w:ins w:id="26597" w:author="KIM, Jason" w:date="2019-04-02T13:39:00Z">
              <w:r w:rsidRPr="0056388D">
                <w:rPr>
                  <w:rFonts w:ascii="Calibri" w:eastAsia="Times New Roman" w:hAnsi="Calibri" w:cs="Calibri"/>
                  <w:color w:val="000000"/>
                  <w:lang w:eastAsia="en-AU"/>
                </w:rPr>
                <w:t>LLN1386</w:t>
              </w:r>
            </w:ins>
          </w:p>
        </w:tc>
        <w:tc>
          <w:tcPr>
            <w:tcW w:w="933" w:type="pct"/>
            <w:noWrap/>
            <w:hideMark/>
          </w:tcPr>
          <w:p w:rsidR="00110C18" w:rsidRPr="0056388D" w:rsidRDefault="00110C18" w:rsidP="00063728">
            <w:pPr>
              <w:rPr>
                <w:ins w:id="26598" w:author="KIM, Jason" w:date="2019-04-02T13:39:00Z"/>
                <w:rFonts w:ascii="Calibri" w:eastAsia="Times New Roman" w:hAnsi="Calibri" w:cs="Calibri"/>
                <w:color w:val="000000"/>
                <w:lang w:eastAsia="en-AU"/>
              </w:rPr>
            </w:pPr>
            <w:ins w:id="265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00" w:author="KIM, Jason" w:date="2019-04-02T13:39:00Z"/>
                <w:rFonts w:ascii="Calibri" w:eastAsia="Times New Roman" w:hAnsi="Calibri" w:cs="Calibri"/>
                <w:color w:val="000000"/>
                <w:lang w:eastAsia="en-AU"/>
              </w:rPr>
            </w:pPr>
            <w:ins w:id="26601" w:author="KIM, Jason" w:date="2019-04-02T13:39:00Z">
              <w:r w:rsidRPr="0056388D">
                <w:rPr>
                  <w:rFonts w:ascii="Calibri" w:eastAsia="Times New Roman" w:hAnsi="Calibri" w:cs="Calibri"/>
                  <w:color w:val="000000"/>
                  <w:lang w:eastAsia="en-AU"/>
                </w:rPr>
                <w:t>Chainage 5383</w:t>
              </w:r>
            </w:ins>
          </w:p>
        </w:tc>
        <w:tc>
          <w:tcPr>
            <w:tcW w:w="764" w:type="pct"/>
            <w:noWrap/>
            <w:hideMark/>
          </w:tcPr>
          <w:p w:rsidR="00110C18" w:rsidRPr="0056388D" w:rsidRDefault="00110C18" w:rsidP="00063728">
            <w:pPr>
              <w:jc w:val="right"/>
              <w:rPr>
                <w:ins w:id="26602" w:author="KIM, Jason" w:date="2019-04-02T13:39:00Z"/>
                <w:rFonts w:ascii="Calibri" w:eastAsia="Times New Roman" w:hAnsi="Calibri" w:cs="Calibri"/>
                <w:color w:val="000000"/>
                <w:lang w:eastAsia="en-AU"/>
              </w:rPr>
            </w:pPr>
            <w:ins w:id="26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04" w:author="KIM, Jason" w:date="2019-04-02T13:39:00Z"/>
        </w:trPr>
        <w:tc>
          <w:tcPr>
            <w:tcW w:w="708" w:type="pct"/>
            <w:vMerge/>
            <w:hideMark/>
          </w:tcPr>
          <w:p w:rsidR="00110C18" w:rsidRPr="0056388D" w:rsidRDefault="00110C18" w:rsidP="00063728">
            <w:pPr>
              <w:rPr>
                <w:ins w:id="266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06" w:author="KIM, Jason" w:date="2019-04-02T13:39:00Z"/>
                <w:rFonts w:ascii="Calibri" w:eastAsia="Times New Roman" w:hAnsi="Calibri" w:cs="Calibri"/>
                <w:color w:val="000000"/>
                <w:lang w:eastAsia="en-AU"/>
              </w:rPr>
            </w:pPr>
            <w:ins w:id="26607"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08" w:author="KIM, Jason" w:date="2019-04-02T13:39:00Z"/>
                <w:rFonts w:ascii="Calibri" w:eastAsia="Times New Roman" w:hAnsi="Calibri" w:cs="Calibri"/>
                <w:color w:val="000000"/>
                <w:lang w:eastAsia="en-AU"/>
              </w:rPr>
            </w:pPr>
            <w:ins w:id="2660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10" w:author="KIM, Jason" w:date="2019-04-02T13:39:00Z"/>
                <w:rFonts w:ascii="Calibri" w:eastAsia="Times New Roman" w:hAnsi="Calibri" w:cs="Calibri"/>
                <w:color w:val="000000"/>
                <w:lang w:eastAsia="en-AU"/>
              </w:rPr>
            </w:pPr>
            <w:ins w:id="26611" w:author="KIM, Jason" w:date="2019-04-02T13:39:00Z">
              <w:r w:rsidRPr="0056388D">
                <w:rPr>
                  <w:rFonts w:ascii="Calibri" w:eastAsia="Times New Roman" w:hAnsi="Calibri" w:cs="Calibri"/>
                  <w:color w:val="000000"/>
                  <w:lang w:eastAsia="en-AU"/>
                </w:rPr>
                <w:t>LLN1387</w:t>
              </w:r>
            </w:ins>
          </w:p>
        </w:tc>
        <w:tc>
          <w:tcPr>
            <w:tcW w:w="933" w:type="pct"/>
            <w:noWrap/>
            <w:hideMark/>
          </w:tcPr>
          <w:p w:rsidR="00110C18" w:rsidRPr="0056388D" w:rsidRDefault="00110C18" w:rsidP="00063728">
            <w:pPr>
              <w:rPr>
                <w:ins w:id="26612" w:author="KIM, Jason" w:date="2019-04-02T13:39:00Z"/>
                <w:rFonts w:ascii="Calibri" w:eastAsia="Times New Roman" w:hAnsi="Calibri" w:cs="Calibri"/>
                <w:color w:val="000000"/>
                <w:lang w:eastAsia="en-AU"/>
              </w:rPr>
            </w:pPr>
            <w:ins w:id="266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14" w:author="KIM, Jason" w:date="2019-04-02T13:39:00Z"/>
                <w:rFonts w:ascii="Calibri" w:eastAsia="Times New Roman" w:hAnsi="Calibri" w:cs="Calibri"/>
                <w:color w:val="000000"/>
                <w:lang w:eastAsia="en-AU"/>
              </w:rPr>
            </w:pPr>
            <w:ins w:id="26615" w:author="KIM, Jason" w:date="2019-04-02T13:39:00Z">
              <w:r w:rsidRPr="0056388D">
                <w:rPr>
                  <w:rFonts w:ascii="Calibri" w:eastAsia="Times New Roman" w:hAnsi="Calibri" w:cs="Calibri"/>
                  <w:color w:val="000000"/>
                  <w:lang w:eastAsia="en-AU"/>
                </w:rPr>
                <w:t>Chainage 5393</w:t>
              </w:r>
            </w:ins>
          </w:p>
        </w:tc>
        <w:tc>
          <w:tcPr>
            <w:tcW w:w="764" w:type="pct"/>
            <w:noWrap/>
            <w:hideMark/>
          </w:tcPr>
          <w:p w:rsidR="00110C18" w:rsidRPr="0056388D" w:rsidRDefault="00110C18" w:rsidP="00063728">
            <w:pPr>
              <w:jc w:val="right"/>
              <w:rPr>
                <w:ins w:id="26616" w:author="KIM, Jason" w:date="2019-04-02T13:39:00Z"/>
                <w:rFonts w:ascii="Calibri" w:eastAsia="Times New Roman" w:hAnsi="Calibri" w:cs="Calibri"/>
                <w:color w:val="000000"/>
                <w:lang w:eastAsia="en-AU"/>
              </w:rPr>
            </w:pPr>
            <w:ins w:id="26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18" w:author="KIM, Jason" w:date="2019-04-02T13:39:00Z"/>
        </w:trPr>
        <w:tc>
          <w:tcPr>
            <w:tcW w:w="708" w:type="pct"/>
            <w:vMerge/>
            <w:hideMark/>
          </w:tcPr>
          <w:p w:rsidR="00110C18" w:rsidRPr="0056388D" w:rsidRDefault="00110C18" w:rsidP="00063728">
            <w:pPr>
              <w:rPr>
                <w:ins w:id="266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20" w:author="KIM, Jason" w:date="2019-04-02T13:39:00Z"/>
                <w:rFonts w:ascii="Calibri" w:eastAsia="Times New Roman" w:hAnsi="Calibri" w:cs="Calibri"/>
                <w:color w:val="000000"/>
                <w:lang w:eastAsia="en-AU"/>
              </w:rPr>
            </w:pPr>
            <w:ins w:id="26621"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22" w:author="KIM, Jason" w:date="2019-04-02T13:39:00Z"/>
                <w:rFonts w:ascii="Calibri" w:eastAsia="Times New Roman" w:hAnsi="Calibri" w:cs="Calibri"/>
                <w:color w:val="000000"/>
                <w:lang w:eastAsia="en-AU"/>
              </w:rPr>
            </w:pPr>
            <w:ins w:id="2662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24" w:author="KIM, Jason" w:date="2019-04-02T13:39:00Z"/>
                <w:rFonts w:ascii="Calibri" w:eastAsia="Times New Roman" w:hAnsi="Calibri" w:cs="Calibri"/>
                <w:color w:val="000000"/>
                <w:lang w:eastAsia="en-AU"/>
              </w:rPr>
            </w:pPr>
            <w:ins w:id="26625" w:author="KIM, Jason" w:date="2019-04-02T13:39:00Z">
              <w:r w:rsidRPr="0056388D">
                <w:rPr>
                  <w:rFonts w:ascii="Calibri" w:eastAsia="Times New Roman" w:hAnsi="Calibri" w:cs="Calibri"/>
                  <w:color w:val="000000"/>
                  <w:lang w:eastAsia="en-AU"/>
                </w:rPr>
                <w:t>LLN1388</w:t>
              </w:r>
            </w:ins>
          </w:p>
        </w:tc>
        <w:tc>
          <w:tcPr>
            <w:tcW w:w="933" w:type="pct"/>
            <w:noWrap/>
            <w:hideMark/>
          </w:tcPr>
          <w:p w:rsidR="00110C18" w:rsidRPr="0056388D" w:rsidRDefault="00110C18" w:rsidP="00063728">
            <w:pPr>
              <w:rPr>
                <w:ins w:id="26626" w:author="KIM, Jason" w:date="2019-04-02T13:39:00Z"/>
                <w:rFonts w:ascii="Calibri" w:eastAsia="Times New Roman" w:hAnsi="Calibri" w:cs="Calibri"/>
                <w:color w:val="000000"/>
                <w:lang w:eastAsia="en-AU"/>
              </w:rPr>
            </w:pPr>
            <w:ins w:id="266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28" w:author="KIM, Jason" w:date="2019-04-02T13:39:00Z"/>
                <w:rFonts w:ascii="Calibri" w:eastAsia="Times New Roman" w:hAnsi="Calibri" w:cs="Calibri"/>
                <w:color w:val="000000"/>
                <w:lang w:eastAsia="en-AU"/>
              </w:rPr>
            </w:pPr>
            <w:ins w:id="26629" w:author="KIM, Jason" w:date="2019-04-02T13:39:00Z">
              <w:r w:rsidRPr="0056388D">
                <w:rPr>
                  <w:rFonts w:ascii="Calibri" w:eastAsia="Times New Roman" w:hAnsi="Calibri" w:cs="Calibri"/>
                  <w:color w:val="000000"/>
                  <w:lang w:eastAsia="en-AU"/>
                </w:rPr>
                <w:t>Chainage 5402</w:t>
              </w:r>
            </w:ins>
          </w:p>
        </w:tc>
        <w:tc>
          <w:tcPr>
            <w:tcW w:w="764" w:type="pct"/>
            <w:noWrap/>
            <w:hideMark/>
          </w:tcPr>
          <w:p w:rsidR="00110C18" w:rsidRPr="0056388D" w:rsidRDefault="00110C18" w:rsidP="00063728">
            <w:pPr>
              <w:jc w:val="right"/>
              <w:rPr>
                <w:ins w:id="26630" w:author="KIM, Jason" w:date="2019-04-02T13:39:00Z"/>
                <w:rFonts w:ascii="Calibri" w:eastAsia="Times New Roman" w:hAnsi="Calibri" w:cs="Calibri"/>
                <w:color w:val="000000"/>
                <w:lang w:eastAsia="en-AU"/>
              </w:rPr>
            </w:pPr>
            <w:ins w:id="26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32" w:author="KIM, Jason" w:date="2019-04-02T13:39:00Z"/>
        </w:trPr>
        <w:tc>
          <w:tcPr>
            <w:tcW w:w="708" w:type="pct"/>
            <w:vMerge/>
            <w:hideMark/>
          </w:tcPr>
          <w:p w:rsidR="00110C18" w:rsidRPr="0056388D" w:rsidRDefault="00110C18" w:rsidP="00063728">
            <w:pPr>
              <w:rPr>
                <w:ins w:id="266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34" w:author="KIM, Jason" w:date="2019-04-02T13:39:00Z"/>
                <w:rFonts w:ascii="Calibri" w:eastAsia="Times New Roman" w:hAnsi="Calibri" w:cs="Calibri"/>
                <w:color w:val="000000"/>
                <w:lang w:eastAsia="en-AU"/>
              </w:rPr>
            </w:pPr>
            <w:ins w:id="26635"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36" w:author="KIM, Jason" w:date="2019-04-02T13:39:00Z"/>
                <w:rFonts w:ascii="Calibri" w:eastAsia="Times New Roman" w:hAnsi="Calibri" w:cs="Calibri"/>
                <w:color w:val="000000"/>
                <w:lang w:eastAsia="en-AU"/>
              </w:rPr>
            </w:pPr>
            <w:ins w:id="2663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38" w:author="KIM, Jason" w:date="2019-04-02T13:39:00Z"/>
                <w:rFonts w:ascii="Calibri" w:eastAsia="Times New Roman" w:hAnsi="Calibri" w:cs="Calibri"/>
                <w:color w:val="000000"/>
                <w:lang w:eastAsia="en-AU"/>
              </w:rPr>
            </w:pPr>
            <w:ins w:id="26639" w:author="KIM, Jason" w:date="2019-04-02T13:39:00Z">
              <w:r w:rsidRPr="0056388D">
                <w:rPr>
                  <w:rFonts w:ascii="Calibri" w:eastAsia="Times New Roman" w:hAnsi="Calibri" w:cs="Calibri"/>
                  <w:color w:val="000000"/>
                  <w:lang w:eastAsia="en-AU"/>
                </w:rPr>
                <w:t>LLN1389</w:t>
              </w:r>
            </w:ins>
          </w:p>
        </w:tc>
        <w:tc>
          <w:tcPr>
            <w:tcW w:w="933" w:type="pct"/>
            <w:noWrap/>
            <w:hideMark/>
          </w:tcPr>
          <w:p w:rsidR="00110C18" w:rsidRPr="0056388D" w:rsidRDefault="00110C18" w:rsidP="00063728">
            <w:pPr>
              <w:rPr>
                <w:ins w:id="26640" w:author="KIM, Jason" w:date="2019-04-02T13:39:00Z"/>
                <w:rFonts w:ascii="Calibri" w:eastAsia="Times New Roman" w:hAnsi="Calibri" w:cs="Calibri"/>
                <w:color w:val="000000"/>
                <w:lang w:eastAsia="en-AU"/>
              </w:rPr>
            </w:pPr>
            <w:ins w:id="266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42" w:author="KIM, Jason" w:date="2019-04-02T13:39:00Z"/>
                <w:rFonts w:ascii="Calibri" w:eastAsia="Times New Roman" w:hAnsi="Calibri" w:cs="Calibri"/>
                <w:color w:val="000000"/>
                <w:lang w:eastAsia="en-AU"/>
              </w:rPr>
            </w:pPr>
            <w:ins w:id="26643" w:author="KIM, Jason" w:date="2019-04-02T13:39:00Z">
              <w:r w:rsidRPr="0056388D">
                <w:rPr>
                  <w:rFonts w:ascii="Calibri" w:eastAsia="Times New Roman" w:hAnsi="Calibri" w:cs="Calibri"/>
                  <w:color w:val="000000"/>
                  <w:lang w:eastAsia="en-AU"/>
                </w:rPr>
                <w:t>Chainage 5412</w:t>
              </w:r>
            </w:ins>
          </w:p>
        </w:tc>
        <w:tc>
          <w:tcPr>
            <w:tcW w:w="764" w:type="pct"/>
            <w:noWrap/>
            <w:hideMark/>
          </w:tcPr>
          <w:p w:rsidR="00110C18" w:rsidRPr="0056388D" w:rsidRDefault="00110C18" w:rsidP="00063728">
            <w:pPr>
              <w:jc w:val="right"/>
              <w:rPr>
                <w:ins w:id="26644" w:author="KIM, Jason" w:date="2019-04-02T13:39:00Z"/>
                <w:rFonts w:ascii="Calibri" w:eastAsia="Times New Roman" w:hAnsi="Calibri" w:cs="Calibri"/>
                <w:color w:val="000000"/>
                <w:lang w:eastAsia="en-AU"/>
              </w:rPr>
            </w:pPr>
            <w:ins w:id="26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46" w:author="KIM, Jason" w:date="2019-04-02T13:39:00Z"/>
        </w:trPr>
        <w:tc>
          <w:tcPr>
            <w:tcW w:w="708" w:type="pct"/>
            <w:vMerge/>
            <w:hideMark/>
          </w:tcPr>
          <w:p w:rsidR="00110C18" w:rsidRPr="0056388D" w:rsidRDefault="00110C18" w:rsidP="00063728">
            <w:pPr>
              <w:rPr>
                <w:ins w:id="266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48" w:author="KIM, Jason" w:date="2019-04-02T13:39:00Z"/>
                <w:rFonts w:ascii="Calibri" w:eastAsia="Times New Roman" w:hAnsi="Calibri" w:cs="Calibri"/>
                <w:color w:val="000000"/>
                <w:lang w:eastAsia="en-AU"/>
              </w:rPr>
            </w:pPr>
            <w:ins w:id="26649"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50" w:author="KIM, Jason" w:date="2019-04-02T13:39:00Z"/>
                <w:rFonts w:ascii="Calibri" w:eastAsia="Times New Roman" w:hAnsi="Calibri" w:cs="Calibri"/>
                <w:color w:val="000000"/>
                <w:lang w:eastAsia="en-AU"/>
              </w:rPr>
            </w:pPr>
            <w:ins w:id="2665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52" w:author="KIM, Jason" w:date="2019-04-02T13:39:00Z"/>
                <w:rFonts w:ascii="Calibri" w:eastAsia="Times New Roman" w:hAnsi="Calibri" w:cs="Calibri"/>
                <w:color w:val="000000"/>
                <w:lang w:eastAsia="en-AU"/>
              </w:rPr>
            </w:pPr>
            <w:ins w:id="26653" w:author="KIM, Jason" w:date="2019-04-02T13:39:00Z">
              <w:r w:rsidRPr="0056388D">
                <w:rPr>
                  <w:rFonts w:ascii="Calibri" w:eastAsia="Times New Roman" w:hAnsi="Calibri" w:cs="Calibri"/>
                  <w:color w:val="000000"/>
                  <w:lang w:eastAsia="en-AU"/>
                </w:rPr>
                <w:t>LLN1390</w:t>
              </w:r>
            </w:ins>
          </w:p>
        </w:tc>
        <w:tc>
          <w:tcPr>
            <w:tcW w:w="933" w:type="pct"/>
            <w:noWrap/>
            <w:hideMark/>
          </w:tcPr>
          <w:p w:rsidR="00110C18" w:rsidRPr="0056388D" w:rsidRDefault="00110C18" w:rsidP="00063728">
            <w:pPr>
              <w:rPr>
                <w:ins w:id="26654" w:author="KIM, Jason" w:date="2019-04-02T13:39:00Z"/>
                <w:rFonts w:ascii="Calibri" w:eastAsia="Times New Roman" w:hAnsi="Calibri" w:cs="Calibri"/>
                <w:color w:val="000000"/>
                <w:lang w:eastAsia="en-AU"/>
              </w:rPr>
            </w:pPr>
            <w:ins w:id="266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56" w:author="KIM, Jason" w:date="2019-04-02T13:39:00Z"/>
                <w:rFonts w:ascii="Calibri" w:eastAsia="Times New Roman" w:hAnsi="Calibri" w:cs="Calibri"/>
                <w:color w:val="000000"/>
                <w:lang w:eastAsia="en-AU"/>
              </w:rPr>
            </w:pPr>
            <w:ins w:id="26657" w:author="KIM, Jason" w:date="2019-04-02T13:39:00Z">
              <w:r w:rsidRPr="0056388D">
                <w:rPr>
                  <w:rFonts w:ascii="Calibri" w:eastAsia="Times New Roman" w:hAnsi="Calibri" w:cs="Calibri"/>
                  <w:color w:val="000000"/>
                  <w:lang w:eastAsia="en-AU"/>
                </w:rPr>
                <w:t>Chainage 5422</w:t>
              </w:r>
            </w:ins>
          </w:p>
        </w:tc>
        <w:tc>
          <w:tcPr>
            <w:tcW w:w="764" w:type="pct"/>
            <w:noWrap/>
            <w:hideMark/>
          </w:tcPr>
          <w:p w:rsidR="00110C18" w:rsidRPr="0056388D" w:rsidRDefault="00110C18" w:rsidP="00063728">
            <w:pPr>
              <w:jc w:val="right"/>
              <w:rPr>
                <w:ins w:id="26658" w:author="KIM, Jason" w:date="2019-04-02T13:39:00Z"/>
                <w:rFonts w:ascii="Calibri" w:eastAsia="Times New Roman" w:hAnsi="Calibri" w:cs="Calibri"/>
                <w:color w:val="000000"/>
                <w:lang w:eastAsia="en-AU"/>
              </w:rPr>
            </w:pPr>
            <w:ins w:id="266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60" w:author="KIM, Jason" w:date="2019-04-02T13:39:00Z"/>
        </w:trPr>
        <w:tc>
          <w:tcPr>
            <w:tcW w:w="708" w:type="pct"/>
            <w:vMerge/>
            <w:hideMark/>
          </w:tcPr>
          <w:p w:rsidR="00110C18" w:rsidRPr="0056388D" w:rsidRDefault="00110C18" w:rsidP="00063728">
            <w:pPr>
              <w:rPr>
                <w:ins w:id="266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62" w:author="KIM, Jason" w:date="2019-04-02T13:39:00Z"/>
                <w:rFonts w:ascii="Calibri" w:eastAsia="Times New Roman" w:hAnsi="Calibri" w:cs="Calibri"/>
                <w:color w:val="000000"/>
                <w:lang w:eastAsia="en-AU"/>
              </w:rPr>
            </w:pPr>
            <w:ins w:id="26663"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64" w:author="KIM, Jason" w:date="2019-04-02T13:39:00Z"/>
                <w:rFonts w:ascii="Calibri" w:eastAsia="Times New Roman" w:hAnsi="Calibri" w:cs="Calibri"/>
                <w:color w:val="000000"/>
                <w:lang w:eastAsia="en-AU"/>
              </w:rPr>
            </w:pPr>
            <w:ins w:id="2666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66" w:author="KIM, Jason" w:date="2019-04-02T13:39:00Z"/>
                <w:rFonts w:ascii="Calibri" w:eastAsia="Times New Roman" w:hAnsi="Calibri" w:cs="Calibri"/>
                <w:color w:val="000000"/>
                <w:lang w:eastAsia="en-AU"/>
              </w:rPr>
            </w:pPr>
            <w:ins w:id="26667" w:author="KIM, Jason" w:date="2019-04-02T13:39:00Z">
              <w:r w:rsidRPr="0056388D">
                <w:rPr>
                  <w:rFonts w:ascii="Calibri" w:eastAsia="Times New Roman" w:hAnsi="Calibri" w:cs="Calibri"/>
                  <w:color w:val="000000"/>
                  <w:lang w:eastAsia="en-AU"/>
                </w:rPr>
                <w:t>LLN1391</w:t>
              </w:r>
            </w:ins>
          </w:p>
        </w:tc>
        <w:tc>
          <w:tcPr>
            <w:tcW w:w="933" w:type="pct"/>
            <w:noWrap/>
            <w:hideMark/>
          </w:tcPr>
          <w:p w:rsidR="00110C18" w:rsidRPr="0056388D" w:rsidRDefault="00110C18" w:rsidP="00063728">
            <w:pPr>
              <w:rPr>
                <w:ins w:id="26668" w:author="KIM, Jason" w:date="2019-04-02T13:39:00Z"/>
                <w:rFonts w:ascii="Calibri" w:eastAsia="Times New Roman" w:hAnsi="Calibri" w:cs="Calibri"/>
                <w:color w:val="000000"/>
                <w:lang w:eastAsia="en-AU"/>
              </w:rPr>
            </w:pPr>
            <w:ins w:id="266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70" w:author="KIM, Jason" w:date="2019-04-02T13:39:00Z"/>
                <w:rFonts w:ascii="Calibri" w:eastAsia="Times New Roman" w:hAnsi="Calibri" w:cs="Calibri"/>
                <w:color w:val="000000"/>
                <w:lang w:eastAsia="en-AU"/>
              </w:rPr>
            </w:pPr>
            <w:ins w:id="26671" w:author="KIM, Jason" w:date="2019-04-02T13:39:00Z">
              <w:r w:rsidRPr="0056388D">
                <w:rPr>
                  <w:rFonts w:ascii="Calibri" w:eastAsia="Times New Roman" w:hAnsi="Calibri" w:cs="Calibri"/>
                  <w:color w:val="000000"/>
                  <w:lang w:eastAsia="en-AU"/>
                </w:rPr>
                <w:t>Chainage 5432</w:t>
              </w:r>
            </w:ins>
          </w:p>
        </w:tc>
        <w:tc>
          <w:tcPr>
            <w:tcW w:w="764" w:type="pct"/>
            <w:noWrap/>
            <w:hideMark/>
          </w:tcPr>
          <w:p w:rsidR="00110C18" w:rsidRPr="0056388D" w:rsidRDefault="00110C18" w:rsidP="00063728">
            <w:pPr>
              <w:jc w:val="right"/>
              <w:rPr>
                <w:ins w:id="26672" w:author="KIM, Jason" w:date="2019-04-02T13:39:00Z"/>
                <w:rFonts w:ascii="Calibri" w:eastAsia="Times New Roman" w:hAnsi="Calibri" w:cs="Calibri"/>
                <w:color w:val="000000"/>
                <w:lang w:eastAsia="en-AU"/>
              </w:rPr>
            </w:pPr>
            <w:ins w:id="266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74" w:author="KIM, Jason" w:date="2019-04-02T13:39:00Z"/>
        </w:trPr>
        <w:tc>
          <w:tcPr>
            <w:tcW w:w="708" w:type="pct"/>
            <w:vMerge/>
            <w:hideMark/>
          </w:tcPr>
          <w:p w:rsidR="00110C18" w:rsidRPr="0056388D" w:rsidRDefault="00110C18" w:rsidP="00063728">
            <w:pPr>
              <w:rPr>
                <w:ins w:id="266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76" w:author="KIM, Jason" w:date="2019-04-02T13:39:00Z"/>
                <w:rFonts w:ascii="Calibri" w:eastAsia="Times New Roman" w:hAnsi="Calibri" w:cs="Calibri"/>
                <w:color w:val="000000"/>
                <w:lang w:eastAsia="en-AU"/>
              </w:rPr>
            </w:pPr>
            <w:ins w:id="26677"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78" w:author="KIM, Jason" w:date="2019-04-02T13:39:00Z"/>
                <w:rFonts w:ascii="Calibri" w:eastAsia="Times New Roman" w:hAnsi="Calibri" w:cs="Calibri"/>
                <w:color w:val="000000"/>
                <w:lang w:eastAsia="en-AU"/>
              </w:rPr>
            </w:pPr>
            <w:ins w:id="2667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80" w:author="KIM, Jason" w:date="2019-04-02T13:39:00Z"/>
                <w:rFonts w:ascii="Calibri" w:eastAsia="Times New Roman" w:hAnsi="Calibri" w:cs="Calibri"/>
                <w:color w:val="000000"/>
                <w:lang w:eastAsia="en-AU"/>
              </w:rPr>
            </w:pPr>
            <w:ins w:id="26681" w:author="KIM, Jason" w:date="2019-04-02T13:39:00Z">
              <w:r w:rsidRPr="0056388D">
                <w:rPr>
                  <w:rFonts w:ascii="Calibri" w:eastAsia="Times New Roman" w:hAnsi="Calibri" w:cs="Calibri"/>
                  <w:color w:val="000000"/>
                  <w:lang w:eastAsia="en-AU"/>
                </w:rPr>
                <w:t>LLN1392</w:t>
              </w:r>
            </w:ins>
          </w:p>
        </w:tc>
        <w:tc>
          <w:tcPr>
            <w:tcW w:w="933" w:type="pct"/>
            <w:noWrap/>
            <w:hideMark/>
          </w:tcPr>
          <w:p w:rsidR="00110C18" w:rsidRPr="0056388D" w:rsidRDefault="00110C18" w:rsidP="00063728">
            <w:pPr>
              <w:rPr>
                <w:ins w:id="26682" w:author="KIM, Jason" w:date="2019-04-02T13:39:00Z"/>
                <w:rFonts w:ascii="Calibri" w:eastAsia="Times New Roman" w:hAnsi="Calibri" w:cs="Calibri"/>
                <w:color w:val="000000"/>
                <w:lang w:eastAsia="en-AU"/>
              </w:rPr>
            </w:pPr>
            <w:ins w:id="266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84" w:author="KIM, Jason" w:date="2019-04-02T13:39:00Z"/>
                <w:rFonts w:ascii="Calibri" w:eastAsia="Times New Roman" w:hAnsi="Calibri" w:cs="Calibri"/>
                <w:color w:val="000000"/>
                <w:lang w:eastAsia="en-AU"/>
              </w:rPr>
            </w:pPr>
            <w:ins w:id="26685" w:author="KIM, Jason" w:date="2019-04-02T13:39:00Z">
              <w:r w:rsidRPr="0056388D">
                <w:rPr>
                  <w:rFonts w:ascii="Calibri" w:eastAsia="Times New Roman" w:hAnsi="Calibri" w:cs="Calibri"/>
                  <w:color w:val="000000"/>
                  <w:lang w:eastAsia="en-AU"/>
                </w:rPr>
                <w:t>Chainage 5441</w:t>
              </w:r>
            </w:ins>
          </w:p>
        </w:tc>
        <w:tc>
          <w:tcPr>
            <w:tcW w:w="764" w:type="pct"/>
            <w:noWrap/>
            <w:hideMark/>
          </w:tcPr>
          <w:p w:rsidR="00110C18" w:rsidRPr="0056388D" w:rsidRDefault="00110C18" w:rsidP="00063728">
            <w:pPr>
              <w:jc w:val="right"/>
              <w:rPr>
                <w:ins w:id="26686" w:author="KIM, Jason" w:date="2019-04-02T13:39:00Z"/>
                <w:rFonts w:ascii="Calibri" w:eastAsia="Times New Roman" w:hAnsi="Calibri" w:cs="Calibri"/>
                <w:color w:val="000000"/>
                <w:lang w:eastAsia="en-AU"/>
              </w:rPr>
            </w:pPr>
            <w:ins w:id="266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88" w:author="KIM, Jason" w:date="2019-04-02T13:39:00Z"/>
        </w:trPr>
        <w:tc>
          <w:tcPr>
            <w:tcW w:w="708" w:type="pct"/>
            <w:vMerge/>
            <w:hideMark/>
          </w:tcPr>
          <w:p w:rsidR="00110C18" w:rsidRPr="0056388D" w:rsidRDefault="00110C18" w:rsidP="00063728">
            <w:pPr>
              <w:rPr>
                <w:ins w:id="266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90" w:author="KIM, Jason" w:date="2019-04-02T13:39:00Z"/>
                <w:rFonts w:ascii="Calibri" w:eastAsia="Times New Roman" w:hAnsi="Calibri" w:cs="Calibri"/>
                <w:color w:val="000000"/>
                <w:lang w:eastAsia="en-AU"/>
              </w:rPr>
            </w:pPr>
            <w:ins w:id="26691"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92" w:author="KIM, Jason" w:date="2019-04-02T13:39:00Z"/>
                <w:rFonts w:ascii="Calibri" w:eastAsia="Times New Roman" w:hAnsi="Calibri" w:cs="Calibri"/>
                <w:color w:val="000000"/>
                <w:lang w:eastAsia="en-AU"/>
              </w:rPr>
            </w:pPr>
            <w:ins w:id="2669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94" w:author="KIM, Jason" w:date="2019-04-02T13:39:00Z"/>
                <w:rFonts w:ascii="Calibri" w:eastAsia="Times New Roman" w:hAnsi="Calibri" w:cs="Calibri"/>
                <w:color w:val="000000"/>
                <w:lang w:eastAsia="en-AU"/>
              </w:rPr>
            </w:pPr>
            <w:ins w:id="26695" w:author="KIM, Jason" w:date="2019-04-02T13:39:00Z">
              <w:r w:rsidRPr="0056388D">
                <w:rPr>
                  <w:rFonts w:ascii="Calibri" w:eastAsia="Times New Roman" w:hAnsi="Calibri" w:cs="Calibri"/>
                  <w:color w:val="000000"/>
                  <w:lang w:eastAsia="en-AU"/>
                </w:rPr>
                <w:t>LLN1393</w:t>
              </w:r>
            </w:ins>
          </w:p>
        </w:tc>
        <w:tc>
          <w:tcPr>
            <w:tcW w:w="933" w:type="pct"/>
            <w:noWrap/>
            <w:hideMark/>
          </w:tcPr>
          <w:p w:rsidR="00110C18" w:rsidRPr="0056388D" w:rsidRDefault="00110C18" w:rsidP="00063728">
            <w:pPr>
              <w:rPr>
                <w:ins w:id="26696" w:author="KIM, Jason" w:date="2019-04-02T13:39:00Z"/>
                <w:rFonts w:ascii="Calibri" w:eastAsia="Times New Roman" w:hAnsi="Calibri" w:cs="Calibri"/>
                <w:color w:val="000000"/>
                <w:lang w:eastAsia="en-AU"/>
              </w:rPr>
            </w:pPr>
            <w:ins w:id="266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98" w:author="KIM, Jason" w:date="2019-04-02T13:39:00Z"/>
                <w:rFonts w:ascii="Calibri" w:eastAsia="Times New Roman" w:hAnsi="Calibri" w:cs="Calibri"/>
                <w:color w:val="000000"/>
                <w:lang w:eastAsia="en-AU"/>
              </w:rPr>
            </w:pPr>
            <w:ins w:id="26699" w:author="KIM, Jason" w:date="2019-04-02T13:39:00Z">
              <w:r w:rsidRPr="0056388D">
                <w:rPr>
                  <w:rFonts w:ascii="Calibri" w:eastAsia="Times New Roman" w:hAnsi="Calibri" w:cs="Calibri"/>
                  <w:color w:val="000000"/>
                  <w:lang w:eastAsia="en-AU"/>
                </w:rPr>
                <w:t>Chainage 5451</w:t>
              </w:r>
            </w:ins>
          </w:p>
        </w:tc>
        <w:tc>
          <w:tcPr>
            <w:tcW w:w="764" w:type="pct"/>
            <w:noWrap/>
            <w:hideMark/>
          </w:tcPr>
          <w:p w:rsidR="00110C18" w:rsidRPr="0056388D" w:rsidRDefault="00110C18" w:rsidP="00063728">
            <w:pPr>
              <w:jc w:val="right"/>
              <w:rPr>
                <w:ins w:id="26700" w:author="KIM, Jason" w:date="2019-04-02T13:39:00Z"/>
                <w:rFonts w:ascii="Calibri" w:eastAsia="Times New Roman" w:hAnsi="Calibri" w:cs="Calibri"/>
                <w:color w:val="000000"/>
                <w:lang w:eastAsia="en-AU"/>
              </w:rPr>
            </w:pPr>
            <w:ins w:id="267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02" w:author="KIM, Jason" w:date="2019-04-02T13:39:00Z"/>
        </w:trPr>
        <w:tc>
          <w:tcPr>
            <w:tcW w:w="708" w:type="pct"/>
            <w:vMerge/>
            <w:hideMark/>
          </w:tcPr>
          <w:p w:rsidR="00110C18" w:rsidRPr="0056388D" w:rsidRDefault="00110C18" w:rsidP="00063728">
            <w:pPr>
              <w:rPr>
                <w:ins w:id="267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04" w:author="KIM, Jason" w:date="2019-04-02T13:39:00Z"/>
                <w:rFonts w:ascii="Calibri" w:eastAsia="Times New Roman" w:hAnsi="Calibri" w:cs="Calibri"/>
                <w:color w:val="000000"/>
                <w:lang w:eastAsia="en-AU"/>
              </w:rPr>
            </w:pPr>
            <w:ins w:id="26705"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06" w:author="KIM, Jason" w:date="2019-04-02T13:39:00Z"/>
                <w:rFonts w:ascii="Calibri" w:eastAsia="Times New Roman" w:hAnsi="Calibri" w:cs="Calibri"/>
                <w:color w:val="000000"/>
                <w:lang w:eastAsia="en-AU"/>
              </w:rPr>
            </w:pPr>
            <w:ins w:id="2670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08" w:author="KIM, Jason" w:date="2019-04-02T13:39:00Z"/>
                <w:rFonts w:ascii="Calibri" w:eastAsia="Times New Roman" w:hAnsi="Calibri" w:cs="Calibri"/>
                <w:color w:val="000000"/>
                <w:lang w:eastAsia="en-AU"/>
              </w:rPr>
            </w:pPr>
            <w:ins w:id="26709" w:author="KIM, Jason" w:date="2019-04-02T13:39:00Z">
              <w:r w:rsidRPr="0056388D">
                <w:rPr>
                  <w:rFonts w:ascii="Calibri" w:eastAsia="Times New Roman" w:hAnsi="Calibri" w:cs="Calibri"/>
                  <w:color w:val="000000"/>
                  <w:lang w:eastAsia="en-AU"/>
                </w:rPr>
                <w:t>LLN1394</w:t>
              </w:r>
            </w:ins>
          </w:p>
        </w:tc>
        <w:tc>
          <w:tcPr>
            <w:tcW w:w="933" w:type="pct"/>
            <w:noWrap/>
            <w:hideMark/>
          </w:tcPr>
          <w:p w:rsidR="00110C18" w:rsidRPr="0056388D" w:rsidRDefault="00110C18" w:rsidP="00063728">
            <w:pPr>
              <w:rPr>
                <w:ins w:id="26710" w:author="KIM, Jason" w:date="2019-04-02T13:39:00Z"/>
                <w:rFonts w:ascii="Calibri" w:eastAsia="Times New Roman" w:hAnsi="Calibri" w:cs="Calibri"/>
                <w:color w:val="000000"/>
                <w:lang w:eastAsia="en-AU"/>
              </w:rPr>
            </w:pPr>
            <w:ins w:id="267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12" w:author="KIM, Jason" w:date="2019-04-02T13:39:00Z"/>
                <w:rFonts w:ascii="Calibri" w:eastAsia="Times New Roman" w:hAnsi="Calibri" w:cs="Calibri"/>
                <w:color w:val="000000"/>
                <w:lang w:eastAsia="en-AU"/>
              </w:rPr>
            </w:pPr>
            <w:ins w:id="26713" w:author="KIM, Jason" w:date="2019-04-02T13:39:00Z">
              <w:r w:rsidRPr="0056388D">
                <w:rPr>
                  <w:rFonts w:ascii="Calibri" w:eastAsia="Times New Roman" w:hAnsi="Calibri" w:cs="Calibri"/>
                  <w:color w:val="000000"/>
                  <w:lang w:eastAsia="en-AU"/>
                </w:rPr>
                <w:t>Chainage 5460</w:t>
              </w:r>
            </w:ins>
          </w:p>
        </w:tc>
        <w:tc>
          <w:tcPr>
            <w:tcW w:w="764" w:type="pct"/>
            <w:noWrap/>
            <w:hideMark/>
          </w:tcPr>
          <w:p w:rsidR="00110C18" w:rsidRPr="0056388D" w:rsidRDefault="00110C18" w:rsidP="00063728">
            <w:pPr>
              <w:jc w:val="right"/>
              <w:rPr>
                <w:ins w:id="26714" w:author="KIM, Jason" w:date="2019-04-02T13:39:00Z"/>
                <w:rFonts w:ascii="Calibri" w:eastAsia="Times New Roman" w:hAnsi="Calibri" w:cs="Calibri"/>
                <w:color w:val="000000"/>
                <w:lang w:eastAsia="en-AU"/>
              </w:rPr>
            </w:pPr>
            <w:ins w:id="267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16" w:author="KIM, Jason" w:date="2019-04-02T13:39:00Z"/>
        </w:trPr>
        <w:tc>
          <w:tcPr>
            <w:tcW w:w="708" w:type="pct"/>
            <w:vMerge/>
            <w:hideMark/>
          </w:tcPr>
          <w:p w:rsidR="00110C18" w:rsidRPr="0056388D" w:rsidRDefault="00110C18" w:rsidP="00063728">
            <w:pPr>
              <w:rPr>
                <w:ins w:id="267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18" w:author="KIM, Jason" w:date="2019-04-02T13:39:00Z"/>
                <w:rFonts w:ascii="Calibri" w:eastAsia="Times New Roman" w:hAnsi="Calibri" w:cs="Calibri"/>
                <w:color w:val="000000"/>
                <w:lang w:eastAsia="en-AU"/>
              </w:rPr>
            </w:pPr>
            <w:ins w:id="26719"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20" w:author="KIM, Jason" w:date="2019-04-02T13:39:00Z"/>
                <w:rFonts w:ascii="Calibri" w:eastAsia="Times New Roman" w:hAnsi="Calibri" w:cs="Calibri"/>
                <w:color w:val="000000"/>
                <w:lang w:eastAsia="en-AU"/>
              </w:rPr>
            </w:pPr>
            <w:ins w:id="2672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22" w:author="KIM, Jason" w:date="2019-04-02T13:39:00Z"/>
                <w:rFonts w:ascii="Calibri" w:eastAsia="Times New Roman" w:hAnsi="Calibri" w:cs="Calibri"/>
                <w:color w:val="000000"/>
                <w:lang w:eastAsia="en-AU"/>
              </w:rPr>
            </w:pPr>
            <w:ins w:id="26723" w:author="KIM, Jason" w:date="2019-04-02T13:39:00Z">
              <w:r w:rsidRPr="0056388D">
                <w:rPr>
                  <w:rFonts w:ascii="Calibri" w:eastAsia="Times New Roman" w:hAnsi="Calibri" w:cs="Calibri"/>
                  <w:color w:val="000000"/>
                  <w:lang w:eastAsia="en-AU"/>
                </w:rPr>
                <w:t>LLN1395</w:t>
              </w:r>
            </w:ins>
          </w:p>
        </w:tc>
        <w:tc>
          <w:tcPr>
            <w:tcW w:w="933" w:type="pct"/>
            <w:noWrap/>
            <w:hideMark/>
          </w:tcPr>
          <w:p w:rsidR="00110C18" w:rsidRPr="0056388D" w:rsidRDefault="00110C18" w:rsidP="00063728">
            <w:pPr>
              <w:rPr>
                <w:ins w:id="26724" w:author="KIM, Jason" w:date="2019-04-02T13:39:00Z"/>
                <w:rFonts w:ascii="Calibri" w:eastAsia="Times New Roman" w:hAnsi="Calibri" w:cs="Calibri"/>
                <w:color w:val="000000"/>
                <w:lang w:eastAsia="en-AU"/>
              </w:rPr>
            </w:pPr>
            <w:ins w:id="267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26" w:author="KIM, Jason" w:date="2019-04-02T13:39:00Z"/>
                <w:rFonts w:ascii="Calibri" w:eastAsia="Times New Roman" w:hAnsi="Calibri" w:cs="Calibri"/>
                <w:color w:val="000000"/>
                <w:lang w:eastAsia="en-AU"/>
              </w:rPr>
            </w:pPr>
            <w:ins w:id="26727" w:author="KIM, Jason" w:date="2019-04-02T13:39:00Z">
              <w:r w:rsidRPr="0056388D">
                <w:rPr>
                  <w:rFonts w:ascii="Calibri" w:eastAsia="Times New Roman" w:hAnsi="Calibri" w:cs="Calibri"/>
                  <w:color w:val="000000"/>
                  <w:lang w:eastAsia="en-AU"/>
                </w:rPr>
                <w:t>Chainage 5470</w:t>
              </w:r>
            </w:ins>
          </w:p>
        </w:tc>
        <w:tc>
          <w:tcPr>
            <w:tcW w:w="764" w:type="pct"/>
            <w:noWrap/>
            <w:hideMark/>
          </w:tcPr>
          <w:p w:rsidR="00110C18" w:rsidRPr="0056388D" w:rsidRDefault="00110C18" w:rsidP="00063728">
            <w:pPr>
              <w:jc w:val="right"/>
              <w:rPr>
                <w:ins w:id="26728" w:author="KIM, Jason" w:date="2019-04-02T13:39:00Z"/>
                <w:rFonts w:ascii="Calibri" w:eastAsia="Times New Roman" w:hAnsi="Calibri" w:cs="Calibri"/>
                <w:color w:val="000000"/>
                <w:lang w:eastAsia="en-AU"/>
              </w:rPr>
            </w:pPr>
            <w:ins w:id="267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30" w:author="KIM, Jason" w:date="2019-04-02T13:39:00Z"/>
        </w:trPr>
        <w:tc>
          <w:tcPr>
            <w:tcW w:w="708" w:type="pct"/>
            <w:vMerge/>
            <w:hideMark/>
          </w:tcPr>
          <w:p w:rsidR="00110C18" w:rsidRPr="0056388D" w:rsidRDefault="00110C18" w:rsidP="00063728">
            <w:pPr>
              <w:rPr>
                <w:ins w:id="267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32" w:author="KIM, Jason" w:date="2019-04-02T13:39:00Z"/>
                <w:rFonts w:ascii="Calibri" w:eastAsia="Times New Roman" w:hAnsi="Calibri" w:cs="Calibri"/>
                <w:color w:val="000000"/>
                <w:lang w:eastAsia="en-AU"/>
              </w:rPr>
            </w:pPr>
            <w:ins w:id="26733"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34" w:author="KIM, Jason" w:date="2019-04-02T13:39:00Z"/>
                <w:rFonts w:ascii="Calibri" w:eastAsia="Times New Roman" w:hAnsi="Calibri" w:cs="Calibri"/>
                <w:color w:val="000000"/>
                <w:lang w:eastAsia="en-AU"/>
              </w:rPr>
            </w:pPr>
            <w:ins w:id="2673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36" w:author="KIM, Jason" w:date="2019-04-02T13:39:00Z"/>
                <w:rFonts w:ascii="Calibri" w:eastAsia="Times New Roman" w:hAnsi="Calibri" w:cs="Calibri"/>
                <w:color w:val="000000"/>
                <w:lang w:eastAsia="en-AU"/>
              </w:rPr>
            </w:pPr>
            <w:ins w:id="26737" w:author="KIM, Jason" w:date="2019-04-02T13:39:00Z">
              <w:r w:rsidRPr="0056388D">
                <w:rPr>
                  <w:rFonts w:ascii="Calibri" w:eastAsia="Times New Roman" w:hAnsi="Calibri" w:cs="Calibri"/>
                  <w:color w:val="000000"/>
                  <w:lang w:eastAsia="en-AU"/>
                </w:rPr>
                <w:t>LLN1396</w:t>
              </w:r>
            </w:ins>
          </w:p>
        </w:tc>
        <w:tc>
          <w:tcPr>
            <w:tcW w:w="933" w:type="pct"/>
            <w:noWrap/>
            <w:hideMark/>
          </w:tcPr>
          <w:p w:rsidR="00110C18" w:rsidRPr="0056388D" w:rsidRDefault="00110C18" w:rsidP="00063728">
            <w:pPr>
              <w:rPr>
                <w:ins w:id="26738" w:author="KIM, Jason" w:date="2019-04-02T13:39:00Z"/>
                <w:rFonts w:ascii="Calibri" w:eastAsia="Times New Roman" w:hAnsi="Calibri" w:cs="Calibri"/>
                <w:color w:val="000000"/>
                <w:lang w:eastAsia="en-AU"/>
              </w:rPr>
            </w:pPr>
            <w:ins w:id="267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40" w:author="KIM, Jason" w:date="2019-04-02T13:39:00Z"/>
                <w:rFonts w:ascii="Calibri" w:eastAsia="Times New Roman" w:hAnsi="Calibri" w:cs="Calibri"/>
                <w:color w:val="000000"/>
                <w:lang w:eastAsia="en-AU"/>
              </w:rPr>
            </w:pPr>
            <w:ins w:id="26741" w:author="KIM, Jason" w:date="2019-04-02T13:39:00Z">
              <w:r w:rsidRPr="0056388D">
                <w:rPr>
                  <w:rFonts w:ascii="Calibri" w:eastAsia="Times New Roman" w:hAnsi="Calibri" w:cs="Calibri"/>
                  <w:color w:val="000000"/>
                  <w:lang w:eastAsia="en-AU"/>
                </w:rPr>
                <w:t>Chainage 5480</w:t>
              </w:r>
            </w:ins>
          </w:p>
        </w:tc>
        <w:tc>
          <w:tcPr>
            <w:tcW w:w="764" w:type="pct"/>
            <w:noWrap/>
            <w:hideMark/>
          </w:tcPr>
          <w:p w:rsidR="00110C18" w:rsidRPr="0056388D" w:rsidRDefault="00110C18" w:rsidP="00063728">
            <w:pPr>
              <w:jc w:val="right"/>
              <w:rPr>
                <w:ins w:id="26742" w:author="KIM, Jason" w:date="2019-04-02T13:39:00Z"/>
                <w:rFonts w:ascii="Calibri" w:eastAsia="Times New Roman" w:hAnsi="Calibri" w:cs="Calibri"/>
                <w:color w:val="000000"/>
                <w:lang w:eastAsia="en-AU"/>
              </w:rPr>
            </w:pPr>
            <w:ins w:id="267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44" w:author="KIM, Jason" w:date="2019-04-02T13:39:00Z"/>
        </w:trPr>
        <w:tc>
          <w:tcPr>
            <w:tcW w:w="708" w:type="pct"/>
            <w:vMerge w:val="restart"/>
            <w:noWrap/>
            <w:hideMark/>
          </w:tcPr>
          <w:p w:rsidR="00110C18" w:rsidRPr="0056388D" w:rsidRDefault="00110C18" w:rsidP="00063728">
            <w:pPr>
              <w:rPr>
                <w:ins w:id="26745" w:author="KIM, Jason" w:date="2019-04-02T13:39:00Z"/>
                <w:rFonts w:ascii="Calibri" w:eastAsia="Times New Roman" w:hAnsi="Calibri" w:cs="Calibri"/>
                <w:color w:val="000000"/>
                <w:lang w:eastAsia="en-AU"/>
              </w:rPr>
            </w:pPr>
            <w:ins w:id="26746" w:author="KIM, Jason" w:date="2019-04-02T13:39:00Z">
              <w:r w:rsidRPr="0056388D">
                <w:rPr>
                  <w:rFonts w:ascii="Calibri" w:eastAsia="Times New Roman" w:hAnsi="Calibri" w:cs="Calibri"/>
                  <w:color w:val="000000"/>
                  <w:lang w:eastAsia="en-AU"/>
                </w:rPr>
                <w:t>LLE38K61</w:t>
              </w:r>
            </w:ins>
          </w:p>
        </w:tc>
        <w:tc>
          <w:tcPr>
            <w:tcW w:w="605" w:type="pct"/>
            <w:noWrap/>
            <w:hideMark/>
          </w:tcPr>
          <w:p w:rsidR="00110C18" w:rsidRPr="0056388D" w:rsidRDefault="00110C18" w:rsidP="00063728">
            <w:pPr>
              <w:rPr>
                <w:ins w:id="26747" w:author="KIM, Jason" w:date="2019-04-02T13:39:00Z"/>
                <w:rFonts w:ascii="Calibri" w:eastAsia="Times New Roman" w:hAnsi="Calibri" w:cs="Calibri"/>
                <w:color w:val="000000"/>
                <w:lang w:eastAsia="en-AU"/>
              </w:rPr>
            </w:pPr>
            <w:ins w:id="26748"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49" w:author="KIM, Jason" w:date="2019-04-02T13:39:00Z"/>
                <w:rFonts w:ascii="Calibri" w:eastAsia="Times New Roman" w:hAnsi="Calibri" w:cs="Calibri"/>
                <w:color w:val="000000"/>
                <w:lang w:eastAsia="en-AU"/>
              </w:rPr>
            </w:pPr>
            <w:ins w:id="2675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51" w:author="KIM, Jason" w:date="2019-04-02T13:39:00Z"/>
                <w:rFonts w:ascii="Calibri" w:eastAsia="Times New Roman" w:hAnsi="Calibri" w:cs="Calibri"/>
                <w:color w:val="000000"/>
                <w:lang w:eastAsia="en-AU"/>
              </w:rPr>
            </w:pPr>
            <w:ins w:id="26752" w:author="KIM, Jason" w:date="2019-04-02T13:39:00Z">
              <w:r w:rsidRPr="0056388D">
                <w:rPr>
                  <w:rFonts w:ascii="Calibri" w:eastAsia="Times New Roman" w:hAnsi="Calibri" w:cs="Calibri"/>
                  <w:color w:val="000000"/>
                  <w:lang w:eastAsia="en-AU"/>
                </w:rPr>
                <w:t>LLN1375</w:t>
              </w:r>
            </w:ins>
          </w:p>
        </w:tc>
        <w:tc>
          <w:tcPr>
            <w:tcW w:w="933" w:type="pct"/>
            <w:noWrap/>
            <w:hideMark/>
          </w:tcPr>
          <w:p w:rsidR="00110C18" w:rsidRPr="0056388D" w:rsidRDefault="00110C18" w:rsidP="00063728">
            <w:pPr>
              <w:rPr>
                <w:ins w:id="26753" w:author="KIM, Jason" w:date="2019-04-02T13:39:00Z"/>
                <w:rFonts w:ascii="Calibri" w:eastAsia="Times New Roman" w:hAnsi="Calibri" w:cs="Calibri"/>
                <w:color w:val="000000"/>
                <w:lang w:eastAsia="en-AU"/>
              </w:rPr>
            </w:pPr>
            <w:ins w:id="267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55" w:author="KIM, Jason" w:date="2019-04-02T13:39:00Z"/>
                <w:rFonts w:ascii="Calibri" w:eastAsia="Times New Roman" w:hAnsi="Calibri" w:cs="Calibri"/>
                <w:color w:val="000000"/>
                <w:lang w:eastAsia="en-AU"/>
              </w:rPr>
            </w:pPr>
            <w:ins w:id="26756" w:author="KIM, Jason" w:date="2019-04-02T13:39:00Z">
              <w:r w:rsidRPr="0056388D">
                <w:rPr>
                  <w:rFonts w:ascii="Calibri" w:eastAsia="Times New Roman" w:hAnsi="Calibri" w:cs="Calibri"/>
                  <w:color w:val="000000"/>
                  <w:lang w:eastAsia="en-AU"/>
                </w:rPr>
                <w:t>Chainage 5263</w:t>
              </w:r>
            </w:ins>
          </w:p>
        </w:tc>
        <w:tc>
          <w:tcPr>
            <w:tcW w:w="764" w:type="pct"/>
            <w:noWrap/>
            <w:hideMark/>
          </w:tcPr>
          <w:p w:rsidR="00110C18" w:rsidRPr="0056388D" w:rsidRDefault="00110C18" w:rsidP="00063728">
            <w:pPr>
              <w:jc w:val="right"/>
              <w:rPr>
                <w:ins w:id="26757" w:author="KIM, Jason" w:date="2019-04-02T13:39:00Z"/>
                <w:rFonts w:ascii="Calibri" w:eastAsia="Times New Roman" w:hAnsi="Calibri" w:cs="Calibri"/>
                <w:color w:val="000000"/>
                <w:lang w:eastAsia="en-AU"/>
              </w:rPr>
            </w:pPr>
            <w:ins w:id="26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59" w:author="KIM, Jason" w:date="2019-04-02T13:39:00Z"/>
        </w:trPr>
        <w:tc>
          <w:tcPr>
            <w:tcW w:w="708" w:type="pct"/>
            <w:vMerge/>
            <w:hideMark/>
          </w:tcPr>
          <w:p w:rsidR="00110C18" w:rsidRPr="0056388D" w:rsidRDefault="00110C18" w:rsidP="00063728">
            <w:pPr>
              <w:rPr>
                <w:ins w:id="267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61" w:author="KIM, Jason" w:date="2019-04-02T13:39:00Z"/>
                <w:rFonts w:ascii="Calibri" w:eastAsia="Times New Roman" w:hAnsi="Calibri" w:cs="Calibri"/>
                <w:color w:val="000000"/>
                <w:lang w:eastAsia="en-AU"/>
              </w:rPr>
            </w:pPr>
            <w:ins w:id="26762"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63" w:author="KIM, Jason" w:date="2019-04-02T13:39:00Z"/>
                <w:rFonts w:ascii="Calibri" w:eastAsia="Times New Roman" w:hAnsi="Calibri" w:cs="Calibri"/>
                <w:color w:val="000000"/>
                <w:lang w:eastAsia="en-AU"/>
              </w:rPr>
            </w:pPr>
            <w:ins w:id="2676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65" w:author="KIM, Jason" w:date="2019-04-02T13:39:00Z"/>
                <w:rFonts w:ascii="Calibri" w:eastAsia="Times New Roman" w:hAnsi="Calibri" w:cs="Calibri"/>
                <w:color w:val="000000"/>
                <w:lang w:eastAsia="en-AU"/>
              </w:rPr>
            </w:pPr>
            <w:ins w:id="26766" w:author="KIM, Jason" w:date="2019-04-02T13:39:00Z">
              <w:r w:rsidRPr="0056388D">
                <w:rPr>
                  <w:rFonts w:ascii="Calibri" w:eastAsia="Times New Roman" w:hAnsi="Calibri" w:cs="Calibri"/>
                  <w:color w:val="000000"/>
                  <w:lang w:eastAsia="en-AU"/>
                </w:rPr>
                <w:t>LLN1376</w:t>
              </w:r>
            </w:ins>
          </w:p>
        </w:tc>
        <w:tc>
          <w:tcPr>
            <w:tcW w:w="933" w:type="pct"/>
            <w:noWrap/>
            <w:hideMark/>
          </w:tcPr>
          <w:p w:rsidR="00110C18" w:rsidRPr="0056388D" w:rsidRDefault="00110C18" w:rsidP="00063728">
            <w:pPr>
              <w:rPr>
                <w:ins w:id="26767" w:author="KIM, Jason" w:date="2019-04-02T13:39:00Z"/>
                <w:rFonts w:ascii="Calibri" w:eastAsia="Times New Roman" w:hAnsi="Calibri" w:cs="Calibri"/>
                <w:color w:val="000000"/>
                <w:lang w:eastAsia="en-AU"/>
              </w:rPr>
            </w:pPr>
            <w:ins w:id="267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69" w:author="KIM, Jason" w:date="2019-04-02T13:39:00Z"/>
                <w:rFonts w:ascii="Calibri" w:eastAsia="Times New Roman" w:hAnsi="Calibri" w:cs="Calibri"/>
                <w:color w:val="000000"/>
                <w:lang w:eastAsia="en-AU"/>
              </w:rPr>
            </w:pPr>
            <w:ins w:id="26770" w:author="KIM, Jason" w:date="2019-04-02T13:39:00Z">
              <w:r w:rsidRPr="0056388D">
                <w:rPr>
                  <w:rFonts w:ascii="Calibri" w:eastAsia="Times New Roman" w:hAnsi="Calibri" w:cs="Calibri"/>
                  <w:color w:val="000000"/>
                  <w:lang w:eastAsia="en-AU"/>
                </w:rPr>
                <w:t>Chainage 5273</w:t>
              </w:r>
            </w:ins>
          </w:p>
        </w:tc>
        <w:tc>
          <w:tcPr>
            <w:tcW w:w="764" w:type="pct"/>
            <w:noWrap/>
            <w:hideMark/>
          </w:tcPr>
          <w:p w:rsidR="00110C18" w:rsidRPr="0056388D" w:rsidRDefault="00110C18" w:rsidP="00063728">
            <w:pPr>
              <w:jc w:val="right"/>
              <w:rPr>
                <w:ins w:id="26771" w:author="KIM, Jason" w:date="2019-04-02T13:39:00Z"/>
                <w:rFonts w:ascii="Calibri" w:eastAsia="Times New Roman" w:hAnsi="Calibri" w:cs="Calibri"/>
                <w:color w:val="000000"/>
                <w:lang w:eastAsia="en-AU"/>
              </w:rPr>
            </w:pPr>
            <w:ins w:id="26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73" w:author="KIM, Jason" w:date="2019-04-02T13:39:00Z"/>
        </w:trPr>
        <w:tc>
          <w:tcPr>
            <w:tcW w:w="708" w:type="pct"/>
            <w:vMerge/>
            <w:hideMark/>
          </w:tcPr>
          <w:p w:rsidR="00110C18" w:rsidRPr="0056388D" w:rsidRDefault="00110C18" w:rsidP="00063728">
            <w:pPr>
              <w:rPr>
                <w:ins w:id="267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75" w:author="KIM, Jason" w:date="2019-04-02T13:39:00Z"/>
                <w:rFonts w:ascii="Calibri" w:eastAsia="Times New Roman" w:hAnsi="Calibri" w:cs="Calibri"/>
                <w:color w:val="000000"/>
                <w:lang w:eastAsia="en-AU"/>
              </w:rPr>
            </w:pPr>
            <w:ins w:id="26776"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77" w:author="KIM, Jason" w:date="2019-04-02T13:39:00Z"/>
                <w:rFonts w:ascii="Calibri" w:eastAsia="Times New Roman" w:hAnsi="Calibri" w:cs="Calibri"/>
                <w:color w:val="000000"/>
                <w:lang w:eastAsia="en-AU"/>
              </w:rPr>
            </w:pPr>
            <w:ins w:id="2677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79" w:author="KIM, Jason" w:date="2019-04-02T13:39:00Z"/>
                <w:rFonts w:ascii="Calibri" w:eastAsia="Times New Roman" w:hAnsi="Calibri" w:cs="Calibri"/>
                <w:color w:val="000000"/>
                <w:lang w:eastAsia="en-AU"/>
              </w:rPr>
            </w:pPr>
            <w:ins w:id="26780" w:author="KIM, Jason" w:date="2019-04-02T13:39:00Z">
              <w:r w:rsidRPr="0056388D">
                <w:rPr>
                  <w:rFonts w:ascii="Calibri" w:eastAsia="Times New Roman" w:hAnsi="Calibri" w:cs="Calibri"/>
                  <w:color w:val="000000"/>
                  <w:lang w:eastAsia="en-AU"/>
                </w:rPr>
                <w:t>LLN1377</w:t>
              </w:r>
            </w:ins>
          </w:p>
        </w:tc>
        <w:tc>
          <w:tcPr>
            <w:tcW w:w="933" w:type="pct"/>
            <w:noWrap/>
            <w:hideMark/>
          </w:tcPr>
          <w:p w:rsidR="00110C18" w:rsidRPr="0056388D" w:rsidRDefault="00110C18" w:rsidP="00063728">
            <w:pPr>
              <w:rPr>
                <w:ins w:id="26781" w:author="KIM, Jason" w:date="2019-04-02T13:39:00Z"/>
                <w:rFonts w:ascii="Calibri" w:eastAsia="Times New Roman" w:hAnsi="Calibri" w:cs="Calibri"/>
                <w:color w:val="000000"/>
                <w:lang w:eastAsia="en-AU"/>
              </w:rPr>
            </w:pPr>
            <w:ins w:id="267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83" w:author="KIM, Jason" w:date="2019-04-02T13:39:00Z"/>
                <w:rFonts w:ascii="Calibri" w:eastAsia="Times New Roman" w:hAnsi="Calibri" w:cs="Calibri"/>
                <w:color w:val="000000"/>
                <w:lang w:eastAsia="en-AU"/>
              </w:rPr>
            </w:pPr>
            <w:ins w:id="26784" w:author="KIM, Jason" w:date="2019-04-02T13:39:00Z">
              <w:r w:rsidRPr="0056388D">
                <w:rPr>
                  <w:rFonts w:ascii="Calibri" w:eastAsia="Times New Roman" w:hAnsi="Calibri" w:cs="Calibri"/>
                  <w:color w:val="000000"/>
                  <w:lang w:eastAsia="en-AU"/>
                </w:rPr>
                <w:t>Chainage 5282</w:t>
              </w:r>
            </w:ins>
          </w:p>
        </w:tc>
        <w:tc>
          <w:tcPr>
            <w:tcW w:w="764" w:type="pct"/>
            <w:noWrap/>
            <w:hideMark/>
          </w:tcPr>
          <w:p w:rsidR="00110C18" w:rsidRPr="0056388D" w:rsidRDefault="00110C18" w:rsidP="00063728">
            <w:pPr>
              <w:jc w:val="right"/>
              <w:rPr>
                <w:ins w:id="26785" w:author="KIM, Jason" w:date="2019-04-02T13:39:00Z"/>
                <w:rFonts w:ascii="Calibri" w:eastAsia="Times New Roman" w:hAnsi="Calibri" w:cs="Calibri"/>
                <w:color w:val="000000"/>
                <w:lang w:eastAsia="en-AU"/>
              </w:rPr>
            </w:pPr>
            <w:ins w:id="26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87" w:author="KIM, Jason" w:date="2019-04-02T13:39:00Z"/>
        </w:trPr>
        <w:tc>
          <w:tcPr>
            <w:tcW w:w="708" w:type="pct"/>
            <w:vMerge/>
            <w:hideMark/>
          </w:tcPr>
          <w:p w:rsidR="00110C18" w:rsidRPr="0056388D" w:rsidRDefault="00110C18" w:rsidP="00063728">
            <w:pPr>
              <w:rPr>
                <w:ins w:id="267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89" w:author="KIM, Jason" w:date="2019-04-02T13:39:00Z"/>
                <w:rFonts w:ascii="Calibri" w:eastAsia="Times New Roman" w:hAnsi="Calibri" w:cs="Calibri"/>
                <w:color w:val="000000"/>
                <w:lang w:eastAsia="en-AU"/>
              </w:rPr>
            </w:pPr>
            <w:ins w:id="26790"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91" w:author="KIM, Jason" w:date="2019-04-02T13:39:00Z"/>
                <w:rFonts w:ascii="Calibri" w:eastAsia="Times New Roman" w:hAnsi="Calibri" w:cs="Calibri"/>
                <w:color w:val="000000"/>
                <w:lang w:eastAsia="en-AU"/>
              </w:rPr>
            </w:pPr>
            <w:ins w:id="2679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93" w:author="KIM, Jason" w:date="2019-04-02T13:39:00Z"/>
                <w:rFonts w:ascii="Calibri" w:eastAsia="Times New Roman" w:hAnsi="Calibri" w:cs="Calibri"/>
                <w:color w:val="000000"/>
                <w:lang w:eastAsia="en-AU"/>
              </w:rPr>
            </w:pPr>
            <w:ins w:id="26794" w:author="KIM, Jason" w:date="2019-04-02T13:39:00Z">
              <w:r w:rsidRPr="0056388D">
                <w:rPr>
                  <w:rFonts w:ascii="Calibri" w:eastAsia="Times New Roman" w:hAnsi="Calibri" w:cs="Calibri"/>
                  <w:color w:val="000000"/>
                  <w:lang w:eastAsia="en-AU"/>
                </w:rPr>
                <w:t>LLN1378</w:t>
              </w:r>
            </w:ins>
          </w:p>
        </w:tc>
        <w:tc>
          <w:tcPr>
            <w:tcW w:w="933" w:type="pct"/>
            <w:noWrap/>
            <w:hideMark/>
          </w:tcPr>
          <w:p w:rsidR="00110C18" w:rsidRPr="0056388D" w:rsidRDefault="00110C18" w:rsidP="00063728">
            <w:pPr>
              <w:rPr>
                <w:ins w:id="26795" w:author="KIM, Jason" w:date="2019-04-02T13:39:00Z"/>
                <w:rFonts w:ascii="Calibri" w:eastAsia="Times New Roman" w:hAnsi="Calibri" w:cs="Calibri"/>
                <w:color w:val="000000"/>
                <w:lang w:eastAsia="en-AU"/>
              </w:rPr>
            </w:pPr>
            <w:ins w:id="267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97" w:author="KIM, Jason" w:date="2019-04-02T13:39:00Z"/>
                <w:rFonts w:ascii="Calibri" w:eastAsia="Times New Roman" w:hAnsi="Calibri" w:cs="Calibri"/>
                <w:color w:val="000000"/>
                <w:lang w:eastAsia="en-AU"/>
              </w:rPr>
            </w:pPr>
            <w:ins w:id="26798" w:author="KIM, Jason" w:date="2019-04-02T13:39:00Z">
              <w:r w:rsidRPr="0056388D">
                <w:rPr>
                  <w:rFonts w:ascii="Calibri" w:eastAsia="Times New Roman" w:hAnsi="Calibri" w:cs="Calibri"/>
                  <w:color w:val="000000"/>
                  <w:lang w:eastAsia="en-AU"/>
                </w:rPr>
                <w:t>Chainage 5292</w:t>
              </w:r>
            </w:ins>
          </w:p>
        </w:tc>
        <w:tc>
          <w:tcPr>
            <w:tcW w:w="764" w:type="pct"/>
            <w:noWrap/>
            <w:hideMark/>
          </w:tcPr>
          <w:p w:rsidR="00110C18" w:rsidRPr="0056388D" w:rsidRDefault="00110C18" w:rsidP="00063728">
            <w:pPr>
              <w:jc w:val="right"/>
              <w:rPr>
                <w:ins w:id="26799" w:author="KIM, Jason" w:date="2019-04-02T13:39:00Z"/>
                <w:rFonts w:ascii="Calibri" w:eastAsia="Times New Roman" w:hAnsi="Calibri" w:cs="Calibri"/>
                <w:color w:val="000000"/>
                <w:lang w:eastAsia="en-AU"/>
              </w:rPr>
            </w:pPr>
            <w:ins w:id="26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01" w:author="KIM, Jason" w:date="2019-04-02T13:39:00Z"/>
        </w:trPr>
        <w:tc>
          <w:tcPr>
            <w:tcW w:w="708" w:type="pct"/>
            <w:vMerge/>
            <w:hideMark/>
          </w:tcPr>
          <w:p w:rsidR="00110C18" w:rsidRPr="0056388D" w:rsidRDefault="00110C18" w:rsidP="00063728">
            <w:pPr>
              <w:rPr>
                <w:ins w:id="268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03" w:author="KIM, Jason" w:date="2019-04-02T13:39:00Z"/>
                <w:rFonts w:ascii="Calibri" w:eastAsia="Times New Roman" w:hAnsi="Calibri" w:cs="Calibri"/>
                <w:color w:val="000000"/>
                <w:lang w:eastAsia="en-AU"/>
              </w:rPr>
            </w:pPr>
            <w:ins w:id="26804"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05" w:author="KIM, Jason" w:date="2019-04-02T13:39:00Z"/>
                <w:rFonts w:ascii="Calibri" w:eastAsia="Times New Roman" w:hAnsi="Calibri" w:cs="Calibri"/>
                <w:color w:val="000000"/>
                <w:lang w:eastAsia="en-AU"/>
              </w:rPr>
            </w:pPr>
            <w:ins w:id="2680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07" w:author="KIM, Jason" w:date="2019-04-02T13:39:00Z"/>
                <w:rFonts w:ascii="Calibri" w:eastAsia="Times New Roman" w:hAnsi="Calibri" w:cs="Calibri"/>
                <w:color w:val="000000"/>
                <w:lang w:eastAsia="en-AU"/>
              </w:rPr>
            </w:pPr>
            <w:ins w:id="26808" w:author="KIM, Jason" w:date="2019-04-02T13:39:00Z">
              <w:r w:rsidRPr="0056388D">
                <w:rPr>
                  <w:rFonts w:ascii="Calibri" w:eastAsia="Times New Roman" w:hAnsi="Calibri" w:cs="Calibri"/>
                  <w:color w:val="000000"/>
                  <w:lang w:eastAsia="en-AU"/>
                </w:rPr>
                <w:t>LLN1379</w:t>
              </w:r>
            </w:ins>
          </w:p>
        </w:tc>
        <w:tc>
          <w:tcPr>
            <w:tcW w:w="933" w:type="pct"/>
            <w:noWrap/>
            <w:hideMark/>
          </w:tcPr>
          <w:p w:rsidR="00110C18" w:rsidRPr="0056388D" w:rsidRDefault="00110C18" w:rsidP="00063728">
            <w:pPr>
              <w:rPr>
                <w:ins w:id="26809" w:author="KIM, Jason" w:date="2019-04-02T13:39:00Z"/>
                <w:rFonts w:ascii="Calibri" w:eastAsia="Times New Roman" w:hAnsi="Calibri" w:cs="Calibri"/>
                <w:color w:val="000000"/>
                <w:lang w:eastAsia="en-AU"/>
              </w:rPr>
            </w:pPr>
            <w:ins w:id="268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11" w:author="KIM, Jason" w:date="2019-04-02T13:39:00Z"/>
                <w:rFonts w:ascii="Calibri" w:eastAsia="Times New Roman" w:hAnsi="Calibri" w:cs="Calibri"/>
                <w:color w:val="000000"/>
                <w:lang w:eastAsia="en-AU"/>
              </w:rPr>
            </w:pPr>
            <w:ins w:id="26812" w:author="KIM, Jason" w:date="2019-04-02T13:39:00Z">
              <w:r w:rsidRPr="0056388D">
                <w:rPr>
                  <w:rFonts w:ascii="Calibri" w:eastAsia="Times New Roman" w:hAnsi="Calibri" w:cs="Calibri"/>
                  <w:color w:val="000000"/>
                  <w:lang w:eastAsia="en-AU"/>
                </w:rPr>
                <w:t>Chainage 5302</w:t>
              </w:r>
            </w:ins>
          </w:p>
        </w:tc>
        <w:tc>
          <w:tcPr>
            <w:tcW w:w="764" w:type="pct"/>
            <w:noWrap/>
            <w:hideMark/>
          </w:tcPr>
          <w:p w:rsidR="00110C18" w:rsidRPr="0056388D" w:rsidRDefault="00110C18" w:rsidP="00063728">
            <w:pPr>
              <w:jc w:val="right"/>
              <w:rPr>
                <w:ins w:id="26813" w:author="KIM, Jason" w:date="2019-04-02T13:39:00Z"/>
                <w:rFonts w:ascii="Calibri" w:eastAsia="Times New Roman" w:hAnsi="Calibri" w:cs="Calibri"/>
                <w:color w:val="000000"/>
                <w:lang w:eastAsia="en-AU"/>
              </w:rPr>
            </w:pPr>
            <w:ins w:id="268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15" w:author="KIM, Jason" w:date="2019-04-02T13:39:00Z"/>
        </w:trPr>
        <w:tc>
          <w:tcPr>
            <w:tcW w:w="708" w:type="pct"/>
            <w:vMerge/>
            <w:hideMark/>
          </w:tcPr>
          <w:p w:rsidR="00110C18" w:rsidRPr="0056388D" w:rsidRDefault="00110C18" w:rsidP="00063728">
            <w:pPr>
              <w:rPr>
                <w:ins w:id="268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17" w:author="KIM, Jason" w:date="2019-04-02T13:39:00Z"/>
                <w:rFonts w:ascii="Calibri" w:eastAsia="Times New Roman" w:hAnsi="Calibri" w:cs="Calibri"/>
                <w:color w:val="000000"/>
                <w:lang w:eastAsia="en-AU"/>
              </w:rPr>
            </w:pPr>
            <w:ins w:id="26818"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19" w:author="KIM, Jason" w:date="2019-04-02T13:39:00Z"/>
                <w:rFonts w:ascii="Calibri" w:eastAsia="Times New Roman" w:hAnsi="Calibri" w:cs="Calibri"/>
                <w:color w:val="000000"/>
                <w:lang w:eastAsia="en-AU"/>
              </w:rPr>
            </w:pPr>
            <w:ins w:id="2682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21" w:author="KIM, Jason" w:date="2019-04-02T13:39:00Z"/>
                <w:rFonts w:ascii="Calibri" w:eastAsia="Times New Roman" w:hAnsi="Calibri" w:cs="Calibri"/>
                <w:color w:val="000000"/>
                <w:lang w:eastAsia="en-AU"/>
              </w:rPr>
            </w:pPr>
            <w:ins w:id="26822" w:author="KIM, Jason" w:date="2019-04-02T13:39:00Z">
              <w:r w:rsidRPr="0056388D">
                <w:rPr>
                  <w:rFonts w:ascii="Calibri" w:eastAsia="Times New Roman" w:hAnsi="Calibri" w:cs="Calibri"/>
                  <w:color w:val="000000"/>
                  <w:lang w:eastAsia="en-AU"/>
                </w:rPr>
                <w:t>LLN1380</w:t>
              </w:r>
            </w:ins>
          </w:p>
        </w:tc>
        <w:tc>
          <w:tcPr>
            <w:tcW w:w="933" w:type="pct"/>
            <w:noWrap/>
            <w:hideMark/>
          </w:tcPr>
          <w:p w:rsidR="00110C18" w:rsidRPr="0056388D" w:rsidRDefault="00110C18" w:rsidP="00063728">
            <w:pPr>
              <w:rPr>
                <w:ins w:id="26823" w:author="KIM, Jason" w:date="2019-04-02T13:39:00Z"/>
                <w:rFonts w:ascii="Calibri" w:eastAsia="Times New Roman" w:hAnsi="Calibri" w:cs="Calibri"/>
                <w:color w:val="000000"/>
                <w:lang w:eastAsia="en-AU"/>
              </w:rPr>
            </w:pPr>
            <w:ins w:id="268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25" w:author="KIM, Jason" w:date="2019-04-02T13:39:00Z"/>
                <w:rFonts w:ascii="Calibri" w:eastAsia="Times New Roman" w:hAnsi="Calibri" w:cs="Calibri"/>
                <w:color w:val="000000"/>
                <w:lang w:eastAsia="en-AU"/>
              </w:rPr>
            </w:pPr>
            <w:ins w:id="26826" w:author="KIM, Jason" w:date="2019-04-02T13:39:00Z">
              <w:r w:rsidRPr="0056388D">
                <w:rPr>
                  <w:rFonts w:ascii="Calibri" w:eastAsia="Times New Roman" w:hAnsi="Calibri" w:cs="Calibri"/>
                  <w:color w:val="000000"/>
                  <w:lang w:eastAsia="en-AU"/>
                </w:rPr>
                <w:t>Chainage 5312</w:t>
              </w:r>
            </w:ins>
          </w:p>
        </w:tc>
        <w:tc>
          <w:tcPr>
            <w:tcW w:w="764" w:type="pct"/>
            <w:noWrap/>
            <w:hideMark/>
          </w:tcPr>
          <w:p w:rsidR="00110C18" w:rsidRPr="0056388D" w:rsidRDefault="00110C18" w:rsidP="00063728">
            <w:pPr>
              <w:jc w:val="right"/>
              <w:rPr>
                <w:ins w:id="26827" w:author="KIM, Jason" w:date="2019-04-02T13:39:00Z"/>
                <w:rFonts w:ascii="Calibri" w:eastAsia="Times New Roman" w:hAnsi="Calibri" w:cs="Calibri"/>
                <w:color w:val="000000"/>
                <w:lang w:eastAsia="en-AU"/>
              </w:rPr>
            </w:pPr>
            <w:ins w:id="268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29" w:author="KIM, Jason" w:date="2019-04-02T13:39:00Z"/>
        </w:trPr>
        <w:tc>
          <w:tcPr>
            <w:tcW w:w="708" w:type="pct"/>
            <w:vMerge/>
            <w:hideMark/>
          </w:tcPr>
          <w:p w:rsidR="00110C18" w:rsidRPr="0056388D" w:rsidRDefault="00110C18" w:rsidP="00063728">
            <w:pPr>
              <w:rPr>
                <w:ins w:id="268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31" w:author="KIM, Jason" w:date="2019-04-02T13:39:00Z"/>
                <w:rFonts w:ascii="Calibri" w:eastAsia="Times New Roman" w:hAnsi="Calibri" w:cs="Calibri"/>
                <w:color w:val="000000"/>
                <w:lang w:eastAsia="en-AU"/>
              </w:rPr>
            </w:pPr>
            <w:ins w:id="26832"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33" w:author="KIM, Jason" w:date="2019-04-02T13:39:00Z"/>
                <w:rFonts w:ascii="Calibri" w:eastAsia="Times New Roman" w:hAnsi="Calibri" w:cs="Calibri"/>
                <w:color w:val="000000"/>
                <w:lang w:eastAsia="en-AU"/>
              </w:rPr>
            </w:pPr>
            <w:ins w:id="2683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35" w:author="KIM, Jason" w:date="2019-04-02T13:39:00Z"/>
                <w:rFonts w:ascii="Calibri" w:eastAsia="Times New Roman" w:hAnsi="Calibri" w:cs="Calibri"/>
                <w:color w:val="000000"/>
                <w:lang w:eastAsia="en-AU"/>
              </w:rPr>
            </w:pPr>
            <w:ins w:id="26836" w:author="KIM, Jason" w:date="2019-04-02T13:39:00Z">
              <w:r w:rsidRPr="0056388D">
                <w:rPr>
                  <w:rFonts w:ascii="Calibri" w:eastAsia="Times New Roman" w:hAnsi="Calibri" w:cs="Calibri"/>
                  <w:color w:val="000000"/>
                  <w:lang w:eastAsia="en-AU"/>
                </w:rPr>
                <w:t>LLN1381</w:t>
              </w:r>
            </w:ins>
          </w:p>
        </w:tc>
        <w:tc>
          <w:tcPr>
            <w:tcW w:w="933" w:type="pct"/>
            <w:noWrap/>
            <w:hideMark/>
          </w:tcPr>
          <w:p w:rsidR="00110C18" w:rsidRPr="0056388D" w:rsidRDefault="00110C18" w:rsidP="00063728">
            <w:pPr>
              <w:rPr>
                <w:ins w:id="26837" w:author="KIM, Jason" w:date="2019-04-02T13:39:00Z"/>
                <w:rFonts w:ascii="Calibri" w:eastAsia="Times New Roman" w:hAnsi="Calibri" w:cs="Calibri"/>
                <w:color w:val="000000"/>
                <w:lang w:eastAsia="en-AU"/>
              </w:rPr>
            </w:pPr>
            <w:ins w:id="268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39" w:author="KIM, Jason" w:date="2019-04-02T13:39:00Z"/>
                <w:rFonts w:ascii="Calibri" w:eastAsia="Times New Roman" w:hAnsi="Calibri" w:cs="Calibri"/>
                <w:color w:val="000000"/>
                <w:lang w:eastAsia="en-AU"/>
              </w:rPr>
            </w:pPr>
            <w:ins w:id="26840" w:author="KIM, Jason" w:date="2019-04-02T13:39:00Z">
              <w:r w:rsidRPr="0056388D">
                <w:rPr>
                  <w:rFonts w:ascii="Calibri" w:eastAsia="Times New Roman" w:hAnsi="Calibri" w:cs="Calibri"/>
                  <w:color w:val="000000"/>
                  <w:lang w:eastAsia="en-AU"/>
                </w:rPr>
                <w:t>Chainage 5321</w:t>
              </w:r>
            </w:ins>
          </w:p>
        </w:tc>
        <w:tc>
          <w:tcPr>
            <w:tcW w:w="764" w:type="pct"/>
            <w:noWrap/>
            <w:hideMark/>
          </w:tcPr>
          <w:p w:rsidR="00110C18" w:rsidRPr="0056388D" w:rsidRDefault="00110C18" w:rsidP="00063728">
            <w:pPr>
              <w:jc w:val="right"/>
              <w:rPr>
                <w:ins w:id="26841" w:author="KIM, Jason" w:date="2019-04-02T13:39:00Z"/>
                <w:rFonts w:ascii="Calibri" w:eastAsia="Times New Roman" w:hAnsi="Calibri" w:cs="Calibri"/>
                <w:color w:val="000000"/>
                <w:lang w:eastAsia="en-AU"/>
              </w:rPr>
            </w:pPr>
            <w:ins w:id="268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43" w:author="KIM, Jason" w:date="2019-04-02T13:39:00Z"/>
        </w:trPr>
        <w:tc>
          <w:tcPr>
            <w:tcW w:w="708" w:type="pct"/>
            <w:vMerge/>
            <w:hideMark/>
          </w:tcPr>
          <w:p w:rsidR="00110C18" w:rsidRPr="0056388D" w:rsidRDefault="00110C18" w:rsidP="00063728">
            <w:pPr>
              <w:rPr>
                <w:ins w:id="268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45" w:author="KIM, Jason" w:date="2019-04-02T13:39:00Z"/>
                <w:rFonts w:ascii="Calibri" w:eastAsia="Times New Roman" w:hAnsi="Calibri" w:cs="Calibri"/>
                <w:color w:val="000000"/>
                <w:lang w:eastAsia="en-AU"/>
              </w:rPr>
            </w:pPr>
            <w:ins w:id="26846"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47" w:author="KIM, Jason" w:date="2019-04-02T13:39:00Z"/>
                <w:rFonts w:ascii="Calibri" w:eastAsia="Times New Roman" w:hAnsi="Calibri" w:cs="Calibri"/>
                <w:color w:val="000000"/>
                <w:lang w:eastAsia="en-AU"/>
              </w:rPr>
            </w:pPr>
            <w:ins w:id="2684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49" w:author="KIM, Jason" w:date="2019-04-02T13:39:00Z"/>
                <w:rFonts w:ascii="Calibri" w:eastAsia="Times New Roman" w:hAnsi="Calibri" w:cs="Calibri"/>
                <w:color w:val="000000"/>
                <w:lang w:eastAsia="en-AU"/>
              </w:rPr>
            </w:pPr>
            <w:ins w:id="26850" w:author="KIM, Jason" w:date="2019-04-02T13:39:00Z">
              <w:r w:rsidRPr="0056388D">
                <w:rPr>
                  <w:rFonts w:ascii="Calibri" w:eastAsia="Times New Roman" w:hAnsi="Calibri" w:cs="Calibri"/>
                  <w:color w:val="000000"/>
                  <w:lang w:eastAsia="en-AU"/>
                </w:rPr>
                <w:t>LLN1382</w:t>
              </w:r>
            </w:ins>
          </w:p>
        </w:tc>
        <w:tc>
          <w:tcPr>
            <w:tcW w:w="933" w:type="pct"/>
            <w:noWrap/>
            <w:hideMark/>
          </w:tcPr>
          <w:p w:rsidR="00110C18" w:rsidRPr="0056388D" w:rsidRDefault="00110C18" w:rsidP="00063728">
            <w:pPr>
              <w:rPr>
                <w:ins w:id="26851" w:author="KIM, Jason" w:date="2019-04-02T13:39:00Z"/>
                <w:rFonts w:ascii="Calibri" w:eastAsia="Times New Roman" w:hAnsi="Calibri" w:cs="Calibri"/>
                <w:color w:val="000000"/>
                <w:lang w:eastAsia="en-AU"/>
              </w:rPr>
            </w:pPr>
            <w:ins w:id="268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53" w:author="KIM, Jason" w:date="2019-04-02T13:39:00Z"/>
                <w:rFonts w:ascii="Calibri" w:eastAsia="Times New Roman" w:hAnsi="Calibri" w:cs="Calibri"/>
                <w:color w:val="000000"/>
                <w:lang w:eastAsia="en-AU"/>
              </w:rPr>
            </w:pPr>
            <w:ins w:id="26854" w:author="KIM, Jason" w:date="2019-04-02T13:39:00Z">
              <w:r w:rsidRPr="0056388D">
                <w:rPr>
                  <w:rFonts w:ascii="Calibri" w:eastAsia="Times New Roman" w:hAnsi="Calibri" w:cs="Calibri"/>
                  <w:color w:val="000000"/>
                  <w:lang w:eastAsia="en-AU"/>
                </w:rPr>
                <w:t>Chainage 5331</w:t>
              </w:r>
            </w:ins>
          </w:p>
        </w:tc>
        <w:tc>
          <w:tcPr>
            <w:tcW w:w="764" w:type="pct"/>
            <w:noWrap/>
            <w:hideMark/>
          </w:tcPr>
          <w:p w:rsidR="00110C18" w:rsidRPr="0056388D" w:rsidRDefault="00110C18" w:rsidP="00063728">
            <w:pPr>
              <w:jc w:val="right"/>
              <w:rPr>
                <w:ins w:id="26855" w:author="KIM, Jason" w:date="2019-04-02T13:39:00Z"/>
                <w:rFonts w:ascii="Calibri" w:eastAsia="Times New Roman" w:hAnsi="Calibri" w:cs="Calibri"/>
                <w:color w:val="000000"/>
                <w:lang w:eastAsia="en-AU"/>
              </w:rPr>
            </w:pPr>
            <w:ins w:id="268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57" w:author="KIM, Jason" w:date="2019-04-02T13:39:00Z"/>
        </w:trPr>
        <w:tc>
          <w:tcPr>
            <w:tcW w:w="708" w:type="pct"/>
            <w:vMerge/>
            <w:hideMark/>
          </w:tcPr>
          <w:p w:rsidR="00110C18" w:rsidRPr="0056388D" w:rsidRDefault="00110C18" w:rsidP="00063728">
            <w:pPr>
              <w:rPr>
                <w:ins w:id="268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59" w:author="KIM, Jason" w:date="2019-04-02T13:39:00Z"/>
                <w:rFonts w:ascii="Calibri" w:eastAsia="Times New Roman" w:hAnsi="Calibri" w:cs="Calibri"/>
                <w:color w:val="000000"/>
                <w:lang w:eastAsia="en-AU"/>
              </w:rPr>
            </w:pPr>
            <w:ins w:id="26860"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61" w:author="KIM, Jason" w:date="2019-04-02T13:39:00Z"/>
                <w:rFonts w:ascii="Calibri" w:eastAsia="Times New Roman" w:hAnsi="Calibri" w:cs="Calibri"/>
                <w:color w:val="000000"/>
                <w:lang w:eastAsia="en-AU"/>
              </w:rPr>
            </w:pPr>
            <w:ins w:id="2686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63" w:author="KIM, Jason" w:date="2019-04-02T13:39:00Z"/>
                <w:rFonts w:ascii="Calibri" w:eastAsia="Times New Roman" w:hAnsi="Calibri" w:cs="Calibri"/>
                <w:color w:val="000000"/>
                <w:lang w:eastAsia="en-AU"/>
              </w:rPr>
            </w:pPr>
            <w:ins w:id="26864" w:author="KIM, Jason" w:date="2019-04-02T13:39:00Z">
              <w:r w:rsidRPr="0056388D">
                <w:rPr>
                  <w:rFonts w:ascii="Calibri" w:eastAsia="Times New Roman" w:hAnsi="Calibri" w:cs="Calibri"/>
                  <w:color w:val="000000"/>
                  <w:lang w:eastAsia="en-AU"/>
                </w:rPr>
                <w:t>LLN1383</w:t>
              </w:r>
            </w:ins>
          </w:p>
        </w:tc>
        <w:tc>
          <w:tcPr>
            <w:tcW w:w="933" w:type="pct"/>
            <w:noWrap/>
            <w:hideMark/>
          </w:tcPr>
          <w:p w:rsidR="00110C18" w:rsidRPr="0056388D" w:rsidRDefault="00110C18" w:rsidP="00063728">
            <w:pPr>
              <w:rPr>
                <w:ins w:id="26865" w:author="KIM, Jason" w:date="2019-04-02T13:39:00Z"/>
                <w:rFonts w:ascii="Calibri" w:eastAsia="Times New Roman" w:hAnsi="Calibri" w:cs="Calibri"/>
                <w:color w:val="000000"/>
                <w:lang w:eastAsia="en-AU"/>
              </w:rPr>
            </w:pPr>
            <w:ins w:id="268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67" w:author="KIM, Jason" w:date="2019-04-02T13:39:00Z"/>
                <w:rFonts w:ascii="Calibri" w:eastAsia="Times New Roman" w:hAnsi="Calibri" w:cs="Calibri"/>
                <w:color w:val="000000"/>
                <w:lang w:eastAsia="en-AU"/>
              </w:rPr>
            </w:pPr>
            <w:ins w:id="26868" w:author="KIM, Jason" w:date="2019-04-02T13:39:00Z">
              <w:r w:rsidRPr="0056388D">
                <w:rPr>
                  <w:rFonts w:ascii="Calibri" w:eastAsia="Times New Roman" w:hAnsi="Calibri" w:cs="Calibri"/>
                  <w:color w:val="000000"/>
                  <w:lang w:eastAsia="en-AU"/>
                </w:rPr>
                <w:t>Chainage 5340</w:t>
              </w:r>
            </w:ins>
          </w:p>
        </w:tc>
        <w:tc>
          <w:tcPr>
            <w:tcW w:w="764" w:type="pct"/>
            <w:noWrap/>
            <w:hideMark/>
          </w:tcPr>
          <w:p w:rsidR="00110C18" w:rsidRPr="0056388D" w:rsidRDefault="00110C18" w:rsidP="00063728">
            <w:pPr>
              <w:jc w:val="right"/>
              <w:rPr>
                <w:ins w:id="26869" w:author="KIM, Jason" w:date="2019-04-02T13:39:00Z"/>
                <w:rFonts w:ascii="Calibri" w:eastAsia="Times New Roman" w:hAnsi="Calibri" w:cs="Calibri"/>
                <w:color w:val="000000"/>
                <w:lang w:eastAsia="en-AU"/>
              </w:rPr>
            </w:pPr>
            <w:ins w:id="268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71" w:author="KIM, Jason" w:date="2019-04-02T13:39:00Z"/>
        </w:trPr>
        <w:tc>
          <w:tcPr>
            <w:tcW w:w="708" w:type="pct"/>
            <w:vMerge/>
            <w:hideMark/>
          </w:tcPr>
          <w:p w:rsidR="00110C18" w:rsidRPr="0056388D" w:rsidRDefault="00110C18" w:rsidP="00063728">
            <w:pPr>
              <w:rPr>
                <w:ins w:id="268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73" w:author="KIM, Jason" w:date="2019-04-02T13:39:00Z"/>
                <w:rFonts w:ascii="Calibri" w:eastAsia="Times New Roman" w:hAnsi="Calibri" w:cs="Calibri"/>
                <w:color w:val="000000"/>
                <w:lang w:eastAsia="en-AU"/>
              </w:rPr>
            </w:pPr>
            <w:ins w:id="26874"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75" w:author="KIM, Jason" w:date="2019-04-02T13:39:00Z"/>
                <w:rFonts w:ascii="Calibri" w:eastAsia="Times New Roman" w:hAnsi="Calibri" w:cs="Calibri"/>
                <w:color w:val="000000"/>
                <w:lang w:eastAsia="en-AU"/>
              </w:rPr>
            </w:pPr>
            <w:ins w:id="2687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77" w:author="KIM, Jason" w:date="2019-04-02T13:39:00Z"/>
                <w:rFonts w:ascii="Calibri" w:eastAsia="Times New Roman" w:hAnsi="Calibri" w:cs="Calibri"/>
                <w:color w:val="000000"/>
                <w:lang w:eastAsia="en-AU"/>
              </w:rPr>
            </w:pPr>
            <w:ins w:id="26878" w:author="KIM, Jason" w:date="2019-04-02T13:39:00Z">
              <w:r w:rsidRPr="0056388D">
                <w:rPr>
                  <w:rFonts w:ascii="Calibri" w:eastAsia="Times New Roman" w:hAnsi="Calibri" w:cs="Calibri"/>
                  <w:color w:val="000000"/>
                  <w:lang w:eastAsia="en-AU"/>
                </w:rPr>
                <w:t>LLN1384</w:t>
              </w:r>
            </w:ins>
          </w:p>
        </w:tc>
        <w:tc>
          <w:tcPr>
            <w:tcW w:w="933" w:type="pct"/>
            <w:noWrap/>
            <w:hideMark/>
          </w:tcPr>
          <w:p w:rsidR="00110C18" w:rsidRPr="0056388D" w:rsidRDefault="00110C18" w:rsidP="00063728">
            <w:pPr>
              <w:rPr>
                <w:ins w:id="26879" w:author="KIM, Jason" w:date="2019-04-02T13:39:00Z"/>
                <w:rFonts w:ascii="Calibri" w:eastAsia="Times New Roman" w:hAnsi="Calibri" w:cs="Calibri"/>
                <w:color w:val="000000"/>
                <w:lang w:eastAsia="en-AU"/>
              </w:rPr>
            </w:pPr>
            <w:ins w:id="268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81" w:author="KIM, Jason" w:date="2019-04-02T13:39:00Z"/>
                <w:rFonts w:ascii="Calibri" w:eastAsia="Times New Roman" w:hAnsi="Calibri" w:cs="Calibri"/>
                <w:color w:val="000000"/>
                <w:lang w:eastAsia="en-AU"/>
              </w:rPr>
            </w:pPr>
            <w:ins w:id="26882" w:author="KIM, Jason" w:date="2019-04-02T13:39:00Z">
              <w:r w:rsidRPr="0056388D">
                <w:rPr>
                  <w:rFonts w:ascii="Calibri" w:eastAsia="Times New Roman" w:hAnsi="Calibri" w:cs="Calibri"/>
                  <w:color w:val="000000"/>
                  <w:lang w:eastAsia="en-AU"/>
                </w:rPr>
                <w:t>Chainage 5350</w:t>
              </w:r>
            </w:ins>
          </w:p>
        </w:tc>
        <w:tc>
          <w:tcPr>
            <w:tcW w:w="764" w:type="pct"/>
            <w:noWrap/>
            <w:hideMark/>
          </w:tcPr>
          <w:p w:rsidR="00110C18" w:rsidRPr="0056388D" w:rsidRDefault="00110C18" w:rsidP="00063728">
            <w:pPr>
              <w:jc w:val="right"/>
              <w:rPr>
                <w:ins w:id="26883" w:author="KIM, Jason" w:date="2019-04-02T13:39:00Z"/>
                <w:rFonts w:ascii="Calibri" w:eastAsia="Times New Roman" w:hAnsi="Calibri" w:cs="Calibri"/>
                <w:color w:val="000000"/>
                <w:lang w:eastAsia="en-AU"/>
              </w:rPr>
            </w:pPr>
            <w:ins w:id="268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85" w:author="KIM, Jason" w:date="2019-04-02T13:39:00Z"/>
        </w:trPr>
        <w:tc>
          <w:tcPr>
            <w:tcW w:w="708" w:type="pct"/>
            <w:vMerge/>
            <w:hideMark/>
          </w:tcPr>
          <w:p w:rsidR="00110C18" w:rsidRPr="0056388D" w:rsidRDefault="00110C18" w:rsidP="00063728">
            <w:pPr>
              <w:rPr>
                <w:ins w:id="268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87" w:author="KIM, Jason" w:date="2019-04-02T13:39:00Z"/>
                <w:rFonts w:ascii="Calibri" w:eastAsia="Times New Roman" w:hAnsi="Calibri" w:cs="Calibri"/>
                <w:color w:val="000000"/>
                <w:lang w:eastAsia="en-AU"/>
              </w:rPr>
            </w:pPr>
            <w:ins w:id="26888"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89" w:author="KIM, Jason" w:date="2019-04-02T13:39:00Z"/>
                <w:rFonts w:ascii="Calibri" w:eastAsia="Times New Roman" w:hAnsi="Calibri" w:cs="Calibri"/>
                <w:color w:val="000000"/>
                <w:lang w:eastAsia="en-AU"/>
              </w:rPr>
            </w:pPr>
            <w:ins w:id="2689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91" w:author="KIM, Jason" w:date="2019-04-02T13:39:00Z"/>
                <w:rFonts w:ascii="Calibri" w:eastAsia="Times New Roman" w:hAnsi="Calibri" w:cs="Calibri"/>
                <w:color w:val="000000"/>
                <w:lang w:eastAsia="en-AU"/>
              </w:rPr>
            </w:pPr>
            <w:ins w:id="26892" w:author="KIM, Jason" w:date="2019-04-02T13:39:00Z">
              <w:r w:rsidRPr="0056388D">
                <w:rPr>
                  <w:rFonts w:ascii="Calibri" w:eastAsia="Times New Roman" w:hAnsi="Calibri" w:cs="Calibri"/>
                  <w:color w:val="000000"/>
                  <w:lang w:eastAsia="en-AU"/>
                </w:rPr>
                <w:t>LLN1385</w:t>
              </w:r>
            </w:ins>
          </w:p>
        </w:tc>
        <w:tc>
          <w:tcPr>
            <w:tcW w:w="933" w:type="pct"/>
            <w:noWrap/>
            <w:hideMark/>
          </w:tcPr>
          <w:p w:rsidR="00110C18" w:rsidRPr="0056388D" w:rsidRDefault="00110C18" w:rsidP="00063728">
            <w:pPr>
              <w:rPr>
                <w:ins w:id="26893" w:author="KIM, Jason" w:date="2019-04-02T13:39:00Z"/>
                <w:rFonts w:ascii="Calibri" w:eastAsia="Times New Roman" w:hAnsi="Calibri" w:cs="Calibri"/>
                <w:color w:val="000000"/>
                <w:lang w:eastAsia="en-AU"/>
              </w:rPr>
            </w:pPr>
            <w:ins w:id="268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95" w:author="KIM, Jason" w:date="2019-04-02T13:39:00Z"/>
                <w:rFonts w:ascii="Calibri" w:eastAsia="Times New Roman" w:hAnsi="Calibri" w:cs="Calibri"/>
                <w:color w:val="000000"/>
                <w:lang w:eastAsia="en-AU"/>
              </w:rPr>
            </w:pPr>
            <w:ins w:id="26896" w:author="KIM, Jason" w:date="2019-04-02T13:39:00Z">
              <w:r w:rsidRPr="0056388D">
                <w:rPr>
                  <w:rFonts w:ascii="Calibri" w:eastAsia="Times New Roman" w:hAnsi="Calibri" w:cs="Calibri"/>
                  <w:color w:val="000000"/>
                  <w:lang w:eastAsia="en-AU"/>
                </w:rPr>
                <w:t>Chainage 5360</w:t>
              </w:r>
            </w:ins>
          </w:p>
        </w:tc>
        <w:tc>
          <w:tcPr>
            <w:tcW w:w="764" w:type="pct"/>
            <w:noWrap/>
            <w:hideMark/>
          </w:tcPr>
          <w:p w:rsidR="00110C18" w:rsidRPr="0056388D" w:rsidRDefault="00110C18" w:rsidP="00063728">
            <w:pPr>
              <w:jc w:val="right"/>
              <w:rPr>
                <w:ins w:id="26897" w:author="KIM, Jason" w:date="2019-04-02T13:39:00Z"/>
                <w:rFonts w:ascii="Calibri" w:eastAsia="Times New Roman" w:hAnsi="Calibri" w:cs="Calibri"/>
                <w:color w:val="000000"/>
                <w:lang w:eastAsia="en-AU"/>
              </w:rPr>
            </w:pPr>
            <w:ins w:id="268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99" w:author="KIM, Jason" w:date="2019-04-02T13:39:00Z"/>
        </w:trPr>
        <w:tc>
          <w:tcPr>
            <w:tcW w:w="708" w:type="pct"/>
            <w:vMerge w:val="restart"/>
            <w:noWrap/>
            <w:hideMark/>
          </w:tcPr>
          <w:p w:rsidR="00110C18" w:rsidRPr="0056388D" w:rsidRDefault="00110C18" w:rsidP="00063728">
            <w:pPr>
              <w:rPr>
                <w:ins w:id="26900" w:author="KIM, Jason" w:date="2019-04-02T13:39:00Z"/>
                <w:rFonts w:ascii="Calibri" w:eastAsia="Times New Roman" w:hAnsi="Calibri" w:cs="Calibri"/>
                <w:color w:val="000000"/>
                <w:lang w:eastAsia="en-AU"/>
              </w:rPr>
            </w:pPr>
            <w:ins w:id="26901" w:author="KIM, Jason" w:date="2019-04-02T13:39:00Z">
              <w:r w:rsidRPr="0056388D">
                <w:rPr>
                  <w:rFonts w:ascii="Calibri" w:eastAsia="Times New Roman" w:hAnsi="Calibri" w:cs="Calibri"/>
                  <w:color w:val="000000"/>
                  <w:lang w:eastAsia="en-AU"/>
                </w:rPr>
                <w:t>LLE38K71</w:t>
              </w:r>
            </w:ins>
          </w:p>
        </w:tc>
        <w:tc>
          <w:tcPr>
            <w:tcW w:w="605" w:type="pct"/>
            <w:noWrap/>
            <w:hideMark/>
          </w:tcPr>
          <w:p w:rsidR="00110C18" w:rsidRPr="0056388D" w:rsidRDefault="00110C18" w:rsidP="00063728">
            <w:pPr>
              <w:rPr>
                <w:ins w:id="26902" w:author="KIM, Jason" w:date="2019-04-02T13:39:00Z"/>
                <w:rFonts w:ascii="Calibri" w:eastAsia="Times New Roman" w:hAnsi="Calibri" w:cs="Calibri"/>
                <w:color w:val="000000"/>
                <w:lang w:eastAsia="en-AU"/>
              </w:rPr>
            </w:pPr>
            <w:ins w:id="26903"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04" w:author="KIM, Jason" w:date="2019-04-02T13:39:00Z"/>
                <w:rFonts w:ascii="Calibri" w:eastAsia="Times New Roman" w:hAnsi="Calibri" w:cs="Calibri"/>
                <w:color w:val="000000"/>
                <w:lang w:eastAsia="en-AU"/>
              </w:rPr>
            </w:pPr>
            <w:ins w:id="2690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06" w:author="KIM, Jason" w:date="2019-04-02T13:39:00Z"/>
                <w:rFonts w:ascii="Calibri" w:eastAsia="Times New Roman" w:hAnsi="Calibri" w:cs="Calibri"/>
                <w:color w:val="000000"/>
                <w:lang w:eastAsia="en-AU"/>
              </w:rPr>
            </w:pPr>
            <w:ins w:id="26907" w:author="KIM, Jason" w:date="2019-04-02T13:39:00Z">
              <w:r w:rsidRPr="0056388D">
                <w:rPr>
                  <w:rFonts w:ascii="Calibri" w:eastAsia="Times New Roman" w:hAnsi="Calibri" w:cs="Calibri"/>
                  <w:color w:val="000000"/>
                  <w:lang w:eastAsia="en-AU"/>
                </w:rPr>
                <w:t>LLS2410</w:t>
              </w:r>
            </w:ins>
          </w:p>
        </w:tc>
        <w:tc>
          <w:tcPr>
            <w:tcW w:w="933" w:type="pct"/>
            <w:noWrap/>
            <w:hideMark/>
          </w:tcPr>
          <w:p w:rsidR="00110C18" w:rsidRPr="0056388D" w:rsidRDefault="00110C18" w:rsidP="00063728">
            <w:pPr>
              <w:rPr>
                <w:ins w:id="26908" w:author="KIM, Jason" w:date="2019-04-02T13:39:00Z"/>
                <w:rFonts w:ascii="Calibri" w:eastAsia="Times New Roman" w:hAnsi="Calibri" w:cs="Calibri"/>
                <w:color w:val="000000"/>
                <w:lang w:eastAsia="en-AU"/>
              </w:rPr>
            </w:pPr>
            <w:ins w:id="269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10" w:author="KIM, Jason" w:date="2019-04-02T13:39:00Z"/>
                <w:rFonts w:ascii="Calibri" w:eastAsia="Times New Roman" w:hAnsi="Calibri" w:cs="Calibri"/>
                <w:color w:val="000000"/>
                <w:lang w:eastAsia="en-AU"/>
              </w:rPr>
            </w:pPr>
            <w:ins w:id="26911" w:author="KIM, Jason" w:date="2019-04-02T13:39:00Z">
              <w:r w:rsidRPr="0056388D">
                <w:rPr>
                  <w:rFonts w:ascii="Calibri" w:eastAsia="Times New Roman" w:hAnsi="Calibri" w:cs="Calibri"/>
                  <w:color w:val="000000"/>
                  <w:lang w:eastAsia="en-AU"/>
                </w:rPr>
                <w:t>Chainage 5370</w:t>
              </w:r>
            </w:ins>
          </w:p>
        </w:tc>
        <w:tc>
          <w:tcPr>
            <w:tcW w:w="764" w:type="pct"/>
            <w:noWrap/>
            <w:hideMark/>
          </w:tcPr>
          <w:p w:rsidR="00110C18" w:rsidRPr="0056388D" w:rsidRDefault="00110C18" w:rsidP="00063728">
            <w:pPr>
              <w:jc w:val="right"/>
              <w:rPr>
                <w:ins w:id="26912" w:author="KIM, Jason" w:date="2019-04-02T13:39:00Z"/>
                <w:rFonts w:ascii="Calibri" w:eastAsia="Times New Roman" w:hAnsi="Calibri" w:cs="Calibri"/>
                <w:color w:val="000000"/>
                <w:lang w:eastAsia="en-AU"/>
              </w:rPr>
            </w:pPr>
            <w:ins w:id="269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14" w:author="KIM, Jason" w:date="2019-04-02T13:39:00Z"/>
        </w:trPr>
        <w:tc>
          <w:tcPr>
            <w:tcW w:w="708" w:type="pct"/>
            <w:vMerge/>
            <w:hideMark/>
          </w:tcPr>
          <w:p w:rsidR="00110C18" w:rsidRPr="0056388D" w:rsidRDefault="00110C18" w:rsidP="00063728">
            <w:pPr>
              <w:rPr>
                <w:ins w:id="269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16" w:author="KIM, Jason" w:date="2019-04-02T13:39:00Z"/>
                <w:rFonts w:ascii="Calibri" w:eastAsia="Times New Roman" w:hAnsi="Calibri" w:cs="Calibri"/>
                <w:color w:val="000000"/>
                <w:lang w:eastAsia="en-AU"/>
              </w:rPr>
            </w:pPr>
            <w:ins w:id="26917"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18" w:author="KIM, Jason" w:date="2019-04-02T13:39:00Z"/>
                <w:rFonts w:ascii="Calibri" w:eastAsia="Times New Roman" w:hAnsi="Calibri" w:cs="Calibri"/>
                <w:color w:val="000000"/>
                <w:lang w:eastAsia="en-AU"/>
              </w:rPr>
            </w:pPr>
            <w:ins w:id="2691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20" w:author="KIM, Jason" w:date="2019-04-02T13:39:00Z"/>
                <w:rFonts w:ascii="Calibri" w:eastAsia="Times New Roman" w:hAnsi="Calibri" w:cs="Calibri"/>
                <w:color w:val="000000"/>
                <w:lang w:eastAsia="en-AU"/>
              </w:rPr>
            </w:pPr>
            <w:ins w:id="26921" w:author="KIM, Jason" w:date="2019-04-02T13:39:00Z">
              <w:r w:rsidRPr="0056388D">
                <w:rPr>
                  <w:rFonts w:ascii="Calibri" w:eastAsia="Times New Roman" w:hAnsi="Calibri" w:cs="Calibri"/>
                  <w:color w:val="000000"/>
                  <w:lang w:eastAsia="en-AU"/>
                </w:rPr>
                <w:t>LLS2411</w:t>
              </w:r>
            </w:ins>
          </w:p>
        </w:tc>
        <w:tc>
          <w:tcPr>
            <w:tcW w:w="933" w:type="pct"/>
            <w:noWrap/>
            <w:hideMark/>
          </w:tcPr>
          <w:p w:rsidR="00110C18" w:rsidRPr="0056388D" w:rsidRDefault="00110C18" w:rsidP="00063728">
            <w:pPr>
              <w:rPr>
                <w:ins w:id="26922" w:author="KIM, Jason" w:date="2019-04-02T13:39:00Z"/>
                <w:rFonts w:ascii="Calibri" w:eastAsia="Times New Roman" w:hAnsi="Calibri" w:cs="Calibri"/>
                <w:color w:val="000000"/>
                <w:lang w:eastAsia="en-AU"/>
              </w:rPr>
            </w:pPr>
            <w:ins w:id="269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24" w:author="KIM, Jason" w:date="2019-04-02T13:39:00Z"/>
                <w:rFonts w:ascii="Calibri" w:eastAsia="Times New Roman" w:hAnsi="Calibri" w:cs="Calibri"/>
                <w:color w:val="000000"/>
                <w:lang w:eastAsia="en-AU"/>
              </w:rPr>
            </w:pPr>
            <w:ins w:id="26925" w:author="KIM, Jason" w:date="2019-04-02T13:39:00Z">
              <w:r w:rsidRPr="0056388D">
                <w:rPr>
                  <w:rFonts w:ascii="Calibri" w:eastAsia="Times New Roman" w:hAnsi="Calibri" w:cs="Calibri"/>
                  <w:color w:val="000000"/>
                  <w:lang w:eastAsia="en-AU"/>
                </w:rPr>
                <w:t>Chainage 5380</w:t>
              </w:r>
            </w:ins>
          </w:p>
        </w:tc>
        <w:tc>
          <w:tcPr>
            <w:tcW w:w="764" w:type="pct"/>
            <w:noWrap/>
            <w:hideMark/>
          </w:tcPr>
          <w:p w:rsidR="00110C18" w:rsidRPr="0056388D" w:rsidRDefault="00110C18" w:rsidP="00063728">
            <w:pPr>
              <w:jc w:val="right"/>
              <w:rPr>
                <w:ins w:id="26926" w:author="KIM, Jason" w:date="2019-04-02T13:39:00Z"/>
                <w:rFonts w:ascii="Calibri" w:eastAsia="Times New Roman" w:hAnsi="Calibri" w:cs="Calibri"/>
                <w:color w:val="000000"/>
                <w:lang w:eastAsia="en-AU"/>
              </w:rPr>
            </w:pPr>
            <w:ins w:id="269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28" w:author="KIM, Jason" w:date="2019-04-02T13:39:00Z"/>
        </w:trPr>
        <w:tc>
          <w:tcPr>
            <w:tcW w:w="708" w:type="pct"/>
            <w:vMerge/>
            <w:hideMark/>
          </w:tcPr>
          <w:p w:rsidR="00110C18" w:rsidRPr="0056388D" w:rsidRDefault="00110C18" w:rsidP="00063728">
            <w:pPr>
              <w:rPr>
                <w:ins w:id="269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30" w:author="KIM, Jason" w:date="2019-04-02T13:39:00Z"/>
                <w:rFonts w:ascii="Calibri" w:eastAsia="Times New Roman" w:hAnsi="Calibri" w:cs="Calibri"/>
                <w:color w:val="000000"/>
                <w:lang w:eastAsia="en-AU"/>
              </w:rPr>
            </w:pPr>
            <w:ins w:id="26931"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32" w:author="KIM, Jason" w:date="2019-04-02T13:39:00Z"/>
                <w:rFonts w:ascii="Calibri" w:eastAsia="Times New Roman" w:hAnsi="Calibri" w:cs="Calibri"/>
                <w:color w:val="000000"/>
                <w:lang w:eastAsia="en-AU"/>
              </w:rPr>
            </w:pPr>
            <w:ins w:id="2693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34" w:author="KIM, Jason" w:date="2019-04-02T13:39:00Z"/>
                <w:rFonts w:ascii="Calibri" w:eastAsia="Times New Roman" w:hAnsi="Calibri" w:cs="Calibri"/>
                <w:color w:val="000000"/>
                <w:lang w:eastAsia="en-AU"/>
              </w:rPr>
            </w:pPr>
            <w:ins w:id="26935" w:author="KIM, Jason" w:date="2019-04-02T13:39:00Z">
              <w:r w:rsidRPr="0056388D">
                <w:rPr>
                  <w:rFonts w:ascii="Calibri" w:eastAsia="Times New Roman" w:hAnsi="Calibri" w:cs="Calibri"/>
                  <w:color w:val="000000"/>
                  <w:lang w:eastAsia="en-AU"/>
                </w:rPr>
                <w:t>LLS2412</w:t>
              </w:r>
            </w:ins>
          </w:p>
        </w:tc>
        <w:tc>
          <w:tcPr>
            <w:tcW w:w="933" w:type="pct"/>
            <w:noWrap/>
            <w:hideMark/>
          </w:tcPr>
          <w:p w:rsidR="00110C18" w:rsidRPr="0056388D" w:rsidRDefault="00110C18" w:rsidP="00063728">
            <w:pPr>
              <w:rPr>
                <w:ins w:id="26936" w:author="KIM, Jason" w:date="2019-04-02T13:39:00Z"/>
                <w:rFonts w:ascii="Calibri" w:eastAsia="Times New Roman" w:hAnsi="Calibri" w:cs="Calibri"/>
                <w:color w:val="000000"/>
                <w:lang w:eastAsia="en-AU"/>
              </w:rPr>
            </w:pPr>
            <w:ins w:id="269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38" w:author="KIM, Jason" w:date="2019-04-02T13:39:00Z"/>
                <w:rFonts w:ascii="Calibri" w:eastAsia="Times New Roman" w:hAnsi="Calibri" w:cs="Calibri"/>
                <w:color w:val="000000"/>
                <w:lang w:eastAsia="en-AU"/>
              </w:rPr>
            </w:pPr>
            <w:ins w:id="26939" w:author="KIM, Jason" w:date="2019-04-02T13:39:00Z">
              <w:r w:rsidRPr="0056388D">
                <w:rPr>
                  <w:rFonts w:ascii="Calibri" w:eastAsia="Times New Roman" w:hAnsi="Calibri" w:cs="Calibri"/>
                  <w:color w:val="000000"/>
                  <w:lang w:eastAsia="en-AU"/>
                </w:rPr>
                <w:t>Chainage 5389</w:t>
              </w:r>
            </w:ins>
          </w:p>
        </w:tc>
        <w:tc>
          <w:tcPr>
            <w:tcW w:w="764" w:type="pct"/>
            <w:noWrap/>
            <w:hideMark/>
          </w:tcPr>
          <w:p w:rsidR="00110C18" w:rsidRPr="0056388D" w:rsidRDefault="00110C18" w:rsidP="00063728">
            <w:pPr>
              <w:jc w:val="right"/>
              <w:rPr>
                <w:ins w:id="26940" w:author="KIM, Jason" w:date="2019-04-02T13:39:00Z"/>
                <w:rFonts w:ascii="Calibri" w:eastAsia="Times New Roman" w:hAnsi="Calibri" w:cs="Calibri"/>
                <w:color w:val="000000"/>
                <w:lang w:eastAsia="en-AU"/>
              </w:rPr>
            </w:pPr>
            <w:ins w:id="26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42" w:author="KIM, Jason" w:date="2019-04-02T13:39:00Z"/>
        </w:trPr>
        <w:tc>
          <w:tcPr>
            <w:tcW w:w="708" w:type="pct"/>
            <w:vMerge/>
            <w:hideMark/>
          </w:tcPr>
          <w:p w:rsidR="00110C18" w:rsidRPr="0056388D" w:rsidRDefault="00110C18" w:rsidP="00063728">
            <w:pPr>
              <w:rPr>
                <w:ins w:id="269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44" w:author="KIM, Jason" w:date="2019-04-02T13:39:00Z"/>
                <w:rFonts w:ascii="Calibri" w:eastAsia="Times New Roman" w:hAnsi="Calibri" w:cs="Calibri"/>
                <w:color w:val="000000"/>
                <w:lang w:eastAsia="en-AU"/>
              </w:rPr>
            </w:pPr>
            <w:ins w:id="26945"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46" w:author="KIM, Jason" w:date="2019-04-02T13:39:00Z"/>
                <w:rFonts w:ascii="Calibri" w:eastAsia="Times New Roman" w:hAnsi="Calibri" w:cs="Calibri"/>
                <w:color w:val="000000"/>
                <w:lang w:eastAsia="en-AU"/>
              </w:rPr>
            </w:pPr>
            <w:ins w:id="2694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48" w:author="KIM, Jason" w:date="2019-04-02T13:39:00Z"/>
                <w:rFonts w:ascii="Calibri" w:eastAsia="Times New Roman" w:hAnsi="Calibri" w:cs="Calibri"/>
                <w:color w:val="000000"/>
                <w:lang w:eastAsia="en-AU"/>
              </w:rPr>
            </w:pPr>
            <w:ins w:id="26949" w:author="KIM, Jason" w:date="2019-04-02T13:39:00Z">
              <w:r w:rsidRPr="0056388D">
                <w:rPr>
                  <w:rFonts w:ascii="Calibri" w:eastAsia="Times New Roman" w:hAnsi="Calibri" w:cs="Calibri"/>
                  <w:color w:val="000000"/>
                  <w:lang w:eastAsia="en-AU"/>
                </w:rPr>
                <w:t>LLS2413</w:t>
              </w:r>
            </w:ins>
          </w:p>
        </w:tc>
        <w:tc>
          <w:tcPr>
            <w:tcW w:w="933" w:type="pct"/>
            <w:noWrap/>
            <w:hideMark/>
          </w:tcPr>
          <w:p w:rsidR="00110C18" w:rsidRPr="0056388D" w:rsidRDefault="00110C18" w:rsidP="00063728">
            <w:pPr>
              <w:rPr>
                <w:ins w:id="26950" w:author="KIM, Jason" w:date="2019-04-02T13:39:00Z"/>
                <w:rFonts w:ascii="Calibri" w:eastAsia="Times New Roman" w:hAnsi="Calibri" w:cs="Calibri"/>
                <w:color w:val="000000"/>
                <w:lang w:eastAsia="en-AU"/>
              </w:rPr>
            </w:pPr>
            <w:ins w:id="269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52" w:author="KIM, Jason" w:date="2019-04-02T13:39:00Z"/>
                <w:rFonts w:ascii="Calibri" w:eastAsia="Times New Roman" w:hAnsi="Calibri" w:cs="Calibri"/>
                <w:color w:val="000000"/>
                <w:lang w:eastAsia="en-AU"/>
              </w:rPr>
            </w:pPr>
            <w:ins w:id="26953" w:author="KIM, Jason" w:date="2019-04-02T13:39:00Z">
              <w:r w:rsidRPr="0056388D">
                <w:rPr>
                  <w:rFonts w:ascii="Calibri" w:eastAsia="Times New Roman" w:hAnsi="Calibri" w:cs="Calibri"/>
                  <w:color w:val="000000"/>
                  <w:lang w:eastAsia="en-AU"/>
                </w:rPr>
                <w:t>Chainage 5399</w:t>
              </w:r>
            </w:ins>
          </w:p>
        </w:tc>
        <w:tc>
          <w:tcPr>
            <w:tcW w:w="764" w:type="pct"/>
            <w:noWrap/>
            <w:hideMark/>
          </w:tcPr>
          <w:p w:rsidR="00110C18" w:rsidRPr="0056388D" w:rsidRDefault="00110C18" w:rsidP="00063728">
            <w:pPr>
              <w:jc w:val="right"/>
              <w:rPr>
                <w:ins w:id="26954" w:author="KIM, Jason" w:date="2019-04-02T13:39:00Z"/>
                <w:rFonts w:ascii="Calibri" w:eastAsia="Times New Roman" w:hAnsi="Calibri" w:cs="Calibri"/>
                <w:color w:val="000000"/>
                <w:lang w:eastAsia="en-AU"/>
              </w:rPr>
            </w:pPr>
            <w:ins w:id="26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56" w:author="KIM, Jason" w:date="2019-04-02T13:39:00Z"/>
        </w:trPr>
        <w:tc>
          <w:tcPr>
            <w:tcW w:w="708" w:type="pct"/>
            <w:vMerge/>
            <w:hideMark/>
          </w:tcPr>
          <w:p w:rsidR="00110C18" w:rsidRPr="0056388D" w:rsidRDefault="00110C18" w:rsidP="00063728">
            <w:pPr>
              <w:rPr>
                <w:ins w:id="269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58" w:author="KIM, Jason" w:date="2019-04-02T13:39:00Z"/>
                <w:rFonts w:ascii="Calibri" w:eastAsia="Times New Roman" w:hAnsi="Calibri" w:cs="Calibri"/>
                <w:color w:val="000000"/>
                <w:lang w:eastAsia="en-AU"/>
              </w:rPr>
            </w:pPr>
            <w:ins w:id="26959"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60" w:author="KIM, Jason" w:date="2019-04-02T13:39:00Z"/>
                <w:rFonts w:ascii="Calibri" w:eastAsia="Times New Roman" w:hAnsi="Calibri" w:cs="Calibri"/>
                <w:color w:val="000000"/>
                <w:lang w:eastAsia="en-AU"/>
              </w:rPr>
            </w:pPr>
            <w:ins w:id="2696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62" w:author="KIM, Jason" w:date="2019-04-02T13:39:00Z"/>
                <w:rFonts w:ascii="Calibri" w:eastAsia="Times New Roman" w:hAnsi="Calibri" w:cs="Calibri"/>
                <w:color w:val="000000"/>
                <w:lang w:eastAsia="en-AU"/>
              </w:rPr>
            </w:pPr>
            <w:ins w:id="26963" w:author="KIM, Jason" w:date="2019-04-02T13:39:00Z">
              <w:r w:rsidRPr="0056388D">
                <w:rPr>
                  <w:rFonts w:ascii="Calibri" w:eastAsia="Times New Roman" w:hAnsi="Calibri" w:cs="Calibri"/>
                  <w:color w:val="000000"/>
                  <w:lang w:eastAsia="en-AU"/>
                </w:rPr>
                <w:t>LLS2414</w:t>
              </w:r>
            </w:ins>
          </w:p>
        </w:tc>
        <w:tc>
          <w:tcPr>
            <w:tcW w:w="933" w:type="pct"/>
            <w:noWrap/>
            <w:hideMark/>
          </w:tcPr>
          <w:p w:rsidR="00110C18" w:rsidRPr="0056388D" w:rsidRDefault="00110C18" w:rsidP="00063728">
            <w:pPr>
              <w:rPr>
                <w:ins w:id="26964" w:author="KIM, Jason" w:date="2019-04-02T13:39:00Z"/>
                <w:rFonts w:ascii="Calibri" w:eastAsia="Times New Roman" w:hAnsi="Calibri" w:cs="Calibri"/>
                <w:color w:val="000000"/>
                <w:lang w:eastAsia="en-AU"/>
              </w:rPr>
            </w:pPr>
            <w:ins w:id="269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66" w:author="KIM, Jason" w:date="2019-04-02T13:39:00Z"/>
                <w:rFonts w:ascii="Calibri" w:eastAsia="Times New Roman" w:hAnsi="Calibri" w:cs="Calibri"/>
                <w:color w:val="000000"/>
                <w:lang w:eastAsia="en-AU"/>
              </w:rPr>
            </w:pPr>
            <w:ins w:id="26967" w:author="KIM, Jason" w:date="2019-04-02T13:39:00Z">
              <w:r w:rsidRPr="0056388D">
                <w:rPr>
                  <w:rFonts w:ascii="Calibri" w:eastAsia="Times New Roman" w:hAnsi="Calibri" w:cs="Calibri"/>
                  <w:color w:val="000000"/>
                  <w:lang w:eastAsia="en-AU"/>
                </w:rPr>
                <w:t>Chainage 5408</w:t>
              </w:r>
            </w:ins>
          </w:p>
        </w:tc>
        <w:tc>
          <w:tcPr>
            <w:tcW w:w="764" w:type="pct"/>
            <w:noWrap/>
            <w:hideMark/>
          </w:tcPr>
          <w:p w:rsidR="00110C18" w:rsidRPr="0056388D" w:rsidRDefault="00110C18" w:rsidP="00063728">
            <w:pPr>
              <w:jc w:val="right"/>
              <w:rPr>
                <w:ins w:id="26968" w:author="KIM, Jason" w:date="2019-04-02T13:39:00Z"/>
                <w:rFonts w:ascii="Calibri" w:eastAsia="Times New Roman" w:hAnsi="Calibri" w:cs="Calibri"/>
                <w:color w:val="000000"/>
                <w:lang w:eastAsia="en-AU"/>
              </w:rPr>
            </w:pPr>
            <w:ins w:id="269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70" w:author="KIM, Jason" w:date="2019-04-02T13:39:00Z"/>
        </w:trPr>
        <w:tc>
          <w:tcPr>
            <w:tcW w:w="708" w:type="pct"/>
            <w:vMerge/>
            <w:hideMark/>
          </w:tcPr>
          <w:p w:rsidR="00110C18" w:rsidRPr="0056388D" w:rsidRDefault="00110C18" w:rsidP="00063728">
            <w:pPr>
              <w:rPr>
                <w:ins w:id="269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72" w:author="KIM, Jason" w:date="2019-04-02T13:39:00Z"/>
                <w:rFonts w:ascii="Calibri" w:eastAsia="Times New Roman" w:hAnsi="Calibri" w:cs="Calibri"/>
                <w:color w:val="000000"/>
                <w:lang w:eastAsia="en-AU"/>
              </w:rPr>
            </w:pPr>
            <w:ins w:id="26973"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74" w:author="KIM, Jason" w:date="2019-04-02T13:39:00Z"/>
                <w:rFonts w:ascii="Calibri" w:eastAsia="Times New Roman" w:hAnsi="Calibri" w:cs="Calibri"/>
                <w:color w:val="000000"/>
                <w:lang w:eastAsia="en-AU"/>
              </w:rPr>
            </w:pPr>
            <w:ins w:id="2697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76" w:author="KIM, Jason" w:date="2019-04-02T13:39:00Z"/>
                <w:rFonts w:ascii="Calibri" w:eastAsia="Times New Roman" w:hAnsi="Calibri" w:cs="Calibri"/>
                <w:color w:val="000000"/>
                <w:lang w:eastAsia="en-AU"/>
              </w:rPr>
            </w:pPr>
            <w:ins w:id="26977" w:author="KIM, Jason" w:date="2019-04-02T13:39:00Z">
              <w:r w:rsidRPr="0056388D">
                <w:rPr>
                  <w:rFonts w:ascii="Calibri" w:eastAsia="Times New Roman" w:hAnsi="Calibri" w:cs="Calibri"/>
                  <w:color w:val="000000"/>
                  <w:lang w:eastAsia="en-AU"/>
                </w:rPr>
                <w:t>LLS2415</w:t>
              </w:r>
            </w:ins>
          </w:p>
        </w:tc>
        <w:tc>
          <w:tcPr>
            <w:tcW w:w="933" w:type="pct"/>
            <w:noWrap/>
            <w:hideMark/>
          </w:tcPr>
          <w:p w:rsidR="00110C18" w:rsidRPr="0056388D" w:rsidRDefault="00110C18" w:rsidP="00063728">
            <w:pPr>
              <w:rPr>
                <w:ins w:id="26978" w:author="KIM, Jason" w:date="2019-04-02T13:39:00Z"/>
                <w:rFonts w:ascii="Calibri" w:eastAsia="Times New Roman" w:hAnsi="Calibri" w:cs="Calibri"/>
                <w:color w:val="000000"/>
                <w:lang w:eastAsia="en-AU"/>
              </w:rPr>
            </w:pPr>
            <w:ins w:id="269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80" w:author="KIM, Jason" w:date="2019-04-02T13:39:00Z"/>
                <w:rFonts w:ascii="Calibri" w:eastAsia="Times New Roman" w:hAnsi="Calibri" w:cs="Calibri"/>
                <w:color w:val="000000"/>
                <w:lang w:eastAsia="en-AU"/>
              </w:rPr>
            </w:pPr>
            <w:ins w:id="26981" w:author="KIM, Jason" w:date="2019-04-02T13:39:00Z">
              <w:r w:rsidRPr="0056388D">
                <w:rPr>
                  <w:rFonts w:ascii="Calibri" w:eastAsia="Times New Roman" w:hAnsi="Calibri" w:cs="Calibri"/>
                  <w:color w:val="000000"/>
                  <w:lang w:eastAsia="en-AU"/>
                </w:rPr>
                <w:t>Chainage 5418</w:t>
              </w:r>
            </w:ins>
          </w:p>
        </w:tc>
        <w:tc>
          <w:tcPr>
            <w:tcW w:w="764" w:type="pct"/>
            <w:noWrap/>
            <w:hideMark/>
          </w:tcPr>
          <w:p w:rsidR="00110C18" w:rsidRPr="0056388D" w:rsidRDefault="00110C18" w:rsidP="00063728">
            <w:pPr>
              <w:jc w:val="right"/>
              <w:rPr>
                <w:ins w:id="26982" w:author="KIM, Jason" w:date="2019-04-02T13:39:00Z"/>
                <w:rFonts w:ascii="Calibri" w:eastAsia="Times New Roman" w:hAnsi="Calibri" w:cs="Calibri"/>
                <w:color w:val="000000"/>
                <w:lang w:eastAsia="en-AU"/>
              </w:rPr>
            </w:pPr>
            <w:ins w:id="269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84" w:author="KIM, Jason" w:date="2019-04-02T13:39:00Z"/>
        </w:trPr>
        <w:tc>
          <w:tcPr>
            <w:tcW w:w="708" w:type="pct"/>
            <w:vMerge/>
            <w:hideMark/>
          </w:tcPr>
          <w:p w:rsidR="00110C18" w:rsidRPr="0056388D" w:rsidRDefault="00110C18" w:rsidP="00063728">
            <w:pPr>
              <w:rPr>
                <w:ins w:id="269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86" w:author="KIM, Jason" w:date="2019-04-02T13:39:00Z"/>
                <w:rFonts w:ascii="Calibri" w:eastAsia="Times New Roman" w:hAnsi="Calibri" w:cs="Calibri"/>
                <w:color w:val="000000"/>
                <w:lang w:eastAsia="en-AU"/>
              </w:rPr>
            </w:pPr>
            <w:ins w:id="26987"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88" w:author="KIM, Jason" w:date="2019-04-02T13:39:00Z"/>
                <w:rFonts w:ascii="Calibri" w:eastAsia="Times New Roman" w:hAnsi="Calibri" w:cs="Calibri"/>
                <w:color w:val="000000"/>
                <w:lang w:eastAsia="en-AU"/>
              </w:rPr>
            </w:pPr>
            <w:ins w:id="2698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90" w:author="KIM, Jason" w:date="2019-04-02T13:39:00Z"/>
                <w:rFonts w:ascii="Calibri" w:eastAsia="Times New Roman" w:hAnsi="Calibri" w:cs="Calibri"/>
                <w:color w:val="000000"/>
                <w:lang w:eastAsia="en-AU"/>
              </w:rPr>
            </w:pPr>
            <w:ins w:id="26991" w:author="KIM, Jason" w:date="2019-04-02T13:39:00Z">
              <w:r w:rsidRPr="0056388D">
                <w:rPr>
                  <w:rFonts w:ascii="Calibri" w:eastAsia="Times New Roman" w:hAnsi="Calibri" w:cs="Calibri"/>
                  <w:color w:val="000000"/>
                  <w:lang w:eastAsia="en-AU"/>
                </w:rPr>
                <w:t>LLS2416</w:t>
              </w:r>
            </w:ins>
          </w:p>
        </w:tc>
        <w:tc>
          <w:tcPr>
            <w:tcW w:w="933" w:type="pct"/>
            <w:noWrap/>
            <w:hideMark/>
          </w:tcPr>
          <w:p w:rsidR="00110C18" w:rsidRPr="0056388D" w:rsidRDefault="00110C18" w:rsidP="00063728">
            <w:pPr>
              <w:rPr>
                <w:ins w:id="26992" w:author="KIM, Jason" w:date="2019-04-02T13:39:00Z"/>
                <w:rFonts w:ascii="Calibri" w:eastAsia="Times New Roman" w:hAnsi="Calibri" w:cs="Calibri"/>
                <w:color w:val="000000"/>
                <w:lang w:eastAsia="en-AU"/>
              </w:rPr>
            </w:pPr>
            <w:ins w:id="269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94" w:author="KIM, Jason" w:date="2019-04-02T13:39:00Z"/>
                <w:rFonts w:ascii="Calibri" w:eastAsia="Times New Roman" w:hAnsi="Calibri" w:cs="Calibri"/>
                <w:color w:val="000000"/>
                <w:lang w:eastAsia="en-AU"/>
              </w:rPr>
            </w:pPr>
            <w:ins w:id="26995" w:author="KIM, Jason" w:date="2019-04-02T13:39:00Z">
              <w:r w:rsidRPr="0056388D">
                <w:rPr>
                  <w:rFonts w:ascii="Calibri" w:eastAsia="Times New Roman" w:hAnsi="Calibri" w:cs="Calibri"/>
                  <w:color w:val="000000"/>
                  <w:lang w:eastAsia="en-AU"/>
                </w:rPr>
                <w:t>Chainage 5428</w:t>
              </w:r>
            </w:ins>
          </w:p>
        </w:tc>
        <w:tc>
          <w:tcPr>
            <w:tcW w:w="764" w:type="pct"/>
            <w:noWrap/>
            <w:hideMark/>
          </w:tcPr>
          <w:p w:rsidR="00110C18" w:rsidRPr="0056388D" w:rsidRDefault="00110C18" w:rsidP="00063728">
            <w:pPr>
              <w:jc w:val="right"/>
              <w:rPr>
                <w:ins w:id="26996" w:author="KIM, Jason" w:date="2019-04-02T13:39:00Z"/>
                <w:rFonts w:ascii="Calibri" w:eastAsia="Times New Roman" w:hAnsi="Calibri" w:cs="Calibri"/>
                <w:color w:val="000000"/>
                <w:lang w:eastAsia="en-AU"/>
              </w:rPr>
            </w:pPr>
            <w:ins w:id="269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98" w:author="KIM, Jason" w:date="2019-04-02T13:39:00Z"/>
        </w:trPr>
        <w:tc>
          <w:tcPr>
            <w:tcW w:w="708" w:type="pct"/>
            <w:vMerge/>
            <w:hideMark/>
          </w:tcPr>
          <w:p w:rsidR="00110C18" w:rsidRPr="0056388D" w:rsidRDefault="00110C18" w:rsidP="00063728">
            <w:pPr>
              <w:rPr>
                <w:ins w:id="269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00" w:author="KIM, Jason" w:date="2019-04-02T13:39:00Z"/>
                <w:rFonts w:ascii="Calibri" w:eastAsia="Times New Roman" w:hAnsi="Calibri" w:cs="Calibri"/>
                <w:color w:val="000000"/>
                <w:lang w:eastAsia="en-AU"/>
              </w:rPr>
            </w:pPr>
            <w:ins w:id="27001"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02" w:author="KIM, Jason" w:date="2019-04-02T13:39:00Z"/>
                <w:rFonts w:ascii="Calibri" w:eastAsia="Times New Roman" w:hAnsi="Calibri" w:cs="Calibri"/>
                <w:color w:val="000000"/>
                <w:lang w:eastAsia="en-AU"/>
              </w:rPr>
            </w:pPr>
            <w:ins w:id="2700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04" w:author="KIM, Jason" w:date="2019-04-02T13:39:00Z"/>
                <w:rFonts w:ascii="Calibri" w:eastAsia="Times New Roman" w:hAnsi="Calibri" w:cs="Calibri"/>
                <w:color w:val="000000"/>
                <w:lang w:eastAsia="en-AU"/>
              </w:rPr>
            </w:pPr>
            <w:ins w:id="27005" w:author="KIM, Jason" w:date="2019-04-02T13:39:00Z">
              <w:r w:rsidRPr="0056388D">
                <w:rPr>
                  <w:rFonts w:ascii="Calibri" w:eastAsia="Times New Roman" w:hAnsi="Calibri" w:cs="Calibri"/>
                  <w:color w:val="000000"/>
                  <w:lang w:eastAsia="en-AU"/>
                </w:rPr>
                <w:t>LLS2417</w:t>
              </w:r>
            </w:ins>
          </w:p>
        </w:tc>
        <w:tc>
          <w:tcPr>
            <w:tcW w:w="933" w:type="pct"/>
            <w:noWrap/>
            <w:hideMark/>
          </w:tcPr>
          <w:p w:rsidR="00110C18" w:rsidRPr="0056388D" w:rsidRDefault="00110C18" w:rsidP="00063728">
            <w:pPr>
              <w:rPr>
                <w:ins w:id="27006" w:author="KIM, Jason" w:date="2019-04-02T13:39:00Z"/>
                <w:rFonts w:ascii="Calibri" w:eastAsia="Times New Roman" w:hAnsi="Calibri" w:cs="Calibri"/>
                <w:color w:val="000000"/>
                <w:lang w:eastAsia="en-AU"/>
              </w:rPr>
            </w:pPr>
            <w:ins w:id="270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08" w:author="KIM, Jason" w:date="2019-04-02T13:39:00Z"/>
                <w:rFonts w:ascii="Calibri" w:eastAsia="Times New Roman" w:hAnsi="Calibri" w:cs="Calibri"/>
                <w:color w:val="000000"/>
                <w:lang w:eastAsia="en-AU"/>
              </w:rPr>
            </w:pPr>
            <w:ins w:id="27009" w:author="KIM, Jason" w:date="2019-04-02T13:39:00Z">
              <w:r w:rsidRPr="0056388D">
                <w:rPr>
                  <w:rFonts w:ascii="Calibri" w:eastAsia="Times New Roman" w:hAnsi="Calibri" w:cs="Calibri"/>
                  <w:color w:val="000000"/>
                  <w:lang w:eastAsia="en-AU"/>
                </w:rPr>
                <w:t>Chainage 5438</w:t>
              </w:r>
            </w:ins>
          </w:p>
        </w:tc>
        <w:tc>
          <w:tcPr>
            <w:tcW w:w="764" w:type="pct"/>
            <w:noWrap/>
            <w:hideMark/>
          </w:tcPr>
          <w:p w:rsidR="00110C18" w:rsidRPr="0056388D" w:rsidRDefault="00110C18" w:rsidP="00063728">
            <w:pPr>
              <w:jc w:val="right"/>
              <w:rPr>
                <w:ins w:id="27010" w:author="KIM, Jason" w:date="2019-04-02T13:39:00Z"/>
                <w:rFonts w:ascii="Calibri" w:eastAsia="Times New Roman" w:hAnsi="Calibri" w:cs="Calibri"/>
                <w:color w:val="000000"/>
                <w:lang w:eastAsia="en-AU"/>
              </w:rPr>
            </w:pPr>
            <w:ins w:id="270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12" w:author="KIM, Jason" w:date="2019-04-02T13:39:00Z"/>
        </w:trPr>
        <w:tc>
          <w:tcPr>
            <w:tcW w:w="708" w:type="pct"/>
            <w:vMerge/>
            <w:hideMark/>
          </w:tcPr>
          <w:p w:rsidR="00110C18" w:rsidRPr="0056388D" w:rsidRDefault="00110C18" w:rsidP="00063728">
            <w:pPr>
              <w:rPr>
                <w:ins w:id="270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14" w:author="KIM, Jason" w:date="2019-04-02T13:39:00Z"/>
                <w:rFonts w:ascii="Calibri" w:eastAsia="Times New Roman" w:hAnsi="Calibri" w:cs="Calibri"/>
                <w:color w:val="000000"/>
                <w:lang w:eastAsia="en-AU"/>
              </w:rPr>
            </w:pPr>
            <w:ins w:id="27015"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16" w:author="KIM, Jason" w:date="2019-04-02T13:39:00Z"/>
                <w:rFonts w:ascii="Calibri" w:eastAsia="Times New Roman" w:hAnsi="Calibri" w:cs="Calibri"/>
                <w:color w:val="000000"/>
                <w:lang w:eastAsia="en-AU"/>
              </w:rPr>
            </w:pPr>
            <w:ins w:id="2701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18" w:author="KIM, Jason" w:date="2019-04-02T13:39:00Z"/>
                <w:rFonts w:ascii="Calibri" w:eastAsia="Times New Roman" w:hAnsi="Calibri" w:cs="Calibri"/>
                <w:color w:val="000000"/>
                <w:lang w:eastAsia="en-AU"/>
              </w:rPr>
            </w:pPr>
            <w:ins w:id="27019" w:author="KIM, Jason" w:date="2019-04-02T13:39:00Z">
              <w:r w:rsidRPr="0056388D">
                <w:rPr>
                  <w:rFonts w:ascii="Calibri" w:eastAsia="Times New Roman" w:hAnsi="Calibri" w:cs="Calibri"/>
                  <w:color w:val="000000"/>
                  <w:lang w:eastAsia="en-AU"/>
                </w:rPr>
                <w:t>LLS2418</w:t>
              </w:r>
            </w:ins>
          </w:p>
        </w:tc>
        <w:tc>
          <w:tcPr>
            <w:tcW w:w="933" w:type="pct"/>
            <w:noWrap/>
            <w:hideMark/>
          </w:tcPr>
          <w:p w:rsidR="00110C18" w:rsidRPr="0056388D" w:rsidRDefault="00110C18" w:rsidP="00063728">
            <w:pPr>
              <w:rPr>
                <w:ins w:id="27020" w:author="KIM, Jason" w:date="2019-04-02T13:39:00Z"/>
                <w:rFonts w:ascii="Calibri" w:eastAsia="Times New Roman" w:hAnsi="Calibri" w:cs="Calibri"/>
                <w:color w:val="000000"/>
                <w:lang w:eastAsia="en-AU"/>
              </w:rPr>
            </w:pPr>
            <w:ins w:id="270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22" w:author="KIM, Jason" w:date="2019-04-02T13:39:00Z"/>
                <w:rFonts w:ascii="Calibri" w:eastAsia="Times New Roman" w:hAnsi="Calibri" w:cs="Calibri"/>
                <w:color w:val="000000"/>
                <w:lang w:eastAsia="en-AU"/>
              </w:rPr>
            </w:pPr>
            <w:ins w:id="27023" w:author="KIM, Jason" w:date="2019-04-02T13:39:00Z">
              <w:r w:rsidRPr="0056388D">
                <w:rPr>
                  <w:rFonts w:ascii="Calibri" w:eastAsia="Times New Roman" w:hAnsi="Calibri" w:cs="Calibri"/>
                  <w:color w:val="000000"/>
                  <w:lang w:eastAsia="en-AU"/>
                </w:rPr>
                <w:t>Chainage 5447</w:t>
              </w:r>
            </w:ins>
          </w:p>
        </w:tc>
        <w:tc>
          <w:tcPr>
            <w:tcW w:w="764" w:type="pct"/>
            <w:noWrap/>
            <w:hideMark/>
          </w:tcPr>
          <w:p w:rsidR="00110C18" w:rsidRPr="0056388D" w:rsidRDefault="00110C18" w:rsidP="00063728">
            <w:pPr>
              <w:jc w:val="right"/>
              <w:rPr>
                <w:ins w:id="27024" w:author="KIM, Jason" w:date="2019-04-02T13:39:00Z"/>
                <w:rFonts w:ascii="Calibri" w:eastAsia="Times New Roman" w:hAnsi="Calibri" w:cs="Calibri"/>
                <w:color w:val="000000"/>
                <w:lang w:eastAsia="en-AU"/>
              </w:rPr>
            </w:pPr>
            <w:ins w:id="270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26" w:author="KIM, Jason" w:date="2019-04-02T13:39:00Z"/>
        </w:trPr>
        <w:tc>
          <w:tcPr>
            <w:tcW w:w="708" w:type="pct"/>
            <w:vMerge/>
            <w:hideMark/>
          </w:tcPr>
          <w:p w:rsidR="00110C18" w:rsidRPr="0056388D" w:rsidRDefault="00110C18" w:rsidP="00063728">
            <w:pPr>
              <w:rPr>
                <w:ins w:id="270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28" w:author="KIM, Jason" w:date="2019-04-02T13:39:00Z"/>
                <w:rFonts w:ascii="Calibri" w:eastAsia="Times New Roman" w:hAnsi="Calibri" w:cs="Calibri"/>
                <w:color w:val="000000"/>
                <w:lang w:eastAsia="en-AU"/>
              </w:rPr>
            </w:pPr>
            <w:ins w:id="27029"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30" w:author="KIM, Jason" w:date="2019-04-02T13:39:00Z"/>
                <w:rFonts w:ascii="Calibri" w:eastAsia="Times New Roman" w:hAnsi="Calibri" w:cs="Calibri"/>
                <w:color w:val="000000"/>
                <w:lang w:eastAsia="en-AU"/>
              </w:rPr>
            </w:pPr>
            <w:ins w:id="2703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32" w:author="KIM, Jason" w:date="2019-04-02T13:39:00Z"/>
                <w:rFonts w:ascii="Calibri" w:eastAsia="Times New Roman" w:hAnsi="Calibri" w:cs="Calibri"/>
                <w:color w:val="000000"/>
                <w:lang w:eastAsia="en-AU"/>
              </w:rPr>
            </w:pPr>
            <w:ins w:id="27033" w:author="KIM, Jason" w:date="2019-04-02T13:39:00Z">
              <w:r w:rsidRPr="0056388D">
                <w:rPr>
                  <w:rFonts w:ascii="Calibri" w:eastAsia="Times New Roman" w:hAnsi="Calibri" w:cs="Calibri"/>
                  <w:color w:val="000000"/>
                  <w:lang w:eastAsia="en-AU"/>
                </w:rPr>
                <w:t>LLS2419</w:t>
              </w:r>
            </w:ins>
          </w:p>
        </w:tc>
        <w:tc>
          <w:tcPr>
            <w:tcW w:w="933" w:type="pct"/>
            <w:noWrap/>
            <w:hideMark/>
          </w:tcPr>
          <w:p w:rsidR="00110C18" w:rsidRPr="0056388D" w:rsidRDefault="00110C18" w:rsidP="00063728">
            <w:pPr>
              <w:rPr>
                <w:ins w:id="27034" w:author="KIM, Jason" w:date="2019-04-02T13:39:00Z"/>
                <w:rFonts w:ascii="Calibri" w:eastAsia="Times New Roman" w:hAnsi="Calibri" w:cs="Calibri"/>
                <w:color w:val="000000"/>
                <w:lang w:eastAsia="en-AU"/>
              </w:rPr>
            </w:pPr>
            <w:ins w:id="270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36" w:author="KIM, Jason" w:date="2019-04-02T13:39:00Z"/>
                <w:rFonts w:ascii="Calibri" w:eastAsia="Times New Roman" w:hAnsi="Calibri" w:cs="Calibri"/>
                <w:color w:val="000000"/>
                <w:lang w:eastAsia="en-AU"/>
              </w:rPr>
            </w:pPr>
            <w:ins w:id="27037" w:author="KIM, Jason" w:date="2019-04-02T13:39:00Z">
              <w:r w:rsidRPr="0056388D">
                <w:rPr>
                  <w:rFonts w:ascii="Calibri" w:eastAsia="Times New Roman" w:hAnsi="Calibri" w:cs="Calibri"/>
                  <w:color w:val="000000"/>
                  <w:lang w:eastAsia="en-AU"/>
                </w:rPr>
                <w:t>Chainage 5457</w:t>
              </w:r>
            </w:ins>
          </w:p>
        </w:tc>
        <w:tc>
          <w:tcPr>
            <w:tcW w:w="764" w:type="pct"/>
            <w:noWrap/>
            <w:hideMark/>
          </w:tcPr>
          <w:p w:rsidR="00110C18" w:rsidRPr="0056388D" w:rsidRDefault="00110C18" w:rsidP="00063728">
            <w:pPr>
              <w:jc w:val="right"/>
              <w:rPr>
                <w:ins w:id="27038" w:author="KIM, Jason" w:date="2019-04-02T13:39:00Z"/>
                <w:rFonts w:ascii="Calibri" w:eastAsia="Times New Roman" w:hAnsi="Calibri" w:cs="Calibri"/>
                <w:color w:val="000000"/>
                <w:lang w:eastAsia="en-AU"/>
              </w:rPr>
            </w:pPr>
            <w:ins w:id="270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40" w:author="KIM, Jason" w:date="2019-04-02T13:39:00Z"/>
        </w:trPr>
        <w:tc>
          <w:tcPr>
            <w:tcW w:w="708" w:type="pct"/>
            <w:vMerge/>
            <w:hideMark/>
          </w:tcPr>
          <w:p w:rsidR="00110C18" w:rsidRPr="0056388D" w:rsidRDefault="00110C18" w:rsidP="00063728">
            <w:pPr>
              <w:rPr>
                <w:ins w:id="270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42" w:author="KIM, Jason" w:date="2019-04-02T13:39:00Z"/>
                <w:rFonts w:ascii="Calibri" w:eastAsia="Times New Roman" w:hAnsi="Calibri" w:cs="Calibri"/>
                <w:color w:val="000000"/>
                <w:lang w:eastAsia="en-AU"/>
              </w:rPr>
            </w:pPr>
            <w:ins w:id="27043"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44" w:author="KIM, Jason" w:date="2019-04-02T13:39:00Z"/>
                <w:rFonts w:ascii="Calibri" w:eastAsia="Times New Roman" w:hAnsi="Calibri" w:cs="Calibri"/>
                <w:color w:val="000000"/>
                <w:lang w:eastAsia="en-AU"/>
              </w:rPr>
            </w:pPr>
            <w:ins w:id="2704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46" w:author="KIM, Jason" w:date="2019-04-02T13:39:00Z"/>
                <w:rFonts w:ascii="Calibri" w:eastAsia="Times New Roman" w:hAnsi="Calibri" w:cs="Calibri"/>
                <w:color w:val="000000"/>
                <w:lang w:eastAsia="en-AU"/>
              </w:rPr>
            </w:pPr>
            <w:ins w:id="27047" w:author="KIM, Jason" w:date="2019-04-02T13:39:00Z">
              <w:r w:rsidRPr="0056388D">
                <w:rPr>
                  <w:rFonts w:ascii="Calibri" w:eastAsia="Times New Roman" w:hAnsi="Calibri" w:cs="Calibri"/>
                  <w:color w:val="000000"/>
                  <w:lang w:eastAsia="en-AU"/>
                </w:rPr>
                <w:t>LLS2420</w:t>
              </w:r>
            </w:ins>
          </w:p>
        </w:tc>
        <w:tc>
          <w:tcPr>
            <w:tcW w:w="933" w:type="pct"/>
            <w:noWrap/>
            <w:hideMark/>
          </w:tcPr>
          <w:p w:rsidR="00110C18" w:rsidRPr="0056388D" w:rsidRDefault="00110C18" w:rsidP="00063728">
            <w:pPr>
              <w:rPr>
                <w:ins w:id="27048" w:author="KIM, Jason" w:date="2019-04-02T13:39:00Z"/>
                <w:rFonts w:ascii="Calibri" w:eastAsia="Times New Roman" w:hAnsi="Calibri" w:cs="Calibri"/>
                <w:color w:val="000000"/>
                <w:lang w:eastAsia="en-AU"/>
              </w:rPr>
            </w:pPr>
            <w:ins w:id="270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50" w:author="KIM, Jason" w:date="2019-04-02T13:39:00Z"/>
                <w:rFonts w:ascii="Calibri" w:eastAsia="Times New Roman" w:hAnsi="Calibri" w:cs="Calibri"/>
                <w:color w:val="000000"/>
                <w:lang w:eastAsia="en-AU"/>
              </w:rPr>
            </w:pPr>
            <w:ins w:id="27051" w:author="KIM, Jason" w:date="2019-04-02T13:39:00Z">
              <w:r w:rsidRPr="0056388D">
                <w:rPr>
                  <w:rFonts w:ascii="Calibri" w:eastAsia="Times New Roman" w:hAnsi="Calibri" w:cs="Calibri"/>
                  <w:color w:val="000000"/>
                  <w:lang w:eastAsia="en-AU"/>
                </w:rPr>
                <w:t>Chainage 5466</w:t>
              </w:r>
            </w:ins>
          </w:p>
        </w:tc>
        <w:tc>
          <w:tcPr>
            <w:tcW w:w="764" w:type="pct"/>
            <w:noWrap/>
            <w:hideMark/>
          </w:tcPr>
          <w:p w:rsidR="00110C18" w:rsidRPr="0056388D" w:rsidRDefault="00110C18" w:rsidP="00063728">
            <w:pPr>
              <w:jc w:val="right"/>
              <w:rPr>
                <w:ins w:id="27052" w:author="KIM, Jason" w:date="2019-04-02T13:39:00Z"/>
                <w:rFonts w:ascii="Calibri" w:eastAsia="Times New Roman" w:hAnsi="Calibri" w:cs="Calibri"/>
                <w:color w:val="000000"/>
                <w:lang w:eastAsia="en-AU"/>
              </w:rPr>
            </w:pPr>
            <w:ins w:id="270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54" w:author="KIM, Jason" w:date="2019-04-02T13:39:00Z"/>
        </w:trPr>
        <w:tc>
          <w:tcPr>
            <w:tcW w:w="708" w:type="pct"/>
            <w:vMerge w:val="restart"/>
            <w:noWrap/>
            <w:hideMark/>
          </w:tcPr>
          <w:p w:rsidR="00110C18" w:rsidRPr="0056388D" w:rsidRDefault="00110C18" w:rsidP="00063728">
            <w:pPr>
              <w:rPr>
                <w:ins w:id="27055" w:author="KIM, Jason" w:date="2019-04-02T13:39:00Z"/>
                <w:rFonts w:ascii="Calibri" w:eastAsia="Times New Roman" w:hAnsi="Calibri" w:cs="Calibri"/>
                <w:color w:val="000000"/>
                <w:lang w:eastAsia="en-AU"/>
              </w:rPr>
            </w:pPr>
            <w:ins w:id="27056" w:author="KIM, Jason" w:date="2019-04-02T13:39:00Z">
              <w:r w:rsidRPr="0056388D">
                <w:rPr>
                  <w:rFonts w:ascii="Calibri" w:eastAsia="Times New Roman" w:hAnsi="Calibri" w:cs="Calibri"/>
                  <w:color w:val="000000"/>
                  <w:lang w:eastAsia="en-AU"/>
                </w:rPr>
                <w:t>LLE38K81</w:t>
              </w:r>
            </w:ins>
          </w:p>
        </w:tc>
        <w:tc>
          <w:tcPr>
            <w:tcW w:w="605" w:type="pct"/>
            <w:noWrap/>
            <w:hideMark/>
          </w:tcPr>
          <w:p w:rsidR="00110C18" w:rsidRPr="0056388D" w:rsidRDefault="00110C18" w:rsidP="00063728">
            <w:pPr>
              <w:rPr>
                <w:ins w:id="27057" w:author="KIM, Jason" w:date="2019-04-02T13:39:00Z"/>
                <w:rFonts w:ascii="Calibri" w:eastAsia="Times New Roman" w:hAnsi="Calibri" w:cs="Calibri"/>
                <w:color w:val="000000"/>
                <w:lang w:eastAsia="en-AU"/>
              </w:rPr>
            </w:pPr>
            <w:ins w:id="27058"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59" w:author="KIM, Jason" w:date="2019-04-02T13:39:00Z"/>
                <w:rFonts w:ascii="Calibri" w:eastAsia="Times New Roman" w:hAnsi="Calibri" w:cs="Calibri"/>
                <w:color w:val="000000"/>
                <w:lang w:eastAsia="en-AU"/>
              </w:rPr>
            </w:pPr>
            <w:ins w:id="2706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61" w:author="KIM, Jason" w:date="2019-04-02T13:39:00Z"/>
                <w:rFonts w:ascii="Calibri" w:eastAsia="Times New Roman" w:hAnsi="Calibri" w:cs="Calibri"/>
                <w:color w:val="000000"/>
                <w:lang w:eastAsia="en-AU"/>
              </w:rPr>
            </w:pPr>
            <w:ins w:id="27062" w:author="KIM, Jason" w:date="2019-04-02T13:39:00Z">
              <w:r w:rsidRPr="0056388D">
                <w:rPr>
                  <w:rFonts w:ascii="Calibri" w:eastAsia="Times New Roman" w:hAnsi="Calibri" w:cs="Calibri"/>
                  <w:color w:val="000000"/>
                  <w:lang w:eastAsia="en-AU"/>
                </w:rPr>
                <w:t>LLS2399</w:t>
              </w:r>
            </w:ins>
          </w:p>
        </w:tc>
        <w:tc>
          <w:tcPr>
            <w:tcW w:w="933" w:type="pct"/>
            <w:noWrap/>
            <w:hideMark/>
          </w:tcPr>
          <w:p w:rsidR="00110C18" w:rsidRPr="0056388D" w:rsidRDefault="00110C18" w:rsidP="00063728">
            <w:pPr>
              <w:rPr>
                <w:ins w:id="27063" w:author="KIM, Jason" w:date="2019-04-02T13:39:00Z"/>
                <w:rFonts w:ascii="Calibri" w:eastAsia="Times New Roman" w:hAnsi="Calibri" w:cs="Calibri"/>
                <w:color w:val="000000"/>
                <w:lang w:eastAsia="en-AU"/>
              </w:rPr>
            </w:pPr>
            <w:ins w:id="270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65" w:author="KIM, Jason" w:date="2019-04-02T13:39:00Z"/>
                <w:rFonts w:ascii="Calibri" w:eastAsia="Times New Roman" w:hAnsi="Calibri" w:cs="Calibri"/>
                <w:color w:val="000000"/>
                <w:lang w:eastAsia="en-AU"/>
              </w:rPr>
            </w:pPr>
            <w:ins w:id="27066" w:author="KIM, Jason" w:date="2019-04-02T13:39:00Z">
              <w:r w:rsidRPr="0056388D">
                <w:rPr>
                  <w:rFonts w:ascii="Calibri" w:eastAsia="Times New Roman" w:hAnsi="Calibri" w:cs="Calibri"/>
                  <w:color w:val="000000"/>
                  <w:lang w:eastAsia="en-AU"/>
                </w:rPr>
                <w:t>Chainage 5250</w:t>
              </w:r>
            </w:ins>
          </w:p>
        </w:tc>
        <w:tc>
          <w:tcPr>
            <w:tcW w:w="764" w:type="pct"/>
            <w:noWrap/>
            <w:hideMark/>
          </w:tcPr>
          <w:p w:rsidR="00110C18" w:rsidRPr="0056388D" w:rsidRDefault="00110C18" w:rsidP="00063728">
            <w:pPr>
              <w:jc w:val="right"/>
              <w:rPr>
                <w:ins w:id="27067" w:author="KIM, Jason" w:date="2019-04-02T13:39:00Z"/>
                <w:rFonts w:ascii="Calibri" w:eastAsia="Times New Roman" w:hAnsi="Calibri" w:cs="Calibri"/>
                <w:color w:val="000000"/>
                <w:lang w:eastAsia="en-AU"/>
              </w:rPr>
            </w:pPr>
            <w:ins w:id="27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69" w:author="KIM, Jason" w:date="2019-04-02T13:39:00Z"/>
        </w:trPr>
        <w:tc>
          <w:tcPr>
            <w:tcW w:w="708" w:type="pct"/>
            <w:vMerge/>
            <w:hideMark/>
          </w:tcPr>
          <w:p w:rsidR="00110C18" w:rsidRPr="0056388D" w:rsidRDefault="00110C18" w:rsidP="00063728">
            <w:pPr>
              <w:rPr>
                <w:ins w:id="270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71" w:author="KIM, Jason" w:date="2019-04-02T13:39:00Z"/>
                <w:rFonts w:ascii="Calibri" w:eastAsia="Times New Roman" w:hAnsi="Calibri" w:cs="Calibri"/>
                <w:color w:val="000000"/>
                <w:lang w:eastAsia="en-AU"/>
              </w:rPr>
            </w:pPr>
            <w:ins w:id="27072"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73" w:author="KIM, Jason" w:date="2019-04-02T13:39:00Z"/>
                <w:rFonts w:ascii="Calibri" w:eastAsia="Times New Roman" w:hAnsi="Calibri" w:cs="Calibri"/>
                <w:color w:val="000000"/>
                <w:lang w:eastAsia="en-AU"/>
              </w:rPr>
            </w:pPr>
            <w:ins w:id="2707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75" w:author="KIM, Jason" w:date="2019-04-02T13:39:00Z"/>
                <w:rFonts w:ascii="Calibri" w:eastAsia="Times New Roman" w:hAnsi="Calibri" w:cs="Calibri"/>
                <w:color w:val="000000"/>
                <w:lang w:eastAsia="en-AU"/>
              </w:rPr>
            </w:pPr>
            <w:ins w:id="27076" w:author="KIM, Jason" w:date="2019-04-02T13:39:00Z">
              <w:r w:rsidRPr="0056388D">
                <w:rPr>
                  <w:rFonts w:ascii="Calibri" w:eastAsia="Times New Roman" w:hAnsi="Calibri" w:cs="Calibri"/>
                  <w:color w:val="000000"/>
                  <w:lang w:eastAsia="en-AU"/>
                </w:rPr>
                <w:t>LLS2400</w:t>
              </w:r>
            </w:ins>
          </w:p>
        </w:tc>
        <w:tc>
          <w:tcPr>
            <w:tcW w:w="933" w:type="pct"/>
            <w:noWrap/>
            <w:hideMark/>
          </w:tcPr>
          <w:p w:rsidR="00110C18" w:rsidRPr="0056388D" w:rsidRDefault="00110C18" w:rsidP="00063728">
            <w:pPr>
              <w:rPr>
                <w:ins w:id="27077" w:author="KIM, Jason" w:date="2019-04-02T13:39:00Z"/>
                <w:rFonts w:ascii="Calibri" w:eastAsia="Times New Roman" w:hAnsi="Calibri" w:cs="Calibri"/>
                <w:color w:val="000000"/>
                <w:lang w:eastAsia="en-AU"/>
              </w:rPr>
            </w:pPr>
            <w:ins w:id="270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79" w:author="KIM, Jason" w:date="2019-04-02T13:39:00Z"/>
                <w:rFonts w:ascii="Calibri" w:eastAsia="Times New Roman" w:hAnsi="Calibri" w:cs="Calibri"/>
                <w:color w:val="000000"/>
                <w:lang w:eastAsia="en-AU"/>
              </w:rPr>
            </w:pPr>
            <w:ins w:id="27080" w:author="KIM, Jason" w:date="2019-04-02T13:39:00Z">
              <w:r w:rsidRPr="0056388D">
                <w:rPr>
                  <w:rFonts w:ascii="Calibri" w:eastAsia="Times New Roman" w:hAnsi="Calibri" w:cs="Calibri"/>
                  <w:color w:val="000000"/>
                  <w:lang w:eastAsia="en-AU"/>
                </w:rPr>
                <w:t>Chainage 5260</w:t>
              </w:r>
            </w:ins>
          </w:p>
        </w:tc>
        <w:tc>
          <w:tcPr>
            <w:tcW w:w="764" w:type="pct"/>
            <w:noWrap/>
            <w:hideMark/>
          </w:tcPr>
          <w:p w:rsidR="00110C18" w:rsidRPr="0056388D" w:rsidRDefault="00110C18" w:rsidP="00063728">
            <w:pPr>
              <w:jc w:val="right"/>
              <w:rPr>
                <w:ins w:id="27081" w:author="KIM, Jason" w:date="2019-04-02T13:39:00Z"/>
                <w:rFonts w:ascii="Calibri" w:eastAsia="Times New Roman" w:hAnsi="Calibri" w:cs="Calibri"/>
                <w:color w:val="000000"/>
                <w:lang w:eastAsia="en-AU"/>
              </w:rPr>
            </w:pPr>
            <w:ins w:id="27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83" w:author="KIM, Jason" w:date="2019-04-02T13:39:00Z"/>
        </w:trPr>
        <w:tc>
          <w:tcPr>
            <w:tcW w:w="708" w:type="pct"/>
            <w:vMerge/>
            <w:hideMark/>
          </w:tcPr>
          <w:p w:rsidR="00110C18" w:rsidRPr="0056388D" w:rsidRDefault="00110C18" w:rsidP="00063728">
            <w:pPr>
              <w:rPr>
                <w:ins w:id="270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85" w:author="KIM, Jason" w:date="2019-04-02T13:39:00Z"/>
                <w:rFonts w:ascii="Calibri" w:eastAsia="Times New Roman" w:hAnsi="Calibri" w:cs="Calibri"/>
                <w:color w:val="000000"/>
                <w:lang w:eastAsia="en-AU"/>
              </w:rPr>
            </w:pPr>
            <w:ins w:id="27086"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87" w:author="KIM, Jason" w:date="2019-04-02T13:39:00Z"/>
                <w:rFonts w:ascii="Calibri" w:eastAsia="Times New Roman" w:hAnsi="Calibri" w:cs="Calibri"/>
                <w:color w:val="000000"/>
                <w:lang w:eastAsia="en-AU"/>
              </w:rPr>
            </w:pPr>
            <w:ins w:id="2708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89" w:author="KIM, Jason" w:date="2019-04-02T13:39:00Z"/>
                <w:rFonts w:ascii="Calibri" w:eastAsia="Times New Roman" w:hAnsi="Calibri" w:cs="Calibri"/>
                <w:color w:val="000000"/>
                <w:lang w:eastAsia="en-AU"/>
              </w:rPr>
            </w:pPr>
            <w:ins w:id="27090" w:author="KIM, Jason" w:date="2019-04-02T13:39:00Z">
              <w:r w:rsidRPr="0056388D">
                <w:rPr>
                  <w:rFonts w:ascii="Calibri" w:eastAsia="Times New Roman" w:hAnsi="Calibri" w:cs="Calibri"/>
                  <w:color w:val="000000"/>
                  <w:lang w:eastAsia="en-AU"/>
                </w:rPr>
                <w:t>LLS2401</w:t>
              </w:r>
            </w:ins>
          </w:p>
        </w:tc>
        <w:tc>
          <w:tcPr>
            <w:tcW w:w="933" w:type="pct"/>
            <w:noWrap/>
            <w:hideMark/>
          </w:tcPr>
          <w:p w:rsidR="00110C18" w:rsidRPr="0056388D" w:rsidRDefault="00110C18" w:rsidP="00063728">
            <w:pPr>
              <w:rPr>
                <w:ins w:id="27091" w:author="KIM, Jason" w:date="2019-04-02T13:39:00Z"/>
                <w:rFonts w:ascii="Calibri" w:eastAsia="Times New Roman" w:hAnsi="Calibri" w:cs="Calibri"/>
                <w:color w:val="000000"/>
                <w:lang w:eastAsia="en-AU"/>
              </w:rPr>
            </w:pPr>
            <w:ins w:id="270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93" w:author="KIM, Jason" w:date="2019-04-02T13:39:00Z"/>
                <w:rFonts w:ascii="Calibri" w:eastAsia="Times New Roman" w:hAnsi="Calibri" w:cs="Calibri"/>
                <w:color w:val="000000"/>
                <w:lang w:eastAsia="en-AU"/>
              </w:rPr>
            </w:pPr>
            <w:ins w:id="27094" w:author="KIM, Jason" w:date="2019-04-02T13:39:00Z">
              <w:r w:rsidRPr="0056388D">
                <w:rPr>
                  <w:rFonts w:ascii="Calibri" w:eastAsia="Times New Roman" w:hAnsi="Calibri" w:cs="Calibri"/>
                  <w:color w:val="000000"/>
                  <w:lang w:eastAsia="en-AU"/>
                </w:rPr>
                <w:t>Chainage 5269</w:t>
              </w:r>
            </w:ins>
          </w:p>
        </w:tc>
        <w:tc>
          <w:tcPr>
            <w:tcW w:w="764" w:type="pct"/>
            <w:noWrap/>
            <w:hideMark/>
          </w:tcPr>
          <w:p w:rsidR="00110C18" w:rsidRPr="0056388D" w:rsidRDefault="00110C18" w:rsidP="00063728">
            <w:pPr>
              <w:jc w:val="right"/>
              <w:rPr>
                <w:ins w:id="27095" w:author="KIM, Jason" w:date="2019-04-02T13:39:00Z"/>
                <w:rFonts w:ascii="Calibri" w:eastAsia="Times New Roman" w:hAnsi="Calibri" w:cs="Calibri"/>
                <w:color w:val="000000"/>
                <w:lang w:eastAsia="en-AU"/>
              </w:rPr>
            </w:pPr>
            <w:ins w:id="27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97" w:author="KIM, Jason" w:date="2019-04-02T13:39:00Z"/>
        </w:trPr>
        <w:tc>
          <w:tcPr>
            <w:tcW w:w="708" w:type="pct"/>
            <w:vMerge/>
            <w:hideMark/>
          </w:tcPr>
          <w:p w:rsidR="00110C18" w:rsidRPr="0056388D" w:rsidRDefault="00110C18" w:rsidP="00063728">
            <w:pPr>
              <w:rPr>
                <w:ins w:id="270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99" w:author="KIM, Jason" w:date="2019-04-02T13:39:00Z"/>
                <w:rFonts w:ascii="Calibri" w:eastAsia="Times New Roman" w:hAnsi="Calibri" w:cs="Calibri"/>
                <w:color w:val="000000"/>
                <w:lang w:eastAsia="en-AU"/>
              </w:rPr>
            </w:pPr>
            <w:ins w:id="27100"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01" w:author="KIM, Jason" w:date="2019-04-02T13:39:00Z"/>
                <w:rFonts w:ascii="Calibri" w:eastAsia="Times New Roman" w:hAnsi="Calibri" w:cs="Calibri"/>
                <w:color w:val="000000"/>
                <w:lang w:eastAsia="en-AU"/>
              </w:rPr>
            </w:pPr>
            <w:ins w:id="2710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03" w:author="KIM, Jason" w:date="2019-04-02T13:39:00Z"/>
                <w:rFonts w:ascii="Calibri" w:eastAsia="Times New Roman" w:hAnsi="Calibri" w:cs="Calibri"/>
                <w:color w:val="000000"/>
                <w:lang w:eastAsia="en-AU"/>
              </w:rPr>
            </w:pPr>
            <w:ins w:id="27104" w:author="KIM, Jason" w:date="2019-04-02T13:39:00Z">
              <w:r w:rsidRPr="0056388D">
                <w:rPr>
                  <w:rFonts w:ascii="Calibri" w:eastAsia="Times New Roman" w:hAnsi="Calibri" w:cs="Calibri"/>
                  <w:color w:val="000000"/>
                  <w:lang w:eastAsia="en-AU"/>
                </w:rPr>
                <w:t>LLS2402</w:t>
              </w:r>
            </w:ins>
          </w:p>
        </w:tc>
        <w:tc>
          <w:tcPr>
            <w:tcW w:w="933" w:type="pct"/>
            <w:noWrap/>
            <w:hideMark/>
          </w:tcPr>
          <w:p w:rsidR="00110C18" w:rsidRPr="0056388D" w:rsidRDefault="00110C18" w:rsidP="00063728">
            <w:pPr>
              <w:rPr>
                <w:ins w:id="27105" w:author="KIM, Jason" w:date="2019-04-02T13:39:00Z"/>
                <w:rFonts w:ascii="Calibri" w:eastAsia="Times New Roman" w:hAnsi="Calibri" w:cs="Calibri"/>
                <w:color w:val="000000"/>
                <w:lang w:eastAsia="en-AU"/>
              </w:rPr>
            </w:pPr>
            <w:ins w:id="271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07" w:author="KIM, Jason" w:date="2019-04-02T13:39:00Z"/>
                <w:rFonts w:ascii="Calibri" w:eastAsia="Times New Roman" w:hAnsi="Calibri" w:cs="Calibri"/>
                <w:color w:val="000000"/>
                <w:lang w:eastAsia="en-AU"/>
              </w:rPr>
            </w:pPr>
            <w:ins w:id="27108" w:author="KIM, Jason" w:date="2019-04-02T13:39:00Z">
              <w:r w:rsidRPr="0056388D">
                <w:rPr>
                  <w:rFonts w:ascii="Calibri" w:eastAsia="Times New Roman" w:hAnsi="Calibri" w:cs="Calibri"/>
                  <w:color w:val="000000"/>
                  <w:lang w:eastAsia="en-AU"/>
                </w:rPr>
                <w:t>Chainage 5279</w:t>
              </w:r>
            </w:ins>
          </w:p>
        </w:tc>
        <w:tc>
          <w:tcPr>
            <w:tcW w:w="764" w:type="pct"/>
            <w:noWrap/>
            <w:hideMark/>
          </w:tcPr>
          <w:p w:rsidR="00110C18" w:rsidRPr="0056388D" w:rsidRDefault="00110C18" w:rsidP="00063728">
            <w:pPr>
              <w:jc w:val="right"/>
              <w:rPr>
                <w:ins w:id="27109" w:author="KIM, Jason" w:date="2019-04-02T13:39:00Z"/>
                <w:rFonts w:ascii="Calibri" w:eastAsia="Times New Roman" w:hAnsi="Calibri" w:cs="Calibri"/>
                <w:color w:val="000000"/>
                <w:lang w:eastAsia="en-AU"/>
              </w:rPr>
            </w:pPr>
            <w:ins w:id="271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11" w:author="KIM, Jason" w:date="2019-04-02T13:39:00Z"/>
        </w:trPr>
        <w:tc>
          <w:tcPr>
            <w:tcW w:w="708" w:type="pct"/>
            <w:vMerge/>
            <w:hideMark/>
          </w:tcPr>
          <w:p w:rsidR="00110C18" w:rsidRPr="0056388D" w:rsidRDefault="00110C18" w:rsidP="00063728">
            <w:pPr>
              <w:rPr>
                <w:ins w:id="271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13" w:author="KIM, Jason" w:date="2019-04-02T13:39:00Z"/>
                <w:rFonts w:ascii="Calibri" w:eastAsia="Times New Roman" w:hAnsi="Calibri" w:cs="Calibri"/>
                <w:color w:val="000000"/>
                <w:lang w:eastAsia="en-AU"/>
              </w:rPr>
            </w:pPr>
            <w:ins w:id="27114"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15" w:author="KIM, Jason" w:date="2019-04-02T13:39:00Z"/>
                <w:rFonts w:ascii="Calibri" w:eastAsia="Times New Roman" w:hAnsi="Calibri" w:cs="Calibri"/>
                <w:color w:val="000000"/>
                <w:lang w:eastAsia="en-AU"/>
              </w:rPr>
            </w:pPr>
            <w:ins w:id="2711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17" w:author="KIM, Jason" w:date="2019-04-02T13:39:00Z"/>
                <w:rFonts w:ascii="Calibri" w:eastAsia="Times New Roman" w:hAnsi="Calibri" w:cs="Calibri"/>
                <w:color w:val="000000"/>
                <w:lang w:eastAsia="en-AU"/>
              </w:rPr>
            </w:pPr>
            <w:ins w:id="27118" w:author="KIM, Jason" w:date="2019-04-02T13:39:00Z">
              <w:r w:rsidRPr="0056388D">
                <w:rPr>
                  <w:rFonts w:ascii="Calibri" w:eastAsia="Times New Roman" w:hAnsi="Calibri" w:cs="Calibri"/>
                  <w:color w:val="000000"/>
                  <w:lang w:eastAsia="en-AU"/>
                </w:rPr>
                <w:t>LLS2403</w:t>
              </w:r>
            </w:ins>
          </w:p>
        </w:tc>
        <w:tc>
          <w:tcPr>
            <w:tcW w:w="933" w:type="pct"/>
            <w:noWrap/>
            <w:hideMark/>
          </w:tcPr>
          <w:p w:rsidR="00110C18" w:rsidRPr="0056388D" w:rsidRDefault="00110C18" w:rsidP="00063728">
            <w:pPr>
              <w:rPr>
                <w:ins w:id="27119" w:author="KIM, Jason" w:date="2019-04-02T13:39:00Z"/>
                <w:rFonts w:ascii="Calibri" w:eastAsia="Times New Roman" w:hAnsi="Calibri" w:cs="Calibri"/>
                <w:color w:val="000000"/>
                <w:lang w:eastAsia="en-AU"/>
              </w:rPr>
            </w:pPr>
            <w:ins w:id="271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21" w:author="KIM, Jason" w:date="2019-04-02T13:39:00Z"/>
                <w:rFonts w:ascii="Calibri" w:eastAsia="Times New Roman" w:hAnsi="Calibri" w:cs="Calibri"/>
                <w:color w:val="000000"/>
                <w:lang w:eastAsia="en-AU"/>
              </w:rPr>
            </w:pPr>
            <w:ins w:id="27122" w:author="KIM, Jason" w:date="2019-04-02T13:39:00Z">
              <w:r w:rsidRPr="0056388D">
                <w:rPr>
                  <w:rFonts w:ascii="Calibri" w:eastAsia="Times New Roman" w:hAnsi="Calibri" w:cs="Calibri"/>
                  <w:color w:val="000000"/>
                  <w:lang w:eastAsia="en-AU"/>
                </w:rPr>
                <w:t>Chainage 5288</w:t>
              </w:r>
            </w:ins>
          </w:p>
        </w:tc>
        <w:tc>
          <w:tcPr>
            <w:tcW w:w="764" w:type="pct"/>
            <w:noWrap/>
            <w:hideMark/>
          </w:tcPr>
          <w:p w:rsidR="00110C18" w:rsidRPr="0056388D" w:rsidRDefault="00110C18" w:rsidP="00063728">
            <w:pPr>
              <w:jc w:val="right"/>
              <w:rPr>
                <w:ins w:id="27123" w:author="KIM, Jason" w:date="2019-04-02T13:39:00Z"/>
                <w:rFonts w:ascii="Calibri" w:eastAsia="Times New Roman" w:hAnsi="Calibri" w:cs="Calibri"/>
                <w:color w:val="000000"/>
                <w:lang w:eastAsia="en-AU"/>
              </w:rPr>
            </w:pPr>
            <w:ins w:id="271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25" w:author="KIM, Jason" w:date="2019-04-02T13:39:00Z"/>
        </w:trPr>
        <w:tc>
          <w:tcPr>
            <w:tcW w:w="708" w:type="pct"/>
            <w:vMerge/>
            <w:hideMark/>
          </w:tcPr>
          <w:p w:rsidR="00110C18" w:rsidRPr="0056388D" w:rsidRDefault="00110C18" w:rsidP="00063728">
            <w:pPr>
              <w:rPr>
                <w:ins w:id="271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27" w:author="KIM, Jason" w:date="2019-04-02T13:39:00Z"/>
                <w:rFonts w:ascii="Calibri" w:eastAsia="Times New Roman" w:hAnsi="Calibri" w:cs="Calibri"/>
                <w:color w:val="000000"/>
                <w:lang w:eastAsia="en-AU"/>
              </w:rPr>
            </w:pPr>
            <w:ins w:id="27128"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29" w:author="KIM, Jason" w:date="2019-04-02T13:39:00Z"/>
                <w:rFonts w:ascii="Calibri" w:eastAsia="Times New Roman" w:hAnsi="Calibri" w:cs="Calibri"/>
                <w:color w:val="000000"/>
                <w:lang w:eastAsia="en-AU"/>
              </w:rPr>
            </w:pPr>
            <w:ins w:id="2713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31" w:author="KIM, Jason" w:date="2019-04-02T13:39:00Z"/>
                <w:rFonts w:ascii="Calibri" w:eastAsia="Times New Roman" w:hAnsi="Calibri" w:cs="Calibri"/>
                <w:color w:val="000000"/>
                <w:lang w:eastAsia="en-AU"/>
              </w:rPr>
            </w:pPr>
            <w:ins w:id="27132" w:author="KIM, Jason" w:date="2019-04-02T13:39:00Z">
              <w:r w:rsidRPr="0056388D">
                <w:rPr>
                  <w:rFonts w:ascii="Calibri" w:eastAsia="Times New Roman" w:hAnsi="Calibri" w:cs="Calibri"/>
                  <w:color w:val="000000"/>
                  <w:lang w:eastAsia="en-AU"/>
                </w:rPr>
                <w:t>LLS2404</w:t>
              </w:r>
            </w:ins>
          </w:p>
        </w:tc>
        <w:tc>
          <w:tcPr>
            <w:tcW w:w="933" w:type="pct"/>
            <w:noWrap/>
            <w:hideMark/>
          </w:tcPr>
          <w:p w:rsidR="00110C18" w:rsidRPr="0056388D" w:rsidRDefault="00110C18" w:rsidP="00063728">
            <w:pPr>
              <w:rPr>
                <w:ins w:id="27133" w:author="KIM, Jason" w:date="2019-04-02T13:39:00Z"/>
                <w:rFonts w:ascii="Calibri" w:eastAsia="Times New Roman" w:hAnsi="Calibri" w:cs="Calibri"/>
                <w:color w:val="000000"/>
                <w:lang w:eastAsia="en-AU"/>
              </w:rPr>
            </w:pPr>
            <w:ins w:id="271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35" w:author="KIM, Jason" w:date="2019-04-02T13:39:00Z"/>
                <w:rFonts w:ascii="Calibri" w:eastAsia="Times New Roman" w:hAnsi="Calibri" w:cs="Calibri"/>
                <w:color w:val="000000"/>
                <w:lang w:eastAsia="en-AU"/>
              </w:rPr>
            </w:pPr>
            <w:ins w:id="27136" w:author="KIM, Jason" w:date="2019-04-02T13:39:00Z">
              <w:r w:rsidRPr="0056388D">
                <w:rPr>
                  <w:rFonts w:ascii="Calibri" w:eastAsia="Times New Roman" w:hAnsi="Calibri" w:cs="Calibri"/>
                  <w:color w:val="000000"/>
                  <w:lang w:eastAsia="en-AU"/>
                </w:rPr>
                <w:t>Chainage 5298</w:t>
              </w:r>
            </w:ins>
          </w:p>
        </w:tc>
        <w:tc>
          <w:tcPr>
            <w:tcW w:w="764" w:type="pct"/>
            <w:noWrap/>
            <w:hideMark/>
          </w:tcPr>
          <w:p w:rsidR="00110C18" w:rsidRPr="0056388D" w:rsidRDefault="00110C18" w:rsidP="00063728">
            <w:pPr>
              <w:jc w:val="right"/>
              <w:rPr>
                <w:ins w:id="27137" w:author="KIM, Jason" w:date="2019-04-02T13:39:00Z"/>
                <w:rFonts w:ascii="Calibri" w:eastAsia="Times New Roman" w:hAnsi="Calibri" w:cs="Calibri"/>
                <w:color w:val="000000"/>
                <w:lang w:eastAsia="en-AU"/>
              </w:rPr>
            </w:pPr>
            <w:ins w:id="27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39" w:author="KIM, Jason" w:date="2019-04-02T13:39:00Z"/>
        </w:trPr>
        <w:tc>
          <w:tcPr>
            <w:tcW w:w="708" w:type="pct"/>
            <w:vMerge/>
            <w:hideMark/>
          </w:tcPr>
          <w:p w:rsidR="00110C18" w:rsidRPr="0056388D" w:rsidRDefault="00110C18" w:rsidP="00063728">
            <w:pPr>
              <w:rPr>
                <w:ins w:id="271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41" w:author="KIM, Jason" w:date="2019-04-02T13:39:00Z"/>
                <w:rFonts w:ascii="Calibri" w:eastAsia="Times New Roman" w:hAnsi="Calibri" w:cs="Calibri"/>
                <w:color w:val="000000"/>
                <w:lang w:eastAsia="en-AU"/>
              </w:rPr>
            </w:pPr>
            <w:ins w:id="27142"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43" w:author="KIM, Jason" w:date="2019-04-02T13:39:00Z"/>
                <w:rFonts w:ascii="Calibri" w:eastAsia="Times New Roman" w:hAnsi="Calibri" w:cs="Calibri"/>
                <w:color w:val="000000"/>
                <w:lang w:eastAsia="en-AU"/>
              </w:rPr>
            </w:pPr>
            <w:ins w:id="2714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45" w:author="KIM, Jason" w:date="2019-04-02T13:39:00Z"/>
                <w:rFonts w:ascii="Calibri" w:eastAsia="Times New Roman" w:hAnsi="Calibri" w:cs="Calibri"/>
                <w:color w:val="000000"/>
                <w:lang w:eastAsia="en-AU"/>
              </w:rPr>
            </w:pPr>
            <w:ins w:id="27146" w:author="KIM, Jason" w:date="2019-04-02T13:39:00Z">
              <w:r w:rsidRPr="0056388D">
                <w:rPr>
                  <w:rFonts w:ascii="Calibri" w:eastAsia="Times New Roman" w:hAnsi="Calibri" w:cs="Calibri"/>
                  <w:color w:val="000000"/>
                  <w:lang w:eastAsia="en-AU"/>
                </w:rPr>
                <w:t>LLS2405</w:t>
              </w:r>
            </w:ins>
          </w:p>
        </w:tc>
        <w:tc>
          <w:tcPr>
            <w:tcW w:w="933" w:type="pct"/>
            <w:noWrap/>
            <w:hideMark/>
          </w:tcPr>
          <w:p w:rsidR="00110C18" w:rsidRPr="0056388D" w:rsidRDefault="00110C18" w:rsidP="00063728">
            <w:pPr>
              <w:rPr>
                <w:ins w:id="27147" w:author="KIM, Jason" w:date="2019-04-02T13:39:00Z"/>
                <w:rFonts w:ascii="Calibri" w:eastAsia="Times New Roman" w:hAnsi="Calibri" w:cs="Calibri"/>
                <w:color w:val="000000"/>
                <w:lang w:eastAsia="en-AU"/>
              </w:rPr>
            </w:pPr>
            <w:ins w:id="271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49" w:author="KIM, Jason" w:date="2019-04-02T13:39:00Z"/>
                <w:rFonts w:ascii="Calibri" w:eastAsia="Times New Roman" w:hAnsi="Calibri" w:cs="Calibri"/>
                <w:color w:val="000000"/>
                <w:lang w:eastAsia="en-AU"/>
              </w:rPr>
            </w:pPr>
            <w:ins w:id="27150" w:author="KIM, Jason" w:date="2019-04-02T13:39:00Z">
              <w:r w:rsidRPr="0056388D">
                <w:rPr>
                  <w:rFonts w:ascii="Calibri" w:eastAsia="Times New Roman" w:hAnsi="Calibri" w:cs="Calibri"/>
                  <w:color w:val="000000"/>
                  <w:lang w:eastAsia="en-AU"/>
                </w:rPr>
                <w:t>Chainage 5308</w:t>
              </w:r>
            </w:ins>
          </w:p>
        </w:tc>
        <w:tc>
          <w:tcPr>
            <w:tcW w:w="764" w:type="pct"/>
            <w:noWrap/>
            <w:hideMark/>
          </w:tcPr>
          <w:p w:rsidR="00110C18" w:rsidRPr="0056388D" w:rsidRDefault="00110C18" w:rsidP="00063728">
            <w:pPr>
              <w:jc w:val="right"/>
              <w:rPr>
                <w:ins w:id="27151" w:author="KIM, Jason" w:date="2019-04-02T13:39:00Z"/>
                <w:rFonts w:ascii="Calibri" w:eastAsia="Times New Roman" w:hAnsi="Calibri" w:cs="Calibri"/>
                <w:color w:val="000000"/>
                <w:lang w:eastAsia="en-AU"/>
              </w:rPr>
            </w:pPr>
            <w:ins w:id="271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53" w:author="KIM, Jason" w:date="2019-04-02T13:39:00Z"/>
        </w:trPr>
        <w:tc>
          <w:tcPr>
            <w:tcW w:w="708" w:type="pct"/>
            <w:vMerge/>
            <w:hideMark/>
          </w:tcPr>
          <w:p w:rsidR="00110C18" w:rsidRPr="0056388D" w:rsidRDefault="00110C18" w:rsidP="00063728">
            <w:pPr>
              <w:rPr>
                <w:ins w:id="271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55" w:author="KIM, Jason" w:date="2019-04-02T13:39:00Z"/>
                <w:rFonts w:ascii="Calibri" w:eastAsia="Times New Roman" w:hAnsi="Calibri" w:cs="Calibri"/>
                <w:color w:val="000000"/>
                <w:lang w:eastAsia="en-AU"/>
              </w:rPr>
            </w:pPr>
            <w:ins w:id="27156"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57" w:author="KIM, Jason" w:date="2019-04-02T13:39:00Z"/>
                <w:rFonts w:ascii="Calibri" w:eastAsia="Times New Roman" w:hAnsi="Calibri" w:cs="Calibri"/>
                <w:color w:val="000000"/>
                <w:lang w:eastAsia="en-AU"/>
              </w:rPr>
            </w:pPr>
            <w:ins w:id="2715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59" w:author="KIM, Jason" w:date="2019-04-02T13:39:00Z"/>
                <w:rFonts w:ascii="Calibri" w:eastAsia="Times New Roman" w:hAnsi="Calibri" w:cs="Calibri"/>
                <w:color w:val="000000"/>
                <w:lang w:eastAsia="en-AU"/>
              </w:rPr>
            </w:pPr>
            <w:ins w:id="27160" w:author="KIM, Jason" w:date="2019-04-02T13:39:00Z">
              <w:r w:rsidRPr="0056388D">
                <w:rPr>
                  <w:rFonts w:ascii="Calibri" w:eastAsia="Times New Roman" w:hAnsi="Calibri" w:cs="Calibri"/>
                  <w:color w:val="000000"/>
                  <w:lang w:eastAsia="en-AU"/>
                </w:rPr>
                <w:t>LLS2406</w:t>
              </w:r>
            </w:ins>
          </w:p>
        </w:tc>
        <w:tc>
          <w:tcPr>
            <w:tcW w:w="933" w:type="pct"/>
            <w:noWrap/>
            <w:hideMark/>
          </w:tcPr>
          <w:p w:rsidR="00110C18" w:rsidRPr="0056388D" w:rsidRDefault="00110C18" w:rsidP="00063728">
            <w:pPr>
              <w:rPr>
                <w:ins w:id="27161" w:author="KIM, Jason" w:date="2019-04-02T13:39:00Z"/>
                <w:rFonts w:ascii="Calibri" w:eastAsia="Times New Roman" w:hAnsi="Calibri" w:cs="Calibri"/>
                <w:color w:val="000000"/>
                <w:lang w:eastAsia="en-AU"/>
              </w:rPr>
            </w:pPr>
            <w:ins w:id="271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63" w:author="KIM, Jason" w:date="2019-04-02T13:39:00Z"/>
                <w:rFonts w:ascii="Calibri" w:eastAsia="Times New Roman" w:hAnsi="Calibri" w:cs="Calibri"/>
                <w:color w:val="000000"/>
                <w:lang w:eastAsia="en-AU"/>
              </w:rPr>
            </w:pPr>
            <w:ins w:id="27164" w:author="KIM, Jason" w:date="2019-04-02T13:39:00Z">
              <w:r w:rsidRPr="0056388D">
                <w:rPr>
                  <w:rFonts w:ascii="Calibri" w:eastAsia="Times New Roman" w:hAnsi="Calibri" w:cs="Calibri"/>
                  <w:color w:val="000000"/>
                  <w:lang w:eastAsia="en-AU"/>
                </w:rPr>
                <w:t>Chainage 5318</w:t>
              </w:r>
            </w:ins>
          </w:p>
        </w:tc>
        <w:tc>
          <w:tcPr>
            <w:tcW w:w="764" w:type="pct"/>
            <w:noWrap/>
            <w:hideMark/>
          </w:tcPr>
          <w:p w:rsidR="00110C18" w:rsidRPr="0056388D" w:rsidRDefault="00110C18" w:rsidP="00063728">
            <w:pPr>
              <w:jc w:val="right"/>
              <w:rPr>
                <w:ins w:id="27165" w:author="KIM, Jason" w:date="2019-04-02T13:39:00Z"/>
                <w:rFonts w:ascii="Calibri" w:eastAsia="Times New Roman" w:hAnsi="Calibri" w:cs="Calibri"/>
                <w:color w:val="000000"/>
                <w:lang w:eastAsia="en-AU"/>
              </w:rPr>
            </w:pPr>
            <w:ins w:id="271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67" w:author="KIM, Jason" w:date="2019-04-02T13:39:00Z"/>
        </w:trPr>
        <w:tc>
          <w:tcPr>
            <w:tcW w:w="708" w:type="pct"/>
            <w:vMerge/>
            <w:hideMark/>
          </w:tcPr>
          <w:p w:rsidR="00110C18" w:rsidRPr="0056388D" w:rsidRDefault="00110C18" w:rsidP="00063728">
            <w:pPr>
              <w:rPr>
                <w:ins w:id="271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69" w:author="KIM, Jason" w:date="2019-04-02T13:39:00Z"/>
                <w:rFonts w:ascii="Calibri" w:eastAsia="Times New Roman" w:hAnsi="Calibri" w:cs="Calibri"/>
                <w:color w:val="000000"/>
                <w:lang w:eastAsia="en-AU"/>
              </w:rPr>
            </w:pPr>
            <w:ins w:id="27170"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71" w:author="KIM, Jason" w:date="2019-04-02T13:39:00Z"/>
                <w:rFonts w:ascii="Calibri" w:eastAsia="Times New Roman" w:hAnsi="Calibri" w:cs="Calibri"/>
                <w:color w:val="000000"/>
                <w:lang w:eastAsia="en-AU"/>
              </w:rPr>
            </w:pPr>
            <w:ins w:id="2717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73" w:author="KIM, Jason" w:date="2019-04-02T13:39:00Z"/>
                <w:rFonts w:ascii="Calibri" w:eastAsia="Times New Roman" w:hAnsi="Calibri" w:cs="Calibri"/>
                <w:color w:val="000000"/>
                <w:lang w:eastAsia="en-AU"/>
              </w:rPr>
            </w:pPr>
            <w:ins w:id="27174" w:author="KIM, Jason" w:date="2019-04-02T13:39:00Z">
              <w:r w:rsidRPr="0056388D">
                <w:rPr>
                  <w:rFonts w:ascii="Calibri" w:eastAsia="Times New Roman" w:hAnsi="Calibri" w:cs="Calibri"/>
                  <w:color w:val="000000"/>
                  <w:lang w:eastAsia="en-AU"/>
                </w:rPr>
                <w:t>LLS2407</w:t>
              </w:r>
            </w:ins>
          </w:p>
        </w:tc>
        <w:tc>
          <w:tcPr>
            <w:tcW w:w="933" w:type="pct"/>
            <w:noWrap/>
            <w:hideMark/>
          </w:tcPr>
          <w:p w:rsidR="00110C18" w:rsidRPr="0056388D" w:rsidRDefault="00110C18" w:rsidP="00063728">
            <w:pPr>
              <w:rPr>
                <w:ins w:id="27175" w:author="KIM, Jason" w:date="2019-04-02T13:39:00Z"/>
                <w:rFonts w:ascii="Calibri" w:eastAsia="Times New Roman" w:hAnsi="Calibri" w:cs="Calibri"/>
                <w:color w:val="000000"/>
                <w:lang w:eastAsia="en-AU"/>
              </w:rPr>
            </w:pPr>
            <w:ins w:id="271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77" w:author="KIM, Jason" w:date="2019-04-02T13:39:00Z"/>
                <w:rFonts w:ascii="Calibri" w:eastAsia="Times New Roman" w:hAnsi="Calibri" w:cs="Calibri"/>
                <w:color w:val="000000"/>
                <w:lang w:eastAsia="en-AU"/>
              </w:rPr>
            </w:pPr>
            <w:ins w:id="27178" w:author="KIM, Jason" w:date="2019-04-02T13:39:00Z">
              <w:r w:rsidRPr="0056388D">
                <w:rPr>
                  <w:rFonts w:ascii="Calibri" w:eastAsia="Times New Roman" w:hAnsi="Calibri" w:cs="Calibri"/>
                  <w:color w:val="000000"/>
                  <w:lang w:eastAsia="en-AU"/>
                </w:rPr>
                <w:t>Chainage 5327</w:t>
              </w:r>
            </w:ins>
          </w:p>
        </w:tc>
        <w:tc>
          <w:tcPr>
            <w:tcW w:w="764" w:type="pct"/>
            <w:noWrap/>
            <w:hideMark/>
          </w:tcPr>
          <w:p w:rsidR="00110C18" w:rsidRPr="0056388D" w:rsidRDefault="00110C18" w:rsidP="00063728">
            <w:pPr>
              <w:jc w:val="right"/>
              <w:rPr>
                <w:ins w:id="27179" w:author="KIM, Jason" w:date="2019-04-02T13:39:00Z"/>
                <w:rFonts w:ascii="Calibri" w:eastAsia="Times New Roman" w:hAnsi="Calibri" w:cs="Calibri"/>
                <w:color w:val="000000"/>
                <w:lang w:eastAsia="en-AU"/>
              </w:rPr>
            </w:pPr>
            <w:ins w:id="271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81" w:author="KIM, Jason" w:date="2019-04-02T13:39:00Z"/>
        </w:trPr>
        <w:tc>
          <w:tcPr>
            <w:tcW w:w="708" w:type="pct"/>
            <w:vMerge/>
            <w:hideMark/>
          </w:tcPr>
          <w:p w:rsidR="00110C18" w:rsidRPr="0056388D" w:rsidRDefault="00110C18" w:rsidP="00063728">
            <w:pPr>
              <w:rPr>
                <w:ins w:id="271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83" w:author="KIM, Jason" w:date="2019-04-02T13:39:00Z"/>
                <w:rFonts w:ascii="Calibri" w:eastAsia="Times New Roman" w:hAnsi="Calibri" w:cs="Calibri"/>
                <w:color w:val="000000"/>
                <w:lang w:eastAsia="en-AU"/>
              </w:rPr>
            </w:pPr>
            <w:ins w:id="27184"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85" w:author="KIM, Jason" w:date="2019-04-02T13:39:00Z"/>
                <w:rFonts w:ascii="Calibri" w:eastAsia="Times New Roman" w:hAnsi="Calibri" w:cs="Calibri"/>
                <w:color w:val="000000"/>
                <w:lang w:eastAsia="en-AU"/>
              </w:rPr>
            </w:pPr>
            <w:ins w:id="2718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87" w:author="KIM, Jason" w:date="2019-04-02T13:39:00Z"/>
                <w:rFonts w:ascii="Calibri" w:eastAsia="Times New Roman" w:hAnsi="Calibri" w:cs="Calibri"/>
                <w:color w:val="000000"/>
                <w:lang w:eastAsia="en-AU"/>
              </w:rPr>
            </w:pPr>
            <w:ins w:id="27188" w:author="KIM, Jason" w:date="2019-04-02T13:39:00Z">
              <w:r w:rsidRPr="0056388D">
                <w:rPr>
                  <w:rFonts w:ascii="Calibri" w:eastAsia="Times New Roman" w:hAnsi="Calibri" w:cs="Calibri"/>
                  <w:color w:val="000000"/>
                  <w:lang w:eastAsia="en-AU"/>
                </w:rPr>
                <w:t>LLS2408</w:t>
              </w:r>
            </w:ins>
          </w:p>
        </w:tc>
        <w:tc>
          <w:tcPr>
            <w:tcW w:w="933" w:type="pct"/>
            <w:noWrap/>
            <w:hideMark/>
          </w:tcPr>
          <w:p w:rsidR="00110C18" w:rsidRPr="0056388D" w:rsidRDefault="00110C18" w:rsidP="00063728">
            <w:pPr>
              <w:rPr>
                <w:ins w:id="27189" w:author="KIM, Jason" w:date="2019-04-02T13:39:00Z"/>
                <w:rFonts w:ascii="Calibri" w:eastAsia="Times New Roman" w:hAnsi="Calibri" w:cs="Calibri"/>
                <w:color w:val="000000"/>
                <w:lang w:eastAsia="en-AU"/>
              </w:rPr>
            </w:pPr>
            <w:ins w:id="271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91" w:author="KIM, Jason" w:date="2019-04-02T13:39:00Z"/>
                <w:rFonts w:ascii="Calibri" w:eastAsia="Times New Roman" w:hAnsi="Calibri" w:cs="Calibri"/>
                <w:color w:val="000000"/>
                <w:lang w:eastAsia="en-AU"/>
              </w:rPr>
            </w:pPr>
            <w:ins w:id="27192" w:author="KIM, Jason" w:date="2019-04-02T13:39:00Z">
              <w:r w:rsidRPr="0056388D">
                <w:rPr>
                  <w:rFonts w:ascii="Calibri" w:eastAsia="Times New Roman" w:hAnsi="Calibri" w:cs="Calibri"/>
                  <w:color w:val="000000"/>
                  <w:lang w:eastAsia="en-AU"/>
                </w:rPr>
                <w:t>Chainage 5337</w:t>
              </w:r>
            </w:ins>
          </w:p>
        </w:tc>
        <w:tc>
          <w:tcPr>
            <w:tcW w:w="764" w:type="pct"/>
            <w:noWrap/>
            <w:hideMark/>
          </w:tcPr>
          <w:p w:rsidR="00110C18" w:rsidRPr="0056388D" w:rsidRDefault="00110C18" w:rsidP="00063728">
            <w:pPr>
              <w:jc w:val="right"/>
              <w:rPr>
                <w:ins w:id="27193" w:author="KIM, Jason" w:date="2019-04-02T13:39:00Z"/>
                <w:rFonts w:ascii="Calibri" w:eastAsia="Times New Roman" w:hAnsi="Calibri" w:cs="Calibri"/>
                <w:color w:val="000000"/>
                <w:lang w:eastAsia="en-AU"/>
              </w:rPr>
            </w:pPr>
            <w:ins w:id="271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95" w:author="KIM, Jason" w:date="2019-04-02T13:39:00Z"/>
        </w:trPr>
        <w:tc>
          <w:tcPr>
            <w:tcW w:w="708" w:type="pct"/>
            <w:vMerge/>
            <w:hideMark/>
          </w:tcPr>
          <w:p w:rsidR="00110C18" w:rsidRPr="0056388D" w:rsidRDefault="00110C18" w:rsidP="00063728">
            <w:pPr>
              <w:rPr>
                <w:ins w:id="271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97" w:author="KIM, Jason" w:date="2019-04-02T13:39:00Z"/>
                <w:rFonts w:ascii="Calibri" w:eastAsia="Times New Roman" w:hAnsi="Calibri" w:cs="Calibri"/>
                <w:color w:val="000000"/>
                <w:lang w:eastAsia="en-AU"/>
              </w:rPr>
            </w:pPr>
            <w:ins w:id="27198"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99" w:author="KIM, Jason" w:date="2019-04-02T13:39:00Z"/>
                <w:rFonts w:ascii="Calibri" w:eastAsia="Times New Roman" w:hAnsi="Calibri" w:cs="Calibri"/>
                <w:color w:val="000000"/>
                <w:lang w:eastAsia="en-AU"/>
              </w:rPr>
            </w:pPr>
            <w:ins w:id="2720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01" w:author="KIM, Jason" w:date="2019-04-02T13:39:00Z"/>
                <w:rFonts w:ascii="Calibri" w:eastAsia="Times New Roman" w:hAnsi="Calibri" w:cs="Calibri"/>
                <w:color w:val="000000"/>
                <w:lang w:eastAsia="en-AU"/>
              </w:rPr>
            </w:pPr>
            <w:ins w:id="27202" w:author="KIM, Jason" w:date="2019-04-02T13:39:00Z">
              <w:r w:rsidRPr="0056388D">
                <w:rPr>
                  <w:rFonts w:ascii="Calibri" w:eastAsia="Times New Roman" w:hAnsi="Calibri" w:cs="Calibri"/>
                  <w:color w:val="000000"/>
                  <w:lang w:eastAsia="en-AU"/>
                </w:rPr>
                <w:t>LLS2409</w:t>
              </w:r>
            </w:ins>
          </w:p>
        </w:tc>
        <w:tc>
          <w:tcPr>
            <w:tcW w:w="933" w:type="pct"/>
            <w:noWrap/>
            <w:hideMark/>
          </w:tcPr>
          <w:p w:rsidR="00110C18" w:rsidRPr="0056388D" w:rsidRDefault="00110C18" w:rsidP="00063728">
            <w:pPr>
              <w:rPr>
                <w:ins w:id="27203" w:author="KIM, Jason" w:date="2019-04-02T13:39:00Z"/>
                <w:rFonts w:ascii="Calibri" w:eastAsia="Times New Roman" w:hAnsi="Calibri" w:cs="Calibri"/>
                <w:color w:val="000000"/>
                <w:lang w:eastAsia="en-AU"/>
              </w:rPr>
            </w:pPr>
            <w:ins w:id="272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205" w:author="KIM, Jason" w:date="2019-04-02T13:39:00Z"/>
                <w:rFonts w:ascii="Calibri" w:eastAsia="Times New Roman" w:hAnsi="Calibri" w:cs="Calibri"/>
                <w:color w:val="000000"/>
                <w:lang w:eastAsia="en-AU"/>
              </w:rPr>
            </w:pPr>
            <w:ins w:id="27206" w:author="KIM, Jason" w:date="2019-04-02T13:39:00Z">
              <w:r w:rsidRPr="0056388D">
                <w:rPr>
                  <w:rFonts w:ascii="Calibri" w:eastAsia="Times New Roman" w:hAnsi="Calibri" w:cs="Calibri"/>
                  <w:color w:val="000000"/>
                  <w:lang w:eastAsia="en-AU"/>
                </w:rPr>
                <w:t>Chainage 5346</w:t>
              </w:r>
            </w:ins>
          </w:p>
        </w:tc>
        <w:tc>
          <w:tcPr>
            <w:tcW w:w="764" w:type="pct"/>
            <w:noWrap/>
            <w:hideMark/>
          </w:tcPr>
          <w:p w:rsidR="00110C18" w:rsidRPr="0056388D" w:rsidRDefault="00110C18" w:rsidP="00063728">
            <w:pPr>
              <w:jc w:val="right"/>
              <w:rPr>
                <w:ins w:id="27207" w:author="KIM, Jason" w:date="2019-04-02T13:39:00Z"/>
                <w:rFonts w:ascii="Calibri" w:eastAsia="Times New Roman" w:hAnsi="Calibri" w:cs="Calibri"/>
                <w:color w:val="000000"/>
                <w:lang w:eastAsia="en-AU"/>
              </w:rPr>
            </w:pPr>
            <w:ins w:id="272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09" w:author="KIM, Jason" w:date="2019-04-02T13:39:00Z"/>
        </w:trPr>
        <w:tc>
          <w:tcPr>
            <w:tcW w:w="708" w:type="pct"/>
            <w:vMerge w:val="restart"/>
            <w:noWrap/>
            <w:hideMark/>
          </w:tcPr>
          <w:p w:rsidR="00110C18" w:rsidRPr="0056388D" w:rsidRDefault="00110C18" w:rsidP="00063728">
            <w:pPr>
              <w:rPr>
                <w:ins w:id="27210" w:author="KIM, Jason" w:date="2019-04-02T13:39:00Z"/>
                <w:rFonts w:ascii="Calibri" w:eastAsia="Times New Roman" w:hAnsi="Calibri" w:cs="Calibri"/>
                <w:color w:val="000000"/>
                <w:lang w:eastAsia="en-AU"/>
              </w:rPr>
            </w:pPr>
            <w:ins w:id="27211" w:author="KIM, Jason" w:date="2019-04-02T13:39:00Z">
              <w:r w:rsidRPr="0056388D">
                <w:rPr>
                  <w:rFonts w:ascii="Calibri" w:eastAsia="Times New Roman" w:hAnsi="Calibri" w:cs="Calibri"/>
                  <w:color w:val="000000"/>
                  <w:lang w:eastAsia="en-AU"/>
                </w:rPr>
                <w:t>LLE40K51</w:t>
              </w:r>
            </w:ins>
          </w:p>
        </w:tc>
        <w:tc>
          <w:tcPr>
            <w:tcW w:w="605" w:type="pct"/>
            <w:noWrap/>
            <w:hideMark/>
          </w:tcPr>
          <w:p w:rsidR="00110C18" w:rsidRPr="0056388D" w:rsidRDefault="00110C18" w:rsidP="00063728">
            <w:pPr>
              <w:rPr>
                <w:ins w:id="27212" w:author="KIM, Jason" w:date="2019-04-02T13:39:00Z"/>
                <w:rFonts w:ascii="Calibri" w:eastAsia="Times New Roman" w:hAnsi="Calibri" w:cs="Calibri"/>
                <w:color w:val="000000"/>
                <w:lang w:eastAsia="en-AU"/>
              </w:rPr>
            </w:pPr>
            <w:ins w:id="27213"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14" w:author="KIM, Jason" w:date="2019-04-02T13:39:00Z"/>
                <w:rFonts w:ascii="Calibri" w:eastAsia="Times New Roman" w:hAnsi="Calibri" w:cs="Calibri"/>
                <w:color w:val="000000"/>
                <w:lang w:eastAsia="en-AU"/>
              </w:rPr>
            </w:pPr>
            <w:ins w:id="2721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16" w:author="KIM, Jason" w:date="2019-04-02T13:39:00Z"/>
                <w:rFonts w:ascii="Calibri" w:eastAsia="Times New Roman" w:hAnsi="Calibri" w:cs="Calibri"/>
                <w:color w:val="000000"/>
                <w:lang w:eastAsia="en-AU"/>
              </w:rPr>
            </w:pPr>
            <w:ins w:id="27217" w:author="KIM, Jason" w:date="2019-04-02T13:39:00Z">
              <w:r w:rsidRPr="0056388D">
                <w:rPr>
                  <w:rFonts w:ascii="Calibri" w:eastAsia="Times New Roman" w:hAnsi="Calibri" w:cs="Calibri"/>
                  <w:color w:val="000000"/>
                  <w:lang w:eastAsia="en-AU"/>
                </w:rPr>
                <w:t>LLN1408</w:t>
              </w:r>
            </w:ins>
          </w:p>
        </w:tc>
        <w:tc>
          <w:tcPr>
            <w:tcW w:w="933" w:type="pct"/>
            <w:noWrap/>
            <w:hideMark/>
          </w:tcPr>
          <w:p w:rsidR="00110C18" w:rsidRPr="0056388D" w:rsidRDefault="00110C18" w:rsidP="00063728">
            <w:pPr>
              <w:rPr>
                <w:ins w:id="27218" w:author="KIM, Jason" w:date="2019-04-02T13:39:00Z"/>
                <w:rFonts w:ascii="Calibri" w:eastAsia="Times New Roman" w:hAnsi="Calibri" w:cs="Calibri"/>
                <w:color w:val="000000"/>
                <w:lang w:eastAsia="en-AU"/>
              </w:rPr>
            </w:pPr>
            <w:ins w:id="272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20" w:author="KIM, Jason" w:date="2019-04-02T13:39:00Z"/>
                <w:rFonts w:ascii="Calibri" w:eastAsia="Times New Roman" w:hAnsi="Calibri" w:cs="Calibri"/>
                <w:color w:val="000000"/>
                <w:lang w:eastAsia="en-AU"/>
              </w:rPr>
            </w:pPr>
            <w:ins w:id="27221" w:author="KIM, Jason" w:date="2019-04-02T13:39:00Z">
              <w:r w:rsidRPr="0056388D">
                <w:rPr>
                  <w:rFonts w:ascii="Calibri" w:eastAsia="Times New Roman" w:hAnsi="Calibri" w:cs="Calibri"/>
                  <w:color w:val="000000"/>
                  <w:lang w:eastAsia="en-AU"/>
                </w:rPr>
                <w:t>Chainage 5623</w:t>
              </w:r>
            </w:ins>
          </w:p>
        </w:tc>
        <w:tc>
          <w:tcPr>
            <w:tcW w:w="764" w:type="pct"/>
            <w:noWrap/>
            <w:hideMark/>
          </w:tcPr>
          <w:p w:rsidR="00110C18" w:rsidRPr="0056388D" w:rsidRDefault="00110C18" w:rsidP="00063728">
            <w:pPr>
              <w:jc w:val="right"/>
              <w:rPr>
                <w:ins w:id="27222" w:author="KIM, Jason" w:date="2019-04-02T13:39:00Z"/>
                <w:rFonts w:ascii="Calibri" w:eastAsia="Times New Roman" w:hAnsi="Calibri" w:cs="Calibri"/>
                <w:color w:val="000000"/>
                <w:lang w:eastAsia="en-AU"/>
              </w:rPr>
            </w:pPr>
            <w:ins w:id="27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24" w:author="KIM, Jason" w:date="2019-04-02T13:39:00Z"/>
        </w:trPr>
        <w:tc>
          <w:tcPr>
            <w:tcW w:w="708" w:type="pct"/>
            <w:vMerge/>
            <w:hideMark/>
          </w:tcPr>
          <w:p w:rsidR="00110C18" w:rsidRPr="0056388D" w:rsidRDefault="00110C18" w:rsidP="00063728">
            <w:pPr>
              <w:rPr>
                <w:ins w:id="272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26" w:author="KIM, Jason" w:date="2019-04-02T13:39:00Z"/>
                <w:rFonts w:ascii="Calibri" w:eastAsia="Times New Roman" w:hAnsi="Calibri" w:cs="Calibri"/>
                <w:color w:val="000000"/>
                <w:lang w:eastAsia="en-AU"/>
              </w:rPr>
            </w:pPr>
            <w:ins w:id="27227"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28" w:author="KIM, Jason" w:date="2019-04-02T13:39:00Z"/>
                <w:rFonts w:ascii="Calibri" w:eastAsia="Times New Roman" w:hAnsi="Calibri" w:cs="Calibri"/>
                <w:color w:val="000000"/>
                <w:lang w:eastAsia="en-AU"/>
              </w:rPr>
            </w:pPr>
            <w:ins w:id="2722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30" w:author="KIM, Jason" w:date="2019-04-02T13:39:00Z"/>
                <w:rFonts w:ascii="Calibri" w:eastAsia="Times New Roman" w:hAnsi="Calibri" w:cs="Calibri"/>
                <w:color w:val="000000"/>
                <w:lang w:eastAsia="en-AU"/>
              </w:rPr>
            </w:pPr>
            <w:ins w:id="27231" w:author="KIM, Jason" w:date="2019-04-02T13:39:00Z">
              <w:r w:rsidRPr="0056388D">
                <w:rPr>
                  <w:rFonts w:ascii="Calibri" w:eastAsia="Times New Roman" w:hAnsi="Calibri" w:cs="Calibri"/>
                  <w:color w:val="000000"/>
                  <w:lang w:eastAsia="en-AU"/>
                </w:rPr>
                <w:t>LLN1409</w:t>
              </w:r>
            </w:ins>
          </w:p>
        </w:tc>
        <w:tc>
          <w:tcPr>
            <w:tcW w:w="933" w:type="pct"/>
            <w:noWrap/>
            <w:hideMark/>
          </w:tcPr>
          <w:p w:rsidR="00110C18" w:rsidRPr="0056388D" w:rsidRDefault="00110C18" w:rsidP="00063728">
            <w:pPr>
              <w:rPr>
                <w:ins w:id="27232" w:author="KIM, Jason" w:date="2019-04-02T13:39:00Z"/>
                <w:rFonts w:ascii="Calibri" w:eastAsia="Times New Roman" w:hAnsi="Calibri" w:cs="Calibri"/>
                <w:color w:val="000000"/>
                <w:lang w:eastAsia="en-AU"/>
              </w:rPr>
            </w:pPr>
            <w:ins w:id="272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34" w:author="KIM, Jason" w:date="2019-04-02T13:39:00Z"/>
                <w:rFonts w:ascii="Calibri" w:eastAsia="Times New Roman" w:hAnsi="Calibri" w:cs="Calibri"/>
                <w:color w:val="000000"/>
                <w:lang w:eastAsia="en-AU"/>
              </w:rPr>
            </w:pPr>
            <w:ins w:id="27235" w:author="KIM, Jason" w:date="2019-04-02T13:39:00Z">
              <w:r w:rsidRPr="0056388D">
                <w:rPr>
                  <w:rFonts w:ascii="Calibri" w:eastAsia="Times New Roman" w:hAnsi="Calibri" w:cs="Calibri"/>
                  <w:color w:val="000000"/>
                  <w:lang w:eastAsia="en-AU"/>
                </w:rPr>
                <w:t>Chainage 5633</w:t>
              </w:r>
            </w:ins>
          </w:p>
        </w:tc>
        <w:tc>
          <w:tcPr>
            <w:tcW w:w="764" w:type="pct"/>
            <w:noWrap/>
            <w:hideMark/>
          </w:tcPr>
          <w:p w:rsidR="00110C18" w:rsidRPr="0056388D" w:rsidRDefault="00110C18" w:rsidP="00063728">
            <w:pPr>
              <w:jc w:val="right"/>
              <w:rPr>
                <w:ins w:id="27236" w:author="KIM, Jason" w:date="2019-04-02T13:39:00Z"/>
                <w:rFonts w:ascii="Calibri" w:eastAsia="Times New Roman" w:hAnsi="Calibri" w:cs="Calibri"/>
                <w:color w:val="000000"/>
                <w:lang w:eastAsia="en-AU"/>
              </w:rPr>
            </w:pPr>
            <w:ins w:id="272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38" w:author="KIM, Jason" w:date="2019-04-02T13:39:00Z"/>
        </w:trPr>
        <w:tc>
          <w:tcPr>
            <w:tcW w:w="708" w:type="pct"/>
            <w:vMerge/>
            <w:hideMark/>
          </w:tcPr>
          <w:p w:rsidR="00110C18" w:rsidRPr="0056388D" w:rsidRDefault="00110C18" w:rsidP="00063728">
            <w:pPr>
              <w:rPr>
                <w:ins w:id="272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40" w:author="KIM, Jason" w:date="2019-04-02T13:39:00Z"/>
                <w:rFonts w:ascii="Calibri" w:eastAsia="Times New Roman" w:hAnsi="Calibri" w:cs="Calibri"/>
                <w:color w:val="000000"/>
                <w:lang w:eastAsia="en-AU"/>
              </w:rPr>
            </w:pPr>
            <w:ins w:id="27241"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42" w:author="KIM, Jason" w:date="2019-04-02T13:39:00Z"/>
                <w:rFonts w:ascii="Calibri" w:eastAsia="Times New Roman" w:hAnsi="Calibri" w:cs="Calibri"/>
                <w:color w:val="000000"/>
                <w:lang w:eastAsia="en-AU"/>
              </w:rPr>
            </w:pPr>
            <w:ins w:id="2724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44" w:author="KIM, Jason" w:date="2019-04-02T13:39:00Z"/>
                <w:rFonts w:ascii="Calibri" w:eastAsia="Times New Roman" w:hAnsi="Calibri" w:cs="Calibri"/>
                <w:color w:val="000000"/>
                <w:lang w:eastAsia="en-AU"/>
              </w:rPr>
            </w:pPr>
            <w:ins w:id="27245" w:author="KIM, Jason" w:date="2019-04-02T13:39:00Z">
              <w:r w:rsidRPr="0056388D">
                <w:rPr>
                  <w:rFonts w:ascii="Calibri" w:eastAsia="Times New Roman" w:hAnsi="Calibri" w:cs="Calibri"/>
                  <w:color w:val="000000"/>
                  <w:lang w:eastAsia="en-AU"/>
                </w:rPr>
                <w:t>LLN1410</w:t>
              </w:r>
            </w:ins>
          </w:p>
        </w:tc>
        <w:tc>
          <w:tcPr>
            <w:tcW w:w="933" w:type="pct"/>
            <w:noWrap/>
            <w:hideMark/>
          </w:tcPr>
          <w:p w:rsidR="00110C18" w:rsidRPr="0056388D" w:rsidRDefault="00110C18" w:rsidP="00063728">
            <w:pPr>
              <w:rPr>
                <w:ins w:id="27246" w:author="KIM, Jason" w:date="2019-04-02T13:39:00Z"/>
                <w:rFonts w:ascii="Calibri" w:eastAsia="Times New Roman" w:hAnsi="Calibri" w:cs="Calibri"/>
                <w:color w:val="000000"/>
                <w:lang w:eastAsia="en-AU"/>
              </w:rPr>
            </w:pPr>
            <w:ins w:id="272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48" w:author="KIM, Jason" w:date="2019-04-02T13:39:00Z"/>
                <w:rFonts w:ascii="Calibri" w:eastAsia="Times New Roman" w:hAnsi="Calibri" w:cs="Calibri"/>
                <w:color w:val="000000"/>
                <w:lang w:eastAsia="en-AU"/>
              </w:rPr>
            </w:pPr>
            <w:ins w:id="27249" w:author="KIM, Jason" w:date="2019-04-02T13:39:00Z">
              <w:r w:rsidRPr="0056388D">
                <w:rPr>
                  <w:rFonts w:ascii="Calibri" w:eastAsia="Times New Roman" w:hAnsi="Calibri" w:cs="Calibri"/>
                  <w:color w:val="000000"/>
                  <w:lang w:eastAsia="en-AU"/>
                </w:rPr>
                <w:t>Chainage 5642</w:t>
              </w:r>
            </w:ins>
          </w:p>
        </w:tc>
        <w:tc>
          <w:tcPr>
            <w:tcW w:w="764" w:type="pct"/>
            <w:noWrap/>
            <w:hideMark/>
          </w:tcPr>
          <w:p w:rsidR="00110C18" w:rsidRPr="0056388D" w:rsidRDefault="00110C18" w:rsidP="00063728">
            <w:pPr>
              <w:jc w:val="right"/>
              <w:rPr>
                <w:ins w:id="27250" w:author="KIM, Jason" w:date="2019-04-02T13:39:00Z"/>
                <w:rFonts w:ascii="Calibri" w:eastAsia="Times New Roman" w:hAnsi="Calibri" w:cs="Calibri"/>
                <w:color w:val="000000"/>
                <w:lang w:eastAsia="en-AU"/>
              </w:rPr>
            </w:pPr>
            <w:ins w:id="272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52" w:author="KIM, Jason" w:date="2019-04-02T13:39:00Z"/>
        </w:trPr>
        <w:tc>
          <w:tcPr>
            <w:tcW w:w="708" w:type="pct"/>
            <w:vMerge/>
            <w:hideMark/>
          </w:tcPr>
          <w:p w:rsidR="00110C18" w:rsidRPr="0056388D" w:rsidRDefault="00110C18" w:rsidP="00063728">
            <w:pPr>
              <w:rPr>
                <w:ins w:id="272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54" w:author="KIM, Jason" w:date="2019-04-02T13:39:00Z"/>
                <w:rFonts w:ascii="Calibri" w:eastAsia="Times New Roman" w:hAnsi="Calibri" w:cs="Calibri"/>
                <w:color w:val="000000"/>
                <w:lang w:eastAsia="en-AU"/>
              </w:rPr>
            </w:pPr>
            <w:ins w:id="27255"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56" w:author="KIM, Jason" w:date="2019-04-02T13:39:00Z"/>
                <w:rFonts w:ascii="Calibri" w:eastAsia="Times New Roman" w:hAnsi="Calibri" w:cs="Calibri"/>
                <w:color w:val="000000"/>
                <w:lang w:eastAsia="en-AU"/>
              </w:rPr>
            </w:pPr>
            <w:ins w:id="2725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58" w:author="KIM, Jason" w:date="2019-04-02T13:39:00Z"/>
                <w:rFonts w:ascii="Calibri" w:eastAsia="Times New Roman" w:hAnsi="Calibri" w:cs="Calibri"/>
                <w:color w:val="000000"/>
                <w:lang w:eastAsia="en-AU"/>
              </w:rPr>
            </w:pPr>
            <w:ins w:id="27259" w:author="KIM, Jason" w:date="2019-04-02T13:39:00Z">
              <w:r w:rsidRPr="0056388D">
                <w:rPr>
                  <w:rFonts w:ascii="Calibri" w:eastAsia="Times New Roman" w:hAnsi="Calibri" w:cs="Calibri"/>
                  <w:color w:val="000000"/>
                  <w:lang w:eastAsia="en-AU"/>
                </w:rPr>
                <w:t>LLN1411</w:t>
              </w:r>
            </w:ins>
          </w:p>
        </w:tc>
        <w:tc>
          <w:tcPr>
            <w:tcW w:w="933" w:type="pct"/>
            <w:noWrap/>
            <w:hideMark/>
          </w:tcPr>
          <w:p w:rsidR="00110C18" w:rsidRPr="0056388D" w:rsidRDefault="00110C18" w:rsidP="00063728">
            <w:pPr>
              <w:rPr>
                <w:ins w:id="27260" w:author="KIM, Jason" w:date="2019-04-02T13:39:00Z"/>
                <w:rFonts w:ascii="Calibri" w:eastAsia="Times New Roman" w:hAnsi="Calibri" w:cs="Calibri"/>
                <w:color w:val="000000"/>
                <w:lang w:eastAsia="en-AU"/>
              </w:rPr>
            </w:pPr>
            <w:ins w:id="272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62" w:author="KIM, Jason" w:date="2019-04-02T13:39:00Z"/>
                <w:rFonts w:ascii="Calibri" w:eastAsia="Times New Roman" w:hAnsi="Calibri" w:cs="Calibri"/>
                <w:color w:val="000000"/>
                <w:lang w:eastAsia="en-AU"/>
              </w:rPr>
            </w:pPr>
            <w:ins w:id="27263" w:author="KIM, Jason" w:date="2019-04-02T13:39:00Z">
              <w:r w:rsidRPr="0056388D">
                <w:rPr>
                  <w:rFonts w:ascii="Calibri" w:eastAsia="Times New Roman" w:hAnsi="Calibri" w:cs="Calibri"/>
                  <w:color w:val="000000"/>
                  <w:lang w:eastAsia="en-AU"/>
                </w:rPr>
                <w:t>Chainage 5652</w:t>
              </w:r>
            </w:ins>
          </w:p>
        </w:tc>
        <w:tc>
          <w:tcPr>
            <w:tcW w:w="764" w:type="pct"/>
            <w:noWrap/>
            <w:hideMark/>
          </w:tcPr>
          <w:p w:rsidR="00110C18" w:rsidRPr="0056388D" w:rsidRDefault="00110C18" w:rsidP="00063728">
            <w:pPr>
              <w:jc w:val="right"/>
              <w:rPr>
                <w:ins w:id="27264" w:author="KIM, Jason" w:date="2019-04-02T13:39:00Z"/>
                <w:rFonts w:ascii="Calibri" w:eastAsia="Times New Roman" w:hAnsi="Calibri" w:cs="Calibri"/>
                <w:color w:val="000000"/>
                <w:lang w:eastAsia="en-AU"/>
              </w:rPr>
            </w:pPr>
            <w:ins w:id="27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66" w:author="KIM, Jason" w:date="2019-04-02T13:39:00Z"/>
        </w:trPr>
        <w:tc>
          <w:tcPr>
            <w:tcW w:w="708" w:type="pct"/>
            <w:vMerge/>
            <w:hideMark/>
          </w:tcPr>
          <w:p w:rsidR="00110C18" w:rsidRPr="0056388D" w:rsidRDefault="00110C18" w:rsidP="00063728">
            <w:pPr>
              <w:rPr>
                <w:ins w:id="272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68" w:author="KIM, Jason" w:date="2019-04-02T13:39:00Z"/>
                <w:rFonts w:ascii="Calibri" w:eastAsia="Times New Roman" w:hAnsi="Calibri" w:cs="Calibri"/>
                <w:color w:val="000000"/>
                <w:lang w:eastAsia="en-AU"/>
              </w:rPr>
            </w:pPr>
            <w:ins w:id="27269"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70" w:author="KIM, Jason" w:date="2019-04-02T13:39:00Z"/>
                <w:rFonts w:ascii="Calibri" w:eastAsia="Times New Roman" w:hAnsi="Calibri" w:cs="Calibri"/>
                <w:color w:val="000000"/>
                <w:lang w:eastAsia="en-AU"/>
              </w:rPr>
            </w:pPr>
            <w:ins w:id="2727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72" w:author="KIM, Jason" w:date="2019-04-02T13:39:00Z"/>
                <w:rFonts w:ascii="Calibri" w:eastAsia="Times New Roman" w:hAnsi="Calibri" w:cs="Calibri"/>
                <w:color w:val="000000"/>
                <w:lang w:eastAsia="en-AU"/>
              </w:rPr>
            </w:pPr>
            <w:ins w:id="27273" w:author="KIM, Jason" w:date="2019-04-02T13:39:00Z">
              <w:r w:rsidRPr="0056388D">
                <w:rPr>
                  <w:rFonts w:ascii="Calibri" w:eastAsia="Times New Roman" w:hAnsi="Calibri" w:cs="Calibri"/>
                  <w:color w:val="000000"/>
                  <w:lang w:eastAsia="en-AU"/>
                </w:rPr>
                <w:t>LLN1412</w:t>
              </w:r>
            </w:ins>
          </w:p>
        </w:tc>
        <w:tc>
          <w:tcPr>
            <w:tcW w:w="933" w:type="pct"/>
            <w:noWrap/>
            <w:hideMark/>
          </w:tcPr>
          <w:p w:rsidR="00110C18" w:rsidRPr="0056388D" w:rsidRDefault="00110C18" w:rsidP="00063728">
            <w:pPr>
              <w:rPr>
                <w:ins w:id="27274" w:author="KIM, Jason" w:date="2019-04-02T13:39:00Z"/>
                <w:rFonts w:ascii="Calibri" w:eastAsia="Times New Roman" w:hAnsi="Calibri" w:cs="Calibri"/>
                <w:color w:val="000000"/>
                <w:lang w:eastAsia="en-AU"/>
              </w:rPr>
            </w:pPr>
            <w:ins w:id="272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76" w:author="KIM, Jason" w:date="2019-04-02T13:39:00Z"/>
                <w:rFonts w:ascii="Calibri" w:eastAsia="Times New Roman" w:hAnsi="Calibri" w:cs="Calibri"/>
                <w:color w:val="000000"/>
                <w:lang w:eastAsia="en-AU"/>
              </w:rPr>
            </w:pPr>
            <w:ins w:id="27277" w:author="KIM, Jason" w:date="2019-04-02T13:39:00Z">
              <w:r w:rsidRPr="0056388D">
                <w:rPr>
                  <w:rFonts w:ascii="Calibri" w:eastAsia="Times New Roman" w:hAnsi="Calibri" w:cs="Calibri"/>
                  <w:color w:val="000000"/>
                  <w:lang w:eastAsia="en-AU"/>
                </w:rPr>
                <w:t>Chainage 5661</w:t>
              </w:r>
            </w:ins>
          </w:p>
        </w:tc>
        <w:tc>
          <w:tcPr>
            <w:tcW w:w="764" w:type="pct"/>
            <w:noWrap/>
            <w:hideMark/>
          </w:tcPr>
          <w:p w:rsidR="00110C18" w:rsidRPr="0056388D" w:rsidRDefault="00110C18" w:rsidP="00063728">
            <w:pPr>
              <w:jc w:val="right"/>
              <w:rPr>
                <w:ins w:id="27278" w:author="KIM, Jason" w:date="2019-04-02T13:39:00Z"/>
                <w:rFonts w:ascii="Calibri" w:eastAsia="Times New Roman" w:hAnsi="Calibri" w:cs="Calibri"/>
                <w:color w:val="000000"/>
                <w:lang w:eastAsia="en-AU"/>
              </w:rPr>
            </w:pPr>
            <w:ins w:id="272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80" w:author="KIM, Jason" w:date="2019-04-02T13:39:00Z"/>
        </w:trPr>
        <w:tc>
          <w:tcPr>
            <w:tcW w:w="708" w:type="pct"/>
            <w:vMerge/>
            <w:hideMark/>
          </w:tcPr>
          <w:p w:rsidR="00110C18" w:rsidRPr="0056388D" w:rsidRDefault="00110C18" w:rsidP="00063728">
            <w:pPr>
              <w:rPr>
                <w:ins w:id="272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82" w:author="KIM, Jason" w:date="2019-04-02T13:39:00Z"/>
                <w:rFonts w:ascii="Calibri" w:eastAsia="Times New Roman" w:hAnsi="Calibri" w:cs="Calibri"/>
                <w:color w:val="000000"/>
                <w:lang w:eastAsia="en-AU"/>
              </w:rPr>
            </w:pPr>
            <w:ins w:id="27283"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84" w:author="KIM, Jason" w:date="2019-04-02T13:39:00Z"/>
                <w:rFonts w:ascii="Calibri" w:eastAsia="Times New Roman" w:hAnsi="Calibri" w:cs="Calibri"/>
                <w:color w:val="000000"/>
                <w:lang w:eastAsia="en-AU"/>
              </w:rPr>
            </w:pPr>
            <w:ins w:id="2728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86" w:author="KIM, Jason" w:date="2019-04-02T13:39:00Z"/>
                <w:rFonts w:ascii="Calibri" w:eastAsia="Times New Roman" w:hAnsi="Calibri" w:cs="Calibri"/>
                <w:color w:val="000000"/>
                <w:lang w:eastAsia="en-AU"/>
              </w:rPr>
            </w:pPr>
            <w:ins w:id="27287" w:author="KIM, Jason" w:date="2019-04-02T13:39:00Z">
              <w:r w:rsidRPr="0056388D">
                <w:rPr>
                  <w:rFonts w:ascii="Calibri" w:eastAsia="Times New Roman" w:hAnsi="Calibri" w:cs="Calibri"/>
                  <w:color w:val="000000"/>
                  <w:lang w:eastAsia="en-AU"/>
                </w:rPr>
                <w:t>LLN1413</w:t>
              </w:r>
            </w:ins>
          </w:p>
        </w:tc>
        <w:tc>
          <w:tcPr>
            <w:tcW w:w="933" w:type="pct"/>
            <w:noWrap/>
            <w:hideMark/>
          </w:tcPr>
          <w:p w:rsidR="00110C18" w:rsidRPr="0056388D" w:rsidRDefault="00110C18" w:rsidP="00063728">
            <w:pPr>
              <w:rPr>
                <w:ins w:id="27288" w:author="KIM, Jason" w:date="2019-04-02T13:39:00Z"/>
                <w:rFonts w:ascii="Calibri" w:eastAsia="Times New Roman" w:hAnsi="Calibri" w:cs="Calibri"/>
                <w:color w:val="000000"/>
                <w:lang w:eastAsia="en-AU"/>
              </w:rPr>
            </w:pPr>
            <w:ins w:id="272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90" w:author="KIM, Jason" w:date="2019-04-02T13:39:00Z"/>
                <w:rFonts w:ascii="Calibri" w:eastAsia="Times New Roman" w:hAnsi="Calibri" w:cs="Calibri"/>
                <w:color w:val="000000"/>
                <w:lang w:eastAsia="en-AU"/>
              </w:rPr>
            </w:pPr>
            <w:ins w:id="27291" w:author="KIM, Jason" w:date="2019-04-02T13:39:00Z">
              <w:r w:rsidRPr="0056388D">
                <w:rPr>
                  <w:rFonts w:ascii="Calibri" w:eastAsia="Times New Roman" w:hAnsi="Calibri" w:cs="Calibri"/>
                  <w:color w:val="000000"/>
                  <w:lang w:eastAsia="en-AU"/>
                </w:rPr>
                <w:t>Chainage 5671</w:t>
              </w:r>
            </w:ins>
          </w:p>
        </w:tc>
        <w:tc>
          <w:tcPr>
            <w:tcW w:w="764" w:type="pct"/>
            <w:noWrap/>
            <w:hideMark/>
          </w:tcPr>
          <w:p w:rsidR="00110C18" w:rsidRPr="0056388D" w:rsidRDefault="00110C18" w:rsidP="00063728">
            <w:pPr>
              <w:jc w:val="right"/>
              <w:rPr>
                <w:ins w:id="27292" w:author="KIM, Jason" w:date="2019-04-02T13:39:00Z"/>
                <w:rFonts w:ascii="Calibri" w:eastAsia="Times New Roman" w:hAnsi="Calibri" w:cs="Calibri"/>
                <w:color w:val="000000"/>
                <w:lang w:eastAsia="en-AU"/>
              </w:rPr>
            </w:pPr>
            <w:ins w:id="272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94" w:author="KIM, Jason" w:date="2019-04-02T13:39:00Z"/>
        </w:trPr>
        <w:tc>
          <w:tcPr>
            <w:tcW w:w="708" w:type="pct"/>
            <w:vMerge/>
            <w:hideMark/>
          </w:tcPr>
          <w:p w:rsidR="00110C18" w:rsidRPr="0056388D" w:rsidRDefault="00110C18" w:rsidP="00063728">
            <w:pPr>
              <w:rPr>
                <w:ins w:id="272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96" w:author="KIM, Jason" w:date="2019-04-02T13:39:00Z"/>
                <w:rFonts w:ascii="Calibri" w:eastAsia="Times New Roman" w:hAnsi="Calibri" w:cs="Calibri"/>
                <w:color w:val="000000"/>
                <w:lang w:eastAsia="en-AU"/>
              </w:rPr>
            </w:pPr>
            <w:ins w:id="27297"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98" w:author="KIM, Jason" w:date="2019-04-02T13:39:00Z"/>
                <w:rFonts w:ascii="Calibri" w:eastAsia="Times New Roman" w:hAnsi="Calibri" w:cs="Calibri"/>
                <w:color w:val="000000"/>
                <w:lang w:eastAsia="en-AU"/>
              </w:rPr>
            </w:pPr>
            <w:ins w:id="2729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00" w:author="KIM, Jason" w:date="2019-04-02T13:39:00Z"/>
                <w:rFonts w:ascii="Calibri" w:eastAsia="Times New Roman" w:hAnsi="Calibri" w:cs="Calibri"/>
                <w:color w:val="000000"/>
                <w:lang w:eastAsia="en-AU"/>
              </w:rPr>
            </w:pPr>
            <w:ins w:id="27301" w:author="KIM, Jason" w:date="2019-04-02T13:39:00Z">
              <w:r w:rsidRPr="0056388D">
                <w:rPr>
                  <w:rFonts w:ascii="Calibri" w:eastAsia="Times New Roman" w:hAnsi="Calibri" w:cs="Calibri"/>
                  <w:color w:val="000000"/>
                  <w:lang w:eastAsia="en-AU"/>
                </w:rPr>
                <w:t>LLN1414</w:t>
              </w:r>
            </w:ins>
          </w:p>
        </w:tc>
        <w:tc>
          <w:tcPr>
            <w:tcW w:w="933" w:type="pct"/>
            <w:noWrap/>
            <w:hideMark/>
          </w:tcPr>
          <w:p w:rsidR="00110C18" w:rsidRPr="0056388D" w:rsidRDefault="00110C18" w:rsidP="00063728">
            <w:pPr>
              <w:rPr>
                <w:ins w:id="27302" w:author="KIM, Jason" w:date="2019-04-02T13:39:00Z"/>
                <w:rFonts w:ascii="Calibri" w:eastAsia="Times New Roman" w:hAnsi="Calibri" w:cs="Calibri"/>
                <w:color w:val="000000"/>
                <w:lang w:eastAsia="en-AU"/>
              </w:rPr>
            </w:pPr>
            <w:ins w:id="273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04" w:author="KIM, Jason" w:date="2019-04-02T13:39:00Z"/>
                <w:rFonts w:ascii="Calibri" w:eastAsia="Times New Roman" w:hAnsi="Calibri" w:cs="Calibri"/>
                <w:color w:val="000000"/>
                <w:lang w:eastAsia="en-AU"/>
              </w:rPr>
            </w:pPr>
            <w:ins w:id="27305" w:author="KIM, Jason" w:date="2019-04-02T13:39:00Z">
              <w:r w:rsidRPr="0056388D">
                <w:rPr>
                  <w:rFonts w:ascii="Calibri" w:eastAsia="Times New Roman" w:hAnsi="Calibri" w:cs="Calibri"/>
                  <w:color w:val="000000"/>
                  <w:lang w:eastAsia="en-AU"/>
                </w:rPr>
                <w:t>Chainage 5681</w:t>
              </w:r>
            </w:ins>
          </w:p>
        </w:tc>
        <w:tc>
          <w:tcPr>
            <w:tcW w:w="764" w:type="pct"/>
            <w:noWrap/>
            <w:hideMark/>
          </w:tcPr>
          <w:p w:rsidR="00110C18" w:rsidRPr="0056388D" w:rsidRDefault="00110C18" w:rsidP="00063728">
            <w:pPr>
              <w:jc w:val="right"/>
              <w:rPr>
                <w:ins w:id="27306" w:author="KIM, Jason" w:date="2019-04-02T13:39:00Z"/>
                <w:rFonts w:ascii="Calibri" w:eastAsia="Times New Roman" w:hAnsi="Calibri" w:cs="Calibri"/>
                <w:color w:val="000000"/>
                <w:lang w:eastAsia="en-AU"/>
              </w:rPr>
            </w:pPr>
            <w:ins w:id="273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08" w:author="KIM, Jason" w:date="2019-04-02T13:39:00Z"/>
        </w:trPr>
        <w:tc>
          <w:tcPr>
            <w:tcW w:w="708" w:type="pct"/>
            <w:vMerge/>
            <w:hideMark/>
          </w:tcPr>
          <w:p w:rsidR="00110C18" w:rsidRPr="0056388D" w:rsidRDefault="00110C18" w:rsidP="00063728">
            <w:pPr>
              <w:rPr>
                <w:ins w:id="273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10" w:author="KIM, Jason" w:date="2019-04-02T13:39:00Z"/>
                <w:rFonts w:ascii="Calibri" w:eastAsia="Times New Roman" w:hAnsi="Calibri" w:cs="Calibri"/>
                <w:color w:val="000000"/>
                <w:lang w:eastAsia="en-AU"/>
              </w:rPr>
            </w:pPr>
            <w:ins w:id="27311"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12" w:author="KIM, Jason" w:date="2019-04-02T13:39:00Z"/>
                <w:rFonts w:ascii="Calibri" w:eastAsia="Times New Roman" w:hAnsi="Calibri" w:cs="Calibri"/>
                <w:color w:val="000000"/>
                <w:lang w:eastAsia="en-AU"/>
              </w:rPr>
            </w:pPr>
            <w:ins w:id="2731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14" w:author="KIM, Jason" w:date="2019-04-02T13:39:00Z"/>
                <w:rFonts w:ascii="Calibri" w:eastAsia="Times New Roman" w:hAnsi="Calibri" w:cs="Calibri"/>
                <w:color w:val="000000"/>
                <w:lang w:eastAsia="en-AU"/>
              </w:rPr>
            </w:pPr>
            <w:ins w:id="27315" w:author="KIM, Jason" w:date="2019-04-02T13:39:00Z">
              <w:r w:rsidRPr="0056388D">
                <w:rPr>
                  <w:rFonts w:ascii="Calibri" w:eastAsia="Times New Roman" w:hAnsi="Calibri" w:cs="Calibri"/>
                  <w:color w:val="000000"/>
                  <w:lang w:eastAsia="en-AU"/>
                </w:rPr>
                <w:t>LLN1415</w:t>
              </w:r>
            </w:ins>
          </w:p>
        </w:tc>
        <w:tc>
          <w:tcPr>
            <w:tcW w:w="933" w:type="pct"/>
            <w:noWrap/>
            <w:hideMark/>
          </w:tcPr>
          <w:p w:rsidR="00110C18" w:rsidRPr="0056388D" w:rsidRDefault="00110C18" w:rsidP="00063728">
            <w:pPr>
              <w:rPr>
                <w:ins w:id="27316" w:author="KIM, Jason" w:date="2019-04-02T13:39:00Z"/>
                <w:rFonts w:ascii="Calibri" w:eastAsia="Times New Roman" w:hAnsi="Calibri" w:cs="Calibri"/>
                <w:color w:val="000000"/>
                <w:lang w:eastAsia="en-AU"/>
              </w:rPr>
            </w:pPr>
            <w:ins w:id="273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18" w:author="KIM, Jason" w:date="2019-04-02T13:39:00Z"/>
                <w:rFonts w:ascii="Calibri" w:eastAsia="Times New Roman" w:hAnsi="Calibri" w:cs="Calibri"/>
                <w:color w:val="000000"/>
                <w:lang w:eastAsia="en-AU"/>
              </w:rPr>
            </w:pPr>
            <w:ins w:id="27319" w:author="KIM, Jason" w:date="2019-04-02T13:39:00Z">
              <w:r w:rsidRPr="0056388D">
                <w:rPr>
                  <w:rFonts w:ascii="Calibri" w:eastAsia="Times New Roman" w:hAnsi="Calibri" w:cs="Calibri"/>
                  <w:color w:val="000000"/>
                  <w:lang w:eastAsia="en-AU"/>
                </w:rPr>
                <w:t>Chainage 5691</w:t>
              </w:r>
            </w:ins>
          </w:p>
        </w:tc>
        <w:tc>
          <w:tcPr>
            <w:tcW w:w="764" w:type="pct"/>
            <w:noWrap/>
            <w:hideMark/>
          </w:tcPr>
          <w:p w:rsidR="00110C18" w:rsidRPr="0056388D" w:rsidRDefault="00110C18" w:rsidP="00063728">
            <w:pPr>
              <w:jc w:val="right"/>
              <w:rPr>
                <w:ins w:id="27320" w:author="KIM, Jason" w:date="2019-04-02T13:39:00Z"/>
                <w:rFonts w:ascii="Calibri" w:eastAsia="Times New Roman" w:hAnsi="Calibri" w:cs="Calibri"/>
                <w:color w:val="000000"/>
                <w:lang w:eastAsia="en-AU"/>
              </w:rPr>
            </w:pPr>
            <w:ins w:id="273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22" w:author="KIM, Jason" w:date="2019-04-02T13:39:00Z"/>
        </w:trPr>
        <w:tc>
          <w:tcPr>
            <w:tcW w:w="708" w:type="pct"/>
            <w:vMerge/>
            <w:hideMark/>
          </w:tcPr>
          <w:p w:rsidR="00110C18" w:rsidRPr="0056388D" w:rsidRDefault="00110C18" w:rsidP="00063728">
            <w:pPr>
              <w:rPr>
                <w:ins w:id="273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24" w:author="KIM, Jason" w:date="2019-04-02T13:39:00Z"/>
                <w:rFonts w:ascii="Calibri" w:eastAsia="Times New Roman" w:hAnsi="Calibri" w:cs="Calibri"/>
                <w:color w:val="000000"/>
                <w:lang w:eastAsia="en-AU"/>
              </w:rPr>
            </w:pPr>
            <w:ins w:id="27325"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26" w:author="KIM, Jason" w:date="2019-04-02T13:39:00Z"/>
                <w:rFonts w:ascii="Calibri" w:eastAsia="Times New Roman" w:hAnsi="Calibri" w:cs="Calibri"/>
                <w:color w:val="000000"/>
                <w:lang w:eastAsia="en-AU"/>
              </w:rPr>
            </w:pPr>
            <w:ins w:id="2732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28" w:author="KIM, Jason" w:date="2019-04-02T13:39:00Z"/>
                <w:rFonts w:ascii="Calibri" w:eastAsia="Times New Roman" w:hAnsi="Calibri" w:cs="Calibri"/>
                <w:color w:val="000000"/>
                <w:lang w:eastAsia="en-AU"/>
              </w:rPr>
            </w:pPr>
            <w:ins w:id="27329" w:author="KIM, Jason" w:date="2019-04-02T13:39:00Z">
              <w:r w:rsidRPr="0056388D">
                <w:rPr>
                  <w:rFonts w:ascii="Calibri" w:eastAsia="Times New Roman" w:hAnsi="Calibri" w:cs="Calibri"/>
                  <w:color w:val="000000"/>
                  <w:lang w:eastAsia="en-AU"/>
                </w:rPr>
                <w:t>LLN1416</w:t>
              </w:r>
            </w:ins>
          </w:p>
        </w:tc>
        <w:tc>
          <w:tcPr>
            <w:tcW w:w="933" w:type="pct"/>
            <w:noWrap/>
            <w:hideMark/>
          </w:tcPr>
          <w:p w:rsidR="00110C18" w:rsidRPr="0056388D" w:rsidRDefault="00110C18" w:rsidP="00063728">
            <w:pPr>
              <w:rPr>
                <w:ins w:id="27330" w:author="KIM, Jason" w:date="2019-04-02T13:39:00Z"/>
                <w:rFonts w:ascii="Calibri" w:eastAsia="Times New Roman" w:hAnsi="Calibri" w:cs="Calibri"/>
                <w:color w:val="000000"/>
                <w:lang w:eastAsia="en-AU"/>
              </w:rPr>
            </w:pPr>
            <w:ins w:id="273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32" w:author="KIM, Jason" w:date="2019-04-02T13:39:00Z"/>
                <w:rFonts w:ascii="Calibri" w:eastAsia="Times New Roman" w:hAnsi="Calibri" w:cs="Calibri"/>
                <w:color w:val="000000"/>
                <w:lang w:eastAsia="en-AU"/>
              </w:rPr>
            </w:pPr>
            <w:ins w:id="27333" w:author="KIM, Jason" w:date="2019-04-02T13:39:00Z">
              <w:r w:rsidRPr="0056388D">
                <w:rPr>
                  <w:rFonts w:ascii="Calibri" w:eastAsia="Times New Roman" w:hAnsi="Calibri" w:cs="Calibri"/>
                  <w:color w:val="000000"/>
                  <w:lang w:eastAsia="en-AU"/>
                </w:rPr>
                <w:t>Chainage 5700</w:t>
              </w:r>
            </w:ins>
          </w:p>
        </w:tc>
        <w:tc>
          <w:tcPr>
            <w:tcW w:w="764" w:type="pct"/>
            <w:noWrap/>
            <w:hideMark/>
          </w:tcPr>
          <w:p w:rsidR="00110C18" w:rsidRPr="0056388D" w:rsidRDefault="00110C18" w:rsidP="00063728">
            <w:pPr>
              <w:jc w:val="right"/>
              <w:rPr>
                <w:ins w:id="27334" w:author="KIM, Jason" w:date="2019-04-02T13:39:00Z"/>
                <w:rFonts w:ascii="Calibri" w:eastAsia="Times New Roman" w:hAnsi="Calibri" w:cs="Calibri"/>
                <w:color w:val="000000"/>
                <w:lang w:eastAsia="en-AU"/>
              </w:rPr>
            </w:pPr>
            <w:ins w:id="273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36" w:author="KIM, Jason" w:date="2019-04-02T13:39:00Z"/>
        </w:trPr>
        <w:tc>
          <w:tcPr>
            <w:tcW w:w="708" w:type="pct"/>
            <w:vMerge/>
            <w:hideMark/>
          </w:tcPr>
          <w:p w:rsidR="00110C18" w:rsidRPr="0056388D" w:rsidRDefault="00110C18" w:rsidP="00063728">
            <w:pPr>
              <w:rPr>
                <w:ins w:id="273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38" w:author="KIM, Jason" w:date="2019-04-02T13:39:00Z"/>
                <w:rFonts w:ascii="Calibri" w:eastAsia="Times New Roman" w:hAnsi="Calibri" w:cs="Calibri"/>
                <w:color w:val="000000"/>
                <w:lang w:eastAsia="en-AU"/>
              </w:rPr>
            </w:pPr>
            <w:ins w:id="27339"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40" w:author="KIM, Jason" w:date="2019-04-02T13:39:00Z"/>
                <w:rFonts w:ascii="Calibri" w:eastAsia="Times New Roman" w:hAnsi="Calibri" w:cs="Calibri"/>
                <w:color w:val="000000"/>
                <w:lang w:eastAsia="en-AU"/>
              </w:rPr>
            </w:pPr>
            <w:ins w:id="2734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42" w:author="KIM, Jason" w:date="2019-04-02T13:39:00Z"/>
                <w:rFonts w:ascii="Calibri" w:eastAsia="Times New Roman" w:hAnsi="Calibri" w:cs="Calibri"/>
                <w:color w:val="000000"/>
                <w:lang w:eastAsia="en-AU"/>
              </w:rPr>
            </w:pPr>
            <w:ins w:id="27343" w:author="KIM, Jason" w:date="2019-04-02T13:39:00Z">
              <w:r w:rsidRPr="0056388D">
                <w:rPr>
                  <w:rFonts w:ascii="Calibri" w:eastAsia="Times New Roman" w:hAnsi="Calibri" w:cs="Calibri"/>
                  <w:color w:val="000000"/>
                  <w:lang w:eastAsia="en-AU"/>
                </w:rPr>
                <w:t>LLN1417</w:t>
              </w:r>
            </w:ins>
          </w:p>
        </w:tc>
        <w:tc>
          <w:tcPr>
            <w:tcW w:w="933" w:type="pct"/>
            <w:noWrap/>
            <w:hideMark/>
          </w:tcPr>
          <w:p w:rsidR="00110C18" w:rsidRPr="0056388D" w:rsidRDefault="00110C18" w:rsidP="00063728">
            <w:pPr>
              <w:rPr>
                <w:ins w:id="27344" w:author="KIM, Jason" w:date="2019-04-02T13:39:00Z"/>
                <w:rFonts w:ascii="Calibri" w:eastAsia="Times New Roman" w:hAnsi="Calibri" w:cs="Calibri"/>
                <w:color w:val="000000"/>
                <w:lang w:eastAsia="en-AU"/>
              </w:rPr>
            </w:pPr>
            <w:ins w:id="273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46" w:author="KIM, Jason" w:date="2019-04-02T13:39:00Z"/>
                <w:rFonts w:ascii="Calibri" w:eastAsia="Times New Roman" w:hAnsi="Calibri" w:cs="Calibri"/>
                <w:color w:val="000000"/>
                <w:lang w:eastAsia="en-AU"/>
              </w:rPr>
            </w:pPr>
            <w:ins w:id="27347" w:author="KIM, Jason" w:date="2019-04-02T13:39:00Z">
              <w:r w:rsidRPr="0056388D">
                <w:rPr>
                  <w:rFonts w:ascii="Calibri" w:eastAsia="Times New Roman" w:hAnsi="Calibri" w:cs="Calibri"/>
                  <w:color w:val="000000"/>
                  <w:lang w:eastAsia="en-AU"/>
                </w:rPr>
                <w:t>Chainage 5710</w:t>
              </w:r>
            </w:ins>
          </w:p>
        </w:tc>
        <w:tc>
          <w:tcPr>
            <w:tcW w:w="764" w:type="pct"/>
            <w:noWrap/>
            <w:hideMark/>
          </w:tcPr>
          <w:p w:rsidR="00110C18" w:rsidRPr="0056388D" w:rsidRDefault="00110C18" w:rsidP="00063728">
            <w:pPr>
              <w:jc w:val="right"/>
              <w:rPr>
                <w:ins w:id="27348" w:author="KIM, Jason" w:date="2019-04-02T13:39:00Z"/>
                <w:rFonts w:ascii="Calibri" w:eastAsia="Times New Roman" w:hAnsi="Calibri" w:cs="Calibri"/>
                <w:color w:val="000000"/>
                <w:lang w:eastAsia="en-AU"/>
              </w:rPr>
            </w:pPr>
            <w:ins w:id="273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50" w:author="KIM, Jason" w:date="2019-04-02T13:39:00Z"/>
        </w:trPr>
        <w:tc>
          <w:tcPr>
            <w:tcW w:w="708" w:type="pct"/>
            <w:vMerge/>
            <w:hideMark/>
          </w:tcPr>
          <w:p w:rsidR="00110C18" w:rsidRPr="0056388D" w:rsidRDefault="00110C18" w:rsidP="00063728">
            <w:pPr>
              <w:rPr>
                <w:ins w:id="273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52" w:author="KIM, Jason" w:date="2019-04-02T13:39:00Z"/>
                <w:rFonts w:ascii="Calibri" w:eastAsia="Times New Roman" w:hAnsi="Calibri" w:cs="Calibri"/>
                <w:color w:val="000000"/>
                <w:lang w:eastAsia="en-AU"/>
              </w:rPr>
            </w:pPr>
            <w:ins w:id="27353"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54" w:author="KIM, Jason" w:date="2019-04-02T13:39:00Z"/>
                <w:rFonts w:ascii="Calibri" w:eastAsia="Times New Roman" w:hAnsi="Calibri" w:cs="Calibri"/>
                <w:color w:val="000000"/>
                <w:lang w:eastAsia="en-AU"/>
              </w:rPr>
            </w:pPr>
            <w:ins w:id="2735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56" w:author="KIM, Jason" w:date="2019-04-02T13:39:00Z"/>
                <w:rFonts w:ascii="Calibri" w:eastAsia="Times New Roman" w:hAnsi="Calibri" w:cs="Calibri"/>
                <w:color w:val="000000"/>
                <w:lang w:eastAsia="en-AU"/>
              </w:rPr>
            </w:pPr>
            <w:ins w:id="27357" w:author="KIM, Jason" w:date="2019-04-02T13:39:00Z">
              <w:r w:rsidRPr="0056388D">
                <w:rPr>
                  <w:rFonts w:ascii="Calibri" w:eastAsia="Times New Roman" w:hAnsi="Calibri" w:cs="Calibri"/>
                  <w:color w:val="000000"/>
                  <w:lang w:eastAsia="en-AU"/>
                </w:rPr>
                <w:t>LLN1418</w:t>
              </w:r>
            </w:ins>
          </w:p>
        </w:tc>
        <w:tc>
          <w:tcPr>
            <w:tcW w:w="933" w:type="pct"/>
            <w:noWrap/>
            <w:hideMark/>
          </w:tcPr>
          <w:p w:rsidR="00110C18" w:rsidRPr="0056388D" w:rsidRDefault="00110C18" w:rsidP="00063728">
            <w:pPr>
              <w:rPr>
                <w:ins w:id="27358" w:author="KIM, Jason" w:date="2019-04-02T13:39:00Z"/>
                <w:rFonts w:ascii="Calibri" w:eastAsia="Times New Roman" w:hAnsi="Calibri" w:cs="Calibri"/>
                <w:color w:val="000000"/>
                <w:lang w:eastAsia="en-AU"/>
              </w:rPr>
            </w:pPr>
            <w:ins w:id="273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60" w:author="KIM, Jason" w:date="2019-04-02T13:39:00Z"/>
                <w:rFonts w:ascii="Calibri" w:eastAsia="Times New Roman" w:hAnsi="Calibri" w:cs="Calibri"/>
                <w:color w:val="000000"/>
                <w:lang w:eastAsia="en-AU"/>
              </w:rPr>
            </w:pPr>
            <w:ins w:id="27361" w:author="KIM, Jason" w:date="2019-04-02T13:39:00Z">
              <w:r w:rsidRPr="0056388D">
                <w:rPr>
                  <w:rFonts w:ascii="Calibri" w:eastAsia="Times New Roman" w:hAnsi="Calibri" w:cs="Calibri"/>
                  <w:color w:val="000000"/>
                  <w:lang w:eastAsia="en-AU"/>
                </w:rPr>
                <w:t>Chainage 5719</w:t>
              </w:r>
            </w:ins>
          </w:p>
        </w:tc>
        <w:tc>
          <w:tcPr>
            <w:tcW w:w="764" w:type="pct"/>
            <w:noWrap/>
            <w:hideMark/>
          </w:tcPr>
          <w:p w:rsidR="00110C18" w:rsidRPr="0056388D" w:rsidRDefault="00110C18" w:rsidP="00063728">
            <w:pPr>
              <w:jc w:val="right"/>
              <w:rPr>
                <w:ins w:id="27362" w:author="KIM, Jason" w:date="2019-04-02T13:39:00Z"/>
                <w:rFonts w:ascii="Calibri" w:eastAsia="Times New Roman" w:hAnsi="Calibri" w:cs="Calibri"/>
                <w:color w:val="000000"/>
                <w:lang w:eastAsia="en-AU"/>
              </w:rPr>
            </w:pPr>
            <w:ins w:id="273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64" w:author="KIM, Jason" w:date="2019-04-02T13:39:00Z"/>
        </w:trPr>
        <w:tc>
          <w:tcPr>
            <w:tcW w:w="708" w:type="pct"/>
            <w:vMerge w:val="restart"/>
            <w:noWrap/>
            <w:hideMark/>
          </w:tcPr>
          <w:p w:rsidR="00110C18" w:rsidRPr="0056388D" w:rsidRDefault="00110C18" w:rsidP="00063728">
            <w:pPr>
              <w:rPr>
                <w:ins w:id="27365" w:author="KIM, Jason" w:date="2019-04-02T13:39:00Z"/>
                <w:rFonts w:ascii="Calibri" w:eastAsia="Times New Roman" w:hAnsi="Calibri" w:cs="Calibri"/>
                <w:color w:val="000000"/>
                <w:lang w:eastAsia="en-AU"/>
              </w:rPr>
            </w:pPr>
            <w:ins w:id="27366" w:author="KIM, Jason" w:date="2019-04-02T13:39:00Z">
              <w:r w:rsidRPr="0056388D">
                <w:rPr>
                  <w:rFonts w:ascii="Calibri" w:eastAsia="Times New Roman" w:hAnsi="Calibri" w:cs="Calibri"/>
                  <w:color w:val="000000"/>
                  <w:lang w:eastAsia="en-AU"/>
                </w:rPr>
                <w:t>LLE40K61</w:t>
              </w:r>
            </w:ins>
          </w:p>
        </w:tc>
        <w:tc>
          <w:tcPr>
            <w:tcW w:w="605" w:type="pct"/>
            <w:noWrap/>
            <w:hideMark/>
          </w:tcPr>
          <w:p w:rsidR="00110C18" w:rsidRPr="0056388D" w:rsidRDefault="00110C18" w:rsidP="00063728">
            <w:pPr>
              <w:rPr>
                <w:ins w:id="27367" w:author="KIM, Jason" w:date="2019-04-02T13:39:00Z"/>
                <w:rFonts w:ascii="Calibri" w:eastAsia="Times New Roman" w:hAnsi="Calibri" w:cs="Calibri"/>
                <w:color w:val="000000"/>
                <w:lang w:eastAsia="en-AU"/>
              </w:rPr>
            </w:pPr>
            <w:ins w:id="27368"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69" w:author="KIM, Jason" w:date="2019-04-02T13:39:00Z"/>
                <w:rFonts w:ascii="Calibri" w:eastAsia="Times New Roman" w:hAnsi="Calibri" w:cs="Calibri"/>
                <w:color w:val="000000"/>
                <w:lang w:eastAsia="en-AU"/>
              </w:rPr>
            </w:pPr>
            <w:ins w:id="2737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71" w:author="KIM, Jason" w:date="2019-04-02T13:39:00Z"/>
                <w:rFonts w:ascii="Calibri" w:eastAsia="Times New Roman" w:hAnsi="Calibri" w:cs="Calibri"/>
                <w:color w:val="000000"/>
                <w:lang w:eastAsia="en-AU"/>
              </w:rPr>
            </w:pPr>
            <w:ins w:id="27372" w:author="KIM, Jason" w:date="2019-04-02T13:39:00Z">
              <w:r w:rsidRPr="0056388D">
                <w:rPr>
                  <w:rFonts w:ascii="Calibri" w:eastAsia="Times New Roman" w:hAnsi="Calibri" w:cs="Calibri"/>
                  <w:color w:val="000000"/>
                  <w:lang w:eastAsia="en-AU"/>
                </w:rPr>
                <w:t>LLN1397</w:t>
              </w:r>
            </w:ins>
          </w:p>
        </w:tc>
        <w:tc>
          <w:tcPr>
            <w:tcW w:w="933" w:type="pct"/>
            <w:noWrap/>
            <w:hideMark/>
          </w:tcPr>
          <w:p w:rsidR="00110C18" w:rsidRPr="0056388D" w:rsidRDefault="00110C18" w:rsidP="00063728">
            <w:pPr>
              <w:rPr>
                <w:ins w:id="27373" w:author="KIM, Jason" w:date="2019-04-02T13:39:00Z"/>
                <w:rFonts w:ascii="Calibri" w:eastAsia="Times New Roman" w:hAnsi="Calibri" w:cs="Calibri"/>
                <w:color w:val="000000"/>
                <w:lang w:eastAsia="en-AU"/>
              </w:rPr>
            </w:pPr>
            <w:ins w:id="273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75" w:author="KIM, Jason" w:date="2019-04-02T13:39:00Z"/>
                <w:rFonts w:ascii="Calibri" w:eastAsia="Times New Roman" w:hAnsi="Calibri" w:cs="Calibri"/>
                <w:color w:val="000000"/>
                <w:lang w:eastAsia="en-AU"/>
              </w:rPr>
            </w:pPr>
            <w:ins w:id="27376" w:author="KIM, Jason" w:date="2019-04-02T13:39:00Z">
              <w:r w:rsidRPr="0056388D">
                <w:rPr>
                  <w:rFonts w:ascii="Calibri" w:eastAsia="Times New Roman" w:hAnsi="Calibri" w:cs="Calibri"/>
                  <w:color w:val="000000"/>
                  <w:lang w:eastAsia="en-AU"/>
                </w:rPr>
                <w:t>Chainage 5503</w:t>
              </w:r>
            </w:ins>
          </w:p>
        </w:tc>
        <w:tc>
          <w:tcPr>
            <w:tcW w:w="764" w:type="pct"/>
            <w:noWrap/>
            <w:hideMark/>
          </w:tcPr>
          <w:p w:rsidR="00110C18" w:rsidRPr="0056388D" w:rsidRDefault="00110C18" w:rsidP="00063728">
            <w:pPr>
              <w:jc w:val="right"/>
              <w:rPr>
                <w:ins w:id="27377" w:author="KIM, Jason" w:date="2019-04-02T13:39:00Z"/>
                <w:rFonts w:ascii="Calibri" w:eastAsia="Times New Roman" w:hAnsi="Calibri" w:cs="Calibri"/>
                <w:color w:val="000000"/>
                <w:lang w:eastAsia="en-AU"/>
              </w:rPr>
            </w:pPr>
            <w:ins w:id="273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79" w:author="KIM, Jason" w:date="2019-04-02T13:39:00Z"/>
        </w:trPr>
        <w:tc>
          <w:tcPr>
            <w:tcW w:w="708" w:type="pct"/>
            <w:vMerge/>
            <w:hideMark/>
          </w:tcPr>
          <w:p w:rsidR="00110C18" w:rsidRPr="0056388D" w:rsidRDefault="00110C18" w:rsidP="00063728">
            <w:pPr>
              <w:rPr>
                <w:ins w:id="273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81" w:author="KIM, Jason" w:date="2019-04-02T13:39:00Z"/>
                <w:rFonts w:ascii="Calibri" w:eastAsia="Times New Roman" w:hAnsi="Calibri" w:cs="Calibri"/>
                <w:color w:val="000000"/>
                <w:lang w:eastAsia="en-AU"/>
              </w:rPr>
            </w:pPr>
            <w:ins w:id="27382"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83" w:author="KIM, Jason" w:date="2019-04-02T13:39:00Z"/>
                <w:rFonts w:ascii="Calibri" w:eastAsia="Times New Roman" w:hAnsi="Calibri" w:cs="Calibri"/>
                <w:color w:val="000000"/>
                <w:lang w:eastAsia="en-AU"/>
              </w:rPr>
            </w:pPr>
            <w:ins w:id="2738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85" w:author="KIM, Jason" w:date="2019-04-02T13:39:00Z"/>
                <w:rFonts w:ascii="Calibri" w:eastAsia="Times New Roman" w:hAnsi="Calibri" w:cs="Calibri"/>
                <w:color w:val="000000"/>
                <w:lang w:eastAsia="en-AU"/>
              </w:rPr>
            </w:pPr>
            <w:ins w:id="27386" w:author="KIM, Jason" w:date="2019-04-02T13:39:00Z">
              <w:r w:rsidRPr="0056388D">
                <w:rPr>
                  <w:rFonts w:ascii="Calibri" w:eastAsia="Times New Roman" w:hAnsi="Calibri" w:cs="Calibri"/>
                  <w:color w:val="000000"/>
                  <w:lang w:eastAsia="en-AU"/>
                </w:rPr>
                <w:t>LLN1398</w:t>
              </w:r>
            </w:ins>
          </w:p>
        </w:tc>
        <w:tc>
          <w:tcPr>
            <w:tcW w:w="933" w:type="pct"/>
            <w:noWrap/>
            <w:hideMark/>
          </w:tcPr>
          <w:p w:rsidR="00110C18" w:rsidRPr="0056388D" w:rsidRDefault="00110C18" w:rsidP="00063728">
            <w:pPr>
              <w:rPr>
                <w:ins w:id="27387" w:author="KIM, Jason" w:date="2019-04-02T13:39:00Z"/>
                <w:rFonts w:ascii="Calibri" w:eastAsia="Times New Roman" w:hAnsi="Calibri" w:cs="Calibri"/>
                <w:color w:val="000000"/>
                <w:lang w:eastAsia="en-AU"/>
              </w:rPr>
            </w:pPr>
            <w:ins w:id="273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89" w:author="KIM, Jason" w:date="2019-04-02T13:39:00Z"/>
                <w:rFonts w:ascii="Calibri" w:eastAsia="Times New Roman" w:hAnsi="Calibri" w:cs="Calibri"/>
                <w:color w:val="000000"/>
                <w:lang w:eastAsia="en-AU"/>
              </w:rPr>
            </w:pPr>
            <w:ins w:id="27390" w:author="KIM, Jason" w:date="2019-04-02T13:39:00Z">
              <w:r w:rsidRPr="0056388D">
                <w:rPr>
                  <w:rFonts w:ascii="Calibri" w:eastAsia="Times New Roman" w:hAnsi="Calibri" w:cs="Calibri"/>
                  <w:color w:val="000000"/>
                  <w:lang w:eastAsia="en-AU"/>
                </w:rPr>
                <w:t>Chainage 5513</w:t>
              </w:r>
            </w:ins>
          </w:p>
        </w:tc>
        <w:tc>
          <w:tcPr>
            <w:tcW w:w="764" w:type="pct"/>
            <w:noWrap/>
            <w:hideMark/>
          </w:tcPr>
          <w:p w:rsidR="00110C18" w:rsidRPr="0056388D" w:rsidRDefault="00110C18" w:rsidP="00063728">
            <w:pPr>
              <w:jc w:val="right"/>
              <w:rPr>
                <w:ins w:id="27391" w:author="KIM, Jason" w:date="2019-04-02T13:39:00Z"/>
                <w:rFonts w:ascii="Calibri" w:eastAsia="Times New Roman" w:hAnsi="Calibri" w:cs="Calibri"/>
                <w:color w:val="000000"/>
                <w:lang w:eastAsia="en-AU"/>
              </w:rPr>
            </w:pPr>
            <w:ins w:id="27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93" w:author="KIM, Jason" w:date="2019-04-02T13:39:00Z"/>
        </w:trPr>
        <w:tc>
          <w:tcPr>
            <w:tcW w:w="708" w:type="pct"/>
            <w:vMerge/>
            <w:hideMark/>
          </w:tcPr>
          <w:p w:rsidR="00110C18" w:rsidRPr="0056388D" w:rsidRDefault="00110C18" w:rsidP="00063728">
            <w:pPr>
              <w:rPr>
                <w:ins w:id="273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95" w:author="KIM, Jason" w:date="2019-04-02T13:39:00Z"/>
                <w:rFonts w:ascii="Calibri" w:eastAsia="Times New Roman" w:hAnsi="Calibri" w:cs="Calibri"/>
                <w:color w:val="000000"/>
                <w:lang w:eastAsia="en-AU"/>
              </w:rPr>
            </w:pPr>
            <w:ins w:id="27396"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97" w:author="KIM, Jason" w:date="2019-04-02T13:39:00Z"/>
                <w:rFonts w:ascii="Calibri" w:eastAsia="Times New Roman" w:hAnsi="Calibri" w:cs="Calibri"/>
                <w:color w:val="000000"/>
                <w:lang w:eastAsia="en-AU"/>
              </w:rPr>
            </w:pPr>
            <w:ins w:id="2739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99" w:author="KIM, Jason" w:date="2019-04-02T13:39:00Z"/>
                <w:rFonts w:ascii="Calibri" w:eastAsia="Times New Roman" w:hAnsi="Calibri" w:cs="Calibri"/>
                <w:color w:val="000000"/>
                <w:lang w:eastAsia="en-AU"/>
              </w:rPr>
            </w:pPr>
            <w:ins w:id="27400" w:author="KIM, Jason" w:date="2019-04-02T13:39:00Z">
              <w:r w:rsidRPr="0056388D">
                <w:rPr>
                  <w:rFonts w:ascii="Calibri" w:eastAsia="Times New Roman" w:hAnsi="Calibri" w:cs="Calibri"/>
                  <w:color w:val="000000"/>
                  <w:lang w:eastAsia="en-AU"/>
                </w:rPr>
                <w:t>LLN1399</w:t>
              </w:r>
            </w:ins>
          </w:p>
        </w:tc>
        <w:tc>
          <w:tcPr>
            <w:tcW w:w="933" w:type="pct"/>
            <w:noWrap/>
            <w:hideMark/>
          </w:tcPr>
          <w:p w:rsidR="00110C18" w:rsidRPr="0056388D" w:rsidRDefault="00110C18" w:rsidP="00063728">
            <w:pPr>
              <w:rPr>
                <w:ins w:id="27401" w:author="KIM, Jason" w:date="2019-04-02T13:39:00Z"/>
                <w:rFonts w:ascii="Calibri" w:eastAsia="Times New Roman" w:hAnsi="Calibri" w:cs="Calibri"/>
                <w:color w:val="000000"/>
                <w:lang w:eastAsia="en-AU"/>
              </w:rPr>
            </w:pPr>
            <w:ins w:id="274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03" w:author="KIM, Jason" w:date="2019-04-02T13:39:00Z"/>
                <w:rFonts w:ascii="Calibri" w:eastAsia="Times New Roman" w:hAnsi="Calibri" w:cs="Calibri"/>
                <w:color w:val="000000"/>
                <w:lang w:eastAsia="en-AU"/>
              </w:rPr>
            </w:pPr>
            <w:ins w:id="27404" w:author="KIM, Jason" w:date="2019-04-02T13:39:00Z">
              <w:r w:rsidRPr="0056388D">
                <w:rPr>
                  <w:rFonts w:ascii="Calibri" w:eastAsia="Times New Roman" w:hAnsi="Calibri" w:cs="Calibri"/>
                  <w:color w:val="000000"/>
                  <w:lang w:eastAsia="en-AU"/>
                </w:rPr>
                <w:t>Chainage 5522</w:t>
              </w:r>
            </w:ins>
          </w:p>
        </w:tc>
        <w:tc>
          <w:tcPr>
            <w:tcW w:w="764" w:type="pct"/>
            <w:noWrap/>
            <w:hideMark/>
          </w:tcPr>
          <w:p w:rsidR="00110C18" w:rsidRPr="0056388D" w:rsidRDefault="00110C18" w:rsidP="00063728">
            <w:pPr>
              <w:jc w:val="right"/>
              <w:rPr>
                <w:ins w:id="27405" w:author="KIM, Jason" w:date="2019-04-02T13:39:00Z"/>
                <w:rFonts w:ascii="Calibri" w:eastAsia="Times New Roman" w:hAnsi="Calibri" w:cs="Calibri"/>
                <w:color w:val="000000"/>
                <w:lang w:eastAsia="en-AU"/>
              </w:rPr>
            </w:pPr>
            <w:ins w:id="27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07" w:author="KIM, Jason" w:date="2019-04-02T13:39:00Z"/>
        </w:trPr>
        <w:tc>
          <w:tcPr>
            <w:tcW w:w="708" w:type="pct"/>
            <w:vMerge/>
            <w:hideMark/>
          </w:tcPr>
          <w:p w:rsidR="00110C18" w:rsidRPr="0056388D" w:rsidRDefault="00110C18" w:rsidP="00063728">
            <w:pPr>
              <w:rPr>
                <w:ins w:id="274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09" w:author="KIM, Jason" w:date="2019-04-02T13:39:00Z"/>
                <w:rFonts w:ascii="Calibri" w:eastAsia="Times New Roman" w:hAnsi="Calibri" w:cs="Calibri"/>
                <w:color w:val="000000"/>
                <w:lang w:eastAsia="en-AU"/>
              </w:rPr>
            </w:pPr>
            <w:ins w:id="27410"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11" w:author="KIM, Jason" w:date="2019-04-02T13:39:00Z"/>
                <w:rFonts w:ascii="Calibri" w:eastAsia="Times New Roman" w:hAnsi="Calibri" w:cs="Calibri"/>
                <w:color w:val="000000"/>
                <w:lang w:eastAsia="en-AU"/>
              </w:rPr>
            </w:pPr>
            <w:ins w:id="2741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13" w:author="KIM, Jason" w:date="2019-04-02T13:39:00Z"/>
                <w:rFonts w:ascii="Calibri" w:eastAsia="Times New Roman" w:hAnsi="Calibri" w:cs="Calibri"/>
                <w:color w:val="000000"/>
                <w:lang w:eastAsia="en-AU"/>
              </w:rPr>
            </w:pPr>
            <w:ins w:id="27414" w:author="KIM, Jason" w:date="2019-04-02T13:39:00Z">
              <w:r w:rsidRPr="0056388D">
                <w:rPr>
                  <w:rFonts w:ascii="Calibri" w:eastAsia="Times New Roman" w:hAnsi="Calibri" w:cs="Calibri"/>
                  <w:color w:val="000000"/>
                  <w:lang w:eastAsia="en-AU"/>
                </w:rPr>
                <w:t>LLN1400</w:t>
              </w:r>
            </w:ins>
          </w:p>
        </w:tc>
        <w:tc>
          <w:tcPr>
            <w:tcW w:w="933" w:type="pct"/>
            <w:noWrap/>
            <w:hideMark/>
          </w:tcPr>
          <w:p w:rsidR="00110C18" w:rsidRPr="0056388D" w:rsidRDefault="00110C18" w:rsidP="00063728">
            <w:pPr>
              <w:rPr>
                <w:ins w:id="27415" w:author="KIM, Jason" w:date="2019-04-02T13:39:00Z"/>
                <w:rFonts w:ascii="Calibri" w:eastAsia="Times New Roman" w:hAnsi="Calibri" w:cs="Calibri"/>
                <w:color w:val="000000"/>
                <w:lang w:eastAsia="en-AU"/>
              </w:rPr>
            </w:pPr>
            <w:ins w:id="274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17" w:author="KIM, Jason" w:date="2019-04-02T13:39:00Z"/>
                <w:rFonts w:ascii="Calibri" w:eastAsia="Times New Roman" w:hAnsi="Calibri" w:cs="Calibri"/>
                <w:color w:val="000000"/>
                <w:lang w:eastAsia="en-AU"/>
              </w:rPr>
            </w:pPr>
            <w:ins w:id="27418" w:author="KIM, Jason" w:date="2019-04-02T13:39:00Z">
              <w:r w:rsidRPr="0056388D">
                <w:rPr>
                  <w:rFonts w:ascii="Calibri" w:eastAsia="Times New Roman" w:hAnsi="Calibri" w:cs="Calibri"/>
                  <w:color w:val="000000"/>
                  <w:lang w:eastAsia="en-AU"/>
                </w:rPr>
                <w:t>Chainage 5532</w:t>
              </w:r>
            </w:ins>
          </w:p>
        </w:tc>
        <w:tc>
          <w:tcPr>
            <w:tcW w:w="764" w:type="pct"/>
            <w:noWrap/>
            <w:hideMark/>
          </w:tcPr>
          <w:p w:rsidR="00110C18" w:rsidRPr="0056388D" w:rsidRDefault="00110C18" w:rsidP="00063728">
            <w:pPr>
              <w:jc w:val="right"/>
              <w:rPr>
                <w:ins w:id="27419" w:author="KIM, Jason" w:date="2019-04-02T13:39:00Z"/>
                <w:rFonts w:ascii="Calibri" w:eastAsia="Times New Roman" w:hAnsi="Calibri" w:cs="Calibri"/>
                <w:color w:val="000000"/>
                <w:lang w:eastAsia="en-AU"/>
              </w:rPr>
            </w:pPr>
            <w:ins w:id="27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21" w:author="KIM, Jason" w:date="2019-04-02T13:39:00Z"/>
        </w:trPr>
        <w:tc>
          <w:tcPr>
            <w:tcW w:w="708" w:type="pct"/>
            <w:vMerge/>
            <w:hideMark/>
          </w:tcPr>
          <w:p w:rsidR="00110C18" w:rsidRPr="0056388D" w:rsidRDefault="00110C18" w:rsidP="00063728">
            <w:pPr>
              <w:rPr>
                <w:ins w:id="274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23" w:author="KIM, Jason" w:date="2019-04-02T13:39:00Z"/>
                <w:rFonts w:ascii="Calibri" w:eastAsia="Times New Roman" w:hAnsi="Calibri" w:cs="Calibri"/>
                <w:color w:val="000000"/>
                <w:lang w:eastAsia="en-AU"/>
              </w:rPr>
            </w:pPr>
            <w:ins w:id="27424"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25" w:author="KIM, Jason" w:date="2019-04-02T13:39:00Z"/>
                <w:rFonts w:ascii="Calibri" w:eastAsia="Times New Roman" w:hAnsi="Calibri" w:cs="Calibri"/>
                <w:color w:val="000000"/>
                <w:lang w:eastAsia="en-AU"/>
              </w:rPr>
            </w:pPr>
            <w:ins w:id="2742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27" w:author="KIM, Jason" w:date="2019-04-02T13:39:00Z"/>
                <w:rFonts w:ascii="Calibri" w:eastAsia="Times New Roman" w:hAnsi="Calibri" w:cs="Calibri"/>
                <w:color w:val="000000"/>
                <w:lang w:eastAsia="en-AU"/>
              </w:rPr>
            </w:pPr>
            <w:ins w:id="27428" w:author="KIM, Jason" w:date="2019-04-02T13:39:00Z">
              <w:r w:rsidRPr="0056388D">
                <w:rPr>
                  <w:rFonts w:ascii="Calibri" w:eastAsia="Times New Roman" w:hAnsi="Calibri" w:cs="Calibri"/>
                  <w:color w:val="000000"/>
                  <w:lang w:eastAsia="en-AU"/>
                </w:rPr>
                <w:t>LLN1401</w:t>
              </w:r>
            </w:ins>
          </w:p>
        </w:tc>
        <w:tc>
          <w:tcPr>
            <w:tcW w:w="933" w:type="pct"/>
            <w:noWrap/>
            <w:hideMark/>
          </w:tcPr>
          <w:p w:rsidR="00110C18" w:rsidRPr="0056388D" w:rsidRDefault="00110C18" w:rsidP="00063728">
            <w:pPr>
              <w:rPr>
                <w:ins w:id="27429" w:author="KIM, Jason" w:date="2019-04-02T13:39:00Z"/>
                <w:rFonts w:ascii="Calibri" w:eastAsia="Times New Roman" w:hAnsi="Calibri" w:cs="Calibri"/>
                <w:color w:val="000000"/>
                <w:lang w:eastAsia="en-AU"/>
              </w:rPr>
            </w:pPr>
            <w:ins w:id="274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31" w:author="KIM, Jason" w:date="2019-04-02T13:39:00Z"/>
                <w:rFonts w:ascii="Calibri" w:eastAsia="Times New Roman" w:hAnsi="Calibri" w:cs="Calibri"/>
                <w:color w:val="000000"/>
                <w:lang w:eastAsia="en-AU"/>
              </w:rPr>
            </w:pPr>
            <w:ins w:id="27432" w:author="KIM, Jason" w:date="2019-04-02T13:39:00Z">
              <w:r w:rsidRPr="0056388D">
                <w:rPr>
                  <w:rFonts w:ascii="Calibri" w:eastAsia="Times New Roman" w:hAnsi="Calibri" w:cs="Calibri"/>
                  <w:color w:val="000000"/>
                  <w:lang w:eastAsia="en-AU"/>
                </w:rPr>
                <w:t>Chainage 5541</w:t>
              </w:r>
            </w:ins>
          </w:p>
        </w:tc>
        <w:tc>
          <w:tcPr>
            <w:tcW w:w="764" w:type="pct"/>
            <w:noWrap/>
            <w:hideMark/>
          </w:tcPr>
          <w:p w:rsidR="00110C18" w:rsidRPr="0056388D" w:rsidRDefault="00110C18" w:rsidP="00063728">
            <w:pPr>
              <w:jc w:val="right"/>
              <w:rPr>
                <w:ins w:id="27433" w:author="KIM, Jason" w:date="2019-04-02T13:39:00Z"/>
                <w:rFonts w:ascii="Calibri" w:eastAsia="Times New Roman" w:hAnsi="Calibri" w:cs="Calibri"/>
                <w:color w:val="000000"/>
                <w:lang w:eastAsia="en-AU"/>
              </w:rPr>
            </w:pPr>
            <w:ins w:id="274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35" w:author="KIM, Jason" w:date="2019-04-02T13:39:00Z"/>
        </w:trPr>
        <w:tc>
          <w:tcPr>
            <w:tcW w:w="708" w:type="pct"/>
            <w:vMerge/>
            <w:hideMark/>
          </w:tcPr>
          <w:p w:rsidR="00110C18" w:rsidRPr="0056388D" w:rsidRDefault="00110C18" w:rsidP="00063728">
            <w:pPr>
              <w:rPr>
                <w:ins w:id="274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37" w:author="KIM, Jason" w:date="2019-04-02T13:39:00Z"/>
                <w:rFonts w:ascii="Calibri" w:eastAsia="Times New Roman" w:hAnsi="Calibri" w:cs="Calibri"/>
                <w:color w:val="000000"/>
                <w:lang w:eastAsia="en-AU"/>
              </w:rPr>
            </w:pPr>
            <w:ins w:id="27438"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39" w:author="KIM, Jason" w:date="2019-04-02T13:39:00Z"/>
                <w:rFonts w:ascii="Calibri" w:eastAsia="Times New Roman" w:hAnsi="Calibri" w:cs="Calibri"/>
                <w:color w:val="000000"/>
                <w:lang w:eastAsia="en-AU"/>
              </w:rPr>
            </w:pPr>
            <w:ins w:id="2744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41" w:author="KIM, Jason" w:date="2019-04-02T13:39:00Z"/>
                <w:rFonts w:ascii="Calibri" w:eastAsia="Times New Roman" w:hAnsi="Calibri" w:cs="Calibri"/>
                <w:color w:val="000000"/>
                <w:lang w:eastAsia="en-AU"/>
              </w:rPr>
            </w:pPr>
            <w:ins w:id="27442" w:author="KIM, Jason" w:date="2019-04-02T13:39:00Z">
              <w:r w:rsidRPr="0056388D">
                <w:rPr>
                  <w:rFonts w:ascii="Calibri" w:eastAsia="Times New Roman" w:hAnsi="Calibri" w:cs="Calibri"/>
                  <w:color w:val="000000"/>
                  <w:lang w:eastAsia="en-AU"/>
                </w:rPr>
                <w:t>LLN1402</w:t>
              </w:r>
            </w:ins>
          </w:p>
        </w:tc>
        <w:tc>
          <w:tcPr>
            <w:tcW w:w="933" w:type="pct"/>
            <w:noWrap/>
            <w:hideMark/>
          </w:tcPr>
          <w:p w:rsidR="00110C18" w:rsidRPr="0056388D" w:rsidRDefault="00110C18" w:rsidP="00063728">
            <w:pPr>
              <w:rPr>
                <w:ins w:id="27443" w:author="KIM, Jason" w:date="2019-04-02T13:39:00Z"/>
                <w:rFonts w:ascii="Calibri" w:eastAsia="Times New Roman" w:hAnsi="Calibri" w:cs="Calibri"/>
                <w:color w:val="000000"/>
                <w:lang w:eastAsia="en-AU"/>
              </w:rPr>
            </w:pPr>
            <w:ins w:id="274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45" w:author="KIM, Jason" w:date="2019-04-02T13:39:00Z"/>
                <w:rFonts w:ascii="Calibri" w:eastAsia="Times New Roman" w:hAnsi="Calibri" w:cs="Calibri"/>
                <w:color w:val="000000"/>
                <w:lang w:eastAsia="en-AU"/>
              </w:rPr>
            </w:pPr>
            <w:ins w:id="27446" w:author="KIM, Jason" w:date="2019-04-02T13:39:00Z">
              <w:r w:rsidRPr="0056388D">
                <w:rPr>
                  <w:rFonts w:ascii="Calibri" w:eastAsia="Times New Roman" w:hAnsi="Calibri" w:cs="Calibri"/>
                  <w:color w:val="000000"/>
                  <w:lang w:eastAsia="en-AU"/>
                </w:rPr>
                <w:t>Chainage 5551</w:t>
              </w:r>
            </w:ins>
          </w:p>
        </w:tc>
        <w:tc>
          <w:tcPr>
            <w:tcW w:w="764" w:type="pct"/>
            <w:noWrap/>
            <w:hideMark/>
          </w:tcPr>
          <w:p w:rsidR="00110C18" w:rsidRPr="0056388D" w:rsidRDefault="00110C18" w:rsidP="00063728">
            <w:pPr>
              <w:jc w:val="right"/>
              <w:rPr>
                <w:ins w:id="27447" w:author="KIM, Jason" w:date="2019-04-02T13:39:00Z"/>
                <w:rFonts w:ascii="Calibri" w:eastAsia="Times New Roman" w:hAnsi="Calibri" w:cs="Calibri"/>
                <w:color w:val="000000"/>
                <w:lang w:eastAsia="en-AU"/>
              </w:rPr>
            </w:pPr>
            <w:ins w:id="27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49" w:author="KIM, Jason" w:date="2019-04-02T13:39:00Z"/>
        </w:trPr>
        <w:tc>
          <w:tcPr>
            <w:tcW w:w="708" w:type="pct"/>
            <w:vMerge/>
            <w:hideMark/>
          </w:tcPr>
          <w:p w:rsidR="00110C18" w:rsidRPr="0056388D" w:rsidRDefault="00110C18" w:rsidP="00063728">
            <w:pPr>
              <w:rPr>
                <w:ins w:id="274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51" w:author="KIM, Jason" w:date="2019-04-02T13:39:00Z"/>
                <w:rFonts w:ascii="Calibri" w:eastAsia="Times New Roman" w:hAnsi="Calibri" w:cs="Calibri"/>
                <w:color w:val="000000"/>
                <w:lang w:eastAsia="en-AU"/>
              </w:rPr>
            </w:pPr>
            <w:ins w:id="27452"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53" w:author="KIM, Jason" w:date="2019-04-02T13:39:00Z"/>
                <w:rFonts w:ascii="Calibri" w:eastAsia="Times New Roman" w:hAnsi="Calibri" w:cs="Calibri"/>
                <w:color w:val="000000"/>
                <w:lang w:eastAsia="en-AU"/>
              </w:rPr>
            </w:pPr>
            <w:ins w:id="2745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55" w:author="KIM, Jason" w:date="2019-04-02T13:39:00Z"/>
                <w:rFonts w:ascii="Calibri" w:eastAsia="Times New Roman" w:hAnsi="Calibri" w:cs="Calibri"/>
                <w:color w:val="000000"/>
                <w:lang w:eastAsia="en-AU"/>
              </w:rPr>
            </w:pPr>
            <w:ins w:id="27456" w:author="KIM, Jason" w:date="2019-04-02T13:39:00Z">
              <w:r w:rsidRPr="0056388D">
                <w:rPr>
                  <w:rFonts w:ascii="Calibri" w:eastAsia="Times New Roman" w:hAnsi="Calibri" w:cs="Calibri"/>
                  <w:color w:val="000000"/>
                  <w:lang w:eastAsia="en-AU"/>
                </w:rPr>
                <w:t>LLN1403</w:t>
              </w:r>
            </w:ins>
          </w:p>
        </w:tc>
        <w:tc>
          <w:tcPr>
            <w:tcW w:w="933" w:type="pct"/>
            <w:noWrap/>
            <w:hideMark/>
          </w:tcPr>
          <w:p w:rsidR="00110C18" w:rsidRPr="0056388D" w:rsidRDefault="00110C18" w:rsidP="00063728">
            <w:pPr>
              <w:rPr>
                <w:ins w:id="27457" w:author="KIM, Jason" w:date="2019-04-02T13:39:00Z"/>
                <w:rFonts w:ascii="Calibri" w:eastAsia="Times New Roman" w:hAnsi="Calibri" w:cs="Calibri"/>
                <w:color w:val="000000"/>
                <w:lang w:eastAsia="en-AU"/>
              </w:rPr>
            </w:pPr>
            <w:ins w:id="274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59" w:author="KIM, Jason" w:date="2019-04-02T13:39:00Z"/>
                <w:rFonts w:ascii="Calibri" w:eastAsia="Times New Roman" w:hAnsi="Calibri" w:cs="Calibri"/>
                <w:color w:val="000000"/>
                <w:lang w:eastAsia="en-AU"/>
              </w:rPr>
            </w:pPr>
            <w:ins w:id="27460" w:author="KIM, Jason" w:date="2019-04-02T13:39:00Z">
              <w:r w:rsidRPr="0056388D">
                <w:rPr>
                  <w:rFonts w:ascii="Calibri" w:eastAsia="Times New Roman" w:hAnsi="Calibri" w:cs="Calibri"/>
                  <w:color w:val="000000"/>
                  <w:lang w:eastAsia="en-AU"/>
                </w:rPr>
                <w:t>Chainage 5561</w:t>
              </w:r>
            </w:ins>
          </w:p>
        </w:tc>
        <w:tc>
          <w:tcPr>
            <w:tcW w:w="764" w:type="pct"/>
            <w:noWrap/>
            <w:hideMark/>
          </w:tcPr>
          <w:p w:rsidR="00110C18" w:rsidRPr="0056388D" w:rsidRDefault="00110C18" w:rsidP="00063728">
            <w:pPr>
              <w:jc w:val="right"/>
              <w:rPr>
                <w:ins w:id="27461" w:author="KIM, Jason" w:date="2019-04-02T13:39:00Z"/>
                <w:rFonts w:ascii="Calibri" w:eastAsia="Times New Roman" w:hAnsi="Calibri" w:cs="Calibri"/>
                <w:color w:val="000000"/>
                <w:lang w:eastAsia="en-AU"/>
              </w:rPr>
            </w:pPr>
            <w:ins w:id="27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63" w:author="KIM, Jason" w:date="2019-04-02T13:39:00Z"/>
        </w:trPr>
        <w:tc>
          <w:tcPr>
            <w:tcW w:w="708" w:type="pct"/>
            <w:vMerge/>
            <w:hideMark/>
          </w:tcPr>
          <w:p w:rsidR="00110C18" w:rsidRPr="0056388D" w:rsidRDefault="00110C18" w:rsidP="00063728">
            <w:pPr>
              <w:rPr>
                <w:ins w:id="274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65" w:author="KIM, Jason" w:date="2019-04-02T13:39:00Z"/>
                <w:rFonts w:ascii="Calibri" w:eastAsia="Times New Roman" w:hAnsi="Calibri" w:cs="Calibri"/>
                <w:color w:val="000000"/>
                <w:lang w:eastAsia="en-AU"/>
              </w:rPr>
            </w:pPr>
            <w:ins w:id="27466"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67" w:author="KIM, Jason" w:date="2019-04-02T13:39:00Z"/>
                <w:rFonts w:ascii="Calibri" w:eastAsia="Times New Roman" w:hAnsi="Calibri" w:cs="Calibri"/>
                <w:color w:val="000000"/>
                <w:lang w:eastAsia="en-AU"/>
              </w:rPr>
            </w:pPr>
            <w:ins w:id="2746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69" w:author="KIM, Jason" w:date="2019-04-02T13:39:00Z"/>
                <w:rFonts w:ascii="Calibri" w:eastAsia="Times New Roman" w:hAnsi="Calibri" w:cs="Calibri"/>
                <w:color w:val="000000"/>
                <w:lang w:eastAsia="en-AU"/>
              </w:rPr>
            </w:pPr>
            <w:ins w:id="27470" w:author="KIM, Jason" w:date="2019-04-02T13:39:00Z">
              <w:r w:rsidRPr="0056388D">
                <w:rPr>
                  <w:rFonts w:ascii="Calibri" w:eastAsia="Times New Roman" w:hAnsi="Calibri" w:cs="Calibri"/>
                  <w:color w:val="000000"/>
                  <w:lang w:eastAsia="en-AU"/>
                </w:rPr>
                <w:t>LLN1404</w:t>
              </w:r>
            </w:ins>
          </w:p>
        </w:tc>
        <w:tc>
          <w:tcPr>
            <w:tcW w:w="933" w:type="pct"/>
            <w:noWrap/>
            <w:hideMark/>
          </w:tcPr>
          <w:p w:rsidR="00110C18" w:rsidRPr="0056388D" w:rsidRDefault="00110C18" w:rsidP="00063728">
            <w:pPr>
              <w:rPr>
                <w:ins w:id="27471" w:author="KIM, Jason" w:date="2019-04-02T13:39:00Z"/>
                <w:rFonts w:ascii="Calibri" w:eastAsia="Times New Roman" w:hAnsi="Calibri" w:cs="Calibri"/>
                <w:color w:val="000000"/>
                <w:lang w:eastAsia="en-AU"/>
              </w:rPr>
            </w:pPr>
            <w:ins w:id="274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73" w:author="KIM, Jason" w:date="2019-04-02T13:39:00Z"/>
                <w:rFonts w:ascii="Calibri" w:eastAsia="Times New Roman" w:hAnsi="Calibri" w:cs="Calibri"/>
                <w:color w:val="000000"/>
                <w:lang w:eastAsia="en-AU"/>
              </w:rPr>
            </w:pPr>
            <w:ins w:id="27474" w:author="KIM, Jason" w:date="2019-04-02T13:39:00Z">
              <w:r w:rsidRPr="0056388D">
                <w:rPr>
                  <w:rFonts w:ascii="Calibri" w:eastAsia="Times New Roman" w:hAnsi="Calibri" w:cs="Calibri"/>
                  <w:color w:val="000000"/>
                  <w:lang w:eastAsia="en-AU"/>
                </w:rPr>
                <w:t>Chainage 5571</w:t>
              </w:r>
            </w:ins>
          </w:p>
        </w:tc>
        <w:tc>
          <w:tcPr>
            <w:tcW w:w="764" w:type="pct"/>
            <w:noWrap/>
            <w:hideMark/>
          </w:tcPr>
          <w:p w:rsidR="00110C18" w:rsidRPr="0056388D" w:rsidRDefault="00110C18" w:rsidP="00063728">
            <w:pPr>
              <w:jc w:val="right"/>
              <w:rPr>
                <w:ins w:id="27475" w:author="KIM, Jason" w:date="2019-04-02T13:39:00Z"/>
                <w:rFonts w:ascii="Calibri" w:eastAsia="Times New Roman" w:hAnsi="Calibri" w:cs="Calibri"/>
                <w:color w:val="000000"/>
                <w:lang w:eastAsia="en-AU"/>
              </w:rPr>
            </w:pPr>
            <w:ins w:id="274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77" w:author="KIM, Jason" w:date="2019-04-02T13:39:00Z"/>
        </w:trPr>
        <w:tc>
          <w:tcPr>
            <w:tcW w:w="708" w:type="pct"/>
            <w:vMerge/>
            <w:hideMark/>
          </w:tcPr>
          <w:p w:rsidR="00110C18" w:rsidRPr="0056388D" w:rsidRDefault="00110C18" w:rsidP="00063728">
            <w:pPr>
              <w:rPr>
                <w:ins w:id="274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79" w:author="KIM, Jason" w:date="2019-04-02T13:39:00Z"/>
                <w:rFonts w:ascii="Calibri" w:eastAsia="Times New Roman" w:hAnsi="Calibri" w:cs="Calibri"/>
                <w:color w:val="000000"/>
                <w:lang w:eastAsia="en-AU"/>
              </w:rPr>
            </w:pPr>
            <w:ins w:id="27480"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81" w:author="KIM, Jason" w:date="2019-04-02T13:39:00Z"/>
                <w:rFonts w:ascii="Calibri" w:eastAsia="Times New Roman" w:hAnsi="Calibri" w:cs="Calibri"/>
                <w:color w:val="000000"/>
                <w:lang w:eastAsia="en-AU"/>
              </w:rPr>
            </w:pPr>
            <w:ins w:id="2748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83" w:author="KIM, Jason" w:date="2019-04-02T13:39:00Z"/>
                <w:rFonts w:ascii="Calibri" w:eastAsia="Times New Roman" w:hAnsi="Calibri" w:cs="Calibri"/>
                <w:color w:val="000000"/>
                <w:lang w:eastAsia="en-AU"/>
              </w:rPr>
            </w:pPr>
            <w:ins w:id="27484" w:author="KIM, Jason" w:date="2019-04-02T13:39:00Z">
              <w:r w:rsidRPr="0056388D">
                <w:rPr>
                  <w:rFonts w:ascii="Calibri" w:eastAsia="Times New Roman" w:hAnsi="Calibri" w:cs="Calibri"/>
                  <w:color w:val="000000"/>
                  <w:lang w:eastAsia="en-AU"/>
                </w:rPr>
                <w:t>LLN1405</w:t>
              </w:r>
            </w:ins>
          </w:p>
        </w:tc>
        <w:tc>
          <w:tcPr>
            <w:tcW w:w="933" w:type="pct"/>
            <w:noWrap/>
            <w:hideMark/>
          </w:tcPr>
          <w:p w:rsidR="00110C18" w:rsidRPr="0056388D" w:rsidRDefault="00110C18" w:rsidP="00063728">
            <w:pPr>
              <w:rPr>
                <w:ins w:id="27485" w:author="KIM, Jason" w:date="2019-04-02T13:39:00Z"/>
                <w:rFonts w:ascii="Calibri" w:eastAsia="Times New Roman" w:hAnsi="Calibri" w:cs="Calibri"/>
                <w:color w:val="000000"/>
                <w:lang w:eastAsia="en-AU"/>
              </w:rPr>
            </w:pPr>
            <w:ins w:id="274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87" w:author="KIM, Jason" w:date="2019-04-02T13:39:00Z"/>
                <w:rFonts w:ascii="Calibri" w:eastAsia="Times New Roman" w:hAnsi="Calibri" w:cs="Calibri"/>
                <w:color w:val="000000"/>
                <w:lang w:eastAsia="en-AU"/>
              </w:rPr>
            </w:pPr>
            <w:ins w:id="27488" w:author="KIM, Jason" w:date="2019-04-02T13:39:00Z">
              <w:r w:rsidRPr="0056388D">
                <w:rPr>
                  <w:rFonts w:ascii="Calibri" w:eastAsia="Times New Roman" w:hAnsi="Calibri" w:cs="Calibri"/>
                  <w:color w:val="000000"/>
                  <w:lang w:eastAsia="en-AU"/>
                </w:rPr>
                <w:t>Chainage 5580</w:t>
              </w:r>
            </w:ins>
          </w:p>
        </w:tc>
        <w:tc>
          <w:tcPr>
            <w:tcW w:w="764" w:type="pct"/>
            <w:noWrap/>
            <w:hideMark/>
          </w:tcPr>
          <w:p w:rsidR="00110C18" w:rsidRPr="0056388D" w:rsidRDefault="00110C18" w:rsidP="00063728">
            <w:pPr>
              <w:jc w:val="right"/>
              <w:rPr>
                <w:ins w:id="27489" w:author="KIM, Jason" w:date="2019-04-02T13:39:00Z"/>
                <w:rFonts w:ascii="Calibri" w:eastAsia="Times New Roman" w:hAnsi="Calibri" w:cs="Calibri"/>
                <w:color w:val="000000"/>
                <w:lang w:eastAsia="en-AU"/>
              </w:rPr>
            </w:pPr>
            <w:ins w:id="27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91" w:author="KIM, Jason" w:date="2019-04-02T13:39:00Z"/>
        </w:trPr>
        <w:tc>
          <w:tcPr>
            <w:tcW w:w="708" w:type="pct"/>
            <w:vMerge/>
            <w:hideMark/>
          </w:tcPr>
          <w:p w:rsidR="00110C18" w:rsidRPr="0056388D" w:rsidRDefault="00110C18" w:rsidP="00063728">
            <w:pPr>
              <w:rPr>
                <w:ins w:id="274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93" w:author="KIM, Jason" w:date="2019-04-02T13:39:00Z"/>
                <w:rFonts w:ascii="Calibri" w:eastAsia="Times New Roman" w:hAnsi="Calibri" w:cs="Calibri"/>
                <w:color w:val="000000"/>
                <w:lang w:eastAsia="en-AU"/>
              </w:rPr>
            </w:pPr>
            <w:ins w:id="27494"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95" w:author="KIM, Jason" w:date="2019-04-02T13:39:00Z"/>
                <w:rFonts w:ascii="Calibri" w:eastAsia="Times New Roman" w:hAnsi="Calibri" w:cs="Calibri"/>
                <w:color w:val="000000"/>
                <w:lang w:eastAsia="en-AU"/>
              </w:rPr>
            </w:pPr>
            <w:ins w:id="2749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97" w:author="KIM, Jason" w:date="2019-04-02T13:39:00Z"/>
                <w:rFonts w:ascii="Calibri" w:eastAsia="Times New Roman" w:hAnsi="Calibri" w:cs="Calibri"/>
                <w:color w:val="000000"/>
                <w:lang w:eastAsia="en-AU"/>
              </w:rPr>
            </w:pPr>
            <w:ins w:id="27498" w:author="KIM, Jason" w:date="2019-04-02T13:39:00Z">
              <w:r w:rsidRPr="0056388D">
                <w:rPr>
                  <w:rFonts w:ascii="Calibri" w:eastAsia="Times New Roman" w:hAnsi="Calibri" w:cs="Calibri"/>
                  <w:color w:val="000000"/>
                  <w:lang w:eastAsia="en-AU"/>
                </w:rPr>
                <w:t>LLN1406</w:t>
              </w:r>
            </w:ins>
          </w:p>
        </w:tc>
        <w:tc>
          <w:tcPr>
            <w:tcW w:w="933" w:type="pct"/>
            <w:noWrap/>
            <w:hideMark/>
          </w:tcPr>
          <w:p w:rsidR="00110C18" w:rsidRPr="0056388D" w:rsidRDefault="00110C18" w:rsidP="00063728">
            <w:pPr>
              <w:rPr>
                <w:ins w:id="27499" w:author="KIM, Jason" w:date="2019-04-02T13:39:00Z"/>
                <w:rFonts w:ascii="Calibri" w:eastAsia="Times New Roman" w:hAnsi="Calibri" w:cs="Calibri"/>
                <w:color w:val="000000"/>
                <w:lang w:eastAsia="en-AU"/>
              </w:rPr>
            </w:pPr>
            <w:ins w:id="275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501" w:author="KIM, Jason" w:date="2019-04-02T13:39:00Z"/>
                <w:rFonts w:ascii="Calibri" w:eastAsia="Times New Roman" w:hAnsi="Calibri" w:cs="Calibri"/>
                <w:color w:val="000000"/>
                <w:lang w:eastAsia="en-AU"/>
              </w:rPr>
            </w:pPr>
            <w:ins w:id="27502" w:author="KIM, Jason" w:date="2019-04-02T13:39:00Z">
              <w:r w:rsidRPr="0056388D">
                <w:rPr>
                  <w:rFonts w:ascii="Calibri" w:eastAsia="Times New Roman" w:hAnsi="Calibri" w:cs="Calibri"/>
                  <w:color w:val="000000"/>
                  <w:lang w:eastAsia="en-AU"/>
                </w:rPr>
                <w:t>Chainage 5590</w:t>
              </w:r>
            </w:ins>
          </w:p>
        </w:tc>
        <w:tc>
          <w:tcPr>
            <w:tcW w:w="764" w:type="pct"/>
            <w:noWrap/>
            <w:hideMark/>
          </w:tcPr>
          <w:p w:rsidR="00110C18" w:rsidRPr="0056388D" w:rsidRDefault="00110C18" w:rsidP="00063728">
            <w:pPr>
              <w:jc w:val="right"/>
              <w:rPr>
                <w:ins w:id="27503" w:author="KIM, Jason" w:date="2019-04-02T13:39:00Z"/>
                <w:rFonts w:ascii="Calibri" w:eastAsia="Times New Roman" w:hAnsi="Calibri" w:cs="Calibri"/>
                <w:color w:val="000000"/>
                <w:lang w:eastAsia="en-AU"/>
              </w:rPr>
            </w:pPr>
            <w:ins w:id="275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05" w:author="KIM, Jason" w:date="2019-04-02T13:39:00Z"/>
        </w:trPr>
        <w:tc>
          <w:tcPr>
            <w:tcW w:w="708" w:type="pct"/>
            <w:vMerge/>
            <w:hideMark/>
          </w:tcPr>
          <w:p w:rsidR="00110C18" w:rsidRPr="0056388D" w:rsidRDefault="00110C18" w:rsidP="00063728">
            <w:pPr>
              <w:rPr>
                <w:ins w:id="275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07" w:author="KIM, Jason" w:date="2019-04-02T13:39:00Z"/>
                <w:rFonts w:ascii="Calibri" w:eastAsia="Times New Roman" w:hAnsi="Calibri" w:cs="Calibri"/>
                <w:color w:val="000000"/>
                <w:lang w:eastAsia="en-AU"/>
              </w:rPr>
            </w:pPr>
            <w:ins w:id="27508"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509" w:author="KIM, Jason" w:date="2019-04-02T13:39:00Z"/>
                <w:rFonts w:ascii="Calibri" w:eastAsia="Times New Roman" w:hAnsi="Calibri" w:cs="Calibri"/>
                <w:color w:val="000000"/>
                <w:lang w:eastAsia="en-AU"/>
              </w:rPr>
            </w:pPr>
            <w:ins w:id="2751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11" w:author="KIM, Jason" w:date="2019-04-02T13:39:00Z"/>
                <w:rFonts w:ascii="Calibri" w:eastAsia="Times New Roman" w:hAnsi="Calibri" w:cs="Calibri"/>
                <w:color w:val="000000"/>
                <w:lang w:eastAsia="en-AU"/>
              </w:rPr>
            </w:pPr>
            <w:ins w:id="27512" w:author="KIM, Jason" w:date="2019-04-02T13:39:00Z">
              <w:r w:rsidRPr="0056388D">
                <w:rPr>
                  <w:rFonts w:ascii="Calibri" w:eastAsia="Times New Roman" w:hAnsi="Calibri" w:cs="Calibri"/>
                  <w:color w:val="000000"/>
                  <w:lang w:eastAsia="en-AU"/>
                </w:rPr>
                <w:t>LLN1407</w:t>
              </w:r>
            </w:ins>
          </w:p>
        </w:tc>
        <w:tc>
          <w:tcPr>
            <w:tcW w:w="933" w:type="pct"/>
            <w:noWrap/>
            <w:hideMark/>
          </w:tcPr>
          <w:p w:rsidR="00110C18" w:rsidRPr="0056388D" w:rsidRDefault="00110C18" w:rsidP="00063728">
            <w:pPr>
              <w:rPr>
                <w:ins w:id="27513" w:author="KIM, Jason" w:date="2019-04-02T13:39:00Z"/>
                <w:rFonts w:ascii="Calibri" w:eastAsia="Times New Roman" w:hAnsi="Calibri" w:cs="Calibri"/>
                <w:color w:val="000000"/>
                <w:lang w:eastAsia="en-AU"/>
              </w:rPr>
            </w:pPr>
            <w:ins w:id="275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515" w:author="KIM, Jason" w:date="2019-04-02T13:39:00Z"/>
                <w:rFonts w:ascii="Calibri" w:eastAsia="Times New Roman" w:hAnsi="Calibri" w:cs="Calibri"/>
                <w:color w:val="000000"/>
                <w:lang w:eastAsia="en-AU"/>
              </w:rPr>
            </w:pPr>
            <w:ins w:id="27516" w:author="KIM, Jason" w:date="2019-04-02T13:39:00Z">
              <w:r w:rsidRPr="0056388D">
                <w:rPr>
                  <w:rFonts w:ascii="Calibri" w:eastAsia="Times New Roman" w:hAnsi="Calibri" w:cs="Calibri"/>
                  <w:color w:val="000000"/>
                  <w:lang w:eastAsia="en-AU"/>
                </w:rPr>
                <w:t>Chainage 5599</w:t>
              </w:r>
            </w:ins>
          </w:p>
        </w:tc>
        <w:tc>
          <w:tcPr>
            <w:tcW w:w="764" w:type="pct"/>
            <w:noWrap/>
            <w:hideMark/>
          </w:tcPr>
          <w:p w:rsidR="00110C18" w:rsidRPr="0056388D" w:rsidRDefault="00110C18" w:rsidP="00063728">
            <w:pPr>
              <w:jc w:val="right"/>
              <w:rPr>
                <w:ins w:id="27517" w:author="KIM, Jason" w:date="2019-04-02T13:39:00Z"/>
                <w:rFonts w:ascii="Calibri" w:eastAsia="Times New Roman" w:hAnsi="Calibri" w:cs="Calibri"/>
                <w:color w:val="000000"/>
                <w:lang w:eastAsia="en-AU"/>
              </w:rPr>
            </w:pPr>
            <w:ins w:id="275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19" w:author="KIM, Jason" w:date="2019-04-02T13:39:00Z"/>
        </w:trPr>
        <w:tc>
          <w:tcPr>
            <w:tcW w:w="708" w:type="pct"/>
            <w:vMerge w:val="restart"/>
            <w:noWrap/>
            <w:hideMark/>
          </w:tcPr>
          <w:p w:rsidR="00110C18" w:rsidRPr="0056388D" w:rsidRDefault="00110C18" w:rsidP="00063728">
            <w:pPr>
              <w:rPr>
                <w:ins w:id="27520" w:author="KIM, Jason" w:date="2019-04-02T13:39:00Z"/>
                <w:rFonts w:ascii="Calibri" w:eastAsia="Times New Roman" w:hAnsi="Calibri" w:cs="Calibri"/>
                <w:color w:val="000000"/>
                <w:lang w:eastAsia="en-AU"/>
              </w:rPr>
            </w:pPr>
            <w:ins w:id="27521" w:author="KIM, Jason" w:date="2019-04-02T13:39:00Z">
              <w:r w:rsidRPr="0056388D">
                <w:rPr>
                  <w:rFonts w:ascii="Calibri" w:eastAsia="Times New Roman" w:hAnsi="Calibri" w:cs="Calibri"/>
                  <w:color w:val="000000"/>
                  <w:lang w:eastAsia="en-AU"/>
                </w:rPr>
                <w:t>LLE40K71</w:t>
              </w:r>
            </w:ins>
          </w:p>
        </w:tc>
        <w:tc>
          <w:tcPr>
            <w:tcW w:w="605" w:type="pct"/>
            <w:noWrap/>
            <w:hideMark/>
          </w:tcPr>
          <w:p w:rsidR="00110C18" w:rsidRPr="0056388D" w:rsidRDefault="00110C18" w:rsidP="00063728">
            <w:pPr>
              <w:rPr>
                <w:ins w:id="27522" w:author="KIM, Jason" w:date="2019-04-02T13:39:00Z"/>
                <w:rFonts w:ascii="Calibri" w:eastAsia="Times New Roman" w:hAnsi="Calibri" w:cs="Calibri"/>
                <w:color w:val="000000"/>
                <w:lang w:eastAsia="en-AU"/>
              </w:rPr>
            </w:pPr>
            <w:ins w:id="27523"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24" w:author="KIM, Jason" w:date="2019-04-02T13:39:00Z"/>
                <w:rFonts w:ascii="Calibri" w:eastAsia="Times New Roman" w:hAnsi="Calibri" w:cs="Calibri"/>
                <w:color w:val="000000"/>
                <w:lang w:eastAsia="en-AU"/>
              </w:rPr>
            </w:pPr>
            <w:ins w:id="2752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26" w:author="KIM, Jason" w:date="2019-04-02T13:39:00Z"/>
                <w:rFonts w:ascii="Calibri" w:eastAsia="Times New Roman" w:hAnsi="Calibri" w:cs="Calibri"/>
                <w:color w:val="000000"/>
                <w:lang w:eastAsia="en-AU"/>
              </w:rPr>
            </w:pPr>
            <w:ins w:id="27527" w:author="KIM, Jason" w:date="2019-04-02T13:39:00Z">
              <w:r w:rsidRPr="0056388D">
                <w:rPr>
                  <w:rFonts w:ascii="Calibri" w:eastAsia="Times New Roman" w:hAnsi="Calibri" w:cs="Calibri"/>
                  <w:color w:val="000000"/>
                  <w:lang w:eastAsia="en-AU"/>
                </w:rPr>
                <w:t>LLS2432</w:t>
              </w:r>
            </w:ins>
          </w:p>
        </w:tc>
        <w:tc>
          <w:tcPr>
            <w:tcW w:w="933" w:type="pct"/>
            <w:noWrap/>
            <w:hideMark/>
          </w:tcPr>
          <w:p w:rsidR="00110C18" w:rsidRPr="0056388D" w:rsidRDefault="00110C18" w:rsidP="00063728">
            <w:pPr>
              <w:rPr>
                <w:ins w:id="27528" w:author="KIM, Jason" w:date="2019-04-02T13:39:00Z"/>
                <w:rFonts w:ascii="Calibri" w:eastAsia="Times New Roman" w:hAnsi="Calibri" w:cs="Calibri"/>
                <w:color w:val="000000"/>
                <w:lang w:eastAsia="en-AU"/>
              </w:rPr>
            </w:pPr>
            <w:ins w:id="275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30" w:author="KIM, Jason" w:date="2019-04-02T13:39:00Z"/>
                <w:rFonts w:ascii="Calibri" w:eastAsia="Times New Roman" w:hAnsi="Calibri" w:cs="Calibri"/>
                <w:color w:val="000000"/>
                <w:lang w:eastAsia="en-AU"/>
              </w:rPr>
            </w:pPr>
            <w:ins w:id="27531" w:author="KIM, Jason" w:date="2019-04-02T13:39:00Z">
              <w:r w:rsidRPr="0056388D">
                <w:rPr>
                  <w:rFonts w:ascii="Calibri" w:eastAsia="Times New Roman" w:hAnsi="Calibri" w:cs="Calibri"/>
                  <w:color w:val="000000"/>
                  <w:lang w:eastAsia="en-AU"/>
                </w:rPr>
                <w:t>Chainage 5610</w:t>
              </w:r>
            </w:ins>
          </w:p>
        </w:tc>
        <w:tc>
          <w:tcPr>
            <w:tcW w:w="764" w:type="pct"/>
            <w:noWrap/>
            <w:hideMark/>
          </w:tcPr>
          <w:p w:rsidR="00110C18" w:rsidRPr="0056388D" w:rsidRDefault="00110C18" w:rsidP="00063728">
            <w:pPr>
              <w:jc w:val="right"/>
              <w:rPr>
                <w:ins w:id="27532" w:author="KIM, Jason" w:date="2019-04-02T13:39:00Z"/>
                <w:rFonts w:ascii="Calibri" w:eastAsia="Times New Roman" w:hAnsi="Calibri" w:cs="Calibri"/>
                <w:color w:val="000000"/>
                <w:lang w:eastAsia="en-AU"/>
              </w:rPr>
            </w:pPr>
            <w:ins w:id="27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34" w:author="KIM, Jason" w:date="2019-04-02T13:39:00Z"/>
        </w:trPr>
        <w:tc>
          <w:tcPr>
            <w:tcW w:w="708" w:type="pct"/>
            <w:vMerge/>
            <w:hideMark/>
          </w:tcPr>
          <w:p w:rsidR="00110C18" w:rsidRPr="0056388D" w:rsidRDefault="00110C18" w:rsidP="00063728">
            <w:pPr>
              <w:rPr>
                <w:ins w:id="275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36" w:author="KIM, Jason" w:date="2019-04-02T13:39:00Z"/>
                <w:rFonts w:ascii="Calibri" w:eastAsia="Times New Roman" w:hAnsi="Calibri" w:cs="Calibri"/>
                <w:color w:val="000000"/>
                <w:lang w:eastAsia="en-AU"/>
              </w:rPr>
            </w:pPr>
            <w:ins w:id="27537"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38" w:author="KIM, Jason" w:date="2019-04-02T13:39:00Z"/>
                <w:rFonts w:ascii="Calibri" w:eastAsia="Times New Roman" w:hAnsi="Calibri" w:cs="Calibri"/>
                <w:color w:val="000000"/>
                <w:lang w:eastAsia="en-AU"/>
              </w:rPr>
            </w:pPr>
            <w:ins w:id="2753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40" w:author="KIM, Jason" w:date="2019-04-02T13:39:00Z"/>
                <w:rFonts w:ascii="Calibri" w:eastAsia="Times New Roman" w:hAnsi="Calibri" w:cs="Calibri"/>
                <w:color w:val="000000"/>
                <w:lang w:eastAsia="en-AU"/>
              </w:rPr>
            </w:pPr>
            <w:ins w:id="27541" w:author="KIM, Jason" w:date="2019-04-02T13:39:00Z">
              <w:r w:rsidRPr="0056388D">
                <w:rPr>
                  <w:rFonts w:ascii="Calibri" w:eastAsia="Times New Roman" w:hAnsi="Calibri" w:cs="Calibri"/>
                  <w:color w:val="000000"/>
                  <w:lang w:eastAsia="en-AU"/>
                </w:rPr>
                <w:t>LLS2433</w:t>
              </w:r>
            </w:ins>
          </w:p>
        </w:tc>
        <w:tc>
          <w:tcPr>
            <w:tcW w:w="933" w:type="pct"/>
            <w:noWrap/>
            <w:hideMark/>
          </w:tcPr>
          <w:p w:rsidR="00110C18" w:rsidRPr="0056388D" w:rsidRDefault="00110C18" w:rsidP="00063728">
            <w:pPr>
              <w:rPr>
                <w:ins w:id="27542" w:author="KIM, Jason" w:date="2019-04-02T13:39:00Z"/>
                <w:rFonts w:ascii="Calibri" w:eastAsia="Times New Roman" w:hAnsi="Calibri" w:cs="Calibri"/>
                <w:color w:val="000000"/>
                <w:lang w:eastAsia="en-AU"/>
              </w:rPr>
            </w:pPr>
            <w:ins w:id="275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44" w:author="KIM, Jason" w:date="2019-04-02T13:39:00Z"/>
                <w:rFonts w:ascii="Calibri" w:eastAsia="Times New Roman" w:hAnsi="Calibri" w:cs="Calibri"/>
                <w:color w:val="000000"/>
                <w:lang w:eastAsia="en-AU"/>
              </w:rPr>
            </w:pPr>
            <w:ins w:id="27545" w:author="KIM, Jason" w:date="2019-04-02T13:39:00Z">
              <w:r w:rsidRPr="0056388D">
                <w:rPr>
                  <w:rFonts w:ascii="Calibri" w:eastAsia="Times New Roman" w:hAnsi="Calibri" w:cs="Calibri"/>
                  <w:color w:val="000000"/>
                  <w:lang w:eastAsia="en-AU"/>
                </w:rPr>
                <w:t>Chainage 5619</w:t>
              </w:r>
            </w:ins>
          </w:p>
        </w:tc>
        <w:tc>
          <w:tcPr>
            <w:tcW w:w="764" w:type="pct"/>
            <w:noWrap/>
            <w:hideMark/>
          </w:tcPr>
          <w:p w:rsidR="00110C18" w:rsidRPr="0056388D" w:rsidRDefault="00110C18" w:rsidP="00063728">
            <w:pPr>
              <w:jc w:val="right"/>
              <w:rPr>
                <w:ins w:id="27546" w:author="KIM, Jason" w:date="2019-04-02T13:39:00Z"/>
                <w:rFonts w:ascii="Calibri" w:eastAsia="Times New Roman" w:hAnsi="Calibri" w:cs="Calibri"/>
                <w:color w:val="000000"/>
                <w:lang w:eastAsia="en-AU"/>
              </w:rPr>
            </w:pPr>
            <w:ins w:id="275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48" w:author="KIM, Jason" w:date="2019-04-02T13:39:00Z"/>
        </w:trPr>
        <w:tc>
          <w:tcPr>
            <w:tcW w:w="708" w:type="pct"/>
            <w:vMerge/>
            <w:hideMark/>
          </w:tcPr>
          <w:p w:rsidR="00110C18" w:rsidRPr="0056388D" w:rsidRDefault="00110C18" w:rsidP="00063728">
            <w:pPr>
              <w:rPr>
                <w:ins w:id="275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50" w:author="KIM, Jason" w:date="2019-04-02T13:39:00Z"/>
                <w:rFonts w:ascii="Calibri" w:eastAsia="Times New Roman" w:hAnsi="Calibri" w:cs="Calibri"/>
                <w:color w:val="000000"/>
                <w:lang w:eastAsia="en-AU"/>
              </w:rPr>
            </w:pPr>
            <w:ins w:id="27551"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52" w:author="KIM, Jason" w:date="2019-04-02T13:39:00Z"/>
                <w:rFonts w:ascii="Calibri" w:eastAsia="Times New Roman" w:hAnsi="Calibri" w:cs="Calibri"/>
                <w:color w:val="000000"/>
                <w:lang w:eastAsia="en-AU"/>
              </w:rPr>
            </w:pPr>
            <w:ins w:id="2755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54" w:author="KIM, Jason" w:date="2019-04-02T13:39:00Z"/>
                <w:rFonts w:ascii="Calibri" w:eastAsia="Times New Roman" w:hAnsi="Calibri" w:cs="Calibri"/>
                <w:color w:val="000000"/>
                <w:lang w:eastAsia="en-AU"/>
              </w:rPr>
            </w:pPr>
            <w:ins w:id="27555" w:author="KIM, Jason" w:date="2019-04-02T13:39:00Z">
              <w:r w:rsidRPr="0056388D">
                <w:rPr>
                  <w:rFonts w:ascii="Calibri" w:eastAsia="Times New Roman" w:hAnsi="Calibri" w:cs="Calibri"/>
                  <w:color w:val="000000"/>
                  <w:lang w:eastAsia="en-AU"/>
                </w:rPr>
                <w:t>LLS2434</w:t>
              </w:r>
            </w:ins>
          </w:p>
        </w:tc>
        <w:tc>
          <w:tcPr>
            <w:tcW w:w="933" w:type="pct"/>
            <w:noWrap/>
            <w:hideMark/>
          </w:tcPr>
          <w:p w:rsidR="00110C18" w:rsidRPr="0056388D" w:rsidRDefault="00110C18" w:rsidP="00063728">
            <w:pPr>
              <w:rPr>
                <w:ins w:id="27556" w:author="KIM, Jason" w:date="2019-04-02T13:39:00Z"/>
                <w:rFonts w:ascii="Calibri" w:eastAsia="Times New Roman" w:hAnsi="Calibri" w:cs="Calibri"/>
                <w:color w:val="000000"/>
                <w:lang w:eastAsia="en-AU"/>
              </w:rPr>
            </w:pPr>
            <w:ins w:id="275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58" w:author="KIM, Jason" w:date="2019-04-02T13:39:00Z"/>
                <w:rFonts w:ascii="Calibri" w:eastAsia="Times New Roman" w:hAnsi="Calibri" w:cs="Calibri"/>
                <w:color w:val="000000"/>
                <w:lang w:eastAsia="en-AU"/>
              </w:rPr>
            </w:pPr>
            <w:ins w:id="27559" w:author="KIM, Jason" w:date="2019-04-02T13:39:00Z">
              <w:r w:rsidRPr="0056388D">
                <w:rPr>
                  <w:rFonts w:ascii="Calibri" w:eastAsia="Times New Roman" w:hAnsi="Calibri" w:cs="Calibri"/>
                  <w:color w:val="000000"/>
                  <w:lang w:eastAsia="en-AU"/>
                </w:rPr>
                <w:t>Chainage 5629</w:t>
              </w:r>
            </w:ins>
          </w:p>
        </w:tc>
        <w:tc>
          <w:tcPr>
            <w:tcW w:w="764" w:type="pct"/>
            <w:noWrap/>
            <w:hideMark/>
          </w:tcPr>
          <w:p w:rsidR="00110C18" w:rsidRPr="0056388D" w:rsidRDefault="00110C18" w:rsidP="00063728">
            <w:pPr>
              <w:jc w:val="right"/>
              <w:rPr>
                <w:ins w:id="27560" w:author="KIM, Jason" w:date="2019-04-02T13:39:00Z"/>
                <w:rFonts w:ascii="Calibri" w:eastAsia="Times New Roman" w:hAnsi="Calibri" w:cs="Calibri"/>
                <w:color w:val="000000"/>
                <w:lang w:eastAsia="en-AU"/>
              </w:rPr>
            </w:pPr>
            <w:ins w:id="275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62" w:author="KIM, Jason" w:date="2019-04-02T13:39:00Z"/>
        </w:trPr>
        <w:tc>
          <w:tcPr>
            <w:tcW w:w="708" w:type="pct"/>
            <w:vMerge/>
            <w:hideMark/>
          </w:tcPr>
          <w:p w:rsidR="00110C18" w:rsidRPr="0056388D" w:rsidRDefault="00110C18" w:rsidP="00063728">
            <w:pPr>
              <w:rPr>
                <w:ins w:id="275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64" w:author="KIM, Jason" w:date="2019-04-02T13:39:00Z"/>
                <w:rFonts w:ascii="Calibri" w:eastAsia="Times New Roman" w:hAnsi="Calibri" w:cs="Calibri"/>
                <w:color w:val="000000"/>
                <w:lang w:eastAsia="en-AU"/>
              </w:rPr>
            </w:pPr>
            <w:ins w:id="27565"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66" w:author="KIM, Jason" w:date="2019-04-02T13:39:00Z"/>
                <w:rFonts w:ascii="Calibri" w:eastAsia="Times New Roman" w:hAnsi="Calibri" w:cs="Calibri"/>
                <w:color w:val="000000"/>
                <w:lang w:eastAsia="en-AU"/>
              </w:rPr>
            </w:pPr>
            <w:ins w:id="2756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68" w:author="KIM, Jason" w:date="2019-04-02T13:39:00Z"/>
                <w:rFonts w:ascii="Calibri" w:eastAsia="Times New Roman" w:hAnsi="Calibri" w:cs="Calibri"/>
                <w:color w:val="000000"/>
                <w:lang w:eastAsia="en-AU"/>
              </w:rPr>
            </w:pPr>
            <w:ins w:id="27569" w:author="KIM, Jason" w:date="2019-04-02T13:39:00Z">
              <w:r w:rsidRPr="0056388D">
                <w:rPr>
                  <w:rFonts w:ascii="Calibri" w:eastAsia="Times New Roman" w:hAnsi="Calibri" w:cs="Calibri"/>
                  <w:color w:val="000000"/>
                  <w:lang w:eastAsia="en-AU"/>
                </w:rPr>
                <w:t>LLS2435</w:t>
              </w:r>
            </w:ins>
          </w:p>
        </w:tc>
        <w:tc>
          <w:tcPr>
            <w:tcW w:w="933" w:type="pct"/>
            <w:noWrap/>
            <w:hideMark/>
          </w:tcPr>
          <w:p w:rsidR="00110C18" w:rsidRPr="0056388D" w:rsidRDefault="00110C18" w:rsidP="00063728">
            <w:pPr>
              <w:rPr>
                <w:ins w:id="27570" w:author="KIM, Jason" w:date="2019-04-02T13:39:00Z"/>
                <w:rFonts w:ascii="Calibri" w:eastAsia="Times New Roman" w:hAnsi="Calibri" w:cs="Calibri"/>
                <w:color w:val="000000"/>
                <w:lang w:eastAsia="en-AU"/>
              </w:rPr>
            </w:pPr>
            <w:ins w:id="275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72" w:author="KIM, Jason" w:date="2019-04-02T13:39:00Z"/>
                <w:rFonts w:ascii="Calibri" w:eastAsia="Times New Roman" w:hAnsi="Calibri" w:cs="Calibri"/>
                <w:color w:val="000000"/>
                <w:lang w:eastAsia="en-AU"/>
              </w:rPr>
            </w:pPr>
            <w:ins w:id="27573" w:author="KIM, Jason" w:date="2019-04-02T13:39:00Z">
              <w:r w:rsidRPr="0056388D">
                <w:rPr>
                  <w:rFonts w:ascii="Calibri" w:eastAsia="Times New Roman" w:hAnsi="Calibri" w:cs="Calibri"/>
                  <w:color w:val="000000"/>
                  <w:lang w:eastAsia="en-AU"/>
                </w:rPr>
                <w:t>Chainage 5638</w:t>
              </w:r>
            </w:ins>
          </w:p>
        </w:tc>
        <w:tc>
          <w:tcPr>
            <w:tcW w:w="764" w:type="pct"/>
            <w:noWrap/>
            <w:hideMark/>
          </w:tcPr>
          <w:p w:rsidR="00110C18" w:rsidRPr="0056388D" w:rsidRDefault="00110C18" w:rsidP="00063728">
            <w:pPr>
              <w:jc w:val="right"/>
              <w:rPr>
                <w:ins w:id="27574" w:author="KIM, Jason" w:date="2019-04-02T13:39:00Z"/>
                <w:rFonts w:ascii="Calibri" w:eastAsia="Times New Roman" w:hAnsi="Calibri" w:cs="Calibri"/>
                <w:color w:val="000000"/>
                <w:lang w:eastAsia="en-AU"/>
              </w:rPr>
            </w:pPr>
            <w:ins w:id="27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76" w:author="KIM, Jason" w:date="2019-04-02T13:39:00Z"/>
        </w:trPr>
        <w:tc>
          <w:tcPr>
            <w:tcW w:w="708" w:type="pct"/>
            <w:vMerge/>
            <w:hideMark/>
          </w:tcPr>
          <w:p w:rsidR="00110C18" w:rsidRPr="0056388D" w:rsidRDefault="00110C18" w:rsidP="00063728">
            <w:pPr>
              <w:rPr>
                <w:ins w:id="275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78" w:author="KIM, Jason" w:date="2019-04-02T13:39:00Z"/>
                <w:rFonts w:ascii="Calibri" w:eastAsia="Times New Roman" w:hAnsi="Calibri" w:cs="Calibri"/>
                <w:color w:val="000000"/>
                <w:lang w:eastAsia="en-AU"/>
              </w:rPr>
            </w:pPr>
            <w:ins w:id="27579"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80" w:author="KIM, Jason" w:date="2019-04-02T13:39:00Z"/>
                <w:rFonts w:ascii="Calibri" w:eastAsia="Times New Roman" w:hAnsi="Calibri" w:cs="Calibri"/>
                <w:color w:val="000000"/>
                <w:lang w:eastAsia="en-AU"/>
              </w:rPr>
            </w:pPr>
            <w:ins w:id="2758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82" w:author="KIM, Jason" w:date="2019-04-02T13:39:00Z"/>
                <w:rFonts w:ascii="Calibri" w:eastAsia="Times New Roman" w:hAnsi="Calibri" w:cs="Calibri"/>
                <w:color w:val="000000"/>
                <w:lang w:eastAsia="en-AU"/>
              </w:rPr>
            </w:pPr>
            <w:ins w:id="27583" w:author="KIM, Jason" w:date="2019-04-02T13:39:00Z">
              <w:r w:rsidRPr="0056388D">
                <w:rPr>
                  <w:rFonts w:ascii="Calibri" w:eastAsia="Times New Roman" w:hAnsi="Calibri" w:cs="Calibri"/>
                  <w:color w:val="000000"/>
                  <w:lang w:eastAsia="en-AU"/>
                </w:rPr>
                <w:t>LLS2436</w:t>
              </w:r>
            </w:ins>
          </w:p>
        </w:tc>
        <w:tc>
          <w:tcPr>
            <w:tcW w:w="933" w:type="pct"/>
            <w:noWrap/>
            <w:hideMark/>
          </w:tcPr>
          <w:p w:rsidR="00110C18" w:rsidRPr="0056388D" w:rsidRDefault="00110C18" w:rsidP="00063728">
            <w:pPr>
              <w:rPr>
                <w:ins w:id="27584" w:author="KIM, Jason" w:date="2019-04-02T13:39:00Z"/>
                <w:rFonts w:ascii="Calibri" w:eastAsia="Times New Roman" w:hAnsi="Calibri" w:cs="Calibri"/>
                <w:color w:val="000000"/>
                <w:lang w:eastAsia="en-AU"/>
              </w:rPr>
            </w:pPr>
            <w:ins w:id="275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86" w:author="KIM, Jason" w:date="2019-04-02T13:39:00Z"/>
                <w:rFonts w:ascii="Calibri" w:eastAsia="Times New Roman" w:hAnsi="Calibri" w:cs="Calibri"/>
                <w:color w:val="000000"/>
                <w:lang w:eastAsia="en-AU"/>
              </w:rPr>
            </w:pPr>
            <w:ins w:id="27587" w:author="KIM, Jason" w:date="2019-04-02T13:39:00Z">
              <w:r w:rsidRPr="0056388D">
                <w:rPr>
                  <w:rFonts w:ascii="Calibri" w:eastAsia="Times New Roman" w:hAnsi="Calibri" w:cs="Calibri"/>
                  <w:color w:val="000000"/>
                  <w:lang w:eastAsia="en-AU"/>
                </w:rPr>
                <w:t>Chainage 5648</w:t>
              </w:r>
            </w:ins>
          </w:p>
        </w:tc>
        <w:tc>
          <w:tcPr>
            <w:tcW w:w="764" w:type="pct"/>
            <w:noWrap/>
            <w:hideMark/>
          </w:tcPr>
          <w:p w:rsidR="00110C18" w:rsidRPr="0056388D" w:rsidRDefault="00110C18" w:rsidP="00063728">
            <w:pPr>
              <w:jc w:val="right"/>
              <w:rPr>
                <w:ins w:id="27588" w:author="KIM, Jason" w:date="2019-04-02T13:39:00Z"/>
                <w:rFonts w:ascii="Calibri" w:eastAsia="Times New Roman" w:hAnsi="Calibri" w:cs="Calibri"/>
                <w:color w:val="000000"/>
                <w:lang w:eastAsia="en-AU"/>
              </w:rPr>
            </w:pPr>
            <w:ins w:id="27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90" w:author="KIM, Jason" w:date="2019-04-02T13:39:00Z"/>
        </w:trPr>
        <w:tc>
          <w:tcPr>
            <w:tcW w:w="708" w:type="pct"/>
            <w:vMerge/>
            <w:hideMark/>
          </w:tcPr>
          <w:p w:rsidR="00110C18" w:rsidRPr="0056388D" w:rsidRDefault="00110C18" w:rsidP="00063728">
            <w:pPr>
              <w:rPr>
                <w:ins w:id="275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92" w:author="KIM, Jason" w:date="2019-04-02T13:39:00Z"/>
                <w:rFonts w:ascii="Calibri" w:eastAsia="Times New Roman" w:hAnsi="Calibri" w:cs="Calibri"/>
                <w:color w:val="000000"/>
                <w:lang w:eastAsia="en-AU"/>
              </w:rPr>
            </w:pPr>
            <w:ins w:id="27593"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94" w:author="KIM, Jason" w:date="2019-04-02T13:39:00Z"/>
                <w:rFonts w:ascii="Calibri" w:eastAsia="Times New Roman" w:hAnsi="Calibri" w:cs="Calibri"/>
                <w:color w:val="000000"/>
                <w:lang w:eastAsia="en-AU"/>
              </w:rPr>
            </w:pPr>
            <w:ins w:id="2759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96" w:author="KIM, Jason" w:date="2019-04-02T13:39:00Z"/>
                <w:rFonts w:ascii="Calibri" w:eastAsia="Times New Roman" w:hAnsi="Calibri" w:cs="Calibri"/>
                <w:color w:val="000000"/>
                <w:lang w:eastAsia="en-AU"/>
              </w:rPr>
            </w:pPr>
            <w:ins w:id="27597" w:author="KIM, Jason" w:date="2019-04-02T13:39:00Z">
              <w:r w:rsidRPr="0056388D">
                <w:rPr>
                  <w:rFonts w:ascii="Calibri" w:eastAsia="Times New Roman" w:hAnsi="Calibri" w:cs="Calibri"/>
                  <w:color w:val="000000"/>
                  <w:lang w:eastAsia="en-AU"/>
                </w:rPr>
                <w:t>LLS2437</w:t>
              </w:r>
            </w:ins>
          </w:p>
        </w:tc>
        <w:tc>
          <w:tcPr>
            <w:tcW w:w="933" w:type="pct"/>
            <w:noWrap/>
            <w:hideMark/>
          </w:tcPr>
          <w:p w:rsidR="00110C18" w:rsidRPr="0056388D" w:rsidRDefault="00110C18" w:rsidP="00063728">
            <w:pPr>
              <w:rPr>
                <w:ins w:id="27598" w:author="KIM, Jason" w:date="2019-04-02T13:39:00Z"/>
                <w:rFonts w:ascii="Calibri" w:eastAsia="Times New Roman" w:hAnsi="Calibri" w:cs="Calibri"/>
                <w:color w:val="000000"/>
                <w:lang w:eastAsia="en-AU"/>
              </w:rPr>
            </w:pPr>
            <w:ins w:id="275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00" w:author="KIM, Jason" w:date="2019-04-02T13:39:00Z"/>
                <w:rFonts w:ascii="Calibri" w:eastAsia="Times New Roman" w:hAnsi="Calibri" w:cs="Calibri"/>
                <w:color w:val="000000"/>
                <w:lang w:eastAsia="en-AU"/>
              </w:rPr>
            </w:pPr>
            <w:ins w:id="27601" w:author="KIM, Jason" w:date="2019-04-02T13:39:00Z">
              <w:r w:rsidRPr="0056388D">
                <w:rPr>
                  <w:rFonts w:ascii="Calibri" w:eastAsia="Times New Roman" w:hAnsi="Calibri" w:cs="Calibri"/>
                  <w:color w:val="000000"/>
                  <w:lang w:eastAsia="en-AU"/>
                </w:rPr>
                <w:t>Chainage 5658</w:t>
              </w:r>
            </w:ins>
          </w:p>
        </w:tc>
        <w:tc>
          <w:tcPr>
            <w:tcW w:w="764" w:type="pct"/>
            <w:noWrap/>
            <w:hideMark/>
          </w:tcPr>
          <w:p w:rsidR="00110C18" w:rsidRPr="0056388D" w:rsidRDefault="00110C18" w:rsidP="00063728">
            <w:pPr>
              <w:jc w:val="right"/>
              <w:rPr>
                <w:ins w:id="27602" w:author="KIM, Jason" w:date="2019-04-02T13:39:00Z"/>
                <w:rFonts w:ascii="Calibri" w:eastAsia="Times New Roman" w:hAnsi="Calibri" w:cs="Calibri"/>
                <w:color w:val="000000"/>
                <w:lang w:eastAsia="en-AU"/>
              </w:rPr>
            </w:pPr>
            <w:ins w:id="27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04" w:author="KIM, Jason" w:date="2019-04-02T13:39:00Z"/>
        </w:trPr>
        <w:tc>
          <w:tcPr>
            <w:tcW w:w="708" w:type="pct"/>
            <w:vMerge/>
            <w:hideMark/>
          </w:tcPr>
          <w:p w:rsidR="00110C18" w:rsidRPr="0056388D" w:rsidRDefault="00110C18" w:rsidP="00063728">
            <w:pPr>
              <w:rPr>
                <w:ins w:id="276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06" w:author="KIM, Jason" w:date="2019-04-02T13:39:00Z"/>
                <w:rFonts w:ascii="Calibri" w:eastAsia="Times New Roman" w:hAnsi="Calibri" w:cs="Calibri"/>
                <w:color w:val="000000"/>
                <w:lang w:eastAsia="en-AU"/>
              </w:rPr>
            </w:pPr>
            <w:ins w:id="27607"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08" w:author="KIM, Jason" w:date="2019-04-02T13:39:00Z"/>
                <w:rFonts w:ascii="Calibri" w:eastAsia="Times New Roman" w:hAnsi="Calibri" w:cs="Calibri"/>
                <w:color w:val="000000"/>
                <w:lang w:eastAsia="en-AU"/>
              </w:rPr>
            </w:pPr>
            <w:ins w:id="2760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10" w:author="KIM, Jason" w:date="2019-04-02T13:39:00Z"/>
                <w:rFonts w:ascii="Calibri" w:eastAsia="Times New Roman" w:hAnsi="Calibri" w:cs="Calibri"/>
                <w:color w:val="000000"/>
                <w:lang w:eastAsia="en-AU"/>
              </w:rPr>
            </w:pPr>
            <w:ins w:id="27611" w:author="KIM, Jason" w:date="2019-04-02T13:39:00Z">
              <w:r w:rsidRPr="0056388D">
                <w:rPr>
                  <w:rFonts w:ascii="Calibri" w:eastAsia="Times New Roman" w:hAnsi="Calibri" w:cs="Calibri"/>
                  <w:color w:val="000000"/>
                  <w:lang w:eastAsia="en-AU"/>
                </w:rPr>
                <w:t>LLS2438</w:t>
              </w:r>
            </w:ins>
          </w:p>
        </w:tc>
        <w:tc>
          <w:tcPr>
            <w:tcW w:w="933" w:type="pct"/>
            <w:noWrap/>
            <w:hideMark/>
          </w:tcPr>
          <w:p w:rsidR="00110C18" w:rsidRPr="0056388D" w:rsidRDefault="00110C18" w:rsidP="00063728">
            <w:pPr>
              <w:rPr>
                <w:ins w:id="27612" w:author="KIM, Jason" w:date="2019-04-02T13:39:00Z"/>
                <w:rFonts w:ascii="Calibri" w:eastAsia="Times New Roman" w:hAnsi="Calibri" w:cs="Calibri"/>
                <w:color w:val="000000"/>
                <w:lang w:eastAsia="en-AU"/>
              </w:rPr>
            </w:pPr>
            <w:ins w:id="276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14" w:author="KIM, Jason" w:date="2019-04-02T13:39:00Z"/>
                <w:rFonts w:ascii="Calibri" w:eastAsia="Times New Roman" w:hAnsi="Calibri" w:cs="Calibri"/>
                <w:color w:val="000000"/>
                <w:lang w:eastAsia="en-AU"/>
              </w:rPr>
            </w:pPr>
            <w:ins w:id="27615" w:author="KIM, Jason" w:date="2019-04-02T13:39:00Z">
              <w:r w:rsidRPr="0056388D">
                <w:rPr>
                  <w:rFonts w:ascii="Calibri" w:eastAsia="Times New Roman" w:hAnsi="Calibri" w:cs="Calibri"/>
                  <w:color w:val="000000"/>
                  <w:lang w:eastAsia="en-AU"/>
                </w:rPr>
                <w:t>Chainage 5668</w:t>
              </w:r>
            </w:ins>
          </w:p>
        </w:tc>
        <w:tc>
          <w:tcPr>
            <w:tcW w:w="764" w:type="pct"/>
            <w:noWrap/>
            <w:hideMark/>
          </w:tcPr>
          <w:p w:rsidR="00110C18" w:rsidRPr="0056388D" w:rsidRDefault="00110C18" w:rsidP="00063728">
            <w:pPr>
              <w:jc w:val="right"/>
              <w:rPr>
                <w:ins w:id="27616" w:author="KIM, Jason" w:date="2019-04-02T13:39:00Z"/>
                <w:rFonts w:ascii="Calibri" w:eastAsia="Times New Roman" w:hAnsi="Calibri" w:cs="Calibri"/>
                <w:color w:val="000000"/>
                <w:lang w:eastAsia="en-AU"/>
              </w:rPr>
            </w:pPr>
            <w:ins w:id="27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18" w:author="KIM, Jason" w:date="2019-04-02T13:39:00Z"/>
        </w:trPr>
        <w:tc>
          <w:tcPr>
            <w:tcW w:w="708" w:type="pct"/>
            <w:vMerge/>
            <w:hideMark/>
          </w:tcPr>
          <w:p w:rsidR="00110C18" w:rsidRPr="0056388D" w:rsidRDefault="00110C18" w:rsidP="00063728">
            <w:pPr>
              <w:rPr>
                <w:ins w:id="276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20" w:author="KIM, Jason" w:date="2019-04-02T13:39:00Z"/>
                <w:rFonts w:ascii="Calibri" w:eastAsia="Times New Roman" w:hAnsi="Calibri" w:cs="Calibri"/>
                <w:color w:val="000000"/>
                <w:lang w:eastAsia="en-AU"/>
              </w:rPr>
            </w:pPr>
            <w:ins w:id="27621"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22" w:author="KIM, Jason" w:date="2019-04-02T13:39:00Z"/>
                <w:rFonts w:ascii="Calibri" w:eastAsia="Times New Roman" w:hAnsi="Calibri" w:cs="Calibri"/>
                <w:color w:val="000000"/>
                <w:lang w:eastAsia="en-AU"/>
              </w:rPr>
            </w:pPr>
            <w:ins w:id="2762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24" w:author="KIM, Jason" w:date="2019-04-02T13:39:00Z"/>
                <w:rFonts w:ascii="Calibri" w:eastAsia="Times New Roman" w:hAnsi="Calibri" w:cs="Calibri"/>
                <w:color w:val="000000"/>
                <w:lang w:eastAsia="en-AU"/>
              </w:rPr>
            </w:pPr>
            <w:ins w:id="27625" w:author="KIM, Jason" w:date="2019-04-02T13:39:00Z">
              <w:r w:rsidRPr="0056388D">
                <w:rPr>
                  <w:rFonts w:ascii="Calibri" w:eastAsia="Times New Roman" w:hAnsi="Calibri" w:cs="Calibri"/>
                  <w:color w:val="000000"/>
                  <w:lang w:eastAsia="en-AU"/>
                </w:rPr>
                <w:t>LLS2439</w:t>
              </w:r>
            </w:ins>
          </w:p>
        </w:tc>
        <w:tc>
          <w:tcPr>
            <w:tcW w:w="933" w:type="pct"/>
            <w:noWrap/>
            <w:hideMark/>
          </w:tcPr>
          <w:p w:rsidR="00110C18" w:rsidRPr="0056388D" w:rsidRDefault="00110C18" w:rsidP="00063728">
            <w:pPr>
              <w:rPr>
                <w:ins w:id="27626" w:author="KIM, Jason" w:date="2019-04-02T13:39:00Z"/>
                <w:rFonts w:ascii="Calibri" w:eastAsia="Times New Roman" w:hAnsi="Calibri" w:cs="Calibri"/>
                <w:color w:val="000000"/>
                <w:lang w:eastAsia="en-AU"/>
              </w:rPr>
            </w:pPr>
            <w:ins w:id="276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28" w:author="KIM, Jason" w:date="2019-04-02T13:39:00Z"/>
                <w:rFonts w:ascii="Calibri" w:eastAsia="Times New Roman" w:hAnsi="Calibri" w:cs="Calibri"/>
                <w:color w:val="000000"/>
                <w:lang w:eastAsia="en-AU"/>
              </w:rPr>
            </w:pPr>
            <w:ins w:id="27629" w:author="KIM, Jason" w:date="2019-04-02T13:39:00Z">
              <w:r w:rsidRPr="0056388D">
                <w:rPr>
                  <w:rFonts w:ascii="Calibri" w:eastAsia="Times New Roman" w:hAnsi="Calibri" w:cs="Calibri"/>
                  <w:color w:val="000000"/>
                  <w:lang w:eastAsia="en-AU"/>
                </w:rPr>
                <w:t>Chainage 5677</w:t>
              </w:r>
            </w:ins>
          </w:p>
        </w:tc>
        <w:tc>
          <w:tcPr>
            <w:tcW w:w="764" w:type="pct"/>
            <w:noWrap/>
            <w:hideMark/>
          </w:tcPr>
          <w:p w:rsidR="00110C18" w:rsidRPr="0056388D" w:rsidRDefault="00110C18" w:rsidP="00063728">
            <w:pPr>
              <w:jc w:val="right"/>
              <w:rPr>
                <w:ins w:id="27630" w:author="KIM, Jason" w:date="2019-04-02T13:39:00Z"/>
                <w:rFonts w:ascii="Calibri" w:eastAsia="Times New Roman" w:hAnsi="Calibri" w:cs="Calibri"/>
                <w:color w:val="000000"/>
                <w:lang w:eastAsia="en-AU"/>
              </w:rPr>
            </w:pPr>
            <w:ins w:id="27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32" w:author="KIM, Jason" w:date="2019-04-02T13:39:00Z"/>
        </w:trPr>
        <w:tc>
          <w:tcPr>
            <w:tcW w:w="708" w:type="pct"/>
            <w:vMerge/>
            <w:hideMark/>
          </w:tcPr>
          <w:p w:rsidR="00110C18" w:rsidRPr="0056388D" w:rsidRDefault="00110C18" w:rsidP="00063728">
            <w:pPr>
              <w:rPr>
                <w:ins w:id="276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34" w:author="KIM, Jason" w:date="2019-04-02T13:39:00Z"/>
                <w:rFonts w:ascii="Calibri" w:eastAsia="Times New Roman" w:hAnsi="Calibri" w:cs="Calibri"/>
                <w:color w:val="000000"/>
                <w:lang w:eastAsia="en-AU"/>
              </w:rPr>
            </w:pPr>
            <w:ins w:id="27635"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36" w:author="KIM, Jason" w:date="2019-04-02T13:39:00Z"/>
                <w:rFonts w:ascii="Calibri" w:eastAsia="Times New Roman" w:hAnsi="Calibri" w:cs="Calibri"/>
                <w:color w:val="000000"/>
                <w:lang w:eastAsia="en-AU"/>
              </w:rPr>
            </w:pPr>
            <w:ins w:id="2763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38" w:author="KIM, Jason" w:date="2019-04-02T13:39:00Z"/>
                <w:rFonts w:ascii="Calibri" w:eastAsia="Times New Roman" w:hAnsi="Calibri" w:cs="Calibri"/>
                <w:color w:val="000000"/>
                <w:lang w:eastAsia="en-AU"/>
              </w:rPr>
            </w:pPr>
            <w:ins w:id="27639" w:author="KIM, Jason" w:date="2019-04-02T13:39:00Z">
              <w:r w:rsidRPr="0056388D">
                <w:rPr>
                  <w:rFonts w:ascii="Calibri" w:eastAsia="Times New Roman" w:hAnsi="Calibri" w:cs="Calibri"/>
                  <w:color w:val="000000"/>
                  <w:lang w:eastAsia="en-AU"/>
                </w:rPr>
                <w:t>LLS2440</w:t>
              </w:r>
            </w:ins>
          </w:p>
        </w:tc>
        <w:tc>
          <w:tcPr>
            <w:tcW w:w="933" w:type="pct"/>
            <w:noWrap/>
            <w:hideMark/>
          </w:tcPr>
          <w:p w:rsidR="00110C18" w:rsidRPr="0056388D" w:rsidRDefault="00110C18" w:rsidP="00063728">
            <w:pPr>
              <w:rPr>
                <w:ins w:id="27640" w:author="KIM, Jason" w:date="2019-04-02T13:39:00Z"/>
                <w:rFonts w:ascii="Calibri" w:eastAsia="Times New Roman" w:hAnsi="Calibri" w:cs="Calibri"/>
                <w:color w:val="000000"/>
                <w:lang w:eastAsia="en-AU"/>
              </w:rPr>
            </w:pPr>
            <w:ins w:id="276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42" w:author="KIM, Jason" w:date="2019-04-02T13:39:00Z"/>
                <w:rFonts w:ascii="Calibri" w:eastAsia="Times New Roman" w:hAnsi="Calibri" w:cs="Calibri"/>
                <w:color w:val="000000"/>
                <w:lang w:eastAsia="en-AU"/>
              </w:rPr>
            </w:pPr>
            <w:ins w:id="27643" w:author="KIM, Jason" w:date="2019-04-02T13:39:00Z">
              <w:r w:rsidRPr="0056388D">
                <w:rPr>
                  <w:rFonts w:ascii="Calibri" w:eastAsia="Times New Roman" w:hAnsi="Calibri" w:cs="Calibri"/>
                  <w:color w:val="000000"/>
                  <w:lang w:eastAsia="en-AU"/>
                </w:rPr>
                <w:t>Chainage 5687</w:t>
              </w:r>
            </w:ins>
          </w:p>
        </w:tc>
        <w:tc>
          <w:tcPr>
            <w:tcW w:w="764" w:type="pct"/>
            <w:noWrap/>
            <w:hideMark/>
          </w:tcPr>
          <w:p w:rsidR="00110C18" w:rsidRPr="0056388D" w:rsidRDefault="00110C18" w:rsidP="00063728">
            <w:pPr>
              <w:jc w:val="right"/>
              <w:rPr>
                <w:ins w:id="27644" w:author="KIM, Jason" w:date="2019-04-02T13:39:00Z"/>
                <w:rFonts w:ascii="Calibri" w:eastAsia="Times New Roman" w:hAnsi="Calibri" w:cs="Calibri"/>
                <w:color w:val="000000"/>
                <w:lang w:eastAsia="en-AU"/>
              </w:rPr>
            </w:pPr>
            <w:ins w:id="27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46" w:author="KIM, Jason" w:date="2019-04-02T13:39:00Z"/>
        </w:trPr>
        <w:tc>
          <w:tcPr>
            <w:tcW w:w="708" w:type="pct"/>
            <w:vMerge/>
            <w:hideMark/>
          </w:tcPr>
          <w:p w:rsidR="00110C18" w:rsidRPr="0056388D" w:rsidRDefault="00110C18" w:rsidP="00063728">
            <w:pPr>
              <w:rPr>
                <w:ins w:id="276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48" w:author="KIM, Jason" w:date="2019-04-02T13:39:00Z"/>
                <w:rFonts w:ascii="Calibri" w:eastAsia="Times New Roman" w:hAnsi="Calibri" w:cs="Calibri"/>
                <w:color w:val="000000"/>
                <w:lang w:eastAsia="en-AU"/>
              </w:rPr>
            </w:pPr>
            <w:ins w:id="27649"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50" w:author="KIM, Jason" w:date="2019-04-02T13:39:00Z"/>
                <w:rFonts w:ascii="Calibri" w:eastAsia="Times New Roman" w:hAnsi="Calibri" w:cs="Calibri"/>
                <w:color w:val="000000"/>
                <w:lang w:eastAsia="en-AU"/>
              </w:rPr>
            </w:pPr>
            <w:ins w:id="2765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52" w:author="KIM, Jason" w:date="2019-04-02T13:39:00Z"/>
                <w:rFonts w:ascii="Calibri" w:eastAsia="Times New Roman" w:hAnsi="Calibri" w:cs="Calibri"/>
                <w:color w:val="000000"/>
                <w:lang w:eastAsia="en-AU"/>
              </w:rPr>
            </w:pPr>
            <w:ins w:id="27653" w:author="KIM, Jason" w:date="2019-04-02T13:39:00Z">
              <w:r w:rsidRPr="0056388D">
                <w:rPr>
                  <w:rFonts w:ascii="Calibri" w:eastAsia="Times New Roman" w:hAnsi="Calibri" w:cs="Calibri"/>
                  <w:color w:val="000000"/>
                  <w:lang w:eastAsia="en-AU"/>
                </w:rPr>
                <w:t>LLS2441</w:t>
              </w:r>
            </w:ins>
          </w:p>
        </w:tc>
        <w:tc>
          <w:tcPr>
            <w:tcW w:w="933" w:type="pct"/>
            <w:noWrap/>
            <w:hideMark/>
          </w:tcPr>
          <w:p w:rsidR="00110C18" w:rsidRPr="0056388D" w:rsidRDefault="00110C18" w:rsidP="00063728">
            <w:pPr>
              <w:rPr>
                <w:ins w:id="27654" w:author="KIM, Jason" w:date="2019-04-02T13:39:00Z"/>
                <w:rFonts w:ascii="Calibri" w:eastAsia="Times New Roman" w:hAnsi="Calibri" w:cs="Calibri"/>
                <w:color w:val="000000"/>
                <w:lang w:eastAsia="en-AU"/>
              </w:rPr>
            </w:pPr>
            <w:ins w:id="276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56" w:author="KIM, Jason" w:date="2019-04-02T13:39:00Z"/>
                <w:rFonts w:ascii="Calibri" w:eastAsia="Times New Roman" w:hAnsi="Calibri" w:cs="Calibri"/>
                <w:color w:val="000000"/>
                <w:lang w:eastAsia="en-AU"/>
              </w:rPr>
            </w:pPr>
            <w:ins w:id="27657" w:author="KIM, Jason" w:date="2019-04-02T13:39:00Z">
              <w:r w:rsidRPr="0056388D">
                <w:rPr>
                  <w:rFonts w:ascii="Calibri" w:eastAsia="Times New Roman" w:hAnsi="Calibri" w:cs="Calibri"/>
                  <w:color w:val="000000"/>
                  <w:lang w:eastAsia="en-AU"/>
                </w:rPr>
                <w:t>Chainage 5696</w:t>
              </w:r>
            </w:ins>
          </w:p>
        </w:tc>
        <w:tc>
          <w:tcPr>
            <w:tcW w:w="764" w:type="pct"/>
            <w:noWrap/>
            <w:hideMark/>
          </w:tcPr>
          <w:p w:rsidR="00110C18" w:rsidRPr="0056388D" w:rsidRDefault="00110C18" w:rsidP="00063728">
            <w:pPr>
              <w:jc w:val="right"/>
              <w:rPr>
                <w:ins w:id="27658" w:author="KIM, Jason" w:date="2019-04-02T13:39:00Z"/>
                <w:rFonts w:ascii="Calibri" w:eastAsia="Times New Roman" w:hAnsi="Calibri" w:cs="Calibri"/>
                <w:color w:val="000000"/>
                <w:lang w:eastAsia="en-AU"/>
              </w:rPr>
            </w:pPr>
            <w:ins w:id="276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60" w:author="KIM, Jason" w:date="2019-04-02T13:39:00Z"/>
        </w:trPr>
        <w:tc>
          <w:tcPr>
            <w:tcW w:w="708" w:type="pct"/>
            <w:vMerge/>
            <w:hideMark/>
          </w:tcPr>
          <w:p w:rsidR="00110C18" w:rsidRPr="0056388D" w:rsidRDefault="00110C18" w:rsidP="00063728">
            <w:pPr>
              <w:rPr>
                <w:ins w:id="276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62" w:author="KIM, Jason" w:date="2019-04-02T13:39:00Z"/>
                <w:rFonts w:ascii="Calibri" w:eastAsia="Times New Roman" w:hAnsi="Calibri" w:cs="Calibri"/>
                <w:color w:val="000000"/>
                <w:lang w:eastAsia="en-AU"/>
              </w:rPr>
            </w:pPr>
            <w:ins w:id="27663"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64" w:author="KIM, Jason" w:date="2019-04-02T13:39:00Z"/>
                <w:rFonts w:ascii="Calibri" w:eastAsia="Times New Roman" w:hAnsi="Calibri" w:cs="Calibri"/>
                <w:color w:val="000000"/>
                <w:lang w:eastAsia="en-AU"/>
              </w:rPr>
            </w:pPr>
            <w:ins w:id="2766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66" w:author="KIM, Jason" w:date="2019-04-02T13:39:00Z"/>
                <w:rFonts w:ascii="Calibri" w:eastAsia="Times New Roman" w:hAnsi="Calibri" w:cs="Calibri"/>
                <w:color w:val="000000"/>
                <w:lang w:eastAsia="en-AU"/>
              </w:rPr>
            </w:pPr>
            <w:ins w:id="27667" w:author="KIM, Jason" w:date="2019-04-02T13:39:00Z">
              <w:r w:rsidRPr="0056388D">
                <w:rPr>
                  <w:rFonts w:ascii="Calibri" w:eastAsia="Times New Roman" w:hAnsi="Calibri" w:cs="Calibri"/>
                  <w:color w:val="000000"/>
                  <w:lang w:eastAsia="en-AU"/>
                </w:rPr>
                <w:t>LLS2442</w:t>
              </w:r>
            </w:ins>
          </w:p>
        </w:tc>
        <w:tc>
          <w:tcPr>
            <w:tcW w:w="933" w:type="pct"/>
            <w:noWrap/>
            <w:hideMark/>
          </w:tcPr>
          <w:p w:rsidR="00110C18" w:rsidRPr="0056388D" w:rsidRDefault="00110C18" w:rsidP="00063728">
            <w:pPr>
              <w:rPr>
                <w:ins w:id="27668" w:author="KIM, Jason" w:date="2019-04-02T13:39:00Z"/>
                <w:rFonts w:ascii="Calibri" w:eastAsia="Times New Roman" w:hAnsi="Calibri" w:cs="Calibri"/>
                <w:color w:val="000000"/>
                <w:lang w:eastAsia="en-AU"/>
              </w:rPr>
            </w:pPr>
            <w:ins w:id="276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70" w:author="KIM, Jason" w:date="2019-04-02T13:39:00Z"/>
                <w:rFonts w:ascii="Calibri" w:eastAsia="Times New Roman" w:hAnsi="Calibri" w:cs="Calibri"/>
                <w:color w:val="000000"/>
                <w:lang w:eastAsia="en-AU"/>
              </w:rPr>
            </w:pPr>
            <w:ins w:id="27671" w:author="KIM, Jason" w:date="2019-04-02T13:39:00Z">
              <w:r w:rsidRPr="0056388D">
                <w:rPr>
                  <w:rFonts w:ascii="Calibri" w:eastAsia="Times New Roman" w:hAnsi="Calibri" w:cs="Calibri"/>
                  <w:color w:val="000000"/>
                  <w:lang w:eastAsia="en-AU"/>
                </w:rPr>
                <w:t>Chainage 5706</w:t>
              </w:r>
            </w:ins>
          </w:p>
        </w:tc>
        <w:tc>
          <w:tcPr>
            <w:tcW w:w="764" w:type="pct"/>
            <w:noWrap/>
            <w:hideMark/>
          </w:tcPr>
          <w:p w:rsidR="00110C18" w:rsidRPr="0056388D" w:rsidRDefault="00110C18" w:rsidP="00063728">
            <w:pPr>
              <w:jc w:val="right"/>
              <w:rPr>
                <w:ins w:id="27672" w:author="KIM, Jason" w:date="2019-04-02T13:39:00Z"/>
                <w:rFonts w:ascii="Calibri" w:eastAsia="Times New Roman" w:hAnsi="Calibri" w:cs="Calibri"/>
                <w:color w:val="000000"/>
                <w:lang w:eastAsia="en-AU"/>
              </w:rPr>
            </w:pPr>
            <w:ins w:id="276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74" w:author="KIM, Jason" w:date="2019-04-02T13:39:00Z"/>
        </w:trPr>
        <w:tc>
          <w:tcPr>
            <w:tcW w:w="708" w:type="pct"/>
            <w:vMerge w:val="restart"/>
            <w:noWrap/>
            <w:hideMark/>
          </w:tcPr>
          <w:p w:rsidR="00110C18" w:rsidRPr="0056388D" w:rsidRDefault="00110C18" w:rsidP="00063728">
            <w:pPr>
              <w:rPr>
                <w:ins w:id="27675" w:author="KIM, Jason" w:date="2019-04-02T13:39:00Z"/>
                <w:rFonts w:ascii="Calibri" w:eastAsia="Times New Roman" w:hAnsi="Calibri" w:cs="Calibri"/>
                <w:color w:val="000000"/>
                <w:lang w:eastAsia="en-AU"/>
              </w:rPr>
            </w:pPr>
            <w:ins w:id="27676" w:author="KIM, Jason" w:date="2019-04-02T13:39:00Z">
              <w:r w:rsidRPr="0056388D">
                <w:rPr>
                  <w:rFonts w:ascii="Calibri" w:eastAsia="Times New Roman" w:hAnsi="Calibri" w:cs="Calibri"/>
                  <w:color w:val="000000"/>
                  <w:lang w:eastAsia="en-AU"/>
                </w:rPr>
                <w:t>LLE40K81</w:t>
              </w:r>
            </w:ins>
          </w:p>
        </w:tc>
        <w:tc>
          <w:tcPr>
            <w:tcW w:w="605" w:type="pct"/>
            <w:noWrap/>
            <w:hideMark/>
          </w:tcPr>
          <w:p w:rsidR="00110C18" w:rsidRPr="0056388D" w:rsidRDefault="00110C18" w:rsidP="00063728">
            <w:pPr>
              <w:rPr>
                <w:ins w:id="27677" w:author="KIM, Jason" w:date="2019-04-02T13:39:00Z"/>
                <w:rFonts w:ascii="Calibri" w:eastAsia="Times New Roman" w:hAnsi="Calibri" w:cs="Calibri"/>
                <w:color w:val="000000"/>
                <w:lang w:eastAsia="en-AU"/>
              </w:rPr>
            </w:pPr>
            <w:ins w:id="27678"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679" w:author="KIM, Jason" w:date="2019-04-02T13:39:00Z"/>
                <w:rFonts w:ascii="Calibri" w:eastAsia="Times New Roman" w:hAnsi="Calibri" w:cs="Calibri"/>
                <w:color w:val="000000"/>
                <w:lang w:eastAsia="en-AU"/>
              </w:rPr>
            </w:pPr>
            <w:ins w:id="2768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81" w:author="KIM, Jason" w:date="2019-04-02T13:39:00Z"/>
                <w:rFonts w:ascii="Calibri" w:eastAsia="Times New Roman" w:hAnsi="Calibri" w:cs="Calibri"/>
                <w:color w:val="000000"/>
                <w:lang w:eastAsia="en-AU"/>
              </w:rPr>
            </w:pPr>
            <w:ins w:id="27682" w:author="KIM, Jason" w:date="2019-04-02T13:39:00Z">
              <w:r w:rsidRPr="0056388D">
                <w:rPr>
                  <w:rFonts w:ascii="Calibri" w:eastAsia="Times New Roman" w:hAnsi="Calibri" w:cs="Calibri"/>
                  <w:color w:val="000000"/>
                  <w:lang w:eastAsia="en-AU"/>
                </w:rPr>
                <w:t>LLS2421</w:t>
              </w:r>
            </w:ins>
          </w:p>
        </w:tc>
        <w:tc>
          <w:tcPr>
            <w:tcW w:w="933" w:type="pct"/>
            <w:noWrap/>
            <w:hideMark/>
          </w:tcPr>
          <w:p w:rsidR="00110C18" w:rsidRPr="0056388D" w:rsidRDefault="00110C18" w:rsidP="00063728">
            <w:pPr>
              <w:rPr>
                <w:ins w:id="27683" w:author="KIM, Jason" w:date="2019-04-02T13:39:00Z"/>
                <w:rFonts w:ascii="Calibri" w:eastAsia="Times New Roman" w:hAnsi="Calibri" w:cs="Calibri"/>
                <w:color w:val="000000"/>
                <w:lang w:eastAsia="en-AU"/>
              </w:rPr>
            </w:pPr>
            <w:ins w:id="276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85" w:author="KIM, Jason" w:date="2019-04-02T13:39:00Z"/>
                <w:rFonts w:ascii="Calibri" w:eastAsia="Times New Roman" w:hAnsi="Calibri" w:cs="Calibri"/>
                <w:color w:val="000000"/>
                <w:lang w:eastAsia="en-AU"/>
              </w:rPr>
            </w:pPr>
            <w:ins w:id="27686" w:author="KIM, Jason" w:date="2019-04-02T13:39:00Z">
              <w:r w:rsidRPr="0056388D">
                <w:rPr>
                  <w:rFonts w:ascii="Calibri" w:eastAsia="Times New Roman" w:hAnsi="Calibri" w:cs="Calibri"/>
                  <w:color w:val="000000"/>
                  <w:lang w:eastAsia="en-AU"/>
                </w:rPr>
                <w:t>Chainage 5490</w:t>
              </w:r>
            </w:ins>
          </w:p>
        </w:tc>
        <w:tc>
          <w:tcPr>
            <w:tcW w:w="764" w:type="pct"/>
            <w:noWrap/>
            <w:hideMark/>
          </w:tcPr>
          <w:p w:rsidR="00110C18" w:rsidRPr="0056388D" w:rsidRDefault="00110C18" w:rsidP="00063728">
            <w:pPr>
              <w:jc w:val="right"/>
              <w:rPr>
                <w:ins w:id="27687" w:author="KIM, Jason" w:date="2019-04-02T13:39:00Z"/>
                <w:rFonts w:ascii="Calibri" w:eastAsia="Times New Roman" w:hAnsi="Calibri" w:cs="Calibri"/>
                <w:color w:val="000000"/>
                <w:lang w:eastAsia="en-AU"/>
              </w:rPr>
            </w:pPr>
            <w:ins w:id="27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89" w:author="KIM, Jason" w:date="2019-04-02T13:39:00Z"/>
        </w:trPr>
        <w:tc>
          <w:tcPr>
            <w:tcW w:w="708" w:type="pct"/>
            <w:vMerge/>
            <w:hideMark/>
          </w:tcPr>
          <w:p w:rsidR="00110C18" w:rsidRPr="0056388D" w:rsidRDefault="00110C18" w:rsidP="00063728">
            <w:pPr>
              <w:rPr>
                <w:ins w:id="276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91" w:author="KIM, Jason" w:date="2019-04-02T13:39:00Z"/>
                <w:rFonts w:ascii="Calibri" w:eastAsia="Times New Roman" w:hAnsi="Calibri" w:cs="Calibri"/>
                <w:color w:val="000000"/>
                <w:lang w:eastAsia="en-AU"/>
              </w:rPr>
            </w:pPr>
            <w:ins w:id="27692"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693" w:author="KIM, Jason" w:date="2019-04-02T13:39:00Z"/>
                <w:rFonts w:ascii="Calibri" w:eastAsia="Times New Roman" w:hAnsi="Calibri" w:cs="Calibri"/>
                <w:color w:val="000000"/>
                <w:lang w:eastAsia="en-AU"/>
              </w:rPr>
            </w:pPr>
            <w:ins w:id="2769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95" w:author="KIM, Jason" w:date="2019-04-02T13:39:00Z"/>
                <w:rFonts w:ascii="Calibri" w:eastAsia="Times New Roman" w:hAnsi="Calibri" w:cs="Calibri"/>
                <w:color w:val="000000"/>
                <w:lang w:eastAsia="en-AU"/>
              </w:rPr>
            </w:pPr>
            <w:ins w:id="27696" w:author="KIM, Jason" w:date="2019-04-02T13:39:00Z">
              <w:r w:rsidRPr="0056388D">
                <w:rPr>
                  <w:rFonts w:ascii="Calibri" w:eastAsia="Times New Roman" w:hAnsi="Calibri" w:cs="Calibri"/>
                  <w:color w:val="000000"/>
                  <w:lang w:eastAsia="en-AU"/>
                </w:rPr>
                <w:t>LLS2422</w:t>
              </w:r>
            </w:ins>
          </w:p>
        </w:tc>
        <w:tc>
          <w:tcPr>
            <w:tcW w:w="933" w:type="pct"/>
            <w:noWrap/>
            <w:hideMark/>
          </w:tcPr>
          <w:p w:rsidR="00110C18" w:rsidRPr="0056388D" w:rsidRDefault="00110C18" w:rsidP="00063728">
            <w:pPr>
              <w:rPr>
                <w:ins w:id="27697" w:author="KIM, Jason" w:date="2019-04-02T13:39:00Z"/>
                <w:rFonts w:ascii="Calibri" w:eastAsia="Times New Roman" w:hAnsi="Calibri" w:cs="Calibri"/>
                <w:color w:val="000000"/>
                <w:lang w:eastAsia="en-AU"/>
              </w:rPr>
            </w:pPr>
            <w:ins w:id="276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99" w:author="KIM, Jason" w:date="2019-04-02T13:39:00Z"/>
                <w:rFonts w:ascii="Calibri" w:eastAsia="Times New Roman" w:hAnsi="Calibri" w:cs="Calibri"/>
                <w:color w:val="000000"/>
                <w:lang w:eastAsia="en-AU"/>
              </w:rPr>
            </w:pPr>
            <w:ins w:id="27700" w:author="KIM, Jason" w:date="2019-04-02T13:39:00Z">
              <w:r w:rsidRPr="0056388D">
                <w:rPr>
                  <w:rFonts w:ascii="Calibri" w:eastAsia="Times New Roman" w:hAnsi="Calibri" w:cs="Calibri"/>
                  <w:color w:val="000000"/>
                  <w:lang w:eastAsia="en-AU"/>
                </w:rPr>
                <w:t>Chainage 5499</w:t>
              </w:r>
            </w:ins>
          </w:p>
        </w:tc>
        <w:tc>
          <w:tcPr>
            <w:tcW w:w="764" w:type="pct"/>
            <w:noWrap/>
            <w:hideMark/>
          </w:tcPr>
          <w:p w:rsidR="00110C18" w:rsidRPr="0056388D" w:rsidRDefault="00110C18" w:rsidP="00063728">
            <w:pPr>
              <w:jc w:val="right"/>
              <w:rPr>
                <w:ins w:id="27701" w:author="KIM, Jason" w:date="2019-04-02T13:39:00Z"/>
                <w:rFonts w:ascii="Calibri" w:eastAsia="Times New Roman" w:hAnsi="Calibri" w:cs="Calibri"/>
                <w:color w:val="000000"/>
                <w:lang w:eastAsia="en-AU"/>
              </w:rPr>
            </w:pPr>
            <w:ins w:id="277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03" w:author="KIM, Jason" w:date="2019-04-02T13:39:00Z"/>
        </w:trPr>
        <w:tc>
          <w:tcPr>
            <w:tcW w:w="708" w:type="pct"/>
            <w:vMerge/>
            <w:hideMark/>
          </w:tcPr>
          <w:p w:rsidR="00110C18" w:rsidRPr="0056388D" w:rsidRDefault="00110C18" w:rsidP="00063728">
            <w:pPr>
              <w:rPr>
                <w:ins w:id="277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05" w:author="KIM, Jason" w:date="2019-04-02T13:39:00Z"/>
                <w:rFonts w:ascii="Calibri" w:eastAsia="Times New Roman" w:hAnsi="Calibri" w:cs="Calibri"/>
                <w:color w:val="000000"/>
                <w:lang w:eastAsia="en-AU"/>
              </w:rPr>
            </w:pPr>
            <w:ins w:id="27706"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07" w:author="KIM, Jason" w:date="2019-04-02T13:39:00Z"/>
                <w:rFonts w:ascii="Calibri" w:eastAsia="Times New Roman" w:hAnsi="Calibri" w:cs="Calibri"/>
                <w:color w:val="000000"/>
                <w:lang w:eastAsia="en-AU"/>
              </w:rPr>
            </w:pPr>
            <w:ins w:id="2770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09" w:author="KIM, Jason" w:date="2019-04-02T13:39:00Z"/>
                <w:rFonts w:ascii="Calibri" w:eastAsia="Times New Roman" w:hAnsi="Calibri" w:cs="Calibri"/>
                <w:color w:val="000000"/>
                <w:lang w:eastAsia="en-AU"/>
              </w:rPr>
            </w:pPr>
            <w:ins w:id="27710" w:author="KIM, Jason" w:date="2019-04-02T13:39:00Z">
              <w:r w:rsidRPr="0056388D">
                <w:rPr>
                  <w:rFonts w:ascii="Calibri" w:eastAsia="Times New Roman" w:hAnsi="Calibri" w:cs="Calibri"/>
                  <w:color w:val="000000"/>
                  <w:lang w:eastAsia="en-AU"/>
                </w:rPr>
                <w:t>LLS2423</w:t>
              </w:r>
            </w:ins>
          </w:p>
        </w:tc>
        <w:tc>
          <w:tcPr>
            <w:tcW w:w="933" w:type="pct"/>
            <w:noWrap/>
            <w:hideMark/>
          </w:tcPr>
          <w:p w:rsidR="00110C18" w:rsidRPr="0056388D" w:rsidRDefault="00110C18" w:rsidP="00063728">
            <w:pPr>
              <w:rPr>
                <w:ins w:id="27711" w:author="KIM, Jason" w:date="2019-04-02T13:39:00Z"/>
                <w:rFonts w:ascii="Calibri" w:eastAsia="Times New Roman" w:hAnsi="Calibri" w:cs="Calibri"/>
                <w:color w:val="000000"/>
                <w:lang w:eastAsia="en-AU"/>
              </w:rPr>
            </w:pPr>
            <w:ins w:id="277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13" w:author="KIM, Jason" w:date="2019-04-02T13:39:00Z"/>
                <w:rFonts w:ascii="Calibri" w:eastAsia="Times New Roman" w:hAnsi="Calibri" w:cs="Calibri"/>
                <w:color w:val="000000"/>
                <w:lang w:eastAsia="en-AU"/>
              </w:rPr>
            </w:pPr>
            <w:ins w:id="27714" w:author="KIM, Jason" w:date="2019-04-02T13:39:00Z">
              <w:r w:rsidRPr="0056388D">
                <w:rPr>
                  <w:rFonts w:ascii="Calibri" w:eastAsia="Times New Roman" w:hAnsi="Calibri" w:cs="Calibri"/>
                  <w:color w:val="000000"/>
                  <w:lang w:eastAsia="en-AU"/>
                </w:rPr>
                <w:t>Chainage 5509</w:t>
              </w:r>
            </w:ins>
          </w:p>
        </w:tc>
        <w:tc>
          <w:tcPr>
            <w:tcW w:w="764" w:type="pct"/>
            <w:noWrap/>
            <w:hideMark/>
          </w:tcPr>
          <w:p w:rsidR="00110C18" w:rsidRPr="0056388D" w:rsidRDefault="00110C18" w:rsidP="00063728">
            <w:pPr>
              <w:jc w:val="right"/>
              <w:rPr>
                <w:ins w:id="27715" w:author="KIM, Jason" w:date="2019-04-02T13:39:00Z"/>
                <w:rFonts w:ascii="Calibri" w:eastAsia="Times New Roman" w:hAnsi="Calibri" w:cs="Calibri"/>
                <w:color w:val="000000"/>
                <w:lang w:eastAsia="en-AU"/>
              </w:rPr>
            </w:pPr>
            <w:ins w:id="277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17" w:author="KIM, Jason" w:date="2019-04-02T13:39:00Z"/>
        </w:trPr>
        <w:tc>
          <w:tcPr>
            <w:tcW w:w="708" w:type="pct"/>
            <w:vMerge/>
            <w:hideMark/>
          </w:tcPr>
          <w:p w:rsidR="00110C18" w:rsidRPr="0056388D" w:rsidRDefault="00110C18" w:rsidP="00063728">
            <w:pPr>
              <w:rPr>
                <w:ins w:id="277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19" w:author="KIM, Jason" w:date="2019-04-02T13:39:00Z"/>
                <w:rFonts w:ascii="Calibri" w:eastAsia="Times New Roman" w:hAnsi="Calibri" w:cs="Calibri"/>
                <w:color w:val="000000"/>
                <w:lang w:eastAsia="en-AU"/>
              </w:rPr>
            </w:pPr>
            <w:ins w:id="27720"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21" w:author="KIM, Jason" w:date="2019-04-02T13:39:00Z"/>
                <w:rFonts w:ascii="Calibri" w:eastAsia="Times New Roman" w:hAnsi="Calibri" w:cs="Calibri"/>
                <w:color w:val="000000"/>
                <w:lang w:eastAsia="en-AU"/>
              </w:rPr>
            </w:pPr>
            <w:ins w:id="2772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23" w:author="KIM, Jason" w:date="2019-04-02T13:39:00Z"/>
                <w:rFonts w:ascii="Calibri" w:eastAsia="Times New Roman" w:hAnsi="Calibri" w:cs="Calibri"/>
                <w:color w:val="000000"/>
                <w:lang w:eastAsia="en-AU"/>
              </w:rPr>
            </w:pPr>
            <w:ins w:id="27724" w:author="KIM, Jason" w:date="2019-04-02T13:39:00Z">
              <w:r w:rsidRPr="0056388D">
                <w:rPr>
                  <w:rFonts w:ascii="Calibri" w:eastAsia="Times New Roman" w:hAnsi="Calibri" w:cs="Calibri"/>
                  <w:color w:val="000000"/>
                  <w:lang w:eastAsia="en-AU"/>
                </w:rPr>
                <w:t>LLS2424</w:t>
              </w:r>
            </w:ins>
          </w:p>
        </w:tc>
        <w:tc>
          <w:tcPr>
            <w:tcW w:w="933" w:type="pct"/>
            <w:noWrap/>
            <w:hideMark/>
          </w:tcPr>
          <w:p w:rsidR="00110C18" w:rsidRPr="0056388D" w:rsidRDefault="00110C18" w:rsidP="00063728">
            <w:pPr>
              <w:rPr>
                <w:ins w:id="27725" w:author="KIM, Jason" w:date="2019-04-02T13:39:00Z"/>
                <w:rFonts w:ascii="Calibri" w:eastAsia="Times New Roman" w:hAnsi="Calibri" w:cs="Calibri"/>
                <w:color w:val="000000"/>
                <w:lang w:eastAsia="en-AU"/>
              </w:rPr>
            </w:pPr>
            <w:ins w:id="277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27" w:author="KIM, Jason" w:date="2019-04-02T13:39:00Z"/>
                <w:rFonts w:ascii="Calibri" w:eastAsia="Times New Roman" w:hAnsi="Calibri" w:cs="Calibri"/>
                <w:color w:val="000000"/>
                <w:lang w:eastAsia="en-AU"/>
              </w:rPr>
            </w:pPr>
            <w:ins w:id="27728" w:author="KIM, Jason" w:date="2019-04-02T13:39:00Z">
              <w:r w:rsidRPr="0056388D">
                <w:rPr>
                  <w:rFonts w:ascii="Calibri" w:eastAsia="Times New Roman" w:hAnsi="Calibri" w:cs="Calibri"/>
                  <w:color w:val="000000"/>
                  <w:lang w:eastAsia="en-AU"/>
                </w:rPr>
                <w:t>Chainage 5519</w:t>
              </w:r>
            </w:ins>
          </w:p>
        </w:tc>
        <w:tc>
          <w:tcPr>
            <w:tcW w:w="764" w:type="pct"/>
            <w:noWrap/>
            <w:hideMark/>
          </w:tcPr>
          <w:p w:rsidR="00110C18" w:rsidRPr="0056388D" w:rsidRDefault="00110C18" w:rsidP="00063728">
            <w:pPr>
              <w:jc w:val="right"/>
              <w:rPr>
                <w:ins w:id="27729" w:author="KIM, Jason" w:date="2019-04-02T13:39:00Z"/>
                <w:rFonts w:ascii="Calibri" w:eastAsia="Times New Roman" w:hAnsi="Calibri" w:cs="Calibri"/>
                <w:color w:val="000000"/>
                <w:lang w:eastAsia="en-AU"/>
              </w:rPr>
            </w:pPr>
            <w:ins w:id="277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31" w:author="KIM, Jason" w:date="2019-04-02T13:39:00Z"/>
        </w:trPr>
        <w:tc>
          <w:tcPr>
            <w:tcW w:w="708" w:type="pct"/>
            <w:vMerge/>
            <w:hideMark/>
          </w:tcPr>
          <w:p w:rsidR="00110C18" w:rsidRPr="0056388D" w:rsidRDefault="00110C18" w:rsidP="00063728">
            <w:pPr>
              <w:rPr>
                <w:ins w:id="277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33" w:author="KIM, Jason" w:date="2019-04-02T13:39:00Z"/>
                <w:rFonts w:ascii="Calibri" w:eastAsia="Times New Roman" w:hAnsi="Calibri" w:cs="Calibri"/>
                <w:color w:val="000000"/>
                <w:lang w:eastAsia="en-AU"/>
              </w:rPr>
            </w:pPr>
            <w:ins w:id="27734"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35" w:author="KIM, Jason" w:date="2019-04-02T13:39:00Z"/>
                <w:rFonts w:ascii="Calibri" w:eastAsia="Times New Roman" w:hAnsi="Calibri" w:cs="Calibri"/>
                <w:color w:val="000000"/>
                <w:lang w:eastAsia="en-AU"/>
              </w:rPr>
            </w:pPr>
            <w:ins w:id="2773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37" w:author="KIM, Jason" w:date="2019-04-02T13:39:00Z"/>
                <w:rFonts w:ascii="Calibri" w:eastAsia="Times New Roman" w:hAnsi="Calibri" w:cs="Calibri"/>
                <w:color w:val="000000"/>
                <w:lang w:eastAsia="en-AU"/>
              </w:rPr>
            </w:pPr>
            <w:ins w:id="27738" w:author="KIM, Jason" w:date="2019-04-02T13:39:00Z">
              <w:r w:rsidRPr="0056388D">
                <w:rPr>
                  <w:rFonts w:ascii="Calibri" w:eastAsia="Times New Roman" w:hAnsi="Calibri" w:cs="Calibri"/>
                  <w:color w:val="000000"/>
                  <w:lang w:eastAsia="en-AU"/>
                </w:rPr>
                <w:t>LLS2425</w:t>
              </w:r>
            </w:ins>
          </w:p>
        </w:tc>
        <w:tc>
          <w:tcPr>
            <w:tcW w:w="933" w:type="pct"/>
            <w:noWrap/>
            <w:hideMark/>
          </w:tcPr>
          <w:p w:rsidR="00110C18" w:rsidRPr="0056388D" w:rsidRDefault="00110C18" w:rsidP="00063728">
            <w:pPr>
              <w:rPr>
                <w:ins w:id="27739" w:author="KIM, Jason" w:date="2019-04-02T13:39:00Z"/>
                <w:rFonts w:ascii="Calibri" w:eastAsia="Times New Roman" w:hAnsi="Calibri" w:cs="Calibri"/>
                <w:color w:val="000000"/>
                <w:lang w:eastAsia="en-AU"/>
              </w:rPr>
            </w:pPr>
            <w:ins w:id="277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41" w:author="KIM, Jason" w:date="2019-04-02T13:39:00Z"/>
                <w:rFonts w:ascii="Calibri" w:eastAsia="Times New Roman" w:hAnsi="Calibri" w:cs="Calibri"/>
                <w:color w:val="000000"/>
                <w:lang w:eastAsia="en-AU"/>
              </w:rPr>
            </w:pPr>
            <w:ins w:id="27742" w:author="KIM, Jason" w:date="2019-04-02T13:39:00Z">
              <w:r w:rsidRPr="0056388D">
                <w:rPr>
                  <w:rFonts w:ascii="Calibri" w:eastAsia="Times New Roman" w:hAnsi="Calibri" w:cs="Calibri"/>
                  <w:color w:val="000000"/>
                  <w:lang w:eastAsia="en-AU"/>
                </w:rPr>
                <w:t>Chainage 5528</w:t>
              </w:r>
            </w:ins>
          </w:p>
        </w:tc>
        <w:tc>
          <w:tcPr>
            <w:tcW w:w="764" w:type="pct"/>
            <w:noWrap/>
            <w:hideMark/>
          </w:tcPr>
          <w:p w:rsidR="00110C18" w:rsidRPr="0056388D" w:rsidRDefault="00110C18" w:rsidP="00063728">
            <w:pPr>
              <w:jc w:val="right"/>
              <w:rPr>
                <w:ins w:id="27743" w:author="KIM, Jason" w:date="2019-04-02T13:39:00Z"/>
                <w:rFonts w:ascii="Calibri" w:eastAsia="Times New Roman" w:hAnsi="Calibri" w:cs="Calibri"/>
                <w:color w:val="000000"/>
                <w:lang w:eastAsia="en-AU"/>
              </w:rPr>
            </w:pPr>
            <w:ins w:id="277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45" w:author="KIM, Jason" w:date="2019-04-02T13:39:00Z"/>
        </w:trPr>
        <w:tc>
          <w:tcPr>
            <w:tcW w:w="708" w:type="pct"/>
            <w:vMerge/>
            <w:hideMark/>
          </w:tcPr>
          <w:p w:rsidR="00110C18" w:rsidRPr="0056388D" w:rsidRDefault="00110C18" w:rsidP="00063728">
            <w:pPr>
              <w:rPr>
                <w:ins w:id="277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47" w:author="KIM, Jason" w:date="2019-04-02T13:39:00Z"/>
                <w:rFonts w:ascii="Calibri" w:eastAsia="Times New Roman" w:hAnsi="Calibri" w:cs="Calibri"/>
                <w:color w:val="000000"/>
                <w:lang w:eastAsia="en-AU"/>
              </w:rPr>
            </w:pPr>
            <w:ins w:id="27748"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49" w:author="KIM, Jason" w:date="2019-04-02T13:39:00Z"/>
                <w:rFonts w:ascii="Calibri" w:eastAsia="Times New Roman" w:hAnsi="Calibri" w:cs="Calibri"/>
                <w:color w:val="000000"/>
                <w:lang w:eastAsia="en-AU"/>
              </w:rPr>
            </w:pPr>
            <w:ins w:id="2775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51" w:author="KIM, Jason" w:date="2019-04-02T13:39:00Z"/>
                <w:rFonts w:ascii="Calibri" w:eastAsia="Times New Roman" w:hAnsi="Calibri" w:cs="Calibri"/>
                <w:color w:val="000000"/>
                <w:lang w:eastAsia="en-AU"/>
              </w:rPr>
            </w:pPr>
            <w:ins w:id="27752" w:author="KIM, Jason" w:date="2019-04-02T13:39:00Z">
              <w:r w:rsidRPr="0056388D">
                <w:rPr>
                  <w:rFonts w:ascii="Calibri" w:eastAsia="Times New Roman" w:hAnsi="Calibri" w:cs="Calibri"/>
                  <w:color w:val="000000"/>
                  <w:lang w:eastAsia="en-AU"/>
                </w:rPr>
                <w:t>LLS2426</w:t>
              </w:r>
            </w:ins>
          </w:p>
        </w:tc>
        <w:tc>
          <w:tcPr>
            <w:tcW w:w="933" w:type="pct"/>
            <w:noWrap/>
            <w:hideMark/>
          </w:tcPr>
          <w:p w:rsidR="00110C18" w:rsidRPr="0056388D" w:rsidRDefault="00110C18" w:rsidP="00063728">
            <w:pPr>
              <w:rPr>
                <w:ins w:id="27753" w:author="KIM, Jason" w:date="2019-04-02T13:39:00Z"/>
                <w:rFonts w:ascii="Calibri" w:eastAsia="Times New Roman" w:hAnsi="Calibri" w:cs="Calibri"/>
                <w:color w:val="000000"/>
                <w:lang w:eastAsia="en-AU"/>
              </w:rPr>
            </w:pPr>
            <w:ins w:id="277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55" w:author="KIM, Jason" w:date="2019-04-02T13:39:00Z"/>
                <w:rFonts w:ascii="Calibri" w:eastAsia="Times New Roman" w:hAnsi="Calibri" w:cs="Calibri"/>
                <w:color w:val="000000"/>
                <w:lang w:eastAsia="en-AU"/>
              </w:rPr>
            </w:pPr>
            <w:ins w:id="27756" w:author="KIM, Jason" w:date="2019-04-02T13:39:00Z">
              <w:r w:rsidRPr="0056388D">
                <w:rPr>
                  <w:rFonts w:ascii="Calibri" w:eastAsia="Times New Roman" w:hAnsi="Calibri" w:cs="Calibri"/>
                  <w:color w:val="000000"/>
                  <w:lang w:eastAsia="en-AU"/>
                </w:rPr>
                <w:t>Chainage 5538</w:t>
              </w:r>
            </w:ins>
          </w:p>
        </w:tc>
        <w:tc>
          <w:tcPr>
            <w:tcW w:w="764" w:type="pct"/>
            <w:noWrap/>
            <w:hideMark/>
          </w:tcPr>
          <w:p w:rsidR="00110C18" w:rsidRPr="0056388D" w:rsidRDefault="00110C18" w:rsidP="00063728">
            <w:pPr>
              <w:jc w:val="right"/>
              <w:rPr>
                <w:ins w:id="27757" w:author="KIM, Jason" w:date="2019-04-02T13:39:00Z"/>
                <w:rFonts w:ascii="Calibri" w:eastAsia="Times New Roman" w:hAnsi="Calibri" w:cs="Calibri"/>
                <w:color w:val="000000"/>
                <w:lang w:eastAsia="en-AU"/>
              </w:rPr>
            </w:pPr>
            <w:ins w:id="27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59" w:author="KIM, Jason" w:date="2019-04-02T13:39:00Z"/>
        </w:trPr>
        <w:tc>
          <w:tcPr>
            <w:tcW w:w="708" w:type="pct"/>
            <w:vMerge/>
            <w:hideMark/>
          </w:tcPr>
          <w:p w:rsidR="00110C18" w:rsidRPr="0056388D" w:rsidRDefault="00110C18" w:rsidP="00063728">
            <w:pPr>
              <w:rPr>
                <w:ins w:id="277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61" w:author="KIM, Jason" w:date="2019-04-02T13:39:00Z"/>
                <w:rFonts w:ascii="Calibri" w:eastAsia="Times New Roman" w:hAnsi="Calibri" w:cs="Calibri"/>
                <w:color w:val="000000"/>
                <w:lang w:eastAsia="en-AU"/>
              </w:rPr>
            </w:pPr>
            <w:ins w:id="27762"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63" w:author="KIM, Jason" w:date="2019-04-02T13:39:00Z"/>
                <w:rFonts w:ascii="Calibri" w:eastAsia="Times New Roman" w:hAnsi="Calibri" w:cs="Calibri"/>
                <w:color w:val="000000"/>
                <w:lang w:eastAsia="en-AU"/>
              </w:rPr>
            </w:pPr>
            <w:ins w:id="2776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65" w:author="KIM, Jason" w:date="2019-04-02T13:39:00Z"/>
                <w:rFonts w:ascii="Calibri" w:eastAsia="Times New Roman" w:hAnsi="Calibri" w:cs="Calibri"/>
                <w:color w:val="000000"/>
                <w:lang w:eastAsia="en-AU"/>
              </w:rPr>
            </w:pPr>
            <w:ins w:id="27766" w:author="KIM, Jason" w:date="2019-04-02T13:39:00Z">
              <w:r w:rsidRPr="0056388D">
                <w:rPr>
                  <w:rFonts w:ascii="Calibri" w:eastAsia="Times New Roman" w:hAnsi="Calibri" w:cs="Calibri"/>
                  <w:color w:val="000000"/>
                  <w:lang w:eastAsia="en-AU"/>
                </w:rPr>
                <w:t>LLS2427</w:t>
              </w:r>
            </w:ins>
          </w:p>
        </w:tc>
        <w:tc>
          <w:tcPr>
            <w:tcW w:w="933" w:type="pct"/>
            <w:noWrap/>
            <w:hideMark/>
          </w:tcPr>
          <w:p w:rsidR="00110C18" w:rsidRPr="0056388D" w:rsidRDefault="00110C18" w:rsidP="00063728">
            <w:pPr>
              <w:rPr>
                <w:ins w:id="27767" w:author="KIM, Jason" w:date="2019-04-02T13:39:00Z"/>
                <w:rFonts w:ascii="Calibri" w:eastAsia="Times New Roman" w:hAnsi="Calibri" w:cs="Calibri"/>
                <w:color w:val="000000"/>
                <w:lang w:eastAsia="en-AU"/>
              </w:rPr>
            </w:pPr>
            <w:ins w:id="277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69" w:author="KIM, Jason" w:date="2019-04-02T13:39:00Z"/>
                <w:rFonts w:ascii="Calibri" w:eastAsia="Times New Roman" w:hAnsi="Calibri" w:cs="Calibri"/>
                <w:color w:val="000000"/>
                <w:lang w:eastAsia="en-AU"/>
              </w:rPr>
            </w:pPr>
            <w:ins w:id="27770" w:author="KIM, Jason" w:date="2019-04-02T13:39:00Z">
              <w:r w:rsidRPr="0056388D">
                <w:rPr>
                  <w:rFonts w:ascii="Calibri" w:eastAsia="Times New Roman" w:hAnsi="Calibri" w:cs="Calibri"/>
                  <w:color w:val="000000"/>
                  <w:lang w:eastAsia="en-AU"/>
                </w:rPr>
                <w:t>Chainage 5548</w:t>
              </w:r>
            </w:ins>
          </w:p>
        </w:tc>
        <w:tc>
          <w:tcPr>
            <w:tcW w:w="764" w:type="pct"/>
            <w:noWrap/>
            <w:hideMark/>
          </w:tcPr>
          <w:p w:rsidR="00110C18" w:rsidRPr="0056388D" w:rsidRDefault="00110C18" w:rsidP="00063728">
            <w:pPr>
              <w:jc w:val="right"/>
              <w:rPr>
                <w:ins w:id="27771" w:author="KIM, Jason" w:date="2019-04-02T13:39:00Z"/>
                <w:rFonts w:ascii="Calibri" w:eastAsia="Times New Roman" w:hAnsi="Calibri" w:cs="Calibri"/>
                <w:color w:val="000000"/>
                <w:lang w:eastAsia="en-AU"/>
              </w:rPr>
            </w:pPr>
            <w:ins w:id="27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73" w:author="KIM, Jason" w:date="2019-04-02T13:39:00Z"/>
        </w:trPr>
        <w:tc>
          <w:tcPr>
            <w:tcW w:w="708" w:type="pct"/>
            <w:vMerge/>
            <w:hideMark/>
          </w:tcPr>
          <w:p w:rsidR="00110C18" w:rsidRPr="0056388D" w:rsidRDefault="00110C18" w:rsidP="00063728">
            <w:pPr>
              <w:rPr>
                <w:ins w:id="277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75" w:author="KIM, Jason" w:date="2019-04-02T13:39:00Z"/>
                <w:rFonts w:ascii="Calibri" w:eastAsia="Times New Roman" w:hAnsi="Calibri" w:cs="Calibri"/>
                <w:color w:val="000000"/>
                <w:lang w:eastAsia="en-AU"/>
              </w:rPr>
            </w:pPr>
            <w:ins w:id="27776"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77" w:author="KIM, Jason" w:date="2019-04-02T13:39:00Z"/>
                <w:rFonts w:ascii="Calibri" w:eastAsia="Times New Roman" w:hAnsi="Calibri" w:cs="Calibri"/>
                <w:color w:val="000000"/>
                <w:lang w:eastAsia="en-AU"/>
              </w:rPr>
            </w:pPr>
            <w:ins w:id="2777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79" w:author="KIM, Jason" w:date="2019-04-02T13:39:00Z"/>
                <w:rFonts w:ascii="Calibri" w:eastAsia="Times New Roman" w:hAnsi="Calibri" w:cs="Calibri"/>
                <w:color w:val="000000"/>
                <w:lang w:eastAsia="en-AU"/>
              </w:rPr>
            </w:pPr>
            <w:ins w:id="27780" w:author="KIM, Jason" w:date="2019-04-02T13:39:00Z">
              <w:r w:rsidRPr="0056388D">
                <w:rPr>
                  <w:rFonts w:ascii="Calibri" w:eastAsia="Times New Roman" w:hAnsi="Calibri" w:cs="Calibri"/>
                  <w:color w:val="000000"/>
                  <w:lang w:eastAsia="en-AU"/>
                </w:rPr>
                <w:t>LLS2428</w:t>
              </w:r>
            </w:ins>
          </w:p>
        </w:tc>
        <w:tc>
          <w:tcPr>
            <w:tcW w:w="933" w:type="pct"/>
            <w:noWrap/>
            <w:hideMark/>
          </w:tcPr>
          <w:p w:rsidR="00110C18" w:rsidRPr="0056388D" w:rsidRDefault="00110C18" w:rsidP="00063728">
            <w:pPr>
              <w:rPr>
                <w:ins w:id="27781" w:author="KIM, Jason" w:date="2019-04-02T13:39:00Z"/>
                <w:rFonts w:ascii="Calibri" w:eastAsia="Times New Roman" w:hAnsi="Calibri" w:cs="Calibri"/>
                <w:color w:val="000000"/>
                <w:lang w:eastAsia="en-AU"/>
              </w:rPr>
            </w:pPr>
            <w:ins w:id="277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83" w:author="KIM, Jason" w:date="2019-04-02T13:39:00Z"/>
                <w:rFonts w:ascii="Calibri" w:eastAsia="Times New Roman" w:hAnsi="Calibri" w:cs="Calibri"/>
                <w:color w:val="000000"/>
                <w:lang w:eastAsia="en-AU"/>
              </w:rPr>
            </w:pPr>
            <w:ins w:id="27784" w:author="KIM, Jason" w:date="2019-04-02T13:39:00Z">
              <w:r w:rsidRPr="0056388D">
                <w:rPr>
                  <w:rFonts w:ascii="Calibri" w:eastAsia="Times New Roman" w:hAnsi="Calibri" w:cs="Calibri"/>
                  <w:color w:val="000000"/>
                  <w:lang w:eastAsia="en-AU"/>
                </w:rPr>
                <w:t>Chainage 5557</w:t>
              </w:r>
            </w:ins>
          </w:p>
        </w:tc>
        <w:tc>
          <w:tcPr>
            <w:tcW w:w="764" w:type="pct"/>
            <w:noWrap/>
            <w:hideMark/>
          </w:tcPr>
          <w:p w:rsidR="00110C18" w:rsidRPr="0056388D" w:rsidRDefault="00110C18" w:rsidP="00063728">
            <w:pPr>
              <w:jc w:val="right"/>
              <w:rPr>
                <w:ins w:id="27785" w:author="KIM, Jason" w:date="2019-04-02T13:39:00Z"/>
                <w:rFonts w:ascii="Calibri" w:eastAsia="Times New Roman" w:hAnsi="Calibri" w:cs="Calibri"/>
                <w:color w:val="000000"/>
                <w:lang w:eastAsia="en-AU"/>
              </w:rPr>
            </w:pPr>
            <w:ins w:id="27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87" w:author="KIM, Jason" w:date="2019-04-02T13:39:00Z"/>
        </w:trPr>
        <w:tc>
          <w:tcPr>
            <w:tcW w:w="708" w:type="pct"/>
            <w:vMerge/>
            <w:hideMark/>
          </w:tcPr>
          <w:p w:rsidR="00110C18" w:rsidRPr="0056388D" w:rsidRDefault="00110C18" w:rsidP="00063728">
            <w:pPr>
              <w:rPr>
                <w:ins w:id="277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89" w:author="KIM, Jason" w:date="2019-04-02T13:39:00Z"/>
                <w:rFonts w:ascii="Calibri" w:eastAsia="Times New Roman" w:hAnsi="Calibri" w:cs="Calibri"/>
                <w:color w:val="000000"/>
                <w:lang w:eastAsia="en-AU"/>
              </w:rPr>
            </w:pPr>
            <w:ins w:id="27790"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91" w:author="KIM, Jason" w:date="2019-04-02T13:39:00Z"/>
                <w:rFonts w:ascii="Calibri" w:eastAsia="Times New Roman" w:hAnsi="Calibri" w:cs="Calibri"/>
                <w:color w:val="000000"/>
                <w:lang w:eastAsia="en-AU"/>
              </w:rPr>
            </w:pPr>
            <w:ins w:id="2779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93" w:author="KIM, Jason" w:date="2019-04-02T13:39:00Z"/>
                <w:rFonts w:ascii="Calibri" w:eastAsia="Times New Roman" w:hAnsi="Calibri" w:cs="Calibri"/>
                <w:color w:val="000000"/>
                <w:lang w:eastAsia="en-AU"/>
              </w:rPr>
            </w:pPr>
            <w:ins w:id="27794" w:author="KIM, Jason" w:date="2019-04-02T13:39:00Z">
              <w:r w:rsidRPr="0056388D">
                <w:rPr>
                  <w:rFonts w:ascii="Calibri" w:eastAsia="Times New Roman" w:hAnsi="Calibri" w:cs="Calibri"/>
                  <w:color w:val="000000"/>
                  <w:lang w:eastAsia="en-AU"/>
                </w:rPr>
                <w:t>LLS2429</w:t>
              </w:r>
            </w:ins>
          </w:p>
        </w:tc>
        <w:tc>
          <w:tcPr>
            <w:tcW w:w="933" w:type="pct"/>
            <w:noWrap/>
            <w:hideMark/>
          </w:tcPr>
          <w:p w:rsidR="00110C18" w:rsidRPr="0056388D" w:rsidRDefault="00110C18" w:rsidP="00063728">
            <w:pPr>
              <w:rPr>
                <w:ins w:id="27795" w:author="KIM, Jason" w:date="2019-04-02T13:39:00Z"/>
                <w:rFonts w:ascii="Calibri" w:eastAsia="Times New Roman" w:hAnsi="Calibri" w:cs="Calibri"/>
                <w:color w:val="000000"/>
                <w:lang w:eastAsia="en-AU"/>
              </w:rPr>
            </w:pPr>
            <w:ins w:id="277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97" w:author="KIM, Jason" w:date="2019-04-02T13:39:00Z"/>
                <w:rFonts w:ascii="Calibri" w:eastAsia="Times New Roman" w:hAnsi="Calibri" w:cs="Calibri"/>
                <w:color w:val="000000"/>
                <w:lang w:eastAsia="en-AU"/>
              </w:rPr>
            </w:pPr>
            <w:ins w:id="27798" w:author="KIM, Jason" w:date="2019-04-02T13:39:00Z">
              <w:r w:rsidRPr="0056388D">
                <w:rPr>
                  <w:rFonts w:ascii="Calibri" w:eastAsia="Times New Roman" w:hAnsi="Calibri" w:cs="Calibri"/>
                  <w:color w:val="000000"/>
                  <w:lang w:eastAsia="en-AU"/>
                </w:rPr>
                <w:t>Chainage 5567</w:t>
              </w:r>
            </w:ins>
          </w:p>
        </w:tc>
        <w:tc>
          <w:tcPr>
            <w:tcW w:w="764" w:type="pct"/>
            <w:noWrap/>
            <w:hideMark/>
          </w:tcPr>
          <w:p w:rsidR="00110C18" w:rsidRPr="0056388D" w:rsidRDefault="00110C18" w:rsidP="00063728">
            <w:pPr>
              <w:jc w:val="right"/>
              <w:rPr>
                <w:ins w:id="27799" w:author="KIM, Jason" w:date="2019-04-02T13:39:00Z"/>
                <w:rFonts w:ascii="Calibri" w:eastAsia="Times New Roman" w:hAnsi="Calibri" w:cs="Calibri"/>
                <w:color w:val="000000"/>
                <w:lang w:eastAsia="en-AU"/>
              </w:rPr>
            </w:pPr>
            <w:ins w:id="27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01" w:author="KIM, Jason" w:date="2019-04-02T13:39:00Z"/>
        </w:trPr>
        <w:tc>
          <w:tcPr>
            <w:tcW w:w="708" w:type="pct"/>
            <w:vMerge/>
            <w:hideMark/>
          </w:tcPr>
          <w:p w:rsidR="00110C18" w:rsidRPr="0056388D" w:rsidRDefault="00110C18" w:rsidP="00063728">
            <w:pPr>
              <w:rPr>
                <w:ins w:id="278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03" w:author="KIM, Jason" w:date="2019-04-02T13:39:00Z"/>
                <w:rFonts w:ascii="Calibri" w:eastAsia="Times New Roman" w:hAnsi="Calibri" w:cs="Calibri"/>
                <w:color w:val="000000"/>
                <w:lang w:eastAsia="en-AU"/>
              </w:rPr>
            </w:pPr>
            <w:ins w:id="27804"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805" w:author="KIM, Jason" w:date="2019-04-02T13:39:00Z"/>
                <w:rFonts w:ascii="Calibri" w:eastAsia="Times New Roman" w:hAnsi="Calibri" w:cs="Calibri"/>
                <w:color w:val="000000"/>
                <w:lang w:eastAsia="en-AU"/>
              </w:rPr>
            </w:pPr>
            <w:ins w:id="2780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807" w:author="KIM, Jason" w:date="2019-04-02T13:39:00Z"/>
                <w:rFonts w:ascii="Calibri" w:eastAsia="Times New Roman" w:hAnsi="Calibri" w:cs="Calibri"/>
                <w:color w:val="000000"/>
                <w:lang w:eastAsia="en-AU"/>
              </w:rPr>
            </w:pPr>
            <w:ins w:id="27808" w:author="KIM, Jason" w:date="2019-04-02T13:39:00Z">
              <w:r w:rsidRPr="0056388D">
                <w:rPr>
                  <w:rFonts w:ascii="Calibri" w:eastAsia="Times New Roman" w:hAnsi="Calibri" w:cs="Calibri"/>
                  <w:color w:val="000000"/>
                  <w:lang w:eastAsia="en-AU"/>
                </w:rPr>
                <w:t>LLS2430</w:t>
              </w:r>
            </w:ins>
          </w:p>
        </w:tc>
        <w:tc>
          <w:tcPr>
            <w:tcW w:w="933" w:type="pct"/>
            <w:noWrap/>
            <w:hideMark/>
          </w:tcPr>
          <w:p w:rsidR="00110C18" w:rsidRPr="0056388D" w:rsidRDefault="00110C18" w:rsidP="00063728">
            <w:pPr>
              <w:rPr>
                <w:ins w:id="27809" w:author="KIM, Jason" w:date="2019-04-02T13:39:00Z"/>
                <w:rFonts w:ascii="Calibri" w:eastAsia="Times New Roman" w:hAnsi="Calibri" w:cs="Calibri"/>
                <w:color w:val="000000"/>
                <w:lang w:eastAsia="en-AU"/>
              </w:rPr>
            </w:pPr>
            <w:ins w:id="278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811" w:author="KIM, Jason" w:date="2019-04-02T13:39:00Z"/>
                <w:rFonts w:ascii="Calibri" w:eastAsia="Times New Roman" w:hAnsi="Calibri" w:cs="Calibri"/>
                <w:color w:val="000000"/>
                <w:lang w:eastAsia="en-AU"/>
              </w:rPr>
            </w:pPr>
            <w:ins w:id="27812" w:author="KIM, Jason" w:date="2019-04-02T13:39:00Z">
              <w:r w:rsidRPr="0056388D">
                <w:rPr>
                  <w:rFonts w:ascii="Calibri" w:eastAsia="Times New Roman" w:hAnsi="Calibri" w:cs="Calibri"/>
                  <w:color w:val="000000"/>
                  <w:lang w:eastAsia="en-AU"/>
                </w:rPr>
                <w:t>Chainage 5577</w:t>
              </w:r>
            </w:ins>
          </w:p>
        </w:tc>
        <w:tc>
          <w:tcPr>
            <w:tcW w:w="764" w:type="pct"/>
            <w:noWrap/>
            <w:hideMark/>
          </w:tcPr>
          <w:p w:rsidR="00110C18" w:rsidRPr="0056388D" w:rsidRDefault="00110C18" w:rsidP="00063728">
            <w:pPr>
              <w:jc w:val="right"/>
              <w:rPr>
                <w:ins w:id="27813" w:author="KIM, Jason" w:date="2019-04-02T13:39:00Z"/>
                <w:rFonts w:ascii="Calibri" w:eastAsia="Times New Roman" w:hAnsi="Calibri" w:cs="Calibri"/>
                <w:color w:val="000000"/>
                <w:lang w:eastAsia="en-AU"/>
              </w:rPr>
            </w:pPr>
            <w:ins w:id="278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15" w:author="KIM, Jason" w:date="2019-04-02T13:39:00Z"/>
        </w:trPr>
        <w:tc>
          <w:tcPr>
            <w:tcW w:w="708" w:type="pct"/>
            <w:vMerge/>
            <w:hideMark/>
          </w:tcPr>
          <w:p w:rsidR="00110C18" w:rsidRPr="0056388D" w:rsidRDefault="00110C18" w:rsidP="00063728">
            <w:pPr>
              <w:rPr>
                <w:ins w:id="278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17" w:author="KIM, Jason" w:date="2019-04-02T13:39:00Z"/>
                <w:rFonts w:ascii="Calibri" w:eastAsia="Times New Roman" w:hAnsi="Calibri" w:cs="Calibri"/>
                <w:color w:val="000000"/>
                <w:lang w:eastAsia="en-AU"/>
              </w:rPr>
            </w:pPr>
            <w:ins w:id="27818"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819" w:author="KIM, Jason" w:date="2019-04-02T13:39:00Z"/>
                <w:rFonts w:ascii="Calibri" w:eastAsia="Times New Roman" w:hAnsi="Calibri" w:cs="Calibri"/>
                <w:color w:val="000000"/>
                <w:lang w:eastAsia="en-AU"/>
              </w:rPr>
            </w:pPr>
            <w:ins w:id="2782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821" w:author="KIM, Jason" w:date="2019-04-02T13:39:00Z"/>
                <w:rFonts w:ascii="Calibri" w:eastAsia="Times New Roman" w:hAnsi="Calibri" w:cs="Calibri"/>
                <w:color w:val="000000"/>
                <w:lang w:eastAsia="en-AU"/>
              </w:rPr>
            </w:pPr>
            <w:ins w:id="27822" w:author="KIM, Jason" w:date="2019-04-02T13:39:00Z">
              <w:r w:rsidRPr="0056388D">
                <w:rPr>
                  <w:rFonts w:ascii="Calibri" w:eastAsia="Times New Roman" w:hAnsi="Calibri" w:cs="Calibri"/>
                  <w:color w:val="000000"/>
                  <w:lang w:eastAsia="en-AU"/>
                </w:rPr>
                <w:t>LLS2431</w:t>
              </w:r>
            </w:ins>
          </w:p>
        </w:tc>
        <w:tc>
          <w:tcPr>
            <w:tcW w:w="933" w:type="pct"/>
            <w:noWrap/>
            <w:hideMark/>
          </w:tcPr>
          <w:p w:rsidR="00110C18" w:rsidRPr="0056388D" w:rsidRDefault="00110C18" w:rsidP="00063728">
            <w:pPr>
              <w:rPr>
                <w:ins w:id="27823" w:author="KIM, Jason" w:date="2019-04-02T13:39:00Z"/>
                <w:rFonts w:ascii="Calibri" w:eastAsia="Times New Roman" w:hAnsi="Calibri" w:cs="Calibri"/>
                <w:color w:val="000000"/>
                <w:lang w:eastAsia="en-AU"/>
              </w:rPr>
            </w:pPr>
            <w:ins w:id="278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825" w:author="KIM, Jason" w:date="2019-04-02T13:39:00Z"/>
                <w:rFonts w:ascii="Calibri" w:eastAsia="Times New Roman" w:hAnsi="Calibri" w:cs="Calibri"/>
                <w:color w:val="000000"/>
                <w:lang w:eastAsia="en-AU"/>
              </w:rPr>
            </w:pPr>
            <w:ins w:id="27826" w:author="KIM, Jason" w:date="2019-04-02T13:39:00Z">
              <w:r w:rsidRPr="0056388D">
                <w:rPr>
                  <w:rFonts w:ascii="Calibri" w:eastAsia="Times New Roman" w:hAnsi="Calibri" w:cs="Calibri"/>
                  <w:color w:val="000000"/>
                  <w:lang w:eastAsia="en-AU"/>
                </w:rPr>
                <w:t>Chainage 5586</w:t>
              </w:r>
            </w:ins>
          </w:p>
        </w:tc>
        <w:tc>
          <w:tcPr>
            <w:tcW w:w="764" w:type="pct"/>
            <w:noWrap/>
            <w:hideMark/>
          </w:tcPr>
          <w:p w:rsidR="00110C18" w:rsidRPr="0056388D" w:rsidRDefault="00110C18" w:rsidP="00063728">
            <w:pPr>
              <w:jc w:val="right"/>
              <w:rPr>
                <w:ins w:id="27827" w:author="KIM, Jason" w:date="2019-04-02T13:39:00Z"/>
                <w:rFonts w:ascii="Calibri" w:eastAsia="Times New Roman" w:hAnsi="Calibri" w:cs="Calibri"/>
                <w:color w:val="000000"/>
                <w:lang w:eastAsia="en-AU"/>
              </w:rPr>
            </w:pPr>
            <w:ins w:id="278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29" w:author="KIM, Jason" w:date="2019-04-02T13:39:00Z"/>
        </w:trPr>
        <w:tc>
          <w:tcPr>
            <w:tcW w:w="708" w:type="pct"/>
            <w:vMerge w:val="restart"/>
            <w:noWrap/>
            <w:hideMark/>
          </w:tcPr>
          <w:p w:rsidR="00110C18" w:rsidRPr="0056388D" w:rsidRDefault="00110C18" w:rsidP="00063728">
            <w:pPr>
              <w:rPr>
                <w:ins w:id="27830" w:author="KIM, Jason" w:date="2019-04-02T13:39:00Z"/>
                <w:rFonts w:ascii="Calibri" w:eastAsia="Times New Roman" w:hAnsi="Calibri" w:cs="Calibri"/>
                <w:color w:val="000000"/>
                <w:lang w:eastAsia="en-AU"/>
              </w:rPr>
            </w:pPr>
            <w:ins w:id="27831" w:author="KIM, Jason" w:date="2019-04-02T13:39:00Z">
              <w:r w:rsidRPr="0056388D">
                <w:rPr>
                  <w:rFonts w:ascii="Calibri" w:eastAsia="Times New Roman" w:hAnsi="Calibri" w:cs="Calibri"/>
                  <w:color w:val="000000"/>
                  <w:lang w:eastAsia="en-AU"/>
                </w:rPr>
                <w:t>LLE42K51</w:t>
              </w:r>
            </w:ins>
          </w:p>
        </w:tc>
        <w:tc>
          <w:tcPr>
            <w:tcW w:w="605" w:type="pct"/>
            <w:noWrap/>
            <w:hideMark/>
          </w:tcPr>
          <w:p w:rsidR="00110C18" w:rsidRPr="0056388D" w:rsidRDefault="00110C18" w:rsidP="00063728">
            <w:pPr>
              <w:rPr>
                <w:ins w:id="27832" w:author="KIM, Jason" w:date="2019-04-02T13:39:00Z"/>
                <w:rFonts w:ascii="Calibri" w:eastAsia="Times New Roman" w:hAnsi="Calibri" w:cs="Calibri"/>
                <w:color w:val="000000"/>
                <w:lang w:eastAsia="en-AU"/>
              </w:rPr>
            </w:pPr>
            <w:ins w:id="27833"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34" w:author="KIM, Jason" w:date="2019-04-02T13:39:00Z"/>
                <w:rFonts w:ascii="Calibri" w:eastAsia="Times New Roman" w:hAnsi="Calibri" w:cs="Calibri"/>
                <w:color w:val="000000"/>
                <w:lang w:eastAsia="en-AU"/>
              </w:rPr>
            </w:pPr>
            <w:ins w:id="2783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36" w:author="KIM, Jason" w:date="2019-04-02T13:39:00Z"/>
                <w:rFonts w:ascii="Calibri" w:eastAsia="Times New Roman" w:hAnsi="Calibri" w:cs="Calibri"/>
                <w:color w:val="000000"/>
                <w:lang w:eastAsia="en-AU"/>
              </w:rPr>
            </w:pPr>
            <w:ins w:id="27837" w:author="KIM, Jason" w:date="2019-04-02T13:39:00Z">
              <w:r w:rsidRPr="0056388D">
                <w:rPr>
                  <w:rFonts w:ascii="Calibri" w:eastAsia="Times New Roman" w:hAnsi="Calibri" w:cs="Calibri"/>
                  <w:color w:val="000000"/>
                  <w:lang w:eastAsia="en-AU"/>
                </w:rPr>
                <w:t>LLN1430</w:t>
              </w:r>
            </w:ins>
          </w:p>
        </w:tc>
        <w:tc>
          <w:tcPr>
            <w:tcW w:w="933" w:type="pct"/>
            <w:noWrap/>
            <w:hideMark/>
          </w:tcPr>
          <w:p w:rsidR="00110C18" w:rsidRPr="0056388D" w:rsidRDefault="00110C18" w:rsidP="00063728">
            <w:pPr>
              <w:rPr>
                <w:ins w:id="27838" w:author="KIM, Jason" w:date="2019-04-02T13:39:00Z"/>
                <w:rFonts w:ascii="Calibri" w:eastAsia="Times New Roman" w:hAnsi="Calibri" w:cs="Calibri"/>
                <w:color w:val="000000"/>
                <w:lang w:eastAsia="en-AU"/>
              </w:rPr>
            </w:pPr>
            <w:ins w:id="278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40" w:author="KIM, Jason" w:date="2019-04-02T13:39:00Z"/>
                <w:rFonts w:ascii="Calibri" w:eastAsia="Times New Roman" w:hAnsi="Calibri" w:cs="Calibri"/>
                <w:color w:val="000000"/>
                <w:lang w:eastAsia="en-AU"/>
              </w:rPr>
            </w:pPr>
            <w:ins w:id="27841" w:author="KIM, Jason" w:date="2019-04-02T13:39:00Z">
              <w:r w:rsidRPr="0056388D">
                <w:rPr>
                  <w:rFonts w:ascii="Calibri" w:eastAsia="Times New Roman" w:hAnsi="Calibri" w:cs="Calibri"/>
                  <w:color w:val="000000"/>
                  <w:lang w:eastAsia="en-AU"/>
                </w:rPr>
                <w:t>Chainage 5863</w:t>
              </w:r>
            </w:ins>
          </w:p>
        </w:tc>
        <w:tc>
          <w:tcPr>
            <w:tcW w:w="764" w:type="pct"/>
            <w:noWrap/>
            <w:hideMark/>
          </w:tcPr>
          <w:p w:rsidR="00110C18" w:rsidRPr="0056388D" w:rsidRDefault="00110C18" w:rsidP="00063728">
            <w:pPr>
              <w:jc w:val="right"/>
              <w:rPr>
                <w:ins w:id="27842" w:author="KIM, Jason" w:date="2019-04-02T13:39:00Z"/>
                <w:rFonts w:ascii="Calibri" w:eastAsia="Times New Roman" w:hAnsi="Calibri" w:cs="Calibri"/>
                <w:color w:val="000000"/>
                <w:lang w:eastAsia="en-AU"/>
              </w:rPr>
            </w:pPr>
            <w:ins w:id="278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44" w:author="KIM, Jason" w:date="2019-04-02T13:39:00Z"/>
        </w:trPr>
        <w:tc>
          <w:tcPr>
            <w:tcW w:w="708" w:type="pct"/>
            <w:vMerge/>
            <w:hideMark/>
          </w:tcPr>
          <w:p w:rsidR="00110C18" w:rsidRPr="0056388D" w:rsidRDefault="00110C18" w:rsidP="00063728">
            <w:pPr>
              <w:rPr>
                <w:ins w:id="278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46" w:author="KIM, Jason" w:date="2019-04-02T13:39:00Z"/>
                <w:rFonts w:ascii="Calibri" w:eastAsia="Times New Roman" w:hAnsi="Calibri" w:cs="Calibri"/>
                <w:color w:val="000000"/>
                <w:lang w:eastAsia="en-AU"/>
              </w:rPr>
            </w:pPr>
            <w:ins w:id="27847"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48" w:author="KIM, Jason" w:date="2019-04-02T13:39:00Z"/>
                <w:rFonts w:ascii="Calibri" w:eastAsia="Times New Roman" w:hAnsi="Calibri" w:cs="Calibri"/>
                <w:color w:val="000000"/>
                <w:lang w:eastAsia="en-AU"/>
              </w:rPr>
            </w:pPr>
            <w:ins w:id="278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50" w:author="KIM, Jason" w:date="2019-04-02T13:39:00Z"/>
                <w:rFonts w:ascii="Calibri" w:eastAsia="Times New Roman" w:hAnsi="Calibri" w:cs="Calibri"/>
                <w:color w:val="000000"/>
                <w:lang w:eastAsia="en-AU"/>
              </w:rPr>
            </w:pPr>
            <w:ins w:id="27851" w:author="KIM, Jason" w:date="2019-04-02T13:39:00Z">
              <w:r w:rsidRPr="0056388D">
                <w:rPr>
                  <w:rFonts w:ascii="Calibri" w:eastAsia="Times New Roman" w:hAnsi="Calibri" w:cs="Calibri"/>
                  <w:color w:val="000000"/>
                  <w:lang w:eastAsia="en-AU"/>
                </w:rPr>
                <w:t>LLN1431</w:t>
              </w:r>
            </w:ins>
          </w:p>
        </w:tc>
        <w:tc>
          <w:tcPr>
            <w:tcW w:w="933" w:type="pct"/>
            <w:noWrap/>
            <w:hideMark/>
          </w:tcPr>
          <w:p w:rsidR="00110C18" w:rsidRPr="0056388D" w:rsidRDefault="00110C18" w:rsidP="00063728">
            <w:pPr>
              <w:rPr>
                <w:ins w:id="27852" w:author="KIM, Jason" w:date="2019-04-02T13:39:00Z"/>
                <w:rFonts w:ascii="Calibri" w:eastAsia="Times New Roman" w:hAnsi="Calibri" w:cs="Calibri"/>
                <w:color w:val="000000"/>
                <w:lang w:eastAsia="en-AU"/>
              </w:rPr>
            </w:pPr>
            <w:ins w:id="278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54" w:author="KIM, Jason" w:date="2019-04-02T13:39:00Z"/>
                <w:rFonts w:ascii="Calibri" w:eastAsia="Times New Roman" w:hAnsi="Calibri" w:cs="Calibri"/>
                <w:color w:val="000000"/>
                <w:lang w:eastAsia="en-AU"/>
              </w:rPr>
            </w:pPr>
            <w:ins w:id="27855" w:author="KIM, Jason" w:date="2019-04-02T13:39:00Z">
              <w:r w:rsidRPr="0056388D">
                <w:rPr>
                  <w:rFonts w:ascii="Calibri" w:eastAsia="Times New Roman" w:hAnsi="Calibri" w:cs="Calibri"/>
                  <w:color w:val="000000"/>
                  <w:lang w:eastAsia="en-AU"/>
                </w:rPr>
                <w:t>Chainage 5873</w:t>
              </w:r>
            </w:ins>
          </w:p>
        </w:tc>
        <w:tc>
          <w:tcPr>
            <w:tcW w:w="764" w:type="pct"/>
            <w:noWrap/>
            <w:hideMark/>
          </w:tcPr>
          <w:p w:rsidR="00110C18" w:rsidRPr="0056388D" w:rsidRDefault="00110C18" w:rsidP="00063728">
            <w:pPr>
              <w:jc w:val="right"/>
              <w:rPr>
                <w:ins w:id="27856" w:author="KIM, Jason" w:date="2019-04-02T13:39:00Z"/>
                <w:rFonts w:ascii="Calibri" w:eastAsia="Times New Roman" w:hAnsi="Calibri" w:cs="Calibri"/>
                <w:color w:val="000000"/>
                <w:lang w:eastAsia="en-AU"/>
              </w:rPr>
            </w:pPr>
            <w:ins w:id="278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58" w:author="KIM, Jason" w:date="2019-04-02T13:39:00Z"/>
        </w:trPr>
        <w:tc>
          <w:tcPr>
            <w:tcW w:w="708" w:type="pct"/>
            <w:vMerge/>
            <w:hideMark/>
          </w:tcPr>
          <w:p w:rsidR="00110C18" w:rsidRPr="0056388D" w:rsidRDefault="00110C18" w:rsidP="00063728">
            <w:pPr>
              <w:rPr>
                <w:ins w:id="278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60" w:author="KIM, Jason" w:date="2019-04-02T13:39:00Z"/>
                <w:rFonts w:ascii="Calibri" w:eastAsia="Times New Roman" w:hAnsi="Calibri" w:cs="Calibri"/>
                <w:color w:val="000000"/>
                <w:lang w:eastAsia="en-AU"/>
              </w:rPr>
            </w:pPr>
            <w:ins w:id="27861"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62" w:author="KIM, Jason" w:date="2019-04-02T13:39:00Z"/>
                <w:rFonts w:ascii="Calibri" w:eastAsia="Times New Roman" w:hAnsi="Calibri" w:cs="Calibri"/>
                <w:color w:val="000000"/>
                <w:lang w:eastAsia="en-AU"/>
              </w:rPr>
            </w:pPr>
            <w:ins w:id="2786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64" w:author="KIM, Jason" w:date="2019-04-02T13:39:00Z"/>
                <w:rFonts w:ascii="Calibri" w:eastAsia="Times New Roman" w:hAnsi="Calibri" w:cs="Calibri"/>
                <w:color w:val="000000"/>
                <w:lang w:eastAsia="en-AU"/>
              </w:rPr>
            </w:pPr>
            <w:ins w:id="27865" w:author="KIM, Jason" w:date="2019-04-02T13:39:00Z">
              <w:r w:rsidRPr="0056388D">
                <w:rPr>
                  <w:rFonts w:ascii="Calibri" w:eastAsia="Times New Roman" w:hAnsi="Calibri" w:cs="Calibri"/>
                  <w:color w:val="000000"/>
                  <w:lang w:eastAsia="en-AU"/>
                </w:rPr>
                <w:t>LLN1432</w:t>
              </w:r>
            </w:ins>
          </w:p>
        </w:tc>
        <w:tc>
          <w:tcPr>
            <w:tcW w:w="933" w:type="pct"/>
            <w:noWrap/>
            <w:hideMark/>
          </w:tcPr>
          <w:p w:rsidR="00110C18" w:rsidRPr="0056388D" w:rsidRDefault="00110C18" w:rsidP="00063728">
            <w:pPr>
              <w:rPr>
                <w:ins w:id="27866" w:author="KIM, Jason" w:date="2019-04-02T13:39:00Z"/>
                <w:rFonts w:ascii="Calibri" w:eastAsia="Times New Roman" w:hAnsi="Calibri" w:cs="Calibri"/>
                <w:color w:val="000000"/>
                <w:lang w:eastAsia="en-AU"/>
              </w:rPr>
            </w:pPr>
            <w:ins w:id="278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68" w:author="KIM, Jason" w:date="2019-04-02T13:39:00Z"/>
                <w:rFonts w:ascii="Calibri" w:eastAsia="Times New Roman" w:hAnsi="Calibri" w:cs="Calibri"/>
                <w:color w:val="000000"/>
                <w:lang w:eastAsia="en-AU"/>
              </w:rPr>
            </w:pPr>
            <w:ins w:id="27869" w:author="KIM, Jason" w:date="2019-04-02T13:39:00Z">
              <w:r w:rsidRPr="0056388D">
                <w:rPr>
                  <w:rFonts w:ascii="Calibri" w:eastAsia="Times New Roman" w:hAnsi="Calibri" w:cs="Calibri"/>
                  <w:color w:val="000000"/>
                  <w:lang w:eastAsia="en-AU"/>
                </w:rPr>
                <w:t>Chainage 5882</w:t>
              </w:r>
            </w:ins>
          </w:p>
        </w:tc>
        <w:tc>
          <w:tcPr>
            <w:tcW w:w="764" w:type="pct"/>
            <w:noWrap/>
            <w:hideMark/>
          </w:tcPr>
          <w:p w:rsidR="00110C18" w:rsidRPr="0056388D" w:rsidRDefault="00110C18" w:rsidP="00063728">
            <w:pPr>
              <w:jc w:val="right"/>
              <w:rPr>
                <w:ins w:id="27870" w:author="KIM, Jason" w:date="2019-04-02T13:39:00Z"/>
                <w:rFonts w:ascii="Calibri" w:eastAsia="Times New Roman" w:hAnsi="Calibri" w:cs="Calibri"/>
                <w:color w:val="000000"/>
                <w:lang w:eastAsia="en-AU"/>
              </w:rPr>
            </w:pPr>
            <w:ins w:id="278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72" w:author="KIM, Jason" w:date="2019-04-02T13:39:00Z"/>
        </w:trPr>
        <w:tc>
          <w:tcPr>
            <w:tcW w:w="708" w:type="pct"/>
            <w:vMerge/>
            <w:hideMark/>
          </w:tcPr>
          <w:p w:rsidR="00110C18" w:rsidRPr="0056388D" w:rsidRDefault="00110C18" w:rsidP="00063728">
            <w:pPr>
              <w:rPr>
                <w:ins w:id="278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74" w:author="KIM, Jason" w:date="2019-04-02T13:39:00Z"/>
                <w:rFonts w:ascii="Calibri" w:eastAsia="Times New Roman" w:hAnsi="Calibri" w:cs="Calibri"/>
                <w:color w:val="000000"/>
                <w:lang w:eastAsia="en-AU"/>
              </w:rPr>
            </w:pPr>
            <w:ins w:id="27875"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76" w:author="KIM, Jason" w:date="2019-04-02T13:39:00Z"/>
                <w:rFonts w:ascii="Calibri" w:eastAsia="Times New Roman" w:hAnsi="Calibri" w:cs="Calibri"/>
                <w:color w:val="000000"/>
                <w:lang w:eastAsia="en-AU"/>
              </w:rPr>
            </w:pPr>
            <w:ins w:id="278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78" w:author="KIM, Jason" w:date="2019-04-02T13:39:00Z"/>
                <w:rFonts w:ascii="Calibri" w:eastAsia="Times New Roman" w:hAnsi="Calibri" w:cs="Calibri"/>
                <w:color w:val="000000"/>
                <w:lang w:eastAsia="en-AU"/>
              </w:rPr>
            </w:pPr>
            <w:ins w:id="27879" w:author="KIM, Jason" w:date="2019-04-02T13:39:00Z">
              <w:r w:rsidRPr="0056388D">
                <w:rPr>
                  <w:rFonts w:ascii="Calibri" w:eastAsia="Times New Roman" w:hAnsi="Calibri" w:cs="Calibri"/>
                  <w:color w:val="000000"/>
                  <w:lang w:eastAsia="en-AU"/>
                </w:rPr>
                <w:t>LLN1433</w:t>
              </w:r>
            </w:ins>
          </w:p>
        </w:tc>
        <w:tc>
          <w:tcPr>
            <w:tcW w:w="933" w:type="pct"/>
            <w:noWrap/>
            <w:hideMark/>
          </w:tcPr>
          <w:p w:rsidR="00110C18" w:rsidRPr="0056388D" w:rsidRDefault="00110C18" w:rsidP="00063728">
            <w:pPr>
              <w:rPr>
                <w:ins w:id="27880" w:author="KIM, Jason" w:date="2019-04-02T13:39:00Z"/>
                <w:rFonts w:ascii="Calibri" w:eastAsia="Times New Roman" w:hAnsi="Calibri" w:cs="Calibri"/>
                <w:color w:val="000000"/>
                <w:lang w:eastAsia="en-AU"/>
              </w:rPr>
            </w:pPr>
            <w:ins w:id="278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82" w:author="KIM, Jason" w:date="2019-04-02T13:39:00Z"/>
                <w:rFonts w:ascii="Calibri" w:eastAsia="Times New Roman" w:hAnsi="Calibri" w:cs="Calibri"/>
                <w:color w:val="000000"/>
                <w:lang w:eastAsia="en-AU"/>
              </w:rPr>
            </w:pPr>
            <w:ins w:id="27883" w:author="KIM, Jason" w:date="2019-04-02T13:39:00Z">
              <w:r w:rsidRPr="0056388D">
                <w:rPr>
                  <w:rFonts w:ascii="Calibri" w:eastAsia="Times New Roman" w:hAnsi="Calibri" w:cs="Calibri"/>
                  <w:color w:val="000000"/>
                  <w:lang w:eastAsia="en-AU"/>
                </w:rPr>
                <w:t>Chainage 5892</w:t>
              </w:r>
            </w:ins>
          </w:p>
        </w:tc>
        <w:tc>
          <w:tcPr>
            <w:tcW w:w="764" w:type="pct"/>
            <w:noWrap/>
            <w:hideMark/>
          </w:tcPr>
          <w:p w:rsidR="00110C18" w:rsidRPr="0056388D" w:rsidRDefault="00110C18" w:rsidP="00063728">
            <w:pPr>
              <w:jc w:val="right"/>
              <w:rPr>
                <w:ins w:id="27884" w:author="KIM, Jason" w:date="2019-04-02T13:39:00Z"/>
                <w:rFonts w:ascii="Calibri" w:eastAsia="Times New Roman" w:hAnsi="Calibri" w:cs="Calibri"/>
                <w:color w:val="000000"/>
                <w:lang w:eastAsia="en-AU"/>
              </w:rPr>
            </w:pPr>
            <w:ins w:id="278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86" w:author="KIM, Jason" w:date="2019-04-02T13:39:00Z"/>
        </w:trPr>
        <w:tc>
          <w:tcPr>
            <w:tcW w:w="708" w:type="pct"/>
            <w:vMerge/>
            <w:hideMark/>
          </w:tcPr>
          <w:p w:rsidR="00110C18" w:rsidRPr="0056388D" w:rsidRDefault="00110C18" w:rsidP="00063728">
            <w:pPr>
              <w:rPr>
                <w:ins w:id="278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88" w:author="KIM, Jason" w:date="2019-04-02T13:39:00Z"/>
                <w:rFonts w:ascii="Calibri" w:eastAsia="Times New Roman" w:hAnsi="Calibri" w:cs="Calibri"/>
                <w:color w:val="000000"/>
                <w:lang w:eastAsia="en-AU"/>
              </w:rPr>
            </w:pPr>
            <w:ins w:id="27889"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90" w:author="KIM, Jason" w:date="2019-04-02T13:39:00Z"/>
                <w:rFonts w:ascii="Calibri" w:eastAsia="Times New Roman" w:hAnsi="Calibri" w:cs="Calibri"/>
                <w:color w:val="000000"/>
                <w:lang w:eastAsia="en-AU"/>
              </w:rPr>
            </w:pPr>
            <w:ins w:id="278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92" w:author="KIM, Jason" w:date="2019-04-02T13:39:00Z"/>
                <w:rFonts w:ascii="Calibri" w:eastAsia="Times New Roman" w:hAnsi="Calibri" w:cs="Calibri"/>
                <w:color w:val="000000"/>
                <w:lang w:eastAsia="en-AU"/>
              </w:rPr>
            </w:pPr>
            <w:ins w:id="27893" w:author="KIM, Jason" w:date="2019-04-02T13:39:00Z">
              <w:r w:rsidRPr="0056388D">
                <w:rPr>
                  <w:rFonts w:ascii="Calibri" w:eastAsia="Times New Roman" w:hAnsi="Calibri" w:cs="Calibri"/>
                  <w:color w:val="000000"/>
                  <w:lang w:eastAsia="en-AU"/>
                </w:rPr>
                <w:t>LLN1434</w:t>
              </w:r>
            </w:ins>
          </w:p>
        </w:tc>
        <w:tc>
          <w:tcPr>
            <w:tcW w:w="933" w:type="pct"/>
            <w:noWrap/>
            <w:hideMark/>
          </w:tcPr>
          <w:p w:rsidR="00110C18" w:rsidRPr="0056388D" w:rsidRDefault="00110C18" w:rsidP="00063728">
            <w:pPr>
              <w:rPr>
                <w:ins w:id="27894" w:author="KIM, Jason" w:date="2019-04-02T13:39:00Z"/>
                <w:rFonts w:ascii="Calibri" w:eastAsia="Times New Roman" w:hAnsi="Calibri" w:cs="Calibri"/>
                <w:color w:val="000000"/>
                <w:lang w:eastAsia="en-AU"/>
              </w:rPr>
            </w:pPr>
            <w:ins w:id="278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96" w:author="KIM, Jason" w:date="2019-04-02T13:39:00Z"/>
                <w:rFonts w:ascii="Calibri" w:eastAsia="Times New Roman" w:hAnsi="Calibri" w:cs="Calibri"/>
                <w:color w:val="000000"/>
                <w:lang w:eastAsia="en-AU"/>
              </w:rPr>
            </w:pPr>
            <w:ins w:id="27897" w:author="KIM, Jason" w:date="2019-04-02T13:39:00Z">
              <w:r w:rsidRPr="0056388D">
                <w:rPr>
                  <w:rFonts w:ascii="Calibri" w:eastAsia="Times New Roman" w:hAnsi="Calibri" w:cs="Calibri"/>
                  <w:color w:val="000000"/>
                  <w:lang w:eastAsia="en-AU"/>
                </w:rPr>
                <w:t>Chainage 5901</w:t>
              </w:r>
            </w:ins>
          </w:p>
        </w:tc>
        <w:tc>
          <w:tcPr>
            <w:tcW w:w="764" w:type="pct"/>
            <w:noWrap/>
            <w:hideMark/>
          </w:tcPr>
          <w:p w:rsidR="00110C18" w:rsidRPr="0056388D" w:rsidRDefault="00110C18" w:rsidP="00063728">
            <w:pPr>
              <w:jc w:val="right"/>
              <w:rPr>
                <w:ins w:id="27898" w:author="KIM, Jason" w:date="2019-04-02T13:39:00Z"/>
                <w:rFonts w:ascii="Calibri" w:eastAsia="Times New Roman" w:hAnsi="Calibri" w:cs="Calibri"/>
                <w:color w:val="000000"/>
                <w:lang w:eastAsia="en-AU"/>
              </w:rPr>
            </w:pPr>
            <w:ins w:id="278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00" w:author="KIM, Jason" w:date="2019-04-02T13:39:00Z"/>
        </w:trPr>
        <w:tc>
          <w:tcPr>
            <w:tcW w:w="708" w:type="pct"/>
            <w:vMerge/>
            <w:hideMark/>
          </w:tcPr>
          <w:p w:rsidR="00110C18" w:rsidRPr="0056388D" w:rsidRDefault="00110C18" w:rsidP="00063728">
            <w:pPr>
              <w:rPr>
                <w:ins w:id="279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02" w:author="KIM, Jason" w:date="2019-04-02T13:39:00Z"/>
                <w:rFonts w:ascii="Calibri" w:eastAsia="Times New Roman" w:hAnsi="Calibri" w:cs="Calibri"/>
                <w:color w:val="000000"/>
                <w:lang w:eastAsia="en-AU"/>
              </w:rPr>
            </w:pPr>
            <w:ins w:id="27903"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04" w:author="KIM, Jason" w:date="2019-04-02T13:39:00Z"/>
                <w:rFonts w:ascii="Calibri" w:eastAsia="Times New Roman" w:hAnsi="Calibri" w:cs="Calibri"/>
                <w:color w:val="000000"/>
                <w:lang w:eastAsia="en-AU"/>
              </w:rPr>
            </w:pPr>
            <w:ins w:id="2790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06" w:author="KIM, Jason" w:date="2019-04-02T13:39:00Z"/>
                <w:rFonts w:ascii="Calibri" w:eastAsia="Times New Roman" w:hAnsi="Calibri" w:cs="Calibri"/>
                <w:color w:val="000000"/>
                <w:lang w:eastAsia="en-AU"/>
              </w:rPr>
            </w:pPr>
            <w:ins w:id="27907" w:author="KIM, Jason" w:date="2019-04-02T13:39:00Z">
              <w:r w:rsidRPr="0056388D">
                <w:rPr>
                  <w:rFonts w:ascii="Calibri" w:eastAsia="Times New Roman" w:hAnsi="Calibri" w:cs="Calibri"/>
                  <w:color w:val="000000"/>
                  <w:lang w:eastAsia="en-AU"/>
                </w:rPr>
                <w:t>LLN1435</w:t>
              </w:r>
            </w:ins>
          </w:p>
        </w:tc>
        <w:tc>
          <w:tcPr>
            <w:tcW w:w="933" w:type="pct"/>
            <w:noWrap/>
            <w:hideMark/>
          </w:tcPr>
          <w:p w:rsidR="00110C18" w:rsidRPr="0056388D" w:rsidRDefault="00110C18" w:rsidP="00063728">
            <w:pPr>
              <w:rPr>
                <w:ins w:id="27908" w:author="KIM, Jason" w:date="2019-04-02T13:39:00Z"/>
                <w:rFonts w:ascii="Calibri" w:eastAsia="Times New Roman" w:hAnsi="Calibri" w:cs="Calibri"/>
                <w:color w:val="000000"/>
                <w:lang w:eastAsia="en-AU"/>
              </w:rPr>
            </w:pPr>
            <w:ins w:id="279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10" w:author="KIM, Jason" w:date="2019-04-02T13:39:00Z"/>
                <w:rFonts w:ascii="Calibri" w:eastAsia="Times New Roman" w:hAnsi="Calibri" w:cs="Calibri"/>
                <w:color w:val="000000"/>
                <w:lang w:eastAsia="en-AU"/>
              </w:rPr>
            </w:pPr>
            <w:ins w:id="27911" w:author="KIM, Jason" w:date="2019-04-02T13:39:00Z">
              <w:r w:rsidRPr="0056388D">
                <w:rPr>
                  <w:rFonts w:ascii="Calibri" w:eastAsia="Times New Roman" w:hAnsi="Calibri" w:cs="Calibri"/>
                  <w:color w:val="000000"/>
                  <w:lang w:eastAsia="en-AU"/>
                </w:rPr>
                <w:t>Chainage 5911</w:t>
              </w:r>
            </w:ins>
          </w:p>
        </w:tc>
        <w:tc>
          <w:tcPr>
            <w:tcW w:w="764" w:type="pct"/>
            <w:noWrap/>
            <w:hideMark/>
          </w:tcPr>
          <w:p w:rsidR="00110C18" w:rsidRPr="0056388D" w:rsidRDefault="00110C18" w:rsidP="00063728">
            <w:pPr>
              <w:jc w:val="right"/>
              <w:rPr>
                <w:ins w:id="27912" w:author="KIM, Jason" w:date="2019-04-02T13:39:00Z"/>
                <w:rFonts w:ascii="Calibri" w:eastAsia="Times New Roman" w:hAnsi="Calibri" w:cs="Calibri"/>
                <w:color w:val="000000"/>
                <w:lang w:eastAsia="en-AU"/>
              </w:rPr>
            </w:pPr>
            <w:ins w:id="279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14" w:author="KIM, Jason" w:date="2019-04-02T13:39:00Z"/>
        </w:trPr>
        <w:tc>
          <w:tcPr>
            <w:tcW w:w="708" w:type="pct"/>
            <w:vMerge/>
            <w:hideMark/>
          </w:tcPr>
          <w:p w:rsidR="00110C18" w:rsidRPr="0056388D" w:rsidRDefault="00110C18" w:rsidP="00063728">
            <w:pPr>
              <w:rPr>
                <w:ins w:id="279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16" w:author="KIM, Jason" w:date="2019-04-02T13:39:00Z"/>
                <w:rFonts w:ascii="Calibri" w:eastAsia="Times New Roman" w:hAnsi="Calibri" w:cs="Calibri"/>
                <w:color w:val="000000"/>
                <w:lang w:eastAsia="en-AU"/>
              </w:rPr>
            </w:pPr>
            <w:ins w:id="27917"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18" w:author="KIM, Jason" w:date="2019-04-02T13:39:00Z"/>
                <w:rFonts w:ascii="Calibri" w:eastAsia="Times New Roman" w:hAnsi="Calibri" w:cs="Calibri"/>
                <w:color w:val="000000"/>
                <w:lang w:eastAsia="en-AU"/>
              </w:rPr>
            </w:pPr>
            <w:ins w:id="279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20" w:author="KIM, Jason" w:date="2019-04-02T13:39:00Z"/>
                <w:rFonts w:ascii="Calibri" w:eastAsia="Times New Roman" w:hAnsi="Calibri" w:cs="Calibri"/>
                <w:color w:val="000000"/>
                <w:lang w:eastAsia="en-AU"/>
              </w:rPr>
            </w:pPr>
            <w:ins w:id="27921" w:author="KIM, Jason" w:date="2019-04-02T13:39:00Z">
              <w:r w:rsidRPr="0056388D">
                <w:rPr>
                  <w:rFonts w:ascii="Calibri" w:eastAsia="Times New Roman" w:hAnsi="Calibri" w:cs="Calibri"/>
                  <w:color w:val="000000"/>
                  <w:lang w:eastAsia="en-AU"/>
                </w:rPr>
                <w:t>LLN1436</w:t>
              </w:r>
            </w:ins>
          </w:p>
        </w:tc>
        <w:tc>
          <w:tcPr>
            <w:tcW w:w="933" w:type="pct"/>
            <w:noWrap/>
            <w:hideMark/>
          </w:tcPr>
          <w:p w:rsidR="00110C18" w:rsidRPr="0056388D" w:rsidRDefault="00110C18" w:rsidP="00063728">
            <w:pPr>
              <w:rPr>
                <w:ins w:id="27922" w:author="KIM, Jason" w:date="2019-04-02T13:39:00Z"/>
                <w:rFonts w:ascii="Calibri" w:eastAsia="Times New Roman" w:hAnsi="Calibri" w:cs="Calibri"/>
                <w:color w:val="000000"/>
                <w:lang w:eastAsia="en-AU"/>
              </w:rPr>
            </w:pPr>
            <w:ins w:id="279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24" w:author="KIM, Jason" w:date="2019-04-02T13:39:00Z"/>
                <w:rFonts w:ascii="Calibri" w:eastAsia="Times New Roman" w:hAnsi="Calibri" w:cs="Calibri"/>
                <w:color w:val="000000"/>
                <w:lang w:eastAsia="en-AU"/>
              </w:rPr>
            </w:pPr>
            <w:ins w:id="27925" w:author="KIM, Jason" w:date="2019-04-02T13:39:00Z">
              <w:r w:rsidRPr="0056388D">
                <w:rPr>
                  <w:rFonts w:ascii="Calibri" w:eastAsia="Times New Roman" w:hAnsi="Calibri" w:cs="Calibri"/>
                  <w:color w:val="000000"/>
                  <w:lang w:eastAsia="en-AU"/>
                </w:rPr>
                <w:t>Chainage 5921</w:t>
              </w:r>
            </w:ins>
          </w:p>
        </w:tc>
        <w:tc>
          <w:tcPr>
            <w:tcW w:w="764" w:type="pct"/>
            <w:noWrap/>
            <w:hideMark/>
          </w:tcPr>
          <w:p w:rsidR="00110C18" w:rsidRPr="0056388D" w:rsidRDefault="00110C18" w:rsidP="00063728">
            <w:pPr>
              <w:jc w:val="right"/>
              <w:rPr>
                <w:ins w:id="27926" w:author="KIM, Jason" w:date="2019-04-02T13:39:00Z"/>
                <w:rFonts w:ascii="Calibri" w:eastAsia="Times New Roman" w:hAnsi="Calibri" w:cs="Calibri"/>
                <w:color w:val="000000"/>
                <w:lang w:eastAsia="en-AU"/>
              </w:rPr>
            </w:pPr>
            <w:ins w:id="279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28" w:author="KIM, Jason" w:date="2019-04-02T13:39:00Z"/>
        </w:trPr>
        <w:tc>
          <w:tcPr>
            <w:tcW w:w="708" w:type="pct"/>
            <w:vMerge/>
            <w:hideMark/>
          </w:tcPr>
          <w:p w:rsidR="00110C18" w:rsidRPr="0056388D" w:rsidRDefault="00110C18" w:rsidP="00063728">
            <w:pPr>
              <w:rPr>
                <w:ins w:id="279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30" w:author="KIM, Jason" w:date="2019-04-02T13:39:00Z"/>
                <w:rFonts w:ascii="Calibri" w:eastAsia="Times New Roman" w:hAnsi="Calibri" w:cs="Calibri"/>
                <w:color w:val="000000"/>
                <w:lang w:eastAsia="en-AU"/>
              </w:rPr>
            </w:pPr>
            <w:ins w:id="27931"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32" w:author="KIM, Jason" w:date="2019-04-02T13:39:00Z"/>
                <w:rFonts w:ascii="Calibri" w:eastAsia="Times New Roman" w:hAnsi="Calibri" w:cs="Calibri"/>
                <w:color w:val="000000"/>
                <w:lang w:eastAsia="en-AU"/>
              </w:rPr>
            </w:pPr>
            <w:ins w:id="279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34" w:author="KIM, Jason" w:date="2019-04-02T13:39:00Z"/>
                <w:rFonts w:ascii="Calibri" w:eastAsia="Times New Roman" w:hAnsi="Calibri" w:cs="Calibri"/>
                <w:color w:val="000000"/>
                <w:lang w:eastAsia="en-AU"/>
              </w:rPr>
            </w:pPr>
            <w:ins w:id="27935" w:author="KIM, Jason" w:date="2019-04-02T13:39:00Z">
              <w:r w:rsidRPr="0056388D">
                <w:rPr>
                  <w:rFonts w:ascii="Calibri" w:eastAsia="Times New Roman" w:hAnsi="Calibri" w:cs="Calibri"/>
                  <w:color w:val="000000"/>
                  <w:lang w:eastAsia="en-AU"/>
                </w:rPr>
                <w:t>LLN1437</w:t>
              </w:r>
            </w:ins>
          </w:p>
        </w:tc>
        <w:tc>
          <w:tcPr>
            <w:tcW w:w="933" w:type="pct"/>
            <w:noWrap/>
            <w:hideMark/>
          </w:tcPr>
          <w:p w:rsidR="00110C18" w:rsidRPr="0056388D" w:rsidRDefault="00110C18" w:rsidP="00063728">
            <w:pPr>
              <w:rPr>
                <w:ins w:id="27936" w:author="KIM, Jason" w:date="2019-04-02T13:39:00Z"/>
                <w:rFonts w:ascii="Calibri" w:eastAsia="Times New Roman" w:hAnsi="Calibri" w:cs="Calibri"/>
                <w:color w:val="000000"/>
                <w:lang w:eastAsia="en-AU"/>
              </w:rPr>
            </w:pPr>
            <w:ins w:id="279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38" w:author="KIM, Jason" w:date="2019-04-02T13:39:00Z"/>
                <w:rFonts w:ascii="Calibri" w:eastAsia="Times New Roman" w:hAnsi="Calibri" w:cs="Calibri"/>
                <w:color w:val="000000"/>
                <w:lang w:eastAsia="en-AU"/>
              </w:rPr>
            </w:pPr>
            <w:ins w:id="27939" w:author="KIM, Jason" w:date="2019-04-02T13:39:00Z">
              <w:r w:rsidRPr="0056388D">
                <w:rPr>
                  <w:rFonts w:ascii="Calibri" w:eastAsia="Times New Roman" w:hAnsi="Calibri" w:cs="Calibri"/>
                  <w:color w:val="000000"/>
                  <w:lang w:eastAsia="en-AU"/>
                </w:rPr>
                <w:t>Chainage 5931</w:t>
              </w:r>
            </w:ins>
          </w:p>
        </w:tc>
        <w:tc>
          <w:tcPr>
            <w:tcW w:w="764" w:type="pct"/>
            <w:noWrap/>
            <w:hideMark/>
          </w:tcPr>
          <w:p w:rsidR="00110C18" w:rsidRPr="0056388D" w:rsidRDefault="00110C18" w:rsidP="00063728">
            <w:pPr>
              <w:jc w:val="right"/>
              <w:rPr>
                <w:ins w:id="27940" w:author="KIM, Jason" w:date="2019-04-02T13:39:00Z"/>
                <w:rFonts w:ascii="Calibri" w:eastAsia="Times New Roman" w:hAnsi="Calibri" w:cs="Calibri"/>
                <w:color w:val="000000"/>
                <w:lang w:eastAsia="en-AU"/>
              </w:rPr>
            </w:pPr>
            <w:ins w:id="27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42" w:author="KIM, Jason" w:date="2019-04-02T13:39:00Z"/>
        </w:trPr>
        <w:tc>
          <w:tcPr>
            <w:tcW w:w="708" w:type="pct"/>
            <w:vMerge/>
            <w:hideMark/>
          </w:tcPr>
          <w:p w:rsidR="00110C18" w:rsidRPr="0056388D" w:rsidRDefault="00110C18" w:rsidP="00063728">
            <w:pPr>
              <w:rPr>
                <w:ins w:id="279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44" w:author="KIM, Jason" w:date="2019-04-02T13:39:00Z"/>
                <w:rFonts w:ascii="Calibri" w:eastAsia="Times New Roman" w:hAnsi="Calibri" w:cs="Calibri"/>
                <w:color w:val="000000"/>
                <w:lang w:eastAsia="en-AU"/>
              </w:rPr>
            </w:pPr>
            <w:ins w:id="27945"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46" w:author="KIM, Jason" w:date="2019-04-02T13:39:00Z"/>
                <w:rFonts w:ascii="Calibri" w:eastAsia="Times New Roman" w:hAnsi="Calibri" w:cs="Calibri"/>
                <w:color w:val="000000"/>
                <w:lang w:eastAsia="en-AU"/>
              </w:rPr>
            </w:pPr>
            <w:ins w:id="279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48" w:author="KIM, Jason" w:date="2019-04-02T13:39:00Z"/>
                <w:rFonts w:ascii="Calibri" w:eastAsia="Times New Roman" w:hAnsi="Calibri" w:cs="Calibri"/>
                <w:color w:val="000000"/>
                <w:lang w:eastAsia="en-AU"/>
              </w:rPr>
            </w:pPr>
            <w:ins w:id="27949" w:author="KIM, Jason" w:date="2019-04-02T13:39:00Z">
              <w:r w:rsidRPr="0056388D">
                <w:rPr>
                  <w:rFonts w:ascii="Calibri" w:eastAsia="Times New Roman" w:hAnsi="Calibri" w:cs="Calibri"/>
                  <w:color w:val="000000"/>
                  <w:lang w:eastAsia="en-AU"/>
                </w:rPr>
                <w:t>LLN1438</w:t>
              </w:r>
            </w:ins>
          </w:p>
        </w:tc>
        <w:tc>
          <w:tcPr>
            <w:tcW w:w="933" w:type="pct"/>
            <w:noWrap/>
            <w:hideMark/>
          </w:tcPr>
          <w:p w:rsidR="00110C18" w:rsidRPr="0056388D" w:rsidRDefault="00110C18" w:rsidP="00063728">
            <w:pPr>
              <w:rPr>
                <w:ins w:id="27950" w:author="KIM, Jason" w:date="2019-04-02T13:39:00Z"/>
                <w:rFonts w:ascii="Calibri" w:eastAsia="Times New Roman" w:hAnsi="Calibri" w:cs="Calibri"/>
                <w:color w:val="000000"/>
                <w:lang w:eastAsia="en-AU"/>
              </w:rPr>
            </w:pPr>
            <w:ins w:id="279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52" w:author="KIM, Jason" w:date="2019-04-02T13:39:00Z"/>
                <w:rFonts w:ascii="Calibri" w:eastAsia="Times New Roman" w:hAnsi="Calibri" w:cs="Calibri"/>
                <w:color w:val="000000"/>
                <w:lang w:eastAsia="en-AU"/>
              </w:rPr>
            </w:pPr>
            <w:ins w:id="27953" w:author="KIM, Jason" w:date="2019-04-02T13:39:00Z">
              <w:r w:rsidRPr="0056388D">
                <w:rPr>
                  <w:rFonts w:ascii="Calibri" w:eastAsia="Times New Roman" w:hAnsi="Calibri" w:cs="Calibri"/>
                  <w:color w:val="000000"/>
                  <w:lang w:eastAsia="en-AU"/>
                </w:rPr>
                <w:t>Chainage 5940</w:t>
              </w:r>
            </w:ins>
          </w:p>
        </w:tc>
        <w:tc>
          <w:tcPr>
            <w:tcW w:w="764" w:type="pct"/>
            <w:noWrap/>
            <w:hideMark/>
          </w:tcPr>
          <w:p w:rsidR="00110C18" w:rsidRPr="0056388D" w:rsidRDefault="00110C18" w:rsidP="00063728">
            <w:pPr>
              <w:jc w:val="right"/>
              <w:rPr>
                <w:ins w:id="27954" w:author="KIM, Jason" w:date="2019-04-02T13:39:00Z"/>
                <w:rFonts w:ascii="Calibri" w:eastAsia="Times New Roman" w:hAnsi="Calibri" w:cs="Calibri"/>
                <w:color w:val="000000"/>
                <w:lang w:eastAsia="en-AU"/>
              </w:rPr>
            </w:pPr>
            <w:ins w:id="27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56" w:author="KIM, Jason" w:date="2019-04-02T13:39:00Z"/>
        </w:trPr>
        <w:tc>
          <w:tcPr>
            <w:tcW w:w="708" w:type="pct"/>
            <w:vMerge/>
            <w:hideMark/>
          </w:tcPr>
          <w:p w:rsidR="00110C18" w:rsidRPr="0056388D" w:rsidRDefault="00110C18" w:rsidP="00063728">
            <w:pPr>
              <w:rPr>
                <w:ins w:id="279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58" w:author="KIM, Jason" w:date="2019-04-02T13:39:00Z"/>
                <w:rFonts w:ascii="Calibri" w:eastAsia="Times New Roman" w:hAnsi="Calibri" w:cs="Calibri"/>
                <w:color w:val="000000"/>
                <w:lang w:eastAsia="en-AU"/>
              </w:rPr>
            </w:pPr>
            <w:ins w:id="27959"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60" w:author="KIM, Jason" w:date="2019-04-02T13:39:00Z"/>
                <w:rFonts w:ascii="Calibri" w:eastAsia="Times New Roman" w:hAnsi="Calibri" w:cs="Calibri"/>
                <w:color w:val="000000"/>
                <w:lang w:eastAsia="en-AU"/>
              </w:rPr>
            </w:pPr>
            <w:ins w:id="279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62" w:author="KIM, Jason" w:date="2019-04-02T13:39:00Z"/>
                <w:rFonts w:ascii="Calibri" w:eastAsia="Times New Roman" w:hAnsi="Calibri" w:cs="Calibri"/>
                <w:color w:val="000000"/>
                <w:lang w:eastAsia="en-AU"/>
              </w:rPr>
            </w:pPr>
            <w:ins w:id="27963" w:author="KIM, Jason" w:date="2019-04-02T13:39:00Z">
              <w:r w:rsidRPr="0056388D">
                <w:rPr>
                  <w:rFonts w:ascii="Calibri" w:eastAsia="Times New Roman" w:hAnsi="Calibri" w:cs="Calibri"/>
                  <w:color w:val="000000"/>
                  <w:lang w:eastAsia="en-AU"/>
                </w:rPr>
                <w:t>LLN1439</w:t>
              </w:r>
            </w:ins>
          </w:p>
        </w:tc>
        <w:tc>
          <w:tcPr>
            <w:tcW w:w="933" w:type="pct"/>
            <w:noWrap/>
            <w:hideMark/>
          </w:tcPr>
          <w:p w:rsidR="00110C18" w:rsidRPr="0056388D" w:rsidRDefault="00110C18" w:rsidP="00063728">
            <w:pPr>
              <w:rPr>
                <w:ins w:id="27964" w:author="KIM, Jason" w:date="2019-04-02T13:39:00Z"/>
                <w:rFonts w:ascii="Calibri" w:eastAsia="Times New Roman" w:hAnsi="Calibri" w:cs="Calibri"/>
                <w:color w:val="000000"/>
                <w:lang w:eastAsia="en-AU"/>
              </w:rPr>
            </w:pPr>
            <w:ins w:id="279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66" w:author="KIM, Jason" w:date="2019-04-02T13:39:00Z"/>
                <w:rFonts w:ascii="Calibri" w:eastAsia="Times New Roman" w:hAnsi="Calibri" w:cs="Calibri"/>
                <w:color w:val="000000"/>
                <w:lang w:eastAsia="en-AU"/>
              </w:rPr>
            </w:pPr>
            <w:ins w:id="27967" w:author="KIM, Jason" w:date="2019-04-02T13:39:00Z">
              <w:r w:rsidRPr="0056388D">
                <w:rPr>
                  <w:rFonts w:ascii="Calibri" w:eastAsia="Times New Roman" w:hAnsi="Calibri" w:cs="Calibri"/>
                  <w:color w:val="000000"/>
                  <w:lang w:eastAsia="en-AU"/>
                </w:rPr>
                <w:t>Chainage 5950</w:t>
              </w:r>
            </w:ins>
          </w:p>
        </w:tc>
        <w:tc>
          <w:tcPr>
            <w:tcW w:w="764" w:type="pct"/>
            <w:noWrap/>
            <w:hideMark/>
          </w:tcPr>
          <w:p w:rsidR="00110C18" w:rsidRPr="0056388D" w:rsidRDefault="00110C18" w:rsidP="00063728">
            <w:pPr>
              <w:jc w:val="right"/>
              <w:rPr>
                <w:ins w:id="27968" w:author="KIM, Jason" w:date="2019-04-02T13:39:00Z"/>
                <w:rFonts w:ascii="Calibri" w:eastAsia="Times New Roman" w:hAnsi="Calibri" w:cs="Calibri"/>
                <w:color w:val="000000"/>
                <w:lang w:eastAsia="en-AU"/>
              </w:rPr>
            </w:pPr>
            <w:ins w:id="279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70" w:author="KIM, Jason" w:date="2019-04-02T13:39:00Z"/>
        </w:trPr>
        <w:tc>
          <w:tcPr>
            <w:tcW w:w="708" w:type="pct"/>
            <w:vMerge/>
            <w:hideMark/>
          </w:tcPr>
          <w:p w:rsidR="00110C18" w:rsidRPr="0056388D" w:rsidRDefault="00110C18" w:rsidP="00063728">
            <w:pPr>
              <w:rPr>
                <w:ins w:id="279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72" w:author="KIM, Jason" w:date="2019-04-02T13:39:00Z"/>
                <w:rFonts w:ascii="Calibri" w:eastAsia="Times New Roman" w:hAnsi="Calibri" w:cs="Calibri"/>
                <w:color w:val="000000"/>
                <w:lang w:eastAsia="en-AU"/>
              </w:rPr>
            </w:pPr>
            <w:ins w:id="27973"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74" w:author="KIM, Jason" w:date="2019-04-02T13:39:00Z"/>
                <w:rFonts w:ascii="Calibri" w:eastAsia="Times New Roman" w:hAnsi="Calibri" w:cs="Calibri"/>
                <w:color w:val="000000"/>
                <w:lang w:eastAsia="en-AU"/>
              </w:rPr>
            </w:pPr>
            <w:ins w:id="279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76" w:author="KIM, Jason" w:date="2019-04-02T13:39:00Z"/>
                <w:rFonts w:ascii="Calibri" w:eastAsia="Times New Roman" w:hAnsi="Calibri" w:cs="Calibri"/>
                <w:color w:val="000000"/>
                <w:lang w:eastAsia="en-AU"/>
              </w:rPr>
            </w:pPr>
            <w:ins w:id="27977" w:author="KIM, Jason" w:date="2019-04-02T13:39:00Z">
              <w:r w:rsidRPr="0056388D">
                <w:rPr>
                  <w:rFonts w:ascii="Calibri" w:eastAsia="Times New Roman" w:hAnsi="Calibri" w:cs="Calibri"/>
                  <w:color w:val="000000"/>
                  <w:lang w:eastAsia="en-AU"/>
                </w:rPr>
                <w:t>LLN1440</w:t>
              </w:r>
            </w:ins>
          </w:p>
        </w:tc>
        <w:tc>
          <w:tcPr>
            <w:tcW w:w="933" w:type="pct"/>
            <w:noWrap/>
            <w:hideMark/>
          </w:tcPr>
          <w:p w:rsidR="00110C18" w:rsidRPr="0056388D" w:rsidRDefault="00110C18" w:rsidP="00063728">
            <w:pPr>
              <w:rPr>
                <w:ins w:id="27978" w:author="KIM, Jason" w:date="2019-04-02T13:39:00Z"/>
                <w:rFonts w:ascii="Calibri" w:eastAsia="Times New Roman" w:hAnsi="Calibri" w:cs="Calibri"/>
                <w:color w:val="000000"/>
                <w:lang w:eastAsia="en-AU"/>
              </w:rPr>
            </w:pPr>
            <w:ins w:id="279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80" w:author="KIM, Jason" w:date="2019-04-02T13:39:00Z"/>
                <w:rFonts w:ascii="Calibri" w:eastAsia="Times New Roman" w:hAnsi="Calibri" w:cs="Calibri"/>
                <w:color w:val="000000"/>
                <w:lang w:eastAsia="en-AU"/>
              </w:rPr>
            </w:pPr>
            <w:ins w:id="27981" w:author="KIM, Jason" w:date="2019-04-02T13:39:00Z">
              <w:r w:rsidRPr="0056388D">
                <w:rPr>
                  <w:rFonts w:ascii="Calibri" w:eastAsia="Times New Roman" w:hAnsi="Calibri" w:cs="Calibri"/>
                  <w:color w:val="000000"/>
                  <w:lang w:eastAsia="en-AU"/>
                </w:rPr>
                <w:t>Chainage 5959</w:t>
              </w:r>
            </w:ins>
          </w:p>
        </w:tc>
        <w:tc>
          <w:tcPr>
            <w:tcW w:w="764" w:type="pct"/>
            <w:noWrap/>
            <w:hideMark/>
          </w:tcPr>
          <w:p w:rsidR="00110C18" w:rsidRPr="0056388D" w:rsidRDefault="00110C18" w:rsidP="00063728">
            <w:pPr>
              <w:jc w:val="right"/>
              <w:rPr>
                <w:ins w:id="27982" w:author="KIM, Jason" w:date="2019-04-02T13:39:00Z"/>
                <w:rFonts w:ascii="Calibri" w:eastAsia="Times New Roman" w:hAnsi="Calibri" w:cs="Calibri"/>
                <w:color w:val="000000"/>
                <w:lang w:eastAsia="en-AU"/>
              </w:rPr>
            </w:pPr>
            <w:ins w:id="279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84" w:author="KIM, Jason" w:date="2019-04-02T13:39:00Z"/>
        </w:trPr>
        <w:tc>
          <w:tcPr>
            <w:tcW w:w="708" w:type="pct"/>
            <w:vMerge w:val="restart"/>
            <w:noWrap/>
            <w:hideMark/>
          </w:tcPr>
          <w:p w:rsidR="00110C18" w:rsidRPr="0056388D" w:rsidRDefault="00110C18" w:rsidP="00063728">
            <w:pPr>
              <w:rPr>
                <w:ins w:id="27985" w:author="KIM, Jason" w:date="2019-04-02T13:39:00Z"/>
                <w:rFonts w:ascii="Calibri" w:eastAsia="Times New Roman" w:hAnsi="Calibri" w:cs="Calibri"/>
                <w:color w:val="000000"/>
                <w:lang w:eastAsia="en-AU"/>
              </w:rPr>
            </w:pPr>
            <w:ins w:id="27986" w:author="KIM, Jason" w:date="2019-04-02T13:39:00Z">
              <w:r w:rsidRPr="0056388D">
                <w:rPr>
                  <w:rFonts w:ascii="Calibri" w:eastAsia="Times New Roman" w:hAnsi="Calibri" w:cs="Calibri"/>
                  <w:color w:val="000000"/>
                  <w:lang w:eastAsia="en-AU"/>
                </w:rPr>
                <w:t>LLE42K61</w:t>
              </w:r>
            </w:ins>
          </w:p>
        </w:tc>
        <w:tc>
          <w:tcPr>
            <w:tcW w:w="605" w:type="pct"/>
            <w:noWrap/>
            <w:hideMark/>
          </w:tcPr>
          <w:p w:rsidR="00110C18" w:rsidRPr="0056388D" w:rsidRDefault="00110C18" w:rsidP="00063728">
            <w:pPr>
              <w:rPr>
                <w:ins w:id="27987" w:author="KIM, Jason" w:date="2019-04-02T13:39:00Z"/>
                <w:rFonts w:ascii="Calibri" w:eastAsia="Times New Roman" w:hAnsi="Calibri" w:cs="Calibri"/>
                <w:color w:val="000000"/>
                <w:lang w:eastAsia="en-AU"/>
              </w:rPr>
            </w:pPr>
            <w:ins w:id="27988"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7989" w:author="KIM, Jason" w:date="2019-04-02T13:39:00Z"/>
                <w:rFonts w:ascii="Calibri" w:eastAsia="Times New Roman" w:hAnsi="Calibri" w:cs="Calibri"/>
                <w:color w:val="000000"/>
                <w:lang w:eastAsia="en-AU"/>
              </w:rPr>
            </w:pPr>
            <w:ins w:id="2799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91" w:author="KIM, Jason" w:date="2019-04-02T13:39:00Z"/>
                <w:rFonts w:ascii="Calibri" w:eastAsia="Times New Roman" w:hAnsi="Calibri" w:cs="Calibri"/>
                <w:color w:val="000000"/>
                <w:lang w:eastAsia="en-AU"/>
              </w:rPr>
            </w:pPr>
            <w:ins w:id="27992" w:author="KIM, Jason" w:date="2019-04-02T13:39:00Z">
              <w:r w:rsidRPr="0056388D">
                <w:rPr>
                  <w:rFonts w:ascii="Calibri" w:eastAsia="Times New Roman" w:hAnsi="Calibri" w:cs="Calibri"/>
                  <w:color w:val="000000"/>
                  <w:lang w:eastAsia="en-AU"/>
                </w:rPr>
                <w:t>LLN1419</w:t>
              </w:r>
            </w:ins>
          </w:p>
        </w:tc>
        <w:tc>
          <w:tcPr>
            <w:tcW w:w="933" w:type="pct"/>
            <w:noWrap/>
            <w:hideMark/>
          </w:tcPr>
          <w:p w:rsidR="00110C18" w:rsidRPr="0056388D" w:rsidRDefault="00110C18" w:rsidP="00063728">
            <w:pPr>
              <w:rPr>
                <w:ins w:id="27993" w:author="KIM, Jason" w:date="2019-04-02T13:39:00Z"/>
                <w:rFonts w:ascii="Calibri" w:eastAsia="Times New Roman" w:hAnsi="Calibri" w:cs="Calibri"/>
                <w:color w:val="000000"/>
                <w:lang w:eastAsia="en-AU"/>
              </w:rPr>
            </w:pPr>
            <w:ins w:id="279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95" w:author="KIM, Jason" w:date="2019-04-02T13:39:00Z"/>
                <w:rFonts w:ascii="Calibri" w:eastAsia="Times New Roman" w:hAnsi="Calibri" w:cs="Calibri"/>
                <w:color w:val="000000"/>
                <w:lang w:eastAsia="en-AU"/>
              </w:rPr>
            </w:pPr>
            <w:ins w:id="27996" w:author="KIM, Jason" w:date="2019-04-02T13:39:00Z">
              <w:r w:rsidRPr="0056388D">
                <w:rPr>
                  <w:rFonts w:ascii="Calibri" w:eastAsia="Times New Roman" w:hAnsi="Calibri" w:cs="Calibri"/>
                  <w:color w:val="000000"/>
                  <w:lang w:eastAsia="en-AU"/>
                </w:rPr>
                <w:t>Chainage 5743</w:t>
              </w:r>
            </w:ins>
          </w:p>
        </w:tc>
        <w:tc>
          <w:tcPr>
            <w:tcW w:w="764" w:type="pct"/>
            <w:noWrap/>
            <w:hideMark/>
          </w:tcPr>
          <w:p w:rsidR="00110C18" w:rsidRPr="0056388D" w:rsidRDefault="00110C18" w:rsidP="00063728">
            <w:pPr>
              <w:jc w:val="right"/>
              <w:rPr>
                <w:ins w:id="27997" w:author="KIM, Jason" w:date="2019-04-02T13:39:00Z"/>
                <w:rFonts w:ascii="Calibri" w:eastAsia="Times New Roman" w:hAnsi="Calibri" w:cs="Calibri"/>
                <w:color w:val="000000"/>
                <w:lang w:eastAsia="en-AU"/>
              </w:rPr>
            </w:pPr>
            <w:ins w:id="279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99" w:author="KIM, Jason" w:date="2019-04-02T13:39:00Z"/>
        </w:trPr>
        <w:tc>
          <w:tcPr>
            <w:tcW w:w="708" w:type="pct"/>
            <w:vMerge/>
            <w:hideMark/>
          </w:tcPr>
          <w:p w:rsidR="00110C18" w:rsidRPr="0056388D" w:rsidRDefault="00110C18" w:rsidP="00063728">
            <w:pPr>
              <w:rPr>
                <w:ins w:id="280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01" w:author="KIM, Jason" w:date="2019-04-02T13:39:00Z"/>
                <w:rFonts w:ascii="Calibri" w:eastAsia="Times New Roman" w:hAnsi="Calibri" w:cs="Calibri"/>
                <w:color w:val="000000"/>
                <w:lang w:eastAsia="en-AU"/>
              </w:rPr>
            </w:pPr>
            <w:ins w:id="28002"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03" w:author="KIM, Jason" w:date="2019-04-02T13:39:00Z"/>
                <w:rFonts w:ascii="Calibri" w:eastAsia="Times New Roman" w:hAnsi="Calibri" w:cs="Calibri"/>
                <w:color w:val="000000"/>
                <w:lang w:eastAsia="en-AU"/>
              </w:rPr>
            </w:pPr>
            <w:ins w:id="2800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05" w:author="KIM, Jason" w:date="2019-04-02T13:39:00Z"/>
                <w:rFonts w:ascii="Calibri" w:eastAsia="Times New Roman" w:hAnsi="Calibri" w:cs="Calibri"/>
                <w:color w:val="000000"/>
                <w:lang w:eastAsia="en-AU"/>
              </w:rPr>
            </w:pPr>
            <w:ins w:id="28006" w:author="KIM, Jason" w:date="2019-04-02T13:39:00Z">
              <w:r w:rsidRPr="0056388D">
                <w:rPr>
                  <w:rFonts w:ascii="Calibri" w:eastAsia="Times New Roman" w:hAnsi="Calibri" w:cs="Calibri"/>
                  <w:color w:val="000000"/>
                  <w:lang w:eastAsia="en-AU"/>
                </w:rPr>
                <w:t>LLN1420</w:t>
              </w:r>
            </w:ins>
          </w:p>
        </w:tc>
        <w:tc>
          <w:tcPr>
            <w:tcW w:w="933" w:type="pct"/>
            <w:noWrap/>
            <w:hideMark/>
          </w:tcPr>
          <w:p w:rsidR="00110C18" w:rsidRPr="0056388D" w:rsidRDefault="00110C18" w:rsidP="00063728">
            <w:pPr>
              <w:rPr>
                <w:ins w:id="28007" w:author="KIM, Jason" w:date="2019-04-02T13:39:00Z"/>
                <w:rFonts w:ascii="Calibri" w:eastAsia="Times New Roman" w:hAnsi="Calibri" w:cs="Calibri"/>
                <w:color w:val="000000"/>
                <w:lang w:eastAsia="en-AU"/>
              </w:rPr>
            </w:pPr>
            <w:ins w:id="280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09" w:author="KIM, Jason" w:date="2019-04-02T13:39:00Z"/>
                <w:rFonts w:ascii="Calibri" w:eastAsia="Times New Roman" w:hAnsi="Calibri" w:cs="Calibri"/>
                <w:color w:val="000000"/>
                <w:lang w:eastAsia="en-AU"/>
              </w:rPr>
            </w:pPr>
            <w:ins w:id="28010" w:author="KIM, Jason" w:date="2019-04-02T13:39:00Z">
              <w:r w:rsidRPr="0056388D">
                <w:rPr>
                  <w:rFonts w:ascii="Calibri" w:eastAsia="Times New Roman" w:hAnsi="Calibri" w:cs="Calibri"/>
                  <w:color w:val="000000"/>
                  <w:lang w:eastAsia="en-AU"/>
                </w:rPr>
                <w:t>Chainage 5753</w:t>
              </w:r>
            </w:ins>
          </w:p>
        </w:tc>
        <w:tc>
          <w:tcPr>
            <w:tcW w:w="764" w:type="pct"/>
            <w:noWrap/>
            <w:hideMark/>
          </w:tcPr>
          <w:p w:rsidR="00110C18" w:rsidRPr="0056388D" w:rsidRDefault="00110C18" w:rsidP="00063728">
            <w:pPr>
              <w:jc w:val="right"/>
              <w:rPr>
                <w:ins w:id="28011" w:author="KIM, Jason" w:date="2019-04-02T13:39:00Z"/>
                <w:rFonts w:ascii="Calibri" w:eastAsia="Times New Roman" w:hAnsi="Calibri" w:cs="Calibri"/>
                <w:color w:val="000000"/>
                <w:lang w:eastAsia="en-AU"/>
              </w:rPr>
            </w:pPr>
            <w:ins w:id="280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13" w:author="KIM, Jason" w:date="2019-04-02T13:39:00Z"/>
        </w:trPr>
        <w:tc>
          <w:tcPr>
            <w:tcW w:w="708" w:type="pct"/>
            <w:vMerge/>
            <w:hideMark/>
          </w:tcPr>
          <w:p w:rsidR="00110C18" w:rsidRPr="0056388D" w:rsidRDefault="00110C18" w:rsidP="00063728">
            <w:pPr>
              <w:rPr>
                <w:ins w:id="280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15" w:author="KIM, Jason" w:date="2019-04-02T13:39:00Z"/>
                <w:rFonts w:ascii="Calibri" w:eastAsia="Times New Roman" w:hAnsi="Calibri" w:cs="Calibri"/>
                <w:color w:val="000000"/>
                <w:lang w:eastAsia="en-AU"/>
              </w:rPr>
            </w:pPr>
            <w:ins w:id="28016"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17" w:author="KIM, Jason" w:date="2019-04-02T13:39:00Z"/>
                <w:rFonts w:ascii="Calibri" w:eastAsia="Times New Roman" w:hAnsi="Calibri" w:cs="Calibri"/>
                <w:color w:val="000000"/>
                <w:lang w:eastAsia="en-AU"/>
              </w:rPr>
            </w:pPr>
            <w:ins w:id="2801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19" w:author="KIM, Jason" w:date="2019-04-02T13:39:00Z"/>
                <w:rFonts w:ascii="Calibri" w:eastAsia="Times New Roman" w:hAnsi="Calibri" w:cs="Calibri"/>
                <w:color w:val="000000"/>
                <w:lang w:eastAsia="en-AU"/>
              </w:rPr>
            </w:pPr>
            <w:ins w:id="28020" w:author="KIM, Jason" w:date="2019-04-02T13:39:00Z">
              <w:r w:rsidRPr="0056388D">
                <w:rPr>
                  <w:rFonts w:ascii="Calibri" w:eastAsia="Times New Roman" w:hAnsi="Calibri" w:cs="Calibri"/>
                  <w:color w:val="000000"/>
                  <w:lang w:eastAsia="en-AU"/>
                </w:rPr>
                <w:t>LLN1421</w:t>
              </w:r>
            </w:ins>
          </w:p>
        </w:tc>
        <w:tc>
          <w:tcPr>
            <w:tcW w:w="933" w:type="pct"/>
            <w:noWrap/>
            <w:hideMark/>
          </w:tcPr>
          <w:p w:rsidR="00110C18" w:rsidRPr="0056388D" w:rsidRDefault="00110C18" w:rsidP="00063728">
            <w:pPr>
              <w:rPr>
                <w:ins w:id="28021" w:author="KIM, Jason" w:date="2019-04-02T13:39:00Z"/>
                <w:rFonts w:ascii="Calibri" w:eastAsia="Times New Roman" w:hAnsi="Calibri" w:cs="Calibri"/>
                <w:color w:val="000000"/>
                <w:lang w:eastAsia="en-AU"/>
              </w:rPr>
            </w:pPr>
            <w:ins w:id="280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23" w:author="KIM, Jason" w:date="2019-04-02T13:39:00Z"/>
                <w:rFonts w:ascii="Calibri" w:eastAsia="Times New Roman" w:hAnsi="Calibri" w:cs="Calibri"/>
                <w:color w:val="000000"/>
                <w:lang w:eastAsia="en-AU"/>
              </w:rPr>
            </w:pPr>
            <w:ins w:id="28024" w:author="KIM, Jason" w:date="2019-04-02T13:39:00Z">
              <w:r w:rsidRPr="0056388D">
                <w:rPr>
                  <w:rFonts w:ascii="Calibri" w:eastAsia="Times New Roman" w:hAnsi="Calibri" w:cs="Calibri"/>
                  <w:color w:val="000000"/>
                  <w:lang w:eastAsia="en-AU"/>
                </w:rPr>
                <w:t>Chainage 5762</w:t>
              </w:r>
            </w:ins>
          </w:p>
        </w:tc>
        <w:tc>
          <w:tcPr>
            <w:tcW w:w="764" w:type="pct"/>
            <w:noWrap/>
            <w:hideMark/>
          </w:tcPr>
          <w:p w:rsidR="00110C18" w:rsidRPr="0056388D" w:rsidRDefault="00110C18" w:rsidP="00063728">
            <w:pPr>
              <w:jc w:val="right"/>
              <w:rPr>
                <w:ins w:id="28025" w:author="KIM, Jason" w:date="2019-04-02T13:39:00Z"/>
                <w:rFonts w:ascii="Calibri" w:eastAsia="Times New Roman" w:hAnsi="Calibri" w:cs="Calibri"/>
                <w:color w:val="000000"/>
                <w:lang w:eastAsia="en-AU"/>
              </w:rPr>
            </w:pPr>
            <w:ins w:id="280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27" w:author="KIM, Jason" w:date="2019-04-02T13:39:00Z"/>
        </w:trPr>
        <w:tc>
          <w:tcPr>
            <w:tcW w:w="708" w:type="pct"/>
            <w:vMerge/>
            <w:hideMark/>
          </w:tcPr>
          <w:p w:rsidR="00110C18" w:rsidRPr="0056388D" w:rsidRDefault="00110C18" w:rsidP="00063728">
            <w:pPr>
              <w:rPr>
                <w:ins w:id="280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29" w:author="KIM, Jason" w:date="2019-04-02T13:39:00Z"/>
                <w:rFonts w:ascii="Calibri" w:eastAsia="Times New Roman" w:hAnsi="Calibri" w:cs="Calibri"/>
                <w:color w:val="000000"/>
                <w:lang w:eastAsia="en-AU"/>
              </w:rPr>
            </w:pPr>
            <w:ins w:id="28030"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31" w:author="KIM, Jason" w:date="2019-04-02T13:39:00Z"/>
                <w:rFonts w:ascii="Calibri" w:eastAsia="Times New Roman" w:hAnsi="Calibri" w:cs="Calibri"/>
                <w:color w:val="000000"/>
                <w:lang w:eastAsia="en-AU"/>
              </w:rPr>
            </w:pPr>
            <w:ins w:id="2803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33" w:author="KIM, Jason" w:date="2019-04-02T13:39:00Z"/>
                <w:rFonts w:ascii="Calibri" w:eastAsia="Times New Roman" w:hAnsi="Calibri" w:cs="Calibri"/>
                <w:color w:val="000000"/>
                <w:lang w:eastAsia="en-AU"/>
              </w:rPr>
            </w:pPr>
            <w:ins w:id="28034" w:author="KIM, Jason" w:date="2019-04-02T13:39:00Z">
              <w:r w:rsidRPr="0056388D">
                <w:rPr>
                  <w:rFonts w:ascii="Calibri" w:eastAsia="Times New Roman" w:hAnsi="Calibri" w:cs="Calibri"/>
                  <w:color w:val="000000"/>
                  <w:lang w:eastAsia="en-AU"/>
                </w:rPr>
                <w:t>LLN1422</w:t>
              </w:r>
            </w:ins>
          </w:p>
        </w:tc>
        <w:tc>
          <w:tcPr>
            <w:tcW w:w="933" w:type="pct"/>
            <w:noWrap/>
            <w:hideMark/>
          </w:tcPr>
          <w:p w:rsidR="00110C18" w:rsidRPr="0056388D" w:rsidRDefault="00110C18" w:rsidP="00063728">
            <w:pPr>
              <w:rPr>
                <w:ins w:id="28035" w:author="KIM, Jason" w:date="2019-04-02T13:39:00Z"/>
                <w:rFonts w:ascii="Calibri" w:eastAsia="Times New Roman" w:hAnsi="Calibri" w:cs="Calibri"/>
                <w:color w:val="000000"/>
                <w:lang w:eastAsia="en-AU"/>
              </w:rPr>
            </w:pPr>
            <w:ins w:id="280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37" w:author="KIM, Jason" w:date="2019-04-02T13:39:00Z"/>
                <w:rFonts w:ascii="Calibri" w:eastAsia="Times New Roman" w:hAnsi="Calibri" w:cs="Calibri"/>
                <w:color w:val="000000"/>
                <w:lang w:eastAsia="en-AU"/>
              </w:rPr>
            </w:pPr>
            <w:ins w:id="28038" w:author="KIM, Jason" w:date="2019-04-02T13:39:00Z">
              <w:r w:rsidRPr="0056388D">
                <w:rPr>
                  <w:rFonts w:ascii="Calibri" w:eastAsia="Times New Roman" w:hAnsi="Calibri" w:cs="Calibri"/>
                  <w:color w:val="000000"/>
                  <w:lang w:eastAsia="en-AU"/>
                </w:rPr>
                <w:t>Chainage 5772</w:t>
              </w:r>
            </w:ins>
          </w:p>
        </w:tc>
        <w:tc>
          <w:tcPr>
            <w:tcW w:w="764" w:type="pct"/>
            <w:noWrap/>
            <w:hideMark/>
          </w:tcPr>
          <w:p w:rsidR="00110C18" w:rsidRPr="0056388D" w:rsidRDefault="00110C18" w:rsidP="00063728">
            <w:pPr>
              <w:jc w:val="right"/>
              <w:rPr>
                <w:ins w:id="28039" w:author="KIM, Jason" w:date="2019-04-02T13:39:00Z"/>
                <w:rFonts w:ascii="Calibri" w:eastAsia="Times New Roman" w:hAnsi="Calibri" w:cs="Calibri"/>
                <w:color w:val="000000"/>
                <w:lang w:eastAsia="en-AU"/>
              </w:rPr>
            </w:pPr>
            <w:ins w:id="280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41" w:author="KIM, Jason" w:date="2019-04-02T13:39:00Z"/>
        </w:trPr>
        <w:tc>
          <w:tcPr>
            <w:tcW w:w="708" w:type="pct"/>
            <w:vMerge/>
            <w:hideMark/>
          </w:tcPr>
          <w:p w:rsidR="00110C18" w:rsidRPr="0056388D" w:rsidRDefault="00110C18" w:rsidP="00063728">
            <w:pPr>
              <w:rPr>
                <w:ins w:id="280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43" w:author="KIM, Jason" w:date="2019-04-02T13:39:00Z"/>
                <w:rFonts w:ascii="Calibri" w:eastAsia="Times New Roman" w:hAnsi="Calibri" w:cs="Calibri"/>
                <w:color w:val="000000"/>
                <w:lang w:eastAsia="en-AU"/>
              </w:rPr>
            </w:pPr>
            <w:ins w:id="28044"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45" w:author="KIM, Jason" w:date="2019-04-02T13:39:00Z"/>
                <w:rFonts w:ascii="Calibri" w:eastAsia="Times New Roman" w:hAnsi="Calibri" w:cs="Calibri"/>
                <w:color w:val="000000"/>
                <w:lang w:eastAsia="en-AU"/>
              </w:rPr>
            </w:pPr>
            <w:ins w:id="280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47" w:author="KIM, Jason" w:date="2019-04-02T13:39:00Z"/>
                <w:rFonts w:ascii="Calibri" w:eastAsia="Times New Roman" w:hAnsi="Calibri" w:cs="Calibri"/>
                <w:color w:val="000000"/>
                <w:lang w:eastAsia="en-AU"/>
              </w:rPr>
            </w:pPr>
            <w:ins w:id="28048" w:author="KIM, Jason" w:date="2019-04-02T13:39:00Z">
              <w:r w:rsidRPr="0056388D">
                <w:rPr>
                  <w:rFonts w:ascii="Calibri" w:eastAsia="Times New Roman" w:hAnsi="Calibri" w:cs="Calibri"/>
                  <w:color w:val="000000"/>
                  <w:lang w:eastAsia="en-AU"/>
                </w:rPr>
                <w:t>LLN1423</w:t>
              </w:r>
            </w:ins>
          </w:p>
        </w:tc>
        <w:tc>
          <w:tcPr>
            <w:tcW w:w="933" w:type="pct"/>
            <w:noWrap/>
            <w:hideMark/>
          </w:tcPr>
          <w:p w:rsidR="00110C18" w:rsidRPr="0056388D" w:rsidRDefault="00110C18" w:rsidP="00063728">
            <w:pPr>
              <w:rPr>
                <w:ins w:id="28049" w:author="KIM, Jason" w:date="2019-04-02T13:39:00Z"/>
                <w:rFonts w:ascii="Calibri" w:eastAsia="Times New Roman" w:hAnsi="Calibri" w:cs="Calibri"/>
                <w:color w:val="000000"/>
                <w:lang w:eastAsia="en-AU"/>
              </w:rPr>
            </w:pPr>
            <w:ins w:id="280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51" w:author="KIM, Jason" w:date="2019-04-02T13:39:00Z"/>
                <w:rFonts w:ascii="Calibri" w:eastAsia="Times New Roman" w:hAnsi="Calibri" w:cs="Calibri"/>
                <w:color w:val="000000"/>
                <w:lang w:eastAsia="en-AU"/>
              </w:rPr>
            </w:pPr>
            <w:ins w:id="28052" w:author="KIM, Jason" w:date="2019-04-02T13:39:00Z">
              <w:r w:rsidRPr="0056388D">
                <w:rPr>
                  <w:rFonts w:ascii="Calibri" w:eastAsia="Times New Roman" w:hAnsi="Calibri" w:cs="Calibri"/>
                  <w:color w:val="000000"/>
                  <w:lang w:eastAsia="en-AU"/>
                </w:rPr>
                <w:t>Chainage 5781</w:t>
              </w:r>
            </w:ins>
          </w:p>
        </w:tc>
        <w:tc>
          <w:tcPr>
            <w:tcW w:w="764" w:type="pct"/>
            <w:noWrap/>
            <w:hideMark/>
          </w:tcPr>
          <w:p w:rsidR="00110C18" w:rsidRPr="0056388D" w:rsidRDefault="00110C18" w:rsidP="00063728">
            <w:pPr>
              <w:jc w:val="right"/>
              <w:rPr>
                <w:ins w:id="28053" w:author="KIM, Jason" w:date="2019-04-02T13:39:00Z"/>
                <w:rFonts w:ascii="Calibri" w:eastAsia="Times New Roman" w:hAnsi="Calibri" w:cs="Calibri"/>
                <w:color w:val="000000"/>
                <w:lang w:eastAsia="en-AU"/>
              </w:rPr>
            </w:pPr>
            <w:ins w:id="280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55" w:author="KIM, Jason" w:date="2019-04-02T13:39:00Z"/>
        </w:trPr>
        <w:tc>
          <w:tcPr>
            <w:tcW w:w="708" w:type="pct"/>
            <w:vMerge/>
            <w:hideMark/>
          </w:tcPr>
          <w:p w:rsidR="00110C18" w:rsidRPr="0056388D" w:rsidRDefault="00110C18" w:rsidP="00063728">
            <w:pPr>
              <w:rPr>
                <w:ins w:id="280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57" w:author="KIM, Jason" w:date="2019-04-02T13:39:00Z"/>
                <w:rFonts w:ascii="Calibri" w:eastAsia="Times New Roman" w:hAnsi="Calibri" w:cs="Calibri"/>
                <w:color w:val="000000"/>
                <w:lang w:eastAsia="en-AU"/>
              </w:rPr>
            </w:pPr>
            <w:ins w:id="28058"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59" w:author="KIM, Jason" w:date="2019-04-02T13:39:00Z"/>
                <w:rFonts w:ascii="Calibri" w:eastAsia="Times New Roman" w:hAnsi="Calibri" w:cs="Calibri"/>
                <w:color w:val="000000"/>
                <w:lang w:eastAsia="en-AU"/>
              </w:rPr>
            </w:pPr>
            <w:ins w:id="2806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61" w:author="KIM, Jason" w:date="2019-04-02T13:39:00Z"/>
                <w:rFonts w:ascii="Calibri" w:eastAsia="Times New Roman" w:hAnsi="Calibri" w:cs="Calibri"/>
                <w:color w:val="000000"/>
                <w:lang w:eastAsia="en-AU"/>
              </w:rPr>
            </w:pPr>
            <w:ins w:id="28062" w:author="KIM, Jason" w:date="2019-04-02T13:39:00Z">
              <w:r w:rsidRPr="0056388D">
                <w:rPr>
                  <w:rFonts w:ascii="Calibri" w:eastAsia="Times New Roman" w:hAnsi="Calibri" w:cs="Calibri"/>
                  <w:color w:val="000000"/>
                  <w:lang w:eastAsia="en-AU"/>
                </w:rPr>
                <w:t>LLN1424</w:t>
              </w:r>
            </w:ins>
          </w:p>
        </w:tc>
        <w:tc>
          <w:tcPr>
            <w:tcW w:w="933" w:type="pct"/>
            <w:noWrap/>
            <w:hideMark/>
          </w:tcPr>
          <w:p w:rsidR="00110C18" w:rsidRPr="0056388D" w:rsidRDefault="00110C18" w:rsidP="00063728">
            <w:pPr>
              <w:rPr>
                <w:ins w:id="28063" w:author="KIM, Jason" w:date="2019-04-02T13:39:00Z"/>
                <w:rFonts w:ascii="Calibri" w:eastAsia="Times New Roman" w:hAnsi="Calibri" w:cs="Calibri"/>
                <w:color w:val="000000"/>
                <w:lang w:eastAsia="en-AU"/>
              </w:rPr>
            </w:pPr>
            <w:ins w:id="280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65" w:author="KIM, Jason" w:date="2019-04-02T13:39:00Z"/>
                <w:rFonts w:ascii="Calibri" w:eastAsia="Times New Roman" w:hAnsi="Calibri" w:cs="Calibri"/>
                <w:color w:val="000000"/>
                <w:lang w:eastAsia="en-AU"/>
              </w:rPr>
            </w:pPr>
            <w:ins w:id="28066" w:author="KIM, Jason" w:date="2019-04-02T13:39:00Z">
              <w:r w:rsidRPr="0056388D">
                <w:rPr>
                  <w:rFonts w:ascii="Calibri" w:eastAsia="Times New Roman" w:hAnsi="Calibri" w:cs="Calibri"/>
                  <w:color w:val="000000"/>
                  <w:lang w:eastAsia="en-AU"/>
                </w:rPr>
                <w:t>Chainage 5791</w:t>
              </w:r>
            </w:ins>
          </w:p>
        </w:tc>
        <w:tc>
          <w:tcPr>
            <w:tcW w:w="764" w:type="pct"/>
            <w:noWrap/>
            <w:hideMark/>
          </w:tcPr>
          <w:p w:rsidR="00110C18" w:rsidRPr="0056388D" w:rsidRDefault="00110C18" w:rsidP="00063728">
            <w:pPr>
              <w:jc w:val="right"/>
              <w:rPr>
                <w:ins w:id="28067" w:author="KIM, Jason" w:date="2019-04-02T13:39:00Z"/>
                <w:rFonts w:ascii="Calibri" w:eastAsia="Times New Roman" w:hAnsi="Calibri" w:cs="Calibri"/>
                <w:color w:val="000000"/>
                <w:lang w:eastAsia="en-AU"/>
              </w:rPr>
            </w:pPr>
            <w:ins w:id="28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69" w:author="KIM, Jason" w:date="2019-04-02T13:39:00Z"/>
        </w:trPr>
        <w:tc>
          <w:tcPr>
            <w:tcW w:w="708" w:type="pct"/>
            <w:vMerge/>
            <w:hideMark/>
          </w:tcPr>
          <w:p w:rsidR="00110C18" w:rsidRPr="0056388D" w:rsidRDefault="00110C18" w:rsidP="00063728">
            <w:pPr>
              <w:rPr>
                <w:ins w:id="280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71" w:author="KIM, Jason" w:date="2019-04-02T13:39:00Z"/>
                <w:rFonts w:ascii="Calibri" w:eastAsia="Times New Roman" w:hAnsi="Calibri" w:cs="Calibri"/>
                <w:color w:val="000000"/>
                <w:lang w:eastAsia="en-AU"/>
              </w:rPr>
            </w:pPr>
            <w:ins w:id="28072"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73" w:author="KIM, Jason" w:date="2019-04-02T13:39:00Z"/>
                <w:rFonts w:ascii="Calibri" w:eastAsia="Times New Roman" w:hAnsi="Calibri" w:cs="Calibri"/>
                <w:color w:val="000000"/>
                <w:lang w:eastAsia="en-AU"/>
              </w:rPr>
            </w:pPr>
            <w:ins w:id="280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75" w:author="KIM, Jason" w:date="2019-04-02T13:39:00Z"/>
                <w:rFonts w:ascii="Calibri" w:eastAsia="Times New Roman" w:hAnsi="Calibri" w:cs="Calibri"/>
                <w:color w:val="000000"/>
                <w:lang w:eastAsia="en-AU"/>
              </w:rPr>
            </w:pPr>
            <w:ins w:id="28076" w:author="KIM, Jason" w:date="2019-04-02T13:39:00Z">
              <w:r w:rsidRPr="0056388D">
                <w:rPr>
                  <w:rFonts w:ascii="Calibri" w:eastAsia="Times New Roman" w:hAnsi="Calibri" w:cs="Calibri"/>
                  <w:color w:val="000000"/>
                  <w:lang w:eastAsia="en-AU"/>
                </w:rPr>
                <w:t>LLN1425</w:t>
              </w:r>
            </w:ins>
          </w:p>
        </w:tc>
        <w:tc>
          <w:tcPr>
            <w:tcW w:w="933" w:type="pct"/>
            <w:noWrap/>
            <w:hideMark/>
          </w:tcPr>
          <w:p w:rsidR="00110C18" w:rsidRPr="0056388D" w:rsidRDefault="00110C18" w:rsidP="00063728">
            <w:pPr>
              <w:rPr>
                <w:ins w:id="28077" w:author="KIM, Jason" w:date="2019-04-02T13:39:00Z"/>
                <w:rFonts w:ascii="Calibri" w:eastAsia="Times New Roman" w:hAnsi="Calibri" w:cs="Calibri"/>
                <w:color w:val="000000"/>
                <w:lang w:eastAsia="en-AU"/>
              </w:rPr>
            </w:pPr>
            <w:ins w:id="280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79" w:author="KIM, Jason" w:date="2019-04-02T13:39:00Z"/>
                <w:rFonts w:ascii="Calibri" w:eastAsia="Times New Roman" w:hAnsi="Calibri" w:cs="Calibri"/>
                <w:color w:val="000000"/>
                <w:lang w:eastAsia="en-AU"/>
              </w:rPr>
            </w:pPr>
            <w:ins w:id="28080" w:author="KIM, Jason" w:date="2019-04-02T13:39:00Z">
              <w:r w:rsidRPr="0056388D">
                <w:rPr>
                  <w:rFonts w:ascii="Calibri" w:eastAsia="Times New Roman" w:hAnsi="Calibri" w:cs="Calibri"/>
                  <w:color w:val="000000"/>
                  <w:lang w:eastAsia="en-AU"/>
                </w:rPr>
                <w:t>Chainage 5801</w:t>
              </w:r>
            </w:ins>
          </w:p>
        </w:tc>
        <w:tc>
          <w:tcPr>
            <w:tcW w:w="764" w:type="pct"/>
            <w:noWrap/>
            <w:hideMark/>
          </w:tcPr>
          <w:p w:rsidR="00110C18" w:rsidRPr="0056388D" w:rsidRDefault="00110C18" w:rsidP="00063728">
            <w:pPr>
              <w:jc w:val="right"/>
              <w:rPr>
                <w:ins w:id="28081" w:author="KIM, Jason" w:date="2019-04-02T13:39:00Z"/>
                <w:rFonts w:ascii="Calibri" w:eastAsia="Times New Roman" w:hAnsi="Calibri" w:cs="Calibri"/>
                <w:color w:val="000000"/>
                <w:lang w:eastAsia="en-AU"/>
              </w:rPr>
            </w:pPr>
            <w:ins w:id="28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83" w:author="KIM, Jason" w:date="2019-04-02T13:39:00Z"/>
        </w:trPr>
        <w:tc>
          <w:tcPr>
            <w:tcW w:w="708" w:type="pct"/>
            <w:vMerge/>
            <w:hideMark/>
          </w:tcPr>
          <w:p w:rsidR="00110C18" w:rsidRPr="0056388D" w:rsidRDefault="00110C18" w:rsidP="00063728">
            <w:pPr>
              <w:rPr>
                <w:ins w:id="280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85" w:author="KIM, Jason" w:date="2019-04-02T13:39:00Z"/>
                <w:rFonts w:ascii="Calibri" w:eastAsia="Times New Roman" w:hAnsi="Calibri" w:cs="Calibri"/>
                <w:color w:val="000000"/>
                <w:lang w:eastAsia="en-AU"/>
              </w:rPr>
            </w:pPr>
            <w:ins w:id="28086"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87" w:author="KIM, Jason" w:date="2019-04-02T13:39:00Z"/>
                <w:rFonts w:ascii="Calibri" w:eastAsia="Times New Roman" w:hAnsi="Calibri" w:cs="Calibri"/>
                <w:color w:val="000000"/>
                <w:lang w:eastAsia="en-AU"/>
              </w:rPr>
            </w:pPr>
            <w:ins w:id="280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89" w:author="KIM, Jason" w:date="2019-04-02T13:39:00Z"/>
                <w:rFonts w:ascii="Calibri" w:eastAsia="Times New Roman" w:hAnsi="Calibri" w:cs="Calibri"/>
                <w:color w:val="000000"/>
                <w:lang w:eastAsia="en-AU"/>
              </w:rPr>
            </w:pPr>
            <w:ins w:id="28090" w:author="KIM, Jason" w:date="2019-04-02T13:39:00Z">
              <w:r w:rsidRPr="0056388D">
                <w:rPr>
                  <w:rFonts w:ascii="Calibri" w:eastAsia="Times New Roman" w:hAnsi="Calibri" w:cs="Calibri"/>
                  <w:color w:val="000000"/>
                  <w:lang w:eastAsia="en-AU"/>
                </w:rPr>
                <w:t>LLN1426</w:t>
              </w:r>
            </w:ins>
          </w:p>
        </w:tc>
        <w:tc>
          <w:tcPr>
            <w:tcW w:w="933" w:type="pct"/>
            <w:noWrap/>
            <w:hideMark/>
          </w:tcPr>
          <w:p w:rsidR="00110C18" w:rsidRPr="0056388D" w:rsidRDefault="00110C18" w:rsidP="00063728">
            <w:pPr>
              <w:rPr>
                <w:ins w:id="28091" w:author="KIM, Jason" w:date="2019-04-02T13:39:00Z"/>
                <w:rFonts w:ascii="Calibri" w:eastAsia="Times New Roman" w:hAnsi="Calibri" w:cs="Calibri"/>
                <w:color w:val="000000"/>
                <w:lang w:eastAsia="en-AU"/>
              </w:rPr>
            </w:pPr>
            <w:ins w:id="280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93" w:author="KIM, Jason" w:date="2019-04-02T13:39:00Z"/>
                <w:rFonts w:ascii="Calibri" w:eastAsia="Times New Roman" w:hAnsi="Calibri" w:cs="Calibri"/>
                <w:color w:val="000000"/>
                <w:lang w:eastAsia="en-AU"/>
              </w:rPr>
            </w:pPr>
            <w:ins w:id="28094" w:author="KIM, Jason" w:date="2019-04-02T13:39:00Z">
              <w:r w:rsidRPr="0056388D">
                <w:rPr>
                  <w:rFonts w:ascii="Calibri" w:eastAsia="Times New Roman" w:hAnsi="Calibri" w:cs="Calibri"/>
                  <w:color w:val="000000"/>
                  <w:lang w:eastAsia="en-AU"/>
                </w:rPr>
                <w:t>Chainage 5811</w:t>
              </w:r>
            </w:ins>
          </w:p>
        </w:tc>
        <w:tc>
          <w:tcPr>
            <w:tcW w:w="764" w:type="pct"/>
            <w:noWrap/>
            <w:hideMark/>
          </w:tcPr>
          <w:p w:rsidR="00110C18" w:rsidRPr="0056388D" w:rsidRDefault="00110C18" w:rsidP="00063728">
            <w:pPr>
              <w:jc w:val="right"/>
              <w:rPr>
                <w:ins w:id="28095" w:author="KIM, Jason" w:date="2019-04-02T13:39:00Z"/>
                <w:rFonts w:ascii="Calibri" w:eastAsia="Times New Roman" w:hAnsi="Calibri" w:cs="Calibri"/>
                <w:color w:val="000000"/>
                <w:lang w:eastAsia="en-AU"/>
              </w:rPr>
            </w:pPr>
            <w:ins w:id="28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97" w:author="KIM, Jason" w:date="2019-04-02T13:39:00Z"/>
        </w:trPr>
        <w:tc>
          <w:tcPr>
            <w:tcW w:w="708" w:type="pct"/>
            <w:vMerge/>
            <w:hideMark/>
          </w:tcPr>
          <w:p w:rsidR="00110C18" w:rsidRPr="0056388D" w:rsidRDefault="00110C18" w:rsidP="00063728">
            <w:pPr>
              <w:rPr>
                <w:ins w:id="280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99" w:author="KIM, Jason" w:date="2019-04-02T13:39:00Z"/>
                <w:rFonts w:ascii="Calibri" w:eastAsia="Times New Roman" w:hAnsi="Calibri" w:cs="Calibri"/>
                <w:color w:val="000000"/>
                <w:lang w:eastAsia="en-AU"/>
              </w:rPr>
            </w:pPr>
            <w:ins w:id="28100"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101" w:author="KIM, Jason" w:date="2019-04-02T13:39:00Z"/>
                <w:rFonts w:ascii="Calibri" w:eastAsia="Times New Roman" w:hAnsi="Calibri" w:cs="Calibri"/>
                <w:color w:val="000000"/>
                <w:lang w:eastAsia="en-AU"/>
              </w:rPr>
            </w:pPr>
            <w:ins w:id="281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03" w:author="KIM, Jason" w:date="2019-04-02T13:39:00Z"/>
                <w:rFonts w:ascii="Calibri" w:eastAsia="Times New Roman" w:hAnsi="Calibri" w:cs="Calibri"/>
                <w:color w:val="000000"/>
                <w:lang w:eastAsia="en-AU"/>
              </w:rPr>
            </w:pPr>
            <w:ins w:id="28104" w:author="KIM, Jason" w:date="2019-04-02T13:39:00Z">
              <w:r w:rsidRPr="0056388D">
                <w:rPr>
                  <w:rFonts w:ascii="Calibri" w:eastAsia="Times New Roman" w:hAnsi="Calibri" w:cs="Calibri"/>
                  <w:color w:val="000000"/>
                  <w:lang w:eastAsia="en-AU"/>
                </w:rPr>
                <w:t>LLN1427</w:t>
              </w:r>
            </w:ins>
          </w:p>
        </w:tc>
        <w:tc>
          <w:tcPr>
            <w:tcW w:w="933" w:type="pct"/>
            <w:noWrap/>
            <w:hideMark/>
          </w:tcPr>
          <w:p w:rsidR="00110C18" w:rsidRPr="0056388D" w:rsidRDefault="00110C18" w:rsidP="00063728">
            <w:pPr>
              <w:rPr>
                <w:ins w:id="28105" w:author="KIM, Jason" w:date="2019-04-02T13:39:00Z"/>
                <w:rFonts w:ascii="Calibri" w:eastAsia="Times New Roman" w:hAnsi="Calibri" w:cs="Calibri"/>
                <w:color w:val="000000"/>
                <w:lang w:eastAsia="en-AU"/>
              </w:rPr>
            </w:pPr>
            <w:ins w:id="281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07" w:author="KIM, Jason" w:date="2019-04-02T13:39:00Z"/>
                <w:rFonts w:ascii="Calibri" w:eastAsia="Times New Roman" w:hAnsi="Calibri" w:cs="Calibri"/>
                <w:color w:val="000000"/>
                <w:lang w:eastAsia="en-AU"/>
              </w:rPr>
            </w:pPr>
            <w:ins w:id="28108" w:author="KIM, Jason" w:date="2019-04-02T13:39:00Z">
              <w:r w:rsidRPr="0056388D">
                <w:rPr>
                  <w:rFonts w:ascii="Calibri" w:eastAsia="Times New Roman" w:hAnsi="Calibri" w:cs="Calibri"/>
                  <w:color w:val="000000"/>
                  <w:lang w:eastAsia="en-AU"/>
                </w:rPr>
                <w:t>Chainage 5820</w:t>
              </w:r>
            </w:ins>
          </w:p>
        </w:tc>
        <w:tc>
          <w:tcPr>
            <w:tcW w:w="764" w:type="pct"/>
            <w:noWrap/>
            <w:hideMark/>
          </w:tcPr>
          <w:p w:rsidR="00110C18" w:rsidRPr="0056388D" w:rsidRDefault="00110C18" w:rsidP="00063728">
            <w:pPr>
              <w:jc w:val="right"/>
              <w:rPr>
                <w:ins w:id="28109" w:author="KIM, Jason" w:date="2019-04-02T13:39:00Z"/>
                <w:rFonts w:ascii="Calibri" w:eastAsia="Times New Roman" w:hAnsi="Calibri" w:cs="Calibri"/>
                <w:color w:val="000000"/>
                <w:lang w:eastAsia="en-AU"/>
              </w:rPr>
            </w:pPr>
            <w:ins w:id="281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11" w:author="KIM, Jason" w:date="2019-04-02T13:39:00Z"/>
        </w:trPr>
        <w:tc>
          <w:tcPr>
            <w:tcW w:w="708" w:type="pct"/>
            <w:vMerge/>
            <w:hideMark/>
          </w:tcPr>
          <w:p w:rsidR="00110C18" w:rsidRPr="0056388D" w:rsidRDefault="00110C18" w:rsidP="00063728">
            <w:pPr>
              <w:rPr>
                <w:ins w:id="281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13" w:author="KIM, Jason" w:date="2019-04-02T13:39:00Z"/>
                <w:rFonts w:ascii="Calibri" w:eastAsia="Times New Roman" w:hAnsi="Calibri" w:cs="Calibri"/>
                <w:color w:val="000000"/>
                <w:lang w:eastAsia="en-AU"/>
              </w:rPr>
            </w:pPr>
            <w:ins w:id="28114"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115" w:author="KIM, Jason" w:date="2019-04-02T13:39:00Z"/>
                <w:rFonts w:ascii="Calibri" w:eastAsia="Times New Roman" w:hAnsi="Calibri" w:cs="Calibri"/>
                <w:color w:val="000000"/>
                <w:lang w:eastAsia="en-AU"/>
              </w:rPr>
            </w:pPr>
            <w:ins w:id="281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17" w:author="KIM, Jason" w:date="2019-04-02T13:39:00Z"/>
                <w:rFonts w:ascii="Calibri" w:eastAsia="Times New Roman" w:hAnsi="Calibri" w:cs="Calibri"/>
                <w:color w:val="000000"/>
                <w:lang w:eastAsia="en-AU"/>
              </w:rPr>
            </w:pPr>
            <w:ins w:id="28118" w:author="KIM, Jason" w:date="2019-04-02T13:39:00Z">
              <w:r w:rsidRPr="0056388D">
                <w:rPr>
                  <w:rFonts w:ascii="Calibri" w:eastAsia="Times New Roman" w:hAnsi="Calibri" w:cs="Calibri"/>
                  <w:color w:val="000000"/>
                  <w:lang w:eastAsia="en-AU"/>
                </w:rPr>
                <w:t>LLN1428</w:t>
              </w:r>
            </w:ins>
          </w:p>
        </w:tc>
        <w:tc>
          <w:tcPr>
            <w:tcW w:w="933" w:type="pct"/>
            <w:noWrap/>
            <w:hideMark/>
          </w:tcPr>
          <w:p w:rsidR="00110C18" w:rsidRPr="0056388D" w:rsidRDefault="00110C18" w:rsidP="00063728">
            <w:pPr>
              <w:rPr>
                <w:ins w:id="28119" w:author="KIM, Jason" w:date="2019-04-02T13:39:00Z"/>
                <w:rFonts w:ascii="Calibri" w:eastAsia="Times New Roman" w:hAnsi="Calibri" w:cs="Calibri"/>
                <w:color w:val="000000"/>
                <w:lang w:eastAsia="en-AU"/>
              </w:rPr>
            </w:pPr>
            <w:ins w:id="281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21" w:author="KIM, Jason" w:date="2019-04-02T13:39:00Z"/>
                <w:rFonts w:ascii="Calibri" w:eastAsia="Times New Roman" w:hAnsi="Calibri" w:cs="Calibri"/>
                <w:color w:val="000000"/>
                <w:lang w:eastAsia="en-AU"/>
              </w:rPr>
            </w:pPr>
            <w:ins w:id="28122" w:author="KIM, Jason" w:date="2019-04-02T13:39:00Z">
              <w:r w:rsidRPr="0056388D">
                <w:rPr>
                  <w:rFonts w:ascii="Calibri" w:eastAsia="Times New Roman" w:hAnsi="Calibri" w:cs="Calibri"/>
                  <w:color w:val="000000"/>
                  <w:lang w:eastAsia="en-AU"/>
                </w:rPr>
                <w:t>Chainage 5830</w:t>
              </w:r>
            </w:ins>
          </w:p>
        </w:tc>
        <w:tc>
          <w:tcPr>
            <w:tcW w:w="764" w:type="pct"/>
            <w:noWrap/>
            <w:hideMark/>
          </w:tcPr>
          <w:p w:rsidR="00110C18" w:rsidRPr="0056388D" w:rsidRDefault="00110C18" w:rsidP="00063728">
            <w:pPr>
              <w:jc w:val="right"/>
              <w:rPr>
                <w:ins w:id="28123" w:author="KIM, Jason" w:date="2019-04-02T13:39:00Z"/>
                <w:rFonts w:ascii="Calibri" w:eastAsia="Times New Roman" w:hAnsi="Calibri" w:cs="Calibri"/>
                <w:color w:val="000000"/>
                <w:lang w:eastAsia="en-AU"/>
              </w:rPr>
            </w:pPr>
            <w:ins w:id="281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25" w:author="KIM, Jason" w:date="2019-04-02T13:39:00Z"/>
        </w:trPr>
        <w:tc>
          <w:tcPr>
            <w:tcW w:w="708" w:type="pct"/>
            <w:vMerge/>
            <w:hideMark/>
          </w:tcPr>
          <w:p w:rsidR="00110C18" w:rsidRPr="0056388D" w:rsidRDefault="00110C18" w:rsidP="00063728">
            <w:pPr>
              <w:rPr>
                <w:ins w:id="281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27" w:author="KIM, Jason" w:date="2019-04-02T13:39:00Z"/>
                <w:rFonts w:ascii="Calibri" w:eastAsia="Times New Roman" w:hAnsi="Calibri" w:cs="Calibri"/>
                <w:color w:val="000000"/>
                <w:lang w:eastAsia="en-AU"/>
              </w:rPr>
            </w:pPr>
            <w:ins w:id="28128"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129" w:author="KIM, Jason" w:date="2019-04-02T13:39:00Z"/>
                <w:rFonts w:ascii="Calibri" w:eastAsia="Times New Roman" w:hAnsi="Calibri" w:cs="Calibri"/>
                <w:color w:val="000000"/>
                <w:lang w:eastAsia="en-AU"/>
              </w:rPr>
            </w:pPr>
            <w:ins w:id="281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31" w:author="KIM, Jason" w:date="2019-04-02T13:39:00Z"/>
                <w:rFonts w:ascii="Calibri" w:eastAsia="Times New Roman" w:hAnsi="Calibri" w:cs="Calibri"/>
                <w:color w:val="000000"/>
                <w:lang w:eastAsia="en-AU"/>
              </w:rPr>
            </w:pPr>
            <w:ins w:id="28132" w:author="KIM, Jason" w:date="2019-04-02T13:39:00Z">
              <w:r w:rsidRPr="0056388D">
                <w:rPr>
                  <w:rFonts w:ascii="Calibri" w:eastAsia="Times New Roman" w:hAnsi="Calibri" w:cs="Calibri"/>
                  <w:color w:val="000000"/>
                  <w:lang w:eastAsia="en-AU"/>
                </w:rPr>
                <w:t>LLN1429</w:t>
              </w:r>
            </w:ins>
          </w:p>
        </w:tc>
        <w:tc>
          <w:tcPr>
            <w:tcW w:w="933" w:type="pct"/>
            <w:noWrap/>
            <w:hideMark/>
          </w:tcPr>
          <w:p w:rsidR="00110C18" w:rsidRPr="0056388D" w:rsidRDefault="00110C18" w:rsidP="00063728">
            <w:pPr>
              <w:rPr>
                <w:ins w:id="28133" w:author="KIM, Jason" w:date="2019-04-02T13:39:00Z"/>
                <w:rFonts w:ascii="Calibri" w:eastAsia="Times New Roman" w:hAnsi="Calibri" w:cs="Calibri"/>
                <w:color w:val="000000"/>
                <w:lang w:eastAsia="en-AU"/>
              </w:rPr>
            </w:pPr>
            <w:ins w:id="281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35" w:author="KIM, Jason" w:date="2019-04-02T13:39:00Z"/>
                <w:rFonts w:ascii="Calibri" w:eastAsia="Times New Roman" w:hAnsi="Calibri" w:cs="Calibri"/>
                <w:color w:val="000000"/>
                <w:lang w:eastAsia="en-AU"/>
              </w:rPr>
            </w:pPr>
            <w:ins w:id="28136" w:author="KIM, Jason" w:date="2019-04-02T13:39:00Z">
              <w:r w:rsidRPr="0056388D">
                <w:rPr>
                  <w:rFonts w:ascii="Calibri" w:eastAsia="Times New Roman" w:hAnsi="Calibri" w:cs="Calibri"/>
                  <w:color w:val="000000"/>
                  <w:lang w:eastAsia="en-AU"/>
                </w:rPr>
                <w:t>Chainage 5839</w:t>
              </w:r>
            </w:ins>
          </w:p>
        </w:tc>
        <w:tc>
          <w:tcPr>
            <w:tcW w:w="764" w:type="pct"/>
            <w:noWrap/>
            <w:hideMark/>
          </w:tcPr>
          <w:p w:rsidR="00110C18" w:rsidRPr="0056388D" w:rsidRDefault="00110C18" w:rsidP="00063728">
            <w:pPr>
              <w:jc w:val="right"/>
              <w:rPr>
                <w:ins w:id="28137" w:author="KIM, Jason" w:date="2019-04-02T13:39:00Z"/>
                <w:rFonts w:ascii="Calibri" w:eastAsia="Times New Roman" w:hAnsi="Calibri" w:cs="Calibri"/>
                <w:color w:val="000000"/>
                <w:lang w:eastAsia="en-AU"/>
              </w:rPr>
            </w:pPr>
            <w:ins w:id="28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39" w:author="KIM, Jason" w:date="2019-04-02T13:39:00Z"/>
        </w:trPr>
        <w:tc>
          <w:tcPr>
            <w:tcW w:w="708" w:type="pct"/>
            <w:vMerge w:val="restart"/>
            <w:noWrap/>
            <w:hideMark/>
          </w:tcPr>
          <w:p w:rsidR="00110C18" w:rsidRPr="0056388D" w:rsidRDefault="00110C18" w:rsidP="00063728">
            <w:pPr>
              <w:rPr>
                <w:ins w:id="28140" w:author="KIM, Jason" w:date="2019-04-02T13:39:00Z"/>
                <w:rFonts w:ascii="Calibri" w:eastAsia="Times New Roman" w:hAnsi="Calibri" w:cs="Calibri"/>
                <w:color w:val="000000"/>
                <w:lang w:eastAsia="en-AU"/>
              </w:rPr>
            </w:pPr>
            <w:ins w:id="28141" w:author="KIM, Jason" w:date="2019-04-02T13:39:00Z">
              <w:r w:rsidRPr="0056388D">
                <w:rPr>
                  <w:rFonts w:ascii="Calibri" w:eastAsia="Times New Roman" w:hAnsi="Calibri" w:cs="Calibri"/>
                  <w:color w:val="000000"/>
                  <w:lang w:eastAsia="en-AU"/>
                </w:rPr>
                <w:t>LLE42K71</w:t>
              </w:r>
            </w:ins>
          </w:p>
        </w:tc>
        <w:tc>
          <w:tcPr>
            <w:tcW w:w="605" w:type="pct"/>
            <w:noWrap/>
            <w:hideMark/>
          </w:tcPr>
          <w:p w:rsidR="00110C18" w:rsidRPr="0056388D" w:rsidRDefault="00110C18" w:rsidP="00063728">
            <w:pPr>
              <w:rPr>
                <w:ins w:id="28142" w:author="KIM, Jason" w:date="2019-04-02T13:39:00Z"/>
                <w:rFonts w:ascii="Calibri" w:eastAsia="Times New Roman" w:hAnsi="Calibri" w:cs="Calibri"/>
                <w:color w:val="000000"/>
                <w:lang w:eastAsia="en-AU"/>
              </w:rPr>
            </w:pPr>
            <w:ins w:id="28143"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44" w:author="KIM, Jason" w:date="2019-04-02T13:39:00Z"/>
                <w:rFonts w:ascii="Calibri" w:eastAsia="Times New Roman" w:hAnsi="Calibri" w:cs="Calibri"/>
                <w:color w:val="000000"/>
                <w:lang w:eastAsia="en-AU"/>
              </w:rPr>
            </w:pPr>
            <w:ins w:id="2814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46" w:author="KIM, Jason" w:date="2019-04-02T13:39:00Z"/>
                <w:rFonts w:ascii="Calibri" w:eastAsia="Times New Roman" w:hAnsi="Calibri" w:cs="Calibri"/>
                <w:color w:val="000000"/>
                <w:lang w:eastAsia="en-AU"/>
              </w:rPr>
            </w:pPr>
            <w:ins w:id="28147" w:author="KIM, Jason" w:date="2019-04-02T13:39:00Z">
              <w:r w:rsidRPr="0056388D">
                <w:rPr>
                  <w:rFonts w:ascii="Calibri" w:eastAsia="Times New Roman" w:hAnsi="Calibri" w:cs="Calibri"/>
                  <w:color w:val="000000"/>
                  <w:lang w:eastAsia="en-AU"/>
                </w:rPr>
                <w:t>LLS2454</w:t>
              </w:r>
            </w:ins>
          </w:p>
        </w:tc>
        <w:tc>
          <w:tcPr>
            <w:tcW w:w="933" w:type="pct"/>
            <w:noWrap/>
            <w:hideMark/>
          </w:tcPr>
          <w:p w:rsidR="00110C18" w:rsidRPr="0056388D" w:rsidRDefault="00110C18" w:rsidP="00063728">
            <w:pPr>
              <w:rPr>
                <w:ins w:id="28148" w:author="KIM, Jason" w:date="2019-04-02T13:39:00Z"/>
                <w:rFonts w:ascii="Calibri" w:eastAsia="Times New Roman" w:hAnsi="Calibri" w:cs="Calibri"/>
                <w:color w:val="000000"/>
                <w:lang w:eastAsia="en-AU"/>
              </w:rPr>
            </w:pPr>
            <w:ins w:id="281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50" w:author="KIM, Jason" w:date="2019-04-02T13:39:00Z"/>
                <w:rFonts w:ascii="Calibri" w:eastAsia="Times New Roman" w:hAnsi="Calibri" w:cs="Calibri"/>
                <w:color w:val="000000"/>
                <w:lang w:eastAsia="en-AU"/>
              </w:rPr>
            </w:pPr>
            <w:ins w:id="28151" w:author="KIM, Jason" w:date="2019-04-02T13:39:00Z">
              <w:r w:rsidRPr="0056388D">
                <w:rPr>
                  <w:rFonts w:ascii="Calibri" w:eastAsia="Times New Roman" w:hAnsi="Calibri" w:cs="Calibri"/>
                  <w:color w:val="000000"/>
                  <w:lang w:eastAsia="en-AU"/>
                </w:rPr>
                <w:t>Chainage 5848</w:t>
              </w:r>
            </w:ins>
          </w:p>
        </w:tc>
        <w:tc>
          <w:tcPr>
            <w:tcW w:w="764" w:type="pct"/>
            <w:noWrap/>
            <w:hideMark/>
          </w:tcPr>
          <w:p w:rsidR="00110C18" w:rsidRPr="0056388D" w:rsidRDefault="00110C18" w:rsidP="00063728">
            <w:pPr>
              <w:jc w:val="right"/>
              <w:rPr>
                <w:ins w:id="28152" w:author="KIM, Jason" w:date="2019-04-02T13:39:00Z"/>
                <w:rFonts w:ascii="Calibri" w:eastAsia="Times New Roman" w:hAnsi="Calibri" w:cs="Calibri"/>
                <w:color w:val="000000"/>
                <w:lang w:eastAsia="en-AU"/>
              </w:rPr>
            </w:pPr>
            <w:ins w:id="28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54" w:author="KIM, Jason" w:date="2019-04-02T13:39:00Z"/>
        </w:trPr>
        <w:tc>
          <w:tcPr>
            <w:tcW w:w="708" w:type="pct"/>
            <w:vMerge/>
            <w:hideMark/>
          </w:tcPr>
          <w:p w:rsidR="00110C18" w:rsidRPr="0056388D" w:rsidRDefault="00110C18" w:rsidP="00063728">
            <w:pPr>
              <w:rPr>
                <w:ins w:id="281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56" w:author="KIM, Jason" w:date="2019-04-02T13:39:00Z"/>
                <w:rFonts w:ascii="Calibri" w:eastAsia="Times New Roman" w:hAnsi="Calibri" w:cs="Calibri"/>
                <w:color w:val="000000"/>
                <w:lang w:eastAsia="en-AU"/>
              </w:rPr>
            </w:pPr>
            <w:ins w:id="28157"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58" w:author="KIM, Jason" w:date="2019-04-02T13:39:00Z"/>
                <w:rFonts w:ascii="Calibri" w:eastAsia="Times New Roman" w:hAnsi="Calibri" w:cs="Calibri"/>
                <w:color w:val="000000"/>
                <w:lang w:eastAsia="en-AU"/>
              </w:rPr>
            </w:pPr>
            <w:ins w:id="2815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60" w:author="KIM, Jason" w:date="2019-04-02T13:39:00Z"/>
                <w:rFonts w:ascii="Calibri" w:eastAsia="Times New Roman" w:hAnsi="Calibri" w:cs="Calibri"/>
                <w:color w:val="000000"/>
                <w:lang w:eastAsia="en-AU"/>
              </w:rPr>
            </w:pPr>
            <w:ins w:id="28161" w:author="KIM, Jason" w:date="2019-04-02T13:39:00Z">
              <w:r w:rsidRPr="0056388D">
                <w:rPr>
                  <w:rFonts w:ascii="Calibri" w:eastAsia="Times New Roman" w:hAnsi="Calibri" w:cs="Calibri"/>
                  <w:color w:val="000000"/>
                  <w:lang w:eastAsia="en-AU"/>
                </w:rPr>
                <w:t>LLS2455</w:t>
              </w:r>
            </w:ins>
          </w:p>
        </w:tc>
        <w:tc>
          <w:tcPr>
            <w:tcW w:w="933" w:type="pct"/>
            <w:noWrap/>
            <w:hideMark/>
          </w:tcPr>
          <w:p w:rsidR="00110C18" w:rsidRPr="0056388D" w:rsidRDefault="00110C18" w:rsidP="00063728">
            <w:pPr>
              <w:rPr>
                <w:ins w:id="28162" w:author="KIM, Jason" w:date="2019-04-02T13:39:00Z"/>
                <w:rFonts w:ascii="Calibri" w:eastAsia="Times New Roman" w:hAnsi="Calibri" w:cs="Calibri"/>
                <w:color w:val="000000"/>
                <w:lang w:eastAsia="en-AU"/>
              </w:rPr>
            </w:pPr>
            <w:ins w:id="281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64" w:author="KIM, Jason" w:date="2019-04-02T13:39:00Z"/>
                <w:rFonts w:ascii="Calibri" w:eastAsia="Times New Roman" w:hAnsi="Calibri" w:cs="Calibri"/>
                <w:color w:val="000000"/>
                <w:lang w:eastAsia="en-AU"/>
              </w:rPr>
            </w:pPr>
            <w:ins w:id="28165" w:author="KIM, Jason" w:date="2019-04-02T13:39:00Z">
              <w:r w:rsidRPr="0056388D">
                <w:rPr>
                  <w:rFonts w:ascii="Calibri" w:eastAsia="Times New Roman" w:hAnsi="Calibri" w:cs="Calibri"/>
                  <w:color w:val="000000"/>
                  <w:lang w:eastAsia="en-AU"/>
                </w:rPr>
                <w:t>Chainage 5857</w:t>
              </w:r>
            </w:ins>
          </w:p>
        </w:tc>
        <w:tc>
          <w:tcPr>
            <w:tcW w:w="764" w:type="pct"/>
            <w:noWrap/>
            <w:hideMark/>
          </w:tcPr>
          <w:p w:rsidR="00110C18" w:rsidRPr="0056388D" w:rsidRDefault="00110C18" w:rsidP="00063728">
            <w:pPr>
              <w:jc w:val="right"/>
              <w:rPr>
                <w:ins w:id="28166" w:author="KIM, Jason" w:date="2019-04-02T13:39:00Z"/>
                <w:rFonts w:ascii="Calibri" w:eastAsia="Times New Roman" w:hAnsi="Calibri" w:cs="Calibri"/>
                <w:color w:val="000000"/>
                <w:lang w:eastAsia="en-AU"/>
              </w:rPr>
            </w:pPr>
            <w:ins w:id="28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68" w:author="KIM, Jason" w:date="2019-04-02T13:39:00Z"/>
        </w:trPr>
        <w:tc>
          <w:tcPr>
            <w:tcW w:w="708" w:type="pct"/>
            <w:vMerge/>
            <w:hideMark/>
          </w:tcPr>
          <w:p w:rsidR="00110C18" w:rsidRPr="0056388D" w:rsidRDefault="00110C18" w:rsidP="00063728">
            <w:pPr>
              <w:rPr>
                <w:ins w:id="281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70" w:author="KIM, Jason" w:date="2019-04-02T13:39:00Z"/>
                <w:rFonts w:ascii="Calibri" w:eastAsia="Times New Roman" w:hAnsi="Calibri" w:cs="Calibri"/>
                <w:color w:val="000000"/>
                <w:lang w:eastAsia="en-AU"/>
              </w:rPr>
            </w:pPr>
            <w:ins w:id="28171"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72" w:author="KIM, Jason" w:date="2019-04-02T13:39:00Z"/>
                <w:rFonts w:ascii="Calibri" w:eastAsia="Times New Roman" w:hAnsi="Calibri" w:cs="Calibri"/>
                <w:color w:val="000000"/>
                <w:lang w:eastAsia="en-AU"/>
              </w:rPr>
            </w:pPr>
            <w:ins w:id="2817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74" w:author="KIM, Jason" w:date="2019-04-02T13:39:00Z"/>
                <w:rFonts w:ascii="Calibri" w:eastAsia="Times New Roman" w:hAnsi="Calibri" w:cs="Calibri"/>
                <w:color w:val="000000"/>
                <w:lang w:eastAsia="en-AU"/>
              </w:rPr>
            </w:pPr>
            <w:ins w:id="28175" w:author="KIM, Jason" w:date="2019-04-02T13:39:00Z">
              <w:r w:rsidRPr="0056388D">
                <w:rPr>
                  <w:rFonts w:ascii="Calibri" w:eastAsia="Times New Roman" w:hAnsi="Calibri" w:cs="Calibri"/>
                  <w:color w:val="000000"/>
                  <w:lang w:eastAsia="en-AU"/>
                </w:rPr>
                <w:t>LLS2456</w:t>
              </w:r>
            </w:ins>
          </w:p>
        </w:tc>
        <w:tc>
          <w:tcPr>
            <w:tcW w:w="933" w:type="pct"/>
            <w:noWrap/>
            <w:hideMark/>
          </w:tcPr>
          <w:p w:rsidR="00110C18" w:rsidRPr="0056388D" w:rsidRDefault="00110C18" w:rsidP="00063728">
            <w:pPr>
              <w:rPr>
                <w:ins w:id="28176" w:author="KIM, Jason" w:date="2019-04-02T13:39:00Z"/>
                <w:rFonts w:ascii="Calibri" w:eastAsia="Times New Roman" w:hAnsi="Calibri" w:cs="Calibri"/>
                <w:color w:val="000000"/>
                <w:lang w:eastAsia="en-AU"/>
              </w:rPr>
            </w:pPr>
            <w:ins w:id="281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78" w:author="KIM, Jason" w:date="2019-04-02T13:39:00Z"/>
                <w:rFonts w:ascii="Calibri" w:eastAsia="Times New Roman" w:hAnsi="Calibri" w:cs="Calibri"/>
                <w:color w:val="000000"/>
                <w:lang w:eastAsia="en-AU"/>
              </w:rPr>
            </w:pPr>
            <w:ins w:id="28179" w:author="KIM, Jason" w:date="2019-04-02T13:39:00Z">
              <w:r w:rsidRPr="0056388D">
                <w:rPr>
                  <w:rFonts w:ascii="Calibri" w:eastAsia="Times New Roman" w:hAnsi="Calibri" w:cs="Calibri"/>
                  <w:color w:val="000000"/>
                  <w:lang w:eastAsia="en-AU"/>
                </w:rPr>
                <w:t>Chainage 5867</w:t>
              </w:r>
            </w:ins>
          </w:p>
        </w:tc>
        <w:tc>
          <w:tcPr>
            <w:tcW w:w="764" w:type="pct"/>
            <w:noWrap/>
            <w:hideMark/>
          </w:tcPr>
          <w:p w:rsidR="00110C18" w:rsidRPr="0056388D" w:rsidRDefault="00110C18" w:rsidP="00063728">
            <w:pPr>
              <w:jc w:val="right"/>
              <w:rPr>
                <w:ins w:id="28180" w:author="KIM, Jason" w:date="2019-04-02T13:39:00Z"/>
                <w:rFonts w:ascii="Calibri" w:eastAsia="Times New Roman" w:hAnsi="Calibri" w:cs="Calibri"/>
                <w:color w:val="000000"/>
                <w:lang w:eastAsia="en-AU"/>
              </w:rPr>
            </w:pPr>
            <w:ins w:id="281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82" w:author="KIM, Jason" w:date="2019-04-02T13:39:00Z"/>
        </w:trPr>
        <w:tc>
          <w:tcPr>
            <w:tcW w:w="708" w:type="pct"/>
            <w:vMerge/>
            <w:hideMark/>
          </w:tcPr>
          <w:p w:rsidR="00110C18" w:rsidRPr="0056388D" w:rsidRDefault="00110C18" w:rsidP="00063728">
            <w:pPr>
              <w:rPr>
                <w:ins w:id="281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84" w:author="KIM, Jason" w:date="2019-04-02T13:39:00Z"/>
                <w:rFonts w:ascii="Calibri" w:eastAsia="Times New Roman" w:hAnsi="Calibri" w:cs="Calibri"/>
                <w:color w:val="000000"/>
                <w:lang w:eastAsia="en-AU"/>
              </w:rPr>
            </w:pPr>
            <w:ins w:id="28185"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86" w:author="KIM, Jason" w:date="2019-04-02T13:39:00Z"/>
                <w:rFonts w:ascii="Calibri" w:eastAsia="Times New Roman" w:hAnsi="Calibri" w:cs="Calibri"/>
                <w:color w:val="000000"/>
                <w:lang w:eastAsia="en-AU"/>
              </w:rPr>
            </w:pPr>
            <w:ins w:id="2818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88" w:author="KIM, Jason" w:date="2019-04-02T13:39:00Z"/>
                <w:rFonts w:ascii="Calibri" w:eastAsia="Times New Roman" w:hAnsi="Calibri" w:cs="Calibri"/>
                <w:color w:val="000000"/>
                <w:lang w:eastAsia="en-AU"/>
              </w:rPr>
            </w:pPr>
            <w:ins w:id="28189" w:author="KIM, Jason" w:date="2019-04-02T13:39:00Z">
              <w:r w:rsidRPr="0056388D">
                <w:rPr>
                  <w:rFonts w:ascii="Calibri" w:eastAsia="Times New Roman" w:hAnsi="Calibri" w:cs="Calibri"/>
                  <w:color w:val="000000"/>
                  <w:lang w:eastAsia="en-AU"/>
                </w:rPr>
                <w:t>LLS2457</w:t>
              </w:r>
            </w:ins>
          </w:p>
        </w:tc>
        <w:tc>
          <w:tcPr>
            <w:tcW w:w="933" w:type="pct"/>
            <w:noWrap/>
            <w:hideMark/>
          </w:tcPr>
          <w:p w:rsidR="00110C18" w:rsidRPr="0056388D" w:rsidRDefault="00110C18" w:rsidP="00063728">
            <w:pPr>
              <w:rPr>
                <w:ins w:id="28190" w:author="KIM, Jason" w:date="2019-04-02T13:39:00Z"/>
                <w:rFonts w:ascii="Calibri" w:eastAsia="Times New Roman" w:hAnsi="Calibri" w:cs="Calibri"/>
                <w:color w:val="000000"/>
                <w:lang w:eastAsia="en-AU"/>
              </w:rPr>
            </w:pPr>
            <w:ins w:id="281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92" w:author="KIM, Jason" w:date="2019-04-02T13:39:00Z"/>
                <w:rFonts w:ascii="Calibri" w:eastAsia="Times New Roman" w:hAnsi="Calibri" w:cs="Calibri"/>
                <w:color w:val="000000"/>
                <w:lang w:eastAsia="en-AU"/>
              </w:rPr>
            </w:pPr>
            <w:ins w:id="28193" w:author="KIM, Jason" w:date="2019-04-02T13:39:00Z">
              <w:r w:rsidRPr="0056388D">
                <w:rPr>
                  <w:rFonts w:ascii="Calibri" w:eastAsia="Times New Roman" w:hAnsi="Calibri" w:cs="Calibri"/>
                  <w:color w:val="000000"/>
                  <w:lang w:eastAsia="en-AU"/>
                </w:rPr>
                <w:t>Chainage 5877</w:t>
              </w:r>
            </w:ins>
          </w:p>
        </w:tc>
        <w:tc>
          <w:tcPr>
            <w:tcW w:w="764" w:type="pct"/>
            <w:noWrap/>
            <w:hideMark/>
          </w:tcPr>
          <w:p w:rsidR="00110C18" w:rsidRPr="0056388D" w:rsidRDefault="00110C18" w:rsidP="00063728">
            <w:pPr>
              <w:jc w:val="right"/>
              <w:rPr>
                <w:ins w:id="28194" w:author="KIM, Jason" w:date="2019-04-02T13:39:00Z"/>
                <w:rFonts w:ascii="Calibri" w:eastAsia="Times New Roman" w:hAnsi="Calibri" w:cs="Calibri"/>
                <w:color w:val="000000"/>
                <w:lang w:eastAsia="en-AU"/>
              </w:rPr>
            </w:pPr>
            <w:ins w:id="281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96" w:author="KIM, Jason" w:date="2019-04-02T13:39:00Z"/>
        </w:trPr>
        <w:tc>
          <w:tcPr>
            <w:tcW w:w="708" w:type="pct"/>
            <w:vMerge/>
            <w:hideMark/>
          </w:tcPr>
          <w:p w:rsidR="00110C18" w:rsidRPr="0056388D" w:rsidRDefault="00110C18" w:rsidP="00063728">
            <w:pPr>
              <w:rPr>
                <w:ins w:id="281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98" w:author="KIM, Jason" w:date="2019-04-02T13:39:00Z"/>
                <w:rFonts w:ascii="Calibri" w:eastAsia="Times New Roman" w:hAnsi="Calibri" w:cs="Calibri"/>
                <w:color w:val="000000"/>
                <w:lang w:eastAsia="en-AU"/>
              </w:rPr>
            </w:pPr>
            <w:ins w:id="28199"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00" w:author="KIM, Jason" w:date="2019-04-02T13:39:00Z"/>
                <w:rFonts w:ascii="Calibri" w:eastAsia="Times New Roman" w:hAnsi="Calibri" w:cs="Calibri"/>
                <w:color w:val="000000"/>
                <w:lang w:eastAsia="en-AU"/>
              </w:rPr>
            </w:pPr>
            <w:ins w:id="2820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02" w:author="KIM, Jason" w:date="2019-04-02T13:39:00Z"/>
                <w:rFonts w:ascii="Calibri" w:eastAsia="Times New Roman" w:hAnsi="Calibri" w:cs="Calibri"/>
                <w:color w:val="000000"/>
                <w:lang w:eastAsia="en-AU"/>
              </w:rPr>
            </w:pPr>
            <w:ins w:id="28203" w:author="KIM, Jason" w:date="2019-04-02T13:39:00Z">
              <w:r w:rsidRPr="0056388D">
                <w:rPr>
                  <w:rFonts w:ascii="Calibri" w:eastAsia="Times New Roman" w:hAnsi="Calibri" w:cs="Calibri"/>
                  <w:color w:val="000000"/>
                  <w:lang w:eastAsia="en-AU"/>
                </w:rPr>
                <w:t>LLS2458</w:t>
              </w:r>
            </w:ins>
          </w:p>
        </w:tc>
        <w:tc>
          <w:tcPr>
            <w:tcW w:w="933" w:type="pct"/>
            <w:noWrap/>
            <w:hideMark/>
          </w:tcPr>
          <w:p w:rsidR="00110C18" w:rsidRPr="0056388D" w:rsidRDefault="00110C18" w:rsidP="00063728">
            <w:pPr>
              <w:rPr>
                <w:ins w:id="28204" w:author="KIM, Jason" w:date="2019-04-02T13:39:00Z"/>
                <w:rFonts w:ascii="Calibri" w:eastAsia="Times New Roman" w:hAnsi="Calibri" w:cs="Calibri"/>
                <w:color w:val="000000"/>
                <w:lang w:eastAsia="en-AU"/>
              </w:rPr>
            </w:pPr>
            <w:ins w:id="282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06" w:author="KIM, Jason" w:date="2019-04-02T13:39:00Z"/>
                <w:rFonts w:ascii="Calibri" w:eastAsia="Times New Roman" w:hAnsi="Calibri" w:cs="Calibri"/>
                <w:color w:val="000000"/>
                <w:lang w:eastAsia="en-AU"/>
              </w:rPr>
            </w:pPr>
            <w:ins w:id="28207" w:author="KIM, Jason" w:date="2019-04-02T13:39:00Z">
              <w:r w:rsidRPr="0056388D">
                <w:rPr>
                  <w:rFonts w:ascii="Calibri" w:eastAsia="Times New Roman" w:hAnsi="Calibri" w:cs="Calibri"/>
                  <w:color w:val="000000"/>
                  <w:lang w:eastAsia="en-AU"/>
                </w:rPr>
                <w:t>Chainage 5886</w:t>
              </w:r>
            </w:ins>
          </w:p>
        </w:tc>
        <w:tc>
          <w:tcPr>
            <w:tcW w:w="764" w:type="pct"/>
            <w:noWrap/>
            <w:hideMark/>
          </w:tcPr>
          <w:p w:rsidR="00110C18" w:rsidRPr="0056388D" w:rsidRDefault="00110C18" w:rsidP="00063728">
            <w:pPr>
              <w:jc w:val="right"/>
              <w:rPr>
                <w:ins w:id="28208" w:author="KIM, Jason" w:date="2019-04-02T13:39:00Z"/>
                <w:rFonts w:ascii="Calibri" w:eastAsia="Times New Roman" w:hAnsi="Calibri" w:cs="Calibri"/>
                <w:color w:val="000000"/>
                <w:lang w:eastAsia="en-AU"/>
              </w:rPr>
            </w:pPr>
            <w:ins w:id="282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10" w:author="KIM, Jason" w:date="2019-04-02T13:39:00Z"/>
        </w:trPr>
        <w:tc>
          <w:tcPr>
            <w:tcW w:w="708" w:type="pct"/>
            <w:vMerge/>
            <w:hideMark/>
          </w:tcPr>
          <w:p w:rsidR="00110C18" w:rsidRPr="0056388D" w:rsidRDefault="00110C18" w:rsidP="00063728">
            <w:pPr>
              <w:rPr>
                <w:ins w:id="282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12" w:author="KIM, Jason" w:date="2019-04-02T13:39:00Z"/>
                <w:rFonts w:ascii="Calibri" w:eastAsia="Times New Roman" w:hAnsi="Calibri" w:cs="Calibri"/>
                <w:color w:val="000000"/>
                <w:lang w:eastAsia="en-AU"/>
              </w:rPr>
            </w:pPr>
            <w:ins w:id="28213"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14" w:author="KIM, Jason" w:date="2019-04-02T13:39:00Z"/>
                <w:rFonts w:ascii="Calibri" w:eastAsia="Times New Roman" w:hAnsi="Calibri" w:cs="Calibri"/>
                <w:color w:val="000000"/>
                <w:lang w:eastAsia="en-AU"/>
              </w:rPr>
            </w:pPr>
            <w:ins w:id="2821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16" w:author="KIM, Jason" w:date="2019-04-02T13:39:00Z"/>
                <w:rFonts w:ascii="Calibri" w:eastAsia="Times New Roman" w:hAnsi="Calibri" w:cs="Calibri"/>
                <w:color w:val="000000"/>
                <w:lang w:eastAsia="en-AU"/>
              </w:rPr>
            </w:pPr>
            <w:ins w:id="28217" w:author="KIM, Jason" w:date="2019-04-02T13:39:00Z">
              <w:r w:rsidRPr="0056388D">
                <w:rPr>
                  <w:rFonts w:ascii="Calibri" w:eastAsia="Times New Roman" w:hAnsi="Calibri" w:cs="Calibri"/>
                  <w:color w:val="000000"/>
                  <w:lang w:eastAsia="en-AU"/>
                </w:rPr>
                <w:t>LLS2459</w:t>
              </w:r>
            </w:ins>
          </w:p>
        </w:tc>
        <w:tc>
          <w:tcPr>
            <w:tcW w:w="933" w:type="pct"/>
            <w:noWrap/>
            <w:hideMark/>
          </w:tcPr>
          <w:p w:rsidR="00110C18" w:rsidRPr="0056388D" w:rsidRDefault="00110C18" w:rsidP="00063728">
            <w:pPr>
              <w:rPr>
                <w:ins w:id="28218" w:author="KIM, Jason" w:date="2019-04-02T13:39:00Z"/>
                <w:rFonts w:ascii="Calibri" w:eastAsia="Times New Roman" w:hAnsi="Calibri" w:cs="Calibri"/>
                <w:color w:val="000000"/>
                <w:lang w:eastAsia="en-AU"/>
              </w:rPr>
            </w:pPr>
            <w:ins w:id="282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20" w:author="KIM, Jason" w:date="2019-04-02T13:39:00Z"/>
                <w:rFonts w:ascii="Calibri" w:eastAsia="Times New Roman" w:hAnsi="Calibri" w:cs="Calibri"/>
                <w:color w:val="000000"/>
                <w:lang w:eastAsia="en-AU"/>
              </w:rPr>
            </w:pPr>
            <w:ins w:id="28221" w:author="KIM, Jason" w:date="2019-04-02T13:39:00Z">
              <w:r w:rsidRPr="0056388D">
                <w:rPr>
                  <w:rFonts w:ascii="Calibri" w:eastAsia="Times New Roman" w:hAnsi="Calibri" w:cs="Calibri"/>
                  <w:color w:val="000000"/>
                  <w:lang w:eastAsia="en-AU"/>
                </w:rPr>
                <w:t>Chainage 5896</w:t>
              </w:r>
            </w:ins>
          </w:p>
        </w:tc>
        <w:tc>
          <w:tcPr>
            <w:tcW w:w="764" w:type="pct"/>
            <w:noWrap/>
            <w:hideMark/>
          </w:tcPr>
          <w:p w:rsidR="00110C18" w:rsidRPr="0056388D" w:rsidRDefault="00110C18" w:rsidP="00063728">
            <w:pPr>
              <w:jc w:val="right"/>
              <w:rPr>
                <w:ins w:id="28222" w:author="KIM, Jason" w:date="2019-04-02T13:39:00Z"/>
                <w:rFonts w:ascii="Calibri" w:eastAsia="Times New Roman" w:hAnsi="Calibri" w:cs="Calibri"/>
                <w:color w:val="000000"/>
                <w:lang w:eastAsia="en-AU"/>
              </w:rPr>
            </w:pPr>
            <w:ins w:id="28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24" w:author="KIM, Jason" w:date="2019-04-02T13:39:00Z"/>
        </w:trPr>
        <w:tc>
          <w:tcPr>
            <w:tcW w:w="708" w:type="pct"/>
            <w:vMerge/>
            <w:hideMark/>
          </w:tcPr>
          <w:p w:rsidR="00110C18" w:rsidRPr="0056388D" w:rsidRDefault="00110C18" w:rsidP="00063728">
            <w:pPr>
              <w:rPr>
                <w:ins w:id="282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26" w:author="KIM, Jason" w:date="2019-04-02T13:39:00Z"/>
                <w:rFonts w:ascii="Calibri" w:eastAsia="Times New Roman" w:hAnsi="Calibri" w:cs="Calibri"/>
                <w:color w:val="000000"/>
                <w:lang w:eastAsia="en-AU"/>
              </w:rPr>
            </w:pPr>
            <w:ins w:id="28227"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28" w:author="KIM, Jason" w:date="2019-04-02T13:39:00Z"/>
                <w:rFonts w:ascii="Calibri" w:eastAsia="Times New Roman" w:hAnsi="Calibri" w:cs="Calibri"/>
                <w:color w:val="000000"/>
                <w:lang w:eastAsia="en-AU"/>
              </w:rPr>
            </w:pPr>
            <w:ins w:id="2822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30" w:author="KIM, Jason" w:date="2019-04-02T13:39:00Z"/>
                <w:rFonts w:ascii="Calibri" w:eastAsia="Times New Roman" w:hAnsi="Calibri" w:cs="Calibri"/>
                <w:color w:val="000000"/>
                <w:lang w:eastAsia="en-AU"/>
              </w:rPr>
            </w:pPr>
            <w:ins w:id="28231" w:author="KIM, Jason" w:date="2019-04-02T13:39:00Z">
              <w:r w:rsidRPr="0056388D">
                <w:rPr>
                  <w:rFonts w:ascii="Calibri" w:eastAsia="Times New Roman" w:hAnsi="Calibri" w:cs="Calibri"/>
                  <w:color w:val="000000"/>
                  <w:lang w:eastAsia="en-AU"/>
                </w:rPr>
                <w:t>LLS2460</w:t>
              </w:r>
            </w:ins>
          </w:p>
        </w:tc>
        <w:tc>
          <w:tcPr>
            <w:tcW w:w="933" w:type="pct"/>
            <w:noWrap/>
            <w:hideMark/>
          </w:tcPr>
          <w:p w:rsidR="00110C18" w:rsidRPr="0056388D" w:rsidRDefault="00110C18" w:rsidP="00063728">
            <w:pPr>
              <w:rPr>
                <w:ins w:id="28232" w:author="KIM, Jason" w:date="2019-04-02T13:39:00Z"/>
                <w:rFonts w:ascii="Calibri" w:eastAsia="Times New Roman" w:hAnsi="Calibri" w:cs="Calibri"/>
                <w:color w:val="000000"/>
                <w:lang w:eastAsia="en-AU"/>
              </w:rPr>
            </w:pPr>
            <w:ins w:id="282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34" w:author="KIM, Jason" w:date="2019-04-02T13:39:00Z"/>
                <w:rFonts w:ascii="Calibri" w:eastAsia="Times New Roman" w:hAnsi="Calibri" w:cs="Calibri"/>
                <w:color w:val="000000"/>
                <w:lang w:eastAsia="en-AU"/>
              </w:rPr>
            </w:pPr>
            <w:ins w:id="28235" w:author="KIM, Jason" w:date="2019-04-02T13:39:00Z">
              <w:r w:rsidRPr="0056388D">
                <w:rPr>
                  <w:rFonts w:ascii="Calibri" w:eastAsia="Times New Roman" w:hAnsi="Calibri" w:cs="Calibri"/>
                  <w:color w:val="000000"/>
                  <w:lang w:eastAsia="en-AU"/>
                </w:rPr>
                <w:t>Chainage 5906</w:t>
              </w:r>
            </w:ins>
          </w:p>
        </w:tc>
        <w:tc>
          <w:tcPr>
            <w:tcW w:w="764" w:type="pct"/>
            <w:noWrap/>
            <w:hideMark/>
          </w:tcPr>
          <w:p w:rsidR="00110C18" w:rsidRPr="0056388D" w:rsidRDefault="00110C18" w:rsidP="00063728">
            <w:pPr>
              <w:jc w:val="right"/>
              <w:rPr>
                <w:ins w:id="28236" w:author="KIM, Jason" w:date="2019-04-02T13:39:00Z"/>
                <w:rFonts w:ascii="Calibri" w:eastAsia="Times New Roman" w:hAnsi="Calibri" w:cs="Calibri"/>
                <w:color w:val="000000"/>
                <w:lang w:eastAsia="en-AU"/>
              </w:rPr>
            </w:pPr>
            <w:ins w:id="282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38" w:author="KIM, Jason" w:date="2019-04-02T13:39:00Z"/>
        </w:trPr>
        <w:tc>
          <w:tcPr>
            <w:tcW w:w="708" w:type="pct"/>
            <w:vMerge/>
            <w:hideMark/>
          </w:tcPr>
          <w:p w:rsidR="00110C18" w:rsidRPr="0056388D" w:rsidRDefault="00110C18" w:rsidP="00063728">
            <w:pPr>
              <w:rPr>
                <w:ins w:id="282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40" w:author="KIM, Jason" w:date="2019-04-02T13:39:00Z"/>
                <w:rFonts w:ascii="Calibri" w:eastAsia="Times New Roman" w:hAnsi="Calibri" w:cs="Calibri"/>
                <w:color w:val="000000"/>
                <w:lang w:eastAsia="en-AU"/>
              </w:rPr>
            </w:pPr>
            <w:ins w:id="28241"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42" w:author="KIM, Jason" w:date="2019-04-02T13:39:00Z"/>
                <w:rFonts w:ascii="Calibri" w:eastAsia="Times New Roman" w:hAnsi="Calibri" w:cs="Calibri"/>
                <w:color w:val="000000"/>
                <w:lang w:eastAsia="en-AU"/>
              </w:rPr>
            </w:pPr>
            <w:ins w:id="2824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44" w:author="KIM, Jason" w:date="2019-04-02T13:39:00Z"/>
                <w:rFonts w:ascii="Calibri" w:eastAsia="Times New Roman" w:hAnsi="Calibri" w:cs="Calibri"/>
                <w:color w:val="000000"/>
                <w:lang w:eastAsia="en-AU"/>
              </w:rPr>
            </w:pPr>
            <w:ins w:id="28245" w:author="KIM, Jason" w:date="2019-04-02T13:39:00Z">
              <w:r w:rsidRPr="0056388D">
                <w:rPr>
                  <w:rFonts w:ascii="Calibri" w:eastAsia="Times New Roman" w:hAnsi="Calibri" w:cs="Calibri"/>
                  <w:color w:val="000000"/>
                  <w:lang w:eastAsia="en-AU"/>
                </w:rPr>
                <w:t>LLS2461</w:t>
              </w:r>
            </w:ins>
          </w:p>
        </w:tc>
        <w:tc>
          <w:tcPr>
            <w:tcW w:w="933" w:type="pct"/>
            <w:noWrap/>
            <w:hideMark/>
          </w:tcPr>
          <w:p w:rsidR="00110C18" w:rsidRPr="0056388D" w:rsidRDefault="00110C18" w:rsidP="00063728">
            <w:pPr>
              <w:rPr>
                <w:ins w:id="28246" w:author="KIM, Jason" w:date="2019-04-02T13:39:00Z"/>
                <w:rFonts w:ascii="Calibri" w:eastAsia="Times New Roman" w:hAnsi="Calibri" w:cs="Calibri"/>
                <w:color w:val="000000"/>
                <w:lang w:eastAsia="en-AU"/>
              </w:rPr>
            </w:pPr>
            <w:ins w:id="282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48" w:author="KIM, Jason" w:date="2019-04-02T13:39:00Z"/>
                <w:rFonts w:ascii="Calibri" w:eastAsia="Times New Roman" w:hAnsi="Calibri" w:cs="Calibri"/>
                <w:color w:val="000000"/>
                <w:lang w:eastAsia="en-AU"/>
              </w:rPr>
            </w:pPr>
            <w:ins w:id="28249" w:author="KIM, Jason" w:date="2019-04-02T13:39:00Z">
              <w:r w:rsidRPr="0056388D">
                <w:rPr>
                  <w:rFonts w:ascii="Calibri" w:eastAsia="Times New Roman" w:hAnsi="Calibri" w:cs="Calibri"/>
                  <w:color w:val="000000"/>
                  <w:lang w:eastAsia="en-AU"/>
                </w:rPr>
                <w:t>Chainage 5915</w:t>
              </w:r>
            </w:ins>
          </w:p>
        </w:tc>
        <w:tc>
          <w:tcPr>
            <w:tcW w:w="764" w:type="pct"/>
            <w:noWrap/>
            <w:hideMark/>
          </w:tcPr>
          <w:p w:rsidR="00110C18" w:rsidRPr="0056388D" w:rsidRDefault="00110C18" w:rsidP="00063728">
            <w:pPr>
              <w:jc w:val="right"/>
              <w:rPr>
                <w:ins w:id="28250" w:author="KIM, Jason" w:date="2019-04-02T13:39:00Z"/>
                <w:rFonts w:ascii="Calibri" w:eastAsia="Times New Roman" w:hAnsi="Calibri" w:cs="Calibri"/>
                <w:color w:val="000000"/>
                <w:lang w:eastAsia="en-AU"/>
              </w:rPr>
            </w:pPr>
            <w:ins w:id="282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52" w:author="KIM, Jason" w:date="2019-04-02T13:39:00Z"/>
        </w:trPr>
        <w:tc>
          <w:tcPr>
            <w:tcW w:w="708" w:type="pct"/>
            <w:vMerge/>
            <w:hideMark/>
          </w:tcPr>
          <w:p w:rsidR="00110C18" w:rsidRPr="0056388D" w:rsidRDefault="00110C18" w:rsidP="00063728">
            <w:pPr>
              <w:rPr>
                <w:ins w:id="282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54" w:author="KIM, Jason" w:date="2019-04-02T13:39:00Z"/>
                <w:rFonts w:ascii="Calibri" w:eastAsia="Times New Roman" w:hAnsi="Calibri" w:cs="Calibri"/>
                <w:color w:val="000000"/>
                <w:lang w:eastAsia="en-AU"/>
              </w:rPr>
            </w:pPr>
            <w:ins w:id="28255"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56" w:author="KIM, Jason" w:date="2019-04-02T13:39:00Z"/>
                <w:rFonts w:ascii="Calibri" w:eastAsia="Times New Roman" w:hAnsi="Calibri" w:cs="Calibri"/>
                <w:color w:val="000000"/>
                <w:lang w:eastAsia="en-AU"/>
              </w:rPr>
            </w:pPr>
            <w:ins w:id="2825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58" w:author="KIM, Jason" w:date="2019-04-02T13:39:00Z"/>
                <w:rFonts w:ascii="Calibri" w:eastAsia="Times New Roman" w:hAnsi="Calibri" w:cs="Calibri"/>
                <w:color w:val="000000"/>
                <w:lang w:eastAsia="en-AU"/>
              </w:rPr>
            </w:pPr>
            <w:ins w:id="28259" w:author="KIM, Jason" w:date="2019-04-02T13:39:00Z">
              <w:r w:rsidRPr="0056388D">
                <w:rPr>
                  <w:rFonts w:ascii="Calibri" w:eastAsia="Times New Roman" w:hAnsi="Calibri" w:cs="Calibri"/>
                  <w:color w:val="000000"/>
                  <w:lang w:eastAsia="en-AU"/>
                </w:rPr>
                <w:t>LLS2462</w:t>
              </w:r>
            </w:ins>
          </w:p>
        </w:tc>
        <w:tc>
          <w:tcPr>
            <w:tcW w:w="933" w:type="pct"/>
            <w:noWrap/>
            <w:hideMark/>
          </w:tcPr>
          <w:p w:rsidR="00110C18" w:rsidRPr="0056388D" w:rsidRDefault="00110C18" w:rsidP="00063728">
            <w:pPr>
              <w:rPr>
                <w:ins w:id="28260" w:author="KIM, Jason" w:date="2019-04-02T13:39:00Z"/>
                <w:rFonts w:ascii="Calibri" w:eastAsia="Times New Roman" w:hAnsi="Calibri" w:cs="Calibri"/>
                <w:color w:val="000000"/>
                <w:lang w:eastAsia="en-AU"/>
              </w:rPr>
            </w:pPr>
            <w:ins w:id="282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62" w:author="KIM, Jason" w:date="2019-04-02T13:39:00Z"/>
                <w:rFonts w:ascii="Calibri" w:eastAsia="Times New Roman" w:hAnsi="Calibri" w:cs="Calibri"/>
                <w:color w:val="000000"/>
                <w:lang w:eastAsia="en-AU"/>
              </w:rPr>
            </w:pPr>
            <w:ins w:id="28263" w:author="KIM, Jason" w:date="2019-04-02T13:39:00Z">
              <w:r w:rsidRPr="0056388D">
                <w:rPr>
                  <w:rFonts w:ascii="Calibri" w:eastAsia="Times New Roman" w:hAnsi="Calibri" w:cs="Calibri"/>
                  <w:color w:val="000000"/>
                  <w:lang w:eastAsia="en-AU"/>
                </w:rPr>
                <w:t>Chainage 5925</w:t>
              </w:r>
            </w:ins>
          </w:p>
        </w:tc>
        <w:tc>
          <w:tcPr>
            <w:tcW w:w="764" w:type="pct"/>
            <w:noWrap/>
            <w:hideMark/>
          </w:tcPr>
          <w:p w:rsidR="00110C18" w:rsidRPr="0056388D" w:rsidRDefault="00110C18" w:rsidP="00063728">
            <w:pPr>
              <w:jc w:val="right"/>
              <w:rPr>
                <w:ins w:id="28264" w:author="KIM, Jason" w:date="2019-04-02T13:39:00Z"/>
                <w:rFonts w:ascii="Calibri" w:eastAsia="Times New Roman" w:hAnsi="Calibri" w:cs="Calibri"/>
                <w:color w:val="000000"/>
                <w:lang w:eastAsia="en-AU"/>
              </w:rPr>
            </w:pPr>
            <w:ins w:id="28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66" w:author="KIM, Jason" w:date="2019-04-02T13:39:00Z"/>
        </w:trPr>
        <w:tc>
          <w:tcPr>
            <w:tcW w:w="708" w:type="pct"/>
            <w:vMerge/>
            <w:hideMark/>
          </w:tcPr>
          <w:p w:rsidR="00110C18" w:rsidRPr="0056388D" w:rsidRDefault="00110C18" w:rsidP="00063728">
            <w:pPr>
              <w:rPr>
                <w:ins w:id="282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68" w:author="KIM, Jason" w:date="2019-04-02T13:39:00Z"/>
                <w:rFonts w:ascii="Calibri" w:eastAsia="Times New Roman" w:hAnsi="Calibri" w:cs="Calibri"/>
                <w:color w:val="000000"/>
                <w:lang w:eastAsia="en-AU"/>
              </w:rPr>
            </w:pPr>
            <w:ins w:id="28269"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70" w:author="KIM, Jason" w:date="2019-04-02T13:39:00Z"/>
                <w:rFonts w:ascii="Calibri" w:eastAsia="Times New Roman" w:hAnsi="Calibri" w:cs="Calibri"/>
                <w:color w:val="000000"/>
                <w:lang w:eastAsia="en-AU"/>
              </w:rPr>
            </w:pPr>
            <w:ins w:id="282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72" w:author="KIM, Jason" w:date="2019-04-02T13:39:00Z"/>
                <w:rFonts w:ascii="Calibri" w:eastAsia="Times New Roman" w:hAnsi="Calibri" w:cs="Calibri"/>
                <w:color w:val="000000"/>
                <w:lang w:eastAsia="en-AU"/>
              </w:rPr>
            </w:pPr>
            <w:ins w:id="28273" w:author="KIM, Jason" w:date="2019-04-02T13:39:00Z">
              <w:r w:rsidRPr="0056388D">
                <w:rPr>
                  <w:rFonts w:ascii="Calibri" w:eastAsia="Times New Roman" w:hAnsi="Calibri" w:cs="Calibri"/>
                  <w:color w:val="000000"/>
                  <w:lang w:eastAsia="en-AU"/>
                </w:rPr>
                <w:t>LLS2463</w:t>
              </w:r>
            </w:ins>
          </w:p>
        </w:tc>
        <w:tc>
          <w:tcPr>
            <w:tcW w:w="933" w:type="pct"/>
            <w:noWrap/>
            <w:hideMark/>
          </w:tcPr>
          <w:p w:rsidR="00110C18" w:rsidRPr="0056388D" w:rsidRDefault="00110C18" w:rsidP="00063728">
            <w:pPr>
              <w:rPr>
                <w:ins w:id="28274" w:author="KIM, Jason" w:date="2019-04-02T13:39:00Z"/>
                <w:rFonts w:ascii="Calibri" w:eastAsia="Times New Roman" w:hAnsi="Calibri" w:cs="Calibri"/>
                <w:color w:val="000000"/>
                <w:lang w:eastAsia="en-AU"/>
              </w:rPr>
            </w:pPr>
            <w:ins w:id="282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76" w:author="KIM, Jason" w:date="2019-04-02T13:39:00Z"/>
                <w:rFonts w:ascii="Calibri" w:eastAsia="Times New Roman" w:hAnsi="Calibri" w:cs="Calibri"/>
                <w:color w:val="000000"/>
                <w:lang w:eastAsia="en-AU"/>
              </w:rPr>
            </w:pPr>
            <w:ins w:id="28277" w:author="KIM, Jason" w:date="2019-04-02T13:39:00Z">
              <w:r w:rsidRPr="0056388D">
                <w:rPr>
                  <w:rFonts w:ascii="Calibri" w:eastAsia="Times New Roman" w:hAnsi="Calibri" w:cs="Calibri"/>
                  <w:color w:val="000000"/>
                  <w:lang w:eastAsia="en-AU"/>
                </w:rPr>
                <w:t>Chainage 5934</w:t>
              </w:r>
            </w:ins>
          </w:p>
        </w:tc>
        <w:tc>
          <w:tcPr>
            <w:tcW w:w="764" w:type="pct"/>
            <w:noWrap/>
            <w:hideMark/>
          </w:tcPr>
          <w:p w:rsidR="00110C18" w:rsidRPr="0056388D" w:rsidRDefault="00110C18" w:rsidP="00063728">
            <w:pPr>
              <w:jc w:val="right"/>
              <w:rPr>
                <w:ins w:id="28278" w:author="KIM, Jason" w:date="2019-04-02T13:39:00Z"/>
                <w:rFonts w:ascii="Calibri" w:eastAsia="Times New Roman" w:hAnsi="Calibri" w:cs="Calibri"/>
                <w:color w:val="000000"/>
                <w:lang w:eastAsia="en-AU"/>
              </w:rPr>
            </w:pPr>
            <w:ins w:id="282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80" w:author="KIM, Jason" w:date="2019-04-02T13:39:00Z"/>
        </w:trPr>
        <w:tc>
          <w:tcPr>
            <w:tcW w:w="708" w:type="pct"/>
            <w:vMerge/>
            <w:hideMark/>
          </w:tcPr>
          <w:p w:rsidR="00110C18" w:rsidRPr="0056388D" w:rsidRDefault="00110C18" w:rsidP="00063728">
            <w:pPr>
              <w:rPr>
                <w:ins w:id="282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82" w:author="KIM, Jason" w:date="2019-04-02T13:39:00Z"/>
                <w:rFonts w:ascii="Calibri" w:eastAsia="Times New Roman" w:hAnsi="Calibri" w:cs="Calibri"/>
                <w:color w:val="000000"/>
                <w:lang w:eastAsia="en-AU"/>
              </w:rPr>
            </w:pPr>
            <w:ins w:id="28283"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84" w:author="KIM, Jason" w:date="2019-04-02T13:39:00Z"/>
                <w:rFonts w:ascii="Calibri" w:eastAsia="Times New Roman" w:hAnsi="Calibri" w:cs="Calibri"/>
                <w:color w:val="000000"/>
                <w:lang w:eastAsia="en-AU"/>
              </w:rPr>
            </w:pPr>
            <w:ins w:id="282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86" w:author="KIM, Jason" w:date="2019-04-02T13:39:00Z"/>
                <w:rFonts w:ascii="Calibri" w:eastAsia="Times New Roman" w:hAnsi="Calibri" w:cs="Calibri"/>
                <w:color w:val="000000"/>
                <w:lang w:eastAsia="en-AU"/>
              </w:rPr>
            </w:pPr>
            <w:ins w:id="28287" w:author="KIM, Jason" w:date="2019-04-02T13:39:00Z">
              <w:r w:rsidRPr="0056388D">
                <w:rPr>
                  <w:rFonts w:ascii="Calibri" w:eastAsia="Times New Roman" w:hAnsi="Calibri" w:cs="Calibri"/>
                  <w:color w:val="000000"/>
                  <w:lang w:eastAsia="en-AU"/>
                </w:rPr>
                <w:t>LLS2464</w:t>
              </w:r>
            </w:ins>
          </w:p>
        </w:tc>
        <w:tc>
          <w:tcPr>
            <w:tcW w:w="933" w:type="pct"/>
            <w:noWrap/>
            <w:hideMark/>
          </w:tcPr>
          <w:p w:rsidR="00110C18" w:rsidRPr="0056388D" w:rsidRDefault="00110C18" w:rsidP="00063728">
            <w:pPr>
              <w:rPr>
                <w:ins w:id="28288" w:author="KIM, Jason" w:date="2019-04-02T13:39:00Z"/>
                <w:rFonts w:ascii="Calibri" w:eastAsia="Times New Roman" w:hAnsi="Calibri" w:cs="Calibri"/>
                <w:color w:val="000000"/>
                <w:lang w:eastAsia="en-AU"/>
              </w:rPr>
            </w:pPr>
            <w:ins w:id="282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90" w:author="KIM, Jason" w:date="2019-04-02T13:39:00Z"/>
                <w:rFonts w:ascii="Calibri" w:eastAsia="Times New Roman" w:hAnsi="Calibri" w:cs="Calibri"/>
                <w:color w:val="000000"/>
                <w:lang w:eastAsia="en-AU"/>
              </w:rPr>
            </w:pPr>
            <w:ins w:id="28291" w:author="KIM, Jason" w:date="2019-04-02T13:39:00Z">
              <w:r w:rsidRPr="0056388D">
                <w:rPr>
                  <w:rFonts w:ascii="Calibri" w:eastAsia="Times New Roman" w:hAnsi="Calibri" w:cs="Calibri"/>
                  <w:color w:val="000000"/>
                  <w:lang w:eastAsia="en-AU"/>
                </w:rPr>
                <w:t>Chainage 5944</w:t>
              </w:r>
            </w:ins>
          </w:p>
        </w:tc>
        <w:tc>
          <w:tcPr>
            <w:tcW w:w="764" w:type="pct"/>
            <w:noWrap/>
            <w:hideMark/>
          </w:tcPr>
          <w:p w:rsidR="00110C18" w:rsidRPr="0056388D" w:rsidRDefault="00110C18" w:rsidP="00063728">
            <w:pPr>
              <w:jc w:val="right"/>
              <w:rPr>
                <w:ins w:id="28292" w:author="KIM, Jason" w:date="2019-04-02T13:39:00Z"/>
                <w:rFonts w:ascii="Calibri" w:eastAsia="Times New Roman" w:hAnsi="Calibri" w:cs="Calibri"/>
                <w:color w:val="000000"/>
                <w:lang w:eastAsia="en-AU"/>
              </w:rPr>
            </w:pPr>
            <w:ins w:id="282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94" w:author="KIM, Jason" w:date="2019-04-02T13:39:00Z"/>
        </w:trPr>
        <w:tc>
          <w:tcPr>
            <w:tcW w:w="708" w:type="pct"/>
            <w:vMerge w:val="restart"/>
            <w:noWrap/>
            <w:hideMark/>
          </w:tcPr>
          <w:p w:rsidR="00110C18" w:rsidRPr="0056388D" w:rsidRDefault="00110C18" w:rsidP="00063728">
            <w:pPr>
              <w:rPr>
                <w:ins w:id="28295" w:author="KIM, Jason" w:date="2019-04-02T13:39:00Z"/>
                <w:rFonts w:ascii="Calibri" w:eastAsia="Times New Roman" w:hAnsi="Calibri" w:cs="Calibri"/>
                <w:color w:val="000000"/>
                <w:lang w:eastAsia="en-AU"/>
              </w:rPr>
            </w:pPr>
            <w:ins w:id="28296" w:author="KIM, Jason" w:date="2019-04-02T13:39:00Z">
              <w:r w:rsidRPr="0056388D">
                <w:rPr>
                  <w:rFonts w:ascii="Calibri" w:eastAsia="Times New Roman" w:hAnsi="Calibri" w:cs="Calibri"/>
                  <w:color w:val="000000"/>
                  <w:lang w:eastAsia="en-AU"/>
                </w:rPr>
                <w:t>LLE42K81</w:t>
              </w:r>
            </w:ins>
          </w:p>
        </w:tc>
        <w:tc>
          <w:tcPr>
            <w:tcW w:w="605" w:type="pct"/>
            <w:noWrap/>
            <w:hideMark/>
          </w:tcPr>
          <w:p w:rsidR="00110C18" w:rsidRPr="0056388D" w:rsidRDefault="00110C18" w:rsidP="00063728">
            <w:pPr>
              <w:rPr>
                <w:ins w:id="28297" w:author="KIM, Jason" w:date="2019-04-02T13:39:00Z"/>
                <w:rFonts w:ascii="Calibri" w:eastAsia="Times New Roman" w:hAnsi="Calibri" w:cs="Calibri"/>
                <w:color w:val="000000"/>
                <w:lang w:eastAsia="en-AU"/>
              </w:rPr>
            </w:pPr>
            <w:ins w:id="28298"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299" w:author="KIM, Jason" w:date="2019-04-02T13:39:00Z"/>
                <w:rFonts w:ascii="Calibri" w:eastAsia="Times New Roman" w:hAnsi="Calibri" w:cs="Calibri"/>
                <w:color w:val="000000"/>
                <w:lang w:eastAsia="en-AU"/>
              </w:rPr>
            </w:pPr>
            <w:ins w:id="2830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01" w:author="KIM, Jason" w:date="2019-04-02T13:39:00Z"/>
                <w:rFonts w:ascii="Calibri" w:eastAsia="Times New Roman" w:hAnsi="Calibri" w:cs="Calibri"/>
                <w:color w:val="000000"/>
                <w:lang w:eastAsia="en-AU"/>
              </w:rPr>
            </w:pPr>
            <w:ins w:id="28302" w:author="KIM, Jason" w:date="2019-04-02T13:39:00Z">
              <w:r w:rsidRPr="0056388D">
                <w:rPr>
                  <w:rFonts w:ascii="Calibri" w:eastAsia="Times New Roman" w:hAnsi="Calibri" w:cs="Calibri"/>
                  <w:color w:val="000000"/>
                  <w:lang w:eastAsia="en-AU"/>
                </w:rPr>
                <w:t>LLS2443</w:t>
              </w:r>
            </w:ins>
          </w:p>
        </w:tc>
        <w:tc>
          <w:tcPr>
            <w:tcW w:w="933" w:type="pct"/>
            <w:noWrap/>
            <w:hideMark/>
          </w:tcPr>
          <w:p w:rsidR="00110C18" w:rsidRPr="0056388D" w:rsidRDefault="00110C18" w:rsidP="00063728">
            <w:pPr>
              <w:rPr>
                <w:ins w:id="28303" w:author="KIM, Jason" w:date="2019-04-02T13:39:00Z"/>
                <w:rFonts w:ascii="Calibri" w:eastAsia="Times New Roman" w:hAnsi="Calibri" w:cs="Calibri"/>
                <w:color w:val="000000"/>
                <w:lang w:eastAsia="en-AU"/>
              </w:rPr>
            </w:pPr>
            <w:ins w:id="283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05" w:author="KIM, Jason" w:date="2019-04-02T13:39:00Z"/>
                <w:rFonts w:ascii="Calibri" w:eastAsia="Times New Roman" w:hAnsi="Calibri" w:cs="Calibri"/>
                <w:color w:val="000000"/>
                <w:lang w:eastAsia="en-AU"/>
              </w:rPr>
            </w:pPr>
            <w:ins w:id="28306" w:author="KIM, Jason" w:date="2019-04-02T13:39:00Z">
              <w:r w:rsidRPr="0056388D">
                <w:rPr>
                  <w:rFonts w:ascii="Calibri" w:eastAsia="Times New Roman" w:hAnsi="Calibri" w:cs="Calibri"/>
                  <w:color w:val="000000"/>
                  <w:lang w:eastAsia="en-AU"/>
                </w:rPr>
                <w:t>Chainage 5729</w:t>
              </w:r>
            </w:ins>
          </w:p>
        </w:tc>
        <w:tc>
          <w:tcPr>
            <w:tcW w:w="764" w:type="pct"/>
            <w:noWrap/>
            <w:hideMark/>
          </w:tcPr>
          <w:p w:rsidR="00110C18" w:rsidRPr="0056388D" w:rsidRDefault="00110C18" w:rsidP="00063728">
            <w:pPr>
              <w:jc w:val="right"/>
              <w:rPr>
                <w:ins w:id="28307" w:author="KIM, Jason" w:date="2019-04-02T13:39:00Z"/>
                <w:rFonts w:ascii="Calibri" w:eastAsia="Times New Roman" w:hAnsi="Calibri" w:cs="Calibri"/>
                <w:color w:val="000000"/>
                <w:lang w:eastAsia="en-AU"/>
              </w:rPr>
            </w:pPr>
            <w:ins w:id="283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09" w:author="KIM, Jason" w:date="2019-04-02T13:39:00Z"/>
        </w:trPr>
        <w:tc>
          <w:tcPr>
            <w:tcW w:w="708" w:type="pct"/>
            <w:vMerge/>
            <w:hideMark/>
          </w:tcPr>
          <w:p w:rsidR="00110C18" w:rsidRPr="0056388D" w:rsidRDefault="00110C18" w:rsidP="00063728">
            <w:pPr>
              <w:rPr>
                <w:ins w:id="283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11" w:author="KIM, Jason" w:date="2019-04-02T13:39:00Z"/>
                <w:rFonts w:ascii="Calibri" w:eastAsia="Times New Roman" w:hAnsi="Calibri" w:cs="Calibri"/>
                <w:color w:val="000000"/>
                <w:lang w:eastAsia="en-AU"/>
              </w:rPr>
            </w:pPr>
            <w:ins w:id="28312"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13" w:author="KIM, Jason" w:date="2019-04-02T13:39:00Z"/>
                <w:rFonts w:ascii="Calibri" w:eastAsia="Times New Roman" w:hAnsi="Calibri" w:cs="Calibri"/>
                <w:color w:val="000000"/>
                <w:lang w:eastAsia="en-AU"/>
              </w:rPr>
            </w:pPr>
            <w:ins w:id="2831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15" w:author="KIM, Jason" w:date="2019-04-02T13:39:00Z"/>
                <w:rFonts w:ascii="Calibri" w:eastAsia="Times New Roman" w:hAnsi="Calibri" w:cs="Calibri"/>
                <w:color w:val="000000"/>
                <w:lang w:eastAsia="en-AU"/>
              </w:rPr>
            </w:pPr>
            <w:ins w:id="28316" w:author="KIM, Jason" w:date="2019-04-02T13:39:00Z">
              <w:r w:rsidRPr="0056388D">
                <w:rPr>
                  <w:rFonts w:ascii="Calibri" w:eastAsia="Times New Roman" w:hAnsi="Calibri" w:cs="Calibri"/>
                  <w:color w:val="000000"/>
                  <w:lang w:eastAsia="en-AU"/>
                </w:rPr>
                <w:t>LLS2444</w:t>
              </w:r>
            </w:ins>
          </w:p>
        </w:tc>
        <w:tc>
          <w:tcPr>
            <w:tcW w:w="933" w:type="pct"/>
            <w:noWrap/>
            <w:hideMark/>
          </w:tcPr>
          <w:p w:rsidR="00110C18" w:rsidRPr="0056388D" w:rsidRDefault="00110C18" w:rsidP="00063728">
            <w:pPr>
              <w:rPr>
                <w:ins w:id="28317" w:author="KIM, Jason" w:date="2019-04-02T13:39:00Z"/>
                <w:rFonts w:ascii="Calibri" w:eastAsia="Times New Roman" w:hAnsi="Calibri" w:cs="Calibri"/>
                <w:color w:val="000000"/>
                <w:lang w:eastAsia="en-AU"/>
              </w:rPr>
            </w:pPr>
            <w:ins w:id="283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19" w:author="KIM, Jason" w:date="2019-04-02T13:39:00Z"/>
                <w:rFonts w:ascii="Calibri" w:eastAsia="Times New Roman" w:hAnsi="Calibri" w:cs="Calibri"/>
                <w:color w:val="000000"/>
                <w:lang w:eastAsia="en-AU"/>
              </w:rPr>
            </w:pPr>
            <w:ins w:id="28320" w:author="KIM, Jason" w:date="2019-04-02T13:39:00Z">
              <w:r w:rsidRPr="0056388D">
                <w:rPr>
                  <w:rFonts w:ascii="Calibri" w:eastAsia="Times New Roman" w:hAnsi="Calibri" w:cs="Calibri"/>
                  <w:color w:val="000000"/>
                  <w:lang w:eastAsia="en-AU"/>
                </w:rPr>
                <w:t>Chainage 5738</w:t>
              </w:r>
            </w:ins>
          </w:p>
        </w:tc>
        <w:tc>
          <w:tcPr>
            <w:tcW w:w="764" w:type="pct"/>
            <w:noWrap/>
            <w:hideMark/>
          </w:tcPr>
          <w:p w:rsidR="00110C18" w:rsidRPr="0056388D" w:rsidRDefault="00110C18" w:rsidP="00063728">
            <w:pPr>
              <w:jc w:val="right"/>
              <w:rPr>
                <w:ins w:id="28321" w:author="KIM, Jason" w:date="2019-04-02T13:39:00Z"/>
                <w:rFonts w:ascii="Calibri" w:eastAsia="Times New Roman" w:hAnsi="Calibri" w:cs="Calibri"/>
                <w:color w:val="000000"/>
                <w:lang w:eastAsia="en-AU"/>
              </w:rPr>
            </w:pPr>
            <w:ins w:id="283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23" w:author="KIM, Jason" w:date="2019-04-02T13:39:00Z"/>
        </w:trPr>
        <w:tc>
          <w:tcPr>
            <w:tcW w:w="708" w:type="pct"/>
            <w:vMerge/>
            <w:hideMark/>
          </w:tcPr>
          <w:p w:rsidR="00110C18" w:rsidRPr="0056388D" w:rsidRDefault="00110C18" w:rsidP="00063728">
            <w:pPr>
              <w:rPr>
                <w:ins w:id="283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25" w:author="KIM, Jason" w:date="2019-04-02T13:39:00Z"/>
                <w:rFonts w:ascii="Calibri" w:eastAsia="Times New Roman" w:hAnsi="Calibri" w:cs="Calibri"/>
                <w:color w:val="000000"/>
                <w:lang w:eastAsia="en-AU"/>
              </w:rPr>
            </w:pPr>
            <w:ins w:id="28326"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27" w:author="KIM, Jason" w:date="2019-04-02T13:39:00Z"/>
                <w:rFonts w:ascii="Calibri" w:eastAsia="Times New Roman" w:hAnsi="Calibri" w:cs="Calibri"/>
                <w:color w:val="000000"/>
                <w:lang w:eastAsia="en-AU"/>
              </w:rPr>
            </w:pPr>
            <w:ins w:id="2832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29" w:author="KIM, Jason" w:date="2019-04-02T13:39:00Z"/>
                <w:rFonts w:ascii="Calibri" w:eastAsia="Times New Roman" w:hAnsi="Calibri" w:cs="Calibri"/>
                <w:color w:val="000000"/>
                <w:lang w:eastAsia="en-AU"/>
              </w:rPr>
            </w:pPr>
            <w:ins w:id="28330" w:author="KIM, Jason" w:date="2019-04-02T13:39:00Z">
              <w:r w:rsidRPr="0056388D">
                <w:rPr>
                  <w:rFonts w:ascii="Calibri" w:eastAsia="Times New Roman" w:hAnsi="Calibri" w:cs="Calibri"/>
                  <w:color w:val="000000"/>
                  <w:lang w:eastAsia="en-AU"/>
                </w:rPr>
                <w:t>LLS2445</w:t>
              </w:r>
            </w:ins>
          </w:p>
        </w:tc>
        <w:tc>
          <w:tcPr>
            <w:tcW w:w="933" w:type="pct"/>
            <w:noWrap/>
            <w:hideMark/>
          </w:tcPr>
          <w:p w:rsidR="00110C18" w:rsidRPr="0056388D" w:rsidRDefault="00110C18" w:rsidP="00063728">
            <w:pPr>
              <w:rPr>
                <w:ins w:id="28331" w:author="KIM, Jason" w:date="2019-04-02T13:39:00Z"/>
                <w:rFonts w:ascii="Calibri" w:eastAsia="Times New Roman" w:hAnsi="Calibri" w:cs="Calibri"/>
                <w:color w:val="000000"/>
                <w:lang w:eastAsia="en-AU"/>
              </w:rPr>
            </w:pPr>
            <w:ins w:id="283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33" w:author="KIM, Jason" w:date="2019-04-02T13:39:00Z"/>
                <w:rFonts w:ascii="Calibri" w:eastAsia="Times New Roman" w:hAnsi="Calibri" w:cs="Calibri"/>
                <w:color w:val="000000"/>
                <w:lang w:eastAsia="en-AU"/>
              </w:rPr>
            </w:pPr>
            <w:ins w:id="28334" w:author="KIM, Jason" w:date="2019-04-02T13:39:00Z">
              <w:r w:rsidRPr="0056388D">
                <w:rPr>
                  <w:rFonts w:ascii="Calibri" w:eastAsia="Times New Roman" w:hAnsi="Calibri" w:cs="Calibri"/>
                  <w:color w:val="000000"/>
                  <w:lang w:eastAsia="en-AU"/>
                </w:rPr>
                <w:t>Chainage 5748</w:t>
              </w:r>
            </w:ins>
          </w:p>
        </w:tc>
        <w:tc>
          <w:tcPr>
            <w:tcW w:w="764" w:type="pct"/>
            <w:noWrap/>
            <w:hideMark/>
          </w:tcPr>
          <w:p w:rsidR="00110C18" w:rsidRPr="0056388D" w:rsidRDefault="00110C18" w:rsidP="00063728">
            <w:pPr>
              <w:jc w:val="right"/>
              <w:rPr>
                <w:ins w:id="28335" w:author="KIM, Jason" w:date="2019-04-02T13:39:00Z"/>
                <w:rFonts w:ascii="Calibri" w:eastAsia="Times New Roman" w:hAnsi="Calibri" w:cs="Calibri"/>
                <w:color w:val="000000"/>
                <w:lang w:eastAsia="en-AU"/>
              </w:rPr>
            </w:pPr>
            <w:ins w:id="283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37" w:author="KIM, Jason" w:date="2019-04-02T13:39:00Z"/>
        </w:trPr>
        <w:tc>
          <w:tcPr>
            <w:tcW w:w="708" w:type="pct"/>
            <w:vMerge/>
            <w:hideMark/>
          </w:tcPr>
          <w:p w:rsidR="00110C18" w:rsidRPr="0056388D" w:rsidRDefault="00110C18" w:rsidP="00063728">
            <w:pPr>
              <w:rPr>
                <w:ins w:id="283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39" w:author="KIM, Jason" w:date="2019-04-02T13:39:00Z"/>
                <w:rFonts w:ascii="Calibri" w:eastAsia="Times New Roman" w:hAnsi="Calibri" w:cs="Calibri"/>
                <w:color w:val="000000"/>
                <w:lang w:eastAsia="en-AU"/>
              </w:rPr>
            </w:pPr>
            <w:ins w:id="28340"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41" w:author="KIM, Jason" w:date="2019-04-02T13:39:00Z"/>
                <w:rFonts w:ascii="Calibri" w:eastAsia="Times New Roman" w:hAnsi="Calibri" w:cs="Calibri"/>
                <w:color w:val="000000"/>
                <w:lang w:eastAsia="en-AU"/>
              </w:rPr>
            </w:pPr>
            <w:ins w:id="2834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43" w:author="KIM, Jason" w:date="2019-04-02T13:39:00Z"/>
                <w:rFonts w:ascii="Calibri" w:eastAsia="Times New Roman" w:hAnsi="Calibri" w:cs="Calibri"/>
                <w:color w:val="000000"/>
                <w:lang w:eastAsia="en-AU"/>
              </w:rPr>
            </w:pPr>
            <w:ins w:id="28344" w:author="KIM, Jason" w:date="2019-04-02T13:39:00Z">
              <w:r w:rsidRPr="0056388D">
                <w:rPr>
                  <w:rFonts w:ascii="Calibri" w:eastAsia="Times New Roman" w:hAnsi="Calibri" w:cs="Calibri"/>
                  <w:color w:val="000000"/>
                  <w:lang w:eastAsia="en-AU"/>
                </w:rPr>
                <w:t>LLS2446</w:t>
              </w:r>
            </w:ins>
          </w:p>
        </w:tc>
        <w:tc>
          <w:tcPr>
            <w:tcW w:w="933" w:type="pct"/>
            <w:noWrap/>
            <w:hideMark/>
          </w:tcPr>
          <w:p w:rsidR="00110C18" w:rsidRPr="0056388D" w:rsidRDefault="00110C18" w:rsidP="00063728">
            <w:pPr>
              <w:rPr>
                <w:ins w:id="28345" w:author="KIM, Jason" w:date="2019-04-02T13:39:00Z"/>
                <w:rFonts w:ascii="Calibri" w:eastAsia="Times New Roman" w:hAnsi="Calibri" w:cs="Calibri"/>
                <w:color w:val="000000"/>
                <w:lang w:eastAsia="en-AU"/>
              </w:rPr>
            </w:pPr>
            <w:ins w:id="283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47" w:author="KIM, Jason" w:date="2019-04-02T13:39:00Z"/>
                <w:rFonts w:ascii="Calibri" w:eastAsia="Times New Roman" w:hAnsi="Calibri" w:cs="Calibri"/>
                <w:color w:val="000000"/>
                <w:lang w:eastAsia="en-AU"/>
              </w:rPr>
            </w:pPr>
            <w:ins w:id="28348" w:author="KIM, Jason" w:date="2019-04-02T13:39:00Z">
              <w:r w:rsidRPr="0056388D">
                <w:rPr>
                  <w:rFonts w:ascii="Calibri" w:eastAsia="Times New Roman" w:hAnsi="Calibri" w:cs="Calibri"/>
                  <w:color w:val="000000"/>
                  <w:lang w:eastAsia="en-AU"/>
                </w:rPr>
                <w:t>Chainage 5757</w:t>
              </w:r>
            </w:ins>
          </w:p>
        </w:tc>
        <w:tc>
          <w:tcPr>
            <w:tcW w:w="764" w:type="pct"/>
            <w:noWrap/>
            <w:hideMark/>
          </w:tcPr>
          <w:p w:rsidR="00110C18" w:rsidRPr="0056388D" w:rsidRDefault="00110C18" w:rsidP="00063728">
            <w:pPr>
              <w:jc w:val="right"/>
              <w:rPr>
                <w:ins w:id="28349" w:author="KIM, Jason" w:date="2019-04-02T13:39:00Z"/>
                <w:rFonts w:ascii="Calibri" w:eastAsia="Times New Roman" w:hAnsi="Calibri" w:cs="Calibri"/>
                <w:color w:val="000000"/>
                <w:lang w:eastAsia="en-AU"/>
              </w:rPr>
            </w:pPr>
            <w:ins w:id="28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51" w:author="KIM, Jason" w:date="2019-04-02T13:39:00Z"/>
        </w:trPr>
        <w:tc>
          <w:tcPr>
            <w:tcW w:w="708" w:type="pct"/>
            <w:vMerge/>
            <w:hideMark/>
          </w:tcPr>
          <w:p w:rsidR="00110C18" w:rsidRPr="0056388D" w:rsidRDefault="00110C18" w:rsidP="00063728">
            <w:pPr>
              <w:rPr>
                <w:ins w:id="283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53" w:author="KIM, Jason" w:date="2019-04-02T13:39:00Z"/>
                <w:rFonts w:ascii="Calibri" w:eastAsia="Times New Roman" w:hAnsi="Calibri" w:cs="Calibri"/>
                <w:color w:val="000000"/>
                <w:lang w:eastAsia="en-AU"/>
              </w:rPr>
            </w:pPr>
            <w:ins w:id="28354"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55" w:author="KIM, Jason" w:date="2019-04-02T13:39:00Z"/>
                <w:rFonts w:ascii="Calibri" w:eastAsia="Times New Roman" w:hAnsi="Calibri" w:cs="Calibri"/>
                <w:color w:val="000000"/>
                <w:lang w:eastAsia="en-AU"/>
              </w:rPr>
            </w:pPr>
            <w:ins w:id="2835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57" w:author="KIM, Jason" w:date="2019-04-02T13:39:00Z"/>
                <w:rFonts w:ascii="Calibri" w:eastAsia="Times New Roman" w:hAnsi="Calibri" w:cs="Calibri"/>
                <w:color w:val="000000"/>
                <w:lang w:eastAsia="en-AU"/>
              </w:rPr>
            </w:pPr>
            <w:ins w:id="28358" w:author="KIM, Jason" w:date="2019-04-02T13:39:00Z">
              <w:r w:rsidRPr="0056388D">
                <w:rPr>
                  <w:rFonts w:ascii="Calibri" w:eastAsia="Times New Roman" w:hAnsi="Calibri" w:cs="Calibri"/>
                  <w:color w:val="000000"/>
                  <w:lang w:eastAsia="en-AU"/>
                </w:rPr>
                <w:t>LLS2447</w:t>
              </w:r>
            </w:ins>
          </w:p>
        </w:tc>
        <w:tc>
          <w:tcPr>
            <w:tcW w:w="933" w:type="pct"/>
            <w:noWrap/>
            <w:hideMark/>
          </w:tcPr>
          <w:p w:rsidR="00110C18" w:rsidRPr="0056388D" w:rsidRDefault="00110C18" w:rsidP="00063728">
            <w:pPr>
              <w:rPr>
                <w:ins w:id="28359" w:author="KIM, Jason" w:date="2019-04-02T13:39:00Z"/>
                <w:rFonts w:ascii="Calibri" w:eastAsia="Times New Roman" w:hAnsi="Calibri" w:cs="Calibri"/>
                <w:color w:val="000000"/>
                <w:lang w:eastAsia="en-AU"/>
              </w:rPr>
            </w:pPr>
            <w:ins w:id="283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61" w:author="KIM, Jason" w:date="2019-04-02T13:39:00Z"/>
                <w:rFonts w:ascii="Calibri" w:eastAsia="Times New Roman" w:hAnsi="Calibri" w:cs="Calibri"/>
                <w:color w:val="000000"/>
                <w:lang w:eastAsia="en-AU"/>
              </w:rPr>
            </w:pPr>
            <w:ins w:id="28362" w:author="KIM, Jason" w:date="2019-04-02T13:39:00Z">
              <w:r w:rsidRPr="0056388D">
                <w:rPr>
                  <w:rFonts w:ascii="Calibri" w:eastAsia="Times New Roman" w:hAnsi="Calibri" w:cs="Calibri"/>
                  <w:color w:val="000000"/>
                  <w:lang w:eastAsia="en-AU"/>
                </w:rPr>
                <w:t>Chainage 5767</w:t>
              </w:r>
            </w:ins>
          </w:p>
        </w:tc>
        <w:tc>
          <w:tcPr>
            <w:tcW w:w="764" w:type="pct"/>
            <w:noWrap/>
            <w:hideMark/>
          </w:tcPr>
          <w:p w:rsidR="00110C18" w:rsidRPr="0056388D" w:rsidRDefault="00110C18" w:rsidP="00063728">
            <w:pPr>
              <w:jc w:val="right"/>
              <w:rPr>
                <w:ins w:id="28363" w:author="KIM, Jason" w:date="2019-04-02T13:39:00Z"/>
                <w:rFonts w:ascii="Calibri" w:eastAsia="Times New Roman" w:hAnsi="Calibri" w:cs="Calibri"/>
                <w:color w:val="000000"/>
                <w:lang w:eastAsia="en-AU"/>
              </w:rPr>
            </w:pPr>
            <w:ins w:id="283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65" w:author="KIM, Jason" w:date="2019-04-02T13:39:00Z"/>
        </w:trPr>
        <w:tc>
          <w:tcPr>
            <w:tcW w:w="708" w:type="pct"/>
            <w:vMerge/>
            <w:hideMark/>
          </w:tcPr>
          <w:p w:rsidR="00110C18" w:rsidRPr="0056388D" w:rsidRDefault="00110C18" w:rsidP="00063728">
            <w:pPr>
              <w:rPr>
                <w:ins w:id="283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67" w:author="KIM, Jason" w:date="2019-04-02T13:39:00Z"/>
                <w:rFonts w:ascii="Calibri" w:eastAsia="Times New Roman" w:hAnsi="Calibri" w:cs="Calibri"/>
                <w:color w:val="000000"/>
                <w:lang w:eastAsia="en-AU"/>
              </w:rPr>
            </w:pPr>
            <w:ins w:id="28368"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69" w:author="KIM, Jason" w:date="2019-04-02T13:39:00Z"/>
                <w:rFonts w:ascii="Calibri" w:eastAsia="Times New Roman" w:hAnsi="Calibri" w:cs="Calibri"/>
                <w:color w:val="000000"/>
                <w:lang w:eastAsia="en-AU"/>
              </w:rPr>
            </w:pPr>
            <w:ins w:id="2837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71" w:author="KIM, Jason" w:date="2019-04-02T13:39:00Z"/>
                <w:rFonts w:ascii="Calibri" w:eastAsia="Times New Roman" w:hAnsi="Calibri" w:cs="Calibri"/>
                <w:color w:val="000000"/>
                <w:lang w:eastAsia="en-AU"/>
              </w:rPr>
            </w:pPr>
            <w:ins w:id="28372" w:author="KIM, Jason" w:date="2019-04-02T13:39:00Z">
              <w:r w:rsidRPr="0056388D">
                <w:rPr>
                  <w:rFonts w:ascii="Calibri" w:eastAsia="Times New Roman" w:hAnsi="Calibri" w:cs="Calibri"/>
                  <w:color w:val="000000"/>
                  <w:lang w:eastAsia="en-AU"/>
                </w:rPr>
                <w:t>LLS2448</w:t>
              </w:r>
            </w:ins>
          </w:p>
        </w:tc>
        <w:tc>
          <w:tcPr>
            <w:tcW w:w="933" w:type="pct"/>
            <w:noWrap/>
            <w:hideMark/>
          </w:tcPr>
          <w:p w:rsidR="00110C18" w:rsidRPr="0056388D" w:rsidRDefault="00110C18" w:rsidP="00063728">
            <w:pPr>
              <w:rPr>
                <w:ins w:id="28373" w:author="KIM, Jason" w:date="2019-04-02T13:39:00Z"/>
                <w:rFonts w:ascii="Calibri" w:eastAsia="Times New Roman" w:hAnsi="Calibri" w:cs="Calibri"/>
                <w:color w:val="000000"/>
                <w:lang w:eastAsia="en-AU"/>
              </w:rPr>
            </w:pPr>
            <w:ins w:id="283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75" w:author="KIM, Jason" w:date="2019-04-02T13:39:00Z"/>
                <w:rFonts w:ascii="Calibri" w:eastAsia="Times New Roman" w:hAnsi="Calibri" w:cs="Calibri"/>
                <w:color w:val="000000"/>
                <w:lang w:eastAsia="en-AU"/>
              </w:rPr>
            </w:pPr>
            <w:ins w:id="28376" w:author="KIM, Jason" w:date="2019-04-02T13:39:00Z">
              <w:r w:rsidRPr="0056388D">
                <w:rPr>
                  <w:rFonts w:ascii="Calibri" w:eastAsia="Times New Roman" w:hAnsi="Calibri" w:cs="Calibri"/>
                  <w:color w:val="000000"/>
                  <w:lang w:eastAsia="en-AU"/>
                </w:rPr>
                <w:t>Chainage 5777</w:t>
              </w:r>
            </w:ins>
          </w:p>
        </w:tc>
        <w:tc>
          <w:tcPr>
            <w:tcW w:w="764" w:type="pct"/>
            <w:noWrap/>
            <w:hideMark/>
          </w:tcPr>
          <w:p w:rsidR="00110C18" w:rsidRPr="0056388D" w:rsidRDefault="00110C18" w:rsidP="00063728">
            <w:pPr>
              <w:jc w:val="right"/>
              <w:rPr>
                <w:ins w:id="28377" w:author="KIM, Jason" w:date="2019-04-02T13:39:00Z"/>
                <w:rFonts w:ascii="Calibri" w:eastAsia="Times New Roman" w:hAnsi="Calibri" w:cs="Calibri"/>
                <w:color w:val="000000"/>
                <w:lang w:eastAsia="en-AU"/>
              </w:rPr>
            </w:pPr>
            <w:ins w:id="283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79" w:author="KIM, Jason" w:date="2019-04-02T13:39:00Z"/>
        </w:trPr>
        <w:tc>
          <w:tcPr>
            <w:tcW w:w="708" w:type="pct"/>
            <w:vMerge/>
            <w:hideMark/>
          </w:tcPr>
          <w:p w:rsidR="00110C18" w:rsidRPr="0056388D" w:rsidRDefault="00110C18" w:rsidP="00063728">
            <w:pPr>
              <w:rPr>
                <w:ins w:id="283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81" w:author="KIM, Jason" w:date="2019-04-02T13:39:00Z"/>
                <w:rFonts w:ascii="Calibri" w:eastAsia="Times New Roman" w:hAnsi="Calibri" w:cs="Calibri"/>
                <w:color w:val="000000"/>
                <w:lang w:eastAsia="en-AU"/>
              </w:rPr>
            </w:pPr>
            <w:ins w:id="28382"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83" w:author="KIM, Jason" w:date="2019-04-02T13:39:00Z"/>
                <w:rFonts w:ascii="Calibri" w:eastAsia="Times New Roman" w:hAnsi="Calibri" w:cs="Calibri"/>
                <w:color w:val="000000"/>
                <w:lang w:eastAsia="en-AU"/>
              </w:rPr>
            </w:pPr>
            <w:ins w:id="2838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85" w:author="KIM, Jason" w:date="2019-04-02T13:39:00Z"/>
                <w:rFonts w:ascii="Calibri" w:eastAsia="Times New Roman" w:hAnsi="Calibri" w:cs="Calibri"/>
                <w:color w:val="000000"/>
                <w:lang w:eastAsia="en-AU"/>
              </w:rPr>
            </w:pPr>
            <w:ins w:id="28386" w:author="KIM, Jason" w:date="2019-04-02T13:39:00Z">
              <w:r w:rsidRPr="0056388D">
                <w:rPr>
                  <w:rFonts w:ascii="Calibri" w:eastAsia="Times New Roman" w:hAnsi="Calibri" w:cs="Calibri"/>
                  <w:color w:val="000000"/>
                  <w:lang w:eastAsia="en-AU"/>
                </w:rPr>
                <w:t>LLS2449</w:t>
              </w:r>
            </w:ins>
          </w:p>
        </w:tc>
        <w:tc>
          <w:tcPr>
            <w:tcW w:w="933" w:type="pct"/>
            <w:noWrap/>
            <w:hideMark/>
          </w:tcPr>
          <w:p w:rsidR="00110C18" w:rsidRPr="0056388D" w:rsidRDefault="00110C18" w:rsidP="00063728">
            <w:pPr>
              <w:rPr>
                <w:ins w:id="28387" w:author="KIM, Jason" w:date="2019-04-02T13:39:00Z"/>
                <w:rFonts w:ascii="Calibri" w:eastAsia="Times New Roman" w:hAnsi="Calibri" w:cs="Calibri"/>
                <w:color w:val="000000"/>
                <w:lang w:eastAsia="en-AU"/>
              </w:rPr>
            </w:pPr>
            <w:ins w:id="283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89" w:author="KIM, Jason" w:date="2019-04-02T13:39:00Z"/>
                <w:rFonts w:ascii="Calibri" w:eastAsia="Times New Roman" w:hAnsi="Calibri" w:cs="Calibri"/>
                <w:color w:val="000000"/>
                <w:lang w:eastAsia="en-AU"/>
              </w:rPr>
            </w:pPr>
            <w:ins w:id="28390" w:author="KIM, Jason" w:date="2019-04-02T13:39:00Z">
              <w:r w:rsidRPr="0056388D">
                <w:rPr>
                  <w:rFonts w:ascii="Calibri" w:eastAsia="Times New Roman" w:hAnsi="Calibri" w:cs="Calibri"/>
                  <w:color w:val="000000"/>
                  <w:lang w:eastAsia="en-AU"/>
                </w:rPr>
                <w:t>Chainage 5787</w:t>
              </w:r>
            </w:ins>
          </w:p>
        </w:tc>
        <w:tc>
          <w:tcPr>
            <w:tcW w:w="764" w:type="pct"/>
            <w:noWrap/>
            <w:hideMark/>
          </w:tcPr>
          <w:p w:rsidR="00110C18" w:rsidRPr="0056388D" w:rsidRDefault="00110C18" w:rsidP="00063728">
            <w:pPr>
              <w:jc w:val="right"/>
              <w:rPr>
                <w:ins w:id="28391" w:author="KIM, Jason" w:date="2019-04-02T13:39:00Z"/>
                <w:rFonts w:ascii="Calibri" w:eastAsia="Times New Roman" w:hAnsi="Calibri" w:cs="Calibri"/>
                <w:color w:val="000000"/>
                <w:lang w:eastAsia="en-AU"/>
              </w:rPr>
            </w:pPr>
            <w:ins w:id="28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93" w:author="KIM, Jason" w:date="2019-04-02T13:39:00Z"/>
        </w:trPr>
        <w:tc>
          <w:tcPr>
            <w:tcW w:w="708" w:type="pct"/>
            <w:vMerge/>
            <w:hideMark/>
          </w:tcPr>
          <w:p w:rsidR="00110C18" w:rsidRPr="0056388D" w:rsidRDefault="00110C18" w:rsidP="00063728">
            <w:pPr>
              <w:rPr>
                <w:ins w:id="283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95" w:author="KIM, Jason" w:date="2019-04-02T13:39:00Z"/>
                <w:rFonts w:ascii="Calibri" w:eastAsia="Times New Roman" w:hAnsi="Calibri" w:cs="Calibri"/>
                <w:color w:val="000000"/>
                <w:lang w:eastAsia="en-AU"/>
              </w:rPr>
            </w:pPr>
            <w:ins w:id="28396"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97" w:author="KIM, Jason" w:date="2019-04-02T13:39:00Z"/>
                <w:rFonts w:ascii="Calibri" w:eastAsia="Times New Roman" w:hAnsi="Calibri" w:cs="Calibri"/>
                <w:color w:val="000000"/>
                <w:lang w:eastAsia="en-AU"/>
              </w:rPr>
            </w:pPr>
            <w:ins w:id="2839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99" w:author="KIM, Jason" w:date="2019-04-02T13:39:00Z"/>
                <w:rFonts w:ascii="Calibri" w:eastAsia="Times New Roman" w:hAnsi="Calibri" w:cs="Calibri"/>
                <w:color w:val="000000"/>
                <w:lang w:eastAsia="en-AU"/>
              </w:rPr>
            </w:pPr>
            <w:ins w:id="28400" w:author="KIM, Jason" w:date="2019-04-02T13:39:00Z">
              <w:r w:rsidRPr="0056388D">
                <w:rPr>
                  <w:rFonts w:ascii="Calibri" w:eastAsia="Times New Roman" w:hAnsi="Calibri" w:cs="Calibri"/>
                  <w:color w:val="000000"/>
                  <w:lang w:eastAsia="en-AU"/>
                </w:rPr>
                <w:t>LLS2450</w:t>
              </w:r>
            </w:ins>
          </w:p>
        </w:tc>
        <w:tc>
          <w:tcPr>
            <w:tcW w:w="933" w:type="pct"/>
            <w:noWrap/>
            <w:hideMark/>
          </w:tcPr>
          <w:p w:rsidR="00110C18" w:rsidRPr="0056388D" w:rsidRDefault="00110C18" w:rsidP="00063728">
            <w:pPr>
              <w:rPr>
                <w:ins w:id="28401" w:author="KIM, Jason" w:date="2019-04-02T13:39:00Z"/>
                <w:rFonts w:ascii="Calibri" w:eastAsia="Times New Roman" w:hAnsi="Calibri" w:cs="Calibri"/>
                <w:color w:val="000000"/>
                <w:lang w:eastAsia="en-AU"/>
              </w:rPr>
            </w:pPr>
            <w:ins w:id="284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03" w:author="KIM, Jason" w:date="2019-04-02T13:39:00Z"/>
                <w:rFonts w:ascii="Calibri" w:eastAsia="Times New Roman" w:hAnsi="Calibri" w:cs="Calibri"/>
                <w:color w:val="000000"/>
                <w:lang w:eastAsia="en-AU"/>
              </w:rPr>
            </w:pPr>
            <w:ins w:id="28404" w:author="KIM, Jason" w:date="2019-04-02T13:39:00Z">
              <w:r w:rsidRPr="0056388D">
                <w:rPr>
                  <w:rFonts w:ascii="Calibri" w:eastAsia="Times New Roman" w:hAnsi="Calibri" w:cs="Calibri"/>
                  <w:color w:val="000000"/>
                  <w:lang w:eastAsia="en-AU"/>
                </w:rPr>
                <w:t>Chainage 5796</w:t>
              </w:r>
            </w:ins>
          </w:p>
        </w:tc>
        <w:tc>
          <w:tcPr>
            <w:tcW w:w="764" w:type="pct"/>
            <w:noWrap/>
            <w:hideMark/>
          </w:tcPr>
          <w:p w:rsidR="00110C18" w:rsidRPr="0056388D" w:rsidRDefault="00110C18" w:rsidP="00063728">
            <w:pPr>
              <w:jc w:val="right"/>
              <w:rPr>
                <w:ins w:id="28405" w:author="KIM, Jason" w:date="2019-04-02T13:39:00Z"/>
                <w:rFonts w:ascii="Calibri" w:eastAsia="Times New Roman" w:hAnsi="Calibri" w:cs="Calibri"/>
                <w:color w:val="000000"/>
                <w:lang w:eastAsia="en-AU"/>
              </w:rPr>
            </w:pPr>
            <w:ins w:id="28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07" w:author="KIM, Jason" w:date="2019-04-02T13:39:00Z"/>
        </w:trPr>
        <w:tc>
          <w:tcPr>
            <w:tcW w:w="708" w:type="pct"/>
            <w:vMerge/>
            <w:hideMark/>
          </w:tcPr>
          <w:p w:rsidR="00110C18" w:rsidRPr="0056388D" w:rsidRDefault="00110C18" w:rsidP="00063728">
            <w:pPr>
              <w:rPr>
                <w:ins w:id="284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09" w:author="KIM, Jason" w:date="2019-04-02T13:39:00Z"/>
                <w:rFonts w:ascii="Calibri" w:eastAsia="Times New Roman" w:hAnsi="Calibri" w:cs="Calibri"/>
                <w:color w:val="000000"/>
                <w:lang w:eastAsia="en-AU"/>
              </w:rPr>
            </w:pPr>
            <w:ins w:id="28410"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11" w:author="KIM, Jason" w:date="2019-04-02T13:39:00Z"/>
                <w:rFonts w:ascii="Calibri" w:eastAsia="Times New Roman" w:hAnsi="Calibri" w:cs="Calibri"/>
                <w:color w:val="000000"/>
                <w:lang w:eastAsia="en-AU"/>
              </w:rPr>
            </w:pPr>
            <w:ins w:id="2841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13" w:author="KIM, Jason" w:date="2019-04-02T13:39:00Z"/>
                <w:rFonts w:ascii="Calibri" w:eastAsia="Times New Roman" w:hAnsi="Calibri" w:cs="Calibri"/>
                <w:color w:val="000000"/>
                <w:lang w:eastAsia="en-AU"/>
              </w:rPr>
            </w:pPr>
            <w:ins w:id="28414" w:author="KIM, Jason" w:date="2019-04-02T13:39:00Z">
              <w:r w:rsidRPr="0056388D">
                <w:rPr>
                  <w:rFonts w:ascii="Calibri" w:eastAsia="Times New Roman" w:hAnsi="Calibri" w:cs="Calibri"/>
                  <w:color w:val="000000"/>
                  <w:lang w:eastAsia="en-AU"/>
                </w:rPr>
                <w:t>LLS2451</w:t>
              </w:r>
            </w:ins>
          </w:p>
        </w:tc>
        <w:tc>
          <w:tcPr>
            <w:tcW w:w="933" w:type="pct"/>
            <w:noWrap/>
            <w:hideMark/>
          </w:tcPr>
          <w:p w:rsidR="00110C18" w:rsidRPr="0056388D" w:rsidRDefault="00110C18" w:rsidP="00063728">
            <w:pPr>
              <w:rPr>
                <w:ins w:id="28415" w:author="KIM, Jason" w:date="2019-04-02T13:39:00Z"/>
                <w:rFonts w:ascii="Calibri" w:eastAsia="Times New Roman" w:hAnsi="Calibri" w:cs="Calibri"/>
                <w:color w:val="000000"/>
                <w:lang w:eastAsia="en-AU"/>
              </w:rPr>
            </w:pPr>
            <w:ins w:id="284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17" w:author="KIM, Jason" w:date="2019-04-02T13:39:00Z"/>
                <w:rFonts w:ascii="Calibri" w:eastAsia="Times New Roman" w:hAnsi="Calibri" w:cs="Calibri"/>
                <w:color w:val="000000"/>
                <w:lang w:eastAsia="en-AU"/>
              </w:rPr>
            </w:pPr>
            <w:ins w:id="28418" w:author="KIM, Jason" w:date="2019-04-02T13:39:00Z">
              <w:r w:rsidRPr="0056388D">
                <w:rPr>
                  <w:rFonts w:ascii="Calibri" w:eastAsia="Times New Roman" w:hAnsi="Calibri" w:cs="Calibri"/>
                  <w:color w:val="000000"/>
                  <w:lang w:eastAsia="en-AU"/>
                </w:rPr>
                <w:t>Chainage 5806</w:t>
              </w:r>
            </w:ins>
          </w:p>
        </w:tc>
        <w:tc>
          <w:tcPr>
            <w:tcW w:w="764" w:type="pct"/>
            <w:noWrap/>
            <w:hideMark/>
          </w:tcPr>
          <w:p w:rsidR="00110C18" w:rsidRPr="0056388D" w:rsidRDefault="00110C18" w:rsidP="00063728">
            <w:pPr>
              <w:jc w:val="right"/>
              <w:rPr>
                <w:ins w:id="28419" w:author="KIM, Jason" w:date="2019-04-02T13:39:00Z"/>
                <w:rFonts w:ascii="Calibri" w:eastAsia="Times New Roman" w:hAnsi="Calibri" w:cs="Calibri"/>
                <w:color w:val="000000"/>
                <w:lang w:eastAsia="en-AU"/>
              </w:rPr>
            </w:pPr>
            <w:ins w:id="28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21" w:author="KIM, Jason" w:date="2019-04-02T13:39:00Z"/>
        </w:trPr>
        <w:tc>
          <w:tcPr>
            <w:tcW w:w="708" w:type="pct"/>
            <w:vMerge/>
            <w:hideMark/>
          </w:tcPr>
          <w:p w:rsidR="00110C18" w:rsidRPr="0056388D" w:rsidRDefault="00110C18" w:rsidP="00063728">
            <w:pPr>
              <w:rPr>
                <w:ins w:id="284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23" w:author="KIM, Jason" w:date="2019-04-02T13:39:00Z"/>
                <w:rFonts w:ascii="Calibri" w:eastAsia="Times New Roman" w:hAnsi="Calibri" w:cs="Calibri"/>
                <w:color w:val="000000"/>
                <w:lang w:eastAsia="en-AU"/>
              </w:rPr>
            </w:pPr>
            <w:ins w:id="28424"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25" w:author="KIM, Jason" w:date="2019-04-02T13:39:00Z"/>
                <w:rFonts w:ascii="Calibri" w:eastAsia="Times New Roman" w:hAnsi="Calibri" w:cs="Calibri"/>
                <w:color w:val="000000"/>
                <w:lang w:eastAsia="en-AU"/>
              </w:rPr>
            </w:pPr>
            <w:ins w:id="284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27" w:author="KIM, Jason" w:date="2019-04-02T13:39:00Z"/>
                <w:rFonts w:ascii="Calibri" w:eastAsia="Times New Roman" w:hAnsi="Calibri" w:cs="Calibri"/>
                <w:color w:val="000000"/>
                <w:lang w:eastAsia="en-AU"/>
              </w:rPr>
            </w:pPr>
            <w:ins w:id="28428" w:author="KIM, Jason" w:date="2019-04-02T13:39:00Z">
              <w:r w:rsidRPr="0056388D">
                <w:rPr>
                  <w:rFonts w:ascii="Calibri" w:eastAsia="Times New Roman" w:hAnsi="Calibri" w:cs="Calibri"/>
                  <w:color w:val="000000"/>
                  <w:lang w:eastAsia="en-AU"/>
                </w:rPr>
                <w:t>LLS2452</w:t>
              </w:r>
            </w:ins>
          </w:p>
        </w:tc>
        <w:tc>
          <w:tcPr>
            <w:tcW w:w="933" w:type="pct"/>
            <w:noWrap/>
            <w:hideMark/>
          </w:tcPr>
          <w:p w:rsidR="00110C18" w:rsidRPr="0056388D" w:rsidRDefault="00110C18" w:rsidP="00063728">
            <w:pPr>
              <w:rPr>
                <w:ins w:id="28429" w:author="KIM, Jason" w:date="2019-04-02T13:39:00Z"/>
                <w:rFonts w:ascii="Calibri" w:eastAsia="Times New Roman" w:hAnsi="Calibri" w:cs="Calibri"/>
                <w:color w:val="000000"/>
                <w:lang w:eastAsia="en-AU"/>
              </w:rPr>
            </w:pPr>
            <w:ins w:id="284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31" w:author="KIM, Jason" w:date="2019-04-02T13:39:00Z"/>
                <w:rFonts w:ascii="Calibri" w:eastAsia="Times New Roman" w:hAnsi="Calibri" w:cs="Calibri"/>
                <w:color w:val="000000"/>
                <w:lang w:eastAsia="en-AU"/>
              </w:rPr>
            </w:pPr>
            <w:ins w:id="28432" w:author="KIM, Jason" w:date="2019-04-02T13:39:00Z">
              <w:r w:rsidRPr="0056388D">
                <w:rPr>
                  <w:rFonts w:ascii="Calibri" w:eastAsia="Times New Roman" w:hAnsi="Calibri" w:cs="Calibri"/>
                  <w:color w:val="000000"/>
                  <w:lang w:eastAsia="en-AU"/>
                </w:rPr>
                <w:t>Chainage 5815</w:t>
              </w:r>
            </w:ins>
          </w:p>
        </w:tc>
        <w:tc>
          <w:tcPr>
            <w:tcW w:w="764" w:type="pct"/>
            <w:noWrap/>
            <w:hideMark/>
          </w:tcPr>
          <w:p w:rsidR="00110C18" w:rsidRPr="0056388D" w:rsidRDefault="00110C18" w:rsidP="00063728">
            <w:pPr>
              <w:jc w:val="right"/>
              <w:rPr>
                <w:ins w:id="28433" w:author="KIM, Jason" w:date="2019-04-02T13:39:00Z"/>
                <w:rFonts w:ascii="Calibri" w:eastAsia="Times New Roman" w:hAnsi="Calibri" w:cs="Calibri"/>
                <w:color w:val="000000"/>
                <w:lang w:eastAsia="en-AU"/>
              </w:rPr>
            </w:pPr>
            <w:ins w:id="284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35" w:author="KIM, Jason" w:date="2019-04-02T13:39:00Z"/>
        </w:trPr>
        <w:tc>
          <w:tcPr>
            <w:tcW w:w="708" w:type="pct"/>
            <w:vMerge/>
            <w:hideMark/>
          </w:tcPr>
          <w:p w:rsidR="00110C18" w:rsidRPr="0056388D" w:rsidRDefault="00110C18" w:rsidP="00063728">
            <w:pPr>
              <w:rPr>
                <w:ins w:id="284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37" w:author="KIM, Jason" w:date="2019-04-02T13:39:00Z"/>
                <w:rFonts w:ascii="Calibri" w:eastAsia="Times New Roman" w:hAnsi="Calibri" w:cs="Calibri"/>
                <w:color w:val="000000"/>
                <w:lang w:eastAsia="en-AU"/>
              </w:rPr>
            </w:pPr>
            <w:ins w:id="28438"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39" w:author="KIM, Jason" w:date="2019-04-02T13:39:00Z"/>
                <w:rFonts w:ascii="Calibri" w:eastAsia="Times New Roman" w:hAnsi="Calibri" w:cs="Calibri"/>
                <w:color w:val="000000"/>
                <w:lang w:eastAsia="en-AU"/>
              </w:rPr>
            </w:pPr>
            <w:ins w:id="284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41" w:author="KIM, Jason" w:date="2019-04-02T13:39:00Z"/>
                <w:rFonts w:ascii="Calibri" w:eastAsia="Times New Roman" w:hAnsi="Calibri" w:cs="Calibri"/>
                <w:color w:val="000000"/>
                <w:lang w:eastAsia="en-AU"/>
              </w:rPr>
            </w:pPr>
            <w:ins w:id="28442" w:author="KIM, Jason" w:date="2019-04-02T13:39:00Z">
              <w:r w:rsidRPr="0056388D">
                <w:rPr>
                  <w:rFonts w:ascii="Calibri" w:eastAsia="Times New Roman" w:hAnsi="Calibri" w:cs="Calibri"/>
                  <w:color w:val="000000"/>
                  <w:lang w:eastAsia="en-AU"/>
                </w:rPr>
                <w:t>LLS2453</w:t>
              </w:r>
            </w:ins>
          </w:p>
        </w:tc>
        <w:tc>
          <w:tcPr>
            <w:tcW w:w="933" w:type="pct"/>
            <w:noWrap/>
            <w:hideMark/>
          </w:tcPr>
          <w:p w:rsidR="00110C18" w:rsidRPr="0056388D" w:rsidRDefault="00110C18" w:rsidP="00063728">
            <w:pPr>
              <w:rPr>
                <w:ins w:id="28443" w:author="KIM, Jason" w:date="2019-04-02T13:39:00Z"/>
                <w:rFonts w:ascii="Calibri" w:eastAsia="Times New Roman" w:hAnsi="Calibri" w:cs="Calibri"/>
                <w:color w:val="000000"/>
                <w:lang w:eastAsia="en-AU"/>
              </w:rPr>
            </w:pPr>
            <w:ins w:id="284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45" w:author="KIM, Jason" w:date="2019-04-02T13:39:00Z"/>
                <w:rFonts w:ascii="Calibri" w:eastAsia="Times New Roman" w:hAnsi="Calibri" w:cs="Calibri"/>
                <w:color w:val="000000"/>
                <w:lang w:eastAsia="en-AU"/>
              </w:rPr>
            </w:pPr>
            <w:ins w:id="28446" w:author="KIM, Jason" w:date="2019-04-02T13:39:00Z">
              <w:r w:rsidRPr="0056388D">
                <w:rPr>
                  <w:rFonts w:ascii="Calibri" w:eastAsia="Times New Roman" w:hAnsi="Calibri" w:cs="Calibri"/>
                  <w:color w:val="000000"/>
                  <w:lang w:eastAsia="en-AU"/>
                </w:rPr>
                <w:t>Chainage 5825</w:t>
              </w:r>
            </w:ins>
          </w:p>
        </w:tc>
        <w:tc>
          <w:tcPr>
            <w:tcW w:w="764" w:type="pct"/>
            <w:noWrap/>
            <w:hideMark/>
          </w:tcPr>
          <w:p w:rsidR="00110C18" w:rsidRPr="0056388D" w:rsidRDefault="00110C18" w:rsidP="00063728">
            <w:pPr>
              <w:jc w:val="right"/>
              <w:rPr>
                <w:ins w:id="28447" w:author="KIM, Jason" w:date="2019-04-02T13:39:00Z"/>
                <w:rFonts w:ascii="Calibri" w:eastAsia="Times New Roman" w:hAnsi="Calibri" w:cs="Calibri"/>
                <w:color w:val="000000"/>
                <w:lang w:eastAsia="en-AU"/>
              </w:rPr>
            </w:pPr>
            <w:ins w:id="28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49" w:author="KIM, Jason" w:date="2019-04-02T13:39:00Z"/>
        </w:trPr>
        <w:tc>
          <w:tcPr>
            <w:tcW w:w="708" w:type="pct"/>
            <w:vMerge w:val="restart"/>
            <w:noWrap/>
            <w:hideMark/>
          </w:tcPr>
          <w:p w:rsidR="00110C18" w:rsidRPr="0056388D" w:rsidRDefault="00110C18" w:rsidP="00063728">
            <w:pPr>
              <w:rPr>
                <w:ins w:id="28450" w:author="KIM, Jason" w:date="2019-04-02T13:39:00Z"/>
                <w:rFonts w:ascii="Calibri" w:eastAsia="Times New Roman" w:hAnsi="Calibri" w:cs="Calibri"/>
                <w:color w:val="000000"/>
                <w:lang w:eastAsia="en-AU"/>
              </w:rPr>
            </w:pPr>
            <w:ins w:id="28451" w:author="KIM, Jason" w:date="2019-04-02T13:39:00Z">
              <w:r w:rsidRPr="0056388D">
                <w:rPr>
                  <w:rFonts w:ascii="Calibri" w:eastAsia="Times New Roman" w:hAnsi="Calibri" w:cs="Calibri"/>
                  <w:color w:val="000000"/>
                  <w:lang w:eastAsia="en-AU"/>
                </w:rPr>
                <w:t>LLE44K51</w:t>
              </w:r>
            </w:ins>
          </w:p>
        </w:tc>
        <w:tc>
          <w:tcPr>
            <w:tcW w:w="605" w:type="pct"/>
            <w:noWrap/>
            <w:hideMark/>
          </w:tcPr>
          <w:p w:rsidR="00110C18" w:rsidRPr="0056388D" w:rsidRDefault="00110C18" w:rsidP="00063728">
            <w:pPr>
              <w:rPr>
                <w:ins w:id="28452" w:author="KIM, Jason" w:date="2019-04-02T13:39:00Z"/>
                <w:rFonts w:ascii="Calibri" w:eastAsia="Times New Roman" w:hAnsi="Calibri" w:cs="Calibri"/>
                <w:color w:val="000000"/>
                <w:lang w:eastAsia="en-AU"/>
              </w:rPr>
            </w:pPr>
            <w:ins w:id="28453"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54" w:author="KIM, Jason" w:date="2019-04-02T13:39:00Z"/>
                <w:rFonts w:ascii="Calibri" w:eastAsia="Times New Roman" w:hAnsi="Calibri" w:cs="Calibri"/>
                <w:color w:val="000000"/>
                <w:lang w:eastAsia="en-AU"/>
              </w:rPr>
            </w:pPr>
            <w:ins w:id="2845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56" w:author="KIM, Jason" w:date="2019-04-02T13:39:00Z"/>
                <w:rFonts w:ascii="Calibri" w:eastAsia="Times New Roman" w:hAnsi="Calibri" w:cs="Calibri"/>
                <w:color w:val="000000"/>
                <w:lang w:eastAsia="en-AU"/>
              </w:rPr>
            </w:pPr>
            <w:ins w:id="28457" w:author="KIM, Jason" w:date="2019-04-02T13:39:00Z">
              <w:r w:rsidRPr="0056388D">
                <w:rPr>
                  <w:rFonts w:ascii="Calibri" w:eastAsia="Times New Roman" w:hAnsi="Calibri" w:cs="Calibri"/>
                  <w:color w:val="000000"/>
                  <w:lang w:eastAsia="en-AU"/>
                </w:rPr>
                <w:t>LLN1452</w:t>
              </w:r>
            </w:ins>
          </w:p>
        </w:tc>
        <w:tc>
          <w:tcPr>
            <w:tcW w:w="933" w:type="pct"/>
            <w:noWrap/>
            <w:hideMark/>
          </w:tcPr>
          <w:p w:rsidR="00110C18" w:rsidRPr="0056388D" w:rsidRDefault="00110C18" w:rsidP="00063728">
            <w:pPr>
              <w:rPr>
                <w:ins w:id="28458" w:author="KIM, Jason" w:date="2019-04-02T13:39:00Z"/>
                <w:rFonts w:ascii="Calibri" w:eastAsia="Times New Roman" w:hAnsi="Calibri" w:cs="Calibri"/>
                <w:color w:val="000000"/>
                <w:lang w:eastAsia="en-AU"/>
              </w:rPr>
            </w:pPr>
            <w:ins w:id="284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60" w:author="KIM, Jason" w:date="2019-04-02T13:39:00Z"/>
                <w:rFonts w:ascii="Calibri" w:eastAsia="Times New Roman" w:hAnsi="Calibri" w:cs="Calibri"/>
                <w:color w:val="000000"/>
                <w:lang w:eastAsia="en-AU"/>
              </w:rPr>
            </w:pPr>
            <w:ins w:id="28461" w:author="KIM, Jason" w:date="2019-04-02T13:39:00Z">
              <w:r w:rsidRPr="0056388D">
                <w:rPr>
                  <w:rFonts w:ascii="Calibri" w:eastAsia="Times New Roman" w:hAnsi="Calibri" w:cs="Calibri"/>
                  <w:color w:val="000000"/>
                  <w:lang w:eastAsia="en-AU"/>
                </w:rPr>
                <w:t>Chainage 6101</w:t>
              </w:r>
            </w:ins>
          </w:p>
        </w:tc>
        <w:tc>
          <w:tcPr>
            <w:tcW w:w="764" w:type="pct"/>
            <w:noWrap/>
            <w:hideMark/>
          </w:tcPr>
          <w:p w:rsidR="00110C18" w:rsidRPr="0056388D" w:rsidRDefault="00110C18" w:rsidP="00063728">
            <w:pPr>
              <w:jc w:val="right"/>
              <w:rPr>
                <w:ins w:id="28462" w:author="KIM, Jason" w:date="2019-04-02T13:39:00Z"/>
                <w:rFonts w:ascii="Calibri" w:eastAsia="Times New Roman" w:hAnsi="Calibri" w:cs="Calibri"/>
                <w:color w:val="000000"/>
                <w:lang w:eastAsia="en-AU"/>
              </w:rPr>
            </w:pPr>
            <w:ins w:id="28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64" w:author="KIM, Jason" w:date="2019-04-02T13:39:00Z"/>
        </w:trPr>
        <w:tc>
          <w:tcPr>
            <w:tcW w:w="708" w:type="pct"/>
            <w:vMerge/>
            <w:hideMark/>
          </w:tcPr>
          <w:p w:rsidR="00110C18" w:rsidRPr="0056388D" w:rsidRDefault="00110C18" w:rsidP="00063728">
            <w:pPr>
              <w:rPr>
                <w:ins w:id="284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66" w:author="KIM, Jason" w:date="2019-04-02T13:39:00Z"/>
                <w:rFonts w:ascii="Calibri" w:eastAsia="Times New Roman" w:hAnsi="Calibri" w:cs="Calibri"/>
                <w:color w:val="000000"/>
                <w:lang w:eastAsia="en-AU"/>
              </w:rPr>
            </w:pPr>
            <w:ins w:id="28467"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68" w:author="KIM, Jason" w:date="2019-04-02T13:39:00Z"/>
                <w:rFonts w:ascii="Calibri" w:eastAsia="Times New Roman" w:hAnsi="Calibri" w:cs="Calibri"/>
                <w:color w:val="000000"/>
                <w:lang w:eastAsia="en-AU"/>
              </w:rPr>
            </w:pPr>
            <w:ins w:id="2846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70" w:author="KIM, Jason" w:date="2019-04-02T13:39:00Z"/>
                <w:rFonts w:ascii="Calibri" w:eastAsia="Times New Roman" w:hAnsi="Calibri" w:cs="Calibri"/>
                <w:color w:val="000000"/>
                <w:lang w:eastAsia="en-AU"/>
              </w:rPr>
            </w:pPr>
            <w:ins w:id="28471" w:author="KIM, Jason" w:date="2019-04-02T13:39:00Z">
              <w:r w:rsidRPr="0056388D">
                <w:rPr>
                  <w:rFonts w:ascii="Calibri" w:eastAsia="Times New Roman" w:hAnsi="Calibri" w:cs="Calibri"/>
                  <w:color w:val="000000"/>
                  <w:lang w:eastAsia="en-AU"/>
                </w:rPr>
                <w:t>LLN1453</w:t>
              </w:r>
            </w:ins>
          </w:p>
        </w:tc>
        <w:tc>
          <w:tcPr>
            <w:tcW w:w="933" w:type="pct"/>
            <w:noWrap/>
            <w:hideMark/>
          </w:tcPr>
          <w:p w:rsidR="00110C18" w:rsidRPr="0056388D" w:rsidRDefault="00110C18" w:rsidP="00063728">
            <w:pPr>
              <w:rPr>
                <w:ins w:id="28472" w:author="KIM, Jason" w:date="2019-04-02T13:39:00Z"/>
                <w:rFonts w:ascii="Calibri" w:eastAsia="Times New Roman" w:hAnsi="Calibri" w:cs="Calibri"/>
                <w:color w:val="000000"/>
                <w:lang w:eastAsia="en-AU"/>
              </w:rPr>
            </w:pPr>
            <w:ins w:id="284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74" w:author="KIM, Jason" w:date="2019-04-02T13:39:00Z"/>
                <w:rFonts w:ascii="Calibri" w:eastAsia="Times New Roman" w:hAnsi="Calibri" w:cs="Calibri"/>
                <w:color w:val="000000"/>
                <w:lang w:eastAsia="en-AU"/>
              </w:rPr>
            </w:pPr>
            <w:ins w:id="28475" w:author="KIM, Jason" w:date="2019-04-02T13:39:00Z">
              <w:r w:rsidRPr="0056388D">
                <w:rPr>
                  <w:rFonts w:ascii="Calibri" w:eastAsia="Times New Roman" w:hAnsi="Calibri" w:cs="Calibri"/>
                  <w:color w:val="000000"/>
                  <w:lang w:eastAsia="en-AU"/>
                </w:rPr>
                <w:t>Chainage 6111</w:t>
              </w:r>
            </w:ins>
          </w:p>
        </w:tc>
        <w:tc>
          <w:tcPr>
            <w:tcW w:w="764" w:type="pct"/>
            <w:noWrap/>
            <w:hideMark/>
          </w:tcPr>
          <w:p w:rsidR="00110C18" w:rsidRPr="0056388D" w:rsidRDefault="00110C18" w:rsidP="00063728">
            <w:pPr>
              <w:jc w:val="right"/>
              <w:rPr>
                <w:ins w:id="28476" w:author="KIM, Jason" w:date="2019-04-02T13:39:00Z"/>
                <w:rFonts w:ascii="Calibri" w:eastAsia="Times New Roman" w:hAnsi="Calibri" w:cs="Calibri"/>
                <w:color w:val="000000"/>
                <w:lang w:eastAsia="en-AU"/>
              </w:rPr>
            </w:pPr>
            <w:ins w:id="28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78" w:author="KIM, Jason" w:date="2019-04-02T13:39:00Z"/>
        </w:trPr>
        <w:tc>
          <w:tcPr>
            <w:tcW w:w="708" w:type="pct"/>
            <w:vMerge/>
            <w:hideMark/>
          </w:tcPr>
          <w:p w:rsidR="00110C18" w:rsidRPr="0056388D" w:rsidRDefault="00110C18" w:rsidP="00063728">
            <w:pPr>
              <w:rPr>
                <w:ins w:id="284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80" w:author="KIM, Jason" w:date="2019-04-02T13:39:00Z"/>
                <w:rFonts w:ascii="Calibri" w:eastAsia="Times New Roman" w:hAnsi="Calibri" w:cs="Calibri"/>
                <w:color w:val="000000"/>
                <w:lang w:eastAsia="en-AU"/>
              </w:rPr>
            </w:pPr>
            <w:ins w:id="28481"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82" w:author="KIM, Jason" w:date="2019-04-02T13:39:00Z"/>
                <w:rFonts w:ascii="Calibri" w:eastAsia="Times New Roman" w:hAnsi="Calibri" w:cs="Calibri"/>
                <w:color w:val="000000"/>
                <w:lang w:eastAsia="en-AU"/>
              </w:rPr>
            </w:pPr>
            <w:ins w:id="2848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84" w:author="KIM, Jason" w:date="2019-04-02T13:39:00Z"/>
                <w:rFonts w:ascii="Calibri" w:eastAsia="Times New Roman" w:hAnsi="Calibri" w:cs="Calibri"/>
                <w:color w:val="000000"/>
                <w:lang w:eastAsia="en-AU"/>
              </w:rPr>
            </w:pPr>
            <w:ins w:id="28485" w:author="KIM, Jason" w:date="2019-04-02T13:39:00Z">
              <w:r w:rsidRPr="0056388D">
                <w:rPr>
                  <w:rFonts w:ascii="Calibri" w:eastAsia="Times New Roman" w:hAnsi="Calibri" w:cs="Calibri"/>
                  <w:color w:val="000000"/>
                  <w:lang w:eastAsia="en-AU"/>
                </w:rPr>
                <w:t>LLN1454</w:t>
              </w:r>
            </w:ins>
          </w:p>
        </w:tc>
        <w:tc>
          <w:tcPr>
            <w:tcW w:w="933" w:type="pct"/>
            <w:noWrap/>
            <w:hideMark/>
          </w:tcPr>
          <w:p w:rsidR="00110C18" w:rsidRPr="0056388D" w:rsidRDefault="00110C18" w:rsidP="00063728">
            <w:pPr>
              <w:rPr>
                <w:ins w:id="28486" w:author="KIM, Jason" w:date="2019-04-02T13:39:00Z"/>
                <w:rFonts w:ascii="Calibri" w:eastAsia="Times New Roman" w:hAnsi="Calibri" w:cs="Calibri"/>
                <w:color w:val="000000"/>
                <w:lang w:eastAsia="en-AU"/>
              </w:rPr>
            </w:pPr>
            <w:ins w:id="284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88" w:author="KIM, Jason" w:date="2019-04-02T13:39:00Z"/>
                <w:rFonts w:ascii="Calibri" w:eastAsia="Times New Roman" w:hAnsi="Calibri" w:cs="Calibri"/>
                <w:color w:val="000000"/>
                <w:lang w:eastAsia="en-AU"/>
              </w:rPr>
            </w:pPr>
            <w:ins w:id="28489" w:author="KIM, Jason" w:date="2019-04-02T13:39:00Z">
              <w:r w:rsidRPr="0056388D">
                <w:rPr>
                  <w:rFonts w:ascii="Calibri" w:eastAsia="Times New Roman" w:hAnsi="Calibri" w:cs="Calibri"/>
                  <w:color w:val="000000"/>
                  <w:lang w:eastAsia="en-AU"/>
                </w:rPr>
                <w:t>Chainage 6120</w:t>
              </w:r>
            </w:ins>
          </w:p>
        </w:tc>
        <w:tc>
          <w:tcPr>
            <w:tcW w:w="764" w:type="pct"/>
            <w:noWrap/>
            <w:hideMark/>
          </w:tcPr>
          <w:p w:rsidR="00110C18" w:rsidRPr="0056388D" w:rsidRDefault="00110C18" w:rsidP="00063728">
            <w:pPr>
              <w:jc w:val="right"/>
              <w:rPr>
                <w:ins w:id="28490" w:author="KIM, Jason" w:date="2019-04-02T13:39:00Z"/>
                <w:rFonts w:ascii="Calibri" w:eastAsia="Times New Roman" w:hAnsi="Calibri" w:cs="Calibri"/>
                <w:color w:val="000000"/>
                <w:lang w:eastAsia="en-AU"/>
              </w:rPr>
            </w:pPr>
            <w:ins w:id="284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92" w:author="KIM, Jason" w:date="2019-04-02T13:39:00Z"/>
        </w:trPr>
        <w:tc>
          <w:tcPr>
            <w:tcW w:w="708" w:type="pct"/>
            <w:vMerge/>
            <w:hideMark/>
          </w:tcPr>
          <w:p w:rsidR="00110C18" w:rsidRPr="0056388D" w:rsidRDefault="00110C18" w:rsidP="00063728">
            <w:pPr>
              <w:rPr>
                <w:ins w:id="284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94" w:author="KIM, Jason" w:date="2019-04-02T13:39:00Z"/>
                <w:rFonts w:ascii="Calibri" w:eastAsia="Times New Roman" w:hAnsi="Calibri" w:cs="Calibri"/>
                <w:color w:val="000000"/>
                <w:lang w:eastAsia="en-AU"/>
              </w:rPr>
            </w:pPr>
            <w:ins w:id="28495"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96" w:author="KIM, Jason" w:date="2019-04-02T13:39:00Z"/>
                <w:rFonts w:ascii="Calibri" w:eastAsia="Times New Roman" w:hAnsi="Calibri" w:cs="Calibri"/>
                <w:color w:val="000000"/>
                <w:lang w:eastAsia="en-AU"/>
              </w:rPr>
            </w:pPr>
            <w:ins w:id="2849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98" w:author="KIM, Jason" w:date="2019-04-02T13:39:00Z"/>
                <w:rFonts w:ascii="Calibri" w:eastAsia="Times New Roman" w:hAnsi="Calibri" w:cs="Calibri"/>
                <w:color w:val="000000"/>
                <w:lang w:eastAsia="en-AU"/>
              </w:rPr>
            </w:pPr>
            <w:ins w:id="28499" w:author="KIM, Jason" w:date="2019-04-02T13:39:00Z">
              <w:r w:rsidRPr="0056388D">
                <w:rPr>
                  <w:rFonts w:ascii="Calibri" w:eastAsia="Times New Roman" w:hAnsi="Calibri" w:cs="Calibri"/>
                  <w:color w:val="000000"/>
                  <w:lang w:eastAsia="en-AU"/>
                </w:rPr>
                <w:t>LLN1455</w:t>
              </w:r>
            </w:ins>
          </w:p>
        </w:tc>
        <w:tc>
          <w:tcPr>
            <w:tcW w:w="933" w:type="pct"/>
            <w:noWrap/>
            <w:hideMark/>
          </w:tcPr>
          <w:p w:rsidR="00110C18" w:rsidRPr="0056388D" w:rsidRDefault="00110C18" w:rsidP="00063728">
            <w:pPr>
              <w:rPr>
                <w:ins w:id="28500" w:author="KIM, Jason" w:date="2019-04-02T13:39:00Z"/>
                <w:rFonts w:ascii="Calibri" w:eastAsia="Times New Roman" w:hAnsi="Calibri" w:cs="Calibri"/>
                <w:color w:val="000000"/>
                <w:lang w:eastAsia="en-AU"/>
              </w:rPr>
            </w:pPr>
            <w:ins w:id="285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02" w:author="KIM, Jason" w:date="2019-04-02T13:39:00Z"/>
                <w:rFonts w:ascii="Calibri" w:eastAsia="Times New Roman" w:hAnsi="Calibri" w:cs="Calibri"/>
                <w:color w:val="000000"/>
                <w:lang w:eastAsia="en-AU"/>
              </w:rPr>
            </w:pPr>
            <w:ins w:id="28503" w:author="KIM, Jason" w:date="2019-04-02T13:39:00Z">
              <w:r w:rsidRPr="0056388D">
                <w:rPr>
                  <w:rFonts w:ascii="Calibri" w:eastAsia="Times New Roman" w:hAnsi="Calibri" w:cs="Calibri"/>
                  <w:color w:val="000000"/>
                  <w:lang w:eastAsia="en-AU"/>
                </w:rPr>
                <w:t>Chainage 6130</w:t>
              </w:r>
            </w:ins>
          </w:p>
        </w:tc>
        <w:tc>
          <w:tcPr>
            <w:tcW w:w="764" w:type="pct"/>
            <w:noWrap/>
            <w:hideMark/>
          </w:tcPr>
          <w:p w:rsidR="00110C18" w:rsidRPr="0056388D" w:rsidRDefault="00110C18" w:rsidP="00063728">
            <w:pPr>
              <w:jc w:val="right"/>
              <w:rPr>
                <w:ins w:id="28504" w:author="KIM, Jason" w:date="2019-04-02T13:39:00Z"/>
                <w:rFonts w:ascii="Calibri" w:eastAsia="Times New Roman" w:hAnsi="Calibri" w:cs="Calibri"/>
                <w:color w:val="000000"/>
                <w:lang w:eastAsia="en-AU"/>
              </w:rPr>
            </w:pPr>
            <w:ins w:id="28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06" w:author="KIM, Jason" w:date="2019-04-02T13:39:00Z"/>
        </w:trPr>
        <w:tc>
          <w:tcPr>
            <w:tcW w:w="708" w:type="pct"/>
            <w:vMerge/>
            <w:hideMark/>
          </w:tcPr>
          <w:p w:rsidR="00110C18" w:rsidRPr="0056388D" w:rsidRDefault="00110C18" w:rsidP="00063728">
            <w:pPr>
              <w:rPr>
                <w:ins w:id="285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08" w:author="KIM, Jason" w:date="2019-04-02T13:39:00Z"/>
                <w:rFonts w:ascii="Calibri" w:eastAsia="Times New Roman" w:hAnsi="Calibri" w:cs="Calibri"/>
                <w:color w:val="000000"/>
                <w:lang w:eastAsia="en-AU"/>
              </w:rPr>
            </w:pPr>
            <w:ins w:id="28509"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510" w:author="KIM, Jason" w:date="2019-04-02T13:39:00Z"/>
                <w:rFonts w:ascii="Calibri" w:eastAsia="Times New Roman" w:hAnsi="Calibri" w:cs="Calibri"/>
                <w:color w:val="000000"/>
                <w:lang w:eastAsia="en-AU"/>
              </w:rPr>
            </w:pPr>
            <w:ins w:id="285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12" w:author="KIM, Jason" w:date="2019-04-02T13:39:00Z"/>
                <w:rFonts w:ascii="Calibri" w:eastAsia="Times New Roman" w:hAnsi="Calibri" w:cs="Calibri"/>
                <w:color w:val="000000"/>
                <w:lang w:eastAsia="en-AU"/>
              </w:rPr>
            </w:pPr>
            <w:ins w:id="28513" w:author="KIM, Jason" w:date="2019-04-02T13:39:00Z">
              <w:r w:rsidRPr="0056388D">
                <w:rPr>
                  <w:rFonts w:ascii="Calibri" w:eastAsia="Times New Roman" w:hAnsi="Calibri" w:cs="Calibri"/>
                  <w:color w:val="000000"/>
                  <w:lang w:eastAsia="en-AU"/>
                </w:rPr>
                <w:t>LLN1456</w:t>
              </w:r>
            </w:ins>
          </w:p>
        </w:tc>
        <w:tc>
          <w:tcPr>
            <w:tcW w:w="933" w:type="pct"/>
            <w:noWrap/>
            <w:hideMark/>
          </w:tcPr>
          <w:p w:rsidR="00110C18" w:rsidRPr="0056388D" w:rsidRDefault="00110C18" w:rsidP="00063728">
            <w:pPr>
              <w:rPr>
                <w:ins w:id="28514" w:author="KIM, Jason" w:date="2019-04-02T13:39:00Z"/>
                <w:rFonts w:ascii="Calibri" w:eastAsia="Times New Roman" w:hAnsi="Calibri" w:cs="Calibri"/>
                <w:color w:val="000000"/>
                <w:lang w:eastAsia="en-AU"/>
              </w:rPr>
            </w:pPr>
            <w:ins w:id="285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16" w:author="KIM, Jason" w:date="2019-04-02T13:39:00Z"/>
                <w:rFonts w:ascii="Calibri" w:eastAsia="Times New Roman" w:hAnsi="Calibri" w:cs="Calibri"/>
                <w:color w:val="000000"/>
                <w:lang w:eastAsia="en-AU"/>
              </w:rPr>
            </w:pPr>
            <w:ins w:id="28517" w:author="KIM, Jason" w:date="2019-04-02T13:39:00Z">
              <w:r w:rsidRPr="0056388D">
                <w:rPr>
                  <w:rFonts w:ascii="Calibri" w:eastAsia="Times New Roman" w:hAnsi="Calibri" w:cs="Calibri"/>
                  <w:color w:val="000000"/>
                  <w:lang w:eastAsia="en-AU"/>
                </w:rPr>
                <w:t>Chainage 6140</w:t>
              </w:r>
            </w:ins>
          </w:p>
        </w:tc>
        <w:tc>
          <w:tcPr>
            <w:tcW w:w="764" w:type="pct"/>
            <w:noWrap/>
            <w:hideMark/>
          </w:tcPr>
          <w:p w:rsidR="00110C18" w:rsidRPr="0056388D" w:rsidRDefault="00110C18" w:rsidP="00063728">
            <w:pPr>
              <w:jc w:val="right"/>
              <w:rPr>
                <w:ins w:id="28518" w:author="KIM, Jason" w:date="2019-04-02T13:39:00Z"/>
                <w:rFonts w:ascii="Calibri" w:eastAsia="Times New Roman" w:hAnsi="Calibri" w:cs="Calibri"/>
                <w:color w:val="000000"/>
                <w:lang w:eastAsia="en-AU"/>
              </w:rPr>
            </w:pPr>
            <w:ins w:id="285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20" w:author="KIM, Jason" w:date="2019-04-02T13:39:00Z"/>
        </w:trPr>
        <w:tc>
          <w:tcPr>
            <w:tcW w:w="708" w:type="pct"/>
            <w:vMerge/>
            <w:hideMark/>
          </w:tcPr>
          <w:p w:rsidR="00110C18" w:rsidRPr="0056388D" w:rsidRDefault="00110C18" w:rsidP="00063728">
            <w:pPr>
              <w:rPr>
                <w:ins w:id="285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22" w:author="KIM, Jason" w:date="2019-04-02T13:39:00Z"/>
                <w:rFonts w:ascii="Calibri" w:eastAsia="Times New Roman" w:hAnsi="Calibri" w:cs="Calibri"/>
                <w:color w:val="000000"/>
                <w:lang w:eastAsia="en-AU"/>
              </w:rPr>
            </w:pPr>
            <w:ins w:id="28523"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524" w:author="KIM, Jason" w:date="2019-04-02T13:39:00Z"/>
                <w:rFonts w:ascii="Calibri" w:eastAsia="Times New Roman" w:hAnsi="Calibri" w:cs="Calibri"/>
                <w:color w:val="000000"/>
                <w:lang w:eastAsia="en-AU"/>
              </w:rPr>
            </w:pPr>
            <w:ins w:id="2852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26" w:author="KIM, Jason" w:date="2019-04-02T13:39:00Z"/>
                <w:rFonts w:ascii="Calibri" w:eastAsia="Times New Roman" w:hAnsi="Calibri" w:cs="Calibri"/>
                <w:color w:val="000000"/>
                <w:lang w:eastAsia="en-AU"/>
              </w:rPr>
            </w:pPr>
            <w:ins w:id="28527" w:author="KIM, Jason" w:date="2019-04-02T13:39:00Z">
              <w:r w:rsidRPr="0056388D">
                <w:rPr>
                  <w:rFonts w:ascii="Calibri" w:eastAsia="Times New Roman" w:hAnsi="Calibri" w:cs="Calibri"/>
                  <w:color w:val="000000"/>
                  <w:lang w:eastAsia="en-AU"/>
                </w:rPr>
                <w:t>LLN1457</w:t>
              </w:r>
            </w:ins>
          </w:p>
        </w:tc>
        <w:tc>
          <w:tcPr>
            <w:tcW w:w="933" w:type="pct"/>
            <w:noWrap/>
            <w:hideMark/>
          </w:tcPr>
          <w:p w:rsidR="00110C18" w:rsidRPr="0056388D" w:rsidRDefault="00110C18" w:rsidP="00063728">
            <w:pPr>
              <w:rPr>
                <w:ins w:id="28528" w:author="KIM, Jason" w:date="2019-04-02T13:39:00Z"/>
                <w:rFonts w:ascii="Calibri" w:eastAsia="Times New Roman" w:hAnsi="Calibri" w:cs="Calibri"/>
                <w:color w:val="000000"/>
                <w:lang w:eastAsia="en-AU"/>
              </w:rPr>
            </w:pPr>
            <w:ins w:id="285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30" w:author="KIM, Jason" w:date="2019-04-02T13:39:00Z"/>
                <w:rFonts w:ascii="Calibri" w:eastAsia="Times New Roman" w:hAnsi="Calibri" w:cs="Calibri"/>
                <w:color w:val="000000"/>
                <w:lang w:eastAsia="en-AU"/>
              </w:rPr>
            </w:pPr>
            <w:ins w:id="28531" w:author="KIM, Jason" w:date="2019-04-02T13:39:00Z">
              <w:r w:rsidRPr="0056388D">
                <w:rPr>
                  <w:rFonts w:ascii="Calibri" w:eastAsia="Times New Roman" w:hAnsi="Calibri" w:cs="Calibri"/>
                  <w:color w:val="000000"/>
                  <w:lang w:eastAsia="en-AU"/>
                </w:rPr>
                <w:t>Chainage 6149</w:t>
              </w:r>
            </w:ins>
          </w:p>
        </w:tc>
        <w:tc>
          <w:tcPr>
            <w:tcW w:w="764" w:type="pct"/>
            <w:noWrap/>
            <w:hideMark/>
          </w:tcPr>
          <w:p w:rsidR="00110C18" w:rsidRPr="0056388D" w:rsidRDefault="00110C18" w:rsidP="00063728">
            <w:pPr>
              <w:jc w:val="right"/>
              <w:rPr>
                <w:ins w:id="28532" w:author="KIM, Jason" w:date="2019-04-02T13:39:00Z"/>
                <w:rFonts w:ascii="Calibri" w:eastAsia="Times New Roman" w:hAnsi="Calibri" w:cs="Calibri"/>
                <w:color w:val="000000"/>
                <w:lang w:eastAsia="en-AU"/>
              </w:rPr>
            </w:pPr>
            <w:ins w:id="28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34" w:author="KIM, Jason" w:date="2019-04-02T13:39:00Z"/>
        </w:trPr>
        <w:tc>
          <w:tcPr>
            <w:tcW w:w="708" w:type="pct"/>
            <w:vMerge w:val="restart"/>
            <w:noWrap/>
            <w:hideMark/>
          </w:tcPr>
          <w:p w:rsidR="00110C18" w:rsidRPr="0056388D" w:rsidRDefault="00110C18" w:rsidP="00063728">
            <w:pPr>
              <w:rPr>
                <w:ins w:id="28535" w:author="KIM, Jason" w:date="2019-04-02T13:39:00Z"/>
                <w:rFonts w:ascii="Calibri" w:eastAsia="Times New Roman" w:hAnsi="Calibri" w:cs="Calibri"/>
                <w:color w:val="000000"/>
                <w:lang w:eastAsia="en-AU"/>
              </w:rPr>
            </w:pPr>
            <w:ins w:id="28536" w:author="KIM, Jason" w:date="2019-04-02T13:39:00Z">
              <w:r w:rsidRPr="0056388D">
                <w:rPr>
                  <w:rFonts w:ascii="Calibri" w:eastAsia="Times New Roman" w:hAnsi="Calibri" w:cs="Calibri"/>
                  <w:color w:val="000000"/>
                  <w:lang w:eastAsia="en-AU"/>
                </w:rPr>
                <w:t>LLE44K61</w:t>
              </w:r>
            </w:ins>
          </w:p>
        </w:tc>
        <w:tc>
          <w:tcPr>
            <w:tcW w:w="605" w:type="pct"/>
            <w:noWrap/>
            <w:hideMark/>
          </w:tcPr>
          <w:p w:rsidR="00110C18" w:rsidRPr="0056388D" w:rsidRDefault="00110C18" w:rsidP="00063728">
            <w:pPr>
              <w:rPr>
                <w:ins w:id="28537" w:author="KIM, Jason" w:date="2019-04-02T13:39:00Z"/>
                <w:rFonts w:ascii="Calibri" w:eastAsia="Times New Roman" w:hAnsi="Calibri" w:cs="Calibri"/>
                <w:color w:val="000000"/>
                <w:lang w:eastAsia="en-AU"/>
              </w:rPr>
            </w:pPr>
            <w:ins w:id="28538"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39" w:author="KIM, Jason" w:date="2019-04-02T13:39:00Z"/>
                <w:rFonts w:ascii="Calibri" w:eastAsia="Times New Roman" w:hAnsi="Calibri" w:cs="Calibri"/>
                <w:color w:val="000000"/>
                <w:lang w:eastAsia="en-AU"/>
              </w:rPr>
            </w:pPr>
            <w:ins w:id="285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41" w:author="KIM, Jason" w:date="2019-04-02T13:39:00Z"/>
                <w:rFonts w:ascii="Calibri" w:eastAsia="Times New Roman" w:hAnsi="Calibri" w:cs="Calibri"/>
                <w:color w:val="000000"/>
                <w:lang w:eastAsia="en-AU"/>
              </w:rPr>
            </w:pPr>
            <w:ins w:id="28542" w:author="KIM, Jason" w:date="2019-04-02T13:39:00Z">
              <w:r w:rsidRPr="0056388D">
                <w:rPr>
                  <w:rFonts w:ascii="Calibri" w:eastAsia="Times New Roman" w:hAnsi="Calibri" w:cs="Calibri"/>
                  <w:color w:val="000000"/>
                  <w:lang w:eastAsia="en-AU"/>
                </w:rPr>
                <w:t>LLN1441</w:t>
              </w:r>
            </w:ins>
          </w:p>
        </w:tc>
        <w:tc>
          <w:tcPr>
            <w:tcW w:w="933" w:type="pct"/>
            <w:noWrap/>
            <w:hideMark/>
          </w:tcPr>
          <w:p w:rsidR="00110C18" w:rsidRPr="0056388D" w:rsidRDefault="00110C18" w:rsidP="00063728">
            <w:pPr>
              <w:rPr>
                <w:ins w:id="28543" w:author="KIM, Jason" w:date="2019-04-02T13:39:00Z"/>
                <w:rFonts w:ascii="Calibri" w:eastAsia="Times New Roman" w:hAnsi="Calibri" w:cs="Calibri"/>
                <w:color w:val="000000"/>
                <w:lang w:eastAsia="en-AU"/>
              </w:rPr>
            </w:pPr>
            <w:ins w:id="285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45" w:author="KIM, Jason" w:date="2019-04-02T13:39:00Z"/>
                <w:rFonts w:ascii="Calibri" w:eastAsia="Times New Roman" w:hAnsi="Calibri" w:cs="Calibri"/>
                <w:color w:val="000000"/>
                <w:lang w:eastAsia="en-AU"/>
              </w:rPr>
            </w:pPr>
            <w:ins w:id="28546" w:author="KIM, Jason" w:date="2019-04-02T13:39:00Z">
              <w:r w:rsidRPr="0056388D">
                <w:rPr>
                  <w:rFonts w:ascii="Calibri" w:eastAsia="Times New Roman" w:hAnsi="Calibri" w:cs="Calibri"/>
                  <w:color w:val="000000"/>
                  <w:lang w:eastAsia="en-AU"/>
                </w:rPr>
                <w:t>Chainage 5983</w:t>
              </w:r>
            </w:ins>
          </w:p>
        </w:tc>
        <w:tc>
          <w:tcPr>
            <w:tcW w:w="764" w:type="pct"/>
            <w:noWrap/>
            <w:hideMark/>
          </w:tcPr>
          <w:p w:rsidR="00110C18" w:rsidRPr="0056388D" w:rsidRDefault="00110C18" w:rsidP="00063728">
            <w:pPr>
              <w:jc w:val="right"/>
              <w:rPr>
                <w:ins w:id="28547" w:author="KIM, Jason" w:date="2019-04-02T13:39:00Z"/>
                <w:rFonts w:ascii="Calibri" w:eastAsia="Times New Roman" w:hAnsi="Calibri" w:cs="Calibri"/>
                <w:color w:val="000000"/>
                <w:lang w:eastAsia="en-AU"/>
              </w:rPr>
            </w:pPr>
            <w:ins w:id="28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49" w:author="KIM, Jason" w:date="2019-04-02T13:39:00Z"/>
        </w:trPr>
        <w:tc>
          <w:tcPr>
            <w:tcW w:w="708" w:type="pct"/>
            <w:vMerge/>
            <w:hideMark/>
          </w:tcPr>
          <w:p w:rsidR="00110C18" w:rsidRPr="0056388D" w:rsidRDefault="00110C18" w:rsidP="00063728">
            <w:pPr>
              <w:rPr>
                <w:ins w:id="285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51" w:author="KIM, Jason" w:date="2019-04-02T13:39:00Z"/>
                <w:rFonts w:ascii="Calibri" w:eastAsia="Times New Roman" w:hAnsi="Calibri" w:cs="Calibri"/>
                <w:color w:val="000000"/>
                <w:lang w:eastAsia="en-AU"/>
              </w:rPr>
            </w:pPr>
            <w:ins w:id="28552"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53" w:author="KIM, Jason" w:date="2019-04-02T13:39:00Z"/>
                <w:rFonts w:ascii="Calibri" w:eastAsia="Times New Roman" w:hAnsi="Calibri" w:cs="Calibri"/>
                <w:color w:val="000000"/>
                <w:lang w:eastAsia="en-AU"/>
              </w:rPr>
            </w:pPr>
            <w:ins w:id="285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55" w:author="KIM, Jason" w:date="2019-04-02T13:39:00Z"/>
                <w:rFonts w:ascii="Calibri" w:eastAsia="Times New Roman" w:hAnsi="Calibri" w:cs="Calibri"/>
                <w:color w:val="000000"/>
                <w:lang w:eastAsia="en-AU"/>
              </w:rPr>
            </w:pPr>
            <w:ins w:id="28556" w:author="KIM, Jason" w:date="2019-04-02T13:39:00Z">
              <w:r w:rsidRPr="0056388D">
                <w:rPr>
                  <w:rFonts w:ascii="Calibri" w:eastAsia="Times New Roman" w:hAnsi="Calibri" w:cs="Calibri"/>
                  <w:color w:val="000000"/>
                  <w:lang w:eastAsia="en-AU"/>
                </w:rPr>
                <w:t>LLN1442</w:t>
              </w:r>
            </w:ins>
          </w:p>
        </w:tc>
        <w:tc>
          <w:tcPr>
            <w:tcW w:w="933" w:type="pct"/>
            <w:noWrap/>
            <w:hideMark/>
          </w:tcPr>
          <w:p w:rsidR="00110C18" w:rsidRPr="0056388D" w:rsidRDefault="00110C18" w:rsidP="00063728">
            <w:pPr>
              <w:rPr>
                <w:ins w:id="28557" w:author="KIM, Jason" w:date="2019-04-02T13:39:00Z"/>
                <w:rFonts w:ascii="Calibri" w:eastAsia="Times New Roman" w:hAnsi="Calibri" w:cs="Calibri"/>
                <w:color w:val="000000"/>
                <w:lang w:eastAsia="en-AU"/>
              </w:rPr>
            </w:pPr>
            <w:ins w:id="285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59" w:author="KIM, Jason" w:date="2019-04-02T13:39:00Z"/>
                <w:rFonts w:ascii="Calibri" w:eastAsia="Times New Roman" w:hAnsi="Calibri" w:cs="Calibri"/>
                <w:color w:val="000000"/>
                <w:lang w:eastAsia="en-AU"/>
              </w:rPr>
            </w:pPr>
            <w:ins w:id="28560" w:author="KIM, Jason" w:date="2019-04-02T13:39:00Z">
              <w:r w:rsidRPr="0056388D">
                <w:rPr>
                  <w:rFonts w:ascii="Calibri" w:eastAsia="Times New Roman" w:hAnsi="Calibri" w:cs="Calibri"/>
                  <w:color w:val="000000"/>
                  <w:lang w:eastAsia="en-AU"/>
                </w:rPr>
                <w:t>Chainage 5993</w:t>
              </w:r>
            </w:ins>
          </w:p>
        </w:tc>
        <w:tc>
          <w:tcPr>
            <w:tcW w:w="764" w:type="pct"/>
            <w:noWrap/>
            <w:hideMark/>
          </w:tcPr>
          <w:p w:rsidR="00110C18" w:rsidRPr="0056388D" w:rsidRDefault="00110C18" w:rsidP="00063728">
            <w:pPr>
              <w:jc w:val="right"/>
              <w:rPr>
                <w:ins w:id="28561" w:author="KIM, Jason" w:date="2019-04-02T13:39:00Z"/>
                <w:rFonts w:ascii="Calibri" w:eastAsia="Times New Roman" w:hAnsi="Calibri" w:cs="Calibri"/>
                <w:color w:val="000000"/>
                <w:lang w:eastAsia="en-AU"/>
              </w:rPr>
            </w:pPr>
            <w:ins w:id="28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63" w:author="KIM, Jason" w:date="2019-04-02T13:39:00Z"/>
        </w:trPr>
        <w:tc>
          <w:tcPr>
            <w:tcW w:w="708" w:type="pct"/>
            <w:vMerge/>
            <w:hideMark/>
          </w:tcPr>
          <w:p w:rsidR="00110C18" w:rsidRPr="0056388D" w:rsidRDefault="00110C18" w:rsidP="00063728">
            <w:pPr>
              <w:rPr>
                <w:ins w:id="285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65" w:author="KIM, Jason" w:date="2019-04-02T13:39:00Z"/>
                <w:rFonts w:ascii="Calibri" w:eastAsia="Times New Roman" w:hAnsi="Calibri" w:cs="Calibri"/>
                <w:color w:val="000000"/>
                <w:lang w:eastAsia="en-AU"/>
              </w:rPr>
            </w:pPr>
            <w:ins w:id="28566"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67" w:author="KIM, Jason" w:date="2019-04-02T13:39:00Z"/>
                <w:rFonts w:ascii="Calibri" w:eastAsia="Times New Roman" w:hAnsi="Calibri" w:cs="Calibri"/>
                <w:color w:val="000000"/>
                <w:lang w:eastAsia="en-AU"/>
              </w:rPr>
            </w:pPr>
            <w:ins w:id="285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69" w:author="KIM, Jason" w:date="2019-04-02T13:39:00Z"/>
                <w:rFonts w:ascii="Calibri" w:eastAsia="Times New Roman" w:hAnsi="Calibri" w:cs="Calibri"/>
                <w:color w:val="000000"/>
                <w:lang w:eastAsia="en-AU"/>
              </w:rPr>
            </w:pPr>
            <w:ins w:id="28570" w:author="KIM, Jason" w:date="2019-04-02T13:39:00Z">
              <w:r w:rsidRPr="0056388D">
                <w:rPr>
                  <w:rFonts w:ascii="Calibri" w:eastAsia="Times New Roman" w:hAnsi="Calibri" w:cs="Calibri"/>
                  <w:color w:val="000000"/>
                  <w:lang w:eastAsia="en-AU"/>
                </w:rPr>
                <w:t>LLN1443</w:t>
              </w:r>
            </w:ins>
          </w:p>
        </w:tc>
        <w:tc>
          <w:tcPr>
            <w:tcW w:w="933" w:type="pct"/>
            <w:noWrap/>
            <w:hideMark/>
          </w:tcPr>
          <w:p w:rsidR="00110C18" w:rsidRPr="0056388D" w:rsidRDefault="00110C18" w:rsidP="00063728">
            <w:pPr>
              <w:rPr>
                <w:ins w:id="28571" w:author="KIM, Jason" w:date="2019-04-02T13:39:00Z"/>
                <w:rFonts w:ascii="Calibri" w:eastAsia="Times New Roman" w:hAnsi="Calibri" w:cs="Calibri"/>
                <w:color w:val="000000"/>
                <w:lang w:eastAsia="en-AU"/>
              </w:rPr>
            </w:pPr>
            <w:ins w:id="285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73" w:author="KIM, Jason" w:date="2019-04-02T13:39:00Z"/>
                <w:rFonts w:ascii="Calibri" w:eastAsia="Times New Roman" w:hAnsi="Calibri" w:cs="Calibri"/>
                <w:color w:val="000000"/>
                <w:lang w:eastAsia="en-AU"/>
              </w:rPr>
            </w:pPr>
            <w:ins w:id="28574" w:author="KIM, Jason" w:date="2019-04-02T13:39:00Z">
              <w:r w:rsidRPr="0056388D">
                <w:rPr>
                  <w:rFonts w:ascii="Calibri" w:eastAsia="Times New Roman" w:hAnsi="Calibri" w:cs="Calibri"/>
                  <w:color w:val="000000"/>
                  <w:lang w:eastAsia="en-AU"/>
                </w:rPr>
                <w:t>Chainage 6002</w:t>
              </w:r>
            </w:ins>
          </w:p>
        </w:tc>
        <w:tc>
          <w:tcPr>
            <w:tcW w:w="764" w:type="pct"/>
            <w:noWrap/>
            <w:hideMark/>
          </w:tcPr>
          <w:p w:rsidR="00110C18" w:rsidRPr="0056388D" w:rsidRDefault="00110C18" w:rsidP="00063728">
            <w:pPr>
              <w:jc w:val="right"/>
              <w:rPr>
                <w:ins w:id="28575" w:author="KIM, Jason" w:date="2019-04-02T13:39:00Z"/>
                <w:rFonts w:ascii="Calibri" w:eastAsia="Times New Roman" w:hAnsi="Calibri" w:cs="Calibri"/>
                <w:color w:val="000000"/>
                <w:lang w:eastAsia="en-AU"/>
              </w:rPr>
            </w:pPr>
            <w:ins w:id="28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77" w:author="KIM, Jason" w:date="2019-04-02T13:39:00Z"/>
        </w:trPr>
        <w:tc>
          <w:tcPr>
            <w:tcW w:w="708" w:type="pct"/>
            <w:vMerge/>
            <w:hideMark/>
          </w:tcPr>
          <w:p w:rsidR="00110C18" w:rsidRPr="0056388D" w:rsidRDefault="00110C18" w:rsidP="00063728">
            <w:pPr>
              <w:rPr>
                <w:ins w:id="285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79" w:author="KIM, Jason" w:date="2019-04-02T13:39:00Z"/>
                <w:rFonts w:ascii="Calibri" w:eastAsia="Times New Roman" w:hAnsi="Calibri" w:cs="Calibri"/>
                <w:color w:val="000000"/>
                <w:lang w:eastAsia="en-AU"/>
              </w:rPr>
            </w:pPr>
            <w:ins w:id="28580"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81" w:author="KIM, Jason" w:date="2019-04-02T13:39:00Z"/>
                <w:rFonts w:ascii="Calibri" w:eastAsia="Times New Roman" w:hAnsi="Calibri" w:cs="Calibri"/>
                <w:color w:val="000000"/>
                <w:lang w:eastAsia="en-AU"/>
              </w:rPr>
            </w:pPr>
            <w:ins w:id="285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83" w:author="KIM, Jason" w:date="2019-04-02T13:39:00Z"/>
                <w:rFonts w:ascii="Calibri" w:eastAsia="Times New Roman" w:hAnsi="Calibri" w:cs="Calibri"/>
                <w:color w:val="000000"/>
                <w:lang w:eastAsia="en-AU"/>
              </w:rPr>
            </w:pPr>
            <w:ins w:id="28584" w:author="KIM, Jason" w:date="2019-04-02T13:39:00Z">
              <w:r w:rsidRPr="0056388D">
                <w:rPr>
                  <w:rFonts w:ascii="Calibri" w:eastAsia="Times New Roman" w:hAnsi="Calibri" w:cs="Calibri"/>
                  <w:color w:val="000000"/>
                  <w:lang w:eastAsia="en-AU"/>
                </w:rPr>
                <w:t>LLN1444</w:t>
              </w:r>
            </w:ins>
          </w:p>
        </w:tc>
        <w:tc>
          <w:tcPr>
            <w:tcW w:w="933" w:type="pct"/>
            <w:noWrap/>
            <w:hideMark/>
          </w:tcPr>
          <w:p w:rsidR="00110C18" w:rsidRPr="0056388D" w:rsidRDefault="00110C18" w:rsidP="00063728">
            <w:pPr>
              <w:rPr>
                <w:ins w:id="28585" w:author="KIM, Jason" w:date="2019-04-02T13:39:00Z"/>
                <w:rFonts w:ascii="Calibri" w:eastAsia="Times New Roman" w:hAnsi="Calibri" w:cs="Calibri"/>
                <w:color w:val="000000"/>
                <w:lang w:eastAsia="en-AU"/>
              </w:rPr>
            </w:pPr>
            <w:ins w:id="285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87" w:author="KIM, Jason" w:date="2019-04-02T13:39:00Z"/>
                <w:rFonts w:ascii="Calibri" w:eastAsia="Times New Roman" w:hAnsi="Calibri" w:cs="Calibri"/>
                <w:color w:val="000000"/>
                <w:lang w:eastAsia="en-AU"/>
              </w:rPr>
            </w:pPr>
            <w:ins w:id="28588" w:author="KIM, Jason" w:date="2019-04-02T13:39:00Z">
              <w:r w:rsidRPr="0056388D">
                <w:rPr>
                  <w:rFonts w:ascii="Calibri" w:eastAsia="Times New Roman" w:hAnsi="Calibri" w:cs="Calibri"/>
                  <w:color w:val="000000"/>
                  <w:lang w:eastAsia="en-AU"/>
                </w:rPr>
                <w:t>Chainage 6012</w:t>
              </w:r>
            </w:ins>
          </w:p>
        </w:tc>
        <w:tc>
          <w:tcPr>
            <w:tcW w:w="764" w:type="pct"/>
            <w:noWrap/>
            <w:hideMark/>
          </w:tcPr>
          <w:p w:rsidR="00110C18" w:rsidRPr="0056388D" w:rsidRDefault="00110C18" w:rsidP="00063728">
            <w:pPr>
              <w:jc w:val="right"/>
              <w:rPr>
                <w:ins w:id="28589" w:author="KIM, Jason" w:date="2019-04-02T13:39:00Z"/>
                <w:rFonts w:ascii="Calibri" w:eastAsia="Times New Roman" w:hAnsi="Calibri" w:cs="Calibri"/>
                <w:color w:val="000000"/>
                <w:lang w:eastAsia="en-AU"/>
              </w:rPr>
            </w:pPr>
            <w:ins w:id="28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91" w:author="KIM, Jason" w:date="2019-04-02T13:39:00Z"/>
        </w:trPr>
        <w:tc>
          <w:tcPr>
            <w:tcW w:w="708" w:type="pct"/>
            <w:vMerge/>
            <w:hideMark/>
          </w:tcPr>
          <w:p w:rsidR="00110C18" w:rsidRPr="0056388D" w:rsidRDefault="00110C18" w:rsidP="00063728">
            <w:pPr>
              <w:rPr>
                <w:ins w:id="285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93" w:author="KIM, Jason" w:date="2019-04-02T13:39:00Z"/>
                <w:rFonts w:ascii="Calibri" w:eastAsia="Times New Roman" w:hAnsi="Calibri" w:cs="Calibri"/>
                <w:color w:val="000000"/>
                <w:lang w:eastAsia="en-AU"/>
              </w:rPr>
            </w:pPr>
            <w:ins w:id="28594"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95" w:author="KIM, Jason" w:date="2019-04-02T13:39:00Z"/>
                <w:rFonts w:ascii="Calibri" w:eastAsia="Times New Roman" w:hAnsi="Calibri" w:cs="Calibri"/>
                <w:color w:val="000000"/>
                <w:lang w:eastAsia="en-AU"/>
              </w:rPr>
            </w:pPr>
            <w:ins w:id="285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97" w:author="KIM, Jason" w:date="2019-04-02T13:39:00Z"/>
                <w:rFonts w:ascii="Calibri" w:eastAsia="Times New Roman" w:hAnsi="Calibri" w:cs="Calibri"/>
                <w:color w:val="000000"/>
                <w:lang w:eastAsia="en-AU"/>
              </w:rPr>
            </w:pPr>
            <w:ins w:id="28598" w:author="KIM, Jason" w:date="2019-04-02T13:39:00Z">
              <w:r w:rsidRPr="0056388D">
                <w:rPr>
                  <w:rFonts w:ascii="Calibri" w:eastAsia="Times New Roman" w:hAnsi="Calibri" w:cs="Calibri"/>
                  <w:color w:val="000000"/>
                  <w:lang w:eastAsia="en-AU"/>
                </w:rPr>
                <w:t>LLN1445</w:t>
              </w:r>
            </w:ins>
          </w:p>
        </w:tc>
        <w:tc>
          <w:tcPr>
            <w:tcW w:w="933" w:type="pct"/>
            <w:noWrap/>
            <w:hideMark/>
          </w:tcPr>
          <w:p w:rsidR="00110C18" w:rsidRPr="0056388D" w:rsidRDefault="00110C18" w:rsidP="00063728">
            <w:pPr>
              <w:rPr>
                <w:ins w:id="28599" w:author="KIM, Jason" w:date="2019-04-02T13:39:00Z"/>
                <w:rFonts w:ascii="Calibri" w:eastAsia="Times New Roman" w:hAnsi="Calibri" w:cs="Calibri"/>
                <w:color w:val="000000"/>
                <w:lang w:eastAsia="en-AU"/>
              </w:rPr>
            </w:pPr>
            <w:ins w:id="286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01" w:author="KIM, Jason" w:date="2019-04-02T13:39:00Z"/>
                <w:rFonts w:ascii="Calibri" w:eastAsia="Times New Roman" w:hAnsi="Calibri" w:cs="Calibri"/>
                <w:color w:val="000000"/>
                <w:lang w:eastAsia="en-AU"/>
              </w:rPr>
            </w:pPr>
            <w:ins w:id="28602" w:author="KIM, Jason" w:date="2019-04-02T13:39:00Z">
              <w:r w:rsidRPr="0056388D">
                <w:rPr>
                  <w:rFonts w:ascii="Calibri" w:eastAsia="Times New Roman" w:hAnsi="Calibri" w:cs="Calibri"/>
                  <w:color w:val="000000"/>
                  <w:lang w:eastAsia="en-AU"/>
                </w:rPr>
                <w:t>Chainage 6021</w:t>
              </w:r>
            </w:ins>
          </w:p>
        </w:tc>
        <w:tc>
          <w:tcPr>
            <w:tcW w:w="764" w:type="pct"/>
            <w:noWrap/>
            <w:hideMark/>
          </w:tcPr>
          <w:p w:rsidR="00110C18" w:rsidRPr="0056388D" w:rsidRDefault="00110C18" w:rsidP="00063728">
            <w:pPr>
              <w:jc w:val="right"/>
              <w:rPr>
                <w:ins w:id="28603" w:author="KIM, Jason" w:date="2019-04-02T13:39:00Z"/>
                <w:rFonts w:ascii="Calibri" w:eastAsia="Times New Roman" w:hAnsi="Calibri" w:cs="Calibri"/>
                <w:color w:val="000000"/>
                <w:lang w:eastAsia="en-AU"/>
              </w:rPr>
            </w:pPr>
            <w:ins w:id="28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05" w:author="KIM, Jason" w:date="2019-04-02T13:39:00Z"/>
        </w:trPr>
        <w:tc>
          <w:tcPr>
            <w:tcW w:w="708" w:type="pct"/>
            <w:vMerge/>
            <w:hideMark/>
          </w:tcPr>
          <w:p w:rsidR="00110C18" w:rsidRPr="0056388D" w:rsidRDefault="00110C18" w:rsidP="00063728">
            <w:pPr>
              <w:rPr>
                <w:ins w:id="286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07" w:author="KIM, Jason" w:date="2019-04-02T13:39:00Z"/>
                <w:rFonts w:ascii="Calibri" w:eastAsia="Times New Roman" w:hAnsi="Calibri" w:cs="Calibri"/>
                <w:color w:val="000000"/>
                <w:lang w:eastAsia="en-AU"/>
              </w:rPr>
            </w:pPr>
            <w:ins w:id="28608"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09" w:author="KIM, Jason" w:date="2019-04-02T13:39:00Z"/>
                <w:rFonts w:ascii="Calibri" w:eastAsia="Times New Roman" w:hAnsi="Calibri" w:cs="Calibri"/>
                <w:color w:val="000000"/>
                <w:lang w:eastAsia="en-AU"/>
              </w:rPr>
            </w:pPr>
            <w:ins w:id="2861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11" w:author="KIM, Jason" w:date="2019-04-02T13:39:00Z"/>
                <w:rFonts w:ascii="Calibri" w:eastAsia="Times New Roman" w:hAnsi="Calibri" w:cs="Calibri"/>
                <w:color w:val="000000"/>
                <w:lang w:eastAsia="en-AU"/>
              </w:rPr>
            </w:pPr>
            <w:ins w:id="28612" w:author="KIM, Jason" w:date="2019-04-02T13:39:00Z">
              <w:r w:rsidRPr="0056388D">
                <w:rPr>
                  <w:rFonts w:ascii="Calibri" w:eastAsia="Times New Roman" w:hAnsi="Calibri" w:cs="Calibri"/>
                  <w:color w:val="000000"/>
                  <w:lang w:eastAsia="en-AU"/>
                </w:rPr>
                <w:t>LLN1446</w:t>
              </w:r>
            </w:ins>
          </w:p>
        </w:tc>
        <w:tc>
          <w:tcPr>
            <w:tcW w:w="933" w:type="pct"/>
            <w:noWrap/>
            <w:hideMark/>
          </w:tcPr>
          <w:p w:rsidR="00110C18" w:rsidRPr="0056388D" w:rsidRDefault="00110C18" w:rsidP="00063728">
            <w:pPr>
              <w:rPr>
                <w:ins w:id="28613" w:author="KIM, Jason" w:date="2019-04-02T13:39:00Z"/>
                <w:rFonts w:ascii="Calibri" w:eastAsia="Times New Roman" w:hAnsi="Calibri" w:cs="Calibri"/>
                <w:color w:val="000000"/>
                <w:lang w:eastAsia="en-AU"/>
              </w:rPr>
            </w:pPr>
            <w:ins w:id="286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15" w:author="KIM, Jason" w:date="2019-04-02T13:39:00Z"/>
                <w:rFonts w:ascii="Calibri" w:eastAsia="Times New Roman" w:hAnsi="Calibri" w:cs="Calibri"/>
                <w:color w:val="000000"/>
                <w:lang w:eastAsia="en-AU"/>
              </w:rPr>
            </w:pPr>
            <w:ins w:id="28616" w:author="KIM, Jason" w:date="2019-04-02T13:39:00Z">
              <w:r w:rsidRPr="0056388D">
                <w:rPr>
                  <w:rFonts w:ascii="Calibri" w:eastAsia="Times New Roman" w:hAnsi="Calibri" w:cs="Calibri"/>
                  <w:color w:val="000000"/>
                  <w:lang w:eastAsia="en-AU"/>
                </w:rPr>
                <w:t>Chainage 6031</w:t>
              </w:r>
            </w:ins>
          </w:p>
        </w:tc>
        <w:tc>
          <w:tcPr>
            <w:tcW w:w="764" w:type="pct"/>
            <w:noWrap/>
            <w:hideMark/>
          </w:tcPr>
          <w:p w:rsidR="00110C18" w:rsidRPr="0056388D" w:rsidRDefault="00110C18" w:rsidP="00063728">
            <w:pPr>
              <w:jc w:val="right"/>
              <w:rPr>
                <w:ins w:id="28617" w:author="KIM, Jason" w:date="2019-04-02T13:39:00Z"/>
                <w:rFonts w:ascii="Calibri" w:eastAsia="Times New Roman" w:hAnsi="Calibri" w:cs="Calibri"/>
                <w:color w:val="000000"/>
                <w:lang w:eastAsia="en-AU"/>
              </w:rPr>
            </w:pPr>
            <w:ins w:id="28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19" w:author="KIM, Jason" w:date="2019-04-02T13:39:00Z"/>
        </w:trPr>
        <w:tc>
          <w:tcPr>
            <w:tcW w:w="708" w:type="pct"/>
            <w:vMerge/>
            <w:hideMark/>
          </w:tcPr>
          <w:p w:rsidR="00110C18" w:rsidRPr="0056388D" w:rsidRDefault="00110C18" w:rsidP="00063728">
            <w:pPr>
              <w:rPr>
                <w:ins w:id="286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21" w:author="KIM, Jason" w:date="2019-04-02T13:39:00Z"/>
                <w:rFonts w:ascii="Calibri" w:eastAsia="Times New Roman" w:hAnsi="Calibri" w:cs="Calibri"/>
                <w:color w:val="000000"/>
                <w:lang w:eastAsia="en-AU"/>
              </w:rPr>
            </w:pPr>
            <w:ins w:id="28622"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23" w:author="KIM, Jason" w:date="2019-04-02T13:39:00Z"/>
                <w:rFonts w:ascii="Calibri" w:eastAsia="Times New Roman" w:hAnsi="Calibri" w:cs="Calibri"/>
                <w:color w:val="000000"/>
                <w:lang w:eastAsia="en-AU"/>
              </w:rPr>
            </w:pPr>
            <w:ins w:id="2862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25" w:author="KIM, Jason" w:date="2019-04-02T13:39:00Z"/>
                <w:rFonts w:ascii="Calibri" w:eastAsia="Times New Roman" w:hAnsi="Calibri" w:cs="Calibri"/>
                <w:color w:val="000000"/>
                <w:lang w:eastAsia="en-AU"/>
              </w:rPr>
            </w:pPr>
            <w:ins w:id="28626" w:author="KIM, Jason" w:date="2019-04-02T13:39:00Z">
              <w:r w:rsidRPr="0056388D">
                <w:rPr>
                  <w:rFonts w:ascii="Calibri" w:eastAsia="Times New Roman" w:hAnsi="Calibri" w:cs="Calibri"/>
                  <w:color w:val="000000"/>
                  <w:lang w:eastAsia="en-AU"/>
                </w:rPr>
                <w:t>LLN1447</w:t>
              </w:r>
            </w:ins>
          </w:p>
        </w:tc>
        <w:tc>
          <w:tcPr>
            <w:tcW w:w="933" w:type="pct"/>
            <w:noWrap/>
            <w:hideMark/>
          </w:tcPr>
          <w:p w:rsidR="00110C18" w:rsidRPr="0056388D" w:rsidRDefault="00110C18" w:rsidP="00063728">
            <w:pPr>
              <w:rPr>
                <w:ins w:id="28627" w:author="KIM, Jason" w:date="2019-04-02T13:39:00Z"/>
                <w:rFonts w:ascii="Calibri" w:eastAsia="Times New Roman" w:hAnsi="Calibri" w:cs="Calibri"/>
                <w:color w:val="000000"/>
                <w:lang w:eastAsia="en-AU"/>
              </w:rPr>
            </w:pPr>
            <w:ins w:id="286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29" w:author="KIM, Jason" w:date="2019-04-02T13:39:00Z"/>
                <w:rFonts w:ascii="Calibri" w:eastAsia="Times New Roman" w:hAnsi="Calibri" w:cs="Calibri"/>
                <w:color w:val="000000"/>
                <w:lang w:eastAsia="en-AU"/>
              </w:rPr>
            </w:pPr>
            <w:ins w:id="28630" w:author="KIM, Jason" w:date="2019-04-02T13:39:00Z">
              <w:r w:rsidRPr="0056388D">
                <w:rPr>
                  <w:rFonts w:ascii="Calibri" w:eastAsia="Times New Roman" w:hAnsi="Calibri" w:cs="Calibri"/>
                  <w:color w:val="000000"/>
                  <w:lang w:eastAsia="en-AU"/>
                </w:rPr>
                <w:t>Chainage 6041</w:t>
              </w:r>
            </w:ins>
          </w:p>
        </w:tc>
        <w:tc>
          <w:tcPr>
            <w:tcW w:w="764" w:type="pct"/>
            <w:noWrap/>
            <w:hideMark/>
          </w:tcPr>
          <w:p w:rsidR="00110C18" w:rsidRPr="0056388D" w:rsidRDefault="00110C18" w:rsidP="00063728">
            <w:pPr>
              <w:jc w:val="right"/>
              <w:rPr>
                <w:ins w:id="28631" w:author="KIM, Jason" w:date="2019-04-02T13:39:00Z"/>
                <w:rFonts w:ascii="Calibri" w:eastAsia="Times New Roman" w:hAnsi="Calibri" w:cs="Calibri"/>
                <w:color w:val="000000"/>
                <w:lang w:eastAsia="en-AU"/>
              </w:rPr>
            </w:pPr>
            <w:ins w:id="28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33" w:author="KIM, Jason" w:date="2019-04-02T13:39:00Z"/>
        </w:trPr>
        <w:tc>
          <w:tcPr>
            <w:tcW w:w="708" w:type="pct"/>
            <w:vMerge/>
            <w:hideMark/>
          </w:tcPr>
          <w:p w:rsidR="00110C18" w:rsidRPr="0056388D" w:rsidRDefault="00110C18" w:rsidP="00063728">
            <w:pPr>
              <w:rPr>
                <w:ins w:id="286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35" w:author="KIM, Jason" w:date="2019-04-02T13:39:00Z"/>
                <w:rFonts w:ascii="Calibri" w:eastAsia="Times New Roman" w:hAnsi="Calibri" w:cs="Calibri"/>
                <w:color w:val="000000"/>
                <w:lang w:eastAsia="en-AU"/>
              </w:rPr>
            </w:pPr>
            <w:ins w:id="28636"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37" w:author="KIM, Jason" w:date="2019-04-02T13:39:00Z"/>
                <w:rFonts w:ascii="Calibri" w:eastAsia="Times New Roman" w:hAnsi="Calibri" w:cs="Calibri"/>
                <w:color w:val="000000"/>
                <w:lang w:eastAsia="en-AU"/>
              </w:rPr>
            </w:pPr>
            <w:ins w:id="2863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39" w:author="KIM, Jason" w:date="2019-04-02T13:39:00Z"/>
                <w:rFonts w:ascii="Calibri" w:eastAsia="Times New Roman" w:hAnsi="Calibri" w:cs="Calibri"/>
                <w:color w:val="000000"/>
                <w:lang w:eastAsia="en-AU"/>
              </w:rPr>
            </w:pPr>
            <w:ins w:id="28640" w:author="KIM, Jason" w:date="2019-04-02T13:39:00Z">
              <w:r w:rsidRPr="0056388D">
                <w:rPr>
                  <w:rFonts w:ascii="Calibri" w:eastAsia="Times New Roman" w:hAnsi="Calibri" w:cs="Calibri"/>
                  <w:color w:val="000000"/>
                  <w:lang w:eastAsia="en-AU"/>
                </w:rPr>
                <w:t>LLN1448</w:t>
              </w:r>
            </w:ins>
          </w:p>
        </w:tc>
        <w:tc>
          <w:tcPr>
            <w:tcW w:w="933" w:type="pct"/>
            <w:noWrap/>
            <w:hideMark/>
          </w:tcPr>
          <w:p w:rsidR="00110C18" w:rsidRPr="0056388D" w:rsidRDefault="00110C18" w:rsidP="00063728">
            <w:pPr>
              <w:rPr>
                <w:ins w:id="28641" w:author="KIM, Jason" w:date="2019-04-02T13:39:00Z"/>
                <w:rFonts w:ascii="Calibri" w:eastAsia="Times New Roman" w:hAnsi="Calibri" w:cs="Calibri"/>
                <w:color w:val="000000"/>
                <w:lang w:eastAsia="en-AU"/>
              </w:rPr>
            </w:pPr>
            <w:ins w:id="286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43" w:author="KIM, Jason" w:date="2019-04-02T13:39:00Z"/>
                <w:rFonts w:ascii="Calibri" w:eastAsia="Times New Roman" w:hAnsi="Calibri" w:cs="Calibri"/>
                <w:color w:val="000000"/>
                <w:lang w:eastAsia="en-AU"/>
              </w:rPr>
            </w:pPr>
            <w:ins w:id="28644" w:author="KIM, Jason" w:date="2019-04-02T13:39:00Z">
              <w:r w:rsidRPr="0056388D">
                <w:rPr>
                  <w:rFonts w:ascii="Calibri" w:eastAsia="Times New Roman" w:hAnsi="Calibri" w:cs="Calibri"/>
                  <w:color w:val="000000"/>
                  <w:lang w:eastAsia="en-AU"/>
                </w:rPr>
                <w:t>Chainage 6051</w:t>
              </w:r>
            </w:ins>
          </w:p>
        </w:tc>
        <w:tc>
          <w:tcPr>
            <w:tcW w:w="764" w:type="pct"/>
            <w:noWrap/>
            <w:hideMark/>
          </w:tcPr>
          <w:p w:rsidR="00110C18" w:rsidRPr="0056388D" w:rsidRDefault="00110C18" w:rsidP="00063728">
            <w:pPr>
              <w:jc w:val="right"/>
              <w:rPr>
                <w:ins w:id="28645" w:author="KIM, Jason" w:date="2019-04-02T13:39:00Z"/>
                <w:rFonts w:ascii="Calibri" w:eastAsia="Times New Roman" w:hAnsi="Calibri" w:cs="Calibri"/>
                <w:color w:val="000000"/>
                <w:lang w:eastAsia="en-AU"/>
              </w:rPr>
            </w:pPr>
            <w:ins w:id="28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47" w:author="KIM, Jason" w:date="2019-04-02T13:39:00Z"/>
        </w:trPr>
        <w:tc>
          <w:tcPr>
            <w:tcW w:w="708" w:type="pct"/>
            <w:vMerge/>
            <w:hideMark/>
          </w:tcPr>
          <w:p w:rsidR="00110C18" w:rsidRPr="0056388D" w:rsidRDefault="00110C18" w:rsidP="00063728">
            <w:pPr>
              <w:rPr>
                <w:ins w:id="286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49" w:author="KIM, Jason" w:date="2019-04-02T13:39:00Z"/>
                <w:rFonts w:ascii="Calibri" w:eastAsia="Times New Roman" w:hAnsi="Calibri" w:cs="Calibri"/>
                <w:color w:val="000000"/>
                <w:lang w:eastAsia="en-AU"/>
              </w:rPr>
            </w:pPr>
            <w:ins w:id="28650"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51" w:author="KIM, Jason" w:date="2019-04-02T13:39:00Z"/>
                <w:rFonts w:ascii="Calibri" w:eastAsia="Times New Roman" w:hAnsi="Calibri" w:cs="Calibri"/>
                <w:color w:val="000000"/>
                <w:lang w:eastAsia="en-AU"/>
              </w:rPr>
            </w:pPr>
            <w:ins w:id="2865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53" w:author="KIM, Jason" w:date="2019-04-02T13:39:00Z"/>
                <w:rFonts w:ascii="Calibri" w:eastAsia="Times New Roman" w:hAnsi="Calibri" w:cs="Calibri"/>
                <w:color w:val="000000"/>
                <w:lang w:eastAsia="en-AU"/>
              </w:rPr>
            </w:pPr>
            <w:ins w:id="28654" w:author="KIM, Jason" w:date="2019-04-02T13:39:00Z">
              <w:r w:rsidRPr="0056388D">
                <w:rPr>
                  <w:rFonts w:ascii="Calibri" w:eastAsia="Times New Roman" w:hAnsi="Calibri" w:cs="Calibri"/>
                  <w:color w:val="000000"/>
                  <w:lang w:eastAsia="en-AU"/>
                </w:rPr>
                <w:t>LLN1449</w:t>
              </w:r>
            </w:ins>
          </w:p>
        </w:tc>
        <w:tc>
          <w:tcPr>
            <w:tcW w:w="933" w:type="pct"/>
            <w:noWrap/>
            <w:hideMark/>
          </w:tcPr>
          <w:p w:rsidR="00110C18" w:rsidRPr="0056388D" w:rsidRDefault="00110C18" w:rsidP="00063728">
            <w:pPr>
              <w:rPr>
                <w:ins w:id="28655" w:author="KIM, Jason" w:date="2019-04-02T13:39:00Z"/>
                <w:rFonts w:ascii="Calibri" w:eastAsia="Times New Roman" w:hAnsi="Calibri" w:cs="Calibri"/>
                <w:color w:val="000000"/>
                <w:lang w:eastAsia="en-AU"/>
              </w:rPr>
            </w:pPr>
            <w:ins w:id="286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57" w:author="KIM, Jason" w:date="2019-04-02T13:39:00Z"/>
                <w:rFonts w:ascii="Calibri" w:eastAsia="Times New Roman" w:hAnsi="Calibri" w:cs="Calibri"/>
                <w:color w:val="000000"/>
                <w:lang w:eastAsia="en-AU"/>
              </w:rPr>
            </w:pPr>
            <w:ins w:id="28658" w:author="KIM, Jason" w:date="2019-04-02T13:39:00Z">
              <w:r w:rsidRPr="0056388D">
                <w:rPr>
                  <w:rFonts w:ascii="Calibri" w:eastAsia="Times New Roman" w:hAnsi="Calibri" w:cs="Calibri"/>
                  <w:color w:val="000000"/>
                  <w:lang w:eastAsia="en-AU"/>
                </w:rPr>
                <w:t>Chainage 6060</w:t>
              </w:r>
            </w:ins>
          </w:p>
        </w:tc>
        <w:tc>
          <w:tcPr>
            <w:tcW w:w="764" w:type="pct"/>
            <w:noWrap/>
            <w:hideMark/>
          </w:tcPr>
          <w:p w:rsidR="00110C18" w:rsidRPr="0056388D" w:rsidRDefault="00110C18" w:rsidP="00063728">
            <w:pPr>
              <w:jc w:val="right"/>
              <w:rPr>
                <w:ins w:id="28659" w:author="KIM, Jason" w:date="2019-04-02T13:39:00Z"/>
                <w:rFonts w:ascii="Calibri" w:eastAsia="Times New Roman" w:hAnsi="Calibri" w:cs="Calibri"/>
                <w:color w:val="000000"/>
                <w:lang w:eastAsia="en-AU"/>
              </w:rPr>
            </w:pPr>
            <w:ins w:id="28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61" w:author="KIM, Jason" w:date="2019-04-02T13:39:00Z"/>
        </w:trPr>
        <w:tc>
          <w:tcPr>
            <w:tcW w:w="708" w:type="pct"/>
            <w:vMerge/>
            <w:hideMark/>
          </w:tcPr>
          <w:p w:rsidR="00110C18" w:rsidRPr="0056388D" w:rsidRDefault="00110C18" w:rsidP="00063728">
            <w:pPr>
              <w:rPr>
                <w:ins w:id="286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63" w:author="KIM, Jason" w:date="2019-04-02T13:39:00Z"/>
                <w:rFonts w:ascii="Calibri" w:eastAsia="Times New Roman" w:hAnsi="Calibri" w:cs="Calibri"/>
                <w:color w:val="000000"/>
                <w:lang w:eastAsia="en-AU"/>
              </w:rPr>
            </w:pPr>
            <w:ins w:id="28664"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65" w:author="KIM, Jason" w:date="2019-04-02T13:39:00Z"/>
                <w:rFonts w:ascii="Calibri" w:eastAsia="Times New Roman" w:hAnsi="Calibri" w:cs="Calibri"/>
                <w:color w:val="000000"/>
                <w:lang w:eastAsia="en-AU"/>
              </w:rPr>
            </w:pPr>
            <w:ins w:id="2866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67" w:author="KIM, Jason" w:date="2019-04-02T13:39:00Z"/>
                <w:rFonts w:ascii="Calibri" w:eastAsia="Times New Roman" w:hAnsi="Calibri" w:cs="Calibri"/>
                <w:color w:val="000000"/>
                <w:lang w:eastAsia="en-AU"/>
              </w:rPr>
            </w:pPr>
            <w:ins w:id="28668" w:author="KIM, Jason" w:date="2019-04-02T13:39:00Z">
              <w:r w:rsidRPr="0056388D">
                <w:rPr>
                  <w:rFonts w:ascii="Calibri" w:eastAsia="Times New Roman" w:hAnsi="Calibri" w:cs="Calibri"/>
                  <w:color w:val="000000"/>
                  <w:lang w:eastAsia="en-AU"/>
                </w:rPr>
                <w:t>LLN1450</w:t>
              </w:r>
            </w:ins>
          </w:p>
        </w:tc>
        <w:tc>
          <w:tcPr>
            <w:tcW w:w="933" w:type="pct"/>
            <w:noWrap/>
            <w:hideMark/>
          </w:tcPr>
          <w:p w:rsidR="00110C18" w:rsidRPr="0056388D" w:rsidRDefault="00110C18" w:rsidP="00063728">
            <w:pPr>
              <w:rPr>
                <w:ins w:id="28669" w:author="KIM, Jason" w:date="2019-04-02T13:39:00Z"/>
                <w:rFonts w:ascii="Calibri" w:eastAsia="Times New Roman" w:hAnsi="Calibri" w:cs="Calibri"/>
                <w:color w:val="000000"/>
                <w:lang w:eastAsia="en-AU"/>
              </w:rPr>
            </w:pPr>
            <w:ins w:id="286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71" w:author="KIM, Jason" w:date="2019-04-02T13:39:00Z"/>
                <w:rFonts w:ascii="Calibri" w:eastAsia="Times New Roman" w:hAnsi="Calibri" w:cs="Calibri"/>
                <w:color w:val="000000"/>
                <w:lang w:eastAsia="en-AU"/>
              </w:rPr>
            </w:pPr>
            <w:ins w:id="28672" w:author="KIM, Jason" w:date="2019-04-02T13:39:00Z">
              <w:r w:rsidRPr="0056388D">
                <w:rPr>
                  <w:rFonts w:ascii="Calibri" w:eastAsia="Times New Roman" w:hAnsi="Calibri" w:cs="Calibri"/>
                  <w:color w:val="000000"/>
                  <w:lang w:eastAsia="en-AU"/>
                </w:rPr>
                <w:t>Chainage 6070</w:t>
              </w:r>
            </w:ins>
          </w:p>
        </w:tc>
        <w:tc>
          <w:tcPr>
            <w:tcW w:w="764" w:type="pct"/>
            <w:noWrap/>
            <w:hideMark/>
          </w:tcPr>
          <w:p w:rsidR="00110C18" w:rsidRPr="0056388D" w:rsidRDefault="00110C18" w:rsidP="00063728">
            <w:pPr>
              <w:jc w:val="right"/>
              <w:rPr>
                <w:ins w:id="28673" w:author="KIM, Jason" w:date="2019-04-02T13:39:00Z"/>
                <w:rFonts w:ascii="Calibri" w:eastAsia="Times New Roman" w:hAnsi="Calibri" w:cs="Calibri"/>
                <w:color w:val="000000"/>
                <w:lang w:eastAsia="en-AU"/>
              </w:rPr>
            </w:pPr>
            <w:ins w:id="286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75" w:author="KIM, Jason" w:date="2019-04-02T13:39:00Z"/>
        </w:trPr>
        <w:tc>
          <w:tcPr>
            <w:tcW w:w="708" w:type="pct"/>
            <w:vMerge/>
            <w:hideMark/>
          </w:tcPr>
          <w:p w:rsidR="00110C18" w:rsidRPr="0056388D" w:rsidRDefault="00110C18" w:rsidP="00063728">
            <w:pPr>
              <w:rPr>
                <w:ins w:id="286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77" w:author="KIM, Jason" w:date="2019-04-02T13:39:00Z"/>
                <w:rFonts w:ascii="Calibri" w:eastAsia="Times New Roman" w:hAnsi="Calibri" w:cs="Calibri"/>
                <w:color w:val="000000"/>
                <w:lang w:eastAsia="en-AU"/>
              </w:rPr>
            </w:pPr>
            <w:ins w:id="28678"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79" w:author="KIM, Jason" w:date="2019-04-02T13:39:00Z"/>
                <w:rFonts w:ascii="Calibri" w:eastAsia="Times New Roman" w:hAnsi="Calibri" w:cs="Calibri"/>
                <w:color w:val="000000"/>
                <w:lang w:eastAsia="en-AU"/>
              </w:rPr>
            </w:pPr>
            <w:ins w:id="2868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81" w:author="KIM, Jason" w:date="2019-04-02T13:39:00Z"/>
                <w:rFonts w:ascii="Calibri" w:eastAsia="Times New Roman" w:hAnsi="Calibri" w:cs="Calibri"/>
                <w:color w:val="000000"/>
                <w:lang w:eastAsia="en-AU"/>
              </w:rPr>
            </w:pPr>
            <w:ins w:id="28682" w:author="KIM, Jason" w:date="2019-04-02T13:39:00Z">
              <w:r w:rsidRPr="0056388D">
                <w:rPr>
                  <w:rFonts w:ascii="Calibri" w:eastAsia="Times New Roman" w:hAnsi="Calibri" w:cs="Calibri"/>
                  <w:color w:val="000000"/>
                  <w:lang w:eastAsia="en-AU"/>
                </w:rPr>
                <w:t>LLN1451</w:t>
              </w:r>
            </w:ins>
          </w:p>
        </w:tc>
        <w:tc>
          <w:tcPr>
            <w:tcW w:w="933" w:type="pct"/>
            <w:noWrap/>
            <w:hideMark/>
          </w:tcPr>
          <w:p w:rsidR="00110C18" w:rsidRPr="0056388D" w:rsidRDefault="00110C18" w:rsidP="00063728">
            <w:pPr>
              <w:rPr>
                <w:ins w:id="28683" w:author="KIM, Jason" w:date="2019-04-02T13:39:00Z"/>
                <w:rFonts w:ascii="Calibri" w:eastAsia="Times New Roman" w:hAnsi="Calibri" w:cs="Calibri"/>
                <w:color w:val="000000"/>
                <w:lang w:eastAsia="en-AU"/>
              </w:rPr>
            </w:pPr>
            <w:ins w:id="286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85" w:author="KIM, Jason" w:date="2019-04-02T13:39:00Z"/>
                <w:rFonts w:ascii="Calibri" w:eastAsia="Times New Roman" w:hAnsi="Calibri" w:cs="Calibri"/>
                <w:color w:val="000000"/>
                <w:lang w:eastAsia="en-AU"/>
              </w:rPr>
            </w:pPr>
            <w:ins w:id="28686" w:author="KIM, Jason" w:date="2019-04-02T13:39:00Z">
              <w:r w:rsidRPr="0056388D">
                <w:rPr>
                  <w:rFonts w:ascii="Calibri" w:eastAsia="Times New Roman" w:hAnsi="Calibri" w:cs="Calibri"/>
                  <w:color w:val="000000"/>
                  <w:lang w:eastAsia="en-AU"/>
                </w:rPr>
                <w:t>Chainage 6079</w:t>
              </w:r>
            </w:ins>
          </w:p>
        </w:tc>
        <w:tc>
          <w:tcPr>
            <w:tcW w:w="764" w:type="pct"/>
            <w:noWrap/>
            <w:hideMark/>
          </w:tcPr>
          <w:p w:rsidR="00110C18" w:rsidRPr="0056388D" w:rsidRDefault="00110C18" w:rsidP="00063728">
            <w:pPr>
              <w:jc w:val="right"/>
              <w:rPr>
                <w:ins w:id="28687" w:author="KIM, Jason" w:date="2019-04-02T13:39:00Z"/>
                <w:rFonts w:ascii="Calibri" w:eastAsia="Times New Roman" w:hAnsi="Calibri" w:cs="Calibri"/>
                <w:color w:val="000000"/>
                <w:lang w:eastAsia="en-AU"/>
              </w:rPr>
            </w:pPr>
            <w:ins w:id="28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89" w:author="KIM, Jason" w:date="2019-04-02T13:39:00Z"/>
        </w:trPr>
        <w:tc>
          <w:tcPr>
            <w:tcW w:w="708" w:type="pct"/>
            <w:vMerge w:val="restart"/>
            <w:noWrap/>
            <w:hideMark/>
          </w:tcPr>
          <w:p w:rsidR="00110C18" w:rsidRPr="0056388D" w:rsidRDefault="00110C18" w:rsidP="00063728">
            <w:pPr>
              <w:rPr>
                <w:ins w:id="28690" w:author="KIM, Jason" w:date="2019-04-02T13:39:00Z"/>
                <w:rFonts w:ascii="Calibri" w:eastAsia="Times New Roman" w:hAnsi="Calibri" w:cs="Calibri"/>
                <w:color w:val="000000"/>
                <w:lang w:eastAsia="en-AU"/>
              </w:rPr>
            </w:pPr>
            <w:ins w:id="28691" w:author="KIM, Jason" w:date="2019-04-02T13:39:00Z">
              <w:r w:rsidRPr="0056388D">
                <w:rPr>
                  <w:rFonts w:ascii="Calibri" w:eastAsia="Times New Roman" w:hAnsi="Calibri" w:cs="Calibri"/>
                  <w:color w:val="000000"/>
                  <w:lang w:eastAsia="en-AU"/>
                </w:rPr>
                <w:lastRenderedPageBreak/>
                <w:t>LLE44K71</w:t>
              </w:r>
            </w:ins>
          </w:p>
        </w:tc>
        <w:tc>
          <w:tcPr>
            <w:tcW w:w="605" w:type="pct"/>
            <w:noWrap/>
            <w:hideMark/>
          </w:tcPr>
          <w:p w:rsidR="00110C18" w:rsidRPr="0056388D" w:rsidRDefault="00110C18" w:rsidP="00063728">
            <w:pPr>
              <w:rPr>
                <w:ins w:id="28692" w:author="KIM, Jason" w:date="2019-04-02T13:39:00Z"/>
                <w:rFonts w:ascii="Calibri" w:eastAsia="Times New Roman" w:hAnsi="Calibri" w:cs="Calibri"/>
                <w:color w:val="000000"/>
                <w:lang w:eastAsia="en-AU"/>
              </w:rPr>
            </w:pPr>
            <w:ins w:id="28693"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694" w:author="KIM, Jason" w:date="2019-04-02T13:39:00Z"/>
                <w:rFonts w:ascii="Calibri" w:eastAsia="Times New Roman" w:hAnsi="Calibri" w:cs="Calibri"/>
                <w:color w:val="000000"/>
                <w:lang w:eastAsia="en-AU"/>
              </w:rPr>
            </w:pPr>
            <w:ins w:id="2869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96" w:author="KIM, Jason" w:date="2019-04-02T13:39:00Z"/>
                <w:rFonts w:ascii="Calibri" w:eastAsia="Times New Roman" w:hAnsi="Calibri" w:cs="Calibri"/>
                <w:color w:val="000000"/>
                <w:lang w:eastAsia="en-AU"/>
              </w:rPr>
            </w:pPr>
            <w:ins w:id="28697" w:author="KIM, Jason" w:date="2019-04-02T13:39:00Z">
              <w:r w:rsidRPr="0056388D">
                <w:rPr>
                  <w:rFonts w:ascii="Calibri" w:eastAsia="Times New Roman" w:hAnsi="Calibri" w:cs="Calibri"/>
                  <w:color w:val="000000"/>
                  <w:lang w:eastAsia="en-AU"/>
                </w:rPr>
                <w:t>LLS2476</w:t>
              </w:r>
            </w:ins>
          </w:p>
        </w:tc>
        <w:tc>
          <w:tcPr>
            <w:tcW w:w="933" w:type="pct"/>
            <w:noWrap/>
            <w:hideMark/>
          </w:tcPr>
          <w:p w:rsidR="00110C18" w:rsidRPr="0056388D" w:rsidRDefault="00110C18" w:rsidP="00063728">
            <w:pPr>
              <w:rPr>
                <w:ins w:id="28698" w:author="KIM, Jason" w:date="2019-04-02T13:39:00Z"/>
                <w:rFonts w:ascii="Calibri" w:eastAsia="Times New Roman" w:hAnsi="Calibri" w:cs="Calibri"/>
                <w:color w:val="000000"/>
                <w:lang w:eastAsia="en-AU"/>
              </w:rPr>
            </w:pPr>
            <w:ins w:id="286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00" w:author="KIM, Jason" w:date="2019-04-02T13:39:00Z"/>
                <w:rFonts w:ascii="Calibri" w:eastAsia="Times New Roman" w:hAnsi="Calibri" w:cs="Calibri"/>
                <w:color w:val="000000"/>
                <w:lang w:eastAsia="en-AU"/>
              </w:rPr>
            </w:pPr>
            <w:ins w:id="28701" w:author="KIM, Jason" w:date="2019-04-02T13:39:00Z">
              <w:r w:rsidRPr="0056388D">
                <w:rPr>
                  <w:rFonts w:ascii="Calibri" w:eastAsia="Times New Roman" w:hAnsi="Calibri" w:cs="Calibri"/>
                  <w:color w:val="000000"/>
                  <w:lang w:eastAsia="en-AU"/>
                </w:rPr>
                <w:t>Chainage 6083</w:t>
              </w:r>
            </w:ins>
          </w:p>
        </w:tc>
        <w:tc>
          <w:tcPr>
            <w:tcW w:w="764" w:type="pct"/>
            <w:noWrap/>
            <w:hideMark/>
          </w:tcPr>
          <w:p w:rsidR="00110C18" w:rsidRPr="0056388D" w:rsidRDefault="00110C18" w:rsidP="00063728">
            <w:pPr>
              <w:jc w:val="right"/>
              <w:rPr>
                <w:ins w:id="28702" w:author="KIM, Jason" w:date="2019-04-02T13:39:00Z"/>
                <w:rFonts w:ascii="Calibri" w:eastAsia="Times New Roman" w:hAnsi="Calibri" w:cs="Calibri"/>
                <w:color w:val="000000"/>
                <w:lang w:eastAsia="en-AU"/>
              </w:rPr>
            </w:pPr>
            <w:ins w:id="287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04" w:author="KIM, Jason" w:date="2019-04-02T13:39:00Z"/>
        </w:trPr>
        <w:tc>
          <w:tcPr>
            <w:tcW w:w="708" w:type="pct"/>
            <w:vMerge/>
            <w:hideMark/>
          </w:tcPr>
          <w:p w:rsidR="00110C18" w:rsidRPr="0056388D" w:rsidRDefault="00110C18" w:rsidP="00063728">
            <w:pPr>
              <w:rPr>
                <w:ins w:id="287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06" w:author="KIM, Jason" w:date="2019-04-02T13:39:00Z"/>
                <w:rFonts w:ascii="Calibri" w:eastAsia="Times New Roman" w:hAnsi="Calibri" w:cs="Calibri"/>
                <w:color w:val="000000"/>
                <w:lang w:eastAsia="en-AU"/>
              </w:rPr>
            </w:pPr>
            <w:ins w:id="28707"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08" w:author="KIM, Jason" w:date="2019-04-02T13:39:00Z"/>
                <w:rFonts w:ascii="Calibri" w:eastAsia="Times New Roman" w:hAnsi="Calibri" w:cs="Calibri"/>
                <w:color w:val="000000"/>
                <w:lang w:eastAsia="en-AU"/>
              </w:rPr>
            </w:pPr>
            <w:ins w:id="287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10" w:author="KIM, Jason" w:date="2019-04-02T13:39:00Z"/>
                <w:rFonts w:ascii="Calibri" w:eastAsia="Times New Roman" w:hAnsi="Calibri" w:cs="Calibri"/>
                <w:color w:val="000000"/>
                <w:lang w:eastAsia="en-AU"/>
              </w:rPr>
            </w:pPr>
            <w:ins w:id="28711" w:author="KIM, Jason" w:date="2019-04-02T13:39:00Z">
              <w:r w:rsidRPr="0056388D">
                <w:rPr>
                  <w:rFonts w:ascii="Calibri" w:eastAsia="Times New Roman" w:hAnsi="Calibri" w:cs="Calibri"/>
                  <w:color w:val="000000"/>
                  <w:lang w:eastAsia="en-AU"/>
                </w:rPr>
                <w:t>LLS2477</w:t>
              </w:r>
            </w:ins>
          </w:p>
        </w:tc>
        <w:tc>
          <w:tcPr>
            <w:tcW w:w="933" w:type="pct"/>
            <w:noWrap/>
            <w:hideMark/>
          </w:tcPr>
          <w:p w:rsidR="00110C18" w:rsidRPr="0056388D" w:rsidRDefault="00110C18" w:rsidP="00063728">
            <w:pPr>
              <w:rPr>
                <w:ins w:id="28712" w:author="KIM, Jason" w:date="2019-04-02T13:39:00Z"/>
                <w:rFonts w:ascii="Calibri" w:eastAsia="Times New Roman" w:hAnsi="Calibri" w:cs="Calibri"/>
                <w:color w:val="000000"/>
                <w:lang w:eastAsia="en-AU"/>
              </w:rPr>
            </w:pPr>
            <w:ins w:id="287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14" w:author="KIM, Jason" w:date="2019-04-02T13:39:00Z"/>
                <w:rFonts w:ascii="Calibri" w:eastAsia="Times New Roman" w:hAnsi="Calibri" w:cs="Calibri"/>
                <w:color w:val="000000"/>
                <w:lang w:eastAsia="en-AU"/>
              </w:rPr>
            </w:pPr>
            <w:ins w:id="28715" w:author="KIM, Jason" w:date="2019-04-02T13:39:00Z">
              <w:r w:rsidRPr="0056388D">
                <w:rPr>
                  <w:rFonts w:ascii="Calibri" w:eastAsia="Times New Roman" w:hAnsi="Calibri" w:cs="Calibri"/>
                  <w:color w:val="000000"/>
                  <w:lang w:eastAsia="en-AU"/>
                </w:rPr>
                <w:t>Chainage 6093</w:t>
              </w:r>
            </w:ins>
          </w:p>
        </w:tc>
        <w:tc>
          <w:tcPr>
            <w:tcW w:w="764" w:type="pct"/>
            <w:noWrap/>
            <w:hideMark/>
          </w:tcPr>
          <w:p w:rsidR="00110C18" w:rsidRPr="0056388D" w:rsidRDefault="00110C18" w:rsidP="00063728">
            <w:pPr>
              <w:jc w:val="right"/>
              <w:rPr>
                <w:ins w:id="28716" w:author="KIM, Jason" w:date="2019-04-02T13:39:00Z"/>
                <w:rFonts w:ascii="Calibri" w:eastAsia="Times New Roman" w:hAnsi="Calibri" w:cs="Calibri"/>
                <w:color w:val="000000"/>
                <w:lang w:eastAsia="en-AU"/>
              </w:rPr>
            </w:pPr>
            <w:ins w:id="28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18" w:author="KIM, Jason" w:date="2019-04-02T13:39:00Z"/>
        </w:trPr>
        <w:tc>
          <w:tcPr>
            <w:tcW w:w="708" w:type="pct"/>
            <w:vMerge/>
            <w:hideMark/>
          </w:tcPr>
          <w:p w:rsidR="00110C18" w:rsidRPr="0056388D" w:rsidRDefault="00110C18" w:rsidP="00063728">
            <w:pPr>
              <w:rPr>
                <w:ins w:id="287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20" w:author="KIM, Jason" w:date="2019-04-02T13:39:00Z"/>
                <w:rFonts w:ascii="Calibri" w:eastAsia="Times New Roman" w:hAnsi="Calibri" w:cs="Calibri"/>
                <w:color w:val="000000"/>
                <w:lang w:eastAsia="en-AU"/>
              </w:rPr>
            </w:pPr>
            <w:ins w:id="28721"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22" w:author="KIM, Jason" w:date="2019-04-02T13:39:00Z"/>
                <w:rFonts w:ascii="Calibri" w:eastAsia="Times New Roman" w:hAnsi="Calibri" w:cs="Calibri"/>
                <w:color w:val="000000"/>
                <w:lang w:eastAsia="en-AU"/>
              </w:rPr>
            </w:pPr>
            <w:ins w:id="287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24" w:author="KIM, Jason" w:date="2019-04-02T13:39:00Z"/>
                <w:rFonts w:ascii="Calibri" w:eastAsia="Times New Roman" w:hAnsi="Calibri" w:cs="Calibri"/>
                <w:color w:val="000000"/>
                <w:lang w:eastAsia="en-AU"/>
              </w:rPr>
            </w:pPr>
            <w:ins w:id="28725" w:author="KIM, Jason" w:date="2019-04-02T13:39:00Z">
              <w:r w:rsidRPr="0056388D">
                <w:rPr>
                  <w:rFonts w:ascii="Calibri" w:eastAsia="Times New Roman" w:hAnsi="Calibri" w:cs="Calibri"/>
                  <w:color w:val="000000"/>
                  <w:lang w:eastAsia="en-AU"/>
                </w:rPr>
                <w:t>LLS2478</w:t>
              </w:r>
            </w:ins>
          </w:p>
        </w:tc>
        <w:tc>
          <w:tcPr>
            <w:tcW w:w="933" w:type="pct"/>
            <w:noWrap/>
            <w:hideMark/>
          </w:tcPr>
          <w:p w:rsidR="00110C18" w:rsidRPr="0056388D" w:rsidRDefault="00110C18" w:rsidP="00063728">
            <w:pPr>
              <w:rPr>
                <w:ins w:id="28726" w:author="KIM, Jason" w:date="2019-04-02T13:39:00Z"/>
                <w:rFonts w:ascii="Calibri" w:eastAsia="Times New Roman" w:hAnsi="Calibri" w:cs="Calibri"/>
                <w:color w:val="000000"/>
                <w:lang w:eastAsia="en-AU"/>
              </w:rPr>
            </w:pPr>
            <w:ins w:id="287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28" w:author="KIM, Jason" w:date="2019-04-02T13:39:00Z"/>
                <w:rFonts w:ascii="Calibri" w:eastAsia="Times New Roman" w:hAnsi="Calibri" w:cs="Calibri"/>
                <w:color w:val="000000"/>
                <w:lang w:eastAsia="en-AU"/>
              </w:rPr>
            </w:pPr>
            <w:ins w:id="28729" w:author="KIM, Jason" w:date="2019-04-02T13:39:00Z">
              <w:r w:rsidRPr="0056388D">
                <w:rPr>
                  <w:rFonts w:ascii="Calibri" w:eastAsia="Times New Roman" w:hAnsi="Calibri" w:cs="Calibri"/>
                  <w:color w:val="000000"/>
                  <w:lang w:eastAsia="en-AU"/>
                </w:rPr>
                <w:t>Chainage 6103</w:t>
              </w:r>
            </w:ins>
          </w:p>
        </w:tc>
        <w:tc>
          <w:tcPr>
            <w:tcW w:w="764" w:type="pct"/>
            <w:noWrap/>
            <w:hideMark/>
          </w:tcPr>
          <w:p w:rsidR="00110C18" w:rsidRPr="0056388D" w:rsidRDefault="00110C18" w:rsidP="00063728">
            <w:pPr>
              <w:jc w:val="right"/>
              <w:rPr>
                <w:ins w:id="28730" w:author="KIM, Jason" w:date="2019-04-02T13:39:00Z"/>
                <w:rFonts w:ascii="Calibri" w:eastAsia="Times New Roman" w:hAnsi="Calibri" w:cs="Calibri"/>
                <w:color w:val="000000"/>
                <w:lang w:eastAsia="en-AU"/>
              </w:rPr>
            </w:pPr>
            <w:ins w:id="28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32" w:author="KIM, Jason" w:date="2019-04-02T13:39:00Z"/>
        </w:trPr>
        <w:tc>
          <w:tcPr>
            <w:tcW w:w="708" w:type="pct"/>
            <w:vMerge/>
            <w:hideMark/>
          </w:tcPr>
          <w:p w:rsidR="00110C18" w:rsidRPr="0056388D" w:rsidRDefault="00110C18" w:rsidP="00063728">
            <w:pPr>
              <w:rPr>
                <w:ins w:id="287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34" w:author="KIM, Jason" w:date="2019-04-02T13:39:00Z"/>
                <w:rFonts w:ascii="Calibri" w:eastAsia="Times New Roman" w:hAnsi="Calibri" w:cs="Calibri"/>
                <w:color w:val="000000"/>
                <w:lang w:eastAsia="en-AU"/>
              </w:rPr>
            </w:pPr>
            <w:ins w:id="28735"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36" w:author="KIM, Jason" w:date="2019-04-02T13:39:00Z"/>
                <w:rFonts w:ascii="Calibri" w:eastAsia="Times New Roman" w:hAnsi="Calibri" w:cs="Calibri"/>
                <w:color w:val="000000"/>
                <w:lang w:eastAsia="en-AU"/>
              </w:rPr>
            </w:pPr>
            <w:ins w:id="287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38" w:author="KIM, Jason" w:date="2019-04-02T13:39:00Z"/>
                <w:rFonts w:ascii="Calibri" w:eastAsia="Times New Roman" w:hAnsi="Calibri" w:cs="Calibri"/>
                <w:color w:val="000000"/>
                <w:lang w:eastAsia="en-AU"/>
              </w:rPr>
            </w:pPr>
            <w:ins w:id="28739" w:author="KIM, Jason" w:date="2019-04-02T13:39:00Z">
              <w:r w:rsidRPr="0056388D">
                <w:rPr>
                  <w:rFonts w:ascii="Calibri" w:eastAsia="Times New Roman" w:hAnsi="Calibri" w:cs="Calibri"/>
                  <w:color w:val="000000"/>
                  <w:lang w:eastAsia="en-AU"/>
                </w:rPr>
                <w:t>LLS2479</w:t>
              </w:r>
            </w:ins>
          </w:p>
        </w:tc>
        <w:tc>
          <w:tcPr>
            <w:tcW w:w="933" w:type="pct"/>
            <w:noWrap/>
            <w:hideMark/>
          </w:tcPr>
          <w:p w:rsidR="00110C18" w:rsidRPr="0056388D" w:rsidRDefault="00110C18" w:rsidP="00063728">
            <w:pPr>
              <w:rPr>
                <w:ins w:id="28740" w:author="KIM, Jason" w:date="2019-04-02T13:39:00Z"/>
                <w:rFonts w:ascii="Calibri" w:eastAsia="Times New Roman" w:hAnsi="Calibri" w:cs="Calibri"/>
                <w:color w:val="000000"/>
                <w:lang w:eastAsia="en-AU"/>
              </w:rPr>
            </w:pPr>
            <w:ins w:id="287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42" w:author="KIM, Jason" w:date="2019-04-02T13:39:00Z"/>
                <w:rFonts w:ascii="Calibri" w:eastAsia="Times New Roman" w:hAnsi="Calibri" w:cs="Calibri"/>
                <w:color w:val="000000"/>
                <w:lang w:eastAsia="en-AU"/>
              </w:rPr>
            </w:pPr>
            <w:ins w:id="28743" w:author="KIM, Jason" w:date="2019-04-02T13:39:00Z">
              <w:r w:rsidRPr="0056388D">
                <w:rPr>
                  <w:rFonts w:ascii="Calibri" w:eastAsia="Times New Roman" w:hAnsi="Calibri" w:cs="Calibri"/>
                  <w:color w:val="000000"/>
                  <w:lang w:eastAsia="en-AU"/>
                </w:rPr>
                <w:t>Chainage 6113</w:t>
              </w:r>
            </w:ins>
          </w:p>
        </w:tc>
        <w:tc>
          <w:tcPr>
            <w:tcW w:w="764" w:type="pct"/>
            <w:noWrap/>
            <w:hideMark/>
          </w:tcPr>
          <w:p w:rsidR="00110C18" w:rsidRPr="0056388D" w:rsidRDefault="00110C18" w:rsidP="00063728">
            <w:pPr>
              <w:jc w:val="right"/>
              <w:rPr>
                <w:ins w:id="28744" w:author="KIM, Jason" w:date="2019-04-02T13:39:00Z"/>
                <w:rFonts w:ascii="Calibri" w:eastAsia="Times New Roman" w:hAnsi="Calibri" w:cs="Calibri"/>
                <w:color w:val="000000"/>
                <w:lang w:eastAsia="en-AU"/>
              </w:rPr>
            </w:pPr>
            <w:ins w:id="28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46" w:author="KIM, Jason" w:date="2019-04-02T13:39:00Z"/>
        </w:trPr>
        <w:tc>
          <w:tcPr>
            <w:tcW w:w="708" w:type="pct"/>
            <w:vMerge/>
            <w:hideMark/>
          </w:tcPr>
          <w:p w:rsidR="00110C18" w:rsidRPr="0056388D" w:rsidRDefault="00110C18" w:rsidP="00063728">
            <w:pPr>
              <w:rPr>
                <w:ins w:id="287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48" w:author="KIM, Jason" w:date="2019-04-02T13:39:00Z"/>
                <w:rFonts w:ascii="Calibri" w:eastAsia="Times New Roman" w:hAnsi="Calibri" w:cs="Calibri"/>
                <w:color w:val="000000"/>
                <w:lang w:eastAsia="en-AU"/>
              </w:rPr>
            </w:pPr>
            <w:ins w:id="28749"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50" w:author="KIM, Jason" w:date="2019-04-02T13:39:00Z"/>
                <w:rFonts w:ascii="Calibri" w:eastAsia="Times New Roman" w:hAnsi="Calibri" w:cs="Calibri"/>
                <w:color w:val="000000"/>
                <w:lang w:eastAsia="en-AU"/>
              </w:rPr>
            </w:pPr>
            <w:ins w:id="287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52" w:author="KIM, Jason" w:date="2019-04-02T13:39:00Z"/>
                <w:rFonts w:ascii="Calibri" w:eastAsia="Times New Roman" w:hAnsi="Calibri" w:cs="Calibri"/>
                <w:color w:val="000000"/>
                <w:lang w:eastAsia="en-AU"/>
              </w:rPr>
            </w:pPr>
            <w:ins w:id="28753" w:author="KIM, Jason" w:date="2019-04-02T13:39:00Z">
              <w:r w:rsidRPr="0056388D">
                <w:rPr>
                  <w:rFonts w:ascii="Calibri" w:eastAsia="Times New Roman" w:hAnsi="Calibri" w:cs="Calibri"/>
                  <w:color w:val="000000"/>
                  <w:lang w:eastAsia="en-AU"/>
                </w:rPr>
                <w:t>LLS2480</w:t>
              </w:r>
            </w:ins>
          </w:p>
        </w:tc>
        <w:tc>
          <w:tcPr>
            <w:tcW w:w="933" w:type="pct"/>
            <w:noWrap/>
            <w:hideMark/>
          </w:tcPr>
          <w:p w:rsidR="00110C18" w:rsidRPr="0056388D" w:rsidRDefault="00110C18" w:rsidP="00063728">
            <w:pPr>
              <w:rPr>
                <w:ins w:id="28754" w:author="KIM, Jason" w:date="2019-04-02T13:39:00Z"/>
                <w:rFonts w:ascii="Calibri" w:eastAsia="Times New Roman" w:hAnsi="Calibri" w:cs="Calibri"/>
                <w:color w:val="000000"/>
                <w:lang w:eastAsia="en-AU"/>
              </w:rPr>
            </w:pPr>
            <w:ins w:id="287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56" w:author="KIM, Jason" w:date="2019-04-02T13:39:00Z"/>
                <w:rFonts w:ascii="Calibri" w:eastAsia="Times New Roman" w:hAnsi="Calibri" w:cs="Calibri"/>
                <w:color w:val="000000"/>
                <w:lang w:eastAsia="en-AU"/>
              </w:rPr>
            </w:pPr>
            <w:ins w:id="28757" w:author="KIM, Jason" w:date="2019-04-02T13:39:00Z">
              <w:r w:rsidRPr="0056388D">
                <w:rPr>
                  <w:rFonts w:ascii="Calibri" w:eastAsia="Times New Roman" w:hAnsi="Calibri" w:cs="Calibri"/>
                  <w:color w:val="000000"/>
                  <w:lang w:eastAsia="en-AU"/>
                </w:rPr>
                <w:t>Chainage 6122</w:t>
              </w:r>
            </w:ins>
          </w:p>
        </w:tc>
        <w:tc>
          <w:tcPr>
            <w:tcW w:w="764" w:type="pct"/>
            <w:noWrap/>
            <w:hideMark/>
          </w:tcPr>
          <w:p w:rsidR="00110C18" w:rsidRPr="0056388D" w:rsidRDefault="00110C18" w:rsidP="00063728">
            <w:pPr>
              <w:jc w:val="right"/>
              <w:rPr>
                <w:ins w:id="28758" w:author="KIM, Jason" w:date="2019-04-02T13:39:00Z"/>
                <w:rFonts w:ascii="Calibri" w:eastAsia="Times New Roman" w:hAnsi="Calibri" w:cs="Calibri"/>
                <w:color w:val="000000"/>
                <w:lang w:eastAsia="en-AU"/>
              </w:rPr>
            </w:pPr>
            <w:ins w:id="28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60" w:author="KIM, Jason" w:date="2019-04-02T13:39:00Z"/>
        </w:trPr>
        <w:tc>
          <w:tcPr>
            <w:tcW w:w="708" w:type="pct"/>
            <w:vMerge/>
            <w:hideMark/>
          </w:tcPr>
          <w:p w:rsidR="00110C18" w:rsidRPr="0056388D" w:rsidRDefault="00110C18" w:rsidP="00063728">
            <w:pPr>
              <w:rPr>
                <w:ins w:id="287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62" w:author="KIM, Jason" w:date="2019-04-02T13:39:00Z"/>
                <w:rFonts w:ascii="Calibri" w:eastAsia="Times New Roman" w:hAnsi="Calibri" w:cs="Calibri"/>
                <w:color w:val="000000"/>
                <w:lang w:eastAsia="en-AU"/>
              </w:rPr>
            </w:pPr>
            <w:ins w:id="28763"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64" w:author="KIM, Jason" w:date="2019-04-02T13:39:00Z"/>
                <w:rFonts w:ascii="Calibri" w:eastAsia="Times New Roman" w:hAnsi="Calibri" w:cs="Calibri"/>
                <w:color w:val="000000"/>
                <w:lang w:eastAsia="en-AU"/>
              </w:rPr>
            </w:pPr>
            <w:ins w:id="287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66" w:author="KIM, Jason" w:date="2019-04-02T13:39:00Z"/>
                <w:rFonts w:ascii="Calibri" w:eastAsia="Times New Roman" w:hAnsi="Calibri" w:cs="Calibri"/>
                <w:color w:val="000000"/>
                <w:lang w:eastAsia="en-AU"/>
              </w:rPr>
            </w:pPr>
            <w:ins w:id="28767" w:author="KIM, Jason" w:date="2019-04-02T13:39:00Z">
              <w:r w:rsidRPr="0056388D">
                <w:rPr>
                  <w:rFonts w:ascii="Calibri" w:eastAsia="Times New Roman" w:hAnsi="Calibri" w:cs="Calibri"/>
                  <w:color w:val="000000"/>
                  <w:lang w:eastAsia="en-AU"/>
                </w:rPr>
                <w:t>LLS2481</w:t>
              </w:r>
            </w:ins>
          </w:p>
        </w:tc>
        <w:tc>
          <w:tcPr>
            <w:tcW w:w="933" w:type="pct"/>
            <w:noWrap/>
            <w:hideMark/>
          </w:tcPr>
          <w:p w:rsidR="00110C18" w:rsidRPr="0056388D" w:rsidRDefault="00110C18" w:rsidP="00063728">
            <w:pPr>
              <w:rPr>
                <w:ins w:id="28768" w:author="KIM, Jason" w:date="2019-04-02T13:39:00Z"/>
                <w:rFonts w:ascii="Calibri" w:eastAsia="Times New Roman" w:hAnsi="Calibri" w:cs="Calibri"/>
                <w:color w:val="000000"/>
                <w:lang w:eastAsia="en-AU"/>
              </w:rPr>
            </w:pPr>
            <w:ins w:id="287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70" w:author="KIM, Jason" w:date="2019-04-02T13:39:00Z"/>
                <w:rFonts w:ascii="Calibri" w:eastAsia="Times New Roman" w:hAnsi="Calibri" w:cs="Calibri"/>
                <w:color w:val="000000"/>
                <w:lang w:eastAsia="en-AU"/>
              </w:rPr>
            </w:pPr>
            <w:ins w:id="28771" w:author="KIM, Jason" w:date="2019-04-02T13:39:00Z">
              <w:r w:rsidRPr="0056388D">
                <w:rPr>
                  <w:rFonts w:ascii="Calibri" w:eastAsia="Times New Roman" w:hAnsi="Calibri" w:cs="Calibri"/>
                  <w:color w:val="000000"/>
                  <w:lang w:eastAsia="en-AU"/>
                </w:rPr>
                <w:t>Chainage 6132</w:t>
              </w:r>
            </w:ins>
          </w:p>
        </w:tc>
        <w:tc>
          <w:tcPr>
            <w:tcW w:w="764" w:type="pct"/>
            <w:noWrap/>
            <w:hideMark/>
          </w:tcPr>
          <w:p w:rsidR="00110C18" w:rsidRPr="0056388D" w:rsidRDefault="00110C18" w:rsidP="00063728">
            <w:pPr>
              <w:jc w:val="right"/>
              <w:rPr>
                <w:ins w:id="28772" w:author="KIM, Jason" w:date="2019-04-02T13:39:00Z"/>
                <w:rFonts w:ascii="Calibri" w:eastAsia="Times New Roman" w:hAnsi="Calibri" w:cs="Calibri"/>
                <w:color w:val="000000"/>
                <w:lang w:eastAsia="en-AU"/>
              </w:rPr>
            </w:pPr>
            <w:ins w:id="28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74" w:author="KIM, Jason" w:date="2019-04-02T13:39:00Z"/>
        </w:trPr>
        <w:tc>
          <w:tcPr>
            <w:tcW w:w="708" w:type="pct"/>
            <w:vMerge w:val="restart"/>
            <w:noWrap/>
            <w:hideMark/>
          </w:tcPr>
          <w:p w:rsidR="00110C18" w:rsidRPr="0056388D" w:rsidRDefault="00110C18" w:rsidP="00063728">
            <w:pPr>
              <w:rPr>
                <w:ins w:id="28775" w:author="KIM, Jason" w:date="2019-04-02T13:39:00Z"/>
                <w:rFonts w:ascii="Calibri" w:eastAsia="Times New Roman" w:hAnsi="Calibri" w:cs="Calibri"/>
                <w:color w:val="000000"/>
                <w:lang w:eastAsia="en-AU"/>
              </w:rPr>
            </w:pPr>
            <w:ins w:id="28776" w:author="KIM, Jason" w:date="2019-04-02T13:39:00Z">
              <w:r w:rsidRPr="0056388D">
                <w:rPr>
                  <w:rFonts w:ascii="Calibri" w:eastAsia="Times New Roman" w:hAnsi="Calibri" w:cs="Calibri"/>
                  <w:color w:val="000000"/>
                  <w:lang w:eastAsia="en-AU"/>
                </w:rPr>
                <w:t>LLE44K81</w:t>
              </w:r>
            </w:ins>
          </w:p>
        </w:tc>
        <w:tc>
          <w:tcPr>
            <w:tcW w:w="605" w:type="pct"/>
            <w:noWrap/>
            <w:hideMark/>
          </w:tcPr>
          <w:p w:rsidR="00110C18" w:rsidRPr="0056388D" w:rsidRDefault="00110C18" w:rsidP="00063728">
            <w:pPr>
              <w:rPr>
                <w:ins w:id="28777" w:author="KIM, Jason" w:date="2019-04-02T13:39:00Z"/>
                <w:rFonts w:ascii="Calibri" w:eastAsia="Times New Roman" w:hAnsi="Calibri" w:cs="Calibri"/>
                <w:color w:val="000000"/>
                <w:lang w:eastAsia="en-AU"/>
              </w:rPr>
            </w:pPr>
            <w:ins w:id="28778"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779" w:author="KIM, Jason" w:date="2019-04-02T13:39:00Z"/>
                <w:rFonts w:ascii="Calibri" w:eastAsia="Times New Roman" w:hAnsi="Calibri" w:cs="Calibri"/>
                <w:color w:val="000000"/>
                <w:lang w:eastAsia="en-AU"/>
              </w:rPr>
            </w:pPr>
            <w:ins w:id="2878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81" w:author="KIM, Jason" w:date="2019-04-02T13:39:00Z"/>
                <w:rFonts w:ascii="Calibri" w:eastAsia="Times New Roman" w:hAnsi="Calibri" w:cs="Calibri"/>
                <w:color w:val="000000"/>
                <w:lang w:eastAsia="en-AU"/>
              </w:rPr>
            </w:pPr>
            <w:ins w:id="28782" w:author="KIM, Jason" w:date="2019-04-02T13:39:00Z">
              <w:r w:rsidRPr="0056388D">
                <w:rPr>
                  <w:rFonts w:ascii="Calibri" w:eastAsia="Times New Roman" w:hAnsi="Calibri" w:cs="Calibri"/>
                  <w:color w:val="000000"/>
                  <w:lang w:eastAsia="en-AU"/>
                </w:rPr>
                <w:t>LLS2465</w:t>
              </w:r>
            </w:ins>
          </w:p>
        </w:tc>
        <w:tc>
          <w:tcPr>
            <w:tcW w:w="933" w:type="pct"/>
            <w:noWrap/>
            <w:hideMark/>
          </w:tcPr>
          <w:p w:rsidR="00110C18" w:rsidRPr="0056388D" w:rsidRDefault="00110C18" w:rsidP="00063728">
            <w:pPr>
              <w:rPr>
                <w:ins w:id="28783" w:author="KIM, Jason" w:date="2019-04-02T13:39:00Z"/>
                <w:rFonts w:ascii="Calibri" w:eastAsia="Times New Roman" w:hAnsi="Calibri" w:cs="Calibri"/>
                <w:color w:val="000000"/>
                <w:lang w:eastAsia="en-AU"/>
              </w:rPr>
            </w:pPr>
            <w:ins w:id="287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85" w:author="KIM, Jason" w:date="2019-04-02T13:39:00Z"/>
                <w:rFonts w:ascii="Calibri" w:eastAsia="Times New Roman" w:hAnsi="Calibri" w:cs="Calibri"/>
                <w:color w:val="000000"/>
                <w:lang w:eastAsia="en-AU"/>
              </w:rPr>
            </w:pPr>
            <w:ins w:id="28786" w:author="KIM, Jason" w:date="2019-04-02T13:39:00Z">
              <w:r w:rsidRPr="0056388D">
                <w:rPr>
                  <w:rFonts w:ascii="Calibri" w:eastAsia="Times New Roman" w:hAnsi="Calibri" w:cs="Calibri"/>
                  <w:color w:val="000000"/>
                  <w:lang w:eastAsia="en-AU"/>
                </w:rPr>
                <w:t>Chainage 5967</w:t>
              </w:r>
            </w:ins>
          </w:p>
        </w:tc>
        <w:tc>
          <w:tcPr>
            <w:tcW w:w="764" w:type="pct"/>
            <w:noWrap/>
            <w:hideMark/>
          </w:tcPr>
          <w:p w:rsidR="00110C18" w:rsidRPr="0056388D" w:rsidRDefault="00110C18" w:rsidP="00063728">
            <w:pPr>
              <w:jc w:val="right"/>
              <w:rPr>
                <w:ins w:id="28787" w:author="KIM, Jason" w:date="2019-04-02T13:39:00Z"/>
                <w:rFonts w:ascii="Calibri" w:eastAsia="Times New Roman" w:hAnsi="Calibri" w:cs="Calibri"/>
                <w:color w:val="000000"/>
                <w:lang w:eastAsia="en-AU"/>
              </w:rPr>
            </w:pPr>
            <w:ins w:id="287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89" w:author="KIM, Jason" w:date="2019-04-02T13:39:00Z"/>
        </w:trPr>
        <w:tc>
          <w:tcPr>
            <w:tcW w:w="708" w:type="pct"/>
            <w:vMerge/>
            <w:hideMark/>
          </w:tcPr>
          <w:p w:rsidR="00110C18" w:rsidRPr="0056388D" w:rsidRDefault="00110C18" w:rsidP="00063728">
            <w:pPr>
              <w:rPr>
                <w:ins w:id="287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91" w:author="KIM, Jason" w:date="2019-04-02T13:39:00Z"/>
                <w:rFonts w:ascii="Calibri" w:eastAsia="Times New Roman" w:hAnsi="Calibri" w:cs="Calibri"/>
                <w:color w:val="000000"/>
                <w:lang w:eastAsia="en-AU"/>
              </w:rPr>
            </w:pPr>
            <w:ins w:id="28792"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793" w:author="KIM, Jason" w:date="2019-04-02T13:39:00Z"/>
                <w:rFonts w:ascii="Calibri" w:eastAsia="Times New Roman" w:hAnsi="Calibri" w:cs="Calibri"/>
                <w:color w:val="000000"/>
                <w:lang w:eastAsia="en-AU"/>
              </w:rPr>
            </w:pPr>
            <w:ins w:id="2879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95" w:author="KIM, Jason" w:date="2019-04-02T13:39:00Z"/>
                <w:rFonts w:ascii="Calibri" w:eastAsia="Times New Roman" w:hAnsi="Calibri" w:cs="Calibri"/>
                <w:color w:val="000000"/>
                <w:lang w:eastAsia="en-AU"/>
              </w:rPr>
            </w:pPr>
            <w:ins w:id="28796" w:author="KIM, Jason" w:date="2019-04-02T13:39:00Z">
              <w:r w:rsidRPr="0056388D">
                <w:rPr>
                  <w:rFonts w:ascii="Calibri" w:eastAsia="Times New Roman" w:hAnsi="Calibri" w:cs="Calibri"/>
                  <w:color w:val="000000"/>
                  <w:lang w:eastAsia="en-AU"/>
                </w:rPr>
                <w:t>LLS2466</w:t>
              </w:r>
            </w:ins>
          </w:p>
        </w:tc>
        <w:tc>
          <w:tcPr>
            <w:tcW w:w="933" w:type="pct"/>
            <w:noWrap/>
            <w:hideMark/>
          </w:tcPr>
          <w:p w:rsidR="00110C18" w:rsidRPr="0056388D" w:rsidRDefault="00110C18" w:rsidP="00063728">
            <w:pPr>
              <w:rPr>
                <w:ins w:id="28797" w:author="KIM, Jason" w:date="2019-04-02T13:39:00Z"/>
                <w:rFonts w:ascii="Calibri" w:eastAsia="Times New Roman" w:hAnsi="Calibri" w:cs="Calibri"/>
                <w:color w:val="000000"/>
                <w:lang w:eastAsia="en-AU"/>
              </w:rPr>
            </w:pPr>
            <w:ins w:id="287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99" w:author="KIM, Jason" w:date="2019-04-02T13:39:00Z"/>
                <w:rFonts w:ascii="Calibri" w:eastAsia="Times New Roman" w:hAnsi="Calibri" w:cs="Calibri"/>
                <w:color w:val="000000"/>
                <w:lang w:eastAsia="en-AU"/>
              </w:rPr>
            </w:pPr>
            <w:ins w:id="28800" w:author="KIM, Jason" w:date="2019-04-02T13:39:00Z">
              <w:r w:rsidRPr="0056388D">
                <w:rPr>
                  <w:rFonts w:ascii="Calibri" w:eastAsia="Times New Roman" w:hAnsi="Calibri" w:cs="Calibri"/>
                  <w:color w:val="000000"/>
                  <w:lang w:eastAsia="en-AU"/>
                </w:rPr>
                <w:t>Chainage 5976</w:t>
              </w:r>
            </w:ins>
          </w:p>
        </w:tc>
        <w:tc>
          <w:tcPr>
            <w:tcW w:w="764" w:type="pct"/>
            <w:noWrap/>
            <w:hideMark/>
          </w:tcPr>
          <w:p w:rsidR="00110C18" w:rsidRPr="0056388D" w:rsidRDefault="00110C18" w:rsidP="00063728">
            <w:pPr>
              <w:jc w:val="right"/>
              <w:rPr>
                <w:ins w:id="28801" w:author="KIM, Jason" w:date="2019-04-02T13:39:00Z"/>
                <w:rFonts w:ascii="Calibri" w:eastAsia="Times New Roman" w:hAnsi="Calibri" w:cs="Calibri"/>
                <w:color w:val="000000"/>
                <w:lang w:eastAsia="en-AU"/>
              </w:rPr>
            </w:pPr>
            <w:ins w:id="28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03" w:author="KIM, Jason" w:date="2019-04-02T13:39:00Z"/>
        </w:trPr>
        <w:tc>
          <w:tcPr>
            <w:tcW w:w="708" w:type="pct"/>
            <w:vMerge/>
            <w:hideMark/>
          </w:tcPr>
          <w:p w:rsidR="00110C18" w:rsidRPr="0056388D" w:rsidRDefault="00110C18" w:rsidP="00063728">
            <w:pPr>
              <w:rPr>
                <w:ins w:id="288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05" w:author="KIM, Jason" w:date="2019-04-02T13:39:00Z"/>
                <w:rFonts w:ascii="Calibri" w:eastAsia="Times New Roman" w:hAnsi="Calibri" w:cs="Calibri"/>
                <w:color w:val="000000"/>
                <w:lang w:eastAsia="en-AU"/>
              </w:rPr>
            </w:pPr>
            <w:ins w:id="28806"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07" w:author="KIM, Jason" w:date="2019-04-02T13:39:00Z"/>
                <w:rFonts w:ascii="Calibri" w:eastAsia="Times New Roman" w:hAnsi="Calibri" w:cs="Calibri"/>
                <w:color w:val="000000"/>
                <w:lang w:eastAsia="en-AU"/>
              </w:rPr>
            </w:pPr>
            <w:ins w:id="2880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09" w:author="KIM, Jason" w:date="2019-04-02T13:39:00Z"/>
                <w:rFonts w:ascii="Calibri" w:eastAsia="Times New Roman" w:hAnsi="Calibri" w:cs="Calibri"/>
                <w:color w:val="000000"/>
                <w:lang w:eastAsia="en-AU"/>
              </w:rPr>
            </w:pPr>
            <w:ins w:id="28810" w:author="KIM, Jason" w:date="2019-04-02T13:39:00Z">
              <w:r w:rsidRPr="0056388D">
                <w:rPr>
                  <w:rFonts w:ascii="Calibri" w:eastAsia="Times New Roman" w:hAnsi="Calibri" w:cs="Calibri"/>
                  <w:color w:val="000000"/>
                  <w:lang w:eastAsia="en-AU"/>
                </w:rPr>
                <w:t>LLS2467</w:t>
              </w:r>
            </w:ins>
          </w:p>
        </w:tc>
        <w:tc>
          <w:tcPr>
            <w:tcW w:w="933" w:type="pct"/>
            <w:noWrap/>
            <w:hideMark/>
          </w:tcPr>
          <w:p w:rsidR="00110C18" w:rsidRPr="0056388D" w:rsidRDefault="00110C18" w:rsidP="00063728">
            <w:pPr>
              <w:rPr>
                <w:ins w:id="28811" w:author="KIM, Jason" w:date="2019-04-02T13:39:00Z"/>
                <w:rFonts w:ascii="Calibri" w:eastAsia="Times New Roman" w:hAnsi="Calibri" w:cs="Calibri"/>
                <w:color w:val="000000"/>
                <w:lang w:eastAsia="en-AU"/>
              </w:rPr>
            </w:pPr>
            <w:ins w:id="288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13" w:author="KIM, Jason" w:date="2019-04-02T13:39:00Z"/>
                <w:rFonts w:ascii="Calibri" w:eastAsia="Times New Roman" w:hAnsi="Calibri" w:cs="Calibri"/>
                <w:color w:val="000000"/>
                <w:lang w:eastAsia="en-AU"/>
              </w:rPr>
            </w:pPr>
            <w:ins w:id="28814" w:author="KIM, Jason" w:date="2019-04-02T13:39:00Z">
              <w:r w:rsidRPr="0056388D">
                <w:rPr>
                  <w:rFonts w:ascii="Calibri" w:eastAsia="Times New Roman" w:hAnsi="Calibri" w:cs="Calibri"/>
                  <w:color w:val="000000"/>
                  <w:lang w:eastAsia="en-AU"/>
                </w:rPr>
                <w:t>Chainage 5986</w:t>
              </w:r>
            </w:ins>
          </w:p>
        </w:tc>
        <w:tc>
          <w:tcPr>
            <w:tcW w:w="764" w:type="pct"/>
            <w:noWrap/>
            <w:hideMark/>
          </w:tcPr>
          <w:p w:rsidR="00110C18" w:rsidRPr="0056388D" w:rsidRDefault="00110C18" w:rsidP="00063728">
            <w:pPr>
              <w:jc w:val="right"/>
              <w:rPr>
                <w:ins w:id="28815" w:author="KIM, Jason" w:date="2019-04-02T13:39:00Z"/>
                <w:rFonts w:ascii="Calibri" w:eastAsia="Times New Roman" w:hAnsi="Calibri" w:cs="Calibri"/>
                <w:color w:val="000000"/>
                <w:lang w:eastAsia="en-AU"/>
              </w:rPr>
            </w:pPr>
            <w:ins w:id="288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17" w:author="KIM, Jason" w:date="2019-04-02T13:39:00Z"/>
        </w:trPr>
        <w:tc>
          <w:tcPr>
            <w:tcW w:w="708" w:type="pct"/>
            <w:vMerge/>
            <w:hideMark/>
          </w:tcPr>
          <w:p w:rsidR="00110C18" w:rsidRPr="0056388D" w:rsidRDefault="00110C18" w:rsidP="00063728">
            <w:pPr>
              <w:rPr>
                <w:ins w:id="288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19" w:author="KIM, Jason" w:date="2019-04-02T13:39:00Z"/>
                <w:rFonts w:ascii="Calibri" w:eastAsia="Times New Roman" w:hAnsi="Calibri" w:cs="Calibri"/>
                <w:color w:val="000000"/>
                <w:lang w:eastAsia="en-AU"/>
              </w:rPr>
            </w:pPr>
            <w:ins w:id="28820"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21" w:author="KIM, Jason" w:date="2019-04-02T13:39:00Z"/>
                <w:rFonts w:ascii="Calibri" w:eastAsia="Times New Roman" w:hAnsi="Calibri" w:cs="Calibri"/>
                <w:color w:val="000000"/>
                <w:lang w:eastAsia="en-AU"/>
              </w:rPr>
            </w:pPr>
            <w:ins w:id="2882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23" w:author="KIM, Jason" w:date="2019-04-02T13:39:00Z"/>
                <w:rFonts w:ascii="Calibri" w:eastAsia="Times New Roman" w:hAnsi="Calibri" w:cs="Calibri"/>
                <w:color w:val="000000"/>
                <w:lang w:eastAsia="en-AU"/>
              </w:rPr>
            </w:pPr>
            <w:ins w:id="28824" w:author="KIM, Jason" w:date="2019-04-02T13:39:00Z">
              <w:r w:rsidRPr="0056388D">
                <w:rPr>
                  <w:rFonts w:ascii="Calibri" w:eastAsia="Times New Roman" w:hAnsi="Calibri" w:cs="Calibri"/>
                  <w:color w:val="000000"/>
                  <w:lang w:eastAsia="en-AU"/>
                </w:rPr>
                <w:t>LLS2468</w:t>
              </w:r>
            </w:ins>
          </w:p>
        </w:tc>
        <w:tc>
          <w:tcPr>
            <w:tcW w:w="933" w:type="pct"/>
            <w:noWrap/>
            <w:hideMark/>
          </w:tcPr>
          <w:p w:rsidR="00110C18" w:rsidRPr="0056388D" w:rsidRDefault="00110C18" w:rsidP="00063728">
            <w:pPr>
              <w:rPr>
                <w:ins w:id="28825" w:author="KIM, Jason" w:date="2019-04-02T13:39:00Z"/>
                <w:rFonts w:ascii="Calibri" w:eastAsia="Times New Roman" w:hAnsi="Calibri" w:cs="Calibri"/>
                <w:color w:val="000000"/>
                <w:lang w:eastAsia="en-AU"/>
              </w:rPr>
            </w:pPr>
            <w:ins w:id="288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27" w:author="KIM, Jason" w:date="2019-04-02T13:39:00Z"/>
                <w:rFonts w:ascii="Calibri" w:eastAsia="Times New Roman" w:hAnsi="Calibri" w:cs="Calibri"/>
                <w:color w:val="000000"/>
                <w:lang w:eastAsia="en-AU"/>
              </w:rPr>
            </w:pPr>
            <w:ins w:id="28828" w:author="KIM, Jason" w:date="2019-04-02T13:39:00Z">
              <w:r w:rsidRPr="0056388D">
                <w:rPr>
                  <w:rFonts w:ascii="Calibri" w:eastAsia="Times New Roman" w:hAnsi="Calibri" w:cs="Calibri"/>
                  <w:color w:val="000000"/>
                  <w:lang w:eastAsia="en-AU"/>
                </w:rPr>
                <w:t>Chainage 5996</w:t>
              </w:r>
            </w:ins>
          </w:p>
        </w:tc>
        <w:tc>
          <w:tcPr>
            <w:tcW w:w="764" w:type="pct"/>
            <w:noWrap/>
            <w:hideMark/>
          </w:tcPr>
          <w:p w:rsidR="00110C18" w:rsidRPr="0056388D" w:rsidRDefault="00110C18" w:rsidP="00063728">
            <w:pPr>
              <w:jc w:val="right"/>
              <w:rPr>
                <w:ins w:id="28829" w:author="KIM, Jason" w:date="2019-04-02T13:39:00Z"/>
                <w:rFonts w:ascii="Calibri" w:eastAsia="Times New Roman" w:hAnsi="Calibri" w:cs="Calibri"/>
                <w:color w:val="000000"/>
                <w:lang w:eastAsia="en-AU"/>
              </w:rPr>
            </w:pPr>
            <w:ins w:id="288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31" w:author="KIM, Jason" w:date="2019-04-02T13:39:00Z"/>
        </w:trPr>
        <w:tc>
          <w:tcPr>
            <w:tcW w:w="708" w:type="pct"/>
            <w:vMerge/>
            <w:hideMark/>
          </w:tcPr>
          <w:p w:rsidR="00110C18" w:rsidRPr="0056388D" w:rsidRDefault="00110C18" w:rsidP="00063728">
            <w:pPr>
              <w:rPr>
                <w:ins w:id="288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33" w:author="KIM, Jason" w:date="2019-04-02T13:39:00Z"/>
                <w:rFonts w:ascii="Calibri" w:eastAsia="Times New Roman" w:hAnsi="Calibri" w:cs="Calibri"/>
                <w:color w:val="000000"/>
                <w:lang w:eastAsia="en-AU"/>
              </w:rPr>
            </w:pPr>
            <w:ins w:id="28834"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35" w:author="KIM, Jason" w:date="2019-04-02T13:39:00Z"/>
                <w:rFonts w:ascii="Calibri" w:eastAsia="Times New Roman" w:hAnsi="Calibri" w:cs="Calibri"/>
                <w:color w:val="000000"/>
                <w:lang w:eastAsia="en-AU"/>
              </w:rPr>
            </w:pPr>
            <w:ins w:id="2883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37" w:author="KIM, Jason" w:date="2019-04-02T13:39:00Z"/>
                <w:rFonts w:ascii="Calibri" w:eastAsia="Times New Roman" w:hAnsi="Calibri" w:cs="Calibri"/>
                <w:color w:val="000000"/>
                <w:lang w:eastAsia="en-AU"/>
              </w:rPr>
            </w:pPr>
            <w:ins w:id="28838" w:author="KIM, Jason" w:date="2019-04-02T13:39:00Z">
              <w:r w:rsidRPr="0056388D">
                <w:rPr>
                  <w:rFonts w:ascii="Calibri" w:eastAsia="Times New Roman" w:hAnsi="Calibri" w:cs="Calibri"/>
                  <w:color w:val="000000"/>
                  <w:lang w:eastAsia="en-AU"/>
                </w:rPr>
                <w:t>LLS2469</w:t>
              </w:r>
            </w:ins>
          </w:p>
        </w:tc>
        <w:tc>
          <w:tcPr>
            <w:tcW w:w="933" w:type="pct"/>
            <w:noWrap/>
            <w:hideMark/>
          </w:tcPr>
          <w:p w:rsidR="00110C18" w:rsidRPr="0056388D" w:rsidRDefault="00110C18" w:rsidP="00063728">
            <w:pPr>
              <w:rPr>
                <w:ins w:id="28839" w:author="KIM, Jason" w:date="2019-04-02T13:39:00Z"/>
                <w:rFonts w:ascii="Calibri" w:eastAsia="Times New Roman" w:hAnsi="Calibri" w:cs="Calibri"/>
                <w:color w:val="000000"/>
                <w:lang w:eastAsia="en-AU"/>
              </w:rPr>
            </w:pPr>
            <w:ins w:id="288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41" w:author="KIM, Jason" w:date="2019-04-02T13:39:00Z"/>
                <w:rFonts w:ascii="Calibri" w:eastAsia="Times New Roman" w:hAnsi="Calibri" w:cs="Calibri"/>
                <w:color w:val="000000"/>
                <w:lang w:eastAsia="en-AU"/>
              </w:rPr>
            </w:pPr>
            <w:ins w:id="28842" w:author="KIM, Jason" w:date="2019-04-02T13:39:00Z">
              <w:r w:rsidRPr="0056388D">
                <w:rPr>
                  <w:rFonts w:ascii="Calibri" w:eastAsia="Times New Roman" w:hAnsi="Calibri" w:cs="Calibri"/>
                  <w:color w:val="000000"/>
                  <w:lang w:eastAsia="en-AU"/>
                </w:rPr>
                <w:t>Chainage 6005</w:t>
              </w:r>
            </w:ins>
          </w:p>
        </w:tc>
        <w:tc>
          <w:tcPr>
            <w:tcW w:w="764" w:type="pct"/>
            <w:noWrap/>
            <w:hideMark/>
          </w:tcPr>
          <w:p w:rsidR="00110C18" w:rsidRPr="0056388D" w:rsidRDefault="00110C18" w:rsidP="00063728">
            <w:pPr>
              <w:jc w:val="right"/>
              <w:rPr>
                <w:ins w:id="28843" w:author="KIM, Jason" w:date="2019-04-02T13:39:00Z"/>
                <w:rFonts w:ascii="Calibri" w:eastAsia="Times New Roman" w:hAnsi="Calibri" w:cs="Calibri"/>
                <w:color w:val="000000"/>
                <w:lang w:eastAsia="en-AU"/>
              </w:rPr>
            </w:pPr>
            <w:ins w:id="288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45" w:author="KIM, Jason" w:date="2019-04-02T13:39:00Z"/>
        </w:trPr>
        <w:tc>
          <w:tcPr>
            <w:tcW w:w="708" w:type="pct"/>
            <w:vMerge/>
            <w:hideMark/>
          </w:tcPr>
          <w:p w:rsidR="00110C18" w:rsidRPr="0056388D" w:rsidRDefault="00110C18" w:rsidP="00063728">
            <w:pPr>
              <w:rPr>
                <w:ins w:id="288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47" w:author="KIM, Jason" w:date="2019-04-02T13:39:00Z"/>
                <w:rFonts w:ascii="Calibri" w:eastAsia="Times New Roman" w:hAnsi="Calibri" w:cs="Calibri"/>
                <w:color w:val="000000"/>
                <w:lang w:eastAsia="en-AU"/>
              </w:rPr>
            </w:pPr>
            <w:ins w:id="28848"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49" w:author="KIM, Jason" w:date="2019-04-02T13:39:00Z"/>
                <w:rFonts w:ascii="Calibri" w:eastAsia="Times New Roman" w:hAnsi="Calibri" w:cs="Calibri"/>
                <w:color w:val="000000"/>
                <w:lang w:eastAsia="en-AU"/>
              </w:rPr>
            </w:pPr>
            <w:ins w:id="2885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51" w:author="KIM, Jason" w:date="2019-04-02T13:39:00Z"/>
                <w:rFonts w:ascii="Calibri" w:eastAsia="Times New Roman" w:hAnsi="Calibri" w:cs="Calibri"/>
                <w:color w:val="000000"/>
                <w:lang w:eastAsia="en-AU"/>
              </w:rPr>
            </w:pPr>
            <w:ins w:id="28852" w:author="KIM, Jason" w:date="2019-04-02T13:39:00Z">
              <w:r w:rsidRPr="0056388D">
                <w:rPr>
                  <w:rFonts w:ascii="Calibri" w:eastAsia="Times New Roman" w:hAnsi="Calibri" w:cs="Calibri"/>
                  <w:color w:val="000000"/>
                  <w:lang w:eastAsia="en-AU"/>
                </w:rPr>
                <w:t>LLS2470</w:t>
              </w:r>
            </w:ins>
          </w:p>
        </w:tc>
        <w:tc>
          <w:tcPr>
            <w:tcW w:w="933" w:type="pct"/>
            <w:noWrap/>
            <w:hideMark/>
          </w:tcPr>
          <w:p w:rsidR="00110C18" w:rsidRPr="0056388D" w:rsidRDefault="00110C18" w:rsidP="00063728">
            <w:pPr>
              <w:rPr>
                <w:ins w:id="28853" w:author="KIM, Jason" w:date="2019-04-02T13:39:00Z"/>
                <w:rFonts w:ascii="Calibri" w:eastAsia="Times New Roman" w:hAnsi="Calibri" w:cs="Calibri"/>
                <w:color w:val="000000"/>
                <w:lang w:eastAsia="en-AU"/>
              </w:rPr>
            </w:pPr>
            <w:ins w:id="288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55" w:author="KIM, Jason" w:date="2019-04-02T13:39:00Z"/>
                <w:rFonts w:ascii="Calibri" w:eastAsia="Times New Roman" w:hAnsi="Calibri" w:cs="Calibri"/>
                <w:color w:val="000000"/>
                <w:lang w:eastAsia="en-AU"/>
              </w:rPr>
            </w:pPr>
            <w:ins w:id="28856" w:author="KIM, Jason" w:date="2019-04-02T13:39:00Z">
              <w:r w:rsidRPr="0056388D">
                <w:rPr>
                  <w:rFonts w:ascii="Calibri" w:eastAsia="Times New Roman" w:hAnsi="Calibri" w:cs="Calibri"/>
                  <w:color w:val="000000"/>
                  <w:lang w:eastAsia="en-AU"/>
                </w:rPr>
                <w:t>Chainage 6015</w:t>
              </w:r>
            </w:ins>
          </w:p>
        </w:tc>
        <w:tc>
          <w:tcPr>
            <w:tcW w:w="764" w:type="pct"/>
            <w:noWrap/>
            <w:hideMark/>
          </w:tcPr>
          <w:p w:rsidR="00110C18" w:rsidRPr="0056388D" w:rsidRDefault="00110C18" w:rsidP="00063728">
            <w:pPr>
              <w:jc w:val="right"/>
              <w:rPr>
                <w:ins w:id="28857" w:author="KIM, Jason" w:date="2019-04-02T13:39:00Z"/>
                <w:rFonts w:ascii="Calibri" w:eastAsia="Times New Roman" w:hAnsi="Calibri" w:cs="Calibri"/>
                <w:color w:val="000000"/>
                <w:lang w:eastAsia="en-AU"/>
              </w:rPr>
            </w:pPr>
            <w:ins w:id="288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59" w:author="KIM, Jason" w:date="2019-04-02T13:39:00Z"/>
        </w:trPr>
        <w:tc>
          <w:tcPr>
            <w:tcW w:w="708" w:type="pct"/>
            <w:vMerge/>
            <w:hideMark/>
          </w:tcPr>
          <w:p w:rsidR="00110C18" w:rsidRPr="0056388D" w:rsidRDefault="00110C18" w:rsidP="00063728">
            <w:pPr>
              <w:rPr>
                <w:ins w:id="288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61" w:author="KIM, Jason" w:date="2019-04-02T13:39:00Z"/>
                <w:rFonts w:ascii="Calibri" w:eastAsia="Times New Roman" w:hAnsi="Calibri" w:cs="Calibri"/>
                <w:color w:val="000000"/>
                <w:lang w:eastAsia="en-AU"/>
              </w:rPr>
            </w:pPr>
            <w:ins w:id="28862"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63" w:author="KIM, Jason" w:date="2019-04-02T13:39:00Z"/>
                <w:rFonts w:ascii="Calibri" w:eastAsia="Times New Roman" w:hAnsi="Calibri" w:cs="Calibri"/>
                <w:color w:val="000000"/>
                <w:lang w:eastAsia="en-AU"/>
              </w:rPr>
            </w:pPr>
            <w:ins w:id="2886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65" w:author="KIM, Jason" w:date="2019-04-02T13:39:00Z"/>
                <w:rFonts w:ascii="Calibri" w:eastAsia="Times New Roman" w:hAnsi="Calibri" w:cs="Calibri"/>
                <w:color w:val="000000"/>
                <w:lang w:eastAsia="en-AU"/>
              </w:rPr>
            </w:pPr>
            <w:ins w:id="28866" w:author="KIM, Jason" w:date="2019-04-02T13:39:00Z">
              <w:r w:rsidRPr="0056388D">
                <w:rPr>
                  <w:rFonts w:ascii="Calibri" w:eastAsia="Times New Roman" w:hAnsi="Calibri" w:cs="Calibri"/>
                  <w:color w:val="000000"/>
                  <w:lang w:eastAsia="en-AU"/>
                </w:rPr>
                <w:t>LLS2471</w:t>
              </w:r>
            </w:ins>
          </w:p>
        </w:tc>
        <w:tc>
          <w:tcPr>
            <w:tcW w:w="933" w:type="pct"/>
            <w:noWrap/>
            <w:hideMark/>
          </w:tcPr>
          <w:p w:rsidR="00110C18" w:rsidRPr="0056388D" w:rsidRDefault="00110C18" w:rsidP="00063728">
            <w:pPr>
              <w:rPr>
                <w:ins w:id="28867" w:author="KIM, Jason" w:date="2019-04-02T13:39:00Z"/>
                <w:rFonts w:ascii="Calibri" w:eastAsia="Times New Roman" w:hAnsi="Calibri" w:cs="Calibri"/>
                <w:color w:val="000000"/>
                <w:lang w:eastAsia="en-AU"/>
              </w:rPr>
            </w:pPr>
            <w:ins w:id="288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69" w:author="KIM, Jason" w:date="2019-04-02T13:39:00Z"/>
                <w:rFonts w:ascii="Calibri" w:eastAsia="Times New Roman" w:hAnsi="Calibri" w:cs="Calibri"/>
                <w:color w:val="000000"/>
                <w:lang w:eastAsia="en-AU"/>
              </w:rPr>
            </w:pPr>
            <w:ins w:id="28870" w:author="KIM, Jason" w:date="2019-04-02T13:39:00Z">
              <w:r w:rsidRPr="0056388D">
                <w:rPr>
                  <w:rFonts w:ascii="Calibri" w:eastAsia="Times New Roman" w:hAnsi="Calibri" w:cs="Calibri"/>
                  <w:color w:val="000000"/>
                  <w:lang w:eastAsia="en-AU"/>
                </w:rPr>
                <w:t>Chainage 6025</w:t>
              </w:r>
            </w:ins>
          </w:p>
        </w:tc>
        <w:tc>
          <w:tcPr>
            <w:tcW w:w="764" w:type="pct"/>
            <w:noWrap/>
            <w:hideMark/>
          </w:tcPr>
          <w:p w:rsidR="00110C18" w:rsidRPr="0056388D" w:rsidRDefault="00110C18" w:rsidP="00063728">
            <w:pPr>
              <w:jc w:val="right"/>
              <w:rPr>
                <w:ins w:id="28871" w:author="KIM, Jason" w:date="2019-04-02T13:39:00Z"/>
                <w:rFonts w:ascii="Calibri" w:eastAsia="Times New Roman" w:hAnsi="Calibri" w:cs="Calibri"/>
                <w:color w:val="000000"/>
                <w:lang w:eastAsia="en-AU"/>
              </w:rPr>
            </w:pPr>
            <w:ins w:id="28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73" w:author="KIM, Jason" w:date="2019-04-02T13:39:00Z"/>
        </w:trPr>
        <w:tc>
          <w:tcPr>
            <w:tcW w:w="708" w:type="pct"/>
            <w:vMerge/>
            <w:hideMark/>
          </w:tcPr>
          <w:p w:rsidR="00110C18" w:rsidRPr="0056388D" w:rsidRDefault="00110C18" w:rsidP="00063728">
            <w:pPr>
              <w:rPr>
                <w:ins w:id="288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75" w:author="KIM, Jason" w:date="2019-04-02T13:39:00Z"/>
                <w:rFonts w:ascii="Calibri" w:eastAsia="Times New Roman" w:hAnsi="Calibri" w:cs="Calibri"/>
                <w:color w:val="000000"/>
                <w:lang w:eastAsia="en-AU"/>
              </w:rPr>
            </w:pPr>
            <w:ins w:id="28876"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77" w:author="KIM, Jason" w:date="2019-04-02T13:39:00Z"/>
                <w:rFonts w:ascii="Calibri" w:eastAsia="Times New Roman" w:hAnsi="Calibri" w:cs="Calibri"/>
                <w:color w:val="000000"/>
                <w:lang w:eastAsia="en-AU"/>
              </w:rPr>
            </w:pPr>
            <w:ins w:id="2887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79" w:author="KIM, Jason" w:date="2019-04-02T13:39:00Z"/>
                <w:rFonts w:ascii="Calibri" w:eastAsia="Times New Roman" w:hAnsi="Calibri" w:cs="Calibri"/>
                <w:color w:val="000000"/>
                <w:lang w:eastAsia="en-AU"/>
              </w:rPr>
            </w:pPr>
            <w:ins w:id="28880" w:author="KIM, Jason" w:date="2019-04-02T13:39:00Z">
              <w:r w:rsidRPr="0056388D">
                <w:rPr>
                  <w:rFonts w:ascii="Calibri" w:eastAsia="Times New Roman" w:hAnsi="Calibri" w:cs="Calibri"/>
                  <w:color w:val="000000"/>
                  <w:lang w:eastAsia="en-AU"/>
                </w:rPr>
                <w:t>LLS2472</w:t>
              </w:r>
            </w:ins>
          </w:p>
        </w:tc>
        <w:tc>
          <w:tcPr>
            <w:tcW w:w="933" w:type="pct"/>
            <w:noWrap/>
            <w:hideMark/>
          </w:tcPr>
          <w:p w:rsidR="00110C18" w:rsidRPr="0056388D" w:rsidRDefault="00110C18" w:rsidP="00063728">
            <w:pPr>
              <w:rPr>
                <w:ins w:id="28881" w:author="KIM, Jason" w:date="2019-04-02T13:39:00Z"/>
                <w:rFonts w:ascii="Calibri" w:eastAsia="Times New Roman" w:hAnsi="Calibri" w:cs="Calibri"/>
                <w:color w:val="000000"/>
                <w:lang w:eastAsia="en-AU"/>
              </w:rPr>
            </w:pPr>
            <w:ins w:id="288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83" w:author="KIM, Jason" w:date="2019-04-02T13:39:00Z"/>
                <w:rFonts w:ascii="Calibri" w:eastAsia="Times New Roman" w:hAnsi="Calibri" w:cs="Calibri"/>
                <w:color w:val="000000"/>
                <w:lang w:eastAsia="en-AU"/>
              </w:rPr>
            </w:pPr>
            <w:ins w:id="28884" w:author="KIM, Jason" w:date="2019-04-02T13:39:00Z">
              <w:r w:rsidRPr="0056388D">
                <w:rPr>
                  <w:rFonts w:ascii="Calibri" w:eastAsia="Times New Roman" w:hAnsi="Calibri" w:cs="Calibri"/>
                  <w:color w:val="000000"/>
                  <w:lang w:eastAsia="en-AU"/>
                </w:rPr>
                <w:t>Chainage 6034</w:t>
              </w:r>
            </w:ins>
          </w:p>
        </w:tc>
        <w:tc>
          <w:tcPr>
            <w:tcW w:w="764" w:type="pct"/>
            <w:noWrap/>
            <w:hideMark/>
          </w:tcPr>
          <w:p w:rsidR="00110C18" w:rsidRPr="0056388D" w:rsidRDefault="00110C18" w:rsidP="00063728">
            <w:pPr>
              <w:jc w:val="right"/>
              <w:rPr>
                <w:ins w:id="28885" w:author="KIM, Jason" w:date="2019-04-02T13:39:00Z"/>
                <w:rFonts w:ascii="Calibri" w:eastAsia="Times New Roman" w:hAnsi="Calibri" w:cs="Calibri"/>
                <w:color w:val="000000"/>
                <w:lang w:eastAsia="en-AU"/>
              </w:rPr>
            </w:pPr>
            <w:ins w:id="28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87" w:author="KIM, Jason" w:date="2019-04-02T13:39:00Z"/>
        </w:trPr>
        <w:tc>
          <w:tcPr>
            <w:tcW w:w="708" w:type="pct"/>
            <w:vMerge/>
            <w:hideMark/>
          </w:tcPr>
          <w:p w:rsidR="00110C18" w:rsidRPr="0056388D" w:rsidRDefault="00110C18" w:rsidP="00063728">
            <w:pPr>
              <w:rPr>
                <w:ins w:id="288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89" w:author="KIM, Jason" w:date="2019-04-02T13:39:00Z"/>
                <w:rFonts w:ascii="Calibri" w:eastAsia="Times New Roman" w:hAnsi="Calibri" w:cs="Calibri"/>
                <w:color w:val="000000"/>
                <w:lang w:eastAsia="en-AU"/>
              </w:rPr>
            </w:pPr>
            <w:ins w:id="28890"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91" w:author="KIM, Jason" w:date="2019-04-02T13:39:00Z"/>
                <w:rFonts w:ascii="Calibri" w:eastAsia="Times New Roman" w:hAnsi="Calibri" w:cs="Calibri"/>
                <w:color w:val="000000"/>
                <w:lang w:eastAsia="en-AU"/>
              </w:rPr>
            </w:pPr>
            <w:ins w:id="2889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93" w:author="KIM, Jason" w:date="2019-04-02T13:39:00Z"/>
                <w:rFonts w:ascii="Calibri" w:eastAsia="Times New Roman" w:hAnsi="Calibri" w:cs="Calibri"/>
                <w:color w:val="000000"/>
                <w:lang w:eastAsia="en-AU"/>
              </w:rPr>
            </w:pPr>
            <w:ins w:id="28894" w:author="KIM, Jason" w:date="2019-04-02T13:39:00Z">
              <w:r w:rsidRPr="0056388D">
                <w:rPr>
                  <w:rFonts w:ascii="Calibri" w:eastAsia="Times New Roman" w:hAnsi="Calibri" w:cs="Calibri"/>
                  <w:color w:val="000000"/>
                  <w:lang w:eastAsia="en-AU"/>
                </w:rPr>
                <w:t>LLS2473</w:t>
              </w:r>
            </w:ins>
          </w:p>
        </w:tc>
        <w:tc>
          <w:tcPr>
            <w:tcW w:w="933" w:type="pct"/>
            <w:noWrap/>
            <w:hideMark/>
          </w:tcPr>
          <w:p w:rsidR="00110C18" w:rsidRPr="0056388D" w:rsidRDefault="00110C18" w:rsidP="00063728">
            <w:pPr>
              <w:rPr>
                <w:ins w:id="28895" w:author="KIM, Jason" w:date="2019-04-02T13:39:00Z"/>
                <w:rFonts w:ascii="Calibri" w:eastAsia="Times New Roman" w:hAnsi="Calibri" w:cs="Calibri"/>
                <w:color w:val="000000"/>
                <w:lang w:eastAsia="en-AU"/>
              </w:rPr>
            </w:pPr>
            <w:ins w:id="288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97" w:author="KIM, Jason" w:date="2019-04-02T13:39:00Z"/>
                <w:rFonts w:ascii="Calibri" w:eastAsia="Times New Roman" w:hAnsi="Calibri" w:cs="Calibri"/>
                <w:color w:val="000000"/>
                <w:lang w:eastAsia="en-AU"/>
              </w:rPr>
            </w:pPr>
            <w:ins w:id="28898" w:author="KIM, Jason" w:date="2019-04-02T13:39:00Z">
              <w:r w:rsidRPr="0056388D">
                <w:rPr>
                  <w:rFonts w:ascii="Calibri" w:eastAsia="Times New Roman" w:hAnsi="Calibri" w:cs="Calibri"/>
                  <w:color w:val="000000"/>
                  <w:lang w:eastAsia="en-AU"/>
                </w:rPr>
                <w:t>Chainage 6044</w:t>
              </w:r>
            </w:ins>
          </w:p>
        </w:tc>
        <w:tc>
          <w:tcPr>
            <w:tcW w:w="764" w:type="pct"/>
            <w:noWrap/>
            <w:hideMark/>
          </w:tcPr>
          <w:p w:rsidR="00110C18" w:rsidRPr="0056388D" w:rsidRDefault="00110C18" w:rsidP="00063728">
            <w:pPr>
              <w:jc w:val="right"/>
              <w:rPr>
                <w:ins w:id="28899" w:author="KIM, Jason" w:date="2019-04-02T13:39:00Z"/>
                <w:rFonts w:ascii="Calibri" w:eastAsia="Times New Roman" w:hAnsi="Calibri" w:cs="Calibri"/>
                <w:color w:val="000000"/>
                <w:lang w:eastAsia="en-AU"/>
              </w:rPr>
            </w:pPr>
            <w:ins w:id="28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901" w:author="KIM, Jason" w:date="2019-04-02T13:39:00Z"/>
        </w:trPr>
        <w:tc>
          <w:tcPr>
            <w:tcW w:w="708" w:type="pct"/>
            <w:vMerge/>
            <w:hideMark/>
          </w:tcPr>
          <w:p w:rsidR="00110C18" w:rsidRPr="0056388D" w:rsidRDefault="00110C18" w:rsidP="00063728">
            <w:pPr>
              <w:rPr>
                <w:ins w:id="289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03" w:author="KIM, Jason" w:date="2019-04-02T13:39:00Z"/>
                <w:rFonts w:ascii="Calibri" w:eastAsia="Times New Roman" w:hAnsi="Calibri" w:cs="Calibri"/>
                <w:color w:val="000000"/>
                <w:lang w:eastAsia="en-AU"/>
              </w:rPr>
            </w:pPr>
            <w:ins w:id="28904"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905" w:author="KIM, Jason" w:date="2019-04-02T13:39:00Z"/>
                <w:rFonts w:ascii="Calibri" w:eastAsia="Times New Roman" w:hAnsi="Calibri" w:cs="Calibri"/>
                <w:color w:val="000000"/>
                <w:lang w:eastAsia="en-AU"/>
              </w:rPr>
            </w:pPr>
            <w:ins w:id="289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07" w:author="KIM, Jason" w:date="2019-04-02T13:39:00Z"/>
                <w:rFonts w:ascii="Calibri" w:eastAsia="Times New Roman" w:hAnsi="Calibri" w:cs="Calibri"/>
                <w:color w:val="000000"/>
                <w:lang w:eastAsia="en-AU"/>
              </w:rPr>
            </w:pPr>
            <w:ins w:id="28908" w:author="KIM, Jason" w:date="2019-04-02T13:39:00Z">
              <w:r w:rsidRPr="0056388D">
                <w:rPr>
                  <w:rFonts w:ascii="Calibri" w:eastAsia="Times New Roman" w:hAnsi="Calibri" w:cs="Calibri"/>
                  <w:color w:val="000000"/>
                  <w:lang w:eastAsia="en-AU"/>
                </w:rPr>
                <w:t>LLS2474</w:t>
              </w:r>
            </w:ins>
          </w:p>
        </w:tc>
        <w:tc>
          <w:tcPr>
            <w:tcW w:w="933" w:type="pct"/>
            <w:noWrap/>
            <w:hideMark/>
          </w:tcPr>
          <w:p w:rsidR="00110C18" w:rsidRPr="0056388D" w:rsidRDefault="00110C18" w:rsidP="00063728">
            <w:pPr>
              <w:rPr>
                <w:ins w:id="28909" w:author="KIM, Jason" w:date="2019-04-02T13:39:00Z"/>
                <w:rFonts w:ascii="Calibri" w:eastAsia="Times New Roman" w:hAnsi="Calibri" w:cs="Calibri"/>
                <w:color w:val="000000"/>
                <w:lang w:eastAsia="en-AU"/>
              </w:rPr>
            </w:pPr>
            <w:ins w:id="289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911" w:author="KIM, Jason" w:date="2019-04-02T13:39:00Z"/>
                <w:rFonts w:ascii="Calibri" w:eastAsia="Times New Roman" w:hAnsi="Calibri" w:cs="Calibri"/>
                <w:color w:val="000000"/>
                <w:lang w:eastAsia="en-AU"/>
              </w:rPr>
            </w:pPr>
            <w:ins w:id="28912" w:author="KIM, Jason" w:date="2019-04-02T13:39:00Z">
              <w:r w:rsidRPr="0056388D">
                <w:rPr>
                  <w:rFonts w:ascii="Calibri" w:eastAsia="Times New Roman" w:hAnsi="Calibri" w:cs="Calibri"/>
                  <w:color w:val="000000"/>
                  <w:lang w:eastAsia="en-AU"/>
                </w:rPr>
                <w:t>Chainage 6054</w:t>
              </w:r>
            </w:ins>
          </w:p>
        </w:tc>
        <w:tc>
          <w:tcPr>
            <w:tcW w:w="764" w:type="pct"/>
            <w:noWrap/>
            <w:hideMark/>
          </w:tcPr>
          <w:p w:rsidR="00110C18" w:rsidRPr="0056388D" w:rsidRDefault="00110C18" w:rsidP="00063728">
            <w:pPr>
              <w:jc w:val="right"/>
              <w:rPr>
                <w:ins w:id="28913" w:author="KIM, Jason" w:date="2019-04-02T13:39:00Z"/>
                <w:rFonts w:ascii="Calibri" w:eastAsia="Times New Roman" w:hAnsi="Calibri" w:cs="Calibri"/>
                <w:color w:val="000000"/>
                <w:lang w:eastAsia="en-AU"/>
              </w:rPr>
            </w:pPr>
            <w:ins w:id="28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915" w:author="KIM, Jason" w:date="2019-04-02T13:39:00Z"/>
        </w:trPr>
        <w:tc>
          <w:tcPr>
            <w:tcW w:w="708" w:type="pct"/>
            <w:vMerge/>
            <w:hideMark/>
          </w:tcPr>
          <w:p w:rsidR="00110C18" w:rsidRPr="0056388D" w:rsidRDefault="00110C18" w:rsidP="00063728">
            <w:pPr>
              <w:rPr>
                <w:ins w:id="289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17" w:author="KIM, Jason" w:date="2019-04-02T13:39:00Z"/>
                <w:rFonts w:ascii="Calibri" w:eastAsia="Times New Roman" w:hAnsi="Calibri" w:cs="Calibri"/>
                <w:color w:val="000000"/>
                <w:lang w:eastAsia="en-AU"/>
              </w:rPr>
            </w:pPr>
            <w:ins w:id="28918"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919" w:author="KIM, Jason" w:date="2019-04-02T13:39:00Z"/>
                <w:rFonts w:ascii="Calibri" w:eastAsia="Times New Roman" w:hAnsi="Calibri" w:cs="Calibri"/>
                <w:color w:val="000000"/>
                <w:lang w:eastAsia="en-AU"/>
              </w:rPr>
            </w:pPr>
            <w:ins w:id="289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21" w:author="KIM, Jason" w:date="2019-04-02T13:39:00Z"/>
                <w:rFonts w:ascii="Calibri" w:eastAsia="Times New Roman" w:hAnsi="Calibri" w:cs="Calibri"/>
                <w:color w:val="000000"/>
                <w:lang w:eastAsia="en-AU"/>
              </w:rPr>
            </w:pPr>
            <w:ins w:id="28922" w:author="KIM, Jason" w:date="2019-04-02T13:39:00Z">
              <w:r w:rsidRPr="0056388D">
                <w:rPr>
                  <w:rFonts w:ascii="Calibri" w:eastAsia="Times New Roman" w:hAnsi="Calibri" w:cs="Calibri"/>
                  <w:color w:val="000000"/>
                  <w:lang w:eastAsia="en-AU"/>
                </w:rPr>
                <w:t>LLS2475</w:t>
              </w:r>
            </w:ins>
          </w:p>
        </w:tc>
        <w:tc>
          <w:tcPr>
            <w:tcW w:w="933" w:type="pct"/>
            <w:noWrap/>
            <w:hideMark/>
          </w:tcPr>
          <w:p w:rsidR="00110C18" w:rsidRPr="0056388D" w:rsidRDefault="00110C18" w:rsidP="00063728">
            <w:pPr>
              <w:rPr>
                <w:ins w:id="28923" w:author="KIM, Jason" w:date="2019-04-02T13:39:00Z"/>
                <w:rFonts w:ascii="Calibri" w:eastAsia="Times New Roman" w:hAnsi="Calibri" w:cs="Calibri"/>
                <w:color w:val="000000"/>
                <w:lang w:eastAsia="en-AU"/>
              </w:rPr>
            </w:pPr>
            <w:ins w:id="289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925" w:author="KIM, Jason" w:date="2019-04-02T13:39:00Z"/>
                <w:rFonts w:ascii="Calibri" w:eastAsia="Times New Roman" w:hAnsi="Calibri" w:cs="Calibri"/>
                <w:color w:val="000000"/>
                <w:lang w:eastAsia="en-AU"/>
              </w:rPr>
            </w:pPr>
            <w:ins w:id="28926" w:author="KIM, Jason" w:date="2019-04-02T13:39:00Z">
              <w:r w:rsidRPr="0056388D">
                <w:rPr>
                  <w:rFonts w:ascii="Calibri" w:eastAsia="Times New Roman" w:hAnsi="Calibri" w:cs="Calibri"/>
                  <w:color w:val="000000"/>
                  <w:lang w:eastAsia="en-AU"/>
                </w:rPr>
                <w:t>Chainage 6063</w:t>
              </w:r>
            </w:ins>
          </w:p>
        </w:tc>
        <w:tc>
          <w:tcPr>
            <w:tcW w:w="764" w:type="pct"/>
            <w:noWrap/>
            <w:hideMark/>
          </w:tcPr>
          <w:p w:rsidR="00110C18" w:rsidRPr="0056388D" w:rsidRDefault="00110C18" w:rsidP="00063728">
            <w:pPr>
              <w:jc w:val="right"/>
              <w:rPr>
                <w:ins w:id="28927" w:author="KIM, Jason" w:date="2019-04-02T13:39:00Z"/>
                <w:rFonts w:ascii="Calibri" w:eastAsia="Times New Roman" w:hAnsi="Calibri" w:cs="Calibri"/>
                <w:color w:val="000000"/>
                <w:lang w:eastAsia="en-AU"/>
              </w:rPr>
            </w:pPr>
            <w:ins w:id="2892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29" w:author="KIM, Jason" w:date="2019-04-02T13:39:00Z"/>
        </w:trPr>
        <w:tc>
          <w:tcPr>
            <w:tcW w:w="708" w:type="pct"/>
            <w:vMerge w:val="restart"/>
            <w:noWrap/>
            <w:hideMark/>
          </w:tcPr>
          <w:p w:rsidR="00110C18" w:rsidRPr="0056388D" w:rsidRDefault="00110C18" w:rsidP="00063728">
            <w:pPr>
              <w:rPr>
                <w:ins w:id="28930" w:author="KIM, Jason" w:date="2019-04-02T13:39:00Z"/>
                <w:rFonts w:ascii="Calibri" w:eastAsia="Times New Roman" w:hAnsi="Calibri" w:cs="Calibri"/>
                <w:color w:val="000000"/>
                <w:lang w:eastAsia="en-AU"/>
              </w:rPr>
            </w:pPr>
            <w:ins w:id="28931" w:author="KIM, Jason" w:date="2019-04-02T13:39:00Z">
              <w:r w:rsidRPr="0056388D">
                <w:rPr>
                  <w:rFonts w:ascii="Calibri" w:eastAsia="Times New Roman" w:hAnsi="Calibri" w:cs="Calibri"/>
                  <w:color w:val="000000"/>
                  <w:lang w:eastAsia="en-AU"/>
                </w:rPr>
                <w:t>LLE46K61</w:t>
              </w:r>
            </w:ins>
          </w:p>
        </w:tc>
        <w:tc>
          <w:tcPr>
            <w:tcW w:w="605" w:type="pct"/>
            <w:noWrap/>
            <w:hideMark/>
          </w:tcPr>
          <w:p w:rsidR="00110C18" w:rsidRPr="0056388D" w:rsidRDefault="00110C18" w:rsidP="00063728">
            <w:pPr>
              <w:rPr>
                <w:ins w:id="28932" w:author="KIM, Jason" w:date="2019-04-02T13:39:00Z"/>
                <w:rFonts w:ascii="Calibri" w:eastAsia="Times New Roman" w:hAnsi="Calibri" w:cs="Calibri"/>
                <w:color w:val="000000"/>
                <w:lang w:eastAsia="en-AU"/>
              </w:rPr>
            </w:pPr>
            <w:ins w:id="28933"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34" w:author="KIM, Jason" w:date="2019-04-02T13:39:00Z"/>
                <w:rFonts w:ascii="Calibri" w:eastAsia="Times New Roman" w:hAnsi="Calibri" w:cs="Calibri"/>
                <w:color w:val="000000"/>
                <w:lang w:eastAsia="en-AU"/>
              </w:rPr>
            </w:pPr>
            <w:ins w:id="2893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36" w:author="KIM, Jason" w:date="2019-04-02T13:39:00Z"/>
                <w:rFonts w:ascii="Calibri" w:eastAsia="Times New Roman" w:hAnsi="Calibri" w:cs="Calibri"/>
                <w:color w:val="000000"/>
                <w:lang w:eastAsia="en-AU"/>
              </w:rPr>
            </w:pPr>
            <w:ins w:id="28937" w:author="KIM, Jason" w:date="2019-04-02T13:39:00Z">
              <w:r w:rsidRPr="0056388D">
                <w:rPr>
                  <w:rFonts w:ascii="Calibri" w:eastAsia="Times New Roman" w:hAnsi="Calibri" w:cs="Calibri"/>
                  <w:color w:val="000000"/>
                  <w:lang w:eastAsia="en-AU"/>
                </w:rPr>
                <w:t>LLN1458</w:t>
              </w:r>
            </w:ins>
          </w:p>
        </w:tc>
        <w:tc>
          <w:tcPr>
            <w:tcW w:w="933" w:type="pct"/>
            <w:noWrap/>
            <w:hideMark/>
          </w:tcPr>
          <w:p w:rsidR="00110C18" w:rsidRPr="0056388D" w:rsidRDefault="00110C18" w:rsidP="00063728">
            <w:pPr>
              <w:rPr>
                <w:ins w:id="28938" w:author="KIM, Jason" w:date="2019-04-02T13:39:00Z"/>
                <w:rFonts w:ascii="Calibri" w:eastAsia="Times New Roman" w:hAnsi="Calibri" w:cs="Calibri"/>
                <w:color w:val="000000"/>
                <w:lang w:eastAsia="en-AU"/>
              </w:rPr>
            </w:pPr>
            <w:ins w:id="289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40" w:author="KIM, Jason" w:date="2019-04-02T13:39:00Z"/>
                <w:rFonts w:ascii="Calibri" w:eastAsia="Times New Roman" w:hAnsi="Calibri" w:cs="Calibri"/>
                <w:color w:val="000000"/>
                <w:lang w:eastAsia="en-AU"/>
              </w:rPr>
            </w:pPr>
            <w:ins w:id="28941" w:author="KIM, Jason" w:date="2019-04-02T13:39:00Z">
              <w:r w:rsidRPr="0056388D">
                <w:rPr>
                  <w:rFonts w:ascii="Calibri" w:eastAsia="Times New Roman" w:hAnsi="Calibri" w:cs="Calibri"/>
                  <w:color w:val="000000"/>
                  <w:lang w:eastAsia="en-AU"/>
                </w:rPr>
                <w:t>Chainage 6167</w:t>
              </w:r>
            </w:ins>
          </w:p>
        </w:tc>
        <w:tc>
          <w:tcPr>
            <w:tcW w:w="764" w:type="pct"/>
            <w:noWrap/>
            <w:hideMark/>
          </w:tcPr>
          <w:p w:rsidR="00110C18" w:rsidRPr="0056388D" w:rsidRDefault="00110C18" w:rsidP="00063728">
            <w:pPr>
              <w:jc w:val="right"/>
              <w:rPr>
                <w:ins w:id="28942" w:author="KIM, Jason" w:date="2019-04-02T13:39:00Z"/>
                <w:rFonts w:ascii="Calibri" w:eastAsia="Times New Roman" w:hAnsi="Calibri" w:cs="Calibri"/>
                <w:color w:val="000000"/>
                <w:lang w:eastAsia="en-AU"/>
              </w:rPr>
            </w:pPr>
            <w:ins w:id="2894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44" w:author="KIM, Jason" w:date="2019-04-02T13:39:00Z"/>
        </w:trPr>
        <w:tc>
          <w:tcPr>
            <w:tcW w:w="708" w:type="pct"/>
            <w:vMerge/>
            <w:hideMark/>
          </w:tcPr>
          <w:p w:rsidR="00110C18" w:rsidRPr="0056388D" w:rsidRDefault="00110C18" w:rsidP="00063728">
            <w:pPr>
              <w:rPr>
                <w:ins w:id="289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46" w:author="KIM, Jason" w:date="2019-04-02T13:39:00Z"/>
                <w:rFonts w:ascii="Calibri" w:eastAsia="Times New Roman" w:hAnsi="Calibri" w:cs="Calibri"/>
                <w:color w:val="000000"/>
                <w:lang w:eastAsia="en-AU"/>
              </w:rPr>
            </w:pPr>
            <w:ins w:id="28947"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48" w:author="KIM, Jason" w:date="2019-04-02T13:39:00Z"/>
                <w:rFonts w:ascii="Calibri" w:eastAsia="Times New Roman" w:hAnsi="Calibri" w:cs="Calibri"/>
                <w:color w:val="000000"/>
                <w:lang w:eastAsia="en-AU"/>
              </w:rPr>
            </w:pPr>
            <w:ins w:id="289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50" w:author="KIM, Jason" w:date="2019-04-02T13:39:00Z"/>
                <w:rFonts w:ascii="Calibri" w:eastAsia="Times New Roman" w:hAnsi="Calibri" w:cs="Calibri"/>
                <w:color w:val="000000"/>
                <w:lang w:eastAsia="en-AU"/>
              </w:rPr>
            </w:pPr>
            <w:ins w:id="28951" w:author="KIM, Jason" w:date="2019-04-02T13:39:00Z">
              <w:r w:rsidRPr="0056388D">
                <w:rPr>
                  <w:rFonts w:ascii="Calibri" w:eastAsia="Times New Roman" w:hAnsi="Calibri" w:cs="Calibri"/>
                  <w:color w:val="000000"/>
                  <w:lang w:eastAsia="en-AU"/>
                </w:rPr>
                <w:t>LLN1459</w:t>
              </w:r>
            </w:ins>
          </w:p>
        </w:tc>
        <w:tc>
          <w:tcPr>
            <w:tcW w:w="933" w:type="pct"/>
            <w:noWrap/>
            <w:hideMark/>
          </w:tcPr>
          <w:p w:rsidR="00110C18" w:rsidRPr="0056388D" w:rsidRDefault="00110C18" w:rsidP="00063728">
            <w:pPr>
              <w:rPr>
                <w:ins w:id="28952" w:author="KIM, Jason" w:date="2019-04-02T13:39:00Z"/>
                <w:rFonts w:ascii="Calibri" w:eastAsia="Times New Roman" w:hAnsi="Calibri" w:cs="Calibri"/>
                <w:color w:val="000000"/>
                <w:lang w:eastAsia="en-AU"/>
              </w:rPr>
            </w:pPr>
            <w:ins w:id="289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54" w:author="KIM, Jason" w:date="2019-04-02T13:39:00Z"/>
                <w:rFonts w:ascii="Calibri" w:eastAsia="Times New Roman" w:hAnsi="Calibri" w:cs="Calibri"/>
                <w:color w:val="000000"/>
                <w:lang w:eastAsia="en-AU"/>
              </w:rPr>
            </w:pPr>
            <w:ins w:id="28955" w:author="KIM, Jason" w:date="2019-04-02T13:39:00Z">
              <w:r w:rsidRPr="0056388D">
                <w:rPr>
                  <w:rFonts w:ascii="Calibri" w:eastAsia="Times New Roman" w:hAnsi="Calibri" w:cs="Calibri"/>
                  <w:color w:val="000000"/>
                  <w:lang w:eastAsia="en-AU"/>
                </w:rPr>
                <w:t>Chainage 6176</w:t>
              </w:r>
            </w:ins>
          </w:p>
        </w:tc>
        <w:tc>
          <w:tcPr>
            <w:tcW w:w="764" w:type="pct"/>
            <w:noWrap/>
            <w:hideMark/>
          </w:tcPr>
          <w:p w:rsidR="00110C18" w:rsidRPr="0056388D" w:rsidRDefault="00110C18" w:rsidP="00063728">
            <w:pPr>
              <w:jc w:val="right"/>
              <w:rPr>
                <w:ins w:id="28956" w:author="KIM, Jason" w:date="2019-04-02T13:39:00Z"/>
                <w:rFonts w:ascii="Calibri" w:eastAsia="Times New Roman" w:hAnsi="Calibri" w:cs="Calibri"/>
                <w:color w:val="000000"/>
                <w:lang w:eastAsia="en-AU"/>
              </w:rPr>
            </w:pPr>
            <w:ins w:id="2895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58" w:author="KIM, Jason" w:date="2019-04-02T13:39:00Z"/>
        </w:trPr>
        <w:tc>
          <w:tcPr>
            <w:tcW w:w="708" w:type="pct"/>
            <w:vMerge/>
            <w:hideMark/>
          </w:tcPr>
          <w:p w:rsidR="00110C18" w:rsidRPr="0056388D" w:rsidRDefault="00110C18" w:rsidP="00063728">
            <w:pPr>
              <w:rPr>
                <w:ins w:id="289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60" w:author="KIM, Jason" w:date="2019-04-02T13:39:00Z"/>
                <w:rFonts w:ascii="Calibri" w:eastAsia="Times New Roman" w:hAnsi="Calibri" w:cs="Calibri"/>
                <w:color w:val="000000"/>
                <w:lang w:eastAsia="en-AU"/>
              </w:rPr>
            </w:pPr>
            <w:ins w:id="28961"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62" w:author="KIM, Jason" w:date="2019-04-02T13:39:00Z"/>
                <w:rFonts w:ascii="Calibri" w:eastAsia="Times New Roman" w:hAnsi="Calibri" w:cs="Calibri"/>
                <w:color w:val="000000"/>
                <w:lang w:eastAsia="en-AU"/>
              </w:rPr>
            </w:pPr>
            <w:ins w:id="2896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64" w:author="KIM, Jason" w:date="2019-04-02T13:39:00Z"/>
                <w:rFonts w:ascii="Calibri" w:eastAsia="Times New Roman" w:hAnsi="Calibri" w:cs="Calibri"/>
                <w:color w:val="000000"/>
                <w:lang w:eastAsia="en-AU"/>
              </w:rPr>
            </w:pPr>
            <w:ins w:id="28965" w:author="KIM, Jason" w:date="2019-04-02T13:39:00Z">
              <w:r w:rsidRPr="0056388D">
                <w:rPr>
                  <w:rFonts w:ascii="Calibri" w:eastAsia="Times New Roman" w:hAnsi="Calibri" w:cs="Calibri"/>
                  <w:color w:val="000000"/>
                  <w:lang w:eastAsia="en-AU"/>
                </w:rPr>
                <w:t>LLN1460</w:t>
              </w:r>
            </w:ins>
          </w:p>
        </w:tc>
        <w:tc>
          <w:tcPr>
            <w:tcW w:w="933" w:type="pct"/>
            <w:noWrap/>
            <w:hideMark/>
          </w:tcPr>
          <w:p w:rsidR="00110C18" w:rsidRPr="0056388D" w:rsidRDefault="00110C18" w:rsidP="00063728">
            <w:pPr>
              <w:rPr>
                <w:ins w:id="28966" w:author="KIM, Jason" w:date="2019-04-02T13:39:00Z"/>
                <w:rFonts w:ascii="Calibri" w:eastAsia="Times New Roman" w:hAnsi="Calibri" w:cs="Calibri"/>
                <w:color w:val="000000"/>
                <w:lang w:eastAsia="en-AU"/>
              </w:rPr>
            </w:pPr>
            <w:ins w:id="289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68" w:author="KIM, Jason" w:date="2019-04-02T13:39:00Z"/>
                <w:rFonts w:ascii="Calibri" w:eastAsia="Times New Roman" w:hAnsi="Calibri" w:cs="Calibri"/>
                <w:color w:val="000000"/>
                <w:lang w:eastAsia="en-AU"/>
              </w:rPr>
            </w:pPr>
            <w:ins w:id="28969" w:author="KIM, Jason" w:date="2019-04-02T13:39:00Z">
              <w:r w:rsidRPr="0056388D">
                <w:rPr>
                  <w:rFonts w:ascii="Calibri" w:eastAsia="Times New Roman" w:hAnsi="Calibri" w:cs="Calibri"/>
                  <w:color w:val="000000"/>
                  <w:lang w:eastAsia="en-AU"/>
                </w:rPr>
                <w:t>Chainage 6186</w:t>
              </w:r>
            </w:ins>
          </w:p>
        </w:tc>
        <w:tc>
          <w:tcPr>
            <w:tcW w:w="764" w:type="pct"/>
            <w:noWrap/>
            <w:hideMark/>
          </w:tcPr>
          <w:p w:rsidR="00110C18" w:rsidRPr="0056388D" w:rsidRDefault="00110C18" w:rsidP="00063728">
            <w:pPr>
              <w:jc w:val="right"/>
              <w:rPr>
                <w:ins w:id="28970" w:author="KIM, Jason" w:date="2019-04-02T13:39:00Z"/>
                <w:rFonts w:ascii="Calibri" w:eastAsia="Times New Roman" w:hAnsi="Calibri" w:cs="Calibri"/>
                <w:color w:val="000000"/>
                <w:lang w:eastAsia="en-AU"/>
              </w:rPr>
            </w:pPr>
            <w:ins w:id="2897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72" w:author="KIM, Jason" w:date="2019-04-02T13:39:00Z"/>
        </w:trPr>
        <w:tc>
          <w:tcPr>
            <w:tcW w:w="708" w:type="pct"/>
            <w:vMerge/>
            <w:hideMark/>
          </w:tcPr>
          <w:p w:rsidR="00110C18" w:rsidRPr="0056388D" w:rsidRDefault="00110C18" w:rsidP="00063728">
            <w:pPr>
              <w:rPr>
                <w:ins w:id="289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74" w:author="KIM, Jason" w:date="2019-04-02T13:39:00Z"/>
                <w:rFonts w:ascii="Calibri" w:eastAsia="Times New Roman" w:hAnsi="Calibri" w:cs="Calibri"/>
                <w:color w:val="000000"/>
                <w:lang w:eastAsia="en-AU"/>
              </w:rPr>
            </w:pPr>
            <w:ins w:id="28975"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76" w:author="KIM, Jason" w:date="2019-04-02T13:39:00Z"/>
                <w:rFonts w:ascii="Calibri" w:eastAsia="Times New Roman" w:hAnsi="Calibri" w:cs="Calibri"/>
                <w:color w:val="000000"/>
                <w:lang w:eastAsia="en-AU"/>
              </w:rPr>
            </w:pPr>
            <w:ins w:id="289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78" w:author="KIM, Jason" w:date="2019-04-02T13:39:00Z"/>
                <w:rFonts w:ascii="Calibri" w:eastAsia="Times New Roman" w:hAnsi="Calibri" w:cs="Calibri"/>
                <w:color w:val="000000"/>
                <w:lang w:eastAsia="en-AU"/>
              </w:rPr>
            </w:pPr>
            <w:ins w:id="28979" w:author="KIM, Jason" w:date="2019-04-02T13:39:00Z">
              <w:r w:rsidRPr="0056388D">
                <w:rPr>
                  <w:rFonts w:ascii="Calibri" w:eastAsia="Times New Roman" w:hAnsi="Calibri" w:cs="Calibri"/>
                  <w:color w:val="000000"/>
                  <w:lang w:eastAsia="en-AU"/>
                </w:rPr>
                <w:t>LLN1461</w:t>
              </w:r>
            </w:ins>
          </w:p>
        </w:tc>
        <w:tc>
          <w:tcPr>
            <w:tcW w:w="933" w:type="pct"/>
            <w:noWrap/>
            <w:hideMark/>
          </w:tcPr>
          <w:p w:rsidR="00110C18" w:rsidRPr="0056388D" w:rsidRDefault="00110C18" w:rsidP="00063728">
            <w:pPr>
              <w:rPr>
                <w:ins w:id="28980" w:author="KIM, Jason" w:date="2019-04-02T13:39:00Z"/>
                <w:rFonts w:ascii="Calibri" w:eastAsia="Times New Roman" w:hAnsi="Calibri" w:cs="Calibri"/>
                <w:color w:val="000000"/>
                <w:lang w:eastAsia="en-AU"/>
              </w:rPr>
            </w:pPr>
            <w:ins w:id="289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82" w:author="KIM, Jason" w:date="2019-04-02T13:39:00Z"/>
                <w:rFonts w:ascii="Calibri" w:eastAsia="Times New Roman" w:hAnsi="Calibri" w:cs="Calibri"/>
                <w:color w:val="000000"/>
                <w:lang w:eastAsia="en-AU"/>
              </w:rPr>
            </w:pPr>
            <w:ins w:id="28983" w:author="KIM, Jason" w:date="2019-04-02T13:39:00Z">
              <w:r w:rsidRPr="0056388D">
                <w:rPr>
                  <w:rFonts w:ascii="Calibri" w:eastAsia="Times New Roman" w:hAnsi="Calibri" w:cs="Calibri"/>
                  <w:color w:val="000000"/>
                  <w:lang w:eastAsia="en-AU"/>
                </w:rPr>
                <w:t>Chainage 6196</w:t>
              </w:r>
            </w:ins>
          </w:p>
        </w:tc>
        <w:tc>
          <w:tcPr>
            <w:tcW w:w="764" w:type="pct"/>
            <w:noWrap/>
            <w:hideMark/>
          </w:tcPr>
          <w:p w:rsidR="00110C18" w:rsidRPr="0056388D" w:rsidRDefault="00110C18" w:rsidP="00063728">
            <w:pPr>
              <w:jc w:val="right"/>
              <w:rPr>
                <w:ins w:id="28984" w:author="KIM, Jason" w:date="2019-04-02T13:39:00Z"/>
                <w:rFonts w:ascii="Calibri" w:eastAsia="Times New Roman" w:hAnsi="Calibri" w:cs="Calibri"/>
                <w:color w:val="000000"/>
                <w:lang w:eastAsia="en-AU"/>
              </w:rPr>
            </w:pPr>
            <w:ins w:id="2898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86" w:author="KIM, Jason" w:date="2019-04-02T13:39:00Z"/>
        </w:trPr>
        <w:tc>
          <w:tcPr>
            <w:tcW w:w="708" w:type="pct"/>
            <w:vMerge/>
            <w:hideMark/>
          </w:tcPr>
          <w:p w:rsidR="00110C18" w:rsidRPr="0056388D" w:rsidRDefault="00110C18" w:rsidP="00063728">
            <w:pPr>
              <w:rPr>
                <w:ins w:id="289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88" w:author="KIM, Jason" w:date="2019-04-02T13:39:00Z"/>
                <w:rFonts w:ascii="Calibri" w:eastAsia="Times New Roman" w:hAnsi="Calibri" w:cs="Calibri"/>
                <w:color w:val="000000"/>
                <w:lang w:eastAsia="en-AU"/>
              </w:rPr>
            </w:pPr>
            <w:ins w:id="28989"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90" w:author="KIM, Jason" w:date="2019-04-02T13:39:00Z"/>
                <w:rFonts w:ascii="Calibri" w:eastAsia="Times New Roman" w:hAnsi="Calibri" w:cs="Calibri"/>
                <w:color w:val="000000"/>
                <w:lang w:eastAsia="en-AU"/>
              </w:rPr>
            </w:pPr>
            <w:ins w:id="289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92" w:author="KIM, Jason" w:date="2019-04-02T13:39:00Z"/>
                <w:rFonts w:ascii="Calibri" w:eastAsia="Times New Roman" w:hAnsi="Calibri" w:cs="Calibri"/>
                <w:color w:val="000000"/>
                <w:lang w:eastAsia="en-AU"/>
              </w:rPr>
            </w:pPr>
            <w:ins w:id="28993" w:author="KIM, Jason" w:date="2019-04-02T13:39:00Z">
              <w:r w:rsidRPr="0056388D">
                <w:rPr>
                  <w:rFonts w:ascii="Calibri" w:eastAsia="Times New Roman" w:hAnsi="Calibri" w:cs="Calibri"/>
                  <w:color w:val="000000"/>
                  <w:lang w:eastAsia="en-AU"/>
                </w:rPr>
                <w:t>LLN1462</w:t>
              </w:r>
            </w:ins>
          </w:p>
        </w:tc>
        <w:tc>
          <w:tcPr>
            <w:tcW w:w="933" w:type="pct"/>
            <w:noWrap/>
            <w:hideMark/>
          </w:tcPr>
          <w:p w:rsidR="00110C18" w:rsidRPr="0056388D" w:rsidRDefault="00110C18" w:rsidP="00063728">
            <w:pPr>
              <w:rPr>
                <w:ins w:id="28994" w:author="KIM, Jason" w:date="2019-04-02T13:39:00Z"/>
                <w:rFonts w:ascii="Calibri" w:eastAsia="Times New Roman" w:hAnsi="Calibri" w:cs="Calibri"/>
                <w:color w:val="000000"/>
                <w:lang w:eastAsia="en-AU"/>
              </w:rPr>
            </w:pPr>
            <w:ins w:id="289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96" w:author="KIM, Jason" w:date="2019-04-02T13:39:00Z"/>
                <w:rFonts w:ascii="Calibri" w:eastAsia="Times New Roman" w:hAnsi="Calibri" w:cs="Calibri"/>
                <w:color w:val="000000"/>
                <w:lang w:eastAsia="en-AU"/>
              </w:rPr>
            </w:pPr>
            <w:ins w:id="28997" w:author="KIM, Jason" w:date="2019-04-02T13:39:00Z">
              <w:r w:rsidRPr="0056388D">
                <w:rPr>
                  <w:rFonts w:ascii="Calibri" w:eastAsia="Times New Roman" w:hAnsi="Calibri" w:cs="Calibri"/>
                  <w:color w:val="000000"/>
                  <w:lang w:eastAsia="en-AU"/>
                </w:rPr>
                <w:t>Chainage 6205</w:t>
              </w:r>
            </w:ins>
          </w:p>
        </w:tc>
        <w:tc>
          <w:tcPr>
            <w:tcW w:w="764" w:type="pct"/>
            <w:noWrap/>
            <w:hideMark/>
          </w:tcPr>
          <w:p w:rsidR="00110C18" w:rsidRPr="0056388D" w:rsidRDefault="00110C18" w:rsidP="00063728">
            <w:pPr>
              <w:jc w:val="right"/>
              <w:rPr>
                <w:ins w:id="28998" w:author="KIM, Jason" w:date="2019-04-02T13:39:00Z"/>
                <w:rFonts w:ascii="Calibri" w:eastAsia="Times New Roman" w:hAnsi="Calibri" w:cs="Calibri"/>
                <w:color w:val="000000"/>
                <w:lang w:eastAsia="en-AU"/>
              </w:rPr>
            </w:pPr>
            <w:ins w:id="2899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00" w:author="KIM, Jason" w:date="2019-04-02T13:39:00Z"/>
        </w:trPr>
        <w:tc>
          <w:tcPr>
            <w:tcW w:w="708" w:type="pct"/>
            <w:vMerge/>
            <w:hideMark/>
          </w:tcPr>
          <w:p w:rsidR="00110C18" w:rsidRPr="0056388D" w:rsidRDefault="00110C18" w:rsidP="00063728">
            <w:pPr>
              <w:rPr>
                <w:ins w:id="290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02" w:author="KIM, Jason" w:date="2019-04-02T13:39:00Z"/>
                <w:rFonts w:ascii="Calibri" w:eastAsia="Times New Roman" w:hAnsi="Calibri" w:cs="Calibri"/>
                <w:color w:val="000000"/>
                <w:lang w:eastAsia="en-AU"/>
              </w:rPr>
            </w:pPr>
            <w:ins w:id="29003"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04" w:author="KIM, Jason" w:date="2019-04-02T13:39:00Z"/>
                <w:rFonts w:ascii="Calibri" w:eastAsia="Times New Roman" w:hAnsi="Calibri" w:cs="Calibri"/>
                <w:color w:val="000000"/>
                <w:lang w:eastAsia="en-AU"/>
              </w:rPr>
            </w:pPr>
            <w:ins w:id="2900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06" w:author="KIM, Jason" w:date="2019-04-02T13:39:00Z"/>
                <w:rFonts w:ascii="Calibri" w:eastAsia="Times New Roman" w:hAnsi="Calibri" w:cs="Calibri"/>
                <w:color w:val="000000"/>
                <w:lang w:eastAsia="en-AU"/>
              </w:rPr>
            </w:pPr>
            <w:ins w:id="29007" w:author="KIM, Jason" w:date="2019-04-02T13:39:00Z">
              <w:r w:rsidRPr="0056388D">
                <w:rPr>
                  <w:rFonts w:ascii="Calibri" w:eastAsia="Times New Roman" w:hAnsi="Calibri" w:cs="Calibri"/>
                  <w:color w:val="000000"/>
                  <w:lang w:eastAsia="en-AU"/>
                </w:rPr>
                <w:t>LLN1463</w:t>
              </w:r>
            </w:ins>
          </w:p>
        </w:tc>
        <w:tc>
          <w:tcPr>
            <w:tcW w:w="933" w:type="pct"/>
            <w:noWrap/>
            <w:hideMark/>
          </w:tcPr>
          <w:p w:rsidR="00110C18" w:rsidRPr="0056388D" w:rsidRDefault="00110C18" w:rsidP="00063728">
            <w:pPr>
              <w:rPr>
                <w:ins w:id="29008" w:author="KIM, Jason" w:date="2019-04-02T13:39:00Z"/>
                <w:rFonts w:ascii="Calibri" w:eastAsia="Times New Roman" w:hAnsi="Calibri" w:cs="Calibri"/>
                <w:color w:val="000000"/>
                <w:lang w:eastAsia="en-AU"/>
              </w:rPr>
            </w:pPr>
            <w:ins w:id="290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10" w:author="KIM, Jason" w:date="2019-04-02T13:39:00Z"/>
                <w:rFonts w:ascii="Calibri" w:eastAsia="Times New Roman" w:hAnsi="Calibri" w:cs="Calibri"/>
                <w:color w:val="000000"/>
                <w:lang w:eastAsia="en-AU"/>
              </w:rPr>
            </w:pPr>
            <w:ins w:id="29011" w:author="KIM, Jason" w:date="2019-04-02T13:39:00Z">
              <w:r w:rsidRPr="0056388D">
                <w:rPr>
                  <w:rFonts w:ascii="Calibri" w:eastAsia="Times New Roman" w:hAnsi="Calibri" w:cs="Calibri"/>
                  <w:color w:val="000000"/>
                  <w:lang w:eastAsia="en-AU"/>
                </w:rPr>
                <w:t>Chainage 6216</w:t>
              </w:r>
            </w:ins>
          </w:p>
        </w:tc>
        <w:tc>
          <w:tcPr>
            <w:tcW w:w="764" w:type="pct"/>
            <w:noWrap/>
            <w:hideMark/>
          </w:tcPr>
          <w:p w:rsidR="00110C18" w:rsidRPr="0056388D" w:rsidRDefault="00110C18" w:rsidP="00063728">
            <w:pPr>
              <w:jc w:val="right"/>
              <w:rPr>
                <w:ins w:id="29012" w:author="KIM, Jason" w:date="2019-04-02T13:39:00Z"/>
                <w:rFonts w:ascii="Calibri" w:eastAsia="Times New Roman" w:hAnsi="Calibri" w:cs="Calibri"/>
                <w:color w:val="000000"/>
                <w:lang w:eastAsia="en-AU"/>
              </w:rPr>
            </w:pPr>
            <w:ins w:id="2901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14" w:author="KIM, Jason" w:date="2019-04-02T13:39:00Z"/>
        </w:trPr>
        <w:tc>
          <w:tcPr>
            <w:tcW w:w="708" w:type="pct"/>
            <w:vMerge/>
            <w:hideMark/>
          </w:tcPr>
          <w:p w:rsidR="00110C18" w:rsidRPr="0056388D" w:rsidRDefault="00110C18" w:rsidP="00063728">
            <w:pPr>
              <w:rPr>
                <w:ins w:id="290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16" w:author="KIM, Jason" w:date="2019-04-02T13:39:00Z"/>
                <w:rFonts w:ascii="Calibri" w:eastAsia="Times New Roman" w:hAnsi="Calibri" w:cs="Calibri"/>
                <w:color w:val="000000"/>
                <w:lang w:eastAsia="en-AU"/>
              </w:rPr>
            </w:pPr>
            <w:ins w:id="29017"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18" w:author="KIM, Jason" w:date="2019-04-02T13:39:00Z"/>
                <w:rFonts w:ascii="Calibri" w:eastAsia="Times New Roman" w:hAnsi="Calibri" w:cs="Calibri"/>
                <w:color w:val="000000"/>
                <w:lang w:eastAsia="en-AU"/>
              </w:rPr>
            </w:pPr>
            <w:ins w:id="290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20" w:author="KIM, Jason" w:date="2019-04-02T13:39:00Z"/>
                <w:rFonts w:ascii="Calibri" w:eastAsia="Times New Roman" w:hAnsi="Calibri" w:cs="Calibri"/>
                <w:color w:val="000000"/>
                <w:lang w:eastAsia="en-AU"/>
              </w:rPr>
            </w:pPr>
            <w:ins w:id="29021" w:author="KIM, Jason" w:date="2019-04-02T13:39:00Z">
              <w:r w:rsidRPr="0056388D">
                <w:rPr>
                  <w:rFonts w:ascii="Calibri" w:eastAsia="Times New Roman" w:hAnsi="Calibri" w:cs="Calibri"/>
                  <w:color w:val="000000"/>
                  <w:lang w:eastAsia="en-AU"/>
                </w:rPr>
                <w:t>LLN1464</w:t>
              </w:r>
            </w:ins>
          </w:p>
        </w:tc>
        <w:tc>
          <w:tcPr>
            <w:tcW w:w="933" w:type="pct"/>
            <w:noWrap/>
            <w:hideMark/>
          </w:tcPr>
          <w:p w:rsidR="00110C18" w:rsidRPr="0056388D" w:rsidRDefault="00110C18" w:rsidP="00063728">
            <w:pPr>
              <w:rPr>
                <w:ins w:id="29022" w:author="KIM, Jason" w:date="2019-04-02T13:39:00Z"/>
                <w:rFonts w:ascii="Calibri" w:eastAsia="Times New Roman" w:hAnsi="Calibri" w:cs="Calibri"/>
                <w:color w:val="000000"/>
                <w:lang w:eastAsia="en-AU"/>
              </w:rPr>
            </w:pPr>
            <w:ins w:id="290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24" w:author="KIM, Jason" w:date="2019-04-02T13:39:00Z"/>
                <w:rFonts w:ascii="Calibri" w:eastAsia="Times New Roman" w:hAnsi="Calibri" w:cs="Calibri"/>
                <w:color w:val="000000"/>
                <w:lang w:eastAsia="en-AU"/>
              </w:rPr>
            </w:pPr>
            <w:ins w:id="29025" w:author="KIM, Jason" w:date="2019-04-02T13:39:00Z">
              <w:r w:rsidRPr="0056388D">
                <w:rPr>
                  <w:rFonts w:ascii="Calibri" w:eastAsia="Times New Roman" w:hAnsi="Calibri" w:cs="Calibri"/>
                  <w:color w:val="000000"/>
                  <w:lang w:eastAsia="en-AU"/>
                </w:rPr>
                <w:t>Chainage 6219</w:t>
              </w:r>
            </w:ins>
          </w:p>
        </w:tc>
        <w:tc>
          <w:tcPr>
            <w:tcW w:w="764" w:type="pct"/>
            <w:noWrap/>
            <w:hideMark/>
          </w:tcPr>
          <w:p w:rsidR="00110C18" w:rsidRPr="0056388D" w:rsidRDefault="00110C18" w:rsidP="00063728">
            <w:pPr>
              <w:jc w:val="right"/>
              <w:rPr>
                <w:ins w:id="29026" w:author="KIM, Jason" w:date="2019-04-02T13:39:00Z"/>
                <w:rFonts w:ascii="Calibri" w:eastAsia="Times New Roman" w:hAnsi="Calibri" w:cs="Calibri"/>
                <w:color w:val="000000"/>
                <w:lang w:eastAsia="en-AU"/>
              </w:rPr>
            </w:pPr>
            <w:ins w:id="2902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28" w:author="KIM, Jason" w:date="2019-04-02T13:39:00Z"/>
        </w:trPr>
        <w:tc>
          <w:tcPr>
            <w:tcW w:w="708" w:type="pct"/>
            <w:vMerge/>
            <w:hideMark/>
          </w:tcPr>
          <w:p w:rsidR="00110C18" w:rsidRPr="0056388D" w:rsidRDefault="00110C18" w:rsidP="00063728">
            <w:pPr>
              <w:rPr>
                <w:ins w:id="290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30" w:author="KIM, Jason" w:date="2019-04-02T13:39:00Z"/>
                <w:rFonts w:ascii="Calibri" w:eastAsia="Times New Roman" w:hAnsi="Calibri" w:cs="Calibri"/>
                <w:color w:val="000000"/>
                <w:lang w:eastAsia="en-AU"/>
              </w:rPr>
            </w:pPr>
            <w:ins w:id="29031"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32" w:author="KIM, Jason" w:date="2019-04-02T13:39:00Z"/>
                <w:rFonts w:ascii="Calibri" w:eastAsia="Times New Roman" w:hAnsi="Calibri" w:cs="Calibri"/>
                <w:color w:val="000000"/>
                <w:lang w:eastAsia="en-AU"/>
              </w:rPr>
            </w:pPr>
            <w:ins w:id="290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34" w:author="KIM, Jason" w:date="2019-04-02T13:39:00Z"/>
                <w:rFonts w:ascii="Calibri" w:eastAsia="Times New Roman" w:hAnsi="Calibri" w:cs="Calibri"/>
                <w:color w:val="000000"/>
                <w:lang w:eastAsia="en-AU"/>
              </w:rPr>
            </w:pPr>
            <w:ins w:id="29035" w:author="KIM, Jason" w:date="2019-04-02T13:39:00Z">
              <w:r w:rsidRPr="0056388D">
                <w:rPr>
                  <w:rFonts w:ascii="Calibri" w:eastAsia="Times New Roman" w:hAnsi="Calibri" w:cs="Calibri"/>
                  <w:color w:val="000000"/>
                  <w:lang w:eastAsia="en-AU"/>
                </w:rPr>
                <w:t>LLN1465</w:t>
              </w:r>
            </w:ins>
          </w:p>
        </w:tc>
        <w:tc>
          <w:tcPr>
            <w:tcW w:w="933" w:type="pct"/>
            <w:noWrap/>
            <w:hideMark/>
          </w:tcPr>
          <w:p w:rsidR="00110C18" w:rsidRPr="0056388D" w:rsidRDefault="00110C18" w:rsidP="00063728">
            <w:pPr>
              <w:rPr>
                <w:ins w:id="29036" w:author="KIM, Jason" w:date="2019-04-02T13:39:00Z"/>
                <w:rFonts w:ascii="Calibri" w:eastAsia="Times New Roman" w:hAnsi="Calibri" w:cs="Calibri"/>
                <w:color w:val="000000"/>
                <w:lang w:eastAsia="en-AU"/>
              </w:rPr>
            </w:pPr>
            <w:ins w:id="290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38" w:author="KIM, Jason" w:date="2019-04-02T13:39:00Z"/>
                <w:rFonts w:ascii="Calibri" w:eastAsia="Times New Roman" w:hAnsi="Calibri" w:cs="Calibri"/>
                <w:color w:val="000000"/>
                <w:lang w:eastAsia="en-AU"/>
              </w:rPr>
            </w:pPr>
            <w:ins w:id="29039" w:author="KIM, Jason" w:date="2019-04-02T13:39:00Z">
              <w:r w:rsidRPr="0056388D">
                <w:rPr>
                  <w:rFonts w:ascii="Calibri" w:eastAsia="Times New Roman" w:hAnsi="Calibri" w:cs="Calibri"/>
                  <w:color w:val="000000"/>
                  <w:lang w:eastAsia="en-AU"/>
                </w:rPr>
                <w:t>Chainage 6229</w:t>
              </w:r>
            </w:ins>
          </w:p>
        </w:tc>
        <w:tc>
          <w:tcPr>
            <w:tcW w:w="764" w:type="pct"/>
            <w:noWrap/>
            <w:hideMark/>
          </w:tcPr>
          <w:p w:rsidR="00110C18" w:rsidRPr="0056388D" w:rsidRDefault="00110C18" w:rsidP="00063728">
            <w:pPr>
              <w:jc w:val="right"/>
              <w:rPr>
                <w:ins w:id="29040" w:author="KIM, Jason" w:date="2019-04-02T13:39:00Z"/>
                <w:rFonts w:ascii="Calibri" w:eastAsia="Times New Roman" w:hAnsi="Calibri" w:cs="Calibri"/>
                <w:color w:val="000000"/>
                <w:lang w:eastAsia="en-AU"/>
              </w:rPr>
            </w:pPr>
            <w:ins w:id="2904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42" w:author="KIM, Jason" w:date="2019-04-02T13:39:00Z"/>
        </w:trPr>
        <w:tc>
          <w:tcPr>
            <w:tcW w:w="708" w:type="pct"/>
            <w:vMerge/>
            <w:hideMark/>
          </w:tcPr>
          <w:p w:rsidR="00110C18" w:rsidRPr="0056388D" w:rsidRDefault="00110C18" w:rsidP="00063728">
            <w:pPr>
              <w:rPr>
                <w:ins w:id="290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44" w:author="KIM, Jason" w:date="2019-04-02T13:39:00Z"/>
                <w:rFonts w:ascii="Calibri" w:eastAsia="Times New Roman" w:hAnsi="Calibri" w:cs="Calibri"/>
                <w:color w:val="000000"/>
                <w:lang w:eastAsia="en-AU"/>
              </w:rPr>
            </w:pPr>
            <w:ins w:id="29045"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46" w:author="KIM, Jason" w:date="2019-04-02T13:39:00Z"/>
                <w:rFonts w:ascii="Calibri" w:eastAsia="Times New Roman" w:hAnsi="Calibri" w:cs="Calibri"/>
                <w:color w:val="000000"/>
                <w:lang w:eastAsia="en-AU"/>
              </w:rPr>
            </w:pPr>
            <w:ins w:id="290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48" w:author="KIM, Jason" w:date="2019-04-02T13:39:00Z"/>
                <w:rFonts w:ascii="Calibri" w:eastAsia="Times New Roman" w:hAnsi="Calibri" w:cs="Calibri"/>
                <w:color w:val="000000"/>
                <w:lang w:eastAsia="en-AU"/>
              </w:rPr>
            </w:pPr>
            <w:ins w:id="29049" w:author="KIM, Jason" w:date="2019-04-02T13:39:00Z">
              <w:r w:rsidRPr="0056388D">
                <w:rPr>
                  <w:rFonts w:ascii="Calibri" w:eastAsia="Times New Roman" w:hAnsi="Calibri" w:cs="Calibri"/>
                  <w:color w:val="000000"/>
                  <w:lang w:eastAsia="en-AU"/>
                </w:rPr>
                <w:t>LLN1466</w:t>
              </w:r>
            </w:ins>
          </w:p>
        </w:tc>
        <w:tc>
          <w:tcPr>
            <w:tcW w:w="933" w:type="pct"/>
            <w:noWrap/>
            <w:hideMark/>
          </w:tcPr>
          <w:p w:rsidR="00110C18" w:rsidRPr="0056388D" w:rsidRDefault="00110C18" w:rsidP="00063728">
            <w:pPr>
              <w:rPr>
                <w:ins w:id="29050" w:author="KIM, Jason" w:date="2019-04-02T13:39:00Z"/>
                <w:rFonts w:ascii="Calibri" w:eastAsia="Times New Roman" w:hAnsi="Calibri" w:cs="Calibri"/>
                <w:color w:val="000000"/>
                <w:lang w:eastAsia="en-AU"/>
              </w:rPr>
            </w:pPr>
            <w:ins w:id="290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52" w:author="KIM, Jason" w:date="2019-04-02T13:39:00Z"/>
                <w:rFonts w:ascii="Calibri" w:eastAsia="Times New Roman" w:hAnsi="Calibri" w:cs="Calibri"/>
                <w:color w:val="000000"/>
                <w:lang w:eastAsia="en-AU"/>
              </w:rPr>
            </w:pPr>
            <w:ins w:id="29053" w:author="KIM, Jason" w:date="2019-04-02T13:39:00Z">
              <w:r w:rsidRPr="0056388D">
                <w:rPr>
                  <w:rFonts w:ascii="Calibri" w:eastAsia="Times New Roman" w:hAnsi="Calibri" w:cs="Calibri"/>
                  <w:color w:val="000000"/>
                  <w:lang w:eastAsia="en-AU"/>
                </w:rPr>
                <w:t>Chainage 6239</w:t>
              </w:r>
            </w:ins>
          </w:p>
        </w:tc>
        <w:tc>
          <w:tcPr>
            <w:tcW w:w="764" w:type="pct"/>
            <w:noWrap/>
            <w:hideMark/>
          </w:tcPr>
          <w:p w:rsidR="00110C18" w:rsidRPr="0056388D" w:rsidRDefault="00110C18" w:rsidP="00063728">
            <w:pPr>
              <w:jc w:val="right"/>
              <w:rPr>
                <w:ins w:id="29054" w:author="KIM, Jason" w:date="2019-04-02T13:39:00Z"/>
                <w:rFonts w:ascii="Calibri" w:eastAsia="Times New Roman" w:hAnsi="Calibri" w:cs="Calibri"/>
                <w:color w:val="000000"/>
                <w:lang w:eastAsia="en-AU"/>
              </w:rPr>
            </w:pPr>
            <w:ins w:id="2905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56" w:author="KIM, Jason" w:date="2019-04-02T13:39:00Z"/>
        </w:trPr>
        <w:tc>
          <w:tcPr>
            <w:tcW w:w="708" w:type="pct"/>
            <w:vMerge/>
            <w:hideMark/>
          </w:tcPr>
          <w:p w:rsidR="00110C18" w:rsidRPr="0056388D" w:rsidRDefault="00110C18" w:rsidP="00063728">
            <w:pPr>
              <w:rPr>
                <w:ins w:id="290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58" w:author="KIM, Jason" w:date="2019-04-02T13:39:00Z"/>
                <w:rFonts w:ascii="Calibri" w:eastAsia="Times New Roman" w:hAnsi="Calibri" w:cs="Calibri"/>
                <w:color w:val="000000"/>
                <w:lang w:eastAsia="en-AU"/>
              </w:rPr>
            </w:pPr>
            <w:ins w:id="29059"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60" w:author="KIM, Jason" w:date="2019-04-02T13:39:00Z"/>
                <w:rFonts w:ascii="Calibri" w:eastAsia="Times New Roman" w:hAnsi="Calibri" w:cs="Calibri"/>
                <w:color w:val="000000"/>
                <w:lang w:eastAsia="en-AU"/>
              </w:rPr>
            </w:pPr>
            <w:ins w:id="290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62" w:author="KIM, Jason" w:date="2019-04-02T13:39:00Z"/>
                <w:rFonts w:ascii="Calibri" w:eastAsia="Times New Roman" w:hAnsi="Calibri" w:cs="Calibri"/>
                <w:color w:val="000000"/>
                <w:lang w:eastAsia="en-AU"/>
              </w:rPr>
            </w:pPr>
            <w:ins w:id="29063" w:author="KIM, Jason" w:date="2019-04-02T13:39:00Z">
              <w:r w:rsidRPr="0056388D">
                <w:rPr>
                  <w:rFonts w:ascii="Calibri" w:eastAsia="Times New Roman" w:hAnsi="Calibri" w:cs="Calibri"/>
                  <w:color w:val="000000"/>
                  <w:lang w:eastAsia="en-AU"/>
                </w:rPr>
                <w:t>LLN1467</w:t>
              </w:r>
            </w:ins>
          </w:p>
        </w:tc>
        <w:tc>
          <w:tcPr>
            <w:tcW w:w="933" w:type="pct"/>
            <w:noWrap/>
            <w:hideMark/>
          </w:tcPr>
          <w:p w:rsidR="00110C18" w:rsidRPr="0056388D" w:rsidRDefault="00110C18" w:rsidP="00063728">
            <w:pPr>
              <w:rPr>
                <w:ins w:id="29064" w:author="KIM, Jason" w:date="2019-04-02T13:39:00Z"/>
                <w:rFonts w:ascii="Calibri" w:eastAsia="Times New Roman" w:hAnsi="Calibri" w:cs="Calibri"/>
                <w:color w:val="000000"/>
                <w:lang w:eastAsia="en-AU"/>
              </w:rPr>
            </w:pPr>
            <w:ins w:id="290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66" w:author="KIM, Jason" w:date="2019-04-02T13:39:00Z"/>
                <w:rFonts w:ascii="Calibri" w:eastAsia="Times New Roman" w:hAnsi="Calibri" w:cs="Calibri"/>
                <w:color w:val="000000"/>
                <w:lang w:eastAsia="en-AU"/>
              </w:rPr>
            </w:pPr>
            <w:ins w:id="29067" w:author="KIM, Jason" w:date="2019-04-02T13:39:00Z">
              <w:r w:rsidRPr="0056388D">
                <w:rPr>
                  <w:rFonts w:ascii="Calibri" w:eastAsia="Times New Roman" w:hAnsi="Calibri" w:cs="Calibri"/>
                  <w:color w:val="000000"/>
                  <w:lang w:eastAsia="en-AU"/>
                </w:rPr>
                <w:t>Chainage 6248</w:t>
              </w:r>
            </w:ins>
          </w:p>
        </w:tc>
        <w:tc>
          <w:tcPr>
            <w:tcW w:w="764" w:type="pct"/>
            <w:noWrap/>
            <w:hideMark/>
          </w:tcPr>
          <w:p w:rsidR="00110C18" w:rsidRPr="0056388D" w:rsidRDefault="00110C18" w:rsidP="00063728">
            <w:pPr>
              <w:jc w:val="right"/>
              <w:rPr>
                <w:ins w:id="29068" w:author="KIM, Jason" w:date="2019-04-02T13:39:00Z"/>
                <w:rFonts w:ascii="Calibri" w:eastAsia="Times New Roman" w:hAnsi="Calibri" w:cs="Calibri"/>
                <w:color w:val="000000"/>
                <w:lang w:eastAsia="en-AU"/>
              </w:rPr>
            </w:pPr>
            <w:ins w:id="2906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70" w:author="KIM, Jason" w:date="2019-04-02T13:39:00Z"/>
        </w:trPr>
        <w:tc>
          <w:tcPr>
            <w:tcW w:w="708" w:type="pct"/>
            <w:vMerge/>
            <w:hideMark/>
          </w:tcPr>
          <w:p w:rsidR="00110C18" w:rsidRPr="0056388D" w:rsidRDefault="00110C18" w:rsidP="00063728">
            <w:pPr>
              <w:rPr>
                <w:ins w:id="290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72" w:author="KIM, Jason" w:date="2019-04-02T13:39:00Z"/>
                <w:rFonts w:ascii="Calibri" w:eastAsia="Times New Roman" w:hAnsi="Calibri" w:cs="Calibri"/>
                <w:color w:val="000000"/>
                <w:lang w:eastAsia="en-AU"/>
              </w:rPr>
            </w:pPr>
            <w:ins w:id="29073"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74" w:author="KIM, Jason" w:date="2019-04-02T13:39:00Z"/>
                <w:rFonts w:ascii="Calibri" w:eastAsia="Times New Roman" w:hAnsi="Calibri" w:cs="Calibri"/>
                <w:color w:val="000000"/>
                <w:lang w:eastAsia="en-AU"/>
              </w:rPr>
            </w:pPr>
            <w:ins w:id="290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76" w:author="KIM, Jason" w:date="2019-04-02T13:39:00Z"/>
                <w:rFonts w:ascii="Calibri" w:eastAsia="Times New Roman" w:hAnsi="Calibri" w:cs="Calibri"/>
                <w:color w:val="000000"/>
                <w:lang w:eastAsia="en-AU"/>
              </w:rPr>
            </w:pPr>
            <w:ins w:id="29077" w:author="KIM, Jason" w:date="2019-04-02T13:39:00Z">
              <w:r w:rsidRPr="0056388D">
                <w:rPr>
                  <w:rFonts w:ascii="Calibri" w:eastAsia="Times New Roman" w:hAnsi="Calibri" w:cs="Calibri"/>
                  <w:color w:val="000000"/>
                  <w:lang w:eastAsia="en-AU"/>
                </w:rPr>
                <w:t>LLN1468</w:t>
              </w:r>
            </w:ins>
          </w:p>
        </w:tc>
        <w:tc>
          <w:tcPr>
            <w:tcW w:w="933" w:type="pct"/>
            <w:noWrap/>
            <w:hideMark/>
          </w:tcPr>
          <w:p w:rsidR="00110C18" w:rsidRPr="0056388D" w:rsidRDefault="00110C18" w:rsidP="00063728">
            <w:pPr>
              <w:rPr>
                <w:ins w:id="29078" w:author="KIM, Jason" w:date="2019-04-02T13:39:00Z"/>
                <w:rFonts w:ascii="Calibri" w:eastAsia="Times New Roman" w:hAnsi="Calibri" w:cs="Calibri"/>
                <w:color w:val="000000"/>
                <w:lang w:eastAsia="en-AU"/>
              </w:rPr>
            </w:pPr>
            <w:ins w:id="290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80" w:author="KIM, Jason" w:date="2019-04-02T13:39:00Z"/>
                <w:rFonts w:ascii="Calibri" w:eastAsia="Times New Roman" w:hAnsi="Calibri" w:cs="Calibri"/>
                <w:color w:val="000000"/>
                <w:lang w:eastAsia="en-AU"/>
              </w:rPr>
            </w:pPr>
            <w:ins w:id="29081" w:author="KIM, Jason" w:date="2019-04-02T13:39:00Z">
              <w:r w:rsidRPr="0056388D">
                <w:rPr>
                  <w:rFonts w:ascii="Calibri" w:eastAsia="Times New Roman" w:hAnsi="Calibri" w:cs="Calibri"/>
                  <w:color w:val="000000"/>
                  <w:lang w:eastAsia="en-AU"/>
                </w:rPr>
                <w:t>Chainage 6258</w:t>
              </w:r>
            </w:ins>
          </w:p>
        </w:tc>
        <w:tc>
          <w:tcPr>
            <w:tcW w:w="764" w:type="pct"/>
            <w:noWrap/>
            <w:hideMark/>
          </w:tcPr>
          <w:p w:rsidR="00110C18" w:rsidRPr="0056388D" w:rsidRDefault="00110C18" w:rsidP="00063728">
            <w:pPr>
              <w:jc w:val="right"/>
              <w:rPr>
                <w:ins w:id="29082" w:author="KIM, Jason" w:date="2019-04-02T13:39:00Z"/>
                <w:rFonts w:ascii="Calibri" w:eastAsia="Times New Roman" w:hAnsi="Calibri" w:cs="Calibri"/>
                <w:color w:val="000000"/>
                <w:lang w:eastAsia="en-AU"/>
              </w:rPr>
            </w:pPr>
            <w:ins w:id="2908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84" w:author="KIM, Jason" w:date="2019-04-02T13:39:00Z"/>
        </w:trPr>
        <w:tc>
          <w:tcPr>
            <w:tcW w:w="708" w:type="pct"/>
            <w:vMerge/>
            <w:hideMark/>
          </w:tcPr>
          <w:p w:rsidR="00110C18" w:rsidRPr="0056388D" w:rsidRDefault="00110C18" w:rsidP="00063728">
            <w:pPr>
              <w:rPr>
                <w:ins w:id="290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86" w:author="KIM, Jason" w:date="2019-04-02T13:39:00Z"/>
                <w:rFonts w:ascii="Calibri" w:eastAsia="Times New Roman" w:hAnsi="Calibri" w:cs="Calibri"/>
                <w:color w:val="000000"/>
                <w:lang w:eastAsia="en-AU"/>
              </w:rPr>
            </w:pPr>
            <w:ins w:id="29087"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88" w:author="KIM, Jason" w:date="2019-04-02T13:39:00Z"/>
                <w:rFonts w:ascii="Calibri" w:eastAsia="Times New Roman" w:hAnsi="Calibri" w:cs="Calibri"/>
                <w:color w:val="000000"/>
                <w:lang w:eastAsia="en-AU"/>
              </w:rPr>
            </w:pPr>
            <w:ins w:id="290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90" w:author="KIM, Jason" w:date="2019-04-02T13:39:00Z"/>
                <w:rFonts w:ascii="Calibri" w:eastAsia="Times New Roman" w:hAnsi="Calibri" w:cs="Calibri"/>
                <w:color w:val="000000"/>
                <w:lang w:eastAsia="en-AU"/>
              </w:rPr>
            </w:pPr>
            <w:ins w:id="29091" w:author="KIM, Jason" w:date="2019-04-02T13:39:00Z">
              <w:r w:rsidRPr="0056388D">
                <w:rPr>
                  <w:rFonts w:ascii="Calibri" w:eastAsia="Times New Roman" w:hAnsi="Calibri" w:cs="Calibri"/>
                  <w:color w:val="000000"/>
                  <w:lang w:eastAsia="en-AU"/>
                </w:rPr>
                <w:t>LLN1469</w:t>
              </w:r>
            </w:ins>
          </w:p>
        </w:tc>
        <w:tc>
          <w:tcPr>
            <w:tcW w:w="933" w:type="pct"/>
            <w:noWrap/>
            <w:hideMark/>
          </w:tcPr>
          <w:p w:rsidR="00110C18" w:rsidRPr="0056388D" w:rsidRDefault="00110C18" w:rsidP="00063728">
            <w:pPr>
              <w:rPr>
                <w:ins w:id="29092" w:author="KIM, Jason" w:date="2019-04-02T13:39:00Z"/>
                <w:rFonts w:ascii="Calibri" w:eastAsia="Times New Roman" w:hAnsi="Calibri" w:cs="Calibri"/>
                <w:color w:val="000000"/>
                <w:lang w:eastAsia="en-AU"/>
              </w:rPr>
            </w:pPr>
            <w:ins w:id="290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94" w:author="KIM, Jason" w:date="2019-04-02T13:39:00Z"/>
                <w:rFonts w:ascii="Calibri" w:eastAsia="Times New Roman" w:hAnsi="Calibri" w:cs="Calibri"/>
                <w:color w:val="000000"/>
                <w:lang w:eastAsia="en-AU"/>
              </w:rPr>
            </w:pPr>
            <w:ins w:id="29095" w:author="KIM, Jason" w:date="2019-04-02T13:39:00Z">
              <w:r w:rsidRPr="0056388D">
                <w:rPr>
                  <w:rFonts w:ascii="Calibri" w:eastAsia="Times New Roman" w:hAnsi="Calibri" w:cs="Calibri"/>
                  <w:color w:val="000000"/>
                  <w:lang w:eastAsia="en-AU"/>
                </w:rPr>
                <w:t>Chainage 6267</w:t>
              </w:r>
            </w:ins>
          </w:p>
        </w:tc>
        <w:tc>
          <w:tcPr>
            <w:tcW w:w="764" w:type="pct"/>
            <w:noWrap/>
            <w:hideMark/>
          </w:tcPr>
          <w:p w:rsidR="00110C18" w:rsidRPr="0056388D" w:rsidRDefault="00110C18" w:rsidP="00063728">
            <w:pPr>
              <w:jc w:val="right"/>
              <w:rPr>
                <w:ins w:id="29096" w:author="KIM, Jason" w:date="2019-04-02T13:39:00Z"/>
                <w:rFonts w:ascii="Calibri" w:eastAsia="Times New Roman" w:hAnsi="Calibri" w:cs="Calibri"/>
                <w:color w:val="000000"/>
                <w:lang w:eastAsia="en-AU"/>
              </w:rPr>
            </w:pPr>
            <w:ins w:id="2909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98" w:author="KIM, Jason" w:date="2019-04-02T13:39:00Z"/>
        </w:trPr>
        <w:tc>
          <w:tcPr>
            <w:tcW w:w="708" w:type="pct"/>
            <w:vMerge/>
          </w:tcPr>
          <w:p w:rsidR="00110C18" w:rsidRPr="0056388D" w:rsidRDefault="00110C18" w:rsidP="00063728">
            <w:pPr>
              <w:rPr>
                <w:ins w:id="29099"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00" w:author="KIM, Jason" w:date="2019-04-02T13:39:00Z"/>
                <w:rFonts w:ascii="Calibri" w:eastAsia="Times New Roman" w:hAnsi="Calibri" w:cs="Calibri"/>
                <w:color w:val="000000"/>
                <w:lang w:eastAsia="en-AU"/>
              </w:rPr>
            </w:pPr>
            <w:ins w:id="29101" w:author="KIM, Jason" w:date="2019-04-02T13:39:00Z">
              <w:r w:rsidRPr="0056388D">
                <w:rPr>
                  <w:rFonts w:ascii="Calibri" w:eastAsia="Times New Roman" w:hAnsi="Calibri" w:cs="Calibri"/>
                  <w:color w:val="000000"/>
                  <w:lang w:eastAsia="en-AU"/>
                </w:rPr>
                <w:t>ELZ10240</w:t>
              </w:r>
            </w:ins>
          </w:p>
        </w:tc>
        <w:tc>
          <w:tcPr>
            <w:tcW w:w="482" w:type="pct"/>
            <w:noWrap/>
          </w:tcPr>
          <w:p w:rsidR="00110C18" w:rsidRPr="0056388D" w:rsidRDefault="00110C18" w:rsidP="00063728">
            <w:pPr>
              <w:rPr>
                <w:ins w:id="29102" w:author="KIM, Jason" w:date="2019-04-02T13:39:00Z"/>
                <w:rFonts w:ascii="Calibri" w:eastAsia="Times New Roman" w:hAnsi="Calibri" w:cs="Calibri"/>
                <w:color w:val="000000"/>
                <w:lang w:eastAsia="en-AU"/>
              </w:rPr>
            </w:pPr>
            <w:ins w:id="29103"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04" w:author="KIM, Jason" w:date="2019-04-02T13:39:00Z"/>
                <w:rFonts w:ascii="Calibri" w:eastAsia="Times New Roman" w:hAnsi="Calibri" w:cs="Calibri"/>
                <w:color w:val="000000"/>
                <w:lang w:eastAsia="en-AU"/>
              </w:rPr>
            </w:pPr>
            <w:ins w:id="29105" w:author="KIM, Jason" w:date="2019-04-02T13:39:00Z">
              <w:r w:rsidRPr="0056388D">
                <w:rPr>
                  <w:rFonts w:ascii="Calibri" w:eastAsia="Times New Roman" w:hAnsi="Calibri" w:cs="Calibri"/>
                  <w:color w:val="000000"/>
                  <w:lang w:eastAsia="en-AU"/>
                </w:rPr>
                <w:t>LLN1470</w:t>
              </w:r>
            </w:ins>
          </w:p>
        </w:tc>
        <w:tc>
          <w:tcPr>
            <w:tcW w:w="933" w:type="pct"/>
            <w:noWrap/>
          </w:tcPr>
          <w:p w:rsidR="00110C18" w:rsidRPr="0056388D" w:rsidRDefault="00110C18" w:rsidP="00063728">
            <w:pPr>
              <w:rPr>
                <w:ins w:id="29106" w:author="KIM, Jason" w:date="2019-04-02T13:39:00Z"/>
                <w:rFonts w:ascii="Calibri" w:eastAsia="Times New Roman" w:hAnsi="Calibri" w:cs="Calibri"/>
                <w:color w:val="000000"/>
                <w:lang w:eastAsia="en-AU"/>
              </w:rPr>
            </w:pPr>
            <w:ins w:id="29107"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08" w:author="KIM, Jason" w:date="2019-04-02T13:39:00Z"/>
                <w:rFonts w:ascii="Calibri" w:eastAsia="Times New Roman" w:hAnsi="Calibri" w:cs="Calibri"/>
                <w:color w:val="000000"/>
                <w:lang w:eastAsia="en-AU"/>
              </w:rPr>
            </w:pPr>
            <w:ins w:id="29109" w:author="KIM, Jason" w:date="2019-04-02T13:39:00Z">
              <w:r w:rsidRPr="0056388D">
                <w:rPr>
                  <w:rFonts w:ascii="Calibri" w:eastAsia="Times New Roman" w:hAnsi="Calibri" w:cs="Calibri"/>
                  <w:color w:val="000000"/>
                  <w:lang w:eastAsia="en-AU"/>
                </w:rPr>
                <w:t>Chainage 6273</w:t>
              </w:r>
            </w:ins>
          </w:p>
        </w:tc>
        <w:tc>
          <w:tcPr>
            <w:tcW w:w="764" w:type="pct"/>
            <w:noWrap/>
          </w:tcPr>
          <w:p w:rsidR="00110C18" w:rsidRDefault="00110C18" w:rsidP="00063728">
            <w:pPr>
              <w:jc w:val="right"/>
              <w:rPr>
                <w:ins w:id="29110" w:author="KIM, Jason" w:date="2019-04-02T13:39:00Z"/>
                <w:rFonts w:ascii="Calibri" w:eastAsia="Times New Roman" w:hAnsi="Calibri" w:cs="Calibri"/>
                <w:color w:val="000000"/>
                <w:lang w:eastAsia="en-AU"/>
              </w:rPr>
            </w:pPr>
            <w:ins w:id="29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12" w:author="KIM, Jason" w:date="2019-04-02T13:39:00Z"/>
        </w:trPr>
        <w:tc>
          <w:tcPr>
            <w:tcW w:w="708" w:type="pct"/>
            <w:vMerge/>
          </w:tcPr>
          <w:p w:rsidR="00110C18" w:rsidRPr="0056388D" w:rsidRDefault="00110C18" w:rsidP="00063728">
            <w:pPr>
              <w:rPr>
                <w:ins w:id="29113"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14" w:author="KIM, Jason" w:date="2019-04-02T13:39:00Z"/>
                <w:rFonts w:ascii="Calibri" w:eastAsia="Times New Roman" w:hAnsi="Calibri" w:cs="Calibri"/>
                <w:color w:val="000000"/>
                <w:lang w:eastAsia="en-AU"/>
              </w:rPr>
            </w:pPr>
            <w:ins w:id="29115"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16" w:author="KIM, Jason" w:date="2019-04-02T13:39:00Z"/>
                <w:rFonts w:ascii="Calibri" w:eastAsia="Times New Roman" w:hAnsi="Calibri" w:cs="Calibri"/>
                <w:color w:val="000000"/>
                <w:lang w:eastAsia="en-AU"/>
              </w:rPr>
            </w:pPr>
            <w:ins w:id="29117"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18" w:author="KIM, Jason" w:date="2019-04-02T13:39:00Z"/>
                <w:rFonts w:ascii="Calibri" w:eastAsia="Times New Roman" w:hAnsi="Calibri" w:cs="Calibri"/>
                <w:color w:val="000000"/>
                <w:lang w:eastAsia="en-AU"/>
              </w:rPr>
            </w:pPr>
            <w:ins w:id="29119" w:author="KIM, Jason" w:date="2019-04-02T13:39:00Z">
              <w:r w:rsidRPr="0056388D">
                <w:rPr>
                  <w:rFonts w:ascii="Calibri" w:eastAsia="Times New Roman" w:hAnsi="Calibri" w:cs="Calibri"/>
                  <w:color w:val="000000"/>
                  <w:lang w:eastAsia="en-AU"/>
                </w:rPr>
                <w:t>LLN1471</w:t>
              </w:r>
            </w:ins>
          </w:p>
        </w:tc>
        <w:tc>
          <w:tcPr>
            <w:tcW w:w="933" w:type="pct"/>
            <w:noWrap/>
          </w:tcPr>
          <w:p w:rsidR="00110C18" w:rsidRPr="0056388D" w:rsidRDefault="00110C18" w:rsidP="00063728">
            <w:pPr>
              <w:rPr>
                <w:ins w:id="29120" w:author="KIM, Jason" w:date="2019-04-02T13:39:00Z"/>
                <w:rFonts w:ascii="Calibri" w:eastAsia="Times New Roman" w:hAnsi="Calibri" w:cs="Calibri"/>
                <w:color w:val="000000"/>
                <w:lang w:eastAsia="en-AU"/>
              </w:rPr>
            </w:pPr>
            <w:ins w:id="29121"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22" w:author="KIM, Jason" w:date="2019-04-02T13:39:00Z"/>
                <w:rFonts w:ascii="Calibri" w:eastAsia="Times New Roman" w:hAnsi="Calibri" w:cs="Calibri"/>
                <w:color w:val="000000"/>
                <w:lang w:eastAsia="en-AU"/>
              </w:rPr>
            </w:pPr>
            <w:ins w:id="29123" w:author="KIM, Jason" w:date="2019-04-02T13:39:00Z">
              <w:r w:rsidRPr="0056388D">
                <w:rPr>
                  <w:rFonts w:ascii="Calibri" w:eastAsia="Times New Roman" w:hAnsi="Calibri" w:cs="Calibri"/>
                  <w:color w:val="000000"/>
                  <w:lang w:eastAsia="en-AU"/>
                </w:rPr>
                <w:t>Chainage 6282</w:t>
              </w:r>
            </w:ins>
          </w:p>
        </w:tc>
        <w:tc>
          <w:tcPr>
            <w:tcW w:w="764" w:type="pct"/>
            <w:noWrap/>
          </w:tcPr>
          <w:p w:rsidR="00110C18" w:rsidRDefault="00110C18" w:rsidP="00063728">
            <w:pPr>
              <w:jc w:val="right"/>
              <w:rPr>
                <w:ins w:id="29124" w:author="KIM, Jason" w:date="2019-04-02T13:39:00Z"/>
                <w:rFonts w:ascii="Calibri" w:eastAsia="Times New Roman" w:hAnsi="Calibri" w:cs="Calibri"/>
                <w:color w:val="000000"/>
                <w:lang w:eastAsia="en-AU"/>
              </w:rPr>
            </w:pPr>
            <w:ins w:id="291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26" w:author="KIM, Jason" w:date="2019-04-02T13:39:00Z"/>
        </w:trPr>
        <w:tc>
          <w:tcPr>
            <w:tcW w:w="708" w:type="pct"/>
            <w:vMerge/>
          </w:tcPr>
          <w:p w:rsidR="00110C18" w:rsidRPr="0056388D" w:rsidRDefault="00110C18" w:rsidP="00063728">
            <w:pPr>
              <w:rPr>
                <w:ins w:id="29127"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28" w:author="KIM, Jason" w:date="2019-04-02T13:39:00Z"/>
                <w:rFonts w:ascii="Calibri" w:eastAsia="Times New Roman" w:hAnsi="Calibri" w:cs="Calibri"/>
                <w:color w:val="000000"/>
                <w:lang w:eastAsia="en-AU"/>
              </w:rPr>
            </w:pPr>
            <w:ins w:id="29129"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30" w:author="KIM, Jason" w:date="2019-04-02T13:39:00Z"/>
                <w:rFonts w:ascii="Calibri" w:eastAsia="Times New Roman" w:hAnsi="Calibri" w:cs="Calibri"/>
                <w:color w:val="000000"/>
                <w:lang w:eastAsia="en-AU"/>
              </w:rPr>
            </w:pPr>
            <w:ins w:id="29131"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32" w:author="KIM, Jason" w:date="2019-04-02T13:39:00Z"/>
                <w:rFonts w:ascii="Calibri" w:eastAsia="Times New Roman" w:hAnsi="Calibri" w:cs="Calibri"/>
                <w:color w:val="000000"/>
                <w:lang w:eastAsia="en-AU"/>
              </w:rPr>
            </w:pPr>
            <w:ins w:id="29133" w:author="KIM, Jason" w:date="2019-04-02T13:39:00Z">
              <w:r w:rsidRPr="0056388D">
                <w:rPr>
                  <w:rFonts w:ascii="Calibri" w:eastAsia="Times New Roman" w:hAnsi="Calibri" w:cs="Calibri"/>
                  <w:color w:val="000000"/>
                  <w:lang w:eastAsia="en-AU"/>
                </w:rPr>
                <w:t>LLN1472</w:t>
              </w:r>
            </w:ins>
          </w:p>
        </w:tc>
        <w:tc>
          <w:tcPr>
            <w:tcW w:w="933" w:type="pct"/>
            <w:noWrap/>
          </w:tcPr>
          <w:p w:rsidR="00110C18" w:rsidRPr="0056388D" w:rsidRDefault="00110C18" w:rsidP="00063728">
            <w:pPr>
              <w:rPr>
                <w:ins w:id="29134" w:author="KIM, Jason" w:date="2019-04-02T13:39:00Z"/>
                <w:rFonts w:ascii="Calibri" w:eastAsia="Times New Roman" w:hAnsi="Calibri" w:cs="Calibri"/>
                <w:color w:val="000000"/>
                <w:lang w:eastAsia="en-AU"/>
              </w:rPr>
            </w:pPr>
            <w:ins w:id="29135"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36" w:author="KIM, Jason" w:date="2019-04-02T13:39:00Z"/>
                <w:rFonts w:ascii="Calibri" w:eastAsia="Times New Roman" w:hAnsi="Calibri" w:cs="Calibri"/>
                <w:color w:val="000000"/>
                <w:lang w:eastAsia="en-AU"/>
              </w:rPr>
            </w:pPr>
            <w:ins w:id="29137" w:author="KIM, Jason" w:date="2019-04-02T13:39:00Z">
              <w:r w:rsidRPr="0056388D">
                <w:rPr>
                  <w:rFonts w:ascii="Calibri" w:eastAsia="Times New Roman" w:hAnsi="Calibri" w:cs="Calibri"/>
                  <w:color w:val="000000"/>
                  <w:lang w:eastAsia="en-AU"/>
                </w:rPr>
                <w:t>Chainage 6292</w:t>
              </w:r>
            </w:ins>
          </w:p>
        </w:tc>
        <w:tc>
          <w:tcPr>
            <w:tcW w:w="764" w:type="pct"/>
            <w:noWrap/>
          </w:tcPr>
          <w:p w:rsidR="00110C18" w:rsidRDefault="00110C18" w:rsidP="00063728">
            <w:pPr>
              <w:jc w:val="right"/>
              <w:rPr>
                <w:ins w:id="29138" w:author="KIM, Jason" w:date="2019-04-02T13:39:00Z"/>
                <w:rFonts w:ascii="Calibri" w:eastAsia="Times New Roman" w:hAnsi="Calibri" w:cs="Calibri"/>
                <w:color w:val="000000"/>
                <w:lang w:eastAsia="en-AU"/>
              </w:rPr>
            </w:pPr>
            <w:ins w:id="291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40" w:author="KIM, Jason" w:date="2019-04-02T13:39:00Z"/>
        </w:trPr>
        <w:tc>
          <w:tcPr>
            <w:tcW w:w="708" w:type="pct"/>
            <w:vMerge/>
          </w:tcPr>
          <w:p w:rsidR="00110C18" w:rsidRPr="0056388D" w:rsidRDefault="00110C18" w:rsidP="00063728">
            <w:pPr>
              <w:rPr>
                <w:ins w:id="29141"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42" w:author="KIM, Jason" w:date="2019-04-02T13:39:00Z"/>
                <w:rFonts w:ascii="Calibri" w:eastAsia="Times New Roman" w:hAnsi="Calibri" w:cs="Calibri"/>
                <w:color w:val="000000"/>
                <w:lang w:eastAsia="en-AU"/>
              </w:rPr>
            </w:pPr>
            <w:ins w:id="29143"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44" w:author="KIM, Jason" w:date="2019-04-02T13:39:00Z"/>
                <w:rFonts w:ascii="Calibri" w:eastAsia="Times New Roman" w:hAnsi="Calibri" w:cs="Calibri"/>
                <w:color w:val="000000"/>
                <w:lang w:eastAsia="en-AU"/>
              </w:rPr>
            </w:pPr>
            <w:ins w:id="29145"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46" w:author="KIM, Jason" w:date="2019-04-02T13:39:00Z"/>
                <w:rFonts w:ascii="Calibri" w:eastAsia="Times New Roman" w:hAnsi="Calibri" w:cs="Calibri"/>
                <w:color w:val="000000"/>
                <w:lang w:eastAsia="en-AU"/>
              </w:rPr>
            </w:pPr>
            <w:ins w:id="29147" w:author="KIM, Jason" w:date="2019-04-02T13:39:00Z">
              <w:r w:rsidRPr="0056388D">
                <w:rPr>
                  <w:rFonts w:ascii="Calibri" w:eastAsia="Times New Roman" w:hAnsi="Calibri" w:cs="Calibri"/>
                  <w:color w:val="000000"/>
                  <w:lang w:eastAsia="en-AU"/>
                </w:rPr>
                <w:t>LLN1473</w:t>
              </w:r>
            </w:ins>
          </w:p>
        </w:tc>
        <w:tc>
          <w:tcPr>
            <w:tcW w:w="933" w:type="pct"/>
            <w:noWrap/>
          </w:tcPr>
          <w:p w:rsidR="00110C18" w:rsidRPr="0056388D" w:rsidRDefault="00110C18" w:rsidP="00063728">
            <w:pPr>
              <w:rPr>
                <w:ins w:id="29148" w:author="KIM, Jason" w:date="2019-04-02T13:39:00Z"/>
                <w:rFonts w:ascii="Calibri" w:eastAsia="Times New Roman" w:hAnsi="Calibri" w:cs="Calibri"/>
                <w:color w:val="000000"/>
                <w:lang w:eastAsia="en-AU"/>
              </w:rPr>
            </w:pPr>
            <w:ins w:id="29149"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50" w:author="KIM, Jason" w:date="2019-04-02T13:39:00Z"/>
                <w:rFonts w:ascii="Calibri" w:eastAsia="Times New Roman" w:hAnsi="Calibri" w:cs="Calibri"/>
                <w:color w:val="000000"/>
                <w:lang w:eastAsia="en-AU"/>
              </w:rPr>
            </w:pPr>
            <w:ins w:id="29151" w:author="KIM, Jason" w:date="2019-04-02T13:39:00Z">
              <w:r w:rsidRPr="0056388D">
                <w:rPr>
                  <w:rFonts w:ascii="Calibri" w:eastAsia="Times New Roman" w:hAnsi="Calibri" w:cs="Calibri"/>
                  <w:color w:val="000000"/>
                  <w:lang w:eastAsia="en-AU"/>
                </w:rPr>
                <w:t>Chainage 6301</w:t>
              </w:r>
            </w:ins>
          </w:p>
        </w:tc>
        <w:tc>
          <w:tcPr>
            <w:tcW w:w="764" w:type="pct"/>
            <w:noWrap/>
          </w:tcPr>
          <w:p w:rsidR="00110C18" w:rsidRDefault="00110C18" w:rsidP="00063728">
            <w:pPr>
              <w:jc w:val="right"/>
              <w:rPr>
                <w:ins w:id="29152" w:author="KIM, Jason" w:date="2019-04-02T13:39:00Z"/>
                <w:rFonts w:ascii="Calibri" w:eastAsia="Times New Roman" w:hAnsi="Calibri" w:cs="Calibri"/>
                <w:color w:val="000000"/>
                <w:lang w:eastAsia="en-AU"/>
              </w:rPr>
            </w:pPr>
            <w:ins w:id="29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54" w:author="KIM, Jason" w:date="2019-04-02T13:39:00Z"/>
        </w:trPr>
        <w:tc>
          <w:tcPr>
            <w:tcW w:w="708" w:type="pct"/>
            <w:vMerge/>
          </w:tcPr>
          <w:p w:rsidR="00110C18" w:rsidRPr="0056388D" w:rsidRDefault="00110C18" w:rsidP="00063728">
            <w:pPr>
              <w:rPr>
                <w:ins w:id="29155"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56" w:author="KIM, Jason" w:date="2019-04-02T13:39:00Z"/>
                <w:rFonts w:ascii="Calibri" w:eastAsia="Times New Roman" w:hAnsi="Calibri" w:cs="Calibri"/>
                <w:color w:val="000000"/>
                <w:lang w:eastAsia="en-AU"/>
              </w:rPr>
            </w:pPr>
            <w:ins w:id="29157"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58" w:author="KIM, Jason" w:date="2019-04-02T13:39:00Z"/>
                <w:rFonts w:ascii="Calibri" w:eastAsia="Times New Roman" w:hAnsi="Calibri" w:cs="Calibri"/>
                <w:color w:val="000000"/>
                <w:lang w:eastAsia="en-AU"/>
              </w:rPr>
            </w:pPr>
            <w:ins w:id="29159"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60" w:author="KIM, Jason" w:date="2019-04-02T13:39:00Z"/>
                <w:rFonts w:ascii="Calibri" w:eastAsia="Times New Roman" w:hAnsi="Calibri" w:cs="Calibri"/>
                <w:color w:val="000000"/>
                <w:lang w:eastAsia="en-AU"/>
              </w:rPr>
            </w:pPr>
            <w:ins w:id="29161" w:author="KIM, Jason" w:date="2019-04-02T13:39:00Z">
              <w:r w:rsidRPr="0056388D">
                <w:rPr>
                  <w:rFonts w:ascii="Calibri" w:eastAsia="Times New Roman" w:hAnsi="Calibri" w:cs="Calibri"/>
                  <w:color w:val="000000"/>
                  <w:lang w:eastAsia="en-AU"/>
                </w:rPr>
                <w:t>LLN1474</w:t>
              </w:r>
            </w:ins>
          </w:p>
        </w:tc>
        <w:tc>
          <w:tcPr>
            <w:tcW w:w="933" w:type="pct"/>
            <w:noWrap/>
          </w:tcPr>
          <w:p w:rsidR="00110C18" w:rsidRPr="0056388D" w:rsidRDefault="00110C18" w:rsidP="00063728">
            <w:pPr>
              <w:rPr>
                <w:ins w:id="29162" w:author="KIM, Jason" w:date="2019-04-02T13:39:00Z"/>
                <w:rFonts w:ascii="Calibri" w:eastAsia="Times New Roman" w:hAnsi="Calibri" w:cs="Calibri"/>
                <w:color w:val="000000"/>
                <w:lang w:eastAsia="en-AU"/>
              </w:rPr>
            </w:pPr>
            <w:ins w:id="29163"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64" w:author="KIM, Jason" w:date="2019-04-02T13:39:00Z"/>
                <w:rFonts w:ascii="Calibri" w:eastAsia="Times New Roman" w:hAnsi="Calibri" w:cs="Calibri"/>
                <w:color w:val="000000"/>
                <w:lang w:eastAsia="en-AU"/>
              </w:rPr>
            </w:pPr>
            <w:ins w:id="29165" w:author="KIM, Jason" w:date="2019-04-02T13:39:00Z">
              <w:r w:rsidRPr="0056388D">
                <w:rPr>
                  <w:rFonts w:ascii="Calibri" w:eastAsia="Times New Roman" w:hAnsi="Calibri" w:cs="Calibri"/>
                  <w:color w:val="000000"/>
                  <w:lang w:eastAsia="en-AU"/>
                </w:rPr>
                <w:t>Chainage 6311</w:t>
              </w:r>
            </w:ins>
          </w:p>
        </w:tc>
        <w:tc>
          <w:tcPr>
            <w:tcW w:w="764" w:type="pct"/>
            <w:noWrap/>
          </w:tcPr>
          <w:p w:rsidR="00110C18" w:rsidRDefault="00110C18" w:rsidP="00063728">
            <w:pPr>
              <w:jc w:val="right"/>
              <w:rPr>
                <w:ins w:id="29166" w:author="KIM, Jason" w:date="2019-04-02T13:39:00Z"/>
                <w:rFonts w:ascii="Calibri" w:eastAsia="Times New Roman" w:hAnsi="Calibri" w:cs="Calibri"/>
                <w:color w:val="000000"/>
                <w:lang w:eastAsia="en-AU"/>
              </w:rPr>
            </w:pPr>
            <w:ins w:id="29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68" w:author="KIM, Jason" w:date="2019-04-02T13:39:00Z"/>
        </w:trPr>
        <w:tc>
          <w:tcPr>
            <w:tcW w:w="708" w:type="pct"/>
            <w:vMerge/>
          </w:tcPr>
          <w:p w:rsidR="00110C18" w:rsidRPr="0056388D" w:rsidRDefault="00110C18" w:rsidP="00063728">
            <w:pPr>
              <w:rPr>
                <w:ins w:id="29169"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70" w:author="KIM, Jason" w:date="2019-04-02T13:39:00Z"/>
                <w:rFonts w:ascii="Calibri" w:eastAsia="Times New Roman" w:hAnsi="Calibri" w:cs="Calibri"/>
                <w:color w:val="000000"/>
                <w:lang w:eastAsia="en-AU"/>
              </w:rPr>
            </w:pPr>
            <w:ins w:id="29171"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72" w:author="KIM, Jason" w:date="2019-04-02T13:39:00Z"/>
                <w:rFonts w:ascii="Calibri" w:eastAsia="Times New Roman" w:hAnsi="Calibri" w:cs="Calibri"/>
                <w:color w:val="000000"/>
                <w:lang w:eastAsia="en-AU"/>
              </w:rPr>
            </w:pPr>
            <w:ins w:id="29173"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74" w:author="KIM, Jason" w:date="2019-04-02T13:39:00Z"/>
                <w:rFonts w:ascii="Calibri" w:eastAsia="Times New Roman" w:hAnsi="Calibri" w:cs="Calibri"/>
                <w:color w:val="000000"/>
                <w:lang w:eastAsia="en-AU"/>
              </w:rPr>
            </w:pPr>
            <w:ins w:id="29175" w:author="KIM, Jason" w:date="2019-04-02T13:39:00Z">
              <w:r w:rsidRPr="0056388D">
                <w:rPr>
                  <w:rFonts w:ascii="Calibri" w:eastAsia="Times New Roman" w:hAnsi="Calibri" w:cs="Calibri"/>
                  <w:color w:val="000000"/>
                  <w:lang w:eastAsia="en-AU"/>
                </w:rPr>
                <w:t>LLN1475</w:t>
              </w:r>
            </w:ins>
          </w:p>
        </w:tc>
        <w:tc>
          <w:tcPr>
            <w:tcW w:w="933" w:type="pct"/>
            <w:noWrap/>
          </w:tcPr>
          <w:p w:rsidR="00110C18" w:rsidRPr="0056388D" w:rsidRDefault="00110C18" w:rsidP="00063728">
            <w:pPr>
              <w:rPr>
                <w:ins w:id="29176" w:author="KIM, Jason" w:date="2019-04-02T13:39:00Z"/>
                <w:rFonts w:ascii="Calibri" w:eastAsia="Times New Roman" w:hAnsi="Calibri" w:cs="Calibri"/>
                <w:color w:val="000000"/>
                <w:lang w:eastAsia="en-AU"/>
              </w:rPr>
            </w:pPr>
            <w:ins w:id="29177"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78" w:author="KIM, Jason" w:date="2019-04-02T13:39:00Z"/>
                <w:rFonts w:ascii="Calibri" w:eastAsia="Times New Roman" w:hAnsi="Calibri" w:cs="Calibri"/>
                <w:color w:val="000000"/>
                <w:lang w:eastAsia="en-AU"/>
              </w:rPr>
            </w:pPr>
            <w:ins w:id="29179" w:author="KIM, Jason" w:date="2019-04-02T13:39:00Z">
              <w:r w:rsidRPr="0056388D">
                <w:rPr>
                  <w:rFonts w:ascii="Calibri" w:eastAsia="Times New Roman" w:hAnsi="Calibri" w:cs="Calibri"/>
                  <w:color w:val="000000"/>
                  <w:lang w:eastAsia="en-AU"/>
                </w:rPr>
                <w:t>Chainage 6321</w:t>
              </w:r>
            </w:ins>
          </w:p>
        </w:tc>
        <w:tc>
          <w:tcPr>
            <w:tcW w:w="764" w:type="pct"/>
            <w:noWrap/>
          </w:tcPr>
          <w:p w:rsidR="00110C18" w:rsidRDefault="00110C18" w:rsidP="00063728">
            <w:pPr>
              <w:jc w:val="right"/>
              <w:rPr>
                <w:ins w:id="29180" w:author="KIM, Jason" w:date="2019-04-02T13:39:00Z"/>
                <w:rFonts w:ascii="Calibri" w:eastAsia="Times New Roman" w:hAnsi="Calibri" w:cs="Calibri"/>
                <w:color w:val="000000"/>
                <w:lang w:eastAsia="en-AU"/>
              </w:rPr>
            </w:pPr>
            <w:ins w:id="291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82" w:author="KIM, Jason" w:date="2019-04-02T13:39:00Z"/>
        </w:trPr>
        <w:tc>
          <w:tcPr>
            <w:tcW w:w="708" w:type="pct"/>
            <w:vMerge w:val="restart"/>
            <w:noWrap/>
            <w:hideMark/>
          </w:tcPr>
          <w:p w:rsidR="00110C18" w:rsidRPr="0056388D" w:rsidRDefault="00110C18" w:rsidP="00063728">
            <w:pPr>
              <w:rPr>
                <w:ins w:id="29183" w:author="KIM, Jason" w:date="2019-04-02T13:39:00Z"/>
                <w:rFonts w:ascii="Calibri" w:eastAsia="Times New Roman" w:hAnsi="Calibri" w:cs="Calibri"/>
                <w:color w:val="000000"/>
                <w:lang w:eastAsia="en-AU"/>
              </w:rPr>
            </w:pPr>
            <w:ins w:id="29184" w:author="KIM, Jason" w:date="2019-04-02T13:39:00Z">
              <w:r w:rsidRPr="0056388D">
                <w:rPr>
                  <w:rFonts w:ascii="Calibri" w:eastAsia="Times New Roman" w:hAnsi="Calibri" w:cs="Calibri"/>
                  <w:color w:val="000000"/>
                  <w:lang w:eastAsia="en-AU"/>
                </w:rPr>
                <w:t>LLE46K81</w:t>
              </w:r>
            </w:ins>
          </w:p>
        </w:tc>
        <w:tc>
          <w:tcPr>
            <w:tcW w:w="605" w:type="pct"/>
            <w:noWrap/>
            <w:hideMark/>
          </w:tcPr>
          <w:p w:rsidR="00110C18" w:rsidRPr="0056388D" w:rsidRDefault="00110C18" w:rsidP="00063728">
            <w:pPr>
              <w:rPr>
                <w:ins w:id="29185" w:author="KIM, Jason" w:date="2019-04-02T13:39:00Z"/>
                <w:rFonts w:ascii="Calibri" w:eastAsia="Times New Roman" w:hAnsi="Calibri" w:cs="Calibri"/>
                <w:color w:val="000000"/>
                <w:lang w:eastAsia="en-AU"/>
              </w:rPr>
            </w:pPr>
            <w:ins w:id="29186"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187" w:author="KIM, Jason" w:date="2019-04-02T13:39:00Z"/>
                <w:rFonts w:ascii="Calibri" w:eastAsia="Times New Roman" w:hAnsi="Calibri" w:cs="Calibri"/>
                <w:color w:val="000000"/>
                <w:lang w:eastAsia="en-AU"/>
              </w:rPr>
            </w:pPr>
            <w:ins w:id="291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189" w:author="KIM, Jason" w:date="2019-04-02T13:39:00Z"/>
                <w:rFonts w:ascii="Calibri" w:eastAsia="Times New Roman" w:hAnsi="Calibri" w:cs="Calibri"/>
                <w:color w:val="000000"/>
                <w:lang w:eastAsia="en-AU"/>
              </w:rPr>
            </w:pPr>
            <w:ins w:id="29190" w:author="KIM, Jason" w:date="2019-04-02T13:39:00Z">
              <w:r w:rsidRPr="0056388D">
                <w:rPr>
                  <w:rFonts w:ascii="Calibri" w:eastAsia="Times New Roman" w:hAnsi="Calibri" w:cs="Calibri"/>
                  <w:color w:val="000000"/>
                  <w:lang w:eastAsia="en-AU"/>
                </w:rPr>
                <w:t>LLS2482</w:t>
              </w:r>
            </w:ins>
          </w:p>
        </w:tc>
        <w:tc>
          <w:tcPr>
            <w:tcW w:w="933" w:type="pct"/>
            <w:noWrap/>
            <w:hideMark/>
          </w:tcPr>
          <w:p w:rsidR="00110C18" w:rsidRPr="0056388D" w:rsidRDefault="00110C18" w:rsidP="00063728">
            <w:pPr>
              <w:rPr>
                <w:ins w:id="29191" w:author="KIM, Jason" w:date="2019-04-02T13:39:00Z"/>
                <w:rFonts w:ascii="Calibri" w:eastAsia="Times New Roman" w:hAnsi="Calibri" w:cs="Calibri"/>
                <w:color w:val="000000"/>
                <w:lang w:eastAsia="en-AU"/>
              </w:rPr>
            </w:pPr>
            <w:ins w:id="291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193" w:author="KIM, Jason" w:date="2019-04-02T13:39:00Z"/>
                <w:rFonts w:ascii="Calibri" w:eastAsia="Times New Roman" w:hAnsi="Calibri" w:cs="Calibri"/>
                <w:color w:val="000000"/>
                <w:lang w:eastAsia="en-AU"/>
              </w:rPr>
            </w:pPr>
            <w:ins w:id="29194" w:author="KIM, Jason" w:date="2019-04-02T13:39:00Z">
              <w:r w:rsidRPr="0056388D">
                <w:rPr>
                  <w:rFonts w:ascii="Calibri" w:eastAsia="Times New Roman" w:hAnsi="Calibri" w:cs="Calibri"/>
                  <w:color w:val="000000"/>
                  <w:lang w:eastAsia="en-AU"/>
                </w:rPr>
                <w:t>Chainage 6152</w:t>
              </w:r>
            </w:ins>
          </w:p>
        </w:tc>
        <w:tc>
          <w:tcPr>
            <w:tcW w:w="764" w:type="pct"/>
            <w:noWrap/>
            <w:hideMark/>
          </w:tcPr>
          <w:p w:rsidR="00110C18" w:rsidRPr="0056388D" w:rsidRDefault="00110C18" w:rsidP="00063728">
            <w:pPr>
              <w:jc w:val="right"/>
              <w:rPr>
                <w:ins w:id="29195" w:author="KIM, Jason" w:date="2019-04-02T13:39:00Z"/>
                <w:rFonts w:ascii="Calibri" w:eastAsia="Times New Roman" w:hAnsi="Calibri" w:cs="Calibri"/>
                <w:color w:val="000000"/>
                <w:lang w:eastAsia="en-AU"/>
              </w:rPr>
            </w:pPr>
            <w:ins w:id="2919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197" w:author="KIM, Jason" w:date="2019-04-02T13:39:00Z"/>
        </w:trPr>
        <w:tc>
          <w:tcPr>
            <w:tcW w:w="708" w:type="pct"/>
            <w:vMerge/>
            <w:hideMark/>
          </w:tcPr>
          <w:p w:rsidR="00110C18" w:rsidRPr="0056388D" w:rsidRDefault="00110C18" w:rsidP="00063728">
            <w:pPr>
              <w:rPr>
                <w:ins w:id="291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199" w:author="KIM, Jason" w:date="2019-04-02T13:39:00Z"/>
                <w:rFonts w:ascii="Calibri" w:eastAsia="Times New Roman" w:hAnsi="Calibri" w:cs="Calibri"/>
                <w:color w:val="000000"/>
                <w:lang w:eastAsia="en-AU"/>
              </w:rPr>
            </w:pPr>
            <w:ins w:id="29200"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01" w:author="KIM, Jason" w:date="2019-04-02T13:39:00Z"/>
                <w:rFonts w:ascii="Calibri" w:eastAsia="Times New Roman" w:hAnsi="Calibri" w:cs="Calibri"/>
                <w:color w:val="000000"/>
                <w:lang w:eastAsia="en-AU"/>
              </w:rPr>
            </w:pPr>
            <w:ins w:id="292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03" w:author="KIM, Jason" w:date="2019-04-02T13:39:00Z"/>
                <w:rFonts w:ascii="Calibri" w:eastAsia="Times New Roman" w:hAnsi="Calibri" w:cs="Calibri"/>
                <w:color w:val="000000"/>
                <w:lang w:eastAsia="en-AU"/>
              </w:rPr>
            </w:pPr>
            <w:ins w:id="29204" w:author="KIM, Jason" w:date="2019-04-02T13:39:00Z">
              <w:r w:rsidRPr="0056388D">
                <w:rPr>
                  <w:rFonts w:ascii="Calibri" w:eastAsia="Times New Roman" w:hAnsi="Calibri" w:cs="Calibri"/>
                  <w:color w:val="000000"/>
                  <w:lang w:eastAsia="en-AU"/>
                </w:rPr>
                <w:t>LLS2483</w:t>
              </w:r>
            </w:ins>
          </w:p>
        </w:tc>
        <w:tc>
          <w:tcPr>
            <w:tcW w:w="933" w:type="pct"/>
            <w:noWrap/>
            <w:hideMark/>
          </w:tcPr>
          <w:p w:rsidR="00110C18" w:rsidRPr="0056388D" w:rsidRDefault="00110C18" w:rsidP="00063728">
            <w:pPr>
              <w:rPr>
                <w:ins w:id="29205" w:author="KIM, Jason" w:date="2019-04-02T13:39:00Z"/>
                <w:rFonts w:ascii="Calibri" w:eastAsia="Times New Roman" w:hAnsi="Calibri" w:cs="Calibri"/>
                <w:color w:val="000000"/>
                <w:lang w:eastAsia="en-AU"/>
              </w:rPr>
            </w:pPr>
            <w:ins w:id="292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07" w:author="KIM, Jason" w:date="2019-04-02T13:39:00Z"/>
                <w:rFonts w:ascii="Calibri" w:eastAsia="Times New Roman" w:hAnsi="Calibri" w:cs="Calibri"/>
                <w:color w:val="000000"/>
                <w:lang w:eastAsia="en-AU"/>
              </w:rPr>
            </w:pPr>
            <w:ins w:id="29208" w:author="KIM, Jason" w:date="2019-04-02T13:39:00Z">
              <w:r w:rsidRPr="0056388D">
                <w:rPr>
                  <w:rFonts w:ascii="Calibri" w:eastAsia="Times New Roman" w:hAnsi="Calibri" w:cs="Calibri"/>
                  <w:color w:val="000000"/>
                  <w:lang w:eastAsia="en-AU"/>
                </w:rPr>
                <w:t>Chainage 6161</w:t>
              </w:r>
            </w:ins>
          </w:p>
        </w:tc>
        <w:tc>
          <w:tcPr>
            <w:tcW w:w="764" w:type="pct"/>
            <w:noWrap/>
            <w:hideMark/>
          </w:tcPr>
          <w:p w:rsidR="00110C18" w:rsidRPr="0056388D" w:rsidRDefault="00110C18" w:rsidP="00063728">
            <w:pPr>
              <w:jc w:val="right"/>
              <w:rPr>
                <w:ins w:id="29209" w:author="KIM, Jason" w:date="2019-04-02T13:39:00Z"/>
                <w:rFonts w:ascii="Calibri" w:eastAsia="Times New Roman" w:hAnsi="Calibri" w:cs="Calibri"/>
                <w:color w:val="000000"/>
                <w:lang w:eastAsia="en-AU"/>
              </w:rPr>
            </w:pPr>
            <w:ins w:id="2921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11" w:author="KIM, Jason" w:date="2019-04-02T13:39:00Z"/>
        </w:trPr>
        <w:tc>
          <w:tcPr>
            <w:tcW w:w="708" w:type="pct"/>
            <w:vMerge/>
            <w:hideMark/>
          </w:tcPr>
          <w:p w:rsidR="00110C18" w:rsidRPr="0056388D" w:rsidRDefault="00110C18" w:rsidP="00063728">
            <w:pPr>
              <w:rPr>
                <w:ins w:id="292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13" w:author="KIM, Jason" w:date="2019-04-02T13:39:00Z"/>
                <w:rFonts w:ascii="Calibri" w:eastAsia="Times New Roman" w:hAnsi="Calibri" w:cs="Calibri"/>
                <w:color w:val="000000"/>
                <w:lang w:eastAsia="en-AU"/>
              </w:rPr>
            </w:pPr>
            <w:ins w:id="29214"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15" w:author="KIM, Jason" w:date="2019-04-02T13:39:00Z"/>
                <w:rFonts w:ascii="Calibri" w:eastAsia="Times New Roman" w:hAnsi="Calibri" w:cs="Calibri"/>
                <w:color w:val="000000"/>
                <w:lang w:eastAsia="en-AU"/>
              </w:rPr>
            </w:pPr>
            <w:ins w:id="292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17" w:author="KIM, Jason" w:date="2019-04-02T13:39:00Z"/>
                <w:rFonts w:ascii="Calibri" w:eastAsia="Times New Roman" w:hAnsi="Calibri" w:cs="Calibri"/>
                <w:color w:val="000000"/>
                <w:lang w:eastAsia="en-AU"/>
              </w:rPr>
            </w:pPr>
            <w:ins w:id="29218" w:author="KIM, Jason" w:date="2019-04-02T13:39:00Z">
              <w:r w:rsidRPr="0056388D">
                <w:rPr>
                  <w:rFonts w:ascii="Calibri" w:eastAsia="Times New Roman" w:hAnsi="Calibri" w:cs="Calibri"/>
                  <w:color w:val="000000"/>
                  <w:lang w:eastAsia="en-AU"/>
                </w:rPr>
                <w:t>LLS2484</w:t>
              </w:r>
            </w:ins>
          </w:p>
        </w:tc>
        <w:tc>
          <w:tcPr>
            <w:tcW w:w="933" w:type="pct"/>
            <w:noWrap/>
            <w:hideMark/>
          </w:tcPr>
          <w:p w:rsidR="00110C18" w:rsidRPr="0056388D" w:rsidRDefault="00110C18" w:rsidP="00063728">
            <w:pPr>
              <w:rPr>
                <w:ins w:id="29219" w:author="KIM, Jason" w:date="2019-04-02T13:39:00Z"/>
                <w:rFonts w:ascii="Calibri" w:eastAsia="Times New Roman" w:hAnsi="Calibri" w:cs="Calibri"/>
                <w:color w:val="000000"/>
                <w:lang w:eastAsia="en-AU"/>
              </w:rPr>
            </w:pPr>
            <w:ins w:id="292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21" w:author="KIM, Jason" w:date="2019-04-02T13:39:00Z"/>
                <w:rFonts w:ascii="Calibri" w:eastAsia="Times New Roman" w:hAnsi="Calibri" w:cs="Calibri"/>
                <w:color w:val="000000"/>
                <w:lang w:eastAsia="en-AU"/>
              </w:rPr>
            </w:pPr>
            <w:ins w:id="29222" w:author="KIM, Jason" w:date="2019-04-02T13:39:00Z">
              <w:r w:rsidRPr="0056388D">
                <w:rPr>
                  <w:rFonts w:ascii="Calibri" w:eastAsia="Times New Roman" w:hAnsi="Calibri" w:cs="Calibri"/>
                  <w:color w:val="000000"/>
                  <w:lang w:eastAsia="en-AU"/>
                </w:rPr>
                <w:t>Chainage 6171</w:t>
              </w:r>
            </w:ins>
          </w:p>
        </w:tc>
        <w:tc>
          <w:tcPr>
            <w:tcW w:w="764" w:type="pct"/>
            <w:noWrap/>
            <w:hideMark/>
          </w:tcPr>
          <w:p w:rsidR="00110C18" w:rsidRPr="0056388D" w:rsidRDefault="00110C18" w:rsidP="00063728">
            <w:pPr>
              <w:jc w:val="right"/>
              <w:rPr>
                <w:ins w:id="29223" w:author="KIM, Jason" w:date="2019-04-02T13:39:00Z"/>
                <w:rFonts w:ascii="Calibri" w:eastAsia="Times New Roman" w:hAnsi="Calibri" w:cs="Calibri"/>
                <w:color w:val="000000"/>
                <w:lang w:eastAsia="en-AU"/>
              </w:rPr>
            </w:pPr>
            <w:ins w:id="2922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25" w:author="KIM, Jason" w:date="2019-04-02T13:39:00Z"/>
        </w:trPr>
        <w:tc>
          <w:tcPr>
            <w:tcW w:w="708" w:type="pct"/>
            <w:vMerge/>
            <w:hideMark/>
          </w:tcPr>
          <w:p w:rsidR="00110C18" w:rsidRPr="0056388D" w:rsidRDefault="00110C18" w:rsidP="00063728">
            <w:pPr>
              <w:rPr>
                <w:ins w:id="292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27" w:author="KIM, Jason" w:date="2019-04-02T13:39:00Z"/>
                <w:rFonts w:ascii="Calibri" w:eastAsia="Times New Roman" w:hAnsi="Calibri" w:cs="Calibri"/>
                <w:color w:val="000000"/>
                <w:lang w:eastAsia="en-AU"/>
              </w:rPr>
            </w:pPr>
            <w:ins w:id="29228"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29" w:author="KIM, Jason" w:date="2019-04-02T13:39:00Z"/>
                <w:rFonts w:ascii="Calibri" w:eastAsia="Times New Roman" w:hAnsi="Calibri" w:cs="Calibri"/>
                <w:color w:val="000000"/>
                <w:lang w:eastAsia="en-AU"/>
              </w:rPr>
            </w:pPr>
            <w:ins w:id="292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31" w:author="KIM, Jason" w:date="2019-04-02T13:39:00Z"/>
                <w:rFonts w:ascii="Calibri" w:eastAsia="Times New Roman" w:hAnsi="Calibri" w:cs="Calibri"/>
                <w:color w:val="000000"/>
                <w:lang w:eastAsia="en-AU"/>
              </w:rPr>
            </w:pPr>
            <w:ins w:id="29232" w:author="KIM, Jason" w:date="2019-04-02T13:39:00Z">
              <w:r w:rsidRPr="0056388D">
                <w:rPr>
                  <w:rFonts w:ascii="Calibri" w:eastAsia="Times New Roman" w:hAnsi="Calibri" w:cs="Calibri"/>
                  <w:color w:val="000000"/>
                  <w:lang w:eastAsia="en-AU"/>
                </w:rPr>
                <w:t>LLS2485</w:t>
              </w:r>
            </w:ins>
          </w:p>
        </w:tc>
        <w:tc>
          <w:tcPr>
            <w:tcW w:w="933" w:type="pct"/>
            <w:noWrap/>
            <w:hideMark/>
          </w:tcPr>
          <w:p w:rsidR="00110C18" w:rsidRPr="0056388D" w:rsidRDefault="00110C18" w:rsidP="00063728">
            <w:pPr>
              <w:rPr>
                <w:ins w:id="29233" w:author="KIM, Jason" w:date="2019-04-02T13:39:00Z"/>
                <w:rFonts w:ascii="Calibri" w:eastAsia="Times New Roman" w:hAnsi="Calibri" w:cs="Calibri"/>
                <w:color w:val="000000"/>
                <w:lang w:eastAsia="en-AU"/>
              </w:rPr>
            </w:pPr>
            <w:ins w:id="292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35" w:author="KIM, Jason" w:date="2019-04-02T13:39:00Z"/>
                <w:rFonts w:ascii="Calibri" w:eastAsia="Times New Roman" w:hAnsi="Calibri" w:cs="Calibri"/>
                <w:color w:val="000000"/>
                <w:lang w:eastAsia="en-AU"/>
              </w:rPr>
            </w:pPr>
            <w:ins w:id="29236" w:author="KIM, Jason" w:date="2019-04-02T13:39:00Z">
              <w:r w:rsidRPr="0056388D">
                <w:rPr>
                  <w:rFonts w:ascii="Calibri" w:eastAsia="Times New Roman" w:hAnsi="Calibri" w:cs="Calibri"/>
                  <w:color w:val="000000"/>
                  <w:lang w:eastAsia="en-AU"/>
                </w:rPr>
                <w:t>Chainage 6180</w:t>
              </w:r>
            </w:ins>
          </w:p>
        </w:tc>
        <w:tc>
          <w:tcPr>
            <w:tcW w:w="764" w:type="pct"/>
            <w:noWrap/>
            <w:hideMark/>
          </w:tcPr>
          <w:p w:rsidR="00110C18" w:rsidRPr="0056388D" w:rsidRDefault="00110C18" w:rsidP="00063728">
            <w:pPr>
              <w:jc w:val="right"/>
              <w:rPr>
                <w:ins w:id="29237" w:author="KIM, Jason" w:date="2019-04-02T13:39:00Z"/>
                <w:rFonts w:ascii="Calibri" w:eastAsia="Times New Roman" w:hAnsi="Calibri" w:cs="Calibri"/>
                <w:color w:val="000000"/>
                <w:lang w:eastAsia="en-AU"/>
              </w:rPr>
            </w:pPr>
            <w:ins w:id="2923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39" w:author="KIM, Jason" w:date="2019-04-02T13:39:00Z"/>
        </w:trPr>
        <w:tc>
          <w:tcPr>
            <w:tcW w:w="708" w:type="pct"/>
            <w:vMerge/>
            <w:hideMark/>
          </w:tcPr>
          <w:p w:rsidR="00110C18" w:rsidRPr="0056388D" w:rsidRDefault="00110C18" w:rsidP="00063728">
            <w:pPr>
              <w:rPr>
                <w:ins w:id="292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41" w:author="KIM, Jason" w:date="2019-04-02T13:39:00Z"/>
                <w:rFonts w:ascii="Calibri" w:eastAsia="Times New Roman" w:hAnsi="Calibri" w:cs="Calibri"/>
                <w:color w:val="000000"/>
                <w:lang w:eastAsia="en-AU"/>
              </w:rPr>
            </w:pPr>
            <w:ins w:id="29242"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43" w:author="KIM, Jason" w:date="2019-04-02T13:39:00Z"/>
                <w:rFonts w:ascii="Calibri" w:eastAsia="Times New Roman" w:hAnsi="Calibri" w:cs="Calibri"/>
                <w:color w:val="000000"/>
                <w:lang w:eastAsia="en-AU"/>
              </w:rPr>
            </w:pPr>
            <w:ins w:id="292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45" w:author="KIM, Jason" w:date="2019-04-02T13:39:00Z"/>
                <w:rFonts w:ascii="Calibri" w:eastAsia="Times New Roman" w:hAnsi="Calibri" w:cs="Calibri"/>
                <w:color w:val="000000"/>
                <w:lang w:eastAsia="en-AU"/>
              </w:rPr>
            </w:pPr>
            <w:ins w:id="29246" w:author="KIM, Jason" w:date="2019-04-02T13:39:00Z">
              <w:r w:rsidRPr="0056388D">
                <w:rPr>
                  <w:rFonts w:ascii="Calibri" w:eastAsia="Times New Roman" w:hAnsi="Calibri" w:cs="Calibri"/>
                  <w:color w:val="000000"/>
                  <w:lang w:eastAsia="en-AU"/>
                </w:rPr>
                <w:t>LLS2486</w:t>
              </w:r>
            </w:ins>
          </w:p>
        </w:tc>
        <w:tc>
          <w:tcPr>
            <w:tcW w:w="933" w:type="pct"/>
            <w:noWrap/>
            <w:hideMark/>
          </w:tcPr>
          <w:p w:rsidR="00110C18" w:rsidRPr="0056388D" w:rsidRDefault="00110C18" w:rsidP="00063728">
            <w:pPr>
              <w:rPr>
                <w:ins w:id="29247" w:author="KIM, Jason" w:date="2019-04-02T13:39:00Z"/>
                <w:rFonts w:ascii="Calibri" w:eastAsia="Times New Roman" w:hAnsi="Calibri" w:cs="Calibri"/>
                <w:color w:val="000000"/>
                <w:lang w:eastAsia="en-AU"/>
              </w:rPr>
            </w:pPr>
            <w:ins w:id="292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49" w:author="KIM, Jason" w:date="2019-04-02T13:39:00Z"/>
                <w:rFonts w:ascii="Calibri" w:eastAsia="Times New Roman" w:hAnsi="Calibri" w:cs="Calibri"/>
                <w:color w:val="000000"/>
                <w:lang w:eastAsia="en-AU"/>
              </w:rPr>
            </w:pPr>
            <w:ins w:id="29250" w:author="KIM, Jason" w:date="2019-04-02T13:39:00Z">
              <w:r w:rsidRPr="0056388D">
                <w:rPr>
                  <w:rFonts w:ascii="Calibri" w:eastAsia="Times New Roman" w:hAnsi="Calibri" w:cs="Calibri"/>
                  <w:color w:val="000000"/>
                  <w:lang w:eastAsia="en-AU"/>
                </w:rPr>
                <w:t>Chainage 6188</w:t>
              </w:r>
            </w:ins>
          </w:p>
        </w:tc>
        <w:tc>
          <w:tcPr>
            <w:tcW w:w="764" w:type="pct"/>
            <w:noWrap/>
            <w:hideMark/>
          </w:tcPr>
          <w:p w:rsidR="00110C18" w:rsidRPr="0056388D" w:rsidRDefault="00110C18" w:rsidP="00063728">
            <w:pPr>
              <w:jc w:val="right"/>
              <w:rPr>
                <w:ins w:id="29251" w:author="KIM, Jason" w:date="2019-04-02T13:39:00Z"/>
                <w:rFonts w:ascii="Calibri" w:eastAsia="Times New Roman" w:hAnsi="Calibri" w:cs="Calibri"/>
                <w:color w:val="000000"/>
                <w:lang w:eastAsia="en-AU"/>
              </w:rPr>
            </w:pPr>
            <w:ins w:id="2925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53" w:author="KIM, Jason" w:date="2019-04-02T13:39:00Z"/>
        </w:trPr>
        <w:tc>
          <w:tcPr>
            <w:tcW w:w="708" w:type="pct"/>
            <w:vMerge/>
            <w:hideMark/>
          </w:tcPr>
          <w:p w:rsidR="00110C18" w:rsidRPr="0056388D" w:rsidRDefault="00110C18" w:rsidP="00063728">
            <w:pPr>
              <w:rPr>
                <w:ins w:id="292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55" w:author="KIM, Jason" w:date="2019-04-02T13:39:00Z"/>
                <w:rFonts w:ascii="Calibri" w:eastAsia="Times New Roman" w:hAnsi="Calibri" w:cs="Calibri"/>
                <w:color w:val="000000"/>
                <w:lang w:eastAsia="en-AU"/>
              </w:rPr>
            </w:pPr>
            <w:ins w:id="29256"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57" w:author="KIM, Jason" w:date="2019-04-02T13:39:00Z"/>
                <w:rFonts w:ascii="Calibri" w:eastAsia="Times New Roman" w:hAnsi="Calibri" w:cs="Calibri"/>
                <w:color w:val="000000"/>
                <w:lang w:eastAsia="en-AU"/>
              </w:rPr>
            </w:pPr>
            <w:ins w:id="292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59" w:author="KIM, Jason" w:date="2019-04-02T13:39:00Z"/>
                <w:rFonts w:ascii="Calibri" w:eastAsia="Times New Roman" w:hAnsi="Calibri" w:cs="Calibri"/>
                <w:color w:val="000000"/>
                <w:lang w:eastAsia="en-AU"/>
              </w:rPr>
            </w:pPr>
            <w:ins w:id="29260" w:author="KIM, Jason" w:date="2019-04-02T13:39:00Z">
              <w:r w:rsidRPr="0056388D">
                <w:rPr>
                  <w:rFonts w:ascii="Calibri" w:eastAsia="Times New Roman" w:hAnsi="Calibri" w:cs="Calibri"/>
                  <w:color w:val="000000"/>
                  <w:lang w:eastAsia="en-AU"/>
                </w:rPr>
                <w:t>LLS2487</w:t>
              </w:r>
            </w:ins>
          </w:p>
        </w:tc>
        <w:tc>
          <w:tcPr>
            <w:tcW w:w="933" w:type="pct"/>
            <w:noWrap/>
            <w:hideMark/>
          </w:tcPr>
          <w:p w:rsidR="00110C18" w:rsidRPr="0056388D" w:rsidRDefault="00110C18" w:rsidP="00063728">
            <w:pPr>
              <w:rPr>
                <w:ins w:id="29261" w:author="KIM, Jason" w:date="2019-04-02T13:39:00Z"/>
                <w:rFonts w:ascii="Calibri" w:eastAsia="Times New Roman" w:hAnsi="Calibri" w:cs="Calibri"/>
                <w:color w:val="000000"/>
                <w:lang w:eastAsia="en-AU"/>
              </w:rPr>
            </w:pPr>
            <w:ins w:id="292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63" w:author="KIM, Jason" w:date="2019-04-02T13:39:00Z"/>
                <w:rFonts w:ascii="Calibri" w:eastAsia="Times New Roman" w:hAnsi="Calibri" w:cs="Calibri"/>
                <w:color w:val="000000"/>
                <w:lang w:eastAsia="en-AU"/>
              </w:rPr>
            </w:pPr>
            <w:ins w:id="29264" w:author="KIM, Jason" w:date="2019-04-02T13:39:00Z">
              <w:r w:rsidRPr="0056388D">
                <w:rPr>
                  <w:rFonts w:ascii="Calibri" w:eastAsia="Times New Roman" w:hAnsi="Calibri" w:cs="Calibri"/>
                  <w:color w:val="000000"/>
                  <w:lang w:eastAsia="en-AU"/>
                </w:rPr>
                <w:t>Chainage 6197</w:t>
              </w:r>
            </w:ins>
          </w:p>
        </w:tc>
        <w:tc>
          <w:tcPr>
            <w:tcW w:w="764" w:type="pct"/>
            <w:noWrap/>
            <w:hideMark/>
          </w:tcPr>
          <w:p w:rsidR="00110C18" w:rsidRPr="0056388D" w:rsidRDefault="00110C18" w:rsidP="00063728">
            <w:pPr>
              <w:jc w:val="right"/>
              <w:rPr>
                <w:ins w:id="29265" w:author="KIM, Jason" w:date="2019-04-02T13:39:00Z"/>
                <w:rFonts w:ascii="Calibri" w:eastAsia="Times New Roman" w:hAnsi="Calibri" w:cs="Calibri"/>
                <w:color w:val="000000"/>
                <w:lang w:eastAsia="en-AU"/>
              </w:rPr>
            </w:pPr>
            <w:ins w:id="2926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67" w:author="KIM, Jason" w:date="2019-04-02T13:39:00Z"/>
        </w:trPr>
        <w:tc>
          <w:tcPr>
            <w:tcW w:w="708" w:type="pct"/>
            <w:vMerge/>
            <w:hideMark/>
          </w:tcPr>
          <w:p w:rsidR="00110C18" w:rsidRPr="0056388D" w:rsidRDefault="00110C18" w:rsidP="00063728">
            <w:pPr>
              <w:rPr>
                <w:ins w:id="292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69" w:author="KIM, Jason" w:date="2019-04-02T13:39:00Z"/>
                <w:rFonts w:ascii="Calibri" w:eastAsia="Times New Roman" w:hAnsi="Calibri" w:cs="Calibri"/>
                <w:color w:val="000000"/>
                <w:lang w:eastAsia="en-AU"/>
              </w:rPr>
            </w:pPr>
            <w:ins w:id="29270"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71" w:author="KIM, Jason" w:date="2019-04-02T13:39:00Z"/>
                <w:rFonts w:ascii="Calibri" w:eastAsia="Times New Roman" w:hAnsi="Calibri" w:cs="Calibri"/>
                <w:color w:val="000000"/>
                <w:lang w:eastAsia="en-AU"/>
              </w:rPr>
            </w:pPr>
            <w:ins w:id="292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73" w:author="KIM, Jason" w:date="2019-04-02T13:39:00Z"/>
                <w:rFonts w:ascii="Calibri" w:eastAsia="Times New Roman" w:hAnsi="Calibri" w:cs="Calibri"/>
                <w:color w:val="000000"/>
                <w:lang w:eastAsia="en-AU"/>
              </w:rPr>
            </w:pPr>
            <w:ins w:id="29274" w:author="KIM, Jason" w:date="2019-04-02T13:39:00Z">
              <w:r w:rsidRPr="0056388D">
                <w:rPr>
                  <w:rFonts w:ascii="Calibri" w:eastAsia="Times New Roman" w:hAnsi="Calibri" w:cs="Calibri"/>
                  <w:color w:val="000000"/>
                  <w:lang w:eastAsia="en-AU"/>
                </w:rPr>
                <w:t>LLS2488</w:t>
              </w:r>
            </w:ins>
          </w:p>
        </w:tc>
        <w:tc>
          <w:tcPr>
            <w:tcW w:w="933" w:type="pct"/>
            <w:noWrap/>
            <w:hideMark/>
          </w:tcPr>
          <w:p w:rsidR="00110C18" w:rsidRPr="0056388D" w:rsidRDefault="00110C18" w:rsidP="00063728">
            <w:pPr>
              <w:rPr>
                <w:ins w:id="29275" w:author="KIM, Jason" w:date="2019-04-02T13:39:00Z"/>
                <w:rFonts w:ascii="Calibri" w:eastAsia="Times New Roman" w:hAnsi="Calibri" w:cs="Calibri"/>
                <w:color w:val="000000"/>
                <w:lang w:eastAsia="en-AU"/>
              </w:rPr>
            </w:pPr>
            <w:ins w:id="292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77" w:author="KIM, Jason" w:date="2019-04-02T13:39:00Z"/>
                <w:rFonts w:ascii="Calibri" w:eastAsia="Times New Roman" w:hAnsi="Calibri" w:cs="Calibri"/>
                <w:color w:val="000000"/>
                <w:lang w:eastAsia="en-AU"/>
              </w:rPr>
            </w:pPr>
            <w:ins w:id="29278" w:author="KIM, Jason" w:date="2019-04-02T13:39:00Z">
              <w:r w:rsidRPr="0056388D">
                <w:rPr>
                  <w:rFonts w:ascii="Calibri" w:eastAsia="Times New Roman" w:hAnsi="Calibri" w:cs="Calibri"/>
                  <w:color w:val="000000"/>
                  <w:lang w:eastAsia="en-AU"/>
                </w:rPr>
                <w:t>Chainage 6207</w:t>
              </w:r>
            </w:ins>
          </w:p>
        </w:tc>
        <w:tc>
          <w:tcPr>
            <w:tcW w:w="764" w:type="pct"/>
            <w:noWrap/>
            <w:hideMark/>
          </w:tcPr>
          <w:p w:rsidR="00110C18" w:rsidRPr="0056388D" w:rsidRDefault="00110C18" w:rsidP="00063728">
            <w:pPr>
              <w:jc w:val="right"/>
              <w:rPr>
                <w:ins w:id="29279" w:author="KIM, Jason" w:date="2019-04-02T13:39:00Z"/>
                <w:rFonts w:ascii="Calibri" w:eastAsia="Times New Roman" w:hAnsi="Calibri" w:cs="Calibri"/>
                <w:color w:val="000000"/>
                <w:lang w:eastAsia="en-AU"/>
              </w:rPr>
            </w:pPr>
            <w:ins w:id="2928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81" w:author="KIM, Jason" w:date="2019-04-02T13:39:00Z"/>
        </w:trPr>
        <w:tc>
          <w:tcPr>
            <w:tcW w:w="708" w:type="pct"/>
            <w:vMerge/>
            <w:hideMark/>
          </w:tcPr>
          <w:p w:rsidR="00110C18" w:rsidRPr="0056388D" w:rsidRDefault="00110C18" w:rsidP="00063728">
            <w:pPr>
              <w:rPr>
                <w:ins w:id="292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83" w:author="KIM, Jason" w:date="2019-04-02T13:39:00Z"/>
                <w:rFonts w:ascii="Calibri" w:eastAsia="Times New Roman" w:hAnsi="Calibri" w:cs="Calibri"/>
                <w:color w:val="000000"/>
                <w:lang w:eastAsia="en-AU"/>
              </w:rPr>
            </w:pPr>
            <w:ins w:id="29284"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85" w:author="KIM, Jason" w:date="2019-04-02T13:39:00Z"/>
                <w:rFonts w:ascii="Calibri" w:eastAsia="Times New Roman" w:hAnsi="Calibri" w:cs="Calibri"/>
                <w:color w:val="000000"/>
                <w:lang w:eastAsia="en-AU"/>
              </w:rPr>
            </w:pPr>
            <w:ins w:id="2928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87" w:author="KIM, Jason" w:date="2019-04-02T13:39:00Z"/>
                <w:rFonts w:ascii="Calibri" w:eastAsia="Times New Roman" w:hAnsi="Calibri" w:cs="Calibri"/>
                <w:color w:val="000000"/>
                <w:lang w:eastAsia="en-AU"/>
              </w:rPr>
            </w:pPr>
            <w:ins w:id="29288" w:author="KIM, Jason" w:date="2019-04-02T13:39:00Z">
              <w:r w:rsidRPr="0056388D">
                <w:rPr>
                  <w:rFonts w:ascii="Calibri" w:eastAsia="Times New Roman" w:hAnsi="Calibri" w:cs="Calibri"/>
                  <w:color w:val="000000"/>
                  <w:lang w:eastAsia="en-AU"/>
                </w:rPr>
                <w:t>LLS2489</w:t>
              </w:r>
            </w:ins>
          </w:p>
        </w:tc>
        <w:tc>
          <w:tcPr>
            <w:tcW w:w="933" w:type="pct"/>
            <w:noWrap/>
            <w:hideMark/>
          </w:tcPr>
          <w:p w:rsidR="00110C18" w:rsidRPr="0056388D" w:rsidRDefault="00110C18" w:rsidP="00063728">
            <w:pPr>
              <w:rPr>
                <w:ins w:id="29289" w:author="KIM, Jason" w:date="2019-04-02T13:39:00Z"/>
                <w:rFonts w:ascii="Calibri" w:eastAsia="Times New Roman" w:hAnsi="Calibri" w:cs="Calibri"/>
                <w:color w:val="000000"/>
                <w:lang w:eastAsia="en-AU"/>
              </w:rPr>
            </w:pPr>
            <w:ins w:id="292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91" w:author="KIM, Jason" w:date="2019-04-02T13:39:00Z"/>
                <w:rFonts w:ascii="Calibri" w:eastAsia="Times New Roman" w:hAnsi="Calibri" w:cs="Calibri"/>
                <w:color w:val="000000"/>
                <w:lang w:eastAsia="en-AU"/>
              </w:rPr>
            </w:pPr>
            <w:ins w:id="29292" w:author="KIM, Jason" w:date="2019-04-02T13:39:00Z">
              <w:r w:rsidRPr="0056388D">
                <w:rPr>
                  <w:rFonts w:ascii="Calibri" w:eastAsia="Times New Roman" w:hAnsi="Calibri" w:cs="Calibri"/>
                  <w:color w:val="000000"/>
                  <w:lang w:eastAsia="en-AU"/>
                </w:rPr>
                <w:t>Chainage 6216</w:t>
              </w:r>
            </w:ins>
          </w:p>
        </w:tc>
        <w:tc>
          <w:tcPr>
            <w:tcW w:w="764" w:type="pct"/>
            <w:noWrap/>
            <w:hideMark/>
          </w:tcPr>
          <w:p w:rsidR="00110C18" w:rsidRPr="0056388D" w:rsidRDefault="00110C18" w:rsidP="00063728">
            <w:pPr>
              <w:jc w:val="right"/>
              <w:rPr>
                <w:ins w:id="29293" w:author="KIM, Jason" w:date="2019-04-02T13:39:00Z"/>
                <w:rFonts w:ascii="Calibri" w:eastAsia="Times New Roman" w:hAnsi="Calibri" w:cs="Calibri"/>
                <w:color w:val="000000"/>
                <w:lang w:eastAsia="en-AU"/>
              </w:rPr>
            </w:pPr>
            <w:ins w:id="2929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95" w:author="KIM, Jason" w:date="2019-04-02T13:39:00Z"/>
        </w:trPr>
        <w:tc>
          <w:tcPr>
            <w:tcW w:w="708" w:type="pct"/>
            <w:vMerge/>
            <w:hideMark/>
          </w:tcPr>
          <w:p w:rsidR="00110C18" w:rsidRPr="0056388D" w:rsidRDefault="00110C18" w:rsidP="00063728">
            <w:pPr>
              <w:rPr>
                <w:ins w:id="292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97" w:author="KIM, Jason" w:date="2019-04-02T13:39:00Z"/>
                <w:rFonts w:ascii="Calibri" w:eastAsia="Times New Roman" w:hAnsi="Calibri" w:cs="Calibri"/>
                <w:color w:val="000000"/>
                <w:lang w:eastAsia="en-AU"/>
              </w:rPr>
            </w:pPr>
            <w:ins w:id="29298"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99" w:author="KIM, Jason" w:date="2019-04-02T13:39:00Z"/>
                <w:rFonts w:ascii="Calibri" w:eastAsia="Times New Roman" w:hAnsi="Calibri" w:cs="Calibri"/>
                <w:color w:val="000000"/>
                <w:lang w:eastAsia="en-AU"/>
              </w:rPr>
            </w:pPr>
            <w:ins w:id="2930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01" w:author="KIM, Jason" w:date="2019-04-02T13:39:00Z"/>
                <w:rFonts w:ascii="Calibri" w:eastAsia="Times New Roman" w:hAnsi="Calibri" w:cs="Calibri"/>
                <w:color w:val="000000"/>
                <w:lang w:eastAsia="en-AU"/>
              </w:rPr>
            </w:pPr>
            <w:ins w:id="29302" w:author="KIM, Jason" w:date="2019-04-02T13:39:00Z">
              <w:r w:rsidRPr="0056388D">
                <w:rPr>
                  <w:rFonts w:ascii="Calibri" w:eastAsia="Times New Roman" w:hAnsi="Calibri" w:cs="Calibri"/>
                  <w:color w:val="000000"/>
                  <w:lang w:eastAsia="en-AU"/>
                </w:rPr>
                <w:t>LLS2490</w:t>
              </w:r>
            </w:ins>
          </w:p>
        </w:tc>
        <w:tc>
          <w:tcPr>
            <w:tcW w:w="933" w:type="pct"/>
            <w:noWrap/>
            <w:hideMark/>
          </w:tcPr>
          <w:p w:rsidR="00110C18" w:rsidRPr="0056388D" w:rsidRDefault="00110C18" w:rsidP="00063728">
            <w:pPr>
              <w:rPr>
                <w:ins w:id="29303" w:author="KIM, Jason" w:date="2019-04-02T13:39:00Z"/>
                <w:rFonts w:ascii="Calibri" w:eastAsia="Times New Roman" w:hAnsi="Calibri" w:cs="Calibri"/>
                <w:color w:val="000000"/>
                <w:lang w:eastAsia="en-AU"/>
              </w:rPr>
            </w:pPr>
            <w:ins w:id="293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05" w:author="KIM, Jason" w:date="2019-04-02T13:39:00Z"/>
                <w:rFonts w:ascii="Calibri" w:eastAsia="Times New Roman" w:hAnsi="Calibri" w:cs="Calibri"/>
                <w:color w:val="000000"/>
                <w:lang w:eastAsia="en-AU"/>
              </w:rPr>
            </w:pPr>
            <w:ins w:id="29306" w:author="KIM, Jason" w:date="2019-04-02T13:39:00Z">
              <w:r w:rsidRPr="0056388D">
                <w:rPr>
                  <w:rFonts w:ascii="Calibri" w:eastAsia="Times New Roman" w:hAnsi="Calibri" w:cs="Calibri"/>
                  <w:color w:val="000000"/>
                  <w:lang w:eastAsia="en-AU"/>
                </w:rPr>
                <w:t>Chainage 6226</w:t>
              </w:r>
            </w:ins>
          </w:p>
        </w:tc>
        <w:tc>
          <w:tcPr>
            <w:tcW w:w="764" w:type="pct"/>
            <w:noWrap/>
            <w:hideMark/>
          </w:tcPr>
          <w:p w:rsidR="00110C18" w:rsidRPr="0056388D" w:rsidRDefault="00110C18" w:rsidP="00063728">
            <w:pPr>
              <w:jc w:val="right"/>
              <w:rPr>
                <w:ins w:id="29307" w:author="KIM, Jason" w:date="2019-04-02T13:39:00Z"/>
                <w:rFonts w:ascii="Calibri" w:eastAsia="Times New Roman" w:hAnsi="Calibri" w:cs="Calibri"/>
                <w:color w:val="000000"/>
                <w:lang w:eastAsia="en-AU"/>
              </w:rPr>
            </w:pPr>
            <w:ins w:id="2930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09" w:author="KIM, Jason" w:date="2019-04-02T13:39:00Z"/>
        </w:trPr>
        <w:tc>
          <w:tcPr>
            <w:tcW w:w="708" w:type="pct"/>
            <w:vMerge/>
            <w:hideMark/>
          </w:tcPr>
          <w:p w:rsidR="00110C18" w:rsidRPr="0056388D" w:rsidRDefault="00110C18" w:rsidP="00063728">
            <w:pPr>
              <w:rPr>
                <w:ins w:id="293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311" w:author="KIM, Jason" w:date="2019-04-02T13:39:00Z"/>
                <w:rFonts w:ascii="Calibri" w:eastAsia="Times New Roman" w:hAnsi="Calibri" w:cs="Calibri"/>
                <w:color w:val="000000"/>
                <w:lang w:eastAsia="en-AU"/>
              </w:rPr>
            </w:pPr>
            <w:ins w:id="29312"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313" w:author="KIM, Jason" w:date="2019-04-02T13:39:00Z"/>
                <w:rFonts w:ascii="Calibri" w:eastAsia="Times New Roman" w:hAnsi="Calibri" w:cs="Calibri"/>
                <w:color w:val="000000"/>
                <w:lang w:eastAsia="en-AU"/>
              </w:rPr>
            </w:pPr>
            <w:ins w:id="2931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15" w:author="KIM, Jason" w:date="2019-04-02T13:39:00Z"/>
                <w:rFonts w:ascii="Calibri" w:eastAsia="Times New Roman" w:hAnsi="Calibri" w:cs="Calibri"/>
                <w:color w:val="000000"/>
                <w:lang w:eastAsia="en-AU"/>
              </w:rPr>
            </w:pPr>
            <w:ins w:id="29316" w:author="KIM, Jason" w:date="2019-04-02T13:39:00Z">
              <w:r w:rsidRPr="0056388D">
                <w:rPr>
                  <w:rFonts w:ascii="Calibri" w:eastAsia="Times New Roman" w:hAnsi="Calibri" w:cs="Calibri"/>
                  <w:color w:val="000000"/>
                  <w:lang w:eastAsia="en-AU"/>
                </w:rPr>
                <w:t>LLS2491</w:t>
              </w:r>
            </w:ins>
          </w:p>
        </w:tc>
        <w:tc>
          <w:tcPr>
            <w:tcW w:w="933" w:type="pct"/>
            <w:noWrap/>
            <w:hideMark/>
          </w:tcPr>
          <w:p w:rsidR="00110C18" w:rsidRPr="0056388D" w:rsidRDefault="00110C18" w:rsidP="00063728">
            <w:pPr>
              <w:rPr>
                <w:ins w:id="29317" w:author="KIM, Jason" w:date="2019-04-02T13:39:00Z"/>
                <w:rFonts w:ascii="Calibri" w:eastAsia="Times New Roman" w:hAnsi="Calibri" w:cs="Calibri"/>
                <w:color w:val="000000"/>
                <w:lang w:eastAsia="en-AU"/>
              </w:rPr>
            </w:pPr>
            <w:ins w:id="293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19" w:author="KIM, Jason" w:date="2019-04-02T13:39:00Z"/>
                <w:rFonts w:ascii="Calibri" w:eastAsia="Times New Roman" w:hAnsi="Calibri" w:cs="Calibri"/>
                <w:color w:val="000000"/>
                <w:lang w:eastAsia="en-AU"/>
              </w:rPr>
            </w:pPr>
            <w:ins w:id="29320" w:author="KIM, Jason" w:date="2019-04-02T13:39:00Z">
              <w:r w:rsidRPr="0056388D">
                <w:rPr>
                  <w:rFonts w:ascii="Calibri" w:eastAsia="Times New Roman" w:hAnsi="Calibri" w:cs="Calibri"/>
                  <w:color w:val="000000"/>
                  <w:lang w:eastAsia="en-AU"/>
                </w:rPr>
                <w:t>Chainage 6235</w:t>
              </w:r>
            </w:ins>
          </w:p>
        </w:tc>
        <w:tc>
          <w:tcPr>
            <w:tcW w:w="764" w:type="pct"/>
            <w:noWrap/>
            <w:hideMark/>
          </w:tcPr>
          <w:p w:rsidR="00110C18" w:rsidRPr="0056388D" w:rsidRDefault="00110C18" w:rsidP="00063728">
            <w:pPr>
              <w:jc w:val="right"/>
              <w:rPr>
                <w:ins w:id="29321" w:author="KIM, Jason" w:date="2019-04-02T13:39:00Z"/>
                <w:rFonts w:ascii="Calibri" w:eastAsia="Times New Roman" w:hAnsi="Calibri" w:cs="Calibri"/>
                <w:color w:val="000000"/>
                <w:lang w:eastAsia="en-AU"/>
              </w:rPr>
            </w:pPr>
            <w:ins w:id="2932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23" w:author="KIM, Jason" w:date="2019-04-02T13:39:00Z"/>
        </w:trPr>
        <w:tc>
          <w:tcPr>
            <w:tcW w:w="708" w:type="pct"/>
            <w:vMerge/>
            <w:hideMark/>
          </w:tcPr>
          <w:p w:rsidR="00110C18" w:rsidRPr="0056388D" w:rsidRDefault="00110C18" w:rsidP="00063728">
            <w:pPr>
              <w:rPr>
                <w:ins w:id="293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325" w:author="KIM, Jason" w:date="2019-04-02T13:39:00Z"/>
                <w:rFonts w:ascii="Calibri" w:eastAsia="Times New Roman" w:hAnsi="Calibri" w:cs="Calibri"/>
                <w:color w:val="000000"/>
                <w:lang w:eastAsia="en-AU"/>
              </w:rPr>
            </w:pPr>
            <w:ins w:id="29326"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327" w:author="KIM, Jason" w:date="2019-04-02T13:39:00Z"/>
                <w:rFonts w:ascii="Calibri" w:eastAsia="Times New Roman" w:hAnsi="Calibri" w:cs="Calibri"/>
                <w:color w:val="000000"/>
                <w:lang w:eastAsia="en-AU"/>
              </w:rPr>
            </w:pPr>
            <w:ins w:id="2932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29" w:author="KIM, Jason" w:date="2019-04-02T13:39:00Z"/>
                <w:rFonts w:ascii="Calibri" w:eastAsia="Times New Roman" w:hAnsi="Calibri" w:cs="Calibri"/>
                <w:color w:val="000000"/>
                <w:lang w:eastAsia="en-AU"/>
              </w:rPr>
            </w:pPr>
            <w:ins w:id="29330" w:author="KIM, Jason" w:date="2019-04-02T13:39:00Z">
              <w:r w:rsidRPr="0056388D">
                <w:rPr>
                  <w:rFonts w:ascii="Calibri" w:eastAsia="Times New Roman" w:hAnsi="Calibri" w:cs="Calibri"/>
                  <w:color w:val="000000"/>
                  <w:lang w:eastAsia="en-AU"/>
                </w:rPr>
                <w:t>LLS2492</w:t>
              </w:r>
            </w:ins>
          </w:p>
        </w:tc>
        <w:tc>
          <w:tcPr>
            <w:tcW w:w="933" w:type="pct"/>
            <w:noWrap/>
            <w:hideMark/>
          </w:tcPr>
          <w:p w:rsidR="00110C18" w:rsidRPr="0056388D" w:rsidRDefault="00110C18" w:rsidP="00063728">
            <w:pPr>
              <w:rPr>
                <w:ins w:id="29331" w:author="KIM, Jason" w:date="2019-04-02T13:39:00Z"/>
                <w:rFonts w:ascii="Calibri" w:eastAsia="Times New Roman" w:hAnsi="Calibri" w:cs="Calibri"/>
                <w:color w:val="000000"/>
                <w:lang w:eastAsia="en-AU"/>
              </w:rPr>
            </w:pPr>
            <w:ins w:id="293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33" w:author="KIM, Jason" w:date="2019-04-02T13:39:00Z"/>
                <w:rFonts w:ascii="Calibri" w:eastAsia="Times New Roman" w:hAnsi="Calibri" w:cs="Calibri"/>
                <w:color w:val="000000"/>
                <w:lang w:eastAsia="en-AU"/>
              </w:rPr>
            </w:pPr>
            <w:ins w:id="29334" w:author="KIM, Jason" w:date="2019-04-02T13:39:00Z">
              <w:r w:rsidRPr="0056388D">
                <w:rPr>
                  <w:rFonts w:ascii="Calibri" w:eastAsia="Times New Roman" w:hAnsi="Calibri" w:cs="Calibri"/>
                  <w:color w:val="000000"/>
                  <w:lang w:eastAsia="en-AU"/>
                </w:rPr>
                <w:t>Chainage 6245</w:t>
              </w:r>
            </w:ins>
          </w:p>
        </w:tc>
        <w:tc>
          <w:tcPr>
            <w:tcW w:w="764" w:type="pct"/>
            <w:noWrap/>
            <w:hideMark/>
          </w:tcPr>
          <w:p w:rsidR="00110C18" w:rsidRPr="0056388D" w:rsidRDefault="00110C18" w:rsidP="00063728">
            <w:pPr>
              <w:jc w:val="right"/>
              <w:rPr>
                <w:ins w:id="29335" w:author="KIM, Jason" w:date="2019-04-02T13:39:00Z"/>
                <w:rFonts w:ascii="Calibri" w:eastAsia="Times New Roman" w:hAnsi="Calibri" w:cs="Calibri"/>
                <w:color w:val="000000"/>
                <w:lang w:eastAsia="en-AU"/>
              </w:rPr>
            </w:pPr>
            <w:ins w:id="2933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37" w:author="KIM, Jason" w:date="2019-04-02T13:39:00Z"/>
        </w:trPr>
        <w:tc>
          <w:tcPr>
            <w:tcW w:w="708" w:type="pct"/>
            <w:vMerge/>
          </w:tcPr>
          <w:p w:rsidR="00110C18" w:rsidRPr="0056388D" w:rsidRDefault="00110C18" w:rsidP="00063728">
            <w:pPr>
              <w:rPr>
                <w:ins w:id="29338"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39" w:author="KIM, Jason" w:date="2019-04-02T13:39:00Z"/>
                <w:rFonts w:ascii="Calibri" w:eastAsia="Times New Roman" w:hAnsi="Calibri" w:cs="Calibri"/>
                <w:color w:val="000000"/>
                <w:lang w:eastAsia="en-AU"/>
              </w:rPr>
            </w:pPr>
            <w:ins w:id="29340"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41" w:author="KIM, Jason" w:date="2019-04-02T13:39:00Z"/>
                <w:rFonts w:ascii="Calibri" w:eastAsia="Times New Roman" w:hAnsi="Calibri" w:cs="Calibri"/>
                <w:color w:val="000000"/>
                <w:lang w:eastAsia="en-AU"/>
              </w:rPr>
            </w:pPr>
            <w:ins w:id="29342"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43" w:author="KIM, Jason" w:date="2019-04-02T13:39:00Z"/>
                <w:rFonts w:ascii="Calibri" w:eastAsia="Times New Roman" w:hAnsi="Calibri" w:cs="Calibri"/>
                <w:color w:val="000000"/>
                <w:lang w:eastAsia="en-AU"/>
              </w:rPr>
            </w:pPr>
            <w:ins w:id="29344" w:author="KIM, Jason" w:date="2019-04-02T13:39:00Z">
              <w:r w:rsidRPr="0056388D">
                <w:rPr>
                  <w:rFonts w:ascii="Calibri" w:eastAsia="Times New Roman" w:hAnsi="Calibri" w:cs="Calibri"/>
                  <w:color w:val="000000"/>
                  <w:lang w:eastAsia="en-AU"/>
                </w:rPr>
                <w:t>LLS2493</w:t>
              </w:r>
            </w:ins>
          </w:p>
        </w:tc>
        <w:tc>
          <w:tcPr>
            <w:tcW w:w="933" w:type="pct"/>
            <w:noWrap/>
          </w:tcPr>
          <w:p w:rsidR="00110C18" w:rsidRPr="0056388D" w:rsidRDefault="00110C18" w:rsidP="00063728">
            <w:pPr>
              <w:rPr>
                <w:ins w:id="29345" w:author="KIM, Jason" w:date="2019-04-02T13:39:00Z"/>
                <w:rFonts w:ascii="Calibri" w:eastAsia="Times New Roman" w:hAnsi="Calibri" w:cs="Calibri"/>
                <w:color w:val="000000"/>
                <w:lang w:eastAsia="en-AU"/>
              </w:rPr>
            </w:pPr>
            <w:ins w:id="29346"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47" w:author="KIM, Jason" w:date="2019-04-02T13:39:00Z"/>
                <w:rFonts w:ascii="Calibri" w:eastAsia="Times New Roman" w:hAnsi="Calibri" w:cs="Calibri"/>
                <w:color w:val="000000"/>
                <w:lang w:eastAsia="en-AU"/>
              </w:rPr>
            </w:pPr>
            <w:ins w:id="29348" w:author="KIM, Jason" w:date="2019-04-02T13:39:00Z">
              <w:r w:rsidRPr="0056388D">
                <w:rPr>
                  <w:rFonts w:ascii="Calibri" w:eastAsia="Times New Roman" w:hAnsi="Calibri" w:cs="Calibri"/>
                  <w:color w:val="000000"/>
                  <w:lang w:eastAsia="en-AU"/>
                </w:rPr>
                <w:t>Chainage 6273</w:t>
              </w:r>
            </w:ins>
          </w:p>
        </w:tc>
        <w:tc>
          <w:tcPr>
            <w:tcW w:w="764" w:type="pct"/>
            <w:noWrap/>
          </w:tcPr>
          <w:p w:rsidR="00110C18" w:rsidRDefault="00110C18" w:rsidP="00063728">
            <w:pPr>
              <w:jc w:val="right"/>
              <w:rPr>
                <w:ins w:id="29349" w:author="KIM, Jason" w:date="2019-04-02T13:39:00Z"/>
                <w:rFonts w:ascii="Calibri" w:eastAsia="Times New Roman" w:hAnsi="Calibri" w:cs="Calibri"/>
                <w:color w:val="000000"/>
                <w:lang w:eastAsia="en-AU"/>
              </w:rPr>
            </w:pPr>
            <w:ins w:id="29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51" w:author="KIM, Jason" w:date="2019-04-02T13:39:00Z"/>
        </w:trPr>
        <w:tc>
          <w:tcPr>
            <w:tcW w:w="708" w:type="pct"/>
            <w:vMerge/>
          </w:tcPr>
          <w:p w:rsidR="00110C18" w:rsidRPr="0056388D" w:rsidRDefault="00110C18" w:rsidP="00063728">
            <w:pPr>
              <w:rPr>
                <w:ins w:id="29352"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53" w:author="KIM, Jason" w:date="2019-04-02T13:39:00Z"/>
                <w:rFonts w:ascii="Calibri" w:eastAsia="Times New Roman" w:hAnsi="Calibri" w:cs="Calibri"/>
                <w:color w:val="000000"/>
                <w:lang w:eastAsia="en-AU"/>
              </w:rPr>
            </w:pPr>
            <w:ins w:id="29354"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55" w:author="KIM, Jason" w:date="2019-04-02T13:39:00Z"/>
                <w:rFonts w:ascii="Calibri" w:eastAsia="Times New Roman" w:hAnsi="Calibri" w:cs="Calibri"/>
                <w:color w:val="000000"/>
                <w:lang w:eastAsia="en-AU"/>
              </w:rPr>
            </w:pPr>
            <w:ins w:id="29356"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57" w:author="KIM, Jason" w:date="2019-04-02T13:39:00Z"/>
                <w:rFonts w:ascii="Calibri" w:eastAsia="Times New Roman" w:hAnsi="Calibri" w:cs="Calibri"/>
                <w:color w:val="000000"/>
                <w:lang w:eastAsia="en-AU"/>
              </w:rPr>
            </w:pPr>
            <w:ins w:id="29358" w:author="KIM, Jason" w:date="2019-04-02T13:39:00Z">
              <w:r w:rsidRPr="0056388D">
                <w:rPr>
                  <w:rFonts w:ascii="Calibri" w:eastAsia="Times New Roman" w:hAnsi="Calibri" w:cs="Calibri"/>
                  <w:color w:val="000000"/>
                  <w:lang w:eastAsia="en-AU"/>
                </w:rPr>
                <w:t>LLS2494</w:t>
              </w:r>
            </w:ins>
          </w:p>
        </w:tc>
        <w:tc>
          <w:tcPr>
            <w:tcW w:w="933" w:type="pct"/>
            <w:noWrap/>
          </w:tcPr>
          <w:p w:rsidR="00110C18" w:rsidRPr="0056388D" w:rsidRDefault="00110C18" w:rsidP="00063728">
            <w:pPr>
              <w:rPr>
                <w:ins w:id="29359" w:author="KIM, Jason" w:date="2019-04-02T13:39:00Z"/>
                <w:rFonts w:ascii="Calibri" w:eastAsia="Times New Roman" w:hAnsi="Calibri" w:cs="Calibri"/>
                <w:color w:val="000000"/>
                <w:lang w:eastAsia="en-AU"/>
              </w:rPr>
            </w:pPr>
            <w:ins w:id="29360"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61" w:author="KIM, Jason" w:date="2019-04-02T13:39:00Z"/>
                <w:rFonts w:ascii="Calibri" w:eastAsia="Times New Roman" w:hAnsi="Calibri" w:cs="Calibri"/>
                <w:color w:val="000000"/>
                <w:lang w:eastAsia="en-AU"/>
              </w:rPr>
            </w:pPr>
            <w:ins w:id="29362" w:author="KIM, Jason" w:date="2019-04-02T13:39:00Z">
              <w:r w:rsidRPr="0056388D">
                <w:rPr>
                  <w:rFonts w:ascii="Calibri" w:eastAsia="Times New Roman" w:hAnsi="Calibri" w:cs="Calibri"/>
                  <w:color w:val="000000"/>
                  <w:lang w:eastAsia="en-AU"/>
                </w:rPr>
                <w:t>Chainage 6282</w:t>
              </w:r>
            </w:ins>
          </w:p>
        </w:tc>
        <w:tc>
          <w:tcPr>
            <w:tcW w:w="764" w:type="pct"/>
            <w:noWrap/>
          </w:tcPr>
          <w:p w:rsidR="00110C18" w:rsidRDefault="00110C18" w:rsidP="00063728">
            <w:pPr>
              <w:jc w:val="right"/>
              <w:rPr>
                <w:ins w:id="29363" w:author="KIM, Jason" w:date="2019-04-02T13:39:00Z"/>
                <w:rFonts w:ascii="Calibri" w:eastAsia="Times New Roman" w:hAnsi="Calibri" w:cs="Calibri"/>
                <w:color w:val="000000"/>
                <w:lang w:eastAsia="en-AU"/>
              </w:rPr>
            </w:pPr>
            <w:ins w:id="293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65" w:author="KIM, Jason" w:date="2019-04-02T13:39:00Z"/>
        </w:trPr>
        <w:tc>
          <w:tcPr>
            <w:tcW w:w="708" w:type="pct"/>
            <w:vMerge/>
          </w:tcPr>
          <w:p w:rsidR="00110C18" w:rsidRPr="0056388D" w:rsidRDefault="00110C18" w:rsidP="00063728">
            <w:pPr>
              <w:rPr>
                <w:ins w:id="29366"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67" w:author="KIM, Jason" w:date="2019-04-02T13:39:00Z"/>
                <w:rFonts w:ascii="Calibri" w:eastAsia="Times New Roman" w:hAnsi="Calibri" w:cs="Calibri"/>
                <w:color w:val="000000"/>
                <w:lang w:eastAsia="en-AU"/>
              </w:rPr>
            </w:pPr>
            <w:ins w:id="29368"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69" w:author="KIM, Jason" w:date="2019-04-02T13:39:00Z"/>
                <w:rFonts w:ascii="Calibri" w:eastAsia="Times New Roman" w:hAnsi="Calibri" w:cs="Calibri"/>
                <w:color w:val="000000"/>
                <w:lang w:eastAsia="en-AU"/>
              </w:rPr>
            </w:pPr>
            <w:ins w:id="29370"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71" w:author="KIM, Jason" w:date="2019-04-02T13:39:00Z"/>
                <w:rFonts w:ascii="Calibri" w:eastAsia="Times New Roman" w:hAnsi="Calibri" w:cs="Calibri"/>
                <w:color w:val="000000"/>
                <w:lang w:eastAsia="en-AU"/>
              </w:rPr>
            </w:pPr>
            <w:ins w:id="29372" w:author="KIM, Jason" w:date="2019-04-02T13:39:00Z">
              <w:r w:rsidRPr="0056388D">
                <w:rPr>
                  <w:rFonts w:ascii="Calibri" w:eastAsia="Times New Roman" w:hAnsi="Calibri" w:cs="Calibri"/>
                  <w:color w:val="000000"/>
                  <w:lang w:eastAsia="en-AU"/>
                </w:rPr>
                <w:t>LLS2495</w:t>
              </w:r>
            </w:ins>
          </w:p>
        </w:tc>
        <w:tc>
          <w:tcPr>
            <w:tcW w:w="933" w:type="pct"/>
            <w:noWrap/>
          </w:tcPr>
          <w:p w:rsidR="00110C18" w:rsidRPr="0056388D" w:rsidRDefault="00110C18" w:rsidP="00063728">
            <w:pPr>
              <w:rPr>
                <w:ins w:id="29373" w:author="KIM, Jason" w:date="2019-04-02T13:39:00Z"/>
                <w:rFonts w:ascii="Calibri" w:eastAsia="Times New Roman" w:hAnsi="Calibri" w:cs="Calibri"/>
                <w:color w:val="000000"/>
                <w:lang w:eastAsia="en-AU"/>
              </w:rPr>
            </w:pPr>
            <w:ins w:id="29374"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75" w:author="KIM, Jason" w:date="2019-04-02T13:39:00Z"/>
                <w:rFonts w:ascii="Calibri" w:eastAsia="Times New Roman" w:hAnsi="Calibri" w:cs="Calibri"/>
                <w:color w:val="000000"/>
                <w:lang w:eastAsia="en-AU"/>
              </w:rPr>
            </w:pPr>
            <w:ins w:id="29376" w:author="KIM, Jason" w:date="2019-04-02T13:39:00Z">
              <w:r w:rsidRPr="0056388D">
                <w:rPr>
                  <w:rFonts w:ascii="Calibri" w:eastAsia="Times New Roman" w:hAnsi="Calibri" w:cs="Calibri"/>
                  <w:color w:val="000000"/>
                  <w:lang w:eastAsia="en-AU"/>
                </w:rPr>
                <w:t>Chainage 6292</w:t>
              </w:r>
            </w:ins>
          </w:p>
        </w:tc>
        <w:tc>
          <w:tcPr>
            <w:tcW w:w="764" w:type="pct"/>
            <w:noWrap/>
          </w:tcPr>
          <w:p w:rsidR="00110C18" w:rsidRDefault="00110C18" w:rsidP="00063728">
            <w:pPr>
              <w:jc w:val="right"/>
              <w:rPr>
                <w:ins w:id="29377" w:author="KIM, Jason" w:date="2019-04-02T13:39:00Z"/>
                <w:rFonts w:ascii="Calibri" w:eastAsia="Times New Roman" w:hAnsi="Calibri" w:cs="Calibri"/>
                <w:color w:val="000000"/>
                <w:lang w:eastAsia="en-AU"/>
              </w:rPr>
            </w:pPr>
            <w:ins w:id="293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79" w:author="KIM, Jason" w:date="2019-04-02T13:39:00Z"/>
        </w:trPr>
        <w:tc>
          <w:tcPr>
            <w:tcW w:w="708" w:type="pct"/>
            <w:vMerge/>
          </w:tcPr>
          <w:p w:rsidR="00110C18" w:rsidRPr="0056388D" w:rsidRDefault="00110C18" w:rsidP="00063728">
            <w:pPr>
              <w:rPr>
                <w:ins w:id="29380"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81" w:author="KIM, Jason" w:date="2019-04-02T13:39:00Z"/>
                <w:rFonts w:ascii="Calibri" w:eastAsia="Times New Roman" w:hAnsi="Calibri" w:cs="Calibri"/>
                <w:color w:val="000000"/>
                <w:lang w:eastAsia="en-AU"/>
              </w:rPr>
            </w:pPr>
            <w:ins w:id="29382"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83" w:author="KIM, Jason" w:date="2019-04-02T13:39:00Z"/>
                <w:rFonts w:ascii="Calibri" w:eastAsia="Times New Roman" w:hAnsi="Calibri" w:cs="Calibri"/>
                <w:color w:val="000000"/>
                <w:lang w:eastAsia="en-AU"/>
              </w:rPr>
            </w:pPr>
            <w:ins w:id="29384"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85" w:author="KIM, Jason" w:date="2019-04-02T13:39:00Z"/>
                <w:rFonts w:ascii="Calibri" w:eastAsia="Times New Roman" w:hAnsi="Calibri" w:cs="Calibri"/>
                <w:color w:val="000000"/>
                <w:lang w:eastAsia="en-AU"/>
              </w:rPr>
            </w:pPr>
            <w:ins w:id="29386" w:author="KIM, Jason" w:date="2019-04-02T13:39:00Z">
              <w:r w:rsidRPr="0056388D">
                <w:rPr>
                  <w:rFonts w:ascii="Calibri" w:eastAsia="Times New Roman" w:hAnsi="Calibri" w:cs="Calibri"/>
                  <w:color w:val="000000"/>
                  <w:lang w:eastAsia="en-AU"/>
                </w:rPr>
                <w:t>LLS2496</w:t>
              </w:r>
            </w:ins>
          </w:p>
        </w:tc>
        <w:tc>
          <w:tcPr>
            <w:tcW w:w="933" w:type="pct"/>
            <w:noWrap/>
          </w:tcPr>
          <w:p w:rsidR="00110C18" w:rsidRPr="0056388D" w:rsidRDefault="00110C18" w:rsidP="00063728">
            <w:pPr>
              <w:rPr>
                <w:ins w:id="29387" w:author="KIM, Jason" w:date="2019-04-02T13:39:00Z"/>
                <w:rFonts w:ascii="Calibri" w:eastAsia="Times New Roman" w:hAnsi="Calibri" w:cs="Calibri"/>
                <w:color w:val="000000"/>
                <w:lang w:eastAsia="en-AU"/>
              </w:rPr>
            </w:pPr>
            <w:ins w:id="29388"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89" w:author="KIM, Jason" w:date="2019-04-02T13:39:00Z"/>
                <w:rFonts w:ascii="Calibri" w:eastAsia="Times New Roman" w:hAnsi="Calibri" w:cs="Calibri"/>
                <w:color w:val="000000"/>
                <w:lang w:eastAsia="en-AU"/>
              </w:rPr>
            </w:pPr>
            <w:ins w:id="29390" w:author="KIM, Jason" w:date="2019-04-02T13:39:00Z">
              <w:r w:rsidRPr="0056388D">
                <w:rPr>
                  <w:rFonts w:ascii="Calibri" w:eastAsia="Times New Roman" w:hAnsi="Calibri" w:cs="Calibri"/>
                  <w:color w:val="000000"/>
                  <w:lang w:eastAsia="en-AU"/>
                </w:rPr>
                <w:t>Chainage 6302</w:t>
              </w:r>
            </w:ins>
          </w:p>
        </w:tc>
        <w:tc>
          <w:tcPr>
            <w:tcW w:w="764" w:type="pct"/>
            <w:noWrap/>
          </w:tcPr>
          <w:p w:rsidR="00110C18" w:rsidRDefault="00110C18" w:rsidP="00063728">
            <w:pPr>
              <w:jc w:val="right"/>
              <w:rPr>
                <w:ins w:id="29391" w:author="KIM, Jason" w:date="2019-04-02T13:39:00Z"/>
                <w:rFonts w:ascii="Calibri" w:eastAsia="Times New Roman" w:hAnsi="Calibri" w:cs="Calibri"/>
                <w:color w:val="000000"/>
                <w:lang w:eastAsia="en-AU"/>
              </w:rPr>
            </w:pPr>
            <w:ins w:id="29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93" w:author="KIM, Jason" w:date="2019-04-02T13:39:00Z"/>
        </w:trPr>
        <w:tc>
          <w:tcPr>
            <w:tcW w:w="708" w:type="pct"/>
            <w:vMerge w:val="restart"/>
            <w:noWrap/>
            <w:hideMark/>
          </w:tcPr>
          <w:p w:rsidR="00110C18" w:rsidRPr="0056388D" w:rsidRDefault="00110C18" w:rsidP="00063728">
            <w:pPr>
              <w:rPr>
                <w:ins w:id="29394" w:author="KIM, Jason" w:date="2019-04-02T13:39:00Z"/>
                <w:rFonts w:ascii="Calibri" w:eastAsia="Times New Roman" w:hAnsi="Calibri" w:cs="Calibri"/>
                <w:color w:val="000000"/>
                <w:lang w:eastAsia="en-AU"/>
              </w:rPr>
            </w:pPr>
            <w:ins w:id="29395" w:author="KIM, Jason" w:date="2019-04-02T13:39:00Z">
              <w:r w:rsidRPr="0056388D">
                <w:rPr>
                  <w:rFonts w:ascii="Calibri" w:eastAsia="Times New Roman" w:hAnsi="Calibri" w:cs="Calibri"/>
                  <w:color w:val="000000"/>
                  <w:lang w:eastAsia="en-AU"/>
                </w:rPr>
                <w:t>LLE46K51</w:t>
              </w:r>
            </w:ins>
          </w:p>
        </w:tc>
        <w:tc>
          <w:tcPr>
            <w:tcW w:w="605" w:type="pct"/>
            <w:noWrap/>
            <w:hideMark/>
          </w:tcPr>
          <w:p w:rsidR="00110C18" w:rsidRPr="0056388D" w:rsidRDefault="00110C18" w:rsidP="00063728">
            <w:pPr>
              <w:rPr>
                <w:ins w:id="29396" w:author="KIM, Jason" w:date="2019-04-02T13:39:00Z"/>
                <w:rFonts w:ascii="Calibri" w:eastAsia="Times New Roman" w:hAnsi="Calibri" w:cs="Calibri"/>
                <w:color w:val="000000"/>
                <w:lang w:eastAsia="en-AU"/>
              </w:rPr>
            </w:pPr>
            <w:ins w:id="29397"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398" w:author="KIM, Jason" w:date="2019-04-02T13:39:00Z"/>
                <w:rFonts w:ascii="Calibri" w:eastAsia="Times New Roman" w:hAnsi="Calibri" w:cs="Calibri"/>
                <w:color w:val="000000"/>
                <w:lang w:eastAsia="en-AU"/>
              </w:rPr>
            </w:pPr>
            <w:ins w:id="293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00" w:author="KIM, Jason" w:date="2019-04-02T13:39:00Z"/>
                <w:rFonts w:ascii="Calibri" w:eastAsia="Times New Roman" w:hAnsi="Calibri" w:cs="Calibri"/>
                <w:color w:val="000000"/>
                <w:lang w:eastAsia="en-AU"/>
              </w:rPr>
            </w:pPr>
            <w:ins w:id="29401" w:author="KIM, Jason" w:date="2019-04-02T13:39:00Z">
              <w:r w:rsidRPr="0056388D">
                <w:rPr>
                  <w:rFonts w:ascii="Calibri" w:eastAsia="Times New Roman" w:hAnsi="Calibri" w:cs="Calibri"/>
                  <w:color w:val="000000"/>
                  <w:lang w:eastAsia="en-AU"/>
                </w:rPr>
                <w:t>LLN1476</w:t>
              </w:r>
            </w:ins>
          </w:p>
        </w:tc>
        <w:tc>
          <w:tcPr>
            <w:tcW w:w="933" w:type="pct"/>
            <w:noWrap/>
            <w:hideMark/>
          </w:tcPr>
          <w:p w:rsidR="00110C18" w:rsidRPr="0056388D" w:rsidRDefault="00110C18" w:rsidP="00063728">
            <w:pPr>
              <w:rPr>
                <w:ins w:id="29402" w:author="KIM, Jason" w:date="2019-04-02T13:39:00Z"/>
                <w:rFonts w:ascii="Calibri" w:eastAsia="Times New Roman" w:hAnsi="Calibri" w:cs="Calibri"/>
                <w:color w:val="000000"/>
                <w:lang w:eastAsia="en-AU"/>
              </w:rPr>
            </w:pPr>
            <w:ins w:id="294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04" w:author="KIM, Jason" w:date="2019-04-02T13:39:00Z"/>
                <w:rFonts w:ascii="Calibri" w:eastAsia="Times New Roman" w:hAnsi="Calibri" w:cs="Calibri"/>
                <w:color w:val="000000"/>
                <w:lang w:eastAsia="en-AU"/>
              </w:rPr>
            </w:pPr>
            <w:ins w:id="29405" w:author="KIM, Jason" w:date="2019-04-02T13:39:00Z">
              <w:r w:rsidRPr="0056388D">
                <w:rPr>
                  <w:rFonts w:ascii="Calibri" w:eastAsia="Times New Roman" w:hAnsi="Calibri" w:cs="Calibri"/>
                  <w:color w:val="000000"/>
                  <w:lang w:eastAsia="en-AU"/>
                </w:rPr>
                <w:t>Chainage 6343</w:t>
              </w:r>
            </w:ins>
          </w:p>
        </w:tc>
        <w:tc>
          <w:tcPr>
            <w:tcW w:w="764" w:type="pct"/>
            <w:noWrap/>
            <w:hideMark/>
          </w:tcPr>
          <w:p w:rsidR="00110C18" w:rsidRPr="0056388D" w:rsidRDefault="00110C18" w:rsidP="00063728">
            <w:pPr>
              <w:jc w:val="right"/>
              <w:rPr>
                <w:ins w:id="29406" w:author="KIM, Jason" w:date="2019-04-02T13:39:00Z"/>
                <w:rFonts w:ascii="Calibri" w:eastAsia="Times New Roman" w:hAnsi="Calibri" w:cs="Calibri"/>
                <w:color w:val="000000"/>
                <w:lang w:eastAsia="en-AU"/>
              </w:rPr>
            </w:pPr>
            <w:ins w:id="29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08" w:author="KIM, Jason" w:date="2019-04-02T13:39:00Z"/>
        </w:trPr>
        <w:tc>
          <w:tcPr>
            <w:tcW w:w="708" w:type="pct"/>
            <w:vMerge/>
            <w:hideMark/>
          </w:tcPr>
          <w:p w:rsidR="00110C18" w:rsidRPr="0056388D" w:rsidRDefault="00110C18" w:rsidP="00063728">
            <w:pPr>
              <w:rPr>
                <w:ins w:id="294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10" w:author="KIM, Jason" w:date="2019-04-02T13:39:00Z"/>
                <w:rFonts w:ascii="Calibri" w:eastAsia="Times New Roman" w:hAnsi="Calibri" w:cs="Calibri"/>
                <w:color w:val="000000"/>
                <w:lang w:eastAsia="en-AU"/>
              </w:rPr>
            </w:pPr>
            <w:ins w:id="29411"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12" w:author="KIM, Jason" w:date="2019-04-02T13:39:00Z"/>
                <w:rFonts w:ascii="Calibri" w:eastAsia="Times New Roman" w:hAnsi="Calibri" w:cs="Calibri"/>
                <w:color w:val="000000"/>
                <w:lang w:eastAsia="en-AU"/>
              </w:rPr>
            </w:pPr>
            <w:ins w:id="294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14" w:author="KIM, Jason" w:date="2019-04-02T13:39:00Z"/>
                <w:rFonts w:ascii="Calibri" w:eastAsia="Times New Roman" w:hAnsi="Calibri" w:cs="Calibri"/>
                <w:color w:val="000000"/>
                <w:lang w:eastAsia="en-AU"/>
              </w:rPr>
            </w:pPr>
            <w:ins w:id="29415" w:author="KIM, Jason" w:date="2019-04-02T13:39:00Z">
              <w:r w:rsidRPr="0056388D">
                <w:rPr>
                  <w:rFonts w:ascii="Calibri" w:eastAsia="Times New Roman" w:hAnsi="Calibri" w:cs="Calibri"/>
                  <w:color w:val="000000"/>
                  <w:lang w:eastAsia="en-AU"/>
                </w:rPr>
                <w:t>LLN1477</w:t>
              </w:r>
            </w:ins>
          </w:p>
        </w:tc>
        <w:tc>
          <w:tcPr>
            <w:tcW w:w="933" w:type="pct"/>
            <w:noWrap/>
            <w:hideMark/>
          </w:tcPr>
          <w:p w:rsidR="00110C18" w:rsidRPr="0056388D" w:rsidRDefault="00110C18" w:rsidP="00063728">
            <w:pPr>
              <w:rPr>
                <w:ins w:id="29416" w:author="KIM, Jason" w:date="2019-04-02T13:39:00Z"/>
                <w:rFonts w:ascii="Calibri" w:eastAsia="Times New Roman" w:hAnsi="Calibri" w:cs="Calibri"/>
                <w:color w:val="000000"/>
                <w:lang w:eastAsia="en-AU"/>
              </w:rPr>
            </w:pPr>
            <w:ins w:id="294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18" w:author="KIM, Jason" w:date="2019-04-02T13:39:00Z"/>
                <w:rFonts w:ascii="Calibri" w:eastAsia="Times New Roman" w:hAnsi="Calibri" w:cs="Calibri"/>
                <w:color w:val="000000"/>
                <w:lang w:eastAsia="en-AU"/>
              </w:rPr>
            </w:pPr>
            <w:ins w:id="29419" w:author="KIM, Jason" w:date="2019-04-02T13:39:00Z">
              <w:r w:rsidRPr="0056388D">
                <w:rPr>
                  <w:rFonts w:ascii="Calibri" w:eastAsia="Times New Roman" w:hAnsi="Calibri" w:cs="Calibri"/>
                  <w:color w:val="000000"/>
                  <w:lang w:eastAsia="en-AU"/>
                </w:rPr>
                <w:t>Chainage 6352</w:t>
              </w:r>
            </w:ins>
          </w:p>
        </w:tc>
        <w:tc>
          <w:tcPr>
            <w:tcW w:w="764" w:type="pct"/>
            <w:noWrap/>
            <w:hideMark/>
          </w:tcPr>
          <w:p w:rsidR="00110C18" w:rsidRPr="0056388D" w:rsidRDefault="00110C18" w:rsidP="00063728">
            <w:pPr>
              <w:jc w:val="right"/>
              <w:rPr>
                <w:ins w:id="29420" w:author="KIM, Jason" w:date="2019-04-02T13:39:00Z"/>
                <w:rFonts w:ascii="Calibri" w:eastAsia="Times New Roman" w:hAnsi="Calibri" w:cs="Calibri"/>
                <w:color w:val="000000"/>
                <w:lang w:eastAsia="en-AU"/>
              </w:rPr>
            </w:pPr>
            <w:ins w:id="294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22" w:author="KIM, Jason" w:date="2019-04-02T13:39:00Z"/>
        </w:trPr>
        <w:tc>
          <w:tcPr>
            <w:tcW w:w="708" w:type="pct"/>
            <w:vMerge/>
            <w:hideMark/>
          </w:tcPr>
          <w:p w:rsidR="00110C18" w:rsidRPr="0056388D" w:rsidRDefault="00110C18" w:rsidP="00063728">
            <w:pPr>
              <w:rPr>
                <w:ins w:id="294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24" w:author="KIM, Jason" w:date="2019-04-02T13:39:00Z"/>
                <w:rFonts w:ascii="Calibri" w:eastAsia="Times New Roman" w:hAnsi="Calibri" w:cs="Calibri"/>
                <w:color w:val="000000"/>
                <w:lang w:eastAsia="en-AU"/>
              </w:rPr>
            </w:pPr>
            <w:ins w:id="29425"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26" w:author="KIM, Jason" w:date="2019-04-02T13:39:00Z"/>
                <w:rFonts w:ascii="Calibri" w:eastAsia="Times New Roman" w:hAnsi="Calibri" w:cs="Calibri"/>
                <w:color w:val="000000"/>
                <w:lang w:eastAsia="en-AU"/>
              </w:rPr>
            </w:pPr>
            <w:ins w:id="294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28" w:author="KIM, Jason" w:date="2019-04-02T13:39:00Z"/>
                <w:rFonts w:ascii="Calibri" w:eastAsia="Times New Roman" w:hAnsi="Calibri" w:cs="Calibri"/>
                <w:color w:val="000000"/>
                <w:lang w:eastAsia="en-AU"/>
              </w:rPr>
            </w:pPr>
            <w:ins w:id="29429" w:author="KIM, Jason" w:date="2019-04-02T13:39:00Z">
              <w:r w:rsidRPr="0056388D">
                <w:rPr>
                  <w:rFonts w:ascii="Calibri" w:eastAsia="Times New Roman" w:hAnsi="Calibri" w:cs="Calibri"/>
                  <w:color w:val="000000"/>
                  <w:lang w:eastAsia="en-AU"/>
                </w:rPr>
                <w:t>LLN1478</w:t>
              </w:r>
            </w:ins>
          </w:p>
        </w:tc>
        <w:tc>
          <w:tcPr>
            <w:tcW w:w="933" w:type="pct"/>
            <w:noWrap/>
            <w:hideMark/>
          </w:tcPr>
          <w:p w:rsidR="00110C18" w:rsidRPr="0056388D" w:rsidRDefault="00110C18" w:rsidP="00063728">
            <w:pPr>
              <w:rPr>
                <w:ins w:id="29430" w:author="KIM, Jason" w:date="2019-04-02T13:39:00Z"/>
                <w:rFonts w:ascii="Calibri" w:eastAsia="Times New Roman" w:hAnsi="Calibri" w:cs="Calibri"/>
                <w:color w:val="000000"/>
                <w:lang w:eastAsia="en-AU"/>
              </w:rPr>
            </w:pPr>
            <w:ins w:id="294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32" w:author="KIM, Jason" w:date="2019-04-02T13:39:00Z"/>
                <w:rFonts w:ascii="Calibri" w:eastAsia="Times New Roman" w:hAnsi="Calibri" w:cs="Calibri"/>
                <w:color w:val="000000"/>
                <w:lang w:eastAsia="en-AU"/>
              </w:rPr>
            </w:pPr>
            <w:ins w:id="29433" w:author="KIM, Jason" w:date="2019-04-02T13:39:00Z">
              <w:r w:rsidRPr="0056388D">
                <w:rPr>
                  <w:rFonts w:ascii="Calibri" w:eastAsia="Times New Roman" w:hAnsi="Calibri" w:cs="Calibri"/>
                  <w:color w:val="000000"/>
                  <w:lang w:eastAsia="en-AU"/>
                </w:rPr>
                <w:t>Chainage 6362</w:t>
              </w:r>
            </w:ins>
          </w:p>
        </w:tc>
        <w:tc>
          <w:tcPr>
            <w:tcW w:w="764" w:type="pct"/>
            <w:noWrap/>
            <w:hideMark/>
          </w:tcPr>
          <w:p w:rsidR="00110C18" w:rsidRPr="0056388D" w:rsidRDefault="00110C18" w:rsidP="00063728">
            <w:pPr>
              <w:jc w:val="right"/>
              <w:rPr>
                <w:ins w:id="29434" w:author="KIM, Jason" w:date="2019-04-02T13:39:00Z"/>
                <w:rFonts w:ascii="Calibri" w:eastAsia="Times New Roman" w:hAnsi="Calibri" w:cs="Calibri"/>
                <w:color w:val="000000"/>
                <w:lang w:eastAsia="en-AU"/>
              </w:rPr>
            </w:pPr>
            <w:ins w:id="29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36" w:author="KIM, Jason" w:date="2019-04-02T13:39:00Z"/>
        </w:trPr>
        <w:tc>
          <w:tcPr>
            <w:tcW w:w="708" w:type="pct"/>
            <w:vMerge/>
            <w:hideMark/>
          </w:tcPr>
          <w:p w:rsidR="00110C18" w:rsidRPr="0056388D" w:rsidRDefault="00110C18" w:rsidP="00063728">
            <w:pPr>
              <w:rPr>
                <w:ins w:id="294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38" w:author="KIM, Jason" w:date="2019-04-02T13:39:00Z"/>
                <w:rFonts w:ascii="Calibri" w:eastAsia="Times New Roman" w:hAnsi="Calibri" w:cs="Calibri"/>
                <w:color w:val="000000"/>
                <w:lang w:eastAsia="en-AU"/>
              </w:rPr>
            </w:pPr>
            <w:ins w:id="29439"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40" w:author="KIM, Jason" w:date="2019-04-02T13:39:00Z"/>
                <w:rFonts w:ascii="Calibri" w:eastAsia="Times New Roman" w:hAnsi="Calibri" w:cs="Calibri"/>
                <w:color w:val="000000"/>
                <w:lang w:eastAsia="en-AU"/>
              </w:rPr>
            </w:pPr>
            <w:ins w:id="2944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42" w:author="KIM, Jason" w:date="2019-04-02T13:39:00Z"/>
                <w:rFonts w:ascii="Calibri" w:eastAsia="Times New Roman" w:hAnsi="Calibri" w:cs="Calibri"/>
                <w:color w:val="000000"/>
                <w:lang w:eastAsia="en-AU"/>
              </w:rPr>
            </w:pPr>
            <w:ins w:id="29443" w:author="KIM, Jason" w:date="2019-04-02T13:39:00Z">
              <w:r w:rsidRPr="0056388D">
                <w:rPr>
                  <w:rFonts w:ascii="Calibri" w:eastAsia="Times New Roman" w:hAnsi="Calibri" w:cs="Calibri"/>
                  <w:color w:val="000000"/>
                  <w:lang w:eastAsia="en-AU"/>
                </w:rPr>
                <w:t>LLN1479</w:t>
              </w:r>
            </w:ins>
          </w:p>
        </w:tc>
        <w:tc>
          <w:tcPr>
            <w:tcW w:w="933" w:type="pct"/>
            <w:noWrap/>
            <w:hideMark/>
          </w:tcPr>
          <w:p w:rsidR="00110C18" w:rsidRPr="0056388D" w:rsidRDefault="00110C18" w:rsidP="00063728">
            <w:pPr>
              <w:rPr>
                <w:ins w:id="29444" w:author="KIM, Jason" w:date="2019-04-02T13:39:00Z"/>
                <w:rFonts w:ascii="Calibri" w:eastAsia="Times New Roman" w:hAnsi="Calibri" w:cs="Calibri"/>
                <w:color w:val="000000"/>
                <w:lang w:eastAsia="en-AU"/>
              </w:rPr>
            </w:pPr>
            <w:ins w:id="294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46" w:author="KIM, Jason" w:date="2019-04-02T13:39:00Z"/>
                <w:rFonts w:ascii="Calibri" w:eastAsia="Times New Roman" w:hAnsi="Calibri" w:cs="Calibri"/>
                <w:color w:val="000000"/>
                <w:lang w:eastAsia="en-AU"/>
              </w:rPr>
            </w:pPr>
            <w:ins w:id="29447" w:author="KIM, Jason" w:date="2019-04-02T13:39:00Z">
              <w:r w:rsidRPr="0056388D">
                <w:rPr>
                  <w:rFonts w:ascii="Calibri" w:eastAsia="Times New Roman" w:hAnsi="Calibri" w:cs="Calibri"/>
                  <w:color w:val="000000"/>
                  <w:lang w:eastAsia="en-AU"/>
                </w:rPr>
                <w:t>Chainage 6372</w:t>
              </w:r>
            </w:ins>
          </w:p>
        </w:tc>
        <w:tc>
          <w:tcPr>
            <w:tcW w:w="764" w:type="pct"/>
            <w:noWrap/>
            <w:hideMark/>
          </w:tcPr>
          <w:p w:rsidR="00110C18" w:rsidRPr="0056388D" w:rsidRDefault="00110C18" w:rsidP="00063728">
            <w:pPr>
              <w:jc w:val="right"/>
              <w:rPr>
                <w:ins w:id="29448" w:author="KIM, Jason" w:date="2019-04-02T13:39:00Z"/>
                <w:rFonts w:ascii="Calibri" w:eastAsia="Times New Roman" w:hAnsi="Calibri" w:cs="Calibri"/>
                <w:color w:val="000000"/>
                <w:lang w:eastAsia="en-AU"/>
              </w:rPr>
            </w:pPr>
            <w:ins w:id="294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50" w:author="KIM, Jason" w:date="2019-04-02T13:39:00Z"/>
        </w:trPr>
        <w:tc>
          <w:tcPr>
            <w:tcW w:w="708" w:type="pct"/>
            <w:vMerge/>
            <w:hideMark/>
          </w:tcPr>
          <w:p w:rsidR="00110C18" w:rsidRPr="0056388D" w:rsidRDefault="00110C18" w:rsidP="00063728">
            <w:pPr>
              <w:rPr>
                <w:ins w:id="294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52" w:author="KIM, Jason" w:date="2019-04-02T13:39:00Z"/>
                <w:rFonts w:ascii="Calibri" w:eastAsia="Times New Roman" w:hAnsi="Calibri" w:cs="Calibri"/>
                <w:color w:val="000000"/>
                <w:lang w:eastAsia="en-AU"/>
              </w:rPr>
            </w:pPr>
            <w:ins w:id="29453"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54" w:author="KIM, Jason" w:date="2019-04-02T13:39:00Z"/>
                <w:rFonts w:ascii="Calibri" w:eastAsia="Times New Roman" w:hAnsi="Calibri" w:cs="Calibri"/>
                <w:color w:val="000000"/>
                <w:lang w:eastAsia="en-AU"/>
              </w:rPr>
            </w:pPr>
            <w:ins w:id="2945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56" w:author="KIM, Jason" w:date="2019-04-02T13:39:00Z"/>
                <w:rFonts w:ascii="Calibri" w:eastAsia="Times New Roman" w:hAnsi="Calibri" w:cs="Calibri"/>
                <w:color w:val="000000"/>
                <w:lang w:eastAsia="en-AU"/>
              </w:rPr>
            </w:pPr>
            <w:ins w:id="29457" w:author="KIM, Jason" w:date="2019-04-02T13:39:00Z">
              <w:r w:rsidRPr="0056388D">
                <w:rPr>
                  <w:rFonts w:ascii="Calibri" w:eastAsia="Times New Roman" w:hAnsi="Calibri" w:cs="Calibri"/>
                  <w:color w:val="000000"/>
                  <w:lang w:eastAsia="en-AU"/>
                </w:rPr>
                <w:t>LLN1480</w:t>
              </w:r>
            </w:ins>
          </w:p>
        </w:tc>
        <w:tc>
          <w:tcPr>
            <w:tcW w:w="933" w:type="pct"/>
            <w:noWrap/>
            <w:hideMark/>
          </w:tcPr>
          <w:p w:rsidR="00110C18" w:rsidRPr="0056388D" w:rsidRDefault="00110C18" w:rsidP="00063728">
            <w:pPr>
              <w:rPr>
                <w:ins w:id="29458" w:author="KIM, Jason" w:date="2019-04-02T13:39:00Z"/>
                <w:rFonts w:ascii="Calibri" w:eastAsia="Times New Roman" w:hAnsi="Calibri" w:cs="Calibri"/>
                <w:color w:val="000000"/>
                <w:lang w:eastAsia="en-AU"/>
              </w:rPr>
            </w:pPr>
            <w:ins w:id="294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60" w:author="KIM, Jason" w:date="2019-04-02T13:39:00Z"/>
                <w:rFonts w:ascii="Calibri" w:eastAsia="Times New Roman" w:hAnsi="Calibri" w:cs="Calibri"/>
                <w:color w:val="000000"/>
                <w:lang w:eastAsia="en-AU"/>
              </w:rPr>
            </w:pPr>
            <w:ins w:id="29461" w:author="KIM, Jason" w:date="2019-04-02T13:39:00Z">
              <w:r w:rsidRPr="0056388D">
                <w:rPr>
                  <w:rFonts w:ascii="Calibri" w:eastAsia="Times New Roman" w:hAnsi="Calibri" w:cs="Calibri"/>
                  <w:color w:val="000000"/>
                  <w:lang w:eastAsia="en-AU"/>
                </w:rPr>
                <w:t>Chainage 6381</w:t>
              </w:r>
            </w:ins>
          </w:p>
        </w:tc>
        <w:tc>
          <w:tcPr>
            <w:tcW w:w="764" w:type="pct"/>
            <w:noWrap/>
            <w:hideMark/>
          </w:tcPr>
          <w:p w:rsidR="00110C18" w:rsidRPr="0056388D" w:rsidRDefault="00110C18" w:rsidP="00063728">
            <w:pPr>
              <w:jc w:val="right"/>
              <w:rPr>
                <w:ins w:id="29462" w:author="KIM, Jason" w:date="2019-04-02T13:39:00Z"/>
                <w:rFonts w:ascii="Calibri" w:eastAsia="Times New Roman" w:hAnsi="Calibri" w:cs="Calibri"/>
                <w:color w:val="000000"/>
                <w:lang w:eastAsia="en-AU"/>
              </w:rPr>
            </w:pPr>
            <w:ins w:id="29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64" w:author="KIM, Jason" w:date="2019-04-02T13:39:00Z"/>
        </w:trPr>
        <w:tc>
          <w:tcPr>
            <w:tcW w:w="708" w:type="pct"/>
            <w:vMerge/>
            <w:hideMark/>
          </w:tcPr>
          <w:p w:rsidR="00110C18" w:rsidRPr="0056388D" w:rsidRDefault="00110C18" w:rsidP="00063728">
            <w:pPr>
              <w:rPr>
                <w:ins w:id="294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66" w:author="KIM, Jason" w:date="2019-04-02T13:39:00Z"/>
                <w:rFonts w:ascii="Calibri" w:eastAsia="Times New Roman" w:hAnsi="Calibri" w:cs="Calibri"/>
                <w:color w:val="000000"/>
                <w:lang w:eastAsia="en-AU"/>
              </w:rPr>
            </w:pPr>
            <w:ins w:id="29467"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68" w:author="KIM, Jason" w:date="2019-04-02T13:39:00Z"/>
                <w:rFonts w:ascii="Calibri" w:eastAsia="Times New Roman" w:hAnsi="Calibri" w:cs="Calibri"/>
                <w:color w:val="000000"/>
                <w:lang w:eastAsia="en-AU"/>
              </w:rPr>
            </w:pPr>
            <w:ins w:id="2946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70" w:author="KIM, Jason" w:date="2019-04-02T13:39:00Z"/>
                <w:rFonts w:ascii="Calibri" w:eastAsia="Times New Roman" w:hAnsi="Calibri" w:cs="Calibri"/>
                <w:color w:val="000000"/>
                <w:lang w:eastAsia="en-AU"/>
              </w:rPr>
            </w:pPr>
            <w:ins w:id="29471" w:author="KIM, Jason" w:date="2019-04-02T13:39:00Z">
              <w:r w:rsidRPr="0056388D">
                <w:rPr>
                  <w:rFonts w:ascii="Calibri" w:eastAsia="Times New Roman" w:hAnsi="Calibri" w:cs="Calibri"/>
                  <w:color w:val="000000"/>
                  <w:lang w:eastAsia="en-AU"/>
                </w:rPr>
                <w:t>LLN1481</w:t>
              </w:r>
            </w:ins>
          </w:p>
        </w:tc>
        <w:tc>
          <w:tcPr>
            <w:tcW w:w="933" w:type="pct"/>
            <w:noWrap/>
            <w:hideMark/>
          </w:tcPr>
          <w:p w:rsidR="00110C18" w:rsidRPr="0056388D" w:rsidRDefault="00110C18" w:rsidP="00063728">
            <w:pPr>
              <w:rPr>
                <w:ins w:id="29472" w:author="KIM, Jason" w:date="2019-04-02T13:39:00Z"/>
                <w:rFonts w:ascii="Calibri" w:eastAsia="Times New Roman" w:hAnsi="Calibri" w:cs="Calibri"/>
                <w:color w:val="000000"/>
                <w:lang w:eastAsia="en-AU"/>
              </w:rPr>
            </w:pPr>
            <w:ins w:id="294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74" w:author="KIM, Jason" w:date="2019-04-02T13:39:00Z"/>
                <w:rFonts w:ascii="Calibri" w:eastAsia="Times New Roman" w:hAnsi="Calibri" w:cs="Calibri"/>
                <w:color w:val="000000"/>
                <w:lang w:eastAsia="en-AU"/>
              </w:rPr>
            </w:pPr>
            <w:ins w:id="29475" w:author="KIM, Jason" w:date="2019-04-02T13:39:00Z">
              <w:r w:rsidRPr="0056388D">
                <w:rPr>
                  <w:rFonts w:ascii="Calibri" w:eastAsia="Times New Roman" w:hAnsi="Calibri" w:cs="Calibri"/>
                  <w:color w:val="000000"/>
                  <w:lang w:eastAsia="en-AU"/>
                </w:rPr>
                <w:t>Chainage 6391</w:t>
              </w:r>
            </w:ins>
          </w:p>
        </w:tc>
        <w:tc>
          <w:tcPr>
            <w:tcW w:w="764" w:type="pct"/>
            <w:noWrap/>
            <w:hideMark/>
          </w:tcPr>
          <w:p w:rsidR="00110C18" w:rsidRPr="0056388D" w:rsidRDefault="00110C18" w:rsidP="00063728">
            <w:pPr>
              <w:jc w:val="right"/>
              <w:rPr>
                <w:ins w:id="29476" w:author="KIM, Jason" w:date="2019-04-02T13:39:00Z"/>
                <w:rFonts w:ascii="Calibri" w:eastAsia="Times New Roman" w:hAnsi="Calibri" w:cs="Calibri"/>
                <w:color w:val="000000"/>
                <w:lang w:eastAsia="en-AU"/>
              </w:rPr>
            </w:pPr>
            <w:ins w:id="29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78" w:author="KIM, Jason" w:date="2019-04-02T13:39:00Z"/>
        </w:trPr>
        <w:tc>
          <w:tcPr>
            <w:tcW w:w="708" w:type="pct"/>
            <w:vMerge/>
            <w:hideMark/>
          </w:tcPr>
          <w:p w:rsidR="00110C18" w:rsidRPr="0056388D" w:rsidRDefault="00110C18" w:rsidP="00063728">
            <w:pPr>
              <w:rPr>
                <w:ins w:id="294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80" w:author="KIM, Jason" w:date="2019-04-02T13:39:00Z"/>
                <w:rFonts w:ascii="Calibri" w:eastAsia="Times New Roman" w:hAnsi="Calibri" w:cs="Calibri"/>
                <w:color w:val="000000"/>
                <w:lang w:eastAsia="en-AU"/>
              </w:rPr>
            </w:pPr>
            <w:ins w:id="29481"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82" w:author="KIM, Jason" w:date="2019-04-02T13:39:00Z"/>
                <w:rFonts w:ascii="Calibri" w:eastAsia="Times New Roman" w:hAnsi="Calibri" w:cs="Calibri"/>
                <w:color w:val="000000"/>
                <w:lang w:eastAsia="en-AU"/>
              </w:rPr>
            </w:pPr>
            <w:ins w:id="2948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84" w:author="KIM, Jason" w:date="2019-04-02T13:39:00Z"/>
                <w:rFonts w:ascii="Calibri" w:eastAsia="Times New Roman" w:hAnsi="Calibri" w:cs="Calibri"/>
                <w:color w:val="000000"/>
                <w:lang w:eastAsia="en-AU"/>
              </w:rPr>
            </w:pPr>
            <w:ins w:id="29485" w:author="KIM, Jason" w:date="2019-04-02T13:39:00Z">
              <w:r w:rsidRPr="0056388D">
                <w:rPr>
                  <w:rFonts w:ascii="Calibri" w:eastAsia="Times New Roman" w:hAnsi="Calibri" w:cs="Calibri"/>
                  <w:color w:val="000000"/>
                  <w:lang w:eastAsia="en-AU"/>
                </w:rPr>
                <w:t>LLN1482</w:t>
              </w:r>
            </w:ins>
          </w:p>
        </w:tc>
        <w:tc>
          <w:tcPr>
            <w:tcW w:w="933" w:type="pct"/>
            <w:noWrap/>
            <w:hideMark/>
          </w:tcPr>
          <w:p w:rsidR="00110C18" w:rsidRPr="0056388D" w:rsidRDefault="00110C18" w:rsidP="00063728">
            <w:pPr>
              <w:rPr>
                <w:ins w:id="29486" w:author="KIM, Jason" w:date="2019-04-02T13:39:00Z"/>
                <w:rFonts w:ascii="Calibri" w:eastAsia="Times New Roman" w:hAnsi="Calibri" w:cs="Calibri"/>
                <w:color w:val="000000"/>
                <w:lang w:eastAsia="en-AU"/>
              </w:rPr>
            </w:pPr>
            <w:ins w:id="294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88" w:author="KIM, Jason" w:date="2019-04-02T13:39:00Z"/>
                <w:rFonts w:ascii="Calibri" w:eastAsia="Times New Roman" w:hAnsi="Calibri" w:cs="Calibri"/>
                <w:color w:val="000000"/>
                <w:lang w:eastAsia="en-AU"/>
              </w:rPr>
            </w:pPr>
            <w:ins w:id="29489" w:author="KIM, Jason" w:date="2019-04-02T13:39:00Z">
              <w:r w:rsidRPr="0056388D">
                <w:rPr>
                  <w:rFonts w:ascii="Calibri" w:eastAsia="Times New Roman" w:hAnsi="Calibri" w:cs="Calibri"/>
                  <w:color w:val="000000"/>
                  <w:lang w:eastAsia="en-AU"/>
                </w:rPr>
                <w:t>Chainage 6401</w:t>
              </w:r>
            </w:ins>
          </w:p>
        </w:tc>
        <w:tc>
          <w:tcPr>
            <w:tcW w:w="764" w:type="pct"/>
            <w:noWrap/>
            <w:hideMark/>
          </w:tcPr>
          <w:p w:rsidR="00110C18" w:rsidRPr="0056388D" w:rsidRDefault="00110C18" w:rsidP="00063728">
            <w:pPr>
              <w:jc w:val="right"/>
              <w:rPr>
                <w:ins w:id="29490" w:author="KIM, Jason" w:date="2019-04-02T13:39:00Z"/>
                <w:rFonts w:ascii="Calibri" w:eastAsia="Times New Roman" w:hAnsi="Calibri" w:cs="Calibri"/>
                <w:color w:val="000000"/>
                <w:lang w:eastAsia="en-AU"/>
              </w:rPr>
            </w:pPr>
            <w:ins w:id="294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92" w:author="KIM, Jason" w:date="2019-04-02T13:39:00Z"/>
        </w:trPr>
        <w:tc>
          <w:tcPr>
            <w:tcW w:w="708" w:type="pct"/>
            <w:vMerge/>
            <w:hideMark/>
          </w:tcPr>
          <w:p w:rsidR="00110C18" w:rsidRPr="0056388D" w:rsidRDefault="00110C18" w:rsidP="00063728">
            <w:pPr>
              <w:rPr>
                <w:ins w:id="294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94" w:author="KIM, Jason" w:date="2019-04-02T13:39:00Z"/>
                <w:rFonts w:ascii="Calibri" w:eastAsia="Times New Roman" w:hAnsi="Calibri" w:cs="Calibri"/>
                <w:color w:val="000000"/>
                <w:lang w:eastAsia="en-AU"/>
              </w:rPr>
            </w:pPr>
            <w:ins w:id="29495"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96" w:author="KIM, Jason" w:date="2019-04-02T13:39:00Z"/>
                <w:rFonts w:ascii="Calibri" w:eastAsia="Times New Roman" w:hAnsi="Calibri" w:cs="Calibri"/>
                <w:color w:val="000000"/>
                <w:lang w:eastAsia="en-AU"/>
              </w:rPr>
            </w:pPr>
            <w:ins w:id="2949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98" w:author="KIM, Jason" w:date="2019-04-02T13:39:00Z"/>
                <w:rFonts w:ascii="Calibri" w:eastAsia="Times New Roman" w:hAnsi="Calibri" w:cs="Calibri"/>
                <w:color w:val="000000"/>
                <w:lang w:eastAsia="en-AU"/>
              </w:rPr>
            </w:pPr>
            <w:ins w:id="29499" w:author="KIM, Jason" w:date="2019-04-02T13:39:00Z">
              <w:r w:rsidRPr="0056388D">
                <w:rPr>
                  <w:rFonts w:ascii="Calibri" w:eastAsia="Times New Roman" w:hAnsi="Calibri" w:cs="Calibri"/>
                  <w:color w:val="000000"/>
                  <w:lang w:eastAsia="en-AU"/>
                </w:rPr>
                <w:t>LLN1483</w:t>
              </w:r>
            </w:ins>
          </w:p>
        </w:tc>
        <w:tc>
          <w:tcPr>
            <w:tcW w:w="933" w:type="pct"/>
            <w:noWrap/>
            <w:hideMark/>
          </w:tcPr>
          <w:p w:rsidR="00110C18" w:rsidRPr="0056388D" w:rsidRDefault="00110C18" w:rsidP="00063728">
            <w:pPr>
              <w:rPr>
                <w:ins w:id="29500" w:author="KIM, Jason" w:date="2019-04-02T13:39:00Z"/>
                <w:rFonts w:ascii="Calibri" w:eastAsia="Times New Roman" w:hAnsi="Calibri" w:cs="Calibri"/>
                <w:color w:val="000000"/>
                <w:lang w:eastAsia="en-AU"/>
              </w:rPr>
            </w:pPr>
            <w:ins w:id="295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02" w:author="KIM, Jason" w:date="2019-04-02T13:39:00Z"/>
                <w:rFonts w:ascii="Calibri" w:eastAsia="Times New Roman" w:hAnsi="Calibri" w:cs="Calibri"/>
                <w:color w:val="000000"/>
                <w:lang w:eastAsia="en-AU"/>
              </w:rPr>
            </w:pPr>
            <w:ins w:id="29503" w:author="KIM, Jason" w:date="2019-04-02T13:39:00Z">
              <w:r w:rsidRPr="0056388D">
                <w:rPr>
                  <w:rFonts w:ascii="Calibri" w:eastAsia="Times New Roman" w:hAnsi="Calibri" w:cs="Calibri"/>
                  <w:color w:val="000000"/>
                  <w:lang w:eastAsia="en-AU"/>
                </w:rPr>
                <w:t>Chainage 6410</w:t>
              </w:r>
            </w:ins>
          </w:p>
        </w:tc>
        <w:tc>
          <w:tcPr>
            <w:tcW w:w="764" w:type="pct"/>
            <w:noWrap/>
            <w:hideMark/>
          </w:tcPr>
          <w:p w:rsidR="00110C18" w:rsidRPr="0056388D" w:rsidRDefault="00110C18" w:rsidP="00063728">
            <w:pPr>
              <w:jc w:val="right"/>
              <w:rPr>
                <w:ins w:id="29504" w:author="KIM, Jason" w:date="2019-04-02T13:39:00Z"/>
                <w:rFonts w:ascii="Calibri" w:eastAsia="Times New Roman" w:hAnsi="Calibri" w:cs="Calibri"/>
                <w:color w:val="000000"/>
                <w:lang w:eastAsia="en-AU"/>
              </w:rPr>
            </w:pPr>
            <w:ins w:id="29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06" w:author="KIM, Jason" w:date="2019-04-02T13:39:00Z"/>
        </w:trPr>
        <w:tc>
          <w:tcPr>
            <w:tcW w:w="708" w:type="pct"/>
            <w:vMerge/>
            <w:hideMark/>
          </w:tcPr>
          <w:p w:rsidR="00110C18" w:rsidRPr="0056388D" w:rsidRDefault="00110C18" w:rsidP="00063728">
            <w:pPr>
              <w:rPr>
                <w:ins w:id="295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08" w:author="KIM, Jason" w:date="2019-04-02T13:39:00Z"/>
                <w:rFonts w:ascii="Calibri" w:eastAsia="Times New Roman" w:hAnsi="Calibri" w:cs="Calibri"/>
                <w:color w:val="000000"/>
                <w:lang w:eastAsia="en-AU"/>
              </w:rPr>
            </w:pPr>
            <w:ins w:id="29509"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10" w:author="KIM, Jason" w:date="2019-04-02T13:39:00Z"/>
                <w:rFonts w:ascii="Calibri" w:eastAsia="Times New Roman" w:hAnsi="Calibri" w:cs="Calibri"/>
                <w:color w:val="000000"/>
                <w:lang w:eastAsia="en-AU"/>
              </w:rPr>
            </w:pPr>
            <w:ins w:id="295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12" w:author="KIM, Jason" w:date="2019-04-02T13:39:00Z"/>
                <w:rFonts w:ascii="Calibri" w:eastAsia="Times New Roman" w:hAnsi="Calibri" w:cs="Calibri"/>
                <w:color w:val="000000"/>
                <w:lang w:eastAsia="en-AU"/>
              </w:rPr>
            </w:pPr>
            <w:ins w:id="29513" w:author="KIM, Jason" w:date="2019-04-02T13:39:00Z">
              <w:r w:rsidRPr="0056388D">
                <w:rPr>
                  <w:rFonts w:ascii="Calibri" w:eastAsia="Times New Roman" w:hAnsi="Calibri" w:cs="Calibri"/>
                  <w:color w:val="000000"/>
                  <w:lang w:eastAsia="en-AU"/>
                </w:rPr>
                <w:t>LLN1484</w:t>
              </w:r>
            </w:ins>
          </w:p>
        </w:tc>
        <w:tc>
          <w:tcPr>
            <w:tcW w:w="933" w:type="pct"/>
            <w:noWrap/>
            <w:hideMark/>
          </w:tcPr>
          <w:p w:rsidR="00110C18" w:rsidRPr="0056388D" w:rsidRDefault="00110C18" w:rsidP="00063728">
            <w:pPr>
              <w:rPr>
                <w:ins w:id="29514" w:author="KIM, Jason" w:date="2019-04-02T13:39:00Z"/>
                <w:rFonts w:ascii="Calibri" w:eastAsia="Times New Roman" w:hAnsi="Calibri" w:cs="Calibri"/>
                <w:color w:val="000000"/>
                <w:lang w:eastAsia="en-AU"/>
              </w:rPr>
            </w:pPr>
            <w:ins w:id="295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16" w:author="KIM, Jason" w:date="2019-04-02T13:39:00Z"/>
                <w:rFonts w:ascii="Calibri" w:eastAsia="Times New Roman" w:hAnsi="Calibri" w:cs="Calibri"/>
                <w:color w:val="000000"/>
                <w:lang w:eastAsia="en-AU"/>
              </w:rPr>
            </w:pPr>
            <w:ins w:id="29517" w:author="KIM, Jason" w:date="2019-04-02T13:39:00Z">
              <w:r w:rsidRPr="0056388D">
                <w:rPr>
                  <w:rFonts w:ascii="Calibri" w:eastAsia="Times New Roman" w:hAnsi="Calibri" w:cs="Calibri"/>
                  <w:color w:val="000000"/>
                  <w:lang w:eastAsia="en-AU"/>
                </w:rPr>
                <w:t>Chainage 6420</w:t>
              </w:r>
            </w:ins>
          </w:p>
        </w:tc>
        <w:tc>
          <w:tcPr>
            <w:tcW w:w="764" w:type="pct"/>
            <w:noWrap/>
            <w:hideMark/>
          </w:tcPr>
          <w:p w:rsidR="00110C18" w:rsidRPr="0056388D" w:rsidRDefault="00110C18" w:rsidP="00063728">
            <w:pPr>
              <w:jc w:val="right"/>
              <w:rPr>
                <w:ins w:id="29518" w:author="KIM, Jason" w:date="2019-04-02T13:39:00Z"/>
                <w:rFonts w:ascii="Calibri" w:eastAsia="Times New Roman" w:hAnsi="Calibri" w:cs="Calibri"/>
                <w:color w:val="000000"/>
                <w:lang w:eastAsia="en-AU"/>
              </w:rPr>
            </w:pPr>
            <w:ins w:id="295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20" w:author="KIM, Jason" w:date="2019-04-02T13:39:00Z"/>
        </w:trPr>
        <w:tc>
          <w:tcPr>
            <w:tcW w:w="708" w:type="pct"/>
            <w:vMerge/>
            <w:hideMark/>
          </w:tcPr>
          <w:p w:rsidR="00110C18" w:rsidRPr="0056388D" w:rsidRDefault="00110C18" w:rsidP="00063728">
            <w:pPr>
              <w:rPr>
                <w:ins w:id="295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22" w:author="KIM, Jason" w:date="2019-04-02T13:39:00Z"/>
                <w:rFonts w:ascii="Calibri" w:eastAsia="Times New Roman" w:hAnsi="Calibri" w:cs="Calibri"/>
                <w:color w:val="000000"/>
                <w:lang w:eastAsia="en-AU"/>
              </w:rPr>
            </w:pPr>
            <w:ins w:id="29523"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24" w:author="KIM, Jason" w:date="2019-04-02T13:39:00Z"/>
                <w:rFonts w:ascii="Calibri" w:eastAsia="Times New Roman" w:hAnsi="Calibri" w:cs="Calibri"/>
                <w:color w:val="000000"/>
                <w:lang w:eastAsia="en-AU"/>
              </w:rPr>
            </w:pPr>
            <w:ins w:id="2952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26" w:author="KIM, Jason" w:date="2019-04-02T13:39:00Z"/>
                <w:rFonts w:ascii="Calibri" w:eastAsia="Times New Roman" w:hAnsi="Calibri" w:cs="Calibri"/>
                <w:color w:val="000000"/>
                <w:lang w:eastAsia="en-AU"/>
              </w:rPr>
            </w:pPr>
            <w:ins w:id="29527" w:author="KIM, Jason" w:date="2019-04-02T13:39:00Z">
              <w:r w:rsidRPr="0056388D">
                <w:rPr>
                  <w:rFonts w:ascii="Calibri" w:eastAsia="Times New Roman" w:hAnsi="Calibri" w:cs="Calibri"/>
                  <w:color w:val="000000"/>
                  <w:lang w:eastAsia="en-AU"/>
                </w:rPr>
                <w:t>LLN1485</w:t>
              </w:r>
            </w:ins>
          </w:p>
        </w:tc>
        <w:tc>
          <w:tcPr>
            <w:tcW w:w="933" w:type="pct"/>
            <w:noWrap/>
            <w:hideMark/>
          </w:tcPr>
          <w:p w:rsidR="00110C18" w:rsidRPr="0056388D" w:rsidRDefault="00110C18" w:rsidP="00063728">
            <w:pPr>
              <w:rPr>
                <w:ins w:id="29528" w:author="KIM, Jason" w:date="2019-04-02T13:39:00Z"/>
                <w:rFonts w:ascii="Calibri" w:eastAsia="Times New Roman" w:hAnsi="Calibri" w:cs="Calibri"/>
                <w:color w:val="000000"/>
                <w:lang w:eastAsia="en-AU"/>
              </w:rPr>
            </w:pPr>
            <w:ins w:id="295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30" w:author="KIM, Jason" w:date="2019-04-02T13:39:00Z"/>
                <w:rFonts w:ascii="Calibri" w:eastAsia="Times New Roman" w:hAnsi="Calibri" w:cs="Calibri"/>
                <w:color w:val="000000"/>
                <w:lang w:eastAsia="en-AU"/>
              </w:rPr>
            </w:pPr>
            <w:ins w:id="29531" w:author="KIM, Jason" w:date="2019-04-02T13:39:00Z">
              <w:r w:rsidRPr="0056388D">
                <w:rPr>
                  <w:rFonts w:ascii="Calibri" w:eastAsia="Times New Roman" w:hAnsi="Calibri" w:cs="Calibri"/>
                  <w:color w:val="000000"/>
                  <w:lang w:eastAsia="en-AU"/>
                </w:rPr>
                <w:t>Chainage 6430</w:t>
              </w:r>
            </w:ins>
          </w:p>
        </w:tc>
        <w:tc>
          <w:tcPr>
            <w:tcW w:w="764" w:type="pct"/>
            <w:noWrap/>
            <w:hideMark/>
          </w:tcPr>
          <w:p w:rsidR="00110C18" w:rsidRPr="0056388D" w:rsidRDefault="00110C18" w:rsidP="00063728">
            <w:pPr>
              <w:jc w:val="right"/>
              <w:rPr>
                <w:ins w:id="29532" w:author="KIM, Jason" w:date="2019-04-02T13:39:00Z"/>
                <w:rFonts w:ascii="Calibri" w:eastAsia="Times New Roman" w:hAnsi="Calibri" w:cs="Calibri"/>
                <w:color w:val="000000"/>
                <w:lang w:eastAsia="en-AU"/>
              </w:rPr>
            </w:pPr>
            <w:ins w:id="29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34" w:author="KIM, Jason" w:date="2019-04-02T13:39:00Z"/>
        </w:trPr>
        <w:tc>
          <w:tcPr>
            <w:tcW w:w="708" w:type="pct"/>
            <w:vMerge/>
            <w:hideMark/>
          </w:tcPr>
          <w:p w:rsidR="00110C18" w:rsidRPr="0056388D" w:rsidRDefault="00110C18" w:rsidP="00063728">
            <w:pPr>
              <w:rPr>
                <w:ins w:id="295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36" w:author="KIM, Jason" w:date="2019-04-02T13:39:00Z"/>
                <w:rFonts w:ascii="Calibri" w:eastAsia="Times New Roman" w:hAnsi="Calibri" w:cs="Calibri"/>
                <w:color w:val="000000"/>
                <w:lang w:eastAsia="en-AU"/>
              </w:rPr>
            </w:pPr>
            <w:ins w:id="29537"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38" w:author="KIM, Jason" w:date="2019-04-02T13:39:00Z"/>
                <w:rFonts w:ascii="Calibri" w:eastAsia="Times New Roman" w:hAnsi="Calibri" w:cs="Calibri"/>
                <w:color w:val="000000"/>
                <w:lang w:eastAsia="en-AU"/>
              </w:rPr>
            </w:pPr>
            <w:ins w:id="2953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40" w:author="KIM, Jason" w:date="2019-04-02T13:39:00Z"/>
                <w:rFonts w:ascii="Calibri" w:eastAsia="Times New Roman" w:hAnsi="Calibri" w:cs="Calibri"/>
                <w:color w:val="000000"/>
                <w:lang w:eastAsia="en-AU"/>
              </w:rPr>
            </w:pPr>
            <w:ins w:id="29541" w:author="KIM, Jason" w:date="2019-04-02T13:39:00Z">
              <w:r w:rsidRPr="0056388D">
                <w:rPr>
                  <w:rFonts w:ascii="Calibri" w:eastAsia="Times New Roman" w:hAnsi="Calibri" w:cs="Calibri"/>
                  <w:color w:val="000000"/>
                  <w:lang w:eastAsia="en-AU"/>
                </w:rPr>
                <w:t>LLN1486</w:t>
              </w:r>
            </w:ins>
          </w:p>
        </w:tc>
        <w:tc>
          <w:tcPr>
            <w:tcW w:w="933" w:type="pct"/>
            <w:noWrap/>
            <w:hideMark/>
          </w:tcPr>
          <w:p w:rsidR="00110C18" w:rsidRPr="0056388D" w:rsidRDefault="00110C18" w:rsidP="00063728">
            <w:pPr>
              <w:rPr>
                <w:ins w:id="29542" w:author="KIM, Jason" w:date="2019-04-02T13:39:00Z"/>
                <w:rFonts w:ascii="Calibri" w:eastAsia="Times New Roman" w:hAnsi="Calibri" w:cs="Calibri"/>
                <w:color w:val="000000"/>
                <w:lang w:eastAsia="en-AU"/>
              </w:rPr>
            </w:pPr>
            <w:ins w:id="295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44" w:author="KIM, Jason" w:date="2019-04-02T13:39:00Z"/>
                <w:rFonts w:ascii="Calibri" w:eastAsia="Times New Roman" w:hAnsi="Calibri" w:cs="Calibri"/>
                <w:color w:val="000000"/>
                <w:lang w:eastAsia="en-AU"/>
              </w:rPr>
            </w:pPr>
            <w:ins w:id="29545" w:author="KIM, Jason" w:date="2019-04-02T13:39:00Z">
              <w:r w:rsidRPr="0056388D">
                <w:rPr>
                  <w:rFonts w:ascii="Calibri" w:eastAsia="Times New Roman" w:hAnsi="Calibri" w:cs="Calibri"/>
                  <w:color w:val="000000"/>
                  <w:lang w:eastAsia="en-AU"/>
                </w:rPr>
                <w:t>Chainage 6439</w:t>
              </w:r>
            </w:ins>
          </w:p>
        </w:tc>
        <w:tc>
          <w:tcPr>
            <w:tcW w:w="764" w:type="pct"/>
            <w:noWrap/>
            <w:hideMark/>
          </w:tcPr>
          <w:p w:rsidR="00110C18" w:rsidRPr="0056388D" w:rsidRDefault="00110C18" w:rsidP="00063728">
            <w:pPr>
              <w:jc w:val="right"/>
              <w:rPr>
                <w:ins w:id="29546" w:author="KIM, Jason" w:date="2019-04-02T13:39:00Z"/>
                <w:rFonts w:ascii="Calibri" w:eastAsia="Times New Roman" w:hAnsi="Calibri" w:cs="Calibri"/>
                <w:color w:val="000000"/>
                <w:lang w:eastAsia="en-AU"/>
              </w:rPr>
            </w:pPr>
            <w:ins w:id="295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48" w:author="KIM, Jason" w:date="2019-04-02T13:39:00Z"/>
        </w:trPr>
        <w:tc>
          <w:tcPr>
            <w:tcW w:w="708" w:type="pct"/>
            <w:vMerge w:val="restart"/>
            <w:noWrap/>
            <w:hideMark/>
          </w:tcPr>
          <w:p w:rsidR="00110C18" w:rsidRPr="0056388D" w:rsidRDefault="00110C18" w:rsidP="00063728">
            <w:pPr>
              <w:rPr>
                <w:ins w:id="29549" w:author="KIM, Jason" w:date="2019-04-02T13:39:00Z"/>
                <w:rFonts w:ascii="Calibri" w:eastAsia="Times New Roman" w:hAnsi="Calibri" w:cs="Calibri"/>
                <w:color w:val="000000"/>
                <w:lang w:eastAsia="en-AU"/>
              </w:rPr>
            </w:pPr>
            <w:ins w:id="29550" w:author="KIM, Jason" w:date="2019-04-02T13:39:00Z">
              <w:r w:rsidRPr="0056388D">
                <w:rPr>
                  <w:rFonts w:ascii="Calibri" w:eastAsia="Times New Roman" w:hAnsi="Calibri" w:cs="Calibri"/>
                  <w:color w:val="000000"/>
                  <w:lang w:eastAsia="en-AU"/>
                </w:rPr>
                <w:t>LLE46K71</w:t>
              </w:r>
            </w:ins>
          </w:p>
        </w:tc>
        <w:tc>
          <w:tcPr>
            <w:tcW w:w="605" w:type="pct"/>
            <w:noWrap/>
            <w:hideMark/>
          </w:tcPr>
          <w:p w:rsidR="00110C18" w:rsidRPr="0056388D" w:rsidRDefault="00110C18" w:rsidP="00063728">
            <w:pPr>
              <w:rPr>
                <w:ins w:id="29551" w:author="KIM, Jason" w:date="2019-04-02T13:39:00Z"/>
                <w:rFonts w:ascii="Calibri" w:eastAsia="Times New Roman" w:hAnsi="Calibri" w:cs="Calibri"/>
                <w:color w:val="000000"/>
                <w:lang w:eastAsia="en-AU"/>
              </w:rPr>
            </w:pPr>
            <w:ins w:id="29552"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53" w:author="KIM, Jason" w:date="2019-04-02T13:39:00Z"/>
                <w:rFonts w:ascii="Calibri" w:eastAsia="Times New Roman" w:hAnsi="Calibri" w:cs="Calibri"/>
                <w:color w:val="000000"/>
                <w:lang w:eastAsia="en-AU"/>
              </w:rPr>
            </w:pPr>
            <w:ins w:id="295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55" w:author="KIM, Jason" w:date="2019-04-02T13:39:00Z"/>
                <w:rFonts w:ascii="Calibri" w:eastAsia="Times New Roman" w:hAnsi="Calibri" w:cs="Calibri"/>
                <w:color w:val="000000"/>
                <w:lang w:eastAsia="en-AU"/>
              </w:rPr>
            </w:pPr>
            <w:ins w:id="29556" w:author="KIM, Jason" w:date="2019-04-02T13:39:00Z">
              <w:r w:rsidRPr="0056388D">
                <w:rPr>
                  <w:rFonts w:ascii="Calibri" w:eastAsia="Times New Roman" w:hAnsi="Calibri" w:cs="Calibri"/>
                  <w:color w:val="000000"/>
                  <w:lang w:eastAsia="en-AU"/>
                </w:rPr>
                <w:t>LLS2497</w:t>
              </w:r>
            </w:ins>
          </w:p>
        </w:tc>
        <w:tc>
          <w:tcPr>
            <w:tcW w:w="933" w:type="pct"/>
            <w:noWrap/>
            <w:hideMark/>
          </w:tcPr>
          <w:p w:rsidR="00110C18" w:rsidRPr="0056388D" w:rsidRDefault="00110C18" w:rsidP="00063728">
            <w:pPr>
              <w:rPr>
                <w:ins w:id="29557" w:author="KIM, Jason" w:date="2019-04-02T13:39:00Z"/>
                <w:rFonts w:ascii="Calibri" w:eastAsia="Times New Roman" w:hAnsi="Calibri" w:cs="Calibri"/>
                <w:color w:val="000000"/>
                <w:lang w:eastAsia="en-AU"/>
              </w:rPr>
            </w:pPr>
            <w:ins w:id="295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59" w:author="KIM, Jason" w:date="2019-04-02T13:39:00Z"/>
                <w:rFonts w:ascii="Calibri" w:eastAsia="Times New Roman" w:hAnsi="Calibri" w:cs="Calibri"/>
                <w:color w:val="000000"/>
                <w:lang w:eastAsia="en-AU"/>
              </w:rPr>
            </w:pPr>
            <w:ins w:id="29560" w:author="KIM, Jason" w:date="2019-04-02T13:39:00Z">
              <w:r w:rsidRPr="0056388D">
                <w:rPr>
                  <w:rFonts w:ascii="Calibri" w:eastAsia="Times New Roman" w:hAnsi="Calibri" w:cs="Calibri"/>
                  <w:color w:val="000000"/>
                  <w:lang w:eastAsia="en-AU"/>
                </w:rPr>
                <w:t>Chainage 6324</w:t>
              </w:r>
            </w:ins>
          </w:p>
        </w:tc>
        <w:tc>
          <w:tcPr>
            <w:tcW w:w="764" w:type="pct"/>
            <w:noWrap/>
            <w:hideMark/>
          </w:tcPr>
          <w:p w:rsidR="00110C18" w:rsidRPr="0056388D" w:rsidRDefault="00110C18" w:rsidP="00063728">
            <w:pPr>
              <w:jc w:val="right"/>
              <w:rPr>
                <w:ins w:id="29561" w:author="KIM, Jason" w:date="2019-04-02T13:39:00Z"/>
                <w:rFonts w:ascii="Calibri" w:eastAsia="Times New Roman" w:hAnsi="Calibri" w:cs="Calibri"/>
                <w:color w:val="000000"/>
                <w:lang w:eastAsia="en-AU"/>
              </w:rPr>
            </w:pPr>
            <w:ins w:id="29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63" w:author="KIM, Jason" w:date="2019-04-02T13:39:00Z"/>
        </w:trPr>
        <w:tc>
          <w:tcPr>
            <w:tcW w:w="708" w:type="pct"/>
            <w:vMerge/>
            <w:hideMark/>
          </w:tcPr>
          <w:p w:rsidR="00110C18" w:rsidRPr="0056388D" w:rsidRDefault="00110C18" w:rsidP="00063728">
            <w:pPr>
              <w:rPr>
                <w:ins w:id="295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65" w:author="KIM, Jason" w:date="2019-04-02T13:39:00Z"/>
                <w:rFonts w:ascii="Calibri" w:eastAsia="Times New Roman" w:hAnsi="Calibri" w:cs="Calibri"/>
                <w:color w:val="000000"/>
                <w:lang w:eastAsia="en-AU"/>
              </w:rPr>
            </w:pPr>
            <w:ins w:id="29566"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67" w:author="KIM, Jason" w:date="2019-04-02T13:39:00Z"/>
                <w:rFonts w:ascii="Calibri" w:eastAsia="Times New Roman" w:hAnsi="Calibri" w:cs="Calibri"/>
                <w:color w:val="000000"/>
                <w:lang w:eastAsia="en-AU"/>
              </w:rPr>
            </w:pPr>
            <w:ins w:id="295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69" w:author="KIM, Jason" w:date="2019-04-02T13:39:00Z"/>
                <w:rFonts w:ascii="Calibri" w:eastAsia="Times New Roman" w:hAnsi="Calibri" w:cs="Calibri"/>
                <w:color w:val="000000"/>
                <w:lang w:eastAsia="en-AU"/>
              </w:rPr>
            </w:pPr>
            <w:ins w:id="29570" w:author="KIM, Jason" w:date="2019-04-02T13:39:00Z">
              <w:r w:rsidRPr="0056388D">
                <w:rPr>
                  <w:rFonts w:ascii="Calibri" w:eastAsia="Times New Roman" w:hAnsi="Calibri" w:cs="Calibri"/>
                  <w:color w:val="000000"/>
                  <w:lang w:eastAsia="en-AU"/>
                </w:rPr>
                <w:t>LLS2498</w:t>
              </w:r>
            </w:ins>
          </w:p>
        </w:tc>
        <w:tc>
          <w:tcPr>
            <w:tcW w:w="933" w:type="pct"/>
            <w:noWrap/>
            <w:hideMark/>
          </w:tcPr>
          <w:p w:rsidR="00110C18" w:rsidRPr="0056388D" w:rsidRDefault="00110C18" w:rsidP="00063728">
            <w:pPr>
              <w:rPr>
                <w:ins w:id="29571" w:author="KIM, Jason" w:date="2019-04-02T13:39:00Z"/>
                <w:rFonts w:ascii="Calibri" w:eastAsia="Times New Roman" w:hAnsi="Calibri" w:cs="Calibri"/>
                <w:color w:val="000000"/>
                <w:lang w:eastAsia="en-AU"/>
              </w:rPr>
            </w:pPr>
            <w:ins w:id="295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73" w:author="KIM, Jason" w:date="2019-04-02T13:39:00Z"/>
                <w:rFonts w:ascii="Calibri" w:eastAsia="Times New Roman" w:hAnsi="Calibri" w:cs="Calibri"/>
                <w:color w:val="000000"/>
                <w:lang w:eastAsia="en-AU"/>
              </w:rPr>
            </w:pPr>
            <w:ins w:id="29574" w:author="KIM, Jason" w:date="2019-04-02T13:39:00Z">
              <w:r w:rsidRPr="0056388D">
                <w:rPr>
                  <w:rFonts w:ascii="Calibri" w:eastAsia="Times New Roman" w:hAnsi="Calibri" w:cs="Calibri"/>
                  <w:color w:val="000000"/>
                  <w:lang w:eastAsia="en-AU"/>
                </w:rPr>
                <w:t>Chainage 6334</w:t>
              </w:r>
            </w:ins>
          </w:p>
        </w:tc>
        <w:tc>
          <w:tcPr>
            <w:tcW w:w="764" w:type="pct"/>
            <w:noWrap/>
            <w:hideMark/>
          </w:tcPr>
          <w:p w:rsidR="00110C18" w:rsidRPr="0056388D" w:rsidRDefault="00110C18" w:rsidP="00063728">
            <w:pPr>
              <w:jc w:val="right"/>
              <w:rPr>
                <w:ins w:id="29575" w:author="KIM, Jason" w:date="2019-04-02T13:39:00Z"/>
                <w:rFonts w:ascii="Calibri" w:eastAsia="Times New Roman" w:hAnsi="Calibri" w:cs="Calibri"/>
                <w:color w:val="000000"/>
                <w:lang w:eastAsia="en-AU"/>
              </w:rPr>
            </w:pPr>
            <w:ins w:id="29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77" w:author="KIM, Jason" w:date="2019-04-02T13:39:00Z"/>
        </w:trPr>
        <w:tc>
          <w:tcPr>
            <w:tcW w:w="708" w:type="pct"/>
            <w:vMerge/>
            <w:hideMark/>
          </w:tcPr>
          <w:p w:rsidR="00110C18" w:rsidRPr="0056388D" w:rsidRDefault="00110C18" w:rsidP="00063728">
            <w:pPr>
              <w:rPr>
                <w:ins w:id="295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79" w:author="KIM, Jason" w:date="2019-04-02T13:39:00Z"/>
                <w:rFonts w:ascii="Calibri" w:eastAsia="Times New Roman" w:hAnsi="Calibri" w:cs="Calibri"/>
                <w:color w:val="000000"/>
                <w:lang w:eastAsia="en-AU"/>
              </w:rPr>
            </w:pPr>
            <w:ins w:id="29580"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81" w:author="KIM, Jason" w:date="2019-04-02T13:39:00Z"/>
                <w:rFonts w:ascii="Calibri" w:eastAsia="Times New Roman" w:hAnsi="Calibri" w:cs="Calibri"/>
                <w:color w:val="000000"/>
                <w:lang w:eastAsia="en-AU"/>
              </w:rPr>
            </w:pPr>
            <w:ins w:id="295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83" w:author="KIM, Jason" w:date="2019-04-02T13:39:00Z"/>
                <w:rFonts w:ascii="Calibri" w:eastAsia="Times New Roman" w:hAnsi="Calibri" w:cs="Calibri"/>
                <w:color w:val="000000"/>
                <w:lang w:eastAsia="en-AU"/>
              </w:rPr>
            </w:pPr>
            <w:ins w:id="29584" w:author="KIM, Jason" w:date="2019-04-02T13:39:00Z">
              <w:r w:rsidRPr="0056388D">
                <w:rPr>
                  <w:rFonts w:ascii="Calibri" w:eastAsia="Times New Roman" w:hAnsi="Calibri" w:cs="Calibri"/>
                  <w:color w:val="000000"/>
                  <w:lang w:eastAsia="en-AU"/>
                </w:rPr>
                <w:t>LLS2499</w:t>
              </w:r>
            </w:ins>
          </w:p>
        </w:tc>
        <w:tc>
          <w:tcPr>
            <w:tcW w:w="933" w:type="pct"/>
            <w:noWrap/>
            <w:hideMark/>
          </w:tcPr>
          <w:p w:rsidR="00110C18" w:rsidRPr="0056388D" w:rsidRDefault="00110C18" w:rsidP="00063728">
            <w:pPr>
              <w:rPr>
                <w:ins w:id="29585" w:author="KIM, Jason" w:date="2019-04-02T13:39:00Z"/>
                <w:rFonts w:ascii="Calibri" w:eastAsia="Times New Roman" w:hAnsi="Calibri" w:cs="Calibri"/>
                <w:color w:val="000000"/>
                <w:lang w:eastAsia="en-AU"/>
              </w:rPr>
            </w:pPr>
            <w:ins w:id="295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87" w:author="KIM, Jason" w:date="2019-04-02T13:39:00Z"/>
                <w:rFonts w:ascii="Calibri" w:eastAsia="Times New Roman" w:hAnsi="Calibri" w:cs="Calibri"/>
                <w:color w:val="000000"/>
                <w:lang w:eastAsia="en-AU"/>
              </w:rPr>
            </w:pPr>
            <w:ins w:id="29588" w:author="KIM, Jason" w:date="2019-04-02T13:39:00Z">
              <w:r w:rsidRPr="0056388D">
                <w:rPr>
                  <w:rFonts w:ascii="Calibri" w:eastAsia="Times New Roman" w:hAnsi="Calibri" w:cs="Calibri"/>
                  <w:color w:val="000000"/>
                  <w:lang w:eastAsia="en-AU"/>
                </w:rPr>
                <w:t>Chainage 6343</w:t>
              </w:r>
            </w:ins>
          </w:p>
        </w:tc>
        <w:tc>
          <w:tcPr>
            <w:tcW w:w="764" w:type="pct"/>
            <w:noWrap/>
            <w:hideMark/>
          </w:tcPr>
          <w:p w:rsidR="00110C18" w:rsidRPr="0056388D" w:rsidRDefault="00110C18" w:rsidP="00063728">
            <w:pPr>
              <w:jc w:val="right"/>
              <w:rPr>
                <w:ins w:id="29589" w:author="KIM, Jason" w:date="2019-04-02T13:39:00Z"/>
                <w:rFonts w:ascii="Calibri" w:eastAsia="Times New Roman" w:hAnsi="Calibri" w:cs="Calibri"/>
                <w:color w:val="000000"/>
                <w:lang w:eastAsia="en-AU"/>
              </w:rPr>
            </w:pPr>
            <w:ins w:id="29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91" w:author="KIM, Jason" w:date="2019-04-02T13:39:00Z"/>
        </w:trPr>
        <w:tc>
          <w:tcPr>
            <w:tcW w:w="708" w:type="pct"/>
            <w:vMerge/>
            <w:hideMark/>
          </w:tcPr>
          <w:p w:rsidR="00110C18" w:rsidRPr="0056388D" w:rsidRDefault="00110C18" w:rsidP="00063728">
            <w:pPr>
              <w:rPr>
                <w:ins w:id="295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93" w:author="KIM, Jason" w:date="2019-04-02T13:39:00Z"/>
                <w:rFonts w:ascii="Calibri" w:eastAsia="Times New Roman" w:hAnsi="Calibri" w:cs="Calibri"/>
                <w:color w:val="000000"/>
                <w:lang w:eastAsia="en-AU"/>
              </w:rPr>
            </w:pPr>
            <w:ins w:id="29594"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95" w:author="KIM, Jason" w:date="2019-04-02T13:39:00Z"/>
                <w:rFonts w:ascii="Calibri" w:eastAsia="Times New Roman" w:hAnsi="Calibri" w:cs="Calibri"/>
                <w:color w:val="000000"/>
                <w:lang w:eastAsia="en-AU"/>
              </w:rPr>
            </w:pPr>
            <w:ins w:id="295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97" w:author="KIM, Jason" w:date="2019-04-02T13:39:00Z"/>
                <w:rFonts w:ascii="Calibri" w:eastAsia="Times New Roman" w:hAnsi="Calibri" w:cs="Calibri"/>
                <w:color w:val="000000"/>
                <w:lang w:eastAsia="en-AU"/>
              </w:rPr>
            </w:pPr>
            <w:ins w:id="29598" w:author="KIM, Jason" w:date="2019-04-02T13:39:00Z">
              <w:r w:rsidRPr="0056388D">
                <w:rPr>
                  <w:rFonts w:ascii="Calibri" w:eastAsia="Times New Roman" w:hAnsi="Calibri" w:cs="Calibri"/>
                  <w:color w:val="000000"/>
                  <w:lang w:eastAsia="en-AU"/>
                </w:rPr>
                <w:t>LLS2500</w:t>
              </w:r>
            </w:ins>
          </w:p>
        </w:tc>
        <w:tc>
          <w:tcPr>
            <w:tcW w:w="933" w:type="pct"/>
            <w:noWrap/>
            <w:hideMark/>
          </w:tcPr>
          <w:p w:rsidR="00110C18" w:rsidRPr="0056388D" w:rsidRDefault="00110C18" w:rsidP="00063728">
            <w:pPr>
              <w:rPr>
                <w:ins w:id="29599" w:author="KIM, Jason" w:date="2019-04-02T13:39:00Z"/>
                <w:rFonts w:ascii="Calibri" w:eastAsia="Times New Roman" w:hAnsi="Calibri" w:cs="Calibri"/>
                <w:color w:val="000000"/>
                <w:lang w:eastAsia="en-AU"/>
              </w:rPr>
            </w:pPr>
            <w:ins w:id="296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01" w:author="KIM, Jason" w:date="2019-04-02T13:39:00Z"/>
                <w:rFonts w:ascii="Calibri" w:eastAsia="Times New Roman" w:hAnsi="Calibri" w:cs="Calibri"/>
                <w:color w:val="000000"/>
                <w:lang w:eastAsia="en-AU"/>
              </w:rPr>
            </w:pPr>
            <w:ins w:id="29602" w:author="KIM, Jason" w:date="2019-04-02T13:39:00Z">
              <w:r w:rsidRPr="0056388D">
                <w:rPr>
                  <w:rFonts w:ascii="Calibri" w:eastAsia="Times New Roman" w:hAnsi="Calibri" w:cs="Calibri"/>
                  <w:color w:val="000000"/>
                  <w:lang w:eastAsia="en-AU"/>
                </w:rPr>
                <w:t>Chainage 6353</w:t>
              </w:r>
            </w:ins>
          </w:p>
        </w:tc>
        <w:tc>
          <w:tcPr>
            <w:tcW w:w="764" w:type="pct"/>
            <w:noWrap/>
            <w:hideMark/>
          </w:tcPr>
          <w:p w:rsidR="00110C18" w:rsidRPr="0056388D" w:rsidRDefault="00110C18" w:rsidP="00063728">
            <w:pPr>
              <w:jc w:val="right"/>
              <w:rPr>
                <w:ins w:id="29603" w:author="KIM, Jason" w:date="2019-04-02T13:39:00Z"/>
                <w:rFonts w:ascii="Calibri" w:eastAsia="Times New Roman" w:hAnsi="Calibri" w:cs="Calibri"/>
                <w:color w:val="000000"/>
                <w:lang w:eastAsia="en-AU"/>
              </w:rPr>
            </w:pPr>
            <w:ins w:id="29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05" w:author="KIM, Jason" w:date="2019-04-02T13:39:00Z"/>
        </w:trPr>
        <w:tc>
          <w:tcPr>
            <w:tcW w:w="708" w:type="pct"/>
            <w:vMerge/>
            <w:hideMark/>
          </w:tcPr>
          <w:p w:rsidR="00110C18" w:rsidRPr="0056388D" w:rsidRDefault="00110C18" w:rsidP="00063728">
            <w:pPr>
              <w:rPr>
                <w:ins w:id="296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07" w:author="KIM, Jason" w:date="2019-04-02T13:39:00Z"/>
                <w:rFonts w:ascii="Calibri" w:eastAsia="Times New Roman" w:hAnsi="Calibri" w:cs="Calibri"/>
                <w:color w:val="000000"/>
                <w:lang w:eastAsia="en-AU"/>
              </w:rPr>
            </w:pPr>
            <w:ins w:id="29608"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09" w:author="KIM, Jason" w:date="2019-04-02T13:39:00Z"/>
                <w:rFonts w:ascii="Calibri" w:eastAsia="Times New Roman" w:hAnsi="Calibri" w:cs="Calibri"/>
                <w:color w:val="000000"/>
                <w:lang w:eastAsia="en-AU"/>
              </w:rPr>
            </w:pPr>
            <w:ins w:id="2961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11" w:author="KIM, Jason" w:date="2019-04-02T13:39:00Z"/>
                <w:rFonts w:ascii="Calibri" w:eastAsia="Times New Roman" w:hAnsi="Calibri" w:cs="Calibri"/>
                <w:color w:val="000000"/>
                <w:lang w:eastAsia="en-AU"/>
              </w:rPr>
            </w:pPr>
            <w:ins w:id="29612" w:author="KIM, Jason" w:date="2019-04-02T13:39:00Z">
              <w:r w:rsidRPr="0056388D">
                <w:rPr>
                  <w:rFonts w:ascii="Calibri" w:eastAsia="Times New Roman" w:hAnsi="Calibri" w:cs="Calibri"/>
                  <w:color w:val="000000"/>
                  <w:lang w:eastAsia="en-AU"/>
                </w:rPr>
                <w:t>LLS2501</w:t>
              </w:r>
            </w:ins>
          </w:p>
        </w:tc>
        <w:tc>
          <w:tcPr>
            <w:tcW w:w="933" w:type="pct"/>
            <w:noWrap/>
            <w:hideMark/>
          </w:tcPr>
          <w:p w:rsidR="00110C18" w:rsidRPr="0056388D" w:rsidRDefault="00110C18" w:rsidP="00063728">
            <w:pPr>
              <w:rPr>
                <w:ins w:id="29613" w:author="KIM, Jason" w:date="2019-04-02T13:39:00Z"/>
                <w:rFonts w:ascii="Calibri" w:eastAsia="Times New Roman" w:hAnsi="Calibri" w:cs="Calibri"/>
                <w:color w:val="000000"/>
                <w:lang w:eastAsia="en-AU"/>
              </w:rPr>
            </w:pPr>
            <w:ins w:id="296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15" w:author="KIM, Jason" w:date="2019-04-02T13:39:00Z"/>
                <w:rFonts w:ascii="Calibri" w:eastAsia="Times New Roman" w:hAnsi="Calibri" w:cs="Calibri"/>
                <w:color w:val="000000"/>
                <w:lang w:eastAsia="en-AU"/>
              </w:rPr>
            </w:pPr>
            <w:ins w:id="29616" w:author="KIM, Jason" w:date="2019-04-02T13:39:00Z">
              <w:r w:rsidRPr="0056388D">
                <w:rPr>
                  <w:rFonts w:ascii="Calibri" w:eastAsia="Times New Roman" w:hAnsi="Calibri" w:cs="Calibri"/>
                  <w:color w:val="000000"/>
                  <w:lang w:eastAsia="en-AU"/>
                </w:rPr>
                <w:t>Chainage 6362</w:t>
              </w:r>
            </w:ins>
          </w:p>
        </w:tc>
        <w:tc>
          <w:tcPr>
            <w:tcW w:w="764" w:type="pct"/>
            <w:noWrap/>
            <w:hideMark/>
          </w:tcPr>
          <w:p w:rsidR="00110C18" w:rsidRPr="0056388D" w:rsidRDefault="00110C18" w:rsidP="00063728">
            <w:pPr>
              <w:jc w:val="right"/>
              <w:rPr>
                <w:ins w:id="29617" w:author="KIM, Jason" w:date="2019-04-02T13:39:00Z"/>
                <w:rFonts w:ascii="Calibri" w:eastAsia="Times New Roman" w:hAnsi="Calibri" w:cs="Calibri"/>
                <w:color w:val="000000"/>
                <w:lang w:eastAsia="en-AU"/>
              </w:rPr>
            </w:pPr>
            <w:ins w:id="29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19" w:author="KIM, Jason" w:date="2019-04-02T13:39:00Z"/>
        </w:trPr>
        <w:tc>
          <w:tcPr>
            <w:tcW w:w="708" w:type="pct"/>
            <w:vMerge/>
            <w:hideMark/>
          </w:tcPr>
          <w:p w:rsidR="00110C18" w:rsidRPr="0056388D" w:rsidRDefault="00110C18" w:rsidP="00063728">
            <w:pPr>
              <w:rPr>
                <w:ins w:id="296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21" w:author="KIM, Jason" w:date="2019-04-02T13:39:00Z"/>
                <w:rFonts w:ascii="Calibri" w:eastAsia="Times New Roman" w:hAnsi="Calibri" w:cs="Calibri"/>
                <w:color w:val="000000"/>
                <w:lang w:eastAsia="en-AU"/>
              </w:rPr>
            </w:pPr>
            <w:ins w:id="29622"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23" w:author="KIM, Jason" w:date="2019-04-02T13:39:00Z"/>
                <w:rFonts w:ascii="Calibri" w:eastAsia="Times New Roman" w:hAnsi="Calibri" w:cs="Calibri"/>
                <w:color w:val="000000"/>
                <w:lang w:eastAsia="en-AU"/>
              </w:rPr>
            </w:pPr>
            <w:ins w:id="2962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25" w:author="KIM, Jason" w:date="2019-04-02T13:39:00Z"/>
                <w:rFonts w:ascii="Calibri" w:eastAsia="Times New Roman" w:hAnsi="Calibri" w:cs="Calibri"/>
                <w:color w:val="000000"/>
                <w:lang w:eastAsia="en-AU"/>
              </w:rPr>
            </w:pPr>
            <w:ins w:id="29626" w:author="KIM, Jason" w:date="2019-04-02T13:39:00Z">
              <w:r w:rsidRPr="0056388D">
                <w:rPr>
                  <w:rFonts w:ascii="Calibri" w:eastAsia="Times New Roman" w:hAnsi="Calibri" w:cs="Calibri"/>
                  <w:color w:val="000000"/>
                  <w:lang w:eastAsia="en-AU"/>
                </w:rPr>
                <w:t>LLS2502</w:t>
              </w:r>
            </w:ins>
          </w:p>
        </w:tc>
        <w:tc>
          <w:tcPr>
            <w:tcW w:w="933" w:type="pct"/>
            <w:noWrap/>
            <w:hideMark/>
          </w:tcPr>
          <w:p w:rsidR="00110C18" w:rsidRPr="0056388D" w:rsidRDefault="00110C18" w:rsidP="00063728">
            <w:pPr>
              <w:rPr>
                <w:ins w:id="29627" w:author="KIM, Jason" w:date="2019-04-02T13:39:00Z"/>
                <w:rFonts w:ascii="Calibri" w:eastAsia="Times New Roman" w:hAnsi="Calibri" w:cs="Calibri"/>
                <w:color w:val="000000"/>
                <w:lang w:eastAsia="en-AU"/>
              </w:rPr>
            </w:pPr>
            <w:ins w:id="296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29" w:author="KIM, Jason" w:date="2019-04-02T13:39:00Z"/>
                <w:rFonts w:ascii="Calibri" w:eastAsia="Times New Roman" w:hAnsi="Calibri" w:cs="Calibri"/>
                <w:color w:val="000000"/>
                <w:lang w:eastAsia="en-AU"/>
              </w:rPr>
            </w:pPr>
            <w:ins w:id="29630" w:author="KIM, Jason" w:date="2019-04-02T13:39:00Z">
              <w:r w:rsidRPr="0056388D">
                <w:rPr>
                  <w:rFonts w:ascii="Calibri" w:eastAsia="Times New Roman" w:hAnsi="Calibri" w:cs="Calibri"/>
                  <w:color w:val="000000"/>
                  <w:lang w:eastAsia="en-AU"/>
                </w:rPr>
                <w:t>Chainage 6372</w:t>
              </w:r>
            </w:ins>
          </w:p>
        </w:tc>
        <w:tc>
          <w:tcPr>
            <w:tcW w:w="764" w:type="pct"/>
            <w:noWrap/>
            <w:hideMark/>
          </w:tcPr>
          <w:p w:rsidR="00110C18" w:rsidRPr="0056388D" w:rsidRDefault="00110C18" w:rsidP="00063728">
            <w:pPr>
              <w:jc w:val="right"/>
              <w:rPr>
                <w:ins w:id="29631" w:author="KIM, Jason" w:date="2019-04-02T13:39:00Z"/>
                <w:rFonts w:ascii="Calibri" w:eastAsia="Times New Roman" w:hAnsi="Calibri" w:cs="Calibri"/>
                <w:color w:val="000000"/>
                <w:lang w:eastAsia="en-AU"/>
              </w:rPr>
            </w:pPr>
            <w:ins w:id="29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33" w:author="KIM, Jason" w:date="2019-04-02T13:39:00Z"/>
        </w:trPr>
        <w:tc>
          <w:tcPr>
            <w:tcW w:w="708" w:type="pct"/>
            <w:vMerge/>
            <w:hideMark/>
          </w:tcPr>
          <w:p w:rsidR="00110C18" w:rsidRPr="0056388D" w:rsidRDefault="00110C18" w:rsidP="00063728">
            <w:pPr>
              <w:rPr>
                <w:ins w:id="296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35" w:author="KIM, Jason" w:date="2019-04-02T13:39:00Z"/>
                <w:rFonts w:ascii="Calibri" w:eastAsia="Times New Roman" w:hAnsi="Calibri" w:cs="Calibri"/>
                <w:color w:val="000000"/>
                <w:lang w:eastAsia="en-AU"/>
              </w:rPr>
            </w:pPr>
            <w:ins w:id="29636"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37" w:author="KIM, Jason" w:date="2019-04-02T13:39:00Z"/>
                <w:rFonts w:ascii="Calibri" w:eastAsia="Times New Roman" w:hAnsi="Calibri" w:cs="Calibri"/>
                <w:color w:val="000000"/>
                <w:lang w:eastAsia="en-AU"/>
              </w:rPr>
            </w:pPr>
            <w:ins w:id="2963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39" w:author="KIM, Jason" w:date="2019-04-02T13:39:00Z"/>
                <w:rFonts w:ascii="Calibri" w:eastAsia="Times New Roman" w:hAnsi="Calibri" w:cs="Calibri"/>
                <w:color w:val="000000"/>
                <w:lang w:eastAsia="en-AU"/>
              </w:rPr>
            </w:pPr>
            <w:ins w:id="29640" w:author="KIM, Jason" w:date="2019-04-02T13:39:00Z">
              <w:r w:rsidRPr="0056388D">
                <w:rPr>
                  <w:rFonts w:ascii="Calibri" w:eastAsia="Times New Roman" w:hAnsi="Calibri" w:cs="Calibri"/>
                  <w:color w:val="000000"/>
                  <w:lang w:eastAsia="en-AU"/>
                </w:rPr>
                <w:t>LLS2503</w:t>
              </w:r>
            </w:ins>
          </w:p>
        </w:tc>
        <w:tc>
          <w:tcPr>
            <w:tcW w:w="933" w:type="pct"/>
            <w:noWrap/>
            <w:hideMark/>
          </w:tcPr>
          <w:p w:rsidR="00110C18" w:rsidRPr="0056388D" w:rsidRDefault="00110C18" w:rsidP="00063728">
            <w:pPr>
              <w:rPr>
                <w:ins w:id="29641" w:author="KIM, Jason" w:date="2019-04-02T13:39:00Z"/>
                <w:rFonts w:ascii="Calibri" w:eastAsia="Times New Roman" w:hAnsi="Calibri" w:cs="Calibri"/>
                <w:color w:val="000000"/>
                <w:lang w:eastAsia="en-AU"/>
              </w:rPr>
            </w:pPr>
            <w:ins w:id="296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43" w:author="KIM, Jason" w:date="2019-04-02T13:39:00Z"/>
                <w:rFonts w:ascii="Calibri" w:eastAsia="Times New Roman" w:hAnsi="Calibri" w:cs="Calibri"/>
                <w:color w:val="000000"/>
                <w:lang w:eastAsia="en-AU"/>
              </w:rPr>
            </w:pPr>
            <w:ins w:id="29644" w:author="KIM, Jason" w:date="2019-04-02T13:39:00Z">
              <w:r w:rsidRPr="0056388D">
                <w:rPr>
                  <w:rFonts w:ascii="Calibri" w:eastAsia="Times New Roman" w:hAnsi="Calibri" w:cs="Calibri"/>
                  <w:color w:val="000000"/>
                  <w:lang w:eastAsia="en-AU"/>
                </w:rPr>
                <w:t>Chainage 6382</w:t>
              </w:r>
            </w:ins>
          </w:p>
        </w:tc>
        <w:tc>
          <w:tcPr>
            <w:tcW w:w="764" w:type="pct"/>
            <w:noWrap/>
            <w:hideMark/>
          </w:tcPr>
          <w:p w:rsidR="00110C18" w:rsidRPr="0056388D" w:rsidRDefault="00110C18" w:rsidP="00063728">
            <w:pPr>
              <w:jc w:val="right"/>
              <w:rPr>
                <w:ins w:id="29645" w:author="KIM, Jason" w:date="2019-04-02T13:39:00Z"/>
                <w:rFonts w:ascii="Calibri" w:eastAsia="Times New Roman" w:hAnsi="Calibri" w:cs="Calibri"/>
                <w:color w:val="000000"/>
                <w:lang w:eastAsia="en-AU"/>
              </w:rPr>
            </w:pPr>
            <w:ins w:id="29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47" w:author="KIM, Jason" w:date="2019-04-02T13:39:00Z"/>
        </w:trPr>
        <w:tc>
          <w:tcPr>
            <w:tcW w:w="708" w:type="pct"/>
            <w:vMerge/>
            <w:hideMark/>
          </w:tcPr>
          <w:p w:rsidR="00110C18" w:rsidRPr="0056388D" w:rsidRDefault="00110C18" w:rsidP="00063728">
            <w:pPr>
              <w:rPr>
                <w:ins w:id="296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49" w:author="KIM, Jason" w:date="2019-04-02T13:39:00Z"/>
                <w:rFonts w:ascii="Calibri" w:eastAsia="Times New Roman" w:hAnsi="Calibri" w:cs="Calibri"/>
                <w:color w:val="000000"/>
                <w:lang w:eastAsia="en-AU"/>
              </w:rPr>
            </w:pPr>
            <w:ins w:id="29650"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51" w:author="KIM, Jason" w:date="2019-04-02T13:39:00Z"/>
                <w:rFonts w:ascii="Calibri" w:eastAsia="Times New Roman" w:hAnsi="Calibri" w:cs="Calibri"/>
                <w:color w:val="000000"/>
                <w:lang w:eastAsia="en-AU"/>
              </w:rPr>
            </w:pPr>
            <w:ins w:id="2965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53" w:author="KIM, Jason" w:date="2019-04-02T13:39:00Z"/>
                <w:rFonts w:ascii="Calibri" w:eastAsia="Times New Roman" w:hAnsi="Calibri" w:cs="Calibri"/>
                <w:color w:val="000000"/>
                <w:lang w:eastAsia="en-AU"/>
              </w:rPr>
            </w:pPr>
            <w:ins w:id="29654" w:author="KIM, Jason" w:date="2019-04-02T13:39:00Z">
              <w:r w:rsidRPr="0056388D">
                <w:rPr>
                  <w:rFonts w:ascii="Calibri" w:eastAsia="Times New Roman" w:hAnsi="Calibri" w:cs="Calibri"/>
                  <w:color w:val="000000"/>
                  <w:lang w:eastAsia="en-AU"/>
                </w:rPr>
                <w:t>LLS2504</w:t>
              </w:r>
            </w:ins>
          </w:p>
        </w:tc>
        <w:tc>
          <w:tcPr>
            <w:tcW w:w="933" w:type="pct"/>
            <w:noWrap/>
            <w:hideMark/>
          </w:tcPr>
          <w:p w:rsidR="00110C18" w:rsidRPr="0056388D" w:rsidRDefault="00110C18" w:rsidP="00063728">
            <w:pPr>
              <w:rPr>
                <w:ins w:id="29655" w:author="KIM, Jason" w:date="2019-04-02T13:39:00Z"/>
                <w:rFonts w:ascii="Calibri" w:eastAsia="Times New Roman" w:hAnsi="Calibri" w:cs="Calibri"/>
                <w:color w:val="000000"/>
                <w:lang w:eastAsia="en-AU"/>
              </w:rPr>
            </w:pPr>
            <w:ins w:id="296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57" w:author="KIM, Jason" w:date="2019-04-02T13:39:00Z"/>
                <w:rFonts w:ascii="Calibri" w:eastAsia="Times New Roman" w:hAnsi="Calibri" w:cs="Calibri"/>
                <w:color w:val="000000"/>
                <w:lang w:eastAsia="en-AU"/>
              </w:rPr>
            </w:pPr>
            <w:ins w:id="29658" w:author="KIM, Jason" w:date="2019-04-02T13:39:00Z">
              <w:r w:rsidRPr="0056388D">
                <w:rPr>
                  <w:rFonts w:ascii="Calibri" w:eastAsia="Times New Roman" w:hAnsi="Calibri" w:cs="Calibri"/>
                  <w:color w:val="000000"/>
                  <w:lang w:eastAsia="en-AU"/>
                </w:rPr>
                <w:t>Chainage 6391</w:t>
              </w:r>
            </w:ins>
          </w:p>
        </w:tc>
        <w:tc>
          <w:tcPr>
            <w:tcW w:w="764" w:type="pct"/>
            <w:noWrap/>
            <w:hideMark/>
          </w:tcPr>
          <w:p w:rsidR="00110C18" w:rsidRPr="0056388D" w:rsidRDefault="00110C18" w:rsidP="00063728">
            <w:pPr>
              <w:jc w:val="right"/>
              <w:rPr>
                <w:ins w:id="29659" w:author="KIM, Jason" w:date="2019-04-02T13:39:00Z"/>
                <w:rFonts w:ascii="Calibri" w:eastAsia="Times New Roman" w:hAnsi="Calibri" w:cs="Calibri"/>
                <w:color w:val="000000"/>
                <w:lang w:eastAsia="en-AU"/>
              </w:rPr>
            </w:pPr>
            <w:ins w:id="29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61" w:author="KIM, Jason" w:date="2019-04-02T13:39:00Z"/>
        </w:trPr>
        <w:tc>
          <w:tcPr>
            <w:tcW w:w="708" w:type="pct"/>
            <w:vMerge/>
            <w:hideMark/>
          </w:tcPr>
          <w:p w:rsidR="00110C18" w:rsidRPr="0056388D" w:rsidRDefault="00110C18" w:rsidP="00063728">
            <w:pPr>
              <w:rPr>
                <w:ins w:id="296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63" w:author="KIM, Jason" w:date="2019-04-02T13:39:00Z"/>
                <w:rFonts w:ascii="Calibri" w:eastAsia="Times New Roman" w:hAnsi="Calibri" w:cs="Calibri"/>
                <w:color w:val="000000"/>
                <w:lang w:eastAsia="en-AU"/>
              </w:rPr>
            </w:pPr>
            <w:ins w:id="29664"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65" w:author="KIM, Jason" w:date="2019-04-02T13:39:00Z"/>
                <w:rFonts w:ascii="Calibri" w:eastAsia="Times New Roman" w:hAnsi="Calibri" w:cs="Calibri"/>
                <w:color w:val="000000"/>
                <w:lang w:eastAsia="en-AU"/>
              </w:rPr>
            </w:pPr>
            <w:ins w:id="2966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67" w:author="KIM, Jason" w:date="2019-04-02T13:39:00Z"/>
                <w:rFonts w:ascii="Calibri" w:eastAsia="Times New Roman" w:hAnsi="Calibri" w:cs="Calibri"/>
                <w:color w:val="000000"/>
                <w:lang w:eastAsia="en-AU"/>
              </w:rPr>
            </w:pPr>
            <w:ins w:id="29668" w:author="KIM, Jason" w:date="2019-04-02T13:39:00Z">
              <w:r w:rsidRPr="0056388D">
                <w:rPr>
                  <w:rFonts w:ascii="Calibri" w:eastAsia="Times New Roman" w:hAnsi="Calibri" w:cs="Calibri"/>
                  <w:color w:val="000000"/>
                  <w:lang w:eastAsia="en-AU"/>
                </w:rPr>
                <w:t>LLS2505</w:t>
              </w:r>
            </w:ins>
          </w:p>
        </w:tc>
        <w:tc>
          <w:tcPr>
            <w:tcW w:w="933" w:type="pct"/>
            <w:noWrap/>
            <w:hideMark/>
          </w:tcPr>
          <w:p w:rsidR="00110C18" w:rsidRPr="0056388D" w:rsidRDefault="00110C18" w:rsidP="00063728">
            <w:pPr>
              <w:rPr>
                <w:ins w:id="29669" w:author="KIM, Jason" w:date="2019-04-02T13:39:00Z"/>
                <w:rFonts w:ascii="Calibri" w:eastAsia="Times New Roman" w:hAnsi="Calibri" w:cs="Calibri"/>
                <w:color w:val="000000"/>
                <w:lang w:eastAsia="en-AU"/>
              </w:rPr>
            </w:pPr>
            <w:ins w:id="296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71" w:author="KIM, Jason" w:date="2019-04-02T13:39:00Z"/>
                <w:rFonts w:ascii="Calibri" w:eastAsia="Times New Roman" w:hAnsi="Calibri" w:cs="Calibri"/>
                <w:color w:val="000000"/>
                <w:lang w:eastAsia="en-AU"/>
              </w:rPr>
            </w:pPr>
            <w:ins w:id="29672" w:author="KIM, Jason" w:date="2019-04-02T13:39:00Z">
              <w:r w:rsidRPr="0056388D">
                <w:rPr>
                  <w:rFonts w:ascii="Calibri" w:eastAsia="Times New Roman" w:hAnsi="Calibri" w:cs="Calibri"/>
                  <w:color w:val="000000"/>
                  <w:lang w:eastAsia="en-AU"/>
                </w:rPr>
                <w:t>Chainage 6401</w:t>
              </w:r>
            </w:ins>
          </w:p>
        </w:tc>
        <w:tc>
          <w:tcPr>
            <w:tcW w:w="764" w:type="pct"/>
            <w:noWrap/>
            <w:hideMark/>
          </w:tcPr>
          <w:p w:rsidR="00110C18" w:rsidRPr="0056388D" w:rsidRDefault="00110C18" w:rsidP="00063728">
            <w:pPr>
              <w:jc w:val="right"/>
              <w:rPr>
                <w:ins w:id="29673" w:author="KIM, Jason" w:date="2019-04-02T13:39:00Z"/>
                <w:rFonts w:ascii="Calibri" w:eastAsia="Times New Roman" w:hAnsi="Calibri" w:cs="Calibri"/>
                <w:color w:val="000000"/>
                <w:lang w:eastAsia="en-AU"/>
              </w:rPr>
            </w:pPr>
            <w:ins w:id="296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75" w:author="KIM, Jason" w:date="2019-04-02T13:39:00Z"/>
        </w:trPr>
        <w:tc>
          <w:tcPr>
            <w:tcW w:w="708" w:type="pct"/>
            <w:vMerge/>
            <w:hideMark/>
          </w:tcPr>
          <w:p w:rsidR="00110C18" w:rsidRPr="0056388D" w:rsidRDefault="00110C18" w:rsidP="00063728">
            <w:pPr>
              <w:rPr>
                <w:ins w:id="296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77" w:author="KIM, Jason" w:date="2019-04-02T13:39:00Z"/>
                <w:rFonts w:ascii="Calibri" w:eastAsia="Times New Roman" w:hAnsi="Calibri" w:cs="Calibri"/>
                <w:color w:val="000000"/>
                <w:lang w:eastAsia="en-AU"/>
              </w:rPr>
            </w:pPr>
            <w:ins w:id="29678"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79" w:author="KIM, Jason" w:date="2019-04-02T13:39:00Z"/>
                <w:rFonts w:ascii="Calibri" w:eastAsia="Times New Roman" w:hAnsi="Calibri" w:cs="Calibri"/>
                <w:color w:val="000000"/>
                <w:lang w:eastAsia="en-AU"/>
              </w:rPr>
            </w:pPr>
            <w:ins w:id="2968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81" w:author="KIM, Jason" w:date="2019-04-02T13:39:00Z"/>
                <w:rFonts w:ascii="Calibri" w:eastAsia="Times New Roman" w:hAnsi="Calibri" w:cs="Calibri"/>
                <w:color w:val="000000"/>
                <w:lang w:eastAsia="en-AU"/>
              </w:rPr>
            </w:pPr>
            <w:ins w:id="29682" w:author="KIM, Jason" w:date="2019-04-02T13:39:00Z">
              <w:r w:rsidRPr="0056388D">
                <w:rPr>
                  <w:rFonts w:ascii="Calibri" w:eastAsia="Times New Roman" w:hAnsi="Calibri" w:cs="Calibri"/>
                  <w:color w:val="000000"/>
                  <w:lang w:eastAsia="en-AU"/>
                </w:rPr>
                <w:t>LLS2506</w:t>
              </w:r>
            </w:ins>
          </w:p>
        </w:tc>
        <w:tc>
          <w:tcPr>
            <w:tcW w:w="933" w:type="pct"/>
            <w:noWrap/>
            <w:hideMark/>
          </w:tcPr>
          <w:p w:rsidR="00110C18" w:rsidRPr="0056388D" w:rsidRDefault="00110C18" w:rsidP="00063728">
            <w:pPr>
              <w:rPr>
                <w:ins w:id="29683" w:author="KIM, Jason" w:date="2019-04-02T13:39:00Z"/>
                <w:rFonts w:ascii="Calibri" w:eastAsia="Times New Roman" w:hAnsi="Calibri" w:cs="Calibri"/>
                <w:color w:val="000000"/>
                <w:lang w:eastAsia="en-AU"/>
              </w:rPr>
            </w:pPr>
            <w:ins w:id="296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85" w:author="KIM, Jason" w:date="2019-04-02T13:39:00Z"/>
                <w:rFonts w:ascii="Calibri" w:eastAsia="Times New Roman" w:hAnsi="Calibri" w:cs="Calibri"/>
                <w:color w:val="000000"/>
                <w:lang w:eastAsia="en-AU"/>
              </w:rPr>
            </w:pPr>
            <w:ins w:id="29686" w:author="KIM, Jason" w:date="2019-04-02T13:39:00Z">
              <w:r w:rsidRPr="0056388D">
                <w:rPr>
                  <w:rFonts w:ascii="Calibri" w:eastAsia="Times New Roman" w:hAnsi="Calibri" w:cs="Calibri"/>
                  <w:color w:val="000000"/>
                  <w:lang w:eastAsia="en-AU"/>
                </w:rPr>
                <w:t>Chainage 6411</w:t>
              </w:r>
            </w:ins>
          </w:p>
        </w:tc>
        <w:tc>
          <w:tcPr>
            <w:tcW w:w="764" w:type="pct"/>
            <w:noWrap/>
            <w:hideMark/>
          </w:tcPr>
          <w:p w:rsidR="00110C18" w:rsidRPr="0056388D" w:rsidRDefault="00110C18" w:rsidP="00063728">
            <w:pPr>
              <w:jc w:val="right"/>
              <w:rPr>
                <w:ins w:id="29687" w:author="KIM, Jason" w:date="2019-04-02T13:39:00Z"/>
                <w:rFonts w:ascii="Calibri" w:eastAsia="Times New Roman" w:hAnsi="Calibri" w:cs="Calibri"/>
                <w:color w:val="000000"/>
                <w:lang w:eastAsia="en-AU"/>
              </w:rPr>
            </w:pPr>
            <w:ins w:id="29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89" w:author="KIM, Jason" w:date="2019-04-02T13:39:00Z"/>
        </w:trPr>
        <w:tc>
          <w:tcPr>
            <w:tcW w:w="708" w:type="pct"/>
            <w:vMerge/>
            <w:hideMark/>
          </w:tcPr>
          <w:p w:rsidR="00110C18" w:rsidRPr="0056388D" w:rsidRDefault="00110C18" w:rsidP="00063728">
            <w:pPr>
              <w:rPr>
                <w:ins w:id="296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91" w:author="KIM, Jason" w:date="2019-04-02T13:39:00Z"/>
                <w:rFonts w:ascii="Calibri" w:eastAsia="Times New Roman" w:hAnsi="Calibri" w:cs="Calibri"/>
                <w:color w:val="000000"/>
                <w:lang w:eastAsia="en-AU"/>
              </w:rPr>
            </w:pPr>
            <w:ins w:id="29692"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93" w:author="KIM, Jason" w:date="2019-04-02T13:39:00Z"/>
                <w:rFonts w:ascii="Calibri" w:eastAsia="Times New Roman" w:hAnsi="Calibri" w:cs="Calibri"/>
                <w:color w:val="000000"/>
                <w:lang w:eastAsia="en-AU"/>
              </w:rPr>
            </w:pPr>
            <w:ins w:id="2969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95" w:author="KIM, Jason" w:date="2019-04-02T13:39:00Z"/>
                <w:rFonts w:ascii="Calibri" w:eastAsia="Times New Roman" w:hAnsi="Calibri" w:cs="Calibri"/>
                <w:color w:val="000000"/>
                <w:lang w:eastAsia="en-AU"/>
              </w:rPr>
            </w:pPr>
            <w:ins w:id="29696" w:author="KIM, Jason" w:date="2019-04-02T13:39:00Z">
              <w:r w:rsidRPr="0056388D">
                <w:rPr>
                  <w:rFonts w:ascii="Calibri" w:eastAsia="Times New Roman" w:hAnsi="Calibri" w:cs="Calibri"/>
                  <w:color w:val="000000"/>
                  <w:lang w:eastAsia="en-AU"/>
                </w:rPr>
                <w:t>LLS2507</w:t>
              </w:r>
            </w:ins>
          </w:p>
        </w:tc>
        <w:tc>
          <w:tcPr>
            <w:tcW w:w="933" w:type="pct"/>
            <w:noWrap/>
            <w:hideMark/>
          </w:tcPr>
          <w:p w:rsidR="00110C18" w:rsidRPr="0056388D" w:rsidRDefault="00110C18" w:rsidP="00063728">
            <w:pPr>
              <w:rPr>
                <w:ins w:id="29697" w:author="KIM, Jason" w:date="2019-04-02T13:39:00Z"/>
                <w:rFonts w:ascii="Calibri" w:eastAsia="Times New Roman" w:hAnsi="Calibri" w:cs="Calibri"/>
                <w:color w:val="000000"/>
                <w:lang w:eastAsia="en-AU"/>
              </w:rPr>
            </w:pPr>
            <w:ins w:id="296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99" w:author="KIM, Jason" w:date="2019-04-02T13:39:00Z"/>
                <w:rFonts w:ascii="Calibri" w:eastAsia="Times New Roman" w:hAnsi="Calibri" w:cs="Calibri"/>
                <w:color w:val="000000"/>
                <w:lang w:eastAsia="en-AU"/>
              </w:rPr>
            </w:pPr>
            <w:ins w:id="29700" w:author="KIM, Jason" w:date="2019-04-02T13:39:00Z">
              <w:r w:rsidRPr="0056388D">
                <w:rPr>
                  <w:rFonts w:ascii="Calibri" w:eastAsia="Times New Roman" w:hAnsi="Calibri" w:cs="Calibri"/>
                  <w:color w:val="000000"/>
                  <w:lang w:eastAsia="en-AU"/>
                </w:rPr>
                <w:t>Chainage 6420</w:t>
              </w:r>
            </w:ins>
          </w:p>
        </w:tc>
        <w:tc>
          <w:tcPr>
            <w:tcW w:w="764" w:type="pct"/>
            <w:noWrap/>
            <w:hideMark/>
          </w:tcPr>
          <w:p w:rsidR="00110C18" w:rsidRPr="0056388D" w:rsidRDefault="00110C18" w:rsidP="00063728">
            <w:pPr>
              <w:jc w:val="right"/>
              <w:rPr>
                <w:ins w:id="29701" w:author="KIM, Jason" w:date="2019-04-02T13:39:00Z"/>
                <w:rFonts w:ascii="Calibri" w:eastAsia="Times New Roman" w:hAnsi="Calibri" w:cs="Calibri"/>
                <w:color w:val="000000"/>
                <w:lang w:eastAsia="en-AU"/>
              </w:rPr>
            </w:pPr>
            <w:ins w:id="297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03" w:author="KIM, Jason" w:date="2019-04-02T13:39:00Z"/>
        </w:trPr>
        <w:tc>
          <w:tcPr>
            <w:tcW w:w="708" w:type="pct"/>
            <w:vMerge w:val="restart"/>
            <w:noWrap/>
            <w:hideMark/>
          </w:tcPr>
          <w:p w:rsidR="00110C18" w:rsidRPr="0056388D" w:rsidRDefault="00110C18" w:rsidP="00063728">
            <w:pPr>
              <w:rPr>
                <w:ins w:id="29704" w:author="KIM, Jason" w:date="2019-04-02T13:39:00Z"/>
                <w:rFonts w:ascii="Calibri" w:eastAsia="Times New Roman" w:hAnsi="Calibri" w:cs="Calibri"/>
                <w:color w:val="000000"/>
                <w:lang w:eastAsia="en-AU"/>
              </w:rPr>
            </w:pPr>
            <w:ins w:id="29705" w:author="KIM, Jason" w:date="2019-04-02T13:39:00Z">
              <w:r w:rsidRPr="0056388D">
                <w:rPr>
                  <w:rFonts w:ascii="Calibri" w:eastAsia="Times New Roman" w:hAnsi="Calibri" w:cs="Calibri"/>
                  <w:color w:val="000000"/>
                  <w:lang w:eastAsia="en-AU"/>
                </w:rPr>
                <w:t>LLE48K51</w:t>
              </w:r>
            </w:ins>
          </w:p>
        </w:tc>
        <w:tc>
          <w:tcPr>
            <w:tcW w:w="605" w:type="pct"/>
            <w:noWrap/>
            <w:hideMark/>
          </w:tcPr>
          <w:p w:rsidR="00110C18" w:rsidRPr="0056388D" w:rsidRDefault="00110C18" w:rsidP="00063728">
            <w:pPr>
              <w:rPr>
                <w:ins w:id="29706" w:author="KIM, Jason" w:date="2019-04-02T13:39:00Z"/>
                <w:rFonts w:ascii="Calibri" w:eastAsia="Times New Roman" w:hAnsi="Calibri" w:cs="Calibri"/>
                <w:color w:val="000000"/>
                <w:lang w:eastAsia="en-AU"/>
              </w:rPr>
            </w:pPr>
            <w:ins w:id="29707"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08" w:author="KIM, Jason" w:date="2019-04-02T13:39:00Z"/>
                <w:rFonts w:ascii="Calibri" w:eastAsia="Times New Roman" w:hAnsi="Calibri" w:cs="Calibri"/>
                <w:color w:val="000000"/>
                <w:lang w:eastAsia="en-AU"/>
              </w:rPr>
            </w:pPr>
            <w:ins w:id="297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10" w:author="KIM, Jason" w:date="2019-04-02T13:39:00Z"/>
                <w:rFonts w:ascii="Calibri" w:eastAsia="Times New Roman" w:hAnsi="Calibri" w:cs="Calibri"/>
                <w:color w:val="000000"/>
                <w:lang w:eastAsia="en-AU"/>
              </w:rPr>
            </w:pPr>
            <w:ins w:id="29711" w:author="KIM, Jason" w:date="2019-04-02T13:39:00Z">
              <w:r w:rsidRPr="0056388D">
                <w:rPr>
                  <w:rFonts w:ascii="Calibri" w:eastAsia="Times New Roman" w:hAnsi="Calibri" w:cs="Calibri"/>
                  <w:color w:val="000000"/>
                  <w:lang w:eastAsia="en-AU"/>
                </w:rPr>
                <w:t>LLN1498</w:t>
              </w:r>
            </w:ins>
          </w:p>
        </w:tc>
        <w:tc>
          <w:tcPr>
            <w:tcW w:w="933" w:type="pct"/>
            <w:noWrap/>
            <w:hideMark/>
          </w:tcPr>
          <w:p w:rsidR="00110C18" w:rsidRPr="0056388D" w:rsidRDefault="00110C18" w:rsidP="00063728">
            <w:pPr>
              <w:rPr>
                <w:ins w:id="29712" w:author="KIM, Jason" w:date="2019-04-02T13:39:00Z"/>
                <w:rFonts w:ascii="Calibri" w:eastAsia="Times New Roman" w:hAnsi="Calibri" w:cs="Calibri"/>
                <w:color w:val="000000"/>
                <w:lang w:eastAsia="en-AU"/>
              </w:rPr>
            </w:pPr>
            <w:ins w:id="297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14" w:author="KIM, Jason" w:date="2019-04-02T13:39:00Z"/>
                <w:rFonts w:ascii="Calibri" w:eastAsia="Times New Roman" w:hAnsi="Calibri" w:cs="Calibri"/>
                <w:color w:val="000000"/>
                <w:lang w:eastAsia="en-AU"/>
              </w:rPr>
            </w:pPr>
            <w:ins w:id="29715" w:author="KIM, Jason" w:date="2019-04-02T13:39:00Z">
              <w:r w:rsidRPr="0056388D">
                <w:rPr>
                  <w:rFonts w:ascii="Calibri" w:eastAsia="Times New Roman" w:hAnsi="Calibri" w:cs="Calibri"/>
                  <w:color w:val="000000"/>
                  <w:lang w:eastAsia="en-AU"/>
                </w:rPr>
                <w:t>Chainage 6583</w:t>
              </w:r>
            </w:ins>
          </w:p>
        </w:tc>
        <w:tc>
          <w:tcPr>
            <w:tcW w:w="764" w:type="pct"/>
            <w:noWrap/>
            <w:hideMark/>
          </w:tcPr>
          <w:p w:rsidR="00110C18" w:rsidRPr="0056388D" w:rsidRDefault="00110C18" w:rsidP="00063728">
            <w:pPr>
              <w:jc w:val="right"/>
              <w:rPr>
                <w:ins w:id="29716" w:author="KIM, Jason" w:date="2019-04-02T13:39:00Z"/>
                <w:rFonts w:ascii="Calibri" w:eastAsia="Times New Roman" w:hAnsi="Calibri" w:cs="Calibri"/>
                <w:color w:val="000000"/>
                <w:lang w:eastAsia="en-AU"/>
              </w:rPr>
            </w:pPr>
            <w:ins w:id="29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18" w:author="KIM, Jason" w:date="2019-04-02T13:39:00Z"/>
        </w:trPr>
        <w:tc>
          <w:tcPr>
            <w:tcW w:w="708" w:type="pct"/>
            <w:vMerge/>
            <w:hideMark/>
          </w:tcPr>
          <w:p w:rsidR="00110C18" w:rsidRPr="0056388D" w:rsidRDefault="00110C18" w:rsidP="00063728">
            <w:pPr>
              <w:rPr>
                <w:ins w:id="297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20" w:author="KIM, Jason" w:date="2019-04-02T13:39:00Z"/>
                <w:rFonts w:ascii="Calibri" w:eastAsia="Times New Roman" w:hAnsi="Calibri" w:cs="Calibri"/>
                <w:color w:val="000000"/>
                <w:lang w:eastAsia="en-AU"/>
              </w:rPr>
            </w:pPr>
            <w:ins w:id="29721"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22" w:author="KIM, Jason" w:date="2019-04-02T13:39:00Z"/>
                <w:rFonts w:ascii="Calibri" w:eastAsia="Times New Roman" w:hAnsi="Calibri" w:cs="Calibri"/>
                <w:color w:val="000000"/>
                <w:lang w:eastAsia="en-AU"/>
              </w:rPr>
            </w:pPr>
            <w:ins w:id="297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24" w:author="KIM, Jason" w:date="2019-04-02T13:39:00Z"/>
                <w:rFonts w:ascii="Calibri" w:eastAsia="Times New Roman" w:hAnsi="Calibri" w:cs="Calibri"/>
                <w:color w:val="000000"/>
                <w:lang w:eastAsia="en-AU"/>
              </w:rPr>
            </w:pPr>
            <w:ins w:id="29725" w:author="KIM, Jason" w:date="2019-04-02T13:39:00Z">
              <w:r w:rsidRPr="0056388D">
                <w:rPr>
                  <w:rFonts w:ascii="Calibri" w:eastAsia="Times New Roman" w:hAnsi="Calibri" w:cs="Calibri"/>
                  <w:color w:val="000000"/>
                  <w:lang w:eastAsia="en-AU"/>
                </w:rPr>
                <w:t>LLN1499</w:t>
              </w:r>
            </w:ins>
          </w:p>
        </w:tc>
        <w:tc>
          <w:tcPr>
            <w:tcW w:w="933" w:type="pct"/>
            <w:noWrap/>
            <w:hideMark/>
          </w:tcPr>
          <w:p w:rsidR="00110C18" w:rsidRPr="0056388D" w:rsidRDefault="00110C18" w:rsidP="00063728">
            <w:pPr>
              <w:rPr>
                <w:ins w:id="29726" w:author="KIM, Jason" w:date="2019-04-02T13:39:00Z"/>
                <w:rFonts w:ascii="Calibri" w:eastAsia="Times New Roman" w:hAnsi="Calibri" w:cs="Calibri"/>
                <w:color w:val="000000"/>
                <w:lang w:eastAsia="en-AU"/>
              </w:rPr>
            </w:pPr>
            <w:ins w:id="297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28" w:author="KIM, Jason" w:date="2019-04-02T13:39:00Z"/>
                <w:rFonts w:ascii="Calibri" w:eastAsia="Times New Roman" w:hAnsi="Calibri" w:cs="Calibri"/>
                <w:color w:val="000000"/>
                <w:lang w:eastAsia="en-AU"/>
              </w:rPr>
            </w:pPr>
            <w:ins w:id="29729" w:author="KIM, Jason" w:date="2019-04-02T13:39:00Z">
              <w:r w:rsidRPr="0056388D">
                <w:rPr>
                  <w:rFonts w:ascii="Calibri" w:eastAsia="Times New Roman" w:hAnsi="Calibri" w:cs="Calibri"/>
                  <w:color w:val="000000"/>
                  <w:lang w:eastAsia="en-AU"/>
                </w:rPr>
                <w:t>Chainage 6592</w:t>
              </w:r>
            </w:ins>
          </w:p>
        </w:tc>
        <w:tc>
          <w:tcPr>
            <w:tcW w:w="764" w:type="pct"/>
            <w:noWrap/>
            <w:hideMark/>
          </w:tcPr>
          <w:p w:rsidR="00110C18" w:rsidRPr="0056388D" w:rsidRDefault="00110C18" w:rsidP="00063728">
            <w:pPr>
              <w:jc w:val="right"/>
              <w:rPr>
                <w:ins w:id="29730" w:author="KIM, Jason" w:date="2019-04-02T13:39:00Z"/>
                <w:rFonts w:ascii="Calibri" w:eastAsia="Times New Roman" w:hAnsi="Calibri" w:cs="Calibri"/>
                <w:color w:val="000000"/>
                <w:lang w:eastAsia="en-AU"/>
              </w:rPr>
            </w:pPr>
            <w:ins w:id="29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32" w:author="KIM, Jason" w:date="2019-04-02T13:39:00Z"/>
        </w:trPr>
        <w:tc>
          <w:tcPr>
            <w:tcW w:w="708" w:type="pct"/>
            <w:vMerge/>
            <w:hideMark/>
          </w:tcPr>
          <w:p w:rsidR="00110C18" w:rsidRPr="0056388D" w:rsidRDefault="00110C18" w:rsidP="00063728">
            <w:pPr>
              <w:rPr>
                <w:ins w:id="297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34" w:author="KIM, Jason" w:date="2019-04-02T13:39:00Z"/>
                <w:rFonts w:ascii="Calibri" w:eastAsia="Times New Roman" w:hAnsi="Calibri" w:cs="Calibri"/>
                <w:color w:val="000000"/>
                <w:lang w:eastAsia="en-AU"/>
              </w:rPr>
            </w:pPr>
            <w:ins w:id="29735"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36" w:author="KIM, Jason" w:date="2019-04-02T13:39:00Z"/>
                <w:rFonts w:ascii="Calibri" w:eastAsia="Times New Roman" w:hAnsi="Calibri" w:cs="Calibri"/>
                <w:color w:val="000000"/>
                <w:lang w:eastAsia="en-AU"/>
              </w:rPr>
            </w:pPr>
            <w:ins w:id="297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38" w:author="KIM, Jason" w:date="2019-04-02T13:39:00Z"/>
                <w:rFonts w:ascii="Calibri" w:eastAsia="Times New Roman" w:hAnsi="Calibri" w:cs="Calibri"/>
                <w:color w:val="000000"/>
                <w:lang w:eastAsia="en-AU"/>
              </w:rPr>
            </w:pPr>
            <w:ins w:id="29739" w:author="KIM, Jason" w:date="2019-04-02T13:39:00Z">
              <w:r w:rsidRPr="0056388D">
                <w:rPr>
                  <w:rFonts w:ascii="Calibri" w:eastAsia="Times New Roman" w:hAnsi="Calibri" w:cs="Calibri"/>
                  <w:color w:val="000000"/>
                  <w:lang w:eastAsia="en-AU"/>
                </w:rPr>
                <w:t>LLN1500</w:t>
              </w:r>
            </w:ins>
          </w:p>
        </w:tc>
        <w:tc>
          <w:tcPr>
            <w:tcW w:w="933" w:type="pct"/>
            <w:noWrap/>
            <w:hideMark/>
          </w:tcPr>
          <w:p w:rsidR="00110C18" w:rsidRPr="0056388D" w:rsidRDefault="00110C18" w:rsidP="00063728">
            <w:pPr>
              <w:rPr>
                <w:ins w:id="29740" w:author="KIM, Jason" w:date="2019-04-02T13:39:00Z"/>
                <w:rFonts w:ascii="Calibri" w:eastAsia="Times New Roman" w:hAnsi="Calibri" w:cs="Calibri"/>
                <w:color w:val="000000"/>
                <w:lang w:eastAsia="en-AU"/>
              </w:rPr>
            </w:pPr>
            <w:ins w:id="297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42" w:author="KIM, Jason" w:date="2019-04-02T13:39:00Z"/>
                <w:rFonts w:ascii="Calibri" w:eastAsia="Times New Roman" w:hAnsi="Calibri" w:cs="Calibri"/>
                <w:color w:val="000000"/>
                <w:lang w:eastAsia="en-AU"/>
              </w:rPr>
            </w:pPr>
            <w:ins w:id="29743" w:author="KIM, Jason" w:date="2019-04-02T13:39:00Z">
              <w:r w:rsidRPr="0056388D">
                <w:rPr>
                  <w:rFonts w:ascii="Calibri" w:eastAsia="Times New Roman" w:hAnsi="Calibri" w:cs="Calibri"/>
                  <w:color w:val="000000"/>
                  <w:lang w:eastAsia="en-AU"/>
                </w:rPr>
                <w:t>Chainage 6602</w:t>
              </w:r>
            </w:ins>
          </w:p>
        </w:tc>
        <w:tc>
          <w:tcPr>
            <w:tcW w:w="764" w:type="pct"/>
            <w:noWrap/>
            <w:hideMark/>
          </w:tcPr>
          <w:p w:rsidR="00110C18" w:rsidRPr="0056388D" w:rsidRDefault="00110C18" w:rsidP="00063728">
            <w:pPr>
              <w:jc w:val="right"/>
              <w:rPr>
                <w:ins w:id="29744" w:author="KIM, Jason" w:date="2019-04-02T13:39:00Z"/>
                <w:rFonts w:ascii="Calibri" w:eastAsia="Times New Roman" w:hAnsi="Calibri" w:cs="Calibri"/>
                <w:color w:val="000000"/>
                <w:lang w:eastAsia="en-AU"/>
              </w:rPr>
            </w:pPr>
            <w:ins w:id="29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46" w:author="KIM, Jason" w:date="2019-04-02T13:39:00Z"/>
        </w:trPr>
        <w:tc>
          <w:tcPr>
            <w:tcW w:w="708" w:type="pct"/>
            <w:vMerge/>
            <w:hideMark/>
          </w:tcPr>
          <w:p w:rsidR="00110C18" w:rsidRPr="0056388D" w:rsidRDefault="00110C18" w:rsidP="00063728">
            <w:pPr>
              <w:rPr>
                <w:ins w:id="297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48" w:author="KIM, Jason" w:date="2019-04-02T13:39:00Z"/>
                <w:rFonts w:ascii="Calibri" w:eastAsia="Times New Roman" w:hAnsi="Calibri" w:cs="Calibri"/>
                <w:color w:val="000000"/>
                <w:lang w:eastAsia="en-AU"/>
              </w:rPr>
            </w:pPr>
            <w:ins w:id="29749"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50" w:author="KIM, Jason" w:date="2019-04-02T13:39:00Z"/>
                <w:rFonts w:ascii="Calibri" w:eastAsia="Times New Roman" w:hAnsi="Calibri" w:cs="Calibri"/>
                <w:color w:val="000000"/>
                <w:lang w:eastAsia="en-AU"/>
              </w:rPr>
            </w:pPr>
            <w:ins w:id="297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52" w:author="KIM, Jason" w:date="2019-04-02T13:39:00Z"/>
                <w:rFonts w:ascii="Calibri" w:eastAsia="Times New Roman" w:hAnsi="Calibri" w:cs="Calibri"/>
                <w:color w:val="000000"/>
                <w:lang w:eastAsia="en-AU"/>
              </w:rPr>
            </w:pPr>
            <w:ins w:id="29753" w:author="KIM, Jason" w:date="2019-04-02T13:39:00Z">
              <w:r w:rsidRPr="0056388D">
                <w:rPr>
                  <w:rFonts w:ascii="Calibri" w:eastAsia="Times New Roman" w:hAnsi="Calibri" w:cs="Calibri"/>
                  <w:color w:val="000000"/>
                  <w:lang w:eastAsia="en-AU"/>
                </w:rPr>
                <w:t>LLN1501</w:t>
              </w:r>
            </w:ins>
          </w:p>
        </w:tc>
        <w:tc>
          <w:tcPr>
            <w:tcW w:w="933" w:type="pct"/>
            <w:noWrap/>
            <w:hideMark/>
          </w:tcPr>
          <w:p w:rsidR="00110C18" w:rsidRPr="0056388D" w:rsidRDefault="00110C18" w:rsidP="00063728">
            <w:pPr>
              <w:rPr>
                <w:ins w:id="29754" w:author="KIM, Jason" w:date="2019-04-02T13:39:00Z"/>
                <w:rFonts w:ascii="Calibri" w:eastAsia="Times New Roman" w:hAnsi="Calibri" w:cs="Calibri"/>
                <w:color w:val="000000"/>
                <w:lang w:eastAsia="en-AU"/>
              </w:rPr>
            </w:pPr>
            <w:ins w:id="297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56" w:author="KIM, Jason" w:date="2019-04-02T13:39:00Z"/>
                <w:rFonts w:ascii="Calibri" w:eastAsia="Times New Roman" w:hAnsi="Calibri" w:cs="Calibri"/>
                <w:color w:val="000000"/>
                <w:lang w:eastAsia="en-AU"/>
              </w:rPr>
            </w:pPr>
            <w:ins w:id="29757" w:author="KIM, Jason" w:date="2019-04-02T13:39:00Z">
              <w:r w:rsidRPr="0056388D">
                <w:rPr>
                  <w:rFonts w:ascii="Calibri" w:eastAsia="Times New Roman" w:hAnsi="Calibri" w:cs="Calibri"/>
                  <w:color w:val="000000"/>
                  <w:lang w:eastAsia="en-AU"/>
                </w:rPr>
                <w:t>Chainage 6612</w:t>
              </w:r>
            </w:ins>
          </w:p>
        </w:tc>
        <w:tc>
          <w:tcPr>
            <w:tcW w:w="764" w:type="pct"/>
            <w:noWrap/>
            <w:hideMark/>
          </w:tcPr>
          <w:p w:rsidR="00110C18" w:rsidRPr="0056388D" w:rsidRDefault="00110C18" w:rsidP="00063728">
            <w:pPr>
              <w:jc w:val="right"/>
              <w:rPr>
                <w:ins w:id="29758" w:author="KIM, Jason" w:date="2019-04-02T13:39:00Z"/>
                <w:rFonts w:ascii="Calibri" w:eastAsia="Times New Roman" w:hAnsi="Calibri" w:cs="Calibri"/>
                <w:color w:val="000000"/>
                <w:lang w:eastAsia="en-AU"/>
              </w:rPr>
            </w:pPr>
            <w:ins w:id="29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60" w:author="KIM, Jason" w:date="2019-04-02T13:39:00Z"/>
        </w:trPr>
        <w:tc>
          <w:tcPr>
            <w:tcW w:w="708" w:type="pct"/>
            <w:vMerge/>
            <w:hideMark/>
          </w:tcPr>
          <w:p w:rsidR="00110C18" w:rsidRPr="0056388D" w:rsidRDefault="00110C18" w:rsidP="00063728">
            <w:pPr>
              <w:rPr>
                <w:ins w:id="297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62" w:author="KIM, Jason" w:date="2019-04-02T13:39:00Z"/>
                <w:rFonts w:ascii="Calibri" w:eastAsia="Times New Roman" w:hAnsi="Calibri" w:cs="Calibri"/>
                <w:color w:val="000000"/>
                <w:lang w:eastAsia="en-AU"/>
              </w:rPr>
            </w:pPr>
            <w:ins w:id="29763"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64" w:author="KIM, Jason" w:date="2019-04-02T13:39:00Z"/>
                <w:rFonts w:ascii="Calibri" w:eastAsia="Times New Roman" w:hAnsi="Calibri" w:cs="Calibri"/>
                <w:color w:val="000000"/>
                <w:lang w:eastAsia="en-AU"/>
              </w:rPr>
            </w:pPr>
            <w:ins w:id="297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66" w:author="KIM, Jason" w:date="2019-04-02T13:39:00Z"/>
                <w:rFonts w:ascii="Calibri" w:eastAsia="Times New Roman" w:hAnsi="Calibri" w:cs="Calibri"/>
                <w:color w:val="000000"/>
                <w:lang w:eastAsia="en-AU"/>
              </w:rPr>
            </w:pPr>
            <w:ins w:id="29767" w:author="KIM, Jason" w:date="2019-04-02T13:39:00Z">
              <w:r w:rsidRPr="0056388D">
                <w:rPr>
                  <w:rFonts w:ascii="Calibri" w:eastAsia="Times New Roman" w:hAnsi="Calibri" w:cs="Calibri"/>
                  <w:color w:val="000000"/>
                  <w:lang w:eastAsia="en-AU"/>
                </w:rPr>
                <w:t>LLN1502</w:t>
              </w:r>
            </w:ins>
          </w:p>
        </w:tc>
        <w:tc>
          <w:tcPr>
            <w:tcW w:w="933" w:type="pct"/>
            <w:noWrap/>
            <w:hideMark/>
          </w:tcPr>
          <w:p w:rsidR="00110C18" w:rsidRPr="0056388D" w:rsidRDefault="00110C18" w:rsidP="00063728">
            <w:pPr>
              <w:rPr>
                <w:ins w:id="29768" w:author="KIM, Jason" w:date="2019-04-02T13:39:00Z"/>
                <w:rFonts w:ascii="Calibri" w:eastAsia="Times New Roman" w:hAnsi="Calibri" w:cs="Calibri"/>
                <w:color w:val="000000"/>
                <w:lang w:eastAsia="en-AU"/>
              </w:rPr>
            </w:pPr>
            <w:ins w:id="297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70" w:author="KIM, Jason" w:date="2019-04-02T13:39:00Z"/>
                <w:rFonts w:ascii="Calibri" w:eastAsia="Times New Roman" w:hAnsi="Calibri" w:cs="Calibri"/>
                <w:color w:val="000000"/>
                <w:lang w:eastAsia="en-AU"/>
              </w:rPr>
            </w:pPr>
            <w:ins w:id="29771" w:author="KIM, Jason" w:date="2019-04-02T13:39:00Z">
              <w:r w:rsidRPr="0056388D">
                <w:rPr>
                  <w:rFonts w:ascii="Calibri" w:eastAsia="Times New Roman" w:hAnsi="Calibri" w:cs="Calibri"/>
                  <w:color w:val="000000"/>
                  <w:lang w:eastAsia="en-AU"/>
                </w:rPr>
                <w:t>Chainage 6621</w:t>
              </w:r>
            </w:ins>
          </w:p>
        </w:tc>
        <w:tc>
          <w:tcPr>
            <w:tcW w:w="764" w:type="pct"/>
            <w:noWrap/>
            <w:hideMark/>
          </w:tcPr>
          <w:p w:rsidR="00110C18" w:rsidRPr="0056388D" w:rsidRDefault="00110C18" w:rsidP="00063728">
            <w:pPr>
              <w:jc w:val="right"/>
              <w:rPr>
                <w:ins w:id="29772" w:author="KIM, Jason" w:date="2019-04-02T13:39:00Z"/>
                <w:rFonts w:ascii="Calibri" w:eastAsia="Times New Roman" w:hAnsi="Calibri" w:cs="Calibri"/>
                <w:color w:val="000000"/>
                <w:lang w:eastAsia="en-AU"/>
              </w:rPr>
            </w:pPr>
            <w:ins w:id="29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74" w:author="KIM, Jason" w:date="2019-04-02T13:39:00Z"/>
        </w:trPr>
        <w:tc>
          <w:tcPr>
            <w:tcW w:w="708" w:type="pct"/>
            <w:vMerge/>
            <w:hideMark/>
          </w:tcPr>
          <w:p w:rsidR="00110C18" w:rsidRPr="0056388D" w:rsidRDefault="00110C18" w:rsidP="00063728">
            <w:pPr>
              <w:rPr>
                <w:ins w:id="297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76" w:author="KIM, Jason" w:date="2019-04-02T13:39:00Z"/>
                <w:rFonts w:ascii="Calibri" w:eastAsia="Times New Roman" w:hAnsi="Calibri" w:cs="Calibri"/>
                <w:color w:val="000000"/>
                <w:lang w:eastAsia="en-AU"/>
              </w:rPr>
            </w:pPr>
            <w:ins w:id="29777"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78" w:author="KIM, Jason" w:date="2019-04-02T13:39:00Z"/>
                <w:rFonts w:ascii="Calibri" w:eastAsia="Times New Roman" w:hAnsi="Calibri" w:cs="Calibri"/>
                <w:color w:val="000000"/>
                <w:lang w:eastAsia="en-AU"/>
              </w:rPr>
            </w:pPr>
            <w:ins w:id="2977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80" w:author="KIM, Jason" w:date="2019-04-02T13:39:00Z"/>
                <w:rFonts w:ascii="Calibri" w:eastAsia="Times New Roman" w:hAnsi="Calibri" w:cs="Calibri"/>
                <w:color w:val="000000"/>
                <w:lang w:eastAsia="en-AU"/>
              </w:rPr>
            </w:pPr>
            <w:ins w:id="29781" w:author="KIM, Jason" w:date="2019-04-02T13:39:00Z">
              <w:r w:rsidRPr="0056388D">
                <w:rPr>
                  <w:rFonts w:ascii="Calibri" w:eastAsia="Times New Roman" w:hAnsi="Calibri" w:cs="Calibri"/>
                  <w:color w:val="000000"/>
                  <w:lang w:eastAsia="en-AU"/>
                </w:rPr>
                <w:t>LLN1503</w:t>
              </w:r>
            </w:ins>
          </w:p>
        </w:tc>
        <w:tc>
          <w:tcPr>
            <w:tcW w:w="933" w:type="pct"/>
            <w:noWrap/>
            <w:hideMark/>
          </w:tcPr>
          <w:p w:rsidR="00110C18" w:rsidRPr="0056388D" w:rsidRDefault="00110C18" w:rsidP="00063728">
            <w:pPr>
              <w:rPr>
                <w:ins w:id="29782" w:author="KIM, Jason" w:date="2019-04-02T13:39:00Z"/>
                <w:rFonts w:ascii="Calibri" w:eastAsia="Times New Roman" w:hAnsi="Calibri" w:cs="Calibri"/>
                <w:color w:val="000000"/>
                <w:lang w:eastAsia="en-AU"/>
              </w:rPr>
            </w:pPr>
            <w:ins w:id="297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84" w:author="KIM, Jason" w:date="2019-04-02T13:39:00Z"/>
                <w:rFonts w:ascii="Calibri" w:eastAsia="Times New Roman" w:hAnsi="Calibri" w:cs="Calibri"/>
                <w:color w:val="000000"/>
                <w:lang w:eastAsia="en-AU"/>
              </w:rPr>
            </w:pPr>
            <w:ins w:id="29785" w:author="KIM, Jason" w:date="2019-04-02T13:39:00Z">
              <w:r w:rsidRPr="0056388D">
                <w:rPr>
                  <w:rFonts w:ascii="Calibri" w:eastAsia="Times New Roman" w:hAnsi="Calibri" w:cs="Calibri"/>
                  <w:color w:val="000000"/>
                  <w:lang w:eastAsia="en-AU"/>
                </w:rPr>
                <w:t>Chainage 6631</w:t>
              </w:r>
            </w:ins>
          </w:p>
        </w:tc>
        <w:tc>
          <w:tcPr>
            <w:tcW w:w="764" w:type="pct"/>
            <w:noWrap/>
            <w:hideMark/>
          </w:tcPr>
          <w:p w:rsidR="00110C18" w:rsidRPr="0056388D" w:rsidRDefault="00110C18" w:rsidP="00063728">
            <w:pPr>
              <w:jc w:val="right"/>
              <w:rPr>
                <w:ins w:id="29786" w:author="KIM, Jason" w:date="2019-04-02T13:39:00Z"/>
                <w:rFonts w:ascii="Calibri" w:eastAsia="Times New Roman" w:hAnsi="Calibri" w:cs="Calibri"/>
                <w:color w:val="000000"/>
                <w:lang w:eastAsia="en-AU"/>
              </w:rPr>
            </w:pPr>
            <w:ins w:id="29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88" w:author="KIM, Jason" w:date="2019-04-02T13:39:00Z"/>
        </w:trPr>
        <w:tc>
          <w:tcPr>
            <w:tcW w:w="708" w:type="pct"/>
            <w:vMerge/>
            <w:hideMark/>
          </w:tcPr>
          <w:p w:rsidR="00110C18" w:rsidRPr="0056388D" w:rsidRDefault="00110C18" w:rsidP="00063728">
            <w:pPr>
              <w:rPr>
                <w:ins w:id="297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90" w:author="KIM, Jason" w:date="2019-04-02T13:39:00Z"/>
                <w:rFonts w:ascii="Calibri" w:eastAsia="Times New Roman" w:hAnsi="Calibri" w:cs="Calibri"/>
                <w:color w:val="000000"/>
                <w:lang w:eastAsia="en-AU"/>
              </w:rPr>
            </w:pPr>
            <w:ins w:id="29791"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92" w:author="KIM, Jason" w:date="2019-04-02T13:39:00Z"/>
                <w:rFonts w:ascii="Calibri" w:eastAsia="Times New Roman" w:hAnsi="Calibri" w:cs="Calibri"/>
                <w:color w:val="000000"/>
                <w:lang w:eastAsia="en-AU"/>
              </w:rPr>
            </w:pPr>
            <w:ins w:id="2979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94" w:author="KIM, Jason" w:date="2019-04-02T13:39:00Z"/>
                <w:rFonts w:ascii="Calibri" w:eastAsia="Times New Roman" w:hAnsi="Calibri" w:cs="Calibri"/>
                <w:color w:val="000000"/>
                <w:lang w:eastAsia="en-AU"/>
              </w:rPr>
            </w:pPr>
            <w:ins w:id="29795" w:author="KIM, Jason" w:date="2019-04-02T13:39:00Z">
              <w:r w:rsidRPr="0056388D">
                <w:rPr>
                  <w:rFonts w:ascii="Calibri" w:eastAsia="Times New Roman" w:hAnsi="Calibri" w:cs="Calibri"/>
                  <w:color w:val="000000"/>
                  <w:lang w:eastAsia="en-AU"/>
                </w:rPr>
                <w:t>LLN1504</w:t>
              </w:r>
            </w:ins>
          </w:p>
        </w:tc>
        <w:tc>
          <w:tcPr>
            <w:tcW w:w="933" w:type="pct"/>
            <w:noWrap/>
            <w:hideMark/>
          </w:tcPr>
          <w:p w:rsidR="00110C18" w:rsidRPr="0056388D" w:rsidRDefault="00110C18" w:rsidP="00063728">
            <w:pPr>
              <w:rPr>
                <w:ins w:id="29796" w:author="KIM, Jason" w:date="2019-04-02T13:39:00Z"/>
                <w:rFonts w:ascii="Calibri" w:eastAsia="Times New Roman" w:hAnsi="Calibri" w:cs="Calibri"/>
                <w:color w:val="000000"/>
                <w:lang w:eastAsia="en-AU"/>
              </w:rPr>
            </w:pPr>
            <w:ins w:id="297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98" w:author="KIM, Jason" w:date="2019-04-02T13:39:00Z"/>
                <w:rFonts w:ascii="Calibri" w:eastAsia="Times New Roman" w:hAnsi="Calibri" w:cs="Calibri"/>
                <w:color w:val="000000"/>
                <w:lang w:eastAsia="en-AU"/>
              </w:rPr>
            </w:pPr>
            <w:ins w:id="29799" w:author="KIM, Jason" w:date="2019-04-02T13:39:00Z">
              <w:r w:rsidRPr="0056388D">
                <w:rPr>
                  <w:rFonts w:ascii="Calibri" w:eastAsia="Times New Roman" w:hAnsi="Calibri" w:cs="Calibri"/>
                  <w:color w:val="000000"/>
                  <w:lang w:eastAsia="en-AU"/>
                </w:rPr>
                <w:t>Chainage 6641</w:t>
              </w:r>
            </w:ins>
          </w:p>
        </w:tc>
        <w:tc>
          <w:tcPr>
            <w:tcW w:w="764" w:type="pct"/>
            <w:noWrap/>
            <w:hideMark/>
          </w:tcPr>
          <w:p w:rsidR="00110C18" w:rsidRPr="0056388D" w:rsidRDefault="00110C18" w:rsidP="00063728">
            <w:pPr>
              <w:jc w:val="right"/>
              <w:rPr>
                <w:ins w:id="29800" w:author="KIM, Jason" w:date="2019-04-02T13:39:00Z"/>
                <w:rFonts w:ascii="Calibri" w:eastAsia="Times New Roman" w:hAnsi="Calibri" w:cs="Calibri"/>
                <w:color w:val="000000"/>
                <w:lang w:eastAsia="en-AU"/>
              </w:rPr>
            </w:pPr>
            <w:ins w:id="298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02" w:author="KIM, Jason" w:date="2019-04-02T13:39:00Z"/>
        </w:trPr>
        <w:tc>
          <w:tcPr>
            <w:tcW w:w="708" w:type="pct"/>
            <w:vMerge/>
            <w:hideMark/>
          </w:tcPr>
          <w:p w:rsidR="00110C18" w:rsidRPr="0056388D" w:rsidRDefault="00110C18" w:rsidP="00063728">
            <w:pPr>
              <w:rPr>
                <w:ins w:id="298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04" w:author="KIM, Jason" w:date="2019-04-02T13:39:00Z"/>
                <w:rFonts w:ascii="Calibri" w:eastAsia="Times New Roman" w:hAnsi="Calibri" w:cs="Calibri"/>
                <w:color w:val="000000"/>
                <w:lang w:eastAsia="en-AU"/>
              </w:rPr>
            </w:pPr>
            <w:ins w:id="29805"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06" w:author="KIM, Jason" w:date="2019-04-02T13:39:00Z"/>
                <w:rFonts w:ascii="Calibri" w:eastAsia="Times New Roman" w:hAnsi="Calibri" w:cs="Calibri"/>
                <w:color w:val="000000"/>
                <w:lang w:eastAsia="en-AU"/>
              </w:rPr>
            </w:pPr>
            <w:ins w:id="2980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08" w:author="KIM, Jason" w:date="2019-04-02T13:39:00Z"/>
                <w:rFonts w:ascii="Calibri" w:eastAsia="Times New Roman" w:hAnsi="Calibri" w:cs="Calibri"/>
                <w:color w:val="000000"/>
                <w:lang w:eastAsia="en-AU"/>
              </w:rPr>
            </w:pPr>
            <w:ins w:id="29809" w:author="KIM, Jason" w:date="2019-04-02T13:39:00Z">
              <w:r w:rsidRPr="0056388D">
                <w:rPr>
                  <w:rFonts w:ascii="Calibri" w:eastAsia="Times New Roman" w:hAnsi="Calibri" w:cs="Calibri"/>
                  <w:color w:val="000000"/>
                  <w:lang w:eastAsia="en-AU"/>
                </w:rPr>
                <w:t>LLN1505</w:t>
              </w:r>
            </w:ins>
          </w:p>
        </w:tc>
        <w:tc>
          <w:tcPr>
            <w:tcW w:w="933" w:type="pct"/>
            <w:noWrap/>
            <w:hideMark/>
          </w:tcPr>
          <w:p w:rsidR="00110C18" w:rsidRPr="0056388D" w:rsidRDefault="00110C18" w:rsidP="00063728">
            <w:pPr>
              <w:rPr>
                <w:ins w:id="29810" w:author="KIM, Jason" w:date="2019-04-02T13:39:00Z"/>
                <w:rFonts w:ascii="Calibri" w:eastAsia="Times New Roman" w:hAnsi="Calibri" w:cs="Calibri"/>
                <w:color w:val="000000"/>
                <w:lang w:eastAsia="en-AU"/>
              </w:rPr>
            </w:pPr>
            <w:ins w:id="298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12" w:author="KIM, Jason" w:date="2019-04-02T13:39:00Z"/>
                <w:rFonts w:ascii="Calibri" w:eastAsia="Times New Roman" w:hAnsi="Calibri" w:cs="Calibri"/>
                <w:color w:val="000000"/>
                <w:lang w:eastAsia="en-AU"/>
              </w:rPr>
            </w:pPr>
            <w:ins w:id="29813" w:author="KIM, Jason" w:date="2019-04-02T13:39:00Z">
              <w:r w:rsidRPr="0056388D">
                <w:rPr>
                  <w:rFonts w:ascii="Calibri" w:eastAsia="Times New Roman" w:hAnsi="Calibri" w:cs="Calibri"/>
                  <w:color w:val="000000"/>
                  <w:lang w:eastAsia="en-AU"/>
                </w:rPr>
                <w:t>Chainage 6650</w:t>
              </w:r>
            </w:ins>
          </w:p>
        </w:tc>
        <w:tc>
          <w:tcPr>
            <w:tcW w:w="764" w:type="pct"/>
            <w:noWrap/>
            <w:hideMark/>
          </w:tcPr>
          <w:p w:rsidR="00110C18" w:rsidRPr="0056388D" w:rsidRDefault="00110C18" w:rsidP="00063728">
            <w:pPr>
              <w:jc w:val="right"/>
              <w:rPr>
                <w:ins w:id="29814" w:author="KIM, Jason" w:date="2019-04-02T13:39:00Z"/>
                <w:rFonts w:ascii="Calibri" w:eastAsia="Times New Roman" w:hAnsi="Calibri" w:cs="Calibri"/>
                <w:color w:val="000000"/>
                <w:lang w:eastAsia="en-AU"/>
              </w:rPr>
            </w:pPr>
            <w:ins w:id="298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16" w:author="KIM, Jason" w:date="2019-04-02T13:39:00Z"/>
        </w:trPr>
        <w:tc>
          <w:tcPr>
            <w:tcW w:w="708" w:type="pct"/>
            <w:vMerge/>
            <w:hideMark/>
          </w:tcPr>
          <w:p w:rsidR="00110C18" w:rsidRPr="0056388D" w:rsidRDefault="00110C18" w:rsidP="00063728">
            <w:pPr>
              <w:rPr>
                <w:ins w:id="298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18" w:author="KIM, Jason" w:date="2019-04-02T13:39:00Z"/>
                <w:rFonts w:ascii="Calibri" w:eastAsia="Times New Roman" w:hAnsi="Calibri" w:cs="Calibri"/>
                <w:color w:val="000000"/>
                <w:lang w:eastAsia="en-AU"/>
              </w:rPr>
            </w:pPr>
            <w:ins w:id="29819"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20" w:author="KIM, Jason" w:date="2019-04-02T13:39:00Z"/>
                <w:rFonts w:ascii="Calibri" w:eastAsia="Times New Roman" w:hAnsi="Calibri" w:cs="Calibri"/>
                <w:color w:val="000000"/>
                <w:lang w:eastAsia="en-AU"/>
              </w:rPr>
            </w:pPr>
            <w:ins w:id="2982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22" w:author="KIM, Jason" w:date="2019-04-02T13:39:00Z"/>
                <w:rFonts w:ascii="Calibri" w:eastAsia="Times New Roman" w:hAnsi="Calibri" w:cs="Calibri"/>
                <w:color w:val="000000"/>
                <w:lang w:eastAsia="en-AU"/>
              </w:rPr>
            </w:pPr>
            <w:ins w:id="29823" w:author="KIM, Jason" w:date="2019-04-02T13:39:00Z">
              <w:r w:rsidRPr="0056388D">
                <w:rPr>
                  <w:rFonts w:ascii="Calibri" w:eastAsia="Times New Roman" w:hAnsi="Calibri" w:cs="Calibri"/>
                  <w:color w:val="000000"/>
                  <w:lang w:eastAsia="en-AU"/>
                </w:rPr>
                <w:t>LLN1506</w:t>
              </w:r>
            </w:ins>
          </w:p>
        </w:tc>
        <w:tc>
          <w:tcPr>
            <w:tcW w:w="933" w:type="pct"/>
            <w:noWrap/>
            <w:hideMark/>
          </w:tcPr>
          <w:p w:rsidR="00110C18" w:rsidRPr="0056388D" w:rsidRDefault="00110C18" w:rsidP="00063728">
            <w:pPr>
              <w:rPr>
                <w:ins w:id="29824" w:author="KIM, Jason" w:date="2019-04-02T13:39:00Z"/>
                <w:rFonts w:ascii="Calibri" w:eastAsia="Times New Roman" w:hAnsi="Calibri" w:cs="Calibri"/>
                <w:color w:val="000000"/>
                <w:lang w:eastAsia="en-AU"/>
              </w:rPr>
            </w:pPr>
            <w:ins w:id="298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26" w:author="KIM, Jason" w:date="2019-04-02T13:39:00Z"/>
                <w:rFonts w:ascii="Calibri" w:eastAsia="Times New Roman" w:hAnsi="Calibri" w:cs="Calibri"/>
                <w:color w:val="000000"/>
                <w:lang w:eastAsia="en-AU"/>
              </w:rPr>
            </w:pPr>
            <w:ins w:id="29827" w:author="KIM, Jason" w:date="2019-04-02T13:39:00Z">
              <w:r w:rsidRPr="0056388D">
                <w:rPr>
                  <w:rFonts w:ascii="Calibri" w:eastAsia="Times New Roman" w:hAnsi="Calibri" w:cs="Calibri"/>
                  <w:color w:val="000000"/>
                  <w:lang w:eastAsia="en-AU"/>
                </w:rPr>
                <w:t>Chainage 6660</w:t>
              </w:r>
            </w:ins>
          </w:p>
        </w:tc>
        <w:tc>
          <w:tcPr>
            <w:tcW w:w="764" w:type="pct"/>
            <w:noWrap/>
            <w:hideMark/>
          </w:tcPr>
          <w:p w:rsidR="00110C18" w:rsidRPr="0056388D" w:rsidRDefault="00110C18" w:rsidP="00063728">
            <w:pPr>
              <w:jc w:val="right"/>
              <w:rPr>
                <w:ins w:id="29828" w:author="KIM, Jason" w:date="2019-04-02T13:39:00Z"/>
                <w:rFonts w:ascii="Calibri" w:eastAsia="Times New Roman" w:hAnsi="Calibri" w:cs="Calibri"/>
                <w:color w:val="000000"/>
                <w:lang w:eastAsia="en-AU"/>
              </w:rPr>
            </w:pPr>
            <w:ins w:id="298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30" w:author="KIM, Jason" w:date="2019-04-02T13:39:00Z"/>
        </w:trPr>
        <w:tc>
          <w:tcPr>
            <w:tcW w:w="708" w:type="pct"/>
            <w:vMerge/>
            <w:hideMark/>
          </w:tcPr>
          <w:p w:rsidR="00110C18" w:rsidRPr="0056388D" w:rsidRDefault="00110C18" w:rsidP="00063728">
            <w:pPr>
              <w:rPr>
                <w:ins w:id="298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32" w:author="KIM, Jason" w:date="2019-04-02T13:39:00Z"/>
                <w:rFonts w:ascii="Calibri" w:eastAsia="Times New Roman" w:hAnsi="Calibri" w:cs="Calibri"/>
                <w:color w:val="000000"/>
                <w:lang w:eastAsia="en-AU"/>
              </w:rPr>
            </w:pPr>
            <w:ins w:id="29833"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34" w:author="KIM, Jason" w:date="2019-04-02T13:39:00Z"/>
                <w:rFonts w:ascii="Calibri" w:eastAsia="Times New Roman" w:hAnsi="Calibri" w:cs="Calibri"/>
                <w:color w:val="000000"/>
                <w:lang w:eastAsia="en-AU"/>
              </w:rPr>
            </w:pPr>
            <w:ins w:id="2983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36" w:author="KIM, Jason" w:date="2019-04-02T13:39:00Z"/>
                <w:rFonts w:ascii="Calibri" w:eastAsia="Times New Roman" w:hAnsi="Calibri" w:cs="Calibri"/>
                <w:color w:val="000000"/>
                <w:lang w:eastAsia="en-AU"/>
              </w:rPr>
            </w:pPr>
            <w:ins w:id="29837" w:author="KIM, Jason" w:date="2019-04-02T13:39:00Z">
              <w:r w:rsidRPr="0056388D">
                <w:rPr>
                  <w:rFonts w:ascii="Calibri" w:eastAsia="Times New Roman" w:hAnsi="Calibri" w:cs="Calibri"/>
                  <w:color w:val="000000"/>
                  <w:lang w:eastAsia="en-AU"/>
                </w:rPr>
                <w:t>LLN1507</w:t>
              </w:r>
            </w:ins>
          </w:p>
        </w:tc>
        <w:tc>
          <w:tcPr>
            <w:tcW w:w="933" w:type="pct"/>
            <w:noWrap/>
            <w:hideMark/>
          </w:tcPr>
          <w:p w:rsidR="00110C18" w:rsidRPr="0056388D" w:rsidRDefault="00110C18" w:rsidP="00063728">
            <w:pPr>
              <w:rPr>
                <w:ins w:id="29838" w:author="KIM, Jason" w:date="2019-04-02T13:39:00Z"/>
                <w:rFonts w:ascii="Calibri" w:eastAsia="Times New Roman" w:hAnsi="Calibri" w:cs="Calibri"/>
                <w:color w:val="000000"/>
                <w:lang w:eastAsia="en-AU"/>
              </w:rPr>
            </w:pPr>
            <w:ins w:id="298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40" w:author="KIM, Jason" w:date="2019-04-02T13:39:00Z"/>
                <w:rFonts w:ascii="Calibri" w:eastAsia="Times New Roman" w:hAnsi="Calibri" w:cs="Calibri"/>
                <w:color w:val="000000"/>
                <w:lang w:eastAsia="en-AU"/>
              </w:rPr>
            </w:pPr>
            <w:ins w:id="29841" w:author="KIM, Jason" w:date="2019-04-02T13:39:00Z">
              <w:r w:rsidRPr="0056388D">
                <w:rPr>
                  <w:rFonts w:ascii="Calibri" w:eastAsia="Times New Roman" w:hAnsi="Calibri" w:cs="Calibri"/>
                  <w:color w:val="000000"/>
                  <w:lang w:eastAsia="en-AU"/>
                </w:rPr>
                <w:t>Chainage 6670</w:t>
              </w:r>
            </w:ins>
          </w:p>
        </w:tc>
        <w:tc>
          <w:tcPr>
            <w:tcW w:w="764" w:type="pct"/>
            <w:noWrap/>
            <w:hideMark/>
          </w:tcPr>
          <w:p w:rsidR="00110C18" w:rsidRPr="0056388D" w:rsidRDefault="00110C18" w:rsidP="00063728">
            <w:pPr>
              <w:jc w:val="right"/>
              <w:rPr>
                <w:ins w:id="29842" w:author="KIM, Jason" w:date="2019-04-02T13:39:00Z"/>
                <w:rFonts w:ascii="Calibri" w:eastAsia="Times New Roman" w:hAnsi="Calibri" w:cs="Calibri"/>
                <w:color w:val="000000"/>
                <w:lang w:eastAsia="en-AU"/>
              </w:rPr>
            </w:pPr>
            <w:ins w:id="298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44" w:author="KIM, Jason" w:date="2019-04-02T13:39:00Z"/>
        </w:trPr>
        <w:tc>
          <w:tcPr>
            <w:tcW w:w="708" w:type="pct"/>
            <w:vMerge/>
            <w:hideMark/>
          </w:tcPr>
          <w:p w:rsidR="00110C18" w:rsidRPr="0056388D" w:rsidRDefault="00110C18" w:rsidP="00063728">
            <w:pPr>
              <w:rPr>
                <w:ins w:id="298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46" w:author="KIM, Jason" w:date="2019-04-02T13:39:00Z"/>
                <w:rFonts w:ascii="Calibri" w:eastAsia="Times New Roman" w:hAnsi="Calibri" w:cs="Calibri"/>
                <w:color w:val="000000"/>
                <w:lang w:eastAsia="en-AU"/>
              </w:rPr>
            </w:pPr>
            <w:ins w:id="29847"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48" w:author="KIM, Jason" w:date="2019-04-02T13:39:00Z"/>
                <w:rFonts w:ascii="Calibri" w:eastAsia="Times New Roman" w:hAnsi="Calibri" w:cs="Calibri"/>
                <w:color w:val="000000"/>
                <w:lang w:eastAsia="en-AU"/>
              </w:rPr>
            </w:pPr>
            <w:ins w:id="298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50" w:author="KIM, Jason" w:date="2019-04-02T13:39:00Z"/>
                <w:rFonts w:ascii="Calibri" w:eastAsia="Times New Roman" w:hAnsi="Calibri" w:cs="Calibri"/>
                <w:color w:val="000000"/>
                <w:lang w:eastAsia="en-AU"/>
              </w:rPr>
            </w:pPr>
            <w:ins w:id="29851" w:author="KIM, Jason" w:date="2019-04-02T13:39:00Z">
              <w:r w:rsidRPr="0056388D">
                <w:rPr>
                  <w:rFonts w:ascii="Calibri" w:eastAsia="Times New Roman" w:hAnsi="Calibri" w:cs="Calibri"/>
                  <w:color w:val="000000"/>
                  <w:lang w:eastAsia="en-AU"/>
                </w:rPr>
                <w:t>LLN1508</w:t>
              </w:r>
            </w:ins>
          </w:p>
        </w:tc>
        <w:tc>
          <w:tcPr>
            <w:tcW w:w="933" w:type="pct"/>
            <w:noWrap/>
            <w:hideMark/>
          </w:tcPr>
          <w:p w:rsidR="00110C18" w:rsidRPr="0056388D" w:rsidRDefault="00110C18" w:rsidP="00063728">
            <w:pPr>
              <w:rPr>
                <w:ins w:id="29852" w:author="KIM, Jason" w:date="2019-04-02T13:39:00Z"/>
                <w:rFonts w:ascii="Calibri" w:eastAsia="Times New Roman" w:hAnsi="Calibri" w:cs="Calibri"/>
                <w:color w:val="000000"/>
                <w:lang w:eastAsia="en-AU"/>
              </w:rPr>
            </w:pPr>
            <w:ins w:id="298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54" w:author="KIM, Jason" w:date="2019-04-02T13:39:00Z"/>
                <w:rFonts w:ascii="Calibri" w:eastAsia="Times New Roman" w:hAnsi="Calibri" w:cs="Calibri"/>
                <w:color w:val="000000"/>
                <w:lang w:eastAsia="en-AU"/>
              </w:rPr>
            </w:pPr>
            <w:ins w:id="29855" w:author="KIM, Jason" w:date="2019-04-02T13:39:00Z">
              <w:r w:rsidRPr="0056388D">
                <w:rPr>
                  <w:rFonts w:ascii="Calibri" w:eastAsia="Times New Roman" w:hAnsi="Calibri" w:cs="Calibri"/>
                  <w:color w:val="000000"/>
                  <w:lang w:eastAsia="en-AU"/>
                </w:rPr>
                <w:t>Chainage 6679</w:t>
              </w:r>
            </w:ins>
          </w:p>
        </w:tc>
        <w:tc>
          <w:tcPr>
            <w:tcW w:w="764" w:type="pct"/>
            <w:noWrap/>
            <w:hideMark/>
          </w:tcPr>
          <w:p w:rsidR="00110C18" w:rsidRPr="0056388D" w:rsidRDefault="00110C18" w:rsidP="00063728">
            <w:pPr>
              <w:jc w:val="right"/>
              <w:rPr>
                <w:ins w:id="29856" w:author="KIM, Jason" w:date="2019-04-02T13:39:00Z"/>
                <w:rFonts w:ascii="Calibri" w:eastAsia="Times New Roman" w:hAnsi="Calibri" w:cs="Calibri"/>
                <w:color w:val="000000"/>
                <w:lang w:eastAsia="en-AU"/>
              </w:rPr>
            </w:pPr>
            <w:ins w:id="298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58" w:author="KIM, Jason" w:date="2019-04-02T13:39:00Z"/>
        </w:trPr>
        <w:tc>
          <w:tcPr>
            <w:tcW w:w="708" w:type="pct"/>
            <w:vMerge w:val="restart"/>
            <w:noWrap/>
            <w:hideMark/>
          </w:tcPr>
          <w:p w:rsidR="00110C18" w:rsidRPr="0056388D" w:rsidRDefault="00110C18" w:rsidP="00063728">
            <w:pPr>
              <w:rPr>
                <w:ins w:id="29859" w:author="KIM, Jason" w:date="2019-04-02T13:39:00Z"/>
                <w:rFonts w:ascii="Calibri" w:eastAsia="Times New Roman" w:hAnsi="Calibri" w:cs="Calibri"/>
                <w:color w:val="000000"/>
                <w:lang w:eastAsia="en-AU"/>
              </w:rPr>
            </w:pPr>
            <w:ins w:id="29860" w:author="KIM, Jason" w:date="2019-04-02T13:39:00Z">
              <w:r w:rsidRPr="0056388D">
                <w:rPr>
                  <w:rFonts w:ascii="Calibri" w:eastAsia="Times New Roman" w:hAnsi="Calibri" w:cs="Calibri"/>
                  <w:color w:val="000000"/>
                  <w:lang w:eastAsia="en-AU"/>
                </w:rPr>
                <w:t>LLE48K61</w:t>
              </w:r>
            </w:ins>
          </w:p>
        </w:tc>
        <w:tc>
          <w:tcPr>
            <w:tcW w:w="605" w:type="pct"/>
            <w:noWrap/>
            <w:hideMark/>
          </w:tcPr>
          <w:p w:rsidR="00110C18" w:rsidRPr="0056388D" w:rsidRDefault="00110C18" w:rsidP="00063728">
            <w:pPr>
              <w:rPr>
                <w:ins w:id="29861" w:author="KIM, Jason" w:date="2019-04-02T13:39:00Z"/>
                <w:rFonts w:ascii="Calibri" w:eastAsia="Times New Roman" w:hAnsi="Calibri" w:cs="Calibri"/>
                <w:color w:val="000000"/>
                <w:lang w:eastAsia="en-AU"/>
              </w:rPr>
            </w:pPr>
            <w:ins w:id="29862"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63" w:author="KIM, Jason" w:date="2019-04-02T13:39:00Z"/>
                <w:rFonts w:ascii="Calibri" w:eastAsia="Times New Roman" w:hAnsi="Calibri" w:cs="Calibri"/>
                <w:color w:val="000000"/>
                <w:lang w:eastAsia="en-AU"/>
              </w:rPr>
            </w:pPr>
            <w:ins w:id="2986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65" w:author="KIM, Jason" w:date="2019-04-02T13:39:00Z"/>
                <w:rFonts w:ascii="Calibri" w:eastAsia="Times New Roman" w:hAnsi="Calibri" w:cs="Calibri"/>
                <w:color w:val="000000"/>
                <w:lang w:eastAsia="en-AU"/>
              </w:rPr>
            </w:pPr>
            <w:ins w:id="29866" w:author="KIM, Jason" w:date="2019-04-02T13:39:00Z">
              <w:r w:rsidRPr="0056388D">
                <w:rPr>
                  <w:rFonts w:ascii="Calibri" w:eastAsia="Times New Roman" w:hAnsi="Calibri" w:cs="Calibri"/>
                  <w:color w:val="000000"/>
                  <w:lang w:eastAsia="en-AU"/>
                </w:rPr>
                <w:t>LLN1487</w:t>
              </w:r>
            </w:ins>
          </w:p>
        </w:tc>
        <w:tc>
          <w:tcPr>
            <w:tcW w:w="933" w:type="pct"/>
            <w:noWrap/>
            <w:hideMark/>
          </w:tcPr>
          <w:p w:rsidR="00110C18" w:rsidRPr="0056388D" w:rsidRDefault="00110C18" w:rsidP="00063728">
            <w:pPr>
              <w:rPr>
                <w:ins w:id="29867" w:author="KIM, Jason" w:date="2019-04-02T13:39:00Z"/>
                <w:rFonts w:ascii="Calibri" w:eastAsia="Times New Roman" w:hAnsi="Calibri" w:cs="Calibri"/>
                <w:color w:val="000000"/>
                <w:lang w:eastAsia="en-AU"/>
              </w:rPr>
            </w:pPr>
            <w:ins w:id="298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69" w:author="KIM, Jason" w:date="2019-04-02T13:39:00Z"/>
                <w:rFonts w:ascii="Calibri" w:eastAsia="Times New Roman" w:hAnsi="Calibri" w:cs="Calibri"/>
                <w:color w:val="000000"/>
                <w:lang w:eastAsia="en-AU"/>
              </w:rPr>
            </w:pPr>
            <w:ins w:id="29870" w:author="KIM, Jason" w:date="2019-04-02T13:39:00Z">
              <w:r w:rsidRPr="0056388D">
                <w:rPr>
                  <w:rFonts w:ascii="Calibri" w:eastAsia="Times New Roman" w:hAnsi="Calibri" w:cs="Calibri"/>
                  <w:color w:val="000000"/>
                  <w:lang w:eastAsia="en-AU"/>
                </w:rPr>
                <w:t>Chainage 6463</w:t>
              </w:r>
            </w:ins>
          </w:p>
        </w:tc>
        <w:tc>
          <w:tcPr>
            <w:tcW w:w="764" w:type="pct"/>
            <w:noWrap/>
            <w:hideMark/>
          </w:tcPr>
          <w:p w:rsidR="00110C18" w:rsidRPr="0056388D" w:rsidRDefault="00110C18" w:rsidP="00063728">
            <w:pPr>
              <w:jc w:val="right"/>
              <w:rPr>
                <w:ins w:id="29871" w:author="KIM, Jason" w:date="2019-04-02T13:39:00Z"/>
                <w:rFonts w:ascii="Calibri" w:eastAsia="Times New Roman" w:hAnsi="Calibri" w:cs="Calibri"/>
                <w:color w:val="000000"/>
                <w:lang w:eastAsia="en-AU"/>
              </w:rPr>
            </w:pPr>
            <w:ins w:id="29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73" w:author="KIM, Jason" w:date="2019-04-02T13:39:00Z"/>
        </w:trPr>
        <w:tc>
          <w:tcPr>
            <w:tcW w:w="708" w:type="pct"/>
            <w:vMerge/>
            <w:hideMark/>
          </w:tcPr>
          <w:p w:rsidR="00110C18" w:rsidRPr="0056388D" w:rsidRDefault="00110C18" w:rsidP="00063728">
            <w:pPr>
              <w:rPr>
                <w:ins w:id="298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75" w:author="KIM, Jason" w:date="2019-04-02T13:39:00Z"/>
                <w:rFonts w:ascii="Calibri" w:eastAsia="Times New Roman" w:hAnsi="Calibri" w:cs="Calibri"/>
                <w:color w:val="000000"/>
                <w:lang w:eastAsia="en-AU"/>
              </w:rPr>
            </w:pPr>
            <w:ins w:id="29876"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77" w:author="KIM, Jason" w:date="2019-04-02T13:39:00Z"/>
                <w:rFonts w:ascii="Calibri" w:eastAsia="Times New Roman" w:hAnsi="Calibri" w:cs="Calibri"/>
                <w:color w:val="000000"/>
                <w:lang w:eastAsia="en-AU"/>
              </w:rPr>
            </w:pPr>
            <w:ins w:id="2987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79" w:author="KIM, Jason" w:date="2019-04-02T13:39:00Z"/>
                <w:rFonts w:ascii="Calibri" w:eastAsia="Times New Roman" w:hAnsi="Calibri" w:cs="Calibri"/>
                <w:color w:val="000000"/>
                <w:lang w:eastAsia="en-AU"/>
              </w:rPr>
            </w:pPr>
            <w:ins w:id="29880" w:author="KIM, Jason" w:date="2019-04-02T13:39:00Z">
              <w:r w:rsidRPr="0056388D">
                <w:rPr>
                  <w:rFonts w:ascii="Calibri" w:eastAsia="Times New Roman" w:hAnsi="Calibri" w:cs="Calibri"/>
                  <w:color w:val="000000"/>
                  <w:lang w:eastAsia="en-AU"/>
                </w:rPr>
                <w:t>LLN1488</w:t>
              </w:r>
            </w:ins>
          </w:p>
        </w:tc>
        <w:tc>
          <w:tcPr>
            <w:tcW w:w="933" w:type="pct"/>
            <w:noWrap/>
            <w:hideMark/>
          </w:tcPr>
          <w:p w:rsidR="00110C18" w:rsidRPr="0056388D" w:rsidRDefault="00110C18" w:rsidP="00063728">
            <w:pPr>
              <w:rPr>
                <w:ins w:id="29881" w:author="KIM, Jason" w:date="2019-04-02T13:39:00Z"/>
                <w:rFonts w:ascii="Calibri" w:eastAsia="Times New Roman" w:hAnsi="Calibri" w:cs="Calibri"/>
                <w:color w:val="000000"/>
                <w:lang w:eastAsia="en-AU"/>
              </w:rPr>
            </w:pPr>
            <w:ins w:id="298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83" w:author="KIM, Jason" w:date="2019-04-02T13:39:00Z"/>
                <w:rFonts w:ascii="Calibri" w:eastAsia="Times New Roman" w:hAnsi="Calibri" w:cs="Calibri"/>
                <w:color w:val="000000"/>
                <w:lang w:eastAsia="en-AU"/>
              </w:rPr>
            </w:pPr>
            <w:ins w:id="29884" w:author="KIM, Jason" w:date="2019-04-02T13:39:00Z">
              <w:r w:rsidRPr="0056388D">
                <w:rPr>
                  <w:rFonts w:ascii="Calibri" w:eastAsia="Times New Roman" w:hAnsi="Calibri" w:cs="Calibri"/>
                  <w:color w:val="000000"/>
                  <w:lang w:eastAsia="en-AU"/>
                </w:rPr>
                <w:t>Chainage 6472</w:t>
              </w:r>
            </w:ins>
          </w:p>
        </w:tc>
        <w:tc>
          <w:tcPr>
            <w:tcW w:w="764" w:type="pct"/>
            <w:noWrap/>
            <w:hideMark/>
          </w:tcPr>
          <w:p w:rsidR="00110C18" w:rsidRPr="0056388D" w:rsidRDefault="00110C18" w:rsidP="00063728">
            <w:pPr>
              <w:jc w:val="right"/>
              <w:rPr>
                <w:ins w:id="29885" w:author="KIM, Jason" w:date="2019-04-02T13:39:00Z"/>
                <w:rFonts w:ascii="Calibri" w:eastAsia="Times New Roman" w:hAnsi="Calibri" w:cs="Calibri"/>
                <w:color w:val="000000"/>
                <w:lang w:eastAsia="en-AU"/>
              </w:rPr>
            </w:pPr>
            <w:ins w:id="29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87" w:author="KIM, Jason" w:date="2019-04-02T13:39:00Z"/>
        </w:trPr>
        <w:tc>
          <w:tcPr>
            <w:tcW w:w="708" w:type="pct"/>
            <w:vMerge/>
            <w:hideMark/>
          </w:tcPr>
          <w:p w:rsidR="00110C18" w:rsidRPr="0056388D" w:rsidRDefault="00110C18" w:rsidP="00063728">
            <w:pPr>
              <w:rPr>
                <w:ins w:id="298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89" w:author="KIM, Jason" w:date="2019-04-02T13:39:00Z"/>
                <w:rFonts w:ascii="Calibri" w:eastAsia="Times New Roman" w:hAnsi="Calibri" w:cs="Calibri"/>
                <w:color w:val="000000"/>
                <w:lang w:eastAsia="en-AU"/>
              </w:rPr>
            </w:pPr>
            <w:ins w:id="29890"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91" w:author="KIM, Jason" w:date="2019-04-02T13:39:00Z"/>
                <w:rFonts w:ascii="Calibri" w:eastAsia="Times New Roman" w:hAnsi="Calibri" w:cs="Calibri"/>
                <w:color w:val="000000"/>
                <w:lang w:eastAsia="en-AU"/>
              </w:rPr>
            </w:pPr>
            <w:ins w:id="2989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93" w:author="KIM, Jason" w:date="2019-04-02T13:39:00Z"/>
                <w:rFonts w:ascii="Calibri" w:eastAsia="Times New Roman" w:hAnsi="Calibri" w:cs="Calibri"/>
                <w:color w:val="000000"/>
                <w:lang w:eastAsia="en-AU"/>
              </w:rPr>
            </w:pPr>
            <w:ins w:id="29894" w:author="KIM, Jason" w:date="2019-04-02T13:39:00Z">
              <w:r w:rsidRPr="0056388D">
                <w:rPr>
                  <w:rFonts w:ascii="Calibri" w:eastAsia="Times New Roman" w:hAnsi="Calibri" w:cs="Calibri"/>
                  <w:color w:val="000000"/>
                  <w:lang w:eastAsia="en-AU"/>
                </w:rPr>
                <w:t>LLN1489</w:t>
              </w:r>
            </w:ins>
          </w:p>
        </w:tc>
        <w:tc>
          <w:tcPr>
            <w:tcW w:w="933" w:type="pct"/>
            <w:noWrap/>
            <w:hideMark/>
          </w:tcPr>
          <w:p w:rsidR="00110C18" w:rsidRPr="0056388D" w:rsidRDefault="00110C18" w:rsidP="00063728">
            <w:pPr>
              <w:rPr>
                <w:ins w:id="29895" w:author="KIM, Jason" w:date="2019-04-02T13:39:00Z"/>
                <w:rFonts w:ascii="Calibri" w:eastAsia="Times New Roman" w:hAnsi="Calibri" w:cs="Calibri"/>
                <w:color w:val="000000"/>
                <w:lang w:eastAsia="en-AU"/>
              </w:rPr>
            </w:pPr>
            <w:ins w:id="298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97" w:author="KIM, Jason" w:date="2019-04-02T13:39:00Z"/>
                <w:rFonts w:ascii="Calibri" w:eastAsia="Times New Roman" w:hAnsi="Calibri" w:cs="Calibri"/>
                <w:color w:val="000000"/>
                <w:lang w:eastAsia="en-AU"/>
              </w:rPr>
            </w:pPr>
            <w:ins w:id="29898" w:author="KIM, Jason" w:date="2019-04-02T13:39:00Z">
              <w:r w:rsidRPr="0056388D">
                <w:rPr>
                  <w:rFonts w:ascii="Calibri" w:eastAsia="Times New Roman" w:hAnsi="Calibri" w:cs="Calibri"/>
                  <w:color w:val="000000"/>
                  <w:lang w:eastAsia="en-AU"/>
                </w:rPr>
                <w:t>Chainage 6482</w:t>
              </w:r>
            </w:ins>
          </w:p>
        </w:tc>
        <w:tc>
          <w:tcPr>
            <w:tcW w:w="764" w:type="pct"/>
            <w:noWrap/>
            <w:hideMark/>
          </w:tcPr>
          <w:p w:rsidR="00110C18" w:rsidRPr="0056388D" w:rsidRDefault="00110C18" w:rsidP="00063728">
            <w:pPr>
              <w:jc w:val="right"/>
              <w:rPr>
                <w:ins w:id="29899" w:author="KIM, Jason" w:date="2019-04-02T13:39:00Z"/>
                <w:rFonts w:ascii="Calibri" w:eastAsia="Times New Roman" w:hAnsi="Calibri" w:cs="Calibri"/>
                <w:color w:val="000000"/>
                <w:lang w:eastAsia="en-AU"/>
              </w:rPr>
            </w:pPr>
            <w:ins w:id="29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01" w:author="KIM, Jason" w:date="2019-04-02T13:39:00Z"/>
        </w:trPr>
        <w:tc>
          <w:tcPr>
            <w:tcW w:w="708" w:type="pct"/>
            <w:vMerge/>
            <w:hideMark/>
          </w:tcPr>
          <w:p w:rsidR="00110C18" w:rsidRPr="0056388D" w:rsidRDefault="00110C18" w:rsidP="00063728">
            <w:pPr>
              <w:rPr>
                <w:ins w:id="299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03" w:author="KIM, Jason" w:date="2019-04-02T13:39:00Z"/>
                <w:rFonts w:ascii="Calibri" w:eastAsia="Times New Roman" w:hAnsi="Calibri" w:cs="Calibri"/>
                <w:color w:val="000000"/>
                <w:lang w:eastAsia="en-AU"/>
              </w:rPr>
            </w:pPr>
            <w:ins w:id="29904"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05" w:author="KIM, Jason" w:date="2019-04-02T13:39:00Z"/>
                <w:rFonts w:ascii="Calibri" w:eastAsia="Times New Roman" w:hAnsi="Calibri" w:cs="Calibri"/>
                <w:color w:val="000000"/>
                <w:lang w:eastAsia="en-AU"/>
              </w:rPr>
            </w:pPr>
            <w:ins w:id="299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07" w:author="KIM, Jason" w:date="2019-04-02T13:39:00Z"/>
                <w:rFonts w:ascii="Calibri" w:eastAsia="Times New Roman" w:hAnsi="Calibri" w:cs="Calibri"/>
                <w:color w:val="000000"/>
                <w:lang w:eastAsia="en-AU"/>
              </w:rPr>
            </w:pPr>
            <w:ins w:id="29908" w:author="KIM, Jason" w:date="2019-04-02T13:39:00Z">
              <w:r w:rsidRPr="0056388D">
                <w:rPr>
                  <w:rFonts w:ascii="Calibri" w:eastAsia="Times New Roman" w:hAnsi="Calibri" w:cs="Calibri"/>
                  <w:color w:val="000000"/>
                  <w:lang w:eastAsia="en-AU"/>
                </w:rPr>
                <w:t>LLN1490</w:t>
              </w:r>
            </w:ins>
          </w:p>
        </w:tc>
        <w:tc>
          <w:tcPr>
            <w:tcW w:w="933" w:type="pct"/>
            <w:noWrap/>
            <w:hideMark/>
          </w:tcPr>
          <w:p w:rsidR="00110C18" w:rsidRPr="0056388D" w:rsidRDefault="00110C18" w:rsidP="00063728">
            <w:pPr>
              <w:rPr>
                <w:ins w:id="29909" w:author="KIM, Jason" w:date="2019-04-02T13:39:00Z"/>
                <w:rFonts w:ascii="Calibri" w:eastAsia="Times New Roman" w:hAnsi="Calibri" w:cs="Calibri"/>
                <w:color w:val="000000"/>
                <w:lang w:eastAsia="en-AU"/>
              </w:rPr>
            </w:pPr>
            <w:ins w:id="299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11" w:author="KIM, Jason" w:date="2019-04-02T13:39:00Z"/>
                <w:rFonts w:ascii="Calibri" w:eastAsia="Times New Roman" w:hAnsi="Calibri" w:cs="Calibri"/>
                <w:color w:val="000000"/>
                <w:lang w:eastAsia="en-AU"/>
              </w:rPr>
            </w:pPr>
            <w:ins w:id="29912" w:author="KIM, Jason" w:date="2019-04-02T13:39:00Z">
              <w:r w:rsidRPr="0056388D">
                <w:rPr>
                  <w:rFonts w:ascii="Calibri" w:eastAsia="Times New Roman" w:hAnsi="Calibri" w:cs="Calibri"/>
                  <w:color w:val="000000"/>
                  <w:lang w:eastAsia="en-AU"/>
                </w:rPr>
                <w:t>Chainage 6492</w:t>
              </w:r>
            </w:ins>
          </w:p>
        </w:tc>
        <w:tc>
          <w:tcPr>
            <w:tcW w:w="764" w:type="pct"/>
            <w:noWrap/>
            <w:hideMark/>
          </w:tcPr>
          <w:p w:rsidR="00110C18" w:rsidRPr="0056388D" w:rsidRDefault="00110C18" w:rsidP="00063728">
            <w:pPr>
              <w:jc w:val="right"/>
              <w:rPr>
                <w:ins w:id="29913" w:author="KIM, Jason" w:date="2019-04-02T13:39:00Z"/>
                <w:rFonts w:ascii="Calibri" w:eastAsia="Times New Roman" w:hAnsi="Calibri" w:cs="Calibri"/>
                <w:color w:val="000000"/>
                <w:lang w:eastAsia="en-AU"/>
              </w:rPr>
            </w:pPr>
            <w:ins w:id="29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15" w:author="KIM, Jason" w:date="2019-04-02T13:39:00Z"/>
        </w:trPr>
        <w:tc>
          <w:tcPr>
            <w:tcW w:w="708" w:type="pct"/>
            <w:vMerge/>
            <w:hideMark/>
          </w:tcPr>
          <w:p w:rsidR="00110C18" w:rsidRPr="0056388D" w:rsidRDefault="00110C18" w:rsidP="00063728">
            <w:pPr>
              <w:rPr>
                <w:ins w:id="299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17" w:author="KIM, Jason" w:date="2019-04-02T13:39:00Z"/>
                <w:rFonts w:ascii="Calibri" w:eastAsia="Times New Roman" w:hAnsi="Calibri" w:cs="Calibri"/>
                <w:color w:val="000000"/>
                <w:lang w:eastAsia="en-AU"/>
              </w:rPr>
            </w:pPr>
            <w:ins w:id="29918"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19" w:author="KIM, Jason" w:date="2019-04-02T13:39:00Z"/>
                <w:rFonts w:ascii="Calibri" w:eastAsia="Times New Roman" w:hAnsi="Calibri" w:cs="Calibri"/>
                <w:color w:val="000000"/>
                <w:lang w:eastAsia="en-AU"/>
              </w:rPr>
            </w:pPr>
            <w:ins w:id="299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21" w:author="KIM, Jason" w:date="2019-04-02T13:39:00Z"/>
                <w:rFonts w:ascii="Calibri" w:eastAsia="Times New Roman" w:hAnsi="Calibri" w:cs="Calibri"/>
                <w:color w:val="000000"/>
                <w:lang w:eastAsia="en-AU"/>
              </w:rPr>
            </w:pPr>
            <w:ins w:id="29922" w:author="KIM, Jason" w:date="2019-04-02T13:39:00Z">
              <w:r w:rsidRPr="0056388D">
                <w:rPr>
                  <w:rFonts w:ascii="Calibri" w:eastAsia="Times New Roman" w:hAnsi="Calibri" w:cs="Calibri"/>
                  <w:color w:val="000000"/>
                  <w:lang w:eastAsia="en-AU"/>
                </w:rPr>
                <w:t>LLN1491</w:t>
              </w:r>
            </w:ins>
          </w:p>
        </w:tc>
        <w:tc>
          <w:tcPr>
            <w:tcW w:w="933" w:type="pct"/>
            <w:noWrap/>
            <w:hideMark/>
          </w:tcPr>
          <w:p w:rsidR="00110C18" w:rsidRPr="0056388D" w:rsidRDefault="00110C18" w:rsidP="00063728">
            <w:pPr>
              <w:rPr>
                <w:ins w:id="29923" w:author="KIM, Jason" w:date="2019-04-02T13:39:00Z"/>
                <w:rFonts w:ascii="Calibri" w:eastAsia="Times New Roman" w:hAnsi="Calibri" w:cs="Calibri"/>
                <w:color w:val="000000"/>
                <w:lang w:eastAsia="en-AU"/>
              </w:rPr>
            </w:pPr>
            <w:ins w:id="299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25" w:author="KIM, Jason" w:date="2019-04-02T13:39:00Z"/>
                <w:rFonts w:ascii="Calibri" w:eastAsia="Times New Roman" w:hAnsi="Calibri" w:cs="Calibri"/>
                <w:color w:val="000000"/>
                <w:lang w:eastAsia="en-AU"/>
              </w:rPr>
            </w:pPr>
            <w:ins w:id="29926" w:author="KIM, Jason" w:date="2019-04-02T13:39:00Z">
              <w:r w:rsidRPr="0056388D">
                <w:rPr>
                  <w:rFonts w:ascii="Calibri" w:eastAsia="Times New Roman" w:hAnsi="Calibri" w:cs="Calibri"/>
                  <w:color w:val="000000"/>
                  <w:lang w:eastAsia="en-AU"/>
                </w:rPr>
                <w:t>Chainage 6501</w:t>
              </w:r>
            </w:ins>
          </w:p>
        </w:tc>
        <w:tc>
          <w:tcPr>
            <w:tcW w:w="764" w:type="pct"/>
            <w:noWrap/>
            <w:hideMark/>
          </w:tcPr>
          <w:p w:rsidR="00110C18" w:rsidRPr="0056388D" w:rsidRDefault="00110C18" w:rsidP="00063728">
            <w:pPr>
              <w:jc w:val="right"/>
              <w:rPr>
                <w:ins w:id="29927" w:author="KIM, Jason" w:date="2019-04-02T13:39:00Z"/>
                <w:rFonts w:ascii="Calibri" w:eastAsia="Times New Roman" w:hAnsi="Calibri" w:cs="Calibri"/>
                <w:color w:val="000000"/>
                <w:lang w:eastAsia="en-AU"/>
              </w:rPr>
            </w:pPr>
            <w:ins w:id="29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29" w:author="KIM, Jason" w:date="2019-04-02T13:39:00Z"/>
        </w:trPr>
        <w:tc>
          <w:tcPr>
            <w:tcW w:w="708" w:type="pct"/>
            <w:vMerge/>
            <w:hideMark/>
          </w:tcPr>
          <w:p w:rsidR="00110C18" w:rsidRPr="0056388D" w:rsidRDefault="00110C18" w:rsidP="00063728">
            <w:pPr>
              <w:rPr>
                <w:ins w:id="299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31" w:author="KIM, Jason" w:date="2019-04-02T13:39:00Z"/>
                <w:rFonts w:ascii="Calibri" w:eastAsia="Times New Roman" w:hAnsi="Calibri" w:cs="Calibri"/>
                <w:color w:val="000000"/>
                <w:lang w:eastAsia="en-AU"/>
              </w:rPr>
            </w:pPr>
            <w:ins w:id="29932"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33" w:author="KIM, Jason" w:date="2019-04-02T13:39:00Z"/>
                <w:rFonts w:ascii="Calibri" w:eastAsia="Times New Roman" w:hAnsi="Calibri" w:cs="Calibri"/>
                <w:color w:val="000000"/>
                <w:lang w:eastAsia="en-AU"/>
              </w:rPr>
            </w:pPr>
            <w:ins w:id="2993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35" w:author="KIM, Jason" w:date="2019-04-02T13:39:00Z"/>
                <w:rFonts w:ascii="Calibri" w:eastAsia="Times New Roman" w:hAnsi="Calibri" w:cs="Calibri"/>
                <w:color w:val="000000"/>
                <w:lang w:eastAsia="en-AU"/>
              </w:rPr>
            </w:pPr>
            <w:ins w:id="29936" w:author="KIM, Jason" w:date="2019-04-02T13:39:00Z">
              <w:r w:rsidRPr="0056388D">
                <w:rPr>
                  <w:rFonts w:ascii="Calibri" w:eastAsia="Times New Roman" w:hAnsi="Calibri" w:cs="Calibri"/>
                  <w:color w:val="000000"/>
                  <w:lang w:eastAsia="en-AU"/>
                </w:rPr>
                <w:t>LLN1492</w:t>
              </w:r>
            </w:ins>
          </w:p>
        </w:tc>
        <w:tc>
          <w:tcPr>
            <w:tcW w:w="933" w:type="pct"/>
            <w:noWrap/>
            <w:hideMark/>
          </w:tcPr>
          <w:p w:rsidR="00110C18" w:rsidRPr="0056388D" w:rsidRDefault="00110C18" w:rsidP="00063728">
            <w:pPr>
              <w:rPr>
                <w:ins w:id="29937" w:author="KIM, Jason" w:date="2019-04-02T13:39:00Z"/>
                <w:rFonts w:ascii="Calibri" w:eastAsia="Times New Roman" w:hAnsi="Calibri" w:cs="Calibri"/>
                <w:color w:val="000000"/>
                <w:lang w:eastAsia="en-AU"/>
              </w:rPr>
            </w:pPr>
            <w:ins w:id="299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39" w:author="KIM, Jason" w:date="2019-04-02T13:39:00Z"/>
                <w:rFonts w:ascii="Calibri" w:eastAsia="Times New Roman" w:hAnsi="Calibri" w:cs="Calibri"/>
                <w:color w:val="000000"/>
                <w:lang w:eastAsia="en-AU"/>
              </w:rPr>
            </w:pPr>
            <w:ins w:id="29940" w:author="KIM, Jason" w:date="2019-04-02T13:39:00Z">
              <w:r w:rsidRPr="0056388D">
                <w:rPr>
                  <w:rFonts w:ascii="Calibri" w:eastAsia="Times New Roman" w:hAnsi="Calibri" w:cs="Calibri"/>
                  <w:color w:val="000000"/>
                  <w:lang w:eastAsia="en-AU"/>
                </w:rPr>
                <w:t>Chainage 6511</w:t>
              </w:r>
            </w:ins>
          </w:p>
        </w:tc>
        <w:tc>
          <w:tcPr>
            <w:tcW w:w="764" w:type="pct"/>
            <w:noWrap/>
            <w:hideMark/>
          </w:tcPr>
          <w:p w:rsidR="00110C18" w:rsidRPr="0056388D" w:rsidRDefault="00110C18" w:rsidP="00063728">
            <w:pPr>
              <w:jc w:val="right"/>
              <w:rPr>
                <w:ins w:id="29941" w:author="KIM, Jason" w:date="2019-04-02T13:39:00Z"/>
                <w:rFonts w:ascii="Calibri" w:eastAsia="Times New Roman" w:hAnsi="Calibri" w:cs="Calibri"/>
                <w:color w:val="000000"/>
                <w:lang w:eastAsia="en-AU"/>
              </w:rPr>
            </w:pPr>
            <w:ins w:id="299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43" w:author="KIM, Jason" w:date="2019-04-02T13:39:00Z"/>
        </w:trPr>
        <w:tc>
          <w:tcPr>
            <w:tcW w:w="708" w:type="pct"/>
            <w:vMerge/>
            <w:hideMark/>
          </w:tcPr>
          <w:p w:rsidR="00110C18" w:rsidRPr="0056388D" w:rsidRDefault="00110C18" w:rsidP="00063728">
            <w:pPr>
              <w:rPr>
                <w:ins w:id="299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45" w:author="KIM, Jason" w:date="2019-04-02T13:39:00Z"/>
                <w:rFonts w:ascii="Calibri" w:eastAsia="Times New Roman" w:hAnsi="Calibri" w:cs="Calibri"/>
                <w:color w:val="000000"/>
                <w:lang w:eastAsia="en-AU"/>
              </w:rPr>
            </w:pPr>
            <w:ins w:id="29946"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47" w:author="KIM, Jason" w:date="2019-04-02T13:39:00Z"/>
                <w:rFonts w:ascii="Calibri" w:eastAsia="Times New Roman" w:hAnsi="Calibri" w:cs="Calibri"/>
                <w:color w:val="000000"/>
                <w:lang w:eastAsia="en-AU"/>
              </w:rPr>
            </w:pPr>
            <w:ins w:id="2994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49" w:author="KIM, Jason" w:date="2019-04-02T13:39:00Z"/>
                <w:rFonts w:ascii="Calibri" w:eastAsia="Times New Roman" w:hAnsi="Calibri" w:cs="Calibri"/>
                <w:color w:val="000000"/>
                <w:lang w:eastAsia="en-AU"/>
              </w:rPr>
            </w:pPr>
            <w:ins w:id="29950" w:author="KIM, Jason" w:date="2019-04-02T13:39:00Z">
              <w:r w:rsidRPr="0056388D">
                <w:rPr>
                  <w:rFonts w:ascii="Calibri" w:eastAsia="Times New Roman" w:hAnsi="Calibri" w:cs="Calibri"/>
                  <w:color w:val="000000"/>
                  <w:lang w:eastAsia="en-AU"/>
                </w:rPr>
                <w:t>LLN1493</w:t>
              </w:r>
            </w:ins>
          </w:p>
        </w:tc>
        <w:tc>
          <w:tcPr>
            <w:tcW w:w="933" w:type="pct"/>
            <w:noWrap/>
            <w:hideMark/>
          </w:tcPr>
          <w:p w:rsidR="00110C18" w:rsidRPr="0056388D" w:rsidRDefault="00110C18" w:rsidP="00063728">
            <w:pPr>
              <w:rPr>
                <w:ins w:id="29951" w:author="KIM, Jason" w:date="2019-04-02T13:39:00Z"/>
                <w:rFonts w:ascii="Calibri" w:eastAsia="Times New Roman" w:hAnsi="Calibri" w:cs="Calibri"/>
                <w:color w:val="000000"/>
                <w:lang w:eastAsia="en-AU"/>
              </w:rPr>
            </w:pPr>
            <w:ins w:id="299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53" w:author="KIM, Jason" w:date="2019-04-02T13:39:00Z"/>
                <w:rFonts w:ascii="Calibri" w:eastAsia="Times New Roman" w:hAnsi="Calibri" w:cs="Calibri"/>
                <w:color w:val="000000"/>
                <w:lang w:eastAsia="en-AU"/>
              </w:rPr>
            </w:pPr>
            <w:ins w:id="29954" w:author="KIM, Jason" w:date="2019-04-02T13:39:00Z">
              <w:r w:rsidRPr="0056388D">
                <w:rPr>
                  <w:rFonts w:ascii="Calibri" w:eastAsia="Times New Roman" w:hAnsi="Calibri" w:cs="Calibri"/>
                  <w:color w:val="000000"/>
                  <w:lang w:eastAsia="en-AU"/>
                </w:rPr>
                <w:t>Chainage 6521</w:t>
              </w:r>
            </w:ins>
          </w:p>
        </w:tc>
        <w:tc>
          <w:tcPr>
            <w:tcW w:w="764" w:type="pct"/>
            <w:noWrap/>
            <w:hideMark/>
          </w:tcPr>
          <w:p w:rsidR="00110C18" w:rsidRPr="0056388D" w:rsidRDefault="00110C18" w:rsidP="00063728">
            <w:pPr>
              <w:jc w:val="right"/>
              <w:rPr>
                <w:ins w:id="29955" w:author="KIM, Jason" w:date="2019-04-02T13:39:00Z"/>
                <w:rFonts w:ascii="Calibri" w:eastAsia="Times New Roman" w:hAnsi="Calibri" w:cs="Calibri"/>
                <w:color w:val="000000"/>
                <w:lang w:eastAsia="en-AU"/>
              </w:rPr>
            </w:pPr>
            <w:ins w:id="299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57" w:author="KIM, Jason" w:date="2019-04-02T13:39:00Z"/>
        </w:trPr>
        <w:tc>
          <w:tcPr>
            <w:tcW w:w="708" w:type="pct"/>
            <w:vMerge/>
            <w:hideMark/>
          </w:tcPr>
          <w:p w:rsidR="00110C18" w:rsidRPr="0056388D" w:rsidRDefault="00110C18" w:rsidP="00063728">
            <w:pPr>
              <w:rPr>
                <w:ins w:id="299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59" w:author="KIM, Jason" w:date="2019-04-02T13:39:00Z"/>
                <w:rFonts w:ascii="Calibri" w:eastAsia="Times New Roman" w:hAnsi="Calibri" w:cs="Calibri"/>
                <w:color w:val="000000"/>
                <w:lang w:eastAsia="en-AU"/>
              </w:rPr>
            </w:pPr>
            <w:ins w:id="29960"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61" w:author="KIM, Jason" w:date="2019-04-02T13:39:00Z"/>
                <w:rFonts w:ascii="Calibri" w:eastAsia="Times New Roman" w:hAnsi="Calibri" w:cs="Calibri"/>
                <w:color w:val="000000"/>
                <w:lang w:eastAsia="en-AU"/>
              </w:rPr>
            </w:pPr>
            <w:ins w:id="2996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63" w:author="KIM, Jason" w:date="2019-04-02T13:39:00Z"/>
                <w:rFonts w:ascii="Calibri" w:eastAsia="Times New Roman" w:hAnsi="Calibri" w:cs="Calibri"/>
                <w:color w:val="000000"/>
                <w:lang w:eastAsia="en-AU"/>
              </w:rPr>
            </w:pPr>
            <w:ins w:id="29964" w:author="KIM, Jason" w:date="2019-04-02T13:39:00Z">
              <w:r w:rsidRPr="0056388D">
                <w:rPr>
                  <w:rFonts w:ascii="Calibri" w:eastAsia="Times New Roman" w:hAnsi="Calibri" w:cs="Calibri"/>
                  <w:color w:val="000000"/>
                  <w:lang w:eastAsia="en-AU"/>
                </w:rPr>
                <w:t>LLN1494</w:t>
              </w:r>
            </w:ins>
          </w:p>
        </w:tc>
        <w:tc>
          <w:tcPr>
            <w:tcW w:w="933" w:type="pct"/>
            <w:noWrap/>
            <w:hideMark/>
          </w:tcPr>
          <w:p w:rsidR="00110C18" w:rsidRPr="0056388D" w:rsidRDefault="00110C18" w:rsidP="00063728">
            <w:pPr>
              <w:rPr>
                <w:ins w:id="29965" w:author="KIM, Jason" w:date="2019-04-02T13:39:00Z"/>
                <w:rFonts w:ascii="Calibri" w:eastAsia="Times New Roman" w:hAnsi="Calibri" w:cs="Calibri"/>
                <w:color w:val="000000"/>
                <w:lang w:eastAsia="en-AU"/>
              </w:rPr>
            </w:pPr>
            <w:ins w:id="299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67" w:author="KIM, Jason" w:date="2019-04-02T13:39:00Z"/>
                <w:rFonts w:ascii="Calibri" w:eastAsia="Times New Roman" w:hAnsi="Calibri" w:cs="Calibri"/>
                <w:color w:val="000000"/>
                <w:lang w:eastAsia="en-AU"/>
              </w:rPr>
            </w:pPr>
            <w:ins w:id="29968" w:author="KIM, Jason" w:date="2019-04-02T13:39:00Z">
              <w:r w:rsidRPr="0056388D">
                <w:rPr>
                  <w:rFonts w:ascii="Calibri" w:eastAsia="Times New Roman" w:hAnsi="Calibri" w:cs="Calibri"/>
                  <w:color w:val="000000"/>
                  <w:lang w:eastAsia="en-AU"/>
                </w:rPr>
                <w:t>Chainage 6530</w:t>
              </w:r>
            </w:ins>
          </w:p>
        </w:tc>
        <w:tc>
          <w:tcPr>
            <w:tcW w:w="764" w:type="pct"/>
            <w:noWrap/>
            <w:hideMark/>
          </w:tcPr>
          <w:p w:rsidR="00110C18" w:rsidRPr="0056388D" w:rsidRDefault="00110C18" w:rsidP="00063728">
            <w:pPr>
              <w:jc w:val="right"/>
              <w:rPr>
                <w:ins w:id="29969" w:author="KIM, Jason" w:date="2019-04-02T13:39:00Z"/>
                <w:rFonts w:ascii="Calibri" w:eastAsia="Times New Roman" w:hAnsi="Calibri" w:cs="Calibri"/>
                <w:color w:val="000000"/>
                <w:lang w:eastAsia="en-AU"/>
              </w:rPr>
            </w:pPr>
            <w:ins w:id="29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71" w:author="KIM, Jason" w:date="2019-04-02T13:39:00Z"/>
        </w:trPr>
        <w:tc>
          <w:tcPr>
            <w:tcW w:w="708" w:type="pct"/>
            <w:vMerge/>
            <w:hideMark/>
          </w:tcPr>
          <w:p w:rsidR="00110C18" w:rsidRPr="0056388D" w:rsidRDefault="00110C18" w:rsidP="00063728">
            <w:pPr>
              <w:rPr>
                <w:ins w:id="299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73" w:author="KIM, Jason" w:date="2019-04-02T13:39:00Z"/>
                <w:rFonts w:ascii="Calibri" w:eastAsia="Times New Roman" w:hAnsi="Calibri" w:cs="Calibri"/>
                <w:color w:val="000000"/>
                <w:lang w:eastAsia="en-AU"/>
              </w:rPr>
            </w:pPr>
            <w:ins w:id="29974"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75" w:author="KIM, Jason" w:date="2019-04-02T13:39:00Z"/>
                <w:rFonts w:ascii="Calibri" w:eastAsia="Times New Roman" w:hAnsi="Calibri" w:cs="Calibri"/>
                <w:color w:val="000000"/>
                <w:lang w:eastAsia="en-AU"/>
              </w:rPr>
            </w:pPr>
            <w:ins w:id="2997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77" w:author="KIM, Jason" w:date="2019-04-02T13:39:00Z"/>
                <w:rFonts w:ascii="Calibri" w:eastAsia="Times New Roman" w:hAnsi="Calibri" w:cs="Calibri"/>
                <w:color w:val="000000"/>
                <w:lang w:eastAsia="en-AU"/>
              </w:rPr>
            </w:pPr>
            <w:ins w:id="29978" w:author="KIM, Jason" w:date="2019-04-02T13:39:00Z">
              <w:r w:rsidRPr="0056388D">
                <w:rPr>
                  <w:rFonts w:ascii="Calibri" w:eastAsia="Times New Roman" w:hAnsi="Calibri" w:cs="Calibri"/>
                  <w:color w:val="000000"/>
                  <w:lang w:eastAsia="en-AU"/>
                </w:rPr>
                <w:t>LLN1495</w:t>
              </w:r>
            </w:ins>
          </w:p>
        </w:tc>
        <w:tc>
          <w:tcPr>
            <w:tcW w:w="933" w:type="pct"/>
            <w:noWrap/>
            <w:hideMark/>
          </w:tcPr>
          <w:p w:rsidR="00110C18" w:rsidRPr="0056388D" w:rsidRDefault="00110C18" w:rsidP="00063728">
            <w:pPr>
              <w:rPr>
                <w:ins w:id="29979" w:author="KIM, Jason" w:date="2019-04-02T13:39:00Z"/>
                <w:rFonts w:ascii="Calibri" w:eastAsia="Times New Roman" w:hAnsi="Calibri" w:cs="Calibri"/>
                <w:color w:val="000000"/>
                <w:lang w:eastAsia="en-AU"/>
              </w:rPr>
            </w:pPr>
            <w:ins w:id="299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81" w:author="KIM, Jason" w:date="2019-04-02T13:39:00Z"/>
                <w:rFonts w:ascii="Calibri" w:eastAsia="Times New Roman" w:hAnsi="Calibri" w:cs="Calibri"/>
                <w:color w:val="000000"/>
                <w:lang w:eastAsia="en-AU"/>
              </w:rPr>
            </w:pPr>
            <w:ins w:id="29982" w:author="KIM, Jason" w:date="2019-04-02T13:39:00Z">
              <w:r w:rsidRPr="0056388D">
                <w:rPr>
                  <w:rFonts w:ascii="Calibri" w:eastAsia="Times New Roman" w:hAnsi="Calibri" w:cs="Calibri"/>
                  <w:color w:val="000000"/>
                  <w:lang w:eastAsia="en-AU"/>
                </w:rPr>
                <w:t>Chainage 6540</w:t>
              </w:r>
            </w:ins>
          </w:p>
        </w:tc>
        <w:tc>
          <w:tcPr>
            <w:tcW w:w="764" w:type="pct"/>
            <w:noWrap/>
            <w:hideMark/>
          </w:tcPr>
          <w:p w:rsidR="00110C18" w:rsidRPr="0056388D" w:rsidRDefault="00110C18" w:rsidP="00063728">
            <w:pPr>
              <w:jc w:val="right"/>
              <w:rPr>
                <w:ins w:id="29983" w:author="KIM, Jason" w:date="2019-04-02T13:39:00Z"/>
                <w:rFonts w:ascii="Calibri" w:eastAsia="Times New Roman" w:hAnsi="Calibri" w:cs="Calibri"/>
                <w:color w:val="000000"/>
                <w:lang w:eastAsia="en-AU"/>
              </w:rPr>
            </w:pPr>
            <w:ins w:id="299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85" w:author="KIM, Jason" w:date="2019-04-02T13:39:00Z"/>
        </w:trPr>
        <w:tc>
          <w:tcPr>
            <w:tcW w:w="708" w:type="pct"/>
            <w:vMerge/>
            <w:hideMark/>
          </w:tcPr>
          <w:p w:rsidR="00110C18" w:rsidRPr="0056388D" w:rsidRDefault="00110C18" w:rsidP="00063728">
            <w:pPr>
              <w:rPr>
                <w:ins w:id="299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87" w:author="KIM, Jason" w:date="2019-04-02T13:39:00Z"/>
                <w:rFonts w:ascii="Calibri" w:eastAsia="Times New Roman" w:hAnsi="Calibri" w:cs="Calibri"/>
                <w:color w:val="000000"/>
                <w:lang w:eastAsia="en-AU"/>
              </w:rPr>
            </w:pPr>
            <w:ins w:id="29988"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89" w:author="KIM, Jason" w:date="2019-04-02T13:39:00Z"/>
                <w:rFonts w:ascii="Calibri" w:eastAsia="Times New Roman" w:hAnsi="Calibri" w:cs="Calibri"/>
                <w:color w:val="000000"/>
                <w:lang w:eastAsia="en-AU"/>
              </w:rPr>
            </w:pPr>
            <w:ins w:id="2999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91" w:author="KIM, Jason" w:date="2019-04-02T13:39:00Z"/>
                <w:rFonts w:ascii="Calibri" w:eastAsia="Times New Roman" w:hAnsi="Calibri" w:cs="Calibri"/>
                <w:color w:val="000000"/>
                <w:lang w:eastAsia="en-AU"/>
              </w:rPr>
            </w:pPr>
            <w:ins w:id="29992" w:author="KIM, Jason" w:date="2019-04-02T13:39:00Z">
              <w:r w:rsidRPr="0056388D">
                <w:rPr>
                  <w:rFonts w:ascii="Calibri" w:eastAsia="Times New Roman" w:hAnsi="Calibri" w:cs="Calibri"/>
                  <w:color w:val="000000"/>
                  <w:lang w:eastAsia="en-AU"/>
                </w:rPr>
                <w:t>LLN1496</w:t>
              </w:r>
            </w:ins>
          </w:p>
        </w:tc>
        <w:tc>
          <w:tcPr>
            <w:tcW w:w="933" w:type="pct"/>
            <w:noWrap/>
            <w:hideMark/>
          </w:tcPr>
          <w:p w:rsidR="00110C18" w:rsidRPr="0056388D" w:rsidRDefault="00110C18" w:rsidP="00063728">
            <w:pPr>
              <w:rPr>
                <w:ins w:id="29993" w:author="KIM, Jason" w:date="2019-04-02T13:39:00Z"/>
                <w:rFonts w:ascii="Calibri" w:eastAsia="Times New Roman" w:hAnsi="Calibri" w:cs="Calibri"/>
                <w:color w:val="000000"/>
                <w:lang w:eastAsia="en-AU"/>
              </w:rPr>
            </w:pPr>
            <w:ins w:id="299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95" w:author="KIM, Jason" w:date="2019-04-02T13:39:00Z"/>
                <w:rFonts w:ascii="Calibri" w:eastAsia="Times New Roman" w:hAnsi="Calibri" w:cs="Calibri"/>
                <w:color w:val="000000"/>
                <w:lang w:eastAsia="en-AU"/>
              </w:rPr>
            </w:pPr>
            <w:ins w:id="29996" w:author="KIM, Jason" w:date="2019-04-02T13:39:00Z">
              <w:r w:rsidRPr="0056388D">
                <w:rPr>
                  <w:rFonts w:ascii="Calibri" w:eastAsia="Times New Roman" w:hAnsi="Calibri" w:cs="Calibri"/>
                  <w:color w:val="000000"/>
                  <w:lang w:eastAsia="en-AU"/>
                </w:rPr>
                <w:t>Chainage 6550</w:t>
              </w:r>
            </w:ins>
          </w:p>
        </w:tc>
        <w:tc>
          <w:tcPr>
            <w:tcW w:w="764" w:type="pct"/>
            <w:noWrap/>
            <w:hideMark/>
          </w:tcPr>
          <w:p w:rsidR="00110C18" w:rsidRPr="0056388D" w:rsidRDefault="00110C18" w:rsidP="00063728">
            <w:pPr>
              <w:jc w:val="right"/>
              <w:rPr>
                <w:ins w:id="29997" w:author="KIM, Jason" w:date="2019-04-02T13:39:00Z"/>
                <w:rFonts w:ascii="Calibri" w:eastAsia="Times New Roman" w:hAnsi="Calibri" w:cs="Calibri"/>
                <w:color w:val="000000"/>
                <w:lang w:eastAsia="en-AU"/>
              </w:rPr>
            </w:pPr>
            <w:ins w:id="299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99" w:author="KIM, Jason" w:date="2019-04-02T13:39:00Z"/>
        </w:trPr>
        <w:tc>
          <w:tcPr>
            <w:tcW w:w="708" w:type="pct"/>
            <w:vMerge/>
            <w:hideMark/>
          </w:tcPr>
          <w:p w:rsidR="00110C18" w:rsidRPr="0056388D" w:rsidRDefault="00110C18" w:rsidP="00063728">
            <w:pPr>
              <w:rPr>
                <w:ins w:id="300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01" w:author="KIM, Jason" w:date="2019-04-02T13:39:00Z"/>
                <w:rFonts w:ascii="Calibri" w:eastAsia="Times New Roman" w:hAnsi="Calibri" w:cs="Calibri"/>
                <w:color w:val="000000"/>
                <w:lang w:eastAsia="en-AU"/>
              </w:rPr>
            </w:pPr>
            <w:ins w:id="30002"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30003" w:author="KIM, Jason" w:date="2019-04-02T13:39:00Z"/>
                <w:rFonts w:ascii="Calibri" w:eastAsia="Times New Roman" w:hAnsi="Calibri" w:cs="Calibri"/>
                <w:color w:val="000000"/>
                <w:lang w:eastAsia="en-AU"/>
              </w:rPr>
            </w:pPr>
            <w:ins w:id="3000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05" w:author="KIM, Jason" w:date="2019-04-02T13:39:00Z"/>
                <w:rFonts w:ascii="Calibri" w:eastAsia="Times New Roman" w:hAnsi="Calibri" w:cs="Calibri"/>
                <w:color w:val="000000"/>
                <w:lang w:eastAsia="en-AU"/>
              </w:rPr>
            </w:pPr>
            <w:ins w:id="30006" w:author="KIM, Jason" w:date="2019-04-02T13:39:00Z">
              <w:r w:rsidRPr="0056388D">
                <w:rPr>
                  <w:rFonts w:ascii="Calibri" w:eastAsia="Times New Roman" w:hAnsi="Calibri" w:cs="Calibri"/>
                  <w:color w:val="000000"/>
                  <w:lang w:eastAsia="en-AU"/>
                </w:rPr>
                <w:t>LLN1497</w:t>
              </w:r>
            </w:ins>
          </w:p>
        </w:tc>
        <w:tc>
          <w:tcPr>
            <w:tcW w:w="933" w:type="pct"/>
            <w:noWrap/>
            <w:hideMark/>
          </w:tcPr>
          <w:p w:rsidR="00110C18" w:rsidRPr="0056388D" w:rsidRDefault="00110C18" w:rsidP="00063728">
            <w:pPr>
              <w:rPr>
                <w:ins w:id="30007" w:author="KIM, Jason" w:date="2019-04-02T13:39:00Z"/>
                <w:rFonts w:ascii="Calibri" w:eastAsia="Times New Roman" w:hAnsi="Calibri" w:cs="Calibri"/>
                <w:color w:val="000000"/>
                <w:lang w:eastAsia="en-AU"/>
              </w:rPr>
            </w:pPr>
            <w:ins w:id="300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009" w:author="KIM, Jason" w:date="2019-04-02T13:39:00Z"/>
                <w:rFonts w:ascii="Calibri" w:eastAsia="Times New Roman" w:hAnsi="Calibri" w:cs="Calibri"/>
                <w:color w:val="000000"/>
                <w:lang w:eastAsia="en-AU"/>
              </w:rPr>
            </w:pPr>
            <w:ins w:id="30010" w:author="KIM, Jason" w:date="2019-04-02T13:39:00Z">
              <w:r w:rsidRPr="0056388D">
                <w:rPr>
                  <w:rFonts w:ascii="Calibri" w:eastAsia="Times New Roman" w:hAnsi="Calibri" w:cs="Calibri"/>
                  <w:color w:val="000000"/>
                  <w:lang w:eastAsia="en-AU"/>
                </w:rPr>
                <w:t>Chainage 6559</w:t>
              </w:r>
            </w:ins>
          </w:p>
        </w:tc>
        <w:tc>
          <w:tcPr>
            <w:tcW w:w="764" w:type="pct"/>
            <w:noWrap/>
            <w:hideMark/>
          </w:tcPr>
          <w:p w:rsidR="00110C18" w:rsidRPr="0056388D" w:rsidRDefault="00110C18" w:rsidP="00063728">
            <w:pPr>
              <w:jc w:val="right"/>
              <w:rPr>
                <w:ins w:id="30011" w:author="KIM, Jason" w:date="2019-04-02T13:39:00Z"/>
                <w:rFonts w:ascii="Calibri" w:eastAsia="Times New Roman" w:hAnsi="Calibri" w:cs="Calibri"/>
                <w:color w:val="000000"/>
                <w:lang w:eastAsia="en-AU"/>
              </w:rPr>
            </w:pPr>
            <w:ins w:id="300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13" w:author="KIM, Jason" w:date="2019-04-02T13:39:00Z"/>
        </w:trPr>
        <w:tc>
          <w:tcPr>
            <w:tcW w:w="708" w:type="pct"/>
            <w:vMerge w:val="restart"/>
            <w:noWrap/>
            <w:hideMark/>
          </w:tcPr>
          <w:p w:rsidR="00110C18" w:rsidRPr="0056388D" w:rsidRDefault="00110C18" w:rsidP="00063728">
            <w:pPr>
              <w:rPr>
                <w:ins w:id="30014" w:author="KIM, Jason" w:date="2019-04-02T13:39:00Z"/>
                <w:rFonts w:ascii="Calibri" w:eastAsia="Times New Roman" w:hAnsi="Calibri" w:cs="Calibri"/>
                <w:color w:val="000000"/>
                <w:lang w:eastAsia="en-AU"/>
              </w:rPr>
            </w:pPr>
            <w:ins w:id="30015" w:author="KIM, Jason" w:date="2019-04-02T13:39:00Z">
              <w:r w:rsidRPr="0056388D">
                <w:rPr>
                  <w:rFonts w:ascii="Calibri" w:eastAsia="Times New Roman" w:hAnsi="Calibri" w:cs="Calibri"/>
                  <w:color w:val="000000"/>
                  <w:lang w:eastAsia="en-AU"/>
                </w:rPr>
                <w:t>LLE48K71</w:t>
              </w:r>
            </w:ins>
          </w:p>
        </w:tc>
        <w:tc>
          <w:tcPr>
            <w:tcW w:w="605" w:type="pct"/>
            <w:noWrap/>
            <w:hideMark/>
          </w:tcPr>
          <w:p w:rsidR="00110C18" w:rsidRPr="0056388D" w:rsidRDefault="00110C18" w:rsidP="00063728">
            <w:pPr>
              <w:rPr>
                <w:ins w:id="30016" w:author="KIM, Jason" w:date="2019-04-02T13:39:00Z"/>
                <w:rFonts w:ascii="Calibri" w:eastAsia="Times New Roman" w:hAnsi="Calibri" w:cs="Calibri"/>
                <w:color w:val="000000"/>
                <w:lang w:eastAsia="en-AU"/>
              </w:rPr>
            </w:pPr>
            <w:ins w:id="30017"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18" w:author="KIM, Jason" w:date="2019-04-02T13:39:00Z"/>
                <w:rFonts w:ascii="Calibri" w:eastAsia="Times New Roman" w:hAnsi="Calibri" w:cs="Calibri"/>
                <w:color w:val="000000"/>
                <w:lang w:eastAsia="en-AU"/>
              </w:rPr>
            </w:pPr>
            <w:ins w:id="300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20" w:author="KIM, Jason" w:date="2019-04-02T13:39:00Z"/>
                <w:rFonts w:ascii="Calibri" w:eastAsia="Times New Roman" w:hAnsi="Calibri" w:cs="Calibri"/>
                <w:color w:val="000000"/>
                <w:lang w:eastAsia="en-AU"/>
              </w:rPr>
            </w:pPr>
            <w:ins w:id="30021" w:author="KIM, Jason" w:date="2019-04-02T13:39:00Z">
              <w:r w:rsidRPr="0056388D">
                <w:rPr>
                  <w:rFonts w:ascii="Calibri" w:eastAsia="Times New Roman" w:hAnsi="Calibri" w:cs="Calibri"/>
                  <w:color w:val="000000"/>
                  <w:lang w:eastAsia="en-AU"/>
                </w:rPr>
                <w:t>LLS2519</w:t>
              </w:r>
            </w:ins>
          </w:p>
        </w:tc>
        <w:tc>
          <w:tcPr>
            <w:tcW w:w="933" w:type="pct"/>
            <w:noWrap/>
            <w:hideMark/>
          </w:tcPr>
          <w:p w:rsidR="00110C18" w:rsidRPr="0056388D" w:rsidRDefault="00110C18" w:rsidP="00063728">
            <w:pPr>
              <w:rPr>
                <w:ins w:id="30022" w:author="KIM, Jason" w:date="2019-04-02T13:39:00Z"/>
                <w:rFonts w:ascii="Calibri" w:eastAsia="Times New Roman" w:hAnsi="Calibri" w:cs="Calibri"/>
                <w:color w:val="000000"/>
                <w:lang w:eastAsia="en-AU"/>
              </w:rPr>
            </w:pPr>
            <w:ins w:id="300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24" w:author="KIM, Jason" w:date="2019-04-02T13:39:00Z"/>
                <w:rFonts w:ascii="Calibri" w:eastAsia="Times New Roman" w:hAnsi="Calibri" w:cs="Calibri"/>
                <w:color w:val="000000"/>
                <w:lang w:eastAsia="en-AU"/>
              </w:rPr>
            </w:pPr>
            <w:ins w:id="30025" w:author="KIM, Jason" w:date="2019-04-02T13:39:00Z">
              <w:r w:rsidRPr="0056388D">
                <w:rPr>
                  <w:rFonts w:ascii="Calibri" w:eastAsia="Times New Roman" w:hAnsi="Calibri" w:cs="Calibri"/>
                  <w:color w:val="000000"/>
                  <w:lang w:eastAsia="en-AU"/>
                </w:rPr>
                <w:t>Chainage 6562</w:t>
              </w:r>
            </w:ins>
          </w:p>
        </w:tc>
        <w:tc>
          <w:tcPr>
            <w:tcW w:w="764" w:type="pct"/>
            <w:noWrap/>
            <w:hideMark/>
          </w:tcPr>
          <w:p w:rsidR="00110C18" w:rsidRPr="0056388D" w:rsidRDefault="00110C18" w:rsidP="00063728">
            <w:pPr>
              <w:jc w:val="right"/>
              <w:rPr>
                <w:ins w:id="30026" w:author="KIM, Jason" w:date="2019-04-02T13:39:00Z"/>
                <w:rFonts w:ascii="Calibri" w:eastAsia="Times New Roman" w:hAnsi="Calibri" w:cs="Calibri"/>
                <w:color w:val="000000"/>
                <w:lang w:eastAsia="en-AU"/>
              </w:rPr>
            </w:pPr>
            <w:ins w:id="300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28" w:author="KIM, Jason" w:date="2019-04-02T13:39:00Z"/>
        </w:trPr>
        <w:tc>
          <w:tcPr>
            <w:tcW w:w="708" w:type="pct"/>
            <w:vMerge/>
            <w:hideMark/>
          </w:tcPr>
          <w:p w:rsidR="00110C18" w:rsidRPr="0056388D" w:rsidRDefault="00110C18" w:rsidP="00063728">
            <w:pPr>
              <w:rPr>
                <w:ins w:id="300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30" w:author="KIM, Jason" w:date="2019-04-02T13:39:00Z"/>
                <w:rFonts w:ascii="Calibri" w:eastAsia="Times New Roman" w:hAnsi="Calibri" w:cs="Calibri"/>
                <w:color w:val="000000"/>
                <w:lang w:eastAsia="en-AU"/>
              </w:rPr>
            </w:pPr>
            <w:ins w:id="30031"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32" w:author="KIM, Jason" w:date="2019-04-02T13:39:00Z"/>
                <w:rFonts w:ascii="Calibri" w:eastAsia="Times New Roman" w:hAnsi="Calibri" w:cs="Calibri"/>
                <w:color w:val="000000"/>
                <w:lang w:eastAsia="en-AU"/>
              </w:rPr>
            </w:pPr>
            <w:ins w:id="300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34" w:author="KIM, Jason" w:date="2019-04-02T13:39:00Z"/>
                <w:rFonts w:ascii="Calibri" w:eastAsia="Times New Roman" w:hAnsi="Calibri" w:cs="Calibri"/>
                <w:color w:val="000000"/>
                <w:lang w:eastAsia="en-AU"/>
              </w:rPr>
            </w:pPr>
            <w:ins w:id="30035" w:author="KIM, Jason" w:date="2019-04-02T13:39:00Z">
              <w:r w:rsidRPr="0056388D">
                <w:rPr>
                  <w:rFonts w:ascii="Calibri" w:eastAsia="Times New Roman" w:hAnsi="Calibri" w:cs="Calibri"/>
                  <w:color w:val="000000"/>
                  <w:lang w:eastAsia="en-AU"/>
                </w:rPr>
                <w:t>LLS2520</w:t>
              </w:r>
            </w:ins>
          </w:p>
        </w:tc>
        <w:tc>
          <w:tcPr>
            <w:tcW w:w="933" w:type="pct"/>
            <w:noWrap/>
            <w:hideMark/>
          </w:tcPr>
          <w:p w:rsidR="00110C18" w:rsidRPr="0056388D" w:rsidRDefault="00110C18" w:rsidP="00063728">
            <w:pPr>
              <w:rPr>
                <w:ins w:id="30036" w:author="KIM, Jason" w:date="2019-04-02T13:39:00Z"/>
                <w:rFonts w:ascii="Calibri" w:eastAsia="Times New Roman" w:hAnsi="Calibri" w:cs="Calibri"/>
                <w:color w:val="000000"/>
                <w:lang w:eastAsia="en-AU"/>
              </w:rPr>
            </w:pPr>
            <w:ins w:id="300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38" w:author="KIM, Jason" w:date="2019-04-02T13:39:00Z"/>
                <w:rFonts w:ascii="Calibri" w:eastAsia="Times New Roman" w:hAnsi="Calibri" w:cs="Calibri"/>
                <w:color w:val="000000"/>
                <w:lang w:eastAsia="en-AU"/>
              </w:rPr>
            </w:pPr>
            <w:ins w:id="30039" w:author="KIM, Jason" w:date="2019-04-02T13:39:00Z">
              <w:r w:rsidRPr="0056388D">
                <w:rPr>
                  <w:rFonts w:ascii="Calibri" w:eastAsia="Times New Roman" w:hAnsi="Calibri" w:cs="Calibri"/>
                  <w:color w:val="000000"/>
                  <w:lang w:eastAsia="en-AU"/>
                </w:rPr>
                <w:t>Chainage 6572</w:t>
              </w:r>
            </w:ins>
          </w:p>
        </w:tc>
        <w:tc>
          <w:tcPr>
            <w:tcW w:w="764" w:type="pct"/>
            <w:noWrap/>
            <w:hideMark/>
          </w:tcPr>
          <w:p w:rsidR="00110C18" w:rsidRPr="0056388D" w:rsidRDefault="00110C18" w:rsidP="00063728">
            <w:pPr>
              <w:jc w:val="right"/>
              <w:rPr>
                <w:ins w:id="30040" w:author="KIM, Jason" w:date="2019-04-02T13:39:00Z"/>
                <w:rFonts w:ascii="Calibri" w:eastAsia="Times New Roman" w:hAnsi="Calibri" w:cs="Calibri"/>
                <w:color w:val="000000"/>
                <w:lang w:eastAsia="en-AU"/>
              </w:rPr>
            </w:pPr>
            <w:ins w:id="30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42" w:author="KIM, Jason" w:date="2019-04-02T13:39:00Z"/>
        </w:trPr>
        <w:tc>
          <w:tcPr>
            <w:tcW w:w="708" w:type="pct"/>
            <w:vMerge/>
            <w:hideMark/>
          </w:tcPr>
          <w:p w:rsidR="00110C18" w:rsidRPr="0056388D" w:rsidRDefault="00110C18" w:rsidP="00063728">
            <w:pPr>
              <w:rPr>
                <w:ins w:id="300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44" w:author="KIM, Jason" w:date="2019-04-02T13:39:00Z"/>
                <w:rFonts w:ascii="Calibri" w:eastAsia="Times New Roman" w:hAnsi="Calibri" w:cs="Calibri"/>
                <w:color w:val="000000"/>
                <w:lang w:eastAsia="en-AU"/>
              </w:rPr>
            </w:pPr>
            <w:ins w:id="30045"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46" w:author="KIM, Jason" w:date="2019-04-02T13:39:00Z"/>
                <w:rFonts w:ascii="Calibri" w:eastAsia="Times New Roman" w:hAnsi="Calibri" w:cs="Calibri"/>
                <w:color w:val="000000"/>
                <w:lang w:eastAsia="en-AU"/>
              </w:rPr>
            </w:pPr>
            <w:ins w:id="300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48" w:author="KIM, Jason" w:date="2019-04-02T13:39:00Z"/>
                <w:rFonts w:ascii="Calibri" w:eastAsia="Times New Roman" w:hAnsi="Calibri" w:cs="Calibri"/>
                <w:color w:val="000000"/>
                <w:lang w:eastAsia="en-AU"/>
              </w:rPr>
            </w:pPr>
            <w:ins w:id="30049" w:author="KIM, Jason" w:date="2019-04-02T13:39:00Z">
              <w:r w:rsidRPr="0056388D">
                <w:rPr>
                  <w:rFonts w:ascii="Calibri" w:eastAsia="Times New Roman" w:hAnsi="Calibri" w:cs="Calibri"/>
                  <w:color w:val="000000"/>
                  <w:lang w:eastAsia="en-AU"/>
                </w:rPr>
                <w:t>LLS2521</w:t>
              </w:r>
            </w:ins>
          </w:p>
        </w:tc>
        <w:tc>
          <w:tcPr>
            <w:tcW w:w="933" w:type="pct"/>
            <w:noWrap/>
            <w:hideMark/>
          </w:tcPr>
          <w:p w:rsidR="00110C18" w:rsidRPr="0056388D" w:rsidRDefault="00110C18" w:rsidP="00063728">
            <w:pPr>
              <w:rPr>
                <w:ins w:id="30050" w:author="KIM, Jason" w:date="2019-04-02T13:39:00Z"/>
                <w:rFonts w:ascii="Calibri" w:eastAsia="Times New Roman" w:hAnsi="Calibri" w:cs="Calibri"/>
                <w:color w:val="000000"/>
                <w:lang w:eastAsia="en-AU"/>
              </w:rPr>
            </w:pPr>
            <w:ins w:id="300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52" w:author="KIM, Jason" w:date="2019-04-02T13:39:00Z"/>
                <w:rFonts w:ascii="Calibri" w:eastAsia="Times New Roman" w:hAnsi="Calibri" w:cs="Calibri"/>
                <w:color w:val="000000"/>
                <w:lang w:eastAsia="en-AU"/>
              </w:rPr>
            </w:pPr>
            <w:ins w:id="30053" w:author="KIM, Jason" w:date="2019-04-02T13:39:00Z">
              <w:r w:rsidRPr="0056388D">
                <w:rPr>
                  <w:rFonts w:ascii="Calibri" w:eastAsia="Times New Roman" w:hAnsi="Calibri" w:cs="Calibri"/>
                  <w:color w:val="000000"/>
                  <w:lang w:eastAsia="en-AU"/>
                </w:rPr>
                <w:t>Chainage 6581</w:t>
              </w:r>
            </w:ins>
          </w:p>
        </w:tc>
        <w:tc>
          <w:tcPr>
            <w:tcW w:w="764" w:type="pct"/>
            <w:noWrap/>
            <w:hideMark/>
          </w:tcPr>
          <w:p w:rsidR="00110C18" w:rsidRPr="0056388D" w:rsidRDefault="00110C18" w:rsidP="00063728">
            <w:pPr>
              <w:jc w:val="right"/>
              <w:rPr>
                <w:ins w:id="30054" w:author="KIM, Jason" w:date="2019-04-02T13:39:00Z"/>
                <w:rFonts w:ascii="Calibri" w:eastAsia="Times New Roman" w:hAnsi="Calibri" w:cs="Calibri"/>
                <w:color w:val="000000"/>
                <w:lang w:eastAsia="en-AU"/>
              </w:rPr>
            </w:pPr>
            <w:ins w:id="30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56" w:author="KIM, Jason" w:date="2019-04-02T13:39:00Z"/>
        </w:trPr>
        <w:tc>
          <w:tcPr>
            <w:tcW w:w="708" w:type="pct"/>
            <w:vMerge/>
            <w:hideMark/>
          </w:tcPr>
          <w:p w:rsidR="00110C18" w:rsidRPr="0056388D" w:rsidRDefault="00110C18" w:rsidP="00063728">
            <w:pPr>
              <w:rPr>
                <w:ins w:id="300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58" w:author="KIM, Jason" w:date="2019-04-02T13:39:00Z"/>
                <w:rFonts w:ascii="Calibri" w:eastAsia="Times New Roman" w:hAnsi="Calibri" w:cs="Calibri"/>
                <w:color w:val="000000"/>
                <w:lang w:eastAsia="en-AU"/>
              </w:rPr>
            </w:pPr>
            <w:ins w:id="30059"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60" w:author="KIM, Jason" w:date="2019-04-02T13:39:00Z"/>
                <w:rFonts w:ascii="Calibri" w:eastAsia="Times New Roman" w:hAnsi="Calibri" w:cs="Calibri"/>
                <w:color w:val="000000"/>
                <w:lang w:eastAsia="en-AU"/>
              </w:rPr>
            </w:pPr>
            <w:ins w:id="300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62" w:author="KIM, Jason" w:date="2019-04-02T13:39:00Z"/>
                <w:rFonts w:ascii="Calibri" w:eastAsia="Times New Roman" w:hAnsi="Calibri" w:cs="Calibri"/>
                <w:color w:val="000000"/>
                <w:lang w:eastAsia="en-AU"/>
              </w:rPr>
            </w:pPr>
            <w:ins w:id="30063" w:author="KIM, Jason" w:date="2019-04-02T13:39:00Z">
              <w:r w:rsidRPr="0056388D">
                <w:rPr>
                  <w:rFonts w:ascii="Calibri" w:eastAsia="Times New Roman" w:hAnsi="Calibri" w:cs="Calibri"/>
                  <w:color w:val="000000"/>
                  <w:lang w:eastAsia="en-AU"/>
                </w:rPr>
                <w:t>LLS2522</w:t>
              </w:r>
            </w:ins>
          </w:p>
        </w:tc>
        <w:tc>
          <w:tcPr>
            <w:tcW w:w="933" w:type="pct"/>
            <w:noWrap/>
            <w:hideMark/>
          </w:tcPr>
          <w:p w:rsidR="00110C18" w:rsidRPr="0056388D" w:rsidRDefault="00110C18" w:rsidP="00063728">
            <w:pPr>
              <w:rPr>
                <w:ins w:id="30064" w:author="KIM, Jason" w:date="2019-04-02T13:39:00Z"/>
                <w:rFonts w:ascii="Calibri" w:eastAsia="Times New Roman" w:hAnsi="Calibri" w:cs="Calibri"/>
                <w:color w:val="000000"/>
                <w:lang w:eastAsia="en-AU"/>
              </w:rPr>
            </w:pPr>
            <w:ins w:id="300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66" w:author="KIM, Jason" w:date="2019-04-02T13:39:00Z"/>
                <w:rFonts w:ascii="Calibri" w:eastAsia="Times New Roman" w:hAnsi="Calibri" w:cs="Calibri"/>
                <w:color w:val="000000"/>
                <w:lang w:eastAsia="en-AU"/>
              </w:rPr>
            </w:pPr>
            <w:ins w:id="30067" w:author="KIM, Jason" w:date="2019-04-02T13:39:00Z">
              <w:r w:rsidRPr="0056388D">
                <w:rPr>
                  <w:rFonts w:ascii="Calibri" w:eastAsia="Times New Roman" w:hAnsi="Calibri" w:cs="Calibri"/>
                  <w:color w:val="000000"/>
                  <w:lang w:eastAsia="en-AU"/>
                </w:rPr>
                <w:t>Chainage 6591</w:t>
              </w:r>
            </w:ins>
          </w:p>
        </w:tc>
        <w:tc>
          <w:tcPr>
            <w:tcW w:w="764" w:type="pct"/>
            <w:noWrap/>
            <w:hideMark/>
          </w:tcPr>
          <w:p w:rsidR="00110C18" w:rsidRPr="0056388D" w:rsidRDefault="00110C18" w:rsidP="00063728">
            <w:pPr>
              <w:jc w:val="right"/>
              <w:rPr>
                <w:ins w:id="30068" w:author="KIM, Jason" w:date="2019-04-02T13:39:00Z"/>
                <w:rFonts w:ascii="Calibri" w:eastAsia="Times New Roman" w:hAnsi="Calibri" w:cs="Calibri"/>
                <w:color w:val="000000"/>
                <w:lang w:eastAsia="en-AU"/>
              </w:rPr>
            </w:pPr>
            <w:ins w:id="300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70" w:author="KIM, Jason" w:date="2019-04-02T13:39:00Z"/>
        </w:trPr>
        <w:tc>
          <w:tcPr>
            <w:tcW w:w="708" w:type="pct"/>
            <w:vMerge/>
            <w:hideMark/>
          </w:tcPr>
          <w:p w:rsidR="00110C18" w:rsidRPr="0056388D" w:rsidRDefault="00110C18" w:rsidP="00063728">
            <w:pPr>
              <w:rPr>
                <w:ins w:id="300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72" w:author="KIM, Jason" w:date="2019-04-02T13:39:00Z"/>
                <w:rFonts w:ascii="Calibri" w:eastAsia="Times New Roman" w:hAnsi="Calibri" w:cs="Calibri"/>
                <w:color w:val="000000"/>
                <w:lang w:eastAsia="en-AU"/>
              </w:rPr>
            </w:pPr>
            <w:ins w:id="30073"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74" w:author="KIM, Jason" w:date="2019-04-02T13:39:00Z"/>
                <w:rFonts w:ascii="Calibri" w:eastAsia="Times New Roman" w:hAnsi="Calibri" w:cs="Calibri"/>
                <w:color w:val="000000"/>
                <w:lang w:eastAsia="en-AU"/>
              </w:rPr>
            </w:pPr>
            <w:ins w:id="300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76" w:author="KIM, Jason" w:date="2019-04-02T13:39:00Z"/>
                <w:rFonts w:ascii="Calibri" w:eastAsia="Times New Roman" w:hAnsi="Calibri" w:cs="Calibri"/>
                <w:color w:val="000000"/>
                <w:lang w:eastAsia="en-AU"/>
              </w:rPr>
            </w:pPr>
            <w:ins w:id="30077" w:author="KIM, Jason" w:date="2019-04-02T13:39:00Z">
              <w:r w:rsidRPr="0056388D">
                <w:rPr>
                  <w:rFonts w:ascii="Calibri" w:eastAsia="Times New Roman" w:hAnsi="Calibri" w:cs="Calibri"/>
                  <w:color w:val="000000"/>
                  <w:lang w:eastAsia="en-AU"/>
                </w:rPr>
                <w:t>LLS2523</w:t>
              </w:r>
            </w:ins>
          </w:p>
        </w:tc>
        <w:tc>
          <w:tcPr>
            <w:tcW w:w="933" w:type="pct"/>
            <w:noWrap/>
            <w:hideMark/>
          </w:tcPr>
          <w:p w:rsidR="00110C18" w:rsidRPr="0056388D" w:rsidRDefault="00110C18" w:rsidP="00063728">
            <w:pPr>
              <w:rPr>
                <w:ins w:id="30078" w:author="KIM, Jason" w:date="2019-04-02T13:39:00Z"/>
                <w:rFonts w:ascii="Calibri" w:eastAsia="Times New Roman" w:hAnsi="Calibri" w:cs="Calibri"/>
                <w:color w:val="000000"/>
                <w:lang w:eastAsia="en-AU"/>
              </w:rPr>
            </w:pPr>
            <w:ins w:id="300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80" w:author="KIM, Jason" w:date="2019-04-02T13:39:00Z"/>
                <w:rFonts w:ascii="Calibri" w:eastAsia="Times New Roman" w:hAnsi="Calibri" w:cs="Calibri"/>
                <w:color w:val="000000"/>
                <w:lang w:eastAsia="en-AU"/>
              </w:rPr>
            </w:pPr>
            <w:ins w:id="30081" w:author="KIM, Jason" w:date="2019-04-02T13:39:00Z">
              <w:r w:rsidRPr="0056388D">
                <w:rPr>
                  <w:rFonts w:ascii="Calibri" w:eastAsia="Times New Roman" w:hAnsi="Calibri" w:cs="Calibri"/>
                  <w:color w:val="000000"/>
                  <w:lang w:eastAsia="en-AU"/>
                </w:rPr>
                <w:t>Chainage 6600</w:t>
              </w:r>
            </w:ins>
          </w:p>
        </w:tc>
        <w:tc>
          <w:tcPr>
            <w:tcW w:w="764" w:type="pct"/>
            <w:noWrap/>
            <w:hideMark/>
          </w:tcPr>
          <w:p w:rsidR="00110C18" w:rsidRPr="0056388D" w:rsidRDefault="00110C18" w:rsidP="00063728">
            <w:pPr>
              <w:jc w:val="right"/>
              <w:rPr>
                <w:ins w:id="30082" w:author="KIM, Jason" w:date="2019-04-02T13:39:00Z"/>
                <w:rFonts w:ascii="Calibri" w:eastAsia="Times New Roman" w:hAnsi="Calibri" w:cs="Calibri"/>
                <w:color w:val="000000"/>
                <w:lang w:eastAsia="en-AU"/>
              </w:rPr>
            </w:pPr>
            <w:ins w:id="300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84" w:author="KIM, Jason" w:date="2019-04-02T13:39:00Z"/>
        </w:trPr>
        <w:tc>
          <w:tcPr>
            <w:tcW w:w="708" w:type="pct"/>
            <w:vMerge/>
            <w:hideMark/>
          </w:tcPr>
          <w:p w:rsidR="00110C18" w:rsidRPr="0056388D" w:rsidRDefault="00110C18" w:rsidP="00063728">
            <w:pPr>
              <w:rPr>
                <w:ins w:id="300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86" w:author="KIM, Jason" w:date="2019-04-02T13:39:00Z"/>
                <w:rFonts w:ascii="Calibri" w:eastAsia="Times New Roman" w:hAnsi="Calibri" w:cs="Calibri"/>
                <w:color w:val="000000"/>
                <w:lang w:eastAsia="en-AU"/>
              </w:rPr>
            </w:pPr>
            <w:ins w:id="30087"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88" w:author="KIM, Jason" w:date="2019-04-02T13:39:00Z"/>
                <w:rFonts w:ascii="Calibri" w:eastAsia="Times New Roman" w:hAnsi="Calibri" w:cs="Calibri"/>
                <w:color w:val="000000"/>
                <w:lang w:eastAsia="en-AU"/>
              </w:rPr>
            </w:pPr>
            <w:ins w:id="300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90" w:author="KIM, Jason" w:date="2019-04-02T13:39:00Z"/>
                <w:rFonts w:ascii="Calibri" w:eastAsia="Times New Roman" w:hAnsi="Calibri" w:cs="Calibri"/>
                <w:color w:val="000000"/>
                <w:lang w:eastAsia="en-AU"/>
              </w:rPr>
            </w:pPr>
            <w:ins w:id="30091" w:author="KIM, Jason" w:date="2019-04-02T13:39:00Z">
              <w:r w:rsidRPr="0056388D">
                <w:rPr>
                  <w:rFonts w:ascii="Calibri" w:eastAsia="Times New Roman" w:hAnsi="Calibri" w:cs="Calibri"/>
                  <w:color w:val="000000"/>
                  <w:lang w:eastAsia="en-AU"/>
                </w:rPr>
                <w:t>LLS2524</w:t>
              </w:r>
            </w:ins>
          </w:p>
        </w:tc>
        <w:tc>
          <w:tcPr>
            <w:tcW w:w="933" w:type="pct"/>
            <w:noWrap/>
            <w:hideMark/>
          </w:tcPr>
          <w:p w:rsidR="00110C18" w:rsidRPr="0056388D" w:rsidRDefault="00110C18" w:rsidP="00063728">
            <w:pPr>
              <w:rPr>
                <w:ins w:id="30092" w:author="KIM, Jason" w:date="2019-04-02T13:39:00Z"/>
                <w:rFonts w:ascii="Calibri" w:eastAsia="Times New Roman" w:hAnsi="Calibri" w:cs="Calibri"/>
                <w:color w:val="000000"/>
                <w:lang w:eastAsia="en-AU"/>
              </w:rPr>
            </w:pPr>
            <w:ins w:id="300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94" w:author="KIM, Jason" w:date="2019-04-02T13:39:00Z"/>
                <w:rFonts w:ascii="Calibri" w:eastAsia="Times New Roman" w:hAnsi="Calibri" w:cs="Calibri"/>
                <w:color w:val="000000"/>
                <w:lang w:eastAsia="en-AU"/>
              </w:rPr>
            </w:pPr>
            <w:ins w:id="30095" w:author="KIM, Jason" w:date="2019-04-02T13:39:00Z">
              <w:r w:rsidRPr="0056388D">
                <w:rPr>
                  <w:rFonts w:ascii="Calibri" w:eastAsia="Times New Roman" w:hAnsi="Calibri" w:cs="Calibri"/>
                  <w:color w:val="000000"/>
                  <w:lang w:eastAsia="en-AU"/>
                </w:rPr>
                <w:t>Chainage 6610</w:t>
              </w:r>
            </w:ins>
          </w:p>
        </w:tc>
        <w:tc>
          <w:tcPr>
            <w:tcW w:w="764" w:type="pct"/>
            <w:noWrap/>
            <w:hideMark/>
          </w:tcPr>
          <w:p w:rsidR="00110C18" w:rsidRPr="0056388D" w:rsidRDefault="00110C18" w:rsidP="00063728">
            <w:pPr>
              <w:jc w:val="right"/>
              <w:rPr>
                <w:ins w:id="30096" w:author="KIM, Jason" w:date="2019-04-02T13:39:00Z"/>
                <w:rFonts w:ascii="Calibri" w:eastAsia="Times New Roman" w:hAnsi="Calibri" w:cs="Calibri"/>
                <w:color w:val="000000"/>
                <w:lang w:eastAsia="en-AU"/>
              </w:rPr>
            </w:pPr>
            <w:ins w:id="30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98" w:author="KIM, Jason" w:date="2019-04-02T13:39:00Z"/>
        </w:trPr>
        <w:tc>
          <w:tcPr>
            <w:tcW w:w="708" w:type="pct"/>
            <w:vMerge/>
            <w:hideMark/>
          </w:tcPr>
          <w:p w:rsidR="00110C18" w:rsidRPr="0056388D" w:rsidRDefault="00110C18" w:rsidP="00063728">
            <w:pPr>
              <w:rPr>
                <w:ins w:id="300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00" w:author="KIM, Jason" w:date="2019-04-02T13:39:00Z"/>
                <w:rFonts w:ascii="Calibri" w:eastAsia="Times New Roman" w:hAnsi="Calibri" w:cs="Calibri"/>
                <w:color w:val="000000"/>
                <w:lang w:eastAsia="en-AU"/>
              </w:rPr>
            </w:pPr>
            <w:ins w:id="30101"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02" w:author="KIM, Jason" w:date="2019-04-02T13:39:00Z"/>
                <w:rFonts w:ascii="Calibri" w:eastAsia="Times New Roman" w:hAnsi="Calibri" w:cs="Calibri"/>
                <w:color w:val="000000"/>
                <w:lang w:eastAsia="en-AU"/>
              </w:rPr>
            </w:pPr>
            <w:ins w:id="3010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04" w:author="KIM, Jason" w:date="2019-04-02T13:39:00Z"/>
                <w:rFonts w:ascii="Calibri" w:eastAsia="Times New Roman" w:hAnsi="Calibri" w:cs="Calibri"/>
                <w:color w:val="000000"/>
                <w:lang w:eastAsia="en-AU"/>
              </w:rPr>
            </w:pPr>
            <w:ins w:id="30105" w:author="KIM, Jason" w:date="2019-04-02T13:39:00Z">
              <w:r w:rsidRPr="0056388D">
                <w:rPr>
                  <w:rFonts w:ascii="Calibri" w:eastAsia="Times New Roman" w:hAnsi="Calibri" w:cs="Calibri"/>
                  <w:color w:val="000000"/>
                  <w:lang w:eastAsia="en-AU"/>
                </w:rPr>
                <w:t>LLS2525</w:t>
              </w:r>
            </w:ins>
          </w:p>
        </w:tc>
        <w:tc>
          <w:tcPr>
            <w:tcW w:w="933" w:type="pct"/>
            <w:noWrap/>
            <w:hideMark/>
          </w:tcPr>
          <w:p w:rsidR="00110C18" w:rsidRPr="0056388D" w:rsidRDefault="00110C18" w:rsidP="00063728">
            <w:pPr>
              <w:rPr>
                <w:ins w:id="30106" w:author="KIM, Jason" w:date="2019-04-02T13:39:00Z"/>
                <w:rFonts w:ascii="Calibri" w:eastAsia="Times New Roman" w:hAnsi="Calibri" w:cs="Calibri"/>
                <w:color w:val="000000"/>
                <w:lang w:eastAsia="en-AU"/>
              </w:rPr>
            </w:pPr>
            <w:ins w:id="301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08" w:author="KIM, Jason" w:date="2019-04-02T13:39:00Z"/>
                <w:rFonts w:ascii="Calibri" w:eastAsia="Times New Roman" w:hAnsi="Calibri" w:cs="Calibri"/>
                <w:color w:val="000000"/>
                <w:lang w:eastAsia="en-AU"/>
              </w:rPr>
            </w:pPr>
            <w:ins w:id="30109" w:author="KIM, Jason" w:date="2019-04-02T13:39:00Z">
              <w:r w:rsidRPr="0056388D">
                <w:rPr>
                  <w:rFonts w:ascii="Calibri" w:eastAsia="Times New Roman" w:hAnsi="Calibri" w:cs="Calibri"/>
                  <w:color w:val="000000"/>
                  <w:lang w:eastAsia="en-AU"/>
                </w:rPr>
                <w:t>Chainage 6620</w:t>
              </w:r>
            </w:ins>
          </w:p>
        </w:tc>
        <w:tc>
          <w:tcPr>
            <w:tcW w:w="764" w:type="pct"/>
            <w:noWrap/>
            <w:hideMark/>
          </w:tcPr>
          <w:p w:rsidR="00110C18" w:rsidRPr="0056388D" w:rsidRDefault="00110C18" w:rsidP="00063728">
            <w:pPr>
              <w:jc w:val="right"/>
              <w:rPr>
                <w:ins w:id="30110" w:author="KIM, Jason" w:date="2019-04-02T13:39:00Z"/>
                <w:rFonts w:ascii="Calibri" w:eastAsia="Times New Roman" w:hAnsi="Calibri" w:cs="Calibri"/>
                <w:color w:val="000000"/>
                <w:lang w:eastAsia="en-AU"/>
              </w:rPr>
            </w:pPr>
            <w:ins w:id="30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12" w:author="KIM, Jason" w:date="2019-04-02T13:39:00Z"/>
        </w:trPr>
        <w:tc>
          <w:tcPr>
            <w:tcW w:w="708" w:type="pct"/>
            <w:vMerge/>
            <w:hideMark/>
          </w:tcPr>
          <w:p w:rsidR="00110C18" w:rsidRPr="0056388D" w:rsidRDefault="00110C18" w:rsidP="00063728">
            <w:pPr>
              <w:rPr>
                <w:ins w:id="301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14" w:author="KIM, Jason" w:date="2019-04-02T13:39:00Z"/>
                <w:rFonts w:ascii="Calibri" w:eastAsia="Times New Roman" w:hAnsi="Calibri" w:cs="Calibri"/>
                <w:color w:val="000000"/>
                <w:lang w:eastAsia="en-AU"/>
              </w:rPr>
            </w:pPr>
            <w:ins w:id="30115"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16" w:author="KIM, Jason" w:date="2019-04-02T13:39:00Z"/>
                <w:rFonts w:ascii="Calibri" w:eastAsia="Times New Roman" w:hAnsi="Calibri" w:cs="Calibri"/>
                <w:color w:val="000000"/>
                <w:lang w:eastAsia="en-AU"/>
              </w:rPr>
            </w:pPr>
            <w:ins w:id="3011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18" w:author="KIM, Jason" w:date="2019-04-02T13:39:00Z"/>
                <w:rFonts w:ascii="Calibri" w:eastAsia="Times New Roman" w:hAnsi="Calibri" w:cs="Calibri"/>
                <w:color w:val="000000"/>
                <w:lang w:eastAsia="en-AU"/>
              </w:rPr>
            </w:pPr>
            <w:ins w:id="30119" w:author="KIM, Jason" w:date="2019-04-02T13:39:00Z">
              <w:r w:rsidRPr="0056388D">
                <w:rPr>
                  <w:rFonts w:ascii="Calibri" w:eastAsia="Times New Roman" w:hAnsi="Calibri" w:cs="Calibri"/>
                  <w:color w:val="000000"/>
                  <w:lang w:eastAsia="en-AU"/>
                </w:rPr>
                <w:t>LLS2526</w:t>
              </w:r>
            </w:ins>
          </w:p>
        </w:tc>
        <w:tc>
          <w:tcPr>
            <w:tcW w:w="933" w:type="pct"/>
            <w:noWrap/>
            <w:hideMark/>
          </w:tcPr>
          <w:p w:rsidR="00110C18" w:rsidRPr="0056388D" w:rsidRDefault="00110C18" w:rsidP="00063728">
            <w:pPr>
              <w:rPr>
                <w:ins w:id="30120" w:author="KIM, Jason" w:date="2019-04-02T13:39:00Z"/>
                <w:rFonts w:ascii="Calibri" w:eastAsia="Times New Roman" w:hAnsi="Calibri" w:cs="Calibri"/>
                <w:color w:val="000000"/>
                <w:lang w:eastAsia="en-AU"/>
              </w:rPr>
            </w:pPr>
            <w:ins w:id="301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22" w:author="KIM, Jason" w:date="2019-04-02T13:39:00Z"/>
                <w:rFonts w:ascii="Calibri" w:eastAsia="Times New Roman" w:hAnsi="Calibri" w:cs="Calibri"/>
                <w:color w:val="000000"/>
                <w:lang w:eastAsia="en-AU"/>
              </w:rPr>
            </w:pPr>
            <w:ins w:id="30123" w:author="KIM, Jason" w:date="2019-04-02T13:39:00Z">
              <w:r w:rsidRPr="0056388D">
                <w:rPr>
                  <w:rFonts w:ascii="Calibri" w:eastAsia="Times New Roman" w:hAnsi="Calibri" w:cs="Calibri"/>
                  <w:color w:val="000000"/>
                  <w:lang w:eastAsia="en-AU"/>
                </w:rPr>
                <w:t>Chainage 6630</w:t>
              </w:r>
            </w:ins>
          </w:p>
        </w:tc>
        <w:tc>
          <w:tcPr>
            <w:tcW w:w="764" w:type="pct"/>
            <w:noWrap/>
            <w:hideMark/>
          </w:tcPr>
          <w:p w:rsidR="00110C18" w:rsidRPr="0056388D" w:rsidRDefault="00110C18" w:rsidP="00063728">
            <w:pPr>
              <w:jc w:val="right"/>
              <w:rPr>
                <w:ins w:id="30124" w:author="KIM, Jason" w:date="2019-04-02T13:39:00Z"/>
                <w:rFonts w:ascii="Calibri" w:eastAsia="Times New Roman" w:hAnsi="Calibri" w:cs="Calibri"/>
                <w:color w:val="000000"/>
                <w:lang w:eastAsia="en-AU"/>
              </w:rPr>
            </w:pPr>
            <w:ins w:id="301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26" w:author="KIM, Jason" w:date="2019-04-02T13:39:00Z"/>
        </w:trPr>
        <w:tc>
          <w:tcPr>
            <w:tcW w:w="708" w:type="pct"/>
            <w:vMerge/>
            <w:hideMark/>
          </w:tcPr>
          <w:p w:rsidR="00110C18" w:rsidRPr="0056388D" w:rsidRDefault="00110C18" w:rsidP="00063728">
            <w:pPr>
              <w:rPr>
                <w:ins w:id="301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28" w:author="KIM, Jason" w:date="2019-04-02T13:39:00Z"/>
                <w:rFonts w:ascii="Calibri" w:eastAsia="Times New Roman" w:hAnsi="Calibri" w:cs="Calibri"/>
                <w:color w:val="000000"/>
                <w:lang w:eastAsia="en-AU"/>
              </w:rPr>
            </w:pPr>
            <w:ins w:id="30129"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30" w:author="KIM, Jason" w:date="2019-04-02T13:39:00Z"/>
                <w:rFonts w:ascii="Calibri" w:eastAsia="Times New Roman" w:hAnsi="Calibri" w:cs="Calibri"/>
                <w:color w:val="000000"/>
                <w:lang w:eastAsia="en-AU"/>
              </w:rPr>
            </w:pPr>
            <w:ins w:id="3013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32" w:author="KIM, Jason" w:date="2019-04-02T13:39:00Z"/>
                <w:rFonts w:ascii="Calibri" w:eastAsia="Times New Roman" w:hAnsi="Calibri" w:cs="Calibri"/>
                <w:color w:val="000000"/>
                <w:lang w:eastAsia="en-AU"/>
              </w:rPr>
            </w:pPr>
            <w:ins w:id="30133" w:author="KIM, Jason" w:date="2019-04-02T13:39:00Z">
              <w:r w:rsidRPr="0056388D">
                <w:rPr>
                  <w:rFonts w:ascii="Calibri" w:eastAsia="Times New Roman" w:hAnsi="Calibri" w:cs="Calibri"/>
                  <w:color w:val="000000"/>
                  <w:lang w:eastAsia="en-AU"/>
                </w:rPr>
                <w:t>LLS2527</w:t>
              </w:r>
            </w:ins>
          </w:p>
        </w:tc>
        <w:tc>
          <w:tcPr>
            <w:tcW w:w="933" w:type="pct"/>
            <w:noWrap/>
            <w:hideMark/>
          </w:tcPr>
          <w:p w:rsidR="00110C18" w:rsidRPr="0056388D" w:rsidRDefault="00110C18" w:rsidP="00063728">
            <w:pPr>
              <w:rPr>
                <w:ins w:id="30134" w:author="KIM, Jason" w:date="2019-04-02T13:39:00Z"/>
                <w:rFonts w:ascii="Calibri" w:eastAsia="Times New Roman" w:hAnsi="Calibri" w:cs="Calibri"/>
                <w:color w:val="000000"/>
                <w:lang w:eastAsia="en-AU"/>
              </w:rPr>
            </w:pPr>
            <w:ins w:id="301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36" w:author="KIM, Jason" w:date="2019-04-02T13:39:00Z"/>
                <w:rFonts w:ascii="Calibri" w:eastAsia="Times New Roman" w:hAnsi="Calibri" w:cs="Calibri"/>
                <w:color w:val="000000"/>
                <w:lang w:eastAsia="en-AU"/>
              </w:rPr>
            </w:pPr>
            <w:ins w:id="30137" w:author="KIM, Jason" w:date="2019-04-02T13:39:00Z">
              <w:r w:rsidRPr="0056388D">
                <w:rPr>
                  <w:rFonts w:ascii="Calibri" w:eastAsia="Times New Roman" w:hAnsi="Calibri" w:cs="Calibri"/>
                  <w:color w:val="000000"/>
                  <w:lang w:eastAsia="en-AU"/>
                </w:rPr>
                <w:t>Chainage 6639</w:t>
              </w:r>
            </w:ins>
          </w:p>
        </w:tc>
        <w:tc>
          <w:tcPr>
            <w:tcW w:w="764" w:type="pct"/>
            <w:noWrap/>
            <w:hideMark/>
          </w:tcPr>
          <w:p w:rsidR="00110C18" w:rsidRPr="0056388D" w:rsidRDefault="00110C18" w:rsidP="00063728">
            <w:pPr>
              <w:jc w:val="right"/>
              <w:rPr>
                <w:ins w:id="30138" w:author="KIM, Jason" w:date="2019-04-02T13:39:00Z"/>
                <w:rFonts w:ascii="Calibri" w:eastAsia="Times New Roman" w:hAnsi="Calibri" w:cs="Calibri"/>
                <w:color w:val="000000"/>
                <w:lang w:eastAsia="en-AU"/>
              </w:rPr>
            </w:pPr>
            <w:ins w:id="301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40" w:author="KIM, Jason" w:date="2019-04-02T13:39:00Z"/>
        </w:trPr>
        <w:tc>
          <w:tcPr>
            <w:tcW w:w="708" w:type="pct"/>
            <w:vMerge/>
            <w:hideMark/>
          </w:tcPr>
          <w:p w:rsidR="00110C18" w:rsidRPr="0056388D" w:rsidRDefault="00110C18" w:rsidP="00063728">
            <w:pPr>
              <w:rPr>
                <w:ins w:id="301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42" w:author="KIM, Jason" w:date="2019-04-02T13:39:00Z"/>
                <w:rFonts w:ascii="Calibri" w:eastAsia="Times New Roman" w:hAnsi="Calibri" w:cs="Calibri"/>
                <w:color w:val="000000"/>
                <w:lang w:eastAsia="en-AU"/>
              </w:rPr>
            </w:pPr>
            <w:ins w:id="30143"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44" w:author="KIM, Jason" w:date="2019-04-02T13:39:00Z"/>
                <w:rFonts w:ascii="Calibri" w:eastAsia="Times New Roman" w:hAnsi="Calibri" w:cs="Calibri"/>
                <w:color w:val="000000"/>
                <w:lang w:eastAsia="en-AU"/>
              </w:rPr>
            </w:pPr>
            <w:ins w:id="3014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46" w:author="KIM, Jason" w:date="2019-04-02T13:39:00Z"/>
                <w:rFonts w:ascii="Calibri" w:eastAsia="Times New Roman" w:hAnsi="Calibri" w:cs="Calibri"/>
                <w:color w:val="000000"/>
                <w:lang w:eastAsia="en-AU"/>
              </w:rPr>
            </w:pPr>
            <w:ins w:id="30147" w:author="KIM, Jason" w:date="2019-04-02T13:39:00Z">
              <w:r w:rsidRPr="0056388D">
                <w:rPr>
                  <w:rFonts w:ascii="Calibri" w:eastAsia="Times New Roman" w:hAnsi="Calibri" w:cs="Calibri"/>
                  <w:color w:val="000000"/>
                  <w:lang w:eastAsia="en-AU"/>
                </w:rPr>
                <w:t>LLS2528</w:t>
              </w:r>
            </w:ins>
          </w:p>
        </w:tc>
        <w:tc>
          <w:tcPr>
            <w:tcW w:w="933" w:type="pct"/>
            <w:noWrap/>
            <w:hideMark/>
          </w:tcPr>
          <w:p w:rsidR="00110C18" w:rsidRPr="0056388D" w:rsidRDefault="00110C18" w:rsidP="00063728">
            <w:pPr>
              <w:rPr>
                <w:ins w:id="30148" w:author="KIM, Jason" w:date="2019-04-02T13:39:00Z"/>
                <w:rFonts w:ascii="Calibri" w:eastAsia="Times New Roman" w:hAnsi="Calibri" w:cs="Calibri"/>
                <w:color w:val="000000"/>
                <w:lang w:eastAsia="en-AU"/>
              </w:rPr>
            </w:pPr>
            <w:ins w:id="301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50" w:author="KIM, Jason" w:date="2019-04-02T13:39:00Z"/>
                <w:rFonts w:ascii="Calibri" w:eastAsia="Times New Roman" w:hAnsi="Calibri" w:cs="Calibri"/>
                <w:color w:val="000000"/>
                <w:lang w:eastAsia="en-AU"/>
              </w:rPr>
            </w:pPr>
            <w:ins w:id="30151" w:author="KIM, Jason" w:date="2019-04-02T13:39:00Z">
              <w:r w:rsidRPr="0056388D">
                <w:rPr>
                  <w:rFonts w:ascii="Calibri" w:eastAsia="Times New Roman" w:hAnsi="Calibri" w:cs="Calibri"/>
                  <w:color w:val="000000"/>
                  <w:lang w:eastAsia="en-AU"/>
                </w:rPr>
                <w:t>Chainage 6649</w:t>
              </w:r>
            </w:ins>
          </w:p>
        </w:tc>
        <w:tc>
          <w:tcPr>
            <w:tcW w:w="764" w:type="pct"/>
            <w:noWrap/>
            <w:hideMark/>
          </w:tcPr>
          <w:p w:rsidR="00110C18" w:rsidRPr="0056388D" w:rsidRDefault="00110C18" w:rsidP="00063728">
            <w:pPr>
              <w:jc w:val="right"/>
              <w:rPr>
                <w:ins w:id="30152" w:author="KIM, Jason" w:date="2019-04-02T13:39:00Z"/>
                <w:rFonts w:ascii="Calibri" w:eastAsia="Times New Roman" w:hAnsi="Calibri" w:cs="Calibri"/>
                <w:color w:val="000000"/>
                <w:lang w:eastAsia="en-AU"/>
              </w:rPr>
            </w:pPr>
            <w:ins w:id="30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54" w:author="KIM, Jason" w:date="2019-04-02T13:39:00Z"/>
        </w:trPr>
        <w:tc>
          <w:tcPr>
            <w:tcW w:w="708" w:type="pct"/>
            <w:vMerge/>
            <w:hideMark/>
          </w:tcPr>
          <w:p w:rsidR="00110C18" w:rsidRPr="0056388D" w:rsidRDefault="00110C18" w:rsidP="00063728">
            <w:pPr>
              <w:rPr>
                <w:ins w:id="301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56" w:author="KIM, Jason" w:date="2019-04-02T13:39:00Z"/>
                <w:rFonts w:ascii="Calibri" w:eastAsia="Times New Roman" w:hAnsi="Calibri" w:cs="Calibri"/>
                <w:color w:val="000000"/>
                <w:lang w:eastAsia="en-AU"/>
              </w:rPr>
            </w:pPr>
            <w:ins w:id="30157"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58" w:author="KIM, Jason" w:date="2019-04-02T13:39:00Z"/>
                <w:rFonts w:ascii="Calibri" w:eastAsia="Times New Roman" w:hAnsi="Calibri" w:cs="Calibri"/>
                <w:color w:val="000000"/>
                <w:lang w:eastAsia="en-AU"/>
              </w:rPr>
            </w:pPr>
            <w:ins w:id="3015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60" w:author="KIM, Jason" w:date="2019-04-02T13:39:00Z"/>
                <w:rFonts w:ascii="Calibri" w:eastAsia="Times New Roman" w:hAnsi="Calibri" w:cs="Calibri"/>
                <w:color w:val="000000"/>
                <w:lang w:eastAsia="en-AU"/>
              </w:rPr>
            </w:pPr>
            <w:ins w:id="30161" w:author="KIM, Jason" w:date="2019-04-02T13:39:00Z">
              <w:r w:rsidRPr="0056388D">
                <w:rPr>
                  <w:rFonts w:ascii="Calibri" w:eastAsia="Times New Roman" w:hAnsi="Calibri" w:cs="Calibri"/>
                  <w:color w:val="000000"/>
                  <w:lang w:eastAsia="en-AU"/>
                </w:rPr>
                <w:t>LLS2529</w:t>
              </w:r>
            </w:ins>
          </w:p>
        </w:tc>
        <w:tc>
          <w:tcPr>
            <w:tcW w:w="933" w:type="pct"/>
            <w:noWrap/>
            <w:hideMark/>
          </w:tcPr>
          <w:p w:rsidR="00110C18" w:rsidRPr="0056388D" w:rsidRDefault="00110C18" w:rsidP="00063728">
            <w:pPr>
              <w:rPr>
                <w:ins w:id="30162" w:author="KIM, Jason" w:date="2019-04-02T13:39:00Z"/>
                <w:rFonts w:ascii="Calibri" w:eastAsia="Times New Roman" w:hAnsi="Calibri" w:cs="Calibri"/>
                <w:color w:val="000000"/>
                <w:lang w:eastAsia="en-AU"/>
              </w:rPr>
            </w:pPr>
            <w:ins w:id="301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64" w:author="KIM, Jason" w:date="2019-04-02T13:39:00Z"/>
                <w:rFonts w:ascii="Calibri" w:eastAsia="Times New Roman" w:hAnsi="Calibri" w:cs="Calibri"/>
                <w:color w:val="000000"/>
                <w:lang w:eastAsia="en-AU"/>
              </w:rPr>
            </w:pPr>
            <w:ins w:id="30165" w:author="KIM, Jason" w:date="2019-04-02T13:39:00Z">
              <w:r w:rsidRPr="0056388D">
                <w:rPr>
                  <w:rFonts w:ascii="Calibri" w:eastAsia="Times New Roman" w:hAnsi="Calibri" w:cs="Calibri"/>
                  <w:color w:val="000000"/>
                  <w:lang w:eastAsia="en-AU"/>
                </w:rPr>
                <w:t>Chainage 6658</w:t>
              </w:r>
            </w:ins>
          </w:p>
        </w:tc>
        <w:tc>
          <w:tcPr>
            <w:tcW w:w="764" w:type="pct"/>
            <w:noWrap/>
            <w:hideMark/>
          </w:tcPr>
          <w:p w:rsidR="00110C18" w:rsidRPr="0056388D" w:rsidRDefault="00110C18" w:rsidP="00063728">
            <w:pPr>
              <w:jc w:val="right"/>
              <w:rPr>
                <w:ins w:id="30166" w:author="KIM, Jason" w:date="2019-04-02T13:39:00Z"/>
                <w:rFonts w:ascii="Calibri" w:eastAsia="Times New Roman" w:hAnsi="Calibri" w:cs="Calibri"/>
                <w:color w:val="000000"/>
                <w:lang w:eastAsia="en-AU"/>
              </w:rPr>
            </w:pPr>
            <w:ins w:id="30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68" w:author="KIM, Jason" w:date="2019-04-02T13:39:00Z"/>
        </w:trPr>
        <w:tc>
          <w:tcPr>
            <w:tcW w:w="708" w:type="pct"/>
            <w:vMerge w:val="restart"/>
            <w:noWrap/>
            <w:hideMark/>
          </w:tcPr>
          <w:p w:rsidR="00110C18" w:rsidRPr="0056388D" w:rsidRDefault="00110C18" w:rsidP="00063728">
            <w:pPr>
              <w:rPr>
                <w:ins w:id="30169" w:author="KIM, Jason" w:date="2019-04-02T13:39:00Z"/>
                <w:rFonts w:ascii="Calibri" w:eastAsia="Times New Roman" w:hAnsi="Calibri" w:cs="Calibri"/>
                <w:color w:val="000000"/>
                <w:lang w:eastAsia="en-AU"/>
              </w:rPr>
            </w:pPr>
            <w:ins w:id="30170" w:author="KIM, Jason" w:date="2019-04-02T13:39:00Z">
              <w:r w:rsidRPr="0056388D">
                <w:rPr>
                  <w:rFonts w:ascii="Calibri" w:eastAsia="Times New Roman" w:hAnsi="Calibri" w:cs="Calibri"/>
                  <w:color w:val="000000"/>
                  <w:lang w:eastAsia="en-AU"/>
                </w:rPr>
                <w:t>LLE48K81</w:t>
              </w:r>
            </w:ins>
          </w:p>
        </w:tc>
        <w:tc>
          <w:tcPr>
            <w:tcW w:w="605" w:type="pct"/>
            <w:noWrap/>
            <w:hideMark/>
          </w:tcPr>
          <w:p w:rsidR="00110C18" w:rsidRPr="0056388D" w:rsidRDefault="00110C18" w:rsidP="00063728">
            <w:pPr>
              <w:rPr>
                <w:ins w:id="30171" w:author="KIM, Jason" w:date="2019-04-02T13:39:00Z"/>
                <w:rFonts w:ascii="Calibri" w:eastAsia="Times New Roman" w:hAnsi="Calibri" w:cs="Calibri"/>
                <w:color w:val="000000"/>
                <w:lang w:eastAsia="en-AU"/>
              </w:rPr>
            </w:pPr>
            <w:ins w:id="30172"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173" w:author="KIM, Jason" w:date="2019-04-02T13:39:00Z"/>
                <w:rFonts w:ascii="Calibri" w:eastAsia="Times New Roman" w:hAnsi="Calibri" w:cs="Calibri"/>
                <w:color w:val="000000"/>
                <w:lang w:eastAsia="en-AU"/>
              </w:rPr>
            </w:pPr>
            <w:ins w:id="301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75" w:author="KIM, Jason" w:date="2019-04-02T13:39:00Z"/>
                <w:rFonts w:ascii="Calibri" w:eastAsia="Times New Roman" w:hAnsi="Calibri" w:cs="Calibri"/>
                <w:color w:val="000000"/>
                <w:lang w:eastAsia="en-AU"/>
              </w:rPr>
            </w:pPr>
            <w:ins w:id="30176" w:author="KIM, Jason" w:date="2019-04-02T13:39:00Z">
              <w:r w:rsidRPr="0056388D">
                <w:rPr>
                  <w:rFonts w:ascii="Calibri" w:eastAsia="Times New Roman" w:hAnsi="Calibri" w:cs="Calibri"/>
                  <w:color w:val="000000"/>
                  <w:lang w:eastAsia="en-AU"/>
                </w:rPr>
                <w:t>LLS2508</w:t>
              </w:r>
            </w:ins>
          </w:p>
        </w:tc>
        <w:tc>
          <w:tcPr>
            <w:tcW w:w="933" w:type="pct"/>
            <w:noWrap/>
            <w:hideMark/>
          </w:tcPr>
          <w:p w:rsidR="00110C18" w:rsidRPr="0056388D" w:rsidRDefault="00110C18" w:rsidP="00063728">
            <w:pPr>
              <w:rPr>
                <w:ins w:id="30177" w:author="KIM, Jason" w:date="2019-04-02T13:39:00Z"/>
                <w:rFonts w:ascii="Calibri" w:eastAsia="Times New Roman" w:hAnsi="Calibri" w:cs="Calibri"/>
                <w:color w:val="000000"/>
                <w:lang w:eastAsia="en-AU"/>
              </w:rPr>
            </w:pPr>
            <w:ins w:id="301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79" w:author="KIM, Jason" w:date="2019-04-02T13:39:00Z"/>
                <w:rFonts w:ascii="Calibri" w:eastAsia="Times New Roman" w:hAnsi="Calibri" w:cs="Calibri"/>
                <w:color w:val="000000"/>
                <w:lang w:eastAsia="en-AU"/>
              </w:rPr>
            </w:pPr>
            <w:ins w:id="30180" w:author="KIM, Jason" w:date="2019-04-02T13:39:00Z">
              <w:r w:rsidRPr="0056388D">
                <w:rPr>
                  <w:rFonts w:ascii="Calibri" w:eastAsia="Times New Roman" w:hAnsi="Calibri" w:cs="Calibri"/>
                  <w:color w:val="000000"/>
                  <w:lang w:eastAsia="en-AU"/>
                </w:rPr>
                <w:t>Chainage 6443</w:t>
              </w:r>
            </w:ins>
          </w:p>
        </w:tc>
        <w:tc>
          <w:tcPr>
            <w:tcW w:w="764" w:type="pct"/>
            <w:noWrap/>
            <w:hideMark/>
          </w:tcPr>
          <w:p w:rsidR="00110C18" w:rsidRPr="0056388D" w:rsidRDefault="00110C18" w:rsidP="00063728">
            <w:pPr>
              <w:jc w:val="right"/>
              <w:rPr>
                <w:ins w:id="30181" w:author="KIM, Jason" w:date="2019-04-02T13:39:00Z"/>
                <w:rFonts w:ascii="Calibri" w:eastAsia="Times New Roman" w:hAnsi="Calibri" w:cs="Calibri"/>
                <w:color w:val="000000"/>
                <w:lang w:eastAsia="en-AU"/>
              </w:rPr>
            </w:pPr>
            <w:ins w:id="301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83" w:author="KIM, Jason" w:date="2019-04-02T13:39:00Z"/>
        </w:trPr>
        <w:tc>
          <w:tcPr>
            <w:tcW w:w="708" w:type="pct"/>
            <w:vMerge/>
            <w:hideMark/>
          </w:tcPr>
          <w:p w:rsidR="00110C18" w:rsidRPr="0056388D" w:rsidRDefault="00110C18" w:rsidP="00063728">
            <w:pPr>
              <w:rPr>
                <w:ins w:id="301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85" w:author="KIM, Jason" w:date="2019-04-02T13:39:00Z"/>
                <w:rFonts w:ascii="Calibri" w:eastAsia="Times New Roman" w:hAnsi="Calibri" w:cs="Calibri"/>
                <w:color w:val="000000"/>
                <w:lang w:eastAsia="en-AU"/>
              </w:rPr>
            </w:pPr>
            <w:ins w:id="30186"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187" w:author="KIM, Jason" w:date="2019-04-02T13:39:00Z"/>
                <w:rFonts w:ascii="Calibri" w:eastAsia="Times New Roman" w:hAnsi="Calibri" w:cs="Calibri"/>
                <w:color w:val="000000"/>
                <w:lang w:eastAsia="en-AU"/>
              </w:rPr>
            </w:pPr>
            <w:ins w:id="301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89" w:author="KIM, Jason" w:date="2019-04-02T13:39:00Z"/>
                <w:rFonts w:ascii="Calibri" w:eastAsia="Times New Roman" w:hAnsi="Calibri" w:cs="Calibri"/>
                <w:color w:val="000000"/>
                <w:lang w:eastAsia="en-AU"/>
              </w:rPr>
            </w:pPr>
            <w:ins w:id="30190" w:author="KIM, Jason" w:date="2019-04-02T13:39:00Z">
              <w:r w:rsidRPr="0056388D">
                <w:rPr>
                  <w:rFonts w:ascii="Calibri" w:eastAsia="Times New Roman" w:hAnsi="Calibri" w:cs="Calibri"/>
                  <w:color w:val="000000"/>
                  <w:lang w:eastAsia="en-AU"/>
                </w:rPr>
                <w:t>LLS2509</w:t>
              </w:r>
            </w:ins>
          </w:p>
        </w:tc>
        <w:tc>
          <w:tcPr>
            <w:tcW w:w="933" w:type="pct"/>
            <w:noWrap/>
            <w:hideMark/>
          </w:tcPr>
          <w:p w:rsidR="00110C18" w:rsidRPr="0056388D" w:rsidRDefault="00110C18" w:rsidP="00063728">
            <w:pPr>
              <w:rPr>
                <w:ins w:id="30191" w:author="KIM, Jason" w:date="2019-04-02T13:39:00Z"/>
                <w:rFonts w:ascii="Calibri" w:eastAsia="Times New Roman" w:hAnsi="Calibri" w:cs="Calibri"/>
                <w:color w:val="000000"/>
                <w:lang w:eastAsia="en-AU"/>
              </w:rPr>
            </w:pPr>
            <w:ins w:id="301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93" w:author="KIM, Jason" w:date="2019-04-02T13:39:00Z"/>
                <w:rFonts w:ascii="Calibri" w:eastAsia="Times New Roman" w:hAnsi="Calibri" w:cs="Calibri"/>
                <w:color w:val="000000"/>
                <w:lang w:eastAsia="en-AU"/>
              </w:rPr>
            </w:pPr>
            <w:ins w:id="30194" w:author="KIM, Jason" w:date="2019-04-02T13:39:00Z">
              <w:r w:rsidRPr="0056388D">
                <w:rPr>
                  <w:rFonts w:ascii="Calibri" w:eastAsia="Times New Roman" w:hAnsi="Calibri" w:cs="Calibri"/>
                  <w:color w:val="000000"/>
                  <w:lang w:eastAsia="en-AU"/>
                </w:rPr>
                <w:t>Chainage 6453</w:t>
              </w:r>
            </w:ins>
          </w:p>
        </w:tc>
        <w:tc>
          <w:tcPr>
            <w:tcW w:w="764" w:type="pct"/>
            <w:noWrap/>
            <w:hideMark/>
          </w:tcPr>
          <w:p w:rsidR="00110C18" w:rsidRPr="0056388D" w:rsidRDefault="00110C18" w:rsidP="00063728">
            <w:pPr>
              <w:jc w:val="right"/>
              <w:rPr>
                <w:ins w:id="30195" w:author="KIM, Jason" w:date="2019-04-02T13:39:00Z"/>
                <w:rFonts w:ascii="Calibri" w:eastAsia="Times New Roman" w:hAnsi="Calibri" w:cs="Calibri"/>
                <w:color w:val="000000"/>
                <w:lang w:eastAsia="en-AU"/>
              </w:rPr>
            </w:pPr>
            <w:ins w:id="30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97" w:author="KIM, Jason" w:date="2019-04-02T13:39:00Z"/>
        </w:trPr>
        <w:tc>
          <w:tcPr>
            <w:tcW w:w="708" w:type="pct"/>
            <w:vMerge/>
            <w:hideMark/>
          </w:tcPr>
          <w:p w:rsidR="00110C18" w:rsidRPr="0056388D" w:rsidRDefault="00110C18" w:rsidP="00063728">
            <w:pPr>
              <w:rPr>
                <w:ins w:id="301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99" w:author="KIM, Jason" w:date="2019-04-02T13:39:00Z"/>
                <w:rFonts w:ascii="Calibri" w:eastAsia="Times New Roman" w:hAnsi="Calibri" w:cs="Calibri"/>
                <w:color w:val="000000"/>
                <w:lang w:eastAsia="en-AU"/>
              </w:rPr>
            </w:pPr>
            <w:ins w:id="30200"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01" w:author="KIM, Jason" w:date="2019-04-02T13:39:00Z"/>
                <w:rFonts w:ascii="Calibri" w:eastAsia="Times New Roman" w:hAnsi="Calibri" w:cs="Calibri"/>
                <w:color w:val="000000"/>
                <w:lang w:eastAsia="en-AU"/>
              </w:rPr>
            </w:pPr>
            <w:ins w:id="302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03" w:author="KIM, Jason" w:date="2019-04-02T13:39:00Z"/>
                <w:rFonts w:ascii="Calibri" w:eastAsia="Times New Roman" w:hAnsi="Calibri" w:cs="Calibri"/>
                <w:color w:val="000000"/>
                <w:lang w:eastAsia="en-AU"/>
              </w:rPr>
            </w:pPr>
            <w:ins w:id="30204" w:author="KIM, Jason" w:date="2019-04-02T13:39:00Z">
              <w:r w:rsidRPr="0056388D">
                <w:rPr>
                  <w:rFonts w:ascii="Calibri" w:eastAsia="Times New Roman" w:hAnsi="Calibri" w:cs="Calibri"/>
                  <w:color w:val="000000"/>
                  <w:lang w:eastAsia="en-AU"/>
                </w:rPr>
                <w:t>LLS2510</w:t>
              </w:r>
            </w:ins>
          </w:p>
        </w:tc>
        <w:tc>
          <w:tcPr>
            <w:tcW w:w="933" w:type="pct"/>
            <w:noWrap/>
            <w:hideMark/>
          </w:tcPr>
          <w:p w:rsidR="00110C18" w:rsidRPr="0056388D" w:rsidRDefault="00110C18" w:rsidP="00063728">
            <w:pPr>
              <w:rPr>
                <w:ins w:id="30205" w:author="KIM, Jason" w:date="2019-04-02T13:39:00Z"/>
                <w:rFonts w:ascii="Calibri" w:eastAsia="Times New Roman" w:hAnsi="Calibri" w:cs="Calibri"/>
                <w:color w:val="000000"/>
                <w:lang w:eastAsia="en-AU"/>
              </w:rPr>
            </w:pPr>
            <w:ins w:id="302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07" w:author="KIM, Jason" w:date="2019-04-02T13:39:00Z"/>
                <w:rFonts w:ascii="Calibri" w:eastAsia="Times New Roman" w:hAnsi="Calibri" w:cs="Calibri"/>
                <w:color w:val="000000"/>
                <w:lang w:eastAsia="en-AU"/>
              </w:rPr>
            </w:pPr>
            <w:ins w:id="30208" w:author="KIM, Jason" w:date="2019-04-02T13:39:00Z">
              <w:r w:rsidRPr="0056388D">
                <w:rPr>
                  <w:rFonts w:ascii="Calibri" w:eastAsia="Times New Roman" w:hAnsi="Calibri" w:cs="Calibri"/>
                  <w:color w:val="000000"/>
                  <w:lang w:eastAsia="en-AU"/>
                </w:rPr>
                <w:t>Chainage 6462</w:t>
              </w:r>
            </w:ins>
          </w:p>
        </w:tc>
        <w:tc>
          <w:tcPr>
            <w:tcW w:w="764" w:type="pct"/>
            <w:noWrap/>
            <w:hideMark/>
          </w:tcPr>
          <w:p w:rsidR="00110C18" w:rsidRPr="0056388D" w:rsidRDefault="00110C18" w:rsidP="00063728">
            <w:pPr>
              <w:jc w:val="right"/>
              <w:rPr>
                <w:ins w:id="30209" w:author="KIM, Jason" w:date="2019-04-02T13:39:00Z"/>
                <w:rFonts w:ascii="Calibri" w:eastAsia="Times New Roman" w:hAnsi="Calibri" w:cs="Calibri"/>
                <w:color w:val="000000"/>
                <w:lang w:eastAsia="en-AU"/>
              </w:rPr>
            </w:pPr>
            <w:ins w:id="302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11" w:author="KIM, Jason" w:date="2019-04-02T13:39:00Z"/>
        </w:trPr>
        <w:tc>
          <w:tcPr>
            <w:tcW w:w="708" w:type="pct"/>
            <w:vMerge/>
            <w:hideMark/>
          </w:tcPr>
          <w:p w:rsidR="00110C18" w:rsidRPr="0056388D" w:rsidRDefault="00110C18" w:rsidP="00063728">
            <w:pPr>
              <w:rPr>
                <w:ins w:id="302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13" w:author="KIM, Jason" w:date="2019-04-02T13:39:00Z"/>
                <w:rFonts w:ascii="Calibri" w:eastAsia="Times New Roman" w:hAnsi="Calibri" w:cs="Calibri"/>
                <w:color w:val="000000"/>
                <w:lang w:eastAsia="en-AU"/>
              </w:rPr>
            </w:pPr>
            <w:ins w:id="30214"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15" w:author="KIM, Jason" w:date="2019-04-02T13:39:00Z"/>
                <w:rFonts w:ascii="Calibri" w:eastAsia="Times New Roman" w:hAnsi="Calibri" w:cs="Calibri"/>
                <w:color w:val="000000"/>
                <w:lang w:eastAsia="en-AU"/>
              </w:rPr>
            </w:pPr>
            <w:ins w:id="302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17" w:author="KIM, Jason" w:date="2019-04-02T13:39:00Z"/>
                <w:rFonts w:ascii="Calibri" w:eastAsia="Times New Roman" w:hAnsi="Calibri" w:cs="Calibri"/>
                <w:color w:val="000000"/>
                <w:lang w:eastAsia="en-AU"/>
              </w:rPr>
            </w:pPr>
            <w:ins w:id="30218" w:author="KIM, Jason" w:date="2019-04-02T13:39:00Z">
              <w:r w:rsidRPr="0056388D">
                <w:rPr>
                  <w:rFonts w:ascii="Calibri" w:eastAsia="Times New Roman" w:hAnsi="Calibri" w:cs="Calibri"/>
                  <w:color w:val="000000"/>
                  <w:lang w:eastAsia="en-AU"/>
                </w:rPr>
                <w:t>LLS2511</w:t>
              </w:r>
            </w:ins>
          </w:p>
        </w:tc>
        <w:tc>
          <w:tcPr>
            <w:tcW w:w="933" w:type="pct"/>
            <w:noWrap/>
            <w:hideMark/>
          </w:tcPr>
          <w:p w:rsidR="00110C18" w:rsidRPr="0056388D" w:rsidRDefault="00110C18" w:rsidP="00063728">
            <w:pPr>
              <w:rPr>
                <w:ins w:id="30219" w:author="KIM, Jason" w:date="2019-04-02T13:39:00Z"/>
                <w:rFonts w:ascii="Calibri" w:eastAsia="Times New Roman" w:hAnsi="Calibri" w:cs="Calibri"/>
                <w:color w:val="000000"/>
                <w:lang w:eastAsia="en-AU"/>
              </w:rPr>
            </w:pPr>
            <w:ins w:id="302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21" w:author="KIM, Jason" w:date="2019-04-02T13:39:00Z"/>
                <w:rFonts w:ascii="Calibri" w:eastAsia="Times New Roman" w:hAnsi="Calibri" w:cs="Calibri"/>
                <w:color w:val="000000"/>
                <w:lang w:eastAsia="en-AU"/>
              </w:rPr>
            </w:pPr>
            <w:ins w:id="30222" w:author="KIM, Jason" w:date="2019-04-02T13:39:00Z">
              <w:r w:rsidRPr="0056388D">
                <w:rPr>
                  <w:rFonts w:ascii="Calibri" w:eastAsia="Times New Roman" w:hAnsi="Calibri" w:cs="Calibri"/>
                  <w:color w:val="000000"/>
                  <w:lang w:eastAsia="en-AU"/>
                </w:rPr>
                <w:t>Chainage 6472</w:t>
              </w:r>
            </w:ins>
          </w:p>
        </w:tc>
        <w:tc>
          <w:tcPr>
            <w:tcW w:w="764" w:type="pct"/>
            <w:noWrap/>
            <w:hideMark/>
          </w:tcPr>
          <w:p w:rsidR="00110C18" w:rsidRPr="0056388D" w:rsidRDefault="00110C18" w:rsidP="00063728">
            <w:pPr>
              <w:jc w:val="right"/>
              <w:rPr>
                <w:ins w:id="30223" w:author="KIM, Jason" w:date="2019-04-02T13:39:00Z"/>
                <w:rFonts w:ascii="Calibri" w:eastAsia="Times New Roman" w:hAnsi="Calibri" w:cs="Calibri"/>
                <w:color w:val="000000"/>
                <w:lang w:eastAsia="en-AU"/>
              </w:rPr>
            </w:pPr>
            <w:ins w:id="30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25" w:author="KIM, Jason" w:date="2019-04-02T13:39:00Z"/>
        </w:trPr>
        <w:tc>
          <w:tcPr>
            <w:tcW w:w="708" w:type="pct"/>
            <w:vMerge/>
            <w:hideMark/>
          </w:tcPr>
          <w:p w:rsidR="00110C18" w:rsidRPr="0056388D" w:rsidRDefault="00110C18" w:rsidP="00063728">
            <w:pPr>
              <w:rPr>
                <w:ins w:id="302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27" w:author="KIM, Jason" w:date="2019-04-02T13:39:00Z"/>
                <w:rFonts w:ascii="Calibri" w:eastAsia="Times New Roman" w:hAnsi="Calibri" w:cs="Calibri"/>
                <w:color w:val="000000"/>
                <w:lang w:eastAsia="en-AU"/>
              </w:rPr>
            </w:pPr>
            <w:ins w:id="30228"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29" w:author="KIM, Jason" w:date="2019-04-02T13:39:00Z"/>
                <w:rFonts w:ascii="Calibri" w:eastAsia="Times New Roman" w:hAnsi="Calibri" w:cs="Calibri"/>
                <w:color w:val="000000"/>
                <w:lang w:eastAsia="en-AU"/>
              </w:rPr>
            </w:pPr>
            <w:ins w:id="302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31" w:author="KIM, Jason" w:date="2019-04-02T13:39:00Z"/>
                <w:rFonts w:ascii="Calibri" w:eastAsia="Times New Roman" w:hAnsi="Calibri" w:cs="Calibri"/>
                <w:color w:val="000000"/>
                <w:lang w:eastAsia="en-AU"/>
              </w:rPr>
            </w:pPr>
            <w:ins w:id="30232" w:author="KIM, Jason" w:date="2019-04-02T13:39:00Z">
              <w:r w:rsidRPr="0056388D">
                <w:rPr>
                  <w:rFonts w:ascii="Calibri" w:eastAsia="Times New Roman" w:hAnsi="Calibri" w:cs="Calibri"/>
                  <w:color w:val="000000"/>
                  <w:lang w:eastAsia="en-AU"/>
                </w:rPr>
                <w:t>LLS2512</w:t>
              </w:r>
            </w:ins>
          </w:p>
        </w:tc>
        <w:tc>
          <w:tcPr>
            <w:tcW w:w="933" w:type="pct"/>
            <w:noWrap/>
            <w:hideMark/>
          </w:tcPr>
          <w:p w:rsidR="00110C18" w:rsidRPr="0056388D" w:rsidRDefault="00110C18" w:rsidP="00063728">
            <w:pPr>
              <w:rPr>
                <w:ins w:id="30233" w:author="KIM, Jason" w:date="2019-04-02T13:39:00Z"/>
                <w:rFonts w:ascii="Calibri" w:eastAsia="Times New Roman" w:hAnsi="Calibri" w:cs="Calibri"/>
                <w:color w:val="000000"/>
                <w:lang w:eastAsia="en-AU"/>
              </w:rPr>
            </w:pPr>
            <w:ins w:id="302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35" w:author="KIM, Jason" w:date="2019-04-02T13:39:00Z"/>
                <w:rFonts w:ascii="Calibri" w:eastAsia="Times New Roman" w:hAnsi="Calibri" w:cs="Calibri"/>
                <w:color w:val="000000"/>
                <w:lang w:eastAsia="en-AU"/>
              </w:rPr>
            </w:pPr>
            <w:ins w:id="30236" w:author="KIM, Jason" w:date="2019-04-02T13:39:00Z">
              <w:r w:rsidRPr="0056388D">
                <w:rPr>
                  <w:rFonts w:ascii="Calibri" w:eastAsia="Times New Roman" w:hAnsi="Calibri" w:cs="Calibri"/>
                  <w:color w:val="000000"/>
                  <w:lang w:eastAsia="en-AU"/>
                </w:rPr>
                <w:t>Chainage 6481</w:t>
              </w:r>
            </w:ins>
          </w:p>
        </w:tc>
        <w:tc>
          <w:tcPr>
            <w:tcW w:w="764" w:type="pct"/>
            <w:noWrap/>
            <w:hideMark/>
          </w:tcPr>
          <w:p w:rsidR="00110C18" w:rsidRPr="0056388D" w:rsidRDefault="00110C18" w:rsidP="00063728">
            <w:pPr>
              <w:jc w:val="right"/>
              <w:rPr>
                <w:ins w:id="30237" w:author="KIM, Jason" w:date="2019-04-02T13:39:00Z"/>
                <w:rFonts w:ascii="Calibri" w:eastAsia="Times New Roman" w:hAnsi="Calibri" w:cs="Calibri"/>
                <w:color w:val="000000"/>
                <w:lang w:eastAsia="en-AU"/>
              </w:rPr>
            </w:pPr>
            <w:ins w:id="30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39" w:author="KIM, Jason" w:date="2019-04-02T13:39:00Z"/>
        </w:trPr>
        <w:tc>
          <w:tcPr>
            <w:tcW w:w="708" w:type="pct"/>
            <w:vMerge/>
            <w:hideMark/>
          </w:tcPr>
          <w:p w:rsidR="00110C18" w:rsidRPr="0056388D" w:rsidRDefault="00110C18" w:rsidP="00063728">
            <w:pPr>
              <w:rPr>
                <w:ins w:id="302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41" w:author="KIM, Jason" w:date="2019-04-02T13:39:00Z"/>
                <w:rFonts w:ascii="Calibri" w:eastAsia="Times New Roman" w:hAnsi="Calibri" w:cs="Calibri"/>
                <w:color w:val="000000"/>
                <w:lang w:eastAsia="en-AU"/>
              </w:rPr>
            </w:pPr>
            <w:ins w:id="30242"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43" w:author="KIM, Jason" w:date="2019-04-02T13:39:00Z"/>
                <w:rFonts w:ascii="Calibri" w:eastAsia="Times New Roman" w:hAnsi="Calibri" w:cs="Calibri"/>
                <w:color w:val="000000"/>
                <w:lang w:eastAsia="en-AU"/>
              </w:rPr>
            </w:pPr>
            <w:ins w:id="302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45" w:author="KIM, Jason" w:date="2019-04-02T13:39:00Z"/>
                <w:rFonts w:ascii="Calibri" w:eastAsia="Times New Roman" w:hAnsi="Calibri" w:cs="Calibri"/>
                <w:color w:val="000000"/>
                <w:lang w:eastAsia="en-AU"/>
              </w:rPr>
            </w:pPr>
            <w:ins w:id="30246" w:author="KIM, Jason" w:date="2019-04-02T13:39:00Z">
              <w:r w:rsidRPr="0056388D">
                <w:rPr>
                  <w:rFonts w:ascii="Calibri" w:eastAsia="Times New Roman" w:hAnsi="Calibri" w:cs="Calibri"/>
                  <w:color w:val="000000"/>
                  <w:lang w:eastAsia="en-AU"/>
                </w:rPr>
                <w:t>LLS2513</w:t>
              </w:r>
            </w:ins>
          </w:p>
        </w:tc>
        <w:tc>
          <w:tcPr>
            <w:tcW w:w="933" w:type="pct"/>
            <w:noWrap/>
            <w:hideMark/>
          </w:tcPr>
          <w:p w:rsidR="00110C18" w:rsidRPr="0056388D" w:rsidRDefault="00110C18" w:rsidP="00063728">
            <w:pPr>
              <w:rPr>
                <w:ins w:id="30247" w:author="KIM, Jason" w:date="2019-04-02T13:39:00Z"/>
                <w:rFonts w:ascii="Calibri" w:eastAsia="Times New Roman" w:hAnsi="Calibri" w:cs="Calibri"/>
                <w:color w:val="000000"/>
                <w:lang w:eastAsia="en-AU"/>
              </w:rPr>
            </w:pPr>
            <w:ins w:id="302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49" w:author="KIM, Jason" w:date="2019-04-02T13:39:00Z"/>
                <w:rFonts w:ascii="Calibri" w:eastAsia="Times New Roman" w:hAnsi="Calibri" w:cs="Calibri"/>
                <w:color w:val="000000"/>
                <w:lang w:eastAsia="en-AU"/>
              </w:rPr>
            </w:pPr>
            <w:ins w:id="30250" w:author="KIM, Jason" w:date="2019-04-02T13:39:00Z">
              <w:r w:rsidRPr="0056388D">
                <w:rPr>
                  <w:rFonts w:ascii="Calibri" w:eastAsia="Times New Roman" w:hAnsi="Calibri" w:cs="Calibri"/>
                  <w:color w:val="000000"/>
                  <w:lang w:eastAsia="en-AU"/>
                </w:rPr>
                <w:t>Chainage 6491</w:t>
              </w:r>
            </w:ins>
          </w:p>
        </w:tc>
        <w:tc>
          <w:tcPr>
            <w:tcW w:w="764" w:type="pct"/>
            <w:noWrap/>
            <w:hideMark/>
          </w:tcPr>
          <w:p w:rsidR="00110C18" w:rsidRPr="0056388D" w:rsidRDefault="00110C18" w:rsidP="00063728">
            <w:pPr>
              <w:jc w:val="right"/>
              <w:rPr>
                <w:ins w:id="30251" w:author="KIM, Jason" w:date="2019-04-02T13:39:00Z"/>
                <w:rFonts w:ascii="Calibri" w:eastAsia="Times New Roman" w:hAnsi="Calibri" w:cs="Calibri"/>
                <w:color w:val="000000"/>
                <w:lang w:eastAsia="en-AU"/>
              </w:rPr>
            </w:pPr>
            <w:ins w:id="30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53" w:author="KIM, Jason" w:date="2019-04-02T13:39:00Z"/>
        </w:trPr>
        <w:tc>
          <w:tcPr>
            <w:tcW w:w="708" w:type="pct"/>
            <w:vMerge/>
            <w:hideMark/>
          </w:tcPr>
          <w:p w:rsidR="00110C18" w:rsidRPr="0056388D" w:rsidRDefault="00110C18" w:rsidP="00063728">
            <w:pPr>
              <w:rPr>
                <w:ins w:id="302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55" w:author="KIM, Jason" w:date="2019-04-02T13:39:00Z"/>
                <w:rFonts w:ascii="Calibri" w:eastAsia="Times New Roman" w:hAnsi="Calibri" w:cs="Calibri"/>
                <w:color w:val="000000"/>
                <w:lang w:eastAsia="en-AU"/>
              </w:rPr>
            </w:pPr>
            <w:ins w:id="30256"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57" w:author="KIM, Jason" w:date="2019-04-02T13:39:00Z"/>
                <w:rFonts w:ascii="Calibri" w:eastAsia="Times New Roman" w:hAnsi="Calibri" w:cs="Calibri"/>
                <w:color w:val="000000"/>
                <w:lang w:eastAsia="en-AU"/>
              </w:rPr>
            </w:pPr>
            <w:ins w:id="302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59" w:author="KIM, Jason" w:date="2019-04-02T13:39:00Z"/>
                <w:rFonts w:ascii="Calibri" w:eastAsia="Times New Roman" w:hAnsi="Calibri" w:cs="Calibri"/>
                <w:color w:val="000000"/>
                <w:lang w:eastAsia="en-AU"/>
              </w:rPr>
            </w:pPr>
            <w:ins w:id="30260" w:author="KIM, Jason" w:date="2019-04-02T13:39:00Z">
              <w:r w:rsidRPr="0056388D">
                <w:rPr>
                  <w:rFonts w:ascii="Calibri" w:eastAsia="Times New Roman" w:hAnsi="Calibri" w:cs="Calibri"/>
                  <w:color w:val="000000"/>
                  <w:lang w:eastAsia="en-AU"/>
                </w:rPr>
                <w:t>LLS2514</w:t>
              </w:r>
            </w:ins>
          </w:p>
        </w:tc>
        <w:tc>
          <w:tcPr>
            <w:tcW w:w="933" w:type="pct"/>
            <w:noWrap/>
            <w:hideMark/>
          </w:tcPr>
          <w:p w:rsidR="00110C18" w:rsidRPr="0056388D" w:rsidRDefault="00110C18" w:rsidP="00063728">
            <w:pPr>
              <w:rPr>
                <w:ins w:id="30261" w:author="KIM, Jason" w:date="2019-04-02T13:39:00Z"/>
                <w:rFonts w:ascii="Calibri" w:eastAsia="Times New Roman" w:hAnsi="Calibri" w:cs="Calibri"/>
                <w:color w:val="000000"/>
                <w:lang w:eastAsia="en-AU"/>
              </w:rPr>
            </w:pPr>
            <w:ins w:id="302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63" w:author="KIM, Jason" w:date="2019-04-02T13:39:00Z"/>
                <w:rFonts w:ascii="Calibri" w:eastAsia="Times New Roman" w:hAnsi="Calibri" w:cs="Calibri"/>
                <w:color w:val="000000"/>
                <w:lang w:eastAsia="en-AU"/>
              </w:rPr>
            </w:pPr>
            <w:ins w:id="30264" w:author="KIM, Jason" w:date="2019-04-02T13:39:00Z">
              <w:r w:rsidRPr="0056388D">
                <w:rPr>
                  <w:rFonts w:ascii="Calibri" w:eastAsia="Times New Roman" w:hAnsi="Calibri" w:cs="Calibri"/>
                  <w:color w:val="000000"/>
                  <w:lang w:eastAsia="en-AU"/>
                </w:rPr>
                <w:t>Chainage 6501</w:t>
              </w:r>
            </w:ins>
          </w:p>
        </w:tc>
        <w:tc>
          <w:tcPr>
            <w:tcW w:w="764" w:type="pct"/>
            <w:noWrap/>
            <w:hideMark/>
          </w:tcPr>
          <w:p w:rsidR="00110C18" w:rsidRPr="0056388D" w:rsidRDefault="00110C18" w:rsidP="00063728">
            <w:pPr>
              <w:jc w:val="right"/>
              <w:rPr>
                <w:ins w:id="30265" w:author="KIM, Jason" w:date="2019-04-02T13:39:00Z"/>
                <w:rFonts w:ascii="Calibri" w:eastAsia="Times New Roman" w:hAnsi="Calibri" w:cs="Calibri"/>
                <w:color w:val="000000"/>
                <w:lang w:eastAsia="en-AU"/>
              </w:rPr>
            </w:pPr>
            <w:ins w:id="302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67" w:author="KIM, Jason" w:date="2019-04-02T13:39:00Z"/>
        </w:trPr>
        <w:tc>
          <w:tcPr>
            <w:tcW w:w="708" w:type="pct"/>
            <w:vMerge/>
            <w:hideMark/>
          </w:tcPr>
          <w:p w:rsidR="00110C18" w:rsidRPr="0056388D" w:rsidRDefault="00110C18" w:rsidP="00063728">
            <w:pPr>
              <w:rPr>
                <w:ins w:id="302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69" w:author="KIM, Jason" w:date="2019-04-02T13:39:00Z"/>
                <w:rFonts w:ascii="Calibri" w:eastAsia="Times New Roman" w:hAnsi="Calibri" w:cs="Calibri"/>
                <w:color w:val="000000"/>
                <w:lang w:eastAsia="en-AU"/>
              </w:rPr>
            </w:pPr>
            <w:ins w:id="30270"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71" w:author="KIM, Jason" w:date="2019-04-02T13:39:00Z"/>
                <w:rFonts w:ascii="Calibri" w:eastAsia="Times New Roman" w:hAnsi="Calibri" w:cs="Calibri"/>
                <w:color w:val="000000"/>
                <w:lang w:eastAsia="en-AU"/>
              </w:rPr>
            </w:pPr>
            <w:ins w:id="302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73" w:author="KIM, Jason" w:date="2019-04-02T13:39:00Z"/>
                <w:rFonts w:ascii="Calibri" w:eastAsia="Times New Roman" w:hAnsi="Calibri" w:cs="Calibri"/>
                <w:color w:val="000000"/>
                <w:lang w:eastAsia="en-AU"/>
              </w:rPr>
            </w:pPr>
            <w:ins w:id="30274" w:author="KIM, Jason" w:date="2019-04-02T13:39:00Z">
              <w:r w:rsidRPr="0056388D">
                <w:rPr>
                  <w:rFonts w:ascii="Calibri" w:eastAsia="Times New Roman" w:hAnsi="Calibri" w:cs="Calibri"/>
                  <w:color w:val="000000"/>
                  <w:lang w:eastAsia="en-AU"/>
                </w:rPr>
                <w:t>LLS2515</w:t>
              </w:r>
            </w:ins>
          </w:p>
        </w:tc>
        <w:tc>
          <w:tcPr>
            <w:tcW w:w="933" w:type="pct"/>
            <w:noWrap/>
            <w:hideMark/>
          </w:tcPr>
          <w:p w:rsidR="00110C18" w:rsidRPr="0056388D" w:rsidRDefault="00110C18" w:rsidP="00063728">
            <w:pPr>
              <w:rPr>
                <w:ins w:id="30275" w:author="KIM, Jason" w:date="2019-04-02T13:39:00Z"/>
                <w:rFonts w:ascii="Calibri" w:eastAsia="Times New Roman" w:hAnsi="Calibri" w:cs="Calibri"/>
                <w:color w:val="000000"/>
                <w:lang w:eastAsia="en-AU"/>
              </w:rPr>
            </w:pPr>
            <w:ins w:id="302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77" w:author="KIM, Jason" w:date="2019-04-02T13:39:00Z"/>
                <w:rFonts w:ascii="Calibri" w:eastAsia="Times New Roman" w:hAnsi="Calibri" w:cs="Calibri"/>
                <w:color w:val="000000"/>
                <w:lang w:eastAsia="en-AU"/>
              </w:rPr>
            </w:pPr>
            <w:ins w:id="30278" w:author="KIM, Jason" w:date="2019-04-02T13:39:00Z">
              <w:r w:rsidRPr="0056388D">
                <w:rPr>
                  <w:rFonts w:ascii="Calibri" w:eastAsia="Times New Roman" w:hAnsi="Calibri" w:cs="Calibri"/>
                  <w:color w:val="000000"/>
                  <w:lang w:eastAsia="en-AU"/>
                </w:rPr>
                <w:t>Chainage 6510</w:t>
              </w:r>
            </w:ins>
          </w:p>
        </w:tc>
        <w:tc>
          <w:tcPr>
            <w:tcW w:w="764" w:type="pct"/>
            <w:noWrap/>
            <w:hideMark/>
          </w:tcPr>
          <w:p w:rsidR="00110C18" w:rsidRPr="0056388D" w:rsidRDefault="00110C18" w:rsidP="00063728">
            <w:pPr>
              <w:jc w:val="right"/>
              <w:rPr>
                <w:ins w:id="30279" w:author="KIM, Jason" w:date="2019-04-02T13:39:00Z"/>
                <w:rFonts w:ascii="Calibri" w:eastAsia="Times New Roman" w:hAnsi="Calibri" w:cs="Calibri"/>
                <w:color w:val="000000"/>
                <w:lang w:eastAsia="en-AU"/>
              </w:rPr>
            </w:pPr>
            <w:ins w:id="302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81" w:author="KIM, Jason" w:date="2019-04-02T13:39:00Z"/>
        </w:trPr>
        <w:tc>
          <w:tcPr>
            <w:tcW w:w="708" w:type="pct"/>
            <w:vMerge/>
            <w:hideMark/>
          </w:tcPr>
          <w:p w:rsidR="00110C18" w:rsidRPr="0056388D" w:rsidRDefault="00110C18" w:rsidP="00063728">
            <w:pPr>
              <w:rPr>
                <w:ins w:id="302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83" w:author="KIM, Jason" w:date="2019-04-02T13:39:00Z"/>
                <w:rFonts w:ascii="Calibri" w:eastAsia="Times New Roman" w:hAnsi="Calibri" w:cs="Calibri"/>
                <w:color w:val="000000"/>
                <w:lang w:eastAsia="en-AU"/>
              </w:rPr>
            </w:pPr>
            <w:ins w:id="30284"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85" w:author="KIM, Jason" w:date="2019-04-02T13:39:00Z"/>
                <w:rFonts w:ascii="Calibri" w:eastAsia="Times New Roman" w:hAnsi="Calibri" w:cs="Calibri"/>
                <w:color w:val="000000"/>
                <w:lang w:eastAsia="en-AU"/>
              </w:rPr>
            </w:pPr>
            <w:ins w:id="3028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87" w:author="KIM, Jason" w:date="2019-04-02T13:39:00Z"/>
                <w:rFonts w:ascii="Calibri" w:eastAsia="Times New Roman" w:hAnsi="Calibri" w:cs="Calibri"/>
                <w:color w:val="000000"/>
                <w:lang w:eastAsia="en-AU"/>
              </w:rPr>
            </w:pPr>
            <w:ins w:id="30288" w:author="KIM, Jason" w:date="2019-04-02T13:39:00Z">
              <w:r w:rsidRPr="0056388D">
                <w:rPr>
                  <w:rFonts w:ascii="Calibri" w:eastAsia="Times New Roman" w:hAnsi="Calibri" w:cs="Calibri"/>
                  <w:color w:val="000000"/>
                  <w:lang w:eastAsia="en-AU"/>
                </w:rPr>
                <w:t>LLS2516</w:t>
              </w:r>
            </w:ins>
          </w:p>
        </w:tc>
        <w:tc>
          <w:tcPr>
            <w:tcW w:w="933" w:type="pct"/>
            <w:noWrap/>
            <w:hideMark/>
          </w:tcPr>
          <w:p w:rsidR="00110C18" w:rsidRPr="0056388D" w:rsidRDefault="00110C18" w:rsidP="00063728">
            <w:pPr>
              <w:rPr>
                <w:ins w:id="30289" w:author="KIM, Jason" w:date="2019-04-02T13:39:00Z"/>
                <w:rFonts w:ascii="Calibri" w:eastAsia="Times New Roman" w:hAnsi="Calibri" w:cs="Calibri"/>
                <w:color w:val="000000"/>
                <w:lang w:eastAsia="en-AU"/>
              </w:rPr>
            </w:pPr>
            <w:ins w:id="302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91" w:author="KIM, Jason" w:date="2019-04-02T13:39:00Z"/>
                <w:rFonts w:ascii="Calibri" w:eastAsia="Times New Roman" w:hAnsi="Calibri" w:cs="Calibri"/>
                <w:color w:val="000000"/>
                <w:lang w:eastAsia="en-AU"/>
              </w:rPr>
            </w:pPr>
            <w:ins w:id="30292" w:author="KIM, Jason" w:date="2019-04-02T13:39:00Z">
              <w:r w:rsidRPr="0056388D">
                <w:rPr>
                  <w:rFonts w:ascii="Calibri" w:eastAsia="Times New Roman" w:hAnsi="Calibri" w:cs="Calibri"/>
                  <w:color w:val="000000"/>
                  <w:lang w:eastAsia="en-AU"/>
                </w:rPr>
                <w:t>Chainage 6520</w:t>
              </w:r>
            </w:ins>
          </w:p>
        </w:tc>
        <w:tc>
          <w:tcPr>
            <w:tcW w:w="764" w:type="pct"/>
            <w:noWrap/>
            <w:hideMark/>
          </w:tcPr>
          <w:p w:rsidR="00110C18" w:rsidRPr="0056388D" w:rsidRDefault="00110C18" w:rsidP="00063728">
            <w:pPr>
              <w:jc w:val="right"/>
              <w:rPr>
                <w:ins w:id="30293" w:author="KIM, Jason" w:date="2019-04-02T13:39:00Z"/>
                <w:rFonts w:ascii="Calibri" w:eastAsia="Times New Roman" w:hAnsi="Calibri" w:cs="Calibri"/>
                <w:color w:val="000000"/>
                <w:lang w:eastAsia="en-AU"/>
              </w:rPr>
            </w:pPr>
            <w:ins w:id="302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95" w:author="KIM, Jason" w:date="2019-04-02T13:39:00Z"/>
        </w:trPr>
        <w:tc>
          <w:tcPr>
            <w:tcW w:w="708" w:type="pct"/>
            <w:vMerge/>
            <w:hideMark/>
          </w:tcPr>
          <w:p w:rsidR="00110C18" w:rsidRPr="0056388D" w:rsidRDefault="00110C18" w:rsidP="00063728">
            <w:pPr>
              <w:rPr>
                <w:ins w:id="302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97" w:author="KIM, Jason" w:date="2019-04-02T13:39:00Z"/>
                <w:rFonts w:ascii="Calibri" w:eastAsia="Times New Roman" w:hAnsi="Calibri" w:cs="Calibri"/>
                <w:color w:val="000000"/>
                <w:lang w:eastAsia="en-AU"/>
              </w:rPr>
            </w:pPr>
            <w:ins w:id="30298"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99" w:author="KIM, Jason" w:date="2019-04-02T13:39:00Z"/>
                <w:rFonts w:ascii="Calibri" w:eastAsia="Times New Roman" w:hAnsi="Calibri" w:cs="Calibri"/>
                <w:color w:val="000000"/>
                <w:lang w:eastAsia="en-AU"/>
              </w:rPr>
            </w:pPr>
            <w:ins w:id="3030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01" w:author="KIM, Jason" w:date="2019-04-02T13:39:00Z"/>
                <w:rFonts w:ascii="Calibri" w:eastAsia="Times New Roman" w:hAnsi="Calibri" w:cs="Calibri"/>
                <w:color w:val="000000"/>
                <w:lang w:eastAsia="en-AU"/>
              </w:rPr>
            </w:pPr>
            <w:ins w:id="30302" w:author="KIM, Jason" w:date="2019-04-02T13:39:00Z">
              <w:r w:rsidRPr="0056388D">
                <w:rPr>
                  <w:rFonts w:ascii="Calibri" w:eastAsia="Times New Roman" w:hAnsi="Calibri" w:cs="Calibri"/>
                  <w:color w:val="000000"/>
                  <w:lang w:eastAsia="en-AU"/>
                </w:rPr>
                <w:t>LLS2517</w:t>
              </w:r>
            </w:ins>
          </w:p>
        </w:tc>
        <w:tc>
          <w:tcPr>
            <w:tcW w:w="933" w:type="pct"/>
            <w:noWrap/>
            <w:hideMark/>
          </w:tcPr>
          <w:p w:rsidR="00110C18" w:rsidRPr="0056388D" w:rsidRDefault="00110C18" w:rsidP="00063728">
            <w:pPr>
              <w:rPr>
                <w:ins w:id="30303" w:author="KIM, Jason" w:date="2019-04-02T13:39:00Z"/>
                <w:rFonts w:ascii="Calibri" w:eastAsia="Times New Roman" w:hAnsi="Calibri" w:cs="Calibri"/>
                <w:color w:val="000000"/>
                <w:lang w:eastAsia="en-AU"/>
              </w:rPr>
            </w:pPr>
            <w:ins w:id="303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305" w:author="KIM, Jason" w:date="2019-04-02T13:39:00Z"/>
                <w:rFonts w:ascii="Calibri" w:eastAsia="Times New Roman" w:hAnsi="Calibri" w:cs="Calibri"/>
                <w:color w:val="000000"/>
                <w:lang w:eastAsia="en-AU"/>
              </w:rPr>
            </w:pPr>
            <w:ins w:id="30306" w:author="KIM, Jason" w:date="2019-04-02T13:39:00Z">
              <w:r w:rsidRPr="0056388D">
                <w:rPr>
                  <w:rFonts w:ascii="Calibri" w:eastAsia="Times New Roman" w:hAnsi="Calibri" w:cs="Calibri"/>
                  <w:color w:val="000000"/>
                  <w:lang w:eastAsia="en-AU"/>
                </w:rPr>
                <w:t>Chainage 6530</w:t>
              </w:r>
            </w:ins>
          </w:p>
        </w:tc>
        <w:tc>
          <w:tcPr>
            <w:tcW w:w="764" w:type="pct"/>
            <w:noWrap/>
            <w:hideMark/>
          </w:tcPr>
          <w:p w:rsidR="00110C18" w:rsidRPr="0056388D" w:rsidRDefault="00110C18" w:rsidP="00063728">
            <w:pPr>
              <w:jc w:val="right"/>
              <w:rPr>
                <w:ins w:id="30307" w:author="KIM, Jason" w:date="2019-04-02T13:39:00Z"/>
                <w:rFonts w:ascii="Calibri" w:eastAsia="Times New Roman" w:hAnsi="Calibri" w:cs="Calibri"/>
                <w:color w:val="000000"/>
                <w:lang w:eastAsia="en-AU"/>
              </w:rPr>
            </w:pPr>
            <w:ins w:id="303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09" w:author="KIM, Jason" w:date="2019-04-02T13:39:00Z"/>
        </w:trPr>
        <w:tc>
          <w:tcPr>
            <w:tcW w:w="708" w:type="pct"/>
            <w:vMerge/>
            <w:hideMark/>
          </w:tcPr>
          <w:p w:rsidR="00110C18" w:rsidRPr="0056388D" w:rsidRDefault="00110C18" w:rsidP="00063728">
            <w:pPr>
              <w:rPr>
                <w:ins w:id="303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11" w:author="KIM, Jason" w:date="2019-04-02T13:39:00Z"/>
                <w:rFonts w:ascii="Calibri" w:eastAsia="Times New Roman" w:hAnsi="Calibri" w:cs="Calibri"/>
                <w:color w:val="000000"/>
                <w:lang w:eastAsia="en-AU"/>
              </w:rPr>
            </w:pPr>
            <w:ins w:id="30312"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313" w:author="KIM, Jason" w:date="2019-04-02T13:39:00Z"/>
                <w:rFonts w:ascii="Calibri" w:eastAsia="Times New Roman" w:hAnsi="Calibri" w:cs="Calibri"/>
                <w:color w:val="000000"/>
                <w:lang w:eastAsia="en-AU"/>
              </w:rPr>
            </w:pPr>
            <w:ins w:id="3031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15" w:author="KIM, Jason" w:date="2019-04-02T13:39:00Z"/>
                <w:rFonts w:ascii="Calibri" w:eastAsia="Times New Roman" w:hAnsi="Calibri" w:cs="Calibri"/>
                <w:color w:val="000000"/>
                <w:lang w:eastAsia="en-AU"/>
              </w:rPr>
            </w:pPr>
            <w:ins w:id="30316" w:author="KIM, Jason" w:date="2019-04-02T13:39:00Z">
              <w:r w:rsidRPr="0056388D">
                <w:rPr>
                  <w:rFonts w:ascii="Calibri" w:eastAsia="Times New Roman" w:hAnsi="Calibri" w:cs="Calibri"/>
                  <w:color w:val="000000"/>
                  <w:lang w:eastAsia="en-AU"/>
                </w:rPr>
                <w:t>LLS2518</w:t>
              </w:r>
            </w:ins>
          </w:p>
        </w:tc>
        <w:tc>
          <w:tcPr>
            <w:tcW w:w="933" w:type="pct"/>
            <w:noWrap/>
            <w:hideMark/>
          </w:tcPr>
          <w:p w:rsidR="00110C18" w:rsidRPr="0056388D" w:rsidRDefault="00110C18" w:rsidP="00063728">
            <w:pPr>
              <w:rPr>
                <w:ins w:id="30317" w:author="KIM, Jason" w:date="2019-04-02T13:39:00Z"/>
                <w:rFonts w:ascii="Calibri" w:eastAsia="Times New Roman" w:hAnsi="Calibri" w:cs="Calibri"/>
                <w:color w:val="000000"/>
                <w:lang w:eastAsia="en-AU"/>
              </w:rPr>
            </w:pPr>
            <w:ins w:id="303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319" w:author="KIM, Jason" w:date="2019-04-02T13:39:00Z"/>
                <w:rFonts w:ascii="Calibri" w:eastAsia="Times New Roman" w:hAnsi="Calibri" w:cs="Calibri"/>
                <w:color w:val="000000"/>
                <w:lang w:eastAsia="en-AU"/>
              </w:rPr>
            </w:pPr>
            <w:ins w:id="30320" w:author="KIM, Jason" w:date="2019-04-02T13:39:00Z">
              <w:r w:rsidRPr="0056388D">
                <w:rPr>
                  <w:rFonts w:ascii="Calibri" w:eastAsia="Times New Roman" w:hAnsi="Calibri" w:cs="Calibri"/>
                  <w:color w:val="000000"/>
                  <w:lang w:eastAsia="en-AU"/>
                </w:rPr>
                <w:t>Chainage 6539</w:t>
              </w:r>
            </w:ins>
          </w:p>
        </w:tc>
        <w:tc>
          <w:tcPr>
            <w:tcW w:w="764" w:type="pct"/>
            <w:noWrap/>
            <w:hideMark/>
          </w:tcPr>
          <w:p w:rsidR="00110C18" w:rsidRPr="0056388D" w:rsidRDefault="00110C18" w:rsidP="00063728">
            <w:pPr>
              <w:jc w:val="right"/>
              <w:rPr>
                <w:ins w:id="30321" w:author="KIM, Jason" w:date="2019-04-02T13:39:00Z"/>
                <w:rFonts w:ascii="Calibri" w:eastAsia="Times New Roman" w:hAnsi="Calibri" w:cs="Calibri"/>
                <w:color w:val="000000"/>
                <w:lang w:eastAsia="en-AU"/>
              </w:rPr>
            </w:pPr>
            <w:ins w:id="303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23" w:author="KIM, Jason" w:date="2019-04-02T13:39:00Z"/>
        </w:trPr>
        <w:tc>
          <w:tcPr>
            <w:tcW w:w="708" w:type="pct"/>
            <w:vMerge w:val="restart"/>
            <w:noWrap/>
            <w:hideMark/>
          </w:tcPr>
          <w:p w:rsidR="00110C18" w:rsidRPr="0056388D" w:rsidRDefault="00110C18" w:rsidP="00063728">
            <w:pPr>
              <w:rPr>
                <w:ins w:id="30324" w:author="KIM, Jason" w:date="2019-04-02T13:39:00Z"/>
                <w:rFonts w:ascii="Calibri" w:eastAsia="Times New Roman" w:hAnsi="Calibri" w:cs="Calibri"/>
                <w:color w:val="000000"/>
                <w:lang w:eastAsia="en-AU"/>
              </w:rPr>
            </w:pPr>
            <w:ins w:id="30325" w:author="KIM, Jason" w:date="2019-04-02T13:39:00Z">
              <w:r w:rsidRPr="0056388D">
                <w:rPr>
                  <w:rFonts w:ascii="Calibri" w:eastAsia="Times New Roman" w:hAnsi="Calibri" w:cs="Calibri"/>
                  <w:color w:val="000000"/>
                  <w:lang w:eastAsia="en-AU"/>
                </w:rPr>
                <w:t>LLE50K51</w:t>
              </w:r>
            </w:ins>
          </w:p>
        </w:tc>
        <w:tc>
          <w:tcPr>
            <w:tcW w:w="605" w:type="pct"/>
            <w:noWrap/>
            <w:hideMark/>
          </w:tcPr>
          <w:p w:rsidR="00110C18" w:rsidRPr="0056388D" w:rsidRDefault="00110C18" w:rsidP="00063728">
            <w:pPr>
              <w:rPr>
                <w:ins w:id="30326" w:author="KIM, Jason" w:date="2019-04-02T13:39:00Z"/>
                <w:rFonts w:ascii="Calibri" w:eastAsia="Times New Roman" w:hAnsi="Calibri" w:cs="Calibri"/>
                <w:color w:val="000000"/>
                <w:lang w:eastAsia="en-AU"/>
              </w:rPr>
            </w:pPr>
            <w:ins w:id="30327"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28" w:author="KIM, Jason" w:date="2019-04-02T13:39:00Z"/>
                <w:rFonts w:ascii="Calibri" w:eastAsia="Times New Roman" w:hAnsi="Calibri" w:cs="Calibri"/>
                <w:color w:val="000000"/>
                <w:lang w:eastAsia="en-AU"/>
              </w:rPr>
            </w:pPr>
            <w:ins w:id="3032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30" w:author="KIM, Jason" w:date="2019-04-02T13:39:00Z"/>
                <w:rFonts w:ascii="Calibri" w:eastAsia="Times New Roman" w:hAnsi="Calibri" w:cs="Calibri"/>
                <w:color w:val="000000"/>
                <w:lang w:eastAsia="en-AU"/>
              </w:rPr>
            </w:pPr>
            <w:ins w:id="30331" w:author="KIM, Jason" w:date="2019-04-02T13:39:00Z">
              <w:r w:rsidRPr="0056388D">
                <w:rPr>
                  <w:rFonts w:ascii="Calibri" w:eastAsia="Times New Roman" w:hAnsi="Calibri" w:cs="Calibri"/>
                  <w:color w:val="000000"/>
                  <w:lang w:eastAsia="en-AU"/>
                </w:rPr>
                <w:t>LLN1520</w:t>
              </w:r>
            </w:ins>
          </w:p>
        </w:tc>
        <w:tc>
          <w:tcPr>
            <w:tcW w:w="933" w:type="pct"/>
            <w:noWrap/>
            <w:hideMark/>
          </w:tcPr>
          <w:p w:rsidR="00110C18" w:rsidRPr="0056388D" w:rsidRDefault="00110C18" w:rsidP="00063728">
            <w:pPr>
              <w:rPr>
                <w:ins w:id="30332" w:author="KIM, Jason" w:date="2019-04-02T13:39:00Z"/>
                <w:rFonts w:ascii="Calibri" w:eastAsia="Times New Roman" w:hAnsi="Calibri" w:cs="Calibri"/>
                <w:color w:val="000000"/>
                <w:lang w:eastAsia="en-AU"/>
              </w:rPr>
            </w:pPr>
            <w:ins w:id="303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34" w:author="KIM, Jason" w:date="2019-04-02T13:39:00Z"/>
                <w:rFonts w:ascii="Calibri" w:eastAsia="Times New Roman" w:hAnsi="Calibri" w:cs="Calibri"/>
                <w:color w:val="000000"/>
                <w:lang w:eastAsia="en-AU"/>
              </w:rPr>
            </w:pPr>
            <w:ins w:id="30335" w:author="KIM, Jason" w:date="2019-04-02T13:39:00Z">
              <w:r w:rsidRPr="0056388D">
                <w:rPr>
                  <w:rFonts w:ascii="Calibri" w:eastAsia="Times New Roman" w:hAnsi="Calibri" w:cs="Calibri"/>
                  <w:color w:val="000000"/>
                  <w:lang w:eastAsia="en-AU"/>
                </w:rPr>
                <w:t>Chainage 6823</w:t>
              </w:r>
            </w:ins>
          </w:p>
        </w:tc>
        <w:tc>
          <w:tcPr>
            <w:tcW w:w="764" w:type="pct"/>
            <w:noWrap/>
            <w:hideMark/>
          </w:tcPr>
          <w:p w:rsidR="00110C18" w:rsidRPr="0056388D" w:rsidRDefault="00110C18" w:rsidP="00063728">
            <w:pPr>
              <w:jc w:val="right"/>
              <w:rPr>
                <w:ins w:id="30336" w:author="KIM, Jason" w:date="2019-04-02T13:39:00Z"/>
                <w:rFonts w:ascii="Calibri" w:eastAsia="Times New Roman" w:hAnsi="Calibri" w:cs="Calibri"/>
                <w:color w:val="000000"/>
                <w:lang w:eastAsia="en-AU"/>
              </w:rPr>
            </w:pPr>
            <w:ins w:id="303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38" w:author="KIM, Jason" w:date="2019-04-02T13:39:00Z"/>
        </w:trPr>
        <w:tc>
          <w:tcPr>
            <w:tcW w:w="708" w:type="pct"/>
            <w:vMerge/>
            <w:hideMark/>
          </w:tcPr>
          <w:p w:rsidR="00110C18" w:rsidRPr="0056388D" w:rsidRDefault="00110C18" w:rsidP="00063728">
            <w:pPr>
              <w:rPr>
                <w:ins w:id="303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40" w:author="KIM, Jason" w:date="2019-04-02T13:39:00Z"/>
                <w:rFonts w:ascii="Calibri" w:eastAsia="Times New Roman" w:hAnsi="Calibri" w:cs="Calibri"/>
                <w:color w:val="000000"/>
                <w:lang w:eastAsia="en-AU"/>
              </w:rPr>
            </w:pPr>
            <w:ins w:id="30341"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42" w:author="KIM, Jason" w:date="2019-04-02T13:39:00Z"/>
                <w:rFonts w:ascii="Calibri" w:eastAsia="Times New Roman" w:hAnsi="Calibri" w:cs="Calibri"/>
                <w:color w:val="000000"/>
                <w:lang w:eastAsia="en-AU"/>
              </w:rPr>
            </w:pPr>
            <w:ins w:id="3034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44" w:author="KIM, Jason" w:date="2019-04-02T13:39:00Z"/>
                <w:rFonts w:ascii="Calibri" w:eastAsia="Times New Roman" w:hAnsi="Calibri" w:cs="Calibri"/>
                <w:color w:val="000000"/>
                <w:lang w:eastAsia="en-AU"/>
              </w:rPr>
            </w:pPr>
            <w:ins w:id="30345" w:author="KIM, Jason" w:date="2019-04-02T13:39:00Z">
              <w:r w:rsidRPr="0056388D">
                <w:rPr>
                  <w:rFonts w:ascii="Calibri" w:eastAsia="Times New Roman" w:hAnsi="Calibri" w:cs="Calibri"/>
                  <w:color w:val="000000"/>
                  <w:lang w:eastAsia="en-AU"/>
                </w:rPr>
                <w:t>LLN1521</w:t>
              </w:r>
            </w:ins>
          </w:p>
        </w:tc>
        <w:tc>
          <w:tcPr>
            <w:tcW w:w="933" w:type="pct"/>
            <w:noWrap/>
            <w:hideMark/>
          </w:tcPr>
          <w:p w:rsidR="00110C18" w:rsidRPr="0056388D" w:rsidRDefault="00110C18" w:rsidP="00063728">
            <w:pPr>
              <w:rPr>
                <w:ins w:id="30346" w:author="KIM, Jason" w:date="2019-04-02T13:39:00Z"/>
                <w:rFonts w:ascii="Calibri" w:eastAsia="Times New Roman" w:hAnsi="Calibri" w:cs="Calibri"/>
                <w:color w:val="000000"/>
                <w:lang w:eastAsia="en-AU"/>
              </w:rPr>
            </w:pPr>
            <w:ins w:id="303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48" w:author="KIM, Jason" w:date="2019-04-02T13:39:00Z"/>
                <w:rFonts w:ascii="Calibri" w:eastAsia="Times New Roman" w:hAnsi="Calibri" w:cs="Calibri"/>
                <w:color w:val="000000"/>
                <w:lang w:eastAsia="en-AU"/>
              </w:rPr>
            </w:pPr>
            <w:ins w:id="30349" w:author="KIM, Jason" w:date="2019-04-02T13:39:00Z">
              <w:r w:rsidRPr="0056388D">
                <w:rPr>
                  <w:rFonts w:ascii="Calibri" w:eastAsia="Times New Roman" w:hAnsi="Calibri" w:cs="Calibri"/>
                  <w:color w:val="000000"/>
                  <w:lang w:eastAsia="en-AU"/>
                </w:rPr>
                <w:t>Chainage 6832</w:t>
              </w:r>
            </w:ins>
          </w:p>
        </w:tc>
        <w:tc>
          <w:tcPr>
            <w:tcW w:w="764" w:type="pct"/>
            <w:noWrap/>
            <w:hideMark/>
          </w:tcPr>
          <w:p w:rsidR="00110C18" w:rsidRPr="0056388D" w:rsidRDefault="00110C18" w:rsidP="00063728">
            <w:pPr>
              <w:jc w:val="right"/>
              <w:rPr>
                <w:ins w:id="30350" w:author="KIM, Jason" w:date="2019-04-02T13:39:00Z"/>
                <w:rFonts w:ascii="Calibri" w:eastAsia="Times New Roman" w:hAnsi="Calibri" w:cs="Calibri"/>
                <w:color w:val="000000"/>
                <w:lang w:eastAsia="en-AU"/>
              </w:rPr>
            </w:pPr>
            <w:ins w:id="303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52" w:author="KIM, Jason" w:date="2019-04-02T13:39:00Z"/>
        </w:trPr>
        <w:tc>
          <w:tcPr>
            <w:tcW w:w="708" w:type="pct"/>
            <w:vMerge/>
            <w:hideMark/>
          </w:tcPr>
          <w:p w:rsidR="00110C18" w:rsidRPr="0056388D" w:rsidRDefault="00110C18" w:rsidP="00063728">
            <w:pPr>
              <w:rPr>
                <w:ins w:id="303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54" w:author="KIM, Jason" w:date="2019-04-02T13:39:00Z"/>
                <w:rFonts w:ascii="Calibri" w:eastAsia="Times New Roman" w:hAnsi="Calibri" w:cs="Calibri"/>
                <w:color w:val="000000"/>
                <w:lang w:eastAsia="en-AU"/>
              </w:rPr>
            </w:pPr>
            <w:ins w:id="30355"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56" w:author="KIM, Jason" w:date="2019-04-02T13:39:00Z"/>
                <w:rFonts w:ascii="Calibri" w:eastAsia="Times New Roman" w:hAnsi="Calibri" w:cs="Calibri"/>
                <w:color w:val="000000"/>
                <w:lang w:eastAsia="en-AU"/>
              </w:rPr>
            </w:pPr>
            <w:ins w:id="3035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58" w:author="KIM, Jason" w:date="2019-04-02T13:39:00Z"/>
                <w:rFonts w:ascii="Calibri" w:eastAsia="Times New Roman" w:hAnsi="Calibri" w:cs="Calibri"/>
                <w:color w:val="000000"/>
                <w:lang w:eastAsia="en-AU"/>
              </w:rPr>
            </w:pPr>
            <w:ins w:id="30359" w:author="KIM, Jason" w:date="2019-04-02T13:39:00Z">
              <w:r w:rsidRPr="0056388D">
                <w:rPr>
                  <w:rFonts w:ascii="Calibri" w:eastAsia="Times New Roman" w:hAnsi="Calibri" w:cs="Calibri"/>
                  <w:color w:val="000000"/>
                  <w:lang w:eastAsia="en-AU"/>
                </w:rPr>
                <w:t>LLN1522</w:t>
              </w:r>
            </w:ins>
          </w:p>
        </w:tc>
        <w:tc>
          <w:tcPr>
            <w:tcW w:w="933" w:type="pct"/>
            <w:noWrap/>
            <w:hideMark/>
          </w:tcPr>
          <w:p w:rsidR="00110C18" w:rsidRPr="0056388D" w:rsidRDefault="00110C18" w:rsidP="00063728">
            <w:pPr>
              <w:rPr>
                <w:ins w:id="30360" w:author="KIM, Jason" w:date="2019-04-02T13:39:00Z"/>
                <w:rFonts w:ascii="Calibri" w:eastAsia="Times New Roman" w:hAnsi="Calibri" w:cs="Calibri"/>
                <w:color w:val="000000"/>
                <w:lang w:eastAsia="en-AU"/>
              </w:rPr>
            </w:pPr>
            <w:ins w:id="303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62" w:author="KIM, Jason" w:date="2019-04-02T13:39:00Z"/>
                <w:rFonts w:ascii="Calibri" w:eastAsia="Times New Roman" w:hAnsi="Calibri" w:cs="Calibri"/>
                <w:color w:val="000000"/>
                <w:lang w:eastAsia="en-AU"/>
              </w:rPr>
            </w:pPr>
            <w:ins w:id="30363" w:author="KIM, Jason" w:date="2019-04-02T13:39:00Z">
              <w:r w:rsidRPr="0056388D">
                <w:rPr>
                  <w:rFonts w:ascii="Calibri" w:eastAsia="Times New Roman" w:hAnsi="Calibri" w:cs="Calibri"/>
                  <w:color w:val="000000"/>
                  <w:lang w:eastAsia="en-AU"/>
                </w:rPr>
                <w:t>Chainage 6842</w:t>
              </w:r>
            </w:ins>
          </w:p>
        </w:tc>
        <w:tc>
          <w:tcPr>
            <w:tcW w:w="764" w:type="pct"/>
            <w:noWrap/>
            <w:hideMark/>
          </w:tcPr>
          <w:p w:rsidR="00110C18" w:rsidRPr="0056388D" w:rsidRDefault="00110C18" w:rsidP="00063728">
            <w:pPr>
              <w:jc w:val="right"/>
              <w:rPr>
                <w:ins w:id="30364" w:author="KIM, Jason" w:date="2019-04-02T13:39:00Z"/>
                <w:rFonts w:ascii="Calibri" w:eastAsia="Times New Roman" w:hAnsi="Calibri" w:cs="Calibri"/>
                <w:color w:val="000000"/>
                <w:lang w:eastAsia="en-AU"/>
              </w:rPr>
            </w:pPr>
            <w:ins w:id="30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66" w:author="KIM, Jason" w:date="2019-04-02T13:39:00Z"/>
        </w:trPr>
        <w:tc>
          <w:tcPr>
            <w:tcW w:w="708" w:type="pct"/>
            <w:vMerge/>
            <w:hideMark/>
          </w:tcPr>
          <w:p w:rsidR="00110C18" w:rsidRPr="0056388D" w:rsidRDefault="00110C18" w:rsidP="00063728">
            <w:pPr>
              <w:rPr>
                <w:ins w:id="303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68" w:author="KIM, Jason" w:date="2019-04-02T13:39:00Z"/>
                <w:rFonts w:ascii="Calibri" w:eastAsia="Times New Roman" w:hAnsi="Calibri" w:cs="Calibri"/>
                <w:color w:val="000000"/>
                <w:lang w:eastAsia="en-AU"/>
              </w:rPr>
            </w:pPr>
            <w:ins w:id="30369"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70" w:author="KIM, Jason" w:date="2019-04-02T13:39:00Z"/>
                <w:rFonts w:ascii="Calibri" w:eastAsia="Times New Roman" w:hAnsi="Calibri" w:cs="Calibri"/>
                <w:color w:val="000000"/>
                <w:lang w:eastAsia="en-AU"/>
              </w:rPr>
            </w:pPr>
            <w:ins w:id="303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72" w:author="KIM, Jason" w:date="2019-04-02T13:39:00Z"/>
                <w:rFonts w:ascii="Calibri" w:eastAsia="Times New Roman" w:hAnsi="Calibri" w:cs="Calibri"/>
                <w:color w:val="000000"/>
                <w:lang w:eastAsia="en-AU"/>
              </w:rPr>
            </w:pPr>
            <w:ins w:id="30373" w:author="KIM, Jason" w:date="2019-04-02T13:39:00Z">
              <w:r w:rsidRPr="0056388D">
                <w:rPr>
                  <w:rFonts w:ascii="Calibri" w:eastAsia="Times New Roman" w:hAnsi="Calibri" w:cs="Calibri"/>
                  <w:color w:val="000000"/>
                  <w:lang w:eastAsia="en-AU"/>
                </w:rPr>
                <w:t>LLN1523</w:t>
              </w:r>
            </w:ins>
          </w:p>
        </w:tc>
        <w:tc>
          <w:tcPr>
            <w:tcW w:w="933" w:type="pct"/>
            <w:noWrap/>
            <w:hideMark/>
          </w:tcPr>
          <w:p w:rsidR="00110C18" w:rsidRPr="0056388D" w:rsidRDefault="00110C18" w:rsidP="00063728">
            <w:pPr>
              <w:rPr>
                <w:ins w:id="30374" w:author="KIM, Jason" w:date="2019-04-02T13:39:00Z"/>
                <w:rFonts w:ascii="Calibri" w:eastAsia="Times New Roman" w:hAnsi="Calibri" w:cs="Calibri"/>
                <w:color w:val="000000"/>
                <w:lang w:eastAsia="en-AU"/>
              </w:rPr>
            </w:pPr>
            <w:ins w:id="303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76" w:author="KIM, Jason" w:date="2019-04-02T13:39:00Z"/>
                <w:rFonts w:ascii="Calibri" w:eastAsia="Times New Roman" w:hAnsi="Calibri" w:cs="Calibri"/>
                <w:color w:val="000000"/>
                <w:lang w:eastAsia="en-AU"/>
              </w:rPr>
            </w:pPr>
            <w:ins w:id="30377" w:author="KIM, Jason" w:date="2019-04-02T13:39:00Z">
              <w:r w:rsidRPr="0056388D">
                <w:rPr>
                  <w:rFonts w:ascii="Calibri" w:eastAsia="Times New Roman" w:hAnsi="Calibri" w:cs="Calibri"/>
                  <w:color w:val="000000"/>
                  <w:lang w:eastAsia="en-AU"/>
                </w:rPr>
                <w:t>Chainage 6852</w:t>
              </w:r>
            </w:ins>
          </w:p>
        </w:tc>
        <w:tc>
          <w:tcPr>
            <w:tcW w:w="764" w:type="pct"/>
            <w:noWrap/>
            <w:hideMark/>
          </w:tcPr>
          <w:p w:rsidR="00110C18" w:rsidRPr="0056388D" w:rsidRDefault="00110C18" w:rsidP="00063728">
            <w:pPr>
              <w:jc w:val="right"/>
              <w:rPr>
                <w:ins w:id="30378" w:author="KIM, Jason" w:date="2019-04-02T13:39:00Z"/>
                <w:rFonts w:ascii="Calibri" w:eastAsia="Times New Roman" w:hAnsi="Calibri" w:cs="Calibri"/>
                <w:color w:val="000000"/>
                <w:lang w:eastAsia="en-AU"/>
              </w:rPr>
            </w:pPr>
            <w:ins w:id="30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80" w:author="KIM, Jason" w:date="2019-04-02T13:39:00Z"/>
        </w:trPr>
        <w:tc>
          <w:tcPr>
            <w:tcW w:w="708" w:type="pct"/>
            <w:vMerge/>
            <w:hideMark/>
          </w:tcPr>
          <w:p w:rsidR="00110C18" w:rsidRPr="0056388D" w:rsidRDefault="00110C18" w:rsidP="00063728">
            <w:pPr>
              <w:rPr>
                <w:ins w:id="303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82" w:author="KIM, Jason" w:date="2019-04-02T13:39:00Z"/>
                <w:rFonts w:ascii="Calibri" w:eastAsia="Times New Roman" w:hAnsi="Calibri" w:cs="Calibri"/>
                <w:color w:val="000000"/>
                <w:lang w:eastAsia="en-AU"/>
              </w:rPr>
            </w:pPr>
            <w:ins w:id="30383"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84" w:author="KIM, Jason" w:date="2019-04-02T13:39:00Z"/>
                <w:rFonts w:ascii="Calibri" w:eastAsia="Times New Roman" w:hAnsi="Calibri" w:cs="Calibri"/>
                <w:color w:val="000000"/>
                <w:lang w:eastAsia="en-AU"/>
              </w:rPr>
            </w:pPr>
            <w:ins w:id="303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86" w:author="KIM, Jason" w:date="2019-04-02T13:39:00Z"/>
                <w:rFonts w:ascii="Calibri" w:eastAsia="Times New Roman" w:hAnsi="Calibri" w:cs="Calibri"/>
                <w:color w:val="000000"/>
                <w:lang w:eastAsia="en-AU"/>
              </w:rPr>
            </w:pPr>
            <w:ins w:id="30387" w:author="KIM, Jason" w:date="2019-04-02T13:39:00Z">
              <w:r w:rsidRPr="0056388D">
                <w:rPr>
                  <w:rFonts w:ascii="Calibri" w:eastAsia="Times New Roman" w:hAnsi="Calibri" w:cs="Calibri"/>
                  <w:color w:val="000000"/>
                  <w:lang w:eastAsia="en-AU"/>
                </w:rPr>
                <w:t>LLN1524</w:t>
              </w:r>
            </w:ins>
          </w:p>
        </w:tc>
        <w:tc>
          <w:tcPr>
            <w:tcW w:w="933" w:type="pct"/>
            <w:noWrap/>
            <w:hideMark/>
          </w:tcPr>
          <w:p w:rsidR="00110C18" w:rsidRPr="0056388D" w:rsidRDefault="00110C18" w:rsidP="00063728">
            <w:pPr>
              <w:rPr>
                <w:ins w:id="30388" w:author="KIM, Jason" w:date="2019-04-02T13:39:00Z"/>
                <w:rFonts w:ascii="Calibri" w:eastAsia="Times New Roman" w:hAnsi="Calibri" w:cs="Calibri"/>
                <w:color w:val="000000"/>
                <w:lang w:eastAsia="en-AU"/>
              </w:rPr>
            </w:pPr>
            <w:ins w:id="303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90" w:author="KIM, Jason" w:date="2019-04-02T13:39:00Z"/>
                <w:rFonts w:ascii="Calibri" w:eastAsia="Times New Roman" w:hAnsi="Calibri" w:cs="Calibri"/>
                <w:color w:val="000000"/>
                <w:lang w:eastAsia="en-AU"/>
              </w:rPr>
            </w:pPr>
            <w:ins w:id="30391" w:author="KIM, Jason" w:date="2019-04-02T13:39:00Z">
              <w:r w:rsidRPr="0056388D">
                <w:rPr>
                  <w:rFonts w:ascii="Calibri" w:eastAsia="Times New Roman" w:hAnsi="Calibri" w:cs="Calibri"/>
                  <w:color w:val="000000"/>
                  <w:lang w:eastAsia="en-AU"/>
                </w:rPr>
                <w:t>Chainage 6861</w:t>
              </w:r>
            </w:ins>
          </w:p>
        </w:tc>
        <w:tc>
          <w:tcPr>
            <w:tcW w:w="764" w:type="pct"/>
            <w:noWrap/>
            <w:hideMark/>
          </w:tcPr>
          <w:p w:rsidR="00110C18" w:rsidRPr="0056388D" w:rsidRDefault="00110C18" w:rsidP="00063728">
            <w:pPr>
              <w:jc w:val="right"/>
              <w:rPr>
                <w:ins w:id="30392" w:author="KIM, Jason" w:date="2019-04-02T13:39:00Z"/>
                <w:rFonts w:ascii="Calibri" w:eastAsia="Times New Roman" w:hAnsi="Calibri" w:cs="Calibri"/>
                <w:color w:val="000000"/>
                <w:lang w:eastAsia="en-AU"/>
              </w:rPr>
            </w:pPr>
            <w:ins w:id="303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94" w:author="KIM, Jason" w:date="2019-04-02T13:39:00Z"/>
        </w:trPr>
        <w:tc>
          <w:tcPr>
            <w:tcW w:w="708" w:type="pct"/>
            <w:vMerge/>
            <w:hideMark/>
          </w:tcPr>
          <w:p w:rsidR="00110C18" w:rsidRPr="0056388D" w:rsidRDefault="00110C18" w:rsidP="00063728">
            <w:pPr>
              <w:rPr>
                <w:ins w:id="303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96" w:author="KIM, Jason" w:date="2019-04-02T13:39:00Z"/>
                <w:rFonts w:ascii="Calibri" w:eastAsia="Times New Roman" w:hAnsi="Calibri" w:cs="Calibri"/>
                <w:color w:val="000000"/>
                <w:lang w:eastAsia="en-AU"/>
              </w:rPr>
            </w:pPr>
            <w:ins w:id="30397"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98" w:author="KIM, Jason" w:date="2019-04-02T13:39:00Z"/>
                <w:rFonts w:ascii="Calibri" w:eastAsia="Times New Roman" w:hAnsi="Calibri" w:cs="Calibri"/>
                <w:color w:val="000000"/>
                <w:lang w:eastAsia="en-AU"/>
              </w:rPr>
            </w:pPr>
            <w:ins w:id="303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00" w:author="KIM, Jason" w:date="2019-04-02T13:39:00Z"/>
                <w:rFonts w:ascii="Calibri" w:eastAsia="Times New Roman" w:hAnsi="Calibri" w:cs="Calibri"/>
                <w:color w:val="000000"/>
                <w:lang w:eastAsia="en-AU"/>
              </w:rPr>
            </w:pPr>
            <w:ins w:id="30401" w:author="KIM, Jason" w:date="2019-04-02T13:39:00Z">
              <w:r w:rsidRPr="0056388D">
                <w:rPr>
                  <w:rFonts w:ascii="Calibri" w:eastAsia="Times New Roman" w:hAnsi="Calibri" w:cs="Calibri"/>
                  <w:color w:val="000000"/>
                  <w:lang w:eastAsia="en-AU"/>
                </w:rPr>
                <w:t>LLN1525</w:t>
              </w:r>
            </w:ins>
          </w:p>
        </w:tc>
        <w:tc>
          <w:tcPr>
            <w:tcW w:w="933" w:type="pct"/>
            <w:noWrap/>
            <w:hideMark/>
          </w:tcPr>
          <w:p w:rsidR="00110C18" w:rsidRPr="0056388D" w:rsidRDefault="00110C18" w:rsidP="00063728">
            <w:pPr>
              <w:rPr>
                <w:ins w:id="30402" w:author="KIM, Jason" w:date="2019-04-02T13:39:00Z"/>
                <w:rFonts w:ascii="Calibri" w:eastAsia="Times New Roman" w:hAnsi="Calibri" w:cs="Calibri"/>
                <w:color w:val="000000"/>
                <w:lang w:eastAsia="en-AU"/>
              </w:rPr>
            </w:pPr>
            <w:ins w:id="304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04" w:author="KIM, Jason" w:date="2019-04-02T13:39:00Z"/>
                <w:rFonts w:ascii="Calibri" w:eastAsia="Times New Roman" w:hAnsi="Calibri" w:cs="Calibri"/>
                <w:color w:val="000000"/>
                <w:lang w:eastAsia="en-AU"/>
              </w:rPr>
            </w:pPr>
            <w:ins w:id="30405" w:author="KIM, Jason" w:date="2019-04-02T13:39:00Z">
              <w:r w:rsidRPr="0056388D">
                <w:rPr>
                  <w:rFonts w:ascii="Calibri" w:eastAsia="Times New Roman" w:hAnsi="Calibri" w:cs="Calibri"/>
                  <w:color w:val="000000"/>
                  <w:lang w:eastAsia="en-AU"/>
                </w:rPr>
                <w:t>Chainage 6871</w:t>
              </w:r>
            </w:ins>
          </w:p>
        </w:tc>
        <w:tc>
          <w:tcPr>
            <w:tcW w:w="764" w:type="pct"/>
            <w:noWrap/>
            <w:hideMark/>
          </w:tcPr>
          <w:p w:rsidR="00110C18" w:rsidRPr="0056388D" w:rsidRDefault="00110C18" w:rsidP="00063728">
            <w:pPr>
              <w:jc w:val="right"/>
              <w:rPr>
                <w:ins w:id="30406" w:author="KIM, Jason" w:date="2019-04-02T13:39:00Z"/>
                <w:rFonts w:ascii="Calibri" w:eastAsia="Times New Roman" w:hAnsi="Calibri" w:cs="Calibri"/>
                <w:color w:val="000000"/>
                <w:lang w:eastAsia="en-AU"/>
              </w:rPr>
            </w:pPr>
            <w:ins w:id="30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08" w:author="KIM, Jason" w:date="2019-04-02T13:39:00Z"/>
        </w:trPr>
        <w:tc>
          <w:tcPr>
            <w:tcW w:w="708" w:type="pct"/>
            <w:vMerge/>
            <w:hideMark/>
          </w:tcPr>
          <w:p w:rsidR="00110C18" w:rsidRPr="0056388D" w:rsidRDefault="00110C18" w:rsidP="00063728">
            <w:pPr>
              <w:rPr>
                <w:ins w:id="304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10" w:author="KIM, Jason" w:date="2019-04-02T13:39:00Z"/>
                <w:rFonts w:ascii="Calibri" w:eastAsia="Times New Roman" w:hAnsi="Calibri" w:cs="Calibri"/>
                <w:color w:val="000000"/>
                <w:lang w:eastAsia="en-AU"/>
              </w:rPr>
            </w:pPr>
            <w:ins w:id="30411"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12" w:author="KIM, Jason" w:date="2019-04-02T13:39:00Z"/>
                <w:rFonts w:ascii="Calibri" w:eastAsia="Times New Roman" w:hAnsi="Calibri" w:cs="Calibri"/>
                <w:color w:val="000000"/>
                <w:lang w:eastAsia="en-AU"/>
              </w:rPr>
            </w:pPr>
            <w:ins w:id="304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14" w:author="KIM, Jason" w:date="2019-04-02T13:39:00Z"/>
                <w:rFonts w:ascii="Calibri" w:eastAsia="Times New Roman" w:hAnsi="Calibri" w:cs="Calibri"/>
                <w:color w:val="000000"/>
                <w:lang w:eastAsia="en-AU"/>
              </w:rPr>
            </w:pPr>
            <w:ins w:id="30415" w:author="KIM, Jason" w:date="2019-04-02T13:39:00Z">
              <w:r w:rsidRPr="0056388D">
                <w:rPr>
                  <w:rFonts w:ascii="Calibri" w:eastAsia="Times New Roman" w:hAnsi="Calibri" w:cs="Calibri"/>
                  <w:color w:val="000000"/>
                  <w:lang w:eastAsia="en-AU"/>
                </w:rPr>
                <w:t>LLN1526</w:t>
              </w:r>
            </w:ins>
          </w:p>
        </w:tc>
        <w:tc>
          <w:tcPr>
            <w:tcW w:w="933" w:type="pct"/>
            <w:noWrap/>
            <w:hideMark/>
          </w:tcPr>
          <w:p w:rsidR="00110C18" w:rsidRPr="0056388D" w:rsidRDefault="00110C18" w:rsidP="00063728">
            <w:pPr>
              <w:rPr>
                <w:ins w:id="30416" w:author="KIM, Jason" w:date="2019-04-02T13:39:00Z"/>
                <w:rFonts w:ascii="Calibri" w:eastAsia="Times New Roman" w:hAnsi="Calibri" w:cs="Calibri"/>
                <w:color w:val="000000"/>
                <w:lang w:eastAsia="en-AU"/>
              </w:rPr>
            </w:pPr>
            <w:ins w:id="304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18" w:author="KIM, Jason" w:date="2019-04-02T13:39:00Z"/>
                <w:rFonts w:ascii="Calibri" w:eastAsia="Times New Roman" w:hAnsi="Calibri" w:cs="Calibri"/>
                <w:color w:val="000000"/>
                <w:lang w:eastAsia="en-AU"/>
              </w:rPr>
            </w:pPr>
            <w:ins w:id="30419" w:author="KIM, Jason" w:date="2019-04-02T13:39:00Z">
              <w:r w:rsidRPr="0056388D">
                <w:rPr>
                  <w:rFonts w:ascii="Calibri" w:eastAsia="Times New Roman" w:hAnsi="Calibri" w:cs="Calibri"/>
                  <w:color w:val="000000"/>
                  <w:lang w:eastAsia="en-AU"/>
                </w:rPr>
                <w:t>Chainage 6881</w:t>
              </w:r>
            </w:ins>
          </w:p>
        </w:tc>
        <w:tc>
          <w:tcPr>
            <w:tcW w:w="764" w:type="pct"/>
            <w:noWrap/>
            <w:hideMark/>
          </w:tcPr>
          <w:p w:rsidR="00110C18" w:rsidRPr="0056388D" w:rsidRDefault="00110C18" w:rsidP="00063728">
            <w:pPr>
              <w:jc w:val="right"/>
              <w:rPr>
                <w:ins w:id="30420" w:author="KIM, Jason" w:date="2019-04-02T13:39:00Z"/>
                <w:rFonts w:ascii="Calibri" w:eastAsia="Times New Roman" w:hAnsi="Calibri" w:cs="Calibri"/>
                <w:color w:val="000000"/>
                <w:lang w:eastAsia="en-AU"/>
              </w:rPr>
            </w:pPr>
            <w:ins w:id="304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22" w:author="KIM, Jason" w:date="2019-04-02T13:39:00Z"/>
        </w:trPr>
        <w:tc>
          <w:tcPr>
            <w:tcW w:w="708" w:type="pct"/>
            <w:vMerge/>
            <w:hideMark/>
          </w:tcPr>
          <w:p w:rsidR="00110C18" w:rsidRPr="0056388D" w:rsidRDefault="00110C18" w:rsidP="00063728">
            <w:pPr>
              <w:rPr>
                <w:ins w:id="304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24" w:author="KIM, Jason" w:date="2019-04-02T13:39:00Z"/>
                <w:rFonts w:ascii="Calibri" w:eastAsia="Times New Roman" w:hAnsi="Calibri" w:cs="Calibri"/>
                <w:color w:val="000000"/>
                <w:lang w:eastAsia="en-AU"/>
              </w:rPr>
            </w:pPr>
            <w:ins w:id="30425"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26" w:author="KIM, Jason" w:date="2019-04-02T13:39:00Z"/>
                <w:rFonts w:ascii="Calibri" w:eastAsia="Times New Roman" w:hAnsi="Calibri" w:cs="Calibri"/>
                <w:color w:val="000000"/>
                <w:lang w:eastAsia="en-AU"/>
              </w:rPr>
            </w:pPr>
            <w:ins w:id="304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28" w:author="KIM, Jason" w:date="2019-04-02T13:39:00Z"/>
                <w:rFonts w:ascii="Calibri" w:eastAsia="Times New Roman" w:hAnsi="Calibri" w:cs="Calibri"/>
                <w:color w:val="000000"/>
                <w:lang w:eastAsia="en-AU"/>
              </w:rPr>
            </w:pPr>
            <w:ins w:id="30429" w:author="KIM, Jason" w:date="2019-04-02T13:39:00Z">
              <w:r w:rsidRPr="0056388D">
                <w:rPr>
                  <w:rFonts w:ascii="Calibri" w:eastAsia="Times New Roman" w:hAnsi="Calibri" w:cs="Calibri"/>
                  <w:color w:val="000000"/>
                  <w:lang w:eastAsia="en-AU"/>
                </w:rPr>
                <w:t>LLN1527</w:t>
              </w:r>
            </w:ins>
          </w:p>
        </w:tc>
        <w:tc>
          <w:tcPr>
            <w:tcW w:w="933" w:type="pct"/>
            <w:noWrap/>
            <w:hideMark/>
          </w:tcPr>
          <w:p w:rsidR="00110C18" w:rsidRPr="0056388D" w:rsidRDefault="00110C18" w:rsidP="00063728">
            <w:pPr>
              <w:rPr>
                <w:ins w:id="30430" w:author="KIM, Jason" w:date="2019-04-02T13:39:00Z"/>
                <w:rFonts w:ascii="Calibri" w:eastAsia="Times New Roman" w:hAnsi="Calibri" w:cs="Calibri"/>
                <w:color w:val="000000"/>
                <w:lang w:eastAsia="en-AU"/>
              </w:rPr>
            </w:pPr>
            <w:ins w:id="304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32" w:author="KIM, Jason" w:date="2019-04-02T13:39:00Z"/>
                <w:rFonts w:ascii="Calibri" w:eastAsia="Times New Roman" w:hAnsi="Calibri" w:cs="Calibri"/>
                <w:color w:val="000000"/>
                <w:lang w:eastAsia="en-AU"/>
              </w:rPr>
            </w:pPr>
            <w:ins w:id="30433" w:author="KIM, Jason" w:date="2019-04-02T13:39:00Z">
              <w:r w:rsidRPr="0056388D">
                <w:rPr>
                  <w:rFonts w:ascii="Calibri" w:eastAsia="Times New Roman" w:hAnsi="Calibri" w:cs="Calibri"/>
                  <w:color w:val="000000"/>
                  <w:lang w:eastAsia="en-AU"/>
                </w:rPr>
                <w:t>Chainage 6890</w:t>
              </w:r>
            </w:ins>
          </w:p>
        </w:tc>
        <w:tc>
          <w:tcPr>
            <w:tcW w:w="764" w:type="pct"/>
            <w:noWrap/>
            <w:hideMark/>
          </w:tcPr>
          <w:p w:rsidR="00110C18" w:rsidRPr="0056388D" w:rsidRDefault="00110C18" w:rsidP="00063728">
            <w:pPr>
              <w:jc w:val="right"/>
              <w:rPr>
                <w:ins w:id="30434" w:author="KIM, Jason" w:date="2019-04-02T13:39:00Z"/>
                <w:rFonts w:ascii="Calibri" w:eastAsia="Times New Roman" w:hAnsi="Calibri" w:cs="Calibri"/>
                <w:color w:val="000000"/>
                <w:lang w:eastAsia="en-AU"/>
              </w:rPr>
            </w:pPr>
            <w:ins w:id="30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36" w:author="KIM, Jason" w:date="2019-04-02T13:39:00Z"/>
        </w:trPr>
        <w:tc>
          <w:tcPr>
            <w:tcW w:w="708" w:type="pct"/>
            <w:vMerge/>
            <w:hideMark/>
          </w:tcPr>
          <w:p w:rsidR="00110C18" w:rsidRPr="0056388D" w:rsidRDefault="00110C18" w:rsidP="00063728">
            <w:pPr>
              <w:rPr>
                <w:ins w:id="304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38" w:author="KIM, Jason" w:date="2019-04-02T13:39:00Z"/>
                <w:rFonts w:ascii="Calibri" w:eastAsia="Times New Roman" w:hAnsi="Calibri" w:cs="Calibri"/>
                <w:color w:val="000000"/>
                <w:lang w:eastAsia="en-AU"/>
              </w:rPr>
            </w:pPr>
            <w:ins w:id="30439"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40" w:author="KIM, Jason" w:date="2019-04-02T13:39:00Z"/>
                <w:rFonts w:ascii="Calibri" w:eastAsia="Times New Roman" w:hAnsi="Calibri" w:cs="Calibri"/>
                <w:color w:val="000000"/>
                <w:lang w:eastAsia="en-AU"/>
              </w:rPr>
            </w:pPr>
            <w:ins w:id="3044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42" w:author="KIM, Jason" w:date="2019-04-02T13:39:00Z"/>
                <w:rFonts w:ascii="Calibri" w:eastAsia="Times New Roman" w:hAnsi="Calibri" w:cs="Calibri"/>
                <w:color w:val="000000"/>
                <w:lang w:eastAsia="en-AU"/>
              </w:rPr>
            </w:pPr>
            <w:ins w:id="30443" w:author="KIM, Jason" w:date="2019-04-02T13:39:00Z">
              <w:r w:rsidRPr="0056388D">
                <w:rPr>
                  <w:rFonts w:ascii="Calibri" w:eastAsia="Times New Roman" w:hAnsi="Calibri" w:cs="Calibri"/>
                  <w:color w:val="000000"/>
                  <w:lang w:eastAsia="en-AU"/>
                </w:rPr>
                <w:t>LLN1528</w:t>
              </w:r>
            </w:ins>
          </w:p>
        </w:tc>
        <w:tc>
          <w:tcPr>
            <w:tcW w:w="933" w:type="pct"/>
            <w:noWrap/>
            <w:hideMark/>
          </w:tcPr>
          <w:p w:rsidR="00110C18" w:rsidRPr="0056388D" w:rsidRDefault="00110C18" w:rsidP="00063728">
            <w:pPr>
              <w:rPr>
                <w:ins w:id="30444" w:author="KIM, Jason" w:date="2019-04-02T13:39:00Z"/>
                <w:rFonts w:ascii="Calibri" w:eastAsia="Times New Roman" w:hAnsi="Calibri" w:cs="Calibri"/>
                <w:color w:val="000000"/>
                <w:lang w:eastAsia="en-AU"/>
              </w:rPr>
            </w:pPr>
            <w:ins w:id="304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46" w:author="KIM, Jason" w:date="2019-04-02T13:39:00Z"/>
                <w:rFonts w:ascii="Calibri" w:eastAsia="Times New Roman" w:hAnsi="Calibri" w:cs="Calibri"/>
                <w:color w:val="000000"/>
                <w:lang w:eastAsia="en-AU"/>
              </w:rPr>
            </w:pPr>
            <w:ins w:id="30447" w:author="KIM, Jason" w:date="2019-04-02T13:39:00Z">
              <w:r w:rsidRPr="0056388D">
                <w:rPr>
                  <w:rFonts w:ascii="Calibri" w:eastAsia="Times New Roman" w:hAnsi="Calibri" w:cs="Calibri"/>
                  <w:color w:val="000000"/>
                  <w:lang w:eastAsia="en-AU"/>
                </w:rPr>
                <w:t>Chainage 6900</w:t>
              </w:r>
            </w:ins>
          </w:p>
        </w:tc>
        <w:tc>
          <w:tcPr>
            <w:tcW w:w="764" w:type="pct"/>
            <w:noWrap/>
            <w:hideMark/>
          </w:tcPr>
          <w:p w:rsidR="00110C18" w:rsidRPr="0056388D" w:rsidRDefault="00110C18" w:rsidP="00063728">
            <w:pPr>
              <w:jc w:val="right"/>
              <w:rPr>
                <w:ins w:id="30448" w:author="KIM, Jason" w:date="2019-04-02T13:39:00Z"/>
                <w:rFonts w:ascii="Calibri" w:eastAsia="Times New Roman" w:hAnsi="Calibri" w:cs="Calibri"/>
                <w:color w:val="000000"/>
                <w:lang w:eastAsia="en-AU"/>
              </w:rPr>
            </w:pPr>
            <w:ins w:id="304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50" w:author="KIM, Jason" w:date="2019-04-02T13:39:00Z"/>
        </w:trPr>
        <w:tc>
          <w:tcPr>
            <w:tcW w:w="708" w:type="pct"/>
            <w:vMerge/>
            <w:hideMark/>
          </w:tcPr>
          <w:p w:rsidR="00110C18" w:rsidRPr="0056388D" w:rsidRDefault="00110C18" w:rsidP="00063728">
            <w:pPr>
              <w:rPr>
                <w:ins w:id="304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52" w:author="KIM, Jason" w:date="2019-04-02T13:39:00Z"/>
                <w:rFonts w:ascii="Calibri" w:eastAsia="Times New Roman" w:hAnsi="Calibri" w:cs="Calibri"/>
                <w:color w:val="000000"/>
                <w:lang w:eastAsia="en-AU"/>
              </w:rPr>
            </w:pPr>
            <w:ins w:id="30453"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54" w:author="KIM, Jason" w:date="2019-04-02T13:39:00Z"/>
                <w:rFonts w:ascii="Calibri" w:eastAsia="Times New Roman" w:hAnsi="Calibri" w:cs="Calibri"/>
                <w:color w:val="000000"/>
                <w:lang w:eastAsia="en-AU"/>
              </w:rPr>
            </w:pPr>
            <w:ins w:id="3045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56" w:author="KIM, Jason" w:date="2019-04-02T13:39:00Z"/>
                <w:rFonts w:ascii="Calibri" w:eastAsia="Times New Roman" w:hAnsi="Calibri" w:cs="Calibri"/>
                <w:color w:val="000000"/>
                <w:lang w:eastAsia="en-AU"/>
              </w:rPr>
            </w:pPr>
            <w:ins w:id="30457" w:author="KIM, Jason" w:date="2019-04-02T13:39:00Z">
              <w:r w:rsidRPr="0056388D">
                <w:rPr>
                  <w:rFonts w:ascii="Calibri" w:eastAsia="Times New Roman" w:hAnsi="Calibri" w:cs="Calibri"/>
                  <w:color w:val="000000"/>
                  <w:lang w:eastAsia="en-AU"/>
                </w:rPr>
                <w:t>LLN1529</w:t>
              </w:r>
            </w:ins>
          </w:p>
        </w:tc>
        <w:tc>
          <w:tcPr>
            <w:tcW w:w="933" w:type="pct"/>
            <w:noWrap/>
            <w:hideMark/>
          </w:tcPr>
          <w:p w:rsidR="00110C18" w:rsidRPr="0056388D" w:rsidRDefault="00110C18" w:rsidP="00063728">
            <w:pPr>
              <w:rPr>
                <w:ins w:id="30458" w:author="KIM, Jason" w:date="2019-04-02T13:39:00Z"/>
                <w:rFonts w:ascii="Calibri" w:eastAsia="Times New Roman" w:hAnsi="Calibri" w:cs="Calibri"/>
                <w:color w:val="000000"/>
                <w:lang w:eastAsia="en-AU"/>
              </w:rPr>
            </w:pPr>
            <w:ins w:id="304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60" w:author="KIM, Jason" w:date="2019-04-02T13:39:00Z"/>
                <w:rFonts w:ascii="Calibri" w:eastAsia="Times New Roman" w:hAnsi="Calibri" w:cs="Calibri"/>
                <w:color w:val="000000"/>
                <w:lang w:eastAsia="en-AU"/>
              </w:rPr>
            </w:pPr>
            <w:ins w:id="30461" w:author="KIM, Jason" w:date="2019-04-02T13:39:00Z">
              <w:r w:rsidRPr="0056388D">
                <w:rPr>
                  <w:rFonts w:ascii="Calibri" w:eastAsia="Times New Roman" w:hAnsi="Calibri" w:cs="Calibri"/>
                  <w:color w:val="000000"/>
                  <w:lang w:eastAsia="en-AU"/>
                </w:rPr>
                <w:t>Chainage 6910</w:t>
              </w:r>
            </w:ins>
          </w:p>
        </w:tc>
        <w:tc>
          <w:tcPr>
            <w:tcW w:w="764" w:type="pct"/>
            <w:noWrap/>
            <w:hideMark/>
          </w:tcPr>
          <w:p w:rsidR="00110C18" w:rsidRPr="0056388D" w:rsidRDefault="00110C18" w:rsidP="00063728">
            <w:pPr>
              <w:jc w:val="right"/>
              <w:rPr>
                <w:ins w:id="30462" w:author="KIM, Jason" w:date="2019-04-02T13:39:00Z"/>
                <w:rFonts w:ascii="Calibri" w:eastAsia="Times New Roman" w:hAnsi="Calibri" w:cs="Calibri"/>
                <w:color w:val="000000"/>
                <w:lang w:eastAsia="en-AU"/>
              </w:rPr>
            </w:pPr>
            <w:ins w:id="30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64" w:author="KIM, Jason" w:date="2019-04-02T13:39:00Z"/>
        </w:trPr>
        <w:tc>
          <w:tcPr>
            <w:tcW w:w="708" w:type="pct"/>
            <w:vMerge/>
            <w:hideMark/>
          </w:tcPr>
          <w:p w:rsidR="00110C18" w:rsidRPr="0056388D" w:rsidRDefault="00110C18" w:rsidP="00063728">
            <w:pPr>
              <w:rPr>
                <w:ins w:id="304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66" w:author="KIM, Jason" w:date="2019-04-02T13:39:00Z"/>
                <w:rFonts w:ascii="Calibri" w:eastAsia="Times New Roman" w:hAnsi="Calibri" w:cs="Calibri"/>
                <w:color w:val="000000"/>
                <w:lang w:eastAsia="en-AU"/>
              </w:rPr>
            </w:pPr>
            <w:ins w:id="30467"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68" w:author="KIM, Jason" w:date="2019-04-02T13:39:00Z"/>
                <w:rFonts w:ascii="Calibri" w:eastAsia="Times New Roman" w:hAnsi="Calibri" w:cs="Calibri"/>
                <w:color w:val="000000"/>
                <w:lang w:eastAsia="en-AU"/>
              </w:rPr>
            </w:pPr>
            <w:ins w:id="3046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70" w:author="KIM, Jason" w:date="2019-04-02T13:39:00Z"/>
                <w:rFonts w:ascii="Calibri" w:eastAsia="Times New Roman" w:hAnsi="Calibri" w:cs="Calibri"/>
                <w:color w:val="000000"/>
                <w:lang w:eastAsia="en-AU"/>
              </w:rPr>
            </w:pPr>
            <w:ins w:id="30471" w:author="KIM, Jason" w:date="2019-04-02T13:39:00Z">
              <w:r w:rsidRPr="0056388D">
                <w:rPr>
                  <w:rFonts w:ascii="Calibri" w:eastAsia="Times New Roman" w:hAnsi="Calibri" w:cs="Calibri"/>
                  <w:color w:val="000000"/>
                  <w:lang w:eastAsia="en-AU"/>
                </w:rPr>
                <w:t>LLN1530</w:t>
              </w:r>
            </w:ins>
          </w:p>
        </w:tc>
        <w:tc>
          <w:tcPr>
            <w:tcW w:w="933" w:type="pct"/>
            <w:noWrap/>
            <w:hideMark/>
          </w:tcPr>
          <w:p w:rsidR="00110C18" w:rsidRPr="0056388D" w:rsidRDefault="00110C18" w:rsidP="00063728">
            <w:pPr>
              <w:rPr>
                <w:ins w:id="30472" w:author="KIM, Jason" w:date="2019-04-02T13:39:00Z"/>
                <w:rFonts w:ascii="Calibri" w:eastAsia="Times New Roman" w:hAnsi="Calibri" w:cs="Calibri"/>
                <w:color w:val="000000"/>
                <w:lang w:eastAsia="en-AU"/>
              </w:rPr>
            </w:pPr>
            <w:ins w:id="304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74" w:author="KIM, Jason" w:date="2019-04-02T13:39:00Z"/>
                <w:rFonts w:ascii="Calibri" w:eastAsia="Times New Roman" w:hAnsi="Calibri" w:cs="Calibri"/>
                <w:color w:val="000000"/>
                <w:lang w:eastAsia="en-AU"/>
              </w:rPr>
            </w:pPr>
            <w:ins w:id="30475" w:author="KIM, Jason" w:date="2019-04-02T13:39:00Z">
              <w:r w:rsidRPr="0056388D">
                <w:rPr>
                  <w:rFonts w:ascii="Calibri" w:eastAsia="Times New Roman" w:hAnsi="Calibri" w:cs="Calibri"/>
                  <w:color w:val="000000"/>
                  <w:lang w:eastAsia="en-AU"/>
                </w:rPr>
                <w:t>Chainage 6919</w:t>
              </w:r>
            </w:ins>
          </w:p>
        </w:tc>
        <w:tc>
          <w:tcPr>
            <w:tcW w:w="764" w:type="pct"/>
            <w:noWrap/>
            <w:hideMark/>
          </w:tcPr>
          <w:p w:rsidR="00110C18" w:rsidRPr="0056388D" w:rsidRDefault="00110C18" w:rsidP="00063728">
            <w:pPr>
              <w:jc w:val="right"/>
              <w:rPr>
                <w:ins w:id="30476" w:author="KIM, Jason" w:date="2019-04-02T13:39:00Z"/>
                <w:rFonts w:ascii="Calibri" w:eastAsia="Times New Roman" w:hAnsi="Calibri" w:cs="Calibri"/>
                <w:color w:val="000000"/>
                <w:lang w:eastAsia="en-AU"/>
              </w:rPr>
            </w:pPr>
            <w:ins w:id="30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78" w:author="KIM, Jason" w:date="2019-04-02T13:39:00Z"/>
        </w:trPr>
        <w:tc>
          <w:tcPr>
            <w:tcW w:w="708" w:type="pct"/>
            <w:vMerge w:val="restart"/>
            <w:noWrap/>
            <w:hideMark/>
          </w:tcPr>
          <w:p w:rsidR="00110C18" w:rsidRPr="0056388D" w:rsidRDefault="00110C18" w:rsidP="00063728">
            <w:pPr>
              <w:rPr>
                <w:ins w:id="30479" w:author="KIM, Jason" w:date="2019-04-02T13:39:00Z"/>
                <w:rFonts w:ascii="Calibri" w:eastAsia="Times New Roman" w:hAnsi="Calibri" w:cs="Calibri"/>
                <w:color w:val="000000"/>
                <w:lang w:eastAsia="en-AU"/>
              </w:rPr>
            </w:pPr>
            <w:ins w:id="30480" w:author="KIM, Jason" w:date="2019-04-02T13:39:00Z">
              <w:r w:rsidRPr="0056388D">
                <w:rPr>
                  <w:rFonts w:ascii="Calibri" w:eastAsia="Times New Roman" w:hAnsi="Calibri" w:cs="Calibri"/>
                  <w:color w:val="000000"/>
                  <w:lang w:eastAsia="en-AU"/>
                </w:rPr>
                <w:t>LLE50K61</w:t>
              </w:r>
            </w:ins>
          </w:p>
        </w:tc>
        <w:tc>
          <w:tcPr>
            <w:tcW w:w="605" w:type="pct"/>
            <w:noWrap/>
            <w:hideMark/>
          </w:tcPr>
          <w:p w:rsidR="00110C18" w:rsidRPr="0056388D" w:rsidRDefault="00110C18" w:rsidP="00063728">
            <w:pPr>
              <w:rPr>
                <w:ins w:id="30481" w:author="KIM, Jason" w:date="2019-04-02T13:39:00Z"/>
                <w:rFonts w:ascii="Calibri" w:eastAsia="Times New Roman" w:hAnsi="Calibri" w:cs="Calibri"/>
                <w:color w:val="000000"/>
                <w:lang w:eastAsia="en-AU"/>
              </w:rPr>
            </w:pPr>
            <w:ins w:id="30482"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483" w:author="KIM, Jason" w:date="2019-04-02T13:39:00Z"/>
                <w:rFonts w:ascii="Calibri" w:eastAsia="Times New Roman" w:hAnsi="Calibri" w:cs="Calibri"/>
                <w:color w:val="000000"/>
                <w:lang w:eastAsia="en-AU"/>
              </w:rPr>
            </w:pPr>
            <w:ins w:id="3048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85" w:author="KIM, Jason" w:date="2019-04-02T13:39:00Z"/>
                <w:rFonts w:ascii="Calibri" w:eastAsia="Times New Roman" w:hAnsi="Calibri" w:cs="Calibri"/>
                <w:color w:val="000000"/>
                <w:lang w:eastAsia="en-AU"/>
              </w:rPr>
            </w:pPr>
            <w:ins w:id="30486" w:author="KIM, Jason" w:date="2019-04-02T13:39:00Z">
              <w:r w:rsidRPr="0056388D">
                <w:rPr>
                  <w:rFonts w:ascii="Calibri" w:eastAsia="Times New Roman" w:hAnsi="Calibri" w:cs="Calibri"/>
                  <w:color w:val="000000"/>
                  <w:lang w:eastAsia="en-AU"/>
                </w:rPr>
                <w:t>LLN1509</w:t>
              </w:r>
            </w:ins>
          </w:p>
        </w:tc>
        <w:tc>
          <w:tcPr>
            <w:tcW w:w="933" w:type="pct"/>
            <w:noWrap/>
            <w:hideMark/>
          </w:tcPr>
          <w:p w:rsidR="00110C18" w:rsidRPr="0056388D" w:rsidRDefault="00110C18" w:rsidP="00063728">
            <w:pPr>
              <w:rPr>
                <w:ins w:id="30487" w:author="KIM, Jason" w:date="2019-04-02T13:39:00Z"/>
                <w:rFonts w:ascii="Calibri" w:eastAsia="Times New Roman" w:hAnsi="Calibri" w:cs="Calibri"/>
                <w:color w:val="000000"/>
                <w:lang w:eastAsia="en-AU"/>
              </w:rPr>
            </w:pPr>
            <w:ins w:id="304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89" w:author="KIM, Jason" w:date="2019-04-02T13:39:00Z"/>
                <w:rFonts w:ascii="Calibri" w:eastAsia="Times New Roman" w:hAnsi="Calibri" w:cs="Calibri"/>
                <w:color w:val="000000"/>
                <w:lang w:eastAsia="en-AU"/>
              </w:rPr>
            </w:pPr>
            <w:ins w:id="30490" w:author="KIM, Jason" w:date="2019-04-02T13:39:00Z">
              <w:r w:rsidRPr="0056388D">
                <w:rPr>
                  <w:rFonts w:ascii="Calibri" w:eastAsia="Times New Roman" w:hAnsi="Calibri" w:cs="Calibri"/>
                  <w:color w:val="000000"/>
                  <w:lang w:eastAsia="en-AU"/>
                </w:rPr>
                <w:t>Chainage 6703</w:t>
              </w:r>
            </w:ins>
          </w:p>
        </w:tc>
        <w:tc>
          <w:tcPr>
            <w:tcW w:w="764" w:type="pct"/>
            <w:noWrap/>
            <w:hideMark/>
          </w:tcPr>
          <w:p w:rsidR="00110C18" w:rsidRPr="0056388D" w:rsidRDefault="00110C18" w:rsidP="00063728">
            <w:pPr>
              <w:jc w:val="right"/>
              <w:rPr>
                <w:ins w:id="30491" w:author="KIM, Jason" w:date="2019-04-02T13:39:00Z"/>
                <w:rFonts w:ascii="Calibri" w:eastAsia="Times New Roman" w:hAnsi="Calibri" w:cs="Calibri"/>
                <w:color w:val="000000"/>
                <w:lang w:eastAsia="en-AU"/>
              </w:rPr>
            </w:pPr>
            <w:ins w:id="304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93" w:author="KIM, Jason" w:date="2019-04-02T13:39:00Z"/>
        </w:trPr>
        <w:tc>
          <w:tcPr>
            <w:tcW w:w="708" w:type="pct"/>
            <w:vMerge/>
            <w:hideMark/>
          </w:tcPr>
          <w:p w:rsidR="00110C18" w:rsidRPr="0056388D" w:rsidRDefault="00110C18" w:rsidP="00063728">
            <w:pPr>
              <w:rPr>
                <w:ins w:id="304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95" w:author="KIM, Jason" w:date="2019-04-02T13:39:00Z"/>
                <w:rFonts w:ascii="Calibri" w:eastAsia="Times New Roman" w:hAnsi="Calibri" w:cs="Calibri"/>
                <w:color w:val="000000"/>
                <w:lang w:eastAsia="en-AU"/>
              </w:rPr>
            </w:pPr>
            <w:ins w:id="30496"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497" w:author="KIM, Jason" w:date="2019-04-02T13:39:00Z"/>
                <w:rFonts w:ascii="Calibri" w:eastAsia="Times New Roman" w:hAnsi="Calibri" w:cs="Calibri"/>
                <w:color w:val="000000"/>
                <w:lang w:eastAsia="en-AU"/>
              </w:rPr>
            </w:pPr>
            <w:ins w:id="3049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99" w:author="KIM, Jason" w:date="2019-04-02T13:39:00Z"/>
                <w:rFonts w:ascii="Calibri" w:eastAsia="Times New Roman" w:hAnsi="Calibri" w:cs="Calibri"/>
                <w:color w:val="000000"/>
                <w:lang w:eastAsia="en-AU"/>
              </w:rPr>
            </w:pPr>
            <w:ins w:id="30500" w:author="KIM, Jason" w:date="2019-04-02T13:39:00Z">
              <w:r w:rsidRPr="0056388D">
                <w:rPr>
                  <w:rFonts w:ascii="Calibri" w:eastAsia="Times New Roman" w:hAnsi="Calibri" w:cs="Calibri"/>
                  <w:color w:val="000000"/>
                  <w:lang w:eastAsia="en-AU"/>
                </w:rPr>
                <w:t>LLN1510</w:t>
              </w:r>
            </w:ins>
          </w:p>
        </w:tc>
        <w:tc>
          <w:tcPr>
            <w:tcW w:w="933" w:type="pct"/>
            <w:noWrap/>
            <w:hideMark/>
          </w:tcPr>
          <w:p w:rsidR="00110C18" w:rsidRPr="0056388D" w:rsidRDefault="00110C18" w:rsidP="00063728">
            <w:pPr>
              <w:rPr>
                <w:ins w:id="30501" w:author="KIM, Jason" w:date="2019-04-02T13:39:00Z"/>
                <w:rFonts w:ascii="Calibri" w:eastAsia="Times New Roman" w:hAnsi="Calibri" w:cs="Calibri"/>
                <w:color w:val="000000"/>
                <w:lang w:eastAsia="en-AU"/>
              </w:rPr>
            </w:pPr>
            <w:ins w:id="305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03" w:author="KIM, Jason" w:date="2019-04-02T13:39:00Z"/>
                <w:rFonts w:ascii="Calibri" w:eastAsia="Times New Roman" w:hAnsi="Calibri" w:cs="Calibri"/>
                <w:color w:val="000000"/>
                <w:lang w:eastAsia="en-AU"/>
              </w:rPr>
            </w:pPr>
            <w:ins w:id="30504" w:author="KIM, Jason" w:date="2019-04-02T13:39:00Z">
              <w:r w:rsidRPr="0056388D">
                <w:rPr>
                  <w:rFonts w:ascii="Calibri" w:eastAsia="Times New Roman" w:hAnsi="Calibri" w:cs="Calibri"/>
                  <w:color w:val="000000"/>
                  <w:lang w:eastAsia="en-AU"/>
                </w:rPr>
                <w:t>Chainage 6712</w:t>
              </w:r>
            </w:ins>
          </w:p>
        </w:tc>
        <w:tc>
          <w:tcPr>
            <w:tcW w:w="764" w:type="pct"/>
            <w:noWrap/>
            <w:hideMark/>
          </w:tcPr>
          <w:p w:rsidR="00110C18" w:rsidRPr="0056388D" w:rsidRDefault="00110C18" w:rsidP="00063728">
            <w:pPr>
              <w:jc w:val="right"/>
              <w:rPr>
                <w:ins w:id="30505" w:author="KIM, Jason" w:date="2019-04-02T13:39:00Z"/>
                <w:rFonts w:ascii="Calibri" w:eastAsia="Times New Roman" w:hAnsi="Calibri" w:cs="Calibri"/>
                <w:color w:val="000000"/>
                <w:lang w:eastAsia="en-AU"/>
              </w:rPr>
            </w:pPr>
            <w:ins w:id="305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07" w:author="KIM, Jason" w:date="2019-04-02T13:39:00Z"/>
        </w:trPr>
        <w:tc>
          <w:tcPr>
            <w:tcW w:w="708" w:type="pct"/>
            <w:vMerge/>
            <w:hideMark/>
          </w:tcPr>
          <w:p w:rsidR="00110C18" w:rsidRPr="0056388D" w:rsidRDefault="00110C18" w:rsidP="00063728">
            <w:pPr>
              <w:rPr>
                <w:ins w:id="305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09" w:author="KIM, Jason" w:date="2019-04-02T13:39:00Z"/>
                <w:rFonts w:ascii="Calibri" w:eastAsia="Times New Roman" w:hAnsi="Calibri" w:cs="Calibri"/>
                <w:color w:val="000000"/>
                <w:lang w:eastAsia="en-AU"/>
              </w:rPr>
            </w:pPr>
            <w:ins w:id="30510"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11" w:author="KIM, Jason" w:date="2019-04-02T13:39:00Z"/>
                <w:rFonts w:ascii="Calibri" w:eastAsia="Times New Roman" w:hAnsi="Calibri" w:cs="Calibri"/>
                <w:color w:val="000000"/>
                <w:lang w:eastAsia="en-AU"/>
              </w:rPr>
            </w:pPr>
            <w:ins w:id="3051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13" w:author="KIM, Jason" w:date="2019-04-02T13:39:00Z"/>
                <w:rFonts w:ascii="Calibri" w:eastAsia="Times New Roman" w:hAnsi="Calibri" w:cs="Calibri"/>
                <w:color w:val="000000"/>
                <w:lang w:eastAsia="en-AU"/>
              </w:rPr>
            </w:pPr>
            <w:ins w:id="30514" w:author="KIM, Jason" w:date="2019-04-02T13:39:00Z">
              <w:r w:rsidRPr="0056388D">
                <w:rPr>
                  <w:rFonts w:ascii="Calibri" w:eastAsia="Times New Roman" w:hAnsi="Calibri" w:cs="Calibri"/>
                  <w:color w:val="000000"/>
                  <w:lang w:eastAsia="en-AU"/>
                </w:rPr>
                <w:t>LLN1511</w:t>
              </w:r>
            </w:ins>
          </w:p>
        </w:tc>
        <w:tc>
          <w:tcPr>
            <w:tcW w:w="933" w:type="pct"/>
            <w:noWrap/>
            <w:hideMark/>
          </w:tcPr>
          <w:p w:rsidR="00110C18" w:rsidRPr="0056388D" w:rsidRDefault="00110C18" w:rsidP="00063728">
            <w:pPr>
              <w:rPr>
                <w:ins w:id="30515" w:author="KIM, Jason" w:date="2019-04-02T13:39:00Z"/>
                <w:rFonts w:ascii="Calibri" w:eastAsia="Times New Roman" w:hAnsi="Calibri" w:cs="Calibri"/>
                <w:color w:val="000000"/>
                <w:lang w:eastAsia="en-AU"/>
              </w:rPr>
            </w:pPr>
            <w:ins w:id="305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17" w:author="KIM, Jason" w:date="2019-04-02T13:39:00Z"/>
                <w:rFonts w:ascii="Calibri" w:eastAsia="Times New Roman" w:hAnsi="Calibri" w:cs="Calibri"/>
                <w:color w:val="000000"/>
                <w:lang w:eastAsia="en-AU"/>
              </w:rPr>
            </w:pPr>
            <w:ins w:id="30518" w:author="KIM, Jason" w:date="2019-04-02T13:39:00Z">
              <w:r w:rsidRPr="0056388D">
                <w:rPr>
                  <w:rFonts w:ascii="Calibri" w:eastAsia="Times New Roman" w:hAnsi="Calibri" w:cs="Calibri"/>
                  <w:color w:val="000000"/>
                  <w:lang w:eastAsia="en-AU"/>
                </w:rPr>
                <w:t>Chainage 6722</w:t>
              </w:r>
            </w:ins>
          </w:p>
        </w:tc>
        <w:tc>
          <w:tcPr>
            <w:tcW w:w="764" w:type="pct"/>
            <w:noWrap/>
            <w:hideMark/>
          </w:tcPr>
          <w:p w:rsidR="00110C18" w:rsidRPr="0056388D" w:rsidRDefault="00110C18" w:rsidP="00063728">
            <w:pPr>
              <w:jc w:val="right"/>
              <w:rPr>
                <w:ins w:id="30519" w:author="KIM, Jason" w:date="2019-04-02T13:39:00Z"/>
                <w:rFonts w:ascii="Calibri" w:eastAsia="Times New Roman" w:hAnsi="Calibri" w:cs="Calibri"/>
                <w:color w:val="000000"/>
                <w:lang w:eastAsia="en-AU"/>
              </w:rPr>
            </w:pPr>
            <w:ins w:id="305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21" w:author="KIM, Jason" w:date="2019-04-02T13:39:00Z"/>
        </w:trPr>
        <w:tc>
          <w:tcPr>
            <w:tcW w:w="708" w:type="pct"/>
            <w:vMerge/>
            <w:hideMark/>
          </w:tcPr>
          <w:p w:rsidR="00110C18" w:rsidRPr="0056388D" w:rsidRDefault="00110C18" w:rsidP="00063728">
            <w:pPr>
              <w:rPr>
                <w:ins w:id="305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23" w:author="KIM, Jason" w:date="2019-04-02T13:39:00Z"/>
                <w:rFonts w:ascii="Calibri" w:eastAsia="Times New Roman" w:hAnsi="Calibri" w:cs="Calibri"/>
                <w:color w:val="000000"/>
                <w:lang w:eastAsia="en-AU"/>
              </w:rPr>
            </w:pPr>
            <w:ins w:id="30524"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25" w:author="KIM, Jason" w:date="2019-04-02T13:39:00Z"/>
                <w:rFonts w:ascii="Calibri" w:eastAsia="Times New Roman" w:hAnsi="Calibri" w:cs="Calibri"/>
                <w:color w:val="000000"/>
                <w:lang w:eastAsia="en-AU"/>
              </w:rPr>
            </w:pPr>
            <w:ins w:id="305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27" w:author="KIM, Jason" w:date="2019-04-02T13:39:00Z"/>
                <w:rFonts w:ascii="Calibri" w:eastAsia="Times New Roman" w:hAnsi="Calibri" w:cs="Calibri"/>
                <w:color w:val="000000"/>
                <w:lang w:eastAsia="en-AU"/>
              </w:rPr>
            </w:pPr>
            <w:ins w:id="30528" w:author="KIM, Jason" w:date="2019-04-02T13:39:00Z">
              <w:r w:rsidRPr="0056388D">
                <w:rPr>
                  <w:rFonts w:ascii="Calibri" w:eastAsia="Times New Roman" w:hAnsi="Calibri" w:cs="Calibri"/>
                  <w:color w:val="000000"/>
                  <w:lang w:eastAsia="en-AU"/>
                </w:rPr>
                <w:t>LLN1512</w:t>
              </w:r>
            </w:ins>
          </w:p>
        </w:tc>
        <w:tc>
          <w:tcPr>
            <w:tcW w:w="933" w:type="pct"/>
            <w:noWrap/>
            <w:hideMark/>
          </w:tcPr>
          <w:p w:rsidR="00110C18" w:rsidRPr="0056388D" w:rsidRDefault="00110C18" w:rsidP="00063728">
            <w:pPr>
              <w:rPr>
                <w:ins w:id="30529" w:author="KIM, Jason" w:date="2019-04-02T13:39:00Z"/>
                <w:rFonts w:ascii="Calibri" w:eastAsia="Times New Roman" w:hAnsi="Calibri" w:cs="Calibri"/>
                <w:color w:val="000000"/>
                <w:lang w:eastAsia="en-AU"/>
              </w:rPr>
            </w:pPr>
            <w:ins w:id="305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31" w:author="KIM, Jason" w:date="2019-04-02T13:39:00Z"/>
                <w:rFonts w:ascii="Calibri" w:eastAsia="Times New Roman" w:hAnsi="Calibri" w:cs="Calibri"/>
                <w:color w:val="000000"/>
                <w:lang w:eastAsia="en-AU"/>
              </w:rPr>
            </w:pPr>
            <w:ins w:id="30532" w:author="KIM, Jason" w:date="2019-04-02T13:39:00Z">
              <w:r w:rsidRPr="0056388D">
                <w:rPr>
                  <w:rFonts w:ascii="Calibri" w:eastAsia="Times New Roman" w:hAnsi="Calibri" w:cs="Calibri"/>
                  <w:color w:val="000000"/>
                  <w:lang w:eastAsia="en-AU"/>
                </w:rPr>
                <w:t>Chainage 6732</w:t>
              </w:r>
            </w:ins>
          </w:p>
        </w:tc>
        <w:tc>
          <w:tcPr>
            <w:tcW w:w="764" w:type="pct"/>
            <w:noWrap/>
            <w:hideMark/>
          </w:tcPr>
          <w:p w:rsidR="00110C18" w:rsidRPr="0056388D" w:rsidRDefault="00110C18" w:rsidP="00063728">
            <w:pPr>
              <w:jc w:val="right"/>
              <w:rPr>
                <w:ins w:id="30533" w:author="KIM, Jason" w:date="2019-04-02T13:39:00Z"/>
                <w:rFonts w:ascii="Calibri" w:eastAsia="Times New Roman" w:hAnsi="Calibri" w:cs="Calibri"/>
                <w:color w:val="000000"/>
                <w:lang w:eastAsia="en-AU"/>
              </w:rPr>
            </w:pPr>
            <w:ins w:id="305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35" w:author="KIM, Jason" w:date="2019-04-02T13:39:00Z"/>
        </w:trPr>
        <w:tc>
          <w:tcPr>
            <w:tcW w:w="708" w:type="pct"/>
            <w:vMerge/>
            <w:hideMark/>
          </w:tcPr>
          <w:p w:rsidR="00110C18" w:rsidRPr="0056388D" w:rsidRDefault="00110C18" w:rsidP="00063728">
            <w:pPr>
              <w:rPr>
                <w:ins w:id="305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37" w:author="KIM, Jason" w:date="2019-04-02T13:39:00Z"/>
                <w:rFonts w:ascii="Calibri" w:eastAsia="Times New Roman" w:hAnsi="Calibri" w:cs="Calibri"/>
                <w:color w:val="000000"/>
                <w:lang w:eastAsia="en-AU"/>
              </w:rPr>
            </w:pPr>
            <w:ins w:id="30538"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39" w:author="KIM, Jason" w:date="2019-04-02T13:39:00Z"/>
                <w:rFonts w:ascii="Calibri" w:eastAsia="Times New Roman" w:hAnsi="Calibri" w:cs="Calibri"/>
                <w:color w:val="000000"/>
                <w:lang w:eastAsia="en-AU"/>
              </w:rPr>
            </w:pPr>
            <w:ins w:id="305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41" w:author="KIM, Jason" w:date="2019-04-02T13:39:00Z"/>
                <w:rFonts w:ascii="Calibri" w:eastAsia="Times New Roman" w:hAnsi="Calibri" w:cs="Calibri"/>
                <w:color w:val="000000"/>
                <w:lang w:eastAsia="en-AU"/>
              </w:rPr>
            </w:pPr>
            <w:ins w:id="30542" w:author="KIM, Jason" w:date="2019-04-02T13:39:00Z">
              <w:r w:rsidRPr="0056388D">
                <w:rPr>
                  <w:rFonts w:ascii="Calibri" w:eastAsia="Times New Roman" w:hAnsi="Calibri" w:cs="Calibri"/>
                  <w:color w:val="000000"/>
                  <w:lang w:eastAsia="en-AU"/>
                </w:rPr>
                <w:t>LLN1513</w:t>
              </w:r>
            </w:ins>
          </w:p>
        </w:tc>
        <w:tc>
          <w:tcPr>
            <w:tcW w:w="933" w:type="pct"/>
            <w:noWrap/>
            <w:hideMark/>
          </w:tcPr>
          <w:p w:rsidR="00110C18" w:rsidRPr="0056388D" w:rsidRDefault="00110C18" w:rsidP="00063728">
            <w:pPr>
              <w:rPr>
                <w:ins w:id="30543" w:author="KIM, Jason" w:date="2019-04-02T13:39:00Z"/>
                <w:rFonts w:ascii="Calibri" w:eastAsia="Times New Roman" w:hAnsi="Calibri" w:cs="Calibri"/>
                <w:color w:val="000000"/>
                <w:lang w:eastAsia="en-AU"/>
              </w:rPr>
            </w:pPr>
            <w:ins w:id="305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45" w:author="KIM, Jason" w:date="2019-04-02T13:39:00Z"/>
                <w:rFonts w:ascii="Calibri" w:eastAsia="Times New Roman" w:hAnsi="Calibri" w:cs="Calibri"/>
                <w:color w:val="000000"/>
                <w:lang w:eastAsia="en-AU"/>
              </w:rPr>
            </w:pPr>
            <w:ins w:id="30546" w:author="KIM, Jason" w:date="2019-04-02T13:39:00Z">
              <w:r w:rsidRPr="0056388D">
                <w:rPr>
                  <w:rFonts w:ascii="Calibri" w:eastAsia="Times New Roman" w:hAnsi="Calibri" w:cs="Calibri"/>
                  <w:color w:val="000000"/>
                  <w:lang w:eastAsia="en-AU"/>
                </w:rPr>
                <w:t>Chainage 6741</w:t>
              </w:r>
            </w:ins>
          </w:p>
        </w:tc>
        <w:tc>
          <w:tcPr>
            <w:tcW w:w="764" w:type="pct"/>
            <w:noWrap/>
            <w:hideMark/>
          </w:tcPr>
          <w:p w:rsidR="00110C18" w:rsidRPr="0056388D" w:rsidRDefault="00110C18" w:rsidP="00063728">
            <w:pPr>
              <w:jc w:val="right"/>
              <w:rPr>
                <w:ins w:id="30547" w:author="KIM, Jason" w:date="2019-04-02T13:39:00Z"/>
                <w:rFonts w:ascii="Calibri" w:eastAsia="Times New Roman" w:hAnsi="Calibri" w:cs="Calibri"/>
                <w:color w:val="000000"/>
                <w:lang w:eastAsia="en-AU"/>
              </w:rPr>
            </w:pPr>
            <w:ins w:id="30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49" w:author="KIM, Jason" w:date="2019-04-02T13:39:00Z"/>
        </w:trPr>
        <w:tc>
          <w:tcPr>
            <w:tcW w:w="708" w:type="pct"/>
            <w:vMerge/>
            <w:hideMark/>
          </w:tcPr>
          <w:p w:rsidR="00110C18" w:rsidRPr="0056388D" w:rsidRDefault="00110C18" w:rsidP="00063728">
            <w:pPr>
              <w:rPr>
                <w:ins w:id="305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51" w:author="KIM, Jason" w:date="2019-04-02T13:39:00Z"/>
                <w:rFonts w:ascii="Calibri" w:eastAsia="Times New Roman" w:hAnsi="Calibri" w:cs="Calibri"/>
                <w:color w:val="000000"/>
                <w:lang w:eastAsia="en-AU"/>
              </w:rPr>
            </w:pPr>
            <w:ins w:id="30552"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53" w:author="KIM, Jason" w:date="2019-04-02T13:39:00Z"/>
                <w:rFonts w:ascii="Calibri" w:eastAsia="Times New Roman" w:hAnsi="Calibri" w:cs="Calibri"/>
                <w:color w:val="000000"/>
                <w:lang w:eastAsia="en-AU"/>
              </w:rPr>
            </w:pPr>
            <w:ins w:id="305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55" w:author="KIM, Jason" w:date="2019-04-02T13:39:00Z"/>
                <w:rFonts w:ascii="Calibri" w:eastAsia="Times New Roman" w:hAnsi="Calibri" w:cs="Calibri"/>
                <w:color w:val="000000"/>
                <w:lang w:eastAsia="en-AU"/>
              </w:rPr>
            </w:pPr>
            <w:ins w:id="30556" w:author="KIM, Jason" w:date="2019-04-02T13:39:00Z">
              <w:r w:rsidRPr="0056388D">
                <w:rPr>
                  <w:rFonts w:ascii="Calibri" w:eastAsia="Times New Roman" w:hAnsi="Calibri" w:cs="Calibri"/>
                  <w:color w:val="000000"/>
                  <w:lang w:eastAsia="en-AU"/>
                </w:rPr>
                <w:t>LLN1514</w:t>
              </w:r>
            </w:ins>
          </w:p>
        </w:tc>
        <w:tc>
          <w:tcPr>
            <w:tcW w:w="933" w:type="pct"/>
            <w:noWrap/>
            <w:hideMark/>
          </w:tcPr>
          <w:p w:rsidR="00110C18" w:rsidRPr="0056388D" w:rsidRDefault="00110C18" w:rsidP="00063728">
            <w:pPr>
              <w:rPr>
                <w:ins w:id="30557" w:author="KIM, Jason" w:date="2019-04-02T13:39:00Z"/>
                <w:rFonts w:ascii="Calibri" w:eastAsia="Times New Roman" w:hAnsi="Calibri" w:cs="Calibri"/>
                <w:color w:val="000000"/>
                <w:lang w:eastAsia="en-AU"/>
              </w:rPr>
            </w:pPr>
            <w:ins w:id="305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59" w:author="KIM, Jason" w:date="2019-04-02T13:39:00Z"/>
                <w:rFonts w:ascii="Calibri" w:eastAsia="Times New Roman" w:hAnsi="Calibri" w:cs="Calibri"/>
                <w:color w:val="000000"/>
                <w:lang w:eastAsia="en-AU"/>
              </w:rPr>
            </w:pPr>
            <w:ins w:id="30560" w:author="KIM, Jason" w:date="2019-04-02T13:39:00Z">
              <w:r w:rsidRPr="0056388D">
                <w:rPr>
                  <w:rFonts w:ascii="Calibri" w:eastAsia="Times New Roman" w:hAnsi="Calibri" w:cs="Calibri"/>
                  <w:color w:val="000000"/>
                  <w:lang w:eastAsia="en-AU"/>
                </w:rPr>
                <w:t>Chainage 6751</w:t>
              </w:r>
            </w:ins>
          </w:p>
        </w:tc>
        <w:tc>
          <w:tcPr>
            <w:tcW w:w="764" w:type="pct"/>
            <w:noWrap/>
            <w:hideMark/>
          </w:tcPr>
          <w:p w:rsidR="00110C18" w:rsidRPr="0056388D" w:rsidRDefault="00110C18" w:rsidP="00063728">
            <w:pPr>
              <w:jc w:val="right"/>
              <w:rPr>
                <w:ins w:id="30561" w:author="KIM, Jason" w:date="2019-04-02T13:39:00Z"/>
                <w:rFonts w:ascii="Calibri" w:eastAsia="Times New Roman" w:hAnsi="Calibri" w:cs="Calibri"/>
                <w:color w:val="000000"/>
                <w:lang w:eastAsia="en-AU"/>
              </w:rPr>
            </w:pPr>
            <w:ins w:id="30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63" w:author="KIM, Jason" w:date="2019-04-02T13:39:00Z"/>
        </w:trPr>
        <w:tc>
          <w:tcPr>
            <w:tcW w:w="708" w:type="pct"/>
            <w:vMerge/>
            <w:hideMark/>
          </w:tcPr>
          <w:p w:rsidR="00110C18" w:rsidRPr="0056388D" w:rsidRDefault="00110C18" w:rsidP="00063728">
            <w:pPr>
              <w:rPr>
                <w:ins w:id="305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65" w:author="KIM, Jason" w:date="2019-04-02T13:39:00Z"/>
                <w:rFonts w:ascii="Calibri" w:eastAsia="Times New Roman" w:hAnsi="Calibri" w:cs="Calibri"/>
                <w:color w:val="000000"/>
                <w:lang w:eastAsia="en-AU"/>
              </w:rPr>
            </w:pPr>
            <w:ins w:id="30566"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67" w:author="KIM, Jason" w:date="2019-04-02T13:39:00Z"/>
                <w:rFonts w:ascii="Calibri" w:eastAsia="Times New Roman" w:hAnsi="Calibri" w:cs="Calibri"/>
                <w:color w:val="000000"/>
                <w:lang w:eastAsia="en-AU"/>
              </w:rPr>
            </w:pPr>
            <w:ins w:id="305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69" w:author="KIM, Jason" w:date="2019-04-02T13:39:00Z"/>
                <w:rFonts w:ascii="Calibri" w:eastAsia="Times New Roman" w:hAnsi="Calibri" w:cs="Calibri"/>
                <w:color w:val="000000"/>
                <w:lang w:eastAsia="en-AU"/>
              </w:rPr>
            </w:pPr>
            <w:ins w:id="30570" w:author="KIM, Jason" w:date="2019-04-02T13:39:00Z">
              <w:r w:rsidRPr="0056388D">
                <w:rPr>
                  <w:rFonts w:ascii="Calibri" w:eastAsia="Times New Roman" w:hAnsi="Calibri" w:cs="Calibri"/>
                  <w:color w:val="000000"/>
                  <w:lang w:eastAsia="en-AU"/>
                </w:rPr>
                <w:t>LLN1515</w:t>
              </w:r>
            </w:ins>
          </w:p>
        </w:tc>
        <w:tc>
          <w:tcPr>
            <w:tcW w:w="933" w:type="pct"/>
            <w:noWrap/>
            <w:hideMark/>
          </w:tcPr>
          <w:p w:rsidR="00110C18" w:rsidRPr="0056388D" w:rsidRDefault="00110C18" w:rsidP="00063728">
            <w:pPr>
              <w:rPr>
                <w:ins w:id="30571" w:author="KIM, Jason" w:date="2019-04-02T13:39:00Z"/>
                <w:rFonts w:ascii="Calibri" w:eastAsia="Times New Roman" w:hAnsi="Calibri" w:cs="Calibri"/>
                <w:color w:val="000000"/>
                <w:lang w:eastAsia="en-AU"/>
              </w:rPr>
            </w:pPr>
            <w:ins w:id="305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73" w:author="KIM, Jason" w:date="2019-04-02T13:39:00Z"/>
                <w:rFonts w:ascii="Calibri" w:eastAsia="Times New Roman" w:hAnsi="Calibri" w:cs="Calibri"/>
                <w:color w:val="000000"/>
                <w:lang w:eastAsia="en-AU"/>
              </w:rPr>
            </w:pPr>
            <w:ins w:id="30574" w:author="KIM, Jason" w:date="2019-04-02T13:39:00Z">
              <w:r w:rsidRPr="0056388D">
                <w:rPr>
                  <w:rFonts w:ascii="Calibri" w:eastAsia="Times New Roman" w:hAnsi="Calibri" w:cs="Calibri"/>
                  <w:color w:val="000000"/>
                  <w:lang w:eastAsia="en-AU"/>
                </w:rPr>
                <w:t>Chainage 6761</w:t>
              </w:r>
            </w:ins>
          </w:p>
        </w:tc>
        <w:tc>
          <w:tcPr>
            <w:tcW w:w="764" w:type="pct"/>
            <w:noWrap/>
            <w:hideMark/>
          </w:tcPr>
          <w:p w:rsidR="00110C18" w:rsidRPr="0056388D" w:rsidRDefault="00110C18" w:rsidP="00063728">
            <w:pPr>
              <w:jc w:val="right"/>
              <w:rPr>
                <w:ins w:id="30575" w:author="KIM, Jason" w:date="2019-04-02T13:39:00Z"/>
                <w:rFonts w:ascii="Calibri" w:eastAsia="Times New Roman" w:hAnsi="Calibri" w:cs="Calibri"/>
                <w:color w:val="000000"/>
                <w:lang w:eastAsia="en-AU"/>
              </w:rPr>
            </w:pPr>
            <w:ins w:id="30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77" w:author="KIM, Jason" w:date="2019-04-02T13:39:00Z"/>
        </w:trPr>
        <w:tc>
          <w:tcPr>
            <w:tcW w:w="708" w:type="pct"/>
            <w:vMerge/>
            <w:hideMark/>
          </w:tcPr>
          <w:p w:rsidR="00110C18" w:rsidRPr="0056388D" w:rsidRDefault="00110C18" w:rsidP="00063728">
            <w:pPr>
              <w:rPr>
                <w:ins w:id="305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79" w:author="KIM, Jason" w:date="2019-04-02T13:39:00Z"/>
                <w:rFonts w:ascii="Calibri" w:eastAsia="Times New Roman" w:hAnsi="Calibri" w:cs="Calibri"/>
                <w:color w:val="000000"/>
                <w:lang w:eastAsia="en-AU"/>
              </w:rPr>
            </w:pPr>
            <w:ins w:id="30580"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81" w:author="KIM, Jason" w:date="2019-04-02T13:39:00Z"/>
                <w:rFonts w:ascii="Calibri" w:eastAsia="Times New Roman" w:hAnsi="Calibri" w:cs="Calibri"/>
                <w:color w:val="000000"/>
                <w:lang w:eastAsia="en-AU"/>
              </w:rPr>
            </w:pPr>
            <w:ins w:id="305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83" w:author="KIM, Jason" w:date="2019-04-02T13:39:00Z"/>
                <w:rFonts w:ascii="Calibri" w:eastAsia="Times New Roman" w:hAnsi="Calibri" w:cs="Calibri"/>
                <w:color w:val="000000"/>
                <w:lang w:eastAsia="en-AU"/>
              </w:rPr>
            </w:pPr>
            <w:ins w:id="30584" w:author="KIM, Jason" w:date="2019-04-02T13:39:00Z">
              <w:r w:rsidRPr="0056388D">
                <w:rPr>
                  <w:rFonts w:ascii="Calibri" w:eastAsia="Times New Roman" w:hAnsi="Calibri" w:cs="Calibri"/>
                  <w:color w:val="000000"/>
                  <w:lang w:eastAsia="en-AU"/>
                </w:rPr>
                <w:t>LLN1516</w:t>
              </w:r>
            </w:ins>
          </w:p>
        </w:tc>
        <w:tc>
          <w:tcPr>
            <w:tcW w:w="933" w:type="pct"/>
            <w:noWrap/>
            <w:hideMark/>
          </w:tcPr>
          <w:p w:rsidR="00110C18" w:rsidRPr="0056388D" w:rsidRDefault="00110C18" w:rsidP="00063728">
            <w:pPr>
              <w:rPr>
                <w:ins w:id="30585" w:author="KIM, Jason" w:date="2019-04-02T13:39:00Z"/>
                <w:rFonts w:ascii="Calibri" w:eastAsia="Times New Roman" w:hAnsi="Calibri" w:cs="Calibri"/>
                <w:color w:val="000000"/>
                <w:lang w:eastAsia="en-AU"/>
              </w:rPr>
            </w:pPr>
            <w:ins w:id="305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87" w:author="KIM, Jason" w:date="2019-04-02T13:39:00Z"/>
                <w:rFonts w:ascii="Calibri" w:eastAsia="Times New Roman" w:hAnsi="Calibri" w:cs="Calibri"/>
                <w:color w:val="000000"/>
                <w:lang w:eastAsia="en-AU"/>
              </w:rPr>
            </w:pPr>
            <w:ins w:id="30588" w:author="KIM, Jason" w:date="2019-04-02T13:39:00Z">
              <w:r w:rsidRPr="0056388D">
                <w:rPr>
                  <w:rFonts w:ascii="Calibri" w:eastAsia="Times New Roman" w:hAnsi="Calibri" w:cs="Calibri"/>
                  <w:color w:val="000000"/>
                  <w:lang w:eastAsia="en-AU"/>
                </w:rPr>
                <w:t>Chainage 6770</w:t>
              </w:r>
            </w:ins>
          </w:p>
        </w:tc>
        <w:tc>
          <w:tcPr>
            <w:tcW w:w="764" w:type="pct"/>
            <w:noWrap/>
            <w:hideMark/>
          </w:tcPr>
          <w:p w:rsidR="00110C18" w:rsidRPr="0056388D" w:rsidRDefault="00110C18" w:rsidP="00063728">
            <w:pPr>
              <w:jc w:val="right"/>
              <w:rPr>
                <w:ins w:id="30589" w:author="KIM, Jason" w:date="2019-04-02T13:39:00Z"/>
                <w:rFonts w:ascii="Calibri" w:eastAsia="Times New Roman" w:hAnsi="Calibri" w:cs="Calibri"/>
                <w:color w:val="000000"/>
                <w:lang w:eastAsia="en-AU"/>
              </w:rPr>
            </w:pPr>
            <w:ins w:id="30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91" w:author="KIM, Jason" w:date="2019-04-02T13:39:00Z"/>
        </w:trPr>
        <w:tc>
          <w:tcPr>
            <w:tcW w:w="708" w:type="pct"/>
            <w:vMerge/>
            <w:hideMark/>
          </w:tcPr>
          <w:p w:rsidR="00110C18" w:rsidRPr="0056388D" w:rsidRDefault="00110C18" w:rsidP="00063728">
            <w:pPr>
              <w:rPr>
                <w:ins w:id="305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93" w:author="KIM, Jason" w:date="2019-04-02T13:39:00Z"/>
                <w:rFonts w:ascii="Calibri" w:eastAsia="Times New Roman" w:hAnsi="Calibri" w:cs="Calibri"/>
                <w:color w:val="000000"/>
                <w:lang w:eastAsia="en-AU"/>
              </w:rPr>
            </w:pPr>
            <w:ins w:id="30594"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95" w:author="KIM, Jason" w:date="2019-04-02T13:39:00Z"/>
                <w:rFonts w:ascii="Calibri" w:eastAsia="Times New Roman" w:hAnsi="Calibri" w:cs="Calibri"/>
                <w:color w:val="000000"/>
                <w:lang w:eastAsia="en-AU"/>
              </w:rPr>
            </w:pPr>
            <w:ins w:id="305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97" w:author="KIM, Jason" w:date="2019-04-02T13:39:00Z"/>
                <w:rFonts w:ascii="Calibri" w:eastAsia="Times New Roman" w:hAnsi="Calibri" w:cs="Calibri"/>
                <w:color w:val="000000"/>
                <w:lang w:eastAsia="en-AU"/>
              </w:rPr>
            </w:pPr>
            <w:ins w:id="30598" w:author="KIM, Jason" w:date="2019-04-02T13:39:00Z">
              <w:r w:rsidRPr="0056388D">
                <w:rPr>
                  <w:rFonts w:ascii="Calibri" w:eastAsia="Times New Roman" w:hAnsi="Calibri" w:cs="Calibri"/>
                  <w:color w:val="000000"/>
                  <w:lang w:eastAsia="en-AU"/>
                </w:rPr>
                <w:t>LLN1517</w:t>
              </w:r>
            </w:ins>
          </w:p>
        </w:tc>
        <w:tc>
          <w:tcPr>
            <w:tcW w:w="933" w:type="pct"/>
            <w:noWrap/>
            <w:hideMark/>
          </w:tcPr>
          <w:p w:rsidR="00110C18" w:rsidRPr="0056388D" w:rsidRDefault="00110C18" w:rsidP="00063728">
            <w:pPr>
              <w:rPr>
                <w:ins w:id="30599" w:author="KIM, Jason" w:date="2019-04-02T13:39:00Z"/>
                <w:rFonts w:ascii="Calibri" w:eastAsia="Times New Roman" w:hAnsi="Calibri" w:cs="Calibri"/>
                <w:color w:val="000000"/>
                <w:lang w:eastAsia="en-AU"/>
              </w:rPr>
            </w:pPr>
            <w:ins w:id="306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601" w:author="KIM, Jason" w:date="2019-04-02T13:39:00Z"/>
                <w:rFonts w:ascii="Calibri" w:eastAsia="Times New Roman" w:hAnsi="Calibri" w:cs="Calibri"/>
                <w:color w:val="000000"/>
                <w:lang w:eastAsia="en-AU"/>
              </w:rPr>
            </w:pPr>
            <w:ins w:id="30602" w:author="KIM, Jason" w:date="2019-04-02T13:39:00Z">
              <w:r w:rsidRPr="0056388D">
                <w:rPr>
                  <w:rFonts w:ascii="Calibri" w:eastAsia="Times New Roman" w:hAnsi="Calibri" w:cs="Calibri"/>
                  <w:color w:val="000000"/>
                  <w:lang w:eastAsia="en-AU"/>
                </w:rPr>
                <w:t>Chainage 6780</w:t>
              </w:r>
            </w:ins>
          </w:p>
        </w:tc>
        <w:tc>
          <w:tcPr>
            <w:tcW w:w="764" w:type="pct"/>
            <w:noWrap/>
            <w:hideMark/>
          </w:tcPr>
          <w:p w:rsidR="00110C18" w:rsidRPr="0056388D" w:rsidRDefault="00110C18" w:rsidP="00063728">
            <w:pPr>
              <w:jc w:val="right"/>
              <w:rPr>
                <w:ins w:id="30603" w:author="KIM, Jason" w:date="2019-04-02T13:39:00Z"/>
                <w:rFonts w:ascii="Calibri" w:eastAsia="Times New Roman" w:hAnsi="Calibri" w:cs="Calibri"/>
                <w:color w:val="000000"/>
                <w:lang w:eastAsia="en-AU"/>
              </w:rPr>
            </w:pPr>
            <w:ins w:id="30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05" w:author="KIM, Jason" w:date="2019-04-02T13:39:00Z"/>
        </w:trPr>
        <w:tc>
          <w:tcPr>
            <w:tcW w:w="708" w:type="pct"/>
            <w:vMerge/>
            <w:hideMark/>
          </w:tcPr>
          <w:p w:rsidR="00110C18" w:rsidRPr="0056388D" w:rsidRDefault="00110C18" w:rsidP="00063728">
            <w:pPr>
              <w:rPr>
                <w:ins w:id="306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07" w:author="KIM, Jason" w:date="2019-04-02T13:39:00Z"/>
                <w:rFonts w:ascii="Calibri" w:eastAsia="Times New Roman" w:hAnsi="Calibri" w:cs="Calibri"/>
                <w:color w:val="000000"/>
                <w:lang w:eastAsia="en-AU"/>
              </w:rPr>
            </w:pPr>
            <w:ins w:id="30608"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609" w:author="KIM, Jason" w:date="2019-04-02T13:39:00Z"/>
                <w:rFonts w:ascii="Calibri" w:eastAsia="Times New Roman" w:hAnsi="Calibri" w:cs="Calibri"/>
                <w:color w:val="000000"/>
                <w:lang w:eastAsia="en-AU"/>
              </w:rPr>
            </w:pPr>
            <w:ins w:id="3061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11" w:author="KIM, Jason" w:date="2019-04-02T13:39:00Z"/>
                <w:rFonts w:ascii="Calibri" w:eastAsia="Times New Roman" w:hAnsi="Calibri" w:cs="Calibri"/>
                <w:color w:val="000000"/>
                <w:lang w:eastAsia="en-AU"/>
              </w:rPr>
            </w:pPr>
            <w:ins w:id="30612" w:author="KIM, Jason" w:date="2019-04-02T13:39:00Z">
              <w:r w:rsidRPr="0056388D">
                <w:rPr>
                  <w:rFonts w:ascii="Calibri" w:eastAsia="Times New Roman" w:hAnsi="Calibri" w:cs="Calibri"/>
                  <w:color w:val="000000"/>
                  <w:lang w:eastAsia="en-AU"/>
                </w:rPr>
                <w:t>LLN1518</w:t>
              </w:r>
            </w:ins>
          </w:p>
        </w:tc>
        <w:tc>
          <w:tcPr>
            <w:tcW w:w="933" w:type="pct"/>
            <w:noWrap/>
            <w:hideMark/>
          </w:tcPr>
          <w:p w:rsidR="00110C18" w:rsidRPr="0056388D" w:rsidRDefault="00110C18" w:rsidP="00063728">
            <w:pPr>
              <w:rPr>
                <w:ins w:id="30613" w:author="KIM, Jason" w:date="2019-04-02T13:39:00Z"/>
                <w:rFonts w:ascii="Calibri" w:eastAsia="Times New Roman" w:hAnsi="Calibri" w:cs="Calibri"/>
                <w:color w:val="000000"/>
                <w:lang w:eastAsia="en-AU"/>
              </w:rPr>
            </w:pPr>
            <w:ins w:id="306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615" w:author="KIM, Jason" w:date="2019-04-02T13:39:00Z"/>
                <w:rFonts w:ascii="Calibri" w:eastAsia="Times New Roman" w:hAnsi="Calibri" w:cs="Calibri"/>
                <w:color w:val="000000"/>
                <w:lang w:eastAsia="en-AU"/>
              </w:rPr>
            </w:pPr>
            <w:ins w:id="30616" w:author="KIM, Jason" w:date="2019-04-02T13:39:00Z">
              <w:r w:rsidRPr="0056388D">
                <w:rPr>
                  <w:rFonts w:ascii="Calibri" w:eastAsia="Times New Roman" w:hAnsi="Calibri" w:cs="Calibri"/>
                  <w:color w:val="000000"/>
                  <w:lang w:eastAsia="en-AU"/>
                </w:rPr>
                <w:t>Chainage 6790</w:t>
              </w:r>
            </w:ins>
          </w:p>
        </w:tc>
        <w:tc>
          <w:tcPr>
            <w:tcW w:w="764" w:type="pct"/>
            <w:noWrap/>
            <w:hideMark/>
          </w:tcPr>
          <w:p w:rsidR="00110C18" w:rsidRPr="0056388D" w:rsidRDefault="00110C18" w:rsidP="00063728">
            <w:pPr>
              <w:jc w:val="right"/>
              <w:rPr>
                <w:ins w:id="30617" w:author="KIM, Jason" w:date="2019-04-02T13:39:00Z"/>
                <w:rFonts w:ascii="Calibri" w:eastAsia="Times New Roman" w:hAnsi="Calibri" w:cs="Calibri"/>
                <w:color w:val="000000"/>
                <w:lang w:eastAsia="en-AU"/>
              </w:rPr>
            </w:pPr>
            <w:ins w:id="30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19" w:author="KIM, Jason" w:date="2019-04-02T13:39:00Z"/>
        </w:trPr>
        <w:tc>
          <w:tcPr>
            <w:tcW w:w="708" w:type="pct"/>
            <w:vMerge/>
            <w:hideMark/>
          </w:tcPr>
          <w:p w:rsidR="00110C18" w:rsidRPr="0056388D" w:rsidRDefault="00110C18" w:rsidP="00063728">
            <w:pPr>
              <w:rPr>
                <w:ins w:id="306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21" w:author="KIM, Jason" w:date="2019-04-02T13:39:00Z"/>
                <w:rFonts w:ascii="Calibri" w:eastAsia="Times New Roman" w:hAnsi="Calibri" w:cs="Calibri"/>
                <w:color w:val="000000"/>
                <w:lang w:eastAsia="en-AU"/>
              </w:rPr>
            </w:pPr>
            <w:ins w:id="30622"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623" w:author="KIM, Jason" w:date="2019-04-02T13:39:00Z"/>
                <w:rFonts w:ascii="Calibri" w:eastAsia="Times New Roman" w:hAnsi="Calibri" w:cs="Calibri"/>
                <w:color w:val="000000"/>
                <w:lang w:eastAsia="en-AU"/>
              </w:rPr>
            </w:pPr>
            <w:ins w:id="3062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25" w:author="KIM, Jason" w:date="2019-04-02T13:39:00Z"/>
                <w:rFonts w:ascii="Calibri" w:eastAsia="Times New Roman" w:hAnsi="Calibri" w:cs="Calibri"/>
                <w:color w:val="000000"/>
                <w:lang w:eastAsia="en-AU"/>
              </w:rPr>
            </w:pPr>
            <w:ins w:id="30626" w:author="KIM, Jason" w:date="2019-04-02T13:39:00Z">
              <w:r w:rsidRPr="0056388D">
                <w:rPr>
                  <w:rFonts w:ascii="Calibri" w:eastAsia="Times New Roman" w:hAnsi="Calibri" w:cs="Calibri"/>
                  <w:color w:val="000000"/>
                  <w:lang w:eastAsia="en-AU"/>
                </w:rPr>
                <w:t>LLN1519</w:t>
              </w:r>
            </w:ins>
          </w:p>
        </w:tc>
        <w:tc>
          <w:tcPr>
            <w:tcW w:w="933" w:type="pct"/>
            <w:noWrap/>
            <w:hideMark/>
          </w:tcPr>
          <w:p w:rsidR="00110C18" w:rsidRPr="0056388D" w:rsidRDefault="00110C18" w:rsidP="00063728">
            <w:pPr>
              <w:rPr>
                <w:ins w:id="30627" w:author="KIM, Jason" w:date="2019-04-02T13:39:00Z"/>
                <w:rFonts w:ascii="Calibri" w:eastAsia="Times New Roman" w:hAnsi="Calibri" w:cs="Calibri"/>
                <w:color w:val="000000"/>
                <w:lang w:eastAsia="en-AU"/>
              </w:rPr>
            </w:pPr>
            <w:ins w:id="306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629" w:author="KIM, Jason" w:date="2019-04-02T13:39:00Z"/>
                <w:rFonts w:ascii="Calibri" w:eastAsia="Times New Roman" w:hAnsi="Calibri" w:cs="Calibri"/>
                <w:color w:val="000000"/>
                <w:lang w:eastAsia="en-AU"/>
              </w:rPr>
            </w:pPr>
            <w:ins w:id="30630" w:author="KIM, Jason" w:date="2019-04-02T13:39:00Z">
              <w:r w:rsidRPr="0056388D">
                <w:rPr>
                  <w:rFonts w:ascii="Calibri" w:eastAsia="Times New Roman" w:hAnsi="Calibri" w:cs="Calibri"/>
                  <w:color w:val="000000"/>
                  <w:lang w:eastAsia="en-AU"/>
                </w:rPr>
                <w:t>Chainage 6799</w:t>
              </w:r>
            </w:ins>
          </w:p>
        </w:tc>
        <w:tc>
          <w:tcPr>
            <w:tcW w:w="764" w:type="pct"/>
            <w:noWrap/>
            <w:hideMark/>
          </w:tcPr>
          <w:p w:rsidR="00110C18" w:rsidRPr="0056388D" w:rsidRDefault="00110C18" w:rsidP="00063728">
            <w:pPr>
              <w:jc w:val="right"/>
              <w:rPr>
                <w:ins w:id="30631" w:author="KIM, Jason" w:date="2019-04-02T13:39:00Z"/>
                <w:rFonts w:ascii="Calibri" w:eastAsia="Times New Roman" w:hAnsi="Calibri" w:cs="Calibri"/>
                <w:color w:val="000000"/>
                <w:lang w:eastAsia="en-AU"/>
              </w:rPr>
            </w:pPr>
            <w:ins w:id="30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33" w:author="KIM, Jason" w:date="2019-04-02T13:39:00Z"/>
        </w:trPr>
        <w:tc>
          <w:tcPr>
            <w:tcW w:w="708" w:type="pct"/>
            <w:vMerge w:val="restart"/>
            <w:noWrap/>
            <w:hideMark/>
          </w:tcPr>
          <w:p w:rsidR="00110C18" w:rsidRPr="0056388D" w:rsidRDefault="00110C18" w:rsidP="00063728">
            <w:pPr>
              <w:rPr>
                <w:ins w:id="30634" w:author="KIM, Jason" w:date="2019-04-02T13:39:00Z"/>
                <w:rFonts w:ascii="Calibri" w:eastAsia="Times New Roman" w:hAnsi="Calibri" w:cs="Calibri"/>
                <w:color w:val="000000"/>
                <w:lang w:eastAsia="en-AU"/>
              </w:rPr>
            </w:pPr>
            <w:ins w:id="30635" w:author="KIM, Jason" w:date="2019-04-02T13:39:00Z">
              <w:r w:rsidRPr="0056388D">
                <w:rPr>
                  <w:rFonts w:ascii="Calibri" w:eastAsia="Times New Roman" w:hAnsi="Calibri" w:cs="Calibri"/>
                  <w:color w:val="000000"/>
                  <w:lang w:eastAsia="en-AU"/>
                </w:rPr>
                <w:t>LLE50K71</w:t>
              </w:r>
            </w:ins>
          </w:p>
        </w:tc>
        <w:tc>
          <w:tcPr>
            <w:tcW w:w="605" w:type="pct"/>
            <w:noWrap/>
            <w:hideMark/>
          </w:tcPr>
          <w:p w:rsidR="00110C18" w:rsidRPr="0056388D" w:rsidRDefault="00110C18" w:rsidP="00063728">
            <w:pPr>
              <w:rPr>
                <w:ins w:id="30636" w:author="KIM, Jason" w:date="2019-04-02T13:39:00Z"/>
                <w:rFonts w:ascii="Calibri" w:eastAsia="Times New Roman" w:hAnsi="Calibri" w:cs="Calibri"/>
                <w:color w:val="000000"/>
                <w:lang w:eastAsia="en-AU"/>
              </w:rPr>
            </w:pPr>
            <w:ins w:id="30637"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38" w:author="KIM, Jason" w:date="2019-04-02T13:39:00Z"/>
                <w:rFonts w:ascii="Calibri" w:eastAsia="Times New Roman" w:hAnsi="Calibri" w:cs="Calibri"/>
                <w:color w:val="000000"/>
                <w:lang w:eastAsia="en-AU"/>
              </w:rPr>
            </w:pPr>
            <w:ins w:id="3063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40" w:author="KIM, Jason" w:date="2019-04-02T13:39:00Z"/>
                <w:rFonts w:ascii="Calibri" w:eastAsia="Times New Roman" w:hAnsi="Calibri" w:cs="Calibri"/>
                <w:color w:val="000000"/>
                <w:lang w:eastAsia="en-AU"/>
              </w:rPr>
            </w:pPr>
            <w:ins w:id="30641" w:author="KIM, Jason" w:date="2019-04-02T13:39:00Z">
              <w:r w:rsidRPr="0056388D">
                <w:rPr>
                  <w:rFonts w:ascii="Calibri" w:eastAsia="Times New Roman" w:hAnsi="Calibri" w:cs="Calibri"/>
                  <w:color w:val="000000"/>
                  <w:lang w:eastAsia="en-AU"/>
                </w:rPr>
                <w:t>LLS2541</w:t>
              </w:r>
            </w:ins>
          </w:p>
        </w:tc>
        <w:tc>
          <w:tcPr>
            <w:tcW w:w="933" w:type="pct"/>
            <w:noWrap/>
            <w:hideMark/>
          </w:tcPr>
          <w:p w:rsidR="00110C18" w:rsidRPr="0056388D" w:rsidRDefault="00110C18" w:rsidP="00063728">
            <w:pPr>
              <w:rPr>
                <w:ins w:id="30642" w:author="KIM, Jason" w:date="2019-04-02T13:39:00Z"/>
                <w:rFonts w:ascii="Calibri" w:eastAsia="Times New Roman" w:hAnsi="Calibri" w:cs="Calibri"/>
                <w:color w:val="000000"/>
                <w:lang w:eastAsia="en-AU"/>
              </w:rPr>
            </w:pPr>
            <w:ins w:id="306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44" w:author="KIM, Jason" w:date="2019-04-02T13:39:00Z"/>
                <w:rFonts w:ascii="Calibri" w:eastAsia="Times New Roman" w:hAnsi="Calibri" w:cs="Calibri"/>
                <w:color w:val="000000"/>
                <w:lang w:eastAsia="en-AU"/>
              </w:rPr>
            </w:pPr>
            <w:ins w:id="30645" w:author="KIM, Jason" w:date="2019-04-02T13:39:00Z">
              <w:r w:rsidRPr="0056388D">
                <w:rPr>
                  <w:rFonts w:ascii="Calibri" w:eastAsia="Times New Roman" w:hAnsi="Calibri" w:cs="Calibri"/>
                  <w:color w:val="000000"/>
                  <w:lang w:eastAsia="en-AU"/>
                </w:rPr>
                <w:t>Chainage 6801</w:t>
              </w:r>
            </w:ins>
          </w:p>
        </w:tc>
        <w:tc>
          <w:tcPr>
            <w:tcW w:w="764" w:type="pct"/>
            <w:noWrap/>
            <w:hideMark/>
          </w:tcPr>
          <w:p w:rsidR="00110C18" w:rsidRPr="0056388D" w:rsidRDefault="00110C18" w:rsidP="00063728">
            <w:pPr>
              <w:jc w:val="right"/>
              <w:rPr>
                <w:ins w:id="30646" w:author="KIM, Jason" w:date="2019-04-02T13:39:00Z"/>
                <w:rFonts w:ascii="Calibri" w:eastAsia="Times New Roman" w:hAnsi="Calibri" w:cs="Calibri"/>
                <w:color w:val="000000"/>
                <w:lang w:eastAsia="en-AU"/>
              </w:rPr>
            </w:pPr>
            <w:ins w:id="306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48" w:author="KIM, Jason" w:date="2019-04-02T13:39:00Z"/>
        </w:trPr>
        <w:tc>
          <w:tcPr>
            <w:tcW w:w="708" w:type="pct"/>
            <w:vMerge/>
            <w:hideMark/>
          </w:tcPr>
          <w:p w:rsidR="00110C18" w:rsidRPr="0056388D" w:rsidRDefault="00110C18" w:rsidP="00063728">
            <w:pPr>
              <w:rPr>
                <w:ins w:id="306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50" w:author="KIM, Jason" w:date="2019-04-02T13:39:00Z"/>
                <w:rFonts w:ascii="Calibri" w:eastAsia="Times New Roman" w:hAnsi="Calibri" w:cs="Calibri"/>
                <w:color w:val="000000"/>
                <w:lang w:eastAsia="en-AU"/>
              </w:rPr>
            </w:pPr>
            <w:ins w:id="30651"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52" w:author="KIM, Jason" w:date="2019-04-02T13:39:00Z"/>
                <w:rFonts w:ascii="Calibri" w:eastAsia="Times New Roman" w:hAnsi="Calibri" w:cs="Calibri"/>
                <w:color w:val="000000"/>
                <w:lang w:eastAsia="en-AU"/>
              </w:rPr>
            </w:pPr>
            <w:ins w:id="3065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54" w:author="KIM, Jason" w:date="2019-04-02T13:39:00Z"/>
                <w:rFonts w:ascii="Calibri" w:eastAsia="Times New Roman" w:hAnsi="Calibri" w:cs="Calibri"/>
                <w:color w:val="000000"/>
                <w:lang w:eastAsia="en-AU"/>
              </w:rPr>
            </w:pPr>
            <w:ins w:id="30655" w:author="KIM, Jason" w:date="2019-04-02T13:39:00Z">
              <w:r w:rsidRPr="0056388D">
                <w:rPr>
                  <w:rFonts w:ascii="Calibri" w:eastAsia="Times New Roman" w:hAnsi="Calibri" w:cs="Calibri"/>
                  <w:color w:val="000000"/>
                  <w:lang w:eastAsia="en-AU"/>
                </w:rPr>
                <w:t>LLS2542</w:t>
              </w:r>
            </w:ins>
          </w:p>
        </w:tc>
        <w:tc>
          <w:tcPr>
            <w:tcW w:w="933" w:type="pct"/>
            <w:noWrap/>
            <w:hideMark/>
          </w:tcPr>
          <w:p w:rsidR="00110C18" w:rsidRPr="0056388D" w:rsidRDefault="00110C18" w:rsidP="00063728">
            <w:pPr>
              <w:rPr>
                <w:ins w:id="30656" w:author="KIM, Jason" w:date="2019-04-02T13:39:00Z"/>
                <w:rFonts w:ascii="Calibri" w:eastAsia="Times New Roman" w:hAnsi="Calibri" w:cs="Calibri"/>
                <w:color w:val="000000"/>
                <w:lang w:eastAsia="en-AU"/>
              </w:rPr>
            </w:pPr>
            <w:ins w:id="306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58" w:author="KIM, Jason" w:date="2019-04-02T13:39:00Z"/>
                <w:rFonts w:ascii="Calibri" w:eastAsia="Times New Roman" w:hAnsi="Calibri" w:cs="Calibri"/>
                <w:color w:val="000000"/>
                <w:lang w:eastAsia="en-AU"/>
              </w:rPr>
            </w:pPr>
            <w:ins w:id="30659" w:author="KIM, Jason" w:date="2019-04-02T13:39:00Z">
              <w:r w:rsidRPr="0056388D">
                <w:rPr>
                  <w:rFonts w:ascii="Calibri" w:eastAsia="Times New Roman" w:hAnsi="Calibri" w:cs="Calibri"/>
                  <w:color w:val="000000"/>
                  <w:lang w:eastAsia="en-AU"/>
                </w:rPr>
                <w:t>Chainage 6810</w:t>
              </w:r>
            </w:ins>
          </w:p>
        </w:tc>
        <w:tc>
          <w:tcPr>
            <w:tcW w:w="764" w:type="pct"/>
            <w:noWrap/>
            <w:hideMark/>
          </w:tcPr>
          <w:p w:rsidR="00110C18" w:rsidRPr="0056388D" w:rsidRDefault="00110C18" w:rsidP="00063728">
            <w:pPr>
              <w:jc w:val="right"/>
              <w:rPr>
                <w:ins w:id="30660" w:author="KIM, Jason" w:date="2019-04-02T13:39:00Z"/>
                <w:rFonts w:ascii="Calibri" w:eastAsia="Times New Roman" w:hAnsi="Calibri" w:cs="Calibri"/>
                <w:color w:val="000000"/>
                <w:lang w:eastAsia="en-AU"/>
              </w:rPr>
            </w:pPr>
            <w:ins w:id="306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62" w:author="KIM, Jason" w:date="2019-04-02T13:39:00Z"/>
        </w:trPr>
        <w:tc>
          <w:tcPr>
            <w:tcW w:w="708" w:type="pct"/>
            <w:vMerge/>
            <w:hideMark/>
          </w:tcPr>
          <w:p w:rsidR="00110C18" w:rsidRPr="0056388D" w:rsidRDefault="00110C18" w:rsidP="00063728">
            <w:pPr>
              <w:rPr>
                <w:ins w:id="306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64" w:author="KIM, Jason" w:date="2019-04-02T13:39:00Z"/>
                <w:rFonts w:ascii="Calibri" w:eastAsia="Times New Roman" w:hAnsi="Calibri" w:cs="Calibri"/>
                <w:color w:val="000000"/>
                <w:lang w:eastAsia="en-AU"/>
              </w:rPr>
            </w:pPr>
            <w:ins w:id="30665"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66" w:author="KIM, Jason" w:date="2019-04-02T13:39:00Z"/>
                <w:rFonts w:ascii="Calibri" w:eastAsia="Times New Roman" w:hAnsi="Calibri" w:cs="Calibri"/>
                <w:color w:val="000000"/>
                <w:lang w:eastAsia="en-AU"/>
              </w:rPr>
            </w:pPr>
            <w:ins w:id="3066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68" w:author="KIM, Jason" w:date="2019-04-02T13:39:00Z"/>
                <w:rFonts w:ascii="Calibri" w:eastAsia="Times New Roman" w:hAnsi="Calibri" w:cs="Calibri"/>
                <w:color w:val="000000"/>
                <w:lang w:eastAsia="en-AU"/>
              </w:rPr>
            </w:pPr>
            <w:ins w:id="30669" w:author="KIM, Jason" w:date="2019-04-02T13:39:00Z">
              <w:r w:rsidRPr="0056388D">
                <w:rPr>
                  <w:rFonts w:ascii="Calibri" w:eastAsia="Times New Roman" w:hAnsi="Calibri" w:cs="Calibri"/>
                  <w:color w:val="000000"/>
                  <w:lang w:eastAsia="en-AU"/>
                </w:rPr>
                <w:t>LLS2543</w:t>
              </w:r>
            </w:ins>
          </w:p>
        </w:tc>
        <w:tc>
          <w:tcPr>
            <w:tcW w:w="933" w:type="pct"/>
            <w:noWrap/>
            <w:hideMark/>
          </w:tcPr>
          <w:p w:rsidR="00110C18" w:rsidRPr="0056388D" w:rsidRDefault="00110C18" w:rsidP="00063728">
            <w:pPr>
              <w:rPr>
                <w:ins w:id="30670" w:author="KIM, Jason" w:date="2019-04-02T13:39:00Z"/>
                <w:rFonts w:ascii="Calibri" w:eastAsia="Times New Roman" w:hAnsi="Calibri" w:cs="Calibri"/>
                <w:color w:val="000000"/>
                <w:lang w:eastAsia="en-AU"/>
              </w:rPr>
            </w:pPr>
            <w:ins w:id="306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72" w:author="KIM, Jason" w:date="2019-04-02T13:39:00Z"/>
                <w:rFonts w:ascii="Calibri" w:eastAsia="Times New Roman" w:hAnsi="Calibri" w:cs="Calibri"/>
                <w:color w:val="000000"/>
                <w:lang w:eastAsia="en-AU"/>
              </w:rPr>
            </w:pPr>
            <w:ins w:id="30673" w:author="KIM, Jason" w:date="2019-04-02T13:39:00Z">
              <w:r w:rsidRPr="0056388D">
                <w:rPr>
                  <w:rFonts w:ascii="Calibri" w:eastAsia="Times New Roman" w:hAnsi="Calibri" w:cs="Calibri"/>
                  <w:color w:val="000000"/>
                  <w:lang w:eastAsia="en-AU"/>
                </w:rPr>
                <w:t>Chainage 6820</w:t>
              </w:r>
            </w:ins>
          </w:p>
        </w:tc>
        <w:tc>
          <w:tcPr>
            <w:tcW w:w="764" w:type="pct"/>
            <w:noWrap/>
            <w:hideMark/>
          </w:tcPr>
          <w:p w:rsidR="00110C18" w:rsidRPr="0056388D" w:rsidRDefault="00110C18" w:rsidP="00063728">
            <w:pPr>
              <w:jc w:val="right"/>
              <w:rPr>
                <w:ins w:id="30674" w:author="KIM, Jason" w:date="2019-04-02T13:39:00Z"/>
                <w:rFonts w:ascii="Calibri" w:eastAsia="Times New Roman" w:hAnsi="Calibri" w:cs="Calibri"/>
                <w:color w:val="000000"/>
                <w:lang w:eastAsia="en-AU"/>
              </w:rPr>
            </w:pPr>
            <w:ins w:id="306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76" w:author="KIM, Jason" w:date="2019-04-02T13:39:00Z"/>
        </w:trPr>
        <w:tc>
          <w:tcPr>
            <w:tcW w:w="708" w:type="pct"/>
            <w:vMerge/>
            <w:hideMark/>
          </w:tcPr>
          <w:p w:rsidR="00110C18" w:rsidRPr="0056388D" w:rsidRDefault="00110C18" w:rsidP="00063728">
            <w:pPr>
              <w:rPr>
                <w:ins w:id="306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78" w:author="KIM, Jason" w:date="2019-04-02T13:39:00Z"/>
                <w:rFonts w:ascii="Calibri" w:eastAsia="Times New Roman" w:hAnsi="Calibri" w:cs="Calibri"/>
                <w:color w:val="000000"/>
                <w:lang w:eastAsia="en-AU"/>
              </w:rPr>
            </w:pPr>
            <w:ins w:id="30679"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80" w:author="KIM, Jason" w:date="2019-04-02T13:39:00Z"/>
                <w:rFonts w:ascii="Calibri" w:eastAsia="Times New Roman" w:hAnsi="Calibri" w:cs="Calibri"/>
                <w:color w:val="000000"/>
                <w:lang w:eastAsia="en-AU"/>
              </w:rPr>
            </w:pPr>
            <w:ins w:id="3068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82" w:author="KIM, Jason" w:date="2019-04-02T13:39:00Z"/>
                <w:rFonts w:ascii="Calibri" w:eastAsia="Times New Roman" w:hAnsi="Calibri" w:cs="Calibri"/>
                <w:color w:val="000000"/>
                <w:lang w:eastAsia="en-AU"/>
              </w:rPr>
            </w:pPr>
            <w:ins w:id="30683" w:author="KIM, Jason" w:date="2019-04-02T13:39:00Z">
              <w:r w:rsidRPr="0056388D">
                <w:rPr>
                  <w:rFonts w:ascii="Calibri" w:eastAsia="Times New Roman" w:hAnsi="Calibri" w:cs="Calibri"/>
                  <w:color w:val="000000"/>
                  <w:lang w:eastAsia="en-AU"/>
                </w:rPr>
                <w:t>LLS2544</w:t>
              </w:r>
            </w:ins>
          </w:p>
        </w:tc>
        <w:tc>
          <w:tcPr>
            <w:tcW w:w="933" w:type="pct"/>
            <w:noWrap/>
            <w:hideMark/>
          </w:tcPr>
          <w:p w:rsidR="00110C18" w:rsidRPr="0056388D" w:rsidRDefault="00110C18" w:rsidP="00063728">
            <w:pPr>
              <w:rPr>
                <w:ins w:id="30684" w:author="KIM, Jason" w:date="2019-04-02T13:39:00Z"/>
                <w:rFonts w:ascii="Calibri" w:eastAsia="Times New Roman" w:hAnsi="Calibri" w:cs="Calibri"/>
                <w:color w:val="000000"/>
                <w:lang w:eastAsia="en-AU"/>
              </w:rPr>
            </w:pPr>
            <w:ins w:id="306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86" w:author="KIM, Jason" w:date="2019-04-02T13:39:00Z"/>
                <w:rFonts w:ascii="Calibri" w:eastAsia="Times New Roman" w:hAnsi="Calibri" w:cs="Calibri"/>
                <w:color w:val="000000"/>
                <w:lang w:eastAsia="en-AU"/>
              </w:rPr>
            </w:pPr>
            <w:ins w:id="30687" w:author="KIM, Jason" w:date="2019-04-02T13:39:00Z">
              <w:r w:rsidRPr="0056388D">
                <w:rPr>
                  <w:rFonts w:ascii="Calibri" w:eastAsia="Times New Roman" w:hAnsi="Calibri" w:cs="Calibri"/>
                  <w:color w:val="000000"/>
                  <w:lang w:eastAsia="en-AU"/>
                </w:rPr>
                <w:t>Chainage 6829</w:t>
              </w:r>
            </w:ins>
          </w:p>
        </w:tc>
        <w:tc>
          <w:tcPr>
            <w:tcW w:w="764" w:type="pct"/>
            <w:noWrap/>
            <w:hideMark/>
          </w:tcPr>
          <w:p w:rsidR="00110C18" w:rsidRPr="0056388D" w:rsidRDefault="00110C18" w:rsidP="00063728">
            <w:pPr>
              <w:jc w:val="right"/>
              <w:rPr>
                <w:ins w:id="30688" w:author="KIM, Jason" w:date="2019-04-02T13:39:00Z"/>
                <w:rFonts w:ascii="Calibri" w:eastAsia="Times New Roman" w:hAnsi="Calibri" w:cs="Calibri"/>
                <w:color w:val="000000"/>
                <w:lang w:eastAsia="en-AU"/>
              </w:rPr>
            </w:pPr>
            <w:ins w:id="306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90" w:author="KIM, Jason" w:date="2019-04-02T13:39:00Z"/>
        </w:trPr>
        <w:tc>
          <w:tcPr>
            <w:tcW w:w="708" w:type="pct"/>
            <w:vMerge/>
            <w:hideMark/>
          </w:tcPr>
          <w:p w:rsidR="00110C18" w:rsidRPr="0056388D" w:rsidRDefault="00110C18" w:rsidP="00063728">
            <w:pPr>
              <w:rPr>
                <w:ins w:id="306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92" w:author="KIM, Jason" w:date="2019-04-02T13:39:00Z"/>
                <w:rFonts w:ascii="Calibri" w:eastAsia="Times New Roman" w:hAnsi="Calibri" w:cs="Calibri"/>
                <w:color w:val="000000"/>
                <w:lang w:eastAsia="en-AU"/>
              </w:rPr>
            </w:pPr>
            <w:ins w:id="30693"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94" w:author="KIM, Jason" w:date="2019-04-02T13:39:00Z"/>
                <w:rFonts w:ascii="Calibri" w:eastAsia="Times New Roman" w:hAnsi="Calibri" w:cs="Calibri"/>
                <w:color w:val="000000"/>
                <w:lang w:eastAsia="en-AU"/>
              </w:rPr>
            </w:pPr>
            <w:ins w:id="3069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96" w:author="KIM, Jason" w:date="2019-04-02T13:39:00Z"/>
                <w:rFonts w:ascii="Calibri" w:eastAsia="Times New Roman" w:hAnsi="Calibri" w:cs="Calibri"/>
                <w:color w:val="000000"/>
                <w:lang w:eastAsia="en-AU"/>
              </w:rPr>
            </w:pPr>
            <w:ins w:id="30697" w:author="KIM, Jason" w:date="2019-04-02T13:39:00Z">
              <w:r w:rsidRPr="0056388D">
                <w:rPr>
                  <w:rFonts w:ascii="Calibri" w:eastAsia="Times New Roman" w:hAnsi="Calibri" w:cs="Calibri"/>
                  <w:color w:val="000000"/>
                  <w:lang w:eastAsia="en-AU"/>
                </w:rPr>
                <w:t>LLS2545</w:t>
              </w:r>
            </w:ins>
          </w:p>
        </w:tc>
        <w:tc>
          <w:tcPr>
            <w:tcW w:w="933" w:type="pct"/>
            <w:noWrap/>
            <w:hideMark/>
          </w:tcPr>
          <w:p w:rsidR="00110C18" w:rsidRPr="0056388D" w:rsidRDefault="00110C18" w:rsidP="00063728">
            <w:pPr>
              <w:rPr>
                <w:ins w:id="30698" w:author="KIM, Jason" w:date="2019-04-02T13:39:00Z"/>
                <w:rFonts w:ascii="Calibri" w:eastAsia="Times New Roman" w:hAnsi="Calibri" w:cs="Calibri"/>
                <w:color w:val="000000"/>
                <w:lang w:eastAsia="en-AU"/>
              </w:rPr>
            </w:pPr>
            <w:ins w:id="306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00" w:author="KIM, Jason" w:date="2019-04-02T13:39:00Z"/>
                <w:rFonts w:ascii="Calibri" w:eastAsia="Times New Roman" w:hAnsi="Calibri" w:cs="Calibri"/>
                <w:color w:val="000000"/>
                <w:lang w:eastAsia="en-AU"/>
              </w:rPr>
            </w:pPr>
            <w:ins w:id="30701" w:author="KIM, Jason" w:date="2019-04-02T13:39:00Z">
              <w:r w:rsidRPr="0056388D">
                <w:rPr>
                  <w:rFonts w:ascii="Calibri" w:eastAsia="Times New Roman" w:hAnsi="Calibri" w:cs="Calibri"/>
                  <w:color w:val="000000"/>
                  <w:lang w:eastAsia="en-AU"/>
                </w:rPr>
                <w:t>Chainage 6839</w:t>
              </w:r>
            </w:ins>
          </w:p>
        </w:tc>
        <w:tc>
          <w:tcPr>
            <w:tcW w:w="764" w:type="pct"/>
            <w:noWrap/>
            <w:hideMark/>
          </w:tcPr>
          <w:p w:rsidR="00110C18" w:rsidRPr="0056388D" w:rsidRDefault="00110C18" w:rsidP="00063728">
            <w:pPr>
              <w:jc w:val="right"/>
              <w:rPr>
                <w:ins w:id="30702" w:author="KIM, Jason" w:date="2019-04-02T13:39:00Z"/>
                <w:rFonts w:ascii="Calibri" w:eastAsia="Times New Roman" w:hAnsi="Calibri" w:cs="Calibri"/>
                <w:color w:val="000000"/>
                <w:lang w:eastAsia="en-AU"/>
              </w:rPr>
            </w:pPr>
            <w:ins w:id="307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04" w:author="KIM, Jason" w:date="2019-04-02T13:39:00Z"/>
        </w:trPr>
        <w:tc>
          <w:tcPr>
            <w:tcW w:w="708" w:type="pct"/>
            <w:vMerge/>
            <w:hideMark/>
          </w:tcPr>
          <w:p w:rsidR="00110C18" w:rsidRPr="0056388D" w:rsidRDefault="00110C18" w:rsidP="00063728">
            <w:pPr>
              <w:rPr>
                <w:ins w:id="307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06" w:author="KIM, Jason" w:date="2019-04-02T13:39:00Z"/>
                <w:rFonts w:ascii="Calibri" w:eastAsia="Times New Roman" w:hAnsi="Calibri" w:cs="Calibri"/>
                <w:color w:val="000000"/>
                <w:lang w:eastAsia="en-AU"/>
              </w:rPr>
            </w:pPr>
            <w:ins w:id="30707"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08" w:author="KIM, Jason" w:date="2019-04-02T13:39:00Z"/>
                <w:rFonts w:ascii="Calibri" w:eastAsia="Times New Roman" w:hAnsi="Calibri" w:cs="Calibri"/>
                <w:color w:val="000000"/>
                <w:lang w:eastAsia="en-AU"/>
              </w:rPr>
            </w:pPr>
            <w:ins w:id="307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10" w:author="KIM, Jason" w:date="2019-04-02T13:39:00Z"/>
                <w:rFonts w:ascii="Calibri" w:eastAsia="Times New Roman" w:hAnsi="Calibri" w:cs="Calibri"/>
                <w:color w:val="000000"/>
                <w:lang w:eastAsia="en-AU"/>
              </w:rPr>
            </w:pPr>
            <w:ins w:id="30711" w:author="KIM, Jason" w:date="2019-04-02T13:39:00Z">
              <w:r w:rsidRPr="0056388D">
                <w:rPr>
                  <w:rFonts w:ascii="Calibri" w:eastAsia="Times New Roman" w:hAnsi="Calibri" w:cs="Calibri"/>
                  <w:color w:val="000000"/>
                  <w:lang w:eastAsia="en-AU"/>
                </w:rPr>
                <w:t>LLS2546</w:t>
              </w:r>
            </w:ins>
          </w:p>
        </w:tc>
        <w:tc>
          <w:tcPr>
            <w:tcW w:w="933" w:type="pct"/>
            <w:noWrap/>
            <w:hideMark/>
          </w:tcPr>
          <w:p w:rsidR="00110C18" w:rsidRPr="0056388D" w:rsidRDefault="00110C18" w:rsidP="00063728">
            <w:pPr>
              <w:rPr>
                <w:ins w:id="30712" w:author="KIM, Jason" w:date="2019-04-02T13:39:00Z"/>
                <w:rFonts w:ascii="Calibri" w:eastAsia="Times New Roman" w:hAnsi="Calibri" w:cs="Calibri"/>
                <w:color w:val="000000"/>
                <w:lang w:eastAsia="en-AU"/>
              </w:rPr>
            </w:pPr>
            <w:ins w:id="307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14" w:author="KIM, Jason" w:date="2019-04-02T13:39:00Z"/>
                <w:rFonts w:ascii="Calibri" w:eastAsia="Times New Roman" w:hAnsi="Calibri" w:cs="Calibri"/>
                <w:color w:val="000000"/>
                <w:lang w:eastAsia="en-AU"/>
              </w:rPr>
            </w:pPr>
            <w:ins w:id="30715" w:author="KIM, Jason" w:date="2019-04-02T13:39:00Z">
              <w:r w:rsidRPr="0056388D">
                <w:rPr>
                  <w:rFonts w:ascii="Calibri" w:eastAsia="Times New Roman" w:hAnsi="Calibri" w:cs="Calibri"/>
                  <w:color w:val="000000"/>
                  <w:lang w:eastAsia="en-AU"/>
                </w:rPr>
                <w:t>Chainage 6849</w:t>
              </w:r>
            </w:ins>
          </w:p>
        </w:tc>
        <w:tc>
          <w:tcPr>
            <w:tcW w:w="764" w:type="pct"/>
            <w:noWrap/>
            <w:hideMark/>
          </w:tcPr>
          <w:p w:rsidR="00110C18" w:rsidRPr="0056388D" w:rsidRDefault="00110C18" w:rsidP="00063728">
            <w:pPr>
              <w:jc w:val="right"/>
              <w:rPr>
                <w:ins w:id="30716" w:author="KIM, Jason" w:date="2019-04-02T13:39:00Z"/>
                <w:rFonts w:ascii="Calibri" w:eastAsia="Times New Roman" w:hAnsi="Calibri" w:cs="Calibri"/>
                <w:color w:val="000000"/>
                <w:lang w:eastAsia="en-AU"/>
              </w:rPr>
            </w:pPr>
            <w:ins w:id="30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18" w:author="KIM, Jason" w:date="2019-04-02T13:39:00Z"/>
        </w:trPr>
        <w:tc>
          <w:tcPr>
            <w:tcW w:w="708" w:type="pct"/>
            <w:vMerge/>
            <w:hideMark/>
          </w:tcPr>
          <w:p w:rsidR="00110C18" w:rsidRPr="0056388D" w:rsidRDefault="00110C18" w:rsidP="00063728">
            <w:pPr>
              <w:rPr>
                <w:ins w:id="307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20" w:author="KIM, Jason" w:date="2019-04-02T13:39:00Z"/>
                <w:rFonts w:ascii="Calibri" w:eastAsia="Times New Roman" w:hAnsi="Calibri" w:cs="Calibri"/>
                <w:color w:val="000000"/>
                <w:lang w:eastAsia="en-AU"/>
              </w:rPr>
            </w:pPr>
            <w:ins w:id="30721"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22" w:author="KIM, Jason" w:date="2019-04-02T13:39:00Z"/>
                <w:rFonts w:ascii="Calibri" w:eastAsia="Times New Roman" w:hAnsi="Calibri" w:cs="Calibri"/>
                <w:color w:val="000000"/>
                <w:lang w:eastAsia="en-AU"/>
              </w:rPr>
            </w:pPr>
            <w:ins w:id="307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24" w:author="KIM, Jason" w:date="2019-04-02T13:39:00Z"/>
                <w:rFonts w:ascii="Calibri" w:eastAsia="Times New Roman" w:hAnsi="Calibri" w:cs="Calibri"/>
                <w:color w:val="000000"/>
                <w:lang w:eastAsia="en-AU"/>
              </w:rPr>
            </w:pPr>
            <w:ins w:id="30725" w:author="KIM, Jason" w:date="2019-04-02T13:39:00Z">
              <w:r w:rsidRPr="0056388D">
                <w:rPr>
                  <w:rFonts w:ascii="Calibri" w:eastAsia="Times New Roman" w:hAnsi="Calibri" w:cs="Calibri"/>
                  <w:color w:val="000000"/>
                  <w:lang w:eastAsia="en-AU"/>
                </w:rPr>
                <w:t>LLS2547</w:t>
              </w:r>
            </w:ins>
          </w:p>
        </w:tc>
        <w:tc>
          <w:tcPr>
            <w:tcW w:w="933" w:type="pct"/>
            <w:noWrap/>
            <w:hideMark/>
          </w:tcPr>
          <w:p w:rsidR="00110C18" w:rsidRPr="0056388D" w:rsidRDefault="00110C18" w:rsidP="00063728">
            <w:pPr>
              <w:rPr>
                <w:ins w:id="30726" w:author="KIM, Jason" w:date="2019-04-02T13:39:00Z"/>
                <w:rFonts w:ascii="Calibri" w:eastAsia="Times New Roman" w:hAnsi="Calibri" w:cs="Calibri"/>
                <w:color w:val="000000"/>
                <w:lang w:eastAsia="en-AU"/>
              </w:rPr>
            </w:pPr>
            <w:ins w:id="307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28" w:author="KIM, Jason" w:date="2019-04-02T13:39:00Z"/>
                <w:rFonts w:ascii="Calibri" w:eastAsia="Times New Roman" w:hAnsi="Calibri" w:cs="Calibri"/>
                <w:color w:val="000000"/>
                <w:lang w:eastAsia="en-AU"/>
              </w:rPr>
            </w:pPr>
            <w:ins w:id="30729" w:author="KIM, Jason" w:date="2019-04-02T13:39:00Z">
              <w:r w:rsidRPr="0056388D">
                <w:rPr>
                  <w:rFonts w:ascii="Calibri" w:eastAsia="Times New Roman" w:hAnsi="Calibri" w:cs="Calibri"/>
                  <w:color w:val="000000"/>
                  <w:lang w:eastAsia="en-AU"/>
                </w:rPr>
                <w:t>Chainage 6859</w:t>
              </w:r>
            </w:ins>
          </w:p>
        </w:tc>
        <w:tc>
          <w:tcPr>
            <w:tcW w:w="764" w:type="pct"/>
            <w:noWrap/>
            <w:hideMark/>
          </w:tcPr>
          <w:p w:rsidR="00110C18" w:rsidRPr="0056388D" w:rsidRDefault="00110C18" w:rsidP="00063728">
            <w:pPr>
              <w:jc w:val="right"/>
              <w:rPr>
                <w:ins w:id="30730" w:author="KIM, Jason" w:date="2019-04-02T13:39:00Z"/>
                <w:rFonts w:ascii="Calibri" w:eastAsia="Times New Roman" w:hAnsi="Calibri" w:cs="Calibri"/>
                <w:color w:val="000000"/>
                <w:lang w:eastAsia="en-AU"/>
              </w:rPr>
            </w:pPr>
            <w:ins w:id="30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32" w:author="KIM, Jason" w:date="2019-04-02T13:39:00Z"/>
        </w:trPr>
        <w:tc>
          <w:tcPr>
            <w:tcW w:w="708" w:type="pct"/>
            <w:vMerge/>
            <w:hideMark/>
          </w:tcPr>
          <w:p w:rsidR="00110C18" w:rsidRPr="0056388D" w:rsidRDefault="00110C18" w:rsidP="00063728">
            <w:pPr>
              <w:rPr>
                <w:ins w:id="307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34" w:author="KIM, Jason" w:date="2019-04-02T13:39:00Z"/>
                <w:rFonts w:ascii="Calibri" w:eastAsia="Times New Roman" w:hAnsi="Calibri" w:cs="Calibri"/>
                <w:color w:val="000000"/>
                <w:lang w:eastAsia="en-AU"/>
              </w:rPr>
            </w:pPr>
            <w:ins w:id="30735"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36" w:author="KIM, Jason" w:date="2019-04-02T13:39:00Z"/>
                <w:rFonts w:ascii="Calibri" w:eastAsia="Times New Roman" w:hAnsi="Calibri" w:cs="Calibri"/>
                <w:color w:val="000000"/>
                <w:lang w:eastAsia="en-AU"/>
              </w:rPr>
            </w:pPr>
            <w:ins w:id="307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38" w:author="KIM, Jason" w:date="2019-04-02T13:39:00Z"/>
                <w:rFonts w:ascii="Calibri" w:eastAsia="Times New Roman" w:hAnsi="Calibri" w:cs="Calibri"/>
                <w:color w:val="000000"/>
                <w:lang w:eastAsia="en-AU"/>
              </w:rPr>
            </w:pPr>
            <w:ins w:id="30739" w:author="KIM, Jason" w:date="2019-04-02T13:39:00Z">
              <w:r w:rsidRPr="0056388D">
                <w:rPr>
                  <w:rFonts w:ascii="Calibri" w:eastAsia="Times New Roman" w:hAnsi="Calibri" w:cs="Calibri"/>
                  <w:color w:val="000000"/>
                  <w:lang w:eastAsia="en-AU"/>
                </w:rPr>
                <w:t>LLS2548</w:t>
              </w:r>
            </w:ins>
          </w:p>
        </w:tc>
        <w:tc>
          <w:tcPr>
            <w:tcW w:w="933" w:type="pct"/>
            <w:noWrap/>
            <w:hideMark/>
          </w:tcPr>
          <w:p w:rsidR="00110C18" w:rsidRPr="0056388D" w:rsidRDefault="00110C18" w:rsidP="00063728">
            <w:pPr>
              <w:rPr>
                <w:ins w:id="30740" w:author="KIM, Jason" w:date="2019-04-02T13:39:00Z"/>
                <w:rFonts w:ascii="Calibri" w:eastAsia="Times New Roman" w:hAnsi="Calibri" w:cs="Calibri"/>
                <w:color w:val="000000"/>
                <w:lang w:eastAsia="en-AU"/>
              </w:rPr>
            </w:pPr>
            <w:ins w:id="307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42" w:author="KIM, Jason" w:date="2019-04-02T13:39:00Z"/>
                <w:rFonts w:ascii="Calibri" w:eastAsia="Times New Roman" w:hAnsi="Calibri" w:cs="Calibri"/>
                <w:color w:val="000000"/>
                <w:lang w:eastAsia="en-AU"/>
              </w:rPr>
            </w:pPr>
            <w:ins w:id="30743" w:author="KIM, Jason" w:date="2019-04-02T13:39:00Z">
              <w:r w:rsidRPr="0056388D">
                <w:rPr>
                  <w:rFonts w:ascii="Calibri" w:eastAsia="Times New Roman" w:hAnsi="Calibri" w:cs="Calibri"/>
                  <w:color w:val="000000"/>
                  <w:lang w:eastAsia="en-AU"/>
                </w:rPr>
                <w:t>Chainage 6868</w:t>
              </w:r>
            </w:ins>
          </w:p>
        </w:tc>
        <w:tc>
          <w:tcPr>
            <w:tcW w:w="764" w:type="pct"/>
            <w:noWrap/>
            <w:hideMark/>
          </w:tcPr>
          <w:p w:rsidR="00110C18" w:rsidRPr="0056388D" w:rsidRDefault="00110C18" w:rsidP="00063728">
            <w:pPr>
              <w:jc w:val="right"/>
              <w:rPr>
                <w:ins w:id="30744" w:author="KIM, Jason" w:date="2019-04-02T13:39:00Z"/>
                <w:rFonts w:ascii="Calibri" w:eastAsia="Times New Roman" w:hAnsi="Calibri" w:cs="Calibri"/>
                <w:color w:val="000000"/>
                <w:lang w:eastAsia="en-AU"/>
              </w:rPr>
            </w:pPr>
            <w:ins w:id="30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46" w:author="KIM, Jason" w:date="2019-04-02T13:39:00Z"/>
        </w:trPr>
        <w:tc>
          <w:tcPr>
            <w:tcW w:w="708" w:type="pct"/>
            <w:vMerge/>
            <w:hideMark/>
          </w:tcPr>
          <w:p w:rsidR="00110C18" w:rsidRPr="0056388D" w:rsidRDefault="00110C18" w:rsidP="00063728">
            <w:pPr>
              <w:rPr>
                <w:ins w:id="307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48" w:author="KIM, Jason" w:date="2019-04-02T13:39:00Z"/>
                <w:rFonts w:ascii="Calibri" w:eastAsia="Times New Roman" w:hAnsi="Calibri" w:cs="Calibri"/>
                <w:color w:val="000000"/>
                <w:lang w:eastAsia="en-AU"/>
              </w:rPr>
            </w:pPr>
            <w:ins w:id="30749"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50" w:author="KIM, Jason" w:date="2019-04-02T13:39:00Z"/>
                <w:rFonts w:ascii="Calibri" w:eastAsia="Times New Roman" w:hAnsi="Calibri" w:cs="Calibri"/>
                <w:color w:val="000000"/>
                <w:lang w:eastAsia="en-AU"/>
              </w:rPr>
            </w:pPr>
            <w:ins w:id="307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52" w:author="KIM, Jason" w:date="2019-04-02T13:39:00Z"/>
                <w:rFonts w:ascii="Calibri" w:eastAsia="Times New Roman" w:hAnsi="Calibri" w:cs="Calibri"/>
                <w:color w:val="000000"/>
                <w:lang w:eastAsia="en-AU"/>
              </w:rPr>
            </w:pPr>
            <w:ins w:id="30753" w:author="KIM, Jason" w:date="2019-04-02T13:39:00Z">
              <w:r w:rsidRPr="0056388D">
                <w:rPr>
                  <w:rFonts w:ascii="Calibri" w:eastAsia="Times New Roman" w:hAnsi="Calibri" w:cs="Calibri"/>
                  <w:color w:val="000000"/>
                  <w:lang w:eastAsia="en-AU"/>
                </w:rPr>
                <w:t>LLS2549</w:t>
              </w:r>
            </w:ins>
          </w:p>
        </w:tc>
        <w:tc>
          <w:tcPr>
            <w:tcW w:w="933" w:type="pct"/>
            <w:noWrap/>
            <w:hideMark/>
          </w:tcPr>
          <w:p w:rsidR="00110C18" w:rsidRPr="0056388D" w:rsidRDefault="00110C18" w:rsidP="00063728">
            <w:pPr>
              <w:rPr>
                <w:ins w:id="30754" w:author="KIM, Jason" w:date="2019-04-02T13:39:00Z"/>
                <w:rFonts w:ascii="Calibri" w:eastAsia="Times New Roman" w:hAnsi="Calibri" w:cs="Calibri"/>
                <w:color w:val="000000"/>
                <w:lang w:eastAsia="en-AU"/>
              </w:rPr>
            </w:pPr>
            <w:ins w:id="307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56" w:author="KIM, Jason" w:date="2019-04-02T13:39:00Z"/>
                <w:rFonts w:ascii="Calibri" w:eastAsia="Times New Roman" w:hAnsi="Calibri" w:cs="Calibri"/>
                <w:color w:val="000000"/>
                <w:lang w:eastAsia="en-AU"/>
              </w:rPr>
            </w:pPr>
            <w:ins w:id="30757" w:author="KIM, Jason" w:date="2019-04-02T13:39:00Z">
              <w:r w:rsidRPr="0056388D">
                <w:rPr>
                  <w:rFonts w:ascii="Calibri" w:eastAsia="Times New Roman" w:hAnsi="Calibri" w:cs="Calibri"/>
                  <w:color w:val="000000"/>
                  <w:lang w:eastAsia="en-AU"/>
                </w:rPr>
                <w:t>Chainage 6878</w:t>
              </w:r>
            </w:ins>
          </w:p>
        </w:tc>
        <w:tc>
          <w:tcPr>
            <w:tcW w:w="764" w:type="pct"/>
            <w:noWrap/>
            <w:hideMark/>
          </w:tcPr>
          <w:p w:rsidR="00110C18" w:rsidRPr="0056388D" w:rsidRDefault="00110C18" w:rsidP="00063728">
            <w:pPr>
              <w:jc w:val="right"/>
              <w:rPr>
                <w:ins w:id="30758" w:author="KIM, Jason" w:date="2019-04-02T13:39:00Z"/>
                <w:rFonts w:ascii="Calibri" w:eastAsia="Times New Roman" w:hAnsi="Calibri" w:cs="Calibri"/>
                <w:color w:val="000000"/>
                <w:lang w:eastAsia="en-AU"/>
              </w:rPr>
            </w:pPr>
            <w:ins w:id="30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60" w:author="KIM, Jason" w:date="2019-04-02T13:39:00Z"/>
        </w:trPr>
        <w:tc>
          <w:tcPr>
            <w:tcW w:w="708" w:type="pct"/>
            <w:vMerge/>
            <w:hideMark/>
          </w:tcPr>
          <w:p w:rsidR="00110C18" w:rsidRPr="0056388D" w:rsidRDefault="00110C18" w:rsidP="00063728">
            <w:pPr>
              <w:rPr>
                <w:ins w:id="307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62" w:author="KIM, Jason" w:date="2019-04-02T13:39:00Z"/>
                <w:rFonts w:ascii="Calibri" w:eastAsia="Times New Roman" w:hAnsi="Calibri" w:cs="Calibri"/>
                <w:color w:val="000000"/>
                <w:lang w:eastAsia="en-AU"/>
              </w:rPr>
            </w:pPr>
            <w:ins w:id="30763"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64" w:author="KIM, Jason" w:date="2019-04-02T13:39:00Z"/>
                <w:rFonts w:ascii="Calibri" w:eastAsia="Times New Roman" w:hAnsi="Calibri" w:cs="Calibri"/>
                <w:color w:val="000000"/>
                <w:lang w:eastAsia="en-AU"/>
              </w:rPr>
            </w:pPr>
            <w:ins w:id="307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66" w:author="KIM, Jason" w:date="2019-04-02T13:39:00Z"/>
                <w:rFonts w:ascii="Calibri" w:eastAsia="Times New Roman" w:hAnsi="Calibri" w:cs="Calibri"/>
                <w:color w:val="000000"/>
                <w:lang w:eastAsia="en-AU"/>
              </w:rPr>
            </w:pPr>
            <w:ins w:id="30767" w:author="KIM, Jason" w:date="2019-04-02T13:39:00Z">
              <w:r w:rsidRPr="0056388D">
                <w:rPr>
                  <w:rFonts w:ascii="Calibri" w:eastAsia="Times New Roman" w:hAnsi="Calibri" w:cs="Calibri"/>
                  <w:color w:val="000000"/>
                  <w:lang w:eastAsia="en-AU"/>
                </w:rPr>
                <w:t>LLS2550</w:t>
              </w:r>
            </w:ins>
          </w:p>
        </w:tc>
        <w:tc>
          <w:tcPr>
            <w:tcW w:w="933" w:type="pct"/>
            <w:noWrap/>
            <w:hideMark/>
          </w:tcPr>
          <w:p w:rsidR="00110C18" w:rsidRPr="0056388D" w:rsidRDefault="00110C18" w:rsidP="00063728">
            <w:pPr>
              <w:rPr>
                <w:ins w:id="30768" w:author="KIM, Jason" w:date="2019-04-02T13:39:00Z"/>
                <w:rFonts w:ascii="Calibri" w:eastAsia="Times New Roman" w:hAnsi="Calibri" w:cs="Calibri"/>
                <w:color w:val="000000"/>
                <w:lang w:eastAsia="en-AU"/>
              </w:rPr>
            </w:pPr>
            <w:ins w:id="307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70" w:author="KIM, Jason" w:date="2019-04-02T13:39:00Z"/>
                <w:rFonts w:ascii="Calibri" w:eastAsia="Times New Roman" w:hAnsi="Calibri" w:cs="Calibri"/>
                <w:color w:val="000000"/>
                <w:lang w:eastAsia="en-AU"/>
              </w:rPr>
            </w:pPr>
            <w:ins w:id="30771" w:author="KIM, Jason" w:date="2019-04-02T13:39:00Z">
              <w:r w:rsidRPr="0056388D">
                <w:rPr>
                  <w:rFonts w:ascii="Calibri" w:eastAsia="Times New Roman" w:hAnsi="Calibri" w:cs="Calibri"/>
                  <w:color w:val="000000"/>
                  <w:lang w:eastAsia="en-AU"/>
                </w:rPr>
                <w:t>Chainage 6887</w:t>
              </w:r>
            </w:ins>
          </w:p>
        </w:tc>
        <w:tc>
          <w:tcPr>
            <w:tcW w:w="764" w:type="pct"/>
            <w:noWrap/>
            <w:hideMark/>
          </w:tcPr>
          <w:p w:rsidR="00110C18" w:rsidRPr="0056388D" w:rsidRDefault="00110C18" w:rsidP="00063728">
            <w:pPr>
              <w:jc w:val="right"/>
              <w:rPr>
                <w:ins w:id="30772" w:author="KIM, Jason" w:date="2019-04-02T13:39:00Z"/>
                <w:rFonts w:ascii="Calibri" w:eastAsia="Times New Roman" w:hAnsi="Calibri" w:cs="Calibri"/>
                <w:color w:val="000000"/>
                <w:lang w:eastAsia="en-AU"/>
              </w:rPr>
            </w:pPr>
            <w:ins w:id="30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74" w:author="KIM, Jason" w:date="2019-04-02T13:39:00Z"/>
        </w:trPr>
        <w:tc>
          <w:tcPr>
            <w:tcW w:w="708" w:type="pct"/>
            <w:vMerge/>
            <w:hideMark/>
          </w:tcPr>
          <w:p w:rsidR="00110C18" w:rsidRPr="0056388D" w:rsidRDefault="00110C18" w:rsidP="00063728">
            <w:pPr>
              <w:rPr>
                <w:ins w:id="307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76" w:author="KIM, Jason" w:date="2019-04-02T13:39:00Z"/>
                <w:rFonts w:ascii="Calibri" w:eastAsia="Times New Roman" w:hAnsi="Calibri" w:cs="Calibri"/>
                <w:color w:val="000000"/>
                <w:lang w:eastAsia="en-AU"/>
              </w:rPr>
            </w:pPr>
            <w:ins w:id="30777"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78" w:author="KIM, Jason" w:date="2019-04-02T13:39:00Z"/>
                <w:rFonts w:ascii="Calibri" w:eastAsia="Times New Roman" w:hAnsi="Calibri" w:cs="Calibri"/>
                <w:color w:val="000000"/>
                <w:lang w:eastAsia="en-AU"/>
              </w:rPr>
            </w:pPr>
            <w:ins w:id="3077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80" w:author="KIM, Jason" w:date="2019-04-02T13:39:00Z"/>
                <w:rFonts w:ascii="Calibri" w:eastAsia="Times New Roman" w:hAnsi="Calibri" w:cs="Calibri"/>
                <w:color w:val="000000"/>
                <w:lang w:eastAsia="en-AU"/>
              </w:rPr>
            </w:pPr>
            <w:ins w:id="30781" w:author="KIM, Jason" w:date="2019-04-02T13:39:00Z">
              <w:r w:rsidRPr="0056388D">
                <w:rPr>
                  <w:rFonts w:ascii="Calibri" w:eastAsia="Times New Roman" w:hAnsi="Calibri" w:cs="Calibri"/>
                  <w:color w:val="000000"/>
                  <w:lang w:eastAsia="en-AU"/>
                </w:rPr>
                <w:t>LLS2551</w:t>
              </w:r>
            </w:ins>
          </w:p>
        </w:tc>
        <w:tc>
          <w:tcPr>
            <w:tcW w:w="933" w:type="pct"/>
            <w:noWrap/>
            <w:hideMark/>
          </w:tcPr>
          <w:p w:rsidR="00110C18" w:rsidRPr="0056388D" w:rsidRDefault="00110C18" w:rsidP="00063728">
            <w:pPr>
              <w:rPr>
                <w:ins w:id="30782" w:author="KIM, Jason" w:date="2019-04-02T13:39:00Z"/>
                <w:rFonts w:ascii="Calibri" w:eastAsia="Times New Roman" w:hAnsi="Calibri" w:cs="Calibri"/>
                <w:color w:val="000000"/>
                <w:lang w:eastAsia="en-AU"/>
              </w:rPr>
            </w:pPr>
            <w:ins w:id="307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84" w:author="KIM, Jason" w:date="2019-04-02T13:39:00Z"/>
                <w:rFonts w:ascii="Calibri" w:eastAsia="Times New Roman" w:hAnsi="Calibri" w:cs="Calibri"/>
                <w:color w:val="000000"/>
                <w:lang w:eastAsia="en-AU"/>
              </w:rPr>
            </w:pPr>
            <w:ins w:id="30785" w:author="KIM, Jason" w:date="2019-04-02T13:39:00Z">
              <w:r w:rsidRPr="0056388D">
                <w:rPr>
                  <w:rFonts w:ascii="Calibri" w:eastAsia="Times New Roman" w:hAnsi="Calibri" w:cs="Calibri"/>
                  <w:color w:val="000000"/>
                  <w:lang w:eastAsia="en-AU"/>
                </w:rPr>
                <w:t>Chainage 6897</w:t>
              </w:r>
            </w:ins>
          </w:p>
        </w:tc>
        <w:tc>
          <w:tcPr>
            <w:tcW w:w="764" w:type="pct"/>
            <w:noWrap/>
            <w:hideMark/>
          </w:tcPr>
          <w:p w:rsidR="00110C18" w:rsidRPr="0056388D" w:rsidRDefault="00110C18" w:rsidP="00063728">
            <w:pPr>
              <w:jc w:val="right"/>
              <w:rPr>
                <w:ins w:id="30786" w:author="KIM, Jason" w:date="2019-04-02T13:39:00Z"/>
                <w:rFonts w:ascii="Calibri" w:eastAsia="Times New Roman" w:hAnsi="Calibri" w:cs="Calibri"/>
                <w:color w:val="000000"/>
                <w:lang w:eastAsia="en-AU"/>
              </w:rPr>
            </w:pPr>
            <w:ins w:id="30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88" w:author="KIM, Jason" w:date="2019-04-02T13:39:00Z"/>
        </w:trPr>
        <w:tc>
          <w:tcPr>
            <w:tcW w:w="708" w:type="pct"/>
            <w:vMerge w:val="restart"/>
            <w:noWrap/>
            <w:hideMark/>
          </w:tcPr>
          <w:p w:rsidR="00110C18" w:rsidRPr="0056388D" w:rsidRDefault="00110C18" w:rsidP="00063728">
            <w:pPr>
              <w:rPr>
                <w:ins w:id="30789" w:author="KIM, Jason" w:date="2019-04-02T13:39:00Z"/>
                <w:rFonts w:ascii="Calibri" w:eastAsia="Times New Roman" w:hAnsi="Calibri" w:cs="Calibri"/>
                <w:color w:val="000000"/>
                <w:lang w:eastAsia="en-AU"/>
              </w:rPr>
            </w:pPr>
            <w:ins w:id="30790" w:author="KIM, Jason" w:date="2019-04-02T13:39:00Z">
              <w:r w:rsidRPr="0056388D">
                <w:rPr>
                  <w:rFonts w:ascii="Calibri" w:eastAsia="Times New Roman" w:hAnsi="Calibri" w:cs="Calibri"/>
                  <w:color w:val="000000"/>
                  <w:lang w:eastAsia="en-AU"/>
                </w:rPr>
                <w:t>LLE50K81</w:t>
              </w:r>
            </w:ins>
          </w:p>
        </w:tc>
        <w:tc>
          <w:tcPr>
            <w:tcW w:w="605" w:type="pct"/>
            <w:noWrap/>
            <w:hideMark/>
          </w:tcPr>
          <w:p w:rsidR="00110C18" w:rsidRPr="0056388D" w:rsidRDefault="00110C18" w:rsidP="00063728">
            <w:pPr>
              <w:rPr>
                <w:ins w:id="30791" w:author="KIM, Jason" w:date="2019-04-02T13:39:00Z"/>
                <w:rFonts w:ascii="Calibri" w:eastAsia="Times New Roman" w:hAnsi="Calibri" w:cs="Calibri"/>
                <w:color w:val="000000"/>
                <w:lang w:eastAsia="en-AU"/>
              </w:rPr>
            </w:pPr>
            <w:ins w:id="30792"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793" w:author="KIM, Jason" w:date="2019-04-02T13:39:00Z"/>
                <w:rFonts w:ascii="Calibri" w:eastAsia="Times New Roman" w:hAnsi="Calibri" w:cs="Calibri"/>
                <w:color w:val="000000"/>
                <w:lang w:eastAsia="en-AU"/>
              </w:rPr>
            </w:pPr>
            <w:ins w:id="3079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95" w:author="KIM, Jason" w:date="2019-04-02T13:39:00Z"/>
                <w:rFonts w:ascii="Calibri" w:eastAsia="Times New Roman" w:hAnsi="Calibri" w:cs="Calibri"/>
                <w:color w:val="000000"/>
                <w:lang w:eastAsia="en-AU"/>
              </w:rPr>
            </w:pPr>
            <w:ins w:id="30796" w:author="KIM, Jason" w:date="2019-04-02T13:39:00Z">
              <w:r w:rsidRPr="0056388D">
                <w:rPr>
                  <w:rFonts w:ascii="Calibri" w:eastAsia="Times New Roman" w:hAnsi="Calibri" w:cs="Calibri"/>
                  <w:color w:val="000000"/>
                  <w:lang w:eastAsia="en-AU"/>
                </w:rPr>
                <w:t>LLS2530</w:t>
              </w:r>
            </w:ins>
          </w:p>
        </w:tc>
        <w:tc>
          <w:tcPr>
            <w:tcW w:w="933" w:type="pct"/>
            <w:noWrap/>
            <w:hideMark/>
          </w:tcPr>
          <w:p w:rsidR="00110C18" w:rsidRPr="0056388D" w:rsidRDefault="00110C18" w:rsidP="00063728">
            <w:pPr>
              <w:rPr>
                <w:ins w:id="30797" w:author="KIM, Jason" w:date="2019-04-02T13:39:00Z"/>
                <w:rFonts w:ascii="Calibri" w:eastAsia="Times New Roman" w:hAnsi="Calibri" w:cs="Calibri"/>
                <w:color w:val="000000"/>
                <w:lang w:eastAsia="en-AU"/>
              </w:rPr>
            </w:pPr>
            <w:ins w:id="307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99" w:author="KIM, Jason" w:date="2019-04-02T13:39:00Z"/>
                <w:rFonts w:ascii="Calibri" w:eastAsia="Times New Roman" w:hAnsi="Calibri" w:cs="Calibri"/>
                <w:color w:val="000000"/>
                <w:lang w:eastAsia="en-AU"/>
              </w:rPr>
            </w:pPr>
            <w:ins w:id="30800" w:author="KIM, Jason" w:date="2019-04-02T13:39:00Z">
              <w:r w:rsidRPr="0056388D">
                <w:rPr>
                  <w:rFonts w:ascii="Calibri" w:eastAsia="Times New Roman" w:hAnsi="Calibri" w:cs="Calibri"/>
                  <w:color w:val="000000"/>
                  <w:lang w:eastAsia="en-AU"/>
                </w:rPr>
                <w:t>Chainage 6681</w:t>
              </w:r>
            </w:ins>
          </w:p>
        </w:tc>
        <w:tc>
          <w:tcPr>
            <w:tcW w:w="764" w:type="pct"/>
            <w:noWrap/>
            <w:hideMark/>
          </w:tcPr>
          <w:p w:rsidR="00110C18" w:rsidRPr="0056388D" w:rsidRDefault="00110C18" w:rsidP="00063728">
            <w:pPr>
              <w:jc w:val="right"/>
              <w:rPr>
                <w:ins w:id="30801" w:author="KIM, Jason" w:date="2019-04-02T13:39:00Z"/>
                <w:rFonts w:ascii="Calibri" w:eastAsia="Times New Roman" w:hAnsi="Calibri" w:cs="Calibri"/>
                <w:color w:val="000000"/>
                <w:lang w:eastAsia="en-AU"/>
              </w:rPr>
            </w:pPr>
            <w:ins w:id="30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03" w:author="KIM, Jason" w:date="2019-04-02T13:39:00Z"/>
        </w:trPr>
        <w:tc>
          <w:tcPr>
            <w:tcW w:w="708" w:type="pct"/>
            <w:vMerge/>
            <w:hideMark/>
          </w:tcPr>
          <w:p w:rsidR="00110C18" w:rsidRPr="0056388D" w:rsidRDefault="00110C18" w:rsidP="00063728">
            <w:pPr>
              <w:rPr>
                <w:ins w:id="308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05" w:author="KIM, Jason" w:date="2019-04-02T13:39:00Z"/>
                <w:rFonts w:ascii="Calibri" w:eastAsia="Times New Roman" w:hAnsi="Calibri" w:cs="Calibri"/>
                <w:color w:val="000000"/>
                <w:lang w:eastAsia="en-AU"/>
              </w:rPr>
            </w:pPr>
            <w:ins w:id="30806"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07" w:author="KIM, Jason" w:date="2019-04-02T13:39:00Z"/>
                <w:rFonts w:ascii="Calibri" w:eastAsia="Times New Roman" w:hAnsi="Calibri" w:cs="Calibri"/>
                <w:color w:val="000000"/>
                <w:lang w:eastAsia="en-AU"/>
              </w:rPr>
            </w:pPr>
            <w:ins w:id="3080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09" w:author="KIM, Jason" w:date="2019-04-02T13:39:00Z"/>
                <w:rFonts w:ascii="Calibri" w:eastAsia="Times New Roman" w:hAnsi="Calibri" w:cs="Calibri"/>
                <w:color w:val="000000"/>
                <w:lang w:eastAsia="en-AU"/>
              </w:rPr>
            </w:pPr>
            <w:ins w:id="30810" w:author="KIM, Jason" w:date="2019-04-02T13:39:00Z">
              <w:r w:rsidRPr="0056388D">
                <w:rPr>
                  <w:rFonts w:ascii="Calibri" w:eastAsia="Times New Roman" w:hAnsi="Calibri" w:cs="Calibri"/>
                  <w:color w:val="000000"/>
                  <w:lang w:eastAsia="en-AU"/>
                </w:rPr>
                <w:t>LLS2531</w:t>
              </w:r>
            </w:ins>
          </w:p>
        </w:tc>
        <w:tc>
          <w:tcPr>
            <w:tcW w:w="933" w:type="pct"/>
            <w:noWrap/>
            <w:hideMark/>
          </w:tcPr>
          <w:p w:rsidR="00110C18" w:rsidRPr="0056388D" w:rsidRDefault="00110C18" w:rsidP="00063728">
            <w:pPr>
              <w:rPr>
                <w:ins w:id="30811" w:author="KIM, Jason" w:date="2019-04-02T13:39:00Z"/>
                <w:rFonts w:ascii="Calibri" w:eastAsia="Times New Roman" w:hAnsi="Calibri" w:cs="Calibri"/>
                <w:color w:val="000000"/>
                <w:lang w:eastAsia="en-AU"/>
              </w:rPr>
            </w:pPr>
            <w:ins w:id="308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13" w:author="KIM, Jason" w:date="2019-04-02T13:39:00Z"/>
                <w:rFonts w:ascii="Calibri" w:eastAsia="Times New Roman" w:hAnsi="Calibri" w:cs="Calibri"/>
                <w:color w:val="000000"/>
                <w:lang w:eastAsia="en-AU"/>
              </w:rPr>
            </w:pPr>
            <w:ins w:id="30814" w:author="KIM, Jason" w:date="2019-04-02T13:39:00Z">
              <w:r w:rsidRPr="0056388D">
                <w:rPr>
                  <w:rFonts w:ascii="Calibri" w:eastAsia="Times New Roman" w:hAnsi="Calibri" w:cs="Calibri"/>
                  <w:color w:val="000000"/>
                  <w:lang w:eastAsia="en-AU"/>
                </w:rPr>
                <w:t>Chainage 6691</w:t>
              </w:r>
            </w:ins>
          </w:p>
        </w:tc>
        <w:tc>
          <w:tcPr>
            <w:tcW w:w="764" w:type="pct"/>
            <w:noWrap/>
            <w:hideMark/>
          </w:tcPr>
          <w:p w:rsidR="00110C18" w:rsidRPr="0056388D" w:rsidRDefault="00110C18" w:rsidP="00063728">
            <w:pPr>
              <w:jc w:val="right"/>
              <w:rPr>
                <w:ins w:id="30815" w:author="KIM, Jason" w:date="2019-04-02T13:39:00Z"/>
                <w:rFonts w:ascii="Calibri" w:eastAsia="Times New Roman" w:hAnsi="Calibri" w:cs="Calibri"/>
                <w:color w:val="000000"/>
                <w:lang w:eastAsia="en-AU"/>
              </w:rPr>
            </w:pPr>
            <w:ins w:id="308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17" w:author="KIM, Jason" w:date="2019-04-02T13:39:00Z"/>
        </w:trPr>
        <w:tc>
          <w:tcPr>
            <w:tcW w:w="708" w:type="pct"/>
            <w:vMerge/>
            <w:hideMark/>
          </w:tcPr>
          <w:p w:rsidR="00110C18" w:rsidRPr="0056388D" w:rsidRDefault="00110C18" w:rsidP="00063728">
            <w:pPr>
              <w:rPr>
                <w:ins w:id="308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19" w:author="KIM, Jason" w:date="2019-04-02T13:39:00Z"/>
                <w:rFonts w:ascii="Calibri" w:eastAsia="Times New Roman" w:hAnsi="Calibri" w:cs="Calibri"/>
                <w:color w:val="000000"/>
                <w:lang w:eastAsia="en-AU"/>
              </w:rPr>
            </w:pPr>
            <w:ins w:id="30820"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21" w:author="KIM, Jason" w:date="2019-04-02T13:39:00Z"/>
                <w:rFonts w:ascii="Calibri" w:eastAsia="Times New Roman" w:hAnsi="Calibri" w:cs="Calibri"/>
                <w:color w:val="000000"/>
                <w:lang w:eastAsia="en-AU"/>
              </w:rPr>
            </w:pPr>
            <w:ins w:id="3082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23" w:author="KIM, Jason" w:date="2019-04-02T13:39:00Z"/>
                <w:rFonts w:ascii="Calibri" w:eastAsia="Times New Roman" w:hAnsi="Calibri" w:cs="Calibri"/>
                <w:color w:val="000000"/>
                <w:lang w:eastAsia="en-AU"/>
              </w:rPr>
            </w:pPr>
            <w:ins w:id="30824" w:author="KIM, Jason" w:date="2019-04-02T13:39:00Z">
              <w:r w:rsidRPr="0056388D">
                <w:rPr>
                  <w:rFonts w:ascii="Calibri" w:eastAsia="Times New Roman" w:hAnsi="Calibri" w:cs="Calibri"/>
                  <w:color w:val="000000"/>
                  <w:lang w:eastAsia="en-AU"/>
                </w:rPr>
                <w:t>LLS2532</w:t>
              </w:r>
            </w:ins>
          </w:p>
        </w:tc>
        <w:tc>
          <w:tcPr>
            <w:tcW w:w="933" w:type="pct"/>
            <w:noWrap/>
            <w:hideMark/>
          </w:tcPr>
          <w:p w:rsidR="00110C18" w:rsidRPr="0056388D" w:rsidRDefault="00110C18" w:rsidP="00063728">
            <w:pPr>
              <w:rPr>
                <w:ins w:id="30825" w:author="KIM, Jason" w:date="2019-04-02T13:39:00Z"/>
                <w:rFonts w:ascii="Calibri" w:eastAsia="Times New Roman" w:hAnsi="Calibri" w:cs="Calibri"/>
                <w:color w:val="000000"/>
                <w:lang w:eastAsia="en-AU"/>
              </w:rPr>
            </w:pPr>
            <w:ins w:id="308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27" w:author="KIM, Jason" w:date="2019-04-02T13:39:00Z"/>
                <w:rFonts w:ascii="Calibri" w:eastAsia="Times New Roman" w:hAnsi="Calibri" w:cs="Calibri"/>
                <w:color w:val="000000"/>
                <w:lang w:eastAsia="en-AU"/>
              </w:rPr>
            </w:pPr>
            <w:ins w:id="30828" w:author="KIM, Jason" w:date="2019-04-02T13:39:00Z">
              <w:r w:rsidRPr="0056388D">
                <w:rPr>
                  <w:rFonts w:ascii="Calibri" w:eastAsia="Times New Roman" w:hAnsi="Calibri" w:cs="Calibri"/>
                  <w:color w:val="000000"/>
                  <w:lang w:eastAsia="en-AU"/>
                </w:rPr>
                <w:t>Chainage 6700</w:t>
              </w:r>
            </w:ins>
          </w:p>
        </w:tc>
        <w:tc>
          <w:tcPr>
            <w:tcW w:w="764" w:type="pct"/>
            <w:noWrap/>
            <w:hideMark/>
          </w:tcPr>
          <w:p w:rsidR="00110C18" w:rsidRPr="0056388D" w:rsidRDefault="00110C18" w:rsidP="00063728">
            <w:pPr>
              <w:jc w:val="right"/>
              <w:rPr>
                <w:ins w:id="30829" w:author="KIM, Jason" w:date="2019-04-02T13:39:00Z"/>
                <w:rFonts w:ascii="Calibri" w:eastAsia="Times New Roman" w:hAnsi="Calibri" w:cs="Calibri"/>
                <w:color w:val="000000"/>
                <w:lang w:eastAsia="en-AU"/>
              </w:rPr>
            </w:pPr>
            <w:ins w:id="308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31" w:author="KIM, Jason" w:date="2019-04-02T13:39:00Z"/>
        </w:trPr>
        <w:tc>
          <w:tcPr>
            <w:tcW w:w="708" w:type="pct"/>
            <w:vMerge/>
            <w:hideMark/>
          </w:tcPr>
          <w:p w:rsidR="00110C18" w:rsidRPr="0056388D" w:rsidRDefault="00110C18" w:rsidP="00063728">
            <w:pPr>
              <w:rPr>
                <w:ins w:id="308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33" w:author="KIM, Jason" w:date="2019-04-02T13:39:00Z"/>
                <w:rFonts w:ascii="Calibri" w:eastAsia="Times New Roman" w:hAnsi="Calibri" w:cs="Calibri"/>
                <w:color w:val="000000"/>
                <w:lang w:eastAsia="en-AU"/>
              </w:rPr>
            </w:pPr>
            <w:ins w:id="30834"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35" w:author="KIM, Jason" w:date="2019-04-02T13:39:00Z"/>
                <w:rFonts w:ascii="Calibri" w:eastAsia="Times New Roman" w:hAnsi="Calibri" w:cs="Calibri"/>
                <w:color w:val="000000"/>
                <w:lang w:eastAsia="en-AU"/>
              </w:rPr>
            </w:pPr>
            <w:ins w:id="3083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37" w:author="KIM, Jason" w:date="2019-04-02T13:39:00Z"/>
                <w:rFonts w:ascii="Calibri" w:eastAsia="Times New Roman" w:hAnsi="Calibri" w:cs="Calibri"/>
                <w:color w:val="000000"/>
                <w:lang w:eastAsia="en-AU"/>
              </w:rPr>
            </w:pPr>
            <w:ins w:id="30838" w:author="KIM, Jason" w:date="2019-04-02T13:39:00Z">
              <w:r w:rsidRPr="0056388D">
                <w:rPr>
                  <w:rFonts w:ascii="Calibri" w:eastAsia="Times New Roman" w:hAnsi="Calibri" w:cs="Calibri"/>
                  <w:color w:val="000000"/>
                  <w:lang w:eastAsia="en-AU"/>
                </w:rPr>
                <w:t>LLS2533</w:t>
              </w:r>
            </w:ins>
          </w:p>
        </w:tc>
        <w:tc>
          <w:tcPr>
            <w:tcW w:w="933" w:type="pct"/>
            <w:noWrap/>
            <w:hideMark/>
          </w:tcPr>
          <w:p w:rsidR="00110C18" w:rsidRPr="0056388D" w:rsidRDefault="00110C18" w:rsidP="00063728">
            <w:pPr>
              <w:rPr>
                <w:ins w:id="30839" w:author="KIM, Jason" w:date="2019-04-02T13:39:00Z"/>
                <w:rFonts w:ascii="Calibri" w:eastAsia="Times New Roman" w:hAnsi="Calibri" w:cs="Calibri"/>
                <w:color w:val="000000"/>
                <w:lang w:eastAsia="en-AU"/>
              </w:rPr>
            </w:pPr>
            <w:ins w:id="308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41" w:author="KIM, Jason" w:date="2019-04-02T13:39:00Z"/>
                <w:rFonts w:ascii="Calibri" w:eastAsia="Times New Roman" w:hAnsi="Calibri" w:cs="Calibri"/>
                <w:color w:val="000000"/>
                <w:lang w:eastAsia="en-AU"/>
              </w:rPr>
            </w:pPr>
            <w:ins w:id="30842" w:author="KIM, Jason" w:date="2019-04-02T13:39:00Z">
              <w:r w:rsidRPr="0056388D">
                <w:rPr>
                  <w:rFonts w:ascii="Calibri" w:eastAsia="Times New Roman" w:hAnsi="Calibri" w:cs="Calibri"/>
                  <w:color w:val="000000"/>
                  <w:lang w:eastAsia="en-AU"/>
                </w:rPr>
                <w:t>Chainage 6710</w:t>
              </w:r>
            </w:ins>
          </w:p>
        </w:tc>
        <w:tc>
          <w:tcPr>
            <w:tcW w:w="764" w:type="pct"/>
            <w:noWrap/>
            <w:hideMark/>
          </w:tcPr>
          <w:p w:rsidR="00110C18" w:rsidRPr="0056388D" w:rsidRDefault="00110C18" w:rsidP="00063728">
            <w:pPr>
              <w:jc w:val="right"/>
              <w:rPr>
                <w:ins w:id="30843" w:author="KIM, Jason" w:date="2019-04-02T13:39:00Z"/>
                <w:rFonts w:ascii="Calibri" w:eastAsia="Times New Roman" w:hAnsi="Calibri" w:cs="Calibri"/>
                <w:color w:val="000000"/>
                <w:lang w:eastAsia="en-AU"/>
              </w:rPr>
            </w:pPr>
            <w:ins w:id="308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45" w:author="KIM, Jason" w:date="2019-04-02T13:39:00Z"/>
        </w:trPr>
        <w:tc>
          <w:tcPr>
            <w:tcW w:w="708" w:type="pct"/>
            <w:vMerge/>
            <w:hideMark/>
          </w:tcPr>
          <w:p w:rsidR="00110C18" w:rsidRPr="0056388D" w:rsidRDefault="00110C18" w:rsidP="00063728">
            <w:pPr>
              <w:rPr>
                <w:ins w:id="308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47" w:author="KIM, Jason" w:date="2019-04-02T13:39:00Z"/>
                <w:rFonts w:ascii="Calibri" w:eastAsia="Times New Roman" w:hAnsi="Calibri" w:cs="Calibri"/>
                <w:color w:val="000000"/>
                <w:lang w:eastAsia="en-AU"/>
              </w:rPr>
            </w:pPr>
            <w:ins w:id="30848"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49" w:author="KIM, Jason" w:date="2019-04-02T13:39:00Z"/>
                <w:rFonts w:ascii="Calibri" w:eastAsia="Times New Roman" w:hAnsi="Calibri" w:cs="Calibri"/>
                <w:color w:val="000000"/>
                <w:lang w:eastAsia="en-AU"/>
              </w:rPr>
            </w:pPr>
            <w:ins w:id="3085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51" w:author="KIM, Jason" w:date="2019-04-02T13:39:00Z"/>
                <w:rFonts w:ascii="Calibri" w:eastAsia="Times New Roman" w:hAnsi="Calibri" w:cs="Calibri"/>
                <w:color w:val="000000"/>
                <w:lang w:eastAsia="en-AU"/>
              </w:rPr>
            </w:pPr>
            <w:ins w:id="30852" w:author="KIM, Jason" w:date="2019-04-02T13:39:00Z">
              <w:r w:rsidRPr="0056388D">
                <w:rPr>
                  <w:rFonts w:ascii="Calibri" w:eastAsia="Times New Roman" w:hAnsi="Calibri" w:cs="Calibri"/>
                  <w:color w:val="000000"/>
                  <w:lang w:eastAsia="en-AU"/>
                </w:rPr>
                <w:t>LLS2534</w:t>
              </w:r>
            </w:ins>
          </w:p>
        </w:tc>
        <w:tc>
          <w:tcPr>
            <w:tcW w:w="933" w:type="pct"/>
            <w:noWrap/>
            <w:hideMark/>
          </w:tcPr>
          <w:p w:rsidR="00110C18" w:rsidRPr="0056388D" w:rsidRDefault="00110C18" w:rsidP="00063728">
            <w:pPr>
              <w:rPr>
                <w:ins w:id="30853" w:author="KIM, Jason" w:date="2019-04-02T13:39:00Z"/>
                <w:rFonts w:ascii="Calibri" w:eastAsia="Times New Roman" w:hAnsi="Calibri" w:cs="Calibri"/>
                <w:color w:val="000000"/>
                <w:lang w:eastAsia="en-AU"/>
              </w:rPr>
            </w:pPr>
            <w:ins w:id="308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55" w:author="KIM, Jason" w:date="2019-04-02T13:39:00Z"/>
                <w:rFonts w:ascii="Calibri" w:eastAsia="Times New Roman" w:hAnsi="Calibri" w:cs="Calibri"/>
                <w:color w:val="000000"/>
                <w:lang w:eastAsia="en-AU"/>
              </w:rPr>
            </w:pPr>
            <w:ins w:id="30856" w:author="KIM, Jason" w:date="2019-04-02T13:39:00Z">
              <w:r w:rsidRPr="0056388D">
                <w:rPr>
                  <w:rFonts w:ascii="Calibri" w:eastAsia="Times New Roman" w:hAnsi="Calibri" w:cs="Calibri"/>
                  <w:color w:val="000000"/>
                  <w:lang w:eastAsia="en-AU"/>
                </w:rPr>
                <w:t>Chainage 6719</w:t>
              </w:r>
            </w:ins>
          </w:p>
        </w:tc>
        <w:tc>
          <w:tcPr>
            <w:tcW w:w="764" w:type="pct"/>
            <w:noWrap/>
            <w:hideMark/>
          </w:tcPr>
          <w:p w:rsidR="00110C18" w:rsidRPr="0056388D" w:rsidRDefault="00110C18" w:rsidP="00063728">
            <w:pPr>
              <w:jc w:val="right"/>
              <w:rPr>
                <w:ins w:id="30857" w:author="KIM, Jason" w:date="2019-04-02T13:39:00Z"/>
                <w:rFonts w:ascii="Calibri" w:eastAsia="Times New Roman" w:hAnsi="Calibri" w:cs="Calibri"/>
                <w:color w:val="000000"/>
                <w:lang w:eastAsia="en-AU"/>
              </w:rPr>
            </w:pPr>
            <w:ins w:id="308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59" w:author="KIM, Jason" w:date="2019-04-02T13:39:00Z"/>
        </w:trPr>
        <w:tc>
          <w:tcPr>
            <w:tcW w:w="708" w:type="pct"/>
            <w:vMerge/>
            <w:hideMark/>
          </w:tcPr>
          <w:p w:rsidR="00110C18" w:rsidRPr="0056388D" w:rsidRDefault="00110C18" w:rsidP="00063728">
            <w:pPr>
              <w:rPr>
                <w:ins w:id="308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61" w:author="KIM, Jason" w:date="2019-04-02T13:39:00Z"/>
                <w:rFonts w:ascii="Calibri" w:eastAsia="Times New Roman" w:hAnsi="Calibri" w:cs="Calibri"/>
                <w:color w:val="000000"/>
                <w:lang w:eastAsia="en-AU"/>
              </w:rPr>
            </w:pPr>
            <w:ins w:id="30862"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63" w:author="KIM, Jason" w:date="2019-04-02T13:39:00Z"/>
                <w:rFonts w:ascii="Calibri" w:eastAsia="Times New Roman" w:hAnsi="Calibri" w:cs="Calibri"/>
                <w:color w:val="000000"/>
                <w:lang w:eastAsia="en-AU"/>
              </w:rPr>
            </w:pPr>
            <w:ins w:id="3086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65" w:author="KIM, Jason" w:date="2019-04-02T13:39:00Z"/>
                <w:rFonts w:ascii="Calibri" w:eastAsia="Times New Roman" w:hAnsi="Calibri" w:cs="Calibri"/>
                <w:color w:val="000000"/>
                <w:lang w:eastAsia="en-AU"/>
              </w:rPr>
            </w:pPr>
            <w:ins w:id="30866" w:author="KIM, Jason" w:date="2019-04-02T13:39:00Z">
              <w:r w:rsidRPr="0056388D">
                <w:rPr>
                  <w:rFonts w:ascii="Calibri" w:eastAsia="Times New Roman" w:hAnsi="Calibri" w:cs="Calibri"/>
                  <w:color w:val="000000"/>
                  <w:lang w:eastAsia="en-AU"/>
                </w:rPr>
                <w:t>LLS2535</w:t>
              </w:r>
            </w:ins>
          </w:p>
        </w:tc>
        <w:tc>
          <w:tcPr>
            <w:tcW w:w="933" w:type="pct"/>
            <w:noWrap/>
            <w:hideMark/>
          </w:tcPr>
          <w:p w:rsidR="00110C18" w:rsidRPr="0056388D" w:rsidRDefault="00110C18" w:rsidP="00063728">
            <w:pPr>
              <w:rPr>
                <w:ins w:id="30867" w:author="KIM, Jason" w:date="2019-04-02T13:39:00Z"/>
                <w:rFonts w:ascii="Calibri" w:eastAsia="Times New Roman" w:hAnsi="Calibri" w:cs="Calibri"/>
                <w:color w:val="000000"/>
                <w:lang w:eastAsia="en-AU"/>
              </w:rPr>
            </w:pPr>
            <w:ins w:id="308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69" w:author="KIM, Jason" w:date="2019-04-02T13:39:00Z"/>
                <w:rFonts w:ascii="Calibri" w:eastAsia="Times New Roman" w:hAnsi="Calibri" w:cs="Calibri"/>
                <w:color w:val="000000"/>
                <w:lang w:eastAsia="en-AU"/>
              </w:rPr>
            </w:pPr>
            <w:ins w:id="30870" w:author="KIM, Jason" w:date="2019-04-02T13:39:00Z">
              <w:r w:rsidRPr="0056388D">
                <w:rPr>
                  <w:rFonts w:ascii="Calibri" w:eastAsia="Times New Roman" w:hAnsi="Calibri" w:cs="Calibri"/>
                  <w:color w:val="000000"/>
                  <w:lang w:eastAsia="en-AU"/>
                </w:rPr>
                <w:t>Chainage 6729</w:t>
              </w:r>
            </w:ins>
          </w:p>
        </w:tc>
        <w:tc>
          <w:tcPr>
            <w:tcW w:w="764" w:type="pct"/>
            <w:noWrap/>
            <w:hideMark/>
          </w:tcPr>
          <w:p w:rsidR="00110C18" w:rsidRPr="0056388D" w:rsidRDefault="00110C18" w:rsidP="00063728">
            <w:pPr>
              <w:jc w:val="right"/>
              <w:rPr>
                <w:ins w:id="30871" w:author="KIM, Jason" w:date="2019-04-02T13:39:00Z"/>
                <w:rFonts w:ascii="Calibri" w:eastAsia="Times New Roman" w:hAnsi="Calibri" w:cs="Calibri"/>
                <w:color w:val="000000"/>
                <w:lang w:eastAsia="en-AU"/>
              </w:rPr>
            </w:pPr>
            <w:ins w:id="30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73" w:author="KIM, Jason" w:date="2019-04-02T13:39:00Z"/>
        </w:trPr>
        <w:tc>
          <w:tcPr>
            <w:tcW w:w="708" w:type="pct"/>
            <w:vMerge/>
            <w:hideMark/>
          </w:tcPr>
          <w:p w:rsidR="00110C18" w:rsidRPr="0056388D" w:rsidRDefault="00110C18" w:rsidP="00063728">
            <w:pPr>
              <w:rPr>
                <w:ins w:id="308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75" w:author="KIM, Jason" w:date="2019-04-02T13:39:00Z"/>
                <w:rFonts w:ascii="Calibri" w:eastAsia="Times New Roman" w:hAnsi="Calibri" w:cs="Calibri"/>
                <w:color w:val="000000"/>
                <w:lang w:eastAsia="en-AU"/>
              </w:rPr>
            </w:pPr>
            <w:ins w:id="30876"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77" w:author="KIM, Jason" w:date="2019-04-02T13:39:00Z"/>
                <w:rFonts w:ascii="Calibri" w:eastAsia="Times New Roman" w:hAnsi="Calibri" w:cs="Calibri"/>
                <w:color w:val="000000"/>
                <w:lang w:eastAsia="en-AU"/>
              </w:rPr>
            </w:pPr>
            <w:ins w:id="3087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79" w:author="KIM, Jason" w:date="2019-04-02T13:39:00Z"/>
                <w:rFonts w:ascii="Calibri" w:eastAsia="Times New Roman" w:hAnsi="Calibri" w:cs="Calibri"/>
                <w:color w:val="000000"/>
                <w:lang w:eastAsia="en-AU"/>
              </w:rPr>
            </w:pPr>
            <w:ins w:id="30880" w:author="KIM, Jason" w:date="2019-04-02T13:39:00Z">
              <w:r w:rsidRPr="0056388D">
                <w:rPr>
                  <w:rFonts w:ascii="Calibri" w:eastAsia="Times New Roman" w:hAnsi="Calibri" w:cs="Calibri"/>
                  <w:color w:val="000000"/>
                  <w:lang w:eastAsia="en-AU"/>
                </w:rPr>
                <w:t>LLS2536</w:t>
              </w:r>
            </w:ins>
          </w:p>
        </w:tc>
        <w:tc>
          <w:tcPr>
            <w:tcW w:w="933" w:type="pct"/>
            <w:noWrap/>
            <w:hideMark/>
          </w:tcPr>
          <w:p w:rsidR="00110C18" w:rsidRPr="0056388D" w:rsidRDefault="00110C18" w:rsidP="00063728">
            <w:pPr>
              <w:rPr>
                <w:ins w:id="30881" w:author="KIM, Jason" w:date="2019-04-02T13:39:00Z"/>
                <w:rFonts w:ascii="Calibri" w:eastAsia="Times New Roman" w:hAnsi="Calibri" w:cs="Calibri"/>
                <w:color w:val="000000"/>
                <w:lang w:eastAsia="en-AU"/>
              </w:rPr>
            </w:pPr>
            <w:ins w:id="308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83" w:author="KIM, Jason" w:date="2019-04-02T13:39:00Z"/>
                <w:rFonts w:ascii="Calibri" w:eastAsia="Times New Roman" w:hAnsi="Calibri" w:cs="Calibri"/>
                <w:color w:val="000000"/>
                <w:lang w:eastAsia="en-AU"/>
              </w:rPr>
            </w:pPr>
            <w:ins w:id="30884" w:author="KIM, Jason" w:date="2019-04-02T13:39:00Z">
              <w:r w:rsidRPr="0056388D">
                <w:rPr>
                  <w:rFonts w:ascii="Calibri" w:eastAsia="Times New Roman" w:hAnsi="Calibri" w:cs="Calibri"/>
                  <w:color w:val="000000"/>
                  <w:lang w:eastAsia="en-AU"/>
                </w:rPr>
                <w:t>Chainage 6739</w:t>
              </w:r>
            </w:ins>
          </w:p>
        </w:tc>
        <w:tc>
          <w:tcPr>
            <w:tcW w:w="764" w:type="pct"/>
            <w:noWrap/>
            <w:hideMark/>
          </w:tcPr>
          <w:p w:rsidR="00110C18" w:rsidRPr="0056388D" w:rsidRDefault="00110C18" w:rsidP="00063728">
            <w:pPr>
              <w:jc w:val="right"/>
              <w:rPr>
                <w:ins w:id="30885" w:author="KIM, Jason" w:date="2019-04-02T13:39:00Z"/>
                <w:rFonts w:ascii="Calibri" w:eastAsia="Times New Roman" w:hAnsi="Calibri" w:cs="Calibri"/>
                <w:color w:val="000000"/>
                <w:lang w:eastAsia="en-AU"/>
              </w:rPr>
            </w:pPr>
            <w:ins w:id="30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87" w:author="KIM, Jason" w:date="2019-04-02T13:39:00Z"/>
        </w:trPr>
        <w:tc>
          <w:tcPr>
            <w:tcW w:w="708" w:type="pct"/>
            <w:vMerge/>
            <w:hideMark/>
          </w:tcPr>
          <w:p w:rsidR="00110C18" w:rsidRPr="0056388D" w:rsidRDefault="00110C18" w:rsidP="00063728">
            <w:pPr>
              <w:rPr>
                <w:ins w:id="308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89" w:author="KIM, Jason" w:date="2019-04-02T13:39:00Z"/>
                <w:rFonts w:ascii="Calibri" w:eastAsia="Times New Roman" w:hAnsi="Calibri" w:cs="Calibri"/>
                <w:color w:val="000000"/>
                <w:lang w:eastAsia="en-AU"/>
              </w:rPr>
            </w:pPr>
            <w:ins w:id="30890"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91" w:author="KIM, Jason" w:date="2019-04-02T13:39:00Z"/>
                <w:rFonts w:ascii="Calibri" w:eastAsia="Times New Roman" w:hAnsi="Calibri" w:cs="Calibri"/>
                <w:color w:val="000000"/>
                <w:lang w:eastAsia="en-AU"/>
              </w:rPr>
            </w:pPr>
            <w:ins w:id="3089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93" w:author="KIM, Jason" w:date="2019-04-02T13:39:00Z"/>
                <w:rFonts w:ascii="Calibri" w:eastAsia="Times New Roman" w:hAnsi="Calibri" w:cs="Calibri"/>
                <w:color w:val="000000"/>
                <w:lang w:eastAsia="en-AU"/>
              </w:rPr>
            </w:pPr>
            <w:ins w:id="30894" w:author="KIM, Jason" w:date="2019-04-02T13:39:00Z">
              <w:r w:rsidRPr="0056388D">
                <w:rPr>
                  <w:rFonts w:ascii="Calibri" w:eastAsia="Times New Roman" w:hAnsi="Calibri" w:cs="Calibri"/>
                  <w:color w:val="000000"/>
                  <w:lang w:eastAsia="en-AU"/>
                </w:rPr>
                <w:t>LLS2537</w:t>
              </w:r>
            </w:ins>
          </w:p>
        </w:tc>
        <w:tc>
          <w:tcPr>
            <w:tcW w:w="933" w:type="pct"/>
            <w:noWrap/>
            <w:hideMark/>
          </w:tcPr>
          <w:p w:rsidR="00110C18" w:rsidRPr="0056388D" w:rsidRDefault="00110C18" w:rsidP="00063728">
            <w:pPr>
              <w:rPr>
                <w:ins w:id="30895" w:author="KIM, Jason" w:date="2019-04-02T13:39:00Z"/>
                <w:rFonts w:ascii="Calibri" w:eastAsia="Times New Roman" w:hAnsi="Calibri" w:cs="Calibri"/>
                <w:color w:val="000000"/>
                <w:lang w:eastAsia="en-AU"/>
              </w:rPr>
            </w:pPr>
            <w:ins w:id="308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97" w:author="KIM, Jason" w:date="2019-04-02T13:39:00Z"/>
                <w:rFonts w:ascii="Calibri" w:eastAsia="Times New Roman" w:hAnsi="Calibri" w:cs="Calibri"/>
                <w:color w:val="000000"/>
                <w:lang w:eastAsia="en-AU"/>
              </w:rPr>
            </w:pPr>
            <w:ins w:id="30898" w:author="KIM, Jason" w:date="2019-04-02T13:39:00Z">
              <w:r w:rsidRPr="0056388D">
                <w:rPr>
                  <w:rFonts w:ascii="Calibri" w:eastAsia="Times New Roman" w:hAnsi="Calibri" w:cs="Calibri"/>
                  <w:color w:val="000000"/>
                  <w:lang w:eastAsia="en-AU"/>
                </w:rPr>
                <w:t>Chainage 6749</w:t>
              </w:r>
            </w:ins>
          </w:p>
        </w:tc>
        <w:tc>
          <w:tcPr>
            <w:tcW w:w="764" w:type="pct"/>
            <w:noWrap/>
            <w:hideMark/>
          </w:tcPr>
          <w:p w:rsidR="00110C18" w:rsidRPr="0056388D" w:rsidRDefault="00110C18" w:rsidP="00063728">
            <w:pPr>
              <w:jc w:val="right"/>
              <w:rPr>
                <w:ins w:id="30899" w:author="KIM, Jason" w:date="2019-04-02T13:39:00Z"/>
                <w:rFonts w:ascii="Calibri" w:eastAsia="Times New Roman" w:hAnsi="Calibri" w:cs="Calibri"/>
                <w:color w:val="000000"/>
                <w:lang w:eastAsia="en-AU"/>
              </w:rPr>
            </w:pPr>
            <w:ins w:id="30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01" w:author="KIM, Jason" w:date="2019-04-02T13:39:00Z"/>
        </w:trPr>
        <w:tc>
          <w:tcPr>
            <w:tcW w:w="708" w:type="pct"/>
            <w:vMerge/>
            <w:hideMark/>
          </w:tcPr>
          <w:p w:rsidR="00110C18" w:rsidRPr="0056388D" w:rsidRDefault="00110C18" w:rsidP="00063728">
            <w:pPr>
              <w:rPr>
                <w:ins w:id="309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03" w:author="KIM, Jason" w:date="2019-04-02T13:39:00Z"/>
                <w:rFonts w:ascii="Calibri" w:eastAsia="Times New Roman" w:hAnsi="Calibri" w:cs="Calibri"/>
                <w:color w:val="000000"/>
                <w:lang w:eastAsia="en-AU"/>
              </w:rPr>
            </w:pPr>
            <w:ins w:id="30904"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05" w:author="KIM, Jason" w:date="2019-04-02T13:39:00Z"/>
                <w:rFonts w:ascii="Calibri" w:eastAsia="Times New Roman" w:hAnsi="Calibri" w:cs="Calibri"/>
                <w:color w:val="000000"/>
                <w:lang w:eastAsia="en-AU"/>
              </w:rPr>
            </w:pPr>
            <w:ins w:id="309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07" w:author="KIM, Jason" w:date="2019-04-02T13:39:00Z"/>
                <w:rFonts w:ascii="Calibri" w:eastAsia="Times New Roman" w:hAnsi="Calibri" w:cs="Calibri"/>
                <w:color w:val="000000"/>
                <w:lang w:eastAsia="en-AU"/>
              </w:rPr>
            </w:pPr>
            <w:ins w:id="30908" w:author="KIM, Jason" w:date="2019-04-02T13:39:00Z">
              <w:r w:rsidRPr="0056388D">
                <w:rPr>
                  <w:rFonts w:ascii="Calibri" w:eastAsia="Times New Roman" w:hAnsi="Calibri" w:cs="Calibri"/>
                  <w:color w:val="000000"/>
                  <w:lang w:eastAsia="en-AU"/>
                </w:rPr>
                <w:t>LLS2538</w:t>
              </w:r>
            </w:ins>
          </w:p>
        </w:tc>
        <w:tc>
          <w:tcPr>
            <w:tcW w:w="933" w:type="pct"/>
            <w:noWrap/>
            <w:hideMark/>
          </w:tcPr>
          <w:p w:rsidR="00110C18" w:rsidRPr="0056388D" w:rsidRDefault="00110C18" w:rsidP="00063728">
            <w:pPr>
              <w:rPr>
                <w:ins w:id="30909" w:author="KIM, Jason" w:date="2019-04-02T13:39:00Z"/>
                <w:rFonts w:ascii="Calibri" w:eastAsia="Times New Roman" w:hAnsi="Calibri" w:cs="Calibri"/>
                <w:color w:val="000000"/>
                <w:lang w:eastAsia="en-AU"/>
              </w:rPr>
            </w:pPr>
            <w:ins w:id="309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11" w:author="KIM, Jason" w:date="2019-04-02T13:39:00Z"/>
                <w:rFonts w:ascii="Calibri" w:eastAsia="Times New Roman" w:hAnsi="Calibri" w:cs="Calibri"/>
                <w:color w:val="000000"/>
                <w:lang w:eastAsia="en-AU"/>
              </w:rPr>
            </w:pPr>
            <w:ins w:id="30912" w:author="KIM, Jason" w:date="2019-04-02T13:39:00Z">
              <w:r w:rsidRPr="0056388D">
                <w:rPr>
                  <w:rFonts w:ascii="Calibri" w:eastAsia="Times New Roman" w:hAnsi="Calibri" w:cs="Calibri"/>
                  <w:color w:val="000000"/>
                  <w:lang w:eastAsia="en-AU"/>
                </w:rPr>
                <w:t>Chainage 6758</w:t>
              </w:r>
            </w:ins>
          </w:p>
        </w:tc>
        <w:tc>
          <w:tcPr>
            <w:tcW w:w="764" w:type="pct"/>
            <w:noWrap/>
            <w:hideMark/>
          </w:tcPr>
          <w:p w:rsidR="00110C18" w:rsidRPr="0056388D" w:rsidRDefault="00110C18" w:rsidP="00063728">
            <w:pPr>
              <w:jc w:val="right"/>
              <w:rPr>
                <w:ins w:id="30913" w:author="KIM, Jason" w:date="2019-04-02T13:39:00Z"/>
                <w:rFonts w:ascii="Calibri" w:eastAsia="Times New Roman" w:hAnsi="Calibri" w:cs="Calibri"/>
                <w:color w:val="000000"/>
                <w:lang w:eastAsia="en-AU"/>
              </w:rPr>
            </w:pPr>
            <w:ins w:id="30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15" w:author="KIM, Jason" w:date="2019-04-02T13:39:00Z"/>
        </w:trPr>
        <w:tc>
          <w:tcPr>
            <w:tcW w:w="708" w:type="pct"/>
            <w:vMerge/>
            <w:hideMark/>
          </w:tcPr>
          <w:p w:rsidR="00110C18" w:rsidRPr="0056388D" w:rsidRDefault="00110C18" w:rsidP="00063728">
            <w:pPr>
              <w:rPr>
                <w:ins w:id="309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17" w:author="KIM, Jason" w:date="2019-04-02T13:39:00Z"/>
                <w:rFonts w:ascii="Calibri" w:eastAsia="Times New Roman" w:hAnsi="Calibri" w:cs="Calibri"/>
                <w:color w:val="000000"/>
                <w:lang w:eastAsia="en-AU"/>
              </w:rPr>
            </w:pPr>
            <w:ins w:id="30918"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19" w:author="KIM, Jason" w:date="2019-04-02T13:39:00Z"/>
                <w:rFonts w:ascii="Calibri" w:eastAsia="Times New Roman" w:hAnsi="Calibri" w:cs="Calibri"/>
                <w:color w:val="000000"/>
                <w:lang w:eastAsia="en-AU"/>
              </w:rPr>
            </w:pPr>
            <w:ins w:id="309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21" w:author="KIM, Jason" w:date="2019-04-02T13:39:00Z"/>
                <w:rFonts w:ascii="Calibri" w:eastAsia="Times New Roman" w:hAnsi="Calibri" w:cs="Calibri"/>
                <w:color w:val="000000"/>
                <w:lang w:eastAsia="en-AU"/>
              </w:rPr>
            </w:pPr>
            <w:ins w:id="30922" w:author="KIM, Jason" w:date="2019-04-02T13:39:00Z">
              <w:r w:rsidRPr="0056388D">
                <w:rPr>
                  <w:rFonts w:ascii="Calibri" w:eastAsia="Times New Roman" w:hAnsi="Calibri" w:cs="Calibri"/>
                  <w:color w:val="000000"/>
                  <w:lang w:eastAsia="en-AU"/>
                </w:rPr>
                <w:t>LLS2539</w:t>
              </w:r>
            </w:ins>
          </w:p>
        </w:tc>
        <w:tc>
          <w:tcPr>
            <w:tcW w:w="933" w:type="pct"/>
            <w:noWrap/>
            <w:hideMark/>
          </w:tcPr>
          <w:p w:rsidR="00110C18" w:rsidRPr="0056388D" w:rsidRDefault="00110C18" w:rsidP="00063728">
            <w:pPr>
              <w:rPr>
                <w:ins w:id="30923" w:author="KIM, Jason" w:date="2019-04-02T13:39:00Z"/>
                <w:rFonts w:ascii="Calibri" w:eastAsia="Times New Roman" w:hAnsi="Calibri" w:cs="Calibri"/>
                <w:color w:val="000000"/>
                <w:lang w:eastAsia="en-AU"/>
              </w:rPr>
            </w:pPr>
            <w:ins w:id="309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25" w:author="KIM, Jason" w:date="2019-04-02T13:39:00Z"/>
                <w:rFonts w:ascii="Calibri" w:eastAsia="Times New Roman" w:hAnsi="Calibri" w:cs="Calibri"/>
                <w:color w:val="000000"/>
                <w:lang w:eastAsia="en-AU"/>
              </w:rPr>
            </w:pPr>
            <w:ins w:id="30926" w:author="KIM, Jason" w:date="2019-04-02T13:39:00Z">
              <w:r w:rsidRPr="0056388D">
                <w:rPr>
                  <w:rFonts w:ascii="Calibri" w:eastAsia="Times New Roman" w:hAnsi="Calibri" w:cs="Calibri"/>
                  <w:color w:val="000000"/>
                  <w:lang w:eastAsia="en-AU"/>
                </w:rPr>
                <w:t>Chainage 6768</w:t>
              </w:r>
            </w:ins>
          </w:p>
        </w:tc>
        <w:tc>
          <w:tcPr>
            <w:tcW w:w="764" w:type="pct"/>
            <w:noWrap/>
            <w:hideMark/>
          </w:tcPr>
          <w:p w:rsidR="00110C18" w:rsidRPr="0056388D" w:rsidRDefault="00110C18" w:rsidP="00063728">
            <w:pPr>
              <w:jc w:val="right"/>
              <w:rPr>
                <w:ins w:id="30927" w:author="KIM, Jason" w:date="2019-04-02T13:39:00Z"/>
                <w:rFonts w:ascii="Calibri" w:eastAsia="Times New Roman" w:hAnsi="Calibri" w:cs="Calibri"/>
                <w:color w:val="000000"/>
                <w:lang w:eastAsia="en-AU"/>
              </w:rPr>
            </w:pPr>
            <w:ins w:id="30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29" w:author="KIM, Jason" w:date="2019-04-02T13:39:00Z"/>
        </w:trPr>
        <w:tc>
          <w:tcPr>
            <w:tcW w:w="708" w:type="pct"/>
            <w:vMerge/>
            <w:hideMark/>
          </w:tcPr>
          <w:p w:rsidR="00110C18" w:rsidRPr="0056388D" w:rsidRDefault="00110C18" w:rsidP="00063728">
            <w:pPr>
              <w:rPr>
                <w:ins w:id="309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31" w:author="KIM, Jason" w:date="2019-04-02T13:39:00Z"/>
                <w:rFonts w:ascii="Calibri" w:eastAsia="Times New Roman" w:hAnsi="Calibri" w:cs="Calibri"/>
                <w:color w:val="000000"/>
                <w:lang w:eastAsia="en-AU"/>
              </w:rPr>
            </w:pPr>
            <w:ins w:id="30932"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33" w:author="KIM, Jason" w:date="2019-04-02T13:39:00Z"/>
                <w:rFonts w:ascii="Calibri" w:eastAsia="Times New Roman" w:hAnsi="Calibri" w:cs="Calibri"/>
                <w:color w:val="000000"/>
                <w:lang w:eastAsia="en-AU"/>
              </w:rPr>
            </w:pPr>
            <w:ins w:id="3093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35" w:author="KIM, Jason" w:date="2019-04-02T13:39:00Z"/>
                <w:rFonts w:ascii="Calibri" w:eastAsia="Times New Roman" w:hAnsi="Calibri" w:cs="Calibri"/>
                <w:color w:val="000000"/>
                <w:lang w:eastAsia="en-AU"/>
              </w:rPr>
            </w:pPr>
            <w:ins w:id="30936" w:author="KIM, Jason" w:date="2019-04-02T13:39:00Z">
              <w:r w:rsidRPr="0056388D">
                <w:rPr>
                  <w:rFonts w:ascii="Calibri" w:eastAsia="Times New Roman" w:hAnsi="Calibri" w:cs="Calibri"/>
                  <w:color w:val="000000"/>
                  <w:lang w:eastAsia="en-AU"/>
                </w:rPr>
                <w:t>LLS2540</w:t>
              </w:r>
            </w:ins>
          </w:p>
        </w:tc>
        <w:tc>
          <w:tcPr>
            <w:tcW w:w="933" w:type="pct"/>
            <w:noWrap/>
            <w:hideMark/>
          </w:tcPr>
          <w:p w:rsidR="00110C18" w:rsidRPr="0056388D" w:rsidRDefault="00110C18" w:rsidP="00063728">
            <w:pPr>
              <w:rPr>
                <w:ins w:id="30937" w:author="KIM, Jason" w:date="2019-04-02T13:39:00Z"/>
                <w:rFonts w:ascii="Calibri" w:eastAsia="Times New Roman" w:hAnsi="Calibri" w:cs="Calibri"/>
                <w:color w:val="000000"/>
                <w:lang w:eastAsia="en-AU"/>
              </w:rPr>
            </w:pPr>
            <w:ins w:id="309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39" w:author="KIM, Jason" w:date="2019-04-02T13:39:00Z"/>
                <w:rFonts w:ascii="Calibri" w:eastAsia="Times New Roman" w:hAnsi="Calibri" w:cs="Calibri"/>
                <w:color w:val="000000"/>
                <w:lang w:eastAsia="en-AU"/>
              </w:rPr>
            </w:pPr>
            <w:ins w:id="30940" w:author="KIM, Jason" w:date="2019-04-02T13:39:00Z">
              <w:r w:rsidRPr="0056388D">
                <w:rPr>
                  <w:rFonts w:ascii="Calibri" w:eastAsia="Times New Roman" w:hAnsi="Calibri" w:cs="Calibri"/>
                  <w:color w:val="000000"/>
                  <w:lang w:eastAsia="en-AU"/>
                </w:rPr>
                <w:t>Chainage 6777</w:t>
              </w:r>
            </w:ins>
          </w:p>
        </w:tc>
        <w:tc>
          <w:tcPr>
            <w:tcW w:w="764" w:type="pct"/>
            <w:noWrap/>
            <w:hideMark/>
          </w:tcPr>
          <w:p w:rsidR="00110C18" w:rsidRPr="0056388D" w:rsidRDefault="00110C18" w:rsidP="00063728">
            <w:pPr>
              <w:jc w:val="right"/>
              <w:rPr>
                <w:ins w:id="30941" w:author="KIM, Jason" w:date="2019-04-02T13:39:00Z"/>
                <w:rFonts w:ascii="Calibri" w:eastAsia="Times New Roman" w:hAnsi="Calibri" w:cs="Calibri"/>
                <w:color w:val="000000"/>
                <w:lang w:eastAsia="en-AU"/>
              </w:rPr>
            </w:pPr>
            <w:ins w:id="309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43" w:author="KIM, Jason" w:date="2019-04-02T13:39:00Z"/>
        </w:trPr>
        <w:tc>
          <w:tcPr>
            <w:tcW w:w="708" w:type="pct"/>
            <w:vMerge w:val="restart"/>
            <w:noWrap/>
            <w:hideMark/>
          </w:tcPr>
          <w:p w:rsidR="00110C18" w:rsidRPr="0056388D" w:rsidRDefault="00110C18" w:rsidP="00063728">
            <w:pPr>
              <w:rPr>
                <w:ins w:id="30944" w:author="KIM, Jason" w:date="2019-04-02T13:39:00Z"/>
                <w:rFonts w:ascii="Calibri" w:eastAsia="Times New Roman" w:hAnsi="Calibri" w:cs="Calibri"/>
                <w:color w:val="000000"/>
                <w:lang w:eastAsia="en-AU"/>
              </w:rPr>
            </w:pPr>
            <w:ins w:id="30945" w:author="KIM, Jason" w:date="2019-04-02T13:39:00Z">
              <w:r w:rsidRPr="0056388D">
                <w:rPr>
                  <w:rFonts w:ascii="Calibri" w:eastAsia="Times New Roman" w:hAnsi="Calibri" w:cs="Calibri"/>
                  <w:color w:val="000000"/>
                  <w:lang w:eastAsia="en-AU"/>
                </w:rPr>
                <w:t>LLE52K51</w:t>
              </w:r>
            </w:ins>
          </w:p>
        </w:tc>
        <w:tc>
          <w:tcPr>
            <w:tcW w:w="605" w:type="pct"/>
            <w:noWrap/>
            <w:hideMark/>
          </w:tcPr>
          <w:p w:rsidR="00110C18" w:rsidRPr="0056388D" w:rsidRDefault="00110C18" w:rsidP="00063728">
            <w:pPr>
              <w:rPr>
                <w:ins w:id="30946" w:author="KIM, Jason" w:date="2019-04-02T13:39:00Z"/>
                <w:rFonts w:ascii="Calibri" w:eastAsia="Times New Roman" w:hAnsi="Calibri" w:cs="Calibri"/>
                <w:color w:val="000000"/>
                <w:lang w:eastAsia="en-AU"/>
              </w:rPr>
            </w:pPr>
            <w:ins w:id="30947"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48" w:author="KIM, Jason" w:date="2019-04-02T13:39:00Z"/>
                <w:rFonts w:ascii="Calibri" w:eastAsia="Times New Roman" w:hAnsi="Calibri" w:cs="Calibri"/>
                <w:color w:val="000000"/>
                <w:lang w:eastAsia="en-AU"/>
              </w:rPr>
            </w:pPr>
            <w:ins w:id="309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50" w:author="KIM, Jason" w:date="2019-04-02T13:39:00Z"/>
                <w:rFonts w:ascii="Calibri" w:eastAsia="Times New Roman" w:hAnsi="Calibri" w:cs="Calibri"/>
                <w:color w:val="000000"/>
                <w:lang w:eastAsia="en-AU"/>
              </w:rPr>
            </w:pPr>
            <w:ins w:id="30951" w:author="KIM, Jason" w:date="2019-04-02T13:39:00Z">
              <w:r w:rsidRPr="0056388D">
                <w:rPr>
                  <w:rFonts w:ascii="Calibri" w:eastAsia="Times New Roman" w:hAnsi="Calibri" w:cs="Calibri"/>
                  <w:color w:val="000000"/>
                  <w:lang w:eastAsia="en-AU"/>
                </w:rPr>
                <w:t>LLN1542</w:t>
              </w:r>
            </w:ins>
          </w:p>
        </w:tc>
        <w:tc>
          <w:tcPr>
            <w:tcW w:w="933" w:type="pct"/>
            <w:noWrap/>
            <w:hideMark/>
          </w:tcPr>
          <w:p w:rsidR="00110C18" w:rsidRPr="0056388D" w:rsidRDefault="00110C18" w:rsidP="00063728">
            <w:pPr>
              <w:rPr>
                <w:ins w:id="30952" w:author="KIM, Jason" w:date="2019-04-02T13:39:00Z"/>
                <w:rFonts w:ascii="Calibri" w:eastAsia="Times New Roman" w:hAnsi="Calibri" w:cs="Calibri"/>
                <w:color w:val="000000"/>
                <w:lang w:eastAsia="en-AU"/>
              </w:rPr>
            </w:pPr>
            <w:ins w:id="309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54" w:author="KIM, Jason" w:date="2019-04-02T13:39:00Z"/>
                <w:rFonts w:ascii="Calibri" w:eastAsia="Times New Roman" w:hAnsi="Calibri" w:cs="Calibri"/>
                <w:color w:val="000000"/>
                <w:lang w:eastAsia="en-AU"/>
              </w:rPr>
            </w:pPr>
            <w:ins w:id="30955" w:author="KIM, Jason" w:date="2019-04-02T13:39:00Z">
              <w:r w:rsidRPr="0056388D">
                <w:rPr>
                  <w:rFonts w:ascii="Calibri" w:eastAsia="Times New Roman" w:hAnsi="Calibri" w:cs="Calibri"/>
                  <w:color w:val="000000"/>
                  <w:lang w:eastAsia="en-AU"/>
                </w:rPr>
                <w:t>Chainage 7063</w:t>
              </w:r>
            </w:ins>
          </w:p>
        </w:tc>
        <w:tc>
          <w:tcPr>
            <w:tcW w:w="764" w:type="pct"/>
            <w:noWrap/>
            <w:hideMark/>
          </w:tcPr>
          <w:p w:rsidR="00110C18" w:rsidRPr="0056388D" w:rsidRDefault="00110C18" w:rsidP="00063728">
            <w:pPr>
              <w:jc w:val="right"/>
              <w:rPr>
                <w:ins w:id="30956" w:author="KIM, Jason" w:date="2019-04-02T13:39:00Z"/>
                <w:rFonts w:ascii="Calibri" w:eastAsia="Times New Roman" w:hAnsi="Calibri" w:cs="Calibri"/>
                <w:color w:val="000000"/>
                <w:lang w:eastAsia="en-AU"/>
              </w:rPr>
            </w:pPr>
            <w:ins w:id="309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58" w:author="KIM, Jason" w:date="2019-04-02T13:39:00Z"/>
        </w:trPr>
        <w:tc>
          <w:tcPr>
            <w:tcW w:w="708" w:type="pct"/>
            <w:vMerge/>
            <w:hideMark/>
          </w:tcPr>
          <w:p w:rsidR="00110C18" w:rsidRPr="0056388D" w:rsidRDefault="00110C18" w:rsidP="00063728">
            <w:pPr>
              <w:rPr>
                <w:ins w:id="309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60" w:author="KIM, Jason" w:date="2019-04-02T13:39:00Z"/>
                <w:rFonts w:ascii="Calibri" w:eastAsia="Times New Roman" w:hAnsi="Calibri" w:cs="Calibri"/>
                <w:color w:val="000000"/>
                <w:lang w:eastAsia="en-AU"/>
              </w:rPr>
            </w:pPr>
            <w:ins w:id="30961"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62" w:author="KIM, Jason" w:date="2019-04-02T13:39:00Z"/>
                <w:rFonts w:ascii="Calibri" w:eastAsia="Times New Roman" w:hAnsi="Calibri" w:cs="Calibri"/>
                <w:color w:val="000000"/>
                <w:lang w:eastAsia="en-AU"/>
              </w:rPr>
            </w:pPr>
            <w:ins w:id="3096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64" w:author="KIM, Jason" w:date="2019-04-02T13:39:00Z"/>
                <w:rFonts w:ascii="Calibri" w:eastAsia="Times New Roman" w:hAnsi="Calibri" w:cs="Calibri"/>
                <w:color w:val="000000"/>
                <w:lang w:eastAsia="en-AU"/>
              </w:rPr>
            </w:pPr>
            <w:ins w:id="30965" w:author="KIM, Jason" w:date="2019-04-02T13:39:00Z">
              <w:r w:rsidRPr="0056388D">
                <w:rPr>
                  <w:rFonts w:ascii="Calibri" w:eastAsia="Times New Roman" w:hAnsi="Calibri" w:cs="Calibri"/>
                  <w:color w:val="000000"/>
                  <w:lang w:eastAsia="en-AU"/>
                </w:rPr>
                <w:t>LLN1543</w:t>
              </w:r>
            </w:ins>
          </w:p>
        </w:tc>
        <w:tc>
          <w:tcPr>
            <w:tcW w:w="933" w:type="pct"/>
            <w:noWrap/>
            <w:hideMark/>
          </w:tcPr>
          <w:p w:rsidR="00110C18" w:rsidRPr="0056388D" w:rsidRDefault="00110C18" w:rsidP="00063728">
            <w:pPr>
              <w:rPr>
                <w:ins w:id="30966" w:author="KIM, Jason" w:date="2019-04-02T13:39:00Z"/>
                <w:rFonts w:ascii="Calibri" w:eastAsia="Times New Roman" w:hAnsi="Calibri" w:cs="Calibri"/>
                <w:color w:val="000000"/>
                <w:lang w:eastAsia="en-AU"/>
              </w:rPr>
            </w:pPr>
            <w:ins w:id="309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68" w:author="KIM, Jason" w:date="2019-04-02T13:39:00Z"/>
                <w:rFonts w:ascii="Calibri" w:eastAsia="Times New Roman" w:hAnsi="Calibri" w:cs="Calibri"/>
                <w:color w:val="000000"/>
                <w:lang w:eastAsia="en-AU"/>
              </w:rPr>
            </w:pPr>
            <w:ins w:id="30969" w:author="KIM, Jason" w:date="2019-04-02T13:39:00Z">
              <w:r w:rsidRPr="0056388D">
                <w:rPr>
                  <w:rFonts w:ascii="Calibri" w:eastAsia="Times New Roman" w:hAnsi="Calibri" w:cs="Calibri"/>
                  <w:color w:val="000000"/>
                  <w:lang w:eastAsia="en-AU"/>
                </w:rPr>
                <w:t>Chainage 7072</w:t>
              </w:r>
            </w:ins>
          </w:p>
        </w:tc>
        <w:tc>
          <w:tcPr>
            <w:tcW w:w="764" w:type="pct"/>
            <w:noWrap/>
            <w:hideMark/>
          </w:tcPr>
          <w:p w:rsidR="00110C18" w:rsidRPr="0056388D" w:rsidRDefault="00110C18" w:rsidP="00063728">
            <w:pPr>
              <w:jc w:val="right"/>
              <w:rPr>
                <w:ins w:id="30970" w:author="KIM, Jason" w:date="2019-04-02T13:39:00Z"/>
                <w:rFonts w:ascii="Calibri" w:eastAsia="Times New Roman" w:hAnsi="Calibri" w:cs="Calibri"/>
                <w:color w:val="000000"/>
                <w:lang w:eastAsia="en-AU"/>
              </w:rPr>
            </w:pPr>
            <w:ins w:id="309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72" w:author="KIM, Jason" w:date="2019-04-02T13:39:00Z"/>
        </w:trPr>
        <w:tc>
          <w:tcPr>
            <w:tcW w:w="708" w:type="pct"/>
            <w:vMerge/>
            <w:hideMark/>
          </w:tcPr>
          <w:p w:rsidR="00110C18" w:rsidRPr="0056388D" w:rsidRDefault="00110C18" w:rsidP="00063728">
            <w:pPr>
              <w:rPr>
                <w:ins w:id="309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74" w:author="KIM, Jason" w:date="2019-04-02T13:39:00Z"/>
                <w:rFonts w:ascii="Calibri" w:eastAsia="Times New Roman" w:hAnsi="Calibri" w:cs="Calibri"/>
                <w:color w:val="000000"/>
                <w:lang w:eastAsia="en-AU"/>
              </w:rPr>
            </w:pPr>
            <w:ins w:id="30975"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76" w:author="KIM, Jason" w:date="2019-04-02T13:39:00Z"/>
                <w:rFonts w:ascii="Calibri" w:eastAsia="Times New Roman" w:hAnsi="Calibri" w:cs="Calibri"/>
                <w:color w:val="000000"/>
                <w:lang w:eastAsia="en-AU"/>
              </w:rPr>
            </w:pPr>
            <w:ins w:id="309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78" w:author="KIM, Jason" w:date="2019-04-02T13:39:00Z"/>
                <w:rFonts w:ascii="Calibri" w:eastAsia="Times New Roman" w:hAnsi="Calibri" w:cs="Calibri"/>
                <w:color w:val="000000"/>
                <w:lang w:eastAsia="en-AU"/>
              </w:rPr>
            </w:pPr>
            <w:ins w:id="30979" w:author="KIM, Jason" w:date="2019-04-02T13:39:00Z">
              <w:r w:rsidRPr="0056388D">
                <w:rPr>
                  <w:rFonts w:ascii="Calibri" w:eastAsia="Times New Roman" w:hAnsi="Calibri" w:cs="Calibri"/>
                  <w:color w:val="000000"/>
                  <w:lang w:eastAsia="en-AU"/>
                </w:rPr>
                <w:t>LLN1544</w:t>
              </w:r>
            </w:ins>
          </w:p>
        </w:tc>
        <w:tc>
          <w:tcPr>
            <w:tcW w:w="933" w:type="pct"/>
            <w:noWrap/>
            <w:hideMark/>
          </w:tcPr>
          <w:p w:rsidR="00110C18" w:rsidRPr="0056388D" w:rsidRDefault="00110C18" w:rsidP="00063728">
            <w:pPr>
              <w:rPr>
                <w:ins w:id="30980" w:author="KIM, Jason" w:date="2019-04-02T13:39:00Z"/>
                <w:rFonts w:ascii="Calibri" w:eastAsia="Times New Roman" w:hAnsi="Calibri" w:cs="Calibri"/>
                <w:color w:val="000000"/>
                <w:lang w:eastAsia="en-AU"/>
              </w:rPr>
            </w:pPr>
            <w:ins w:id="309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82" w:author="KIM, Jason" w:date="2019-04-02T13:39:00Z"/>
                <w:rFonts w:ascii="Calibri" w:eastAsia="Times New Roman" w:hAnsi="Calibri" w:cs="Calibri"/>
                <w:color w:val="000000"/>
                <w:lang w:eastAsia="en-AU"/>
              </w:rPr>
            </w:pPr>
            <w:ins w:id="30983" w:author="KIM, Jason" w:date="2019-04-02T13:39:00Z">
              <w:r w:rsidRPr="0056388D">
                <w:rPr>
                  <w:rFonts w:ascii="Calibri" w:eastAsia="Times New Roman" w:hAnsi="Calibri" w:cs="Calibri"/>
                  <w:color w:val="000000"/>
                  <w:lang w:eastAsia="en-AU"/>
                </w:rPr>
                <w:t>Chainage 7082</w:t>
              </w:r>
            </w:ins>
          </w:p>
        </w:tc>
        <w:tc>
          <w:tcPr>
            <w:tcW w:w="764" w:type="pct"/>
            <w:noWrap/>
            <w:hideMark/>
          </w:tcPr>
          <w:p w:rsidR="00110C18" w:rsidRPr="0056388D" w:rsidRDefault="00110C18" w:rsidP="00063728">
            <w:pPr>
              <w:jc w:val="right"/>
              <w:rPr>
                <w:ins w:id="30984" w:author="KIM, Jason" w:date="2019-04-02T13:39:00Z"/>
                <w:rFonts w:ascii="Calibri" w:eastAsia="Times New Roman" w:hAnsi="Calibri" w:cs="Calibri"/>
                <w:color w:val="000000"/>
                <w:lang w:eastAsia="en-AU"/>
              </w:rPr>
            </w:pPr>
            <w:ins w:id="309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86" w:author="KIM, Jason" w:date="2019-04-02T13:39:00Z"/>
        </w:trPr>
        <w:tc>
          <w:tcPr>
            <w:tcW w:w="708" w:type="pct"/>
            <w:vMerge/>
            <w:hideMark/>
          </w:tcPr>
          <w:p w:rsidR="00110C18" w:rsidRPr="0056388D" w:rsidRDefault="00110C18" w:rsidP="00063728">
            <w:pPr>
              <w:rPr>
                <w:ins w:id="309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88" w:author="KIM, Jason" w:date="2019-04-02T13:39:00Z"/>
                <w:rFonts w:ascii="Calibri" w:eastAsia="Times New Roman" w:hAnsi="Calibri" w:cs="Calibri"/>
                <w:color w:val="000000"/>
                <w:lang w:eastAsia="en-AU"/>
              </w:rPr>
            </w:pPr>
            <w:ins w:id="30989"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90" w:author="KIM, Jason" w:date="2019-04-02T13:39:00Z"/>
                <w:rFonts w:ascii="Calibri" w:eastAsia="Times New Roman" w:hAnsi="Calibri" w:cs="Calibri"/>
                <w:color w:val="000000"/>
                <w:lang w:eastAsia="en-AU"/>
              </w:rPr>
            </w:pPr>
            <w:ins w:id="309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92" w:author="KIM, Jason" w:date="2019-04-02T13:39:00Z"/>
                <w:rFonts w:ascii="Calibri" w:eastAsia="Times New Roman" w:hAnsi="Calibri" w:cs="Calibri"/>
                <w:color w:val="000000"/>
                <w:lang w:eastAsia="en-AU"/>
              </w:rPr>
            </w:pPr>
            <w:ins w:id="30993" w:author="KIM, Jason" w:date="2019-04-02T13:39:00Z">
              <w:r w:rsidRPr="0056388D">
                <w:rPr>
                  <w:rFonts w:ascii="Calibri" w:eastAsia="Times New Roman" w:hAnsi="Calibri" w:cs="Calibri"/>
                  <w:color w:val="000000"/>
                  <w:lang w:eastAsia="en-AU"/>
                </w:rPr>
                <w:t>LLN1545</w:t>
              </w:r>
            </w:ins>
          </w:p>
        </w:tc>
        <w:tc>
          <w:tcPr>
            <w:tcW w:w="933" w:type="pct"/>
            <w:noWrap/>
            <w:hideMark/>
          </w:tcPr>
          <w:p w:rsidR="00110C18" w:rsidRPr="0056388D" w:rsidRDefault="00110C18" w:rsidP="00063728">
            <w:pPr>
              <w:rPr>
                <w:ins w:id="30994" w:author="KIM, Jason" w:date="2019-04-02T13:39:00Z"/>
                <w:rFonts w:ascii="Calibri" w:eastAsia="Times New Roman" w:hAnsi="Calibri" w:cs="Calibri"/>
                <w:color w:val="000000"/>
                <w:lang w:eastAsia="en-AU"/>
              </w:rPr>
            </w:pPr>
            <w:ins w:id="309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96" w:author="KIM, Jason" w:date="2019-04-02T13:39:00Z"/>
                <w:rFonts w:ascii="Calibri" w:eastAsia="Times New Roman" w:hAnsi="Calibri" w:cs="Calibri"/>
                <w:color w:val="000000"/>
                <w:lang w:eastAsia="en-AU"/>
              </w:rPr>
            </w:pPr>
            <w:ins w:id="30997" w:author="KIM, Jason" w:date="2019-04-02T13:39:00Z">
              <w:r w:rsidRPr="0056388D">
                <w:rPr>
                  <w:rFonts w:ascii="Calibri" w:eastAsia="Times New Roman" w:hAnsi="Calibri" w:cs="Calibri"/>
                  <w:color w:val="000000"/>
                  <w:lang w:eastAsia="en-AU"/>
                </w:rPr>
                <w:t>Chainage 7091</w:t>
              </w:r>
            </w:ins>
          </w:p>
        </w:tc>
        <w:tc>
          <w:tcPr>
            <w:tcW w:w="764" w:type="pct"/>
            <w:noWrap/>
            <w:hideMark/>
          </w:tcPr>
          <w:p w:rsidR="00110C18" w:rsidRPr="0056388D" w:rsidRDefault="00110C18" w:rsidP="00063728">
            <w:pPr>
              <w:jc w:val="right"/>
              <w:rPr>
                <w:ins w:id="30998" w:author="KIM, Jason" w:date="2019-04-02T13:39:00Z"/>
                <w:rFonts w:ascii="Calibri" w:eastAsia="Times New Roman" w:hAnsi="Calibri" w:cs="Calibri"/>
                <w:color w:val="000000"/>
                <w:lang w:eastAsia="en-AU"/>
              </w:rPr>
            </w:pPr>
            <w:ins w:id="309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00" w:author="KIM, Jason" w:date="2019-04-02T13:39:00Z"/>
        </w:trPr>
        <w:tc>
          <w:tcPr>
            <w:tcW w:w="708" w:type="pct"/>
            <w:vMerge/>
            <w:hideMark/>
          </w:tcPr>
          <w:p w:rsidR="00110C18" w:rsidRPr="0056388D" w:rsidRDefault="00110C18" w:rsidP="00063728">
            <w:pPr>
              <w:rPr>
                <w:ins w:id="310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02" w:author="KIM, Jason" w:date="2019-04-02T13:39:00Z"/>
                <w:rFonts w:ascii="Calibri" w:eastAsia="Times New Roman" w:hAnsi="Calibri" w:cs="Calibri"/>
                <w:color w:val="000000"/>
                <w:lang w:eastAsia="en-AU"/>
              </w:rPr>
            </w:pPr>
            <w:ins w:id="31003"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04" w:author="KIM, Jason" w:date="2019-04-02T13:39:00Z"/>
                <w:rFonts w:ascii="Calibri" w:eastAsia="Times New Roman" w:hAnsi="Calibri" w:cs="Calibri"/>
                <w:color w:val="000000"/>
                <w:lang w:eastAsia="en-AU"/>
              </w:rPr>
            </w:pPr>
            <w:ins w:id="3100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06" w:author="KIM, Jason" w:date="2019-04-02T13:39:00Z"/>
                <w:rFonts w:ascii="Calibri" w:eastAsia="Times New Roman" w:hAnsi="Calibri" w:cs="Calibri"/>
                <w:color w:val="000000"/>
                <w:lang w:eastAsia="en-AU"/>
              </w:rPr>
            </w:pPr>
            <w:ins w:id="31007" w:author="KIM, Jason" w:date="2019-04-02T13:39:00Z">
              <w:r w:rsidRPr="0056388D">
                <w:rPr>
                  <w:rFonts w:ascii="Calibri" w:eastAsia="Times New Roman" w:hAnsi="Calibri" w:cs="Calibri"/>
                  <w:color w:val="000000"/>
                  <w:lang w:eastAsia="en-AU"/>
                </w:rPr>
                <w:t>LLN1546</w:t>
              </w:r>
            </w:ins>
          </w:p>
        </w:tc>
        <w:tc>
          <w:tcPr>
            <w:tcW w:w="933" w:type="pct"/>
            <w:noWrap/>
            <w:hideMark/>
          </w:tcPr>
          <w:p w:rsidR="00110C18" w:rsidRPr="0056388D" w:rsidRDefault="00110C18" w:rsidP="00063728">
            <w:pPr>
              <w:rPr>
                <w:ins w:id="31008" w:author="KIM, Jason" w:date="2019-04-02T13:39:00Z"/>
                <w:rFonts w:ascii="Calibri" w:eastAsia="Times New Roman" w:hAnsi="Calibri" w:cs="Calibri"/>
                <w:color w:val="000000"/>
                <w:lang w:eastAsia="en-AU"/>
              </w:rPr>
            </w:pPr>
            <w:ins w:id="310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10" w:author="KIM, Jason" w:date="2019-04-02T13:39:00Z"/>
                <w:rFonts w:ascii="Calibri" w:eastAsia="Times New Roman" w:hAnsi="Calibri" w:cs="Calibri"/>
                <w:color w:val="000000"/>
                <w:lang w:eastAsia="en-AU"/>
              </w:rPr>
            </w:pPr>
            <w:ins w:id="31011" w:author="KIM, Jason" w:date="2019-04-02T13:39:00Z">
              <w:r w:rsidRPr="0056388D">
                <w:rPr>
                  <w:rFonts w:ascii="Calibri" w:eastAsia="Times New Roman" w:hAnsi="Calibri" w:cs="Calibri"/>
                  <w:color w:val="000000"/>
                  <w:lang w:eastAsia="en-AU"/>
                </w:rPr>
                <w:t>Chainage 7101</w:t>
              </w:r>
            </w:ins>
          </w:p>
        </w:tc>
        <w:tc>
          <w:tcPr>
            <w:tcW w:w="764" w:type="pct"/>
            <w:noWrap/>
            <w:hideMark/>
          </w:tcPr>
          <w:p w:rsidR="00110C18" w:rsidRPr="0056388D" w:rsidRDefault="00110C18" w:rsidP="00063728">
            <w:pPr>
              <w:jc w:val="right"/>
              <w:rPr>
                <w:ins w:id="31012" w:author="KIM, Jason" w:date="2019-04-02T13:39:00Z"/>
                <w:rFonts w:ascii="Calibri" w:eastAsia="Times New Roman" w:hAnsi="Calibri" w:cs="Calibri"/>
                <w:color w:val="000000"/>
                <w:lang w:eastAsia="en-AU"/>
              </w:rPr>
            </w:pPr>
            <w:ins w:id="310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14" w:author="KIM, Jason" w:date="2019-04-02T13:39:00Z"/>
        </w:trPr>
        <w:tc>
          <w:tcPr>
            <w:tcW w:w="708" w:type="pct"/>
            <w:vMerge/>
            <w:hideMark/>
          </w:tcPr>
          <w:p w:rsidR="00110C18" w:rsidRPr="0056388D" w:rsidRDefault="00110C18" w:rsidP="00063728">
            <w:pPr>
              <w:rPr>
                <w:ins w:id="310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16" w:author="KIM, Jason" w:date="2019-04-02T13:39:00Z"/>
                <w:rFonts w:ascii="Calibri" w:eastAsia="Times New Roman" w:hAnsi="Calibri" w:cs="Calibri"/>
                <w:color w:val="000000"/>
                <w:lang w:eastAsia="en-AU"/>
              </w:rPr>
            </w:pPr>
            <w:ins w:id="31017"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18" w:author="KIM, Jason" w:date="2019-04-02T13:39:00Z"/>
                <w:rFonts w:ascii="Calibri" w:eastAsia="Times New Roman" w:hAnsi="Calibri" w:cs="Calibri"/>
                <w:color w:val="000000"/>
                <w:lang w:eastAsia="en-AU"/>
              </w:rPr>
            </w:pPr>
            <w:ins w:id="310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20" w:author="KIM, Jason" w:date="2019-04-02T13:39:00Z"/>
                <w:rFonts w:ascii="Calibri" w:eastAsia="Times New Roman" w:hAnsi="Calibri" w:cs="Calibri"/>
                <w:color w:val="000000"/>
                <w:lang w:eastAsia="en-AU"/>
              </w:rPr>
            </w:pPr>
            <w:ins w:id="31021" w:author="KIM, Jason" w:date="2019-04-02T13:39:00Z">
              <w:r w:rsidRPr="0056388D">
                <w:rPr>
                  <w:rFonts w:ascii="Calibri" w:eastAsia="Times New Roman" w:hAnsi="Calibri" w:cs="Calibri"/>
                  <w:color w:val="000000"/>
                  <w:lang w:eastAsia="en-AU"/>
                </w:rPr>
                <w:t>LLN1547</w:t>
              </w:r>
            </w:ins>
          </w:p>
        </w:tc>
        <w:tc>
          <w:tcPr>
            <w:tcW w:w="933" w:type="pct"/>
            <w:noWrap/>
            <w:hideMark/>
          </w:tcPr>
          <w:p w:rsidR="00110C18" w:rsidRPr="0056388D" w:rsidRDefault="00110C18" w:rsidP="00063728">
            <w:pPr>
              <w:rPr>
                <w:ins w:id="31022" w:author="KIM, Jason" w:date="2019-04-02T13:39:00Z"/>
                <w:rFonts w:ascii="Calibri" w:eastAsia="Times New Roman" w:hAnsi="Calibri" w:cs="Calibri"/>
                <w:color w:val="000000"/>
                <w:lang w:eastAsia="en-AU"/>
              </w:rPr>
            </w:pPr>
            <w:ins w:id="310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24" w:author="KIM, Jason" w:date="2019-04-02T13:39:00Z"/>
                <w:rFonts w:ascii="Calibri" w:eastAsia="Times New Roman" w:hAnsi="Calibri" w:cs="Calibri"/>
                <w:color w:val="000000"/>
                <w:lang w:eastAsia="en-AU"/>
              </w:rPr>
            </w:pPr>
            <w:ins w:id="31025" w:author="KIM, Jason" w:date="2019-04-02T13:39:00Z">
              <w:r w:rsidRPr="0056388D">
                <w:rPr>
                  <w:rFonts w:ascii="Calibri" w:eastAsia="Times New Roman" w:hAnsi="Calibri" w:cs="Calibri"/>
                  <w:color w:val="000000"/>
                  <w:lang w:eastAsia="en-AU"/>
                </w:rPr>
                <w:t>Chainage 7111</w:t>
              </w:r>
            </w:ins>
          </w:p>
        </w:tc>
        <w:tc>
          <w:tcPr>
            <w:tcW w:w="764" w:type="pct"/>
            <w:noWrap/>
            <w:hideMark/>
          </w:tcPr>
          <w:p w:rsidR="00110C18" w:rsidRPr="0056388D" w:rsidRDefault="00110C18" w:rsidP="00063728">
            <w:pPr>
              <w:jc w:val="right"/>
              <w:rPr>
                <w:ins w:id="31026" w:author="KIM, Jason" w:date="2019-04-02T13:39:00Z"/>
                <w:rFonts w:ascii="Calibri" w:eastAsia="Times New Roman" w:hAnsi="Calibri" w:cs="Calibri"/>
                <w:color w:val="000000"/>
                <w:lang w:eastAsia="en-AU"/>
              </w:rPr>
            </w:pPr>
            <w:ins w:id="310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28" w:author="KIM, Jason" w:date="2019-04-02T13:39:00Z"/>
        </w:trPr>
        <w:tc>
          <w:tcPr>
            <w:tcW w:w="708" w:type="pct"/>
            <w:vMerge/>
            <w:hideMark/>
          </w:tcPr>
          <w:p w:rsidR="00110C18" w:rsidRPr="0056388D" w:rsidRDefault="00110C18" w:rsidP="00063728">
            <w:pPr>
              <w:rPr>
                <w:ins w:id="310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30" w:author="KIM, Jason" w:date="2019-04-02T13:39:00Z"/>
                <w:rFonts w:ascii="Calibri" w:eastAsia="Times New Roman" w:hAnsi="Calibri" w:cs="Calibri"/>
                <w:color w:val="000000"/>
                <w:lang w:eastAsia="en-AU"/>
              </w:rPr>
            </w:pPr>
            <w:ins w:id="31031"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32" w:author="KIM, Jason" w:date="2019-04-02T13:39:00Z"/>
                <w:rFonts w:ascii="Calibri" w:eastAsia="Times New Roman" w:hAnsi="Calibri" w:cs="Calibri"/>
                <w:color w:val="000000"/>
                <w:lang w:eastAsia="en-AU"/>
              </w:rPr>
            </w:pPr>
            <w:ins w:id="310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34" w:author="KIM, Jason" w:date="2019-04-02T13:39:00Z"/>
                <w:rFonts w:ascii="Calibri" w:eastAsia="Times New Roman" w:hAnsi="Calibri" w:cs="Calibri"/>
                <w:color w:val="000000"/>
                <w:lang w:eastAsia="en-AU"/>
              </w:rPr>
            </w:pPr>
            <w:ins w:id="31035" w:author="KIM, Jason" w:date="2019-04-02T13:39:00Z">
              <w:r w:rsidRPr="0056388D">
                <w:rPr>
                  <w:rFonts w:ascii="Calibri" w:eastAsia="Times New Roman" w:hAnsi="Calibri" w:cs="Calibri"/>
                  <w:color w:val="000000"/>
                  <w:lang w:eastAsia="en-AU"/>
                </w:rPr>
                <w:t>LLN1548</w:t>
              </w:r>
            </w:ins>
          </w:p>
        </w:tc>
        <w:tc>
          <w:tcPr>
            <w:tcW w:w="933" w:type="pct"/>
            <w:noWrap/>
            <w:hideMark/>
          </w:tcPr>
          <w:p w:rsidR="00110C18" w:rsidRPr="0056388D" w:rsidRDefault="00110C18" w:rsidP="00063728">
            <w:pPr>
              <w:rPr>
                <w:ins w:id="31036" w:author="KIM, Jason" w:date="2019-04-02T13:39:00Z"/>
                <w:rFonts w:ascii="Calibri" w:eastAsia="Times New Roman" w:hAnsi="Calibri" w:cs="Calibri"/>
                <w:color w:val="000000"/>
                <w:lang w:eastAsia="en-AU"/>
              </w:rPr>
            </w:pPr>
            <w:ins w:id="310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38" w:author="KIM, Jason" w:date="2019-04-02T13:39:00Z"/>
                <w:rFonts w:ascii="Calibri" w:eastAsia="Times New Roman" w:hAnsi="Calibri" w:cs="Calibri"/>
                <w:color w:val="000000"/>
                <w:lang w:eastAsia="en-AU"/>
              </w:rPr>
            </w:pPr>
            <w:ins w:id="31039" w:author="KIM, Jason" w:date="2019-04-02T13:39:00Z">
              <w:r w:rsidRPr="0056388D">
                <w:rPr>
                  <w:rFonts w:ascii="Calibri" w:eastAsia="Times New Roman" w:hAnsi="Calibri" w:cs="Calibri"/>
                  <w:color w:val="000000"/>
                  <w:lang w:eastAsia="en-AU"/>
                </w:rPr>
                <w:t>Chainage 7121</w:t>
              </w:r>
            </w:ins>
          </w:p>
        </w:tc>
        <w:tc>
          <w:tcPr>
            <w:tcW w:w="764" w:type="pct"/>
            <w:noWrap/>
            <w:hideMark/>
          </w:tcPr>
          <w:p w:rsidR="00110C18" w:rsidRPr="0056388D" w:rsidRDefault="00110C18" w:rsidP="00063728">
            <w:pPr>
              <w:jc w:val="right"/>
              <w:rPr>
                <w:ins w:id="31040" w:author="KIM, Jason" w:date="2019-04-02T13:39:00Z"/>
                <w:rFonts w:ascii="Calibri" w:eastAsia="Times New Roman" w:hAnsi="Calibri" w:cs="Calibri"/>
                <w:color w:val="000000"/>
                <w:lang w:eastAsia="en-AU"/>
              </w:rPr>
            </w:pPr>
            <w:ins w:id="31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42" w:author="KIM, Jason" w:date="2019-04-02T13:39:00Z"/>
        </w:trPr>
        <w:tc>
          <w:tcPr>
            <w:tcW w:w="708" w:type="pct"/>
            <w:vMerge/>
            <w:hideMark/>
          </w:tcPr>
          <w:p w:rsidR="00110C18" w:rsidRPr="0056388D" w:rsidRDefault="00110C18" w:rsidP="00063728">
            <w:pPr>
              <w:rPr>
                <w:ins w:id="310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44" w:author="KIM, Jason" w:date="2019-04-02T13:39:00Z"/>
                <w:rFonts w:ascii="Calibri" w:eastAsia="Times New Roman" w:hAnsi="Calibri" w:cs="Calibri"/>
                <w:color w:val="000000"/>
                <w:lang w:eastAsia="en-AU"/>
              </w:rPr>
            </w:pPr>
            <w:ins w:id="31045"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46" w:author="KIM, Jason" w:date="2019-04-02T13:39:00Z"/>
                <w:rFonts w:ascii="Calibri" w:eastAsia="Times New Roman" w:hAnsi="Calibri" w:cs="Calibri"/>
                <w:color w:val="000000"/>
                <w:lang w:eastAsia="en-AU"/>
              </w:rPr>
            </w:pPr>
            <w:ins w:id="310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48" w:author="KIM, Jason" w:date="2019-04-02T13:39:00Z"/>
                <w:rFonts w:ascii="Calibri" w:eastAsia="Times New Roman" w:hAnsi="Calibri" w:cs="Calibri"/>
                <w:color w:val="000000"/>
                <w:lang w:eastAsia="en-AU"/>
              </w:rPr>
            </w:pPr>
            <w:ins w:id="31049" w:author="KIM, Jason" w:date="2019-04-02T13:39:00Z">
              <w:r w:rsidRPr="0056388D">
                <w:rPr>
                  <w:rFonts w:ascii="Calibri" w:eastAsia="Times New Roman" w:hAnsi="Calibri" w:cs="Calibri"/>
                  <w:color w:val="000000"/>
                  <w:lang w:eastAsia="en-AU"/>
                </w:rPr>
                <w:t>LLN1549</w:t>
              </w:r>
            </w:ins>
          </w:p>
        </w:tc>
        <w:tc>
          <w:tcPr>
            <w:tcW w:w="933" w:type="pct"/>
            <w:noWrap/>
            <w:hideMark/>
          </w:tcPr>
          <w:p w:rsidR="00110C18" w:rsidRPr="0056388D" w:rsidRDefault="00110C18" w:rsidP="00063728">
            <w:pPr>
              <w:rPr>
                <w:ins w:id="31050" w:author="KIM, Jason" w:date="2019-04-02T13:39:00Z"/>
                <w:rFonts w:ascii="Calibri" w:eastAsia="Times New Roman" w:hAnsi="Calibri" w:cs="Calibri"/>
                <w:color w:val="000000"/>
                <w:lang w:eastAsia="en-AU"/>
              </w:rPr>
            </w:pPr>
            <w:ins w:id="310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52" w:author="KIM, Jason" w:date="2019-04-02T13:39:00Z"/>
                <w:rFonts w:ascii="Calibri" w:eastAsia="Times New Roman" w:hAnsi="Calibri" w:cs="Calibri"/>
                <w:color w:val="000000"/>
                <w:lang w:eastAsia="en-AU"/>
              </w:rPr>
            </w:pPr>
            <w:ins w:id="31053" w:author="KIM, Jason" w:date="2019-04-02T13:39:00Z">
              <w:r w:rsidRPr="0056388D">
                <w:rPr>
                  <w:rFonts w:ascii="Calibri" w:eastAsia="Times New Roman" w:hAnsi="Calibri" w:cs="Calibri"/>
                  <w:color w:val="000000"/>
                  <w:lang w:eastAsia="en-AU"/>
                </w:rPr>
                <w:t>Chainage 7130</w:t>
              </w:r>
            </w:ins>
          </w:p>
        </w:tc>
        <w:tc>
          <w:tcPr>
            <w:tcW w:w="764" w:type="pct"/>
            <w:noWrap/>
            <w:hideMark/>
          </w:tcPr>
          <w:p w:rsidR="00110C18" w:rsidRPr="0056388D" w:rsidRDefault="00110C18" w:rsidP="00063728">
            <w:pPr>
              <w:jc w:val="right"/>
              <w:rPr>
                <w:ins w:id="31054" w:author="KIM, Jason" w:date="2019-04-02T13:39:00Z"/>
                <w:rFonts w:ascii="Calibri" w:eastAsia="Times New Roman" w:hAnsi="Calibri" w:cs="Calibri"/>
                <w:color w:val="000000"/>
                <w:lang w:eastAsia="en-AU"/>
              </w:rPr>
            </w:pPr>
            <w:ins w:id="31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56" w:author="KIM, Jason" w:date="2019-04-02T13:39:00Z"/>
        </w:trPr>
        <w:tc>
          <w:tcPr>
            <w:tcW w:w="708" w:type="pct"/>
            <w:vMerge/>
            <w:hideMark/>
          </w:tcPr>
          <w:p w:rsidR="00110C18" w:rsidRPr="0056388D" w:rsidRDefault="00110C18" w:rsidP="00063728">
            <w:pPr>
              <w:rPr>
                <w:ins w:id="310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58" w:author="KIM, Jason" w:date="2019-04-02T13:39:00Z"/>
                <w:rFonts w:ascii="Calibri" w:eastAsia="Times New Roman" w:hAnsi="Calibri" w:cs="Calibri"/>
                <w:color w:val="000000"/>
                <w:lang w:eastAsia="en-AU"/>
              </w:rPr>
            </w:pPr>
            <w:ins w:id="31059"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60" w:author="KIM, Jason" w:date="2019-04-02T13:39:00Z"/>
                <w:rFonts w:ascii="Calibri" w:eastAsia="Times New Roman" w:hAnsi="Calibri" w:cs="Calibri"/>
                <w:color w:val="000000"/>
                <w:lang w:eastAsia="en-AU"/>
              </w:rPr>
            </w:pPr>
            <w:ins w:id="310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62" w:author="KIM, Jason" w:date="2019-04-02T13:39:00Z"/>
                <w:rFonts w:ascii="Calibri" w:eastAsia="Times New Roman" w:hAnsi="Calibri" w:cs="Calibri"/>
                <w:color w:val="000000"/>
                <w:lang w:eastAsia="en-AU"/>
              </w:rPr>
            </w:pPr>
            <w:ins w:id="31063" w:author="KIM, Jason" w:date="2019-04-02T13:39:00Z">
              <w:r w:rsidRPr="0056388D">
                <w:rPr>
                  <w:rFonts w:ascii="Calibri" w:eastAsia="Times New Roman" w:hAnsi="Calibri" w:cs="Calibri"/>
                  <w:color w:val="000000"/>
                  <w:lang w:eastAsia="en-AU"/>
                </w:rPr>
                <w:t>LLN1550</w:t>
              </w:r>
            </w:ins>
          </w:p>
        </w:tc>
        <w:tc>
          <w:tcPr>
            <w:tcW w:w="933" w:type="pct"/>
            <w:noWrap/>
            <w:hideMark/>
          </w:tcPr>
          <w:p w:rsidR="00110C18" w:rsidRPr="0056388D" w:rsidRDefault="00110C18" w:rsidP="00063728">
            <w:pPr>
              <w:rPr>
                <w:ins w:id="31064" w:author="KIM, Jason" w:date="2019-04-02T13:39:00Z"/>
                <w:rFonts w:ascii="Calibri" w:eastAsia="Times New Roman" w:hAnsi="Calibri" w:cs="Calibri"/>
                <w:color w:val="000000"/>
                <w:lang w:eastAsia="en-AU"/>
              </w:rPr>
            </w:pPr>
            <w:ins w:id="310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66" w:author="KIM, Jason" w:date="2019-04-02T13:39:00Z"/>
                <w:rFonts w:ascii="Calibri" w:eastAsia="Times New Roman" w:hAnsi="Calibri" w:cs="Calibri"/>
                <w:color w:val="000000"/>
                <w:lang w:eastAsia="en-AU"/>
              </w:rPr>
            </w:pPr>
            <w:ins w:id="31067" w:author="KIM, Jason" w:date="2019-04-02T13:39:00Z">
              <w:r w:rsidRPr="0056388D">
                <w:rPr>
                  <w:rFonts w:ascii="Calibri" w:eastAsia="Times New Roman" w:hAnsi="Calibri" w:cs="Calibri"/>
                  <w:color w:val="000000"/>
                  <w:lang w:eastAsia="en-AU"/>
                </w:rPr>
                <w:t>Chainage 7140</w:t>
              </w:r>
            </w:ins>
          </w:p>
        </w:tc>
        <w:tc>
          <w:tcPr>
            <w:tcW w:w="764" w:type="pct"/>
            <w:noWrap/>
            <w:hideMark/>
          </w:tcPr>
          <w:p w:rsidR="00110C18" w:rsidRPr="0056388D" w:rsidRDefault="00110C18" w:rsidP="00063728">
            <w:pPr>
              <w:jc w:val="right"/>
              <w:rPr>
                <w:ins w:id="31068" w:author="KIM, Jason" w:date="2019-04-02T13:39:00Z"/>
                <w:rFonts w:ascii="Calibri" w:eastAsia="Times New Roman" w:hAnsi="Calibri" w:cs="Calibri"/>
                <w:color w:val="000000"/>
                <w:lang w:eastAsia="en-AU"/>
              </w:rPr>
            </w:pPr>
            <w:ins w:id="310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70" w:author="KIM, Jason" w:date="2019-04-02T13:39:00Z"/>
        </w:trPr>
        <w:tc>
          <w:tcPr>
            <w:tcW w:w="708" w:type="pct"/>
            <w:vMerge/>
            <w:hideMark/>
          </w:tcPr>
          <w:p w:rsidR="00110C18" w:rsidRPr="0056388D" w:rsidRDefault="00110C18" w:rsidP="00063728">
            <w:pPr>
              <w:rPr>
                <w:ins w:id="310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72" w:author="KIM, Jason" w:date="2019-04-02T13:39:00Z"/>
                <w:rFonts w:ascii="Calibri" w:eastAsia="Times New Roman" w:hAnsi="Calibri" w:cs="Calibri"/>
                <w:color w:val="000000"/>
                <w:lang w:eastAsia="en-AU"/>
              </w:rPr>
            </w:pPr>
            <w:ins w:id="31073"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74" w:author="KIM, Jason" w:date="2019-04-02T13:39:00Z"/>
                <w:rFonts w:ascii="Calibri" w:eastAsia="Times New Roman" w:hAnsi="Calibri" w:cs="Calibri"/>
                <w:color w:val="000000"/>
                <w:lang w:eastAsia="en-AU"/>
              </w:rPr>
            </w:pPr>
            <w:ins w:id="310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76" w:author="KIM, Jason" w:date="2019-04-02T13:39:00Z"/>
                <w:rFonts w:ascii="Calibri" w:eastAsia="Times New Roman" w:hAnsi="Calibri" w:cs="Calibri"/>
                <w:color w:val="000000"/>
                <w:lang w:eastAsia="en-AU"/>
              </w:rPr>
            </w:pPr>
            <w:ins w:id="31077" w:author="KIM, Jason" w:date="2019-04-02T13:39:00Z">
              <w:r w:rsidRPr="0056388D">
                <w:rPr>
                  <w:rFonts w:ascii="Calibri" w:eastAsia="Times New Roman" w:hAnsi="Calibri" w:cs="Calibri"/>
                  <w:color w:val="000000"/>
                  <w:lang w:eastAsia="en-AU"/>
                </w:rPr>
                <w:t>LLN1551</w:t>
              </w:r>
            </w:ins>
          </w:p>
        </w:tc>
        <w:tc>
          <w:tcPr>
            <w:tcW w:w="933" w:type="pct"/>
            <w:noWrap/>
            <w:hideMark/>
          </w:tcPr>
          <w:p w:rsidR="00110C18" w:rsidRPr="0056388D" w:rsidRDefault="00110C18" w:rsidP="00063728">
            <w:pPr>
              <w:rPr>
                <w:ins w:id="31078" w:author="KIM, Jason" w:date="2019-04-02T13:39:00Z"/>
                <w:rFonts w:ascii="Calibri" w:eastAsia="Times New Roman" w:hAnsi="Calibri" w:cs="Calibri"/>
                <w:color w:val="000000"/>
                <w:lang w:eastAsia="en-AU"/>
              </w:rPr>
            </w:pPr>
            <w:ins w:id="310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80" w:author="KIM, Jason" w:date="2019-04-02T13:39:00Z"/>
                <w:rFonts w:ascii="Calibri" w:eastAsia="Times New Roman" w:hAnsi="Calibri" w:cs="Calibri"/>
                <w:color w:val="000000"/>
                <w:lang w:eastAsia="en-AU"/>
              </w:rPr>
            </w:pPr>
            <w:ins w:id="31081" w:author="KIM, Jason" w:date="2019-04-02T13:39:00Z">
              <w:r w:rsidRPr="0056388D">
                <w:rPr>
                  <w:rFonts w:ascii="Calibri" w:eastAsia="Times New Roman" w:hAnsi="Calibri" w:cs="Calibri"/>
                  <w:color w:val="000000"/>
                  <w:lang w:eastAsia="en-AU"/>
                </w:rPr>
                <w:t>Chainage 7149</w:t>
              </w:r>
            </w:ins>
          </w:p>
        </w:tc>
        <w:tc>
          <w:tcPr>
            <w:tcW w:w="764" w:type="pct"/>
            <w:noWrap/>
            <w:hideMark/>
          </w:tcPr>
          <w:p w:rsidR="00110C18" w:rsidRPr="0056388D" w:rsidRDefault="00110C18" w:rsidP="00063728">
            <w:pPr>
              <w:jc w:val="right"/>
              <w:rPr>
                <w:ins w:id="31082" w:author="KIM, Jason" w:date="2019-04-02T13:39:00Z"/>
                <w:rFonts w:ascii="Calibri" w:eastAsia="Times New Roman" w:hAnsi="Calibri" w:cs="Calibri"/>
                <w:color w:val="000000"/>
                <w:lang w:eastAsia="en-AU"/>
              </w:rPr>
            </w:pPr>
            <w:ins w:id="310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84" w:author="KIM, Jason" w:date="2019-04-02T13:39:00Z"/>
        </w:trPr>
        <w:tc>
          <w:tcPr>
            <w:tcW w:w="708" w:type="pct"/>
            <w:vMerge/>
            <w:hideMark/>
          </w:tcPr>
          <w:p w:rsidR="00110C18" w:rsidRPr="0056388D" w:rsidRDefault="00110C18" w:rsidP="00063728">
            <w:pPr>
              <w:rPr>
                <w:ins w:id="310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86" w:author="KIM, Jason" w:date="2019-04-02T13:39:00Z"/>
                <w:rFonts w:ascii="Calibri" w:eastAsia="Times New Roman" w:hAnsi="Calibri" w:cs="Calibri"/>
                <w:color w:val="000000"/>
                <w:lang w:eastAsia="en-AU"/>
              </w:rPr>
            </w:pPr>
            <w:ins w:id="31087"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88" w:author="KIM, Jason" w:date="2019-04-02T13:39:00Z"/>
                <w:rFonts w:ascii="Calibri" w:eastAsia="Times New Roman" w:hAnsi="Calibri" w:cs="Calibri"/>
                <w:color w:val="000000"/>
                <w:lang w:eastAsia="en-AU"/>
              </w:rPr>
            </w:pPr>
            <w:ins w:id="310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90" w:author="KIM, Jason" w:date="2019-04-02T13:39:00Z"/>
                <w:rFonts w:ascii="Calibri" w:eastAsia="Times New Roman" w:hAnsi="Calibri" w:cs="Calibri"/>
                <w:color w:val="000000"/>
                <w:lang w:eastAsia="en-AU"/>
              </w:rPr>
            </w:pPr>
            <w:ins w:id="31091" w:author="KIM, Jason" w:date="2019-04-02T13:39:00Z">
              <w:r w:rsidRPr="0056388D">
                <w:rPr>
                  <w:rFonts w:ascii="Calibri" w:eastAsia="Times New Roman" w:hAnsi="Calibri" w:cs="Calibri"/>
                  <w:color w:val="000000"/>
                  <w:lang w:eastAsia="en-AU"/>
                </w:rPr>
                <w:t>LLN1552</w:t>
              </w:r>
            </w:ins>
          </w:p>
        </w:tc>
        <w:tc>
          <w:tcPr>
            <w:tcW w:w="933" w:type="pct"/>
            <w:noWrap/>
            <w:hideMark/>
          </w:tcPr>
          <w:p w:rsidR="00110C18" w:rsidRPr="0056388D" w:rsidRDefault="00110C18" w:rsidP="00063728">
            <w:pPr>
              <w:rPr>
                <w:ins w:id="31092" w:author="KIM, Jason" w:date="2019-04-02T13:39:00Z"/>
                <w:rFonts w:ascii="Calibri" w:eastAsia="Times New Roman" w:hAnsi="Calibri" w:cs="Calibri"/>
                <w:color w:val="000000"/>
                <w:lang w:eastAsia="en-AU"/>
              </w:rPr>
            </w:pPr>
            <w:ins w:id="310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94" w:author="KIM, Jason" w:date="2019-04-02T13:39:00Z"/>
                <w:rFonts w:ascii="Calibri" w:eastAsia="Times New Roman" w:hAnsi="Calibri" w:cs="Calibri"/>
                <w:color w:val="000000"/>
                <w:lang w:eastAsia="en-AU"/>
              </w:rPr>
            </w:pPr>
            <w:ins w:id="31095" w:author="KIM, Jason" w:date="2019-04-02T13:39:00Z">
              <w:r w:rsidRPr="0056388D">
                <w:rPr>
                  <w:rFonts w:ascii="Calibri" w:eastAsia="Times New Roman" w:hAnsi="Calibri" w:cs="Calibri"/>
                  <w:color w:val="000000"/>
                  <w:lang w:eastAsia="en-AU"/>
                </w:rPr>
                <w:t>Chainage 7159</w:t>
              </w:r>
            </w:ins>
          </w:p>
        </w:tc>
        <w:tc>
          <w:tcPr>
            <w:tcW w:w="764" w:type="pct"/>
            <w:noWrap/>
            <w:hideMark/>
          </w:tcPr>
          <w:p w:rsidR="00110C18" w:rsidRPr="0056388D" w:rsidRDefault="00110C18" w:rsidP="00063728">
            <w:pPr>
              <w:jc w:val="right"/>
              <w:rPr>
                <w:ins w:id="31096" w:author="KIM, Jason" w:date="2019-04-02T13:39:00Z"/>
                <w:rFonts w:ascii="Calibri" w:eastAsia="Times New Roman" w:hAnsi="Calibri" w:cs="Calibri"/>
                <w:color w:val="000000"/>
                <w:lang w:eastAsia="en-AU"/>
              </w:rPr>
            </w:pPr>
            <w:ins w:id="31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98" w:author="KIM, Jason" w:date="2019-04-02T13:39:00Z"/>
        </w:trPr>
        <w:tc>
          <w:tcPr>
            <w:tcW w:w="708" w:type="pct"/>
            <w:vMerge w:val="restart"/>
            <w:noWrap/>
            <w:hideMark/>
          </w:tcPr>
          <w:p w:rsidR="00110C18" w:rsidRPr="0056388D" w:rsidRDefault="00110C18" w:rsidP="00063728">
            <w:pPr>
              <w:rPr>
                <w:ins w:id="31099" w:author="KIM, Jason" w:date="2019-04-02T13:39:00Z"/>
                <w:rFonts w:ascii="Calibri" w:eastAsia="Times New Roman" w:hAnsi="Calibri" w:cs="Calibri"/>
                <w:color w:val="000000"/>
                <w:lang w:eastAsia="en-AU"/>
              </w:rPr>
            </w:pPr>
            <w:ins w:id="31100" w:author="KIM, Jason" w:date="2019-04-02T13:39:00Z">
              <w:r w:rsidRPr="0056388D">
                <w:rPr>
                  <w:rFonts w:ascii="Calibri" w:eastAsia="Times New Roman" w:hAnsi="Calibri" w:cs="Calibri"/>
                  <w:color w:val="000000"/>
                  <w:lang w:eastAsia="en-AU"/>
                </w:rPr>
                <w:t>LLE52K61</w:t>
              </w:r>
            </w:ins>
          </w:p>
        </w:tc>
        <w:tc>
          <w:tcPr>
            <w:tcW w:w="605" w:type="pct"/>
            <w:noWrap/>
            <w:hideMark/>
          </w:tcPr>
          <w:p w:rsidR="00110C18" w:rsidRPr="0056388D" w:rsidRDefault="00110C18" w:rsidP="00063728">
            <w:pPr>
              <w:rPr>
                <w:ins w:id="31101" w:author="KIM, Jason" w:date="2019-04-02T13:39:00Z"/>
                <w:rFonts w:ascii="Calibri" w:eastAsia="Times New Roman" w:hAnsi="Calibri" w:cs="Calibri"/>
                <w:color w:val="000000"/>
                <w:lang w:eastAsia="en-AU"/>
              </w:rPr>
            </w:pPr>
            <w:ins w:id="31102"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03" w:author="KIM, Jason" w:date="2019-04-02T13:39:00Z"/>
                <w:rFonts w:ascii="Calibri" w:eastAsia="Times New Roman" w:hAnsi="Calibri" w:cs="Calibri"/>
                <w:color w:val="000000"/>
                <w:lang w:eastAsia="en-AU"/>
              </w:rPr>
            </w:pPr>
            <w:ins w:id="3110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05" w:author="KIM, Jason" w:date="2019-04-02T13:39:00Z"/>
                <w:rFonts w:ascii="Calibri" w:eastAsia="Times New Roman" w:hAnsi="Calibri" w:cs="Calibri"/>
                <w:color w:val="000000"/>
                <w:lang w:eastAsia="en-AU"/>
              </w:rPr>
            </w:pPr>
            <w:ins w:id="31106" w:author="KIM, Jason" w:date="2019-04-02T13:39:00Z">
              <w:r w:rsidRPr="0056388D">
                <w:rPr>
                  <w:rFonts w:ascii="Calibri" w:eastAsia="Times New Roman" w:hAnsi="Calibri" w:cs="Calibri"/>
                  <w:color w:val="000000"/>
                  <w:lang w:eastAsia="en-AU"/>
                </w:rPr>
                <w:t>LLN1531</w:t>
              </w:r>
            </w:ins>
          </w:p>
        </w:tc>
        <w:tc>
          <w:tcPr>
            <w:tcW w:w="933" w:type="pct"/>
            <w:noWrap/>
            <w:hideMark/>
          </w:tcPr>
          <w:p w:rsidR="00110C18" w:rsidRPr="0056388D" w:rsidRDefault="00110C18" w:rsidP="00063728">
            <w:pPr>
              <w:rPr>
                <w:ins w:id="31107" w:author="KIM, Jason" w:date="2019-04-02T13:39:00Z"/>
                <w:rFonts w:ascii="Calibri" w:eastAsia="Times New Roman" w:hAnsi="Calibri" w:cs="Calibri"/>
                <w:color w:val="000000"/>
                <w:lang w:eastAsia="en-AU"/>
              </w:rPr>
            </w:pPr>
            <w:ins w:id="311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09" w:author="KIM, Jason" w:date="2019-04-02T13:39:00Z"/>
                <w:rFonts w:ascii="Calibri" w:eastAsia="Times New Roman" w:hAnsi="Calibri" w:cs="Calibri"/>
                <w:color w:val="000000"/>
                <w:lang w:eastAsia="en-AU"/>
              </w:rPr>
            </w:pPr>
            <w:ins w:id="31110" w:author="KIM, Jason" w:date="2019-04-02T13:39:00Z">
              <w:r w:rsidRPr="0056388D">
                <w:rPr>
                  <w:rFonts w:ascii="Calibri" w:eastAsia="Times New Roman" w:hAnsi="Calibri" w:cs="Calibri"/>
                  <w:color w:val="000000"/>
                  <w:lang w:eastAsia="en-AU"/>
                </w:rPr>
                <w:t>Chainage 6943</w:t>
              </w:r>
            </w:ins>
          </w:p>
        </w:tc>
        <w:tc>
          <w:tcPr>
            <w:tcW w:w="764" w:type="pct"/>
            <w:noWrap/>
            <w:hideMark/>
          </w:tcPr>
          <w:p w:rsidR="00110C18" w:rsidRPr="0056388D" w:rsidRDefault="00110C18" w:rsidP="00063728">
            <w:pPr>
              <w:jc w:val="right"/>
              <w:rPr>
                <w:ins w:id="31111" w:author="KIM, Jason" w:date="2019-04-02T13:39:00Z"/>
                <w:rFonts w:ascii="Calibri" w:eastAsia="Times New Roman" w:hAnsi="Calibri" w:cs="Calibri"/>
                <w:color w:val="000000"/>
                <w:lang w:eastAsia="en-AU"/>
              </w:rPr>
            </w:pPr>
            <w:ins w:id="311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13" w:author="KIM, Jason" w:date="2019-04-02T13:39:00Z"/>
        </w:trPr>
        <w:tc>
          <w:tcPr>
            <w:tcW w:w="708" w:type="pct"/>
            <w:vMerge/>
            <w:hideMark/>
          </w:tcPr>
          <w:p w:rsidR="00110C18" w:rsidRPr="0056388D" w:rsidRDefault="00110C18" w:rsidP="00063728">
            <w:pPr>
              <w:rPr>
                <w:ins w:id="311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15" w:author="KIM, Jason" w:date="2019-04-02T13:39:00Z"/>
                <w:rFonts w:ascii="Calibri" w:eastAsia="Times New Roman" w:hAnsi="Calibri" w:cs="Calibri"/>
                <w:color w:val="000000"/>
                <w:lang w:eastAsia="en-AU"/>
              </w:rPr>
            </w:pPr>
            <w:ins w:id="31116"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17" w:author="KIM, Jason" w:date="2019-04-02T13:39:00Z"/>
                <w:rFonts w:ascii="Calibri" w:eastAsia="Times New Roman" w:hAnsi="Calibri" w:cs="Calibri"/>
                <w:color w:val="000000"/>
                <w:lang w:eastAsia="en-AU"/>
              </w:rPr>
            </w:pPr>
            <w:ins w:id="3111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19" w:author="KIM, Jason" w:date="2019-04-02T13:39:00Z"/>
                <w:rFonts w:ascii="Calibri" w:eastAsia="Times New Roman" w:hAnsi="Calibri" w:cs="Calibri"/>
                <w:color w:val="000000"/>
                <w:lang w:eastAsia="en-AU"/>
              </w:rPr>
            </w:pPr>
            <w:ins w:id="31120" w:author="KIM, Jason" w:date="2019-04-02T13:39:00Z">
              <w:r w:rsidRPr="0056388D">
                <w:rPr>
                  <w:rFonts w:ascii="Calibri" w:eastAsia="Times New Roman" w:hAnsi="Calibri" w:cs="Calibri"/>
                  <w:color w:val="000000"/>
                  <w:lang w:eastAsia="en-AU"/>
                </w:rPr>
                <w:t>LLN1532</w:t>
              </w:r>
            </w:ins>
          </w:p>
        </w:tc>
        <w:tc>
          <w:tcPr>
            <w:tcW w:w="933" w:type="pct"/>
            <w:noWrap/>
            <w:hideMark/>
          </w:tcPr>
          <w:p w:rsidR="00110C18" w:rsidRPr="0056388D" w:rsidRDefault="00110C18" w:rsidP="00063728">
            <w:pPr>
              <w:rPr>
                <w:ins w:id="31121" w:author="KIM, Jason" w:date="2019-04-02T13:39:00Z"/>
                <w:rFonts w:ascii="Calibri" w:eastAsia="Times New Roman" w:hAnsi="Calibri" w:cs="Calibri"/>
                <w:color w:val="000000"/>
                <w:lang w:eastAsia="en-AU"/>
              </w:rPr>
            </w:pPr>
            <w:ins w:id="311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23" w:author="KIM, Jason" w:date="2019-04-02T13:39:00Z"/>
                <w:rFonts w:ascii="Calibri" w:eastAsia="Times New Roman" w:hAnsi="Calibri" w:cs="Calibri"/>
                <w:color w:val="000000"/>
                <w:lang w:eastAsia="en-AU"/>
              </w:rPr>
            </w:pPr>
            <w:ins w:id="31124" w:author="KIM, Jason" w:date="2019-04-02T13:39:00Z">
              <w:r w:rsidRPr="0056388D">
                <w:rPr>
                  <w:rFonts w:ascii="Calibri" w:eastAsia="Times New Roman" w:hAnsi="Calibri" w:cs="Calibri"/>
                  <w:color w:val="000000"/>
                  <w:lang w:eastAsia="en-AU"/>
                </w:rPr>
                <w:t>Chainage 6952</w:t>
              </w:r>
            </w:ins>
          </w:p>
        </w:tc>
        <w:tc>
          <w:tcPr>
            <w:tcW w:w="764" w:type="pct"/>
            <w:noWrap/>
            <w:hideMark/>
          </w:tcPr>
          <w:p w:rsidR="00110C18" w:rsidRPr="0056388D" w:rsidRDefault="00110C18" w:rsidP="00063728">
            <w:pPr>
              <w:jc w:val="right"/>
              <w:rPr>
                <w:ins w:id="31125" w:author="KIM, Jason" w:date="2019-04-02T13:39:00Z"/>
                <w:rFonts w:ascii="Calibri" w:eastAsia="Times New Roman" w:hAnsi="Calibri" w:cs="Calibri"/>
                <w:color w:val="000000"/>
                <w:lang w:eastAsia="en-AU"/>
              </w:rPr>
            </w:pPr>
            <w:ins w:id="311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27" w:author="KIM, Jason" w:date="2019-04-02T13:39:00Z"/>
        </w:trPr>
        <w:tc>
          <w:tcPr>
            <w:tcW w:w="708" w:type="pct"/>
            <w:vMerge/>
            <w:hideMark/>
          </w:tcPr>
          <w:p w:rsidR="00110C18" w:rsidRPr="0056388D" w:rsidRDefault="00110C18" w:rsidP="00063728">
            <w:pPr>
              <w:rPr>
                <w:ins w:id="311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29" w:author="KIM, Jason" w:date="2019-04-02T13:39:00Z"/>
                <w:rFonts w:ascii="Calibri" w:eastAsia="Times New Roman" w:hAnsi="Calibri" w:cs="Calibri"/>
                <w:color w:val="000000"/>
                <w:lang w:eastAsia="en-AU"/>
              </w:rPr>
            </w:pPr>
            <w:ins w:id="31130"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31" w:author="KIM, Jason" w:date="2019-04-02T13:39:00Z"/>
                <w:rFonts w:ascii="Calibri" w:eastAsia="Times New Roman" w:hAnsi="Calibri" w:cs="Calibri"/>
                <w:color w:val="000000"/>
                <w:lang w:eastAsia="en-AU"/>
              </w:rPr>
            </w:pPr>
            <w:ins w:id="3113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33" w:author="KIM, Jason" w:date="2019-04-02T13:39:00Z"/>
                <w:rFonts w:ascii="Calibri" w:eastAsia="Times New Roman" w:hAnsi="Calibri" w:cs="Calibri"/>
                <w:color w:val="000000"/>
                <w:lang w:eastAsia="en-AU"/>
              </w:rPr>
            </w:pPr>
            <w:ins w:id="31134" w:author="KIM, Jason" w:date="2019-04-02T13:39:00Z">
              <w:r w:rsidRPr="0056388D">
                <w:rPr>
                  <w:rFonts w:ascii="Calibri" w:eastAsia="Times New Roman" w:hAnsi="Calibri" w:cs="Calibri"/>
                  <w:color w:val="000000"/>
                  <w:lang w:eastAsia="en-AU"/>
                </w:rPr>
                <w:t>LLN1533</w:t>
              </w:r>
            </w:ins>
          </w:p>
        </w:tc>
        <w:tc>
          <w:tcPr>
            <w:tcW w:w="933" w:type="pct"/>
            <w:noWrap/>
            <w:hideMark/>
          </w:tcPr>
          <w:p w:rsidR="00110C18" w:rsidRPr="0056388D" w:rsidRDefault="00110C18" w:rsidP="00063728">
            <w:pPr>
              <w:rPr>
                <w:ins w:id="31135" w:author="KIM, Jason" w:date="2019-04-02T13:39:00Z"/>
                <w:rFonts w:ascii="Calibri" w:eastAsia="Times New Roman" w:hAnsi="Calibri" w:cs="Calibri"/>
                <w:color w:val="000000"/>
                <w:lang w:eastAsia="en-AU"/>
              </w:rPr>
            </w:pPr>
            <w:ins w:id="311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37" w:author="KIM, Jason" w:date="2019-04-02T13:39:00Z"/>
                <w:rFonts w:ascii="Calibri" w:eastAsia="Times New Roman" w:hAnsi="Calibri" w:cs="Calibri"/>
                <w:color w:val="000000"/>
                <w:lang w:eastAsia="en-AU"/>
              </w:rPr>
            </w:pPr>
            <w:ins w:id="31138" w:author="KIM, Jason" w:date="2019-04-02T13:39:00Z">
              <w:r w:rsidRPr="0056388D">
                <w:rPr>
                  <w:rFonts w:ascii="Calibri" w:eastAsia="Times New Roman" w:hAnsi="Calibri" w:cs="Calibri"/>
                  <w:color w:val="000000"/>
                  <w:lang w:eastAsia="en-AU"/>
                </w:rPr>
                <w:t>Chainage 6962</w:t>
              </w:r>
            </w:ins>
          </w:p>
        </w:tc>
        <w:tc>
          <w:tcPr>
            <w:tcW w:w="764" w:type="pct"/>
            <w:noWrap/>
            <w:hideMark/>
          </w:tcPr>
          <w:p w:rsidR="00110C18" w:rsidRPr="0056388D" w:rsidRDefault="00110C18" w:rsidP="00063728">
            <w:pPr>
              <w:jc w:val="right"/>
              <w:rPr>
                <w:ins w:id="31139" w:author="KIM, Jason" w:date="2019-04-02T13:39:00Z"/>
                <w:rFonts w:ascii="Calibri" w:eastAsia="Times New Roman" w:hAnsi="Calibri" w:cs="Calibri"/>
                <w:color w:val="000000"/>
                <w:lang w:eastAsia="en-AU"/>
              </w:rPr>
            </w:pPr>
            <w:ins w:id="311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41" w:author="KIM, Jason" w:date="2019-04-02T13:39:00Z"/>
        </w:trPr>
        <w:tc>
          <w:tcPr>
            <w:tcW w:w="708" w:type="pct"/>
            <w:vMerge/>
            <w:hideMark/>
          </w:tcPr>
          <w:p w:rsidR="00110C18" w:rsidRPr="0056388D" w:rsidRDefault="00110C18" w:rsidP="00063728">
            <w:pPr>
              <w:rPr>
                <w:ins w:id="311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43" w:author="KIM, Jason" w:date="2019-04-02T13:39:00Z"/>
                <w:rFonts w:ascii="Calibri" w:eastAsia="Times New Roman" w:hAnsi="Calibri" w:cs="Calibri"/>
                <w:color w:val="000000"/>
                <w:lang w:eastAsia="en-AU"/>
              </w:rPr>
            </w:pPr>
            <w:ins w:id="31144"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45" w:author="KIM, Jason" w:date="2019-04-02T13:39:00Z"/>
                <w:rFonts w:ascii="Calibri" w:eastAsia="Times New Roman" w:hAnsi="Calibri" w:cs="Calibri"/>
                <w:color w:val="000000"/>
                <w:lang w:eastAsia="en-AU"/>
              </w:rPr>
            </w:pPr>
            <w:ins w:id="311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47" w:author="KIM, Jason" w:date="2019-04-02T13:39:00Z"/>
                <w:rFonts w:ascii="Calibri" w:eastAsia="Times New Roman" w:hAnsi="Calibri" w:cs="Calibri"/>
                <w:color w:val="000000"/>
                <w:lang w:eastAsia="en-AU"/>
              </w:rPr>
            </w:pPr>
            <w:ins w:id="31148" w:author="KIM, Jason" w:date="2019-04-02T13:39:00Z">
              <w:r w:rsidRPr="0056388D">
                <w:rPr>
                  <w:rFonts w:ascii="Calibri" w:eastAsia="Times New Roman" w:hAnsi="Calibri" w:cs="Calibri"/>
                  <w:color w:val="000000"/>
                  <w:lang w:eastAsia="en-AU"/>
                </w:rPr>
                <w:t>LLN1534</w:t>
              </w:r>
            </w:ins>
          </w:p>
        </w:tc>
        <w:tc>
          <w:tcPr>
            <w:tcW w:w="933" w:type="pct"/>
            <w:noWrap/>
            <w:hideMark/>
          </w:tcPr>
          <w:p w:rsidR="00110C18" w:rsidRPr="0056388D" w:rsidRDefault="00110C18" w:rsidP="00063728">
            <w:pPr>
              <w:rPr>
                <w:ins w:id="31149" w:author="KIM, Jason" w:date="2019-04-02T13:39:00Z"/>
                <w:rFonts w:ascii="Calibri" w:eastAsia="Times New Roman" w:hAnsi="Calibri" w:cs="Calibri"/>
                <w:color w:val="000000"/>
                <w:lang w:eastAsia="en-AU"/>
              </w:rPr>
            </w:pPr>
            <w:ins w:id="311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51" w:author="KIM, Jason" w:date="2019-04-02T13:39:00Z"/>
                <w:rFonts w:ascii="Calibri" w:eastAsia="Times New Roman" w:hAnsi="Calibri" w:cs="Calibri"/>
                <w:color w:val="000000"/>
                <w:lang w:eastAsia="en-AU"/>
              </w:rPr>
            </w:pPr>
            <w:ins w:id="31152" w:author="KIM, Jason" w:date="2019-04-02T13:39:00Z">
              <w:r w:rsidRPr="0056388D">
                <w:rPr>
                  <w:rFonts w:ascii="Calibri" w:eastAsia="Times New Roman" w:hAnsi="Calibri" w:cs="Calibri"/>
                  <w:color w:val="000000"/>
                  <w:lang w:eastAsia="en-AU"/>
                </w:rPr>
                <w:t>Chainage 6972</w:t>
              </w:r>
            </w:ins>
          </w:p>
        </w:tc>
        <w:tc>
          <w:tcPr>
            <w:tcW w:w="764" w:type="pct"/>
            <w:noWrap/>
            <w:hideMark/>
          </w:tcPr>
          <w:p w:rsidR="00110C18" w:rsidRPr="0056388D" w:rsidRDefault="00110C18" w:rsidP="00063728">
            <w:pPr>
              <w:jc w:val="right"/>
              <w:rPr>
                <w:ins w:id="31153" w:author="KIM, Jason" w:date="2019-04-02T13:39:00Z"/>
                <w:rFonts w:ascii="Calibri" w:eastAsia="Times New Roman" w:hAnsi="Calibri" w:cs="Calibri"/>
                <w:color w:val="000000"/>
                <w:lang w:eastAsia="en-AU"/>
              </w:rPr>
            </w:pPr>
            <w:ins w:id="311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55" w:author="KIM, Jason" w:date="2019-04-02T13:39:00Z"/>
        </w:trPr>
        <w:tc>
          <w:tcPr>
            <w:tcW w:w="708" w:type="pct"/>
            <w:vMerge/>
            <w:hideMark/>
          </w:tcPr>
          <w:p w:rsidR="00110C18" w:rsidRPr="0056388D" w:rsidRDefault="00110C18" w:rsidP="00063728">
            <w:pPr>
              <w:rPr>
                <w:ins w:id="311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57" w:author="KIM, Jason" w:date="2019-04-02T13:39:00Z"/>
                <w:rFonts w:ascii="Calibri" w:eastAsia="Times New Roman" w:hAnsi="Calibri" w:cs="Calibri"/>
                <w:color w:val="000000"/>
                <w:lang w:eastAsia="en-AU"/>
              </w:rPr>
            </w:pPr>
            <w:ins w:id="31158"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59" w:author="KIM, Jason" w:date="2019-04-02T13:39:00Z"/>
                <w:rFonts w:ascii="Calibri" w:eastAsia="Times New Roman" w:hAnsi="Calibri" w:cs="Calibri"/>
                <w:color w:val="000000"/>
                <w:lang w:eastAsia="en-AU"/>
              </w:rPr>
            </w:pPr>
            <w:ins w:id="3116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61" w:author="KIM, Jason" w:date="2019-04-02T13:39:00Z"/>
                <w:rFonts w:ascii="Calibri" w:eastAsia="Times New Roman" w:hAnsi="Calibri" w:cs="Calibri"/>
                <w:color w:val="000000"/>
                <w:lang w:eastAsia="en-AU"/>
              </w:rPr>
            </w:pPr>
            <w:ins w:id="31162" w:author="KIM, Jason" w:date="2019-04-02T13:39:00Z">
              <w:r w:rsidRPr="0056388D">
                <w:rPr>
                  <w:rFonts w:ascii="Calibri" w:eastAsia="Times New Roman" w:hAnsi="Calibri" w:cs="Calibri"/>
                  <w:color w:val="000000"/>
                  <w:lang w:eastAsia="en-AU"/>
                </w:rPr>
                <w:t>LLN1535</w:t>
              </w:r>
            </w:ins>
          </w:p>
        </w:tc>
        <w:tc>
          <w:tcPr>
            <w:tcW w:w="933" w:type="pct"/>
            <w:noWrap/>
            <w:hideMark/>
          </w:tcPr>
          <w:p w:rsidR="00110C18" w:rsidRPr="0056388D" w:rsidRDefault="00110C18" w:rsidP="00063728">
            <w:pPr>
              <w:rPr>
                <w:ins w:id="31163" w:author="KIM, Jason" w:date="2019-04-02T13:39:00Z"/>
                <w:rFonts w:ascii="Calibri" w:eastAsia="Times New Roman" w:hAnsi="Calibri" w:cs="Calibri"/>
                <w:color w:val="000000"/>
                <w:lang w:eastAsia="en-AU"/>
              </w:rPr>
            </w:pPr>
            <w:ins w:id="311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65" w:author="KIM, Jason" w:date="2019-04-02T13:39:00Z"/>
                <w:rFonts w:ascii="Calibri" w:eastAsia="Times New Roman" w:hAnsi="Calibri" w:cs="Calibri"/>
                <w:color w:val="000000"/>
                <w:lang w:eastAsia="en-AU"/>
              </w:rPr>
            </w:pPr>
            <w:ins w:id="31166" w:author="KIM, Jason" w:date="2019-04-02T13:39:00Z">
              <w:r w:rsidRPr="0056388D">
                <w:rPr>
                  <w:rFonts w:ascii="Calibri" w:eastAsia="Times New Roman" w:hAnsi="Calibri" w:cs="Calibri"/>
                  <w:color w:val="000000"/>
                  <w:lang w:eastAsia="en-AU"/>
                </w:rPr>
                <w:t>Chainage 6981</w:t>
              </w:r>
            </w:ins>
          </w:p>
        </w:tc>
        <w:tc>
          <w:tcPr>
            <w:tcW w:w="764" w:type="pct"/>
            <w:noWrap/>
            <w:hideMark/>
          </w:tcPr>
          <w:p w:rsidR="00110C18" w:rsidRPr="0056388D" w:rsidRDefault="00110C18" w:rsidP="00063728">
            <w:pPr>
              <w:jc w:val="right"/>
              <w:rPr>
                <w:ins w:id="31167" w:author="KIM, Jason" w:date="2019-04-02T13:39:00Z"/>
                <w:rFonts w:ascii="Calibri" w:eastAsia="Times New Roman" w:hAnsi="Calibri" w:cs="Calibri"/>
                <w:color w:val="000000"/>
                <w:lang w:eastAsia="en-AU"/>
              </w:rPr>
            </w:pPr>
            <w:ins w:id="311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69" w:author="KIM, Jason" w:date="2019-04-02T13:39:00Z"/>
        </w:trPr>
        <w:tc>
          <w:tcPr>
            <w:tcW w:w="708" w:type="pct"/>
            <w:vMerge/>
            <w:hideMark/>
          </w:tcPr>
          <w:p w:rsidR="00110C18" w:rsidRPr="0056388D" w:rsidRDefault="00110C18" w:rsidP="00063728">
            <w:pPr>
              <w:rPr>
                <w:ins w:id="311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71" w:author="KIM, Jason" w:date="2019-04-02T13:39:00Z"/>
                <w:rFonts w:ascii="Calibri" w:eastAsia="Times New Roman" w:hAnsi="Calibri" w:cs="Calibri"/>
                <w:color w:val="000000"/>
                <w:lang w:eastAsia="en-AU"/>
              </w:rPr>
            </w:pPr>
            <w:ins w:id="31172"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73" w:author="KIM, Jason" w:date="2019-04-02T13:39:00Z"/>
                <w:rFonts w:ascii="Calibri" w:eastAsia="Times New Roman" w:hAnsi="Calibri" w:cs="Calibri"/>
                <w:color w:val="000000"/>
                <w:lang w:eastAsia="en-AU"/>
              </w:rPr>
            </w:pPr>
            <w:ins w:id="311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75" w:author="KIM, Jason" w:date="2019-04-02T13:39:00Z"/>
                <w:rFonts w:ascii="Calibri" w:eastAsia="Times New Roman" w:hAnsi="Calibri" w:cs="Calibri"/>
                <w:color w:val="000000"/>
                <w:lang w:eastAsia="en-AU"/>
              </w:rPr>
            </w:pPr>
            <w:ins w:id="31176" w:author="KIM, Jason" w:date="2019-04-02T13:39:00Z">
              <w:r w:rsidRPr="0056388D">
                <w:rPr>
                  <w:rFonts w:ascii="Calibri" w:eastAsia="Times New Roman" w:hAnsi="Calibri" w:cs="Calibri"/>
                  <w:color w:val="000000"/>
                  <w:lang w:eastAsia="en-AU"/>
                </w:rPr>
                <w:t>LLN1536</w:t>
              </w:r>
            </w:ins>
          </w:p>
        </w:tc>
        <w:tc>
          <w:tcPr>
            <w:tcW w:w="933" w:type="pct"/>
            <w:noWrap/>
            <w:hideMark/>
          </w:tcPr>
          <w:p w:rsidR="00110C18" w:rsidRPr="0056388D" w:rsidRDefault="00110C18" w:rsidP="00063728">
            <w:pPr>
              <w:rPr>
                <w:ins w:id="31177" w:author="KIM, Jason" w:date="2019-04-02T13:39:00Z"/>
                <w:rFonts w:ascii="Calibri" w:eastAsia="Times New Roman" w:hAnsi="Calibri" w:cs="Calibri"/>
                <w:color w:val="000000"/>
                <w:lang w:eastAsia="en-AU"/>
              </w:rPr>
            </w:pPr>
            <w:ins w:id="311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79" w:author="KIM, Jason" w:date="2019-04-02T13:39:00Z"/>
                <w:rFonts w:ascii="Calibri" w:eastAsia="Times New Roman" w:hAnsi="Calibri" w:cs="Calibri"/>
                <w:color w:val="000000"/>
                <w:lang w:eastAsia="en-AU"/>
              </w:rPr>
            </w:pPr>
            <w:ins w:id="31180" w:author="KIM, Jason" w:date="2019-04-02T13:39:00Z">
              <w:r w:rsidRPr="0056388D">
                <w:rPr>
                  <w:rFonts w:ascii="Calibri" w:eastAsia="Times New Roman" w:hAnsi="Calibri" w:cs="Calibri"/>
                  <w:color w:val="000000"/>
                  <w:lang w:eastAsia="en-AU"/>
                </w:rPr>
                <w:t>Chainage 6991</w:t>
              </w:r>
            </w:ins>
          </w:p>
        </w:tc>
        <w:tc>
          <w:tcPr>
            <w:tcW w:w="764" w:type="pct"/>
            <w:noWrap/>
            <w:hideMark/>
          </w:tcPr>
          <w:p w:rsidR="00110C18" w:rsidRPr="0056388D" w:rsidRDefault="00110C18" w:rsidP="00063728">
            <w:pPr>
              <w:jc w:val="right"/>
              <w:rPr>
                <w:ins w:id="31181" w:author="KIM, Jason" w:date="2019-04-02T13:39:00Z"/>
                <w:rFonts w:ascii="Calibri" w:eastAsia="Times New Roman" w:hAnsi="Calibri" w:cs="Calibri"/>
                <w:color w:val="000000"/>
                <w:lang w:eastAsia="en-AU"/>
              </w:rPr>
            </w:pPr>
            <w:ins w:id="311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83" w:author="KIM, Jason" w:date="2019-04-02T13:39:00Z"/>
        </w:trPr>
        <w:tc>
          <w:tcPr>
            <w:tcW w:w="708" w:type="pct"/>
            <w:vMerge/>
            <w:hideMark/>
          </w:tcPr>
          <w:p w:rsidR="00110C18" w:rsidRPr="0056388D" w:rsidRDefault="00110C18" w:rsidP="00063728">
            <w:pPr>
              <w:rPr>
                <w:ins w:id="311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85" w:author="KIM, Jason" w:date="2019-04-02T13:39:00Z"/>
                <w:rFonts w:ascii="Calibri" w:eastAsia="Times New Roman" w:hAnsi="Calibri" w:cs="Calibri"/>
                <w:color w:val="000000"/>
                <w:lang w:eastAsia="en-AU"/>
              </w:rPr>
            </w:pPr>
            <w:ins w:id="31186"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87" w:author="KIM, Jason" w:date="2019-04-02T13:39:00Z"/>
                <w:rFonts w:ascii="Calibri" w:eastAsia="Times New Roman" w:hAnsi="Calibri" w:cs="Calibri"/>
                <w:color w:val="000000"/>
                <w:lang w:eastAsia="en-AU"/>
              </w:rPr>
            </w:pPr>
            <w:ins w:id="311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89" w:author="KIM, Jason" w:date="2019-04-02T13:39:00Z"/>
                <w:rFonts w:ascii="Calibri" w:eastAsia="Times New Roman" w:hAnsi="Calibri" w:cs="Calibri"/>
                <w:color w:val="000000"/>
                <w:lang w:eastAsia="en-AU"/>
              </w:rPr>
            </w:pPr>
            <w:ins w:id="31190" w:author="KIM, Jason" w:date="2019-04-02T13:39:00Z">
              <w:r w:rsidRPr="0056388D">
                <w:rPr>
                  <w:rFonts w:ascii="Calibri" w:eastAsia="Times New Roman" w:hAnsi="Calibri" w:cs="Calibri"/>
                  <w:color w:val="000000"/>
                  <w:lang w:eastAsia="en-AU"/>
                </w:rPr>
                <w:t>LLN1537</w:t>
              </w:r>
            </w:ins>
          </w:p>
        </w:tc>
        <w:tc>
          <w:tcPr>
            <w:tcW w:w="933" w:type="pct"/>
            <w:noWrap/>
            <w:hideMark/>
          </w:tcPr>
          <w:p w:rsidR="00110C18" w:rsidRPr="0056388D" w:rsidRDefault="00110C18" w:rsidP="00063728">
            <w:pPr>
              <w:rPr>
                <w:ins w:id="31191" w:author="KIM, Jason" w:date="2019-04-02T13:39:00Z"/>
                <w:rFonts w:ascii="Calibri" w:eastAsia="Times New Roman" w:hAnsi="Calibri" w:cs="Calibri"/>
                <w:color w:val="000000"/>
                <w:lang w:eastAsia="en-AU"/>
              </w:rPr>
            </w:pPr>
            <w:ins w:id="311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93" w:author="KIM, Jason" w:date="2019-04-02T13:39:00Z"/>
                <w:rFonts w:ascii="Calibri" w:eastAsia="Times New Roman" w:hAnsi="Calibri" w:cs="Calibri"/>
                <w:color w:val="000000"/>
                <w:lang w:eastAsia="en-AU"/>
              </w:rPr>
            </w:pPr>
            <w:ins w:id="31194" w:author="KIM, Jason" w:date="2019-04-02T13:39:00Z">
              <w:r w:rsidRPr="0056388D">
                <w:rPr>
                  <w:rFonts w:ascii="Calibri" w:eastAsia="Times New Roman" w:hAnsi="Calibri" w:cs="Calibri"/>
                  <w:color w:val="000000"/>
                  <w:lang w:eastAsia="en-AU"/>
                </w:rPr>
                <w:t>Chainage 7001</w:t>
              </w:r>
            </w:ins>
          </w:p>
        </w:tc>
        <w:tc>
          <w:tcPr>
            <w:tcW w:w="764" w:type="pct"/>
            <w:noWrap/>
            <w:hideMark/>
          </w:tcPr>
          <w:p w:rsidR="00110C18" w:rsidRPr="0056388D" w:rsidRDefault="00110C18" w:rsidP="00063728">
            <w:pPr>
              <w:jc w:val="right"/>
              <w:rPr>
                <w:ins w:id="31195" w:author="KIM, Jason" w:date="2019-04-02T13:39:00Z"/>
                <w:rFonts w:ascii="Calibri" w:eastAsia="Times New Roman" w:hAnsi="Calibri" w:cs="Calibri"/>
                <w:color w:val="000000"/>
                <w:lang w:eastAsia="en-AU"/>
              </w:rPr>
            </w:pPr>
            <w:ins w:id="31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97" w:author="KIM, Jason" w:date="2019-04-02T13:39:00Z"/>
        </w:trPr>
        <w:tc>
          <w:tcPr>
            <w:tcW w:w="708" w:type="pct"/>
            <w:vMerge/>
            <w:hideMark/>
          </w:tcPr>
          <w:p w:rsidR="00110C18" w:rsidRPr="0056388D" w:rsidRDefault="00110C18" w:rsidP="00063728">
            <w:pPr>
              <w:rPr>
                <w:ins w:id="311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99" w:author="KIM, Jason" w:date="2019-04-02T13:39:00Z"/>
                <w:rFonts w:ascii="Calibri" w:eastAsia="Times New Roman" w:hAnsi="Calibri" w:cs="Calibri"/>
                <w:color w:val="000000"/>
                <w:lang w:eastAsia="en-AU"/>
              </w:rPr>
            </w:pPr>
            <w:ins w:id="31200"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01" w:author="KIM, Jason" w:date="2019-04-02T13:39:00Z"/>
                <w:rFonts w:ascii="Calibri" w:eastAsia="Times New Roman" w:hAnsi="Calibri" w:cs="Calibri"/>
                <w:color w:val="000000"/>
                <w:lang w:eastAsia="en-AU"/>
              </w:rPr>
            </w:pPr>
            <w:ins w:id="312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03" w:author="KIM, Jason" w:date="2019-04-02T13:39:00Z"/>
                <w:rFonts w:ascii="Calibri" w:eastAsia="Times New Roman" w:hAnsi="Calibri" w:cs="Calibri"/>
                <w:color w:val="000000"/>
                <w:lang w:eastAsia="en-AU"/>
              </w:rPr>
            </w:pPr>
            <w:ins w:id="31204" w:author="KIM, Jason" w:date="2019-04-02T13:39:00Z">
              <w:r w:rsidRPr="0056388D">
                <w:rPr>
                  <w:rFonts w:ascii="Calibri" w:eastAsia="Times New Roman" w:hAnsi="Calibri" w:cs="Calibri"/>
                  <w:color w:val="000000"/>
                  <w:lang w:eastAsia="en-AU"/>
                </w:rPr>
                <w:t>LLN1538</w:t>
              </w:r>
            </w:ins>
          </w:p>
        </w:tc>
        <w:tc>
          <w:tcPr>
            <w:tcW w:w="933" w:type="pct"/>
            <w:noWrap/>
            <w:hideMark/>
          </w:tcPr>
          <w:p w:rsidR="00110C18" w:rsidRPr="0056388D" w:rsidRDefault="00110C18" w:rsidP="00063728">
            <w:pPr>
              <w:rPr>
                <w:ins w:id="31205" w:author="KIM, Jason" w:date="2019-04-02T13:39:00Z"/>
                <w:rFonts w:ascii="Calibri" w:eastAsia="Times New Roman" w:hAnsi="Calibri" w:cs="Calibri"/>
                <w:color w:val="000000"/>
                <w:lang w:eastAsia="en-AU"/>
              </w:rPr>
            </w:pPr>
            <w:ins w:id="312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07" w:author="KIM, Jason" w:date="2019-04-02T13:39:00Z"/>
                <w:rFonts w:ascii="Calibri" w:eastAsia="Times New Roman" w:hAnsi="Calibri" w:cs="Calibri"/>
                <w:color w:val="000000"/>
                <w:lang w:eastAsia="en-AU"/>
              </w:rPr>
            </w:pPr>
            <w:ins w:id="31208" w:author="KIM, Jason" w:date="2019-04-02T13:39:00Z">
              <w:r w:rsidRPr="0056388D">
                <w:rPr>
                  <w:rFonts w:ascii="Calibri" w:eastAsia="Times New Roman" w:hAnsi="Calibri" w:cs="Calibri"/>
                  <w:color w:val="000000"/>
                  <w:lang w:eastAsia="en-AU"/>
                </w:rPr>
                <w:t>Chainage 7010</w:t>
              </w:r>
            </w:ins>
          </w:p>
        </w:tc>
        <w:tc>
          <w:tcPr>
            <w:tcW w:w="764" w:type="pct"/>
            <w:noWrap/>
            <w:hideMark/>
          </w:tcPr>
          <w:p w:rsidR="00110C18" w:rsidRPr="0056388D" w:rsidRDefault="00110C18" w:rsidP="00063728">
            <w:pPr>
              <w:jc w:val="right"/>
              <w:rPr>
                <w:ins w:id="31209" w:author="KIM, Jason" w:date="2019-04-02T13:39:00Z"/>
                <w:rFonts w:ascii="Calibri" w:eastAsia="Times New Roman" w:hAnsi="Calibri" w:cs="Calibri"/>
                <w:color w:val="000000"/>
                <w:lang w:eastAsia="en-AU"/>
              </w:rPr>
            </w:pPr>
            <w:ins w:id="312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11" w:author="KIM, Jason" w:date="2019-04-02T13:39:00Z"/>
        </w:trPr>
        <w:tc>
          <w:tcPr>
            <w:tcW w:w="708" w:type="pct"/>
            <w:vMerge/>
            <w:hideMark/>
          </w:tcPr>
          <w:p w:rsidR="00110C18" w:rsidRPr="0056388D" w:rsidRDefault="00110C18" w:rsidP="00063728">
            <w:pPr>
              <w:rPr>
                <w:ins w:id="312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13" w:author="KIM, Jason" w:date="2019-04-02T13:39:00Z"/>
                <w:rFonts w:ascii="Calibri" w:eastAsia="Times New Roman" w:hAnsi="Calibri" w:cs="Calibri"/>
                <w:color w:val="000000"/>
                <w:lang w:eastAsia="en-AU"/>
              </w:rPr>
            </w:pPr>
            <w:ins w:id="31214"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15" w:author="KIM, Jason" w:date="2019-04-02T13:39:00Z"/>
                <w:rFonts w:ascii="Calibri" w:eastAsia="Times New Roman" w:hAnsi="Calibri" w:cs="Calibri"/>
                <w:color w:val="000000"/>
                <w:lang w:eastAsia="en-AU"/>
              </w:rPr>
            </w:pPr>
            <w:ins w:id="312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17" w:author="KIM, Jason" w:date="2019-04-02T13:39:00Z"/>
                <w:rFonts w:ascii="Calibri" w:eastAsia="Times New Roman" w:hAnsi="Calibri" w:cs="Calibri"/>
                <w:color w:val="000000"/>
                <w:lang w:eastAsia="en-AU"/>
              </w:rPr>
            </w:pPr>
            <w:ins w:id="31218" w:author="KIM, Jason" w:date="2019-04-02T13:39:00Z">
              <w:r w:rsidRPr="0056388D">
                <w:rPr>
                  <w:rFonts w:ascii="Calibri" w:eastAsia="Times New Roman" w:hAnsi="Calibri" w:cs="Calibri"/>
                  <w:color w:val="000000"/>
                  <w:lang w:eastAsia="en-AU"/>
                </w:rPr>
                <w:t>LLN1539</w:t>
              </w:r>
            </w:ins>
          </w:p>
        </w:tc>
        <w:tc>
          <w:tcPr>
            <w:tcW w:w="933" w:type="pct"/>
            <w:noWrap/>
            <w:hideMark/>
          </w:tcPr>
          <w:p w:rsidR="00110C18" w:rsidRPr="0056388D" w:rsidRDefault="00110C18" w:rsidP="00063728">
            <w:pPr>
              <w:rPr>
                <w:ins w:id="31219" w:author="KIM, Jason" w:date="2019-04-02T13:39:00Z"/>
                <w:rFonts w:ascii="Calibri" w:eastAsia="Times New Roman" w:hAnsi="Calibri" w:cs="Calibri"/>
                <w:color w:val="000000"/>
                <w:lang w:eastAsia="en-AU"/>
              </w:rPr>
            </w:pPr>
            <w:ins w:id="312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21" w:author="KIM, Jason" w:date="2019-04-02T13:39:00Z"/>
                <w:rFonts w:ascii="Calibri" w:eastAsia="Times New Roman" w:hAnsi="Calibri" w:cs="Calibri"/>
                <w:color w:val="000000"/>
                <w:lang w:eastAsia="en-AU"/>
              </w:rPr>
            </w:pPr>
            <w:ins w:id="31222" w:author="KIM, Jason" w:date="2019-04-02T13:39:00Z">
              <w:r w:rsidRPr="0056388D">
                <w:rPr>
                  <w:rFonts w:ascii="Calibri" w:eastAsia="Times New Roman" w:hAnsi="Calibri" w:cs="Calibri"/>
                  <w:color w:val="000000"/>
                  <w:lang w:eastAsia="en-AU"/>
                </w:rPr>
                <w:t>Chainage 7020</w:t>
              </w:r>
            </w:ins>
          </w:p>
        </w:tc>
        <w:tc>
          <w:tcPr>
            <w:tcW w:w="764" w:type="pct"/>
            <w:noWrap/>
            <w:hideMark/>
          </w:tcPr>
          <w:p w:rsidR="00110C18" w:rsidRPr="0056388D" w:rsidRDefault="00110C18" w:rsidP="00063728">
            <w:pPr>
              <w:jc w:val="right"/>
              <w:rPr>
                <w:ins w:id="31223" w:author="KIM, Jason" w:date="2019-04-02T13:39:00Z"/>
                <w:rFonts w:ascii="Calibri" w:eastAsia="Times New Roman" w:hAnsi="Calibri" w:cs="Calibri"/>
                <w:color w:val="000000"/>
                <w:lang w:eastAsia="en-AU"/>
              </w:rPr>
            </w:pPr>
            <w:ins w:id="31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25" w:author="KIM, Jason" w:date="2019-04-02T13:39:00Z"/>
        </w:trPr>
        <w:tc>
          <w:tcPr>
            <w:tcW w:w="708" w:type="pct"/>
            <w:vMerge/>
            <w:hideMark/>
          </w:tcPr>
          <w:p w:rsidR="00110C18" w:rsidRPr="0056388D" w:rsidRDefault="00110C18" w:rsidP="00063728">
            <w:pPr>
              <w:rPr>
                <w:ins w:id="312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27" w:author="KIM, Jason" w:date="2019-04-02T13:39:00Z"/>
                <w:rFonts w:ascii="Calibri" w:eastAsia="Times New Roman" w:hAnsi="Calibri" w:cs="Calibri"/>
                <w:color w:val="000000"/>
                <w:lang w:eastAsia="en-AU"/>
              </w:rPr>
            </w:pPr>
            <w:ins w:id="31228"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29" w:author="KIM, Jason" w:date="2019-04-02T13:39:00Z"/>
                <w:rFonts w:ascii="Calibri" w:eastAsia="Times New Roman" w:hAnsi="Calibri" w:cs="Calibri"/>
                <w:color w:val="000000"/>
                <w:lang w:eastAsia="en-AU"/>
              </w:rPr>
            </w:pPr>
            <w:ins w:id="312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31" w:author="KIM, Jason" w:date="2019-04-02T13:39:00Z"/>
                <w:rFonts w:ascii="Calibri" w:eastAsia="Times New Roman" w:hAnsi="Calibri" w:cs="Calibri"/>
                <w:color w:val="000000"/>
                <w:lang w:eastAsia="en-AU"/>
              </w:rPr>
            </w:pPr>
            <w:ins w:id="31232" w:author="KIM, Jason" w:date="2019-04-02T13:39:00Z">
              <w:r w:rsidRPr="0056388D">
                <w:rPr>
                  <w:rFonts w:ascii="Calibri" w:eastAsia="Times New Roman" w:hAnsi="Calibri" w:cs="Calibri"/>
                  <w:color w:val="000000"/>
                  <w:lang w:eastAsia="en-AU"/>
                </w:rPr>
                <w:t>LLN1540</w:t>
              </w:r>
            </w:ins>
          </w:p>
        </w:tc>
        <w:tc>
          <w:tcPr>
            <w:tcW w:w="933" w:type="pct"/>
            <w:noWrap/>
            <w:hideMark/>
          </w:tcPr>
          <w:p w:rsidR="00110C18" w:rsidRPr="0056388D" w:rsidRDefault="00110C18" w:rsidP="00063728">
            <w:pPr>
              <w:rPr>
                <w:ins w:id="31233" w:author="KIM, Jason" w:date="2019-04-02T13:39:00Z"/>
                <w:rFonts w:ascii="Calibri" w:eastAsia="Times New Roman" w:hAnsi="Calibri" w:cs="Calibri"/>
                <w:color w:val="000000"/>
                <w:lang w:eastAsia="en-AU"/>
              </w:rPr>
            </w:pPr>
            <w:ins w:id="312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35" w:author="KIM, Jason" w:date="2019-04-02T13:39:00Z"/>
                <w:rFonts w:ascii="Calibri" w:eastAsia="Times New Roman" w:hAnsi="Calibri" w:cs="Calibri"/>
                <w:color w:val="000000"/>
                <w:lang w:eastAsia="en-AU"/>
              </w:rPr>
            </w:pPr>
            <w:ins w:id="31236" w:author="KIM, Jason" w:date="2019-04-02T13:39:00Z">
              <w:r w:rsidRPr="0056388D">
                <w:rPr>
                  <w:rFonts w:ascii="Calibri" w:eastAsia="Times New Roman" w:hAnsi="Calibri" w:cs="Calibri"/>
                  <w:color w:val="000000"/>
                  <w:lang w:eastAsia="en-AU"/>
                </w:rPr>
                <w:t>Chainage 7029</w:t>
              </w:r>
            </w:ins>
          </w:p>
        </w:tc>
        <w:tc>
          <w:tcPr>
            <w:tcW w:w="764" w:type="pct"/>
            <w:noWrap/>
            <w:hideMark/>
          </w:tcPr>
          <w:p w:rsidR="00110C18" w:rsidRPr="0056388D" w:rsidRDefault="00110C18" w:rsidP="00063728">
            <w:pPr>
              <w:jc w:val="right"/>
              <w:rPr>
                <w:ins w:id="31237" w:author="KIM, Jason" w:date="2019-04-02T13:39:00Z"/>
                <w:rFonts w:ascii="Calibri" w:eastAsia="Times New Roman" w:hAnsi="Calibri" w:cs="Calibri"/>
                <w:color w:val="000000"/>
                <w:lang w:eastAsia="en-AU"/>
              </w:rPr>
            </w:pPr>
            <w:ins w:id="31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39" w:author="KIM, Jason" w:date="2019-04-02T13:39:00Z"/>
        </w:trPr>
        <w:tc>
          <w:tcPr>
            <w:tcW w:w="708" w:type="pct"/>
            <w:vMerge/>
            <w:hideMark/>
          </w:tcPr>
          <w:p w:rsidR="00110C18" w:rsidRPr="0056388D" w:rsidRDefault="00110C18" w:rsidP="00063728">
            <w:pPr>
              <w:rPr>
                <w:ins w:id="312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41" w:author="KIM, Jason" w:date="2019-04-02T13:39:00Z"/>
                <w:rFonts w:ascii="Calibri" w:eastAsia="Times New Roman" w:hAnsi="Calibri" w:cs="Calibri"/>
                <w:color w:val="000000"/>
                <w:lang w:eastAsia="en-AU"/>
              </w:rPr>
            </w:pPr>
            <w:ins w:id="31242"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43" w:author="KIM, Jason" w:date="2019-04-02T13:39:00Z"/>
                <w:rFonts w:ascii="Calibri" w:eastAsia="Times New Roman" w:hAnsi="Calibri" w:cs="Calibri"/>
                <w:color w:val="000000"/>
                <w:lang w:eastAsia="en-AU"/>
              </w:rPr>
            </w:pPr>
            <w:ins w:id="312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45" w:author="KIM, Jason" w:date="2019-04-02T13:39:00Z"/>
                <w:rFonts w:ascii="Calibri" w:eastAsia="Times New Roman" w:hAnsi="Calibri" w:cs="Calibri"/>
                <w:color w:val="000000"/>
                <w:lang w:eastAsia="en-AU"/>
              </w:rPr>
            </w:pPr>
            <w:ins w:id="31246" w:author="KIM, Jason" w:date="2019-04-02T13:39:00Z">
              <w:r w:rsidRPr="0056388D">
                <w:rPr>
                  <w:rFonts w:ascii="Calibri" w:eastAsia="Times New Roman" w:hAnsi="Calibri" w:cs="Calibri"/>
                  <w:color w:val="000000"/>
                  <w:lang w:eastAsia="en-AU"/>
                </w:rPr>
                <w:t>LLN1541</w:t>
              </w:r>
            </w:ins>
          </w:p>
        </w:tc>
        <w:tc>
          <w:tcPr>
            <w:tcW w:w="933" w:type="pct"/>
            <w:noWrap/>
            <w:hideMark/>
          </w:tcPr>
          <w:p w:rsidR="00110C18" w:rsidRPr="0056388D" w:rsidRDefault="00110C18" w:rsidP="00063728">
            <w:pPr>
              <w:rPr>
                <w:ins w:id="31247" w:author="KIM, Jason" w:date="2019-04-02T13:39:00Z"/>
                <w:rFonts w:ascii="Calibri" w:eastAsia="Times New Roman" w:hAnsi="Calibri" w:cs="Calibri"/>
                <w:color w:val="000000"/>
                <w:lang w:eastAsia="en-AU"/>
              </w:rPr>
            </w:pPr>
            <w:ins w:id="312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49" w:author="KIM, Jason" w:date="2019-04-02T13:39:00Z"/>
                <w:rFonts w:ascii="Calibri" w:eastAsia="Times New Roman" w:hAnsi="Calibri" w:cs="Calibri"/>
                <w:color w:val="000000"/>
                <w:lang w:eastAsia="en-AU"/>
              </w:rPr>
            </w:pPr>
            <w:ins w:id="31250" w:author="KIM, Jason" w:date="2019-04-02T13:39:00Z">
              <w:r w:rsidRPr="0056388D">
                <w:rPr>
                  <w:rFonts w:ascii="Calibri" w:eastAsia="Times New Roman" w:hAnsi="Calibri" w:cs="Calibri"/>
                  <w:color w:val="000000"/>
                  <w:lang w:eastAsia="en-AU"/>
                </w:rPr>
                <w:t>Chainage 7039</w:t>
              </w:r>
            </w:ins>
          </w:p>
        </w:tc>
        <w:tc>
          <w:tcPr>
            <w:tcW w:w="764" w:type="pct"/>
            <w:noWrap/>
            <w:hideMark/>
          </w:tcPr>
          <w:p w:rsidR="00110C18" w:rsidRPr="0056388D" w:rsidRDefault="00110C18" w:rsidP="00063728">
            <w:pPr>
              <w:jc w:val="right"/>
              <w:rPr>
                <w:ins w:id="31251" w:author="KIM, Jason" w:date="2019-04-02T13:39:00Z"/>
                <w:rFonts w:ascii="Calibri" w:eastAsia="Times New Roman" w:hAnsi="Calibri" w:cs="Calibri"/>
                <w:color w:val="000000"/>
                <w:lang w:eastAsia="en-AU"/>
              </w:rPr>
            </w:pPr>
            <w:ins w:id="31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53" w:author="KIM, Jason" w:date="2019-04-02T13:39:00Z"/>
        </w:trPr>
        <w:tc>
          <w:tcPr>
            <w:tcW w:w="708" w:type="pct"/>
            <w:vMerge w:val="restart"/>
            <w:noWrap/>
            <w:hideMark/>
          </w:tcPr>
          <w:p w:rsidR="00110C18" w:rsidRPr="0056388D" w:rsidRDefault="00110C18" w:rsidP="00063728">
            <w:pPr>
              <w:rPr>
                <w:ins w:id="31254" w:author="KIM, Jason" w:date="2019-04-02T13:39:00Z"/>
                <w:rFonts w:ascii="Calibri" w:eastAsia="Times New Roman" w:hAnsi="Calibri" w:cs="Calibri"/>
                <w:color w:val="000000"/>
                <w:lang w:eastAsia="en-AU"/>
              </w:rPr>
            </w:pPr>
            <w:ins w:id="31255" w:author="KIM, Jason" w:date="2019-04-02T13:39:00Z">
              <w:r w:rsidRPr="0056388D">
                <w:rPr>
                  <w:rFonts w:ascii="Calibri" w:eastAsia="Times New Roman" w:hAnsi="Calibri" w:cs="Calibri"/>
                  <w:color w:val="000000"/>
                  <w:lang w:eastAsia="en-AU"/>
                </w:rPr>
                <w:t>LLE52K71</w:t>
              </w:r>
            </w:ins>
          </w:p>
        </w:tc>
        <w:tc>
          <w:tcPr>
            <w:tcW w:w="605" w:type="pct"/>
            <w:noWrap/>
            <w:hideMark/>
          </w:tcPr>
          <w:p w:rsidR="00110C18" w:rsidRPr="0056388D" w:rsidRDefault="00110C18" w:rsidP="00063728">
            <w:pPr>
              <w:rPr>
                <w:ins w:id="31256" w:author="KIM, Jason" w:date="2019-04-02T13:39:00Z"/>
                <w:rFonts w:ascii="Calibri" w:eastAsia="Times New Roman" w:hAnsi="Calibri" w:cs="Calibri"/>
                <w:color w:val="000000"/>
                <w:lang w:eastAsia="en-AU"/>
              </w:rPr>
            </w:pPr>
            <w:ins w:id="31257"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58" w:author="KIM, Jason" w:date="2019-04-02T13:39:00Z"/>
                <w:rFonts w:ascii="Calibri" w:eastAsia="Times New Roman" w:hAnsi="Calibri" w:cs="Calibri"/>
                <w:color w:val="000000"/>
                <w:lang w:eastAsia="en-AU"/>
              </w:rPr>
            </w:pPr>
            <w:ins w:id="3125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60" w:author="KIM, Jason" w:date="2019-04-02T13:39:00Z"/>
                <w:rFonts w:ascii="Calibri" w:eastAsia="Times New Roman" w:hAnsi="Calibri" w:cs="Calibri"/>
                <w:color w:val="000000"/>
                <w:lang w:eastAsia="en-AU"/>
              </w:rPr>
            </w:pPr>
            <w:ins w:id="31261" w:author="KIM, Jason" w:date="2019-04-02T13:39:00Z">
              <w:r w:rsidRPr="0056388D">
                <w:rPr>
                  <w:rFonts w:ascii="Calibri" w:eastAsia="Times New Roman" w:hAnsi="Calibri" w:cs="Calibri"/>
                  <w:color w:val="000000"/>
                  <w:lang w:eastAsia="en-AU"/>
                </w:rPr>
                <w:t>LLS2563</w:t>
              </w:r>
            </w:ins>
          </w:p>
        </w:tc>
        <w:tc>
          <w:tcPr>
            <w:tcW w:w="933" w:type="pct"/>
            <w:noWrap/>
            <w:hideMark/>
          </w:tcPr>
          <w:p w:rsidR="00110C18" w:rsidRPr="0056388D" w:rsidRDefault="00110C18" w:rsidP="00063728">
            <w:pPr>
              <w:rPr>
                <w:ins w:id="31262" w:author="KIM, Jason" w:date="2019-04-02T13:39:00Z"/>
                <w:rFonts w:ascii="Calibri" w:eastAsia="Times New Roman" w:hAnsi="Calibri" w:cs="Calibri"/>
                <w:color w:val="000000"/>
                <w:lang w:eastAsia="en-AU"/>
              </w:rPr>
            </w:pPr>
            <w:ins w:id="312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64" w:author="KIM, Jason" w:date="2019-04-02T13:39:00Z"/>
                <w:rFonts w:ascii="Calibri" w:eastAsia="Times New Roman" w:hAnsi="Calibri" w:cs="Calibri"/>
                <w:color w:val="000000"/>
                <w:lang w:eastAsia="en-AU"/>
              </w:rPr>
            </w:pPr>
            <w:ins w:id="31265" w:author="KIM, Jason" w:date="2019-04-02T13:39:00Z">
              <w:r w:rsidRPr="0056388D">
                <w:rPr>
                  <w:rFonts w:ascii="Calibri" w:eastAsia="Times New Roman" w:hAnsi="Calibri" w:cs="Calibri"/>
                  <w:color w:val="000000"/>
                  <w:lang w:eastAsia="en-AU"/>
                </w:rPr>
                <w:t>Chainage 7040</w:t>
              </w:r>
            </w:ins>
          </w:p>
        </w:tc>
        <w:tc>
          <w:tcPr>
            <w:tcW w:w="764" w:type="pct"/>
            <w:noWrap/>
            <w:hideMark/>
          </w:tcPr>
          <w:p w:rsidR="00110C18" w:rsidRPr="0056388D" w:rsidRDefault="00110C18" w:rsidP="00063728">
            <w:pPr>
              <w:jc w:val="right"/>
              <w:rPr>
                <w:ins w:id="31266" w:author="KIM, Jason" w:date="2019-04-02T13:39:00Z"/>
                <w:rFonts w:ascii="Calibri" w:eastAsia="Times New Roman" w:hAnsi="Calibri" w:cs="Calibri"/>
                <w:color w:val="000000"/>
                <w:lang w:eastAsia="en-AU"/>
              </w:rPr>
            </w:pPr>
            <w:ins w:id="312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68" w:author="KIM, Jason" w:date="2019-04-02T13:39:00Z"/>
        </w:trPr>
        <w:tc>
          <w:tcPr>
            <w:tcW w:w="708" w:type="pct"/>
            <w:vMerge/>
            <w:hideMark/>
          </w:tcPr>
          <w:p w:rsidR="00110C18" w:rsidRPr="0056388D" w:rsidRDefault="00110C18" w:rsidP="00063728">
            <w:pPr>
              <w:rPr>
                <w:ins w:id="312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70" w:author="KIM, Jason" w:date="2019-04-02T13:39:00Z"/>
                <w:rFonts w:ascii="Calibri" w:eastAsia="Times New Roman" w:hAnsi="Calibri" w:cs="Calibri"/>
                <w:color w:val="000000"/>
                <w:lang w:eastAsia="en-AU"/>
              </w:rPr>
            </w:pPr>
            <w:ins w:id="31271"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72" w:author="KIM, Jason" w:date="2019-04-02T13:39:00Z"/>
                <w:rFonts w:ascii="Calibri" w:eastAsia="Times New Roman" w:hAnsi="Calibri" w:cs="Calibri"/>
                <w:color w:val="000000"/>
                <w:lang w:eastAsia="en-AU"/>
              </w:rPr>
            </w:pPr>
            <w:ins w:id="3127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74" w:author="KIM, Jason" w:date="2019-04-02T13:39:00Z"/>
                <w:rFonts w:ascii="Calibri" w:eastAsia="Times New Roman" w:hAnsi="Calibri" w:cs="Calibri"/>
                <w:color w:val="000000"/>
                <w:lang w:eastAsia="en-AU"/>
              </w:rPr>
            </w:pPr>
            <w:ins w:id="31275" w:author="KIM, Jason" w:date="2019-04-02T13:39:00Z">
              <w:r w:rsidRPr="0056388D">
                <w:rPr>
                  <w:rFonts w:ascii="Calibri" w:eastAsia="Times New Roman" w:hAnsi="Calibri" w:cs="Calibri"/>
                  <w:color w:val="000000"/>
                  <w:lang w:eastAsia="en-AU"/>
                </w:rPr>
                <w:t>LLS2564</w:t>
              </w:r>
            </w:ins>
          </w:p>
        </w:tc>
        <w:tc>
          <w:tcPr>
            <w:tcW w:w="933" w:type="pct"/>
            <w:noWrap/>
            <w:hideMark/>
          </w:tcPr>
          <w:p w:rsidR="00110C18" w:rsidRPr="0056388D" w:rsidRDefault="00110C18" w:rsidP="00063728">
            <w:pPr>
              <w:rPr>
                <w:ins w:id="31276" w:author="KIM, Jason" w:date="2019-04-02T13:39:00Z"/>
                <w:rFonts w:ascii="Calibri" w:eastAsia="Times New Roman" w:hAnsi="Calibri" w:cs="Calibri"/>
                <w:color w:val="000000"/>
                <w:lang w:eastAsia="en-AU"/>
              </w:rPr>
            </w:pPr>
            <w:ins w:id="312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78" w:author="KIM, Jason" w:date="2019-04-02T13:39:00Z"/>
                <w:rFonts w:ascii="Calibri" w:eastAsia="Times New Roman" w:hAnsi="Calibri" w:cs="Calibri"/>
                <w:color w:val="000000"/>
                <w:lang w:eastAsia="en-AU"/>
              </w:rPr>
            </w:pPr>
            <w:ins w:id="31279" w:author="KIM, Jason" w:date="2019-04-02T13:39:00Z">
              <w:r w:rsidRPr="0056388D">
                <w:rPr>
                  <w:rFonts w:ascii="Calibri" w:eastAsia="Times New Roman" w:hAnsi="Calibri" w:cs="Calibri"/>
                  <w:color w:val="000000"/>
                  <w:lang w:eastAsia="en-AU"/>
                </w:rPr>
                <w:t>Chainage 7050</w:t>
              </w:r>
            </w:ins>
          </w:p>
        </w:tc>
        <w:tc>
          <w:tcPr>
            <w:tcW w:w="764" w:type="pct"/>
            <w:noWrap/>
            <w:hideMark/>
          </w:tcPr>
          <w:p w:rsidR="00110C18" w:rsidRPr="0056388D" w:rsidRDefault="00110C18" w:rsidP="00063728">
            <w:pPr>
              <w:jc w:val="right"/>
              <w:rPr>
                <w:ins w:id="31280" w:author="KIM, Jason" w:date="2019-04-02T13:39:00Z"/>
                <w:rFonts w:ascii="Calibri" w:eastAsia="Times New Roman" w:hAnsi="Calibri" w:cs="Calibri"/>
                <w:color w:val="000000"/>
                <w:lang w:eastAsia="en-AU"/>
              </w:rPr>
            </w:pPr>
            <w:ins w:id="312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82" w:author="KIM, Jason" w:date="2019-04-02T13:39:00Z"/>
        </w:trPr>
        <w:tc>
          <w:tcPr>
            <w:tcW w:w="708" w:type="pct"/>
            <w:vMerge/>
            <w:hideMark/>
          </w:tcPr>
          <w:p w:rsidR="00110C18" w:rsidRPr="0056388D" w:rsidRDefault="00110C18" w:rsidP="00063728">
            <w:pPr>
              <w:rPr>
                <w:ins w:id="312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84" w:author="KIM, Jason" w:date="2019-04-02T13:39:00Z"/>
                <w:rFonts w:ascii="Calibri" w:eastAsia="Times New Roman" w:hAnsi="Calibri" w:cs="Calibri"/>
                <w:color w:val="000000"/>
                <w:lang w:eastAsia="en-AU"/>
              </w:rPr>
            </w:pPr>
            <w:ins w:id="31285"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86" w:author="KIM, Jason" w:date="2019-04-02T13:39:00Z"/>
                <w:rFonts w:ascii="Calibri" w:eastAsia="Times New Roman" w:hAnsi="Calibri" w:cs="Calibri"/>
                <w:color w:val="000000"/>
                <w:lang w:eastAsia="en-AU"/>
              </w:rPr>
            </w:pPr>
            <w:ins w:id="3128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88" w:author="KIM, Jason" w:date="2019-04-02T13:39:00Z"/>
                <w:rFonts w:ascii="Calibri" w:eastAsia="Times New Roman" w:hAnsi="Calibri" w:cs="Calibri"/>
                <w:color w:val="000000"/>
                <w:lang w:eastAsia="en-AU"/>
              </w:rPr>
            </w:pPr>
            <w:ins w:id="31289" w:author="KIM, Jason" w:date="2019-04-02T13:39:00Z">
              <w:r w:rsidRPr="0056388D">
                <w:rPr>
                  <w:rFonts w:ascii="Calibri" w:eastAsia="Times New Roman" w:hAnsi="Calibri" w:cs="Calibri"/>
                  <w:color w:val="000000"/>
                  <w:lang w:eastAsia="en-AU"/>
                </w:rPr>
                <w:t>LLS2565</w:t>
              </w:r>
            </w:ins>
          </w:p>
        </w:tc>
        <w:tc>
          <w:tcPr>
            <w:tcW w:w="933" w:type="pct"/>
            <w:noWrap/>
            <w:hideMark/>
          </w:tcPr>
          <w:p w:rsidR="00110C18" w:rsidRPr="0056388D" w:rsidRDefault="00110C18" w:rsidP="00063728">
            <w:pPr>
              <w:rPr>
                <w:ins w:id="31290" w:author="KIM, Jason" w:date="2019-04-02T13:39:00Z"/>
                <w:rFonts w:ascii="Calibri" w:eastAsia="Times New Roman" w:hAnsi="Calibri" w:cs="Calibri"/>
                <w:color w:val="000000"/>
                <w:lang w:eastAsia="en-AU"/>
              </w:rPr>
            </w:pPr>
            <w:ins w:id="312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92" w:author="KIM, Jason" w:date="2019-04-02T13:39:00Z"/>
                <w:rFonts w:ascii="Calibri" w:eastAsia="Times New Roman" w:hAnsi="Calibri" w:cs="Calibri"/>
                <w:color w:val="000000"/>
                <w:lang w:eastAsia="en-AU"/>
              </w:rPr>
            </w:pPr>
            <w:ins w:id="31293" w:author="KIM, Jason" w:date="2019-04-02T13:39:00Z">
              <w:r w:rsidRPr="0056388D">
                <w:rPr>
                  <w:rFonts w:ascii="Calibri" w:eastAsia="Times New Roman" w:hAnsi="Calibri" w:cs="Calibri"/>
                  <w:color w:val="000000"/>
                  <w:lang w:eastAsia="en-AU"/>
                </w:rPr>
                <w:t>Chainage 7060</w:t>
              </w:r>
            </w:ins>
          </w:p>
        </w:tc>
        <w:tc>
          <w:tcPr>
            <w:tcW w:w="764" w:type="pct"/>
            <w:noWrap/>
            <w:hideMark/>
          </w:tcPr>
          <w:p w:rsidR="00110C18" w:rsidRPr="0056388D" w:rsidRDefault="00110C18" w:rsidP="00063728">
            <w:pPr>
              <w:jc w:val="right"/>
              <w:rPr>
                <w:ins w:id="31294" w:author="KIM, Jason" w:date="2019-04-02T13:39:00Z"/>
                <w:rFonts w:ascii="Calibri" w:eastAsia="Times New Roman" w:hAnsi="Calibri" w:cs="Calibri"/>
                <w:color w:val="000000"/>
                <w:lang w:eastAsia="en-AU"/>
              </w:rPr>
            </w:pPr>
            <w:ins w:id="312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96" w:author="KIM, Jason" w:date="2019-04-02T13:39:00Z"/>
        </w:trPr>
        <w:tc>
          <w:tcPr>
            <w:tcW w:w="708" w:type="pct"/>
            <w:vMerge/>
            <w:hideMark/>
          </w:tcPr>
          <w:p w:rsidR="00110C18" w:rsidRPr="0056388D" w:rsidRDefault="00110C18" w:rsidP="00063728">
            <w:pPr>
              <w:rPr>
                <w:ins w:id="312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98" w:author="KIM, Jason" w:date="2019-04-02T13:39:00Z"/>
                <w:rFonts w:ascii="Calibri" w:eastAsia="Times New Roman" w:hAnsi="Calibri" w:cs="Calibri"/>
                <w:color w:val="000000"/>
                <w:lang w:eastAsia="en-AU"/>
              </w:rPr>
            </w:pPr>
            <w:ins w:id="31299"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00" w:author="KIM, Jason" w:date="2019-04-02T13:39:00Z"/>
                <w:rFonts w:ascii="Calibri" w:eastAsia="Times New Roman" w:hAnsi="Calibri" w:cs="Calibri"/>
                <w:color w:val="000000"/>
                <w:lang w:eastAsia="en-AU"/>
              </w:rPr>
            </w:pPr>
            <w:ins w:id="3130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02" w:author="KIM, Jason" w:date="2019-04-02T13:39:00Z"/>
                <w:rFonts w:ascii="Calibri" w:eastAsia="Times New Roman" w:hAnsi="Calibri" w:cs="Calibri"/>
                <w:color w:val="000000"/>
                <w:lang w:eastAsia="en-AU"/>
              </w:rPr>
            </w:pPr>
            <w:ins w:id="31303" w:author="KIM, Jason" w:date="2019-04-02T13:39:00Z">
              <w:r w:rsidRPr="0056388D">
                <w:rPr>
                  <w:rFonts w:ascii="Calibri" w:eastAsia="Times New Roman" w:hAnsi="Calibri" w:cs="Calibri"/>
                  <w:color w:val="000000"/>
                  <w:lang w:eastAsia="en-AU"/>
                </w:rPr>
                <w:t>LLS2566</w:t>
              </w:r>
            </w:ins>
          </w:p>
        </w:tc>
        <w:tc>
          <w:tcPr>
            <w:tcW w:w="933" w:type="pct"/>
            <w:noWrap/>
            <w:hideMark/>
          </w:tcPr>
          <w:p w:rsidR="00110C18" w:rsidRPr="0056388D" w:rsidRDefault="00110C18" w:rsidP="00063728">
            <w:pPr>
              <w:rPr>
                <w:ins w:id="31304" w:author="KIM, Jason" w:date="2019-04-02T13:39:00Z"/>
                <w:rFonts w:ascii="Calibri" w:eastAsia="Times New Roman" w:hAnsi="Calibri" w:cs="Calibri"/>
                <w:color w:val="000000"/>
                <w:lang w:eastAsia="en-AU"/>
              </w:rPr>
            </w:pPr>
            <w:ins w:id="313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06" w:author="KIM, Jason" w:date="2019-04-02T13:39:00Z"/>
                <w:rFonts w:ascii="Calibri" w:eastAsia="Times New Roman" w:hAnsi="Calibri" w:cs="Calibri"/>
                <w:color w:val="000000"/>
                <w:lang w:eastAsia="en-AU"/>
              </w:rPr>
            </w:pPr>
            <w:ins w:id="31307" w:author="KIM, Jason" w:date="2019-04-02T13:39:00Z">
              <w:r w:rsidRPr="0056388D">
                <w:rPr>
                  <w:rFonts w:ascii="Calibri" w:eastAsia="Times New Roman" w:hAnsi="Calibri" w:cs="Calibri"/>
                  <w:color w:val="000000"/>
                  <w:lang w:eastAsia="en-AU"/>
                </w:rPr>
                <w:t>Chainage 7069</w:t>
              </w:r>
            </w:ins>
          </w:p>
        </w:tc>
        <w:tc>
          <w:tcPr>
            <w:tcW w:w="764" w:type="pct"/>
            <w:noWrap/>
            <w:hideMark/>
          </w:tcPr>
          <w:p w:rsidR="00110C18" w:rsidRPr="0056388D" w:rsidRDefault="00110C18" w:rsidP="00063728">
            <w:pPr>
              <w:jc w:val="right"/>
              <w:rPr>
                <w:ins w:id="31308" w:author="KIM, Jason" w:date="2019-04-02T13:39:00Z"/>
                <w:rFonts w:ascii="Calibri" w:eastAsia="Times New Roman" w:hAnsi="Calibri" w:cs="Calibri"/>
                <w:color w:val="000000"/>
                <w:lang w:eastAsia="en-AU"/>
              </w:rPr>
            </w:pPr>
            <w:ins w:id="313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10" w:author="KIM, Jason" w:date="2019-04-02T13:39:00Z"/>
        </w:trPr>
        <w:tc>
          <w:tcPr>
            <w:tcW w:w="708" w:type="pct"/>
            <w:vMerge/>
            <w:hideMark/>
          </w:tcPr>
          <w:p w:rsidR="00110C18" w:rsidRPr="0056388D" w:rsidRDefault="00110C18" w:rsidP="00063728">
            <w:pPr>
              <w:rPr>
                <w:ins w:id="313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12" w:author="KIM, Jason" w:date="2019-04-02T13:39:00Z"/>
                <w:rFonts w:ascii="Calibri" w:eastAsia="Times New Roman" w:hAnsi="Calibri" w:cs="Calibri"/>
                <w:color w:val="000000"/>
                <w:lang w:eastAsia="en-AU"/>
              </w:rPr>
            </w:pPr>
            <w:ins w:id="31313"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14" w:author="KIM, Jason" w:date="2019-04-02T13:39:00Z"/>
                <w:rFonts w:ascii="Calibri" w:eastAsia="Times New Roman" w:hAnsi="Calibri" w:cs="Calibri"/>
                <w:color w:val="000000"/>
                <w:lang w:eastAsia="en-AU"/>
              </w:rPr>
            </w:pPr>
            <w:ins w:id="3131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16" w:author="KIM, Jason" w:date="2019-04-02T13:39:00Z"/>
                <w:rFonts w:ascii="Calibri" w:eastAsia="Times New Roman" w:hAnsi="Calibri" w:cs="Calibri"/>
                <w:color w:val="000000"/>
                <w:lang w:eastAsia="en-AU"/>
              </w:rPr>
            </w:pPr>
            <w:ins w:id="31317" w:author="KIM, Jason" w:date="2019-04-02T13:39:00Z">
              <w:r w:rsidRPr="0056388D">
                <w:rPr>
                  <w:rFonts w:ascii="Calibri" w:eastAsia="Times New Roman" w:hAnsi="Calibri" w:cs="Calibri"/>
                  <w:color w:val="000000"/>
                  <w:lang w:eastAsia="en-AU"/>
                </w:rPr>
                <w:t>LLS2567</w:t>
              </w:r>
            </w:ins>
          </w:p>
        </w:tc>
        <w:tc>
          <w:tcPr>
            <w:tcW w:w="933" w:type="pct"/>
            <w:noWrap/>
            <w:hideMark/>
          </w:tcPr>
          <w:p w:rsidR="00110C18" w:rsidRPr="0056388D" w:rsidRDefault="00110C18" w:rsidP="00063728">
            <w:pPr>
              <w:rPr>
                <w:ins w:id="31318" w:author="KIM, Jason" w:date="2019-04-02T13:39:00Z"/>
                <w:rFonts w:ascii="Calibri" w:eastAsia="Times New Roman" w:hAnsi="Calibri" w:cs="Calibri"/>
                <w:color w:val="000000"/>
                <w:lang w:eastAsia="en-AU"/>
              </w:rPr>
            </w:pPr>
            <w:ins w:id="313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20" w:author="KIM, Jason" w:date="2019-04-02T13:39:00Z"/>
                <w:rFonts w:ascii="Calibri" w:eastAsia="Times New Roman" w:hAnsi="Calibri" w:cs="Calibri"/>
                <w:color w:val="000000"/>
                <w:lang w:eastAsia="en-AU"/>
              </w:rPr>
            </w:pPr>
            <w:ins w:id="31321" w:author="KIM, Jason" w:date="2019-04-02T13:39:00Z">
              <w:r w:rsidRPr="0056388D">
                <w:rPr>
                  <w:rFonts w:ascii="Calibri" w:eastAsia="Times New Roman" w:hAnsi="Calibri" w:cs="Calibri"/>
                  <w:color w:val="000000"/>
                  <w:lang w:eastAsia="en-AU"/>
                </w:rPr>
                <w:t>Chainage 7079</w:t>
              </w:r>
            </w:ins>
          </w:p>
        </w:tc>
        <w:tc>
          <w:tcPr>
            <w:tcW w:w="764" w:type="pct"/>
            <w:noWrap/>
            <w:hideMark/>
          </w:tcPr>
          <w:p w:rsidR="00110C18" w:rsidRPr="0056388D" w:rsidRDefault="00110C18" w:rsidP="00063728">
            <w:pPr>
              <w:jc w:val="right"/>
              <w:rPr>
                <w:ins w:id="31322" w:author="KIM, Jason" w:date="2019-04-02T13:39:00Z"/>
                <w:rFonts w:ascii="Calibri" w:eastAsia="Times New Roman" w:hAnsi="Calibri" w:cs="Calibri"/>
                <w:color w:val="000000"/>
                <w:lang w:eastAsia="en-AU"/>
              </w:rPr>
            </w:pPr>
            <w:ins w:id="313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24" w:author="KIM, Jason" w:date="2019-04-02T13:39:00Z"/>
        </w:trPr>
        <w:tc>
          <w:tcPr>
            <w:tcW w:w="708" w:type="pct"/>
            <w:vMerge/>
            <w:hideMark/>
          </w:tcPr>
          <w:p w:rsidR="00110C18" w:rsidRPr="0056388D" w:rsidRDefault="00110C18" w:rsidP="00063728">
            <w:pPr>
              <w:rPr>
                <w:ins w:id="313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26" w:author="KIM, Jason" w:date="2019-04-02T13:39:00Z"/>
                <w:rFonts w:ascii="Calibri" w:eastAsia="Times New Roman" w:hAnsi="Calibri" w:cs="Calibri"/>
                <w:color w:val="000000"/>
                <w:lang w:eastAsia="en-AU"/>
              </w:rPr>
            </w:pPr>
            <w:ins w:id="31327"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28" w:author="KIM, Jason" w:date="2019-04-02T13:39:00Z"/>
                <w:rFonts w:ascii="Calibri" w:eastAsia="Times New Roman" w:hAnsi="Calibri" w:cs="Calibri"/>
                <w:color w:val="000000"/>
                <w:lang w:eastAsia="en-AU"/>
              </w:rPr>
            </w:pPr>
            <w:ins w:id="3132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30" w:author="KIM, Jason" w:date="2019-04-02T13:39:00Z"/>
                <w:rFonts w:ascii="Calibri" w:eastAsia="Times New Roman" w:hAnsi="Calibri" w:cs="Calibri"/>
                <w:color w:val="000000"/>
                <w:lang w:eastAsia="en-AU"/>
              </w:rPr>
            </w:pPr>
            <w:ins w:id="31331" w:author="KIM, Jason" w:date="2019-04-02T13:39:00Z">
              <w:r w:rsidRPr="0056388D">
                <w:rPr>
                  <w:rFonts w:ascii="Calibri" w:eastAsia="Times New Roman" w:hAnsi="Calibri" w:cs="Calibri"/>
                  <w:color w:val="000000"/>
                  <w:lang w:eastAsia="en-AU"/>
                </w:rPr>
                <w:t>LLS2568</w:t>
              </w:r>
            </w:ins>
          </w:p>
        </w:tc>
        <w:tc>
          <w:tcPr>
            <w:tcW w:w="933" w:type="pct"/>
            <w:noWrap/>
            <w:hideMark/>
          </w:tcPr>
          <w:p w:rsidR="00110C18" w:rsidRPr="0056388D" w:rsidRDefault="00110C18" w:rsidP="00063728">
            <w:pPr>
              <w:rPr>
                <w:ins w:id="31332" w:author="KIM, Jason" w:date="2019-04-02T13:39:00Z"/>
                <w:rFonts w:ascii="Calibri" w:eastAsia="Times New Roman" w:hAnsi="Calibri" w:cs="Calibri"/>
                <w:color w:val="000000"/>
                <w:lang w:eastAsia="en-AU"/>
              </w:rPr>
            </w:pPr>
            <w:ins w:id="313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34" w:author="KIM, Jason" w:date="2019-04-02T13:39:00Z"/>
                <w:rFonts w:ascii="Calibri" w:eastAsia="Times New Roman" w:hAnsi="Calibri" w:cs="Calibri"/>
                <w:color w:val="000000"/>
                <w:lang w:eastAsia="en-AU"/>
              </w:rPr>
            </w:pPr>
            <w:ins w:id="31335" w:author="KIM, Jason" w:date="2019-04-02T13:39:00Z">
              <w:r w:rsidRPr="0056388D">
                <w:rPr>
                  <w:rFonts w:ascii="Calibri" w:eastAsia="Times New Roman" w:hAnsi="Calibri" w:cs="Calibri"/>
                  <w:color w:val="000000"/>
                  <w:lang w:eastAsia="en-AU"/>
                </w:rPr>
                <w:t>Chainage 7088</w:t>
              </w:r>
            </w:ins>
          </w:p>
        </w:tc>
        <w:tc>
          <w:tcPr>
            <w:tcW w:w="764" w:type="pct"/>
            <w:noWrap/>
            <w:hideMark/>
          </w:tcPr>
          <w:p w:rsidR="00110C18" w:rsidRPr="0056388D" w:rsidRDefault="00110C18" w:rsidP="00063728">
            <w:pPr>
              <w:jc w:val="right"/>
              <w:rPr>
                <w:ins w:id="31336" w:author="KIM, Jason" w:date="2019-04-02T13:39:00Z"/>
                <w:rFonts w:ascii="Calibri" w:eastAsia="Times New Roman" w:hAnsi="Calibri" w:cs="Calibri"/>
                <w:color w:val="000000"/>
                <w:lang w:eastAsia="en-AU"/>
              </w:rPr>
            </w:pPr>
            <w:ins w:id="313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38" w:author="KIM, Jason" w:date="2019-04-02T13:39:00Z"/>
        </w:trPr>
        <w:tc>
          <w:tcPr>
            <w:tcW w:w="708" w:type="pct"/>
            <w:vMerge/>
            <w:hideMark/>
          </w:tcPr>
          <w:p w:rsidR="00110C18" w:rsidRPr="0056388D" w:rsidRDefault="00110C18" w:rsidP="00063728">
            <w:pPr>
              <w:rPr>
                <w:ins w:id="313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40" w:author="KIM, Jason" w:date="2019-04-02T13:39:00Z"/>
                <w:rFonts w:ascii="Calibri" w:eastAsia="Times New Roman" w:hAnsi="Calibri" w:cs="Calibri"/>
                <w:color w:val="000000"/>
                <w:lang w:eastAsia="en-AU"/>
              </w:rPr>
            </w:pPr>
            <w:ins w:id="31341"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42" w:author="KIM, Jason" w:date="2019-04-02T13:39:00Z"/>
                <w:rFonts w:ascii="Calibri" w:eastAsia="Times New Roman" w:hAnsi="Calibri" w:cs="Calibri"/>
                <w:color w:val="000000"/>
                <w:lang w:eastAsia="en-AU"/>
              </w:rPr>
            </w:pPr>
            <w:ins w:id="3134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44" w:author="KIM, Jason" w:date="2019-04-02T13:39:00Z"/>
                <w:rFonts w:ascii="Calibri" w:eastAsia="Times New Roman" w:hAnsi="Calibri" w:cs="Calibri"/>
                <w:color w:val="000000"/>
                <w:lang w:eastAsia="en-AU"/>
              </w:rPr>
            </w:pPr>
            <w:ins w:id="31345" w:author="KIM, Jason" w:date="2019-04-02T13:39:00Z">
              <w:r w:rsidRPr="0056388D">
                <w:rPr>
                  <w:rFonts w:ascii="Calibri" w:eastAsia="Times New Roman" w:hAnsi="Calibri" w:cs="Calibri"/>
                  <w:color w:val="000000"/>
                  <w:lang w:eastAsia="en-AU"/>
                </w:rPr>
                <w:t>LLS2569</w:t>
              </w:r>
            </w:ins>
          </w:p>
        </w:tc>
        <w:tc>
          <w:tcPr>
            <w:tcW w:w="933" w:type="pct"/>
            <w:noWrap/>
            <w:hideMark/>
          </w:tcPr>
          <w:p w:rsidR="00110C18" w:rsidRPr="0056388D" w:rsidRDefault="00110C18" w:rsidP="00063728">
            <w:pPr>
              <w:rPr>
                <w:ins w:id="31346" w:author="KIM, Jason" w:date="2019-04-02T13:39:00Z"/>
                <w:rFonts w:ascii="Calibri" w:eastAsia="Times New Roman" w:hAnsi="Calibri" w:cs="Calibri"/>
                <w:color w:val="000000"/>
                <w:lang w:eastAsia="en-AU"/>
              </w:rPr>
            </w:pPr>
            <w:ins w:id="313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48" w:author="KIM, Jason" w:date="2019-04-02T13:39:00Z"/>
                <w:rFonts w:ascii="Calibri" w:eastAsia="Times New Roman" w:hAnsi="Calibri" w:cs="Calibri"/>
                <w:color w:val="000000"/>
                <w:lang w:eastAsia="en-AU"/>
              </w:rPr>
            </w:pPr>
            <w:ins w:id="31349" w:author="KIM, Jason" w:date="2019-04-02T13:39:00Z">
              <w:r w:rsidRPr="0056388D">
                <w:rPr>
                  <w:rFonts w:ascii="Calibri" w:eastAsia="Times New Roman" w:hAnsi="Calibri" w:cs="Calibri"/>
                  <w:color w:val="000000"/>
                  <w:lang w:eastAsia="en-AU"/>
                </w:rPr>
                <w:t>Chainage 7098</w:t>
              </w:r>
            </w:ins>
          </w:p>
        </w:tc>
        <w:tc>
          <w:tcPr>
            <w:tcW w:w="764" w:type="pct"/>
            <w:noWrap/>
            <w:hideMark/>
          </w:tcPr>
          <w:p w:rsidR="00110C18" w:rsidRPr="0056388D" w:rsidRDefault="00110C18" w:rsidP="00063728">
            <w:pPr>
              <w:jc w:val="right"/>
              <w:rPr>
                <w:ins w:id="31350" w:author="KIM, Jason" w:date="2019-04-02T13:39:00Z"/>
                <w:rFonts w:ascii="Calibri" w:eastAsia="Times New Roman" w:hAnsi="Calibri" w:cs="Calibri"/>
                <w:color w:val="000000"/>
                <w:lang w:eastAsia="en-AU"/>
              </w:rPr>
            </w:pPr>
            <w:ins w:id="313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52" w:author="KIM, Jason" w:date="2019-04-02T13:39:00Z"/>
        </w:trPr>
        <w:tc>
          <w:tcPr>
            <w:tcW w:w="708" w:type="pct"/>
            <w:vMerge/>
            <w:hideMark/>
          </w:tcPr>
          <w:p w:rsidR="00110C18" w:rsidRPr="0056388D" w:rsidRDefault="00110C18" w:rsidP="00063728">
            <w:pPr>
              <w:rPr>
                <w:ins w:id="313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54" w:author="KIM, Jason" w:date="2019-04-02T13:39:00Z"/>
                <w:rFonts w:ascii="Calibri" w:eastAsia="Times New Roman" w:hAnsi="Calibri" w:cs="Calibri"/>
                <w:color w:val="000000"/>
                <w:lang w:eastAsia="en-AU"/>
              </w:rPr>
            </w:pPr>
            <w:ins w:id="31355"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56" w:author="KIM, Jason" w:date="2019-04-02T13:39:00Z"/>
                <w:rFonts w:ascii="Calibri" w:eastAsia="Times New Roman" w:hAnsi="Calibri" w:cs="Calibri"/>
                <w:color w:val="000000"/>
                <w:lang w:eastAsia="en-AU"/>
              </w:rPr>
            </w:pPr>
            <w:ins w:id="3135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58" w:author="KIM, Jason" w:date="2019-04-02T13:39:00Z"/>
                <w:rFonts w:ascii="Calibri" w:eastAsia="Times New Roman" w:hAnsi="Calibri" w:cs="Calibri"/>
                <w:color w:val="000000"/>
                <w:lang w:eastAsia="en-AU"/>
              </w:rPr>
            </w:pPr>
            <w:ins w:id="31359" w:author="KIM, Jason" w:date="2019-04-02T13:39:00Z">
              <w:r w:rsidRPr="0056388D">
                <w:rPr>
                  <w:rFonts w:ascii="Calibri" w:eastAsia="Times New Roman" w:hAnsi="Calibri" w:cs="Calibri"/>
                  <w:color w:val="000000"/>
                  <w:lang w:eastAsia="en-AU"/>
                </w:rPr>
                <w:t>LLS2570</w:t>
              </w:r>
            </w:ins>
          </w:p>
        </w:tc>
        <w:tc>
          <w:tcPr>
            <w:tcW w:w="933" w:type="pct"/>
            <w:noWrap/>
            <w:hideMark/>
          </w:tcPr>
          <w:p w:rsidR="00110C18" w:rsidRPr="0056388D" w:rsidRDefault="00110C18" w:rsidP="00063728">
            <w:pPr>
              <w:rPr>
                <w:ins w:id="31360" w:author="KIM, Jason" w:date="2019-04-02T13:39:00Z"/>
                <w:rFonts w:ascii="Calibri" w:eastAsia="Times New Roman" w:hAnsi="Calibri" w:cs="Calibri"/>
                <w:color w:val="000000"/>
                <w:lang w:eastAsia="en-AU"/>
              </w:rPr>
            </w:pPr>
            <w:ins w:id="313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62" w:author="KIM, Jason" w:date="2019-04-02T13:39:00Z"/>
                <w:rFonts w:ascii="Calibri" w:eastAsia="Times New Roman" w:hAnsi="Calibri" w:cs="Calibri"/>
                <w:color w:val="000000"/>
                <w:lang w:eastAsia="en-AU"/>
              </w:rPr>
            </w:pPr>
            <w:ins w:id="31363" w:author="KIM, Jason" w:date="2019-04-02T13:39:00Z">
              <w:r w:rsidRPr="0056388D">
                <w:rPr>
                  <w:rFonts w:ascii="Calibri" w:eastAsia="Times New Roman" w:hAnsi="Calibri" w:cs="Calibri"/>
                  <w:color w:val="000000"/>
                  <w:lang w:eastAsia="en-AU"/>
                </w:rPr>
                <w:t>Chainage 7108</w:t>
              </w:r>
            </w:ins>
          </w:p>
        </w:tc>
        <w:tc>
          <w:tcPr>
            <w:tcW w:w="764" w:type="pct"/>
            <w:noWrap/>
            <w:hideMark/>
          </w:tcPr>
          <w:p w:rsidR="00110C18" w:rsidRPr="0056388D" w:rsidRDefault="00110C18" w:rsidP="00063728">
            <w:pPr>
              <w:jc w:val="right"/>
              <w:rPr>
                <w:ins w:id="31364" w:author="KIM, Jason" w:date="2019-04-02T13:39:00Z"/>
                <w:rFonts w:ascii="Calibri" w:eastAsia="Times New Roman" w:hAnsi="Calibri" w:cs="Calibri"/>
                <w:color w:val="000000"/>
                <w:lang w:eastAsia="en-AU"/>
              </w:rPr>
            </w:pPr>
            <w:ins w:id="31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66" w:author="KIM, Jason" w:date="2019-04-02T13:39:00Z"/>
        </w:trPr>
        <w:tc>
          <w:tcPr>
            <w:tcW w:w="708" w:type="pct"/>
            <w:vMerge/>
            <w:hideMark/>
          </w:tcPr>
          <w:p w:rsidR="00110C18" w:rsidRPr="0056388D" w:rsidRDefault="00110C18" w:rsidP="00063728">
            <w:pPr>
              <w:rPr>
                <w:ins w:id="313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68" w:author="KIM, Jason" w:date="2019-04-02T13:39:00Z"/>
                <w:rFonts w:ascii="Calibri" w:eastAsia="Times New Roman" w:hAnsi="Calibri" w:cs="Calibri"/>
                <w:color w:val="000000"/>
                <w:lang w:eastAsia="en-AU"/>
              </w:rPr>
            </w:pPr>
            <w:ins w:id="31369"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70" w:author="KIM, Jason" w:date="2019-04-02T13:39:00Z"/>
                <w:rFonts w:ascii="Calibri" w:eastAsia="Times New Roman" w:hAnsi="Calibri" w:cs="Calibri"/>
                <w:color w:val="000000"/>
                <w:lang w:eastAsia="en-AU"/>
              </w:rPr>
            </w:pPr>
            <w:ins w:id="313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72" w:author="KIM, Jason" w:date="2019-04-02T13:39:00Z"/>
                <w:rFonts w:ascii="Calibri" w:eastAsia="Times New Roman" w:hAnsi="Calibri" w:cs="Calibri"/>
                <w:color w:val="000000"/>
                <w:lang w:eastAsia="en-AU"/>
              </w:rPr>
            </w:pPr>
            <w:ins w:id="31373" w:author="KIM, Jason" w:date="2019-04-02T13:39:00Z">
              <w:r w:rsidRPr="0056388D">
                <w:rPr>
                  <w:rFonts w:ascii="Calibri" w:eastAsia="Times New Roman" w:hAnsi="Calibri" w:cs="Calibri"/>
                  <w:color w:val="000000"/>
                  <w:lang w:eastAsia="en-AU"/>
                </w:rPr>
                <w:t>LLS2571</w:t>
              </w:r>
            </w:ins>
          </w:p>
        </w:tc>
        <w:tc>
          <w:tcPr>
            <w:tcW w:w="933" w:type="pct"/>
            <w:noWrap/>
            <w:hideMark/>
          </w:tcPr>
          <w:p w:rsidR="00110C18" w:rsidRPr="0056388D" w:rsidRDefault="00110C18" w:rsidP="00063728">
            <w:pPr>
              <w:rPr>
                <w:ins w:id="31374" w:author="KIM, Jason" w:date="2019-04-02T13:39:00Z"/>
                <w:rFonts w:ascii="Calibri" w:eastAsia="Times New Roman" w:hAnsi="Calibri" w:cs="Calibri"/>
                <w:color w:val="000000"/>
                <w:lang w:eastAsia="en-AU"/>
              </w:rPr>
            </w:pPr>
            <w:ins w:id="313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76" w:author="KIM, Jason" w:date="2019-04-02T13:39:00Z"/>
                <w:rFonts w:ascii="Calibri" w:eastAsia="Times New Roman" w:hAnsi="Calibri" w:cs="Calibri"/>
                <w:color w:val="000000"/>
                <w:lang w:eastAsia="en-AU"/>
              </w:rPr>
            </w:pPr>
            <w:ins w:id="31377" w:author="KIM, Jason" w:date="2019-04-02T13:39:00Z">
              <w:r w:rsidRPr="0056388D">
                <w:rPr>
                  <w:rFonts w:ascii="Calibri" w:eastAsia="Times New Roman" w:hAnsi="Calibri" w:cs="Calibri"/>
                  <w:color w:val="000000"/>
                  <w:lang w:eastAsia="en-AU"/>
                </w:rPr>
                <w:t>Chainage 7118</w:t>
              </w:r>
            </w:ins>
          </w:p>
        </w:tc>
        <w:tc>
          <w:tcPr>
            <w:tcW w:w="764" w:type="pct"/>
            <w:noWrap/>
            <w:hideMark/>
          </w:tcPr>
          <w:p w:rsidR="00110C18" w:rsidRPr="0056388D" w:rsidRDefault="00110C18" w:rsidP="00063728">
            <w:pPr>
              <w:jc w:val="right"/>
              <w:rPr>
                <w:ins w:id="31378" w:author="KIM, Jason" w:date="2019-04-02T13:39:00Z"/>
                <w:rFonts w:ascii="Calibri" w:eastAsia="Times New Roman" w:hAnsi="Calibri" w:cs="Calibri"/>
                <w:color w:val="000000"/>
                <w:lang w:eastAsia="en-AU"/>
              </w:rPr>
            </w:pPr>
            <w:ins w:id="31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80" w:author="KIM, Jason" w:date="2019-04-02T13:39:00Z"/>
        </w:trPr>
        <w:tc>
          <w:tcPr>
            <w:tcW w:w="708" w:type="pct"/>
            <w:vMerge/>
            <w:hideMark/>
          </w:tcPr>
          <w:p w:rsidR="00110C18" w:rsidRPr="0056388D" w:rsidRDefault="00110C18" w:rsidP="00063728">
            <w:pPr>
              <w:rPr>
                <w:ins w:id="313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82" w:author="KIM, Jason" w:date="2019-04-02T13:39:00Z"/>
                <w:rFonts w:ascii="Calibri" w:eastAsia="Times New Roman" w:hAnsi="Calibri" w:cs="Calibri"/>
                <w:color w:val="000000"/>
                <w:lang w:eastAsia="en-AU"/>
              </w:rPr>
            </w:pPr>
            <w:ins w:id="31383"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84" w:author="KIM, Jason" w:date="2019-04-02T13:39:00Z"/>
                <w:rFonts w:ascii="Calibri" w:eastAsia="Times New Roman" w:hAnsi="Calibri" w:cs="Calibri"/>
                <w:color w:val="000000"/>
                <w:lang w:eastAsia="en-AU"/>
              </w:rPr>
            </w:pPr>
            <w:ins w:id="313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86" w:author="KIM, Jason" w:date="2019-04-02T13:39:00Z"/>
                <w:rFonts w:ascii="Calibri" w:eastAsia="Times New Roman" w:hAnsi="Calibri" w:cs="Calibri"/>
                <w:color w:val="000000"/>
                <w:lang w:eastAsia="en-AU"/>
              </w:rPr>
            </w:pPr>
            <w:ins w:id="31387" w:author="KIM, Jason" w:date="2019-04-02T13:39:00Z">
              <w:r w:rsidRPr="0056388D">
                <w:rPr>
                  <w:rFonts w:ascii="Calibri" w:eastAsia="Times New Roman" w:hAnsi="Calibri" w:cs="Calibri"/>
                  <w:color w:val="000000"/>
                  <w:lang w:eastAsia="en-AU"/>
                </w:rPr>
                <w:t>LLS2572</w:t>
              </w:r>
            </w:ins>
          </w:p>
        </w:tc>
        <w:tc>
          <w:tcPr>
            <w:tcW w:w="933" w:type="pct"/>
            <w:noWrap/>
            <w:hideMark/>
          </w:tcPr>
          <w:p w:rsidR="00110C18" w:rsidRPr="0056388D" w:rsidRDefault="00110C18" w:rsidP="00063728">
            <w:pPr>
              <w:rPr>
                <w:ins w:id="31388" w:author="KIM, Jason" w:date="2019-04-02T13:39:00Z"/>
                <w:rFonts w:ascii="Calibri" w:eastAsia="Times New Roman" w:hAnsi="Calibri" w:cs="Calibri"/>
                <w:color w:val="000000"/>
                <w:lang w:eastAsia="en-AU"/>
              </w:rPr>
            </w:pPr>
            <w:ins w:id="313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90" w:author="KIM, Jason" w:date="2019-04-02T13:39:00Z"/>
                <w:rFonts w:ascii="Calibri" w:eastAsia="Times New Roman" w:hAnsi="Calibri" w:cs="Calibri"/>
                <w:color w:val="000000"/>
                <w:lang w:eastAsia="en-AU"/>
              </w:rPr>
            </w:pPr>
            <w:ins w:id="31391" w:author="KIM, Jason" w:date="2019-04-02T13:39:00Z">
              <w:r w:rsidRPr="0056388D">
                <w:rPr>
                  <w:rFonts w:ascii="Calibri" w:eastAsia="Times New Roman" w:hAnsi="Calibri" w:cs="Calibri"/>
                  <w:color w:val="000000"/>
                  <w:lang w:eastAsia="en-AU"/>
                </w:rPr>
                <w:t>Chainage 7127</w:t>
              </w:r>
            </w:ins>
          </w:p>
        </w:tc>
        <w:tc>
          <w:tcPr>
            <w:tcW w:w="764" w:type="pct"/>
            <w:noWrap/>
            <w:hideMark/>
          </w:tcPr>
          <w:p w:rsidR="00110C18" w:rsidRPr="0056388D" w:rsidRDefault="00110C18" w:rsidP="00063728">
            <w:pPr>
              <w:jc w:val="right"/>
              <w:rPr>
                <w:ins w:id="31392" w:author="KIM, Jason" w:date="2019-04-02T13:39:00Z"/>
                <w:rFonts w:ascii="Calibri" w:eastAsia="Times New Roman" w:hAnsi="Calibri" w:cs="Calibri"/>
                <w:color w:val="000000"/>
                <w:lang w:eastAsia="en-AU"/>
              </w:rPr>
            </w:pPr>
            <w:ins w:id="313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94" w:author="KIM, Jason" w:date="2019-04-02T13:39:00Z"/>
        </w:trPr>
        <w:tc>
          <w:tcPr>
            <w:tcW w:w="708" w:type="pct"/>
            <w:vMerge/>
            <w:hideMark/>
          </w:tcPr>
          <w:p w:rsidR="00110C18" w:rsidRPr="0056388D" w:rsidRDefault="00110C18" w:rsidP="00063728">
            <w:pPr>
              <w:rPr>
                <w:ins w:id="313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96" w:author="KIM, Jason" w:date="2019-04-02T13:39:00Z"/>
                <w:rFonts w:ascii="Calibri" w:eastAsia="Times New Roman" w:hAnsi="Calibri" w:cs="Calibri"/>
                <w:color w:val="000000"/>
                <w:lang w:eastAsia="en-AU"/>
              </w:rPr>
            </w:pPr>
            <w:ins w:id="31397"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98" w:author="KIM, Jason" w:date="2019-04-02T13:39:00Z"/>
                <w:rFonts w:ascii="Calibri" w:eastAsia="Times New Roman" w:hAnsi="Calibri" w:cs="Calibri"/>
                <w:color w:val="000000"/>
                <w:lang w:eastAsia="en-AU"/>
              </w:rPr>
            </w:pPr>
            <w:ins w:id="313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00" w:author="KIM, Jason" w:date="2019-04-02T13:39:00Z"/>
                <w:rFonts w:ascii="Calibri" w:eastAsia="Times New Roman" w:hAnsi="Calibri" w:cs="Calibri"/>
                <w:color w:val="000000"/>
                <w:lang w:eastAsia="en-AU"/>
              </w:rPr>
            </w:pPr>
            <w:ins w:id="31401" w:author="KIM, Jason" w:date="2019-04-02T13:39:00Z">
              <w:r w:rsidRPr="0056388D">
                <w:rPr>
                  <w:rFonts w:ascii="Calibri" w:eastAsia="Times New Roman" w:hAnsi="Calibri" w:cs="Calibri"/>
                  <w:color w:val="000000"/>
                  <w:lang w:eastAsia="en-AU"/>
                </w:rPr>
                <w:t>LLS2573</w:t>
              </w:r>
            </w:ins>
          </w:p>
        </w:tc>
        <w:tc>
          <w:tcPr>
            <w:tcW w:w="933" w:type="pct"/>
            <w:noWrap/>
            <w:hideMark/>
          </w:tcPr>
          <w:p w:rsidR="00110C18" w:rsidRPr="0056388D" w:rsidRDefault="00110C18" w:rsidP="00063728">
            <w:pPr>
              <w:rPr>
                <w:ins w:id="31402" w:author="KIM, Jason" w:date="2019-04-02T13:39:00Z"/>
                <w:rFonts w:ascii="Calibri" w:eastAsia="Times New Roman" w:hAnsi="Calibri" w:cs="Calibri"/>
                <w:color w:val="000000"/>
                <w:lang w:eastAsia="en-AU"/>
              </w:rPr>
            </w:pPr>
            <w:ins w:id="314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04" w:author="KIM, Jason" w:date="2019-04-02T13:39:00Z"/>
                <w:rFonts w:ascii="Calibri" w:eastAsia="Times New Roman" w:hAnsi="Calibri" w:cs="Calibri"/>
                <w:color w:val="000000"/>
                <w:lang w:eastAsia="en-AU"/>
              </w:rPr>
            </w:pPr>
            <w:ins w:id="31405" w:author="KIM, Jason" w:date="2019-04-02T13:39:00Z">
              <w:r w:rsidRPr="0056388D">
                <w:rPr>
                  <w:rFonts w:ascii="Calibri" w:eastAsia="Times New Roman" w:hAnsi="Calibri" w:cs="Calibri"/>
                  <w:color w:val="000000"/>
                  <w:lang w:eastAsia="en-AU"/>
                </w:rPr>
                <w:t>Chainage 7137</w:t>
              </w:r>
            </w:ins>
          </w:p>
        </w:tc>
        <w:tc>
          <w:tcPr>
            <w:tcW w:w="764" w:type="pct"/>
            <w:noWrap/>
            <w:hideMark/>
          </w:tcPr>
          <w:p w:rsidR="00110C18" w:rsidRPr="0056388D" w:rsidRDefault="00110C18" w:rsidP="00063728">
            <w:pPr>
              <w:jc w:val="right"/>
              <w:rPr>
                <w:ins w:id="31406" w:author="KIM, Jason" w:date="2019-04-02T13:39:00Z"/>
                <w:rFonts w:ascii="Calibri" w:eastAsia="Times New Roman" w:hAnsi="Calibri" w:cs="Calibri"/>
                <w:color w:val="000000"/>
                <w:lang w:eastAsia="en-AU"/>
              </w:rPr>
            </w:pPr>
            <w:ins w:id="31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08" w:author="KIM, Jason" w:date="2019-04-02T13:39:00Z"/>
        </w:trPr>
        <w:tc>
          <w:tcPr>
            <w:tcW w:w="708" w:type="pct"/>
            <w:vMerge w:val="restart"/>
            <w:noWrap/>
            <w:hideMark/>
          </w:tcPr>
          <w:p w:rsidR="00110C18" w:rsidRPr="0056388D" w:rsidRDefault="00110C18" w:rsidP="00063728">
            <w:pPr>
              <w:rPr>
                <w:ins w:id="31409" w:author="KIM, Jason" w:date="2019-04-02T13:39:00Z"/>
                <w:rFonts w:ascii="Calibri" w:eastAsia="Times New Roman" w:hAnsi="Calibri" w:cs="Calibri"/>
                <w:color w:val="000000"/>
                <w:lang w:eastAsia="en-AU"/>
              </w:rPr>
            </w:pPr>
            <w:ins w:id="31410" w:author="KIM, Jason" w:date="2019-04-02T13:39:00Z">
              <w:r w:rsidRPr="0056388D">
                <w:rPr>
                  <w:rFonts w:ascii="Calibri" w:eastAsia="Times New Roman" w:hAnsi="Calibri" w:cs="Calibri"/>
                  <w:color w:val="000000"/>
                  <w:lang w:eastAsia="en-AU"/>
                </w:rPr>
                <w:t>LLE52K81</w:t>
              </w:r>
            </w:ins>
          </w:p>
        </w:tc>
        <w:tc>
          <w:tcPr>
            <w:tcW w:w="605" w:type="pct"/>
            <w:noWrap/>
            <w:hideMark/>
          </w:tcPr>
          <w:p w:rsidR="00110C18" w:rsidRPr="0056388D" w:rsidRDefault="00110C18" w:rsidP="00063728">
            <w:pPr>
              <w:rPr>
                <w:ins w:id="31411" w:author="KIM, Jason" w:date="2019-04-02T13:39:00Z"/>
                <w:rFonts w:ascii="Calibri" w:eastAsia="Times New Roman" w:hAnsi="Calibri" w:cs="Calibri"/>
                <w:color w:val="000000"/>
                <w:lang w:eastAsia="en-AU"/>
              </w:rPr>
            </w:pPr>
            <w:ins w:id="31412"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13" w:author="KIM, Jason" w:date="2019-04-02T13:39:00Z"/>
                <w:rFonts w:ascii="Calibri" w:eastAsia="Times New Roman" w:hAnsi="Calibri" w:cs="Calibri"/>
                <w:color w:val="000000"/>
                <w:lang w:eastAsia="en-AU"/>
              </w:rPr>
            </w:pPr>
            <w:ins w:id="3141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15" w:author="KIM, Jason" w:date="2019-04-02T13:39:00Z"/>
                <w:rFonts w:ascii="Calibri" w:eastAsia="Times New Roman" w:hAnsi="Calibri" w:cs="Calibri"/>
                <w:color w:val="000000"/>
                <w:lang w:eastAsia="en-AU"/>
              </w:rPr>
            </w:pPr>
            <w:ins w:id="31416" w:author="KIM, Jason" w:date="2019-04-02T13:39:00Z">
              <w:r w:rsidRPr="0056388D">
                <w:rPr>
                  <w:rFonts w:ascii="Calibri" w:eastAsia="Times New Roman" w:hAnsi="Calibri" w:cs="Calibri"/>
                  <w:color w:val="000000"/>
                  <w:lang w:eastAsia="en-AU"/>
                </w:rPr>
                <w:t>LLS2552</w:t>
              </w:r>
            </w:ins>
          </w:p>
        </w:tc>
        <w:tc>
          <w:tcPr>
            <w:tcW w:w="933" w:type="pct"/>
            <w:noWrap/>
            <w:hideMark/>
          </w:tcPr>
          <w:p w:rsidR="00110C18" w:rsidRPr="0056388D" w:rsidRDefault="00110C18" w:rsidP="00063728">
            <w:pPr>
              <w:rPr>
                <w:ins w:id="31417" w:author="KIM, Jason" w:date="2019-04-02T13:39:00Z"/>
                <w:rFonts w:ascii="Calibri" w:eastAsia="Times New Roman" w:hAnsi="Calibri" w:cs="Calibri"/>
                <w:color w:val="000000"/>
                <w:lang w:eastAsia="en-AU"/>
              </w:rPr>
            </w:pPr>
            <w:ins w:id="314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19" w:author="KIM, Jason" w:date="2019-04-02T13:39:00Z"/>
                <w:rFonts w:ascii="Calibri" w:eastAsia="Times New Roman" w:hAnsi="Calibri" w:cs="Calibri"/>
                <w:color w:val="000000"/>
                <w:lang w:eastAsia="en-AU"/>
              </w:rPr>
            </w:pPr>
            <w:ins w:id="31420" w:author="KIM, Jason" w:date="2019-04-02T13:39:00Z">
              <w:r w:rsidRPr="0056388D">
                <w:rPr>
                  <w:rFonts w:ascii="Calibri" w:eastAsia="Times New Roman" w:hAnsi="Calibri" w:cs="Calibri"/>
                  <w:color w:val="000000"/>
                  <w:lang w:eastAsia="en-AU"/>
                </w:rPr>
                <w:t>Chainage 6920</w:t>
              </w:r>
            </w:ins>
          </w:p>
        </w:tc>
        <w:tc>
          <w:tcPr>
            <w:tcW w:w="764" w:type="pct"/>
            <w:noWrap/>
            <w:hideMark/>
          </w:tcPr>
          <w:p w:rsidR="00110C18" w:rsidRPr="0056388D" w:rsidRDefault="00110C18" w:rsidP="00063728">
            <w:pPr>
              <w:jc w:val="right"/>
              <w:rPr>
                <w:ins w:id="31421" w:author="KIM, Jason" w:date="2019-04-02T13:39:00Z"/>
                <w:rFonts w:ascii="Calibri" w:eastAsia="Times New Roman" w:hAnsi="Calibri" w:cs="Calibri"/>
                <w:color w:val="000000"/>
                <w:lang w:eastAsia="en-AU"/>
              </w:rPr>
            </w:pPr>
            <w:ins w:id="314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23" w:author="KIM, Jason" w:date="2019-04-02T13:39:00Z"/>
        </w:trPr>
        <w:tc>
          <w:tcPr>
            <w:tcW w:w="708" w:type="pct"/>
            <w:vMerge/>
            <w:hideMark/>
          </w:tcPr>
          <w:p w:rsidR="00110C18" w:rsidRPr="0056388D" w:rsidRDefault="00110C18" w:rsidP="00063728">
            <w:pPr>
              <w:rPr>
                <w:ins w:id="314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25" w:author="KIM, Jason" w:date="2019-04-02T13:39:00Z"/>
                <w:rFonts w:ascii="Calibri" w:eastAsia="Times New Roman" w:hAnsi="Calibri" w:cs="Calibri"/>
                <w:color w:val="000000"/>
                <w:lang w:eastAsia="en-AU"/>
              </w:rPr>
            </w:pPr>
            <w:ins w:id="31426"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27" w:author="KIM, Jason" w:date="2019-04-02T13:39:00Z"/>
                <w:rFonts w:ascii="Calibri" w:eastAsia="Times New Roman" w:hAnsi="Calibri" w:cs="Calibri"/>
                <w:color w:val="000000"/>
                <w:lang w:eastAsia="en-AU"/>
              </w:rPr>
            </w:pPr>
            <w:ins w:id="3142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29" w:author="KIM, Jason" w:date="2019-04-02T13:39:00Z"/>
                <w:rFonts w:ascii="Calibri" w:eastAsia="Times New Roman" w:hAnsi="Calibri" w:cs="Calibri"/>
                <w:color w:val="000000"/>
                <w:lang w:eastAsia="en-AU"/>
              </w:rPr>
            </w:pPr>
            <w:ins w:id="31430" w:author="KIM, Jason" w:date="2019-04-02T13:39:00Z">
              <w:r w:rsidRPr="0056388D">
                <w:rPr>
                  <w:rFonts w:ascii="Calibri" w:eastAsia="Times New Roman" w:hAnsi="Calibri" w:cs="Calibri"/>
                  <w:color w:val="000000"/>
                  <w:lang w:eastAsia="en-AU"/>
                </w:rPr>
                <w:t>LLS2553</w:t>
              </w:r>
            </w:ins>
          </w:p>
        </w:tc>
        <w:tc>
          <w:tcPr>
            <w:tcW w:w="933" w:type="pct"/>
            <w:noWrap/>
            <w:hideMark/>
          </w:tcPr>
          <w:p w:rsidR="00110C18" w:rsidRPr="0056388D" w:rsidRDefault="00110C18" w:rsidP="00063728">
            <w:pPr>
              <w:rPr>
                <w:ins w:id="31431" w:author="KIM, Jason" w:date="2019-04-02T13:39:00Z"/>
                <w:rFonts w:ascii="Calibri" w:eastAsia="Times New Roman" w:hAnsi="Calibri" w:cs="Calibri"/>
                <w:color w:val="000000"/>
                <w:lang w:eastAsia="en-AU"/>
              </w:rPr>
            </w:pPr>
            <w:ins w:id="314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33" w:author="KIM, Jason" w:date="2019-04-02T13:39:00Z"/>
                <w:rFonts w:ascii="Calibri" w:eastAsia="Times New Roman" w:hAnsi="Calibri" w:cs="Calibri"/>
                <w:color w:val="000000"/>
                <w:lang w:eastAsia="en-AU"/>
              </w:rPr>
            </w:pPr>
            <w:ins w:id="31434" w:author="KIM, Jason" w:date="2019-04-02T13:39:00Z">
              <w:r w:rsidRPr="0056388D">
                <w:rPr>
                  <w:rFonts w:ascii="Calibri" w:eastAsia="Times New Roman" w:hAnsi="Calibri" w:cs="Calibri"/>
                  <w:color w:val="000000"/>
                  <w:lang w:eastAsia="en-AU"/>
                </w:rPr>
                <w:t>Chainage 6930</w:t>
              </w:r>
            </w:ins>
          </w:p>
        </w:tc>
        <w:tc>
          <w:tcPr>
            <w:tcW w:w="764" w:type="pct"/>
            <w:noWrap/>
            <w:hideMark/>
          </w:tcPr>
          <w:p w:rsidR="00110C18" w:rsidRPr="0056388D" w:rsidRDefault="00110C18" w:rsidP="00063728">
            <w:pPr>
              <w:jc w:val="right"/>
              <w:rPr>
                <w:ins w:id="31435" w:author="KIM, Jason" w:date="2019-04-02T13:39:00Z"/>
                <w:rFonts w:ascii="Calibri" w:eastAsia="Times New Roman" w:hAnsi="Calibri" w:cs="Calibri"/>
                <w:color w:val="000000"/>
                <w:lang w:eastAsia="en-AU"/>
              </w:rPr>
            </w:pPr>
            <w:ins w:id="314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37" w:author="KIM, Jason" w:date="2019-04-02T13:39:00Z"/>
        </w:trPr>
        <w:tc>
          <w:tcPr>
            <w:tcW w:w="708" w:type="pct"/>
            <w:vMerge/>
            <w:hideMark/>
          </w:tcPr>
          <w:p w:rsidR="00110C18" w:rsidRPr="0056388D" w:rsidRDefault="00110C18" w:rsidP="00063728">
            <w:pPr>
              <w:rPr>
                <w:ins w:id="314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39" w:author="KIM, Jason" w:date="2019-04-02T13:39:00Z"/>
                <w:rFonts w:ascii="Calibri" w:eastAsia="Times New Roman" w:hAnsi="Calibri" w:cs="Calibri"/>
                <w:color w:val="000000"/>
                <w:lang w:eastAsia="en-AU"/>
              </w:rPr>
            </w:pPr>
            <w:ins w:id="31440"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41" w:author="KIM, Jason" w:date="2019-04-02T13:39:00Z"/>
                <w:rFonts w:ascii="Calibri" w:eastAsia="Times New Roman" w:hAnsi="Calibri" w:cs="Calibri"/>
                <w:color w:val="000000"/>
                <w:lang w:eastAsia="en-AU"/>
              </w:rPr>
            </w:pPr>
            <w:ins w:id="3144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43" w:author="KIM, Jason" w:date="2019-04-02T13:39:00Z"/>
                <w:rFonts w:ascii="Calibri" w:eastAsia="Times New Roman" w:hAnsi="Calibri" w:cs="Calibri"/>
                <w:color w:val="000000"/>
                <w:lang w:eastAsia="en-AU"/>
              </w:rPr>
            </w:pPr>
            <w:ins w:id="31444" w:author="KIM, Jason" w:date="2019-04-02T13:39:00Z">
              <w:r w:rsidRPr="0056388D">
                <w:rPr>
                  <w:rFonts w:ascii="Calibri" w:eastAsia="Times New Roman" w:hAnsi="Calibri" w:cs="Calibri"/>
                  <w:color w:val="000000"/>
                  <w:lang w:eastAsia="en-AU"/>
                </w:rPr>
                <w:t>LLS2554</w:t>
              </w:r>
            </w:ins>
          </w:p>
        </w:tc>
        <w:tc>
          <w:tcPr>
            <w:tcW w:w="933" w:type="pct"/>
            <w:noWrap/>
            <w:hideMark/>
          </w:tcPr>
          <w:p w:rsidR="00110C18" w:rsidRPr="0056388D" w:rsidRDefault="00110C18" w:rsidP="00063728">
            <w:pPr>
              <w:rPr>
                <w:ins w:id="31445" w:author="KIM, Jason" w:date="2019-04-02T13:39:00Z"/>
                <w:rFonts w:ascii="Calibri" w:eastAsia="Times New Roman" w:hAnsi="Calibri" w:cs="Calibri"/>
                <w:color w:val="000000"/>
                <w:lang w:eastAsia="en-AU"/>
              </w:rPr>
            </w:pPr>
            <w:ins w:id="314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47" w:author="KIM, Jason" w:date="2019-04-02T13:39:00Z"/>
                <w:rFonts w:ascii="Calibri" w:eastAsia="Times New Roman" w:hAnsi="Calibri" w:cs="Calibri"/>
                <w:color w:val="000000"/>
                <w:lang w:eastAsia="en-AU"/>
              </w:rPr>
            </w:pPr>
            <w:ins w:id="31448" w:author="KIM, Jason" w:date="2019-04-02T13:39:00Z">
              <w:r w:rsidRPr="0056388D">
                <w:rPr>
                  <w:rFonts w:ascii="Calibri" w:eastAsia="Times New Roman" w:hAnsi="Calibri" w:cs="Calibri"/>
                  <w:color w:val="000000"/>
                  <w:lang w:eastAsia="en-AU"/>
                </w:rPr>
                <w:t>Chainage 6940</w:t>
              </w:r>
            </w:ins>
          </w:p>
        </w:tc>
        <w:tc>
          <w:tcPr>
            <w:tcW w:w="764" w:type="pct"/>
            <w:noWrap/>
            <w:hideMark/>
          </w:tcPr>
          <w:p w:rsidR="00110C18" w:rsidRPr="0056388D" w:rsidRDefault="00110C18" w:rsidP="00063728">
            <w:pPr>
              <w:jc w:val="right"/>
              <w:rPr>
                <w:ins w:id="31449" w:author="KIM, Jason" w:date="2019-04-02T13:39:00Z"/>
                <w:rFonts w:ascii="Calibri" w:eastAsia="Times New Roman" w:hAnsi="Calibri" w:cs="Calibri"/>
                <w:color w:val="000000"/>
                <w:lang w:eastAsia="en-AU"/>
              </w:rPr>
            </w:pPr>
            <w:ins w:id="314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51" w:author="KIM, Jason" w:date="2019-04-02T13:39:00Z"/>
        </w:trPr>
        <w:tc>
          <w:tcPr>
            <w:tcW w:w="708" w:type="pct"/>
            <w:vMerge/>
            <w:hideMark/>
          </w:tcPr>
          <w:p w:rsidR="00110C18" w:rsidRPr="0056388D" w:rsidRDefault="00110C18" w:rsidP="00063728">
            <w:pPr>
              <w:rPr>
                <w:ins w:id="314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53" w:author="KIM, Jason" w:date="2019-04-02T13:39:00Z"/>
                <w:rFonts w:ascii="Calibri" w:eastAsia="Times New Roman" w:hAnsi="Calibri" w:cs="Calibri"/>
                <w:color w:val="000000"/>
                <w:lang w:eastAsia="en-AU"/>
              </w:rPr>
            </w:pPr>
            <w:ins w:id="31454"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55" w:author="KIM, Jason" w:date="2019-04-02T13:39:00Z"/>
                <w:rFonts w:ascii="Calibri" w:eastAsia="Times New Roman" w:hAnsi="Calibri" w:cs="Calibri"/>
                <w:color w:val="000000"/>
                <w:lang w:eastAsia="en-AU"/>
              </w:rPr>
            </w:pPr>
            <w:ins w:id="3145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57" w:author="KIM, Jason" w:date="2019-04-02T13:39:00Z"/>
                <w:rFonts w:ascii="Calibri" w:eastAsia="Times New Roman" w:hAnsi="Calibri" w:cs="Calibri"/>
                <w:color w:val="000000"/>
                <w:lang w:eastAsia="en-AU"/>
              </w:rPr>
            </w:pPr>
            <w:ins w:id="31458" w:author="KIM, Jason" w:date="2019-04-02T13:39:00Z">
              <w:r w:rsidRPr="0056388D">
                <w:rPr>
                  <w:rFonts w:ascii="Calibri" w:eastAsia="Times New Roman" w:hAnsi="Calibri" w:cs="Calibri"/>
                  <w:color w:val="000000"/>
                  <w:lang w:eastAsia="en-AU"/>
                </w:rPr>
                <w:t>LLS2555</w:t>
              </w:r>
            </w:ins>
          </w:p>
        </w:tc>
        <w:tc>
          <w:tcPr>
            <w:tcW w:w="933" w:type="pct"/>
            <w:noWrap/>
            <w:hideMark/>
          </w:tcPr>
          <w:p w:rsidR="00110C18" w:rsidRPr="0056388D" w:rsidRDefault="00110C18" w:rsidP="00063728">
            <w:pPr>
              <w:rPr>
                <w:ins w:id="31459" w:author="KIM, Jason" w:date="2019-04-02T13:39:00Z"/>
                <w:rFonts w:ascii="Calibri" w:eastAsia="Times New Roman" w:hAnsi="Calibri" w:cs="Calibri"/>
                <w:color w:val="000000"/>
                <w:lang w:eastAsia="en-AU"/>
              </w:rPr>
            </w:pPr>
            <w:ins w:id="314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61" w:author="KIM, Jason" w:date="2019-04-02T13:39:00Z"/>
                <w:rFonts w:ascii="Calibri" w:eastAsia="Times New Roman" w:hAnsi="Calibri" w:cs="Calibri"/>
                <w:color w:val="000000"/>
                <w:lang w:eastAsia="en-AU"/>
              </w:rPr>
            </w:pPr>
            <w:ins w:id="31462" w:author="KIM, Jason" w:date="2019-04-02T13:39:00Z">
              <w:r w:rsidRPr="0056388D">
                <w:rPr>
                  <w:rFonts w:ascii="Calibri" w:eastAsia="Times New Roman" w:hAnsi="Calibri" w:cs="Calibri"/>
                  <w:color w:val="000000"/>
                  <w:lang w:eastAsia="en-AU"/>
                </w:rPr>
                <w:t>Chainage 6949</w:t>
              </w:r>
            </w:ins>
          </w:p>
        </w:tc>
        <w:tc>
          <w:tcPr>
            <w:tcW w:w="764" w:type="pct"/>
            <w:noWrap/>
            <w:hideMark/>
          </w:tcPr>
          <w:p w:rsidR="00110C18" w:rsidRPr="0056388D" w:rsidRDefault="00110C18" w:rsidP="00063728">
            <w:pPr>
              <w:jc w:val="right"/>
              <w:rPr>
                <w:ins w:id="31463" w:author="KIM, Jason" w:date="2019-04-02T13:39:00Z"/>
                <w:rFonts w:ascii="Calibri" w:eastAsia="Times New Roman" w:hAnsi="Calibri" w:cs="Calibri"/>
                <w:color w:val="000000"/>
                <w:lang w:eastAsia="en-AU"/>
              </w:rPr>
            </w:pPr>
            <w:ins w:id="314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65" w:author="KIM, Jason" w:date="2019-04-02T13:39:00Z"/>
        </w:trPr>
        <w:tc>
          <w:tcPr>
            <w:tcW w:w="708" w:type="pct"/>
            <w:vMerge/>
            <w:hideMark/>
          </w:tcPr>
          <w:p w:rsidR="00110C18" w:rsidRPr="0056388D" w:rsidRDefault="00110C18" w:rsidP="00063728">
            <w:pPr>
              <w:rPr>
                <w:ins w:id="314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67" w:author="KIM, Jason" w:date="2019-04-02T13:39:00Z"/>
                <w:rFonts w:ascii="Calibri" w:eastAsia="Times New Roman" w:hAnsi="Calibri" w:cs="Calibri"/>
                <w:color w:val="000000"/>
                <w:lang w:eastAsia="en-AU"/>
              </w:rPr>
            </w:pPr>
            <w:ins w:id="31468"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69" w:author="KIM, Jason" w:date="2019-04-02T13:39:00Z"/>
                <w:rFonts w:ascii="Calibri" w:eastAsia="Times New Roman" w:hAnsi="Calibri" w:cs="Calibri"/>
                <w:color w:val="000000"/>
                <w:lang w:eastAsia="en-AU"/>
              </w:rPr>
            </w:pPr>
            <w:ins w:id="3147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71" w:author="KIM, Jason" w:date="2019-04-02T13:39:00Z"/>
                <w:rFonts w:ascii="Calibri" w:eastAsia="Times New Roman" w:hAnsi="Calibri" w:cs="Calibri"/>
                <w:color w:val="000000"/>
                <w:lang w:eastAsia="en-AU"/>
              </w:rPr>
            </w:pPr>
            <w:ins w:id="31472" w:author="KIM, Jason" w:date="2019-04-02T13:39:00Z">
              <w:r w:rsidRPr="0056388D">
                <w:rPr>
                  <w:rFonts w:ascii="Calibri" w:eastAsia="Times New Roman" w:hAnsi="Calibri" w:cs="Calibri"/>
                  <w:color w:val="000000"/>
                  <w:lang w:eastAsia="en-AU"/>
                </w:rPr>
                <w:t>LLS2556</w:t>
              </w:r>
            </w:ins>
          </w:p>
        </w:tc>
        <w:tc>
          <w:tcPr>
            <w:tcW w:w="933" w:type="pct"/>
            <w:noWrap/>
            <w:hideMark/>
          </w:tcPr>
          <w:p w:rsidR="00110C18" w:rsidRPr="0056388D" w:rsidRDefault="00110C18" w:rsidP="00063728">
            <w:pPr>
              <w:rPr>
                <w:ins w:id="31473" w:author="KIM, Jason" w:date="2019-04-02T13:39:00Z"/>
                <w:rFonts w:ascii="Calibri" w:eastAsia="Times New Roman" w:hAnsi="Calibri" w:cs="Calibri"/>
                <w:color w:val="000000"/>
                <w:lang w:eastAsia="en-AU"/>
              </w:rPr>
            </w:pPr>
            <w:ins w:id="314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75" w:author="KIM, Jason" w:date="2019-04-02T13:39:00Z"/>
                <w:rFonts w:ascii="Calibri" w:eastAsia="Times New Roman" w:hAnsi="Calibri" w:cs="Calibri"/>
                <w:color w:val="000000"/>
                <w:lang w:eastAsia="en-AU"/>
              </w:rPr>
            </w:pPr>
            <w:ins w:id="31476" w:author="KIM, Jason" w:date="2019-04-02T13:39:00Z">
              <w:r w:rsidRPr="0056388D">
                <w:rPr>
                  <w:rFonts w:ascii="Calibri" w:eastAsia="Times New Roman" w:hAnsi="Calibri" w:cs="Calibri"/>
                  <w:color w:val="000000"/>
                  <w:lang w:eastAsia="en-AU"/>
                </w:rPr>
                <w:t>Chainage 6959</w:t>
              </w:r>
            </w:ins>
          </w:p>
        </w:tc>
        <w:tc>
          <w:tcPr>
            <w:tcW w:w="764" w:type="pct"/>
            <w:noWrap/>
            <w:hideMark/>
          </w:tcPr>
          <w:p w:rsidR="00110C18" w:rsidRPr="0056388D" w:rsidRDefault="00110C18" w:rsidP="00063728">
            <w:pPr>
              <w:jc w:val="right"/>
              <w:rPr>
                <w:ins w:id="31477" w:author="KIM, Jason" w:date="2019-04-02T13:39:00Z"/>
                <w:rFonts w:ascii="Calibri" w:eastAsia="Times New Roman" w:hAnsi="Calibri" w:cs="Calibri"/>
                <w:color w:val="000000"/>
                <w:lang w:eastAsia="en-AU"/>
              </w:rPr>
            </w:pPr>
            <w:ins w:id="314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79" w:author="KIM, Jason" w:date="2019-04-02T13:39:00Z"/>
        </w:trPr>
        <w:tc>
          <w:tcPr>
            <w:tcW w:w="708" w:type="pct"/>
            <w:vMerge/>
            <w:hideMark/>
          </w:tcPr>
          <w:p w:rsidR="00110C18" w:rsidRPr="0056388D" w:rsidRDefault="00110C18" w:rsidP="00063728">
            <w:pPr>
              <w:rPr>
                <w:ins w:id="314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81" w:author="KIM, Jason" w:date="2019-04-02T13:39:00Z"/>
                <w:rFonts w:ascii="Calibri" w:eastAsia="Times New Roman" w:hAnsi="Calibri" w:cs="Calibri"/>
                <w:color w:val="000000"/>
                <w:lang w:eastAsia="en-AU"/>
              </w:rPr>
            </w:pPr>
            <w:ins w:id="31482"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83" w:author="KIM, Jason" w:date="2019-04-02T13:39:00Z"/>
                <w:rFonts w:ascii="Calibri" w:eastAsia="Times New Roman" w:hAnsi="Calibri" w:cs="Calibri"/>
                <w:color w:val="000000"/>
                <w:lang w:eastAsia="en-AU"/>
              </w:rPr>
            </w:pPr>
            <w:ins w:id="3148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85" w:author="KIM, Jason" w:date="2019-04-02T13:39:00Z"/>
                <w:rFonts w:ascii="Calibri" w:eastAsia="Times New Roman" w:hAnsi="Calibri" w:cs="Calibri"/>
                <w:color w:val="000000"/>
                <w:lang w:eastAsia="en-AU"/>
              </w:rPr>
            </w:pPr>
            <w:ins w:id="31486" w:author="KIM, Jason" w:date="2019-04-02T13:39:00Z">
              <w:r w:rsidRPr="0056388D">
                <w:rPr>
                  <w:rFonts w:ascii="Calibri" w:eastAsia="Times New Roman" w:hAnsi="Calibri" w:cs="Calibri"/>
                  <w:color w:val="000000"/>
                  <w:lang w:eastAsia="en-AU"/>
                </w:rPr>
                <w:t>LLS2557</w:t>
              </w:r>
            </w:ins>
          </w:p>
        </w:tc>
        <w:tc>
          <w:tcPr>
            <w:tcW w:w="933" w:type="pct"/>
            <w:noWrap/>
            <w:hideMark/>
          </w:tcPr>
          <w:p w:rsidR="00110C18" w:rsidRPr="0056388D" w:rsidRDefault="00110C18" w:rsidP="00063728">
            <w:pPr>
              <w:rPr>
                <w:ins w:id="31487" w:author="KIM, Jason" w:date="2019-04-02T13:39:00Z"/>
                <w:rFonts w:ascii="Calibri" w:eastAsia="Times New Roman" w:hAnsi="Calibri" w:cs="Calibri"/>
                <w:color w:val="000000"/>
                <w:lang w:eastAsia="en-AU"/>
              </w:rPr>
            </w:pPr>
            <w:ins w:id="314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89" w:author="KIM, Jason" w:date="2019-04-02T13:39:00Z"/>
                <w:rFonts w:ascii="Calibri" w:eastAsia="Times New Roman" w:hAnsi="Calibri" w:cs="Calibri"/>
                <w:color w:val="000000"/>
                <w:lang w:eastAsia="en-AU"/>
              </w:rPr>
            </w:pPr>
            <w:ins w:id="31490" w:author="KIM, Jason" w:date="2019-04-02T13:39:00Z">
              <w:r w:rsidRPr="0056388D">
                <w:rPr>
                  <w:rFonts w:ascii="Calibri" w:eastAsia="Times New Roman" w:hAnsi="Calibri" w:cs="Calibri"/>
                  <w:color w:val="000000"/>
                  <w:lang w:eastAsia="en-AU"/>
                </w:rPr>
                <w:t>Chainage 6968</w:t>
              </w:r>
            </w:ins>
          </w:p>
        </w:tc>
        <w:tc>
          <w:tcPr>
            <w:tcW w:w="764" w:type="pct"/>
            <w:noWrap/>
            <w:hideMark/>
          </w:tcPr>
          <w:p w:rsidR="00110C18" w:rsidRPr="0056388D" w:rsidRDefault="00110C18" w:rsidP="00063728">
            <w:pPr>
              <w:jc w:val="right"/>
              <w:rPr>
                <w:ins w:id="31491" w:author="KIM, Jason" w:date="2019-04-02T13:39:00Z"/>
                <w:rFonts w:ascii="Calibri" w:eastAsia="Times New Roman" w:hAnsi="Calibri" w:cs="Calibri"/>
                <w:color w:val="000000"/>
                <w:lang w:eastAsia="en-AU"/>
              </w:rPr>
            </w:pPr>
            <w:ins w:id="314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93" w:author="KIM, Jason" w:date="2019-04-02T13:39:00Z"/>
        </w:trPr>
        <w:tc>
          <w:tcPr>
            <w:tcW w:w="708" w:type="pct"/>
            <w:vMerge/>
            <w:hideMark/>
          </w:tcPr>
          <w:p w:rsidR="00110C18" w:rsidRPr="0056388D" w:rsidRDefault="00110C18" w:rsidP="00063728">
            <w:pPr>
              <w:rPr>
                <w:ins w:id="314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95" w:author="KIM, Jason" w:date="2019-04-02T13:39:00Z"/>
                <w:rFonts w:ascii="Calibri" w:eastAsia="Times New Roman" w:hAnsi="Calibri" w:cs="Calibri"/>
                <w:color w:val="000000"/>
                <w:lang w:eastAsia="en-AU"/>
              </w:rPr>
            </w:pPr>
            <w:ins w:id="31496"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97" w:author="KIM, Jason" w:date="2019-04-02T13:39:00Z"/>
                <w:rFonts w:ascii="Calibri" w:eastAsia="Times New Roman" w:hAnsi="Calibri" w:cs="Calibri"/>
                <w:color w:val="000000"/>
                <w:lang w:eastAsia="en-AU"/>
              </w:rPr>
            </w:pPr>
            <w:ins w:id="3149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99" w:author="KIM, Jason" w:date="2019-04-02T13:39:00Z"/>
                <w:rFonts w:ascii="Calibri" w:eastAsia="Times New Roman" w:hAnsi="Calibri" w:cs="Calibri"/>
                <w:color w:val="000000"/>
                <w:lang w:eastAsia="en-AU"/>
              </w:rPr>
            </w:pPr>
            <w:ins w:id="31500" w:author="KIM, Jason" w:date="2019-04-02T13:39:00Z">
              <w:r w:rsidRPr="0056388D">
                <w:rPr>
                  <w:rFonts w:ascii="Calibri" w:eastAsia="Times New Roman" w:hAnsi="Calibri" w:cs="Calibri"/>
                  <w:color w:val="000000"/>
                  <w:lang w:eastAsia="en-AU"/>
                </w:rPr>
                <w:t>LLS2558</w:t>
              </w:r>
            </w:ins>
          </w:p>
        </w:tc>
        <w:tc>
          <w:tcPr>
            <w:tcW w:w="933" w:type="pct"/>
            <w:noWrap/>
            <w:hideMark/>
          </w:tcPr>
          <w:p w:rsidR="00110C18" w:rsidRPr="0056388D" w:rsidRDefault="00110C18" w:rsidP="00063728">
            <w:pPr>
              <w:rPr>
                <w:ins w:id="31501" w:author="KIM, Jason" w:date="2019-04-02T13:39:00Z"/>
                <w:rFonts w:ascii="Calibri" w:eastAsia="Times New Roman" w:hAnsi="Calibri" w:cs="Calibri"/>
                <w:color w:val="000000"/>
                <w:lang w:eastAsia="en-AU"/>
              </w:rPr>
            </w:pPr>
            <w:ins w:id="315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03" w:author="KIM, Jason" w:date="2019-04-02T13:39:00Z"/>
                <w:rFonts w:ascii="Calibri" w:eastAsia="Times New Roman" w:hAnsi="Calibri" w:cs="Calibri"/>
                <w:color w:val="000000"/>
                <w:lang w:eastAsia="en-AU"/>
              </w:rPr>
            </w:pPr>
            <w:ins w:id="31504" w:author="KIM, Jason" w:date="2019-04-02T13:39:00Z">
              <w:r w:rsidRPr="0056388D">
                <w:rPr>
                  <w:rFonts w:ascii="Calibri" w:eastAsia="Times New Roman" w:hAnsi="Calibri" w:cs="Calibri"/>
                  <w:color w:val="000000"/>
                  <w:lang w:eastAsia="en-AU"/>
                </w:rPr>
                <w:t>Chainage 6978</w:t>
              </w:r>
            </w:ins>
          </w:p>
        </w:tc>
        <w:tc>
          <w:tcPr>
            <w:tcW w:w="764" w:type="pct"/>
            <w:noWrap/>
            <w:hideMark/>
          </w:tcPr>
          <w:p w:rsidR="00110C18" w:rsidRPr="0056388D" w:rsidRDefault="00110C18" w:rsidP="00063728">
            <w:pPr>
              <w:jc w:val="right"/>
              <w:rPr>
                <w:ins w:id="31505" w:author="KIM, Jason" w:date="2019-04-02T13:39:00Z"/>
                <w:rFonts w:ascii="Calibri" w:eastAsia="Times New Roman" w:hAnsi="Calibri" w:cs="Calibri"/>
                <w:color w:val="000000"/>
                <w:lang w:eastAsia="en-AU"/>
              </w:rPr>
            </w:pPr>
            <w:ins w:id="315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07" w:author="KIM, Jason" w:date="2019-04-02T13:39:00Z"/>
        </w:trPr>
        <w:tc>
          <w:tcPr>
            <w:tcW w:w="708" w:type="pct"/>
            <w:vMerge/>
            <w:hideMark/>
          </w:tcPr>
          <w:p w:rsidR="00110C18" w:rsidRPr="0056388D" w:rsidRDefault="00110C18" w:rsidP="00063728">
            <w:pPr>
              <w:rPr>
                <w:ins w:id="315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09" w:author="KIM, Jason" w:date="2019-04-02T13:39:00Z"/>
                <w:rFonts w:ascii="Calibri" w:eastAsia="Times New Roman" w:hAnsi="Calibri" w:cs="Calibri"/>
                <w:color w:val="000000"/>
                <w:lang w:eastAsia="en-AU"/>
              </w:rPr>
            </w:pPr>
            <w:ins w:id="31510"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11" w:author="KIM, Jason" w:date="2019-04-02T13:39:00Z"/>
                <w:rFonts w:ascii="Calibri" w:eastAsia="Times New Roman" w:hAnsi="Calibri" w:cs="Calibri"/>
                <w:color w:val="000000"/>
                <w:lang w:eastAsia="en-AU"/>
              </w:rPr>
            </w:pPr>
            <w:ins w:id="3151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13" w:author="KIM, Jason" w:date="2019-04-02T13:39:00Z"/>
                <w:rFonts w:ascii="Calibri" w:eastAsia="Times New Roman" w:hAnsi="Calibri" w:cs="Calibri"/>
                <w:color w:val="000000"/>
                <w:lang w:eastAsia="en-AU"/>
              </w:rPr>
            </w:pPr>
            <w:ins w:id="31514" w:author="KIM, Jason" w:date="2019-04-02T13:39:00Z">
              <w:r w:rsidRPr="0056388D">
                <w:rPr>
                  <w:rFonts w:ascii="Calibri" w:eastAsia="Times New Roman" w:hAnsi="Calibri" w:cs="Calibri"/>
                  <w:color w:val="000000"/>
                  <w:lang w:eastAsia="en-AU"/>
                </w:rPr>
                <w:t>LLS2559</w:t>
              </w:r>
            </w:ins>
          </w:p>
        </w:tc>
        <w:tc>
          <w:tcPr>
            <w:tcW w:w="933" w:type="pct"/>
            <w:noWrap/>
            <w:hideMark/>
          </w:tcPr>
          <w:p w:rsidR="00110C18" w:rsidRPr="0056388D" w:rsidRDefault="00110C18" w:rsidP="00063728">
            <w:pPr>
              <w:rPr>
                <w:ins w:id="31515" w:author="KIM, Jason" w:date="2019-04-02T13:39:00Z"/>
                <w:rFonts w:ascii="Calibri" w:eastAsia="Times New Roman" w:hAnsi="Calibri" w:cs="Calibri"/>
                <w:color w:val="000000"/>
                <w:lang w:eastAsia="en-AU"/>
              </w:rPr>
            </w:pPr>
            <w:ins w:id="315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17" w:author="KIM, Jason" w:date="2019-04-02T13:39:00Z"/>
                <w:rFonts w:ascii="Calibri" w:eastAsia="Times New Roman" w:hAnsi="Calibri" w:cs="Calibri"/>
                <w:color w:val="000000"/>
                <w:lang w:eastAsia="en-AU"/>
              </w:rPr>
            </w:pPr>
            <w:ins w:id="31518" w:author="KIM, Jason" w:date="2019-04-02T13:39:00Z">
              <w:r w:rsidRPr="0056388D">
                <w:rPr>
                  <w:rFonts w:ascii="Calibri" w:eastAsia="Times New Roman" w:hAnsi="Calibri" w:cs="Calibri"/>
                  <w:color w:val="000000"/>
                  <w:lang w:eastAsia="en-AU"/>
                </w:rPr>
                <w:t>Chainage 6988</w:t>
              </w:r>
            </w:ins>
          </w:p>
        </w:tc>
        <w:tc>
          <w:tcPr>
            <w:tcW w:w="764" w:type="pct"/>
            <w:noWrap/>
            <w:hideMark/>
          </w:tcPr>
          <w:p w:rsidR="00110C18" w:rsidRPr="0056388D" w:rsidRDefault="00110C18" w:rsidP="00063728">
            <w:pPr>
              <w:jc w:val="right"/>
              <w:rPr>
                <w:ins w:id="31519" w:author="KIM, Jason" w:date="2019-04-02T13:39:00Z"/>
                <w:rFonts w:ascii="Calibri" w:eastAsia="Times New Roman" w:hAnsi="Calibri" w:cs="Calibri"/>
                <w:color w:val="000000"/>
                <w:lang w:eastAsia="en-AU"/>
              </w:rPr>
            </w:pPr>
            <w:ins w:id="315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21" w:author="KIM, Jason" w:date="2019-04-02T13:39:00Z"/>
        </w:trPr>
        <w:tc>
          <w:tcPr>
            <w:tcW w:w="708" w:type="pct"/>
            <w:vMerge/>
            <w:hideMark/>
          </w:tcPr>
          <w:p w:rsidR="00110C18" w:rsidRPr="0056388D" w:rsidRDefault="00110C18" w:rsidP="00063728">
            <w:pPr>
              <w:rPr>
                <w:ins w:id="315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23" w:author="KIM, Jason" w:date="2019-04-02T13:39:00Z"/>
                <w:rFonts w:ascii="Calibri" w:eastAsia="Times New Roman" w:hAnsi="Calibri" w:cs="Calibri"/>
                <w:color w:val="000000"/>
                <w:lang w:eastAsia="en-AU"/>
              </w:rPr>
            </w:pPr>
            <w:ins w:id="31524"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25" w:author="KIM, Jason" w:date="2019-04-02T13:39:00Z"/>
                <w:rFonts w:ascii="Calibri" w:eastAsia="Times New Roman" w:hAnsi="Calibri" w:cs="Calibri"/>
                <w:color w:val="000000"/>
                <w:lang w:eastAsia="en-AU"/>
              </w:rPr>
            </w:pPr>
            <w:ins w:id="315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27" w:author="KIM, Jason" w:date="2019-04-02T13:39:00Z"/>
                <w:rFonts w:ascii="Calibri" w:eastAsia="Times New Roman" w:hAnsi="Calibri" w:cs="Calibri"/>
                <w:color w:val="000000"/>
                <w:lang w:eastAsia="en-AU"/>
              </w:rPr>
            </w:pPr>
            <w:ins w:id="31528" w:author="KIM, Jason" w:date="2019-04-02T13:39:00Z">
              <w:r w:rsidRPr="0056388D">
                <w:rPr>
                  <w:rFonts w:ascii="Calibri" w:eastAsia="Times New Roman" w:hAnsi="Calibri" w:cs="Calibri"/>
                  <w:color w:val="000000"/>
                  <w:lang w:eastAsia="en-AU"/>
                </w:rPr>
                <w:t>LLS2560</w:t>
              </w:r>
            </w:ins>
          </w:p>
        </w:tc>
        <w:tc>
          <w:tcPr>
            <w:tcW w:w="933" w:type="pct"/>
            <w:noWrap/>
            <w:hideMark/>
          </w:tcPr>
          <w:p w:rsidR="00110C18" w:rsidRPr="0056388D" w:rsidRDefault="00110C18" w:rsidP="00063728">
            <w:pPr>
              <w:rPr>
                <w:ins w:id="31529" w:author="KIM, Jason" w:date="2019-04-02T13:39:00Z"/>
                <w:rFonts w:ascii="Calibri" w:eastAsia="Times New Roman" w:hAnsi="Calibri" w:cs="Calibri"/>
                <w:color w:val="000000"/>
                <w:lang w:eastAsia="en-AU"/>
              </w:rPr>
            </w:pPr>
            <w:ins w:id="315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31" w:author="KIM, Jason" w:date="2019-04-02T13:39:00Z"/>
                <w:rFonts w:ascii="Calibri" w:eastAsia="Times New Roman" w:hAnsi="Calibri" w:cs="Calibri"/>
                <w:color w:val="000000"/>
                <w:lang w:eastAsia="en-AU"/>
              </w:rPr>
            </w:pPr>
            <w:ins w:id="31532" w:author="KIM, Jason" w:date="2019-04-02T13:39:00Z">
              <w:r w:rsidRPr="0056388D">
                <w:rPr>
                  <w:rFonts w:ascii="Calibri" w:eastAsia="Times New Roman" w:hAnsi="Calibri" w:cs="Calibri"/>
                  <w:color w:val="000000"/>
                  <w:lang w:eastAsia="en-AU"/>
                </w:rPr>
                <w:t>Chainage 6998</w:t>
              </w:r>
            </w:ins>
          </w:p>
        </w:tc>
        <w:tc>
          <w:tcPr>
            <w:tcW w:w="764" w:type="pct"/>
            <w:noWrap/>
            <w:hideMark/>
          </w:tcPr>
          <w:p w:rsidR="00110C18" w:rsidRPr="0056388D" w:rsidRDefault="00110C18" w:rsidP="00063728">
            <w:pPr>
              <w:jc w:val="right"/>
              <w:rPr>
                <w:ins w:id="31533" w:author="KIM, Jason" w:date="2019-04-02T13:39:00Z"/>
                <w:rFonts w:ascii="Calibri" w:eastAsia="Times New Roman" w:hAnsi="Calibri" w:cs="Calibri"/>
                <w:color w:val="000000"/>
                <w:lang w:eastAsia="en-AU"/>
              </w:rPr>
            </w:pPr>
            <w:ins w:id="315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35" w:author="KIM, Jason" w:date="2019-04-02T13:39:00Z"/>
        </w:trPr>
        <w:tc>
          <w:tcPr>
            <w:tcW w:w="708" w:type="pct"/>
            <w:vMerge/>
            <w:hideMark/>
          </w:tcPr>
          <w:p w:rsidR="00110C18" w:rsidRPr="0056388D" w:rsidRDefault="00110C18" w:rsidP="00063728">
            <w:pPr>
              <w:rPr>
                <w:ins w:id="315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37" w:author="KIM, Jason" w:date="2019-04-02T13:39:00Z"/>
                <w:rFonts w:ascii="Calibri" w:eastAsia="Times New Roman" w:hAnsi="Calibri" w:cs="Calibri"/>
                <w:color w:val="000000"/>
                <w:lang w:eastAsia="en-AU"/>
              </w:rPr>
            </w:pPr>
            <w:ins w:id="31538"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39" w:author="KIM, Jason" w:date="2019-04-02T13:39:00Z"/>
                <w:rFonts w:ascii="Calibri" w:eastAsia="Times New Roman" w:hAnsi="Calibri" w:cs="Calibri"/>
                <w:color w:val="000000"/>
                <w:lang w:eastAsia="en-AU"/>
              </w:rPr>
            </w:pPr>
            <w:ins w:id="315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41" w:author="KIM, Jason" w:date="2019-04-02T13:39:00Z"/>
                <w:rFonts w:ascii="Calibri" w:eastAsia="Times New Roman" w:hAnsi="Calibri" w:cs="Calibri"/>
                <w:color w:val="000000"/>
                <w:lang w:eastAsia="en-AU"/>
              </w:rPr>
            </w:pPr>
            <w:ins w:id="31542" w:author="KIM, Jason" w:date="2019-04-02T13:39:00Z">
              <w:r w:rsidRPr="0056388D">
                <w:rPr>
                  <w:rFonts w:ascii="Calibri" w:eastAsia="Times New Roman" w:hAnsi="Calibri" w:cs="Calibri"/>
                  <w:color w:val="000000"/>
                  <w:lang w:eastAsia="en-AU"/>
                </w:rPr>
                <w:t>LLS2561</w:t>
              </w:r>
            </w:ins>
          </w:p>
        </w:tc>
        <w:tc>
          <w:tcPr>
            <w:tcW w:w="933" w:type="pct"/>
            <w:noWrap/>
            <w:hideMark/>
          </w:tcPr>
          <w:p w:rsidR="00110C18" w:rsidRPr="0056388D" w:rsidRDefault="00110C18" w:rsidP="00063728">
            <w:pPr>
              <w:rPr>
                <w:ins w:id="31543" w:author="KIM, Jason" w:date="2019-04-02T13:39:00Z"/>
                <w:rFonts w:ascii="Calibri" w:eastAsia="Times New Roman" w:hAnsi="Calibri" w:cs="Calibri"/>
                <w:color w:val="000000"/>
                <w:lang w:eastAsia="en-AU"/>
              </w:rPr>
            </w:pPr>
            <w:ins w:id="315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45" w:author="KIM, Jason" w:date="2019-04-02T13:39:00Z"/>
                <w:rFonts w:ascii="Calibri" w:eastAsia="Times New Roman" w:hAnsi="Calibri" w:cs="Calibri"/>
                <w:color w:val="000000"/>
                <w:lang w:eastAsia="en-AU"/>
              </w:rPr>
            </w:pPr>
            <w:ins w:id="31546" w:author="KIM, Jason" w:date="2019-04-02T13:39:00Z">
              <w:r w:rsidRPr="0056388D">
                <w:rPr>
                  <w:rFonts w:ascii="Calibri" w:eastAsia="Times New Roman" w:hAnsi="Calibri" w:cs="Calibri"/>
                  <w:color w:val="000000"/>
                  <w:lang w:eastAsia="en-AU"/>
                </w:rPr>
                <w:t>Chainage 7007</w:t>
              </w:r>
            </w:ins>
          </w:p>
        </w:tc>
        <w:tc>
          <w:tcPr>
            <w:tcW w:w="764" w:type="pct"/>
            <w:noWrap/>
            <w:hideMark/>
          </w:tcPr>
          <w:p w:rsidR="00110C18" w:rsidRPr="0056388D" w:rsidRDefault="00110C18" w:rsidP="00063728">
            <w:pPr>
              <w:jc w:val="right"/>
              <w:rPr>
                <w:ins w:id="31547" w:author="KIM, Jason" w:date="2019-04-02T13:39:00Z"/>
                <w:rFonts w:ascii="Calibri" w:eastAsia="Times New Roman" w:hAnsi="Calibri" w:cs="Calibri"/>
                <w:color w:val="000000"/>
                <w:lang w:eastAsia="en-AU"/>
              </w:rPr>
            </w:pPr>
            <w:ins w:id="31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49" w:author="KIM, Jason" w:date="2019-04-02T13:39:00Z"/>
        </w:trPr>
        <w:tc>
          <w:tcPr>
            <w:tcW w:w="708" w:type="pct"/>
            <w:vMerge/>
            <w:hideMark/>
          </w:tcPr>
          <w:p w:rsidR="00110C18" w:rsidRPr="0056388D" w:rsidRDefault="00110C18" w:rsidP="00063728">
            <w:pPr>
              <w:rPr>
                <w:ins w:id="315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51" w:author="KIM, Jason" w:date="2019-04-02T13:39:00Z"/>
                <w:rFonts w:ascii="Calibri" w:eastAsia="Times New Roman" w:hAnsi="Calibri" w:cs="Calibri"/>
                <w:color w:val="000000"/>
                <w:lang w:eastAsia="en-AU"/>
              </w:rPr>
            </w:pPr>
            <w:ins w:id="31552"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53" w:author="KIM, Jason" w:date="2019-04-02T13:39:00Z"/>
                <w:rFonts w:ascii="Calibri" w:eastAsia="Times New Roman" w:hAnsi="Calibri" w:cs="Calibri"/>
                <w:color w:val="000000"/>
                <w:lang w:eastAsia="en-AU"/>
              </w:rPr>
            </w:pPr>
            <w:ins w:id="315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55" w:author="KIM, Jason" w:date="2019-04-02T13:39:00Z"/>
                <w:rFonts w:ascii="Calibri" w:eastAsia="Times New Roman" w:hAnsi="Calibri" w:cs="Calibri"/>
                <w:color w:val="000000"/>
                <w:lang w:eastAsia="en-AU"/>
              </w:rPr>
            </w:pPr>
            <w:ins w:id="31556" w:author="KIM, Jason" w:date="2019-04-02T13:39:00Z">
              <w:r w:rsidRPr="0056388D">
                <w:rPr>
                  <w:rFonts w:ascii="Calibri" w:eastAsia="Times New Roman" w:hAnsi="Calibri" w:cs="Calibri"/>
                  <w:color w:val="000000"/>
                  <w:lang w:eastAsia="en-AU"/>
                </w:rPr>
                <w:t>LLS2562</w:t>
              </w:r>
            </w:ins>
          </w:p>
        </w:tc>
        <w:tc>
          <w:tcPr>
            <w:tcW w:w="933" w:type="pct"/>
            <w:noWrap/>
            <w:hideMark/>
          </w:tcPr>
          <w:p w:rsidR="00110C18" w:rsidRPr="0056388D" w:rsidRDefault="00110C18" w:rsidP="00063728">
            <w:pPr>
              <w:rPr>
                <w:ins w:id="31557" w:author="KIM, Jason" w:date="2019-04-02T13:39:00Z"/>
                <w:rFonts w:ascii="Calibri" w:eastAsia="Times New Roman" w:hAnsi="Calibri" w:cs="Calibri"/>
                <w:color w:val="000000"/>
                <w:lang w:eastAsia="en-AU"/>
              </w:rPr>
            </w:pPr>
            <w:ins w:id="315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59" w:author="KIM, Jason" w:date="2019-04-02T13:39:00Z"/>
                <w:rFonts w:ascii="Calibri" w:eastAsia="Times New Roman" w:hAnsi="Calibri" w:cs="Calibri"/>
                <w:color w:val="000000"/>
                <w:lang w:eastAsia="en-AU"/>
              </w:rPr>
            </w:pPr>
            <w:ins w:id="31560" w:author="KIM, Jason" w:date="2019-04-02T13:39:00Z">
              <w:r w:rsidRPr="0056388D">
                <w:rPr>
                  <w:rFonts w:ascii="Calibri" w:eastAsia="Times New Roman" w:hAnsi="Calibri" w:cs="Calibri"/>
                  <w:color w:val="000000"/>
                  <w:lang w:eastAsia="en-AU"/>
                </w:rPr>
                <w:t>Chainage 7017</w:t>
              </w:r>
            </w:ins>
          </w:p>
        </w:tc>
        <w:tc>
          <w:tcPr>
            <w:tcW w:w="764" w:type="pct"/>
            <w:noWrap/>
            <w:hideMark/>
          </w:tcPr>
          <w:p w:rsidR="00110C18" w:rsidRPr="0056388D" w:rsidRDefault="00110C18" w:rsidP="00063728">
            <w:pPr>
              <w:jc w:val="right"/>
              <w:rPr>
                <w:ins w:id="31561" w:author="KIM, Jason" w:date="2019-04-02T13:39:00Z"/>
                <w:rFonts w:ascii="Calibri" w:eastAsia="Times New Roman" w:hAnsi="Calibri" w:cs="Calibri"/>
                <w:color w:val="000000"/>
                <w:lang w:eastAsia="en-AU"/>
              </w:rPr>
            </w:pPr>
            <w:ins w:id="31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63" w:author="KIM, Jason" w:date="2019-04-02T13:39:00Z"/>
        </w:trPr>
        <w:tc>
          <w:tcPr>
            <w:tcW w:w="708" w:type="pct"/>
            <w:noWrap/>
            <w:hideMark/>
          </w:tcPr>
          <w:p w:rsidR="00110C18" w:rsidRPr="0056388D" w:rsidRDefault="00110C18" w:rsidP="00063728">
            <w:pPr>
              <w:rPr>
                <w:ins w:id="31564" w:author="KIM, Jason" w:date="2019-04-02T13:39:00Z"/>
                <w:rFonts w:ascii="Calibri" w:eastAsia="Times New Roman" w:hAnsi="Calibri" w:cs="Calibri"/>
                <w:color w:val="000000"/>
                <w:lang w:eastAsia="en-AU"/>
              </w:rPr>
            </w:pPr>
            <w:ins w:id="31565" w:author="KIM, Jason" w:date="2019-04-02T13:39:00Z">
              <w:r w:rsidRPr="0056388D">
                <w:rPr>
                  <w:rFonts w:ascii="Calibri" w:eastAsia="Times New Roman" w:hAnsi="Calibri" w:cs="Calibri"/>
                  <w:color w:val="000000"/>
                  <w:lang w:eastAsia="en-AU"/>
                </w:rPr>
                <w:t>LLE54K4x</w:t>
              </w:r>
            </w:ins>
          </w:p>
        </w:tc>
        <w:tc>
          <w:tcPr>
            <w:tcW w:w="605" w:type="pct"/>
            <w:noWrap/>
            <w:hideMark/>
          </w:tcPr>
          <w:p w:rsidR="00110C18" w:rsidRPr="0056388D" w:rsidRDefault="00110C18" w:rsidP="00063728">
            <w:pPr>
              <w:rPr>
                <w:ins w:id="31566" w:author="KIM, Jason" w:date="2019-04-02T13:39:00Z"/>
                <w:rFonts w:ascii="Calibri" w:eastAsia="Times New Roman" w:hAnsi="Calibri" w:cs="Calibri"/>
                <w:color w:val="000000"/>
                <w:lang w:eastAsia="en-AU"/>
              </w:rPr>
            </w:pPr>
            <w:ins w:id="31567"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1568" w:author="KIM, Jason" w:date="2019-04-02T13:39:00Z"/>
                <w:rFonts w:ascii="Calibri" w:eastAsia="Times New Roman" w:hAnsi="Calibri" w:cs="Calibri"/>
                <w:color w:val="000000"/>
                <w:lang w:eastAsia="en-AU"/>
              </w:rPr>
            </w:pPr>
            <w:ins w:id="3156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70" w:author="KIM, Jason" w:date="2019-04-02T13:39:00Z"/>
                <w:rFonts w:ascii="Calibri" w:eastAsia="Times New Roman" w:hAnsi="Calibri" w:cs="Calibri"/>
                <w:color w:val="000000"/>
                <w:lang w:eastAsia="en-AU"/>
              </w:rPr>
            </w:pPr>
            <w:ins w:id="31571" w:author="KIM, Jason" w:date="2019-04-02T13:39:00Z">
              <w:r w:rsidRPr="0056388D">
                <w:rPr>
                  <w:rFonts w:ascii="Calibri" w:eastAsia="Times New Roman" w:hAnsi="Calibri" w:cs="Calibri"/>
                  <w:color w:val="000000"/>
                  <w:lang w:eastAsia="en-AU"/>
                </w:rPr>
                <w:t>LLS2584</w:t>
              </w:r>
            </w:ins>
          </w:p>
        </w:tc>
        <w:tc>
          <w:tcPr>
            <w:tcW w:w="933" w:type="pct"/>
            <w:noWrap/>
            <w:hideMark/>
          </w:tcPr>
          <w:p w:rsidR="00110C18" w:rsidRPr="0056388D" w:rsidRDefault="00110C18" w:rsidP="00063728">
            <w:pPr>
              <w:rPr>
                <w:ins w:id="31572" w:author="KIM, Jason" w:date="2019-04-02T13:39:00Z"/>
                <w:rFonts w:ascii="Calibri" w:eastAsia="Times New Roman" w:hAnsi="Calibri" w:cs="Calibri"/>
                <w:color w:val="000000"/>
                <w:lang w:eastAsia="en-AU"/>
              </w:rPr>
            </w:pPr>
            <w:ins w:id="315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74" w:author="KIM, Jason" w:date="2019-04-02T13:39:00Z"/>
                <w:rFonts w:ascii="Calibri" w:eastAsia="Times New Roman" w:hAnsi="Calibri" w:cs="Calibri"/>
                <w:color w:val="000000"/>
                <w:lang w:eastAsia="en-AU"/>
              </w:rPr>
            </w:pPr>
            <w:ins w:id="31575" w:author="KIM, Jason" w:date="2019-04-02T13:39:00Z">
              <w:r w:rsidRPr="0056388D">
                <w:rPr>
                  <w:rFonts w:ascii="Calibri" w:eastAsia="Times New Roman" w:hAnsi="Calibri" w:cs="Calibri"/>
                  <w:color w:val="000000"/>
                  <w:lang w:eastAsia="en-AU"/>
                </w:rPr>
                <w:t>Chainage 7257</w:t>
              </w:r>
            </w:ins>
          </w:p>
        </w:tc>
        <w:tc>
          <w:tcPr>
            <w:tcW w:w="764" w:type="pct"/>
            <w:noWrap/>
            <w:hideMark/>
          </w:tcPr>
          <w:p w:rsidR="00110C18" w:rsidRPr="0056388D" w:rsidRDefault="00110C18" w:rsidP="00063728">
            <w:pPr>
              <w:jc w:val="right"/>
              <w:rPr>
                <w:ins w:id="31576" w:author="KIM, Jason" w:date="2019-04-02T13:39:00Z"/>
                <w:rFonts w:ascii="Calibri" w:eastAsia="Times New Roman" w:hAnsi="Calibri" w:cs="Calibri"/>
                <w:color w:val="000000"/>
                <w:lang w:eastAsia="en-AU"/>
              </w:rPr>
            </w:pPr>
            <w:ins w:id="315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78" w:author="KIM, Jason" w:date="2019-04-02T13:39:00Z"/>
        </w:trPr>
        <w:tc>
          <w:tcPr>
            <w:tcW w:w="708" w:type="pct"/>
            <w:vMerge w:val="restart"/>
            <w:noWrap/>
            <w:hideMark/>
          </w:tcPr>
          <w:p w:rsidR="00110C18" w:rsidRPr="0056388D" w:rsidRDefault="00110C18" w:rsidP="00063728">
            <w:pPr>
              <w:rPr>
                <w:ins w:id="31579" w:author="KIM, Jason" w:date="2019-04-02T13:39:00Z"/>
                <w:rFonts w:ascii="Calibri" w:eastAsia="Times New Roman" w:hAnsi="Calibri" w:cs="Calibri"/>
                <w:color w:val="000000"/>
                <w:lang w:eastAsia="en-AU"/>
              </w:rPr>
            </w:pPr>
            <w:ins w:id="31580" w:author="KIM, Jason" w:date="2019-04-02T13:39:00Z">
              <w:r w:rsidRPr="0056388D">
                <w:rPr>
                  <w:rFonts w:ascii="Calibri" w:eastAsia="Times New Roman" w:hAnsi="Calibri" w:cs="Calibri"/>
                  <w:color w:val="000000"/>
                  <w:lang w:eastAsia="en-AU"/>
                </w:rPr>
                <w:t>LLE54K51</w:t>
              </w:r>
            </w:ins>
          </w:p>
        </w:tc>
        <w:tc>
          <w:tcPr>
            <w:tcW w:w="605" w:type="pct"/>
            <w:noWrap/>
            <w:hideMark/>
          </w:tcPr>
          <w:p w:rsidR="00110C18" w:rsidRPr="0056388D" w:rsidRDefault="00110C18" w:rsidP="00063728">
            <w:pPr>
              <w:rPr>
                <w:ins w:id="31581" w:author="KIM, Jason" w:date="2019-04-02T13:39:00Z"/>
                <w:rFonts w:ascii="Calibri" w:eastAsia="Times New Roman" w:hAnsi="Calibri" w:cs="Calibri"/>
                <w:color w:val="000000"/>
                <w:lang w:eastAsia="en-AU"/>
              </w:rPr>
            </w:pPr>
            <w:ins w:id="31582"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583" w:author="KIM, Jason" w:date="2019-04-02T13:39:00Z"/>
                <w:rFonts w:ascii="Calibri" w:eastAsia="Times New Roman" w:hAnsi="Calibri" w:cs="Calibri"/>
                <w:color w:val="000000"/>
                <w:lang w:eastAsia="en-AU"/>
              </w:rPr>
            </w:pPr>
            <w:ins w:id="3158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85" w:author="KIM, Jason" w:date="2019-04-02T13:39:00Z"/>
                <w:rFonts w:ascii="Calibri" w:eastAsia="Times New Roman" w:hAnsi="Calibri" w:cs="Calibri"/>
                <w:color w:val="000000"/>
                <w:lang w:eastAsia="en-AU"/>
              </w:rPr>
            </w:pPr>
            <w:ins w:id="31586" w:author="KIM, Jason" w:date="2019-04-02T13:39:00Z">
              <w:r w:rsidRPr="0056388D">
                <w:rPr>
                  <w:rFonts w:ascii="Calibri" w:eastAsia="Times New Roman" w:hAnsi="Calibri" w:cs="Calibri"/>
                  <w:color w:val="000000"/>
                  <w:lang w:eastAsia="en-AU"/>
                </w:rPr>
                <w:t>LLN1564</w:t>
              </w:r>
            </w:ins>
          </w:p>
        </w:tc>
        <w:tc>
          <w:tcPr>
            <w:tcW w:w="933" w:type="pct"/>
            <w:noWrap/>
            <w:hideMark/>
          </w:tcPr>
          <w:p w:rsidR="00110C18" w:rsidRPr="0056388D" w:rsidRDefault="00110C18" w:rsidP="00063728">
            <w:pPr>
              <w:rPr>
                <w:ins w:id="31587" w:author="KIM, Jason" w:date="2019-04-02T13:39:00Z"/>
                <w:rFonts w:ascii="Calibri" w:eastAsia="Times New Roman" w:hAnsi="Calibri" w:cs="Calibri"/>
                <w:color w:val="000000"/>
                <w:lang w:eastAsia="en-AU"/>
              </w:rPr>
            </w:pPr>
            <w:ins w:id="315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589" w:author="KIM, Jason" w:date="2019-04-02T13:39:00Z"/>
                <w:rFonts w:ascii="Calibri" w:eastAsia="Times New Roman" w:hAnsi="Calibri" w:cs="Calibri"/>
                <w:color w:val="000000"/>
                <w:lang w:eastAsia="en-AU"/>
              </w:rPr>
            </w:pPr>
            <w:ins w:id="31590" w:author="KIM, Jason" w:date="2019-04-02T13:39:00Z">
              <w:r w:rsidRPr="0056388D">
                <w:rPr>
                  <w:rFonts w:ascii="Calibri" w:eastAsia="Times New Roman" w:hAnsi="Calibri" w:cs="Calibri"/>
                  <w:color w:val="000000"/>
                  <w:lang w:eastAsia="en-AU"/>
                </w:rPr>
                <w:t>Chainage 7302</w:t>
              </w:r>
            </w:ins>
          </w:p>
        </w:tc>
        <w:tc>
          <w:tcPr>
            <w:tcW w:w="764" w:type="pct"/>
            <w:noWrap/>
            <w:hideMark/>
          </w:tcPr>
          <w:p w:rsidR="00110C18" w:rsidRPr="0056388D" w:rsidRDefault="00110C18" w:rsidP="00063728">
            <w:pPr>
              <w:jc w:val="right"/>
              <w:rPr>
                <w:ins w:id="31591" w:author="KIM, Jason" w:date="2019-04-02T13:39:00Z"/>
                <w:rFonts w:ascii="Calibri" w:eastAsia="Times New Roman" w:hAnsi="Calibri" w:cs="Calibri"/>
                <w:color w:val="000000"/>
                <w:lang w:eastAsia="en-AU"/>
              </w:rPr>
            </w:pPr>
            <w:ins w:id="315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93" w:author="KIM, Jason" w:date="2019-04-02T13:39:00Z"/>
        </w:trPr>
        <w:tc>
          <w:tcPr>
            <w:tcW w:w="708" w:type="pct"/>
            <w:vMerge/>
            <w:hideMark/>
          </w:tcPr>
          <w:p w:rsidR="00110C18" w:rsidRPr="0056388D" w:rsidRDefault="00110C18" w:rsidP="00063728">
            <w:pPr>
              <w:rPr>
                <w:ins w:id="315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95" w:author="KIM, Jason" w:date="2019-04-02T13:39:00Z"/>
                <w:rFonts w:ascii="Calibri" w:eastAsia="Times New Roman" w:hAnsi="Calibri" w:cs="Calibri"/>
                <w:color w:val="000000"/>
                <w:lang w:eastAsia="en-AU"/>
              </w:rPr>
            </w:pPr>
            <w:ins w:id="31596"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597" w:author="KIM, Jason" w:date="2019-04-02T13:39:00Z"/>
                <w:rFonts w:ascii="Calibri" w:eastAsia="Times New Roman" w:hAnsi="Calibri" w:cs="Calibri"/>
                <w:color w:val="000000"/>
                <w:lang w:eastAsia="en-AU"/>
              </w:rPr>
            </w:pPr>
            <w:ins w:id="3159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99" w:author="KIM, Jason" w:date="2019-04-02T13:39:00Z"/>
                <w:rFonts w:ascii="Calibri" w:eastAsia="Times New Roman" w:hAnsi="Calibri" w:cs="Calibri"/>
                <w:color w:val="000000"/>
                <w:lang w:eastAsia="en-AU"/>
              </w:rPr>
            </w:pPr>
            <w:ins w:id="31600" w:author="KIM, Jason" w:date="2019-04-02T13:39:00Z">
              <w:r w:rsidRPr="0056388D">
                <w:rPr>
                  <w:rFonts w:ascii="Calibri" w:eastAsia="Times New Roman" w:hAnsi="Calibri" w:cs="Calibri"/>
                  <w:color w:val="000000"/>
                  <w:lang w:eastAsia="en-AU"/>
                </w:rPr>
                <w:t>LLN1565</w:t>
              </w:r>
            </w:ins>
          </w:p>
        </w:tc>
        <w:tc>
          <w:tcPr>
            <w:tcW w:w="933" w:type="pct"/>
            <w:noWrap/>
            <w:hideMark/>
          </w:tcPr>
          <w:p w:rsidR="00110C18" w:rsidRPr="0056388D" w:rsidRDefault="00110C18" w:rsidP="00063728">
            <w:pPr>
              <w:rPr>
                <w:ins w:id="31601" w:author="KIM, Jason" w:date="2019-04-02T13:39:00Z"/>
                <w:rFonts w:ascii="Calibri" w:eastAsia="Times New Roman" w:hAnsi="Calibri" w:cs="Calibri"/>
                <w:color w:val="000000"/>
                <w:lang w:eastAsia="en-AU"/>
              </w:rPr>
            </w:pPr>
            <w:ins w:id="316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03" w:author="KIM, Jason" w:date="2019-04-02T13:39:00Z"/>
                <w:rFonts w:ascii="Calibri" w:eastAsia="Times New Roman" w:hAnsi="Calibri" w:cs="Calibri"/>
                <w:color w:val="000000"/>
                <w:lang w:eastAsia="en-AU"/>
              </w:rPr>
            </w:pPr>
            <w:ins w:id="31604" w:author="KIM, Jason" w:date="2019-04-02T13:39:00Z">
              <w:r w:rsidRPr="0056388D">
                <w:rPr>
                  <w:rFonts w:ascii="Calibri" w:eastAsia="Times New Roman" w:hAnsi="Calibri" w:cs="Calibri"/>
                  <w:color w:val="000000"/>
                  <w:lang w:eastAsia="en-AU"/>
                </w:rPr>
                <w:t>Chainage 7312</w:t>
              </w:r>
            </w:ins>
          </w:p>
        </w:tc>
        <w:tc>
          <w:tcPr>
            <w:tcW w:w="764" w:type="pct"/>
            <w:noWrap/>
            <w:hideMark/>
          </w:tcPr>
          <w:p w:rsidR="00110C18" w:rsidRPr="0056388D" w:rsidRDefault="00110C18" w:rsidP="00063728">
            <w:pPr>
              <w:jc w:val="right"/>
              <w:rPr>
                <w:ins w:id="31605" w:author="KIM, Jason" w:date="2019-04-02T13:39:00Z"/>
                <w:rFonts w:ascii="Calibri" w:eastAsia="Times New Roman" w:hAnsi="Calibri" w:cs="Calibri"/>
                <w:color w:val="000000"/>
                <w:lang w:eastAsia="en-AU"/>
              </w:rPr>
            </w:pPr>
            <w:ins w:id="316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07" w:author="KIM, Jason" w:date="2019-04-02T13:39:00Z"/>
        </w:trPr>
        <w:tc>
          <w:tcPr>
            <w:tcW w:w="708" w:type="pct"/>
            <w:vMerge/>
            <w:hideMark/>
          </w:tcPr>
          <w:p w:rsidR="00110C18" w:rsidRPr="0056388D" w:rsidRDefault="00110C18" w:rsidP="00063728">
            <w:pPr>
              <w:rPr>
                <w:ins w:id="316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09" w:author="KIM, Jason" w:date="2019-04-02T13:39:00Z"/>
                <w:rFonts w:ascii="Calibri" w:eastAsia="Times New Roman" w:hAnsi="Calibri" w:cs="Calibri"/>
                <w:color w:val="000000"/>
                <w:lang w:eastAsia="en-AU"/>
              </w:rPr>
            </w:pPr>
            <w:ins w:id="31610"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11" w:author="KIM, Jason" w:date="2019-04-02T13:39:00Z"/>
                <w:rFonts w:ascii="Calibri" w:eastAsia="Times New Roman" w:hAnsi="Calibri" w:cs="Calibri"/>
                <w:color w:val="000000"/>
                <w:lang w:eastAsia="en-AU"/>
              </w:rPr>
            </w:pPr>
            <w:ins w:id="316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13" w:author="KIM, Jason" w:date="2019-04-02T13:39:00Z"/>
                <w:rFonts w:ascii="Calibri" w:eastAsia="Times New Roman" w:hAnsi="Calibri" w:cs="Calibri"/>
                <w:color w:val="000000"/>
                <w:lang w:eastAsia="en-AU"/>
              </w:rPr>
            </w:pPr>
            <w:ins w:id="31614" w:author="KIM, Jason" w:date="2019-04-02T13:39:00Z">
              <w:r w:rsidRPr="0056388D">
                <w:rPr>
                  <w:rFonts w:ascii="Calibri" w:eastAsia="Times New Roman" w:hAnsi="Calibri" w:cs="Calibri"/>
                  <w:color w:val="000000"/>
                  <w:lang w:eastAsia="en-AU"/>
                </w:rPr>
                <w:t>LLN1566</w:t>
              </w:r>
            </w:ins>
          </w:p>
        </w:tc>
        <w:tc>
          <w:tcPr>
            <w:tcW w:w="933" w:type="pct"/>
            <w:noWrap/>
            <w:hideMark/>
          </w:tcPr>
          <w:p w:rsidR="00110C18" w:rsidRPr="0056388D" w:rsidRDefault="00110C18" w:rsidP="00063728">
            <w:pPr>
              <w:rPr>
                <w:ins w:id="31615" w:author="KIM, Jason" w:date="2019-04-02T13:39:00Z"/>
                <w:rFonts w:ascii="Calibri" w:eastAsia="Times New Roman" w:hAnsi="Calibri" w:cs="Calibri"/>
                <w:color w:val="000000"/>
                <w:lang w:eastAsia="en-AU"/>
              </w:rPr>
            </w:pPr>
            <w:ins w:id="316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17" w:author="KIM, Jason" w:date="2019-04-02T13:39:00Z"/>
                <w:rFonts w:ascii="Calibri" w:eastAsia="Times New Roman" w:hAnsi="Calibri" w:cs="Calibri"/>
                <w:color w:val="000000"/>
                <w:lang w:eastAsia="en-AU"/>
              </w:rPr>
            </w:pPr>
            <w:ins w:id="31618" w:author="KIM, Jason" w:date="2019-04-02T13:39:00Z">
              <w:r w:rsidRPr="0056388D">
                <w:rPr>
                  <w:rFonts w:ascii="Calibri" w:eastAsia="Times New Roman" w:hAnsi="Calibri" w:cs="Calibri"/>
                  <w:color w:val="000000"/>
                  <w:lang w:eastAsia="en-AU"/>
                </w:rPr>
                <w:t>Chainage 7322</w:t>
              </w:r>
            </w:ins>
          </w:p>
        </w:tc>
        <w:tc>
          <w:tcPr>
            <w:tcW w:w="764" w:type="pct"/>
            <w:noWrap/>
            <w:hideMark/>
          </w:tcPr>
          <w:p w:rsidR="00110C18" w:rsidRPr="0056388D" w:rsidRDefault="00110C18" w:rsidP="00063728">
            <w:pPr>
              <w:jc w:val="right"/>
              <w:rPr>
                <w:ins w:id="31619" w:author="KIM, Jason" w:date="2019-04-02T13:39:00Z"/>
                <w:rFonts w:ascii="Calibri" w:eastAsia="Times New Roman" w:hAnsi="Calibri" w:cs="Calibri"/>
                <w:color w:val="000000"/>
                <w:lang w:eastAsia="en-AU"/>
              </w:rPr>
            </w:pPr>
            <w:ins w:id="316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21" w:author="KIM, Jason" w:date="2019-04-02T13:39:00Z"/>
        </w:trPr>
        <w:tc>
          <w:tcPr>
            <w:tcW w:w="708" w:type="pct"/>
            <w:vMerge/>
            <w:hideMark/>
          </w:tcPr>
          <w:p w:rsidR="00110C18" w:rsidRPr="0056388D" w:rsidRDefault="00110C18" w:rsidP="00063728">
            <w:pPr>
              <w:rPr>
                <w:ins w:id="316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23" w:author="KIM, Jason" w:date="2019-04-02T13:39:00Z"/>
                <w:rFonts w:ascii="Calibri" w:eastAsia="Times New Roman" w:hAnsi="Calibri" w:cs="Calibri"/>
                <w:color w:val="000000"/>
                <w:lang w:eastAsia="en-AU"/>
              </w:rPr>
            </w:pPr>
            <w:ins w:id="31624"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25" w:author="KIM, Jason" w:date="2019-04-02T13:39:00Z"/>
                <w:rFonts w:ascii="Calibri" w:eastAsia="Times New Roman" w:hAnsi="Calibri" w:cs="Calibri"/>
                <w:color w:val="000000"/>
                <w:lang w:eastAsia="en-AU"/>
              </w:rPr>
            </w:pPr>
            <w:ins w:id="3162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27" w:author="KIM, Jason" w:date="2019-04-02T13:39:00Z"/>
                <w:rFonts w:ascii="Calibri" w:eastAsia="Times New Roman" w:hAnsi="Calibri" w:cs="Calibri"/>
                <w:color w:val="000000"/>
                <w:lang w:eastAsia="en-AU"/>
              </w:rPr>
            </w:pPr>
            <w:ins w:id="31628" w:author="KIM, Jason" w:date="2019-04-02T13:39:00Z">
              <w:r w:rsidRPr="0056388D">
                <w:rPr>
                  <w:rFonts w:ascii="Calibri" w:eastAsia="Times New Roman" w:hAnsi="Calibri" w:cs="Calibri"/>
                  <w:color w:val="000000"/>
                  <w:lang w:eastAsia="en-AU"/>
                </w:rPr>
                <w:t>LLN1567</w:t>
              </w:r>
            </w:ins>
          </w:p>
        </w:tc>
        <w:tc>
          <w:tcPr>
            <w:tcW w:w="933" w:type="pct"/>
            <w:noWrap/>
            <w:hideMark/>
          </w:tcPr>
          <w:p w:rsidR="00110C18" w:rsidRPr="0056388D" w:rsidRDefault="00110C18" w:rsidP="00063728">
            <w:pPr>
              <w:rPr>
                <w:ins w:id="31629" w:author="KIM, Jason" w:date="2019-04-02T13:39:00Z"/>
                <w:rFonts w:ascii="Calibri" w:eastAsia="Times New Roman" w:hAnsi="Calibri" w:cs="Calibri"/>
                <w:color w:val="000000"/>
                <w:lang w:eastAsia="en-AU"/>
              </w:rPr>
            </w:pPr>
            <w:ins w:id="316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31" w:author="KIM, Jason" w:date="2019-04-02T13:39:00Z"/>
                <w:rFonts w:ascii="Calibri" w:eastAsia="Times New Roman" w:hAnsi="Calibri" w:cs="Calibri"/>
                <w:color w:val="000000"/>
                <w:lang w:eastAsia="en-AU"/>
              </w:rPr>
            </w:pPr>
            <w:ins w:id="31632" w:author="KIM, Jason" w:date="2019-04-02T13:39:00Z">
              <w:r w:rsidRPr="0056388D">
                <w:rPr>
                  <w:rFonts w:ascii="Calibri" w:eastAsia="Times New Roman" w:hAnsi="Calibri" w:cs="Calibri"/>
                  <w:color w:val="000000"/>
                  <w:lang w:eastAsia="en-AU"/>
                </w:rPr>
                <w:t>Chainage 7331</w:t>
              </w:r>
            </w:ins>
          </w:p>
        </w:tc>
        <w:tc>
          <w:tcPr>
            <w:tcW w:w="764" w:type="pct"/>
            <w:noWrap/>
            <w:hideMark/>
          </w:tcPr>
          <w:p w:rsidR="00110C18" w:rsidRPr="0056388D" w:rsidRDefault="00110C18" w:rsidP="00063728">
            <w:pPr>
              <w:jc w:val="right"/>
              <w:rPr>
                <w:ins w:id="31633" w:author="KIM, Jason" w:date="2019-04-02T13:39:00Z"/>
                <w:rFonts w:ascii="Calibri" w:eastAsia="Times New Roman" w:hAnsi="Calibri" w:cs="Calibri"/>
                <w:color w:val="000000"/>
                <w:lang w:eastAsia="en-AU"/>
              </w:rPr>
            </w:pPr>
            <w:ins w:id="316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35" w:author="KIM, Jason" w:date="2019-04-02T13:39:00Z"/>
        </w:trPr>
        <w:tc>
          <w:tcPr>
            <w:tcW w:w="708" w:type="pct"/>
            <w:vMerge/>
            <w:hideMark/>
          </w:tcPr>
          <w:p w:rsidR="00110C18" w:rsidRPr="0056388D" w:rsidRDefault="00110C18" w:rsidP="00063728">
            <w:pPr>
              <w:rPr>
                <w:ins w:id="316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37" w:author="KIM, Jason" w:date="2019-04-02T13:39:00Z"/>
                <w:rFonts w:ascii="Calibri" w:eastAsia="Times New Roman" w:hAnsi="Calibri" w:cs="Calibri"/>
                <w:color w:val="000000"/>
                <w:lang w:eastAsia="en-AU"/>
              </w:rPr>
            </w:pPr>
            <w:ins w:id="31638"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39" w:author="KIM, Jason" w:date="2019-04-02T13:39:00Z"/>
                <w:rFonts w:ascii="Calibri" w:eastAsia="Times New Roman" w:hAnsi="Calibri" w:cs="Calibri"/>
                <w:color w:val="000000"/>
                <w:lang w:eastAsia="en-AU"/>
              </w:rPr>
            </w:pPr>
            <w:ins w:id="316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41" w:author="KIM, Jason" w:date="2019-04-02T13:39:00Z"/>
                <w:rFonts w:ascii="Calibri" w:eastAsia="Times New Roman" w:hAnsi="Calibri" w:cs="Calibri"/>
                <w:color w:val="000000"/>
                <w:lang w:eastAsia="en-AU"/>
              </w:rPr>
            </w:pPr>
            <w:ins w:id="31642" w:author="KIM, Jason" w:date="2019-04-02T13:39:00Z">
              <w:r w:rsidRPr="0056388D">
                <w:rPr>
                  <w:rFonts w:ascii="Calibri" w:eastAsia="Times New Roman" w:hAnsi="Calibri" w:cs="Calibri"/>
                  <w:color w:val="000000"/>
                  <w:lang w:eastAsia="en-AU"/>
                </w:rPr>
                <w:t>LLN1568</w:t>
              </w:r>
            </w:ins>
          </w:p>
        </w:tc>
        <w:tc>
          <w:tcPr>
            <w:tcW w:w="933" w:type="pct"/>
            <w:noWrap/>
            <w:hideMark/>
          </w:tcPr>
          <w:p w:rsidR="00110C18" w:rsidRPr="0056388D" w:rsidRDefault="00110C18" w:rsidP="00063728">
            <w:pPr>
              <w:rPr>
                <w:ins w:id="31643" w:author="KIM, Jason" w:date="2019-04-02T13:39:00Z"/>
                <w:rFonts w:ascii="Calibri" w:eastAsia="Times New Roman" w:hAnsi="Calibri" w:cs="Calibri"/>
                <w:color w:val="000000"/>
                <w:lang w:eastAsia="en-AU"/>
              </w:rPr>
            </w:pPr>
            <w:ins w:id="316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45" w:author="KIM, Jason" w:date="2019-04-02T13:39:00Z"/>
                <w:rFonts w:ascii="Calibri" w:eastAsia="Times New Roman" w:hAnsi="Calibri" w:cs="Calibri"/>
                <w:color w:val="000000"/>
                <w:lang w:eastAsia="en-AU"/>
              </w:rPr>
            </w:pPr>
            <w:ins w:id="31646" w:author="KIM, Jason" w:date="2019-04-02T13:39:00Z">
              <w:r w:rsidRPr="0056388D">
                <w:rPr>
                  <w:rFonts w:ascii="Calibri" w:eastAsia="Times New Roman" w:hAnsi="Calibri" w:cs="Calibri"/>
                  <w:color w:val="000000"/>
                  <w:lang w:eastAsia="en-AU"/>
                </w:rPr>
                <w:t>Chainage 7341</w:t>
              </w:r>
            </w:ins>
          </w:p>
        </w:tc>
        <w:tc>
          <w:tcPr>
            <w:tcW w:w="764" w:type="pct"/>
            <w:noWrap/>
            <w:hideMark/>
          </w:tcPr>
          <w:p w:rsidR="00110C18" w:rsidRPr="0056388D" w:rsidRDefault="00110C18" w:rsidP="00063728">
            <w:pPr>
              <w:jc w:val="right"/>
              <w:rPr>
                <w:ins w:id="31647" w:author="KIM, Jason" w:date="2019-04-02T13:39:00Z"/>
                <w:rFonts w:ascii="Calibri" w:eastAsia="Times New Roman" w:hAnsi="Calibri" w:cs="Calibri"/>
                <w:color w:val="000000"/>
                <w:lang w:eastAsia="en-AU"/>
              </w:rPr>
            </w:pPr>
            <w:ins w:id="316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49" w:author="KIM, Jason" w:date="2019-04-02T13:39:00Z"/>
        </w:trPr>
        <w:tc>
          <w:tcPr>
            <w:tcW w:w="708" w:type="pct"/>
            <w:vMerge/>
            <w:hideMark/>
          </w:tcPr>
          <w:p w:rsidR="00110C18" w:rsidRPr="0056388D" w:rsidRDefault="00110C18" w:rsidP="00063728">
            <w:pPr>
              <w:rPr>
                <w:ins w:id="316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51" w:author="KIM, Jason" w:date="2019-04-02T13:39:00Z"/>
                <w:rFonts w:ascii="Calibri" w:eastAsia="Times New Roman" w:hAnsi="Calibri" w:cs="Calibri"/>
                <w:color w:val="000000"/>
                <w:lang w:eastAsia="en-AU"/>
              </w:rPr>
            </w:pPr>
            <w:ins w:id="31652"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53" w:author="KIM, Jason" w:date="2019-04-02T13:39:00Z"/>
                <w:rFonts w:ascii="Calibri" w:eastAsia="Times New Roman" w:hAnsi="Calibri" w:cs="Calibri"/>
                <w:color w:val="000000"/>
                <w:lang w:eastAsia="en-AU"/>
              </w:rPr>
            </w:pPr>
            <w:ins w:id="3165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55" w:author="KIM, Jason" w:date="2019-04-02T13:39:00Z"/>
                <w:rFonts w:ascii="Calibri" w:eastAsia="Times New Roman" w:hAnsi="Calibri" w:cs="Calibri"/>
                <w:color w:val="000000"/>
                <w:lang w:eastAsia="en-AU"/>
              </w:rPr>
            </w:pPr>
            <w:ins w:id="31656" w:author="KIM, Jason" w:date="2019-04-02T13:39:00Z">
              <w:r w:rsidRPr="0056388D">
                <w:rPr>
                  <w:rFonts w:ascii="Calibri" w:eastAsia="Times New Roman" w:hAnsi="Calibri" w:cs="Calibri"/>
                  <w:color w:val="000000"/>
                  <w:lang w:eastAsia="en-AU"/>
                </w:rPr>
                <w:t>LLN1569</w:t>
              </w:r>
            </w:ins>
          </w:p>
        </w:tc>
        <w:tc>
          <w:tcPr>
            <w:tcW w:w="933" w:type="pct"/>
            <w:noWrap/>
            <w:hideMark/>
          </w:tcPr>
          <w:p w:rsidR="00110C18" w:rsidRPr="0056388D" w:rsidRDefault="00110C18" w:rsidP="00063728">
            <w:pPr>
              <w:rPr>
                <w:ins w:id="31657" w:author="KIM, Jason" w:date="2019-04-02T13:39:00Z"/>
                <w:rFonts w:ascii="Calibri" w:eastAsia="Times New Roman" w:hAnsi="Calibri" w:cs="Calibri"/>
                <w:color w:val="000000"/>
                <w:lang w:eastAsia="en-AU"/>
              </w:rPr>
            </w:pPr>
            <w:ins w:id="316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59" w:author="KIM, Jason" w:date="2019-04-02T13:39:00Z"/>
                <w:rFonts w:ascii="Calibri" w:eastAsia="Times New Roman" w:hAnsi="Calibri" w:cs="Calibri"/>
                <w:color w:val="000000"/>
                <w:lang w:eastAsia="en-AU"/>
              </w:rPr>
            </w:pPr>
            <w:ins w:id="31660" w:author="KIM, Jason" w:date="2019-04-02T13:39:00Z">
              <w:r w:rsidRPr="0056388D">
                <w:rPr>
                  <w:rFonts w:ascii="Calibri" w:eastAsia="Times New Roman" w:hAnsi="Calibri" w:cs="Calibri"/>
                  <w:color w:val="000000"/>
                  <w:lang w:eastAsia="en-AU"/>
                </w:rPr>
                <w:t>Chainage 7351</w:t>
              </w:r>
            </w:ins>
          </w:p>
        </w:tc>
        <w:tc>
          <w:tcPr>
            <w:tcW w:w="764" w:type="pct"/>
            <w:noWrap/>
            <w:hideMark/>
          </w:tcPr>
          <w:p w:rsidR="00110C18" w:rsidRPr="0056388D" w:rsidRDefault="00110C18" w:rsidP="00063728">
            <w:pPr>
              <w:jc w:val="right"/>
              <w:rPr>
                <w:ins w:id="31661" w:author="KIM, Jason" w:date="2019-04-02T13:39:00Z"/>
                <w:rFonts w:ascii="Calibri" w:eastAsia="Times New Roman" w:hAnsi="Calibri" w:cs="Calibri"/>
                <w:color w:val="000000"/>
                <w:lang w:eastAsia="en-AU"/>
              </w:rPr>
            </w:pPr>
            <w:ins w:id="316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63" w:author="KIM, Jason" w:date="2019-04-02T13:39:00Z"/>
        </w:trPr>
        <w:tc>
          <w:tcPr>
            <w:tcW w:w="708" w:type="pct"/>
            <w:vMerge/>
            <w:hideMark/>
          </w:tcPr>
          <w:p w:rsidR="00110C18" w:rsidRPr="0056388D" w:rsidRDefault="00110C18" w:rsidP="00063728">
            <w:pPr>
              <w:rPr>
                <w:ins w:id="316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65" w:author="KIM, Jason" w:date="2019-04-02T13:39:00Z"/>
                <w:rFonts w:ascii="Calibri" w:eastAsia="Times New Roman" w:hAnsi="Calibri" w:cs="Calibri"/>
                <w:color w:val="000000"/>
                <w:lang w:eastAsia="en-AU"/>
              </w:rPr>
            </w:pPr>
            <w:ins w:id="31666"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67" w:author="KIM, Jason" w:date="2019-04-02T13:39:00Z"/>
                <w:rFonts w:ascii="Calibri" w:eastAsia="Times New Roman" w:hAnsi="Calibri" w:cs="Calibri"/>
                <w:color w:val="000000"/>
                <w:lang w:eastAsia="en-AU"/>
              </w:rPr>
            </w:pPr>
            <w:ins w:id="3166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69" w:author="KIM, Jason" w:date="2019-04-02T13:39:00Z"/>
                <w:rFonts w:ascii="Calibri" w:eastAsia="Times New Roman" w:hAnsi="Calibri" w:cs="Calibri"/>
                <w:color w:val="000000"/>
                <w:lang w:eastAsia="en-AU"/>
              </w:rPr>
            </w:pPr>
            <w:ins w:id="31670" w:author="KIM, Jason" w:date="2019-04-02T13:39:00Z">
              <w:r w:rsidRPr="0056388D">
                <w:rPr>
                  <w:rFonts w:ascii="Calibri" w:eastAsia="Times New Roman" w:hAnsi="Calibri" w:cs="Calibri"/>
                  <w:color w:val="000000"/>
                  <w:lang w:eastAsia="en-AU"/>
                </w:rPr>
                <w:t>LLN1570</w:t>
              </w:r>
            </w:ins>
          </w:p>
        </w:tc>
        <w:tc>
          <w:tcPr>
            <w:tcW w:w="933" w:type="pct"/>
            <w:noWrap/>
            <w:hideMark/>
          </w:tcPr>
          <w:p w:rsidR="00110C18" w:rsidRPr="0056388D" w:rsidRDefault="00110C18" w:rsidP="00063728">
            <w:pPr>
              <w:rPr>
                <w:ins w:id="31671" w:author="KIM, Jason" w:date="2019-04-02T13:39:00Z"/>
                <w:rFonts w:ascii="Calibri" w:eastAsia="Times New Roman" w:hAnsi="Calibri" w:cs="Calibri"/>
                <w:color w:val="000000"/>
                <w:lang w:eastAsia="en-AU"/>
              </w:rPr>
            </w:pPr>
            <w:ins w:id="316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73" w:author="KIM, Jason" w:date="2019-04-02T13:39:00Z"/>
                <w:rFonts w:ascii="Calibri" w:eastAsia="Times New Roman" w:hAnsi="Calibri" w:cs="Calibri"/>
                <w:color w:val="000000"/>
                <w:lang w:eastAsia="en-AU"/>
              </w:rPr>
            </w:pPr>
            <w:ins w:id="31674" w:author="KIM, Jason" w:date="2019-04-02T13:39:00Z">
              <w:r w:rsidRPr="0056388D">
                <w:rPr>
                  <w:rFonts w:ascii="Calibri" w:eastAsia="Times New Roman" w:hAnsi="Calibri" w:cs="Calibri"/>
                  <w:color w:val="000000"/>
                  <w:lang w:eastAsia="en-AU"/>
                </w:rPr>
                <w:t>Chainage 7360</w:t>
              </w:r>
            </w:ins>
          </w:p>
        </w:tc>
        <w:tc>
          <w:tcPr>
            <w:tcW w:w="764" w:type="pct"/>
            <w:noWrap/>
            <w:hideMark/>
          </w:tcPr>
          <w:p w:rsidR="00110C18" w:rsidRPr="0056388D" w:rsidRDefault="00110C18" w:rsidP="00063728">
            <w:pPr>
              <w:jc w:val="right"/>
              <w:rPr>
                <w:ins w:id="31675" w:author="KIM, Jason" w:date="2019-04-02T13:39:00Z"/>
                <w:rFonts w:ascii="Calibri" w:eastAsia="Times New Roman" w:hAnsi="Calibri" w:cs="Calibri"/>
                <w:color w:val="000000"/>
                <w:lang w:eastAsia="en-AU"/>
              </w:rPr>
            </w:pPr>
            <w:ins w:id="316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77" w:author="KIM, Jason" w:date="2019-04-02T13:39:00Z"/>
        </w:trPr>
        <w:tc>
          <w:tcPr>
            <w:tcW w:w="708" w:type="pct"/>
            <w:vMerge/>
            <w:hideMark/>
          </w:tcPr>
          <w:p w:rsidR="00110C18" w:rsidRPr="0056388D" w:rsidRDefault="00110C18" w:rsidP="00063728">
            <w:pPr>
              <w:rPr>
                <w:ins w:id="316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79" w:author="KIM, Jason" w:date="2019-04-02T13:39:00Z"/>
                <w:rFonts w:ascii="Calibri" w:eastAsia="Times New Roman" w:hAnsi="Calibri" w:cs="Calibri"/>
                <w:color w:val="000000"/>
                <w:lang w:eastAsia="en-AU"/>
              </w:rPr>
            </w:pPr>
            <w:ins w:id="31680"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81" w:author="KIM, Jason" w:date="2019-04-02T13:39:00Z"/>
                <w:rFonts w:ascii="Calibri" w:eastAsia="Times New Roman" w:hAnsi="Calibri" w:cs="Calibri"/>
                <w:color w:val="000000"/>
                <w:lang w:eastAsia="en-AU"/>
              </w:rPr>
            </w:pPr>
            <w:ins w:id="316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83" w:author="KIM, Jason" w:date="2019-04-02T13:39:00Z"/>
                <w:rFonts w:ascii="Calibri" w:eastAsia="Times New Roman" w:hAnsi="Calibri" w:cs="Calibri"/>
                <w:color w:val="000000"/>
                <w:lang w:eastAsia="en-AU"/>
              </w:rPr>
            </w:pPr>
            <w:ins w:id="31684" w:author="KIM, Jason" w:date="2019-04-02T13:39:00Z">
              <w:r w:rsidRPr="0056388D">
                <w:rPr>
                  <w:rFonts w:ascii="Calibri" w:eastAsia="Times New Roman" w:hAnsi="Calibri" w:cs="Calibri"/>
                  <w:color w:val="000000"/>
                  <w:lang w:eastAsia="en-AU"/>
                </w:rPr>
                <w:t>LLN1571</w:t>
              </w:r>
            </w:ins>
          </w:p>
        </w:tc>
        <w:tc>
          <w:tcPr>
            <w:tcW w:w="933" w:type="pct"/>
            <w:noWrap/>
            <w:hideMark/>
          </w:tcPr>
          <w:p w:rsidR="00110C18" w:rsidRPr="0056388D" w:rsidRDefault="00110C18" w:rsidP="00063728">
            <w:pPr>
              <w:rPr>
                <w:ins w:id="31685" w:author="KIM, Jason" w:date="2019-04-02T13:39:00Z"/>
                <w:rFonts w:ascii="Calibri" w:eastAsia="Times New Roman" w:hAnsi="Calibri" w:cs="Calibri"/>
                <w:color w:val="000000"/>
                <w:lang w:eastAsia="en-AU"/>
              </w:rPr>
            </w:pPr>
            <w:ins w:id="316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87" w:author="KIM, Jason" w:date="2019-04-02T13:39:00Z"/>
                <w:rFonts w:ascii="Calibri" w:eastAsia="Times New Roman" w:hAnsi="Calibri" w:cs="Calibri"/>
                <w:color w:val="000000"/>
                <w:lang w:eastAsia="en-AU"/>
              </w:rPr>
            </w:pPr>
            <w:ins w:id="31688" w:author="KIM, Jason" w:date="2019-04-02T13:39:00Z">
              <w:r w:rsidRPr="0056388D">
                <w:rPr>
                  <w:rFonts w:ascii="Calibri" w:eastAsia="Times New Roman" w:hAnsi="Calibri" w:cs="Calibri"/>
                  <w:color w:val="000000"/>
                  <w:lang w:eastAsia="en-AU"/>
                </w:rPr>
                <w:t>Chainage 7370</w:t>
              </w:r>
            </w:ins>
          </w:p>
        </w:tc>
        <w:tc>
          <w:tcPr>
            <w:tcW w:w="764" w:type="pct"/>
            <w:noWrap/>
            <w:hideMark/>
          </w:tcPr>
          <w:p w:rsidR="00110C18" w:rsidRPr="0056388D" w:rsidRDefault="00110C18" w:rsidP="00063728">
            <w:pPr>
              <w:jc w:val="right"/>
              <w:rPr>
                <w:ins w:id="31689" w:author="KIM, Jason" w:date="2019-04-02T13:39:00Z"/>
                <w:rFonts w:ascii="Calibri" w:eastAsia="Times New Roman" w:hAnsi="Calibri" w:cs="Calibri"/>
                <w:color w:val="000000"/>
                <w:lang w:eastAsia="en-AU"/>
              </w:rPr>
            </w:pPr>
            <w:ins w:id="316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91" w:author="KIM, Jason" w:date="2019-04-02T13:39:00Z"/>
        </w:trPr>
        <w:tc>
          <w:tcPr>
            <w:tcW w:w="708" w:type="pct"/>
            <w:vMerge/>
            <w:hideMark/>
          </w:tcPr>
          <w:p w:rsidR="00110C18" w:rsidRPr="0056388D" w:rsidRDefault="00110C18" w:rsidP="00063728">
            <w:pPr>
              <w:rPr>
                <w:ins w:id="316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93" w:author="KIM, Jason" w:date="2019-04-02T13:39:00Z"/>
                <w:rFonts w:ascii="Calibri" w:eastAsia="Times New Roman" w:hAnsi="Calibri" w:cs="Calibri"/>
                <w:color w:val="000000"/>
                <w:lang w:eastAsia="en-AU"/>
              </w:rPr>
            </w:pPr>
            <w:ins w:id="31694"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95" w:author="KIM, Jason" w:date="2019-04-02T13:39:00Z"/>
                <w:rFonts w:ascii="Calibri" w:eastAsia="Times New Roman" w:hAnsi="Calibri" w:cs="Calibri"/>
                <w:color w:val="000000"/>
                <w:lang w:eastAsia="en-AU"/>
              </w:rPr>
            </w:pPr>
            <w:ins w:id="3169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97" w:author="KIM, Jason" w:date="2019-04-02T13:39:00Z"/>
                <w:rFonts w:ascii="Calibri" w:eastAsia="Times New Roman" w:hAnsi="Calibri" w:cs="Calibri"/>
                <w:color w:val="000000"/>
                <w:lang w:eastAsia="en-AU"/>
              </w:rPr>
            </w:pPr>
            <w:ins w:id="31698" w:author="KIM, Jason" w:date="2019-04-02T13:39:00Z">
              <w:r w:rsidRPr="0056388D">
                <w:rPr>
                  <w:rFonts w:ascii="Calibri" w:eastAsia="Times New Roman" w:hAnsi="Calibri" w:cs="Calibri"/>
                  <w:color w:val="000000"/>
                  <w:lang w:eastAsia="en-AU"/>
                </w:rPr>
                <w:t>LLN1572</w:t>
              </w:r>
            </w:ins>
          </w:p>
        </w:tc>
        <w:tc>
          <w:tcPr>
            <w:tcW w:w="933" w:type="pct"/>
            <w:noWrap/>
            <w:hideMark/>
          </w:tcPr>
          <w:p w:rsidR="00110C18" w:rsidRPr="0056388D" w:rsidRDefault="00110C18" w:rsidP="00063728">
            <w:pPr>
              <w:rPr>
                <w:ins w:id="31699" w:author="KIM, Jason" w:date="2019-04-02T13:39:00Z"/>
                <w:rFonts w:ascii="Calibri" w:eastAsia="Times New Roman" w:hAnsi="Calibri" w:cs="Calibri"/>
                <w:color w:val="000000"/>
                <w:lang w:eastAsia="en-AU"/>
              </w:rPr>
            </w:pPr>
            <w:ins w:id="317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01" w:author="KIM, Jason" w:date="2019-04-02T13:39:00Z"/>
                <w:rFonts w:ascii="Calibri" w:eastAsia="Times New Roman" w:hAnsi="Calibri" w:cs="Calibri"/>
                <w:color w:val="000000"/>
                <w:lang w:eastAsia="en-AU"/>
              </w:rPr>
            </w:pPr>
            <w:ins w:id="31702" w:author="KIM, Jason" w:date="2019-04-02T13:39:00Z">
              <w:r w:rsidRPr="0056388D">
                <w:rPr>
                  <w:rFonts w:ascii="Calibri" w:eastAsia="Times New Roman" w:hAnsi="Calibri" w:cs="Calibri"/>
                  <w:color w:val="000000"/>
                  <w:lang w:eastAsia="en-AU"/>
                </w:rPr>
                <w:t>Chainage 7380</w:t>
              </w:r>
            </w:ins>
          </w:p>
        </w:tc>
        <w:tc>
          <w:tcPr>
            <w:tcW w:w="764" w:type="pct"/>
            <w:noWrap/>
            <w:hideMark/>
          </w:tcPr>
          <w:p w:rsidR="00110C18" w:rsidRPr="0056388D" w:rsidRDefault="00110C18" w:rsidP="00063728">
            <w:pPr>
              <w:jc w:val="right"/>
              <w:rPr>
                <w:ins w:id="31703" w:author="KIM, Jason" w:date="2019-04-02T13:39:00Z"/>
                <w:rFonts w:ascii="Calibri" w:eastAsia="Times New Roman" w:hAnsi="Calibri" w:cs="Calibri"/>
                <w:color w:val="000000"/>
                <w:lang w:eastAsia="en-AU"/>
              </w:rPr>
            </w:pPr>
            <w:ins w:id="317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05" w:author="KIM, Jason" w:date="2019-04-02T13:39:00Z"/>
        </w:trPr>
        <w:tc>
          <w:tcPr>
            <w:tcW w:w="708" w:type="pct"/>
            <w:vMerge/>
            <w:hideMark/>
          </w:tcPr>
          <w:p w:rsidR="00110C18" w:rsidRPr="0056388D" w:rsidRDefault="00110C18" w:rsidP="00063728">
            <w:pPr>
              <w:rPr>
                <w:ins w:id="317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07" w:author="KIM, Jason" w:date="2019-04-02T13:39:00Z"/>
                <w:rFonts w:ascii="Calibri" w:eastAsia="Times New Roman" w:hAnsi="Calibri" w:cs="Calibri"/>
                <w:color w:val="000000"/>
                <w:lang w:eastAsia="en-AU"/>
              </w:rPr>
            </w:pPr>
            <w:ins w:id="31708"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709" w:author="KIM, Jason" w:date="2019-04-02T13:39:00Z"/>
                <w:rFonts w:ascii="Calibri" w:eastAsia="Times New Roman" w:hAnsi="Calibri" w:cs="Calibri"/>
                <w:color w:val="000000"/>
                <w:lang w:eastAsia="en-AU"/>
              </w:rPr>
            </w:pPr>
            <w:ins w:id="317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11" w:author="KIM, Jason" w:date="2019-04-02T13:39:00Z"/>
                <w:rFonts w:ascii="Calibri" w:eastAsia="Times New Roman" w:hAnsi="Calibri" w:cs="Calibri"/>
                <w:color w:val="000000"/>
                <w:lang w:eastAsia="en-AU"/>
              </w:rPr>
            </w:pPr>
            <w:ins w:id="31712" w:author="KIM, Jason" w:date="2019-04-02T13:39:00Z">
              <w:r w:rsidRPr="0056388D">
                <w:rPr>
                  <w:rFonts w:ascii="Calibri" w:eastAsia="Times New Roman" w:hAnsi="Calibri" w:cs="Calibri"/>
                  <w:color w:val="000000"/>
                  <w:lang w:eastAsia="en-AU"/>
                </w:rPr>
                <w:t>LLN1573</w:t>
              </w:r>
            </w:ins>
          </w:p>
        </w:tc>
        <w:tc>
          <w:tcPr>
            <w:tcW w:w="933" w:type="pct"/>
            <w:noWrap/>
            <w:hideMark/>
          </w:tcPr>
          <w:p w:rsidR="00110C18" w:rsidRPr="0056388D" w:rsidRDefault="00110C18" w:rsidP="00063728">
            <w:pPr>
              <w:rPr>
                <w:ins w:id="31713" w:author="KIM, Jason" w:date="2019-04-02T13:39:00Z"/>
                <w:rFonts w:ascii="Calibri" w:eastAsia="Times New Roman" w:hAnsi="Calibri" w:cs="Calibri"/>
                <w:color w:val="000000"/>
                <w:lang w:eastAsia="en-AU"/>
              </w:rPr>
            </w:pPr>
            <w:ins w:id="317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15" w:author="KIM, Jason" w:date="2019-04-02T13:39:00Z"/>
                <w:rFonts w:ascii="Calibri" w:eastAsia="Times New Roman" w:hAnsi="Calibri" w:cs="Calibri"/>
                <w:color w:val="000000"/>
                <w:lang w:eastAsia="en-AU"/>
              </w:rPr>
            </w:pPr>
            <w:ins w:id="31716" w:author="KIM, Jason" w:date="2019-04-02T13:39:00Z">
              <w:r w:rsidRPr="0056388D">
                <w:rPr>
                  <w:rFonts w:ascii="Calibri" w:eastAsia="Times New Roman" w:hAnsi="Calibri" w:cs="Calibri"/>
                  <w:color w:val="000000"/>
                  <w:lang w:eastAsia="en-AU"/>
                </w:rPr>
                <w:t>Chainage 7389</w:t>
              </w:r>
            </w:ins>
          </w:p>
        </w:tc>
        <w:tc>
          <w:tcPr>
            <w:tcW w:w="764" w:type="pct"/>
            <w:noWrap/>
            <w:hideMark/>
          </w:tcPr>
          <w:p w:rsidR="00110C18" w:rsidRPr="0056388D" w:rsidRDefault="00110C18" w:rsidP="00063728">
            <w:pPr>
              <w:jc w:val="right"/>
              <w:rPr>
                <w:ins w:id="31717" w:author="KIM, Jason" w:date="2019-04-02T13:39:00Z"/>
                <w:rFonts w:ascii="Calibri" w:eastAsia="Times New Roman" w:hAnsi="Calibri" w:cs="Calibri"/>
                <w:color w:val="000000"/>
                <w:lang w:eastAsia="en-AU"/>
              </w:rPr>
            </w:pPr>
            <w:ins w:id="317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19" w:author="KIM, Jason" w:date="2019-04-02T13:39:00Z"/>
        </w:trPr>
        <w:tc>
          <w:tcPr>
            <w:tcW w:w="708" w:type="pct"/>
            <w:vMerge/>
            <w:hideMark/>
          </w:tcPr>
          <w:p w:rsidR="00110C18" w:rsidRPr="0056388D" w:rsidRDefault="00110C18" w:rsidP="00063728">
            <w:pPr>
              <w:rPr>
                <w:ins w:id="317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21" w:author="KIM, Jason" w:date="2019-04-02T13:39:00Z"/>
                <w:rFonts w:ascii="Calibri" w:eastAsia="Times New Roman" w:hAnsi="Calibri" w:cs="Calibri"/>
                <w:color w:val="000000"/>
                <w:lang w:eastAsia="en-AU"/>
              </w:rPr>
            </w:pPr>
            <w:ins w:id="31722"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723" w:author="KIM, Jason" w:date="2019-04-02T13:39:00Z"/>
                <w:rFonts w:ascii="Calibri" w:eastAsia="Times New Roman" w:hAnsi="Calibri" w:cs="Calibri"/>
                <w:color w:val="000000"/>
                <w:lang w:eastAsia="en-AU"/>
              </w:rPr>
            </w:pPr>
            <w:ins w:id="3172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25" w:author="KIM, Jason" w:date="2019-04-02T13:39:00Z"/>
                <w:rFonts w:ascii="Calibri" w:eastAsia="Times New Roman" w:hAnsi="Calibri" w:cs="Calibri"/>
                <w:color w:val="000000"/>
                <w:lang w:eastAsia="en-AU"/>
              </w:rPr>
            </w:pPr>
            <w:ins w:id="31726" w:author="KIM, Jason" w:date="2019-04-02T13:39:00Z">
              <w:r w:rsidRPr="0056388D">
                <w:rPr>
                  <w:rFonts w:ascii="Calibri" w:eastAsia="Times New Roman" w:hAnsi="Calibri" w:cs="Calibri"/>
                  <w:color w:val="000000"/>
                  <w:lang w:eastAsia="en-AU"/>
                </w:rPr>
                <w:t>LLN1574</w:t>
              </w:r>
            </w:ins>
          </w:p>
        </w:tc>
        <w:tc>
          <w:tcPr>
            <w:tcW w:w="933" w:type="pct"/>
            <w:noWrap/>
            <w:hideMark/>
          </w:tcPr>
          <w:p w:rsidR="00110C18" w:rsidRPr="0056388D" w:rsidRDefault="00110C18" w:rsidP="00063728">
            <w:pPr>
              <w:rPr>
                <w:ins w:id="31727" w:author="KIM, Jason" w:date="2019-04-02T13:39:00Z"/>
                <w:rFonts w:ascii="Calibri" w:eastAsia="Times New Roman" w:hAnsi="Calibri" w:cs="Calibri"/>
                <w:color w:val="000000"/>
                <w:lang w:eastAsia="en-AU"/>
              </w:rPr>
            </w:pPr>
            <w:ins w:id="317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29" w:author="KIM, Jason" w:date="2019-04-02T13:39:00Z"/>
                <w:rFonts w:ascii="Calibri" w:eastAsia="Times New Roman" w:hAnsi="Calibri" w:cs="Calibri"/>
                <w:color w:val="000000"/>
                <w:lang w:eastAsia="en-AU"/>
              </w:rPr>
            </w:pPr>
            <w:ins w:id="31730" w:author="KIM, Jason" w:date="2019-04-02T13:39:00Z">
              <w:r w:rsidRPr="0056388D">
                <w:rPr>
                  <w:rFonts w:ascii="Calibri" w:eastAsia="Times New Roman" w:hAnsi="Calibri" w:cs="Calibri"/>
                  <w:color w:val="000000"/>
                  <w:lang w:eastAsia="en-AU"/>
                </w:rPr>
                <w:t>Chainage 7399</w:t>
              </w:r>
            </w:ins>
          </w:p>
        </w:tc>
        <w:tc>
          <w:tcPr>
            <w:tcW w:w="764" w:type="pct"/>
            <w:noWrap/>
            <w:hideMark/>
          </w:tcPr>
          <w:p w:rsidR="00110C18" w:rsidRPr="0056388D" w:rsidRDefault="00110C18" w:rsidP="00063728">
            <w:pPr>
              <w:jc w:val="right"/>
              <w:rPr>
                <w:ins w:id="31731" w:author="KIM, Jason" w:date="2019-04-02T13:39:00Z"/>
                <w:rFonts w:ascii="Calibri" w:eastAsia="Times New Roman" w:hAnsi="Calibri" w:cs="Calibri"/>
                <w:color w:val="000000"/>
                <w:lang w:eastAsia="en-AU"/>
              </w:rPr>
            </w:pPr>
            <w:ins w:id="317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33" w:author="KIM, Jason" w:date="2019-04-02T13:39:00Z"/>
        </w:trPr>
        <w:tc>
          <w:tcPr>
            <w:tcW w:w="708" w:type="pct"/>
            <w:vMerge w:val="restart"/>
            <w:noWrap/>
            <w:hideMark/>
          </w:tcPr>
          <w:p w:rsidR="00110C18" w:rsidRPr="0056388D" w:rsidRDefault="00110C18" w:rsidP="00063728">
            <w:pPr>
              <w:rPr>
                <w:ins w:id="31734" w:author="KIM, Jason" w:date="2019-04-02T13:39:00Z"/>
                <w:rFonts w:ascii="Calibri" w:eastAsia="Times New Roman" w:hAnsi="Calibri" w:cs="Calibri"/>
                <w:color w:val="000000"/>
                <w:lang w:eastAsia="en-AU"/>
              </w:rPr>
            </w:pPr>
            <w:ins w:id="31735" w:author="KIM, Jason" w:date="2019-04-02T13:39:00Z">
              <w:r w:rsidRPr="0056388D">
                <w:rPr>
                  <w:rFonts w:ascii="Calibri" w:eastAsia="Times New Roman" w:hAnsi="Calibri" w:cs="Calibri"/>
                  <w:color w:val="000000"/>
                  <w:lang w:eastAsia="en-AU"/>
                </w:rPr>
                <w:t>LLE54K61</w:t>
              </w:r>
            </w:ins>
          </w:p>
        </w:tc>
        <w:tc>
          <w:tcPr>
            <w:tcW w:w="605" w:type="pct"/>
            <w:noWrap/>
            <w:hideMark/>
          </w:tcPr>
          <w:p w:rsidR="00110C18" w:rsidRPr="0056388D" w:rsidRDefault="00110C18" w:rsidP="00063728">
            <w:pPr>
              <w:rPr>
                <w:ins w:id="31736" w:author="KIM, Jason" w:date="2019-04-02T13:39:00Z"/>
                <w:rFonts w:ascii="Calibri" w:eastAsia="Times New Roman" w:hAnsi="Calibri" w:cs="Calibri"/>
                <w:color w:val="000000"/>
                <w:lang w:eastAsia="en-AU"/>
              </w:rPr>
            </w:pPr>
            <w:ins w:id="31737"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38" w:author="KIM, Jason" w:date="2019-04-02T13:39:00Z"/>
                <w:rFonts w:ascii="Calibri" w:eastAsia="Times New Roman" w:hAnsi="Calibri" w:cs="Calibri"/>
                <w:color w:val="000000"/>
                <w:lang w:eastAsia="en-AU"/>
              </w:rPr>
            </w:pPr>
            <w:ins w:id="3173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40" w:author="KIM, Jason" w:date="2019-04-02T13:39:00Z"/>
                <w:rFonts w:ascii="Calibri" w:eastAsia="Times New Roman" w:hAnsi="Calibri" w:cs="Calibri"/>
                <w:color w:val="000000"/>
                <w:lang w:eastAsia="en-AU"/>
              </w:rPr>
            </w:pPr>
            <w:ins w:id="31741" w:author="KIM, Jason" w:date="2019-04-02T13:39:00Z">
              <w:r w:rsidRPr="0056388D">
                <w:rPr>
                  <w:rFonts w:ascii="Calibri" w:eastAsia="Times New Roman" w:hAnsi="Calibri" w:cs="Calibri"/>
                  <w:color w:val="000000"/>
                  <w:lang w:eastAsia="en-AU"/>
                </w:rPr>
                <w:t>LLN1553</w:t>
              </w:r>
            </w:ins>
          </w:p>
        </w:tc>
        <w:tc>
          <w:tcPr>
            <w:tcW w:w="933" w:type="pct"/>
            <w:noWrap/>
            <w:hideMark/>
          </w:tcPr>
          <w:p w:rsidR="00110C18" w:rsidRPr="0056388D" w:rsidRDefault="00110C18" w:rsidP="00063728">
            <w:pPr>
              <w:rPr>
                <w:ins w:id="31742" w:author="KIM, Jason" w:date="2019-04-02T13:39:00Z"/>
                <w:rFonts w:ascii="Calibri" w:eastAsia="Times New Roman" w:hAnsi="Calibri" w:cs="Calibri"/>
                <w:color w:val="000000"/>
                <w:lang w:eastAsia="en-AU"/>
              </w:rPr>
            </w:pPr>
            <w:ins w:id="317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44" w:author="KIM, Jason" w:date="2019-04-02T13:39:00Z"/>
                <w:rFonts w:ascii="Calibri" w:eastAsia="Times New Roman" w:hAnsi="Calibri" w:cs="Calibri"/>
                <w:color w:val="000000"/>
                <w:lang w:eastAsia="en-AU"/>
              </w:rPr>
            </w:pPr>
            <w:ins w:id="31745" w:author="KIM, Jason" w:date="2019-04-02T13:39:00Z">
              <w:r w:rsidRPr="0056388D">
                <w:rPr>
                  <w:rFonts w:ascii="Calibri" w:eastAsia="Times New Roman" w:hAnsi="Calibri" w:cs="Calibri"/>
                  <w:color w:val="000000"/>
                  <w:lang w:eastAsia="en-AU"/>
                </w:rPr>
                <w:t>Chainage 7183</w:t>
              </w:r>
            </w:ins>
          </w:p>
        </w:tc>
        <w:tc>
          <w:tcPr>
            <w:tcW w:w="764" w:type="pct"/>
            <w:noWrap/>
            <w:hideMark/>
          </w:tcPr>
          <w:p w:rsidR="00110C18" w:rsidRPr="0056388D" w:rsidRDefault="00110C18" w:rsidP="00063728">
            <w:pPr>
              <w:jc w:val="right"/>
              <w:rPr>
                <w:ins w:id="31746" w:author="KIM, Jason" w:date="2019-04-02T13:39:00Z"/>
                <w:rFonts w:ascii="Calibri" w:eastAsia="Times New Roman" w:hAnsi="Calibri" w:cs="Calibri"/>
                <w:color w:val="000000"/>
                <w:lang w:eastAsia="en-AU"/>
              </w:rPr>
            </w:pPr>
            <w:ins w:id="317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48" w:author="KIM, Jason" w:date="2019-04-02T13:39:00Z"/>
        </w:trPr>
        <w:tc>
          <w:tcPr>
            <w:tcW w:w="708" w:type="pct"/>
            <w:vMerge/>
            <w:hideMark/>
          </w:tcPr>
          <w:p w:rsidR="00110C18" w:rsidRPr="0056388D" w:rsidRDefault="00110C18" w:rsidP="00063728">
            <w:pPr>
              <w:rPr>
                <w:ins w:id="317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50" w:author="KIM, Jason" w:date="2019-04-02T13:39:00Z"/>
                <w:rFonts w:ascii="Calibri" w:eastAsia="Times New Roman" w:hAnsi="Calibri" w:cs="Calibri"/>
                <w:color w:val="000000"/>
                <w:lang w:eastAsia="en-AU"/>
              </w:rPr>
            </w:pPr>
            <w:ins w:id="31751"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52" w:author="KIM, Jason" w:date="2019-04-02T13:39:00Z"/>
                <w:rFonts w:ascii="Calibri" w:eastAsia="Times New Roman" w:hAnsi="Calibri" w:cs="Calibri"/>
                <w:color w:val="000000"/>
                <w:lang w:eastAsia="en-AU"/>
              </w:rPr>
            </w:pPr>
            <w:ins w:id="3175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54" w:author="KIM, Jason" w:date="2019-04-02T13:39:00Z"/>
                <w:rFonts w:ascii="Calibri" w:eastAsia="Times New Roman" w:hAnsi="Calibri" w:cs="Calibri"/>
                <w:color w:val="000000"/>
                <w:lang w:eastAsia="en-AU"/>
              </w:rPr>
            </w:pPr>
            <w:ins w:id="31755" w:author="KIM, Jason" w:date="2019-04-02T13:39:00Z">
              <w:r w:rsidRPr="0056388D">
                <w:rPr>
                  <w:rFonts w:ascii="Calibri" w:eastAsia="Times New Roman" w:hAnsi="Calibri" w:cs="Calibri"/>
                  <w:color w:val="000000"/>
                  <w:lang w:eastAsia="en-AU"/>
                </w:rPr>
                <w:t>LLN1554</w:t>
              </w:r>
            </w:ins>
          </w:p>
        </w:tc>
        <w:tc>
          <w:tcPr>
            <w:tcW w:w="933" w:type="pct"/>
            <w:noWrap/>
            <w:hideMark/>
          </w:tcPr>
          <w:p w:rsidR="00110C18" w:rsidRPr="0056388D" w:rsidRDefault="00110C18" w:rsidP="00063728">
            <w:pPr>
              <w:rPr>
                <w:ins w:id="31756" w:author="KIM, Jason" w:date="2019-04-02T13:39:00Z"/>
                <w:rFonts w:ascii="Calibri" w:eastAsia="Times New Roman" w:hAnsi="Calibri" w:cs="Calibri"/>
                <w:color w:val="000000"/>
                <w:lang w:eastAsia="en-AU"/>
              </w:rPr>
            </w:pPr>
            <w:ins w:id="317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58" w:author="KIM, Jason" w:date="2019-04-02T13:39:00Z"/>
                <w:rFonts w:ascii="Calibri" w:eastAsia="Times New Roman" w:hAnsi="Calibri" w:cs="Calibri"/>
                <w:color w:val="000000"/>
                <w:lang w:eastAsia="en-AU"/>
              </w:rPr>
            </w:pPr>
            <w:ins w:id="31759" w:author="KIM, Jason" w:date="2019-04-02T13:39:00Z">
              <w:r w:rsidRPr="0056388D">
                <w:rPr>
                  <w:rFonts w:ascii="Calibri" w:eastAsia="Times New Roman" w:hAnsi="Calibri" w:cs="Calibri"/>
                  <w:color w:val="000000"/>
                  <w:lang w:eastAsia="en-AU"/>
                </w:rPr>
                <w:t>Chainage 7192</w:t>
              </w:r>
            </w:ins>
          </w:p>
        </w:tc>
        <w:tc>
          <w:tcPr>
            <w:tcW w:w="764" w:type="pct"/>
            <w:noWrap/>
            <w:hideMark/>
          </w:tcPr>
          <w:p w:rsidR="00110C18" w:rsidRPr="0056388D" w:rsidRDefault="00110C18" w:rsidP="00063728">
            <w:pPr>
              <w:jc w:val="right"/>
              <w:rPr>
                <w:ins w:id="31760" w:author="KIM, Jason" w:date="2019-04-02T13:39:00Z"/>
                <w:rFonts w:ascii="Calibri" w:eastAsia="Times New Roman" w:hAnsi="Calibri" w:cs="Calibri"/>
                <w:color w:val="000000"/>
                <w:lang w:eastAsia="en-AU"/>
              </w:rPr>
            </w:pPr>
            <w:ins w:id="317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62" w:author="KIM, Jason" w:date="2019-04-02T13:39:00Z"/>
        </w:trPr>
        <w:tc>
          <w:tcPr>
            <w:tcW w:w="708" w:type="pct"/>
            <w:vMerge/>
            <w:hideMark/>
          </w:tcPr>
          <w:p w:rsidR="00110C18" w:rsidRPr="0056388D" w:rsidRDefault="00110C18" w:rsidP="00063728">
            <w:pPr>
              <w:rPr>
                <w:ins w:id="317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64" w:author="KIM, Jason" w:date="2019-04-02T13:39:00Z"/>
                <w:rFonts w:ascii="Calibri" w:eastAsia="Times New Roman" w:hAnsi="Calibri" w:cs="Calibri"/>
                <w:color w:val="000000"/>
                <w:lang w:eastAsia="en-AU"/>
              </w:rPr>
            </w:pPr>
            <w:ins w:id="31765"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66" w:author="KIM, Jason" w:date="2019-04-02T13:39:00Z"/>
                <w:rFonts w:ascii="Calibri" w:eastAsia="Times New Roman" w:hAnsi="Calibri" w:cs="Calibri"/>
                <w:color w:val="000000"/>
                <w:lang w:eastAsia="en-AU"/>
              </w:rPr>
            </w:pPr>
            <w:ins w:id="317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68" w:author="KIM, Jason" w:date="2019-04-02T13:39:00Z"/>
                <w:rFonts w:ascii="Calibri" w:eastAsia="Times New Roman" w:hAnsi="Calibri" w:cs="Calibri"/>
                <w:color w:val="000000"/>
                <w:lang w:eastAsia="en-AU"/>
              </w:rPr>
            </w:pPr>
            <w:ins w:id="31769" w:author="KIM, Jason" w:date="2019-04-02T13:39:00Z">
              <w:r w:rsidRPr="0056388D">
                <w:rPr>
                  <w:rFonts w:ascii="Calibri" w:eastAsia="Times New Roman" w:hAnsi="Calibri" w:cs="Calibri"/>
                  <w:color w:val="000000"/>
                  <w:lang w:eastAsia="en-AU"/>
                </w:rPr>
                <w:t>LLN1555</w:t>
              </w:r>
            </w:ins>
          </w:p>
        </w:tc>
        <w:tc>
          <w:tcPr>
            <w:tcW w:w="933" w:type="pct"/>
            <w:noWrap/>
            <w:hideMark/>
          </w:tcPr>
          <w:p w:rsidR="00110C18" w:rsidRPr="0056388D" w:rsidRDefault="00110C18" w:rsidP="00063728">
            <w:pPr>
              <w:rPr>
                <w:ins w:id="31770" w:author="KIM, Jason" w:date="2019-04-02T13:39:00Z"/>
                <w:rFonts w:ascii="Calibri" w:eastAsia="Times New Roman" w:hAnsi="Calibri" w:cs="Calibri"/>
                <w:color w:val="000000"/>
                <w:lang w:eastAsia="en-AU"/>
              </w:rPr>
            </w:pPr>
            <w:ins w:id="317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72" w:author="KIM, Jason" w:date="2019-04-02T13:39:00Z"/>
                <w:rFonts w:ascii="Calibri" w:eastAsia="Times New Roman" w:hAnsi="Calibri" w:cs="Calibri"/>
                <w:color w:val="000000"/>
                <w:lang w:eastAsia="en-AU"/>
              </w:rPr>
            </w:pPr>
            <w:ins w:id="31773" w:author="KIM, Jason" w:date="2019-04-02T13:39:00Z">
              <w:r w:rsidRPr="0056388D">
                <w:rPr>
                  <w:rFonts w:ascii="Calibri" w:eastAsia="Times New Roman" w:hAnsi="Calibri" w:cs="Calibri"/>
                  <w:color w:val="000000"/>
                  <w:lang w:eastAsia="en-AU"/>
                </w:rPr>
                <w:t>Chainage 7202</w:t>
              </w:r>
            </w:ins>
          </w:p>
        </w:tc>
        <w:tc>
          <w:tcPr>
            <w:tcW w:w="764" w:type="pct"/>
            <w:noWrap/>
            <w:hideMark/>
          </w:tcPr>
          <w:p w:rsidR="00110C18" w:rsidRPr="0056388D" w:rsidRDefault="00110C18" w:rsidP="00063728">
            <w:pPr>
              <w:jc w:val="right"/>
              <w:rPr>
                <w:ins w:id="31774" w:author="KIM, Jason" w:date="2019-04-02T13:39:00Z"/>
                <w:rFonts w:ascii="Calibri" w:eastAsia="Times New Roman" w:hAnsi="Calibri" w:cs="Calibri"/>
                <w:color w:val="000000"/>
                <w:lang w:eastAsia="en-AU"/>
              </w:rPr>
            </w:pPr>
            <w:ins w:id="317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76" w:author="KIM, Jason" w:date="2019-04-02T13:39:00Z"/>
        </w:trPr>
        <w:tc>
          <w:tcPr>
            <w:tcW w:w="708" w:type="pct"/>
            <w:vMerge/>
            <w:hideMark/>
          </w:tcPr>
          <w:p w:rsidR="00110C18" w:rsidRPr="0056388D" w:rsidRDefault="00110C18" w:rsidP="00063728">
            <w:pPr>
              <w:rPr>
                <w:ins w:id="317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78" w:author="KIM, Jason" w:date="2019-04-02T13:39:00Z"/>
                <w:rFonts w:ascii="Calibri" w:eastAsia="Times New Roman" w:hAnsi="Calibri" w:cs="Calibri"/>
                <w:color w:val="000000"/>
                <w:lang w:eastAsia="en-AU"/>
              </w:rPr>
            </w:pPr>
            <w:ins w:id="31779"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80" w:author="KIM, Jason" w:date="2019-04-02T13:39:00Z"/>
                <w:rFonts w:ascii="Calibri" w:eastAsia="Times New Roman" w:hAnsi="Calibri" w:cs="Calibri"/>
                <w:color w:val="000000"/>
                <w:lang w:eastAsia="en-AU"/>
              </w:rPr>
            </w:pPr>
            <w:ins w:id="317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82" w:author="KIM, Jason" w:date="2019-04-02T13:39:00Z"/>
                <w:rFonts w:ascii="Calibri" w:eastAsia="Times New Roman" w:hAnsi="Calibri" w:cs="Calibri"/>
                <w:color w:val="000000"/>
                <w:lang w:eastAsia="en-AU"/>
              </w:rPr>
            </w:pPr>
            <w:ins w:id="31783" w:author="KIM, Jason" w:date="2019-04-02T13:39:00Z">
              <w:r w:rsidRPr="0056388D">
                <w:rPr>
                  <w:rFonts w:ascii="Calibri" w:eastAsia="Times New Roman" w:hAnsi="Calibri" w:cs="Calibri"/>
                  <w:color w:val="000000"/>
                  <w:lang w:eastAsia="en-AU"/>
                </w:rPr>
                <w:t>LLN1556</w:t>
              </w:r>
            </w:ins>
          </w:p>
        </w:tc>
        <w:tc>
          <w:tcPr>
            <w:tcW w:w="933" w:type="pct"/>
            <w:noWrap/>
            <w:hideMark/>
          </w:tcPr>
          <w:p w:rsidR="00110C18" w:rsidRPr="0056388D" w:rsidRDefault="00110C18" w:rsidP="00063728">
            <w:pPr>
              <w:rPr>
                <w:ins w:id="31784" w:author="KIM, Jason" w:date="2019-04-02T13:39:00Z"/>
                <w:rFonts w:ascii="Calibri" w:eastAsia="Times New Roman" w:hAnsi="Calibri" w:cs="Calibri"/>
                <w:color w:val="000000"/>
                <w:lang w:eastAsia="en-AU"/>
              </w:rPr>
            </w:pPr>
            <w:ins w:id="317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86" w:author="KIM, Jason" w:date="2019-04-02T13:39:00Z"/>
                <w:rFonts w:ascii="Calibri" w:eastAsia="Times New Roman" w:hAnsi="Calibri" w:cs="Calibri"/>
                <w:color w:val="000000"/>
                <w:lang w:eastAsia="en-AU"/>
              </w:rPr>
            </w:pPr>
            <w:ins w:id="31787" w:author="KIM, Jason" w:date="2019-04-02T13:39:00Z">
              <w:r w:rsidRPr="0056388D">
                <w:rPr>
                  <w:rFonts w:ascii="Calibri" w:eastAsia="Times New Roman" w:hAnsi="Calibri" w:cs="Calibri"/>
                  <w:color w:val="000000"/>
                  <w:lang w:eastAsia="en-AU"/>
                </w:rPr>
                <w:t>Chainage 7211</w:t>
              </w:r>
            </w:ins>
          </w:p>
        </w:tc>
        <w:tc>
          <w:tcPr>
            <w:tcW w:w="764" w:type="pct"/>
            <w:noWrap/>
            <w:hideMark/>
          </w:tcPr>
          <w:p w:rsidR="00110C18" w:rsidRPr="0056388D" w:rsidRDefault="00110C18" w:rsidP="00063728">
            <w:pPr>
              <w:jc w:val="right"/>
              <w:rPr>
                <w:ins w:id="31788" w:author="KIM, Jason" w:date="2019-04-02T13:39:00Z"/>
                <w:rFonts w:ascii="Calibri" w:eastAsia="Times New Roman" w:hAnsi="Calibri" w:cs="Calibri"/>
                <w:color w:val="000000"/>
                <w:lang w:eastAsia="en-AU"/>
              </w:rPr>
            </w:pPr>
            <w:ins w:id="317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90" w:author="KIM, Jason" w:date="2019-04-02T13:39:00Z"/>
        </w:trPr>
        <w:tc>
          <w:tcPr>
            <w:tcW w:w="708" w:type="pct"/>
            <w:vMerge/>
            <w:hideMark/>
          </w:tcPr>
          <w:p w:rsidR="00110C18" w:rsidRPr="0056388D" w:rsidRDefault="00110C18" w:rsidP="00063728">
            <w:pPr>
              <w:rPr>
                <w:ins w:id="317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92" w:author="KIM, Jason" w:date="2019-04-02T13:39:00Z"/>
                <w:rFonts w:ascii="Calibri" w:eastAsia="Times New Roman" w:hAnsi="Calibri" w:cs="Calibri"/>
                <w:color w:val="000000"/>
                <w:lang w:eastAsia="en-AU"/>
              </w:rPr>
            </w:pPr>
            <w:ins w:id="31793"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94" w:author="KIM, Jason" w:date="2019-04-02T13:39:00Z"/>
                <w:rFonts w:ascii="Calibri" w:eastAsia="Times New Roman" w:hAnsi="Calibri" w:cs="Calibri"/>
                <w:color w:val="000000"/>
                <w:lang w:eastAsia="en-AU"/>
              </w:rPr>
            </w:pPr>
            <w:ins w:id="317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96" w:author="KIM, Jason" w:date="2019-04-02T13:39:00Z"/>
                <w:rFonts w:ascii="Calibri" w:eastAsia="Times New Roman" w:hAnsi="Calibri" w:cs="Calibri"/>
                <w:color w:val="000000"/>
                <w:lang w:eastAsia="en-AU"/>
              </w:rPr>
            </w:pPr>
            <w:ins w:id="31797" w:author="KIM, Jason" w:date="2019-04-02T13:39:00Z">
              <w:r w:rsidRPr="0056388D">
                <w:rPr>
                  <w:rFonts w:ascii="Calibri" w:eastAsia="Times New Roman" w:hAnsi="Calibri" w:cs="Calibri"/>
                  <w:color w:val="000000"/>
                  <w:lang w:eastAsia="en-AU"/>
                </w:rPr>
                <w:t>LLN1557</w:t>
              </w:r>
            </w:ins>
          </w:p>
        </w:tc>
        <w:tc>
          <w:tcPr>
            <w:tcW w:w="933" w:type="pct"/>
            <w:noWrap/>
            <w:hideMark/>
          </w:tcPr>
          <w:p w:rsidR="00110C18" w:rsidRPr="0056388D" w:rsidRDefault="00110C18" w:rsidP="00063728">
            <w:pPr>
              <w:rPr>
                <w:ins w:id="31798" w:author="KIM, Jason" w:date="2019-04-02T13:39:00Z"/>
                <w:rFonts w:ascii="Calibri" w:eastAsia="Times New Roman" w:hAnsi="Calibri" w:cs="Calibri"/>
                <w:color w:val="000000"/>
                <w:lang w:eastAsia="en-AU"/>
              </w:rPr>
            </w:pPr>
            <w:ins w:id="317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00" w:author="KIM, Jason" w:date="2019-04-02T13:39:00Z"/>
                <w:rFonts w:ascii="Calibri" w:eastAsia="Times New Roman" w:hAnsi="Calibri" w:cs="Calibri"/>
                <w:color w:val="000000"/>
                <w:lang w:eastAsia="en-AU"/>
              </w:rPr>
            </w:pPr>
            <w:ins w:id="31801" w:author="KIM, Jason" w:date="2019-04-02T13:39:00Z">
              <w:r w:rsidRPr="0056388D">
                <w:rPr>
                  <w:rFonts w:ascii="Calibri" w:eastAsia="Times New Roman" w:hAnsi="Calibri" w:cs="Calibri"/>
                  <w:color w:val="000000"/>
                  <w:lang w:eastAsia="en-AU"/>
                </w:rPr>
                <w:t>Chainage 7221</w:t>
              </w:r>
            </w:ins>
          </w:p>
        </w:tc>
        <w:tc>
          <w:tcPr>
            <w:tcW w:w="764" w:type="pct"/>
            <w:noWrap/>
            <w:hideMark/>
          </w:tcPr>
          <w:p w:rsidR="00110C18" w:rsidRPr="0056388D" w:rsidRDefault="00110C18" w:rsidP="00063728">
            <w:pPr>
              <w:jc w:val="right"/>
              <w:rPr>
                <w:ins w:id="31802" w:author="KIM, Jason" w:date="2019-04-02T13:39:00Z"/>
                <w:rFonts w:ascii="Calibri" w:eastAsia="Times New Roman" w:hAnsi="Calibri" w:cs="Calibri"/>
                <w:color w:val="000000"/>
                <w:lang w:eastAsia="en-AU"/>
              </w:rPr>
            </w:pPr>
            <w:ins w:id="318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04" w:author="KIM, Jason" w:date="2019-04-02T13:39:00Z"/>
        </w:trPr>
        <w:tc>
          <w:tcPr>
            <w:tcW w:w="708" w:type="pct"/>
            <w:vMerge/>
            <w:hideMark/>
          </w:tcPr>
          <w:p w:rsidR="00110C18" w:rsidRPr="0056388D" w:rsidRDefault="00110C18" w:rsidP="00063728">
            <w:pPr>
              <w:rPr>
                <w:ins w:id="318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06" w:author="KIM, Jason" w:date="2019-04-02T13:39:00Z"/>
                <w:rFonts w:ascii="Calibri" w:eastAsia="Times New Roman" w:hAnsi="Calibri" w:cs="Calibri"/>
                <w:color w:val="000000"/>
                <w:lang w:eastAsia="en-AU"/>
              </w:rPr>
            </w:pPr>
            <w:ins w:id="31807"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08" w:author="KIM, Jason" w:date="2019-04-02T13:39:00Z"/>
                <w:rFonts w:ascii="Calibri" w:eastAsia="Times New Roman" w:hAnsi="Calibri" w:cs="Calibri"/>
                <w:color w:val="000000"/>
                <w:lang w:eastAsia="en-AU"/>
              </w:rPr>
            </w:pPr>
            <w:ins w:id="318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10" w:author="KIM, Jason" w:date="2019-04-02T13:39:00Z"/>
                <w:rFonts w:ascii="Calibri" w:eastAsia="Times New Roman" w:hAnsi="Calibri" w:cs="Calibri"/>
                <w:color w:val="000000"/>
                <w:lang w:eastAsia="en-AU"/>
              </w:rPr>
            </w:pPr>
            <w:ins w:id="31811" w:author="KIM, Jason" w:date="2019-04-02T13:39:00Z">
              <w:r w:rsidRPr="0056388D">
                <w:rPr>
                  <w:rFonts w:ascii="Calibri" w:eastAsia="Times New Roman" w:hAnsi="Calibri" w:cs="Calibri"/>
                  <w:color w:val="000000"/>
                  <w:lang w:eastAsia="en-AU"/>
                </w:rPr>
                <w:t>LLN1558</w:t>
              </w:r>
            </w:ins>
          </w:p>
        </w:tc>
        <w:tc>
          <w:tcPr>
            <w:tcW w:w="933" w:type="pct"/>
            <w:noWrap/>
            <w:hideMark/>
          </w:tcPr>
          <w:p w:rsidR="00110C18" w:rsidRPr="0056388D" w:rsidRDefault="00110C18" w:rsidP="00063728">
            <w:pPr>
              <w:rPr>
                <w:ins w:id="31812" w:author="KIM, Jason" w:date="2019-04-02T13:39:00Z"/>
                <w:rFonts w:ascii="Calibri" w:eastAsia="Times New Roman" w:hAnsi="Calibri" w:cs="Calibri"/>
                <w:color w:val="000000"/>
                <w:lang w:eastAsia="en-AU"/>
              </w:rPr>
            </w:pPr>
            <w:ins w:id="318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14" w:author="KIM, Jason" w:date="2019-04-02T13:39:00Z"/>
                <w:rFonts w:ascii="Calibri" w:eastAsia="Times New Roman" w:hAnsi="Calibri" w:cs="Calibri"/>
                <w:color w:val="000000"/>
                <w:lang w:eastAsia="en-AU"/>
              </w:rPr>
            </w:pPr>
            <w:ins w:id="31815" w:author="KIM, Jason" w:date="2019-04-02T13:39:00Z">
              <w:r w:rsidRPr="0056388D">
                <w:rPr>
                  <w:rFonts w:ascii="Calibri" w:eastAsia="Times New Roman" w:hAnsi="Calibri" w:cs="Calibri"/>
                  <w:color w:val="000000"/>
                  <w:lang w:eastAsia="en-AU"/>
                </w:rPr>
                <w:t>Chainage 7231</w:t>
              </w:r>
            </w:ins>
          </w:p>
        </w:tc>
        <w:tc>
          <w:tcPr>
            <w:tcW w:w="764" w:type="pct"/>
            <w:noWrap/>
            <w:hideMark/>
          </w:tcPr>
          <w:p w:rsidR="00110C18" w:rsidRPr="0056388D" w:rsidRDefault="00110C18" w:rsidP="00063728">
            <w:pPr>
              <w:jc w:val="right"/>
              <w:rPr>
                <w:ins w:id="31816" w:author="KIM, Jason" w:date="2019-04-02T13:39:00Z"/>
                <w:rFonts w:ascii="Calibri" w:eastAsia="Times New Roman" w:hAnsi="Calibri" w:cs="Calibri"/>
                <w:color w:val="000000"/>
                <w:lang w:eastAsia="en-AU"/>
              </w:rPr>
            </w:pPr>
            <w:ins w:id="318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18" w:author="KIM, Jason" w:date="2019-04-02T13:39:00Z"/>
        </w:trPr>
        <w:tc>
          <w:tcPr>
            <w:tcW w:w="708" w:type="pct"/>
            <w:vMerge/>
            <w:hideMark/>
          </w:tcPr>
          <w:p w:rsidR="00110C18" w:rsidRPr="0056388D" w:rsidRDefault="00110C18" w:rsidP="00063728">
            <w:pPr>
              <w:rPr>
                <w:ins w:id="318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20" w:author="KIM, Jason" w:date="2019-04-02T13:39:00Z"/>
                <w:rFonts w:ascii="Calibri" w:eastAsia="Times New Roman" w:hAnsi="Calibri" w:cs="Calibri"/>
                <w:color w:val="000000"/>
                <w:lang w:eastAsia="en-AU"/>
              </w:rPr>
            </w:pPr>
            <w:ins w:id="31821"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22" w:author="KIM, Jason" w:date="2019-04-02T13:39:00Z"/>
                <w:rFonts w:ascii="Calibri" w:eastAsia="Times New Roman" w:hAnsi="Calibri" w:cs="Calibri"/>
                <w:color w:val="000000"/>
                <w:lang w:eastAsia="en-AU"/>
              </w:rPr>
            </w:pPr>
            <w:ins w:id="318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24" w:author="KIM, Jason" w:date="2019-04-02T13:39:00Z"/>
                <w:rFonts w:ascii="Calibri" w:eastAsia="Times New Roman" w:hAnsi="Calibri" w:cs="Calibri"/>
                <w:color w:val="000000"/>
                <w:lang w:eastAsia="en-AU"/>
              </w:rPr>
            </w:pPr>
            <w:ins w:id="31825" w:author="KIM, Jason" w:date="2019-04-02T13:39:00Z">
              <w:r w:rsidRPr="0056388D">
                <w:rPr>
                  <w:rFonts w:ascii="Calibri" w:eastAsia="Times New Roman" w:hAnsi="Calibri" w:cs="Calibri"/>
                  <w:color w:val="000000"/>
                  <w:lang w:eastAsia="en-AU"/>
                </w:rPr>
                <w:t>LLN1559</w:t>
              </w:r>
            </w:ins>
          </w:p>
        </w:tc>
        <w:tc>
          <w:tcPr>
            <w:tcW w:w="933" w:type="pct"/>
            <w:noWrap/>
            <w:hideMark/>
          </w:tcPr>
          <w:p w:rsidR="00110C18" w:rsidRPr="0056388D" w:rsidRDefault="00110C18" w:rsidP="00063728">
            <w:pPr>
              <w:rPr>
                <w:ins w:id="31826" w:author="KIM, Jason" w:date="2019-04-02T13:39:00Z"/>
                <w:rFonts w:ascii="Calibri" w:eastAsia="Times New Roman" w:hAnsi="Calibri" w:cs="Calibri"/>
                <w:color w:val="000000"/>
                <w:lang w:eastAsia="en-AU"/>
              </w:rPr>
            </w:pPr>
            <w:ins w:id="318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28" w:author="KIM, Jason" w:date="2019-04-02T13:39:00Z"/>
                <w:rFonts w:ascii="Calibri" w:eastAsia="Times New Roman" w:hAnsi="Calibri" w:cs="Calibri"/>
                <w:color w:val="000000"/>
                <w:lang w:eastAsia="en-AU"/>
              </w:rPr>
            </w:pPr>
            <w:ins w:id="31829" w:author="KIM, Jason" w:date="2019-04-02T13:39:00Z">
              <w:r w:rsidRPr="0056388D">
                <w:rPr>
                  <w:rFonts w:ascii="Calibri" w:eastAsia="Times New Roman" w:hAnsi="Calibri" w:cs="Calibri"/>
                  <w:color w:val="000000"/>
                  <w:lang w:eastAsia="en-AU"/>
                </w:rPr>
                <w:t>Chainage 7240</w:t>
              </w:r>
            </w:ins>
          </w:p>
        </w:tc>
        <w:tc>
          <w:tcPr>
            <w:tcW w:w="764" w:type="pct"/>
            <w:noWrap/>
            <w:hideMark/>
          </w:tcPr>
          <w:p w:rsidR="00110C18" w:rsidRPr="0056388D" w:rsidRDefault="00110C18" w:rsidP="00063728">
            <w:pPr>
              <w:jc w:val="right"/>
              <w:rPr>
                <w:ins w:id="31830" w:author="KIM, Jason" w:date="2019-04-02T13:39:00Z"/>
                <w:rFonts w:ascii="Calibri" w:eastAsia="Times New Roman" w:hAnsi="Calibri" w:cs="Calibri"/>
                <w:color w:val="000000"/>
                <w:lang w:eastAsia="en-AU"/>
              </w:rPr>
            </w:pPr>
            <w:ins w:id="318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32" w:author="KIM, Jason" w:date="2019-04-02T13:39:00Z"/>
        </w:trPr>
        <w:tc>
          <w:tcPr>
            <w:tcW w:w="708" w:type="pct"/>
            <w:vMerge/>
            <w:hideMark/>
          </w:tcPr>
          <w:p w:rsidR="00110C18" w:rsidRPr="0056388D" w:rsidRDefault="00110C18" w:rsidP="00063728">
            <w:pPr>
              <w:rPr>
                <w:ins w:id="318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34" w:author="KIM, Jason" w:date="2019-04-02T13:39:00Z"/>
                <w:rFonts w:ascii="Calibri" w:eastAsia="Times New Roman" w:hAnsi="Calibri" w:cs="Calibri"/>
                <w:color w:val="000000"/>
                <w:lang w:eastAsia="en-AU"/>
              </w:rPr>
            </w:pPr>
            <w:ins w:id="31835"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36" w:author="KIM, Jason" w:date="2019-04-02T13:39:00Z"/>
                <w:rFonts w:ascii="Calibri" w:eastAsia="Times New Roman" w:hAnsi="Calibri" w:cs="Calibri"/>
                <w:color w:val="000000"/>
                <w:lang w:eastAsia="en-AU"/>
              </w:rPr>
            </w:pPr>
            <w:ins w:id="318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38" w:author="KIM, Jason" w:date="2019-04-02T13:39:00Z"/>
                <w:rFonts w:ascii="Calibri" w:eastAsia="Times New Roman" w:hAnsi="Calibri" w:cs="Calibri"/>
                <w:color w:val="000000"/>
                <w:lang w:eastAsia="en-AU"/>
              </w:rPr>
            </w:pPr>
            <w:ins w:id="31839" w:author="KIM, Jason" w:date="2019-04-02T13:39:00Z">
              <w:r w:rsidRPr="0056388D">
                <w:rPr>
                  <w:rFonts w:ascii="Calibri" w:eastAsia="Times New Roman" w:hAnsi="Calibri" w:cs="Calibri"/>
                  <w:color w:val="000000"/>
                  <w:lang w:eastAsia="en-AU"/>
                </w:rPr>
                <w:t>LLN1560</w:t>
              </w:r>
            </w:ins>
          </w:p>
        </w:tc>
        <w:tc>
          <w:tcPr>
            <w:tcW w:w="933" w:type="pct"/>
            <w:noWrap/>
            <w:hideMark/>
          </w:tcPr>
          <w:p w:rsidR="00110C18" w:rsidRPr="0056388D" w:rsidRDefault="00110C18" w:rsidP="00063728">
            <w:pPr>
              <w:rPr>
                <w:ins w:id="31840" w:author="KIM, Jason" w:date="2019-04-02T13:39:00Z"/>
                <w:rFonts w:ascii="Calibri" w:eastAsia="Times New Roman" w:hAnsi="Calibri" w:cs="Calibri"/>
                <w:color w:val="000000"/>
                <w:lang w:eastAsia="en-AU"/>
              </w:rPr>
            </w:pPr>
            <w:ins w:id="318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42" w:author="KIM, Jason" w:date="2019-04-02T13:39:00Z"/>
                <w:rFonts w:ascii="Calibri" w:eastAsia="Times New Roman" w:hAnsi="Calibri" w:cs="Calibri"/>
                <w:color w:val="000000"/>
                <w:lang w:eastAsia="en-AU"/>
              </w:rPr>
            </w:pPr>
            <w:ins w:id="31843" w:author="KIM, Jason" w:date="2019-04-02T13:39:00Z">
              <w:r w:rsidRPr="0056388D">
                <w:rPr>
                  <w:rFonts w:ascii="Calibri" w:eastAsia="Times New Roman" w:hAnsi="Calibri" w:cs="Calibri"/>
                  <w:color w:val="000000"/>
                  <w:lang w:eastAsia="en-AU"/>
                </w:rPr>
                <w:t>Chainage 7250</w:t>
              </w:r>
            </w:ins>
          </w:p>
        </w:tc>
        <w:tc>
          <w:tcPr>
            <w:tcW w:w="764" w:type="pct"/>
            <w:noWrap/>
            <w:hideMark/>
          </w:tcPr>
          <w:p w:rsidR="00110C18" w:rsidRPr="0056388D" w:rsidRDefault="00110C18" w:rsidP="00063728">
            <w:pPr>
              <w:jc w:val="right"/>
              <w:rPr>
                <w:ins w:id="31844" w:author="KIM, Jason" w:date="2019-04-02T13:39:00Z"/>
                <w:rFonts w:ascii="Calibri" w:eastAsia="Times New Roman" w:hAnsi="Calibri" w:cs="Calibri"/>
                <w:color w:val="000000"/>
                <w:lang w:eastAsia="en-AU"/>
              </w:rPr>
            </w:pPr>
            <w:ins w:id="318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46" w:author="KIM, Jason" w:date="2019-04-02T13:39:00Z"/>
        </w:trPr>
        <w:tc>
          <w:tcPr>
            <w:tcW w:w="708" w:type="pct"/>
            <w:vMerge/>
            <w:hideMark/>
          </w:tcPr>
          <w:p w:rsidR="00110C18" w:rsidRPr="0056388D" w:rsidRDefault="00110C18" w:rsidP="00063728">
            <w:pPr>
              <w:rPr>
                <w:ins w:id="318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48" w:author="KIM, Jason" w:date="2019-04-02T13:39:00Z"/>
                <w:rFonts w:ascii="Calibri" w:eastAsia="Times New Roman" w:hAnsi="Calibri" w:cs="Calibri"/>
                <w:color w:val="000000"/>
                <w:lang w:eastAsia="en-AU"/>
              </w:rPr>
            </w:pPr>
            <w:ins w:id="31849"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50" w:author="KIM, Jason" w:date="2019-04-02T13:39:00Z"/>
                <w:rFonts w:ascii="Calibri" w:eastAsia="Times New Roman" w:hAnsi="Calibri" w:cs="Calibri"/>
                <w:color w:val="000000"/>
                <w:lang w:eastAsia="en-AU"/>
              </w:rPr>
            </w:pPr>
            <w:ins w:id="318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52" w:author="KIM, Jason" w:date="2019-04-02T13:39:00Z"/>
                <w:rFonts w:ascii="Calibri" w:eastAsia="Times New Roman" w:hAnsi="Calibri" w:cs="Calibri"/>
                <w:color w:val="000000"/>
                <w:lang w:eastAsia="en-AU"/>
              </w:rPr>
            </w:pPr>
            <w:ins w:id="31853" w:author="KIM, Jason" w:date="2019-04-02T13:39:00Z">
              <w:r w:rsidRPr="0056388D">
                <w:rPr>
                  <w:rFonts w:ascii="Calibri" w:eastAsia="Times New Roman" w:hAnsi="Calibri" w:cs="Calibri"/>
                  <w:color w:val="000000"/>
                  <w:lang w:eastAsia="en-AU"/>
                </w:rPr>
                <w:t>LLN1561</w:t>
              </w:r>
            </w:ins>
          </w:p>
        </w:tc>
        <w:tc>
          <w:tcPr>
            <w:tcW w:w="933" w:type="pct"/>
            <w:noWrap/>
            <w:hideMark/>
          </w:tcPr>
          <w:p w:rsidR="00110C18" w:rsidRPr="0056388D" w:rsidRDefault="00110C18" w:rsidP="00063728">
            <w:pPr>
              <w:rPr>
                <w:ins w:id="31854" w:author="KIM, Jason" w:date="2019-04-02T13:39:00Z"/>
                <w:rFonts w:ascii="Calibri" w:eastAsia="Times New Roman" w:hAnsi="Calibri" w:cs="Calibri"/>
                <w:color w:val="000000"/>
                <w:lang w:eastAsia="en-AU"/>
              </w:rPr>
            </w:pPr>
            <w:ins w:id="318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56" w:author="KIM, Jason" w:date="2019-04-02T13:39:00Z"/>
                <w:rFonts w:ascii="Calibri" w:eastAsia="Times New Roman" w:hAnsi="Calibri" w:cs="Calibri"/>
                <w:color w:val="000000"/>
                <w:lang w:eastAsia="en-AU"/>
              </w:rPr>
            </w:pPr>
            <w:ins w:id="31857" w:author="KIM, Jason" w:date="2019-04-02T13:39:00Z">
              <w:r w:rsidRPr="0056388D">
                <w:rPr>
                  <w:rFonts w:ascii="Calibri" w:eastAsia="Times New Roman" w:hAnsi="Calibri" w:cs="Calibri"/>
                  <w:color w:val="000000"/>
                  <w:lang w:eastAsia="en-AU"/>
                </w:rPr>
                <w:t>Chainage 7260</w:t>
              </w:r>
            </w:ins>
          </w:p>
        </w:tc>
        <w:tc>
          <w:tcPr>
            <w:tcW w:w="764" w:type="pct"/>
            <w:noWrap/>
            <w:hideMark/>
          </w:tcPr>
          <w:p w:rsidR="00110C18" w:rsidRPr="0056388D" w:rsidRDefault="00110C18" w:rsidP="00063728">
            <w:pPr>
              <w:jc w:val="right"/>
              <w:rPr>
                <w:ins w:id="31858" w:author="KIM, Jason" w:date="2019-04-02T13:39:00Z"/>
                <w:rFonts w:ascii="Calibri" w:eastAsia="Times New Roman" w:hAnsi="Calibri" w:cs="Calibri"/>
                <w:color w:val="000000"/>
                <w:lang w:eastAsia="en-AU"/>
              </w:rPr>
            </w:pPr>
            <w:ins w:id="318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60" w:author="KIM, Jason" w:date="2019-04-02T13:39:00Z"/>
        </w:trPr>
        <w:tc>
          <w:tcPr>
            <w:tcW w:w="708" w:type="pct"/>
            <w:vMerge/>
            <w:hideMark/>
          </w:tcPr>
          <w:p w:rsidR="00110C18" w:rsidRPr="0056388D" w:rsidRDefault="00110C18" w:rsidP="00063728">
            <w:pPr>
              <w:rPr>
                <w:ins w:id="318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62" w:author="KIM, Jason" w:date="2019-04-02T13:39:00Z"/>
                <w:rFonts w:ascii="Calibri" w:eastAsia="Times New Roman" w:hAnsi="Calibri" w:cs="Calibri"/>
                <w:color w:val="000000"/>
                <w:lang w:eastAsia="en-AU"/>
              </w:rPr>
            </w:pPr>
            <w:ins w:id="31863"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64" w:author="KIM, Jason" w:date="2019-04-02T13:39:00Z"/>
                <w:rFonts w:ascii="Calibri" w:eastAsia="Times New Roman" w:hAnsi="Calibri" w:cs="Calibri"/>
                <w:color w:val="000000"/>
                <w:lang w:eastAsia="en-AU"/>
              </w:rPr>
            </w:pPr>
            <w:ins w:id="318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66" w:author="KIM, Jason" w:date="2019-04-02T13:39:00Z"/>
                <w:rFonts w:ascii="Calibri" w:eastAsia="Times New Roman" w:hAnsi="Calibri" w:cs="Calibri"/>
                <w:color w:val="000000"/>
                <w:lang w:eastAsia="en-AU"/>
              </w:rPr>
            </w:pPr>
            <w:ins w:id="31867" w:author="KIM, Jason" w:date="2019-04-02T13:39:00Z">
              <w:r w:rsidRPr="0056388D">
                <w:rPr>
                  <w:rFonts w:ascii="Calibri" w:eastAsia="Times New Roman" w:hAnsi="Calibri" w:cs="Calibri"/>
                  <w:color w:val="000000"/>
                  <w:lang w:eastAsia="en-AU"/>
                </w:rPr>
                <w:t>LLN1562</w:t>
              </w:r>
            </w:ins>
          </w:p>
        </w:tc>
        <w:tc>
          <w:tcPr>
            <w:tcW w:w="933" w:type="pct"/>
            <w:noWrap/>
            <w:hideMark/>
          </w:tcPr>
          <w:p w:rsidR="00110C18" w:rsidRPr="0056388D" w:rsidRDefault="00110C18" w:rsidP="00063728">
            <w:pPr>
              <w:rPr>
                <w:ins w:id="31868" w:author="KIM, Jason" w:date="2019-04-02T13:39:00Z"/>
                <w:rFonts w:ascii="Calibri" w:eastAsia="Times New Roman" w:hAnsi="Calibri" w:cs="Calibri"/>
                <w:color w:val="000000"/>
                <w:lang w:eastAsia="en-AU"/>
              </w:rPr>
            </w:pPr>
            <w:ins w:id="318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70" w:author="KIM, Jason" w:date="2019-04-02T13:39:00Z"/>
                <w:rFonts w:ascii="Calibri" w:eastAsia="Times New Roman" w:hAnsi="Calibri" w:cs="Calibri"/>
                <w:color w:val="000000"/>
                <w:lang w:eastAsia="en-AU"/>
              </w:rPr>
            </w:pPr>
            <w:ins w:id="31871" w:author="KIM, Jason" w:date="2019-04-02T13:39:00Z">
              <w:r w:rsidRPr="0056388D">
                <w:rPr>
                  <w:rFonts w:ascii="Calibri" w:eastAsia="Times New Roman" w:hAnsi="Calibri" w:cs="Calibri"/>
                  <w:color w:val="000000"/>
                  <w:lang w:eastAsia="en-AU"/>
                </w:rPr>
                <w:t>Chainage 7269</w:t>
              </w:r>
            </w:ins>
          </w:p>
        </w:tc>
        <w:tc>
          <w:tcPr>
            <w:tcW w:w="764" w:type="pct"/>
            <w:noWrap/>
            <w:hideMark/>
          </w:tcPr>
          <w:p w:rsidR="00110C18" w:rsidRPr="0056388D" w:rsidRDefault="00110C18" w:rsidP="00063728">
            <w:pPr>
              <w:jc w:val="right"/>
              <w:rPr>
                <w:ins w:id="31872" w:author="KIM, Jason" w:date="2019-04-02T13:39:00Z"/>
                <w:rFonts w:ascii="Calibri" w:eastAsia="Times New Roman" w:hAnsi="Calibri" w:cs="Calibri"/>
                <w:color w:val="000000"/>
                <w:lang w:eastAsia="en-AU"/>
              </w:rPr>
            </w:pPr>
            <w:ins w:id="318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74" w:author="KIM, Jason" w:date="2019-04-02T13:39:00Z"/>
        </w:trPr>
        <w:tc>
          <w:tcPr>
            <w:tcW w:w="708" w:type="pct"/>
            <w:vMerge/>
            <w:hideMark/>
          </w:tcPr>
          <w:p w:rsidR="00110C18" w:rsidRPr="0056388D" w:rsidRDefault="00110C18" w:rsidP="00063728">
            <w:pPr>
              <w:rPr>
                <w:ins w:id="318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76" w:author="KIM, Jason" w:date="2019-04-02T13:39:00Z"/>
                <w:rFonts w:ascii="Calibri" w:eastAsia="Times New Roman" w:hAnsi="Calibri" w:cs="Calibri"/>
                <w:color w:val="000000"/>
                <w:lang w:eastAsia="en-AU"/>
              </w:rPr>
            </w:pPr>
            <w:ins w:id="31877"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78" w:author="KIM, Jason" w:date="2019-04-02T13:39:00Z"/>
                <w:rFonts w:ascii="Calibri" w:eastAsia="Times New Roman" w:hAnsi="Calibri" w:cs="Calibri"/>
                <w:color w:val="000000"/>
                <w:lang w:eastAsia="en-AU"/>
              </w:rPr>
            </w:pPr>
            <w:ins w:id="318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80" w:author="KIM, Jason" w:date="2019-04-02T13:39:00Z"/>
                <w:rFonts w:ascii="Calibri" w:eastAsia="Times New Roman" w:hAnsi="Calibri" w:cs="Calibri"/>
                <w:color w:val="000000"/>
                <w:lang w:eastAsia="en-AU"/>
              </w:rPr>
            </w:pPr>
            <w:ins w:id="31881" w:author="KIM, Jason" w:date="2019-04-02T13:39:00Z">
              <w:r w:rsidRPr="0056388D">
                <w:rPr>
                  <w:rFonts w:ascii="Calibri" w:eastAsia="Times New Roman" w:hAnsi="Calibri" w:cs="Calibri"/>
                  <w:color w:val="000000"/>
                  <w:lang w:eastAsia="en-AU"/>
                </w:rPr>
                <w:t>LLN1563</w:t>
              </w:r>
            </w:ins>
          </w:p>
        </w:tc>
        <w:tc>
          <w:tcPr>
            <w:tcW w:w="933" w:type="pct"/>
            <w:noWrap/>
            <w:hideMark/>
          </w:tcPr>
          <w:p w:rsidR="00110C18" w:rsidRPr="0056388D" w:rsidRDefault="00110C18" w:rsidP="00063728">
            <w:pPr>
              <w:rPr>
                <w:ins w:id="31882" w:author="KIM, Jason" w:date="2019-04-02T13:39:00Z"/>
                <w:rFonts w:ascii="Calibri" w:eastAsia="Times New Roman" w:hAnsi="Calibri" w:cs="Calibri"/>
                <w:color w:val="000000"/>
                <w:lang w:eastAsia="en-AU"/>
              </w:rPr>
            </w:pPr>
            <w:ins w:id="318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84" w:author="KIM, Jason" w:date="2019-04-02T13:39:00Z"/>
                <w:rFonts w:ascii="Calibri" w:eastAsia="Times New Roman" w:hAnsi="Calibri" w:cs="Calibri"/>
                <w:color w:val="000000"/>
                <w:lang w:eastAsia="en-AU"/>
              </w:rPr>
            </w:pPr>
            <w:ins w:id="31885" w:author="KIM, Jason" w:date="2019-04-02T13:39:00Z">
              <w:r w:rsidRPr="0056388D">
                <w:rPr>
                  <w:rFonts w:ascii="Calibri" w:eastAsia="Times New Roman" w:hAnsi="Calibri" w:cs="Calibri"/>
                  <w:color w:val="000000"/>
                  <w:lang w:eastAsia="en-AU"/>
                </w:rPr>
                <w:t>Chainage 7279</w:t>
              </w:r>
            </w:ins>
          </w:p>
        </w:tc>
        <w:tc>
          <w:tcPr>
            <w:tcW w:w="764" w:type="pct"/>
            <w:noWrap/>
            <w:hideMark/>
          </w:tcPr>
          <w:p w:rsidR="00110C18" w:rsidRPr="0056388D" w:rsidRDefault="00110C18" w:rsidP="00063728">
            <w:pPr>
              <w:jc w:val="right"/>
              <w:rPr>
                <w:ins w:id="31886" w:author="KIM, Jason" w:date="2019-04-02T13:39:00Z"/>
                <w:rFonts w:ascii="Calibri" w:eastAsia="Times New Roman" w:hAnsi="Calibri" w:cs="Calibri"/>
                <w:color w:val="000000"/>
                <w:lang w:eastAsia="en-AU"/>
              </w:rPr>
            </w:pPr>
            <w:ins w:id="318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88" w:author="KIM, Jason" w:date="2019-04-02T13:39:00Z"/>
        </w:trPr>
        <w:tc>
          <w:tcPr>
            <w:tcW w:w="708" w:type="pct"/>
            <w:vMerge w:val="restart"/>
            <w:noWrap/>
            <w:hideMark/>
          </w:tcPr>
          <w:p w:rsidR="00110C18" w:rsidRPr="0056388D" w:rsidRDefault="00110C18" w:rsidP="00063728">
            <w:pPr>
              <w:rPr>
                <w:ins w:id="31889" w:author="KIM, Jason" w:date="2019-04-02T13:39:00Z"/>
                <w:rFonts w:ascii="Calibri" w:eastAsia="Times New Roman" w:hAnsi="Calibri" w:cs="Calibri"/>
                <w:color w:val="000000"/>
                <w:lang w:eastAsia="en-AU"/>
              </w:rPr>
            </w:pPr>
            <w:ins w:id="31890" w:author="KIM, Jason" w:date="2019-04-02T13:39:00Z">
              <w:r w:rsidRPr="0056388D">
                <w:rPr>
                  <w:rFonts w:ascii="Calibri" w:eastAsia="Times New Roman" w:hAnsi="Calibri" w:cs="Calibri"/>
                  <w:color w:val="000000"/>
                  <w:lang w:eastAsia="en-AU"/>
                </w:rPr>
                <w:t>LLE54K71</w:t>
              </w:r>
            </w:ins>
          </w:p>
        </w:tc>
        <w:tc>
          <w:tcPr>
            <w:tcW w:w="605" w:type="pct"/>
            <w:noWrap/>
            <w:hideMark/>
          </w:tcPr>
          <w:p w:rsidR="00110C18" w:rsidRPr="0056388D" w:rsidRDefault="00110C18" w:rsidP="00063728">
            <w:pPr>
              <w:rPr>
                <w:ins w:id="31891" w:author="KIM, Jason" w:date="2019-04-02T13:39:00Z"/>
                <w:rFonts w:ascii="Calibri" w:eastAsia="Times New Roman" w:hAnsi="Calibri" w:cs="Calibri"/>
                <w:color w:val="000000"/>
                <w:lang w:eastAsia="en-AU"/>
              </w:rPr>
            </w:pPr>
            <w:ins w:id="31892"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893" w:author="KIM, Jason" w:date="2019-04-02T13:39:00Z"/>
                <w:rFonts w:ascii="Calibri" w:eastAsia="Times New Roman" w:hAnsi="Calibri" w:cs="Calibri"/>
                <w:color w:val="000000"/>
                <w:lang w:eastAsia="en-AU"/>
              </w:rPr>
            </w:pPr>
            <w:ins w:id="3189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95" w:author="KIM, Jason" w:date="2019-04-02T13:39:00Z"/>
                <w:rFonts w:ascii="Calibri" w:eastAsia="Times New Roman" w:hAnsi="Calibri" w:cs="Calibri"/>
                <w:color w:val="000000"/>
                <w:lang w:eastAsia="en-AU"/>
              </w:rPr>
            </w:pPr>
            <w:ins w:id="31896" w:author="KIM, Jason" w:date="2019-04-02T13:39:00Z">
              <w:r w:rsidRPr="0056388D">
                <w:rPr>
                  <w:rFonts w:ascii="Calibri" w:eastAsia="Times New Roman" w:hAnsi="Calibri" w:cs="Calibri"/>
                  <w:color w:val="000000"/>
                  <w:lang w:eastAsia="en-AU"/>
                </w:rPr>
                <w:t>LLS2585</w:t>
              </w:r>
            </w:ins>
          </w:p>
        </w:tc>
        <w:tc>
          <w:tcPr>
            <w:tcW w:w="933" w:type="pct"/>
            <w:noWrap/>
            <w:hideMark/>
          </w:tcPr>
          <w:p w:rsidR="00110C18" w:rsidRPr="0056388D" w:rsidRDefault="00110C18" w:rsidP="00063728">
            <w:pPr>
              <w:rPr>
                <w:ins w:id="31897" w:author="KIM, Jason" w:date="2019-04-02T13:39:00Z"/>
                <w:rFonts w:ascii="Calibri" w:eastAsia="Times New Roman" w:hAnsi="Calibri" w:cs="Calibri"/>
                <w:color w:val="000000"/>
                <w:lang w:eastAsia="en-AU"/>
              </w:rPr>
            </w:pPr>
            <w:ins w:id="318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899" w:author="KIM, Jason" w:date="2019-04-02T13:39:00Z"/>
                <w:rFonts w:ascii="Calibri" w:eastAsia="Times New Roman" w:hAnsi="Calibri" w:cs="Calibri"/>
                <w:color w:val="000000"/>
                <w:lang w:eastAsia="en-AU"/>
              </w:rPr>
            </w:pPr>
            <w:ins w:id="31900" w:author="KIM, Jason" w:date="2019-04-02T13:39:00Z">
              <w:r w:rsidRPr="0056388D">
                <w:rPr>
                  <w:rFonts w:ascii="Calibri" w:eastAsia="Times New Roman" w:hAnsi="Calibri" w:cs="Calibri"/>
                  <w:color w:val="000000"/>
                  <w:lang w:eastAsia="en-AU"/>
                </w:rPr>
                <w:t>Chainage 7280</w:t>
              </w:r>
            </w:ins>
          </w:p>
        </w:tc>
        <w:tc>
          <w:tcPr>
            <w:tcW w:w="764" w:type="pct"/>
            <w:noWrap/>
            <w:hideMark/>
          </w:tcPr>
          <w:p w:rsidR="00110C18" w:rsidRPr="0056388D" w:rsidRDefault="00110C18" w:rsidP="00063728">
            <w:pPr>
              <w:jc w:val="right"/>
              <w:rPr>
                <w:ins w:id="31901" w:author="KIM, Jason" w:date="2019-04-02T13:39:00Z"/>
                <w:rFonts w:ascii="Calibri" w:eastAsia="Times New Roman" w:hAnsi="Calibri" w:cs="Calibri"/>
                <w:color w:val="000000"/>
                <w:lang w:eastAsia="en-AU"/>
              </w:rPr>
            </w:pPr>
            <w:ins w:id="319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03" w:author="KIM, Jason" w:date="2019-04-02T13:39:00Z"/>
        </w:trPr>
        <w:tc>
          <w:tcPr>
            <w:tcW w:w="708" w:type="pct"/>
            <w:vMerge/>
            <w:hideMark/>
          </w:tcPr>
          <w:p w:rsidR="00110C18" w:rsidRPr="0056388D" w:rsidRDefault="00110C18" w:rsidP="00063728">
            <w:pPr>
              <w:rPr>
                <w:ins w:id="319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05" w:author="KIM, Jason" w:date="2019-04-02T13:39:00Z"/>
                <w:rFonts w:ascii="Calibri" w:eastAsia="Times New Roman" w:hAnsi="Calibri" w:cs="Calibri"/>
                <w:color w:val="000000"/>
                <w:lang w:eastAsia="en-AU"/>
              </w:rPr>
            </w:pPr>
            <w:ins w:id="31906"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07" w:author="KIM, Jason" w:date="2019-04-02T13:39:00Z"/>
                <w:rFonts w:ascii="Calibri" w:eastAsia="Times New Roman" w:hAnsi="Calibri" w:cs="Calibri"/>
                <w:color w:val="000000"/>
                <w:lang w:eastAsia="en-AU"/>
              </w:rPr>
            </w:pPr>
            <w:ins w:id="3190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09" w:author="KIM, Jason" w:date="2019-04-02T13:39:00Z"/>
                <w:rFonts w:ascii="Calibri" w:eastAsia="Times New Roman" w:hAnsi="Calibri" w:cs="Calibri"/>
                <w:color w:val="000000"/>
                <w:lang w:eastAsia="en-AU"/>
              </w:rPr>
            </w:pPr>
            <w:ins w:id="31910" w:author="KIM, Jason" w:date="2019-04-02T13:39:00Z">
              <w:r w:rsidRPr="0056388D">
                <w:rPr>
                  <w:rFonts w:ascii="Calibri" w:eastAsia="Times New Roman" w:hAnsi="Calibri" w:cs="Calibri"/>
                  <w:color w:val="000000"/>
                  <w:lang w:eastAsia="en-AU"/>
                </w:rPr>
                <w:t>LLS2586</w:t>
              </w:r>
            </w:ins>
          </w:p>
        </w:tc>
        <w:tc>
          <w:tcPr>
            <w:tcW w:w="933" w:type="pct"/>
            <w:noWrap/>
            <w:hideMark/>
          </w:tcPr>
          <w:p w:rsidR="00110C18" w:rsidRPr="0056388D" w:rsidRDefault="00110C18" w:rsidP="00063728">
            <w:pPr>
              <w:rPr>
                <w:ins w:id="31911" w:author="KIM, Jason" w:date="2019-04-02T13:39:00Z"/>
                <w:rFonts w:ascii="Calibri" w:eastAsia="Times New Roman" w:hAnsi="Calibri" w:cs="Calibri"/>
                <w:color w:val="000000"/>
                <w:lang w:eastAsia="en-AU"/>
              </w:rPr>
            </w:pPr>
            <w:ins w:id="319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13" w:author="KIM, Jason" w:date="2019-04-02T13:39:00Z"/>
                <w:rFonts w:ascii="Calibri" w:eastAsia="Times New Roman" w:hAnsi="Calibri" w:cs="Calibri"/>
                <w:color w:val="000000"/>
                <w:lang w:eastAsia="en-AU"/>
              </w:rPr>
            </w:pPr>
            <w:ins w:id="31914" w:author="KIM, Jason" w:date="2019-04-02T13:39:00Z">
              <w:r w:rsidRPr="0056388D">
                <w:rPr>
                  <w:rFonts w:ascii="Calibri" w:eastAsia="Times New Roman" w:hAnsi="Calibri" w:cs="Calibri"/>
                  <w:color w:val="000000"/>
                  <w:lang w:eastAsia="en-AU"/>
                </w:rPr>
                <w:t>Chainage 7290</w:t>
              </w:r>
            </w:ins>
          </w:p>
        </w:tc>
        <w:tc>
          <w:tcPr>
            <w:tcW w:w="764" w:type="pct"/>
            <w:noWrap/>
            <w:hideMark/>
          </w:tcPr>
          <w:p w:rsidR="00110C18" w:rsidRPr="0056388D" w:rsidRDefault="00110C18" w:rsidP="00063728">
            <w:pPr>
              <w:jc w:val="right"/>
              <w:rPr>
                <w:ins w:id="31915" w:author="KIM, Jason" w:date="2019-04-02T13:39:00Z"/>
                <w:rFonts w:ascii="Calibri" w:eastAsia="Times New Roman" w:hAnsi="Calibri" w:cs="Calibri"/>
                <w:color w:val="000000"/>
                <w:lang w:eastAsia="en-AU"/>
              </w:rPr>
            </w:pPr>
            <w:ins w:id="319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17" w:author="KIM, Jason" w:date="2019-04-02T13:39:00Z"/>
        </w:trPr>
        <w:tc>
          <w:tcPr>
            <w:tcW w:w="708" w:type="pct"/>
            <w:vMerge/>
            <w:hideMark/>
          </w:tcPr>
          <w:p w:rsidR="00110C18" w:rsidRPr="0056388D" w:rsidRDefault="00110C18" w:rsidP="00063728">
            <w:pPr>
              <w:rPr>
                <w:ins w:id="319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19" w:author="KIM, Jason" w:date="2019-04-02T13:39:00Z"/>
                <w:rFonts w:ascii="Calibri" w:eastAsia="Times New Roman" w:hAnsi="Calibri" w:cs="Calibri"/>
                <w:color w:val="000000"/>
                <w:lang w:eastAsia="en-AU"/>
              </w:rPr>
            </w:pPr>
            <w:ins w:id="31920"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21" w:author="KIM, Jason" w:date="2019-04-02T13:39:00Z"/>
                <w:rFonts w:ascii="Calibri" w:eastAsia="Times New Roman" w:hAnsi="Calibri" w:cs="Calibri"/>
                <w:color w:val="000000"/>
                <w:lang w:eastAsia="en-AU"/>
              </w:rPr>
            </w:pPr>
            <w:ins w:id="319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23" w:author="KIM, Jason" w:date="2019-04-02T13:39:00Z"/>
                <w:rFonts w:ascii="Calibri" w:eastAsia="Times New Roman" w:hAnsi="Calibri" w:cs="Calibri"/>
                <w:color w:val="000000"/>
                <w:lang w:eastAsia="en-AU"/>
              </w:rPr>
            </w:pPr>
            <w:ins w:id="31924" w:author="KIM, Jason" w:date="2019-04-02T13:39:00Z">
              <w:r w:rsidRPr="0056388D">
                <w:rPr>
                  <w:rFonts w:ascii="Calibri" w:eastAsia="Times New Roman" w:hAnsi="Calibri" w:cs="Calibri"/>
                  <w:color w:val="000000"/>
                  <w:lang w:eastAsia="en-AU"/>
                </w:rPr>
                <w:t>LLS2587</w:t>
              </w:r>
            </w:ins>
          </w:p>
        </w:tc>
        <w:tc>
          <w:tcPr>
            <w:tcW w:w="933" w:type="pct"/>
            <w:noWrap/>
            <w:hideMark/>
          </w:tcPr>
          <w:p w:rsidR="00110C18" w:rsidRPr="0056388D" w:rsidRDefault="00110C18" w:rsidP="00063728">
            <w:pPr>
              <w:rPr>
                <w:ins w:id="31925" w:author="KIM, Jason" w:date="2019-04-02T13:39:00Z"/>
                <w:rFonts w:ascii="Calibri" w:eastAsia="Times New Roman" w:hAnsi="Calibri" w:cs="Calibri"/>
                <w:color w:val="000000"/>
                <w:lang w:eastAsia="en-AU"/>
              </w:rPr>
            </w:pPr>
            <w:ins w:id="319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27" w:author="KIM, Jason" w:date="2019-04-02T13:39:00Z"/>
                <w:rFonts w:ascii="Calibri" w:eastAsia="Times New Roman" w:hAnsi="Calibri" w:cs="Calibri"/>
                <w:color w:val="000000"/>
                <w:lang w:eastAsia="en-AU"/>
              </w:rPr>
            </w:pPr>
            <w:ins w:id="31928" w:author="KIM, Jason" w:date="2019-04-02T13:39:00Z">
              <w:r w:rsidRPr="0056388D">
                <w:rPr>
                  <w:rFonts w:ascii="Calibri" w:eastAsia="Times New Roman" w:hAnsi="Calibri" w:cs="Calibri"/>
                  <w:color w:val="000000"/>
                  <w:lang w:eastAsia="en-AU"/>
                </w:rPr>
                <w:t>Chainage 7299</w:t>
              </w:r>
            </w:ins>
          </w:p>
        </w:tc>
        <w:tc>
          <w:tcPr>
            <w:tcW w:w="764" w:type="pct"/>
            <w:noWrap/>
            <w:hideMark/>
          </w:tcPr>
          <w:p w:rsidR="00110C18" w:rsidRPr="0056388D" w:rsidRDefault="00110C18" w:rsidP="00063728">
            <w:pPr>
              <w:jc w:val="right"/>
              <w:rPr>
                <w:ins w:id="31929" w:author="KIM, Jason" w:date="2019-04-02T13:39:00Z"/>
                <w:rFonts w:ascii="Calibri" w:eastAsia="Times New Roman" w:hAnsi="Calibri" w:cs="Calibri"/>
                <w:color w:val="000000"/>
                <w:lang w:eastAsia="en-AU"/>
              </w:rPr>
            </w:pPr>
            <w:ins w:id="319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31" w:author="KIM, Jason" w:date="2019-04-02T13:39:00Z"/>
        </w:trPr>
        <w:tc>
          <w:tcPr>
            <w:tcW w:w="708" w:type="pct"/>
            <w:vMerge/>
            <w:hideMark/>
          </w:tcPr>
          <w:p w:rsidR="00110C18" w:rsidRPr="0056388D" w:rsidRDefault="00110C18" w:rsidP="00063728">
            <w:pPr>
              <w:rPr>
                <w:ins w:id="319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33" w:author="KIM, Jason" w:date="2019-04-02T13:39:00Z"/>
                <w:rFonts w:ascii="Calibri" w:eastAsia="Times New Roman" w:hAnsi="Calibri" w:cs="Calibri"/>
                <w:color w:val="000000"/>
                <w:lang w:eastAsia="en-AU"/>
              </w:rPr>
            </w:pPr>
            <w:ins w:id="31934"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35" w:author="KIM, Jason" w:date="2019-04-02T13:39:00Z"/>
                <w:rFonts w:ascii="Calibri" w:eastAsia="Times New Roman" w:hAnsi="Calibri" w:cs="Calibri"/>
                <w:color w:val="000000"/>
                <w:lang w:eastAsia="en-AU"/>
              </w:rPr>
            </w:pPr>
            <w:ins w:id="319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37" w:author="KIM, Jason" w:date="2019-04-02T13:39:00Z"/>
                <w:rFonts w:ascii="Calibri" w:eastAsia="Times New Roman" w:hAnsi="Calibri" w:cs="Calibri"/>
                <w:color w:val="000000"/>
                <w:lang w:eastAsia="en-AU"/>
              </w:rPr>
            </w:pPr>
            <w:ins w:id="31938" w:author="KIM, Jason" w:date="2019-04-02T13:39:00Z">
              <w:r w:rsidRPr="0056388D">
                <w:rPr>
                  <w:rFonts w:ascii="Calibri" w:eastAsia="Times New Roman" w:hAnsi="Calibri" w:cs="Calibri"/>
                  <w:color w:val="000000"/>
                  <w:lang w:eastAsia="en-AU"/>
                </w:rPr>
                <w:t>LLS2588</w:t>
              </w:r>
            </w:ins>
          </w:p>
        </w:tc>
        <w:tc>
          <w:tcPr>
            <w:tcW w:w="933" w:type="pct"/>
            <w:noWrap/>
            <w:hideMark/>
          </w:tcPr>
          <w:p w:rsidR="00110C18" w:rsidRPr="0056388D" w:rsidRDefault="00110C18" w:rsidP="00063728">
            <w:pPr>
              <w:rPr>
                <w:ins w:id="31939" w:author="KIM, Jason" w:date="2019-04-02T13:39:00Z"/>
                <w:rFonts w:ascii="Calibri" w:eastAsia="Times New Roman" w:hAnsi="Calibri" w:cs="Calibri"/>
                <w:color w:val="000000"/>
                <w:lang w:eastAsia="en-AU"/>
              </w:rPr>
            </w:pPr>
            <w:ins w:id="319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41" w:author="KIM, Jason" w:date="2019-04-02T13:39:00Z"/>
                <w:rFonts w:ascii="Calibri" w:eastAsia="Times New Roman" w:hAnsi="Calibri" w:cs="Calibri"/>
                <w:color w:val="000000"/>
                <w:lang w:eastAsia="en-AU"/>
              </w:rPr>
            </w:pPr>
            <w:ins w:id="31942" w:author="KIM, Jason" w:date="2019-04-02T13:39:00Z">
              <w:r w:rsidRPr="0056388D">
                <w:rPr>
                  <w:rFonts w:ascii="Calibri" w:eastAsia="Times New Roman" w:hAnsi="Calibri" w:cs="Calibri"/>
                  <w:color w:val="000000"/>
                  <w:lang w:eastAsia="en-AU"/>
                </w:rPr>
                <w:t>Chainage 7309</w:t>
              </w:r>
            </w:ins>
          </w:p>
        </w:tc>
        <w:tc>
          <w:tcPr>
            <w:tcW w:w="764" w:type="pct"/>
            <w:noWrap/>
            <w:hideMark/>
          </w:tcPr>
          <w:p w:rsidR="00110C18" w:rsidRPr="0056388D" w:rsidRDefault="00110C18" w:rsidP="00063728">
            <w:pPr>
              <w:jc w:val="right"/>
              <w:rPr>
                <w:ins w:id="31943" w:author="KIM, Jason" w:date="2019-04-02T13:39:00Z"/>
                <w:rFonts w:ascii="Calibri" w:eastAsia="Times New Roman" w:hAnsi="Calibri" w:cs="Calibri"/>
                <w:color w:val="000000"/>
                <w:lang w:eastAsia="en-AU"/>
              </w:rPr>
            </w:pPr>
            <w:ins w:id="319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45" w:author="KIM, Jason" w:date="2019-04-02T13:39:00Z"/>
        </w:trPr>
        <w:tc>
          <w:tcPr>
            <w:tcW w:w="708" w:type="pct"/>
            <w:vMerge/>
            <w:hideMark/>
          </w:tcPr>
          <w:p w:rsidR="00110C18" w:rsidRPr="0056388D" w:rsidRDefault="00110C18" w:rsidP="00063728">
            <w:pPr>
              <w:rPr>
                <w:ins w:id="319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47" w:author="KIM, Jason" w:date="2019-04-02T13:39:00Z"/>
                <w:rFonts w:ascii="Calibri" w:eastAsia="Times New Roman" w:hAnsi="Calibri" w:cs="Calibri"/>
                <w:color w:val="000000"/>
                <w:lang w:eastAsia="en-AU"/>
              </w:rPr>
            </w:pPr>
            <w:ins w:id="31948"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49" w:author="KIM, Jason" w:date="2019-04-02T13:39:00Z"/>
                <w:rFonts w:ascii="Calibri" w:eastAsia="Times New Roman" w:hAnsi="Calibri" w:cs="Calibri"/>
                <w:color w:val="000000"/>
                <w:lang w:eastAsia="en-AU"/>
              </w:rPr>
            </w:pPr>
            <w:ins w:id="319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51" w:author="KIM, Jason" w:date="2019-04-02T13:39:00Z"/>
                <w:rFonts w:ascii="Calibri" w:eastAsia="Times New Roman" w:hAnsi="Calibri" w:cs="Calibri"/>
                <w:color w:val="000000"/>
                <w:lang w:eastAsia="en-AU"/>
              </w:rPr>
            </w:pPr>
            <w:ins w:id="31952" w:author="KIM, Jason" w:date="2019-04-02T13:39:00Z">
              <w:r w:rsidRPr="0056388D">
                <w:rPr>
                  <w:rFonts w:ascii="Calibri" w:eastAsia="Times New Roman" w:hAnsi="Calibri" w:cs="Calibri"/>
                  <w:color w:val="000000"/>
                  <w:lang w:eastAsia="en-AU"/>
                </w:rPr>
                <w:t>LLS2589</w:t>
              </w:r>
            </w:ins>
          </w:p>
        </w:tc>
        <w:tc>
          <w:tcPr>
            <w:tcW w:w="933" w:type="pct"/>
            <w:noWrap/>
            <w:hideMark/>
          </w:tcPr>
          <w:p w:rsidR="00110C18" w:rsidRPr="0056388D" w:rsidRDefault="00110C18" w:rsidP="00063728">
            <w:pPr>
              <w:rPr>
                <w:ins w:id="31953" w:author="KIM, Jason" w:date="2019-04-02T13:39:00Z"/>
                <w:rFonts w:ascii="Calibri" w:eastAsia="Times New Roman" w:hAnsi="Calibri" w:cs="Calibri"/>
                <w:color w:val="000000"/>
                <w:lang w:eastAsia="en-AU"/>
              </w:rPr>
            </w:pPr>
            <w:ins w:id="319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55" w:author="KIM, Jason" w:date="2019-04-02T13:39:00Z"/>
                <w:rFonts w:ascii="Calibri" w:eastAsia="Times New Roman" w:hAnsi="Calibri" w:cs="Calibri"/>
                <w:color w:val="000000"/>
                <w:lang w:eastAsia="en-AU"/>
              </w:rPr>
            </w:pPr>
            <w:ins w:id="31956" w:author="KIM, Jason" w:date="2019-04-02T13:39:00Z">
              <w:r w:rsidRPr="0056388D">
                <w:rPr>
                  <w:rFonts w:ascii="Calibri" w:eastAsia="Times New Roman" w:hAnsi="Calibri" w:cs="Calibri"/>
                  <w:color w:val="000000"/>
                  <w:lang w:eastAsia="en-AU"/>
                </w:rPr>
                <w:t>Chainage 7319</w:t>
              </w:r>
            </w:ins>
          </w:p>
        </w:tc>
        <w:tc>
          <w:tcPr>
            <w:tcW w:w="764" w:type="pct"/>
            <w:noWrap/>
            <w:hideMark/>
          </w:tcPr>
          <w:p w:rsidR="00110C18" w:rsidRPr="0056388D" w:rsidRDefault="00110C18" w:rsidP="00063728">
            <w:pPr>
              <w:jc w:val="right"/>
              <w:rPr>
                <w:ins w:id="31957" w:author="KIM, Jason" w:date="2019-04-02T13:39:00Z"/>
                <w:rFonts w:ascii="Calibri" w:eastAsia="Times New Roman" w:hAnsi="Calibri" w:cs="Calibri"/>
                <w:color w:val="000000"/>
                <w:lang w:eastAsia="en-AU"/>
              </w:rPr>
            </w:pPr>
            <w:ins w:id="319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59" w:author="KIM, Jason" w:date="2019-04-02T13:39:00Z"/>
        </w:trPr>
        <w:tc>
          <w:tcPr>
            <w:tcW w:w="708" w:type="pct"/>
            <w:vMerge/>
            <w:hideMark/>
          </w:tcPr>
          <w:p w:rsidR="00110C18" w:rsidRPr="0056388D" w:rsidRDefault="00110C18" w:rsidP="00063728">
            <w:pPr>
              <w:rPr>
                <w:ins w:id="319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61" w:author="KIM, Jason" w:date="2019-04-02T13:39:00Z"/>
                <w:rFonts w:ascii="Calibri" w:eastAsia="Times New Roman" w:hAnsi="Calibri" w:cs="Calibri"/>
                <w:color w:val="000000"/>
                <w:lang w:eastAsia="en-AU"/>
              </w:rPr>
            </w:pPr>
            <w:ins w:id="31962"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63" w:author="KIM, Jason" w:date="2019-04-02T13:39:00Z"/>
                <w:rFonts w:ascii="Calibri" w:eastAsia="Times New Roman" w:hAnsi="Calibri" w:cs="Calibri"/>
                <w:color w:val="000000"/>
                <w:lang w:eastAsia="en-AU"/>
              </w:rPr>
            </w:pPr>
            <w:ins w:id="319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65" w:author="KIM, Jason" w:date="2019-04-02T13:39:00Z"/>
                <w:rFonts w:ascii="Calibri" w:eastAsia="Times New Roman" w:hAnsi="Calibri" w:cs="Calibri"/>
                <w:color w:val="000000"/>
                <w:lang w:eastAsia="en-AU"/>
              </w:rPr>
            </w:pPr>
            <w:ins w:id="31966" w:author="KIM, Jason" w:date="2019-04-02T13:39:00Z">
              <w:r w:rsidRPr="0056388D">
                <w:rPr>
                  <w:rFonts w:ascii="Calibri" w:eastAsia="Times New Roman" w:hAnsi="Calibri" w:cs="Calibri"/>
                  <w:color w:val="000000"/>
                  <w:lang w:eastAsia="en-AU"/>
                </w:rPr>
                <w:t>LLS2590</w:t>
              </w:r>
            </w:ins>
          </w:p>
        </w:tc>
        <w:tc>
          <w:tcPr>
            <w:tcW w:w="933" w:type="pct"/>
            <w:noWrap/>
            <w:hideMark/>
          </w:tcPr>
          <w:p w:rsidR="00110C18" w:rsidRPr="0056388D" w:rsidRDefault="00110C18" w:rsidP="00063728">
            <w:pPr>
              <w:rPr>
                <w:ins w:id="31967" w:author="KIM, Jason" w:date="2019-04-02T13:39:00Z"/>
                <w:rFonts w:ascii="Calibri" w:eastAsia="Times New Roman" w:hAnsi="Calibri" w:cs="Calibri"/>
                <w:color w:val="000000"/>
                <w:lang w:eastAsia="en-AU"/>
              </w:rPr>
            </w:pPr>
            <w:ins w:id="319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69" w:author="KIM, Jason" w:date="2019-04-02T13:39:00Z"/>
                <w:rFonts w:ascii="Calibri" w:eastAsia="Times New Roman" w:hAnsi="Calibri" w:cs="Calibri"/>
                <w:color w:val="000000"/>
                <w:lang w:eastAsia="en-AU"/>
              </w:rPr>
            </w:pPr>
            <w:ins w:id="31970" w:author="KIM, Jason" w:date="2019-04-02T13:39:00Z">
              <w:r w:rsidRPr="0056388D">
                <w:rPr>
                  <w:rFonts w:ascii="Calibri" w:eastAsia="Times New Roman" w:hAnsi="Calibri" w:cs="Calibri"/>
                  <w:color w:val="000000"/>
                  <w:lang w:eastAsia="en-AU"/>
                </w:rPr>
                <w:t>Chainage 7328</w:t>
              </w:r>
            </w:ins>
          </w:p>
        </w:tc>
        <w:tc>
          <w:tcPr>
            <w:tcW w:w="764" w:type="pct"/>
            <w:noWrap/>
            <w:hideMark/>
          </w:tcPr>
          <w:p w:rsidR="00110C18" w:rsidRPr="0056388D" w:rsidRDefault="00110C18" w:rsidP="00063728">
            <w:pPr>
              <w:jc w:val="right"/>
              <w:rPr>
                <w:ins w:id="31971" w:author="KIM, Jason" w:date="2019-04-02T13:39:00Z"/>
                <w:rFonts w:ascii="Calibri" w:eastAsia="Times New Roman" w:hAnsi="Calibri" w:cs="Calibri"/>
                <w:color w:val="000000"/>
                <w:lang w:eastAsia="en-AU"/>
              </w:rPr>
            </w:pPr>
            <w:ins w:id="319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73" w:author="KIM, Jason" w:date="2019-04-02T13:39:00Z"/>
        </w:trPr>
        <w:tc>
          <w:tcPr>
            <w:tcW w:w="708" w:type="pct"/>
            <w:vMerge/>
            <w:hideMark/>
          </w:tcPr>
          <w:p w:rsidR="00110C18" w:rsidRPr="0056388D" w:rsidRDefault="00110C18" w:rsidP="00063728">
            <w:pPr>
              <w:rPr>
                <w:ins w:id="319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75" w:author="KIM, Jason" w:date="2019-04-02T13:39:00Z"/>
                <w:rFonts w:ascii="Calibri" w:eastAsia="Times New Roman" w:hAnsi="Calibri" w:cs="Calibri"/>
                <w:color w:val="000000"/>
                <w:lang w:eastAsia="en-AU"/>
              </w:rPr>
            </w:pPr>
            <w:ins w:id="31976"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77" w:author="KIM, Jason" w:date="2019-04-02T13:39:00Z"/>
                <w:rFonts w:ascii="Calibri" w:eastAsia="Times New Roman" w:hAnsi="Calibri" w:cs="Calibri"/>
                <w:color w:val="000000"/>
                <w:lang w:eastAsia="en-AU"/>
              </w:rPr>
            </w:pPr>
            <w:ins w:id="319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79" w:author="KIM, Jason" w:date="2019-04-02T13:39:00Z"/>
                <w:rFonts w:ascii="Calibri" w:eastAsia="Times New Roman" w:hAnsi="Calibri" w:cs="Calibri"/>
                <w:color w:val="000000"/>
                <w:lang w:eastAsia="en-AU"/>
              </w:rPr>
            </w:pPr>
            <w:ins w:id="31980" w:author="KIM, Jason" w:date="2019-04-02T13:39:00Z">
              <w:r w:rsidRPr="0056388D">
                <w:rPr>
                  <w:rFonts w:ascii="Calibri" w:eastAsia="Times New Roman" w:hAnsi="Calibri" w:cs="Calibri"/>
                  <w:color w:val="000000"/>
                  <w:lang w:eastAsia="en-AU"/>
                </w:rPr>
                <w:t>LLS2591</w:t>
              </w:r>
            </w:ins>
          </w:p>
        </w:tc>
        <w:tc>
          <w:tcPr>
            <w:tcW w:w="933" w:type="pct"/>
            <w:noWrap/>
            <w:hideMark/>
          </w:tcPr>
          <w:p w:rsidR="00110C18" w:rsidRPr="0056388D" w:rsidRDefault="00110C18" w:rsidP="00063728">
            <w:pPr>
              <w:rPr>
                <w:ins w:id="31981" w:author="KIM, Jason" w:date="2019-04-02T13:39:00Z"/>
                <w:rFonts w:ascii="Calibri" w:eastAsia="Times New Roman" w:hAnsi="Calibri" w:cs="Calibri"/>
                <w:color w:val="000000"/>
                <w:lang w:eastAsia="en-AU"/>
              </w:rPr>
            </w:pPr>
            <w:ins w:id="319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83" w:author="KIM, Jason" w:date="2019-04-02T13:39:00Z"/>
                <w:rFonts w:ascii="Calibri" w:eastAsia="Times New Roman" w:hAnsi="Calibri" w:cs="Calibri"/>
                <w:color w:val="000000"/>
                <w:lang w:eastAsia="en-AU"/>
              </w:rPr>
            </w:pPr>
            <w:ins w:id="31984" w:author="KIM, Jason" w:date="2019-04-02T13:39:00Z">
              <w:r w:rsidRPr="0056388D">
                <w:rPr>
                  <w:rFonts w:ascii="Calibri" w:eastAsia="Times New Roman" w:hAnsi="Calibri" w:cs="Calibri"/>
                  <w:color w:val="000000"/>
                  <w:lang w:eastAsia="en-AU"/>
                </w:rPr>
                <w:t>Chainage 7338</w:t>
              </w:r>
            </w:ins>
          </w:p>
        </w:tc>
        <w:tc>
          <w:tcPr>
            <w:tcW w:w="764" w:type="pct"/>
            <w:noWrap/>
            <w:hideMark/>
          </w:tcPr>
          <w:p w:rsidR="00110C18" w:rsidRPr="0056388D" w:rsidRDefault="00110C18" w:rsidP="00063728">
            <w:pPr>
              <w:jc w:val="right"/>
              <w:rPr>
                <w:ins w:id="31985" w:author="KIM, Jason" w:date="2019-04-02T13:39:00Z"/>
                <w:rFonts w:ascii="Calibri" w:eastAsia="Times New Roman" w:hAnsi="Calibri" w:cs="Calibri"/>
                <w:color w:val="000000"/>
                <w:lang w:eastAsia="en-AU"/>
              </w:rPr>
            </w:pPr>
            <w:ins w:id="319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87" w:author="KIM, Jason" w:date="2019-04-02T13:39:00Z"/>
        </w:trPr>
        <w:tc>
          <w:tcPr>
            <w:tcW w:w="708" w:type="pct"/>
            <w:vMerge/>
            <w:hideMark/>
          </w:tcPr>
          <w:p w:rsidR="00110C18" w:rsidRPr="0056388D" w:rsidRDefault="00110C18" w:rsidP="00063728">
            <w:pPr>
              <w:rPr>
                <w:ins w:id="319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89" w:author="KIM, Jason" w:date="2019-04-02T13:39:00Z"/>
                <w:rFonts w:ascii="Calibri" w:eastAsia="Times New Roman" w:hAnsi="Calibri" w:cs="Calibri"/>
                <w:color w:val="000000"/>
                <w:lang w:eastAsia="en-AU"/>
              </w:rPr>
            </w:pPr>
            <w:ins w:id="31990"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91" w:author="KIM, Jason" w:date="2019-04-02T13:39:00Z"/>
                <w:rFonts w:ascii="Calibri" w:eastAsia="Times New Roman" w:hAnsi="Calibri" w:cs="Calibri"/>
                <w:color w:val="000000"/>
                <w:lang w:eastAsia="en-AU"/>
              </w:rPr>
            </w:pPr>
            <w:ins w:id="319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93" w:author="KIM, Jason" w:date="2019-04-02T13:39:00Z"/>
                <w:rFonts w:ascii="Calibri" w:eastAsia="Times New Roman" w:hAnsi="Calibri" w:cs="Calibri"/>
                <w:color w:val="000000"/>
                <w:lang w:eastAsia="en-AU"/>
              </w:rPr>
            </w:pPr>
            <w:ins w:id="31994" w:author="KIM, Jason" w:date="2019-04-02T13:39:00Z">
              <w:r w:rsidRPr="0056388D">
                <w:rPr>
                  <w:rFonts w:ascii="Calibri" w:eastAsia="Times New Roman" w:hAnsi="Calibri" w:cs="Calibri"/>
                  <w:color w:val="000000"/>
                  <w:lang w:eastAsia="en-AU"/>
                </w:rPr>
                <w:t>LLS2592</w:t>
              </w:r>
            </w:ins>
          </w:p>
        </w:tc>
        <w:tc>
          <w:tcPr>
            <w:tcW w:w="933" w:type="pct"/>
            <w:noWrap/>
            <w:hideMark/>
          </w:tcPr>
          <w:p w:rsidR="00110C18" w:rsidRPr="0056388D" w:rsidRDefault="00110C18" w:rsidP="00063728">
            <w:pPr>
              <w:rPr>
                <w:ins w:id="31995" w:author="KIM, Jason" w:date="2019-04-02T13:39:00Z"/>
                <w:rFonts w:ascii="Calibri" w:eastAsia="Times New Roman" w:hAnsi="Calibri" w:cs="Calibri"/>
                <w:color w:val="000000"/>
                <w:lang w:eastAsia="en-AU"/>
              </w:rPr>
            </w:pPr>
            <w:ins w:id="319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97" w:author="KIM, Jason" w:date="2019-04-02T13:39:00Z"/>
                <w:rFonts w:ascii="Calibri" w:eastAsia="Times New Roman" w:hAnsi="Calibri" w:cs="Calibri"/>
                <w:color w:val="000000"/>
                <w:lang w:eastAsia="en-AU"/>
              </w:rPr>
            </w:pPr>
            <w:ins w:id="31998" w:author="KIM, Jason" w:date="2019-04-02T13:39:00Z">
              <w:r w:rsidRPr="0056388D">
                <w:rPr>
                  <w:rFonts w:ascii="Calibri" w:eastAsia="Times New Roman" w:hAnsi="Calibri" w:cs="Calibri"/>
                  <w:color w:val="000000"/>
                  <w:lang w:eastAsia="en-AU"/>
                </w:rPr>
                <w:t>Chainage 7348</w:t>
              </w:r>
            </w:ins>
          </w:p>
        </w:tc>
        <w:tc>
          <w:tcPr>
            <w:tcW w:w="764" w:type="pct"/>
            <w:noWrap/>
            <w:hideMark/>
          </w:tcPr>
          <w:p w:rsidR="00110C18" w:rsidRPr="0056388D" w:rsidRDefault="00110C18" w:rsidP="00063728">
            <w:pPr>
              <w:jc w:val="right"/>
              <w:rPr>
                <w:ins w:id="31999" w:author="KIM, Jason" w:date="2019-04-02T13:39:00Z"/>
                <w:rFonts w:ascii="Calibri" w:eastAsia="Times New Roman" w:hAnsi="Calibri" w:cs="Calibri"/>
                <w:color w:val="000000"/>
                <w:lang w:eastAsia="en-AU"/>
              </w:rPr>
            </w:pPr>
            <w:ins w:id="320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01" w:author="KIM, Jason" w:date="2019-04-02T13:39:00Z"/>
        </w:trPr>
        <w:tc>
          <w:tcPr>
            <w:tcW w:w="708" w:type="pct"/>
            <w:vMerge/>
            <w:hideMark/>
          </w:tcPr>
          <w:p w:rsidR="00110C18" w:rsidRPr="0056388D" w:rsidRDefault="00110C18" w:rsidP="00063728">
            <w:pPr>
              <w:rPr>
                <w:ins w:id="320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03" w:author="KIM, Jason" w:date="2019-04-02T13:39:00Z"/>
                <w:rFonts w:ascii="Calibri" w:eastAsia="Times New Roman" w:hAnsi="Calibri" w:cs="Calibri"/>
                <w:color w:val="000000"/>
                <w:lang w:eastAsia="en-AU"/>
              </w:rPr>
            </w:pPr>
            <w:ins w:id="32004"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05" w:author="KIM, Jason" w:date="2019-04-02T13:39:00Z"/>
                <w:rFonts w:ascii="Calibri" w:eastAsia="Times New Roman" w:hAnsi="Calibri" w:cs="Calibri"/>
                <w:color w:val="000000"/>
                <w:lang w:eastAsia="en-AU"/>
              </w:rPr>
            </w:pPr>
            <w:ins w:id="320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07" w:author="KIM, Jason" w:date="2019-04-02T13:39:00Z"/>
                <w:rFonts w:ascii="Calibri" w:eastAsia="Times New Roman" w:hAnsi="Calibri" w:cs="Calibri"/>
                <w:color w:val="000000"/>
                <w:lang w:eastAsia="en-AU"/>
              </w:rPr>
            </w:pPr>
            <w:ins w:id="32008" w:author="KIM, Jason" w:date="2019-04-02T13:39:00Z">
              <w:r w:rsidRPr="0056388D">
                <w:rPr>
                  <w:rFonts w:ascii="Calibri" w:eastAsia="Times New Roman" w:hAnsi="Calibri" w:cs="Calibri"/>
                  <w:color w:val="000000"/>
                  <w:lang w:eastAsia="en-AU"/>
                </w:rPr>
                <w:t>LLS2593</w:t>
              </w:r>
            </w:ins>
          </w:p>
        </w:tc>
        <w:tc>
          <w:tcPr>
            <w:tcW w:w="933" w:type="pct"/>
            <w:noWrap/>
            <w:hideMark/>
          </w:tcPr>
          <w:p w:rsidR="00110C18" w:rsidRPr="0056388D" w:rsidRDefault="00110C18" w:rsidP="00063728">
            <w:pPr>
              <w:rPr>
                <w:ins w:id="32009" w:author="KIM, Jason" w:date="2019-04-02T13:39:00Z"/>
                <w:rFonts w:ascii="Calibri" w:eastAsia="Times New Roman" w:hAnsi="Calibri" w:cs="Calibri"/>
                <w:color w:val="000000"/>
                <w:lang w:eastAsia="en-AU"/>
              </w:rPr>
            </w:pPr>
            <w:ins w:id="320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11" w:author="KIM, Jason" w:date="2019-04-02T13:39:00Z"/>
                <w:rFonts w:ascii="Calibri" w:eastAsia="Times New Roman" w:hAnsi="Calibri" w:cs="Calibri"/>
                <w:color w:val="000000"/>
                <w:lang w:eastAsia="en-AU"/>
              </w:rPr>
            </w:pPr>
            <w:ins w:id="32012" w:author="KIM, Jason" w:date="2019-04-02T13:39:00Z">
              <w:r w:rsidRPr="0056388D">
                <w:rPr>
                  <w:rFonts w:ascii="Calibri" w:eastAsia="Times New Roman" w:hAnsi="Calibri" w:cs="Calibri"/>
                  <w:color w:val="000000"/>
                  <w:lang w:eastAsia="en-AU"/>
                </w:rPr>
                <w:t>Chainage 7357</w:t>
              </w:r>
            </w:ins>
          </w:p>
        </w:tc>
        <w:tc>
          <w:tcPr>
            <w:tcW w:w="764" w:type="pct"/>
            <w:noWrap/>
            <w:hideMark/>
          </w:tcPr>
          <w:p w:rsidR="00110C18" w:rsidRPr="0056388D" w:rsidRDefault="00110C18" w:rsidP="00063728">
            <w:pPr>
              <w:jc w:val="right"/>
              <w:rPr>
                <w:ins w:id="32013" w:author="KIM, Jason" w:date="2019-04-02T13:39:00Z"/>
                <w:rFonts w:ascii="Calibri" w:eastAsia="Times New Roman" w:hAnsi="Calibri" w:cs="Calibri"/>
                <w:color w:val="000000"/>
                <w:lang w:eastAsia="en-AU"/>
              </w:rPr>
            </w:pPr>
            <w:ins w:id="320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15" w:author="KIM, Jason" w:date="2019-04-02T13:39:00Z"/>
        </w:trPr>
        <w:tc>
          <w:tcPr>
            <w:tcW w:w="708" w:type="pct"/>
            <w:vMerge/>
            <w:hideMark/>
          </w:tcPr>
          <w:p w:rsidR="00110C18" w:rsidRPr="0056388D" w:rsidRDefault="00110C18" w:rsidP="00063728">
            <w:pPr>
              <w:rPr>
                <w:ins w:id="320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17" w:author="KIM, Jason" w:date="2019-04-02T13:39:00Z"/>
                <w:rFonts w:ascii="Calibri" w:eastAsia="Times New Roman" w:hAnsi="Calibri" w:cs="Calibri"/>
                <w:color w:val="000000"/>
                <w:lang w:eastAsia="en-AU"/>
              </w:rPr>
            </w:pPr>
            <w:ins w:id="32018"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19" w:author="KIM, Jason" w:date="2019-04-02T13:39:00Z"/>
                <w:rFonts w:ascii="Calibri" w:eastAsia="Times New Roman" w:hAnsi="Calibri" w:cs="Calibri"/>
                <w:color w:val="000000"/>
                <w:lang w:eastAsia="en-AU"/>
              </w:rPr>
            </w:pPr>
            <w:ins w:id="320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21" w:author="KIM, Jason" w:date="2019-04-02T13:39:00Z"/>
                <w:rFonts w:ascii="Calibri" w:eastAsia="Times New Roman" w:hAnsi="Calibri" w:cs="Calibri"/>
                <w:color w:val="000000"/>
                <w:lang w:eastAsia="en-AU"/>
              </w:rPr>
            </w:pPr>
            <w:ins w:id="32022" w:author="KIM, Jason" w:date="2019-04-02T13:39:00Z">
              <w:r w:rsidRPr="0056388D">
                <w:rPr>
                  <w:rFonts w:ascii="Calibri" w:eastAsia="Times New Roman" w:hAnsi="Calibri" w:cs="Calibri"/>
                  <w:color w:val="000000"/>
                  <w:lang w:eastAsia="en-AU"/>
                </w:rPr>
                <w:t>LLS2594</w:t>
              </w:r>
            </w:ins>
          </w:p>
        </w:tc>
        <w:tc>
          <w:tcPr>
            <w:tcW w:w="933" w:type="pct"/>
            <w:noWrap/>
            <w:hideMark/>
          </w:tcPr>
          <w:p w:rsidR="00110C18" w:rsidRPr="0056388D" w:rsidRDefault="00110C18" w:rsidP="00063728">
            <w:pPr>
              <w:rPr>
                <w:ins w:id="32023" w:author="KIM, Jason" w:date="2019-04-02T13:39:00Z"/>
                <w:rFonts w:ascii="Calibri" w:eastAsia="Times New Roman" w:hAnsi="Calibri" w:cs="Calibri"/>
                <w:color w:val="000000"/>
                <w:lang w:eastAsia="en-AU"/>
              </w:rPr>
            </w:pPr>
            <w:ins w:id="320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25" w:author="KIM, Jason" w:date="2019-04-02T13:39:00Z"/>
                <w:rFonts w:ascii="Calibri" w:eastAsia="Times New Roman" w:hAnsi="Calibri" w:cs="Calibri"/>
                <w:color w:val="000000"/>
                <w:lang w:eastAsia="en-AU"/>
              </w:rPr>
            </w:pPr>
            <w:ins w:id="32026" w:author="KIM, Jason" w:date="2019-04-02T13:39:00Z">
              <w:r w:rsidRPr="0056388D">
                <w:rPr>
                  <w:rFonts w:ascii="Calibri" w:eastAsia="Times New Roman" w:hAnsi="Calibri" w:cs="Calibri"/>
                  <w:color w:val="000000"/>
                  <w:lang w:eastAsia="en-AU"/>
                </w:rPr>
                <w:t>Chainage 7367</w:t>
              </w:r>
            </w:ins>
          </w:p>
        </w:tc>
        <w:tc>
          <w:tcPr>
            <w:tcW w:w="764" w:type="pct"/>
            <w:noWrap/>
            <w:hideMark/>
          </w:tcPr>
          <w:p w:rsidR="00110C18" w:rsidRPr="0056388D" w:rsidRDefault="00110C18" w:rsidP="00063728">
            <w:pPr>
              <w:jc w:val="right"/>
              <w:rPr>
                <w:ins w:id="32027" w:author="KIM, Jason" w:date="2019-04-02T13:39:00Z"/>
                <w:rFonts w:ascii="Calibri" w:eastAsia="Times New Roman" w:hAnsi="Calibri" w:cs="Calibri"/>
                <w:color w:val="000000"/>
                <w:lang w:eastAsia="en-AU"/>
              </w:rPr>
            </w:pPr>
            <w:ins w:id="320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29" w:author="KIM, Jason" w:date="2019-04-02T13:39:00Z"/>
        </w:trPr>
        <w:tc>
          <w:tcPr>
            <w:tcW w:w="708" w:type="pct"/>
            <w:vMerge/>
            <w:hideMark/>
          </w:tcPr>
          <w:p w:rsidR="00110C18" w:rsidRPr="0056388D" w:rsidRDefault="00110C18" w:rsidP="00063728">
            <w:pPr>
              <w:rPr>
                <w:ins w:id="320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31" w:author="KIM, Jason" w:date="2019-04-02T13:39:00Z"/>
                <w:rFonts w:ascii="Calibri" w:eastAsia="Times New Roman" w:hAnsi="Calibri" w:cs="Calibri"/>
                <w:color w:val="000000"/>
                <w:lang w:eastAsia="en-AU"/>
              </w:rPr>
            </w:pPr>
            <w:ins w:id="32032"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33" w:author="KIM, Jason" w:date="2019-04-02T13:39:00Z"/>
                <w:rFonts w:ascii="Calibri" w:eastAsia="Times New Roman" w:hAnsi="Calibri" w:cs="Calibri"/>
                <w:color w:val="000000"/>
                <w:lang w:eastAsia="en-AU"/>
              </w:rPr>
            </w:pPr>
            <w:ins w:id="320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35" w:author="KIM, Jason" w:date="2019-04-02T13:39:00Z"/>
                <w:rFonts w:ascii="Calibri" w:eastAsia="Times New Roman" w:hAnsi="Calibri" w:cs="Calibri"/>
                <w:color w:val="000000"/>
                <w:lang w:eastAsia="en-AU"/>
              </w:rPr>
            </w:pPr>
            <w:ins w:id="32036" w:author="KIM, Jason" w:date="2019-04-02T13:39:00Z">
              <w:r w:rsidRPr="0056388D">
                <w:rPr>
                  <w:rFonts w:ascii="Calibri" w:eastAsia="Times New Roman" w:hAnsi="Calibri" w:cs="Calibri"/>
                  <w:color w:val="000000"/>
                  <w:lang w:eastAsia="en-AU"/>
                </w:rPr>
                <w:t>LLS2595</w:t>
              </w:r>
            </w:ins>
          </w:p>
        </w:tc>
        <w:tc>
          <w:tcPr>
            <w:tcW w:w="933" w:type="pct"/>
            <w:noWrap/>
            <w:hideMark/>
          </w:tcPr>
          <w:p w:rsidR="00110C18" w:rsidRPr="0056388D" w:rsidRDefault="00110C18" w:rsidP="00063728">
            <w:pPr>
              <w:rPr>
                <w:ins w:id="32037" w:author="KIM, Jason" w:date="2019-04-02T13:39:00Z"/>
                <w:rFonts w:ascii="Calibri" w:eastAsia="Times New Roman" w:hAnsi="Calibri" w:cs="Calibri"/>
                <w:color w:val="000000"/>
                <w:lang w:eastAsia="en-AU"/>
              </w:rPr>
            </w:pPr>
            <w:ins w:id="320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39" w:author="KIM, Jason" w:date="2019-04-02T13:39:00Z"/>
                <w:rFonts w:ascii="Calibri" w:eastAsia="Times New Roman" w:hAnsi="Calibri" w:cs="Calibri"/>
                <w:color w:val="000000"/>
                <w:lang w:eastAsia="en-AU"/>
              </w:rPr>
            </w:pPr>
            <w:ins w:id="32040" w:author="KIM, Jason" w:date="2019-04-02T13:39:00Z">
              <w:r w:rsidRPr="0056388D">
                <w:rPr>
                  <w:rFonts w:ascii="Calibri" w:eastAsia="Times New Roman" w:hAnsi="Calibri" w:cs="Calibri"/>
                  <w:color w:val="000000"/>
                  <w:lang w:eastAsia="en-AU"/>
                </w:rPr>
                <w:t>Chainage 7377</w:t>
              </w:r>
            </w:ins>
          </w:p>
        </w:tc>
        <w:tc>
          <w:tcPr>
            <w:tcW w:w="764" w:type="pct"/>
            <w:noWrap/>
            <w:hideMark/>
          </w:tcPr>
          <w:p w:rsidR="00110C18" w:rsidRPr="0056388D" w:rsidRDefault="00110C18" w:rsidP="00063728">
            <w:pPr>
              <w:jc w:val="right"/>
              <w:rPr>
                <w:ins w:id="32041" w:author="KIM, Jason" w:date="2019-04-02T13:39:00Z"/>
                <w:rFonts w:ascii="Calibri" w:eastAsia="Times New Roman" w:hAnsi="Calibri" w:cs="Calibri"/>
                <w:color w:val="000000"/>
                <w:lang w:eastAsia="en-AU"/>
              </w:rPr>
            </w:pPr>
            <w:ins w:id="320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43" w:author="KIM, Jason" w:date="2019-04-02T13:39:00Z"/>
        </w:trPr>
        <w:tc>
          <w:tcPr>
            <w:tcW w:w="708" w:type="pct"/>
            <w:vMerge w:val="restart"/>
            <w:noWrap/>
            <w:hideMark/>
          </w:tcPr>
          <w:p w:rsidR="00110C18" w:rsidRPr="0056388D" w:rsidRDefault="00110C18" w:rsidP="00063728">
            <w:pPr>
              <w:rPr>
                <w:ins w:id="32044" w:author="KIM, Jason" w:date="2019-04-02T13:39:00Z"/>
                <w:rFonts w:ascii="Calibri" w:eastAsia="Times New Roman" w:hAnsi="Calibri" w:cs="Calibri"/>
                <w:color w:val="000000"/>
                <w:lang w:eastAsia="en-AU"/>
              </w:rPr>
            </w:pPr>
            <w:ins w:id="32045" w:author="KIM, Jason" w:date="2019-04-02T13:39:00Z">
              <w:r w:rsidRPr="0056388D">
                <w:rPr>
                  <w:rFonts w:ascii="Calibri" w:eastAsia="Times New Roman" w:hAnsi="Calibri" w:cs="Calibri"/>
                  <w:color w:val="000000"/>
                  <w:lang w:eastAsia="en-AU"/>
                </w:rPr>
                <w:t>LLE54K81</w:t>
              </w:r>
            </w:ins>
          </w:p>
        </w:tc>
        <w:tc>
          <w:tcPr>
            <w:tcW w:w="605" w:type="pct"/>
            <w:noWrap/>
            <w:hideMark/>
          </w:tcPr>
          <w:p w:rsidR="00110C18" w:rsidRPr="0056388D" w:rsidRDefault="00110C18" w:rsidP="00063728">
            <w:pPr>
              <w:rPr>
                <w:ins w:id="32046" w:author="KIM, Jason" w:date="2019-04-02T13:39:00Z"/>
                <w:rFonts w:ascii="Calibri" w:eastAsia="Times New Roman" w:hAnsi="Calibri" w:cs="Calibri"/>
                <w:color w:val="000000"/>
                <w:lang w:eastAsia="en-AU"/>
              </w:rPr>
            </w:pPr>
            <w:ins w:id="32047"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48" w:author="KIM, Jason" w:date="2019-04-02T13:39:00Z"/>
                <w:rFonts w:ascii="Calibri" w:eastAsia="Times New Roman" w:hAnsi="Calibri" w:cs="Calibri"/>
                <w:color w:val="000000"/>
                <w:lang w:eastAsia="en-AU"/>
              </w:rPr>
            </w:pPr>
            <w:ins w:id="3204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50" w:author="KIM, Jason" w:date="2019-04-02T13:39:00Z"/>
                <w:rFonts w:ascii="Calibri" w:eastAsia="Times New Roman" w:hAnsi="Calibri" w:cs="Calibri"/>
                <w:color w:val="000000"/>
                <w:lang w:eastAsia="en-AU"/>
              </w:rPr>
            </w:pPr>
            <w:ins w:id="32051" w:author="KIM, Jason" w:date="2019-04-02T13:39:00Z">
              <w:r w:rsidRPr="0056388D">
                <w:rPr>
                  <w:rFonts w:ascii="Calibri" w:eastAsia="Times New Roman" w:hAnsi="Calibri" w:cs="Calibri"/>
                  <w:color w:val="000000"/>
                  <w:lang w:eastAsia="en-AU"/>
                </w:rPr>
                <w:t>LLS2574</w:t>
              </w:r>
            </w:ins>
          </w:p>
        </w:tc>
        <w:tc>
          <w:tcPr>
            <w:tcW w:w="933" w:type="pct"/>
            <w:noWrap/>
            <w:hideMark/>
          </w:tcPr>
          <w:p w:rsidR="00110C18" w:rsidRPr="0056388D" w:rsidRDefault="00110C18" w:rsidP="00063728">
            <w:pPr>
              <w:rPr>
                <w:ins w:id="32052" w:author="KIM, Jason" w:date="2019-04-02T13:39:00Z"/>
                <w:rFonts w:ascii="Calibri" w:eastAsia="Times New Roman" w:hAnsi="Calibri" w:cs="Calibri"/>
                <w:color w:val="000000"/>
                <w:lang w:eastAsia="en-AU"/>
              </w:rPr>
            </w:pPr>
            <w:ins w:id="320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54" w:author="KIM, Jason" w:date="2019-04-02T13:39:00Z"/>
                <w:rFonts w:ascii="Calibri" w:eastAsia="Times New Roman" w:hAnsi="Calibri" w:cs="Calibri"/>
                <w:color w:val="000000"/>
                <w:lang w:eastAsia="en-AU"/>
              </w:rPr>
            </w:pPr>
            <w:ins w:id="32055" w:author="KIM, Jason" w:date="2019-04-02T13:39:00Z">
              <w:r w:rsidRPr="0056388D">
                <w:rPr>
                  <w:rFonts w:ascii="Calibri" w:eastAsia="Times New Roman" w:hAnsi="Calibri" w:cs="Calibri"/>
                  <w:color w:val="000000"/>
                  <w:lang w:eastAsia="en-AU"/>
                </w:rPr>
                <w:t>Chainage 7160</w:t>
              </w:r>
            </w:ins>
          </w:p>
        </w:tc>
        <w:tc>
          <w:tcPr>
            <w:tcW w:w="764" w:type="pct"/>
            <w:noWrap/>
            <w:hideMark/>
          </w:tcPr>
          <w:p w:rsidR="00110C18" w:rsidRPr="0056388D" w:rsidRDefault="00110C18" w:rsidP="00063728">
            <w:pPr>
              <w:jc w:val="right"/>
              <w:rPr>
                <w:ins w:id="32056" w:author="KIM, Jason" w:date="2019-04-02T13:39:00Z"/>
                <w:rFonts w:ascii="Calibri" w:eastAsia="Times New Roman" w:hAnsi="Calibri" w:cs="Calibri"/>
                <w:color w:val="000000"/>
                <w:lang w:eastAsia="en-AU"/>
              </w:rPr>
            </w:pPr>
            <w:ins w:id="320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58" w:author="KIM, Jason" w:date="2019-04-02T13:39:00Z"/>
        </w:trPr>
        <w:tc>
          <w:tcPr>
            <w:tcW w:w="708" w:type="pct"/>
            <w:vMerge/>
            <w:hideMark/>
          </w:tcPr>
          <w:p w:rsidR="00110C18" w:rsidRPr="0056388D" w:rsidRDefault="00110C18" w:rsidP="00063728">
            <w:pPr>
              <w:rPr>
                <w:ins w:id="320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60" w:author="KIM, Jason" w:date="2019-04-02T13:39:00Z"/>
                <w:rFonts w:ascii="Calibri" w:eastAsia="Times New Roman" w:hAnsi="Calibri" w:cs="Calibri"/>
                <w:color w:val="000000"/>
                <w:lang w:eastAsia="en-AU"/>
              </w:rPr>
            </w:pPr>
            <w:ins w:id="32061"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62" w:author="KIM, Jason" w:date="2019-04-02T13:39:00Z"/>
                <w:rFonts w:ascii="Calibri" w:eastAsia="Times New Roman" w:hAnsi="Calibri" w:cs="Calibri"/>
                <w:color w:val="000000"/>
                <w:lang w:eastAsia="en-AU"/>
              </w:rPr>
            </w:pPr>
            <w:ins w:id="3206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64" w:author="KIM, Jason" w:date="2019-04-02T13:39:00Z"/>
                <w:rFonts w:ascii="Calibri" w:eastAsia="Times New Roman" w:hAnsi="Calibri" w:cs="Calibri"/>
                <w:color w:val="000000"/>
                <w:lang w:eastAsia="en-AU"/>
              </w:rPr>
            </w:pPr>
            <w:ins w:id="32065" w:author="KIM, Jason" w:date="2019-04-02T13:39:00Z">
              <w:r w:rsidRPr="0056388D">
                <w:rPr>
                  <w:rFonts w:ascii="Calibri" w:eastAsia="Times New Roman" w:hAnsi="Calibri" w:cs="Calibri"/>
                  <w:color w:val="000000"/>
                  <w:lang w:eastAsia="en-AU"/>
                </w:rPr>
                <w:t>LLS2575</w:t>
              </w:r>
            </w:ins>
          </w:p>
        </w:tc>
        <w:tc>
          <w:tcPr>
            <w:tcW w:w="933" w:type="pct"/>
            <w:noWrap/>
            <w:hideMark/>
          </w:tcPr>
          <w:p w:rsidR="00110C18" w:rsidRPr="0056388D" w:rsidRDefault="00110C18" w:rsidP="00063728">
            <w:pPr>
              <w:rPr>
                <w:ins w:id="32066" w:author="KIM, Jason" w:date="2019-04-02T13:39:00Z"/>
                <w:rFonts w:ascii="Calibri" w:eastAsia="Times New Roman" w:hAnsi="Calibri" w:cs="Calibri"/>
                <w:color w:val="000000"/>
                <w:lang w:eastAsia="en-AU"/>
              </w:rPr>
            </w:pPr>
            <w:ins w:id="320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68" w:author="KIM, Jason" w:date="2019-04-02T13:39:00Z"/>
                <w:rFonts w:ascii="Calibri" w:eastAsia="Times New Roman" w:hAnsi="Calibri" w:cs="Calibri"/>
                <w:color w:val="000000"/>
                <w:lang w:eastAsia="en-AU"/>
              </w:rPr>
            </w:pPr>
            <w:ins w:id="32069" w:author="KIM, Jason" w:date="2019-04-02T13:39:00Z">
              <w:r w:rsidRPr="0056388D">
                <w:rPr>
                  <w:rFonts w:ascii="Calibri" w:eastAsia="Times New Roman" w:hAnsi="Calibri" w:cs="Calibri"/>
                  <w:color w:val="000000"/>
                  <w:lang w:eastAsia="en-AU"/>
                </w:rPr>
                <w:t>Chainage 7170</w:t>
              </w:r>
            </w:ins>
          </w:p>
        </w:tc>
        <w:tc>
          <w:tcPr>
            <w:tcW w:w="764" w:type="pct"/>
            <w:noWrap/>
            <w:hideMark/>
          </w:tcPr>
          <w:p w:rsidR="00110C18" w:rsidRPr="0056388D" w:rsidRDefault="00110C18" w:rsidP="00063728">
            <w:pPr>
              <w:jc w:val="right"/>
              <w:rPr>
                <w:ins w:id="32070" w:author="KIM, Jason" w:date="2019-04-02T13:39:00Z"/>
                <w:rFonts w:ascii="Calibri" w:eastAsia="Times New Roman" w:hAnsi="Calibri" w:cs="Calibri"/>
                <w:color w:val="000000"/>
                <w:lang w:eastAsia="en-AU"/>
              </w:rPr>
            </w:pPr>
            <w:ins w:id="320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72" w:author="KIM, Jason" w:date="2019-04-02T13:39:00Z"/>
        </w:trPr>
        <w:tc>
          <w:tcPr>
            <w:tcW w:w="708" w:type="pct"/>
            <w:vMerge/>
            <w:hideMark/>
          </w:tcPr>
          <w:p w:rsidR="00110C18" w:rsidRPr="0056388D" w:rsidRDefault="00110C18" w:rsidP="00063728">
            <w:pPr>
              <w:rPr>
                <w:ins w:id="320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74" w:author="KIM, Jason" w:date="2019-04-02T13:39:00Z"/>
                <w:rFonts w:ascii="Calibri" w:eastAsia="Times New Roman" w:hAnsi="Calibri" w:cs="Calibri"/>
                <w:color w:val="000000"/>
                <w:lang w:eastAsia="en-AU"/>
              </w:rPr>
            </w:pPr>
            <w:ins w:id="32075"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76" w:author="KIM, Jason" w:date="2019-04-02T13:39:00Z"/>
                <w:rFonts w:ascii="Calibri" w:eastAsia="Times New Roman" w:hAnsi="Calibri" w:cs="Calibri"/>
                <w:color w:val="000000"/>
                <w:lang w:eastAsia="en-AU"/>
              </w:rPr>
            </w:pPr>
            <w:ins w:id="320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78" w:author="KIM, Jason" w:date="2019-04-02T13:39:00Z"/>
                <w:rFonts w:ascii="Calibri" w:eastAsia="Times New Roman" w:hAnsi="Calibri" w:cs="Calibri"/>
                <w:color w:val="000000"/>
                <w:lang w:eastAsia="en-AU"/>
              </w:rPr>
            </w:pPr>
            <w:ins w:id="32079" w:author="KIM, Jason" w:date="2019-04-02T13:39:00Z">
              <w:r w:rsidRPr="0056388D">
                <w:rPr>
                  <w:rFonts w:ascii="Calibri" w:eastAsia="Times New Roman" w:hAnsi="Calibri" w:cs="Calibri"/>
                  <w:color w:val="000000"/>
                  <w:lang w:eastAsia="en-AU"/>
                </w:rPr>
                <w:t>LLS2576</w:t>
              </w:r>
            </w:ins>
          </w:p>
        </w:tc>
        <w:tc>
          <w:tcPr>
            <w:tcW w:w="933" w:type="pct"/>
            <w:noWrap/>
            <w:hideMark/>
          </w:tcPr>
          <w:p w:rsidR="00110C18" w:rsidRPr="0056388D" w:rsidRDefault="00110C18" w:rsidP="00063728">
            <w:pPr>
              <w:rPr>
                <w:ins w:id="32080" w:author="KIM, Jason" w:date="2019-04-02T13:39:00Z"/>
                <w:rFonts w:ascii="Calibri" w:eastAsia="Times New Roman" w:hAnsi="Calibri" w:cs="Calibri"/>
                <w:color w:val="000000"/>
                <w:lang w:eastAsia="en-AU"/>
              </w:rPr>
            </w:pPr>
            <w:ins w:id="320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82" w:author="KIM, Jason" w:date="2019-04-02T13:39:00Z"/>
                <w:rFonts w:ascii="Calibri" w:eastAsia="Times New Roman" w:hAnsi="Calibri" w:cs="Calibri"/>
                <w:color w:val="000000"/>
                <w:lang w:eastAsia="en-AU"/>
              </w:rPr>
            </w:pPr>
            <w:ins w:id="32083" w:author="KIM, Jason" w:date="2019-04-02T13:39:00Z">
              <w:r w:rsidRPr="0056388D">
                <w:rPr>
                  <w:rFonts w:ascii="Calibri" w:eastAsia="Times New Roman" w:hAnsi="Calibri" w:cs="Calibri"/>
                  <w:color w:val="000000"/>
                  <w:lang w:eastAsia="en-AU"/>
                </w:rPr>
                <w:t>Chainage 7180</w:t>
              </w:r>
            </w:ins>
          </w:p>
        </w:tc>
        <w:tc>
          <w:tcPr>
            <w:tcW w:w="764" w:type="pct"/>
            <w:noWrap/>
            <w:hideMark/>
          </w:tcPr>
          <w:p w:rsidR="00110C18" w:rsidRPr="0056388D" w:rsidRDefault="00110C18" w:rsidP="00063728">
            <w:pPr>
              <w:jc w:val="right"/>
              <w:rPr>
                <w:ins w:id="32084" w:author="KIM, Jason" w:date="2019-04-02T13:39:00Z"/>
                <w:rFonts w:ascii="Calibri" w:eastAsia="Times New Roman" w:hAnsi="Calibri" w:cs="Calibri"/>
                <w:color w:val="000000"/>
                <w:lang w:eastAsia="en-AU"/>
              </w:rPr>
            </w:pPr>
            <w:ins w:id="320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86" w:author="KIM, Jason" w:date="2019-04-02T13:39:00Z"/>
        </w:trPr>
        <w:tc>
          <w:tcPr>
            <w:tcW w:w="708" w:type="pct"/>
            <w:vMerge/>
            <w:hideMark/>
          </w:tcPr>
          <w:p w:rsidR="00110C18" w:rsidRPr="0056388D" w:rsidRDefault="00110C18" w:rsidP="00063728">
            <w:pPr>
              <w:rPr>
                <w:ins w:id="320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88" w:author="KIM, Jason" w:date="2019-04-02T13:39:00Z"/>
                <w:rFonts w:ascii="Calibri" w:eastAsia="Times New Roman" w:hAnsi="Calibri" w:cs="Calibri"/>
                <w:color w:val="000000"/>
                <w:lang w:eastAsia="en-AU"/>
              </w:rPr>
            </w:pPr>
            <w:ins w:id="32089"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90" w:author="KIM, Jason" w:date="2019-04-02T13:39:00Z"/>
                <w:rFonts w:ascii="Calibri" w:eastAsia="Times New Roman" w:hAnsi="Calibri" w:cs="Calibri"/>
                <w:color w:val="000000"/>
                <w:lang w:eastAsia="en-AU"/>
              </w:rPr>
            </w:pPr>
            <w:ins w:id="320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92" w:author="KIM, Jason" w:date="2019-04-02T13:39:00Z"/>
                <w:rFonts w:ascii="Calibri" w:eastAsia="Times New Roman" w:hAnsi="Calibri" w:cs="Calibri"/>
                <w:color w:val="000000"/>
                <w:lang w:eastAsia="en-AU"/>
              </w:rPr>
            </w:pPr>
            <w:ins w:id="32093" w:author="KIM, Jason" w:date="2019-04-02T13:39:00Z">
              <w:r w:rsidRPr="0056388D">
                <w:rPr>
                  <w:rFonts w:ascii="Calibri" w:eastAsia="Times New Roman" w:hAnsi="Calibri" w:cs="Calibri"/>
                  <w:color w:val="000000"/>
                  <w:lang w:eastAsia="en-AU"/>
                </w:rPr>
                <w:t>LLS2577</w:t>
              </w:r>
            </w:ins>
          </w:p>
        </w:tc>
        <w:tc>
          <w:tcPr>
            <w:tcW w:w="933" w:type="pct"/>
            <w:noWrap/>
            <w:hideMark/>
          </w:tcPr>
          <w:p w:rsidR="00110C18" w:rsidRPr="0056388D" w:rsidRDefault="00110C18" w:rsidP="00063728">
            <w:pPr>
              <w:rPr>
                <w:ins w:id="32094" w:author="KIM, Jason" w:date="2019-04-02T13:39:00Z"/>
                <w:rFonts w:ascii="Calibri" w:eastAsia="Times New Roman" w:hAnsi="Calibri" w:cs="Calibri"/>
                <w:color w:val="000000"/>
                <w:lang w:eastAsia="en-AU"/>
              </w:rPr>
            </w:pPr>
            <w:ins w:id="320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96" w:author="KIM, Jason" w:date="2019-04-02T13:39:00Z"/>
                <w:rFonts w:ascii="Calibri" w:eastAsia="Times New Roman" w:hAnsi="Calibri" w:cs="Calibri"/>
                <w:color w:val="000000"/>
                <w:lang w:eastAsia="en-AU"/>
              </w:rPr>
            </w:pPr>
            <w:ins w:id="32097" w:author="KIM, Jason" w:date="2019-04-02T13:39:00Z">
              <w:r w:rsidRPr="0056388D">
                <w:rPr>
                  <w:rFonts w:ascii="Calibri" w:eastAsia="Times New Roman" w:hAnsi="Calibri" w:cs="Calibri"/>
                  <w:color w:val="000000"/>
                  <w:lang w:eastAsia="en-AU"/>
                </w:rPr>
                <w:t>Chainage 7189</w:t>
              </w:r>
            </w:ins>
          </w:p>
        </w:tc>
        <w:tc>
          <w:tcPr>
            <w:tcW w:w="764" w:type="pct"/>
            <w:noWrap/>
            <w:hideMark/>
          </w:tcPr>
          <w:p w:rsidR="00110C18" w:rsidRPr="0056388D" w:rsidRDefault="00110C18" w:rsidP="00063728">
            <w:pPr>
              <w:jc w:val="right"/>
              <w:rPr>
                <w:ins w:id="32098" w:author="KIM, Jason" w:date="2019-04-02T13:39:00Z"/>
                <w:rFonts w:ascii="Calibri" w:eastAsia="Times New Roman" w:hAnsi="Calibri" w:cs="Calibri"/>
                <w:color w:val="000000"/>
                <w:lang w:eastAsia="en-AU"/>
              </w:rPr>
            </w:pPr>
            <w:ins w:id="320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00" w:author="KIM, Jason" w:date="2019-04-02T13:39:00Z"/>
        </w:trPr>
        <w:tc>
          <w:tcPr>
            <w:tcW w:w="708" w:type="pct"/>
            <w:vMerge/>
            <w:hideMark/>
          </w:tcPr>
          <w:p w:rsidR="00110C18" w:rsidRPr="0056388D" w:rsidRDefault="00110C18" w:rsidP="00063728">
            <w:pPr>
              <w:rPr>
                <w:ins w:id="321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02" w:author="KIM, Jason" w:date="2019-04-02T13:39:00Z"/>
                <w:rFonts w:ascii="Calibri" w:eastAsia="Times New Roman" w:hAnsi="Calibri" w:cs="Calibri"/>
                <w:color w:val="000000"/>
                <w:lang w:eastAsia="en-AU"/>
              </w:rPr>
            </w:pPr>
            <w:ins w:id="32103"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04" w:author="KIM, Jason" w:date="2019-04-02T13:39:00Z"/>
                <w:rFonts w:ascii="Calibri" w:eastAsia="Times New Roman" w:hAnsi="Calibri" w:cs="Calibri"/>
                <w:color w:val="000000"/>
                <w:lang w:eastAsia="en-AU"/>
              </w:rPr>
            </w:pPr>
            <w:ins w:id="321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06" w:author="KIM, Jason" w:date="2019-04-02T13:39:00Z"/>
                <w:rFonts w:ascii="Calibri" w:eastAsia="Times New Roman" w:hAnsi="Calibri" w:cs="Calibri"/>
                <w:color w:val="000000"/>
                <w:lang w:eastAsia="en-AU"/>
              </w:rPr>
            </w:pPr>
            <w:ins w:id="32107" w:author="KIM, Jason" w:date="2019-04-02T13:39:00Z">
              <w:r w:rsidRPr="0056388D">
                <w:rPr>
                  <w:rFonts w:ascii="Calibri" w:eastAsia="Times New Roman" w:hAnsi="Calibri" w:cs="Calibri"/>
                  <w:color w:val="000000"/>
                  <w:lang w:eastAsia="en-AU"/>
                </w:rPr>
                <w:t>LLS2578</w:t>
              </w:r>
            </w:ins>
          </w:p>
        </w:tc>
        <w:tc>
          <w:tcPr>
            <w:tcW w:w="933" w:type="pct"/>
            <w:noWrap/>
            <w:hideMark/>
          </w:tcPr>
          <w:p w:rsidR="00110C18" w:rsidRPr="0056388D" w:rsidRDefault="00110C18" w:rsidP="00063728">
            <w:pPr>
              <w:rPr>
                <w:ins w:id="32108" w:author="KIM, Jason" w:date="2019-04-02T13:39:00Z"/>
                <w:rFonts w:ascii="Calibri" w:eastAsia="Times New Roman" w:hAnsi="Calibri" w:cs="Calibri"/>
                <w:color w:val="000000"/>
                <w:lang w:eastAsia="en-AU"/>
              </w:rPr>
            </w:pPr>
            <w:ins w:id="321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10" w:author="KIM, Jason" w:date="2019-04-02T13:39:00Z"/>
                <w:rFonts w:ascii="Calibri" w:eastAsia="Times New Roman" w:hAnsi="Calibri" w:cs="Calibri"/>
                <w:color w:val="000000"/>
                <w:lang w:eastAsia="en-AU"/>
              </w:rPr>
            </w:pPr>
            <w:ins w:id="32111" w:author="KIM, Jason" w:date="2019-04-02T13:39:00Z">
              <w:r w:rsidRPr="0056388D">
                <w:rPr>
                  <w:rFonts w:ascii="Calibri" w:eastAsia="Times New Roman" w:hAnsi="Calibri" w:cs="Calibri"/>
                  <w:color w:val="000000"/>
                  <w:lang w:eastAsia="en-AU"/>
                </w:rPr>
                <w:t>Chainage 7199</w:t>
              </w:r>
            </w:ins>
          </w:p>
        </w:tc>
        <w:tc>
          <w:tcPr>
            <w:tcW w:w="764" w:type="pct"/>
            <w:noWrap/>
            <w:hideMark/>
          </w:tcPr>
          <w:p w:rsidR="00110C18" w:rsidRPr="0056388D" w:rsidRDefault="00110C18" w:rsidP="00063728">
            <w:pPr>
              <w:jc w:val="right"/>
              <w:rPr>
                <w:ins w:id="32112" w:author="KIM, Jason" w:date="2019-04-02T13:39:00Z"/>
                <w:rFonts w:ascii="Calibri" w:eastAsia="Times New Roman" w:hAnsi="Calibri" w:cs="Calibri"/>
                <w:color w:val="000000"/>
                <w:lang w:eastAsia="en-AU"/>
              </w:rPr>
            </w:pPr>
            <w:ins w:id="321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14" w:author="KIM, Jason" w:date="2019-04-02T13:39:00Z"/>
        </w:trPr>
        <w:tc>
          <w:tcPr>
            <w:tcW w:w="708" w:type="pct"/>
            <w:vMerge/>
            <w:hideMark/>
          </w:tcPr>
          <w:p w:rsidR="00110C18" w:rsidRPr="0056388D" w:rsidRDefault="00110C18" w:rsidP="00063728">
            <w:pPr>
              <w:rPr>
                <w:ins w:id="321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16" w:author="KIM, Jason" w:date="2019-04-02T13:39:00Z"/>
                <w:rFonts w:ascii="Calibri" w:eastAsia="Times New Roman" w:hAnsi="Calibri" w:cs="Calibri"/>
                <w:color w:val="000000"/>
                <w:lang w:eastAsia="en-AU"/>
              </w:rPr>
            </w:pPr>
            <w:ins w:id="32117"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18" w:author="KIM, Jason" w:date="2019-04-02T13:39:00Z"/>
                <w:rFonts w:ascii="Calibri" w:eastAsia="Times New Roman" w:hAnsi="Calibri" w:cs="Calibri"/>
                <w:color w:val="000000"/>
                <w:lang w:eastAsia="en-AU"/>
              </w:rPr>
            </w:pPr>
            <w:ins w:id="321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20" w:author="KIM, Jason" w:date="2019-04-02T13:39:00Z"/>
                <w:rFonts w:ascii="Calibri" w:eastAsia="Times New Roman" w:hAnsi="Calibri" w:cs="Calibri"/>
                <w:color w:val="000000"/>
                <w:lang w:eastAsia="en-AU"/>
              </w:rPr>
            </w:pPr>
            <w:ins w:id="32121" w:author="KIM, Jason" w:date="2019-04-02T13:39:00Z">
              <w:r w:rsidRPr="0056388D">
                <w:rPr>
                  <w:rFonts w:ascii="Calibri" w:eastAsia="Times New Roman" w:hAnsi="Calibri" w:cs="Calibri"/>
                  <w:color w:val="000000"/>
                  <w:lang w:eastAsia="en-AU"/>
                </w:rPr>
                <w:t>LLS2579</w:t>
              </w:r>
            </w:ins>
          </w:p>
        </w:tc>
        <w:tc>
          <w:tcPr>
            <w:tcW w:w="933" w:type="pct"/>
            <w:noWrap/>
            <w:hideMark/>
          </w:tcPr>
          <w:p w:rsidR="00110C18" w:rsidRPr="0056388D" w:rsidRDefault="00110C18" w:rsidP="00063728">
            <w:pPr>
              <w:rPr>
                <w:ins w:id="32122" w:author="KIM, Jason" w:date="2019-04-02T13:39:00Z"/>
                <w:rFonts w:ascii="Calibri" w:eastAsia="Times New Roman" w:hAnsi="Calibri" w:cs="Calibri"/>
                <w:color w:val="000000"/>
                <w:lang w:eastAsia="en-AU"/>
              </w:rPr>
            </w:pPr>
            <w:ins w:id="321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24" w:author="KIM, Jason" w:date="2019-04-02T13:39:00Z"/>
                <w:rFonts w:ascii="Calibri" w:eastAsia="Times New Roman" w:hAnsi="Calibri" w:cs="Calibri"/>
                <w:color w:val="000000"/>
                <w:lang w:eastAsia="en-AU"/>
              </w:rPr>
            </w:pPr>
            <w:ins w:id="32125" w:author="KIM, Jason" w:date="2019-04-02T13:39:00Z">
              <w:r w:rsidRPr="0056388D">
                <w:rPr>
                  <w:rFonts w:ascii="Calibri" w:eastAsia="Times New Roman" w:hAnsi="Calibri" w:cs="Calibri"/>
                  <w:color w:val="000000"/>
                  <w:lang w:eastAsia="en-AU"/>
                </w:rPr>
                <w:t>Chainage 7208</w:t>
              </w:r>
            </w:ins>
          </w:p>
        </w:tc>
        <w:tc>
          <w:tcPr>
            <w:tcW w:w="764" w:type="pct"/>
            <w:noWrap/>
            <w:hideMark/>
          </w:tcPr>
          <w:p w:rsidR="00110C18" w:rsidRPr="0056388D" w:rsidRDefault="00110C18" w:rsidP="00063728">
            <w:pPr>
              <w:jc w:val="right"/>
              <w:rPr>
                <w:ins w:id="32126" w:author="KIM, Jason" w:date="2019-04-02T13:39:00Z"/>
                <w:rFonts w:ascii="Calibri" w:eastAsia="Times New Roman" w:hAnsi="Calibri" w:cs="Calibri"/>
                <w:color w:val="000000"/>
                <w:lang w:eastAsia="en-AU"/>
              </w:rPr>
            </w:pPr>
            <w:ins w:id="321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28" w:author="KIM, Jason" w:date="2019-04-02T13:39:00Z"/>
        </w:trPr>
        <w:tc>
          <w:tcPr>
            <w:tcW w:w="708" w:type="pct"/>
            <w:vMerge/>
            <w:hideMark/>
          </w:tcPr>
          <w:p w:rsidR="00110C18" w:rsidRPr="0056388D" w:rsidRDefault="00110C18" w:rsidP="00063728">
            <w:pPr>
              <w:rPr>
                <w:ins w:id="321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30" w:author="KIM, Jason" w:date="2019-04-02T13:39:00Z"/>
                <w:rFonts w:ascii="Calibri" w:eastAsia="Times New Roman" w:hAnsi="Calibri" w:cs="Calibri"/>
                <w:color w:val="000000"/>
                <w:lang w:eastAsia="en-AU"/>
              </w:rPr>
            </w:pPr>
            <w:ins w:id="32131"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32" w:author="KIM, Jason" w:date="2019-04-02T13:39:00Z"/>
                <w:rFonts w:ascii="Calibri" w:eastAsia="Times New Roman" w:hAnsi="Calibri" w:cs="Calibri"/>
                <w:color w:val="000000"/>
                <w:lang w:eastAsia="en-AU"/>
              </w:rPr>
            </w:pPr>
            <w:ins w:id="321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34" w:author="KIM, Jason" w:date="2019-04-02T13:39:00Z"/>
                <w:rFonts w:ascii="Calibri" w:eastAsia="Times New Roman" w:hAnsi="Calibri" w:cs="Calibri"/>
                <w:color w:val="000000"/>
                <w:lang w:eastAsia="en-AU"/>
              </w:rPr>
            </w:pPr>
            <w:ins w:id="32135" w:author="KIM, Jason" w:date="2019-04-02T13:39:00Z">
              <w:r w:rsidRPr="0056388D">
                <w:rPr>
                  <w:rFonts w:ascii="Calibri" w:eastAsia="Times New Roman" w:hAnsi="Calibri" w:cs="Calibri"/>
                  <w:color w:val="000000"/>
                  <w:lang w:eastAsia="en-AU"/>
                </w:rPr>
                <w:t>LLS2580</w:t>
              </w:r>
            </w:ins>
          </w:p>
        </w:tc>
        <w:tc>
          <w:tcPr>
            <w:tcW w:w="933" w:type="pct"/>
            <w:noWrap/>
            <w:hideMark/>
          </w:tcPr>
          <w:p w:rsidR="00110C18" w:rsidRPr="0056388D" w:rsidRDefault="00110C18" w:rsidP="00063728">
            <w:pPr>
              <w:rPr>
                <w:ins w:id="32136" w:author="KIM, Jason" w:date="2019-04-02T13:39:00Z"/>
                <w:rFonts w:ascii="Calibri" w:eastAsia="Times New Roman" w:hAnsi="Calibri" w:cs="Calibri"/>
                <w:color w:val="000000"/>
                <w:lang w:eastAsia="en-AU"/>
              </w:rPr>
            </w:pPr>
            <w:ins w:id="321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38" w:author="KIM, Jason" w:date="2019-04-02T13:39:00Z"/>
                <w:rFonts w:ascii="Calibri" w:eastAsia="Times New Roman" w:hAnsi="Calibri" w:cs="Calibri"/>
                <w:color w:val="000000"/>
                <w:lang w:eastAsia="en-AU"/>
              </w:rPr>
            </w:pPr>
            <w:ins w:id="32139" w:author="KIM, Jason" w:date="2019-04-02T13:39:00Z">
              <w:r w:rsidRPr="0056388D">
                <w:rPr>
                  <w:rFonts w:ascii="Calibri" w:eastAsia="Times New Roman" w:hAnsi="Calibri" w:cs="Calibri"/>
                  <w:color w:val="000000"/>
                  <w:lang w:eastAsia="en-AU"/>
                </w:rPr>
                <w:t>Chainage 7218</w:t>
              </w:r>
            </w:ins>
          </w:p>
        </w:tc>
        <w:tc>
          <w:tcPr>
            <w:tcW w:w="764" w:type="pct"/>
            <w:noWrap/>
            <w:hideMark/>
          </w:tcPr>
          <w:p w:rsidR="00110C18" w:rsidRPr="0056388D" w:rsidRDefault="00110C18" w:rsidP="00063728">
            <w:pPr>
              <w:jc w:val="right"/>
              <w:rPr>
                <w:ins w:id="32140" w:author="KIM, Jason" w:date="2019-04-02T13:39:00Z"/>
                <w:rFonts w:ascii="Calibri" w:eastAsia="Times New Roman" w:hAnsi="Calibri" w:cs="Calibri"/>
                <w:color w:val="000000"/>
                <w:lang w:eastAsia="en-AU"/>
              </w:rPr>
            </w:pPr>
            <w:ins w:id="321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42" w:author="KIM, Jason" w:date="2019-04-02T13:39:00Z"/>
        </w:trPr>
        <w:tc>
          <w:tcPr>
            <w:tcW w:w="708" w:type="pct"/>
            <w:vMerge/>
            <w:hideMark/>
          </w:tcPr>
          <w:p w:rsidR="00110C18" w:rsidRPr="0056388D" w:rsidRDefault="00110C18" w:rsidP="00063728">
            <w:pPr>
              <w:rPr>
                <w:ins w:id="321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44" w:author="KIM, Jason" w:date="2019-04-02T13:39:00Z"/>
                <w:rFonts w:ascii="Calibri" w:eastAsia="Times New Roman" w:hAnsi="Calibri" w:cs="Calibri"/>
                <w:color w:val="000000"/>
                <w:lang w:eastAsia="en-AU"/>
              </w:rPr>
            </w:pPr>
            <w:ins w:id="32145"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46" w:author="KIM, Jason" w:date="2019-04-02T13:39:00Z"/>
                <w:rFonts w:ascii="Calibri" w:eastAsia="Times New Roman" w:hAnsi="Calibri" w:cs="Calibri"/>
                <w:color w:val="000000"/>
                <w:lang w:eastAsia="en-AU"/>
              </w:rPr>
            </w:pPr>
            <w:ins w:id="321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48" w:author="KIM, Jason" w:date="2019-04-02T13:39:00Z"/>
                <w:rFonts w:ascii="Calibri" w:eastAsia="Times New Roman" w:hAnsi="Calibri" w:cs="Calibri"/>
                <w:color w:val="000000"/>
                <w:lang w:eastAsia="en-AU"/>
              </w:rPr>
            </w:pPr>
            <w:ins w:id="32149" w:author="KIM, Jason" w:date="2019-04-02T13:39:00Z">
              <w:r w:rsidRPr="0056388D">
                <w:rPr>
                  <w:rFonts w:ascii="Calibri" w:eastAsia="Times New Roman" w:hAnsi="Calibri" w:cs="Calibri"/>
                  <w:color w:val="000000"/>
                  <w:lang w:eastAsia="en-AU"/>
                </w:rPr>
                <w:t>LLS2581</w:t>
              </w:r>
            </w:ins>
          </w:p>
        </w:tc>
        <w:tc>
          <w:tcPr>
            <w:tcW w:w="933" w:type="pct"/>
            <w:noWrap/>
            <w:hideMark/>
          </w:tcPr>
          <w:p w:rsidR="00110C18" w:rsidRPr="0056388D" w:rsidRDefault="00110C18" w:rsidP="00063728">
            <w:pPr>
              <w:rPr>
                <w:ins w:id="32150" w:author="KIM, Jason" w:date="2019-04-02T13:39:00Z"/>
                <w:rFonts w:ascii="Calibri" w:eastAsia="Times New Roman" w:hAnsi="Calibri" w:cs="Calibri"/>
                <w:color w:val="000000"/>
                <w:lang w:eastAsia="en-AU"/>
              </w:rPr>
            </w:pPr>
            <w:ins w:id="321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52" w:author="KIM, Jason" w:date="2019-04-02T13:39:00Z"/>
                <w:rFonts w:ascii="Calibri" w:eastAsia="Times New Roman" w:hAnsi="Calibri" w:cs="Calibri"/>
                <w:color w:val="000000"/>
                <w:lang w:eastAsia="en-AU"/>
              </w:rPr>
            </w:pPr>
            <w:ins w:id="32153" w:author="KIM, Jason" w:date="2019-04-02T13:39:00Z">
              <w:r w:rsidRPr="0056388D">
                <w:rPr>
                  <w:rFonts w:ascii="Calibri" w:eastAsia="Times New Roman" w:hAnsi="Calibri" w:cs="Calibri"/>
                  <w:color w:val="000000"/>
                  <w:lang w:eastAsia="en-AU"/>
                </w:rPr>
                <w:t>Chainage 7228</w:t>
              </w:r>
            </w:ins>
          </w:p>
        </w:tc>
        <w:tc>
          <w:tcPr>
            <w:tcW w:w="764" w:type="pct"/>
            <w:noWrap/>
            <w:hideMark/>
          </w:tcPr>
          <w:p w:rsidR="00110C18" w:rsidRPr="0056388D" w:rsidRDefault="00110C18" w:rsidP="00063728">
            <w:pPr>
              <w:jc w:val="right"/>
              <w:rPr>
                <w:ins w:id="32154" w:author="KIM, Jason" w:date="2019-04-02T13:39:00Z"/>
                <w:rFonts w:ascii="Calibri" w:eastAsia="Times New Roman" w:hAnsi="Calibri" w:cs="Calibri"/>
                <w:color w:val="000000"/>
                <w:lang w:eastAsia="en-AU"/>
              </w:rPr>
            </w:pPr>
            <w:ins w:id="321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56" w:author="KIM, Jason" w:date="2019-04-02T13:39:00Z"/>
        </w:trPr>
        <w:tc>
          <w:tcPr>
            <w:tcW w:w="708" w:type="pct"/>
            <w:vMerge/>
            <w:hideMark/>
          </w:tcPr>
          <w:p w:rsidR="00110C18" w:rsidRPr="0056388D" w:rsidRDefault="00110C18" w:rsidP="00063728">
            <w:pPr>
              <w:rPr>
                <w:ins w:id="321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58" w:author="KIM, Jason" w:date="2019-04-02T13:39:00Z"/>
                <w:rFonts w:ascii="Calibri" w:eastAsia="Times New Roman" w:hAnsi="Calibri" w:cs="Calibri"/>
                <w:color w:val="000000"/>
                <w:lang w:eastAsia="en-AU"/>
              </w:rPr>
            </w:pPr>
            <w:ins w:id="32159"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60" w:author="KIM, Jason" w:date="2019-04-02T13:39:00Z"/>
                <w:rFonts w:ascii="Calibri" w:eastAsia="Times New Roman" w:hAnsi="Calibri" w:cs="Calibri"/>
                <w:color w:val="000000"/>
                <w:lang w:eastAsia="en-AU"/>
              </w:rPr>
            </w:pPr>
            <w:ins w:id="321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62" w:author="KIM, Jason" w:date="2019-04-02T13:39:00Z"/>
                <w:rFonts w:ascii="Calibri" w:eastAsia="Times New Roman" w:hAnsi="Calibri" w:cs="Calibri"/>
                <w:color w:val="000000"/>
                <w:lang w:eastAsia="en-AU"/>
              </w:rPr>
            </w:pPr>
            <w:ins w:id="32163" w:author="KIM, Jason" w:date="2019-04-02T13:39:00Z">
              <w:r w:rsidRPr="0056388D">
                <w:rPr>
                  <w:rFonts w:ascii="Calibri" w:eastAsia="Times New Roman" w:hAnsi="Calibri" w:cs="Calibri"/>
                  <w:color w:val="000000"/>
                  <w:lang w:eastAsia="en-AU"/>
                </w:rPr>
                <w:t>LLS2582</w:t>
              </w:r>
            </w:ins>
          </w:p>
        </w:tc>
        <w:tc>
          <w:tcPr>
            <w:tcW w:w="933" w:type="pct"/>
            <w:noWrap/>
            <w:hideMark/>
          </w:tcPr>
          <w:p w:rsidR="00110C18" w:rsidRPr="0056388D" w:rsidRDefault="00110C18" w:rsidP="00063728">
            <w:pPr>
              <w:rPr>
                <w:ins w:id="32164" w:author="KIM, Jason" w:date="2019-04-02T13:39:00Z"/>
                <w:rFonts w:ascii="Calibri" w:eastAsia="Times New Roman" w:hAnsi="Calibri" w:cs="Calibri"/>
                <w:color w:val="000000"/>
                <w:lang w:eastAsia="en-AU"/>
              </w:rPr>
            </w:pPr>
            <w:ins w:id="321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66" w:author="KIM, Jason" w:date="2019-04-02T13:39:00Z"/>
                <w:rFonts w:ascii="Calibri" w:eastAsia="Times New Roman" w:hAnsi="Calibri" w:cs="Calibri"/>
                <w:color w:val="000000"/>
                <w:lang w:eastAsia="en-AU"/>
              </w:rPr>
            </w:pPr>
            <w:ins w:id="32167" w:author="KIM, Jason" w:date="2019-04-02T13:39:00Z">
              <w:r w:rsidRPr="0056388D">
                <w:rPr>
                  <w:rFonts w:ascii="Calibri" w:eastAsia="Times New Roman" w:hAnsi="Calibri" w:cs="Calibri"/>
                  <w:color w:val="000000"/>
                  <w:lang w:eastAsia="en-AU"/>
                </w:rPr>
                <w:t>Chainage 7237</w:t>
              </w:r>
            </w:ins>
          </w:p>
        </w:tc>
        <w:tc>
          <w:tcPr>
            <w:tcW w:w="764" w:type="pct"/>
            <w:noWrap/>
            <w:hideMark/>
          </w:tcPr>
          <w:p w:rsidR="00110C18" w:rsidRPr="0056388D" w:rsidRDefault="00110C18" w:rsidP="00063728">
            <w:pPr>
              <w:jc w:val="right"/>
              <w:rPr>
                <w:ins w:id="32168" w:author="KIM, Jason" w:date="2019-04-02T13:39:00Z"/>
                <w:rFonts w:ascii="Calibri" w:eastAsia="Times New Roman" w:hAnsi="Calibri" w:cs="Calibri"/>
                <w:color w:val="000000"/>
                <w:lang w:eastAsia="en-AU"/>
              </w:rPr>
            </w:pPr>
            <w:ins w:id="321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70" w:author="KIM, Jason" w:date="2019-04-02T13:39:00Z"/>
        </w:trPr>
        <w:tc>
          <w:tcPr>
            <w:tcW w:w="708" w:type="pct"/>
            <w:vMerge/>
            <w:hideMark/>
          </w:tcPr>
          <w:p w:rsidR="00110C18" w:rsidRPr="0056388D" w:rsidRDefault="00110C18" w:rsidP="00063728">
            <w:pPr>
              <w:rPr>
                <w:ins w:id="321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72" w:author="KIM, Jason" w:date="2019-04-02T13:39:00Z"/>
                <w:rFonts w:ascii="Calibri" w:eastAsia="Times New Roman" w:hAnsi="Calibri" w:cs="Calibri"/>
                <w:color w:val="000000"/>
                <w:lang w:eastAsia="en-AU"/>
              </w:rPr>
            </w:pPr>
            <w:ins w:id="32173"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74" w:author="KIM, Jason" w:date="2019-04-02T13:39:00Z"/>
                <w:rFonts w:ascii="Calibri" w:eastAsia="Times New Roman" w:hAnsi="Calibri" w:cs="Calibri"/>
                <w:color w:val="000000"/>
                <w:lang w:eastAsia="en-AU"/>
              </w:rPr>
            </w:pPr>
            <w:ins w:id="321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76" w:author="KIM, Jason" w:date="2019-04-02T13:39:00Z"/>
                <w:rFonts w:ascii="Calibri" w:eastAsia="Times New Roman" w:hAnsi="Calibri" w:cs="Calibri"/>
                <w:color w:val="000000"/>
                <w:lang w:eastAsia="en-AU"/>
              </w:rPr>
            </w:pPr>
            <w:ins w:id="32177" w:author="KIM, Jason" w:date="2019-04-02T13:39:00Z">
              <w:r w:rsidRPr="0056388D">
                <w:rPr>
                  <w:rFonts w:ascii="Calibri" w:eastAsia="Times New Roman" w:hAnsi="Calibri" w:cs="Calibri"/>
                  <w:color w:val="000000"/>
                  <w:lang w:eastAsia="en-AU"/>
                </w:rPr>
                <w:t>LLS2583</w:t>
              </w:r>
            </w:ins>
          </w:p>
        </w:tc>
        <w:tc>
          <w:tcPr>
            <w:tcW w:w="933" w:type="pct"/>
            <w:noWrap/>
            <w:hideMark/>
          </w:tcPr>
          <w:p w:rsidR="00110C18" w:rsidRPr="0056388D" w:rsidRDefault="00110C18" w:rsidP="00063728">
            <w:pPr>
              <w:rPr>
                <w:ins w:id="32178" w:author="KIM, Jason" w:date="2019-04-02T13:39:00Z"/>
                <w:rFonts w:ascii="Calibri" w:eastAsia="Times New Roman" w:hAnsi="Calibri" w:cs="Calibri"/>
                <w:color w:val="000000"/>
                <w:lang w:eastAsia="en-AU"/>
              </w:rPr>
            </w:pPr>
            <w:ins w:id="321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80" w:author="KIM, Jason" w:date="2019-04-02T13:39:00Z"/>
                <w:rFonts w:ascii="Calibri" w:eastAsia="Times New Roman" w:hAnsi="Calibri" w:cs="Calibri"/>
                <w:color w:val="000000"/>
                <w:lang w:eastAsia="en-AU"/>
              </w:rPr>
            </w:pPr>
            <w:ins w:id="32181" w:author="KIM, Jason" w:date="2019-04-02T13:39:00Z">
              <w:r w:rsidRPr="0056388D">
                <w:rPr>
                  <w:rFonts w:ascii="Calibri" w:eastAsia="Times New Roman" w:hAnsi="Calibri" w:cs="Calibri"/>
                  <w:color w:val="000000"/>
                  <w:lang w:eastAsia="en-AU"/>
                </w:rPr>
                <w:t>Chainage 7247</w:t>
              </w:r>
            </w:ins>
          </w:p>
        </w:tc>
        <w:tc>
          <w:tcPr>
            <w:tcW w:w="764" w:type="pct"/>
            <w:noWrap/>
            <w:hideMark/>
          </w:tcPr>
          <w:p w:rsidR="00110C18" w:rsidRPr="0056388D" w:rsidRDefault="00110C18" w:rsidP="00063728">
            <w:pPr>
              <w:jc w:val="right"/>
              <w:rPr>
                <w:ins w:id="32182" w:author="KIM, Jason" w:date="2019-04-02T13:39:00Z"/>
                <w:rFonts w:ascii="Calibri" w:eastAsia="Times New Roman" w:hAnsi="Calibri" w:cs="Calibri"/>
                <w:color w:val="000000"/>
                <w:lang w:eastAsia="en-AU"/>
              </w:rPr>
            </w:pPr>
            <w:ins w:id="321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84" w:author="KIM, Jason" w:date="2019-04-02T13:39:00Z"/>
        </w:trPr>
        <w:tc>
          <w:tcPr>
            <w:tcW w:w="708" w:type="pct"/>
            <w:vMerge w:val="restart"/>
            <w:noWrap/>
            <w:hideMark/>
          </w:tcPr>
          <w:p w:rsidR="00110C18" w:rsidRPr="0056388D" w:rsidRDefault="00110C18" w:rsidP="00063728">
            <w:pPr>
              <w:rPr>
                <w:ins w:id="32185" w:author="KIM, Jason" w:date="2019-04-02T13:39:00Z"/>
                <w:rFonts w:ascii="Calibri" w:eastAsia="Times New Roman" w:hAnsi="Calibri" w:cs="Calibri"/>
                <w:color w:val="000000"/>
                <w:lang w:eastAsia="en-AU"/>
              </w:rPr>
            </w:pPr>
            <w:ins w:id="32186" w:author="KIM, Jason" w:date="2019-04-02T13:39:00Z">
              <w:r w:rsidRPr="0056388D">
                <w:rPr>
                  <w:rFonts w:ascii="Calibri" w:eastAsia="Times New Roman" w:hAnsi="Calibri" w:cs="Calibri"/>
                  <w:color w:val="000000"/>
                  <w:lang w:eastAsia="en-AU"/>
                </w:rPr>
                <w:t>LLE56K51</w:t>
              </w:r>
            </w:ins>
          </w:p>
        </w:tc>
        <w:tc>
          <w:tcPr>
            <w:tcW w:w="605" w:type="pct"/>
            <w:noWrap/>
            <w:hideMark/>
          </w:tcPr>
          <w:p w:rsidR="00110C18" w:rsidRPr="0056388D" w:rsidRDefault="00110C18" w:rsidP="00063728">
            <w:pPr>
              <w:rPr>
                <w:ins w:id="32187" w:author="KIM, Jason" w:date="2019-04-02T13:39:00Z"/>
                <w:rFonts w:ascii="Calibri" w:eastAsia="Times New Roman" w:hAnsi="Calibri" w:cs="Calibri"/>
                <w:color w:val="000000"/>
                <w:lang w:eastAsia="en-AU"/>
              </w:rPr>
            </w:pPr>
            <w:ins w:id="32188"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189" w:author="KIM, Jason" w:date="2019-04-02T13:39:00Z"/>
                <w:rFonts w:ascii="Calibri" w:eastAsia="Times New Roman" w:hAnsi="Calibri" w:cs="Calibri"/>
                <w:color w:val="000000"/>
                <w:lang w:eastAsia="en-AU"/>
              </w:rPr>
            </w:pPr>
            <w:ins w:id="3219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91" w:author="KIM, Jason" w:date="2019-04-02T13:39:00Z"/>
                <w:rFonts w:ascii="Calibri" w:eastAsia="Times New Roman" w:hAnsi="Calibri" w:cs="Calibri"/>
                <w:color w:val="000000"/>
                <w:lang w:eastAsia="en-AU"/>
              </w:rPr>
            </w:pPr>
            <w:ins w:id="32192" w:author="KIM, Jason" w:date="2019-04-02T13:39:00Z">
              <w:r w:rsidRPr="0056388D">
                <w:rPr>
                  <w:rFonts w:ascii="Calibri" w:eastAsia="Times New Roman" w:hAnsi="Calibri" w:cs="Calibri"/>
                  <w:color w:val="000000"/>
                  <w:lang w:eastAsia="en-AU"/>
                </w:rPr>
                <w:t>LLN1586</w:t>
              </w:r>
            </w:ins>
          </w:p>
        </w:tc>
        <w:tc>
          <w:tcPr>
            <w:tcW w:w="933" w:type="pct"/>
            <w:noWrap/>
            <w:hideMark/>
          </w:tcPr>
          <w:p w:rsidR="00110C18" w:rsidRPr="0056388D" w:rsidRDefault="00110C18" w:rsidP="00063728">
            <w:pPr>
              <w:rPr>
                <w:ins w:id="32193" w:author="KIM, Jason" w:date="2019-04-02T13:39:00Z"/>
                <w:rFonts w:ascii="Calibri" w:eastAsia="Times New Roman" w:hAnsi="Calibri" w:cs="Calibri"/>
                <w:color w:val="000000"/>
                <w:lang w:eastAsia="en-AU"/>
              </w:rPr>
            </w:pPr>
            <w:ins w:id="321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195" w:author="KIM, Jason" w:date="2019-04-02T13:39:00Z"/>
                <w:rFonts w:ascii="Calibri" w:eastAsia="Times New Roman" w:hAnsi="Calibri" w:cs="Calibri"/>
                <w:color w:val="000000"/>
                <w:lang w:eastAsia="en-AU"/>
              </w:rPr>
            </w:pPr>
            <w:ins w:id="32196" w:author="KIM, Jason" w:date="2019-04-02T13:39:00Z">
              <w:r w:rsidRPr="0056388D">
                <w:rPr>
                  <w:rFonts w:ascii="Calibri" w:eastAsia="Times New Roman" w:hAnsi="Calibri" w:cs="Calibri"/>
                  <w:color w:val="000000"/>
                  <w:lang w:eastAsia="en-AU"/>
                </w:rPr>
                <w:t>Chainage 7542</w:t>
              </w:r>
            </w:ins>
          </w:p>
        </w:tc>
        <w:tc>
          <w:tcPr>
            <w:tcW w:w="764" w:type="pct"/>
            <w:noWrap/>
            <w:hideMark/>
          </w:tcPr>
          <w:p w:rsidR="00110C18" w:rsidRPr="0056388D" w:rsidRDefault="00110C18" w:rsidP="00063728">
            <w:pPr>
              <w:jc w:val="right"/>
              <w:rPr>
                <w:ins w:id="32197" w:author="KIM, Jason" w:date="2019-04-02T13:39:00Z"/>
                <w:rFonts w:ascii="Calibri" w:eastAsia="Times New Roman" w:hAnsi="Calibri" w:cs="Calibri"/>
                <w:color w:val="000000"/>
                <w:lang w:eastAsia="en-AU"/>
              </w:rPr>
            </w:pPr>
            <w:ins w:id="321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99" w:author="KIM, Jason" w:date="2019-04-02T13:39:00Z"/>
        </w:trPr>
        <w:tc>
          <w:tcPr>
            <w:tcW w:w="708" w:type="pct"/>
            <w:vMerge/>
            <w:hideMark/>
          </w:tcPr>
          <w:p w:rsidR="00110C18" w:rsidRPr="0056388D" w:rsidRDefault="00110C18" w:rsidP="00063728">
            <w:pPr>
              <w:rPr>
                <w:ins w:id="322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01" w:author="KIM, Jason" w:date="2019-04-02T13:39:00Z"/>
                <w:rFonts w:ascii="Calibri" w:eastAsia="Times New Roman" w:hAnsi="Calibri" w:cs="Calibri"/>
                <w:color w:val="000000"/>
                <w:lang w:eastAsia="en-AU"/>
              </w:rPr>
            </w:pPr>
            <w:ins w:id="32202"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03" w:author="KIM, Jason" w:date="2019-04-02T13:39:00Z"/>
                <w:rFonts w:ascii="Calibri" w:eastAsia="Times New Roman" w:hAnsi="Calibri" w:cs="Calibri"/>
                <w:color w:val="000000"/>
                <w:lang w:eastAsia="en-AU"/>
              </w:rPr>
            </w:pPr>
            <w:ins w:id="3220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05" w:author="KIM, Jason" w:date="2019-04-02T13:39:00Z"/>
                <w:rFonts w:ascii="Calibri" w:eastAsia="Times New Roman" w:hAnsi="Calibri" w:cs="Calibri"/>
                <w:color w:val="000000"/>
                <w:lang w:eastAsia="en-AU"/>
              </w:rPr>
            </w:pPr>
            <w:ins w:id="32206" w:author="KIM, Jason" w:date="2019-04-02T13:39:00Z">
              <w:r w:rsidRPr="0056388D">
                <w:rPr>
                  <w:rFonts w:ascii="Calibri" w:eastAsia="Times New Roman" w:hAnsi="Calibri" w:cs="Calibri"/>
                  <w:color w:val="000000"/>
                  <w:lang w:eastAsia="en-AU"/>
                </w:rPr>
                <w:t>LLN1587</w:t>
              </w:r>
            </w:ins>
          </w:p>
        </w:tc>
        <w:tc>
          <w:tcPr>
            <w:tcW w:w="933" w:type="pct"/>
            <w:noWrap/>
            <w:hideMark/>
          </w:tcPr>
          <w:p w:rsidR="00110C18" w:rsidRPr="0056388D" w:rsidRDefault="00110C18" w:rsidP="00063728">
            <w:pPr>
              <w:rPr>
                <w:ins w:id="32207" w:author="KIM, Jason" w:date="2019-04-02T13:39:00Z"/>
                <w:rFonts w:ascii="Calibri" w:eastAsia="Times New Roman" w:hAnsi="Calibri" w:cs="Calibri"/>
                <w:color w:val="000000"/>
                <w:lang w:eastAsia="en-AU"/>
              </w:rPr>
            </w:pPr>
            <w:ins w:id="322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09" w:author="KIM, Jason" w:date="2019-04-02T13:39:00Z"/>
                <w:rFonts w:ascii="Calibri" w:eastAsia="Times New Roman" w:hAnsi="Calibri" w:cs="Calibri"/>
                <w:color w:val="000000"/>
                <w:lang w:eastAsia="en-AU"/>
              </w:rPr>
            </w:pPr>
            <w:ins w:id="32210" w:author="KIM, Jason" w:date="2019-04-02T13:39:00Z">
              <w:r w:rsidRPr="0056388D">
                <w:rPr>
                  <w:rFonts w:ascii="Calibri" w:eastAsia="Times New Roman" w:hAnsi="Calibri" w:cs="Calibri"/>
                  <w:color w:val="000000"/>
                  <w:lang w:eastAsia="en-AU"/>
                </w:rPr>
                <w:t>Chainage 7552</w:t>
              </w:r>
            </w:ins>
          </w:p>
        </w:tc>
        <w:tc>
          <w:tcPr>
            <w:tcW w:w="764" w:type="pct"/>
            <w:noWrap/>
            <w:hideMark/>
          </w:tcPr>
          <w:p w:rsidR="00110C18" w:rsidRPr="0056388D" w:rsidRDefault="00110C18" w:rsidP="00063728">
            <w:pPr>
              <w:jc w:val="right"/>
              <w:rPr>
                <w:ins w:id="32211" w:author="KIM, Jason" w:date="2019-04-02T13:39:00Z"/>
                <w:rFonts w:ascii="Calibri" w:eastAsia="Times New Roman" w:hAnsi="Calibri" w:cs="Calibri"/>
                <w:color w:val="000000"/>
                <w:lang w:eastAsia="en-AU"/>
              </w:rPr>
            </w:pPr>
            <w:ins w:id="322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13" w:author="KIM, Jason" w:date="2019-04-02T13:39:00Z"/>
        </w:trPr>
        <w:tc>
          <w:tcPr>
            <w:tcW w:w="708" w:type="pct"/>
            <w:vMerge/>
            <w:hideMark/>
          </w:tcPr>
          <w:p w:rsidR="00110C18" w:rsidRPr="0056388D" w:rsidRDefault="00110C18" w:rsidP="00063728">
            <w:pPr>
              <w:rPr>
                <w:ins w:id="322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15" w:author="KIM, Jason" w:date="2019-04-02T13:39:00Z"/>
                <w:rFonts w:ascii="Calibri" w:eastAsia="Times New Roman" w:hAnsi="Calibri" w:cs="Calibri"/>
                <w:color w:val="000000"/>
                <w:lang w:eastAsia="en-AU"/>
              </w:rPr>
            </w:pPr>
            <w:ins w:id="32216"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17" w:author="KIM, Jason" w:date="2019-04-02T13:39:00Z"/>
                <w:rFonts w:ascii="Calibri" w:eastAsia="Times New Roman" w:hAnsi="Calibri" w:cs="Calibri"/>
                <w:color w:val="000000"/>
                <w:lang w:eastAsia="en-AU"/>
              </w:rPr>
            </w:pPr>
            <w:ins w:id="3221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19" w:author="KIM, Jason" w:date="2019-04-02T13:39:00Z"/>
                <w:rFonts w:ascii="Calibri" w:eastAsia="Times New Roman" w:hAnsi="Calibri" w:cs="Calibri"/>
                <w:color w:val="000000"/>
                <w:lang w:eastAsia="en-AU"/>
              </w:rPr>
            </w:pPr>
            <w:ins w:id="32220" w:author="KIM, Jason" w:date="2019-04-02T13:39:00Z">
              <w:r w:rsidRPr="0056388D">
                <w:rPr>
                  <w:rFonts w:ascii="Calibri" w:eastAsia="Times New Roman" w:hAnsi="Calibri" w:cs="Calibri"/>
                  <w:color w:val="000000"/>
                  <w:lang w:eastAsia="en-AU"/>
                </w:rPr>
                <w:t>LLN1588</w:t>
              </w:r>
            </w:ins>
          </w:p>
        </w:tc>
        <w:tc>
          <w:tcPr>
            <w:tcW w:w="933" w:type="pct"/>
            <w:noWrap/>
            <w:hideMark/>
          </w:tcPr>
          <w:p w:rsidR="00110C18" w:rsidRPr="0056388D" w:rsidRDefault="00110C18" w:rsidP="00063728">
            <w:pPr>
              <w:rPr>
                <w:ins w:id="32221" w:author="KIM, Jason" w:date="2019-04-02T13:39:00Z"/>
                <w:rFonts w:ascii="Calibri" w:eastAsia="Times New Roman" w:hAnsi="Calibri" w:cs="Calibri"/>
                <w:color w:val="000000"/>
                <w:lang w:eastAsia="en-AU"/>
              </w:rPr>
            </w:pPr>
            <w:ins w:id="322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23" w:author="KIM, Jason" w:date="2019-04-02T13:39:00Z"/>
                <w:rFonts w:ascii="Calibri" w:eastAsia="Times New Roman" w:hAnsi="Calibri" w:cs="Calibri"/>
                <w:color w:val="000000"/>
                <w:lang w:eastAsia="en-AU"/>
              </w:rPr>
            </w:pPr>
            <w:ins w:id="32224" w:author="KIM, Jason" w:date="2019-04-02T13:39:00Z">
              <w:r w:rsidRPr="0056388D">
                <w:rPr>
                  <w:rFonts w:ascii="Calibri" w:eastAsia="Times New Roman" w:hAnsi="Calibri" w:cs="Calibri"/>
                  <w:color w:val="000000"/>
                  <w:lang w:eastAsia="en-AU"/>
                </w:rPr>
                <w:t>Chainage 7562</w:t>
              </w:r>
            </w:ins>
          </w:p>
        </w:tc>
        <w:tc>
          <w:tcPr>
            <w:tcW w:w="764" w:type="pct"/>
            <w:noWrap/>
            <w:hideMark/>
          </w:tcPr>
          <w:p w:rsidR="00110C18" w:rsidRPr="0056388D" w:rsidRDefault="00110C18" w:rsidP="00063728">
            <w:pPr>
              <w:jc w:val="right"/>
              <w:rPr>
                <w:ins w:id="32225" w:author="KIM, Jason" w:date="2019-04-02T13:39:00Z"/>
                <w:rFonts w:ascii="Calibri" w:eastAsia="Times New Roman" w:hAnsi="Calibri" w:cs="Calibri"/>
                <w:color w:val="000000"/>
                <w:lang w:eastAsia="en-AU"/>
              </w:rPr>
            </w:pPr>
            <w:ins w:id="322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27" w:author="KIM, Jason" w:date="2019-04-02T13:39:00Z"/>
        </w:trPr>
        <w:tc>
          <w:tcPr>
            <w:tcW w:w="708" w:type="pct"/>
            <w:vMerge/>
            <w:hideMark/>
          </w:tcPr>
          <w:p w:rsidR="00110C18" w:rsidRPr="0056388D" w:rsidRDefault="00110C18" w:rsidP="00063728">
            <w:pPr>
              <w:rPr>
                <w:ins w:id="322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29" w:author="KIM, Jason" w:date="2019-04-02T13:39:00Z"/>
                <w:rFonts w:ascii="Calibri" w:eastAsia="Times New Roman" w:hAnsi="Calibri" w:cs="Calibri"/>
                <w:color w:val="000000"/>
                <w:lang w:eastAsia="en-AU"/>
              </w:rPr>
            </w:pPr>
            <w:ins w:id="32230"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31" w:author="KIM, Jason" w:date="2019-04-02T13:39:00Z"/>
                <w:rFonts w:ascii="Calibri" w:eastAsia="Times New Roman" w:hAnsi="Calibri" w:cs="Calibri"/>
                <w:color w:val="000000"/>
                <w:lang w:eastAsia="en-AU"/>
              </w:rPr>
            </w:pPr>
            <w:ins w:id="3223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33" w:author="KIM, Jason" w:date="2019-04-02T13:39:00Z"/>
                <w:rFonts w:ascii="Calibri" w:eastAsia="Times New Roman" w:hAnsi="Calibri" w:cs="Calibri"/>
                <w:color w:val="000000"/>
                <w:lang w:eastAsia="en-AU"/>
              </w:rPr>
            </w:pPr>
            <w:ins w:id="32234" w:author="KIM, Jason" w:date="2019-04-02T13:39:00Z">
              <w:r w:rsidRPr="0056388D">
                <w:rPr>
                  <w:rFonts w:ascii="Calibri" w:eastAsia="Times New Roman" w:hAnsi="Calibri" w:cs="Calibri"/>
                  <w:color w:val="000000"/>
                  <w:lang w:eastAsia="en-AU"/>
                </w:rPr>
                <w:t>LLN1589</w:t>
              </w:r>
            </w:ins>
          </w:p>
        </w:tc>
        <w:tc>
          <w:tcPr>
            <w:tcW w:w="933" w:type="pct"/>
            <w:noWrap/>
            <w:hideMark/>
          </w:tcPr>
          <w:p w:rsidR="00110C18" w:rsidRPr="0056388D" w:rsidRDefault="00110C18" w:rsidP="00063728">
            <w:pPr>
              <w:rPr>
                <w:ins w:id="32235" w:author="KIM, Jason" w:date="2019-04-02T13:39:00Z"/>
                <w:rFonts w:ascii="Calibri" w:eastAsia="Times New Roman" w:hAnsi="Calibri" w:cs="Calibri"/>
                <w:color w:val="000000"/>
                <w:lang w:eastAsia="en-AU"/>
              </w:rPr>
            </w:pPr>
            <w:ins w:id="322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37" w:author="KIM, Jason" w:date="2019-04-02T13:39:00Z"/>
                <w:rFonts w:ascii="Calibri" w:eastAsia="Times New Roman" w:hAnsi="Calibri" w:cs="Calibri"/>
                <w:color w:val="000000"/>
                <w:lang w:eastAsia="en-AU"/>
              </w:rPr>
            </w:pPr>
            <w:ins w:id="32238" w:author="KIM, Jason" w:date="2019-04-02T13:39:00Z">
              <w:r w:rsidRPr="0056388D">
                <w:rPr>
                  <w:rFonts w:ascii="Calibri" w:eastAsia="Times New Roman" w:hAnsi="Calibri" w:cs="Calibri"/>
                  <w:color w:val="000000"/>
                  <w:lang w:eastAsia="en-AU"/>
                </w:rPr>
                <w:t>Chainage 7571</w:t>
              </w:r>
            </w:ins>
          </w:p>
        </w:tc>
        <w:tc>
          <w:tcPr>
            <w:tcW w:w="764" w:type="pct"/>
            <w:noWrap/>
            <w:hideMark/>
          </w:tcPr>
          <w:p w:rsidR="00110C18" w:rsidRPr="0056388D" w:rsidRDefault="00110C18" w:rsidP="00063728">
            <w:pPr>
              <w:jc w:val="right"/>
              <w:rPr>
                <w:ins w:id="32239" w:author="KIM, Jason" w:date="2019-04-02T13:39:00Z"/>
                <w:rFonts w:ascii="Calibri" w:eastAsia="Times New Roman" w:hAnsi="Calibri" w:cs="Calibri"/>
                <w:color w:val="000000"/>
                <w:lang w:eastAsia="en-AU"/>
              </w:rPr>
            </w:pPr>
            <w:ins w:id="322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41" w:author="KIM, Jason" w:date="2019-04-02T13:39:00Z"/>
        </w:trPr>
        <w:tc>
          <w:tcPr>
            <w:tcW w:w="708" w:type="pct"/>
            <w:vMerge/>
            <w:hideMark/>
          </w:tcPr>
          <w:p w:rsidR="00110C18" w:rsidRPr="0056388D" w:rsidRDefault="00110C18" w:rsidP="00063728">
            <w:pPr>
              <w:rPr>
                <w:ins w:id="322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43" w:author="KIM, Jason" w:date="2019-04-02T13:39:00Z"/>
                <w:rFonts w:ascii="Calibri" w:eastAsia="Times New Roman" w:hAnsi="Calibri" w:cs="Calibri"/>
                <w:color w:val="000000"/>
                <w:lang w:eastAsia="en-AU"/>
              </w:rPr>
            </w:pPr>
            <w:ins w:id="32244"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45" w:author="KIM, Jason" w:date="2019-04-02T13:39:00Z"/>
                <w:rFonts w:ascii="Calibri" w:eastAsia="Times New Roman" w:hAnsi="Calibri" w:cs="Calibri"/>
                <w:color w:val="000000"/>
                <w:lang w:eastAsia="en-AU"/>
              </w:rPr>
            </w:pPr>
            <w:ins w:id="3224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47" w:author="KIM, Jason" w:date="2019-04-02T13:39:00Z"/>
                <w:rFonts w:ascii="Calibri" w:eastAsia="Times New Roman" w:hAnsi="Calibri" w:cs="Calibri"/>
                <w:color w:val="000000"/>
                <w:lang w:eastAsia="en-AU"/>
              </w:rPr>
            </w:pPr>
            <w:ins w:id="32248" w:author="KIM, Jason" w:date="2019-04-02T13:39:00Z">
              <w:r w:rsidRPr="0056388D">
                <w:rPr>
                  <w:rFonts w:ascii="Calibri" w:eastAsia="Times New Roman" w:hAnsi="Calibri" w:cs="Calibri"/>
                  <w:color w:val="000000"/>
                  <w:lang w:eastAsia="en-AU"/>
                </w:rPr>
                <w:t>LLN1590</w:t>
              </w:r>
            </w:ins>
          </w:p>
        </w:tc>
        <w:tc>
          <w:tcPr>
            <w:tcW w:w="933" w:type="pct"/>
            <w:noWrap/>
            <w:hideMark/>
          </w:tcPr>
          <w:p w:rsidR="00110C18" w:rsidRPr="0056388D" w:rsidRDefault="00110C18" w:rsidP="00063728">
            <w:pPr>
              <w:rPr>
                <w:ins w:id="32249" w:author="KIM, Jason" w:date="2019-04-02T13:39:00Z"/>
                <w:rFonts w:ascii="Calibri" w:eastAsia="Times New Roman" w:hAnsi="Calibri" w:cs="Calibri"/>
                <w:color w:val="000000"/>
                <w:lang w:eastAsia="en-AU"/>
              </w:rPr>
            </w:pPr>
            <w:ins w:id="322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51" w:author="KIM, Jason" w:date="2019-04-02T13:39:00Z"/>
                <w:rFonts w:ascii="Calibri" w:eastAsia="Times New Roman" w:hAnsi="Calibri" w:cs="Calibri"/>
                <w:color w:val="000000"/>
                <w:lang w:eastAsia="en-AU"/>
              </w:rPr>
            </w:pPr>
            <w:ins w:id="32252" w:author="KIM, Jason" w:date="2019-04-02T13:39:00Z">
              <w:r w:rsidRPr="0056388D">
                <w:rPr>
                  <w:rFonts w:ascii="Calibri" w:eastAsia="Times New Roman" w:hAnsi="Calibri" w:cs="Calibri"/>
                  <w:color w:val="000000"/>
                  <w:lang w:eastAsia="en-AU"/>
                </w:rPr>
                <w:t>Chainage 7581</w:t>
              </w:r>
            </w:ins>
          </w:p>
        </w:tc>
        <w:tc>
          <w:tcPr>
            <w:tcW w:w="764" w:type="pct"/>
            <w:noWrap/>
            <w:hideMark/>
          </w:tcPr>
          <w:p w:rsidR="00110C18" w:rsidRPr="0056388D" w:rsidRDefault="00110C18" w:rsidP="00063728">
            <w:pPr>
              <w:jc w:val="right"/>
              <w:rPr>
                <w:ins w:id="32253" w:author="KIM, Jason" w:date="2019-04-02T13:39:00Z"/>
                <w:rFonts w:ascii="Calibri" w:eastAsia="Times New Roman" w:hAnsi="Calibri" w:cs="Calibri"/>
                <w:color w:val="000000"/>
                <w:lang w:eastAsia="en-AU"/>
              </w:rPr>
            </w:pPr>
            <w:ins w:id="322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55" w:author="KIM, Jason" w:date="2019-04-02T13:39:00Z"/>
        </w:trPr>
        <w:tc>
          <w:tcPr>
            <w:tcW w:w="708" w:type="pct"/>
            <w:vMerge/>
            <w:hideMark/>
          </w:tcPr>
          <w:p w:rsidR="00110C18" w:rsidRPr="0056388D" w:rsidRDefault="00110C18" w:rsidP="00063728">
            <w:pPr>
              <w:rPr>
                <w:ins w:id="322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57" w:author="KIM, Jason" w:date="2019-04-02T13:39:00Z"/>
                <w:rFonts w:ascii="Calibri" w:eastAsia="Times New Roman" w:hAnsi="Calibri" w:cs="Calibri"/>
                <w:color w:val="000000"/>
                <w:lang w:eastAsia="en-AU"/>
              </w:rPr>
            </w:pPr>
            <w:ins w:id="32258"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59" w:author="KIM, Jason" w:date="2019-04-02T13:39:00Z"/>
                <w:rFonts w:ascii="Calibri" w:eastAsia="Times New Roman" w:hAnsi="Calibri" w:cs="Calibri"/>
                <w:color w:val="000000"/>
                <w:lang w:eastAsia="en-AU"/>
              </w:rPr>
            </w:pPr>
            <w:ins w:id="322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61" w:author="KIM, Jason" w:date="2019-04-02T13:39:00Z"/>
                <w:rFonts w:ascii="Calibri" w:eastAsia="Times New Roman" w:hAnsi="Calibri" w:cs="Calibri"/>
                <w:color w:val="000000"/>
                <w:lang w:eastAsia="en-AU"/>
              </w:rPr>
            </w:pPr>
            <w:ins w:id="32262" w:author="KIM, Jason" w:date="2019-04-02T13:39:00Z">
              <w:r w:rsidRPr="0056388D">
                <w:rPr>
                  <w:rFonts w:ascii="Calibri" w:eastAsia="Times New Roman" w:hAnsi="Calibri" w:cs="Calibri"/>
                  <w:color w:val="000000"/>
                  <w:lang w:eastAsia="en-AU"/>
                </w:rPr>
                <w:t>LLN1591</w:t>
              </w:r>
            </w:ins>
          </w:p>
        </w:tc>
        <w:tc>
          <w:tcPr>
            <w:tcW w:w="933" w:type="pct"/>
            <w:noWrap/>
            <w:hideMark/>
          </w:tcPr>
          <w:p w:rsidR="00110C18" w:rsidRPr="0056388D" w:rsidRDefault="00110C18" w:rsidP="00063728">
            <w:pPr>
              <w:rPr>
                <w:ins w:id="32263" w:author="KIM, Jason" w:date="2019-04-02T13:39:00Z"/>
                <w:rFonts w:ascii="Calibri" w:eastAsia="Times New Roman" w:hAnsi="Calibri" w:cs="Calibri"/>
                <w:color w:val="000000"/>
                <w:lang w:eastAsia="en-AU"/>
              </w:rPr>
            </w:pPr>
            <w:ins w:id="322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65" w:author="KIM, Jason" w:date="2019-04-02T13:39:00Z"/>
                <w:rFonts w:ascii="Calibri" w:eastAsia="Times New Roman" w:hAnsi="Calibri" w:cs="Calibri"/>
                <w:color w:val="000000"/>
                <w:lang w:eastAsia="en-AU"/>
              </w:rPr>
            </w:pPr>
            <w:ins w:id="32266" w:author="KIM, Jason" w:date="2019-04-02T13:39:00Z">
              <w:r w:rsidRPr="0056388D">
                <w:rPr>
                  <w:rFonts w:ascii="Calibri" w:eastAsia="Times New Roman" w:hAnsi="Calibri" w:cs="Calibri"/>
                  <w:color w:val="000000"/>
                  <w:lang w:eastAsia="en-AU"/>
                </w:rPr>
                <w:t>Chainage 7591</w:t>
              </w:r>
            </w:ins>
          </w:p>
        </w:tc>
        <w:tc>
          <w:tcPr>
            <w:tcW w:w="764" w:type="pct"/>
            <w:noWrap/>
            <w:hideMark/>
          </w:tcPr>
          <w:p w:rsidR="00110C18" w:rsidRPr="0056388D" w:rsidRDefault="00110C18" w:rsidP="00063728">
            <w:pPr>
              <w:jc w:val="right"/>
              <w:rPr>
                <w:ins w:id="32267" w:author="KIM, Jason" w:date="2019-04-02T13:39:00Z"/>
                <w:rFonts w:ascii="Calibri" w:eastAsia="Times New Roman" w:hAnsi="Calibri" w:cs="Calibri"/>
                <w:color w:val="000000"/>
                <w:lang w:eastAsia="en-AU"/>
              </w:rPr>
            </w:pPr>
            <w:ins w:id="322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69" w:author="KIM, Jason" w:date="2019-04-02T13:39:00Z"/>
        </w:trPr>
        <w:tc>
          <w:tcPr>
            <w:tcW w:w="708" w:type="pct"/>
            <w:vMerge/>
            <w:hideMark/>
          </w:tcPr>
          <w:p w:rsidR="00110C18" w:rsidRPr="0056388D" w:rsidRDefault="00110C18" w:rsidP="00063728">
            <w:pPr>
              <w:rPr>
                <w:ins w:id="322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71" w:author="KIM, Jason" w:date="2019-04-02T13:39:00Z"/>
                <w:rFonts w:ascii="Calibri" w:eastAsia="Times New Roman" w:hAnsi="Calibri" w:cs="Calibri"/>
                <w:color w:val="000000"/>
                <w:lang w:eastAsia="en-AU"/>
              </w:rPr>
            </w:pPr>
            <w:ins w:id="32272"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73" w:author="KIM, Jason" w:date="2019-04-02T13:39:00Z"/>
                <w:rFonts w:ascii="Calibri" w:eastAsia="Times New Roman" w:hAnsi="Calibri" w:cs="Calibri"/>
                <w:color w:val="000000"/>
                <w:lang w:eastAsia="en-AU"/>
              </w:rPr>
            </w:pPr>
            <w:ins w:id="3227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75" w:author="KIM, Jason" w:date="2019-04-02T13:39:00Z"/>
                <w:rFonts w:ascii="Calibri" w:eastAsia="Times New Roman" w:hAnsi="Calibri" w:cs="Calibri"/>
                <w:color w:val="000000"/>
                <w:lang w:eastAsia="en-AU"/>
              </w:rPr>
            </w:pPr>
            <w:ins w:id="32276" w:author="KIM, Jason" w:date="2019-04-02T13:39:00Z">
              <w:r w:rsidRPr="0056388D">
                <w:rPr>
                  <w:rFonts w:ascii="Calibri" w:eastAsia="Times New Roman" w:hAnsi="Calibri" w:cs="Calibri"/>
                  <w:color w:val="000000"/>
                  <w:lang w:eastAsia="en-AU"/>
                </w:rPr>
                <w:t>LLN1592</w:t>
              </w:r>
            </w:ins>
          </w:p>
        </w:tc>
        <w:tc>
          <w:tcPr>
            <w:tcW w:w="933" w:type="pct"/>
            <w:noWrap/>
            <w:hideMark/>
          </w:tcPr>
          <w:p w:rsidR="00110C18" w:rsidRPr="0056388D" w:rsidRDefault="00110C18" w:rsidP="00063728">
            <w:pPr>
              <w:rPr>
                <w:ins w:id="32277" w:author="KIM, Jason" w:date="2019-04-02T13:39:00Z"/>
                <w:rFonts w:ascii="Calibri" w:eastAsia="Times New Roman" w:hAnsi="Calibri" w:cs="Calibri"/>
                <w:color w:val="000000"/>
                <w:lang w:eastAsia="en-AU"/>
              </w:rPr>
            </w:pPr>
            <w:ins w:id="322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79" w:author="KIM, Jason" w:date="2019-04-02T13:39:00Z"/>
                <w:rFonts w:ascii="Calibri" w:eastAsia="Times New Roman" w:hAnsi="Calibri" w:cs="Calibri"/>
                <w:color w:val="000000"/>
                <w:lang w:eastAsia="en-AU"/>
              </w:rPr>
            </w:pPr>
            <w:ins w:id="32280" w:author="KIM, Jason" w:date="2019-04-02T13:39:00Z">
              <w:r w:rsidRPr="0056388D">
                <w:rPr>
                  <w:rFonts w:ascii="Calibri" w:eastAsia="Times New Roman" w:hAnsi="Calibri" w:cs="Calibri"/>
                  <w:color w:val="000000"/>
                  <w:lang w:eastAsia="en-AU"/>
                </w:rPr>
                <w:t>Chainage 7600</w:t>
              </w:r>
            </w:ins>
          </w:p>
        </w:tc>
        <w:tc>
          <w:tcPr>
            <w:tcW w:w="764" w:type="pct"/>
            <w:noWrap/>
            <w:hideMark/>
          </w:tcPr>
          <w:p w:rsidR="00110C18" w:rsidRPr="0056388D" w:rsidRDefault="00110C18" w:rsidP="00063728">
            <w:pPr>
              <w:jc w:val="right"/>
              <w:rPr>
                <w:ins w:id="32281" w:author="KIM, Jason" w:date="2019-04-02T13:39:00Z"/>
                <w:rFonts w:ascii="Calibri" w:eastAsia="Times New Roman" w:hAnsi="Calibri" w:cs="Calibri"/>
                <w:color w:val="000000"/>
                <w:lang w:eastAsia="en-AU"/>
              </w:rPr>
            </w:pPr>
            <w:ins w:id="322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83" w:author="KIM, Jason" w:date="2019-04-02T13:39:00Z"/>
        </w:trPr>
        <w:tc>
          <w:tcPr>
            <w:tcW w:w="708" w:type="pct"/>
            <w:vMerge/>
            <w:hideMark/>
          </w:tcPr>
          <w:p w:rsidR="00110C18" w:rsidRPr="0056388D" w:rsidRDefault="00110C18" w:rsidP="00063728">
            <w:pPr>
              <w:rPr>
                <w:ins w:id="322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85" w:author="KIM, Jason" w:date="2019-04-02T13:39:00Z"/>
                <w:rFonts w:ascii="Calibri" w:eastAsia="Times New Roman" w:hAnsi="Calibri" w:cs="Calibri"/>
                <w:color w:val="000000"/>
                <w:lang w:eastAsia="en-AU"/>
              </w:rPr>
            </w:pPr>
            <w:ins w:id="32286"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87" w:author="KIM, Jason" w:date="2019-04-02T13:39:00Z"/>
                <w:rFonts w:ascii="Calibri" w:eastAsia="Times New Roman" w:hAnsi="Calibri" w:cs="Calibri"/>
                <w:color w:val="000000"/>
                <w:lang w:eastAsia="en-AU"/>
              </w:rPr>
            </w:pPr>
            <w:ins w:id="3228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89" w:author="KIM, Jason" w:date="2019-04-02T13:39:00Z"/>
                <w:rFonts w:ascii="Calibri" w:eastAsia="Times New Roman" w:hAnsi="Calibri" w:cs="Calibri"/>
                <w:color w:val="000000"/>
                <w:lang w:eastAsia="en-AU"/>
              </w:rPr>
            </w:pPr>
            <w:ins w:id="32290" w:author="KIM, Jason" w:date="2019-04-02T13:39:00Z">
              <w:r w:rsidRPr="0056388D">
                <w:rPr>
                  <w:rFonts w:ascii="Calibri" w:eastAsia="Times New Roman" w:hAnsi="Calibri" w:cs="Calibri"/>
                  <w:color w:val="000000"/>
                  <w:lang w:eastAsia="en-AU"/>
                </w:rPr>
                <w:t>LLN1593</w:t>
              </w:r>
            </w:ins>
          </w:p>
        </w:tc>
        <w:tc>
          <w:tcPr>
            <w:tcW w:w="933" w:type="pct"/>
            <w:noWrap/>
            <w:hideMark/>
          </w:tcPr>
          <w:p w:rsidR="00110C18" w:rsidRPr="0056388D" w:rsidRDefault="00110C18" w:rsidP="00063728">
            <w:pPr>
              <w:rPr>
                <w:ins w:id="32291" w:author="KIM, Jason" w:date="2019-04-02T13:39:00Z"/>
                <w:rFonts w:ascii="Calibri" w:eastAsia="Times New Roman" w:hAnsi="Calibri" w:cs="Calibri"/>
                <w:color w:val="000000"/>
                <w:lang w:eastAsia="en-AU"/>
              </w:rPr>
            </w:pPr>
            <w:ins w:id="322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93" w:author="KIM, Jason" w:date="2019-04-02T13:39:00Z"/>
                <w:rFonts w:ascii="Calibri" w:eastAsia="Times New Roman" w:hAnsi="Calibri" w:cs="Calibri"/>
                <w:color w:val="000000"/>
                <w:lang w:eastAsia="en-AU"/>
              </w:rPr>
            </w:pPr>
            <w:ins w:id="32294" w:author="KIM, Jason" w:date="2019-04-02T13:39:00Z">
              <w:r w:rsidRPr="0056388D">
                <w:rPr>
                  <w:rFonts w:ascii="Calibri" w:eastAsia="Times New Roman" w:hAnsi="Calibri" w:cs="Calibri"/>
                  <w:color w:val="000000"/>
                  <w:lang w:eastAsia="en-AU"/>
                </w:rPr>
                <w:t>Chainage 7610</w:t>
              </w:r>
            </w:ins>
          </w:p>
        </w:tc>
        <w:tc>
          <w:tcPr>
            <w:tcW w:w="764" w:type="pct"/>
            <w:noWrap/>
            <w:hideMark/>
          </w:tcPr>
          <w:p w:rsidR="00110C18" w:rsidRPr="0056388D" w:rsidRDefault="00110C18" w:rsidP="00063728">
            <w:pPr>
              <w:jc w:val="right"/>
              <w:rPr>
                <w:ins w:id="32295" w:author="KIM, Jason" w:date="2019-04-02T13:39:00Z"/>
                <w:rFonts w:ascii="Calibri" w:eastAsia="Times New Roman" w:hAnsi="Calibri" w:cs="Calibri"/>
                <w:color w:val="000000"/>
                <w:lang w:eastAsia="en-AU"/>
              </w:rPr>
            </w:pPr>
            <w:ins w:id="322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97" w:author="KIM, Jason" w:date="2019-04-02T13:39:00Z"/>
        </w:trPr>
        <w:tc>
          <w:tcPr>
            <w:tcW w:w="708" w:type="pct"/>
            <w:vMerge/>
            <w:hideMark/>
          </w:tcPr>
          <w:p w:rsidR="00110C18" w:rsidRPr="0056388D" w:rsidRDefault="00110C18" w:rsidP="00063728">
            <w:pPr>
              <w:rPr>
                <w:ins w:id="322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99" w:author="KIM, Jason" w:date="2019-04-02T13:39:00Z"/>
                <w:rFonts w:ascii="Calibri" w:eastAsia="Times New Roman" w:hAnsi="Calibri" w:cs="Calibri"/>
                <w:color w:val="000000"/>
                <w:lang w:eastAsia="en-AU"/>
              </w:rPr>
            </w:pPr>
            <w:ins w:id="32300"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301" w:author="KIM, Jason" w:date="2019-04-02T13:39:00Z"/>
                <w:rFonts w:ascii="Calibri" w:eastAsia="Times New Roman" w:hAnsi="Calibri" w:cs="Calibri"/>
                <w:color w:val="000000"/>
                <w:lang w:eastAsia="en-AU"/>
              </w:rPr>
            </w:pPr>
            <w:ins w:id="323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03" w:author="KIM, Jason" w:date="2019-04-02T13:39:00Z"/>
                <w:rFonts w:ascii="Calibri" w:eastAsia="Times New Roman" w:hAnsi="Calibri" w:cs="Calibri"/>
                <w:color w:val="000000"/>
                <w:lang w:eastAsia="en-AU"/>
              </w:rPr>
            </w:pPr>
            <w:ins w:id="32304" w:author="KIM, Jason" w:date="2019-04-02T13:39:00Z">
              <w:r w:rsidRPr="0056388D">
                <w:rPr>
                  <w:rFonts w:ascii="Calibri" w:eastAsia="Times New Roman" w:hAnsi="Calibri" w:cs="Calibri"/>
                  <w:color w:val="000000"/>
                  <w:lang w:eastAsia="en-AU"/>
                </w:rPr>
                <w:t>LLN1594</w:t>
              </w:r>
            </w:ins>
          </w:p>
        </w:tc>
        <w:tc>
          <w:tcPr>
            <w:tcW w:w="933" w:type="pct"/>
            <w:noWrap/>
            <w:hideMark/>
          </w:tcPr>
          <w:p w:rsidR="00110C18" w:rsidRPr="0056388D" w:rsidRDefault="00110C18" w:rsidP="00063728">
            <w:pPr>
              <w:rPr>
                <w:ins w:id="32305" w:author="KIM, Jason" w:date="2019-04-02T13:39:00Z"/>
                <w:rFonts w:ascii="Calibri" w:eastAsia="Times New Roman" w:hAnsi="Calibri" w:cs="Calibri"/>
                <w:color w:val="000000"/>
                <w:lang w:eastAsia="en-AU"/>
              </w:rPr>
            </w:pPr>
            <w:ins w:id="323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07" w:author="KIM, Jason" w:date="2019-04-02T13:39:00Z"/>
                <w:rFonts w:ascii="Calibri" w:eastAsia="Times New Roman" w:hAnsi="Calibri" w:cs="Calibri"/>
                <w:color w:val="000000"/>
                <w:lang w:eastAsia="en-AU"/>
              </w:rPr>
            </w:pPr>
            <w:ins w:id="32308" w:author="KIM, Jason" w:date="2019-04-02T13:39:00Z">
              <w:r w:rsidRPr="0056388D">
                <w:rPr>
                  <w:rFonts w:ascii="Calibri" w:eastAsia="Times New Roman" w:hAnsi="Calibri" w:cs="Calibri"/>
                  <w:color w:val="000000"/>
                  <w:lang w:eastAsia="en-AU"/>
                </w:rPr>
                <w:t>Chainage 7619</w:t>
              </w:r>
            </w:ins>
          </w:p>
        </w:tc>
        <w:tc>
          <w:tcPr>
            <w:tcW w:w="764" w:type="pct"/>
            <w:noWrap/>
            <w:hideMark/>
          </w:tcPr>
          <w:p w:rsidR="00110C18" w:rsidRPr="0056388D" w:rsidRDefault="00110C18" w:rsidP="00063728">
            <w:pPr>
              <w:jc w:val="right"/>
              <w:rPr>
                <w:ins w:id="32309" w:author="KIM, Jason" w:date="2019-04-02T13:39:00Z"/>
                <w:rFonts w:ascii="Calibri" w:eastAsia="Times New Roman" w:hAnsi="Calibri" w:cs="Calibri"/>
                <w:color w:val="000000"/>
                <w:lang w:eastAsia="en-AU"/>
              </w:rPr>
            </w:pPr>
            <w:ins w:id="323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11" w:author="KIM, Jason" w:date="2019-04-02T13:39:00Z"/>
        </w:trPr>
        <w:tc>
          <w:tcPr>
            <w:tcW w:w="708" w:type="pct"/>
            <w:vMerge/>
            <w:hideMark/>
          </w:tcPr>
          <w:p w:rsidR="00110C18" w:rsidRPr="0056388D" w:rsidRDefault="00110C18" w:rsidP="00063728">
            <w:pPr>
              <w:rPr>
                <w:ins w:id="323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13" w:author="KIM, Jason" w:date="2019-04-02T13:39:00Z"/>
                <w:rFonts w:ascii="Calibri" w:eastAsia="Times New Roman" w:hAnsi="Calibri" w:cs="Calibri"/>
                <w:color w:val="000000"/>
                <w:lang w:eastAsia="en-AU"/>
              </w:rPr>
            </w:pPr>
            <w:ins w:id="32314"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315" w:author="KIM, Jason" w:date="2019-04-02T13:39:00Z"/>
                <w:rFonts w:ascii="Calibri" w:eastAsia="Times New Roman" w:hAnsi="Calibri" w:cs="Calibri"/>
                <w:color w:val="000000"/>
                <w:lang w:eastAsia="en-AU"/>
              </w:rPr>
            </w:pPr>
            <w:ins w:id="3231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17" w:author="KIM, Jason" w:date="2019-04-02T13:39:00Z"/>
                <w:rFonts w:ascii="Calibri" w:eastAsia="Times New Roman" w:hAnsi="Calibri" w:cs="Calibri"/>
                <w:color w:val="000000"/>
                <w:lang w:eastAsia="en-AU"/>
              </w:rPr>
            </w:pPr>
            <w:ins w:id="32318" w:author="KIM, Jason" w:date="2019-04-02T13:39:00Z">
              <w:r w:rsidRPr="0056388D">
                <w:rPr>
                  <w:rFonts w:ascii="Calibri" w:eastAsia="Times New Roman" w:hAnsi="Calibri" w:cs="Calibri"/>
                  <w:color w:val="000000"/>
                  <w:lang w:eastAsia="en-AU"/>
                </w:rPr>
                <w:t>LLN1595</w:t>
              </w:r>
            </w:ins>
          </w:p>
        </w:tc>
        <w:tc>
          <w:tcPr>
            <w:tcW w:w="933" w:type="pct"/>
            <w:noWrap/>
            <w:hideMark/>
          </w:tcPr>
          <w:p w:rsidR="00110C18" w:rsidRPr="0056388D" w:rsidRDefault="00110C18" w:rsidP="00063728">
            <w:pPr>
              <w:rPr>
                <w:ins w:id="32319" w:author="KIM, Jason" w:date="2019-04-02T13:39:00Z"/>
                <w:rFonts w:ascii="Calibri" w:eastAsia="Times New Roman" w:hAnsi="Calibri" w:cs="Calibri"/>
                <w:color w:val="000000"/>
                <w:lang w:eastAsia="en-AU"/>
              </w:rPr>
            </w:pPr>
            <w:ins w:id="323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21" w:author="KIM, Jason" w:date="2019-04-02T13:39:00Z"/>
                <w:rFonts w:ascii="Calibri" w:eastAsia="Times New Roman" w:hAnsi="Calibri" w:cs="Calibri"/>
                <w:color w:val="000000"/>
                <w:lang w:eastAsia="en-AU"/>
              </w:rPr>
            </w:pPr>
            <w:ins w:id="32322" w:author="KIM, Jason" w:date="2019-04-02T13:39:00Z">
              <w:r w:rsidRPr="0056388D">
                <w:rPr>
                  <w:rFonts w:ascii="Calibri" w:eastAsia="Times New Roman" w:hAnsi="Calibri" w:cs="Calibri"/>
                  <w:color w:val="000000"/>
                  <w:lang w:eastAsia="en-AU"/>
                </w:rPr>
                <w:t>Chainage 7629</w:t>
              </w:r>
            </w:ins>
          </w:p>
        </w:tc>
        <w:tc>
          <w:tcPr>
            <w:tcW w:w="764" w:type="pct"/>
            <w:noWrap/>
            <w:hideMark/>
          </w:tcPr>
          <w:p w:rsidR="00110C18" w:rsidRPr="0056388D" w:rsidRDefault="00110C18" w:rsidP="00063728">
            <w:pPr>
              <w:jc w:val="right"/>
              <w:rPr>
                <w:ins w:id="32323" w:author="KIM, Jason" w:date="2019-04-02T13:39:00Z"/>
                <w:rFonts w:ascii="Calibri" w:eastAsia="Times New Roman" w:hAnsi="Calibri" w:cs="Calibri"/>
                <w:color w:val="000000"/>
                <w:lang w:eastAsia="en-AU"/>
              </w:rPr>
            </w:pPr>
            <w:ins w:id="323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25" w:author="KIM, Jason" w:date="2019-04-02T13:39:00Z"/>
        </w:trPr>
        <w:tc>
          <w:tcPr>
            <w:tcW w:w="708" w:type="pct"/>
            <w:vMerge/>
            <w:hideMark/>
          </w:tcPr>
          <w:p w:rsidR="00110C18" w:rsidRPr="0056388D" w:rsidRDefault="00110C18" w:rsidP="00063728">
            <w:pPr>
              <w:rPr>
                <w:ins w:id="323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27" w:author="KIM, Jason" w:date="2019-04-02T13:39:00Z"/>
                <w:rFonts w:ascii="Calibri" w:eastAsia="Times New Roman" w:hAnsi="Calibri" w:cs="Calibri"/>
                <w:color w:val="000000"/>
                <w:lang w:eastAsia="en-AU"/>
              </w:rPr>
            </w:pPr>
            <w:ins w:id="32328"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329" w:author="KIM, Jason" w:date="2019-04-02T13:39:00Z"/>
                <w:rFonts w:ascii="Calibri" w:eastAsia="Times New Roman" w:hAnsi="Calibri" w:cs="Calibri"/>
                <w:color w:val="000000"/>
                <w:lang w:eastAsia="en-AU"/>
              </w:rPr>
            </w:pPr>
            <w:ins w:id="323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31" w:author="KIM, Jason" w:date="2019-04-02T13:39:00Z"/>
                <w:rFonts w:ascii="Calibri" w:eastAsia="Times New Roman" w:hAnsi="Calibri" w:cs="Calibri"/>
                <w:color w:val="000000"/>
                <w:lang w:eastAsia="en-AU"/>
              </w:rPr>
            </w:pPr>
            <w:ins w:id="32332" w:author="KIM, Jason" w:date="2019-04-02T13:39:00Z">
              <w:r w:rsidRPr="0056388D">
                <w:rPr>
                  <w:rFonts w:ascii="Calibri" w:eastAsia="Times New Roman" w:hAnsi="Calibri" w:cs="Calibri"/>
                  <w:color w:val="000000"/>
                  <w:lang w:eastAsia="en-AU"/>
                </w:rPr>
                <w:t>LLN1596</w:t>
              </w:r>
            </w:ins>
          </w:p>
        </w:tc>
        <w:tc>
          <w:tcPr>
            <w:tcW w:w="933" w:type="pct"/>
            <w:noWrap/>
            <w:hideMark/>
          </w:tcPr>
          <w:p w:rsidR="00110C18" w:rsidRPr="0056388D" w:rsidRDefault="00110C18" w:rsidP="00063728">
            <w:pPr>
              <w:rPr>
                <w:ins w:id="32333" w:author="KIM, Jason" w:date="2019-04-02T13:39:00Z"/>
                <w:rFonts w:ascii="Calibri" w:eastAsia="Times New Roman" w:hAnsi="Calibri" w:cs="Calibri"/>
                <w:color w:val="000000"/>
                <w:lang w:eastAsia="en-AU"/>
              </w:rPr>
            </w:pPr>
            <w:ins w:id="323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35" w:author="KIM, Jason" w:date="2019-04-02T13:39:00Z"/>
                <w:rFonts w:ascii="Calibri" w:eastAsia="Times New Roman" w:hAnsi="Calibri" w:cs="Calibri"/>
                <w:color w:val="000000"/>
                <w:lang w:eastAsia="en-AU"/>
              </w:rPr>
            </w:pPr>
            <w:ins w:id="32336" w:author="KIM, Jason" w:date="2019-04-02T13:39:00Z">
              <w:r w:rsidRPr="0056388D">
                <w:rPr>
                  <w:rFonts w:ascii="Calibri" w:eastAsia="Times New Roman" w:hAnsi="Calibri" w:cs="Calibri"/>
                  <w:color w:val="000000"/>
                  <w:lang w:eastAsia="en-AU"/>
                </w:rPr>
                <w:t>Chainage 7639</w:t>
              </w:r>
            </w:ins>
          </w:p>
        </w:tc>
        <w:tc>
          <w:tcPr>
            <w:tcW w:w="764" w:type="pct"/>
            <w:noWrap/>
            <w:hideMark/>
          </w:tcPr>
          <w:p w:rsidR="00110C18" w:rsidRPr="0056388D" w:rsidRDefault="00110C18" w:rsidP="00063728">
            <w:pPr>
              <w:jc w:val="right"/>
              <w:rPr>
                <w:ins w:id="32337" w:author="KIM, Jason" w:date="2019-04-02T13:39:00Z"/>
                <w:rFonts w:ascii="Calibri" w:eastAsia="Times New Roman" w:hAnsi="Calibri" w:cs="Calibri"/>
                <w:color w:val="000000"/>
                <w:lang w:eastAsia="en-AU"/>
              </w:rPr>
            </w:pPr>
            <w:ins w:id="323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39" w:author="KIM, Jason" w:date="2019-04-02T13:39:00Z"/>
        </w:trPr>
        <w:tc>
          <w:tcPr>
            <w:tcW w:w="708" w:type="pct"/>
            <w:vMerge w:val="restart"/>
            <w:noWrap/>
            <w:hideMark/>
          </w:tcPr>
          <w:p w:rsidR="00110C18" w:rsidRPr="0056388D" w:rsidRDefault="00110C18" w:rsidP="00063728">
            <w:pPr>
              <w:rPr>
                <w:ins w:id="32340" w:author="KIM, Jason" w:date="2019-04-02T13:39:00Z"/>
                <w:rFonts w:ascii="Calibri" w:eastAsia="Times New Roman" w:hAnsi="Calibri" w:cs="Calibri"/>
                <w:color w:val="000000"/>
                <w:lang w:eastAsia="en-AU"/>
              </w:rPr>
            </w:pPr>
            <w:ins w:id="32341" w:author="KIM, Jason" w:date="2019-04-02T13:39:00Z">
              <w:r w:rsidRPr="0056388D">
                <w:rPr>
                  <w:rFonts w:ascii="Calibri" w:eastAsia="Times New Roman" w:hAnsi="Calibri" w:cs="Calibri"/>
                  <w:color w:val="000000"/>
                  <w:lang w:eastAsia="en-AU"/>
                </w:rPr>
                <w:t>LLE56K61</w:t>
              </w:r>
            </w:ins>
          </w:p>
        </w:tc>
        <w:tc>
          <w:tcPr>
            <w:tcW w:w="605" w:type="pct"/>
            <w:noWrap/>
            <w:hideMark/>
          </w:tcPr>
          <w:p w:rsidR="00110C18" w:rsidRPr="0056388D" w:rsidRDefault="00110C18" w:rsidP="00063728">
            <w:pPr>
              <w:rPr>
                <w:ins w:id="32342" w:author="KIM, Jason" w:date="2019-04-02T13:39:00Z"/>
                <w:rFonts w:ascii="Calibri" w:eastAsia="Times New Roman" w:hAnsi="Calibri" w:cs="Calibri"/>
                <w:color w:val="000000"/>
                <w:lang w:eastAsia="en-AU"/>
              </w:rPr>
            </w:pPr>
            <w:ins w:id="32343"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44" w:author="KIM, Jason" w:date="2019-04-02T13:39:00Z"/>
                <w:rFonts w:ascii="Calibri" w:eastAsia="Times New Roman" w:hAnsi="Calibri" w:cs="Calibri"/>
                <w:color w:val="000000"/>
                <w:lang w:eastAsia="en-AU"/>
              </w:rPr>
            </w:pPr>
            <w:ins w:id="3234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46" w:author="KIM, Jason" w:date="2019-04-02T13:39:00Z"/>
                <w:rFonts w:ascii="Calibri" w:eastAsia="Times New Roman" w:hAnsi="Calibri" w:cs="Calibri"/>
                <w:color w:val="000000"/>
                <w:lang w:eastAsia="en-AU"/>
              </w:rPr>
            </w:pPr>
            <w:ins w:id="32347" w:author="KIM, Jason" w:date="2019-04-02T13:39:00Z">
              <w:r w:rsidRPr="0056388D">
                <w:rPr>
                  <w:rFonts w:ascii="Calibri" w:eastAsia="Times New Roman" w:hAnsi="Calibri" w:cs="Calibri"/>
                  <w:color w:val="000000"/>
                  <w:lang w:eastAsia="en-AU"/>
                </w:rPr>
                <w:t>LLN1575</w:t>
              </w:r>
            </w:ins>
          </w:p>
        </w:tc>
        <w:tc>
          <w:tcPr>
            <w:tcW w:w="933" w:type="pct"/>
            <w:noWrap/>
            <w:hideMark/>
          </w:tcPr>
          <w:p w:rsidR="00110C18" w:rsidRPr="0056388D" w:rsidRDefault="00110C18" w:rsidP="00063728">
            <w:pPr>
              <w:rPr>
                <w:ins w:id="32348" w:author="KIM, Jason" w:date="2019-04-02T13:39:00Z"/>
                <w:rFonts w:ascii="Calibri" w:eastAsia="Times New Roman" w:hAnsi="Calibri" w:cs="Calibri"/>
                <w:color w:val="000000"/>
                <w:lang w:eastAsia="en-AU"/>
              </w:rPr>
            </w:pPr>
            <w:ins w:id="323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50" w:author="KIM, Jason" w:date="2019-04-02T13:39:00Z"/>
                <w:rFonts w:ascii="Calibri" w:eastAsia="Times New Roman" w:hAnsi="Calibri" w:cs="Calibri"/>
                <w:color w:val="000000"/>
                <w:lang w:eastAsia="en-AU"/>
              </w:rPr>
            </w:pPr>
            <w:ins w:id="32351" w:author="KIM, Jason" w:date="2019-04-02T13:39:00Z">
              <w:r w:rsidRPr="0056388D">
                <w:rPr>
                  <w:rFonts w:ascii="Calibri" w:eastAsia="Times New Roman" w:hAnsi="Calibri" w:cs="Calibri"/>
                  <w:color w:val="000000"/>
                  <w:lang w:eastAsia="en-AU"/>
                </w:rPr>
                <w:t>Chainage 7422</w:t>
              </w:r>
            </w:ins>
          </w:p>
        </w:tc>
        <w:tc>
          <w:tcPr>
            <w:tcW w:w="764" w:type="pct"/>
            <w:noWrap/>
            <w:hideMark/>
          </w:tcPr>
          <w:p w:rsidR="00110C18" w:rsidRPr="0056388D" w:rsidRDefault="00110C18" w:rsidP="00063728">
            <w:pPr>
              <w:jc w:val="right"/>
              <w:rPr>
                <w:ins w:id="32352" w:author="KIM, Jason" w:date="2019-04-02T13:39:00Z"/>
                <w:rFonts w:ascii="Calibri" w:eastAsia="Times New Roman" w:hAnsi="Calibri" w:cs="Calibri"/>
                <w:color w:val="000000"/>
                <w:lang w:eastAsia="en-AU"/>
              </w:rPr>
            </w:pPr>
            <w:ins w:id="323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54" w:author="KIM, Jason" w:date="2019-04-02T13:39:00Z"/>
        </w:trPr>
        <w:tc>
          <w:tcPr>
            <w:tcW w:w="708" w:type="pct"/>
            <w:vMerge/>
            <w:hideMark/>
          </w:tcPr>
          <w:p w:rsidR="00110C18" w:rsidRPr="0056388D" w:rsidRDefault="00110C18" w:rsidP="00063728">
            <w:pPr>
              <w:rPr>
                <w:ins w:id="323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56" w:author="KIM, Jason" w:date="2019-04-02T13:39:00Z"/>
                <w:rFonts w:ascii="Calibri" w:eastAsia="Times New Roman" w:hAnsi="Calibri" w:cs="Calibri"/>
                <w:color w:val="000000"/>
                <w:lang w:eastAsia="en-AU"/>
              </w:rPr>
            </w:pPr>
            <w:ins w:id="32357"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58" w:author="KIM, Jason" w:date="2019-04-02T13:39:00Z"/>
                <w:rFonts w:ascii="Calibri" w:eastAsia="Times New Roman" w:hAnsi="Calibri" w:cs="Calibri"/>
                <w:color w:val="000000"/>
                <w:lang w:eastAsia="en-AU"/>
              </w:rPr>
            </w:pPr>
            <w:ins w:id="3235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60" w:author="KIM, Jason" w:date="2019-04-02T13:39:00Z"/>
                <w:rFonts w:ascii="Calibri" w:eastAsia="Times New Roman" w:hAnsi="Calibri" w:cs="Calibri"/>
                <w:color w:val="000000"/>
                <w:lang w:eastAsia="en-AU"/>
              </w:rPr>
            </w:pPr>
            <w:ins w:id="32361" w:author="KIM, Jason" w:date="2019-04-02T13:39:00Z">
              <w:r w:rsidRPr="0056388D">
                <w:rPr>
                  <w:rFonts w:ascii="Calibri" w:eastAsia="Times New Roman" w:hAnsi="Calibri" w:cs="Calibri"/>
                  <w:color w:val="000000"/>
                  <w:lang w:eastAsia="en-AU"/>
                </w:rPr>
                <w:t>LLN1576</w:t>
              </w:r>
            </w:ins>
          </w:p>
        </w:tc>
        <w:tc>
          <w:tcPr>
            <w:tcW w:w="933" w:type="pct"/>
            <w:noWrap/>
            <w:hideMark/>
          </w:tcPr>
          <w:p w:rsidR="00110C18" w:rsidRPr="0056388D" w:rsidRDefault="00110C18" w:rsidP="00063728">
            <w:pPr>
              <w:rPr>
                <w:ins w:id="32362" w:author="KIM, Jason" w:date="2019-04-02T13:39:00Z"/>
                <w:rFonts w:ascii="Calibri" w:eastAsia="Times New Roman" w:hAnsi="Calibri" w:cs="Calibri"/>
                <w:color w:val="000000"/>
                <w:lang w:eastAsia="en-AU"/>
              </w:rPr>
            </w:pPr>
            <w:ins w:id="323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64" w:author="KIM, Jason" w:date="2019-04-02T13:39:00Z"/>
                <w:rFonts w:ascii="Calibri" w:eastAsia="Times New Roman" w:hAnsi="Calibri" w:cs="Calibri"/>
                <w:color w:val="000000"/>
                <w:lang w:eastAsia="en-AU"/>
              </w:rPr>
            </w:pPr>
            <w:ins w:id="32365" w:author="KIM, Jason" w:date="2019-04-02T13:39:00Z">
              <w:r w:rsidRPr="0056388D">
                <w:rPr>
                  <w:rFonts w:ascii="Calibri" w:eastAsia="Times New Roman" w:hAnsi="Calibri" w:cs="Calibri"/>
                  <w:color w:val="000000"/>
                  <w:lang w:eastAsia="en-AU"/>
                </w:rPr>
                <w:t>Chainage 7432</w:t>
              </w:r>
            </w:ins>
          </w:p>
        </w:tc>
        <w:tc>
          <w:tcPr>
            <w:tcW w:w="764" w:type="pct"/>
            <w:noWrap/>
            <w:hideMark/>
          </w:tcPr>
          <w:p w:rsidR="00110C18" w:rsidRPr="0056388D" w:rsidRDefault="00110C18" w:rsidP="00063728">
            <w:pPr>
              <w:jc w:val="right"/>
              <w:rPr>
                <w:ins w:id="32366" w:author="KIM, Jason" w:date="2019-04-02T13:39:00Z"/>
                <w:rFonts w:ascii="Calibri" w:eastAsia="Times New Roman" w:hAnsi="Calibri" w:cs="Calibri"/>
                <w:color w:val="000000"/>
                <w:lang w:eastAsia="en-AU"/>
              </w:rPr>
            </w:pPr>
            <w:ins w:id="323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68" w:author="KIM, Jason" w:date="2019-04-02T13:39:00Z"/>
        </w:trPr>
        <w:tc>
          <w:tcPr>
            <w:tcW w:w="708" w:type="pct"/>
            <w:vMerge/>
            <w:hideMark/>
          </w:tcPr>
          <w:p w:rsidR="00110C18" w:rsidRPr="0056388D" w:rsidRDefault="00110C18" w:rsidP="00063728">
            <w:pPr>
              <w:rPr>
                <w:ins w:id="323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70" w:author="KIM, Jason" w:date="2019-04-02T13:39:00Z"/>
                <w:rFonts w:ascii="Calibri" w:eastAsia="Times New Roman" w:hAnsi="Calibri" w:cs="Calibri"/>
                <w:color w:val="000000"/>
                <w:lang w:eastAsia="en-AU"/>
              </w:rPr>
            </w:pPr>
            <w:ins w:id="32371"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72" w:author="KIM, Jason" w:date="2019-04-02T13:39:00Z"/>
                <w:rFonts w:ascii="Calibri" w:eastAsia="Times New Roman" w:hAnsi="Calibri" w:cs="Calibri"/>
                <w:color w:val="000000"/>
                <w:lang w:eastAsia="en-AU"/>
              </w:rPr>
            </w:pPr>
            <w:ins w:id="3237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74" w:author="KIM, Jason" w:date="2019-04-02T13:39:00Z"/>
                <w:rFonts w:ascii="Calibri" w:eastAsia="Times New Roman" w:hAnsi="Calibri" w:cs="Calibri"/>
                <w:color w:val="000000"/>
                <w:lang w:eastAsia="en-AU"/>
              </w:rPr>
            </w:pPr>
            <w:ins w:id="32375" w:author="KIM, Jason" w:date="2019-04-02T13:39:00Z">
              <w:r w:rsidRPr="0056388D">
                <w:rPr>
                  <w:rFonts w:ascii="Calibri" w:eastAsia="Times New Roman" w:hAnsi="Calibri" w:cs="Calibri"/>
                  <w:color w:val="000000"/>
                  <w:lang w:eastAsia="en-AU"/>
                </w:rPr>
                <w:t>LLN1577</w:t>
              </w:r>
            </w:ins>
          </w:p>
        </w:tc>
        <w:tc>
          <w:tcPr>
            <w:tcW w:w="933" w:type="pct"/>
            <w:noWrap/>
            <w:hideMark/>
          </w:tcPr>
          <w:p w:rsidR="00110C18" w:rsidRPr="0056388D" w:rsidRDefault="00110C18" w:rsidP="00063728">
            <w:pPr>
              <w:rPr>
                <w:ins w:id="32376" w:author="KIM, Jason" w:date="2019-04-02T13:39:00Z"/>
                <w:rFonts w:ascii="Calibri" w:eastAsia="Times New Roman" w:hAnsi="Calibri" w:cs="Calibri"/>
                <w:color w:val="000000"/>
                <w:lang w:eastAsia="en-AU"/>
              </w:rPr>
            </w:pPr>
            <w:ins w:id="323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78" w:author="KIM, Jason" w:date="2019-04-02T13:39:00Z"/>
                <w:rFonts w:ascii="Calibri" w:eastAsia="Times New Roman" w:hAnsi="Calibri" w:cs="Calibri"/>
                <w:color w:val="000000"/>
                <w:lang w:eastAsia="en-AU"/>
              </w:rPr>
            </w:pPr>
            <w:ins w:id="32379" w:author="KIM, Jason" w:date="2019-04-02T13:39:00Z">
              <w:r w:rsidRPr="0056388D">
                <w:rPr>
                  <w:rFonts w:ascii="Calibri" w:eastAsia="Times New Roman" w:hAnsi="Calibri" w:cs="Calibri"/>
                  <w:color w:val="000000"/>
                  <w:lang w:eastAsia="en-AU"/>
                </w:rPr>
                <w:t>Chainage 7442</w:t>
              </w:r>
            </w:ins>
          </w:p>
        </w:tc>
        <w:tc>
          <w:tcPr>
            <w:tcW w:w="764" w:type="pct"/>
            <w:noWrap/>
            <w:hideMark/>
          </w:tcPr>
          <w:p w:rsidR="00110C18" w:rsidRPr="0056388D" w:rsidRDefault="00110C18" w:rsidP="00063728">
            <w:pPr>
              <w:jc w:val="right"/>
              <w:rPr>
                <w:ins w:id="32380" w:author="KIM, Jason" w:date="2019-04-02T13:39:00Z"/>
                <w:rFonts w:ascii="Calibri" w:eastAsia="Times New Roman" w:hAnsi="Calibri" w:cs="Calibri"/>
                <w:color w:val="000000"/>
                <w:lang w:eastAsia="en-AU"/>
              </w:rPr>
            </w:pPr>
            <w:ins w:id="323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82" w:author="KIM, Jason" w:date="2019-04-02T13:39:00Z"/>
        </w:trPr>
        <w:tc>
          <w:tcPr>
            <w:tcW w:w="708" w:type="pct"/>
            <w:vMerge/>
            <w:hideMark/>
          </w:tcPr>
          <w:p w:rsidR="00110C18" w:rsidRPr="0056388D" w:rsidRDefault="00110C18" w:rsidP="00063728">
            <w:pPr>
              <w:rPr>
                <w:ins w:id="323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84" w:author="KIM, Jason" w:date="2019-04-02T13:39:00Z"/>
                <w:rFonts w:ascii="Calibri" w:eastAsia="Times New Roman" w:hAnsi="Calibri" w:cs="Calibri"/>
                <w:color w:val="000000"/>
                <w:lang w:eastAsia="en-AU"/>
              </w:rPr>
            </w:pPr>
            <w:ins w:id="32385"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86" w:author="KIM, Jason" w:date="2019-04-02T13:39:00Z"/>
                <w:rFonts w:ascii="Calibri" w:eastAsia="Times New Roman" w:hAnsi="Calibri" w:cs="Calibri"/>
                <w:color w:val="000000"/>
                <w:lang w:eastAsia="en-AU"/>
              </w:rPr>
            </w:pPr>
            <w:ins w:id="3238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88" w:author="KIM, Jason" w:date="2019-04-02T13:39:00Z"/>
                <w:rFonts w:ascii="Calibri" w:eastAsia="Times New Roman" w:hAnsi="Calibri" w:cs="Calibri"/>
                <w:color w:val="000000"/>
                <w:lang w:eastAsia="en-AU"/>
              </w:rPr>
            </w:pPr>
            <w:ins w:id="32389" w:author="KIM, Jason" w:date="2019-04-02T13:39:00Z">
              <w:r w:rsidRPr="0056388D">
                <w:rPr>
                  <w:rFonts w:ascii="Calibri" w:eastAsia="Times New Roman" w:hAnsi="Calibri" w:cs="Calibri"/>
                  <w:color w:val="000000"/>
                  <w:lang w:eastAsia="en-AU"/>
                </w:rPr>
                <w:t>LLN1578</w:t>
              </w:r>
            </w:ins>
          </w:p>
        </w:tc>
        <w:tc>
          <w:tcPr>
            <w:tcW w:w="933" w:type="pct"/>
            <w:noWrap/>
            <w:hideMark/>
          </w:tcPr>
          <w:p w:rsidR="00110C18" w:rsidRPr="0056388D" w:rsidRDefault="00110C18" w:rsidP="00063728">
            <w:pPr>
              <w:rPr>
                <w:ins w:id="32390" w:author="KIM, Jason" w:date="2019-04-02T13:39:00Z"/>
                <w:rFonts w:ascii="Calibri" w:eastAsia="Times New Roman" w:hAnsi="Calibri" w:cs="Calibri"/>
                <w:color w:val="000000"/>
                <w:lang w:eastAsia="en-AU"/>
              </w:rPr>
            </w:pPr>
            <w:ins w:id="323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92" w:author="KIM, Jason" w:date="2019-04-02T13:39:00Z"/>
                <w:rFonts w:ascii="Calibri" w:eastAsia="Times New Roman" w:hAnsi="Calibri" w:cs="Calibri"/>
                <w:color w:val="000000"/>
                <w:lang w:eastAsia="en-AU"/>
              </w:rPr>
            </w:pPr>
            <w:ins w:id="32393" w:author="KIM, Jason" w:date="2019-04-02T13:39:00Z">
              <w:r w:rsidRPr="0056388D">
                <w:rPr>
                  <w:rFonts w:ascii="Calibri" w:eastAsia="Times New Roman" w:hAnsi="Calibri" w:cs="Calibri"/>
                  <w:color w:val="000000"/>
                  <w:lang w:eastAsia="en-AU"/>
                </w:rPr>
                <w:t>Chainage 7451</w:t>
              </w:r>
            </w:ins>
          </w:p>
        </w:tc>
        <w:tc>
          <w:tcPr>
            <w:tcW w:w="764" w:type="pct"/>
            <w:noWrap/>
            <w:hideMark/>
          </w:tcPr>
          <w:p w:rsidR="00110C18" w:rsidRPr="0056388D" w:rsidRDefault="00110C18" w:rsidP="00063728">
            <w:pPr>
              <w:jc w:val="right"/>
              <w:rPr>
                <w:ins w:id="32394" w:author="KIM, Jason" w:date="2019-04-02T13:39:00Z"/>
                <w:rFonts w:ascii="Calibri" w:eastAsia="Times New Roman" w:hAnsi="Calibri" w:cs="Calibri"/>
                <w:color w:val="000000"/>
                <w:lang w:eastAsia="en-AU"/>
              </w:rPr>
            </w:pPr>
            <w:ins w:id="323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96" w:author="KIM, Jason" w:date="2019-04-02T13:39:00Z"/>
        </w:trPr>
        <w:tc>
          <w:tcPr>
            <w:tcW w:w="708" w:type="pct"/>
            <w:vMerge/>
            <w:hideMark/>
          </w:tcPr>
          <w:p w:rsidR="00110C18" w:rsidRPr="0056388D" w:rsidRDefault="00110C18" w:rsidP="00063728">
            <w:pPr>
              <w:rPr>
                <w:ins w:id="323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98" w:author="KIM, Jason" w:date="2019-04-02T13:39:00Z"/>
                <w:rFonts w:ascii="Calibri" w:eastAsia="Times New Roman" w:hAnsi="Calibri" w:cs="Calibri"/>
                <w:color w:val="000000"/>
                <w:lang w:eastAsia="en-AU"/>
              </w:rPr>
            </w:pPr>
            <w:ins w:id="32399"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00" w:author="KIM, Jason" w:date="2019-04-02T13:39:00Z"/>
                <w:rFonts w:ascii="Calibri" w:eastAsia="Times New Roman" w:hAnsi="Calibri" w:cs="Calibri"/>
                <w:color w:val="000000"/>
                <w:lang w:eastAsia="en-AU"/>
              </w:rPr>
            </w:pPr>
            <w:ins w:id="3240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02" w:author="KIM, Jason" w:date="2019-04-02T13:39:00Z"/>
                <w:rFonts w:ascii="Calibri" w:eastAsia="Times New Roman" w:hAnsi="Calibri" w:cs="Calibri"/>
                <w:color w:val="000000"/>
                <w:lang w:eastAsia="en-AU"/>
              </w:rPr>
            </w:pPr>
            <w:ins w:id="32403" w:author="KIM, Jason" w:date="2019-04-02T13:39:00Z">
              <w:r w:rsidRPr="0056388D">
                <w:rPr>
                  <w:rFonts w:ascii="Calibri" w:eastAsia="Times New Roman" w:hAnsi="Calibri" w:cs="Calibri"/>
                  <w:color w:val="000000"/>
                  <w:lang w:eastAsia="en-AU"/>
                </w:rPr>
                <w:t>LLN1579</w:t>
              </w:r>
            </w:ins>
          </w:p>
        </w:tc>
        <w:tc>
          <w:tcPr>
            <w:tcW w:w="933" w:type="pct"/>
            <w:noWrap/>
            <w:hideMark/>
          </w:tcPr>
          <w:p w:rsidR="00110C18" w:rsidRPr="0056388D" w:rsidRDefault="00110C18" w:rsidP="00063728">
            <w:pPr>
              <w:rPr>
                <w:ins w:id="32404" w:author="KIM, Jason" w:date="2019-04-02T13:39:00Z"/>
                <w:rFonts w:ascii="Calibri" w:eastAsia="Times New Roman" w:hAnsi="Calibri" w:cs="Calibri"/>
                <w:color w:val="000000"/>
                <w:lang w:eastAsia="en-AU"/>
              </w:rPr>
            </w:pPr>
            <w:ins w:id="324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06" w:author="KIM, Jason" w:date="2019-04-02T13:39:00Z"/>
                <w:rFonts w:ascii="Calibri" w:eastAsia="Times New Roman" w:hAnsi="Calibri" w:cs="Calibri"/>
                <w:color w:val="000000"/>
                <w:lang w:eastAsia="en-AU"/>
              </w:rPr>
            </w:pPr>
            <w:ins w:id="32407" w:author="KIM, Jason" w:date="2019-04-02T13:39:00Z">
              <w:r w:rsidRPr="0056388D">
                <w:rPr>
                  <w:rFonts w:ascii="Calibri" w:eastAsia="Times New Roman" w:hAnsi="Calibri" w:cs="Calibri"/>
                  <w:color w:val="000000"/>
                  <w:lang w:eastAsia="en-AU"/>
                </w:rPr>
                <w:t>Chainage 7461</w:t>
              </w:r>
            </w:ins>
          </w:p>
        </w:tc>
        <w:tc>
          <w:tcPr>
            <w:tcW w:w="764" w:type="pct"/>
            <w:noWrap/>
            <w:hideMark/>
          </w:tcPr>
          <w:p w:rsidR="00110C18" w:rsidRPr="0056388D" w:rsidRDefault="00110C18" w:rsidP="00063728">
            <w:pPr>
              <w:jc w:val="right"/>
              <w:rPr>
                <w:ins w:id="32408" w:author="KIM, Jason" w:date="2019-04-02T13:39:00Z"/>
                <w:rFonts w:ascii="Calibri" w:eastAsia="Times New Roman" w:hAnsi="Calibri" w:cs="Calibri"/>
                <w:color w:val="000000"/>
                <w:lang w:eastAsia="en-AU"/>
              </w:rPr>
            </w:pPr>
            <w:ins w:id="324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10" w:author="KIM, Jason" w:date="2019-04-02T13:39:00Z"/>
        </w:trPr>
        <w:tc>
          <w:tcPr>
            <w:tcW w:w="708" w:type="pct"/>
            <w:vMerge/>
            <w:hideMark/>
          </w:tcPr>
          <w:p w:rsidR="00110C18" w:rsidRPr="0056388D" w:rsidRDefault="00110C18" w:rsidP="00063728">
            <w:pPr>
              <w:rPr>
                <w:ins w:id="324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12" w:author="KIM, Jason" w:date="2019-04-02T13:39:00Z"/>
                <w:rFonts w:ascii="Calibri" w:eastAsia="Times New Roman" w:hAnsi="Calibri" w:cs="Calibri"/>
                <w:color w:val="000000"/>
                <w:lang w:eastAsia="en-AU"/>
              </w:rPr>
            </w:pPr>
            <w:ins w:id="32413"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14" w:author="KIM, Jason" w:date="2019-04-02T13:39:00Z"/>
                <w:rFonts w:ascii="Calibri" w:eastAsia="Times New Roman" w:hAnsi="Calibri" w:cs="Calibri"/>
                <w:color w:val="000000"/>
                <w:lang w:eastAsia="en-AU"/>
              </w:rPr>
            </w:pPr>
            <w:ins w:id="3241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16" w:author="KIM, Jason" w:date="2019-04-02T13:39:00Z"/>
                <w:rFonts w:ascii="Calibri" w:eastAsia="Times New Roman" w:hAnsi="Calibri" w:cs="Calibri"/>
                <w:color w:val="000000"/>
                <w:lang w:eastAsia="en-AU"/>
              </w:rPr>
            </w:pPr>
            <w:ins w:id="32417" w:author="KIM, Jason" w:date="2019-04-02T13:39:00Z">
              <w:r w:rsidRPr="0056388D">
                <w:rPr>
                  <w:rFonts w:ascii="Calibri" w:eastAsia="Times New Roman" w:hAnsi="Calibri" w:cs="Calibri"/>
                  <w:color w:val="000000"/>
                  <w:lang w:eastAsia="en-AU"/>
                </w:rPr>
                <w:t>LLN1580</w:t>
              </w:r>
            </w:ins>
          </w:p>
        </w:tc>
        <w:tc>
          <w:tcPr>
            <w:tcW w:w="933" w:type="pct"/>
            <w:noWrap/>
            <w:hideMark/>
          </w:tcPr>
          <w:p w:rsidR="00110C18" w:rsidRPr="0056388D" w:rsidRDefault="00110C18" w:rsidP="00063728">
            <w:pPr>
              <w:rPr>
                <w:ins w:id="32418" w:author="KIM, Jason" w:date="2019-04-02T13:39:00Z"/>
                <w:rFonts w:ascii="Calibri" w:eastAsia="Times New Roman" w:hAnsi="Calibri" w:cs="Calibri"/>
                <w:color w:val="000000"/>
                <w:lang w:eastAsia="en-AU"/>
              </w:rPr>
            </w:pPr>
            <w:ins w:id="324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20" w:author="KIM, Jason" w:date="2019-04-02T13:39:00Z"/>
                <w:rFonts w:ascii="Calibri" w:eastAsia="Times New Roman" w:hAnsi="Calibri" w:cs="Calibri"/>
                <w:color w:val="000000"/>
                <w:lang w:eastAsia="en-AU"/>
              </w:rPr>
            </w:pPr>
            <w:ins w:id="32421" w:author="KIM, Jason" w:date="2019-04-02T13:39:00Z">
              <w:r w:rsidRPr="0056388D">
                <w:rPr>
                  <w:rFonts w:ascii="Calibri" w:eastAsia="Times New Roman" w:hAnsi="Calibri" w:cs="Calibri"/>
                  <w:color w:val="000000"/>
                  <w:lang w:eastAsia="en-AU"/>
                </w:rPr>
                <w:t>Chainage 7471</w:t>
              </w:r>
            </w:ins>
          </w:p>
        </w:tc>
        <w:tc>
          <w:tcPr>
            <w:tcW w:w="764" w:type="pct"/>
            <w:noWrap/>
            <w:hideMark/>
          </w:tcPr>
          <w:p w:rsidR="00110C18" w:rsidRPr="0056388D" w:rsidRDefault="00110C18" w:rsidP="00063728">
            <w:pPr>
              <w:jc w:val="right"/>
              <w:rPr>
                <w:ins w:id="32422" w:author="KIM, Jason" w:date="2019-04-02T13:39:00Z"/>
                <w:rFonts w:ascii="Calibri" w:eastAsia="Times New Roman" w:hAnsi="Calibri" w:cs="Calibri"/>
                <w:color w:val="000000"/>
                <w:lang w:eastAsia="en-AU"/>
              </w:rPr>
            </w:pPr>
            <w:ins w:id="324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24" w:author="KIM, Jason" w:date="2019-04-02T13:39:00Z"/>
        </w:trPr>
        <w:tc>
          <w:tcPr>
            <w:tcW w:w="708" w:type="pct"/>
            <w:vMerge/>
            <w:hideMark/>
          </w:tcPr>
          <w:p w:rsidR="00110C18" w:rsidRPr="0056388D" w:rsidRDefault="00110C18" w:rsidP="00063728">
            <w:pPr>
              <w:rPr>
                <w:ins w:id="324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26" w:author="KIM, Jason" w:date="2019-04-02T13:39:00Z"/>
                <w:rFonts w:ascii="Calibri" w:eastAsia="Times New Roman" w:hAnsi="Calibri" w:cs="Calibri"/>
                <w:color w:val="000000"/>
                <w:lang w:eastAsia="en-AU"/>
              </w:rPr>
            </w:pPr>
            <w:ins w:id="32427"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28" w:author="KIM, Jason" w:date="2019-04-02T13:39:00Z"/>
                <w:rFonts w:ascii="Calibri" w:eastAsia="Times New Roman" w:hAnsi="Calibri" w:cs="Calibri"/>
                <w:color w:val="000000"/>
                <w:lang w:eastAsia="en-AU"/>
              </w:rPr>
            </w:pPr>
            <w:ins w:id="3242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30" w:author="KIM, Jason" w:date="2019-04-02T13:39:00Z"/>
                <w:rFonts w:ascii="Calibri" w:eastAsia="Times New Roman" w:hAnsi="Calibri" w:cs="Calibri"/>
                <w:color w:val="000000"/>
                <w:lang w:eastAsia="en-AU"/>
              </w:rPr>
            </w:pPr>
            <w:ins w:id="32431" w:author="KIM, Jason" w:date="2019-04-02T13:39:00Z">
              <w:r w:rsidRPr="0056388D">
                <w:rPr>
                  <w:rFonts w:ascii="Calibri" w:eastAsia="Times New Roman" w:hAnsi="Calibri" w:cs="Calibri"/>
                  <w:color w:val="000000"/>
                  <w:lang w:eastAsia="en-AU"/>
                </w:rPr>
                <w:t>LLN1581</w:t>
              </w:r>
            </w:ins>
          </w:p>
        </w:tc>
        <w:tc>
          <w:tcPr>
            <w:tcW w:w="933" w:type="pct"/>
            <w:noWrap/>
            <w:hideMark/>
          </w:tcPr>
          <w:p w:rsidR="00110C18" w:rsidRPr="0056388D" w:rsidRDefault="00110C18" w:rsidP="00063728">
            <w:pPr>
              <w:rPr>
                <w:ins w:id="32432" w:author="KIM, Jason" w:date="2019-04-02T13:39:00Z"/>
                <w:rFonts w:ascii="Calibri" w:eastAsia="Times New Roman" w:hAnsi="Calibri" w:cs="Calibri"/>
                <w:color w:val="000000"/>
                <w:lang w:eastAsia="en-AU"/>
              </w:rPr>
            </w:pPr>
            <w:ins w:id="324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34" w:author="KIM, Jason" w:date="2019-04-02T13:39:00Z"/>
                <w:rFonts w:ascii="Calibri" w:eastAsia="Times New Roman" w:hAnsi="Calibri" w:cs="Calibri"/>
                <w:color w:val="000000"/>
                <w:lang w:eastAsia="en-AU"/>
              </w:rPr>
            </w:pPr>
            <w:ins w:id="32435" w:author="KIM, Jason" w:date="2019-04-02T13:39:00Z">
              <w:r w:rsidRPr="0056388D">
                <w:rPr>
                  <w:rFonts w:ascii="Calibri" w:eastAsia="Times New Roman" w:hAnsi="Calibri" w:cs="Calibri"/>
                  <w:color w:val="000000"/>
                  <w:lang w:eastAsia="en-AU"/>
                </w:rPr>
                <w:t>Chainage 7480</w:t>
              </w:r>
            </w:ins>
          </w:p>
        </w:tc>
        <w:tc>
          <w:tcPr>
            <w:tcW w:w="764" w:type="pct"/>
            <w:noWrap/>
            <w:hideMark/>
          </w:tcPr>
          <w:p w:rsidR="00110C18" w:rsidRPr="0056388D" w:rsidRDefault="00110C18" w:rsidP="00063728">
            <w:pPr>
              <w:jc w:val="right"/>
              <w:rPr>
                <w:ins w:id="32436" w:author="KIM, Jason" w:date="2019-04-02T13:39:00Z"/>
                <w:rFonts w:ascii="Calibri" w:eastAsia="Times New Roman" w:hAnsi="Calibri" w:cs="Calibri"/>
                <w:color w:val="000000"/>
                <w:lang w:eastAsia="en-AU"/>
              </w:rPr>
            </w:pPr>
            <w:ins w:id="324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38" w:author="KIM, Jason" w:date="2019-04-02T13:39:00Z"/>
        </w:trPr>
        <w:tc>
          <w:tcPr>
            <w:tcW w:w="708" w:type="pct"/>
            <w:vMerge/>
            <w:hideMark/>
          </w:tcPr>
          <w:p w:rsidR="00110C18" w:rsidRPr="0056388D" w:rsidRDefault="00110C18" w:rsidP="00063728">
            <w:pPr>
              <w:rPr>
                <w:ins w:id="324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40" w:author="KIM, Jason" w:date="2019-04-02T13:39:00Z"/>
                <w:rFonts w:ascii="Calibri" w:eastAsia="Times New Roman" w:hAnsi="Calibri" w:cs="Calibri"/>
                <w:color w:val="000000"/>
                <w:lang w:eastAsia="en-AU"/>
              </w:rPr>
            </w:pPr>
            <w:ins w:id="32441"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42" w:author="KIM, Jason" w:date="2019-04-02T13:39:00Z"/>
                <w:rFonts w:ascii="Calibri" w:eastAsia="Times New Roman" w:hAnsi="Calibri" w:cs="Calibri"/>
                <w:color w:val="000000"/>
                <w:lang w:eastAsia="en-AU"/>
              </w:rPr>
            </w:pPr>
            <w:ins w:id="3244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44" w:author="KIM, Jason" w:date="2019-04-02T13:39:00Z"/>
                <w:rFonts w:ascii="Calibri" w:eastAsia="Times New Roman" w:hAnsi="Calibri" w:cs="Calibri"/>
                <w:color w:val="000000"/>
                <w:lang w:eastAsia="en-AU"/>
              </w:rPr>
            </w:pPr>
            <w:ins w:id="32445" w:author="KIM, Jason" w:date="2019-04-02T13:39:00Z">
              <w:r w:rsidRPr="0056388D">
                <w:rPr>
                  <w:rFonts w:ascii="Calibri" w:eastAsia="Times New Roman" w:hAnsi="Calibri" w:cs="Calibri"/>
                  <w:color w:val="000000"/>
                  <w:lang w:eastAsia="en-AU"/>
                </w:rPr>
                <w:t>LLN1582</w:t>
              </w:r>
            </w:ins>
          </w:p>
        </w:tc>
        <w:tc>
          <w:tcPr>
            <w:tcW w:w="933" w:type="pct"/>
            <w:noWrap/>
            <w:hideMark/>
          </w:tcPr>
          <w:p w:rsidR="00110C18" w:rsidRPr="0056388D" w:rsidRDefault="00110C18" w:rsidP="00063728">
            <w:pPr>
              <w:rPr>
                <w:ins w:id="32446" w:author="KIM, Jason" w:date="2019-04-02T13:39:00Z"/>
                <w:rFonts w:ascii="Calibri" w:eastAsia="Times New Roman" w:hAnsi="Calibri" w:cs="Calibri"/>
                <w:color w:val="000000"/>
                <w:lang w:eastAsia="en-AU"/>
              </w:rPr>
            </w:pPr>
            <w:ins w:id="324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48" w:author="KIM, Jason" w:date="2019-04-02T13:39:00Z"/>
                <w:rFonts w:ascii="Calibri" w:eastAsia="Times New Roman" w:hAnsi="Calibri" w:cs="Calibri"/>
                <w:color w:val="000000"/>
                <w:lang w:eastAsia="en-AU"/>
              </w:rPr>
            </w:pPr>
            <w:ins w:id="32449" w:author="KIM, Jason" w:date="2019-04-02T13:39:00Z">
              <w:r w:rsidRPr="0056388D">
                <w:rPr>
                  <w:rFonts w:ascii="Calibri" w:eastAsia="Times New Roman" w:hAnsi="Calibri" w:cs="Calibri"/>
                  <w:color w:val="000000"/>
                  <w:lang w:eastAsia="en-AU"/>
                </w:rPr>
                <w:t>Chainage 7490</w:t>
              </w:r>
            </w:ins>
          </w:p>
        </w:tc>
        <w:tc>
          <w:tcPr>
            <w:tcW w:w="764" w:type="pct"/>
            <w:noWrap/>
            <w:hideMark/>
          </w:tcPr>
          <w:p w:rsidR="00110C18" w:rsidRPr="0056388D" w:rsidRDefault="00110C18" w:rsidP="00063728">
            <w:pPr>
              <w:jc w:val="right"/>
              <w:rPr>
                <w:ins w:id="32450" w:author="KIM, Jason" w:date="2019-04-02T13:39:00Z"/>
                <w:rFonts w:ascii="Calibri" w:eastAsia="Times New Roman" w:hAnsi="Calibri" w:cs="Calibri"/>
                <w:color w:val="000000"/>
                <w:lang w:eastAsia="en-AU"/>
              </w:rPr>
            </w:pPr>
            <w:ins w:id="324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52" w:author="KIM, Jason" w:date="2019-04-02T13:39:00Z"/>
        </w:trPr>
        <w:tc>
          <w:tcPr>
            <w:tcW w:w="708" w:type="pct"/>
            <w:vMerge/>
            <w:hideMark/>
          </w:tcPr>
          <w:p w:rsidR="00110C18" w:rsidRPr="0056388D" w:rsidRDefault="00110C18" w:rsidP="00063728">
            <w:pPr>
              <w:rPr>
                <w:ins w:id="324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54" w:author="KIM, Jason" w:date="2019-04-02T13:39:00Z"/>
                <w:rFonts w:ascii="Calibri" w:eastAsia="Times New Roman" w:hAnsi="Calibri" w:cs="Calibri"/>
                <w:color w:val="000000"/>
                <w:lang w:eastAsia="en-AU"/>
              </w:rPr>
            </w:pPr>
            <w:ins w:id="32455"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56" w:author="KIM, Jason" w:date="2019-04-02T13:39:00Z"/>
                <w:rFonts w:ascii="Calibri" w:eastAsia="Times New Roman" w:hAnsi="Calibri" w:cs="Calibri"/>
                <w:color w:val="000000"/>
                <w:lang w:eastAsia="en-AU"/>
              </w:rPr>
            </w:pPr>
            <w:ins w:id="3245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58" w:author="KIM, Jason" w:date="2019-04-02T13:39:00Z"/>
                <w:rFonts w:ascii="Calibri" w:eastAsia="Times New Roman" w:hAnsi="Calibri" w:cs="Calibri"/>
                <w:color w:val="000000"/>
                <w:lang w:eastAsia="en-AU"/>
              </w:rPr>
            </w:pPr>
            <w:ins w:id="32459" w:author="KIM, Jason" w:date="2019-04-02T13:39:00Z">
              <w:r w:rsidRPr="0056388D">
                <w:rPr>
                  <w:rFonts w:ascii="Calibri" w:eastAsia="Times New Roman" w:hAnsi="Calibri" w:cs="Calibri"/>
                  <w:color w:val="000000"/>
                  <w:lang w:eastAsia="en-AU"/>
                </w:rPr>
                <w:t>LLN1583</w:t>
              </w:r>
            </w:ins>
          </w:p>
        </w:tc>
        <w:tc>
          <w:tcPr>
            <w:tcW w:w="933" w:type="pct"/>
            <w:noWrap/>
            <w:hideMark/>
          </w:tcPr>
          <w:p w:rsidR="00110C18" w:rsidRPr="0056388D" w:rsidRDefault="00110C18" w:rsidP="00063728">
            <w:pPr>
              <w:rPr>
                <w:ins w:id="32460" w:author="KIM, Jason" w:date="2019-04-02T13:39:00Z"/>
                <w:rFonts w:ascii="Calibri" w:eastAsia="Times New Roman" w:hAnsi="Calibri" w:cs="Calibri"/>
                <w:color w:val="000000"/>
                <w:lang w:eastAsia="en-AU"/>
              </w:rPr>
            </w:pPr>
            <w:ins w:id="324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62" w:author="KIM, Jason" w:date="2019-04-02T13:39:00Z"/>
                <w:rFonts w:ascii="Calibri" w:eastAsia="Times New Roman" w:hAnsi="Calibri" w:cs="Calibri"/>
                <w:color w:val="000000"/>
                <w:lang w:eastAsia="en-AU"/>
              </w:rPr>
            </w:pPr>
            <w:ins w:id="32463" w:author="KIM, Jason" w:date="2019-04-02T13:39:00Z">
              <w:r w:rsidRPr="0056388D">
                <w:rPr>
                  <w:rFonts w:ascii="Calibri" w:eastAsia="Times New Roman" w:hAnsi="Calibri" w:cs="Calibri"/>
                  <w:color w:val="000000"/>
                  <w:lang w:eastAsia="en-AU"/>
                </w:rPr>
                <w:t>Chainage 7500</w:t>
              </w:r>
            </w:ins>
          </w:p>
        </w:tc>
        <w:tc>
          <w:tcPr>
            <w:tcW w:w="764" w:type="pct"/>
            <w:noWrap/>
            <w:hideMark/>
          </w:tcPr>
          <w:p w:rsidR="00110C18" w:rsidRPr="0056388D" w:rsidRDefault="00110C18" w:rsidP="00063728">
            <w:pPr>
              <w:jc w:val="right"/>
              <w:rPr>
                <w:ins w:id="32464" w:author="KIM, Jason" w:date="2019-04-02T13:39:00Z"/>
                <w:rFonts w:ascii="Calibri" w:eastAsia="Times New Roman" w:hAnsi="Calibri" w:cs="Calibri"/>
                <w:color w:val="000000"/>
                <w:lang w:eastAsia="en-AU"/>
              </w:rPr>
            </w:pPr>
            <w:ins w:id="324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66" w:author="KIM, Jason" w:date="2019-04-02T13:39:00Z"/>
        </w:trPr>
        <w:tc>
          <w:tcPr>
            <w:tcW w:w="708" w:type="pct"/>
            <w:vMerge/>
            <w:hideMark/>
          </w:tcPr>
          <w:p w:rsidR="00110C18" w:rsidRPr="0056388D" w:rsidRDefault="00110C18" w:rsidP="00063728">
            <w:pPr>
              <w:rPr>
                <w:ins w:id="324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68" w:author="KIM, Jason" w:date="2019-04-02T13:39:00Z"/>
                <w:rFonts w:ascii="Calibri" w:eastAsia="Times New Roman" w:hAnsi="Calibri" w:cs="Calibri"/>
                <w:color w:val="000000"/>
                <w:lang w:eastAsia="en-AU"/>
              </w:rPr>
            </w:pPr>
            <w:ins w:id="32469"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70" w:author="KIM, Jason" w:date="2019-04-02T13:39:00Z"/>
                <w:rFonts w:ascii="Calibri" w:eastAsia="Times New Roman" w:hAnsi="Calibri" w:cs="Calibri"/>
                <w:color w:val="000000"/>
                <w:lang w:eastAsia="en-AU"/>
              </w:rPr>
            </w:pPr>
            <w:ins w:id="3247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72" w:author="KIM, Jason" w:date="2019-04-02T13:39:00Z"/>
                <w:rFonts w:ascii="Calibri" w:eastAsia="Times New Roman" w:hAnsi="Calibri" w:cs="Calibri"/>
                <w:color w:val="000000"/>
                <w:lang w:eastAsia="en-AU"/>
              </w:rPr>
            </w:pPr>
            <w:ins w:id="32473" w:author="KIM, Jason" w:date="2019-04-02T13:39:00Z">
              <w:r w:rsidRPr="0056388D">
                <w:rPr>
                  <w:rFonts w:ascii="Calibri" w:eastAsia="Times New Roman" w:hAnsi="Calibri" w:cs="Calibri"/>
                  <w:color w:val="000000"/>
                  <w:lang w:eastAsia="en-AU"/>
                </w:rPr>
                <w:t>LLN1584</w:t>
              </w:r>
            </w:ins>
          </w:p>
        </w:tc>
        <w:tc>
          <w:tcPr>
            <w:tcW w:w="933" w:type="pct"/>
            <w:noWrap/>
            <w:hideMark/>
          </w:tcPr>
          <w:p w:rsidR="00110C18" w:rsidRPr="0056388D" w:rsidRDefault="00110C18" w:rsidP="00063728">
            <w:pPr>
              <w:rPr>
                <w:ins w:id="32474" w:author="KIM, Jason" w:date="2019-04-02T13:39:00Z"/>
                <w:rFonts w:ascii="Calibri" w:eastAsia="Times New Roman" w:hAnsi="Calibri" w:cs="Calibri"/>
                <w:color w:val="000000"/>
                <w:lang w:eastAsia="en-AU"/>
              </w:rPr>
            </w:pPr>
            <w:ins w:id="324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76" w:author="KIM, Jason" w:date="2019-04-02T13:39:00Z"/>
                <w:rFonts w:ascii="Calibri" w:eastAsia="Times New Roman" w:hAnsi="Calibri" w:cs="Calibri"/>
                <w:color w:val="000000"/>
                <w:lang w:eastAsia="en-AU"/>
              </w:rPr>
            </w:pPr>
            <w:ins w:id="32477" w:author="KIM, Jason" w:date="2019-04-02T13:39:00Z">
              <w:r w:rsidRPr="0056388D">
                <w:rPr>
                  <w:rFonts w:ascii="Calibri" w:eastAsia="Times New Roman" w:hAnsi="Calibri" w:cs="Calibri"/>
                  <w:color w:val="000000"/>
                  <w:lang w:eastAsia="en-AU"/>
                </w:rPr>
                <w:t>Chainage 7509</w:t>
              </w:r>
            </w:ins>
          </w:p>
        </w:tc>
        <w:tc>
          <w:tcPr>
            <w:tcW w:w="764" w:type="pct"/>
            <w:noWrap/>
            <w:hideMark/>
          </w:tcPr>
          <w:p w:rsidR="00110C18" w:rsidRPr="0056388D" w:rsidRDefault="00110C18" w:rsidP="00063728">
            <w:pPr>
              <w:jc w:val="right"/>
              <w:rPr>
                <w:ins w:id="32478" w:author="KIM, Jason" w:date="2019-04-02T13:39:00Z"/>
                <w:rFonts w:ascii="Calibri" w:eastAsia="Times New Roman" w:hAnsi="Calibri" w:cs="Calibri"/>
                <w:color w:val="000000"/>
                <w:lang w:eastAsia="en-AU"/>
              </w:rPr>
            </w:pPr>
            <w:ins w:id="324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80" w:author="KIM, Jason" w:date="2019-04-02T13:39:00Z"/>
        </w:trPr>
        <w:tc>
          <w:tcPr>
            <w:tcW w:w="708" w:type="pct"/>
            <w:vMerge/>
            <w:hideMark/>
          </w:tcPr>
          <w:p w:rsidR="00110C18" w:rsidRPr="0056388D" w:rsidRDefault="00110C18" w:rsidP="00063728">
            <w:pPr>
              <w:rPr>
                <w:ins w:id="324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82" w:author="KIM, Jason" w:date="2019-04-02T13:39:00Z"/>
                <w:rFonts w:ascii="Calibri" w:eastAsia="Times New Roman" w:hAnsi="Calibri" w:cs="Calibri"/>
                <w:color w:val="000000"/>
                <w:lang w:eastAsia="en-AU"/>
              </w:rPr>
            </w:pPr>
            <w:ins w:id="32483"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84" w:author="KIM, Jason" w:date="2019-04-02T13:39:00Z"/>
                <w:rFonts w:ascii="Calibri" w:eastAsia="Times New Roman" w:hAnsi="Calibri" w:cs="Calibri"/>
                <w:color w:val="000000"/>
                <w:lang w:eastAsia="en-AU"/>
              </w:rPr>
            </w:pPr>
            <w:ins w:id="3248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86" w:author="KIM, Jason" w:date="2019-04-02T13:39:00Z"/>
                <w:rFonts w:ascii="Calibri" w:eastAsia="Times New Roman" w:hAnsi="Calibri" w:cs="Calibri"/>
                <w:color w:val="000000"/>
                <w:lang w:eastAsia="en-AU"/>
              </w:rPr>
            </w:pPr>
            <w:ins w:id="32487" w:author="KIM, Jason" w:date="2019-04-02T13:39:00Z">
              <w:r w:rsidRPr="0056388D">
                <w:rPr>
                  <w:rFonts w:ascii="Calibri" w:eastAsia="Times New Roman" w:hAnsi="Calibri" w:cs="Calibri"/>
                  <w:color w:val="000000"/>
                  <w:lang w:eastAsia="en-AU"/>
                </w:rPr>
                <w:t>LLN1585</w:t>
              </w:r>
            </w:ins>
          </w:p>
        </w:tc>
        <w:tc>
          <w:tcPr>
            <w:tcW w:w="933" w:type="pct"/>
            <w:noWrap/>
            <w:hideMark/>
          </w:tcPr>
          <w:p w:rsidR="00110C18" w:rsidRPr="0056388D" w:rsidRDefault="00110C18" w:rsidP="00063728">
            <w:pPr>
              <w:rPr>
                <w:ins w:id="32488" w:author="KIM, Jason" w:date="2019-04-02T13:39:00Z"/>
                <w:rFonts w:ascii="Calibri" w:eastAsia="Times New Roman" w:hAnsi="Calibri" w:cs="Calibri"/>
                <w:color w:val="000000"/>
                <w:lang w:eastAsia="en-AU"/>
              </w:rPr>
            </w:pPr>
            <w:ins w:id="324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90" w:author="KIM, Jason" w:date="2019-04-02T13:39:00Z"/>
                <w:rFonts w:ascii="Calibri" w:eastAsia="Times New Roman" w:hAnsi="Calibri" w:cs="Calibri"/>
                <w:color w:val="000000"/>
                <w:lang w:eastAsia="en-AU"/>
              </w:rPr>
            </w:pPr>
            <w:ins w:id="32491" w:author="KIM, Jason" w:date="2019-04-02T13:39:00Z">
              <w:r w:rsidRPr="0056388D">
                <w:rPr>
                  <w:rFonts w:ascii="Calibri" w:eastAsia="Times New Roman" w:hAnsi="Calibri" w:cs="Calibri"/>
                  <w:color w:val="000000"/>
                  <w:lang w:eastAsia="en-AU"/>
                </w:rPr>
                <w:t>Chainage 7519</w:t>
              </w:r>
            </w:ins>
          </w:p>
        </w:tc>
        <w:tc>
          <w:tcPr>
            <w:tcW w:w="764" w:type="pct"/>
            <w:noWrap/>
            <w:hideMark/>
          </w:tcPr>
          <w:p w:rsidR="00110C18" w:rsidRPr="0056388D" w:rsidRDefault="00110C18" w:rsidP="00063728">
            <w:pPr>
              <w:jc w:val="right"/>
              <w:rPr>
                <w:ins w:id="32492" w:author="KIM, Jason" w:date="2019-04-02T13:39:00Z"/>
                <w:rFonts w:ascii="Calibri" w:eastAsia="Times New Roman" w:hAnsi="Calibri" w:cs="Calibri"/>
                <w:color w:val="000000"/>
                <w:lang w:eastAsia="en-AU"/>
              </w:rPr>
            </w:pPr>
            <w:ins w:id="324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94" w:author="KIM, Jason" w:date="2019-04-02T13:39:00Z"/>
        </w:trPr>
        <w:tc>
          <w:tcPr>
            <w:tcW w:w="708" w:type="pct"/>
            <w:vMerge w:val="restart"/>
            <w:noWrap/>
            <w:hideMark/>
          </w:tcPr>
          <w:p w:rsidR="00110C18" w:rsidRPr="0056388D" w:rsidRDefault="00110C18" w:rsidP="00063728">
            <w:pPr>
              <w:rPr>
                <w:ins w:id="32495" w:author="KIM, Jason" w:date="2019-04-02T13:39:00Z"/>
                <w:rFonts w:ascii="Calibri" w:eastAsia="Times New Roman" w:hAnsi="Calibri" w:cs="Calibri"/>
                <w:color w:val="000000"/>
                <w:lang w:eastAsia="en-AU"/>
              </w:rPr>
            </w:pPr>
            <w:ins w:id="32496" w:author="KIM, Jason" w:date="2019-04-02T13:39:00Z">
              <w:r w:rsidRPr="0056388D">
                <w:rPr>
                  <w:rFonts w:ascii="Calibri" w:eastAsia="Times New Roman" w:hAnsi="Calibri" w:cs="Calibri"/>
                  <w:color w:val="000000"/>
                  <w:lang w:eastAsia="en-AU"/>
                </w:rPr>
                <w:t>LLE56K71</w:t>
              </w:r>
            </w:ins>
          </w:p>
        </w:tc>
        <w:tc>
          <w:tcPr>
            <w:tcW w:w="605" w:type="pct"/>
            <w:noWrap/>
            <w:hideMark/>
          </w:tcPr>
          <w:p w:rsidR="00110C18" w:rsidRPr="0056388D" w:rsidRDefault="00110C18" w:rsidP="00063728">
            <w:pPr>
              <w:rPr>
                <w:ins w:id="32497" w:author="KIM, Jason" w:date="2019-04-02T13:39:00Z"/>
                <w:rFonts w:ascii="Calibri" w:eastAsia="Times New Roman" w:hAnsi="Calibri" w:cs="Calibri"/>
                <w:color w:val="000000"/>
                <w:lang w:eastAsia="en-AU"/>
              </w:rPr>
            </w:pPr>
            <w:ins w:id="32498"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499" w:author="KIM, Jason" w:date="2019-04-02T13:39:00Z"/>
                <w:rFonts w:ascii="Calibri" w:eastAsia="Times New Roman" w:hAnsi="Calibri" w:cs="Calibri"/>
                <w:color w:val="000000"/>
                <w:lang w:eastAsia="en-AU"/>
              </w:rPr>
            </w:pPr>
            <w:ins w:id="3250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01" w:author="KIM, Jason" w:date="2019-04-02T13:39:00Z"/>
                <w:rFonts w:ascii="Calibri" w:eastAsia="Times New Roman" w:hAnsi="Calibri" w:cs="Calibri"/>
                <w:color w:val="000000"/>
                <w:lang w:eastAsia="en-AU"/>
              </w:rPr>
            </w:pPr>
            <w:ins w:id="32502" w:author="KIM, Jason" w:date="2019-04-02T13:39:00Z">
              <w:r w:rsidRPr="0056388D">
                <w:rPr>
                  <w:rFonts w:ascii="Calibri" w:eastAsia="Times New Roman" w:hAnsi="Calibri" w:cs="Calibri"/>
                  <w:color w:val="000000"/>
                  <w:lang w:eastAsia="en-AU"/>
                </w:rPr>
                <w:t>LLS2607</w:t>
              </w:r>
            </w:ins>
          </w:p>
        </w:tc>
        <w:tc>
          <w:tcPr>
            <w:tcW w:w="933" w:type="pct"/>
            <w:noWrap/>
            <w:hideMark/>
          </w:tcPr>
          <w:p w:rsidR="00110C18" w:rsidRPr="0056388D" w:rsidRDefault="00110C18" w:rsidP="00063728">
            <w:pPr>
              <w:rPr>
                <w:ins w:id="32503" w:author="KIM, Jason" w:date="2019-04-02T13:39:00Z"/>
                <w:rFonts w:ascii="Calibri" w:eastAsia="Times New Roman" w:hAnsi="Calibri" w:cs="Calibri"/>
                <w:color w:val="000000"/>
                <w:lang w:eastAsia="en-AU"/>
              </w:rPr>
            </w:pPr>
            <w:ins w:id="325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05" w:author="KIM, Jason" w:date="2019-04-02T13:39:00Z"/>
                <w:rFonts w:ascii="Calibri" w:eastAsia="Times New Roman" w:hAnsi="Calibri" w:cs="Calibri"/>
                <w:color w:val="000000"/>
                <w:lang w:eastAsia="en-AU"/>
              </w:rPr>
            </w:pPr>
            <w:ins w:id="32506" w:author="KIM, Jason" w:date="2019-04-02T13:39:00Z">
              <w:r w:rsidRPr="0056388D">
                <w:rPr>
                  <w:rFonts w:ascii="Calibri" w:eastAsia="Times New Roman" w:hAnsi="Calibri" w:cs="Calibri"/>
                  <w:color w:val="000000"/>
                  <w:lang w:eastAsia="en-AU"/>
                </w:rPr>
                <w:t>Chainage 7520</w:t>
              </w:r>
            </w:ins>
          </w:p>
        </w:tc>
        <w:tc>
          <w:tcPr>
            <w:tcW w:w="764" w:type="pct"/>
            <w:noWrap/>
            <w:hideMark/>
          </w:tcPr>
          <w:p w:rsidR="00110C18" w:rsidRPr="0056388D" w:rsidRDefault="00110C18" w:rsidP="00063728">
            <w:pPr>
              <w:jc w:val="right"/>
              <w:rPr>
                <w:ins w:id="32507" w:author="KIM, Jason" w:date="2019-04-02T13:39:00Z"/>
                <w:rFonts w:ascii="Calibri" w:eastAsia="Times New Roman" w:hAnsi="Calibri" w:cs="Calibri"/>
                <w:color w:val="000000"/>
                <w:lang w:eastAsia="en-AU"/>
              </w:rPr>
            </w:pPr>
            <w:ins w:id="325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09" w:author="KIM, Jason" w:date="2019-04-02T13:39:00Z"/>
        </w:trPr>
        <w:tc>
          <w:tcPr>
            <w:tcW w:w="708" w:type="pct"/>
            <w:vMerge/>
            <w:hideMark/>
          </w:tcPr>
          <w:p w:rsidR="00110C18" w:rsidRPr="0056388D" w:rsidRDefault="00110C18" w:rsidP="00063728">
            <w:pPr>
              <w:rPr>
                <w:ins w:id="325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11" w:author="KIM, Jason" w:date="2019-04-02T13:39:00Z"/>
                <w:rFonts w:ascii="Calibri" w:eastAsia="Times New Roman" w:hAnsi="Calibri" w:cs="Calibri"/>
                <w:color w:val="000000"/>
                <w:lang w:eastAsia="en-AU"/>
              </w:rPr>
            </w:pPr>
            <w:ins w:id="32512"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13" w:author="KIM, Jason" w:date="2019-04-02T13:39:00Z"/>
                <w:rFonts w:ascii="Calibri" w:eastAsia="Times New Roman" w:hAnsi="Calibri" w:cs="Calibri"/>
                <w:color w:val="000000"/>
                <w:lang w:eastAsia="en-AU"/>
              </w:rPr>
            </w:pPr>
            <w:ins w:id="3251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15" w:author="KIM, Jason" w:date="2019-04-02T13:39:00Z"/>
                <w:rFonts w:ascii="Calibri" w:eastAsia="Times New Roman" w:hAnsi="Calibri" w:cs="Calibri"/>
                <w:color w:val="000000"/>
                <w:lang w:eastAsia="en-AU"/>
              </w:rPr>
            </w:pPr>
            <w:ins w:id="32516" w:author="KIM, Jason" w:date="2019-04-02T13:39:00Z">
              <w:r w:rsidRPr="0056388D">
                <w:rPr>
                  <w:rFonts w:ascii="Calibri" w:eastAsia="Times New Roman" w:hAnsi="Calibri" w:cs="Calibri"/>
                  <w:color w:val="000000"/>
                  <w:lang w:eastAsia="en-AU"/>
                </w:rPr>
                <w:t>LLS2608</w:t>
              </w:r>
            </w:ins>
          </w:p>
        </w:tc>
        <w:tc>
          <w:tcPr>
            <w:tcW w:w="933" w:type="pct"/>
            <w:noWrap/>
            <w:hideMark/>
          </w:tcPr>
          <w:p w:rsidR="00110C18" w:rsidRPr="0056388D" w:rsidRDefault="00110C18" w:rsidP="00063728">
            <w:pPr>
              <w:rPr>
                <w:ins w:id="32517" w:author="KIM, Jason" w:date="2019-04-02T13:39:00Z"/>
                <w:rFonts w:ascii="Calibri" w:eastAsia="Times New Roman" w:hAnsi="Calibri" w:cs="Calibri"/>
                <w:color w:val="000000"/>
                <w:lang w:eastAsia="en-AU"/>
              </w:rPr>
            </w:pPr>
            <w:ins w:id="325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19" w:author="KIM, Jason" w:date="2019-04-02T13:39:00Z"/>
                <w:rFonts w:ascii="Calibri" w:eastAsia="Times New Roman" w:hAnsi="Calibri" w:cs="Calibri"/>
                <w:color w:val="000000"/>
                <w:lang w:eastAsia="en-AU"/>
              </w:rPr>
            </w:pPr>
            <w:ins w:id="32520" w:author="KIM, Jason" w:date="2019-04-02T13:39:00Z">
              <w:r w:rsidRPr="0056388D">
                <w:rPr>
                  <w:rFonts w:ascii="Calibri" w:eastAsia="Times New Roman" w:hAnsi="Calibri" w:cs="Calibri"/>
                  <w:color w:val="000000"/>
                  <w:lang w:eastAsia="en-AU"/>
                </w:rPr>
                <w:t>Chainage 7530</w:t>
              </w:r>
            </w:ins>
          </w:p>
        </w:tc>
        <w:tc>
          <w:tcPr>
            <w:tcW w:w="764" w:type="pct"/>
            <w:noWrap/>
            <w:hideMark/>
          </w:tcPr>
          <w:p w:rsidR="00110C18" w:rsidRPr="0056388D" w:rsidRDefault="00110C18" w:rsidP="00063728">
            <w:pPr>
              <w:jc w:val="right"/>
              <w:rPr>
                <w:ins w:id="32521" w:author="KIM, Jason" w:date="2019-04-02T13:39:00Z"/>
                <w:rFonts w:ascii="Calibri" w:eastAsia="Times New Roman" w:hAnsi="Calibri" w:cs="Calibri"/>
                <w:color w:val="000000"/>
                <w:lang w:eastAsia="en-AU"/>
              </w:rPr>
            </w:pPr>
            <w:ins w:id="325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23" w:author="KIM, Jason" w:date="2019-04-02T13:39:00Z"/>
        </w:trPr>
        <w:tc>
          <w:tcPr>
            <w:tcW w:w="708" w:type="pct"/>
            <w:vMerge/>
            <w:hideMark/>
          </w:tcPr>
          <w:p w:rsidR="00110C18" w:rsidRPr="0056388D" w:rsidRDefault="00110C18" w:rsidP="00063728">
            <w:pPr>
              <w:rPr>
                <w:ins w:id="325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25" w:author="KIM, Jason" w:date="2019-04-02T13:39:00Z"/>
                <w:rFonts w:ascii="Calibri" w:eastAsia="Times New Roman" w:hAnsi="Calibri" w:cs="Calibri"/>
                <w:color w:val="000000"/>
                <w:lang w:eastAsia="en-AU"/>
              </w:rPr>
            </w:pPr>
            <w:ins w:id="32526"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27" w:author="KIM, Jason" w:date="2019-04-02T13:39:00Z"/>
                <w:rFonts w:ascii="Calibri" w:eastAsia="Times New Roman" w:hAnsi="Calibri" w:cs="Calibri"/>
                <w:color w:val="000000"/>
                <w:lang w:eastAsia="en-AU"/>
              </w:rPr>
            </w:pPr>
            <w:ins w:id="3252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29" w:author="KIM, Jason" w:date="2019-04-02T13:39:00Z"/>
                <w:rFonts w:ascii="Calibri" w:eastAsia="Times New Roman" w:hAnsi="Calibri" w:cs="Calibri"/>
                <w:color w:val="000000"/>
                <w:lang w:eastAsia="en-AU"/>
              </w:rPr>
            </w:pPr>
            <w:ins w:id="32530" w:author="KIM, Jason" w:date="2019-04-02T13:39:00Z">
              <w:r w:rsidRPr="0056388D">
                <w:rPr>
                  <w:rFonts w:ascii="Calibri" w:eastAsia="Times New Roman" w:hAnsi="Calibri" w:cs="Calibri"/>
                  <w:color w:val="000000"/>
                  <w:lang w:eastAsia="en-AU"/>
                </w:rPr>
                <w:t>LLS2609</w:t>
              </w:r>
            </w:ins>
          </w:p>
        </w:tc>
        <w:tc>
          <w:tcPr>
            <w:tcW w:w="933" w:type="pct"/>
            <w:noWrap/>
            <w:hideMark/>
          </w:tcPr>
          <w:p w:rsidR="00110C18" w:rsidRPr="0056388D" w:rsidRDefault="00110C18" w:rsidP="00063728">
            <w:pPr>
              <w:rPr>
                <w:ins w:id="32531" w:author="KIM, Jason" w:date="2019-04-02T13:39:00Z"/>
                <w:rFonts w:ascii="Calibri" w:eastAsia="Times New Roman" w:hAnsi="Calibri" w:cs="Calibri"/>
                <w:color w:val="000000"/>
                <w:lang w:eastAsia="en-AU"/>
              </w:rPr>
            </w:pPr>
            <w:ins w:id="325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33" w:author="KIM, Jason" w:date="2019-04-02T13:39:00Z"/>
                <w:rFonts w:ascii="Calibri" w:eastAsia="Times New Roman" w:hAnsi="Calibri" w:cs="Calibri"/>
                <w:color w:val="000000"/>
                <w:lang w:eastAsia="en-AU"/>
              </w:rPr>
            </w:pPr>
            <w:ins w:id="32534" w:author="KIM, Jason" w:date="2019-04-02T13:39:00Z">
              <w:r w:rsidRPr="0056388D">
                <w:rPr>
                  <w:rFonts w:ascii="Calibri" w:eastAsia="Times New Roman" w:hAnsi="Calibri" w:cs="Calibri"/>
                  <w:color w:val="000000"/>
                  <w:lang w:eastAsia="en-AU"/>
                </w:rPr>
                <w:t>Chainage 7539</w:t>
              </w:r>
            </w:ins>
          </w:p>
        </w:tc>
        <w:tc>
          <w:tcPr>
            <w:tcW w:w="764" w:type="pct"/>
            <w:noWrap/>
            <w:hideMark/>
          </w:tcPr>
          <w:p w:rsidR="00110C18" w:rsidRPr="0056388D" w:rsidRDefault="00110C18" w:rsidP="00063728">
            <w:pPr>
              <w:jc w:val="right"/>
              <w:rPr>
                <w:ins w:id="32535" w:author="KIM, Jason" w:date="2019-04-02T13:39:00Z"/>
                <w:rFonts w:ascii="Calibri" w:eastAsia="Times New Roman" w:hAnsi="Calibri" w:cs="Calibri"/>
                <w:color w:val="000000"/>
                <w:lang w:eastAsia="en-AU"/>
              </w:rPr>
            </w:pPr>
            <w:ins w:id="325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37" w:author="KIM, Jason" w:date="2019-04-02T13:39:00Z"/>
        </w:trPr>
        <w:tc>
          <w:tcPr>
            <w:tcW w:w="708" w:type="pct"/>
            <w:vMerge/>
            <w:hideMark/>
          </w:tcPr>
          <w:p w:rsidR="00110C18" w:rsidRPr="0056388D" w:rsidRDefault="00110C18" w:rsidP="00063728">
            <w:pPr>
              <w:rPr>
                <w:ins w:id="325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39" w:author="KIM, Jason" w:date="2019-04-02T13:39:00Z"/>
                <w:rFonts w:ascii="Calibri" w:eastAsia="Times New Roman" w:hAnsi="Calibri" w:cs="Calibri"/>
                <w:color w:val="000000"/>
                <w:lang w:eastAsia="en-AU"/>
              </w:rPr>
            </w:pPr>
            <w:ins w:id="32540"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41" w:author="KIM, Jason" w:date="2019-04-02T13:39:00Z"/>
                <w:rFonts w:ascii="Calibri" w:eastAsia="Times New Roman" w:hAnsi="Calibri" w:cs="Calibri"/>
                <w:color w:val="000000"/>
                <w:lang w:eastAsia="en-AU"/>
              </w:rPr>
            </w:pPr>
            <w:ins w:id="3254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43" w:author="KIM, Jason" w:date="2019-04-02T13:39:00Z"/>
                <w:rFonts w:ascii="Calibri" w:eastAsia="Times New Roman" w:hAnsi="Calibri" w:cs="Calibri"/>
                <w:color w:val="000000"/>
                <w:lang w:eastAsia="en-AU"/>
              </w:rPr>
            </w:pPr>
            <w:ins w:id="32544" w:author="KIM, Jason" w:date="2019-04-02T13:39:00Z">
              <w:r w:rsidRPr="0056388D">
                <w:rPr>
                  <w:rFonts w:ascii="Calibri" w:eastAsia="Times New Roman" w:hAnsi="Calibri" w:cs="Calibri"/>
                  <w:color w:val="000000"/>
                  <w:lang w:eastAsia="en-AU"/>
                </w:rPr>
                <w:t>LLS2610</w:t>
              </w:r>
            </w:ins>
          </w:p>
        </w:tc>
        <w:tc>
          <w:tcPr>
            <w:tcW w:w="933" w:type="pct"/>
            <w:noWrap/>
            <w:hideMark/>
          </w:tcPr>
          <w:p w:rsidR="00110C18" w:rsidRPr="0056388D" w:rsidRDefault="00110C18" w:rsidP="00063728">
            <w:pPr>
              <w:rPr>
                <w:ins w:id="32545" w:author="KIM, Jason" w:date="2019-04-02T13:39:00Z"/>
                <w:rFonts w:ascii="Calibri" w:eastAsia="Times New Roman" w:hAnsi="Calibri" w:cs="Calibri"/>
                <w:color w:val="000000"/>
                <w:lang w:eastAsia="en-AU"/>
              </w:rPr>
            </w:pPr>
            <w:ins w:id="325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47" w:author="KIM, Jason" w:date="2019-04-02T13:39:00Z"/>
                <w:rFonts w:ascii="Calibri" w:eastAsia="Times New Roman" w:hAnsi="Calibri" w:cs="Calibri"/>
                <w:color w:val="000000"/>
                <w:lang w:eastAsia="en-AU"/>
              </w:rPr>
            </w:pPr>
            <w:ins w:id="32548" w:author="KIM, Jason" w:date="2019-04-02T13:39:00Z">
              <w:r w:rsidRPr="0056388D">
                <w:rPr>
                  <w:rFonts w:ascii="Calibri" w:eastAsia="Times New Roman" w:hAnsi="Calibri" w:cs="Calibri"/>
                  <w:color w:val="000000"/>
                  <w:lang w:eastAsia="en-AU"/>
                </w:rPr>
                <w:t>Chainage 7549</w:t>
              </w:r>
            </w:ins>
          </w:p>
        </w:tc>
        <w:tc>
          <w:tcPr>
            <w:tcW w:w="764" w:type="pct"/>
            <w:noWrap/>
            <w:hideMark/>
          </w:tcPr>
          <w:p w:rsidR="00110C18" w:rsidRPr="0056388D" w:rsidRDefault="00110C18" w:rsidP="00063728">
            <w:pPr>
              <w:jc w:val="right"/>
              <w:rPr>
                <w:ins w:id="32549" w:author="KIM, Jason" w:date="2019-04-02T13:39:00Z"/>
                <w:rFonts w:ascii="Calibri" w:eastAsia="Times New Roman" w:hAnsi="Calibri" w:cs="Calibri"/>
                <w:color w:val="000000"/>
                <w:lang w:eastAsia="en-AU"/>
              </w:rPr>
            </w:pPr>
            <w:ins w:id="325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51" w:author="KIM, Jason" w:date="2019-04-02T13:39:00Z"/>
        </w:trPr>
        <w:tc>
          <w:tcPr>
            <w:tcW w:w="708" w:type="pct"/>
            <w:vMerge/>
            <w:hideMark/>
          </w:tcPr>
          <w:p w:rsidR="00110C18" w:rsidRPr="0056388D" w:rsidRDefault="00110C18" w:rsidP="00063728">
            <w:pPr>
              <w:rPr>
                <w:ins w:id="325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53" w:author="KIM, Jason" w:date="2019-04-02T13:39:00Z"/>
                <w:rFonts w:ascii="Calibri" w:eastAsia="Times New Roman" w:hAnsi="Calibri" w:cs="Calibri"/>
                <w:color w:val="000000"/>
                <w:lang w:eastAsia="en-AU"/>
              </w:rPr>
            </w:pPr>
            <w:ins w:id="32554"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55" w:author="KIM, Jason" w:date="2019-04-02T13:39:00Z"/>
                <w:rFonts w:ascii="Calibri" w:eastAsia="Times New Roman" w:hAnsi="Calibri" w:cs="Calibri"/>
                <w:color w:val="000000"/>
                <w:lang w:eastAsia="en-AU"/>
              </w:rPr>
            </w:pPr>
            <w:ins w:id="3255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57" w:author="KIM, Jason" w:date="2019-04-02T13:39:00Z"/>
                <w:rFonts w:ascii="Calibri" w:eastAsia="Times New Roman" w:hAnsi="Calibri" w:cs="Calibri"/>
                <w:color w:val="000000"/>
                <w:lang w:eastAsia="en-AU"/>
              </w:rPr>
            </w:pPr>
            <w:ins w:id="32558" w:author="KIM, Jason" w:date="2019-04-02T13:39:00Z">
              <w:r w:rsidRPr="0056388D">
                <w:rPr>
                  <w:rFonts w:ascii="Calibri" w:eastAsia="Times New Roman" w:hAnsi="Calibri" w:cs="Calibri"/>
                  <w:color w:val="000000"/>
                  <w:lang w:eastAsia="en-AU"/>
                </w:rPr>
                <w:t>LLS2611</w:t>
              </w:r>
            </w:ins>
          </w:p>
        </w:tc>
        <w:tc>
          <w:tcPr>
            <w:tcW w:w="933" w:type="pct"/>
            <w:noWrap/>
            <w:hideMark/>
          </w:tcPr>
          <w:p w:rsidR="00110C18" w:rsidRPr="0056388D" w:rsidRDefault="00110C18" w:rsidP="00063728">
            <w:pPr>
              <w:rPr>
                <w:ins w:id="32559" w:author="KIM, Jason" w:date="2019-04-02T13:39:00Z"/>
                <w:rFonts w:ascii="Calibri" w:eastAsia="Times New Roman" w:hAnsi="Calibri" w:cs="Calibri"/>
                <w:color w:val="000000"/>
                <w:lang w:eastAsia="en-AU"/>
              </w:rPr>
            </w:pPr>
            <w:ins w:id="325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61" w:author="KIM, Jason" w:date="2019-04-02T13:39:00Z"/>
                <w:rFonts w:ascii="Calibri" w:eastAsia="Times New Roman" w:hAnsi="Calibri" w:cs="Calibri"/>
                <w:color w:val="000000"/>
                <w:lang w:eastAsia="en-AU"/>
              </w:rPr>
            </w:pPr>
            <w:ins w:id="32562" w:author="KIM, Jason" w:date="2019-04-02T13:39:00Z">
              <w:r w:rsidRPr="0056388D">
                <w:rPr>
                  <w:rFonts w:ascii="Calibri" w:eastAsia="Times New Roman" w:hAnsi="Calibri" w:cs="Calibri"/>
                  <w:color w:val="000000"/>
                  <w:lang w:eastAsia="en-AU"/>
                </w:rPr>
                <w:t>Chainage 7558</w:t>
              </w:r>
            </w:ins>
          </w:p>
        </w:tc>
        <w:tc>
          <w:tcPr>
            <w:tcW w:w="764" w:type="pct"/>
            <w:noWrap/>
            <w:hideMark/>
          </w:tcPr>
          <w:p w:rsidR="00110C18" w:rsidRPr="0056388D" w:rsidRDefault="00110C18" w:rsidP="00063728">
            <w:pPr>
              <w:jc w:val="right"/>
              <w:rPr>
                <w:ins w:id="32563" w:author="KIM, Jason" w:date="2019-04-02T13:39:00Z"/>
                <w:rFonts w:ascii="Calibri" w:eastAsia="Times New Roman" w:hAnsi="Calibri" w:cs="Calibri"/>
                <w:color w:val="000000"/>
                <w:lang w:eastAsia="en-AU"/>
              </w:rPr>
            </w:pPr>
            <w:ins w:id="325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65" w:author="KIM, Jason" w:date="2019-04-02T13:39:00Z"/>
        </w:trPr>
        <w:tc>
          <w:tcPr>
            <w:tcW w:w="708" w:type="pct"/>
            <w:vMerge/>
            <w:hideMark/>
          </w:tcPr>
          <w:p w:rsidR="00110C18" w:rsidRPr="0056388D" w:rsidRDefault="00110C18" w:rsidP="00063728">
            <w:pPr>
              <w:rPr>
                <w:ins w:id="325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67" w:author="KIM, Jason" w:date="2019-04-02T13:39:00Z"/>
                <w:rFonts w:ascii="Calibri" w:eastAsia="Times New Roman" w:hAnsi="Calibri" w:cs="Calibri"/>
                <w:color w:val="000000"/>
                <w:lang w:eastAsia="en-AU"/>
              </w:rPr>
            </w:pPr>
            <w:ins w:id="32568"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69" w:author="KIM, Jason" w:date="2019-04-02T13:39:00Z"/>
                <w:rFonts w:ascii="Calibri" w:eastAsia="Times New Roman" w:hAnsi="Calibri" w:cs="Calibri"/>
                <w:color w:val="000000"/>
                <w:lang w:eastAsia="en-AU"/>
              </w:rPr>
            </w:pPr>
            <w:ins w:id="3257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71" w:author="KIM, Jason" w:date="2019-04-02T13:39:00Z"/>
                <w:rFonts w:ascii="Calibri" w:eastAsia="Times New Roman" w:hAnsi="Calibri" w:cs="Calibri"/>
                <w:color w:val="000000"/>
                <w:lang w:eastAsia="en-AU"/>
              </w:rPr>
            </w:pPr>
            <w:ins w:id="32572" w:author="KIM, Jason" w:date="2019-04-02T13:39:00Z">
              <w:r w:rsidRPr="0056388D">
                <w:rPr>
                  <w:rFonts w:ascii="Calibri" w:eastAsia="Times New Roman" w:hAnsi="Calibri" w:cs="Calibri"/>
                  <w:color w:val="000000"/>
                  <w:lang w:eastAsia="en-AU"/>
                </w:rPr>
                <w:t>LLS2612</w:t>
              </w:r>
            </w:ins>
          </w:p>
        </w:tc>
        <w:tc>
          <w:tcPr>
            <w:tcW w:w="933" w:type="pct"/>
            <w:noWrap/>
            <w:hideMark/>
          </w:tcPr>
          <w:p w:rsidR="00110C18" w:rsidRPr="0056388D" w:rsidRDefault="00110C18" w:rsidP="00063728">
            <w:pPr>
              <w:rPr>
                <w:ins w:id="32573" w:author="KIM, Jason" w:date="2019-04-02T13:39:00Z"/>
                <w:rFonts w:ascii="Calibri" w:eastAsia="Times New Roman" w:hAnsi="Calibri" w:cs="Calibri"/>
                <w:color w:val="000000"/>
                <w:lang w:eastAsia="en-AU"/>
              </w:rPr>
            </w:pPr>
            <w:ins w:id="325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75" w:author="KIM, Jason" w:date="2019-04-02T13:39:00Z"/>
                <w:rFonts w:ascii="Calibri" w:eastAsia="Times New Roman" w:hAnsi="Calibri" w:cs="Calibri"/>
                <w:color w:val="000000"/>
                <w:lang w:eastAsia="en-AU"/>
              </w:rPr>
            </w:pPr>
            <w:ins w:id="32576" w:author="KIM, Jason" w:date="2019-04-02T13:39:00Z">
              <w:r w:rsidRPr="0056388D">
                <w:rPr>
                  <w:rFonts w:ascii="Calibri" w:eastAsia="Times New Roman" w:hAnsi="Calibri" w:cs="Calibri"/>
                  <w:color w:val="000000"/>
                  <w:lang w:eastAsia="en-AU"/>
                </w:rPr>
                <w:t>Chainage 7568</w:t>
              </w:r>
            </w:ins>
          </w:p>
        </w:tc>
        <w:tc>
          <w:tcPr>
            <w:tcW w:w="764" w:type="pct"/>
            <w:noWrap/>
            <w:hideMark/>
          </w:tcPr>
          <w:p w:rsidR="00110C18" w:rsidRPr="0056388D" w:rsidRDefault="00110C18" w:rsidP="00063728">
            <w:pPr>
              <w:jc w:val="right"/>
              <w:rPr>
                <w:ins w:id="32577" w:author="KIM, Jason" w:date="2019-04-02T13:39:00Z"/>
                <w:rFonts w:ascii="Calibri" w:eastAsia="Times New Roman" w:hAnsi="Calibri" w:cs="Calibri"/>
                <w:color w:val="000000"/>
                <w:lang w:eastAsia="en-AU"/>
              </w:rPr>
            </w:pPr>
            <w:ins w:id="325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79" w:author="KIM, Jason" w:date="2019-04-02T13:39:00Z"/>
        </w:trPr>
        <w:tc>
          <w:tcPr>
            <w:tcW w:w="708" w:type="pct"/>
            <w:vMerge/>
            <w:hideMark/>
          </w:tcPr>
          <w:p w:rsidR="00110C18" w:rsidRPr="0056388D" w:rsidRDefault="00110C18" w:rsidP="00063728">
            <w:pPr>
              <w:rPr>
                <w:ins w:id="325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81" w:author="KIM, Jason" w:date="2019-04-02T13:39:00Z"/>
                <w:rFonts w:ascii="Calibri" w:eastAsia="Times New Roman" w:hAnsi="Calibri" w:cs="Calibri"/>
                <w:color w:val="000000"/>
                <w:lang w:eastAsia="en-AU"/>
              </w:rPr>
            </w:pPr>
            <w:ins w:id="32582"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83" w:author="KIM, Jason" w:date="2019-04-02T13:39:00Z"/>
                <w:rFonts w:ascii="Calibri" w:eastAsia="Times New Roman" w:hAnsi="Calibri" w:cs="Calibri"/>
                <w:color w:val="000000"/>
                <w:lang w:eastAsia="en-AU"/>
              </w:rPr>
            </w:pPr>
            <w:ins w:id="3258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85" w:author="KIM, Jason" w:date="2019-04-02T13:39:00Z"/>
                <w:rFonts w:ascii="Calibri" w:eastAsia="Times New Roman" w:hAnsi="Calibri" w:cs="Calibri"/>
                <w:color w:val="000000"/>
                <w:lang w:eastAsia="en-AU"/>
              </w:rPr>
            </w:pPr>
            <w:ins w:id="32586" w:author="KIM, Jason" w:date="2019-04-02T13:39:00Z">
              <w:r w:rsidRPr="0056388D">
                <w:rPr>
                  <w:rFonts w:ascii="Calibri" w:eastAsia="Times New Roman" w:hAnsi="Calibri" w:cs="Calibri"/>
                  <w:color w:val="000000"/>
                  <w:lang w:eastAsia="en-AU"/>
                </w:rPr>
                <w:t>LLS2613</w:t>
              </w:r>
            </w:ins>
          </w:p>
        </w:tc>
        <w:tc>
          <w:tcPr>
            <w:tcW w:w="933" w:type="pct"/>
            <w:noWrap/>
            <w:hideMark/>
          </w:tcPr>
          <w:p w:rsidR="00110C18" w:rsidRPr="0056388D" w:rsidRDefault="00110C18" w:rsidP="00063728">
            <w:pPr>
              <w:rPr>
                <w:ins w:id="32587" w:author="KIM, Jason" w:date="2019-04-02T13:39:00Z"/>
                <w:rFonts w:ascii="Calibri" w:eastAsia="Times New Roman" w:hAnsi="Calibri" w:cs="Calibri"/>
                <w:color w:val="000000"/>
                <w:lang w:eastAsia="en-AU"/>
              </w:rPr>
            </w:pPr>
            <w:ins w:id="325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89" w:author="KIM, Jason" w:date="2019-04-02T13:39:00Z"/>
                <w:rFonts w:ascii="Calibri" w:eastAsia="Times New Roman" w:hAnsi="Calibri" w:cs="Calibri"/>
                <w:color w:val="000000"/>
                <w:lang w:eastAsia="en-AU"/>
              </w:rPr>
            </w:pPr>
            <w:ins w:id="32590" w:author="KIM, Jason" w:date="2019-04-02T13:39:00Z">
              <w:r w:rsidRPr="0056388D">
                <w:rPr>
                  <w:rFonts w:ascii="Calibri" w:eastAsia="Times New Roman" w:hAnsi="Calibri" w:cs="Calibri"/>
                  <w:color w:val="000000"/>
                  <w:lang w:eastAsia="en-AU"/>
                </w:rPr>
                <w:t>Chainage 7578</w:t>
              </w:r>
            </w:ins>
          </w:p>
        </w:tc>
        <w:tc>
          <w:tcPr>
            <w:tcW w:w="764" w:type="pct"/>
            <w:noWrap/>
            <w:hideMark/>
          </w:tcPr>
          <w:p w:rsidR="00110C18" w:rsidRPr="0056388D" w:rsidRDefault="00110C18" w:rsidP="00063728">
            <w:pPr>
              <w:jc w:val="right"/>
              <w:rPr>
                <w:ins w:id="32591" w:author="KIM, Jason" w:date="2019-04-02T13:39:00Z"/>
                <w:rFonts w:ascii="Calibri" w:eastAsia="Times New Roman" w:hAnsi="Calibri" w:cs="Calibri"/>
                <w:color w:val="000000"/>
                <w:lang w:eastAsia="en-AU"/>
              </w:rPr>
            </w:pPr>
            <w:ins w:id="325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93" w:author="KIM, Jason" w:date="2019-04-02T13:39:00Z"/>
        </w:trPr>
        <w:tc>
          <w:tcPr>
            <w:tcW w:w="708" w:type="pct"/>
            <w:vMerge/>
            <w:hideMark/>
          </w:tcPr>
          <w:p w:rsidR="00110C18" w:rsidRPr="0056388D" w:rsidRDefault="00110C18" w:rsidP="00063728">
            <w:pPr>
              <w:rPr>
                <w:ins w:id="325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95" w:author="KIM, Jason" w:date="2019-04-02T13:39:00Z"/>
                <w:rFonts w:ascii="Calibri" w:eastAsia="Times New Roman" w:hAnsi="Calibri" w:cs="Calibri"/>
                <w:color w:val="000000"/>
                <w:lang w:eastAsia="en-AU"/>
              </w:rPr>
            </w:pPr>
            <w:ins w:id="32596"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97" w:author="KIM, Jason" w:date="2019-04-02T13:39:00Z"/>
                <w:rFonts w:ascii="Calibri" w:eastAsia="Times New Roman" w:hAnsi="Calibri" w:cs="Calibri"/>
                <w:color w:val="000000"/>
                <w:lang w:eastAsia="en-AU"/>
              </w:rPr>
            </w:pPr>
            <w:ins w:id="3259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99" w:author="KIM, Jason" w:date="2019-04-02T13:39:00Z"/>
                <w:rFonts w:ascii="Calibri" w:eastAsia="Times New Roman" w:hAnsi="Calibri" w:cs="Calibri"/>
                <w:color w:val="000000"/>
                <w:lang w:eastAsia="en-AU"/>
              </w:rPr>
            </w:pPr>
            <w:ins w:id="32600" w:author="KIM, Jason" w:date="2019-04-02T13:39:00Z">
              <w:r w:rsidRPr="0056388D">
                <w:rPr>
                  <w:rFonts w:ascii="Calibri" w:eastAsia="Times New Roman" w:hAnsi="Calibri" w:cs="Calibri"/>
                  <w:color w:val="000000"/>
                  <w:lang w:eastAsia="en-AU"/>
                </w:rPr>
                <w:t>LLS2614</w:t>
              </w:r>
            </w:ins>
          </w:p>
        </w:tc>
        <w:tc>
          <w:tcPr>
            <w:tcW w:w="933" w:type="pct"/>
            <w:noWrap/>
            <w:hideMark/>
          </w:tcPr>
          <w:p w:rsidR="00110C18" w:rsidRPr="0056388D" w:rsidRDefault="00110C18" w:rsidP="00063728">
            <w:pPr>
              <w:rPr>
                <w:ins w:id="32601" w:author="KIM, Jason" w:date="2019-04-02T13:39:00Z"/>
                <w:rFonts w:ascii="Calibri" w:eastAsia="Times New Roman" w:hAnsi="Calibri" w:cs="Calibri"/>
                <w:color w:val="000000"/>
                <w:lang w:eastAsia="en-AU"/>
              </w:rPr>
            </w:pPr>
            <w:ins w:id="326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03" w:author="KIM, Jason" w:date="2019-04-02T13:39:00Z"/>
                <w:rFonts w:ascii="Calibri" w:eastAsia="Times New Roman" w:hAnsi="Calibri" w:cs="Calibri"/>
                <w:color w:val="000000"/>
                <w:lang w:eastAsia="en-AU"/>
              </w:rPr>
            </w:pPr>
            <w:ins w:id="32604" w:author="KIM, Jason" w:date="2019-04-02T13:39:00Z">
              <w:r w:rsidRPr="0056388D">
                <w:rPr>
                  <w:rFonts w:ascii="Calibri" w:eastAsia="Times New Roman" w:hAnsi="Calibri" w:cs="Calibri"/>
                  <w:color w:val="000000"/>
                  <w:lang w:eastAsia="en-AU"/>
                </w:rPr>
                <w:t>Chainage 7588</w:t>
              </w:r>
            </w:ins>
          </w:p>
        </w:tc>
        <w:tc>
          <w:tcPr>
            <w:tcW w:w="764" w:type="pct"/>
            <w:noWrap/>
            <w:hideMark/>
          </w:tcPr>
          <w:p w:rsidR="00110C18" w:rsidRPr="0056388D" w:rsidRDefault="00110C18" w:rsidP="00063728">
            <w:pPr>
              <w:jc w:val="right"/>
              <w:rPr>
                <w:ins w:id="32605" w:author="KIM, Jason" w:date="2019-04-02T13:39:00Z"/>
                <w:rFonts w:ascii="Calibri" w:eastAsia="Times New Roman" w:hAnsi="Calibri" w:cs="Calibri"/>
                <w:color w:val="000000"/>
                <w:lang w:eastAsia="en-AU"/>
              </w:rPr>
            </w:pPr>
            <w:ins w:id="326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07" w:author="KIM, Jason" w:date="2019-04-02T13:39:00Z"/>
        </w:trPr>
        <w:tc>
          <w:tcPr>
            <w:tcW w:w="708" w:type="pct"/>
            <w:vMerge/>
            <w:hideMark/>
          </w:tcPr>
          <w:p w:rsidR="00110C18" w:rsidRPr="0056388D" w:rsidRDefault="00110C18" w:rsidP="00063728">
            <w:pPr>
              <w:rPr>
                <w:ins w:id="326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09" w:author="KIM, Jason" w:date="2019-04-02T13:39:00Z"/>
                <w:rFonts w:ascii="Calibri" w:eastAsia="Times New Roman" w:hAnsi="Calibri" w:cs="Calibri"/>
                <w:color w:val="000000"/>
                <w:lang w:eastAsia="en-AU"/>
              </w:rPr>
            </w:pPr>
            <w:ins w:id="32610"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11" w:author="KIM, Jason" w:date="2019-04-02T13:39:00Z"/>
                <w:rFonts w:ascii="Calibri" w:eastAsia="Times New Roman" w:hAnsi="Calibri" w:cs="Calibri"/>
                <w:color w:val="000000"/>
                <w:lang w:eastAsia="en-AU"/>
              </w:rPr>
            </w:pPr>
            <w:ins w:id="326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13" w:author="KIM, Jason" w:date="2019-04-02T13:39:00Z"/>
                <w:rFonts w:ascii="Calibri" w:eastAsia="Times New Roman" w:hAnsi="Calibri" w:cs="Calibri"/>
                <w:color w:val="000000"/>
                <w:lang w:eastAsia="en-AU"/>
              </w:rPr>
            </w:pPr>
            <w:ins w:id="32614" w:author="KIM, Jason" w:date="2019-04-02T13:39:00Z">
              <w:r w:rsidRPr="0056388D">
                <w:rPr>
                  <w:rFonts w:ascii="Calibri" w:eastAsia="Times New Roman" w:hAnsi="Calibri" w:cs="Calibri"/>
                  <w:color w:val="000000"/>
                  <w:lang w:eastAsia="en-AU"/>
                </w:rPr>
                <w:t>LLS2615</w:t>
              </w:r>
            </w:ins>
          </w:p>
        </w:tc>
        <w:tc>
          <w:tcPr>
            <w:tcW w:w="933" w:type="pct"/>
            <w:noWrap/>
            <w:hideMark/>
          </w:tcPr>
          <w:p w:rsidR="00110C18" w:rsidRPr="0056388D" w:rsidRDefault="00110C18" w:rsidP="00063728">
            <w:pPr>
              <w:rPr>
                <w:ins w:id="32615" w:author="KIM, Jason" w:date="2019-04-02T13:39:00Z"/>
                <w:rFonts w:ascii="Calibri" w:eastAsia="Times New Roman" w:hAnsi="Calibri" w:cs="Calibri"/>
                <w:color w:val="000000"/>
                <w:lang w:eastAsia="en-AU"/>
              </w:rPr>
            </w:pPr>
            <w:ins w:id="326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17" w:author="KIM, Jason" w:date="2019-04-02T13:39:00Z"/>
                <w:rFonts w:ascii="Calibri" w:eastAsia="Times New Roman" w:hAnsi="Calibri" w:cs="Calibri"/>
                <w:color w:val="000000"/>
                <w:lang w:eastAsia="en-AU"/>
              </w:rPr>
            </w:pPr>
            <w:ins w:id="32618" w:author="KIM, Jason" w:date="2019-04-02T13:39:00Z">
              <w:r w:rsidRPr="0056388D">
                <w:rPr>
                  <w:rFonts w:ascii="Calibri" w:eastAsia="Times New Roman" w:hAnsi="Calibri" w:cs="Calibri"/>
                  <w:color w:val="000000"/>
                  <w:lang w:eastAsia="en-AU"/>
                </w:rPr>
                <w:t>Chainage 7597</w:t>
              </w:r>
            </w:ins>
          </w:p>
        </w:tc>
        <w:tc>
          <w:tcPr>
            <w:tcW w:w="764" w:type="pct"/>
            <w:noWrap/>
            <w:hideMark/>
          </w:tcPr>
          <w:p w:rsidR="00110C18" w:rsidRPr="0056388D" w:rsidRDefault="00110C18" w:rsidP="00063728">
            <w:pPr>
              <w:jc w:val="right"/>
              <w:rPr>
                <w:ins w:id="32619" w:author="KIM, Jason" w:date="2019-04-02T13:39:00Z"/>
                <w:rFonts w:ascii="Calibri" w:eastAsia="Times New Roman" w:hAnsi="Calibri" w:cs="Calibri"/>
                <w:color w:val="000000"/>
                <w:lang w:eastAsia="en-AU"/>
              </w:rPr>
            </w:pPr>
            <w:ins w:id="326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21" w:author="KIM, Jason" w:date="2019-04-02T13:39:00Z"/>
        </w:trPr>
        <w:tc>
          <w:tcPr>
            <w:tcW w:w="708" w:type="pct"/>
            <w:vMerge/>
            <w:hideMark/>
          </w:tcPr>
          <w:p w:rsidR="00110C18" w:rsidRPr="0056388D" w:rsidRDefault="00110C18" w:rsidP="00063728">
            <w:pPr>
              <w:rPr>
                <w:ins w:id="326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23" w:author="KIM, Jason" w:date="2019-04-02T13:39:00Z"/>
                <w:rFonts w:ascii="Calibri" w:eastAsia="Times New Roman" w:hAnsi="Calibri" w:cs="Calibri"/>
                <w:color w:val="000000"/>
                <w:lang w:eastAsia="en-AU"/>
              </w:rPr>
            </w:pPr>
            <w:ins w:id="32624"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25" w:author="KIM, Jason" w:date="2019-04-02T13:39:00Z"/>
                <w:rFonts w:ascii="Calibri" w:eastAsia="Times New Roman" w:hAnsi="Calibri" w:cs="Calibri"/>
                <w:color w:val="000000"/>
                <w:lang w:eastAsia="en-AU"/>
              </w:rPr>
            </w:pPr>
            <w:ins w:id="3262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27" w:author="KIM, Jason" w:date="2019-04-02T13:39:00Z"/>
                <w:rFonts w:ascii="Calibri" w:eastAsia="Times New Roman" w:hAnsi="Calibri" w:cs="Calibri"/>
                <w:color w:val="000000"/>
                <w:lang w:eastAsia="en-AU"/>
              </w:rPr>
            </w:pPr>
            <w:ins w:id="32628" w:author="KIM, Jason" w:date="2019-04-02T13:39:00Z">
              <w:r w:rsidRPr="0056388D">
                <w:rPr>
                  <w:rFonts w:ascii="Calibri" w:eastAsia="Times New Roman" w:hAnsi="Calibri" w:cs="Calibri"/>
                  <w:color w:val="000000"/>
                  <w:lang w:eastAsia="en-AU"/>
                </w:rPr>
                <w:t>LLS2616</w:t>
              </w:r>
            </w:ins>
          </w:p>
        </w:tc>
        <w:tc>
          <w:tcPr>
            <w:tcW w:w="933" w:type="pct"/>
            <w:noWrap/>
            <w:hideMark/>
          </w:tcPr>
          <w:p w:rsidR="00110C18" w:rsidRPr="0056388D" w:rsidRDefault="00110C18" w:rsidP="00063728">
            <w:pPr>
              <w:rPr>
                <w:ins w:id="32629" w:author="KIM, Jason" w:date="2019-04-02T13:39:00Z"/>
                <w:rFonts w:ascii="Calibri" w:eastAsia="Times New Roman" w:hAnsi="Calibri" w:cs="Calibri"/>
                <w:color w:val="000000"/>
                <w:lang w:eastAsia="en-AU"/>
              </w:rPr>
            </w:pPr>
            <w:ins w:id="326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31" w:author="KIM, Jason" w:date="2019-04-02T13:39:00Z"/>
                <w:rFonts w:ascii="Calibri" w:eastAsia="Times New Roman" w:hAnsi="Calibri" w:cs="Calibri"/>
                <w:color w:val="000000"/>
                <w:lang w:eastAsia="en-AU"/>
              </w:rPr>
            </w:pPr>
            <w:ins w:id="32632" w:author="KIM, Jason" w:date="2019-04-02T13:39:00Z">
              <w:r w:rsidRPr="0056388D">
                <w:rPr>
                  <w:rFonts w:ascii="Calibri" w:eastAsia="Times New Roman" w:hAnsi="Calibri" w:cs="Calibri"/>
                  <w:color w:val="000000"/>
                  <w:lang w:eastAsia="en-AU"/>
                </w:rPr>
                <w:t>Chainage 7607</w:t>
              </w:r>
            </w:ins>
          </w:p>
        </w:tc>
        <w:tc>
          <w:tcPr>
            <w:tcW w:w="764" w:type="pct"/>
            <w:noWrap/>
            <w:hideMark/>
          </w:tcPr>
          <w:p w:rsidR="00110C18" w:rsidRPr="0056388D" w:rsidRDefault="00110C18" w:rsidP="00063728">
            <w:pPr>
              <w:jc w:val="right"/>
              <w:rPr>
                <w:ins w:id="32633" w:author="KIM, Jason" w:date="2019-04-02T13:39:00Z"/>
                <w:rFonts w:ascii="Calibri" w:eastAsia="Times New Roman" w:hAnsi="Calibri" w:cs="Calibri"/>
                <w:color w:val="000000"/>
                <w:lang w:eastAsia="en-AU"/>
              </w:rPr>
            </w:pPr>
            <w:ins w:id="326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35" w:author="KIM, Jason" w:date="2019-04-02T13:39:00Z"/>
        </w:trPr>
        <w:tc>
          <w:tcPr>
            <w:tcW w:w="708" w:type="pct"/>
            <w:vMerge/>
            <w:hideMark/>
          </w:tcPr>
          <w:p w:rsidR="00110C18" w:rsidRPr="0056388D" w:rsidRDefault="00110C18" w:rsidP="00063728">
            <w:pPr>
              <w:rPr>
                <w:ins w:id="326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37" w:author="KIM, Jason" w:date="2019-04-02T13:39:00Z"/>
                <w:rFonts w:ascii="Calibri" w:eastAsia="Times New Roman" w:hAnsi="Calibri" w:cs="Calibri"/>
                <w:color w:val="000000"/>
                <w:lang w:eastAsia="en-AU"/>
              </w:rPr>
            </w:pPr>
            <w:ins w:id="32638"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39" w:author="KIM, Jason" w:date="2019-04-02T13:39:00Z"/>
                <w:rFonts w:ascii="Calibri" w:eastAsia="Times New Roman" w:hAnsi="Calibri" w:cs="Calibri"/>
                <w:color w:val="000000"/>
                <w:lang w:eastAsia="en-AU"/>
              </w:rPr>
            </w:pPr>
            <w:ins w:id="326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41" w:author="KIM, Jason" w:date="2019-04-02T13:39:00Z"/>
                <w:rFonts w:ascii="Calibri" w:eastAsia="Times New Roman" w:hAnsi="Calibri" w:cs="Calibri"/>
                <w:color w:val="000000"/>
                <w:lang w:eastAsia="en-AU"/>
              </w:rPr>
            </w:pPr>
            <w:ins w:id="32642" w:author="KIM, Jason" w:date="2019-04-02T13:39:00Z">
              <w:r w:rsidRPr="0056388D">
                <w:rPr>
                  <w:rFonts w:ascii="Calibri" w:eastAsia="Times New Roman" w:hAnsi="Calibri" w:cs="Calibri"/>
                  <w:color w:val="000000"/>
                  <w:lang w:eastAsia="en-AU"/>
                </w:rPr>
                <w:t>LLS2617</w:t>
              </w:r>
            </w:ins>
          </w:p>
        </w:tc>
        <w:tc>
          <w:tcPr>
            <w:tcW w:w="933" w:type="pct"/>
            <w:noWrap/>
            <w:hideMark/>
          </w:tcPr>
          <w:p w:rsidR="00110C18" w:rsidRPr="0056388D" w:rsidRDefault="00110C18" w:rsidP="00063728">
            <w:pPr>
              <w:rPr>
                <w:ins w:id="32643" w:author="KIM, Jason" w:date="2019-04-02T13:39:00Z"/>
                <w:rFonts w:ascii="Calibri" w:eastAsia="Times New Roman" w:hAnsi="Calibri" w:cs="Calibri"/>
                <w:color w:val="000000"/>
                <w:lang w:eastAsia="en-AU"/>
              </w:rPr>
            </w:pPr>
            <w:ins w:id="326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45" w:author="KIM, Jason" w:date="2019-04-02T13:39:00Z"/>
                <w:rFonts w:ascii="Calibri" w:eastAsia="Times New Roman" w:hAnsi="Calibri" w:cs="Calibri"/>
                <w:color w:val="000000"/>
                <w:lang w:eastAsia="en-AU"/>
              </w:rPr>
            </w:pPr>
            <w:ins w:id="32646" w:author="KIM, Jason" w:date="2019-04-02T13:39:00Z">
              <w:r w:rsidRPr="0056388D">
                <w:rPr>
                  <w:rFonts w:ascii="Calibri" w:eastAsia="Times New Roman" w:hAnsi="Calibri" w:cs="Calibri"/>
                  <w:color w:val="000000"/>
                  <w:lang w:eastAsia="en-AU"/>
                </w:rPr>
                <w:t>Chainage 7616</w:t>
              </w:r>
            </w:ins>
          </w:p>
        </w:tc>
        <w:tc>
          <w:tcPr>
            <w:tcW w:w="764" w:type="pct"/>
            <w:noWrap/>
            <w:hideMark/>
          </w:tcPr>
          <w:p w:rsidR="00110C18" w:rsidRPr="0056388D" w:rsidRDefault="00110C18" w:rsidP="00063728">
            <w:pPr>
              <w:jc w:val="right"/>
              <w:rPr>
                <w:ins w:id="32647" w:author="KIM, Jason" w:date="2019-04-02T13:39:00Z"/>
                <w:rFonts w:ascii="Calibri" w:eastAsia="Times New Roman" w:hAnsi="Calibri" w:cs="Calibri"/>
                <w:color w:val="000000"/>
                <w:lang w:eastAsia="en-AU"/>
              </w:rPr>
            </w:pPr>
            <w:ins w:id="326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49" w:author="KIM, Jason" w:date="2019-04-02T13:39:00Z"/>
        </w:trPr>
        <w:tc>
          <w:tcPr>
            <w:tcW w:w="708" w:type="pct"/>
            <w:vMerge w:val="restart"/>
            <w:noWrap/>
            <w:hideMark/>
          </w:tcPr>
          <w:p w:rsidR="00110C18" w:rsidRPr="0056388D" w:rsidRDefault="00110C18" w:rsidP="00063728">
            <w:pPr>
              <w:rPr>
                <w:ins w:id="32650" w:author="KIM, Jason" w:date="2019-04-02T13:39:00Z"/>
                <w:rFonts w:ascii="Calibri" w:eastAsia="Times New Roman" w:hAnsi="Calibri" w:cs="Calibri"/>
                <w:color w:val="000000"/>
                <w:lang w:eastAsia="en-AU"/>
              </w:rPr>
            </w:pPr>
            <w:ins w:id="32651" w:author="KIM, Jason" w:date="2019-04-02T13:39:00Z">
              <w:r w:rsidRPr="0056388D">
                <w:rPr>
                  <w:rFonts w:ascii="Calibri" w:eastAsia="Times New Roman" w:hAnsi="Calibri" w:cs="Calibri"/>
                  <w:color w:val="000000"/>
                  <w:lang w:eastAsia="en-AU"/>
                </w:rPr>
                <w:t>LLE56K81</w:t>
              </w:r>
            </w:ins>
          </w:p>
        </w:tc>
        <w:tc>
          <w:tcPr>
            <w:tcW w:w="605" w:type="pct"/>
            <w:noWrap/>
            <w:hideMark/>
          </w:tcPr>
          <w:p w:rsidR="00110C18" w:rsidRPr="0056388D" w:rsidRDefault="00110C18" w:rsidP="00063728">
            <w:pPr>
              <w:rPr>
                <w:ins w:id="32652" w:author="KIM, Jason" w:date="2019-04-02T13:39:00Z"/>
                <w:rFonts w:ascii="Calibri" w:eastAsia="Times New Roman" w:hAnsi="Calibri" w:cs="Calibri"/>
                <w:color w:val="000000"/>
                <w:lang w:eastAsia="en-AU"/>
              </w:rPr>
            </w:pPr>
            <w:ins w:id="32653"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54" w:author="KIM, Jason" w:date="2019-04-02T13:39:00Z"/>
                <w:rFonts w:ascii="Calibri" w:eastAsia="Times New Roman" w:hAnsi="Calibri" w:cs="Calibri"/>
                <w:color w:val="000000"/>
                <w:lang w:eastAsia="en-AU"/>
              </w:rPr>
            </w:pPr>
            <w:ins w:id="3265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56" w:author="KIM, Jason" w:date="2019-04-02T13:39:00Z"/>
                <w:rFonts w:ascii="Calibri" w:eastAsia="Times New Roman" w:hAnsi="Calibri" w:cs="Calibri"/>
                <w:color w:val="000000"/>
                <w:lang w:eastAsia="en-AU"/>
              </w:rPr>
            </w:pPr>
            <w:ins w:id="32657" w:author="KIM, Jason" w:date="2019-04-02T13:39:00Z">
              <w:r w:rsidRPr="0056388D">
                <w:rPr>
                  <w:rFonts w:ascii="Calibri" w:eastAsia="Times New Roman" w:hAnsi="Calibri" w:cs="Calibri"/>
                  <w:color w:val="000000"/>
                  <w:lang w:eastAsia="en-AU"/>
                </w:rPr>
                <w:t>LLS2596</w:t>
              </w:r>
            </w:ins>
          </w:p>
        </w:tc>
        <w:tc>
          <w:tcPr>
            <w:tcW w:w="933" w:type="pct"/>
            <w:noWrap/>
            <w:hideMark/>
          </w:tcPr>
          <w:p w:rsidR="00110C18" w:rsidRPr="0056388D" w:rsidRDefault="00110C18" w:rsidP="00063728">
            <w:pPr>
              <w:rPr>
                <w:ins w:id="32658" w:author="KIM, Jason" w:date="2019-04-02T13:39:00Z"/>
                <w:rFonts w:ascii="Calibri" w:eastAsia="Times New Roman" w:hAnsi="Calibri" w:cs="Calibri"/>
                <w:color w:val="000000"/>
                <w:lang w:eastAsia="en-AU"/>
              </w:rPr>
            </w:pPr>
            <w:ins w:id="326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60" w:author="KIM, Jason" w:date="2019-04-02T13:39:00Z"/>
                <w:rFonts w:ascii="Calibri" w:eastAsia="Times New Roman" w:hAnsi="Calibri" w:cs="Calibri"/>
                <w:color w:val="000000"/>
                <w:lang w:eastAsia="en-AU"/>
              </w:rPr>
            </w:pPr>
            <w:ins w:id="32661" w:author="KIM, Jason" w:date="2019-04-02T13:39:00Z">
              <w:r w:rsidRPr="0056388D">
                <w:rPr>
                  <w:rFonts w:ascii="Calibri" w:eastAsia="Times New Roman" w:hAnsi="Calibri" w:cs="Calibri"/>
                  <w:color w:val="000000"/>
                  <w:lang w:eastAsia="en-AU"/>
                </w:rPr>
                <w:t>Chainage 7400</w:t>
              </w:r>
            </w:ins>
          </w:p>
        </w:tc>
        <w:tc>
          <w:tcPr>
            <w:tcW w:w="764" w:type="pct"/>
            <w:noWrap/>
            <w:hideMark/>
          </w:tcPr>
          <w:p w:rsidR="00110C18" w:rsidRPr="0056388D" w:rsidRDefault="00110C18" w:rsidP="00063728">
            <w:pPr>
              <w:jc w:val="right"/>
              <w:rPr>
                <w:ins w:id="32662" w:author="KIM, Jason" w:date="2019-04-02T13:39:00Z"/>
                <w:rFonts w:ascii="Calibri" w:eastAsia="Times New Roman" w:hAnsi="Calibri" w:cs="Calibri"/>
                <w:color w:val="000000"/>
                <w:lang w:eastAsia="en-AU"/>
              </w:rPr>
            </w:pPr>
            <w:ins w:id="326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64" w:author="KIM, Jason" w:date="2019-04-02T13:39:00Z"/>
        </w:trPr>
        <w:tc>
          <w:tcPr>
            <w:tcW w:w="708" w:type="pct"/>
            <w:vMerge/>
            <w:hideMark/>
          </w:tcPr>
          <w:p w:rsidR="00110C18" w:rsidRPr="0056388D" w:rsidRDefault="00110C18" w:rsidP="00063728">
            <w:pPr>
              <w:rPr>
                <w:ins w:id="326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66" w:author="KIM, Jason" w:date="2019-04-02T13:39:00Z"/>
                <w:rFonts w:ascii="Calibri" w:eastAsia="Times New Roman" w:hAnsi="Calibri" w:cs="Calibri"/>
                <w:color w:val="000000"/>
                <w:lang w:eastAsia="en-AU"/>
              </w:rPr>
            </w:pPr>
            <w:ins w:id="32667"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68" w:author="KIM, Jason" w:date="2019-04-02T13:39:00Z"/>
                <w:rFonts w:ascii="Calibri" w:eastAsia="Times New Roman" w:hAnsi="Calibri" w:cs="Calibri"/>
                <w:color w:val="000000"/>
                <w:lang w:eastAsia="en-AU"/>
              </w:rPr>
            </w:pPr>
            <w:ins w:id="3266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70" w:author="KIM, Jason" w:date="2019-04-02T13:39:00Z"/>
                <w:rFonts w:ascii="Calibri" w:eastAsia="Times New Roman" w:hAnsi="Calibri" w:cs="Calibri"/>
                <w:color w:val="000000"/>
                <w:lang w:eastAsia="en-AU"/>
              </w:rPr>
            </w:pPr>
            <w:ins w:id="32671" w:author="KIM, Jason" w:date="2019-04-02T13:39:00Z">
              <w:r w:rsidRPr="0056388D">
                <w:rPr>
                  <w:rFonts w:ascii="Calibri" w:eastAsia="Times New Roman" w:hAnsi="Calibri" w:cs="Calibri"/>
                  <w:color w:val="000000"/>
                  <w:lang w:eastAsia="en-AU"/>
                </w:rPr>
                <w:t>LLS2597</w:t>
              </w:r>
            </w:ins>
          </w:p>
        </w:tc>
        <w:tc>
          <w:tcPr>
            <w:tcW w:w="933" w:type="pct"/>
            <w:noWrap/>
            <w:hideMark/>
          </w:tcPr>
          <w:p w:rsidR="00110C18" w:rsidRPr="0056388D" w:rsidRDefault="00110C18" w:rsidP="00063728">
            <w:pPr>
              <w:rPr>
                <w:ins w:id="32672" w:author="KIM, Jason" w:date="2019-04-02T13:39:00Z"/>
                <w:rFonts w:ascii="Calibri" w:eastAsia="Times New Roman" w:hAnsi="Calibri" w:cs="Calibri"/>
                <w:color w:val="000000"/>
                <w:lang w:eastAsia="en-AU"/>
              </w:rPr>
            </w:pPr>
            <w:ins w:id="326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74" w:author="KIM, Jason" w:date="2019-04-02T13:39:00Z"/>
                <w:rFonts w:ascii="Calibri" w:eastAsia="Times New Roman" w:hAnsi="Calibri" w:cs="Calibri"/>
                <w:color w:val="000000"/>
                <w:lang w:eastAsia="en-AU"/>
              </w:rPr>
            </w:pPr>
            <w:ins w:id="32675" w:author="KIM, Jason" w:date="2019-04-02T13:39:00Z">
              <w:r w:rsidRPr="0056388D">
                <w:rPr>
                  <w:rFonts w:ascii="Calibri" w:eastAsia="Times New Roman" w:hAnsi="Calibri" w:cs="Calibri"/>
                  <w:color w:val="000000"/>
                  <w:lang w:eastAsia="en-AU"/>
                </w:rPr>
                <w:t>Chainage 7410</w:t>
              </w:r>
            </w:ins>
          </w:p>
        </w:tc>
        <w:tc>
          <w:tcPr>
            <w:tcW w:w="764" w:type="pct"/>
            <w:noWrap/>
            <w:hideMark/>
          </w:tcPr>
          <w:p w:rsidR="00110C18" w:rsidRPr="0056388D" w:rsidRDefault="00110C18" w:rsidP="00063728">
            <w:pPr>
              <w:jc w:val="right"/>
              <w:rPr>
                <w:ins w:id="32676" w:author="KIM, Jason" w:date="2019-04-02T13:39:00Z"/>
                <w:rFonts w:ascii="Calibri" w:eastAsia="Times New Roman" w:hAnsi="Calibri" w:cs="Calibri"/>
                <w:color w:val="000000"/>
                <w:lang w:eastAsia="en-AU"/>
              </w:rPr>
            </w:pPr>
            <w:ins w:id="326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78" w:author="KIM, Jason" w:date="2019-04-02T13:39:00Z"/>
        </w:trPr>
        <w:tc>
          <w:tcPr>
            <w:tcW w:w="708" w:type="pct"/>
            <w:vMerge/>
            <w:hideMark/>
          </w:tcPr>
          <w:p w:rsidR="00110C18" w:rsidRPr="0056388D" w:rsidRDefault="00110C18" w:rsidP="00063728">
            <w:pPr>
              <w:rPr>
                <w:ins w:id="326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80" w:author="KIM, Jason" w:date="2019-04-02T13:39:00Z"/>
                <w:rFonts w:ascii="Calibri" w:eastAsia="Times New Roman" w:hAnsi="Calibri" w:cs="Calibri"/>
                <w:color w:val="000000"/>
                <w:lang w:eastAsia="en-AU"/>
              </w:rPr>
            </w:pPr>
            <w:ins w:id="32681"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82" w:author="KIM, Jason" w:date="2019-04-02T13:39:00Z"/>
                <w:rFonts w:ascii="Calibri" w:eastAsia="Times New Roman" w:hAnsi="Calibri" w:cs="Calibri"/>
                <w:color w:val="000000"/>
                <w:lang w:eastAsia="en-AU"/>
              </w:rPr>
            </w:pPr>
            <w:ins w:id="3268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84" w:author="KIM, Jason" w:date="2019-04-02T13:39:00Z"/>
                <w:rFonts w:ascii="Calibri" w:eastAsia="Times New Roman" w:hAnsi="Calibri" w:cs="Calibri"/>
                <w:color w:val="000000"/>
                <w:lang w:eastAsia="en-AU"/>
              </w:rPr>
            </w:pPr>
            <w:ins w:id="32685" w:author="KIM, Jason" w:date="2019-04-02T13:39:00Z">
              <w:r w:rsidRPr="0056388D">
                <w:rPr>
                  <w:rFonts w:ascii="Calibri" w:eastAsia="Times New Roman" w:hAnsi="Calibri" w:cs="Calibri"/>
                  <w:color w:val="000000"/>
                  <w:lang w:eastAsia="en-AU"/>
                </w:rPr>
                <w:t>LLS2598</w:t>
              </w:r>
            </w:ins>
          </w:p>
        </w:tc>
        <w:tc>
          <w:tcPr>
            <w:tcW w:w="933" w:type="pct"/>
            <w:noWrap/>
            <w:hideMark/>
          </w:tcPr>
          <w:p w:rsidR="00110C18" w:rsidRPr="0056388D" w:rsidRDefault="00110C18" w:rsidP="00063728">
            <w:pPr>
              <w:rPr>
                <w:ins w:id="32686" w:author="KIM, Jason" w:date="2019-04-02T13:39:00Z"/>
                <w:rFonts w:ascii="Calibri" w:eastAsia="Times New Roman" w:hAnsi="Calibri" w:cs="Calibri"/>
                <w:color w:val="000000"/>
                <w:lang w:eastAsia="en-AU"/>
              </w:rPr>
            </w:pPr>
            <w:ins w:id="326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88" w:author="KIM, Jason" w:date="2019-04-02T13:39:00Z"/>
                <w:rFonts w:ascii="Calibri" w:eastAsia="Times New Roman" w:hAnsi="Calibri" w:cs="Calibri"/>
                <w:color w:val="000000"/>
                <w:lang w:eastAsia="en-AU"/>
              </w:rPr>
            </w:pPr>
            <w:ins w:id="32689" w:author="KIM, Jason" w:date="2019-04-02T13:39:00Z">
              <w:r w:rsidRPr="0056388D">
                <w:rPr>
                  <w:rFonts w:ascii="Calibri" w:eastAsia="Times New Roman" w:hAnsi="Calibri" w:cs="Calibri"/>
                  <w:color w:val="000000"/>
                  <w:lang w:eastAsia="en-AU"/>
                </w:rPr>
                <w:t>Chainage 7419</w:t>
              </w:r>
            </w:ins>
          </w:p>
        </w:tc>
        <w:tc>
          <w:tcPr>
            <w:tcW w:w="764" w:type="pct"/>
            <w:noWrap/>
            <w:hideMark/>
          </w:tcPr>
          <w:p w:rsidR="00110C18" w:rsidRPr="0056388D" w:rsidRDefault="00110C18" w:rsidP="00063728">
            <w:pPr>
              <w:jc w:val="right"/>
              <w:rPr>
                <w:ins w:id="32690" w:author="KIM, Jason" w:date="2019-04-02T13:39:00Z"/>
                <w:rFonts w:ascii="Calibri" w:eastAsia="Times New Roman" w:hAnsi="Calibri" w:cs="Calibri"/>
                <w:color w:val="000000"/>
                <w:lang w:eastAsia="en-AU"/>
              </w:rPr>
            </w:pPr>
            <w:ins w:id="326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92" w:author="KIM, Jason" w:date="2019-04-02T13:39:00Z"/>
        </w:trPr>
        <w:tc>
          <w:tcPr>
            <w:tcW w:w="708" w:type="pct"/>
            <w:vMerge/>
            <w:hideMark/>
          </w:tcPr>
          <w:p w:rsidR="00110C18" w:rsidRPr="0056388D" w:rsidRDefault="00110C18" w:rsidP="00063728">
            <w:pPr>
              <w:rPr>
                <w:ins w:id="326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94" w:author="KIM, Jason" w:date="2019-04-02T13:39:00Z"/>
                <w:rFonts w:ascii="Calibri" w:eastAsia="Times New Roman" w:hAnsi="Calibri" w:cs="Calibri"/>
                <w:color w:val="000000"/>
                <w:lang w:eastAsia="en-AU"/>
              </w:rPr>
            </w:pPr>
            <w:ins w:id="32695"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96" w:author="KIM, Jason" w:date="2019-04-02T13:39:00Z"/>
                <w:rFonts w:ascii="Calibri" w:eastAsia="Times New Roman" w:hAnsi="Calibri" w:cs="Calibri"/>
                <w:color w:val="000000"/>
                <w:lang w:eastAsia="en-AU"/>
              </w:rPr>
            </w:pPr>
            <w:ins w:id="3269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98" w:author="KIM, Jason" w:date="2019-04-02T13:39:00Z"/>
                <w:rFonts w:ascii="Calibri" w:eastAsia="Times New Roman" w:hAnsi="Calibri" w:cs="Calibri"/>
                <w:color w:val="000000"/>
                <w:lang w:eastAsia="en-AU"/>
              </w:rPr>
            </w:pPr>
            <w:ins w:id="32699" w:author="KIM, Jason" w:date="2019-04-02T13:39:00Z">
              <w:r w:rsidRPr="0056388D">
                <w:rPr>
                  <w:rFonts w:ascii="Calibri" w:eastAsia="Times New Roman" w:hAnsi="Calibri" w:cs="Calibri"/>
                  <w:color w:val="000000"/>
                  <w:lang w:eastAsia="en-AU"/>
                </w:rPr>
                <w:t>LLS2599</w:t>
              </w:r>
            </w:ins>
          </w:p>
        </w:tc>
        <w:tc>
          <w:tcPr>
            <w:tcW w:w="933" w:type="pct"/>
            <w:noWrap/>
            <w:hideMark/>
          </w:tcPr>
          <w:p w:rsidR="00110C18" w:rsidRPr="0056388D" w:rsidRDefault="00110C18" w:rsidP="00063728">
            <w:pPr>
              <w:rPr>
                <w:ins w:id="32700" w:author="KIM, Jason" w:date="2019-04-02T13:39:00Z"/>
                <w:rFonts w:ascii="Calibri" w:eastAsia="Times New Roman" w:hAnsi="Calibri" w:cs="Calibri"/>
                <w:color w:val="000000"/>
                <w:lang w:eastAsia="en-AU"/>
              </w:rPr>
            </w:pPr>
            <w:ins w:id="327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02" w:author="KIM, Jason" w:date="2019-04-02T13:39:00Z"/>
                <w:rFonts w:ascii="Calibri" w:eastAsia="Times New Roman" w:hAnsi="Calibri" w:cs="Calibri"/>
                <w:color w:val="000000"/>
                <w:lang w:eastAsia="en-AU"/>
              </w:rPr>
            </w:pPr>
            <w:ins w:id="32703" w:author="KIM, Jason" w:date="2019-04-02T13:39:00Z">
              <w:r w:rsidRPr="0056388D">
                <w:rPr>
                  <w:rFonts w:ascii="Calibri" w:eastAsia="Times New Roman" w:hAnsi="Calibri" w:cs="Calibri"/>
                  <w:color w:val="000000"/>
                  <w:lang w:eastAsia="en-AU"/>
                </w:rPr>
                <w:t>Chainage 7429</w:t>
              </w:r>
            </w:ins>
          </w:p>
        </w:tc>
        <w:tc>
          <w:tcPr>
            <w:tcW w:w="764" w:type="pct"/>
            <w:noWrap/>
            <w:hideMark/>
          </w:tcPr>
          <w:p w:rsidR="00110C18" w:rsidRPr="0056388D" w:rsidRDefault="00110C18" w:rsidP="00063728">
            <w:pPr>
              <w:jc w:val="right"/>
              <w:rPr>
                <w:ins w:id="32704" w:author="KIM, Jason" w:date="2019-04-02T13:39:00Z"/>
                <w:rFonts w:ascii="Calibri" w:eastAsia="Times New Roman" w:hAnsi="Calibri" w:cs="Calibri"/>
                <w:color w:val="000000"/>
                <w:lang w:eastAsia="en-AU"/>
              </w:rPr>
            </w:pPr>
            <w:ins w:id="327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06" w:author="KIM, Jason" w:date="2019-04-02T13:39:00Z"/>
        </w:trPr>
        <w:tc>
          <w:tcPr>
            <w:tcW w:w="708" w:type="pct"/>
            <w:vMerge/>
            <w:hideMark/>
          </w:tcPr>
          <w:p w:rsidR="00110C18" w:rsidRPr="0056388D" w:rsidRDefault="00110C18" w:rsidP="00063728">
            <w:pPr>
              <w:rPr>
                <w:ins w:id="327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08" w:author="KIM, Jason" w:date="2019-04-02T13:39:00Z"/>
                <w:rFonts w:ascii="Calibri" w:eastAsia="Times New Roman" w:hAnsi="Calibri" w:cs="Calibri"/>
                <w:color w:val="000000"/>
                <w:lang w:eastAsia="en-AU"/>
              </w:rPr>
            </w:pPr>
            <w:ins w:id="32709"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10" w:author="KIM, Jason" w:date="2019-04-02T13:39:00Z"/>
                <w:rFonts w:ascii="Calibri" w:eastAsia="Times New Roman" w:hAnsi="Calibri" w:cs="Calibri"/>
                <w:color w:val="000000"/>
                <w:lang w:eastAsia="en-AU"/>
              </w:rPr>
            </w:pPr>
            <w:ins w:id="3271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12" w:author="KIM, Jason" w:date="2019-04-02T13:39:00Z"/>
                <w:rFonts w:ascii="Calibri" w:eastAsia="Times New Roman" w:hAnsi="Calibri" w:cs="Calibri"/>
                <w:color w:val="000000"/>
                <w:lang w:eastAsia="en-AU"/>
              </w:rPr>
            </w:pPr>
            <w:ins w:id="32713" w:author="KIM, Jason" w:date="2019-04-02T13:39:00Z">
              <w:r w:rsidRPr="0056388D">
                <w:rPr>
                  <w:rFonts w:ascii="Calibri" w:eastAsia="Times New Roman" w:hAnsi="Calibri" w:cs="Calibri"/>
                  <w:color w:val="000000"/>
                  <w:lang w:eastAsia="en-AU"/>
                </w:rPr>
                <w:t>LLS2600</w:t>
              </w:r>
            </w:ins>
          </w:p>
        </w:tc>
        <w:tc>
          <w:tcPr>
            <w:tcW w:w="933" w:type="pct"/>
            <w:noWrap/>
            <w:hideMark/>
          </w:tcPr>
          <w:p w:rsidR="00110C18" w:rsidRPr="0056388D" w:rsidRDefault="00110C18" w:rsidP="00063728">
            <w:pPr>
              <w:rPr>
                <w:ins w:id="32714" w:author="KIM, Jason" w:date="2019-04-02T13:39:00Z"/>
                <w:rFonts w:ascii="Calibri" w:eastAsia="Times New Roman" w:hAnsi="Calibri" w:cs="Calibri"/>
                <w:color w:val="000000"/>
                <w:lang w:eastAsia="en-AU"/>
              </w:rPr>
            </w:pPr>
            <w:ins w:id="327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16" w:author="KIM, Jason" w:date="2019-04-02T13:39:00Z"/>
                <w:rFonts w:ascii="Calibri" w:eastAsia="Times New Roman" w:hAnsi="Calibri" w:cs="Calibri"/>
                <w:color w:val="000000"/>
                <w:lang w:eastAsia="en-AU"/>
              </w:rPr>
            </w:pPr>
            <w:ins w:id="32717" w:author="KIM, Jason" w:date="2019-04-02T13:39:00Z">
              <w:r w:rsidRPr="0056388D">
                <w:rPr>
                  <w:rFonts w:ascii="Calibri" w:eastAsia="Times New Roman" w:hAnsi="Calibri" w:cs="Calibri"/>
                  <w:color w:val="000000"/>
                  <w:lang w:eastAsia="en-AU"/>
                </w:rPr>
                <w:t>Chainage 7439</w:t>
              </w:r>
            </w:ins>
          </w:p>
        </w:tc>
        <w:tc>
          <w:tcPr>
            <w:tcW w:w="764" w:type="pct"/>
            <w:noWrap/>
            <w:hideMark/>
          </w:tcPr>
          <w:p w:rsidR="00110C18" w:rsidRPr="0056388D" w:rsidRDefault="00110C18" w:rsidP="00063728">
            <w:pPr>
              <w:jc w:val="right"/>
              <w:rPr>
                <w:ins w:id="32718" w:author="KIM, Jason" w:date="2019-04-02T13:39:00Z"/>
                <w:rFonts w:ascii="Calibri" w:eastAsia="Times New Roman" w:hAnsi="Calibri" w:cs="Calibri"/>
                <w:color w:val="000000"/>
                <w:lang w:eastAsia="en-AU"/>
              </w:rPr>
            </w:pPr>
            <w:ins w:id="327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20" w:author="KIM, Jason" w:date="2019-04-02T13:39:00Z"/>
        </w:trPr>
        <w:tc>
          <w:tcPr>
            <w:tcW w:w="708" w:type="pct"/>
            <w:vMerge/>
            <w:hideMark/>
          </w:tcPr>
          <w:p w:rsidR="00110C18" w:rsidRPr="0056388D" w:rsidRDefault="00110C18" w:rsidP="00063728">
            <w:pPr>
              <w:rPr>
                <w:ins w:id="327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22" w:author="KIM, Jason" w:date="2019-04-02T13:39:00Z"/>
                <w:rFonts w:ascii="Calibri" w:eastAsia="Times New Roman" w:hAnsi="Calibri" w:cs="Calibri"/>
                <w:color w:val="000000"/>
                <w:lang w:eastAsia="en-AU"/>
              </w:rPr>
            </w:pPr>
            <w:ins w:id="32723"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24" w:author="KIM, Jason" w:date="2019-04-02T13:39:00Z"/>
                <w:rFonts w:ascii="Calibri" w:eastAsia="Times New Roman" w:hAnsi="Calibri" w:cs="Calibri"/>
                <w:color w:val="000000"/>
                <w:lang w:eastAsia="en-AU"/>
              </w:rPr>
            </w:pPr>
            <w:ins w:id="3272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26" w:author="KIM, Jason" w:date="2019-04-02T13:39:00Z"/>
                <w:rFonts w:ascii="Calibri" w:eastAsia="Times New Roman" w:hAnsi="Calibri" w:cs="Calibri"/>
                <w:color w:val="000000"/>
                <w:lang w:eastAsia="en-AU"/>
              </w:rPr>
            </w:pPr>
            <w:ins w:id="32727" w:author="KIM, Jason" w:date="2019-04-02T13:39:00Z">
              <w:r w:rsidRPr="0056388D">
                <w:rPr>
                  <w:rFonts w:ascii="Calibri" w:eastAsia="Times New Roman" w:hAnsi="Calibri" w:cs="Calibri"/>
                  <w:color w:val="000000"/>
                  <w:lang w:eastAsia="en-AU"/>
                </w:rPr>
                <w:t>LLS2601</w:t>
              </w:r>
            </w:ins>
          </w:p>
        </w:tc>
        <w:tc>
          <w:tcPr>
            <w:tcW w:w="933" w:type="pct"/>
            <w:noWrap/>
            <w:hideMark/>
          </w:tcPr>
          <w:p w:rsidR="00110C18" w:rsidRPr="0056388D" w:rsidRDefault="00110C18" w:rsidP="00063728">
            <w:pPr>
              <w:rPr>
                <w:ins w:id="32728" w:author="KIM, Jason" w:date="2019-04-02T13:39:00Z"/>
                <w:rFonts w:ascii="Calibri" w:eastAsia="Times New Roman" w:hAnsi="Calibri" w:cs="Calibri"/>
                <w:color w:val="000000"/>
                <w:lang w:eastAsia="en-AU"/>
              </w:rPr>
            </w:pPr>
            <w:ins w:id="327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30" w:author="KIM, Jason" w:date="2019-04-02T13:39:00Z"/>
                <w:rFonts w:ascii="Calibri" w:eastAsia="Times New Roman" w:hAnsi="Calibri" w:cs="Calibri"/>
                <w:color w:val="000000"/>
                <w:lang w:eastAsia="en-AU"/>
              </w:rPr>
            </w:pPr>
            <w:ins w:id="32731" w:author="KIM, Jason" w:date="2019-04-02T13:39:00Z">
              <w:r w:rsidRPr="0056388D">
                <w:rPr>
                  <w:rFonts w:ascii="Calibri" w:eastAsia="Times New Roman" w:hAnsi="Calibri" w:cs="Calibri"/>
                  <w:color w:val="000000"/>
                  <w:lang w:eastAsia="en-AU"/>
                </w:rPr>
                <w:t>Chainage 7448</w:t>
              </w:r>
            </w:ins>
          </w:p>
        </w:tc>
        <w:tc>
          <w:tcPr>
            <w:tcW w:w="764" w:type="pct"/>
            <w:noWrap/>
            <w:hideMark/>
          </w:tcPr>
          <w:p w:rsidR="00110C18" w:rsidRPr="0056388D" w:rsidRDefault="00110C18" w:rsidP="00063728">
            <w:pPr>
              <w:jc w:val="right"/>
              <w:rPr>
                <w:ins w:id="32732" w:author="KIM, Jason" w:date="2019-04-02T13:39:00Z"/>
                <w:rFonts w:ascii="Calibri" w:eastAsia="Times New Roman" w:hAnsi="Calibri" w:cs="Calibri"/>
                <w:color w:val="000000"/>
                <w:lang w:eastAsia="en-AU"/>
              </w:rPr>
            </w:pPr>
            <w:ins w:id="327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34" w:author="KIM, Jason" w:date="2019-04-02T13:39:00Z"/>
        </w:trPr>
        <w:tc>
          <w:tcPr>
            <w:tcW w:w="708" w:type="pct"/>
            <w:vMerge/>
            <w:hideMark/>
          </w:tcPr>
          <w:p w:rsidR="00110C18" w:rsidRPr="0056388D" w:rsidRDefault="00110C18" w:rsidP="00063728">
            <w:pPr>
              <w:rPr>
                <w:ins w:id="327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36" w:author="KIM, Jason" w:date="2019-04-02T13:39:00Z"/>
                <w:rFonts w:ascii="Calibri" w:eastAsia="Times New Roman" w:hAnsi="Calibri" w:cs="Calibri"/>
                <w:color w:val="000000"/>
                <w:lang w:eastAsia="en-AU"/>
              </w:rPr>
            </w:pPr>
            <w:ins w:id="32737"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38" w:author="KIM, Jason" w:date="2019-04-02T13:39:00Z"/>
                <w:rFonts w:ascii="Calibri" w:eastAsia="Times New Roman" w:hAnsi="Calibri" w:cs="Calibri"/>
                <w:color w:val="000000"/>
                <w:lang w:eastAsia="en-AU"/>
              </w:rPr>
            </w:pPr>
            <w:ins w:id="3273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40" w:author="KIM, Jason" w:date="2019-04-02T13:39:00Z"/>
                <w:rFonts w:ascii="Calibri" w:eastAsia="Times New Roman" w:hAnsi="Calibri" w:cs="Calibri"/>
                <w:color w:val="000000"/>
                <w:lang w:eastAsia="en-AU"/>
              </w:rPr>
            </w:pPr>
            <w:ins w:id="32741" w:author="KIM, Jason" w:date="2019-04-02T13:39:00Z">
              <w:r w:rsidRPr="0056388D">
                <w:rPr>
                  <w:rFonts w:ascii="Calibri" w:eastAsia="Times New Roman" w:hAnsi="Calibri" w:cs="Calibri"/>
                  <w:color w:val="000000"/>
                  <w:lang w:eastAsia="en-AU"/>
                </w:rPr>
                <w:t>LLS2602</w:t>
              </w:r>
            </w:ins>
          </w:p>
        </w:tc>
        <w:tc>
          <w:tcPr>
            <w:tcW w:w="933" w:type="pct"/>
            <w:noWrap/>
            <w:hideMark/>
          </w:tcPr>
          <w:p w:rsidR="00110C18" w:rsidRPr="0056388D" w:rsidRDefault="00110C18" w:rsidP="00063728">
            <w:pPr>
              <w:rPr>
                <w:ins w:id="32742" w:author="KIM, Jason" w:date="2019-04-02T13:39:00Z"/>
                <w:rFonts w:ascii="Calibri" w:eastAsia="Times New Roman" w:hAnsi="Calibri" w:cs="Calibri"/>
                <w:color w:val="000000"/>
                <w:lang w:eastAsia="en-AU"/>
              </w:rPr>
            </w:pPr>
            <w:ins w:id="327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44" w:author="KIM, Jason" w:date="2019-04-02T13:39:00Z"/>
                <w:rFonts w:ascii="Calibri" w:eastAsia="Times New Roman" w:hAnsi="Calibri" w:cs="Calibri"/>
                <w:color w:val="000000"/>
                <w:lang w:eastAsia="en-AU"/>
              </w:rPr>
            </w:pPr>
            <w:ins w:id="32745" w:author="KIM, Jason" w:date="2019-04-02T13:39:00Z">
              <w:r w:rsidRPr="0056388D">
                <w:rPr>
                  <w:rFonts w:ascii="Calibri" w:eastAsia="Times New Roman" w:hAnsi="Calibri" w:cs="Calibri"/>
                  <w:color w:val="000000"/>
                  <w:lang w:eastAsia="en-AU"/>
                </w:rPr>
                <w:t>Chainage 7458</w:t>
              </w:r>
            </w:ins>
          </w:p>
        </w:tc>
        <w:tc>
          <w:tcPr>
            <w:tcW w:w="764" w:type="pct"/>
            <w:noWrap/>
            <w:hideMark/>
          </w:tcPr>
          <w:p w:rsidR="00110C18" w:rsidRPr="0056388D" w:rsidRDefault="00110C18" w:rsidP="00063728">
            <w:pPr>
              <w:jc w:val="right"/>
              <w:rPr>
                <w:ins w:id="32746" w:author="KIM, Jason" w:date="2019-04-02T13:39:00Z"/>
                <w:rFonts w:ascii="Calibri" w:eastAsia="Times New Roman" w:hAnsi="Calibri" w:cs="Calibri"/>
                <w:color w:val="000000"/>
                <w:lang w:eastAsia="en-AU"/>
              </w:rPr>
            </w:pPr>
            <w:ins w:id="327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48" w:author="KIM, Jason" w:date="2019-04-02T13:39:00Z"/>
        </w:trPr>
        <w:tc>
          <w:tcPr>
            <w:tcW w:w="708" w:type="pct"/>
            <w:vMerge/>
            <w:hideMark/>
          </w:tcPr>
          <w:p w:rsidR="00110C18" w:rsidRPr="0056388D" w:rsidRDefault="00110C18" w:rsidP="00063728">
            <w:pPr>
              <w:rPr>
                <w:ins w:id="327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50" w:author="KIM, Jason" w:date="2019-04-02T13:39:00Z"/>
                <w:rFonts w:ascii="Calibri" w:eastAsia="Times New Roman" w:hAnsi="Calibri" w:cs="Calibri"/>
                <w:color w:val="000000"/>
                <w:lang w:eastAsia="en-AU"/>
              </w:rPr>
            </w:pPr>
            <w:ins w:id="32751"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52" w:author="KIM, Jason" w:date="2019-04-02T13:39:00Z"/>
                <w:rFonts w:ascii="Calibri" w:eastAsia="Times New Roman" w:hAnsi="Calibri" w:cs="Calibri"/>
                <w:color w:val="000000"/>
                <w:lang w:eastAsia="en-AU"/>
              </w:rPr>
            </w:pPr>
            <w:ins w:id="3275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54" w:author="KIM, Jason" w:date="2019-04-02T13:39:00Z"/>
                <w:rFonts w:ascii="Calibri" w:eastAsia="Times New Roman" w:hAnsi="Calibri" w:cs="Calibri"/>
                <w:color w:val="000000"/>
                <w:lang w:eastAsia="en-AU"/>
              </w:rPr>
            </w:pPr>
            <w:ins w:id="32755" w:author="KIM, Jason" w:date="2019-04-02T13:39:00Z">
              <w:r w:rsidRPr="0056388D">
                <w:rPr>
                  <w:rFonts w:ascii="Calibri" w:eastAsia="Times New Roman" w:hAnsi="Calibri" w:cs="Calibri"/>
                  <w:color w:val="000000"/>
                  <w:lang w:eastAsia="en-AU"/>
                </w:rPr>
                <w:t>LLS2603</w:t>
              </w:r>
            </w:ins>
          </w:p>
        </w:tc>
        <w:tc>
          <w:tcPr>
            <w:tcW w:w="933" w:type="pct"/>
            <w:noWrap/>
            <w:hideMark/>
          </w:tcPr>
          <w:p w:rsidR="00110C18" w:rsidRPr="0056388D" w:rsidRDefault="00110C18" w:rsidP="00063728">
            <w:pPr>
              <w:rPr>
                <w:ins w:id="32756" w:author="KIM, Jason" w:date="2019-04-02T13:39:00Z"/>
                <w:rFonts w:ascii="Calibri" w:eastAsia="Times New Roman" w:hAnsi="Calibri" w:cs="Calibri"/>
                <w:color w:val="000000"/>
                <w:lang w:eastAsia="en-AU"/>
              </w:rPr>
            </w:pPr>
            <w:ins w:id="327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58" w:author="KIM, Jason" w:date="2019-04-02T13:39:00Z"/>
                <w:rFonts w:ascii="Calibri" w:eastAsia="Times New Roman" w:hAnsi="Calibri" w:cs="Calibri"/>
                <w:color w:val="000000"/>
                <w:lang w:eastAsia="en-AU"/>
              </w:rPr>
            </w:pPr>
            <w:ins w:id="32759" w:author="KIM, Jason" w:date="2019-04-02T13:39:00Z">
              <w:r w:rsidRPr="0056388D">
                <w:rPr>
                  <w:rFonts w:ascii="Calibri" w:eastAsia="Times New Roman" w:hAnsi="Calibri" w:cs="Calibri"/>
                  <w:color w:val="000000"/>
                  <w:lang w:eastAsia="en-AU"/>
                </w:rPr>
                <w:t>Chainage 7468</w:t>
              </w:r>
            </w:ins>
          </w:p>
        </w:tc>
        <w:tc>
          <w:tcPr>
            <w:tcW w:w="764" w:type="pct"/>
            <w:noWrap/>
            <w:hideMark/>
          </w:tcPr>
          <w:p w:rsidR="00110C18" w:rsidRPr="0056388D" w:rsidRDefault="00110C18" w:rsidP="00063728">
            <w:pPr>
              <w:jc w:val="right"/>
              <w:rPr>
                <w:ins w:id="32760" w:author="KIM, Jason" w:date="2019-04-02T13:39:00Z"/>
                <w:rFonts w:ascii="Calibri" w:eastAsia="Times New Roman" w:hAnsi="Calibri" w:cs="Calibri"/>
                <w:color w:val="000000"/>
                <w:lang w:eastAsia="en-AU"/>
              </w:rPr>
            </w:pPr>
            <w:ins w:id="327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62" w:author="KIM, Jason" w:date="2019-04-02T13:39:00Z"/>
        </w:trPr>
        <w:tc>
          <w:tcPr>
            <w:tcW w:w="708" w:type="pct"/>
            <w:vMerge/>
            <w:hideMark/>
          </w:tcPr>
          <w:p w:rsidR="00110C18" w:rsidRPr="0056388D" w:rsidRDefault="00110C18" w:rsidP="00063728">
            <w:pPr>
              <w:rPr>
                <w:ins w:id="327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64" w:author="KIM, Jason" w:date="2019-04-02T13:39:00Z"/>
                <w:rFonts w:ascii="Calibri" w:eastAsia="Times New Roman" w:hAnsi="Calibri" w:cs="Calibri"/>
                <w:color w:val="000000"/>
                <w:lang w:eastAsia="en-AU"/>
              </w:rPr>
            </w:pPr>
            <w:ins w:id="32765"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66" w:author="KIM, Jason" w:date="2019-04-02T13:39:00Z"/>
                <w:rFonts w:ascii="Calibri" w:eastAsia="Times New Roman" w:hAnsi="Calibri" w:cs="Calibri"/>
                <w:color w:val="000000"/>
                <w:lang w:eastAsia="en-AU"/>
              </w:rPr>
            </w:pPr>
            <w:ins w:id="327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68" w:author="KIM, Jason" w:date="2019-04-02T13:39:00Z"/>
                <w:rFonts w:ascii="Calibri" w:eastAsia="Times New Roman" w:hAnsi="Calibri" w:cs="Calibri"/>
                <w:color w:val="000000"/>
                <w:lang w:eastAsia="en-AU"/>
              </w:rPr>
            </w:pPr>
            <w:ins w:id="32769" w:author="KIM, Jason" w:date="2019-04-02T13:39:00Z">
              <w:r w:rsidRPr="0056388D">
                <w:rPr>
                  <w:rFonts w:ascii="Calibri" w:eastAsia="Times New Roman" w:hAnsi="Calibri" w:cs="Calibri"/>
                  <w:color w:val="000000"/>
                  <w:lang w:eastAsia="en-AU"/>
                </w:rPr>
                <w:t>LLS2604</w:t>
              </w:r>
            </w:ins>
          </w:p>
        </w:tc>
        <w:tc>
          <w:tcPr>
            <w:tcW w:w="933" w:type="pct"/>
            <w:noWrap/>
            <w:hideMark/>
          </w:tcPr>
          <w:p w:rsidR="00110C18" w:rsidRPr="0056388D" w:rsidRDefault="00110C18" w:rsidP="00063728">
            <w:pPr>
              <w:rPr>
                <w:ins w:id="32770" w:author="KIM, Jason" w:date="2019-04-02T13:39:00Z"/>
                <w:rFonts w:ascii="Calibri" w:eastAsia="Times New Roman" w:hAnsi="Calibri" w:cs="Calibri"/>
                <w:color w:val="000000"/>
                <w:lang w:eastAsia="en-AU"/>
              </w:rPr>
            </w:pPr>
            <w:ins w:id="327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72" w:author="KIM, Jason" w:date="2019-04-02T13:39:00Z"/>
                <w:rFonts w:ascii="Calibri" w:eastAsia="Times New Roman" w:hAnsi="Calibri" w:cs="Calibri"/>
                <w:color w:val="000000"/>
                <w:lang w:eastAsia="en-AU"/>
              </w:rPr>
            </w:pPr>
            <w:ins w:id="32773" w:author="KIM, Jason" w:date="2019-04-02T13:39:00Z">
              <w:r w:rsidRPr="0056388D">
                <w:rPr>
                  <w:rFonts w:ascii="Calibri" w:eastAsia="Times New Roman" w:hAnsi="Calibri" w:cs="Calibri"/>
                  <w:color w:val="000000"/>
                  <w:lang w:eastAsia="en-AU"/>
                </w:rPr>
                <w:t>Chainage 7477</w:t>
              </w:r>
            </w:ins>
          </w:p>
        </w:tc>
        <w:tc>
          <w:tcPr>
            <w:tcW w:w="764" w:type="pct"/>
            <w:noWrap/>
            <w:hideMark/>
          </w:tcPr>
          <w:p w:rsidR="00110C18" w:rsidRPr="0056388D" w:rsidRDefault="00110C18" w:rsidP="00063728">
            <w:pPr>
              <w:jc w:val="right"/>
              <w:rPr>
                <w:ins w:id="32774" w:author="KIM, Jason" w:date="2019-04-02T13:39:00Z"/>
                <w:rFonts w:ascii="Calibri" w:eastAsia="Times New Roman" w:hAnsi="Calibri" w:cs="Calibri"/>
                <w:color w:val="000000"/>
                <w:lang w:eastAsia="en-AU"/>
              </w:rPr>
            </w:pPr>
            <w:ins w:id="327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76" w:author="KIM, Jason" w:date="2019-04-02T13:39:00Z"/>
        </w:trPr>
        <w:tc>
          <w:tcPr>
            <w:tcW w:w="708" w:type="pct"/>
            <w:vMerge/>
            <w:hideMark/>
          </w:tcPr>
          <w:p w:rsidR="00110C18" w:rsidRPr="0056388D" w:rsidRDefault="00110C18" w:rsidP="00063728">
            <w:pPr>
              <w:rPr>
                <w:ins w:id="327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78" w:author="KIM, Jason" w:date="2019-04-02T13:39:00Z"/>
                <w:rFonts w:ascii="Calibri" w:eastAsia="Times New Roman" w:hAnsi="Calibri" w:cs="Calibri"/>
                <w:color w:val="000000"/>
                <w:lang w:eastAsia="en-AU"/>
              </w:rPr>
            </w:pPr>
            <w:ins w:id="32779"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80" w:author="KIM, Jason" w:date="2019-04-02T13:39:00Z"/>
                <w:rFonts w:ascii="Calibri" w:eastAsia="Times New Roman" w:hAnsi="Calibri" w:cs="Calibri"/>
                <w:color w:val="000000"/>
                <w:lang w:eastAsia="en-AU"/>
              </w:rPr>
            </w:pPr>
            <w:ins w:id="327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82" w:author="KIM, Jason" w:date="2019-04-02T13:39:00Z"/>
                <w:rFonts w:ascii="Calibri" w:eastAsia="Times New Roman" w:hAnsi="Calibri" w:cs="Calibri"/>
                <w:color w:val="000000"/>
                <w:lang w:eastAsia="en-AU"/>
              </w:rPr>
            </w:pPr>
            <w:ins w:id="32783" w:author="KIM, Jason" w:date="2019-04-02T13:39:00Z">
              <w:r w:rsidRPr="0056388D">
                <w:rPr>
                  <w:rFonts w:ascii="Calibri" w:eastAsia="Times New Roman" w:hAnsi="Calibri" w:cs="Calibri"/>
                  <w:color w:val="000000"/>
                  <w:lang w:eastAsia="en-AU"/>
                </w:rPr>
                <w:t>LLS2605</w:t>
              </w:r>
            </w:ins>
          </w:p>
        </w:tc>
        <w:tc>
          <w:tcPr>
            <w:tcW w:w="933" w:type="pct"/>
            <w:noWrap/>
            <w:hideMark/>
          </w:tcPr>
          <w:p w:rsidR="00110C18" w:rsidRPr="0056388D" w:rsidRDefault="00110C18" w:rsidP="00063728">
            <w:pPr>
              <w:rPr>
                <w:ins w:id="32784" w:author="KIM, Jason" w:date="2019-04-02T13:39:00Z"/>
                <w:rFonts w:ascii="Calibri" w:eastAsia="Times New Roman" w:hAnsi="Calibri" w:cs="Calibri"/>
                <w:color w:val="000000"/>
                <w:lang w:eastAsia="en-AU"/>
              </w:rPr>
            </w:pPr>
            <w:ins w:id="327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86" w:author="KIM, Jason" w:date="2019-04-02T13:39:00Z"/>
                <w:rFonts w:ascii="Calibri" w:eastAsia="Times New Roman" w:hAnsi="Calibri" w:cs="Calibri"/>
                <w:color w:val="000000"/>
                <w:lang w:eastAsia="en-AU"/>
              </w:rPr>
            </w:pPr>
            <w:ins w:id="32787" w:author="KIM, Jason" w:date="2019-04-02T13:39:00Z">
              <w:r w:rsidRPr="0056388D">
                <w:rPr>
                  <w:rFonts w:ascii="Calibri" w:eastAsia="Times New Roman" w:hAnsi="Calibri" w:cs="Calibri"/>
                  <w:color w:val="000000"/>
                  <w:lang w:eastAsia="en-AU"/>
                </w:rPr>
                <w:t>Chainage 7487</w:t>
              </w:r>
            </w:ins>
          </w:p>
        </w:tc>
        <w:tc>
          <w:tcPr>
            <w:tcW w:w="764" w:type="pct"/>
            <w:noWrap/>
            <w:hideMark/>
          </w:tcPr>
          <w:p w:rsidR="00110C18" w:rsidRPr="0056388D" w:rsidRDefault="00110C18" w:rsidP="00063728">
            <w:pPr>
              <w:jc w:val="right"/>
              <w:rPr>
                <w:ins w:id="32788" w:author="KIM, Jason" w:date="2019-04-02T13:39:00Z"/>
                <w:rFonts w:ascii="Calibri" w:eastAsia="Times New Roman" w:hAnsi="Calibri" w:cs="Calibri"/>
                <w:color w:val="000000"/>
                <w:lang w:eastAsia="en-AU"/>
              </w:rPr>
            </w:pPr>
            <w:ins w:id="327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90" w:author="KIM, Jason" w:date="2019-04-02T13:39:00Z"/>
        </w:trPr>
        <w:tc>
          <w:tcPr>
            <w:tcW w:w="708" w:type="pct"/>
            <w:vMerge/>
            <w:hideMark/>
          </w:tcPr>
          <w:p w:rsidR="00110C18" w:rsidRPr="0056388D" w:rsidRDefault="00110C18" w:rsidP="00063728">
            <w:pPr>
              <w:rPr>
                <w:ins w:id="327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92" w:author="KIM, Jason" w:date="2019-04-02T13:39:00Z"/>
                <w:rFonts w:ascii="Calibri" w:eastAsia="Times New Roman" w:hAnsi="Calibri" w:cs="Calibri"/>
                <w:color w:val="000000"/>
                <w:lang w:eastAsia="en-AU"/>
              </w:rPr>
            </w:pPr>
            <w:ins w:id="32793"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94" w:author="KIM, Jason" w:date="2019-04-02T13:39:00Z"/>
                <w:rFonts w:ascii="Calibri" w:eastAsia="Times New Roman" w:hAnsi="Calibri" w:cs="Calibri"/>
                <w:color w:val="000000"/>
                <w:lang w:eastAsia="en-AU"/>
              </w:rPr>
            </w:pPr>
            <w:ins w:id="327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96" w:author="KIM, Jason" w:date="2019-04-02T13:39:00Z"/>
                <w:rFonts w:ascii="Calibri" w:eastAsia="Times New Roman" w:hAnsi="Calibri" w:cs="Calibri"/>
                <w:color w:val="000000"/>
                <w:lang w:eastAsia="en-AU"/>
              </w:rPr>
            </w:pPr>
            <w:ins w:id="32797" w:author="KIM, Jason" w:date="2019-04-02T13:39:00Z">
              <w:r w:rsidRPr="0056388D">
                <w:rPr>
                  <w:rFonts w:ascii="Calibri" w:eastAsia="Times New Roman" w:hAnsi="Calibri" w:cs="Calibri"/>
                  <w:color w:val="000000"/>
                  <w:lang w:eastAsia="en-AU"/>
                </w:rPr>
                <w:t>LLS2606</w:t>
              </w:r>
            </w:ins>
          </w:p>
        </w:tc>
        <w:tc>
          <w:tcPr>
            <w:tcW w:w="933" w:type="pct"/>
            <w:noWrap/>
            <w:hideMark/>
          </w:tcPr>
          <w:p w:rsidR="00110C18" w:rsidRPr="0056388D" w:rsidRDefault="00110C18" w:rsidP="00063728">
            <w:pPr>
              <w:rPr>
                <w:ins w:id="32798" w:author="KIM, Jason" w:date="2019-04-02T13:39:00Z"/>
                <w:rFonts w:ascii="Calibri" w:eastAsia="Times New Roman" w:hAnsi="Calibri" w:cs="Calibri"/>
                <w:color w:val="000000"/>
                <w:lang w:eastAsia="en-AU"/>
              </w:rPr>
            </w:pPr>
            <w:ins w:id="327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800" w:author="KIM, Jason" w:date="2019-04-02T13:39:00Z"/>
                <w:rFonts w:ascii="Calibri" w:eastAsia="Times New Roman" w:hAnsi="Calibri" w:cs="Calibri"/>
                <w:color w:val="000000"/>
                <w:lang w:eastAsia="en-AU"/>
              </w:rPr>
            </w:pPr>
            <w:ins w:id="32801" w:author="KIM, Jason" w:date="2019-04-02T13:39:00Z">
              <w:r w:rsidRPr="0056388D">
                <w:rPr>
                  <w:rFonts w:ascii="Calibri" w:eastAsia="Times New Roman" w:hAnsi="Calibri" w:cs="Calibri"/>
                  <w:color w:val="000000"/>
                  <w:lang w:eastAsia="en-AU"/>
                </w:rPr>
                <w:t>Chainage 7497</w:t>
              </w:r>
            </w:ins>
          </w:p>
        </w:tc>
        <w:tc>
          <w:tcPr>
            <w:tcW w:w="764" w:type="pct"/>
            <w:noWrap/>
            <w:hideMark/>
          </w:tcPr>
          <w:p w:rsidR="00110C18" w:rsidRPr="0056388D" w:rsidRDefault="00110C18" w:rsidP="00063728">
            <w:pPr>
              <w:jc w:val="right"/>
              <w:rPr>
                <w:ins w:id="32802" w:author="KIM, Jason" w:date="2019-04-02T13:39:00Z"/>
                <w:rFonts w:ascii="Calibri" w:eastAsia="Times New Roman" w:hAnsi="Calibri" w:cs="Calibri"/>
                <w:color w:val="000000"/>
                <w:lang w:eastAsia="en-AU"/>
              </w:rPr>
            </w:pPr>
            <w:ins w:id="328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04" w:author="KIM, Jason" w:date="2019-04-02T13:39:00Z"/>
        </w:trPr>
        <w:tc>
          <w:tcPr>
            <w:tcW w:w="708" w:type="pct"/>
            <w:vMerge w:val="restart"/>
            <w:noWrap/>
            <w:hideMark/>
          </w:tcPr>
          <w:p w:rsidR="00110C18" w:rsidRPr="0056388D" w:rsidRDefault="00110C18" w:rsidP="00063728">
            <w:pPr>
              <w:rPr>
                <w:ins w:id="32805" w:author="KIM, Jason" w:date="2019-04-02T13:39:00Z"/>
                <w:rFonts w:ascii="Calibri" w:eastAsia="Times New Roman" w:hAnsi="Calibri" w:cs="Calibri"/>
                <w:color w:val="000000"/>
                <w:lang w:eastAsia="en-AU"/>
              </w:rPr>
            </w:pPr>
            <w:ins w:id="32806" w:author="KIM, Jason" w:date="2019-04-02T13:39:00Z">
              <w:r w:rsidRPr="0056388D">
                <w:rPr>
                  <w:rFonts w:ascii="Calibri" w:eastAsia="Times New Roman" w:hAnsi="Calibri" w:cs="Calibri"/>
                  <w:color w:val="000000"/>
                  <w:lang w:eastAsia="en-AU"/>
                </w:rPr>
                <w:t>LLE58K51</w:t>
              </w:r>
            </w:ins>
          </w:p>
        </w:tc>
        <w:tc>
          <w:tcPr>
            <w:tcW w:w="605" w:type="pct"/>
            <w:noWrap/>
            <w:hideMark/>
          </w:tcPr>
          <w:p w:rsidR="00110C18" w:rsidRPr="0056388D" w:rsidRDefault="00110C18" w:rsidP="00063728">
            <w:pPr>
              <w:rPr>
                <w:ins w:id="32807" w:author="KIM, Jason" w:date="2019-04-02T13:39:00Z"/>
                <w:rFonts w:ascii="Calibri" w:eastAsia="Times New Roman" w:hAnsi="Calibri" w:cs="Calibri"/>
                <w:color w:val="000000"/>
                <w:lang w:eastAsia="en-AU"/>
              </w:rPr>
            </w:pPr>
            <w:ins w:id="32808"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09" w:author="KIM, Jason" w:date="2019-04-02T13:39:00Z"/>
                <w:rFonts w:ascii="Calibri" w:eastAsia="Times New Roman" w:hAnsi="Calibri" w:cs="Calibri"/>
                <w:color w:val="000000"/>
                <w:lang w:eastAsia="en-AU"/>
              </w:rPr>
            </w:pPr>
            <w:ins w:id="328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11" w:author="KIM, Jason" w:date="2019-04-02T13:39:00Z"/>
                <w:rFonts w:ascii="Calibri" w:eastAsia="Times New Roman" w:hAnsi="Calibri" w:cs="Calibri"/>
                <w:color w:val="000000"/>
                <w:lang w:eastAsia="en-AU"/>
              </w:rPr>
            </w:pPr>
            <w:ins w:id="32812" w:author="KIM, Jason" w:date="2019-04-02T13:39:00Z">
              <w:r w:rsidRPr="0056388D">
                <w:rPr>
                  <w:rFonts w:ascii="Calibri" w:eastAsia="Times New Roman" w:hAnsi="Calibri" w:cs="Calibri"/>
                  <w:color w:val="000000"/>
                  <w:lang w:eastAsia="en-AU"/>
                </w:rPr>
                <w:t>LLN1608</w:t>
              </w:r>
            </w:ins>
          </w:p>
        </w:tc>
        <w:tc>
          <w:tcPr>
            <w:tcW w:w="933" w:type="pct"/>
            <w:noWrap/>
            <w:hideMark/>
          </w:tcPr>
          <w:p w:rsidR="00110C18" w:rsidRPr="0056388D" w:rsidRDefault="00110C18" w:rsidP="00063728">
            <w:pPr>
              <w:rPr>
                <w:ins w:id="32813" w:author="KIM, Jason" w:date="2019-04-02T13:39:00Z"/>
                <w:rFonts w:ascii="Calibri" w:eastAsia="Times New Roman" w:hAnsi="Calibri" w:cs="Calibri"/>
                <w:color w:val="000000"/>
                <w:lang w:eastAsia="en-AU"/>
              </w:rPr>
            </w:pPr>
            <w:ins w:id="328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15" w:author="KIM, Jason" w:date="2019-04-02T13:39:00Z"/>
                <w:rFonts w:ascii="Calibri" w:eastAsia="Times New Roman" w:hAnsi="Calibri" w:cs="Calibri"/>
                <w:color w:val="000000"/>
                <w:lang w:eastAsia="en-AU"/>
              </w:rPr>
            </w:pPr>
            <w:ins w:id="32816" w:author="KIM, Jason" w:date="2019-04-02T13:39:00Z">
              <w:r w:rsidRPr="0056388D">
                <w:rPr>
                  <w:rFonts w:ascii="Calibri" w:eastAsia="Times New Roman" w:hAnsi="Calibri" w:cs="Calibri"/>
                  <w:color w:val="000000"/>
                  <w:lang w:eastAsia="en-AU"/>
                </w:rPr>
                <w:t>Chainage 7781</w:t>
              </w:r>
            </w:ins>
          </w:p>
        </w:tc>
        <w:tc>
          <w:tcPr>
            <w:tcW w:w="764" w:type="pct"/>
            <w:noWrap/>
            <w:hideMark/>
          </w:tcPr>
          <w:p w:rsidR="00110C18" w:rsidRPr="0056388D" w:rsidRDefault="00110C18" w:rsidP="00063728">
            <w:pPr>
              <w:jc w:val="right"/>
              <w:rPr>
                <w:ins w:id="32817" w:author="KIM, Jason" w:date="2019-04-02T13:39:00Z"/>
                <w:rFonts w:ascii="Calibri" w:eastAsia="Times New Roman" w:hAnsi="Calibri" w:cs="Calibri"/>
                <w:color w:val="000000"/>
                <w:lang w:eastAsia="en-AU"/>
              </w:rPr>
            </w:pPr>
            <w:ins w:id="328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19" w:author="KIM, Jason" w:date="2019-04-02T13:39:00Z"/>
        </w:trPr>
        <w:tc>
          <w:tcPr>
            <w:tcW w:w="708" w:type="pct"/>
            <w:vMerge/>
            <w:hideMark/>
          </w:tcPr>
          <w:p w:rsidR="00110C18" w:rsidRPr="0056388D" w:rsidRDefault="00110C18" w:rsidP="00063728">
            <w:pPr>
              <w:rPr>
                <w:ins w:id="328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21" w:author="KIM, Jason" w:date="2019-04-02T13:39:00Z"/>
                <w:rFonts w:ascii="Calibri" w:eastAsia="Times New Roman" w:hAnsi="Calibri" w:cs="Calibri"/>
                <w:color w:val="000000"/>
                <w:lang w:eastAsia="en-AU"/>
              </w:rPr>
            </w:pPr>
            <w:ins w:id="32822"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23" w:author="KIM, Jason" w:date="2019-04-02T13:39:00Z"/>
                <w:rFonts w:ascii="Calibri" w:eastAsia="Times New Roman" w:hAnsi="Calibri" w:cs="Calibri"/>
                <w:color w:val="000000"/>
                <w:lang w:eastAsia="en-AU"/>
              </w:rPr>
            </w:pPr>
            <w:ins w:id="3282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25" w:author="KIM, Jason" w:date="2019-04-02T13:39:00Z"/>
                <w:rFonts w:ascii="Calibri" w:eastAsia="Times New Roman" w:hAnsi="Calibri" w:cs="Calibri"/>
                <w:color w:val="000000"/>
                <w:lang w:eastAsia="en-AU"/>
              </w:rPr>
            </w:pPr>
            <w:ins w:id="32826" w:author="KIM, Jason" w:date="2019-04-02T13:39:00Z">
              <w:r w:rsidRPr="0056388D">
                <w:rPr>
                  <w:rFonts w:ascii="Calibri" w:eastAsia="Times New Roman" w:hAnsi="Calibri" w:cs="Calibri"/>
                  <w:color w:val="000000"/>
                  <w:lang w:eastAsia="en-AU"/>
                </w:rPr>
                <w:t>LLN1609</w:t>
              </w:r>
            </w:ins>
          </w:p>
        </w:tc>
        <w:tc>
          <w:tcPr>
            <w:tcW w:w="933" w:type="pct"/>
            <w:noWrap/>
            <w:hideMark/>
          </w:tcPr>
          <w:p w:rsidR="00110C18" w:rsidRPr="0056388D" w:rsidRDefault="00110C18" w:rsidP="00063728">
            <w:pPr>
              <w:rPr>
                <w:ins w:id="32827" w:author="KIM, Jason" w:date="2019-04-02T13:39:00Z"/>
                <w:rFonts w:ascii="Calibri" w:eastAsia="Times New Roman" w:hAnsi="Calibri" w:cs="Calibri"/>
                <w:color w:val="000000"/>
                <w:lang w:eastAsia="en-AU"/>
              </w:rPr>
            </w:pPr>
            <w:ins w:id="328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29" w:author="KIM, Jason" w:date="2019-04-02T13:39:00Z"/>
                <w:rFonts w:ascii="Calibri" w:eastAsia="Times New Roman" w:hAnsi="Calibri" w:cs="Calibri"/>
                <w:color w:val="000000"/>
                <w:lang w:eastAsia="en-AU"/>
              </w:rPr>
            </w:pPr>
            <w:ins w:id="32830" w:author="KIM, Jason" w:date="2019-04-02T13:39:00Z">
              <w:r w:rsidRPr="0056388D">
                <w:rPr>
                  <w:rFonts w:ascii="Calibri" w:eastAsia="Times New Roman" w:hAnsi="Calibri" w:cs="Calibri"/>
                  <w:color w:val="000000"/>
                  <w:lang w:eastAsia="en-AU"/>
                </w:rPr>
                <w:t>Chainage 7791</w:t>
              </w:r>
            </w:ins>
          </w:p>
        </w:tc>
        <w:tc>
          <w:tcPr>
            <w:tcW w:w="764" w:type="pct"/>
            <w:noWrap/>
            <w:hideMark/>
          </w:tcPr>
          <w:p w:rsidR="00110C18" w:rsidRPr="0056388D" w:rsidRDefault="00110C18" w:rsidP="00063728">
            <w:pPr>
              <w:jc w:val="right"/>
              <w:rPr>
                <w:ins w:id="32831" w:author="KIM, Jason" w:date="2019-04-02T13:39:00Z"/>
                <w:rFonts w:ascii="Calibri" w:eastAsia="Times New Roman" w:hAnsi="Calibri" w:cs="Calibri"/>
                <w:color w:val="000000"/>
                <w:lang w:eastAsia="en-AU"/>
              </w:rPr>
            </w:pPr>
            <w:ins w:id="328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33" w:author="KIM, Jason" w:date="2019-04-02T13:39:00Z"/>
        </w:trPr>
        <w:tc>
          <w:tcPr>
            <w:tcW w:w="708" w:type="pct"/>
            <w:vMerge/>
            <w:hideMark/>
          </w:tcPr>
          <w:p w:rsidR="00110C18" w:rsidRPr="0056388D" w:rsidRDefault="00110C18" w:rsidP="00063728">
            <w:pPr>
              <w:rPr>
                <w:ins w:id="328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35" w:author="KIM, Jason" w:date="2019-04-02T13:39:00Z"/>
                <w:rFonts w:ascii="Calibri" w:eastAsia="Times New Roman" w:hAnsi="Calibri" w:cs="Calibri"/>
                <w:color w:val="000000"/>
                <w:lang w:eastAsia="en-AU"/>
              </w:rPr>
            </w:pPr>
            <w:ins w:id="32836"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37" w:author="KIM, Jason" w:date="2019-04-02T13:39:00Z"/>
                <w:rFonts w:ascii="Calibri" w:eastAsia="Times New Roman" w:hAnsi="Calibri" w:cs="Calibri"/>
                <w:color w:val="000000"/>
                <w:lang w:eastAsia="en-AU"/>
              </w:rPr>
            </w:pPr>
            <w:ins w:id="3283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39" w:author="KIM, Jason" w:date="2019-04-02T13:39:00Z"/>
                <w:rFonts w:ascii="Calibri" w:eastAsia="Times New Roman" w:hAnsi="Calibri" w:cs="Calibri"/>
                <w:color w:val="000000"/>
                <w:lang w:eastAsia="en-AU"/>
              </w:rPr>
            </w:pPr>
            <w:ins w:id="32840" w:author="KIM, Jason" w:date="2019-04-02T13:39:00Z">
              <w:r w:rsidRPr="0056388D">
                <w:rPr>
                  <w:rFonts w:ascii="Calibri" w:eastAsia="Times New Roman" w:hAnsi="Calibri" w:cs="Calibri"/>
                  <w:color w:val="000000"/>
                  <w:lang w:eastAsia="en-AU"/>
                </w:rPr>
                <w:t>LLN1610</w:t>
              </w:r>
            </w:ins>
          </w:p>
        </w:tc>
        <w:tc>
          <w:tcPr>
            <w:tcW w:w="933" w:type="pct"/>
            <w:noWrap/>
            <w:hideMark/>
          </w:tcPr>
          <w:p w:rsidR="00110C18" w:rsidRPr="0056388D" w:rsidRDefault="00110C18" w:rsidP="00063728">
            <w:pPr>
              <w:rPr>
                <w:ins w:id="32841" w:author="KIM, Jason" w:date="2019-04-02T13:39:00Z"/>
                <w:rFonts w:ascii="Calibri" w:eastAsia="Times New Roman" w:hAnsi="Calibri" w:cs="Calibri"/>
                <w:color w:val="000000"/>
                <w:lang w:eastAsia="en-AU"/>
              </w:rPr>
            </w:pPr>
            <w:ins w:id="328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43" w:author="KIM, Jason" w:date="2019-04-02T13:39:00Z"/>
                <w:rFonts w:ascii="Calibri" w:eastAsia="Times New Roman" w:hAnsi="Calibri" w:cs="Calibri"/>
                <w:color w:val="000000"/>
                <w:lang w:eastAsia="en-AU"/>
              </w:rPr>
            </w:pPr>
            <w:ins w:id="32844" w:author="KIM, Jason" w:date="2019-04-02T13:39:00Z">
              <w:r w:rsidRPr="0056388D">
                <w:rPr>
                  <w:rFonts w:ascii="Calibri" w:eastAsia="Times New Roman" w:hAnsi="Calibri" w:cs="Calibri"/>
                  <w:color w:val="000000"/>
                  <w:lang w:eastAsia="en-AU"/>
                </w:rPr>
                <w:t>Chainage 7800</w:t>
              </w:r>
            </w:ins>
          </w:p>
        </w:tc>
        <w:tc>
          <w:tcPr>
            <w:tcW w:w="764" w:type="pct"/>
            <w:noWrap/>
            <w:hideMark/>
          </w:tcPr>
          <w:p w:rsidR="00110C18" w:rsidRPr="0056388D" w:rsidRDefault="00110C18" w:rsidP="00063728">
            <w:pPr>
              <w:jc w:val="right"/>
              <w:rPr>
                <w:ins w:id="32845" w:author="KIM, Jason" w:date="2019-04-02T13:39:00Z"/>
                <w:rFonts w:ascii="Calibri" w:eastAsia="Times New Roman" w:hAnsi="Calibri" w:cs="Calibri"/>
                <w:color w:val="000000"/>
                <w:lang w:eastAsia="en-AU"/>
              </w:rPr>
            </w:pPr>
            <w:ins w:id="328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47" w:author="KIM, Jason" w:date="2019-04-02T13:39:00Z"/>
        </w:trPr>
        <w:tc>
          <w:tcPr>
            <w:tcW w:w="708" w:type="pct"/>
            <w:vMerge/>
            <w:hideMark/>
          </w:tcPr>
          <w:p w:rsidR="00110C18" w:rsidRPr="0056388D" w:rsidRDefault="00110C18" w:rsidP="00063728">
            <w:pPr>
              <w:rPr>
                <w:ins w:id="328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49" w:author="KIM, Jason" w:date="2019-04-02T13:39:00Z"/>
                <w:rFonts w:ascii="Calibri" w:eastAsia="Times New Roman" w:hAnsi="Calibri" w:cs="Calibri"/>
                <w:color w:val="000000"/>
                <w:lang w:eastAsia="en-AU"/>
              </w:rPr>
            </w:pPr>
            <w:ins w:id="32850"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51" w:author="KIM, Jason" w:date="2019-04-02T13:39:00Z"/>
                <w:rFonts w:ascii="Calibri" w:eastAsia="Times New Roman" w:hAnsi="Calibri" w:cs="Calibri"/>
                <w:color w:val="000000"/>
                <w:lang w:eastAsia="en-AU"/>
              </w:rPr>
            </w:pPr>
            <w:ins w:id="3285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53" w:author="KIM, Jason" w:date="2019-04-02T13:39:00Z"/>
                <w:rFonts w:ascii="Calibri" w:eastAsia="Times New Roman" w:hAnsi="Calibri" w:cs="Calibri"/>
                <w:color w:val="000000"/>
                <w:lang w:eastAsia="en-AU"/>
              </w:rPr>
            </w:pPr>
            <w:ins w:id="32854" w:author="KIM, Jason" w:date="2019-04-02T13:39:00Z">
              <w:r w:rsidRPr="0056388D">
                <w:rPr>
                  <w:rFonts w:ascii="Calibri" w:eastAsia="Times New Roman" w:hAnsi="Calibri" w:cs="Calibri"/>
                  <w:color w:val="000000"/>
                  <w:lang w:eastAsia="en-AU"/>
                </w:rPr>
                <w:t>LLN1611</w:t>
              </w:r>
            </w:ins>
          </w:p>
        </w:tc>
        <w:tc>
          <w:tcPr>
            <w:tcW w:w="933" w:type="pct"/>
            <w:noWrap/>
            <w:hideMark/>
          </w:tcPr>
          <w:p w:rsidR="00110C18" w:rsidRPr="0056388D" w:rsidRDefault="00110C18" w:rsidP="00063728">
            <w:pPr>
              <w:rPr>
                <w:ins w:id="32855" w:author="KIM, Jason" w:date="2019-04-02T13:39:00Z"/>
                <w:rFonts w:ascii="Calibri" w:eastAsia="Times New Roman" w:hAnsi="Calibri" w:cs="Calibri"/>
                <w:color w:val="000000"/>
                <w:lang w:eastAsia="en-AU"/>
              </w:rPr>
            </w:pPr>
            <w:ins w:id="328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57" w:author="KIM, Jason" w:date="2019-04-02T13:39:00Z"/>
                <w:rFonts w:ascii="Calibri" w:eastAsia="Times New Roman" w:hAnsi="Calibri" w:cs="Calibri"/>
                <w:color w:val="000000"/>
                <w:lang w:eastAsia="en-AU"/>
              </w:rPr>
            </w:pPr>
            <w:ins w:id="32858" w:author="KIM, Jason" w:date="2019-04-02T13:39:00Z">
              <w:r w:rsidRPr="0056388D">
                <w:rPr>
                  <w:rFonts w:ascii="Calibri" w:eastAsia="Times New Roman" w:hAnsi="Calibri" w:cs="Calibri"/>
                  <w:color w:val="000000"/>
                  <w:lang w:eastAsia="en-AU"/>
                </w:rPr>
                <w:t>Chainage 7810</w:t>
              </w:r>
            </w:ins>
          </w:p>
        </w:tc>
        <w:tc>
          <w:tcPr>
            <w:tcW w:w="764" w:type="pct"/>
            <w:noWrap/>
            <w:hideMark/>
          </w:tcPr>
          <w:p w:rsidR="00110C18" w:rsidRPr="0056388D" w:rsidRDefault="00110C18" w:rsidP="00063728">
            <w:pPr>
              <w:jc w:val="right"/>
              <w:rPr>
                <w:ins w:id="32859" w:author="KIM, Jason" w:date="2019-04-02T13:39:00Z"/>
                <w:rFonts w:ascii="Calibri" w:eastAsia="Times New Roman" w:hAnsi="Calibri" w:cs="Calibri"/>
                <w:color w:val="000000"/>
                <w:lang w:eastAsia="en-AU"/>
              </w:rPr>
            </w:pPr>
            <w:ins w:id="328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61" w:author="KIM, Jason" w:date="2019-04-02T13:39:00Z"/>
        </w:trPr>
        <w:tc>
          <w:tcPr>
            <w:tcW w:w="708" w:type="pct"/>
            <w:vMerge/>
            <w:hideMark/>
          </w:tcPr>
          <w:p w:rsidR="00110C18" w:rsidRPr="0056388D" w:rsidRDefault="00110C18" w:rsidP="00063728">
            <w:pPr>
              <w:rPr>
                <w:ins w:id="328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63" w:author="KIM, Jason" w:date="2019-04-02T13:39:00Z"/>
                <w:rFonts w:ascii="Calibri" w:eastAsia="Times New Roman" w:hAnsi="Calibri" w:cs="Calibri"/>
                <w:color w:val="000000"/>
                <w:lang w:eastAsia="en-AU"/>
              </w:rPr>
            </w:pPr>
            <w:ins w:id="32864"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65" w:author="KIM, Jason" w:date="2019-04-02T13:39:00Z"/>
                <w:rFonts w:ascii="Calibri" w:eastAsia="Times New Roman" w:hAnsi="Calibri" w:cs="Calibri"/>
                <w:color w:val="000000"/>
                <w:lang w:eastAsia="en-AU"/>
              </w:rPr>
            </w:pPr>
            <w:ins w:id="3286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67" w:author="KIM, Jason" w:date="2019-04-02T13:39:00Z"/>
                <w:rFonts w:ascii="Calibri" w:eastAsia="Times New Roman" w:hAnsi="Calibri" w:cs="Calibri"/>
                <w:color w:val="000000"/>
                <w:lang w:eastAsia="en-AU"/>
              </w:rPr>
            </w:pPr>
            <w:ins w:id="32868" w:author="KIM, Jason" w:date="2019-04-02T13:39:00Z">
              <w:r w:rsidRPr="0056388D">
                <w:rPr>
                  <w:rFonts w:ascii="Calibri" w:eastAsia="Times New Roman" w:hAnsi="Calibri" w:cs="Calibri"/>
                  <w:color w:val="000000"/>
                  <w:lang w:eastAsia="en-AU"/>
                </w:rPr>
                <w:t>LLN1612</w:t>
              </w:r>
            </w:ins>
          </w:p>
        </w:tc>
        <w:tc>
          <w:tcPr>
            <w:tcW w:w="933" w:type="pct"/>
            <w:noWrap/>
            <w:hideMark/>
          </w:tcPr>
          <w:p w:rsidR="00110C18" w:rsidRPr="0056388D" w:rsidRDefault="00110C18" w:rsidP="00063728">
            <w:pPr>
              <w:rPr>
                <w:ins w:id="32869" w:author="KIM, Jason" w:date="2019-04-02T13:39:00Z"/>
                <w:rFonts w:ascii="Calibri" w:eastAsia="Times New Roman" w:hAnsi="Calibri" w:cs="Calibri"/>
                <w:color w:val="000000"/>
                <w:lang w:eastAsia="en-AU"/>
              </w:rPr>
            </w:pPr>
            <w:ins w:id="328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71" w:author="KIM, Jason" w:date="2019-04-02T13:39:00Z"/>
                <w:rFonts w:ascii="Calibri" w:eastAsia="Times New Roman" w:hAnsi="Calibri" w:cs="Calibri"/>
                <w:color w:val="000000"/>
                <w:lang w:eastAsia="en-AU"/>
              </w:rPr>
            </w:pPr>
            <w:ins w:id="32872" w:author="KIM, Jason" w:date="2019-04-02T13:39:00Z">
              <w:r w:rsidRPr="0056388D">
                <w:rPr>
                  <w:rFonts w:ascii="Calibri" w:eastAsia="Times New Roman" w:hAnsi="Calibri" w:cs="Calibri"/>
                  <w:color w:val="000000"/>
                  <w:lang w:eastAsia="en-AU"/>
                </w:rPr>
                <w:t>Chainage 7819</w:t>
              </w:r>
            </w:ins>
          </w:p>
        </w:tc>
        <w:tc>
          <w:tcPr>
            <w:tcW w:w="764" w:type="pct"/>
            <w:noWrap/>
            <w:hideMark/>
          </w:tcPr>
          <w:p w:rsidR="00110C18" w:rsidRPr="0056388D" w:rsidRDefault="00110C18" w:rsidP="00063728">
            <w:pPr>
              <w:jc w:val="right"/>
              <w:rPr>
                <w:ins w:id="32873" w:author="KIM, Jason" w:date="2019-04-02T13:39:00Z"/>
                <w:rFonts w:ascii="Calibri" w:eastAsia="Times New Roman" w:hAnsi="Calibri" w:cs="Calibri"/>
                <w:color w:val="000000"/>
                <w:lang w:eastAsia="en-AU"/>
              </w:rPr>
            </w:pPr>
            <w:ins w:id="328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75" w:author="KIM, Jason" w:date="2019-04-02T13:39:00Z"/>
        </w:trPr>
        <w:tc>
          <w:tcPr>
            <w:tcW w:w="708" w:type="pct"/>
            <w:vMerge/>
            <w:hideMark/>
          </w:tcPr>
          <w:p w:rsidR="00110C18" w:rsidRPr="0056388D" w:rsidRDefault="00110C18" w:rsidP="00063728">
            <w:pPr>
              <w:rPr>
                <w:ins w:id="328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77" w:author="KIM, Jason" w:date="2019-04-02T13:39:00Z"/>
                <w:rFonts w:ascii="Calibri" w:eastAsia="Times New Roman" w:hAnsi="Calibri" w:cs="Calibri"/>
                <w:color w:val="000000"/>
                <w:lang w:eastAsia="en-AU"/>
              </w:rPr>
            </w:pPr>
            <w:ins w:id="32878"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79" w:author="KIM, Jason" w:date="2019-04-02T13:39:00Z"/>
                <w:rFonts w:ascii="Calibri" w:eastAsia="Times New Roman" w:hAnsi="Calibri" w:cs="Calibri"/>
                <w:color w:val="000000"/>
                <w:lang w:eastAsia="en-AU"/>
              </w:rPr>
            </w:pPr>
            <w:ins w:id="3288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81" w:author="KIM, Jason" w:date="2019-04-02T13:39:00Z"/>
                <w:rFonts w:ascii="Calibri" w:eastAsia="Times New Roman" w:hAnsi="Calibri" w:cs="Calibri"/>
                <w:color w:val="000000"/>
                <w:lang w:eastAsia="en-AU"/>
              </w:rPr>
            </w:pPr>
            <w:ins w:id="32882" w:author="KIM, Jason" w:date="2019-04-02T13:39:00Z">
              <w:r w:rsidRPr="0056388D">
                <w:rPr>
                  <w:rFonts w:ascii="Calibri" w:eastAsia="Times New Roman" w:hAnsi="Calibri" w:cs="Calibri"/>
                  <w:color w:val="000000"/>
                  <w:lang w:eastAsia="en-AU"/>
                </w:rPr>
                <w:t>LLN1613</w:t>
              </w:r>
            </w:ins>
          </w:p>
        </w:tc>
        <w:tc>
          <w:tcPr>
            <w:tcW w:w="933" w:type="pct"/>
            <w:noWrap/>
            <w:hideMark/>
          </w:tcPr>
          <w:p w:rsidR="00110C18" w:rsidRPr="0056388D" w:rsidRDefault="00110C18" w:rsidP="00063728">
            <w:pPr>
              <w:rPr>
                <w:ins w:id="32883" w:author="KIM, Jason" w:date="2019-04-02T13:39:00Z"/>
                <w:rFonts w:ascii="Calibri" w:eastAsia="Times New Roman" w:hAnsi="Calibri" w:cs="Calibri"/>
                <w:color w:val="000000"/>
                <w:lang w:eastAsia="en-AU"/>
              </w:rPr>
            </w:pPr>
            <w:ins w:id="328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85" w:author="KIM, Jason" w:date="2019-04-02T13:39:00Z"/>
                <w:rFonts w:ascii="Calibri" w:eastAsia="Times New Roman" w:hAnsi="Calibri" w:cs="Calibri"/>
                <w:color w:val="000000"/>
                <w:lang w:eastAsia="en-AU"/>
              </w:rPr>
            </w:pPr>
            <w:ins w:id="32886" w:author="KIM, Jason" w:date="2019-04-02T13:39:00Z">
              <w:r w:rsidRPr="0056388D">
                <w:rPr>
                  <w:rFonts w:ascii="Calibri" w:eastAsia="Times New Roman" w:hAnsi="Calibri" w:cs="Calibri"/>
                  <w:color w:val="000000"/>
                  <w:lang w:eastAsia="en-AU"/>
                </w:rPr>
                <w:t>Chainage 7829</w:t>
              </w:r>
            </w:ins>
          </w:p>
        </w:tc>
        <w:tc>
          <w:tcPr>
            <w:tcW w:w="764" w:type="pct"/>
            <w:noWrap/>
            <w:hideMark/>
          </w:tcPr>
          <w:p w:rsidR="00110C18" w:rsidRPr="0056388D" w:rsidRDefault="00110C18" w:rsidP="00063728">
            <w:pPr>
              <w:jc w:val="right"/>
              <w:rPr>
                <w:ins w:id="32887" w:author="KIM, Jason" w:date="2019-04-02T13:39:00Z"/>
                <w:rFonts w:ascii="Calibri" w:eastAsia="Times New Roman" w:hAnsi="Calibri" w:cs="Calibri"/>
                <w:color w:val="000000"/>
                <w:lang w:eastAsia="en-AU"/>
              </w:rPr>
            </w:pPr>
            <w:ins w:id="328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89" w:author="KIM, Jason" w:date="2019-04-02T13:39:00Z"/>
        </w:trPr>
        <w:tc>
          <w:tcPr>
            <w:tcW w:w="708" w:type="pct"/>
            <w:vMerge/>
            <w:hideMark/>
          </w:tcPr>
          <w:p w:rsidR="00110C18" w:rsidRPr="0056388D" w:rsidRDefault="00110C18" w:rsidP="00063728">
            <w:pPr>
              <w:rPr>
                <w:ins w:id="328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91" w:author="KIM, Jason" w:date="2019-04-02T13:39:00Z"/>
                <w:rFonts w:ascii="Calibri" w:eastAsia="Times New Roman" w:hAnsi="Calibri" w:cs="Calibri"/>
                <w:color w:val="000000"/>
                <w:lang w:eastAsia="en-AU"/>
              </w:rPr>
            </w:pPr>
            <w:ins w:id="32892"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93" w:author="KIM, Jason" w:date="2019-04-02T13:39:00Z"/>
                <w:rFonts w:ascii="Calibri" w:eastAsia="Times New Roman" w:hAnsi="Calibri" w:cs="Calibri"/>
                <w:color w:val="000000"/>
                <w:lang w:eastAsia="en-AU"/>
              </w:rPr>
            </w:pPr>
            <w:ins w:id="3289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95" w:author="KIM, Jason" w:date="2019-04-02T13:39:00Z"/>
                <w:rFonts w:ascii="Calibri" w:eastAsia="Times New Roman" w:hAnsi="Calibri" w:cs="Calibri"/>
                <w:color w:val="000000"/>
                <w:lang w:eastAsia="en-AU"/>
              </w:rPr>
            </w:pPr>
            <w:ins w:id="32896" w:author="KIM, Jason" w:date="2019-04-02T13:39:00Z">
              <w:r w:rsidRPr="0056388D">
                <w:rPr>
                  <w:rFonts w:ascii="Calibri" w:eastAsia="Times New Roman" w:hAnsi="Calibri" w:cs="Calibri"/>
                  <w:color w:val="000000"/>
                  <w:lang w:eastAsia="en-AU"/>
                </w:rPr>
                <w:t>LLN1614</w:t>
              </w:r>
            </w:ins>
          </w:p>
        </w:tc>
        <w:tc>
          <w:tcPr>
            <w:tcW w:w="933" w:type="pct"/>
            <w:noWrap/>
            <w:hideMark/>
          </w:tcPr>
          <w:p w:rsidR="00110C18" w:rsidRPr="0056388D" w:rsidRDefault="00110C18" w:rsidP="00063728">
            <w:pPr>
              <w:rPr>
                <w:ins w:id="32897" w:author="KIM, Jason" w:date="2019-04-02T13:39:00Z"/>
                <w:rFonts w:ascii="Calibri" w:eastAsia="Times New Roman" w:hAnsi="Calibri" w:cs="Calibri"/>
                <w:color w:val="000000"/>
                <w:lang w:eastAsia="en-AU"/>
              </w:rPr>
            </w:pPr>
            <w:ins w:id="328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99" w:author="KIM, Jason" w:date="2019-04-02T13:39:00Z"/>
                <w:rFonts w:ascii="Calibri" w:eastAsia="Times New Roman" w:hAnsi="Calibri" w:cs="Calibri"/>
                <w:color w:val="000000"/>
                <w:lang w:eastAsia="en-AU"/>
              </w:rPr>
            </w:pPr>
            <w:ins w:id="32900" w:author="KIM, Jason" w:date="2019-04-02T13:39:00Z">
              <w:r w:rsidRPr="0056388D">
                <w:rPr>
                  <w:rFonts w:ascii="Calibri" w:eastAsia="Times New Roman" w:hAnsi="Calibri" w:cs="Calibri"/>
                  <w:color w:val="000000"/>
                  <w:lang w:eastAsia="en-AU"/>
                </w:rPr>
                <w:t>Chainage 7839</w:t>
              </w:r>
            </w:ins>
          </w:p>
        </w:tc>
        <w:tc>
          <w:tcPr>
            <w:tcW w:w="764" w:type="pct"/>
            <w:noWrap/>
            <w:hideMark/>
          </w:tcPr>
          <w:p w:rsidR="00110C18" w:rsidRPr="0056388D" w:rsidRDefault="00110C18" w:rsidP="00063728">
            <w:pPr>
              <w:jc w:val="right"/>
              <w:rPr>
                <w:ins w:id="32901" w:author="KIM, Jason" w:date="2019-04-02T13:39:00Z"/>
                <w:rFonts w:ascii="Calibri" w:eastAsia="Times New Roman" w:hAnsi="Calibri" w:cs="Calibri"/>
                <w:color w:val="000000"/>
                <w:lang w:eastAsia="en-AU"/>
              </w:rPr>
            </w:pPr>
            <w:ins w:id="329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03" w:author="KIM, Jason" w:date="2019-04-02T13:39:00Z"/>
        </w:trPr>
        <w:tc>
          <w:tcPr>
            <w:tcW w:w="708" w:type="pct"/>
            <w:vMerge/>
            <w:hideMark/>
          </w:tcPr>
          <w:p w:rsidR="00110C18" w:rsidRPr="0056388D" w:rsidRDefault="00110C18" w:rsidP="00063728">
            <w:pPr>
              <w:rPr>
                <w:ins w:id="329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05" w:author="KIM, Jason" w:date="2019-04-02T13:39:00Z"/>
                <w:rFonts w:ascii="Calibri" w:eastAsia="Times New Roman" w:hAnsi="Calibri" w:cs="Calibri"/>
                <w:color w:val="000000"/>
                <w:lang w:eastAsia="en-AU"/>
              </w:rPr>
            </w:pPr>
            <w:ins w:id="32906"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07" w:author="KIM, Jason" w:date="2019-04-02T13:39:00Z"/>
                <w:rFonts w:ascii="Calibri" w:eastAsia="Times New Roman" w:hAnsi="Calibri" w:cs="Calibri"/>
                <w:color w:val="000000"/>
                <w:lang w:eastAsia="en-AU"/>
              </w:rPr>
            </w:pPr>
            <w:ins w:id="3290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09" w:author="KIM, Jason" w:date="2019-04-02T13:39:00Z"/>
                <w:rFonts w:ascii="Calibri" w:eastAsia="Times New Roman" w:hAnsi="Calibri" w:cs="Calibri"/>
                <w:color w:val="000000"/>
                <w:lang w:eastAsia="en-AU"/>
              </w:rPr>
            </w:pPr>
            <w:ins w:id="32910" w:author="KIM, Jason" w:date="2019-04-02T13:39:00Z">
              <w:r w:rsidRPr="0056388D">
                <w:rPr>
                  <w:rFonts w:ascii="Calibri" w:eastAsia="Times New Roman" w:hAnsi="Calibri" w:cs="Calibri"/>
                  <w:color w:val="000000"/>
                  <w:lang w:eastAsia="en-AU"/>
                </w:rPr>
                <w:t>LLN1615</w:t>
              </w:r>
            </w:ins>
          </w:p>
        </w:tc>
        <w:tc>
          <w:tcPr>
            <w:tcW w:w="933" w:type="pct"/>
            <w:noWrap/>
            <w:hideMark/>
          </w:tcPr>
          <w:p w:rsidR="00110C18" w:rsidRPr="0056388D" w:rsidRDefault="00110C18" w:rsidP="00063728">
            <w:pPr>
              <w:rPr>
                <w:ins w:id="32911" w:author="KIM, Jason" w:date="2019-04-02T13:39:00Z"/>
                <w:rFonts w:ascii="Calibri" w:eastAsia="Times New Roman" w:hAnsi="Calibri" w:cs="Calibri"/>
                <w:color w:val="000000"/>
                <w:lang w:eastAsia="en-AU"/>
              </w:rPr>
            </w:pPr>
            <w:ins w:id="329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13" w:author="KIM, Jason" w:date="2019-04-02T13:39:00Z"/>
                <w:rFonts w:ascii="Calibri" w:eastAsia="Times New Roman" w:hAnsi="Calibri" w:cs="Calibri"/>
                <w:color w:val="000000"/>
                <w:lang w:eastAsia="en-AU"/>
              </w:rPr>
            </w:pPr>
            <w:ins w:id="32914" w:author="KIM, Jason" w:date="2019-04-02T13:39:00Z">
              <w:r w:rsidRPr="0056388D">
                <w:rPr>
                  <w:rFonts w:ascii="Calibri" w:eastAsia="Times New Roman" w:hAnsi="Calibri" w:cs="Calibri"/>
                  <w:color w:val="000000"/>
                  <w:lang w:eastAsia="en-AU"/>
                </w:rPr>
                <w:t>Chainage 7849</w:t>
              </w:r>
            </w:ins>
          </w:p>
        </w:tc>
        <w:tc>
          <w:tcPr>
            <w:tcW w:w="764" w:type="pct"/>
            <w:noWrap/>
            <w:hideMark/>
          </w:tcPr>
          <w:p w:rsidR="00110C18" w:rsidRPr="0056388D" w:rsidRDefault="00110C18" w:rsidP="00063728">
            <w:pPr>
              <w:jc w:val="right"/>
              <w:rPr>
                <w:ins w:id="32915" w:author="KIM, Jason" w:date="2019-04-02T13:39:00Z"/>
                <w:rFonts w:ascii="Calibri" w:eastAsia="Times New Roman" w:hAnsi="Calibri" w:cs="Calibri"/>
                <w:color w:val="000000"/>
                <w:lang w:eastAsia="en-AU"/>
              </w:rPr>
            </w:pPr>
            <w:ins w:id="329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17" w:author="KIM, Jason" w:date="2019-04-02T13:39:00Z"/>
        </w:trPr>
        <w:tc>
          <w:tcPr>
            <w:tcW w:w="708" w:type="pct"/>
            <w:vMerge/>
            <w:hideMark/>
          </w:tcPr>
          <w:p w:rsidR="00110C18" w:rsidRPr="0056388D" w:rsidRDefault="00110C18" w:rsidP="00063728">
            <w:pPr>
              <w:rPr>
                <w:ins w:id="329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19" w:author="KIM, Jason" w:date="2019-04-02T13:39:00Z"/>
                <w:rFonts w:ascii="Calibri" w:eastAsia="Times New Roman" w:hAnsi="Calibri" w:cs="Calibri"/>
                <w:color w:val="000000"/>
                <w:lang w:eastAsia="en-AU"/>
              </w:rPr>
            </w:pPr>
            <w:ins w:id="32920"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21" w:author="KIM, Jason" w:date="2019-04-02T13:39:00Z"/>
                <w:rFonts w:ascii="Calibri" w:eastAsia="Times New Roman" w:hAnsi="Calibri" w:cs="Calibri"/>
                <w:color w:val="000000"/>
                <w:lang w:eastAsia="en-AU"/>
              </w:rPr>
            </w:pPr>
            <w:ins w:id="329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23" w:author="KIM, Jason" w:date="2019-04-02T13:39:00Z"/>
                <w:rFonts w:ascii="Calibri" w:eastAsia="Times New Roman" w:hAnsi="Calibri" w:cs="Calibri"/>
                <w:color w:val="000000"/>
                <w:lang w:eastAsia="en-AU"/>
              </w:rPr>
            </w:pPr>
            <w:ins w:id="32924" w:author="KIM, Jason" w:date="2019-04-02T13:39:00Z">
              <w:r w:rsidRPr="0056388D">
                <w:rPr>
                  <w:rFonts w:ascii="Calibri" w:eastAsia="Times New Roman" w:hAnsi="Calibri" w:cs="Calibri"/>
                  <w:color w:val="000000"/>
                  <w:lang w:eastAsia="en-AU"/>
                </w:rPr>
                <w:t>LLN1616</w:t>
              </w:r>
            </w:ins>
          </w:p>
        </w:tc>
        <w:tc>
          <w:tcPr>
            <w:tcW w:w="933" w:type="pct"/>
            <w:noWrap/>
            <w:hideMark/>
          </w:tcPr>
          <w:p w:rsidR="00110C18" w:rsidRPr="0056388D" w:rsidRDefault="00110C18" w:rsidP="00063728">
            <w:pPr>
              <w:rPr>
                <w:ins w:id="32925" w:author="KIM, Jason" w:date="2019-04-02T13:39:00Z"/>
                <w:rFonts w:ascii="Calibri" w:eastAsia="Times New Roman" w:hAnsi="Calibri" w:cs="Calibri"/>
                <w:color w:val="000000"/>
                <w:lang w:eastAsia="en-AU"/>
              </w:rPr>
            </w:pPr>
            <w:ins w:id="329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27" w:author="KIM, Jason" w:date="2019-04-02T13:39:00Z"/>
                <w:rFonts w:ascii="Calibri" w:eastAsia="Times New Roman" w:hAnsi="Calibri" w:cs="Calibri"/>
                <w:color w:val="000000"/>
                <w:lang w:eastAsia="en-AU"/>
              </w:rPr>
            </w:pPr>
            <w:ins w:id="32928" w:author="KIM, Jason" w:date="2019-04-02T13:39:00Z">
              <w:r w:rsidRPr="0056388D">
                <w:rPr>
                  <w:rFonts w:ascii="Calibri" w:eastAsia="Times New Roman" w:hAnsi="Calibri" w:cs="Calibri"/>
                  <w:color w:val="000000"/>
                  <w:lang w:eastAsia="en-AU"/>
                </w:rPr>
                <w:t>Chainage 7858</w:t>
              </w:r>
            </w:ins>
          </w:p>
        </w:tc>
        <w:tc>
          <w:tcPr>
            <w:tcW w:w="764" w:type="pct"/>
            <w:noWrap/>
            <w:hideMark/>
          </w:tcPr>
          <w:p w:rsidR="00110C18" w:rsidRPr="0056388D" w:rsidRDefault="00110C18" w:rsidP="00063728">
            <w:pPr>
              <w:jc w:val="right"/>
              <w:rPr>
                <w:ins w:id="32929" w:author="KIM, Jason" w:date="2019-04-02T13:39:00Z"/>
                <w:rFonts w:ascii="Calibri" w:eastAsia="Times New Roman" w:hAnsi="Calibri" w:cs="Calibri"/>
                <w:color w:val="000000"/>
                <w:lang w:eastAsia="en-AU"/>
              </w:rPr>
            </w:pPr>
            <w:ins w:id="329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31" w:author="KIM, Jason" w:date="2019-04-02T13:39:00Z"/>
        </w:trPr>
        <w:tc>
          <w:tcPr>
            <w:tcW w:w="708" w:type="pct"/>
            <w:vMerge/>
            <w:hideMark/>
          </w:tcPr>
          <w:p w:rsidR="00110C18" w:rsidRPr="0056388D" w:rsidRDefault="00110C18" w:rsidP="00063728">
            <w:pPr>
              <w:rPr>
                <w:ins w:id="329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33" w:author="KIM, Jason" w:date="2019-04-02T13:39:00Z"/>
                <w:rFonts w:ascii="Calibri" w:eastAsia="Times New Roman" w:hAnsi="Calibri" w:cs="Calibri"/>
                <w:color w:val="000000"/>
                <w:lang w:eastAsia="en-AU"/>
              </w:rPr>
            </w:pPr>
            <w:ins w:id="32934"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35" w:author="KIM, Jason" w:date="2019-04-02T13:39:00Z"/>
                <w:rFonts w:ascii="Calibri" w:eastAsia="Times New Roman" w:hAnsi="Calibri" w:cs="Calibri"/>
                <w:color w:val="000000"/>
                <w:lang w:eastAsia="en-AU"/>
              </w:rPr>
            </w:pPr>
            <w:ins w:id="329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37" w:author="KIM, Jason" w:date="2019-04-02T13:39:00Z"/>
                <w:rFonts w:ascii="Calibri" w:eastAsia="Times New Roman" w:hAnsi="Calibri" w:cs="Calibri"/>
                <w:color w:val="000000"/>
                <w:lang w:eastAsia="en-AU"/>
              </w:rPr>
            </w:pPr>
            <w:ins w:id="32938" w:author="KIM, Jason" w:date="2019-04-02T13:39:00Z">
              <w:r w:rsidRPr="0056388D">
                <w:rPr>
                  <w:rFonts w:ascii="Calibri" w:eastAsia="Times New Roman" w:hAnsi="Calibri" w:cs="Calibri"/>
                  <w:color w:val="000000"/>
                  <w:lang w:eastAsia="en-AU"/>
                </w:rPr>
                <w:t>LLN1617</w:t>
              </w:r>
            </w:ins>
          </w:p>
        </w:tc>
        <w:tc>
          <w:tcPr>
            <w:tcW w:w="933" w:type="pct"/>
            <w:noWrap/>
            <w:hideMark/>
          </w:tcPr>
          <w:p w:rsidR="00110C18" w:rsidRPr="0056388D" w:rsidRDefault="00110C18" w:rsidP="00063728">
            <w:pPr>
              <w:rPr>
                <w:ins w:id="32939" w:author="KIM, Jason" w:date="2019-04-02T13:39:00Z"/>
                <w:rFonts w:ascii="Calibri" w:eastAsia="Times New Roman" w:hAnsi="Calibri" w:cs="Calibri"/>
                <w:color w:val="000000"/>
                <w:lang w:eastAsia="en-AU"/>
              </w:rPr>
            </w:pPr>
            <w:ins w:id="329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41" w:author="KIM, Jason" w:date="2019-04-02T13:39:00Z"/>
                <w:rFonts w:ascii="Calibri" w:eastAsia="Times New Roman" w:hAnsi="Calibri" w:cs="Calibri"/>
                <w:color w:val="000000"/>
                <w:lang w:eastAsia="en-AU"/>
              </w:rPr>
            </w:pPr>
            <w:ins w:id="32942" w:author="KIM, Jason" w:date="2019-04-02T13:39:00Z">
              <w:r w:rsidRPr="0056388D">
                <w:rPr>
                  <w:rFonts w:ascii="Calibri" w:eastAsia="Times New Roman" w:hAnsi="Calibri" w:cs="Calibri"/>
                  <w:color w:val="000000"/>
                  <w:lang w:eastAsia="en-AU"/>
                </w:rPr>
                <w:t>Chainage 7868</w:t>
              </w:r>
            </w:ins>
          </w:p>
        </w:tc>
        <w:tc>
          <w:tcPr>
            <w:tcW w:w="764" w:type="pct"/>
            <w:noWrap/>
            <w:hideMark/>
          </w:tcPr>
          <w:p w:rsidR="00110C18" w:rsidRPr="0056388D" w:rsidRDefault="00110C18" w:rsidP="00063728">
            <w:pPr>
              <w:jc w:val="right"/>
              <w:rPr>
                <w:ins w:id="32943" w:author="KIM, Jason" w:date="2019-04-02T13:39:00Z"/>
                <w:rFonts w:ascii="Calibri" w:eastAsia="Times New Roman" w:hAnsi="Calibri" w:cs="Calibri"/>
                <w:color w:val="000000"/>
                <w:lang w:eastAsia="en-AU"/>
              </w:rPr>
            </w:pPr>
            <w:ins w:id="329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45" w:author="KIM, Jason" w:date="2019-04-02T13:39:00Z"/>
        </w:trPr>
        <w:tc>
          <w:tcPr>
            <w:tcW w:w="708" w:type="pct"/>
            <w:vMerge/>
            <w:hideMark/>
          </w:tcPr>
          <w:p w:rsidR="00110C18" w:rsidRPr="0056388D" w:rsidRDefault="00110C18" w:rsidP="00063728">
            <w:pPr>
              <w:rPr>
                <w:ins w:id="329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47" w:author="KIM, Jason" w:date="2019-04-02T13:39:00Z"/>
                <w:rFonts w:ascii="Calibri" w:eastAsia="Times New Roman" w:hAnsi="Calibri" w:cs="Calibri"/>
                <w:color w:val="000000"/>
                <w:lang w:eastAsia="en-AU"/>
              </w:rPr>
            </w:pPr>
            <w:ins w:id="32948"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49" w:author="KIM, Jason" w:date="2019-04-02T13:39:00Z"/>
                <w:rFonts w:ascii="Calibri" w:eastAsia="Times New Roman" w:hAnsi="Calibri" w:cs="Calibri"/>
                <w:color w:val="000000"/>
                <w:lang w:eastAsia="en-AU"/>
              </w:rPr>
            </w:pPr>
            <w:ins w:id="329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51" w:author="KIM, Jason" w:date="2019-04-02T13:39:00Z"/>
                <w:rFonts w:ascii="Calibri" w:eastAsia="Times New Roman" w:hAnsi="Calibri" w:cs="Calibri"/>
                <w:color w:val="000000"/>
                <w:lang w:eastAsia="en-AU"/>
              </w:rPr>
            </w:pPr>
            <w:ins w:id="32952" w:author="KIM, Jason" w:date="2019-04-02T13:39:00Z">
              <w:r w:rsidRPr="0056388D">
                <w:rPr>
                  <w:rFonts w:ascii="Calibri" w:eastAsia="Times New Roman" w:hAnsi="Calibri" w:cs="Calibri"/>
                  <w:color w:val="000000"/>
                  <w:lang w:eastAsia="en-AU"/>
                </w:rPr>
                <w:t>LLN1618</w:t>
              </w:r>
            </w:ins>
          </w:p>
        </w:tc>
        <w:tc>
          <w:tcPr>
            <w:tcW w:w="933" w:type="pct"/>
            <w:noWrap/>
            <w:hideMark/>
          </w:tcPr>
          <w:p w:rsidR="00110C18" w:rsidRPr="0056388D" w:rsidRDefault="00110C18" w:rsidP="00063728">
            <w:pPr>
              <w:rPr>
                <w:ins w:id="32953" w:author="KIM, Jason" w:date="2019-04-02T13:39:00Z"/>
                <w:rFonts w:ascii="Calibri" w:eastAsia="Times New Roman" w:hAnsi="Calibri" w:cs="Calibri"/>
                <w:color w:val="000000"/>
                <w:lang w:eastAsia="en-AU"/>
              </w:rPr>
            </w:pPr>
            <w:ins w:id="329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55" w:author="KIM, Jason" w:date="2019-04-02T13:39:00Z"/>
                <w:rFonts w:ascii="Calibri" w:eastAsia="Times New Roman" w:hAnsi="Calibri" w:cs="Calibri"/>
                <w:color w:val="000000"/>
                <w:lang w:eastAsia="en-AU"/>
              </w:rPr>
            </w:pPr>
            <w:ins w:id="32956" w:author="KIM, Jason" w:date="2019-04-02T13:39:00Z">
              <w:r w:rsidRPr="0056388D">
                <w:rPr>
                  <w:rFonts w:ascii="Calibri" w:eastAsia="Times New Roman" w:hAnsi="Calibri" w:cs="Calibri"/>
                  <w:color w:val="000000"/>
                  <w:lang w:eastAsia="en-AU"/>
                </w:rPr>
                <w:t>Chainage 7877</w:t>
              </w:r>
            </w:ins>
          </w:p>
        </w:tc>
        <w:tc>
          <w:tcPr>
            <w:tcW w:w="764" w:type="pct"/>
            <w:noWrap/>
            <w:hideMark/>
          </w:tcPr>
          <w:p w:rsidR="00110C18" w:rsidRPr="0056388D" w:rsidRDefault="00110C18" w:rsidP="00063728">
            <w:pPr>
              <w:jc w:val="right"/>
              <w:rPr>
                <w:ins w:id="32957" w:author="KIM, Jason" w:date="2019-04-02T13:39:00Z"/>
                <w:rFonts w:ascii="Calibri" w:eastAsia="Times New Roman" w:hAnsi="Calibri" w:cs="Calibri"/>
                <w:color w:val="000000"/>
                <w:lang w:eastAsia="en-AU"/>
              </w:rPr>
            </w:pPr>
            <w:ins w:id="329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59" w:author="KIM, Jason" w:date="2019-04-02T13:39:00Z"/>
        </w:trPr>
        <w:tc>
          <w:tcPr>
            <w:tcW w:w="708" w:type="pct"/>
            <w:vMerge w:val="restart"/>
            <w:noWrap/>
            <w:hideMark/>
          </w:tcPr>
          <w:p w:rsidR="00110C18" w:rsidRPr="0056388D" w:rsidRDefault="00110C18" w:rsidP="00063728">
            <w:pPr>
              <w:rPr>
                <w:ins w:id="32960" w:author="KIM, Jason" w:date="2019-04-02T13:39:00Z"/>
                <w:rFonts w:ascii="Calibri" w:eastAsia="Times New Roman" w:hAnsi="Calibri" w:cs="Calibri"/>
                <w:color w:val="000000"/>
                <w:lang w:eastAsia="en-AU"/>
              </w:rPr>
            </w:pPr>
            <w:ins w:id="32961" w:author="KIM, Jason" w:date="2019-04-02T13:39:00Z">
              <w:r w:rsidRPr="0056388D">
                <w:rPr>
                  <w:rFonts w:ascii="Calibri" w:eastAsia="Times New Roman" w:hAnsi="Calibri" w:cs="Calibri"/>
                  <w:color w:val="000000"/>
                  <w:lang w:eastAsia="en-AU"/>
                </w:rPr>
                <w:t>LLE58K61</w:t>
              </w:r>
            </w:ins>
          </w:p>
        </w:tc>
        <w:tc>
          <w:tcPr>
            <w:tcW w:w="605" w:type="pct"/>
            <w:noWrap/>
            <w:hideMark/>
          </w:tcPr>
          <w:p w:rsidR="00110C18" w:rsidRPr="0056388D" w:rsidRDefault="00110C18" w:rsidP="00063728">
            <w:pPr>
              <w:rPr>
                <w:ins w:id="32962" w:author="KIM, Jason" w:date="2019-04-02T13:39:00Z"/>
                <w:rFonts w:ascii="Calibri" w:eastAsia="Times New Roman" w:hAnsi="Calibri" w:cs="Calibri"/>
                <w:color w:val="000000"/>
                <w:lang w:eastAsia="en-AU"/>
              </w:rPr>
            </w:pPr>
            <w:ins w:id="32963"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64" w:author="KIM, Jason" w:date="2019-04-02T13:39:00Z"/>
                <w:rFonts w:ascii="Calibri" w:eastAsia="Times New Roman" w:hAnsi="Calibri" w:cs="Calibri"/>
                <w:color w:val="000000"/>
                <w:lang w:eastAsia="en-AU"/>
              </w:rPr>
            </w:pPr>
            <w:ins w:id="329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66" w:author="KIM, Jason" w:date="2019-04-02T13:39:00Z"/>
                <w:rFonts w:ascii="Calibri" w:eastAsia="Times New Roman" w:hAnsi="Calibri" w:cs="Calibri"/>
                <w:color w:val="000000"/>
                <w:lang w:eastAsia="en-AU"/>
              </w:rPr>
            </w:pPr>
            <w:ins w:id="32967" w:author="KIM, Jason" w:date="2019-04-02T13:39:00Z">
              <w:r w:rsidRPr="0056388D">
                <w:rPr>
                  <w:rFonts w:ascii="Calibri" w:eastAsia="Times New Roman" w:hAnsi="Calibri" w:cs="Calibri"/>
                  <w:color w:val="000000"/>
                  <w:lang w:eastAsia="en-AU"/>
                </w:rPr>
                <w:t>LLN1597</w:t>
              </w:r>
            </w:ins>
          </w:p>
        </w:tc>
        <w:tc>
          <w:tcPr>
            <w:tcW w:w="933" w:type="pct"/>
            <w:noWrap/>
            <w:hideMark/>
          </w:tcPr>
          <w:p w:rsidR="00110C18" w:rsidRPr="0056388D" w:rsidRDefault="00110C18" w:rsidP="00063728">
            <w:pPr>
              <w:rPr>
                <w:ins w:id="32968" w:author="KIM, Jason" w:date="2019-04-02T13:39:00Z"/>
                <w:rFonts w:ascii="Calibri" w:eastAsia="Times New Roman" w:hAnsi="Calibri" w:cs="Calibri"/>
                <w:color w:val="000000"/>
                <w:lang w:eastAsia="en-AU"/>
              </w:rPr>
            </w:pPr>
            <w:ins w:id="329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70" w:author="KIM, Jason" w:date="2019-04-02T13:39:00Z"/>
                <w:rFonts w:ascii="Calibri" w:eastAsia="Times New Roman" w:hAnsi="Calibri" w:cs="Calibri"/>
                <w:color w:val="000000"/>
                <w:lang w:eastAsia="en-AU"/>
              </w:rPr>
            </w:pPr>
            <w:ins w:id="32971" w:author="KIM, Jason" w:date="2019-04-02T13:39:00Z">
              <w:r w:rsidRPr="0056388D">
                <w:rPr>
                  <w:rFonts w:ascii="Calibri" w:eastAsia="Times New Roman" w:hAnsi="Calibri" w:cs="Calibri"/>
                  <w:color w:val="000000"/>
                  <w:lang w:eastAsia="en-AU"/>
                </w:rPr>
                <w:t>Chainage 7662</w:t>
              </w:r>
            </w:ins>
          </w:p>
        </w:tc>
        <w:tc>
          <w:tcPr>
            <w:tcW w:w="764" w:type="pct"/>
            <w:noWrap/>
            <w:hideMark/>
          </w:tcPr>
          <w:p w:rsidR="00110C18" w:rsidRPr="0056388D" w:rsidRDefault="00110C18" w:rsidP="00063728">
            <w:pPr>
              <w:jc w:val="right"/>
              <w:rPr>
                <w:ins w:id="32972" w:author="KIM, Jason" w:date="2019-04-02T13:39:00Z"/>
                <w:rFonts w:ascii="Calibri" w:eastAsia="Times New Roman" w:hAnsi="Calibri" w:cs="Calibri"/>
                <w:color w:val="000000"/>
                <w:lang w:eastAsia="en-AU"/>
              </w:rPr>
            </w:pPr>
            <w:ins w:id="329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74" w:author="KIM, Jason" w:date="2019-04-02T13:39:00Z"/>
        </w:trPr>
        <w:tc>
          <w:tcPr>
            <w:tcW w:w="708" w:type="pct"/>
            <w:vMerge/>
            <w:hideMark/>
          </w:tcPr>
          <w:p w:rsidR="00110C18" w:rsidRPr="0056388D" w:rsidRDefault="00110C18" w:rsidP="00063728">
            <w:pPr>
              <w:rPr>
                <w:ins w:id="329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76" w:author="KIM, Jason" w:date="2019-04-02T13:39:00Z"/>
                <w:rFonts w:ascii="Calibri" w:eastAsia="Times New Roman" w:hAnsi="Calibri" w:cs="Calibri"/>
                <w:color w:val="000000"/>
                <w:lang w:eastAsia="en-AU"/>
              </w:rPr>
            </w:pPr>
            <w:ins w:id="32977"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78" w:author="KIM, Jason" w:date="2019-04-02T13:39:00Z"/>
                <w:rFonts w:ascii="Calibri" w:eastAsia="Times New Roman" w:hAnsi="Calibri" w:cs="Calibri"/>
                <w:color w:val="000000"/>
                <w:lang w:eastAsia="en-AU"/>
              </w:rPr>
            </w:pPr>
            <w:ins w:id="329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80" w:author="KIM, Jason" w:date="2019-04-02T13:39:00Z"/>
                <w:rFonts w:ascii="Calibri" w:eastAsia="Times New Roman" w:hAnsi="Calibri" w:cs="Calibri"/>
                <w:color w:val="000000"/>
                <w:lang w:eastAsia="en-AU"/>
              </w:rPr>
            </w:pPr>
            <w:ins w:id="32981" w:author="KIM, Jason" w:date="2019-04-02T13:39:00Z">
              <w:r w:rsidRPr="0056388D">
                <w:rPr>
                  <w:rFonts w:ascii="Calibri" w:eastAsia="Times New Roman" w:hAnsi="Calibri" w:cs="Calibri"/>
                  <w:color w:val="000000"/>
                  <w:lang w:eastAsia="en-AU"/>
                </w:rPr>
                <w:t>LLN1598</w:t>
              </w:r>
            </w:ins>
          </w:p>
        </w:tc>
        <w:tc>
          <w:tcPr>
            <w:tcW w:w="933" w:type="pct"/>
            <w:noWrap/>
            <w:hideMark/>
          </w:tcPr>
          <w:p w:rsidR="00110C18" w:rsidRPr="0056388D" w:rsidRDefault="00110C18" w:rsidP="00063728">
            <w:pPr>
              <w:rPr>
                <w:ins w:id="32982" w:author="KIM, Jason" w:date="2019-04-02T13:39:00Z"/>
                <w:rFonts w:ascii="Calibri" w:eastAsia="Times New Roman" w:hAnsi="Calibri" w:cs="Calibri"/>
                <w:color w:val="000000"/>
                <w:lang w:eastAsia="en-AU"/>
              </w:rPr>
            </w:pPr>
            <w:ins w:id="329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84" w:author="KIM, Jason" w:date="2019-04-02T13:39:00Z"/>
                <w:rFonts w:ascii="Calibri" w:eastAsia="Times New Roman" w:hAnsi="Calibri" w:cs="Calibri"/>
                <w:color w:val="000000"/>
                <w:lang w:eastAsia="en-AU"/>
              </w:rPr>
            </w:pPr>
            <w:ins w:id="32985" w:author="KIM, Jason" w:date="2019-04-02T13:39:00Z">
              <w:r w:rsidRPr="0056388D">
                <w:rPr>
                  <w:rFonts w:ascii="Calibri" w:eastAsia="Times New Roman" w:hAnsi="Calibri" w:cs="Calibri"/>
                  <w:color w:val="000000"/>
                  <w:lang w:eastAsia="en-AU"/>
                </w:rPr>
                <w:t>Chainage 7672</w:t>
              </w:r>
            </w:ins>
          </w:p>
        </w:tc>
        <w:tc>
          <w:tcPr>
            <w:tcW w:w="764" w:type="pct"/>
            <w:noWrap/>
            <w:hideMark/>
          </w:tcPr>
          <w:p w:rsidR="00110C18" w:rsidRPr="0056388D" w:rsidRDefault="00110C18" w:rsidP="00063728">
            <w:pPr>
              <w:jc w:val="right"/>
              <w:rPr>
                <w:ins w:id="32986" w:author="KIM, Jason" w:date="2019-04-02T13:39:00Z"/>
                <w:rFonts w:ascii="Calibri" w:eastAsia="Times New Roman" w:hAnsi="Calibri" w:cs="Calibri"/>
                <w:color w:val="000000"/>
                <w:lang w:eastAsia="en-AU"/>
              </w:rPr>
            </w:pPr>
            <w:ins w:id="329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88" w:author="KIM, Jason" w:date="2019-04-02T13:39:00Z"/>
        </w:trPr>
        <w:tc>
          <w:tcPr>
            <w:tcW w:w="708" w:type="pct"/>
            <w:vMerge/>
            <w:hideMark/>
          </w:tcPr>
          <w:p w:rsidR="00110C18" w:rsidRPr="0056388D" w:rsidRDefault="00110C18" w:rsidP="00063728">
            <w:pPr>
              <w:rPr>
                <w:ins w:id="329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90" w:author="KIM, Jason" w:date="2019-04-02T13:39:00Z"/>
                <w:rFonts w:ascii="Calibri" w:eastAsia="Times New Roman" w:hAnsi="Calibri" w:cs="Calibri"/>
                <w:color w:val="000000"/>
                <w:lang w:eastAsia="en-AU"/>
              </w:rPr>
            </w:pPr>
            <w:ins w:id="32991"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92" w:author="KIM, Jason" w:date="2019-04-02T13:39:00Z"/>
                <w:rFonts w:ascii="Calibri" w:eastAsia="Times New Roman" w:hAnsi="Calibri" w:cs="Calibri"/>
                <w:color w:val="000000"/>
                <w:lang w:eastAsia="en-AU"/>
              </w:rPr>
            </w:pPr>
            <w:ins w:id="3299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94" w:author="KIM, Jason" w:date="2019-04-02T13:39:00Z"/>
                <w:rFonts w:ascii="Calibri" w:eastAsia="Times New Roman" w:hAnsi="Calibri" w:cs="Calibri"/>
                <w:color w:val="000000"/>
                <w:lang w:eastAsia="en-AU"/>
              </w:rPr>
            </w:pPr>
            <w:ins w:id="32995" w:author="KIM, Jason" w:date="2019-04-02T13:39:00Z">
              <w:r w:rsidRPr="0056388D">
                <w:rPr>
                  <w:rFonts w:ascii="Calibri" w:eastAsia="Times New Roman" w:hAnsi="Calibri" w:cs="Calibri"/>
                  <w:color w:val="000000"/>
                  <w:lang w:eastAsia="en-AU"/>
                </w:rPr>
                <w:t>LLN1599</w:t>
              </w:r>
            </w:ins>
          </w:p>
        </w:tc>
        <w:tc>
          <w:tcPr>
            <w:tcW w:w="933" w:type="pct"/>
            <w:noWrap/>
            <w:hideMark/>
          </w:tcPr>
          <w:p w:rsidR="00110C18" w:rsidRPr="0056388D" w:rsidRDefault="00110C18" w:rsidP="00063728">
            <w:pPr>
              <w:rPr>
                <w:ins w:id="32996" w:author="KIM, Jason" w:date="2019-04-02T13:39:00Z"/>
                <w:rFonts w:ascii="Calibri" w:eastAsia="Times New Roman" w:hAnsi="Calibri" w:cs="Calibri"/>
                <w:color w:val="000000"/>
                <w:lang w:eastAsia="en-AU"/>
              </w:rPr>
            </w:pPr>
            <w:ins w:id="329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98" w:author="KIM, Jason" w:date="2019-04-02T13:39:00Z"/>
                <w:rFonts w:ascii="Calibri" w:eastAsia="Times New Roman" w:hAnsi="Calibri" w:cs="Calibri"/>
                <w:color w:val="000000"/>
                <w:lang w:eastAsia="en-AU"/>
              </w:rPr>
            </w:pPr>
            <w:ins w:id="32999" w:author="KIM, Jason" w:date="2019-04-02T13:39:00Z">
              <w:r w:rsidRPr="0056388D">
                <w:rPr>
                  <w:rFonts w:ascii="Calibri" w:eastAsia="Times New Roman" w:hAnsi="Calibri" w:cs="Calibri"/>
                  <w:color w:val="000000"/>
                  <w:lang w:eastAsia="en-AU"/>
                </w:rPr>
                <w:t>Chainage 7681</w:t>
              </w:r>
            </w:ins>
          </w:p>
        </w:tc>
        <w:tc>
          <w:tcPr>
            <w:tcW w:w="764" w:type="pct"/>
            <w:noWrap/>
            <w:hideMark/>
          </w:tcPr>
          <w:p w:rsidR="00110C18" w:rsidRPr="0056388D" w:rsidRDefault="00110C18" w:rsidP="00063728">
            <w:pPr>
              <w:jc w:val="right"/>
              <w:rPr>
                <w:ins w:id="33000" w:author="KIM, Jason" w:date="2019-04-02T13:39:00Z"/>
                <w:rFonts w:ascii="Calibri" w:eastAsia="Times New Roman" w:hAnsi="Calibri" w:cs="Calibri"/>
                <w:color w:val="000000"/>
                <w:lang w:eastAsia="en-AU"/>
              </w:rPr>
            </w:pPr>
            <w:ins w:id="330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02" w:author="KIM, Jason" w:date="2019-04-02T13:39:00Z"/>
        </w:trPr>
        <w:tc>
          <w:tcPr>
            <w:tcW w:w="708" w:type="pct"/>
            <w:vMerge/>
            <w:hideMark/>
          </w:tcPr>
          <w:p w:rsidR="00110C18" w:rsidRPr="0056388D" w:rsidRDefault="00110C18" w:rsidP="00063728">
            <w:pPr>
              <w:rPr>
                <w:ins w:id="330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04" w:author="KIM, Jason" w:date="2019-04-02T13:39:00Z"/>
                <w:rFonts w:ascii="Calibri" w:eastAsia="Times New Roman" w:hAnsi="Calibri" w:cs="Calibri"/>
                <w:color w:val="000000"/>
                <w:lang w:eastAsia="en-AU"/>
              </w:rPr>
            </w:pPr>
            <w:ins w:id="33005"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06" w:author="KIM, Jason" w:date="2019-04-02T13:39:00Z"/>
                <w:rFonts w:ascii="Calibri" w:eastAsia="Times New Roman" w:hAnsi="Calibri" w:cs="Calibri"/>
                <w:color w:val="000000"/>
                <w:lang w:eastAsia="en-AU"/>
              </w:rPr>
            </w:pPr>
            <w:ins w:id="330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08" w:author="KIM, Jason" w:date="2019-04-02T13:39:00Z"/>
                <w:rFonts w:ascii="Calibri" w:eastAsia="Times New Roman" w:hAnsi="Calibri" w:cs="Calibri"/>
                <w:color w:val="000000"/>
                <w:lang w:eastAsia="en-AU"/>
              </w:rPr>
            </w:pPr>
            <w:ins w:id="33009" w:author="KIM, Jason" w:date="2019-04-02T13:39:00Z">
              <w:r w:rsidRPr="0056388D">
                <w:rPr>
                  <w:rFonts w:ascii="Calibri" w:eastAsia="Times New Roman" w:hAnsi="Calibri" w:cs="Calibri"/>
                  <w:color w:val="000000"/>
                  <w:lang w:eastAsia="en-AU"/>
                </w:rPr>
                <w:t>LLN1600</w:t>
              </w:r>
            </w:ins>
          </w:p>
        </w:tc>
        <w:tc>
          <w:tcPr>
            <w:tcW w:w="933" w:type="pct"/>
            <w:noWrap/>
            <w:hideMark/>
          </w:tcPr>
          <w:p w:rsidR="00110C18" w:rsidRPr="0056388D" w:rsidRDefault="00110C18" w:rsidP="00063728">
            <w:pPr>
              <w:rPr>
                <w:ins w:id="33010" w:author="KIM, Jason" w:date="2019-04-02T13:39:00Z"/>
                <w:rFonts w:ascii="Calibri" w:eastAsia="Times New Roman" w:hAnsi="Calibri" w:cs="Calibri"/>
                <w:color w:val="000000"/>
                <w:lang w:eastAsia="en-AU"/>
              </w:rPr>
            </w:pPr>
            <w:ins w:id="330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12" w:author="KIM, Jason" w:date="2019-04-02T13:39:00Z"/>
                <w:rFonts w:ascii="Calibri" w:eastAsia="Times New Roman" w:hAnsi="Calibri" w:cs="Calibri"/>
                <w:color w:val="000000"/>
                <w:lang w:eastAsia="en-AU"/>
              </w:rPr>
            </w:pPr>
            <w:ins w:id="33013" w:author="KIM, Jason" w:date="2019-04-02T13:39:00Z">
              <w:r w:rsidRPr="0056388D">
                <w:rPr>
                  <w:rFonts w:ascii="Calibri" w:eastAsia="Times New Roman" w:hAnsi="Calibri" w:cs="Calibri"/>
                  <w:color w:val="000000"/>
                  <w:lang w:eastAsia="en-AU"/>
                </w:rPr>
                <w:t>Chainage 7691</w:t>
              </w:r>
            </w:ins>
          </w:p>
        </w:tc>
        <w:tc>
          <w:tcPr>
            <w:tcW w:w="764" w:type="pct"/>
            <w:noWrap/>
            <w:hideMark/>
          </w:tcPr>
          <w:p w:rsidR="00110C18" w:rsidRPr="0056388D" w:rsidRDefault="00110C18" w:rsidP="00063728">
            <w:pPr>
              <w:jc w:val="right"/>
              <w:rPr>
                <w:ins w:id="33014" w:author="KIM, Jason" w:date="2019-04-02T13:39:00Z"/>
                <w:rFonts w:ascii="Calibri" w:eastAsia="Times New Roman" w:hAnsi="Calibri" w:cs="Calibri"/>
                <w:color w:val="000000"/>
                <w:lang w:eastAsia="en-AU"/>
              </w:rPr>
            </w:pPr>
            <w:ins w:id="330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16" w:author="KIM, Jason" w:date="2019-04-02T13:39:00Z"/>
        </w:trPr>
        <w:tc>
          <w:tcPr>
            <w:tcW w:w="708" w:type="pct"/>
            <w:vMerge/>
            <w:hideMark/>
          </w:tcPr>
          <w:p w:rsidR="00110C18" w:rsidRPr="0056388D" w:rsidRDefault="00110C18" w:rsidP="00063728">
            <w:pPr>
              <w:rPr>
                <w:ins w:id="330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18" w:author="KIM, Jason" w:date="2019-04-02T13:39:00Z"/>
                <w:rFonts w:ascii="Calibri" w:eastAsia="Times New Roman" w:hAnsi="Calibri" w:cs="Calibri"/>
                <w:color w:val="000000"/>
                <w:lang w:eastAsia="en-AU"/>
              </w:rPr>
            </w:pPr>
            <w:ins w:id="33019"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20" w:author="KIM, Jason" w:date="2019-04-02T13:39:00Z"/>
                <w:rFonts w:ascii="Calibri" w:eastAsia="Times New Roman" w:hAnsi="Calibri" w:cs="Calibri"/>
                <w:color w:val="000000"/>
                <w:lang w:eastAsia="en-AU"/>
              </w:rPr>
            </w:pPr>
            <w:ins w:id="3302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22" w:author="KIM, Jason" w:date="2019-04-02T13:39:00Z"/>
                <w:rFonts w:ascii="Calibri" w:eastAsia="Times New Roman" w:hAnsi="Calibri" w:cs="Calibri"/>
                <w:color w:val="000000"/>
                <w:lang w:eastAsia="en-AU"/>
              </w:rPr>
            </w:pPr>
            <w:ins w:id="33023" w:author="KIM, Jason" w:date="2019-04-02T13:39:00Z">
              <w:r w:rsidRPr="0056388D">
                <w:rPr>
                  <w:rFonts w:ascii="Calibri" w:eastAsia="Times New Roman" w:hAnsi="Calibri" w:cs="Calibri"/>
                  <w:color w:val="000000"/>
                  <w:lang w:eastAsia="en-AU"/>
                </w:rPr>
                <w:t>LLN1601</w:t>
              </w:r>
            </w:ins>
          </w:p>
        </w:tc>
        <w:tc>
          <w:tcPr>
            <w:tcW w:w="933" w:type="pct"/>
            <w:noWrap/>
            <w:hideMark/>
          </w:tcPr>
          <w:p w:rsidR="00110C18" w:rsidRPr="0056388D" w:rsidRDefault="00110C18" w:rsidP="00063728">
            <w:pPr>
              <w:rPr>
                <w:ins w:id="33024" w:author="KIM, Jason" w:date="2019-04-02T13:39:00Z"/>
                <w:rFonts w:ascii="Calibri" w:eastAsia="Times New Roman" w:hAnsi="Calibri" w:cs="Calibri"/>
                <w:color w:val="000000"/>
                <w:lang w:eastAsia="en-AU"/>
              </w:rPr>
            </w:pPr>
            <w:ins w:id="330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26" w:author="KIM, Jason" w:date="2019-04-02T13:39:00Z"/>
                <w:rFonts w:ascii="Calibri" w:eastAsia="Times New Roman" w:hAnsi="Calibri" w:cs="Calibri"/>
                <w:color w:val="000000"/>
                <w:lang w:eastAsia="en-AU"/>
              </w:rPr>
            </w:pPr>
            <w:ins w:id="33027" w:author="KIM, Jason" w:date="2019-04-02T13:39:00Z">
              <w:r w:rsidRPr="0056388D">
                <w:rPr>
                  <w:rFonts w:ascii="Calibri" w:eastAsia="Times New Roman" w:hAnsi="Calibri" w:cs="Calibri"/>
                  <w:color w:val="000000"/>
                  <w:lang w:eastAsia="en-AU"/>
                </w:rPr>
                <w:t>Chainage 7701</w:t>
              </w:r>
            </w:ins>
          </w:p>
        </w:tc>
        <w:tc>
          <w:tcPr>
            <w:tcW w:w="764" w:type="pct"/>
            <w:noWrap/>
            <w:hideMark/>
          </w:tcPr>
          <w:p w:rsidR="00110C18" w:rsidRPr="0056388D" w:rsidRDefault="00110C18" w:rsidP="00063728">
            <w:pPr>
              <w:jc w:val="right"/>
              <w:rPr>
                <w:ins w:id="33028" w:author="KIM, Jason" w:date="2019-04-02T13:39:00Z"/>
                <w:rFonts w:ascii="Calibri" w:eastAsia="Times New Roman" w:hAnsi="Calibri" w:cs="Calibri"/>
                <w:color w:val="000000"/>
                <w:lang w:eastAsia="en-AU"/>
              </w:rPr>
            </w:pPr>
            <w:ins w:id="330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30" w:author="KIM, Jason" w:date="2019-04-02T13:39:00Z"/>
        </w:trPr>
        <w:tc>
          <w:tcPr>
            <w:tcW w:w="708" w:type="pct"/>
            <w:vMerge/>
            <w:hideMark/>
          </w:tcPr>
          <w:p w:rsidR="00110C18" w:rsidRPr="0056388D" w:rsidRDefault="00110C18" w:rsidP="00063728">
            <w:pPr>
              <w:rPr>
                <w:ins w:id="330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32" w:author="KIM, Jason" w:date="2019-04-02T13:39:00Z"/>
                <w:rFonts w:ascii="Calibri" w:eastAsia="Times New Roman" w:hAnsi="Calibri" w:cs="Calibri"/>
                <w:color w:val="000000"/>
                <w:lang w:eastAsia="en-AU"/>
              </w:rPr>
            </w:pPr>
            <w:ins w:id="33033"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34" w:author="KIM, Jason" w:date="2019-04-02T13:39:00Z"/>
                <w:rFonts w:ascii="Calibri" w:eastAsia="Times New Roman" w:hAnsi="Calibri" w:cs="Calibri"/>
                <w:color w:val="000000"/>
                <w:lang w:eastAsia="en-AU"/>
              </w:rPr>
            </w:pPr>
            <w:ins w:id="3303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36" w:author="KIM, Jason" w:date="2019-04-02T13:39:00Z"/>
                <w:rFonts w:ascii="Calibri" w:eastAsia="Times New Roman" w:hAnsi="Calibri" w:cs="Calibri"/>
                <w:color w:val="000000"/>
                <w:lang w:eastAsia="en-AU"/>
              </w:rPr>
            </w:pPr>
            <w:ins w:id="33037" w:author="KIM, Jason" w:date="2019-04-02T13:39:00Z">
              <w:r w:rsidRPr="0056388D">
                <w:rPr>
                  <w:rFonts w:ascii="Calibri" w:eastAsia="Times New Roman" w:hAnsi="Calibri" w:cs="Calibri"/>
                  <w:color w:val="000000"/>
                  <w:lang w:eastAsia="en-AU"/>
                </w:rPr>
                <w:t>LLN1602</w:t>
              </w:r>
            </w:ins>
          </w:p>
        </w:tc>
        <w:tc>
          <w:tcPr>
            <w:tcW w:w="933" w:type="pct"/>
            <w:noWrap/>
            <w:hideMark/>
          </w:tcPr>
          <w:p w:rsidR="00110C18" w:rsidRPr="0056388D" w:rsidRDefault="00110C18" w:rsidP="00063728">
            <w:pPr>
              <w:rPr>
                <w:ins w:id="33038" w:author="KIM, Jason" w:date="2019-04-02T13:39:00Z"/>
                <w:rFonts w:ascii="Calibri" w:eastAsia="Times New Roman" w:hAnsi="Calibri" w:cs="Calibri"/>
                <w:color w:val="000000"/>
                <w:lang w:eastAsia="en-AU"/>
              </w:rPr>
            </w:pPr>
            <w:ins w:id="330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40" w:author="KIM, Jason" w:date="2019-04-02T13:39:00Z"/>
                <w:rFonts w:ascii="Calibri" w:eastAsia="Times New Roman" w:hAnsi="Calibri" w:cs="Calibri"/>
                <w:color w:val="000000"/>
                <w:lang w:eastAsia="en-AU"/>
              </w:rPr>
            </w:pPr>
            <w:ins w:id="33041" w:author="KIM, Jason" w:date="2019-04-02T13:39:00Z">
              <w:r w:rsidRPr="0056388D">
                <w:rPr>
                  <w:rFonts w:ascii="Calibri" w:eastAsia="Times New Roman" w:hAnsi="Calibri" w:cs="Calibri"/>
                  <w:color w:val="000000"/>
                  <w:lang w:eastAsia="en-AU"/>
                </w:rPr>
                <w:t>Chainage 7711</w:t>
              </w:r>
            </w:ins>
          </w:p>
        </w:tc>
        <w:tc>
          <w:tcPr>
            <w:tcW w:w="764" w:type="pct"/>
            <w:noWrap/>
            <w:hideMark/>
          </w:tcPr>
          <w:p w:rsidR="00110C18" w:rsidRPr="0056388D" w:rsidRDefault="00110C18" w:rsidP="00063728">
            <w:pPr>
              <w:jc w:val="right"/>
              <w:rPr>
                <w:ins w:id="33042" w:author="KIM, Jason" w:date="2019-04-02T13:39:00Z"/>
                <w:rFonts w:ascii="Calibri" w:eastAsia="Times New Roman" w:hAnsi="Calibri" w:cs="Calibri"/>
                <w:color w:val="000000"/>
                <w:lang w:eastAsia="en-AU"/>
              </w:rPr>
            </w:pPr>
            <w:ins w:id="33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44" w:author="KIM, Jason" w:date="2019-04-02T13:39:00Z"/>
        </w:trPr>
        <w:tc>
          <w:tcPr>
            <w:tcW w:w="708" w:type="pct"/>
            <w:vMerge/>
            <w:hideMark/>
          </w:tcPr>
          <w:p w:rsidR="00110C18" w:rsidRPr="0056388D" w:rsidRDefault="00110C18" w:rsidP="00063728">
            <w:pPr>
              <w:rPr>
                <w:ins w:id="330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46" w:author="KIM, Jason" w:date="2019-04-02T13:39:00Z"/>
                <w:rFonts w:ascii="Calibri" w:eastAsia="Times New Roman" w:hAnsi="Calibri" w:cs="Calibri"/>
                <w:color w:val="000000"/>
                <w:lang w:eastAsia="en-AU"/>
              </w:rPr>
            </w:pPr>
            <w:ins w:id="33047"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48" w:author="KIM, Jason" w:date="2019-04-02T13:39:00Z"/>
                <w:rFonts w:ascii="Calibri" w:eastAsia="Times New Roman" w:hAnsi="Calibri" w:cs="Calibri"/>
                <w:color w:val="000000"/>
                <w:lang w:eastAsia="en-AU"/>
              </w:rPr>
            </w:pPr>
            <w:ins w:id="3304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50" w:author="KIM, Jason" w:date="2019-04-02T13:39:00Z"/>
                <w:rFonts w:ascii="Calibri" w:eastAsia="Times New Roman" w:hAnsi="Calibri" w:cs="Calibri"/>
                <w:color w:val="000000"/>
                <w:lang w:eastAsia="en-AU"/>
              </w:rPr>
            </w:pPr>
            <w:ins w:id="33051" w:author="KIM, Jason" w:date="2019-04-02T13:39:00Z">
              <w:r w:rsidRPr="0056388D">
                <w:rPr>
                  <w:rFonts w:ascii="Calibri" w:eastAsia="Times New Roman" w:hAnsi="Calibri" w:cs="Calibri"/>
                  <w:color w:val="000000"/>
                  <w:lang w:eastAsia="en-AU"/>
                </w:rPr>
                <w:t>LLN1603</w:t>
              </w:r>
            </w:ins>
          </w:p>
        </w:tc>
        <w:tc>
          <w:tcPr>
            <w:tcW w:w="933" w:type="pct"/>
            <w:noWrap/>
            <w:hideMark/>
          </w:tcPr>
          <w:p w:rsidR="00110C18" w:rsidRPr="0056388D" w:rsidRDefault="00110C18" w:rsidP="00063728">
            <w:pPr>
              <w:rPr>
                <w:ins w:id="33052" w:author="KIM, Jason" w:date="2019-04-02T13:39:00Z"/>
                <w:rFonts w:ascii="Calibri" w:eastAsia="Times New Roman" w:hAnsi="Calibri" w:cs="Calibri"/>
                <w:color w:val="000000"/>
                <w:lang w:eastAsia="en-AU"/>
              </w:rPr>
            </w:pPr>
            <w:ins w:id="330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54" w:author="KIM, Jason" w:date="2019-04-02T13:39:00Z"/>
                <w:rFonts w:ascii="Calibri" w:eastAsia="Times New Roman" w:hAnsi="Calibri" w:cs="Calibri"/>
                <w:color w:val="000000"/>
                <w:lang w:eastAsia="en-AU"/>
              </w:rPr>
            </w:pPr>
            <w:ins w:id="33055" w:author="KIM, Jason" w:date="2019-04-02T13:39:00Z">
              <w:r w:rsidRPr="0056388D">
                <w:rPr>
                  <w:rFonts w:ascii="Calibri" w:eastAsia="Times New Roman" w:hAnsi="Calibri" w:cs="Calibri"/>
                  <w:color w:val="000000"/>
                  <w:lang w:eastAsia="en-AU"/>
                </w:rPr>
                <w:t>Chainage 7720</w:t>
              </w:r>
            </w:ins>
          </w:p>
        </w:tc>
        <w:tc>
          <w:tcPr>
            <w:tcW w:w="764" w:type="pct"/>
            <w:noWrap/>
            <w:hideMark/>
          </w:tcPr>
          <w:p w:rsidR="00110C18" w:rsidRPr="0056388D" w:rsidRDefault="00110C18" w:rsidP="00063728">
            <w:pPr>
              <w:jc w:val="right"/>
              <w:rPr>
                <w:ins w:id="33056" w:author="KIM, Jason" w:date="2019-04-02T13:39:00Z"/>
                <w:rFonts w:ascii="Calibri" w:eastAsia="Times New Roman" w:hAnsi="Calibri" w:cs="Calibri"/>
                <w:color w:val="000000"/>
                <w:lang w:eastAsia="en-AU"/>
              </w:rPr>
            </w:pPr>
            <w:ins w:id="330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58" w:author="KIM, Jason" w:date="2019-04-02T13:39:00Z"/>
        </w:trPr>
        <w:tc>
          <w:tcPr>
            <w:tcW w:w="708" w:type="pct"/>
            <w:vMerge/>
            <w:hideMark/>
          </w:tcPr>
          <w:p w:rsidR="00110C18" w:rsidRPr="0056388D" w:rsidRDefault="00110C18" w:rsidP="00063728">
            <w:pPr>
              <w:rPr>
                <w:ins w:id="330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60" w:author="KIM, Jason" w:date="2019-04-02T13:39:00Z"/>
                <w:rFonts w:ascii="Calibri" w:eastAsia="Times New Roman" w:hAnsi="Calibri" w:cs="Calibri"/>
                <w:color w:val="000000"/>
                <w:lang w:eastAsia="en-AU"/>
              </w:rPr>
            </w:pPr>
            <w:ins w:id="33061"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62" w:author="KIM, Jason" w:date="2019-04-02T13:39:00Z"/>
                <w:rFonts w:ascii="Calibri" w:eastAsia="Times New Roman" w:hAnsi="Calibri" w:cs="Calibri"/>
                <w:color w:val="000000"/>
                <w:lang w:eastAsia="en-AU"/>
              </w:rPr>
            </w:pPr>
            <w:ins w:id="3306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64" w:author="KIM, Jason" w:date="2019-04-02T13:39:00Z"/>
                <w:rFonts w:ascii="Calibri" w:eastAsia="Times New Roman" w:hAnsi="Calibri" w:cs="Calibri"/>
                <w:color w:val="000000"/>
                <w:lang w:eastAsia="en-AU"/>
              </w:rPr>
            </w:pPr>
            <w:ins w:id="33065" w:author="KIM, Jason" w:date="2019-04-02T13:39:00Z">
              <w:r w:rsidRPr="0056388D">
                <w:rPr>
                  <w:rFonts w:ascii="Calibri" w:eastAsia="Times New Roman" w:hAnsi="Calibri" w:cs="Calibri"/>
                  <w:color w:val="000000"/>
                  <w:lang w:eastAsia="en-AU"/>
                </w:rPr>
                <w:t>LLN1604</w:t>
              </w:r>
            </w:ins>
          </w:p>
        </w:tc>
        <w:tc>
          <w:tcPr>
            <w:tcW w:w="933" w:type="pct"/>
            <w:noWrap/>
            <w:hideMark/>
          </w:tcPr>
          <w:p w:rsidR="00110C18" w:rsidRPr="0056388D" w:rsidRDefault="00110C18" w:rsidP="00063728">
            <w:pPr>
              <w:rPr>
                <w:ins w:id="33066" w:author="KIM, Jason" w:date="2019-04-02T13:39:00Z"/>
                <w:rFonts w:ascii="Calibri" w:eastAsia="Times New Roman" w:hAnsi="Calibri" w:cs="Calibri"/>
                <w:color w:val="000000"/>
                <w:lang w:eastAsia="en-AU"/>
              </w:rPr>
            </w:pPr>
            <w:ins w:id="330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68" w:author="KIM, Jason" w:date="2019-04-02T13:39:00Z"/>
                <w:rFonts w:ascii="Calibri" w:eastAsia="Times New Roman" w:hAnsi="Calibri" w:cs="Calibri"/>
                <w:color w:val="000000"/>
                <w:lang w:eastAsia="en-AU"/>
              </w:rPr>
            </w:pPr>
            <w:ins w:id="33069" w:author="KIM, Jason" w:date="2019-04-02T13:39:00Z">
              <w:r w:rsidRPr="0056388D">
                <w:rPr>
                  <w:rFonts w:ascii="Calibri" w:eastAsia="Times New Roman" w:hAnsi="Calibri" w:cs="Calibri"/>
                  <w:color w:val="000000"/>
                  <w:lang w:eastAsia="en-AU"/>
                </w:rPr>
                <w:t>Chainage 7730</w:t>
              </w:r>
            </w:ins>
          </w:p>
        </w:tc>
        <w:tc>
          <w:tcPr>
            <w:tcW w:w="764" w:type="pct"/>
            <w:noWrap/>
            <w:hideMark/>
          </w:tcPr>
          <w:p w:rsidR="00110C18" w:rsidRPr="0056388D" w:rsidRDefault="00110C18" w:rsidP="00063728">
            <w:pPr>
              <w:jc w:val="right"/>
              <w:rPr>
                <w:ins w:id="33070" w:author="KIM, Jason" w:date="2019-04-02T13:39:00Z"/>
                <w:rFonts w:ascii="Calibri" w:eastAsia="Times New Roman" w:hAnsi="Calibri" w:cs="Calibri"/>
                <w:color w:val="000000"/>
                <w:lang w:eastAsia="en-AU"/>
              </w:rPr>
            </w:pPr>
            <w:ins w:id="330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72" w:author="KIM, Jason" w:date="2019-04-02T13:39:00Z"/>
        </w:trPr>
        <w:tc>
          <w:tcPr>
            <w:tcW w:w="708" w:type="pct"/>
            <w:vMerge/>
            <w:hideMark/>
          </w:tcPr>
          <w:p w:rsidR="00110C18" w:rsidRPr="0056388D" w:rsidRDefault="00110C18" w:rsidP="00063728">
            <w:pPr>
              <w:rPr>
                <w:ins w:id="330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74" w:author="KIM, Jason" w:date="2019-04-02T13:39:00Z"/>
                <w:rFonts w:ascii="Calibri" w:eastAsia="Times New Roman" w:hAnsi="Calibri" w:cs="Calibri"/>
                <w:color w:val="000000"/>
                <w:lang w:eastAsia="en-AU"/>
              </w:rPr>
            </w:pPr>
            <w:ins w:id="33075"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76" w:author="KIM, Jason" w:date="2019-04-02T13:39:00Z"/>
                <w:rFonts w:ascii="Calibri" w:eastAsia="Times New Roman" w:hAnsi="Calibri" w:cs="Calibri"/>
                <w:color w:val="000000"/>
                <w:lang w:eastAsia="en-AU"/>
              </w:rPr>
            </w:pPr>
            <w:ins w:id="330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78" w:author="KIM, Jason" w:date="2019-04-02T13:39:00Z"/>
                <w:rFonts w:ascii="Calibri" w:eastAsia="Times New Roman" w:hAnsi="Calibri" w:cs="Calibri"/>
                <w:color w:val="000000"/>
                <w:lang w:eastAsia="en-AU"/>
              </w:rPr>
            </w:pPr>
            <w:ins w:id="33079" w:author="KIM, Jason" w:date="2019-04-02T13:39:00Z">
              <w:r w:rsidRPr="0056388D">
                <w:rPr>
                  <w:rFonts w:ascii="Calibri" w:eastAsia="Times New Roman" w:hAnsi="Calibri" w:cs="Calibri"/>
                  <w:color w:val="000000"/>
                  <w:lang w:eastAsia="en-AU"/>
                </w:rPr>
                <w:t>LLN1605</w:t>
              </w:r>
            </w:ins>
          </w:p>
        </w:tc>
        <w:tc>
          <w:tcPr>
            <w:tcW w:w="933" w:type="pct"/>
            <w:noWrap/>
            <w:hideMark/>
          </w:tcPr>
          <w:p w:rsidR="00110C18" w:rsidRPr="0056388D" w:rsidRDefault="00110C18" w:rsidP="00063728">
            <w:pPr>
              <w:rPr>
                <w:ins w:id="33080" w:author="KIM, Jason" w:date="2019-04-02T13:39:00Z"/>
                <w:rFonts w:ascii="Calibri" w:eastAsia="Times New Roman" w:hAnsi="Calibri" w:cs="Calibri"/>
                <w:color w:val="000000"/>
                <w:lang w:eastAsia="en-AU"/>
              </w:rPr>
            </w:pPr>
            <w:ins w:id="330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82" w:author="KIM, Jason" w:date="2019-04-02T13:39:00Z"/>
                <w:rFonts w:ascii="Calibri" w:eastAsia="Times New Roman" w:hAnsi="Calibri" w:cs="Calibri"/>
                <w:color w:val="000000"/>
                <w:lang w:eastAsia="en-AU"/>
              </w:rPr>
            </w:pPr>
            <w:ins w:id="33083" w:author="KIM, Jason" w:date="2019-04-02T13:39:00Z">
              <w:r w:rsidRPr="0056388D">
                <w:rPr>
                  <w:rFonts w:ascii="Calibri" w:eastAsia="Times New Roman" w:hAnsi="Calibri" w:cs="Calibri"/>
                  <w:color w:val="000000"/>
                  <w:lang w:eastAsia="en-AU"/>
                </w:rPr>
                <w:t>Chainage 7739</w:t>
              </w:r>
            </w:ins>
          </w:p>
        </w:tc>
        <w:tc>
          <w:tcPr>
            <w:tcW w:w="764" w:type="pct"/>
            <w:noWrap/>
            <w:hideMark/>
          </w:tcPr>
          <w:p w:rsidR="00110C18" w:rsidRPr="0056388D" w:rsidRDefault="00110C18" w:rsidP="00063728">
            <w:pPr>
              <w:jc w:val="right"/>
              <w:rPr>
                <w:ins w:id="33084" w:author="KIM, Jason" w:date="2019-04-02T13:39:00Z"/>
                <w:rFonts w:ascii="Calibri" w:eastAsia="Times New Roman" w:hAnsi="Calibri" w:cs="Calibri"/>
                <w:color w:val="000000"/>
                <w:lang w:eastAsia="en-AU"/>
              </w:rPr>
            </w:pPr>
            <w:ins w:id="330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86" w:author="KIM, Jason" w:date="2019-04-02T13:39:00Z"/>
        </w:trPr>
        <w:tc>
          <w:tcPr>
            <w:tcW w:w="708" w:type="pct"/>
            <w:vMerge/>
            <w:hideMark/>
          </w:tcPr>
          <w:p w:rsidR="00110C18" w:rsidRPr="0056388D" w:rsidRDefault="00110C18" w:rsidP="00063728">
            <w:pPr>
              <w:rPr>
                <w:ins w:id="330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88" w:author="KIM, Jason" w:date="2019-04-02T13:39:00Z"/>
                <w:rFonts w:ascii="Calibri" w:eastAsia="Times New Roman" w:hAnsi="Calibri" w:cs="Calibri"/>
                <w:color w:val="000000"/>
                <w:lang w:eastAsia="en-AU"/>
              </w:rPr>
            </w:pPr>
            <w:ins w:id="33089"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90" w:author="KIM, Jason" w:date="2019-04-02T13:39:00Z"/>
                <w:rFonts w:ascii="Calibri" w:eastAsia="Times New Roman" w:hAnsi="Calibri" w:cs="Calibri"/>
                <w:color w:val="000000"/>
                <w:lang w:eastAsia="en-AU"/>
              </w:rPr>
            </w:pPr>
            <w:ins w:id="330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92" w:author="KIM, Jason" w:date="2019-04-02T13:39:00Z"/>
                <w:rFonts w:ascii="Calibri" w:eastAsia="Times New Roman" w:hAnsi="Calibri" w:cs="Calibri"/>
                <w:color w:val="000000"/>
                <w:lang w:eastAsia="en-AU"/>
              </w:rPr>
            </w:pPr>
            <w:ins w:id="33093" w:author="KIM, Jason" w:date="2019-04-02T13:39:00Z">
              <w:r w:rsidRPr="0056388D">
                <w:rPr>
                  <w:rFonts w:ascii="Calibri" w:eastAsia="Times New Roman" w:hAnsi="Calibri" w:cs="Calibri"/>
                  <w:color w:val="000000"/>
                  <w:lang w:eastAsia="en-AU"/>
                </w:rPr>
                <w:t>LLN1606</w:t>
              </w:r>
            </w:ins>
          </w:p>
        </w:tc>
        <w:tc>
          <w:tcPr>
            <w:tcW w:w="933" w:type="pct"/>
            <w:noWrap/>
            <w:hideMark/>
          </w:tcPr>
          <w:p w:rsidR="00110C18" w:rsidRPr="0056388D" w:rsidRDefault="00110C18" w:rsidP="00063728">
            <w:pPr>
              <w:rPr>
                <w:ins w:id="33094" w:author="KIM, Jason" w:date="2019-04-02T13:39:00Z"/>
                <w:rFonts w:ascii="Calibri" w:eastAsia="Times New Roman" w:hAnsi="Calibri" w:cs="Calibri"/>
                <w:color w:val="000000"/>
                <w:lang w:eastAsia="en-AU"/>
              </w:rPr>
            </w:pPr>
            <w:ins w:id="330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96" w:author="KIM, Jason" w:date="2019-04-02T13:39:00Z"/>
                <w:rFonts w:ascii="Calibri" w:eastAsia="Times New Roman" w:hAnsi="Calibri" w:cs="Calibri"/>
                <w:color w:val="000000"/>
                <w:lang w:eastAsia="en-AU"/>
              </w:rPr>
            </w:pPr>
            <w:ins w:id="33097" w:author="KIM, Jason" w:date="2019-04-02T13:39:00Z">
              <w:r w:rsidRPr="0056388D">
                <w:rPr>
                  <w:rFonts w:ascii="Calibri" w:eastAsia="Times New Roman" w:hAnsi="Calibri" w:cs="Calibri"/>
                  <w:color w:val="000000"/>
                  <w:lang w:eastAsia="en-AU"/>
                </w:rPr>
                <w:t>Chainage 7749</w:t>
              </w:r>
            </w:ins>
          </w:p>
        </w:tc>
        <w:tc>
          <w:tcPr>
            <w:tcW w:w="764" w:type="pct"/>
            <w:noWrap/>
            <w:hideMark/>
          </w:tcPr>
          <w:p w:rsidR="00110C18" w:rsidRPr="0056388D" w:rsidRDefault="00110C18" w:rsidP="00063728">
            <w:pPr>
              <w:jc w:val="right"/>
              <w:rPr>
                <w:ins w:id="33098" w:author="KIM, Jason" w:date="2019-04-02T13:39:00Z"/>
                <w:rFonts w:ascii="Calibri" w:eastAsia="Times New Roman" w:hAnsi="Calibri" w:cs="Calibri"/>
                <w:color w:val="000000"/>
                <w:lang w:eastAsia="en-AU"/>
              </w:rPr>
            </w:pPr>
            <w:ins w:id="330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00" w:author="KIM, Jason" w:date="2019-04-02T13:39:00Z"/>
        </w:trPr>
        <w:tc>
          <w:tcPr>
            <w:tcW w:w="708" w:type="pct"/>
            <w:vMerge/>
            <w:hideMark/>
          </w:tcPr>
          <w:p w:rsidR="00110C18" w:rsidRPr="0056388D" w:rsidRDefault="00110C18" w:rsidP="00063728">
            <w:pPr>
              <w:rPr>
                <w:ins w:id="331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02" w:author="KIM, Jason" w:date="2019-04-02T13:39:00Z"/>
                <w:rFonts w:ascii="Calibri" w:eastAsia="Times New Roman" w:hAnsi="Calibri" w:cs="Calibri"/>
                <w:color w:val="000000"/>
                <w:lang w:eastAsia="en-AU"/>
              </w:rPr>
            </w:pPr>
            <w:ins w:id="33103"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104" w:author="KIM, Jason" w:date="2019-04-02T13:39:00Z"/>
                <w:rFonts w:ascii="Calibri" w:eastAsia="Times New Roman" w:hAnsi="Calibri" w:cs="Calibri"/>
                <w:color w:val="000000"/>
                <w:lang w:eastAsia="en-AU"/>
              </w:rPr>
            </w:pPr>
            <w:ins w:id="331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06" w:author="KIM, Jason" w:date="2019-04-02T13:39:00Z"/>
                <w:rFonts w:ascii="Calibri" w:eastAsia="Times New Roman" w:hAnsi="Calibri" w:cs="Calibri"/>
                <w:color w:val="000000"/>
                <w:lang w:eastAsia="en-AU"/>
              </w:rPr>
            </w:pPr>
            <w:ins w:id="33107" w:author="KIM, Jason" w:date="2019-04-02T13:39:00Z">
              <w:r w:rsidRPr="0056388D">
                <w:rPr>
                  <w:rFonts w:ascii="Calibri" w:eastAsia="Times New Roman" w:hAnsi="Calibri" w:cs="Calibri"/>
                  <w:color w:val="000000"/>
                  <w:lang w:eastAsia="en-AU"/>
                </w:rPr>
                <w:t>LLN1607</w:t>
              </w:r>
            </w:ins>
          </w:p>
        </w:tc>
        <w:tc>
          <w:tcPr>
            <w:tcW w:w="933" w:type="pct"/>
            <w:noWrap/>
            <w:hideMark/>
          </w:tcPr>
          <w:p w:rsidR="00110C18" w:rsidRPr="0056388D" w:rsidRDefault="00110C18" w:rsidP="00063728">
            <w:pPr>
              <w:rPr>
                <w:ins w:id="33108" w:author="KIM, Jason" w:date="2019-04-02T13:39:00Z"/>
                <w:rFonts w:ascii="Calibri" w:eastAsia="Times New Roman" w:hAnsi="Calibri" w:cs="Calibri"/>
                <w:color w:val="000000"/>
                <w:lang w:eastAsia="en-AU"/>
              </w:rPr>
            </w:pPr>
            <w:ins w:id="331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110" w:author="KIM, Jason" w:date="2019-04-02T13:39:00Z"/>
                <w:rFonts w:ascii="Calibri" w:eastAsia="Times New Roman" w:hAnsi="Calibri" w:cs="Calibri"/>
                <w:color w:val="000000"/>
                <w:lang w:eastAsia="en-AU"/>
              </w:rPr>
            </w:pPr>
            <w:ins w:id="33111" w:author="KIM, Jason" w:date="2019-04-02T13:39:00Z">
              <w:r w:rsidRPr="0056388D">
                <w:rPr>
                  <w:rFonts w:ascii="Calibri" w:eastAsia="Times New Roman" w:hAnsi="Calibri" w:cs="Calibri"/>
                  <w:color w:val="000000"/>
                  <w:lang w:eastAsia="en-AU"/>
                </w:rPr>
                <w:t>Chainage 7759</w:t>
              </w:r>
            </w:ins>
          </w:p>
        </w:tc>
        <w:tc>
          <w:tcPr>
            <w:tcW w:w="764" w:type="pct"/>
            <w:noWrap/>
            <w:hideMark/>
          </w:tcPr>
          <w:p w:rsidR="00110C18" w:rsidRPr="0056388D" w:rsidRDefault="00110C18" w:rsidP="00063728">
            <w:pPr>
              <w:jc w:val="right"/>
              <w:rPr>
                <w:ins w:id="33112" w:author="KIM, Jason" w:date="2019-04-02T13:39:00Z"/>
                <w:rFonts w:ascii="Calibri" w:eastAsia="Times New Roman" w:hAnsi="Calibri" w:cs="Calibri"/>
                <w:color w:val="000000"/>
                <w:lang w:eastAsia="en-AU"/>
              </w:rPr>
            </w:pPr>
            <w:ins w:id="331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14" w:author="KIM, Jason" w:date="2019-04-02T13:39:00Z"/>
        </w:trPr>
        <w:tc>
          <w:tcPr>
            <w:tcW w:w="708" w:type="pct"/>
            <w:vMerge w:val="restart"/>
            <w:noWrap/>
            <w:hideMark/>
          </w:tcPr>
          <w:p w:rsidR="00110C18" w:rsidRPr="0056388D" w:rsidRDefault="00110C18" w:rsidP="00063728">
            <w:pPr>
              <w:rPr>
                <w:ins w:id="33115" w:author="KIM, Jason" w:date="2019-04-02T13:39:00Z"/>
                <w:rFonts w:ascii="Calibri" w:eastAsia="Times New Roman" w:hAnsi="Calibri" w:cs="Calibri"/>
                <w:color w:val="000000"/>
                <w:lang w:eastAsia="en-AU"/>
              </w:rPr>
            </w:pPr>
            <w:ins w:id="33116" w:author="KIM, Jason" w:date="2019-04-02T13:39:00Z">
              <w:r w:rsidRPr="0056388D">
                <w:rPr>
                  <w:rFonts w:ascii="Calibri" w:eastAsia="Times New Roman" w:hAnsi="Calibri" w:cs="Calibri"/>
                  <w:color w:val="000000"/>
                  <w:lang w:eastAsia="en-AU"/>
                </w:rPr>
                <w:t>LLE58K71</w:t>
              </w:r>
            </w:ins>
          </w:p>
        </w:tc>
        <w:tc>
          <w:tcPr>
            <w:tcW w:w="605" w:type="pct"/>
            <w:noWrap/>
            <w:hideMark/>
          </w:tcPr>
          <w:p w:rsidR="00110C18" w:rsidRPr="0056388D" w:rsidRDefault="00110C18" w:rsidP="00063728">
            <w:pPr>
              <w:rPr>
                <w:ins w:id="33117" w:author="KIM, Jason" w:date="2019-04-02T13:39:00Z"/>
                <w:rFonts w:ascii="Calibri" w:eastAsia="Times New Roman" w:hAnsi="Calibri" w:cs="Calibri"/>
                <w:color w:val="000000"/>
                <w:lang w:eastAsia="en-AU"/>
              </w:rPr>
            </w:pPr>
            <w:ins w:id="33118"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19" w:author="KIM, Jason" w:date="2019-04-02T13:39:00Z"/>
                <w:rFonts w:ascii="Calibri" w:eastAsia="Times New Roman" w:hAnsi="Calibri" w:cs="Calibri"/>
                <w:color w:val="000000"/>
                <w:lang w:eastAsia="en-AU"/>
              </w:rPr>
            </w:pPr>
            <w:ins w:id="331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21" w:author="KIM, Jason" w:date="2019-04-02T13:39:00Z"/>
                <w:rFonts w:ascii="Calibri" w:eastAsia="Times New Roman" w:hAnsi="Calibri" w:cs="Calibri"/>
                <w:color w:val="000000"/>
                <w:lang w:eastAsia="en-AU"/>
              </w:rPr>
            </w:pPr>
            <w:ins w:id="33122" w:author="KIM, Jason" w:date="2019-04-02T13:39:00Z">
              <w:r w:rsidRPr="0056388D">
                <w:rPr>
                  <w:rFonts w:ascii="Calibri" w:eastAsia="Times New Roman" w:hAnsi="Calibri" w:cs="Calibri"/>
                  <w:color w:val="000000"/>
                  <w:lang w:eastAsia="en-AU"/>
                </w:rPr>
                <w:t>LLS2629</w:t>
              </w:r>
            </w:ins>
          </w:p>
        </w:tc>
        <w:tc>
          <w:tcPr>
            <w:tcW w:w="933" w:type="pct"/>
            <w:noWrap/>
            <w:hideMark/>
          </w:tcPr>
          <w:p w:rsidR="00110C18" w:rsidRPr="0056388D" w:rsidRDefault="00110C18" w:rsidP="00063728">
            <w:pPr>
              <w:rPr>
                <w:ins w:id="33123" w:author="KIM, Jason" w:date="2019-04-02T13:39:00Z"/>
                <w:rFonts w:ascii="Calibri" w:eastAsia="Times New Roman" w:hAnsi="Calibri" w:cs="Calibri"/>
                <w:color w:val="000000"/>
                <w:lang w:eastAsia="en-AU"/>
              </w:rPr>
            </w:pPr>
            <w:ins w:id="331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25" w:author="KIM, Jason" w:date="2019-04-02T13:39:00Z"/>
                <w:rFonts w:ascii="Calibri" w:eastAsia="Times New Roman" w:hAnsi="Calibri" w:cs="Calibri"/>
                <w:color w:val="000000"/>
                <w:lang w:eastAsia="en-AU"/>
              </w:rPr>
            </w:pPr>
            <w:ins w:id="33126" w:author="KIM, Jason" w:date="2019-04-02T13:39:00Z">
              <w:r w:rsidRPr="0056388D">
                <w:rPr>
                  <w:rFonts w:ascii="Calibri" w:eastAsia="Times New Roman" w:hAnsi="Calibri" w:cs="Calibri"/>
                  <w:color w:val="000000"/>
                  <w:lang w:eastAsia="en-AU"/>
                </w:rPr>
                <w:t>Chainage 7760</w:t>
              </w:r>
            </w:ins>
          </w:p>
        </w:tc>
        <w:tc>
          <w:tcPr>
            <w:tcW w:w="764" w:type="pct"/>
            <w:noWrap/>
            <w:hideMark/>
          </w:tcPr>
          <w:p w:rsidR="00110C18" w:rsidRPr="0056388D" w:rsidRDefault="00110C18" w:rsidP="00063728">
            <w:pPr>
              <w:jc w:val="right"/>
              <w:rPr>
                <w:ins w:id="33127" w:author="KIM, Jason" w:date="2019-04-02T13:39:00Z"/>
                <w:rFonts w:ascii="Calibri" w:eastAsia="Times New Roman" w:hAnsi="Calibri" w:cs="Calibri"/>
                <w:color w:val="000000"/>
                <w:lang w:eastAsia="en-AU"/>
              </w:rPr>
            </w:pPr>
            <w:ins w:id="331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29" w:author="KIM, Jason" w:date="2019-04-02T13:39:00Z"/>
        </w:trPr>
        <w:tc>
          <w:tcPr>
            <w:tcW w:w="708" w:type="pct"/>
            <w:vMerge/>
            <w:hideMark/>
          </w:tcPr>
          <w:p w:rsidR="00110C18" w:rsidRPr="0056388D" w:rsidRDefault="00110C18" w:rsidP="00063728">
            <w:pPr>
              <w:rPr>
                <w:ins w:id="331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31" w:author="KIM, Jason" w:date="2019-04-02T13:39:00Z"/>
                <w:rFonts w:ascii="Calibri" w:eastAsia="Times New Roman" w:hAnsi="Calibri" w:cs="Calibri"/>
                <w:color w:val="000000"/>
                <w:lang w:eastAsia="en-AU"/>
              </w:rPr>
            </w:pPr>
            <w:ins w:id="33132"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33" w:author="KIM, Jason" w:date="2019-04-02T13:39:00Z"/>
                <w:rFonts w:ascii="Calibri" w:eastAsia="Times New Roman" w:hAnsi="Calibri" w:cs="Calibri"/>
                <w:color w:val="000000"/>
                <w:lang w:eastAsia="en-AU"/>
              </w:rPr>
            </w:pPr>
            <w:ins w:id="331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35" w:author="KIM, Jason" w:date="2019-04-02T13:39:00Z"/>
                <w:rFonts w:ascii="Calibri" w:eastAsia="Times New Roman" w:hAnsi="Calibri" w:cs="Calibri"/>
                <w:color w:val="000000"/>
                <w:lang w:eastAsia="en-AU"/>
              </w:rPr>
            </w:pPr>
            <w:ins w:id="33136" w:author="KIM, Jason" w:date="2019-04-02T13:39:00Z">
              <w:r w:rsidRPr="0056388D">
                <w:rPr>
                  <w:rFonts w:ascii="Calibri" w:eastAsia="Times New Roman" w:hAnsi="Calibri" w:cs="Calibri"/>
                  <w:color w:val="000000"/>
                  <w:lang w:eastAsia="en-AU"/>
                </w:rPr>
                <w:t>LLS2630</w:t>
              </w:r>
            </w:ins>
          </w:p>
        </w:tc>
        <w:tc>
          <w:tcPr>
            <w:tcW w:w="933" w:type="pct"/>
            <w:noWrap/>
            <w:hideMark/>
          </w:tcPr>
          <w:p w:rsidR="00110C18" w:rsidRPr="0056388D" w:rsidRDefault="00110C18" w:rsidP="00063728">
            <w:pPr>
              <w:rPr>
                <w:ins w:id="33137" w:author="KIM, Jason" w:date="2019-04-02T13:39:00Z"/>
                <w:rFonts w:ascii="Calibri" w:eastAsia="Times New Roman" w:hAnsi="Calibri" w:cs="Calibri"/>
                <w:color w:val="000000"/>
                <w:lang w:eastAsia="en-AU"/>
              </w:rPr>
            </w:pPr>
            <w:ins w:id="331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39" w:author="KIM, Jason" w:date="2019-04-02T13:39:00Z"/>
                <w:rFonts w:ascii="Calibri" w:eastAsia="Times New Roman" w:hAnsi="Calibri" w:cs="Calibri"/>
                <w:color w:val="000000"/>
                <w:lang w:eastAsia="en-AU"/>
              </w:rPr>
            </w:pPr>
            <w:ins w:id="33140" w:author="KIM, Jason" w:date="2019-04-02T13:39:00Z">
              <w:r w:rsidRPr="0056388D">
                <w:rPr>
                  <w:rFonts w:ascii="Calibri" w:eastAsia="Times New Roman" w:hAnsi="Calibri" w:cs="Calibri"/>
                  <w:color w:val="000000"/>
                  <w:lang w:eastAsia="en-AU"/>
                </w:rPr>
                <w:t>Chainage 7770</w:t>
              </w:r>
            </w:ins>
          </w:p>
        </w:tc>
        <w:tc>
          <w:tcPr>
            <w:tcW w:w="764" w:type="pct"/>
            <w:noWrap/>
            <w:hideMark/>
          </w:tcPr>
          <w:p w:rsidR="00110C18" w:rsidRPr="0056388D" w:rsidRDefault="00110C18" w:rsidP="00063728">
            <w:pPr>
              <w:jc w:val="right"/>
              <w:rPr>
                <w:ins w:id="33141" w:author="KIM, Jason" w:date="2019-04-02T13:39:00Z"/>
                <w:rFonts w:ascii="Calibri" w:eastAsia="Times New Roman" w:hAnsi="Calibri" w:cs="Calibri"/>
                <w:color w:val="000000"/>
                <w:lang w:eastAsia="en-AU"/>
              </w:rPr>
            </w:pPr>
            <w:ins w:id="331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43" w:author="KIM, Jason" w:date="2019-04-02T13:39:00Z"/>
        </w:trPr>
        <w:tc>
          <w:tcPr>
            <w:tcW w:w="708" w:type="pct"/>
            <w:vMerge/>
            <w:hideMark/>
          </w:tcPr>
          <w:p w:rsidR="00110C18" w:rsidRPr="0056388D" w:rsidRDefault="00110C18" w:rsidP="00063728">
            <w:pPr>
              <w:rPr>
                <w:ins w:id="331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45" w:author="KIM, Jason" w:date="2019-04-02T13:39:00Z"/>
                <w:rFonts w:ascii="Calibri" w:eastAsia="Times New Roman" w:hAnsi="Calibri" w:cs="Calibri"/>
                <w:color w:val="000000"/>
                <w:lang w:eastAsia="en-AU"/>
              </w:rPr>
            </w:pPr>
            <w:ins w:id="33146"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47" w:author="KIM, Jason" w:date="2019-04-02T13:39:00Z"/>
                <w:rFonts w:ascii="Calibri" w:eastAsia="Times New Roman" w:hAnsi="Calibri" w:cs="Calibri"/>
                <w:color w:val="000000"/>
                <w:lang w:eastAsia="en-AU"/>
              </w:rPr>
            </w:pPr>
            <w:ins w:id="3314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49" w:author="KIM, Jason" w:date="2019-04-02T13:39:00Z"/>
                <w:rFonts w:ascii="Calibri" w:eastAsia="Times New Roman" w:hAnsi="Calibri" w:cs="Calibri"/>
                <w:color w:val="000000"/>
                <w:lang w:eastAsia="en-AU"/>
              </w:rPr>
            </w:pPr>
            <w:ins w:id="33150" w:author="KIM, Jason" w:date="2019-04-02T13:39:00Z">
              <w:r w:rsidRPr="0056388D">
                <w:rPr>
                  <w:rFonts w:ascii="Calibri" w:eastAsia="Times New Roman" w:hAnsi="Calibri" w:cs="Calibri"/>
                  <w:color w:val="000000"/>
                  <w:lang w:eastAsia="en-AU"/>
                </w:rPr>
                <w:t>LLS2631</w:t>
              </w:r>
            </w:ins>
          </w:p>
        </w:tc>
        <w:tc>
          <w:tcPr>
            <w:tcW w:w="933" w:type="pct"/>
            <w:noWrap/>
            <w:hideMark/>
          </w:tcPr>
          <w:p w:rsidR="00110C18" w:rsidRPr="0056388D" w:rsidRDefault="00110C18" w:rsidP="00063728">
            <w:pPr>
              <w:rPr>
                <w:ins w:id="33151" w:author="KIM, Jason" w:date="2019-04-02T13:39:00Z"/>
                <w:rFonts w:ascii="Calibri" w:eastAsia="Times New Roman" w:hAnsi="Calibri" w:cs="Calibri"/>
                <w:color w:val="000000"/>
                <w:lang w:eastAsia="en-AU"/>
              </w:rPr>
            </w:pPr>
            <w:ins w:id="331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53" w:author="KIM, Jason" w:date="2019-04-02T13:39:00Z"/>
                <w:rFonts w:ascii="Calibri" w:eastAsia="Times New Roman" w:hAnsi="Calibri" w:cs="Calibri"/>
                <w:color w:val="000000"/>
                <w:lang w:eastAsia="en-AU"/>
              </w:rPr>
            </w:pPr>
            <w:ins w:id="33154" w:author="KIM, Jason" w:date="2019-04-02T13:39:00Z">
              <w:r w:rsidRPr="0056388D">
                <w:rPr>
                  <w:rFonts w:ascii="Calibri" w:eastAsia="Times New Roman" w:hAnsi="Calibri" w:cs="Calibri"/>
                  <w:color w:val="000000"/>
                  <w:lang w:eastAsia="en-AU"/>
                </w:rPr>
                <w:t>Chainage 7779</w:t>
              </w:r>
            </w:ins>
          </w:p>
        </w:tc>
        <w:tc>
          <w:tcPr>
            <w:tcW w:w="764" w:type="pct"/>
            <w:noWrap/>
            <w:hideMark/>
          </w:tcPr>
          <w:p w:rsidR="00110C18" w:rsidRPr="0056388D" w:rsidRDefault="00110C18" w:rsidP="00063728">
            <w:pPr>
              <w:jc w:val="right"/>
              <w:rPr>
                <w:ins w:id="33155" w:author="KIM, Jason" w:date="2019-04-02T13:39:00Z"/>
                <w:rFonts w:ascii="Calibri" w:eastAsia="Times New Roman" w:hAnsi="Calibri" w:cs="Calibri"/>
                <w:color w:val="000000"/>
                <w:lang w:eastAsia="en-AU"/>
              </w:rPr>
            </w:pPr>
            <w:ins w:id="331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57" w:author="KIM, Jason" w:date="2019-04-02T13:39:00Z"/>
        </w:trPr>
        <w:tc>
          <w:tcPr>
            <w:tcW w:w="708" w:type="pct"/>
            <w:vMerge/>
            <w:hideMark/>
          </w:tcPr>
          <w:p w:rsidR="00110C18" w:rsidRPr="0056388D" w:rsidRDefault="00110C18" w:rsidP="00063728">
            <w:pPr>
              <w:rPr>
                <w:ins w:id="331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59" w:author="KIM, Jason" w:date="2019-04-02T13:39:00Z"/>
                <w:rFonts w:ascii="Calibri" w:eastAsia="Times New Roman" w:hAnsi="Calibri" w:cs="Calibri"/>
                <w:color w:val="000000"/>
                <w:lang w:eastAsia="en-AU"/>
              </w:rPr>
            </w:pPr>
            <w:ins w:id="33160"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61" w:author="KIM, Jason" w:date="2019-04-02T13:39:00Z"/>
                <w:rFonts w:ascii="Calibri" w:eastAsia="Times New Roman" w:hAnsi="Calibri" w:cs="Calibri"/>
                <w:color w:val="000000"/>
                <w:lang w:eastAsia="en-AU"/>
              </w:rPr>
            </w:pPr>
            <w:ins w:id="331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63" w:author="KIM, Jason" w:date="2019-04-02T13:39:00Z"/>
                <w:rFonts w:ascii="Calibri" w:eastAsia="Times New Roman" w:hAnsi="Calibri" w:cs="Calibri"/>
                <w:color w:val="000000"/>
                <w:lang w:eastAsia="en-AU"/>
              </w:rPr>
            </w:pPr>
            <w:ins w:id="33164" w:author="KIM, Jason" w:date="2019-04-02T13:39:00Z">
              <w:r w:rsidRPr="0056388D">
                <w:rPr>
                  <w:rFonts w:ascii="Calibri" w:eastAsia="Times New Roman" w:hAnsi="Calibri" w:cs="Calibri"/>
                  <w:color w:val="000000"/>
                  <w:lang w:eastAsia="en-AU"/>
                </w:rPr>
                <w:t>LLS2632</w:t>
              </w:r>
            </w:ins>
          </w:p>
        </w:tc>
        <w:tc>
          <w:tcPr>
            <w:tcW w:w="933" w:type="pct"/>
            <w:noWrap/>
            <w:hideMark/>
          </w:tcPr>
          <w:p w:rsidR="00110C18" w:rsidRPr="0056388D" w:rsidRDefault="00110C18" w:rsidP="00063728">
            <w:pPr>
              <w:rPr>
                <w:ins w:id="33165" w:author="KIM, Jason" w:date="2019-04-02T13:39:00Z"/>
                <w:rFonts w:ascii="Calibri" w:eastAsia="Times New Roman" w:hAnsi="Calibri" w:cs="Calibri"/>
                <w:color w:val="000000"/>
                <w:lang w:eastAsia="en-AU"/>
              </w:rPr>
            </w:pPr>
            <w:ins w:id="331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67" w:author="KIM, Jason" w:date="2019-04-02T13:39:00Z"/>
                <w:rFonts w:ascii="Calibri" w:eastAsia="Times New Roman" w:hAnsi="Calibri" w:cs="Calibri"/>
                <w:color w:val="000000"/>
                <w:lang w:eastAsia="en-AU"/>
              </w:rPr>
            </w:pPr>
            <w:ins w:id="33168" w:author="KIM, Jason" w:date="2019-04-02T13:39:00Z">
              <w:r w:rsidRPr="0056388D">
                <w:rPr>
                  <w:rFonts w:ascii="Calibri" w:eastAsia="Times New Roman" w:hAnsi="Calibri" w:cs="Calibri"/>
                  <w:color w:val="000000"/>
                  <w:lang w:eastAsia="en-AU"/>
                </w:rPr>
                <w:t>Chainage 7789</w:t>
              </w:r>
            </w:ins>
          </w:p>
        </w:tc>
        <w:tc>
          <w:tcPr>
            <w:tcW w:w="764" w:type="pct"/>
            <w:noWrap/>
            <w:hideMark/>
          </w:tcPr>
          <w:p w:rsidR="00110C18" w:rsidRPr="0056388D" w:rsidRDefault="00110C18" w:rsidP="00063728">
            <w:pPr>
              <w:jc w:val="right"/>
              <w:rPr>
                <w:ins w:id="33169" w:author="KIM, Jason" w:date="2019-04-02T13:39:00Z"/>
                <w:rFonts w:ascii="Calibri" w:eastAsia="Times New Roman" w:hAnsi="Calibri" w:cs="Calibri"/>
                <w:color w:val="000000"/>
                <w:lang w:eastAsia="en-AU"/>
              </w:rPr>
            </w:pPr>
            <w:ins w:id="331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71" w:author="KIM, Jason" w:date="2019-04-02T13:39:00Z"/>
        </w:trPr>
        <w:tc>
          <w:tcPr>
            <w:tcW w:w="708" w:type="pct"/>
            <w:vMerge/>
            <w:hideMark/>
          </w:tcPr>
          <w:p w:rsidR="00110C18" w:rsidRPr="0056388D" w:rsidRDefault="00110C18" w:rsidP="00063728">
            <w:pPr>
              <w:rPr>
                <w:ins w:id="331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73" w:author="KIM, Jason" w:date="2019-04-02T13:39:00Z"/>
                <w:rFonts w:ascii="Calibri" w:eastAsia="Times New Roman" w:hAnsi="Calibri" w:cs="Calibri"/>
                <w:color w:val="000000"/>
                <w:lang w:eastAsia="en-AU"/>
              </w:rPr>
            </w:pPr>
            <w:ins w:id="33174"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75" w:author="KIM, Jason" w:date="2019-04-02T13:39:00Z"/>
                <w:rFonts w:ascii="Calibri" w:eastAsia="Times New Roman" w:hAnsi="Calibri" w:cs="Calibri"/>
                <w:color w:val="000000"/>
                <w:lang w:eastAsia="en-AU"/>
              </w:rPr>
            </w:pPr>
            <w:ins w:id="3317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77" w:author="KIM, Jason" w:date="2019-04-02T13:39:00Z"/>
                <w:rFonts w:ascii="Calibri" w:eastAsia="Times New Roman" w:hAnsi="Calibri" w:cs="Calibri"/>
                <w:color w:val="000000"/>
                <w:lang w:eastAsia="en-AU"/>
              </w:rPr>
            </w:pPr>
            <w:ins w:id="33178" w:author="KIM, Jason" w:date="2019-04-02T13:39:00Z">
              <w:r w:rsidRPr="0056388D">
                <w:rPr>
                  <w:rFonts w:ascii="Calibri" w:eastAsia="Times New Roman" w:hAnsi="Calibri" w:cs="Calibri"/>
                  <w:color w:val="000000"/>
                  <w:lang w:eastAsia="en-AU"/>
                </w:rPr>
                <w:t>LLS2633</w:t>
              </w:r>
            </w:ins>
          </w:p>
        </w:tc>
        <w:tc>
          <w:tcPr>
            <w:tcW w:w="933" w:type="pct"/>
            <w:noWrap/>
            <w:hideMark/>
          </w:tcPr>
          <w:p w:rsidR="00110C18" w:rsidRPr="0056388D" w:rsidRDefault="00110C18" w:rsidP="00063728">
            <w:pPr>
              <w:rPr>
                <w:ins w:id="33179" w:author="KIM, Jason" w:date="2019-04-02T13:39:00Z"/>
                <w:rFonts w:ascii="Calibri" w:eastAsia="Times New Roman" w:hAnsi="Calibri" w:cs="Calibri"/>
                <w:color w:val="000000"/>
                <w:lang w:eastAsia="en-AU"/>
              </w:rPr>
            </w:pPr>
            <w:ins w:id="331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81" w:author="KIM, Jason" w:date="2019-04-02T13:39:00Z"/>
                <w:rFonts w:ascii="Calibri" w:eastAsia="Times New Roman" w:hAnsi="Calibri" w:cs="Calibri"/>
                <w:color w:val="000000"/>
                <w:lang w:eastAsia="en-AU"/>
              </w:rPr>
            </w:pPr>
            <w:ins w:id="33182" w:author="KIM, Jason" w:date="2019-04-02T13:39:00Z">
              <w:r w:rsidRPr="0056388D">
                <w:rPr>
                  <w:rFonts w:ascii="Calibri" w:eastAsia="Times New Roman" w:hAnsi="Calibri" w:cs="Calibri"/>
                  <w:color w:val="000000"/>
                  <w:lang w:eastAsia="en-AU"/>
                </w:rPr>
                <w:t>Chainage 7798</w:t>
              </w:r>
            </w:ins>
          </w:p>
        </w:tc>
        <w:tc>
          <w:tcPr>
            <w:tcW w:w="764" w:type="pct"/>
            <w:noWrap/>
            <w:hideMark/>
          </w:tcPr>
          <w:p w:rsidR="00110C18" w:rsidRPr="0056388D" w:rsidRDefault="00110C18" w:rsidP="00063728">
            <w:pPr>
              <w:jc w:val="right"/>
              <w:rPr>
                <w:ins w:id="33183" w:author="KIM, Jason" w:date="2019-04-02T13:39:00Z"/>
                <w:rFonts w:ascii="Calibri" w:eastAsia="Times New Roman" w:hAnsi="Calibri" w:cs="Calibri"/>
                <w:color w:val="000000"/>
                <w:lang w:eastAsia="en-AU"/>
              </w:rPr>
            </w:pPr>
            <w:ins w:id="331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85" w:author="KIM, Jason" w:date="2019-04-02T13:39:00Z"/>
        </w:trPr>
        <w:tc>
          <w:tcPr>
            <w:tcW w:w="708" w:type="pct"/>
            <w:vMerge/>
            <w:hideMark/>
          </w:tcPr>
          <w:p w:rsidR="00110C18" w:rsidRPr="0056388D" w:rsidRDefault="00110C18" w:rsidP="00063728">
            <w:pPr>
              <w:rPr>
                <w:ins w:id="331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87" w:author="KIM, Jason" w:date="2019-04-02T13:39:00Z"/>
                <w:rFonts w:ascii="Calibri" w:eastAsia="Times New Roman" w:hAnsi="Calibri" w:cs="Calibri"/>
                <w:color w:val="000000"/>
                <w:lang w:eastAsia="en-AU"/>
              </w:rPr>
            </w:pPr>
            <w:ins w:id="33188"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89" w:author="KIM, Jason" w:date="2019-04-02T13:39:00Z"/>
                <w:rFonts w:ascii="Calibri" w:eastAsia="Times New Roman" w:hAnsi="Calibri" w:cs="Calibri"/>
                <w:color w:val="000000"/>
                <w:lang w:eastAsia="en-AU"/>
              </w:rPr>
            </w:pPr>
            <w:ins w:id="3319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91" w:author="KIM, Jason" w:date="2019-04-02T13:39:00Z"/>
                <w:rFonts w:ascii="Calibri" w:eastAsia="Times New Roman" w:hAnsi="Calibri" w:cs="Calibri"/>
                <w:color w:val="000000"/>
                <w:lang w:eastAsia="en-AU"/>
              </w:rPr>
            </w:pPr>
            <w:ins w:id="33192" w:author="KIM, Jason" w:date="2019-04-02T13:39:00Z">
              <w:r w:rsidRPr="0056388D">
                <w:rPr>
                  <w:rFonts w:ascii="Calibri" w:eastAsia="Times New Roman" w:hAnsi="Calibri" w:cs="Calibri"/>
                  <w:color w:val="000000"/>
                  <w:lang w:eastAsia="en-AU"/>
                </w:rPr>
                <w:t>LLS2634</w:t>
              </w:r>
            </w:ins>
          </w:p>
        </w:tc>
        <w:tc>
          <w:tcPr>
            <w:tcW w:w="933" w:type="pct"/>
            <w:noWrap/>
            <w:hideMark/>
          </w:tcPr>
          <w:p w:rsidR="00110C18" w:rsidRPr="0056388D" w:rsidRDefault="00110C18" w:rsidP="00063728">
            <w:pPr>
              <w:rPr>
                <w:ins w:id="33193" w:author="KIM, Jason" w:date="2019-04-02T13:39:00Z"/>
                <w:rFonts w:ascii="Calibri" w:eastAsia="Times New Roman" w:hAnsi="Calibri" w:cs="Calibri"/>
                <w:color w:val="000000"/>
                <w:lang w:eastAsia="en-AU"/>
              </w:rPr>
            </w:pPr>
            <w:ins w:id="331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95" w:author="KIM, Jason" w:date="2019-04-02T13:39:00Z"/>
                <w:rFonts w:ascii="Calibri" w:eastAsia="Times New Roman" w:hAnsi="Calibri" w:cs="Calibri"/>
                <w:color w:val="000000"/>
                <w:lang w:eastAsia="en-AU"/>
              </w:rPr>
            </w:pPr>
            <w:ins w:id="33196" w:author="KIM, Jason" w:date="2019-04-02T13:39:00Z">
              <w:r w:rsidRPr="0056388D">
                <w:rPr>
                  <w:rFonts w:ascii="Calibri" w:eastAsia="Times New Roman" w:hAnsi="Calibri" w:cs="Calibri"/>
                  <w:color w:val="000000"/>
                  <w:lang w:eastAsia="en-AU"/>
                </w:rPr>
                <w:t>Chainage 7808</w:t>
              </w:r>
            </w:ins>
          </w:p>
        </w:tc>
        <w:tc>
          <w:tcPr>
            <w:tcW w:w="764" w:type="pct"/>
            <w:noWrap/>
            <w:hideMark/>
          </w:tcPr>
          <w:p w:rsidR="00110C18" w:rsidRPr="0056388D" w:rsidRDefault="00110C18" w:rsidP="00063728">
            <w:pPr>
              <w:jc w:val="right"/>
              <w:rPr>
                <w:ins w:id="33197" w:author="KIM, Jason" w:date="2019-04-02T13:39:00Z"/>
                <w:rFonts w:ascii="Calibri" w:eastAsia="Times New Roman" w:hAnsi="Calibri" w:cs="Calibri"/>
                <w:color w:val="000000"/>
                <w:lang w:eastAsia="en-AU"/>
              </w:rPr>
            </w:pPr>
            <w:ins w:id="331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99" w:author="KIM, Jason" w:date="2019-04-02T13:39:00Z"/>
        </w:trPr>
        <w:tc>
          <w:tcPr>
            <w:tcW w:w="708" w:type="pct"/>
            <w:vMerge/>
            <w:hideMark/>
          </w:tcPr>
          <w:p w:rsidR="00110C18" w:rsidRPr="0056388D" w:rsidRDefault="00110C18" w:rsidP="00063728">
            <w:pPr>
              <w:rPr>
                <w:ins w:id="332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01" w:author="KIM, Jason" w:date="2019-04-02T13:39:00Z"/>
                <w:rFonts w:ascii="Calibri" w:eastAsia="Times New Roman" w:hAnsi="Calibri" w:cs="Calibri"/>
                <w:color w:val="000000"/>
                <w:lang w:eastAsia="en-AU"/>
              </w:rPr>
            </w:pPr>
            <w:ins w:id="33202"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03" w:author="KIM, Jason" w:date="2019-04-02T13:39:00Z"/>
                <w:rFonts w:ascii="Calibri" w:eastAsia="Times New Roman" w:hAnsi="Calibri" w:cs="Calibri"/>
                <w:color w:val="000000"/>
                <w:lang w:eastAsia="en-AU"/>
              </w:rPr>
            </w:pPr>
            <w:ins w:id="3320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05" w:author="KIM, Jason" w:date="2019-04-02T13:39:00Z"/>
                <w:rFonts w:ascii="Calibri" w:eastAsia="Times New Roman" w:hAnsi="Calibri" w:cs="Calibri"/>
                <w:color w:val="000000"/>
                <w:lang w:eastAsia="en-AU"/>
              </w:rPr>
            </w:pPr>
            <w:ins w:id="33206" w:author="KIM, Jason" w:date="2019-04-02T13:39:00Z">
              <w:r w:rsidRPr="0056388D">
                <w:rPr>
                  <w:rFonts w:ascii="Calibri" w:eastAsia="Times New Roman" w:hAnsi="Calibri" w:cs="Calibri"/>
                  <w:color w:val="000000"/>
                  <w:lang w:eastAsia="en-AU"/>
                </w:rPr>
                <w:t>LLS2635</w:t>
              </w:r>
            </w:ins>
          </w:p>
        </w:tc>
        <w:tc>
          <w:tcPr>
            <w:tcW w:w="933" w:type="pct"/>
            <w:noWrap/>
            <w:hideMark/>
          </w:tcPr>
          <w:p w:rsidR="00110C18" w:rsidRPr="0056388D" w:rsidRDefault="00110C18" w:rsidP="00063728">
            <w:pPr>
              <w:rPr>
                <w:ins w:id="33207" w:author="KIM, Jason" w:date="2019-04-02T13:39:00Z"/>
                <w:rFonts w:ascii="Calibri" w:eastAsia="Times New Roman" w:hAnsi="Calibri" w:cs="Calibri"/>
                <w:color w:val="000000"/>
                <w:lang w:eastAsia="en-AU"/>
              </w:rPr>
            </w:pPr>
            <w:ins w:id="332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09" w:author="KIM, Jason" w:date="2019-04-02T13:39:00Z"/>
                <w:rFonts w:ascii="Calibri" w:eastAsia="Times New Roman" w:hAnsi="Calibri" w:cs="Calibri"/>
                <w:color w:val="000000"/>
                <w:lang w:eastAsia="en-AU"/>
              </w:rPr>
            </w:pPr>
            <w:ins w:id="33210" w:author="KIM, Jason" w:date="2019-04-02T13:39:00Z">
              <w:r w:rsidRPr="0056388D">
                <w:rPr>
                  <w:rFonts w:ascii="Calibri" w:eastAsia="Times New Roman" w:hAnsi="Calibri" w:cs="Calibri"/>
                  <w:color w:val="000000"/>
                  <w:lang w:eastAsia="en-AU"/>
                </w:rPr>
                <w:t>Chainage 7818</w:t>
              </w:r>
            </w:ins>
          </w:p>
        </w:tc>
        <w:tc>
          <w:tcPr>
            <w:tcW w:w="764" w:type="pct"/>
            <w:noWrap/>
            <w:hideMark/>
          </w:tcPr>
          <w:p w:rsidR="00110C18" w:rsidRPr="0056388D" w:rsidRDefault="00110C18" w:rsidP="00063728">
            <w:pPr>
              <w:jc w:val="right"/>
              <w:rPr>
                <w:ins w:id="33211" w:author="KIM, Jason" w:date="2019-04-02T13:39:00Z"/>
                <w:rFonts w:ascii="Calibri" w:eastAsia="Times New Roman" w:hAnsi="Calibri" w:cs="Calibri"/>
                <w:color w:val="000000"/>
                <w:lang w:eastAsia="en-AU"/>
              </w:rPr>
            </w:pPr>
            <w:ins w:id="332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13" w:author="KIM, Jason" w:date="2019-04-02T13:39:00Z"/>
        </w:trPr>
        <w:tc>
          <w:tcPr>
            <w:tcW w:w="708" w:type="pct"/>
            <w:vMerge/>
            <w:hideMark/>
          </w:tcPr>
          <w:p w:rsidR="00110C18" w:rsidRPr="0056388D" w:rsidRDefault="00110C18" w:rsidP="00063728">
            <w:pPr>
              <w:rPr>
                <w:ins w:id="332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15" w:author="KIM, Jason" w:date="2019-04-02T13:39:00Z"/>
                <w:rFonts w:ascii="Calibri" w:eastAsia="Times New Roman" w:hAnsi="Calibri" w:cs="Calibri"/>
                <w:color w:val="000000"/>
                <w:lang w:eastAsia="en-AU"/>
              </w:rPr>
            </w:pPr>
            <w:ins w:id="33216"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17" w:author="KIM, Jason" w:date="2019-04-02T13:39:00Z"/>
                <w:rFonts w:ascii="Calibri" w:eastAsia="Times New Roman" w:hAnsi="Calibri" w:cs="Calibri"/>
                <w:color w:val="000000"/>
                <w:lang w:eastAsia="en-AU"/>
              </w:rPr>
            </w:pPr>
            <w:ins w:id="3321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19" w:author="KIM, Jason" w:date="2019-04-02T13:39:00Z"/>
                <w:rFonts w:ascii="Calibri" w:eastAsia="Times New Roman" w:hAnsi="Calibri" w:cs="Calibri"/>
                <w:color w:val="000000"/>
                <w:lang w:eastAsia="en-AU"/>
              </w:rPr>
            </w:pPr>
            <w:ins w:id="33220" w:author="KIM, Jason" w:date="2019-04-02T13:39:00Z">
              <w:r w:rsidRPr="0056388D">
                <w:rPr>
                  <w:rFonts w:ascii="Calibri" w:eastAsia="Times New Roman" w:hAnsi="Calibri" w:cs="Calibri"/>
                  <w:color w:val="000000"/>
                  <w:lang w:eastAsia="en-AU"/>
                </w:rPr>
                <w:t>LLS2636</w:t>
              </w:r>
            </w:ins>
          </w:p>
        </w:tc>
        <w:tc>
          <w:tcPr>
            <w:tcW w:w="933" w:type="pct"/>
            <w:noWrap/>
            <w:hideMark/>
          </w:tcPr>
          <w:p w:rsidR="00110C18" w:rsidRPr="0056388D" w:rsidRDefault="00110C18" w:rsidP="00063728">
            <w:pPr>
              <w:rPr>
                <w:ins w:id="33221" w:author="KIM, Jason" w:date="2019-04-02T13:39:00Z"/>
                <w:rFonts w:ascii="Calibri" w:eastAsia="Times New Roman" w:hAnsi="Calibri" w:cs="Calibri"/>
                <w:color w:val="000000"/>
                <w:lang w:eastAsia="en-AU"/>
              </w:rPr>
            </w:pPr>
            <w:ins w:id="332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23" w:author="KIM, Jason" w:date="2019-04-02T13:39:00Z"/>
                <w:rFonts w:ascii="Calibri" w:eastAsia="Times New Roman" w:hAnsi="Calibri" w:cs="Calibri"/>
                <w:color w:val="000000"/>
                <w:lang w:eastAsia="en-AU"/>
              </w:rPr>
            </w:pPr>
            <w:ins w:id="33224" w:author="KIM, Jason" w:date="2019-04-02T13:39:00Z">
              <w:r w:rsidRPr="0056388D">
                <w:rPr>
                  <w:rFonts w:ascii="Calibri" w:eastAsia="Times New Roman" w:hAnsi="Calibri" w:cs="Calibri"/>
                  <w:color w:val="000000"/>
                  <w:lang w:eastAsia="en-AU"/>
                </w:rPr>
                <w:t>Chainage 7828</w:t>
              </w:r>
            </w:ins>
          </w:p>
        </w:tc>
        <w:tc>
          <w:tcPr>
            <w:tcW w:w="764" w:type="pct"/>
            <w:noWrap/>
            <w:hideMark/>
          </w:tcPr>
          <w:p w:rsidR="00110C18" w:rsidRPr="0056388D" w:rsidRDefault="00110C18" w:rsidP="00063728">
            <w:pPr>
              <w:jc w:val="right"/>
              <w:rPr>
                <w:ins w:id="33225" w:author="KIM, Jason" w:date="2019-04-02T13:39:00Z"/>
                <w:rFonts w:ascii="Calibri" w:eastAsia="Times New Roman" w:hAnsi="Calibri" w:cs="Calibri"/>
                <w:color w:val="000000"/>
                <w:lang w:eastAsia="en-AU"/>
              </w:rPr>
            </w:pPr>
            <w:ins w:id="332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27" w:author="KIM, Jason" w:date="2019-04-02T13:39:00Z"/>
        </w:trPr>
        <w:tc>
          <w:tcPr>
            <w:tcW w:w="708" w:type="pct"/>
            <w:vMerge/>
            <w:hideMark/>
          </w:tcPr>
          <w:p w:rsidR="00110C18" w:rsidRPr="0056388D" w:rsidRDefault="00110C18" w:rsidP="00063728">
            <w:pPr>
              <w:rPr>
                <w:ins w:id="332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29" w:author="KIM, Jason" w:date="2019-04-02T13:39:00Z"/>
                <w:rFonts w:ascii="Calibri" w:eastAsia="Times New Roman" w:hAnsi="Calibri" w:cs="Calibri"/>
                <w:color w:val="000000"/>
                <w:lang w:eastAsia="en-AU"/>
              </w:rPr>
            </w:pPr>
            <w:ins w:id="33230"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31" w:author="KIM, Jason" w:date="2019-04-02T13:39:00Z"/>
                <w:rFonts w:ascii="Calibri" w:eastAsia="Times New Roman" w:hAnsi="Calibri" w:cs="Calibri"/>
                <w:color w:val="000000"/>
                <w:lang w:eastAsia="en-AU"/>
              </w:rPr>
            </w:pPr>
            <w:ins w:id="3323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33" w:author="KIM, Jason" w:date="2019-04-02T13:39:00Z"/>
                <w:rFonts w:ascii="Calibri" w:eastAsia="Times New Roman" w:hAnsi="Calibri" w:cs="Calibri"/>
                <w:color w:val="000000"/>
                <w:lang w:eastAsia="en-AU"/>
              </w:rPr>
            </w:pPr>
            <w:ins w:id="33234" w:author="KIM, Jason" w:date="2019-04-02T13:39:00Z">
              <w:r w:rsidRPr="0056388D">
                <w:rPr>
                  <w:rFonts w:ascii="Calibri" w:eastAsia="Times New Roman" w:hAnsi="Calibri" w:cs="Calibri"/>
                  <w:color w:val="000000"/>
                  <w:lang w:eastAsia="en-AU"/>
                </w:rPr>
                <w:t>LLS2637</w:t>
              </w:r>
            </w:ins>
          </w:p>
        </w:tc>
        <w:tc>
          <w:tcPr>
            <w:tcW w:w="933" w:type="pct"/>
            <w:noWrap/>
            <w:hideMark/>
          </w:tcPr>
          <w:p w:rsidR="00110C18" w:rsidRPr="0056388D" w:rsidRDefault="00110C18" w:rsidP="00063728">
            <w:pPr>
              <w:rPr>
                <w:ins w:id="33235" w:author="KIM, Jason" w:date="2019-04-02T13:39:00Z"/>
                <w:rFonts w:ascii="Calibri" w:eastAsia="Times New Roman" w:hAnsi="Calibri" w:cs="Calibri"/>
                <w:color w:val="000000"/>
                <w:lang w:eastAsia="en-AU"/>
              </w:rPr>
            </w:pPr>
            <w:ins w:id="332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37" w:author="KIM, Jason" w:date="2019-04-02T13:39:00Z"/>
                <w:rFonts w:ascii="Calibri" w:eastAsia="Times New Roman" w:hAnsi="Calibri" w:cs="Calibri"/>
                <w:color w:val="000000"/>
                <w:lang w:eastAsia="en-AU"/>
              </w:rPr>
            </w:pPr>
            <w:ins w:id="33238" w:author="KIM, Jason" w:date="2019-04-02T13:39:00Z">
              <w:r w:rsidRPr="0056388D">
                <w:rPr>
                  <w:rFonts w:ascii="Calibri" w:eastAsia="Times New Roman" w:hAnsi="Calibri" w:cs="Calibri"/>
                  <w:color w:val="000000"/>
                  <w:lang w:eastAsia="en-AU"/>
                </w:rPr>
                <w:t>Chainage 7837</w:t>
              </w:r>
            </w:ins>
          </w:p>
        </w:tc>
        <w:tc>
          <w:tcPr>
            <w:tcW w:w="764" w:type="pct"/>
            <w:noWrap/>
            <w:hideMark/>
          </w:tcPr>
          <w:p w:rsidR="00110C18" w:rsidRPr="0056388D" w:rsidRDefault="00110C18" w:rsidP="00063728">
            <w:pPr>
              <w:jc w:val="right"/>
              <w:rPr>
                <w:ins w:id="33239" w:author="KIM, Jason" w:date="2019-04-02T13:39:00Z"/>
                <w:rFonts w:ascii="Calibri" w:eastAsia="Times New Roman" w:hAnsi="Calibri" w:cs="Calibri"/>
                <w:color w:val="000000"/>
                <w:lang w:eastAsia="en-AU"/>
              </w:rPr>
            </w:pPr>
            <w:ins w:id="332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41" w:author="KIM, Jason" w:date="2019-04-02T13:39:00Z"/>
        </w:trPr>
        <w:tc>
          <w:tcPr>
            <w:tcW w:w="708" w:type="pct"/>
            <w:vMerge/>
            <w:hideMark/>
          </w:tcPr>
          <w:p w:rsidR="00110C18" w:rsidRPr="0056388D" w:rsidRDefault="00110C18" w:rsidP="00063728">
            <w:pPr>
              <w:rPr>
                <w:ins w:id="332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43" w:author="KIM, Jason" w:date="2019-04-02T13:39:00Z"/>
                <w:rFonts w:ascii="Calibri" w:eastAsia="Times New Roman" w:hAnsi="Calibri" w:cs="Calibri"/>
                <w:color w:val="000000"/>
                <w:lang w:eastAsia="en-AU"/>
              </w:rPr>
            </w:pPr>
            <w:ins w:id="33244"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45" w:author="KIM, Jason" w:date="2019-04-02T13:39:00Z"/>
                <w:rFonts w:ascii="Calibri" w:eastAsia="Times New Roman" w:hAnsi="Calibri" w:cs="Calibri"/>
                <w:color w:val="000000"/>
                <w:lang w:eastAsia="en-AU"/>
              </w:rPr>
            </w:pPr>
            <w:ins w:id="3324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47" w:author="KIM, Jason" w:date="2019-04-02T13:39:00Z"/>
                <w:rFonts w:ascii="Calibri" w:eastAsia="Times New Roman" w:hAnsi="Calibri" w:cs="Calibri"/>
                <w:color w:val="000000"/>
                <w:lang w:eastAsia="en-AU"/>
              </w:rPr>
            </w:pPr>
            <w:ins w:id="33248" w:author="KIM, Jason" w:date="2019-04-02T13:39:00Z">
              <w:r w:rsidRPr="0056388D">
                <w:rPr>
                  <w:rFonts w:ascii="Calibri" w:eastAsia="Times New Roman" w:hAnsi="Calibri" w:cs="Calibri"/>
                  <w:color w:val="000000"/>
                  <w:lang w:eastAsia="en-AU"/>
                </w:rPr>
                <w:t>LLS2638</w:t>
              </w:r>
            </w:ins>
          </w:p>
        </w:tc>
        <w:tc>
          <w:tcPr>
            <w:tcW w:w="933" w:type="pct"/>
            <w:noWrap/>
            <w:hideMark/>
          </w:tcPr>
          <w:p w:rsidR="00110C18" w:rsidRPr="0056388D" w:rsidRDefault="00110C18" w:rsidP="00063728">
            <w:pPr>
              <w:rPr>
                <w:ins w:id="33249" w:author="KIM, Jason" w:date="2019-04-02T13:39:00Z"/>
                <w:rFonts w:ascii="Calibri" w:eastAsia="Times New Roman" w:hAnsi="Calibri" w:cs="Calibri"/>
                <w:color w:val="000000"/>
                <w:lang w:eastAsia="en-AU"/>
              </w:rPr>
            </w:pPr>
            <w:ins w:id="332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51" w:author="KIM, Jason" w:date="2019-04-02T13:39:00Z"/>
                <w:rFonts w:ascii="Calibri" w:eastAsia="Times New Roman" w:hAnsi="Calibri" w:cs="Calibri"/>
                <w:color w:val="000000"/>
                <w:lang w:eastAsia="en-AU"/>
              </w:rPr>
            </w:pPr>
            <w:ins w:id="33252" w:author="KIM, Jason" w:date="2019-04-02T13:39:00Z">
              <w:r w:rsidRPr="0056388D">
                <w:rPr>
                  <w:rFonts w:ascii="Calibri" w:eastAsia="Times New Roman" w:hAnsi="Calibri" w:cs="Calibri"/>
                  <w:color w:val="000000"/>
                  <w:lang w:eastAsia="en-AU"/>
                </w:rPr>
                <w:t>Chainage 7847</w:t>
              </w:r>
            </w:ins>
          </w:p>
        </w:tc>
        <w:tc>
          <w:tcPr>
            <w:tcW w:w="764" w:type="pct"/>
            <w:noWrap/>
            <w:hideMark/>
          </w:tcPr>
          <w:p w:rsidR="00110C18" w:rsidRPr="0056388D" w:rsidRDefault="00110C18" w:rsidP="00063728">
            <w:pPr>
              <w:jc w:val="right"/>
              <w:rPr>
                <w:ins w:id="33253" w:author="KIM, Jason" w:date="2019-04-02T13:39:00Z"/>
                <w:rFonts w:ascii="Calibri" w:eastAsia="Times New Roman" w:hAnsi="Calibri" w:cs="Calibri"/>
                <w:color w:val="000000"/>
                <w:lang w:eastAsia="en-AU"/>
              </w:rPr>
            </w:pPr>
            <w:ins w:id="332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55" w:author="KIM, Jason" w:date="2019-04-02T13:39:00Z"/>
        </w:trPr>
        <w:tc>
          <w:tcPr>
            <w:tcW w:w="708" w:type="pct"/>
            <w:vMerge/>
            <w:hideMark/>
          </w:tcPr>
          <w:p w:rsidR="00110C18" w:rsidRPr="0056388D" w:rsidRDefault="00110C18" w:rsidP="00063728">
            <w:pPr>
              <w:rPr>
                <w:ins w:id="332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57" w:author="KIM, Jason" w:date="2019-04-02T13:39:00Z"/>
                <w:rFonts w:ascii="Calibri" w:eastAsia="Times New Roman" w:hAnsi="Calibri" w:cs="Calibri"/>
                <w:color w:val="000000"/>
                <w:lang w:eastAsia="en-AU"/>
              </w:rPr>
            </w:pPr>
            <w:ins w:id="33258"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59" w:author="KIM, Jason" w:date="2019-04-02T13:39:00Z"/>
                <w:rFonts w:ascii="Calibri" w:eastAsia="Times New Roman" w:hAnsi="Calibri" w:cs="Calibri"/>
                <w:color w:val="000000"/>
                <w:lang w:eastAsia="en-AU"/>
              </w:rPr>
            </w:pPr>
            <w:ins w:id="332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61" w:author="KIM, Jason" w:date="2019-04-02T13:39:00Z"/>
                <w:rFonts w:ascii="Calibri" w:eastAsia="Times New Roman" w:hAnsi="Calibri" w:cs="Calibri"/>
                <w:color w:val="000000"/>
                <w:lang w:eastAsia="en-AU"/>
              </w:rPr>
            </w:pPr>
            <w:ins w:id="33262" w:author="KIM, Jason" w:date="2019-04-02T13:39:00Z">
              <w:r w:rsidRPr="0056388D">
                <w:rPr>
                  <w:rFonts w:ascii="Calibri" w:eastAsia="Times New Roman" w:hAnsi="Calibri" w:cs="Calibri"/>
                  <w:color w:val="000000"/>
                  <w:lang w:eastAsia="en-AU"/>
                </w:rPr>
                <w:t>LLS2639</w:t>
              </w:r>
            </w:ins>
          </w:p>
        </w:tc>
        <w:tc>
          <w:tcPr>
            <w:tcW w:w="933" w:type="pct"/>
            <w:noWrap/>
            <w:hideMark/>
          </w:tcPr>
          <w:p w:rsidR="00110C18" w:rsidRPr="0056388D" w:rsidRDefault="00110C18" w:rsidP="00063728">
            <w:pPr>
              <w:rPr>
                <w:ins w:id="33263" w:author="KIM, Jason" w:date="2019-04-02T13:39:00Z"/>
                <w:rFonts w:ascii="Calibri" w:eastAsia="Times New Roman" w:hAnsi="Calibri" w:cs="Calibri"/>
                <w:color w:val="000000"/>
                <w:lang w:eastAsia="en-AU"/>
              </w:rPr>
            </w:pPr>
            <w:ins w:id="332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65" w:author="KIM, Jason" w:date="2019-04-02T13:39:00Z"/>
                <w:rFonts w:ascii="Calibri" w:eastAsia="Times New Roman" w:hAnsi="Calibri" w:cs="Calibri"/>
                <w:color w:val="000000"/>
                <w:lang w:eastAsia="en-AU"/>
              </w:rPr>
            </w:pPr>
            <w:ins w:id="33266" w:author="KIM, Jason" w:date="2019-04-02T13:39:00Z">
              <w:r w:rsidRPr="0056388D">
                <w:rPr>
                  <w:rFonts w:ascii="Calibri" w:eastAsia="Times New Roman" w:hAnsi="Calibri" w:cs="Calibri"/>
                  <w:color w:val="000000"/>
                  <w:lang w:eastAsia="en-AU"/>
                </w:rPr>
                <w:t>Chainage 7856</w:t>
              </w:r>
            </w:ins>
          </w:p>
        </w:tc>
        <w:tc>
          <w:tcPr>
            <w:tcW w:w="764" w:type="pct"/>
            <w:noWrap/>
            <w:hideMark/>
          </w:tcPr>
          <w:p w:rsidR="00110C18" w:rsidRPr="0056388D" w:rsidRDefault="00110C18" w:rsidP="00063728">
            <w:pPr>
              <w:jc w:val="right"/>
              <w:rPr>
                <w:ins w:id="33267" w:author="KIM, Jason" w:date="2019-04-02T13:39:00Z"/>
                <w:rFonts w:ascii="Calibri" w:eastAsia="Times New Roman" w:hAnsi="Calibri" w:cs="Calibri"/>
                <w:color w:val="000000"/>
                <w:lang w:eastAsia="en-AU"/>
              </w:rPr>
            </w:pPr>
            <w:ins w:id="332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69" w:author="KIM, Jason" w:date="2019-04-02T13:39:00Z"/>
        </w:trPr>
        <w:tc>
          <w:tcPr>
            <w:tcW w:w="708" w:type="pct"/>
            <w:vMerge w:val="restart"/>
            <w:noWrap/>
            <w:hideMark/>
          </w:tcPr>
          <w:p w:rsidR="00110C18" w:rsidRPr="0056388D" w:rsidRDefault="00110C18" w:rsidP="00063728">
            <w:pPr>
              <w:rPr>
                <w:ins w:id="33270" w:author="KIM, Jason" w:date="2019-04-02T13:39:00Z"/>
                <w:rFonts w:ascii="Calibri" w:eastAsia="Times New Roman" w:hAnsi="Calibri" w:cs="Calibri"/>
                <w:color w:val="000000"/>
                <w:lang w:eastAsia="en-AU"/>
              </w:rPr>
            </w:pPr>
            <w:ins w:id="33271" w:author="KIM, Jason" w:date="2019-04-02T13:39:00Z">
              <w:r w:rsidRPr="0056388D">
                <w:rPr>
                  <w:rFonts w:ascii="Calibri" w:eastAsia="Times New Roman" w:hAnsi="Calibri" w:cs="Calibri"/>
                  <w:color w:val="000000"/>
                  <w:lang w:eastAsia="en-AU"/>
                </w:rPr>
                <w:t>LLE58K81</w:t>
              </w:r>
            </w:ins>
          </w:p>
        </w:tc>
        <w:tc>
          <w:tcPr>
            <w:tcW w:w="605" w:type="pct"/>
            <w:noWrap/>
            <w:hideMark/>
          </w:tcPr>
          <w:p w:rsidR="00110C18" w:rsidRPr="0056388D" w:rsidRDefault="00110C18" w:rsidP="00063728">
            <w:pPr>
              <w:rPr>
                <w:ins w:id="33272" w:author="KIM, Jason" w:date="2019-04-02T13:39:00Z"/>
                <w:rFonts w:ascii="Calibri" w:eastAsia="Times New Roman" w:hAnsi="Calibri" w:cs="Calibri"/>
                <w:color w:val="000000"/>
                <w:lang w:eastAsia="en-AU"/>
              </w:rPr>
            </w:pPr>
            <w:ins w:id="33273"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274" w:author="KIM, Jason" w:date="2019-04-02T13:39:00Z"/>
                <w:rFonts w:ascii="Calibri" w:eastAsia="Times New Roman" w:hAnsi="Calibri" w:cs="Calibri"/>
                <w:color w:val="000000"/>
                <w:lang w:eastAsia="en-AU"/>
              </w:rPr>
            </w:pPr>
            <w:ins w:id="332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76" w:author="KIM, Jason" w:date="2019-04-02T13:39:00Z"/>
                <w:rFonts w:ascii="Calibri" w:eastAsia="Times New Roman" w:hAnsi="Calibri" w:cs="Calibri"/>
                <w:color w:val="000000"/>
                <w:lang w:eastAsia="en-AU"/>
              </w:rPr>
            </w:pPr>
            <w:ins w:id="33277" w:author="KIM, Jason" w:date="2019-04-02T13:39:00Z">
              <w:r w:rsidRPr="0056388D">
                <w:rPr>
                  <w:rFonts w:ascii="Calibri" w:eastAsia="Times New Roman" w:hAnsi="Calibri" w:cs="Calibri"/>
                  <w:color w:val="000000"/>
                  <w:lang w:eastAsia="en-AU"/>
                </w:rPr>
                <w:t>LLS2618</w:t>
              </w:r>
            </w:ins>
          </w:p>
        </w:tc>
        <w:tc>
          <w:tcPr>
            <w:tcW w:w="933" w:type="pct"/>
            <w:noWrap/>
            <w:hideMark/>
          </w:tcPr>
          <w:p w:rsidR="00110C18" w:rsidRPr="0056388D" w:rsidRDefault="00110C18" w:rsidP="00063728">
            <w:pPr>
              <w:rPr>
                <w:ins w:id="33278" w:author="KIM, Jason" w:date="2019-04-02T13:39:00Z"/>
                <w:rFonts w:ascii="Calibri" w:eastAsia="Times New Roman" w:hAnsi="Calibri" w:cs="Calibri"/>
                <w:color w:val="000000"/>
                <w:lang w:eastAsia="en-AU"/>
              </w:rPr>
            </w:pPr>
            <w:ins w:id="332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80" w:author="KIM, Jason" w:date="2019-04-02T13:39:00Z"/>
                <w:rFonts w:ascii="Calibri" w:eastAsia="Times New Roman" w:hAnsi="Calibri" w:cs="Calibri"/>
                <w:color w:val="000000"/>
                <w:lang w:eastAsia="en-AU"/>
              </w:rPr>
            </w:pPr>
            <w:ins w:id="33281" w:author="KIM, Jason" w:date="2019-04-02T13:39:00Z">
              <w:r w:rsidRPr="0056388D">
                <w:rPr>
                  <w:rFonts w:ascii="Calibri" w:eastAsia="Times New Roman" w:hAnsi="Calibri" w:cs="Calibri"/>
                  <w:color w:val="000000"/>
                  <w:lang w:eastAsia="en-AU"/>
                </w:rPr>
                <w:t>Chainage 7640</w:t>
              </w:r>
            </w:ins>
          </w:p>
        </w:tc>
        <w:tc>
          <w:tcPr>
            <w:tcW w:w="764" w:type="pct"/>
            <w:noWrap/>
            <w:hideMark/>
          </w:tcPr>
          <w:p w:rsidR="00110C18" w:rsidRPr="0056388D" w:rsidRDefault="00110C18" w:rsidP="00063728">
            <w:pPr>
              <w:jc w:val="right"/>
              <w:rPr>
                <w:ins w:id="33282" w:author="KIM, Jason" w:date="2019-04-02T13:39:00Z"/>
                <w:rFonts w:ascii="Calibri" w:eastAsia="Times New Roman" w:hAnsi="Calibri" w:cs="Calibri"/>
                <w:color w:val="000000"/>
                <w:lang w:eastAsia="en-AU"/>
              </w:rPr>
            </w:pPr>
            <w:ins w:id="332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84" w:author="KIM, Jason" w:date="2019-04-02T13:39:00Z"/>
        </w:trPr>
        <w:tc>
          <w:tcPr>
            <w:tcW w:w="708" w:type="pct"/>
            <w:vMerge/>
            <w:hideMark/>
          </w:tcPr>
          <w:p w:rsidR="00110C18" w:rsidRPr="0056388D" w:rsidRDefault="00110C18" w:rsidP="00063728">
            <w:pPr>
              <w:rPr>
                <w:ins w:id="332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86" w:author="KIM, Jason" w:date="2019-04-02T13:39:00Z"/>
                <w:rFonts w:ascii="Calibri" w:eastAsia="Times New Roman" w:hAnsi="Calibri" w:cs="Calibri"/>
                <w:color w:val="000000"/>
                <w:lang w:eastAsia="en-AU"/>
              </w:rPr>
            </w:pPr>
            <w:ins w:id="33287"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288" w:author="KIM, Jason" w:date="2019-04-02T13:39:00Z"/>
                <w:rFonts w:ascii="Calibri" w:eastAsia="Times New Roman" w:hAnsi="Calibri" w:cs="Calibri"/>
                <w:color w:val="000000"/>
                <w:lang w:eastAsia="en-AU"/>
              </w:rPr>
            </w:pPr>
            <w:ins w:id="3328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90" w:author="KIM, Jason" w:date="2019-04-02T13:39:00Z"/>
                <w:rFonts w:ascii="Calibri" w:eastAsia="Times New Roman" w:hAnsi="Calibri" w:cs="Calibri"/>
                <w:color w:val="000000"/>
                <w:lang w:eastAsia="en-AU"/>
              </w:rPr>
            </w:pPr>
            <w:ins w:id="33291" w:author="KIM, Jason" w:date="2019-04-02T13:39:00Z">
              <w:r w:rsidRPr="0056388D">
                <w:rPr>
                  <w:rFonts w:ascii="Calibri" w:eastAsia="Times New Roman" w:hAnsi="Calibri" w:cs="Calibri"/>
                  <w:color w:val="000000"/>
                  <w:lang w:eastAsia="en-AU"/>
                </w:rPr>
                <w:t>LLS2619</w:t>
              </w:r>
            </w:ins>
          </w:p>
        </w:tc>
        <w:tc>
          <w:tcPr>
            <w:tcW w:w="933" w:type="pct"/>
            <w:noWrap/>
            <w:hideMark/>
          </w:tcPr>
          <w:p w:rsidR="00110C18" w:rsidRPr="0056388D" w:rsidRDefault="00110C18" w:rsidP="00063728">
            <w:pPr>
              <w:rPr>
                <w:ins w:id="33292" w:author="KIM, Jason" w:date="2019-04-02T13:39:00Z"/>
                <w:rFonts w:ascii="Calibri" w:eastAsia="Times New Roman" w:hAnsi="Calibri" w:cs="Calibri"/>
                <w:color w:val="000000"/>
                <w:lang w:eastAsia="en-AU"/>
              </w:rPr>
            </w:pPr>
            <w:ins w:id="332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94" w:author="KIM, Jason" w:date="2019-04-02T13:39:00Z"/>
                <w:rFonts w:ascii="Calibri" w:eastAsia="Times New Roman" w:hAnsi="Calibri" w:cs="Calibri"/>
                <w:color w:val="000000"/>
                <w:lang w:eastAsia="en-AU"/>
              </w:rPr>
            </w:pPr>
            <w:ins w:id="33295" w:author="KIM, Jason" w:date="2019-04-02T13:39:00Z">
              <w:r w:rsidRPr="0056388D">
                <w:rPr>
                  <w:rFonts w:ascii="Calibri" w:eastAsia="Times New Roman" w:hAnsi="Calibri" w:cs="Calibri"/>
                  <w:color w:val="000000"/>
                  <w:lang w:eastAsia="en-AU"/>
                </w:rPr>
                <w:t>Chainage 7650</w:t>
              </w:r>
            </w:ins>
          </w:p>
        </w:tc>
        <w:tc>
          <w:tcPr>
            <w:tcW w:w="764" w:type="pct"/>
            <w:noWrap/>
            <w:hideMark/>
          </w:tcPr>
          <w:p w:rsidR="00110C18" w:rsidRPr="0056388D" w:rsidRDefault="00110C18" w:rsidP="00063728">
            <w:pPr>
              <w:jc w:val="right"/>
              <w:rPr>
                <w:ins w:id="33296" w:author="KIM, Jason" w:date="2019-04-02T13:39:00Z"/>
                <w:rFonts w:ascii="Calibri" w:eastAsia="Times New Roman" w:hAnsi="Calibri" w:cs="Calibri"/>
                <w:color w:val="000000"/>
                <w:lang w:eastAsia="en-AU"/>
              </w:rPr>
            </w:pPr>
            <w:ins w:id="332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98" w:author="KIM, Jason" w:date="2019-04-02T13:39:00Z"/>
        </w:trPr>
        <w:tc>
          <w:tcPr>
            <w:tcW w:w="708" w:type="pct"/>
            <w:vMerge/>
            <w:hideMark/>
          </w:tcPr>
          <w:p w:rsidR="00110C18" w:rsidRPr="0056388D" w:rsidRDefault="00110C18" w:rsidP="00063728">
            <w:pPr>
              <w:rPr>
                <w:ins w:id="332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00" w:author="KIM, Jason" w:date="2019-04-02T13:39:00Z"/>
                <w:rFonts w:ascii="Calibri" w:eastAsia="Times New Roman" w:hAnsi="Calibri" w:cs="Calibri"/>
                <w:color w:val="000000"/>
                <w:lang w:eastAsia="en-AU"/>
              </w:rPr>
            </w:pPr>
            <w:ins w:id="33301"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02" w:author="KIM, Jason" w:date="2019-04-02T13:39:00Z"/>
                <w:rFonts w:ascii="Calibri" w:eastAsia="Times New Roman" w:hAnsi="Calibri" w:cs="Calibri"/>
                <w:color w:val="000000"/>
                <w:lang w:eastAsia="en-AU"/>
              </w:rPr>
            </w:pPr>
            <w:ins w:id="3330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04" w:author="KIM, Jason" w:date="2019-04-02T13:39:00Z"/>
                <w:rFonts w:ascii="Calibri" w:eastAsia="Times New Roman" w:hAnsi="Calibri" w:cs="Calibri"/>
                <w:color w:val="000000"/>
                <w:lang w:eastAsia="en-AU"/>
              </w:rPr>
            </w:pPr>
            <w:ins w:id="33305" w:author="KIM, Jason" w:date="2019-04-02T13:39:00Z">
              <w:r w:rsidRPr="0056388D">
                <w:rPr>
                  <w:rFonts w:ascii="Calibri" w:eastAsia="Times New Roman" w:hAnsi="Calibri" w:cs="Calibri"/>
                  <w:color w:val="000000"/>
                  <w:lang w:eastAsia="en-AU"/>
                </w:rPr>
                <w:t>LLS2620</w:t>
              </w:r>
            </w:ins>
          </w:p>
        </w:tc>
        <w:tc>
          <w:tcPr>
            <w:tcW w:w="933" w:type="pct"/>
            <w:noWrap/>
            <w:hideMark/>
          </w:tcPr>
          <w:p w:rsidR="00110C18" w:rsidRPr="0056388D" w:rsidRDefault="00110C18" w:rsidP="00063728">
            <w:pPr>
              <w:rPr>
                <w:ins w:id="33306" w:author="KIM, Jason" w:date="2019-04-02T13:39:00Z"/>
                <w:rFonts w:ascii="Calibri" w:eastAsia="Times New Roman" w:hAnsi="Calibri" w:cs="Calibri"/>
                <w:color w:val="000000"/>
                <w:lang w:eastAsia="en-AU"/>
              </w:rPr>
            </w:pPr>
            <w:ins w:id="333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08" w:author="KIM, Jason" w:date="2019-04-02T13:39:00Z"/>
                <w:rFonts w:ascii="Calibri" w:eastAsia="Times New Roman" w:hAnsi="Calibri" w:cs="Calibri"/>
                <w:color w:val="000000"/>
                <w:lang w:eastAsia="en-AU"/>
              </w:rPr>
            </w:pPr>
            <w:ins w:id="33309" w:author="KIM, Jason" w:date="2019-04-02T13:39:00Z">
              <w:r w:rsidRPr="0056388D">
                <w:rPr>
                  <w:rFonts w:ascii="Calibri" w:eastAsia="Times New Roman" w:hAnsi="Calibri" w:cs="Calibri"/>
                  <w:color w:val="000000"/>
                  <w:lang w:eastAsia="en-AU"/>
                </w:rPr>
                <w:t>Chainage 7659</w:t>
              </w:r>
            </w:ins>
          </w:p>
        </w:tc>
        <w:tc>
          <w:tcPr>
            <w:tcW w:w="764" w:type="pct"/>
            <w:noWrap/>
            <w:hideMark/>
          </w:tcPr>
          <w:p w:rsidR="00110C18" w:rsidRPr="0056388D" w:rsidRDefault="00110C18" w:rsidP="00063728">
            <w:pPr>
              <w:jc w:val="right"/>
              <w:rPr>
                <w:ins w:id="33310" w:author="KIM, Jason" w:date="2019-04-02T13:39:00Z"/>
                <w:rFonts w:ascii="Calibri" w:eastAsia="Times New Roman" w:hAnsi="Calibri" w:cs="Calibri"/>
                <w:color w:val="000000"/>
                <w:lang w:eastAsia="en-AU"/>
              </w:rPr>
            </w:pPr>
            <w:ins w:id="333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12" w:author="KIM, Jason" w:date="2019-04-02T13:39:00Z"/>
        </w:trPr>
        <w:tc>
          <w:tcPr>
            <w:tcW w:w="708" w:type="pct"/>
            <w:vMerge/>
            <w:hideMark/>
          </w:tcPr>
          <w:p w:rsidR="00110C18" w:rsidRPr="0056388D" w:rsidRDefault="00110C18" w:rsidP="00063728">
            <w:pPr>
              <w:rPr>
                <w:ins w:id="333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14" w:author="KIM, Jason" w:date="2019-04-02T13:39:00Z"/>
                <w:rFonts w:ascii="Calibri" w:eastAsia="Times New Roman" w:hAnsi="Calibri" w:cs="Calibri"/>
                <w:color w:val="000000"/>
                <w:lang w:eastAsia="en-AU"/>
              </w:rPr>
            </w:pPr>
            <w:ins w:id="33315"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16" w:author="KIM, Jason" w:date="2019-04-02T13:39:00Z"/>
                <w:rFonts w:ascii="Calibri" w:eastAsia="Times New Roman" w:hAnsi="Calibri" w:cs="Calibri"/>
                <w:color w:val="000000"/>
                <w:lang w:eastAsia="en-AU"/>
              </w:rPr>
            </w:pPr>
            <w:ins w:id="333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18" w:author="KIM, Jason" w:date="2019-04-02T13:39:00Z"/>
                <w:rFonts w:ascii="Calibri" w:eastAsia="Times New Roman" w:hAnsi="Calibri" w:cs="Calibri"/>
                <w:color w:val="000000"/>
                <w:lang w:eastAsia="en-AU"/>
              </w:rPr>
            </w:pPr>
            <w:ins w:id="33319" w:author="KIM, Jason" w:date="2019-04-02T13:39:00Z">
              <w:r w:rsidRPr="0056388D">
                <w:rPr>
                  <w:rFonts w:ascii="Calibri" w:eastAsia="Times New Roman" w:hAnsi="Calibri" w:cs="Calibri"/>
                  <w:color w:val="000000"/>
                  <w:lang w:eastAsia="en-AU"/>
                </w:rPr>
                <w:t>LLS2621</w:t>
              </w:r>
            </w:ins>
          </w:p>
        </w:tc>
        <w:tc>
          <w:tcPr>
            <w:tcW w:w="933" w:type="pct"/>
            <w:noWrap/>
            <w:hideMark/>
          </w:tcPr>
          <w:p w:rsidR="00110C18" w:rsidRPr="0056388D" w:rsidRDefault="00110C18" w:rsidP="00063728">
            <w:pPr>
              <w:rPr>
                <w:ins w:id="33320" w:author="KIM, Jason" w:date="2019-04-02T13:39:00Z"/>
                <w:rFonts w:ascii="Calibri" w:eastAsia="Times New Roman" w:hAnsi="Calibri" w:cs="Calibri"/>
                <w:color w:val="000000"/>
                <w:lang w:eastAsia="en-AU"/>
              </w:rPr>
            </w:pPr>
            <w:ins w:id="333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22" w:author="KIM, Jason" w:date="2019-04-02T13:39:00Z"/>
                <w:rFonts w:ascii="Calibri" w:eastAsia="Times New Roman" w:hAnsi="Calibri" w:cs="Calibri"/>
                <w:color w:val="000000"/>
                <w:lang w:eastAsia="en-AU"/>
              </w:rPr>
            </w:pPr>
            <w:ins w:id="33323" w:author="KIM, Jason" w:date="2019-04-02T13:39:00Z">
              <w:r w:rsidRPr="0056388D">
                <w:rPr>
                  <w:rFonts w:ascii="Calibri" w:eastAsia="Times New Roman" w:hAnsi="Calibri" w:cs="Calibri"/>
                  <w:color w:val="000000"/>
                  <w:lang w:eastAsia="en-AU"/>
                </w:rPr>
                <w:t>Chainage 7669</w:t>
              </w:r>
            </w:ins>
          </w:p>
        </w:tc>
        <w:tc>
          <w:tcPr>
            <w:tcW w:w="764" w:type="pct"/>
            <w:noWrap/>
            <w:hideMark/>
          </w:tcPr>
          <w:p w:rsidR="00110C18" w:rsidRPr="0056388D" w:rsidRDefault="00110C18" w:rsidP="00063728">
            <w:pPr>
              <w:jc w:val="right"/>
              <w:rPr>
                <w:ins w:id="33324" w:author="KIM, Jason" w:date="2019-04-02T13:39:00Z"/>
                <w:rFonts w:ascii="Calibri" w:eastAsia="Times New Roman" w:hAnsi="Calibri" w:cs="Calibri"/>
                <w:color w:val="000000"/>
                <w:lang w:eastAsia="en-AU"/>
              </w:rPr>
            </w:pPr>
            <w:ins w:id="333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26" w:author="KIM, Jason" w:date="2019-04-02T13:39:00Z"/>
        </w:trPr>
        <w:tc>
          <w:tcPr>
            <w:tcW w:w="708" w:type="pct"/>
            <w:vMerge/>
            <w:hideMark/>
          </w:tcPr>
          <w:p w:rsidR="00110C18" w:rsidRPr="0056388D" w:rsidRDefault="00110C18" w:rsidP="00063728">
            <w:pPr>
              <w:rPr>
                <w:ins w:id="333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28" w:author="KIM, Jason" w:date="2019-04-02T13:39:00Z"/>
                <w:rFonts w:ascii="Calibri" w:eastAsia="Times New Roman" w:hAnsi="Calibri" w:cs="Calibri"/>
                <w:color w:val="000000"/>
                <w:lang w:eastAsia="en-AU"/>
              </w:rPr>
            </w:pPr>
            <w:ins w:id="33329"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30" w:author="KIM, Jason" w:date="2019-04-02T13:39:00Z"/>
                <w:rFonts w:ascii="Calibri" w:eastAsia="Times New Roman" w:hAnsi="Calibri" w:cs="Calibri"/>
                <w:color w:val="000000"/>
                <w:lang w:eastAsia="en-AU"/>
              </w:rPr>
            </w:pPr>
            <w:ins w:id="3333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32" w:author="KIM, Jason" w:date="2019-04-02T13:39:00Z"/>
                <w:rFonts w:ascii="Calibri" w:eastAsia="Times New Roman" w:hAnsi="Calibri" w:cs="Calibri"/>
                <w:color w:val="000000"/>
                <w:lang w:eastAsia="en-AU"/>
              </w:rPr>
            </w:pPr>
            <w:ins w:id="33333" w:author="KIM, Jason" w:date="2019-04-02T13:39:00Z">
              <w:r w:rsidRPr="0056388D">
                <w:rPr>
                  <w:rFonts w:ascii="Calibri" w:eastAsia="Times New Roman" w:hAnsi="Calibri" w:cs="Calibri"/>
                  <w:color w:val="000000"/>
                  <w:lang w:eastAsia="en-AU"/>
                </w:rPr>
                <w:t>LLS2622</w:t>
              </w:r>
            </w:ins>
          </w:p>
        </w:tc>
        <w:tc>
          <w:tcPr>
            <w:tcW w:w="933" w:type="pct"/>
            <w:noWrap/>
            <w:hideMark/>
          </w:tcPr>
          <w:p w:rsidR="00110C18" w:rsidRPr="0056388D" w:rsidRDefault="00110C18" w:rsidP="00063728">
            <w:pPr>
              <w:rPr>
                <w:ins w:id="33334" w:author="KIM, Jason" w:date="2019-04-02T13:39:00Z"/>
                <w:rFonts w:ascii="Calibri" w:eastAsia="Times New Roman" w:hAnsi="Calibri" w:cs="Calibri"/>
                <w:color w:val="000000"/>
                <w:lang w:eastAsia="en-AU"/>
              </w:rPr>
            </w:pPr>
            <w:ins w:id="333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36" w:author="KIM, Jason" w:date="2019-04-02T13:39:00Z"/>
                <w:rFonts w:ascii="Calibri" w:eastAsia="Times New Roman" w:hAnsi="Calibri" w:cs="Calibri"/>
                <w:color w:val="000000"/>
                <w:lang w:eastAsia="en-AU"/>
              </w:rPr>
            </w:pPr>
            <w:ins w:id="33337" w:author="KIM, Jason" w:date="2019-04-02T13:39:00Z">
              <w:r w:rsidRPr="0056388D">
                <w:rPr>
                  <w:rFonts w:ascii="Calibri" w:eastAsia="Times New Roman" w:hAnsi="Calibri" w:cs="Calibri"/>
                  <w:color w:val="000000"/>
                  <w:lang w:eastAsia="en-AU"/>
                </w:rPr>
                <w:t>Chainage 7678</w:t>
              </w:r>
            </w:ins>
          </w:p>
        </w:tc>
        <w:tc>
          <w:tcPr>
            <w:tcW w:w="764" w:type="pct"/>
            <w:noWrap/>
            <w:hideMark/>
          </w:tcPr>
          <w:p w:rsidR="00110C18" w:rsidRPr="0056388D" w:rsidRDefault="00110C18" w:rsidP="00063728">
            <w:pPr>
              <w:jc w:val="right"/>
              <w:rPr>
                <w:ins w:id="33338" w:author="KIM, Jason" w:date="2019-04-02T13:39:00Z"/>
                <w:rFonts w:ascii="Calibri" w:eastAsia="Times New Roman" w:hAnsi="Calibri" w:cs="Calibri"/>
                <w:color w:val="000000"/>
                <w:lang w:eastAsia="en-AU"/>
              </w:rPr>
            </w:pPr>
            <w:ins w:id="333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40" w:author="KIM, Jason" w:date="2019-04-02T13:39:00Z"/>
        </w:trPr>
        <w:tc>
          <w:tcPr>
            <w:tcW w:w="708" w:type="pct"/>
            <w:vMerge/>
            <w:hideMark/>
          </w:tcPr>
          <w:p w:rsidR="00110C18" w:rsidRPr="0056388D" w:rsidRDefault="00110C18" w:rsidP="00063728">
            <w:pPr>
              <w:rPr>
                <w:ins w:id="333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42" w:author="KIM, Jason" w:date="2019-04-02T13:39:00Z"/>
                <w:rFonts w:ascii="Calibri" w:eastAsia="Times New Roman" w:hAnsi="Calibri" w:cs="Calibri"/>
                <w:color w:val="000000"/>
                <w:lang w:eastAsia="en-AU"/>
              </w:rPr>
            </w:pPr>
            <w:ins w:id="33343"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44" w:author="KIM, Jason" w:date="2019-04-02T13:39:00Z"/>
                <w:rFonts w:ascii="Calibri" w:eastAsia="Times New Roman" w:hAnsi="Calibri" w:cs="Calibri"/>
                <w:color w:val="000000"/>
                <w:lang w:eastAsia="en-AU"/>
              </w:rPr>
            </w:pPr>
            <w:ins w:id="3334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46" w:author="KIM, Jason" w:date="2019-04-02T13:39:00Z"/>
                <w:rFonts w:ascii="Calibri" w:eastAsia="Times New Roman" w:hAnsi="Calibri" w:cs="Calibri"/>
                <w:color w:val="000000"/>
                <w:lang w:eastAsia="en-AU"/>
              </w:rPr>
            </w:pPr>
            <w:ins w:id="33347" w:author="KIM, Jason" w:date="2019-04-02T13:39:00Z">
              <w:r w:rsidRPr="0056388D">
                <w:rPr>
                  <w:rFonts w:ascii="Calibri" w:eastAsia="Times New Roman" w:hAnsi="Calibri" w:cs="Calibri"/>
                  <w:color w:val="000000"/>
                  <w:lang w:eastAsia="en-AU"/>
                </w:rPr>
                <w:t>LLS2623</w:t>
              </w:r>
            </w:ins>
          </w:p>
        </w:tc>
        <w:tc>
          <w:tcPr>
            <w:tcW w:w="933" w:type="pct"/>
            <w:noWrap/>
            <w:hideMark/>
          </w:tcPr>
          <w:p w:rsidR="00110C18" w:rsidRPr="0056388D" w:rsidRDefault="00110C18" w:rsidP="00063728">
            <w:pPr>
              <w:rPr>
                <w:ins w:id="33348" w:author="KIM, Jason" w:date="2019-04-02T13:39:00Z"/>
                <w:rFonts w:ascii="Calibri" w:eastAsia="Times New Roman" w:hAnsi="Calibri" w:cs="Calibri"/>
                <w:color w:val="000000"/>
                <w:lang w:eastAsia="en-AU"/>
              </w:rPr>
            </w:pPr>
            <w:ins w:id="333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50" w:author="KIM, Jason" w:date="2019-04-02T13:39:00Z"/>
                <w:rFonts w:ascii="Calibri" w:eastAsia="Times New Roman" w:hAnsi="Calibri" w:cs="Calibri"/>
                <w:color w:val="000000"/>
                <w:lang w:eastAsia="en-AU"/>
              </w:rPr>
            </w:pPr>
            <w:ins w:id="33351" w:author="KIM, Jason" w:date="2019-04-02T13:39:00Z">
              <w:r w:rsidRPr="0056388D">
                <w:rPr>
                  <w:rFonts w:ascii="Calibri" w:eastAsia="Times New Roman" w:hAnsi="Calibri" w:cs="Calibri"/>
                  <w:color w:val="000000"/>
                  <w:lang w:eastAsia="en-AU"/>
                </w:rPr>
                <w:t>Chainage 7688</w:t>
              </w:r>
            </w:ins>
          </w:p>
        </w:tc>
        <w:tc>
          <w:tcPr>
            <w:tcW w:w="764" w:type="pct"/>
            <w:noWrap/>
            <w:hideMark/>
          </w:tcPr>
          <w:p w:rsidR="00110C18" w:rsidRPr="0056388D" w:rsidRDefault="00110C18" w:rsidP="00063728">
            <w:pPr>
              <w:jc w:val="right"/>
              <w:rPr>
                <w:ins w:id="33352" w:author="KIM, Jason" w:date="2019-04-02T13:39:00Z"/>
                <w:rFonts w:ascii="Calibri" w:eastAsia="Times New Roman" w:hAnsi="Calibri" w:cs="Calibri"/>
                <w:color w:val="000000"/>
                <w:lang w:eastAsia="en-AU"/>
              </w:rPr>
            </w:pPr>
            <w:ins w:id="333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54" w:author="KIM, Jason" w:date="2019-04-02T13:39:00Z"/>
        </w:trPr>
        <w:tc>
          <w:tcPr>
            <w:tcW w:w="708" w:type="pct"/>
            <w:vMerge/>
            <w:hideMark/>
          </w:tcPr>
          <w:p w:rsidR="00110C18" w:rsidRPr="0056388D" w:rsidRDefault="00110C18" w:rsidP="00063728">
            <w:pPr>
              <w:rPr>
                <w:ins w:id="333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56" w:author="KIM, Jason" w:date="2019-04-02T13:39:00Z"/>
                <w:rFonts w:ascii="Calibri" w:eastAsia="Times New Roman" w:hAnsi="Calibri" w:cs="Calibri"/>
                <w:color w:val="000000"/>
                <w:lang w:eastAsia="en-AU"/>
              </w:rPr>
            </w:pPr>
            <w:ins w:id="33357"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58" w:author="KIM, Jason" w:date="2019-04-02T13:39:00Z"/>
                <w:rFonts w:ascii="Calibri" w:eastAsia="Times New Roman" w:hAnsi="Calibri" w:cs="Calibri"/>
                <w:color w:val="000000"/>
                <w:lang w:eastAsia="en-AU"/>
              </w:rPr>
            </w:pPr>
            <w:ins w:id="3335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60" w:author="KIM, Jason" w:date="2019-04-02T13:39:00Z"/>
                <w:rFonts w:ascii="Calibri" w:eastAsia="Times New Roman" w:hAnsi="Calibri" w:cs="Calibri"/>
                <w:color w:val="000000"/>
                <w:lang w:eastAsia="en-AU"/>
              </w:rPr>
            </w:pPr>
            <w:ins w:id="33361" w:author="KIM, Jason" w:date="2019-04-02T13:39:00Z">
              <w:r w:rsidRPr="0056388D">
                <w:rPr>
                  <w:rFonts w:ascii="Calibri" w:eastAsia="Times New Roman" w:hAnsi="Calibri" w:cs="Calibri"/>
                  <w:color w:val="000000"/>
                  <w:lang w:eastAsia="en-AU"/>
                </w:rPr>
                <w:t>LLS2624</w:t>
              </w:r>
            </w:ins>
          </w:p>
        </w:tc>
        <w:tc>
          <w:tcPr>
            <w:tcW w:w="933" w:type="pct"/>
            <w:noWrap/>
            <w:hideMark/>
          </w:tcPr>
          <w:p w:rsidR="00110C18" w:rsidRPr="0056388D" w:rsidRDefault="00110C18" w:rsidP="00063728">
            <w:pPr>
              <w:rPr>
                <w:ins w:id="33362" w:author="KIM, Jason" w:date="2019-04-02T13:39:00Z"/>
                <w:rFonts w:ascii="Calibri" w:eastAsia="Times New Roman" w:hAnsi="Calibri" w:cs="Calibri"/>
                <w:color w:val="000000"/>
                <w:lang w:eastAsia="en-AU"/>
              </w:rPr>
            </w:pPr>
            <w:ins w:id="333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64" w:author="KIM, Jason" w:date="2019-04-02T13:39:00Z"/>
                <w:rFonts w:ascii="Calibri" w:eastAsia="Times New Roman" w:hAnsi="Calibri" w:cs="Calibri"/>
                <w:color w:val="000000"/>
                <w:lang w:eastAsia="en-AU"/>
              </w:rPr>
            </w:pPr>
            <w:ins w:id="33365" w:author="KIM, Jason" w:date="2019-04-02T13:39:00Z">
              <w:r w:rsidRPr="0056388D">
                <w:rPr>
                  <w:rFonts w:ascii="Calibri" w:eastAsia="Times New Roman" w:hAnsi="Calibri" w:cs="Calibri"/>
                  <w:color w:val="000000"/>
                  <w:lang w:eastAsia="en-AU"/>
                </w:rPr>
                <w:t>Chainage 7698</w:t>
              </w:r>
            </w:ins>
          </w:p>
        </w:tc>
        <w:tc>
          <w:tcPr>
            <w:tcW w:w="764" w:type="pct"/>
            <w:noWrap/>
            <w:hideMark/>
          </w:tcPr>
          <w:p w:rsidR="00110C18" w:rsidRPr="0056388D" w:rsidRDefault="00110C18" w:rsidP="00063728">
            <w:pPr>
              <w:jc w:val="right"/>
              <w:rPr>
                <w:ins w:id="33366" w:author="KIM, Jason" w:date="2019-04-02T13:39:00Z"/>
                <w:rFonts w:ascii="Calibri" w:eastAsia="Times New Roman" w:hAnsi="Calibri" w:cs="Calibri"/>
                <w:color w:val="000000"/>
                <w:lang w:eastAsia="en-AU"/>
              </w:rPr>
            </w:pPr>
            <w:ins w:id="333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68" w:author="KIM, Jason" w:date="2019-04-02T13:39:00Z"/>
        </w:trPr>
        <w:tc>
          <w:tcPr>
            <w:tcW w:w="708" w:type="pct"/>
            <w:vMerge/>
            <w:hideMark/>
          </w:tcPr>
          <w:p w:rsidR="00110C18" w:rsidRPr="0056388D" w:rsidRDefault="00110C18" w:rsidP="00063728">
            <w:pPr>
              <w:rPr>
                <w:ins w:id="333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70" w:author="KIM, Jason" w:date="2019-04-02T13:39:00Z"/>
                <w:rFonts w:ascii="Calibri" w:eastAsia="Times New Roman" w:hAnsi="Calibri" w:cs="Calibri"/>
                <w:color w:val="000000"/>
                <w:lang w:eastAsia="en-AU"/>
              </w:rPr>
            </w:pPr>
            <w:ins w:id="33371"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72" w:author="KIM, Jason" w:date="2019-04-02T13:39:00Z"/>
                <w:rFonts w:ascii="Calibri" w:eastAsia="Times New Roman" w:hAnsi="Calibri" w:cs="Calibri"/>
                <w:color w:val="000000"/>
                <w:lang w:eastAsia="en-AU"/>
              </w:rPr>
            </w:pPr>
            <w:ins w:id="3337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74" w:author="KIM, Jason" w:date="2019-04-02T13:39:00Z"/>
                <w:rFonts w:ascii="Calibri" w:eastAsia="Times New Roman" w:hAnsi="Calibri" w:cs="Calibri"/>
                <w:color w:val="000000"/>
                <w:lang w:eastAsia="en-AU"/>
              </w:rPr>
            </w:pPr>
            <w:ins w:id="33375" w:author="KIM, Jason" w:date="2019-04-02T13:39:00Z">
              <w:r w:rsidRPr="0056388D">
                <w:rPr>
                  <w:rFonts w:ascii="Calibri" w:eastAsia="Times New Roman" w:hAnsi="Calibri" w:cs="Calibri"/>
                  <w:color w:val="000000"/>
                  <w:lang w:eastAsia="en-AU"/>
                </w:rPr>
                <w:t>LLS2625</w:t>
              </w:r>
            </w:ins>
          </w:p>
        </w:tc>
        <w:tc>
          <w:tcPr>
            <w:tcW w:w="933" w:type="pct"/>
            <w:noWrap/>
            <w:hideMark/>
          </w:tcPr>
          <w:p w:rsidR="00110C18" w:rsidRPr="0056388D" w:rsidRDefault="00110C18" w:rsidP="00063728">
            <w:pPr>
              <w:rPr>
                <w:ins w:id="33376" w:author="KIM, Jason" w:date="2019-04-02T13:39:00Z"/>
                <w:rFonts w:ascii="Calibri" w:eastAsia="Times New Roman" w:hAnsi="Calibri" w:cs="Calibri"/>
                <w:color w:val="000000"/>
                <w:lang w:eastAsia="en-AU"/>
              </w:rPr>
            </w:pPr>
            <w:ins w:id="333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78" w:author="KIM, Jason" w:date="2019-04-02T13:39:00Z"/>
                <w:rFonts w:ascii="Calibri" w:eastAsia="Times New Roman" w:hAnsi="Calibri" w:cs="Calibri"/>
                <w:color w:val="000000"/>
                <w:lang w:eastAsia="en-AU"/>
              </w:rPr>
            </w:pPr>
            <w:ins w:id="33379" w:author="KIM, Jason" w:date="2019-04-02T13:39:00Z">
              <w:r w:rsidRPr="0056388D">
                <w:rPr>
                  <w:rFonts w:ascii="Calibri" w:eastAsia="Times New Roman" w:hAnsi="Calibri" w:cs="Calibri"/>
                  <w:color w:val="000000"/>
                  <w:lang w:eastAsia="en-AU"/>
                </w:rPr>
                <w:t>Chainage 7708</w:t>
              </w:r>
            </w:ins>
          </w:p>
        </w:tc>
        <w:tc>
          <w:tcPr>
            <w:tcW w:w="764" w:type="pct"/>
            <w:noWrap/>
            <w:hideMark/>
          </w:tcPr>
          <w:p w:rsidR="00110C18" w:rsidRPr="0056388D" w:rsidRDefault="00110C18" w:rsidP="00063728">
            <w:pPr>
              <w:jc w:val="right"/>
              <w:rPr>
                <w:ins w:id="33380" w:author="KIM, Jason" w:date="2019-04-02T13:39:00Z"/>
                <w:rFonts w:ascii="Calibri" w:eastAsia="Times New Roman" w:hAnsi="Calibri" w:cs="Calibri"/>
                <w:color w:val="000000"/>
                <w:lang w:eastAsia="en-AU"/>
              </w:rPr>
            </w:pPr>
            <w:ins w:id="333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82" w:author="KIM, Jason" w:date="2019-04-02T13:39:00Z"/>
        </w:trPr>
        <w:tc>
          <w:tcPr>
            <w:tcW w:w="708" w:type="pct"/>
            <w:vMerge/>
            <w:hideMark/>
          </w:tcPr>
          <w:p w:rsidR="00110C18" w:rsidRPr="0056388D" w:rsidRDefault="00110C18" w:rsidP="00063728">
            <w:pPr>
              <w:rPr>
                <w:ins w:id="333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84" w:author="KIM, Jason" w:date="2019-04-02T13:39:00Z"/>
                <w:rFonts w:ascii="Calibri" w:eastAsia="Times New Roman" w:hAnsi="Calibri" w:cs="Calibri"/>
                <w:color w:val="000000"/>
                <w:lang w:eastAsia="en-AU"/>
              </w:rPr>
            </w:pPr>
            <w:ins w:id="33385"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86" w:author="KIM, Jason" w:date="2019-04-02T13:39:00Z"/>
                <w:rFonts w:ascii="Calibri" w:eastAsia="Times New Roman" w:hAnsi="Calibri" w:cs="Calibri"/>
                <w:color w:val="000000"/>
                <w:lang w:eastAsia="en-AU"/>
              </w:rPr>
            </w:pPr>
            <w:ins w:id="3338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88" w:author="KIM, Jason" w:date="2019-04-02T13:39:00Z"/>
                <w:rFonts w:ascii="Calibri" w:eastAsia="Times New Roman" w:hAnsi="Calibri" w:cs="Calibri"/>
                <w:color w:val="000000"/>
                <w:lang w:eastAsia="en-AU"/>
              </w:rPr>
            </w:pPr>
            <w:ins w:id="33389" w:author="KIM, Jason" w:date="2019-04-02T13:39:00Z">
              <w:r w:rsidRPr="0056388D">
                <w:rPr>
                  <w:rFonts w:ascii="Calibri" w:eastAsia="Times New Roman" w:hAnsi="Calibri" w:cs="Calibri"/>
                  <w:color w:val="000000"/>
                  <w:lang w:eastAsia="en-AU"/>
                </w:rPr>
                <w:t>LLS2626</w:t>
              </w:r>
            </w:ins>
          </w:p>
        </w:tc>
        <w:tc>
          <w:tcPr>
            <w:tcW w:w="933" w:type="pct"/>
            <w:noWrap/>
            <w:hideMark/>
          </w:tcPr>
          <w:p w:rsidR="00110C18" w:rsidRPr="0056388D" w:rsidRDefault="00110C18" w:rsidP="00063728">
            <w:pPr>
              <w:rPr>
                <w:ins w:id="33390" w:author="KIM, Jason" w:date="2019-04-02T13:39:00Z"/>
                <w:rFonts w:ascii="Calibri" w:eastAsia="Times New Roman" w:hAnsi="Calibri" w:cs="Calibri"/>
                <w:color w:val="000000"/>
                <w:lang w:eastAsia="en-AU"/>
              </w:rPr>
            </w:pPr>
            <w:ins w:id="333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92" w:author="KIM, Jason" w:date="2019-04-02T13:39:00Z"/>
                <w:rFonts w:ascii="Calibri" w:eastAsia="Times New Roman" w:hAnsi="Calibri" w:cs="Calibri"/>
                <w:color w:val="000000"/>
                <w:lang w:eastAsia="en-AU"/>
              </w:rPr>
            </w:pPr>
            <w:ins w:id="33393" w:author="KIM, Jason" w:date="2019-04-02T13:39:00Z">
              <w:r w:rsidRPr="0056388D">
                <w:rPr>
                  <w:rFonts w:ascii="Calibri" w:eastAsia="Times New Roman" w:hAnsi="Calibri" w:cs="Calibri"/>
                  <w:color w:val="000000"/>
                  <w:lang w:eastAsia="en-AU"/>
                </w:rPr>
                <w:t>Chainage 7717</w:t>
              </w:r>
            </w:ins>
          </w:p>
        </w:tc>
        <w:tc>
          <w:tcPr>
            <w:tcW w:w="764" w:type="pct"/>
            <w:noWrap/>
            <w:hideMark/>
          </w:tcPr>
          <w:p w:rsidR="00110C18" w:rsidRPr="0056388D" w:rsidRDefault="00110C18" w:rsidP="00063728">
            <w:pPr>
              <w:jc w:val="right"/>
              <w:rPr>
                <w:ins w:id="33394" w:author="KIM, Jason" w:date="2019-04-02T13:39:00Z"/>
                <w:rFonts w:ascii="Calibri" w:eastAsia="Times New Roman" w:hAnsi="Calibri" w:cs="Calibri"/>
                <w:color w:val="000000"/>
                <w:lang w:eastAsia="en-AU"/>
              </w:rPr>
            </w:pPr>
            <w:ins w:id="333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96" w:author="KIM, Jason" w:date="2019-04-02T13:39:00Z"/>
        </w:trPr>
        <w:tc>
          <w:tcPr>
            <w:tcW w:w="708" w:type="pct"/>
            <w:vMerge/>
            <w:hideMark/>
          </w:tcPr>
          <w:p w:rsidR="00110C18" w:rsidRPr="0056388D" w:rsidRDefault="00110C18" w:rsidP="00063728">
            <w:pPr>
              <w:rPr>
                <w:ins w:id="333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98" w:author="KIM, Jason" w:date="2019-04-02T13:39:00Z"/>
                <w:rFonts w:ascii="Calibri" w:eastAsia="Times New Roman" w:hAnsi="Calibri" w:cs="Calibri"/>
                <w:color w:val="000000"/>
                <w:lang w:eastAsia="en-AU"/>
              </w:rPr>
            </w:pPr>
            <w:ins w:id="33399"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400" w:author="KIM, Jason" w:date="2019-04-02T13:39:00Z"/>
                <w:rFonts w:ascii="Calibri" w:eastAsia="Times New Roman" w:hAnsi="Calibri" w:cs="Calibri"/>
                <w:color w:val="000000"/>
                <w:lang w:eastAsia="en-AU"/>
              </w:rPr>
            </w:pPr>
            <w:ins w:id="3340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02" w:author="KIM, Jason" w:date="2019-04-02T13:39:00Z"/>
                <w:rFonts w:ascii="Calibri" w:eastAsia="Times New Roman" w:hAnsi="Calibri" w:cs="Calibri"/>
                <w:color w:val="000000"/>
                <w:lang w:eastAsia="en-AU"/>
              </w:rPr>
            </w:pPr>
            <w:ins w:id="33403" w:author="KIM, Jason" w:date="2019-04-02T13:39:00Z">
              <w:r w:rsidRPr="0056388D">
                <w:rPr>
                  <w:rFonts w:ascii="Calibri" w:eastAsia="Times New Roman" w:hAnsi="Calibri" w:cs="Calibri"/>
                  <w:color w:val="000000"/>
                  <w:lang w:eastAsia="en-AU"/>
                </w:rPr>
                <w:t>LLS2627</w:t>
              </w:r>
            </w:ins>
          </w:p>
        </w:tc>
        <w:tc>
          <w:tcPr>
            <w:tcW w:w="933" w:type="pct"/>
            <w:noWrap/>
            <w:hideMark/>
          </w:tcPr>
          <w:p w:rsidR="00110C18" w:rsidRPr="0056388D" w:rsidRDefault="00110C18" w:rsidP="00063728">
            <w:pPr>
              <w:rPr>
                <w:ins w:id="33404" w:author="KIM, Jason" w:date="2019-04-02T13:39:00Z"/>
                <w:rFonts w:ascii="Calibri" w:eastAsia="Times New Roman" w:hAnsi="Calibri" w:cs="Calibri"/>
                <w:color w:val="000000"/>
                <w:lang w:eastAsia="en-AU"/>
              </w:rPr>
            </w:pPr>
            <w:ins w:id="334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406" w:author="KIM, Jason" w:date="2019-04-02T13:39:00Z"/>
                <w:rFonts w:ascii="Calibri" w:eastAsia="Times New Roman" w:hAnsi="Calibri" w:cs="Calibri"/>
                <w:color w:val="000000"/>
                <w:lang w:eastAsia="en-AU"/>
              </w:rPr>
            </w:pPr>
            <w:ins w:id="33407" w:author="KIM, Jason" w:date="2019-04-02T13:39:00Z">
              <w:r w:rsidRPr="0056388D">
                <w:rPr>
                  <w:rFonts w:ascii="Calibri" w:eastAsia="Times New Roman" w:hAnsi="Calibri" w:cs="Calibri"/>
                  <w:color w:val="000000"/>
                  <w:lang w:eastAsia="en-AU"/>
                </w:rPr>
                <w:t>Chainage 7727</w:t>
              </w:r>
            </w:ins>
          </w:p>
        </w:tc>
        <w:tc>
          <w:tcPr>
            <w:tcW w:w="764" w:type="pct"/>
            <w:noWrap/>
            <w:hideMark/>
          </w:tcPr>
          <w:p w:rsidR="00110C18" w:rsidRPr="0056388D" w:rsidRDefault="00110C18" w:rsidP="00063728">
            <w:pPr>
              <w:jc w:val="right"/>
              <w:rPr>
                <w:ins w:id="33408" w:author="KIM, Jason" w:date="2019-04-02T13:39:00Z"/>
                <w:rFonts w:ascii="Calibri" w:eastAsia="Times New Roman" w:hAnsi="Calibri" w:cs="Calibri"/>
                <w:color w:val="000000"/>
                <w:lang w:eastAsia="en-AU"/>
              </w:rPr>
            </w:pPr>
            <w:ins w:id="334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10" w:author="KIM, Jason" w:date="2019-04-02T13:39:00Z"/>
        </w:trPr>
        <w:tc>
          <w:tcPr>
            <w:tcW w:w="708" w:type="pct"/>
            <w:vMerge/>
            <w:hideMark/>
          </w:tcPr>
          <w:p w:rsidR="00110C18" w:rsidRPr="0056388D" w:rsidRDefault="00110C18" w:rsidP="00063728">
            <w:pPr>
              <w:rPr>
                <w:ins w:id="334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12" w:author="KIM, Jason" w:date="2019-04-02T13:39:00Z"/>
                <w:rFonts w:ascii="Calibri" w:eastAsia="Times New Roman" w:hAnsi="Calibri" w:cs="Calibri"/>
                <w:color w:val="000000"/>
                <w:lang w:eastAsia="en-AU"/>
              </w:rPr>
            </w:pPr>
            <w:ins w:id="33413"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414" w:author="KIM, Jason" w:date="2019-04-02T13:39:00Z"/>
                <w:rFonts w:ascii="Calibri" w:eastAsia="Times New Roman" w:hAnsi="Calibri" w:cs="Calibri"/>
                <w:color w:val="000000"/>
                <w:lang w:eastAsia="en-AU"/>
              </w:rPr>
            </w:pPr>
            <w:ins w:id="3341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16" w:author="KIM, Jason" w:date="2019-04-02T13:39:00Z"/>
                <w:rFonts w:ascii="Calibri" w:eastAsia="Times New Roman" w:hAnsi="Calibri" w:cs="Calibri"/>
                <w:color w:val="000000"/>
                <w:lang w:eastAsia="en-AU"/>
              </w:rPr>
            </w:pPr>
            <w:ins w:id="33417" w:author="KIM, Jason" w:date="2019-04-02T13:39:00Z">
              <w:r w:rsidRPr="0056388D">
                <w:rPr>
                  <w:rFonts w:ascii="Calibri" w:eastAsia="Times New Roman" w:hAnsi="Calibri" w:cs="Calibri"/>
                  <w:color w:val="000000"/>
                  <w:lang w:eastAsia="en-AU"/>
                </w:rPr>
                <w:t>LLS2628</w:t>
              </w:r>
            </w:ins>
          </w:p>
        </w:tc>
        <w:tc>
          <w:tcPr>
            <w:tcW w:w="933" w:type="pct"/>
            <w:noWrap/>
            <w:hideMark/>
          </w:tcPr>
          <w:p w:rsidR="00110C18" w:rsidRPr="0056388D" w:rsidRDefault="00110C18" w:rsidP="00063728">
            <w:pPr>
              <w:rPr>
                <w:ins w:id="33418" w:author="KIM, Jason" w:date="2019-04-02T13:39:00Z"/>
                <w:rFonts w:ascii="Calibri" w:eastAsia="Times New Roman" w:hAnsi="Calibri" w:cs="Calibri"/>
                <w:color w:val="000000"/>
                <w:lang w:eastAsia="en-AU"/>
              </w:rPr>
            </w:pPr>
            <w:ins w:id="334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420" w:author="KIM, Jason" w:date="2019-04-02T13:39:00Z"/>
                <w:rFonts w:ascii="Calibri" w:eastAsia="Times New Roman" w:hAnsi="Calibri" w:cs="Calibri"/>
                <w:color w:val="000000"/>
                <w:lang w:eastAsia="en-AU"/>
              </w:rPr>
            </w:pPr>
            <w:ins w:id="33421" w:author="KIM, Jason" w:date="2019-04-02T13:39:00Z">
              <w:r w:rsidRPr="0056388D">
                <w:rPr>
                  <w:rFonts w:ascii="Calibri" w:eastAsia="Times New Roman" w:hAnsi="Calibri" w:cs="Calibri"/>
                  <w:color w:val="000000"/>
                  <w:lang w:eastAsia="en-AU"/>
                </w:rPr>
                <w:t>Chainage 7736</w:t>
              </w:r>
            </w:ins>
          </w:p>
        </w:tc>
        <w:tc>
          <w:tcPr>
            <w:tcW w:w="764" w:type="pct"/>
            <w:noWrap/>
            <w:hideMark/>
          </w:tcPr>
          <w:p w:rsidR="00110C18" w:rsidRPr="0056388D" w:rsidRDefault="00110C18" w:rsidP="00063728">
            <w:pPr>
              <w:jc w:val="right"/>
              <w:rPr>
                <w:ins w:id="33422" w:author="KIM, Jason" w:date="2019-04-02T13:39:00Z"/>
                <w:rFonts w:ascii="Calibri" w:eastAsia="Times New Roman" w:hAnsi="Calibri" w:cs="Calibri"/>
                <w:color w:val="000000"/>
                <w:lang w:eastAsia="en-AU"/>
              </w:rPr>
            </w:pPr>
            <w:ins w:id="334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24" w:author="KIM, Jason" w:date="2019-04-02T13:39:00Z"/>
        </w:trPr>
        <w:tc>
          <w:tcPr>
            <w:tcW w:w="708" w:type="pct"/>
            <w:vMerge w:val="restart"/>
            <w:noWrap/>
            <w:hideMark/>
          </w:tcPr>
          <w:p w:rsidR="00110C18" w:rsidRPr="0056388D" w:rsidRDefault="00110C18" w:rsidP="00063728">
            <w:pPr>
              <w:rPr>
                <w:ins w:id="33425" w:author="KIM, Jason" w:date="2019-04-02T13:39:00Z"/>
                <w:rFonts w:ascii="Calibri" w:eastAsia="Times New Roman" w:hAnsi="Calibri" w:cs="Calibri"/>
                <w:color w:val="000000"/>
                <w:lang w:eastAsia="en-AU"/>
              </w:rPr>
            </w:pPr>
            <w:ins w:id="33426" w:author="KIM, Jason" w:date="2019-04-02T13:39:00Z">
              <w:r w:rsidRPr="0056388D">
                <w:rPr>
                  <w:rFonts w:ascii="Calibri" w:eastAsia="Times New Roman" w:hAnsi="Calibri" w:cs="Calibri"/>
                  <w:color w:val="000000"/>
                  <w:lang w:eastAsia="en-AU"/>
                </w:rPr>
                <w:t>LLE60K51</w:t>
              </w:r>
            </w:ins>
          </w:p>
        </w:tc>
        <w:tc>
          <w:tcPr>
            <w:tcW w:w="605" w:type="pct"/>
            <w:noWrap/>
            <w:hideMark/>
          </w:tcPr>
          <w:p w:rsidR="00110C18" w:rsidRPr="0056388D" w:rsidRDefault="00110C18" w:rsidP="00063728">
            <w:pPr>
              <w:rPr>
                <w:ins w:id="33427" w:author="KIM, Jason" w:date="2019-04-02T13:39:00Z"/>
                <w:rFonts w:ascii="Calibri" w:eastAsia="Times New Roman" w:hAnsi="Calibri" w:cs="Calibri"/>
                <w:color w:val="000000"/>
                <w:lang w:eastAsia="en-AU"/>
              </w:rPr>
            </w:pPr>
            <w:ins w:id="33428"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29" w:author="KIM, Jason" w:date="2019-04-02T13:39:00Z"/>
                <w:rFonts w:ascii="Calibri" w:eastAsia="Times New Roman" w:hAnsi="Calibri" w:cs="Calibri"/>
                <w:color w:val="000000"/>
                <w:lang w:eastAsia="en-AU"/>
              </w:rPr>
            </w:pPr>
            <w:ins w:id="334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31" w:author="KIM, Jason" w:date="2019-04-02T13:39:00Z"/>
                <w:rFonts w:ascii="Calibri" w:eastAsia="Times New Roman" w:hAnsi="Calibri" w:cs="Calibri"/>
                <w:color w:val="000000"/>
                <w:lang w:eastAsia="en-AU"/>
              </w:rPr>
            </w:pPr>
            <w:ins w:id="33432" w:author="KIM, Jason" w:date="2019-04-02T13:39:00Z">
              <w:r w:rsidRPr="0056388D">
                <w:rPr>
                  <w:rFonts w:ascii="Calibri" w:eastAsia="Times New Roman" w:hAnsi="Calibri" w:cs="Calibri"/>
                  <w:color w:val="000000"/>
                  <w:lang w:eastAsia="en-AU"/>
                </w:rPr>
                <w:t>LLN1630</w:t>
              </w:r>
            </w:ins>
          </w:p>
        </w:tc>
        <w:tc>
          <w:tcPr>
            <w:tcW w:w="933" w:type="pct"/>
            <w:noWrap/>
            <w:hideMark/>
          </w:tcPr>
          <w:p w:rsidR="00110C18" w:rsidRPr="0056388D" w:rsidRDefault="00110C18" w:rsidP="00063728">
            <w:pPr>
              <w:rPr>
                <w:ins w:id="33433" w:author="KIM, Jason" w:date="2019-04-02T13:39:00Z"/>
                <w:rFonts w:ascii="Calibri" w:eastAsia="Times New Roman" w:hAnsi="Calibri" w:cs="Calibri"/>
                <w:color w:val="000000"/>
                <w:lang w:eastAsia="en-AU"/>
              </w:rPr>
            </w:pPr>
            <w:ins w:id="334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35" w:author="KIM, Jason" w:date="2019-04-02T13:39:00Z"/>
                <w:rFonts w:ascii="Calibri" w:eastAsia="Times New Roman" w:hAnsi="Calibri" w:cs="Calibri"/>
                <w:color w:val="000000"/>
                <w:lang w:eastAsia="en-AU"/>
              </w:rPr>
            </w:pPr>
            <w:ins w:id="33436" w:author="KIM, Jason" w:date="2019-04-02T13:39:00Z">
              <w:r w:rsidRPr="0056388D">
                <w:rPr>
                  <w:rFonts w:ascii="Calibri" w:eastAsia="Times New Roman" w:hAnsi="Calibri" w:cs="Calibri"/>
                  <w:color w:val="000000"/>
                  <w:lang w:eastAsia="en-AU"/>
                </w:rPr>
                <w:t>Chainage 8017</w:t>
              </w:r>
            </w:ins>
          </w:p>
        </w:tc>
        <w:tc>
          <w:tcPr>
            <w:tcW w:w="764" w:type="pct"/>
            <w:noWrap/>
            <w:hideMark/>
          </w:tcPr>
          <w:p w:rsidR="00110C18" w:rsidRPr="0056388D" w:rsidRDefault="00110C18" w:rsidP="00063728">
            <w:pPr>
              <w:jc w:val="right"/>
              <w:rPr>
                <w:ins w:id="33437" w:author="KIM, Jason" w:date="2019-04-02T13:39:00Z"/>
                <w:rFonts w:ascii="Calibri" w:eastAsia="Times New Roman" w:hAnsi="Calibri" w:cs="Calibri"/>
                <w:color w:val="000000"/>
                <w:lang w:eastAsia="en-AU"/>
              </w:rPr>
            </w:pPr>
            <w:ins w:id="334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39" w:author="KIM, Jason" w:date="2019-04-02T13:39:00Z"/>
        </w:trPr>
        <w:tc>
          <w:tcPr>
            <w:tcW w:w="708" w:type="pct"/>
            <w:vMerge/>
            <w:hideMark/>
          </w:tcPr>
          <w:p w:rsidR="00110C18" w:rsidRPr="0056388D" w:rsidRDefault="00110C18" w:rsidP="00063728">
            <w:pPr>
              <w:rPr>
                <w:ins w:id="334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41" w:author="KIM, Jason" w:date="2019-04-02T13:39:00Z"/>
                <w:rFonts w:ascii="Calibri" w:eastAsia="Times New Roman" w:hAnsi="Calibri" w:cs="Calibri"/>
                <w:color w:val="000000"/>
                <w:lang w:eastAsia="en-AU"/>
              </w:rPr>
            </w:pPr>
            <w:ins w:id="33442"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43" w:author="KIM, Jason" w:date="2019-04-02T13:39:00Z"/>
                <w:rFonts w:ascii="Calibri" w:eastAsia="Times New Roman" w:hAnsi="Calibri" w:cs="Calibri"/>
                <w:color w:val="000000"/>
                <w:lang w:eastAsia="en-AU"/>
              </w:rPr>
            </w:pPr>
            <w:ins w:id="3344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45" w:author="KIM, Jason" w:date="2019-04-02T13:39:00Z"/>
                <w:rFonts w:ascii="Calibri" w:eastAsia="Times New Roman" w:hAnsi="Calibri" w:cs="Calibri"/>
                <w:color w:val="000000"/>
                <w:lang w:eastAsia="en-AU"/>
              </w:rPr>
            </w:pPr>
            <w:ins w:id="33446" w:author="KIM, Jason" w:date="2019-04-02T13:39:00Z">
              <w:r w:rsidRPr="0056388D">
                <w:rPr>
                  <w:rFonts w:ascii="Calibri" w:eastAsia="Times New Roman" w:hAnsi="Calibri" w:cs="Calibri"/>
                  <w:color w:val="000000"/>
                  <w:lang w:eastAsia="en-AU"/>
                </w:rPr>
                <w:t>LLN1631</w:t>
              </w:r>
            </w:ins>
          </w:p>
        </w:tc>
        <w:tc>
          <w:tcPr>
            <w:tcW w:w="933" w:type="pct"/>
            <w:noWrap/>
            <w:hideMark/>
          </w:tcPr>
          <w:p w:rsidR="00110C18" w:rsidRPr="0056388D" w:rsidRDefault="00110C18" w:rsidP="00063728">
            <w:pPr>
              <w:rPr>
                <w:ins w:id="33447" w:author="KIM, Jason" w:date="2019-04-02T13:39:00Z"/>
                <w:rFonts w:ascii="Calibri" w:eastAsia="Times New Roman" w:hAnsi="Calibri" w:cs="Calibri"/>
                <w:color w:val="000000"/>
                <w:lang w:eastAsia="en-AU"/>
              </w:rPr>
            </w:pPr>
            <w:ins w:id="334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49" w:author="KIM, Jason" w:date="2019-04-02T13:39:00Z"/>
                <w:rFonts w:ascii="Calibri" w:eastAsia="Times New Roman" w:hAnsi="Calibri" w:cs="Calibri"/>
                <w:color w:val="000000"/>
                <w:lang w:eastAsia="en-AU"/>
              </w:rPr>
            </w:pPr>
            <w:ins w:id="33450" w:author="KIM, Jason" w:date="2019-04-02T13:39:00Z">
              <w:r w:rsidRPr="0056388D">
                <w:rPr>
                  <w:rFonts w:ascii="Calibri" w:eastAsia="Times New Roman" w:hAnsi="Calibri" w:cs="Calibri"/>
                  <w:color w:val="000000"/>
                  <w:lang w:eastAsia="en-AU"/>
                </w:rPr>
                <w:t>Chainage 8027</w:t>
              </w:r>
            </w:ins>
          </w:p>
        </w:tc>
        <w:tc>
          <w:tcPr>
            <w:tcW w:w="764" w:type="pct"/>
            <w:noWrap/>
            <w:hideMark/>
          </w:tcPr>
          <w:p w:rsidR="00110C18" w:rsidRPr="0056388D" w:rsidRDefault="00110C18" w:rsidP="00063728">
            <w:pPr>
              <w:jc w:val="right"/>
              <w:rPr>
                <w:ins w:id="33451" w:author="KIM, Jason" w:date="2019-04-02T13:39:00Z"/>
                <w:rFonts w:ascii="Calibri" w:eastAsia="Times New Roman" w:hAnsi="Calibri" w:cs="Calibri"/>
                <w:color w:val="000000"/>
                <w:lang w:eastAsia="en-AU"/>
              </w:rPr>
            </w:pPr>
            <w:ins w:id="334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53" w:author="KIM, Jason" w:date="2019-04-02T13:39:00Z"/>
        </w:trPr>
        <w:tc>
          <w:tcPr>
            <w:tcW w:w="708" w:type="pct"/>
            <w:vMerge/>
            <w:hideMark/>
          </w:tcPr>
          <w:p w:rsidR="00110C18" w:rsidRPr="0056388D" w:rsidRDefault="00110C18" w:rsidP="00063728">
            <w:pPr>
              <w:rPr>
                <w:ins w:id="334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55" w:author="KIM, Jason" w:date="2019-04-02T13:39:00Z"/>
                <w:rFonts w:ascii="Calibri" w:eastAsia="Times New Roman" w:hAnsi="Calibri" w:cs="Calibri"/>
                <w:color w:val="000000"/>
                <w:lang w:eastAsia="en-AU"/>
              </w:rPr>
            </w:pPr>
            <w:ins w:id="33456"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57" w:author="KIM, Jason" w:date="2019-04-02T13:39:00Z"/>
                <w:rFonts w:ascii="Calibri" w:eastAsia="Times New Roman" w:hAnsi="Calibri" w:cs="Calibri"/>
                <w:color w:val="000000"/>
                <w:lang w:eastAsia="en-AU"/>
              </w:rPr>
            </w:pPr>
            <w:ins w:id="3345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59" w:author="KIM, Jason" w:date="2019-04-02T13:39:00Z"/>
                <w:rFonts w:ascii="Calibri" w:eastAsia="Times New Roman" w:hAnsi="Calibri" w:cs="Calibri"/>
                <w:color w:val="000000"/>
                <w:lang w:eastAsia="en-AU"/>
              </w:rPr>
            </w:pPr>
            <w:ins w:id="33460" w:author="KIM, Jason" w:date="2019-04-02T13:39:00Z">
              <w:r w:rsidRPr="0056388D">
                <w:rPr>
                  <w:rFonts w:ascii="Calibri" w:eastAsia="Times New Roman" w:hAnsi="Calibri" w:cs="Calibri"/>
                  <w:color w:val="000000"/>
                  <w:lang w:eastAsia="en-AU"/>
                </w:rPr>
                <w:t>LLN1632</w:t>
              </w:r>
            </w:ins>
          </w:p>
        </w:tc>
        <w:tc>
          <w:tcPr>
            <w:tcW w:w="933" w:type="pct"/>
            <w:noWrap/>
            <w:hideMark/>
          </w:tcPr>
          <w:p w:rsidR="00110C18" w:rsidRPr="0056388D" w:rsidRDefault="00110C18" w:rsidP="00063728">
            <w:pPr>
              <w:rPr>
                <w:ins w:id="33461" w:author="KIM, Jason" w:date="2019-04-02T13:39:00Z"/>
                <w:rFonts w:ascii="Calibri" w:eastAsia="Times New Roman" w:hAnsi="Calibri" w:cs="Calibri"/>
                <w:color w:val="000000"/>
                <w:lang w:eastAsia="en-AU"/>
              </w:rPr>
            </w:pPr>
            <w:ins w:id="334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63" w:author="KIM, Jason" w:date="2019-04-02T13:39:00Z"/>
                <w:rFonts w:ascii="Calibri" w:eastAsia="Times New Roman" w:hAnsi="Calibri" w:cs="Calibri"/>
                <w:color w:val="000000"/>
                <w:lang w:eastAsia="en-AU"/>
              </w:rPr>
            </w:pPr>
            <w:ins w:id="33464" w:author="KIM, Jason" w:date="2019-04-02T13:39:00Z">
              <w:r w:rsidRPr="0056388D">
                <w:rPr>
                  <w:rFonts w:ascii="Calibri" w:eastAsia="Times New Roman" w:hAnsi="Calibri" w:cs="Calibri"/>
                  <w:color w:val="000000"/>
                  <w:lang w:eastAsia="en-AU"/>
                </w:rPr>
                <w:t>Chainage 8037</w:t>
              </w:r>
            </w:ins>
          </w:p>
        </w:tc>
        <w:tc>
          <w:tcPr>
            <w:tcW w:w="764" w:type="pct"/>
            <w:noWrap/>
            <w:hideMark/>
          </w:tcPr>
          <w:p w:rsidR="00110C18" w:rsidRPr="0056388D" w:rsidRDefault="00110C18" w:rsidP="00063728">
            <w:pPr>
              <w:jc w:val="right"/>
              <w:rPr>
                <w:ins w:id="33465" w:author="KIM, Jason" w:date="2019-04-02T13:39:00Z"/>
                <w:rFonts w:ascii="Calibri" w:eastAsia="Times New Roman" w:hAnsi="Calibri" w:cs="Calibri"/>
                <w:color w:val="000000"/>
                <w:lang w:eastAsia="en-AU"/>
              </w:rPr>
            </w:pPr>
            <w:ins w:id="334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67" w:author="KIM, Jason" w:date="2019-04-02T13:39:00Z"/>
        </w:trPr>
        <w:tc>
          <w:tcPr>
            <w:tcW w:w="708" w:type="pct"/>
            <w:vMerge/>
            <w:hideMark/>
          </w:tcPr>
          <w:p w:rsidR="00110C18" w:rsidRPr="0056388D" w:rsidRDefault="00110C18" w:rsidP="00063728">
            <w:pPr>
              <w:rPr>
                <w:ins w:id="334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69" w:author="KIM, Jason" w:date="2019-04-02T13:39:00Z"/>
                <w:rFonts w:ascii="Calibri" w:eastAsia="Times New Roman" w:hAnsi="Calibri" w:cs="Calibri"/>
                <w:color w:val="000000"/>
                <w:lang w:eastAsia="en-AU"/>
              </w:rPr>
            </w:pPr>
            <w:ins w:id="33470"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71" w:author="KIM, Jason" w:date="2019-04-02T13:39:00Z"/>
                <w:rFonts w:ascii="Calibri" w:eastAsia="Times New Roman" w:hAnsi="Calibri" w:cs="Calibri"/>
                <w:color w:val="000000"/>
                <w:lang w:eastAsia="en-AU"/>
              </w:rPr>
            </w:pPr>
            <w:ins w:id="334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73" w:author="KIM, Jason" w:date="2019-04-02T13:39:00Z"/>
                <w:rFonts w:ascii="Calibri" w:eastAsia="Times New Roman" w:hAnsi="Calibri" w:cs="Calibri"/>
                <w:color w:val="000000"/>
                <w:lang w:eastAsia="en-AU"/>
              </w:rPr>
            </w:pPr>
            <w:ins w:id="33474" w:author="KIM, Jason" w:date="2019-04-02T13:39:00Z">
              <w:r w:rsidRPr="0056388D">
                <w:rPr>
                  <w:rFonts w:ascii="Calibri" w:eastAsia="Times New Roman" w:hAnsi="Calibri" w:cs="Calibri"/>
                  <w:color w:val="000000"/>
                  <w:lang w:eastAsia="en-AU"/>
                </w:rPr>
                <w:t>LLN1633</w:t>
              </w:r>
            </w:ins>
          </w:p>
        </w:tc>
        <w:tc>
          <w:tcPr>
            <w:tcW w:w="933" w:type="pct"/>
            <w:noWrap/>
            <w:hideMark/>
          </w:tcPr>
          <w:p w:rsidR="00110C18" w:rsidRPr="0056388D" w:rsidRDefault="00110C18" w:rsidP="00063728">
            <w:pPr>
              <w:rPr>
                <w:ins w:id="33475" w:author="KIM, Jason" w:date="2019-04-02T13:39:00Z"/>
                <w:rFonts w:ascii="Calibri" w:eastAsia="Times New Roman" w:hAnsi="Calibri" w:cs="Calibri"/>
                <w:color w:val="000000"/>
                <w:lang w:eastAsia="en-AU"/>
              </w:rPr>
            </w:pPr>
            <w:ins w:id="334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77" w:author="KIM, Jason" w:date="2019-04-02T13:39:00Z"/>
                <w:rFonts w:ascii="Calibri" w:eastAsia="Times New Roman" w:hAnsi="Calibri" w:cs="Calibri"/>
                <w:color w:val="000000"/>
                <w:lang w:eastAsia="en-AU"/>
              </w:rPr>
            </w:pPr>
            <w:ins w:id="33478" w:author="KIM, Jason" w:date="2019-04-02T13:39:00Z">
              <w:r w:rsidRPr="0056388D">
                <w:rPr>
                  <w:rFonts w:ascii="Calibri" w:eastAsia="Times New Roman" w:hAnsi="Calibri" w:cs="Calibri"/>
                  <w:color w:val="000000"/>
                  <w:lang w:eastAsia="en-AU"/>
                </w:rPr>
                <w:t>Chainage 8046</w:t>
              </w:r>
            </w:ins>
          </w:p>
        </w:tc>
        <w:tc>
          <w:tcPr>
            <w:tcW w:w="764" w:type="pct"/>
            <w:noWrap/>
            <w:hideMark/>
          </w:tcPr>
          <w:p w:rsidR="00110C18" w:rsidRPr="0056388D" w:rsidRDefault="00110C18" w:rsidP="00063728">
            <w:pPr>
              <w:jc w:val="right"/>
              <w:rPr>
                <w:ins w:id="33479" w:author="KIM, Jason" w:date="2019-04-02T13:39:00Z"/>
                <w:rFonts w:ascii="Calibri" w:eastAsia="Times New Roman" w:hAnsi="Calibri" w:cs="Calibri"/>
                <w:color w:val="000000"/>
                <w:lang w:eastAsia="en-AU"/>
              </w:rPr>
            </w:pPr>
            <w:ins w:id="334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81" w:author="KIM, Jason" w:date="2019-04-02T13:39:00Z"/>
        </w:trPr>
        <w:tc>
          <w:tcPr>
            <w:tcW w:w="708" w:type="pct"/>
            <w:vMerge/>
            <w:hideMark/>
          </w:tcPr>
          <w:p w:rsidR="00110C18" w:rsidRPr="0056388D" w:rsidRDefault="00110C18" w:rsidP="00063728">
            <w:pPr>
              <w:rPr>
                <w:ins w:id="334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83" w:author="KIM, Jason" w:date="2019-04-02T13:39:00Z"/>
                <w:rFonts w:ascii="Calibri" w:eastAsia="Times New Roman" w:hAnsi="Calibri" w:cs="Calibri"/>
                <w:color w:val="000000"/>
                <w:lang w:eastAsia="en-AU"/>
              </w:rPr>
            </w:pPr>
            <w:ins w:id="33484"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85" w:author="KIM, Jason" w:date="2019-04-02T13:39:00Z"/>
                <w:rFonts w:ascii="Calibri" w:eastAsia="Times New Roman" w:hAnsi="Calibri" w:cs="Calibri"/>
                <w:color w:val="000000"/>
                <w:lang w:eastAsia="en-AU"/>
              </w:rPr>
            </w:pPr>
            <w:ins w:id="3348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87" w:author="KIM, Jason" w:date="2019-04-02T13:39:00Z"/>
                <w:rFonts w:ascii="Calibri" w:eastAsia="Times New Roman" w:hAnsi="Calibri" w:cs="Calibri"/>
                <w:color w:val="000000"/>
                <w:lang w:eastAsia="en-AU"/>
              </w:rPr>
            </w:pPr>
            <w:ins w:id="33488" w:author="KIM, Jason" w:date="2019-04-02T13:39:00Z">
              <w:r w:rsidRPr="0056388D">
                <w:rPr>
                  <w:rFonts w:ascii="Calibri" w:eastAsia="Times New Roman" w:hAnsi="Calibri" w:cs="Calibri"/>
                  <w:color w:val="000000"/>
                  <w:lang w:eastAsia="en-AU"/>
                </w:rPr>
                <w:t>LLN1634</w:t>
              </w:r>
            </w:ins>
          </w:p>
        </w:tc>
        <w:tc>
          <w:tcPr>
            <w:tcW w:w="933" w:type="pct"/>
            <w:noWrap/>
            <w:hideMark/>
          </w:tcPr>
          <w:p w:rsidR="00110C18" w:rsidRPr="0056388D" w:rsidRDefault="00110C18" w:rsidP="00063728">
            <w:pPr>
              <w:rPr>
                <w:ins w:id="33489" w:author="KIM, Jason" w:date="2019-04-02T13:39:00Z"/>
                <w:rFonts w:ascii="Calibri" w:eastAsia="Times New Roman" w:hAnsi="Calibri" w:cs="Calibri"/>
                <w:color w:val="000000"/>
                <w:lang w:eastAsia="en-AU"/>
              </w:rPr>
            </w:pPr>
            <w:ins w:id="334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91" w:author="KIM, Jason" w:date="2019-04-02T13:39:00Z"/>
                <w:rFonts w:ascii="Calibri" w:eastAsia="Times New Roman" w:hAnsi="Calibri" w:cs="Calibri"/>
                <w:color w:val="000000"/>
                <w:lang w:eastAsia="en-AU"/>
              </w:rPr>
            </w:pPr>
            <w:ins w:id="33492" w:author="KIM, Jason" w:date="2019-04-02T13:39:00Z">
              <w:r w:rsidRPr="0056388D">
                <w:rPr>
                  <w:rFonts w:ascii="Calibri" w:eastAsia="Times New Roman" w:hAnsi="Calibri" w:cs="Calibri"/>
                  <w:color w:val="000000"/>
                  <w:lang w:eastAsia="en-AU"/>
                </w:rPr>
                <w:t>Chainage 8056</w:t>
              </w:r>
            </w:ins>
          </w:p>
        </w:tc>
        <w:tc>
          <w:tcPr>
            <w:tcW w:w="764" w:type="pct"/>
            <w:noWrap/>
            <w:hideMark/>
          </w:tcPr>
          <w:p w:rsidR="00110C18" w:rsidRPr="0056388D" w:rsidRDefault="00110C18" w:rsidP="00063728">
            <w:pPr>
              <w:jc w:val="right"/>
              <w:rPr>
                <w:ins w:id="33493" w:author="KIM, Jason" w:date="2019-04-02T13:39:00Z"/>
                <w:rFonts w:ascii="Calibri" w:eastAsia="Times New Roman" w:hAnsi="Calibri" w:cs="Calibri"/>
                <w:color w:val="000000"/>
                <w:lang w:eastAsia="en-AU"/>
              </w:rPr>
            </w:pPr>
            <w:ins w:id="334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95" w:author="KIM, Jason" w:date="2019-04-02T13:39:00Z"/>
        </w:trPr>
        <w:tc>
          <w:tcPr>
            <w:tcW w:w="708" w:type="pct"/>
            <w:vMerge/>
            <w:hideMark/>
          </w:tcPr>
          <w:p w:rsidR="00110C18" w:rsidRPr="0056388D" w:rsidRDefault="00110C18" w:rsidP="00063728">
            <w:pPr>
              <w:rPr>
                <w:ins w:id="334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97" w:author="KIM, Jason" w:date="2019-04-02T13:39:00Z"/>
                <w:rFonts w:ascii="Calibri" w:eastAsia="Times New Roman" w:hAnsi="Calibri" w:cs="Calibri"/>
                <w:color w:val="000000"/>
                <w:lang w:eastAsia="en-AU"/>
              </w:rPr>
            </w:pPr>
            <w:ins w:id="33498"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99" w:author="KIM, Jason" w:date="2019-04-02T13:39:00Z"/>
                <w:rFonts w:ascii="Calibri" w:eastAsia="Times New Roman" w:hAnsi="Calibri" w:cs="Calibri"/>
                <w:color w:val="000000"/>
                <w:lang w:eastAsia="en-AU"/>
              </w:rPr>
            </w:pPr>
            <w:ins w:id="3350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01" w:author="KIM, Jason" w:date="2019-04-02T13:39:00Z"/>
                <w:rFonts w:ascii="Calibri" w:eastAsia="Times New Roman" w:hAnsi="Calibri" w:cs="Calibri"/>
                <w:color w:val="000000"/>
                <w:lang w:eastAsia="en-AU"/>
              </w:rPr>
            </w:pPr>
            <w:ins w:id="33502" w:author="KIM, Jason" w:date="2019-04-02T13:39:00Z">
              <w:r w:rsidRPr="0056388D">
                <w:rPr>
                  <w:rFonts w:ascii="Calibri" w:eastAsia="Times New Roman" w:hAnsi="Calibri" w:cs="Calibri"/>
                  <w:color w:val="000000"/>
                  <w:lang w:eastAsia="en-AU"/>
                </w:rPr>
                <w:t>LLN1635</w:t>
              </w:r>
            </w:ins>
          </w:p>
        </w:tc>
        <w:tc>
          <w:tcPr>
            <w:tcW w:w="933" w:type="pct"/>
            <w:noWrap/>
            <w:hideMark/>
          </w:tcPr>
          <w:p w:rsidR="00110C18" w:rsidRPr="0056388D" w:rsidRDefault="00110C18" w:rsidP="00063728">
            <w:pPr>
              <w:rPr>
                <w:ins w:id="33503" w:author="KIM, Jason" w:date="2019-04-02T13:39:00Z"/>
                <w:rFonts w:ascii="Calibri" w:eastAsia="Times New Roman" w:hAnsi="Calibri" w:cs="Calibri"/>
                <w:color w:val="000000"/>
                <w:lang w:eastAsia="en-AU"/>
              </w:rPr>
            </w:pPr>
            <w:ins w:id="335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05" w:author="KIM, Jason" w:date="2019-04-02T13:39:00Z"/>
                <w:rFonts w:ascii="Calibri" w:eastAsia="Times New Roman" w:hAnsi="Calibri" w:cs="Calibri"/>
                <w:color w:val="000000"/>
                <w:lang w:eastAsia="en-AU"/>
              </w:rPr>
            </w:pPr>
            <w:ins w:id="33506" w:author="KIM, Jason" w:date="2019-04-02T13:39:00Z">
              <w:r w:rsidRPr="0056388D">
                <w:rPr>
                  <w:rFonts w:ascii="Calibri" w:eastAsia="Times New Roman" w:hAnsi="Calibri" w:cs="Calibri"/>
                  <w:color w:val="000000"/>
                  <w:lang w:eastAsia="en-AU"/>
                </w:rPr>
                <w:t>Chainage 8066</w:t>
              </w:r>
            </w:ins>
          </w:p>
        </w:tc>
        <w:tc>
          <w:tcPr>
            <w:tcW w:w="764" w:type="pct"/>
            <w:noWrap/>
            <w:hideMark/>
          </w:tcPr>
          <w:p w:rsidR="00110C18" w:rsidRPr="0056388D" w:rsidRDefault="00110C18" w:rsidP="00063728">
            <w:pPr>
              <w:jc w:val="right"/>
              <w:rPr>
                <w:ins w:id="33507" w:author="KIM, Jason" w:date="2019-04-02T13:39:00Z"/>
                <w:rFonts w:ascii="Calibri" w:eastAsia="Times New Roman" w:hAnsi="Calibri" w:cs="Calibri"/>
                <w:color w:val="000000"/>
                <w:lang w:eastAsia="en-AU"/>
              </w:rPr>
            </w:pPr>
            <w:ins w:id="335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09" w:author="KIM, Jason" w:date="2019-04-02T13:39:00Z"/>
        </w:trPr>
        <w:tc>
          <w:tcPr>
            <w:tcW w:w="708" w:type="pct"/>
            <w:vMerge/>
            <w:hideMark/>
          </w:tcPr>
          <w:p w:rsidR="00110C18" w:rsidRPr="0056388D" w:rsidRDefault="00110C18" w:rsidP="00063728">
            <w:pPr>
              <w:rPr>
                <w:ins w:id="335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11" w:author="KIM, Jason" w:date="2019-04-02T13:39:00Z"/>
                <w:rFonts w:ascii="Calibri" w:eastAsia="Times New Roman" w:hAnsi="Calibri" w:cs="Calibri"/>
                <w:color w:val="000000"/>
                <w:lang w:eastAsia="en-AU"/>
              </w:rPr>
            </w:pPr>
            <w:ins w:id="33512"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13" w:author="KIM, Jason" w:date="2019-04-02T13:39:00Z"/>
                <w:rFonts w:ascii="Calibri" w:eastAsia="Times New Roman" w:hAnsi="Calibri" w:cs="Calibri"/>
                <w:color w:val="000000"/>
                <w:lang w:eastAsia="en-AU"/>
              </w:rPr>
            </w:pPr>
            <w:ins w:id="3351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15" w:author="KIM, Jason" w:date="2019-04-02T13:39:00Z"/>
                <w:rFonts w:ascii="Calibri" w:eastAsia="Times New Roman" w:hAnsi="Calibri" w:cs="Calibri"/>
                <w:color w:val="000000"/>
                <w:lang w:eastAsia="en-AU"/>
              </w:rPr>
            </w:pPr>
            <w:ins w:id="33516" w:author="KIM, Jason" w:date="2019-04-02T13:39:00Z">
              <w:r w:rsidRPr="0056388D">
                <w:rPr>
                  <w:rFonts w:ascii="Calibri" w:eastAsia="Times New Roman" w:hAnsi="Calibri" w:cs="Calibri"/>
                  <w:color w:val="000000"/>
                  <w:lang w:eastAsia="en-AU"/>
                </w:rPr>
                <w:t>LLN1636</w:t>
              </w:r>
            </w:ins>
          </w:p>
        </w:tc>
        <w:tc>
          <w:tcPr>
            <w:tcW w:w="933" w:type="pct"/>
            <w:noWrap/>
            <w:hideMark/>
          </w:tcPr>
          <w:p w:rsidR="00110C18" w:rsidRPr="0056388D" w:rsidRDefault="00110C18" w:rsidP="00063728">
            <w:pPr>
              <w:rPr>
                <w:ins w:id="33517" w:author="KIM, Jason" w:date="2019-04-02T13:39:00Z"/>
                <w:rFonts w:ascii="Calibri" w:eastAsia="Times New Roman" w:hAnsi="Calibri" w:cs="Calibri"/>
                <w:color w:val="000000"/>
                <w:lang w:eastAsia="en-AU"/>
              </w:rPr>
            </w:pPr>
            <w:ins w:id="335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19" w:author="KIM, Jason" w:date="2019-04-02T13:39:00Z"/>
                <w:rFonts w:ascii="Calibri" w:eastAsia="Times New Roman" w:hAnsi="Calibri" w:cs="Calibri"/>
                <w:color w:val="000000"/>
                <w:lang w:eastAsia="en-AU"/>
              </w:rPr>
            </w:pPr>
            <w:ins w:id="33520" w:author="KIM, Jason" w:date="2019-04-02T13:39:00Z">
              <w:r w:rsidRPr="0056388D">
                <w:rPr>
                  <w:rFonts w:ascii="Calibri" w:eastAsia="Times New Roman" w:hAnsi="Calibri" w:cs="Calibri"/>
                  <w:color w:val="000000"/>
                  <w:lang w:eastAsia="en-AU"/>
                </w:rPr>
                <w:t>Chainage 8075</w:t>
              </w:r>
            </w:ins>
          </w:p>
        </w:tc>
        <w:tc>
          <w:tcPr>
            <w:tcW w:w="764" w:type="pct"/>
            <w:noWrap/>
            <w:hideMark/>
          </w:tcPr>
          <w:p w:rsidR="00110C18" w:rsidRPr="0056388D" w:rsidRDefault="00110C18" w:rsidP="00063728">
            <w:pPr>
              <w:jc w:val="right"/>
              <w:rPr>
                <w:ins w:id="33521" w:author="KIM, Jason" w:date="2019-04-02T13:39:00Z"/>
                <w:rFonts w:ascii="Calibri" w:eastAsia="Times New Roman" w:hAnsi="Calibri" w:cs="Calibri"/>
                <w:color w:val="000000"/>
                <w:lang w:eastAsia="en-AU"/>
              </w:rPr>
            </w:pPr>
            <w:ins w:id="335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23" w:author="KIM, Jason" w:date="2019-04-02T13:39:00Z"/>
        </w:trPr>
        <w:tc>
          <w:tcPr>
            <w:tcW w:w="708" w:type="pct"/>
            <w:vMerge/>
            <w:hideMark/>
          </w:tcPr>
          <w:p w:rsidR="00110C18" w:rsidRPr="0056388D" w:rsidRDefault="00110C18" w:rsidP="00063728">
            <w:pPr>
              <w:rPr>
                <w:ins w:id="335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25" w:author="KIM, Jason" w:date="2019-04-02T13:39:00Z"/>
                <w:rFonts w:ascii="Calibri" w:eastAsia="Times New Roman" w:hAnsi="Calibri" w:cs="Calibri"/>
                <w:color w:val="000000"/>
                <w:lang w:eastAsia="en-AU"/>
              </w:rPr>
            </w:pPr>
            <w:ins w:id="33526"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27" w:author="KIM, Jason" w:date="2019-04-02T13:39:00Z"/>
                <w:rFonts w:ascii="Calibri" w:eastAsia="Times New Roman" w:hAnsi="Calibri" w:cs="Calibri"/>
                <w:color w:val="000000"/>
                <w:lang w:eastAsia="en-AU"/>
              </w:rPr>
            </w:pPr>
            <w:ins w:id="3352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29" w:author="KIM, Jason" w:date="2019-04-02T13:39:00Z"/>
                <w:rFonts w:ascii="Calibri" w:eastAsia="Times New Roman" w:hAnsi="Calibri" w:cs="Calibri"/>
                <w:color w:val="000000"/>
                <w:lang w:eastAsia="en-AU"/>
              </w:rPr>
            </w:pPr>
            <w:ins w:id="33530" w:author="KIM, Jason" w:date="2019-04-02T13:39:00Z">
              <w:r w:rsidRPr="0056388D">
                <w:rPr>
                  <w:rFonts w:ascii="Calibri" w:eastAsia="Times New Roman" w:hAnsi="Calibri" w:cs="Calibri"/>
                  <w:color w:val="000000"/>
                  <w:lang w:eastAsia="en-AU"/>
                </w:rPr>
                <w:t>LLN1637</w:t>
              </w:r>
            </w:ins>
          </w:p>
        </w:tc>
        <w:tc>
          <w:tcPr>
            <w:tcW w:w="933" w:type="pct"/>
            <w:noWrap/>
            <w:hideMark/>
          </w:tcPr>
          <w:p w:rsidR="00110C18" w:rsidRPr="0056388D" w:rsidRDefault="00110C18" w:rsidP="00063728">
            <w:pPr>
              <w:rPr>
                <w:ins w:id="33531" w:author="KIM, Jason" w:date="2019-04-02T13:39:00Z"/>
                <w:rFonts w:ascii="Calibri" w:eastAsia="Times New Roman" w:hAnsi="Calibri" w:cs="Calibri"/>
                <w:color w:val="000000"/>
                <w:lang w:eastAsia="en-AU"/>
              </w:rPr>
            </w:pPr>
            <w:ins w:id="335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33" w:author="KIM, Jason" w:date="2019-04-02T13:39:00Z"/>
                <w:rFonts w:ascii="Calibri" w:eastAsia="Times New Roman" w:hAnsi="Calibri" w:cs="Calibri"/>
                <w:color w:val="000000"/>
                <w:lang w:eastAsia="en-AU"/>
              </w:rPr>
            </w:pPr>
            <w:ins w:id="33534" w:author="KIM, Jason" w:date="2019-04-02T13:39:00Z">
              <w:r w:rsidRPr="0056388D">
                <w:rPr>
                  <w:rFonts w:ascii="Calibri" w:eastAsia="Times New Roman" w:hAnsi="Calibri" w:cs="Calibri"/>
                  <w:color w:val="000000"/>
                  <w:lang w:eastAsia="en-AU"/>
                </w:rPr>
                <w:t>Chainage 8085</w:t>
              </w:r>
            </w:ins>
          </w:p>
        </w:tc>
        <w:tc>
          <w:tcPr>
            <w:tcW w:w="764" w:type="pct"/>
            <w:noWrap/>
            <w:hideMark/>
          </w:tcPr>
          <w:p w:rsidR="00110C18" w:rsidRPr="0056388D" w:rsidRDefault="00110C18" w:rsidP="00063728">
            <w:pPr>
              <w:jc w:val="right"/>
              <w:rPr>
                <w:ins w:id="33535" w:author="KIM, Jason" w:date="2019-04-02T13:39:00Z"/>
                <w:rFonts w:ascii="Calibri" w:eastAsia="Times New Roman" w:hAnsi="Calibri" w:cs="Calibri"/>
                <w:color w:val="000000"/>
                <w:lang w:eastAsia="en-AU"/>
              </w:rPr>
            </w:pPr>
            <w:ins w:id="335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37" w:author="KIM, Jason" w:date="2019-04-02T13:39:00Z"/>
        </w:trPr>
        <w:tc>
          <w:tcPr>
            <w:tcW w:w="708" w:type="pct"/>
            <w:vMerge/>
            <w:hideMark/>
          </w:tcPr>
          <w:p w:rsidR="00110C18" w:rsidRPr="0056388D" w:rsidRDefault="00110C18" w:rsidP="00063728">
            <w:pPr>
              <w:rPr>
                <w:ins w:id="335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39" w:author="KIM, Jason" w:date="2019-04-02T13:39:00Z"/>
                <w:rFonts w:ascii="Calibri" w:eastAsia="Times New Roman" w:hAnsi="Calibri" w:cs="Calibri"/>
                <w:color w:val="000000"/>
                <w:lang w:eastAsia="en-AU"/>
              </w:rPr>
            </w:pPr>
            <w:ins w:id="33540"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41" w:author="KIM, Jason" w:date="2019-04-02T13:39:00Z"/>
                <w:rFonts w:ascii="Calibri" w:eastAsia="Times New Roman" w:hAnsi="Calibri" w:cs="Calibri"/>
                <w:color w:val="000000"/>
                <w:lang w:eastAsia="en-AU"/>
              </w:rPr>
            </w:pPr>
            <w:ins w:id="3354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43" w:author="KIM, Jason" w:date="2019-04-02T13:39:00Z"/>
                <w:rFonts w:ascii="Calibri" w:eastAsia="Times New Roman" w:hAnsi="Calibri" w:cs="Calibri"/>
                <w:color w:val="000000"/>
                <w:lang w:eastAsia="en-AU"/>
              </w:rPr>
            </w:pPr>
            <w:ins w:id="33544" w:author="KIM, Jason" w:date="2019-04-02T13:39:00Z">
              <w:r w:rsidRPr="0056388D">
                <w:rPr>
                  <w:rFonts w:ascii="Calibri" w:eastAsia="Times New Roman" w:hAnsi="Calibri" w:cs="Calibri"/>
                  <w:color w:val="000000"/>
                  <w:lang w:eastAsia="en-AU"/>
                </w:rPr>
                <w:t>LLN1638</w:t>
              </w:r>
            </w:ins>
          </w:p>
        </w:tc>
        <w:tc>
          <w:tcPr>
            <w:tcW w:w="933" w:type="pct"/>
            <w:noWrap/>
            <w:hideMark/>
          </w:tcPr>
          <w:p w:rsidR="00110C18" w:rsidRPr="0056388D" w:rsidRDefault="00110C18" w:rsidP="00063728">
            <w:pPr>
              <w:rPr>
                <w:ins w:id="33545" w:author="KIM, Jason" w:date="2019-04-02T13:39:00Z"/>
                <w:rFonts w:ascii="Calibri" w:eastAsia="Times New Roman" w:hAnsi="Calibri" w:cs="Calibri"/>
                <w:color w:val="000000"/>
                <w:lang w:eastAsia="en-AU"/>
              </w:rPr>
            </w:pPr>
            <w:ins w:id="335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47" w:author="KIM, Jason" w:date="2019-04-02T13:39:00Z"/>
                <w:rFonts w:ascii="Calibri" w:eastAsia="Times New Roman" w:hAnsi="Calibri" w:cs="Calibri"/>
                <w:color w:val="000000"/>
                <w:lang w:eastAsia="en-AU"/>
              </w:rPr>
            </w:pPr>
            <w:ins w:id="33548" w:author="KIM, Jason" w:date="2019-04-02T13:39:00Z">
              <w:r w:rsidRPr="0056388D">
                <w:rPr>
                  <w:rFonts w:ascii="Calibri" w:eastAsia="Times New Roman" w:hAnsi="Calibri" w:cs="Calibri"/>
                  <w:color w:val="000000"/>
                  <w:lang w:eastAsia="en-AU"/>
                </w:rPr>
                <w:t>Chainage 8094</w:t>
              </w:r>
            </w:ins>
          </w:p>
        </w:tc>
        <w:tc>
          <w:tcPr>
            <w:tcW w:w="764" w:type="pct"/>
            <w:noWrap/>
            <w:hideMark/>
          </w:tcPr>
          <w:p w:rsidR="00110C18" w:rsidRPr="0056388D" w:rsidRDefault="00110C18" w:rsidP="00063728">
            <w:pPr>
              <w:jc w:val="right"/>
              <w:rPr>
                <w:ins w:id="33549" w:author="KIM, Jason" w:date="2019-04-02T13:39:00Z"/>
                <w:rFonts w:ascii="Calibri" w:eastAsia="Times New Roman" w:hAnsi="Calibri" w:cs="Calibri"/>
                <w:color w:val="000000"/>
                <w:lang w:eastAsia="en-AU"/>
              </w:rPr>
            </w:pPr>
            <w:ins w:id="335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51" w:author="KIM, Jason" w:date="2019-04-02T13:39:00Z"/>
        </w:trPr>
        <w:tc>
          <w:tcPr>
            <w:tcW w:w="708" w:type="pct"/>
            <w:vMerge/>
            <w:hideMark/>
          </w:tcPr>
          <w:p w:rsidR="00110C18" w:rsidRPr="0056388D" w:rsidRDefault="00110C18" w:rsidP="00063728">
            <w:pPr>
              <w:rPr>
                <w:ins w:id="335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53" w:author="KIM, Jason" w:date="2019-04-02T13:39:00Z"/>
                <w:rFonts w:ascii="Calibri" w:eastAsia="Times New Roman" w:hAnsi="Calibri" w:cs="Calibri"/>
                <w:color w:val="000000"/>
                <w:lang w:eastAsia="en-AU"/>
              </w:rPr>
            </w:pPr>
            <w:ins w:id="33554"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55" w:author="KIM, Jason" w:date="2019-04-02T13:39:00Z"/>
                <w:rFonts w:ascii="Calibri" w:eastAsia="Times New Roman" w:hAnsi="Calibri" w:cs="Calibri"/>
                <w:color w:val="000000"/>
                <w:lang w:eastAsia="en-AU"/>
              </w:rPr>
            </w:pPr>
            <w:ins w:id="3355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57" w:author="KIM, Jason" w:date="2019-04-02T13:39:00Z"/>
                <w:rFonts w:ascii="Calibri" w:eastAsia="Times New Roman" w:hAnsi="Calibri" w:cs="Calibri"/>
                <w:color w:val="000000"/>
                <w:lang w:eastAsia="en-AU"/>
              </w:rPr>
            </w:pPr>
            <w:ins w:id="33558" w:author="KIM, Jason" w:date="2019-04-02T13:39:00Z">
              <w:r w:rsidRPr="0056388D">
                <w:rPr>
                  <w:rFonts w:ascii="Calibri" w:eastAsia="Times New Roman" w:hAnsi="Calibri" w:cs="Calibri"/>
                  <w:color w:val="000000"/>
                  <w:lang w:eastAsia="en-AU"/>
                </w:rPr>
                <w:t>LLN1639</w:t>
              </w:r>
            </w:ins>
          </w:p>
        </w:tc>
        <w:tc>
          <w:tcPr>
            <w:tcW w:w="933" w:type="pct"/>
            <w:noWrap/>
            <w:hideMark/>
          </w:tcPr>
          <w:p w:rsidR="00110C18" w:rsidRPr="0056388D" w:rsidRDefault="00110C18" w:rsidP="00063728">
            <w:pPr>
              <w:rPr>
                <w:ins w:id="33559" w:author="KIM, Jason" w:date="2019-04-02T13:39:00Z"/>
                <w:rFonts w:ascii="Calibri" w:eastAsia="Times New Roman" w:hAnsi="Calibri" w:cs="Calibri"/>
                <w:color w:val="000000"/>
                <w:lang w:eastAsia="en-AU"/>
              </w:rPr>
            </w:pPr>
            <w:ins w:id="335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61" w:author="KIM, Jason" w:date="2019-04-02T13:39:00Z"/>
                <w:rFonts w:ascii="Calibri" w:eastAsia="Times New Roman" w:hAnsi="Calibri" w:cs="Calibri"/>
                <w:color w:val="000000"/>
                <w:lang w:eastAsia="en-AU"/>
              </w:rPr>
            </w:pPr>
            <w:ins w:id="33562" w:author="KIM, Jason" w:date="2019-04-02T13:39:00Z">
              <w:r w:rsidRPr="0056388D">
                <w:rPr>
                  <w:rFonts w:ascii="Calibri" w:eastAsia="Times New Roman" w:hAnsi="Calibri" w:cs="Calibri"/>
                  <w:color w:val="000000"/>
                  <w:lang w:eastAsia="en-AU"/>
                </w:rPr>
                <w:t>Chainage 8104</w:t>
              </w:r>
            </w:ins>
          </w:p>
        </w:tc>
        <w:tc>
          <w:tcPr>
            <w:tcW w:w="764" w:type="pct"/>
            <w:noWrap/>
            <w:hideMark/>
          </w:tcPr>
          <w:p w:rsidR="00110C18" w:rsidRPr="0056388D" w:rsidRDefault="00110C18" w:rsidP="00063728">
            <w:pPr>
              <w:jc w:val="right"/>
              <w:rPr>
                <w:ins w:id="33563" w:author="KIM, Jason" w:date="2019-04-02T13:39:00Z"/>
                <w:rFonts w:ascii="Calibri" w:eastAsia="Times New Roman" w:hAnsi="Calibri" w:cs="Calibri"/>
                <w:color w:val="000000"/>
                <w:lang w:eastAsia="en-AU"/>
              </w:rPr>
            </w:pPr>
            <w:ins w:id="335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65" w:author="KIM, Jason" w:date="2019-04-02T13:39:00Z"/>
        </w:trPr>
        <w:tc>
          <w:tcPr>
            <w:tcW w:w="708" w:type="pct"/>
            <w:vMerge/>
            <w:hideMark/>
          </w:tcPr>
          <w:p w:rsidR="00110C18" w:rsidRPr="0056388D" w:rsidRDefault="00110C18" w:rsidP="00063728">
            <w:pPr>
              <w:rPr>
                <w:ins w:id="335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67" w:author="KIM, Jason" w:date="2019-04-02T13:39:00Z"/>
                <w:rFonts w:ascii="Calibri" w:eastAsia="Times New Roman" w:hAnsi="Calibri" w:cs="Calibri"/>
                <w:color w:val="000000"/>
                <w:lang w:eastAsia="en-AU"/>
              </w:rPr>
            </w:pPr>
            <w:ins w:id="33568"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69" w:author="KIM, Jason" w:date="2019-04-02T13:39:00Z"/>
                <w:rFonts w:ascii="Calibri" w:eastAsia="Times New Roman" w:hAnsi="Calibri" w:cs="Calibri"/>
                <w:color w:val="000000"/>
                <w:lang w:eastAsia="en-AU"/>
              </w:rPr>
            </w:pPr>
            <w:ins w:id="3357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71" w:author="KIM, Jason" w:date="2019-04-02T13:39:00Z"/>
                <w:rFonts w:ascii="Calibri" w:eastAsia="Times New Roman" w:hAnsi="Calibri" w:cs="Calibri"/>
                <w:color w:val="000000"/>
                <w:lang w:eastAsia="en-AU"/>
              </w:rPr>
            </w:pPr>
            <w:ins w:id="33572" w:author="KIM, Jason" w:date="2019-04-02T13:39:00Z">
              <w:r w:rsidRPr="0056388D">
                <w:rPr>
                  <w:rFonts w:ascii="Calibri" w:eastAsia="Times New Roman" w:hAnsi="Calibri" w:cs="Calibri"/>
                  <w:color w:val="000000"/>
                  <w:lang w:eastAsia="en-AU"/>
                </w:rPr>
                <w:t>LLN1640</w:t>
              </w:r>
            </w:ins>
          </w:p>
        </w:tc>
        <w:tc>
          <w:tcPr>
            <w:tcW w:w="933" w:type="pct"/>
            <w:noWrap/>
            <w:hideMark/>
          </w:tcPr>
          <w:p w:rsidR="00110C18" w:rsidRPr="0056388D" w:rsidRDefault="00110C18" w:rsidP="00063728">
            <w:pPr>
              <w:rPr>
                <w:ins w:id="33573" w:author="KIM, Jason" w:date="2019-04-02T13:39:00Z"/>
                <w:rFonts w:ascii="Calibri" w:eastAsia="Times New Roman" w:hAnsi="Calibri" w:cs="Calibri"/>
                <w:color w:val="000000"/>
                <w:lang w:eastAsia="en-AU"/>
              </w:rPr>
            </w:pPr>
            <w:ins w:id="335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75" w:author="KIM, Jason" w:date="2019-04-02T13:39:00Z"/>
                <w:rFonts w:ascii="Calibri" w:eastAsia="Times New Roman" w:hAnsi="Calibri" w:cs="Calibri"/>
                <w:color w:val="000000"/>
                <w:lang w:eastAsia="en-AU"/>
              </w:rPr>
            </w:pPr>
            <w:ins w:id="33576" w:author="KIM, Jason" w:date="2019-04-02T13:39:00Z">
              <w:r w:rsidRPr="0056388D">
                <w:rPr>
                  <w:rFonts w:ascii="Calibri" w:eastAsia="Times New Roman" w:hAnsi="Calibri" w:cs="Calibri"/>
                  <w:color w:val="000000"/>
                  <w:lang w:eastAsia="en-AU"/>
                </w:rPr>
                <w:t>Chainage 8114</w:t>
              </w:r>
            </w:ins>
          </w:p>
        </w:tc>
        <w:tc>
          <w:tcPr>
            <w:tcW w:w="764" w:type="pct"/>
            <w:noWrap/>
            <w:hideMark/>
          </w:tcPr>
          <w:p w:rsidR="00110C18" w:rsidRPr="0056388D" w:rsidRDefault="00110C18" w:rsidP="00063728">
            <w:pPr>
              <w:jc w:val="right"/>
              <w:rPr>
                <w:ins w:id="33577" w:author="KIM, Jason" w:date="2019-04-02T13:39:00Z"/>
                <w:rFonts w:ascii="Calibri" w:eastAsia="Times New Roman" w:hAnsi="Calibri" w:cs="Calibri"/>
                <w:color w:val="000000"/>
                <w:lang w:eastAsia="en-AU"/>
              </w:rPr>
            </w:pPr>
            <w:ins w:id="335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79" w:author="KIM, Jason" w:date="2019-04-02T13:39:00Z"/>
        </w:trPr>
        <w:tc>
          <w:tcPr>
            <w:tcW w:w="708" w:type="pct"/>
            <w:vMerge w:val="restart"/>
            <w:noWrap/>
            <w:hideMark/>
          </w:tcPr>
          <w:p w:rsidR="00110C18" w:rsidRPr="0056388D" w:rsidRDefault="00110C18" w:rsidP="00063728">
            <w:pPr>
              <w:rPr>
                <w:ins w:id="33580" w:author="KIM, Jason" w:date="2019-04-02T13:39:00Z"/>
                <w:rFonts w:ascii="Calibri" w:eastAsia="Times New Roman" w:hAnsi="Calibri" w:cs="Calibri"/>
                <w:color w:val="000000"/>
                <w:lang w:eastAsia="en-AU"/>
              </w:rPr>
            </w:pPr>
            <w:ins w:id="33581" w:author="KIM, Jason" w:date="2019-04-02T13:39:00Z">
              <w:r w:rsidRPr="0056388D">
                <w:rPr>
                  <w:rFonts w:ascii="Calibri" w:eastAsia="Times New Roman" w:hAnsi="Calibri" w:cs="Calibri"/>
                  <w:color w:val="000000"/>
                  <w:lang w:eastAsia="en-AU"/>
                </w:rPr>
                <w:t>LLE60K61</w:t>
              </w:r>
            </w:ins>
          </w:p>
        </w:tc>
        <w:tc>
          <w:tcPr>
            <w:tcW w:w="605" w:type="pct"/>
            <w:noWrap/>
            <w:hideMark/>
          </w:tcPr>
          <w:p w:rsidR="00110C18" w:rsidRPr="0056388D" w:rsidRDefault="00110C18" w:rsidP="00063728">
            <w:pPr>
              <w:rPr>
                <w:ins w:id="33582" w:author="KIM, Jason" w:date="2019-04-02T13:39:00Z"/>
                <w:rFonts w:ascii="Calibri" w:eastAsia="Times New Roman" w:hAnsi="Calibri" w:cs="Calibri"/>
                <w:color w:val="000000"/>
                <w:lang w:eastAsia="en-AU"/>
              </w:rPr>
            </w:pPr>
            <w:ins w:id="33583"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584" w:author="KIM, Jason" w:date="2019-04-02T13:39:00Z"/>
                <w:rFonts w:ascii="Calibri" w:eastAsia="Times New Roman" w:hAnsi="Calibri" w:cs="Calibri"/>
                <w:color w:val="000000"/>
                <w:lang w:eastAsia="en-AU"/>
              </w:rPr>
            </w:pPr>
            <w:ins w:id="3358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86" w:author="KIM, Jason" w:date="2019-04-02T13:39:00Z"/>
                <w:rFonts w:ascii="Calibri" w:eastAsia="Times New Roman" w:hAnsi="Calibri" w:cs="Calibri"/>
                <w:color w:val="000000"/>
                <w:lang w:eastAsia="en-AU"/>
              </w:rPr>
            </w:pPr>
            <w:ins w:id="33587" w:author="KIM, Jason" w:date="2019-04-02T13:39:00Z">
              <w:r w:rsidRPr="0056388D">
                <w:rPr>
                  <w:rFonts w:ascii="Calibri" w:eastAsia="Times New Roman" w:hAnsi="Calibri" w:cs="Calibri"/>
                  <w:color w:val="000000"/>
                  <w:lang w:eastAsia="en-AU"/>
                </w:rPr>
                <w:t>LLN1619</w:t>
              </w:r>
            </w:ins>
          </w:p>
        </w:tc>
        <w:tc>
          <w:tcPr>
            <w:tcW w:w="933" w:type="pct"/>
            <w:noWrap/>
            <w:hideMark/>
          </w:tcPr>
          <w:p w:rsidR="00110C18" w:rsidRPr="0056388D" w:rsidRDefault="00110C18" w:rsidP="00063728">
            <w:pPr>
              <w:rPr>
                <w:ins w:id="33588" w:author="KIM, Jason" w:date="2019-04-02T13:39:00Z"/>
                <w:rFonts w:ascii="Calibri" w:eastAsia="Times New Roman" w:hAnsi="Calibri" w:cs="Calibri"/>
                <w:color w:val="000000"/>
                <w:lang w:eastAsia="en-AU"/>
              </w:rPr>
            </w:pPr>
            <w:ins w:id="335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90" w:author="KIM, Jason" w:date="2019-04-02T13:39:00Z"/>
                <w:rFonts w:ascii="Calibri" w:eastAsia="Times New Roman" w:hAnsi="Calibri" w:cs="Calibri"/>
                <w:color w:val="000000"/>
                <w:lang w:eastAsia="en-AU"/>
              </w:rPr>
            </w:pPr>
            <w:ins w:id="33591" w:author="KIM, Jason" w:date="2019-04-02T13:39:00Z">
              <w:r w:rsidRPr="0056388D">
                <w:rPr>
                  <w:rFonts w:ascii="Calibri" w:eastAsia="Times New Roman" w:hAnsi="Calibri" w:cs="Calibri"/>
                  <w:color w:val="000000"/>
                  <w:lang w:eastAsia="en-AU"/>
                </w:rPr>
                <w:t>Chainage 7899</w:t>
              </w:r>
            </w:ins>
          </w:p>
        </w:tc>
        <w:tc>
          <w:tcPr>
            <w:tcW w:w="764" w:type="pct"/>
            <w:noWrap/>
            <w:hideMark/>
          </w:tcPr>
          <w:p w:rsidR="00110C18" w:rsidRPr="0056388D" w:rsidRDefault="00110C18" w:rsidP="00063728">
            <w:pPr>
              <w:jc w:val="right"/>
              <w:rPr>
                <w:ins w:id="33592" w:author="KIM, Jason" w:date="2019-04-02T13:39:00Z"/>
                <w:rFonts w:ascii="Calibri" w:eastAsia="Times New Roman" w:hAnsi="Calibri" w:cs="Calibri"/>
                <w:color w:val="000000"/>
                <w:lang w:eastAsia="en-AU"/>
              </w:rPr>
            </w:pPr>
            <w:ins w:id="335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94" w:author="KIM, Jason" w:date="2019-04-02T13:39:00Z"/>
        </w:trPr>
        <w:tc>
          <w:tcPr>
            <w:tcW w:w="708" w:type="pct"/>
            <w:vMerge/>
            <w:hideMark/>
          </w:tcPr>
          <w:p w:rsidR="00110C18" w:rsidRPr="0056388D" w:rsidRDefault="00110C18" w:rsidP="00063728">
            <w:pPr>
              <w:rPr>
                <w:ins w:id="335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96" w:author="KIM, Jason" w:date="2019-04-02T13:39:00Z"/>
                <w:rFonts w:ascii="Calibri" w:eastAsia="Times New Roman" w:hAnsi="Calibri" w:cs="Calibri"/>
                <w:color w:val="000000"/>
                <w:lang w:eastAsia="en-AU"/>
              </w:rPr>
            </w:pPr>
            <w:ins w:id="33597"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598" w:author="KIM, Jason" w:date="2019-04-02T13:39:00Z"/>
                <w:rFonts w:ascii="Calibri" w:eastAsia="Times New Roman" w:hAnsi="Calibri" w:cs="Calibri"/>
                <w:color w:val="000000"/>
                <w:lang w:eastAsia="en-AU"/>
              </w:rPr>
            </w:pPr>
            <w:ins w:id="3359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00" w:author="KIM, Jason" w:date="2019-04-02T13:39:00Z"/>
                <w:rFonts w:ascii="Calibri" w:eastAsia="Times New Roman" w:hAnsi="Calibri" w:cs="Calibri"/>
                <w:color w:val="000000"/>
                <w:lang w:eastAsia="en-AU"/>
              </w:rPr>
            </w:pPr>
            <w:ins w:id="33601" w:author="KIM, Jason" w:date="2019-04-02T13:39:00Z">
              <w:r w:rsidRPr="0056388D">
                <w:rPr>
                  <w:rFonts w:ascii="Calibri" w:eastAsia="Times New Roman" w:hAnsi="Calibri" w:cs="Calibri"/>
                  <w:color w:val="000000"/>
                  <w:lang w:eastAsia="en-AU"/>
                </w:rPr>
                <w:t>LLN1620</w:t>
              </w:r>
            </w:ins>
          </w:p>
        </w:tc>
        <w:tc>
          <w:tcPr>
            <w:tcW w:w="933" w:type="pct"/>
            <w:noWrap/>
            <w:hideMark/>
          </w:tcPr>
          <w:p w:rsidR="00110C18" w:rsidRPr="0056388D" w:rsidRDefault="00110C18" w:rsidP="00063728">
            <w:pPr>
              <w:rPr>
                <w:ins w:id="33602" w:author="KIM, Jason" w:date="2019-04-02T13:39:00Z"/>
                <w:rFonts w:ascii="Calibri" w:eastAsia="Times New Roman" w:hAnsi="Calibri" w:cs="Calibri"/>
                <w:color w:val="000000"/>
                <w:lang w:eastAsia="en-AU"/>
              </w:rPr>
            </w:pPr>
            <w:ins w:id="336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04" w:author="KIM, Jason" w:date="2019-04-02T13:39:00Z"/>
                <w:rFonts w:ascii="Calibri" w:eastAsia="Times New Roman" w:hAnsi="Calibri" w:cs="Calibri"/>
                <w:color w:val="000000"/>
                <w:lang w:eastAsia="en-AU"/>
              </w:rPr>
            </w:pPr>
            <w:ins w:id="33605" w:author="KIM, Jason" w:date="2019-04-02T13:39:00Z">
              <w:r w:rsidRPr="0056388D">
                <w:rPr>
                  <w:rFonts w:ascii="Calibri" w:eastAsia="Times New Roman" w:hAnsi="Calibri" w:cs="Calibri"/>
                  <w:color w:val="000000"/>
                  <w:lang w:eastAsia="en-AU"/>
                </w:rPr>
                <w:t>Chainage 7909</w:t>
              </w:r>
            </w:ins>
          </w:p>
        </w:tc>
        <w:tc>
          <w:tcPr>
            <w:tcW w:w="764" w:type="pct"/>
            <w:noWrap/>
            <w:hideMark/>
          </w:tcPr>
          <w:p w:rsidR="00110C18" w:rsidRPr="0056388D" w:rsidRDefault="00110C18" w:rsidP="00063728">
            <w:pPr>
              <w:jc w:val="right"/>
              <w:rPr>
                <w:ins w:id="33606" w:author="KIM, Jason" w:date="2019-04-02T13:39:00Z"/>
                <w:rFonts w:ascii="Calibri" w:eastAsia="Times New Roman" w:hAnsi="Calibri" w:cs="Calibri"/>
                <w:color w:val="000000"/>
                <w:lang w:eastAsia="en-AU"/>
              </w:rPr>
            </w:pPr>
            <w:ins w:id="33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08" w:author="KIM, Jason" w:date="2019-04-02T13:39:00Z"/>
        </w:trPr>
        <w:tc>
          <w:tcPr>
            <w:tcW w:w="708" w:type="pct"/>
            <w:vMerge/>
            <w:hideMark/>
          </w:tcPr>
          <w:p w:rsidR="00110C18" w:rsidRPr="0056388D" w:rsidRDefault="00110C18" w:rsidP="00063728">
            <w:pPr>
              <w:rPr>
                <w:ins w:id="336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10" w:author="KIM, Jason" w:date="2019-04-02T13:39:00Z"/>
                <w:rFonts w:ascii="Calibri" w:eastAsia="Times New Roman" w:hAnsi="Calibri" w:cs="Calibri"/>
                <w:color w:val="000000"/>
                <w:lang w:eastAsia="en-AU"/>
              </w:rPr>
            </w:pPr>
            <w:ins w:id="33611"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12" w:author="KIM, Jason" w:date="2019-04-02T13:39:00Z"/>
                <w:rFonts w:ascii="Calibri" w:eastAsia="Times New Roman" w:hAnsi="Calibri" w:cs="Calibri"/>
                <w:color w:val="000000"/>
                <w:lang w:eastAsia="en-AU"/>
              </w:rPr>
            </w:pPr>
            <w:ins w:id="3361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14" w:author="KIM, Jason" w:date="2019-04-02T13:39:00Z"/>
                <w:rFonts w:ascii="Calibri" w:eastAsia="Times New Roman" w:hAnsi="Calibri" w:cs="Calibri"/>
                <w:color w:val="000000"/>
                <w:lang w:eastAsia="en-AU"/>
              </w:rPr>
            </w:pPr>
            <w:ins w:id="33615" w:author="KIM, Jason" w:date="2019-04-02T13:39:00Z">
              <w:r w:rsidRPr="0056388D">
                <w:rPr>
                  <w:rFonts w:ascii="Calibri" w:eastAsia="Times New Roman" w:hAnsi="Calibri" w:cs="Calibri"/>
                  <w:color w:val="000000"/>
                  <w:lang w:eastAsia="en-AU"/>
                </w:rPr>
                <w:t>LLN1621</w:t>
              </w:r>
            </w:ins>
          </w:p>
        </w:tc>
        <w:tc>
          <w:tcPr>
            <w:tcW w:w="933" w:type="pct"/>
            <w:noWrap/>
            <w:hideMark/>
          </w:tcPr>
          <w:p w:rsidR="00110C18" w:rsidRPr="0056388D" w:rsidRDefault="00110C18" w:rsidP="00063728">
            <w:pPr>
              <w:rPr>
                <w:ins w:id="33616" w:author="KIM, Jason" w:date="2019-04-02T13:39:00Z"/>
                <w:rFonts w:ascii="Calibri" w:eastAsia="Times New Roman" w:hAnsi="Calibri" w:cs="Calibri"/>
                <w:color w:val="000000"/>
                <w:lang w:eastAsia="en-AU"/>
              </w:rPr>
            </w:pPr>
            <w:ins w:id="336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18" w:author="KIM, Jason" w:date="2019-04-02T13:39:00Z"/>
                <w:rFonts w:ascii="Calibri" w:eastAsia="Times New Roman" w:hAnsi="Calibri" w:cs="Calibri"/>
                <w:color w:val="000000"/>
                <w:lang w:eastAsia="en-AU"/>
              </w:rPr>
            </w:pPr>
            <w:ins w:id="33619" w:author="KIM, Jason" w:date="2019-04-02T13:39:00Z">
              <w:r w:rsidRPr="0056388D">
                <w:rPr>
                  <w:rFonts w:ascii="Calibri" w:eastAsia="Times New Roman" w:hAnsi="Calibri" w:cs="Calibri"/>
                  <w:color w:val="000000"/>
                  <w:lang w:eastAsia="en-AU"/>
                </w:rPr>
                <w:t>Chainage 7918</w:t>
              </w:r>
            </w:ins>
          </w:p>
        </w:tc>
        <w:tc>
          <w:tcPr>
            <w:tcW w:w="764" w:type="pct"/>
            <w:noWrap/>
            <w:hideMark/>
          </w:tcPr>
          <w:p w:rsidR="00110C18" w:rsidRPr="0056388D" w:rsidRDefault="00110C18" w:rsidP="00063728">
            <w:pPr>
              <w:jc w:val="right"/>
              <w:rPr>
                <w:ins w:id="33620" w:author="KIM, Jason" w:date="2019-04-02T13:39:00Z"/>
                <w:rFonts w:ascii="Calibri" w:eastAsia="Times New Roman" w:hAnsi="Calibri" w:cs="Calibri"/>
                <w:color w:val="000000"/>
                <w:lang w:eastAsia="en-AU"/>
              </w:rPr>
            </w:pPr>
            <w:ins w:id="336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22" w:author="KIM, Jason" w:date="2019-04-02T13:39:00Z"/>
        </w:trPr>
        <w:tc>
          <w:tcPr>
            <w:tcW w:w="708" w:type="pct"/>
            <w:vMerge/>
            <w:hideMark/>
          </w:tcPr>
          <w:p w:rsidR="00110C18" w:rsidRPr="0056388D" w:rsidRDefault="00110C18" w:rsidP="00063728">
            <w:pPr>
              <w:rPr>
                <w:ins w:id="336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24" w:author="KIM, Jason" w:date="2019-04-02T13:39:00Z"/>
                <w:rFonts w:ascii="Calibri" w:eastAsia="Times New Roman" w:hAnsi="Calibri" w:cs="Calibri"/>
                <w:color w:val="000000"/>
                <w:lang w:eastAsia="en-AU"/>
              </w:rPr>
            </w:pPr>
            <w:ins w:id="33625"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26" w:author="KIM, Jason" w:date="2019-04-02T13:39:00Z"/>
                <w:rFonts w:ascii="Calibri" w:eastAsia="Times New Roman" w:hAnsi="Calibri" w:cs="Calibri"/>
                <w:color w:val="000000"/>
                <w:lang w:eastAsia="en-AU"/>
              </w:rPr>
            </w:pPr>
            <w:ins w:id="3362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28" w:author="KIM, Jason" w:date="2019-04-02T13:39:00Z"/>
                <w:rFonts w:ascii="Calibri" w:eastAsia="Times New Roman" w:hAnsi="Calibri" w:cs="Calibri"/>
                <w:color w:val="000000"/>
                <w:lang w:eastAsia="en-AU"/>
              </w:rPr>
            </w:pPr>
            <w:ins w:id="33629" w:author="KIM, Jason" w:date="2019-04-02T13:39:00Z">
              <w:r w:rsidRPr="0056388D">
                <w:rPr>
                  <w:rFonts w:ascii="Calibri" w:eastAsia="Times New Roman" w:hAnsi="Calibri" w:cs="Calibri"/>
                  <w:color w:val="000000"/>
                  <w:lang w:eastAsia="en-AU"/>
                </w:rPr>
                <w:t>LLN1622</w:t>
              </w:r>
            </w:ins>
          </w:p>
        </w:tc>
        <w:tc>
          <w:tcPr>
            <w:tcW w:w="933" w:type="pct"/>
            <w:noWrap/>
            <w:hideMark/>
          </w:tcPr>
          <w:p w:rsidR="00110C18" w:rsidRPr="0056388D" w:rsidRDefault="00110C18" w:rsidP="00063728">
            <w:pPr>
              <w:rPr>
                <w:ins w:id="33630" w:author="KIM, Jason" w:date="2019-04-02T13:39:00Z"/>
                <w:rFonts w:ascii="Calibri" w:eastAsia="Times New Roman" w:hAnsi="Calibri" w:cs="Calibri"/>
                <w:color w:val="000000"/>
                <w:lang w:eastAsia="en-AU"/>
              </w:rPr>
            </w:pPr>
            <w:ins w:id="336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32" w:author="KIM, Jason" w:date="2019-04-02T13:39:00Z"/>
                <w:rFonts w:ascii="Calibri" w:eastAsia="Times New Roman" w:hAnsi="Calibri" w:cs="Calibri"/>
                <w:color w:val="000000"/>
                <w:lang w:eastAsia="en-AU"/>
              </w:rPr>
            </w:pPr>
            <w:ins w:id="33633" w:author="KIM, Jason" w:date="2019-04-02T13:39:00Z">
              <w:r w:rsidRPr="0056388D">
                <w:rPr>
                  <w:rFonts w:ascii="Calibri" w:eastAsia="Times New Roman" w:hAnsi="Calibri" w:cs="Calibri"/>
                  <w:color w:val="000000"/>
                  <w:lang w:eastAsia="en-AU"/>
                </w:rPr>
                <w:t>Chainage 7928</w:t>
              </w:r>
            </w:ins>
          </w:p>
        </w:tc>
        <w:tc>
          <w:tcPr>
            <w:tcW w:w="764" w:type="pct"/>
            <w:noWrap/>
            <w:hideMark/>
          </w:tcPr>
          <w:p w:rsidR="00110C18" w:rsidRPr="0056388D" w:rsidRDefault="00110C18" w:rsidP="00063728">
            <w:pPr>
              <w:jc w:val="right"/>
              <w:rPr>
                <w:ins w:id="33634" w:author="KIM, Jason" w:date="2019-04-02T13:39:00Z"/>
                <w:rFonts w:ascii="Calibri" w:eastAsia="Times New Roman" w:hAnsi="Calibri" w:cs="Calibri"/>
                <w:color w:val="000000"/>
                <w:lang w:eastAsia="en-AU"/>
              </w:rPr>
            </w:pPr>
            <w:ins w:id="336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36" w:author="KIM, Jason" w:date="2019-04-02T13:39:00Z"/>
        </w:trPr>
        <w:tc>
          <w:tcPr>
            <w:tcW w:w="708" w:type="pct"/>
            <w:vMerge/>
            <w:hideMark/>
          </w:tcPr>
          <w:p w:rsidR="00110C18" w:rsidRPr="0056388D" w:rsidRDefault="00110C18" w:rsidP="00063728">
            <w:pPr>
              <w:rPr>
                <w:ins w:id="336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38" w:author="KIM, Jason" w:date="2019-04-02T13:39:00Z"/>
                <w:rFonts w:ascii="Calibri" w:eastAsia="Times New Roman" w:hAnsi="Calibri" w:cs="Calibri"/>
                <w:color w:val="000000"/>
                <w:lang w:eastAsia="en-AU"/>
              </w:rPr>
            </w:pPr>
            <w:ins w:id="33639"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40" w:author="KIM, Jason" w:date="2019-04-02T13:39:00Z"/>
                <w:rFonts w:ascii="Calibri" w:eastAsia="Times New Roman" w:hAnsi="Calibri" w:cs="Calibri"/>
                <w:color w:val="000000"/>
                <w:lang w:eastAsia="en-AU"/>
              </w:rPr>
            </w:pPr>
            <w:ins w:id="3364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42" w:author="KIM, Jason" w:date="2019-04-02T13:39:00Z"/>
                <w:rFonts w:ascii="Calibri" w:eastAsia="Times New Roman" w:hAnsi="Calibri" w:cs="Calibri"/>
                <w:color w:val="000000"/>
                <w:lang w:eastAsia="en-AU"/>
              </w:rPr>
            </w:pPr>
            <w:ins w:id="33643" w:author="KIM, Jason" w:date="2019-04-02T13:39:00Z">
              <w:r w:rsidRPr="0056388D">
                <w:rPr>
                  <w:rFonts w:ascii="Calibri" w:eastAsia="Times New Roman" w:hAnsi="Calibri" w:cs="Calibri"/>
                  <w:color w:val="000000"/>
                  <w:lang w:eastAsia="en-AU"/>
                </w:rPr>
                <w:t>LLN1623</w:t>
              </w:r>
            </w:ins>
          </w:p>
        </w:tc>
        <w:tc>
          <w:tcPr>
            <w:tcW w:w="933" w:type="pct"/>
            <w:noWrap/>
            <w:hideMark/>
          </w:tcPr>
          <w:p w:rsidR="00110C18" w:rsidRPr="0056388D" w:rsidRDefault="00110C18" w:rsidP="00063728">
            <w:pPr>
              <w:rPr>
                <w:ins w:id="33644" w:author="KIM, Jason" w:date="2019-04-02T13:39:00Z"/>
                <w:rFonts w:ascii="Calibri" w:eastAsia="Times New Roman" w:hAnsi="Calibri" w:cs="Calibri"/>
                <w:color w:val="000000"/>
                <w:lang w:eastAsia="en-AU"/>
              </w:rPr>
            </w:pPr>
            <w:ins w:id="336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46" w:author="KIM, Jason" w:date="2019-04-02T13:39:00Z"/>
                <w:rFonts w:ascii="Calibri" w:eastAsia="Times New Roman" w:hAnsi="Calibri" w:cs="Calibri"/>
                <w:color w:val="000000"/>
                <w:lang w:eastAsia="en-AU"/>
              </w:rPr>
            </w:pPr>
            <w:ins w:id="33647" w:author="KIM, Jason" w:date="2019-04-02T13:39:00Z">
              <w:r w:rsidRPr="0056388D">
                <w:rPr>
                  <w:rFonts w:ascii="Calibri" w:eastAsia="Times New Roman" w:hAnsi="Calibri" w:cs="Calibri"/>
                  <w:color w:val="000000"/>
                  <w:lang w:eastAsia="en-AU"/>
                </w:rPr>
                <w:t>Chainage 7938</w:t>
              </w:r>
            </w:ins>
          </w:p>
        </w:tc>
        <w:tc>
          <w:tcPr>
            <w:tcW w:w="764" w:type="pct"/>
            <w:noWrap/>
            <w:hideMark/>
          </w:tcPr>
          <w:p w:rsidR="00110C18" w:rsidRPr="0056388D" w:rsidRDefault="00110C18" w:rsidP="00063728">
            <w:pPr>
              <w:jc w:val="right"/>
              <w:rPr>
                <w:ins w:id="33648" w:author="KIM, Jason" w:date="2019-04-02T13:39:00Z"/>
                <w:rFonts w:ascii="Calibri" w:eastAsia="Times New Roman" w:hAnsi="Calibri" w:cs="Calibri"/>
                <w:color w:val="000000"/>
                <w:lang w:eastAsia="en-AU"/>
              </w:rPr>
            </w:pPr>
            <w:ins w:id="336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50" w:author="KIM, Jason" w:date="2019-04-02T13:39:00Z"/>
        </w:trPr>
        <w:tc>
          <w:tcPr>
            <w:tcW w:w="708" w:type="pct"/>
            <w:vMerge/>
            <w:hideMark/>
          </w:tcPr>
          <w:p w:rsidR="00110C18" w:rsidRPr="0056388D" w:rsidRDefault="00110C18" w:rsidP="00063728">
            <w:pPr>
              <w:rPr>
                <w:ins w:id="336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52" w:author="KIM, Jason" w:date="2019-04-02T13:39:00Z"/>
                <w:rFonts w:ascii="Calibri" w:eastAsia="Times New Roman" w:hAnsi="Calibri" w:cs="Calibri"/>
                <w:color w:val="000000"/>
                <w:lang w:eastAsia="en-AU"/>
              </w:rPr>
            </w:pPr>
            <w:ins w:id="33653"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54" w:author="KIM, Jason" w:date="2019-04-02T13:39:00Z"/>
                <w:rFonts w:ascii="Calibri" w:eastAsia="Times New Roman" w:hAnsi="Calibri" w:cs="Calibri"/>
                <w:color w:val="000000"/>
                <w:lang w:eastAsia="en-AU"/>
              </w:rPr>
            </w:pPr>
            <w:ins w:id="3365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56" w:author="KIM, Jason" w:date="2019-04-02T13:39:00Z"/>
                <w:rFonts w:ascii="Calibri" w:eastAsia="Times New Roman" w:hAnsi="Calibri" w:cs="Calibri"/>
                <w:color w:val="000000"/>
                <w:lang w:eastAsia="en-AU"/>
              </w:rPr>
            </w:pPr>
            <w:ins w:id="33657" w:author="KIM, Jason" w:date="2019-04-02T13:39:00Z">
              <w:r w:rsidRPr="0056388D">
                <w:rPr>
                  <w:rFonts w:ascii="Calibri" w:eastAsia="Times New Roman" w:hAnsi="Calibri" w:cs="Calibri"/>
                  <w:color w:val="000000"/>
                  <w:lang w:eastAsia="en-AU"/>
                </w:rPr>
                <w:t>LLN1624</w:t>
              </w:r>
            </w:ins>
          </w:p>
        </w:tc>
        <w:tc>
          <w:tcPr>
            <w:tcW w:w="933" w:type="pct"/>
            <w:noWrap/>
            <w:hideMark/>
          </w:tcPr>
          <w:p w:rsidR="00110C18" w:rsidRPr="0056388D" w:rsidRDefault="00110C18" w:rsidP="00063728">
            <w:pPr>
              <w:rPr>
                <w:ins w:id="33658" w:author="KIM, Jason" w:date="2019-04-02T13:39:00Z"/>
                <w:rFonts w:ascii="Calibri" w:eastAsia="Times New Roman" w:hAnsi="Calibri" w:cs="Calibri"/>
                <w:color w:val="000000"/>
                <w:lang w:eastAsia="en-AU"/>
              </w:rPr>
            </w:pPr>
            <w:ins w:id="336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60" w:author="KIM, Jason" w:date="2019-04-02T13:39:00Z"/>
                <w:rFonts w:ascii="Calibri" w:eastAsia="Times New Roman" w:hAnsi="Calibri" w:cs="Calibri"/>
                <w:color w:val="000000"/>
                <w:lang w:eastAsia="en-AU"/>
              </w:rPr>
            </w:pPr>
            <w:ins w:id="33661" w:author="KIM, Jason" w:date="2019-04-02T13:39:00Z">
              <w:r w:rsidRPr="0056388D">
                <w:rPr>
                  <w:rFonts w:ascii="Calibri" w:eastAsia="Times New Roman" w:hAnsi="Calibri" w:cs="Calibri"/>
                  <w:color w:val="000000"/>
                  <w:lang w:eastAsia="en-AU"/>
                </w:rPr>
                <w:t>Chainage 7948</w:t>
              </w:r>
            </w:ins>
          </w:p>
        </w:tc>
        <w:tc>
          <w:tcPr>
            <w:tcW w:w="764" w:type="pct"/>
            <w:noWrap/>
            <w:hideMark/>
          </w:tcPr>
          <w:p w:rsidR="00110C18" w:rsidRPr="0056388D" w:rsidRDefault="00110C18" w:rsidP="00063728">
            <w:pPr>
              <w:jc w:val="right"/>
              <w:rPr>
                <w:ins w:id="33662" w:author="KIM, Jason" w:date="2019-04-02T13:39:00Z"/>
                <w:rFonts w:ascii="Calibri" w:eastAsia="Times New Roman" w:hAnsi="Calibri" w:cs="Calibri"/>
                <w:color w:val="000000"/>
                <w:lang w:eastAsia="en-AU"/>
              </w:rPr>
            </w:pPr>
            <w:ins w:id="336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64" w:author="KIM, Jason" w:date="2019-04-02T13:39:00Z"/>
        </w:trPr>
        <w:tc>
          <w:tcPr>
            <w:tcW w:w="708" w:type="pct"/>
            <w:vMerge/>
            <w:hideMark/>
          </w:tcPr>
          <w:p w:rsidR="00110C18" w:rsidRPr="0056388D" w:rsidRDefault="00110C18" w:rsidP="00063728">
            <w:pPr>
              <w:rPr>
                <w:ins w:id="336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66" w:author="KIM, Jason" w:date="2019-04-02T13:39:00Z"/>
                <w:rFonts w:ascii="Calibri" w:eastAsia="Times New Roman" w:hAnsi="Calibri" w:cs="Calibri"/>
                <w:color w:val="000000"/>
                <w:lang w:eastAsia="en-AU"/>
              </w:rPr>
            </w:pPr>
            <w:ins w:id="33667"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68" w:author="KIM, Jason" w:date="2019-04-02T13:39:00Z"/>
                <w:rFonts w:ascii="Calibri" w:eastAsia="Times New Roman" w:hAnsi="Calibri" w:cs="Calibri"/>
                <w:color w:val="000000"/>
                <w:lang w:eastAsia="en-AU"/>
              </w:rPr>
            </w:pPr>
            <w:ins w:id="3366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70" w:author="KIM, Jason" w:date="2019-04-02T13:39:00Z"/>
                <w:rFonts w:ascii="Calibri" w:eastAsia="Times New Roman" w:hAnsi="Calibri" w:cs="Calibri"/>
                <w:color w:val="000000"/>
                <w:lang w:eastAsia="en-AU"/>
              </w:rPr>
            </w:pPr>
            <w:ins w:id="33671" w:author="KIM, Jason" w:date="2019-04-02T13:39:00Z">
              <w:r w:rsidRPr="0056388D">
                <w:rPr>
                  <w:rFonts w:ascii="Calibri" w:eastAsia="Times New Roman" w:hAnsi="Calibri" w:cs="Calibri"/>
                  <w:color w:val="000000"/>
                  <w:lang w:eastAsia="en-AU"/>
                </w:rPr>
                <w:t>LLN1625</w:t>
              </w:r>
            </w:ins>
          </w:p>
        </w:tc>
        <w:tc>
          <w:tcPr>
            <w:tcW w:w="933" w:type="pct"/>
            <w:noWrap/>
            <w:hideMark/>
          </w:tcPr>
          <w:p w:rsidR="00110C18" w:rsidRPr="0056388D" w:rsidRDefault="00110C18" w:rsidP="00063728">
            <w:pPr>
              <w:rPr>
                <w:ins w:id="33672" w:author="KIM, Jason" w:date="2019-04-02T13:39:00Z"/>
                <w:rFonts w:ascii="Calibri" w:eastAsia="Times New Roman" w:hAnsi="Calibri" w:cs="Calibri"/>
                <w:color w:val="000000"/>
                <w:lang w:eastAsia="en-AU"/>
              </w:rPr>
            </w:pPr>
            <w:ins w:id="336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74" w:author="KIM, Jason" w:date="2019-04-02T13:39:00Z"/>
                <w:rFonts w:ascii="Calibri" w:eastAsia="Times New Roman" w:hAnsi="Calibri" w:cs="Calibri"/>
                <w:color w:val="000000"/>
                <w:lang w:eastAsia="en-AU"/>
              </w:rPr>
            </w:pPr>
            <w:ins w:id="33675" w:author="KIM, Jason" w:date="2019-04-02T13:39:00Z">
              <w:r w:rsidRPr="0056388D">
                <w:rPr>
                  <w:rFonts w:ascii="Calibri" w:eastAsia="Times New Roman" w:hAnsi="Calibri" w:cs="Calibri"/>
                  <w:color w:val="000000"/>
                  <w:lang w:eastAsia="en-AU"/>
                </w:rPr>
                <w:t>Chainage 7957</w:t>
              </w:r>
            </w:ins>
          </w:p>
        </w:tc>
        <w:tc>
          <w:tcPr>
            <w:tcW w:w="764" w:type="pct"/>
            <w:noWrap/>
            <w:hideMark/>
          </w:tcPr>
          <w:p w:rsidR="00110C18" w:rsidRPr="0056388D" w:rsidRDefault="00110C18" w:rsidP="00063728">
            <w:pPr>
              <w:jc w:val="right"/>
              <w:rPr>
                <w:ins w:id="33676" w:author="KIM, Jason" w:date="2019-04-02T13:39:00Z"/>
                <w:rFonts w:ascii="Calibri" w:eastAsia="Times New Roman" w:hAnsi="Calibri" w:cs="Calibri"/>
                <w:color w:val="000000"/>
                <w:lang w:eastAsia="en-AU"/>
              </w:rPr>
            </w:pPr>
            <w:ins w:id="336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78" w:author="KIM, Jason" w:date="2019-04-02T13:39:00Z"/>
        </w:trPr>
        <w:tc>
          <w:tcPr>
            <w:tcW w:w="708" w:type="pct"/>
            <w:vMerge/>
            <w:hideMark/>
          </w:tcPr>
          <w:p w:rsidR="00110C18" w:rsidRPr="0056388D" w:rsidRDefault="00110C18" w:rsidP="00063728">
            <w:pPr>
              <w:rPr>
                <w:ins w:id="336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80" w:author="KIM, Jason" w:date="2019-04-02T13:39:00Z"/>
                <w:rFonts w:ascii="Calibri" w:eastAsia="Times New Roman" w:hAnsi="Calibri" w:cs="Calibri"/>
                <w:color w:val="000000"/>
                <w:lang w:eastAsia="en-AU"/>
              </w:rPr>
            </w:pPr>
            <w:ins w:id="33681"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82" w:author="KIM, Jason" w:date="2019-04-02T13:39:00Z"/>
                <w:rFonts w:ascii="Calibri" w:eastAsia="Times New Roman" w:hAnsi="Calibri" w:cs="Calibri"/>
                <w:color w:val="000000"/>
                <w:lang w:eastAsia="en-AU"/>
              </w:rPr>
            </w:pPr>
            <w:ins w:id="3368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84" w:author="KIM, Jason" w:date="2019-04-02T13:39:00Z"/>
                <w:rFonts w:ascii="Calibri" w:eastAsia="Times New Roman" w:hAnsi="Calibri" w:cs="Calibri"/>
                <w:color w:val="000000"/>
                <w:lang w:eastAsia="en-AU"/>
              </w:rPr>
            </w:pPr>
            <w:ins w:id="33685" w:author="KIM, Jason" w:date="2019-04-02T13:39:00Z">
              <w:r w:rsidRPr="0056388D">
                <w:rPr>
                  <w:rFonts w:ascii="Calibri" w:eastAsia="Times New Roman" w:hAnsi="Calibri" w:cs="Calibri"/>
                  <w:color w:val="000000"/>
                  <w:lang w:eastAsia="en-AU"/>
                </w:rPr>
                <w:t>LLN1626</w:t>
              </w:r>
            </w:ins>
          </w:p>
        </w:tc>
        <w:tc>
          <w:tcPr>
            <w:tcW w:w="933" w:type="pct"/>
            <w:noWrap/>
            <w:hideMark/>
          </w:tcPr>
          <w:p w:rsidR="00110C18" w:rsidRPr="0056388D" w:rsidRDefault="00110C18" w:rsidP="00063728">
            <w:pPr>
              <w:rPr>
                <w:ins w:id="33686" w:author="KIM, Jason" w:date="2019-04-02T13:39:00Z"/>
                <w:rFonts w:ascii="Calibri" w:eastAsia="Times New Roman" w:hAnsi="Calibri" w:cs="Calibri"/>
                <w:color w:val="000000"/>
                <w:lang w:eastAsia="en-AU"/>
              </w:rPr>
            </w:pPr>
            <w:ins w:id="336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88" w:author="KIM, Jason" w:date="2019-04-02T13:39:00Z"/>
                <w:rFonts w:ascii="Calibri" w:eastAsia="Times New Roman" w:hAnsi="Calibri" w:cs="Calibri"/>
                <w:color w:val="000000"/>
                <w:lang w:eastAsia="en-AU"/>
              </w:rPr>
            </w:pPr>
            <w:ins w:id="33689" w:author="KIM, Jason" w:date="2019-04-02T13:39:00Z">
              <w:r w:rsidRPr="0056388D">
                <w:rPr>
                  <w:rFonts w:ascii="Calibri" w:eastAsia="Times New Roman" w:hAnsi="Calibri" w:cs="Calibri"/>
                  <w:color w:val="000000"/>
                  <w:lang w:eastAsia="en-AU"/>
                </w:rPr>
                <w:t>Chainage 7967</w:t>
              </w:r>
            </w:ins>
          </w:p>
        </w:tc>
        <w:tc>
          <w:tcPr>
            <w:tcW w:w="764" w:type="pct"/>
            <w:noWrap/>
            <w:hideMark/>
          </w:tcPr>
          <w:p w:rsidR="00110C18" w:rsidRPr="0056388D" w:rsidRDefault="00110C18" w:rsidP="00063728">
            <w:pPr>
              <w:jc w:val="right"/>
              <w:rPr>
                <w:ins w:id="33690" w:author="KIM, Jason" w:date="2019-04-02T13:39:00Z"/>
                <w:rFonts w:ascii="Calibri" w:eastAsia="Times New Roman" w:hAnsi="Calibri" w:cs="Calibri"/>
                <w:color w:val="000000"/>
                <w:lang w:eastAsia="en-AU"/>
              </w:rPr>
            </w:pPr>
            <w:ins w:id="336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92" w:author="KIM, Jason" w:date="2019-04-02T13:39:00Z"/>
        </w:trPr>
        <w:tc>
          <w:tcPr>
            <w:tcW w:w="708" w:type="pct"/>
            <w:vMerge/>
            <w:hideMark/>
          </w:tcPr>
          <w:p w:rsidR="00110C18" w:rsidRPr="0056388D" w:rsidRDefault="00110C18" w:rsidP="00063728">
            <w:pPr>
              <w:rPr>
                <w:ins w:id="336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94" w:author="KIM, Jason" w:date="2019-04-02T13:39:00Z"/>
                <w:rFonts w:ascii="Calibri" w:eastAsia="Times New Roman" w:hAnsi="Calibri" w:cs="Calibri"/>
                <w:color w:val="000000"/>
                <w:lang w:eastAsia="en-AU"/>
              </w:rPr>
            </w:pPr>
            <w:ins w:id="33695"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96" w:author="KIM, Jason" w:date="2019-04-02T13:39:00Z"/>
                <w:rFonts w:ascii="Calibri" w:eastAsia="Times New Roman" w:hAnsi="Calibri" w:cs="Calibri"/>
                <w:color w:val="000000"/>
                <w:lang w:eastAsia="en-AU"/>
              </w:rPr>
            </w:pPr>
            <w:ins w:id="3369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98" w:author="KIM, Jason" w:date="2019-04-02T13:39:00Z"/>
                <w:rFonts w:ascii="Calibri" w:eastAsia="Times New Roman" w:hAnsi="Calibri" w:cs="Calibri"/>
                <w:color w:val="000000"/>
                <w:lang w:eastAsia="en-AU"/>
              </w:rPr>
            </w:pPr>
            <w:ins w:id="33699" w:author="KIM, Jason" w:date="2019-04-02T13:39:00Z">
              <w:r w:rsidRPr="0056388D">
                <w:rPr>
                  <w:rFonts w:ascii="Calibri" w:eastAsia="Times New Roman" w:hAnsi="Calibri" w:cs="Calibri"/>
                  <w:color w:val="000000"/>
                  <w:lang w:eastAsia="en-AU"/>
                </w:rPr>
                <w:t>LLN1627</w:t>
              </w:r>
            </w:ins>
          </w:p>
        </w:tc>
        <w:tc>
          <w:tcPr>
            <w:tcW w:w="933" w:type="pct"/>
            <w:noWrap/>
            <w:hideMark/>
          </w:tcPr>
          <w:p w:rsidR="00110C18" w:rsidRPr="0056388D" w:rsidRDefault="00110C18" w:rsidP="00063728">
            <w:pPr>
              <w:rPr>
                <w:ins w:id="33700" w:author="KIM, Jason" w:date="2019-04-02T13:39:00Z"/>
                <w:rFonts w:ascii="Calibri" w:eastAsia="Times New Roman" w:hAnsi="Calibri" w:cs="Calibri"/>
                <w:color w:val="000000"/>
                <w:lang w:eastAsia="en-AU"/>
              </w:rPr>
            </w:pPr>
            <w:ins w:id="337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702" w:author="KIM, Jason" w:date="2019-04-02T13:39:00Z"/>
                <w:rFonts w:ascii="Calibri" w:eastAsia="Times New Roman" w:hAnsi="Calibri" w:cs="Calibri"/>
                <w:color w:val="000000"/>
                <w:lang w:eastAsia="en-AU"/>
              </w:rPr>
            </w:pPr>
            <w:ins w:id="33703" w:author="KIM, Jason" w:date="2019-04-02T13:39:00Z">
              <w:r w:rsidRPr="0056388D">
                <w:rPr>
                  <w:rFonts w:ascii="Calibri" w:eastAsia="Times New Roman" w:hAnsi="Calibri" w:cs="Calibri"/>
                  <w:color w:val="000000"/>
                  <w:lang w:eastAsia="en-AU"/>
                </w:rPr>
                <w:t>Chainage 7976</w:t>
              </w:r>
            </w:ins>
          </w:p>
        </w:tc>
        <w:tc>
          <w:tcPr>
            <w:tcW w:w="764" w:type="pct"/>
            <w:noWrap/>
            <w:hideMark/>
          </w:tcPr>
          <w:p w:rsidR="00110C18" w:rsidRPr="0056388D" w:rsidRDefault="00110C18" w:rsidP="00063728">
            <w:pPr>
              <w:jc w:val="right"/>
              <w:rPr>
                <w:ins w:id="33704" w:author="KIM, Jason" w:date="2019-04-02T13:39:00Z"/>
                <w:rFonts w:ascii="Calibri" w:eastAsia="Times New Roman" w:hAnsi="Calibri" w:cs="Calibri"/>
                <w:color w:val="000000"/>
                <w:lang w:eastAsia="en-AU"/>
              </w:rPr>
            </w:pPr>
            <w:ins w:id="337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06" w:author="KIM, Jason" w:date="2019-04-02T13:39:00Z"/>
        </w:trPr>
        <w:tc>
          <w:tcPr>
            <w:tcW w:w="708" w:type="pct"/>
            <w:vMerge/>
            <w:hideMark/>
          </w:tcPr>
          <w:p w:rsidR="00110C18" w:rsidRPr="0056388D" w:rsidRDefault="00110C18" w:rsidP="00063728">
            <w:pPr>
              <w:rPr>
                <w:ins w:id="337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08" w:author="KIM, Jason" w:date="2019-04-02T13:39:00Z"/>
                <w:rFonts w:ascii="Calibri" w:eastAsia="Times New Roman" w:hAnsi="Calibri" w:cs="Calibri"/>
                <w:color w:val="000000"/>
                <w:lang w:eastAsia="en-AU"/>
              </w:rPr>
            </w:pPr>
            <w:ins w:id="33709"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710" w:author="KIM, Jason" w:date="2019-04-02T13:39:00Z"/>
                <w:rFonts w:ascii="Calibri" w:eastAsia="Times New Roman" w:hAnsi="Calibri" w:cs="Calibri"/>
                <w:color w:val="000000"/>
                <w:lang w:eastAsia="en-AU"/>
              </w:rPr>
            </w:pPr>
            <w:ins w:id="3371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12" w:author="KIM, Jason" w:date="2019-04-02T13:39:00Z"/>
                <w:rFonts w:ascii="Calibri" w:eastAsia="Times New Roman" w:hAnsi="Calibri" w:cs="Calibri"/>
                <w:color w:val="000000"/>
                <w:lang w:eastAsia="en-AU"/>
              </w:rPr>
            </w:pPr>
            <w:ins w:id="33713" w:author="KIM, Jason" w:date="2019-04-02T13:39:00Z">
              <w:r w:rsidRPr="0056388D">
                <w:rPr>
                  <w:rFonts w:ascii="Calibri" w:eastAsia="Times New Roman" w:hAnsi="Calibri" w:cs="Calibri"/>
                  <w:color w:val="000000"/>
                  <w:lang w:eastAsia="en-AU"/>
                </w:rPr>
                <w:t>LLN1628</w:t>
              </w:r>
            </w:ins>
          </w:p>
        </w:tc>
        <w:tc>
          <w:tcPr>
            <w:tcW w:w="933" w:type="pct"/>
            <w:noWrap/>
            <w:hideMark/>
          </w:tcPr>
          <w:p w:rsidR="00110C18" w:rsidRPr="0056388D" w:rsidRDefault="00110C18" w:rsidP="00063728">
            <w:pPr>
              <w:rPr>
                <w:ins w:id="33714" w:author="KIM, Jason" w:date="2019-04-02T13:39:00Z"/>
                <w:rFonts w:ascii="Calibri" w:eastAsia="Times New Roman" w:hAnsi="Calibri" w:cs="Calibri"/>
                <w:color w:val="000000"/>
                <w:lang w:eastAsia="en-AU"/>
              </w:rPr>
            </w:pPr>
            <w:ins w:id="337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716" w:author="KIM, Jason" w:date="2019-04-02T13:39:00Z"/>
                <w:rFonts w:ascii="Calibri" w:eastAsia="Times New Roman" w:hAnsi="Calibri" w:cs="Calibri"/>
                <w:color w:val="000000"/>
                <w:lang w:eastAsia="en-AU"/>
              </w:rPr>
            </w:pPr>
            <w:ins w:id="33717" w:author="KIM, Jason" w:date="2019-04-02T13:39:00Z">
              <w:r w:rsidRPr="0056388D">
                <w:rPr>
                  <w:rFonts w:ascii="Calibri" w:eastAsia="Times New Roman" w:hAnsi="Calibri" w:cs="Calibri"/>
                  <w:color w:val="000000"/>
                  <w:lang w:eastAsia="en-AU"/>
                </w:rPr>
                <w:t>Chainage 7986</w:t>
              </w:r>
            </w:ins>
          </w:p>
        </w:tc>
        <w:tc>
          <w:tcPr>
            <w:tcW w:w="764" w:type="pct"/>
            <w:noWrap/>
            <w:hideMark/>
          </w:tcPr>
          <w:p w:rsidR="00110C18" w:rsidRPr="0056388D" w:rsidRDefault="00110C18" w:rsidP="00063728">
            <w:pPr>
              <w:jc w:val="right"/>
              <w:rPr>
                <w:ins w:id="33718" w:author="KIM, Jason" w:date="2019-04-02T13:39:00Z"/>
                <w:rFonts w:ascii="Calibri" w:eastAsia="Times New Roman" w:hAnsi="Calibri" w:cs="Calibri"/>
                <w:color w:val="000000"/>
                <w:lang w:eastAsia="en-AU"/>
              </w:rPr>
            </w:pPr>
            <w:ins w:id="337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20" w:author="KIM, Jason" w:date="2019-04-02T13:39:00Z"/>
        </w:trPr>
        <w:tc>
          <w:tcPr>
            <w:tcW w:w="708" w:type="pct"/>
            <w:vMerge/>
            <w:hideMark/>
          </w:tcPr>
          <w:p w:rsidR="00110C18" w:rsidRPr="0056388D" w:rsidRDefault="00110C18" w:rsidP="00063728">
            <w:pPr>
              <w:rPr>
                <w:ins w:id="337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22" w:author="KIM, Jason" w:date="2019-04-02T13:39:00Z"/>
                <w:rFonts w:ascii="Calibri" w:eastAsia="Times New Roman" w:hAnsi="Calibri" w:cs="Calibri"/>
                <w:color w:val="000000"/>
                <w:lang w:eastAsia="en-AU"/>
              </w:rPr>
            </w:pPr>
            <w:ins w:id="33723"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724" w:author="KIM, Jason" w:date="2019-04-02T13:39:00Z"/>
                <w:rFonts w:ascii="Calibri" w:eastAsia="Times New Roman" w:hAnsi="Calibri" w:cs="Calibri"/>
                <w:color w:val="000000"/>
                <w:lang w:eastAsia="en-AU"/>
              </w:rPr>
            </w:pPr>
            <w:ins w:id="3372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26" w:author="KIM, Jason" w:date="2019-04-02T13:39:00Z"/>
                <w:rFonts w:ascii="Calibri" w:eastAsia="Times New Roman" w:hAnsi="Calibri" w:cs="Calibri"/>
                <w:color w:val="000000"/>
                <w:lang w:eastAsia="en-AU"/>
              </w:rPr>
            </w:pPr>
            <w:ins w:id="33727" w:author="KIM, Jason" w:date="2019-04-02T13:39:00Z">
              <w:r w:rsidRPr="0056388D">
                <w:rPr>
                  <w:rFonts w:ascii="Calibri" w:eastAsia="Times New Roman" w:hAnsi="Calibri" w:cs="Calibri"/>
                  <w:color w:val="000000"/>
                  <w:lang w:eastAsia="en-AU"/>
                </w:rPr>
                <w:t>LLN1629</w:t>
              </w:r>
            </w:ins>
          </w:p>
        </w:tc>
        <w:tc>
          <w:tcPr>
            <w:tcW w:w="933" w:type="pct"/>
            <w:noWrap/>
            <w:hideMark/>
          </w:tcPr>
          <w:p w:rsidR="00110C18" w:rsidRPr="0056388D" w:rsidRDefault="00110C18" w:rsidP="00063728">
            <w:pPr>
              <w:rPr>
                <w:ins w:id="33728" w:author="KIM, Jason" w:date="2019-04-02T13:39:00Z"/>
                <w:rFonts w:ascii="Calibri" w:eastAsia="Times New Roman" w:hAnsi="Calibri" w:cs="Calibri"/>
                <w:color w:val="000000"/>
                <w:lang w:eastAsia="en-AU"/>
              </w:rPr>
            </w:pPr>
            <w:ins w:id="337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730" w:author="KIM, Jason" w:date="2019-04-02T13:39:00Z"/>
                <w:rFonts w:ascii="Calibri" w:eastAsia="Times New Roman" w:hAnsi="Calibri" w:cs="Calibri"/>
                <w:color w:val="000000"/>
                <w:lang w:eastAsia="en-AU"/>
              </w:rPr>
            </w:pPr>
            <w:ins w:id="33731" w:author="KIM, Jason" w:date="2019-04-02T13:39:00Z">
              <w:r w:rsidRPr="0056388D">
                <w:rPr>
                  <w:rFonts w:ascii="Calibri" w:eastAsia="Times New Roman" w:hAnsi="Calibri" w:cs="Calibri"/>
                  <w:color w:val="000000"/>
                  <w:lang w:eastAsia="en-AU"/>
                </w:rPr>
                <w:t>Chainage 7995</w:t>
              </w:r>
            </w:ins>
          </w:p>
        </w:tc>
        <w:tc>
          <w:tcPr>
            <w:tcW w:w="764" w:type="pct"/>
            <w:noWrap/>
            <w:hideMark/>
          </w:tcPr>
          <w:p w:rsidR="00110C18" w:rsidRPr="0056388D" w:rsidRDefault="00110C18" w:rsidP="00063728">
            <w:pPr>
              <w:jc w:val="right"/>
              <w:rPr>
                <w:ins w:id="33732" w:author="KIM, Jason" w:date="2019-04-02T13:39:00Z"/>
                <w:rFonts w:ascii="Calibri" w:eastAsia="Times New Roman" w:hAnsi="Calibri" w:cs="Calibri"/>
                <w:color w:val="000000"/>
                <w:lang w:eastAsia="en-AU"/>
              </w:rPr>
            </w:pPr>
            <w:ins w:id="337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34" w:author="KIM, Jason" w:date="2019-04-02T13:39:00Z"/>
        </w:trPr>
        <w:tc>
          <w:tcPr>
            <w:tcW w:w="708" w:type="pct"/>
            <w:vMerge w:val="restart"/>
            <w:noWrap/>
            <w:hideMark/>
          </w:tcPr>
          <w:p w:rsidR="00110C18" w:rsidRPr="0056388D" w:rsidRDefault="00110C18" w:rsidP="00063728">
            <w:pPr>
              <w:rPr>
                <w:ins w:id="33735" w:author="KIM, Jason" w:date="2019-04-02T13:39:00Z"/>
                <w:rFonts w:ascii="Calibri" w:eastAsia="Times New Roman" w:hAnsi="Calibri" w:cs="Calibri"/>
                <w:color w:val="000000"/>
                <w:lang w:eastAsia="en-AU"/>
              </w:rPr>
            </w:pPr>
            <w:ins w:id="33736" w:author="KIM, Jason" w:date="2019-04-02T13:39:00Z">
              <w:r w:rsidRPr="0056388D">
                <w:rPr>
                  <w:rFonts w:ascii="Calibri" w:eastAsia="Times New Roman" w:hAnsi="Calibri" w:cs="Calibri"/>
                  <w:color w:val="000000"/>
                  <w:lang w:eastAsia="en-AU"/>
                </w:rPr>
                <w:t>LLE60K71</w:t>
              </w:r>
            </w:ins>
          </w:p>
        </w:tc>
        <w:tc>
          <w:tcPr>
            <w:tcW w:w="605" w:type="pct"/>
            <w:noWrap/>
            <w:hideMark/>
          </w:tcPr>
          <w:p w:rsidR="00110C18" w:rsidRPr="0056388D" w:rsidRDefault="00110C18" w:rsidP="00063728">
            <w:pPr>
              <w:rPr>
                <w:ins w:id="33737" w:author="KIM, Jason" w:date="2019-04-02T13:39:00Z"/>
                <w:rFonts w:ascii="Calibri" w:eastAsia="Times New Roman" w:hAnsi="Calibri" w:cs="Calibri"/>
                <w:color w:val="000000"/>
                <w:lang w:eastAsia="en-AU"/>
              </w:rPr>
            </w:pPr>
            <w:ins w:id="33738"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39" w:author="KIM, Jason" w:date="2019-04-02T13:39:00Z"/>
                <w:rFonts w:ascii="Calibri" w:eastAsia="Times New Roman" w:hAnsi="Calibri" w:cs="Calibri"/>
                <w:color w:val="000000"/>
                <w:lang w:eastAsia="en-AU"/>
              </w:rPr>
            </w:pPr>
            <w:ins w:id="337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41" w:author="KIM, Jason" w:date="2019-04-02T13:39:00Z"/>
                <w:rFonts w:ascii="Calibri" w:eastAsia="Times New Roman" w:hAnsi="Calibri" w:cs="Calibri"/>
                <w:color w:val="000000"/>
                <w:lang w:eastAsia="en-AU"/>
              </w:rPr>
            </w:pPr>
            <w:ins w:id="33742" w:author="KIM, Jason" w:date="2019-04-02T13:39:00Z">
              <w:r w:rsidRPr="0056388D">
                <w:rPr>
                  <w:rFonts w:ascii="Calibri" w:eastAsia="Times New Roman" w:hAnsi="Calibri" w:cs="Calibri"/>
                  <w:color w:val="000000"/>
                  <w:lang w:eastAsia="en-AU"/>
                </w:rPr>
                <w:t>LLS2651</w:t>
              </w:r>
            </w:ins>
          </w:p>
        </w:tc>
        <w:tc>
          <w:tcPr>
            <w:tcW w:w="933" w:type="pct"/>
            <w:noWrap/>
            <w:hideMark/>
          </w:tcPr>
          <w:p w:rsidR="00110C18" w:rsidRPr="0056388D" w:rsidRDefault="00110C18" w:rsidP="00063728">
            <w:pPr>
              <w:rPr>
                <w:ins w:id="33743" w:author="KIM, Jason" w:date="2019-04-02T13:39:00Z"/>
                <w:rFonts w:ascii="Calibri" w:eastAsia="Times New Roman" w:hAnsi="Calibri" w:cs="Calibri"/>
                <w:color w:val="000000"/>
                <w:lang w:eastAsia="en-AU"/>
              </w:rPr>
            </w:pPr>
            <w:ins w:id="337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45" w:author="KIM, Jason" w:date="2019-04-02T13:39:00Z"/>
                <w:rFonts w:ascii="Calibri" w:eastAsia="Times New Roman" w:hAnsi="Calibri" w:cs="Calibri"/>
                <w:color w:val="000000"/>
                <w:lang w:eastAsia="en-AU"/>
              </w:rPr>
            </w:pPr>
            <w:ins w:id="33746" w:author="KIM, Jason" w:date="2019-04-02T13:39:00Z">
              <w:r w:rsidRPr="0056388D">
                <w:rPr>
                  <w:rFonts w:ascii="Calibri" w:eastAsia="Times New Roman" w:hAnsi="Calibri" w:cs="Calibri"/>
                  <w:color w:val="000000"/>
                  <w:lang w:eastAsia="en-AU"/>
                </w:rPr>
                <w:t>Chainage 8000</w:t>
              </w:r>
            </w:ins>
          </w:p>
        </w:tc>
        <w:tc>
          <w:tcPr>
            <w:tcW w:w="764" w:type="pct"/>
            <w:noWrap/>
            <w:hideMark/>
          </w:tcPr>
          <w:p w:rsidR="00110C18" w:rsidRPr="0056388D" w:rsidRDefault="00110C18" w:rsidP="00063728">
            <w:pPr>
              <w:jc w:val="right"/>
              <w:rPr>
                <w:ins w:id="33747" w:author="KIM, Jason" w:date="2019-04-02T13:39:00Z"/>
                <w:rFonts w:ascii="Calibri" w:eastAsia="Times New Roman" w:hAnsi="Calibri" w:cs="Calibri"/>
                <w:color w:val="000000"/>
                <w:lang w:eastAsia="en-AU"/>
              </w:rPr>
            </w:pPr>
            <w:ins w:id="33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49" w:author="KIM, Jason" w:date="2019-04-02T13:39:00Z"/>
        </w:trPr>
        <w:tc>
          <w:tcPr>
            <w:tcW w:w="708" w:type="pct"/>
            <w:vMerge/>
            <w:hideMark/>
          </w:tcPr>
          <w:p w:rsidR="00110C18" w:rsidRPr="0056388D" w:rsidRDefault="00110C18" w:rsidP="00063728">
            <w:pPr>
              <w:rPr>
                <w:ins w:id="337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51" w:author="KIM, Jason" w:date="2019-04-02T13:39:00Z"/>
                <w:rFonts w:ascii="Calibri" w:eastAsia="Times New Roman" w:hAnsi="Calibri" w:cs="Calibri"/>
                <w:color w:val="000000"/>
                <w:lang w:eastAsia="en-AU"/>
              </w:rPr>
            </w:pPr>
            <w:ins w:id="33752"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53" w:author="KIM, Jason" w:date="2019-04-02T13:39:00Z"/>
                <w:rFonts w:ascii="Calibri" w:eastAsia="Times New Roman" w:hAnsi="Calibri" w:cs="Calibri"/>
                <w:color w:val="000000"/>
                <w:lang w:eastAsia="en-AU"/>
              </w:rPr>
            </w:pPr>
            <w:ins w:id="3375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55" w:author="KIM, Jason" w:date="2019-04-02T13:39:00Z"/>
                <w:rFonts w:ascii="Calibri" w:eastAsia="Times New Roman" w:hAnsi="Calibri" w:cs="Calibri"/>
                <w:color w:val="000000"/>
                <w:lang w:eastAsia="en-AU"/>
              </w:rPr>
            </w:pPr>
            <w:ins w:id="33756" w:author="KIM, Jason" w:date="2019-04-02T13:39:00Z">
              <w:r w:rsidRPr="0056388D">
                <w:rPr>
                  <w:rFonts w:ascii="Calibri" w:eastAsia="Times New Roman" w:hAnsi="Calibri" w:cs="Calibri"/>
                  <w:color w:val="000000"/>
                  <w:lang w:eastAsia="en-AU"/>
                </w:rPr>
                <w:t>LLS2652</w:t>
              </w:r>
            </w:ins>
          </w:p>
        </w:tc>
        <w:tc>
          <w:tcPr>
            <w:tcW w:w="933" w:type="pct"/>
            <w:noWrap/>
            <w:hideMark/>
          </w:tcPr>
          <w:p w:rsidR="00110C18" w:rsidRPr="0056388D" w:rsidRDefault="00110C18" w:rsidP="00063728">
            <w:pPr>
              <w:rPr>
                <w:ins w:id="33757" w:author="KIM, Jason" w:date="2019-04-02T13:39:00Z"/>
                <w:rFonts w:ascii="Calibri" w:eastAsia="Times New Roman" w:hAnsi="Calibri" w:cs="Calibri"/>
                <w:color w:val="000000"/>
                <w:lang w:eastAsia="en-AU"/>
              </w:rPr>
            </w:pPr>
            <w:ins w:id="337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59" w:author="KIM, Jason" w:date="2019-04-02T13:39:00Z"/>
                <w:rFonts w:ascii="Calibri" w:eastAsia="Times New Roman" w:hAnsi="Calibri" w:cs="Calibri"/>
                <w:color w:val="000000"/>
                <w:lang w:eastAsia="en-AU"/>
              </w:rPr>
            </w:pPr>
            <w:ins w:id="33760" w:author="KIM, Jason" w:date="2019-04-02T13:39:00Z">
              <w:r w:rsidRPr="0056388D">
                <w:rPr>
                  <w:rFonts w:ascii="Calibri" w:eastAsia="Times New Roman" w:hAnsi="Calibri" w:cs="Calibri"/>
                  <w:color w:val="000000"/>
                  <w:lang w:eastAsia="en-AU"/>
                </w:rPr>
                <w:t>Chainage 8010</w:t>
              </w:r>
            </w:ins>
          </w:p>
        </w:tc>
        <w:tc>
          <w:tcPr>
            <w:tcW w:w="764" w:type="pct"/>
            <w:noWrap/>
            <w:hideMark/>
          </w:tcPr>
          <w:p w:rsidR="00110C18" w:rsidRPr="0056388D" w:rsidRDefault="00110C18" w:rsidP="00063728">
            <w:pPr>
              <w:jc w:val="right"/>
              <w:rPr>
                <w:ins w:id="33761" w:author="KIM, Jason" w:date="2019-04-02T13:39:00Z"/>
                <w:rFonts w:ascii="Calibri" w:eastAsia="Times New Roman" w:hAnsi="Calibri" w:cs="Calibri"/>
                <w:color w:val="000000"/>
                <w:lang w:eastAsia="en-AU"/>
              </w:rPr>
            </w:pPr>
            <w:ins w:id="337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63" w:author="KIM, Jason" w:date="2019-04-02T13:39:00Z"/>
        </w:trPr>
        <w:tc>
          <w:tcPr>
            <w:tcW w:w="708" w:type="pct"/>
            <w:vMerge/>
            <w:hideMark/>
          </w:tcPr>
          <w:p w:rsidR="00110C18" w:rsidRPr="0056388D" w:rsidRDefault="00110C18" w:rsidP="00063728">
            <w:pPr>
              <w:rPr>
                <w:ins w:id="337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65" w:author="KIM, Jason" w:date="2019-04-02T13:39:00Z"/>
                <w:rFonts w:ascii="Calibri" w:eastAsia="Times New Roman" w:hAnsi="Calibri" w:cs="Calibri"/>
                <w:color w:val="000000"/>
                <w:lang w:eastAsia="en-AU"/>
              </w:rPr>
            </w:pPr>
            <w:ins w:id="33766"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67" w:author="KIM, Jason" w:date="2019-04-02T13:39:00Z"/>
                <w:rFonts w:ascii="Calibri" w:eastAsia="Times New Roman" w:hAnsi="Calibri" w:cs="Calibri"/>
                <w:color w:val="000000"/>
                <w:lang w:eastAsia="en-AU"/>
              </w:rPr>
            </w:pPr>
            <w:ins w:id="3376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69" w:author="KIM, Jason" w:date="2019-04-02T13:39:00Z"/>
                <w:rFonts w:ascii="Calibri" w:eastAsia="Times New Roman" w:hAnsi="Calibri" w:cs="Calibri"/>
                <w:color w:val="000000"/>
                <w:lang w:eastAsia="en-AU"/>
              </w:rPr>
            </w:pPr>
            <w:ins w:id="33770" w:author="KIM, Jason" w:date="2019-04-02T13:39:00Z">
              <w:r w:rsidRPr="0056388D">
                <w:rPr>
                  <w:rFonts w:ascii="Calibri" w:eastAsia="Times New Roman" w:hAnsi="Calibri" w:cs="Calibri"/>
                  <w:color w:val="000000"/>
                  <w:lang w:eastAsia="en-AU"/>
                </w:rPr>
                <w:t>LLS2653</w:t>
              </w:r>
            </w:ins>
          </w:p>
        </w:tc>
        <w:tc>
          <w:tcPr>
            <w:tcW w:w="933" w:type="pct"/>
            <w:noWrap/>
            <w:hideMark/>
          </w:tcPr>
          <w:p w:rsidR="00110C18" w:rsidRPr="0056388D" w:rsidRDefault="00110C18" w:rsidP="00063728">
            <w:pPr>
              <w:rPr>
                <w:ins w:id="33771" w:author="KIM, Jason" w:date="2019-04-02T13:39:00Z"/>
                <w:rFonts w:ascii="Calibri" w:eastAsia="Times New Roman" w:hAnsi="Calibri" w:cs="Calibri"/>
                <w:color w:val="000000"/>
                <w:lang w:eastAsia="en-AU"/>
              </w:rPr>
            </w:pPr>
            <w:ins w:id="337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73" w:author="KIM, Jason" w:date="2019-04-02T13:39:00Z"/>
                <w:rFonts w:ascii="Calibri" w:eastAsia="Times New Roman" w:hAnsi="Calibri" w:cs="Calibri"/>
                <w:color w:val="000000"/>
                <w:lang w:eastAsia="en-AU"/>
              </w:rPr>
            </w:pPr>
            <w:ins w:id="33774" w:author="KIM, Jason" w:date="2019-04-02T13:39:00Z">
              <w:r w:rsidRPr="0056388D">
                <w:rPr>
                  <w:rFonts w:ascii="Calibri" w:eastAsia="Times New Roman" w:hAnsi="Calibri" w:cs="Calibri"/>
                  <w:color w:val="000000"/>
                  <w:lang w:eastAsia="en-AU"/>
                </w:rPr>
                <w:t>Chainage 8019</w:t>
              </w:r>
            </w:ins>
          </w:p>
        </w:tc>
        <w:tc>
          <w:tcPr>
            <w:tcW w:w="764" w:type="pct"/>
            <w:noWrap/>
            <w:hideMark/>
          </w:tcPr>
          <w:p w:rsidR="00110C18" w:rsidRPr="0056388D" w:rsidRDefault="00110C18" w:rsidP="00063728">
            <w:pPr>
              <w:jc w:val="right"/>
              <w:rPr>
                <w:ins w:id="33775" w:author="KIM, Jason" w:date="2019-04-02T13:39:00Z"/>
                <w:rFonts w:ascii="Calibri" w:eastAsia="Times New Roman" w:hAnsi="Calibri" w:cs="Calibri"/>
                <w:color w:val="000000"/>
                <w:lang w:eastAsia="en-AU"/>
              </w:rPr>
            </w:pPr>
            <w:ins w:id="337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77" w:author="KIM, Jason" w:date="2019-04-02T13:39:00Z"/>
        </w:trPr>
        <w:tc>
          <w:tcPr>
            <w:tcW w:w="708" w:type="pct"/>
            <w:vMerge/>
            <w:hideMark/>
          </w:tcPr>
          <w:p w:rsidR="00110C18" w:rsidRPr="0056388D" w:rsidRDefault="00110C18" w:rsidP="00063728">
            <w:pPr>
              <w:rPr>
                <w:ins w:id="337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79" w:author="KIM, Jason" w:date="2019-04-02T13:39:00Z"/>
                <w:rFonts w:ascii="Calibri" w:eastAsia="Times New Roman" w:hAnsi="Calibri" w:cs="Calibri"/>
                <w:color w:val="000000"/>
                <w:lang w:eastAsia="en-AU"/>
              </w:rPr>
            </w:pPr>
            <w:ins w:id="33780"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81" w:author="KIM, Jason" w:date="2019-04-02T13:39:00Z"/>
                <w:rFonts w:ascii="Calibri" w:eastAsia="Times New Roman" w:hAnsi="Calibri" w:cs="Calibri"/>
                <w:color w:val="000000"/>
                <w:lang w:eastAsia="en-AU"/>
              </w:rPr>
            </w:pPr>
            <w:ins w:id="337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83" w:author="KIM, Jason" w:date="2019-04-02T13:39:00Z"/>
                <w:rFonts w:ascii="Calibri" w:eastAsia="Times New Roman" w:hAnsi="Calibri" w:cs="Calibri"/>
                <w:color w:val="000000"/>
                <w:lang w:eastAsia="en-AU"/>
              </w:rPr>
            </w:pPr>
            <w:ins w:id="33784" w:author="KIM, Jason" w:date="2019-04-02T13:39:00Z">
              <w:r w:rsidRPr="0056388D">
                <w:rPr>
                  <w:rFonts w:ascii="Calibri" w:eastAsia="Times New Roman" w:hAnsi="Calibri" w:cs="Calibri"/>
                  <w:color w:val="000000"/>
                  <w:lang w:eastAsia="en-AU"/>
                </w:rPr>
                <w:t>LLS2654</w:t>
              </w:r>
            </w:ins>
          </w:p>
        </w:tc>
        <w:tc>
          <w:tcPr>
            <w:tcW w:w="933" w:type="pct"/>
            <w:noWrap/>
            <w:hideMark/>
          </w:tcPr>
          <w:p w:rsidR="00110C18" w:rsidRPr="0056388D" w:rsidRDefault="00110C18" w:rsidP="00063728">
            <w:pPr>
              <w:rPr>
                <w:ins w:id="33785" w:author="KIM, Jason" w:date="2019-04-02T13:39:00Z"/>
                <w:rFonts w:ascii="Calibri" w:eastAsia="Times New Roman" w:hAnsi="Calibri" w:cs="Calibri"/>
                <w:color w:val="000000"/>
                <w:lang w:eastAsia="en-AU"/>
              </w:rPr>
            </w:pPr>
            <w:ins w:id="337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87" w:author="KIM, Jason" w:date="2019-04-02T13:39:00Z"/>
                <w:rFonts w:ascii="Calibri" w:eastAsia="Times New Roman" w:hAnsi="Calibri" w:cs="Calibri"/>
                <w:color w:val="000000"/>
                <w:lang w:eastAsia="en-AU"/>
              </w:rPr>
            </w:pPr>
            <w:ins w:id="33788" w:author="KIM, Jason" w:date="2019-04-02T13:39:00Z">
              <w:r w:rsidRPr="0056388D">
                <w:rPr>
                  <w:rFonts w:ascii="Calibri" w:eastAsia="Times New Roman" w:hAnsi="Calibri" w:cs="Calibri"/>
                  <w:color w:val="000000"/>
                  <w:lang w:eastAsia="en-AU"/>
                </w:rPr>
                <w:t>Chainage 8029</w:t>
              </w:r>
            </w:ins>
          </w:p>
        </w:tc>
        <w:tc>
          <w:tcPr>
            <w:tcW w:w="764" w:type="pct"/>
            <w:noWrap/>
            <w:hideMark/>
          </w:tcPr>
          <w:p w:rsidR="00110C18" w:rsidRPr="0056388D" w:rsidRDefault="00110C18" w:rsidP="00063728">
            <w:pPr>
              <w:jc w:val="right"/>
              <w:rPr>
                <w:ins w:id="33789" w:author="KIM, Jason" w:date="2019-04-02T13:39:00Z"/>
                <w:rFonts w:ascii="Calibri" w:eastAsia="Times New Roman" w:hAnsi="Calibri" w:cs="Calibri"/>
                <w:color w:val="000000"/>
                <w:lang w:eastAsia="en-AU"/>
              </w:rPr>
            </w:pPr>
            <w:ins w:id="337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91" w:author="KIM, Jason" w:date="2019-04-02T13:39:00Z"/>
        </w:trPr>
        <w:tc>
          <w:tcPr>
            <w:tcW w:w="708" w:type="pct"/>
            <w:vMerge/>
            <w:hideMark/>
          </w:tcPr>
          <w:p w:rsidR="00110C18" w:rsidRPr="0056388D" w:rsidRDefault="00110C18" w:rsidP="00063728">
            <w:pPr>
              <w:rPr>
                <w:ins w:id="337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93" w:author="KIM, Jason" w:date="2019-04-02T13:39:00Z"/>
                <w:rFonts w:ascii="Calibri" w:eastAsia="Times New Roman" w:hAnsi="Calibri" w:cs="Calibri"/>
                <w:color w:val="000000"/>
                <w:lang w:eastAsia="en-AU"/>
              </w:rPr>
            </w:pPr>
            <w:ins w:id="33794"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95" w:author="KIM, Jason" w:date="2019-04-02T13:39:00Z"/>
                <w:rFonts w:ascii="Calibri" w:eastAsia="Times New Roman" w:hAnsi="Calibri" w:cs="Calibri"/>
                <w:color w:val="000000"/>
                <w:lang w:eastAsia="en-AU"/>
              </w:rPr>
            </w:pPr>
            <w:ins w:id="3379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97" w:author="KIM, Jason" w:date="2019-04-02T13:39:00Z"/>
                <w:rFonts w:ascii="Calibri" w:eastAsia="Times New Roman" w:hAnsi="Calibri" w:cs="Calibri"/>
                <w:color w:val="000000"/>
                <w:lang w:eastAsia="en-AU"/>
              </w:rPr>
            </w:pPr>
            <w:ins w:id="33798" w:author="KIM, Jason" w:date="2019-04-02T13:39:00Z">
              <w:r w:rsidRPr="0056388D">
                <w:rPr>
                  <w:rFonts w:ascii="Calibri" w:eastAsia="Times New Roman" w:hAnsi="Calibri" w:cs="Calibri"/>
                  <w:color w:val="000000"/>
                  <w:lang w:eastAsia="en-AU"/>
                </w:rPr>
                <w:t>LLS2655</w:t>
              </w:r>
            </w:ins>
          </w:p>
        </w:tc>
        <w:tc>
          <w:tcPr>
            <w:tcW w:w="933" w:type="pct"/>
            <w:noWrap/>
            <w:hideMark/>
          </w:tcPr>
          <w:p w:rsidR="00110C18" w:rsidRPr="0056388D" w:rsidRDefault="00110C18" w:rsidP="00063728">
            <w:pPr>
              <w:rPr>
                <w:ins w:id="33799" w:author="KIM, Jason" w:date="2019-04-02T13:39:00Z"/>
                <w:rFonts w:ascii="Calibri" w:eastAsia="Times New Roman" w:hAnsi="Calibri" w:cs="Calibri"/>
                <w:color w:val="000000"/>
                <w:lang w:eastAsia="en-AU"/>
              </w:rPr>
            </w:pPr>
            <w:ins w:id="338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01" w:author="KIM, Jason" w:date="2019-04-02T13:39:00Z"/>
                <w:rFonts w:ascii="Calibri" w:eastAsia="Times New Roman" w:hAnsi="Calibri" w:cs="Calibri"/>
                <w:color w:val="000000"/>
                <w:lang w:eastAsia="en-AU"/>
              </w:rPr>
            </w:pPr>
            <w:ins w:id="33802" w:author="KIM, Jason" w:date="2019-04-02T13:39:00Z">
              <w:r w:rsidRPr="0056388D">
                <w:rPr>
                  <w:rFonts w:ascii="Calibri" w:eastAsia="Times New Roman" w:hAnsi="Calibri" w:cs="Calibri"/>
                  <w:color w:val="000000"/>
                  <w:lang w:eastAsia="en-AU"/>
                </w:rPr>
                <w:t>Chainage 8039</w:t>
              </w:r>
            </w:ins>
          </w:p>
        </w:tc>
        <w:tc>
          <w:tcPr>
            <w:tcW w:w="764" w:type="pct"/>
            <w:noWrap/>
            <w:hideMark/>
          </w:tcPr>
          <w:p w:rsidR="00110C18" w:rsidRPr="0056388D" w:rsidRDefault="00110C18" w:rsidP="00063728">
            <w:pPr>
              <w:jc w:val="right"/>
              <w:rPr>
                <w:ins w:id="33803" w:author="KIM, Jason" w:date="2019-04-02T13:39:00Z"/>
                <w:rFonts w:ascii="Calibri" w:eastAsia="Times New Roman" w:hAnsi="Calibri" w:cs="Calibri"/>
                <w:color w:val="000000"/>
                <w:lang w:eastAsia="en-AU"/>
              </w:rPr>
            </w:pPr>
            <w:ins w:id="338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05" w:author="KIM, Jason" w:date="2019-04-02T13:39:00Z"/>
        </w:trPr>
        <w:tc>
          <w:tcPr>
            <w:tcW w:w="708" w:type="pct"/>
            <w:vMerge/>
            <w:hideMark/>
          </w:tcPr>
          <w:p w:rsidR="00110C18" w:rsidRPr="0056388D" w:rsidRDefault="00110C18" w:rsidP="00063728">
            <w:pPr>
              <w:rPr>
                <w:ins w:id="338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07" w:author="KIM, Jason" w:date="2019-04-02T13:39:00Z"/>
                <w:rFonts w:ascii="Calibri" w:eastAsia="Times New Roman" w:hAnsi="Calibri" w:cs="Calibri"/>
                <w:color w:val="000000"/>
                <w:lang w:eastAsia="en-AU"/>
              </w:rPr>
            </w:pPr>
            <w:ins w:id="33808"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09" w:author="KIM, Jason" w:date="2019-04-02T13:39:00Z"/>
                <w:rFonts w:ascii="Calibri" w:eastAsia="Times New Roman" w:hAnsi="Calibri" w:cs="Calibri"/>
                <w:color w:val="000000"/>
                <w:lang w:eastAsia="en-AU"/>
              </w:rPr>
            </w:pPr>
            <w:ins w:id="338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11" w:author="KIM, Jason" w:date="2019-04-02T13:39:00Z"/>
                <w:rFonts w:ascii="Calibri" w:eastAsia="Times New Roman" w:hAnsi="Calibri" w:cs="Calibri"/>
                <w:color w:val="000000"/>
                <w:lang w:eastAsia="en-AU"/>
              </w:rPr>
            </w:pPr>
            <w:ins w:id="33812" w:author="KIM, Jason" w:date="2019-04-02T13:39:00Z">
              <w:r w:rsidRPr="0056388D">
                <w:rPr>
                  <w:rFonts w:ascii="Calibri" w:eastAsia="Times New Roman" w:hAnsi="Calibri" w:cs="Calibri"/>
                  <w:color w:val="000000"/>
                  <w:lang w:eastAsia="en-AU"/>
                </w:rPr>
                <w:t>LLS2656</w:t>
              </w:r>
            </w:ins>
          </w:p>
        </w:tc>
        <w:tc>
          <w:tcPr>
            <w:tcW w:w="933" w:type="pct"/>
            <w:noWrap/>
            <w:hideMark/>
          </w:tcPr>
          <w:p w:rsidR="00110C18" w:rsidRPr="0056388D" w:rsidRDefault="00110C18" w:rsidP="00063728">
            <w:pPr>
              <w:rPr>
                <w:ins w:id="33813" w:author="KIM, Jason" w:date="2019-04-02T13:39:00Z"/>
                <w:rFonts w:ascii="Calibri" w:eastAsia="Times New Roman" w:hAnsi="Calibri" w:cs="Calibri"/>
                <w:color w:val="000000"/>
                <w:lang w:eastAsia="en-AU"/>
              </w:rPr>
            </w:pPr>
            <w:ins w:id="338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15" w:author="KIM, Jason" w:date="2019-04-02T13:39:00Z"/>
                <w:rFonts w:ascii="Calibri" w:eastAsia="Times New Roman" w:hAnsi="Calibri" w:cs="Calibri"/>
                <w:color w:val="000000"/>
                <w:lang w:eastAsia="en-AU"/>
              </w:rPr>
            </w:pPr>
            <w:ins w:id="33816" w:author="KIM, Jason" w:date="2019-04-02T13:39:00Z">
              <w:r w:rsidRPr="0056388D">
                <w:rPr>
                  <w:rFonts w:ascii="Calibri" w:eastAsia="Times New Roman" w:hAnsi="Calibri" w:cs="Calibri"/>
                  <w:color w:val="000000"/>
                  <w:lang w:eastAsia="en-AU"/>
                </w:rPr>
                <w:t>Chainage 8048</w:t>
              </w:r>
            </w:ins>
          </w:p>
        </w:tc>
        <w:tc>
          <w:tcPr>
            <w:tcW w:w="764" w:type="pct"/>
            <w:noWrap/>
            <w:hideMark/>
          </w:tcPr>
          <w:p w:rsidR="00110C18" w:rsidRPr="0056388D" w:rsidRDefault="00110C18" w:rsidP="00063728">
            <w:pPr>
              <w:jc w:val="right"/>
              <w:rPr>
                <w:ins w:id="33817" w:author="KIM, Jason" w:date="2019-04-02T13:39:00Z"/>
                <w:rFonts w:ascii="Calibri" w:eastAsia="Times New Roman" w:hAnsi="Calibri" w:cs="Calibri"/>
                <w:color w:val="000000"/>
                <w:lang w:eastAsia="en-AU"/>
              </w:rPr>
            </w:pPr>
            <w:ins w:id="338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19" w:author="KIM, Jason" w:date="2019-04-02T13:39:00Z"/>
        </w:trPr>
        <w:tc>
          <w:tcPr>
            <w:tcW w:w="708" w:type="pct"/>
            <w:vMerge/>
            <w:hideMark/>
          </w:tcPr>
          <w:p w:rsidR="00110C18" w:rsidRPr="0056388D" w:rsidRDefault="00110C18" w:rsidP="00063728">
            <w:pPr>
              <w:rPr>
                <w:ins w:id="338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21" w:author="KIM, Jason" w:date="2019-04-02T13:39:00Z"/>
                <w:rFonts w:ascii="Calibri" w:eastAsia="Times New Roman" w:hAnsi="Calibri" w:cs="Calibri"/>
                <w:color w:val="000000"/>
                <w:lang w:eastAsia="en-AU"/>
              </w:rPr>
            </w:pPr>
            <w:ins w:id="33822"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23" w:author="KIM, Jason" w:date="2019-04-02T13:39:00Z"/>
                <w:rFonts w:ascii="Calibri" w:eastAsia="Times New Roman" w:hAnsi="Calibri" w:cs="Calibri"/>
                <w:color w:val="000000"/>
                <w:lang w:eastAsia="en-AU"/>
              </w:rPr>
            </w:pPr>
            <w:ins w:id="3382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25" w:author="KIM, Jason" w:date="2019-04-02T13:39:00Z"/>
                <w:rFonts w:ascii="Calibri" w:eastAsia="Times New Roman" w:hAnsi="Calibri" w:cs="Calibri"/>
                <w:color w:val="000000"/>
                <w:lang w:eastAsia="en-AU"/>
              </w:rPr>
            </w:pPr>
            <w:ins w:id="33826" w:author="KIM, Jason" w:date="2019-04-02T13:39:00Z">
              <w:r w:rsidRPr="0056388D">
                <w:rPr>
                  <w:rFonts w:ascii="Calibri" w:eastAsia="Times New Roman" w:hAnsi="Calibri" w:cs="Calibri"/>
                  <w:color w:val="000000"/>
                  <w:lang w:eastAsia="en-AU"/>
                </w:rPr>
                <w:t>LLS2657</w:t>
              </w:r>
            </w:ins>
          </w:p>
        </w:tc>
        <w:tc>
          <w:tcPr>
            <w:tcW w:w="933" w:type="pct"/>
            <w:noWrap/>
            <w:hideMark/>
          </w:tcPr>
          <w:p w:rsidR="00110C18" w:rsidRPr="0056388D" w:rsidRDefault="00110C18" w:rsidP="00063728">
            <w:pPr>
              <w:rPr>
                <w:ins w:id="33827" w:author="KIM, Jason" w:date="2019-04-02T13:39:00Z"/>
                <w:rFonts w:ascii="Calibri" w:eastAsia="Times New Roman" w:hAnsi="Calibri" w:cs="Calibri"/>
                <w:color w:val="000000"/>
                <w:lang w:eastAsia="en-AU"/>
              </w:rPr>
            </w:pPr>
            <w:ins w:id="338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29" w:author="KIM, Jason" w:date="2019-04-02T13:39:00Z"/>
                <w:rFonts w:ascii="Calibri" w:eastAsia="Times New Roman" w:hAnsi="Calibri" w:cs="Calibri"/>
                <w:color w:val="000000"/>
                <w:lang w:eastAsia="en-AU"/>
              </w:rPr>
            </w:pPr>
            <w:ins w:id="33830" w:author="KIM, Jason" w:date="2019-04-02T13:39:00Z">
              <w:r w:rsidRPr="0056388D">
                <w:rPr>
                  <w:rFonts w:ascii="Calibri" w:eastAsia="Times New Roman" w:hAnsi="Calibri" w:cs="Calibri"/>
                  <w:color w:val="000000"/>
                  <w:lang w:eastAsia="en-AU"/>
                </w:rPr>
                <w:t>Chainage 8058</w:t>
              </w:r>
            </w:ins>
          </w:p>
        </w:tc>
        <w:tc>
          <w:tcPr>
            <w:tcW w:w="764" w:type="pct"/>
            <w:noWrap/>
            <w:hideMark/>
          </w:tcPr>
          <w:p w:rsidR="00110C18" w:rsidRPr="0056388D" w:rsidRDefault="00110C18" w:rsidP="00063728">
            <w:pPr>
              <w:jc w:val="right"/>
              <w:rPr>
                <w:ins w:id="33831" w:author="KIM, Jason" w:date="2019-04-02T13:39:00Z"/>
                <w:rFonts w:ascii="Calibri" w:eastAsia="Times New Roman" w:hAnsi="Calibri" w:cs="Calibri"/>
                <w:color w:val="000000"/>
                <w:lang w:eastAsia="en-AU"/>
              </w:rPr>
            </w:pPr>
            <w:ins w:id="338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33" w:author="KIM, Jason" w:date="2019-04-02T13:39:00Z"/>
        </w:trPr>
        <w:tc>
          <w:tcPr>
            <w:tcW w:w="708" w:type="pct"/>
            <w:vMerge/>
            <w:hideMark/>
          </w:tcPr>
          <w:p w:rsidR="00110C18" w:rsidRPr="0056388D" w:rsidRDefault="00110C18" w:rsidP="00063728">
            <w:pPr>
              <w:rPr>
                <w:ins w:id="338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35" w:author="KIM, Jason" w:date="2019-04-02T13:39:00Z"/>
                <w:rFonts w:ascii="Calibri" w:eastAsia="Times New Roman" w:hAnsi="Calibri" w:cs="Calibri"/>
                <w:color w:val="000000"/>
                <w:lang w:eastAsia="en-AU"/>
              </w:rPr>
            </w:pPr>
            <w:ins w:id="33836"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37" w:author="KIM, Jason" w:date="2019-04-02T13:39:00Z"/>
                <w:rFonts w:ascii="Calibri" w:eastAsia="Times New Roman" w:hAnsi="Calibri" w:cs="Calibri"/>
                <w:color w:val="000000"/>
                <w:lang w:eastAsia="en-AU"/>
              </w:rPr>
            </w:pPr>
            <w:ins w:id="3383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39" w:author="KIM, Jason" w:date="2019-04-02T13:39:00Z"/>
                <w:rFonts w:ascii="Calibri" w:eastAsia="Times New Roman" w:hAnsi="Calibri" w:cs="Calibri"/>
                <w:color w:val="000000"/>
                <w:lang w:eastAsia="en-AU"/>
              </w:rPr>
            </w:pPr>
            <w:ins w:id="33840" w:author="KIM, Jason" w:date="2019-04-02T13:39:00Z">
              <w:r w:rsidRPr="0056388D">
                <w:rPr>
                  <w:rFonts w:ascii="Calibri" w:eastAsia="Times New Roman" w:hAnsi="Calibri" w:cs="Calibri"/>
                  <w:color w:val="000000"/>
                  <w:lang w:eastAsia="en-AU"/>
                </w:rPr>
                <w:t>LLS2658</w:t>
              </w:r>
            </w:ins>
          </w:p>
        </w:tc>
        <w:tc>
          <w:tcPr>
            <w:tcW w:w="933" w:type="pct"/>
            <w:noWrap/>
            <w:hideMark/>
          </w:tcPr>
          <w:p w:rsidR="00110C18" w:rsidRPr="0056388D" w:rsidRDefault="00110C18" w:rsidP="00063728">
            <w:pPr>
              <w:rPr>
                <w:ins w:id="33841" w:author="KIM, Jason" w:date="2019-04-02T13:39:00Z"/>
                <w:rFonts w:ascii="Calibri" w:eastAsia="Times New Roman" w:hAnsi="Calibri" w:cs="Calibri"/>
                <w:color w:val="000000"/>
                <w:lang w:eastAsia="en-AU"/>
              </w:rPr>
            </w:pPr>
            <w:ins w:id="338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43" w:author="KIM, Jason" w:date="2019-04-02T13:39:00Z"/>
                <w:rFonts w:ascii="Calibri" w:eastAsia="Times New Roman" w:hAnsi="Calibri" w:cs="Calibri"/>
                <w:color w:val="000000"/>
                <w:lang w:eastAsia="en-AU"/>
              </w:rPr>
            </w:pPr>
            <w:ins w:id="33844" w:author="KIM, Jason" w:date="2019-04-02T13:39:00Z">
              <w:r w:rsidRPr="0056388D">
                <w:rPr>
                  <w:rFonts w:ascii="Calibri" w:eastAsia="Times New Roman" w:hAnsi="Calibri" w:cs="Calibri"/>
                  <w:color w:val="000000"/>
                  <w:lang w:eastAsia="en-AU"/>
                </w:rPr>
                <w:t>Chainage 8068</w:t>
              </w:r>
            </w:ins>
          </w:p>
        </w:tc>
        <w:tc>
          <w:tcPr>
            <w:tcW w:w="764" w:type="pct"/>
            <w:noWrap/>
            <w:hideMark/>
          </w:tcPr>
          <w:p w:rsidR="00110C18" w:rsidRPr="0056388D" w:rsidRDefault="00110C18" w:rsidP="00063728">
            <w:pPr>
              <w:jc w:val="right"/>
              <w:rPr>
                <w:ins w:id="33845" w:author="KIM, Jason" w:date="2019-04-02T13:39:00Z"/>
                <w:rFonts w:ascii="Calibri" w:eastAsia="Times New Roman" w:hAnsi="Calibri" w:cs="Calibri"/>
                <w:color w:val="000000"/>
                <w:lang w:eastAsia="en-AU"/>
              </w:rPr>
            </w:pPr>
            <w:ins w:id="338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47" w:author="KIM, Jason" w:date="2019-04-02T13:39:00Z"/>
        </w:trPr>
        <w:tc>
          <w:tcPr>
            <w:tcW w:w="708" w:type="pct"/>
            <w:vMerge/>
            <w:hideMark/>
          </w:tcPr>
          <w:p w:rsidR="00110C18" w:rsidRPr="0056388D" w:rsidRDefault="00110C18" w:rsidP="00063728">
            <w:pPr>
              <w:rPr>
                <w:ins w:id="338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49" w:author="KIM, Jason" w:date="2019-04-02T13:39:00Z"/>
                <w:rFonts w:ascii="Calibri" w:eastAsia="Times New Roman" w:hAnsi="Calibri" w:cs="Calibri"/>
                <w:color w:val="000000"/>
                <w:lang w:eastAsia="en-AU"/>
              </w:rPr>
            </w:pPr>
            <w:ins w:id="33850"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51" w:author="KIM, Jason" w:date="2019-04-02T13:39:00Z"/>
                <w:rFonts w:ascii="Calibri" w:eastAsia="Times New Roman" w:hAnsi="Calibri" w:cs="Calibri"/>
                <w:color w:val="000000"/>
                <w:lang w:eastAsia="en-AU"/>
              </w:rPr>
            </w:pPr>
            <w:ins w:id="3385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53" w:author="KIM, Jason" w:date="2019-04-02T13:39:00Z"/>
                <w:rFonts w:ascii="Calibri" w:eastAsia="Times New Roman" w:hAnsi="Calibri" w:cs="Calibri"/>
                <w:color w:val="000000"/>
                <w:lang w:eastAsia="en-AU"/>
              </w:rPr>
            </w:pPr>
            <w:ins w:id="33854" w:author="KIM, Jason" w:date="2019-04-02T13:39:00Z">
              <w:r w:rsidRPr="0056388D">
                <w:rPr>
                  <w:rFonts w:ascii="Calibri" w:eastAsia="Times New Roman" w:hAnsi="Calibri" w:cs="Calibri"/>
                  <w:color w:val="000000"/>
                  <w:lang w:eastAsia="en-AU"/>
                </w:rPr>
                <w:t>LLS2659</w:t>
              </w:r>
            </w:ins>
          </w:p>
        </w:tc>
        <w:tc>
          <w:tcPr>
            <w:tcW w:w="933" w:type="pct"/>
            <w:noWrap/>
            <w:hideMark/>
          </w:tcPr>
          <w:p w:rsidR="00110C18" w:rsidRPr="0056388D" w:rsidRDefault="00110C18" w:rsidP="00063728">
            <w:pPr>
              <w:rPr>
                <w:ins w:id="33855" w:author="KIM, Jason" w:date="2019-04-02T13:39:00Z"/>
                <w:rFonts w:ascii="Calibri" w:eastAsia="Times New Roman" w:hAnsi="Calibri" w:cs="Calibri"/>
                <w:color w:val="000000"/>
                <w:lang w:eastAsia="en-AU"/>
              </w:rPr>
            </w:pPr>
            <w:ins w:id="338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57" w:author="KIM, Jason" w:date="2019-04-02T13:39:00Z"/>
                <w:rFonts w:ascii="Calibri" w:eastAsia="Times New Roman" w:hAnsi="Calibri" w:cs="Calibri"/>
                <w:color w:val="000000"/>
                <w:lang w:eastAsia="en-AU"/>
              </w:rPr>
            </w:pPr>
            <w:ins w:id="33858" w:author="KIM, Jason" w:date="2019-04-02T13:39:00Z">
              <w:r w:rsidRPr="0056388D">
                <w:rPr>
                  <w:rFonts w:ascii="Calibri" w:eastAsia="Times New Roman" w:hAnsi="Calibri" w:cs="Calibri"/>
                  <w:color w:val="000000"/>
                  <w:lang w:eastAsia="en-AU"/>
                </w:rPr>
                <w:t>Chainage 8077</w:t>
              </w:r>
            </w:ins>
          </w:p>
        </w:tc>
        <w:tc>
          <w:tcPr>
            <w:tcW w:w="764" w:type="pct"/>
            <w:noWrap/>
            <w:hideMark/>
          </w:tcPr>
          <w:p w:rsidR="00110C18" w:rsidRPr="0056388D" w:rsidRDefault="00110C18" w:rsidP="00063728">
            <w:pPr>
              <w:jc w:val="right"/>
              <w:rPr>
                <w:ins w:id="33859" w:author="KIM, Jason" w:date="2019-04-02T13:39:00Z"/>
                <w:rFonts w:ascii="Calibri" w:eastAsia="Times New Roman" w:hAnsi="Calibri" w:cs="Calibri"/>
                <w:color w:val="000000"/>
                <w:lang w:eastAsia="en-AU"/>
              </w:rPr>
            </w:pPr>
            <w:ins w:id="338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61" w:author="KIM, Jason" w:date="2019-04-02T13:39:00Z"/>
        </w:trPr>
        <w:tc>
          <w:tcPr>
            <w:tcW w:w="708" w:type="pct"/>
            <w:vMerge/>
            <w:hideMark/>
          </w:tcPr>
          <w:p w:rsidR="00110C18" w:rsidRPr="0056388D" w:rsidRDefault="00110C18" w:rsidP="00063728">
            <w:pPr>
              <w:rPr>
                <w:ins w:id="338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63" w:author="KIM, Jason" w:date="2019-04-02T13:39:00Z"/>
                <w:rFonts w:ascii="Calibri" w:eastAsia="Times New Roman" w:hAnsi="Calibri" w:cs="Calibri"/>
                <w:color w:val="000000"/>
                <w:lang w:eastAsia="en-AU"/>
              </w:rPr>
            </w:pPr>
            <w:ins w:id="33864"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65" w:author="KIM, Jason" w:date="2019-04-02T13:39:00Z"/>
                <w:rFonts w:ascii="Calibri" w:eastAsia="Times New Roman" w:hAnsi="Calibri" w:cs="Calibri"/>
                <w:color w:val="000000"/>
                <w:lang w:eastAsia="en-AU"/>
              </w:rPr>
            </w:pPr>
            <w:ins w:id="3386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67" w:author="KIM, Jason" w:date="2019-04-02T13:39:00Z"/>
                <w:rFonts w:ascii="Calibri" w:eastAsia="Times New Roman" w:hAnsi="Calibri" w:cs="Calibri"/>
                <w:color w:val="000000"/>
                <w:lang w:eastAsia="en-AU"/>
              </w:rPr>
            </w:pPr>
            <w:ins w:id="33868" w:author="KIM, Jason" w:date="2019-04-02T13:39:00Z">
              <w:r w:rsidRPr="0056388D">
                <w:rPr>
                  <w:rFonts w:ascii="Calibri" w:eastAsia="Times New Roman" w:hAnsi="Calibri" w:cs="Calibri"/>
                  <w:color w:val="000000"/>
                  <w:lang w:eastAsia="en-AU"/>
                </w:rPr>
                <w:t>LLS2660</w:t>
              </w:r>
            </w:ins>
          </w:p>
        </w:tc>
        <w:tc>
          <w:tcPr>
            <w:tcW w:w="933" w:type="pct"/>
            <w:noWrap/>
            <w:hideMark/>
          </w:tcPr>
          <w:p w:rsidR="00110C18" w:rsidRPr="0056388D" w:rsidRDefault="00110C18" w:rsidP="00063728">
            <w:pPr>
              <w:rPr>
                <w:ins w:id="33869" w:author="KIM, Jason" w:date="2019-04-02T13:39:00Z"/>
                <w:rFonts w:ascii="Calibri" w:eastAsia="Times New Roman" w:hAnsi="Calibri" w:cs="Calibri"/>
                <w:color w:val="000000"/>
                <w:lang w:eastAsia="en-AU"/>
              </w:rPr>
            </w:pPr>
            <w:ins w:id="338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71" w:author="KIM, Jason" w:date="2019-04-02T13:39:00Z"/>
                <w:rFonts w:ascii="Calibri" w:eastAsia="Times New Roman" w:hAnsi="Calibri" w:cs="Calibri"/>
                <w:color w:val="000000"/>
                <w:lang w:eastAsia="en-AU"/>
              </w:rPr>
            </w:pPr>
            <w:ins w:id="33872" w:author="KIM, Jason" w:date="2019-04-02T13:39:00Z">
              <w:r w:rsidRPr="0056388D">
                <w:rPr>
                  <w:rFonts w:ascii="Calibri" w:eastAsia="Times New Roman" w:hAnsi="Calibri" w:cs="Calibri"/>
                  <w:color w:val="000000"/>
                  <w:lang w:eastAsia="en-AU"/>
                </w:rPr>
                <w:t>Chainage 8087</w:t>
              </w:r>
            </w:ins>
          </w:p>
        </w:tc>
        <w:tc>
          <w:tcPr>
            <w:tcW w:w="764" w:type="pct"/>
            <w:noWrap/>
            <w:hideMark/>
          </w:tcPr>
          <w:p w:rsidR="00110C18" w:rsidRPr="0056388D" w:rsidRDefault="00110C18" w:rsidP="00063728">
            <w:pPr>
              <w:jc w:val="right"/>
              <w:rPr>
                <w:ins w:id="33873" w:author="KIM, Jason" w:date="2019-04-02T13:39:00Z"/>
                <w:rFonts w:ascii="Calibri" w:eastAsia="Times New Roman" w:hAnsi="Calibri" w:cs="Calibri"/>
                <w:color w:val="000000"/>
                <w:lang w:eastAsia="en-AU"/>
              </w:rPr>
            </w:pPr>
            <w:ins w:id="338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75" w:author="KIM, Jason" w:date="2019-04-02T13:39:00Z"/>
        </w:trPr>
        <w:tc>
          <w:tcPr>
            <w:tcW w:w="708" w:type="pct"/>
            <w:vMerge/>
            <w:hideMark/>
          </w:tcPr>
          <w:p w:rsidR="00110C18" w:rsidRPr="0056388D" w:rsidRDefault="00110C18" w:rsidP="00063728">
            <w:pPr>
              <w:rPr>
                <w:ins w:id="338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77" w:author="KIM, Jason" w:date="2019-04-02T13:39:00Z"/>
                <w:rFonts w:ascii="Calibri" w:eastAsia="Times New Roman" w:hAnsi="Calibri" w:cs="Calibri"/>
                <w:color w:val="000000"/>
                <w:lang w:eastAsia="en-AU"/>
              </w:rPr>
            </w:pPr>
            <w:ins w:id="33878"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79" w:author="KIM, Jason" w:date="2019-04-02T13:39:00Z"/>
                <w:rFonts w:ascii="Calibri" w:eastAsia="Times New Roman" w:hAnsi="Calibri" w:cs="Calibri"/>
                <w:color w:val="000000"/>
                <w:lang w:eastAsia="en-AU"/>
              </w:rPr>
            </w:pPr>
            <w:ins w:id="3388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81" w:author="KIM, Jason" w:date="2019-04-02T13:39:00Z"/>
                <w:rFonts w:ascii="Calibri" w:eastAsia="Times New Roman" w:hAnsi="Calibri" w:cs="Calibri"/>
                <w:color w:val="000000"/>
                <w:lang w:eastAsia="en-AU"/>
              </w:rPr>
            </w:pPr>
            <w:ins w:id="33882" w:author="KIM, Jason" w:date="2019-04-02T13:39:00Z">
              <w:r w:rsidRPr="0056388D">
                <w:rPr>
                  <w:rFonts w:ascii="Calibri" w:eastAsia="Times New Roman" w:hAnsi="Calibri" w:cs="Calibri"/>
                  <w:color w:val="000000"/>
                  <w:lang w:eastAsia="en-AU"/>
                </w:rPr>
                <w:t>LLS2661</w:t>
              </w:r>
            </w:ins>
          </w:p>
        </w:tc>
        <w:tc>
          <w:tcPr>
            <w:tcW w:w="933" w:type="pct"/>
            <w:noWrap/>
            <w:hideMark/>
          </w:tcPr>
          <w:p w:rsidR="00110C18" w:rsidRPr="0056388D" w:rsidRDefault="00110C18" w:rsidP="00063728">
            <w:pPr>
              <w:rPr>
                <w:ins w:id="33883" w:author="KIM, Jason" w:date="2019-04-02T13:39:00Z"/>
                <w:rFonts w:ascii="Calibri" w:eastAsia="Times New Roman" w:hAnsi="Calibri" w:cs="Calibri"/>
                <w:color w:val="000000"/>
                <w:lang w:eastAsia="en-AU"/>
              </w:rPr>
            </w:pPr>
            <w:ins w:id="338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85" w:author="KIM, Jason" w:date="2019-04-02T13:39:00Z"/>
                <w:rFonts w:ascii="Calibri" w:eastAsia="Times New Roman" w:hAnsi="Calibri" w:cs="Calibri"/>
                <w:color w:val="000000"/>
                <w:lang w:eastAsia="en-AU"/>
              </w:rPr>
            </w:pPr>
            <w:ins w:id="33886" w:author="KIM, Jason" w:date="2019-04-02T13:39:00Z">
              <w:r w:rsidRPr="0056388D">
                <w:rPr>
                  <w:rFonts w:ascii="Calibri" w:eastAsia="Times New Roman" w:hAnsi="Calibri" w:cs="Calibri"/>
                  <w:color w:val="000000"/>
                  <w:lang w:eastAsia="en-AU"/>
                </w:rPr>
                <w:t>Chainage 8097</w:t>
              </w:r>
            </w:ins>
          </w:p>
        </w:tc>
        <w:tc>
          <w:tcPr>
            <w:tcW w:w="764" w:type="pct"/>
            <w:noWrap/>
            <w:hideMark/>
          </w:tcPr>
          <w:p w:rsidR="00110C18" w:rsidRPr="0056388D" w:rsidRDefault="00110C18" w:rsidP="00063728">
            <w:pPr>
              <w:jc w:val="right"/>
              <w:rPr>
                <w:ins w:id="33887" w:author="KIM, Jason" w:date="2019-04-02T13:39:00Z"/>
                <w:rFonts w:ascii="Calibri" w:eastAsia="Times New Roman" w:hAnsi="Calibri" w:cs="Calibri"/>
                <w:color w:val="000000"/>
                <w:lang w:eastAsia="en-AU"/>
              </w:rPr>
            </w:pPr>
            <w:ins w:id="338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89" w:author="KIM, Jason" w:date="2019-04-02T13:39:00Z"/>
        </w:trPr>
        <w:tc>
          <w:tcPr>
            <w:tcW w:w="708" w:type="pct"/>
            <w:vMerge w:val="restart"/>
            <w:noWrap/>
            <w:hideMark/>
          </w:tcPr>
          <w:p w:rsidR="00110C18" w:rsidRPr="0056388D" w:rsidRDefault="00110C18" w:rsidP="00063728">
            <w:pPr>
              <w:rPr>
                <w:ins w:id="33890" w:author="KIM, Jason" w:date="2019-04-02T13:39:00Z"/>
                <w:rFonts w:ascii="Calibri" w:eastAsia="Times New Roman" w:hAnsi="Calibri" w:cs="Calibri"/>
                <w:color w:val="000000"/>
                <w:lang w:eastAsia="en-AU"/>
              </w:rPr>
            </w:pPr>
            <w:ins w:id="33891" w:author="KIM, Jason" w:date="2019-04-02T13:39:00Z">
              <w:r w:rsidRPr="0056388D">
                <w:rPr>
                  <w:rFonts w:ascii="Calibri" w:eastAsia="Times New Roman" w:hAnsi="Calibri" w:cs="Calibri"/>
                  <w:color w:val="000000"/>
                  <w:lang w:eastAsia="en-AU"/>
                </w:rPr>
                <w:t>LLE60K81</w:t>
              </w:r>
            </w:ins>
          </w:p>
        </w:tc>
        <w:tc>
          <w:tcPr>
            <w:tcW w:w="605" w:type="pct"/>
            <w:noWrap/>
            <w:hideMark/>
          </w:tcPr>
          <w:p w:rsidR="00110C18" w:rsidRPr="0056388D" w:rsidRDefault="00110C18" w:rsidP="00063728">
            <w:pPr>
              <w:rPr>
                <w:ins w:id="33892" w:author="KIM, Jason" w:date="2019-04-02T13:39:00Z"/>
                <w:rFonts w:ascii="Calibri" w:eastAsia="Times New Roman" w:hAnsi="Calibri" w:cs="Calibri"/>
                <w:color w:val="000000"/>
                <w:lang w:eastAsia="en-AU"/>
              </w:rPr>
            </w:pPr>
            <w:ins w:id="33893"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894" w:author="KIM, Jason" w:date="2019-04-02T13:39:00Z"/>
                <w:rFonts w:ascii="Calibri" w:eastAsia="Times New Roman" w:hAnsi="Calibri" w:cs="Calibri"/>
                <w:color w:val="000000"/>
                <w:lang w:eastAsia="en-AU"/>
              </w:rPr>
            </w:pPr>
            <w:ins w:id="338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96" w:author="KIM, Jason" w:date="2019-04-02T13:39:00Z"/>
                <w:rFonts w:ascii="Calibri" w:eastAsia="Times New Roman" w:hAnsi="Calibri" w:cs="Calibri"/>
                <w:color w:val="000000"/>
                <w:lang w:eastAsia="en-AU"/>
              </w:rPr>
            </w:pPr>
            <w:ins w:id="33897" w:author="KIM, Jason" w:date="2019-04-02T13:39:00Z">
              <w:r w:rsidRPr="0056388D">
                <w:rPr>
                  <w:rFonts w:ascii="Calibri" w:eastAsia="Times New Roman" w:hAnsi="Calibri" w:cs="Calibri"/>
                  <w:color w:val="000000"/>
                  <w:lang w:eastAsia="en-AU"/>
                </w:rPr>
                <w:t>LLS2640</w:t>
              </w:r>
            </w:ins>
          </w:p>
        </w:tc>
        <w:tc>
          <w:tcPr>
            <w:tcW w:w="933" w:type="pct"/>
            <w:noWrap/>
            <w:hideMark/>
          </w:tcPr>
          <w:p w:rsidR="00110C18" w:rsidRPr="0056388D" w:rsidRDefault="00110C18" w:rsidP="00063728">
            <w:pPr>
              <w:rPr>
                <w:ins w:id="33898" w:author="KIM, Jason" w:date="2019-04-02T13:39:00Z"/>
                <w:rFonts w:ascii="Calibri" w:eastAsia="Times New Roman" w:hAnsi="Calibri" w:cs="Calibri"/>
                <w:color w:val="000000"/>
                <w:lang w:eastAsia="en-AU"/>
              </w:rPr>
            </w:pPr>
            <w:ins w:id="338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00" w:author="KIM, Jason" w:date="2019-04-02T13:39:00Z"/>
                <w:rFonts w:ascii="Calibri" w:eastAsia="Times New Roman" w:hAnsi="Calibri" w:cs="Calibri"/>
                <w:color w:val="000000"/>
                <w:lang w:eastAsia="en-AU"/>
              </w:rPr>
            </w:pPr>
            <w:ins w:id="33901" w:author="KIM, Jason" w:date="2019-04-02T13:39:00Z">
              <w:r w:rsidRPr="0056388D">
                <w:rPr>
                  <w:rFonts w:ascii="Calibri" w:eastAsia="Times New Roman" w:hAnsi="Calibri" w:cs="Calibri"/>
                  <w:color w:val="000000"/>
                  <w:lang w:eastAsia="en-AU"/>
                </w:rPr>
                <w:t>Chainage 7880</w:t>
              </w:r>
            </w:ins>
          </w:p>
        </w:tc>
        <w:tc>
          <w:tcPr>
            <w:tcW w:w="764" w:type="pct"/>
            <w:noWrap/>
            <w:hideMark/>
          </w:tcPr>
          <w:p w:rsidR="00110C18" w:rsidRPr="0056388D" w:rsidRDefault="00110C18" w:rsidP="00063728">
            <w:pPr>
              <w:jc w:val="right"/>
              <w:rPr>
                <w:ins w:id="33902" w:author="KIM, Jason" w:date="2019-04-02T13:39:00Z"/>
                <w:rFonts w:ascii="Calibri" w:eastAsia="Times New Roman" w:hAnsi="Calibri" w:cs="Calibri"/>
                <w:color w:val="000000"/>
                <w:lang w:eastAsia="en-AU"/>
              </w:rPr>
            </w:pPr>
            <w:ins w:id="339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04" w:author="KIM, Jason" w:date="2019-04-02T13:39:00Z"/>
        </w:trPr>
        <w:tc>
          <w:tcPr>
            <w:tcW w:w="708" w:type="pct"/>
            <w:vMerge/>
            <w:hideMark/>
          </w:tcPr>
          <w:p w:rsidR="00110C18" w:rsidRPr="0056388D" w:rsidRDefault="00110C18" w:rsidP="00063728">
            <w:pPr>
              <w:rPr>
                <w:ins w:id="339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06" w:author="KIM, Jason" w:date="2019-04-02T13:39:00Z"/>
                <w:rFonts w:ascii="Calibri" w:eastAsia="Times New Roman" w:hAnsi="Calibri" w:cs="Calibri"/>
                <w:color w:val="000000"/>
                <w:lang w:eastAsia="en-AU"/>
              </w:rPr>
            </w:pPr>
            <w:ins w:id="33907"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08" w:author="KIM, Jason" w:date="2019-04-02T13:39:00Z"/>
                <w:rFonts w:ascii="Calibri" w:eastAsia="Times New Roman" w:hAnsi="Calibri" w:cs="Calibri"/>
                <w:color w:val="000000"/>
                <w:lang w:eastAsia="en-AU"/>
              </w:rPr>
            </w:pPr>
            <w:ins w:id="339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10" w:author="KIM, Jason" w:date="2019-04-02T13:39:00Z"/>
                <w:rFonts w:ascii="Calibri" w:eastAsia="Times New Roman" w:hAnsi="Calibri" w:cs="Calibri"/>
                <w:color w:val="000000"/>
                <w:lang w:eastAsia="en-AU"/>
              </w:rPr>
            </w:pPr>
            <w:ins w:id="33911" w:author="KIM, Jason" w:date="2019-04-02T13:39:00Z">
              <w:r w:rsidRPr="0056388D">
                <w:rPr>
                  <w:rFonts w:ascii="Calibri" w:eastAsia="Times New Roman" w:hAnsi="Calibri" w:cs="Calibri"/>
                  <w:color w:val="000000"/>
                  <w:lang w:eastAsia="en-AU"/>
                </w:rPr>
                <w:t>LLS2641</w:t>
              </w:r>
            </w:ins>
          </w:p>
        </w:tc>
        <w:tc>
          <w:tcPr>
            <w:tcW w:w="933" w:type="pct"/>
            <w:noWrap/>
            <w:hideMark/>
          </w:tcPr>
          <w:p w:rsidR="00110C18" w:rsidRPr="0056388D" w:rsidRDefault="00110C18" w:rsidP="00063728">
            <w:pPr>
              <w:rPr>
                <w:ins w:id="33912" w:author="KIM, Jason" w:date="2019-04-02T13:39:00Z"/>
                <w:rFonts w:ascii="Calibri" w:eastAsia="Times New Roman" w:hAnsi="Calibri" w:cs="Calibri"/>
                <w:color w:val="000000"/>
                <w:lang w:eastAsia="en-AU"/>
              </w:rPr>
            </w:pPr>
            <w:ins w:id="339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14" w:author="KIM, Jason" w:date="2019-04-02T13:39:00Z"/>
                <w:rFonts w:ascii="Calibri" w:eastAsia="Times New Roman" w:hAnsi="Calibri" w:cs="Calibri"/>
                <w:color w:val="000000"/>
                <w:lang w:eastAsia="en-AU"/>
              </w:rPr>
            </w:pPr>
            <w:ins w:id="33915" w:author="KIM, Jason" w:date="2019-04-02T13:39:00Z">
              <w:r w:rsidRPr="0056388D">
                <w:rPr>
                  <w:rFonts w:ascii="Calibri" w:eastAsia="Times New Roman" w:hAnsi="Calibri" w:cs="Calibri"/>
                  <w:color w:val="000000"/>
                  <w:lang w:eastAsia="en-AU"/>
                </w:rPr>
                <w:t>Chainage 7890</w:t>
              </w:r>
            </w:ins>
          </w:p>
        </w:tc>
        <w:tc>
          <w:tcPr>
            <w:tcW w:w="764" w:type="pct"/>
            <w:noWrap/>
            <w:hideMark/>
          </w:tcPr>
          <w:p w:rsidR="00110C18" w:rsidRPr="0056388D" w:rsidRDefault="00110C18" w:rsidP="00063728">
            <w:pPr>
              <w:jc w:val="right"/>
              <w:rPr>
                <w:ins w:id="33916" w:author="KIM, Jason" w:date="2019-04-02T13:39:00Z"/>
                <w:rFonts w:ascii="Calibri" w:eastAsia="Times New Roman" w:hAnsi="Calibri" w:cs="Calibri"/>
                <w:color w:val="000000"/>
                <w:lang w:eastAsia="en-AU"/>
              </w:rPr>
            </w:pPr>
            <w:ins w:id="339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18" w:author="KIM, Jason" w:date="2019-04-02T13:39:00Z"/>
        </w:trPr>
        <w:tc>
          <w:tcPr>
            <w:tcW w:w="708" w:type="pct"/>
            <w:vMerge/>
            <w:hideMark/>
          </w:tcPr>
          <w:p w:rsidR="00110C18" w:rsidRPr="0056388D" w:rsidRDefault="00110C18" w:rsidP="00063728">
            <w:pPr>
              <w:rPr>
                <w:ins w:id="339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20" w:author="KIM, Jason" w:date="2019-04-02T13:39:00Z"/>
                <w:rFonts w:ascii="Calibri" w:eastAsia="Times New Roman" w:hAnsi="Calibri" w:cs="Calibri"/>
                <w:color w:val="000000"/>
                <w:lang w:eastAsia="en-AU"/>
              </w:rPr>
            </w:pPr>
            <w:ins w:id="33921"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22" w:author="KIM, Jason" w:date="2019-04-02T13:39:00Z"/>
                <w:rFonts w:ascii="Calibri" w:eastAsia="Times New Roman" w:hAnsi="Calibri" w:cs="Calibri"/>
                <w:color w:val="000000"/>
                <w:lang w:eastAsia="en-AU"/>
              </w:rPr>
            </w:pPr>
            <w:ins w:id="339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24" w:author="KIM, Jason" w:date="2019-04-02T13:39:00Z"/>
                <w:rFonts w:ascii="Calibri" w:eastAsia="Times New Roman" w:hAnsi="Calibri" w:cs="Calibri"/>
                <w:color w:val="000000"/>
                <w:lang w:eastAsia="en-AU"/>
              </w:rPr>
            </w:pPr>
            <w:ins w:id="33925" w:author="KIM, Jason" w:date="2019-04-02T13:39:00Z">
              <w:r w:rsidRPr="0056388D">
                <w:rPr>
                  <w:rFonts w:ascii="Calibri" w:eastAsia="Times New Roman" w:hAnsi="Calibri" w:cs="Calibri"/>
                  <w:color w:val="000000"/>
                  <w:lang w:eastAsia="en-AU"/>
                </w:rPr>
                <w:t>LLS2642</w:t>
              </w:r>
            </w:ins>
          </w:p>
        </w:tc>
        <w:tc>
          <w:tcPr>
            <w:tcW w:w="933" w:type="pct"/>
            <w:noWrap/>
            <w:hideMark/>
          </w:tcPr>
          <w:p w:rsidR="00110C18" w:rsidRPr="0056388D" w:rsidRDefault="00110C18" w:rsidP="00063728">
            <w:pPr>
              <w:rPr>
                <w:ins w:id="33926" w:author="KIM, Jason" w:date="2019-04-02T13:39:00Z"/>
                <w:rFonts w:ascii="Calibri" w:eastAsia="Times New Roman" w:hAnsi="Calibri" w:cs="Calibri"/>
                <w:color w:val="000000"/>
                <w:lang w:eastAsia="en-AU"/>
              </w:rPr>
            </w:pPr>
            <w:ins w:id="339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28" w:author="KIM, Jason" w:date="2019-04-02T13:39:00Z"/>
                <w:rFonts w:ascii="Calibri" w:eastAsia="Times New Roman" w:hAnsi="Calibri" w:cs="Calibri"/>
                <w:color w:val="000000"/>
                <w:lang w:eastAsia="en-AU"/>
              </w:rPr>
            </w:pPr>
            <w:ins w:id="33929" w:author="KIM, Jason" w:date="2019-04-02T13:39:00Z">
              <w:r w:rsidRPr="0056388D">
                <w:rPr>
                  <w:rFonts w:ascii="Calibri" w:eastAsia="Times New Roman" w:hAnsi="Calibri" w:cs="Calibri"/>
                  <w:color w:val="000000"/>
                  <w:lang w:eastAsia="en-AU"/>
                </w:rPr>
                <w:t>Chainage 7899</w:t>
              </w:r>
            </w:ins>
          </w:p>
        </w:tc>
        <w:tc>
          <w:tcPr>
            <w:tcW w:w="764" w:type="pct"/>
            <w:noWrap/>
            <w:hideMark/>
          </w:tcPr>
          <w:p w:rsidR="00110C18" w:rsidRPr="0056388D" w:rsidRDefault="00110C18" w:rsidP="00063728">
            <w:pPr>
              <w:jc w:val="right"/>
              <w:rPr>
                <w:ins w:id="33930" w:author="KIM, Jason" w:date="2019-04-02T13:39:00Z"/>
                <w:rFonts w:ascii="Calibri" w:eastAsia="Times New Roman" w:hAnsi="Calibri" w:cs="Calibri"/>
                <w:color w:val="000000"/>
                <w:lang w:eastAsia="en-AU"/>
              </w:rPr>
            </w:pPr>
            <w:ins w:id="339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32" w:author="KIM, Jason" w:date="2019-04-02T13:39:00Z"/>
        </w:trPr>
        <w:tc>
          <w:tcPr>
            <w:tcW w:w="708" w:type="pct"/>
            <w:vMerge/>
            <w:hideMark/>
          </w:tcPr>
          <w:p w:rsidR="00110C18" w:rsidRPr="0056388D" w:rsidRDefault="00110C18" w:rsidP="00063728">
            <w:pPr>
              <w:rPr>
                <w:ins w:id="339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34" w:author="KIM, Jason" w:date="2019-04-02T13:39:00Z"/>
                <w:rFonts w:ascii="Calibri" w:eastAsia="Times New Roman" w:hAnsi="Calibri" w:cs="Calibri"/>
                <w:color w:val="000000"/>
                <w:lang w:eastAsia="en-AU"/>
              </w:rPr>
            </w:pPr>
            <w:ins w:id="33935"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36" w:author="KIM, Jason" w:date="2019-04-02T13:39:00Z"/>
                <w:rFonts w:ascii="Calibri" w:eastAsia="Times New Roman" w:hAnsi="Calibri" w:cs="Calibri"/>
                <w:color w:val="000000"/>
                <w:lang w:eastAsia="en-AU"/>
              </w:rPr>
            </w:pPr>
            <w:ins w:id="339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38" w:author="KIM, Jason" w:date="2019-04-02T13:39:00Z"/>
                <w:rFonts w:ascii="Calibri" w:eastAsia="Times New Roman" w:hAnsi="Calibri" w:cs="Calibri"/>
                <w:color w:val="000000"/>
                <w:lang w:eastAsia="en-AU"/>
              </w:rPr>
            </w:pPr>
            <w:ins w:id="33939" w:author="KIM, Jason" w:date="2019-04-02T13:39:00Z">
              <w:r w:rsidRPr="0056388D">
                <w:rPr>
                  <w:rFonts w:ascii="Calibri" w:eastAsia="Times New Roman" w:hAnsi="Calibri" w:cs="Calibri"/>
                  <w:color w:val="000000"/>
                  <w:lang w:eastAsia="en-AU"/>
                </w:rPr>
                <w:t>LLS2643</w:t>
              </w:r>
            </w:ins>
          </w:p>
        </w:tc>
        <w:tc>
          <w:tcPr>
            <w:tcW w:w="933" w:type="pct"/>
            <w:noWrap/>
            <w:hideMark/>
          </w:tcPr>
          <w:p w:rsidR="00110C18" w:rsidRPr="0056388D" w:rsidRDefault="00110C18" w:rsidP="00063728">
            <w:pPr>
              <w:rPr>
                <w:ins w:id="33940" w:author="KIM, Jason" w:date="2019-04-02T13:39:00Z"/>
                <w:rFonts w:ascii="Calibri" w:eastAsia="Times New Roman" w:hAnsi="Calibri" w:cs="Calibri"/>
                <w:color w:val="000000"/>
                <w:lang w:eastAsia="en-AU"/>
              </w:rPr>
            </w:pPr>
            <w:ins w:id="339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42" w:author="KIM, Jason" w:date="2019-04-02T13:39:00Z"/>
                <w:rFonts w:ascii="Calibri" w:eastAsia="Times New Roman" w:hAnsi="Calibri" w:cs="Calibri"/>
                <w:color w:val="000000"/>
                <w:lang w:eastAsia="en-AU"/>
              </w:rPr>
            </w:pPr>
            <w:ins w:id="33943" w:author="KIM, Jason" w:date="2019-04-02T13:39:00Z">
              <w:r w:rsidRPr="0056388D">
                <w:rPr>
                  <w:rFonts w:ascii="Calibri" w:eastAsia="Times New Roman" w:hAnsi="Calibri" w:cs="Calibri"/>
                  <w:color w:val="000000"/>
                  <w:lang w:eastAsia="en-AU"/>
                </w:rPr>
                <w:t>Chainage 7909</w:t>
              </w:r>
            </w:ins>
          </w:p>
        </w:tc>
        <w:tc>
          <w:tcPr>
            <w:tcW w:w="764" w:type="pct"/>
            <w:noWrap/>
            <w:hideMark/>
          </w:tcPr>
          <w:p w:rsidR="00110C18" w:rsidRPr="0056388D" w:rsidRDefault="00110C18" w:rsidP="00063728">
            <w:pPr>
              <w:jc w:val="right"/>
              <w:rPr>
                <w:ins w:id="33944" w:author="KIM, Jason" w:date="2019-04-02T13:39:00Z"/>
                <w:rFonts w:ascii="Calibri" w:eastAsia="Times New Roman" w:hAnsi="Calibri" w:cs="Calibri"/>
                <w:color w:val="000000"/>
                <w:lang w:eastAsia="en-AU"/>
              </w:rPr>
            </w:pPr>
            <w:ins w:id="339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46" w:author="KIM, Jason" w:date="2019-04-02T13:39:00Z"/>
        </w:trPr>
        <w:tc>
          <w:tcPr>
            <w:tcW w:w="708" w:type="pct"/>
            <w:vMerge/>
            <w:hideMark/>
          </w:tcPr>
          <w:p w:rsidR="00110C18" w:rsidRPr="0056388D" w:rsidRDefault="00110C18" w:rsidP="00063728">
            <w:pPr>
              <w:rPr>
                <w:ins w:id="339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48" w:author="KIM, Jason" w:date="2019-04-02T13:39:00Z"/>
                <w:rFonts w:ascii="Calibri" w:eastAsia="Times New Roman" w:hAnsi="Calibri" w:cs="Calibri"/>
                <w:color w:val="000000"/>
                <w:lang w:eastAsia="en-AU"/>
              </w:rPr>
            </w:pPr>
            <w:ins w:id="33949"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50" w:author="KIM, Jason" w:date="2019-04-02T13:39:00Z"/>
                <w:rFonts w:ascii="Calibri" w:eastAsia="Times New Roman" w:hAnsi="Calibri" w:cs="Calibri"/>
                <w:color w:val="000000"/>
                <w:lang w:eastAsia="en-AU"/>
              </w:rPr>
            </w:pPr>
            <w:ins w:id="339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52" w:author="KIM, Jason" w:date="2019-04-02T13:39:00Z"/>
                <w:rFonts w:ascii="Calibri" w:eastAsia="Times New Roman" w:hAnsi="Calibri" w:cs="Calibri"/>
                <w:color w:val="000000"/>
                <w:lang w:eastAsia="en-AU"/>
              </w:rPr>
            </w:pPr>
            <w:ins w:id="33953" w:author="KIM, Jason" w:date="2019-04-02T13:39:00Z">
              <w:r w:rsidRPr="0056388D">
                <w:rPr>
                  <w:rFonts w:ascii="Calibri" w:eastAsia="Times New Roman" w:hAnsi="Calibri" w:cs="Calibri"/>
                  <w:color w:val="000000"/>
                  <w:lang w:eastAsia="en-AU"/>
                </w:rPr>
                <w:t>LLS2644</w:t>
              </w:r>
            </w:ins>
          </w:p>
        </w:tc>
        <w:tc>
          <w:tcPr>
            <w:tcW w:w="933" w:type="pct"/>
            <w:noWrap/>
            <w:hideMark/>
          </w:tcPr>
          <w:p w:rsidR="00110C18" w:rsidRPr="0056388D" w:rsidRDefault="00110C18" w:rsidP="00063728">
            <w:pPr>
              <w:rPr>
                <w:ins w:id="33954" w:author="KIM, Jason" w:date="2019-04-02T13:39:00Z"/>
                <w:rFonts w:ascii="Calibri" w:eastAsia="Times New Roman" w:hAnsi="Calibri" w:cs="Calibri"/>
                <w:color w:val="000000"/>
                <w:lang w:eastAsia="en-AU"/>
              </w:rPr>
            </w:pPr>
            <w:ins w:id="339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56" w:author="KIM, Jason" w:date="2019-04-02T13:39:00Z"/>
                <w:rFonts w:ascii="Calibri" w:eastAsia="Times New Roman" w:hAnsi="Calibri" w:cs="Calibri"/>
                <w:color w:val="000000"/>
                <w:lang w:eastAsia="en-AU"/>
              </w:rPr>
            </w:pPr>
            <w:ins w:id="33957" w:author="KIM, Jason" w:date="2019-04-02T13:39:00Z">
              <w:r w:rsidRPr="0056388D">
                <w:rPr>
                  <w:rFonts w:ascii="Calibri" w:eastAsia="Times New Roman" w:hAnsi="Calibri" w:cs="Calibri"/>
                  <w:color w:val="000000"/>
                  <w:lang w:eastAsia="en-AU"/>
                </w:rPr>
                <w:t>Chainage 7918</w:t>
              </w:r>
            </w:ins>
          </w:p>
        </w:tc>
        <w:tc>
          <w:tcPr>
            <w:tcW w:w="764" w:type="pct"/>
            <w:noWrap/>
            <w:hideMark/>
          </w:tcPr>
          <w:p w:rsidR="00110C18" w:rsidRPr="0056388D" w:rsidRDefault="00110C18" w:rsidP="00063728">
            <w:pPr>
              <w:jc w:val="right"/>
              <w:rPr>
                <w:ins w:id="33958" w:author="KIM, Jason" w:date="2019-04-02T13:39:00Z"/>
                <w:rFonts w:ascii="Calibri" w:eastAsia="Times New Roman" w:hAnsi="Calibri" w:cs="Calibri"/>
                <w:color w:val="000000"/>
                <w:lang w:eastAsia="en-AU"/>
              </w:rPr>
            </w:pPr>
            <w:ins w:id="339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60" w:author="KIM, Jason" w:date="2019-04-02T13:39:00Z"/>
        </w:trPr>
        <w:tc>
          <w:tcPr>
            <w:tcW w:w="708" w:type="pct"/>
            <w:vMerge/>
            <w:hideMark/>
          </w:tcPr>
          <w:p w:rsidR="00110C18" w:rsidRPr="0056388D" w:rsidRDefault="00110C18" w:rsidP="00063728">
            <w:pPr>
              <w:rPr>
                <w:ins w:id="339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62" w:author="KIM, Jason" w:date="2019-04-02T13:39:00Z"/>
                <w:rFonts w:ascii="Calibri" w:eastAsia="Times New Roman" w:hAnsi="Calibri" w:cs="Calibri"/>
                <w:color w:val="000000"/>
                <w:lang w:eastAsia="en-AU"/>
              </w:rPr>
            </w:pPr>
            <w:ins w:id="33963"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64" w:author="KIM, Jason" w:date="2019-04-02T13:39:00Z"/>
                <w:rFonts w:ascii="Calibri" w:eastAsia="Times New Roman" w:hAnsi="Calibri" w:cs="Calibri"/>
                <w:color w:val="000000"/>
                <w:lang w:eastAsia="en-AU"/>
              </w:rPr>
            </w:pPr>
            <w:ins w:id="339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66" w:author="KIM, Jason" w:date="2019-04-02T13:39:00Z"/>
                <w:rFonts w:ascii="Calibri" w:eastAsia="Times New Roman" w:hAnsi="Calibri" w:cs="Calibri"/>
                <w:color w:val="000000"/>
                <w:lang w:eastAsia="en-AU"/>
              </w:rPr>
            </w:pPr>
            <w:ins w:id="33967" w:author="KIM, Jason" w:date="2019-04-02T13:39:00Z">
              <w:r w:rsidRPr="0056388D">
                <w:rPr>
                  <w:rFonts w:ascii="Calibri" w:eastAsia="Times New Roman" w:hAnsi="Calibri" w:cs="Calibri"/>
                  <w:color w:val="000000"/>
                  <w:lang w:eastAsia="en-AU"/>
                </w:rPr>
                <w:t>LLS2645</w:t>
              </w:r>
            </w:ins>
          </w:p>
        </w:tc>
        <w:tc>
          <w:tcPr>
            <w:tcW w:w="933" w:type="pct"/>
            <w:noWrap/>
            <w:hideMark/>
          </w:tcPr>
          <w:p w:rsidR="00110C18" w:rsidRPr="0056388D" w:rsidRDefault="00110C18" w:rsidP="00063728">
            <w:pPr>
              <w:rPr>
                <w:ins w:id="33968" w:author="KIM, Jason" w:date="2019-04-02T13:39:00Z"/>
                <w:rFonts w:ascii="Calibri" w:eastAsia="Times New Roman" w:hAnsi="Calibri" w:cs="Calibri"/>
                <w:color w:val="000000"/>
                <w:lang w:eastAsia="en-AU"/>
              </w:rPr>
            </w:pPr>
            <w:ins w:id="339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70" w:author="KIM, Jason" w:date="2019-04-02T13:39:00Z"/>
                <w:rFonts w:ascii="Calibri" w:eastAsia="Times New Roman" w:hAnsi="Calibri" w:cs="Calibri"/>
                <w:color w:val="000000"/>
                <w:lang w:eastAsia="en-AU"/>
              </w:rPr>
            </w:pPr>
            <w:ins w:id="33971" w:author="KIM, Jason" w:date="2019-04-02T13:39:00Z">
              <w:r w:rsidRPr="0056388D">
                <w:rPr>
                  <w:rFonts w:ascii="Calibri" w:eastAsia="Times New Roman" w:hAnsi="Calibri" w:cs="Calibri"/>
                  <w:color w:val="000000"/>
                  <w:lang w:eastAsia="en-AU"/>
                </w:rPr>
                <w:t>Chainage 7928</w:t>
              </w:r>
            </w:ins>
          </w:p>
        </w:tc>
        <w:tc>
          <w:tcPr>
            <w:tcW w:w="764" w:type="pct"/>
            <w:noWrap/>
            <w:hideMark/>
          </w:tcPr>
          <w:p w:rsidR="00110C18" w:rsidRPr="0056388D" w:rsidRDefault="00110C18" w:rsidP="00063728">
            <w:pPr>
              <w:jc w:val="right"/>
              <w:rPr>
                <w:ins w:id="33972" w:author="KIM, Jason" w:date="2019-04-02T13:39:00Z"/>
                <w:rFonts w:ascii="Calibri" w:eastAsia="Times New Roman" w:hAnsi="Calibri" w:cs="Calibri"/>
                <w:color w:val="000000"/>
                <w:lang w:eastAsia="en-AU"/>
              </w:rPr>
            </w:pPr>
            <w:ins w:id="339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74" w:author="KIM, Jason" w:date="2019-04-02T13:39:00Z"/>
        </w:trPr>
        <w:tc>
          <w:tcPr>
            <w:tcW w:w="708" w:type="pct"/>
            <w:vMerge/>
            <w:hideMark/>
          </w:tcPr>
          <w:p w:rsidR="00110C18" w:rsidRPr="0056388D" w:rsidRDefault="00110C18" w:rsidP="00063728">
            <w:pPr>
              <w:rPr>
                <w:ins w:id="339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76" w:author="KIM, Jason" w:date="2019-04-02T13:39:00Z"/>
                <w:rFonts w:ascii="Calibri" w:eastAsia="Times New Roman" w:hAnsi="Calibri" w:cs="Calibri"/>
                <w:color w:val="000000"/>
                <w:lang w:eastAsia="en-AU"/>
              </w:rPr>
            </w:pPr>
            <w:ins w:id="33977"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78" w:author="KIM, Jason" w:date="2019-04-02T13:39:00Z"/>
                <w:rFonts w:ascii="Calibri" w:eastAsia="Times New Roman" w:hAnsi="Calibri" w:cs="Calibri"/>
                <w:color w:val="000000"/>
                <w:lang w:eastAsia="en-AU"/>
              </w:rPr>
            </w:pPr>
            <w:ins w:id="339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80" w:author="KIM, Jason" w:date="2019-04-02T13:39:00Z"/>
                <w:rFonts w:ascii="Calibri" w:eastAsia="Times New Roman" w:hAnsi="Calibri" w:cs="Calibri"/>
                <w:color w:val="000000"/>
                <w:lang w:eastAsia="en-AU"/>
              </w:rPr>
            </w:pPr>
            <w:ins w:id="33981" w:author="KIM, Jason" w:date="2019-04-02T13:39:00Z">
              <w:r w:rsidRPr="0056388D">
                <w:rPr>
                  <w:rFonts w:ascii="Calibri" w:eastAsia="Times New Roman" w:hAnsi="Calibri" w:cs="Calibri"/>
                  <w:color w:val="000000"/>
                  <w:lang w:eastAsia="en-AU"/>
                </w:rPr>
                <w:t>LLS2646</w:t>
              </w:r>
            </w:ins>
          </w:p>
        </w:tc>
        <w:tc>
          <w:tcPr>
            <w:tcW w:w="933" w:type="pct"/>
            <w:noWrap/>
            <w:hideMark/>
          </w:tcPr>
          <w:p w:rsidR="00110C18" w:rsidRPr="0056388D" w:rsidRDefault="00110C18" w:rsidP="00063728">
            <w:pPr>
              <w:rPr>
                <w:ins w:id="33982" w:author="KIM, Jason" w:date="2019-04-02T13:39:00Z"/>
                <w:rFonts w:ascii="Calibri" w:eastAsia="Times New Roman" w:hAnsi="Calibri" w:cs="Calibri"/>
                <w:color w:val="000000"/>
                <w:lang w:eastAsia="en-AU"/>
              </w:rPr>
            </w:pPr>
            <w:ins w:id="339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84" w:author="KIM, Jason" w:date="2019-04-02T13:39:00Z"/>
                <w:rFonts w:ascii="Calibri" w:eastAsia="Times New Roman" w:hAnsi="Calibri" w:cs="Calibri"/>
                <w:color w:val="000000"/>
                <w:lang w:eastAsia="en-AU"/>
              </w:rPr>
            </w:pPr>
            <w:ins w:id="33985" w:author="KIM, Jason" w:date="2019-04-02T13:39:00Z">
              <w:r w:rsidRPr="0056388D">
                <w:rPr>
                  <w:rFonts w:ascii="Calibri" w:eastAsia="Times New Roman" w:hAnsi="Calibri" w:cs="Calibri"/>
                  <w:color w:val="000000"/>
                  <w:lang w:eastAsia="en-AU"/>
                </w:rPr>
                <w:t>Chainage 7938</w:t>
              </w:r>
            </w:ins>
          </w:p>
        </w:tc>
        <w:tc>
          <w:tcPr>
            <w:tcW w:w="764" w:type="pct"/>
            <w:noWrap/>
            <w:hideMark/>
          </w:tcPr>
          <w:p w:rsidR="00110C18" w:rsidRPr="0056388D" w:rsidRDefault="00110C18" w:rsidP="00063728">
            <w:pPr>
              <w:jc w:val="right"/>
              <w:rPr>
                <w:ins w:id="33986" w:author="KIM, Jason" w:date="2019-04-02T13:39:00Z"/>
                <w:rFonts w:ascii="Calibri" w:eastAsia="Times New Roman" w:hAnsi="Calibri" w:cs="Calibri"/>
                <w:color w:val="000000"/>
                <w:lang w:eastAsia="en-AU"/>
              </w:rPr>
            </w:pPr>
            <w:ins w:id="339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88" w:author="KIM, Jason" w:date="2019-04-02T13:39:00Z"/>
        </w:trPr>
        <w:tc>
          <w:tcPr>
            <w:tcW w:w="708" w:type="pct"/>
            <w:vMerge/>
            <w:hideMark/>
          </w:tcPr>
          <w:p w:rsidR="00110C18" w:rsidRPr="0056388D" w:rsidRDefault="00110C18" w:rsidP="00063728">
            <w:pPr>
              <w:rPr>
                <w:ins w:id="339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90" w:author="KIM, Jason" w:date="2019-04-02T13:39:00Z"/>
                <w:rFonts w:ascii="Calibri" w:eastAsia="Times New Roman" w:hAnsi="Calibri" w:cs="Calibri"/>
                <w:color w:val="000000"/>
                <w:lang w:eastAsia="en-AU"/>
              </w:rPr>
            </w:pPr>
            <w:ins w:id="33991"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92" w:author="KIM, Jason" w:date="2019-04-02T13:39:00Z"/>
                <w:rFonts w:ascii="Calibri" w:eastAsia="Times New Roman" w:hAnsi="Calibri" w:cs="Calibri"/>
                <w:color w:val="000000"/>
                <w:lang w:eastAsia="en-AU"/>
              </w:rPr>
            </w:pPr>
            <w:ins w:id="3399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94" w:author="KIM, Jason" w:date="2019-04-02T13:39:00Z"/>
                <w:rFonts w:ascii="Calibri" w:eastAsia="Times New Roman" w:hAnsi="Calibri" w:cs="Calibri"/>
                <w:color w:val="000000"/>
                <w:lang w:eastAsia="en-AU"/>
              </w:rPr>
            </w:pPr>
            <w:ins w:id="33995" w:author="KIM, Jason" w:date="2019-04-02T13:39:00Z">
              <w:r w:rsidRPr="0056388D">
                <w:rPr>
                  <w:rFonts w:ascii="Calibri" w:eastAsia="Times New Roman" w:hAnsi="Calibri" w:cs="Calibri"/>
                  <w:color w:val="000000"/>
                  <w:lang w:eastAsia="en-AU"/>
                </w:rPr>
                <w:t>LLS2647</w:t>
              </w:r>
            </w:ins>
          </w:p>
        </w:tc>
        <w:tc>
          <w:tcPr>
            <w:tcW w:w="933" w:type="pct"/>
            <w:noWrap/>
            <w:hideMark/>
          </w:tcPr>
          <w:p w:rsidR="00110C18" w:rsidRPr="0056388D" w:rsidRDefault="00110C18" w:rsidP="00063728">
            <w:pPr>
              <w:rPr>
                <w:ins w:id="33996" w:author="KIM, Jason" w:date="2019-04-02T13:39:00Z"/>
                <w:rFonts w:ascii="Calibri" w:eastAsia="Times New Roman" w:hAnsi="Calibri" w:cs="Calibri"/>
                <w:color w:val="000000"/>
                <w:lang w:eastAsia="en-AU"/>
              </w:rPr>
            </w:pPr>
            <w:ins w:id="339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98" w:author="KIM, Jason" w:date="2019-04-02T13:39:00Z"/>
                <w:rFonts w:ascii="Calibri" w:eastAsia="Times New Roman" w:hAnsi="Calibri" w:cs="Calibri"/>
                <w:color w:val="000000"/>
                <w:lang w:eastAsia="en-AU"/>
              </w:rPr>
            </w:pPr>
            <w:ins w:id="33999" w:author="KIM, Jason" w:date="2019-04-02T13:39:00Z">
              <w:r w:rsidRPr="0056388D">
                <w:rPr>
                  <w:rFonts w:ascii="Calibri" w:eastAsia="Times New Roman" w:hAnsi="Calibri" w:cs="Calibri"/>
                  <w:color w:val="000000"/>
                  <w:lang w:eastAsia="en-AU"/>
                </w:rPr>
                <w:t>Chainage 7948</w:t>
              </w:r>
            </w:ins>
          </w:p>
        </w:tc>
        <w:tc>
          <w:tcPr>
            <w:tcW w:w="764" w:type="pct"/>
            <w:noWrap/>
            <w:hideMark/>
          </w:tcPr>
          <w:p w:rsidR="00110C18" w:rsidRPr="0056388D" w:rsidRDefault="00110C18" w:rsidP="00063728">
            <w:pPr>
              <w:jc w:val="right"/>
              <w:rPr>
                <w:ins w:id="34000" w:author="KIM, Jason" w:date="2019-04-02T13:39:00Z"/>
                <w:rFonts w:ascii="Calibri" w:eastAsia="Times New Roman" w:hAnsi="Calibri" w:cs="Calibri"/>
                <w:color w:val="000000"/>
                <w:lang w:eastAsia="en-AU"/>
              </w:rPr>
            </w:pPr>
            <w:ins w:id="340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02" w:author="KIM, Jason" w:date="2019-04-02T13:39:00Z"/>
        </w:trPr>
        <w:tc>
          <w:tcPr>
            <w:tcW w:w="708" w:type="pct"/>
            <w:vMerge/>
            <w:hideMark/>
          </w:tcPr>
          <w:p w:rsidR="00110C18" w:rsidRPr="0056388D" w:rsidRDefault="00110C18" w:rsidP="00063728">
            <w:pPr>
              <w:rPr>
                <w:ins w:id="340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04" w:author="KIM, Jason" w:date="2019-04-02T13:39:00Z"/>
                <w:rFonts w:ascii="Calibri" w:eastAsia="Times New Roman" w:hAnsi="Calibri" w:cs="Calibri"/>
                <w:color w:val="000000"/>
                <w:lang w:eastAsia="en-AU"/>
              </w:rPr>
            </w:pPr>
            <w:ins w:id="34005"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06" w:author="KIM, Jason" w:date="2019-04-02T13:39:00Z"/>
                <w:rFonts w:ascii="Calibri" w:eastAsia="Times New Roman" w:hAnsi="Calibri" w:cs="Calibri"/>
                <w:color w:val="000000"/>
                <w:lang w:eastAsia="en-AU"/>
              </w:rPr>
            </w:pPr>
            <w:ins w:id="340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08" w:author="KIM, Jason" w:date="2019-04-02T13:39:00Z"/>
                <w:rFonts w:ascii="Calibri" w:eastAsia="Times New Roman" w:hAnsi="Calibri" w:cs="Calibri"/>
                <w:color w:val="000000"/>
                <w:lang w:eastAsia="en-AU"/>
              </w:rPr>
            </w:pPr>
            <w:ins w:id="34009" w:author="KIM, Jason" w:date="2019-04-02T13:39:00Z">
              <w:r w:rsidRPr="0056388D">
                <w:rPr>
                  <w:rFonts w:ascii="Calibri" w:eastAsia="Times New Roman" w:hAnsi="Calibri" w:cs="Calibri"/>
                  <w:color w:val="000000"/>
                  <w:lang w:eastAsia="en-AU"/>
                </w:rPr>
                <w:t>LLS2648</w:t>
              </w:r>
            </w:ins>
          </w:p>
        </w:tc>
        <w:tc>
          <w:tcPr>
            <w:tcW w:w="933" w:type="pct"/>
            <w:noWrap/>
            <w:hideMark/>
          </w:tcPr>
          <w:p w:rsidR="00110C18" w:rsidRPr="0056388D" w:rsidRDefault="00110C18" w:rsidP="00063728">
            <w:pPr>
              <w:rPr>
                <w:ins w:id="34010" w:author="KIM, Jason" w:date="2019-04-02T13:39:00Z"/>
                <w:rFonts w:ascii="Calibri" w:eastAsia="Times New Roman" w:hAnsi="Calibri" w:cs="Calibri"/>
                <w:color w:val="000000"/>
                <w:lang w:eastAsia="en-AU"/>
              </w:rPr>
            </w:pPr>
            <w:ins w:id="340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12" w:author="KIM, Jason" w:date="2019-04-02T13:39:00Z"/>
                <w:rFonts w:ascii="Calibri" w:eastAsia="Times New Roman" w:hAnsi="Calibri" w:cs="Calibri"/>
                <w:color w:val="000000"/>
                <w:lang w:eastAsia="en-AU"/>
              </w:rPr>
            </w:pPr>
            <w:ins w:id="34013" w:author="KIM, Jason" w:date="2019-04-02T13:39:00Z">
              <w:r w:rsidRPr="0056388D">
                <w:rPr>
                  <w:rFonts w:ascii="Calibri" w:eastAsia="Times New Roman" w:hAnsi="Calibri" w:cs="Calibri"/>
                  <w:color w:val="000000"/>
                  <w:lang w:eastAsia="en-AU"/>
                </w:rPr>
                <w:t>Chainage 7957</w:t>
              </w:r>
            </w:ins>
          </w:p>
        </w:tc>
        <w:tc>
          <w:tcPr>
            <w:tcW w:w="764" w:type="pct"/>
            <w:noWrap/>
            <w:hideMark/>
          </w:tcPr>
          <w:p w:rsidR="00110C18" w:rsidRPr="0056388D" w:rsidRDefault="00110C18" w:rsidP="00063728">
            <w:pPr>
              <w:jc w:val="right"/>
              <w:rPr>
                <w:ins w:id="34014" w:author="KIM, Jason" w:date="2019-04-02T13:39:00Z"/>
                <w:rFonts w:ascii="Calibri" w:eastAsia="Times New Roman" w:hAnsi="Calibri" w:cs="Calibri"/>
                <w:color w:val="000000"/>
                <w:lang w:eastAsia="en-AU"/>
              </w:rPr>
            </w:pPr>
            <w:ins w:id="340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16" w:author="KIM, Jason" w:date="2019-04-02T13:39:00Z"/>
        </w:trPr>
        <w:tc>
          <w:tcPr>
            <w:tcW w:w="708" w:type="pct"/>
            <w:vMerge/>
            <w:hideMark/>
          </w:tcPr>
          <w:p w:rsidR="00110C18" w:rsidRPr="0056388D" w:rsidRDefault="00110C18" w:rsidP="00063728">
            <w:pPr>
              <w:rPr>
                <w:ins w:id="340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18" w:author="KIM, Jason" w:date="2019-04-02T13:39:00Z"/>
                <w:rFonts w:ascii="Calibri" w:eastAsia="Times New Roman" w:hAnsi="Calibri" w:cs="Calibri"/>
                <w:color w:val="000000"/>
                <w:lang w:eastAsia="en-AU"/>
              </w:rPr>
            </w:pPr>
            <w:ins w:id="34019"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20" w:author="KIM, Jason" w:date="2019-04-02T13:39:00Z"/>
                <w:rFonts w:ascii="Calibri" w:eastAsia="Times New Roman" w:hAnsi="Calibri" w:cs="Calibri"/>
                <w:color w:val="000000"/>
                <w:lang w:eastAsia="en-AU"/>
              </w:rPr>
            </w:pPr>
            <w:ins w:id="3402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22" w:author="KIM, Jason" w:date="2019-04-02T13:39:00Z"/>
                <w:rFonts w:ascii="Calibri" w:eastAsia="Times New Roman" w:hAnsi="Calibri" w:cs="Calibri"/>
                <w:color w:val="000000"/>
                <w:lang w:eastAsia="en-AU"/>
              </w:rPr>
            </w:pPr>
            <w:ins w:id="34023" w:author="KIM, Jason" w:date="2019-04-02T13:39:00Z">
              <w:r w:rsidRPr="0056388D">
                <w:rPr>
                  <w:rFonts w:ascii="Calibri" w:eastAsia="Times New Roman" w:hAnsi="Calibri" w:cs="Calibri"/>
                  <w:color w:val="000000"/>
                  <w:lang w:eastAsia="en-AU"/>
                </w:rPr>
                <w:t>LLS2649</w:t>
              </w:r>
            </w:ins>
          </w:p>
        </w:tc>
        <w:tc>
          <w:tcPr>
            <w:tcW w:w="933" w:type="pct"/>
            <w:noWrap/>
            <w:hideMark/>
          </w:tcPr>
          <w:p w:rsidR="00110C18" w:rsidRPr="0056388D" w:rsidRDefault="00110C18" w:rsidP="00063728">
            <w:pPr>
              <w:rPr>
                <w:ins w:id="34024" w:author="KIM, Jason" w:date="2019-04-02T13:39:00Z"/>
                <w:rFonts w:ascii="Calibri" w:eastAsia="Times New Roman" w:hAnsi="Calibri" w:cs="Calibri"/>
                <w:color w:val="000000"/>
                <w:lang w:eastAsia="en-AU"/>
              </w:rPr>
            </w:pPr>
            <w:ins w:id="340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26" w:author="KIM, Jason" w:date="2019-04-02T13:39:00Z"/>
                <w:rFonts w:ascii="Calibri" w:eastAsia="Times New Roman" w:hAnsi="Calibri" w:cs="Calibri"/>
                <w:color w:val="000000"/>
                <w:lang w:eastAsia="en-AU"/>
              </w:rPr>
            </w:pPr>
            <w:ins w:id="34027" w:author="KIM, Jason" w:date="2019-04-02T13:39:00Z">
              <w:r w:rsidRPr="0056388D">
                <w:rPr>
                  <w:rFonts w:ascii="Calibri" w:eastAsia="Times New Roman" w:hAnsi="Calibri" w:cs="Calibri"/>
                  <w:color w:val="000000"/>
                  <w:lang w:eastAsia="en-AU"/>
                </w:rPr>
                <w:t>Chainage 7967</w:t>
              </w:r>
            </w:ins>
          </w:p>
        </w:tc>
        <w:tc>
          <w:tcPr>
            <w:tcW w:w="764" w:type="pct"/>
            <w:noWrap/>
            <w:hideMark/>
          </w:tcPr>
          <w:p w:rsidR="00110C18" w:rsidRPr="0056388D" w:rsidRDefault="00110C18" w:rsidP="00063728">
            <w:pPr>
              <w:jc w:val="right"/>
              <w:rPr>
                <w:ins w:id="34028" w:author="KIM, Jason" w:date="2019-04-02T13:39:00Z"/>
                <w:rFonts w:ascii="Calibri" w:eastAsia="Times New Roman" w:hAnsi="Calibri" w:cs="Calibri"/>
                <w:color w:val="000000"/>
                <w:lang w:eastAsia="en-AU"/>
              </w:rPr>
            </w:pPr>
            <w:ins w:id="340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30" w:author="KIM, Jason" w:date="2019-04-02T13:39:00Z"/>
        </w:trPr>
        <w:tc>
          <w:tcPr>
            <w:tcW w:w="708" w:type="pct"/>
            <w:vMerge/>
            <w:hideMark/>
          </w:tcPr>
          <w:p w:rsidR="00110C18" w:rsidRPr="0056388D" w:rsidRDefault="00110C18" w:rsidP="00063728">
            <w:pPr>
              <w:rPr>
                <w:ins w:id="340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32" w:author="KIM, Jason" w:date="2019-04-02T13:39:00Z"/>
                <w:rFonts w:ascii="Calibri" w:eastAsia="Times New Roman" w:hAnsi="Calibri" w:cs="Calibri"/>
                <w:color w:val="000000"/>
                <w:lang w:eastAsia="en-AU"/>
              </w:rPr>
            </w:pPr>
            <w:ins w:id="34033"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34" w:author="KIM, Jason" w:date="2019-04-02T13:39:00Z"/>
                <w:rFonts w:ascii="Calibri" w:eastAsia="Times New Roman" w:hAnsi="Calibri" w:cs="Calibri"/>
                <w:color w:val="000000"/>
                <w:lang w:eastAsia="en-AU"/>
              </w:rPr>
            </w:pPr>
            <w:ins w:id="3403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36" w:author="KIM, Jason" w:date="2019-04-02T13:39:00Z"/>
                <w:rFonts w:ascii="Calibri" w:eastAsia="Times New Roman" w:hAnsi="Calibri" w:cs="Calibri"/>
                <w:color w:val="000000"/>
                <w:lang w:eastAsia="en-AU"/>
              </w:rPr>
            </w:pPr>
            <w:ins w:id="34037" w:author="KIM, Jason" w:date="2019-04-02T13:39:00Z">
              <w:r w:rsidRPr="0056388D">
                <w:rPr>
                  <w:rFonts w:ascii="Calibri" w:eastAsia="Times New Roman" w:hAnsi="Calibri" w:cs="Calibri"/>
                  <w:color w:val="000000"/>
                  <w:lang w:eastAsia="en-AU"/>
                </w:rPr>
                <w:t>LLS2650</w:t>
              </w:r>
            </w:ins>
          </w:p>
        </w:tc>
        <w:tc>
          <w:tcPr>
            <w:tcW w:w="933" w:type="pct"/>
            <w:noWrap/>
            <w:hideMark/>
          </w:tcPr>
          <w:p w:rsidR="00110C18" w:rsidRPr="0056388D" w:rsidRDefault="00110C18" w:rsidP="00063728">
            <w:pPr>
              <w:rPr>
                <w:ins w:id="34038" w:author="KIM, Jason" w:date="2019-04-02T13:39:00Z"/>
                <w:rFonts w:ascii="Calibri" w:eastAsia="Times New Roman" w:hAnsi="Calibri" w:cs="Calibri"/>
                <w:color w:val="000000"/>
                <w:lang w:eastAsia="en-AU"/>
              </w:rPr>
            </w:pPr>
            <w:ins w:id="340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40" w:author="KIM, Jason" w:date="2019-04-02T13:39:00Z"/>
                <w:rFonts w:ascii="Calibri" w:eastAsia="Times New Roman" w:hAnsi="Calibri" w:cs="Calibri"/>
                <w:color w:val="000000"/>
                <w:lang w:eastAsia="en-AU"/>
              </w:rPr>
            </w:pPr>
            <w:ins w:id="34041" w:author="KIM, Jason" w:date="2019-04-02T13:39:00Z">
              <w:r w:rsidRPr="0056388D">
                <w:rPr>
                  <w:rFonts w:ascii="Calibri" w:eastAsia="Times New Roman" w:hAnsi="Calibri" w:cs="Calibri"/>
                  <w:color w:val="000000"/>
                  <w:lang w:eastAsia="en-AU"/>
                </w:rPr>
                <w:t>Chainage 7977</w:t>
              </w:r>
            </w:ins>
          </w:p>
        </w:tc>
        <w:tc>
          <w:tcPr>
            <w:tcW w:w="764" w:type="pct"/>
            <w:noWrap/>
            <w:hideMark/>
          </w:tcPr>
          <w:p w:rsidR="00110C18" w:rsidRPr="0056388D" w:rsidRDefault="00110C18" w:rsidP="00063728">
            <w:pPr>
              <w:jc w:val="right"/>
              <w:rPr>
                <w:ins w:id="34042" w:author="KIM, Jason" w:date="2019-04-02T13:39:00Z"/>
                <w:rFonts w:ascii="Calibri" w:eastAsia="Times New Roman" w:hAnsi="Calibri" w:cs="Calibri"/>
                <w:color w:val="000000"/>
                <w:lang w:eastAsia="en-AU"/>
              </w:rPr>
            </w:pPr>
            <w:ins w:id="34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44" w:author="KIM, Jason" w:date="2019-04-02T13:39:00Z"/>
        </w:trPr>
        <w:tc>
          <w:tcPr>
            <w:tcW w:w="708" w:type="pct"/>
            <w:vMerge w:val="restart"/>
            <w:noWrap/>
            <w:hideMark/>
          </w:tcPr>
          <w:p w:rsidR="00110C18" w:rsidRPr="0056388D" w:rsidRDefault="00110C18" w:rsidP="00063728">
            <w:pPr>
              <w:rPr>
                <w:ins w:id="34045" w:author="KIM, Jason" w:date="2019-04-02T13:39:00Z"/>
                <w:rFonts w:ascii="Calibri" w:eastAsia="Times New Roman" w:hAnsi="Calibri" w:cs="Calibri"/>
                <w:color w:val="000000"/>
                <w:lang w:eastAsia="en-AU"/>
              </w:rPr>
            </w:pPr>
            <w:ins w:id="34046" w:author="KIM, Jason" w:date="2019-04-02T13:39:00Z">
              <w:r w:rsidRPr="0056388D">
                <w:rPr>
                  <w:rFonts w:ascii="Calibri" w:eastAsia="Times New Roman" w:hAnsi="Calibri" w:cs="Calibri"/>
                  <w:color w:val="000000"/>
                  <w:lang w:eastAsia="en-AU"/>
                </w:rPr>
                <w:t>LLE62K51</w:t>
              </w:r>
            </w:ins>
          </w:p>
        </w:tc>
        <w:tc>
          <w:tcPr>
            <w:tcW w:w="605" w:type="pct"/>
            <w:noWrap/>
            <w:hideMark/>
          </w:tcPr>
          <w:p w:rsidR="00110C18" w:rsidRPr="0056388D" w:rsidRDefault="00110C18" w:rsidP="00063728">
            <w:pPr>
              <w:rPr>
                <w:ins w:id="34047" w:author="KIM, Jason" w:date="2019-04-02T13:39:00Z"/>
                <w:rFonts w:ascii="Calibri" w:eastAsia="Times New Roman" w:hAnsi="Calibri" w:cs="Calibri"/>
                <w:color w:val="000000"/>
                <w:lang w:eastAsia="en-AU"/>
              </w:rPr>
            </w:pPr>
            <w:ins w:id="34048"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49" w:author="KIM, Jason" w:date="2019-04-02T13:39:00Z"/>
                <w:rFonts w:ascii="Calibri" w:eastAsia="Times New Roman" w:hAnsi="Calibri" w:cs="Calibri"/>
                <w:color w:val="000000"/>
                <w:lang w:eastAsia="en-AU"/>
              </w:rPr>
            </w:pPr>
            <w:ins w:id="340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51" w:author="KIM, Jason" w:date="2019-04-02T13:39:00Z"/>
                <w:rFonts w:ascii="Calibri" w:eastAsia="Times New Roman" w:hAnsi="Calibri" w:cs="Calibri"/>
                <w:color w:val="000000"/>
                <w:lang w:eastAsia="en-AU"/>
              </w:rPr>
            </w:pPr>
            <w:ins w:id="34052" w:author="KIM, Jason" w:date="2019-04-02T13:39:00Z">
              <w:r w:rsidRPr="0056388D">
                <w:rPr>
                  <w:rFonts w:ascii="Calibri" w:eastAsia="Times New Roman" w:hAnsi="Calibri" w:cs="Calibri"/>
                  <w:color w:val="000000"/>
                  <w:lang w:eastAsia="en-AU"/>
                </w:rPr>
                <w:t>LLN1652</w:t>
              </w:r>
            </w:ins>
          </w:p>
        </w:tc>
        <w:tc>
          <w:tcPr>
            <w:tcW w:w="933" w:type="pct"/>
            <w:noWrap/>
            <w:hideMark/>
          </w:tcPr>
          <w:p w:rsidR="00110C18" w:rsidRPr="0056388D" w:rsidRDefault="00110C18" w:rsidP="00063728">
            <w:pPr>
              <w:rPr>
                <w:ins w:id="34053" w:author="KIM, Jason" w:date="2019-04-02T13:39:00Z"/>
                <w:rFonts w:ascii="Calibri" w:eastAsia="Times New Roman" w:hAnsi="Calibri" w:cs="Calibri"/>
                <w:color w:val="000000"/>
                <w:lang w:eastAsia="en-AU"/>
              </w:rPr>
            </w:pPr>
            <w:ins w:id="340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55" w:author="KIM, Jason" w:date="2019-04-02T13:39:00Z"/>
                <w:rFonts w:ascii="Calibri" w:eastAsia="Times New Roman" w:hAnsi="Calibri" w:cs="Calibri"/>
                <w:color w:val="000000"/>
                <w:lang w:eastAsia="en-AU"/>
              </w:rPr>
            </w:pPr>
            <w:ins w:id="34056" w:author="KIM, Jason" w:date="2019-04-02T13:39:00Z">
              <w:r w:rsidRPr="0056388D">
                <w:rPr>
                  <w:rFonts w:ascii="Calibri" w:eastAsia="Times New Roman" w:hAnsi="Calibri" w:cs="Calibri"/>
                  <w:color w:val="000000"/>
                  <w:lang w:eastAsia="en-AU"/>
                </w:rPr>
                <w:t>Chainage 8254</w:t>
              </w:r>
            </w:ins>
          </w:p>
        </w:tc>
        <w:tc>
          <w:tcPr>
            <w:tcW w:w="764" w:type="pct"/>
            <w:noWrap/>
            <w:hideMark/>
          </w:tcPr>
          <w:p w:rsidR="00110C18" w:rsidRPr="0056388D" w:rsidRDefault="00110C18" w:rsidP="00063728">
            <w:pPr>
              <w:jc w:val="right"/>
              <w:rPr>
                <w:ins w:id="34057" w:author="KIM, Jason" w:date="2019-04-02T13:39:00Z"/>
                <w:rFonts w:ascii="Calibri" w:eastAsia="Times New Roman" w:hAnsi="Calibri" w:cs="Calibri"/>
                <w:color w:val="000000"/>
                <w:lang w:eastAsia="en-AU"/>
              </w:rPr>
            </w:pPr>
            <w:ins w:id="340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59" w:author="KIM, Jason" w:date="2019-04-02T13:39:00Z"/>
        </w:trPr>
        <w:tc>
          <w:tcPr>
            <w:tcW w:w="708" w:type="pct"/>
            <w:vMerge/>
            <w:hideMark/>
          </w:tcPr>
          <w:p w:rsidR="00110C18" w:rsidRPr="0056388D" w:rsidRDefault="00110C18" w:rsidP="00063728">
            <w:pPr>
              <w:rPr>
                <w:ins w:id="340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61" w:author="KIM, Jason" w:date="2019-04-02T13:39:00Z"/>
                <w:rFonts w:ascii="Calibri" w:eastAsia="Times New Roman" w:hAnsi="Calibri" w:cs="Calibri"/>
                <w:color w:val="000000"/>
                <w:lang w:eastAsia="en-AU"/>
              </w:rPr>
            </w:pPr>
            <w:ins w:id="34062"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63" w:author="KIM, Jason" w:date="2019-04-02T13:39:00Z"/>
                <w:rFonts w:ascii="Calibri" w:eastAsia="Times New Roman" w:hAnsi="Calibri" w:cs="Calibri"/>
                <w:color w:val="000000"/>
                <w:lang w:eastAsia="en-AU"/>
              </w:rPr>
            </w:pPr>
            <w:ins w:id="340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65" w:author="KIM, Jason" w:date="2019-04-02T13:39:00Z"/>
                <w:rFonts w:ascii="Calibri" w:eastAsia="Times New Roman" w:hAnsi="Calibri" w:cs="Calibri"/>
                <w:color w:val="000000"/>
                <w:lang w:eastAsia="en-AU"/>
              </w:rPr>
            </w:pPr>
            <w:ins w:id="34066" w:author="KIM, Jason" w:date="2019-04-02T13:39:00Z">
              <w:r w:rsidRPr="0056388D">
                <w:rPr>
                  <w:rFonts w:ascii="Calibri" w:eastAsia="Times New Roman" w:hAnsi="Calibri" w:cs="Calibri"/>
                  <w:color w:val="000000"/>
                  <w:lang w:eastAsia="en-AU"/>
                </w:rPr>
                <w:t>LLN1653</w:t>
              </w:r>
            </w:ins>
          </w:p>
        </w:tc>
        <w:tc>
          <w:tcPr>
            <w:tcW w:w="933" w:type="pct"/>
            <w:noWrap/>
            <w:hideMark/>
          </w:tcPr>
          <w:p w:rsidR="00110C18" w:rsidRPr="0056388D" w:rsidRDefault="00110C18" w:rsidP="00063728">
            <w:pPr>
              <w:rPr>
                <w:ins w:id="34067" w:author="KIM, Jason" w:date="2019-04-02T13:39:00Z"/>
                <w:rFonts w:ascii="Calibri" w:eastAsia="Times New Roman" w:hAnsi="Calibri" w:cs="Calibri"/>
                <w:color w:val="000000"/>
                <w:lang w:eastAsia="en-AU"/>
              </w:rPr>
            </w:pPr>
            <w:ins w:id="340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69" w:author="KIM, Jason" w:date="2019-04-02T13:39:00Z"/>
                <w:rFonts w:ascii="Calibri" w:eastAsia="Times New Roman" w:hAnsi="Calibri" w:cs="Calibri"/>
                <w:color w:val="000000"/>
                <w:lang w:eastAsia="en-AU"/>
              </w:rPr>
            </w:pPr>
            <w:ins w:id="34070" w:author="KIM, Jason" w:date="2019-04-02T13:39:00Z">
              <w:r w:rsidRPr="0056388D">
                <w:rPr>
                  <w:rFonts w:ascii="Calibri" w:eastAsia="Times New Roman" w:hAnsi="Calibri" w:cs="Calibri"/>
                  <w:color w:val="000000"/>
                  <w:lang w:eastAsia="en-AU"/>
                </w:rPr>
                <w:t>Chainage 8263</w:t>
              </w:r>
            </w:ins>
          </w:p>
        </w:tc>
        <w:tc>
          <w:tcPr>
            <w:tcW w:w="764" w:type="pct"/>
            <w:noWrap/>
            <w:hideMark/>
          </w:tcPr>
          <w:p w:rsidR="00110C18" w:rsidRPr="0056388D" w:rsidRDefault="00110C18" w:rsidP="00063728">
            <w:pPr>
              <w:jc w:val="right"/>
              <w:rPr>
                <w:ins w:id="34071" w:author="KIM, Jason" w:date="2019-04-02T13:39:00Z"/>
                <w:rFonts w:ascii="Calibri" w:eastAsia="Times New Roman" w:hAnsi="Calibri" w:cs="Calibri"/>
                <w:color w:val="000000"/>
                <w:lang w:eastAsia="en-AU"/>
              </w:rPr>
            </w:pPr>
            <w:ins w:id="340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73" w:author="KIM, Jason" w:date="2019-04-02T13:39:00Z"/>
        </w:trPr>
        <w:tc>
          <w:tcPr>
            <w:tcW w:w="708" w:type="pct"/>
            <w:vMerge/>
            <w:hideMark/>
          </w:tcPr>
          <w:p w:rsidR="00110C18" w:rsidRPr="0056388D" w:rsidRDefault="00110C18" w:rsidP="00063728">
            <w:pPr>
              <w:rPr>
                <w:ins w:id="340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75" w:author="KIM, Jason" w:date="2019-04-02T13:39:00Z"/>
                <w:rFonts w:ascii="Calibri" w:eastAsia="Times New Roman" w:hAnsi="Calibri" w:cs="Calibri"/>
                <w:color w:val="000000"/>
                <w:lang w:eastAsia="en-AU"/>
              </w:rPr>
            </w:pPr>
            <w:ins w:id="34076"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77" w:author="KIM, Jason" w:date="2019-04-02T13:39:00Z"/>
                <w:rFonts w:ascii="Calibri" w:eastAsia="Times New Roman" w:hAnsi="Calibri" w:cs="Calibri"/>
                <w:color w:val="000000"/>
                <w:lang w:eastAsia="en-AU"/>
              </w:rPr>
            </w:pPr>
            <w:ins w:id="340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79" w:author="KIM, Jason" w:date="2019-04-02T13:39:00Z"/>
                <w:rFonts w:ascii="Calibri" w:eastAsia="Times New Roman" w:hAnsi="Calibri" w:cs="Calibri"/>
                <w:color w:val="000000"/>
                <w:lang w:eastAsia="en-AU"/>
              </w:rPr>
            </w:pPr>
            <w:ins w:id="34080" w:author="KIM, Jason" w:date="2019-04-02T13:39:00Z">
              <w:r w:rsidRPr="0056388D">
                <w:rPr>
                  <w:rFonts w:ascii="Calibri" w:eastAsia="Times New Roman" w:hAnsi="Calibri" w:cs="Calibri"/>
                  <w:color w:val="000000"/>
                  <w:lang w:eastAsia="en-AU"/>
                </w:rPr>
                <w:t>LLN1654</w:t>
              </w:r>
            </w:ins>
          </w:p>
        </w:tc>
        <w:tc>
          <w:tcPr>
            <w:tcW w:w="933" w:type="pct"/>
            <w:noWrap/>
            <w:hideMark/>
          </w:tcPr>
          <w:p w:rsidR="00110C18" w:rsidRPr="0056388D" w:rsidRDefault="00110C18" w:rsidP="00063728">
            <w:pPr>
              <w:rPr>
                <w:ins w:id="34081" w:author="KIM, Jason" w:date="2019-04-02T13:39:00Z"/>
                <w:rFonts w:ascii="Calibri" w:eastAsia="Times New Roman" w:hAnsi="Calibri" w:cs="Calibri"/>
                <w:color w:val="000000"/>
                <w:lang w:eastAsia="en-AU"/>
              </w:rPr>
            </w:pPr>
            <w:ins w:id="340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83" w:author="KIM, Jason" w:date="2019-04-02T13:39:00Z"/>
                <w:rFonts w:ascii="Calibri" w:eastAsia="Times New Roman" w:hAnsi="Calibri" w:cs="Calibri"/>
                <w:color w:val="000000"/>
                <w:lang w:eastAsia="en-AU"/>
              </w:rPr>
            </w:pPr>
            <w:ins w:id="34084" w:author="KIM, Jason" w:date="2019-04-02T13:39:00Z">
              <w:r w:rsidRPr="0056388D">
                <w:rPr>
                  <w:rFonts w:ascii="Calibri" w:eastAsia="Times New Roman" w:hAnsi="Calibri" w:cs="Calibri"/>
                  <w:color w:val="000000"/>
                  <w:lang w:eastAsia="en-AU"/>
                </w:rPr>
                <w:t>Chainage 8273</w:t>
              </w:r>
            </w:ins>
          </w:p>
        </w:tc>
        <w:tc>
          <w:tcPr>
            <w:tcW w:w="764" w:type="pct"/>
            <w:noWrap/>
            <w:hideMark/>
          </w:tcPr>
          <w:p w:rsidR="00110C18" w:rsidRPr="0056388D" w:rsidRDefault="00110C18" w:rsidP="00063728">
            <w:pPr>
              <w:jc w:val="right"/>
              <w:rPr>
                <w:ins w:id="34085" w:author="KIM, Jason" w:date="2019-04-02T13:39:00Z"/>
                <w:rFonts w:ascii="Calibri" w:eastAsia="Times New Roman" w:hAnsi="Calibri" w:cs="Calibri"/>
                <w:color w:val="000000"/>
                <w:lang w:eastAsia="en-AU"/>
              </w:rPr>
            </w:pPr>
            <w:ins w:id="340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87" w:author="KIM, Jason" w:date="2019-04-02T13:39:00Z"/>
        </w:trPr>
        <w:tc>
          <w:tcPr>
            <w:tcW w:w="708" w:type="pct"/>
            <w:vMerge/>
            <w:hideMark/>
          </w:tcPr>
          <w:p w:rsidR="00110C18" w:rsidRPr="0056388D" w:rsidRDefault="00110C18" w:rsidP="00063728">
            <w:pPr>
              <w:rPr>
                <w:ins w:id="340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89" w:author="KIM, Jason" w:date="2019-04-02T13:39:00Z"/>
                <w:rFonts w:ascii="Calibri" w:eastAsia="Times New Roman" w:hAnsi="Calibri" w:cs="Calibri"/>
                <w:color w:val="000000"/>
                <w:lang w:eastAsia="en-AU"/>
              </w:rPr>
            </w:pPr>
            <w:ins w:id="34090"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91" w:author="KIM, Jason" w:date="2019-04-02T13:39:00Z"/>
                <w:rFonts w:ascii="Calibri" w:eastAsia="Times New Roman" w:hAnsi="Calibri" w:cs="Calibri"/>
                <w:color w:val="000000"/>
                <w:lang w:eastAsia="en-AU"/>
              </w:rPr>
            </w:pPr>
            <w:ins w:id="340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93" w:author="KIM, Jason" w:date="2019-04-02T13:39:00Z"/>
                <w:rFonts w:ascii="Calibri" w:eastAsia="Times New Roman" w:hAnsi="Calibri" w:cs="Calibri"/>
                <w:color w:val="000000"/>
                <w:lang w:eastAsia="en-AU"/>
              </w:rPr>
            </w:pPr>
            <w:ins w:id="34094" w:author="KIM, Jason" w:date="2019-04-02T13:39:00Z">
              <w:r w:rsidRPr="0056388D">
                <w:rPr>
                  <w:rFonts w:ascii="Calibri" w:eastAsia="Times New Roman" w:hAnsi="Calibri" w:cs="Calibri"/>
                  <w:color w:val="000000"/>
                  <w:lang w:eastAsia="en-AU"/>
                </w:rPr>
                <w:t>LLN1655</w:t>
              </w:r>
            </w:ins>
          </w:p>
        </w:tc>
        <w:tc>
          <w:tcPr>
            <w:tcW w:w="933" w:type="pct"/>
            <w:noWrap/>
            <w:hideMark/>
          </w:tcPr>
          <w:p w:rsidR="00110C18" w:rsidRPr="0056388D" w:rsidRDefault="00110C18" w:rsidP="00063728">
            <w:pPr>
              <w:rPr>
                <w:ins w:id="34095" w:author="KIM, Jason" w:date="2019-04-02T13:39:00Z"/>
                <w:rFonts w:ascii="Calibri" w:eastAsia="Times New Roman" w:hAnsi="Calibri" w:cs="Calibri"/>
                <w:color w:val="000000"/>
                <w:lang w:eastAsia="en-AU"/>
              </w:rPr>
            </w:pPr>
            <w:ins w:id="340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97" w:author="KIM, Jason" w:date="2019-04-02T13:39:00Z"/>
                <w:rFonts w:ascii="Calibri" w:eastAsia="Times New Roman" w:hAnsi="Calibri" w:cs="Calibri"/>
                <w:color w:val="000000"/>
                <w:lang w:eastAsia="en-AU"/>
              </w:rPr>
            </w:pPr>
            <w:ins w:id="34098" w:author="KIM, Jason" w:date="2019-04-02T13:39:00Z">
              <w:r w:rsidRPr="0056388D">
                <w:rPr>
                  <w:rFonts w:ascii="Calibri" w:eastAsia="Times New Roman" w:hAnsi="Calibri" w:cs="Calibri"/>
                  <w:color w:val="000000"/>
                  <w:lang w:eastAsia="en-AU"/>
                </w:rPr>
                <w:t>Chainage 8282</w:t>
              </w:r>
            </w:ins>
          </w:p>
        </w:tc>
        <w:tc>
          <w:tcPr>
            <w:tcW w:w="764" w:type="pct"/>
            <w:noWrap/>
            <w:hideMark/>
          </w:tcPr>
          <w:p w:rsidR="00110C18" w:rsidRPr="0056388D" w:rsidRDefault="00110C18" w:rsidP="00063728">
            <w:pPr>
              <w:jc w:val="right"/>
              <w:rPr>
                <w:ins w:id="34099" w:author="KIM, Jason" w:date="2019-04-02T13:39:00Z"/>
                <w:rFonts w:ascii="Calibri" w:eastAsia="Times New Roman" w:hAnsi="Calibri" w:cs="Calibri"/>
                <w:color w:val="000000"/>
                <w:lang w:eastAsia="en-AU"/>
              </w:rPr>
            </w:pPr>
            <w:ins w:id="341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01" w:author="KIM, Jason" w:date="2019-04-02T13:39:00Z"/>
        </w:trPr>
        <w:tc>
          <w:tcPr>
            <w:tcW w:w="708" w:type="pct"/>
            <w:vMerge/>
            <w:hideMark/>
          </w:tcPr>
          <w:p w:rsidR="00110C18" w:rsidRPr="0056388D" w:rsidRDefault="00110C18" w:rsidP="00063728">
            <w:pPr>
              <w:rPr>
                <w:ins w:id="341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03" w:author="KIM, Jason" w:date="2019-04-02T13:39:00Z"/>
                <w:rFonts w:ascii="Calibri" w:eastAsia="Times New Roman" w:hAnsi="Calibri" w:cs="Calibri"/>
                <w:color w:val="000000"/>
                <w:lang w:eastAsia="en-AU"/>
              </w:rPr>
            </w:pPr>
            <w:ins w:id="34104"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05" w:author="KIM, Jason" w:date="2019-04-02T13:39:00Z"/>
                <w:rFonts w:ascii="Calibri" w:eastAsia="Times New Roman" w:hAnsi="Calibri" w:cs="Calibri"/>
                <w:color w:val="000000"/>
                <w:lang w:eastAsia="en-AU"/>
              </w:rPr>
            </w:pPr>
            <w:ins w:id="341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07" w:author="KIM, Jason" w:date="2019-04-02T13:39:00Z"/>
                <w:rFonts w:ascii="Calibri" w:eastAsia="Times New Roman" w:hAnsi="Calibri" w:cs="Calibri"/>
                <w:color w:val="000000"/>
                <w:lang w:eastAsia="en-AU"/>
              </w:rPr>
            </w:pPr>
            <w:ins w:id="34108" w:author="KIM, Jason" w:date="2019-04-02T13:39:00Z">
              <w:r w:rsidRPr="0056388D">
                <w:rPr>
                  <w:rFonts w:ascii="Calibri" w:eastAsia="Times New Roman" w:hAnsi="Calibri" w:cs="Calibri"/>
                  <w:color w:val="000000"/>
                  <w:lang w:eastAsia="en-AU"/>
                </w:rPr>
                <w:t>LLN1656</w:t>
              </w:r>
            </w:ins>
          </w:p>
        </w:tc>
        <w:tc>
          <w:tcPr>
            <w:tcW w:w="933" w:type="pct"/>
            <w:noWrap/>
            <w:hideMark/>
          </w:tcPr>
          <w:p w:rsidR="00110C18" w:rsidRPr="0056388D" w:rsidRDefault="00110C18" w:rsidP="00063728">
            <w:pPr>
              <w:rPr>
                <w:ins w:id="34109" w:author="KIM, Jason" w:date="2019-04-02T13:39:00Z"/>
                <w:rFonts w:ascii="Calibri" w:eastAsia="Times New Roman" w:hAnsi="Calibri" w:cs="Calibri"/>
                <w:color w:val="000000"/>
                <w:lang w:eastAsia="en-AU"/>
              </w:rPr>
            </w:pPr>
            <w:ins w:id="341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11" w:author="KIM, Jason" w:date="2019-04-02T13:39:00Z"/>
                <w:rFonts w:ascii="Calibri" w:eastAsia="Times New Roman" w:hAnsi="Calibri" w:cs="Calibri"/>
                <w:color w:val="000000"/>
                <w:lang w:eastAsia="en-AU"/>
              </w:rPr>
            </w:pPr>
            <w:ins w:id="34112" w:author="KIM, Jason" w:date="2019-04-02T13:39:00Z">
              <w:r w:rsidRPr="0056388D">
                <w:rPr>
                  <w:rFonts w:ascii="Calibri" w:eastAsia="Times New Roman" w:hAnsi="Calibri" w:cs="Calibri"/>
                  <w:color w:val="000000"/>
                  <w:lang w:eastAsia="en-AU"/>
                </w:rPr>
                <w:t>Chainage 8292</w:t>
              </w:r>
            </w:ins>
          </w:p>
        </w:tc>
        <w:tc>
          <w:tcPr>
            <w:tcW w:w="764" w:type="pct"/>
            <w:noWrap/>
            <w:hideMark/>
          </w:tcPr>
          <w:p w:rsidR="00110C18" w:rsidRPr="0056388D" w:rsidRDefault="00110C18" w:rsidP="00063728">
            <w:pPr>
              <w:jc w:val="right"/>
              <w:rPr>
                <w:ins w:id="34113" w:author="KIM, Jason" w:date="2019-04-02T13:39:00Z"/>
                <w:rFonts w:ascii="Calibri" w:eastAsia="Times New Roman" w:hAnsi="Calibri" w:cs="Calibri"/>
                <w:color w:val="000000"/>
                <w:lang w:eastAsia="en-AU"/>
              </w:rPr>
            </w:pPr>
            <w:ins w:id="341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15" w:author="KIM, Jason" w:date="2019-04-02T13:39:00Z"/>
        </w:trPr>
        <w:tc>
          <w:tcPr>
            <w:tcW w:w="708" w:type="pct"/>
            <w:vMerge/>
            <w:hideMark/>
          </w:tcPr>
          <w:p w:rsidR="00110C18" w:rsidRPr="0056388D" w:rsidRDefault="00110C18" w:rsidP="00063728">
            <w:pPr>
              <w:rPr>
                <w:ins w:id="341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17" w:author="KIM, Jason" w:date="2019-04-02T13:39:00Z"/>
                <w:rFonts w:ascii="Calibri" w:eastAsia="Times New Roman" w:hAnsi="Calibri" w:cs="Calibri"/>
                <w:color w:val="000000"/>
                <w:lang w:eastAsia="en-AU"/>
              </w:rPr>
            </w:pPr>
            <w:ins w:id="34118"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19" w:author="KIM, Jason" w:date="2019-04-02T13:39:00Z"/>
                <w:rFonts w:ascii="Calibri" w:eastAsia="Times New Roman" w:hAnsi="Calibri" w:cs="Calibri"/>
                <w:color w:val="000000"/>
                <w:lang w:eastAsia="en-AU"/>
              </w:rPr>
            </w:pPr>
            <w:ins w:id="341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21" w:author="KIM, Jason" w:date="2019-04-02T13:39:00Z"/>
                <w:rFonts w:ascii="Calibri" w:eastAsia="Times New Roman" w:hAnsi="Calibri" w:cs="Calibri"/>
                <w:color w:val="000000"/>
                <w:lang w:eastAsia="en-AU"/>
              </w:rPr>
            </w:pPr>
            <w:ins w:id="34122" w:author="KIM, Jason" w:date="2019-04-02T13:39:00Z">
              <w:r w:rsidRPr="0056388D">
                <w:rPr>
                  <w:rFonts w:ascii="Calibri" w:eastAsia="Times New Roman" w:hAnsi="Calibri" w:cs="Calibri"/>
                  <w:color w:val="000000"/>
                  <w:lang w:eastAsia="en-AU"/>
                </w:rPr>
                <w:t>LLN1657</w:t>
              </w:r>
            </w:ins>
          </w:p>
        </w:tc>
        <w:tc>
          <w:tcPr>
            <w:tcW w:w="933" w:type="pct"/>
            <w:noWrap/>
            <w:hideMark/>
          </w:tcPr>
          <w:p w:rsidR="00110C18" w:rsidRPr="0056388D" w:rsidRDefault="00110C18" w:rsidP="00063728">
            <w:pPr>
              <w:rPr>
                <w:ins w:id="34123" w:author="KIM, Jason" w:date="2019-04-02T13:39:00Z"/>
                <w:rFonts w:ascii="Calibri" w:eastAsia="Times New Roman" w:hAnsi="Calibri" w:cs="Calibri"/>
                <w:color w:val="000000"/>
                <w:lang w:eastAsia="en-AU"/>
              </w:rPr>
            </w:pPr>
            <w:ins w:id="341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25" w:author="KIM, Jason" w:date="2019-04-02T13:39:00Z"/>
                <w:rFonts w:ascii="Calibri" w:eastAsia="Times New Roman" w:hAnsi="Calibri" w:cs="Calibri"/>
                <w:color w:val="000000"/>
                <w:lang w:eastAsia="en-AU"/>
              </w:rPr>
            </w:pPr>
            <w:ins w:id="34126" w:author="KIM, Jason" w:date="2019-04-02T13:39:00Z">
              <w:r w:rsidRPr="0056388D">
                <w:rPr>
                  <w:rFonts w:ascii="Calibri" w:eastAsia="Times New Roman" w:hAnsi="Calibri" w:cs="Calibri"/>
                  <w:color w:val="000000"/>
                  <w:lang w:eastAsia="en-AU"/>
                </w:rPr>
                <w:t>Chainage 8302</w:t>
              </w:r>
            </w:ins>
          </w:p>
        </w:tc>
        <w:tc>
          <w:tcPr>
            <w:tcW w:w="764" w:type="pct"/>
            <w:noWrap/>
            <w:hideMark/>
          </w:tcPr>
          <w:p w:rsidR="00110C18" w:rsidRPr="0056388D" w:rsidRDefault="00110C18" w:rsidP="00063728">
            <w:pPr>
              <w:jc w:val="right"/>
              <w:rPr>
                <w:ins w:id="34127" w:author="KIM, Jason" w:date="2019-04-02T13:39:00Z"/>
                <w:rFonts w:ascii="Calibri" w:eastAsia="Times New Roman" w:hAnsi="Calibri" w:cs="Calibri"/>
                <w:color w:val="000000"/>
                <w:lang w:eastAsia="en-AU"/>
              </w:rPr>
            </w:pPr>
            <w:ins w:id="341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29" w:author="KIM, Jason" w:date="2019-04-02T13:39:00Z"/>
        </w:trPr>
        <w:tc>
          <w:tcPr>
            <w:tcW w:w="708" w:type="pct"/>
            <w:vMerge/>
            <w:hideMark/>
          </w:tcPr>
          <w:p w:rsidR="00110C18" w:rsidRPr="0056388D" w:rsidRDefault="00110C18" w:rsidP="00063728">
            <w:pPr>
              <w:rPr>
                <w:ins w:id="341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31" w:author="KIM, Jason" w:date="2019-04-02T13:39:00Z"/>
                <w:rFonts w:ascii="Calibri" w:eastAsia="Times New Roman" w:hAnsi="Calibri" w:cs="Calibri"/>
                <w:color w:val="000000"/>
                <w:lang w:eastAsia="en-AU"/>
              </w:rPr>
            </w:pPr>
            <w:ins w:id="34132"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33" w:author="KIM, Jason" w:date="2019-04-02T13:39:00Z"/>
                <w:rFonts w:ascii="Calibri" w:eastAsia="Times New Roman" w:hAnsi="Calibri" w:cs="Calibri"/>
                <w:color w:val="000000"/>
                <w:lang w:eastAsia="en-AU"/>
              </w:rPr>
            </w:pPr>
            <w:ins w:id="341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35" w:author="KIM, Jason" w:date="2019-04-02T13:39:00Z"/>
                <w:rFonts w:ascii="Calibri" w:eastAsia="Times New Roman" w:hAnsi="Calibri" w:cs="Calibri"/>
                <w:color w:val="000000"/>
                <w:lang w:eastAsia="en-AU"/>
              </w:rPr>
            </w:pPr>
            <w:ins w:id="34136" w:author="KIM, Jason" w:date="2019-04-02T13:39:00Z">
              <w:r w:rsidRPr="0056388D">
                <w:rPr>
                  <w:rFonts w:ascii="Calibri" w:eastAsia="Times New Roman" w:hAnsi="Calibri" w:cs="Calibri"/>
                  <w:color w:val="000000"/>
                  <w:lang w:eastAsia="en-AU"/>
                </w:rPr>
                <w:t>LLN1658</w:t>
              </w:r>
            </w:ins>
          </w:p>
        </w:tc>
        <w:tc>
          <w:tcPr>
            <w:tcW w:w="933" w:type="pct"/>
            <w:noWrap/>
            <w:hideMark/>
          </w:tcPr>
          <w:p w:rsidR="00110C18" w:rsidRPr="0056388D" w:rsidRDefault="00110C18" w:rsidP="00063728">
            <w:pPr>
              <w:rPr>
                <w:ins w:id="34137" w:author="KIM, Jason" w:date="2019-04-02T13:39:00Z"/>
                <w:rFonts w:ascii="Calibri" w:eastAsia="Times New Roman" w:hAnsi="Calibri" w:cs="Calibri"/>
                <w:color w:val="000000"/>
                <w:lang w:eastAsia="en-AU"/>
              </w:rPr>
            </w:pPr>
            <w:ins w:id="341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39" w:author="KIM, Jason" w:date="2019-04-02T13:39:00Z"/>
                <w:rFonts w:ascii="Calibri" w:eastAsia="Times New Roman" w:hAnsi="Calibri" w:cs="Calibri"/>
                <w:color w:val="000000"/>
                <w:lang w:eastAsia="en-AU"/>
              </w:rPr>
            </w:pPr>
            <w:ins w:id="34140" w:author="KIM, Jason" w:date="2019-04-02T13:39:00Z">
              <w:r w:rsidRPr="0056388D">
                <w:rPr>
                  <w:rFonts w:ascii="Calibri" w:eastAsia="Times New Roman" w:hAnsi="Calibri" w:cs="Calibri"/>
                  <w:color w:val="000000"/>
                  <w:lang w:eastAsia="en-AU"/>
                </w:rPr>
                <w:t>Chainage 8311</w:t>
              </w:r>
            </w:ins>
          </w:p>
        </w:tc>
        <w:tc>
          <w:tcPr>
            <w:tcW w:w="764" w:type="pct"/>
            <w:noWrap/>
            <w:hideMark/>
          </w:tcPr>
          <w:p w:rsidR="00110C18" w:rsidRPr="0056388D" w:rsidRDefault="00110C18" w:rsidP="00063728">
            <w:pPr>
              <w:jc w:val="right"/>
              <w:rPr>
                <w:ins w:id="34141" w:author="KIM, Jason" w:date="2019-04-02T13:39:00Z"/>
                <w:rFonts w:ascii="Calibri" w:eastAsia="Times New Roman" w:hAnsi="Calibri" w:cs="Calibri"/>
                <w:color w:val="000000"/>
                <w:lang w:eastAsia="en-AU"/>
              </w:rPr>
            </w:pPr>
            <w:ins w:id="341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43" w:author="KIM, Jason" w:date="2019-04-02T13:39:00Z"/>
        </w:trPr>
        <w:tc>
          <w:tcPr>
            <w:tcW w:w="708" w:type="pct"/>
            <w:vMerge/>
            <w:hideMark/>
          </w:tcPr>
          <w:p w:rsidR="00110C18" w:rsidRPr="0056388D" w:rsidRDefault="00110C18" w:rsidP="00063728">
            <w:pPr>
              <w:rPr>
                <w:ins w:id="341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45" w:author="KIM, Jason" w:date="2019-04-02T13:39:00Z"/>
                <w:rFonts w:ascii="Calibri" w:eastAsia="Times New Roman" w:hAnsi="Calibri" w:cs="Calibri"/>
                <w:color w:val="000000"/>
                <w:lang w:eastAsia="en-AU"/>
              </w:rPr>
            </w:pPr>
            <w:ins w:id="34146"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47" w:author="KIM, Jason" w:date="2019-04-02T13:39:00Z"/>
                <w:rFonts w:ascii="Calibri" w:eastAsia="Times New Roman" w:hAnsi="Calibri" w:cs="Calibri"/>
                <w:color w:val="000000"/>
                <w:lang w:eastAsia="en-AU"/>
              </w:rPr>
            </w:pPr>
            <w:ins w:id="3414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49" w:author="KIM, Jason" w:date="2019-04-02T13:39:00Z"/>
                <w:rFonts w:ascii="Calibri" w:eastAsia="Times New Roman" w:hAnsi="Calibri" w:cs="Calibri"/>
                <w:color w:val="000000"/>
                <w:lang w:eastAsia="en-AU"/>
              </w:rPr>
            </w:pPr>
            <w:ins w:id="34150" w:author="KIM, Jason" w:date="2019-04-02T13:39:00Z">
              <w:r w:rsidRPr="0056388D">
                <w:rPr>
                  <w:rFonts w:ascii="Calibri" w:eastAsia="Times New Roman" w:hAnsi="Calibri" w:cs="Calibri"/>
                  <w:color w:val="000000"/>
                  <w:lang w:eastAsia="en-AU"/>
                </w:rPr>
                <w:t>LLN1659</w:t>
              </w:r>
            </w:ins>
          </w:p>
        </w:tc>
        <w:tc>
          <w:tcPr>
            <w:tcW w:w="933" w:type="pct"/>
            <w:noWrap/>
            <w:hideMark/>
          </w:tcPr>
          <w:p w:rsidR="00110C18" w:rsidRPr="0056388D" w:rsidRDefault="00110C18" w:rsidP="00063728">
            <w:pPr>
              <w:rPr>
                <w:ins w:id="34151" w:author="KIM, Jason" w:date="2019-04-02T13:39:00Z"/>
                <w:rFonts w:ascii="Calibri" w:eastAsia="Times New Roman" w:hAnsi="Calibri" w:cs="Calibri"/>
                <w:color w:val="000000"/>
                <w:lang w:eastAsia="en-AU"/>
              </w:rPr>
            </w:pPr>
            <w:ins w:id="341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53" w:author="KIM, Jason" w:date="2019-04-02T13:39:00Z"/>
                <w:rFonts w:ascii="Calibri" w:eastAsia="Times New Roman" w:hAnsi="Calibri" w:cs="Calibri"/>
                <w:color w:val="000000"/>
                <w:lang w:eastAsia="en-AU"/>
              </w:rPr>
            </w:pPr>
            <w:ins w:id="34154" w:author="KIM, Jason" w:date="2019-04-02T13:39:00Z">
              <w:r w:rsidRPr="0056388D">
                <w:rPr>
                  <w:rFonts w:ascii="Calibri" w:eastAsia="Times New Roman" w:hAnsi="Calibri" w:cs="Calibri"/>
                  <w:color w:val="000000"/>
                  <w:lang w:eastAsia="en-AU"/>
                </w:rPr>
                <w:t>Chainage 8321</w:t>
              </w:r>
            </w:ins>
          </w:p>
        </w:tc>
        <w:tc>
          <w:tcPr>
            <w:tcW w:w="764" w:type="pct"/>
            <w:noWrap/>
            <w:hideMark/>
          </w:tcPr>
          <w:p w:rsidR="00110C18" w:rsidRPr="0056388D" w:rsidRDefault="00110C18" w:rsidP="00063728">
            <w:pPr>
              <w:jc w:val="right"/>
              <w:rPr>
                <w:ins w:id="34155" w:author="KIM, Jason" w:date="2019-04-02T13:39:00Z"/>
                <w:rFonts w:ascii="Calibri" w:eastAsia="Times New Roman" w:hAnsi="Calibri" w:cs="Calibri"/>
                <w:color w:val="000000"/>
                <w:lang w:eastAsia="en-AU"/>
              </w:rPr>
            </w:pPr>
            <w:ins w:id="341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57" w:author="KIM, Jason" w:date="2019-04-02T13:39:00Z"/>
        </w:trPr>
        <w:tc>
          <w:tcPr>
            <w:tcW w:w="708" w:type="pct"/>
            <w:vMerge/>
            <w:hideMark/>
          </w:tcPr>
          <w:p w:rsidR="00110C18" w:rsidRPr="0056388D" w:rsidRDefault="00110C18" w:rsidP="00063728">
            <w:pPr>
              <w:rPr>
                <w:ins w:id="341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59" w:author="KIM, Jason" w:date="2019-04-02T13:39:00Z"/>
                <w:rFonts w:ascii="Calibri" w:eastAsia="Times New Roman" w:hAnsi="Calibri" w:cs="Calibri"/>
                <w:color w:val="000000"/>
                <w:lang w:eastAsia="en-AU"/>
              </w:rPr>
            </w:pPr>
            <w:ins w:id="34160"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61" w:author="KIM, Jason" w:date="2019-04-02T13:39:00Z"/>
                <w:rFonts w:ascii="Calibri" w:eastAsia="Times New Roman" w:hAnsi="Calibri" w:cs="Calibri"/>
                <w:color w:val="000000"/>
                <w:lang w:eastAsia="en-AU"/>
              </w:rPr>
            </w:pPr>
            <w:ins w:id="341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63" w:author="KIM, Jason" w:date="2019-04-02T13:39:00Z"/>
                <w:rFonts w:ascii="Calibri" w:eastAsia="Times New Roman" w:hAnsi="Calibri" w:cs="Calibri"/>
                <w:color w:val="000000"/>
                <w:lang w:eastAsia="en-AU"/>
              </w:rPr>
            </w:pPr>
            <w:ins w:id="34164" w:author="KIM, Jason" w:date="2019-04-02T13:39:00Z">
              <w:r w:rsidRPr="0056388D">
                <w:rPr>
                  <w:rFonts w:ascii="Calibri" w:eastAsia="Times New Roman" w:hAnsi="Calibri" w:cs="Calibri"/>
                  <w:color w:val="000000"/>
                  <w:lang w:eastAsia="en-AU"/>
                </w:rPr>
                <w:t>LLN1660</w:t>
              </w:r>
            </w:ins>
          </w:p>
        </w:tc>
        <w:tc>
          <w:tcPr>
            <w:tcW w:w="933" w:type="pct"/>
            <w:noWrap/>
            <w:hideMark/>
          </w:tcPr>
          <w:p w:rsidR="00110C18" w:rsidRPr="0056388D" w:rsidRDefault="00110C18" w:rsidP="00063728">
            <w:pPr>
              <w:rPr>
                <w:ins w:id="34165" w:author="KIM, Jason" w:date="2019-04-02T13:39:00Z"/>
                <w:rFonts w:ascii="Calibri" w:eastAsia="Times New Roman" w:hAnsi="Calibri" w:cs="Calibri"/>
                <w:color w:val="000000"/>
                <w:lang w:eastAsia="en-AU"/>
              </w:rPr>
            </w:pPr>
            <w:ins w:id="341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67" w:author="KIM, Jason" w:date="2019-04-02T13:39:00Z"/>
                <w:rFonts w:ascii="Calibri" w:eastAsia="Times New Roman" w:hAnsi="Calibri" w:cs="Calibri"/>
                <w:color w:val="000000"/>
                <w:lang w:eastAsia="en-AU"/>
              </w:rPr>
            </w:pPr>
            <w:ins w:id="34168" w:author="KIM, Jason" w:date="2019-04-02T13:39:00Z">
              <w:r w:rsidRPr="0056388D">
                <w:rPr>
                  <w:rFonts w:ascii="Calibri" w:eastAsia="Times New Roman" w:hAnsi="Calibri" w:cs="Calibri"/>
                  <w:color w:val="000000"/>
                  <w:lang w:eastAsia="en-AU"/>
                </w:rPr>
                <w:t>Chainage 8331</w:t>
              </w:r>
            </w:ins>
          </w:p>
        </w:tc>
        <w:tc>
          <w:tcPr>
            <w:tcW w:w="764" w:type="pct"/>
            <w:noWrap/>
            <w:hideMark/>
          </w:tcPr>
          <w:p w:rsidR="00110C18" w:rsidRPr="0056388D" w:rsidRDefault="00110C18" w:rsidP="00063728">
            <w:pPr>
              <w:jc w:val="right"/>
              <w:rPr>
                <w:ins w:id="34169" w:author="KIM, Jason" w:date="2019-04-02T13:39:00Z"/>
                <w:rFonts w:ascii="Calibri" w:eastAsia="Times New Roman" w:hAnsi="Calibri" w:cs="Calibri"/>
                <w:color w:val="000000"/>
                <w:lang w:eastAsia="en-AU"/>
              </w:rPr>
            </w:pPr>
            <w:ins w:id="341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71" w:author="KIM, Jason" w:date="2019-04-02T13:39:00Z"/>
        </w:trPr>
        <w:tc>
          <w:tcPr>
            <w:tcW w:w="708" w:type="pct"/>
            <w:vMerge/>
            <w:hideMark/>
          </w:tcPr>
          <w:p w:rsidR="00110C18" w:rsidRPr="0056388D" w:rsidRDefault="00110C18" w:rsidP="00063728">
            <w:pPr>
              <w:rPr>
                <w:ins w:id="341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73" w:author="KIM, Jason" w:date="2019-04-02T13:39:00Z"/>
                <w:rFonts w:ascii="Calibri" w:eastAsia="Times New Roman" w:hAnsi="Calibri" w:cs="Calibri"/>
                <w:color w:val="000000"/>
                <w:lang w:eastAsia="en-AU"/>
              </w:rPr>
            </w:pPr>
            <w:ins w:id="34174"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75" w:author="KIM, Jason" w:date="2019-04-02T13:39:00Z"/>
                <w:rFonts w:ascii="Calibri" w:eastAsia="Times New Roman" w:hAnsi="Calibri" w:cs="Calibri"/>
                <w:color w:val="000000"/>
                <w:lang w:eastAsia="en-AU"/>
              </w:rPr>
            </w:pPr>
            <w:ins w:id="3417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77" w:author="KIM, Jason" w:date="2019-04-02T13:39:00Z"/>
                <w:rFonts w:ascii="Calibri" w:eastAsia="Times New Roman" w:hAnsi="Calibri" w:cs="Calibri"/>
                <w:color w:val="000000"/>
                <w:lang w:eastAsia="en-AU"/>
              </w:rPr>
            </w:pPr>
            <w:ins w:id="34178" w:author="KIM, Jason" w:date="2019-04-02T13:39:00Z">
              <w:r w:rsidRPr="0056388D">
                <w:rPr>
                  <w:rFonts w:ascii="Calibri" w:eastAsia="Times New Roman" w:hAnsi="Calibri" w:cs="Calibri"/>
                  <w:color w:val="000000"/>
                  <w:lang w:eastAsia="en-AU"/>
                </w:rPr>
                <w:t>LLN1661</w:t>
              </w:r>
            </w:ins>
          </w:p>
        </w:tc>
        <w:tc>
          <w:tcPr>
            <w:tcW w:w="933" w:type="pct"/>
            <w:noWrap/>
            <w:hideMark/>
          </w:tcPr>
          <w:p w:rsidR="00110C18" w:rsidRPr="0056388D" w:rsidRDefault="00110C18" w:rsidP="00063728">
            <w:pPr>
              <w:rPr>
                <w:ins w:id="34179" w:author="KIM, Jason" w:date="2019-04-02T13:39:00Z"/>
                <w:rFonts w:ascii="Calibri" w:eastAsia="Times New Roman" w:hAnsi="Calibri" w:cs="Calibri"/>
                <w:color w:val="000000"/>
                <w:lang w:eastAsia="en-AU"/>
              </w:rPr>
            </w:pPr>
            <w:ins w:id="341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81" w:author="KIM, Jason" w:date="2019-04-02T13:39:00Z"/>
                <w:rFonts w:ascii="Calibri" w:eastAsia="Times New Roman" w:hAnsi="Calibri" w:cs="Calibri"/>
                <w:color w:val="000000"/>
                <w:lang w:eastAsia="en-AU"/>
              </w:rPr>
            </w:pPr>
            <w:ins w:id="34182" w:author="KIM, Jason" w:date="2019-04-02T13:39:00Z">
              <w:r w:rsidRPr="0056388D">
                <w:rPr>
                  <w:rFonts w:ascii="Calibri" w:eastAsia="Times New Roman" w:hAnsi="Calibri" w:cs="Calibri"/>
                  <w:color w:val="000000"/>
                  <w:lang w:eastAsia="en-AU"/>
                </w:rPr>
                <w:t>Chainage 8340</w:t>
              </w:r>
            </w:ins>
          </w:p>
        </w:tc>
        <w:tc>
          <w:tcPr>
            <w:tcW w:w="764" w:type="pct"/>
            <w:noWrap/>
            <w:hideMark/>
          </w:tcPr>
          <w:p w:rsidR="00110C18" w:rsidRPr="0056388D" w:rsidRDefault="00110C18" w:rsidP="00063728">
            <w:pPr>
              <w:jc w:val="right"/>
              <w:rPr>
                <w:ins w:id="34183" w:author="KIM, Jason" w:date="2019-04-02T13:39:00Z"/>
                <w:rFonts w:ascii="Calibri" w:eastAsia="Times New Roman" w:hAnsi="Calibri" w:cs="Calibri"/>
                <w:color w:val="000000"/>
                <w:lang w:eastAsia="en-AU"/>
              </w:rPr>
            </w:pPr>
            <w:ins w:id="341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85" w:author="KIM, Jason" w:date="2019-04-02T13:39:00Z"/>
        </w:trPr>
        <w:tc>
          <w:tcPr>
            <w:tcW w:w="708" w:type="pct"/>
            <w:vMerge/>
            <w:hideMark/>
          </w:tcPr>
          <w:p w:rsidR="00110C18" w:rsidRPr="0056388D" w:rsidRDefault="00110C18" w:rsidP="00063728">
            <w:pPr>
              <w:rPr>
                <w:ins w:id="341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87" w:author="KIM, Jason" w:date="2019-04-02T13:39:00Z"/>
                <w:rFonts w:ascii="Calibri" w:eastAsia="Times New Roman" w:hAnsi="Calibri" w:cs="Calibri"/>
                <w:color w:val="000000"/>
                <w:lang w:eastAsia="en-AU"/>
              </w:rPr>
            </w:pPr>
            <w:ins w:id="34188"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89" w:author="KIM, Jason" w:date="2019-04-02T13:39:00Z"/>
                <w:rFonts w:ascii="Calibri" w:eastAsia="Times New Roman" w:hAnsi="Calibri" w:cs="Calibri"/>
                <w:color w:val="000000"/>
                <w:lang w:eastAsia="en-AU"/>
              </w:rPr>
            </w:pPr>
            <w:ins w:id="3419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91" w:author="KIM, Jason" w:date="2019-04-02T13:39:00Z"/>
                <w:rFonts w:ascii="Calibri" w:eastAsia="Times New Roman" w:hAnsi="Calibri" w:cs="Calibri"/>
                <w:color w:val="000000"/>
                <w:lang w:eastAsia="en-AU"/>
              </w:rPr>
            </w:pPr>
            <w:ins w:id="34192" w:author="KIM, Jason" w:date="2019-04-02T13:39:00Z">
              <w:r w:rsidRPr="0056388D">
                <w:rPr>
                  <w:rFonts w:ascii="Calibri" w:eastAsia="Times New Roman" w:hAnsi="Calibri" w:cs="Calibri"/>
                  <w:color w:val="000000"/>
                  <w:lang w:eastAsia="en-AU"/>
                </w:rPr>
                <w:t>LLN1662</w:t>
              </w:r>
            </w:ins>
          </w:p>
        </w:tc>
        <w:tc>
          <w:tcPr>
            <w:tcW w:w="933" w:type="pct"/>
            <w:noWrap/>
            <w:hideMark/>
          </w:tcPr>
          <w:p w:rsidR="00110C18" w:rsidRPr="0056388D" w:rsidRDefault="00110C18" w:rsidP="00063728">
            <w:pPr>
              <w:rPr>
                <w:ins w:id="34193" w:author="KIM, Jason" w:date="2019-04-02T13:39:00Z"/>
                <w:rFonts w:ascii="Calibri" w:eastAsia="Times New Roman" w:hAnsi="Calibri" w:cs="Calibri"/>
                <w:color w:val="000000"/>
                <w:lang w:eastAsia="en-AU"/>
              </w:rPr>
            </w:pPr>
            <w:ins w:id="341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95" w:author="KIM, Jason" w:date="2019-04-02T13:39:00Z"/>
                <w:rFonts w:ascii="Calibri" w:eastAsia="Times New Roman" w:hAnsi="Calibri" w:cs="Calibri"/>
                <w:color w:val="000000"/>
                <w:lang w:eastAsia="en-AU"/>
              </w:rPr>
            </w:pPr>
            <w:ins w:id="34196" w:author="KIM, Jason" w:date="2019-04-02T13:39:00Z">
              <w:r w:rsidRPr="0056388D">
                <w:rPr>
                  <w:rFonts w:ascii="Calibri" w:eastAsia="Times New Roman" w:hAnsi="Calibri" w:cs="Calibri"/>
                  <w:color w:val="000000"/>
                  <w:lang w:eastAsia="en-AU"/>
                </w:rPr>
                <w:t>Chainage 8350</w:t>
              </w:r>
            </w:ins>
          </w:p>
        </w:tc>
        <w:tc>
          <w:tcPr>
            <w:tcW w:w="764" w:type="pct"/>
            <w:noWrap/>
            <w:hideMark/>
          </w:tcPr>
          <w:p w:rsidR="00110C18" w:rsidRPr="0056388D" w:rsidRDefault="00110C18" w:rsidP="00063728">
            <w:pPr>
              <w:jc w:val="right"/>
              <w:rPr>
                <w:ins w:id="34197" w:author="KIM, Jason" w:date="2019-04-02T13:39:00Z"/>
                <w:rFonts w:ascii="Calibri" w:eastAsia="Times New Roman" w:hAnsi="Calibri" w:cs="Calibri"/>
                <w:color w:val="000000"/>
                <w:lang w:eastAsia="en-AU"/>
              </w:rPr>
            </w:pPr>
            <w:ins w:id="341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99" w:author="KIM, Jason" w:date="2019-04-02T13:39:00Z"/>
        </w:trPr>
        <w:tc>
          <w:tcPr>
            <w:tcW w:w="708" w:type="pct"/>
            <w:vMerge w:val="restart"/>
            <w:noWrap/>
            <w:hideMark/>
          </w:tcPr>
          <w:p w:rsidR="00110C18" w:rsidRPr="0056388D" w:rsidRDefault="00110C18" w:rsidP="00063728">
            <w:pPr>
              <w:rPr>
                <w:ins w:id="34200" w:author="KIM, Jason" w:date="2019-04-02T13:39:00Z"/>
                <w:rFonts w:ascii="Calibri" w:eastAsia="Times New Roman" w:hAnsi="Calibri" w:cs="Calibri"/>
                <w:color w:val="000000"/>
                <w:lang w:eastAsia="en-AU"/>
              </w:rPr>
            </w:pPr>
            <w:ins w:id="34201" w:author="KIM, Jason" w:date="2019-04-02T13:39:00Z">
              <w:r w:rsidRPr="0056388D">
                <w:rPr>
                  <w:rFonts w:ascii="Calibri" w:eastAsia="Times New Roman" w:hAnsi="Calibri" w:cs="Calibri"/>
                  <w:color w:val="000000"/>
                  <w:lang w:eastAsia="en-AU"/>
                </w:rPr>
                <w:t>LLE62K61</w:t>
              </w:r>
            </w:ins>
          </w:p>
        </w:tc>
        <w:tc>
          <w:tcPr>
            <w:tcW w:w="605" w:type="pct"/>
            <w:noWrap/>
            <w:hideMark/>
          </w:tcPr>
          <w:p w:rsidR="00110C18" w:rsidRPr="0056388D" w:rsidRDefault="00110C18" w:rsidP="00063728">
            <w:pPr>
              <w:rPr>
                <w:ins w:id="34202" w:author="KIM, Jason" w:date="2019-04-02T13:39:00Z"/>
                <w:rFonts w:ascii="Calibri" w:eastAsia="Times New Roman" w:hAnsi="Calibri" w:cs="Calibri"/>
                <w:color w:val="000000"/>
                <w:lang w:eastAsia="en-AU"/>
              </w:rPr>
            </w:pPr>
            <w:ins w:id="34203"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04" w:author="KIM, Jason" w:date="2019-04-02T13:39:00Z"/>
                <w:rFonts w:ascii="Calibri" w:eastAsia="Times New Roman" w:hAnsi="Calibri" w:cs="Calibri"/>
                <w:color w:val="000000"/>
                <w:lang w:eastAsia="en-AU"/>
              </w:rPr>
            </w:pPr>
            <w:ins w:id="342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06" w:author="KIM, Jason" w:date="2019-04-02T13:39:00Z"/>
                <w:rFonts w:ascii="Calibri" w:eastAsia="Times New Roman" w:hAnsi="Calibri" w:cs="Calibri"/>
                <w:color w:val="000000"/>
                <w:lang w:eastAsia="en-AU"/>
              </w:rPr>
            </w:pPr>
            <w:ins w:id="34207" w:author="KIM, Jason" w:date="2019-04-02T13:39:00Z">
              <w:r w:rsidRPr="0056388D">
                <w:rPr>
                  <w:rFonts w:ascii="Calibri" w:eastAsia="Times New Roman" w:hAnsi="Calibri" w:cs="Calibri"/>
                  <w:color w:val="000000"/>
                  <w:lang w:eastAsia="en-AU"/>
                </w:rPr>
                <w:t>LLN1641</w:t>
              </w:r>
            </w:ins>
          </w:p>
        </w:tc>
        <w:tc>
          <w:tcPr>
            <w:tcW w:w="933" w:type="pct"/>
            <w:noWrap/>
            <w:hideMark/>
          </w:tcPr>
          <w:p w:rsidR="00110C18" w:rsidRPr="0056388D" w:rsidRDefault="00110C18" w:rsidP="00063728">
            <w:pPr>
              <w:rPr>
                <w:ins w:id="34208" w:author="KIM, Jason" w:date="2019-04-02T13:39:00Z"/>
                <w:rFonts w:ascii="Calibri" w:eastAsia="Times New Roman" w:hAnsi="Calibri" w:cs="Calibri"/>
                <w:color w:val="000000"/>
                <w:lang w:eastAsia="en-AU"/>
              </w:rPr>
            </w:pPr>
            <w:ins w:id="342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10" w:author="KIM, Jason" w:date="2019-04-02T13:39:00Z"/>
                <w:rFonts w:ascii="Calibri" w:eastAsia="Times New Roman" w:hAnsi="Calibri" w:cs="Calibri"/>
                <w:color w:val="000000"/>
                <w:lang w:eastAsia="en-AU"/>
              </w:rPr>
            </w:pPr>
            <w:ins w:id="34211" w:author="KIM, Jason" w:date="2019-04-02T13:39:00Z">
              <w:r w:rsidRPr="0056388D">
                <w:rPr>
                  <w:rFonts w:ascii="Calibri" w:eastAsia="Times New Roman" w:hAnsi="Calibri" w:cs="Calibri"/>
                  <w:color w:val="000000"/>
                  <w:lang w:eastAsia="en-AU"/>
                </w:rPr>
                <w:t>Chainage 8135</w:t>
              </w:r>
            </w:ins>
          </w:p>
        </w:tc>
        <w:tc>
          <w:tcPr>
            <w:tcW w:w="764" w:type="pct"/>
            <w:noWrap/>
            <w:hideMark/>
          </w:tcPr>
          <w:p w:rsidR="00110C18" w:rsidRPr="0056388D" w:rsidRDefault="00110C18" w:rsidP="00063728">
            <w:pPr>
              <w:jc w:val="right"/>
              <w:rPr>
                <w:ins w:id="34212" w:author="KIM, Jason" w:date="2019-04-02T13:39:00Z"/>
                <w:rFonts w:ascii="Calibri" w:eastAsia="Times New Roman" w:hAnsi="Calibri" w:cs="Calibri"/>
                <w:color w:val="000000"/>
                <w:lang w:eastAsia="en-AU"/>
              </w:rPr>
            </w:pPr>
            <w:ins w:id="34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14" w:author="KIM, Jason" w:date="2019-04-02T13:39:00Z"/>
        </w:trPr>
        <w:tc>
          <w:tcPr>
            <w:tcW w:w="708" w:type="pct"/>
            <w:vMerge/>
            <w:hideMark/>
          </w:tcPr>
          <w:p w:rsidR="00110C18" w:rsidRPr="0056388D" w:rsidRDefault="00110C18" w:rsidP="00063728">
            <w:pPr>
              <w:rPr>
                <w:ins w:id="342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16" w:author="KIM, Jason" w:date="2019-04-02T13:39:00Z"/>
                <w:rFonts w:ascii="Calibri" w:eastAsia="Times New Roman" w:hAnsi="Calibri" w:cs="Calibri"/>
                <w:color w:val="000000"/>
                <w:lang w:eastAsia="en-AU"/>
              </w:rPr>
            </w:pPr>
            <w:ins w:id="34217"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18" w:author="KIM, Jason" w:date="2019-04-02T13:39:00Z"/>
                <w:rFonts w:ascii="Calibri" w:eastAsia="Times New Roman" w:hAnsi="Calibri" w:cs="Calibri"/>
                <w:color w:val="000000"/>
                <w:lang w:eastAsia="en-AU"/>
              </w:rPr>
            </w:pPr>
            <w:ins w:id="342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20" w:author="KIM, Jason" w:date="2019-04-02T13:39:00Z"/>
                <w:rFonts w:ascii="Calibri" w:eastAsia="Times New Roman" w:hAnsi="Calibri" w:cs="Calibri"/>
                <w:color w:val="000000"/>
                <w:lang w:eastAsia="en-AU"/>
              </w:rPr>
            </w:pPr>
            <w:ins w:id="34221" w:author="KIM, Jason" w:date="2019-04-02T13:39:00Z">
              <w:r w:rsidRPr="0056388D">
                <w:rPr>
                  <w:rFonts w:ascii="Calibri" w:eastAsia="Times New Roman" w:hAnsi="Calibri" w:cs="Calibri"/>
                  <w:color w:val="000000"/>
                  <w:lang w:eastAsia="en-AU"/>
                </w:rPr>
                <w:t>LLN1642</w:t>
              </w:r>
            </w:ins>
          </w:p>
        </w:tc>
        <w:tc>
          <w:tcPr>
            <w:tcW w:w="933" w:type="pct"/>
            <w:noWrap/>
            <w:hideMark/>
          </w:tcPr>
          <w:p w:rsidR="00110C18" w:rsidRPr="0056388D" w:rsidRDefault="00110C18" w:rsidP="00063728">
            <w:pPr>
              <w:rPr>
                <w:ins w:id="34222" w:author="KIM, Jason" w:date="2019-04-02T13:39:00Z"/>
                <w:rFonts w:ascii="Calibri" w:eastAsia="Times New Roman" w:hAnsi="Calibri" w:cs="Calibri"/>
                <w:color w:val="000000"/>
                <w:lang w:eastAsia="en-AU"/>
              </w:rPr>
            </w:pPr>
            <w:ins w:id="342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24" w:author="KIM, Jason" w:date="2019-04-02T13:39:00Z"/>
                <w:rFonts w:ascii="Calibri" w:eastAsia="Times New Roman" w:hAnsi="Calibri" w:cs="Calibri"/>
                <w:color w:val="000000"/>
                <w:lang w:eastAsia="en-AU"/>
              </w:rPr>
            </w:pPr>
            <w:ins w:id="34225" w:author="KIM, Jason" w:date="2019-04-02T13:39:00Z">
              <w:r w:rsidRPr="0056388D">
                <w:rPr>
                  <w:rFonts w:ascii="Calibri" w:eastAsia="Times New Roman" w:hAnsi="Calibri" w:cs="Calibri"/>
                  <w:color w:val="000000"/>
                  <w:lang w:eastAsia="en-AU"/>
                </w:rPr>
                <w:t>Chainage 8145</w:t>
              </w:r>
            </w:ins>
          </w:p>
        </w:tc>
        <w:tc>
          <w:tcPr>
            <w:tcW w:w="764" w:type="pct"/>
            <w:noWrap/>
            <w:hideMark/>
          </w:tcPr>
          <w:p w:rsidR="00110C18" w:rsidRPr="0056388D" w:rsidRDefault="00110C18" w:rsidP="00063728">
            <w:pPr>
              <w:jc w:val="right"/>
              <w:rPr>
                <w:ins w:id="34226" w:author="KIM, Jason" w:date="2019-04-02T13:39:00Z"/>
                <w:rFonts w:ascii="Calibri" w:eastAsia="Times New Roman" w:hAnsi="Calibri" w:cs="Calibri"/>
                <w:color w:val="000000"/>
                <w:lang w:eastAsia="en-AU"/>
              </w:rPr>
            </w:pPr>
            <w:ins w:id="342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28" w:author="KIM, Jason" w:date="2019-04-02T13:39:00Z"/>
        </w:trPr>
        <w:tc>
          <w:tcPr>
            <w:tcW w:w="708" w:type="pct"/>
            <w:vMerge/>
            <w:hideMark/>
          </w:tcPr>
          <w:p w:rsidR="00110C18" w:rsidRPr="0056388D" w:rsidRDefault="00110C18" w:rsidP="00063728">
            <w:pPr>
              <w:rPr>
                <w:ins w:id="342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30" w:author="KIM, Jason" w:date="2019-04-02T13:39:00Z"/>
                <w:rFonts w:ascii="Calibri" w:eastAsia="Times New Roman" w:hAnsi="Calibri" w:cs="Calibri"/>
                <w:color w:val="000000"/>
                <w:lang w:eastAsia="en-AU"/>
              </w:rPr>
            </w:pPr>
            <w:ins w:id="34231"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32" w:author="KIM, Jason" w:date="2019-04-02T13:39:00Z"/>
                <w:rFonts w:ascii="Calibri" w:eastAsia="Times New Roman" w:hAnsi="Calibri" w:cs="Calibri"/>
                <w:color w:val="000000"/>
                <w:lang w:eastAsia="en-AU"/>
              </w:rPr>
            </w:pPr>
            <w:ins w:id="342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34" w:author="KIM, Jason" w:date="2019-04-02T13:39:00Z"/>
                <w:rFonts w:ascii="Calibri" w:eastAsia="Times New Roman" w:hAnsi="Calibri" w:cs="Calibri"/>
                <w:color w:val="000000"/>
                <w:lang w:eastAsia="en-AU"/>
              </w:rPr>
            </w:pPr>
            <w:ins w:id="34235" w:author="KIM, Jason" w:date="2019-04-02T13:39:00Z">
              <w:r w:rsidRPr="0056388D">
                <w:rPr>
                  <w:rFonts w:ascii="Calibri" w:eastAsia="Times New Roman" w:hAnsi="Calibri" w:cs="Calibri"/>
                  <w:color w:val="000000"/>
                  <w:lang w:eastAsia="en-AU"/>
                </w:rPr>
                <w:t>LLN1643</w:t>
              </w:r>
            </w:ins>
          </w:p>
        </w:tc>
        <w:tc>
          <w:tcPr>
            <w:tcW w:w="933" w:type="pct"/>
            <w:noWrap/>
            <w:hideMark/>
          </w:tcPr>
          <w:p w:rsidR="00110C18" w:rsidRPr="0056388D" w:rsidRDefault="00110C18" w:rsidP="00063728">
            <w:pPr>
              <w:rPr>
                <w:ins w:id="34236" w:author="KIM, Jason" w:date="2019-04-02T13:39:00Z"/>
                <w:rFonts w:ascii="Calibri" w:eastAsia="Times New Roman" w:hAnsi="Calibri" w:cs="Calibri"/>
                <w:color w:val="000000"/>
                <w:lang w:eastAsia="en-AU"/>
              </w:rPr>
            </w:pPr>
            <w:ins w:id="342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38" w:author="KIM, Jason" w:date="2019-04-02T13:39:00Z"/>
                <w:rFonts w:ascii="Calibri" w:eastAsia="Times New Roman" w:hAnsi="Calibri" w:cs="Calibri"/>
                <w:color w:val="000000"/>
                <w:lang w:eastAsia="en-AU"/>
              </w:rPr>
            </w:pPr>
            <w:ins w:id="34239" w:author="KIM, Jason" w:date="2019-04-02T13:39:00Z">
              <w:r w:rsidRPr="0056388D">
                <w:rPr>
                  <w:rFonts w:ascii="Calibri" w:eastAsia="Times New Roman" w:hAnsi="Calibri" w:cs="Calibri"/>
                  <w:color w:val="000000"/>
                  <w:lang w:eastAsia="en-AU"/>
                </w:rPr>
                <w:t>Chainage 8155</w:t>
              </w:r>
            </w:ins>
          </w:p>
        </w:tc>
        <w:tc>
          <w:tcPr>
            <w:tcW w:w="764" w:type="pct"/>
            <w:noWrap/>
            <w:hideMark/>
          </w:tcPr>
          <w:p w:rsidR="00110C18" w:rsidRPr="0056388D" w:rsidRDefault="00110C18" w:rsidP="00063728">
            <w:pPr>
              <w:jc w:val="right"/>
              <w:rPr>
                <w:ins w:id="34240" w:author="KIM, Jason" w:date="2019-04-02T13:39:00Z"/>
                <w:rFonts w:ascii="Calibri" w:eastAsia="Times New Roman" w:hAnsi="Calibri" w:cs="Calibri"/>
                <w:color w:val="000000"/>
                <w:lang w:eastAsia="en-AU"/>
              </w:rPr>
            </w:pPr>
            <w:ins w:id="342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42" w:author="KIM, Jason" w:date="2019-04-02T13:39:00Z"/>
        </w:trPr>
        <w:tc>
          <w:tcPr>
            <w:tcW w:w="708" w:type="pct"/>
            <w:vMerge/>
            <w:hideMark/>
          </w:tcPr>
          <w:p w:rsidR="00110C18" w:rsidRPr="0056388D" w:rsidRDefault="00110C18" w:rsidP="00063728">
            <w:pPr>
              <w:rPr>
                <w:ins w:id="342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44" w:author="KIM, Jason" w:date="2019-04-02T13:39:00Z"/>
                <w:rFonts w:ascii="Calibri" w:eastAsia="Times New Roman" w:hAnsi="Calibri" w:cs="Calibri"/>
                <w:color w:val="000000"/>
                <w:lang w:eastAsia="en-AU"/>
              </w:rPr>
            </w:pPr>
            <w:ins w:id="34245"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46" w:author="KIM, Jason" w:date="2019-04-02T13:39:00Z"/>
                <w:rFonts w:ascii="Calibri" w:eastAsia="Times New Roman" w:hAnsi="Calibri" w:cs="Calibri"/>
                <w:color w:val="000000"/>
                <w:lang w:eastAsia="en-AU"/>
              </w:rPr>
            </w:pPr>
            <w:ins w:id="342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48" w:author="KIM, Jason" w:date="2019-04-02T13:39:00Z"/>
                <w:rFonts w:ascii="Calibri" w:eastAsia="Times New Roman" w:hAnsi="Calibri" w:cs="Calibri"/>
                <w:color w:val="000000"/>
                <w:lang w:eastAsia="en-AU"/>
              </w:rPr>
            </w:pPr>
            <w:ins w:id="34249" w:author="KIM, Jason" w:date="2019-04-02T13:39:00Z">
              <w:r w:rsidRPr="0056388D">
                <w:rPr>
                  <w:rFonts w:ascii="Calibri" w:eastAsia="Times New Roman" w:hAnsi="Calibri" w:cs="Calibri"/>
                  <w:color w:val="000000"/>
                  <w:lang w:eastAsia="en-AU"/>
                </w:rPr>
                <w:t>LLN1644</w:t>
              </w:r>
            </w:ins>
          </w:p>
        </w:tc>
        <w:tc>
          <w:tcPr>
            <w:tcW w:w="933" w:type="pct"/>
            <w:noWrap/>
            <w:hideMark/>
          </w:tcPr>
          <w:p w:rsidR="00110C18" w:rsidRPr="0056388D" w:rsidRDefault="00110C18" w:rsidP="00063728">
            <w:pPr>
              <w:rPr>
                <w:ins w:id="34250" w:author="KIM, Jason" w:date="2019-04-02T13:39:00Z"/>
                <w:rFonts w:ascii="Calibri" w:eastAsia="Times New Roman" w:hAnsi="Calibri" w:cs="Calibri"/>
                <w:color w:val="000000"/>
                <w:lang w:eastAsia="en-AU"/>
              </w:rPr>
            </w:pPr>
            <w:ins w:id="342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52" w:author="KIM, Jason" w:date="2019-04-02T13:39:00Z"/>
                <w:rFonts w:ascii="Calibri" w:eastAsia="Times New Roman" w:hAnsi="Calibri" w:cs="Calibri"/>
                <w:color w:val="000000"/>
                <w:lang w:eastAsia="en-AU"/>
              </w:rPr>
            </w:pPr>
            <w:ins w:id="34253" w:author="KIM, Jason" w:date="2019-04-02T13:39:00Z">
              <w:r w:rsidRPr="0056388D">
                <w:rPr>
                  <w:rFonts w:ascii="Calibri" w:eastAsia="Times New Roman" w:hAnsi="Calibri" w:cs="Calibri"/>
                  <w:color w:val="000000"/>
                  <w:lang w:eastAsia="en-AU"/>
                </w:rPr>
                <w:t>Chainage 8164</w:t>
              </w:r>
            </w:ins>
          </w:p>
        </w:tc>
        <w:tc>
          <w:tcPr>
            <w:tcW w:w="764" w:type="pct"/>
            <w:noWrap/>
            <w:hideMark/>
          </w:tcPr>
          <w:p w:rsidR="00110C18" w:rsidRPr="0056388D" w:rsidRDefault="00110C18" w:rsidP="00063728">
            <w:pPr>
              <w:jc w:val="right"/>
              <w:rPr>
                <w:ins w:id="34254" w:author="KIM, Jason" w:date="2019-04-02T13:39:00Z"/>
                <w:rFonts w:ascii="Calibri" w:eastAsia="Times New Roman" w:hAnsi="Calibri" w:cs="Calibri"/>
                <w:color w:val="000000"/>
                <w:lang w:eastAsia="en-AU"/>
              </w:rPr>
            </w:pPr>
            <w:ins w:id="342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56" w:author="KIM, Jason" w:date="2019-04-02T13:39:00Z"/>
        </w:trPr>
        <w:tc>
          <w:tcPr>
            <w:tcW w:w="708" w:type="pct"/>
            <w:vMerge/>
            <w:hideMark/>
          </w:tcPr>
          <w:p w:rsidR="00110C18" w:rsidRPr="0056388D" w:rsidRDefault="00110C18" w:rsidP="00063728">
            <w:pPr>
              <w:rPr>
                <w:ins w:id="342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58" w:author="KIM, Jason" w:date="2019-04-02T13:39:00Z"/>
                <w:rFonts w:ascii="Calibri" w:eastAsia="Times New Roman" w:hAnsi="Calibri" w:cs="Calibri"/>
                <w:color w:val="000000"/>
                <w:lang w:eastAsia="en-AU"/>
              </w:rPr>
            </w:pPr>
            <w:ins w:id="34259"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60" w:author="KIM, Jason" w:date="2019-04-02T13:39:00Z"/>
                <w:rFonts w:ascii="Calibri" w:eastAsia="Times New Roman" w:hAnsi="Calibri" w:cs="Calibri"/>
                <w:color w:val="000000"/>
                <w:lang w:eastAsia="en-AU"/>
              </w:rPr>
            </w:pPr>
            <w:ins w:id="342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62" w:author="KIM, Jason" w:date="2019-04-02T13:39:00Z"/>
                <w:rFonts w:ascii="Calibri" w:eastAsia="Times New Roman" w:hAnsi="Calibri" w:cs="Calibri"/>
                <w:color w:val="000000"/>
                <w:lang w:eastAsia="en-AU"/>
              </w:rPr>
            </w:pPr>
            <w:ins w:id="34263" w:author="KIM, Jason" w:date="2019-04-02T13:39:00Z">
              <w:r w:rsidRPr="0056388D">
                <w:rPr>
                  <w:rFonts w:ascii="Calibri" w:eastAsia="Times New Roman" w:hAnsi="Calibri" w:cs="Calibri"/>
                  <w:color w:val="000000"/>
                  <w:lang w:eastAsia="en-AU"/>
                </w:rPr>
                <w:t>LLN1645</w:t>
              </w:r>
            </w:ins>
          </w:p>
        </w:tc>
        <w:tc>
          <w:tcPr>
            <w:tcW w:w="933" w:type="pct"/>
            <w:noWrap/>
            <w:hideMark/>
          </w:tcPr>
          <w:p w:rsidR="00110C18" w:rsidRPr="0056388D" w:rsidRDefault="00110C18" w:rsidP="00063728">
            <w:pPr>
              <w:rPr>
                <w:ins w:id="34264" w:author="KIM, Jason" w:date="2019-04-02T13:39:00Z"/>
                <w:rFonts w:ascii="Calibri" w:eastAsia="Times New Roman" w:hAnsi="Calibri" w:cs="Calibri"/>
                <w:color w:val="000000"/>
                <w:lang w:eastAsia="en-AU"/>
              </w:rPr>
            </w:pPr>
            <w:ins w:id="342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66" w:author="KIM, Jason" w:date="2019-04-02T13:39:00Z"/>
                <w:rFonts w:ascii="Calibri" w:eastAsia="Times New Roman" w:hAnsi="Calibri" w:cs="Calibri"/>
                <w:color w:val="000000"/>
                <w:lang w:eastAsia="en-AU"/>
              </w:rPr>
            </w:pPr>
            <w:ins w:id="34267" w:author="KIM, Jason" w:date="2019-04-02T13:39:00Z">
              <w:r w:rsidRPr="0056388D">
                <w:rPr>
                  <w:rFonts w:ascii="Calibri" w:eastAsia="Times New Roman" w:hAnsi="Calibri" w:cs="Calibri"/>
                  <w:color w:val="000000"/>
                  <w:lang w:eastAsia="en-AU"/>
                </w:rPr>
                <w:t>Chainage 8174</w:t>
              </w:r>
            </w:ins>
          </w:p>
        </w:tc>
        <w:tc>
          <w:tcPr>
            <w:tcW w:w="764" w:type="pct"/>
            <w:noWrap/>
            <w:hideMark/>
          </w:tcPr>
          <w:p w:rsidR="00110C18" w:rsidRPr="0056388D" w:rsidRDefault="00110C18" w:rsidP="00063728">
            <w:pPr>
              <w:jc w:val="right"/>
              <w:rPr>
                <w:ins w:id="34268" w:author="KIM, Jason" w:date="2019-04-02T13:39:00Z"/>
                <w:rFonts w:ascii="Calibri" w:eastAsia="Times New Roman" w:hAnsi="Calibri" w:cs="Calibri"/>
                <w:color w:val="000000"/>
                <w:lang w:eastAsia="en-AU"/>
              </w:rPr>
            </w:pPr>
            <w:ins w:id="342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70" w:author="KIM, Jason" w:date="2019-04-02T13:39:00Z"/>
        </w:trPr>
        <w:tc>
          <w:tcPr>
            <w:tcW w:w="708" w:type="pct"/>
            <w:vMerge/>
            <w:hideMark/>
          </w:tcPr>
          <w:p w:rsidR="00110C18" w:rsidRPr="0056388D" w:rsidRDefault="00110C18" w:rsidP="00063728">
            <w:pPr>
              <w:rPr>
                <w:ins w:id="342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72" w:author="KIM, Jason" w:date="2019-04-02T13:39:00Z"/>
                <w:rFonts w:ascii="Calibri" w:eastAsia="Times New Roman" w:hAnsi="Calibri" w:cs="Calibri"/>
                <w:color w:val="000000"/>
                <w:lang w:eastAsia="en-AU"/>
              </w:rPr>
            </w:pPr>
            <w:ins w:id="34273"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74" w:author="KIM, Jason" w:date="2019-04-02T13:39:00Z"/>
                <w:rFonts w:ascii="Calibri" w:eastAsia="Times New Roman" w:hAnsi="Calibri" w:cs="Calibri"/>
                <w:color w:val="000000"/>
                <w:lang w:eastAsia="en-AU"/>
              </w:rPr>
            </w:pPr>
            <w:ins w:id="342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76" w:author="KIM, Jason" w:date="2019-04-02T13:39:00Z"/>
                <w:rFonts w:ascii="Calibri" w:eastAsia="Times New Roman" w:hAnsi="Calibri" w:cs="Calibri"/>
                <w:color w:val="000000"/>
                <w:lang w:eastAsia="en-AU"/>
              </w:rPr>
            </w:pPr>
            <w:ins w:id="34277" w:author="KIM, Jason" w:date="2019-04-02T13:39:00Z">
              <w:r w:rsidRPr="0056388D">
                <w:rPr>
                  <w:rFonts w:ascii="Calibri" w:eastAsia="Times New Roman" w:hAnsi="Calibri" w:cs="Calibri"/>
                  <w:color w:val="000000"/>
                  <w:lang w:eastAsia="en-AU"/>
                </w:rPr>
                <w:t>LLN1646</w:t>
              </w:r>
            </w:ins>
          </w:p>
        </w:tc>
        <w:tc>
          <w:tcPr>
            <w:tcW w:w="933" w:type="pct"/>
            <w:noWrap/>
            <w:hideMark/>
          </w:tcPr>
          <w:p w:rsidR="00110C18" w:rsidRPr="0056388D" w:rsidRDefault="00110C18" w:rsidP="00063728">
            <w:pPr>
              <w:rPr>
                <w:ins w:id="34278" w:author="KIM, Jason" w:date="2019-04-02T13:39:00Z"/>
                <w:rFonts w:ascii="Calibri" w:eastAsia="Times New Roman" w:hAnsi="Calibri" w:cs="Calibri"/>
                <w:color w:val="000000"/>
                <w:lang w:eastAsia="en-AU"/>
              </w:rPr>
            </w:pPr>
            <w:ins w:id="342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80" w:author="KIM, Jason" w:date="2019-04-02T13:39:00Z"/>
                <w:rFonts w:ascii="Calibri" w:eastAsia="Times New Roman" w:hAnsi="Calibri" w:cs="Calibri"/>
                <w:color w:val="000000"/>
                <w:lang w:eastAsia="en-AU"/>
              </w:rPr>
            </w:pPr>
            <w:ins w:id="34281" w:author="KIM, Jason" w:date="2019-04-02T13:39:00Z">
              <w:r w:rsidRPr="0056388D">
                <w:rPr>
                  <w:rFonts w:ascii="Calibri" w:eastAsia="Times New Roman" w:hAnsi="Calibri" w:cs="Calibri"/>
                  <w:color w:val="000000"/>
                  <w:lang w:eastAsia="en-AU"/>
                </w:rPr>
                <w:t>Chainage 8184</w:t>
              </w:r>
            </w:ins>
          </w:p>
        </w:tc>
        <w:tc>
          <w:tcPr>
            <w:tcW w:w="764" w:type="pct"/>
            <w:noWrap/>
            <w:hideMark/>
          </w:tcPr>
          <w:p w:rsidR="00110C18" w:rsidRPr="0056388D" w:rsidRDefault="00110C18" w:rsidP="00063728">
            <w:pPr>
              <w:jc w:val="right"/>
              <w:rPr>
                <w:ins w:id="34282" w:author="KIM, Jason" w:date="2019-04-02T13:39:00Z"/>
                <w:rFonts w:ascii="Calibri" w:eastAsia="Times New Roman" w:hAnsi="Calibri" w:cs="Calibri"/>
                <w:color w:val="000000"/>
                <w:lang w:eastAsia="en-AU"/>
              </w:rPr>
            </w:pPr>
            <w:ins w:id="342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84" w:author="KIM, Jason" w:date="2019-04-02T13:39:00Z"/>
        </w:trPr>
        <w:tc>
          <w:tcPr>
            <w:tcW w:w="708" w:type="pct"/>
            <w:vMerge/>
            <w:hideMark/>
          </w:tcPr>
          <w:p w:rsidR="00110C18" w:rsidRPr="0056388D" w:rsidRDefault="00110C18" w:rsidP="00063728">
            <w:pPr>
              <w:rPr>
                <w:ins w:id="342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86" w:author="KIM, Jason" w:date="2019-04-02T13:39:00Z"/>
                <w:rFonts w:ascii="Calibri" w:eastAsia="Times New Roman" w:hAnsi="Calibri" w:cs="Calibri"/>
                <w:color w:val="000000"/>
                <w:lang w:eastAsia="en-AU"/>
              </w:rPr>
            </w:pPr>
            <w:ins w:id="34287"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88" w:author="KIM, Jason" w:date="2019-04-02T13:39:00Z"/>
                <w:rFonts w:ascii="Calibri" w:eastAsia="Times New Roman" w:hAnsi="Calibri" w:cs="Calibri"/>
                <w:color w:val="000000"/>
                <w:lang w:eastAsia="en-AU"/>
              </w:rPr>
            </w:pPr>
            <w:ins w:id="3428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90" w:author="KIM, Jason" w:date="2019-04-02T13:39:00Z"/>
                <w:rFonts w:ascii="Calibri" w:eastAsia="Times New Roman" w:hAnsi="Calibri" w:cs="Calibri"/>
                <w:color w:val="000000"/>
                <w:lang w:eastAsia="en-AU"/>
              </w:rPr>
            </w:pPr>
            <w:ins w:id="34291" w:author="KIM, Jason" w:date="2019-04-02T13:39:00Z">
              <w:r w:rsidRPr="0056388D">
                <w:rPr>
                  <w:rFonts w:ascii="Calibri" w:eastAsia="Times New Roman" w:hAnsi="Calibri" w:cs="Calibri"/>
                  <w:color w:val="000000"/>
                  <w:lang w:eastAsia="en-AU"/>
                </w:rPr>
                <w:t>LLN1647</w:t>
              </w:r>
            </w:ins>
          </w:p>
        </w:tc>
        <w:tc>
          <w:tcPr>
            <w:tcW w:w="933" w:type="pct"/>
            <w:noWrap/>
            <w:hideMark/>
          </w:tcPr>
          <w:p w:rsidR="00110C18" w:rsidRPr="0056388D" w:rsidRDefault="00110C18" w:rsidP="00063728">
            <w:pPr>
              <w:rPr>
                <w:ins w:id="34292" w:author="KIM, Jason" w:date="2019-04-02T13:39:00Z"/>
                <w:rFonts w:ascii="Calibri" w:eastAsia="Times New Roman" w:hAnsi="Calibri" w:cs="Calibri"/>
                <w:color w:val="000000"/>
                <w:lang w:eastAsia="en-AU"/>
              </w:rPr>
            </w:pPr>
            <w:ins w:id="342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94" w:author="KIM, Jason" w:date="2019-04-02T13:39:00Z"/>
                <w:rFonts w:ascii="Calibri" w:eastAsia="Times New Roman" w:hAnsi="Calibri" w:cs="Calibri"/>
                <w:color w:val="000000"/>
                <w:lang w:eastAsia="en-AU"/>
              </w:rPr>
            </w:pPr>
            <w:ins w:id="34295" w:author="KIM, Jason" w:date="2019-04-02T13:39:00Z">
              <w:r w:rsidRPr="0056388D">
                <w:rPr>
                  <w:rFonts w:ascii="Calibri" w:eastAsia="Times New Roman" w:hAnsi="Calibri" w:cs="Calibri"/>
                  <w:color w:val="000000"/>
                  <w:lang w:eastAsia="en-AU"/>
                </w:rPr>
                <w:t>Chainage 8193</w:t>
              </w:r>
            </w:ins>
          </w:p>
        </w:tc>
        <w:tc>
          <w:tcPr>
            <w:tcW w:w="764" w:type="pct"/>
            <w:noWrap/>
            <w:hideMark/>
          </w:tcPr>
          <w:p w:rsidR="00110C18" w:rsidRPr="0056388D" w:rsidRDefault="00110C18" w:rsidP="00063728">
            <w:pPr>
              <w:jc w:val="right"/>
              <w:rPr>
                <w:ins w:id="34296" w:author="KIM, Jason" w:date="2019-04-02T13:39:00Z"/>
                <w:rFonts w:ascii="Calibri" w:eastAsia="Times New Roman" w:hAnsi="Calibri" w:cs="Calibri"/>
                <w:color w:val="000000"/>
                <w:lang w:eastAsia="en-AU"/>
              </w:rPr>
            </w:pPr>
            <w:ins w:id="342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98" w:author="KIM, Jason" w:date="2019-04-02T13:39:00Z"/>
        </w:trPr>
        <w:tc>
          <w:tcPr>
            <w:tcW w:w="708" w:type="pct"/>
            <w:vMerge/>
            <w:hideMark/>
          </w:tcPr>
          <w:p w:rsidR="00110C18" w:rsidRPr="0056388D" w:rsidRDefault="00110C18" w:rsidP="00063728">
            <w:pPr>
              <w:rPr>
                <w:ins w:id="342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00" w:author="KIM, Jason" w:date="2019-04-02T13:39:00Z"/>
                <w:rFonts w:ascii="Calibri" w:eastAsia="Times New Roman" w:hAnsi="Calibri" w:cs="Calibri"/>
                <w:color w:val="000000"/>
                <w:lang w:eastAsia="en-AU"/>
              </w:rPr>
            </w:pPr>
            <w:ins w:id="34301"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02" w:author="KIM, Jason" w:date="2019-04-02T13:39:00Z"/>
                <w:rFonts w:ascii="Calibri" w:eastAsia="Times New Roman" w:hAnsi="Calibri" w:cs="Calibri"/>
                <w:color w:val="000000"/>
                <w:lang w:eastAsia="en-AU"/>
              </w:rPr>
            </w:pPr>
            <w:ins w:id="3430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04" w:author="KIM, Jason" w:date="2019-04-02T13:39:00Z"/>
                <w:rFonts w:ascii="Calibri" w:eastAsia="Times New Roman" w:hAnsi="Calibri" w:cs="Calibri"/>
                <w:color w:val="000000"/>
                <w:lang w:eastAsia="en-AU"/>
              </w:rPr>
            </w:pPr>
            <w:ins w:id="34305" w:author="KIM, Jason" w:date="2019-04-02T13:39:00Z">
              <w:r w:rsidRPr="0056388D">
                <w:rPr>
                  <w:rFonts w:ascii="Calibri" w:eastAsia="Times New Roman" w:hAnsi="Calibri" w:cs="Calibri"/>
                  <w:color w:val="000000"/>
                  <w:lang w:eastAsia="en-AU"/>
                </w:rPr>
                <w:t>LLN1648</w:t>
              </w:r>
            </w:ins>
          </w:p>
        </w:tc>
        <w:tc>
          <w:tcPr>
            <w:tcW w:w="933" w:type="pct"/>
            <w:noWrap/>
            <w:hideMark/>
          </w:tcPr>
          <w:p w:rsidR="00110C18" w:rsidRPr="0056388D" w:rsidRDefault="00110C18" w:rsidP="00063728">
            <w:pPr>
              <w:rPr>
                <w:ins w:id="34306" w:author="KIM, Jason" w:date="2019-04-02T13:39:00Z"/>
                <w:rFonts w:ascii="Calibri" w:eastAsia="Times New Roman" w:hAnsi="Calibri" w:cs="Calibri"/>
                <w:color w:val="000000"/>
                <w:lang w:eastAsia="en-AU"/>
              </w:rPr>
            </w:pPr>
            <w:ins w:id="343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08" w:author="KIM, Jason" w:date="2019-04-02T13:39:00Z"/>
                <w:rFonts w:ascii="Calibri" w:eastAsia="Times New Roman" w:hAnsi="Calibri" w:cs="Calibri"/>
                <w:color w:val="000000"/>
                <w:lang w:eastAsia="en-AU"/>
              </w:rPr>
            </w:pPr>
            <w:ins w:id="34309" w:author="KIM, Jason" w:date="2019-04-02T13:39:00Z">
              <w:r w:rsidRPr="0056388D">
                <w:rPr>
                  <w:rFonts w:ascii="Calibri" w:eastAsia="Times New Roman" w:hAnsi="Calibri" w:cs="Calibri"/>
                  <w:color w:val="000000"/>
                  <w:lang w:eastAsia="en-AU"/>
                </w:rPr>
                <w:t>Chainage 8203</w:t>
              </w:r>
            </w:ins>
          </w:p>
        </w:tc>
        <w:tc>
          <w:tcPr>
            <w:tcW w:w="764" w:type="pct"/>
            <w:noWrap/>
            <w:hideMark/>
          </w:tcPr>
          <w:p w:rsidR="00110C18" w:rsidRPr="0056388D" w:rsidRDefault="00110C18" w:rsidP="00063728">
            <w:pPr>
              <w:jc w:val="right"/>
              <w:rPr>
                <w:ins w:id="34310" w:author="KIM, Jason" w:date="2019-04-02T13:39:00Z"/>
                <w:rFonts w:ascii="Calibri" w:eastAsia="Times New Roman" w:hAnsi="Calibri" w:cs="Calibri"/>
                <w:color w:val="000000"/>
                <w:lang w:eastAsia="en-AU"/>
              </w:rPr>
            </w:pPr>
            <w:ins w:id="343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12" w:author="KIM, Jason" w:date="2019-04-02T13:39:00Z"/>
        </w:trPr>
        <w:tc>
          <w:tcPr>
            <w:tcW w:w="708" w:type="pct"/>
            <w:vMerge/>
            <w:hideMark/>
          </w:tcPr>
          <w:p w:rsidR="00110C18" w:rsidRPr="0056388D" w:rsidRDefault="00110C18" w:rsidP="00063728">
            <w:pPr>
              <w:rPr>
                <w:ins w:id="343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14" w:author="KIM, Jason" w:date="2019-04-02T13:39:00Z"/>
                <w:rFonts w:ascii="Calibri" w:eastAsia="Times New Roman" w:hAnsi="Calibri" w:cs="Calibri"/>
                <w:color w:val="000000"/>
                <w:lang w:eastAsia="en-AU"/>
              </w:rPr>
            </w:pPr>
            <w:ins w:id="34315"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16" w:author="KIM, Jason" w:date="2019-04-02T13:39:00Z"/>
                <w:rFonts w:ascii="Calibri" w:eastAsia="Times New Roman" w:hAnsi="Calibri" w:cs="Calibri"/>
                <w:color w:val="000000"/>
                <w:lang w:eastAsia="en-AU"/>
              </w:rPr>
            </w:pPr>
            <w:ins w:id="343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18" w:author="KIM, Jason" w:date="2019-04-02T13:39:00Z"/>
                <w:rFonts w:ascii="Calibri" w:eastAsia="Times New Roman" w:hAnsi="Calibri" w:cs="Calibri"/>
                <w:color w:val="000000"/>
                <w:lang w:eastAsia="en-AU"/>
              </w:rPr>
            </w:pPr>
            <w:ins w:id="34319" w:author="KIM, Jason" w:date="2019-04-02T13:39:00Z">
              <w:r w:rsidRPr="0056388D">
                <w:rPr>
                  <w:rFonts w:ascii="Calibri" w:eastAsia="Times New Roman" w:hAnsi="Calibri" w:cs="Calibri"/>
                  <w:color w:val="000000"/>
                  <w:lang w:eastAsia="en-AU"/>
                </w:rPr>
                <w:t>LLN1649</w:t>
              </w:r>
            </w:ins>
          </w:p>
        </w:tc>
        <w:tc>
          <w:tcPr>
            <w:tcW w:w="933" w:type="pct"/>
            <w:noWrap/>
            <w:hideMark/>
          </w:tcPr>
          <w:p w:rsidR="00110C18" w:rsidRPr="0056388D" w:rsidRDefault="00110C18" w:rsidP="00063728">
            <w:pPr>
              <w:rPr>
                <w:ins w:id="34320" w:author="KIM, Jason" w:date="2019-04-02T13:39:00Z"/>
                <w:rFonts w:ascii="Calibri" w:eastAsia="Times New Roman" w:hAnsi="Calibri" w:cs="Calibri"/>
                <w:color w:val="000000"/>
                <w:lang w:eastAsia="en-AU"/>
              </w:rPr>
            </w:pPr>
            <w:ins w:id="343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22" w:author="KIM, Jason" w:date="2019-04-02T13:39:00Z"/>
                <w:rFonts w:ascii="Calibri" w:eastAsia="Times New Roman" w:hAnsi="Calibri" w:cs="Calibri"/>
                <w:color w:val="000000"/>
                <w:lang w:eastAsia="en-AU"/>
              </w:rPr>
            </w:pPr>
            <w:ins w:id="34323" w:author="KIM, Jason" w:date="2019-04-02T13:39:00Z">
              <w:r w:rsidRPr="0056388D">
                <w:rPr>
                  <w:rFonts w:ascii="Calibri" w:eastAsia="Times New Roman" w:hAnsi="Calibri" w:cs="Calibri"/>
                  <w:color w:val="000000"/>
                  <w:lang w:eastAsia="en-AU"/>
                </w:rPr>
                <w:t>Chainage 8213</w:t>
              </w:r>
            </w:ins>
          </w:p>
        </w:tc>
        <w:tc>
          <w:tcPr>
            <w:tcW w:w="764" w:type="pct"/>
            <w:noWrap/>
            <w:hideMark/>
          </w:tcPr>
          <w:p w:rsidR="00110C18" w:rsidRPr="0056388D" w:rsidRDefault="00110C18" w:rsidP="00063728">
            <w:pPr>
              <w:jc w:val="right"/>
              <w:rPr>
                <w:ins w:id="34324" w:author="KIM, Jason" w:date="2019-04-02T13:39:00Z"/>
                <w:rFonts w:ascii="Calibri" w:eastAsia="Times New Roman" w:hAnsi="Calibri" w:cs="Calibri"/>
                <w:color w:val="000000"/>
                <w:lang w:eastAsia="en-AU"/>
              </w:rPr>
            </w:pPr>
            <w:ins w:id="343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26" w:author="KIM, Jason" w:date="2019-04-02T13:39:00Z"/>
        </w:trPr>
        <w:tc>
          <w:tcPr>
            <w:tcW w:w="708" w:type="pct"/>
            <w:vMerge/>
            <w:hideMark/>
          </w:tcPr>
          <w:p w:rsidR="00110C18" w:rsidRPr="0056388D" w:rsidRDefault="00110C18" w:rsidP="00063728">
            <w:pPr>
              <w:rPr>
                <w:ins w:id="343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28" w:author="KIM, Jason" w:date="2019-04-02T13:39:00Z"/>
                <w:rFonts w:ascii="Calibri" w:eastAsia="Times New Roman" w:hAnsi="Calibri" w:cs="Calibri"/>
                <w:color w:val="000000"/>
                <w:lang w:eastAsia="en-AU"/>
              </w:rPr>
            </w:pPr>
            <w:ins w:id="34329"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30" w:author="KIM, Jason" w:date="2019-04-02T13:39:00Z"/>
                <w:rFonts w:ascii="Calibri" w:eastAsia="Times New Roman" w:hAnsi="Calibri" w:cs="Calibri"/>
                <w:color w:val="000000"/>
                <w:lang w:eastAsia="en-AU"/>
              </w:rPr>
            </w:pPr>
            <w:ins w:id="3433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32" w:author="KIM, Jason" w:date="2019-04-02T13:39:00Z"/>
                <w:rFonts w:ascii="Calibri" w:eastAsia="Times New Roman" w:hAnsi="Calibri" w:cs="Calibri"/>
                <w:color w:val="000000"/>
                <w:lang w:eastAsia="en-AU"/>
              </w:rPr>
            </w:pPr>
            <w:ins w:id="34333" w:author="KIM, Jason" w:date="2019-04-02T13:39:00Z">
              <w:r w:rsidRPr="0056388D">
                <w:rPr>
                  <w:rFonts w:ascii="Calibri" w:eastAsia="Times New Roman" w:hAnsi="Calibri" w:cs="Calibri"/>
                  <w:color w:val="000000"/>
                  <w:lang w:eastAsia="en-AU"/>
                </w:rPr>
                <w:t>LLN1650</w:t>
              </w:r>
            </w:ins>
          </w:p>
        </w:tc>
        <w:tc>
          <w:tcPr>
            <w:tcW w:w="933" w:type="pct"/>
            <w:noWrap/>
            <w:hideMark/>
          </w:tcPr>
          <w:p w:rsidR="00110C18" w:rsidRPr="0056388D" w:rsidRDefault="00110C18" w:rsidP="00063728">
            <w:pPr>
              <w:rPr>
                <w:ins w:id="34334" w:author="KIM, Jason" w:date="2019-04-02T13:39:00Z"/>
                <w:rFonts w:ascii="Calibri" w:eastAsia="Times New Roman" w:hAnsi="Calibri" w:cs="Calibri"/>
                <w:color w:val="000000"/>
                <w:lang w:eastAsia="en-AU"/>
              </w:rPr>
            </w:pPr>
            <w:ins w:id="343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36" w:author="KIM, Jason" w:date="2019-04-02T13:39:00Z"/>
                <w:rFonts w:ascii="Calibri" w:eastAsia="Times New Roman" w:hAnsi="Calibri" w:cs="Calibri"/>
                <w:color w:val="000000"/>
                <w:lang w:eastAsia="en-AU"/>
              </w:rPr>
            </w:pPr>
            <w:ins w:id="34337" w:author="KIM, Jason" w:date="2019-04-02T13:39:00Z">
              <w:r w:rsidRPr="0056388D">
                <w:rPr>
                  <w:rFonts w:ascii="Calibri" w:eastAsia="Times New Roman" w:hAnsi="Calibri" w:cs="Calibri"/>
                  <w:color w:val="000000"/>
                  <w:lang w:eastAsia="en-AU"/>
                </w:rPr>
                <w:t>Chainage 8222</w:t>
              </w:r>
            </w:ins>
          </w:p>
        </w:tc>
        <w:tc>
          <w:tcPr>
            <w:tcW w:w="764" w:type="pct"/>
            <w:noWrap/>
            <w:hideMark/>
          </w:tcPr>
          <w:p w:rsidR="00110C18" w:rsidRPr="0056388D" w:rsidRDefault="00110C18" w:rsidP="00063728">
            <w:pPr>
              <w:jc w:val="right"/>
              <w:rPr>
                <w:ins w:id="34338" w:author="KIM, Jason" w:date="2019-04-02T13:39:00Z"/>
                <w:rFonts w:ascii="Calibri" w:eastAsia="Times New Roman" w:hAnsi="Calibri" w:cs="Calibri"/>
                <w:color w:val="000000"/>
                <w:lang w:eastAsia="en-AU"/>
              </w:rPr>
            </w:pPr>
            <w:ins w:id="343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40" w:author="KIM, Jason" w:date="2019-04-02T13:39:00Z"/>
        </w:trPr>
        <w:tc>
          <w:tcPr>
            <w:tcW w:w="708" w:type="pct"/>
            <w:vMerge/>
            <w:hideMark/>
          </w:tcPr>
          <w:p w:rsidR="00110C18" w:rsidRPr="0056388D" w:rsidRDefault="00110C18" w:rsidP="00063728">
            <w:pPr>
              <w:rPr>
                <w:ins w:id="343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42" w:author="KIM, Jason" w:date="2019-04-02T13:39:00Z"/>
                <w:rFonts w:ascii="Calibri" w:eastAsia="Times New Roman" w:hAnsi="Calibri" w:cs="Calibri"/>
                <w:color w:val="000000"/>
                <w:lang w:eastAsia="en-AU"/>
              </w:rPr>
            </w:pPr>
            <w:ins w:id="34343"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44" w:author="KIM, Jason" w:date="2019-04-02T13:39:00Z"/>
                <w:rFonts w:ascii="Calibri" w:eastAsia="Times New Roman" w:hAnsi="Calibri" w:cs="Calibri"/>
                <w:color w:val="000000"/>
                <w:lang w:eastAsia="en-AU"/>
              </w:rPr>
            </w:pPr>
            <w:ins w:id="3434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46" w:author="KIM, Jason" w:date="2019-04-02T13:39:00Z"/>
                <w:rFonts w:ascii="Calibri" w:eastAsia="Times New Roman" w:hAnsi="Calibri" w:cs="Calibri"/>
                <w:color w:val="000000"/>
                <w:lang w:eastAsia="en-AU"/>
              </w:rPr>
            </w:pPr>
            <w:ins w:id="34347" w:author="KIM, Jason" w:date="2019-04-02T13:39:00Z">
              <w:r w:rsidRPr="0056388D">
                <w:rPr>
                  <w:rFonts w:ascii="Calibri" w:eastAsia="Times New Roman" w:hAnsi="Calibri" w:cs="Calibri"/>
                  <w:color w:val="000000"/>
                  <w:lang w:eastAsia="en-AU"/>
                </w:rPr>
                <w:t>LLN1651</w:t>
              </w:r>
            </w:ins>
          </w:p>
        </w:tc>
        <w:tc>
          <w:tcPr>
            <w:tcW w:w="933" w:type="pct"/>
            <w:noWrap/>
            <w:hideMark/>
          </w:tcPr>
          <w:p w:rsidR="00110C18" w:rsidRPr="0056388D" w:rsidRDefault="00110C18" w:rsidP="00063728">
            <w:pPr>
              <w:rPr>
                <w:ins w:id="34348" w:author="KIM, Jason" w:date="2019-04-02T13:39:00Z"/>
                <w:rFonts w:ascii="Calibri" w:eastAsia="Times New Roman" w:hAnsi="Calibri" w:cs="Calibri"/>
                <w:color w:val="000000"/>
                <w:lang w:eastAsia="en-AU"/>
              </w:rPr>
            </w:pPr>
            <w:ins w:id="343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50" w:author="KIM, Jason" w:date="2019-04-02T13:39:00Z"/>
                <w:rFonts w:ascii="Calibri" w:eastAsia="Times New Roman" w:hAnsi="Calibri" w:cs="Calibri"/>
                <w:color w:val="000000"/>
                <w:lang w:eastAsia="en-AU"/>
              </w:rPr>
            </w:pPr>
            <w:ins w:id="34351" w:author="KIM, Jason" w:date="2019-04-02T13:39:00Z">
              <w:r w:rsidRPr="0056388D">
                <w:rPr>
                  <w:rFonts w:ascii="Calibri" w:eastAsia="Times New Roman" w:hAnsi="Calibri" w:cs="Calibri"/>
                  <w:color w:val="000000"/>
                  <w:lang w:eastAsia="en-AU"/>
                </w:rPr>
                <w:t>Chainage 8232</w:t>
              </w:r>
            </w:ins>
          </w:p>
        </w:tc>
        <w:tc>
          <w:tcPr>
            <w:tcW w:w="764" w:type="pct"/>
            <w:noWrap/>
            <w:hideMark/>
          </w:tcPr>
          <w:p w:rsidR="00110C18" w:rsidRPr="0056388D" w:rsidRDefault="00110C18" w:rsidP="00063728">
            <w:pPr>
              <w:jc w:val="right"/>
              <w:rPr>
                <w:ins w:id="34352" w:author="KIM, Jason" w:date="2019-04-02T13:39:00Z"/>
                <w:rFonts w:ascii="Calibri" w:eastAsia="Times New Roman" w:hAnsi="Calibri" w:cs="Calibri"/>
                <w:color w:val="000000"/>
                <w:lang w:eastAsia="en-AU"/>
              </w:rPr>
            </w:pPr>
            <w:ins w:id="343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54" w:author="KIM, Jason" w:date="2019-04-02T13:39:00Z"/>
        </w:trPr>
        <w:tc>
          <w:tcPr>
            <w:tcW w:w="708" w:type="pct"/>
            <w:vMerge w:val="restart"/>
            <w:noWrap/>
            <w:hideMark/>
          </w:tcPr>
          <w:p w:rsidR="00110C18" w:rsidRPr="0056388D" w:rsidRDefault="00110C18" w:rsidP="00063728">
            <w:pPr>
              <w:rPr>
                <w:ins w:id="34355" w:author="KIM, Jason" w:date="2019-04-02T13:39:00Z"/>
                <w:rFonts w:ascii="Calibri" w:eastAsia="Times New Roman" w:hAnsi="Calibri" w:cs="Calibri"/>
                <w:color w:val="000000"/>
                <w:lang w:eastAsia="en-AU"/>
              </w:rPr>
            </w:pPr>
            <w:ins w:id="34356" w:author="KIM, Jason" w:date="2019-04-02T13:39:00Z">
              <w:r w:rsidRPr="0056388D">
                <w:rPr>
                  <w:rFonts w:ascii="Calibri" w:eastAsia="Times New Roman" w:hAnsi="Calibri" w:cs="Calibri"/>
                  <w:color w:val="000000"/>
                  <w:lang w:eastAsia="en-AU"/>
                </w:rPr>
                <w:t>LLE62K71</w:t>
              </w:r>
            </w:ins>
          </w:p>
        </w:tc>
        <w:tc>
          <w:tcPr>
            <w:tcW w:w="605" w:type="pct"/>
            <w:noWrap/>
            <w:hideMark/>
          </w:tcPr>
          <w:p w:rsidR="00110C18" w:rsidRPr="0056388D" w:rsidRDefault="00110C18" w:rsidP="00063728">
            <w:pPr>
              <w:rPr>
                <w:ins w:id="34357" w:author="KIM, Jason" w:date="2019-04-02T13:39:00Z"/>
                <w:rFonts w:ascii="Calibri" w:eastAsia="Times New Roman" w:hAnsi="Calibri" w:cs="Calibri"/>
                <w:color w:val="000000"/>
                <w:lang w:eastAsia="en-AU"/>
              </w:rPr>
            </w:pPr>
            <w:ins w:id="34358"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59" w:author="KIM, Jason" w:date="2019-04-02T13:39:00Z"/>
                <w:rFonts w:ascii="Calibri" w:eastAsia="Times New Roman" w:hAnsi="Calibri" w:cs="Calibri"/>
                <w:color w:val="000000"/>
                <w:lang w:eastAsia="en-AU"/>
              </w:rPr>
            </w:pPr>
            <w:ins w:id="343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61" w:author="KIM, Jason" w:date="2019-04-02T13:39:00Z"/>
                <w:rFonts w:ascii="Calibri" w:eastAsia="Times New Roman" w:hAnsi="Calibri" w:cs="Calibri"/>
                <w:color w:val="000000"/>
                <w:lang w:eastAsia="en-AU"/>
              </w:rPr>
            </w:pPr>
            <w:ins w:id="34362" w:author="KIM, Jason" w:date="2019-04-02T13:39:00Z">
              <w:r w:rsidRPr="0056388D">
                <w:rPr>
                  <w:rFonts w:ascii="Calibri" w:eastAsia="Times New Roman" w:hAnsi="Calibri" w:cs="Calibri"/>
                  <w:color w:val="000000"/>
                  <w:lang w:eastAsia="en-AU"/>
                </w:rPr>
                <w:t>LLS2673</w:t>
              </w:r>
            </w:ins>
          </w:p>
        </w:tc>
        <w:tc>
          <w:tcPr>
            <w:tcW w:w="933" w:type="pct"/>
            <w:noWrap/>
            <w:hideMark/>
          </w:tcPr>
          <w:p w:rsidR="00110C18" w:rsidRPr="0056388D" w:rsidRDefault="00110C18" w:rsidP="00063728">
            <w:pPr>
              <w:rPr>
                <w:ins w:id="34363" w:author="KIM, Jason" w:date="2019-04-02T13:39:00Z"/>
                <w:rFonts w:ascii="Calibri" w:eastAsia="Times New Roman" w:hAnsi="Calibri" w:cs="Calibri"/>
                <w:color w:val="000000"/>
                <w:lang w:eastAsia="en-AU"/>
              </w:rPr>
            </w:pPr>
            <w:ins w:id="343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65" w:author="KIM, Jason" w:date="2019-04-02T13:39:00Z"/>
                <w:rFonts w:ascii="Calibri" w:eastAsia="Times New Roman" w:hAnsi="Calibri" w:cs="Calibri"/>
                <w:color w:val="000000"/>
                <w:lang w:eastAsia="en-AU"/>
              </w:rPr>
            </w:pPr>
            <w:ins w:id="34366" w:author="KIM, Jason" w:date="2019-04-02T13:39:00Z">
              <w:r w:rsidRPr="0056388D">
                <w:rPr>
                  <w:rFonts w:ascii="Calibri" w:eastAsia="Times New Roman" w:hAnsi="Calibri" w:cs="Calibri"/>
                  <w:color w:val="000000"/>
                  <w:lang w:eastAsia="en-AU"/>
                </w:rPr>
                <w:t>Chainage 8240</w:t>
              </w:r>
            </w:ins>
          </w:p>
        </w:tc>
        <w:tc>
          <w:tcPr>
            <w:tcW w:w="764" w:type="pct"/>
            <w:noWrap/>
            <w:hideMark/>
          </w:tcPr>
          <w:p w:rsidR="00110C18" w:rsidRPr="0056388D" w:rsidRDefault="00110C18" w:rsidP="00063728">
            <w:pPr>
              <w:jc w:val="right"/>
              <w:rPr>
                <w:ins w:id="34367" w:author="KIM, Jason" w:date="2019-04-02T13:39:00Z"/>
                <w:rFonts w:ascii="Calibri" w:eastAsia="Times New Roman" w:hAnsi="Calibri" w:cs="Calibri"/>
                <w:color w:val="000000"/>
                <w:lang w:eastAsia="en-AU"/>
              </w:rPr>
            </w:pPr>
            <w:ins w:id="343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69" w:author="KIM, Jason" w:date="2019-04-02T13:39:00Z"/>
        </w:trPr>
        <w:tc>
          <w:tcPr>
            <w:tcW w:w="708" w:type="pct"/>
            <w:vMerge/>
            <w:hideMark/>
          </w:tcPr>
          <w:p w:rsidR="00110C18" w:rsidRPr="0056388D" w:rsidRDefault="00110C18" w:rsidP="00063728">
            <w:pPr>
              <w:rPr>
                <w:ins w:id="343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71" w:author="KIM, Jason" w:date="2019-04-02T13:39:00Z"/>
                <w:rFonts w:ascii="Calibri" w:eastAsia="Times New Roman" w:hAnsi="Calibri" w:cs="Calibri"/>
                <w:color w:val="000000"/>
                <w:lang w:eastAsia="en-AU"/>
              </w:rPr>
            </w:pPr>
            <w:ins w:id="34372"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73" w:author="KIM, Jason" w:date="2019-04-02T13:39:00Z"/>
                <w:rFonts w:ascii="Calibri" w:eastAsia="Times New Roman" w:hAnsi="Calibri" w:cs="Calibri"/>
                <w:color w:val="000000"/>
                <w:lang w:eastAsia="en-AU"/>
              </w:rPr>
            </w:pPr>
            <w:ins w:id="3437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75" w:author="KIM, Jason" w:date="2019-04-02T13:39:00Z"/>
                <w:rFonts w:ascii="Calibri" w:eastAsia="Times New Roman" w:hAnsi="Calibri" w:cs="Calibri"/>
                <w:color w:val="000000"/>
                <w:lang w:eastAsia="en-AU"/>
              </w:rPr>
            </w:pPr>
            <w:ins w:id="34376" w:author="KIM, Jason" w:date="2019-04-02T13:39:00Z">
              <w:r w:rsidRPr="0056388D">
                <w:rPr>
                  <w:rFonts w:ascii="Calibri" w:eastAsia="Times New Roman" w:hAnsi="Calibri" w:cs="Calibri"/>
                  <w:color w:val="000000"/>
                  <w:lang w:eastAsia="en-AU"/>
                </w:rPr>
                <w:t>LLS2674</w:t>
              </w:r>
            </w:ins>
          </w:p>
        </w:tc>
        <w:tc>
          <w:tcPr>
            <w:tcW w:w="933" w:type="pct"/>
            <w:noWrap/>
            <w:hideMark/>
          </w:tcPr>
          <w:p w:rsidR="00110C18" w:rsidRPr="0056388D" w:rsidRDefault="00110C18" w:rsidP="00063728">
            <w:pPr>
              <w:rPr>
                <w:ins w:id="34377" w:author="KIM, Jason" w:date="2019-04-02T13:39:00Z"/>
                <w:rFonts w:ascii="Calibri" w:eastAsia="Times New Roman" w:hAnsi="Calibri" w:cs="Calibri"/>
                <w:color w:val="000000"/>
                <w:lang w:eastAsia="en-AU"/>
              </w:rPr>
            </w:pPr>
            <w:ins w:id="343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79" w:author="KIM, Jason" w:date="2019-04-02T13:39:00Z"/>
                <w:rFonts w:ascii="Calibri" w:eastAsia="Times New Roman" w:hAnsi="Calibri" w:cs="Calibri"/>
                <w:color w:val="000000"/>
                <w:lang w:eastAsia="en-AU"/>
              </w:rPr>
            </w:pPr>
            <w:ins w:id="34380" w:author="KIM, Jason" w:date="2019-04-02T13:39:00Z">
              <w:r w:rsidRPr="0056388D">
                <w:rPr>
                  <w:rFonts w:ascii="Calibri" w:eastAsia="Times New Roman" w:hAnsi="Calibri" w:cs="Calibri"/>
                  <w:color w:val="000000"/>
                  <w:lang w:eastAsia="en-AU"/>
                </w:rPr>
                <w:t>Chainage 8250</w:t>
              </w:r>
            </w:ins>
          </w:p>
        </w:tc>
        <w:tc>
          <w:tcPr>
            <w:tcW w:w="764" w:type="pct"/>
            <w:noWrap/>
            <w:hideMark/>
          </w:tcPr>
          <w:p w:rsidR="00110C18" w:rsidRPr="0056388D" w:rsidRDefault="00110C18" w:rsidP="00063728">
            <w:pPr>
              <w:jc w:val="right"/>
              <w:rPr>
                <w:ins w:id="34381" w:author="KIM, Jason" w:date="2019-04-02T13:39:00Z"/>
                <w:rFonts w:ascii="Calibri" w:eastAsia="Times New Roman" w:hAnsi="Calibri" w:cs="Calibri"/>
                <w:color w:val="000000"/>
                <w:lang w:eastAsia="en-AU"/>
              </w:rPr>
            </w:pPr>
            <w:ins w:id="343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83" w:author="KIM, Jason" w:date="2019-04-02T13:39:00Z"/>
        </w:trPr>
        <w:tc>
          <w:tcPr>
            <w:tcW w:w="708" w:type="pct"/>
            <w:vMerge/>
            <w:hideMark/>
          </w:tcPr>
          <w:p w:rsidR="00110C18" w:rsidRPr="0056388D" w:rsidRDefault="00110C18" w:rsidP="00063728">
            <w:pPr>
              <w:rPr>
                <w:ins w:id="343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85" w:author="KIM, Jason" w:date="2019-04-02T13:39:00Z"/>
                <w:rFonts w:ascii="Calibri" w:eastAsia="Times New Roman" w:hAnsi="Calibri" w:cs="Calibri"/>
                <w:color w:val="000000"/>
                <w:lang w:eastAsia="en-AU"/>
              </w:rPr>
            </w:pPr>
            <w:ins w:id="34386"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87" w:author="KIM, Jason" w:date="2019-04-02T13:39:00Z"/>
                <w:rFonts w:ascii="Calibri" w:eastAsia="Times New Roman" w:hAnsi="Calibri" w:cs="Calibri"/>
                <w:color w:val="000000"/>
                <w:lang w:eastAsia="en-AU"/>
              </w:rPr>
            </w:pPr>
            <w:ins w:id="3438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89" w:author="KIM, Jason" w:date="2019-04-02T13:39:00Z"/>
                <w:rFonts w:ascii="Calibri" w:eastAsia="Times New Roman" w:hAnsi="Calibri" w:cs="Calibri"/>
                <w:color w:val="000000"/>
                <w:lang w:eastAsia="en-AU"/>
              </w:rPr>
            </w:pPr>
            <w:ins w:id="34390" w:author="KIM, Jason" w:date="2019-04-02T13:39:00Z">
              <w:r w:rsidRPr="0056388D">
                <w:rPr>
                  <w:rFonts w:ascii="Calibri" w:eastAsia="Times New Roman" w:hAnsi="Calibri" w:cs="Calibri"/>
                  <w:color w:val="000000"/>
                  <w:lang w:eastAsia="en-AU"/>
                </w:rPr>
                <w:t>LLS2675</w:t>
              </w:r>
            </w:ins>
          </w:p>
        </w:tc>
        <w:tc>
          <w:tcPr>
            <w:tcW w:w="933" w:type="pct"/>
            <w:noWrap/>
            <w:hideMark/>
          </w:tcPr>
          <w:p w:rsidR="00110C18" w:rsidRPr="0056388D" w:rsidRDefault="00110C18" w:rsidP="00063728">
            <w:pPr>
              <w:rPr>
                <w:ins w:id="34391" w:author="KIM, Jason" w:date="2019-04-02T13:39:00Z"/>
                <w:rFonts w:ascii="Calibri" w:eastAsia="Times New Roman" w:hAnsi="Calibri" w:cs="Calibri"/>
                <w:color w:val="000000"/>
                <w:lang w:eastAsia="en-AU"/>
              </w:rPr>
            </w:pPr>
            <w:ins w:id="343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93" w:author="KIM, Jason" w:date="2019-04-02T13:39:00Z"/>
                <w:rFonts w:ascii="Calibri" w:eastAsia="Times New Roman" w:hAnsi="Calibri" w:cs="Calibri"/>
                <w:color w:val="000000"/>
                <w:lang w:eastAsia="en-AU"/>
              </w:rPr>
            </w:pPr>
            <w:ins w:id="34394" w:author="KIM, Jason" w:date="2019-04-02T13:39:00Z">
              <w:r w:rsidRPr="0056388D">
                <w:rPr>
                  <w:rFonts w:ascii="Calibri" w:eastAsia="Times New Roman" w:hAnsi="Calibri" w:cs="Calibri"/>
                  <w:color w:val="000000"/>
                  <w:lang w:eastAsia="en-AU"/>
                </w:rPr>
                <w:t>Chainage 8260</w:t>
              </w:r>
            </w:ins>
          </w:p>
        </w:tc>
        <w:tc>
          <w:tcPr>
            <w:tcW w:w="764" w:type="pct"/>
            <w:noWrap/>
            <w:hideMark/>
          </w:tcPr>
          <w:p w:rsidR="00110C18" w:rsidRPr="0056388D" w:rsidRDefault="00110C18" w:rsidP="00063728">
            <w:pPr>
              <w:jc w:val="right"/>
              <w:rPr>
                <w:ins w:id="34395" w:author="KIM, Jason" w:date="2019-04-02T13:39:00Z"/>
                <w:rFonts w:ascii="Calibri" w:eastAsia="Times New Roman" w:hAnsi="Calibri" w:cs="Calibri"/>
                <w:color w:val="000000"/>
                <w:lang w:eastAsia="en-AU"/>
              </w:rPr>
            </w:pPr>
            <w:ins w:id="343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97" w:author="KIM, Jason" w:date="2019-04-02T13:39:00Z"/>
        </w:trPr>
        <w:tc>
          <w:tcPr>
            <w:tcW w:w="708" w:type="pct"/>
            <w:vMerge/>
            <w:hideMark/>
          </w:tcPr>
          <w:p w:rsidR="00110C18" w:rsidRPr="0056388D" w:rsidRDefault="00110C18" w:rsidP="00063728">
            <w:pPr>
              <w:rPr>
                <w:ins w:id="343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99" w:author="KIM, Jason" w:date="2019-04-02T13:39:00Z"/>
                <w:rFonts w:ascii="Calibri" w:eastAsia="Times New Roman" w:hAnsi="Calibri" w:cs="Calibri"/>
                <w:color w:val="000000"/>
                <w:lang w:eastAsia="en-AU"/>
              </w:rPr>
            </w:pPr>
            <w:ins w:id="34400"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01" w:author="KIM, Jason" w:date="2019-04-02T13:39:00Z"/>
                <w:rFonts w:ascii="Calibri" w:eastAsia="Times New Roman" w:hAnsi="Calibri" w:cs="Calibri"/>
                <w:color w:val="000000"/>
                <w:lang w:eastAsia="en-AU"/>
              </w:rPr>
            </w:pPr>
            <w:ins w:id="344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03" w:author="KIM, Jason" w:date="2019-04-02T13:39:00Z"/>
                <w:rFonts w:ascii="Calibri" w:eastAsia="Times New Roman" w:hAnsi="Calibri" w:cs="Calibri"/>
                <w:color w:val="000000"/>
                <w:lang w:eastAsia="en-AU"/>
              </w:rPr>
            </w:pPr>
            <w:ins w:id="34404" w:author="KIM, Jason" w:date="2019-04-02T13:39:00Z">
              <w:r w:rsidRPr="0056388D">
                <w:rPr>
                  <w:rFonts w:ascii="Calibri" w:eastAsia="Times New Roman" w:hAnsi="Calibri" w:cs="Calibri"/>
                  <w:color w:val="000000"/>
                  <w:lang w:eastAsia="en-AU"/>
                </w:rPr>
                <w:t>LLS2676</w:t>
              </w:r>
            </w:ins>
          </w:p>
        </w:tc>
        <w:tc>
          <w:tcPr>
            <w:tcW w:w="933" w:type="pct"/>
            <w:noWrap/>
            <w:hideMark/>
          </w:tcPr>
          <w:p w:rsidR="00110C18" w:rsidRPr="0056388D" w:rsidRDefault="00110C18" w:rsidP="00063728">
            <w:pPr>
              <w:rPr>
                <w:ins w:id="34405" w:author="KIM, Jason" w:date="2019-04-02T13:39:00Z"/>
                <w:rFonts w:ascii="Calibri" w:eastAsia="Times New Roman" w:hAnsi="Calibri" w:cs="Calibri"/>
                <w:color w:val="000000"/>
                <w:lang w:eastAsia="en-AU"/>
              </w:rPr>
            </w:pPr>
            <w:ins w:id="344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07" w:author="KIM, Jason" w:date="2019-04-02T13:39:00Z"/>
                <w:rFonts w:ascii="Calibri" w:eastAsia="Times New Roman" w:hAnsi="Calibri" w:cs="Calibri"/>
                <w:color w:val="000000"/>
                <w:lang w:eastAsia="en-AU"/>
              </w:rPr>
            </w:pPr>
            <w:ins w:id="34408" w:author="KIM, Jason" w:date="2019-04-02T13:39:00Z">
              <w:r w:rsidRPr="0056388D">
                <w:rPr>
                  <w:rFonts w:ascii="Calibri" w:eastAsia="Times New Roman" w:hAnsi="Calibri" w:cs="Calibri"/>
                  <w:color w:val="000000"/>
                  <w:lang w:eastAsia="en-AU"/>
                </w:rPr>
                <w:t>Chainage 8269</w:t>
              </w:r>
            </w:ins>
          </w:p>
        </w:tc>
        <w:tc>
          <w:tcPr>
            <w:tcW w:w="764" w:type="pct"/>
            <w:noWrap/>
            <w:hideMark/>
          </w:tcPr>
          <w:p w:rsidR="00110C18" w:rsidRPr="0056388D" w:rsidRDefault="00110C18" w:rsidP="00063728">
            <w:pPr>
              <w:jc w:val="right"/>
              <w:rPr>
                <w:ins w:id="34409" w:author="KIM, Jason" w:date="2019-04-02T13:39:00Z"/>
                <w:rFonts w:ascii="Calibri" w:eastAsia="Times New Roman" w:hAnsi="Calibri" w:cs="Calibri"/>
                <w:color w:val="000000"/>
                <w:lang w:eastAsia="en-AU"/>
              </w:rPr>
            </w:pPr>
            <w:ins w:id="344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11" w:author="KIM, Jason" w:date="2019-04-02T13:39:00Z"/>
        </w:trPr>
        <w:tc>
          <w:tcPr>
            <w:tcW w:w="708" w:type="pct"/>
            <w:vMerge/>
            <w:hideMark/>
          </w:tcPr>
          <w:p w:rsidR="00110C18" w:rsidRPr="0056388D" w:rsidRDefault="00110C18" w:rsidP="00063728">
            <w:pPr>
              <w:rPr>
                <w:ins w:id="344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13" w:author="KIM, Jason" w:date="2019-04-02T13:39:00Z"/>
                <w:rFonts w:ascii="Calibri" w:eastAsia="Times New Roman" w:hAnsi="Calibri" w:cs="Calibri"/>
                <w:color w:val="000000"/>
                <w:lang w:eastAsia="en-AU"/>
              </w:rPr>
            </w:pPr>
            <w:ins w:id="34414"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15" w:author="KIM, Jason" w:date="2019-04-02T13:39:00Z"/>
                <w:rFonts w:ascii="Calibri" w:eastAsia="Times New Roman" w:hAnsi="Calibri" w:cs="Calibri"/>
                <w:color w:val="000000"/>
                <w:lang w:eastAsia="en-AU"/>
              </w:rPr>
            </w:pPr>
            <w:ins w:id="3441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17" w:author="KIM, Jason" w:date="2019-04-02T13:39:00Z"/>
                <w:rFonts w:ascii="Calibri" w:eastAsia="Times New Roman" w:hAnsi="Calibri" w:cs="Calibri"/>
                <w:color w:val="000000"/>
                <w:lang w:eastAsia="en-AU"/>
              </w:rPr>
            </w:pPr>
            <w:ins w:id="34418" w:author="KIM, Jason" w:date="2019-04-02T13:39:00Z">
              <w:r w:rsidRPr="0056388D">
                <w:rPr>
                  <w:rFonts w:ascii="Calibri" w:eastAsia="Times New Roman" w:hAnsi="Calibri" w:cs="Calibri"/>
                  <w:color w:val="000000"/>
                  <w:lang w:eastAsia="en-AU"/>
                </w:rPr>
                <w:t>LLS2677</w:t>
              </w:r>
            </w:ins>
          </w:p>
        </w:tc>
        <w:tc>
          <w:tcPr>
            <w:tcW w:w="933" w:type="pct"/>
            <w:noWrap/>
            <w:hideMark/>
          </w:tcPr>
          <w:p w:rsidR="00110C18" w:rsidRPr="0056388D" w:rsidRDefault="00110C18" w:rsidP="00063728">
            <w:pPr>
              <w:rPr>
                <w:ins w:id="34419" w:author="KIM, Jason" w:date="2019-04-02T13:39:00Z"/>
                <w:rFonts w:ascii="Calibri" w:eastAsia="Times New Roman" w:hAnsi="Calibri" w:cs="Calibri"/>
                <w:color w:val="000000"/>
                <w:lang w:eastAsia="en-AU"/>
              </w:rPr>
            </w:pPr>
            <w:ins w:id="344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21" w:author="KIM, Jason" w:date="2019-04-02T13:39:00Z"/>
                <w:rFonts w:ascii="Calibri" w:eastAsia="Times New Roman" w:hAnsi="Calibri" w:cs="Calibri"/>
                <w:color w:val="000000"/>
                <w:lang w:eastAsia="en-AU"/>
              </w:rPr>
            </w:pPr>
            <w:ins w:id="34422" w:author="KIM, Jason" w:date="2019-04-02T13:39:00Z">
              <w:r w:rsidRPr="0056388D">
                <w:rPr>
                  <w:rFonts w:ascii="Calibri" w:eastAsia="Times New Roman" w:hAnsi="Calibri" w:cs="Calibri"/>
                  <w:color w:val="000000"/>
                  <w:lang w:eastAsia="en-AU"/>
                </w:rPr>
                <w:t>Chainage 8279</w:t>
              </w:r>
            </w:ins>
          </w:p>
        </w:tc>
        <w:tc>
          <w:tcPr>
            <w:tcW w:w="764" w:type="pct"/>
            <w:noWrap/>
            <w:hideMark/>
          </w:tcPr>
          <w:p w:rsidR="00110C18" w:rsidRPr="0056388D" w:rsidRDefault="00110C18" w:rsidP="00063728">
            <w:pPr>
              <w:jc w:val="right"/>
              <w:rPr>
                <w:ins w:id="34423" w:author="KIM, Jason" w:date="2019-04-02T13:39:00Z"/>
                <w:rFonts w:ascii="Calibri" w:eastAsia="Times New Roman" w:hAnsi="Calibri" w:cs="Calibri"/>
                <w:color w:val="000000"/>
                <w:lang w:eastAsia="en-AU"/>
              </w:rPr>
            </w:pPr>
            <w:ins w:id="344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25" w:author="KIM, Jason" w:date="2019-04-02T13:39:00Z"/>
        </w:trPr>
        <w:tc>
          <w:tcPr>
            <w:tcW w:w="708" w:type="pct"/>
            <w:vMerge/>
            <w:hideMark/>
          </w:tcPr>
          <w:p w:rsidR="00110C18" w:rsidRPr="0056388D" w:rsidRDefault="00110C18" w:rsidP="00063728">
            <w:pPr>
              <w:rPr>
                <w:ins w:id="344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27" w:author="KIM, Jason" w:date="2019-04-02T13:39:00Z"/>
                <w:rFonts w:ascii="Calibri" w:eastAsia="Times New Roman" w:hAnsi="Calibri" w:cs="Calibri"/>
                <w:color w:val="000000"/>
                <w:lang w:eastAsia="en-AU"/>
              </w:rPr>
            </w:pPr>
            <w:ins w:id="34428"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29" w:author="KIM, Jason" w:date="2019-04-02T13:39:00Z"/>
                <w:rFonts w:ascii="Calibri" w:eastAsia="Times New Roman" w:hAnsi="Calibri" w:cs="Calibri"/>
                <w:color w:val="000000"/>
                <w:lang w:eastAsia="en-AU"/>
              </w:rPr>
            </w:pPr>
            <w:ins w:id="344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31" w:author="KIM, Jason" w:date="2019-04-02T13:39:00Z"/>
                <w:rFonts w:ascii="Calibri" w:eastAsia="Times New Roman" w:hAnsi="Calibri" w:cs="Calibri"/>
                <w:color w:val="000000"/>
                <w:lang w:eastAsia="en-AU"/>
              </w:rPr>
            </w:pPr>
            <w:ins w:id="34432" w:author="KIM, Jason" w:date="2019-04-02T13:39:00Z">
              <w:r w:rsidRPr="0056388D">
                <w:rPr>
                  <w:rFonts w:ascii="Calibri" w:eastAsia="Times New Roman" w:hAnsi="Calibri" w:cs="Calibri"/>
                  <w:color w:val="000000"/>
                  <w:lang w:eastAsia="en-AU"/>
                </w:rPr>
                <w:t>LLS2678</w:t>
              </w:r>
            </w:ins>
          </w:p>
        </w:tc>
        <w:tc>
          <w:tcPr>
            <w:tcW w:w="933" w:type="pct"/>
            <w:noWrap/>
            <w:hideMark/>
          </w:tcPr>
          <w:p w:rsidR="00110C18" w:rsidRPr="0056388D" w:rsidRDefault="00110C18" w:rsidP="00063728">
            <w:pPr>
              <w:rPr>
                <w:ins w:id="34433" w:author="KIM, Jason" w:date="2019-04-02T13:39:00Z"/>
                <w:rFonts w:ascii="Calibri" w:eastAsia="Times New Roman" w:hAnsi="Calibri" w:cs="Calibri"/>
                <w:color w:val="000000"/>
                <w:lang w:eastAsia="en-AU"/>
              </w:rPr>
            </w:pPr>
            <w:ins w:id="344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35" w:author="KIM, Jason" w:date="2019-04-02T13:39:00Z"/>
                <w:rFonts w:ascii="Calibri" w:eastAsia="Times New Roman" w:hAnsi="Calibri" w:cs="Calibri"/>
                <w:color w:val="000000"/>
                <w:lang w:eastAsia="en-AU"/>
              </w:rPr>
            </w:pPr>
            <w:ins w:id="34436" w:author="KIM, Jason" w:date="2019-04-02T13:39:00Z">
              <w:r w:rsidRPr="0056388D">
                <w:rPr>
                  <w:rFonts w:ascii="Calibri" w:eastAsia="Times New Roman" w:hAnsi="Calibri" w:cs="Calibri"/>
                  <w:color w:val="000000"/>
                  <w:lang w:eastAsia="en-AU"/>
                </w:rPr>
                <w:t>Chainage 8288</w:t>
              </w:r>
            </w:ins>
          </w:p>
        </w:tc>
        <w:tc>
          <w:tcPr>
            <w:tcW w:w="764" w:type="pct"/>
            <w:noWrap/>
            <w:hideMark/>
          </w:tcPr>
          <w:p w:rsidR="00110C18" w:rsidRPr="0056388D" w:rsidRDefault="00110C18" w:rsidP="00063728">
            <w:pPr>
              <w:jc w:val="right"/>
              <w:rPr>
                <w:ins w:id="34437" w:author="KIM, Jason" w:date="2019-04-02T13:39:00Z"/>
                <w:rFonts w:ascii="Calibri" w:eastAsia="Times New Roman" w:hAnsi="Calibri" w:cs="Calibri"/>
                <w:color w:val="000000"/>
                <w:lang w:eastAsia="en-AU"/>
              </w:rPr>
            </w:pPr>
            <w:ins w:id="344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39" w:author="KIM, Jason" w:date="2019-04-02T13:39:00Z"/>
        </w:trPr>
        <w:tc>
          <w:tcPr>
            <w:tcW w:w="708" w:type="pct"/>
            <w:vMerge/>
            <w:hideMark/>
          </w:tcPr>
          <w:p w:rsidR="00110C18" w:rsidRPr="0056388D" w:rsidRDefault="00110C18" w:rsidP="00063728">
            <w:pPr>
              <w:rPr>
                <w:ins w:id="344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41" w:author="KIM, Jason" w:date="2019-04-02T13:39:00Z"/>
                <w:rFonts w:ascii="Calibri" w:eastAsia="Times New Roman" w:hAnsi="Calibri" w:cs="Calibri"/>
                <w:color w:val="000000"/>
                <w:lang w:eastAsia="en-AU"/>
              </w:rPr>
            </w:pPr>
            <w:ins w:id="34442"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43" w:author="KIM, Jason" w:date="2019-04-02T13:39:00Z"/>
                <w:rFonts w:ascii="Calibri" w:eastAsia="Times New Roman" w:hAnsi="Calibri" w:cs="Calibri"/>
                <w:color w:val="000000"/>
                <w:lang w:eastAsia="en-AU"/>
              </w:rPr>
            </w:pPr>
            <w:ins w:id="3444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45" w:author="KIM, Jason" w:date="2019-04-02T13:39:00Z"/>
                <w:rFonts w:ascii="Calibri" w:eastAsia="Times New Roman" w:hAnsi="Calibri" w:cs="Calibri"/>
                <w:color w:val="000000"/>
                <w:lang w:eastAsia="en-AU"/>
              </w:rPr>
            </w:pPr>
            <w:ins w:id="34446" w:author="KIM, Jason" w:date="2019-04-02T13:39:00Z">
              <w:r w:rsidRPr="0056388D">
                <w:rPr>
                  <w:rFonts w:ascii="Calibri" w:eastAsia="Times New Roman" w:hAnsi="Calibri" w:cs="Calibri"/>
                  <w:color w:val="000000"/>
                  <w:lang w:eastAsia="en-AU"/>
                </w:rPr>
                <w:t>LLS2679</w:t>
              </w:r>
            </w:ins>
          </w:p>
        </w:tc>
        <w:tc>
          <w:tcPr>
            <w:tcW w:w="933" w:type="pct"/>
            <w:noWrap/>
            <w:hideMark/>
          </w:tcPr>
          <w:p w:rsidR="00110C18" w:rsidRPr="0056388D" w:rsidRDefault="00110C18" w:rsidP="00063728">
            <w:pPr>
              <w:rPr>
                <w:ins w:id="34447" w:author="KIM, Jason" w:date="2019-04-02T13:39:00Z"/>
                <w:rFonts w:ascii="Calibri" w:eastAsia="Times New Roman" w:hAnsi="Calibri" w:cs="Calibri"/>
                <w:color w:val="000000"/>
                <w:lang w:eastAsia="en-AU"/>
              </w:rPr>
            </w:pPr>
            <w:ins w:id="344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49" w:author="KIM, Jason" w:date="2019-04-02T13:39:00Z"/>
                <w:rFonts w:ascii="Calibri" w:eastAsia="Times New Roman" w:hAnsi="Calibri" w:cs="Calibri"/>
                <w:color w:val="000000"/>
                <w:lang w:eastAsia="en-AU"/>
              </w:rPr>
            </w:pPr>
            <w:ins w:id="34450" w:author="KIM, Jason" w:date="2019-04-02T13:39:00Z">
              <w:r w:rsidRPr="0056388D">
                <w:rPr>
                  <w:rFonts w:ascii="Calibri" w:eastAsia="Times New Roman" w:hAnsi="Calibri" w:cs="Calibri"/>
                  <w:color w:val="000000"/>
                  <w:lang w:eastAsia="en-AU"/>
                </w:rPr>
                <w:t>Chainage 8298</w:t>
              </w:r>
            </w:ins>
          </w:p>
        </w:tc>
        <w:tc>
          <w:tcPr>
            <w:tcW w:w="764" w:type="pct"/>
            <w:noWrap/>
            <w:hideMark/>
          </w:tcPr>
          <w:p w:rsidR="00110C18" w:rsidRPr="0056388D" w:rsidRDefault="00110C18" w:rsidP="00063728">
            <w:pPr>
              <w:jc w:val="right"/>
              <w:rPr>
                <w:ins w:id="34451" w:author="KIM, Jason" w:date="2019-04-02T13:39:00Z"/>
                <w:rFonts w:ascii="Calibri" w:eastAsia="Times New Roman" w:hAnsi="Calibri" w:cs="Calibri"/>
                <w:color w:val="000000"/>
                <w:lang w:eastAsia="en-AU"/>
              </w:rPr>
            </w:pPr>
            <w:ins w:id="344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53" w:author="KIM, Jason" w:date="2019-04-02T13:39:00Z"/>
        </w:trPr>
        <w:tc>
          <w:tcPr>
            <w:tcW w:w="708" w:type="pct"/>
            <w:vMerge/>
            <w:hideMark/>
          </w:tcPr>
          <w:p w:rsidR="00110C18" w:rsidRPr="0056388D" w:rsidRDefault="00110C18" w:rsidP="00063728">
            <w:pPr>
              <w:rPr>
                <w:ins w:id="344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55" w:author="KIM, Jason" w:date="2019-04-02T13:39:00Z"/>
                <w:rFonts w:ascii="Calibri" w:eastAsia="Times New Roman" w:hAnsi="Calibri" w:cs="Calibri"/>
                <w:color w:val="000000"/>
                <w:lang w:eastAsia="en-AU"/>
              </w:rPr>
            </w:pPr>
            <w:ins w:id="34456"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57" w:author="KIM, Jason" w:date="2019-04-02T13:39:00Z"/>
                <w:rFonts w:ascii="Calibri" w:eastAsia="Times New Roman" w:hAnsi="Calibri" w:cs="Calibri"/>
                <w:color w:val="000000"/>
                <w:lang w:eastAsia="en-AU"/>
              </w:rPr>
            </w:pPr>
            <w:ins w:id="3445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59" w:author="KIM, Jason" w:date="2019-04-02T13:39:00Z"/>
                <w:rFonts w:ascii="Calibri" w:eastAsia="Times New Roman" w:hAnsi="Calibri" w:cs="Calibri"/>
                <w:color w:val="000000"/>
                <w:lang w:eastAsia="en-AU"/>
              </w:rPr>
            </w:pPr>
            <w:ins w:id="34460" w:author="KIM, Jason" w:date="2019-04-02T13:39:00Z">
              <w:r w:rsidRPr="0056388D">
                <w:rPr>
                  <w:rFonts w:ascii="Calibri" w:eastAsia="Times New Roman" w:hAnsi="Calibri" w:cs="Calibri"/>
                  <w:color w:val="000000"/>
                  <w:lang w:eastAsia="en-AU"/>
                </w:rPr>
                <w:t>LLS2680</w:t>
              </w:r>
            </w:ins>
          </w:p>
        </w:tc>
        <w:tc>
          <w:tcPr>
            <w:tcW w:w="933" w:type="pct"/>
            <w:noWrap/>
            <w:hideMark/>
          </w:tcPr>
          <w:p w:rsidR="00110C18" w:rsidRPr="0056388D" w:rsidRDefault="00110C18" w:rsidP="00063728">
            <w:pPr>
              <w:rPr>
                <w:ins w:id="34461" w:author="KIM, Jason" w:date="2019-04-02T13:39:00Z"/>
                <w:rFonts w:ascii="Calibri" w:eastAsia="Times New Roman" w:hAnsi="Calibri" w:cs="Calibri"/>
                <w:color w:val="000000"/>
                <w:lang w:eastAsia="en-AU"/>
              </w:rPr>
            </w:pPr>
            <w:ins w:id="344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63" w:author="KIM, Jason" w:date="2019-04-02T13:39:00Z"/>
                <w:rFonts w:ascii="Calibri" w:eastAsia="Times New Roman" w:hAnsi="Calibri" w:cs="Calibri"/>
                <w:color w:val="000000"/>
                <w:lang w:eastAsia="en-AU"/>
              </w:rPr>
            </w:pPr>
            <w:ins w:id="34464" w:author="KIM, Jason" w:date="2019-04-02T13:39:00Z">
              <w:r w:rsidRPr="0056388D">
                <w:rPr>
                  <w:rFonts w:ascii="Calibri" w:eastAsia="Times New Roman" w:hAnsi="Calibri" w:cs="Calibri"/>
                  <w:color w:val="000000"/>
                  <w:lang w:eastAsia="en-AU"/>
                </w:rPr>
                <w:t>Chainage 8308</w:t>
              </w:r>
            </w:ins>
          </w:p>
        </w:tc>
        <w:tc>
          <w:tcPr>
            <w:tcW w:w="764" w:type="pct"/>
            <w:noWrap/>
            <w:hideMark/>
          </w:tcPr>
          <w:p w:rsidR="00110C18" w:rsidRPr="0056388D" w:rsidRDefault="00110C18" w:rsidP="00063728">
            <w:pPr>
              <w:jc w:val="right"/>
              <w:rPr>
                <w:ins w:id="34465" w:author="KIM, Jason" w:date="2019-04-02T13:39:00Z"/>
                <w:rFonts w:ascii="Calibri" w:eastAsia="Times New Roman" w:hAnsi="Calibri" w:cs="Calibri"/>
                <w:color w:val="000000"/>
                <w:lang w:eastAsia="en-AU"/>
              </w:rPr>
            </w:pPr>
            <w:ins w:id="344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67" w:author="KIM, Jason" w:date="2019-04-02T13:39:00Z"/>
        </w:trPr>
        <w:tc>
          <w:tcPr>
            <w:tcW w:w="708" w:type="pct"/>
            <w:vMerge/>
            <w:hideMark/>
          </w:tcPr>
          <w:p w:rsidR="00110C18" w:rsidRPr="0056388D" w:rsidRDefault="00110C18" w:rsidP="00063728">
            <w:pPr>
              <w:rPr>
                <w:ins w:id="344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69" w:author="KIM, Jason" w:date="2019-04-02T13:39:00Z"/>
                <w:rFonts w:ascii="Calibri" w:eastAsia="Times New Roman" w:hAnsi="Calibri" w:cs="Calibri"/>
                <w:color w:val="000000"/>
                <w:lang w:eastAsia="en-AU"/>
              </w:rPr>
            </w:pPr>
            <w:ins w:id="34470"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71" w:author="KIM, Jason" w:date="2019-04-02T13:39:00Z"/>
                <w:rFonts w:ascii="Calibri" w:eastAsia="Times New Roman" w:hAnsi="Calibri" w:cs="Calibri"/>
                <w:color w:val="000000"/>
                <w:lang w:eastAsia="en-AU"/>
              </w:rPr>
            </w:pPr>
            <w:ins w:id="344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73" w:author="KIM, Jason" w:date="2019-04-02T13:39:00Z"/>
                <w:rFonts w:ascii="Calibri" w:eastAsia="Times New Roman" w:hAnsi="Calibri" w:cs="Calibri"/>
                <w:color w:val="000000"/>
                <w:lang w:eastAsia="en-AU"/>
              </w:rPr>
            </w:pPr>
            <w:ins w:id="34474" w:author="KIM, Jason" w:date="2019-04-02T13:39:00Z">
              <w:r w:rsidRPr="0056388D">
                <w:rPr>
                  <w:rFonts w:ascii="Calibri" w:eastAsia="Times New Roman" w:hAnsi="Calibri" w:cs="Calibri"/>
                  <w:color w:val="000000"/>
                  <w:lang w:eastAsia="en-AU"/>
                </w:rPr>
                <w:t>LLS2681</w:t>
              </w:r>
            </w:ins>
          </w:p>
        </w:tc>
        <w:tc>
          <w:tcPr>
            <w:tcW w:w="933" w:type="pct"/>
            <w:noWrap/>
            <w:hideMark/>
          </w:tcPr>
          <w:p w:rsidR="00110C18" w:rsidRPr="0056388D" w:rsidRDefault="00110C18" w:rsidP="00063728">
            <w:pPr>
              <w:rPr>
                <w:ins w:id="34475" w:author="KIM, Jason" w:date="2019-04-02T13:39:00Z"/>
                <w:rFonts w:ascii="Calibri" w:eastAsia="Times New Roman" w:hAnsi="Calibri" w:cs="Calibri"/>
                <w:color w:val="000000"/>
                <w:lang w:eastAsia="en-AU"/>
              </w:rPr>
            </w:pPr>
            <w:ins w:id="344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77" w:author="KIM, Jason" w:date="2019-04-02T13:39:00Z"/>
                <w:rFonts w:ascii="Calibri" w:eastAsia="Times New Roman" w:hAnsi="Calibri" w:cs="Calibri"/>
                <w:color w:val="000000"/>
                <w:lang w:eastAsia="en-AU"/>
              </w:rPr>
            </w:pPr>
            <w:ins w:id="34478" w:author="KIM, Jason" w:date="2019-04-02T13:39:00Z">
              <w:r w:rsidRPr="0056388D">
                <w:rPr>
                  <w:rFonts w:ascii="Calibri" w:eastAsia="Times New Roman" w:hAnsi="Calibri" w:cs="Calibri"/>
                  <w:color w:val="000000"/>
                  <w:lang w:eastAsia="en-AU"/>
                </w:rPr>
                <w:t>Chainage 8318</w:t>
              </w:r>
            </w:ins>
          </w:p>
        </w:tc>
        <w:tc>
          <w:tcPr>
            <w:tcW w:w="764" w:type="pct"/>
            <w:noWrap/>
            <w:hideMark/>
          </w:tcPr>
          <w:p w:rsidR="00110C18" w:rsidRPr="0056388D" w:rsidRDefault="00110C18" w:rsidP="00063728">
            <w:pPr>
              <w:jc w:val="right"/>
              <w:rPr>
                <w:ins w:id="34479" w:author="KIM, Jason" w:date="2019-04-02T13:39:00Z"/>
                <w:rFonts w:ascii="Calibri" w:eastAsia="Times New Roman" w:hAnsi="Calibri" w:cs="Calibri"/>
                <w:color w:val="000000"/>
                <w:lang w:eastAsia="en-AU"/>
              </w:rPr>
            </w:pPr>
            <w:ins w:id="344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81" w:author="KIM, Jason" w:date="2019-04-02T13:39:00Z"/>
        </w:trPr>
        <w:tc>
          <w:tcPr>
            <w:tcW w:w="708" w:type="pct"/>
            <w:vMerge/>
            <w:hideMark/>
          </w:tcPr>
          <w:p w:rsidR="00110C18" w:rsidRPr="0056388D" w:rsidRDefault="00110C18" w:rsidP="00063728">
            <w:pPr>
              <w:rPr>
                <w:ins w:id="344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83" w:author="KIM, Jason" w:date="2019-04-02T13:39:00Z"/>
                <w:rFonts w:ascii="Calibri" w:eastAsia="Times New Roman" w:hAnsi="Calibri" w:cs="Calibri"/>
                <w:color w:val="000000"/>
                <w:lang w:eastAsia="en-AU"/>
              </w:rPr>
            </w:pPr>
            <w:ins w:id="34484"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85" w:author="KIM, Jason" w:date="2019-04-02T13:39:00Z"/>
                <w:rFonts w:ascii="Calibri" w:eastAsia="Times New Roman" w:hAnsi="Calibri" w:cs="Calibri"/>
                <w:color w:val="000000"/>
                <w:lang w:eastAsia="en-AU"/>
              </w:rPr>
            </w:pPr>
            <w:ins w:id="3448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87" w:author="KIM, Jason" w:date="2019-04-02T13:39:00Z"/>
                <w:rFonts w:ascii="Calibri" w:eastAsia="Times New Roman" w:hAnsi="Calibri" w:cs="Calibri"/>
                <w:color w:val="000000"/>
                <w:lang w:eastAsia="en-AU"/>
              </w:rPr>
            </w:pPr>
            <w:ins w:id="34488" w:author="KIM, Jason" w:date="2019-04-02T13:39:00Z">
              <w:r w:rsidRPr="0056388D">
                <w:rPr>
                  <w:rFonts w:ascii="Calibri" w:eastAsia="Times New Roman" w:hAnsi="Calibri" w:cs="Calibri"/>
                  <w:color w:val="000000"/>
                  <w:lang w:eastAsia="en-AU"/>
                </w:rPr>
                <w:t>LLS2682</w:t>
              </w:r>
            </w:ins>
          </w:p>
        </w:tc>
        <w:tc>
          <w:tcPr>
            <w:tcW w:w="933" w:type="pct"/>
            <w:noWrap/>
            <w:hideMark/>
          </w:tcPr>
          <w:p w:rsidR="00110C18" w:rsidRPr="0056388D" w:rsidRDefault="00110C18" w:rsidP="00063728">
            <w:pPr>
              <w:rPr>
                <w:ins w:id="34489" w:author="KIM, Jason" w:date="2019-04-02T13:39:00Z"/>
                <w:rFonts w:ascii="Calibri" w:eastAsia="Times New Roman" w:hAnsi="Calibri" w:cs="Calibri"/>
                <w:color w:val="000000"/>
                <w:lang w:eastAsia="en-AU"/>
              </w:rPr>
            </w:pPr>
            <w:ins w:id="344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91" w:author="KIM, Jason" w:date="2019-04-02T13:39:00Z"/>
                <w:rFonts w:ascii="Calibri" w:eastAsia="Times New Roman" w:hAnsi="Calibri" w:cs="Calibri"/>
                <w:color w:val="000000"/>
                <w:lang w:eastAsia="en-AU"/>
              </w:rPr>
            </w:pPr>
            <w:ins w:id="34492" w:author="KIM, Jason" w:date="2019-04-02T13:39:00Z">
              <w:r w:rsidRPr="0056388D">
                <w:rPr>
                  <w:rFonts w:ascii="Calibri" w:eastAsia="Times New Roman" w:hAnsi="Calibri" w:cs="Calibri"/>
                  <w:color w:val="000000"/>
                  <w:lang w:eastAsia="en-AU"/>
                </w:rPr>
                <w:t>Chainage 8327</w:t>
              </w:r>
            </w:ins>
          </w:p>
        </w:tc>
        <w:tc>
          <w:tcPr>
            <w:tcW w:w="764" w:type="pct"/>
            <w:noWrap/>
            <w:hideMark/>
          </w:tcPr>
          <w:p w:rsidR="00110C18" w:rsidRPr="0056388D" w:rsidRDefault="00110C18" w:rsidP="00063728">
            <w:pPr>
              <w:jc w:val="right"/>
              <w:rPr>
                <w:ins w:id="34493" w:author="KIM, Jason" w:date="2019-04-02T13:39:00Z"/>
                <w:rFonts w:ascii="Calibri" w:eastAsia="Times New Roman" w:hAnsi="Calibri" w:cs="Calibri"/>
                <w:color w:val="000000"/>
                <w:lang w:eastAsia="en-AU"/>
              </w:rPr>
            </w:pPr>
            <w:ins w:id="344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95" w:author="KIM, Jason" w:date="2019-04-02T13:39:00Z"/>
        </w:trPr>
        <w:tc>
          <w:tcPr>
            <w:tcW w:w="708" w:type="pct"/>
            <w:vMerge/>
            <w:hideMark/>
          </w:tcPr>
          <w:p w:rsidR="00110C18" w:rsidRPr="0056388D" w:rsidRDefault="00110C18" w:rsidP="00063728">
            <w:pPr>
              <w:rPr>
                <w:ins w:id="344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97" w:author="KIM, Jason" w:date="2019-04-02T13:39:00Z"/>
                <w:rFonts w:ascii="Calibri" w:eastAsia="Times New Roman" w:hAnsi="Calibri" w:cs="Calibri"/>
                <w:color w:val="000000"/>
                <w:lang w:eastAsia="en-AU"/>
              </w:rPr>
            </w:pPr>
            <w:ins w:id="34498"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99" w:author="KIM, Jason" w:date="2019-04-02T13:39:00Z"/>
                <w:rFonts w:ascii="Calibri" w:eastAsia="Times New Roman" w:hAnsi="Calibri" w:cs="Calibri"/>
                <w:color w:val="000000"/>
                <w:lang w:eastAsia="en-AU"/>
              </w:rPr>
            </w:pPr>
            <w:ins w:id="3450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01" w:author="KIM, Jason" w:date="2019-04-02T13:39:00Z"/>
                <w:rFonts w:ascii="Calibri" w:eastAsia="Times New Roman" w:hAnsi="Calibri" w:cs="Calibri"/>
                <w:color w:val="000000"/>
                <w:lang w:eastAsia="en-AU"/>
              </w:rPr>
            </w:pPr>
            <w:ins w:id="34502" w:author="KIM, Jason" w:date="2019-04-02T13:39:00Z">
              <w:r w:rsidRPr="0056388D">
                <w:rPr>
                  <w:rFonts w:ascii="Calibri" w:eastAsia="Times New Roman" w:hAnsi="Calibri" w:cs="Calibri"/>
                  <w:color w:val="000000"/>
                  <w:lang w:eastAsia="en-AU"/>
                </w:rPr>
                <w:t>LLS2683</w:t>
              </w:r>
            </w:ins>
          </w:p>
        </w:tc>
        <w:tc>
          <w:tcPr>
            <w:tcW w:w="933" w:type="pct"/>
            <w:noWrap/>
            <w:hideMark/>
          </w:tcPr>
          <w:p w:rsidR="00110C18" w:rsidRPr="0056388D" w:rsidRDefault="00110C18" w:rsidP="00063728">
            <w:pPr>
              <w:rPr>
                <w:ins w:id="34503" w:author="KIM, Jason" w:date="2019-04-02T13:39:00Z"/>
                <w:rFonts w:ascii="Calibri" w:eastAsia="Times New Roman" w:hAnsi="Calibri" w:cs="Calibri"/>
                <w:color w:val="000000"/>
                <w:lang w:eastAsia="en-AU"/>
              </w:rPr>
            </w:pPr>
            <w:ins w:id="345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05" w:author="KIM, Jason" w:date="2019-04-02T13:39:00Z"/>
                <w:rFonts w:ascii="Calibri" w:eastAsia="Times New Roman" w:hAnsi="Calibri" w:cs="Calibri"/>
                <w:color w:val="000000"/>
                <w:lang w:eastAsia="en-AU"/>
              </w:rPr>
            </w:pPr>
            <w:ins w:id="34506" w:author="KIM, Jason" w:date="2019-04-02T13:39:00Z">
              <w:r w:rsidRPr="0056388D">
                <w:rPr>
                  <w:rFonts w:ascii="Calibri" w:eastAsia="Times New Roman" w:hAnsi="Calibri" w:cs="Calibri"/>
                  <w:color w:val="000000"/>
                  <w:lang w:eastAsia="en-AU"/>
                </w:rPr>
                <w:t>Chainage 8337</w:t>
              </w:r>
            </w:ins>
          </w:p>
        </w:tc>
        <w:tc>
          <w:tcPr>
            <w:tcW w:w="764" w:type="pct"/>
            <w:noWrap/>
            <w:hideMark/>
          </w:tcPr>
          <w:p w:rsidR="00110C18" w:rsidRPr="0056388D" w:rsidRDefault="00110C18" w:rsidP="00063728">
            <w:pPr>
              <w:jc w:val="right"/>
              <w:rPr>
                <w:ins w:id="34507" w:author="KIM, Jason" w:date="2019-04-02T13:39:00Z"/>
                <w:rFonts w:ascii="Calibri" w:eastAsia="Times New Roman" w:hAnsi="Calibri" w:cs="Calibri"/>
                <w:color w:val="000000"/>
                <w:lang w:eastAsia="en-AU"/>
              </w:rPr>
            </w:pPr>
            <w:ins w:id="345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09" w:author="KIM, Jason" w:date="2019-04-02T13:39:00Z"/>
        </w:trPr>
        <w:tc>
          <w:tcPr>
            <w:tcW w:w="708" w:type="pct"/>
            <w:vMerge w:val="restart"/>
            <w:noWrap/>
            <w:hideMark/>
          </w:tcPr>
          <w:p w:rsidR="00110C18" w:rsidRPr="0056388D" w:rsidRDefault="00110C18" w:rsidP="00063728">
            <w:pPr>
              <w:rPr>
                <w:ins w:id="34510" w:author="KIM, Jason" w:date="2019-04-02T13:39:00Z"/>
                <w:rFonts w:ascii="Calibri" w:eastAsia="Times New Roman" w:hAnsi="Calibri" w:cs="Calibri"/>
                <w:color w:val="000000"/>
                <w:lang w:eastAsia="en-AU"/>
              </w:rPr>
            </w:pPr>
            <w:ins w:id="34511" w:author="KIM, Jason" w:date="2019-04-02T13:39:00Z">
              <w:r w:rsidRPr="0056388D">
                <w:rPr>
                  <w:rFonts w:ascii="Calibri" w:eastAsia="Times New Roman" w:hAnsi="Calibri" w:cs="Calibri"/>
                  <w:color w:val="000000"/>
                  <w:lang w:eastAsia="en-AU"/>
                </w:rPr>
                <w:t>LLE62K81</w:t>
              </w:r>
            </w:ins>
          </w:p>
        </w:tc>
        <w:tc>
          <w:tcPr>
            <w:tcW w:w="605" w:type="pct"/>
            <w:noWrap/>
            <w:hideMark/>
          </w:tcPr>
          <w:p w:rsidR="00110C18" w:rsidRPr="0056388D" w:rsidRDefault="00110C18" w:rsidP="00063728">
            <w:pPr>
              <w:rPr>
                <w:ins w:id="34512" w:author="KIM, Jason" w:date="2019-04-02T13:39:00Z"/>
                <w:rFonts w:ascii="Calibri" w:eastAsia="Times New Roman" w:hAnsi="Calibri" w:cs="Calibri"/>
                <w:color w:val="000000"/>
                <w:lang w:eastAsia="en-AU"/>
              </w:rPr>
            </w:pPr>
            <w:ins w:id="34513"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14" w:author="KIM, Jason" w:date="2019-04-02T13:39:00Z"/>
                <w:rFonts w:ascii="Calibri" w:eastAsia="Times New Roman" w:hAnsi="Calibri" w:cs="Calibri"/>
                <w:color w:val="000000"/>
                <w:lang w:eastAsia="en-AU"/>
              </w:rPr>
            </w:pPr>
            <w:ins w:id="3451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16" w:author="KIM, Jason" w:date="2019-04-02T13:39:00Z"/>
                <w:rFonts w:ascii="Calibri" w:eastAsia="Times New Roman" w:hAnsi="Calibri" w:cs="Calibri"/>
                <w:color w:val="000000"/>
                <w:lang w:eastAsia="en-AU"/>
              </w:rPr>
            </w:pPr>
            <w:ins w:id="34517" w:author="KIM, Jason" w:date="2019-04-02T13:39:00Z">
              <w:r w:rsidRPr="0056388D">
                <w:rPr>
                  <w:rFonts w:ascii="Calibri" w:eastAsia="Times New Roman" w:hAnsi="Calibri" w:cs="Calibri"/>
                  <w:color w:val="000000"/>
                  <w:lang w:eastAsia="en-AU"/>
                </w:rPr>
                <w:t>LLS2662</w:t>
              </w:r>
            </w:ins>
          </w:p>
        </w:tc>
        <w:tc>
          <w:tcPr>
            <w:tcW w:w="933" w:type="pct"/>
            <w:noWrap/>
            <w:hideMark/>
          </w:tcPr>
          <w:p w:rsidR="00110C18" w:rsidRPr="0056388D" w:rsidRDefault="00110C18" w:rsidP="00063728">
            <w:pPr>
              <w:rPr>
                <w:ins w:id="34518" w:author="KIM, Jason" w:date="2019-04-02T13:39:00Z"/>
                <w:rFonts w:ascii="Calibri" w:eastAsia="Times New Roman" w:hAnsi="Calibri" w:cs="Calibri"/>
                <w:color w:val="000000"/>
                <w:lang w:eastAsia="en-AU"/>
              </w:rPr>
            </w:pPr>
            <w:ins w:id="345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20" w:author="KIM, Jason" w:date="2019-04-02T13:39:00Z"/>
                <w:rFonts w:ascii="Calibri" w:eastAsia="Times New Roman" w:hAnsi="Calibri" w:cs="Calibri"/>
                <w:color w:val="000000"/>
                <w:lang w:eastAsia="en-AU"/>
              </w:rPr>
            </w:pPr>
            <w:ins w:id="34521" w:author="KIM, Jason" w:date="2019-04-02T13:39:00Z">
              <w:r w:rsidRPr="0056388D">
                <w:rPr>
                  <w:rFonts w:ascii="Calibri" w:eastAsia="Times New Roman" w:hAnsi="Calibri" w:cs="Calibri"/>
                  <w:color w:val="000000"/>
                  <w:lang w:eastAsia="en-AU"/>
                </w:rPr>
                <w:t>Chainage 8120</w:t>
              </w:r>
            </w:ins>
          </w:p>
        </w:tc>
        <w:tc>
          <w:tcPr>
            <w:tcW w:w="764" w:type="pct"/>
            <w:noWrap/>
            <w:hideMark/>
          </w:tcPr>
          <w:p w:rsidR="00110C18" w:rsidRPr="0056388D" w:rsidRDefault="00110C18" w:rsidP="00063728">
            <w:pPr>
              <w:jc w:val="right"/>
              <w:rPr>
                <w:ins w:id="34522" w:author="KIM, Jason" w:date="2019-04-02T13:39:00Z"/>
                <w:rFonts w:ascii="Calibri" w:eastAsia="Times New Roman" w:hAnsi="Calibri" w:cs="Calibri"/>
                <w:color w:val="000000"/>
                <w:lang w:eastAsia="en-AU"/>
              </w:rPr>
            </w:pPr>
            <w:ins w:id="345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24" w:author="KIM, Jason" w:date="2019-04-02T13:39:00Z"/>
        </w:trPr>
        <w:tc>
          <w:tcPr>
            <w:tcW w:w="708" w:type="pct"/>
            <w:vMerge/>
            <w:hideMark/>
          </w:tcPr>
          <w:p w:rsidR="00110C18" w:rsidRPr="0056388D" w:rsidRDefault="00110C18" w:rsidP="00063728">
            <w:pPr>
              <w:rPr>
                <w:ins w:id="345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26" w:author="KIM, Jason" w:date="2019-04-02T13:39:00Z"/>
                <w:rFonts w:ascii="Calibri" w:eastAsia="Times New Roman" w:hAnsi="Calibri" w:cs="Calibri"/>
                <w:color w:val="000000"/>
                <w:lang w:eastAsia="en-AU"/>
              </w:rPr>
            </w:pPr>
            <w:ins w:id="34527"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28" w:author="KIM, Jason" w:date="2019-04-02T13:39:00Z"/>
                <w:rFonts w:ascii="Calibri" w:eastAsia="Times New Roman" w:hAnsi="Calibri" w:cs="Calibri"/>
                <w:color w:val="000000"/>
                <w:lang w:eastAsia="en-AU"/>
              </w:rPr>
            </w:pPr>
            <w:ins w:id="3452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30" w:author="KIM, Jason" w:date="2019-04-02T13:39:00Z"/>
                <w:rFonts w:ascii="Calibri" w:eastAsia="Times New Roman" w:hAnsi="Calibri" w:cs="Calibri"/>
                <w:color w:val="000000"/>
                <w:lang w:eastAsia="en-AU"/>
              </w:rPr>
            </w:pPr>
            <w:ins w:id="34531" w:author="KIM, Jason" w:date="2019-04-02T13:39:00Z">
              <w:r w:rsidRPr="0056388D">
                <w:rPr>
                  <w:rFonts w:ascii="Calibri" w:eastAsia="Times New Roman" w:hAnsi="Calibri" w:cs="Calibri"/>
                  <w:color w:val="000000"/>
                  <w:lang w:eastAsia="en-AU"/>
                </w:rPr>
                <w:t>LLS2663</w:t>
              </w:r>
            </w:ins>
          </w:p>
        </w:tc>
        <w:tc>
          <w:tcPr>
            <w:tcW w:w="933" w:type="pct"/>
            <w:noWrap/>
            <w:hideMark/>
          </w:tcPr>
          <w:p w:rsidR="00110C18" w:rsidRPr="0056388D" w:rsidRDefault="00110C18" w:rsidP="00063728">
            <w:pPr>
              <w:rPr>
                <w:ins w:id="34532" w:author="KIM, Jason" w:date="2019-04-02T13:39:00Z"/>
                <w:rFonts w:ascii="Calibri" w:eastAsia="Times New Roman" w:hAnsi="Calibri" w:cs="Calibri"/>
                <w:color w:val="000000"/>
                <w:lang w:eastAsia="en-AU"/>
              </w:rPr>
            </w:pPr>
            <w:ins w:id="345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34" w:author="KIM, Jason" w:date="2019-04-02T13:39:00Z"/>
                <w:rFonts w:ascii="Calibri" w:eastAsia="Times New Roman" w:hAnsi="Calibri" w:cs="Calibri"/>
                <w:color w:val="000000"/>
                <w:lang w:eastAsia="en-AU"/>
              </w:rPr>
            </w:pPr>
            <w:ins w:id="34535" w:author="KIM, Jason" w:date="2019-04-02T13:39:00Z">
              <w:r w:rsidRPr="0056388D">
                <w:rPr>
                  <w:rFonts w:ascii="Calibri" w:eastAsia="Times New Roman" w:hAnsi="Calibri" w:cs="Calibri"/>
                  <w:color w:val="000000"/>
                  <w:lang w:eastAsia="en-AU"/>
                </w:rPr>
                <w:t>Chainage 8130</w:t>
              </w:r>
            </w:ins>
          </w:p>
        </w:tc>
        <w:tc>
          <w:tcPr>
            <w:tcW w:w="764" w:type="pct"/>
            <w:noWrap/>
            <w:hideMark/>
          </w:tcPr>
          <w:p w:rsidR="00110C18" w:rsidRPr="0056388D" w:rsidRDefault="00110C18" w:rsidP="00063728">
            <w:pPr>
              <w:jc w:val="right"/>
              <w:rPr>
                <w:ins w:id="34536" w:author="KIM, Jason" w:date="2019-04-02T13:39:00Z"/>
                <w:rFonts w:ascii="Calibri" w:eastAsia="Times New Roman" w:hAnsi="Calibri" w:cs="Calibri"/>
                <w:color w:val="000000"/>
                <w:lang w:eastAsia="en-AU"/>
              </w:rPr>
            </w:pPr>
            <w:ins w:id="345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38" w:author="KIM, Jason" w:date="2019-04-02T13:39:00Z"/>
        </w:trPr>
        <w:tc>
          <w:tcPr>
            <w:tcW w:w="708" w:type="pct"/>
            <w:vMerge/>
            <w:hideMark/>
          </w:tcPr>
          <w:p w:rsidR="00110C18" w:rsidRPr="0056388D" w:rsidRDefault="00110C18" w:rsidP="00063728">
            <w:pPr>
              <w:rPr>
                <w:ins w:id="345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40" w:author="KIM, Jason" w:date="2019-04-02T13:39:00Z"/>
                <w:rFonts w:ascii="Calibri" w:eastAsia="Times New Roman" w:hAnsi="Calibri" w:cs="Calibri"/>
                <w:color w:val="000000"/>
                <w:lang w:eastAsia="en-AU"/>
              </w:rPr>
            </w:pPr>
            <w:ins w:id="34541"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42" w:author="KIM, Jason" w:date="2019-04-02T13:39:00Z"/>
                <w:rFonts w:ascii="Calibri" w:eastAsia="Times New Roman" w:hAnsi="Calibri" w:cs="Calibri"/>
                <w:color w:val="000000"/>
                <w:lang w:eastAsia="en-AU"/>
              </w:rPr>
            </w:pPr>
            <w:ins w:id="3454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44" w:author="KIM, Jason" w:date="2019-04-02T13:39:00Z"/>
                <w:rFonts w:ascii="Calibri" w:eastAsia="Times New Roman" w:hAnsi="Calibri" w:cs="Calibri"/>
                <w:color w:val="000000"/>
                <w:lang w:eastAsia="en-AU"/>
              </w:rPr>
            </w:pPr>
            <w:ins w:id="34545" w:author="KIM, Jason" w:date="2019-04-02T13:39:00Z">
              <w:r w:rsidRPr="0056388D">
                <w:rPr>
                  <w:rFonts w:ascii="Calibri" w:eastAsia="Times New Roman" w:hAnsi="Calibri" w:cs="Calibri"/>
                  <w:color w:val="000000"/>
                  <w:lang w:eastAsia="en-AU"/>
                </w:rPr>
                <w:t>LLS2664</w:t>
              </w:r>
            </w:ins>
          </w:p>
        </w:tc>
        <w:tc>
          <w:tcPr>
            <w:tcW w:w="933" w:type="pct"/>
            <w:noWrap/>
            <w:hideMark/>
          </w:tcPr>
          <w:p w:rsidR="00110C18" w:rsidRPr="0056388D" w:rsidRDefault="00110C18" w:rsidP="00063728">
            <w:pPr>
              <w:rPr>
                <w:ins w:id="34546" w:author="KIM, Jason" w:date="2019-04-02T13:39:00Z"/>
                <w:rFonts w:ascii="Calibri" w:eastAsia="Times New Roman" w:hAnsi="Calibri" w:cs="Calibri"/>
                <w:color w:val="000000"/>
                <w:lang w:eastAsia="en-AU"/>
              </w:rPr>
            </w:pPr>
            <w:ins w:id="345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48" w:author="KIM, Jason" w:date="2019-04-02T13:39:00Z"/>
                <w:rFonts w:ascii="Calibri" w:eastAsia="Times New Roman" w:hAnsi="Calibri" w:cs="Calibri"/>
                <w:color w:val="000000"/>
                <w:lang w:eastAsia="en-AU"/>
              </w:rPr>
            </w:pPr>
            <w:ins w:id="34549" w:author="KIM, Jason" w:date="2019-04-02T13:39:00Z">
              <w:r w:rsidRPr="0056388D">
                <w:rPr>
                  <w:rFonts w:ascii="Calibri" w:eastAsia="Times New Roman" w:hAnsi="Calibri" w:cs="Calibri"/>
                  <w:color w:val="000000"/>
                  <w:lang w:eastAsia="en-AU"/>
                </w:rPr>
                <w:t>Chainage 8139</w:t>
              </w:r>
            </w:ins>
          </w:p>
        </w:tc>
        <w:tc>
          <w:tcPr>
            <w:tcW w:w="764" w:type="pct"/>
            <w:noWrap/>
            <w:hideMark/>
          </w:tcPr>
          <w:p w:rsidR="00110C18" w:rsidRPr="0056388D" w:rsidRDefault="00110C18" w:rsidP="00063728">
            <w:pPr>
              <w:jc w:val="right"/>
              <w:rPr>
                <w:ins w:id="34550" w:author="KIM, Jason" w:date="2019-04-02T13:39:00Z"/>
                <w:rFonts w:ascii="Calibri" w:eastAsia="Times New Roman" w:hAnsi="Calibri" w:cs="Calibri"/>
                <w:color w:val="000000"/>
                <w:lang w:eastAsia="en-AU"/>
              </w:rPr>
            </w:pPr>
            <w:ins w:id="345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52" w:author="KIM, Jason" w:date="2019-04-02T13:39:00Z"/>
        </w:trPr>
        <w:tc>
          <w:tcPr>
            <w:tcW w:w="708" w:type="pct"/>
            <w:vMerge/>
            <w:hideMark/>
          </w:tcPr>
          <w:p w:rsidR="00110C18" w:rsidRPr="0056388D" w:rsidRDefault="00110C18" w:rsidP="00063728">
            <w:pPr>
              <w:rPr>
                <w:ins w:id="345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54" w:author="KIM, Jason" w:date="2019-04-02T13:39:00Z"/>
                <w:rFonts w:ascii="Calibri" w:eastAsia="Times New Roman" w:hAnsi="Calibri" w:cs="Calibri"/>
                <w:color w:val="000000"/>
                <w:lang w:eastAsia="en-AU"/>
              </w:rPr>
            </w:pPr>
            <w:ins w:id="34555"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56" w:author="KIM, Jason" w:date="2019-04-02T13:39:00Z"/>
                <w:rFonts w:ascii="Calibri" w:eastAsia="Times New Roman" w:hAnsi="Calibri" w:cs="Calibri"/>
                <w:color w:val="000000"/>
                <w:lang w:eastAsia="en-AU"/>
              </w:rPr>
            </w:pPr>
            <w:ins w:id="3455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58" w:author="KIM, Jason" w:date="2019-04-02T13:39:00Z"/>
                <w:rFonts w:ascii="Calibri" w:eastAsia="Times New Roman" w:hAnsi="Calibri" w:cs="Calibri"/>
                <w:color w:val="000000"/>
                <w:lang w:eastAsia="en-AU"/>
              </w:rPr>
            </w:pPr>
            <w:ins w:id="34559" w:author="KIM, Jason" w:date="2019-04-02T13:39:00Z">
              <w:r w:rsidRPr="0056388D">
                <w:rPr>
                  <w:rFonts w:ascii="Calibri" w:eastAsia="Times New Roman" w:hAnsi="Calibri" w:cs="Calibri"/>
                  <w:color w:val="000000"/>
                  <w:lang w:eastAsia="en-AU"/>
                </w:rPr>
                <w:t>LLS2665</w:t>
              </w:r>
            </w:ins>
          </w:p>
        </w:tc>
        <w:tc>
          <w:tcPr>
            <w:tcW w:w="933" w:type="pct"/>
            <w:noWrap/>
            <w:hideMark/>
          </w:tcPr>
          <w:p w:rsidR="00110C18" w:rsidRPr="0056388D" w:rsidRDefault="00110C18" w:rsidP="00063728">
            <w:pPr>
              <w:rPr>
                <w:ins w:id="34560" w:author="KIM, Jason" w:date="2019-04-02T13:39:00Z"/>
                <w:rFonts w:ascii="Calibri" w:eastAsia="Times New Roman" w:hAnsi="Calibri" w:cs="Calibri"/>
                <w:color w:val="000000"/>
                <w:lang w:eastAsia="en-AU"/>
              </w:rPr>
            </w:pPr>
            <w:ins w:id="345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62" w:author="KIM, Jason" w:date="2019-04-02T13:39:00Z"/>
                <w:rFonts w:ascii="Calibri" w:eastAsia="Times New Roman" w:hAnsi="Calibri" w:cs="Calibri"/>
                <w:color w:val="000000"/>
                <w:lang w:eastAsia="en-AU"/>
              </w:rPr>
            </w:pPr>
            <w:ins w:id="34563" w:author="KIM, Jason" w:date="2019-04-02T13:39:00Z">
              <w:r w:rsidRPr="0056388D">
                <w:rPr>
                  <w:rFonts w:ascii="Calibri" w:eastAsia="Times New Roman" w:hAnsi="Calibri" w:cs="Calibri"/>
                  <w:color w:val="000000"/>
                  <w:lang w:eastAsia="en-AU"/>
                </w:rPr>
                <w:t>Chainage 8149</w:t>
              </w:r>
            </w:ins>
          </w:p>
        </w:tc>
        <w:tc>
          <w:tcPr>
            <w:tcW w:w="764" w:type="pct"/>
            <w:noWrap/>
            <w:hideMark/>
          </w:tcPr>
          <w:p w:rsidR="00110C18" w:rsidRPr="0056388D" w:rsidRDefault="00110C18" w:rsidP="00063728">
            <w:pPr>
              <w:jc w:val="right"/>
              <w:rPr>
                <w:ins w:id="34564" w:author="KIM, Jason" w:date="2019-04-02T13:39:00Z"/>
                <w:rFonts w:ascii="Calibri" w:eastAsia="Times New Roman" w:hAnsi="Calibri" w:cs="Calibri"/>
                <w:color w:val="000000"/>
                <w:lang w:eastAsia="en-AU"/>
              </w:rPr>
            </w:pPr>
            <w:ins w:id="34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66" w:author="KIM, Jason" w:date="2019-04-02T13:39:00Z"/>
        </w:trPr>
        <w:tc>
          <w:tcPr>
            <w:tcW w:w="708" w:type="pct"/>
            <w:vMerge/>
            <w:hideMark/>
          </w:tcPr>
          <w:p w:rsidR="00110C18" w:rsidRPr="0056388D" w:rsidRDefault="00110C18" w:rsidP="00063728">
            <w:pPr>
              <w:rPr>
                <w:ins w:id="345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68" w:author="KIM, Jason" w:date="2019-04-02T13:39:00Z"/>
                <w:rFonts w:ascii="Calibri" w:eastAsia="Times New Roman" w:hAnsi="Calibri" w:cs="Calibri"/>
                <w:color w:val="000000"/>
                <w:lang w:eastAsia="en-AU"/>
              </w:rPr>
            </w:pPr>
            <w:ins w:id="34569"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70" w:author="KIM, Jason" w:date="2019-04-02T13:39:00Z"/>
                <w:rFonts w:ascii="Calibri" w:eastAsia="Times New Roman" w:hAnsi="Calibri" w:cs="Calibri"/>
                <w:color w:val="000000"/>
                <w:lang w:eastAsia="en-AU"/>
              </w:rPr>
            </w:pPr>
            <w:ins w:id="3457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72" w:author="KIM, Jason" w:date="2019-04-02T13:39:00Z"/>
                <w:rFonts w:ascii="Calibri" w:eastAsia="Times New Roman" w:hAnsi="Calibri" w:cs="Calibri"/>
                <w:color w:val="000000"/>
                <w:lang w:eastAsia="en-AU"/>
              </w:rPr>
            </w:pPr>
            <w:ins w:id="34573" w:author="KIM, Jason" w:date="2019-04-02T13:39:00Z">
              <w:r w:rsidRPr="0056388D">
                <w:rPr>
                  <w:rFonts w:ascii="Calibri" w:eastAsia="Times New Roman" w:hAnsi="Calibri" w:cs="Calibri"/>
                  <w:color w:val="000000"/>
                  <w:lang w:eastAsia="en-AU"/>
                </w:rPr>
                <w:t>LLS2666</w:t>
              </w:r>
            </w:ins>
          </w:p>
        </w:tc>
        <w:tc>
          <w:tcPr>
            <w:tcW w:w="933" w:type="pct"/>
            <w:noWrap/>
            <w:hideMark/>
          </w:tcPr>
          <w:p w:rsidR="00110C18" w:rsidRPr="0056388D" w:rsidRDefault="00110C18" w:rsidP="00063728">
            <w:pPr>
              <w:rPr>
                <w:ins w:id="34574" w:author="KIM, Jason" w:date="2019-04-02T13:39:00Z"/>
                <w:rFonts w:ascii="Calibri" w:eastAsia="Times New Roman" w:hAnsi="Calibri" w:cs="Calibri"/>
                <w:color w:val="000000"/>
                <w:lang w:eastAsia="en-AU"/>
              </w:rPr>
            </w:pPr>
            <w:ins w:id="345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76" w:author="KIM, Jason" w:date="2019-04-02T13:39:00Z"/>
                <w:rFonts w:ascii="Calibri" w:eastAsia="Times New Roman" w:hAnsi="Calibri" w:cs="Calibri"/>
                <w:color w:val="000000"/>
                <w:lang w:eastAsia="en-AU"/>
              </w:rPr>
            </w:pPr>
            <w:ins w:id="34577" w:author="KIM, Jason" w:date="2019-04-02T13:39:00Z">
              <w:r w:rsidRPr="0056388D">
                <w:rPr>
                  <w:rFonts w:ascii="Calibri" w:eastAsia="Times New Roman" w:hAnsi="Calibri" w:cs="Calibri"/>
                  <w:color w:val="000000"/>
                  <w:lang w:eastAsia="en-AU"/>
                </w:rPr>
                <w:t>Chainage 8159</w:t>
              </w:r>
            </w:ins>
          </w:p>
        </w:tc>
        <w:tc>
          <w:tcPr>
            <w:tcW w:w="764" w:type="pct"/>
            <w:noWrap/>
            <w:hideMark/>
          </w:tcPr>
          <w:p w:rsidR="00110C18" w:rsidRPr="0056388D" w:rsidRDefault="00110C18" w:rsidP="00063728">
            <w:pPr>
              <w:jc w:val="right"/>
              <w:rPr>
                <w:ins w:id="34578" w:author="KIM, Jason" w:date="2019-04-02T13:39:00Z"/>
                <w:rFonts w:ascii="Calibri" w:eastAsia="Times New Roman" w:hAnsi="Calibri" w:cs="Calibri"/>
                <w:color w:val="000000"/>
                <w:lang w:eastAsia="en-AU"/>
              </w:rPr>
            </w:pPr>
            <w:ins w:id="345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80" w:author="KIM, Jason" w:date="2019-04-02T13:39:00Z"/>
        </w:trPr>
        <w:tc>
          <w:tcPr>
            <w:tcW w:w="708" w:type="pct"/>
            <w:vMerge/>
            <w:hideMark/>
          </w:tcPr>
          <w:p w:rsidR="00110C18" w:rsidRPr="0056388D" w:rsidRDefault="00110C18" w:rsidP="00063728">
            <w:pPr>
              <w:rPr>
                <w:ins w:id="345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82" w:author="KIM, Jason" w:date="2019-04-02T13:39:00Z"/>
                <w:rFonts w:ascii="Calibri" w:eastAsia="Times New Roman" w:hAnsi="Calibri" w:cs="Calibri"/>
                <w:color w:val="000000"/>
                <w:lang w:eastAsia="en-AU"/>
              </w:rPr>
            </w:pPr>
            <w:ins w:id="34583"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84" w:author="KIM, Jason" w:date="2019-04-02T13:39:00Z"/>
                <w:rFonts w:ascii="Calibri" w:eastAsia="Times New Roman" w:hAnsi="Calibri" w:cs="Calibri"/>
                <w:color w:val="000000"/>
                <w:lang w:eastAsia="en-AU"/>
              </w:rPr>
            </w:pPr>
            <w:ins w:id="3458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86" w:author="KIM, Jason" w:date="2019-04-02T13:39:00Z"/>
                <w:rFonts w:ascii="Calibri" w:eastAsia="Times New Roman" w:hAnsi="Calibri" w:cs="Calibri"/>
                <w:color w:val="000000"/>
                <w:lang w:eastAsia="en-AU"/>
              </w:rPr>
            </w:pPr>
            <w:ins w:id="34587" w:author="KIM, Jason" w:date="2019-04-02T13:39:00Z">
              <w:r w:rsidRPr="0056388D">
                <w:rPr>
                  <w:rFonts w:ascii="Calibri" w:eastAsia="Times New Roman" w:hAnsi="Calibri" w:cs="Calibri"/>
                  <w:color w:val="000000"/>
                  <w:lang w:eastAsia="en-AU"/>
                </w:rPr>
                <w:t>LLS2667</w:t>
              </w:r>
            </w:ins>
          </w:p>
        </w:tc>
        <w:tc>
          <w:tcPr>
            <w:tcW w:w="933" w:type="pct"/>
            <w:noWrap/>
            <w:hideMark/>
          </w:tcPr>
          <w:p w:rsidR="00110C18" w:rsidRPr="0056388D" w:rsidRDefault="00110C18" w:rsidP="00063728">
            <w:pPr>
              <w:rPr>
                <w:ins w:id="34588" w:author="KIM, Jason" w:date="2019-04-02T13:39:00Z"/>
                <w:rFonts w:ascii="Calibri" w:eastAsia="Times New Roman" w:hAnsi="Calibri" w:cs="Calibri"/>
                <w:color w:val="000000"/>
                <w:lang w:eastAsia="en-AU"/>
              </w:rPr>
            </w:pPr>
            <w:ins w:id="345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90" w:author="KIM, Jason" w:date="2019-04-02T13:39:00Z"/>
                <w:rFonts w:ascii="Calibri" w:eastAsia="Times New Roman" w:hAnsi="Calibri" w:cs="Calibri"/>
                <w:color w:val="000000"/>
                <w:lang w:eastAsia="en-AU"/>
              </w:rPr>
            </w:pPr>
            <w:ins w:id="34591" w:author="KIM, Jason" w:date="2019-04-02T13:39:00Z">
              <w:r w:rsidRPr="0056388D">
                <w:rPr>
                  <w:rFonts w:ascii="Calibri" w:eastAsia="Times New Roman" w:hAnsi="Calibri" w:cs="Calibri"/>
                  <w:color w:val="000000"/>
                  <w:lang w:eastAsia="en-AU"/>
                </w:rPr>
                <w:t>Chainage 8168</w:t>
              </w:r>
            </w:ins>
          </w:p>
        </w:tc>
        <w:tc>
          <w:tcPr>
            <w:tcW w:w="764" w:type="pct"/>
            <w:noWrap/>
            <w:hideMark/>
          </w:tcPr>
          <w:p w:rsidR="00110C18" w:rsidRPr="0056388D" w:rsidRDefault="00110C18" w:rsidP="00063728">
            <w:pPr>
              <w:jc w:val="right"/>
              <w:rPr>
                <w:ins w:id="34592" w:author="KIM, Jason" w:date="2019-04-02T13:39:00Z"/>
                <w:rFonts w:ascii="Calibri" w:eastAsia="Times New Roman" w:hAnsi="Calibri" w:cs="Calibri"/>
                <w:color w:val="000000"/>
                <w:lang w:eastAsia="en-AU"/>
              </w:rPr>
            </w:pPr>
            <w:ins w:id="345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94" w:author="KIM, Jason" w:date="2019-04-02T13:39:00Z"/>
        </w:trPr>
        <w:tc>
          <w:tcPr>
            <w:tcW w:w="708" w:type="pct"/>
            <w:vMerge/>
            <w:hideMark/>
          </w:tcPr>
          <w:p w:rsidR="00110C18" w:rsidRPr="0056388D" w:rsidRDefault="00110C18" w:rsidP="00063728">
            <w:pPr>
              <w:rPr>
                <w:ins w:id="345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96" w:author="KIM, Jason" w:date="2019-04-02T13:39:00Z"/>
                <w:rFonts w:ascii="Calibri" w:eastAsia="Times New Roman" w:hAnsi="Calibri" w:cs="Calibri"/>
                <w:color w:val="000000"/>
                <w:lang w:eastAsia="en-AU"/>
              </w:rPr>
            </w:pPr>
            <w:ins w:id="34597"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98" w:author="KIM, Jason" w:date="2019-04-02T13:39:00Z"/>
                <w:rFonts w:ascii="Calibri" w:eastAsia="Times New Roman" w:hAnsi="Calibri" w:cs="Calibri"/>
                <w:color w:val="000000"/>
                <w:lang w:eastAsia="en-AU"/>
              </w:rPr>
            </w:pPr>
            <w:ins w:id="3459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00" w:author="KIM, Jason" w:date="2019-04-02T13:39:00Z"/>
                <w:rFonts w:ascii="Calibri" w:eastAsia="Times New Roman" w:hAnsi="Calibri" w:cs="Calibri"/>
                <w:color w:val="000000"/>
                <w:lang w:eastAsia="en-AU"/>
              </w:rPr>
            </w:pPr>
            <w:ins w:id="34601" w:author="KIM, Jason" w:date="2019-04-02T13:39:00Z">
              <w:r w:rsidRPr="0056388D">
                <w:rPr>
                  <w:rFonts w:ascii="Calibri" w:eastAsia="Times New Roman" w:hAnsi="Calibri" w:cs="Calibri"/>
                  <w:color w:val="000000"/>
                  <w:lang w:eastAsia="en-AU"/>
                </w:rPr>
                <w:t>LLS2668</w:t>
              </w:r>
            </w:ins>
          </w:p>
        </w:tc>
        <w:tc>
          <w:tcPr>
            <w:tcW w:w="933" w:type="pct"/>
            <w:noWrap/>
            <w:hideMark/>
          </w:tcPr>
          <w:p w:rsidR="00110C18" w:rsidRPr="0056388D" w:rsidRDefault="00110C18" w:rsidP="00063728">
            <w:pPr>
              <w:rPr>
                <w:ins w:id="34602" w:author="KIM, Jason" w:date="2019-04-02T13:39:00Z"/>
                <w:rFonts w:ascii="Calibri" w:eastAsia="Times New Roman" w:hAnsi="Calibri" w:cs="Calibri"/>
                <w:color w:val="000000"/>
                <w:lang w:eastAsia="en-AU"/>
              </w:rPr>
            </w:pPr>
            <w:ins w:id="346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04" w:author="KIM, Jason" w:date="2019-04-02T13:39:00Z"/>
                <w:rFonts w:ascii="Calibri" w:eastAsia="Times New Roman" w:hAnsi="Calibri" w:cs="Calibri"/>
                <w:color w:val="000000"/>
                <w:lang w:eastAsia="en-AU"/>
              </w:rPr>
            </w:pPr>
            <w:ins w:id="34605" w:author="KIM, Jason" w:date="2019-04-02T13:39:00Z">
              <w:r w:rsidRPr="0056388D">
                <w:rPr>
                  <w:rFonts w:ascii="Calibri" w:eastAsia="Times New Roman" w:hAnsi="Calibri" w:cs="Calibri"/>
                  <w:color w:val="000000"/>
                  <w:lang w:eastAsia="en-AU"/>
                </w:rPr>
                <w:t>Chainage 8178</w:t>
              </w:r>
            </w:ins>
          </w:p>
        </w:tc>
        <w:tc>
          <w:tcPr>
            <w:tcW w:w="764" w:type="pct"/>
            <w:noWrap/>
            <w:hideMark/>
          </w:tcPr>
          <w:p w:rsidR="00110C18" w:rsidRPr="0056388D" w:rsidRDefault="00110C18" w:rsidP="00063728">
            <w:pPr>
              <w:jc w:val="right"/>
              <w:rPr>
                <w:ins w:id="34606" w:author="KIM, Jason" w:date="2019-04-02T13:39:00Z"/>
                <w:rFonts w:ascii="Calibri" w:eastAsia="Times New Roman" w:hAnsi="Calibri" w:cs="Calibri"/>
                <w:color w:val="000000"/>
                <w:lang w:eastAsia="en-AU"/>
              </w:rPr>
            </w:pPr>
            <w:ins w:id="34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08" w:author="KIM, Jason" w:date="2019-04-02T13:39:00Z"/>
        </w:trPr>
        <w:tc>
          <w:tcPr>
            <w:tcW w:w="708" w:type="pct"/>
            <w:vMerge/>
            <w:hideMark/>
          </w:tcPr>
          <w:p w:rsidR="00110C18" w:rsidRPr="0056388D" w:rsidRDefault="00110C18" w:rsidP="00063728">
            <w:pPr>
              <w:rPr>
                <w:ins w:id="346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10" w:author="KIM, Jason" w:date="2019-04-02T13:39:00Z"/>
                <w:rFonts w:ascii="Calibri" w:eastAsia="Times New Roman" w:hAnsi="Calibri" w:cs="Calibri"/>
                <w:color w:val="000000"/>
                <w:lang w:eastAsia="en-AU"/>
              </w:rPr>
            </w:pPr>
            <w:ins w:id="34611"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12" w:author="KIM, Jason" w:date="2019-04-02T13:39:00Z"/>
                <w:rFonts w:ascii="Calibri" w:eastAsia="Times New Roman" w:hAnsi="Calibri" w:cs="Calibri"/>
                <w:color w:val="000000"/>
                <w:lang w:eastAsia="en-AU"/>
              </w:rPr>
            </w:pPr>
            <w:ins w:id="3461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14" w:author="KIM, Jason" w:date="2019-04-02T13:39:00Z"/>
                <w:rFonts w:ascii="Calibri" w:eastAsia="Times New Roman" w:hAnsi="Calibri" w:cs="Calibri"/>
                <w:color w:val="000000"/>
                <w:lang w:eastAsia="en-AU"/>
              </w:rPr>
            </w:pPr>
            <w:ins w:id="34615" w:author="KIM, Jason" w:date="2019-04-02T13:39:00Z">
              <w:r w:rsidRPr="0056388D">
                <w:rPr>
                  <w:rFonts w:ascii="Calibri" w:eastAsia="Times New Roman" w:hAnsi="Calibri" w:cs="Calibri"/>
                  <w:color w:val="000000"/>
                  <w:lang w:eastAsia="en-AU"/>
                </w:rPr>
                <w:t>LLS2669</w:t>
              </w:r>
            </w:ins>
          </w:p>
        </w:tc>
        <w:tc>
          <w:tcPr>
            <w:tcW w:w="933" w:type="pct"/>
            <w:noWrap/>
            <w:hideMark/>
          </w:tcPr>
          <w:p w:rsidR="00110C18" w:rsidRPr="0056388D" w:rsidRDefault="00110C18" w:rsidP="00063728">
            <w:pPr>
              <w:rPr>
                <w:ins w:id="34616" w:author="KIM, Jason" w:date="2019-04-02T13:39:00Z"/>
                <w:rFonts w:ascii="Calibri" w:eastAsia="Times New Roman" w:hAnsi="Calibri" w:cs="Calibri"/>
                <w:color w:val="000000"/>
                <w:lang w:eastAsia="en-AU"/>
              </w:rPr>
            </w:pPr>
            <w:ins w:id="346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18" w:author="KIM, Jason" w:date="2019-04-02T13:39:00Z"/>
                <w:rFonts w:ascii="Calibri" w:eastAsia="Times New Roman" w:hAnsi="Calibri" w:cs="Calibri"/>
                <w:color w:val="000000"/>
                <w:lang w:eastAsia="en-AU"/>
              </w:rPr>
            </w:pPr>
            <w:ins w:id="34619" w:author="KIM, Jason" w:date="2019-04-02T13:39:00Z">
              <w:r w:rsidRPr="0056388D">
                <w:rPr>
                  <w:rFonts w:ascii="Calibri" w:eastAsia="Times New Roman" w:hAnsi="Calibri" w:cs="Calibri"/>
                  <w:color w:val="000000"/>
                  <w:lang w:eastAsia="en-AU"/>
                </w:rPr>
                <w:t>Chainage 8188</w:t>
              </w:r>
            </w:ins>
          </w:p>
        </w:tc>
        <w:tc>
          <w:tcPr>
            <w:tcW w:w="764" w:type="pct"/>
            <w:noWrap/>
            <w:hideMark/>
          </w:tcPr>
          <w:p w:rsidR="00110C18" w:rsidRPr="0056388D" w:rsidRDefault="00110C18" w:rsidP="00063728">
            <w:pPr>
              <w:jc w:val="right"/>
              <w:rPr>
                <w:ins w:id="34620" w:author="KIM, Jason" w:date="2019-04-02T13:39:00Z"/>
                <w:rFonts w:ascii="Calibri" w:eastAsia="Times New Roman" w:hAnsi="Calibri" w:cs="Calibri"/>
                <w:color w:val="000000"/>
                <w:lang w:eastAsia="en-AU"/>
              </w:rPr>
            </w:pPr>
            <w:ins w:id="346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22" w:author="KIM, Jason" w:date="2019-04-02T13:39:00Z"/>
        </w:trPr>
        <w:tc>
          <w:tcPr>
            <w:tcW w:w="708" w:type="pct"/>
            <w:vMerge/>
            <w:hideMark/>
          </w:tcPr>
          <w:p w:rsidR="00110C18" w:rsidRPr="0056388D" w:rsidRDefault="00110C18" w:rsidP="00063728">
            <w:pPr>
              <w:rPr>
                <w:ins w:id="346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24" w:author="KIM, Jason" w:date="2019-04-02T13:39:00Z"/>
                <w:rFonts w:ascii="Calibri" w:eastAsia="Times New Roman" w:hAnsi="Calibri" w:cs="Calibri"/>
                <w:color w:val="000000"/>
                <w:lang w:eastAsia="en-AU"/>
              </w:rPr>
            </w:pPr>
            <w:ins w:id="34625"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26" w:author="KIM, Jason" w:date="2019-04-02T13:39:00Z"/>
                <w:rFonts w:ascii="Calibri" w:eastAsia="Times New Roman" w:hAnsi="Calibri" w:cs="Calibri"/>
                <w:color w:val="000000"/>
                <w:lang w:eastAsia="en-AU"/>
              </w:rPr>
            </w:pPr>
            <w:ins w:id="3462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28" w:author="KIM, Jason" w:date="2019-04-02T13:39:00Z"/>
                <w:rFonts w:ascii="Calibri" w:eastAsia="Times New Roman" w:hAnsi="Calibri" w:cs="Calibri"/>
                <w:color w:val="000000"/>
                <w:lang w:eastAsia="en-AU"/>
              </w:rPr>
            </w:pPr>
            <w:ins w:id="34629" w:author="KIM, Jason" w:date="2019-04-02T13:39:00Z">
              <w:r w:rsidRPr="0056388D">
                <w:rPr>
                  <w:rFonts w:ascii="Calibri" w:eastAsia="Times New Roman" w:hAnsi="Calibri" w:cs="Calibri"/>
                  <w:color w:val="000000"/>
                  <w:lang w:eastAsia="en-AU"/>
                </w:rPr>
                <w:t>LLS2670</w:t>
              </w:r>
            </w:ins>
          </w:p>
        </w:tc>
        <w:tc>
          <w:tcPr>
            <w:tcW w:w="933" w:type="pct"/>
            <w:noWrap/>
            <w:hideMark/>
          </w:tcPr>
          <w:p w:rsidR="00110C18" w:rsidRPr="0056388D" w:rsidRDefault="00110C18" w:rsidP="00063728">
            <w:pPr>
              <w:rPr>
                <w:ins w:id="34630" w:author="KIM, Jason" w:date="2019-04-02T13:39:00Z"/>
                <w:rFonts w:ascii="Calibri" w:eastAsia="Times New Roman" w:hAnsi="Calibri" w:cs="Calibri"/>
                <w:color w:val="000000"/>
                <w:lang w:eastAsia="en-AU"/>
              </w:rPr>
            </w:pPr>
            <w:ins w:id="346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32" w:author="KIM, Jason" w:date="2019-04-02T13:39:00Z"/>
                <w:rFonts w:ascii="Calibri" w:eastAsia="Times New Roman" w:hAnsi="Calibri" w:cs="Calibri"/>
                <w:color w:val="000000"/>
                <w:lang w:eastAsia="en-AU"/>
              </w:rPr>
            </w:pPr>
            <w:ins w:id="34633" w:author="KIM, Jason" w:date="2019-04-02T13:39:00Z">
              <w:r w:rsidRPr="0056388D">
                <w:rPr>
                  <w:rFonts w:ascii="Calibri" w:eastAsia="Times New Roman" w:hAnsi="Calibri" w:cs="Calibri"/>
                  <w:color w:val="000000"/>
                  <w:lang w:eastAsia="en-AU"/>
                </w:rPr>
                <w:t>Chainage 8197</w:t>
              </w:r>
            </w:ins>
          </w:p>
        </w:tc>
        <w:tc>
          <w:tcPr>
            <w:tcW w:w="764" w:type="pct"/>
            <w:noWrap/>
            <w:hideMark/>
          </w:tcPr>
          <w:p w:rsidR="00110C18" w:rsidRPr="0056388D" w:rsidRDefault="00110C18" w:rsidP="00063728">
            <w:pPr>
              <w:jc w:val="right"/>
              <w:rPr>
                <w:ins w:id="34634" w:author="KIM, Jason" w:date="2019-04-02T13:39:00Z"/>
                <w:rFonts w:ascii="Calibri" w:eastAsia="Times New Roman" w:hAnsi="Calibri" w:cs="Calibri"/>
                <w:color w:val="000000"/>
                <w:lang w:eastAsia="en-AU"/>
              </w:rPr>
            </w:pPr>
            <w:ins w:id="346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36" w:author="KIM, Jason" w:date="2019-04-02T13:39:00Z"/>
        </w:trPr>
        <w:tc>
          <w:tcPr>
            <w:tcW w:w="708" w:type="pct"/>
            <w:vMerge/>
            <w:hideMark/>
          </w:tcPr>
          <w:p w:rsidR="00110C18" w:rsidRPr="0056388D" w:rsidRDefault="00110C18" w:rsidP="00063728">
            <w:pPr>
              <w:rPr>
                <w:ins w:id="346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38" w:author="KIM, Jason" w:date="2019-04-02T13:39:00Z"/>
                <w:rFonts w:ascii="Calibri" w:eastAsia="Times New Roman" w:hAnsi="Calibri" w:cs="Calibri"/>
                <w:color w:val="000000"/>
                <w:lang w:eastAsia="en-AU"/>
              </w:rPr>
            </w:pPr>
            <w:ins w:id="34639"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40" w:author="KIM, Jason" w:date="2019-04-02T13:39:00Z"/>
                <w:rFonts w:ascii="Calibri" w:eastAsia="Times New Roman" w:hAnsi="Calibri" w:cs="Calibri"/>
                <w:color w:val="000000"/>
                <w:lang w:eastAsia="en-AU"/>
              </w:rPr>
            </w:pPr>
            <w:ins w:id="3464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42" w:author="KIM, Jason" w:date="2019-04-02T13:39:00Z"/>
                <w:rFonts w:ascii="Calibri" w:eastAsia="Times New Roman" w:hAnsi="Calibri" w:cs="Calibri"/>
                <w:color w:val="000000"/>
                <w:lang w:eastAsia="en-AU"/>
              </w:rPr>
            </w:pPr>
            <w:ins w:id="34643" w:author="KIM, Jason" w:date="2019-04-02T13:39:00Z">
              <w:r w:rsidRPr="0056388D">
                <w:rPr>
                  <w:rFonts w:ascii="Calibri" w:eastAsia="Times New Roman" w:hAnsi="Calibri" w:cs="Calibri"/>
                  <w:color w:val="000000"/>
                  <w:lang w:eastAsia="en-AU"/>
                </w:rPr>
                <w:t>LLS2671</w:t>
              </w:r>
            </w:ins>
          </w:p>
        </w:tc>
        <w:tc>
          <w:tcPr>
            <w:tcW w:w="933" w:type="pct"/>
            <w:noWrap/>
            <w:hideMark/>
          </w:tcPr>
          <w:p w:rsidR="00110C18" w:rsidRPr="0056388D" w:rsidRDefault="00110C18" w:rsidP="00063728">
            <w:pPr>
              <w:rPr>
                <w:ins w:id="34644" w:author="KIM, Jason" w:date="2019-04-02T13:39:00Z"/>
                <w:rFonts w:ascii="Calibri" w:eastAsia="Times New Roman" w:hAnsi="Calibri" w:cs="Calibri"/>
                <w:color w:val="000000"/>
                <w:lang w:eastAsia="en-AU"/>
              </w:rPr>
            </w:pPr>
            <w:ins w:id="346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46" w:author="KIM, Jason" w:date="2019-04-02T13:39:00Z"/>
                <w:rFonts w:ascii="Calibri" w:eastAsia="Times New Roman" w:hAnsi="Calibri" w:cs="Calibri"/>
                <w:color w:val="000000"/>
                <w:lang w:eastAsia="en-AU"/>
              </w:rPr>
            </w:pPr>
            <w:ins w:id="34647" w:author="KIM, Jason" w:date="2019-04-02T13:39:00Z">
              <w:r w:rsidRPr="0056388D">
                <w:rPr>
                  <w:rFonts w:ascii="Calibri" w:eastAsia="Times New Roman" w:hAnsi="Calibri" w:cs="Calibri"/>
                  <w:color w:val="000000"/>
                  <w:lang w:eastAsia="en-AU"/>
                </w:rPr>
                <w:t>Chainage 8207</w:t>
              </w:r>
            </w:ins>
          </w:p>
        </w:tc>
        <w:tc>
          <w:tcPr>
            <w:tcW w:w="764" w:type="pct"/>
            <w:noWrap/>
            <w:hideMark/>
          </w:tcPr>
          <w:p w:rsidR="00110C18" w:rsidRPr="0056388D" w:rsidRDefault="00110C18" w:rsidP="00063728">
            <w:pPr>
              <w:jc w:val="right"/>
              <w:rPr>
                <w:ins w:id="34648" w:author="KIM, Jason" w:date="2019-04-02T13:39:00Z"/>
                <w:rFonts w:ascii="Calibri" w:eastAsia="Times New Roman" w:hAnsi="Calibri" w:cs="Calibri"/>
                <w:color w:val="000000"/>
                <w:lang w:eastAsia="en-AU"/>
              </w:rPr>
            </w:pPr>
            <w:ins w:id="346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50" w:author="KIM, Jason" w:date="2019-04-02T13:39:00Z"/>
        </w:trPr>
        <w:tc>
          <w:tcPr>
            <w:tcW w:w="708" w:type="pct"/>
            <w:vMerge/>
            <w:hideMark/>
          </w:tcPr>
          <w:p w:rsidR="00110C18" w:rsidRPr="0056388D" w:rsidRDefault="00110C18" w:rsidP="00063728">
            <w:pPr>
              <w:rPr>
                <w:ins w:id="346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52" w:author="KIM, Jason" w:date="2019-04-02T13:39:00Z"/>
                <w:rFonts w:ascii="Calibri" w:eastAsia="Times New Roman" w:hAnsi="Calibri" w:cs="Calibri"/>
                <w:color w:val="000000"/>
                <w:lang w:eastAsia="en-AU"/>
              </w:rPr>
            </w:pPr>
            <w:ins w:id="34653"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54" w:author="KIM, Jason" w:date="2019-04-02T13:39:00Z"/>
                <w:rFonts w:ascii="Calibri" w:eastAsia="Times New Roman" w:hAnsi="Calibri" w:cs="Calibri"/>
                <w:color w:val="000000"/>
                <w:lang w:eastAsia="en-AU"/>
              </w:rPr>
            </w:pPr>
            <w:ins w:id="3465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56" w:author="KIM, Jason" w:date="2019-04-02T13:39:00Z"/>
                <w:rFonts w:ascii="Calibri" w:eastAsia="Times New Roman" w:hAnsi="Calibri" w:cs="Calibri"/>
                <w:color w:val="000000"/>
                <w:lang w:eastAsia="en-AU"/>
              </w:rPr>
            </w:pPr>
            <w:ins w:id="34657" w:author="KIM, Jason" w:date="2019-04-02T13:39:00Z">
              <w:r w:rsidRPr="0056388D">
                <w:rPr>
                  <w:rFonts w:ascii="Calibri" w:eastAsia="Times New Roman" w:hAnsi="Calibri" w:cs="Calibri"/>
                  <w:color w:val="000000"/>
                  <w:lang w:eastAsia="en-AU"/>
                </w:rPr>
                <w:t>LLS2672</w:t>
              </w:r>
            </w:ins>
          </w:p>
        </w:tc>
        <w:tc>
          <w:tcPr>
            <w:tcW w:w="933" w:type="pct"/>
            <w:noWrap/>
            <w:hideMark/>
          </w:tcPr>
          <w:p w:rsidR="00110C18" w:rsidRPr="0056388D" w:rsidRDefault="00110C18" w:rsidP="00063728">
            <w:pPr>
              <w:rPr>
                <w:ins w:id="34658" w:author="KIM, Jason" w:date="2019-04-02T13:39:00Z"/>
                <w:rFonts w:ascii="Calibri" w:eastAsia="Times New Roman" w:hAnsi="Calibri" w:cs="Calibri"/>
                <w:color w:val="000000"/>
                <w:lang w:eastAsia="en-AU"/>
              </w:rPr>
            </w:pPr>
            <w:ins w:id="346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60" w:author="KIM, Jason" w:date="2019-04-02T13:39:00Z"/>
                <w:rFonts w:ascii="Calibri" w:eastAsia="Times New Roman" w:hAnsi="Calibri" w:cs="Calibri"/>
                <w:color w:val="000000"/>
                <w:lang w:eastAsia="en-AU"/>
              </w:rPr>
            </w:pPr>
            <w:ins w:id="34661" w:author="KIM, Jason" w:date="2019-04-02T13:39:00Z">
              <w:r w:rsidRPr="0056388D">
                <w:rPr>
                  <w:rFonts w:ascii="Calibri" w:eastAsia="Times New Roman" w:hAnsi="Calibri" w:cs="Calibri"/>
                  <w:color w:val="000000"/>
                  <w:lang w:eastAsia="en-AU"/>
                </w:rPr>
                <w:t>Chainage 8217</w:t>
              </w:r>
            </w:ins>
          </w:p>
        </w:tc>
        <w:tc>
          <w:tcPr>
            <w:tcW w:w="764" w:type="pct"/>
            <w:noWrap/>
            <w:hideMark/>
          </w:tcPr>
          <w:p w:rsidR="00110C18" w:rsidRPr="0056388D" w:rsidRDefault="00110C18" w:rsidP="00063728">
            <w:pPr>
              <w:jc w:val="right"/>
              <w:rPr>
                <w:ins w:id="34662" w:author="KIM, Jason" w:date="2019-04-02T13:39:00Z"/>
                <w:rFonts w:ascii="Calibri" w:eastAsia="Times New Roman" w:hAnsi="Calibri" w:cs="Calibri"/>
                <w:color w:val="000000"/>
                <w:lang w:eastAsia="en-AU"/>
              </w:rPr>
            </w:pPr>
            <w:ins w:id="346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64" w:author="KIM, Jason" w:date="2019-04-02T13:39:00Z"/>
        </w:trPr>
        <w:tc>
          <w:tcPr>
            <w:tcW w:w="708" w:type="pct"/>
            <w:vMerge w:val="restart"/>
            <w:noWrap/>
            <w:hideMark/>
          </w:tcPr>
          <w:p w:rsidR="00110C18" w:rsidRPr="0056388D" w:rsidRDefault="00110C18" w:rsidP="00063728">
            <w:pPr>
              <w:rPr>
                <w:ins w:id="34665" w:author="KIM, Jason" w:date="2019-04-02T13:39:00Z"/>
                <w:rFonts w:ascii="Calibri" w:eastAsia="Times New Roman" w:hAnsi="Calibri" w:cs="Calibri"/>
                <w:color w:val="000000"/>
                <w:lang w:eastAsia="en-AU"/>
              </w:rPr>
            </w:pPr>
            <w:ins w:id="34666" w:author="KIM, Jason" w:date="2019-04-02T13:39:00Z">
              <w:r w:rsidRPr="0056388D">
                <w:rPr>
                  <w:rFonts w:ascii="Calibri" w:eastAsia="Times New Roman" w:hAnsi="Calibri" w:cs="Calibri"/>
                  <w:color w:val="000000"/>
                  <w:lang w:eastAsia="en-AU"/>
                </w:rPr>
                <w:t>LLE64K51</w:t>
              </w:r>
            </w:ins>
          </w:p>
        </w:tc>
        <w:tc>
          <w:tcPr>
            <w:tcW w:w="605" w:type="pct"/>
            <w:noWrap/>
            <w:hideMark/>
          </w:tcPr>
          <w:p w:rsidR="00110C18" w:rsidRPr="0056388D" w:rsidRDefault="00110C18" w:rsidP="00063728">
            <w:pPr>
              <w:rPr>
                <w:ins w:id="34667" w:author="KIM, Jason" w:date="2019-04-02T13:39:00Z"/>
                <w:rFonts w:ascii="Calibri" w:eastAsia="Times New Roman" w:hAnsi="Calibri" w:cs="Calibri"/>
                <w:color w:val="000000"/>
                <w:lang w:eastAsia="en-AU"/>
              </w:rPr>
            </w:pPr>
            <w:ins w:id="34668"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69" w:author="KIM, Jason" w:date="2019-04-02T13:39:00Z"/>
                <w:rFonts w:ascii="Calibri" w:eastAsia="Times New Roman" w:hAnsi="Calibri" w:cs="Calibri"/>
                <w:color w:val="000000"/>
                <w:lang w:eastAsia="en-AU"/>
              </w:rPr>
            </w:pPr>
            <w:ins w:id="3467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71" w:author="KIM, Jason" w:date="2019-04-02T13:39:00Z"/>
                <w:rFonts w:ascii="Calibri" w:eastAsia="Times New Roman" w:hAnsi="Calibri" w:cs="Calibri"/>
                <w:color w:val="000000"/>
                <w:lang w:eastAsia="en-AU"/>
              </w:rPr>
            </w:pPr>
            <w:ins w:id="34672" w:author="KIM, Jason" w:date="2019-04-02T13:39:00Z">
              <w:r w:rsidRPr="0056388D">
                <w:rPr>
                  <w:rFonts w:ascii="Calibri" w:eastAsia="Times New Roman" w:hAnsi="Calibri" w:cs="Calibri"/>
                  <w:color w:val="000000"/>
                  <w:lang w:eastAsia="en-AU"/>
                </w:rPr>
                <w:t>LLN1674</w:t>
              </w:r>
            </w:ins>
          </w:p>
        </w:tc>
        <w:tc>
          <w:tcPr>
            <w:tcW w:w="933" w:type="pct"/>
            <w:noWrap/>
            <w:hideMark/>
          </w:tcPr>
          <w:p w:rsidR="00110C18" w:rsidRPr="0056388D" w:rsidRDefault="00110C18" w:rsidP="00063728">
            <w:pPr>
              <w:rPr>
                <w:ins w:id="34673" w:author="KIM, Jason" w:date="2019-04-02T13:39:00Z"/>
                <w:rFonts w:ascii="Calibri" w:eastAsia="Times New Roman" w:hAnsi="Calibri" w:cs="Calibri"/>
                <w:color w:val="000000"/>
                <w:lang w:eastAsia="en-AU"/>
              </w:rPr>
            </w:pPr>
            <w:ins w:id="346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675" w:author="KIM, Jason" w:date="2019-04-02T13:39:00Z"/>
                <w:rFonts w:ascii="Calibri" w:eastAsia="Times New Roman" w:hAnsi="Calibri" w:cs="Calibri"/>
                <w:color w:val="000000"/>
                <w:lang w:eastAsia="en-AU"/>
              </w:rPr>
            </w:pPr>
            <w:ins w:id="34676" w:author="KIM, Jason" w:date="2019-04-02T13:39:00Z">
              <w:r w:rsidRPr="0056388D">
                <w:rPr>
                  <w:rFonts w:ascii="Calibri" w:eastAsia="Times New Roman" w:hAnsi="Calibri" w:cs="Calibri"/>
                  <w:color w:val="000000"/>
                  <w:lang w:eastAsia="en-AU"/>
                </w:rPr>
                <w:t>Chainage 8489</w:t>
              </w:r>
            </w:ins>
          </w:p>
        </w:tc>
        <w:tc>
          <w:tcPr>
            <w:tcW w:w="764" w:type="pct"/>
            <w:noWrap/>
            <w:hideMark/>
          </w:tcPr>
          <w:p w:rsidR="00110C18" w:rsidRPr="0056388D" w:rsidRDefault="00110C18" w:rsidP="00063728">
            <w:pPr>
              <w:jc w:val="right"/>
              <w:rPr>
                <w:ins w:id="34677" w:author="KIM, Jason" w:date="2019-04-02T13:39:00Z"/>
                <w:rFonts w:ascii="Calibri" w:eastAsia="Times New Roman" w:hAnsi="Calibri" w:cs="Calibri"/>
                <w:color w:val="000000"/>
                <w:lang w:eastAsia="en-AU"/>
              </w:rPr>
            </w:pPr>
            <w:ins w:id="34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79" w:author="KIM, Jason" w:date="2019-04-02T13:39:00Z"/>
        </w:trPr>
        <w:tc>
          <w:tcPr>
            <w:tcW w:w="708" w:type="pct"/>
            <w:vMerge/>
            <w:hideMark/>
          </w:tcPr>
          <w:p w:rsidR="00110C18" w:rsidRPr="0056388D" w:rsidRDefault="00110C18" w:rsidP="00063728">
            <w:pPr>
              <w:rPr>
                <w:ins w:id="346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81" w:author="KIM, Jason" w:date="2019-04-02T13:39:00Z"/>
                <w:rFonts w:ascii="Calibri" w:eastAsia="Times New Roman" w:hAnsi="Calibri" w:cs="Calibri"/>
                <w:color w:val="000000"/>
                <w:lang w:eastAsia="en-AU"/>
              </w:rPr>
            </w:pPr>
            <w:ins w:id="34682"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83" w:author="KIM, Jason" w:date="2019-04-02T13:39:00Z"/>
                <w:rFonts w:ascii="Calibri" w:eastAsia="Times New Roman" w:hAnsi="Calibri" w:cs="Calibri"/>
                <w:color w:val="000000"/>
                <w:lang w:eastAsia="en-AU"/>
              </w:rPr>
            </w:pPr>
            <w:ins w:id="3468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85" w:author="KIM, Jason" w:date="2019-04-02T13:39:00Z"/>
                <w:rFonts w:ascii="Calibri" w:eastAsia="Times New Roman" w:hAnsi="Calibri" w:cs="Calibri"/>
                <w:color w:val="000000"/>
                <w:lang w:eastAsia="en-AU"/>
              </w:rPr>
            </w:pPr>
            <w:ins w:id="34686" w:author="KIM, Jason" w:date="2019-04-02T13:39:00Z">
              <w:r w:rsidRPr="0056388D">
                <w:rPr>
                  <w:rFonts w:ascii="Calibri" w:eastAsia="Times New Roman" w:hAnsi="Calibri" w:cs="Calibri"/>
                  <w:color w:val="000000"/>
                  <w:lang w:eastAsia="en-AU"/>
                </w:rPr>
                <w:t>LLN1675</w:t>
              </w:r>
            </w:ins>
          </w:p>
        </w:tc>
        <w:tc>
          <w:tcPr>
            <w:tcW w:w="933" w:type="pct"/>
            <w:noWrap/>
            <w:hideMark/>
          </w:tcPr>
          <w:p w:rsidR="00110C18" w:rsidRPr="0056388D" w:rsidRDefault="00110C18" w:rsidP="00063728">
            <w:pPr>
              <w:rPr>
                <w:ins w:id="34687" w:author="KIM, Jason" w:date="2019-04-02T13:39:00Z"/>
                <w:rFonts w:ascii="Calibri" w:eastAsia="Times New Roman" w:hAnsi="Calibri" w:cs="Calibri"/>
                <w:color w:val="000000"/>
                <w:lang w:eastAsia="en-AU"/>
              </w:rPr>
            </w:pPr>
            <w:ins w:id="346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689" w:author="KIM, Jason" w:date="2019-04-02T13:39:00Z"/>
                <w:rFonts w:ascii="Calibri" w:eastAsia="Times New Roman" w:hAnsi="Calibri" w:cs="Calibri"/>
                <w:color w:val="000000"/>
                <w:lang w:eastAsia="en-AU"/>
              </w:rPr>
            </w:pPr>
            <w:ins w:id="34690" w:author="KIM, Jason" w:date="2019-04-02T13:39:00Z">
              <w:r w:rsidRPr="0056388D">
                <w:rPr>
                  <w:rFonts w:ascii="Calibri" w:eastAsia="Times New Roman" w:hAnsi="Calibri" w:cs="Calibri"/>
                  <w:color w:val="000000"/>
                  <w:lang w:eastAsia="en-AU"/>
                </w:rPr>
                <w:t>Chainage 8499</w:t>
              </w:r>
            </w:ins>
          </w:p>
        </w:tc>
        <w:tc>
          <w:tcPr>
            <w:tcW w:w="764" w:type="pct"/>
            <w:noWrap/>
            <w:hideMark/>
          </w:tcPr>
          <w:p w:rsidR="00110C18" w:rsidRPr="0056388D" w:rsidRDefault="00110C18" w:rsidP="00063728">
            <w:pPr>
              <w:jc w:val="right"/>
              <w:rPr>
                <w:ins w:id="34691" w:author="KIM, Jason" w:date="2019-04-02T13:39:00Z"/>
                <w:rFonts w:ascii="Calibri" w:eastAsia="Times New Roman" w:hAnsi="Calibri" w:cs="Calibri"/>
                <w:color w:val="000000"/>
                <w:lang w:eastAsia="en-AU"/>
              </w:rPr>
            </w:pPr>
            <w:ins w:id="346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93" w:author="KIM, Jason" w:date="2019-04-02T13:39:00Z"/>
        </w:trPr>
        <w:tc>
          <w:tcPr>
            <w:tcW w:w="708" w:type="pct"/>
            <w:vMerge/>
            <w:hideMark/>
          </w:tcPr>
          <w:p w:rsidR="00110C18" w:rsidRPr="0056388D" w:rsidRDefault="00110C18" w:rsidP="00063728">
            <w:pPr>
              <w:rPr>
                <w:ins w:id="346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95" w:author="KIM, Jason" w:date="2019-04-02T13:39:00Z"/>
                <w:rFonts w:ascii="Calibri" w:eastAsia="Times New Roman" w:hAnsi="Calibri" w:cs="Calibri"/>
                <w:color w:val="000000"/>
                <w:lang w:eastAsia="en-AU"/>
              </w:rPr>
            </w:pPr>
            <w:ins w:id="34696"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97" w:author="KIM, Jason" w:date="2019-04-02T13:39:00Z"/>
                <w:rFonts w:ascii="Calibri" w:eastAsia="Times New Roman" w:hAnsi="Calibri" w:cs="Calibri"/>
                <w:color w:val="000000"/>
                <w:lang w:eastAsia="en-AU"/>
              </w:rPr>
            </w:pPr>
            <w:ins w:id="3469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99" w:author="KIM, Jason" w:date="2019-04-02T13:39:00Z"/>
                <w:rFonts w:ascii="Calibri" w:eastAsia="Times New Roman" w:hAnsi="Calibri" w:cs="Calibri"/>
                <w:color w:val="000000"/>
                <w:lang w:eastAsia="en-AU"/>
              </w:rPr>
            </w:pPr>
            <w:ins w:id="34700" w:author="KIM, Jason" w:date="2019-04-02T13:39:00Z">
              <w:r w:rsidRPr="0056388D">
                <w:rPr>
                  <w:rFonts w:ascii="Calibri" w:eastAsia="Times New Roman" w:hAnsi="Calibri" w:cs="Calibri"/>
                  <w:color w:val="000000"/>
                  <w:lang w:eastAsia="en-AU"/>
                </w:rPr>
                <w:t>LLN1676</w:t>
              </w:r>
            </w:ins>
          </w:p>
        </w:tc>
        <w:tc>
          <w:tcPr>
            <w:tcW w:w="933" w:type="pct"/>
            <w:noWrap/>
            <w:hideMark/>
          </w:tcPr>
          <w:p w:rsidR="00110C18" w:rsidRPr="0056388D" w:rsidRDefault="00110C18" w:rsidP="00063728">
            <w:pPr>
              <w:rPr>
                <w:ins w:id="34701" w:author="KIM, Jason" w:date="2019-04-02T13:39:00Z"/>
                <w:rFonts w:ascii="Calibri" w:eastAsia="Times New Roman" w:hAnsi="Calibri" w:cs="Calibri"/>
                <w:color w:val="000000"/>
                <w:lang w:eastAsia="en-AU"/>
              </w:rPr>
            </w:pPr>
            <w:ins w:id="347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03" w:author="KIM, Jason" w:date="2019-04-02T13:39:00Z"/>
                <w:rFonts w:ascii="Calibri" w:eastAsia="Times New Roman" w:hAnsi="Calibri" w:cs="Calibri"/>
                <w:color w:val="000000"/>
                <w:lang w:eastAsia="en-AU"/>
              </w:rPr>
            </w:pPr>
            <w:ins w:id="34704" w:author="KIM, Jason" w:date="2019-04-02T13:39:00Z">
              <w:r w:rsidRPr="0056388D">
                <w:rPr>
                  <w:rFonts w:ascii="Calibri" w:eastAsia="Times New Roman" w:hAnsi="Calibri" w:cs="Calibri"/>
                  <w:color w:val="000000"/>
                  <w:lang w:eastAsia="en-AU"/>
                </w:rPr>
                <w:t>Chainage 8508</w:t>
              </w:r>
            </w:ins>
          </w:p>
        </w:tc>
        <w:tc>
          <w:tcPr>
            <w:tcW w:w="764" w:type="pct"/>
            <w:noWrap/>
            <w:hideMark/>
          </w:tcPr>
          <w:p w:rsidR="00110C18" w:rsidRPr="0056388D" w:rsidRDefault="00110C18" w:rsidP="00063728">
            <w:pPr>
              <w:jc w:val="right"/>
              <w:rPr>
                <w:ins w:id="34705" w:author="KIM, Jason" w:date="2019-04-02T13:39:00Z"/>
                <w:rFonts w:ascii="Calibri" w:eastAsia="Times New Roman" w:hAnsi="Calibri" w:cs="Calibri"/>
                <w:color w:val="000000"/>
                <w:lang w:eastAsia="en-AU"/>
              </w:rPr>
            </w:pPr>
            <w:ins w:id="34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07" w:author="KIM, Jason" w:date="2019-04-02T13:39:00Z"/>
        </w:trPr>
        <w:tc>
          <w:tcPr>
            <w:tcW w:w="708" w:type="pct"/>
            <w:vMerge/>
            <w:hideMark/>
          </w:tcPr>
          <w:p w:rsidR="00110C18" w:rsidRPr="0056388D" w:rsidRDefault="00110C18" w:rsidP="00063728">
            <w:pPr>
              <w:rPr>
                <w:ins w:id="347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09" w:author="KIM, Jason" w:date="2019-04-02T13:39:00Z"/>
                <w:rFonts w:ascii="Calibri" w:eastAsia="Times New Roman" w:hAnsi="Calibri" w:cs="Calibri"/>
                <w:color w:val="000000"/>
                <w:lang w:eastAsia="en-AU"/>
              </w:rPr>
            </w:pPr>
            <w:ins w:id="34710"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11" w:author="KIM, Jason" w:date="2019-04-02T13:39:00Z"/>
                <w:rFonts w:ascii="Calibri" w:eastAsia="Times New Roman" w:hAnsi="Calibri" w:cs="Calibri"/>
                <w:color w:val="000000"/>
                <w:lang w:eastAsia="en-AU"/>
              </w:rPr>
            </w:pPr>
            <w:ins w:id="347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13" w:author="KIM, Jason" w:date="2019-04-02T13:39:00Z"/>
                <w:rFonts w:ascii="Calibri" w:eastAsia="Times New Roman" w:hAnsi="Calibri" w:cs="Calibri"/>
                <w:color w:val="000000"/>
                <w:lang w:eastAsia="en-AU"/>
              </w:rPr>
            </w:pPr>
            <w:ins w:id="34714" w:author="KIM, Jason" w:date="2019-04-02T13:39:00Z">
              <w:r w:rsidRPr="0056388D">
                <w:rPr>
                  <w:rFonts w:ascii="Calibri" w:eastAsia="Times New Roman" w:hAnsi="Calibri" w:cs="Calibri"/>
                  <w:color w:val="000000"/>
                  <w:lang w:eastAsia="en-AU"/>
                </w:rPr>
                <w:t>LLN1677</w:t>
              </w:r>
            </w:ins>
          </w:p>
        </w:tc>
        <w:tc>
          <w:tcPr>
            <w:tcW w:w="933" w:type="pct"/>
            <w:noWrap/>
            <w:hideMark/>
          </w:tcPr>
          <w:p w:rsidR="00110C18" w:rsidRPr="0056388D" w:rsidRDefault="00110C18" w:rsidP="00063728">
            <w:pPr>
              <w:rPr>
                <w:ins w:id="34715" w:author="KIM, Jason" w:date="2019-04-02T13:39:00Z"/>
                <w:rFonts w:ascii="Calibri" w:eastAsia="Times New Roman" w:hAnsi="Calibri" w:cs="Calibri"/>
                <w:color w:val="000000"/>
                <w:lang w:eastAsia="en-AU"/>
              </w:rPr>
            </w:pPr>
            <w:ins w:id="347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17" w:author="KIM, Jason" w:date="2019-04-02T13:39:00Z"/>
                <w:rFonts w:ascii="Calibri" w:eastAsia="Times New Roman" w:hAnsi="Calibri" w:cs="Calibri"/>
                <w:color w:val="000000"/>
                <w:lang w:eastAsia="en-AU"/>
              </w:rPr>
            </w:pPr>
            <w:ins w:id="34718" w:author="KIM, Jason" w:date="2019-04-02T13:39:00Z">
              <w:r w:rsidRPr="0056388D">
                <w:rPr>
                  <w:rFonts w:ascii="Calibri" w:eastAsia="Times New Roman" w:hAnsi="Calibri" w:cs="Calibri"/>
                  <w:color w:val="000000"/>
                  <w:lang w:eastAsia="en-AU"/>
                </w:rPr>
                <w:t>Chainage 8518</w:t>
              </w:r>
            </w:ins>
          </w:p>
        </w:tc>
        <w:tc>
          <w:tcPr>
            <w:tcW w:w="764" w:type="pct"/>
            <w:noWrap/>
            <w:hideMark/>
          </w:tcPr>
          <w:p w:rsidR="00110C18" w:rsidRPr="0056388D" w:rsidRDefault="00110C18" w:rsidP="00063728">
            <w:pPr>
              <w:jc w:val="right"/>
              <w:rPr>
                <w:ins w:id="34719" w:author="KIM, Jason" w:date="2019-04-02T13:39:00Z"/>
                <w:rFonts w:ascii="Calibri" w:eastAsia="Times New Roman" w:hAnsi="Calibri" w:cs="Calibri"/>
                <w:color w:val="000000"/>
                <w:lang w:eastAsia="en-AU"/>
              </w:rPr>
            </w:pPr>
            <w:ins w:id="347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21" w:author="KIM, Jason" w:date="2019-04-02T13:39:00Z"/>
        </w:trPr>
        <w:tc>
          <w:tcPr>
            <w:tcW w:w="708" w:type="pct"/>
            <w:vMerge/>
            <w:hideMark/>
          </w:tcPr>
          <w:p w:rsidR="00110C18" w:rsidRPr="0056388D" w:rsidRDefault="00110C18" w:rsidP="00063728">
            <w:pPr>
              <w:rPr>
                <w:ins w:id="347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23" w:author="KIM, Jason" w:date="2019-04-02T13:39:00Z"/>
                <w:rFonts w:ascii="Calibri" w:eastAsia="Times New Roman" w:hAnsi="Calibri" w:cs="Calibri"/>
                <w:color w:val="000000"/>
                <w:lang w:eastAsia="en-AU"/>
              </w:rPr>
            </w:pPr>
            <w:ins w:id="34724"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25" w:author="KIM, Jason" w:date="2019-04-02T13:39:00Z"/>
                <w:rFonts w:ascii="Calibri" w:eastAsia="Times New Roman" w:hAnsi="Calibri" w:cs="Calibri"/>
                <w:color w:val="000000"/>
                <w:lang w:eastAsia="en-AU"/>
              </w:rPr>
            </w:pPr>
            <w:ins w:id="3472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27" w:author="KIM, Jason" w:date="2019-04-02T13:39:00Z"/>
                <w:rFonts w:ascii="Calibri" w:eastAsia="Times New Roman" w:hAnsi="Calibri" w:cs="Calibri"/>
                <w:color w:val="000000"/>
                <w:lang w:eastAsia="en-AU"/>
              </w:rPr>
            </w:pPr>
            <w:ins w:id="34728" w:author="KIM, Jason" w:date="2019-04-02T13:39:00Z">
              <w:r w:rsidRPr="0056388D">
                <w:rPr>
                  <w:rFonts w:ascii="Calibri" w:eastAsia="Times New Roman" w:hAnsi="Calibri" w:cs="Calibri"/>
                  <w:color w:val="000000"/>
                  <w:lang w:eastAsia="en-AU"/>
                </w:rPr>
                <w:t>LLN1678</w:t>
              </w:r>
            </w:ins>
          </w:p>
        </w:tc>
        <w:tc>
          <w:tcPr>
            <w:tcW w:w="933" w:type="pct"/>
            <w:noWrap/>
            <w:hideMark/>
          </w:tcPr>
          <w:p w:rsidR="00110C18" w:rsidRPr="0056388D" w:rsidRDefault="00110C18" w:rsidP="00063728">
            <w:pPr>
              <w:rPr>
                <w:ins w:id="34729" w:author="KIM, Jason" w:date="2019-04-02T13:39:00Z"/>
                <w:rFonts w:ascii="Calibri" w:eastAsia="Times New Roman" w:hAnsi="Calibri" w:cs="Calibri"/>
                <w:color w:val="000000"/>
                <w:lang w:eastAsia="en-AU"/>
              </w:rPr>
            </w:pPr>
            <w:ins w:id="347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31" w:author="KIM, Jason" w:date="2019-04-02T13:39:00Z"/>
                <w:rFonts w:ascii="Calibri" w:eastAsia="Times New Roman" w:hAnsi="Calibri" w:cs="Calibri"/>
                <w:color w:val="000000"/>
                <w:lang w:eastAsia="en-AU"/>
              </w:rPr>
            </w:pPr>
            <w:ins w:id="34732" w:author="KIM, Jason" w:date="2019-04-02T13:39:00Z">
              <w:r w:rsidRPr="0056388D">
                <w:rPr>
                  <w:rFonts w:ascii="Calibri" w:eastAsia="Times New Roman" w:hAnsi="Calibri" w:cs="Calibri"/>
                  <w:color w:val="000000"/>
                  <w:lang w:eastAsia="en-AU"/>
                </w:rPr>
                <w:t>Chainage 8527</w:t>
              </w:r>
            </w:ins>
          </w:p>
        </w:tc>
        <w:tc>
          <w:tcPr>
            <w:tcW w:w="764" w:type="pct"/>
            <w:noWrap/>
            <w:hideMark/>
          </w:tcPr>
          <w:p w:rsidR="00110C18" w:rsidRPr="0056388D" w:rsidRDefault="00110C18" w:rsidP="00063728">
            <w:pPr>
              <w:jc w:val="right"/>
              <w:rPr>
                <w:ins w:id="34733" w:author="KIM, Jason" w:date="2019-04-02T13:39:00Z"/>
                <w:rFonts w:ascii="Calibri" w:eastAsia="Times New Roman" w:hAnsi="Calibri" w:cs="Calibri"/>
                <w:color w:val="000000"/>
                <w:lang w:eastAsia="en-AU"/>
              </w:rPr>
            </w:pPr>
            <w:ins w:id="347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35" w:author="KIM, Jason" w:date="2019-04-02T13:39:00Z"/>
        </w:trPr>
        <w:tc>
          <w:tcPr>
            <w:tcW w:w="708" w:type="pct"/>
            <w:vMerge/>
            <w:hideMark/>
          </w:tcPr>
          <w:p w:rsidR="00110C18" w:rsidRPr="0056388D" w:rsidRDefault="00110C18" w:rsidP="00063728">
            <w:pPr>
              <w:rPr>
                <w:ins w:id="347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37" w:author="KIM, Jason" w:date="2019-04-02T13:39:00Z"/>
                <w:rFonts w:ascii="Calibri" w:eastAsia="Times New Roman" w:hAnsi="Calibri" w:cs="Calibri"/>
                <w:color w:val="000000"/>
                <w:lang w:eastAsia="en-AU"/>
              </w:rPr>
            </w:pPr>
            <w:ins w:id="34738"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39" w:author="KIM, Jason" w:date="2019-04-02T13:39:00Z"/>
                <w:rFonts w:ascii="Calibri" w:eastAsia="Times New Roman" w:hAnsi="Calibri" w:cs="Calibri"/>
                <w:color w:val="000000"/>
                <w:lang w:eastAsia="en-AU"/>
              </w:rPr>
            </w:pPr>
            <w:ins w:id="347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41" w:author="KIM, Jason" w:date="2019-04-02T13:39:00Z"/>
                <w:rFonts w:ascii="Calibri" w:eastAsia="Times New Roman" w:hAnsi="Calibri" w:cs="Calibri"/>
                <w:color w:val="000000"/>
                <w:lang w:eastAsia="en-AU"/>
              </w:rPr>
            </w:pPr>
            <w:ins w:id="34742" w:author="KIM, Jason" w:date="2019-04-02T13:39:00Z">
              <w:r w:rsidRPr="0056388D">
                <w:rPr>
                  <w:rFonts w:ascii="Calibri" w:eastAsia="Times New Roman" w:hAnsi="Calibri" w:cs="Calibri"/>
                  <w:color w:val="000000"/>
                  <w:lang w:eastAsia="en-AU"/>
                </w:rPr>
                <w:t>LLN1679</w:t>
              </w:r>
            </w:ins>
          </w:p>
        </w:tc>
        <w:tc>
          <w:tcPr>
            <w:tcW w:w="933" w:type="pct"/>
            <w:noWrap/>
            <w:hideMark/>
          </w:tcPr>
          <w:p w:rsidR="00110C18" w:rsidRPr="0056388D" w:rsidRDefault="00110C18" w:rsidP="00063728">
            <w:pPr>
              <w:rPr>
                <w:ins w:id="34743" w:author="KIM, Jason" w:date="2019-04-02T13:39:00Z"/>
                <w:rFonts w:ascii="Calibri" w:eastAsia="Times New Roman" w:hAnsi="Calibri" w:cs="Calibri"/>
                <w:color w:val="000000"/>
                <w:lang w:eastAsia="en-AU"/>
              </w:rPr>
            </w:pPr>
            <w:ins w:id="347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45" w:author="KIM, Jason" w:date="2019-04-02T13:39:00Z"/>
                <w:rFonts w:ascii="Calibri" w:eastAsia="Times New Roman" w:hAnsi="Calibri" w:cs="Calibri"/>
                <w:color w:val="000000"/>
                <w:lang w:eastAsia="en-AU"/>
              </w:rPr>
            </w:pPr>
            <w:ins w:id="34746" w:author="KIM, Jason" w:date="2019-04-02T13:39:00Z">
              <w:r w:rsidRPr="0056388D">
                <w:rPr>
                  <w:rFonts w:ascii="Calibri" w:eastAsia="Times New Roman" w:hAnsi="Calibri" w:cs="Calibri"/>
                  <w:color w:val="000000"/>
                  <w:lang w:eastAsia="en-AU"/>
                </w:rPr>
                <w:t>Chainage 8537</w:t>
              </w:r>
            </w:ins>
          </w:p>
        </w:tc>
        <w:tc>
          <w:tcPr>
            <w:tcW w:w="764" w:type="pct"/>
            <w:noWrap/>
            <w:hideMark/>
          </w:tcPr>
          <w:p w:rsidR="00110C18" w:rsidRPr="0056388D" w:rsidRDefault="00110C18" w:rsidP="00063728">
            <w:pPr>
              <w:jc w:val="right"/>
              <w:rPr>
                <w:ins w:id="34747" w:author="KIM, Jason" w:date="2019-04-02T13:39:00Z"/>
                <w:rFonts w:ascii="Calibri" w:eastAsia="Times New Roman" w:hAnsi="Calibri" w:cs="Calibri"/>
                <w:color w:val="000000"/>
                <w:lang w:eastAsia="en-AU"/>
              </w:rPr>
            </w:pPr>
            <w:ins w:id="34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49" w:author="KIM, Jason" w:date="2019-04-02T13:39:00Z"/>
        </w:trPr>
        <w:tc>
          <w:tcPr>
            <w:tcW w:w="708" w:type="pct"/>
            <w:vMerge/>
            <w:hideMark/>
          </w:tcPr>
          <w:p w:rsidR="00110C18" w:rsidRPr="0056388D" w:rsidRDefault="00110C18" w:rsidP="00063728">
            <w:pPr>
              <w:rPr>
                <w:ins w:id="347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51" w:author="KIM, Jason" w:date="2019-04-02T13:39:00Z"/>
                <w:rFonts w:ascii="Calibri" w:eastAsia="Times New Roman" w:hAnsi="Calibri" w:cs="Calibri"/>
                <w:color w:val="000000"/>
                <w:lang w:eastAsia="en-AU"/>
              </w:rPr>
            </w:pPr>
            <w:ins w:id="34752"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53" w:author="KIM, Jason" w:date="2019-04-02T13:39:00Z"/>
                <w:rFonts w:ascii="Calibri" w:eastAsia="Times New Roman" w:hAnsi="Calibri" w:cs="Calibri"/>
                <w:color w:val="000000"/>
                <w:lang w:eastAsia="en-AU"/>
              </w:rPr>
            </w:pPr>
            <w:ins w:id="3475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55" w:author="KIM, Jason" w:date="2019-04-02T13:39:00Z"/>
                <w:rFonts w:ascii="Calibri" w:eastAsia="Times New Roman" w:hAnsi="Calibri" w:cs="Calibri"/>
                <w:color w:val="000000"/>
                <w:lang w:eastAsia="en-AU"/>
              </w:rPr>
            </w:pPr>
            <w:ins w:id="34756" w:author="KIM, Jason" w:date="2019-04-02T13:39:00Z">
              <w:r w:rsidRPr="0056388D">
                <w:rPr>
                  <w:rFonts w:ascii="Calibri" w:eastAsia="Times New Roman" w:hAnsi="Calibri" w:cs="Calibri"/>
                  <w:color w:val="000000"/>
                  <w:lang w:eastAsia="en-AU"/>
                </w:rPr>
                <w:t>LLN1680</w:t>
              </w:r>
            </w:ins>
          </w:p>
        </w:tc>
        <w:tc>
          <w:tcPr>
            <w:tcW w:w="933" w:type="pct"/>
            <w:noWrap/>
            <w:hideMark/>
          </w:tcPr>
          <w:p w:rsidR="00110C18" w:rsidRPr="0056388D" w:rsidRDefault="00110C18" w:rsidP="00063728">
            <w:pPr>
              <w:rPr>
                <w:ins w:id="34757" w:author="KIM, Jason" w:date="2019-04-02T13:39:00Z"/>
                <w:rFonts w:ascii="Calibri" w:eastAsia="Times New Roman" w:hAnsi="Calibri" w:cs="Calibri"/>
                <w:color w:val="000000"/>
                <w:lang w:eastAsia="en-AU"/>
              </w:rPr>
            </w:pPr>
            <w:ins w:id="347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59" w:author="KIM, Jason" w:date="2019-04-02T13:39:00Z"/>
                <w:rFonts w:ascii="Calibri" w:eastAsia="Times New Roman" w:hAnsi="Calibri" w:cs="Calibri"/>
                <w:color w:val="000000"/>
                <w:lang w:eastAsia="en-AU"/>
              </w:rPr>
            </w:pPr>
            <w:ins w:id="34760" w:author="KIM, Jason" w:date="2019-04-02T13:39:00Z">
              <w:r w:rsidRPr="0056388D">
                <w:rPr>
                  <w:rFonts w:ascii="Calibri" w:eastAsia="Times New Roman" w:hAnsi="Calibri" w:cs="Calibri"/>
                  <w:color w:val="000000"/>
                  <w:lang w:eastAsia="en-AU"/>
                </w:rPr>
                <w:t>Chainage 8547</w:t>
              </w:r>
            </w:ins>
          </w:p>
        </w:tc>
        <w:tc>
          <w:tcPr>
            <w:tcW w:w="764" w:type="pct"/>
            <w:noWrap/>
            <w:hideMark/>
          </w:tcPr>
          <w:p w:rsidR="00110C18" w:rsidRPr="0056388D" w:rsidRDefault="00110C18" w:rsidP="00063728">
            <w:pPr>
              <w:jc w:val="right"/>
              <w:rPr>
                <w:ins w:id="34761" w:author="KIM, Jason" w:date="2019-04-02T13:39:00Z"/>
                <w:rFonts w:ascii="Calibri" w:eastAsia="Times New Roman" w:hAnsi="Calibri" w:cs="Calibri"/>
                <w:color w:val="000000"/>
                <w:lang w:eastAsia="en-AU"/>
              </w:rPr>
            </w:pPr>
            <w:ins w:id="347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63" w:author="KIM, Jason" w:date="2019-04-02T13:39:00Z"/>
        </w:trPr>
        <w:tc>
          <w:tcPr>
            <w:tcW w:w="708" w:type="pct"/>
            <w:vMerge/>
            <w:hideMark/>
          </w:tcPr>
          <w:p w:rsidR="00110C18" w:rsidRPr="0056388D" w:rsidRDefault="00110C18" w:rsidP="00063728">
            <w:pPr>
              <w:rPr>
                <w:ins w:id="347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65" w:author="KIM, Jason" w:date="2019-04-02T13:39:00Z"/>
                <w:rFonts w:ascii="Calibri" w:eastAsia="Times New Roman" w:hAnsi="Calibri" w:cs="Calibri"/>
                <w:color w:val="000000"/>
                <w:lang w:eastAsia="en-AU"/>
              </w:rPr>
            </w:pPr>
            <w:ins w:id="34766"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67" w:author="KIM, Jason" w:date="2019-04-02T13:39:00Z"/>
                <w:rFonts w:ascii="Calibri" w:eastAsia="Times New Roman" w:hAnsi="Calibri" w:cs="Calibri"/>
                <w:color w:val="000000"/>
                <w:lang w:eastAsia="en-AU"/>
              </w:rPr>
            </w:pPr>
            <w:ins w:id="3476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69" w:author="KIM, Jason" w:date="2019-04-02T13:39:00Z"/>
                <w:rFonts w:ascii="Calibri" w:eastAsia="Times New Roman" w:hAnsi="Calibri" w:cs="Calibri"/>
                <w:color w:val="000000"/>
                <w:lang w:eastAsia="en-AU"/>
              </w:rPr>
            </w:pPr>
            <w:ins w:id="34770" w:author="KIM, Jason" w:date="2019-04-02T13:39:00Z">
              <w:r w:rsidRPr="0056388D">
                <w:rPr>
                  <w:rFonts w:ascii="Calibri" w:eastAsia="Times New Roman" w:hAnsi="Calibri" w:cs="Calibri"/>
                  <w:color w:val="000000"/>
                  <w:lang w:eastAsia="en-AU"/>
                </w:rPr>
                <w:t>LLN1681</w:t>
              </w:r>
            </w:ins>
          </w:p>
        </w:tc>
        <w:tc>
          <w:tcPr>
            <w:tcW w:w="933" w:type="pct"/>
            <w:noWrap/>
            <w:hideMark/>
          </w:tcPr>
          <w:p w:rsidR="00110C18" w:rsidRPr="0056388D" w:rsidRDefault="00110C18" w:rsidP="00063728">
            <w:pPr>
              <w:rPr>
                <w:ins w:id="34771" w:author="KIM, Jason" w:date="2019-04-02T13:39:00Z"/>
                <w:rFonts w:ascii="Calibri" w:eastAsia="Times New Roman" w:hAnsi="Calibri" w:cs="Calibri"/>
                <w:color w:val="000000"/>
                <w:lang w:eastAsia="en-AU"/>
              </w:rPr>
            </w:pPr>
            <w:ins w:id="347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73" w:author="KIM, Jason" w:date="2019-04-02T13:39:00Z"/>
                <w:rFonts w:ascii="Calibri" w:eastAsia="Times New Roman" w:hAnsi="Calibri" w:cs="Calibri"/>
                <w:color w:val="000000"/>
                <w:lang w:eastAsia="en-AU"/>
              </w:rPr>
            </w:pPr>
            <w:ins w:id="34774" w:author="KIM, Jason" w:date="2019-04-02T13:39:00Z">
              <w:r w:rsidRPr="0056388D">
                <w:rPr>
                  <w:rFonts w:ascii="Calibri" w:eastAsia="Times New Roman" w:hAnsi="Calibri" w:cs="Calibri"/>
                  <w:color w:val="000000"/>
                  <w:lang w:eastAsia="en-AU"/>
                </w:rPr>
                <w:t>Chainage 8556</w:t>
              </w:r>
            </w:ins>
          </w:p>
        </w:tc>
        <w:tc>
          <w:tcPr>
            <w:tcW w:w="764" w:type="pct"/>
            <w:noWrap/>
            <w:hideMark/>
          </w:tcPr>
          <w:p w:rsidR="00110C18" w:rsidRPr="0056388D" w:rsidRDefault="00110C18" w:rsidP="00063728">
            <w:pPr>
              <w:jc w:val="right"/>
              <w:rPr>
                <w:ins w:id="34775" w:author="KIM, Jason" w:date="2019-04-02T13:39:00Z"/>
                <w:rFonts w:ascii="Calibri" w:eastAsia="Times New Roman" w:hAnsi="Calibri" w:cs="Calibri"/>
                <w:color w:val="000000"/>
                <w:lang w:eastAsia="en-AU"/>
              </w:rPr>
            </w:pPr>
            <w:ins w:id="347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77" w:author="KIM, Jason" w:date="2019-04-02T13:39:00Z"/>
        </w:trPr>
        <w:tc>
          <w:tcPr>
            <w:tcW w:w="708" w:type="pct"/>
            <w:vMerge/>
            <w:hideMark/>
          </w:tcPr>
          <w:p w:rsidR="00110C18" w:rsidRPr="0056388D" w:rsidRDefault="00110C18" w:rsidP="00063728">
            <w:pPr>
              <w:rPr>
                <w:ins w:id="347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79" w:author="KIM, Jason" w:date="2019-04-02T13:39:00Z"/>
                <w:rFonts w:ascii="Calibri" w:eastAsia="Times New Roman" w:hAnsi="Calibri" w:cs="Calibri"/>
                <w:color w:val="000000"/>
                <w:lang w:eastAsia="en-AU"/>
              </w:rPr>
            </w:pPr>
            <w:ins w:id="34780"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81" w:author="KIM, Jason" w:date="2019-04-02T13:39:00Z"/>
                <w:rFonts w:ascii="Calibri" w:eastAsia="Times New Roman" w:hAnsi="Calibri" w:cs="Calibri"/>
                <w:color w:val="000000"/>
                <w:lang w:eastAsia="en-AU"/>
              </w:rPr>
            </w:pPr>
            <w:ins w:id="347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83" w:author="KIM, Jason" w:date="2019-04-02T13:39:00Z"/>
                <w:rFonts w:ascii="Calibri" w:eastAsia="Times New Roman" w:hAnsi="Calibri" w:cs="Calibri"/>
                <w:color w:val="000000"/>
                <w:lang w:eastAsia="en-AU"/>
              </w:rPr>
            </w:pPr>
            <w:ins w:id="34784" w:author="KIM, Jason" w:date="2019-04-02T13:39:00Z">
              <w:r w:rsidRPr="0056388D">
                <w:rPr>
                  <w:rFonts w:ascii="Calibri" w:eastAsia="Times New Roman" w:hAnsi="Calibri" w:cs="Calibri"/>
                  <w:color w:val="000000"/>
                  <w:lang w:eastAsia="en-AU"/>
                </w:rPr>
                <w:t>LLN1682</w:t>
              </w:r>
            </w:ins>
          </w:p>
        </w:tc>
        <w:tc>
          <w:tcPr>
            <w:tcW w:w="933" w:type="pct"/>
            <w:noWrap/>
            <w:hideMark/>
          </w:tcPr>
          <w:p w:rsidR="00110C18" w:rsidRPr="0056388D" w:rsidRDefault="00110C18" w:rsidP="00063728">
            <w:pPr>
              <w:rPr>
                <w:ins w:id="34785" w:author="KIM, Jason" w:date="2019-04-02T13:39:00Z"/>
                <w:rFonts w:ascii="Calibri" w:eastAsia="Times New Roman" w:hAnsi="Calibri" w:cs="Calibri"/>
                <w:color w:val="000000"/>
                <w:lang w:eastAsia="en-AU"/>
              </w:rPr>
            </w:pPr>
            <w:ins w:id="347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87" w:author="KIM, Jason" w:date="2019-04-02T13:39:00Z"/>
                <w:rFonts w:ascii="Calibri" w:eastAsia="Times New Roman" w:hAnsi="Calibri" w:cs="Calibri"/>
                <w:color w:val="000000"/>
                <w:lang w:eastAsia="en-AU"/>
              </w:rPr>
            </w:pPr>
            <w:ins w:id="34788" w:author="KIM, Jason" w:date="2019-04-02T13:39:00Z">
              <w:r w:rsidRPr="0056388D">
                <w:rPr>
                  <w:rFonts w:ascii="Calibri" w:eastAsia="Times New Roman" w:hAnsi="Calibri" w:cs="Calibri"/>
                  <w:color w:val="000000"/>
                  <w:lang w:eastAsia="en-AU"/>
                </w:rPr>
                <w:t>Chainage 8566</w:t>
              </w:r>
            </w:ins>
          </w:p>
        </w:tc>
        <w:tc>
          <w:tcPr>
            <w:tcW w:w="764" w:type="pct"/>
            <w:noWrap/>
            <w:hideMark/>
          </w:tcPr>
          <w:p w:rsidR="00110C18" w:rsidRPr="0056388D" w:rsidRDefault="00110C18" w:rsidP="00063728">
            <w:pPr>
              <w:jc w:val="right"/>
              <w:rPr>
                <w:ins w:id="34789" w:author="KIM, Jason" w:date="2019-04-02T13:39:00Z"/>
                <w:rFonts w:ascii="Calibri" w:eastAsia="Times New Roman" w:hAnsi="Calibri" w:cs="Calibri"/>
                <w:color w:val="000000"/>
                <w:lang w:eastAsia="en-AU"/>
              </w:rPr>
            </w:pPr>
            <w:ins w:id="347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91" w:author="KIM, Jason" w:date="2019-04-02T13:39:00Z"/>
        </w:trPr>
        <w:tc>
          <w:tcPr>
            <w:tcW w:w="708" w:type="pct"/>
            <w:vMerge/>
            <w:hideMark/>
          </w:tcPr>
          <w:p w:rsidR="00110C18" w:rsidRPr="0056388D" w:rsidRDefault="00110C18" w:rsidP="00063728">
            <w:pPr>
              <w:rPr>
                <w:ins w:id="347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93" w:author="KIM, Jason" w:date="2019-04-02T13:39:00Z"/>
                <w:rFonts w:ascii="Calibri" w:eastAsia="Times New Roman" w:hAnsi="Calibri" w:cs="Calibri"/>
                <w:color w:val="000000"/>
                <w:lang w:eastAsia="en-AU"/>
              </w:rPr>
            </w:pPr>
            <w:ins w:id="34794"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95" w:author="KIM, Jason" w:date="2019-04-02T13:39:00Z"/>
                <w:rFonts w:ascii="Calibri" w:eastAsia="Times New Roman" w:hAnsi="Calibri" w:cs="Calibri"/>
                <w:color w:val="000000"/>
                <w:lang w:eastAsia="en-AU"/>
              </w:rPr>
            </w:pPr>
            <w:ins w:id="3479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97" w:author="KIM, Jason" w:date="2019-04-02T13:39:00Z"/>
                <w:rFonts w:ascii="Calibri" w:eastAsia="Times New Roman" w:hAnsi="Calibri" w:cs="Calibri"/>
                <w:color w:val="000000"/>
                <w:lang w:eastAsia="en-AU"/>
              </w:rPr>
            </w:pPr>
            <w:ins w:id="34798" w:author="KIM, Jason" w:date="2019-04-02T13:39:00Z">
              <w:r w:rsidRPr="0056388D">
                <w:rPr>
                  <w:rFonts w:ascii="Calibri" w:eastAsia="Times New Roman" w:hAnsi="Calibri" w:cs="Calibri"/>
                  <w:color w:val="000000"/>
                  <w:lang w:eastAsia="en-AU"/>
                </w:rPr>
                <w:t>LLN1683</w:t>
              </w:r>
            </w:ins>
          </w:p>
        </w:tc>
        <w:tc>
          <w:tcPr>
            <w:tcW w:w="933" w:type="pct"/>
            <w:noWrap/>
            <w:hideMark/>
          </w:tcPr>
          <w:p w:rsidR="00110C18" w:rsidRPr="0056388D" w:rsidRDefault="00110C18" w:rsidP="00063728">
            <w:pPr>
              <w:rPr>
                <w:ins w:id="34799" w:author="KIM, Jason" w:date="2019-04-02T13:39:00Z"/>
                <w:rFonts w:ascii="Calibri" w:eastAsia="Times New Roman" w:hAnsi="Calibri" w:cs="Calibri"/>
                <w:color w:val="000000"/>
                <w:lang w:eastAsia="en-AU"/>
              </w:rPr>
            </w:pPr>
            <w:ins w:id="348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01" w:author="KIM, Jason" w:date="2019-04-02T13:39:00Z"/>
                <w:rFonts w:ascii="Calibri" w:eastAsia="Times New Roman" w:hAnsi="Calibri" w:cs="Calibri"/>
                <w:color w:val="000000"/>
                <w:lang w:eastAsia="en-AU"/>
              </w:rPr>
            </w:pPr>
            <w:ins w:id="34802" w:author="KIM, Jason" w:date="2019-04-02T13:39:00Z">
              <w:r w:rsidRPr="0056388D">
                <w:rPr>
                  <w:rFonts w:ascii="Calibri" w:eastAsia="Times New Roman" w:hAnsi="Calibri" w:cs="Calibri"/>
                  <w:color w:val="000000"/>
                  <w:lang w:eastAsia="en-AU"/>
                </w:rPr>
                <w:t>Chainage 8576</w:t>
              </w:r>
            </w:ins>
          </w:p>
        </w:tc>
        <w:tc>
          <w:tcPr>
            <w:tcW w:w="764" w:type="pct"/>
            <w:noWrap/>
            <w:hideMark/>
          </w:tcPr>
          <w:p w:rsidR="00110C18" w:rsidRPr="0056388D" w:rsidRDefault="00110C18" w:rsidP="00063728">
            <w:pPr>
              <w:jc w:val="right"/>
              <w:rPr>
                <w:ins w:id="34803" w:author="KIM, Jason" w:date="2019-04-02T13:39:00Z"/>
                <w:rFonts w:ascii="Calibri" w:eastAsia="Times New Roman" w:hAnsi="Calibri" w:cs="Calibri"/>
                <w:color w:val="000000"/>
                <w:lang w:eastAsia="en-AU"/>
              </w:rPr>
            </w:pPr>
            <w:ins w:id="348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05" w:author="KIM, Jason" w:date="2019-04-02T13:39:00Z"/>
        </w:trPr>
        <w:tc>
          <w:tcPr>
            <w:tcW w:w="708" w:type="pct"/>
            <w:vMerge/>
            <w:hideMark/>
          </w:tcPr>
          <w:p w:rsidR="00110C18" w:rsidRPr="0056388D" w:rsidRDefault="00110C18" w:rsidP="00063728">
            <w:pPr>
              <w:rPr>
                <w:ins w:id="348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07" w:author="KIM, Jason" w:date="2019-04-02T13:39:00Z"/>
                <w:rFonts w:ascii="Calibri" w:eastAsia="Times New Roman" w:hAnsi="Calibri" w:cs="Calibri"/>
                <w:color w:val="000000"/>
                <w:lang w:eastAsia="en-AU"/>
              </w:rPr>
            </w:pPr>
            <w:ins w:id="34808"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809" w:author="KIM, Jason" w:date="2019-04-02T13:39:00Z"/>
                <w:rFonts w:ascii="Calibri" w:eastAsia="Times New Roman" w:hAnsi="Calibri" w:cs="Calibri"/>
                <w:color w:val="000000"/>
                <w:lang w:eastAsia="en-AU"/>
              </w:rPr>
            </w:pPr>
            <w:ins w:id="348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11" w:author="KIM, Jason" w:date="2019-04-02T13:39:00Z"/>
                <w:rFonts w:ascii="Calibri" w:eastAsia="Times New Roman" w:hAnsi="Calibri" w:cs="Calibri"/>
                <w:color w:val="000000"/>
                <w:lang w:eastAsia="en-AU"/>
              </w:rPr>
            </w:pPr>
            <w:ins w:id="34812" w:author="KIM, Jason" w:date="2019-04-02T13:39:00Z">
              <w:r w:rsidRPr="0056388D">
                <w:rPr>
                  <w:rFonts w:ascii="Calibri" w:eastAsia="Times New Roman" w:hAnsi="Calibri" w:cs="Calibri"/>
                  <w:color w:val="000000"/>
                  <w:lang w:eastAsia="en-AU"/>
                </w:rPr>
                <w:t>LLN1684</w:t>
              </w:r>
            </w:ins>
          </w:p>
        </w:tc>
        <w:tc>
          <w:tcPr>
            <w:tcW w:w="933" w:type="pct"/>
            <w:noWrap/>
            <w:hideMark/>
          </w:tcPr>
          <w:p w:rsidR="00110C18" w:rsidRPr="0056388D" w:rsidRDefault="00110C18" w:rsidP="00063728">
            <w:pPr>
              <w:rPr>
                <w:ins w:id="34813" w:author="KIM, Jason" w:date="2019-04-02T13:39:00Z"/>
                <w:rFonts w:ascii="Calibri" w:eastAsia="Times New Roman" w:hAnsi="Calibri" w:cs="Calibri"/>
                <w:color w:val="000000"/>
                <w:lang w:eastAsia="en-AU"/>
              </w:rPr>
            </w:pPr>
            <w:ins w:id="348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15" w:author="KIM, Jason" w:date="2019-04-02T13:39:00Z"/>
                <w:rFonts w:ascii="Calibri" w:eastAsia="Times New Roman" w:hAnsi="Calibri" w:cs="Calibri"/>
                <w:color w:val="000000"/>
                <w:lang w:eastAsia="en-AU"/>
              </w:rPr>
            </w:pPr>
            <w:ins w:id="34816" w:author="KIM, Jason" w:date="2019-04-02T13:39:00Z">
              <w:r w:rsidRPr="0056388D">
                <w:rPr>
                  <w:rFonts w:ascii="Calibri" w:eastAsia="Times New Roman" w:hAnsi="Calibri" w:cs="Calibri"/>
                  <w:color w:val="000000"/>
                  <w:lang w:eastAsia="en-AU"/>
                </w:rPr>
                <w:t>Chainage 8585</w:t>
              </w:r>
            </w:ins>
          </w:p>
        </w:tc>
        <w:tc>
          <w:tcPr>
            <w:tcW w:w="764" w:type="pct"/>
            <w:noWrap/>
            <w:hideMark/>
          </w:tcPr>
          <w:p w:rsidR="00110C18" w:rsidRPr="0056388D" w:rsidRDefault="00110C18" w:rsidP="00063728">
            <w:pPr>
              <w:jc w:val="right"/>
              <w:rPr>
                <w:ins w:id="34817" w:author="KIM, Jason" w:date="2019-04-02T13:39:00Z"/>
                <w:rFonts w:ascii="Calibri" w:eastAsia="Times New Roman" w:hAnsi="Calibri" w:cs="Calibri"/>
                <w:color w:val="000000"/>
                <w:lang w:eastAsia="en-AU"/>
              </w:rPr>
            </w:pPr>
            <w:ins w:id="348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19" w:author="KIM, Jason" w:date="2019-04-02T13:39:00Z"/>
        </w:trPr>
        <w:tc>
          <w:tcPr>
            <w:tcW w:w="708" w:type="pct"/>
            <w:vMerge w:val="restart"/>
            <w:noWrap/>
            <w:hideMark/>
          </w:tcPr>
          <w:p w:rsidR="00110C18" w:rsidRPr="0056388D" w:rsidRDefault="00110C18" w:rsidP="00063728">
            <w:pPr>
              <w:rPr>
                <w:ins w:id="34820" w:author="KIM, Jason" w:date="2019-04-02T13:39:00Z"/>
                <w:rFonts w:ascii="Calibri" w:eastAsia="Times New Roman" w:hAnsi="Calibri" w:cs="Calibri"/>
                <w:color w:val="000000"/>
                <w:lang w:eastAsia="en-AU"/>
              </w:rPr>
            </w:pPr>
            <w:ins w:id="34821" w:author="KIM, Jason" w:date="2019-04-02T13:39:00Z">
              <w:r w:rsidRPr="0056388D">
                <w:rPr>
                  <w:rFonts w:ascii="Calibri" w:eastAsia="Times New Roman" w:hAnsi="Calibri" w:cs="Calibri"/>
                  <w:color w:val="000000"/>
                  <w:lang w:eastAsia="en-AU"/>
                </w:rPr>
                <w:t>LLE64K61</w:t>
              </w:r>
            </w:ins>
          </w:p>
        </w:tc>
        <w:tc>
          <w:tcPr>
            <w:tcW w:w="605" w:type="pct"/>
            <w:noWrap/>
            <w:hideMark/>
          </w:tcPr>
          <w:p w:rsidR="00110C18" w:rsidRPr="0056388D" w:rsidRDefault="00110C18" w:rsidP="00063728">
            <w:pPr>
              <w:rPr>
                <w:ins w:id="34822" w:author="KIM, Jason" w:date="2019-04-02T13:39:00Z"/>
                <w:rFonts w:ascii="Calibri" w:eastAsia="Times New Roman" w:hAnsi="Calibri" w:cs="Calibri"/>
                <w:color w:val="000000"/>
                <w:lang w:eastAsia="en-AU"/>
              </w:rPr>
            </w:pPr>
            <w:ins w:id="34823"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24" w:author="KIM, Jason" w:date="2019-04-02T13:39:00Z"/>
                <w:rFonts w:ascii="Calibri" w:eastAsia="Times New Roman" w:hAnsi="Calibri" w:cs="Calibri"/>
                <w:color w:val="000000"/>
                <w:lang w:eastAsia="en-AU"/>
              </w:rPr>
            </w:pPr>
            <w:ins w:id="3482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26" w:author="KIM, Jason" w:date="2019-04-02T13:39:00Z"/>
                <w:rFonts w:ascii="Calibri" w:eastAsia="Times New Roman" w:hAnsi="Calibri" w:cs="Calibri"/>
                <w:color w:val="000000"/>
                <w:lang w:eastAsia="en-AU"/>
              </w:rPr>
            </w:pPr>
            <w:ins w:id="34827" w:author="KIM, Jason" w:date="2019-04-02T13:39:00Z">
              <w:r w:rsidRPr="0056388D">
                <w:rPr>
                  <w:rFonts w:ascii="Calibri" w:eastAsia="Times New Roman" w:hAnsi="Calibri" w:cs="Calibri"/>
                  <w:color w:val="000000"/>
                  <w:lang w:eastAsia="en-AU"/>
                </w:rPr>
                <w:t>LLN1663</w:t>
              </w:r>
            </w:ins>
          </w:p>
        </w:tc>
        <w:tc>
          <w:tcPr>
            <w:tcW w:w="933" w:type="pct"/>
            <w:noWrap/>
            <w:hideMark/>
          </w:tcPr>
          <w:p w:rsidR="00110C18" w:rsidRPr="0056388D" w:rsidRDefault="00110C18" w:rsidP="00063728">
            <w:pPr>
              <w:rPr>
                <w:ins w:id="34828" w:author="KIM, Jason" w:date="2019-04-02T13:39:00Z"/>
                <w:rFonts w:ascii="Calibri" w:eastAsia="Times New Roman" w:hAnsi="Calibri" w:cs="Calibri"/>
                <w:color w:val="000000"/>
                <w:lang w:eastAsia="en-AU"/>
              </w:rPr>
            </w:pPr>
            <w:ins w:id="348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30" w:author="KIM, Jason" w:date="2019-04-02T13:39:00Z"/>
                <w:rFonts w:ascii="Calibri" w:eastAsia="Times New Roman" w:hAnsi="Calibri" w:cs="Calibri"/>
                <w:color w:val="000000"/>
                <w:lang w:eastAsia="en-AU"/>
              </w:rPr>
            </w:pPr>
            <w:ins w:id="34831" w:author="KIM, Jason" w:date="2019-04-02T13:39:00Z">
              <w:r w:rsidRPr="0056388D">
                <w:rPr>
                  <w:rFonts w:ascii="Calibri" w:eastAsia="Times New Roman" w:hAnsi="Calibri" w:cs="Calibri"/>
                  <w:color w:val="000000"/>
                  <w:lang w:eastAsia="en-AU"/>
                </w:rPr>
                <w:t>Chainage 8371</w:t>
              </w:r>
            </w:ins>
          </w:p>
        </w:tc>
        <w:tc>
          <w:tcPr>
            <w:tcW w:w="764" w:type="pct"/>
            <w:noWrap/>
            <w:hideMark/>
          </w:tcPr>
          <w:p w:rsidR="00110C18" w:rsidRPr="0056388D" w:rsidRDefault="00110C18" w:rsidP="00063728">
            <w:pPr>
              <w:jc w:val="right"/>
              <w:rPr>
                <w:ins w:id="34832" w:author="KIM, Jason" w:date="2019-04-02T13:39:00Z"/>
                <w:rFonts w:ascii="Calibri" w:eastAsia="Times New Roman" w:hAnsi="Calibri" w:cs="Calibri"/>
                <w:color w:val="000000"/>
                <w:lang w:eastAsia="en-AU"/>
              </w:rPr>
            </w:pPr>
            <w:ins w:id="348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34" w:author="KIM, Jason" w:date="2019-04-02T13:39:00Z"/>
        </w:trPr>
        <w:tc>
          <w:tcPr>
            <w:tcW w:w="708" w:type="pct"/>
            <w:vMerge/>
            <w:hideMark/>
          </w:tcPr>
          <w:p w:rsidR="00110C18" w:rsidRPr="0056388D" w:rsidRDefault="00110C18" w:rsidP="00063728">
            <w:pPr>
              <w:rPr>
                <w:ins w:id="348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36" w:author="KIM, Jason" w:date="2019-04-02T13:39:00Z"/>
                <w:rFonts w:ascii="Calibri" w:eastAsia="Times New Roman" w:hAnsi="Calibri" w:cs="Calibri"/>
                <w:color w:val="000000"/>
                <w:lang w:eastAsia="en-AU"/>
              </w:rPr>
            </w:pPr>
            <w:ins w:id="34837"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38" w:author="KIM, Jason" w:date="2019-04-02T13:39:00Z"/>
                <w:rFonts w:ascii="Calibri" w:eastAsia="Times New Roman" w:hAnsi="Calibri" w:cs="Calibri"/>
                <w:color w:val="000000"/>
                <w:lang w:eastAsia="en-AU"/>
              </w:rPr>
            </w:pPr>
            <w:ins w:id="3483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40" w:author="KIM, Jason" w:date="2019-04-02T13:39:00Z"/>
                <w:rFonts w:ascii="Calibri" w:eastAsia="Times New Roman" w:hAnsi="Calibri" w:cs="Calibri"/>
                <w:color w:val="000000"/>
                <w:lang w:eastAsia="en-AU"/>
              </w:rPr>
            </w:pPr>
            <w:ins w:id="34841" w:author="KIM, Jason" w:date="2019-04-02T13:39:00Z">
              <w:r w:rsidRPr="0056388D">
                <w:rPr>
                  <w:rFonts w:ascii="Calibri" w:eastAsia="Times New Roman" w:hAnsi="Calibri" w:cs="Calibri"/>
                  <w:color w:val="000000"/>
                  <w:lang w:eastAsia="en-AU"/>
                </w:rPr>
                <w:t>LLN1664</w:t>
              </w:r>
            </w:ins>
          </w:p>
        </w:tc>
        <w:tc>
          <w:tcPr>
            <w:tcW w:w="933" w:type="pct"/>
            <w:noWrap/>
            <w:hideMark/>
          </w:tcPr>
          <w:p w:rsidR="00110C18" w:rsidRPr="0056388D" w:rsidRDefault="00110C18" w:rsidP="00063728">
            <w:pPr>
              <w:rPr>
                <w:ins w:id="34842" w:author="KIM, Jason" w:date="2019-04-02T13:39:00Z"/>
                <w:rFonts w:ascii="Calibri" w:eastAsia="Times New Roman" w:hAnsi="Calibri" w:cs="Calibri"/>
                <w:color w:val="000000"/>
                <w:lang w:eastAsia="en-AU"/>
              </w:rPr>
            </w:pPr>
            <w:ins w:id="348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44" w:author="KIM, Jason" w:date="2019-04-02T13:39:00Z"/>
                <w:rFonts w:ascii="Calibri" w:eastAsia="Times New Roman" w:hAnsi="Calibri" w:cs="Calibri"/>
                <w:color w:val="000000"/>
                <w:lang w:eastAsia="en-AU"/>
              </w:rPr>
            </w:pPr>
            <w:ins w:id="34845" w:author="KIM, Jason" w:date="2019-04-02T13:39:00Z">
              <w:r w:rsidRPr="0056388D">
                <w:rPr>
                  <w:rFonts w:ascii="Calibri" w:eastAsia="Times New Roman" w:hAnsi="Calibri" w:cs="Calibri"/>
                  <w:color w:val="000000"/>
                  <w:lang w:eastAsia="en-AU"/>
                </w:rPr>
                <w:t>Chainage 8380</w:t>
              </w:r>
            </w:ins>
          </w:p>
        </w:tc>
        <w:tc>
          <w:tcPr>
            <w:tcW w:w="764" w:type="pct"/>
            <w:noWrap/>
            <w:hideMark/>
          </w:tcPr>
          <w:p w:rsidR="00110C18" w:rsidRPr="0056388D" w:rsidRDefault="00110C18" w:rsidP="00063728">
            <w:pPr>
              <w:jc w:val="right"/>
              <w:rPr>
                <w:ins w:id="34846" w:author="KIM, Jason" w:date="2019-04-02T13:39:00Z"/>
                <w:rFonts w:ascii="Calibri" w:eastAsia="Times New Roman" w:hAnsi="Calibri" w:cs="Calibri"/>
                <w:color w:val="000000"/>
                <w:lang w:eastAsia="en-AU"/>
              </w:rPr>
            </w:pPr>
            <w:ins w:id="348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48" w:author="KIM, Jason" w:date="2019-04-02T13:39:00Z"/>
        </w:trPr>
        <w:tc>
          <w:tcPr>
            <w:tcW w:w="708" w:type="pct"/>
            <w:vMerge/>
            <w:hideMark/>
          </w:tcPr>
          <w:p w:rsidR="00110C18" w:rsidRPr="0056388D" w:rsidRDefault="00110C18" w:rsidP="00063728">
            <w:pPr>
              <w:rPr>
                <w:ins w:id="348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50" w:author="KIM, Jason" w:date="2019-04-02T13:39:00Z"/>
                <w:rFonts w:ascii="Calibri" w:eastAsia="Times New Roman" w:hAnsi="Calibri" w:cs="Calibri"/>
                <w:color w:val="000000"/>
                <w:lang w:eastAsia="en-AU"/>
              </w:rPr>
            </w:pPr>
            <w:ins w:id="34851"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52" w:author="KIM, Jason" w:date="2019-04-02T13:39:00Z"/>
                <w:rFonts w:ascii="Calibri" w:eastAsia="Times New Roman" w:hAnsi="Calibri" w:cs="Calibri"/>
                <w:color w:val="000000"/>
                <w:lang w:eastAsia="en-AU"/>
              </w:rPr>
            </w:pPr>
            <w:ins w:id="3485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54" w:author="KIM, Jason" w:date="2019-04-02T13:39:00Z"/>
                <w:rFonts w:ascii="Calibri" w:eastAsia="Times New Roman" w:hAnsi="Calibri" w:cs="Calibri"/>
                <w:color w:val="000000"/>
                <w:lang w:eastAsia="en-AU"/>
              </w:rPr>
            </w:pPr>
            <w:ins w:id="34855" w:author="KIM, Jason" w:date="2019-04-02T13:39:00Z">
              <w:r w:rsidRPr="0056388D">
                <w:rPr>
                  <w:rFonts w:ascii="Calibri" w:eastAsia="Times New Roman" w:hAnsi="Calibri" w:cs="Calibri"/>
                  <w:color w:val="000000"/>
                  <w:lang w:eastAsia="en-AU"/>
                </w:rPr>
                <w:t>LLN1665</w:t>
              </w:r>
            </w:ins>
          </w:p>
        </w:tc>
        <w:tc>
          <w:tcPr>
            <w:tcW w:w="933" w:type="pct"/>
            <w:noWrap/>
            <w:hideMark/>
          </w:tcPr>
          <w:p w:rsidR="00110C18" w:rsidRPr="0056388D" w:rsidRDefault="00110C18" w:rsidP="00063728">
            <w:pPr>
              <w:rPr>
                <w:ins w:id="34856" w:author="KIM, Jason" w:date="2019-04-02T13:39:00Z"/>
                <w:rFonts w:ascii="Calibri" w:eastAsia="Times New Roman" w:hAnsi="Calibri" w:cs="Calibri"/>
                <w:color w:val="000000"/>
                <w:lang w:eastAsia="en-AU"/>
              </w:rPr>
            </w:pPr>
            <w:ins w:id="348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58" w:author="KIM, Jason" w:date="2019-04-02T13:39:00Z"/>
                <w:rFonts w:ascii="Calibri" w:eastAsia="Times New Roman" w:hAnsi="Calibri" w:cs="Calibri"/>
                <w:color w:val="000000"/>
                <w:lang w:eastAsia="en-AU"/>
              </w:rPr>
            </w:pPr>
            <w:ins w:id="34859" w:author="KIM, Jason" w:date="2019-04-02T13:39:00Z">
              <w:r w:rsidRPr="0056388D">
                <w:rPr>
                  <w:rFonts w:ascii="Calibri" w:eastAsia="Times New Roman" w:hAnsi="Calibri" w:cs="Calibri"/>
                  <w:color w:val="000000"/>
                  <w:lang w:eastAsia="en-AU"/>
                </w:rPr>
                <w:t>Chainage 8390</w:t>
              </w:r>
            </w:ins>
          </w:p>
        </w:tc>
        <w:tc>
          <w:tcPr>
            <w:tcW w:w="764" w:type="pct"/>
            <w:noWrap/>
            <w:hideMark/>
          </w:tcPr>
          <w:p w:rsidR="00110C18" w:rsidRPr="0056388D" w:rsidRDefault="00110C18" w:rsidP="00063728">
            <w:pPr>
              <w:jc w:val="right"/>
              <w:rPr>
                <w:ins w:id="34860" w:author="KIM, Jason" w:date="2019-04-02T13:39:00Z"/>
                <w:rFonts w:ascii="Calibri" w:eastAsia="Times New Roman" w:hAnsi="Calibri" w:cs="Calibri"/>
                <w:color w:val="000000"/>
                <w:lang w:eastAsia="en-AU"/>
              </w:rPr>
            </w:pPr>
            <w:ins w:id="348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62" w:author="KIM, Jason" w:date="2019-04-02T13:39:00Z"/>
        </w:trPr>
        <w:tc>
          <w:tcPr>
            <w:tcW w:w="708" w:type="pct"/>
            <w:vMerge/>
            <w:hideMark/>
          </w:tcPr>
          <w:p w:rsidR="00110C18" w:rsidRPr="0056388D" w:rsidRDefault="00110C18" w:rsidP="00063728">
            <w:pPr>
              <w:rPr>
                <w:ins w:id="348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64" w:author="KIM, Jason" w:date="2019-04-02T13:39:00Z"/>
                <w:rFonts w:ascii="Calibri" w:eastAsia="Times New Roman" w:hAnsi="Calibri" w:cs="Calibri"/>
                <w:color w:val="000000"/>
                <w:lang w:eastAsia="en-AU"/>
              </w:rPr>
            </w:pPr>
            <w:ins w:id="34865"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66" w:author="KIM, Jason" w:date="2019-04-02T13:39:00Z"/>
                <w:rFonts w:ascii="Calibri" w:eastAsia="Times New Roman" w:hAnsi="Calibri" w:cs="Calibri"/>
                <w:color w:val="000000"/>
                <w:lang w:eastAsia="en-AU"/>
              </w:rPr>
            </w:pPr>
            <w:ins w:id="348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68" w:author="KIM, Jason" w:date="2019-04-02T13:39:00Z"/>
                <w:rFonts w:ascii="Calibri" w:eastAsia="Times New Roman" w:hAnsi="Calibri" w:cs="Calibri"/>
                <w:color w:val="000000"/>
                <w:lang w:eastAsia="en-AU"/>
              </w:rPr>
            </w:pPr>
            <w:ins w:id="34869" w:author="KIM, Jason" w:date="2019-04-02T13:39:00Z">
              <w:r w:rsidRPr="0056388D">
                <w:rPr>
                  <w:rFonts w:ascii="Calibri" w:eastAsia="Times New Roman" w:hAnsi="Calibri" w:cs="Calibri"/>
                  <w:color w:val="000000"/>
                  <w:lang w:eastAsia="en-AU"/>
                </w:rPr>
                <w:t>LLN1666</w:t>
              </w:r>
            </w:ins>
          </w:p>
        </w:tc>
        <w:tc>
          <w:tcPr>
            <w:tcW w:w="933" w:type="pct"/>
            <w:noWrap/>
            <w:hideMark/>
          </w:tcPr>
          <w:p w:rsidR="00110C18" w:rsidRPr="0056388D" w:rsidRDefault="00110C18" w:rsidP="00063728">
            <w:pPr>
              <w:rPr>
                <w:ins w:id="34870" w:author="KIM, Jason" w:date="2019-04-02T13:39:00Z"/>
                <w:rFonts w:ascii="Calibri" w:eastAsia="Times New Roman" w:hAnsi="Calibri" w:cs="Calibri"/>
                <w:color w:val="000000"/>
                <w:lang w:eastAsia="en-AU"/>
              </w:rPr>
            </w:pPr>
            <w:ins w:id="348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72" w:author="KIM, Jason" w:date="2019-04-02T13:39:00Z"/>
                <w:rFonts w:ascii="Calibri" w:eastAsia="Times New Roman" w:hAnsi="Calibri" w:cs="Calibri"/>
                <w:color w:val="000000"/>
                <w:lang w:eastAsia="en-AU"/>
              </w:rPr>
            </w:pPr>
            <w:ins w:id="34873" w:author="KIM, Jason" w:date="2019-04-02T13:39:00Z">
              <w:r w:rsidRPr="0056388D">
                <w:rPr>
                  <w:rFonts w:ascii="Calibri" w:eastAsia="Times New Roman" w:hAnsi="Calibri" w:cs="Calibri"/>
                  <w:color w:val="000000"/>
                  <w:lang w:eastAsia="en-AU"/>
                </w:rPr>
                <w:t>Chainage 8399</w:t>
              </w:r>
            </w:ins>
          </w:p>
        </w:tc>
        <w:tc>
          <w:tcPr>
            <w:tcW w:w="764" w:type="pct"/>
            <w:noWrap/>
            <w:hideMark/>
          </w:tcPr>
          <w:p w:rsidR="00110C18" w:rsidRPr="0056388D" w:rsidRDefault="00110C18" w:rsidP="00063728">
            <w:pPr>
              <w:jc w:val="right"/>
              <w:rPr>
                <w:ins w:id="34874" w:author="KIM, Jason" w:date="2019-04-02T13:39:00Z"/>
                <w:rFonts w:ascii="Calibri" w:eastAsia="Times New Roman" w:hAnsi="Calibri" w:cs="Calibri"/>
                <w:color w:val="000000"/>
                <w:lang w:eastAsia="en-AU"/>
              </w:rPr>
            </w:pPr>
            <w:ins w:id="348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76" w:author="KIM, Jason" w:date="2019-04-02T13:39:00Z"/>
        </w:trPr>
        <w:tc>
          <w:tcPr>
            <w:tcW w:w="708" w:type="pct"/>
            <w:vMerge/>
            <w:hideMark/>
          </w:tcPr>
          <w:p w:rsidR="00110C18" w:rsidRPr="0056388D" w:rsidRDefault="00110C18" w:rsidP="00063728">
            <w:pPr>
              <w:rPr>
                <w:ins w:id="348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78" w:author="KIM, Jason" w:date="2019-04-02T13:39:00Z"/>
                <w:rFonts w:ascii="Calibri" w:eastAsia="Times New Roman" w:hAnsi="Calibri" w:cs="Calibri"/>
                <w:color w:val="000000"/>
                <w:lang w:eastAsia="en-AU"/>
              </w:rPr>
            </w:pPr>
            <w:ins w:id="34879"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80" w:author="KIM, Jason" w:date="2019-04-02T13:39:00Z"/>
                <w:rFonts w:ascii="Calibri" w:eastAsia="Times New Roman" w:hAnsi="Calibri" w:cs="Calibri"/>
                <w:color w:val="000000"/>
                <w:lang w:eastAsia="en-AU"/>
              </w:rPr>
            </w:pPr>
            <w:ins w:id="348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82" w:author="KIM, Jason" w:date="2019-04-02T13:39:00Z"/>
                <w:rFonts w:ascii="Calibri" w:eastAsia="Times New Roman" w:hAnsi="Calibri" w:cs="Calibri"/>
                <w:color w:val="000000"/>
                <w:lang w:eastAsia="en-AU"/>
              </w:rPr>
            </w:pPr>
            <w:ins w:id="34883" w:author="KIM, Jason" w:date="2019-04-02T13:39:00Z">
              <w:r w:rsidRPr="0056388D">
                <w:rPr>
                  <w:rFonts w:ascii="Calibri" w:eastAsia="Times New Roman" w:hAnsi="Calibri" w:cs="Calibri"/>
                  <w:color w:val="000000"/>
                  <w:lang w:eastAsia="en-AU"/>
                </w:rPr>
                <w:t>LLN1667</w:t>
              </w:r>
            </w:ins>
          </w:p>
        </w:tc>
        <w:tc>
          <w:tcPr>
            <w:tcW w:w="933" w:type="pct"/>
            <w:noWrap/>
            <w:hideMark/>
          </w:tcPr>
          <w:p w:rsidR="00110C18" w:rsidRPr="0056388D" w:rsidRDefault="00110C18" w:rsidP="00063728">
            <w:pPr>
              <w:rPr>
                <w:ins w:id="34884" w:author="KIM, Jason" w:date="2019-04-02T13:39:00Z"/>
                <w:rFonts w:ascii="Calibri" w:eastAsia="Times New Roman" w:hAnsi="Calibri" w:cs="Calibri"/>
                <w:color w:val="000000"/>
                <w:lang w:eastAsia="en-AU"/>
              </w:rPr>
            </w:pPr>
            <w:ins w:id="348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86" w:author="KIM, Jason" w:date="2019-04-02T13:39:00Z"/>
                <w:rFonts w:ascii="Calibri" w:eastAsia="Times New Roman" w:hAnsi="Calibri" w:cs="Calibri"/>
                <w:color w:val="000000"/>
                <w:lang w:eastAsia="en-AU"/>
              </w:rPr>
            </w:pPr>
            <w:ins w:id="34887" w:author="KIM, Jason" w:date="2019-04-02T13:39:00Z">
              <w:r w:rsidRPr="0056388D">
                <w:rPr>
                  <w:rFonts w:ascii="Calibri" w:eastAsia="Times New Roman" w:hAnsi="Calibri" w:cs="Calibri"/>
                  <w:color w:val="000000"/>
                  <w:lang w:eastAsia="en-AU"/>
                </w:rPr>
                <w:t>Chainage 8409</w:t>
              </w:r>
            </w:ins>
          </w:p>
        </w:tc>
        <w:tc>
          <w:tcPr>
            <w:tcW w:w="764" w:type="pct"/>
            <w:noWrap/>
            <w:hideMark/>
          </w:tcPr>
          <w:p w:rsidR="00110C18" w:rsidRPr="0056388D" w:rsidRDefault="00110C18" w:rsidP="00063728">
            <w:pPr>
              <w:jc w:val="right"/>
              <w:rPr>
                <w:ins w:id="34888" w:author="KIM, Jason" w:date="2019-04-02T13:39:00Z"/>
                <w:rFonts w:ascii="Calibri" w:eastAsia="Times New Roman" w:hAnsi="Calibri" w:cs="Calibri"/>
                <w:color w:val="000000"/>
                <w:lang w:eastAsia="en-AU"/>
              </w:rPr>
            </w:pPr>
            <w:ins w:id="348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90" w:author="KIM, Jason" w:date="2019-04-02T13:39:00Z"/>
        </w:trPr>
        <w:tc>
          <w:tcPr>
            <w:tcW w:w="708" w:type="pct"/>
            <w:vMerge/>
            <w:hideMark/>
          </w:tcPr>
          <w:p w:rsidR="00110C18" w:rsidRPr="0056388D" w:rsidRDefault="00110C18" w:rsidP="00063728">
            <w:pPr>
              <w:rPr>
                <w:ins w:id="348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92" w:author="KIM, Jason" w:date="2019-04-02T13:39:00Z"/>
                <w:rFonts w:ascii="Calibri" w:eastAsia="Times New Roman" w:hAnsi="Calibri" w:cs="Calibri"/>
                <w:color w:val="000000"/>
                <w:lang w:eastAsia="en-AU"/>
              </w:rPr>
            </w:pPr>
            <w:ins w:id="34893"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94" w:author="KIM, Jason" w:date="2019-04-02T13:39:00Z"/>
                <w:rFonts w:ascii="Calibri" w:eastAsia="Times New Roman" w:hAnsi="Calibri" w:cs="Calibri"/>
                <w:color w:val="000000"/>
                <w:lang w:eastAsia="en-AU"/>
              </w:rPr>
            </w:pPr>
            <w:ins w:id="348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96" w:author="KIM, Jason" w:date="2019-04-02T13:39:00Z"/>
                <w:rFonts w:ascii="Calibri" w:eastAsia="Times New Roman" w:hAnsi="Calibri" w:cs="Calibri"/>
                <w:color w:val="000000"/>
                <w:lang w:eastAsia="en-AU"/>
              </w:rPr>
            </w:pPr>
            <w:ins w:id="34897" w:author="KIM, Jason" w:date="2019-04-02T13:39:00Z">
              <w:r w:rsidRPr="0056388D">
                <w:rPr>
                  <w:rFonts w:ascii="Calibri" w:eastAsia="Times New Roman" w:hAnsi="Calibri" w:cs="Calibri"/>
                  <w:color w:val="000000"/>
                  <w:lang w:eastAsia="en-AU"/>
                </w:rPr>
                <w:t>LLN1668</w:t>
              </w:r>
            </w:ins>
          </w:p>
        </w:tc>
        <w:tc>
          <w:tcPr>
            <w:tcW w:w="933" w:type="pct"/>
            <w:noWrap/>
            <w:hideMark/>
          </w:tcPr>
          <w:p w:rsidR="00110C18" w:rsidRPr="0056388D" w:rsidRDefault="00110C18" w:rsidP="00063728">
            <w:pPr>
              <w:rPr>
                <w:ins w:id="34898" w:author="KIM, Jason" w:date="2019-04-02T13:39:00Z"/>
                <w:rFonts w:ascii="Calibri" w:eastAsia="Times New Roman" w:hAnsi="Calibri" w:cs="Calibri"/>
                <w:color w:val="000000"/>
                <w:lang w:eastAsia="en-AU"/>
              </w:rPr>
            </w:pPr>
            <w:ins w:id="348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00" w:author="KIM, Jason" w:date="2019-04-02T13:39:00Z"/>
                <w:rFonts w:ascii="Calibri" w:eastAsia="Times New Roman" w:hAnsi="Calibri" w:cs="Calibri"/>
                <w:color w:val="000000"/>
                <w:lang w:eastAsia="en-AU"/>
              </w:rPr>
            </w:pPr>
            <w:ins w:id="34901" w:author="KIM, Jason" w:date="2019-04-02T13:39:00Z">
              <w:r w:rsidRPr="0056388D">
                <w:rPr>
                  <w:rFonts w:ascii="Calibri" w:eastAsia="Times New Roman" w:hAnsi="Calibri" w:cs="Calibri"/>
                  <w:color w:val="000000"/>
                  <w:lang w:eastAsia="en-AU"/>
                </w:rPr>
                <w:t>Chainage 8419</w:t>
              </w:r>
            </w:ins>
          </w:p>
        </w:tc>
        <w:tc>
          <w:tcPr>
            <w:tcW w:w="764" w:type="pct"/>
            <w:noWrap/>
            <w:hideMark/>
          </w:tcPr>
          <w:p w:rsidR="00110C18" w:rsidRPr="0056388D" w:rsidRDefault="00110C18" w:rsidP="00063728">
            <w:pPr>
              <w:jc w:val="right"/>
              <w:rPr>
                <w:ins w:id="34902" w:author="KIM, Jason" w:date="2019-04-02T13:39:00Z"/>
                <w:rFonts w:ascii="Calibri" w:eastAsia="Times New Roman" w:hAnsi="Calibri" w:cs="Calibri"/>
                <w:color w:val="000000"/>
                <w:lang w:eastAsia="en-AU"/>
              </w:rPr>
            </w:pPr>
            <w:ins w:id="349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04" w:author="KIM, Jason" w:date="2019-04-02T13:39:00Z"/>
        </w:trPr>
        <w:tc>
          <w:tcPr>
            <w:tcW w:w="708" w:type="pct"/>
            <w:vMerge/>
            <w:hideMark/>
          </w:tcPr>
          <w:p w:rsidR="00110C18" w:rsidRPr="0056388D" w:rsidRDefault="00110C18" w:rsidP="00063728">
            <w:pPr>
              <w:rPr>
                <w:ins w:id="349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06" w:author="KIM, Jason" w:date="2019-04-02T13:39:00Z"/>
                <w:rFonts w:ascii="Calibri" w:eastAsia="Times New Roman" w:hAnsi="Calibri" w:cs="Calibri"/>
                <w:color w:val="000000"/>
                <w:lang w:eastAsia="en-AU"/>
              </w:rPr>
            </w:pPr>
            <w:ins w:id="34907"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08" w:author="KIM, Jason" w:date="2019-04-02T13:39:00Z"/>
                <w:rFonts w:ascii="Calibri" w:eastAsia="Times New Roman" w:hAnsi="Calibri" w:cs="Calibri"/>
                <w:color w:val="000000"/>
                <w:lang w:eastAsia="en-AU"/>
              </w:rPr>
            </w:pPr>
            <w:ins w:id="349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10" w:author="KIM, Jason" w:date="2019-04-02T13:39:00Z"/>
                <w:rFonts w:ascii="Calibri" w:eastAsia="Times New Roman" w:hAnsi="Calibri" w:cs="Calibri"/>
                <w:color w:val="000000"/>
                <w:lang w:eastAsia="en-AU"/>
              </w:rPr>
            </w:pPr>
            <w:ins w:id="34911" w:author="KIM, Jason" w:date="2019-04-02T13:39:00Z">
              <w:r w:rsidRPr="0056388D">
                <w:rPr>
                  <w:rFonts w:ascii="Calibri" w:eastAsia="Times New Roman" w:hAnsi="Calibri" w:cs="Calibri"/>
                  <w:color w:val="000000"/>
                  <w:lang w:eastAsia="en-AU"/>
                </w:rPr>
                <w:t>LLN1669</w:t>
              </w:r>
            </w:ins>
          </w:p>
        </w:tc>
        <w:tc>
          <w:tcPr>
            <w:tcW w:w="933" w:type="pct"/>
            <w:noWrap/>
            <w:hideMark/>
          </w:tcPr>
          <w:p w:rsidR="00110C18" w:rsidRPr="0056388D" w:rsidRDefault="00110C18" w:rsidP="00063728">
            <w:pPr>
              <w:rPr>
                <w:ins w:id="34912" w:author="KIM, Jason" w:date="2019-04-02T13:39:00Z"/>
                <w:rFonts w:ascii="Calibri" w:eastAsia="Times New Roman" w:hAnsi="Calibri" w:cs="Calibri"/>
                <w:color w:val="000000"/>
                <w:lang w:eastAsia="en-AU"/>
              </w:rPr>
            </w:pPr>
            <w:ins w:id="349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14" w:author="KIM, Jason" w:date="2019-04-02T13:39:00Z"/>
                <w:rFonts w:ascii="Calibri" w:eastAsia="Times New Roman" w:hAnsi="Calibri" w:cs="Calibri"/>
                <w:color w:val="000000"/>
                <w:lang w:eastAsia="en-AU"/>
              </w:rPr>
            </w:pPr>
            <w:ins w:id="34915" w:author="KIM, Jason" w:date="2019-04-02T13:39:00Z">
              <w:r w:rsidRPr="0056388D">
                <w:rPr>
                  <w:rFonts w:ascii="Calibri" w:eastAsia="Times New Roman" w:hAnsi="Calibri" w:cs="Calibri"/>
                  <w:color w:val="000000"/>
                  <w:lang w:eastAsia="en-AU"/>
                </w:rPr>
                <w:t>Chainage 8428</w:t>
              </w:r>
            </w:ins>
          </w:p>
        </w:tc>
        <w:tc>
          <w:tcPr>
            <w:tcW w:w="764" w:type="pct"/>
            <w:noWrap/>
            <w:hideMark/>
          </w:tcPr>
          <w:p w:rsidR="00110C18" w:rsidRPr="0056388D" w:rsidRDefault="00110C18" w:rsidP="00063728">
            <w:pPr>
              <w:jc w:val="right"/>
              <w:rPr>
                <w:ins w:id="34916" w:author="KIM, Jason" w:date="2019-04-02T13:39:00Z"/>
                <w:rFonts w:ascii="Calibri" w:eastAsia="Times New Roman" w:hAnsi="Calibri" w:cs="Calibri"/>
                <w:color w:val="000000"/>
                <w:lang w:eastAsia="en-AU"/>
              </w:rPr>
            </w:pPr>
            <w:ins w:id="349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18" w:author="KIM, Jason" w:date="2019-04-02T13:39:00Z"/>
        </w:trPr>
        <w:tc>
          <w:tcPr>
            <w:tcW w:w="708" w:type="pct"/>
            <w:vMerge/>
            <w:hideMark/>
          </w:tcPr>
          <w:p w:rsidR="00110C18" w:rsidRPr="0056388D" w:rsidRDefault="00110C18" w:rsidP="00063728">
            <w:pPr>
              <w:rPr>
                <w:ins w:id="349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20" w:author="KIM, Jason" w:date="2019-04-02T13:39:00Z"/>
                <w:rFonts w:ascii="Calibri" w:eastAsia="Times New Roman" w:hAnsi="Calibri" w:cs="Calibri"/>
                <w:color w:val="000000"/>
                <w:lang w:eastAsia="en-AU"/>
              </w:rPr>
            </w:pPr>
            <w:ins w:id="34921"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22" w:author="KIM, Jason" w:date="2019-04-02T13:39:00Z"/>
                <w:rFonts w:ascii="Calibri" w:eastAsia="Times New Roman" w:hAnsi="Calibri" w:cs="Calibri"/>
                <w:color w:val="000000"/>
                <w:lang w:eastAsia="en-AU"/>
              </w:rPr>
            </w:pPr>
            <w:ins w:id="349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24" w:author="KIM, Jason" w:date="2019-04-02T13:39:00Z"/>
                <w:rFonts w:ascii="Calibri" w:eastAsia="Times New Roman" w:hAnsi="Calibri" w:cs="Calibri"/>
                <w:color w:val="000000"/>
                <w:lang w:eastAsia="en-AU"/>
              </w:rPr>
            </w:pPr>
            <w:ins w:id="34925" w:author="KIM, Jason" w:date="2019-04-02T13:39:00Z">
              <w:r w:rsidRPr="0056388D">
                <w:rPr>
                  <w:rFonts w:ascii="Calibri" w:eastAsia="Times New Roman" w:hAnsi="Calibri" w:cs="Calibri"/>
                  <w:color w:val="000000"/>
                  <w:lang w:eastAsia="en-AU"/>
                </w:rPr>
                <w:t>LLN1670</w:t>
              </w:r>
            </w:ins>
          </w:p>
        </w:tc>
        <w:tc>
          <w:tcPr>
            <w:tcW w:w="933" w:type="pct"/>
            <w:noWrap/>
            <w:hideMark/>
          </w:tcPr>
          <w:p w:rsidR="00110C18" w:rsidRPr="0056388D" w:rsidRDefault="00110C18" w:rsidP="00063728">
            <w:pPr>
              <w:rPr>
                <w:ins w:id="34926" w:author="KIM, Jason" w:date="2019-04-02T13:39:00Z"/>
                <w:rFonts w:ascii="Calibri" w:eastAsia="Times New Roman" w:hAnsi="Calibri" w:cs="Calibri"/>
                <w:color w:val="000000"/>
                <w:lang w:eastAsia="en-AU"/>
              </w:rPr>
            </w:pPr>
            <w:ins w:id="349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28" w:author="KIM, Jason" w:date="2019-04-02T13:39:00Z"/>
                <w:rFonts w:ascii="Calibri" w:eastAsia="Times New Roman" w:hAnsi="Calibri" w:cs="Calibri"/>
                <w:color w:val="000000"/>
                <w:lang w:eastAsia="en-AU"/>
              </w:rPr>
            </w:pPr>
            <w:ins w:id="34929" w:author="KIM, Jason" w:date="2019-04-02T13:39:00Z">
              <w:r w:rsidRPr="0056388D">
                <w:rPr>
                  <w:rFonts w:ascii="Calibri" w:eastAsia="Times New Roman" w:hAnsi="Calibri" w:cs="Calibri"/>
                  <w:color w:val="000000"/>
                  <w:lang w:eastAsia="en-AU"/>
                </w:rPr>
                <w:t>Chainage 8438</w:t>
              </w:r>
            </w:ins>
          </w:p>
        </w:tc>
        <w:tc>
          <w:tcPr>
            <w:tcW w:w="764" w:type="pct"/>
            <w:noWrap/>
            <w:hideMark/>
          </w:tcPr>
          <w:p w:rsidR="00110C18" w:rsidRPr="0056388D" w:rsidRDefault="00110C18" w:rsidP="00063728">
            <w:pPr>
              <w:jc w:val="right"/>
              <w:rPr>
                <w:ins w:id="34930" w:author="KIM, Jason" w:date="2019-04-02T13:39:00Z"/>
                <w:rFonts w:ascii="Calibri" w:eastAsia="Times New Roman" w:hAnsi="Calibri" w:cs="Calibri"/>
                <w:color w:val="000000"/>
                <w:lang w:eastAsia="en-AU"/>
              </w:rPr>
            </w:pPr>
            <w:ins w:id="349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32" w:author="KIM, Jason" w:date="2019-04-02T13:39:00Z"/>
        </w:trPr>
        <w:tc>
          <w:tcPr>
            <w:tcW w:w="708" w:type="pct"/>
            <w:vMerge/>
            <w:hideMark/>
          </w:tcPr>
          <w:p w:rsidR="00110C18" w:rsidRPr="0056388D" w:rsidRDefault="00110C18" w:rsidP="00063728">
            <w:pPr>
              <w:rPr>
                <w:ins w:id="349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34" w:author="KIM, Jason" w:date="2019-04-02T13:39:00Z"/>
                <w:rFonts w:ascii="Calibri" w:eastAsia="Times New Roman" w:hAnsi="Calibri" w:cs="Calibri"/>
                <w:color w:val="000000"/>
                <w:lang w:eastAsia="en-AU"/>
              </w:rPr>
            </w:pPr>
            <w:ins w:id="34935"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36" w:author="KIM, Jason" w:date="2019-04-02T13:39:00Z"/>
                <w:rFonts w:ascii="Calibri" w:eastAsia="Times New Roman" w:hAnsi="Calibri" w:cs="Calibri"/>
                <w:color w:val="000000"/>
                <w:lang w:eastAsia="en-AU"/>
              </w:rPr>
            </w:pPr>
            <w:ins w:id="349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38" w:author="KIM, Jason" w:date="2019-04-02T13:39:00Z"/>
                <w:rFonts w:ascii="Calibri" w:eastAsia="Times New Roman" w:hAnsi="Calibri" w:cs="Calibri"/>
                <w:color w:val="000000"/>
                <w:lang w:eastAsia="en-AU"/>
              </w:rPr>
            </w:pPr>
            <w:ins w:id="34939" w:author="KIM, Jason" w:date="2019-04-02T13:39:00Z">
              <w:r w:rsidRPr="0056388D">
                <w:rPr>
                  <w:rFonts w:ascii="Calibri" w:eastAsia="Times New Roman" w:hAnsi="Calibri" w:cs="Calibri"/>
                  <w:color w:val="000000"/>
                  <w:lang w:eastAsia="en-AU"/>
                </w:rPr>
                <w:t>LLN1671</w:t>
              </w:r>
            </w:ins>
          </w:p>
        </w:tc>
        <w:tc>
          <w:tcPr>
            <w:tcW w:w="933" w:type="pct"/>
            <w:noWrap/>
            <w:hideMark/>
          </w:tcPr>
          <w:p w:rsidR="00110C18" w:rsidRPr="0056388D" w:rsidRDefault="00110C18" w:rsidP="00063728">
            <w:pPr>
              <w:rPr>
                <w:ins w:id="34940" w:author="KIM, Jason" w:date="2019-04-02T13:39:00Z"/>
                <w:rFonts w:ascii="Calibri" w:eastAsia="Times New Roman" w:hAnsi="Calibri" w:cs="Calibri"/>
                <w:color w:val="000000"/>
                <w:lang w:eastAsia="en-AU"/>
              </w:rPr>
            </w:pPr>
            <w:ins w:id="349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42" w:author="KIM, Jason" w:date="2019-04-02T13:39:00Z"/>
                <w:rFonts w:ascii="Calibri" w:eastAsia="Times New Roman" w:hAnsi="Calibri" w:cs="Calibri"/>
                <w:color w:val="000000"/>
                <w:lang w:eastAsia="en-AU"/>
              </w:rPr>
            </w:pPr>
            <w:ins w:id="34943" w:author="KIM, Jason" w:date="2019-04-02T13:39:00Z">
              <w:r w:rsidRPr="0056388D">
                <w:rPr>
                  <w:rFonts w:ascii="Calibri" w:eastAsia="Times New Roman" w:hAnsi="Calibri" w:cs="Calibri"/>
                  <w:color w:val="000000"/>
                  <w:lang w:eastAsia="en-AU"/>
                </w:rPr>
                <w:t>Chainage 8448</w:t>
              </w:r>
            </w:ins>
          </w:p>
        </w:tc>
        <w:tc>
          <w:tcPr>
            <w:tcW w:w="764" w:type="pct"/>
            <w:noWrap/>
            <w:hideMark/>
          </w:tcPr>
          <w:p w:rsidR="00110C18" w:rsidRPr="0056388D" w:rsidRDefault="00110C18" w:rsidP="00063728">
            <w:pPr>
              <w:jc w:val="right"/>
              <w:rPr>
                <w:ins w:id="34944" w:author="KIM, Jason" w:date="2019-04-02T13:39:00Z"/>
                <w:rFonts w:ascii="Calibri" w:eastAsia="Times New Roman" w:hAnsi="Calibri" w:cs="Calibri"/>
                <w:color w:val="000000"/>
                <w:lang w:eastAsia="en-AU"/>
              </w:rPr>
            </w:pPr>
            <w:ins w:id="349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46" w:author="KIM, Jason" w:date="2019-04-02T13:39:00Z"/>
        </w:trPr>
        <w:tc>
          <w:tcPr>
            <w:tcW w:w="708" w:type="pct"/>
            <w:vMerge/>
            <w:hideMark/>
          </w:tcPr>
          <w:p w:rsidR="00110C18" w:rsidRPr="0056388D" w:rsidRDefault="00110C18" w:rsidP="00063728">
            <w:pPr>
              <w:rPr>
                <w:ins w:id="349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48" w:author="KIM, Jason" w:date="2019-04-02T13:39:00Z"/>
                <w:rFonts w:ascii="Calibri" w:eastAsia="Times New Roman" w:hAnsi="Calibri" w:cs="Calibri"/>
                <w:color w:val="000000"/>
                <w:lang w:eastAsia="en-AU"/>
              </w:rPr>
            </w:pPr>
            <w:ins w:id="34949"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50" w:author="KIM, Jason" w:date="2019-04-02T13:39:00Z"/>
                <w:rFonts w:ascii="Calibri" w:eastAsia="Times New Roman" w:hAnsi="Calibri" w:cs="Calibri"/>
                <w:color w:val="000000"/>
                <w:lang w:eastAsia="en-AU"/>
              </w:rPr>
            </w:pPr>
            <w:ins w:id="349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52" w:author="KIM, Jason" w:date="2019-04-02T13:39:00Z"/>
                <w:rFonts w:ascii="Calibri" w:eastAsia="Times New Roman" w:hAnsi="Calibri" w:cs="Calibri"/>
                <w:color w:val="000000"/>
                <w:lang w:eastAsia="en-AU"/>
              </w:rPr>
            </w:pPr>
            <w:ins w:id="34953" w:author="KIM, Jason" w:date="2019-04-02T13:39:00Z">
              <w:r w:rsidRPr="0056388D">
                <w:rPr>
                  <w:rFonts w:ascii="Calibri" w:eastAsia="Times New Roman" w:hAnsi="Calibri" w:cs="Calibri"/>
                  <w:color w:val="000000"/>
                  <w:lang w:eastAsia="en-AU"/>
                </w:rPr>
                <w:t>LLN1672</w:t>
              </w:r>
            </w:ins>
          </w:p>
        </w:tc>
        <w:tc>
          <w:tcPr>
            <w:tcW w:w="933" w:type="pct"/>
            <w:noWrap/>
            <w:hideMark/>
          </w:tcPr>
          <w:p w:rsidR="00110C18" w:rsidRPr="0056388D" w:rsidRDefault="00110C18" w:rsidP="00063728">
            <w:pPr>
              <w:rPr>
                <w:ins w:id="34954" w:author="KIM, Jason" w:date="2019-04-02T13:39:00Z"/>
                <w:rFonts w:ascii="Calibri" w:eastAsia="Times New Roman" w:hAnsi="Calibri" w:cs="Calibri"/>
                <w:color w:val="000000"/>
                <w:lang w:eastAsia="en-AU"/>
              </w:rPr>
            </w:pPr>
            <w:ins w:id="349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56" w:author="KIM, Jason" w:date="2019-04-02T13:39:00Z"/>
                <w:rFonts w:ascii="Calibri" w:eastAsia="Times New Roman" w:hAnsi="Calibri" w:cs="Calibri"/>
                <w:color w:val="000000"/>
                <w:lang w:eastAsia="en-AU"/>
              </w:rPr>
            </w:pPr>
            <w:ins w:id="34957" w:author="KIM, Jason" w:date="2019-04-02T13:39:00Z">
              <w:r w:rsidRPr="0056388D">
                <w:rPr>
                  <w:rFonts w:ascii="Calibri" w:eastAsia="Times New Roman" w:hAnsi="Calibri" w:cs="Calibri"/>
                  <w:color w:val="000000"/>
                  <w:lang w:eastAsia="en-AU"/>
                </w:rPr>
                <w:t>Chainage 8457</w:t>
              </w:r>
            </w:ins>
          </w:p>
        </w:tc>
        <w:tc>
          <w:tcPr>
            <w:tcW w:w="764" w:type="pct"/>
            <w:noWrap/>
            <w:hideMark/>
          </w:tcPr>
          <w:p w:rsidR="00110C18" w:rsidRPr="0056388D" w:rsidRDefault="00110C18" w:rsidP="00063728">
            <w:pPr>
              <w:jc w:val="right"/>
              <w:rPr>
                <w:ins w:id="34958" w:author="KIM, Jason" w:date="2019-04-02T13:39:00Z"/>
                <w:rFonts w:ascii="Calibri" w:eastAsia="Times New Roman" w:hAnsi="Calibri" w:cs="Calibri"/>
                <w:color w:val="000000"/>
                <w:lang w:eastAsia="en-AU"/>
              </w:rPr>
            </w:pPr>
            <w:ins w:id="349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60" w:author="KIM, Jason" w:date="2019-04-02T13:39:00Z"/>
        </w:trPr>
        <w:tc>
          <w:tcPr>
            <w:tcW w:w="708" w:type="pct"/>
            <w:vMerge/>
            <w:hideMark/>
          </w:tcPr>
          <w:p w:rsidR="00110C18" w:rsidRPr="0056388D" w:rsidRDefault="00110C18" w:rsidP="00063728">
            <w:pPr>
              <w:rPr>
                <w:ins w:id="349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62" w:author="KIM, Jason" w:date="2019-04-02T13:39:00Z"/>
                <w:rFonts w:ascii="Calibri" w:eastAsia="Times New Roman" w:hAnsi="Calibri" w:cs="Calibri"/>
                <w:color w:val="000000"/>
                <w:lang w:eastAsia="en-AU"/>
              </w:rPr>
            </w:pPr>
            <w:ins w:id="34963"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64" w:author="KIM, Jason" w:date="2019-04-02T13:39:00Z"/>
                <w:rFonts w:ascii="Calibri" w:eastAsia="Times New Roman" w:hAnsi="Calibri" w:cs="Calibri"/>
                <w:color w:val="000000"/>
                <w:lang w:eastAsia="en-AU"/>
              </w:rPr>
            </w:pPr>
            <w:ins w:id="349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66" w:author="KIM, Jason" w:date="2019-04-02T13:39:00Z"/>
                <w:rFonts w:ascii="Calibri" w:eastAsia="Times New Roman" w:hAnsi="Calibri" w:cs="Calibri"/>
                <w:color w:val="000000"/>
                <w:lang w:eastAsia="en-AU"/>
              </w:rPr>
            </w:pPr>
            <w:ins w:id="34967" w:author="KIM, Jason" w:date="2019-04-02T13:39:00Z">
              <w:r w:rsidRPr="0056388D">
                <w:rPr>
                  <w:rFonts w:ascii="Calibri" w:eastAsia="Times New Roman" w:hAnsi="Calibri" w:cs="Calibri"/>
                  <w:color w:val="000000"/>
                  <w:lang w:eastAsia="en-AU"/>
                </w:rPr>
                <w:t>LLN1673</w:t>
              </w:r>
            </w:ins>
          </w:p>
        </w:tc>
        <w:tc>
          <w:tcPr>
            <w:tcW w:w="933" w:type="pct"/>
            <w:noWrap/>
            <w:hideMark/>
          </w:tcPr>
          <w:p w:rsidR="00110C18" w:rsidRPr="0056388D" w:rsidRDefault="00110C18" w:rsidP="00063728">
            <w:pPr>
              <w:rPr>
                <w:ins w:id="34968" w:author="KIM, Jason" w:date="2019-04-02T13:39:00Z"/>
                <w:rFonts w:ascii="Calibri" w:eastAsia="Times New Roman" w:hAnsi="Calibri" w:cs="Calibri"/>
                <w:color w:val="000000"/>
                <w:lang w:eastAsia="en-AU"/>
              </w:rPr>
            </w:pPr>
            <w:ins w:id="349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70" w:author="KIM, Jason" w:date="2019-04-02T13:39:00Z"/>
                <w:rFonts w:ascii="Calibri" w:eastAsia="Times New Roman" w:hAnsi="Calibri" w:cs="Calibri"/>
                <w:color w:val="000000"/>
                <w:lang w:eastAsia="en-AU"/>
              </w:rPr>
            </w:pPr>
            <w:ins w:id="34971" w:author="KIM, Jason" w:date="2019-04-02T13:39:00Z">
              <w:r w:rsidRPr="0056388D">
                <w:rPr>
                  <w:rFonts w:ascii="Calibri" w:eastAsia="Times New Roman" w:hAnsi="Calibri" w:cs="Calibri"/>
                  <w:color w:val="000000"/>
                  <w:lang w:eastAsia="en-AU"/>
                </w:rPr>
                <w:t>Chainage 8467</w:t>
              </w:r>
            </w:ins>
          </w:p>
        </w:tc>
        <w:tc>
          <w:tcPr>
            <w:tcW w:w="764" w:type="pct"/>
            <w:noWrap/>
            <w:hideMark/>
          </w:tcPr>
          <w:p w:rsidR="00110C18" w:rsidRPr="0056388D" w:rsidRDefault="00110C18" w:rsidP="00063728">
            <w:pPr>
              <w:jc w:val="right"/>
              <w:rPr>
                <w:ins w:id="34972" w:author="KIM, Jason" w:date="2019-04-02T13:39:00Z"/>
                <w:rFonts w:ascii="Calibri" w:eastAsia="Times New Roman" w:hAnsi="Calibri" w:cs="Calibri"/>
                <w:color w:val="000000"/>
                <w:lang w:eastAsia="en-AU"/>
              </w:rPr>
            </w:pPr>
            <w:ins w:id="349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74" w:author="KIM, Jason" w:date="2019-04-02T13:39:00Z"/>
        </w:trPr>
        <w:tc>
          <w:tcPr>
            <w:tcW w:w="708" w:type="pct"/>
            <w:vMerge w:val="restart"/>
            <w:noWrap/>
            <w:hideMark/>
          </w:tcPr>
          <w:p w:rsidR="00110C18" w:rsidRPr="0056388D" w:rsidRDefault="00110C18" w:rsidP="00063728">
            <w:pPr>
              <w:rPr>
                <w:ins w:id="34975" w:author="KIM, Jason" w:date="2019-04-02T13:39:00Z"/>
                <w:rFonts w:ascii="Calibri" w:eastAsia="Times New Roman" w:hAnsi="Calibri" w:cs="Calibri"/>
                <w:color w:val="000000"/>
                <w:lang w:eastAsia="en-AU"/>
              </w:rPr>
            </w:pPr>
            <w:ins w:id="34976" w:author="KIM, Jason" w:date="2019-04-02T13:39:00Z">
              <w:r w:rsidRPr="0056388D">
                <w:rPr>
                  <w:rFonts w:ascii="Calibri" w:eastAsia="Times New Roman" w:hAnsi="Calibri" w:cs="Calibri"/>
                  <w:color w:val="000000"/>
                  <w:lang w:eastAsia="en-AU"/>
                </w:rPr>
                <w:t>LLE64K71</w:t>
              </w:r>
            </w:ins>
          </w:p>
        </w:tc>
        <w:tc>
          <w:tcPr>
            <w:tcW w:w="605" w:type="pct"/>
            <w:noWrap/>
            <w:hideMark/>
          </w:tcPr>
          <w:p w:rsidR="00110C18" w:rsidRPr="0056388D" w:rsidRDefault="00110C18" w:rsidP="00063728">
            <w:pPr>
              <w:rPr>
                <w:ins w:id="34977" w:author="KIM, Jason" w:date="2019-04-02T13:39:00Z"/>
                <w:rFonts w:ascii="Calibri" w:eastAsia="Times New Roman" w:hAnsi="Calibri" w:cs="Calibri"/>
                <w:color w:val="000000"/>
                <w:lang w:eastAsia="en-AU"/>
              </w:rPr>
            </w:pPr>
            <w:ins w:id="34978"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4979" w:author="KIM, Jason" w:date="2019-04-02T13:39:00Z"/>
                <w:rFonts w:ascii="Calibri" w:eastAsia="Times New Roman" w:hAnsi="Calibri" w:cs="Calibri"/>
                <w:color w:val="000000"/>
                <w:lang w:eastAsia="en-AU"/>
              </w:rPr>
            </w:pPr>
            <w:ins w:id="3498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81" w:author="KIM, Jason" w:date="2019-04-02T13:39:00Z"/>
                <w:rFonts w:ascii="Calibri" w:eastAsia="Times New Roman" w:hAnsi="Calibri" w:cs="Calibri"/>
                <w:color w:val="000000"/>
                <w:lang w:eastAsia="en-AU"/>
              </w:rPr>
            </w:pPr>
            <w:ins w:id="34982" w:author="KIM, Jason" w:date="2019-04-02T13:39:00Z">
              <w:r w:rsidRPr="0056388D">
                <w:rPr>
                  <w:rFonts w:ascii="Calibri" w:eastAsia="Times New Roman" w:hAnsi="Calibri" w:cs="Calibri"/>
                  <w:color w:val="000000"/>
                  <w:lang w:eastAsia="en-AU"/>
                </w:rPr>
                <w:t>LLS2695</w:t>
              </w:r>
            </w:ins>
          </w:p>
        </w:tc>
        <w:tc>
          <w:tcPr>
            <w:tcW w:w="933" w:type="pct"/>
            <w:noWrap/>
            <w:hideMark/>
          </w:tcPr>
          <w:p w:rsidR="00110C18" w:rsidRPr="0056388D" w:rsidRDefault="00110C18" w:rsidP="00063728">
            <w:pPr>
              <w:rPr>
                <w:ins w:id="34983" w:author="KIM, Jason" w:date="2019-04-02T13:39:00Z"/>
                <w:rFonts w:ascii="Calibri" w:eastAsia="Times New Roman" w:hAnsi="Calibri" w:cs="Calibri"/>
                <w:color w:val="000000"/>
                <w:lang w:eastAsia="en-AU"/>
              </w:rPr>
            </w:pPr>
            <w:ins w:id="349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985" w:author="KIM, Jason" w:date="2019-04-02T13:39:00Z"/>
                <w:rFonts w:ascii="Calibri" w:eastAsia="Times New Roman" w:hAnsi="Calibri" w:cs="Calibri"/>
                <w:color w:val="000000"/>
                <w:lang w:eastAsia="en-AU"/>
              </w:rPr>
            </w:pPr>
            <w:ins w:id="34986" w:author="KIM, Jason" w:date="2019-04-02T13:39:00Z">
              <w:r w:rsidRPr="0056388D">
                <w:rPr>
                  <w:rFonts w:ascii="Calibri" w:eastAsia="Times New Roman" w:hAnsi="Calibri" w:cs="Calibri"/>
                  <w:color w:val="000000"/>
                  <w:lang w:eastAsia="en-AU"/>
                </w:rPr>
                <w:t>Chainage 8479</w:t>
              </w:r>
            </w:ins>
          </w:p>
        </w:tc>
        <w:tc>
          <w:tcPr>
            <w:tcW w:w="764" w:type="pct"/>
            <w:noWrap/>
            <w:hideMark/>
          </w:tcPr>
          <w:p w:rsidR="00110C18" w:rsidRPr="0056388D" w:rsidRDefault="00110C18" w:rsidP="00063728">
            <w:pPr>
              <w:jc w:val="right"/>
              <w:rPr>
                <w:ins w:id="34987" w:author="KIM, Jason" w:date="2019-04-02T13:39:00Z"/>
                <w:rFonts w:ascii="Calibri" w:eastAsia="Times New Roman" w:hAnsi="Calibri" w:cs="Calibri"/>
                <w:color w:val="000000"/>
                <w:lang w:eastAsia="en-AU"/>
              </w:rPr>
            </w:pPr>
            <w:ins w:id="349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89" w:author="KIM, Jason" w:date="2019-04-02T13:39:00Z"/>
        </w:trPr>
        <w:tc>
          <w:tcPr>
            <w:tcW w:w="708" w:type="pct"/>
            <w:vMerge/>
            <w:hideMark/>
          </w:tcPr>
          <w:p w:rsidR="00110C18" w:rsidRPr="0056388D" w:rsidRDefault="00110C18" w:rsidP="00063728">
            <w:pPr>
              <w:rPr>
                <w:ins w:id="349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91" w:author="KIM, Jason" w:date="2019-04-02T13:39:00Z"/>
                <w:rFonts w:ascii="Calibri" w:eastAsia="Times New Roman" w:hAnsi="Calibri" w:cs="Calibri"/>
                <w:color w:val="000000"/>
                <w:lang w:eastAsia="en-AU"/>
              </w:rPr>
            </w:pPr>
            <w:ins w:id="34992"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4993" w:author="KIM, Jason" w:date="2019-04-02T13:39:00Z"/>
                <w:rFonts w:ascii="Calibri" w:eastAsia="Times New Roman" w:hAnsi="Calibri" w:cs="Calibri"/>
                <w:color w:val="000000"/>
                <w:lang w:eastAsia="en-AU"/>
              </w:rPr>
            </w:pPr>
            <w:ins w:id="3499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95" w:author="KIM, Jason" w:date="2019-04-02T13:39:00Z"/>
                <w:rFonts w:ascii="Calibri" w:eastAsia="Times New Roman" w:hAnsi="Calibri" w:cs="Calibri"/>
                <w:color w:val="000000"/>
                <w:lang w:eastAsia="en-AU"/>
              </w:rPr>
            </w:pPr>
            <w:ins w:id="34996" w:author="KIM, Jason" w:date="2019-04-02T13:39:00Z">
              <w:r w:rsidRPr="0056388D">
                <w:rPr>
                  <w:rFonts w:ascii="Calibri" w:eastAsia="Times New Roman" w:hAnsi="Calibri" w:cs="Calibri"/>
                  <w:color w:val="000000"/>
                  <w:lang w:eastAsia="en-AU"/>
                </w:rPr>
                <w:t>LLS2696</w:t>
              </w:r>
            </w:ins>
          </w:p>
        </w:tc>
        <w:tc>
          <w:tcPr>
            <w:tcW w:w="933" w:type="pct"/>
            <w:noWrap/>
            <w:hideMark/>
          </w:tcPr>
          <w:p w:rsidR="00110C18" w:rsidRPr="0056388D" w:rsidRDefault="00110C18" w:rsidP="00063728">
            <w:pPr>
              <w:rPr>
                <w:ins w:id="34997" w:author="KIM, Jason" w:date="2019-04-02T13:39:00Z"/>
                <w:rFonts w:ascii="Calibri" w:eastAsia="Times New Roman" w:hAnsi="Calibri" w:cs="Calibri"/>
                <w:color w:val="000000"/>
                <w:lang w:eastAsia="en-AU"/>
              </w:rPr>
            </w:pPr>
            <w:ins w:id="349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999" w:author="KIM, Jason" w:date="2019-04-02T13:39:00Z"/>
                <w:rFonts w:ascii="Calibri" w:eastAsia="Times New Roman" w:hAnsi="Calibri" w:cs="Calibri"/>
                <w:color w:val="000000"/>
                <w:lang w:eastAsia="en-AU"/>
              </w:rPr>
            </w:pPr>
            <w:ins w:id="35000" w:author="KIM, Jason" w:date="2019-04-02T13:39:00Z">
              <w:r w:rsidRPr="0056388D">
                <w:rPr>
                  <w:rFonts w:ascii="Calibri" w:eastAsia="Times New Roman" w:hAnsi="Calibri" w:cs="Calibri"/>
                  <w:color w:val="000000"/>
                  <w:lang w:eastAsia="en-AU"/>
                </w:rPr>
                <w:t>Chainage 8488</w:t>
              </w:r>
            </w:ins>
          </w:p>
        </w:tc>
        <w:tc>
          <w:tcPr>
            <w:tcW w:w="764" w:type="pct"/>
            <w:noWrap/>
            <w:hideMark/>
          </w:tcPr>
          <w:p w:rsidR="00110C18" w:rsidRPr="0056388D" w:rsidRDefault="00110C18" w:rsidP="00063728">
            <w:pPr>
              <w:jc w:val="right"/>
              <w:rPr>
                <w:ins w:id="35001" w:author="KIM, Jason" w:date="2019-04-02T13:39:00Z"/>
                <w:rFonts w:ascii="Calibri" w:eastAsia="Times New Roman" w:hAnsi="Calibri" w:cs="Calibri"/>
                <w:color w:val="000000"/>
                <w:lang w:eastAsia="en-AU"/>
              </w:rPr>
            </w:pPr>
            <w:ins w:id="350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03" w:author="KIM, Jason" w:date="2019-04-02T13:39:00Z"/>
        </w:trPr>
        <w:tc>
          <w:tcPr>
            <w:tcW w:w="708" w:type="pct"/>
            <w:vMerge/>
            <w:hideMark/>
          </w:tcPr>
          <w:p w:rsidR="00110C18" w:rsidRPr="0056388D" w:rsidRDefault="00110C18" w:rsidP="00063728">
            <w:pPr>
              <w:rPr>
                <w:ins w:id="350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05" w:author="KIM, Jason" w:date="2019-04-02T13:39:00Z"/>
                <w:rFonts w:ascii="Calibri" w:eastAsia="Times New Roman" w:hAnsi="Calibri" w:cs="Calibri"/>
                <w:color w:val="000000"/>
                <w:lang w:eastAsia="en-AU"/>
              </w:rPr>
            </w:pPr>
            <w:ins w:id="35006"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07" w:author="KIM, Jason" w:date="2019-04-02T13:39:00Z"/>
                <w:rFonts w:ascii="Calibri" w:eastAsia="Times New Roman" w:hAnsi="Calibri" w:cs="Calibri"/>
                <w:color w:val="000000"/>
                <w:lang w:eastAsia="en-AU"/>
              </w:rPr>
            </w:pPr>
            <w:ins w:id="3500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09" w:author="KIM, Jason" w:date="2019-04-02T13:39:00Z"/>
                <w:rFonts w:ascii="Calibri" w:eastAsia="Times New Roman" w:hAnsi="Calibri" w:cs="Calibri"/>
                <w:color w:val="000000"/>
                <w:lang w:eastAsia="en-AU"/>
              </w:rPr>
            </w:pPr>
            <w:ins w:id="35010" w:author="KIM, Jason" w:date="2019-04-02T13:39:00Z">
              <w:r w:rsidRPr="0056388D">
                <w:rPr>
                  <w:rFonts w:ascii="Calibri" w:eastAsia="Times New Roman" w:hAnsi="Calibri" w:cs="Calibri"/>
                  <w:color w:val="000000"/>
                  <w:lang w:eastAsia="en-AU"/>
                </w:rPr>
                <w:t>LLS2697</w:t>
              </w:r>
            </w:ins>
          </w:p>
        </w:tc>
        <w:tc>
          <w:tcPr>
            <w:tcW w:w="933" w:type="pct"/>
            <w:noWrap/>
            <w:hideMark/>
          </w:tcPr>
          <w:p w:rsidR="00110C18" w:rsidRPr="0056388D" w:rsidRDefault="00110C18" w:rsidP="00063728">
            <w:pPr>
              <w:rPr>
                <w:ins w:id="35011" w:author="KIM, Jason" w:date="2019-04-02T13:39:00Z"/>
                <w:rFonts w:ascii="Calibri" w:eastAsia="Times New Roman" w:hAnsi="Calibri" w:cs="Calibri"/>
                <w:color w:val="000000"/>
                <w:lang w:eastAsia="en-AU"/>
              </w:rPr>
            </w:pPr>
            <w:ins w:id="350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13" w:author="KIM, Jason" w:date="2019-04-02T13:39:00Z"/>
                <w:rFonts w:ascii="Calibri" w:eastAsia="Times New Roman" w:hAnsi="Calibri" w:cs="Calibri"/>
                <w:color w:val="000000"/>
                <w:lang w:eastAsia="en-AU"/>
              </w:rPr>
            </w:pPr>
            <w:ins w:id="35014" w:author="KIM, Jason" w:date="2019-04-02T13:39:00Z">
              <w:r w:rsidRPr="0056388D">
                <w:rPr>
                  <w:rFonts w:ascii="Calibri" w:eastAsia="Times New Roman" w:hAnsi="Calibri" w:cs="Calibri"/>
                  <w:color w:val="000000"/>
                  <w:lang w:eastAsia="en-AU"/>
                </w:rPr>
                <w:t>Chainage 8498</w:t>
              </w:r>
            </w:ins>
          </w:p>
        </w:tc>
        <w:tc>
          <w:tcPr>
            <w:tcW w:w="764" w:type="pct"/>
            <w:noWrap/>
            <w:hideMark/>
          </w:tcPr>
          <w:p w:rsidR="00110C18" w:rsidRPr="0056388D" w:rsidRDefault="00110C18" w:rsidP="00063728">
            <w:pPr>
              <w:jc w:val="right"/>
              <w:rPr>
                <w:ins w:id="35015" w:author="KIM, Jason" w:date="2019-04-02T13:39:00Z"/>
                <w:rFonts w:ascii="Calibri" w:eastAsia="Times New Roman" w:hAnsi="Calibri" w:cs="Calibri"/>
                <w:color w:val="000000"/>
                <w:lang w:eastAsia="en-AU"/>
              </w:rPr>
            </w:pPr>
            <w:ins w:id="350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17" w:author="KIM, Jason" w:date="2019-04-02T13:39:00Z"/>
        </w:trPr>
        <w:tc>
          <w:tcPr>
            <w:tcW w:w="708" w:type="pct"/>
            <w:vMerge/>
            <w:hideMark/>
          </w:tcPr>
          <w:p w:rsidR="00110C18" w:rsidRPr="0056388D" w:rsidRDefault="00110C18" w:rsidP="00063728">
            <w:pPr>
              <w:rPr>
                <w:ins w:id="350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19" w:author="KIM, Jason" w:date="2019-04-02T13:39:00Z"/>
                <w:rFonts w:ascii="Calibri" w:eastAsia="Times New Roman" w:hAnsi="Calibri" w:cs="Calibri"/>
                <w:color w:val="000000"/>
                <w:lang w:eastAsia="en-AU"/>
              </w:rPr>
            </w:pPr>
            <w:ins w:id="35020"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21" w:author="KIM, Jason" w:date="2019-04-02T13:39:00Z"/>
                <w:rFonts w:ascii="Calibri" w:eastAsia="Times New Roman" w:hAnsi="Calibri" w:cs="Calibri"/>
                <w:color w:val="000000"/>
                <w:lang w:eastAsia="en-AU"/>
              </w:rPr>
            </w:pPr>
            <w:ins w:id="350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23" w:author="KIM, Jason" w:date="2019-04-02T13:39:00Z"/>
                <w:rFonts w:ascii="Calibri" w:eastAsia="Times New Roman" w:hAnsi="Calibri" w:cs="Calibri"/>
                <w:color w:val="000000"/>
                <w:lang w:eastAsia="en-AU"/>
              </w:rPr>
            </w:pPr>
            <w:ins w:id="35024" w:author="KIM, Jason" w:date="2019-04-02T13:39:00Z">
              <w:r w:rsidRPr="0056388D">
                <w:rPr>
                  <w:rFonts w:ascii="Calibri" w:eastAsia="Times New Roman" w:hAnsi="Calibri" w:cs="Calibri"/>
                  <w:color w:val="000000"/>
                  <w:lang w:eastAsia="en-AU"/>
                </w:rPr>
                <w:t>LLS2698</w:t>
              </w:r>
            </w:ins>
          </w:p>
        </w:tc>
        <w:tc>
          <w:tcPr>
            <w:tcW w:w="933" w:type="pct"/>
            <w:noWrap/>
            <w:hideMark/>
          </w:tcPr>
          <w:p w:rsidR="00110C18" w:rsidRPr="0056388D" w:rsidRDefault="00110C18" w:rsidP="00063728">
            <w:pPr>
              <w:rPr>
                <w:ins w:id="35025" w:author="KIM, Jason" w:date="2019-04-02T13:39:00Z"/>
                <w:rFonts w:ascii="Calibri" w:eastAsia="Times New Roman" w:hAnsi="Calibri" w:cs="Calibri"/>
                <w:color w:val="000000"/>
                <w:lang w:eastAsia="en-AU"/>
              </w:rPr>
            </w:pPr>
            <w:ins w:id="350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27" w:author="KIM, Jason" w:date="2019-04-02T13:39:00Z"/>
                <w:rFonts w:ascii="Calibri" w:eastAsia="Times New Roman" w:hAnsi="Calibri" w:cs="Calibri"/>
                <w:color w:val="000000"/>
                <w:lang w:eastAsia="en-AU"/>
              </w:rPr>
            </w:pPr>
            <w:ins w:id="35028" w:author="KIM, Jason" w:date="2019-04-02T13:39:00Z">
              <w:r w:rsidRPr="0056388D">
                <w:rPr>
                  <w:rFonts w:ascii="Calibri" w:eastAsia="Times New Roman" w:hAnsi="Calibri" w:cs="Calibri"/>
                  <w:color w:val="000000"/>
                  <w:lang w:eastAsia="en-AU"/>
                </w:rPr>
                <w:t>Chainage 8508</w:t>
              </w:r>
            </w:ins>
          </w:p>
        </w:tc>
        <w:tc>
          <w:tcPr>
            <w:tcW w:w="764" w:type="pct"/>
            <w:noWrap/>
            <w:hideMark/>
          </w:tcPr>
          <w:p w:rsidR="00110C18" w:rsidRPr="0056388D" w:rsidRDefault="00110C18" w:rsidP="00063728">
            <w:pPr>
              <w:jc w:val="right"/>
              <w:rPr>
                <w:ins w:id="35029" w:author="KIM, Jason" w:date="2019-04-02T13:39:00Z"/>
                <w:rFonts w:ascii="Calibri" w:eastAsia="Times New Roman" w:hAnsi="Calibri" w:cs="Calibri"/>
                <w:color w:val="000000"/>
                <w:lang w:eastAsia="en-AU"/>
              </w:rPr>
            </w:pPr>
            <w:ins w:id="350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31" w:author="KIM, Jason" w:date="2019-04-02T13:39:00Z"/>
        </w:trPr>
        <w:tc>
          <w:tcPr>
            <w:tcW w:w="708" w:type="pct"/>
            <w:vMerge/>
            <w:hideMark/>
          </w:tcPr>
          <w:p w:rsidR="00110C18" w:rsidRPr="0056388D" w:rsidRDefault="00110C18" w:rsidP="00063728">
            <w:pPr>
              <w:rPr>
                <w:ins w:id="350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33" w:author="KIM, Jason" w:date="2019-04-02T13:39:00Z"/>
                <w:rFonts w:ascii="Calibri" w:eastAsia="Times New Roman" w:hAnsi="Calibri" w:cs="Calibri"/>
                <w:color w:val="000000"/>
                <w:lang w:eastAsia="en-AU"/>
              </w:rPr>
            </w:pPr>
            <w:ins w:id="35034"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35" w:author="KIM, Jason" w:date="2019-04-02T13:39:00Z"/>
                <w:rFonts w:ascii="Calibri" w:eastAsia="Times New Roman" w:hAnsi="Calibri" w:cs="Calibri"/>
                <w:color w:val="000000"/>
                <w:lang w:eastAsia="en-AU"/>
              </w:rPr>
            </w:pPr>
            <w:ins w:id="350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37" w:author="KIM, Jason" w:date="2019-04-02T13:39:00Z"/>
                <w:rFonts w:ascii="Calibri" w:eastAsia="Times New Roman" w:hAnsi="Calibri" w:cs="Calibri"/>
                <w:color w:val="000000"/>
                <w:lang w:eastAsia="en-AU"/>
              </w:rPr>
            </w:pPr>
            <w:ins w:id="35038" w:author="KIM, Jason" w:date="2019-04-02T13:39:00Z">
              <w:r w:rsidRPr="0056388D">
                <w:rPr>
                  <w:rFonts w:ascii="Calibri" w:eastAsia="Times New Roman" w:hAnsi="Calibri" w:cs="Calibri"/>
                  <w:color w:val="000000"/>
                  <w:lang w:eastAsia="en-AU"/>
                </w:rPr>
                <w:t>LLS2699</w:t>
              </w:r>
            </w:ins>
          </w:p>
        </w:tc>
        <w:tc>
          <w:tcPr>
            <w:tcW w:w="933" w:type="pct"/>
            <w:noWrap/>
            <w:hideMark/>
          </w:tcPr>
          <w:p w:rsidR="00110C18" w:rsidRPr="0056388D" w:rsidRDefault="00110C18" w:rsidP="00063728">
            <w:pPr>
              <w:rPr>
                <w:ins w:id="35039" w:author="KIM, Jason" w:date="2019-04-02T13:39:00Z"/>
                <w:rFonts w:ascii="Calibri" w:eastAsia="Times New Roman" w:hAnsi="Calibri" w:cs="Calibri"/>
                <w:color w:val="000000"/>
                <w:lang w:eastAsia="en-AU"/>
              </w:rPr>
            </w:pPr>
            <w:ins w:id="350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41" w:author="KIM, Jason" w:date="2019-04-02T13:39:00Z"/>
                <w:rFonts w:ascii="Calibri" w:eastAsia="Times New Roman" w:hAnsi="Calibri" w:cs="Calibri"/>
                <w:color w:val="000000"/>
                <w:lang w:eastAsia="en-AU"/>
              </w:rPr>
            </w:pPr>
            <w:ins w:id="35042" w:author="KIM, Jason" w:date="2019-04-02T13:39:00Z">
              <w:r w:rsidRPr="0056388D">
                <w:rPr>
                  <w:rFonts w:ascii="Calibri" w:eastAsia="Times New Roman" w:hAnsi="Calibri" w:cs="Calibri"/>
                  <w:color w:val="000000"/>
                  <w:lang w:eastAsia="en-AU"/>
                </w:rPr>
                <w:t>Chainage 8517</w:t>
              </w:r>
            </w:ins>
          </w:p>
        </w:tc>
        <w:tc>
          <w:tcPr>
            <w:tcW w:w="764" w:type="pct"/>
            <w:noWrap/>
            <w:hideMark/>
          </w:tcPr>
          <w:p w:rsidR="00110C18" w:rsidRPr="0056388D" w:rsidRDefault="00110C18" w:rsidP="00063728">
            <w:pPr>
              <w:jc w:val="right"/>
              <w:rPr>
                <w:ins w:id="35043" w:author="KIM, Jason" w:date="2019-04-02T13:39:00Z"/>
                <w:rFonts w:ascii="Calibri" w:eastAsia="Times New Roman" w:hAnsi="Calibri" w:cs="Calibri"/>
                <w:color w:val="000000"/>
                <w:lang w:eastAsia="en-AU"/>
              </w:rPr>
            </w:pPr>
            <w:ins w:id="350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45" w:author="KIM, Jason" w:date="2019-04-02T13:39:00Z"/>
        </w:trPr>
        <w:tc>
          <w:tcPr>
            <w:tcW w:w="708" w:type="pct"/>
            <w:vMerge/>
            <w:hideMark/>
          </w:tcPr>
          <w:p w:rsidR="00110C18" w:rsidRPr="0056388D" w:rsidRDefault="00110C18" w:rsidP="00063728">
            <w:pPr>
              <w:rPr>
                <w:ins w:id="350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47" w:author="KIM, Jason" w:date="2019-04-02T13:39:00Z"/>
                <w:rFonts w:ascii="Calibri" w:eastAsia="Times New Roman" w:hAnsi="Calibri" w:cs="Calibri"/>
                <w:color w:val="000000"/>
                <w:lang w:eastAsia="en-AU"/>
              </w:rPr>
            </w:pPr>
            <w:ins w:id="35048"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49" w:author="KIM, Jason" w:date="2019-04-02T13:39:00Z"/>
                <w:rFonts w:ascii="Calibri" w:eastAsia="Times New Roman" w:hAnsi="Calibri" w:cs="Calibri"/>
                <w:color w:val="000000"/>
                <w:lang w:eastAsia="en-AU"/>
              </w:rPr>
            </w:pPr>
            <w:ins w:id="350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51" w:author="KIM, Jason" w:date="2019-04-02T13:39:00Z"/>
                <w:rFonts w:ascii="Calibri" w:eastAsia="Times New Roman" w:hAnsi="Calibri" w:cs="Calibri"/>
                <w:color w:val="000000"/>
                <w:lang w:eastAsia="en-AU"/>
              </w:rPr>
            </w:pPr>
            <w:ins w:id="35052" w:author="KIM, Jason" w:date="2019-04-02T13:39:00Z">
              <w:r w:rsidRPr="0056388D">
                <w:rPr>
                  <w:rFonts w:ascii="Calibri" w:eastAsia="Times New Roman" w:hAnsi="Calibri" w:cs="Calibri"/>
                  <w:color w:val="000000"/>
                  <w:lang w:eastAsia="en-AU"/>
                </w:rPr>
                <w:t>LLS2700</w:t>
              </w:r>
            </w:ins>
          </w:p>
        </w:tc>
        <w:tc>
          <w:tcPr>
            <w:tcW w:w="933" w:type="pct"/>
            <w:noWrap/>
            <w:hideMark/>
          </w:tcPr>
          <w:p w:rsidR="00110C18" w:rsidRPr="0056388D" w:rsidRDefault="00110C18" w:rsidP="00063728">
            <w:pPr>
              <w:rPr>
                <w:ins w:id="35053" w:author="KIM, Jason" w:date="2019-04-02T13:39:00Z"/>
                <w:rFonts w:ascii="Calibri" w:eastAsia="Times New Roman" w:hAnsi="Calibri" w:cs="Calibri"/>
                <w:color w:val="000000"/>
                <w:lang w:eastAsia="en-AU"/>
              </w:rPr>
            </w:pPr>
            <w:ins w:id="350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55" w:author="KIM, Jason" w:date="2019-04-02T13:39:00Z"/>
                <w:rFonts w:ascii="Calibri" w:eastAsia="Times New Roman" w:hAnsi="Calibri" w:cs="Calibri"/>
                <w:color w:val="000000"/>
                <w:lang w:eastAsia="en-AU"/>
              </w:rPr>
            </w:pPr>
            <w:ins w:id="35056" w:author="KIM, Jason" w:date="2019-04-02T13:39:00Z">
              <w:r w:rsidRPr="0056388D">
                <w:rPr>
                  <w:rFonts w:ascii="Calibri" w:eastAsia="Times New Roman" w:hAnsi="Calibri" w:cs="Calibri"/>
                  <w:color w:val="000000"/>
                  <w:lang w:eastAsia="en-AU"/>
                </w:rPr>
                <w:t>Chainage 8527</w:t>
              </w:r>
            </w:ins>
          </w:p>
        </w:tc>
        <w:tc>
          <w:tcPr>
            <w:tcW w:w="764" w:type="pct"/>
            <w:noWrap/>
            <w:hideMark/>
          </w:tcPr>
          <w:p w:rsidR="00110C18" w:rsidRPr="0056388D" w:rsidRDefault="00110C18" w:rsidP="00063728">
            <w:pPr>
              <w:jc w:val="right"/>
              <w:rPr>
                <w:ins w:id="35057" w:author="KIM, Jason" w:date="2019-04-02T13:39:00Z"/>
                <w:rFonts w:ascii="Calibri" w:eastAsia="Times New Roman" w:hAnsi="Calibri" w:cs="Calibri"/>
                <w:color w:val="000000"/>
                <w:lang w:eastAsia="en-AU"/>
              </w:rPr>
            </w:pPr>
            <w:ins w:id="350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59" w:author="KIM, Jason" w:date="2019-04-02T13:39:00Z"/>
        </w:trPr>
        <w:tc>
          <w:tcPr>
            <w:tcW w:w="708" w:type="pct"/>
            <w:vMerge/>
            <w:hideMark/>
          </w:tcPr>
          <w:p w:rsidR="00110C18" w:rsidRPr="0056388D" w:rsidRDefault="00110C18" w:rsidP="00063728">
            <w:pPr>
              <w:rPr>
                <w:ins w:id="350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61" w:author="KIM, Jason" w:date="2019-04-02T13:39:00Z"/>
                <w:rFonts w:ascii="Calibri" w:eastAsia="Times New Roman" w:hAnsi="Calibri" w:cs="Calibri"/>
                <w:color w:val="000000"/>
                <w:lang w:eastAsia="en-AU"/>
              </w:rPr>
            </w:pPr>
            <w:ins w:id="35062"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63" w:author="KIM, Jason" w:date="2019-04-02T13:39:00Z"/>
                <w:rFonts w:ascii="Calibri" w:eastAsia="Times New Roman" w:hAnsi="Calibri" w:cs="Calibri"/>
                <w:color w:val="000000"/>
                <w:lang w:eastAsia="en-AU"/>
              </w:rPr>
            </w:pPr>
            <w:ins w:id="350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65" w:author="KIM, Jason" w:date="2019-04-02T13:39:00Z"/>
                <w:rFonts w:ascii="Calibri" w:eastAsia="Times New Roman" w:hAnsi="Calibri" w:cs="Calibri"/>
                <w:color w:val="000000"/>
                <w:lang w:eastAsia="en-AU"/>
              </w:rPr>
            </w:pPr>
            <w:ins w:id="35066" w:author="KIM, Jason" w:date="2019-04-02T13:39:00Z">
              <w:r w:rsidRPr="0056388D">
                <w:rPr>
                  <w:rFonts w:ascii="Calibri" w:eastAsia="Times New Roman" w:hAnsi="Calibri" w:cs="Calibri"/>
                  <w:color w:val="000000"/>
                  <w:lang w:eastAsia="en-AU"/>
                </w:rPr>
                <w:t>LLS2701</w:t>
              </w:r>
            </w:ins>
          </w:p>
        </w:tc>
        <w:tc>
          <w:tcPr>
            <w:tcW w:w="933" w:type="pct"/>
            <w:noWrap/>
            <w:hideMark/>
          </w:tcPr>
          <w:p w:rsidR="00110C18" w:rsidRPr="0056388D" w:rsidRDefault="00110C18" w:rsidP="00063728">
            <w:pPr>
              <w:rPr>
                <w:ins w:id="35067" w:author="KIM, Jason" w:date="2019-04-02T13:39:00Z"/>
                <w:rFonts w:ascii="Calibri" w:eastAsia="Times New Roman" w:hAnsi="Calibri" w:cs="Calibri"/>
                <w:color w:val="000000"/>
                <w:lang w:eastAsia="en-AU"/>
              </w:rPr>
            </w:pPr>
            <w:ins w:id="350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69" w:author="KIM, Jason" w:date="2019-04-02T13:39:00Z"/>
                <w:rFonts w:ascii="Calibri" w:eastAsia="Times New Roman" w:hAnsi="Calibri" w:cs="Calibri"/>
                <w:color w:val="000000"/>
                <w:lang w:eastAsia="en-AU"/>
              </w:rPr>
            </w:pPr>
            <w:ins w:id="35070" w:author="KIM, Jason" w:date="2019-04-02T13:39:00Z">
              <w:r w:rsidRPr="0056388D">
                <w:rPr>
                  <w:rFonts w:ascii="Calibri" w:eastAsia="Times New Roman" w:hAnsi="Calibri" w:cs="Calibri"/>
                  <w:color w:val="000000"/>
                  <w:lang w:eastAsia="en-AU"/>
                </w:rPr>
                <w:t>Chainage 8537</w:t>
              </w:r>
            </w:ins>
          </w:p>
        </w:tc>
        <w:tc>
          <w:tcPr>
            <w:tcW w:w="764" w:type="pct"/>
            <w:noWrap/>
            <w:hideMark/>
          </w:tcPr>
          <w:p w:rsidR="00110C18" w:rsidRPr="0056388D" w:rsidRDefault="00110C18" w:rsidP="00063728">
            <w:pPr>
              <w:jc w:val="right"/>
              <w:rPr>
                <w:ins w:id="35071" w:author="KIM, Jason" w:date="2019-04-02T13:39:00Z"/>
                <w:rFonts w:ascii="Calibri" w:eastAsia="Times New Roman" w:hAnsi="Calibri" w:cs="Calibri"/>
                <w:color w:val="000000"/>
                <w:lang w:eastAsia="en-AU"/>
              </w:rPr>
            </w:pPr>
            <w:ins w:id="350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73" w:author="KIM, Jason" w:date="2019-04-02T13:39:00Z"/>
        </w:trPr>
        <w:tc>
          <w:tcPr>
            <w:tcW w:w="708" w:type="pct"/>
            <w:vMerge/>
            <w:hideMark/>
          </w:tcPr>
          <w:p w:rsidR="00110C18" w:rsidRPr="0056388D" w:rsidRDefault="00110C18" w:rsidP="00063728">
            <w:pPr>
              <w:rPr>
                <w:ins w:id="350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75" w:author="KIM, Jason" w:date="2019-04-02T13:39:00Z"/>
                <w:rFonts w:ascii="Calibri" w:eastAsia="Times New Roman" w:hAnsi="Calibri" w:cs="Calibri"/>
                <w:color w:val="000000"/>
                <w:lang w:eastAsia="en-AU"/>
              </w:rPr>
            </w:pPr>
            <w:ins w:id="35076"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77" w:author="KIM, Jason" w:date="2019-04-02T13:39:00Z"/>
                <w:rFonts w:ascii="Calibri" w:eastAsia="Times New Roman" w:hAnsi="Calibri" w:cs="Calibri"/>
                <w:color w:val="000000"/>
                <w:lang w:eastAsia="en-AU"/>
              </w:rPr>
            </w:pPr>
            <w:ins w:id="350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79" w:author="KIM, Jason" w:date="2019-04-02T13:39:00Z"/>
                <w:rFonts w:ascii="Calibri" w:eastAsia="Times New Roman" w:hAnsi="Calibri" w:cs="Calibri"/>
                <w:color w:val="000000"/>
                <w:lang w:eastAsia="en-AU"/>
              </w:rPr>
            </w:pPr>
            <w:ins w:id="35080" w:author="KIM, Jason" w:date="2019-04-02T13:39:00Z">
              <w:r w:rsidRPr="0056388D">
                <w:rPr>
                  <w:rFonts w:ascii="Calibri" w:eastAsia="Times New Roman" w:hAnsi="Calibri" w:cs="Calibri"/>
                  <w:color w:val="000000"/>
                  <w:lang w:eastAsia="en-AU"/>
                </w:rPr>
                <w:t>LLS2702</w:t>
              </w:r>
            </w:ins>
          </w:p>
        </w:tc>
        <w:tc>
          <w:tcPr>
            <w:tcW w:w="933" w:type="pct"/>
            <w:noWrap/>
            <w:hideMark/>
          </w:tcPr>
          <w:p w:rsidR="00110C18" w:rsidRPr="0056388D" w:rsidRDefault="00110C18" w:rsidP="00063728">
            <w:pPr>
              <w:rPr>
                <w:ins w:id="35081" w:author="KIM, Jason" w:date="2019-04-02T13:39:00Z"/>
                <w:rFonts w:ascii="Calibri" w:eastAsia="Times New Roman" w:hAnsi="Calibri" w:cs="Calibri"/>
                <w:color w:val="000000"/>
                <w:lang w:eastAsia="en-AU"/>
              </w:rPr>
            </w:pPr>
            <w:ins w:id="350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83" w:author="KIM, Jason" w:date="2019-04-02T13:39:00Z"/>
                <w:rFonts w:ascii="Calibri" w:eastAsia="Times New Roman" w:hAnsi="Calibri" w:cs="Calibri"/>
                <w:color w:val="000000"/>
                <w:lang w:eastAsia="en-AU"/>
              </w:rPr>
            </w:pPr>
            <w:ins w:id="35084" w:author="KIM, Jason" w:date="2019-04-02T13:39:00Z">
              <w:r w:rsidRPr="0056388D">
                <w:rPr>
                  <w:rFonts w:ascii="Calibri" w:eastAsia="Times New Roman" w:hAnsi="Calibri" w:cs="Calibri"/>
                  <w:color w:val="000000"/>
                  <w:lang w:eastAsia="en-AU"/>
                </w:rPr>
                <w:t>Chainage 8546</w:t>
              </w:r>
            </w:ins>
          </w:p>
        </w:tc>
        <w:tc>
          <w:tcPr>
            <w:tcW w:w="764" w:type="pct"/>
            <w:noWrap/>
            <w:hideMark/>
          </w:tcPr>
          <w:p w:rsidR="00110C18" w:rsidRPr="0056388D" w:rsidRDefault="00110C18" w:rsidP="00063728">
            <w:pPr>
              <w:jc w:val="right"/>
              <w:rPr>
                <w:ins w:id="35085" w:author="KIM, Jason" w:date="2019-04-02T13:39:00Z"/>
                <w:rFonts w:ascii="Calibri" w:eastAsia="Times New Roman" w:hAnsi="Calibri" w:cs="Calibri"/>
                <w:color w:val="000000"/>
                <w:lang w:eastAsia="en-AU"/>
              </w:rPr>
            </w:pPr>
            <w:ins w:id="350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87" w:author="KIM, Jason" w:date="2019-04-02T13:39:00Z"/>
        </w:trPr>
        <w:tc>
          <w:tcPr>
            <w:tcW w:w="708" w:type="pct"/>
            <w:vMerge/>
            <w:hideMark/>
          </w:tcPr>
          <w:p w:rsidR="00110C18" w:rsidRPr="0056388D" w:rsidRDefault="00110C18" w:rsidP="00063728">
            <w:pPr>
              <w:rPr>
                <w:ins w:id="350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89" w:author="KIM, Jason" w:date="2019-04-02T13:39:00Z"/>
                <w:rFonts w:ascii="Calibri" w:eastAsia="Times New Roman" w:hAnsi="Calibri" w:cs="Calibri"/>
                <w:color w:val="000000"/>
                <w:lang w:eastAsia="en-AU"/>
              </w:rPr>
            </w:pPr>
            <w:ins w:id="35090"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91" w:author="KIM, Jason" w:date="2019-04-02T13:39:00Z"/>
                <w:rFonts w:ascii="Calibri" w:eastAsia="Times New Roman" w:hAnsi="Calibri" w:cs="Calibri"/>
                <w:color w:val="000000"/>
                <w:lang w:eastAsia="en-AU"/>
              </w:rPr>
            </w:pPr>
            <w:ins w:id="350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93" w:author="KIM, Jason" w:date="2019-04-02T13:39:00Z"/>
                <w:rFonts w:ascii="Calibri" w:eastAsia="Times New Roman" w:hAnsi="Calibri" w:cs="Calibri"/>
                <w:color w:val="000000"/>
                <w:lang w:eastAsia="en-AU"/>
              </w:rPr>
            </w:pPr>
            <w:ins w:id="35094" w:author="KIM, Jason" w:date="2019-04-02T13:39:00Z">
              <w:r w:rsidRPr="0056388D">
                <w:rPr>
                  <w:rFonts w:ascii="Calibri" w:eastAsia="Times New Roman" w:hAnsi="Calibri" w:cs="Calibri"/>
                  <w:color w:val="000000"/>
                  <w:lang w:eastAsia="en-AU"/>
                </w:rPr>
                <w:t>LLS2703</w:t>
              </w:r>
            </w:ins>
          </w:p>
        </w:tc>
        <w:tc>
          <w:tcPr>
            <w:tcW w:w="933" w:type="pct"/>
            <w:noWrap/>
            <w:hideMark/>
          </w:tcPr>
          <w:p w:rsidR="00110C18" w:rsidRPr="0056388D" w:rsidRDefault="00110C18" w:rsidP="00063728">
            <w:pPr>
              <w:rPr>
                <w:ins w:id="35095" w:author="KIM, Jason" w:date="2019-04-02T13:39:00Z"/>
                <w:rFonts w:ascii="Calibri" w:eastAsia="Times New Roman" w:hAnsi="Calibri" w:cs="Calibri"/>
                <w:color w:val="000000"/>
                <w:lang w:eastAsia="en-AU"/>
              </w:rPr>
            </w:pPr>
            <w:ins w:id="350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97" w:author="KIM, Jason" w:date="2019-04-02T13:39:00Z"/>
                <w:rFonts w:ascii="Calibri" w:eastAsia="Times New Roman" w:hAnsi="Calibri" w:cs="Calibri"/>
                <w:color w:val="000000"/>
                <w:lang w:eastAsia="en-AU"/>
              </w:rPr>
            </w:pPr>
            <w:ins w:id="35098" w:author="KIM, Jason" w:date="2019-04-02T13:39:00Z">
              <w:r w:rsidRPr="0056388D">
                <w:rPr>
                  <w:rFonts w:ascii="Calibri" w:eastAsia="Times New Roman" w:hAnsi="Calibri" w:cs="Calibri"/>
                  <w:color w:val="000000"/>
                  <w:lang w:eastAsia="en-AU"/>
                </w:rPr>
                <w:t>Chainage 8556</w:t>
              </w:r>
            </w:ins>
          </w:p>
        </w:tc>
        <w:tc>
          <w:tcPr>
            <w:tcW w:w="764" w:type="pct"/>
            <w:noWrap/>
            <w:hideMark/>
          </w:tcPr>
          <w:p w:rsidR="00110C18" w:rsidRPr="0056388D" w:rsidRDefault="00110C18" w:rsidP="00063728">
            <w:pPr>
              <w:jc w:val="right"/>
              <w:rPr>
                <w:ins w:id="35099" w:author="KIM, Jason" w:date="2019-04-02T13:39:00Z"/>
                <w:rFonts w:ascii="Calibri" w:eastAsia="Times New Roman" w:hAnsi="Calibri" w:cs="Calibri"/>
                <w:color w:val="000000"/>
                <w:lang w:eastAsia="en-AU"/>
              </w:rPr>
            </w:pPr>
            <w:ins w:id="351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01" w:author="KIM, Jason" w:date="2019-04-02T13:39:00Z"/>
        </w:trPr>
        <w:tc>
          <w:tcPr>
            <w:tcW w:w="708" w:type="pct"/>
            <w:vMerge/>
            <w:hideMark/>
          </w:tcPr>
          <w:p w:rsidR="00110C18" w:rsidRPr="0056388D" w:rsidRDefault="00110C18" w:rsidP="00063728">
            <w:pPr>
              <w:rPr>
                <w:ins w:id="351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03" w:author="KIM, Jason" w:date="2019-04-02T13:39:00Z"/>
                <w:rFonts w:ascii="Calibri" w:eastAsia="Times New Roman" w:hAnsi="Calibri" w:cs="Calibri"/>
                <w:color w:val="000000"/>
                <w:lang w:eastAsia="en-AU"/>
              </w:rPr>
            </w:pPr>
            <w:ins w:id="35104"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105" w:author="KIM, Jason" w:date="2019-04-02T13:39:00Z"/>
                <w:rFonts w:ascii="Calibri" w:eastAsia="Times New Roman" w:hAnsi="Calibri" w:cs="Calibri"/>
                <w:color w:val="000000"/>
                <w:lang w:eastAsia="en-AU"/>
              </w:rPr>
            </w:pPr>
            <w:ins w:id="351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07" w:author="KIM, Jason" w:date="2019-04-02T13:39:00Z"/>
                <w:rFonts w:ascii="Calibri" w:eastAsia="Times New Roman" w:hAnsi="Calibri" w:cs="Calibri"/>
                <w:color w:val="000000"/>
                <w:lang w:eastAsia="en-AU"/>
              </w:rPr>
            </w:pPr>
            <w:ins w:id="35108" w:author="KIM, Jason" w:date="2019-04-02T13:39:00Z">
              <w:r w:rsidRPr="0056388D">
                <w:rPr>
                  <w:rFonts w:ascii="Calibri" w:eastAsia="Times New Roman" w:hAnsi="Calibri" w:cs="Calibri"/>
                  <w:color w:val="000000"/>
                  <w:lang w:eastAsia="en-AU"/>
                </w:rPr>
                <w:t>LLS2704</w:t>
              </w:r>
            </w:ins>
          </w:p>
        </w:tc>
        <w:tc>
          <w:tcPr>
            <w:tcW w:w="933" w:type="pct"/>
            <w:noWrap/>
            <w:hideMark/>
          </w:tcPr>
          <w:p w:rsidR="00110C18" w:rsidRPr="0056388D" w:rsidRDefault="00110C18" w:rsidP="00063728">
            <w:pPr>
              <w:rPr>
                <w:ins w:id="35109" w:author="KIM, Jason" w:date="2019-04-02T13:39:00Z"/>
                <w:rFonts w:ascii="Calibri" w:eastAsia="Times New Roman" w:hAnsi="Calibri" w:cs="Calibri"/>
                <w:color w:val="000000"/>
                <w:lang w:eastAsia="en-AU"/>
              </w:rPr>
            </w:pPr>
            <w:ins w:id="351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11" w:author="KIM, Jason" w:date="2019-04-02T13:39:00Z"/>
                <w:rFonts w:ascii="Calibri" w:eastAsia="Times New Roman" w:hAnsi="Calibri" w:cs="Calibri"/>
                <w:color w:val="000000"/>
                <w:lang w:eastAsia="en-AU"/>
              </w:rPr>
            </w:pPr>
            <w:ins w:id="35112" w:author="KIM, Jason" w:date="2019-04-02T13:39:00Z">
              <w:r w:rsidRPr="0056388D">
                <w:rPr>
                  <w:rFonts w:ascii="Calibri" w:eastAsia="Times New Roman" w:hAnsi="Calibri" w:cs="Calibri"/>
                  <w:color w:val="000000"/>
                  <w:lang w:eastAsia="en-AU"/>
                </w:rPr>
                <w:t>Chainage 8566</w:t>
              </w:r>
            </w:ins>
          </w:p>
        </w:tc>
        <w:tc>
          <w:tcPr>
            <w:tcW w:w="764" w:type="pct"/>
            <w:noWrap/>
            <w:hideMark/>
          </w:tcPr>
          <w:p w:rsidR="00110C18" w:rsidRPr="0056388D" w:rsidRDefault="00110C18" w:rsidP="00063728">
            <w:pPr>
              <w:jc w:val="right"/>
              <w:rPr>
                <w:ins w:id="35113" w:author="KIM, Jason" w:date="2019-04-02T13:39:00Z"/>
                <w:rFonts w:ascii="Calibri" w:eastAsia="Times New Roman" w:hAnsi="Calibri" w:cs="Calibri"/>
                <w:color w:val="000000"/>
                <w:lang w:eastAsia="en-AU"/>
              </w:rPr>
            </w:pPr>
            <w:ins w:id="351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15" w:author="KIM, Jason" w:date="2019-04-02T13:39:00Z"/>
        </w:trPr>
        <w:tc>
          <w:tcPr>
            <w:tcW w:w="708" w:type="pct"/>
            <w:vMerge/>
            <w:hideMark/>
          </w:tcPr>
          <w:p w:rsidR="00110C18" w:rsidRPr="0056388D" w:rsidRDefault="00110C18" w:rsidP="00063728">
            <w:pPr>
              <w:rPr>
                <w:ins w:id="351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17" w:author="KIM, Jason" w:date="2019-04-02T13:39:00Z"/>
                <w:rFonts w:ascii="Calibri" w:eastAsia="Times New Roman" w:hAnsi="Calibri" w:cs="Calibri"/>
                <w:color w:val="000000"/>
                <w:lang w:eastAsia="en-AU"/>
              </w:rPr>
            </w:pPr>
            <w:ins w:id="35118"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119" w:author="KIM, Jason" w:date="2019-04-02T13:39:00Z"/>
                <w:rFonts w:ascii="Calibri" w:eastAsia="Times New Roman" w:hAnsi="Calibri" w:cs="Calibri"/>
                <w:color w:val="000000"/>
                <w:lang w:eastAsia="en-AU"/>
              </w:rPr>
            </w:pPr>
            <w:ins w:id="351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21" w:author="KIM, Jason" w:date="2019-04-02T13:39:00Z"/>
                <w:rFonts w:ascii="Calibri" w:eastAsia="Times New Roman" w:hAnsi="Calibri" w:cs="Calibri"/>
                <w:color w:val="000000"/>
                <w:lang w:eastAsia="en-AU"/>
              </w:rPr>
            </w:pPr>
            <w:ins w:id="35122" w:author="KIM, Jason" w:date="2019-04-02T13:39:00Z">
              <w:r w:rsidRPr="0056388D">
                <w:rPr>
                  <w:rFonts w:ascii="Calibri" w:eastAsia="Times New Roman" w:hAnsi="Calibri" w:cs="Calibri"/>
                  <w:color w:val="000000"/>
                  <w:lang w:eastAsia="en-AU"/>
                </w:rPr>
                <w:t>LLS2705</w:t>
              </w:r>
            </w:ins>
          </w:p>
        </w:tc>
        <w:tc>
          <w:tcPr>
            <w:tcW w:w="933" w:type="pct"/>
            <w:noWrap/>
            <w:hideMark/>
          </w:tcPr>
          <w:p w:rsidR="00110C18" w:rsidRPr="0056388D" w:rsidRDefault="00110C18" w:rsidP="00063728">
            <w:pPr>
              <w:rPr>
                <w:ins w:id="35123" w:author="KIM, Jason" w:date="2019-04-02T13:39:00Z"/>
                <w:rFonts w:ascii="Calibri" w:eastAsia="Times New Roman" w:hAnsi="Calibri" w:cs="Calibri"/>
                <w:color w:val="000000"/>
                <w:lang w:eastAsia="en-AU"/>
              </w:rPr>
            </w:pPr>
            <w:ins w:id="351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25" w:author="KIM, Jason" w:date="2019-04-02T13:39:00Z"/>
                <w:rFonts w:ascii="Calibri" w:eastAsia="Times New Roman" w:hAnsi="Calibri" w:cs="Calibri"/>
                <w:color w:val="000000"/>
                <w:lang w:eastAsia="en-AU"/>
              </w:rPr>
            </w:pPr>
            <w:ins w:id="35126" w:author="KIM, Jason" w:date="2019-04-02T13:39:00Z">
              <w:r w:rsidRPr="0056388D">
                <w:rPr>
                  <w:rFonts w:ascii="Calibri" w:eastAsia="Times New Roman" w:hAnsi="Calibri" w:cs="Calibri"/>
                  <w:color w:val="000000"/>
                  <w:lang w:eastAsia="en-AU"/>
                </w:rPr>
                <w:t>Chainage 8575</w:t>
              </w:r>
            </w:ins>
          </w:p>
        </w:tc>
        <w:tc>
          <w:tcPr>
            <w:tcW w:w="764" w:type="pct"/>
            <w:noWrap/>
            <w:hideMark/>
          </w:tcPr>
          <w:p w:rsidR="00110C18" w:rsidRPr="0056388D" w:rsidRDefault="00110C18" w:rsidP="00063728">
            <w:pPr>
              <w:jc w:val="right"/>
              <w:rPr>
                <w:ins w:id="35127" w:author="KIM, Jason" w:date="2019-04-02T13:39:00Z"/>
                <w:rFonts w:ascii="Calibri" w:eastAsia="Times New Roman" w:hAnsi="Calibri" w:cs="Calibri"/>
                <w:color w:val="000000"/>
                <w:lang w:eastAsia="en-AU"/>
              </w:rPr>
            </w:pPr>
            <w:ins w:id="351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29" w:author="KIM, Jason" w:date="2019-04-02T13:39:00Z"/>
        </w:trPr>
        <w:tc>
          <w:tcPr>
            <w:tcW w:w="708" w:type="pct"/>
            <w:vMerge w:val="restart"/>
            <w:noWrap/>
            <w:hideMark/>
          </w:tcPr>
          <w:p w:rsidR="00110C18" w:rsidRPr="0056388D" w:rsidRDefault="00110C18" w:rsidP="00063728">
            <w:pPr>
              <w:rPr>
                <w:ins w:id="35130" w:author="KIM, Jason" w:date="2019-04-02T13:39:00Z"/>
                <w:rFonts w:ascii="Calibri" w:eastAsia="Times New Roman" w:hAnsi="Calibri" w:cs="Calibri"/>
                <w:color w:val="000000"/>
                <w:lang w:eastAsia="en-AU"/>
              </w:rPr>
            </w:pPr>
            <w:ins w:id="35131" w:author="KIM, Jason" w:date="2019-04-02T13:39:00Z">
              <w:r w:rsidRPr="0056388D">
                <w:rPr>
                  <w:rFonts w:ascii="Calibri" w:eastAsia="Times New Roman" w:hAnsi="Calibri" w:cs="Calibri"/>
                  <w:color w:val="000000"/>
                  <w:lang w:eastAsia="en-AU"/>
                </w:rPr>
                <w:t>LLE64K81</w:t>
              </w:r>
            </w:ins>
          </w:p>
        </w:tc>
        <w:tc>
          <w:tcPr>
            <w:tcW w:w="605" w:type="pct"/>
            <w:noWrap/>
            <w:hideMark/>
          </w:tcPr>
          <w:p w:rsidR="00110C18" w:rsidRPr="0056388D" w:rsidRDefault="00110C18" w:rsidP="00063728">
            <w:pPr>
              <w:rPr>
                <w:ins w:id="35132" w:author="KIM, Jason" w:date="2019-04-02T13:39:00Z"/>
                <w:rFonts w:ascii="Calibri" w:eastAsia="Times New Roman" w:hAnsi="Calibri" w:cs="Calibri"/>
                <w:color w:val="000000"/>
                <w:lang w:eastAsia="en-AU"/>
              </w:rPr>
            </w:pPr>
            <w:ins w:id="35133"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34" w:author="KIM, Jason" w:date="2019-04-02T13:39:00Z"/>
                <w:rFonts w:ascii="Calibri" w:eastAsia="Times New Roman" w:hAnsi="Calibri" w:cs="Calibri"/>
                <w:color w:val="000000"/>
                <w:lang w:eastAsia="en-AU"/>
              </w:rPr>
            </w:pPr>
            <w:ins w:id="3513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36" w:author="KIM, Jason" w:date="2019-04-02T13:39:00Z"/>
                <w:rFonts w:ascii="Calibri" w:eastAsia="Times New Roman" w:hAnsi="Calibri" w:cs="Calibri"/>
                <w:color w:val="000000"/>
                <w:lang w:eastAsia="en-AU"/>
              </w:rPr>
            </w:pPr>
            <w:ins w:id="35137" w:author="KIM, Jason" w:date="2019-04-02T13:39:00Z">
              <w:r w:rsidRPr="0056388D">
                <w:rPr>
                  <w:rFonts w:ascii="Calibri" w:eastAsia="Times New Roman" w:hAnsi="Calibri" w:cs="Calibri"/>
                  <w:color w:val="000000"/>
                  <w:lang w:eastAsia="en-AU"/>
                </w:rPr>
                <w:t>LLS2684</w:t>
              </w:r>
            </w:ins>
          </w:p>
        </w:tc>
        <w:tc>
          <w:tcPr>
            <w:tcW w:w="933" w:type="pct"/>
            <w:noWrap/>
            <w:hideMark/>
          </w:tcPr>
          <w:p w:rsidR="00110C18" w:rsidRPr="0056388D" w:rsidRDefault="00110C18" w:rsidP="00063728">
            <w:pPr>
              <w:rPr>
                <w:ins w:id="35138" w:author="KIM, Jason" w:date="2019-04-02T13:39:00Z"/>
                <w:rFonts w:ascii="Calibri" w:eastAsia="Times New Roman" w:hAnsi="Calibri" w:cs="Calibri"/>
                <w:color w:val="000000"/>
                <w:lang w:eastAsia="en-AU"/>
              </w:rPr>
            </w:pPr>
            <w:ins w:id="351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40" w:author="KIM, Jason" w:date="2019-04-02T13:39:00Z"/>
                <w:rFonts w:ascii="Calibri" w:eastAsia="Times New Roman" w:hAnsi="Calibri" w:cs="Calibri"/>
                <w:color w:val="000000"/>
                <w:lang w:eastAsia="en-AU"/>
              </w:rPr>
            </w:pPr>
            <w:ins w:id="35141" w:author="KIM, Jason" w:date="2019-04-02T13:39:00Z">
              <w:r w:rsidRPr="0056388D">
                <w:rPr>
                  <w:rFonts w:ascii="Calibri" w:eastAsia="Times New Roman" w:hAnsi="Calibri" w:cs="Calibri"/>
                  <w:color w:val="000000"/>
                  <w:lang w:eastAsia="en-AU"/>
                </w:rPr>
                <w:t>Chainage 8360</w:t>
              </w:r>
            </w:ins>
          </w:p>
        </w:tc>
        <w:tc>
          <w:tcPr>
            <w:tcW w:w="764" w:type="pct"/>
            <w:noWrap/>
            <w:hideMark/>
          </w:tcPr>
          <w:p w:rsidR="00110C18" w:rsidRPr="0056388D" w:rsidRDefault="00110C18" w:rsidP="00063728">
            <w:pPr>
              <w:jc w:val="right"/>
              <w:rPr>
                <w:ins w:id="35142" w:author="KIM, Jason" w:date="2019-04-02T13:39:00Z"/>
                <w:rFonts w:ascii="Calibri" w:eastAsia="Times New Roman" w:hAnsi="Calibri" w:cs="Calibri"/>
                <w:color w:val="000000"/>
                <w:lang w:eastAsia="en-AU"/>
              </w:rPr>
            </w:pPr>
            <w:ins w:id="351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44" w:author="KIM, Jason" w:date="2019-04-02T13:39:00Z"/>
        </w:trPr>
        <w:tc>
          <w:tcPr>
            <w:tcW w:w="708" w:type="pct"/>
            <w:vMerge/>
            <w:hideMark/>
          </w:tcPr>
          <w:p w:rsidR="00110C18" w:rsidRPr="0056388D" w:rsidRDefault="00110C18" w:rsidP="00063728">
            <w:pPr>
              <w:rPr>
                <w:ins w:id="351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46" w:author="KIM, Jason" w:date="2019-04-02T13:39:00Z"/>
                <w:rFonts w:ascii="Calibri" w:eastAsia="Times New Roman" w:hAnsi="Calibri" w:cs="Calibri"/>
                <w:color w:val="000000"/>
                <w:lang w:eastAsia="en-AU"/>
              </w:rPr>
            </w:pPr>
            <w:ins w:id="35147"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48" w:author="KIM, Jason" w:date="2019-04-02T13:39:00Z"/>
                <w:rFonts w:ascii="Calibri" w:eastAsia="Times New Roman" w:hAnsi="Calibri" w:cs="Calibri"/>
                <w:color w:val="000000"/>
                <w:lang w:eastAsia="en-AU"/>
              </w:rPr>
            </w:pPr>
            <w:ins w:id="3514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50" w:author="KIM, Jason" w:date="2019-04-02T13:39:00Z"/>
                <w:rFonts w:ascii="Calibri" w:eastAsia="Times New Roman" w:hAnsi="Calibri" w:cs="Calibri"/>
                <w:color w:val="000000"/>
                <w:lang w:eastAsia="en-AU"/>
              </w:rPr>
            </w:pPr>
            <w:ins w:id="35151" w:author="KIM, Jason" w:date="2019-04-02T13:39:00Z">
              <w:r w:rsidRPr="0056388D">
                <w:rPr>
                  <w:rFonts w:ascii="Calibri" w:eastAsia="Times New Roman" w:hAnsi="Calibri" w:cs="Calibri"/>
                  <w:color w:val="000000"/>
                  <w:lang w:eastAsia="en-AU"/>
                </w:rPr>
                <w:t>LLS2685</w:t>
              </w:r>
            </w:ins>
          </w:p>
        </w:tc>
        <w:tc>
          <w:tcPr>
            <w:tcW w:w="933" w:type="pct"/>
            <w:noWrap/>
            <w:hideMark/>
          </w:tcPr>
          <w:p w:rsidR="00110C18" w:rsidRPr="0056388D" w:rsidRDefault="00110C18" w:rsidP="00063728">
            <w:pPr>
              <w:rPr>
                <w:ins w:id="35152" w:author="KIM, Jason" w:date="2019-04-02T13:39:00Z"/>
                <w:rFonts w:ascii="Calibri" w:eastAsia="Times New Roman" w:hAnsi="Calibri" w:cs="Calibri"/>
                <w:color w:val="000000"/>
                <w:lang w:eastAsia="en-AU"/>
              </w:rPr>
            </w:pPr>
            <w:ins w:id="351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54" w:author="KIM, Jason" w:date="2019-04-02T13:39:00Z"/>
                <w:rFonts w:ascii="Calibri" w:eastAsia="Times New Roman" w:hAnsi="Calibri" w:cs="Calibri"/>
                <w:color w:val="000000"/>
                <w:lang w:eastAsia="en-AU"/>
              </w:rPr>
            </w:pPr>
            <w:ins w:id="35155" w:author="KIM, Jason" w:date="2019-04-02T13:39:00Z">
              <w:r w:rsidRPr="0056388D">
                <w:rPr>
                  <w:rFonts w:ascii="Calibri" w:eastAsia="Times New Roman" w:hAnsi="Calibri" w:cs="Calibri"/>
                  <w:color w:val="000000"/>
                  <w:lang w:eastAsia="en-AU"/>
                </w:rPr>
                <w:t>Chainage 8370</w:t>
              </w:r>
            </w:ins>
          </w:p>
        </w:tc>
        <w:tc>
          <w:tcPr>
            <w:tcW w:w="764" w:type="pct"/>
            <w:noWrap/>
            <w:hideMark/>
          </w:tcPr>
          <w:p w:rsidR="00110C18" w:rsidRPr="0056388D" w:rsidRDefault="00110C18" w:rsidP="00063728">
            <w:pPr>
              <w:jc w:val="right"/>
              <w:rPr>
                <w:ins w:id="35156" w:author="KIM, Jason" w:date="2019-04-02T13:39:00Z"/>
                <w:rFonts w:ascii="Calibri" w:eastAsia="Times New Roman" w:hAnsi="Calibri" w:cs="Calibri"/>
                <w:color w:val="000000"/>
                <w:lang w:eastAsia="en-AU"/>
              </w:rPr>
            </w:pPr>
            <w:ins w:id="351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58" w:author="KIM, Jason" w:date="2019-04-02T13:39:00Z"/>
        </w:trPr>
        <w:tc>
          <w:tcPr>
            <w:tcW w:w="708" w:type="pct"/>
            <w:vMerge/>
            <w:hideMark/>
          </w:tcPr>
          <w:p w:rsidR="00110C18" w:rsidRPr="0056388D" w:rsidRDefault="00110C18" w:rsidP="00063728">
            <w:pPr>
              <w:rPr>
                <w:ins w:id="351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60" w:author="KIM, Jason" w:date="2019-04-02T13:39:00Z"/>
                <w:rFonts w:ascii="Calibri" w:eastAsia="Times New Roman" w:hAnsi="Calibri" w:cs="Calibri"/>
                <w:color w:val="000000"/>
                <w:lang w:eastAsia="en-AU"/>
              </w:rPr>
            </w:pPr>
            <w:ins w:id="35161"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62" w:author="KIM, Jason" w:date="2019-04-02T13:39:00Z"/>
                <w:rFonts w:ascii="Calibri" w:eastAsia="Times New Roman" w:hAnsi="Calibri" w:cs="Calibri"/>
                <w:color w:val="000000"/>
                <w:lang w:eastAsia="en-AU"/>
              </w:rPr>
            </w:pPr>
            <w:ins w:id="3516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64" w:author="KIM, Jason" w:date="2019-04-02T13:39:00Z"/>
                <w:rFonts w:ascii="Calibri" w:eastAsia="Times New Roman" w:hAnsi="Calibri" w:cs="Calibri"/>
                <w:color w:val="000000"/>
                <w:lang w:eastAsia="en-AU"/>
              </w:rPr>
            </w:pPr>
            <w:ins w:id="35165" w:author="KIM, Jason" w:date="2019-04-02T13:39:00Z">
              <w:r w:rsidRPr="0056388D">
                <w:rPr>
                  <w:rFonts w:ascii="Calibri" w:eastAsia="Times New Roman" w:hAnsi="Calibri" w:cs="Calibri"/>
                  <w:color w:val="000000"/>
                  <w:lang w:eastAsia="en-AU"/>
                </w:rPr>
                <w:t>LLS2686</w:t>
              </w:r>
            </w:ins>
          </w:p>
        </w:tc>
        <w:tc>
          <w:tcPr>
            <w:tcW w:w="933" w:type="pct"/>
            <w:noWrap/>
            <w:hideMark/>
          </w:tcPr>
          <w:p w:rsidR="00110C18" w:rsidRPr="0056388D" w:rsidRDefault="00110C18" w:rsidP="00063728">
            <w:pPr>
              <w:rPr>
                <w:ins w:id="35166" w:author="KIM, Jason" w:date="2019-04-02T13:39:00Z"/>
                <w:rFonts w:ascii="Calibri" w:eastAsia="Times New Roman" w:hAnsi="Calibri" w:cs="Calibri"/>
                <w:color w:val="000000"/>
                <w:lang w:eastAsia="en-AU"/>
              </w:rPr>
            </w:pPr>
            <w:ins w:id="351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68" w:author="KIM, Jason" w:date="2019-04-02T13:39:00Z"/>
                <w:rFonts w:ascii="Calibri" w:eastAsia="Times New Roman" w:hAnsi="Calibri" w:cs="Calibri"/>
                <w:color w:val="000000"/>
                <w:lang w:eastAsia="en-AU"/>
              </w:rPr>
            </w:pPr>
            <w:ins w:id="35169" w:author="KIM, Jason" w:date="2019-04-02T13:39:00Z">
              <w:r w:rsidRPr="0056388D">
                <w:rPr>
                  <w:rFonts w:ascii="Calibri" w:eastAsia="Times New Roman" w:hAnsi="Calibri" w:cs="Calibri"/>
                  <w:color w:val="000000"/>
                  <w:lang w:eastAsia="en-AU"/>
                </w:rPr>
                <w:t>Chainage 8380</w:t>
              </w:r>
            </w:ins>
          </w:p>
        </w:tc>
        <w:tc>
          <w:tcPr>
            <w:tcW w:w="764" w:type="pct"/>
            <w:noWrap/>
            <w:hideMark/>
          </w:tcPr>
          <w:p w:rsidR="00110C18" w:rsidRPr="0056388D" w:rsidRDefault="00110C18" w:rsidP="00063728">
            <w:pPr>
              <w:jc w:val="right"/>
              <w:rPr>
                <w:ins w:id="35170" w:author="KIM, Jason" w:date="2019-04-02T13:39:00Z"/>
                <w:rFonts w:ascii="Calibri" w:eastAsia="Times New Roman" w:hAnsi="Calibri" w:cs="Calibri"/>
                <w:color w:val="000000"/>
                <w:lang w:eastAsia="en-AU"/>
              </w:rPr>
            </w:pPr>
            <w:ins w:id="351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72" w:author="KIM, Jason" w:date="2019-04-02T13:39:00Z"/>
        </w:trPr>
        <w:tc>
          <w:tcPr>
            <w:tcW w:w="708" w:type="pct"/>
            <w:vMerge/>
            <w:hideMark/>
          </w:tcPr>
          <w:p w:rsidR="00110C18" w:rsidRPr="0056388D" w:rsidRDefault="00110C18" w:rsidP="00063728">
            <w:pPr>
              <w:rPr>
                <w:ins w:id="351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74" w:author="KIM, Jason" w:date="2019-04-02T13:39:00Z"/>
                <w:rFonts w:ascii="Calibri" w:eastAsia="Times New Roman" w:hAnsi="Calibri" w:cs="Calibri"/>
                <w:color w:val="000000"/>
                <w:lang w:eastAsia="en-AU"/>
              </w:rPr>
            </w:pPr>
            <w:ins w:id="35175"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76" w:author="KIM, Jason" w:date="2019-04-02T13:39:00Z"/>
                <w:rFonts w:ascii="Calibri" w:eastAsia="Times New Roman" w:hAnsi="Calibri" w:cs="Calibri"/>
                <w:color w:val="000000"/>
                <w:lang w:eastAsia="en-AU"/>
              </w:rPr>
            </w:pPr>
            <w:ins w:id="351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78" w:author="KIM, Jason" w:date="2019-04-02T13:39:00Z"/>
                <w:rFonts w:ascii="Calibri" w:eastAsia="Times New Roman" w:hAnsi="Calibri" w:cs="Calibri"/>
                <w:color w:val="000000"/>
                <w:lang w:eastAsia="en-AU"/>
              </w:rPr>
            </w:pPr>
            <w:ins w:id="35179" w:author="KIM, Jason" w:date="2019-04-02T13:39:00Z">
              <w:r w:rsidRPr="0056388D">
                <w:rPr>
                  <w:rFonts w:ascii="Calibri" w:eastAsia="Times New Roman" w:hAnsi="Calibri" w:cs="Calibri"/>
                  <w:color w:val="000000"/>
                  <w:lang w:eastAsia="en-AU"/>
                </w:rPr>
                <w:t>LLS2687</w:t>
              </w:r>
            </w:ins>
          </w:p>
        </w:tc>
        <w:tc>
          <w:tcPr>
            <w:tcW w:w="933" w:type="pct"/>
            <w:noWrap/>
            <w:hideMark/>
          </w:tcPr>
          <w:p w:rsidR="00110C18" w:rsidRPr="0056388D" w:rsidRDefault="00110C18" w:rsidP="00063728">
            <w:pPr>
              <w:rPr>
                <w:ins w:id="35180" w:author="KIM, Jason" w:date="2019-04-02T13:39:00Z"/>
                <w:rFonts w:ascii="Calibri" w:eastAsia="Times New Roman" w:hAnsi="Calibri" w:cs="Calibri"/>
                <w:color w:val="000000"/>
                <w:lang w:eastAsia="en-AU"/>
              </w:rPr>
            </w:pPr>
            <w:ins w:id="351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82" w:author="KIM, Jason" w:date="2019-04-02T13:39:00Z"/>
                <w:rFonts w:ascii="Calibri" w:eastAsia="Times New Roman" w:hAnsi="Calibri" w:cs="Calibri"/>
                <w:color w:val="000000"/>
                <w:lang w:eastAsia="en-AU"/>
              </w:rPr>
            </w:pPr>
            <w:ins w:id="35183" w:author="KIM, Jason" w:date="2019-04-02T13:39:00Z">
              <w:r w:rsidRPr="0056388D">
                <w:rPr>
                  <w:rFonts w:ascii="Calibri" w:eastAsia="Times New Roman" w:hAnsi="Calibri" w:cs="Calibri"/>
                  <w:color w:val="000000"/>
                  <w:lang w:eastAsia="en-AU"/>
                </w:rPr>
                <w:t>Chainage 8389</w:t>
              </w:r>
            </w:ins>
          </w:p>
        </w:tc>
        <w:tc>
          <w:tcPr>
            <w:tcW w:w="764" w:type="pct"/>
            <w:noWrap/>
            <w:hideMark/>
          </w:tcPr>
          <w:p w:rsidR="00110C18" w:rsidRPr="0056388D" w:rsidRDefault="00110C18" w:rsidP="00063728">
            <w:pPr>
              <w:jc w:val="right"/>
              <w:rPr>
                <w:ins w:id="35184" w:author="KIM, Jason" w:date="2019-04-02T13:39:00Z"/>
                <w:rFonts w:ascii="Calibri" w:eastAsia="Times New Roman" w:hAnsi="Calibri" w:cs="Calibri"/>
                <w:color w:val="000000"/>
                <w:lang w:eastAsia="en-AU"/>
              </w:rPr>
            </w:pPr>
            <w:ins w:id="351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86" w:author="KIM, Jason" w:date="2019-04-02T13:39:00Z"/>
        </w:trPr>
        <w:tc>
          <w:tcPr>
            <w:tcW w:w="708" w:type="pct"/>
            <w:vMerge/>
            <w:hideMark/>
          </w:tcPr>
          <w:p w:rsidR="00110C18" w:rsidRPr="0056388D" w:rsidRDefault="00110C18" w:rsidP="00063728">
            <w:pPr>
              <w:rPr>
                <w:ins w:id="351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88" w:author="KIM, Jason" w:date="2019-04-02T13:39:00Z"/>
                <w:rFonts w:ascii="Calibri" w:eastAsia="Times New Roman" w:hAnsi="Calibri" w:cs="Calibri"/>
                <w:color w:val="000000"/>
                <w:lang w:eastAsia="en-AU"/>
              </w:rPr>
            </w:pPr>
            <w:ins w:id="35189"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90" w:author="KIM, Jason" w:date="2019-04-02T13:39:00Z"/>
                <w:rFonts w:ascii="Calibri" w:eastAsia="Times New Roman" w:hAnsi="Calibri" w:cs="Calibri"/>
                <w:color w:val="000000"/>
                <w:lang w:eastAsia="en-AU"/>
              </w:rPr>
            </w:pPr>
            <w:ins w:id="351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92" w:author="KIM, Jason" w:date="2019-04-02T13:39:00Z"/>
                <w:rFonts w:ascii="Calibri" w:eastAsia="Times New Roman" w:hAnsi="Calibri" w:cs="Calibri"/>
                <w:color w:val="000000"/>
                <w:lang w:eastAsia="en-AU"/>
              </w:rPr>
            </w:pPr>
            <w:ins w:id="35193" w:author="KIM, Jason" w:date="2019-04-02T13:39:00Z">
              <w:r w:rsidRPr="0056388D">
                <w:rPr>
                  <w:rFonts w:ascii="Calibri" w:eastAsia="Times New Roman" w:hAnsi="Calibri" w:cs="Calibri"/>
                  <w:color w:val="000000"/>
                  <w:lang w:eastAsia="en-AU"/>
                </w:rPr>
                <w:t>LLS2688</w:t>
              </w:r>
            </w:ins>
          </w:p>
        </w:tc>
        <w:tc>
          <w:tcPr>
            <w:tcW w:w="933" w:type="pct"/>
            <w:noWrap/>
            <w:hideMark/>
          </w:tcPr>
          <w:p w:rsidR="00110C18" w:rsidRPr="0056388D" w:rsidRDefault="00110C18" w:rsidP="00063728">
            <w:pPr>
              <w:rPr>
                <w:ins w:id="35194" w:author="KIM, Jason" w:date="2019-04-02T13:39:00Z"/>
                <w:rFonts w:ascii="Calibri" w:eastAsia="Times New Roman" w:hAnsi="Calibri" w:cs="Calibri"/>
                <w:color w:val="000000"/>
                <w:lang w:eastAsia="en-AU"/>
              </w:rPr>
            </w:pPr>
            <w:ins w:id="351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96" w:author="KIM, Jason" w:date="2019-04-02T13:39:00Z"/>
                <w:rFonts w:ascii="Calibri" w:eastAsia="Times New Roman" w:hAnsi="Calibri" w:cs="Calibri"/>
                <w:color w:val="000000"/>
                <w:lang w:eastAsia="en-AU"/>
              </w:rPr>
            </w:pPr>
            <w:ins w:id="35197" w:author="KIM, Jason" w:date="2019-04-02T13:39:00Z">
              <w:r w:rsidRPr="0056388D">
                <w:rPr>
                  <w:rFonts w:ascii="Calibri" w:eastAsia="Times New Roman" w:hAnsi="Calibri" w:cs="Calibri"/>
                  <w:color w:val="000000"/>
                  <w:lang w:eastAsia="en-AU"/>
                </w:rPr>
                <w:t>Chainage 8399</w:t>
              </w:r>
            </w:ins>
          </w:p>
        </w:tc>
        <w:tc>
          <w:tcPr>
            <w:tcW w:w="764" w:type="pct"/>
            <w:noWrap/>
            <w:hideMark/>
          </w:tcPr>
          <w:p w:rsidR="00110C18" w:rsidRPr="0056388D" w:rsidRDefault="00110C18" w:rsidP="00063728">
            <w:pPr>
              <w:jc w:val="right"/>
              <w:rPr>
                <w:ins w:id="35198" w:author="KIM, Jason" w:date="2019-04-02T13:39:00Z"/>
                <w:rFonts w:ascii="Calibri" w:eastAsia="Times New Roman" w:hAnsi="Calibri" w:cs="Calibri"/>
                <w:color w:val="000000"/>
                <w:lang w:eastAsia="en-AU"/>
              </w:rPr>
            </w:pPr>
            <w:ins w:id="351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00" w:author="KIM, Jason" w:date="2019-04-02T13:39:00Z"/>
        </w:trPr>
        <w:tc>
          <w:tcPr>
            <w:tcW w:w="708" w:type="pct"/>
            <w:vMerge/>
            <w:hideMark/>
          </w:tcPr>
          <w:p w:rsidR="00110C18" w:rsidRPr="0056388D" w:rsidRDefault="00110C18" w:rsidP="00063728">
            <w:pPr>
              <w:rPr>
                <w:ins w:id="352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02" w:author="KIM, Jason" w:date="2019-04-02T13:39:00Z"/>
                <w:rFonts w:ascii="Calibri" w:eastAsia="Times New Roman" w:hAnsi="Calibri" w:cs="Calibri"/>
                <w:color w:val="000000"/>
                <w:lang w:eastAsia="en-AU"/>
              </w:rPr>
            </w:pPr>
            <w:ins w:id="35203"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04" w:author="KIM, Jason" w:date="2019-04-02T13:39:00Z"/>
                <w:rFonts w:ascii="Calibri" w:eastAsia="Times New Roman" w:hAnsi="Calibri" w:cs="Calibri"/>
                <w:color w:val="000000"/>
                <w:lang w:eastAsia="en-AU"/>
              </w:rPr>
            </w:pPr>
            <w:ins w:id="352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06" w:author="KIM, Jason" w:date="2019-04-02T13:39:00Z"/>
                <w:rFonts w:ascii="Calibri" w:eastAsia="Times New Roman" w:hAnsi="Calibri" w:cs="Calibri"/>
                <w:color w:val="000000"/>
                <w:lang w:eastAsia="en-AU"/>
              </w:rPr>
            </w:pPr>
            <w:ins w:id="35207" w:author="KIM, Jason" w:date="2019-04-02T13:39:00Z">
              <w:r w:rsidRPr="0056388D">
                <w:rPr>
                  <w:rFonts w:ascii="Calibri" w:eastAsia="Times New Roman" w:hAnsi="Calibri" w:cs="Calibri"/>
                  <w:color w:val="000000"/>
                  <w:lang w:eastAsia="en-AU"/>
                </w:rPr>
                <w:t>LLS2689</w:t>
              </w:r>
            </w:ins>
          </w:p>
        </w:tc>
        <w:tc>
          <w:tcPr>
            <w:tcW w:w="933" w:type="pct"/>
            <w:noWrap/>
            <w:hideMark/>
          </w:tcPr>
          <w:p w:rsidR="00110C18" w:rsidRPr="0056388D" w:rsidRDefault="00110C18" w:rsidP="00063728">
            <w:pPr>
              <w:rPr>
                <w:ins w:id="35208" w:author="KIM, Jason" w:date="2019-04-02T13:39:00Z"/>
                <w:rFonts w:ascii="Calibri" w:eastAsia="Times New Roman" w:hAnsi="Calibri" w:cs="Calibri"/>
                <w:color w:val="000000"/>
                <w:lang w:eastAsia="en-AU"/>
              </w:rPr>
            </w:pPr>
            <w:ins w:id="352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10" w:author="KIM, Jason" w:date="2019-04-02T13:39:00Z"/>
                <w:rFonts w:ascii="Calibri" w:eastAsia="Times New Roman" w:hAnsi="Calibri" w:cs="Calibri"/>
                <w:color w:val="000000"/>
                <w:lang w:eastAsia="en-AU"/>
              </w:rPr>
            </w:pPr>
            <w:ins w:id="35211" w:author="KIM, Jason" w:date="2019-04-02T13:39:00Z">
              <w:r w:rsidRPr="0056388D">
                <w:rPr>
                  <w:rFonts w:ascii="Calibri" w:eastAsia="Times New Roman" w:hAnsi="Calibri" w:cs="Calibri"/>
                  <w:color w:val="000000"/>
                  <w:lang w:eastAsia="en-AU"/>
                </w:rPr>
                <w:t>Chainage 8408</w:t>
              </w:r>
            </w:ins>
          </w:p>
        </w:tc>
        <w:tc>
          <w:tcPr>
            <w:tcW w:w="764" w:type="pct"/>
            <w:noWrap/>
            <w:hideMark/>
          </w:tcPr>
          <w:p w:rsidR="00110C18" w:rsidRPr="0056388D" w:rsidRDefault="00110C18" w:rsidP="00063728">
            <w:pPr>
              <w:jc w:val="right"/>
              <w:rPr>
                <w:ins w:id="35212" w:author="KIM, Jason" w:date="2019-04-02T13:39:00Z"/>
                <w:rFonts w:ascii="Calibri" w:eastAsia="Times New Roman" w:hAnsi="Calibri" w:cs="Calibri"/>
                <w:color w:val="000000"/>
                <w:lang w:eastAsia="en-AU"/>
              </w:rPr>
            </w:pPr>
            <w:ins w:id="35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14" w:author="KIM, Jason" w:date="2019-04-02T13:39:00Z"/>
        </w:trPr>
        <w:tc>
          <w:tcPr>
            <w:tcW w:w="708" w:type="pct"/>
            <w:vMerge/>
            <w:hideMark/>
          </w:tcPr>
          <w:p w:rsidR="00110C18" w:rsidRPr="0056388D" w:rsidRDefault="00110C18" w:rsidP="00063728">
            <w:pPr>
              <w:rPr>
                <w:ins w:id="352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16" w:author="KIM, Jason" w:date="2019-04-02T13:39:00Z"/>
                <w:rFonts w:ascii="Calibri" w:eastAsia="Times New Roman" w:hAnsi="Calibri" w:cs="Calibri"/>
                <w:color w:val="000000"/>
                <w:lang w:eastAsia="en-AU"/>
              </w:rPr>
            </w:pPr>
            <w:ins w:id="35217"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18" w:author="KIM, Jason" w:date="2019-04-02T13:39:00Z"/>
                <w:rFonts w:ascii="Calibri" w:eastAsia="Times New Roman" w:hAnsi="Calibri" w:cs="Calibri"/>
                <w:color w:val="000000"/>
                <w:lang w:eastAsia="en-AU"/>
              </w:rPr>
            </w:pPr>
            <w:ins w:id="352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20" w:author="KIM, Jason" w:date="2019-04-02T13:39:00Z"/>
                <w:rFonts w:ascii="Calibri" w:eastAsia="Times New Roman" w:hAnsi="Calibri" w:cs="Calibri"/>
                <w:color w:val="000000"/>
                <w:lang w:eastAsia="en-AU"/>
              </w:rPr>
            </w:pPr>
            <w:ins w:id="35221" w:author="KIM, Jason" w:date="2019-04-02T13:39:00Z">
              <w:r w:rsidRPr="0056388D">
                <w:rPr>
                  <w:rFonts w:ascii="Calibri" w:eastAsia="Times New Roman" w:hAnsi="Calibri" w:cs="Calibri"/>
                  <w:color w:val="000000"/>
                  <w:lang w:eastAsia="en-AU"/>
                </w:rPr>
                <w:t>LLS2690</w:t>
              </w:r>
            </w:ins>
          </w:p>
        </w:tc>
        <w:tc>
          <w:tcPr>
            <w:tcW w:w="933" w:type="pct"/>
            <w:noWrap/>
            <w:hideMark/>
          </w:tcPr>
          <w:p w:rsidR="00110C18" w:rsidRPr="0056388D" w:rsidRDefault="00110C18" w:rsidP="00063728">
            <w:pPr>
              <w:rPr>
                <w:ins w:id="35222" w:author="KIM, Jason" w:date="2019-04-02T13:39:00Z"/>
                <w:rFonts w:ascii="Calibri" w:eastAsia="Times New Roman" w:hAnsi="Calibri" w:cs="Calibri"/>
                <w:color w:val="000000"/>
                <w:lang w:eastAsia="en-AU"/>
              </w:rPr>
            </w:pPr>
            <w:ins w:id="352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24" w:author="KIM, Jason" w:date="2019-04-02T13:39:00Z"/>
                <w:rFonts w:ascii="Calibri" w:eastAsia="Times New Roman" w:hAnsi="Calibri" w:cs="Calibri"/>
                <w:color w:val="000000"/>
                <w:lang w:eastAsia="en-AU"/>
              </w:rPr>
            </w:pPr>
            <w:ins w:id="35225" w:author="KIM, Jason" w:date="2019-04-02T13:39:00Z">
              <w:r w:rsidRPr="0056388D">
                <w:rPr>
                  <w:rFonts w:ascii="Calibri" w:eastAsia="Times New Roman" w:hAnsi="Calibri" w:cs="Calibri"/>
                  <w:color w:val="000000"/>
                  <w:lang w:eastAsia="en-AU"/>
                </w:rPr>
                <w:t>Chainage 8418</w:t>
              </w:r>
            </w:ins>
          </w:p>
        </w:tc>
        <w:tc>
          <w:tcPr>
            <w:tcW w:w="764" w:type="pct"/>
            <w:noWrap/>
            <w:hideMark/>
          </w:tcPr>
          <w:p w:rsidR="00110C18" w:rsidRPr="0056388D" w:rsidRDefault="00110C18" w:rsidP="00063728">
            <w:pPr>
              <w:jc w:val="right"/>
              <w:rPr>
                <w:ins w:id="35226" w:author="KIM, Jason" w:date="2019-04-02T13:39:00Z"/>
                <w:rFonts w:ascii="Calibri" w:eastAsia="Times New Roman" w:hAnsi="Calibri" w:cs="Calibri"/>
                <w:color w:val="000000"/>
                <w:lang w:eastAsia="en-AU"/>
              </w:rPr>
            </w:pPr>
            <w:ins w:id="352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28" w:author="KIM, Jason" w:date="2019-04-02T13:39:00Z"/>
        </w:trPr>
        <w:tc>
          <w:tcPr>
            <w:tcW w:w="708" w:type="pct"/>
            <w:vMerge/>
            <w:hideMark/>
          </w:tcPr>
          <w:p w:rsidR="00110C18" w:rsidRPr="0056388D" w:rsidRDefault="00110C18" w:rsidP="00063728">
            <w:pPr>
              <w:rPr>
                <w:ins w:id="352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30" w:author="KIM, Jason" w:date="2019-04-02T13:39:00Z"/>
                <w:rFonts w:ascii="Calibri" w:eastAsia="Times New Roman" w:hAnsi="Calibri" w:cs="Calibri"/>
                <w:color w:val="000000"/>
                <w:lang w:eastAsia="en-AU"/>
              </w:rPr>
            </w:pPr>
            <w:ins w:id="35231"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32" w:author="KIM, Jason" w:date="2019-04-02T13:39:00Z"/>
                <w:rFonts w:ascii="Calibri" w:eastAsia="Times New Roman" w:hAnsi="Calibri" w:cs="Calibri"/>
                <w:color w:val="000000"/>
                <w:lang w:eastAsia="en-AU"/>
              </w:rPr>
            </w:pPr>
            <w:ins w:id="352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34" w:author="KIM, Jason" w:date="2019-04-02T13:39:00Z"/>
                <w:rFonts w:ascii="Calibri" w:eastAsia="Times New Roman" w:hAnsi="Calibri" w:cs="Calibri"/>
                <w:color w:val="000000"/>
                <w:lang w:eastAsia="en-AU"/>
              </w:rPr>
            </w:pPr>
            <w:ins w:id="35235" w:author="KIM, Jason" w:date="2019-04-02T13:39:00Z">
              <w:r w:rsidRPr="0056388D">
                <w:rPr>
                  <w:rFonts w:ascii="Calibri" w:eastAsia="Times New Roman" w:hAnsi="Calibri" w:cs="Calibri"/>
                  <w:color w:val="000000"/>
                  <w:lang w:eastAsia="en-AU"/>
                </w:rPr>
                <w:t>LLS2691</w:t>
              </w:r>
            </w:ins>
          </w:p>
        </w:tc>
        <w:tc>
          <w:tcPr>
            <w:tcW w:w="933" w:type="pct"/>
            <w:noWrap/>
            <w:hideMark/>
          </w:tcPr>
          <w:p w:rsidR="00110C18" w:rsidRPr="0056388D" w:rsidRDefault="00110C18" w:rsidP="00063728">
            <w:pPr>
              <w:rPr>
                <w:ins w:id="35236" w:author="KIM, Jason" w:date="2019-04-02T13:39:00Z"/>
                <w:rFonts w:ascii="Calibri" w:eastAsia="Times New Roman" w:hAnsi="Calibri" w:cs="Calibri"/>
                <w:color w:val="000000"/>
                <w:lang w:eastAsia="en-AU"/>
              </w:rPr>
            </w:pPr>
            <w:ins w:id="352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38" w:author="KIM, Jason" w:date="2019-04-02T13:39:00Z"/>
                <w:rFonts w:ascii="Calibri" w:eastAsia="Times New Roman" w:hAnsi="Calibri" w:cs="Calibri"/>
                <w:color w:val="000000"/>
                <w:lang w:eastAsia="en-AU"/>
              </w:rPr>
            </w:pPr>
            <w:ins w:id="35239" w:author="KIM, Jason" w:date="2019-04-02T13:39:00Z">
              <w:r w:rsidRPr="0056388D">
                <w:rPr>
                  <w:rFonts w:ascii="Calibri" w:eastAsia="Times New Roman" w:hAnsi="Calibri" w:cs="Calibri"/>
                  <w:color w:val="000000"/>
                  <w:lang w:eastAsia="en-AU"/>
                </w:rPr>
                <w:t>Chainage 8428</w:t>
              </w:r>
            </w:ins>
          </w:p>
        </w:tc>
        <w:tc>
          <w:tcPr>
            <w:tcW w:w="764" w:type="pct"/>
            <w:noWrap/>
            <w:hideMark/>
          </w:tcPr>
          <w:p w:rsidR="00110C18" w:rsidRPr="0056388D" w:rsidRDefault="00110C18" w:rsidP="00063728">
            <w:pPr>
              <w:jc w:val="right"/>
              <w:rPr>
                <w:ins w:id="35240" w:author="KIM, Jason" w:date="2019-04-02T13:39:00Z"/>
                <w:rFonts w:ascii="Calibri" w:eastAsia="Times New Roman" w:hAnsi="Calibri" w:cs="Calibri"/>
                <w:color w:val="000000"/>
                <w:lang w:eastAsia="en-AU"/>
              </w:rPr>
            </w:pPr>
            <w:ins w:id="352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42" w:author="KIM, Jason" w:date="2019-04-02T13:39:00Z"/>
        </w:trPr>
        <w:tc>
          <w:tcPr>
            <w:tcW w:w="708" w:type="pct"/>
            <w:vMerge/>
            <w:hideMark/>
          </w:tcPr>
          <w:p w:rsidR="00110C18" w:rsidRPr="0056388D" w:rsidRDefault="00110C18" w:rsidP="00063728">
            <w:pPr>
              <w:rPr>
                <w:ins w:id="352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44" w:author="KIM, Jason" w:date="2019-04-02T13:39:00Z"/>
                <w:rFonts w:ascii="Calibri" w:eastAsia="Times New Roman" w:hAnsi="Calibri" w:cs="Calibri"/>
                <w:color w:val="000000"/>
                <w:lang w:eastAsia="en-AU"/>
              </w:rPr>
            </w:pPr>
            <w:ins w:id="35245"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46" w:author="KIM, Jason" w:date="2019-04-02T13:39:00Z"/>
                <w:rFonts w:ascii="Calibri" w:eastAsia="Times New Roman" w:hAnsi="Calibri" w:cs="Calibri"/>
                <w:color w:val="000000"/>
                <w:lang w:eastAsia="en-AU"/>
              </w:rPr>
            </w:pPr>
            <w:ins w:id="352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48" w:author="KIM, Jason" w:date="2019-04-02T13:39:00Z"/>
                <w:rFonts w:ascii="Calibri" w:eastAsia="Times New Roman" w:hAnsi="Calibri" w:cs="Calibri"/>
                <w:color w:val="000000"/>
                <w:lang w:eastAsia="en-AU"/>
              </w:rPr>
            </w:pPr>
            <w:ins w:id="35249" w:author="KIM, Jason" w:date="2019-04-02T13:39:00Z">
              <w:r w:rsidRPr="0056388D">
                <w:rPr>
                  <w:rFonts w:ascii="Calibri" w:eastAsia="Times New Roman" w:hAnsi="Calibri" w:cs="Calibri"/>
                  <w:color w:val="000000"/>
                  <w:lang w:eastAsia="en-AU"/>
                </w:rPr>
                <w:t>LLS2692</w:t>
              </w:r>
            </w:ins>
          </w:p>
        </w:tc>
        <w:tc>
          <w:tcPr>
            <w:tcW w:w="933" w:type="pct"/>
            <w:noWrap/>
            <w:hideMark/>
          </w:tcPr>
          <w:p w:rsidR="00110C18" w:rsidRPr="0056388D" w:rsidRDefault="00110C18" w:rsidP="00063728">
            <w:pPr>
              <w:rPr>
                <w:ins w:id="35250" w:author="KIM, Jason" w:date="2019-04-02T13:39:00Z"/>
                <w:rFonts w:ascii="Calibri" w:eastAsia="Times New Roman" w:hAnsi="Calibri" w:cs="Calibri"/>
                <w:color w:val="000000"/>
                <w:lang w:eastAsia="en-AU"/>
              </w:rPr>
            </w:pPr>
            <w:ins w:id="352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52" w:author="KIM, Jason" w:date="2019-04-02T13:39:00Z"/>
                <w:rFonts w:ascii="Calibri" w:eastAsia="Times New Roman" w:hAnsi="Calibri" w:cs="Calibri"/>
                <w:color w:val="000000"/>
                <w:lang w:eastAsia="en-AU"/>
              </w:rPr>
            </w:pPr>
            <w:ins w:id="35253" w:author="KIM, Jason" w:date="2019-04-02T13:39:00Z">
              <w:r w:rsidRPr="0056388D">
                <w:rPr>
                  <w:rFonts w:ascii="Calibri" w:eastAsia="Times New Roman" w:hAnsi="Calibri" w:cs="Calibri"/>
                  <w:color w:val="000000"/>
                  <w:lang w:eastAsia="en-AU"/>
                </w:rPr>
                <w:t>Chainage 8438</w:t>
              </w:r>
            </w:ins>
          </w:p>
        </w:tc>
        <w:tc>
          <w:tcPr>
            <w:tcW w:w="764" w:type="pct"/>
            <w:noWrap/>
            <w:hideMark/>
          </w:tcPr>
          <w:p w:rsidR="00110C18" w:rsidRPr="0056388D" w:rsidRDefault="00110C18" w:rsidP="00063728">
            <w:pPr>
              <w:jc w:val="right"/>
              <w:rPr>
                <w:ins w:id="35254" w:author="KIM, Jason" w:date="2019-04-02T13:39:00Z"/>
                <w:rFonts w:ascii="Calibri" w:eastAsia="Times New Roman" w:hAnsi="Calibri" w:cs="Calibri"/>
                <w:color w:val="000000"/>
                <w:lang w:eastAsia="en-AU"/>
              </w:rPr>
            </w:pPr>
            <w:ins w:id="352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56" w:author="KIM, Jason" w:date="2019-04-02T13:39:00Z"/>
        </w:trPr>
        <w:tc>
          <w:tcPr>
            <w:tcW w:w="708" w:type="pct"/>
            <w:vMerge/>
            <w:hideMark/>
          </w:tcPr>
          <w:p w:rsidR="00110C18" w:rsidRPr="0056388D" w:rsidRDefault="00110C18" w:rsidP="00063728">
            <w:pPr>
              <w:rPr>
                <w:ins w:id="352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58" w:author="KIM, Jason" w:date="2019-04-02T13:39:00Z"/>
                <w:rFonts w:ascii="Calibri" w:eastAsia="Times New Roman" w:hAnsi="Calibri" w:cs="Calibri"/>
                <w:color w:val="000000"/>
                <w:lang w:eastAsia="en-AU"/>
              </w:rPr>
            </w:pPr>
            <w:ins w:id="35259"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60" w:author="KIM, Jason" w:date="2019-04-02T13:39:00Z"/>
                <w:rFonts w:ascii="Calibri" w:eastAsia="Times New Roman" w:hAnsi="Calibri" w:cs="Calibri"/>
                <w:color w:val="000000"/>
                <w:lang w:eastAsia="en-AU"/>
              </w:rPr>
            </w:pPr>
            <w:ins w:id="352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62" w:author="KIM, Jason" w:date="2019-04-02T13:39:00Z"/>
                <w:rFonts w:ascii="Calibri" w:eastAsia="Times New Roman" w:hAnsi="Calibri" w:cs="Calibri"/>
                <w:color w:val="000000"/>
                <w:lang w:eastAsia="en-AU"/>
              </w:rPr>
            </w:pPr>
            <w:ins w:id="35263" w:author="KIM, Jason" w:date="2019-04-02T13:39:00Z">
              <w:r w:rsidRPr="0056388D">
                <w:rPr>
                  <w:rFonts w:ascii="Calibri" w:eastAsia="Times New Roman" w:hAnsi="Calibri" w:cs="Calibri"/>
                  <w:color w:val="000000"/>
                  <w:lang w:eastAsia="en-AU"/>
                </w:rPr>
                <w:t>LLS2693</w:t>
              </w:r>
            </w:ins>
          </w:p>
        </w:tc>
        <w:tc>
          <w:tcPr>
            <w:tcW w:w="933" w:type="pct"/>
            <w:noWrap/>
            <w:hideMark/>
          </w:tcPr>
          <w:p w:rsidR="00110C18" w:rsidRPr="0056388D" w:rsidRDefault="00110C18" w:rsidP="00063728">
            <w:pPr>
              <w:rPr>
                <w:ins w:id="35264" w:author="KIM, Jason" w:date="2019-04-02T13:39:00Z"/>
                <w:rFonts w:ascii="Calibri" w:eastAsia="Times New Roman" w:hAnsi="Calibri" w:cs="Calibri"/>
                <w:color w:val="000000"/>
                <w:lang w:eastAsia="en-AU"/>
              </w:rPr>
            </w:pPr>
            <w:ins w:id="352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66" w:author="KIM, Jason" w:date="2019-04-02T13:39:00Z"/>
                <w:rFonts w:ascii="Calibri" w:eastAsia="Times New Roman" w:hAnsi="Calibri" w:cs="Calibri"/>
                <w:color w:val="000000"/>
                <w:lang w:eastAsia="en-AU"/>
              </w:rPr>
            </w:pPr>
            <w:ins w:id="35267" w:author="KIM, Jason" w:date="2019-04-02T13:39:00Z">
              <w:r w:rsidRPr="0056388D">
                <w:rPr>
                  <w:rFonts w:ascii="Calibri" w:eastAsia="Times New Roman" w:hAnsi="Calibri" w:cs="Calibri"/>
                  <w:color w:val="000000"/>
                  <w:lang w:eastAsia="en-AU"/>
                </w:rPr>
                <w:t>Chainage 8447</w:t>
              </w:r>
            </w:ins>
          </w:p>
        </w:tc>
        <w:tc>
          <w:tcPr>
            <w:tcW w:w="764" w:type="pct"/>
            <w:noWrap/>
            <w:hideMark/>
          </w:tcPr>
          <w:p w:rsidR="00110C18" w:rsidRPr="0056388D" w:rsidRDefault="00110C18" w:rsidP="00063728">
            <w:pPr>
              <w:jc w:val="right"/>
              <w:rPr>
                <w:ins w:id="35268" w:author="KIM, Jason" w:date="2019-04-02T13:39:00Z"/>
                <w:rFonts w:ascii="Calibri" w:eastAsia="Times New Roman" w:hAnsi="Calibri" w:cs="Calibri"/>
                <w:color w:val="000000"/>
                <w:lang w:eastAsia="en-AU"/>
              </w:rPr>
            </w:pPr>
            <w:ins w:id="352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70" w:author="KIM, Jason" w:date="2019-04-02T13:39:00Z"/>
        </w:trPr>
        <w:tc>
          <w:tcPr>
            <w:tcW w:w="708" w:type="pct"/>
            <w:vMerge/>
            <w:hideMark/>
          </w:tcPr>
          <w:p w:rsidR="00110C18" w:rsidRPr="0056388D" w:rsidRDefault="00110C18" w:rsidP="00063728">
            <w:pPr>
              <w:rPr>
                <w:ins w:id="352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72" w:author="KIM, Jason" w:date="2019-04-02T13:39:00Z"/>
                <w:rFonts w:ascii="Calibri" w:eastAsia="Times New Roman" w:hAnsi="Calibri" w:cs="Calibri"/>
                <w:color w:val="000000"/>
                <w:lang w:eastAsia="en-AU"/>
              </w:rPr>
            </w:pPr>
            <w:ins w:id="35273"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74" w:author="KIM, Jason" w:date="2019-04-02T13:39:00Z"/>
                <w:rFonts w:ascii="Calibri" w:eastAsia="Times New Roman" w:hAnsi="Calibri" w:cs="Calibri"/>
                <w:color w:val="000000"/>
                <w:lang w:eastAsia="en-AU"/>
              </w:rPr>
            </w:pPr>
            <w:ins w:id="352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76" w:author="KIM, Jason" w:date="2019-04-02T13:39:00Z"/>
                <w:rFonts w:ascii="Calibri" w:eastAsia="Times New Roman" w:hAnsi="Calibri" w:cs="Calibri"/>
                <w:color w:val="000000"/>
                <w:lang w:eastAsia="en-AU"/>
              </w:rPr>
            </w:pPr>
            <w:ins w:id="35277" w:author="KIM, Jason" w:date="2019-04-02T13:39:00Z">
              <w:r w:rsidRPr="0056388D">
                <w:rPr>
                  <w:rFonts w:ascii="Calibri" w:eastAsia="Times New Roman" w:hAnsi="Calibri" w:cs="Calibri"/>
                  <w:color w:val="000000"/>
                  <w:lang w:eastAsia="en-AU"/>
                </w:rPr>
                <w:t>LLS2694</w:t>
              </w:r>
            </w:ins>
          </w:p>
        </w:tc>
        <w:tc>
          <w:tcPr>
            <w:tcW w:w="933" w:type="pct"/>
            <w:noWrap/>
            <w:hideMark/>
          </w:tcPr>
          <w:p w:rsidR="00110C18" w:rsidRPr="0056388D" w:rsidRDefault="00110C18" w:rsidP="00063728">
            <w:pPr>
              <w:rPr>
                <w:ins w:id="35278" w:author="KIM, Jason" w:date="2019-04-02T13:39:00Z"/>
                <w:rFonts w:ascii="Calibri" w:eastAsia="Times New Roman" w:hAnsi="Calibri" w:cs="Calibri"/>
                <w:color w:val="000000"/>
                <w:lang w:eastAsia="en-AU"/>
              </w:rPr>
            </w:pPr>
            <w:ins w:id="352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80" w:author="KIM, Jason" w:date="2019-04-02T13:39:00Z"/>
                <w:rFonts w:ascii="Calibri" w:eastAsia="Times New Roman" w:hAnsi="Calibri" w:cs="Calibri"/>
                <w:color w:val="000000"/>
                <w:lang w:eastAsia="en-AU"/>
              </w:rPr>
            </w:pPr>
            <w:ins w:id="35281" w:author="KIM, Jason" w:date="2019-04-02T13:39:00Z">
              <w:r w:rsidRPr="0056388D">
                <w:rPr>
                  <w:rFonts w:ascii="Calibri" w:eastAsia="Times New Roman" w:hAnsi="Calibri" w:cs="Calibri"/>
                  <w:color w:val="000000"/>
                  <w:lang w:eastAsia="en-AU"/>
                </w:rPr>
                <w:t>Chainage 8457</w:t>
              </w:r>
            </w:ins>
          </w:p>
        </w:tc>
        <w:tc>
          <w:tcPr>
            <w:tcW w:w="764" w:type="pct"/>
            <w:noWrap/>
            <w:hideMark/>
          </w:tcPr>
          <w:p w:rsidR="00110C18" w:rsidRPr="0056388D" w:rsidRDefault="00110C18" w:rsidP="00063728">
            <w:pPr>
              <w:jc w:val="right"/>
              <w:rPr>
                <w:ins w:id="35282" w:author="KIM, Jason" w:date="2019-04-02T13:39:00Z"/>
                <w:rFonts w:ascii="Calibri" w:eastAsia="Times New Roman" w:hAnsi="Calibri" w:cs="Calibri"/>
                <w:color w:val="000000"/>
                <w:lang w:eastAsia="en-AU"/>
              </w:rPr>
            </w:pPr>
            <w:ins w:id="352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84" w:author="KIM, Jason" w:date="2019-04-02T13:39:00Z"/>
        </w:trPr>
        <w:tc>
          <w:tcPr>
            <w:tcW w:w="708" w:type="pct"/>
            <w:vMerge w:val="restart"/>
            <w:noWrap/>
            <w:hideMark/>
          </w:tcPr>
          <w:p w:rsidR="00110C18" w:rsidRPr="0056388D" w:rsidRDefault="00110C18" w:rsidP="00063728">
            <w:pPr>
              <w:rPr>
                <w:ins w:id="35285" w:author="KIM, Jason" w:date="2019-04-02T13:39:00Z"/>
                <w:rFonts w:ascii="Calibri" w:eastAsia="Times New Roman" w:hAnsi="Calibri" w:cs="Calibri"/>
                <w:color w:val="000000"/>
                <w:lang w:eastAsia="en-AU"/>
              </w:rPr>
            </w:pPr>
            <w:ins w:id="35286" w:author="KIM, Jason" w:date="2019-04-02T13:39:00Z">
              <w:r w:rsidRPr="0056388D">
                <w:rPr>
                  <w:rFonts w:ascii="Calibri" w:eastAsia="Times New Roman" w:hAnsi="Calibri" w:cs="Calibri"/>
                  <w:color w:val="000000"/>
                  <w:lang w:eastAsia="en-AU"/>
                </w:rPr>
                <w:t>LLE66K51</w:t>
              </w:r>
            </w:ins>
          </w:p>
        </w:tc>
        <w:tc>
          <w:tcPr>
            <w:tcW w:w="605" w:type="pct"/>
            <w:noWrap/>
            <w:hideMark/>
          </w:tcPr>
          <w:p w:rsidR="00110C18" w:rsidRPr="0056388D" w:rsidRDefault="00110C18" w:rsidP="00063728">
            <w:pPr>
              <w:rPr>
                <w:ins w:id="35287" w:author="KIM, Jason" w:date="2019-04-02T13:39:00Z"/>
                <w:rFonts w:ascii="Calibri" w:eastAsia="Times New Roman" w:hAnsi="Calibri" w:cs="Calibri"/>
                <w:color w:val="000000"/>
                <w:lang w:eastAsia="en-AU"/>
              </w:rPr>
            </w:pPr>
            <w:ins w:id="35288"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289" w:author="KIM, Jason" w:date="2019-04-02T13:39:00Z"/>
                <w:rFonts w:ascii="Calibri" w:eastAsia="Times New Roman" w:hAnsi="Calibri" w:cs="Calibri"/>
                <w:color w:val="000000"/>
                <w:lang w:eastAsia="en-AU"/>
              </w:rPr>
            </w:pPr>
            <w:ins w:id="352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291" w:author="KIM, Jason" w:date="2019-04-02T13:39:00Z"/>
                <w:rFonts w:ascii="Calibri" w:eastAsia="Times New Roman" w:hAnsi="Calibri" w:cs="Calibri"/>
                <w:color w:val="000000"/>
                <w:lang w:eastAsia="en-AU"/>
              </w:rPr>
            </w:pPr>
            <w:ins w:id="35292" w:author="KIM, Jason" w:date="2019-04-02T13:39:00Z">
              <w:r w:rsidRPr="0056388D">
                <w:rPr>
                  <w:rFonts w:ascii="Calibri" w:eastAsia="Times New Roman" w:hAnsi="Calibri" w:cs="Calibri"/>
                  <w:color w:val="000000"/>
                  <w:lang w:eastAsia="en-AU"/>
                </w:rPr>
                <w:t>LLN1696</w:t>
              </w:r>
            </w:ins>
          </w:p>
        </w:tc>
        <w:tc>
          <w:tcPr>
            <w:tcW w:w="933" w:type="pct"/>
            <w:noWrap/>
            <w:hideMark/>
          </w:tcPr>
          <w:p w:rsidR="00110C18" w:rsidRPr="0056388D" w:rsidRDefault="00110C18" w:rsidP="00063728">
            <w:pPr>
              <w:rPr>
                <w:ins w:id="35293" w:author="KIM, Jason" w:date="2019-04-02T13:39:00Z"/>
                <w:rFonts w:ascii="Calibri" w:eastAsia="Times New Roman" w:hAnsi="Calibri" w:cs="Calibri"/>
                <w:color w:val="000000"/>
                <w:lang w:eastAsia="en-AU"/>
              </w:rPr>
            </w:pPr>
            <w:ins w:id="352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295" w:author="KIM, Jason" w:date="2019-04-02T13:39:00Z"/>
                <w:rFonts w:ascii="Calibri" w:eastAsia="Times New Roman" w:hAnsi="Calibri" w:cs="Calibri"/>
                <w:color w:val="000000"/>
                <w:lang w:eastAsia="en-AU"/>
              </w:rPr>
            </w:pPr>
            <w:ins w:id="35296" w:author="KIM, Jason" w:date="2019-04-02T13:39:00Z">
              <w:r w:rsidRPr="0056388D">
                <w:rPr>
                  <w:rFonts w:ascii="Calibri" w:eastAsia="Times New Roman" w:hAnsi="Calibri" w:cs="Calibri"/>
                  <w:color w:val="000000"/>
                  <w:lang w:eastAsia="en-AU"/>
                </w:rPr>
                <w:t>Chainage 8725</w:t>
              </w:r>
            </w:ins>
          </w:p>
        </w:tc>
        <w:tc>
          <w:tcPr>
            <w:tcW w:w="764" w:type="pct"/>
            <w:noWrap/>
            <w:hideMark/>
          </w:tcPr>
          <w:p w:rsidR="00110C18" w:rsidRPr="0056388D" w:rsidRDefault="00110C18" w:rsidP="00063728">
            <w:pPr>
              <w:jc w:val="right"/>
              <w:rPr>
                <w:ins w:id="35297" w:author="KIM, Jason" w:date="2019-04-02T13:39:00Z"/>
                <w:rFonts w:ascii="Calibri" w:eastAsia="Times New Roman" w:hAnsi="Calibri" w:cs="Calibri"/>
                <w:color w:val="000000"/>
                <w:lang w:eastAsia="en-AU"/>
              </w:rPr>
            </w:pPr>
            <w:ins w:id="352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99" w:author="KIM, Jason" w:date="2019-04-02T13:39:00Z"/>
        </w:trPr>
        <w:tc>
          <w:tcPr>
            <w:tcW w:w="708" w:type="pct"/>
            <w:vMerge/>
            <w:hideMark/>
          </w:tcPr>
          <w:p w:rsidR="00110C18" w:rsidRPr="0056388D" w:rsidRDefault="00110C18" w:rsidP="00063728">
            <w:pPr>
              <w:rPr>
                <w:ins w:id="353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01" w:author="KIM, Jason" w:date="2019-04-02T13:39:00Z"/>
                <w:rFonts w:ascii="Calibri" w:eastAsia="Times New Roman" w:hAnsi="Calibri" w:cs="Calibri"/>
                <w:color w:val="000000"/>
                <w:lang w:eastAsia="en-AU"/>
              </w:rPr>
            </w:pPr>
            <w:ins w:id="35302"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03" w:author="KIM, Jason" w:date="2019-04-02T13:39:00Z"/>
                <w:rFonts w:ascii="Calibri" w:eastAsia="Times New Roman" w:hAnsi="Calibri" w:cs="Calibri"/>
                <w:color w:val="000000"/>
                <w:lang w:eastAsia="en-AU"/>
              </w:rPr>
            </w:pPr>
            <w:ins w:id="353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05" w:author="KIM, Jason" w:date="2019-04-02T13:39:00Z"/>
                <w:rFonts w:ascii="Calibri" w:eastAsia="Times New Roman" w:hAnsi="Calibri" w:cs="Calibri"/>
                <w:color w:val="000000"/>
                <w:lang w:eastAsia="en-AU"/>
              </w:rPr>
            </w:pPr>
            <w:ins w:id="35306" w:author="KIM, Jason" w:date="2019-04-02T13:39:00Z">
              <w:r w:rsidRPr="0056388D">
                <w:rPr>
                  <w:rFonts w:ascii="Calibri" w:eastAsia="Times New Roman" w:hAnsi="Calibri" w:cs="Calibri"/>
                  <w:color w:val="000000"/>
                  <w:lang w:eastAsia="en-AU"/>
                </w:rPr>
                <w:t>LLN1697</w:t>
              </w:r>
            </w:ins>
          </w:p>
        </w:tc>
        <w:tc>
          <w:tcPr>
            <w:tcW w:w="933" w:type="pct"/>
            <w:noWrap/>
            <w:hideMark/>
          </w:tcPr>
          <w:p w:rsidR="00110C18" w:rsidRPr="0056388D" w:rsidRDefault="00110C18" w:rsidP="00063728">
            <w:pPr>
              <w:rPr>
                <w:ins w:id="35307" w:author="KIM, Jason" w:date="2019-04-02T13:39:00Z"/>
                <w:rFonts w:ascii="Calibri" w:eastAsia="Times New Roman" w:hAnsi="Calibri" w:cs="Calibri"/>
                <w:color w:val="000000"/>
                <w:lang w:eastAsia="en-AU"/>
              </w:rPr>
            </w:pPr>
            <w:ins w:id="353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09" w:author="KIM, Jason" w:date="2019-04-02T13:39:00Z"/>
                <w:rFonts w:ascii="Calibri" w:eastAsia="Times New Roman" w:hAnsi="Calibri" w:cs="Calibri"/>
                <w:color w:val="000000"/>
                <w:lang w:eastAsia="en-AU"/>
              </w:rPr>
            </w:pPr>
            <w:ins w:id="35310" w:author="KIM, Jason" w:date="2019-04-02T13:39:00Z">
              <w:r w:rsidRPr="0056388D">
                <w:rPr>
                  <w:rFonts w:ascii="Calibri" w:eastAsia="Times New Roman" w:hAnsi="Calibri" w:cs="Calibri"/>
                  <w:color w:val="000000"/>
                  <w:lang w:eastAsia="en-AU"/>
                </w:rPr>
                <w:t>Chainage 8734</w:t>
              </w:r>
            </w:ins>
          </w:p>
        </w:tc>
        <w:tc>
          <w:tcPr>
            <w:tcW w:w="764" w:type="pct"/>
            <w:noWrap/>
            <w:hideMark/>
          </w:tcPr>
          <w:p w:rsidR="00110C18" w:rsidRPr="0056388D" w:rsidRDefault="00110C18" w:rsidP="00063728">
            <w:pPr>
              <w:jc w:val="right"/>
              <w:rPr>
                <w:ins w:id="35311" w:author="KIM, Jason" w:date="2019-04-02T13:39:00Z"/>
                <w:rFonts w:ascii="Calibri" w:eastAsia="Times New Roman" w:hAnsi="Calibri" w:cs="Calibri"/>
                <w:color w:val="000000"/>
                <w:lang w:eastAsia="en-AU"/>
              </w:rPr>
            </w:pPr>
            <w:ins w:id="353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13" w:author="KIM, Jason" w:date="2019-04-02T13:39:00Z"/>
        </w:trPr>
        <w:tc>
          <w:tcPr>
            <w:tcW w:w="708" w:type="pct"/>
            <w:vMerge/>
            <w:hideMark/>
          </w:tcPr>
          <w:p w:rsidR="00110C18" w:rsidRPr="0056388D" w:rsidRDefault="00110C18" w:rsidP="00063728">
            <w:pPr>
              <w:rPr>
                <w:ins w:id="353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15" w:author="KIM, Jason" w:date="2019-04-02T13:39:00Z"/>
                <w:rFonts w:ascii="Calibri" w:eastAsia="Times New Roman" w:hAnsi="Calibri" w:cs="Calibri"/>
                <w:color w:val="000000"/>
                <w:lang w:eastAsia="en-AU"/>
              </w:rPr>
            </w:pPr>
            <w:ins w:id="35316"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17" w:author="KIM, Jason" w:date="2019-04-02T13:39:00Z"/>
                <w:rFonts w:ascii="Calibri" w:eastAsia="Times New Roman" w:hAnsi="Calibri" w:cs="Calibri"/>
                <w:color w:val="000000"/>
                <w:lang w:eastAsia="en-AU"/>
              </w:rPr>
            </w:pPr>
            <w:ins w:id="353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19" w:author="KIM, Jason" w:date="2019-04-02T13:39:00Z"/>
                <w:rFonts w:ascii="Calibri" w:eastAsia="Times New Roman" w:hAnsi="Calibri" w:cs="Calibri"/>
                <w:color w:val="000000"/>
                <w:lang w:eastAsia="en-AU"/>
              </w:rPr>
            </w:pPr>
            <w:ins w:id="35320" w:author="KIM, Jason" w:date="2019-04-02T13:39:00Z">
              <w:r w:rsidRPr="0056388D">
                <w:rPr>
                  <w:rFonts w:ascii="Calibri" w:eastAsia="Times New Roman" w:hAnsi="Calibri" w:cs="Calibri"/>
                  <w:color w:val="000000"/>
                  <w:lang w:eastAsia="en-AU"/>
                </w:rPr>
                <w:t>LLN1698</w:t>
              </w:r>
            </w:ins>
          </w:p>
        </w:tc>
        <w:tc>
          <w:tcPr>
            <w:tcW w:w="933" w:type="pct"/>
            <w:noWrap/>
            <w:hideMark/>
          </w:tcPr>
          <w:p w:rsidR="00110C18" w:rsidRPr="0056388D" w:rsidRDefault="00110C18" w:rsidP="00063728">
            <w:pPr>
              <w:rPr>
                <w:ins w:id="35321" w:author="KIM, Jason" w:date="2019-04-02T13:39:00Z"/>
                <w:rFonts w:ascii="Calibri" w:eastAsia="Times New Roman" w:hAnsi="Calibri" w:cs="Calibri"/>
                <w:color w:val="000000"/>
                <w:lang w:eastAsia="en-AU"/>
              </w:rPr>
            </w:pPr>
            <w:ins w:id="353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23" w:author="KIM, Jason" w:date="2019-04-02T13:39:00Z"/>
                <w:rFonts w:ascii="Calibri" w:eastAsia="Times New Roman" w:hAnsi="Calibri" w:cs="Calibri"/>
                <w:color w:val="000000"/>
                <w:lang w:eastAsia="en-AU"/>
              </w:rPr>
            </w:pPr>
            <w:ins w:id="35324" w:author="KIM, Jason" w:date="2019-04-02T13:39:00Z">
              <w:r w:rsidRPr="0056388D">
                <w:rPr>
                  <w:rFonts w:ascii="Calibri" w:eastAsia="Times New Roman" w:hAnsi="Calibri" w:cs="Calibri"/>
                  <w:color w:val="000000"/>
                  <w:lang w:eastAsia="en-AU"/>
                </w:rPr>
                <w:t>Chainage 8744</w:t>
              </w:r>
            </w:ins>
          </w:p>
        </w:tc>
        <w:tc>
          <w:tcPr>
            <w:tcW w:w="764" w:type="pct"/>
            <w:noWrap/>
            <w:hideMark/>
          </w:tcPr>
          <w:p w:rsidR="00110C18" w:rsidRPr="0056388D" w:rsidRDefault="00110C18" w:rsidP="00063728">
            <w:pPr>
              <w:jc w:val="right"/>
              <w:rPr>
                <w:ins w:id="35325" w:author="KIM, Jason" w:date="2019-04-02T13:39:00Z"/>
                <w:rFonts w:ascii="Calibri" w:eastAsia="Times New Roman" w:hAnsi="Calibri" w:cs="Calibri"/>
                <w:color w:val="000000"/>
                <w:lang w:eastAsia="en-AU"/>
              </w:rPr>
            </w:pPr>
            <w:ins w:id="353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27" w:author="KIM, Jason" w:date="2019-04-02T13:39:00Z"/>
        </w:trPr>
        <w:tc>
          <w:tcPr>
            <w:tcW w:w="708" w:type="pct"/>
            <w:vMerge/>
            <w:hideMark/>
          </w:tcPr>
          <w:p w:rsidR="00110C18" w:rsidRPr="0056388D" w:rsidRDefault="00110C18" w:rsidP="00063728">
            <w:pPr>
              <w:rPr>
                <w:ins w:id="353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29" w:author="KIM, Jason" w:date="2019-04-02T13:39:00Z"/>
                <w:rFonts w:ascii="Calibri" w:eastAsia="Times New Roman" w:hAnsi="Calibri" w:cs="Calibri"/>
                <w:color w:val="000000"/>
                <w:lang w:eastAsia="en-AU"/>
              </w:rPr>
            </w:pPr>
            <w:ins w:id="35330"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31" w:author="KIM, Jason" w:date="2019-04-02T13:39:00Z"/>
                <w:rFonts w:ascii="Calibri" w:eastAsia="Times New Roman" w:hAnsi="Calibri" w:cs="Calibri"/>
                <w:color w:val="000000"/>
                <w:lang w:eastAsia="en-AU"/>
              </w:rPr>
            </w:pPr>
            <w:ins w:id="353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33" w:author="KIM, Jason" w:date="2019-04-02T13:39:00Z"/>
                <w:rFonts w:ascii="Calibri" w:eastAsia="Times New Roman" w:hAnsi="Calibri" w:cs="Calibri"/>
                <w:color w:val="000000"/>
                <w:lang w:eastAsia="en-AU"/>
              </w:rPr>
            </w:pPr>
            <w:ins w:id="35334" w:author="KIM, Jason" w:date="2019-04-02T13:39:00Z">
              <w:r w:rsidRPr="0056388D">
                <w:rPr>
                  <w:rFonts w:ascii="Calibri" w:eastAsia="Times New Roman" w:hAnsi="Calibri" w:cs="Calibri"/>
                  <w:color w:val="000000"/>
                  <w:lang w:eastAsia="en-AU"/>
                </w:rPr>
                <w:t>LLN1699</w:t>
              </w:r>
            </w:ins>
          </w:p>
        </w:tc>
        <w:tc>
          <w:tcPr>
            <w:tcW w:w="933" w:type="pct"/>
            <w:noWrap/>
            <w:hideMark/>
          </w:tcPr>
          <w:p w:rsidR="00110C18" w:rsidRPr="0056388D" w:rsidRDefault="00110C18" w:rsidP="00063728">
            <w:pPr>
              <w:rPr>
                <w:ins w:id="35335" w:author="KIM, Jason" w:date="2019-04-02T13:39:00Z"/>
                <w:rFonts w:ascii="Calibri" w:eastAsia="Times New Roman" w:hAnsi="Calibri" w:cs="Calibri"/>
                <w:color w:val="000000"/>
                <w:lang w:eastAsia="en-AU"/>
              </w:rPr>
            </w:pPr>
            <w:ins w:id="353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37" w:author="KIM, Jason" w:date="2019-04-02T13:39:00Z"/>
                <w:rFonts w:ascii="Calibri" w:eastAsia="Times New Roman" w:hAnsi="Calibri" w:cs="Calibri"/>
                <w:color w:val="000000"/>
                <w:lang w:eastAsia="en-AU"/>
              </w:rPr>
            </w:pPr>
            <w:ins w:id="35338" w:author="KIM, Jason" w:date="2019-04-02T13:39:00Z">
              <w:r w:rsidRPr="0056388D">
                <w:rPr>
                  <w:rFonts w:ascii="Calibri" w:eastAsia="Times New Roman" w:hAnsi="Calibri" w:cs="Calibri"/>
                  <w:color w:val="000000"/>
                  <w:lang w:eastAsia="en-AU"/>
                </w:rPr>
                <w:t>Chainage 8753</w:t>
              </w:r>
            </w:ins>
          </w:p>
        </w:tc>
        <w:tc>
          <w:tcPr>
            <w:tcW w:w="764" w:type="pct"/>
            <w:noWrap/>
            <w:hideMark/>
          </w:tcPr>
          <w:p w:rsidR="00110C18" w:rsidRPr="0056388D" w:rsidRDefault="00110C18" w:rsidP="00063728">
            <w:pPr>
              <w:jc w:val="right"/>
              <w:rPr>
                <w:ins w:id="35339" w:author="KIM, Jason" w:date="2019-04-02T13:39:00Z"/>
                <w:rFonts w:ascii="Calibri" w:eastAsia="Times New Roman" w:hAnsi="Calibri" w:cs="Calibri"/>
                <w:color w:val="000000"/>
                <w:lang w:eastAsia="en-AU"/>
              </w:rPr>
            </w:pPr>
            <w:ins w:id="353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41" w:author="KIM, Jason" w:date="2019-04-02T13:39:00Z"/>
        </w:trPr>
        <w:tc>
          <w:tcPr>
            <w:tcW w:w="708" w:type="pct"/>
            <w:vMerge/>
            <w:hideMark/>
          </w:tcPr>
          <w:p w:rsidR="00110C18" w:rsidRPr="0056388D" w:rsidRDefault="00110C18" w:rsidP="00063728">
            <w:pPr>
              <w:rPr>
                <w:ins w:id="353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43" w:author="KIM, Jason" w:date="2019-04-02T13:39:00Z"/>
                <w:rFonts w:ascii="Calibri" w:eastAsia="Times New Roman" w:hAnsi="Calibri" w:cs="Calibri"/>
                <w:color w:val="000000"/>
                <w:lang w:eastAsia="en-AU"/>
              </w:rPr>
            </w:pPr>
            <w:ins w:id="35344"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45" w:author="KIM, Jason" w:date="2019-04-02T13:39:00Z"/>
                <w:rFonts w:ascii="Calibri" w:eastAsia="Times New Roman" w:hAnsi="Calibri" w:cs="Calibri"/>
                <w:color w:val="000000"/>
                <w:lang w:eastAsia="en-AU"/>
              </w:rPr>
            </w:pPr>
            <w:ins w:id="3534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47" w:author="KIM, Jason" w:date="2019-04-02T13:39:00Z"/>
                <w:rFonts w:ascii="Calibri" w:eastAsia="Times New Roman" w:hAnsi="Calibri" w:cs="Calibri"/>
                <w:color w:val="000000"/>
                <w:lang w:eastAsia="en-AU"/>
              </w:rPr>
            </w:pPr>
            <w:ins w:id="35348" w:author="KIM, Jason" w:date="2019-04-02T13:39:00Z">
              <w:r w:rsidRPr="0056388D">
                <w:rPr>
                  <w:rFonts w:ascii="Calibri" w:eastAsia="Times New Roman" w:hAnsi="Calibri" w:cs="Calibri"/>
                  <w:color w:val="000000"/>
                  <w:lang w:eastAsia="en-AU"/>
                </w:rPr>
                <w:t>LLN1700</w:t>
              </w:r>
            </w:ins>
          </w:p>
        </w:tc>
        <w:tc>
          <w:tcPr>
            <w:tcW w:w="933" w:type="pct"/>
            <w:noWrap/>
            <w:hideMark/>
          </w:tcPr>
          <w:p w:rsidR="00110C18" w:rsidRPr="0056388D" w:rsidRDefault="00110C18" w:rsidP="00063728">
            <w:pPr>
              <w:rPr>
                <w:ins w:id="35349" w:author="KIM, Jason" w:date="2019-04-02T13:39:00Z"/>
                <w:rFonts w:ascii="Calibri" w:eastAsia="Times New Roman" w:hAnsi="Calibri" w:cs="Calibri"/>
                <w:color w:val="000000"/>
                <w:lang w:eastAsia="en-AU"/>
              </w:rPr>
            </w:pPr>
            <w:ins w:id="353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51" w:author="KIM, Jason" w:date="2019-04-02T13:39:00Z"/>
                <w:rFonts w:ascii="Calibri" w:eastAsia="Times New Roman" w:hAnsi="Calibri" w:cs="Calibri"/>
                <w:color w:val="000000"/>
                <w:lang w:eastAsia="en-AU"/>
              </w:rPr>
            </w:pPr>
            <w:ins w:id="35352" w:author="KIM, Jason" w:date="2019-04-02T13:39:00Z">
              <w:r w:rsidRPr="0056388D">
                <w:rPr>
                  <w:rFonts w:ascii="Calibri" w:eastAsia="Times New Roman" w:hAnsi="Calibri" w:cs="Calibri"/>
                  <w:color w:val="000000"/>
                  <w:lang w:eastAsia="en-AU"/>
                </w:rPr>
                <w:t>Chainage 8763</w:t>
              </w:r>
            </w:ins>
          </w:p>
        </w:tc>
        <w:tc>
          <w:tcPr>
            <w:tcW w:w="764" w:type="pct"/>
            <w:noWrap/>
            <w:hideMark/>
          </w:tcPr>
          <w:p w:rsidR="00110C18" w:rsidRPr="0056388D" w:rsidRDefault="00110C18" w:rsidP="00063728">
            <w:pPr>
              <w:jc w:val="right"/>
              <w:rPr>
                <w:ins w:id="35353" w:author="KIM, Jason" w:date="2019-04-02T13:39:00Z"/>
                <w:rFonts w:ascii="Calibri" w:eastAsia="Times New Roman" w:hAnsi="Calibri" w:cs="Calibri"/>
                <w:color w:val="000000"/>
                <w:lang w:eastAsia="en-AU"/>
              </w:rPr>
            </w:pPr>
            <w:ins w:id="353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55" w:author="KIM, Jason" w:date="2019-04-02T13:39:00Z"/>
        </w:trPr>
        <w:tc>
          <w:tcPr>
            <w:tcW w:w="708" w:type="pct"/>
            <w:vMerge/>
            <w:hideMark/>
          </w:tcPr>
          <w:p w:rsidR="00110C18" w:rsidRPr="0056388D" w:rsidRDefault="00110C18" w:rsidP="00063728">
            <w:pPr>
              <w:rPr>
                <w:ins w:id="353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57" w:author="KIM, Jason" w:date="2019-04-02T13:39:00Z"/>
                <w:rFonts w:ascii="Calibri" w:eastAsia="Times New Roman" w:hAnsi="Calibri" w:cs="Calibri"/>
                <w:color w:val="000000"/>
                <w:lang w:eastAsia="en-AU"/>
              </w:rPr>
            </w:pPr>
            <w:ins w:id="35358"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59" w:author="KIM, Jason" w:date="2019-04-02T13:39:00Z"/>
                <w:rFonts w:ascii="Calibri" w:eastAsia="Times New Roman" w:hAnsi="Calibri" w:cs="Calibri"/>
                <w:color w:val="000000"/>
                <w:lang w:eastAsia="en-AU"/>
              </w:rPr>
            </w:pPr>
            <w:ins w:id="3536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61" w:author="KIM, Jason" w:date="2019-04-02T13:39:00Z"/>
                <w:rFonts w:ascii="Calibri" w:eastAsia="Times New Roman" w:hAnsi="Calibri" w:cs="Calibri"/>
                <w:color w:val="000000"/>
                <w:lang w:eastAsia="en-AU"/>
              </w:rPr>
            </w:pPr>
            <w:ins w:id="35362" w:author="KIM, Jason" w:date="2019-04-02T13:39:00Z">
              <w:r w:rsidRPr="0056388D">
                <w:rPr>
                  <w:rFonts w:ascii="Calibri" w:eastAsia="Times New Roman" w:hAnsi="Calibri" w:cs="Calibri"/>
                  <w:color w:val="000000"/>
                  <w:lang w:eastAsia="en-AU"/>
                </w:rPr>
                <w:t>LLN1701</w:t>
              </w:r>
            </w:ins>
          </w:p>
        </w:tc>
        <w:tc>
          <w:tcPr>
            <w:tcW w:w="933" w:type="pct"/>
            <w:noWrap/>
            <w:hideMark/>
          </w:tcPr>
          <w:p w:rsidR="00110C18" w:rsidRPr="0056388D" w:rsidRDefault="00110C18" w:rsidP="00063728">
            <w:pPr>
              <w:rPr>
                <w:ins w:id="35363" w:author="KIM, Jason" w:date="2019-04-02T13:39:00Z"/>
                <w:rFonts w:ascii="Calibri" w:eastAsia="Times New Roman" w:hAnsi="Calibri" w:cs="Calibri"/>
                <w:color w:val="000000"/>
                <w:lang w:eastAsia="en-AU"/>
              </w:rPr>
            </w:pPr>
            <w:ins w:id="353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65" w:author="KIM, Jason" w:date="2019-04-02T13:39:00Z"/>
                <w:rFonts w:ascii="Calibri" w:eastAsia="Times New Roman" w:hAnsi="Calibri" w:cs="Calibri"/>
                <w:color w:val="000000"/>
                <w:lang w:eastAsia="en-AU"/>
              </w:rPr>
            </w:pPr>
            <w:ins w:id="35366" w:author="KIM, Jason" w:date="2019-04-02T13:39:00Z">
              <w:r w:rsidRPr="0056388D">
                <w:rPr>
                  <w:rFonts w:ascii="Calibri" w:eastAsia="Times New Roman" w:hAnsi="Calibri" w:cs="Calibri"/>
                  <w:color w:val="000000"/>
                  <w:lang w:eastAsia="en-AU"/>
                </w:rPr>
                <w:t>Chainage 8773</w:t>
              </w:r>
            </w:ins>
          </w:p>
        </w:tc>
        <w:tc>
          <w:tcPr>
            <w:tcW w:w="764" w:type="pct"/>
            <w:noWrap/>
            <w:hideMark/>
          </w:tcPr>
          <w:p w:rsidR="00110C18" w:rsidRPr="0056388D" w:rsidRDefault="00110C18" w:rsidP="00063728">
            <w:pPr>
              <w:jc w:val="right"/>
              <w:rPr>
                <w:ins w:id="35367" w:author="KIM, Jason" w:date="2019-04-02T13:39:00Z"/>
                <w:rFonts w:ascii="Calibri" w:eastAsia="Times New Roman" w:hAnsi="Calibri" w:cs="Calibri"/>
                <w:color w:val="000000"/>
                <w:lang w:eastAsia="en-AU"/>
              </w:rPr>
            </w:pPr>
            <w:ins w:id="353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69" w:author="KIM, Jason" w:date="2019-04-02T13:39:00Z"/>
        </w:trPr>
        <w:tc>
          <w:tcPr>
            <w:tcW w:w="708" w:type="pct"/>
            <w:vMerge/>
            <w:hideMark/>
          </w:tcPr>
          <w:p w:rsidR="00110C18" w:rsidRPr="0056388D" w:rsidRDefault="00110C18" w:rsidP="00063728">
            <w:pPr>
              <w:rPr>
                <w:ins w:id="353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71" w:author="KIM, Jason" w:date="2019-04-02T13:39:00Z"/>
                <w:rFonts w:ascii="Calibri" w:eastAsia="Times New Roman" w:hAnsi="Calibri" w:cs="Calibri"/>
                <w:color w:val="000000"/>
                <w:lang w:eastAsia="en-AU"/>
              </w:rPr>
            </w:pPr>
            <w:ins w:id="35372"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73" w:author="KIM, Jason" w:date="2019-04-02T13:39:00Z"/>
                <w:rFonts w:ascii="Calibri" w:eastAsia="Times New Roman" w:hAnsi="Calibri" w:cs="Calibri"/>
                <w:color w:val="000000"/>
                <w:lang w:eastAsia="en-AU"/>
              </w:rPr>
            </w:pPr>
            <w:ins w:id="3537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75" w:author="KIM, Jason" w:date="2019-04-02T13:39:00Z"/>
                <w:rFonts w:ascii="Calibri" w:eastAsia="Times New Roman" w:hAnsi="Calibri" w:cs="Calibri"/>
                <w:color w:val="000000"/>
                <w:lang w:eastAsia="en-AU"/>
              </w:rPr>
            </w:pPr>
            <w:ins w:id="35376" w:author="KIM, Jason" w:date="2019-04-02T13:39:00Z">
              <w:r w:rsidRPr="0056388D">
                <w:rPr>
                  <w:rFonts w:ascii="Calibri" w:eastAsia="Times New Roman" w:hAnsi="Calibri" w:cs="Calibri"/>
                  <w:color w:val="000000"/>
                  <w:lang w:eastAsia="en-AU"/>
                </w:rPr>
                <w:t>LLN1702</w:t>
              </w:r>
            </w:ins>
          </w:p>
        </w:tc>
        <w:tc>
          <w:tcPr>
            <w:tcW w:w="933" w:type="pct"/>
            <w:noWrap/>
            <w:hideMark/>
          </w:tcPr>
          <w:p w:rsidR="00110C18" w:rsidRPr="0056388D" w:rsidRDefault="00110C18" w:rsidP="00063728">
            <w:pPr>
              <w:rPr>
                <w:ins w:id="35377" w:author="KIM, Jason" w:date="2019-04-02T13:39:00Z"/>
                <w:rFonts w:ascii="Calibri" w:eastAsia="Times New Roman" w:hAnsi="Calibri" w:cs="Calibri"/>
                <w:color w:val="000000"/>
                <w:lang w:eastAsia="en-AU"/>
              </w:rPr>
            </w:pPr>
            <w:ins w:id="353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79" w:author="KIM, Jason" w:date="2019-04-02T13:39:00Z"/>
                <w:rFonts w:ascii="Calibri" w:eastAsia="Times New Roman" w:hAnsi="Calibri" w:cs="Calibri"/>
                <w:color w:val="000000"/>
                <w:lang w:eastAsia="en-AU"/>
              </w:rPr>
            </w:pPr>
            <w:ins w:id="35380" w:author="KIM, Jason" w:date="2019-04-02T13:39:00Z">
              <w:r w:rsidRPr="0056388D">
                <w:rPr>
                  <w:rFonts w:ascii="Calibri" w:eastAsia="Times New Roman" w:hAnsi="Calibri" w:cs="Calibri"/>
                  <w:color w:val="000000"/>
                  <w:lang w:eastAsia="en-AU"/>
                </w:rPr>
                <w:t>Chainage 8782</w:t>
              </w:r>
            </w:ins>
          </w:p>
        </w:tc>
        <w:tc>
          <w:tcPr>
            <w:tcW w:w="764" w:type="pct"/>
            <w:noWrap/>
            <w:hideMark/>
          </w:tcPr>
          <w:p w:rsidR="00110C18" w:rsidRPr="0056388D" w:rsidRDefault="00110C18" w:rsidP="00063728">
            <w:pPr>
              <w:jc w:val="right"/>
              <w:rPr>
                <w:ins w:id="35381" w:author="KIM, Jason" w:date="2019-04-02T13:39:00Z"/>
                <w:rFonts w:ascii="Calibri" w:eastAsia="Times New Roman" w:hAnsi="Calibri" w:cs="Calibri"/>
                <w:color w:val="000000"/>
                <w:lang w:eastAsia="en-AU"/>
              </w:rPr>
            </w:pPr>
            <w:ins w:id="353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83" w:author="KIM, Jason" w:date="2019-04-02T13:39:00Z"/>
        </w:trPr>
        <w:tc>
          <w:tcPr>
            <w:tcW w:w="708" w:type="pct"/>
            <w:vMerge/>
            <w:hideMark/>
          </w:tcPr>
          <w:p w:rsidR="00110C18" w:rsidRPr="0056388D" w:rsidRDefault="00110C18" w:rsidP="00063728">
            <w:pPr>
              <w:rPr>
                <w:ins w:id="353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85" w:author="KIM, Jason" w:date="2019-04-02T13:39:00Z"/>
                <w:rFonts w:ascii="Calibri" w:eastAsia="Times New Roman" w:hAnsi="Calibri" w:cs="Calibri"/>
                <w:color w:val="000000"/>
                <w:lang w:eastAsia="en-AU"/>
              </w:rPr>
            </w:pPr>
            <w:ins w:id="35386"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87" w:author="KIM, Jason" w:date="2019-04-02T13:39:00Z"/>
                <w:rFonts w:ascii="Calibri" w:eastAsia="Times New Roman" w:hAnsi="Calibri" w:cs="Calibri"/>
                <w:color w:val="000000"/>
                <w:lang w:eastAsia="en-AU"/>
              </w:rPr>
            </w:pPr>
            <w:ins w:id="3538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89" w:author="KIM, Jason" w:date="2019-04-02T13:39:00Z"/>
                <w:rFonts w:ascii="Calibri" w:eastAsia="Times New Roman" w:hAnsi="Calibri" w:cs="Calibri"/>
                <w:color w:val="000000"/>
                <w:lang w:eastAsia="en-AU"/>
              </w:rPr>
            </w:pPr>
            <w:ins w:id="35390" w:author="KIM, Jason" w:date="2019-04-02T13:39:00Z">
              <w:r w:rsidRPr="0056388D">
                <w:rPr>
                  <w:rFonts w:ascii="Calibri" w:eastAsia="Times New Roman" w:hAnsi="Calibri" w:cs="Calibri"/>
                  <w:color w:val="000000"/>
                  <w:lang w:eastAsia="en-AU"/>
                </w:rPr>
                <w:t>LLN1703</w:t>
              </w:r>
            </w:ins>
          </w:p>
        </w:tc>
        <w:tc>
          <w:tcPr>
            <w:tcW w:w="933" w:type="pct"/>
            <w:noWrap/>
            <w:hideMark/>
          </w:tcPr>
          <w:p w:rsidR="00110C18" w:rsidRPr="0056388D" w:rsidRDefault="00110C18" w:rsidP="00063728">
            <w:pPr>
              <w:rPr>
                <w:ins w:id="35391" w:author="KIM, Jason" w:date="2019-04-02T13:39:00Z"/>
                <w:rFonts w:ascii="Calibri" w:eastAsia="Times New Roman" w:hAnsi="Calibri" w:cs="Calibri"/>
                <w:color w:val="000000"/>
                <w:lang w:eastAsia="en-AU"/>
              </w:rPr>
            </w:pPr>
            <w:ins w:id="353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93" w:author="KIM, Jason" w:date="2019-04-02T13:39:00Z"/>
                <w:rFonts w:ascii="Calibri" w:eastAsia="Times New Roman" w:hAnsi="Calibri" w:cs="Calibri"/>
                <w:color w:val="000000"/>
                <w:lang w:eastAsia="en-AU"/>
              </w:rPr>
            </w:pPr>
            <w:ins w:id="35394" w:author="KIM, Jason" w:date="2019-04-02T13:39:00Z">
              <w:r w:rsidRPr="0056388D">
                <w:rPr>
                  <w:rFonts w:ascii="Calibri" w:eastAsia="Times New Roman" w:hAnsi="Calibri" w:cs="Calibri"/>
                  <w:color w:val="000000"/>
                  <w:lang w:eastAsia="en-AU"/>
                </w:rPr>
                <w:t>Chainage 8792</w:t>
              </w:r>
            </w:ins>
          </w:p>
        </w:tc>
        <w:tc>
          <w:tcPr>
            <w:tcW w:w="764" w:type="pct"/>
            <w:noWrap/>
            <w:hideMark/>
          </w:tcPr>
          <w:p w:rsidR="00110C18" w:rsidRPr="0056388D" w:rsidRDefault="00110C18" w:rsidP="00063728">
            <w:pPr>
              <w:jc w:val="right"/>
              <w:rPr>
                <w:ins w:id="35395" w:author="KIM, Jason" w:date="2019-04-02T13:39:00Z"/>
                <w:rFonts w:ascii="Calibri" w:eastAsia="Times New Roman" w:hAnsi="Calibri" w:cs="Calibri"/>
                <w:color w:val="000000"/>
                <w:lang w:eastAsia="en-AU"/>
              </w:rPr>
            </w:pPr>
            <w:ins w:id="353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97" w:author="KIM, Jason" w:date="2019-04-02T13:39:00Z"/>
        </w:trPr>
        <w:tc>
          <w:tcPr>
            <w:tcW w:w="708" w:type="pct"/>
            <w:vMerge/>
            <w:hideMark/>
          </w:tcPr>
          <w:p w:rsidR="00110C18" w:rsidRPr="0056388D" w:rsidRDefault="00110C18" w:rsidP="00063728">
            <w:pPr>
              <w:rPr>
                <w:ins w:id="353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99" w:author="KIM, Jason" w:date="2019-04-02T13:39:00Z"/>
                <w:rFonts w:ascii="Calibri" w:eastAsia="Times New Roman" w:hAnsi="Calibri" w:cs="Calibri"/>
                <w:color w:val="000000"/>
                <w:lang w:eastAsia="en-AU"/>
              </w:rPr>
            </w:pPr>
            <w:ins w:id="35400"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401" w:author="KIM, Jason" w:date="2019-04-02T13:39:00Z"/>
                <w:rFonts w:ascii="Calibri" w:eastAsia="Times New Roman" w:hAnsi="Calibri" w:cs="Calibri"/>
                <w:color w:val="000000"/>
                <w:lang w:eastAsia="en-AU"/>
              </w:rPr>
            </w:pPr>
            <w:ins w:id="3540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03" w:author="KIM, Jason" w:date="2019-04-02T13:39:00Z"/>
                <w:rFonts w:ascii="Calibri" w:eastAsia="Times New Roman" w:hAnsi="Calibri" w:cs="Calibri"/>
                <w:color w:val="000000"/>
                <w:lang w:eastAsia="en-AU"/>
              </w:rPr>
            </w:pPr>
            <w:ins w:id="35404" w:author="KIM, Jason" w:date="2019-04-02T13:39:00Z">
              <w:r w:rsidRPr="0056388D">
                <w:rPr>
                  <w:rFonts w:ascii="Calibri" w:eastAsia="Times New Roman" w:hAnsi="Calibri" w:cs="Calibri"/>
                  <w:color w:val="000000"/>
                  <w:lang w:eastAsia="en-AU"/>
                </w:rPr>
                <w:t>LLN1704</w:t>
              </w:r>
            </w:ins>
          </w:p>
        </w:tc>
        <w:tc>
          <w:tcPr>
            <w:tcW w:w="933" w:type="pct"/>
            <w:noWrap/>
            <w:hideMark/>
          </w:tcPr>
          <w:p w:rsidR="00110C18" w:rsidRPr="0056388D" w:rsidRDefault="00110C18" w:rsidP="00063728">
            <w:pPr>
              <w:rPr>
                <w:ins w:id="35405" w:author="KIM, Jason" w:date="2019-04-02T13:39:00Z"/>
                <w:rFonts w:ascii="Calibri" w:eastAsia="Times New Roman" w:hAnsi="Calibri" w:cs="Calibri"/>
                <w:color w:val="000000"/>
                <w:lang w:eastAsia="en-AU"/>
              </w:rPr>
            </w:pPr>
            <w:ins w:id="354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07" w:author="KIM, Jason" w:date="2019-04-02T13:39:00Z"/>
                <w:rFonts w:ascii="Calibri" w:eastAsia="Times New Roman" w:hAnsi="Calibri" w:cs="Calibri"/>
                <w:color w:val="000000"/>
                <w:lang w:eastAsia="en-AU"/>
              </w:rPr>
            </w:pPr>
            <w:ins w:id="35408" w:author="KIM, Jason" w:date="2019-04-02T13:39:00Z">
              <w:r w:rsidRPr="0056388D">
                <w:rPr>
                  <w:rFonts w:ascii="Calibri" w:eastAsia="Times New Roman" w:hAnsi="Calibri" w:cs="Calibri"/>
                  <w:color w:val="000000"/>
                  <w:lang w:eastAsia="en-AU"/>
                </w:rPr>
                <w:t>Chainage 8802</w:t>
              </w:r>
            </w:ins>
          </w:p>
        </w:tc>
        <w:tc>
          <w:tcPr>
            <w:tcW w:w="764" w:type="pct"/>
            <w:noWrap/>
            <w:hideMark/>
          </w:tcPr>
          <w:p w:rsidR="00110C18" w:rsidRPr="0056388D" w:rsidRDefault="00110C18" w:rsidP="00063728">
            <w:pPr>
              <w:jc w:val="right"/>
              <w:rPr>
                <w:ins w:id="35409" w:author="KIM, Jason" w:date="2019-04-02T13:39:00Z"/>
                <w:rFonts w:ascii="Calibri" w:eastAsia="Times New Roman" w:hAnsi="Calibri" w:cs="Calibri"/>
                <w:color w:val="000000"/>
                <w:lang w:eastAsia="en-AU"/>
              </w:rPr>
            </w:pPr>
            <w:ins w:id="354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11" w:author="KIM, Jason" w:date="2019-04-02T13:39:00Z"/>
        </w:trPr>
        <w:tc>
          <w:tcPr>
            <w:tcW w:w="708" w:type="pct"/>
            <w:vMerge/>
            <w:hideMark/>
          </w:tcPr>
          <w:p w:rsidR="00110C18" w:rsidRPr="0056388D" w:rsidRDefault="00110C18" w:rsidP="00063728">
            <w:pPr>
              <w:rPr>
                <w:ins w:id="354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13" w:author="KIM, Jason" w:date="2019-04-02T13:39:00Z"/>
                <w:rFonts w:ascii="Calibri" w:eastAsia="Times New Roman" w:hAnsi="Calibri" w:cs="Calibri"/>
                <w:color w:val="000000"/>
                <w:lang w:eastAsia="en-AU"/>
              </w:rPr>
            </w:pPr>
            <w:ins w:id="35414"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415" w:author="KIM, Jason" w:date="2019-04-02T13:39:00Z"/>
                <w:rFonts w:ascii="Calibri" w:eastAsia="Times New Roman" w:hAnsi="Calibri" w:cs="Calibri"/>
                <w:color w:val="000000"/>
                <w:lang w:eastAsia="en-AU"/>
              </w:rPr>
            </w:pPr>
            <w:ins w:id="3541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17" w:author="KIM, Jason" w:date="2019-04-02T13:39:00Z"/>
                <w:rFonts w:ascii="Calibri" w:eastAsia="Times New Roman" w:hAnsi="Calibri" w:cs="Calibri"/>
                <w:color w:val="000000"/>
                <w:lang w:eastAsia="en-AU"/>
              </w:rPr>
            </w:pPr>
            <w:ins w:id="35418" w:author="KIM, Jason" w:date="2019-04-02T13:39:00Z">
              <w:r w:rsidRPr="0056388D">
                <w:rPr>
                  <w:rFonts w:ascii="Calibri" w:eastAsia="Times New Roman" w:hAnsi="Calibri" w:cs="Calibri"/>
                  <w:color w:val="000000"/>
                  <w:lang w:eastAsia="en-AU"/>
                </w:rPr>
                <w:t>LLN1705</w:t>
              </w:r>
            </w:ins>
          </w:p>
        </w:tc>
        <w:tc>
          <w:tcPr>
            <w:tcW w:w="933" w:type="pct"/>
            <w:noWrap/>
            <w:hideMark/>
          </w:tcPr>
          <w:p w:rsidR="00110C18" w:rsidRPr="0056388D" w:rsidRDefault="00110C18" w:rsidP="00063728">
            <w:pPr>
              <w:rPr>
                <w:ins w:id="35419" w:author="KIM, Jason" w:date="2019-04-02T13:39:00Z"/>
                <w:rFonts w:ascii="Calibri" w:eastAsia="Times New Roman" w:hAnsi="Calibri" w:cs="Calibri"/>
                <w:color w:val="000000"/>
                <w:lang w:eastAsia="en-AU"/>
              </w:rPr>
            </w:pPr>
            <w:ins w:id="354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21" w:author="KIM, Jason" w:date="2019-04-02T13:39:00Z"/>
                <w:rFonts w:ascii="Calibri" w:eastAsia="Times New Roman" w:hAnsi="Calibri" w:cs="Calibri"/>
                <w:color w:val="000000"/>
                <w:lang w:eastAsia="en-AU"/>
              </w:rPr>
            </w:pPr>
            <w:ins w:id="35422" w:author="KIM, Jason" w:date="2019-04-02T13:39:00Z">
              <w:r w:rsidRPr="0056388D">
                <w:rPr>
                  <w:rFonts w:ascii="Calibri" w:eastAsia="Times New Roman" w:hAnsi="Calibri" w:cs="Calibri"/>
                  <w:color w:val="000000"/>
                  <w:lang w:eastAsia="en-AU"/>
                </w:rPr>
                <w:t>Chainage 8811</w:t>
              </w:r>
            </w:ins>
          </w:p>
        </w:tc>
        <w:tc>
          <w:tcPr>
            <w:tcW w:w="764" w:type="pct"/>
            <w:noWrap/>
            <w:hideMark/>
          </w:tcPr>
          <w:p w:rsidR="00110C18" w:rsidRPr="0056388D" w:rsidRDefault="00110C18" w:rsidP="00063728">
            <w:pPr>
              <w:jc w:val="right"/>
              <w:rPr>
                <w:ins w:id="35423" w:author="KIM, Jason" w:date="2019-04-02T13:39:00Z"/>
                <w:rFonts w:ascii="Calibri" w:eastAsia="Times New Roman" w:hAnsi="Calibri" w:cs="Calibri"/>
                <w:color w:val="000000"/>
                <w:lang w:eastAsia="en-AU"/>
              </w:rPr>
            </w:pPr>
            <w:ins w:id="354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25" w:author="KIM, Jason" w:date="2019-04-02T13:39:00Z"/>
        </w:trPr>
        <w:tc>
          <w:tcPr>
            <w:tcW w:w="708" w:type="pct"/>
            <w:vMerge/>
            <w:hideMark/>
          </w:tcPr>
          <w:p w:rsidR="00110C18" w:rsidRPr="0056388D" w:rsidRDefault="00110C18" w:rsidP="00063728">
            <w:pPr>
              <w:rPr>
                <w:ins w:id="354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27" w:author="KIM, Jason" w:date="2019-04-02T13:39:00Z"/>
                <w:rFonts w:ascii="Calibri" w:eastAsia="Times New Roman" w:hAnsi="Calibri" w:cs="Calibri"/>
                <w:color w:val="000000"/>
                <w:lang w:eastAsia="en-AU"/>
              </w:rPr>
            </w:pPr>
            <w:ins w:id="35428"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429" w:author="KIM, Jason" w:date="2019-04-02T13:39:00Z"/>
                <w:rFonts w:ascii="Calibri" w:eastAsia="Times New Roman" w:hAnsi="Calibri" w:cs="Calibri"/>
                <w:color w:val="000000"/>
                <w:lang w:eastAsia="en-AU"/>
              </w:rPr>
            </w:pPr>
            <w:ins w:id="3543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31" w:author="KIM, Jason" w:date="2019-04-02T13:39:00Z"/>
                <w:rFonts w:ascii="Calibri" w:eastAsia="Times New Roman" w:hAnsi="Calibri" w:cs="Calibri"/>
                <w:color w:val="000000"/>
                <w:lang w:eastAsia="en-AU"/>
              </w:rPr>
            </w:pPr>
            <w:ins w:id="35432" w:author="KIM, Jason" w:date="2019-04-02T13:39:00Z">
              <w:r w:rsidRPr="0056388D">
                <w:rPr>
                  <w:rFonts w:ascii="Calibri" w:eastAsia="Times New Roman" w:hAnsi="Calibri" w:cs="Calibri"/>
                  <w:color w:val="000000"/>
                  <w:lang w:eastAsia="en-AU"/>
                </w:rPr>
                <w:t>LLN1706</w:t>
              </w:r>
            </w:ins>
          </w:p>
        </w:tc>
        <w:tc>
          <w:tcPr>
            <w:tcW w:w="933" w:type="pct"/>
            <w:noWrap/>
            <w:hideMark/>
          </w:tcPr>
          <w:p w:rsidR="00110C18" w:rsidRPr="0056388D" w:rsidRDefault="00110C18" w:rsidP="00063728">
            <w:pPr>
              <w:rPr>
                <w:ins w:id="35433" w:author="KIM, Jason" w:date="2019-04-02T13:39:00Z"/>
                <w:rFonts w:ascii="Calibri" w:eastAsia="Times New Roman" w:hAnsi="Calibri" w:cs="Calibri"/>
                <w:color w:val="000000"/>
                <w:lang w:eastAsia="en-AU"/>
              </w:rPr>
            </w:pPr>
            <w:ins w:id="354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35" w:author="KIM, Jason" w:date="2019-04-02T13:39:00Z"/>
                <w:rFonts w:ascii="Calibri" w:eastAsia="Times New Roman" w:hAnsi="Calibri" w:cs="Calibri"/>
                <w:color w:val="000000"/>
                <w:lang w:eastAsia="en-AU"/>
              </w:rPr>
            </w:pPr>
            <w:ins w:id="35436" w:author="KIM, Jason" w:date="2019-04-02T13:39:00Z">
              <w:r w:rsidRPr="0056388D">
                <w:rPr>
                  <w:rFonts w:ascii="Calibri" w:eastAsia="Times New Roman" w:hAnsi="Calibri" w:cs="Calibri"/>
                  <w:color w:val="000000"/>
                  <w:lang w:eastAsia="en-AU"/>
                </w:rPr>
                <w:t>Chainage 8821</w:t>
              </w:r>
            </w:ins>
          </w:p>
        </w:tc>
        <w:tc>
          <w:tcPr>
            <w:tcW w:w="764" w:type="pct"/>
            <w:noWrap/>
            <w:hideMark/>
          </w:tcPr>
          <w:p w:rsidR="00110C18" w:rsidRPr="0056388D" w:rsidRDefault="00110C18" w:rsidP="00063728">
            <w:pPr>
              <w:jc w:val="right"/>
              <w:rPr>
                <w:ins w:id="35437" w:author="KIM, Jason" w:date="2019-04-02T13:39:00Z"/>
                <w:rFonts w:ascii="Calibri" w:eastAsia="Times New Roman" w:hAnsi="Calibri" w:cs="Calibri"/>
                <w:color w:val="000000"/>
                <w:lang w:eastAsia="en-AU"/>
              </w:rPr>
            </w:pPr>
            <w:ins w:id="354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39" w:author="KIM, Jason" w:date="2019-04-02T13:39:00Z"/>
        </w:trPr>
        <w:tc>
          <w:tcPr>
            <w:tcW w:w="708" w:type="pct"/>
            <w:vMerge w:val="restart"/>
            <w:noWrap/>
            <w:hideMark/>
          </w:tcPr>
          <w:p w:rsidR="00110C18" w:rsidRPr="0056388D" w:rsidRDefault="00110C18" w:rsidP="00063728">
            <w:pPr>
              <w:rPr>
                <w:ins w:id="35440" w:author="KIM, Jason" w:date="2019-04-02T13:39:00Z"/>
                <w:rFonts w:ascii="Calibri" w:eastAsia="Times New Roman" w:hAnsi="Calibri" w:cs="Calibri"/>
                <w:color w:val="000000"/>
                <w:lang w:eastAsia="en-AU"/>
              </w:rPr>
            </w:pPr>
            <w:ins w:id="35441" w:author="KIM, Jason" w:date="2019-04-02T13:39:00Z">
              <w:r w:rsidRPr="0056388D">
                <w:rPr>
                  <w:rFonts w:ascii="Calibri" w:eastAsia="Times New Roman" w:hAnsi="Calibri" w:cs="Calibri"/>
                  <w:color w:val="000000"/>
                  <w:lang w:eastAsia="en-AU"/>
                </w:rPr>
                <w:t>LLE66K61</w:t>
              </w:r>
            </w:ins>
          </w:p>
        </w:tc>
        <w:tc>
          <w:tcPr>
            <w:tcW w:w="605" w:type="pct"/>
            <w:noWrap/>
            <w:hideMark/>
          </w:tcPr>
          <w:p w:rsidR="00110C18" w:rsidRPr="0056388D" w:rsidRDefault="00110C18" w:rsidP="00063728">
            <w:pPr>
              <w:rPr>
                <w:ins w:id="35442" w:author="KIM, Jason" w:date="2019-04-02T13:39:00Z"/>
                <w:rFonts w:ascii="Calibri" w:eastAsia="Times New Roman" w:hAnsi="Calibri" w:cs="Calibri"/>
                <w:color w:val="000000"/>
                <w:lang w:eastAsia="en-AU"/>
              </w:rPr>
            </w:pPr>
            <w:ins w:id="35443"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44" w:author="KIM, Jason" w:date="2019-04-02T13:39:00Z"/>
                <w:rFonts w:ascii="Calibri" w:eastAsia="Times New Roman" w:hAnsi="Calibri" w:cs="Calibri"/>
                <w:color w:val="000000"/>
                <w:lang w:eastAsia="en-AU"/>
              </w:rPr>
            </w:pPr>
            <w:ins w:id="3544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46" w:author="KIM, Jason" w:date="2019-04-02T13:39:00Z"/>
                <w:rFonts w:ascii="Calibri" w:eastAsia="Times New Roman" w:hAnsi="Calibri" w:cs="Calibri"/>
                <w:color w:val="000000"/>
                <w:lang w:eastAsia="en-AU"/>
              </w:rPr>
            </w:pPr>
            <w:ins w:id="35447" w:author="KIM, Jason" w:date="2019-04-02T13:39:00Z">
              <w:r w:rsidRPr="0056388D">
                <w:rPr>
                  <w:rFonts w:ascii="Calibri" w:eastAsia="Times New Roman" w:hAnsi="Calibri" w:cs="Calibri"/>
                  <w:color w:val="000000"/>
                  <w:lang w:eastAsia="en-AU"/>
                </w:rPr>
                <w:t>LLN1685</w:t>
              </w:r>
            </w:ins>
          </w:p>
        </w:tc>
        <w:tc>
          <w:tcPr>
            <w:tcW w:w="933" w:type="pct"/>
            <w:noWrap/>
            <w:hideMark/>
          </w:tcPr>
          <w:p w:rsidR="00110C18" w:rsidRPr="0056388D" w:rsidRDefault="00110C18" w:rsidP="00063728">
            <w:pPr>
              <w:rPr>
                <w:ins w:id="35448" w:author="KIM, Jason" w:date="2019-04-02T13:39:00Z"/>
                <w:rFonts w:ascii="Calibri" w:eastAsia="Times New Roman" w:hAnsi="Calibri" w:cs="Calibri"/>
                <w:color w:val="000000"/>
                <w:lang w:eastAsia="en-AU"/>
              </w:rPr>
            </w:pPr>
            <w:ins w:id="354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50" w:author="KIM, Jason" w:date="2019-04-02T13:39:00Z"/>
                <w:rFonts w:ascii="Calibri" w:eastAsia="Times New Roman" w:hAnsi="Calibri" w:cs="Calibri"/>
                <w:color w:val="000000"/>
                <w:lang w:eastAsia="en-AU"/>
              </w:rPr>
            </w:pPr>
            <w:ins w:id="35451" w:author="KIM, Jason" w:date="2019-04-02T13:39:00Z">
              <w:r w:rsidRPr="0056388D">
                <w:rPr>
                  <w:rFonts w:ascii="Calibri" w:eastAsia="Times New Roman" w:hAnsi="Calibri" w:cs="Calibri"/>
                  <w:color w:val="000000"/>
                  <w:lang w:eastAsia="en-AU"/>
                </w:rPr>
                <w:t>Chainage 8607</w:t>
              </w:r>
            </w:ins>
          </w:p>
        </w:tc>
        <w:tc>
          <w:tcPr>
            <w:tcW w:w="764" w:type="pct"/>
            <w:noWrap/>
            <w:hideMark/>
          </w:tcPr>
          <w:p w:rsidR="00110C18" w:rsidRPr="0056388D" w:rsidRDefault="00110C18" w:rsidP="00063728">
            <w:pPr>
              <w:jc w:val="right"/>
              <w:rPr>
                <w:ins w:id="35452" w:author="KIM, Jason" w:date="2019-04-02T13:39:00Z"/>
                <w:rFonts w:ascii="Calibri" w:eastAsia="Times New Roman" w:hAnsi="Calibri" w:cs="Calibri"/>
                <w:color w:val="000000"/>
                <w:lang w:eastAsia="en-AU"/>
              </w:rPr>
            </w:pPr>
            <w:ins w:id="354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54" w:author="KIM, Jason" w:date="2019-04-02T13:39:00Z"/>
        </w:trPr>
        <w:tc>
          <w:tcPr>
            <w:tcW w:w="708" w:type="pct"/>
            <w:vMerge/>
            <w:hideMark/>
          </w:tcPr>
          <w:p w:rsidR="00110C18" w:rsidRPr="0056388D" w:rsidRDefault="00110C18" w:rsidP="00063728">
            <w:pPr>
              <w:rPr>
                <w:ins w:id="354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56" w:author="KIM, Jason" w:date="2019-04-02T13:39:00Z"/>
                <w:rFonts w:ascii="Calibri" w:eastAsia="Times New Roman" w:hAnsi="Calibri" w:cs="Calibri"/>
                <w:color w:val="000000"/>
                <w:lang w:eastAsia="en-AU"/>
              </w:rPr>
            </w:pPr>
            <w:ins w:id="35457"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58" w:author="KIM, Jason" w:date="2019-04-02T13:39:00Z"/>
                <w:rFonts w:ascii="Calibri" w:eastAsia="Times New Roman" w:hAnsi="Calibri" w:cs="Calibri"/>
                <w:color w:val="000000"/>
                <w:lang w:eastAsia="en-AU"/>
              </w:rPr>
            </w:pPr>
            <w:ins w:id="3545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60" w:author="KIM, Jason" w:date="2019-04-02T13:39:00Z"/>
                <w:rFonts w:ascii="Calibri" w:eastAsia="Times New Roman" w:hAnsi="Calibri" w:cs="Calibri"/>
                <w:color w:val="000000"/>
                <w:lang w:eastAsia="en-AU"/>
              </w:rPr>
            </w:pPr>
            <w:ins w:id="35461" w:author="KIM, Jason" w:date="2019-04-02T13:39:00Z">
              <w:r w:rsidRPr="0056388D">
                <w:rPr>
                  <w:rFonts w:ascii="Calibri" w:eastAsia="Times New Roman" w:hAnsi="Calibri" w:cs="Calibri"/>
                  <w:color w:val="000000"/>
                  <w:lang w:eastAsia="en-AU"/>
                </w:rPr>
                <w:t>LLN1686</w:t>
              </w:r>
            </w:ins>
          </w:p>
        </w:tc>
        <w:tc>
          <w:tcPr>
            <w:tcW w:w="933" w:type="pct"/>
            <w:noWrap/>
            <w:hideMark/>
          </w:tcPr>
          <w:p w:rsidR="00110C18" w:rsidRPr="0056388D" w:rsidRDefault="00110C18" w:rsidP="00063728">
            <w:pPr>
              <w:rPr>
                <w:ins w:id="35462" w:author="KIM, Jason" w:date="2019-04-02T13:39:00Z"/>
                <w:rFonts w:ascii="Calibri" w:eastAsia="Times New Roman" w:hAnsi="Calibri" w:cs="Calibri"/>
                <w:color w:val="000000"/>
                <w:lang w:eastAsia="en-AU"/>
              </w:rPr>
            </w:pPr>
            <w:ins w:id="354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64" w:author="KIM, Jason" w:date="2019-04-02T13:39:00Z"/>
                <w:rFonts w:ascii="Calibri" w:eastAsia="Times New Roman" w:hAnsi="Calibri" w:cs="Calibri"/>
                <w:color w:val="000000"/>
                <w:lang w:eastAsia="en-AU"/>
              </w:rPr>
            </w:pPr>
            <w:ins w:id="35465" w:author="KIM, Jason" w:date="2019-04-02T13:39:00Z">
              <w:r w:rsidRPr="0056388D">
                <w:rPr>
                  <w:rFonts w:ascii="Calibri" w:eastAsia="Times New Roman" w:hAnsi="Calibri" w:cs="Calibri"/>
                  <w:color w:val="000000"/>
                  <w:lang w:eastAsia="en-AU"/>
                </w:rPr>
                <w:t>Chainage 8617</w:t>
              </w:r>
            </w:ins>
          </w:p>
        </w:tc>
        <w:tc>
          <w:tcPr>
            <w:tcW w:w="764" w:type="pct"/>
            <w:noWrap/>
            <w:hideMark/>
          </w:tcPr>
          <w:p w:rsidR="00110C18" w:rsidRPr="0056388D" w:rsidRDefault="00110C18" w:rsidP="00063728">
            <w:pPr>
              <w:jc w:val="right"/>
              <w:rPr>
                <w:ins w:id="35466" w:author="KIM, Jason" w:date="2019-04-02T13:39:00Z"/>
                <w:rFonts w:ascii="Calibri" w:eastAsia="Times New Roman" w:hAnsi="Calibri" w:cs="Calibri"/>
                <w:color w:val="000000"/>
                <w:lang w:eastAsia="en-AU"/>
              </w:rPr>
            </w:pPr>
            <w:ins w:id="354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68" w:author="KIM, Jason" w:date="2019-04-02T13:39:00Z"/>
        </w:trPr>
        <w:tc>
          <w:tcPr>
            <w:tcW w:w="708" w:type="pct"/>
            <w:vMerge/>
            <w:hideMark/>
          </w:tcPr>
          <w:p w:rsidR="00110C18" w:rsidRPr="0056388D" w:rsidRDefault="00110C18" w:rsidP="00063728">
            <w:pPr>
              <w:rPr>
                <w:ins w:id="354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70" w:author="KIM, Jason" w:date="2019-04-02T13:39:00Z"/>
                <w:rFonts w:ascii="Calibri" w:eastAsia="Times New Roman" w:hAnsi="Calibri" w:cs="Calibri"/>
                <w:color w:val="000000"/>
                <w:lang w:eastAsia="en-AU"/>
              </w:rPr>
            </w:pPr>
            <w:ins w:id="35471"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72" w:author="KIM, Jason" w:date="2019-04-02T13:39:00Z"/>
                <w:rFonts w:ascii="Calibri" w:eastAsia="Times New Roman" w:hAnsi="Calibri" w:cs="Calibri"/>
                <w:color w:val="000000"/>
                <w:lang w:eastAsia="en-AU"/>
              </w:rPr>
            </w:pPr>
            <w:ins w:id="3547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74" w:author="KIM, Jason" w:date="2019-04-02T13:39:00Z"/>
                <w:rFonts w:ascii="Calibri" w:eastAsia="Times New Roman" w:hAnsi="Calibri" w:cs="Calibri"/>
                <w:color w:val="000000"/>
                <w:lang w:eastAsia="en-AU"/>
              </w:rPr>
            </w:pPr>
            <w:ins w:id="35475" w:author="KIM, Jason" w:date="2019-04-02T13:39:00Z">
              <w:r w:rsidRPr="0056388D">
                <w:rPr>
                  <w:rFonts w:ascii="Calibri" w:eastAsia="Times New Roman" w:hAnsi="Calibri" w:cs="Calibri"/>
                  <w:color w:val="000000"/>
                  <w:lang w:eastAsia="en-AU"/>
                </w:rPr>
                <w:t>LLN1687</w:t>
              </w:r>
            </w:ins>
          </w:p>
        </w:tc>
        <w:tc>
          <w:tcPr>
            <w:tcW w:w="933" w:type="pct"/>
            <w:noWrap/>
            <w:hideMark/>
          </w:tcPr>
          <w:p w:rsidR="00110C18" w:rsidRPr="0056388D" w:rsidRDefault="00110C18" w:rsidP="00063728">
            <w:pPr>
              <w:rPr>
                <w:ins w:id="35476" w:author="KIM, Jason" w:date="2019-04-02T13:39:00Z"/>
                <w:rFonts w:ascii="Calibri" w:eastAsia="Times New Roman" w:hAnsi="Calibri" w:cs="Calibri"/>
                <w:color w:val="000000"/>
                <w:lang w:eastAsia="en-AU"/>
              </w:rPr>
            </w:pPr>
            <w:ins w:id="354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78" w:author="KIM, Jason" w:date="2019-04-02T13:39:00Z"/>
                <w:rFonts w:ascii="Calibri" w:eastAsia="Times New Roman" w:hAnsi="Calibri" w:cs="Calibri"/>
                <w:color w:val="000000"/>
                <w:lang w:eastAsia="en-AU"/>
              </w:rPr>
            </w:pPr>
            <w:ins w:id="35479" w:author="KIM, Jason" w:date="2019-04-02T13:39:00Z">
              <w:r w:rsidRPr="0056388D">
                <w:rPr>
                  <w:rFonts w:ascii="Calibri" w:eastAsia="Times New Roman" w:hAnsi="Calibri" w:cs="Calibri"/>
                  <w:color w:val="000000"/>
                  <w:lang w:eastAsia="en-AU"/>
                </w:rPr>
                <w:t>Chainage 8626</w:t>
              </w:r>
            </w:ins>
          </w:p>
        </w:tc>
        <w:tc>
          <w:tcPr>
            <w:tcW w:w="764" w:type="pct"/>
            <w:noWrap/>
            <w:hideMark/>
          </w:tcPr>
          <w:p w:rsidR="00110C18" w:rsidRPr="0056388D" w:rsidRDefault="00110C18" w:rsidP="00063728">
            <w:pPr>
              <w:jc w:val="right"/>
              <w:rPr>
                <w:ins w:id="35480" w:author="KIM, Jason" w:date="2019-04-02T13:39:00Z"/>
                <w:rFonts w:ascii="Calibri" w:eastAsia="Times New Roman" w:hAnsi="Calibri" w:cs="Calibri"/>
                <w:color w:val="000000"/>
                <w:lang w:eastAsia="en-AU"/>
              </w:rPr>
            </w:pPr>
            <w:ins w:id="354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82" w:author="KIM, Jason" w:date="2019-04-02T13:39:00Z"/>
        </w:trPr>
        <w:tc>
          <w:tcPr>
            <w:tcW w:w="708" w:type="pct"/>
            <w:vMerge/>
            <w:hideMark/>
          </w:tcPr>
          <w:p w:rsidR="00110C18" w:rsidRPr="0056388D" w:rsidRDefault="00110C18" w:rsidP="00063728">
            <w:pPr>
              <w:rPr>
                <w:ins w:id="354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84" w:author="KIM, Jason" w:date="2019-04-02T13:39:00Z"/>
                <w:rFonts w:ascii="Calibri" w:eastAsia="Times New Roman" w:hAnsi="Calibri" w:cs="Calibri"/>
                <w:color w:val="000000"/>
                <w:lang w:eastAsia="en-AU"/>
              </w:rPr>
            </w:pPr>
            <w:ins w:id="35485"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86" w:author="KIM, Jason" w:date="2019-04-02T13:39:00Z"/>
                <w:rFonts w:ascii="Calibri" w:eastAsia="Times New Roman" w:hAnsi="Calibri" w:cs="Calibri"/>
                <w:color w:val="000000"/>
                <w:lang w:eastAsia="en-AU"/>
              </w:rPr>
            </w:pPr>
            <w:ins w:id="354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88" w:author="KIM, Jason" w:date="2019-04-02T13:39:00Z"/>
                <w:rFonts w:ascii="Calibri" w:eastAsia="Times New Roman" w:hAnsi="Calibri" w:cs="Calibri"/>
                <w:color w:val="000000"/>
                <w:lang w:eastAsia="en-AU"/>
              </w:rPr>
            </w:pPr>
            <w:ins w:id="35489" w:author="KIM, Jason" w:date="2019-04-02T13:39:00Z">
              <w:r w:rsidRPr="0056388D">
                <w:rPr>
                  <w:rFonts w:ascii="Calibri" w:eastAsia="Times New Roman" w:hAnsi="Calibri" w:cs="Calibri"/>
                  <w:color w:val="000000"/>
                  <w:lang w:eastAsia="en-AU"/>
                </w:rPr>
                <w:t>LLN1688</w:t>
              </w:r>
            </w:ins>
          </w:p>
        </w:tc>
        <w:tc>
          <w:tcPr>
            <w:tcW w:w="933" w:type="pct"/>
            <w:noWrap/>
            <w:hideMark/>
          </w:tcPr>
          <w:p w:rsidR="00110C18" w:rsidRPr="0056388D" w:rsidRDefault="00110C18" w:rsidP="00063728">
            <w:pPr>
              <w:rPr>
                <w:ins w:id="35490" w:author="KIM, Jason" w:date="2019-04-02T13:39:00Z"/>
                <w:rFonts w:ascii="Calibri" w:eastAsia="Times New Roman" w:hAnsi="Calibri" w:cs="Calibri"/>
                <w:color w:val="000000"/>
                <w:lang w:eastAsia="en-AU"/>
              </w:rPr>
            </w:pPr>
            <w:ins w:id="354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92" w:author="KIM, Jason" w:date="2019-04-02T13:39:00Z"/>
                <w:rFonts w:ascii="Calibri" w:eastAsia="Times New Roman" w:hAnsi="Calibri" w:cs="Calibri"/>
                <w:color w:val="000000"/>
                <w:lang w:eastAsia="en-AU"/>
              </w:rPr>
            </w:pPr>
            <w:ins w:id="35493" w:author="KIM, Jason" w:date="2019-04-02T13:39:00Z">
              <w:r w:rsidRPr="0056388D">
                <w:rPr>
                  <w:rFonts w:ascii="Calibri" w:eastAsia="Times New Roman" w:hAnsi="Calibri" w:cs="Calibri"/>
                  <w:color w:val="000000"/>
                  <w:lang w:eastAsia="en-AU"/>
                </w:rPr>
                <w:t>Chainage 8636</w:t>
              </w:r>
            </w:ins>
          </w:p>
        </w:tc>
        <w:tc>
          <w:tcPr>
            <w:tcW w:w="764" w:type="pct"/>
            <w:noWrap/>
            <w:hideMark/>
          </w:tcPr>
          <w:p w:rsidR="00110C18" w:rsidRPr="0056388D" w:rsidRDefault="00110C18" w:rsidP="00063728">
            <w:pPr>
              <w:jc w:val="right"/>
              <w:rPr>
                <w:ins w:id="35494" w:author="KIM, Jason" w:date="2019-04-02T13:39:00Z"/>
                <w:rFonts w:ascii="Calibri" w:eastAsia="Times New Roman" w:hAnsi="Calibri" w:cs="Calibri"/>
                <w:color w:val="000000"/>
                <w:lang w:eastAsia="en-AU"/>
              </w:rPr>
            </w:pPr>
            <w:ins w:id="354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96" w:author="KIM, Jason" w:date="2019-04-02T13:39:00Z"/>
        </w:trPr>
        <w:tc>
          <w:tcPr>
            <w:tcW w:w="708" w:type="pct"/>
            <w:vMerge/>
            <w:hideMark/>
          </w:tcPr>
          <w:p w:rsidR="00110C18" w:rsidRPr="0056388D" w:rsidRDefault="00110C18" w:rsidP="00063728">
            <w:pPr>
              <w:rPr>
                <w:ins w:id="354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98" w:author="KIM, Jason" w:date="2019-04-02T13:39:00Z"/>
                <w:rFonts w:ascii="Calibri" w:eastAsia="Times New Roman" w:hAnsi="Calibri" w:cs="Calibri"/>
                <w:color w:val="000000"/>
                <w:lang w:eastAsia="en-AU"/>
              </w:rPr>
            </w:pPr>
            <w:ins w:id="35499"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00" w:author="KIM, Jason" w:date="2019-04-02T13:39:00Z"/>
                <w:rFonts w:ascii="Calibri" w:eastAsia="Times New Roman" w:hAnsi="Calibri" w:cs="Calibri"/>
                <w:color w:val="000000"/>
                <w:lang w:eastAsia="en-AU"/>
              </w:rPr>
            </w:pPr>
            <w:ins w:id="355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02" w:author="KIM, Jason" w:date="2019-04-02T13:39:00Z"/>
                <w:rFonts w:ascii="Calibri" w:eastAsia="Times New Roman" w:hAnsi="Calibri" w:cs="Calibri"/>
                <w:color w:val="000000"/>
                <w:lang w:eastAsia="en-AU"/>
              </w:rPr>
            </w:pPr>
            <w:ins w:id="35503" w:author="KIM, Jason" w:date="2019-04-02T13:39:00Z">
              <w:r w:rsidRPr="0056388D">
                <w:rPr>
                  <w:rFonts w:ascii="Calibri" w:eastAsia="Times New Roman" w:hAnsi="Calibri" w:cs="Calibri"/>
                  <w:color w:val="000000"/>
                  <w:lang w:eastAsia="en-AU"/>
                </w:rPr>
                <w:t>LLN1689</w:t>
              </w:r>
            </w:ins>
          </w:p>
        </w:tc>
        <w:tc>
          <w:tcPr>
            <w:tcW w:w="933" w:type="pct"/>
            <w:noWrap/>
            <w:hideMark/>
          </w:tcPr>
          <w:p w:rsidR="00110C18" w:rsidRPr="0056388D" w:rsidRDefault="00110C18" w:rsidP="00063728">
            <w:pPr>
              <w:rPr>
                <w:ins w:id="35504" w:author="KIM, Jason" w:date="2019-04-02T13:39:00Z"/>
                <w:rFonts w:ascii="Calibri" w:eastAsia="Times New Roman" w:hAnsi="Calibri" w:cs="Calibri"/>
                <w:color w:val="000000"/>
                <w:lang w:eastAsia="en-AU"/>
              </w:rPr>
            </w:pPr>
            <w:ins w:id="355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06" w:author="KIM, Jason" w:date="2019-04-02T13:39:00Z"/>
                <w:rFonts w:ascii="Calibri" w:eastAsia="Times New Roman" w:hAnsi="Calibri" w:cs="Calibri"/>
                <w:color w:val="000000"/>
                <w:lang w:eastAsia="en-AU"/>
              </w:rPr>
            </w:pPr>
            <w:ins w:id="35507" w:author="KIM, Jason" w:date="2019-04-02T13:39:00Z">
              <w:r w:rsidRPr="0056388D">
                <w:rPr>
                  <w:rFonts w:ascii="Calibri" w:eastAsia="Times New Roman" w:hAnsi="Calibri" w:cs="Calibri"/>
                  <w:color w:val="000000"/>
                  <w:lang w:eastAsia="en-AU"/>
                </w:rPr>
                <w:t>Chainage 8646</w:t>
              </w:r>
            </w:ins>
          </w:p>
        </w:tc>
        <w:tc>
          <w:tcPr>
            <w:tcW w:w="764" w:type="pct"/>
            <w:noWrap/>
            <w:hideMark/>
          </w:tcPr>
          <w:p w:rsidR="00110C18" w:rsidRPr="0056388D" w:rsidRDefault="00110C18" w:rsidP="00063728">
            <w:pPr>
              <w:jc w:val="right"/>
              <w:rPr>
                <w:ins w:id="35508" w:author="KIM, Jason" w:date="2019-04-02T13:39:00Z"/>
                <w:rFonts w:ascii="Calibri" w:eastAsia="Times New Roman" w:hAnsi="Calibri" w:cs="Calibri"/>
                <w:color w:val="000000"/>
                <w:lang w:eastAsia="en-AU"/>
              </w:rPr>
            </w:pPr>
            <w:ins w:id="355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10" w:author="KIM, Jason" w:date="2019-04-02T13:39:00Z"/>
        </w:trPr>
        <w:tc>
          <w:tcPr>
            <w:tcW w:w="708" w:type="pct"/>
            <w:vMerge/>
            <w:hideMark/>
          </w:tcPr>
          <w:p w:rsidR="00110C18" w:rsidRPr="0056388D" w:rsidRDefault="00110C18" w:rsidP="00063728">
            <w:pPr>
              <w:rPr>
                <w:ins w:id="355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12" w:author="KIM, Jason" w:date="2019-04-02T13:39:00Z"/>
                <w:rFonts w:ascii="Calibri" w:eastAsia="Times New Roman" w:hAnsi="Calibri" w:cs="Calibri"/>
                <w:color w:val="000000"/>
                <w:lang w:eastAsia="en-AU"/>
              </w:rPr>
            </w:pPr>
            <w:ins w:id="35513"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14" w:author="KIM, Jason" w:date="2019-04-02T13:39:00Z"/>
                <w:rFonts w:ascii="Calibri" w:eastAsia="Times New Roman" w:hAnsi="Calibri" w:cs="Calibri"/>
                <w:color w:val="000000"/>
                <w:lang w:eastAsia="en-AU"/>
              </w:rPr>
            </w:pPr>
            <w:ins w:id="355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16" w:author="KIM, Jason" w:date="2019-04-02T13:39:00Z"/>
                <w:rFonts w:ascii="Calibri" w:eastAsia="Times New Roman" w:hAnsi="Calibri" w:cs="Calibri"/>
                <w:color w:val="000000"/>
                <w:lang w:eastAsia="en-AU"/>
              </w:rPr>
            </w:pPr>
            <w:ins w:id="35517" w:author="KIM, Jason" w:date="2019-04-02T13:39:00Z">
              <w:r w:rsidRPr="0056388D">
                <w:rPr>
                  <w:rFonts w:ascii="Calibri" w:eastAsia="Times New Roman" w:hAnsi="Calibri" w:cs="Calibri"/>
                  <w:color w:val="000000"/>
                  <w:lang w:eastAsia="en-AU"/>
                </w:rPr>
                <w:t>LLN1690</w:t>
              </w:r>
            </w:ins>
          </w:p>
        </w:tc>
        <w:tc>
          <w:tcPr>
            <w:tcW w:w="933" w:type="pct"/>
            <w:noWrap/>
            <w:hideMark/>
          </w:tcPr>
          <w:p w:rsidR="00110C18" w:rsidRPr="0056388D" w:rsidRDefault="00110C18" w:rsidP="00063728">
            <w:pPr>
              <w:rPr>
                <w:ins w:id="35518" w:author="KIM, Jason" w:date="2019-04-02T13:39:00Z"/>
                <w:rFonts w:ascii="Calibri" w:eastAsia="Times New Roman" w:hAnsi="Calibri" w:cs="Calibri"/>
                <w:color w:val="000000"/>
                <w:lang w:eastAsia="en-AU"/>
              </w:rPr>
            </w:pPr>
            <w:ins w:id="355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20" w:author="KIM, Jason" w:date="2019-04-02T13:39:00Z"/>
                <w:rFonts w:ascii="Calibri" w:eastAsia="Times New Roman" w:hAnsi="Calibri" w:cs="Calibri"/>
                <w:color w:val="000000"/>
                <w:lang w:eastAsia="en-AU"/>
              </w:rPr>
            </w:pPr>
            <w:ins w:id="35521" w:author="KIM, Jason" w:date="2019-04-02T13:39:00Z">
              <w:r w:rsidRPr="0056388D">
                <w:rPr>
                  <w:rFonts w:ascii="Calibri" w:eastAsia="Times New Roman" w:hAnsi="Calibri" w:cs="Calibri"/>
                  <w:color w:val="000000"/>
                  <w:lang w:eastAsia="en-AU"/>
                </w:rPr>
                <w:t>Chainage 8655</w:t>
              </w:r>
            </w:ins>
          </w:p>
        </w:tc>
        <w:tc>
          <w:tcPr>
            <w:tcW w:w="764" w:type="pct"/>
            <w:noWrap/>
            <w:hideMark/>
          </w:tcPr>
          <w:p w:rsidR="00110C18" w:rsidRPr="0056388D" w:rsidRDefault="00110C18" w:rsidP="00063728">
            <w:pPr>
              <w:jc w:val="right"/>
              <w:rPr>
                <w:ins w:id="35522" w:author="KIM, Jason" w:date="2019-04-02T13:39:00Z"/>
                <w:rFonts w:ascii="Calibri" w:eastAsia="Times New Roman" w:hAnsi="Calibri" w:cs="Calibri"/>
                <w:color w:val="000000"/>
                <w:lang w:eastAsia="en-AU"/>
              </w:rPr>
            </w:pPr>
            <w:ins w:id="355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24" w:author="KIM, Jason" w:date="2019-04-02T13:39:00Z"/>
        </w:trPr>
        <w:tc>
          <w:tcPr>
            <w:tcW w:w="708" w:type="pct"/>
            <w:vMerge/>
            <w:hideMark/>
          </w:tcPr>
          <w:p w:rsidR="00110C18" w:rsidRPr="0056388D" w:rsidRDefault="00110C18" w:rsidP="00063728">
            <w:pPr>
              <w:rPr>
                <w:ins w:id="355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26" w:author="KIM, Jason" w:date="2019-04-02T13:39:00Z"/>
                <w:rFonts w:ascii="Calibri" w:eastAsia="Times New Roman" w:hAnsi="Calibri" w:cs="Calibri"/>
                <w:color w:val="000000"/>
                <w:lang w:eastAsia="en-AU"/>
              </w:rPr>
            </w:pPr>
            <w:ins w:id="35527"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28" w:author="KIM, Jason" w:date="2019-04-02T13:39:00Z"/>
                <w:rFonts w:ascii="Calibri" w:eastAsia="Times New Roman" w:hAnsi="Calibri" w:cs="Calibri"/>
                <w:color w:val="000000"/>
                <w:lang w:eastAsia="en-AU"/>
              </w:rPr>
            </w:pPr>
            <w:ins w:id="3552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30" w:author="KIM, Jason" w:date="2019-04-02T13:39:00Z"/>
                <w:rFonts w:ascii="Calibri" w:eastAsia="Times New Roman" w:hAnsi="Calibri" w:cs="Calibri"/>
                <w:color w:val="000000"/>
                <w:lang w:eastAsia="en-AU"/>
              </w:rPr>
            </w:pPr>
            <w:ins w:id="35531" w:author="KIM, Jason" w:date="2019-04-02T13:39:00Z">
              <w:r w:rsidRPr="0056388D">
                <w:rPr>
                  <w:rFonts w:ascii="Calibri" w:eastAsia="Times New Roman" w:hAnsi="Calibri" w:cs="Calibri"/>
                  <w:color w:val="000000"/>
                  <w:lang w:eastAsia="en-AU"/>
                </w:rPr>
                <w:t>LLN1691</w:t>
              </w:r>
            </w:ins>
          </w:p>
        </w:tc>
        <w:tc>
          <w:tcPr>
            <w:tcW w:w="933" w:type="pct"/>
            <w:noWrap/>
            <w:hideMark/>
          </w:tcPr>
          <w:p w:rsidR="00110C18" w:rsidRPr="0056388D" w:rsidRDefault="00110C18" w:rsidP="00063728">
            <w:pPr>
              <w:rPr>
                <w:ins w:id="35532" w:author="KIM, Jason" w:date="2019-04-02T13:39:00Z"/>
                <w:rFonts w:ascii="Calibri" w:eastAsia="Times New Roman" w:hAnsi="Calibri" w:cs="Calibri"/>
                <w:color w:val="000000"/>
                <w:lang w:eastAsia="en-AU"/>
              </w:rPr>
            </w:pPr>
            <w:ins w:id="355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34" w:author="KIM, Jason" w:date="2019-04-02T13:39:00Z"/>
                <w:rFonts w:ascii="Calibri" w:eastAsia="Times New Roman" w:hAnsi="Calibri" w:cs="Calibri"/>
                <w:color w:val="000000"/>
                <w:lang w:eastAsia="en-AU"/>
              </w:rPr>
            </w:pPr>
            <w:ins w:id="35535" w:author="KIM, Jason" w:date="2019-04-02T13:39:00Z">
              <w:r w:rsidRPr="0056388D">
                <w:rPr>
                  <w:rFonts w:ascii="Calibri" w:eastAsia="Times New Roman" w:hAnsi="Calibri" w:cs="Calibri"/>
                  <w:color w:val="000000"/>
                  <w:lang w:eastAsia="en-AU"/>
                </w:rPr>
                <w:t>Chainage 8665</w:t>
              </w:r>
            </w:ins>
          </w:p>
        </w:tc>
        <w:tc>
          <w:tcPr>
            <w:tcW w:w="764" w:type="pct"/>
            <w:noWrap/>
            <w:hideMark/>
          </w:tcPr>
          <w:p w:rsidR="00110C18" w:rsidRPr="0056388D" w:rsidRDefault="00110C18" w:rsidP="00063728">
            <w:pPr>
              <w:jc w:val="right"/>
              <w:rPr>
                <w:ins w:id="35536" w:author="KIM, Jason" w:date="2019-04-02T13:39:00Z"/>
                <w:rFonts w:ascii="Calibri" w:eastAsia="Times New Roman" w:hAnsi="Calibri" w:cs="Calibri"/>
                <w:color w:val="000000"/>
                <w:lang w:eastAsia="en-AU"/>
              </w:rPr>
            </w:pPr>
            <w:ins w:id="355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38" w:author="KIM, Jason" w:date="2019-04-02T13:39:00Z"/>
        </w:trPr>
        <w:tc>
          <w:tcPr>
            <w:tcW w:w="708" w:type="pct"/>
            <w:vMerge/>
            <w:hideMark/>
          </w:tcPr>
          <w:p w:rsidR="00110C18" w:rsidRPr="0056388D" w:rsidRDefault="00110C18" w:rsidP="00063728">
            <w:pPr>
              <w:rPr>
                <w:ins w:id="355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40" w:author="KIM, Jason" w:date="2019-04-02T13:39:00Z"/>
                <w:rFonts w:ascii="Calibri" w:eastAsia="Times New Roman" w:hAnsi="Calibri" w:cs="Calibri"/>
                <w:color w:val="000000"/>
                <w:lang w:eastAsia="en-AU"/>
              </w:rPr>
            </w:pPr>
            <w:ins w:id="35541"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42" w:author="KIM, Jason" w:date="2019-04-02T13:39:00Z"/>
                <w:rFonts w:ascii="Calibri" w:eastAsia="Times New Roman" w:hAnsi="Calibri" w:cs="Calibri"/>
                <w:color w:val="000000"/>
                <w:lang w:eastAsia="en-AU"/>
              </w:rPr>
            </w:pPr>
            <w:ins w:id="3554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44" w:author="KIM, Jason" w:date="2019-04-02T13:39:00Z"/>
                <w:rFonts w:ascii="Calibri" w:eastAsia="Times New Roman" w:hAnsi="Calibri" w:cs="Calibri"/>
                <w:color w:val="000000"/>
                <w:lang w:eastAsia="en-AU"/>
              </w:rPr>
            </w:pPr>
            <w:ins w:id="35545" w:author="KIM, Jason" w:date="2019-04-02T13:39:00Z">
              <w:r w:rsidRPr="0056388D">
                <w:rPr>
                  <w:rFonts w:ascii="Calibri" w:eastAsia="Times New Roman" w:hAnsi="Calibri" w:cs="Calibri"/>
                  <w:color w:val="000000"/>
                  <w:lang w:eastAsia="en-AU"/>
                </w:rPr>
                <w:t>LLN1692</w:t>
              </w:r>
            </w:ins>
          </w:p>
        </w:tc>
        <w:tc>
          <w:tcPr>
            <w:tcW w:w="933" w:type="pct"/>
            <w:noWrap/>
            <w:hideMark/>
          </w:tcPr>
          <w:p w:rsidR="00110C18" w:rsidRPr="0056388D" w:rsidRDefault="00110C18" w:rsidP="00063728">
            <w:pPr>
              <w:rPr>
                <w:ins w:id="35546" w:author="KIM, Jason" w:date="2019-04-02T13:39:00Z"/>
                <w:rFonts w:ascii="Calibri" w:eastAsia="Times New Roman" w:hAnsi="Calibri" w:cs="Calibri"/>
                <w:color w:val="000000"/>
                <w:lang w:eastAsia="en-AU"/>
              </w:rPr>
            </w:pPr>
            <w:ins w:id="355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48" w:author="KIM, Jason" w:date="2019-04-02T13:39:00Z"/>
                <w:rFonts w:ascii="Calibri" w:eastAsia="Times New Roman" w:hAnsi="Calibri" w:cs="Calibri"/>
                <w:color w:val="000000"/>
                <w:lang w:eastAsia="en-AU"/>
              </w:rPr>
            </w:pPr>
            <w:ins w:id="35549" w:author="KIM, Jason" w:date="2019-04-02T13:39:00Z">
              <w:r w:rsidRPr="0056388D">
                <w:rPr>
                  <w:rFonts w:ascii="Calibri" w:eastAsia="Times New Roman" w:hAnsi="Calibri" w:cs="Calibri"/>
                  <w:color w:val="000000"/>
                  <w:lang w:eastAsia="en-AU"/>
                </w:rPr>
                <w:t>Chainage 8675</w:t>
              </w:r>
            </w:ins>
          </w:p>
        </w:tc>
        <w:tc>
          <w:tcPr>
            <w:tcW w:w="764" w:type="pct"/>
            <w:noWrap/>
            <w:hideMark/>
          </w:tcPr>
          <w:p w:rsidR="00110C18" w:rsidRPr="0056388D" w:rsidRDefault="00110C18" w:rsidP="00063728">
            <w:pPr>
              <w:jc w:val="right"/>
              <w:rPr>
                <w:ins w:id="35550" w:author="KIM, Jason" w:date="2019-04-02T13:39:00Z"/>
                <w:rFonts w:ascii="Calibri" w:eastAsia="Times New Roman" w:hAnsi="Calibri" w:cs="Calibri"/>
                <w:color w:val="000000"/>
                <w:lang w:eastAsia="en-AU"/>
              </w:rPr>
            </w:pPr>
            <w:ins w:id="355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52" w:author="KIM, Jason" w:date="2019-04-02T13:39:00Z"/>
        </w:trPr>
        <w:tc>
          <w:tcPr>
            <w:tcW w:w="708" w:type="pct"/>
            <w:vMerge/>
            <w:hideMark/>
          </w:tcPr>
          <w:p w:rsidR="00110C18" w:rsidRPr="0056388D" w:rsidRDefault="00110C18" w:rsidP="00063728">
            <w:pPr>
              <w:rPr>
                <w:ins w:id="355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54" w:author="KIM, Jason" w:date="2019-04-02T13:39:00Z"/>
                <w:rFonts w:ascii="Calibri" w:eastAsia="Times New Roman" w:hAnsi="Calibri" w:cs="Calibri"/>
                <w:color w:val="000000"/>
                <w:lang w:eastAsia="en-AU"/>
              </w:rPr>
            </w:pPr>
            <w:ins w:id="35555"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56" w:author="KIM, Jason" w:date="2019-04-02T13:39:00Z"/>
                <w:rFonts w:ascii="Calibri" w:eastAsia="Times New Roman" w:hAnsi="Calibri" w:cs="Calibri"/>
                <w:color w:val="000000"/>
                <w:lang w:eastAsia="en-AU"/>
              </w:rPr>
            </w:pPr>
            <w:ins w:id="3555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58" w:author="KIM, Jason" w:date="2019-04-02T13:39:00Z"/>
                <w:rFonts w:ascii="Calibri" w:eastAsia="Times New Roman" w:hAnsi="Calibri" w:cs="Calibri"/>
                <w:color w:val="000000"/>
                <w:lang w:eastAsia="en-AU"/>
              </w:rPr>
            </w:pPr>
            <w:ins w:id="35559" w:author="KIM, Jason" w:date="2019-04-02T13:39:00Z">
              <w:r w:rsidRPr="0056388D">
                <w:rPr>
                  <w:rFonts w:ascii="Calibri" w:eastAsia="Times New Roman" w:hAnsi="Calibri" w:cs="Calibri"/>
                  <w:color w:val="000000"/>
                  <w:lang w:eastAsia="en-AU"/>
                </w:rPr>
                <w:t>LLN1693</w:t>
              </w:r>
            </w:ins>
          </w:p>
        </w:tc>
        <w:tc>
          <w:tcPr>
            <w:tcW w:w="933" w:type="pct"/>
            <w:noWrap/>
            <w:hideMark/>
          </w:tcPr>
          <w:p w:rsidR="00110C18" w:rsidRPr="0056388D" w:rsidRDefault="00110C18" w:rsidP="00063728">
            <w:pPr>
              <w:rPr>
                <w:ins w:id="35560" w:author="KIM, Jason" w:date="2019-04-02T13:39:00Z"/>
                <w:rFonts w:ascii="Calibri" w:eastAsia="Times New Roman" w:hAnsi="Calibri" w:cs="Calibri"/>
                <w:color w:val="000000"/>
                <w:lang w:eastAsia="en-AU"/>
              </w:rPr>
            </w:pPr>
            <w:ins w:id="355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62" w:author="KIM, Jason" w:date="2019-04-02T13:39:00Z"/>
                <w:rFonts w:ascii="Calibri" w:eastAsia="Times New Roman" w:hAnsi="Calibri" w:cs="Calibri"/>
                <w:color w:val="000000"/>
                <w:lang w:eastAsia="en-AU"/>
              </w:rPr>
            </w:pPr>
            <w:ins w:id="35563" w:author="KIM, Jason" w:date="2019-04-02T13:39:00Z">
              <w:r w:rsidRPr="0056388D">
                <w:rPr>
                  <w:rFonts w:ascii="Calibri" w:eastAsia="Times New Roman" w:hAnsi="Calibri" w:cs="Calibri"/>
                  <w:color w:val="000000"/>
                  <w:lang w:eastAsia="en-AU"/>
                </w:rPr>
                <w:t>Chainage 8684</w:t>
              </w:r>
            </w:ins>
          </w:p>
        </w:tc>
        <w:tc>
          <w:tcPr>
            <w:tcW w:w="764" w:type="pct"/>
            <w:noWrap/>
            <w:hideMark/>
          </w:tcPr>
          <w:p w:rsidR="00110C18" w:rsidRPr="0056388D" w:rsidRDefault="00110C18" w:rsidP="00063728">
            <w:pPr>
              <w:jc w:val="right"/>
              <w:rPr>
                <w:ins w:id="35564" w:author="KIM, Jason" w:date="2019-04-02T13:39:00Z"/>
                <w:rFonts w:ascii="Calibri" w:eastAsia="Times New Roman" w:hAnsi="Calibri" w:cs="Calibri"/>
                <w:color w:val="000000"/>
                <w:lang w:eastAsia="en-AU"/>
              </w:rPr>
            </w:pPr>
            <w:ins w:id="35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66" w:author="KIM, Jason" w:date="2019-04-02T13:39:00Z"/>
        </w:trPr>
        <w:tc>
          <w:tcPr>
            <w:tcW w:w="708" w:type="pct"/>
            <w:vMerge/>
            <w:hideMark/>
          </w:tcPr>
          <w:p w:rsidR="00110C18" w:rsidRPr="0056388D" w:rsidRDefault="00110C18" w:rsidP="00063728">
            <w:pPr>
              <w:rPr>
                <w:ins w:id="355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68" w:author="KIM, Jason" w:date="2019-04-02T13:39:00Z"/>
                <w:rFonts w:ascii="Calibri" w:eastAsia="Times New Roman" w:hAnsi="Calibri" w:cs="Calibri"/>
                <w:color w:val="000000"/>
                <w:lang w:eastAsia="en-AU"/>
              </w:rPr>
            </w:pPr>
            <w:ins w:id="35569"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70" w:author="KIM, Jason" w:date="2019-04-02T13:39:00Z"/>
                <w:rFonts w:ascii="Calibri" w:eastAsia="Times New Roman" w:hAnsi="Calibri" w:cs="Calibri"/>
                <w:color w:val="000000"/>
                <w:lang w:eastAsia="en-AU"/>
              </w:rPr>
            </w:pPr>
            <w:ins w:id="3557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72" w:author="KIM, Jason" w:date="2019-04-02T13:39:00Z"/>
                <w:rFonts w:ascii="Calibri" w:eastAsia="Times New Roman" w:hAnsi="Calibri" w:cs="Calibri"/>
                <w:color w:val="000000"/>
                <w:lang w:eastAsia="en-AU"/>
              </w:rPr>
            </w:pPr>
            <w:ins w:id="35573" w:author="KIM, Jason" w:date="2019-04-02T13:39:00Z">
              <w:r w:rsidRPr="0056388D">
                <w:rPr>
                  <w:rFonts w:ascii="Calibri" w:eastAsia="Times New Roman" w:hAnsi="Calibri" w:cs="Calibri"/>
                  <w:color w:val="000000"/>
                  <w:lang w:eastAsia="en-AU"/>
                </w:rPr>
                <w:t>LLN1694</w:t>
              </w:r>
            </w:ins>
          </w:p>
        </w:tc>
        <w:tc>
          <w:tcPr>
            <w:tcW w:w="933" w:type="pct"/>
            <w:noWrap/>
            <w:hideMark/>
          </w:tcPr>
          <w:p w:rsidR="00110C18" w:rsidRPr="0056388D" w:rsidRDefault="00110C18" w:rsidP="00063728">
            <w:pPr>
              <w:rPr>
                <w:ins w:id="35574" w:author="KIM, Jason" w:date="2019-04-02T13:39:00Z"/>
                <w:rFonts w:ascii="Calibri" w:eastAsia="Times New Roman" w:hAnsi="Calibri" w:cs="Calibri"/>
                <w:color w:val="000000"/>
                <w:lang w:eastAsia="en-AU"/>
              </w:rPr>
            </w:pPr>
            <w:ins w:id="355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76" w:author="KIM, Jason" w:date="2019-04-02T13:39:00Z"/>
                <w:rFonts w:ascii="Calibri" w:eastAsia="Times New Roman" w:hAnsi="Calibri" w:cs="Calibri"/>
                <w:color w:val="000000"/>
                <w:lang w:eastAsia="en-AU"/>
              </w:rPr>
            </w:pPr>
            <w:ins w:id="35577" w:author="KIM, Jason" w:date="2019-04-02T13:39:00Z">
              <w:r w:rsidRPr="0056388D">
                <w:rPr>
                  <w:rFonts w:ascii="Calibri" w:eastAsia="Times New Roman" w:hAnsi="Calibri" w:cs="Calibri"/>
                  <w:color w:val="000000"/>
                  <w:lang w:eastAsia="en-AU"/>
                </w:rPr>
                <w:t>Chainage 8694</w:t>
              </w:r>
            </w:ins>
          </w:p>
        </w:tc>
        <w:tc>
          <w:tcPr>
            <w:tcW w:w="764" w:type="pct"/>
            <w:noWrap/>
            <w:hideMark/>
          </w:tcPr>
          <w:p w:rsidR="00110C18" w:rsidRPr="0056388D" w:rsidRDefault="00110C18" w:rsidP="00063728">
            <w:pPr>
              <w:jc w:val="right"/>
              <w:rPr>
                <w:ins w:id="35578" w:author="KIM, Jason" w:date="2019-04-02T13:39:00Z"/>
                <w:rFonts w:ascii="Calibri" w:eastAsia="Times New Roman" w:hAnsi="Calibri" w:cs="Calibri"/>
                <w:color w:val="000000"/>
                <w:lang w:eastAsia="en-AU"/>
              </w:rPr>
            </w:pPr>
            <w:ins w:id="355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80" w:author="KIM, Jason" w:date="2019-04-02T13:39:00Z"/>
        </w:trPr>
        <w:tc>
          <w:tcPr>
            <w:tcW w:w="708" w:type="pct"/>
            <w:vMerge/>
            <w:hideMark/>
          </w:tcPr>
          <w:p w:rsidR="00110C18" w:rsidRPr="0056388D" w:rsidRDefault="00110C18" w:rsidP="00063728">
            <w:pPr>
              <w:rPr>
                <w:ins w:id="355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82" w:author="KIM, Jason" w:date="2019-04-02T13:39:00Z"/>
                <w:rFonts w:ascii="Calibri" w:eastAsia="Times New Roman" w:hAnsi="Calibri" w:cs="Calibri"/>
                <w:color w:val="000000"/>
                <w:lang w:eastAsia="en-AU"/>
              </w:rPr>
            </w:pPr>
            <w:ins w:id="35583"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84" w:author="KIM, Jason" w:date="2019-04-02T13:39:00Z"/>
                <w:rFonts w:ascii="Calibri" w:eastAsia="Times New Roman" w:hAnsi="Calibri" w:cs="Calibri"/>
                <w:color w:val="000000"/>
                <w:lang w:eastAsia="en-AU"/>
              </w:rPr>
            </w:pPr>
            <w:ins w:id="3558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86" w:author="KIM, Jason" w:date="2019-04-02T13:39:00Z"/>
                <w:rFonts w:ascii="Calibri" w:eastAsia="Times New Roman" w:hAnsi="Calibri" w:cs="Calibri"/>
                <w:color w:val="000000"/>
                <w:lang w:eastAsia="en-AU"/>
              </w:rPr>
            </w:pPr>
            <w:ins w:id="35587" w:author="KIM, Jason" w:date="2019-04-02T13:39:00Z">
              <w:r w:rsidRPr="0056388D">
                <w:rPr>
                  <w:rFonts w:ascii="Calibri" w:eastAsia="Times New Roman" w:hAnsi="Calibri" w:cs="Calibri"/>
                  <w:color w:val="000000"/>
                  <w:lang w:eastAsia="en-AU"/>
                </w:rPr>
                <w:t>LLN1695</w:t>
              </w:r>
            </w:ins>
          </w:p>
        </w:tc>
        <w:tc>
          <w:tcPr>
            <w:tcW w:w="933" w:type="pct"/>
            <w:noWrap/>
            <w:hideMark/>
          </w:tcPr>
          <w:p w:rsidR="00110C18" w:rsidRPr="0056388D" w:rsidRDefault="00110C18" w:rsidP="00063728">
            <w:pPr>
              <w:rPr>
                <w:ins w:id="35588" w:author="KIM, Jason" w:date="2019-04-02T13:39:00Z"/>
                <w:rFonts w:ascii="Calibri" w:eastAsia="Times New Roman" w:hAnsi="Calibri" w:cs="Calibri"/>
                <w:color w:val="000000"/>
                <w:lang w:eastAsia="en-AU"/>
              </w:rPr>
            </w:pPr>
            <w:ins w:id="355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90" w:author="KIM, Jason" w:date="2019-04-02T13:39:00Z"/>
                <w:rFonts w:ascii="Calibri" w:eastAsia="Times New Roman" w:hAnsi="Calibri" w:cs="Calibri"/>
                <w:color w:val="000000"/>
                <w:lang w:eastAsia="en-AU"/>
              </w:rPr>
            </w:pPr>
            <w:ins w:id="35591" w:author="KIM, Jason" w:date="2019-04-02T13:39:00Z">
              <w:r w:rsidRPr="0056388D">
                <w:rPr>
                  <w:rFonts w:ascii="Calibri" w:eastAsia="Times New Roman" w:hAnsi="Calibri" w:cs="Calibri"/>
                  <w:color w:val="000000"/>
                  <w:lang w:eastAsia="en-AU"/>
                </w:rPr>
                <w:t>Chainage 8703</w:t>
              </w:r>
            </w:ins>
          </w:p>
        </w:tc>
        <w:tc>
          <w:tcPr>
            <w:tcW w:w="764" w:type="pct"/>
            <w:noWrap/>
            <w:hideMark/>
          </w:tcPr>
          <w:p w:rsidR="00110C18" w:rsidRPr="0056388D" w:rsidRDefault="00110C18" w:rsidP="00063728">
            <w:pPr>
              <w:jc w:val="right"/>
              <w:rPr>
                <w:ins w:id="35592" w:author="KIM, Jason" w:date="2019-04-02T13:39:00Z"/>
                <w:rFonts w:ascii="Calibri" w:eastAsia="Times New Roman" w:hAnsi="Calibri" w:cs="Calibri"/>
                <w:color w:val="000000"/>
                <w:lang w:eastAsia="en-AU"/>
              </w:rPr>
            </w:pPr>
            <w:ins w:id="355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94" w:author="KIM, Jason" w:date="2019-04-02T13:39:00Z"/>
        </w:trPr>
        <w:tc>
          <w:tcPr>
            <w:tcW w:w="708" w:type="pct"/>
            <w:vMerge w:val="restart"/>
            <w:noWrap/>
            <w:hideMark/>
          </w:tcPr>
          <w:p w:rsidR="00110C18" w:rsidRPr="0056388D" w:rsidRDefault="00110C18" w:rsidP="00063728">
            <w:pPr>
              <w:rPr>
                <w:ins w:id="35595" w:author="KIM, Jason" w:date="2019-04-02T13:39:00Z"/>
                <w:rFonts w:ascii="Calibri" w:eastAsia="Times New Roman" w:hAnsi="Calibri" w:cs="Calibri"/>
                <w:color w:val="000000"/>
                <w:lang w:eastAsia="en-AU"/>
              </w:rPr>
            </w:pPr>
            <w:ins w:id="35596" w:author="KIM, Jason" w:date="2019-04-02T13:39:00Z">
              <w:r w:rsidRPr="0056388D">
                <w:rPr>
                  <w:rFonts w:ascii="Calibri" w:eastAsia="Times New Roman" w:hAnsi="Calibri" w:cs="Calibri"/>
                  <w:color w:val="000000"/>
                  <w:lang w:eastAsia="en-AU"/>
                </w:rPr>
                <w:t>LLE66K71</w:t>
              </w:r>
            </w:ins>
          </w:p>
        </w:tc>
        <w:tc>
          <w:tcPr>
            <w:tcW w:w="605" w:type="pct"/>
            <w:noWrap/>
            <w:hideMark/>
          </w:tcPr>
          <w:p w:rsidR="00110C18" w:rsidRPr="0056388D" w:rsidRDefault="00110C18" w:rsidP="00063728">
            <w:pPr>
              <w:rPr>
                <w:ins w:id="35597" w:author="KIM, Jason" w:date="2019-04-02T13:39:00Z"/>
                <w:rFonts w:ascii="Calibri" w:eastAsia="Times New Roman" w:hAnsi="Calibri" w:cs="Calibri"/>
                <w:color w:val="000000"/>
                <w:lang w:eastAsia="en-AU"/>
              </w:rPr>
            </w:pPr>
            <w:ins w:id="35598"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599" w:author="KIM, Jason" w:date="2019-04-02T13:39:00Z"/>
                <w:rFonts w:ascii="Calibri" w:eastAsia="Times New Roman" w:hAnsi="Calibri" w:cs="Calibri"/>
                <w:color w:val="000000"/>
                <w:lang w:eastAsia="en-AU"/>
              </w:rPr>
            </w:pPr>
            <w:ins w:id="3560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01" w:author="KIM, Jason" w:date="2019-04-02T13:39:00Z"/>
                <w:rFonts w:ascii="Calibri" w:eastAsia="Times New Roman" w:hAnsi="Calibri" w:cs="Calibri"/>
                <w:color w:val="000000"/>
                <w:lang w:eastAsia="en-AU"/>
              </w:rPr>
            </w:pPr>
            <w:ins w:id="35602" w:author="KIM, Jason" w:date="2019-04-02T13:39:00Z">
              <w:r w:rsidRPr="0056388D">
                <w:rPr>
                  <w:rFonts w:ascii="Calibri" w:eastAsia="Times New Roman" w:hAnsi="Calibri" w:cs="Calibri"/>
                  <w:color w:val="000000"/>
                  <w:lang w:eastAsia="en-AU"/>
                </w:rPr>
                <w:t>LLS2717</w:t>
              </w:r>
            </w:ins>
          </w:p>
        </w:tc>
        <w:tc>
          <w:tcPr>
            <w:tcW w:w="933" w:type="pct"/>
            <w:noWrap/>
            <w:hideMark/>
          </w:tcPr>
          <w:p w:rsidR="00110C18" w:rsidRPr="0056388D" w:rsidRDefault="00110C18" w:rsidP="00063728">
            <w:pPr>
              <w:rPr>
                <w:ins w:id="35603" w:author="KIM, Jason" w:date="2019-04-02T13:39:00Z"/>
                <w:rFonts w:ascii="Calibri" w:eastAsia="Times New Roman" w:hAnsi="Calibri" w:cs="Calibri"/>
                <w:color w:val="000000"/>
                <w:lang w:eastAsia="en-AU"/>
              </w:rPr>
            </w:pPr>
            <w:ins w:id="356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05" w:author="KIM, Jason" w:date="2019-04-02T13:39:00Z"/>
                <w:rFonts w:ascii="Calibri" w:eastAsia="Times New Roman" w:hAnsi="Calibri" w:cs="Calibri"/>
                <w:color w:val="000000"/>
                <w:lang w:eastAsia="en-AU"/>
              </w:rPr>
            </w:pPr>
            <w:ins w:id="35606" w:author="KIM, Jason" w:date="2019-04-02T13:39:00Z">
              <w:r w:rsidRPr="0056388D">
                <w:rPr>
                  <w:rFonts w:ascii="Calibri" w:eastAsia="Times New Roman" w:hAnsi="Calibri" w:cs="Calibri"/>
                  <w:color w:val="000000"/>
                  <w:lang w:eastAsia="en-AU"/>
                </w:rPr>
                <w:t>Chainage 8719</w:t>
              </w:r>
            </w:ins>
          </w:p>
        </w:tc>
        <w:tc>
          <w:tcPr>
            <w:tcW w:w="764" w:type="pct"/>
            <w:noWrap/>
            <w:hideMark/>
          </w:tcPr>
          <w:p w:rsidR="00110C18" w:rsidRPr="0056388D" w:rsidRDefault="00110C18" w:rsidP="00063728">
            <w:pPr>
              <w:jc w:val="right"/>
              <w:rPr>
                <w:ins w:id="35607" w:author="KIM, Jason" w:date="2019-04-02T13:39:00Z"/>
                <w:rFonts w:ascii="Calibri" w:eastAsia="Times New Roman" w:hAnsi="Calibri" w:cs="Calibri"/>
                <w:color w:val="000000"/>
                <w:lang w:eastAsia="en-AU"/>
              </w:rPr>
            </w:pPr>
            <w:ins w:id="356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09" w:author="KIM, Jason" w:date="2019-04-02T13:39:00Z"/>
        </w:trPr>
        <w:tc>
          <w:tcPr>
            <w:tcW w:w="708" w:type="pct"/>
            <w:vMerge/>
            <w:hideMark/>
          </w:tcPr>
          <w:p w:rsidR="00110C18" w:rsidRPr="0056388D" w:rsidRDefault="00110C18" w:rsidP="00063728">
            <w:pPr>
              <w:rPr>
                <w:ins w:id="356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11" w:author="KIM, Jason" w:date="2019-04-02T13:39:00Z"/>
                <w:rFonts w:ascii="Calibri" w:eastAsia="Times New Roman" w:hAnsi="Calibri" w:cs="Calibri"/>
                <w:color w:val="000000"/>
                <w:lang w:eastAsia="en-AU"/>
              </w:rPr>
            </w:pPr>
            <w:ins w:id="35612"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13" w:author="KIM, Jason" w:date="2019-04-02T13:39:00Z"/>
                <w:rFonts w:ascii="Calibri" w:eastAsia="Times New Roman" w:hAnsi="Calibri" w:cs="Calibri"/>
                <w:color w:val="000000"/>
                <w:lang w:eastAsia="en-AU"/>
              </w:rPr>
            </w:pPr>
            <w:ins w:id="356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15" w:author="KIM, Jason" w:date="2019-04-02T13:39:00Z"/>
                <w:rFonts w:ascii="Calibri" w:eastAsia="Times New Roman" w:hAnsi="Calibri" w:cs="Calibri"/>
                <w:color w:val="000000"/>
                <w:lang w:eastAsia="en-AU"/>
              </w:rPr>
            </w:pPr>
            <w:ins w:id="35616" w:author="KIM, Jason" w:date="2019-04-02T13:39:00Z">
              <w:r w:rsidRPr="0056388D">
                <w:rPr>
                  <w:rFonts w:ascii="Calibri" w:eastAsia="Times New Roman" w:hAnsi="Calibri" w:cs="Calibri"/>
                  <w:color w:val="000000"/>
                  <w:lang w:eastAsia="en-AU"/>
                </w:rPr>
                <w:t>LLS2718</w:t>
              </w:r>
            </w:ins>
          </w:p>
        </w:tc>
        <w:tc>
          <w:tcPr>
            <w:tcW w:w="933" w:type="pct"/>
            <w:noWrap/>
            <w:hideMark/>
          </w:tcPr>
          <w:p w:rsidR="00110C18" w:rsidRPr="0056388D" w:rsidRDefault="00110C18" w:rsidP="00063728">
            <w:pPr>
              <w:rPr>
                <w:ins w:id="35617" w:author="KIM, Jason" w:date="2019-04-02T13:39:00Z"/>
                <w:rFonts w:ascii="Calibri" w:eastAsia="Times New Roman" w:hAnsi="Calibri" w:cs="Calibri"/>
                <w:color w:val="000000"/>
                <w:lang w:eastAsia="en-AU"/>
              </w:rPr>
            </w:pPr>
            <w:ins w:id="356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19" w:author="KIM, Jason" w:date="2019-04-02T13:39:00Z"/>
                <w:rFonts w:ascii="Calibri" w:eastAsia="Times New Roman" w:hAnsi="Calibri" w:cs="Calibri"/>
                <w:color w:val="000000"/>
                <w:lang w:eastAsia="en-AU"/>
              </w:rPr>
            </w:pPr>
            <w:ins w:id="35620" w:author="KIM, Jason" w:date="2019-04-02T13:39:00Z">
              <w:r w:rsidRPr="0056388D">
                <w:rPr>
                  <w:rFonts w:ascii="Calibri" w:eastAsia="Times New Roman" w:hAnsi="Calibri" w:cs="Calibri"/>
                  <w:color w:val="000000"/>
                  <w:lang w:eastAsia="en-AU"/>
                </w:rPr>
                <w:t>Chainage 8728</w:t>
              </w:r>
            </w:ins>
          </w:p>
        </w:tc>
        <w:tc>
          <w:tcPr>
            <w:tcW w:w="764" w:type="pct"/>
            <w:noWrap/>
            <w:hideMark/>
          </w:tcPr>
          <w:p w:rsidR="00110C18" w:rsidRPr="0056388D" w:rsidRDefault="00110C18" w:rsidP="00063728">
            <w:pPr>
              <w:jc w:val="right"/>
              <w:rPr>
                <w:ins w:id="35621" w:author="KIM, Jason" w:date="2019-04-02T13:39:00Z"/>
                <w:rFonts w:ascii="Calibri" w:eastAsia="Times New Roman" w:hAnsi="Calibri" w:cs="Calibri"/>
                <w:color w:val="000000"/>
                <w:lang w:eastAsia="en-AU"/>
              </w:rPr>
            </w:pPr>
            <w:ins w:id="356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23" w:author="KIM, Jason" w:date="2019-04-02T13:39:00Z"/>
        </w:trPr>
        <w:tc>
          <w:tcPr>
            <w:tcW w:w="708" w:type="pct"/>
            <w:vMerge/>
            <w:hideMark/>
          </w:tcPr>
          <w:p w:rsidR="00110C18" w:rsidRPr="0056388D" w:rsidRDefault="00110C18" w:rsidP="00063728">
            <w:pPr>
              <w:rPr>
                <w:ins w:id="356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25" w:author="KIM, Jason" w:date="2019-04-02T13:39:00Z"/>
                <w:rFonts w:ascii="Calibri" w:eastAsia="Times New Roman" w:hAnsi="Calibri" w:cs="Calibri"/>
                <w:color w:val="000000"/>
                <w:lang w:eastAsia="en-AU"/>
              </w:rPr>
            </w:pPr>
            <w:ins w:id="35626"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27" w:author="KIM, Jason" w:date="2019-04-02T13:39:00Z"/>
                <w:rFonts w:ascii="Calibri" w:eastAsia="Times New Roman" w:hAnsi="Calibri" w:cs="Calibri"/>
                <w:color w:val="000000"/>
                <w:lang w:eastAsia="en-AU"/>
              </w:rPr>
            </w:pPr>
            <w:ins w:id="356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29" w:author="KIM, Jason" w:date="2019-04-02T13:39:00Z"/>
                <w:rFonts w:ascii="Calibri" w:eastAsia="Times New Roman" w:hAnsi="Calibri" w:cs="Calibri"/>
                <w:color w:val="000000"/>
                <w:lang w:eastAsia="en-AU"/>
              </w:rPr>
            </w:pPr>
            <w:ins w:id="35630" w:author="KIM, Jason" w:date="2019-04-02T13:39:00Z">
              <w:r w:rsidRPr="0056388D">
                <w:rPr>
                  <w:rFonts w:ascii="Calibri" w:eastAsia="Times New Roman" w:hAnsi="Calibri" w:cs="Calibri"/>
                  <w:color w:val="000000"/>
                  <w:lang w:eastAsia="en-AU"/>
                </w:rPr>
                <w:t>LLS2719</w:t>
              </w:r>
            </w:ins>
          </w:p>
        </w:tc>
        <w:tc>
          <w:tcPr>
            <w:tcW w:w="933" w:type="pct"/>
            <w:noWrap/>
            <w:hideMark/>
          </w:tcPr>
          <w:p w:rsidR="00110C18" w:rsidRPr="0056388D" w:rsidRDefault="00110C18" w:rsidP="00063728">
            <w:pPr>
              <w:rPr>
                <w:ins w:id="35631" w:author="KIM, Jason" w:date="2019-04-02T13:39:00Z"/>
                <w:rFonts w:ascii="Calibri" w:eastAsia="Times New Roman" w:hAnsi="Calibri" w:cs="Calibri"/>
                <w:color w:val="000000"/>
                <w:lang w:eastAsia="en-AU"/>
              </w:rPr>
            </w:pPr>
            <w:ins w:id="356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33" w:author="KIM, Jason" w:date="2019-04-02T13:39:00Z"/>
                <w:rFonts w:ascii="Calibri" w:eastAsia="Times New Roman" w:hAnsi="Calibri" w:cs="Calibri"/>
                <w:color w:val="000000"/>
                <w:lang w:eastAsia="en-AU"/>
              </w:rPr>
            </w:pPr>
            <w:ins w:id="35634" w:author="KIM, Jason" w:date="2019-04-02T13:39:00Z">
              <w:r w:rsidRPr="0056388D">
                <w:rPr>
                  <w:rFonts w:ascii="Calibri" w:eastAsia="Times New Roman" w:hAnsi="Calibri" w:cs="Calibri"/>
                  <w:color w:val="000000"/>
                  <w:lang w:eastAsia="en-AU"/>
                </w:rPr>
                <w:t>Chainage 8738</w:t>
              </w:r>
            </w:ins>
          </w:p>
        </w:tc>
        <w:tc>
          <w:tcPr>
            <w:tcW w:w="764" w:type="pct"/>
            <w:noWrap/>
            <w:hideMark/>
          </w:tcPr>
          <w:p w:rsidR="00110C18" w:rsidRPr="0056388D" w:rsidRDefault="00110C18" w:rsidP="00063728">
            <w:pPr>
              <w:jc w:val="right"/>
              <w:rPr>
                <w:ins w:id="35635" w:author="KIM, Jason" w:date="2019-04-02T13:39:00Z"/>
                <w:rFonts w:ascii="Calibri" w:eastAsia="Times New Roman" w:hAnsi="Calibri" w:cs="Calibri"/>
                <w:color w:val="000000"/>
                <w:lang w:eastAsia="en-AU"/>
              </w:rPr>
            </w:pPr>
            <w:ins w:id="356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37" w:author="KIM, Jason" w:date="2019-04-02T13:39:00Z"/>
        </w:trPr>
        <w:tc>
          <w:tcPr>
            <w:tcW w:w="708" w:type="pct"/>
            <w:vMerge/>
            <w:hideMark/>
          </w:tcPr>
          <w:p w:rsidR="00110C18" w:rsidRPr="0056388D" w:rsidRDefault="00110C18" w:rsidP="00063728">
            <w:pPr>
              <w:rPr>
                <w:ins w:id="356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39" w:author="KIM, Jason" w:date="2019-04-02T13:39:00Z"/>
                <w:rFonts w:ascii="Calibri" w:eastAsia="Times New Roman" w:hAnsi="Calibri" w:cs="Calibri"/>
                <w:color w:val="000000"/>
                <w:lang w:eastAsia="en-AU"/>
              </w:rPr>
            </w:pPr>
            <w:ins w:id="35640"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41" w:author="KIM, Jason" w:date="2019-04-02T13:39:00Z"/>
                <w:rFonts w:ascii="Calibri" w:eastAsia="Times New Roman" w:hAnsi="Calibri" w:cs="Calibri"/>
                <w:color w:val="000000"/>
                <w:lang w:eastAsia="en-AU"/>
              </w:rPr>
            </w:pPr>
            <w:ins w:id="356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43" w:author="KIM, Jason" w:date="2019-04-02T13:39:00Z"/>
                <w:rFonts w:ascii="Calibri" w:eastAsia="Times New Roman" w:hAnsi="Calibri" w:cs="Calibri"/>
                <w:color w:val="000000"/>
                <w:lang w:eastAsia="en-AU"/>
              </w:rPr>
            </w:pPr>
            <w:ins w:id="35644" w:author="KIM, Jason" w:date="2019-04-02T13:39:00Z">
              <w:r w:rsidRPr="0056388D">
                <w:rPr>
                  <w:rFonts w:ascii="Calibri" w:eastAsia="Times New Roman" w:hAnsi="Calibri" w:cs="Calibri"/>
                  <w:color w:val="000000"/>
                  <w:lang w:eastAsia="en-AU"/>
                </w:rPr>
                <w:t>LLS2720</w:t>
              </w:r>
            </w:ins>
          </w:p>
        </w:tc>
        <w:tc>
          <w:tcPr>
            <w:tcW w:w="933" w:type="pct"/>
            <w:noWrap/>
            <w:hideMark/>
          </w:tcPr>
          <w:p w:rsidR="00110C18" w:rsidRPr="0056388D" w:rsidRDefault="00110C18" w:rsidP="00063728">
            <w:pPr>
              <w:rPr>
                <w:ins w:id="35645" w:author="KIM, Jason" w:date="2019-04-02T13:39:00Z"/>
                <w:rFonts w:ascii="Calibri" w:eastAsia="Times New Roman" w:hAnsi="Calibri" w:cs="Calibri"/>
                <w:color w:val="000000"/>
                <w:lang w:eastAsia="en-AU"/>
              </w:rPr>
            </w:pPr>
            <w:ins w:id="356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47" w:author="KIM, Jason" w:date="2019-04-02T13:39:00Z"/>
                <w:rFonts w:ascii="Calibri" w:eastAsia="Times New Roman" w:hAnsi="Calibri" w:cs="Calibri"/>
                <w:color w:val="000000"/>
                <w:lang w:eastAsia="en-AU"/>
              </w:rPr>
            </w:pPr>
            <w:ins w:id="35648" w:author="KIM, Jason" w:date="2019-04-02T13:39:00Z">
              <w:r w:rsidRPr="0056388D">
                <w:rPr>
                  <w:rFonts w:ascii="Calibri" w:eastAsia="Times New Roman" w:hAnsi="Calibri" w:cs="Calibri"/>
                  <w:color w:val="000000"/>
                  <w:lang w:eastAsia="en-AU"/>
                </w:rPr>
                <w:t>Chainage 8748</w:t>
              </w:r>
            </w:ins>
          </w:p>
        </w:tc>
        <w:tc>
          <w:tcPr>
            <w:tcW w:w="764" w:type="pct"/>
            <w:noWrap/>
            <w:hideMark/>
          </w:tcPr>
          <w:p w:rsidR="00110C18" w:rsidRPr="0056388D" w:rsidRDefault="00110C18" w:rsidP="00063728">
            <w:pPr>
              <w:jc w:val="right"/>
              <w:rPr>
                <w:ins w:id="35649" w:author="KIM, Jason" w:date="2019-04-02T13:39:00Z"/>
                <w:rFonts w:ascii="Calibri" w:eastAsia="Times New Roman" w:hAnsi="Calibri" w:cs="Calibri"/>
                <w:color w:val="000000"/>
                <w:lang w:eastAsia="en-AU"/>
              </w:rPr>
            </w:pPr>
            <w:ins w:id="356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51" w:author="KIM, Jason" w:date="2019-04-02T13:39:00Z"/>
        </w:trPr>
        <w:tc>
          <w:tcPr>
            <w:tcW w:w="708" w:type="pct"/>
            <w:vMerge/>
            <w:hideMark/>
          </w:tcPr>
          <w:p w:rsidR="00110C18" w:rsidRPr="0056388D" w:rsidRDefault="00110C18" w:rsidP="00063728">
            <w:pPr>
              <w:rPr>
                <w:ins w:id="356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53" w:author="KIM, Jason" w:date="2019-04-02T13:39:00Z"/>
                <w:rFonts w:ascii="Calibri" w:eastAsia="Times New Roman" w:hAnsi="Calibri" w:cs="Calibri"/>
                <w:color w:val="000000"/>
                <w:lang w:eastAsia="en-AU"/>
              </w:rPr>
            </w:pPr>
            <w:ins w:id="35654"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55" w:author="KIM, Jason" w:date="2019-04-02T13:39:00Z"/>
                <w:rFonts w:ascii="Calibri" w:eastAsia="Times New Roman" w:hAnsi="Calibri" w:cs="Calibri"/>
                <w:color w:val="000000"/>
                <w:lang w:eastAsia="en-AU"/>
              </w:rPr>
            </w:pPr>
            <w:ins w:id="356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57" w:author="KIM, Jason" w:date="2019-04-02T13:39:00Z"/>
                <w:rFonts w:ascii="Calibri" w:eastAsia="Times New Roman" w:hAnsi="Calibri" w:cs="Calibri"/>
                <w:color w:val="000000"/>
                <w:lang w:eastAsia="en-AU"/>
              </w:rPr>
            </w:pPr>
            <w:ins w:id="35658" w:author="KIM, Jason" w:date="2019-04-02T13:39:00Z">
              <w:r w:rsidRPr="0056388D">
                <w:rPr>
                  <w:rFonts w:ascii="Calibri" w:eastAsia="Times New Roman" w:hAnsi="Calibri" w:cs="Calibri"/>
                  <w:color w:val="000000"/>
                  <w:lang w:eastAsia="en-AU"/>
                </w:rPr>
                <w:t>LLS2721</w:t>
              </w:r>
            </w:ins>
          </w:p>
        </w:tc>
        <w:tc>
          <w:tcPr>
            <w:tcW w:w="933" w:type="pct"/>
            <w:noWrap/>
            <w:hideMark/>
          </w:tcPr>
          <w:p w:rsidR="00110C18" w:rsidRPr="0056388D" w:rsidRDefault="00110C18" w:rsidP="00063728">
            <w:pPr>
              <w:rPr>
                <w:ins w:id="35659" w:author="KIM, Jason" w:date="2019-04-02T13:39:00Z"/>
                <w:rFonts w:ascii="Calibri" w:eastAsia="Times New Roman" w:hAnsi="Calibri" w:cs="Calibri"/>
                <w:color w:val="000000"/>
                <w:lang w:eastAsia="en-AU"/>
              </w:rPr>
            </w:pPr>
            <w:ins w:id="356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61" w:author="KIM, Jason" w:date="2019-04-02T13:39:00Z"/>
                <w:rFonts w:ascii="Calibri" w:eastAsia="Times New Roman" w:hAnsi="Calibri" w:cs="Calibri"/>
                <w:color w:val="000000"/>
                <w:lang w:eastAsia="en-AU"/>
              </w:rPr>
            </w:pPr>
            <w:ins w:id="35662" w:author="KIM, Jason" w:date="2019-04-02T13:39:00Z">
              <w:r w:rsidRPr="0056388D">
                <w:rPr>
                  <w:rFonts w:ascii="Calibri" w:eastAsia="Times New Roman" w:hAnsi="Calibri" w:cs="Calibri"/>
                  <w:color w:val="000000"/>
                  <w:lang w:eastAsia="en-AU"/>
                </w:rPr>
                <w:t>Chainage 8757</w:t>
              </w:r>
            </w:ins>
          </w:p>
        </w:tc>
        <w:tc>
          <w:tcPr>
            <w:tcW w:w="764" w:type="pct"/>
            <w:noWrap/>
            <w:hideMark/>
          </w:tcPr>
          <w:p w:rsidR="00110C18" w:rsidRPr="0056388D" w:rsidRDefault="00110C18" w:rsidP="00063728">
            <w:pPr>
              <w:jc w:val="right"/>
              <w:rPr>
                <w:ins w:id="35663" w:author="KIM, Jason" w:date="2019-04-02T13:39:00Z"/>
                <w:rFonts w:ascii="Calibri" w:eastAsia="Times New Roman" w:hAnsi="Calibri" w:cs="Calibri"/>
                <w:color w:val="000000"/>
                <w:lang w:eastAsia="en-AU"/>
              </w:rPr>
            </w:pPr>
            <w:ins w:id="356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65" w:author="KIM, Jason" w:date="2019-04-02T13:39:00Z"/>
        </w:trPr>
        <w:tc>
          <w:tcPr>
            <w:tcW w:w="708" w:type="pct"/>
            <w:vMerge/>
            <w:hideMark/>
          </w:tcPr>
          <w:p w:rsidR="00110C18" w:rsidRPr="0056388D" w:rsidRDefault="00110C18" w:rsidP="00063728">
            <w:pPr>
              <w:rPr>
                <w:ins w:id="356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67" w:author="KIM, Jason" w:date="2019-04-02T13:39:00Z"/>
                <w:rFonts w:ascii="Calibri" w:eastAsia="Times New Roman" w:hAnsi="Calibri" w:cs="Calibri"/>
                <w:color w:val="000000"/>
                <w:lang w:eastAsia="en-AU"/>
              </w:rPr>
            </w:pPr>
            <w:ins w:id="35668"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69" w:author="KIM, Jason" w:date="2019-04-02T13:39:00Z"/>
                <w:rFonts w:ascii="Calibri" w:eastAsia="Times New Roman" w:hAnsi="Calibri" w:cs="Calibri"/>
                <w:color w:val="000000"/>
                <w:lang w:eastAsia="en-AU"/>
              </w:rPr>
            </w:pPr>
            <w:ins w:id="356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71" w:author="KIM, Jason" w:date="2019-04-02T13:39:00Z"/>
                <w:rFonts w:ascii="Calibri" w:eastAsia="Times New Roman" w:hAnsi="Calibri" w:cs="Calibri"/>
                <w:color w:val="000000"/>
                <w:lang w:eastAsia="en-AU"/>
              </w:rPr>
            </w:pPr>
            <w:ins w:id="35672" w:author="KIM, Jason" w:date="2019-04-02T13:39:00Z">
              <w:r w:rsidRPr="0056388D">
                <w:rPr>
                  <w:rFonts w:ascii="Calibri" w:eastAsia="Times New Roman" w:hAnsi="Calibri" w:cs="Calibri"/>
                  <w:color w:val="000000"/>
                  <w:lang w:eastAsia="en-AU"/>
                </w:rPr>
                <w:t>LLS2722</w:t>
              </w:r>
            </w:ins>
          </w:p>
        </w:tc>
        <w:tc>
          <w:tcPr>
            <w:tcW w:w="933" w:type="pct"/>
            <w:noWrap/>
            <w:hideMark/>
          </w:tcPr>
          <w:p w:rsidR="00110C18" w:rsidRPr="0056388D" w:rsidRDefault="00110C18" w:rsidP="00063728">
            <w:pPr>
              <w:rPr>
                <w:ins w:id="35673" w:author="KIM, Jason" w:date="2019-04-02T13:39:00Z"/>
                <w:rFonts w:ascii="Calibri" w:eastAsia="Times New Roman" w:hAnsi="Calibri" w:cs="Calibri"/>
                <w:color w:val="000000"/>
                <w:lang w:eastAsia="en-AU"/>
              </w:rPr>
            </w:pPr>
            <w:ins w:id="356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75" w:author="KIM, Jason" w:date="2019-04-02T13:39:00Z"/>
                <w:rFonts w:ascii="Calibri" w:eastAsia="Times New Roman" w:hAnsi="Calibri" w:cs="Calibri"/>
                <w:color w:val="000000"/>
                <w:lang w:eastAsia="en-AU"/>
              </w:rPr>
            </w:pPr>
            <w:ins w:id="35676" w:author="KIM, Jason" w:date="2019-04-02T13:39:00Z">
              <w:r w:rsidRPr="0056388D">
                <w:rPr>
                  <w:rFonts w:ascii="Calibri" w:eastAsia="Times New Roman" w:hAnsi="Calibri" w:cs="Calibri"/>
                  <w:color w:val="000000"/>
                  <w:lang w:eastAsia="en-AU"/>
                </w:rPr>
                <w:t>Chainage 8767</w:t>
              </w:r>
            </w:ins>
          </w:p>
        </w:tc>
        <w:tc>
          <w:tcPr>
            <w:tcW w:w="764" w:type="pct"/>
            <w:noWrap/>
            <w:hideMark/>
          </w:tcPr>
          <w:p w:rsidR="00110C18" w:rsidRPr="0056388D" w:rsidRDefault="00110C18" w:rsidP="00063728">
            <w:pPr>
              <w:jc w:val="right"/>
              <w:rPr>
                <w:ins w:id="35677" w:author="KIM, Jason" w:date="2019-04-02T13:39:00Z"/>
                <w:rFonts w:ascii="Calibri" w:eastAsia="Times New Roman" w:hAnsi="Calibri" w:cs="Calibri"/>
                <w:color w:val="000000"/>
                <w:lang w:eastAsia="en-AU"/>
              </w:rPr>
            </w:pPr>
            <w:ins w:id="35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79" w:author="KIM, Jason" w:date="2019-04-02T13:39:00Z"/>
        </w:trPr>
        <w:tc>
          <w:tcPr>
            <w:tcW w:w="708" w:type="pct"/>
            <w:vMerge/>
            <w:hideMark/>
          </w:tcPr>
          <w:p w:rsidR="00110C18" w:rsidRPr="0056388D" w:rsidRDefault="00110C18" w:rsidP="00063728">
            <w:pPr>
              <w:rPr>
                <w:ins w:id="356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81" w:author="KIM, Jason" w:date="2019-04-02T13:39:00Z"/>
                <w:rFonts w:ascii="Calibri" w:eastAsia="Times New Roman" w:hAnsi="Calibri" w:cs="Calibri"/>
                <w:color w:val="000000"/>
                <w:lang w:eastAsia="en-AU"/>
              </w:rPr>
            </w:pPr>
            <w:ins w:id="35682"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83" w:author="KIM, Jason" w:date="2019-04-02T13:39:00Z"/>
                <w:rFonts w:ascii="Calibri" w:eastAsia="Times New Roman" w:hAnsi="Calibri" w:cs="Calibri"/>
                <w:color w:val="000000"/>
                <w:lang w:eastAsia="en-AU"/>
              </w:rPr>
            </w:pPr>
            <w:ins w:id="3568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85" w:author="KIM, Jason" w:date="2019-04-02T13:39:00Z"/>
                <w:rFonts w:ascii="Calibri" w:eastAsia="Times New Roman" w:hAnsi="Calibri" w:cs="Calibri"/>
                <w:color w:val="000000"/>
                <w:lang w:eastAsia="en-AU"/>
              </w:rPr>
            </w:pPr>
            <w:ins w:id="35686" w:author="KIM, Jason" w:date="2019-04-02T13:39:00Z">
              <w:r w:rsidRPr="0056388D">
                <w:rPr>
                  <w:rFonts w:ascii="Calibri" w:eastAsia="Times New Roman" w:hAnsi="Calibri" w:cs="Calibri"/>
                  <w:color w:val="000000"/>
                  <w:lang w:eastAsia="en-AU"/>
                </w:rPr>
                <w:t>LLS2723</w:t>
              </w:r>
            </w:ins>
          </w:p>
        </w:tc>
        <w:tc>
          <w:tcPr>
            <w:tcW w:w="933" w:type="pct"/>
            <w:noWrap/>
            <w:hideMark/>
          </w:tcPr>
          <w:p w:rsidR="00110C18" w:rsidRPr="0056388D" w:rsidRDefault="00110C18" w:rsidP="00063728">
            <w:pPr>
              <w:rPr>
                <w:ins w:id="35687" w:author="KIM, Jason" w:date="2019-04-02T13:39:00Z"/>
                <w:rFonts w:ascii="Calibri" w:eastAsia="Times New Roman" w:hAnsi="Calibri" w:cs="Calibri"/>
                <w:color w:val="000000"/>
                <w:lang w:eastAsia="en-AU"/>
              </w:rPr>
            </w:pPr>
            <w:ins w:id="356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89" w:author="KIM, Jason" w:date="2019-04-02T13:39:00Z"/>
                <w:rFonts w:ascii="Calibri" w:eastAsia="Times New Roman" w:hAnsi="Calibri" w:cs="Calibri"/>
                <w:color w:val="000000"/>
                <w:lang w:eastAsia="en-AU"/>
              </w:rPr>
            </w:pPr>
            <w:ins w:id="35690" w:author="KIM, Jason" w:date="2019-04-02T13:39:00Z">
              <w:r w:rsidRPr="0056388D">
                <w:rPr>
                  <w:rFonts w:ascii="Calibri" w:eastAsia="Times New Roman" w:hAnsi="Calibri" w:cs="Calibri"/>
                  <w:color w:val="000000"/>
                  <w:lang w:eastAsia="en-AU"/>
                </w:rPr>
                <w:t>Chainage 8777</w:t>
              </w:r>
            </w:ins>
          </w:p>
        </w:tc>
        <w:tc>
          <w:tcPr>
            <w:tcW w:w="764" w:type="pct"/>
            <w:noWrap/>
            <w:hideMark/>
          </w:tcPr>
          <w:p w:rsidR="00110C18" w:rsidRPr="0056388D" w:rsidRDefault="00110C18" w:rsidP="00063728">
            <w:pPr>
              <w:jc w:val="right"/>
              <w:rPr>
                <w:ins w:id="35691" w:author="KIM, Jason" w:date="2019-04-02T13:39:00Z"/>
                <w:rFonts w:ascii="Calibri" w:eastAsia="Times New Roman" w:hAnsi="Calibri" w:cs="Calibri"/>
                <w:color w:val="000000"/>
                <w:lang w:eastAsia="en-AU"/>
              </w:rPr>
            </w:pPr>
            <w:ins w:id="356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93" w:author="KIM, Jason" w:date="2019-04-02T13:39:00Z"/>
        </w:trPr>
        <w:tc>
          <w:tcPr>
            <w:tcW w:w="708" w:type="pct"/>
            <w:vMerge/>
            <w:hideMark/>
          </w:tcPr>
          <w:p w:rsidR="00110C18" w:rsidRPr="0056388D" w:rsidRDefault="00110C18" w:rsidP="00063728">
            <w:pPr>
              <w:rPr>
                <w:ins w:id="356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95" w:author="KIM, Jason" w:date="2019-04-02T13:39:00Z"/>
                <w:rFonts w:ascii="Calibri" w:eastAsia="Times New Roman" w:hAnsi="Calibri" w:cs="Calibri"/>
                <w:color w:val="000000"/>
                <w:lang w:eastAsia="en-AU"/>
              </w:rPr>
            </w:pPr>
            <w:ins w:id="35696"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97" w:author="KIM, Jason" w:date="2019-04-02T13:39:00Z"/>
                <w:rFonts w:ascii="Calibri" w:eastAsia="Times New Roman" w:hAnsi="Calibri" w:cs="Calibri"/>
                <w:color w:val="000000"/>
                <w:lang w:eastAsia="en-AU"/>
              </w:rPr>
            </w:pPr>
            <w:ins w:id="3569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99" w:author="KIM, Jason" w:date="2019-04-02T13:39:00Z"/>
                <w:rFonts w:ascii="Calibri" w:eastAsia="Times New Roman" w:hAnsi="Calibri" w:cs="Calibri"/>
                <w:color w:val="000000"/>
                <w:lang w:eastAsia="en-AU"/>
              </w:rPr>
            </w:pPr>
            <w:ins w:id="35700" w:author="KIM, Jason" w:date="2019-04-02T13:39:00Z">
              <w:r w:rsidRPr="0056388D">
                <w:rPr>
                  <w:rFonts w:ascii="Calibri" w:eastAsia="Times New Roman" w:hAnsi="Calibri" w:cs="Calibri"/>
                  <w:color w:val="000000"/>
                  <w:lang w:eastAsia="en-AU"/>
                </w:rPr>
                <w:t>LLS2724</w:t>
              </w:r>
            </w:ins>
          </w:p>
        </w:tc>
        <w:tc>
          <w:tcPr>
            <w:tcW w:w="933" w:type="pct"/>
            <w:noWrap/>
            <w:hideMark/>
          </w:tcPr>
          <w:p w:rsidR="00110C18" w:rsidRPr="0056388D" w:rsidRDefault="00110C18" w:rsidP="00063728">
            <w:pPr>
              <w:rPr>
                <w:ins w:id="35701" w:author="KIM, Jason" w:date="2019-04-02T13:39:00Z"/>
                <w:rFonts w:ascii="Calibri" w:eastAsia="Times New Roman" w:hAnsi="Calibri" w:cs="Calibri"/>
                <w:color w:val="000000"/>
                <w:lang w:eastAsia="en-AU"/>
              </w:rPr>
            </w:pPr>
            <w:ins w:id="357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03" w:author="KIM, Jason" w:date="2019-04-02T13:39:00Z"/>
                <w:rFonts w:ascii="Calibri" w:eastAsia="Times New Roman" w:hAnsi="Calibri" w:cs="Calibri"/>
                <w:color w:val="000000"/>
                <w:lang w:eastAsia="en-AU"/>
              </w:rPr>
            </w:pPr>
            <w:ins w:id="35704" w:author="KIM, Jason" w:date="2019-04-02T13:39:00Z">
              <w:r w:rsidRPr="0056388D">
                <w:rPr>
                  <w:rFonts w:ascii="Calibri" w:eastAsia="Times New Roman" w:hAnsi="Calibri" w:cs="Calibri"/>
                  <w:color w:val="000000"/>
                  <w:lang w:eastAsia="en-AU"/>
                </w:rPr>
                <w:t>Chainage 8786</w:t>
              </w:r>
            </w:ins>
          </w:p>
        </w:tc>
        <w:tc>
          <w:tcPr>
            <w:tcW w:w="764" w:type="pct"/>
            <w:noWrap/>
            <w:hideMark/>
          </w:tcPr>
          <w:p w:rsidR="00110C18" w:rsidRPr="0056388D" w:rsidRDefault="00110C18" w:rsidP="00063728">
            <w:pPr>
              <w:jc w:val="right"/>
              <w:rPr>
                <w:ins w:id="35705" w:author="KIM, Jason" w:date="2019-04-02T13:39:00Z"/>
                <w:rFonts w:ascii="Calibri" w:eastAsia="Times New Roman" w:hAnsi="Calibri" w:cs="Calibri"/>
                <w:color w:val="000000"/>
                <w:lang w:eastAsia="en-AU"/>
              </w:rPr>
            </w:pPr>
            <w:ins w:id="35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07" w:author="KIM, Jason" w:date="2019-04-02T13:39:00Z"/>
        </w:trPr>
        <w:tc>
          <w:tcPr>
            <w:tcW w:w="708" w:type="pct"/>
            <w:vMerge/>
            <w:hideMark/>
          </w:tcPr>
          <w:p w:rsidR="00110C18" w:rsidRPr="0056388D" w:rsidRDefault="00110C18" w:rsidP="00063728">
            <w:pPr>
              <w:rPr>
                <w:ins w:id="357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09" w:author="KIM, Jason" w:date="2019-04-02T13:39:00Z"/>
                <w:rFonts w:ascii="Calibri" w:eastAsia="Times New Roman" w:hAnsi="Calibri" w:cs="Calibri"/>
                <w:color w:val="000000"/>
                <w:lang w:eastAsia="en-AU"/>
              </w:rPr>
            </w:pPr>
            <w:ins w:id="35710"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11" w:author="KIM, Jason" w:date="2019-04-02T13:39:00Z"/>
                <w:rFonts w:ascii="Calibri" w:eastAsia="Times New Roman" w:hAnsi="Calibri" w:cs="Calibri"/>
                <w:color w:val="000000"/>
                <w:lang w:eastAsia="en-AU"/>
              </w:rPr>
            </w:pPr>
            <w:ins w:id="3571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13" w:author="KIM, Jason" w:date="2019-04-02T13:39:00Z"/>
                <w:rFonts w:ascii="Calibri" w:eastAsia="Times New Roman" w:hAnsi="Calibri" w:cs="Calibri"/>
                <w:color w:val="000000"/>
                <w:lang w:eastAsia="en-AU"/>
              </w:rPr>
            </w:pPr>
            <w:ins w:id="35714" w:author="KIM, Jason" w:date="2019-04-02T13:39:00Z">
              <w:r w:rsidRPr="0056388D">
                <w:rPr>
                  <w:rFonts w:ascii="Calibri" w:eastAsia="Times New Roman" w:hAnsi="Calibri" w:cs="Calibri"/>
                  <w:color w:val="000000"/>
                  <w:lang w:eastAsia="en-AU"/>
                </w:rPr>
                <w:t>LLS2725</w:t>
              </w:r>
            </w:ins>
          </w:p>
        </w:tc>
        <w:tc>
          <w:tcPr>
            <w:tcW w:w="933" w:type="pct"/>
            <w:noWrap/>
            <w:hideMark/>
          </w:tcPr>
          <w:p w:rsidR="00110C18" w:rsidRPr="0056388D" w:rsidRDefault="00110C18" w:rsidP="00063728">
            <w:pPr>
              <w:rPr>
                <w:ins w:id="35715" w:author="KIM, Jason" w:date="2019-04-02T13:39:00Z"/>
                <w:rFonts w:ascii="Calibri" w:eastAsia="Times New Roman" w:hAnsi="Calibri" w:cs="Calibri"/>
                <w:color w:val="000000"/>
                <w:lang w:eastAsia="en-AU"/>
              </w:rPr>
            </w:pPr>
            <w:ins w:id="357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17" w:author="KIM, Jason" w:date="2019-04-02T13:39:00Z"/>
                <w:rFonts w:ascii="Calibri" w:eastAsia="Times New Roman" w:hAnsi="Calibri" w:cs="Calibri"/>
                <w:color w:val="000000"/>
                <w:lang w:eastAsia="en-AU"/>
              </w:rPr>
            </w:pPr>
            <w:ins w:id="35718" w:author="KIM, Jason" w:date="2019-04-02T13:39:00Z">
              <w:r w:rsidRPr="0056388D">
                <w:rPr>
                  <w:rFonts w:ascii="Calibri" w:eastAsia="Times New Roman" w:hAnsi="Calibri" w:cs="Calibri"/>
                  <w:color w:val="000000"/>
                  <w:lang w:eastAsia="en-AU"/>
                </w:rPr>
                <w:t>Chainage 8796</w:t>
              </w:r>
            </w:ins>
          </w:p>
        </w:tc>
        <w:tc>
          <w:tcPr>
            <w:tcW w:w="764" w:type="pct"/>
            <w:noWrap/>
            <w:hideMark/>
          </w:tcPr>
          <w:p w:rsidR="00110C18" w:rsidRPr="0056388D" w:rsidRDefault="00110C18" w:rsidP="00063728">
            <w:pPr>
              <w:jc w:val="right"/>
              <w:rPr>
                <w:ins w:id="35719" w:author="KIM, Jason" w:date="2019-04-02T13:39:00Z"/>
                <w:rFonts w:ascii="Calibri" w:eastAsia="Times New Roman" w:hAnsi="Calibri" w:cs="Calibri"/>
                <w:color w:val="000000"/>
                <w:lang w:eastAsia="en-AU"/>
              </w:rPr>
            </w:pPr>
            <w:ins w:id="357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21" w:author="KIM, Jason" w:date="2019-04-02T13:39:00Z"/>
        </w:trPr>
        <w:tc>
          <w:tcPr>
            <w:tcW w:w="708" w:type="pct"/>
            <w:vMerge/>
            <w:hideMark/>
          </w:tcPr>
          <w:p w:rsidR="00110C18" w:rsidRPr="0056388D" w:rsidRDefault="00110C18" w:rsidP="00063728">
            <w:pPr>
              <w:rPr>
                <w:ins w:id="357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23" w:author="KIM, Jason" w:date="2019-04-02T13:39:00Z"/>
                <w:rFonts w:ascii="Calibri" w:eastAsia="Times New Roman" w:hAnsi="Calibri" w:cs="Calibri"/>
                <w:color w:val="000000"/>
                <w:lang w:eastAsia="en-AU"/>
              </w:rPr>
            </w:pPr>
            <w:ins w:id="35724"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25" w:author="KIM, Jason" w:date="2019-04-02T13:39:00Z"/>
                <w:rFonts w:ascii="Calibri" w:eastAsia="Times New Roman" w:hAnsi="Calibri" w:cs="Calibri"/>
                <w:color w:val="000000"/>
                <w:lang w:eastAsia="en-AU"/>
              </w:rPr>
            </w:pPr>
            <w:ins w:id="3572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27" w:author="KIM, Jason" w:date="2019-04-02T13:39:00Z"/>
                <w:rFonts w:ascii="Calibri" w:eastAsia="Times New Roman" w:hAnsi="Calibri" w:cs="Calibri"/>
                <w:color w:val="000000"/>
                <w:lang w:eastAsia="en-AU"/>
              </w:rPr>
            </w:pPr>
            <w:ins w:id="35728" w:author="KIM, Jason" w:date="2019-04-02T13:39:00Z">
              <w:r w:rsidRPr="0056388D">
                <w:rPr>
                  <w:rFonts w:ascii="Calibri" w:eastAsia="Times New Roman" w:hAnsi="Calibri" w:cs="Calibri"/>
                  <w:color w:val="000000"/>
                  <w:lang w:eastAsia="en-AU"/>
                </w:rPr>
                <w:t>LLS2726</w:t>
              </w:r>
            </w:ins>
          </w:p>
        </w:tc>
        <w:tc>
          <w:tcPr>
            <w:tcW w:w="933" w:type="pct"/>
            <w:noWrap/>
            <w:hideMark/>
          </w:tcPr>
          <w:p w:rsidR="00110C18" w:rsidRPr="0056388D" w:rsidRDefault="00110C18" w:rsidP="00063728">
            <w:pPr>
              <w:rPr>
                <w:ins w:id="35729" w:author="KIM, Jason" w:date="2019-04-02T13:39:00Z"/>
                <w:rFonts w:ascii="Calibri" w:eastAsia="Times New Roman" w:hAnsi="Calibri" w:cs="Calibri"/>
                <w:color w:val="000000"/>
                <w:lang w:eastAsia="en-AU"/>
              </w:rPr>
            </w:pPr>
            <w:ins w:id="357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31" w:author="KIM, Jason" w:date="2019-04-02T13:39:00Z"/>
                <w:rFonts w:ascii="Calibri" w:eastAsia="Times New Roman" w:hAnsi="Calibri" w:cs="Calibri"/>
                <w:color w:val="000000"/>
                <w:lang w:eastAsia="en-AU"/>
              </w:rPr>
            </w:pPr>
            <w:ins w:id="35732" w:author="KIM, Jason" w:date="2019-04-02T13:39:00Z">
              <w:r w:rsidRPr="0056388D">
                <w:rPr>
                  <w:rFonts w:ascii="Calibri" w:eastAsia="Times New Roman" w:hAnsi="Calibri" w:cs="Calibri"/>
                  <w:color w:val="000000"/>
                  <w:lang w:eastAsia="en-AU"/>
                </w:rPr>
                <w:t>Chainage 8805</w:t>
              </w:r>
            </w:ins>
          </w:p>
        </w:tc>
        <w:tc>
          <w:tcPr>
            <w:tcW w:w="764" w:type="pct"/>
            <w:noWrap/>
            <w:hideMark/>
          </w:tcPr>
          <w:p w:rsidR="00110C18" w:rsidRPr="0056388D" w:rsidRDefault="00110C18" w:rsidP="00063728">
            <w:pPr>
              <w:jc w:val="right"/>
              <w:rPr>
                <w:ins w:id="35733" w:author="KIM, Jason" w:date="2019-04-02T13:39:00Z"/>
                <w:rFonts w:ascii="Calibri" w:eastAsia="Times New Roman" w:hAnsi="Calibri" w:cs="Calibri"/>
                <w:color w:val="000000"/>
                <w:lang w:eastAsia="en-AU"/>
              </w:rPr>
            </w:pPr>
            <w:ins w:id="357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35" w:author="KIM, Jason" w:date="2019-04-02T13:39:00Z"/>
        </w:trPr>
        <w:tc>
          <w:tcPr>
            <w:tcW w:w="708" w:type="pct"/>
            <w:vMerge/>
            <w:hideMark/>
          </w:tcPr>
          <w:p w:rsidR="00110C18" w:rsidRPr="0056388D" w:rsidRDefault="00110C18" w:rsidP="00063728">
            <w:pPr>
              <w:rPr>
                <w:ins w:id="357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37" w:author="KIM, Jason" w:date="2019-04-02T13:39:00Z"/>
                <w:rFonts w:ascii="Calibri" w:eastAsia="Times New Roman" w:hAnsi="Calibri" w:cs="Calibri"/>
                <w:color w:val="000000"/>
                <w:lang w:eastAsia="en-AU"/>
              </w:rPr>
            </w:pPr>
            <w:ins w:id="35738"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39" w:author="KIM, Jason" w:date="2019-04-02T13:39:00Z"/>
                <w:rFonts w:ascii="Calibri" w:eastAsia="Times New Roman" w:hAnsi="Calibri" w:cs="Calibri"/>
                <w:color w:val="000000"/>
                <w:lang w:eastAsia="en-AU"/>
              </w:rPr>
            </w:pPr>
            <w:ins w:id="3574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41" w:author="KIM, Jason" w:date="2019-04-02T13:39:00Z"/>
                <w:rFonts w:ascii="Calibri" w:eastAsia="Times New Roman" w:hAnsi="Calibri" w:cs="Calibri"/>
                <w:color w:val="000000"/>
                <w:lang w:eastAsia="en-AU"/>
              </w:rPr>
            </w:pPr>
            <w:ins w:id="35742" w:author="KIM, Jason" w:date="2019-04-02T13:39:00Z">
              <w:r w:rsidRPr="0056388D">
                <w:rPr>
                  <w:rFonts w:ascii="Calibri" w:eastAsia="Times New Roman" w:hAnsi="Calibri" w:cs="Calibri"/>
                  <w:color w:val="000000"/>
                  <w:lang w:eastAsia="en-AU"/>
                </w:rPr>
                <w:t>LLS2727</w:t>
              </w:r>
            </w:ins>
          </w:p>
        </w:tc>
        <w:tc>
          <w:tcPr>
            <w:tcW w:w="933" w:type="pct"/>
            <w:noWrap/>
            <w:hideMark/>
          </w:tcPr>
          <w:p w:rsidR="00110C18" w:rsidRPr="0056388D" w:rsidRDefault="00110C18" w:rsidP="00063728">
            <w:pPr>
              <w:rPr>
                <w:ins w:id="35743" w:author="KIM, Jason" w:date="2019-04-02T13:39:00Z"/>
                <w:rFonts w:ascii="Calibri" w:eastAsia="Times New Roman" w:hAnsi="Calibri" w:cs="Calibri"/>
                <w:color w:val="000000"/>
                <w:lang w:eastAsia="en-AU"/>
              </w:rPr>
            </w:pPr>
            <w:ins w:id="357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45" w:author="KIM, Jason" w:date="2019-04-02T13:39:00Z"/>
                <w:rFonts w:ascii="Calibri" w:eastAsia="Times New Roman" w:hAnsi="Calibri" w:cs="Calibri"/>
                <w:color w:val="000000"/>
                <w:lang w:eastAsia="en-AU"/>
              </w:rPr>
            </w:pPr>
            <w:ins w:id="35746" w:author="KIM, Jason" w:date="2019-04-02T13:39:00Z">
              <w:r w:rsidRPr="0056388D">
                <w:rPr>
                  <w:rFonts w:ascii="Calibri" w:eastAsia="Times New Roman" w:hAnsi="Calibri" w:cs="Calibri"/>
                  <w:color w:val="000000"/>
                  <w:lang w:eastAsia="en-AU"/>
                </w:rPr>
                <w:t>Chainage 8815</w:t>
              </w:r>
            </w:ins>
          </w:p>
        </w:tc>
        <w:tc>
          <w:tcPr>
            <w:tcW w:w="764" w:type="pct"/>
            <w:noWrap/>
            <w:hideMark/>
          </w:tcPr>
          <w:p w:rsidR="00110C18" w:rsidRPr="0056388D" w:rsidRDefault="00110C18" w:rsidP="00063728">
            <w:pPr>
              <w:jc w:val="right"/>
              <w:rPr>
                <w:ins w:id="35747" w:author="KIM, Jason" w:date="2019-04-02T13:39:00Z"/>
                <w:rFonts w:ascii="Calibri" w:eastAsia="Times New Roman" w:hAnsi="Calibri" w:cs="Calibri"/>
                <w:color w:val="000000"/>
                <w:lang w:eastAsia="en-AU"/>
              </w:rPr>
            </w:pPr>
            <w:ins w:id="35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49" w:author="KIM, Jason" w:date="2019-04-02T13:39:00Z"/>
        </w:trPr>
        <w:tc>
          <w:tcPr>
            <w:tcW w:w="708" w:type="pct"/>
            <w:vMerge w:val="restart"/>
            <w:noWrap/>
            <w:hideMark/>
          </w:tcPr>
          <w:p w:rsidR="00110C18" w:rsidRPr="0056388D" w:rsidRDefault="00110C18" w:rsidP="00063728">
            <w:pPr>
              <w:rPr>
                <w:ins w:id="35750" w:author="KIM, Jason" w:date="2019-04-02T13:39:00Z"/>
                <w:rFonts w:ascii="Calibri" w:eastAsia="Times New Roman" w:hAnsi="Calibri" w:cs="Calibri"/>
                <w:color w:val="000000"/>
                <w:lang w:eastAsia="en-AU"/>
              </w:rPr>
            </w:pPr>
            <w:ins w:id="35751" w:author="KIM, Jason" w:date="2019-04-02T13:39:00Z">
              <w:r w:rsidRPr="0056388D">
                <w:rPr>
                  <w:rFonts w:ascii="Calibri" w:eastAsia="Times New Roman" w:hAnsi="Calibri" w:cs="Calibri"/>
                  <w:color w:val="000000"/>
                  <w:lang w:eastAsia="en-AU"/>
                </w:rPr>
                <w:t>LLE66K81</w:t>
              </w:r>
            </w:ins>
          </w:p>
        </w:tc>
        <w:tc>
          <w:tcPr>
            <w:tcW w:w="605" w:type="pct"/>
            <w:noWrap/>
            <w:hideMark/>
          </w:tcPr>
          <w:p w:rsidR="00110C18" w:rsidRPr="0056388D" w:rsidRDefault="00110C18" w:rsidP="00063728">
            <w:pPr>
              <w:rPr>
                <w:ins w:id="35752" w:author="KIM, Jason" w:date="2019-04-02T13:39:00Z"/>
                <w:rFonts w:ascii="Calibri" w:eastAsia="Times New Roman" w:hAnsi="Calibri" w:cs="Calibri"/>
                <w:color w:val="000000"/>
                <w:lang w:eastAsia="en-AU"/>
              </w:rPr>
            </w:pPr>
            <w:ins w:id="35753"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54" w:author="KIM, Jason" w:date="2019-04-02T13:39:00Z"/>
                <w:rFonts w:ascii="Calibri" w:eastAsia="Times New Roman" w:hAnsi="Calibri" w:cs="Calibri"/>
                <w:color w:val="000000"/>
                <w:lang w:eastAsia="en-AU"/>
              </w:rPr>
            </w:pPr>
            <w:ins w:id="3575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56" w:author="KIM, Jason" w:date="2019-04-02T13:39:00Z"/>
                <w:rFonts w:ascii="Calibri" w:eastAsia="Times New Roman" w:hAnsi="Calibri" w:cs="Calibri"/>
                <w:color w:val="000000"/>
                <w:lang w:eastAsia="en-AU"/>
              </w:rPr>
            </w:pPr>
            <w:ins w:id="35757" w:author="KIM, Jason" w:date="2019-04-02T13:39:00Z">
              <w:r w:rsidRPr="0056388D">
                <w:rPr>
                  <w:rFonts w:ascii="Calibri" w:eastAsia="Times New Roman" w:hAnsi="Calibri" w:cs="Calibri"/>
                  <w:color w:val="000000"/>
                  <w:lang w:eastAsia="en-AU"/>
                </w:rPr>
                <w:t>LLS2706</w:t>
              </w:r>
            </w:ins>
          </w:p>
        </w:tc>
        <w:tc>
          <w:tcPr>
            <w:tcW w:w="933" w:type="pct"/>
            <w:noWrap/>
            <w:hideMark/>
          </w:tcPr>
          <w:p w:rsidR="00110C18" w:rsidRPr="0056388D" w:rsidRDefault="00110C18" w:rsidP="00063728">
            <w:pPr>
              <w:rPr>
                <w:ins w:id="35758" w:author="KIM, Jason" w:date="2019-04-02T13:39:00Z"/>
                <w:rFonts w:ascii="Calibri" w:eastAsia="Times New Roman" w:hAnsi="Calibri" w:cs="Calibri"/>
                <w:color w:val="000000"/>
                <w:lang w:eastAsia="en-AU"/>
              </w:rPr>
            </w:pPr>
            <w:ins w:id="357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60" w:author="KIM, Jason" w:date="2019-04-02T13:39:00Z"/>
                <w:rFonts w:ascii="Calibri" w:eastAsia="Times New Roman" w:hAnsi="Calibri" w:cs="Calibri"/>
                <w:color w:val="000000"/>
                <w:lang w:eastAsia="en-AU"/>
              </w:rPr>
            </w:pPr>
            <w:ins w:id="35761" w:author="KIM, Jason" w:date="2019-04-02T13:39:00Z">
              <w:r w:rsidRPr="0056388D">
                <w:rPr>
                  <w:rFonts w:ascii="Calibri" w:eastAsia="Times New Roman" w:hAnsi="Calibri" w:cs="Calibri"/>
                  <w:color w:val="000000"/>
                  <w:lang w:eastAsia="en-AU"/>
                </w:rPr>
                <w:t>Chainage 8599</w:t>
              </w:r>
            </w:ins>
          </w:p>
        </w:tc>
        <w:tc>
          <w:tcPr>
            <w:tcW w:w="764" w:type="pct"/>
            <w:noWrap/>
            <w:hideMark/>
          </w:tcPr>
          <w:p w:rsidR="00110C18" w:rsidRPr="0056388D" w:rsidRDefault="00110C18" w:rsidP="00063728">
            <w:pPr>
              <w:jc w:val="right"/>
              <w:rPr>
                <w:ins w:id="35762" w:author="KIM, Jason" w:date="2019-04-02T13:39:00Z"/>
                <w:rFonts w:ascii="Calibri" w:eastAsia="Times New Roman" w:hAnsi="Calibri" w:cs="Calibri"/>
                <w:color w:val="000000"/>
                <w:lang w:eastAsia="en-AU"/>
              </w:rPr>
            </w:pPr>
            <w:ins w:id="35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64" w:author="KIM, Jason" w:date="2019-04-02T13:39:00Z"/>
        </w:trPr>
        <w:tc>
          <w:tcPr>
            <w:tcW w:w="708" w:type="pct"/>
            <w:vMerge/>
            <w:hideMark/>
          </w:tcPr>
          <w:p w:rsidR="00110C18" w:rsidRPr="0056388D" w:rsidRDefault="00110C18" w:rsidP="00063728">
            <w:pPr>
              <w:rPr>
                <w:ins w:id="357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66" w:author="KIM, Jason" w:date="2019-04-02T13:39:00Z"/>
                <w:rFonts w:ascii="Calibri" w:eastAsia="Times New Roman" w:hAnsi="Calibri" w:cs="Calibri"/>
                <w:color w:val="000000"/>
                <w:lang w:eastAsia="en-AU"/>
              </w:rPr>
            </w:pPr>
            <w:ins w:id="35767"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68" w:author="KIM, Jason" w:date="2019-04-02T13:39:00Z"/>
                <w:rFonts w:ascii="Calibri" w:eastAsia="Times New Roman" w:hAnsi="Calibri" w:cs="Calibri"/>
                <w:color w:val="000000"/>
                <w:lang w:eastAsia="en-AU"/>
              </w:rPr>
            </w:pPr>
            <w:ins w:id="3576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70" w:author="KIM, Jason" w:date="2019-04-02T13:39:00Z"/>
                <w:rFonts w:ascii="Calibri" w:eastAsia="Times New Roman" w:hAnsi="Calibri" w:cs="Calibri"/>
                <w:color w:val="000000"/>
                <w:lang w:eastAsia="en-AU"/>
              </w:rPr>
            </w:pPr>
            <w:ins w:id="35771" w:author="KIM, Jason" w:date="2019-04-02T13:39:00Z">
              <w:r w:rsidRPr="0056388D">
                <w:rPr>
                  <w:rFonts w:ascii="Calibri" w:eastAsia="Times New Roman" w:hAnsi="Calibri" w:cs="Calibri"/>
                  <w:color w:val="000000"/>
                  <w:lang w:eastAsia="en-AU"/>
                </w:rPr>
                <w:t>LLS2707</w:t>
              </w:r>
            </w:ins>
          </w:p>
        </w:tc>
        <w:tc>
          <w:tcPr>
            <w:tcW w:w="933" w:type="pct"/>
            <w:noWrap/>
            <w:hideMark/>
          </w:tcPr>
          <w:p w:rsidR="00110C18" w:rsidRPr="0056388D" w:rsidRDefault="00110C18" w:rsidP="00063728">
            <w:pPr>
              <w:rPr>
                <w:ins w:id="35772" w:author="KIM, Jason" w:date="2019-04-02T13:39:00Z"/>
                <w:rFonts w:ascii="Calibri" w:eastAsia="Times New Roman" w:hAnsi="Calibri" w:cs="Calibri"/>
                <w:color w:val="000000"/>
                <w:lang w:eastAsia="en-AU"/>
              </w:rPr>
            </w:pPr>
            <w:ins w:id="357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74" w:author="KIM, Jason" w:date="2019-04-02T13:39:00Z"/>
                <w:rFonts w:ascii="Calibri" w:eastAsia="Times New Roman" w:hAnsi="Calibri" w:cs="Calibri"/>
                <w:color w:val="000000"/>
                <w:lang w:eastAsia="en-AU"/>
              </w:rPr>
            </w:pPr>
            <w:ins w:id="35775" w:author="KIM, Jason" w:date="2019-04-02T13:39:00Z">
              <w:r w:rsidRPr="0056388D">
                <w:rPr>
                  <w:rFonts w:ascii="Calibri" w:eastAsia="Times New Roman" w:hAnsi="Calibri" w:cs="Calibri"/>
                  <w:color w:val="000000"/>
                  <w:lang w:eastAsia="en-AU"/>
                </w:rPr>
                <w:t>Chainage 8608</w:t>
              </w:r>
            </w:ins>
          </w:p>
        </w:tc>
        <w:tc>
          <w:tcPr>
            <w:tcW w:w="764" w:type="pct"/>
            <w:noWrap/>
            <w:hideMark/>
          </w:tcPr>
          <w:p w:rsidR="00110C18" w:rsidRPr="0056388D" w:rsidRDefault="00110C18" w:rsidP="00063728">
            <w:pPr>
              <w:jc w:val="right"/>
              <w:rPr>
                <w:ins w:id="35776" w:author="KIM, Jason" w:date="2019-04-02T13:39:00Z"/>
                <w:rFonts w:ascii="Calibri" w:eastAsia="Times New Roman" w:hAnsi="Calibri" w:cs="Calibri"/>
                <w:color w:val="000000"/>
                <w:lang w:eastAsia="en-AU"/>
              </w:rPr>
            </w:pPr>
            <w:ins w:id="357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78" w:author="KIM, Jason" w:date="2019-04-02T13:39:00Z"/>
        </w:trPr>
        <w:tc>
          <w:tcPr>
            <w:tcW w:w="708" w:type="pct"/>
            <w:vMerge/>
            <w:hideMark/>
          </w:tcPr>
          <w:p w:rsidR="00110C18" w:rsidRPr="0056388D" w:rsidRDefault="00110C18" w:rsidP="00063728">
            <w:pPr>
              <w:rPr>
                <w:ins w:id="357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80" w:author="KIM, Jason" w:date="2019-04-02T13:39:00Z"/>
                <w:rFonts w:ascii="Calibri" w:eastAsia="Times New Roman" w:hAnsi="Calibri" w:cs="Calibri"/>
                <w:color w:val="000000"/>
                <w:lang w:eastAsia="en-AU"/>
              </w:rPr>
            </w:pPr>
            <w:ins w:id="35781"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82" w:author="KIM, Jason" w:date="2019-04-02T13:39:00Z"/>
                <w:rFonts w:ascii="Calibri" w:eastAsia="Times New Roman" w:hAnsi="Calibri" w:cs="Calibri"/>
                <w:color w:val="000000"/>
                <w:lang w:eastAsia="en-AU"/>
              </w:rPr>
            </w:pPr>
            <w:ins w:id="3578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84" w:author="KIM, Jason" w:date="2019-04-02T13:39:00Z"/>
                <w:rFonts w:ascii="Calibri" w:eastAsia="Times New Roman" w:hAnsi="Calibri" w:cs="Calibri"/>
                <w:color w:val="000000"/>
                <w:lang w:eastAsia="en-AU"/>
              </w:rPr>
            </w:pPr>
            <w:ins w:id="35785" w:author="KIM, Jason" w:date="2019-04-02T13:39:00Z">
              <w:r w:rsidRPr="0056388D">
                <w:rPr>
                  <w:rFonts w:ascii="Calibri" w:eastAsia="Times New Roman" w:hAnsi="Calibri" w:cs="Calibri"/>
                  <w:color w:val="000000"/>
                  <w:lang w:eastAsia="en-AU"/>
                </w:rPr>
                <w:t>LLS2708</w:t>
              </w:r>
            </w:ins>
          </w:p>
        </w:tc>
        <w:tc>
          <w:tcPr>
            <w:tcW w:w="933" w:type="pct"/>
            <w:noWrap/>
            <w:hideMark/>
          </w:tcPr>
          <w:p w:rsidR="00110C18" w:rsidRPr="0056388D" w:rsidRDefault="00110C18" w:rsidP="00063728">
            <w:pPr>
              <w:rPr>
                <w:ins w:id="35786" w:author="KIM, Jason" w:date="2019-04-02T13:39:00Z"/>
                <w:rFonts w:ascii="Calibri" w:eastAsia="Times New Roman" w:hAnsi="Calibri" w:cs="Calibri"/>
                <w:color w:val="000000"/>
                <w:lang w:eastAsia="en-AU"/>
              </w:rPr>
            </w:pPr>
            <w:ins w:id="357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88" w:author="KIM, Jason" w:date="2019-04-02T13:39:00Z"/>
                <w:rFonts w:ascii="Calibri" w:eastAsia="Times New Roman" w:hAnsi="Calibri" w:cs="Calibri"/>
                <w:color w:val="000000"/>
                <w:lang w:eastAsia="en-AU"/>
              </w:rPr>
            </w:pPr>
            <w:ins w:id="35789" w:author="KIM, Jason" w:date="2019-04-02T13:39:00Z">
              <w:r w:rsidRPr="0056388D">
                <w:rPr>
                  <w:rFonts w:ascii="Calibri" w:eastAsia="Times New Roman" w:hAnsi="Calibri" w:cs="Calibri"/>
                  <w:color w:val="000000"/>
                  <w:lang w:eastAsia="en-AU"/>
                </w:rPr>
                <w:t>Chainage 8618</w:t>
              </w:r>
            </w:ins>
          </w:p>
        </w:tc>
        <w:tc>
          <w:tcPr>
            <w:tcW w:w="764" w:type="pct"/>
            <w:noWrap/>
            <w:hideMark/>
          </w:tcPr>
          <w:p w:rsidR="00110C18" w:rsidRPr="0056388D" w:rsidRDefault="00110C18" w:rsidP="00063728">
            <w:pPr>
              <w:jc w:val="right"/>
              <w:rPr>
                <w:ins w:id="35790" w:author="KIM, Jason" w:date="2019-04-02T13:39:00Z"/>
                <w:rFonts w:ascii="Calibri" w:eastAsia="Times New Roman" w:hAnsi="Calibri" w:cs="Calibri"/>
                <w:color w:val="000000"/>
                <w:lang w:eastAsia="en-AU"/>
              </w:rPr>
            </w:pPr>
            <w:ins w:id="357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92" w:author="KIM, Jason" w:date="2019-04-02T13:39:00Z"/>
        </w:trPr>
        <w:tc>
          <w:tcPr>
            <w:tcW w:w="708" w:type="pct"/>
            <w:vMerge/>
            <w:hideMark/>
          </w:tcPr>
          <w:p w:rsidR="00110C18" w:rsidRPr="0056388D" w:rsidRDefault="00110C18" w:rsidP="00063728">
            <w:pPr>
              <w:rPr>
                <w:ins w:id="357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94" w:author="KIM, Jason" w:date="2019-04-02T13:39:00Z"/>
                <w:rFonts w:ascii="Calibri" w:eastAsia="Times New Roman" w:hAnsi="Calibri" w:cs="Calibri"/>
                <w:color w:val="000000"/>
                <w:lang w:eastAsia="en-AU"/>
              </w:rPr>
            </w:pPr>
            <w:ins w:id="35795"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96" w:author="KIM, Jason" w:date="2019-04-02T13:39:00Z"/>
                <w:rFonts w:ascii="Calibri" w:eastAsia="Times New Roman" w:hAnsi="Calibri" w:cs="Calibri"/>
                <w:color w:val="000000"/>
                <w:lang w:eastAsia="en-AU"/>
              </w:rPr>
            </w:pPr>
            <w:ins w:id="3579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98" w:author="KIM, Jason" w:date="2019-04-02T13:39:00Z"/>
                <w:rFonts w:ascii="Calibri" w:eastAsia="Times New Roman" w:hAnsi="Calibri" w:cs="Calibri"/>
                <w:color w:val="000000"/>
                <w:lang w:eastAsia="en-AU"/>
              </w:rPr>
            </w:pPr>
            <w:ins w:id="35799" w:author="KIM, Jason" w:date="2019-04-02T13:39:00Z">
              <w:r w:rsidRPr="0056388D">
                <w:rPr>
                  <w:rFonts w:ascii="Calibri" w:eastAsia="Times New Roman" w:hAnsi="Calibri" w:cs="Calibri"/>
                  <w:color w:val="000000"/>
                  <w:lang w:eastAsia="en-AU"/>
                </w:rPr>
                <w:t>LLS2709</w:t>
              </w:r>
            </w:ins>
          </w:p>
        </w:tc>
        <w:tc>
          <w:tcPr>
            <w:tcW w:w="933" w:type="pct"/>
            <w:noWrap/>
            <w:hideMark/>
          </w:tcPr>
          <w:p w:rsidR="00110C18" w:rsidRPr="0056388D" w:rsidRDefault="00110C18" w:rsidP="00063728">
            <w:pPr>
              <w:rPr>
                <w:ins w:id="35800" w:author="KIM, Jason" w:date="2019-04-02T13:39:00Z"/>
                <w:rFonts w:ascii="Calibri" w:eastAsia="Times New Roman" w:hAnsi="Calibri" w:cs="Calibri"/>
                <w:color w:val="000000"/>
                <w:lang w:eastAsia="en-AU"/>
              </w:rPr>
            </w:pPr>
            <w:ins w:id="358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02" w:author="KIM, Jason" w:date="2019-04-02T13:39:00Z"/>
                <w:rFonts w:ascii="Calibri" w:eastAsia="Times New Roman" w:hAnsi="Calibri" w:cs="Calibri"/>
                <w:color w:val="000000"/>
                <w:lang w:eastAsia="en-AU"/>
              </w:rPr>
            </w:pPr>
            <w:ins w:id="35803" w:author="KIM, Jason" w:date="2019-04-02T13:39:00Z">
              <w:r w:rsidRPr="0056388D">
                <w:rPr>
                  <w:rFonts w:ascii="Calibri" w:eastAsia="Times New Roman" w:hAnsi="Calibri" w:cs="Calibri"/>
                  <w:color w:val="000000"/>
                  <w:lang w:eastAsia="en-AU"/>
                </w:rPr>
                <w:t>Chainage 8627</w:t>
              </w:r>
            </w:ins>
          </w:p>
        </w:tc>
        <w:tc>
          <w:tcPr>
            <w:tcW w:w="764" w:type="pct"/>
            <w:noWrap/>
            <w:hideMark/>
          </w:tcPr>
          <w:p w:rsidR="00110C18" w:rsidRPr="0056388D" w:rsidRDefault="00110C18" w:rsidP="00063728">
            <w:pPr>
              <w:jc w:val="right"/>
              <w:rPr>
                <w:ins w:id="35804" w:author="KIM, Jason" w:date="2019-04-02T13:39:00Z"/>
                <w:rFonts w:ascii="Calibri" w:eastAsia="Times New Roman" w:hAnsi="Calibri" w:cs="Calibri"/>
                <w:color w:val="000000"/>
                <w:lang w:eastAsia="en-AU"/>
              </w:rPr>
            </w:pPr>
            <w:ins w:id="358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06" w:author="KIM, Jason" w:date="2019-04-02T13:39:00Z"/>
        </w:trPr>
        <w:tc>
          <w:tcPr>
            <w:tcW w:w="708" w:type="pct"/>
            <w:vMerge/>
            <w:hideMark/>
          </w:tcPr>
          <w:p w:rsidR="00110C18" w:rsidRPr="0056388D" w:rsidRDefault="00110C18" w:rsidP="00063728">
            <w:pPr>
              <w:rPr>
                <w:ins w:id="358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08" w:author="KIM, Jason" w:date="2019-04-02T13:39:00Z"/>
                <w:rFonts w:ascii="Calibri" w:eastAsia="Times New Roman" w:hAnsi="Calibri" w:cs="Calibri"/>
                <w:color w:val="000000"/>
                <w:lang w:eastAsia="en-AU"/>
              </w:rPr>
            </w:pPr>
            <w:ins w:id="35809"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10" w:author="KIM, Jason" w:date="2019-04-02T13:39:00Z"/>
                <w:rFonts w:ascii="Calibri" w:eastAsia="Times New Roman" w:hAnsi="Calibri" w:cs="Calibri"/>
                <w:color w:val="000000"/>
                <w:lang w:eastAsia="en-AU"/>
              </w:rPr>
            </w:pPr>
            <w:ins w:id="3581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12" w:author="KIM, Jason" w:date="2019-04-02T13:39:00Z"/>
                <w:rFonts w:ascii="Calibri" w:eastAsia="Times New Roman" w:hAnsi="Calibri" w:cs="Calibri"/>
                <w:color w:val="000000"/>
                <w:lang w:eastAsia="en-AU"/>
              </w:rPr>
            </w:pPr>
            <w:ins w:id="35813" w:author="KIM, Jason" w:date="2019-04-02T13:39:00Z">
              <w:r w:rsidRPr="0056388D">
                <w:rPr>
                  <w:rFonts w:ascii="Calibri" w:eastAsia="Times New Roman" w:hAnsi="Calibri" w:cs="Calibri"/>
                  <w:color w:val="000000"/>
                  <w:lang w:eastAsia="en-AU"/>
                </w:rPr>
                <w:t>LLS2710</w:t>
              </w:r>
            </w:ins>
          </w:p>
        </w:tc>
        <w:tc>
          <w:tcPr>
            <w:tcW w:w="933" w:type="pct"/>
            <w:noWrap/>
            <w:hideMark/>
          </w:tcPr>
          <w:p w:rsidR="00110C18" w:rsidRPr="0056388D" w:rsidRDefault="00110C18" w:rsidP="00063728">
            <w:pPr>
              <w:rPr>
                <w:ins w:id="35814" w:author="KIM, Jason" w:date="2019-04-02T13:39:00Z"/>
                <w:rFonts w:ascii="Calibri" w:eastAsia="Times New Roman" w:hAnsi="Calibri" w:cs="Calibri"/>
                <w:color w:val="000000"/>
                <w:lang w:eastAsia="en-AU"/>
              </w:rPr>
            </w:pPr>
            <w:ins w:id="358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16" w:author="KIM, Jason" w:date="2019-04-02T13:39:00Z"/>
                <w:rFonts w:ascii="Calibri" w:eastAsia="Times New Roman" w:hAnsi="Calibri" w:cs="Calibri"/>
                <w:color w:val="000000"/>
                <w:lang w:eastAsia="en-AU"/>
              </w:rPr>
            </w:pPr>
            <w:ins w:id="35817" w:author="KIM, Jason" w:date="2019-04-02T13:39:00Z">
              <w:r w:rsidRPr="0056388D">
                <w:rPr>
                  <w:rFonts w:ascii="Calibri" w:eastAsia="Times New Roman" w:hAnsi="Calibri" w:cs="Calibri"/>
                  <w:color w:val="000000"/>
                  <w:lang w:eastAsia="en-AU"/>
                </w:rPr>
                <w:t>Chainage 8637</w:t>
              </w:r>
            </w:ins>
          </w:p>
        </w:tc>
        <w:tc>
          <w:tcPr>
            <w:tcW w:w="764" w:type="pct"/>
            <w:noWrap/>
            <w:hideMark/>
          </w:tcPr>
          <w:p w:rsidR="00110C18" w:rsidRPr="0056388D" w:rsidRDefault="00110C18" w:rsidP="00063728">
            <w:pPr>
              <w:jc w:val="right"/>
              <w:rPr>
                <w:ins w:id="35818" w:author="KIM, Jason" w:date="2019-04-02T13:39:00Z"/>
                <w:rFonts w:ascii="Calibri" w:eastAsia="Times New Roman" w:hAnsi="Calibri" w:cs="Calibri"/>
                <w:color w:val="000000"/>
                <w:lang w:eastAsia="en-AU"/>
              </w:rPr>
            </w:pPr>
            <w:ins w:id="358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20" w:author="KIM, Jason" w:date="2019-04-02T13:39:00Z"/>
        </w:trPr>
        <w:tc>
          <w:tcPr>
            <w:tcW w:w="708" w:type="pct"/>
            <w:vMerge/>
            <w:hideMark/>
          </w:tcPr>
          <w:p w:rsidR="00110C18" w:rsidRPr="0056388D" w:rsidRDefault="00110C18" w:rsidP="00063728">
            <w:pPr>
              <w:rPr>
                <w:ins w:id="358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22" w:author="KIM, Jason" w:date="2019-04-02T13:39:00Z"/>
                <w:rFonts w:ascii="Calibri" w:eastAsia="Times New Roman" w:hAnsi="Calibri" w:cs="Calibri"/>
                <w:color w:val="000000"/>
                <w:lang w:eastAsia="en-AU"/>
              </w:rPr>
            </w:pPr>
            <w:ins w:id="35823"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24" w:author="KIM, Jason" w:date="2019-04-02T13:39:00Z"/>
                <w:rFonts w:ascii="Calibri" w:eastAsia="Times New Roman" w:hAnsi="Calibri" w:cs="Calibri"/>
                <w:color w:val="000000"/>
                <w:lang w:eastAsia="en-AU"/>
              </w:rPr>
            </w:pPr>
            <w:ins w:id="3582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26" w:author="KIM, Jason" w:date="2019-04-02T13:39:00Z"/>
                <w:rFonts w:ascii="Calibri" w:eastAsia="Times New Roman" w:hAnsi="Calibri" w:cs="Calibri"/>
                <w:color w:val="000000"/>
                <w:lang w:eastAsia="en-AU"/>
              </w:rPr>
            </w:pPr>
            <w:ins w:id="35827" w:author="KIM, Jason" w:date="2019-04-02T13:39:00Z">
              <w:r w:rsidRPr="0056388D">
                <w:rPr>
                  <w:rFonts w:ascii="Calibri" w:eastAsia="Times New Roman" w:hAnsi="Calibri" w:cs="Calibri"/>
                  <w:color w:val="000000"/>
                  <w:lang w:eastAsia="en-AU"/>
                </w:rPr>
                <w:t>LLS2711</w:t>
              </w:r>
            </w:ins>
          </w:p>
        </w:tc>
        <w:tc>
          <w:tcPr>
            <w:tcW w:w="933" w:type="pct"/>
            <w:noWrap/>
            <w:hideMark/>
          </w:tcPr>
          <w:p w:rsidR="00110C18" w:rsidRPr="0056388D" w:rsidRDefault="00110C18" w:rsidP="00063728">
            <w:pPr>
              <w:rPr>
                <w:ins w:id="35828" w:author="KIM, Jason" w:date="2019-04-02T13:39:00Z"/>
                <w:rFonts w:ascii="Calibri" w:eastAsia="Times New Roman" w:hAnsi="Calibri" w:cs="Calibri"/>
                <w:color w:val="000000"/>
                <w:lang w:eastAsia="en-AU"/>
              </w:rPr>
            </w:pPr>
            <w:ins w:id="358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30" w:author="KIM, Jason" w:date="2019-04-02T13:39:00Z"/>
                <w:rFonts w:ascii="Calibri" w:eastAsia="Times New Roman" w:hAnsi="Calibri" w:cs="Calibri"/>
                <w:color w:val="000000"/>
                <w:lang w:eastAsia="en-AU"/>
              </w:rPr>
            </w:pPr>
            <w:ins w:id="35831" w:author="KIM, Jason" w:date="2019-04-02T13:39:00Z">
              <w:r w:rsidRPr="0056388D">
                <w:rPr>
                  <w:rFonts w:ascii="Calibri" w:eastAsia="Times New Roman" w:hAnsi="Calibri" w:cs="Calibri"/>
                  <w:color w:val="000000"/>
                  <w:lang w:eastAsia="en-AU"/>
                </w:rPr>
                <w:t>Chainage 8647</w:t>
              </w:r>
            </w:ins>
          </w:p>
        </w:tc>
        <w:tc>
          <w:tcPr>
            <w:tcW w:w="764" w:type="pct"/>
            <w:noWrap/>
            <w:hideMark/>
          </w:tcPr>
          <w:p w:rsidR="00110C18" w:rsidRPr="0056388D" w:rsidRDefault="00110C18" w:rsidP="00063728">
            <w:pPr>
              <w:jc w:val="right"/>
              <w:rPr>
                <w:ins w:id="35832" w:author="KIM, Jason" w:date="2019-04-02T13:39:00Z"/>
                <w:rFonts w:ascii="Calibri" w:eastAsia="Times New Roman" w:hAnsi="Calibri" w:cs="Calibri"/>
                <w:color w:val="000000"/>
                <w:lang w:eastAsia="en-AU"/>
              </w:rPr>
            </w:pPr>
            <w:ins w:id="358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34" w:author="KIM, Jason" w:date="2019-04-02T13:39:00Z"/>
        </w:trPr>
        <w:tc>
          <w:tcPr>
            <w:tcW w:w="708" w:type="pct"/>
            <w:vMerge/>
            <w:hideMark/>
          </w:tcPr>
          <w:p w:rsidR="00110C18" w:rsidRPr="0056388D" w:rsidRDefault="00110C18" w:rsidP="00063728">
            <w:pPr>
              <w:rPr>
                <w:ins w:id="358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36" w:author="KIM, Jason" w:date="2019-04-02T13:39:00Z"/>
                <w:rFonts w:ascii="Calibri" w:eastAsia="Times New Roman" w:hAnsi="Calibri" w:cs="Calibri"/>
                <w:color w:val="000000"/>
                <w:lang w:eastAsia="en-AU"/>
              </w:rPr>
            </w:pPr>
            <w:ins w:id="35837"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38" w:author="KIM, Jason" w:date="2019-04-02T13:39:00Z"/>
                <w:rFonts w:ascii="Calibri" w:eastAsia="Times New Roman" w:hAnsi="Calibri" w:cs="Calibri"/>
                <w:color w:val="000000"/>
                <w:lang w:eastAsia="en-AU"/>
              </w:rPr>
            </w:pPr>
            <w:ins w:id="3583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40" w:author="KIM, Jason" w:date="2019-04-02T13:39:00Z"/>
                <w:rFonts w:ascii="Calibri" w:eastAsia="Times New Roman" w:hAnsi="Calibri" w:cs="Calibri"/>
                <w:color w:val="000000"/>
                <w:lang w:eastAsia="en-AU"/>
              </w:rPr>
            </w:pPr>
            <w:ins w:id="35841" w:author="KIM, Jason" w:date="2019-04-02T13:39:00Z">
              <w:r w:rsidRPr="0056388D">
                <w:rPr>
                  <w:rFonts w:ascii="Calibri" w:eastAsia="Times New Roman" w:hAnsi="Calibri" w:cs="Calibri"/>
                  <w:color w:val="000000"/>
                  <w:lang w:eastAsia="en-AU"/>
                </w:rPr>
                <w:t>LLS2712</w:t>
              </w:r>
            </w:ins>
          </w:p>
        </w:tc>
        <w:tc>
          <w:tcPr>
            <w:tcW w:w="933" w:type="pct"/>
            <w:noWrap/>
            <w:hideMark/>
          </w:tcPr>
          <w:p w:rsidR="00110C18" w:rsidRPr="0056388D" w:rsidRDefault="00110C18" w:rsidP="00063728">
            <w:pPr>
              <w:rPr>
                <w:ins w:id="35842" w:author="KIM, Jason" w:date="2019-04-02T13:39:00Z"/>
                <w:rFonts w:ascii="Calibri" w:eastAsia="Times New Roman" w:hAnsi="Calibri" w:cs="Calibri"/>
                <w:color w:val="000000"/>
                <w:lang w:eastAsia="en-AU"/>
              </w:rPr>
            </w:pPr>
            <w:ins w:id="358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44" w:author="KIM, Jason" w:date="2019-04-02T13:39:00Z"/>
                <w:rFonts w:ascii="Calibri" w:eastAsia="Times New Roman" w:hAnsi="Calibri" w:cs="Calibri"/>
                <w:color w:val="000000"/>
                <w:lang w:eastAsia="en-AU"/>
              </w:rPr>
            </w:pPr>
            <w:ins w:id="35845" w:author="KIM, Jason" w:date="2019-04-02T13:39:00Z">
              <w:r w:rsidRPr="0056388D">
                <w:rPr>
                  <w:rFonts w:ascii="Calibri" w:eastAsia="Times New Roman" w:hAnsi="Calibri" w:cs="Calibri"/>
                  <w:color w:val="000000"/>
                  <w:lang w:eastAsia="en-AU"/>
                </w:rPr>
                <w:t>Chainage 8657</w:t>
              </w:r>
            </w:ins>
          </w:p>
        </w:tc>
        <w:tc>
          <w:tcPr>
            <w:tcW w:w="764" w:type="pct"/>
            <w:noWrap/>
            <w:hideMark/>
          </w:tcPr>
          <w:p w:rsidR="00110C18" w:rsidRPr="0056388D" w:rsidRDefault="00110C18" w:rsidP="00063728">
            <w:pPr>
              <w:jc w:val="right"/>
              <w:rPr>
                <w:ins w:id="35846" w:author="KIM, Jason" w:date="2019-04-02T13:39:00Z"/>
                <w:rFonts w:ascii="Calibri" w:eastAsia="Times New Roman" w:hAnsi="Calibri" w:cs="Calibri"/>
                <w:color w:val="000000"/>
                <w:lang w:eastAsia="en-AU"/>
              </w:rPr>
            </w:pPr>
            <w:ins w:id="358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48" w:author="KIM, Jason" w:date="2019-04-02T13:39:00Z"/>
        </w:trPr>
        <w:tc>
          <w:tcPr>
            <w:tcW w:w="708" w:type="pct"/>
            <w:vMerge/>
            <w:hideMark/>
          </w:tcPr>
          <w:p w:rsidR="00110C18" w:rsidRPr="0056388D" w:rsidRDefault="00110C18" w:rsidP="00063728">
            <w:pPr>
              <w:rPr>
                <w:ins w:id="358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50" w:author="KIM, Jason" w:date="2019-04-02T13:39:00Z"/>
                <w:rFonts w:ascii="Calibri" w:eastAsia="Times New Roman" w:hAnsi="Calibri" w:cs="Calibri"/>
                <w:color w:val="000000"/>
                <w:lang w:eastAsia="en-AU"/>
              </w:rPr>
            </w:pPr>
            <w:ins w:id="35851"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52" w:author="KIM, Jason" w:date="2019-04-02T13:39:00Z"/>
                <w:rFonts w:ascii="Calibri" w:eastAsia="Times New Roman" w:hAnsi="Calibri" w:cs="Calibri"/>
                <w:color w:val="000000"/>
                <w:lang w:eastAsia="en-AU"/>
              </w:rPr>
            </w:pPr>
            <w:ins w:id="3585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54" w:author="KIM, Jason" w:date="2019-04-02T13:39:00Z"/>
                <w:rFonts w:ascii="Calibri" w:eastAsia="Times New Roman" w:hAnsi="Calibri" w:cs="Calibri"/>
                <w:color w:val="000000"/>
                <w:lang w:eastAsia="en-AU"/>
              </w:rPr>
            </w:pPr>
            <w:ins w:id="35855" w:author="KIM, Jason" w:date="2019-04-02T13:39:00Z">
              <w:r w:rsidRPr="0056388D">
                <w:rPr>
                  <w:rFonts w:ascii="Calibri" w:eastAsia="Times New Roman" w:hAnsi="Calibri" w:cs="Calibri"/>
                  <w:color w:val="000000"/>
                  <w:lang w:eastAsia="en-AU"/>
                </w:rPr>
                <w:t>LLS2713</w:t>
              </w:r>
            </w:ins>
          </w:p>
        </w:tc>
        <w:tc>
          <w:tcPr>
            <w:tcW w:w="933" w:type="pct"/>
            <w:noWrap/>
            <w:hideMark/>
          </w:tcPr>
          <w:p w:rsidR="00110C18" w:rsidRPr="0056388D" w:rsidRDefault="00110C18" w:rsidP="00063728">
            <w:pPr>
              <w:rPr>
                <w:ins w:id="35856" w:author="KIM, Jason" w:date="2019-04-02T13:39:00Z"/>
                <w:rFonts w:ascii="Calibri" w:eastAsia="Times New Roman" w:hAnsi="Calibri" w:cs="Calibri"/>
                <w:color w:val="000000"/>
                <w:lang w:eastAsia="en-AU"/>
              </w:rPr>
            </w:pPr>
            <w:ins w:id="358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58" w:author="KIM, Jason" w:date="2019-04-02T13:39:00Z"/>
                <w:rFonts w:ascii="Calibri" w:eastAsia="Times New Roman" w:hAnsi="Calibri" w:cs="Calibri"/>
                <w:color w:val="000000"/>
                <w:lang w:eastAsia="en-AU"/>
              </w:rPr>
            </w:pPr>
            <w:ins w:id="35859" w:author="KIM, Jason" w:date="2019-04-02T13:39:00Z">
              <w:r w:rsidRPr="0056388D">
                <w:rPr>
                  <w:rFonts w:ascii="Calibri" w:eastAsia="Times New Roman" w:hAnsi="Calibri" w:cs="Calibri"/>
                  <w:color w:val="000000"/>
                  <w:lang w:eastAsia="en-AU"/>
                </w:rPr>
                <w:t>Chainage 8666</w:t>
              </w:r>
            </w:ins>
          </w:p>
        </w:tc>
        <w:tc>
          <w:tcPr>
            <w:tcW w:w="764" w:type="pct"/>
            <w:noWrap/>
            <w:hideMark/>
          </w:tcPr>
          <w:p w:rsidR="00110C18" w:rsidRPr="0056388D" w:rsidRDefault="00110C18" w:rsidP="00063728">
            <w:pPr>
              <w:jc w:val="right"/>
              <w:rPr>
                <w:ins w:id="35860" w:author="KIM, Jason" w:date="2019-04-02T13:39:00Z"/>
                <w:rFonts w:ascii="Calibri" w:eastAsia="Times New Roman" w:hAnsi="Calibri" w:cs="Calibri"/>
                <w:color w:val="000000"/>
                <w:lang w:eastAsia="en-AU"/>
              </w:rPr>
            </w:pPr>
            <w:ins w:id="358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62" w:author="KIM, Jason" w:date="2019-04-02T13:39:00Z"/>
        </w:trPr>
        <w:tc>
          <w:tcPr>
            <w:tcW w:w="708" w:type="pct"/>
            <w:vMerge/>
            <w:hideMark/>
          </w:tcPr>
          <w:p w:rsidR="00110C18" w:rsidRPr="0056388D" w:rsidRDefault="00110C18" w:rsidP="00063728">
            <w:pPr>
              <w:rPr>
                <w:ins w:id="358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64" w:author="KIM, Jason" w:date="2019-04-02T13:39:00Z"/>
                <w:rFonts w:ascii="Calibri" w:eastAsia="Times New Roman" w:hAnsi="Calibri" w:cs="Calibri"/>
                <w:color w:val="000000"/>
                <w:lang w:eastAsia="en-AU"/>
              </w:rPr>
            </w:pPr>
            <w:ins w:id="35865"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66" w:author="KIM, Jason" w:date="2019-04-02T13:39:00Z"/>
                <w:rFonts w:ascii="Calibri" w:eastAsia="Times New Roman" w:hAnsi="Calibri" w:cs="Calibri"/>
                <w:color w:val="000000"/>
                <w:lang w:eastAsia="en-AU"/>
              </w:rPr>
            </w:pPr>
            <w:ins w:id="3586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68" w:author="KIM, Jason" w:date="2019-04-02T13:39:00Z"/>
                <w:rFonts w:ascii="Calibri" w:eastAsia="Times New Roman" w:hAnsi="Calibri" w:cs="Calibri"/>
                <w:color w:val="000000"/>
                <w:lang w:eastAsia="en-AU"/>
              </w:rPr>
            </w:pPr>
            <w:ins w:id="35869" w:author="KIM, Jason" w:date="2019-04-02T13:39:00Z">
              <w:r w:rsidRPr="0056388D">
                <w:rPr>
                  <w:rFonts w:ascii="Calibri" w:eastAsia="Times New Roman" w:hAnsi="Calibri" w:cs="Calibri"/>
                  <w:color w:val="000000"/>
                  <w:lang w:eastAsia="en-AU"/>
                </w:rPr>
                <w:t>LLS2714</w:t>
              </w:r>
            </w:ins>
          </w:p>
        </w:tc>
        <w:tc>
          <w:tcPr>
            <w:tcW w:w="933" w:type="pct"/>
            <w:noWrap/>
            <w:hideMark/>
          </w:tcPr>
          <w:p w:rsidR="00110C18" w:rsidRPr="0056388D" w:rsidRDefault="00110C18" w:rsidP="00063728">
            <w:pPr>
              <w:rPr>
                <w:ins w:id="35870" w:author="KIM, Jason" w:date="2019-04-02T13:39:00Z"/>
                <w:rFonts w:ascii="Calibri" w:eastAsia="Times New Roman" w:hAnsi="Calibri" w:cs="Calibri"/>
                <w:color w:val="000000"/>
                <w:lang w:eastAsia="en-AU"/>
              </w:rPr>
            </w:pPr>
            <w:ins w:id="358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72" w:author="KIM, Jason" w:date="2019-04-02T13:39:00Z"/>
                <w:rFonts w:ascii="Calibri" w:eastAsia="Times New Roman" w:hAnsi="Calibri" w:cs="Calibri"/>
                <w:color w:val="000000"/>
                <w:lang w:eastAsia="en-AU"/>
              </w:rPr>
            </w:pPr>
            <w:ins w:id="35873" w:author="KIM, Jason" w:date="2019-04-02T13:39:00Z">
              <w:r w:rsidRPr="0056388D">
                <w:rPr>
                  <w:rFonts w:ascii="Calibri" w:eastAsia="Times New Roman" w:hAnsi="Calibri" w:cs="Calibri"/>
                  <w:color w:val="000000"/>
                  <w:lang w:eastAsia="en-AU"/>
                </w:rPr>
                <w:t>Chainage 8676</w:t>
              </w:r>
            </w:ins>
          </w:p>
        </w:tc>
        <w:tc>
          <w:tcPr>
            <w:tcW w:w="764" w:type="pct"/>
            <w:noWrap/>
            <w:hideMark/>
          </w:tcPr>
          <w:p w:rsidR="00110C18" w:rsidRPr="0056388D" w:rsidRDefault="00110C18" w:rsidP="00063728">
            <w:pPr>
              <w:jc w:val="right"/>
              <w:rPr>
                <w:ins w:id="35874" w:author="KIM, Jason" w:date="2019-04-02T13:39:00Z"/>
                <w:rFonts w:ascii="Calibri" w:eastAsia="Times New Roman" w:hAnsi="Calibri" w:cs="Calibri"/>
                <w:color w:val="000000"/>
                <w:lang w:eastAsia="en-AU"/>
              </w:rPr>
            </w:pPr>
            <w:ins w:id="358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76" w:author="KIM, Jason" w:date="2019-04-02T13:39:00Z"/>
        </w:trPr>
        <w:tc>
          <w:tcPr>
            <w:tcW w:w="708" w:type="pct"/>
            <w:vMerge/>
            <w:hideMark/>
          </w:tcPr>
          <w:p w:rsidR="00110C18" w:rsidRPr="0056388D" w:rsidRDefault="00110C18" w:rsidP="00063728">
            <w:pPr>
              <w:rPr>
                <w:ins w:id="358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78" w:author="KIM, Jason" w:date="2019-04-02T13:39:00Z"/>
                <w:rFonts w:ascii="Calibri" w:eastAsia="Times New Roman" w:hAnsi="Calibri" w:cs="Calibri"/>
                <w:color w:val="000000"/>
                <w:lang w:eastAsia="en-AU"/>
              </w:rPr>
            </w:pPr>
            <w:ins w:id="35879"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80" w:author="KIM, Jason" w:date="2019-04-02T13:39:00Z"/>
                <w:rFonts w:ascii="Calibri" w:eastAsia="Times New Roman" w:hAnsi="Calibri" w:cs="Calibri"/>
                <w:color w:val="000000"/>
                <w:lang w:eastAsia="en-AU"/>
              </w:rPr>
            </w:pPr>
            <w:ins w:id="3588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82" w:author="KIM, Jason" w:date="2019-04-02T13:39:00Z"/>
                <w:rFonts w:ascii="Calibri" w:eastAsia="Times New Roman" w:hAnsi="Calibri" w:cs="Calibri"/>
                <w:color w:val="000000"/>
                <w:lang w:eastAsia="en-AU"/>
              </w:rPr>
            </w:pPr>
            <w:ins w:id="35883" w:author="KIM, Jason" w:date="2019-04-02T13:39:00Z">
              <w:r w:rsidRPr="0056388D">
                <w:rPr>
                  <w:rFonts w:ascii="Calibri" w:eastAsia="Times New Roman" w:hAnsi="Calibri" w:cs="Calibri"/>
                  <w:color w:val="000000"/>
                  <w:lang w:eastAsia="en-AU"/>
                </w:rPr>
                <w:t>LLS2715</w:t>
              </w:r>
            </w:ins>
          </w:p>
        </w:tc>
        <w:tc>
          <w:tcPr>
            <w:tcW w:w="933" w:type="pct"/>
            <w:noWrap/>
            <w:hideMark/>
          </w:tcPr>
          <w:p w:rsidR="00110C18" w:rsidRPr="0056388D" w:rsidRDefault="00110C18" w:rsidP="00063728">
            <w:pPr>
              <w:rPr>
                <w:ins w:id="35884" w:author="KIM, Jason" w:date="2019-04-02T13:39:00Z"/>
                <w:rFonts w:ascii="Calibri" w:eastAsia="Times New Roman" w:hAnsi="Calibri" w:cs="Calibri"/>
                <w:color w:val="000000"/>
                <w:lang w:eastAsia="en-AU"/>
              </w:rPr>
            </w:pPr>
            <w:ins w:id="358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86" w:author="KIM, Jason" w:date="2019-04-02T13:39:00Z"/>
                <w:rFonts w:ascii="Calibri" w:eastAsia="Times New Roman" w:hAnsi="Calibri" w:cs="Calibri"/>
                <w:color w:val="000000"/>
                <w:lang w:eastAsia="en-AU"/>
              </w:rPr>
            </w:pPr>
            <w:ins w:id="35887" w:author="KIM, Jason" w:date="2019-04-02T13:39:00Z">
              <w:r w:rsidRPr="0056388D">
                <w:rPr>
                  <w:rFonts w:ascii="Calibri" w:eastAsia="Times New Roman" w:hAnsi="Calibri" w:cs="Calibri"/>
                  <w:color w:val="000000"/>
                  <w:lang w:eastAsia="en-AU"/>
                </w:rPr>
                <w:t>Chainage 8685</w:t>
              </w:r>
            </w:ins>
          </w:p>
        </w:tc>
        <w:tc>
          <w:tcPr>
            <w:tcW w:w="764" w:type="pct"/>
            <w:noWrap/>
            <w:hideMark/>
          </w:tcPr>
          <w:p w:rsidR="00110C18" w:rsidRPr="0056388D" w:rsidRDefault="00110C18" w:rsidP="00063728">
            <w:pPr>
              <w:jc w:val="right"/>
              <w:rPr>
                <w:ins w:id="35888" w:author="KIM, Jason" w:date="2019-04-02T13:39:00Z"/>
                <w:rFonts w:ascii="Calibri" w:eastAsia="Times New Roman" w:hAnsi="Calibri" w:cs="Calibri"/>
                <w:color w:val="000000"/>
                <w:lang w:eastAsia="en-AU"/>
              </w:rPr>
            </w:pPr>
            <w:ins w:id="358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90" w:author="KIM, Jason" w:date="2019-04-02T13:39:00Z"/>
        </w:trPr>
        <w:tc>
          <w:tcPr>
            <w:tcW w:w="708" w:type="pct"/>
            <w:vMerge/>
            <w:hideMark/>
          </w:tcPr>
          <w:p w:rsidR="00110C18" w:rsidRPr="0056388D" w:rsidRDefault="00110C18" w:rsidP="00063728">
            <w:pPr>
              <w:rPr>
                <w:ins w:id="358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92" w:author="KIM, Jason" w:date="2019-04-02T13:39:00Z"/>
                <w:rFonts w:ascii="Calibri" w:eastAsia="Times New Roman" w:hAnsi="Calibri" w:cs="Calibri"/>
                <w:color w:val="000000"/>
                <w:lang w:eastAsia="en-AU"/>
              </w:rPr>
            </w:pPr>
            <w:ins w:id="35893"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94" w:author="KIM, Jason" w:date="2019-04-02T13:39:00Z"/>
                <w:rFonts w:ascii="Calibri" w:eastAsia="Times New Roman" w:hAnsi="Calibri" w:cs="Calibri"/>
                <w:color w:val="000000"/>
                <w:lang w:eastAsia="en-AU"/>
              </w:rPr>
            </w:pPr>
            <w:ins w:id="3589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96" w:author="KIM, Jason" w:date="2019-04-02T13:39:00Z"/>
                <w:rFonts w:ascii="Calibri" w:eastAsia="Times New Roman" w:hAnsi="Calibri" w:cs="Calibri"/>
                <w:color w:val="000000"/>
                <w:lang w:eastAsia="en-AU"/>
              </w:rPr>
            </w:pPr>
            <w:ins w:id="35897" w:author="KIM, Jason" w:date="2019-04-02T13:39:00Z">
              <w:r w:rsidRPr="0056388D">
                <w:rPr>
                  <w:rFonts w:ascii="Calibri" w:eastAsia="Times New Roman" w:hAnsi="Calibri" w:cs="Calibri"/>
                  <w:color w:val="000000"/>
                  <w:lang w:eastAsia="en-AU"/>
                </w:rPr>
                <w:t>LLS2716</w:t>
              </w:r>
            </w:ins>
          </w:p>
        </w:tc>
        <w:tc>
          <w:tcPr>
            <w:tcW w:w="933" w:type="pct"/>
            <w:noWrap/>
            <w:hideMark/>
          </w:tcPr>
          <w:p w:rsidR="00110C18" w:rsidRPr="0056388D" w:rsidRDefault="00110C18" w:rsidP="00063728">
            <w:pPr>
              <w:rPr>
                <w:ins w:id="35898" w:author="KIM, Jason" w:date="2019-04-02T13:39:00Z"/>
                <w:rFonts w:ascii="Calibri" w:eastAsia="Times New Roman" w:hAnsi="Calibri" w:cs="Calibri"/>
                <w:color w:val="000000"/>
                <w:lang w:eastAsia="en-AU"/>
              </w:rPr>
            </w:pPr>
            <w:ins w:id="358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900" w:author="KIM, Jason" w:date="2019-04-02T13:39:00Z"/>
                <w:rFonts w:ascii="Calibri" w:eastAsia="Times New Roman" w:hAnsi="Calibri" w:cs="Calibri"/>
                <w:color w:val="000000"/>
                <w:lang w:eastAsia="en-AU"/>
              </w:rPr>
            </w:pPr>
            <w:ins w:id="35901" w:author="KIM, Jason" w:date="2019-04-02T13:39:00Z">
              <w:r w:rsidRPr="0056388D">
                <w:rPr>
                  <w:rFonts w:ascii="Calibri" w:eastAsia="Times New Roman" w:hAnsi="Calibri" w:cs="Calibri"/>
                  <w:color w:val="000000"/>
                  <w:lang w:eastAsia="en-AU"/>
                </w:rPr>
                <w:t>Chainage 8695</w:t>
              </w:r>
            </w:ins>
          </w:p>
        </w:tc>
        <w:tc>
          <w:tcPr>
            <w:tcW w:w="764" w:type="pct"/>
            <w:noWrap/>
            <w:hideMark/>
          </w:tcPr>
          <w:p w:rsidR="00110C18" w:rsidRPr="0056388D" w:rsidRDefault="00110C18" w:rsidP="00063728">
            <w:pPr>
              <w:jc w:val="right"/>
              <w:rPr>
                <w:ins w:id="35902" w:author="KIM, Jason" w:date="2019-04-02T13:39:00Z"/>
                <w:rFonts w:ascii="Calibri" w:eastAsia="Times New Roman" w:hAnsi="Calibri" w:cs="Calibri"/>
                <w:color w:val="000000"/>
                <w:lang w:eastAsia="en-AU"/>
              </w:rPr>
            </w:pPr>
            <w:ins w:id="359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04" w:author="KIM, Jason" w:date="2019-04-02T13:39:00Z"/>
        </w:trPr>
        <w:tc>
          <w:tcPr>
            <w:tcW w:w="708" w:type="pct"/>
            <w:vMerge w:val="restart"/>
            <w:noWrap/>
            <w:hideMark/>
          </w:tcPr>
          <w:p w:rsidR="00110C18" w:rsidRPr="0056388D" w:rsidRDefault="00110C18" w:rsidP="00063728">
            <w:pPr>
              <w:rPr>
                <w:ins w:id="35905" w:author="KIM, Jason" w:date="2019-04-02T13:39:00Z"/>
                <w:rFonts w:ascii="Calibri" w:eastAsia="Times New Roman" w:hAnsi="Calibri" w:cs="Calibri"/>
                <w:color w:val="000000"/>
                <w:lang w:eastAsia="en-AU"/>
              </w:rPr>
            </w:pPr>
            <w:ins w:id="35906" w:author="KIM, Jason" w:date="2019-04-02T13:39:00Z">
              <w:r w:rsidRPr="0056388D">
                <w:rPr>
                  <w:rFonts w:ascii="Calibri" w:eastAsia="Times New Roman" w:hAnsi="Calibri" w:cs="Calibri"/>
                  <w:color w:val="000000"/>
                  <w:lang w:eastAsia="en-AU"/>
                </w:rPr>
                <w:t>LLE68K51</w:t>
              </w:r>
            </w:ins>
          </w:p>
        </w:tc>
        <w:tc>
          <w:tcPr>
            <w:tcW w:w="605" w:type="pct"/>
            <w:noWrap/>
            <w:hideMark/>
          </w:tcPr>
          <w:p w:rsidR="00110C18" w:rsidRPr="0056388D" w:rsidRDefault="00110C18" w:rsidP="00063728">
            <w:pPr>
              <w:rPr>
                <w:ins w:id="35907" w:author="KIM, Jason" w:date="2019-04-02T13:39:00Z"/>
                <w:rFonts w:ascii="Calibri" w:eastAsia="Times New Roman" w:hAnsi="Calibri" w:cs="Calibri"/>
                <w:color w:val="000000"/>
                <w:lang w:eastAsia="en-AU"/>
              </w:rPr>
            </w:pPr>
            <w:ins w:id="35908"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09" w:author="KIM, Jason" w:date="2019-04-02T13:39:00Z"/>
                <w:rFonts w:ascii="Calibri" w:eastAsia="Times New Roman" w:hAnsi="Calibri" w:cs="Calibri"/>
                <w:color w:val="000000"/>
                <w:lang w:eastAsia="en-AU"/>
              </w:rPr>
            </w:pPr>
            <w:ins w:id="3591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11" w:author="KIM, Jason" w:date="2019-04-02T13:39:00Z"/>
                <w:rFonts w:ascii="Calibri" w:eastAsia="Times New Roman" w:hAnsi="Calibri" w:cs="Calibri"/>
                <w:color w:val="000000"/>
                <w:lang w:eastAsia="en-AU"/>
              </w:rPr>
            </w:pPr>
            <w:ins w:id="35912" w:author="KIM, Jason" w:date="2019-04-02T13:39:00Z">
              <w:r w:rsidRPr="0056388D">
                <w:rPr>
                  <w:rFonts w:ascii="Calibri" w:eastAsia="Times New Roman" w:hAnsi="Calibri" w:cs="Calibri"/>
                  <w:color w:val="000000"/>
                  <w:lang w:eastAsia="en-AU"/>
                </w:rPr>
                <w:t>LLN1718</w:t>
              </w:r>
            </w:ins>
          </w:p>
        </w:tc>
        <w:tc>
          <w:tcPr>
            <w:tcW w:w="933" w:type="pct"/>
            <w:noWrap/>
            <w:hideMark/>
          </w:tcPr>
          <w:p w:rsidR="00110C18" w:rsidRPr="0056388D" w:rsidRDefault="00110C18" w:rsidP="00063728">
            <w:pPr>
              <w:rPr>
                <w:ins w:id="35913" w:author="KIM, Jason" w:date="2019-04-02T13:39:00Z"/>
                <w:rFonts w:ascii="Calibri" w:eastAsia="Times New Roman" w:hAnsi="Calibri" w:cs="Calibri"/>
                <w:color w:val="000000"/>
                <w:lang w:eastAsia="en-AU"/>
              </w:rPr>
            </w:pPr>
            <w:ins w:id="359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15" w:author="KIM, Jason" w:date="2019-04-02T13:39:00Z"/>
                <w:rFonts w:ascii="Calibri" w:eastAsia="Times New Roman" w:hAnsi="Calibri" w:cs="Calibri"/>
                <w:color w:val="000000"/>
                <w:lang w:eastAsia="en-AU"/>
              </w:rPr>
            </w:pPr>
            <w:ins w:id="35916" w:author="KIM, Jason" w:date="2019-04-02T13:39:00Z">
              <w:r w:rsidRPr="0056388D">
                <w:rPr>
                  <w:rFonts w:ascii="Calibri" w:eastAsia="Times New Roman" w:hAnsi="Calibri" w:cs="Calibri"/>
                  <w:color w:val="000000"/>
                  <w:lang w:eastAsia="en-AU"/>
                </w:rPr>
                <w:t>Chainage 8964</w:t>
              </w:r>
            </w:ins>
          </w:p>
        </w:tc>
        <w:tc>
          <w:tcPr>
            <w:tcW w:w="764" w:type="pct"/>
            <w:noWrap/>
            <w:hideMark/>
          </w:tcPr>
          <w:p w:rsidR="00110C18" w:rsidRPr="0056388D" w:rsidRDefault="00110C18" w:rsidP="00063728">
            <w:pPr>
              <w:jc w:val="right"/>
              <w:rPr>
                <w:ins w:id="35917" w:author="KIM, Jason" w:date="2019-04-02T13:39:00Z"/>
                <w:rFonts w:ascii="Calibri" w:eastAsia="Times New Roman" w:hAnsi="Calibri" w:cs="Calibri"/>
                <w:color w:val="000000"/>
                <w:lang w:eastAsia="en-AU"/>
              </w:rPr>
            </w:pPr>
            <w:ins w:id="359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19" w:author="KIM, Jason" w:date="2019-04-02T13:39:00Z"/>
        </w:trPr>
        <w:tc>
          <w:tcPr>
            <w:tcW w:w="708" w:type="pct"/>
            <w:vMerge/>
            <w:hideMark/>
          </w:tcPr>
          <w:p w:rsidR="00110C18" w:rsidRPr="0056388D" w:rsidRDefault="00110C18" w:rsidP="00063728">
            <w:pPr>
              <w:rPr>
                <w:ins w:id="359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21" w:author="KIM, Jason" w:date="2019-04-02T13:39:00Z"/>
                <w:rFonts w:ascii="Calibri" w:eastAsia="Times New Roman" w:hAnsi="Calibri" w:cs="Calibri"/>
                <w:color w:val="000000"/>
                <w:lang w:eastAsia="en-AU"/>
              </w:rPr>
            </w:pPr>
            <w:ins w:id="35922"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23" w:author="KIM, Jason" w:date="2019-04-02T13:39:00Z"/>
                <w:rFonts w:ascii="Calibri" w:eastAsia="Times New Roman" w:hAnsi="Calibri" w:cs="Calibri"/>
                <w:color w:val="000000"/>
                <w:lang w:eastAsia="en-AU"/>
              </w:rPr>
            </w:pPr>
            <w:ins w:id="3592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25" w:author="KIM, Jason" w:date="2019-04-02T13:39:00Z"/>
                <w:rFonts w:ascii="Calibri" w:eastAsia="Times New Roman" w:hAnsi="Calibri" w:cs="Calibri"/>
                <w:color w:val="000000"/>
                <w:lang w:eastAsia="en-AU"/>
              </w:rPr>
            </w:pPr>
            <w:ins w:id="35926" w:author="KIM, Jason" w:date="2019-04-02T13:39:00Z">
              <w:r w:rsidRPr="0056388D">
                <w:rPr>
                  <w:rFonts w:ascii="Calibri" w:eastAsia="Times New Roman" w:hAnsi="Calibri" w:cs="Calibri"/>
                  <w:color w:val="000000"/>
                  <w:lang w:eastAsia="en-AU"/>
                </w:rPr>
                <w:t>LLN1719</w:t>
              </w:r>
            </w:ins>
          </w:p>
        </w:tc>
        <w:tc>
          <w:tcPr>
            <w:tcW w:w="933" w:type="pct"/>
            <w:noWrap/>
            <w:hideMark/>
          </w:tcPr>
          <w:p w:rsidR="00110C18" w:rsidRPr="0056388D" w:rsidRDefault="00110C18" w:rsidP="00063728">
            <w:pPr>
              <w:rPr>
                <w:ins w:id="35927" w:author="KIM, Jason" w:date="2019-04-02T13:39:00Z"/>
                <w:rFonts w:ascii="Calibri" w:eastAsia="Times New Roman" w:hAnsi="Calibri" w:cs="Calibri"/>
                <w:color w:val="000000"/>
                <w:lang w:eastAsia="en-AU"/>
              </w:rPr>
            </w:pPr>
            <w:ins w:id="359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29" w:author="KIM, Jason" w:date="2019-04-02T13:39:00Z"/>
                <w:rFonts w:ascii="Calibri" w:eastAsia="Times New Roman" w:hAnsi="Calibri" w:cs="Calibri"/>
                <w:color w:val="000000"/>
                <w:lang w:eastAsia="en-AU"/>
              </w:rPr>
            </w:pPr>
            <w:ins w:id="35930" w:author="KIM, Jason" w:date="2019-04-02T13:39:00Z">
              <w:r w:rsidRPr="0056388D">
                <w:rPr>
                  <w:rFonts w:ascii="Calibri" w:eastAsia="Times New Roman" w:hAnsi="Calibri" w:cs="Calibri"/>
                  <w:color w:val="000000"/>
                  <w:lang w:eastAsia="en-AU"/>
                </w:rPr>
                <w:t>Chainage 8974</w:t>
              </w:r>
            </w:ins>
          </w:p>
        </w:tc>
        <w:tc>
          <w:tcPr>
            <w:tcW w:w="764" w:type="pct"/>
            <w:noWrap/>
            <w:hideMark/>
          </w:tcPr>
          <w:p w:rsidR="00110C18" w:rsidRPr="0056388D" w:rsidRDefault="00110C18" w:rsidP="00063728">
            <w:pPr>
              <w:jc w:val="right"/>
              <w:rPr>
                <w:ins w:id="35931" w:author="KIM, Jason" w:date="2019-04-02T13:39:00Z"/>
                <w:rFonts w:ascii="Calibri" w:eastAsia="Times New Roman" w:hAnsi="Calibri" w:cs="Calibri"/>
                <w:color w:val="000000"/>
                <w:lang w:eastAsia="en-AU"/>
              </w:rPr>
            </w:pPr>
            <w:ins w:id="359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33" w:author="KIM, Jason" w:date="2019-04-02T13:39:00Z"/>
        </w:trPr>
        <w:tc>
          <w:tcPr>
            <w:tcW w:w="708" w:type="pct"/>
            <w:vMerge/>
            <w:hideMark/>
          </w:tcPr>
          <w:p w:rsidR="00110C18" w:rsidRPr="0056388D" w:rsidRDefault="00110C18" w:rsidP="00063728">
            <w:pPr>
              <w:rPr>
                <w:ins w:id="359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35" w:author="KIM, Jason" w:date="2019-04-02T13:39:00Z"/>
                <w:rFonts w:ascii="Calibri" w:eastAsia="Times New Roman" w:hAnsi="Calibri" w:cs="Calibri"/>
                <w:color w:val="000000"/>
                <w:lang w:eastAsia="en-AU"/>
              </w:rPr>
            </w:pPr>
            <w:ins w:id="35936"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37" w:author="KIM, Jason" w:date="2019-04-02T13:39:00Z"/>
                <w:rFonts w:ascii="Calibri" w:eastAsia="Times New Roman" w:hAnsi="Calibri" w:cs="Calibri"/>
                <w:color w:val="000000"/>
                <w:lang w:eastAsia="en-AU"/>
              </w:rPr>
            </w:pPr>
            <w:ins w:id="3593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39" w:author="KIM, Jason" w:date="2019-04-02T13:39:00Z"/>
                <w:rFonts w:ascii="Calibri" w:eastAsia="Times New Roman" w:hAnsi="Calibri" w:cs="Calibri"/>
                <w:color w:val="000000"/>
                <w:lang w:eastAsia="en-AU"/>
              </w:rPr>
            </w:pPr>
            <w:ins w:id="35940" w:author="KIM, Jason" w:date="2019-04-02T13:39:00Z">
              <w:r w:rsidRPr="0056388D">
                <w:rPr>
                  <w:rFonts w:ascii="Calibri" w:eastAsia="Times New Roman" w:hAnsi="Calibri" w:cs="Calibri"/>
                  <w:color w:val="000000"/>
                  <w:lang w:eastAsia="en-AU"/>
                </w:rPr>
                <w:t>LLN1720</w:t>
              </w:r>
            </w:ins>
          </w:p>
        </w:tc>
        <w:tc>
          <w:tcPr>
            <w:tcW w:w="933" w:type="pct"/>
            <w:noWrap/>
            <w:hideMark/>
          </w:tcPr>
          <w:p w:rsidR="00110C18" w:rsidRPr="0056388D" w:rsidRDefault="00110C18" w:rsidP="00063728">
            <w:pPr>
              <w:rPr>
                <w:ins w:id="35941" w:author="KIM, Jason" w:date="2019-04-02T13:39:00Z"/>
                <w:rFonts w:ascii="Calibri" w:eastAsia="Times New Roman" w:hAnsi="Calibri" w:cs="Calibri"/>
                <w:color w:val="000000"/>
                <w:lang w:eastAsia="en-AU"/>
              </w:rPr>
            </w:pPr>
            <w:ins w:id="359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43" w:author="KIM, Jason" w:date="2019-04-02T13:39:00Z"/>
                <w:rFonts w:ascii="Calibri" w:eastAsia="Times New Roman" w:hAnsi="Calibri" w:cs="Calibri"/>
                <w:color w:val="000000"/>
                <w:lang w:eastAsia="en-AU"/>
              </w:rPr>
            </w:pPr>
            <w:ins w:id="35944" w:author="KIM, Jason" w:date="2019-04-02T13:39:00Z">
              <w:r w:rsidRPr="0056388D">
                <w:rPr>
                  <w:rFonts w:ascii="Calibri" w:eastAsia="Times New Roman" w:hAnsi="Calibri" w:cs="Calibri"/>
                  <w:color w:val="000000"/>
                  <w:lang w:eastAsia="en-AU"/>
                </w:rPr>
                <w:t>Chainage 8983</w:t>
              </w:r>
            </w:ins>
          </w:p>
        </w:tc>
        <w:tc>
          <w:tcPr>
            <w:tcW w:w="764" w:type="pct"/>
            <w:noWrap/>
            <w:hideMark/>
          </w:tcPr>
          <w:p w:rsidR="00110C18" w:rsidRPr="0056388D" w:rsidRDefault="00110C18" w:rsidP="00063728">
            <w:pPr>
              <w:jc w:val="right"/>
              <w:rPr>
                <w:ins w:id="35945" w:author="KIM, Jason" w:date="2019-04-02T13:39:00Z"/>
                <w:rFonts w:ascii="Calibri" w:eastAsia="Times New Roman" w:hAnsi="Calibri" w:cs="Calibri"/>
                <w:color w:val="000000"/>
                <w:lang w:eastAsia="en-AU"/>
              </w:rPr>
            </w:pPr>
            <w:ins w:id="359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47" w:author="KIM, Jason" w:date="2019-04-02T13:39:00Z"/>
        </w:trPr>
        <w:tc>
          <w:tcPr>
            <w:tcW w:w="708" w:type="pct"/>
            <w:vMerge/>
            <w:hideMark/>
          </w:tcPr>
          <w:p w:rsidR="00110C18" w:rsidRPr="0056388D" w:rsidRDefault="00110C18" w:rsidP="00063728">
            <w:pPr>
              <w:rPr>
                <w:ins w:id="359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49" w:author="KIM, Jason" w:date="2019-04-02T13:39:00Z"/>
                <w:rFonts w:ascii="Calibri" w:eastAsia="Times New Roman" w:hAnsi="Calibri" w:cs="Calibri"/>
                <w:color w:val="000000"/>
                <w:lang w:eastAsia="en-AU"/>
              </w:rPr>
            </w:pPr>
            <w:ins w:id="35950"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51" w:author="KIM, Jason" w:date="2019-04-02T13:39:00Z"/>
                <w:rFonts w:ascii="Calibri" w:eastAsia="Times New Roman" w:hAnsi="Calibri" w:cs="Calibri"/>
                <w:color w:val="000000"/>
                <w:lang w:eastAsia="en-AU"/>
              </w:rPr>
            </w:pPr>
            <w:ins w:id="3595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53" w:author="KIM, Jason" w:date="2019-04-02T13:39:00Z"/>
                <w:rFonts w:ascii="Calibri" w:eastAsia="Times New Roman" w:hAnsi="Calibri" w:cs="Calibri"/>
                <w:color w:val="000000"/>
                <w:lang w:eastAsia="en-AU"/>
              </w:rPr>
            </w:pPr>
            <w:ins w:id="35954" w:author="KIM, Jason" w:date="2019-04-02T13:39:00Z">
              <w:r w:rsidRPr="0056388D">
                <w:rPr>
                  <w:rFonts w:ascii="Calibri" w:eastAsia="Times New Roman" w:hAnsi="Calibri" w:cs="Calibri"/>
                  <w:color w:val="000000"/>
                  <w:lang w:eastAsia="en-AU"/>
                </w:rPr>
                <w:t>LLN1721</w:t>
              </w:r>
            </w:ins>
          </w:p>
        </w:tc>
        <w:tc>
          <w:tcPr>
            <w:tcW w:w="933" w:type="pct"/>
            <w:noWrap/>
            <w:hideMark/>
          </w:tcPr>
          <w:p w:rsidR="00110C18" w:rsidRPr="0056388D" w:rsidRDefault="00110C18" w:rsidP="00063728">
            <w:pPr>
              <w:rPr>
                <w:ins w:id="35955" w:author="KIM, Jason" w:date="2019-04-02T13:39:00Z"/>
                <w:rFonts w:ascii="Calibri" w:eastAsia="Times New Roman" w:hAnsi="Calibri" w:cs="Calibri"/>
                <w:color w:val="000000"/>
                <w:lang w:eastAsia="en-AU"/>
              </w:rPr>
            </w:pPr>
            <w:ins w:id="359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57" w:author="KIM, Jason" w:date="2019-04-02T13:39:00Z"/>
                <w:rFonts w:ascii="Calibri" w:eastAsia="Times New Roman" w:hAnsi="Calibri" w:cs="Calibri"/>
                <w:color w:val="000000"/>
                <w:lang w:eastAsia="en-AU"/>
              </w:rPr>
            </w:pPr>
            <w:ins w:id="35958" w:author="KIM, Jason" w:date="2019-04-02T13:39:00Z">
              <w:r w:rsidRPr="0056388D">
                <w:rPr>
                  <w:rFonts w:ascii="Calibri" w:eastAsia="Times New Roman" w:hAnsi="Calibri" w:cs="Calibri"/>
                  <w:color w:val="000000"/>
                  <w:lang w:eastAsia="en-AU"/>
                </w:rPr>
                <w:t>Chainage 8993</w:t>
              </w:r>
            </w:ins>
          </w:p>
        </w:tc>
        <w:tc>
          <w:tcPr>
            <w:tcW w:w="764" w:type="pct"/>
            <w:noWrap/>
            <w:hideMark/>
          </w:tcPr>
          <w:p w:rsidR="00110C18" w:rsidRPr="0056388D" w:rsidRDefault="00110C18" w:rsidP="00063728">
            <w:pPr>
              <w:jc w:val="right"/>
              <w:rPr>
                <w:ins w:id="35959" w:author="KIM, Jason" w:date="2019-04-02T13:39:00Z"/>
                <w:rFonts w:ascii="Calibri" w:eastAsia="Times New Roman" w:hAnsi="Calibri" w:cs="Calibri"/>
                <w:color w:val="000000"/>
                <w:lang w:eastAsia="en-AU"/>
              </w:rPr>
            </w:pPr>
            <w:ins w:id="359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61" w:author="KIM, Jason" w:date="2019-04-02T13:39:00Z"/>
        </w:trPr>
        <w:tc>
          <w:tcPr>
            <w:tcW w:w="708" w:type="pct"/>
            <w:vMerge/>
            <w:hideMark/>
          </w:tcPr>
          <w:p w:rsidR="00110C18" w:rsidRPr="0056388D" w:rsidRDefault="00110C18" w:rsidP="00063728">
            <w:pPr>
              <w:rPr>
                <w:ins w:id="359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63" w:author="KIM, Jason" w:date="2019-04-02T13:39:00Z"/>
                <w:rFonts w:ascii="Calibri" w:eastAsia="Times New Roman" w:hAnsi="Calibri" w:cs="Calibri"/>
                <w:color w:val="000000"/>
                <w:lang w:eastAsia="en-AU"/>
              </w:rPr>
            </w:pPr>
            <w:ins w:id="35964"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65" w:author="KIM, Jason" w:date="2019-04-02T13:39:00Z"/>
                <w:rFonts w:ascii="Calibri" w:eastAsia="Times New Roman" w:hAnsi="Calibri" w:cs="Calibri"/>
                <w:color w:val="000000"/>
                <w:lang w:eastAsia="en-AU"/>
              </w:rPr>
            </w:pPr>
            <w:ins w:id="3596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67" w:author="KIM, Jason" w:date="2019-04-02T13:39:00Z"/>
                <w:rFonts w:ascii="Calibri" w:eastAsia="Times New Roman" w:hAnsi="Calibri" w:cs="Calibri"/>
                <w:color w:val="000000"/>
                <w:lang w:eastAsia="en-AU"/>
              </w:rPr>
            </w:pPr>
            <w:ins w:id="35968" w:author="KIM, Jason" w:date="2019-04-02T13:39:00Z">
              <w:r w:rsidRPr="0056388D">
                <w:rPr>
                  <w:rFonts w:ascii="Calibri" w:eastAsia="Times New Roman" w:hAnsi="Calibri" w:cs="Calibri"/>
                  <w:color w:val="000000"/>
                  <w:lang w:eastAsia="en-AU"/>
                </w:rPr>
                <w:t>LLN1722</w:t>
              </w:r>
            </w:ins>
          </w:p>
        </w:tc>
        <w:tc>
          <w:tcPr>
            <w:tcW w:w="933" w:type="pct"/>
            <w:noWrap/>
            <w:hideMark/>
          </w:tcPr>
          <w:p w:rsidR="00110C18" w:rsidRPr="0056388D" w:rsidRDefault="00110C18" w:rsidP="00063728">
            <w:pPr>
              <w:rPr>
                <w:ins w:id="35969" w:author="KIM, Jason" w:date="2019-04-02T13:39:00Z"/>
                <w:rFonts w:ascii="Calibri" w:eastAsia="Times New Roman" w:hAnsi="Calibri" w:cs="Calibri"/>
                <w:color w:val="000000"/>
                <w:lang w:eastAsia="en-AU"/>
              </w:rPr>
            </w:pPr>
            <w:ins w:id="359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71" w:author="KIM, Jason" w:date="2019-04-02T13:39:00Z"/>
                <w:rFonts w:ascii="Calibri" w:eastAsia="Times New Roman" w:hAnsi="Calibri" w:cs="Calibri"/>
                <w:color w:val="000000"/>
                <w:lang w:eastAsia="en-AU"/>
              </w:rPr>
            </w:pPr>
            <w:ins w:id="35972" w:author="KIM, Jason" w:date="2019-04-02T13:39:00Z">
              <w:r w:rsidRPr="0056388D">
                <w:rPr>
                  <w:rFonts w:ascii="Calibri" w:eastAsia="Times New Roman" w:hAnsi="Calibri" w:cs="Calibri"/>
                  <w:color w:val="000000"/>
                  <w:lang w:eastAsia="en-AU"/>
                </w:rPr>
                <w:t>Chainage 9003</w:t>
              </w:r>
            </w:ins>
          </w:p>
        </w:tc>
        <w:tc>
          <w:tcPr>
            <w:tcW w:w="764" w:type="pct"/>
            <w:noWrap/>
            <w:hideMark/>
          </w:tcPr>
          <w:p w:rsidR="00110C18" w:rsidRPr="0056388D" w:rsidRDefault="00110C18" w:rsidP="00063728">
            <w:pPr>
              <w:jc w:val="right"/>
              <w:rPr>
                <w:ins w:id="35973" w:author="KIM, Jason" w:date="2019-04-02T13:39:00Z"/>
                <w:rFonts w:ascii="Calibri" w:eastAsia="Times New Roman" w:hAnsi="Calibri" w:cs="Calibri"/>
                <w:color w:val="000000"/>
                <w:lang w:eastAsia="en-AU"/>
              </w:rPr>
            </w:pPr>
            <w:ins w:id="359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75" w:author="KIM, Jason" w:date="2019-04-02T13:39:00Z"/>
        </w:trPr>
        <w:tc>
          <w:tcPr>
            <w:tcW w:w="708" w:type="pct"/>
            <w:vMerge/>
            <w:hideMark/>
          </w:tcPr>
          <w:p w:rsidR="00110C18" w:rsidRPr="0056388D" w:rsidRDefault="00110C18" w:rsidP="00063728">
            <w:pPr>
              <w:rPr>
                <w:ins w:id="359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77" w:author="KIM, Jason" w:date="2019-04-02T13:39:00Z"/>
                <w:rFonts w:ascii="Calibri" w:eastAsia="Times New Roman" w:hAnsi="Calibri" w:cs="Calibri"/>
                <w:color w:val="000000"/>
                <w:lang w:eastAsia="en-AU"/>
              </w:rPr>
            </w:pPr>
            <w:ins w:id="35978"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79" w:author="KIM, Jason" w:date="2019-04-02T13:39:00Z"/>
                <w:rFonts w:ascii="Calibri" w:eastAsia="Times New Roman" w:hAnsi="Calibri" w:cs="Calibri"/>
                <w:color w:val="000000"/>
                <w:lang w:eastAsia="en-AU"/>
              </w:rPr>
            </w:pPr>
            <w:ins w:id="3598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81" w:author="KIM, Jason" w:date="2019-04-02T13:39:00Z"/>
                <w:rFonts w:ascii="Calibri" w:eastAsia="Times New Roman" w:hAnsi="Calibri" w:cs="Calibri"/>
                <w:color w:val="000000"/>
                <w:lang w:eastAsia="en-AU"/>
              </w:rPr>
            </w:pPr>
            <w:ins w:id="35982" w:author="KIM, Jason" w:date="2019-04-02T13:39:00Z">
              <w:r w:rsidRPr="0056388D">
                <w:rPr>
                  <w:rFonts w:ascii="Calibri" w:eastAsia="Times New Roman" w:hAnsi="Calibri" w:cs="Calibri"/>
                  <w:color w:val="000000"/>
                  <w:lang w:eastAsia="en-AU"/>
                </w:rPr>
                <w:t>LLN1723</w:t>
              </w:r>
            </w:ins>
          </w:p>
        </w:tc>
        <w:tc>
          <w:tcPr>
            <w:tcW w:w="933" w:type="pct"/>
            <w:noWrap/>
            <w:hideMark/>
          </w:tcPr>
          <w:p w:rsidR="00110C18" w:rsidRPr="0056388D" w:rsidRDefault="00110C18" w:rsidP="00063728">
            <w:pPr>
              <w:rPr>
                <w:ins w:id="35983" w:author="KIM, Jason" w:date="2019-04-02T13:39:00Z"/>
                <w:rFonts w:ascii="Calibri" w:eastAsia="Times New Roman" w:hAnsi="Calibri" w:cs="Calibri"/>
                <w:color w:val="000000"/>
                <w:lang w:eastAsia="en-AU"/>
              </w:rPr>
            </w:pPr>
            <w:ins w:id="359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85" w:author="KIM, Jason" w:date="2019-04-02T13:39:00Z"/>
                <w:rFonts w:ascii="Calibri" w:eastAsia="Times New Roman" w:hAnsi="Calibri" w:cs="Calibri"/>
                <w:color w:val="000000"/>
                <w:lang w:eastAsia="en-AU"/>
              </w:rPr>
            </w:pPr>
            <w:ins w:id="35986" w:author="KIM, Jason" w:date="2019-04-02T13:39:00Z">
              <w:r w:rsidRPr="0056388D">
                <w:rPr>
                  <w:rFonts w:ascii="Calibri" w:eastAsia="Times New Roman" w:hAnsi="Calibri" w:cs="Calibri"/>
                  <w:color w:val="000000"/>
                  <w:lang w:eastAsia="en-AU"/>
                </w:rPr>
                <w:t>Chainage 9013</w:t>
              </w:r>
            </w:ins>
          </w:p>
        </w:tc>
        <w:tc>
          <w:tcPr>
            <w:tcW w:w="764" w:type="pct"/>
            <w:noWrap/>
            <w:hideMark/>
          </w:tcPr>
          <w:p w:rsidR="00110C18" w:rsidRPr="0056388D" w:rsidRDefault="00110C18" w:rsidP="00063728">
            <w:pPr>
              <w:jc w:val="right"/>
              <w:rPr>
                <w:ins w:id="35987" w:author="KIM, Jason" w:date="2019-04-02T13:39:00Z"/>
                <w:rFonts w:ascii="Calibri" w:eastAsia="Times New Roman" w:hAnsi="Calibri" w:cs="Calibri"/>
                <w:color w:val="000000"/>
                <w:lang w:eastAsia="en-AU"/>
              </w:rPr>
            </w:pPr>
            <w:ins w:id="359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89" w:author="KIM, Jason" w:date="2019-04-02T13:39:00Z"/>
        </w:trPr>
        <w:tc>
          <w:tcPr>
            <w:tcW w:w="708" w:type="pct"/>
            <w:vMerge/>
            <w:hideMark/>
          </w:tcPr>
          <w:p w:rsidR="00110C18" w:rsidRPr="0056388D" w:rsidRDefault="00110C18" w:rsidP="00063728">
            <w:pPr>
              <w:rPr>
                <w:ins w:id="359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91" w:author="KIM, Jason" w:date="2019-04-02T13:39:00Z"/>
                <w:rFonts w:ascii="Calibri" w:eastAsia="Times New Roman" w:hAnsi="Calibri" w:cs="Calibri"/>
                <w:color w:val="000000"/>
                <w:lang w:eastAsia="en-AU"/>
              </w:rPr>
            </w:pPr>
            <w:ins w:id="35992"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93" w:author="KIM, Jason" w:date="2019-04-02T13:39:00Z"/>
                <w:rFonts w:ascii="Calibri" w:eastAsia="Times New Roman" w:hAnsi="Calibri" w:cs="Calibri"/>
                <w:color w:val="000000"/>
                <w:lang w:eastAsia="en-AU"/>
              </w:rPr>
            </w:pPr>
            <w:ins w:id="3599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95" w:author="KIM, Jason" w:date="2019-04-02T13:39:00Z"/>
                <w:rFonts w:ascii="Calibri" w:eastAsia="Times New Roman" w:hAnsi="Calibri" w:cs="Calibri"/>
                <w:color w:val="000000"/>
                <w:lang w:eastAsia="en-AU"/>
              </w:rPr>
            </w:pPr>
            <w:ins w:id="35996" w:author="KIM, Jason" w:date="2019-04-02T13:39:00Z">
              <w:r w:rsidRPr="0056388D">
                <w:rPr>
                  <w:rFonts w:ascii="Calibri" w:eastAsia="Times New Roman" w:hAnsi="Calibri" w:cs="Calibri"/>
                  <w:color w:val="000000"/>
                  <w:lang w:eastAsia="en-AU"/>
                </w:rPr>
                <w:t>LLN1724</w:t>
              </w:r>
            </w:ins>
          </w:p>
        </w:tc>
        <w:tc>
          <w:tcPr>
            <w:tcW w:w="933" w:type="pct"/>
            <w:noWrap/>
            <w:hideMark/>
          </w:tcPr>
          <w:p w:rsidR="00110C18" w:rsidRPr="0056388D" w:rsidRDefault="00110C18" w:rsidP="00063728">
            <w:pPr>
              <w:rPr>
                <w:ins w:id="35997" w:author="KIM, Jason" w:date="2019-04-02T13:39:00Z"/>
                <w:rFonts w:ascii="Calibri" w:eastAsia="Times New Roman" w:hAnsi="Calibri" w:cs="Calibri"/>
                <w:color w:val="000000"/>
                <w:lang w:eastAsia="en-AU"/>
              </w:rPr>
            </w:pPr>
            <w:ins w:id="359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99" w:author="KIM, Jason" w:date="2019-04-02T13:39:00Z"/>
                <w:rFonts w:ascii="Calibri" w:eastAsia="Times New Roman" w:hAnsi="Calibri" w:cs="Calibri"/>
                <w:color w:val="000000"/>
                <w:lang w:eastAsia="en-AU"/>
              </w:rPr>
            </w:pPr>
            <w:ins w:id="36000" w:author="KIM, Jason" w:date="2019-04-02T13:39:00Z">
              <w:r w:rsidRPr="0056388D">
                <w:rPr>
                  <w:rFonts w:ascii="Calibri" w:eastAsia="Times New Roman" w:hAnsi="Calibri" w:cs="Calibri"/>
                  <w:color w:val="000000"/>
                  <w:lang w:eastAsia="en-AU"/>
                </w:rPr>
                <w:t>Chainage 9022</w:t>
              </w:r>
            </w:ins>
          </w:p>
        </w:tc>
        <w:tc>
          <w:tcPr>
            <w:tcW w:w="764" w:type="pct"/>
            <w:noWrap/>
            <w:hideMark/>
          </w:tcPr>
          <w:p w:rsidR="00110C18" w:rsidRPr="0056388D" w:rsidRDefault="00110C18" w:rsidP="00063728">
            <w:pPr>
              <w:jc w:val="right"/>
              <w:rPr>
                <w:ins w:id="36001" w:author="KIM, Jason" w:date="2019-04-02T13:39:00Z"/>
                <w:rFonts w:ascii="Calibri" w:eastAsia="Times New Roman" w:hAnsi="Calibri" w:cs="Calibri"/>
                <w:color w:val="000000"/>
                <w:lang w:eastAsia="en-AU"/>
              </w:rPr>
            </w:pPr>
            <w:ins w:id="360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03" w:author="KIM, Jason" w:date="2019-04-02T13:39:00Z"/>
        </w:trPr>
        <w:tc>
          <w:tcPr>
            <w:tcW w:w="708" w:type="pct"/>
            <w:vMerge/>
            <w:hideMark/>
          </w:tcPr>
          <w:p w:rsidR="00110C18" w:rsidRPr="0056388D" w:rsidRDefault="00110C18" w:rsidP="00063728">
            <w:pPr>
              <w:rPr>
                <w:ins w:id="360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05" w:author="KIM, Jason" w:date="2019-04-02T13:39:00Z"/>
                <w:rFonts w:ascii="Calibri" w:eastAsia="Times New Roman" w:hAnsi="Calibri" w:cs="Calibri"/>
                <w:color w:val="000000"/>
                <w:lang w:eastAsia="en-AU"/>
              </w:rPr>
            </w:pPr>
            <w:ins w:id="36006"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07" w:author="KIM, Jason" w:date="2019-04-02T13:39:00Z"/>
                <w:rFonts w:ascii="Calibri" w:eastAsia="Times New Roman" w:hAnsi="Calibri" w:cs="Calibri"/>
                <w:color w:val="000000"/>
                <w:lang w:eastAsia="en-AU"/>
              </w:rPr>
            </w:pPr>
            <w:ins w:id="3600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09" w:author="KIM, Jason" w:date="2019-04-02T13:39:00Z"/>
                <w:rFonts w:ascii="Calibri" w:eastAsia="Times New Roman" w:hAnsi="Calibri" w:cs="Calibri"/>
                <w:color w:val="000000"/>
                <w:lang w:eastAsia="en-AU"/>
              </w:rPr>
            </w:pPr>
            <w:ins w:id="36010" w:author="KIM, Jason" w:date="2019-04-02T13:39:00Z">
              <w:r w:rsidRPr="0056388D">
                <w:rPr>
                  <w:rFonts w:ascii="Calibri" w:eastAsia="Times New Roman" w:hAnsi="Calibri" w:cs="Calibri"/>
                  <w:color w:val="000000"/>
                  <w:lang w:eastAsia="en-AU"/>
                </w:rPr>
                <w:t>LLN1725</w:t>
              </w:r>
            </w:ins>
          </w:p>
        </w:tc>
        <w:tc>
          <w:tcPr>
            <w:tcW w:w="933" w:type="pct"/>
            <w:noWrap/>
            <w:hideMark/>
          </w:tcPr>
          <w:p w:rsidR="00110C18" w:rsidRPr="0056388D" w:rsidRDefault="00110C18" w:rsidP="00063728">
            <w:pPr>
              <w:rPr>
                <w:ins w:id="36011" w:author="KIM, Jason" w:date="2019-04-02T13:39:00Z"/>
                <w:rFonts w:ascii="Calibri" w:eastAsia="Times New Roman" w:hAnsi="Calibri" w:cs="Calibri"/>
                <w:color w:val="000000"/>
                <w:lang w:eastAsia="en-AU"/>
              </w:rPr>
            </w:pPr>
            <w:ins w:id="360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13" w:author="KIM, Jason" w:date="2019-04-02T13:39:00Z"/>
                <w:rFonts w:ascii="Calibri" w:eastAsia="Times New Roman" w:hAnsi="Calibri" w:cs="Calibri"/>
                <w:color w:val="000000"/>
                <w:lang w:eastAsia="en-AU"/>
              </w:rPr>
            </w:pPr>
            <w:ins w:id="36014" w:author="KIM, Jason" w:date="2019-04-02T13:39:00Z">
              <w:r w:rsidRPr="0056388D">
                <w:rPr>
                  <w:rFonts w:ascii="Calibri" w:eastAsia="Times New Roman" w:hAnsi="Calibri" w:cs="Calibri"/>
                  <w:color w:val="000000"/>
                  <w:lang w:eastAsia="en-AU"/>
                </w:rPr>
                <w:t>Chainage 9032</w:t>
              </w:r>
            </w:ins>
          </w:p>
        </w:tc>
        <w:tc>
          <w:tcPr>
            <w:tcW w:w="764" w:type="pct"/>
            <w:noWrap/>
            <w:hideMark/>
          </w:tcPr>
          <w:p w:rsidR="00110C18" w:rsidRPr="0056388D" w:rsidRDefault="00110C18" w:rsidP="00063728">
            <w:pPr>
              <w:jc w:val="right"/>
              <w:rPr>
                <w:ins w:id="36015" w:author="KIM, Jason" w:date="2019-04-02T13:39:00Z"/>
                <w:rFonts w:ascii="Calibri" w:eastAsia="Times New Roman" w:hAnsi="Calibri" w:cs="Calibri"/>
                <w:color w:val="000000"/>
                <w:lang w:eastAsia="en-AU"/>
              </w:rPr>
            </w:pPr>
            <w:ins w:id="360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17" w:author="KIM, Jason" w:date="2019-04-02T13:39:00Z"/>
        </w:trPr>
        <w:tc>
          <w:tcPr>
            <w:tcW w:w="708" w:type="pct"/>
            <w:vMerge/>
            <w:hideMark/>
          </w:tcPr>
          <w:p w:rsidR="00110C18" w:rsidRPr="0056388D" w:rsidRDefault="00110C18" w:rsidP="00063728">
            <w:pPr>
              <w:rPr>
                <w:ins w:id="360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19" w:author="KIM, Jason" w:date="2019-04-02T13:39:00Z"/>
                <w:rFonts w:ascii="Calibri" w:eastAsia="Times New Roman" w:hAnsi="Calibri" w:cs="Calibri"/>
                <w:color w:val="000000"/>
                <w:lang w:eastAsia="en-AU"/>
              </w:rPr>
            </w:pPr>
            <w:ins w:id="36020"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21" w:author="KIM, Jason" w:date="2019-04-02T13:39:00Z"/>
                <w:rFonts w:ascii="Calibri" w:eastAsia="Times New Roman" w:hAnsi="Calibri" w:cs="Calibri"/>
                <w:color w:val="000000"/>
                <w:lang w:eastAsia="en-AU"/>
              </w:rPr>
            </w:pPr>
            <w:ins w:id="3602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23" w:author="KIM, Jason" w:date="2019-04-02T13:39:00Z"/>
                <w:rFonts w:ascii="Calibri" w:eastAsia="Times New Roman" w:hAnsi="Calibri" w:cs="Calibri"/>
                <w:color w:val="000000"/>
                <w:lang w:eastAsia="en-AU"/>
              </w:rPr>
            </w:pPr>
            <w:ins w:id="36024" w:author="KIM, Jason" w:date="2019-04-02T13:39:00Z">
              <w:r w:rsidRPr="0056388D">
                <w:rPr>
                  <w:rFonts w:ascii="Calibri" w:eastAsia="Times New Roman" w:hAnsi="Calibri" w:cs="Calibri"/>
                  <w:color w:val="000000"/>
                  <w:lang w:eastAsia="en-AU"/>
                </w:rPr>
                <w:t>LLN1726</w:t>
              </w:r>
            </w:ins>
          </w:p>
        </w:tc>
        <w:tc>
          <w:tcPr>
            <w:tcW w:w="933" w:type="pct"/>
            <w:noWrap/>
            <w:hideMark/>
          </w:tcPr>
          <w:p w:rsidR="00110C18" w:rsidRPr="0056388D" w:rsidRDefault="00110C18" w:rsidP="00063728">
            <w:pPr>
              <w:rPr>
                <w:ins w:id="36025" w:author="KIM, Jason" w:date="2019-04-02T13:39:00Z"/>
                <w:rFonts w:ascii="Calibri" w:eastAsia="Times New Roman" w:hAnsi="Calibri" w:cs="Calibri"/>
                <w:color w:val="000000"/>
                <w:lang w:eastAsia="en-AU"/>
              </w:rPr>
            </w:pPr>
            <w:ins w:id="360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27" w:author="KIM, Jason" w:date="2019-04-02T13:39:00Z"/>
                <w:rFonts w:ascii="Calibri" w:eastAsia="Times New Roman" w:hAnsi="Calibri" w:cs="Calibri"/>
                <w:color w:val="000000"/>
                <w:lang w:eastAsia="en-AU"/>
              </w:rPr>
            </w:pPr>
            <w:ins w:id="36028" w:author="KIM, Jason" w:date="2019-04-02T13:39:00Z">
              <w:r w:rsidRPr="0056388D">
                <w:rPr>
                  <w:rFonts w:ascii="Calibri" w:eastAsia="Times New Roman" w:hAnsi="Calibri" w:cs="Calibri"/>
                  <w:color w:val="000000"/>
                  <w:lang w:eastAsia="en-AU"/>
                </w:rPr>
                <w:t>Chainage 9041</w:t>
              </w:r>
            </w:ins>
          </w:p>
        </w:tc>
        <w:tc>
          <w:tcPr>
            <w:tcW w:w="764" w:type="pct"/>
            <w:noWrap/>
            <w:hideMark/>
          </w:tcPr>
          <w:p w:rsidR="00110C18" w:rsidRPr="0056388D" w:rsidRDefault="00110C18" w:rsidP="00063728">
            <w:pPr>
              <w:jc w:val="right"/>
              <w:rPr>
                <w:ins w:id="36029" w:author="KIM, Jason" w:date="2019-04-02T13:39:00Z"/>
                <w:rFonts w:ascii="Calibri" w:eastAsia="Times New Roman" w:hAnsi="Calibri" w:cs="Calibri"/>
                <w:color w:val="000000"/>
                <w:lang w:eastAsia="en-AU"/>
              </w:rPr>
            </w:pPr>
            <w:ins w:id="360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31" w:author="KIM, Jason" w:date="2019-04-02T13:39:00Z"/>
        </w:trPr>
        <w:tc>
          <w:tcPr>
            <w:tcW w:w="708" w:type="pct"/>
            <w:vMerge/>
            <w:hideMark/>
          </w:tcPr>
          <w:p w:rsidR="00110C18" w:rsidRPr="0056388D" w:rsidRDefault="00110C18" w:rsidP="00063728">
            <w:pPr>
              <w:rPr>
                <w:ins w:id="360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33" w:author="KIM, Jason" w:date="2019-04-02T13:39:00Z"/>
                <w:rFonts w:ascii="Calibri" w:eastAsia="Times New Roman" w:hAnsi="Calibri" w:cs="Calibri"/>
                <w:color w:val="000000"/>
                <w:lang w:eastAsia="en-AU"/>
              </w:rPr>
            </w:pPr>
            <w:ins w:id="36034"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35" w:author="KIM, Jason" w:date="2019-04-02T13:39:00Z"/>
                <w:rFonts w:ascii="Calibri" w:eastAsia="Times New Roman" w:hAnsi="Calibri" w:cs="Calibri"/>
                <w:color w:val="000000"/>
                <w:lang w:eastAsia="en-AU"/>
              </w:rPr>
            </w:pPr>
            <w:ins w:id="3603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37" w:author="KIM, Jason" w:date="2019-04-02T13:39:00Z"/>
                <w:rFonts w:ascii="Calibri" w:eastAsia="Times New Roman" w:hAnsi="Calibri" w:cs="Calibri"/>
                <w:color w:val="000000"/>
                <w:lang w:eastAsia="en-AU"/>
              </w:rPr>
            </w:pPr>
            <w:ins w:id="36038" w:author="KIM, Jason" w:date="2019-04-02T13:39:00Z">
              <w:r w:rsidRPr="0056388D">
                <w:rPr>
                  <w:rFonts w:ascii="Calibri" w:eastAsia="Times New Roman" w:hAnsi="Calibri" w:cs="Calibri"/>
                  <w:color w:val="000000"/>
                  <w:lang w:eastAsia="en-AU"/>
                </w:rPr>
                <w:t>LLN1727</w:t>
              </w:r>
            </w:ins>
          </w:p>
        </w:tc>
        <w:tc>
          <w:tcPr>
            <w:tcW w:w="933" w:type="pct"/>
            <w:noWrap/>
            <w:hideMark/>
          </w:tcPr>
          <w:p w:rsidR="00110C18" w:rsidRPr="0056388D" w:rsidRDefault="00110C18" w:rsidP="00063728">
            <w:pPr>
              <w:rPr>
                <w:ins w:id="36039" w:author="KIM, Jason" w:date="2019-04-02T13:39:00Z"/>
                <w:rFonts w:ascii="Calibri" w:eastAsia="Times New Roman" w:hAnsi="Calibri" w:cs="Calibri"/>
                <w:color w:val="000000"/>
                <w:lang w:eastAsia="en-AU"/>
              </w:rPr>
            </w:pPr>
            <w:ins w:id="360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41" w:author="KIM, Jason" w:date="2019-04-02T13:39:00Z"/>
                <w:rFonts w:ascii="Calibri" w:eastAsia="Times New Roman" w:hAnsi="Calibri" w:cs="Calibri"/>
                <w:color w:val="000000"/>
                <w:lang w:eastAsia="en-AU"/>
              </w:rPr>
            </w:pPr>
            <w:ins w:id="36042" w:author="KIM, Jason" w:date="2019-04-02T13:39:00Z">
              <w:r w:rsidRPr="0056388D">
                <w:rPr>
                  <w:rFonts w:ascii="Calibri" w:eastAsia="Times New Roman" w:hAnsi="Calibri" w:cs="Calibri"/>
                  <w:color w:val="000000"/>
                  <w:lang w:eastAsia="en-AU"/>
                </w:rPr>
                <w:t>Chainage 9051</w:t>
              </w:r>
            </w:ins>
          </w:p>
        </w:tc>
        <w:tc>
          <w:tcPr>
            <w:tcW w:w="764" w:type="pct"/>
            <w:noWrap/>
            <w:hideMark/>
          </w:tcPr>
          <w:p w:rsidR="00110C18" w:rsidRPr="0056388D" w:rsidRDefault="00110C18" w:rsidP="00063728">
            <w:pPr>
              <w:jc w:val="right"/>
              <w:rPr>
                <w:ins w:id="36043" w:author="KIM, Jason" w:date="2019-04-02T13:39:00Z"/>
                <w:rFonts w:ascii="Calibri" w:eastAsia="Times New Roman" w:hAnsi="Calibri" w:cs="Calibri"/>
                <w:color w:val="000000"/>
                <w:lang w:eastAsia="en-AU"/>
              </w:rPr>
            </w:pPr>
            <w:ins w:id="360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45" w:author="KIM, Jason" w:date="2019-04-02T13:39:00Z"/>
        </w:trPr>
        <w:tc>
          <w:tcPr>
            <w:tcW w:w="708" w:type="pct"/>
            <w:vMerge/>
            <w:hideMark/>
          </w:tcPr>
          <w:p w:rsidR="00110C18" w:rsidRPr="0056388D" w:rsidRDefault="00110C18" w:rsidP="00063728">
            <w:pPr>
              <w:rPr>
                <w:ins w:id="360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47" w:author="KIM, Jason" w:date="2019-04-02T13:39:00Z"/>
                <w:rFonts w:ascii="Calibri" w:eastAsia="Times New Roman" w:hAnsi="Calibri" w:cs="Calibri"/>
                <w:color w:val="000000"/>
                <w:lang w:eastAsia="en-AU"/>
              </w:rPr>
            </w:pPr>
            <w:ins w:id="36048"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49" w:author="KIM, Jason" w:date="2019-04-02T13:39:00Z"/>
                <w:rFonts w:ascii="Calibri" w:eastAsia="Times New Roman" w:hAnsi="Calibri" w:cs="Calibri"/>
                <w:color w:val="000000"/>
                <w:lang w:eastAsia="en-AU"/>
              </w:rPr>
            </w:pPr>
            <w:ins w:id="3605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51" w:author="KIM, Jason" w:date="2019-04-02T13:39:00Z"/>
                <w:rFonts w:ascii="Calibri" w:eastAsia="Times New Roman" w:hAnsi="Calibri" w:cs="Calibri"/>
                <w:color w:val="000000"/>
                <w:lang w:eastAsia="en-AU"/>
              </w:rPr>
            </w:pPr>
            <w:ins w:id="36052" w:author="KIM, Jason" w:date="2019-04-02T13:39:00Z">
              <w:r w:rsidRPr="0056388D">
                <w:rPr>
                  <w:rFonts w:ascii="Calibri" w:eastAsia="Times New Roman" w:hAnsi="Calibri" w:cs="Calibri"/>
                  <w:color w:val="000000"/>
                  <w:lang w:eastAsia="en-AU"/>
                </w:rPr>
                <w:t>LLN1728</w:t>
              </w:r>
            </w:ins>
          </w:p>
        </w:tc>
        <w:tc>
          <w:tcPr>
            <w:tcW w:w="933" w:type="pct"/>
            <w:noWrap/>
            <w:hideMark/>
          </w:tcPr>
          <w:p w:rsidR="00110C18" w:rsidRPr="0056388D" w:rsidRDefault="00110C18" w:rsidP="00063728">
            <w:pPr>
              <w:rPr>
                <w:ins w:id="36053" w:author="KIM, Jason" w:date="2019-04-02T13:39:00Z"/>
                <w:rFonts w:ascii="Calibri" w:eastAsia="Times New Roman" w:hAnsi="Calibri" w:cs="Calibri"/>
                <w:color w:val="000000"/>
                <w:lang w:eastAsia="en-AU"/>
              </w:rPr>
            </w:pPr>
            <w:ins w:id="360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55" w:author="KIM, Jason" w:date="2019-04-02T13:39:00Z"/>
                <w:rFonts w:ascii="Calibri" w:eastAsia="Times New Roman" w:hAnsi="Calibri" w:cs="Calibri"/>
                <w:color w:val="000000"/>
                <w:lang w:eastAsia="en-AU"/>
              </w:rPr>
            </w:pPr>
            <w:ins w:id="36056" w:author="KIM, Jason" w:date="2019-04-02T13:39:00Z">
              <w:r w:rsidRPr="0056388D">
                <w:rPr>
                  <w:rFonts w:ascii="Calibri" w:eastAsia="Times New Roman" w:hAnsi="Calibri" w:cs="Calibri"/>
                  <w:color w:val="000000"/>
                  <w:lang w:eastAsia="en-AU"/>
                </w:rPr>
                <w:t>Chainage 9061</w:t>
              </w:r>
            </w:ins>
          </w:p>
        </w:tc>
        <w:tc>
          <w:tcPr>
            <w:tcW w:w="764" w:type="pct"/>
            <w:noWrap/>
            <w:hideMark/>
          </w:tcPr>
          <w:p w:rsidR="00110C18" w:rsidRPr="0056388D" w:rsidRDefault="00110C18" w:rsidP="00063728">
            <w:pPr>
              <w:jc w:val="right"/>
              <w:rPr>
                <w:ins w:id="36057" w:author="KIM, Jason" w:date="2019-04-02T13:39:00Z"/>
                <w:rFonts w:ascii="Calibri" w:eastAsia="Times New Roman" w:hAnsi="Calibri" w:cs="Calibri"/>
                <w:color w:val="000000"/>
                <w:lang w:eastAsia="en-AU"/>
              </w:rPr>
            </w:pPr>
            <w:ins w:id="360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59" w:author="KIM, Jason" w:date="2019-04-02T13:39:00Z"/>
        </w:trPr>
        <w:tc>
          <w:tcPr>
            <w:tcW w:w="708" w:type="pct"/>
            <w:vMerge w:val="restart"/>
            <w:noWrap/>
            <w:hideMark/>
          </w:tcPr>
          <w:p w:rsidR="00110C18" w:rsidRPr="0056388D" w:rsidRDefault="00110C18" w:rsidP="00063728">
            <w:pPr>
              <w:rPr>
                <w:ins w:id="36060" w:author="KIM, Jason" w:date="2019-04-02T13:39:00Z"/>
                <w:rFonts w:ascii="Calibri" w:eastAsia="Times New Roman" w:hAnsi="Calibri" w:cs="Calibri"/>
                <w:color w:val="000000"/>
                <w:lang w:eastAsia="en-AU"/>
              </w:rPr>
            </w:pPr>
            <w:ins w:id="36061" w:author="KIM, Jason" w:date="2019-04-02T13:39:00Z">
              <w:r w:rsidRPr="0056388D">
                <w:rPr>
                  <w:rFonts w:ascii="Calibri" w:eastAsia="Times New Roman" w:hAnsi="Calibri" w:cs="Calibri"/>
                  <w:color w:val="000000"/>
                  <w:lang w:eastAsia="en-AU"/>
                </w:rPr>
                <w:t>LLE68K61</w:t>
              </w:r>
            </w:ins>
          </w:p>
        </w:tc>
        <w:tc>
          <w:tcPr>
            <w:tcW w:w="605" w:type="pct"/>
            <w:noWrap/>
            <w:hideMark/>
          </w:tcPr>
          <w:p w:rsidR="00110C18" w:rsidRPr="0056388D" w:rsidRDefault="00110C18" w:rsidP="00063728">
            <w:pPr>
              <w:rPr>
                <w:ins w:id="36062" w:author="KIM, Jason" w:date="2019-04-02T13:39:00Z"/>
                <w:rFonts w:ascii="Calibri" w:eastAsia="Times New Roman" w:hAnsi="Calibri" w:cs="Calibri"/>
                <w:color w:val="000000"/>
                <w:lang w:eastAsia="en-AU"/>
              </w:rPr>
            </w:pPr>
            <w:ins w:id="36063"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64" w:author="KIM, Jason" w:date="2019-04-02T13:39:00Z"/>
                <w:rFonts w:ascii="Calibri" w:eastAsia="Times New Roman" w:hAnsi="Calibri" w:cs="Calibri"/>
                <w:color w:val="000000"/>
                <w:lang w:eastAsia="en-AU"/>
              </w:rPr>
            </w:pPr>
            <w:ins w:id="360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66" w:author="KIM, Jason" w:date="2019-04-02T13:39:00Z"/>
                <w:rFonts w:ascii="Calibri" w:eastAsia="Times New Roman" w:hAnsi="Calibri" w:cs="Calibri"/>
                <w:color w:val="000000"/>
                <w:lang w:eastAsia="en-AU"/>
              </w:rPr>
            </w:pPr>
            <w:ins w:id="36067" w:author="KIM, Jason" w:date="2019-04-02T13:39:00Z">
              <w:r w:rsidRPr="0056388D">
                <w:rPr>
                  <w:rFonts w:ascii="Calibri" w:eastAsia="Times New Roman" w:hAnsi="Calibri" w:cs="Calibri"/>
                  <w:color w:val="000000"/>
                  <w:lang w:eastAsia="en-AU"/>
                </w:rPr>
                <w:t>LLN1707</w:t>
              </w:r>
            </w:ins>
          </w:p>
        </w:tc>
        <w:tc>
          <w:tcPr>
            <w:tcW w:w="933" w:type="pct"/>
            <w:noWrap/>
            <w:hideMark/>
          </w:tcPr>
          <w:p w:rsidR="00110C18" w:rsidRPr="0056388D" w:rsidRDefault="00110C18" w:rsidP="00063728">
            <w:pPr>
              <w:rPr>
                <w:ins w:id="36068" w:author="KIM, Jason" w:date="2019-04-02T13:39:00Z"/>
                <w:rFonts w:ascii="Calibri" w:eastAsia="Times New Roman" w:hAnsi="Calibri" w:cs="Calibri"/>
                <w:color w:val="000000"/>
                <w:lang w:eastAsia="en-AU"/>
              </w:rPr>
            </w:pPr>
            <w:ins w:id="360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70" w:author="KIM, Jason" w:date="2019-04-02T13:39:00Z"/>
                <w:rFonts w:ascii="Calibri" w:eastAsia="Times New Roman" w:hAnsi="Calibri" w:cs="Calibri"/>
                <w:color w:val="000000"/>
                <w:lang w:eastAsia="en-AU"/>
              </w:rPr>
            </w:pPr>
            <w:ins w:id="36071" w:author="KIM, Jason" w:date="2019-04-02T13:39:00Z">
              <w:r w:rsidRPr="0056388D">
                <w:rPr>
                  <w:rFonts w:ascii="Calibri" w:eastAsia="Times New Roman" w:hAnsi="Calibri" w:cs="Calibri"/>
                  <w:color w:val="000000"/>
                  <w:lang w:eastAsia="en-AU"/>
                </w:rPr>
                <w:t>Chainage 8844</w:t>
              </w:r>
            </w:ins>
          </w:p>
        </w:tc>
        <w:tc>
          <w:tcPr>
            <w:tcW w:w="764" w:type="pct"/>
            <w:noWrap/>
            <w:hideMark/>
          </w:tcPr>
          <w:p w:rsidR="00110C18" w:rsidRPr="0056388D" w:rsidRDefault="00110C18" w:rsidP="00063728">
            <w:pPr>
              <w:jc w:val="right"/>
              <w:rPr>
                <w:ins w:id="36072" w:author="KIM, Jason" w:date="2019-04-02T13:39:00Z"/>
                <w:rFonts w:ascii="Calibri" w:eastAsia="Times New Roman" w:hAnsi="Calibri" w:cs="Calibri"/>
                <w:color w:val="000000"/>
                <w:lang w:eastAsia="en-AU"/>
              </w:rPr>
            </w:pPr>
            <w:ins w:id="360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74" w:author="KIM, Jason" w:date="2019-04-02T13:39:00Z"/>
        </w:trPr>
        <w:tc>
          <w:tcPr>
            <w:tcW w:w="708" w:type="pct"/>
            <w:vMerge/>
            <w:hideMark/>
          </w:tcPr>
          <w:p w:rsidR="00110C18" w:rsidRPr="0056388D" w:rsidRDefault="00110C18" w:rsidP="00063728">
            <w:pPr>
              <w:rPr>
                <w:ins w:id="360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76" w:author="KIM, Jason" w:date="2019-04-02T13:39:00Z"/>
                <w:rFonts w:ascii="Calibri" w:eastAsia="Times New Roman" w:hAnsi="Calibri" w:cs="Calibri"/>
                <w:color w:val="000000"/>
                <w:lang w:eastAsia="en-AU"/>
              </w:rPr>
            </w:pPr>
            <w:ins w:id="36077"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78" w:author="KIM, Jason" w:date="2019-04-02T13:39:00Z"/>
                <w:rFonts w:ascii="Calibri" w:eastAsia="Times New Roman" w:hAnsi="Calibri" w:cs="Calibri"/>
                <w:color w:val="000000"/>
                <w:lang w:eastAsia="en-AU"/>
              </w:rPr>
            </w:pPr>
            <w:ins w:id="360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80" w:author="KIM, Jason" w:date="2019-04-02T13:39:00Z"/>
                <w:rFonts w:ascii="Calibri" w:eastAsia="Times New Roman" w:hAnsi="Calibri" w:cs="Calibri"/>
                <w:color w:val="000000"/>
                <w:lang w:eastAsia="en-AU"/>
              </w:rPr>
            </w:pPr>
            <w:ins w:id="36081" w:author="KIM, Jason" w:date="2019-04-02T13:39:00Z">
              <w:r w:rsidRPr="0056388D">
                <w:rPr>
                  <w:rFonts w:ascii="Calibri" w:eastAsia="Times New Roman" w:hAnsi="Calibri" w:cs="Calibri"/>
                  <w:color w:val="000000"/>
                  <w:lang w:eastAsia="en-AU"/>
                </w:rPr>
                <w:t>LLN1708</w:t>
              </w:r>
            </w:ins>
          </w:p>
        </w:tc>
        <w:tc>
          <w:tcPr>
            <w:tcW w:w="933" w:type="pct"/>
            <w:noWrap/>
            <w:hideMark/>
          </w:tcPr>
          <w:p w:rsidR="00110C18" w:rsidRPr="0056388D" w:rsidRDefault="00110C18" w:rsidP="00063728">
            <w:pPr>
              <w:rPr>
                <w:ins w:id="36082" w:author="KIM, Jason" w:date="2019-04-02T13:39:00Z"/>
                <w:rFonts w:ascii="Calibri" w:eastAsia="Times New Roman" w:hAnsi="Calibri" w:cs="Calibri"/>
                <w:color w:val="000000"/>
                <w:lang w:eastAsia="en-AU"/>
              </w:rPr>
            </w:pPr>
            <w:ins w:id="360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84" w:author="KIM, Jason" w:date="2019-04-02T13:39:00Z"/>
                <w:rFonts w:ascii="Calibri" w:eastAsia="Times New Roman" w:hAnsi="Calibri" w:cs="Calibri"/>
                <w:color w:val="000000"/>
                <w:lang w:eastAsia="en-AU"/>
              </w:rPr>
            </w:pPr>
            <w:ins w:id="36085" w:author="KIM, Jason" w:date="2019-04-02T13:39:00Z">
              <w:r w:rsidRPr="0056388D">
                <w:rPr>
                  <w:rFonts w:ascii="Calibri" w:eastAsia="Times New Roman" w:hAnsi="Calibri" w:cs="Calibri"/>
                  <w:color w:val="000000"/>
                  <w:lang w:eastAsia="en-AU"/>
                </w:rPr>
                <w:t>Chainage 8854</w:t>
              </w:r>
            </w:ins>
          </w:p>
        </w:tc>
        <w:tc>
          <w:tcPr>
            <w:tcW w:w="764" w:type="pct"/>
            <w:noWrap/>
            <w:hideMark/>
          </w:tcPr>
          <w:p w:rsidR="00110C18" w:rsidRPr="0056388D" w:rsidRDefault="00110C18" w:rsidP="00063728">
            <w:pPr>
              <w:jc w:val="right"/>
              <w:rPr>
                <w:ins w:id="36086" w:author="KIM, Jason" w:date="2019-04-02T13:39:00Z"/>
                <w:rFonts w:ascii="Calibri" w:eastAsia="Times New Roman" w:hAnsi="Calibri" w:cs="Calibri"/>
                <w:color w:val="000000"/>
                <w:lang w:eastAsia="en-AU"/>
              </w:rPr>
            </w:pPr>
            <w:ins w:id="360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88" w:author="KIM, Jason" w:date="2019-04-02T13:39:00Z"/>
        </w:trPr>
        <w:tc>
          <w:tcPr>
            <w:tcW w:w="708" w:type="pct"/>
            <w:vMerge/>
            <w:hideMark/>
          </w:tcPr>
          <w:p w:rsidR="00110C18" w:rsidRPr="0056388D" w:rsidRDefault="00110C18" w:rsidP="00063728">
            <w:pPr>
              <w:rPr>
                <w:ins w:id="360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90" w:author="KIM, Jason" w:date="2019-04-02T13:39:00Z"/>
                <w:rFonts w:ascii="Calibri" w:eastAsia="Times New Roman" w:hAnsi="Calibri" w:cs="Calibri"/>
                <w:color w:val="000000"/>
                <w:lang w:eastAsia="en-AU"/>
              </w:rPr>
            </w:pPr>
            <w:ins w:id="36091"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92" w:author="KIM, Jason" w:date="2019-04-02T13:39:00Z"/>
                <w:rFonts w:ascii="Calibri" w:eastAsia="Times New Roman" w:hAnsi="Calibri" w:cs="Calibri"/>
                <w:color w:val="000000"/>
                <w:lang w:eastAsia="en-AU"/>
              </w:rPr>
            </w:pPr>
            <w:ins w:id="360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94" w:author="KIM, Jason" w:date="2019-04-02T13:39:00Z"/>
                <w:rFonts w:ascii="Calibri" w:eastAsia="Times New Roman" w:hAnsi="Calibri" w:cs="Calibri"/>
                <w:color w:val="000000"/>
                <w:lang w:eastAsia="en-AU"/>
              </w:rPr>
            </w:pPr>
            <w:ins w:id="36095" w:author="KIM, Jason" w:date="2019-04-02T13:39:00Z">
              <w:r w:rsidRPr="0056388D">
                <w:rPr>
                  <w:rFonts w:ascii="Calibri" w:eastAsia="Times New Roman" w:hAnsi="Calibri" w:cs="Calibri"/>
                  <w:color w:val="000000"/>
                  <w:lang w:eastAsia="en-AU"/>
                </w:rPr>
                <w:t>LLN1709</w:t>
              </w:r>
            </w:ins>
          </w:p>
        </w:tc>
        <w:tc>
          <w:tcPr>
            <w:tcW w:w="933" w:type="pct"/>
            <w:noWrap/>
            <w:hideMark/>
          </w:tcPr>
          <w:p w:rsidR="00110C18" w:rsidRPr="0056388D" w:rsidRDefault="00110C18" w:rsidP="00063728">
            <w:pPr>
              <w:rPr>
                <w:ins w:id="36096" w:author="KIM, Jason" w:date="2019-04-02T13:39:00Z"/>
                <w:rFonts w:ascii="Calibri" w:eastAsia="Times New Roman" w:hAnsi="Calibri" w:cs="Calibri"/>
                <w:color w:val="000000"/>
                <w:lang w:eastAsia="en-AU"/>
              </w:rPr>
            </w:pPr>
            <w:ins w:id="360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98" w:author="KIM, Jason" w:date="2019-04-02T13:39:00Z"/>
                <w:rFonts w:ascii="Calibri" w:eastAsia="Times New Roman" w:hAnsi="Calibri" w:cs="Calibri"/>
                <w:color w:val="000000"/>
                <w:lang w:eastAsia="en-AU"/>
              </w:rPr>
            </w:pPr>
            <w:ins w:id="36099" w:author="KIM, Jason" w:date="2019-04-02T13:39:00Z">
              <w:r w:rsidRPr="0056388D">
                <w:rPr>
                  <w:rFonts w:ascii="Calibri" w:eastAsia="Times New Roman" w:hAnsi="Calibri" w:cs="Calibri"/>
                  <w:color w:val="000000"/>
                  <w:lang w:eastAsia="en-AU"/>
                </w:rPr>
                <w:t>Chainage 8863</w:t>
              </w:r>
            </w:ins>
          </w:p>
        </w:tc>
        <w:tc>
          <w:tcPr>
            <w:tcW w:w="764" w:type="pct"/>
            <w:noWrap/>
            <w:hideMark/>
          </w:tcPr>
          <w:p w:rsidR="00110C18" w:rsidRPr="0056388D" w:rsidRDefault="00110C18" w:rsidP="00063728">
            <w:pPr>
              <w:jc w:val="right"/>
              <w:rPr>
                <w:ins w:id="36100" w:author="KIM, Jason" w:date="2019-04-02T13:39:00Z"/>
                <w:rFonts w:ascii="Calibri" w:eastAsia="Times New Roman" w:hAnsi="Calibri" w:cs="Calibri"/>
                <w:color w:val="000000"/>
                <w:lang w:eastAsia="en-AU"/>
              </w:rPr>
            </w:pPr>
            <w:ins w:id="361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02" w:author="KIM, Jason" w:date="2019-04-02T13:39:00Z"/>
        </w:trPr>
        <w:tc>
          <w:tcPr>
            <w:tcW w:w="708" w:type="pct"/>
            <w:vMerge/>
            <w:hideMark/>
          </w:tcPr>
          <w:p w:rsidR="00110C18" w:rsidRPr="0056388D" w:rsidRDefault="00110C18" w:rsidP="00063728">
            <w:pPr>
              <w:rPr>
                <w:ins w:id="361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04" w:author="KIM, Jason" w:date="2019-04-02T13:39:00Z"/>
                <w:rFonts w:ascii="Calibri" w:eastAsia="Times New Roman" w:hAnsi="Calibri" w:cs="Calibri"/>
                <w:color w:val="000000"/>
                <w:lang w:eastAsia="en-AU"/>
              </w:rPr>
            </w:pPr>
            <w:ins w:id="36105"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06" w:author="KIM, Jason" w:date="2019-04-02T13:39:00Z"/>
                <w:rFonts w:ascii="Calibri" w:eastAsia="Times New Roman" w:hAnsi="Calibri" w:cs="Calibri"/>
                <w:color w:val="000000"/>
                <w:lang w:eastAsia="en-AU"/>
              </w:rPr>
            </w:pPr>
            <w:ins w:id="361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08" w:author="KIM, Jason" w:date="2019-04-02T13:39:00Z"/>
                <w:rFonts w:ascii="Calibri" w:eastAsia="Times New Roman" w:hAnsi="Calibri" w:cs="Calibri"/>
                <w:color w:val="000000"/>
                <w:lang w:eastAsia="en-AU"/>
              </w:rPr>
            </w:pPr>
            <w:ins w:id="36109" w:author="KIM, Jason" w:date="2019-04-02T13:39:00Z">
              <w:r w:rsidRPr="0056388D">
                <w:rPr>
                  <w:rFonts w:ascii="Calibri" w:eastAsia="Times New Roman" w:hAnsi="Calibri" w:cs="Calibri"/>
                  <w:color w:val="000000"/>
                  <w:lang w:eastAsia="en-AU"/>
                </w:rPr>
                <w:t>LLN1710</w:t>
              </w:r>
            </w:ins>
          </w:p>
        </w:tc>
        <w:tc>
          <w:tcPr>
            <w:tcW w:w="933" w:type="pct"/>
            <w:noWrap/>
            <w:hideMark/>
          </w:tcPr>
          <w:p w:rsidR="00110C18" w:rsidRPr="0056388D" w:rsidRDefault="00110C18" w:rsidP="00063728">
            <w:pPr>
              <w:rPr>
                <w:ins w:id="36110" w:author="KIM, Jason" w:date="2019-04-02T13:39:00Z"/>
                <w:rFonts w:ascii="Calibri" w:eastAsia="Times New Roman" w:hAnsi="Calibri" w:cs="Calibri"/>
                <w:color w:val="000000"/>
                <w:lang w:eastAsia="en-AU"/>
              </w:rPr>
            </w:pPr>
            <w:ins w:id="361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12" w:author="KIM, Jason" w:date="2019-04-02T13:39:00Z"/>
                <w:rFonts w:ascii="Calibri" w:eastAsia="Times New Roman" w:hAnsi="Calibri" w:cs="Calibri"/>
                <w:color w:val="000000"/>
                <w:lang w:eastAsia="en-AU"/>
              </w:rPr>
            </w:pPr>
            <w:ins w:id="36113" w:author="KIM, Jason" w:date="2019-04-02T13:39:00Z">
              <w:r w:rsidRPr="0056388D">
                <w:rPr>
                  <w:rFonts w:ascii="Calibri" w:eastAsia="Times New Roman" w:hAnsi="Calibri" w:cs="Calibri"/>
                  <w:color w:val="000000"/>
                  <w:lang w:eastAsia="en-AU"/>
                </w:rPr>
                <w:t>Chainage 8873</w:t>
              </w:r>
            </w:ins>
          </w:p>
        </w:tc>
        <w:tc>
          <w:tcPr>
            <w:tcW w:w="764" w:type="pct"/>
            <w:noWrap/>
            <w:hideMark/>
          </w:tcPr>
          <w:p w:rsidR="00110C18" w:rsidRPr="0056388D" w:rsidRDefault="00110C18" w:rsidP="00063728">
            <w:pPr>
              <w:jc w:val="right"/>
              <w:rPr>
                <w:ins w:id="36114" w:author="KIM, Jason" w:date="2019-04-02T13:39:00Z"/>
                <w:rFonts w:ascii="Calibri" w:eastAsia="Times New Roman" w:hAnsi="Calibri" w:cs="Calibri"/>
                <w:color w:val="000000"/>
                <w:lang w:eastAsia="en-AU"/>
              </w:rPr>
            </w:pPr>
            <w:ins w:id="361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16" w:author="KIM, Jason" w:date="2019-04-02T13:39:00Z"/>
        </w:trPr>
        <w:tc>
          <w:tcPr>
            <w:tcW w:w="708" w:type="pct"/>
            <w:vMerge/>
            <w:hideMark/>
          </w:tcPr>
          <w:p w:rsidR="00110C18" w:rsidRPr="0056388D" w:rsidRDefault="00110C18" w:rsidP="00063728">
            <w:pPr>
              <w:rPr>
                <w:ins w:id="361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18" w:author="KIM, Jason" w:date="2019-04-02T13:39:00Z"/>
                <w:rFonts w:ascii="Calibri" w:eastAsia="Times New Roman" w:hAnsi="Calibri" w:cs="Calibri"/>
                <w:color w:val="000000"/>
                <w:lang w:eastAsia="en-AU"/>
              </w:rPr>
            </w:pPr>
            <w:ins w:id="36119"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20" w:author="KIM, Jason" w:date="2019-04-02T13:39:00Z"/>
                <w:rFonts w:ascii="Calibri" w:eastAsia="Times New Roman" w:hAnsi="Calibri" w:cs="Calibri"/>
                <w:color w:val="000000"/>
                <w:lang w:eastAsia="en-AU"/>
              </w:rPr>
            </w:pPr>
            <w:ins w:id="361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22" w:author="KIM, Jason" w:date="2019-04-02T13:39:00Z"/>
                <w:rFonts w:ascii="Calibri" w:eastAsia="Times New Roman" w:hAnsi="Calibri" w:cs="Calibri"/>
                <w:color w:val="000000"/>
                <w:lang w:eastAsia="en-AU"/>
              </w:rPr>
            </w:pPr>
            <w:ins w:id="36123" w:author="KIM, Jason" w:date="2019-04-02T13:39:00Z">
              <w:r w:rsidRPr="0056388D">
                <w:rPr>
                  <w:rFonts w:ascii="Calibri" w:eastAsia="Times New Roman" w:hAnsi="Calibri" w:cs="Calibri"/>
                  <w:color w:val="000000"/>
                  <w:lang w:eastAsia="en-AU"/>
                </w:rPr>
                <w:t>LLN1711</w:t>
              </w:r>
            </w:ins>
          </w:p>
        </w:tc>
        <w:tc>
          <w:tcPr>
            <w:tcW w:w="933" w:type="pct"/>
            <w:noWrap/>
            <w:hideMark/>
          </w:tcPr>
          <w:p w:rsidR="00110C18" w:rsidRPr="0056388D" w:rsidRDefault="00110C18" w:rsidP="00063728">
            <w:pPr>
              <w:rPr>
                <w:ins w:id="36124" w:author="KIM, Jason" w:date="2019-04-02T13:39:00Z"/>
                <w:rFonts w:ascii="Calibri" w:eastAsia="Times New Roman" w:hAnsi="Calibri" w:cs="Calibri"/>
                <w:color w:val="000000"/>
                <w:lang w:eastAsia="en-AU"/>
              </w:rPr>
            </w:pPr>
            <w:ins w:id="361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26" w:author="KIM, Jason" w:date="2019-04-02T13:39:00Z"/>
                <w:rFonts w:ascii="Calibri" w:eastAsia="Times New Roman" w:hAnsi="Calibri" w:cs="Calibri"/>
                <w:color w:val="000000"/>
                <w:lang w:eastAsia="en-AU"/>
              </w:rPr>
            </w:pPr>
            <w:ins w:id="36127" w:author="KIM, Jason" w:date="2019-04-02T13:39:00Z">
              <w:r w:rsidRPr="0056388D">
                <w:rPr>
                  <w:rFonts w:ascii="Calibri" w:eastAsia="Times New Roman" w:hAnsi="Calibri" w:cs="Calibri"/>
                  <w:color w:val="000000"/>
                  <w:lang w:eastAsia="en-AU"/>
                </w:rPr>
                <w:t>Chainage 8883</w:t>
              </w:r>
            </w:ins>
          </w:p>
        </w:tc>
        <w:tc>
          <w:tcPr>
            <w:tcW w:w="764" w:type="pct"/>
            <w:noWrap/>
            <w:hideMark/>
          </w:tcPr>
          <w:p w:rsidR="00110C18" w:rsidRPr="0056388D" w:rsidRDefault="00110C18" w:rsidP="00063728">
            <w:pPr>
              <w:jc w:val="right"/>
              <w:rPr>
                <w:ins w:id="36128" w:author="KIM, Jason" w:date="2019-04-02T13:39:00Z"/>
                <w:rFonts w:ascii="Calibri" w:eastAsia="Times New Roman" w:hAnsi="Calibri" w:cs="Calibri"/>
                <w:color w:val="000000"/>
                <w:lang w:eastAsia="en-AU"/>
              </w:rPr>
            </w:pPr>
            <w:ins w:id="361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30" w:author="KIM, Jason" w:date="2019-04-02T13:39:00Z"/>
        </w:trPr>
        <w:tc>
          <w:tcPr>
            <w:tcW w:w="708" w:type="pct"/>
            <w:vMerge/>
            <w:hideMark/>
          </w:tcPr>
          <w:p w:rsidR="00110C18" w:rsidRPr="0056388D" w:rsidRDefault="00110C18" w:rsidP="00063728">
            <w:pPr>
              <w:rPr>
                <w:ins w:id="361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32" w:author="KIM, Jason" w:date="2019-04-02T13:39:00Z"/>
                <w:rFonts w:ascii="Calibri" w:eastAsia="Times New Roman" w:hAnsi="Calibri" w:cs="Calibri"/>
                <w:color w:val="000000"/>
                <w:lang w:eastAsia="en-AU"/>
              </w:rPr>
            </w:pPr>
            <w:ins w:id="36133"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34" w:author="KIM, Jason" w:date="2019-04-02T13:39:00Z"/>
                <w:rFonts w:ascii="Calibri" w:eastAsia="Times New Roman" w:hAnsi="Calibri" w:cs="Calibri"/>
                <w:color w:val="000000"/>
                <w:lang w:eastAsia="en-AU"/>
              </w:rPr>
            </w:pPr>
            <w:ins w:id="361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36" w:author="KIM, Jason" w:date="2019-04-02T13:39:00Z"/>
                <w:rFonts w:ascii="Calibri" w:eastAsia="Times New Roman" w:hAnsi="Calibri" w:cs="Calibri"/>
                <w:color w:val="000000"/>
                <w:lang w:eastAsia="en-AU"/>
              </w:rPr>
            </w:pPr>
            <w:ins w:id="36137" w:author="KIM, Jason" w:date="2019-04-02T13:39:00Z">
              <w:r w:rsidRPr="0056388D">
                <w:rPr>
                  <w:rFonts w:ascii="Calibri" w:eastAsia="Times New Roman" w:hAnsi="Calibri" w:cs="Calibri"/>
                  <w:color w:val="000000"/>
                  <w:lang w:eastAsia="en-AU"/>
                </w:rPr>
                <w:t>LLN1712</w:t>
              </w:r>
            </w:ins>
          </w:p>
        </w:tc>
        <w:tc>
          <w:tcPr>
            <w:tcW w:w="933" w:type="pct"/>
            <w:noWrap/>
            <w:hideMark/>
          </w:tcPr>
          <w:p w:rsidR="00110C18" w:rsidRPr="0056388D" w:rsidRDefault="00110C18" w:rsidP="00063728">
            <w:pPr>
              <w:rPr>
                <w:ins w:id="36138" w:author="KIM, Jason" w:date="2019-04-02T13:39:00Z"/>
                <w:rFonts w:ascii="Calibri" w:eastAsia="Times New Roman" w:hAnsi="Calibri" w:cs="Calibri"/>
                <w:color w:val="000000"/>
                <w:lang w:eastAsia="en-AU"/>
              </w:rPr>
            </w:pPr>
            <w:ins w:id="361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40" w:author="KIM, Jason" w:date="2019-04-02T13:39:00Z"/>
                <w:rFonts w:ascii="Calibri" w:eastAsia="Times New Roman" w:hAnsi="Calibri" w:cs="Calibri"/>
                <w:color w:val="000000"/>
                <w:lang w:eastAsia="en-AU"/>
              </w:rPr>
            </w:pPr>
            <w:ins w:id="36141" w:author="KIM, Jason" w:date="2019-04-02T13:39:00Z">
              <w:r w:rsidRPr="0056388D">
                <w:rPr>
                  <w:rFonts w:ascii="Calibri" w:eastAsia="Times New Roman" w:hAnsi="Calibri" w:cs="Calibri"/>
                  <w:color w:val="000000"/>
                  <w:lang w:eastAsia="en-AU"/>
                </w:rPr>
                <w:t>Chainage 8893</w:t>
              </w:r>
            </w:ins>
          </w:p>
        </w:tc>
        <w:tc>
          <w:tcPr>
            <w:tcW w:w="764" w:type="pct"/>
            <w:noWrap/>
            <w:hideMark/>
          </w:tcPr>
          <w:p w:rsidR="00110C18" w:rsidRPr="0056388D" w:rsidRDefault="00110C18" w:rsidP="00063728">
            <w:pPr>
              <w:jc w:val="right"/>
              <w:rPr>
                <w:ins w:id="36142" w:author="KIM, Jason" w:date="2019-04-02T13:39:00Z"/>
                <w:rFonts w:ascii="Calibri" w:eastAsia="Times New Roman" w:hAnsi="Calibri" w:cs="Calibri"/>
                <w:color w:val="000000"/>
                <w:lang w:eastAsia="en-AU"/>
              </w:rPr>
            </w:pPr>
            <w:ins w:id="361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44" w:author="KIM, Jason" w:date="2019-04-02T13:39:00Z"/>
        </w:trPr>
        <w:tc>
          <w:tcPr>
            <w:tcW w:w="708" w:type="pct"/>
            <w:vMerge/>
            <w:hideMark/>
          </w:tcPr>
          <w:p w:rsidR="00110C18" w:rsidRPr="0056388D" w:rsidRDefault="00110C18" w:rsidP="00063728">
            <w:pPr>
              <w:rPr>
                <w:ins w:id="361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46" w:author="KIM, Jason" w:date="2019-04-02T13:39:00Z"/>
                <w:rFonts w:ascii="Calibri" w:eastAsia="Times New Roman" w:hAnsi="Calibri" w:cs="Calibri"/>
                <w:color w:val="000000"/>
                <w:lang w:eastAsia="en-AU"/>
              </w:rPr>
            </w:pPr>
            <w:ins w:id="36147"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48" w:author="KIM, Jason" w:date="2019-04-02T13:39:00Z"/>
                <w:rFonts w:ascii="Calibri" w:eastAsia="Times New Roman" w:hAnsi="Calibri" w:cs="Calibri"/>
                <w:color w:val="000000"/>
                <w:lang w:eastAsia="en-AU"/>
              </w:rPr>
            </w:pPr>
            <w:ins w:id="3614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50" w:author="KIM, Jason" w:date="2019-04-02T13:39:00Z"/>
                <w:rFonts w:ascii="Calibri" w:eastAsia="Times New Roman" w:hAnsi="Calibri" w:cs="Calibri"/>
                <w:color w:val="000000"/>
                <w:lang w:eastAsia="en-AU"/>
              </w:rPr>
            </w:pPr>
            <w:ins w:id="36151" w:author="KIM, Jason" w:date="2019-04-02T13:39:00Z">
              <w:r w:rsidRPr="0056388D">
                <w:rPr>
                  <w:rFonts w:ascii="Calibri" w:eastAsia="Times New Roman" w:hAnsi="Calibri" w:cs="Calibri"/>
                  <w:color w:val="000000"/>
                  <w:lang w:eastAsia="en-AU"/>
                </w:rPr>
                <w:t>LLN1713</w:t>
              </w:r>
            </w:ins>
          </w:p>
        </w:tc>
        <w:tc>
          <w:tcPr>
            <w:tcW w:w="933" w:type="pct"/>
            <w:noWrap/>
            <w:hideMark/>
          </w:tcPr>
          <w:p w:rsidR="00110C18" w:rsidRPr="0056388D" w:rsidRDefault="00110C18" w:rsidP="00063728">
            <w:pPr>
              <w:rPr>
                <w:ins w:id="36152" w:author="KIM, Jason" w:date="2019-04-02T13:39:00Z"/>
                <w:rFonts w:ascii="Calibri" w:eastAsia="Times New Roman" w:hAnsi="Calibri" w:cs="Calibri"/>
                <w:color w:val="000000"/>
                <w:lang w:eastAsia="en-AU"/>
              </w:rPr>
            </w:pPr>
            <w:ins w:id="361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54" w:author="KIM, Jason" w:date="2019-04-02T13:39:00Z"/>
                <w:rFonts w:ascii="Calibri" w:eastAsia="Times New Roman" w:hAnsi="Calibri" w:cs="Calibri"/>
                <w:color w:val="000000"/>
                <w:lang w:eastAsia="en-AU"/>
              </w:rPr>
            </w:pPr>
            <w:ins w:id="36155" w:author="KIM, Jason" w:date="2019-04-02T13:39:00Z">
              <w:r w:rsidRPr="0056388D">
                <w:rPr>
                  <w:rFonts w:ascii="Calibri" w:eastAsia="Times New Roman" w:hAnsi="Calibri" w:cs="Calibri"/>
                  <w:color w:val="000000"/>
                  <w:lang w:eastAsia="en-AU"/>
                </w:rPr>
                <w:t>Chainage 8902</w:t>
              </w:r>
            </w:ins>
          </w:p>
        </w:tc>
        <w:tc>
          <w:tcPr>
            <w:tcW w:w="764" w:type="pct"/>
            <w:noWrap/>
            <w:hideMark/>
          </w:tcPr>
          <w:p w:rsidR="00110C18" w:rsidRPr="0056388D" w:rsidRDefault="00110C18" w:rsidP="00063728">
            <w:pPr>
              <w:jc w:val="right"/>
              <w:rPr>
                <w:ins w:id="36156" w:author="KIM, Jason" w:date="2019-04-02T13:39:00Z"/>
                <w:rFonts w:ascii="Calibri" w:eastAsia="Times New Roman" w:hAnsi="Calibri" w:cs="Calibri"/>
                <w:color w:val="000000"/>
                <w:lang w:eastAsia="en-AU"/>
              </w:rPr>
            </w:pPr>
            <w:ins w:id="361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58" w:author="KIM, Jason" w:date="2019-04-02T13:39:00Z"/>
        </w:trPr>
        <w:tc>
          <w:tcPr>
            <w:tcW w:w="708" w:type="pct"/>
            <w:vMerge/>
            <w:hideMark/>
          </w:tcPr>
          <w:p w:rsidR="00110C18" w:rsidRPr="0056388D" w:rsidRDefault="00110C18" w:rsidP="00063728">
            <w:pPr>
              <w:rPr>
                <w:ins w:id="361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60" w:author="KIM, Jason" w:date="2019-04-02T13:39:00Z"/>
                <w:rFonts w:ascii="Calibri" w:eastAsia="Times New Roman" w:hAnsi="Calibri" w:cs="Calibri"/>
                <w:color w:val="000000"/>
                <w:lang w:eastAsia="en-AU"/>
              </w:rPr>
            </w:pPr>
            <w:ins w:id="36161"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62" w:author="KIM, Jason" w:date="2019-04-02T13:39:00Z"/>
                <w:rFonts w:ascii="Calibri" w:eastAsia="Times New Roman" w:hAnsi="Calibri" w:cs="Calibri"/>
                <w:color w:val="000000"/>
                <w:lang w:eastAsia="en-AU"/>
              </w:rPr>
            </w:pPr>
            <w:ins w:id="3616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64" w:author="KIM, Jason" w:date="2019-04-02T13:39:00Z"/>
                <w:rFonts w:ascii="Calibri" w:eastAsia="Times New Roman" w:hAnsi="Calibri" w:cs="Calibri"/>
                <w:color w:val="000000"/>
                <w:lang w:eastAsia="en-AU"/>
              </w:rPr>
            </w:pPr>
            <w:ins w:id="36165" w:author="KIM, Jason" w:date="2019-04-02T13:39:00Z">
              <w:r w:rsidRPr="0056388D">
                <w:rPr>
                  <w:rFonts w:ascii="Calibri" w:eastAsia="Times New Roman" w:hAnsi="Calibri" w:cs="Calibri"/>
                  <w:color w:val="000000"/>
                  <w:lang w:eastAsia="en-AU"/>
                </w:rPr>
                <w:t>LLN1714</w:t>
              </w:r>
            </w:ins>
          </w:p>
        </w:tc>
        <w:tc>
          <w:tcPr>
            <w:tcW w:w="933" w:type="pct"/>
            <w:noWrap/>
            <w:hideMark/>
          </w:tcPr>
          <w:p w:rsidR="00110C18" w:rsidRPr="0056388D" w:rsidRDefault="00110C18" w:rsidP="00063728">
            <w:pPr>
              <w:rPr>
                <w:ins w:id="36166" w:author="KIM, Jason" w:date="2019-04-02T13:39:00Z"/>
                <w:rFonts w:ascii="Calibri" w:eastAsia="Times New Roman" w:hAnsi="Calibri" w:cs="Calibri"/>
                <w:color w:val="000000"/>
                <w:lang w:eastAsia="en-AU"/>
              </w:rPr>
            </w:pPr>
            <w:ins w:id="361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68" w:author="KIM, Jason" w:date="2019-04-02T13:39:00Z"/>
                <w:rFonts w:ascii="Calibri" w:eastAsia="Times New Roman" w:hAnsi="Calibri" w:cs="Calibri"/>
                <w:color w:val="000000"/>
                <w:lang w:eastAsia="en-AU"/>
              </w:rPr>
            </w:pPr>
            <w:ins w:id="36169" w:author="KIM, Jason" w:date="2019-04-02T13:39:00Z">
              <w:r w:rsidRPr="0056388D">
                <w:rPr>
                  <w:rFonts w:ascii="Calibri" w:eastAsia="Times New Roman" w:hAnsi="Calibri" w:cs="Calibri"/>
                  <w:color w:val="000000"/>
                  <w:lang w:eastAsia="en-AU"/>
                </w:rPr>
                <w:t>Chainage 8912</w:t>
              </w:r>
            </w:ins>
          </w:p>
        </w:tc>
        <w:tc>
          <w:tcPr>
            <w:tcW w:w="764" w:type="pct"/>
            <w:noWrap/>
            <w:hideMark/>
          </w:tcPr>
          <w:p w:rsidR="00110C18" w:rsidRPr="0056388D" w:rsidRDefault="00110C18" w:rsidP="00063728">
            <w:pPr>
              <w:jc w:val="right"/>
              <w:rPr>
                <w:ins w:id="36170" w:author="KIM, Jason" w:date="2019-04-02T13:39:00Z"/>
                <w:rFonts w:ascii="Calibri" w:eastAsia="Times New Roman" w:hAnsi="Calibri" w:cs="Calibri"/>
                <w:color w:val="000000"/>
                <w:lang w:eastAsia="en-AU"/>
              </w:rPr>
            </w:pPr>
            <w:ins w:id="361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72" w:author="KIM, Jason" w:date="2019-04-02T13:39:00Z"/>
        </w:trPr>
        <w:tc>
          <w:tcPr>
            <w:tcW w:w="708" w:type="pct"/>
            <w:vMerge/>
            <w:hideMark/>
          </w:tcPr>
          <w:p w:rsidR="00110C18" w:rsidRPr="0056388D" w:rsidRDefault="00110C18" w:rsidP="00063728">
            <w:pPr>
              <w:rPr>
                <w:ins w:id="361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74" w:author="KIM, Jason" w:date="2019-04-02T13:39:00Z"/>
                <w:rFonts w:ascii="Calibri" w:eastAsia="Times New Roman" w:hAnsi="Calibri" w:cs="Calibri"/>
                <w:color w:val="000000"/>
                <w:lang w:eastAsia="en-AU"/>
              </w:rPr>
            </w:pPr>
            <w:ins w:id="36175"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76" w:author="KIM, Jason" w:date="2019-04-02T13:39:00Z"/>
                <w:rFonts w:ascii="Calibri" w:eastAsia="Times New Roman" w:hAnsi="Calibri" w:cs="Calibri"/>
                <w:color w:val="000000"/>
                <w:lang w:eastAsia="en-AU"/>
              </w:rPr>
            </w:pPr>
            <w:ins w:id="3617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78" w:author="KIM, Jason" w:date="2019-04-02T13:39:00Z"/>
                <w:rFonts w:ascii="Calibri" w:eastAsia="Times New Roman" w:hAnsi="Calibri" w:cs="Calibri"/>
                <w:color w:val="000000"/>
                <w:lang w:eastAsia="en-AU"/>
              </w:rPr>
            </w:pPr>
            <w:ins w:id="36179" w:author="KIM, Jason" w:date="2019-04-02T13:39:00Z">
              <w:r w:rsidRPr="0056388D">
                <w:rPr>
                  <w:rFonts w:ascii="Calibri" w:eastAsia="Times New Roman" w:hAnsi="Calibri" w:cs="Calibri"/>
                  <w:color w:val="000000"/>
                  <w:lang w:eastAsia="en-AU"/>
                </w:rPr>
                <w:t>LLN1715</w:t>
              </w:r>
            </w:ins>
          </w:p>
        </w:tc>
        <w:tc>
          <w:tcPr>
            <w:tcW w:w="933" w:type="pct"/>
            <w:noWrap/>
            <w:hideMark/>
          </w:tcPr>
          <w:p w:rsidR="00110C18" w:rsidRPr="0056388D" w:rsidRDefault="00110C18" w:rsidP="00063728">
            <w:pPr>
              <w:rPr>
                <w:ins w:id="36180" w:author="KIM, Jason" w:date="2019-04-02T13:39:00Z"/>
                <w:rFonts w:ascii="Calibri" w:eastAsia="Times New Roman" w:hAnsi="Calibri" w:cs="Calibri"/>
                <w:color w:val="000000"/>
                <w:lang w:eastAsia="en-AU"/>
              </w:rPr>
            </w:pPr>
            <w:ins w:id="361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82" w:author="KIM, Jason" w:date="2019-04-02T13:39:00Z"/>
                <w:rFonts w:ascii="Calibri" w:eastAsia="Times New Roman" w:hAnsi="Calibri" w:cs="Calibri"/>
                <w:color w:val="000000"/>
                <w:lang w:eastAsia="en-AU"/>
              </w:rPr>
            </w:pPr>
            <w:ins w:id="36183" w:author="KIM, Jason" w:date="2019-04-02T13:39:00Z">
              <w:r w:rsidRPr="0056388D">
                <w:rPr>
                  <w:rFonts w:ascii="Calibri" w:eastAsia="Times New Roman" w:hAnsi="Calibri" w:cs="Calibri"/>
                  <w:color w:val="000000"/>
                  <w:lang w:eastAsia="en-AU"/>
                </w:rPr>
                <w:t>Chainage 8921</w:t>
              </w:r>
            </w:ins>
          </w:p>
        </w:tc>
        <w:tc>
          <w:tcPr>
            <w:tcW w:w="764" w:type="pct"/>
            <w:noWrap/>
            <w:hideMark/>
          </w:tcPr>
          <w:p w:rsidR="00110C18" w:rsidRPr="0056388D" w:rsidRDefault="00110C18" w:rsidP="00063728">
            <w:pPr>
              <w:jc w:val="right"/>
              <w:rPr>
                <w:ins w:id="36184" w:author="KIM, Jason" w:date="2019-04-02T13:39:00Z"/>
                <w:rFonts w:ascii="Calibri" w:eastAsia="Times New Roman" w:hAnsi="Calibri" w:cs="Calibri"/>
                <w:color w:val="000000"/>
                <w:lang w:eastAsia="en-AU"/>
              </w:rPr>
            </w:pPr>
            <w:ins w:id="361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86" w:author="KIM, Jason" w:date="2019-04-02T13:39:00Z"/>
        </w:trPr>
        <w:tc>
          <w:tcPr>
            <w:tcW w:w="708" w:type="pct"/>
            <w:vMerge/>
            <w:hideMark/>
          </w:tcPr>
          <w:p w:rsidR="00110C18" w:rsidRPr="0056388D" w:rsidRDefault="00110C18" w:rsidP="00063728">
            <w:pPr>
              <w:rPr>
                <w:ins w:id="361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88" w:author="KIM, Jason" w:date="2019-04-02T13:39:00Z"/>
                <w:rFonts w:ascii="Calibri" w:eastAsia="Times New Roman" w:hAnsi="Calibri" w:cs="Calibri"/>
                <w:color w:val="000000"/>
                <w:lang w:eastAsia="en-AU"/>
              </w:rPr>
            </w:pPr>
            <w:ins w:id="36189"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90" w:author="KIM, Jason" w:date="2019-04-02T13:39:00Z"/>
                <w:rFonts w:ascii="Calibri" w:eastAsia="Times New Roman" w:hAnsi="Calibri" w:cs="Calibri"/>
                <w:color w:val="000000"/>
                <w:lang w:eastAsia="en-AU"/>
              </w:rPr>
            </w:pPr>
            <w:ins w:id="3619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92" w:author="KIM, Jason" w:date="2019-04-02T13:39:00Z"/>
                <w:rFonts w:ascii="Calibri" w:eastAsia="Times New Roman" w:hAnsi="Calibri" w:cs="Calibri"/>
                <w:color w:val="000000"/>
                <w:lang w:eastAsia="en-AU"/>
              </w:rPr>
            </w:pPr>
            <w:ins w:id="36193" w:author="KIM, Jason" w:date="2019-04-02T13:39:00Z">
              <w:r w:rsidRPr="0056388D">
                <w:rPr>
                  <w:rFonts w:ascii="Calibri" w:eastAsia="Times New Roman" w:hAnsi="Calibri" w:cs="Calibri"/>
                  <w:color w:val="000000"/>
                  <w:lang w:eastAsia="en-AU"/>
                </w:rPr>
                <w:t>LLN1716</w:t>
              </w:r>
            </w:ins>
          </w:p>
        </w:tc>
        <w:tc>
          <w:tcPr>
            <w:tcW w:w="933" w:type="pct"/>
            <w:noWrap/>
            <w:hideMark/>
          </w:tcPr>
          <w:p w:rsidR="00110C18" w:rsidRPr="0056388D" w:rsidRDefault="00110C18" w:rsidP="00063728">
            <w:pPr>
              <w:rPr>
                <w:ins w:id="36194" w:author="KIM, Jason" w:date="2019-04-02T13:39:00Z"/>
                <w:rFonts w:ascii="Calibri" w:eastAsia="Times New Roman" w:hAnsi="Calibri" w:cs="Calibri"/>
                <w:color w:val="000000"/>
                <w:lang w:eastAsia="en-AU"/>
              </w:rPr>
            </w:pPr>
            <w:ins w:id="361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96" w:author="KIM, Jason" w:date="2019-04-02T13:39:00Z"/>
                <w:rFonts w:ascii="Calibri" w:eastAsia="Times New Roman" w:hAnsi="Calibri" w:cs="Calibri"/>
                <w:color w:val="000000"/>
                <w:lang w:eastAsia="en-AU"/>
              </w:rPr>
            </w:pPr>
            <w:ins w:id="36197" w:author="KIM, Jason" w:date="2019-04-02T13:39:00Z">
              <w:r w:rsidRPr="0056388D">
                <w:rPr>
                  <w:rFonts w:ascii="Calibri" w:eastAsia="Times New Roman" w:hAnsi="Calibri" w:cs="Calibri"/>
                  <w:color w:val="000000"/>
                  <w:lang w:eastAsia="en-AU"/>
                </w:rPr>
                <w:t>Chainage 8931</w:t>
              </w:r>
            </w:ins>
          </w:p>
        </w:tc>
        <w:tc>
          <w:tcPr>
            <w:tcW w:w="764" w:type="pct"/>
            <w:noWrap/>
            <w:hideMark/>
          </w:tcPr>
          <w:p w:rsidR="00110C18" w:rsidRPr="0056388D" w:rsidRDefault="00110C18" w:rsidP="00063728">
            <w:pPr>
              <w:jc w:val="right"/>
              <w:rPr>
                <w:ins w:id="36198" w:author="KIM, Jason" w:date="2019-04-02T13:39:00Z"/>
                <w:rFonts w:ascii="Calibri" w:eastAsia="Times New Roman" w:hAnsi="Calibri" w:cs="Calibri"/>
                <w:color w:val="000000"/>
                <w:lang w:eastAsia="en-AU"/>
              </w:rPr>
            </w:pPr>
            <w:ins w:id="361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00" w:author="KIM, Jason" w:date="2019-04-02T13:39:00Z"/>
        </w:trPr>
        <w:tc>
          <w:tcPr>
            <w:tcW w:w="708" w:type="pct"/>
            <w:vMerge/>
            <w:hideMark/>
          </w:tcPr>
          <w:p w:rsidR="00110C18" w:rsidRPr="0056388D" w:rsidRDefault="00110C18" w:rsidP="00063728">
            <w:pPr>
              <w:rPr>
                <w:ins w:id="362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02" w:author="KIM, Jason" w:date="2019-04-02T13:39:00Z"/>
                <w:rFonts w:ascii="Calibri" w:eastAsia="Times New Roman" w:hAnsi="Calibri" w:cs="Calibri"/>
                <w:color w:val="000000"/>
                <w:lang w:eastAsia="en-AU"/>
              </w:rPr>
            </w:pPr>
            <w:ins w:id="36203"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204" w:author="KIM, Jason" w:date="2019-04-02T13:39:00Z"/>
                <w:rFonts w:ascii="Calibri" w:eastAsia="Times New Roman" w:hAnsi="Calibri" w:cs="Calibri"/>
                <w:color w:val="000000"/>
                <w:lang w:eastAsia="en-AU"/>
              </w:rPr>
            </w:pPr>
            <w:ins w:id="3620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06" w:author="KIM, Jason" w:date="2019-04-02T13:39:00Z"/>
                <w:rFonts w:ascii="Calibri" w:eastAsia="Times New Roman" w:hAnsi="Calibri" w:cs="Calibri"/>
                <w:color w:val="000000"/>
                <w:lang w:eastAsia="en-AU"/>
              </w:rPr>
            </w:pPr>
            <w:ins w:id="36207" w:author="KIM, Jason" w:date="2019-04-02T13:39:00Z">
              <w:r w:rsidRPr="0056388D">
                <w:rPr>
                  <w:rFonts w:ascii="Calibri" w:eastAsia="Times New Roman" w:hAnsi="Calibri" w:cs="Calibri"/>
                  <w:color w:val="000000"/>
                  <w:lang w:eastAsia="en-AU"/>
                </w:rPr>
                <w:t>LLN1717</w:t>
              </w:r>
            </w:ins>
          </w:p>
        </w:tc>
        <w:tc>
          <w:tcPr>
            <w:tcW w:w="933" w:type="pct"/>
            <w:noWrap/>
            <w:hideMark/>
          </w:tcPr>
          <w:p w:rsidR="00110C18" w:rsidRPr="0056388D" w:rsidRDefault="00110C18" w:rsidP="00063728">
            <w:pPr>
              <w:rPr>
                <w:ins w:id="36208" w:author="KIM, Jason" w:date="2019-04-02T13:39:00Z"/>
                <w:rFonts w:ascii="Calibri" w:eastAsia="Times New Roman" w:hAnsi="Calibri" w:cs="Calibri"/>
                <w:color w:val="000000"/>
                <w:lang w:eastAsia="en-AU"/>
              </w:rPr>
            </w:pPr>
            <w:ins w:id="362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210" w:author="KIM, Jason" w:date="2019-04-02T13:39:00Z"/>
                <w:rFonts w:ascii="Calibri" w:eastAsia="Times New Roman" w:hAnsi="Calibri" w:cs="Calibri"/>
                <w:color w:val="000000"/>
                <w:lang w:eastAsia="en-AU"/>
              </w:rPr>
            </w:pPr>
            <w:ins w:id="36211" w:author="KIM, Jason" w:date="2019-04-02T13:39:00Z">
              <w:r w:rsidRPr="0056388D">
                <w:rPr>
                  <w:rFonts w:ascii="Calibri" w:eastAsia="Times New Roman" w:hAnsi="Calibri" w:cs="Calibri"/>
                  <w:color w:val="000000"/>
                  <w:lang w:eastAsia="en-AU"/>
                </w:rPr>
                <w:t>Chainage 8941</w:t>
              </w:r>
            </w:ins>
          </w:p>
        </w:tc>
        <w:tc>
          <w:tcPr>
            <w:tcW w:w="764" w:type="pct"/>
            <w:noWrap/>
            <w:hideMark/>
          </w:tcPr>
          <w:p w:rsidR="00110C18" w:rsidRPr="0056388D" w:rsidRDefault="00110C18" w:rsidP="00063728">
            <w:pPr>
              <w:jc w:val="right"/>
              <w:rPr>
                <w:ins w:id="36212" w:author="KIM, Jason" w:date="2019-04-02T13:39:00Z"/>
                <w:rFonts w:ascii="Calibri" w:eastAsia="Times New Roman" w:hAnsi="Calibri" w:cs="Calibri"/>
                <w:color w:val="000000"/>
                <w:lang w:eastAsia="en-AU"/>
              </w:rPr>
            </w:pPr>
            <w:ins w:id="36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14" w:author="KIM, Jason" w:date="2019-04-02T13:39:00Z"/>
        </w:trPr>
        <w:tc>
          <w:tcPr>
            <w:tcW w:w="708" w:type="pct"/>
            <w:vMerge w:val="restart"/>
            <w:noWrap/>
            <w:hideMark/>
          </w:tcPr>
          <w:p w:rsidR="00110C18" w:rsidRPr="0056388D" w:rsidRDefault="00110C18" w:rsidP="00063728">
            <w:pPr>
              <w:rPr>
                <w:ins w:id="36215" w:author="KIM, Jason" w:date="2019-04-02T13:39:00Z"/>
                <w:rFonts w:ascii="Calibri" w:eastAsia="Times New Roman" w:hAnsi="Calibri" w:cs="Calibri"/>
                <w:color w:val="000000"/>
                <w:lang w:eastAsia="en-AU"/>
              </w:rPr>
            </w:pPr>
            <w:ins w:id="36216" w:author="KIM, Jason" w:date="2019-04-02T13:39:00Z">
              <w:r w:rsidRPr="0056388D">
                <w:rPr>
                  <w:rFonts w:ascii="Calibri" w:eastAsia="Times New Roman" w:hAnsi="Calibri" w:cs="Calibri"/>
                  <w:color w:val="000000"/>
                  <w:lang w:eastAsia="en-AU"/>
                </w:rPr>
                <w:t>LLE68K71</w:t>
              </w:r>
            </w:ins>
          </w:p>
        </w:tc>
        <w:tc>
          <w:tcPr>
            <w:tcW w:w="605" w:type="pct"/>
            <w:noWrap/>
            <w:hideMark/>
          </w:tcPr>
          <w:p w:rsidR="00110C18" w:rsidRPr="0056388D" w:rsidRDefault="00110C18" w:rsidP="00063728">
            <w:pPr>
              <w:rPr>
                <w:ins w:id="36217" w:author="KIM, Jason" w:date="2019-04-02T13:39:00Z"/>
                <w:rFonts w:ascii="Calibri" w:eastAsia="Times New Roman" w:hAnsi="Calibri" w:cs="Calibri"/>
                <w:color w:val="000000"/>
                <w:lang w:eastAsia="en-AU"/>
              </w:rPr>
            </w:pPr>
            <w:ins w:id="36218"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19" w:author="KIM, Jason" w:date="2019-04-02T13:39:00Z"/>
                <w:rFonts w:ascii="Calibri" w:eastAsia="Times New Roman" w:hAnsi="Calibri" w:cs="Calibri"/>
                <w:color w:val="000000"/>
                <w:lang w:eastAsia="en-AU"/>
              </w:rPr>
            </w:pPr>
            <w:ins w:id="3622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21" w:author="KIM, Jason" w:date="2019-04-02T13:39:00Z"/>
                <w:rFonts w:ascii="Calibri" w:eastAsia="Times New Roman" w:hAnsi="Calibri" w:cs="Calibri"/>
                <w:color w:val="000000"/>
                <w:lang w:eastAsia="en-AU"/>
              </w:rPr>
            </w:pPr>
            <w:ins w:id="36222" w:author="KIM, Jason" w:date="2019-04-02T13:39:00Z">
              <w:r w:rsidRPr="0056388D">
                <w:rPr>
                  <w:rFonts w:ascii="Calibri" w:eastAsia="Times New Roman" w:hAnsi="Calibri" w:cs="Calibri"/>
                  <w:color w:val="000000"/>
                  <w:lang w:eastAsia="en-AU"/>
                </w:rPr>
                <w:t>LLS2739</w:t>
              </w:r>
            </w:ins>
          </w:p>
        </w:tc>
        <w:tc>
          <w:tcPr>
            <w:tcW w:w="933" w:type="pct"/>
            <w:noWrap/>
            <w:hideMark/>
          </w:tcPr>
          <w:p w:rsidR="00110C18" w:rsidRPr="0056388D" w:rsidRDefault="00110C18" w:rsidP="00063728">
            <w:pPr>
              <w:rPr>
                <w:ins w:id="36223" w:author="KIM, Jason" w:date="2019-04-02T13:39:00Z"/>
                <w:rFonts w:ascii="Calibri" w:eastAsia="Times New Roman" w:hAnsi="Calibri" w:cs="Calibri"/>
                <w:color w:val="000000"/>
                <w:lang w:eastAsia="en-AU"/>
              </w:rPr>
            </w:pPr>
            <w:ins w:id="362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25" w:author="KIM, Jason" w:date="2019-04-02T13:39:00Z"/>
                <w:rFonts w:ascii="Calibri" w:eastAsia="Times New Roman" w:hAnsi="Calibri" w:cs="Calibri"/>
                <w:color w:val="000000"/>
                <w:lang w:eastAsia="en-AU"/>
              </w:rPr>
            </w:pPr>
            <w:ins w:id="36226" w:author="KIM, Jason" w:date="2019-04-02T13:39:00Z">
              <w:r w:rsidRPr="0056388D">
                <w:rPr>
                  <w:rFonts w:ascii="Calibri" w:eastAsia="Times New Roman" w:hAnsi="Calibri" w:cs="Calibri"/>
                  <w:color w:val="000000"/>
                  <w:lang w:eastAsia="en-AU"/>
                </w:rPr>
                <w:t>Chainage 8957</w:t>
              </w:r>
            </w:ins>
          </w:p>
        </w:tc>
        <w:tc>
          <w:tcPr>
            <w:tcW w:w="764" w:type="pct"/>
            <w:noWrap/>
            <w:hideMark/>
          </w:tcPr>
          <w:p w:rsidR="00110C18" w:rsidRPr="0056388D" w:rsidRDefault="00110C18" w:rsidP="00063728">
            <w:pPr>
              <w:jc w:val="right"/>
              <w:rPr>
                <w:ins w:id="36227" w:author="KIM, Jason" w:date="2019-04-02T13:39:00Z"/>
                <w:rFonts w:ascii="Calibri" w:eastAsia="Times New Roman" w:hAnsi="Calibri" w:cs="Calibri"/>
                <w:color w:val="000000"/>
                <w:lang w:eastAsia="en-AU"/>
              </w:rPr>
            </w:pPr>
            <w:ins w:id="36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29" w:author="KIM, Jason" w:date="2019-04-02T13:39:00Z"/>
        </w:trPr>
        <w:tc>
          <w:tcPr>
            <w:tcW w:w="708" w:type="pct"/>
            <w:vMerge/>
            <w:hideMark/>
          </w:tcPr>
          <w:p w:rsidR="00110C18" w:rsidRPr="0056388D" w:rsidRDefault="00110C18" w:rsidP="00063728">
            <w:pPr>
              <w:rPr>
                <w:ins w:id="362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31" w:author="KIM, Jason" w:date="2019-04-02T13:39:00Z"/>
                <w:rFonts w:ascii="Calibri" w:eastAsia="Times New Roman" w:hAnsi="Calibri" w:cs="Calibri"/>
                <w:color w:val="000000"/>
                <w:lang w:eastAsia="en-AU"/>
              </w:rPr>
            </w:pPr>
            <w:ins w:id="36232"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33" w:author="KIM, Jason" w:date="2019-04-02T13:39:00Z"/>
                <w:rFonts w:ascii="Calibri" w:eastAsia="Times New Roman" w:hAnsi="Calibri" w:cs="Calibri"/>
                <w:color w:val="000000"/>
                <w:lang w:eastAsia="en-AU"/>
              </w:rPr>
            </w:pPr>
            <w:ins w:id="3623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35" w:author="KIM, Jason" w:date="2019-04-02T13:39:00Z"/>
                <w:rFonts w:ascii="Calibri" w:eastAsia="Times New Roman" w:hAnsi="Calibri" w:cs="Calibri"/>
                <w:color w:val="000000"/>
                <w:lang w:eastAsia="en-AU"/>
              </w:rPr>
            </w:pPr>
            <w:ins w:id="36236" w:author="KIM, Jason" w:date="2019-04-02T13:39:00Z">
              <w:r w:rsidRPr="0056388D">
                <w:rPr>
                  <w:rFonts w:ascii="Calibri" w:eastAsia="Times New Roman" w:hAnsi="Calibri" w:cs="Calibri"/>
                  <w:color w:val="000000"/>
                  <w:lang w:eastAsia="en-AU"/>
                </w:rPr>
                <w:t>LLS2740</w:t>
              </w:r>
            </w:ins>
          </w:p>
        </w:tc>
        <w:tc>
          <w:tcPr>
            <w:tcW w:w="933" w:type="pct"/>
            <w:noWrap/>
            <w:hideMark/>
          </w:tcPr>
          <w:p w:rsidR="00110C18" w:rsidRPr="0056388D" w:rsidRDefault="00110C18" w:rsidP="00063728">
            <w:pPr>
              <w:rPr>
                <w:ins w:id="36237" w:author="KIM, Jason" w:date="2019-04-02T13:39:00Z"/>
                <w:rFonts w:ascii="Calibri" w:eastAsia="Times New Roman" w:hAnsi="Calibri" w:cs="Calibri"/>
                <w:color w:val="000000"/>
                <w:lang w:eastAsia="en-AU"/>
              </w:rPr>
            </w:pPr>
            <w:ins w:id="362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39" w:author="KIM, Jason" w:date="2019-04-02T13:39:00Z"/>
                <w:rFonts w:ascii="Calibri" w:eastAsia="Times New Roman" w:hAnsi="Calibri" w:cs="Calibri"/>
                <w:color w:val="000000"/>
                <w:lang w:eastAsia="en-AU"/>
              </w:rPr>
            </w:pPr>
            <w:ins w:id="36240" w:author="KIM, Jason" w:date="2019-04-02T13:39:00Z">
              <w:r w:rsidRPr="0056388D">
                <w:rPr>
                  <w:rFonts w:ascii="Calibri" w:eastAsia="Times New Roman" w:hAnsi="Calibri" w:cs="Calibri"/>
                  <w:color w:val="000000"/>
                  <w:lang w:eastAsia="en-AU"/>
                </w:rPr>
                <w:t>Chainage 8967</w:t>
              </w:r>
            </w:ins>
          </w:p>
        </w:tc>
        <w:tc>
          <w:tcPr>
            <w:tcW w:w="764" w:type="pct"/>
            <w:noWrap/>
            <w:hideMark/>
          </w:tcPr>
          <w:p w:rsidR="00110C18" w:rsidRPr="0056388D" w:rsidRDefault="00110C18" w:rsidP="00063728">
            <w:pPr>
              <w:jc w:val="right"/>
              <w:rPr>
                <w:ins w:id="36241" w:author="KIM, Jason" w:date="2019-04-02T13:39:00Z"/>
                <w:rFonts w:ascii="Calibri" w:eastAsia="Times New Roman" w:hAnsi="Calibri" w:cs="Calibri"/>
                <w:color w:val="000000"/>
                <w:lang w:eastAsia="en-AU"/>
              </w:rPr>
            </w:pPr>
            <w:ins w:id="362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43" w:author="KIM, Jason" w:date="2019-04-02T13:39:00Z"/>
        </w:trPr>
        <w:tc>
          <w:tcPr>
            <w:tcW w:w="708" w:type="pct"/>
            <w:vMerge/>
            <w:hideMark/>
          </w:tcPr>
          <w:p w:rsidR="00110C18" w:rsidRPr="0056388D" w:rsidRDefault="00110C18" w:rsidP="00063728">
            <w:pPr>
              <w:rPr>
                <w:ins w:id="362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45" w:author="KIM, Jason" w:date="2019-04-02T13:39:00Z"/>
                <w:rFonts w:ascii="Calibri" w:eastAsia="Times New Roman" w:hAnsi="Calibri" w:cs="Calibri"/>
                <w:color w:val="000000"/>
                <w:lang w:eastAsia="en-AU"/>
              </w:rPr>
            </w:pPr>
            <w:ins w:id="36246"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47" w:author="KIM, Jason" w:date="2019-04-02T13:39:00Z"/>
                <w:rFonts w:ascii="Calibri" w:eastAsia="Times New Roman" w:hAnsi="Calibri" w:cs="Calibri"/>
                <w:color w:val="000000"/>
                <w:lang w:eastAsia="en-AU"/>
              </w:rPr>
            </w:pPr>
            <w:ins w:id="3624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49" w:author="KIM, Jason" w:date="2019-04-02T13:39:00Z"/>
                <w:rFonts w:ascii="Calibri" w:eastAsia="Times New Roman" w:hAnsi="Calibri" w:cs="Calibri"/>
                <w:color w:val="000000"/>
                <w:lang w:eastAsia="en-AU"/>
              </w:rPr>
            </w:pPr>
            <w:ins w:id="36250" w:author="KIM, Jason" w:date="2019-04-02T13:39:00Z">
              <w:r w:rsidRPr="0056388D">
                <w:rPr>
                  <w:rFonts w:ascii="Calibri" w:eastAsia="Times New Roman" w:hAnsi="Calibri" w:cs="Calibri"/>
                  <w:color w:val="000000"/>
                  <w:lang w:eastAsia="en-AU"/>
                </w:rPr>
                <w:t>LLS2741</w:t>
              </w:r>
            </w:ins>
          </w:p>
        </w:tc>
        <w:tc>
          <w:tcPr>
            <w:tcW w:w="933" w:type="pct"/>
            <w:noWrap/>
            <w:hideMark/>
          </w:tcPr>
          <w:p w:rsidR="00110C18" w:rsidRPr="0056388D" w:rsidRDefault="00110C18" w:rsidP="00063728">
            <w:pPr>
              <w:rPr>
                <w:ins w:id="36251" w:author="KIM, Jason" w:date="2019-04-02T13:39:00Z"/>
                <w:rFonts w:ascii="Calibri" w:eastAsia="Times New Roman" w:hAnsi="Calibri" w:cs="Calibri"/>
                <w:color w:val="000000"/>
                <w:lang w:eastAsia="en-AU"/>
              </w:rPr>
            </w:pPr>
            <w:ins w:id="362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53" w:author="KIM, Jason" w:date="2019-04-02T13:39:00Z"/>
                <w:rFonts w:ascii="Calibri" w:eastAsia="Times New Roman" w:hAnsi="Calibri" w:cs="Calibri"/>
                <w:color w:val="000000"/>
                <w:lang w:eastAsia="en-AU"/>
              </w:rPr>
            </w:pPr>
            <w:ins w:id="36254" w:author="KIM, Jason" w:date="2019-04-02T13:39:00Z">
              <w:r w:rsidRPr="0056388D">
                <w:rPr>
                  <w:rFonts w:ascii="Calibri" w:eastAsia="Times New Roman" w:hAnsi="Calibri" w:cs="Calibri"/>
                  <w:color w:val="000000"/>
                  <w:lang w:eastAsia="en-AU"/>
                </w:rPr>
                <w:t>Chainage 8976</w:t>
              </w:r>
            </w:ins>
          </w:p>
        </w:tc>
        <w:tc>
          <w:tcPr>
            <w:tcW w:w="764" w:type="pct"/>
            <w:noWrap/>
            <w:hideMark/>
          </w:tcPr>
          <w:p w:rsidR="00110C18" w:rsidRPr="0056388D" w:rsidRDefault="00110C18" w:rsidP="00063728">
            <w:pPr>
              <w:jc w:val="right"/>
              <w:rPr>
                <w:ins w:id="36255" w:author="KIM, Jason" w:date="2019-04-02T13:39:00Z"/>
                <w:rFonts w:ascii="Calibri" w:eastAsia="Times New Roman" w:hAnsi="Calibri" w:cs="Calibri"/>
                <w:color w:val="000000"/>
                <w:lang w:eastAsia="en-AU"/>
              </w:rPr>
            </w:pPr>
            <w:ins w:id="362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57" w:author="KIM, Jason" w:date="2019-04-02T13:39:00Z"/>
        </w:trPr>
        <w:tc>
          <w:tcPr>
            <w:tcW w:w="708" w:type="pct"/>
            <w:vMerge/>
            <w:hideMark/>
          </w:tcPr>
          <w:p w:rsidR="00110C18" w:rsidRPr="0056388D" w:rsidRDefault="00110C18" w:rsidP="00063728">
            <w:pPr>
              <w:rPr>
                <w:ins w:id="362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59" w:author="KIM, Jason" w:date="2019-04-02T13:39:00Z"/>
                <w:rFonts w:ascii="Calibri" w:eastAsia="Times New Roman" w:hAnsi="Calibri" w:cs="Calibri"/>
                <w:color w:val="000000"/>
                <w:lang w:eastAsia="en-AU"/>
              </w:rPr>
            </w:pPr>
            <w:ins w:id="36260"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61" w:author="KIM, Jason" w:date="2019-04-02T13:39:00Z"/>
                <w:rFonts w:ascii="Calibri" w:eastAsia="Times New Roman" w:hAnsi="Calibri" w:cs="Calibri"/>
                <w:color w:val="000000"/>
                <w:lang w:eastAsia="en-AU"/>
              </w:rPr>
            </w:pPr>
            <w:ins w:id="362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63" w:author="KIM, Jason" w:date="2019-04-02T13:39:00Z"/>
                <w:rFonts w:ascii="Calibri" w:eastAsia="Times New Roman" w:hAnsi="Calibri" w:cs="Calibri"/>
                <w:color w:val="000000"/>
                <w:lang w:eastAsia="en-AU"/>
              </w:rPr>
            </w:pPr>
            <w:ins w:id="36264" w:author="KIM, Jason" w:date="2019-04-02T13:39:00Z">
              <w:r w:rsidRPr="0056388D">
                <w:rPr>
                  <w:rFonts w:ascii="Calibri" w:eastAsia="Times New Roman" w:hAnsi="Calibri" w:cs="Calibri"/>
                  <w:color w:val="000000"/>
                  <w:lang w:eastAsia="en-AU"/>
                </w:rPr>
                <w:t>LLS2742</w:t>
              </w:r>
            </w:ins>
          </w:p>
        </w:tc>
        <w:tc>
          <w:tcPr>
            <w:tcW w:w="933" w:type="pct"/>
            <w:noWrap/>
            <w:hideMark/>
          </w:tcPr>
          <w:p w:rsidR="00110C18" w:rsidRPr="0056388D" w:rsidRDefault="00110C18" w:rsidP="00063728">
            <w:pPr>
              <w:rPr>
                <w:ins w:id="36265" w:author="KIM, Jason" w:date="2019-04-02T13:39:00Z"/>
                <w:rFonts w:ascii="Calibri" w:eastAsia="Times New Roman" w:hAnsi="Calibri" w:cs="Calibri"/>
                <w:color w:val="000000"/>
                <w:lang w:eastAsia="en-AU"/>
              </w:rPr>
            </w:pPr>
            <w:ins w:id="362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67" w:author="KIM, Jason" w:date="2019-04-02T13:39:00Z"/>
                <w:rFonts w:ascii="Calibri" w:eastAsia="Times New Roman" w:hAnsi="Calibri" w:cs="Calibri"/>
                <w:color w:val="000000"/>
                <w:lang w:eastAsia="en-AU"/>
              </w:rPr>
            </w:pPr>
            <w:ins w:id="36268" w:author="KIM, Jason" w:date="2019-04-02T13:39:00Z">
              <w:r w:rsidRPr="0056388D">
                <w:rPr>
                  <w:rFonts w:ascii="Calibri" w:eastAsia="Times New Roman" w:hAnsi="Calibri" w:cs="Calibri"/>
                  <w:color w:val="000000"/>
                  <w:lang w:eastAsia="en-AU"/>
                </w:rPr>
                <w:t>Chainage 8986</w:t>
              </w:r>
            </w:ins>
          </w:p>
        </w:tc>
        <w:tc>
          <w:tcPr>
            <w:tcW w:w="764" w:type="pct"/>
            <w:noWrap/>
            <w:hideMark/>
          </w:tcPr>
          <w:p w:rsidR="00110C18" w:rsidRPr="0056388D" w:rsidRDefault="00110C18" w:rsidP="00063728">
            <w:pPr>
              <w:jc w:val="right"/>
              <w:rPr>
                <w:ins w:id="36269" w:author="KIM, Jason" w:date="2019-04-02T13:39:00Z"/>
                <w:rFonts w:ascii="Calibri" w:eastAsia="Times New Roman" w:hAnsi="Calibri" w:cs="Calibri"/>
                <w:color w:val="000000"/>
                <w:lang w:eastAsia="en-AU"/>
              </w:rPr>
            </w:pPr>
            <w:ins w:id="362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71" w:author="KIM, Jason" w:date="2019-04-02T13:39:00Z"/>
        </w:trPr>
        <w:tc>
          <w:tcPr>
            <w:tcW w:w="708" w:type="pct"/>
            <w:vMerge/>
            <w:hideMark/>
          </w:tcPr>
          <w:p w:rsidR="00110C18" w:rsidRPr="0056388D" w:rsidRDefault="00110C18" w:rsidP="00063728">
            <w:pPr>
              <w:rPr>
                <w:ins w:id="362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73" w:author="KIM, Jason" w:date="2019-04-02T13:39:00Z"/>
                <w:rFonts w:ascii="Calibri" w:eastAsia="Times New Roman" w:hAnsi="Calibri" w:cs="Calibri"/>
                <w:color w:val="000000"/>
                <w:lang w:eastAsia="en-AU"/>
              </w:rPr>
            </w:pPr>
            <w:ins w:id="36274"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75" w:author="KIM, Jason" w:date="2019-04-02T13:39:00Z"/>
                <w:rFonts w:ascii="Calibri" w:eastAsia="Times New Roman" w:hAnsi="Calibri" w:cs="Calibri"/>
                <w:color w:val="000000"/>
                <w:lang w:eastAsia="en-AU"/>
              </w:rPr>
            </w:pPr>
            <w:ins w:id="362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77" w:author="KIM, Jason" w:date="2019-04-02T13:39:00Z"/>
                <w:rFonts w:ascii="Calibri" w:eastAsia="Times New Roman" w:hAnsi="Calibri" w:cs="Calibri"/>
                <w:color w:val="000000"/>
                <w:lang w:eastAsia="en-AU"/>
              </w:rPr>
            </w:pPr>
            <w:ins w:id="36278" w:author="KIM, Jason" w:date="2019-04-02T13:39:00Z">
              <w:r w:rsidRPr="0056388D">
                <w:rPr>
                  <w:rFonts w:ascii="Calibri" w:eastAsia="Times New Roman" w:hAnsi="Calibri" w:cs="Calibri"/>
                  <w:color w:val="000000"/>
                  <w:lang w:eastAsia="en-AU"/>
                </w:rPr>
                <w:t>LLS2743</w:t>
              </w:r>
            </w:ins>
          </w:p>
        </w:tc>
        <w:tc>
          <w:tcPr>
            <w:tcW w:w="933" w:type="pct"/>
            <w:noWrap/>
            <w:hideMark/>
          </w:tcPr>
          <w:p w:rsidR="00110C18" w:rsidRPr="0056388D" w:rsidRDefault="00110C18" w:rsidP="00063728">
            <w:pPr>
              <w:rPr>
                <w:ins w:id="36279" w:author="KIM, Jason" w:date="2019-04-02T13:39:00Z"/>
                <w:rFonts w:ascii="Calibri" w:eastAsia="Times New Roman" w:hAnsi="Calibri" w:cs="Calibri"/>
                <w:color w:val="000000"/>
                <w:lang w:eastAsia="en-AU"/>
              </w:rPr>
            </w:pPr>
            <w:ins w:id="362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81" w:author="KIM, Jason" w:date="2019-04-02T13:39:00Z"/>
                <w:rFonts w:ascii="Calibri" w:eastAsia="Times New Roman" w:hAnsi="Calibri" w:cs="Calibri"/>
                <w:color w:val="000000"/>
                <w:lang w:eastAsia="en-AU"/>
              </w:rPr>
            </w:pPr>
            <w:ins w:id="36282" w:author="KIM, Jason" w:date="2019-04-02T13:39:00Z">
              <w:r w:rsidRPr="0056388D">
                <w:rPr>
                  <w:rFonts w:ascii="Calibri" w:eastAsia="Times New Roman" w:hAnsi="Calibri" w:cs="Calibri"/>
                  <w:color w:val="000000"/>
                  <w:lang w:eastAsia="en-AU"/>
                </w:rPr>
                <w:t>Chainage 8995</w:t>
              </w:r>
            </w:ins>
          </w:p>
        </w:tc>
        <w:tc>
          <w:tcPr>
            <w:tcW w:w="764" w:type="pct"/>
            <w:noWrap/>
            <w:hideMark/>
          </w:tcPr>
          <w:p w:rsidR="00110C18" w:rsidRPr="0056388D" w:rsidRDefault="00110C18" w:rsidP="00063728">
            <w:pPr>
              <w:jc w:val="right"/>
              <w:rPr>
                <w:ins w:id="36283" w:author="KIM, Jason" w:date="2019-04-02T13:39:00Z"/>
                <w:rFonts w:ascii="Calibri" w:eastAsia="Times New Roman" w:hAnsi="Calibri" w:cs="Calibri"/>
                <w:color w:val="000000"/>
                <w:lang w:eastAsia="en-AU"/>
              </w:rPr>
            </w:pPr>
            <w:ins w:id="362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85" w:author="KIM, Jason" w:date="2019-04-02T13:39:00Z"/>
        </w:trPr>
        <w:tc>
          <w:tcPr>
            <w:tcW w:w="708" w:type="pct"/>
            <w:vMerge/>
            <w:hideMark/>
          </w:tcPr>
          <w:p w:rsidR="00110C18" w:rsidRPr="0056388D" w:rsidRDefault="00110C18" w:rsidP="00063728">
            <w:pPr>
              <w:rPr>
                <w:ins w:id="362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87" w:author="KIM, Jason" w:date="2019-04-02T13:39:00Z"/>
                <w:rFonts w:ascii="Calibri" w:eastAsia="Times New Roman" w:hAnsi="Calibri" w:cs="Calibri"/>
                <w:color w:val="000000"/>
                <w:lang w:eastAsia="en-AU"/>
              </w:rPr>
            </w:pPr>
            <w:ins w:id="36288"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89" w:author="KIM, Jason" w:date="2019-04-02T13:39:00Z"/>
                <w:rFonts w:ascii="Calibri" w:eastAsia="Times New Roman" w:hAnsi="Calibri" w:cs="Calibri"/>
                <w:color w:val="000000"/>
                <w:lang w:eastAsia="en-AU"/>
              </w:rPr>
            </w:pPr>
            <w:ins w:id="362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91" w:author="KIM, Jason" w:date="2019-04-02T13:39:00Z"/>
                <w:rFonts w:ascii="Calibri" w:eastAsia="Times New Roman" w:hAnsi="Calibri" w:cs="Calibri"/>
                <w:color w:val="000000"/>
                <w:lang w:eastAsia="en-AU"/>
              </w:rPr>
            </w:pPr>
            <w:ins w:id="36292" w:author="KIM, Jason" w:date="2019-04-02T13:39:00Z">
              <w:r w:rsidRPr="0056388D">
                <w:rPr>
                  <w:rFonts w:ascii="Calibri" w:eastAsia="Times New Roman" w:hAnsi="Calibri" w:cs="Calibri"/>
                  <w:color w:val="000000"/>
                  <w:lang w:eastAsia="en-AU"/>
                </w:rPr>
                <w:t>LLS2744</w:t>
              </w:r>
            </w:ins>
          </w:p>
        </w:tc>
        <w:tc>
          <w:tcPr>
            <w:tcW w:w="933" w:type="pct"/>
            <w:noWrap/>
            <w:hideMark/>
          </w:tcPr>
          <w:p w:rsidR="00110C18" w:rsidRPr="0056388D" w:rsidRDefault="00110C18" w:rsidP="00063728">
            <w:pPr>
              <w:rPr>
                <w:ins w:id="36293" w:author="KIM, Jason" w:date="2019-04-02T13:39:00Z"/>
                <w:rFonts w:ascii="Calibri" w:eastAsia="Times New Roman" w:hAnsi="Calibri" w:cs="Calibri"/>
                <w:color w:val="000000"/>
                <w:lang w:eastAsia="en-AU"/>
              </w:rPr>
            </w:pPr>
            <w:ins w:id="362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95" w:author="KIM, Jason" w:date="2019-04-02T13:39:00Z"/>
                <w:rFonts w:ascii="Calibri" w:eastAsia="Times New Roman" w:hAnsi="Calibri" w:cs="Calibri"/>
                <w:color w:val="000000"/>
                <w:lang w:eastAsia="en-AU"/>
              </w:rPr>
            </w:pPr>
            <w:ins w:id="36296" w:author="KIM, Jason" w:date="2019-04-02T13:39:00Z">
              <w:r w:rsidRPr="0056388D">
                <w:rPr>
                  <w:rFonts w:ascii="Calibri" w:eastAsia="Times New Roman" w:hAnsi="Calibri" w:cs="Calibri"/>
                  <w:color w:val="000000"/>
                  <w:lang w:eastAsia="en-AU"/>
                </w:rPr>
                <w:t>Chainage 9005</w:t>
              </w:r>
            </w:ins>
          </w:p>
        </w:tc>
        <w:tc>
          <w:tcPr>
            <w:tcW w:w="764" w:type="pct"/>
            <w:noWrap/>
            <w:hideMark/>
          </w:tcPr>
          <w:p w:rsidR="00110C18" w:rsidRPr="0056388D" w:rsidRDefault="00110C18" w:rsidP="00063728">
            <w:pPr>
              <w:jc w:val="right"/>
              <w:rPr>
                <w:ins w:id="36297" w:author="KIM, Jason" w:date="2019-04-02T13:39:00Z"/>
                <w:rFonts w:ascii="Calibri" w:eastAsia="Times New Roman" w:hAnsi="Calibri" w:cs="Calibri"/>
                <w:color w:val="000000"/>
                <w:lang w:eastAsia="en-AU"/>
              </w:rPr>
            </w:pPr>
            <w:ins w:id="362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99" w:author="KIM, Jason" w:date="2019-04-02T13:39:00Z"/>
        </w:trPr>
        <w:tc>
          <w:tcPr>
            <w:tcW w:w="708" w:type="pct"/>
            <w:vMerge/>
            <w:hideMark/>
          </w:tcPr>
          <w:p w:rsidR="00110C18" w:rsidRPr="0056388D" w:rsidRDefault="00110C18" w:rsidP="00063728">
            <w:pPr>
              <w:rPr>
                <w:ins w:id="363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01" w:author="KIM, Jason" w:date="2019-04-02T13:39:00Z"/>
                <w:rFonts w:ascii="Calibri" w:eastAsia="Times New Roman" w:hAnsi="Calibri" w:cs="Calibri"/>
                <w:color w:val="000000"/>
                <w:lang w:eastAsia="en-AU"/>
              </w:rPr>
            </w:pPr>
            <w:ins w:id="36302"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03" w:author="KIM, Jason" w:date="2019-04-02T13:39:00Z"/>
                <w:rFonts w:ascii="Calibri" w:eastAsia="Times New Roman" w:hAnsi="Calibri" w:cs="Calibri"/>
                <w:color w:val="000000"/>
                <w:lang w:eastAsia="en-AU"/>
              </w:rPr>
            </w:pPr>
            <w:ins w:id="363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05" w:author="KIM, Jason" w:date="2019-04-02T13:39:00Z"/>
                <w:rFonts w:ascii="Calibri" w:eastAsia="Times New Roman" w:hAnsi="Calibri" w:cs="Calibri"/>
                <w:color w:val="000000"/>
                <w:lang w:eastAsia="en-AU"/>
              </w:rPr>
            </w:pPr>
            <w:ins w:id="36306" w:author="KIM, Jason" w:date="2019-04-02T13:39:00Z">
              <w:r w:rsidRPr="0056388D">
                <w:rPr>
                  <w:rFonts w:ascii="Calibri" w:eastAsia="Times New Roman" w:hAnsi="Calibri" w:cs="Calibri"/>
                  <w:color w:val="000000"/>
                  <w:lang w:eastAsia="en-AU"/>
                </w:rPr>
                <w:t>LLS2745</w:t>
              </w:r>
            </w:ins>
          </w:p>
        </w:tc>
        <w:tc>
          <w:tcPr>
            <w:tcW w:w="933" w:type="pct"/>
            <w:noWrap/>
            <w:hideMark/>
          </w:tcPr>
          <w:p w:rsidR="00110C18" w:rsidRPr="0056388D" w:rsidRDefault="00110C18" w:rsidP="00063728">
            <w:pPr>
              <w:rPr>
                <w:ins w:id="36307" w:author="KIM, Jason" w:date="2019-04-02T13:39:00Z"/>
                <w:rFonts w:ascii="Calibri" w:eastAsia="Times New Roman" w:hAnsi="Calibri" w:cs="Calibri"/>
                <w:color w:val="000000"/>
                <w:lang w:eastAsia="en-AU"/>
              </w:rPr>
            </w:pPr>
            <w:ins w:id="363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09" w:author="KIM, Jason" w:date="2019-04-02T13:39:00Z"/>
                <w:rFonts w:ascii="Calibri" w:eastAsia="Times New Roman" w:hAnsi="Calibri" w:cs="Calibri"/>
                <w:color w:val="000000"/>
                <w:lang w:eastAsia="en-AU"/>
              </w:rPr>
            </w:pPr>
            <w:ins w:id="36310" w:author="KIM, Jason" w:date="2019-04-02T13:39:00Z">
              <w:r w:rsidRPr="0056388D">
                <w:rPr>
                  <w:rFonts w:ascii="Calibri" w:eastAsia="Times New Roman" w:hAnsi="Calibri" w:cs="Calibri"/>
                  <w:color w:val="000000"/>
                  <w:lang w:eastAsia="en-AU"/>
                </w:rPr>
                <w:t>Chainage 9015</w:t>
              </w:r>
            </w:ins>
          </w:p>
        </w:tc>
        <w:tc>
          <w:tcPr>
            <w:tcW w:w="764" w:type="pct"/>
            <w:noWrap/>
            <w:hideMark/>
          </w:tcPr>
          <w:p w:rsidR="00110C18" w:rsidRPr="0056388D" w:rsidRDefault="00110C18" w:rsidP="00063728">
            <w:pPr>
              <w:jc w:val="right"/>
              <w:rPr>
                <w:ins w:id="36311" w:author="KIM, Jason" w:date="2019-04-02T13:39:00Z"/>
                <w:rFonts w:ascii="Calibri" w:eastAsia="Times New Roman" w:hAnsi="Calibri" w:cs="Calibri"/>
                <w:color w:val="000000"/>
                <w:lang w:eastAsia="en-AU"/>
              </w:rPr>
            </w:pPr>
            <w:ins w:id="363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13" w:author="KIM, Jason" w:date="2019-04-02T13:39:00Z"/>
        </w:trPr>
        <w:tc>
          <w:tcPr>
            <w:tcW w:w="708" w:type="pct"/>
            <w:vMerge/>
            <w:hideMark/>
          </w:tcPr>
          <w:p w:rsidR="00110C18" w:rsidRPr="0056388D" w:rsidRDefault="00110C18" w:rsidP="00063728">
            <w:pPr>
              <w:rPr>
                <w:ins w:id="363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15" w:author="KIM, Jason" w:date="2019-04-02T13:39:00Z"/>
                <w:rFonts w:ascii="Calibri" w:eastAsia="Times New Roman" w:hAnsi="Calibri" w:cs="Calibri"/>
                <w:color w:val="000000"/>
                <w:lang w:eastAsia="en-AU"/>
              </w:rPr>
            </w:pPr>
            <w:ins w:id="36316"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17" w:author="KIM, Jason" w:date="2019-04-02T13:39:00Z"/>
                <w:rFonts w:ascii="Calibri" w:eastAsia="Times New Roman" w:hAnsi="Calibri" w:cs="Calibri"/>
                <w:color w:val="000000"/>
                <w:lang w:eastAsia="en-AU"/>
              </w:rPr>
            </w:pPr>
            <w:ins w:id="363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19" w:author="KIM, Jason" w:date="2019-04-02T13:39:00Z"/>
                <w:rFonts w:ascii="Calibri" w:eastAsia="Times New Roman" w:hAnsi="Calibri" w:cs="Calibri"/>
                <w:color w:val="000000"/>
                <w:lang w:eastAsia="en-AU"/>
              </w:rPr>
            </w:pPr>
            <w:ins w:id="36320" w:author="KIM, Jason" w:date="2019-04-02T13:39:00Z">
              <w:r w:rsidRPr="0056388D">
                <w:rPr>
                  <w:rFonts w:ascii="Calibri" w:eastAsia="Times New Roman" w:hAnsi="Calibri" w:cs="Calibri"/>
                  <w:color w:val="000000"/>
                  <w:lang w:eastAsia="en-AU"/>
                </w:rPr>
                <w:t>LLS2746</w:t>
              </w:r>
            </w:ins>
          </w:p>
        </w:tc>
        <w:tc>
          <w:tcPr>
            <w:tcW w:w="933" w:type="pct"/>
            <w:noWrap/>
            <w:hideMark/>
          </w:tcPr>
          <w:p w:rsidR="00110C18" w:rsidRPr="0056388D" w:rsidRDefault="00110C18" w:rsidP="00063728">
            <w:pPr>
              <w:rPr>
                <w:ins w:id="36321" w:author="KIM, Jason" w:date="2019-04-02T13:39:00Z"/>
                <w:rFonts w:ascii="Calibri" w:eastAsia="Times New Roman" w:hAnsi="Calibri" w:cs="Calibri"/>
                <w:color w:val="000000"/>
                <w:lang w:eastAsia="en-AU"/>
              </w:rPr>
            </w:pPr>
            <w:ins w:id="363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23" w:author="KIM, Jason" w:date="2019-04-02T13:39:00Z"/>
                <w:rFonts w:ascii="Calibri" w:eastAsia="Times New Roman" w:hAnsi="Calibri" w:cs="Calibri"/>
                <w:color w:val="000000"/>
                <w:lang w:eastAsia="en-AU"/>
              </w:rPr>
            </w:pPr>
            <w:ins w:id="36324" w:author="KIM, Jason" w:date="2019-04-02T13:39:00Z">
              <w:r w:rsidRPr="0056388D">
                <w:rPr>
                  <w:rFonts w:ascii="Calibri" w:eastAsia="Times New Roman" w:hAnsi="Calibri" w:cs="Calibri"/>
                  <w:color w:val="000000"/>
                  <w:lang w:eastAsia="en-AU"/>
                </w:rPr>
                <w:t>Chainage 9024</w:t>
              </w:r>
            </w:ins>
          </w:p>
        </w:tc>
        <w:tc>
          <w:tcPr>
            <w:tcW w:w="764" w:type="pct"/>
            <w:noWrap/>
            <w:hideMark/>
          </w:tcPr>
          <w:p w:rsidR="00110C18" w:rsidRPr="0056388D" w:rsidRDefault="00110C18" w:rsidP="00063728">
            <w:pPr>
              <w:jc w:val="right"/>
              <w:rPr>
                <w:ins w:id="36325" w:author="KIM, Jason" w:date="2019-04-02T13:39:00Z"/>
                <w:rFonts w:ascii="Calibri" w:eastAsia="Times New Roman" w:hAnsi="Calibri" w:cs="Calibri"/>
                <w:color w:val="000000"/>
                <w:lang w:eastAsia="en-AU"/>
              </w:rPr>
            </w:pPr>
            <w:ins w:id="363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27" w:author="KIM, Jason" w:date="2019-04-02T13:39:00Z"/>
        </w:trPr>
        <w:tc>
          <w:tcPr>
            <w:tcW w:w="708" w:type="pct"/>
            <w:vMerge/>
            <w:hideMark/>
          </w:tcPr>
          <w:p w:rsidR="00110C18" w:rsidRPr="0056388D" w:rsidRDefault="00110C18" w:rsidP="00063728">
            <w:pPr>
              <w:rPr>
                <w:ins w:id="363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29" w:author="KIM, Jason" w:date="2019-04-02T13:39:00Z"/>
                <w:rFonts w:ascii="Calibri" w:eastAsia="Times New Roman" w:hAnsi="Calibri" w:cs="Calibri"/>
                <w:color w:val="000000"/>
                <w:lang w:eastAsia="en-AU"/>
              </w:rPr>
            </w:pPr>
            <w:ins w:id="36330"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31" w:author="KIM, Jason" w:date="2019-04-02T13:39:00Z"/>
                <w:rFonts w:ascii="Calibri" w:eastAsia="Times New Roman" w:hAnsi="Calibri" w:cs="Calibri"/>
                <w:color w:val="000000"/>
                <w:lang w:eastAsia="en-AU"/>
              </w:rPr>
            </w:pPr>
            <w:ins w:id="363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33" w:author="KIM, Jason" w:date="2019-04-02T13:39:00Z"/>
                <w:rFonts w:ascii="Calibri" w:eastAsia="Times New Roman" w:hAnsi="Calibri" w:cs="Calibri"/>
                <w:color w:val="000000"/>
                <w:lang w:eastAsia="en-AU"/>
              </w:rPr>
            </w:pPr>
            <w:ins w:id="36334" w:author="KIM, Jason" w:date="2019-04-02T13:39:00Z">
              <w:r w:rsidRPr="0056388D">
                <w:rPr>
                  <w:rFonts w:ascii="Calibri" w:eastAsia="Times New Roman" w:hAnsi="Calibri" w:cs="Calibri"/>
                  <w:color w:val="000000"/>
                  <w:lang w:eastAsia="en-AU"/>
                </w:rPr>
                <w:t>LLS2747</w:t>
              </w:r>
            </w:ins>
          </w:p>
        </w:tc>
        <w:tc>
          <w:tcPr>
            <w:tcW w:w="933" w:type="pct"/>
            <w:noWrap/>
            <w:hideMark/>
          </w:tcPr>
          <w:p w:rsidR="00110C18" w:rsidRPr="0056388D" w:rsidRDefault="00110C18" w:rsidP="00063728">
            <w:pPr>
              <w:rPr>
                <w:ins w:id="36335" w:author="KIM, Jason" w:date="2019-04-02T13:39:00Z"/>
                <w:rFonts w:ascii="Calibri" w:eastAsia="Times New Roman" w:hAnsi="Calibri" w:cs="Calibri"/>
                <w:color w:val="000000"/>
                <w:lang w:eastAsia="en-AU"/>
              </w:rPr>
            </w:pPr>
            <w:ins w:id="363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37" w:author="KIM, Jason" w:date="2019-04-02T13:39:00Z"/>
                <w:rFonts w:ascii="Calibri" w:eastAsia="Times New Roman" w:hAnsi="Calibri" w:cs="Calibri"/>
                <w:color w:val="000000"/>
                <w:lang w:eastAsia="en-AU"/>
              </w:rPr>
            </w:pPr>
            <w:ins w:id="36338" w:author="KIM, Jason" w:date="2019-04-02T13:39:00Z">
              <w:r w:rsidRPr="0056388D">
                <w:rPr>
                  <w:rFonts w:ascii="Calibri" w:eastAsia="Times New Roman" w:hAnsi="Calibri" w:cs="Calibri"/>
                  <w:color w:val="000000"/>
                  <w:lang w:eastAsia="en-AU"/>
                </w:rPr>
                <w:t>Chainage 9034</w:t>
              </w:r>
            </w:ins>
          </w:p>
        </w:tc>
        <w:tc>
          <w:tcPr>
            <w:tcW w:w="764" w:type="pct"/>
            <w:noWrap/>
            <w:hideMark/>
          </w:tcPr>
          <w:p w:rsidR="00110C18" w:rsidRPr="0056388D" w:rsidRDefault="00110C18" w:rsidP="00063728">
            <w:pPr>
              <w:jc w:val="right"/>
              <w:rPr>
                <w:ins w:id="36339" w:author="KIM, Jason" w:date="2019-04-02T13:39:00Z"/>
                <w:rFonts w:ascii="Calibri" w:eastAsia="Times New Roman" w:hAnsi="Calibri" w:cs="Calibri"/>
                <w:color w:val="000000"/>
                <w:lang w:eastAsia="en-AU"/>
              </w:rPr>
            </w:pPr>
            <w:ins w:id="363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41" w:author="KIM, Jason" w:date="2019-04-02T13:39:00Z"/>
        </w:trPr>
        <w:tc>
          <w:tcPr>
            <w:tcW w:w="708" w:type="pct"/>
            <w:vMerge/>
            <w:hideMark/>
          </w:tcPr>
          <w:p w:rsidR="00110C18" w:rsidRPr="0056388D" w:rsidRDefault="00110C18" w:rsidP="00063728">
            <w:pPr>
              <w:rPr>
                <w:ins w:id="363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43" w:author="KIM, Jason" w:date="2019-04-02T13:39:00Z"/>
                <w:rFonts w:ascii="Calibri" w:eastAsia="Times New Roman" w:hAnsi="Calibri" w:cs="Calibri"/>
                <w:color w:val="000000"/>
                <w:lang w:eastAsia="en-AU"/>
              </w:rPr>
            </w:pPr>
            <w:ins w:id="36344"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45" w:author="KIM, Jason" w:date="2019-04-02T13:39:00Z"/>
                <w:rFonts w:ascii="Calibri" w:eastAsia="Times New Roman" w:hAnsi="Calibri" w:cs="Calibri"/>
                <w:color w:val="000000"/>
                <w:lang w:eastAsia="en-AU"/>
              </w:rPr>
            </w:pPr>
            <w:ins w:id="3634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47" w:author="KIM, Jason" w:date="2019-04-02T13:39:00Z"/>
                <w:rFonts w:ascii="Calibri" w:eastAsia="Times New Roman" w:hAnsi="Calibri" w:cs="Calibri"/>
                <w:color w:val="000000"/>
                <w:lang w:eastAsia="en-AU"/>
              </w:rPr>
            </w:pPr>
            <w:ins w:id="36348" w:author="KIM, Jason" w:date="2019-04-02T13:39:00Z">
              <w:r w:rsidRPr="0056388D">
                <w:rPr>
                  <w:rFonts w:ascii="Calibri" w:eastAsia="Times New Roman" w:hAnsi="Calibri" w:cs="Calibri"/>
                  <w:color w:val="000000"/>
                  <w:lang w:eastAsia="en-AU"/>
                </w:rPr>
                <w:t>LLS2748</w:t>
              </w:r>
            </w:ins>
          </w:p>
        </w:tc>
        <w:tc>
          <w:tcPr>
            <w:tcW w:w="933" w:type="pct"/>
            <w:noWrap/>
            <w:hideMark/>
          </w:tcPr>
          <w:p w:rsidR="00110C18" w:rsidRPr="0056388D" w:rsidRDefault="00110C18" w:rsidP="00063728">
            <w:pPr>
              <w:rPr>
                <w:ins w:id="36349" w:author="KIM, Jason" w:date="2019-04-02T13:39:00Z"/>
                <w:rFonts w:ascii="Calibri" w:eastAsia="Times New Roman" w:hAnsi="Calibri" w:cs="Calibri"/>
                <w:color w:val="000000"/>
                <w:lang w:eastAsia="en-AU"/>
              </w:rPr>
            </w:pPr>
            <w:ins w:id="363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51" w:author="KIM, Jason" w:date="2019-04-02T13:39:00Z"/>
                <w:rFonts w:ascii="Calibri" w:eastAsia="Times New Roman" w:hAnsi="Calibri" w:cs="Calibri"/>
                <w:color w:val="000000"/>
                <w:lang w:eastAsia="en-AU"/>
              </w:rPr>
            </w:pPr>
            <w:ins w:id="36352" w:author="KIM, Jason" w:date="2019-04-02T13:39:00Z">
              <w:r w:rsidRPr="0056388D">
                <w:rPr>
                  <w:rFonts w:ascii="Calibri" w:eastAsia="Times New Roman" w:hAnsi="Calibri" w:cs="Calibri"/>
                  <w:color w:val="000000"/>
                  <w:lang w:eastAsia="en-AU"/>
                </w:rPr>
                <w:t>Chainage 9044</w:t>
              </w:r>
            </w:ins>
          </w:p>
        </w:tc>
        <w:tc>
          <w:tcPr>
            <w:tcW w:w="764" w:type="pct"/>
            <w:noWrap/>
            <w:hideMark/>
          </w:tcPr>
          <w:p w:rsidR="00110C18" w:rsidRPr="0056388D" w:rsidRDefault="00110C18" w:rsidP="00063728">
            <w:pPr>
              <w:jc w:val="right"/>
              <w:rPr>
                <w:ins w:id="36353" w:author="KIM, Jason" w:date="2019-04-02T13:39:00Z"/>
                <w:rFonts w:ascii="Calibri" w:eastAsia="Times New Roman" w:hAnsi="Calibri" w:cs="Calibri"/>
                <w:color w:val="000000"/>
                <w:lang w:eastAsia="en-AU"/>
              </w:rPr>
            </w:pPr>
            <w:ins w:id="363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55" w:author="KIM, Jason" w:date="2019-04-02T13:39:00Z"/>
        </w:trPr>
        <w:tc>
          <w:tcPr>
            <w:tcW w:w="708" w:type="pct"/>
            <w:vMerge/>
            <w:hideMark/>
          </w:tcPr>
          <w:p w:rsidR="00110C18" w:rsidRPr="0056388D" w:rsidRDefault="00110C18" w:rsidP="00063728">
            <w:pPr>
              <w:rPr>
                <w:ins w:id="363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57" w:author="KIM, Jason" w:date="2019-04-02T13:39:00Z"/>
                <w:rFonts w:ascii="Calibri" w:eastAsia="Times New Roman" w:hAnsi="Calibri" w:cs="Calibri"/>
                <w:color w:val="000000"/>
                <w:lang w:eastAsia="en-AU"/>
              </w:rPr>
            </w:pPr>
            <w:ins w:id="36358"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59" w:author="KIM, Jason" w:date="2019-04-02T13:39:00Z"/>
                <w:rFonts w:ascii="Calibri" w:eastAsia="Times New Roman" w:hAnsi="Calibri" w:cs="Calibri"/>
                <w:color w:val="000000"/>
                <w:lang w:eastAsia="en-AU"/>
              </w:rPr>
            </w:pPr>
            <w:ins w:id="3636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61" w:author="KIM, Jason" w:date="2019-04-02T13:39:00Z"/>
                <w:rFonts w:ascii="Calibri" w:eastAsia="Times New Roman" w:hAnsi="Calibri" w:cs="Calibri"/>
                <w:color w:val="000000"/>
                <w:lang w:eastAsia="en-AU"/>
              </w:rPr>
            </w:pPr>
            <w:ins w:id="36362" w:author="KIM, Jason" w:date="2019-04-02T13:39:00Z">
              <w:r w:rsidRPr="0056388D">
                <w:rPr>
                  <w:rFonts w:ascii="Calibri" w:eastAsia="Times New Roman" w:hAnsi="Calibri" w:cs="Calibri"/>
                  <w:color w:val="000000"/>
                  <w:lang w:eastAsia="en-AU"/>
                </w:rPr>
                <w:t>LLS2749</w:t>
              </w:r>
            </w:ins>
          </w:p>
        </w:tc>
        <w:tc>
          <w:tcPr>
            <w:tcW w:w="933" w:type="pct"/>
            <w:noWrap/>
            <w:hideMark/>
          </w:tcPr>
          <w:p w:rsidR="00110C18" w:rsidRPr="0056388D" w:rsidRDefault="00110C18" w:rsidP="00063728">
            <w:pPr>
              <w:rPr>
                <w:ins w:id="36363" w:author="KIM, Jason" w:date="2019-04-02T13:39:00Z"/>
                <w:rFonts w:ascii="Calibri" w:eastAsia="Times New Roman" w:hAnsi="Calibri" w:cs="Calibri"/>
                <w:color w:val="000000"/>
                <w:lang w:eastAsia="en-AU"/>
              </w:rPr>
            </w:pPr>
            <w:ins w:id="363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65" w:author="KIM, Jason" w:date="2019-04-02T13:39:00Z"/>
                <w:rFonts w:ascii="Calibri" w:eastAsia="Times New Roman" w:hAnsi="Calibri" w:cs="Calibri"/>
                <w:color w:val="000000"/>
                <w:lang w:eastAsia="en-AU"/>
              </w:rPr>
            </w:pPr>
            <w:ins w:id="36366" w:author="KIM, Jason" w:date="2019-04-02T13:39:00Z">
              <w:r w:rsidRPr="0056388D">
                <w:rPr>
                  <w:rFonts w:ascii="Calibri" w:eastAsia="Times New Roman" w:hAnsi="Calibri" w:cs="Calibri"/>
                  <w:color w:val="000000"/>
                  <w:lang w:eastAsia="en-AU"/>
                </w:rPr>
                <w:t>Chainage 9053</w:t>
              </w:r>
            </w:ins>
          </w:p>
        </w:tc>
        <w:tc>
          <w:tcPr>
            <w:tcW w:w="764" w:type="pct"/>
            <w:noWrap/>
            <w:hideMark/>
          </w:tcPr>
          <w:p w:rsidR="00110C18" w:rsidRPr="0056388D" w:rsidRDefault="00110C18" w:rsidP="00063728">
            <w:pPr>
              <w:jc w:val="right"/>
              <w:rPr>
                <w:ins w:id="36367" w:author="KIM, Jason" w:date="2019-04-02T13:39:00Z"/>
                <w:rFonts w:ascii="Calibri" w:eastAsia="Times New Roman" w:hAnsi="Calibri" w:cs="Calibri"/>
                <w:color w:val="000000"/>
                <w:lang w:eastAsia="en-AU"/>
              </w:rPr>
            </w:pPr>
            <w:ins w:id="363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69" w:author="KIM, Jason" w:date="2019-04-02T13:39:00Z"/>
        </w:trPr>
        <w:tc>
          <w:tcPr>
            <w:tcW w:w="708" w:type="pct"/>
            <w:vMerge w:val="restart"/>
            <w:noWrap/>
            <w:hideMark/>
          </w:tcPr>
          <w:p w:rsidR="00110C18" w:rsidRPr="0056388D" w:rsidRDefault="00110C18" w:rsidP="00063728">
            <w:pPr>
              <w:rPr>
                <w:ins w:id="36370" w:author="KIM, Jason" w:date="2019-04-02T13:39:00Z"/>
                <w:rFonts w:ascii="Calibri" w:eastAsia="Times New Roman" w:hAnsi="Calibri" w:cs="Calibri"/>
                <w:color w:val="000000"/>
                <w:lang w:eastAsia="en-AU"/>
              </w:rPr>
            </w:pPr>
            <w:ins w:id="36371" w:author="KIM, Jason" w:date="2019-04-02T13:39:00Z">
              <w:r w:rsidRPr="0056388D">
                <w:rPr>
                  <w:rFonts w:ascii="Calibri" w:eastAsia="Times New Roman" w:hAnsi="Calibri" w:cs="Calibri"/>
                  <w:color w:val="000000"/>
                  <w:lang w:eastAsia="en-AU"/>
                </w:rPr>
                <w:t>LLE68K81</w:t>
              </w:r>
            </w:ins>
          </w:p>
        </w:tc>
        <w:tc>
          <w:tcPr>
            <w:tcW w:w="605" w:type="pct"/>
            <w:noWrap/>
            <w:hideMark/>
          </w:tcPr>
          <w:p w:rsidR="00110C18" w:rsidRPr="0056388D" w:rsidRDefault="00110C18" w:rsidP="00063728">
            <w:pPr>
              <w:rPr>
                <w:ins w:id="36372" w:author="KIM, Jason" w:date="2019-04-02T13:39:00Z"/>
                <w:rFonts w:ascii="Calibri" w:eastAsia="Times New Roman" w:hAnsi="Calibri" w:cs="Calibri"/>
                <w:color w:val="000000"/>
                <w:lang w:eastAsia="en-AU"/>
              </w:rPr>
            </w:pPr>
            <w:ins w:id="36373"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374" w:author="KIM, Jason" w:date="2019-04-02T13:39:00Z"/>
                <w:rFonts w:ascii="Calibri" w:eastAsia="Times New Roman" w:hAnsi="Calibri" w:cs="Calibri"/>
                <w:color w:val="000000"/>
                <w:lang w:eastAsia="en-AU"/>
              </w:rPr>
            </w:pPr>
            <w:ins w:id="3637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76" w:author="KIM, Jason" w:date="2019-04-02T13:39:00Z"/>
                <w:rFonts w:ascii="Calibri" w:eastAsia="Times New Roman" w:hAnsi="Calibri" w:cs="Calibri"/>
                <w:color w:val="000000"/>
                <w:lang w:eastAsia="en-AU"/>
              </w:rPr>
            </w:pPr>
            <w:ins w:id="36377" w:author="KIM, Jason" w:date="2019-04-02T13:39:00Z">
              <w:r w:rsidRPr="0056388D">
                <w:rPr>
                  <w:rFonts w:ascii="Calibri" w:eastAsia="Times New Roman" w:hAnsi="Calibri" w:cs="Calibri"/>
                  <w:color w:val="000000"/>
                  <w:lang w:eastAsia="en-AU"/>
                </w:rPr>
                <w:t>LLS2728</w:t>
              </w:r>
            </w:ins>
          </w:p>
        </w:tc>
        <w:tc>
          <w:tcPr>
            <w:tcW w:w="933" w:type="pct"/>
            <w:noWrap/>
            <w:hideMark/>
          </w:tcPr>
          <w:p w:rsidR="00110C18" w:rsidRPr="0056388D" w:rsidRDefault="00110C18" w:rsidP="00063728">
            <w:pPr>
              <w:rPr>
                <w:ins w:id="36378" w:author="KIM, Jason" w:date="2019-04-02T13:39:00Z"/>
                <w:rFonts w:ascii="Calibri" w:eastAsia="Times New Roman" w:hAnsi="Calibri" w:cs="Calibri"/>
                <w:color w:val="000000"/>
                <w:lang w:eastAsia="en-AU"/>
              </w:rPr>
            </w:pPr>
            <w:ins w:id="363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80" w:author="KIM, Jason" w:date="2019-04-02T13:39:00Z"/>
                <w:rFonts w:ascii="Calibri" w:eastAsia="Times New Roman" w:hAnsi="Calibri" w:cs="Calibri"/>
                <w:color w:val="000000"/>
                <w:lang w:eastAsia="en-AU"/>
              </w:rPr>
            </w:pPr>
            <w:ins w:id="36381" w:author="KIM, Jason" w:date="2019-04-02T13:39:00Z">
              <w:r w:rsidRPr="0056388D">
                <w:rPr>
                  <w:rFonts w:ascii="Calibri" w:eastAsia="Times New Roman" w:hAnsi="Calibri" w:cs="Calibri"/>
                  <w:color w:val="000000"/>
                  <w:lang w:eastAsia="en-AU"/>
                </w:rPr>
                <w:t>Chainage 8839</w:t>
              </w:r>
            </w:ins>
          </w:p>
        </w:tc>
        <w:tc>
          <w:tcPr>
            <w:tcW w:w="764" w:type="pct"/>
            <w:noWrap/>
            <w:hideMark/>
          </w:tcPr>
          <w:p w:rsidR="00110C18" w:rsidRPr="0056388D" w:rsidRDefault="00110C18" w:rsidP="00063728">
            <w:pPr>
              <w:jc w:val="right"/>
              <w:rPr>
                <w:ins w:id="36382" w:author="KIM, Jason" w:date="2019-04-02T13:39:00Z"/>
                <w:rFonts w:ascii="Calibri" w:eastAsia="Times New Roman" w:hAnsi="Calibri" w:cs="Calibri"/>
                <w:color w:val="000000"/>
                <w:lang w:eastAsia="en-AU"/>
              </w:rPr>
            </w:pPr>
            <w:ins w:id="363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84" w:author="KIM, Jason" w:date="2019-04-02T13:39:00Z"/>
        </w:trPr>
        <w:tc>
          <w:tcPr>
            <w:tcW w:w="708" w:type="pct"/>
            <w:vMerge/>
            <w:hideMark/>
          </w:tcPr>
          <w:p w:rsidR="00110C18" w:rsidRPr="0056388D" w:rsidRDefault="00110C18" w:rsidP="00063728">
            <w:pPr>
              <w:rPr>
                <w:ins w:id="363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86" w:author="KIM, Jason" w:date="2019-04-02T13:39:00Z"/>
                <w:rFonts w:ascii="Calibri" w:eastAsia="Times New Roman" w:hAnsi="Calibri" w:cs="Calibri"/>
                <w:color w:val="000000"/>
                <w:lang w:eastAsia="en-AU"/>
              </w:rPr>
            </w:pPr>
            <w:ins w:id="36387"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388" w:author="KIM, Jason" w:date="2019-04-02T13:39:00Z"/>
                <w:rFonts w:ascii="Calibri" w:eastAsia="Times New Roman" w:hAnsi="Calibri" w:cs="Calibri"/>
                <w:color w:val="000000"/>
                <w:lang w:eastAsia="en-AU"/>
              </w:rPr>
            </w:pPr>
            <w:ins w:id="3638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90" w:author="KIM, Jason" w:date="2019-04-02T13:39:00Z"/>
                <w:rFonts w:ascii="Calibri" w:eastAsia="Times New Roman" w:hAnsi="Calibri" w:cs="Calibri"/>
                <w:color w:val="000000"/>
                <w:lang w:eastAsia="en-AU"/>
              </w:rPr>
            </w:pPr>
            <w:ins w:id="36391" w:author="KIM, Jason" w:date="2019-04-02T13:39:00Z">
              <w:r w:rsidRPr="0056388D">
                <w:rPr>
                  <w:rFonts w:ascii="Calibri" w:eastAsia="Times New Roman" w:hAnsi="Calibri" w:cs="Calibri"/>
                  <w:color w:val="000000"/>
                  <w:lang w:eastAsia="en-AU"/>
                </w:rPr>
                <w:t>LLS2729</w:t>
              </w:r>
            </w:ins>
          </w:p>
        </w:tc>
        <w:tc>
          <w:tcPr>
            <w:tcW w:w="933" w:type="pct"/>
            <w:noWrap/>
            <w:hideMark/>
          </w:tcPr>
          <w:p w:rsidR="00110C18" w:rsidRPr="0056388D" w:rsidRDefault="00110C18" w:rsidP="00063728">
            <w:pPr>
              <w:rPr>
                <w:ins w:id="36392" w:author="KIM, Jason" w:date="2019-04-02T13:39:00Z"/>
                <w:rFonts w:ascii="Calibri" w:eastAsia="Times New Roman" w:hAnsi="Calibri" w:cs="Calibri"/>
                <w:color w:val="000000"/>
                <w:lang w:eastAsia="en-AU"/>
              </w:rPr>
            </w:pPr>
            <w:ins w:id="363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94" w:author="KIM, Jason" w:date="2019-04-02T13:39:00Z"/>
                <w:rFonts w:ascii="Calibri" w:eastAsia="Times New Roman" w:hAnsi="Calibri" w:cs="Calibri"/>
                <w:color w:val="000000"/>
                <w:lang w:eastAsia="en-AU"/>
              </w:rPr>
            </w:pPr>
            <w:ins w:id="36395" w:author="KIM, Jason" w:date="2019-04-02T13:39:00Z">
              <w:r w:rsidRPr="0056388D">
                <w:rPr>
                  <w:rFonts w:ascii="Calibri" w:eastAsia="Times New Roman" w:hAnsi="Calibri" w:cs="Calibri"/>
                  <w:color w:val="000000"/>
                  <w:lang w:eastAsia="en-AU"/>
                </w:rPr>
                <w:t>Chainage 8848</w:t>
              </w:r>
            </w:ins>
          </w:p>
        </w:tc>
        <w:tc>
          <w:tcPr>
            <w:tcW w:w="764" w:type="pct"/>
            <w:noWrap/>
            <w:hideMark/>
          </w:tcPr>
          <w:p w:rsidR="00110C18" w:rsidRPr="0056388D" w:rsidRDefault="00110C18" w:rsidP="00063728">
            <w:pPr>
              <w:jc w:val="right"/>
              <w:rPr>
                <w:ins w:id="36396" w:author="KIM, Jason" w:date="2019-04-02T13:39:00Z"/>
                <w:rFonts w:ascii="Calibri" w:eastAsia="Times New Roman" w:hAnsi="Calibri" w:cs="Calibri"/>
                <w:color w:val="000000"/>
                <w:lang w:eastAsia="en-AU"/>
              </w:rPr>
            </w:pPr>
            <w:ins w:id="363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98" w:author="KIM, Jason" w:date="2019-04-02T13:39:00Z"/>
        </w:trPr>
        <w:tc>
          <w:tcPr>
            <w:tcW w:w="708" w:type="pct"/>
            <w:vMerge/>
            <w:hideMark/>
          </w:tcPr>
          <w:p w:rsidR="00110C18" w:rsidRPr="0056388D" w:rsidRDefault="00110C18" w:rsidP="00063728">
            <w:pPr>
              <w:rPr>
                <w:ins w:id="363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00" w:author="KIM, Jason" w:date="2019-04-02T13:39:00Z"/>
                <w:rFonts w:ascii="Calibri" w:eastAsia="Times New Roman" w:hAnsi="Calibri" w:cs="Calibri"/>
                <w:color w:val="000000"/>
                <w:lang w:eastAsia="en-AU"/>
              </w:rPr>
            </w:pPr>
            <w:ins w:id="36401"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02" w:author="KIM, Jason" w:date="2019-04-02T13:39:00Z"/>
                <w:rFonts w:ascii="Calibri" w:eastAsia="Times New Roman" w:hAnsi="Calibri" w:cs="Calibri"/>
                <w:color w:val="000000"/>
                <w:lang w:eastAsia="en-AU"/>
              </w:rPr>
            </w:pPr>
            <w:ins w:id="3640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04" w:author="KIM, Jason" w:date="2019-04-02T13:39:00Z"/>
                <w:rFonts w:ascii="Calibri" w:eastAsia="Times New Roman" w:hAnsi="Calibri" w:cs="Calibri"/>
                <w:color w:val="000000"/>
                <w:lang w:eastAsia="en-AU"/>
              </w:rPr>
            </w:pPr>
            <w:ins w:id="36405" w:author="KIM, Jason" w:date="2019-04-02T13:39:00Z">
              <w:r w:rsidRPr="0056388D">
                <w:rPr>
                  <w:rFonts w:ascii="Calibri" w:eastAsia="Times New Roman" w:hAnsi="Calibri" w:cs="Calibri"/>
                  <w:color w:val="000000"/>
                  <w:lang w:eastAsia="en-AU"/>
                </w:rPr>
                <w:t>LLS2730</w:t>
              </w:r>
            </w:ins>
          </w:p>
        </w:tc>
        <w:tc>
          <w:tcPr>
            <w:tcW w:w="933" w:type="pct"/>
            <w:noWrap/>
            <w:hideMark/>
          </w:tcPr>
          <w:p w:rsidR="00110C18" w:rsidRPr="0056388D" w:rsidRDefault="00110C18" w:rsidP="00063728">
            <w:pPr>
              <w:rPr>
                <w:ins w:id="36406" w:author="KIM, Jason" w:date="2019-04-02T13:39:00Z"/>
                <w:rFonts w:ascii="Calibri" w:eastAsia="Times New Roman" w:hAnsi="Calibri" w:cs="Calibri"/>
                <w:color w:val="000000"/>
                <w:lang w:eastAsia="en-AU"/>
              </w:rPr>
            </w:pPr>
            <w:ins w:id="364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08" w:author="KIM, Jason" w:date="2019-04-02T13:39:00Z"/>
                <w:rFonts w:ascii="Calibri" w:eastAsia="Times New Roman" w:hAnsi="Calibri" w:cs="Calibri"/>
                <w:color w:val="000000"/>
                <w:lang w:eastAsia="en-AU"/>
              </w:rPr>
            </w:pPr>
            <w:ins w:id="36409" w:author="KIM, Jason" w:date="2019-04-02T13:39:00Z">
              <w:r w:rsidRPr="0056388D">
                <w:rPr>
                  <w:rFonts w:ascii="Calibri" w:eastAsia="Times New Roman" w:hAnsi="Calibri" w:cs="Calibri"/>
                  <w:color w:val="000000"/>
                  <w:lang w:eastAsia="en-AU"/>
                </w:rPr>
                <w:t>Chainage 8858</w:t>
              </w:r>
            </w:ins>
          </w:p>
        </w:tc>
        <w:tc>
          <w:tcPr>
            <w:tcW w:w="764" w:type="pct"/>
            <w:noWrap/>
            <w:hideMark/>
          </w:tcPr>
          <w:p w:rsidR="00110C18" w:rsidRPr="0056388D" w:rsidRDefault="00110C18" w:rsidP="00063728">
            <w:pPr>
              <w:jc w:val="right"/>
              <w:rPr>
                <w:ins w:id="36410" w:author="KIM, Jason" w:date="2019-04-02T13:39:00Z"/>
                <w:rFonts w:ascii="Calibri" w:eastAsia="Times New Roman" w:hAnsi="Calibri" w:cs="Calibri"/>
                <w:color w:val="000000"/>
                <w:lang w:eastAsia="en-AU"/>
              </w:rPr>
            </w:pPr>
            <w:ins w:id="364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12" w:author="KIM, Jason" w:date="2019-04-02T13:39:00Z"/>
        </w:trPr>
        <w:tc>
          <w:tcPr>
            <w:tcW w:w="708" w:type="pct"/>
            <w:vMerge/>
            <w:hideMark/>
          </w:tcPr>
          <w:p w:rsidR="00110C18" w:rsidRPr="0056388D" w:rsidRDefault="00110C18" w:rsidP="00063728">
            <w:pPr>
              <w:rPr>
                <w:ins w:id="364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14" w:author="KIM, Jason" w:date="2019-04-02T13:39:00Z"/>
                <w:rFonts w:ascii="Calibri" w:eastAsia="Times New Roman" w:hAnsi="Calibri" w:cs="Calibri"/>
                <w:color w:val="000000"/>
                <w:lang w:eastAsia="en-AU"/>
              </w:rPr>
            </w:pPr>
            <w:ins w:id="36415"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16" w:author="KIM, Jason" w:date="2019-04-02T13:39:00Z"/>
                <w:rFonts w:ascii="Calibri" w:eastAsia="Times New Roman" w:hAnsi="Calibri" w:cs="Calibri"/>
                <w:color w:val="000000"/>
                <w:lang w:eastAsia="en-AU"/>
              </w:rPr>
            </w:pPr>
            <w:ins w:id="3641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18" w:author="KIM, Jason" w:date="2019-04-02T13:39:00Z"/>
                <w:rFonts w:ascii="Calibri" w:eastAsia="Times New Roman" w:hAnsi="Calibri" w:cs="Calibri"/>
                <w:color w:val="000000"/>
                <w:lang w:eastAsia="en-AU"/>
              </w:rPr>
            </w:pPr>
            <w:ins w:id="36419" w:author="KIM, Jason" w:date="2019-04-02T13:39:00Z">
              <w:r w:rsidRPr="0056388D">
                <w:rPr>
                  <w:rFonts w:ascii="Calibri" w:eastAsia="Times New Roman" w:hAnsi="Calibri" w:cs="Calibri"/>
                  <w:color w:val="000000"/>
                  <w:lang w:eastAsia="en-AU"/>
                </w:rPr>
                <w:t>LLS2731</w:t>
              </w:r>
            </w:ins>
          </w:p>
        </w:tc>
        <w:tc>
          <w:tcPr>
            <w:tcW w:w="933" w:type="pct"/>
            <w:noWrap/>
            <w:hideMark/>
          </w:tcPr>
          <w:p w:rsidR="00110C18" w:rsidRPr="0056388D" w:rsidRDefault="00110C18" w:rsidP="00063728">
            <w:pPr>
              <w:rPr>
                <w:ins w:id="36420" w:author="KIM, Jason" w:date="2019-04-02T13:39:00Z"/>
                <w:rFonts w:ascii="Calibri" w:eastAsia="Times New Roman" w:hAnsi="Calibri" w:cs="Calibri"/>
                <w:color w:val="000000"/>
                <w:lang w:eastAsia="en-AU"/>
              </w:rPr>
            </w:pPr>
            <w:ins w:id="364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22" w:author="KIM, Jason" w:date="2019-04-02T13:39:00Z"/>
                <w:rFonts w:ascii="Calibri" w:eastAsia="Times New Roman" w:hAnsi="Calibri" w:cs="Calibri"/>
                <w:color w:val="000000"/>
                <w:lang w:eastAsia="en-AU"/>
              </w:rPr>
            </w:pPr>
            <w:ins w:id="36423" w:author="KIM, Jason" w:date="2019-04-02T13:39:00Z">
              <w:r w:rsidRPr="0056388D">
                <w:rPr>
                  <w:rFonts w:ascii="Calibri" w:eastAsia="Times New Roman" w:hAnsi="Calibri" w:cs="Calibri"/>
                  <w:color w:val="000000"/>
                  <w:lang w:eastAsia="en-AU"/>
                </w:rPr>
                <w:t>Chainage 8867</w:t>
              </w:r>
            </w:ins>
          </w:p>
        </w:tc>
        <w:tc>
          <w:tcPr>
            <w:tcW w:w="764" w:type="pct"/>
            <w:noWrap/>
            <w:hideMark/>
          </w:tcPr>
          <w:p w:rsidR="00110C18" w:rsidRPr="0056388D" w:rsidRDefault="00110C18" w:rsidP="00063728">
            <w:pPr>
              <w:jc w:val="right"/>
              <w:rPr>
                <w:ins w:id="36424" w:author="KIM, Jason" w:date="2019-04-02T13:39:00Z"/>
                <w:rFonts w:ascii="Calibri" w:eastAsia="Times New Roman" w:hAnsi="Calibri" w:cs="Calibri"/>
                <w:color w:val="000000"/>
                <w:lang w:eastAsia="en-AU"/>
              </w:rPr>
            </w:pPr>
            <w:ins w:id="364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26" w:author="KIM, Jason" w:date="2019-04-02T13:39:00Z"/>
        </w:trPr>
        <w:tc>
          <w:tcPr>
            <w:tcW w:w="708" w:type="pct"/>
            <w:vMerge/>
            <w:hideMark/>
          </w:tcPr>
          <w:p w:rsidR="00110C18" w:rsidRPr="0056388D" w:rsidRDefault="00110C18" w:rsidP="00063728">
            <w:pPr>
              <w:rPr>
                <w:ins w:id="364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28" w:author="KIM, Jason" w:date="2019-04-02T13:39:00Z"/>
                <w:rFonts w:ascii="Calibri" w:eastAsia="Times New Roman" w:hAnsi="Calibri" w:cs="Calibri"/>
                <w:color w:val="000000"/>
                <w:lang w:eastAsia="en-AU"/>
              </w:rPr>
            </w:pPr>
            <w:ins w:id="36429"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30" w:author="KIM, Jason" w:date="2019-04-02T13:39:00Z"/>
                <w:rFonts w:ascii="Calibri" w:eastAsia="Times New Roman" w:hAnsi="Calibri" w:cs="Calibri"/>
                <w:color w:val="000000"/>
                <w:lang w:eastAsia="en-AU"/>
              </w:rPr>
            </w:pPr>
            <w:ins w:id="3643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32" w:author="KIM, Jason" w:date="2019-04-02T13:39:00Z"/>
                <w:rFonts w:ascii="Calibri" w:eastAsia="Times New Roman" w:hAnsi="Calibri" w:cs="Calibri"/>
                <w:color w:val="000000"/>
                <w:lang w:eastAsia="en-AU"/>
              </w:rPr>
            </w:pPr>
            <w:ins w:id="36433" w:author="KIM, Jason" w:date="2019-04-02T13:39:00Z">
              <w:r w:rsidRPr="0056388D">
                <w:rPr>
                  <w:rFonts w:ascii="Calibri" w:eastAsia="Times New Roman" w:hAnsi="Calibri" w:cs="Calibri"/>
                  <w:color w:val="000000"/>
                  <w:lang w:eastAsia="en-AU"/>
                </w:rPr>
                <w:t>LLS2732</w:t>
              </w:r>
            </w:ins>
          </w:p>
        </w:tc>
        <w:tc>
          <w:tcPr>
            <w:tcW w:w="933" w:type="pct"/>
            <w:noWrap/>
            <w:hideMark/>
          </w:tcPr>
          <w:p w:rsidR="00110C18" w:rsidRPr="0056388D" w:rsidRDefault="00110C18" w:rsidP="00063728">
            <w:pPr>
              <w:rPr>
                <w:ins w:id="36434" w:author="KIM, Jason" w:date="2019-04-02T13:39:00Z"/>
                <w:rFonts w:ascii="Calibri" w:eastAsia="Times New Roman" w:hAnsi="Calibri" w:cs="Calibri"/>
                <w:color w:val="000000"/>
                <w:lang w:eastAsia="en-AU"/>
              </w:rPr>
            </w:pPr>
            <w:ins w:id="364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36" w:author="KIM, Jason" w:date="2019-04-02T13:39:00Z"/>
                <w:rFonts w:ascii="Calibri" w:eastAsia="Times New Roman" w:hAnsi="Calibri" w:cs="Calibri"/>
                <w:color w:val="000000"/>
                <w:lang w:eastAsia="en-AU"/>
              </w:rPr>
            </w:pPr>
            <w:ins w:id="36437" w:author="KIM, Jason" w:date="2019-04-02T13:39:00Z">
              <w:r w:rsidRPr="0056388D">
                <w:rPr>
                  <w:rFonts w:ascii="Calibri" w:eastAsia="Times New Roman" w:hAnsi="Calibri" w:cs="Calibri"/>
                  <w:color w:val="000000"/>
                  <w:lang w:eastAsia="en-AU"/>
                </w:rPr>
                <w:t>Chainage 8877</w:t>
              </w:r>
            </w:ins>
          </w:p>
        </w:tc>
        <w:tc>
          <w:tcPr>
            <w:tcW w:w="764" w:type="pct"/>
            <w:noWrap/>
            <w:hideMark/>
          </w:tcPr>
          <w:p w:rsidR="00110C18" w:rsidRPr="0056388D" w:rsidRDefault="00110C18" w:rsidP="00063728">
            <w:pPr>
              <w:jc w:val="right"/>
              <w:rPr>
                <w:ins w:id="36438" w:author="KIM, Jason" w:date="2019-04-02T13:39:00Z"/>
                <w:rFonts w:ascii="Calibri" w:eastAsia="Times New Roman" w:hAnsi="Calibri" w:cs="Calibri"/>
                <w:color w:val="000000"/>
                <w:lang w:eastAsia="en-AU"/>
              </w:rPr>
            </w:pPr>
            <w:ins w:id="364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40" w:author="KIM, Jason" w:date="2019-04-02T13:39:00Z"/>
        </w:trPr>
        <w:tc>
          <w:tcPr>
            <w:tcW w:w="708" w:type="pct"/>
            <w:vMerge/>
            <w:hideMark/>
          </w:tcPr>
          <w:p w:rsidR="00110C18" w:rsidRPr="0056388D" w:rsidRDefault="00110C18" w:rsidP="00063728">
            <w:pPr>
              <w:rPr>
                <w:ins w:id="364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42" w:author="KIM, Jason" w:date="2019-04-02T13:39:00Z"/>
                <w:rFonts w:ascii="Calibri" w:eastAsia="Times New Roman" w:hAnsi="Calibri" w:cs="Calibri"/>
                <w:color w:val="000000"/>
                <w:lang w:eastAsia="en-AU"/>
              </w:rPr>
            </w:pPr>
            <w:ins w:id="36443"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44" w:author="KIM, Jason" w:date="2019-04-02T13:39:00Z"/>
                <w:rFonts w:ascii="Calibri" w:eastAsia="Times New Roman" w:hAnsi="Calibri" w:cs="Calibri"/>
                <w:color w:val="000000"/>
                <w:lang w:eastAsia="en-AU"/>
              </w:rPr>
            </w:pPr>
            <w:ins w:id="3644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46" w:author="KIM, Jason" w:date="2019-04-02T13:39:00Z"/>
                <w:rFonts w:ascii="Calibri" w:eastAsia="Times New Roman" w:hAnsi="Calibri" w:cs="Calibri"/>
                <w:color w:val="000000"/>
                <w:lang w:eastAsia="en-AU"/>
              </w:rPr>
            </w:pPr>
            <w:ins w:id="36447" w:author="KIM, Jason" w:date="2019-04-02T13:39:00Z">
              <w:r w:rsidRPr="0056388D">
                <w:rPr>
                  <w:rFonts w:ascii="Calibri" w:eastAsia="Times New Roman" w:hAnsi="Calibri" w:cs="Calibri"/>
                  <w:color w:val="000000"/>
                  <w:lang w:eastAsia="en-AU"/>
                </w:rPr>
                <w:t>LLS2733</w:t>
              </w:r>
            </w:ins>
          </w:p>
        </w:tc>
        <w:tc>
          <w:tcPr>
            <w:tcW w:w="933" w:type="pct"/>
            <w:noWrap/>
            <w:hideMark/>
          </w:tcPr>
          <w:p w:rsidR="00110C18" w:rsidRPr="0056388D" w:rsidRDefault="00110C18" w:rsidP="00063728">
            <w:pPr>
              <w:rPr>
                <w:ins w:id="36448" w:author="KIM, Jason" w:date="2019-04-02T13:39:00Z"/>
                <w:rFonts w:ascii="Calibri" w:eastAsia="Times New Roman" w:hAnsi="Calibri" w:cs="Calibri"/>
                <w:color w:val="000000"/>
                <w:lang w:eastAsia="en-AU"/>
              </w:rPr>
            </w:pPr>
            <w:ins w:id="364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50" w:author="KIM, Jason" w:date="2019-04-02T13:39:00Z"/>
                <w:rFonts w:ascii="Calibri" w:eastAsia="Times New Roman" w:hAnsi="Calibri" w:cs="Calibri"/>
                <w:color w:val="000000"/>
                <w:lang w:eastAsia="en-AU"/>
              </w:rPr>
            </w:pPr>
            <w:ins w:id="36451" w:author="KIM, Jason" w:date="2019-04-02T13:39:00Z">
              <w:r w:rsidRPr="0056388D">
                <w:rPr>
                  <w:rFonts w:ascii="Calibri" w:eastAsia="Times New Roman" w:hAnsi="Calibri" w:cs="Calibri"/>
                  <w:color w:val="000000"/>
                  <w:lang w:eastAsia="en-AU"/>
                </w:rPr>
                <w:t>Chainage 8887</w:t>
              </w:r>
            </w:ins>
          </w:p>
        </w:tc>
        <w:tc>
          <w:tcPr>
            <w:tcW w:w="764" w:type="pct"/>
            <w:noWrap/>
            <w:hideMark/>
          </w:tcPr>
          <w:p w:rsidR="00110C18" w:rsidRPr="0056388D" w:rsidRDefault="00110C18" w:rsidP="00063728">
            <w:pPr>
              <w:jc w:val="right"/>
              <w:rPr>
                <w:ins w:id="36452" w:author="KIM, Jason" w:date="2019-04-02T13:39:00Z"/>
                <w:rFonts w:ascii="Calibri" w:eastAsia="Times New Roman" w:hAnsi="Calibri" w:cs="Calibri"/>
                <w:color w:val="000000"/>
                <w:lang w:eastAsia="en-AU"/>
              </w:rPr>
            </w:pPr>
            <w:ins w:id="364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54" w:author="KIM, Jason" w:date="2019-04-02T13:39:00Z"/>
        </w:trPr>
        <w:tc>
          <w:tcPr>
            <w:tcW w:w="708" w:type="pct"/>
            <w:vMerge/>
            <w:hideMark/>
          </w:tcPr>
          <w:p w:rsidR="00110C18" w:rsidRPr="0056388D" w:rsidRDefault="00110C18" w:rsidP="00063728">
            <w:pPr>
              <w:rPr>
                <w:ins w:id="364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56" w:author="KIM, Jason" w:date="2019-04-02T13:39:00Z"/>
                <w:rFonts w:ascii="Calibri" w:eastAsia="Times New Roman" w:hAnsi="Calibri" w:cs="Calibri"/>
                <w:color w:val="000000"/>
                <w:lang w:eastAsia="en-AU"/>
              </w:rPr>
            </w:pPr>
            <w:ins w:id="36457"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58" w:author="KIM, Jason" w:date="2019-04-02T13:39:00Z"/>
                <w:rFonts w:ascii="Calibri" w:eastAsia="Times New Roman" w:hAnsi="Calibri" w:cs="Calibri"/>
                <w:color w:val="000000"/>
                <w:lang w:eastAsia="en-AU"/>
              </w:rPr>
            </w:pPr>
            <w:ins w:id="3645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60" w:author="KIM, Jason" w:date="2019-04-02T13:39:00Z"/>
                <w:rFonts w:ascii="Calibri" w:eastAsia="Times New Roman" w:hAnsi="Calibri" w:cs="Calibri"/>
                <w:color w:val="000000"/>
                <w:lang w:eastAsia="en-AU"/>
              </w:rPr>
            </w:pPr>
            <w:ins w:id="36461" w:author="KIM, Jason" w:date="2019-04-02T13:39:00Z">
              <w:r w:rsidRPr="0056388D">
                <w:rPr>
                  <w:rFonts w:ascii="Calibri" w:eastAsia="Times New Roman" w:hAnsi="Calibri" w:cs="Calibri"/>
                  <w:color w:val="000000"/>
                  <w:lang w:eastAsia="en-AU"/>
                </w:rPr>
                <w:t>LLS2734</w:t>
              </w:r>
            </w:ins>
          </w:p>
        </w:tc>
        <w:tc>
          <w:tcPr>
            <w:tcW w:w="933" w:type="pct"/>
            <w:noWrap/>
            <w:hideMark/>
          </w:tcPr>
          <w:p w:rsidR="00110C18" w:rsidRPr="0056388D" w:rsidRDefault="00110C18" w:rsidP="00063728">
            <w:pPr>
              <w:rPr>
                <w:ins w:id="36462" w:author="KIM, Jason" w:date="2019-04-02T13:39:00Z"/>
                <w:rFonts w:ascii="Calibri" w:eastAsia="Times New Roman" w:hAnsi="Calibri" w:cs="Calibri"/>
                <w:color w:val="000000"/>
                <w:lang w:eastAsia="en-AU"/>
              </w:rPr>
            </w:pPr>
            <w:ins w:id="364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64" w:author="KIM, Jason" w:date="2019-04-02T13:39:00Z"/>
                <w:rFonts w:ascii="Calibri" w:eastAsia="Times New Roman" w:hAnsi="Calibri" w:cs="Calibri"/>
                <w:color w:val="000000"/>
                <w:lang w:eastAsia="en-AU"/>
              </w:rPr>
            </w:pPr>
            <w:ins w:id="36465" w:author="KIM, Jason" w:date="2019-04-02T13:39:00Z">
              <w:r w:rsidRPr="0056388D">
                <w:rPr>
                  <w:rFonts w:ascii="Calibri" w:eastAsia="Times New Roman" w:hAnsi="Calibri" w:cs="Calibri"/>
                  <w:color w:val="000000"/>
                  <w:lang w:eastAsia="en-AU"/>
                </w:rPr>
                <w:t>Chainage 8897</w:t>
              </w:r>
            </w:ins>
          </w:p>
        </w:tc>
        <w:tc>
          <w:tcPr>
            <w:tcW w:w="764" w:type="pct"/>
            <w:noWrap/>
            <w:hideMark/>
          </w:tcPr>
          <w:p w:rsidR="00110C18" w:rsidRPr="0056388D" w:rsidRDefault="00110C18" w:rsidP="00063728">
            <w:pPr>
              <w:jc w:val="right"/>
              <w:rPr>
                <w:ins w:id="36466" w:author="KIM, Jason" w:date="2019-04-02T13:39:00Z"/>
                <w:rFonts w:ascii="Calibri" w:eastAsia="Times New Roman" w:hAnsi="Calibri" w:cs="Calibri"/>
                <w:color w:val="000000"/>
                <w:lang w:eastAsia="en-AU"/>
              </w:rPr>
            </w:pPr>
            <w:ins w:id="364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68" w:author="KIM, Jason" w:date="2019-04-02T13:39:00Z"/>
        </w:trPr>
        <w:tc>
          <w:tcPr>
            <w:tcW w:w="708" w:type="pct"/>
            <w:vMerge/>
            <w:hideMark/>
          </w:tcPr>
          <w:p w:rsidR="00110C18" w:rsidRPr="0056388D" w:rsidRDefault="00110C18" w:rsidP="00063728">
            <w:pPr>
              <w:rPr>
                <w:ins w:id="364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70" w:author="KIM, Jason" w:date="2019-04-02T13:39:00Z"/>
                <w:rFonts w:ascii="Calibri" w:eastAsia="Times New Roman" w:hAnsi="Calibri" w:cs="Calibri"/>
                <w:color w:val="000000"/>
                <w:lang w:eastAsia="en-AU"/>
              </w:rPr>
            </w:pPr>
            <w:ins w:id="36471"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72" w:author="KIM, Jason" w:date="2019-04-02T13:39:00Z"/>
                <w:rFonts w:ascii="Calibri" w:eastAsia="Times New Roman" w:hAnsi="Calibri" w:cs="Calibri"/>
                <w:color w:val="000000"/>
                <w:lang w:eastAsia="en-AU"/>
              </w:rPr>
            </w:pPr>
            <w:ins w:id="3647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74" w:author="KIM, Jason" w:date="2019-04-02T13:39:00Z"/>
                <w:rFonts w:ascii="Calibri" w:eastAsia="Times New Roman" w:hAnsi="Calibri" w:cs="Calibri"/>
                <w:color w:val="000000"/>
                <w:lang w:eastAsia="en-AU"/>
              </w:rPr>
            </w:pPr>
            <w:ins w:id="36475" w:author="KIM, Jason" w:date="2019-04-02T13:39:00Z">
              <w:r w:rsidRPr="0056388D">
                <w:rPr>
                  <w:rFonts w:ascii="Calibri" w:eastAsia="Times New Roman" w:hAnsi="Calibri" w:cs="Calibri"/>
                  <w:color w:val="000000"/>
                  <w:lang w:eastAsia="en-AU"/>
                </w:rPr>
                <w:t>LLS2735</w:t>
              </w:r>
            </w:ins>
          </w:p>
        </w:tc>
        <w:tc>
          <w:tcPr>
            <w:tcW w:w="933" w:type="pct"/>
            <w:noWrap/>
            <w:hideMark/>
          </w:tcPr>
          <w:p w:rsidR="00110C18" w:rsidRPr="0056388D" w:rsidRDefault="00110C18" w:rsidP="00063728">
            <w:pPr>
              <w:rPr>
                <w:ins w:id="36476" w:author="KIM, Jason" w:date="2019-04-02T13:39:00Z"/>
                <w:rFonts w:ascii="Calibri" w:eastAsia="Times New Roman" w:hAnsi="Calibri" w:cs="Calibri"/>
                <w:color w:val="000000"/>
                <w:lang w:eastAsia="en-AU"/>
              </w:rPr>
            </w:pPr>
            <w:ins w:id="364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78" w:author="KIM, Jason" w:date="2019-04-02T13:39:00Z"/>
                <w:rFonts w:ascii="Calibri" w:eastAsia="Times New Roman" w:hAnsi="Calibri" w:cs="Calibri"/>
                <w:color w:val="000000"/>
                <w:lang w:eastAsia="en-AU"/>
              </w:rPr>
            </w:pPr>
            <w:ins w:id="36479" w:author="KIM, Jason" w:date="2019-04-02T13:39:00Z">
              <w:r w:rsidRPr="0056388D">
                <w:rPr>
                  <w:rFonts w:ascii="Calibri" w:eastAsia="Times New Roman" w:hAnsi="Calibri" w:cs="Calibri"/>
                  <w:color w:val="000000"/>
                  <w:lang w:eastAsia="en-AU"/>
                </w:rPr>
                <w:t>Chainage 8906</w:t>
              </w:r>
            </w:ins>
          </w:p>
        </w:tc>
        <w:tc>
          <w:tcPr>
            <w:tcW w:w="764" w:type="pct"/>
            <w:noWrap/>
            <w:hideMark/>
          </w:tcPr>
          <w:p w:rsidR="00110C18" w:rsidRPr="0056388D" w:rsidRDefault="00110C18" w:rsidP="00063728">
            <w:pPr>
              <w:jc w:val="right"/>
              <w:rPr>
                <w:ins w:id="36480" w:author="KIM, Jason" w:date="2019-04-02T13:39:00Z"/>
                <w:rFonts w:ascii="Calibri" w:eastAsia="Times New Roman" w:hAnsi="Calibri" w:cs="Calibri"/>
                <w:color w:val="000000"/>
                <w:lang w:eastAsia="en-AU"/>
              </w:rPr>
            </w:pPr>
            <w:ins w:id="364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82" w:author="KIM, Jason" w:date="2019-04-02T13:39:00Z"/>
        </w:trPr>
        <w:tc>
          <w:tcPr>
            <w:tcW w:w="708" w:type="pct"/>
            <w:vMerge/>
            <w:hideMark/>
          </w:tcPr>
          <w:p w:rsidR="00110C18" w:rsidRPr="0056388D" w:rsidRDefault="00110C18" w:rsidP="00063728">
            <w:pPr>
              <w:rPr>
                <w:ins w:id="364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84" w:author="KIM, Jason" w:date="2019-04-02T13:39:00Z"/>
                <w:rFonts w:ascii="Calibri" w:eastAsia="Times New Roman" w:hAnsi="Calibri" w:cs="Calibri"/>
                <w:color w:val="000000"/>
                <w:lang w:eastAsia="en-AU"/>
              </w:rPr>
            </w:pPr>
            <w:ins w:id="36485"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86" w:author="KIM, Jason" w:date="2019-04-02T13:39:00Z"/>
                <w:rFonts w:ascii="Calibri" w:eastAsia="Times New Roman" w:hAnsi="Calibri" w:cs="Calibri"/>
                <w:color w:val="000000"/>
                <w:lang w:eastAsia="en-AU"/>
              </w:rPr>
            </w:pPr>
            <w:ins w:id="364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88" w:author="KIM, Jason" w:date="2019-04-02T13:39:00Z"/>
                <w:rFonts w:ascii="Calibri" w:eastAsia="Times New Roman" w:hAnsi="Calibri" w:cs="Calibri"/>
                <w:color w:val="000000"/>
                <w:lang w:eastAsia="en-AU"/>
              </w:rPr>
            </w:pPr>
            <w:ins w:id="36489" w:author="KIM, Jason" w:date="2019-04-02T13:39:00Z">
              <w:r w:rsidRPr="0056388D">
                <w:rPr>
                  <w:rFonts w:ascii="Calibri" w:eastAsia="Times New Roman" w:hAnsi="Calibri" w:cs="Calibri"/>
                  <w:color w:val="000000"/>
                  <w:lang w:eastAsia="en-AU"/>
                </w:rPr>
                <w:t>LLS2736</w:t>
              </w:r>
            </w:ins>
          </w:p>
        </w:tc>
        <w:tc>
          <w:tcPr>
            <w:tcW w:w="933" w:type="pct"/>
            <w:noWrap/>
            <w:hideMark/>
          </w:tcPr>
          <w:p w:rsidR="00110C18" w:rsidRPr="0056388D" w:rsidRDefault="00110C18" w:rsidP="00063728">
            <w:pPr>
              <w:rPr>
                <w:ins w:id="36490" w:author="KIM, Jason" w:date="2019-04-02T13:39:00Z"/>
                <w:rFonts w:ascii="Calibri" w:eastAsia="Times New Roman" w:hAnsi="Calibri" w:cs="Calibri"/>
                <w:color w:val="000000"/>
                <w:lang w:eastAsia="en-AU"/>
              </w:rPr>
            </w:pPr>
            <w:ins w:id="364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92" w:author="KIM, Jason" w:date="2019-04-02T13:39:00Z"/>
                <w:rFonts w:ascii="Calibri" w:eastAsia="Times New Roman" w:hAnsi="Calibri" w:cs="Calibri"/>
                <w:color w:val="000000"/>
                <w:lang w:eastAsia="en-AU"/>
              </w:rPr>
            </w:pPr>
            <w:ins w:id="36493" w:author="KIM, Jason" w:date="2019-04-02T13:39:00Z">
              <w:r w:rsidRPr="0056388D">
                <w:rPr>
                  <w:rFonts w:ascii="Calibri" w:eastAsia="Times New Roman" w:hAnsi="Calibri" w:cs="Calibri"/>
                  <w:color w:val="000000"/>
                  <w:lang w:eastAsia="en-AU"/>
                </w:rPr>
                <w:t>Chainage 8916</w:t>
              </w:r>
            </w:ins>
          </w:p>
        </w:tc>
        <w:tc>
          <w:tcPr>
            <w:tcW w:w="764" w:type="pct"/>
            <w:noWrap/>
            <w:hideMark/>
          </w:tcPr>
          <w:p w:rsidR="00110C18" w:rsidRPr="0056388D" w:rsidRDefault="00110C18" w:rsidP="00063728">
            <w:pPr>
              <w:jc w:val="right"/>
              <w:rPr>
                <w:ins w:id="36494" w:author="KIM, Jason" w:date="2019-04-02T13:39:00Z"/>
                <w:rFonts w:ascii="Calibri" w:eastAsia="Times New Roman" w:hAnsi="Calibri" w:cs="Calibri"/>
                <w:color w:val="000000"/>
                <w:lang w:eastAsia="en-AU"/>
              </w:rPr>
            </w:pPr>
            <w:ins w:id="364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96" w:author="KIM, Jason" w:date="2019-04-02T13:39:00Z"/>
        </w:trPr>
        <w:tc>
          <w:tcPr>
            <w:tcW w:w="708" w:type="pct"/>
            <w:vMerge/>
            <w:hideMark/>
          </w:tcPr>
          <w:p w:rsidR="00110C18" w:rsidRPr="0056388D" w:rsidRDefault="00110C18" w:rsidP="00063728">
            <w:pPr>
              <w:rPr>
                <w:ins w:id="364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98" w:author="KIM, Jason" w:date="2019-04-02T13:39:00Z"/>
                <w:rFonts w:ascii="Calibri" w:eastAsia="Times New Roman" w:hAnsi="Calibri" w:cs="Calibri"/>
                <w:color w:val="000000"/>
                <w:lang w:eastAsia="en-AU"/>
              </w:rPr>
            </w:pPr>
            <w:ins w:id="36499"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500" w:author="KIM, Jason" w:date="2019-04-02T13:39:00Z"/>
                <w:rFonts w:ascii="Calibri" w:eastAsia="Times New Roman" w:hAnsi="Calibri" w:cs="Calibri"/>
                <w:color w:val="000000"/>
                <w:lang w:eastAsia="en-AU"/>
              </w:rPr>
            </w:pPr>
            <w:ins w:id="365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02" w:author="KIM, Jason" w:date="2019-04-02T13:39:00Z"/>
                <w:rFonts w:ascii="Calibri" w:eastAsia="Times New Roman" w:hAnsi="Calibri" w:cs="Calibri"/>
                <w:color w:val="000000"/>
                <w:lang w:eastAsia="en-AU"/>
              </w:rPr>
            </w:pPr>
            <w:ins w:id="36503" w:author="KIM, Jason" w:date="2019-04-02T13:39:00Z">
              <w:r w:rsidRPr="0056388D">
                <w:rPr>
                  <w:rFonts w:ascii="Calibri" w:eastAsia="Times New Roman" w:hAnsi="Calibri" w:cs="Calibri"/>
                  <w:color w:val="000000"/>
                  <w:lang w:eastAsia="en-AU"/>
                </w:rPr>
                <w:t>LLS2737</w:t>
              </w:r>
            </w:ins>
          </w:p>
        </w:tc>
        <w:tc>
          <w:tcPr>
            <w:tcW w:w="933" w:type="pct"/>
            <w:noWrap/>
            <w:hideMark/>
          </w:tcPr>
          <w:p w:rsidR="00110C18" w:rsidRPr="0056388D" w:rsidRDefault="00110C18" w:rsidP="00063728">
            <w:pPr>
              <w:rPr>
                <w:ins w:id="36504" w:author="KIM, Jason" w:date="2019-04-02T13:39:00Z"/>
                <w:rFonts w:ascii="Calibri" w:eastAsia="Times New Roman" w:hAnsi="Calibri" w:cs="Calibri"/>
                <w:color w:val="000000"/>
                <w:lang w:eastAsia="en-AU"/>
              </w:rPr>
            </w:pPr>
            <w:ins w:id="365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506" w:author="KIM, Jason" w:date="2019-04-02T13:39:00Z"/>
                <w:rFonts w:ascii="Calibri" w:eastAsia="Times New Roman" w:hAnsi="Calibri" w:cs="Calibri"/>
                <w:color w:val="000000"/>
                <w:lang w:eastAsia="en-AU"/>
              </w:rPr>
            </w:pPr>
            <w:ins w:id="36507" w:author="KIM, Jason" w:date="2019-04-02T13:39:00Z">
              <w:r w:rsidRPr="0056388D">
                <w:rPr>
                  <w:rFonts w:ascii="Calibri" w:eastAsia="Times New Roman" w:hAnsi="Calibri" w:cs="Calibri"/>
                  <w:color w:val="000000"/>
                  <w:lang w:eastAsia="en-AU"/>
                </w:rPr>
                <w:t>Chainage 8925</w:t>
              </w:r>
            </w:ins>
          </w:p>
        </w:tc>
        <w:tc>
          <w:tcPr>
            <w:tcW w:w="764" w:type="pct"/>
            <w:noWrap/>
            <w:hideMark/>
          </w:tcPr>
          <w:p w:rsidR="00110C18" w:rsidRPr="0056388D" w:rsidRDefault="00110C18" w:rsidP="00063728">
            <w:pPr>
              <w:jc w:val="right"/>
              <w:rPr>
                <w:ins w:id="36508" w:author="KIM, Jason" w:date="2019-04-02T13:39:00Z"/>
                <w:rFonts w:ascii="Calibri" w:eastAsia="Times New Roman" w:hAnsi="Calibri" w:cs="Calibri"/>
                <w:color w:val="000000"/>
                <w:lang w:eastAsia="en-AU"/>
              </w:rPr>
            </w:pPr>
            <w:ins w:id="365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10" w:author="KIM, Jason" w:date="2019-04-02T13:39:00Z"/>
        </w:trPr>
        <w:tc>
          <w:tcPr>
            <w:tcW w:w="708" w:type="pct"/>
            <w:vMerge/>
            <w:hideMark/>
          </w:tcPr>
          <w:p w:rsidR="00110C18" w:rsidRPr="0056388D" w:rsidRDefault="00110C18" w:rsidP="00063728">
            <w:pPr>
              <w:rPr>
                <w:ins w:id="365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12" w:author="KIM, Jason" w:date="2019-04-02T13:39:00Z"/>
                <w:rFonts w:ascii="Calibri" w:eastAsia="Times New Roman" w:hAnsi="Calibri" w:cs="Calibri"/>
                <w:color w:val="000000"/>
                <w:lang w:eastAsia="en-AU"/>
              </w:rPr>
            </w:pPr>
            <w:ins w:id="36513"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514" w:author="KIM, Jason" w:date="2019-04-02T13:39:00Z"/>
                <w:rFonts w:ascii="Calibri" w:eastAsia="Times New Roman" w:hAnsi="Calibri" w:cs="Calibri"/>
                <w:color w:val="000000"/>
                <w:lang w:eastAsia="en-AU"/>
              </w:rPr>
            </w:pPr>
            <w:ins w:id="365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16" w:author="KIM, Jason" w:date="2019-04-02T13:39:00Z"/>
                <w:rFonts w:ascii="Calibri" w:eastAsia="Times New Roman" w:hAnsi="Calibri" w:cs="Calibri"/>
                <w:color w:val="000000"/>
                <w:lang w:eastAsia="en-AU"/>
              </w:rPr>
            </w:pPr>
            <w:ins w:id="36517" w:author="KIM, Jason" w:date="2019-04-02T13:39:00Z">
              <w:r w:rsidRPr="0056388D">
                <w:rPr>
                  <w:rFonts w:ascii="Calibri" w:eastAsia="Times New Roman" w:hAnsi="Calibri" w:cs="Calibri"/>
                  <w:color w:val="000000"/>
                  <w:lang w:eastAsia="en-AU"/>
                </w:rPr>
                <w:t>LLS2738</w:t>
              </w:r>
            </w:ins>
          </w:p>
        </w:tc>
        <w:tc>
          <w:tcPr>
            <w:tcW w:w="933" w:type="pct"/>
            <w:noWrap/>
            <w:hideMark/>
          </w:tcPr>
          <w:p w:rsidR="00110C18" w:rsidRPr="0056388D" w:rsidRDefault="00110C18" w:rsidP="00063728">
            <w:pPr>
              <w:rPr>
                <w:ins w:id="36518" w:author="KIM, Jason" w:date="2019-04-02T13:39:00Z"/>
                <w:rFonts w:ascii="Calibri" w:eastAsia="Times New Roman" w:hAnsi="Calibri" w:cs="Calibri"/>
                <w:color w:val="000000"/>
                <w:lang w:eastAsia="en-AU"/>
              </w:rPr>
            </w:pPr>
            <w:ins w:id="365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520" w:author="KIM, Jason" w:date="2019-04-02T13:39:00Z"/>
                <w:rFonts w:ascii="Calibri" w:eastAsia="Times New Roman" w:hAnsi="Calibri" w:cs="Calibri"/>
                <w:color w:val="000000"/>
                <w:lang w:eastAsia="en-AU"/>
              </w:rPr>
            </w:pPr>
            <w:ins w:id="36521" w:author="KIM, Jason" w:date="2019-04-02T13:39:00Z">
              <w:r w:rsidRPr="0056388D">
                <w:rPr>
                  <w:rFonts w:ascii="Calibri" w:eastAsia="Times New Roman" w:hAnsi="Calibri" w:cs="Calibri"/>
                  <w:color w:val="000000"/>
                  <w:lang w:eastAsia="en-AU"/>
                </w:rPr>
                <w:t>Chainage 8935</w:t>
              </w:r>
            </w:ins>
          </w:p>
        </w:tc>
        <w:tc>
          <w:tcPr>
            <w:tcW w:w="764" w:type="pct"/>
            <w:noWrap/>
            <w:hideMark/>
          </w:tcPr>
          <w:p w:rsidR="00110C18" w:rsidRPr="0056388D" w:rsidRDefault="00110C18" w:rsidP="00063728">
            <w:pPr>
              <w:jc w:val="right"/>
              <w:rPr>
                <w:ins w:id="36522" w:author="KIM, Jason" w:date="2019-04-02T13:39:00Z"/>
                <w:rFonts w:ascii="Calibri" w:eastAsia="Times New Roman" w:hAnsi="Calibri" w:cs="Calibri"/>
                <w:color w:val="000000"/>
                <w:lang w:eastAsia="en-AU"/>
              </w:rPr>
            </w:pPr>
            <w:ins w:id="365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24" w:author="KIM, Jason" w:date="2019-04-02T13:39:00Z"/>
        </w:trPr>
        <w:tc>
          <w:tcPr>
            <w:tcW w:w="708" w:type="pct"/>
            <w:vMerge w:val="restart"/>
            <w:noWrap/>
            <w:hideMark/>
          </w:tcPr>
          <w:p w:rsidR="00110C18" w:rsidRPr="0056388D" w:rsidRDefault="00110C18" w:rsidP="00063728">
            <w:pPr>
              <w:rPr>
                <w:ins w:id="36525" w:author="KIM, Jason" w:date="2019-04-02T13:39:00Z"/>
                <w:rFonts w:ascii="Calibri" w:eastAsia="Times New Roman" w:hAnsi="Calibri" w:cs="Calibri"/>
                <w:color w:val="000000"/>
                <w:lang w:eastAsia="en-AU"/>
              </w:rPr>
            </w:pPr>
            <w:ins w:id="36526" w:author="KIM, Jason" w:date="2019-04-02T13:39:00Z">
              <w:r w:rsidRPr="0056388D">
                <w:rPr>
                  <w:rFonts w:ascii="Calibri" w:eastAsia="Times New Roman" w:hAnsi="Calibri" w:cs="Calibri"/>
                  <w:color w:val="000000"/>
                  <w:lang w:eastAsia="en-AU"/>
                </w:rPr>
                <w:t>LLE70K51</w:t>
              </w:r>
            </w:ins>
          </w:p>
        </w:tc>
        <w:tc>
          <w:tcPr>
            <w:tcW w:w="605" w:type="pct"/>
            <w:noWrap/>
            <w:hideMark/>
          </w:tcPr>
          <w:p w:rsidR="00110C18" w:rsidRPr="0056388D" w:rsidRDefault="00110C18" w:rsidP="00063728">
            <w:pPr>
              <w:rPr>
                <w:ins w:id="36527" w:author="KIM, Jason" w:date="2019-04-02T13:39:00Z"/>
                <w:rFonts w:ascii="Calibri" w:eastAsia="Times New Roman" w:hAnsi="Calibri" w:cs="Calibri"/>
                <w:color w:val="000000"/>
                <w:lang w:eastAsia="en-AU"/>
              </w:rPr>
            </w:pPr>
            <w:ins w:id="36528"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29" w:author="KIM, Jason" w:date="2019-04-02T13:39:00Z"/>
                <w:rFonts w:ascii="Calibri" w:eastAsia="Times New Roman" w:hAnsi="Calibri" w:cs="Calibri"/>
                <w:color w:val="000000"/>
                <w:lang w:eastAsia="en-AU"/>
              </w:rPr>
            </w:pPr>
            <w:ins w:id="3653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31" w:author="KIM, Jason" w:date="2019-04-02T13:39:00Z"/>
                <w:rFonts w:ascii="Calibri" w:eastAsia="Times New Roman" w:hAnsi="Calibri" w:cs="Calibri"/>
                <w:color w:val="000000"/>
                <w:lang w:eastAsia="en-AU"/>
              </w:rPr>
            </w:pPr>
            <w:ins w:id="36532" w:author="KIM, Jason" w:date="2019-04-02T13:39:00Z">
              <w:r w:rsidRPr="0056388D">
                <w:rPr>
                  <w:rFonts w:ascii="Calibri" w:eastAsia="Times New Roman" w:hAnsi="Calibri" w:cs="Calibri"/>
                  <w:color w:val="000000"/>
                  <w:lang w:eastAsia="en-AU"/>
                </w:rPr>
                <w:t>LLN1740</w:t>
              </w:r>
            </w:ins>
          </w:p>
        </w:tc>
        <w:tc>
          <w:tcPr>
            <w:tcW w:w="933" w:type="pct"/>
            <w:noWrap/>
            <w:hideMark/>
          </w:tcPr>
          <w:p w:rsidR="00110C18" w:rsidRPr="0056388D" w:rsidRDefault="00110C18" w:rsidP="00063728">
            <w:pPr>
              <w:rPr>
                <w:ins w:id="36533" w:author="KIM, Jason" w:date="2019-04-02T13:39:00Z"/>
                <w:rFonts w:ascii="Calibri" w:eastAsia="Times New Roman" w:hAnsi="Calibri" w:cs="Calibri"/>
                <w:color w:val="000000"/>
                <w:lang w:eastAsia="en-AU"/>
              </w:rPr>
            </w:pPr>
            <w:ins w:id="365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35" w:author="KIM, Jason" w:date="2019-04-02T13:39:00Z"/>
                <w:rFonts w:ascii="Calibri" w:eastAsia="Times New Roman" w:hAnsi="Calibri" w:cs="Calibri"/>
                <w:color w:val="000000"/>
                <w:lang w:eastAsia="en-AU"/>
              </w:rPr>
            </w:pPr>
            <w:ins w:id="36536" w:author="KIM, Jason" w:date="2019-04-02T13:39:00Z">
              <w:r w:rsidRPr="0056388D">
                <w:rPr>
                  <w:rFonts w:ascii="Calibri" w:eastAsia="Times New Roman" w:hAnsi="Calibri" w:cs="Calibri"/>
                  <w:color w:val="000000"/>
                  <w:lang w:eastAsia="en-AU"/>
                </w:rPr>
                <w:t>Chainage 9204</w:t>
              </w:r>
            </w:ins>
          </w:p>
        </w:tc>
        <w:tc>
          <w:tcPr>
            <w:tcW w:w="764" w:type="pct"/>
            <w:noWrap/>
            <w:hideMark/>
          </w:tcPr>
          <w:p w:rsidR="00110C18" w:rsidRPr="0056388D" w:rsidRDefault="00110C18" w:rsidP="00063728">
            <w:pPr>
              <w:jc w:val="right"/>
              <w:rPr>
                <w:ins w:id="36537" w:author="KIM, Jason" w:date="2019-04-02T13:39:00Z"/>
                <w:rFonts w:ascii="Calibri" w:eastAsia="Times New Roman" w:hAnsi="Calibri" w:cs="Calibri"/>
                <w:color w:val="000000"/>
                <w:lang w:eastAsia="en-AU"/>
              </w:rPr>
            </w:pPr>
            <w:ins w:id="365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39" w:author="KIM, Jason" w:date="2019-04-02T13:39:00Z"/>
        </w:trPr>
        <w:tc>
          <w:tcPr>
            <w:tcW w:w="708" w:type="pct"/>
            <w:vMerge/>
            <w:hideMark/>
          </w:tcPr>
          <w:p w:rsidR="00110C18" w:rsidRPr="0056388D" w:rsidRDefault="00110C18" w:rsidP="00063728">
            <w:pPr>
              <w:rPr>
                <w:ins w:id="365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41" w:author="KIM, Jason" w:date="2019-04-02T13:39:00Z"/>
                <w:rFonts w:ascii="Calibri" w:eastAsia="Times New Roman" w:hAnsi="Calibri" w:cs="Calibri"/>
                <w:color w:val="000000"/>
                <w:lang w:eastAsia="en-AU"/>
              </w:rPr>
            </w:pPr>
            <w:ins w:id="36542"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43" w:author="KIM, Jason" w:date="2019-04-02T13:39:00Z"/>
                <w:rFonts w:ascii="Calibri" w:eastAsia="Times New Roman" w:hAnsi="Calibri" w:cs="Calibri"/>
                <w:color w:val="000000"/>
                <w:lang w:eastAsia="en-AU"/>
              </w:rPr>
            </w:pPr>
            <w:ins w:id="3654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45" w:author="KIM, Jason" w:date="2019-04-02T13:39:00Z"/>
                <w:rFonts w:ascii="Calibri" w:eastAsia="Times New Roman" w:hAnsi="Calibri" w:cs="Calibri"/>
                <w:color w:val="000000"/>
                <w:lang w:eastAsia="en-AU"/>
              </w:rPr>
            </w:pPr>
            <w:ins w:id="36546" w:author="KIM, Jason" w:date="2019-04-02T13:39:00Z">
              <w:r w:rsidRPr="0056388D">
                <w:rPr>
                  <w:rFonts w:ascii="Calibri" w:eastAsia="Times New Roman" w:hAnsi="Calibri" w:cs="Calibri"/>
                  <w:color w:val="000000"/>
                  <w:lang w:eastAsia="en-AU"/>
                </w:rPr>
                <w:t>LLN1741</w:t>
              </w:r>
            </w:ins>
          </w:p>
        </w:tc>
        <w:tc>
          <w:tcPr>
            <w:tcW w:w="933" w:type="pct"/>
            <w:noWrap/>
            <w:hideMark/>
          </w:tcPr>
          <w:p w:rsidR="00110C18" w:rsidRPr="0056388D" w:rsidRDefault="00110C18" w:rsidP="00063728">
            <w:pPr>
              <w:rPr>
                <w:ins w:id="36547" w:author="KIM, Jason" w:date="2019-04-02T13:39:00Z"/>
                <w:rFonts w:ascii="Calibri" w:eastAsia="Times New Roman" w:hAnsi="Calibri" w:cs="Calibri"/>
                <w:color w:val="000000"/>
                <w:lang w:eastAsia="en-AU"/>
              </w:rPr>
            </w:pPr>
            <w:ins w:id="365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49" w:author="KIM, Jason" w:date="2019-04-02T13:39:00Z"/>
                <w:rFonts w:ascii="Calibri" w:eastAsia="Times New Roman" w:hAnsi="Calibri" w:cs="Calibri"/>
                <w:color w:val="000000"/>
                <w:lang w:eastAsia="en-AU"/>
              </w:rPr>
            </w:pPr>
            <w:ins w:id="36550" w:author="KIM, Jason" w:date="2019-04-02T13:39:00Z">
              <w:r w:rsidRPr="0056388D">
                <w:rPr>
                  <w:rFonts w:ascii="Calibri" w:eastAsia="Times New Roman" w:hAnsi="Calibri" w:cs="Calibri"/>
                  <w:color w:val="000000"/>
                  <w:lang w:eastAsia="en-AU"/>
                </w:rPr>
                <w:t>Chainage 9214</w:t>
              </w:r>
            </w:ins>
          </w:p>
        </w:tc>
        <w:tc>
          <w:tcPr>
            <w:tcW w:w="764" w:type="pct"/>
            <w:noWrap/>
            <w:hideMark/>
          </w:tcPr>
          <w:p w:rsidR="00110C18" w:rsidRPr="0056388D" w:rsidRDefault="00110C18" w:rsidP="00063728">
            <w:pPr>
              <w:jc w:val="right"/>
              <w:rPr>
                <w:ins w:id="36551" w:author="KIM, Jason" w:date="2019-04-02T13:39:00Z"/>
                <w:rFonts w:ascii="Calibri" w:eastAsia="Times New Roman" w:hAnsi="Calibri" w:cs="Calibri"/>
                <w:color w:val="000000"/>
                <w:lang w:eastAsia="en-AU"/>
              </w:rPr>
            </w:pPr>
            <w:ins w:id="365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53" w:author="KIM, Jason" w:date="2019-04-02T13:39:00Z"/>
        </w:trPr>
        <w:tc>
          <w:tcPr>
            <w:tcW w:w="708" w:type="pct"/>
            <w:vMerge/>
            <w:hideMark/>
          </w:tcPr>
          <w:p w:rsidR="00110C18" w:rsidRPr="0056388D" w:rsidRDefault="00110C18" w:rsidP="00063728">
            <w:pPr>
              <w:rPr>
                <w:ins w:id="365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55" w:author="KIM, Jason" w:date="2019-04-02T13:39:00Z"/>
                <w:rFonts w:ascii="Calibri" w:eastAsia="Times New Roman" w:hAnsi="Calibri" w:cs="Calibri"/>
                <w:color w:val="000000"/>
                <w:lang w:eastAsia="en-AU"/>
              </w:rPr>
            </w:pPr>
            <w:ins w:id="36556"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57" w:author="KIM, Jason" w:date="2019-04-02T13:39:00Z"/>
                <w:rFonts w:ascii="Calibri" w:eastAsia="Times New Roman" w:hAnsi="Calibri" w:cs="Calibri"/>
                <w:color w:val="000000"/>
                <w:lang w:eastAsia="en-AU"/>
              </w:rPr>
            </w:pPr>
            <w:ins w:id="3655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59" w:author="KIM, Jason" w:date="2019-04-02T13:39:00Z"/>
                <w:rFonts w:ascii="Calibri" w:eastAsia="Times New Roman" w:hAnsi="Calibri" w:cs="Calibri"/>
                <w:color w:val="000000"/>
                <w:lang w:eastAsia="en-AU"/>
              </w:rPr>
            </w:pPr>
            <w:ins w:id="36560" w:author="KIM, Jason" w:date="2019-04-02T13:39:00Z">
              <w:r w:rsidRPr="0056388D">
                <w:rPr>
                  <w:rFonts w:ascii="Calibri" w:eastAsia="Times New Roman" w:hAnsi="Calibri" w:cs="Calibri"/>
                  <w:color w:val="000000"/>
                  <w:lang w:eastAsia="en-AU"/>
                </w:rPr>
                <w:t>LLN1742</w:t>
              </w:r>
            </w:ins>
          </w:p>
        </w:tc>
        <w:tc>
          <w:tcPr>
            <w:tcW w:w="933" w:type="pct"/>
            <w:noWrap/>
            <w:hideMark/>
          </w:tcPr>
          <w:p w:rsidR="00110C18" w:rsidRPr="0056388D" w:rsidRDefault="00110C18" w:rsidP="00063728">
            <w:pPr>
              <w:rPr>
                <w:ins w:id="36561" w:author="KIM, Jason" w:date="2019-04-02T13:39:00Z"/>
                <w:rFonts w:ascii="Calibri" w:eastAsia="Times New Roman" w:hAnsi="Calibri" w:cs="Calibri"/>
                <w:color w:val="000000"/>
                <w:lang w:eastAsia="en-AU"/>
              </w:rPr>
            </w:pPr>
            <w:ins w:id="365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63" w:author="KIM, Jason" w:date="2019-04-02T13:39:00Z"/>
                <w:rFonts w:ascii="Calibri" w:eastAsia="Times New Roman" w:hAnsi="Calibri" w:cs="Calibri"/>
                <w:color w:val="000000"/>
                <w:lang w:eastAsia="en-AU"/>
              </w:rPr>
            </w:pPr>
            <w:ins w:id="36564" w:author="KIM, Jason" w:date="2019-04-02T13:39:00Z">
              <w:r w:rsidRPr="0056388D">
                <w:rPr>
                  <w:rFonts w:ascii="Calibri" w:eastAsia="Times New Roman" w:hAnsi="Calibri" w:cs="Calibri"/>
                  <w:color w:val="000000"/>
                  <w:lang w:eastAsia="en-AU"/>
                </w:rPr>
                <w:t>Chainage 9223</w:t>
              </w:r>
            </w:ins>
          </w:p>
        </w:tc>
        <w:tc>
          <w:tcPr>
            <w:tcW w:w="764" w:type="pct"/>
            <w:noWrap/>
            <w:hideMark/>
          </w:tcPr>
          <w:p w:rsidR="00110C18" w:rsidRPr="0056388D" w:rsidRDefault="00110C18" w:rsidP="00063728">
            <w:pPr>
              <w:jc w:val="right"/>
              <w:rPr>
                <w:ins w:id="36565" w:author="KIM, Jason" w:date="2019-04-02T13:39:00Z"/>
                <w:rFonts w:ascii="Calibri" w:eastAsia="Times New Roman" w:hAnsi="Calibri" w:cs="Calibri"/>
                <w:color w:val="000000"/>
                <w:lang w:eastAsia="en-AU"/>
              </w:rPr>
            </w:pPr>
            <w:ins w:id="365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67" w:author="KIM, Jason" w:date="2019-04-02T13:39:00Z"/>
        </w:trPr>
        <w:tc>
          <w:tcPr>
            <w:tcW w:w="708" w:type="pct"/>
            <w:vMerge/>
            <w:hideMark/>
          </w:tcPr>
          <w:p w:rsidR="00110C18" w:rsidRPr="0056388D" w:rsidRDefault="00110C18" w:rsidP="00063728">
            <w:pPr>
              <w:rPr>
                <w:ins w:id="365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69" w:author="KIM, Jason" w:date="2019-04-02T13:39:00Z"/>
                <w:rFonts w:ascii="Calibri" w:eastAsia="Times New Roman" w:hAnsi="Calibri" w:cs="Calibri"/>
                <w:color w:val="000000"/>
                <w:lang w:eastAsia="en-AU"/>
              </w:rPr>
            </w:pPr>
            <w:ins w:id="36570"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71" w:author="KIM, Jason" w:date="2019-04-02T13:39:00Z"/>
                <w:rFonts w:ascii="Calibri" w:eastAsia="Times New Roman" w:hAnsi="Calibri" w:cs="Calibri"/>
                <w:color w:val="000000"/>
                <w:lang w:eastAsia="en-AU"/>
              </w:rPr>
            </w:pPr>
            <w:ins w:id="3657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73" w:author="KIM, Jason" w:date="2019-04-02T13:39:00Z"/>
                <w:rFonts w:ascii="Calibri" w:eastAsia="Times New Roman" w:hAnsi="Calibri" w:cs="Calibri"/>
                <w:color w:val="000000"/>
                <w:lang w:eastAsia="en-AU"/>
              </w:rPr>
            </w:pPr>
            <w:ins w:id="36574" w:author="KIM, Jason" w:date="2019-04-02T13:39:00Z">
              <w:r w:rsidRPr="0056388D">
                <w:rPr>
                  <w:rFonts w:ascii="Calibri" w:eastAsia="Times New Roman" w:hAnsi="Calibri" w:cs="Calibri"/>
                  <w:color w:val="000000"/>
                  <w:lang w:eastAsia="en-AU"/>
                </w:rPr>
                <w:t>LLN1743</w:t>
              </w:r>
            </w:ins>
          </w:p>
        </w:tc>
        <w:tc>
          <w:tcPr>
            <w:tcW w:w="933" w:type="pct"/>
            <w:noWrap/>
            <w:hideMark/>
          </w:tcPr>
          <w:p w:rsidR="00110C18" w:rsidRPr="0056388D" w:rsidRDefault="00110C18" w:rsidP="00063728">
            <w:pPr>
              <w:rPr>
                <w:ins w:id="36575" w:author="KIM, Jason" w:date="2019-04-02T13:39:00Z"/>
                <w:rFonts w:ascii="Calibri" w:eastAsia="Times New Roman" w:hAnsi="Calibri" w:cs="Calibri"/>
                <w:color w:val="000000"/>
                <w:lang w:eastAsia="en-AU"/>
              </w:rPr>
            </w:pPr>
            <w:ins w:id="365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77" w:author="KIM, Jason" w:date="2019-04-02T13:39:00Z"/>
                <w:rFonts w:ascii="Calibri" w:eastAsia="Times New Roman" w:hAnsi="Calibri" w:cs="Calibri"/>
                <w:color w:val="000000"/>
                <w:lang w:eastAsia="en-AU"/>
              </w:rPr>
            </w:pPr>
            <w:ins w:id="36578" w:author="KIM, Jason" w:date="2019-04-02T13:39:00Z">
              <w:r w:rsidRPr="0056388D">
                <w:rPr>
                  <w:rFonts w:ascii="Calibri" w:eastAsia="Times New Roman" w:hAnsi="Calibri" w:cs="Calibri"/>
                  <w:color w:val="000000"/>
                  <w:lang w:eastAsia="en-AU"/>
                </w:rPr>
                <w:t>Chainage 9233</w:t>
              </w:r>
            </w:ins>
          </w:p>
        </w:tc>
        <w:tc>
          <w:tcPr>
            <w:tcW w:w="764" w:type="pct"/>
            <w:noWrap/>
            <w:hideMark/>
          </w:tcPr>
          <w:p w:rsidR="00110C18" w:rsidRPr="0056388D" w:rsidRDefault="00110C18" w:rsidP="00063728">
            <w:pPr>
              <w:jc w:val="right"/>
              <w:rPr>
                <w:ins w:id="36579" w:author="KIM, Jason" w:date="2019-04-02T13:39:00Z"/>
                <w:rFonts w:ascii="Calibri" w:eastAsia="Times New Roman" w:hAnsi="Calibri" w:cs="Calibri"/>
                <w:color w:val="000000"/>
                <w:lang w:eastAsia="en-AU"/>
              </w:rPr>
            </w:pPr>
            <w:ins w:id="365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81" w:author="KIM, Jason" w:date="2019-04-02T13:39:00Z"/>
        </w:trPr>
        <w:tc>
          <w:tcPr>
            <w:tcW w:w="708" w:type="pct"/>
            <w:vMerge/>
            <w:hideMark/>
          </w:tcPr>
          <w:p w:rsidR="00110C18" w:rsidRPr="0056388D" w:rsidRDefault="00110C18" w:rsidP="00063728">
            <w:pPr>
              <w:rPr>
                <w:ins w:id="365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83" w:author="KIM, Jason" w:date="2019-04-02T13:39:00Z"/>
                <w:rFonts w:ascii="Calibri" w:eastAsia="Times New Roman" w:hAnsi="Calibri" w:cs="Calibri"/>
                <w:color w:val="000000"/>
                <w:lang w:eastAsia="en-AU"/>
              </w:rPr>
            </w:pPr>
            <w:ins w:id="36584"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85" w:author="KIM, Jason" w:date="2019-04-02T13:39:00Z"/>
                <w:rFonts w:ascii="Calibri" w:eastAsia="Times New Roman" w:hAnsi="Calibri" w:cs="Calibri"/>
                <w:color w:val="000000"/>
                <w:lang w:eastAsia="en-AU"/>
              </w:rPr>
            </w:pPr>
            <w:ins w:id="3658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87" w:author="KIM, Jason" w:date="2019-04-02T13:39:00Z"/>
                <w:rFonts w:ascii="Calibri" w:eastAsia="Times New Roman" w:hAnsi="Calibri" w:cs="Calibri"/>
                <w:color w:val="000000"/>
                <w:lang w:eastAsia="en-AU"/>
              </w:rPr>
            </w:pPr>
            <w:ins w:id="36588" w:author="KIM, Jason" w:date="2019-04-02T13:39:00Z">
              <w:r w:rsidRPr="0056388D">
                <w:rPr>
                  <w:rFonts w:ascii="Calibri" w:eastAsia="Times New Roman" w:hAnsi="Calibri" w:cs="Calibri"/>
                  <w:color w:val="000000"/>
                  <w:lang w:eastAsia="en-AU"/>
                </w:rPr>
                <w:t>LLN1744</w:t>
              </w:r>
            </w:ins>
          </w:p>
        </w:tc>
        <w:tc>
          <w:tcPr>
            <w:tcW w:w="933" w:type="pct"/>
            <w:noWrap/>
            <w:hideMark/>
          </w:tcPr>
          <w:p w:rsidR="00110C18" w:rsidRPr="0056388D" w:rsidRDefault="00110C18" w:rsidP="00063728">
            <w:pPr>
              <w:rPr>
                <w:ins w:id="36589" w:author="KIM, Jason" w:date="2019-04-02T13:39:00Z"/>
                <w:rFonts w:ascii="Calibri" w:eastAsia="Times New Roman" w:hAnsi="Calibri" w:cs="Calibri"/>
                <w:color w:val="000000"/>
                <w:lang w:eastAsia="en-AU"/>
              </w:rPr>
            </w:pPr>
            <w:ins w:id="365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91" w:author="KIM, Jason" w:date="2019-04-02T13:39:00Z"/>
                <w:rFonts w:ascii="Calibri" w:eastAsia="Times New Roman" w:hAnsi="Calibri" w:cs="Calibri"/>
                <w:color w:val="000000"/>
                <w:lang w:eastAsia="en-AU"/>
              </w:rPr>
            </w:pPr>
            <w:ins w:id="36592" w:author="KIM, Jason" w:date="2019-04-02T13:39:00Z">
              <w:r w:rsidRPr="0056388D">
                <w:rPr>
                  <w:rFonts w:ascii="Calibri" w:eastAsia="Times New Roman" w:hAnsi="Calibri" w:cs="Calibri"/>
                  <w:color w:val="000000"/>
                  <w:lang w:eastAsia="en-AU"/>
                </w:rPr>
                <w:t>Chainage 9243</w:t>
              </w:r>
            </w:ins>
          </w:p>
        </w:tc>
        <w:tc>
          <w:tcPr>
            <w:tcW w:w="764" w:type="pct"/>
            <w:noWrap/>
            <w:hideMark/>
          </w:tcPr>
          <w:p w:rsidR="00110C18" w:rsidRPr="0056388D" w:rsidRDefault="00110C18" w:rsidP="00063728">
            <w:pPr>
              <w:jc w:val="right"/>
              <w:rPr>
                <w:ins w:id="36593" w:author="KIM, Jason" w:date="2019-04-02T13:39:00Z"/>
                <w:rFonts w:ascii="Calibri" w:eastAsia="Times New Roman" w:hAnsi="Calibri" w:cs="Calibri"/>
                <w:color w:val="000000"/>
                <w:lang w:eastAsia="en-AU"/>
              </w:rPr>
            </w:pPr>
            <w:ins w:id="365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95" w:author="KIM, Jason" w:date="2019-04-02T13:39:00Z"/>
        </w:trPr>
        <w:tc>
          <w:tcPr>
            <w:tcW w:w="708" w:type="pct"/>
            <w:vMerge/>
            <w:hideMark/>
          </w:tcPr>
          <w:p w:rsidR="00110C18" w:rsidRPr="0056388D" w:rsidRDefault="00110C18" w:rsidP="00063728">
            <w:pPr>
              <w:rPr>
                <w:ins w:id="365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97" w:author="KIM, Jason" w:date="2019-04-02T13:39:00Z"/>
                <w:rFonts w:ascii="Calibri" w:eastAsia="Times New Roman" w:hAnsi="Calibri" w:cs="Calibri"/>
                <w:color w:val="000000"/>
                <w:lang w:eastAsia="en-AU"/>
              </w:rPr>
            </w:pPr>
            <w:ins w:id="36598"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99" w:author="KIM, Jason" w:date="2019-04-02T13:39:00Z"/>
                <w:rFonts w:ascii="Calibri" w:eastAsia="Times New Roman" w:hAnsi="Calibri" w:cs="Calibri"/>
                <w:color w:val="000000"/>
                <w:lang w:eastAsia="en-AU"/>
              </w:rPr>
            </w:pPr>
            <w:ins w:id="3660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01" w:author="KIM, Jason" w:date="2019-04-02T13:39:00Z"/>
                <w:rFonts w:ascii="Calibri" w:eastAsia="Times New Roman" w:hAnsi="Calibri" w:cs="Calibri"/>
                <w:color w:val="000000"/>
                <w:lang w:eastAsia="en-AU"/>
              </w:rPr>
            </w:pPr>
            <w:ins w:id="36602" w:author="KIM, Jason" w:date="2019-04-02T13:39:00Z">
              <w:r w:rsidRPr="0056388D">
                <w:rPr>
                  <w:rFonts w:ascii="Calibri" w:eastAsia="Times New Roman" w:hAnsi="Calibri" w:cs="Calibri"/>
                  <w:color w:val="000000"/>
                  <w:lang w:eastAsia="en-AU"/>
                </w:rPr>
                <w:t>LLN1745</w:t>
              </w:r>
            </w:ins>
          </w:p>
        </w:tc>
        <w:tc>
          <w:tcPr>
            <w:tcW w:w="933" w:type="pct"/>
            <w:noWrap/>
            <w:hideMark/>
          </w:tcPr>
          <w:p w:rsidR="00110C18" w:rsidRPr="0056388D" w:rsidRDefault="00110C18" w:rsidP="00063728">
            <w:pPr>
              <w:rPr>
                <w:ins w:id="36603" w:author="KIM, Jason" w:date="2019-04-02T13:39:00Z"/>
                <w:rFonts w:ascii="Calibri" w:eastAsia="Times New Roman" w:hAnsi="Calibri" w:cs="Calibri"/>
                <w:color w:val="000000"/>
                <w:lang w:eastAsia="en-AU"/>
              </w:rPr>
            </w:pPr>
            <w:ins w:id="366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05" w:author="KIM, Jason" w:date="2019-04-02T13:39:00Z"/>
                <w:rFonts w:ascii="Calibri" w:eastAsia="Times New Roman" w:hAnsi="Calibri" w:cs="Calibri"/>
                <w:color w:val="000000"/>
                <w:lang w:eastAsia="en-AU"/>
              </w:rPr>
            </w:pPr>
            <w:ins w:id="36606" w:author="KIM, Jason" w:date="2019-04-02T13:39:00Z">
              <w:r w:rsidRPr="0056388D">
                <w:rPr>
                  <w:rFonts w:ascii="Calibri" w:eastAsia="Times New Roman" w:hAnsi="Calibri" w:cs="Calibri"/>
                  <w:color w:val="000000"/>
                  <w:lang w:eastAsia="en-AU"/>
                </w:rPr>
                <w:t>Chainage 9253</w:t>
              </w:r>
            </w:ins>
          </w:p>
        </w:tc>
        <w:tc>
          <w:tcPr>
            <w:tcW w:w="764" w:type="pct"/>
            <w:noWrap/>
            <w:hideMark/>
          </w:tcPr>
          <w:p w:rsidR="00110C18" w:rsidRPr="0056388D" w:rsidRDefault="00110C18" w:rsidP="00063728">
            <w:pPr>
              <w:jc w:val="right"/>
              <w:rPr>
                <w:ins w:id="36607" w:author="KIM, Jason" w:date="2019-04-02T13:39:00Z"/>
                <w:rFonts w:ascii="Calibri" w:eastAsia="Times New Roman" w:hAnsi="Calibri" w:cs="Calibri"/>
                <w:color w:val="000000"/>
                <w:lang w:eastAsia="en-AU"/>
              </w:rPr>
            </w:pPr>
            <w:ins w:id="366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09" w:author="KIM, Jason" w:date="2019-04-02T13:39:00Z"/>
        </w:trPr>
        <w:tc>
          <w:tcPr>
            <w:tcW w:w="708" w:type="pct"/>
            <w:vMerge/>
            <w:hideMark/>
          </w:tcPr>
          <w:p w:rsidR="00110C18" w:rsidRPr="0056388D" w:rsidRDefault="00110C18" w:rsidP="00063728">
            <w:pPr>
              <w:rPr>
                <w:ins w:id="366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11" w:author="KIM, Jason" w:date="2019-04-02T13:39:00Z"/>
                <w:rFonts w:ascii="Calibri" w:eastAsia="Times New Roman" w:hAnsi="Calibri" w:cs="Calibri"/>
                <w:color w:val="000000"/>
                <w:lang w:eastAsia="en-AU"/>
              </w:rPr>
            </w:pPr>
            <w:ins w:id="36612"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13" w:author="KIM, Jason" w:date="2019-04-02T13:39:00Z"/>
                <w:rFonts w:ascii="Calibri" w:eastAsia="Times New Roman" w:hAnsi="Calibri" w:cs="Calibri"/>
                <w:color w:val="000000"/>
                <w:lang w:eastAsia="en-AU"/>
              </w:rPr>
            </w:pPr>
            <w:ins w:id="366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15" w:author="KIM, Jason" w:date="2019-04-02T13:39:00Z"/>
                <w:rFonts w:ascii="Calibri" w:eastAsia="Times New Roman" w:hAnsi="Calibri" w:cs="Calibri"/>
                <w:color w:val="000000"/>
                <w:lang w:eastAsia="en-AU"/>
              </w:rPr>
            </w:pPr>
            <w:ins w:id="36616" w:author="KIM, Jason" w:date="2019-04-02T13:39:00Z">
              <w:r w:rsidRPr="0056388D">
                <w:rPr>
                  <w:rFonts w:ascii="Calibri" w:eastAsia="Times New Roman" w:hAnsi="Calibri" w:cs="Calibri"/>
                  <w:color w:val="000000"/>
                  <w:lang w:eastAsia="en-AU"/>
                </w:rPr>
                <w:t>LLN1746</w:t>
              </w:r>
            </w:ins>
          </w:p>
        </w:tc>
        <w:tc>
          <w:tcPr>
            <w:tcW w:w="933" w:type="pct"/>
            <w:noWrap/>
            <w:hideMark/>
          </w:tcPr>
          <w:p w:rsidR="00110C18" w:rsidRPr="0056388D" w:rsidRDefault="00110C18" w:rsidP="00063728">
            <w:pPr>
              <w:rPr>
                <w:ins w:id="36617" w:author="KIM, Jason" w:date="2019-04-02T13:39:00Z"/>
                <w:rFonts w:ascii="Calibri" w:eastAsia="Times New Roman" w:hAnsi="Calibri" w:cs="Calibri"/>
                <w:color w:val="000000"/>
                <w:lang w:eastAsia="en-AU"/>
              </w:rPr>
            </w:pPr>
            <w:ins w:id="366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19" w:author="KIM, Jason" w:date="2019-04-02T13:39:00Z"/>
                <w:rFonts w:ascii="Calibri" w:eastAsia="Times New Roman" w:hAnsi="Calibri" w:cs="Calibri"/>
                <w:color w:val="000000"/>
                <w:lang w:eastAsia="en-AU"/>
              </w:rPr>
            </w:pPr>
            <w:ins w:id="36620" w:author="KIM, Jason" w:date="2019-04-02T13:39:00Z">
              <w:r w:rsidRPr="0056388D">
                <w:rPr>
                  <w:rFonts w:ascii="Calibri" w:eastAsia="Times New Roman" w:hAnsi="Calibri" w:cs="Calibri"/>
                  <w:color w:val="000000"/>
                  <w:lang w:eastAsia="en-AU"/>
                </w:rPr>
                <w:t>Chainage 9262</w:t>
              </w:r>
            </w:ins>
          </w:p>
        </w:tc>
        <w:tc>
          <w:tcPr>
            <w:tcW w:w="764" w:type="pct"/>
            <w:noWrap/>
            <w:hideMark/>
          </w:tcPr>
          <w:p w:rsidR="00110C18" w:rsidRPr="0056388D" w:rsidRDefault="00110C18" w:rsidP="00063728">
            <w:pPr>
              <w:jc w:val="right"/>
              <w:rPr>
                <w:ins w:id="36621" w:author="KIM, Jason" w:date="2019-04-02T13:39:00Z"/>
                <w:rFonts w:ascii="Calibri" w:eastAsia="Times New Roman" w:hAnsi="Calibri" w:cs="Calibri"/>
                <w:color w:val="000000"/>
                <w:lang w:eastAsia="en-AU"/>
              </w:rPr>
            </w:pPr>
            <w:ins w:id="366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23" w:author="KIM, Jason" w:date="2019-04-02T13:39:00Z"/>
        </w:trPr>
        <w:tc>
          <w:tcPr>
            <w:tcW w:w="708" w:type="pct"/>
            <w:vMerge/>
            <w:hideMark/>
          </w:tcPr>
          <w:p w:rsidR="00110C18" w:rsidRPr="0056388D" w:rsidRDefault="00110C18" w:rsidP="00063728">
            <w:pPr>
              <w:rPr>
                <w:ins w:id="366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25" w:author="KIM, Jason" w:date="2019-04-02T13:39:00Z"/>
                <w:rFonts w:ascii="Calibri" w:eastAsia="Times New Roman" w:hAnsi="Calibri" w:cs="Calibri"/>
                <w:color w:val="000000"/>
                <w:lang w:eastAsia="en-AU"/>
              </w:rPr>
            </w:pPr>
            <w:ins w:id="36626"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27" w:author="KIM, Jason" w:date="2019-04-02T13:39:00Z"/>
                <w:rFonts w:ascii="Calibri" w:eastAsia="Times New Roman" w:hAnsi="Calibri" w:cs="Calibri"/>
                <w:color w:val="000000"/>
                <w:lang w:eastAsia="en-AU"/>
              </w:rPr>
            </w:pPr>
            <w:ins w:id="366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29" w:author="KIM, Jason" w:date="2019-04-02T13:39:00Z"/>
                <w:rFonts w:ascii="Calibri" w:eastAsia="Times New Roman" w:hAnsi="Calibri" w:cs="Calibri"/>
                <w:color w:val="000000"/>
                <w:lang w:eastAsia="en-AU"/>
              </w:rPr>
            </w:pPr>
            <w:ins w:id="36630" w:author="KIM, Jason" w:date="2019-04-02T13:39:00Z">
              <w:r w:rsidRPr="0056388D">
                <w:rPr>
                  <w:rFonts w:ascii="Calibri" w:eastAsia="Times New Roman" w:hAnsi="Calibri" w:cs="Calibri"/>
                  <w:color w:val="000000"/>
                  <w:lang w:eastAsia="en-AU"/>
                </w:rPr>
                <w:t>LLN1747</w:t>
              </w:r>
            </w:ins>
          </w:p>
        </w:tc>
        <w:tc>
          <w:tcPr>
            <w:tcW w:w="933" w:type="pct"/>
            <w:noWrap/>
            <w:hideMark/>
          </w:tcPr>
          <w:p w:rsidR="00110C18" w:rsidRPr="0056388D" w:rsidRDefault="00110C18" w:rsidP="00063728">
            <w:pPr>
              <w:rPr>
                <w:ins w:id="36631" w:author="KIM, Jason" w:date="2019-04-02T13:39:00Z"/>
                <w:rFonts w:ascii="Calibri" w:eastAsia="Times New Roman" w:hAnsi="Calibri" w:cs="Calibri"/>
                <w:color w:val="000000"/>
                <w:lang w:eastAsia="en-AU"/>
              </w:rPr>
            </w:pPr>
            <w:ins w:id="366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33" w:author="KIM, Jason" w:date="2019-04-02T13:39:00Z"/>
                <w:rFonts w:ascii="Calibri" w:eastAsia="Times New Roman" w:hAnsi="Calibri" w:cs="Calibri"/>
                <w:color w:val="000000"/>
                <w:lang w:eastAsia="en-AU"/>
              </w:rPr>
            </w:pPr>
            <w:ins w:id="36634" w:author="KIM, Jason" w:date="2019-04-02T13:39:00Z">
              <w:r w:rsidRPr="0056388D">
                <w:rPr>
                  <w:rFonts w:ascii="Calibri" w:eastAsia="Times New Roman" w:hAnsi="Calibri" w:cs="Calibri"/>
                  <w:color w:val="000000"/>
                  <w:lang w:eastAsia="en-AU"/>
                </w:rPr>
                <w:t>Chainage 9272</w:t>
              </w:r>
            </w:ins>
          </w:p>
        </w:tc>
        <w:tc>
          <w:tcPr>
            <w:tcW w:w="764" w:type="pct"/>
            <w:noWrap/>
            <w:hideMark/>
          </w:tcPr>
          <w:p w:rsidR="00110C18" w:rsidRPr="0056388D" w:rsidRDefault="00110C18" w:rsidP="00063728">
            <w:pPr>
              <w:jc w:val="right"/>
              <w:rPr>
                <w:ins w:id="36635" w:author="KIM, Jason" w:date="2019-04-02T13:39:00Z"/>
                <w:rFonts w:ascii="Calibri" w:eastAsia="Times New Roman" w:hAnsi="Calibri" w:cs="Calibri"/>
                <w:color w:val="000000"/>
                <w:lang w:eastAsia="en-AU"/>
              </w:rPr>
            </w:pPr>
            <w:ins w:id="366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37" w:author="KIM, Jason" w:date="2019-04-02T13:39:00Z"/>
        </w:trPr>
        <w:tc>
          <w:tcPr>
            <w:tcW w:w="708" w:type="pct"/>
            <w:vMerge/>
            <w:hideMark/>
          </w:tcPr>
          <w:p w:rsidR="00110C18" w:rsidRPr="0056388D" w:rsidRDefault="00110C18" w:rsidP="00063728">
            <w:pPr>
              <w:rPr>
                <w:ins w:id="366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39" w:author="KIM, Jason" w:date="2019-04-02T13:39:00Z"/>
                <w:rFonts w:ascii="Calibri" w:eastAsia="Times New Roman" w:hAnsi="Calibri" w:cs="Calibri"/>
                <w:color w:val="000000"/>
                <w:lang w:eastAsia="en-AU"/>
              </w:rPr>
            </w:pPr>
            <w:ins w:id="36640"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41" w:author="KIM, Jason" w:date="2019-04-02T13:39:00Z"/>
                <w:rFonts w:ascii="Calibri" w:eastAsia="Times New Roman" w:hAnsi="Calibri" w:cs="Calibri"/>
                <w:color w:val="000000"/>
                <w:lang w:eastAsia="en-AU"/>
              </w:rPr>
            </w:pPr>
            <w:ins w:id="366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43" w:author="KIM, Jason" w:date="2019-04-02T13:39:00Z"/>
                <w:rFonts w:ascii="Calibri" w:eastAsia="Times New Roman" w:hAnsi="Calibri" w:cs="Calibri"/>
                <w:color w:val="000000"/>
                <w:lang w:eastAsia="en-AU"/>
              </w:rPr>
            </w:pPr>
            <w:ins w:id="36644" w:author="KIM, Jason" w:date="2019-04-02T13:39:00Z">
              <w:r w:rsidRPr="0056388D">
                <w:rPr>
                  <w:rFonts w:ascii="Calibri" w:eastAsia="Times New Roman" w:hAnsi="Calibri" w:cs="Calibri"/>
                  <w:color w:val="000000"/>
                  <w:lang w:eastAsia="en-AU"/>
                </w:rPr>
                <w:t>LLN1748</w:t>
              </w:r>
            </w:ins>
          </w:p>
        </w:tc>
        <w:tc>
          <w:tcPr>
            <w:tcW w:w="933" w:type="pct"/>
            <w:noWrap/>
            <w:hideMark/>
          </w:tcPr>
          <w:p w:rsidR="00110C18" w:rsidRPr="0056388D" w:rsidRDefault="00110C18" w:rsidP="00063728">
            <w:pPr>
              <w:rPr>
                <w:ins w:id="36645" w:author="KIM, Jason" w:date="2019-04-02T13:39:00Z"/>
                <w:rFonts w:ascii="Calibri" w:eastAsia="Times New Roman" w:hAnsi="Calibri" w:cs="Calibri"/>
                <w:color w:val="000000"/>
                <w:lang w:eastAsia="en-AU"/>
              </w:rPr>
            </w:pPr>
            <w:ins w:id="366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47" w:author="KIM, Jason" w:date="2019-04-02T13:39:00Z"/>
                <w:rFonts w:ascii="Calibri" w:eastAsia="Times New Roman" w:hAnsi="Calibri" w:cs="Calibri"/>
                <w:color w:val="000000"/>
                <w:lang w:eastAsia="en-AU"/>
              </w:rPr>
            </w:pPr>
            <w:ins w:id="36648" w:author="KIM, Jason" w:date="2019-04-02T13:39:00Z">
              <w:r w:rsidRPr="0056388D">
                <w:rPr>
                  <w:rFonts w:ascii="Calibri" w:eastAsia="Times New Roman" w:hAnsi="Calibri" w:cs="Calibri"/>
                  <w:color w:val="000000"/>
                  <w:lang w:eastAsia="en-AU"/>
                </w:rPr>
                <w:t>Chainage 9281</w:t>
              </w:r>
            </w:ins>
          </w:p>
        </w:tc>
        <w:tc>
          <w:tcPr>
            <w:tcW w:w="764" w:type="pct"/>
            <w:noWrap/>
            <w:hideMark/>
          </w:tcPr>
          <w:p w:rsidR="00110C18" w:rsidRPr="0056388D" w:rsidRDefault="00110C18" w:rsidP="00063728">
            <w:pPr>
              <w:jc w:val="right"/>
              <w:rPr>
                <w:ins w:id="36649" w:author="KIM, Jason" w:date="2019-04-02T13:39:00Z"/>
                <w:rFonts w:ascii="Calibri" w:eastAsia="Times New Roman" w:hAnsi="Calibri" w:cs="Calibri"/>
                <w:color w:val="000000"/>
                <w:lang w:eastAsia="en-AU"/>
              </w:rPr>
            </w:pPr>
            <w:ins w:id="366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51" w:author="KIM, Jason" w:date="2019-04-02T13:39:00Z"/>
        </w:trPr>
        <w:tc>
          <w:tcPr>
            <w:tcW w:w="708" w:type="pct"/>
            <w:vMerge/>
            <w:hideMark/>
          </w:tcPr>
          <w:p w:rsidR="00110C18" w:rsidRPr="0056388D" w:rsidRDefault="00110C18" w:rsidP="00063728">
            <w:pPr>
              <w:rPr>
                <w:ins w:id="366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53" w:author="KIM, Jason" w:date="2019-04-02T13:39:00Z"/>
                <w:rFonts w:ascii="Calibri" w:eastAsia="Times New Roman" w:hAnsi="Calibri" w:cs="Calibri"/>
                <w:color w:val="000000"/>
                <w:lang w:eastAsia="en-AU"/>
              </w:rPr>
            </w:pPr>
            <w:ins w:id="36654"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55" w:author="KIM, Jason" w:date="2019-04-02T13:39:00Z"/>
                <w:rFonts w:ascii="Calibri" w:eastAsia="Times New Roman" w:hAnsi="Calibri" w:cs="Calibri"/>
                <w:color w:val="000000"/>
                <w:lang w:eastAsia="en-AU"/>
              </w:rPr>
            </w:pPr>
            <w:ins w:id="366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57" w:author="KIM, Jason" w:date="2019-04-02T13:39:00Z"/>
                <w:rFonts w:ascii="Calibri" w:eastAsia="Times New Roman" w:hAnsi="Calibri" w:cs="Calibri"/>
                <w:color w:val="000000"/>
                <w:lang w:eastAsia="en-AU"/>
              </w:rPr>
            </w:pPr>
            <w:ins w:id="36658" w:author="KIM, Jason" w:date="2019-04-02T13:39:00Z">
              <w:r w:rsidRPr="0056388D">
                <w:rPr>
                  <w:rFonts w:ascii="Calibri" w:eastAsia="Times New Roman" w:hAnsi="Calibri" w:cs="Calibri"/>
                  <w:color w:val="000000"/>
                  <w:lang w:eastAsia="en-AU"/>
                </w:rPr>
                <w:t>LLN1749</w:t>
              </w:r>
            </w:ins>
          </w:p>
        </w:tc>
        <w:tc>
          <w:tcPr>
            <w:tcW w:w="933" w:type="pct"/>
            <w:noWrap/>
            <w:hideMark/>
          </w:tcPr>
          <w:p w:rsidR="00110C18" w:rsidRPr="0056388D" w:rsidRDefault="00110C18" w:rsidP="00063728">
            <w:pPr>
              <w:rPr>
                <w:ins w:id="36659" w:author="KIM, Jason" w:date="2019-04-02T13:39:00Z"/>
                <w:rFonts w:ascii="Calibri" w:eastAsia="Times New Roman" w:hAnsi="Calibri" w:cs="Calibri"/>
                <w:color w:val="000000"/>
                <w:lang w:eastAsia="en-AU"/>
              </w:rPr>
            </w:pPr>
            <w:ins w:id="366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61" w:author="KIM, Jason" w:date="2019-04-02T13:39:00Z"/>
                <w:rFonts w:ascii="Calibri" w:eastAsia="Times New Roman" w:hAnsi="Calibri" w:cs="Calibri"/>
                <w:color w:val="000000"/>
                <w:lang w:eastAsia="en-AU"/>
              </w:rPr>
            </w:pPr>
            <w:ins w:id="36662" w:author="KIM, Jason" w:date="2019-04-02T13:39:00Z">
              <w:r w:rsidRPr="0056388D">
                <w:rPr>
                  <w:rFonts w:ascii="Calibri" w:eastAsia="Times New Roman" w:hAnsi="Calibri" w:cs="Calibri"/>
                  <w:color w:val="000000"/>
                  <w:lang w:eastAsia="en-AU"/>
                </w:rPr>
                <w:t>Chainage 9291</w:t>
              </w:r>
            </w:ins>
          </w:p>
        </w:tc>
        <w:tc>
          <w:tcPr>
            <w:tcW w:w="764" w:type="pct"/>
            <w:noWrap/>
            <w:hideMark/>
          </w:tcPr>
          <w:p w:rsidR="00110C18" w:rsidRPr="0056388D" w:rsidRDefault="00110C18" w:rsidP="00063728">
            <w:pPr>
              <w:jc w:val="right"/>
              <w:rPr>
                <w:ins w:id="36663" w:author="KIM, Jason" w:date="2019-04-02T13:39:00Z"/>
                <w:rFonts w:ascii="Calibri" w:eastAsia="Times New Roman" w:hAnsi="Calibri" w:cs="Calibri"/>
                <w:color w:val="000000"/>
                <w:lang w:eastAsia="en-AU"/>
              </w:rPr>
            </w:pPr>
            <w:ins w:id="366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65" w:author="KIM, Jason" w:date="2019-04-02T13:39:00Z"/>
        </w:trPr>
        <w:tc>
          <w:tcPr>
            <w:tcW w:w="708" w:type="pct"/>
            <w:vMerge/>
            <w:hideMark/>
          </w:tcPr>
          <w:p w:rsidR="00110C18" w:rsidRPr="0056388D" w:rsidRDefault="00110C18" w:rsidP="00063728">
            <w:pPr>
              <w:rPr>
                <w:ins w:id="366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67" w:author="KIM, Jason" w:date="2019-04-02T13:39:00Z"/>
                <w:rFonts w:ascii="Calibri" w:eastAsia="Times New Roman" w:hAnsi="Calibri" w:cs="Calibri"/>
                <w:color w:val="000000"/>
                <w:lang w:eastAsia="en-AU"/>
              </w:rPr>
            </w:pPr>
            <w:ins w:id="36668"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69" w:author="KIM, Jason" w:date="2019-04-02T13:39:00Z"/>
                <w:rFonts w:ascii="Calibri" w:eastAsia="Times New Roman" w:hAnsi="Calibri" w:cs="Calibri"/>
                <w:color w:val="000000"/>
                <w:lang w:eastAsia="en-AU"/>
              </w:rPr>
            </w:pPr>
            <w:ins w:id="366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71" w:author="KIM, Jason" w:date="2019-04-02T13:39:00Z"/>
                <w:rFonts w:ascii="Calibri" w:eastAsia="Times New Roman" w:hAnsi="Calibri" w:cs="Calibri"/>
                <w:color w:val="000000"/>
                <w:lang w:eastAsia="en-AU"/>
              </w:rPr>
            </w:pPr>
            <w:ins w:id="36672" w:author="KIM, Jason" w:date="2019-04-02T13:39:00Z">
              <w:r w:rsidRPr="0056388D">
                <w:rPr>
                  <w:rFonts w:ascii="Calibri" w:eastAsia="Times New Roman" w:hAnsi="Calibri" w:cs="Calibri"/>
                  <w:color w:val="000000"/>
                  <w:lang w:eastAsia="en-AU"/>
                </w:rPr>
                <w:t>LLN1750</w:t>
              </w:r>
            </w:ins>
          </w:p>
        </w:tc>
        <w:tc>
          <w:tcPr>
            <w:tcW w:w="933" w:type="pct"/>
            <w:noWrap/>
            <w:hideMark/>
          </w:tcPr>
          <w:p w:rsidR="00110C18" w:rsidRPr="0056388D" w:rsidRDefault="00110C18" w:rsidP="00063728">
            <w:pPr>
              <w:rPr>
                <w:ins w:id="36673" w:author="KIM, Jason" w:date="2019-04-02T13:39:00Z"/>
                <w:rFonts w:ascii="Calibri" w:eastAsia="Times New Roman" w:hAnsi="Calibri" w:cs="Calibri"/>
                <w:color w:val="000000"/>
                <w:lang w:eastAsia="en-AU"/>
              </w:rPr>
            </w:pPr>
            <w:ins w:id="366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75" w:author="KIM, Jason" w:date="2019-04-02T13:39:00Z"/>
                <w:rFonts w:ascii="Calibri" w:eastAsia="Times New Roman" w:hAnsi="Calibri" w:cs="Calibri"/>
                <w:color w:val="000000"/>
                <w:lang w:eastAsia="en-AU"/>
              </w:rPr>
            </w:pPr>
            <w:ins w:id="36676" w:author="KIM, Jason" w:date="2019-04-02T13:39:00Z">
              <w:r w:rsidRPr="0056388D">
                <w:rPr>
                  <w:rFonts w:ascii="Calibri" w:eastAsia="Times New Roman" w:hAnsi="Calibri" w:cs="Calibri"/>
                  <w:color w:val="000000"/>
                  <w:lang w:eastAsia="en-AU"/>
                </w:rPr>
                <w:t>Chainage 9301</w:t>
              </w:r>
            </w:ins>
          </w:p>
        </w:tc>
        <w:tc>
          <w:tcPr>
            <w:tcW w:w="764" w:type="pct"/>
            <w:noWrap/>
            <w:hideMark/>
          </w:tcPr>
          <w:p w:rsidR="00110C18" w:rsidRPr="0056388D" w:rsidRDefault="00110C18" w:rsidP="00063728">
            <w:pPr>
              <w:jc w:val="right"/>
              <w:rPr>
                <w:ins w:id="36677" w:author="KIM, Jason" w:date="2019-04-02T13:39:00Z"/>
                <w:rFonts w:ascii="Calibri" w:eastAsia="Times New Roman" w:hAnsi="Calibri" w:cs="Calibri"/>
                <w:color w:val="000000"/>
                <w:lang w:eastAsia="en-AU"/>
              </w:rPr>
            </w:pPr>
            <w:ins w:id="36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79" w:author="KIM, Jason" w:date="2019-04-02T13:39:00Z"/>
        </w:trPr>
        <w:tc>
          <w:tcPr>
            <w:tcW w:w="708" w:type="pct"/>
            <w:vMerge w:val="restart"/>
            <w:noWrap/>
            <w:hideMark/>
          </w:tcPr>
          <w:p w:rsidR="00110C18" w:rsidRPr="0056388D" w:rsidRDefault="00110C18" w:rsidP="00063728">
            <w:pPr>
              <w:rPr>
                <w:ins w:id="36680" w:author="KIM, Jason" w:date="2019-04-02T13:39:00Z"/>
                <w:rFonts w:ascii="Calibri" w:eastAsia="Times New Roman" w:hAnsi="Calibri" w:cs="Calibri"/>
                <w:color w:val="000000"/>
                <w:lang w:eastAsia="en-AU"/>
              </w:rPr>
            </w:pPr>
            <w:ins w:id="36681" w:author="KIM, Jason" w:date="2019-04-02T13:39:00Z">
              <w:r w:rsidRPr="0056388D">
                <w:rPr>
                  <w:rFonts w:ascii="Calibri" w:eastAsia="Times New Roman" w:hAnsi="Calibri" w:cs="Calibri"/>
                  <w:color w:val="000000"/>
                  <w:lang w:eastAsia="en-AU"/>
                </w:rPr>
                <w:t>LLE70K61</w:t>
              </w:r>
            </w:ins>
          </w:p>
        </w:tc>
        <w:tc>
          <w:tcPr>
            <w:tcW w:w="605" w:type="pct"/>
            <w:noWrap/>
            <w:hideMark/>
          </w:tcPr>
          <w:p w:rsidR="00110C18" w:rsidRPr="0056388D" w:rsidRDefault="00110C18" w:rsidP="00063728">
            <w:pPr>
              <w:rPr>
                <w:ins w:id="36682" w:author="KIM, Jason" w:date="2019-04-02T13:39:00Z"/>
                <w:rFonts w:ascii="Calibri" w:eastAsia="Times New Roman" w:hAnsi="Calibri" w:cs="Calibri"/>
                <w:color w:val="000000"/>
                <w:lang w:eastAsia="en-AU"/>
              </w:rPr>
            </w:pPr>
            <w:ins w:id="36683"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684" w:author="KIM, Jason" w:date="2019-04-02T13:39:00Z"/>
                <w:rFonts w:ascii="Calibri" w:eastAsia="Times New Roman" w:hAnsi="Calibri" w:cs="Calibri"/>
                <w:color w:val="000000"/>
                <w:lang w:eastAsia="en-AU"/>
              </w:rPr>
            </w:pPr>
            <w:ins w:id="3668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86" w:author="KIM, Jason" w:date="2019-04-02T13:39:00Z"/>
                <w:rFonts w:ascii="Calibri" w:eastAsia="Times New Roman" w:hAnsi="Calibri" w:cs="Calibri"/>
                <w:color w:val="000000"/>
                <w:lang w:eastAsia="en-AU"/>
              </w:rPr>
            </w:pPr>
            <w:ins w:id="36687" w:author="KIM, Jason" w:date="2019-04-02T13:39:00Z">
              <w:r w:rsidRPr="0056388D">
                <w:rPr>
                  <w:rFonts w:ascii="Calibri" w:eastAsia="Times New Roman" w:hAnsi="Calibri" w:cs="Calibri"/>
                  <w:color w:val="000000"/>
                  <w:lang w:eastAsia="en-AU"/>
                </w:rPr>
                <w:t>LLN1729</w:t>
              </w:r>
            </w:ins>
          </w:p>
        </w:tc>
        <w:tc>
          <w:tcPr>
            <w:tcW w:w="933" w:type="pct"/>
            <w:noWrap/>
            <w:hideMark/>
          </w:tcPr>
          <w:p w:rsidR="00110C18" w:rsidRPr="0056388D" w:rsidRDefault="00110C18" w:rsidP="00063728">
            <w:pPr>
              <w:rPr>
                <w:ins w:id="36688" w:author="KIM, Jason" w:date="2019-04-02T13:39:00Z"/>
                <w:rFonts w:ascii="Calibri" w:eastAsia="Times New Roman" w:hAnsi="Calibri" w:cs="Calibri"/>
                <w:color w:val="000000"/>
                <w:lang w:eastAsia="en-AU"/>
              </w:rPr>
            </w:pPr>
            <w:ins w:id="366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90" w:author="KIM, Jason" w:date="2019-04-02T13:39:00Z"/>
                <w:rFonts w:ascii="Calibri" w:eastAsia="Times New Roman" w:hAnsi="Calibri" w:cs="Calibri"/>
                <w:color w:val="000000"/>
                <w:lang w:eastAsia="en-AU"/>
              </w:rPr>
            </w:pPr>
            <w:ins w:id="36691" w:author="KIM, Jason" w:date="2019-04-02T13:39:00Z">
              <w:r w:rsidRPr="0056388D">
                <w:rPr>
                  <w:rFonts w:ascii="Calibri" w:eastAsia="Times New Roman" w:hAnsi="Calibri" w:cs="Calibri"/>
                  <w:color w:val="000000"/>
                  <w:lang w:eastAsia="en-AU"/>
                </w:rPr>
                <w:t>Chainage 9084</w:t>
              </w:r>
            </w:ins>
          </w:p>
        </w:tc>
        <w:tc>
          <w:tcPr>
            <w:tcW w:w="764" w:type="pct"/>
            <w:noWrap/>
            <w:hideMark/>
          </w:tcPr>
          <w:p w:rsidR="00110C18" w:rsidRPr="0056388D" w:rsidRDefault="00110C18" w:rsidP="00063728">
            <w:pPr>
              <w:jc w:val="right"/>
              <w:rPr>
                <w:ins w:id="36692" w:author="KIM, Jason" w:date="2019-04-02T13:39:00Z"/>
                <w:rFonts w:ascii="Calibri" w:eastAsia="Times New Roman" w:hAnsi="Calibri" w:cs="Calibri"/>
                <w:color w:val="000000"/>
                <w:lang w:eastAsia="en-AU"/>
              </w:rPr>
            </w:pPr>
            <w:ins w:id="366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94" w:author="KIM, Jason" w:date="2019-04-02T13:39:00Z"/>
        </w:trPr>
        <w:tc>
          <w:tcPr>
            <w:tcW w:w="708" w:type="pct"/>
            <w:vMerge/>
            <w:hideMark/>
          </w:tcPr>
          <w:p w:rsidR="00110C18" w:rsidRPr="0056388D" w:rsidRDefault="00110C18" w:rsidP="00063728">
            <w:pPr>
              <w:rPr>
                <w:ins w:id="366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96" w:author="KIM, Jason" w:date="2019-04-02T13:39:00Z"/>
                <w:rFonts w:ascii="Calibri" w:eastAsia="Times New Roman" w:hAnsi="Calibri" w:cs="Calibri"/>
                <w:color w:val="000000"/>
                <w:lang w:eastAsia="en-AU"/>
              </w:rPr>
            </w:pPr>
            <w:ins w:id="36697"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698" w:author="KIM, Jason" w:date="2019-04-02T13:39:00Z"/>
                <w:rFonts w:ascii="Calibri" w:eastAsia="Times New Roman" w:hAnsi="Calibri" w:cs="Calibri"/>
                <w:color w:val="000000"/>
                <w:lang w:eastAsia="en-AU"/>
              </w:rPr>
            </w:pPr>
            <w:ins w:id="3669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00" w:author="KIM, Jason" w:date="2019-04-02T13:39:00Z"/>
                <w:rFonts w:ascii="Calibri" w:eastAsia="Times New Roman" w:hAnsi="Calibri" w:cs="Calibri"/>
                <w:color w:val="000000"/>
                <w:lang w:eastAsia="en-AU"/>
              </w:rPr>
            </w:pPr>
            <w:ins w:id="36701" w:author="KIM, Jason" w:date="2019-04-02T13:39:00Z">
              <w:r w:rsidRPr="0056388D">
                <w:rPr>
                  <w:rFonts w:ascii="Calibri" w:eastAsia="Times New Roman" w:hAnsi="Calibri" w:cs="Calibri"/>
                  <w:color w:val="000000"/>
                  <w:lang w:eastAsia="en-AU"/>
                </w:rPr>
                <w:t>LLN1730</w:t>
              </w:r>
            </w:ins>
          </w:p>
        </w:tc>
        <w:tc>
          <w:tcPr>
            <w:tcW w:w="933" w:type="pct"/>
            <w:noWrap/>
            <w:hideMark/>
          </w:tcPr>
          <w:p w:rsidR="00110C18" w:rsidRPr="0056388D" w:rsidRDefault="00110C18" w:rsidP="00063728">
            <w:pPr>
              <w:rPr>
                <w:ins w:id="36702" w:author="KIM, Jason" w:date="2019-04-02T13:39:00Z"/>
                <w:rFonts w:ascii="Calibri" w:eastAsia="Times New Roman" w:hAnsi="Calibri" w:cs="Calibri"/>
                <w:color w:val="000000"/>
                <w:lang w:eastAsia="en-AU"/>
              </w:rPr>
            </w:pPr>
            <w:ins w:id="367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04" w:author="KIM, Jason" w:date="2019-04-02T13:39:00Z"/>
                <w:rFonts w:ascii="Calibri" w:eastAsia="Times New Roman" w:hAnsi="Calibri" w:cs="Calibri"/>
                <w:color w:val="000000"/>
                <w:lang w:eastAsia="en-AU"/>
              </w:rPr>
            </w:pPr>
            <w:ins w:id="36705" w:author="KIM, Jason" w:date="2019-04-02T13:39:00Z">
              <w:r w:rsidRPr="0056388D">
                <w:rPr>
                  <w:rFonts w:ascii="Calibri" w:eastAsia="Times New Roman" w:hAnsi="Calibri" w:cs="Calibri"/>
                  <w:color w:val="000000"/>
                  <w:lang w:eastAsia="en-AU"/>
                </w:rPr>
                <w:t>Chainage 9094</w:t>
              </w:r>
            </w:ins>
          </w:p>
        </w:tc>
        <w:tc>
          <w:tcPr>
            <w:tcW w:w="764" w:type="pct"/>
            <w:noWrap/>
            <w:hideMark/>
          </w:tcPr>
          <w:p w:rsidR="00110C18" w:rsidRPr="0056388D" w:rsidRDefault="00110C18" w:rsidP="00063728">
            <w:pPr>
              <w:jc w:val="right"/>
              <w:rPr>
                <w:ins w:id="36706" w:author="KIM, Jason" w:date="2019-04-02T13:39:00Z"/>
                <w:rFonts w:ascii="Calibri" w:eastAsia="Times New Roman" w:hAnsi="Calibri" w:cs="Calibri"/>
                <w:color w:val="000000"/>
                <w:lang w:eastAsia="en-AU"/>
              </w:rPr>
            </w:pPr>
            <w:ins w:id="367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08" w:author="KIM, Jason" w:date="2019-04-02T13:39:00Z"/>
        </w:trPr>
        <w:tc>
          <w:tcPr>
            <w:tcW w:w="708" w:type="pct"/>
            <w:vMerge/>
            <w:hideMark/>
          </w:tcPr>
          <w:p w:rsidR="00110C18" w:rsidRPr="0056388D" w:rsidRDefault="00110C18" w:rsidP="00063728">
            <w:pPr>
              <w:rPr>
                <w:ins w:id="367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10" w:author="KIM, Jason" w:date="2019-04-02T13:39:00Z"/>
                <w:rFonts w:ascii="Calibri" w:eastAsia="Times New Roman" w:hAnsi="Calibri" w:cs="Calibri"/>
                <w:color w:val="000000"/>
                <w:lang w:eastAsia="en-AU"/>
              </w:rPr>
            </w:pPr>
            <w:ins w:id="36711"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12" w:author="KIM, Jason" w:date="2019-04-02T13:39:00Z"/>
                <w:rFonts w:ascii="Calibri" w:eastAsia="Times New Roman" w:hAnsi="Calibri" w:cs="Calibri"/>
                <w:color w:val="000000"/>
                <w:lang w:eastAsia="en-AU"/>
              </w:rPr>
            </w:pPr>
            <w:ins w:id="3671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14" w:author="KIM, Jason" w:date="2019-04-02T13:39:00Z"/>
                <w:rFonts w:ascii="Calibri" w:eastAsia="Times New Roman" w:hAnsi="Calibri" w:cs="Calibri"/>
                <w:color w:val="000000"/>
                <w:lang w:eastAsia="en-AU"/>
              </w:rPr>
            </w:pPr>
            <w:ins w:id="36715" w:author="KIM, Jason" w:date="2019-04-02T13:39:00Z">
              <w:r w:rsidRPr="0056388D">
                <w:rPr>
                  <w:rFonts w:ascii="Calibri" w:eastAsia="Times New Roman" w:hAnsi="Calibri" w:cs="Calibri"/>
                  <w:color w:val="000000"/>
                  <w:lang w:eastAsia="en-AU"/>
                </w:rPr>
                <w:t>LLN1731</w:t>
              </w:r>
            </w:ins>
          </w:p>
        </w:tc>
        <w:tc>
          <w:tcPr>
            <w:tcW w:w="933" w:type="pct"/>
            <w:noWrap/>
            <w:hideMark/>
          </w:tcPr>
          <w:p w:rsidR="00110C18" w:rsidRPr="0056388D" w:rsidRDefault="00110C18" w:rsidP="00063728">
            <w:pPr>
              <w:rPr>
                <w:ins w:id="36716" w:author="KIM, Jason" w:date="2019-04-02T13:39:00Z"/>
                <w:rFonts w:ascii="Calibri" w:eastAsia="Times New Roman" w:hAnsi="Calibri" w:cs="Calibri"/>
                <w:color w:val="000000"/>
                <w:lang w:eastAsia="en-AU"/>
              </w:rPr>
            </w:pPr>
            <w:ins w:id="367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18" w:author="KIM, Jason" w:date="2019-04-02T13:39:00Z"/>
                <w:rFonts w:ascii="Calibri" w:eastAsia="Times New Roman" w:hAnsi="Calibri" w:cs="Calibri"/>
                <w:color w:val="000000"/>
                <w:lang w:eastAsia="en-AU"/>
              </w:rPr>
            </w:pPr>
            <w:ins w:id="36719" w:author="KIM, Jason" w:date="2019-04-02T13:39:00Z">
              <w:r w:rsidRPr="0056388D">
                <w:rPr>
                  <w:rFonts w:ascii="Calibri" w:eastAsia="Times New Roman" w:hAnsi="Calibri" w:cs="Calibri"/>
                  <w:color w:val="000000"/>
                  <w:lang w:eastAsia="en-AU"/>
                </w:rPr>
                <w:t>Chainage 9103</w:t>
              </w:r>
            </w:ins>
          </w:p>
        </w:tc>
        <w:tc>
          <w:tcPr>
            <w:tcW w:w="764" w:type="pct"/>
            <w:noWrap/>
            <w:hideMark/>
          </w:tcPr>
          <w:p w:rsidR="00110C18" w:rsidRPr="0056388D" w:rsidRDefault="00110C18" w:rsidP="00063728">
            <w:pPr>
              <w:jc w:val="right"/>
              <w:rPr>
                <w:ins w:id="36720" w:author="KIM, Jason" w:date="2019-04-02T13:39:00Z"/>
                <w:rFonts w:ascii="Calibri" w:eastAsia="Times New Roman" w:hAnsi="Calibri" w:cs="Calibri"/>
                <w:color w:val="000000"/>
                <w:lang w:eastAsia="en-AU"/>
              </w:rPr>
            </w:pPr>
            <w:ins w:id="36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22" w:author="KIM, Jason" w:date="2019-04-02T13:39:00Z"/>
        </w:trPr>
        <w:tc>
          <w:tcPr>
            <w:tcW w:w="708" w:type="pct"/>
            <w:vMerge/>
            <w:hideMark/>
          </w:tcPr>
          <w:p w:rsidR="00110C18" w:rsidRPr="0056388D" w:rsidRDefault="00110C18" w:rsidP="00063728">
            <w:pPr>
              <w:rPr>
                <w:ins w:id="367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24" w:author="KIM, Jason" w:date="2019-04-02T13:39:00Z"/>
                <w:rFonts w:ascii="Calibri" w:eastAsia="Times New Roman" w:hAnsi="Calibri" w:cs="Calibri"/>
                <w:color w:val="000000"/>
                <w:lang w:eastAsia="en-AU"/>
              </w:rPr>
            </w:pPr>
            <w:ins w:id="36725"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26" w:author="KIM, Jason" w:date="2019-04-02T13:39:00Z"/>
                <w:rFonts w:ascii="Calibri" w:eastAsia="Times New Roman" w:hAnsi="Calibri" w:cs="Calibri"/>
                <w:color w:val="000000"/>
                <w:lang w:eastAsia="en-AU"/>
              </w:rPr>
            </w:pPr>
            <w:ins w:id="3672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28" w:author="KIM, Jason" w:date="2019-04-02T13:39:00Z"/>
                <w:rFonts w:ascii="Calibri" w:eastAsia="Times New Roman" w:hAnsi="Calibri" w:cs="Calibri"/>
                <w:color w:val="000000"/>
                <w:lang w:eastAsia="en-AU"/>
              </w:rPr>
            </w:pPr>
            <w:ins w:id="36729" w:author="KIM, Jason" w:date="2019-04-02T13:39:00Z">
              <w:r w:rsidRPr="0056388D">
                <w:rPr>
                  <w:rFonts w:ascii="Calibri" w:eastAsia="Times New Roman" w:hAnsi="Calibri" w:cs="Calibri"/>
                  <w:color w:val="000000"/>
                  <w:lang w:eastAsia="en-AU"/>
                </w:rPr>
                <w:t>LLN1732</w:t>
              </w:r>
            </w:ins>
          </w:p>
        </w:tc>
        <w:tc>
          <w:tcPr>
            <w:tcW w:w="933" w:type="pct"/>
            <w:noWrap/>
            <w:hideMark/>
          </w:tcPr>
          <w:p w:rsidR="00110C18" w:rsidRPr="0056388D" w:rsidRDefault="00110C18" w:rsidP="00063728">
            <w:pPr>
              <w:rPr>
                <w:ins w:id="36730" w:author="KIM, Jason" w:date="2019-04-02T13:39:00Z"/>
                <w:rFonts w:ascii="Calibri" w:eastAsia="Times New Roman" w:hAnsi="Calibri" w:cs="Calibri"/>
                <w:color w:val="000000"/>
                <w:lang w:eastAsia="en-AU"/>
              </w:rPr>
            </w:pPr>
            <w:ins w:id="367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32" w:author="KIM, Jason" w:date="2019-04-02T13:39:00Z"/>
                <w:rFonts w:ascii="Calibri" w:eastAsia="Times New Roman" w:hAnsi="Calibri" w:cs="Calibri"/>
                <w:color w:val="000000"/>
                <w:lang w:eastAsia="en-AU"/>
              </w:rPr>
            </w:pPr>
            <w:ins w:id="36733" w:author="KIM, Jason" w:date="2019-04-02T13:39:00Z">
              <w:r w:rsidRPr="0056388D">
                <w:rPr>
                  <w:rFonts w:ascii="Calibri" w:eastAsia="Times New Roman" w:hAnsi="Calibri" w:cs="Calibri"/>
                  <w:color w:val="000000"/>
                  <w:lang w:eastAsia="en-AU"/>
                </w:rPr>
                <w:t>Chainage 9113</w:t>
              </w:r>
            </w:ins>
          </w:p>
        </w:tc>
        <w:tc>
          <w:tcPr>
            <w:tcW w:w="764" w:type="pct"/>
            <w:noWrap/>
            <w:hideMark/>
          </w:tcPr>
          <w:p w:rsidR="00110C18" w:rsidRPr="0056388D" w:rsidRDefault="00110C18" w:rsidP="00063728">
            <w:pPr>
              <w:jc w:val="right"/>
              <w:rPr>
                <w:ins w:id="36734" w:author="KIM, Jason" w:date="2019-04-02T13:39:00Z"/>
                <w:rFonts w:ascii="Calibri" w:eastAsia="Times New Roman" w:hAnsi="Calibri" w:cs="Calibri"/>
                <w:color w:val="000000"/>
                <w:lang w:eastAsia="en-AU"/>
              </w:rPr>
            </w:pPr>
            <w:ins w:id="367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36" w:author="KIM, Jason" w:date="2019-04-02T13:39:00Z"/>
        </w:trPr>
        <w:tc>
          <w:tcPr>
            <w:tcW w:w="708" w:type="pct"/>
            <w:vMerge/>
            <w:hideMark/>
          </w:tcPr>
          <w:p w:rsidR="00110C18" w:rsidRPr="0056388D" w:rsidRDefault="00110C18" w:rsidP="00063728">
            <w:pPr>
              <w:rPr>
                <w:ins w:id="367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38" w:author="KIM, Jason" w:date="2019-04-02T13:39:00Z"/>
                <w:rFonts w:ascii="Calibri" w:eastAsia="Times New Roman" w:hAnsi="Calibri" w:cs="Calibri"/>
                <w:color w:val="000000"/>
                <w:lang w:eastAsia="en-AU"/>
              </w:rPr>
            </w:pPr>
            <w:ins w:id="36739"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40" w:author="KIM, Jason" w:date="2019-04-02T13:39:00Z"/>
                <w:rFonts w:ascii="Calibri" w:eastAsia="Times New Roman" w:hAnsi="Calibri" w:cs="Calibri"/>
                <w:color w:val="000000"/>
                <w:lang w:eastAsia="en-AU"/>
              </w:rPr>
            </w:pPr>
            <w:ins w:id="3674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42" w:author="KIM, Jason" w:date="2019-04-02T13:39:00Z"/>
                <w:rFonts w:ascii="Calibri" w:eastAsia="Times New Roman" w:hAnsi="Calibri" w:cs="Calibri"/>
                <w:color w:val="000000"/>
                <w:lang w:eastAsia="en-AU"/>
              </w:rPr>
            </w:pPr>
            <w:ins w:id="36743" w:author="KIM, Jason" w:date="2019-04-02T13:39:00Z">
              <w:r w:rsidRPr="0056388D">
                <w:rPr>
                  <w:rFonts w:ascii="Calibri" w:eastAsia="Times New Roman" w:hAnsi="Calibri" w:cs="Calibri"/>
                  <w:color w:val="000000"/>
                  <w:lang w:eastAsia="en-AU"/>
                </w:rPr>
                <w:t>LLN1733</w:t>
              </w:r>
            </w:ins>
          </w:p>
        </w:tc>
        <w:tc>
          <w:tcPr>
            <w:tcW w:w="933" w:type="pct"/>
            <w:noWrap/>
            <w:hideMark/>
          </w:tcPr>
          <w:p w:rsidR="00110C18" w:rsidRPr="0056388D" w:rsidRDefault="00110C18" w:rsidP="00063728">
            <w:pPr>
              <w:rPr>
                <w:ins w:id="36744" w:author="KIM, Jason" w:date="2019-04-02T13:39:00Z"/>
                <w:rFonts w:ascii="Calibri" w:eastAsia="Times New Roman" w:hAnsi="Calibri" w:cs="Calibri"/>
                <w:color w:val="000000"/>
                <w:lang w:eastAsia="en-AU"/>
              </w:rPr>
            </w:pPr>
            <w:ins w:id="367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46" w:author="KIM, Jason" w:date="2019-04-02T13:39:00Z"/>
                <w:rFonts w:ascii="Calibri" w:eastAsia="Times New Roman" w:hAnsi="Calibri" w:cs="Calibri"/>
                <w:color w:val="000000"/>
                <w:lang w:eastAsia="en-AU"/>
              </w:rPr>
            </w:pPr>
            <w:ins w:id="36747" w:author="KIM, Jason" w:date="2019-04-02T13:39:00Z">
              <w:r w:rsidRPr="0056388D">
                <w:rPr>
                  <w:rFonts w:ascii="Calibri" w:eastAsia="Times New Roman" w:hAnsi="Calibri" w:cs="Calibri"/>
                  <w:color w:val="000000"/>
                  <w:lang w:eastAsia="en-AU"/>
                </w:rPr>
                <w:t>Chainage 9123</w:t>
              </w:r>
            </w:ins>
          </w:p>
        </w:tc>
        <w:tc>
          <w:tcPr>
            <w:tcW w:w="764" w:type="pct"/>
            <w:noWrap/>
            <w:hideMark/>
          </w:tcPr>
          <w:p w:rsidR="00110C18" w:rsidRPr="0056388D" w:rsidRDefault="00110C18" w:rsidP="00063728">
            <w:pPr>
              <w:jc w:val="right"/>
              <w:rPr>
                <w:ins w:id="36748" w:author="KIM, Jason" w:date="2019-04-02T13:39:00Z"/>
                <w:rFonts w:ascii="Calibri" w:eastAsia="Times New Roman" w:hAnsi="Calibri" w:cs="Calibri"/>
                <w:color w:val="000000"/>
                <w:lang w:eastAsia="en-AU"/>
              </w:rPr>
            </w:pPr>
            <w:ins w:id="367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50" w:author="KIM, Jason" w:date="2019-04-02T13:39:00Z"/>
        </w:trPr>
        <w:tc>
          <w:tcPr>
            <w:tcW w:w="708" w:type="pct"/>
            <w:vMerge/>
            <w:hideMark/>
          </w:tcPr>
          <w:p w:rsidR="00110C18" w:rsidRPr="0056388D" w:rsidRDefault="00110C18" w:rsidP="00063728">
            <w:pPr>
              <w:rPr>
                <w:ins w:id="367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52" w:author="KIM, Jason" w:date="2019-04-02T13:39:00Z"/>
                <w:rFonts w:ascii="Calibri" w:eastAsia="Times New Roman" w:hAnsi="Calibri" w:cs="Calibri"/>
                <w:color w:val="000000"/>
                <w:lang w:eastAsia="en-AU"/>
              </w:rPr>
            </w:pPr>
            <w:ins w:id="36753"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54" w:author="KIM, Jason" w:date="2019-04-02T13:39:00Z"/>
                <w:rFonts w:ascii="Calibri" w:eastAsia="Times New Roman" w:hAnsi="Calibri" w:cs="Calibri"/>
                <w:color w:val="000000"/>
                <w:lang w:eastAsia="en-AU"/>
              </w:rPr>
            </w:pPr>
            <w:ins w:id="3675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56" w:author="KIM, Jason" w:date="2019-04-02T13:39:00Z"/>
                <w:rFonts w:ascii="Calibri" w:eastAsia="Times New Roman" w:hAnsi="Calibri" w:cs="Calibri"/>
                <w:color w:val="000000"/>
                <w:lang w:eastAsia="en-AU"/>
              </w:rPr>
            </w:pPr>
            <w:ins w:id="36757" w:author="KIM, Jason" w:date="2019-04-02T13:39:00Z">
              <w:r w:rsidRPr="0056388D">
                <w:rPr>
                  <w:rFonts w:ascii="Calibri" w:eastAsia="Times New Roman" w:hAnsi="Calibri" w:cs="Calibri"/>
                  <w:color w:val="000000"/>
                  <w:lang w:eastAsia="en-AU"/>
                </w:rPr>
                <w:t>LLN1734</w:t>
              </w:r>
            </w:ins>
          </w:p>
        </w:tc>
        <w:tc>
          <w:tcPr>
            <w:tcW w:w="933" w:type="pct"/>
            <w:noWrap/>
            <w:hideMark/>
          </w:tcPr>
          <w:p w:rsidR="00110C18" w:rsidRPr="0056388D" w:rsidRDefault="00110C18" w:rsidP="00063728">
            <w:pPr>
              <w:rPr>
                <w:ins w:id="36758" w:author="KIM, Jason" w:date="2019-04-02T13:39:00Z"/>
                <w:rFonts w:ascii="Calibri" w:eastAsia="Times New Roman" w:hAnsi="Calibri" w:cs="Calibri"/>
                <w:color w:val="000000"/>
                <w:lang w:eastAsia="en-AU"/>
              </w:rPr>
            </w:pPr>
            <w:ins w:id="367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60" w:author="KIM, Jason" w:date="2019-04-02T13:39:00Z"/>
                <w:rFonts w:ascii="Calibri" w:eastAsia="Times New Roman" w:hAnsi="Calibri" w:cs="Calibri"/>
                <w:color w:val="000000"/>
                <w:lang w:eastAsia="en-AU"/>
              </w:rPr>
            </w:pPr>
            <w:ins w:id="36761" w:author="KIM, Jason" w:date="2019-04-02T13:39:00Z">
              <w:r w:rsidRPr="0056388D">
                <w:rPr>
                  <w:rFonts w:ascii="Calibri" w:eastAsia="Times New Roman" w:hAnsi="Calibri" w:cs="Calibri"/>
                  <w:color w:val="000000"/>
                  <w:lang w:eastAsia="en-AU"/>
                </w:rPr>
                <w:t>Chainage 9133</w:t>
              </w:r>
            </w:ins>
          </w:p>
        </w:tc>
        <w:tc>
          <w:tcPr>
            <w:tcW w:w="764" w:type="pct"/>
            <w:noWrap/>
            <w:hideMark/>
          </w:tcPr>
          <w:p w:rsidR="00110C18" w:rsidRPr="0056388D" w:rsidRDefault="00110C18" w:rsidP="00063728">
            <w:pPr>
              <w:jc w:val="right"/>
              <w:rPr>
                <w:ins w:id="36762" w:author="KIM, Jason" w:date="2019-04-02T13:39:00Z"/>
                <w:rFonts w:ascii="Calibri" w:eastAsia="Times New Roman" w:hAnsi="Calibri" w:cs="Calibri"/>
                <w:color w:val="000000"/>
                <w:lang w:eastAsia="en-AU"/>
              </w:rPr>
            </w:pPr>
            <w:ins w:id="36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64" w:author="KIM, Jason" w:date="2019-04-02T13:39:00Z"/>
        </w:trPr>
        <w:tc>
          <w:tcPr>
            <w:tcW w:w="708" w:type="pct"/>
            <w:vMerge/>
            <w:hideMark/>
          </w:tcPr>
          <w:p w:rsidR="00110C18" w:rsidRPr="0056388D" w:rsidRDefault="00110C18" w:rsidP="00063728">
            <w:pPr>
              <w:rPr>
                <w:ins w:id="367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66" w:author="KIM, Jason" w:date="2019-04-02T13:39:00Z"/>
                <w:rFonts w:ascii="Calibri" w:eastAsia="Times New Roman" w:hAnsi="Calibri" w:cs="Calibri"/>
                <w:color w:val="000000"/>
                <w:lang w:eastAsia="en-AU"/>
              </w:rPr>
            </w:pPr>
            <w:ins w:id="36767"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68" w:author="KIM, Jason" w:date="2019-04-02T13:39:00Z"/>
                <w:rFonts w:ascii="Calibri" w:eastAsia="Times New Roman" w:hAnsi="Calibri" w:cs="Calibri"/>
                <w:color w:val="000000"/>
                <w:lang w:eastAsia="en-AU"/>
              </w:rPr>
            </w:pPr>
            <w:ins w:id="3676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70" w:author="KIM, Jason" w:date="2019-04-02T13:39:00Z"/>
                <w:rFonts w:ascii="Calibri" w:eastAsia="Times New Roman" w:hAnsi="Calibri" w:cs="Calibri"/>
                <w:color w:val="000000"/>
                <w:lang w:eastAsia="en-AU"/>
              </w:rPr>
            </w:pPr>
            <w:ins w:id="36771" w:author="KIM, Jason" w:date="2019-04-02T13:39:00Z">
              <w:r w:rsidRPr="0056388D">
                <w:rPr>
                  <w:rFonts w:ascii="Calibri" w:eastAsia="Times New Roman" w:hAnsi="Calibri" w:cs="Calibri"/>
                  <w:color w:val="000000"/>
                  <w:lang w:eastAsia="en-AU"/>
                </w:rPr>
                <w:t>LLN1735</w:t>
              </w:r>
            </w:ins>
          </w:p>
        </w:tc>
        <w:tc>
          <w:tcPr>
            <w:tcW w:w="933" w:type="pct"/>
            <w:noWrap/>
            <w:hideMark/>
          </w:tcPr>
          <w:p w:rsidR="00110C18" w:rsidRPr="0056388D" w:rsidRDefault="00110C18" w:rsidP="00063728">
            <w:pPr>
              <w:rPr>
                <w:ins w:id="36772" w:author="KIM, Jason" w:date="2019-04-02T13:39:00Z"/>
                <w:rFonts w:ascii="Calibri" w:eastAsia="Times New Roman" w:hAnsi="Calibri" w:cs="Calibri"/>
                <w:color w:val="000000"/>
                <w:lang w:eastAsia="en-AU"/>
              </w:rPr>
            </w:pPr>
            <w:ins w:id="367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74" w:author="KIM, Jason" w:date="2019-04-02T13:39:00Z"/>
                <w:rFonts w:ascii="Calibri" w:eastAsia="Times New Roman" w:hAnsi="Calibri" w:cs="Calibri"/>
                <w:color w:val="000000"/>
                <w:lang w:eastAsia="en-AU"/>
              </w:rPr>
            </w:pPr>
            <w:ins w:id="36775" w:author="KIM, Jason" w:date="2019-04-02T13:39:00Z">
              <w:r w:rsidRPr="0056388D">
                <w:rPr>
                  <w:rFonts w:ascii="Calibri" w:eastAsia="Times New Roman" w:hAnsi="Calibri" w:cs="Calibri"/>
                  <w:color w:val="000000"/>
                  <w:lang w:eastAsia="en-AU"/>
                </w:rPr>
                <w:t>Chainage 9142</w:t>
              </w:r>
            </w:ins>
          </w:p>
        </w:tc>
        <w:tc>
          <w:tcPr>
            <w:tcW w:w="764" w:type="pct"/>
            <w:noWrap/>
            <w:hideMark/>
          </w:tcPr>
          <w:p w:rsidR="00110C18" w:rsidRPr="0056388D" w:rsidRDefault="00110C18" w:rsidP="00063728">
            <w:pPr>
              <w:jc w:val="right"/>
              <w:rPr>
                <w:ins w:id="36776" w:author="KIM, Jason" w:date="2019-04-02T13:39:00Z"/>
                <w:rFonts w:ascii="Calibri" w:eastAsia="Times New Roman" w:hAnsi="Calibri" w:cs="Calibri"/>
                <w:color w:val="000000"/>
                <w:lang w:eastAsia="en-AU"/>
              </w:rPr>
            </w:pPr>
            <w:ins w:id="367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78" w:author="KIM, Jason" w:date="2019-04-02T13:39:00Z"/>
        </w:trPr>
        <w:tc>
          <w:tcPr>
            <w:tcW w:w="708" w:type="pct"/>
            <w:vMerge/>
            <w:hideMark/>
          </w:tcPr>
          <w:p w:rsidR="00110C18" w:rsidRPr="0056388D" w:rsidRDefault="00110C18" w:rsidP="00063728">
            <w:pPr>
              <w:rPr>
                <w:ins w:id="367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80" w:author="KIM, Jason" w:date="2019-04-02T13:39:00Z"/>
                <w:rFonts w:ascii="Calibri" w:eastAsia="Times New Roman" w:hAnsi="Calibri" w:cs="Calibri"/>
                <w:color w:val="000000"/>
                <w:lang w:eastAsia="en-AU"/>
              </w:rPr>
            </w:pPr>
            <w:ins w:id="36781"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82" w:author="KIM, Jason" w:date="2019-04-02T13:39:00Z"/>
                <w:rFonts w:ascii="Calibri" w:eastAsia="Times New Roman" w:hAnsi="Calibri" w:cs="Calibri"/>
                <w:color w:val="000000"/>
                <w:lang w:eastAsia="en-AU"/>
              </w:rPr>
            </w:pPr>
            <w:ins w:id="3678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84" w:author="KIM, Jason" w:date="2019-04-02T13:39:00Z"/>
                <w:rFonts w:ascii="Calibri" w:eastAsia="Times New Roman" w:hAnsi="Calibri" w:cs="Calibri"/>
                <w:color w:val="000000"/>
                <w:lang w:eastAsia="en-AU"/>
              </w:rPr>
            </w:pPr>
            <w:ins w:id="36785" w:author="KIM, Jason" w:date="2019-04-02T13:39:00Z">
              <w:r w:rsidRPr="0056388D">
                <w:rPr>
                  <w:rFonts w:ascii="Calibri" w:eastAsia="Times New Roman" w:hAnsi="Calibri" w:cs="Calibri"/>
                  <w:color w:val="000000"/>
                  <w:lang w:eastAsia="en-AU"/>
                </w:rPr>
                <w:t>LLN1736</w:t>
              </w:r>
            </w:ins>
          </w:p>
        </w:tc>
        <w:tc>
          <w:tcPr>
            <w:tcW w:w="933" w:type="pct"/>
            <w:noWrap/>
            <w:hideMark/>
          </w:tcPr>
          <w:p w:rsidR="00110C18" w:rsidRPr="0056388D" w:rsidRDefault="00110C18" w:rsidP="00063728">
            <w:pPr>
              <w:rPr>
                <w:ins w:id="36786" w:author="KIM, Jason" w:date="2019-04-02T13:39:00Z"/>
                <w:rFonts w:ascii="Calibri" w:eastAsia="Times New Roman" w:hAnsi="Calibri" w:cs="Calibri"/>
                <w:color w:val="000000"/>
                <w:lang w:eastAsia="en-AU"/>
              </w:rPr>
            </w:pPr>
            <w:ins w:id="367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88" w:author="KIM, Jason" w:date="2019-04-02T13:39:00Z"/>
                <w:rFonts w:ascii="Calibri" w:eastAsia="Times New Roman" w:hAnsi="Calibri" w:cs="Calibri"/>
                <w:color w:val="000000"/>
                <w:lang w:eastAsia="en-AU"/>
              </w:rPr>
            </w:pPr>
            <w:ins w:id="36789" w:author="KIM, Jason" w:date="2019-04-02T13:39:00Z">
              <w:r w:rsidRPr="0056388D">
                <w:rPr>
                  <w:rFonts w:ascii="Calibri" w:eastAsia="Times New Roman" w:hAnsi="Calibri" w:cs="Calibri"/>
                  <w:color w:val="000000"/>
                  <w:lang w:eastAsia="en-AU"/>
                </w:rPr>
                <w:t>Chainage 9152</w:t>
              </w:r>
            </w:ins>
          </w:p>
        </w:tc>
        <w:tc>
          <w:tcPr>
            <w:tcW w:w="764" w:type="pct"/>
            <w:noWrap/>
            <w:hideMark/>
          </w:tcPr>
          <w:p w:rsidR="00110C18" w:rsidRPr="0056388D" w:rsidRDefault="00110C18" w:rsidP="00063728">
            <w:pPr>
              <w:jc w:val="right"/>
              <w:rPr>
                <w:ins w:id="36790" w:author="KIM, Jason" w:date="2019-04-02T13:39:00Z"/>
                <w:rFonts w:ascii="Calibri" w:eastAsia="Times New Roman" w:hAnsi="Calibri" w:cs="Calibri"/>
                <w:color w:val="000000"/>
                <w:lang w:eastAsia="en-AU"/>
              </w:rPr>
            </w:pPr>
            <w:ins w:id="367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92" w:author="KIM, Jason" w:date="2019-04-02T13:39:00Z"/>
        </w:trPr>
        <w:tc>
          <w:tcPr>
            <w:tcW w:w="708" w:type="pct"/>
            <w:vMerge/>
            <w:hideMark/>
          </w:tcPr>
          <w:p w:rsidR="00110C18" w:rsidRPr="0056388D" w:rsidRDefault="00110C18" w:rsidP="00063728">
            <w:pPr>
              <w:rPr>
                <w:ins w:id="367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94" w:author="KIM, Jason" w:date="2019-04-02T13:39:00Z"/>
                <w:rFonts w:ascii="Calibri" w:eastAsia="Times New Roman" w:hAnsi="Calibri" w:cs="Calibri"/>
                <w:color w:val="000000"/>
                <w:lang w:eastAsia="en-AU"/>
              </w:rPr>
            </w:pPr>
            <w:ins w:id="36795"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96" w:author="KIM, Jason" w:date="2019-04-02T13:39:00Z"/>
                <w:rFonts w:ascii="Calibri" w:eastAsia="Times New Roman" w:hAnsi="Calibri" w:cs="Calibri"/>
                <w:color w:val="000000"/>
                <w:lang w:eastAsia="en-AU"/>
              </w:rPr>
            </w:pPr>
            <w:ins w:id="3679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98" w:author="KIM, Jason" w:date="2019-04-02T13:39:00Z"/>
                <w:rFonts w:ascii="Calibri" w:eastAsia="Times New Roman" w:hAnsi="Calibri" w:cs="Calibri"/>
                <w:color w:val="000000"/>
                <w:lang w:eastAsia="en-AU"/>
              </w:rPr>
            </w:pPr>
            <w:ins w:id="36799" w:author="KIM, Jason" w:date="2019-04-02T13:39:00Z">
              <w:r w:rsidRPr="0056388D">
                <w:rPr>
                  <w:rFonts w:ascii="Calibri" w:eastAsia="Times New Roman" w:hAnsi="Calibri" w:cs="Calibri"/>
                  <w:color w:val="000000"/>
                  <w:lang w:eastAsia="en-AU"/>
                </w:rPr>
                <w:t>LLN1737</w:t>
              </w:r>
            </w:ins>
          </w:p>
        </w:tc>
        <w:tc>
          <w:tcPr>
            <w:tcW w:w="933" w:type="pct"/>
            <w:noWrap/>
            <w:hideMark/>
          </w:tcPr>
          <w:p w:rsidR="00110C18" w:rsidRPr="0056388D" w:rsidRDefault="00110C18" w:rsidP="00063728">
            <w:pPr>
              <w:rPr>
                <w:ins w:id="36800" w:author="KIM, Jason" w:date="2019-04-02T13:39:00Z"/>
                <w:rFonts w:ascii="Calibri" w:eastAsia="Times New Roman" w:hAnsi="Calibri" w:cs="Calibri"/>
                <w:color w:val="000000"/>
                <w:lang w:eastAsia="en-AU"/>
              </w:rPr>
            </w:pPr>
            <w:ins w:id="368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802" w:author="KIM, Jason" w:date="2019-04-02T13:39:00Z"/>
                <w:rFonts w:ascii="Calibri" w:eastAsia="Times New Roman" w:hAnsi="Calibri" w:cs="Calibri"/>
                <w:color w:val="000000"/>
                <w:lang w:eastAsia="en-AU"/>
              </w:rPr>
            </w:pPr>
            <w:ins w:id="36803" w:author="KIM, Jason" w:date="2019-04-02T13:39:00Z">
              <w:r w:rsidRPr="0056388D">
                <w:rPr>
                  <w:rFonts w:ascii="Calibri" w:eastAsia="Times New Roman" w:hAnsi="Calibri" w:cs="Calibri"/>
                  <w:color w:val="000000"/>
                  <w:lang w:eastAsia="en-AU"/>
                </w:rPr>
                <w:t>Chainage 9161</w:t>
              </w:r>
            </w:ins>
          </w:p>
        </w:tc>
        <w:tc>
          <w:tcPr>
            <w:tcW w:w="764" w:type="pct"/>
            <w:noWrap/>
            <w:hideMark/>
          </w:tcPr>
          <w:p w:rsidR="00110C18" w:rsidRPr="0056388D" w:rsidRDefault="00110C18" w:rsidP="00063728">
            <w:pPr>
              <w:jc w:val="right"/>
              <w:rPr>
                <w:ins w:id="36804" w:author="KIM, Jason" w:date="2019-04-02T13:39:00Z"/>
                <w:rFonts w:ascii="Calibri" w:eastAsia="Times New Roman" w:hAnsi="Calibri" w:cs="Calibri"/>
                <w:color w:val="000000"/>
                <w:lang w:eastAsia="en-AU"/>
              </w:rPr>
            </w:pPr>
            <w:ins w:id="368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06" w:author="KIM, Jason" w:date="2019-04-02T13:39:00Z"/>
        </w:trPr>
        <w:tc>
          <w:tcPr>
            <w:tcW w:w="708" w:type="pct"/>
            <w:vMerge/>
            <w:hideMark/>
          </w:tcPr>
          <w:p w:rsidR="00110C18" w:rsidRPr="0056388D" w:rsidRDefault="00110C18" w:rsidP="00063728">
            <w:pPr>
              <w:rPr>
                <w:ins w:id="368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08" w:author="KIM, Jason" w:date="2019-04-02T13:39:00Z"/>
                <w:rFonts w:ascii="Calibri" w:eastAsia="Times New Roman" w:hAnsi="Calibri" w:cs="Calibri"/>
                <w:color w:val="000000"/>
                <w:lang w:eastAsia="en-AU"/>
              </w:rPr>
            </w:pPr>
            <w:ins w:id="36809"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810" w:author="KIM, Jason" w:date="2019-04-02T13:39:00Z"/>
                <w:rFonts w:ascii="Calibri" w:eastAsia="Times New Roman" w:hAnsi="Calibri" w:cs="Calibri"/>
                <w:color w:val="000000"/>
                <w:lang w:eastAsia="en-AU"/>
              </w:rPr>
            </w:pPr>
            <w:ins w:id="3681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12" w:author="KIM, Jason" w:date="2019-04-02T13:39:00Z"/>
                <w:rFonts w:ascii="Calibri" w:eastAsia="Times New Roman" w:hAnsi="Calibri" w:cs="Calibri"/>
                <w:color w:val="000000"/>
                <w:lang w:eastAsia="en-AU"/>
              </w:rPr>
            </w:pPr>
            <w:ins w:id="36813" w:author="KIM, Jason" w:date="2019-04-02T13:39:00Z">
              <w:r w:rsidRPr="0056388D">
                <w:rPr>
                  <w:rFonts w:ascii="Calibri" w:eastAsia="Times New Roman" w:hAnsi="Calibri" w:cs="Calibri"/>
                  <w:color w:val="000000"/>
                  <w:lang w:eastAsia="en-AU"/>
                </w:rPr>
                <w:t>LLN1738</w:t>
              </w:r>
            </w:ins>
          </w:p>
        </w:tc>
        <w:tc>
          <w:tcPr>
            <w:tcW w:w="933" w:type="pct"/>
            <w:noWrap/>
            <w:hideMark/>
          </w:tcPr>
          <w:p w:rsidR="00110C18" w:rsidRPr="0056388D" w:rsidRDefault="00110C18" w:rsidP="00063728">
            <w:pPr>
              <w:rPr>
                <w:ins w:id="36814" w:author="KIM, Jason" w:date="2019-04-02T13:39:00Z"/>
                <w:rFonts w:ascii="Calibri" w:eastAsia="Times New Roman" w:hAnsi="Calibri" w:cs="Calibri"/>
                <w:color w:val="000000"/>
                <w:lang w:eastAsia="en-AU"/>
              </w:rPr>
            </w:pPr>
            <w:ins w:id="368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816" w:author="KIM, Jason" w:date="2019-04-02T13:39:00Z"/>
                <w:rFonts w:ascii="Calibri" w:eastAsia="Times New Roman" w:hAnsi="Calibri" w:cs="Calibri"/>
                <w:color w:val="000000"/>
                <w:lang w:eastAsia="en-AU"/>
              </w:rPr>
            </w:pPr>
            <w:ins w:id="36817" w:author="KIM, Jason" w:date="2019-04-02T13:39:00Z">
              <w:r w:rsidRPr="0056388D">
                <w:rPr>
                  <w:rFonts w:ascii="Calibri" w:eastAsia="Times New Roman" w:hAnsi="Calibri" w:cs="Calibri"/>
                  <w:color w:val="000000"/>
                  <w:lang w:eastAsia="en-AU"/>
                </w:rPr>
                <w:t>Chainage 9171</w:t>
              </w:r>
            </w:ins>
          </w:p>
        </w:tc>
        <w:tc>
          <w:tcPr>
            <w:tcW w:w="764" w:type="pct"/>
            <w:noWrap/>
            <w:hideMark/>
          </w:tcPr>
          <w:p w:rsidR="00110C18" w:rsidRPr="0056388D" w:rsidRDefault="00110C18" w:rsidP="00063728">
            <w:pPr>
              <w:jc w:val="right"/>
              <w:rPr>
                <w:ins w:id="36818" w:author="KIM, Jason" w:date="2019-04-02T13:39:00Z"/>
                <w:rFonts w:ascii="Calibri" w:eastAsia="Times New Roman" w:hAnsi="Calibri" w:cs="Calibri"/>
                <w:color w:val="000000"/>
                <w:lang w:eastAsia="en-AU"/>
              </w:rPr>
            </w:pPr>
            <w:ins w:id="368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20" w:author="KIM, Jason" w:date="2019-04-02T13:39:00Z"/>
        </w:trPr>
        <w:tc>
          <w:tcPr>
            <w:tcW w:w="708" w:type="pct"/>
            <w:vMerge/>
            <w:hideMark/>
          </w:tcPr>
          <w:p w:rsidR="00110C18" w:rsidRPr="0056388D" w:rsidRDefault="00110C18" w:rsidP="00063728">
            <w:pPr>
              <w:rPr>
                <w:ins w:id="368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22" w:author="KIM, Jason" w:date="2019-04-02T13:39:00Z"/>
                <w:rFonts w:ascii="Calibri" w:eastAsia="Times New Roman" w:hAnsi="Calibri" w:cs="Calibri"/>
                <w:color w:val="000000"/>
                <w:lang w:eastAsia="en-AU"/>
              </w:rPr>
            </w:pPr>
            <w:ins w:id="36823"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824" w:author="KIM, Jason" w:date="2019-04-02T13:39:00Z"/>
                <w:rFonts w:ascii="Calibri" w:eastAsia="Times New Roman" w:hAnsi="Calibri" w:cs="Calibri"/>
                <w:color w:val="000000"/>
                <w:lang w:eastAsia="en-AU"/>
              </w:rPr>
            </w:pPr>
            <w:ins w:id="3682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26" w:author="KIM, Jason" w:date="2019-04-02T13:39:00Z"/>
                <w:rFonts w:ascii="Calibri" w:eastAsia="Times New Roman" w:hAnsi="Calibri" w:cs="Calibri"/>
                <w:color w:val="000000"/>
                <w:lang w:eastAsia="en-AU"/>
              </w:rPr>
            </w:pPr>
            <w:ins w:id="36827" w:author="KIM, Jason" w:date="2019-04-02T13:39:00Z">
              <w:r w:rsidRPr="0056388D">
                <w:rPr>
                  <w:rFonts w:ascii="Calibri" w:eastAsia="Times New Roman" w:hAnsi="Calibri" w:cs="Calibri"/>
                  <w:color w:val="000000"/>
                  <w:lang w:eastAsia="en-AU"/>
                </w:rPr>
                <w:t>LLN1739</w:t>
              </w:r>
            </w:ins>
          </w:p>
        </w:tc>
        <w:tc>
          <w:tcPr>
            <w:tcW w:w="933" w:type="pct"/>
            <w:noWrap/>
            <w:hideMark/>
          </w:tcPr>
          <w:p w:rsidR="00110C18" w:rsidRPr="0056388D" w:rsidRDefault="00110C18" w:rsidP="00063728">
            <w:pPr>
              <w:rPr>
                <w:ins w:id="36828" w:author="KIM, Jason" w:date="2019-04-02T13:39:00Z"/>
                <w:rFonts w:ascii="Calibri" w:eastAsia="Times New Roman" w:hAnsi="Calibri" w:cs="Calibri"/>
                <w:color w:val="000000"/>
                <w:lang w:eastAsia="en-AU"/>
              </w:rPr>
            </w:pPr>
            <w:ins w:id="368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830" w:author="KIM, Jason" w:date="2019-04-02T13:39:00Z"/>
                <w:rFonts w:ascii="Calibri" w:eastAsia="Times New Roman" w:hAnsi="Calibri" w:cs="Calibri"/>
                <w:color w:val="000000"/>
                <w:lang w:eastAsia="en-AU"/>
              </w:rPr>
            </w:pPr>
            <w:ins w:id="36831" w:author="KIM, Jason" w:date="2019-04-02T13:39:00Z">
              <w:r w:rsidRPr="0056388D">
                <w:rPr>
                  <w:rFonts w:ascii="Calibri" w:eastAsia="Times New Roman" w:hAnsi="Calibri" w:cs="Calibri"/>
                  <w:color w:val="000000"/>
                  <w:lang w:eastAsia="en-AU"/>
                </w:rPr>
                <w:t>Chainage 9181</w:t>
              </w:r>
            </w:ins>
          </w:p>
        </w:tc>
        <w:tc>
          <w:tcPr>
            <w:tcW w:w="764" w:type="pct"/>
            <w:noWrap/>
            <w:hideMark/>
          </w:tcPr>
          <w:p w:rsidR="00110C18" w:rsidRPr="0056388D" w:rsidRDefault="00110C18" w:rsidP="00063728">
            <w:pPr>
              <w:jc w:val="right"/>
              <w:rPr>
                <w:ins w:id="36832" w:author="KIM, Jason" w:date="2019-04-02T13:39:00Z"/>
                <w:rFonts w:ascii="Calibri" w:eastAsia="Times New Roman" w:hAnsi="Calibri" w:cs="Calibri"/>
                <w:color w:val="000000"/>
                <w:lang w:eastAsia="en-AU"/>
              </w:rPr>
            </w:pPr>
            <w:ins w:id="368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34" w:author="KIM, Jason" w:date="2019-04-02T13:39:00Z"/>
        </w:trPr>
        <w:tc>
          <w:tcPr>
            <w:tcW w:w="708" w:type="pct"/>
            <w:vMerge w:val="restart"/>
            <w:noWrap/>
            <w:hideMark/>
          </w:tcPr>
          <w:p w:rsidR="00110C18" w:rsidRPr="0056388D" w:rsidRDefault="00110C18" w:rsidP="00063728">
            <w:pPr>
              <w:rPr>
                <w:ins w:id="36835" w:author="KIM, Jason" w:date="2019-04-02T13:39:00Z"/>
                <w:rFonts w:ascii="Calibri" w:eastAsia="Times New Roman" w:hAnsi="Calibri" w:cs="Calibri"/>
                <w:color w:val="000000"/>
                <w:lang w:eastAsia="en-AU"/>
              </w:rPr>
            </w:pPr>
            <w:ins w:id="36836" w:author="KIM, Jason" w:date="2019-04-02T13:39:00Z">
              <w:r w:rsidRPr="0056388D">
                <w:rPr>
                  <w:rFonts w:ascii="Calibri" w:eastAsia="Times New Roman" w:hAnsi="Calibri" w:cs="Calibri"/>
                  <w:color w:val="000000"/>
                  <w:lang w:eastAsia="en-AU"/>
                </w:rPr>
                <w:t>LLE70K71</w:t>
              </w:r>
            </w:ins>
          </w:p>
        </w:tc>
        <w:tc>
          <w:tcPr>
            <w:tcW w:w="605" w:type="pct"/>
            <w:noWrap/>
            <w:hideMark/>
          </w:tcPr>
          <w:p w:rsidR="00110C18" w:rsidRPr="0056388D" w:rsidRDefault="00110C18" w:rsidP="00063728">
            <w:pPr>
              <w:rPr>
                <w:ins w:id="36837" w:author="KIM, Jason" w:date="2019-04-02T13:39:00Z"/>
                <w:rFonts w:ascii="Calibri" w:eastAsia="Times New Roman" w:hAnsi="Calibri" w:cs="Calibri"/>
                <w:color w:val="000000"/>
                <w:lang w:eastAsia="en-AU"/>
              </w:rPr>
            </w:pPr>
            <w:ins w:id="36838"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39" w:author="KIM, Jason" w:date="2019-04-02T13:39:00Z"/>
                <w:rFonts w:ascii="Calibri" w:eastAsia="Times New Roman" w:hAnsi="Calibri" w:cs="Calibri"/>
                <w:color w:val="000000"/>
                <w:lang w:eastAsia="en-AU"/>
              </w:rPr>
            </w:pPr>
            <w:ins w:id="3684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41" w:author="KIM, Jason" w:date="2019-04-02T13:39:00Z"/>
                <w:rFonts w:ascii="Calibri" w:eastAsia="Times New Roman" w:hAnsi="Calibri" w:cs="Calibri"/>
                <w:color w:val="000000"/>
                <w:lang w:eastAsia="en-AU"/>
              </w:rPr>
            </w:pPr>
            <w:ins w:id="36842" w:author="KIM, Jason" w:date="2019-04-02T13:39:00Z">
              <w:r w:rsidRPr="0056388D">
                <w:rPr>
                  <w:rFonts w:ascii="Calibri" w:eastAsia="Times New Roman" w:hAnsi="Calibri" w:cs="Calibri"/>
                  <w:color w:val="000000"/>
                  <w:lang w:eastAsia="en-AU"/>
                </w:rPr>
                <w:t>LLS2761</w:t>
              </w:r>
            </w:ins>
          </w:p>
        </w:tc>
        <w:tc>
          <w:tcPr>
            <w:tcW w:w="933" w:type="pct"/>
            <w:noWrap/>
            <w:hideMark/>
          </w:tcPr>
          <w:p w:rsidR="00110C18" w:rsidRPr="0056388D" w:rsidRDefault="00110C18" w:rsidP="00063728">
            <w:pPr>
              <w:rPr>
                <w:ins w:id="36843" w:author="KIM, Jason" w:date="2019-04-02T13:39:00Z"/>
                <w:rFonts w:ascii="Calibri" w:eastAsia="Times New Roman" w:hAnsi="Calibri" w:cs="Calibri"/>
                <w:color w:val="000000"/>
                <w:lang w:eastAsia="en-AU"/>
              </w:rPr>
            </w:pPr>
            <w:ins w:id="368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45" w:author="KIM, Jason" w:date="2019-04-02T13:39:00Z"/>
                <w:rFonts w:ascii="Calibri" w:eastAsia="Times New Roman" w:hAnsi="Calibri" w:cs="Calibri"/>
                <w:color w:val="000000"/>
                <w:lang w:eastAsia="en-AU"/>
              </w:rPr>
            </w:pPr>
            <w:ins w:id="36846" w:author="KIM, Jason" w:date="2019-04-02T13:39:00Z">
              <w:r w:rsidRPr="0056388D">
                <w:rPr>
                  <w:rFonts w:ascii="Calibri" w:eastAsia="Times New Roman" w:hAnsi="Calibri" w:cs="Calibri"/>
                  <w:color w:val="000000"/>
                  <w:lang w:eastAsia="en-AU"/>
                </w:rPr>
                <w:t>Chainage 9194</w:t>
              </w:r>
            </w:ins>
          </w:p>
        </w:tc>
        <w:tc>
          <w:tcPr>
            <w:tcW w:w="764" w:type="pct"/>
            <w:noWrap/>
            <w:hideMark/>
          </w:tcPr>
          <w:p w:rsidR="00110C18" w:rsidRPr="0056388D" w:rsidRDefault="00110C18" w:rsidP="00063728">
            <w:pPr>
              <w:jc w:val="right"/>
              <w:rPr>
                <w:ins w:id="36847" w:author="KIM, Jason" w:date="2019-04-02T13:39:00Z"/>
                <w:rFonts w:ascii="Calibri" w:eastAsia="Times New Roman" w:hAnsi="Calibri" w:cs="Calibri"/>
                <w:color w:val="000000"/>
                <w:lang w:eastAsia="en-AU"/>
              </w:rPr>
            </w:pPr>
            <w:ins w:id="368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49" w:author="KIM, Jason" w:date="2019-04-02T13:39:00Z"/>
        </w:trPr>
        <w:tc>
          <w:tcPr>
            <w:tcW w:w="708" w:type="pct"/>
            <w:vMerge/>
            <w:hideMark/>
          </w:tcPr>
          <w:p w:rsidR="00110C18" w:rsidRPr="0056388D" w:rsidRDefault="00110C18" w:rsidP="00063728">
            <w:pPr>
              <w:rPr>
                <w:ins w:id="368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51" w:author="KIM, Jason" w:date="2019-04-02T13:39:00Z"/>
                <w:rFonts w:ascii="Calibri" w:eastAsia="Times New Roman" w:hAnsi="Calibri" w:cs="Calibri"/>
                <w:color w:val="000000"/>
                <w:lang w:eastAsia="en-AU"/>
              </w:rPr>
            </w:pPr>
            <w:ins w:id="36852"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53" w:author="KIM, Jason" w:date="2019-04-02T13:39:00Z"/>
                <w:rFonts w:ascii="Calibri" w:eastAsia="Times New Roman" w:hAnsi="Calibri" w:cs="Calibri"/>
                <w:color w:val="000000"/>
                <w:lang w:eastAsia="en-AU"/>
              </w:rPr>
            </w:pPr>
            <w:ins w:id="3685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55" w:author="KIM, Jason" w:date="2019-04-02T13:39:00Z"/>
                <w:rFonts w:ascii="Calibri" w:eastAsia="Times New Roman" w:hAnsi="Calibri" w:cs="Calibri"/>
                <w:color w:val="000000"/>
                <w:lang w:eastAsia="en-AU"/>
              </w:rPr>
            </w:pPr>
            <w:ins w:id="36856" w:author="KIM, Jason" w:date="2019-04-02T13:39:00Z">
              <w:r w:rsidRPr="0056388D">
                <w:rPr>
                  <w:rFonts w:ascii="Calibri" w:eastAsia="Times New Roman" w:hAnsi="Calibri" w:cs="Calibri"/>
                  <w:color w:val="000000"/>
                  <w:lang w:eastAsia="en-AU"/>
                </w:rPr>
                <w:t>LLS2762</w:t>
              </w:r>
            </w:ins>
          </w:p>
        </w:tc>
        <w:tc>
          <w:tcPr>
            <w:tcW w:w="933" w:type="pct"/>
            <w:noWrap/>
            <w:hideMark/>
          </w:tcPr>
          <w:p w:rsidR="00110C18" w:rsidRPr="0056388D" w:rsidRDefault="00110C18" w:rsidP="00063728">
            <w:pPr>
              <w:rPr>
                <w:ins w:id="36857" w:author="KIM, Jason" w:date="2019-04-02T13:39:00Z"/>
                <w:rFonts w:ascii="Calibri" w:eastAsia="Times New Roman" w:hAnsi="Calibri" w:cs="Calibri"/>
                <w:color w:val="000000"/>
                <w:lang w:eastAsia="en-AU"/>
              </w:rPr>
            </w:pPr>
            <w:ins w:id="368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59" w:author="KIM, Jason" w:date="2019-04-02T13:39:00Z"/>
                <w:rFonts w:ascii="Calibri" w:eastAsia="Times New Roman" w:hAnsi="Calibri" w:cs="Calibri"/>
                <w:color w:val="000000"/>
                <w:lang w:eastAsia="en-AU"/>
              </w:rPr>
            </w:pPr>
            <w:ins w:id="36860" w:author="KIM, Jason" w:date="2019-04-02T13:39:00Z">
              <w:r w:rsidRPr="0056388D">
                <w:rPr>
                  <w:rFonts w:ascii="Calibri" w:eastAsia="Times New Roman" w:hAnsi="Calibri" w:cs="Calibri"/>
                  <w:color w:val="000000"/>
                  <w:lang w:eastAsia="en-AU"/>
                </w:rPr>
                <w:t>Chainage 9203</w:t>
              </w:r>
            </w:ins>
          </w:p>
        </w:tc>
        <w:tc>
          <w:tcPr>
            <w:tcW w:w="764" w:type="pct"/>
            <w:noWrap/>
            <w:hideMark/>
          </w:tcPr>
          <w:p w:rsidR="00110C18" w:rsidRPr="0056388D" w:rsidRDefault="00110C18" w:rsidP="00063728">
            <w:pPr>
              <w:jc w:val="right"/>
              <w:rPr>
                <w:ins w:id="36861" w:author="KIM, Jason" w:date="2019-04-02T13:39:00Z"/>
                <w:rFonts w:ascii="Calibri" w:eastAsia="Times New Roman" w:hAnsi="Calibri" w:cs="Calibri"/>
                <w:color w:val="000000"/>
                <w:lang w:eastAsia="en-AU"/>
              </w:rPr>
            </w:pPr>
            <w:ins w:id="368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63" w:author="KIM, Jason" w:date="2019-04-02T13:39:00Z"/>
        </w:trPr>
        <w:tc>
          <w:tcPr>
            <w:tcW w:w="708" w:type="pct"/>
            <w:vMerge/>
            <w:hideMark/>
          </w:tcPr>
          <w:p w:rsidR="00110C18" w:rsidRPr="0056388D" w:rsidRDefault="00110C18" w:rsidP="00063728">
            <w:pPr>
              <w:rPr>
                <w:ins w:id="368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65" w:author="KIM, Jason" w:date="2019-04-02T13:39:00Z"/>
                <w:rFonts w:ascii="Calibri" w:eastAsia="Times New Roman" w:hAnsi="Calibri" w:cs="Calibri"/>
                <w:color w:val="000000"/>
                <w:lang w:eastAsia="en-AU"/>
              </w:rPr>
            </w:pPr>
            <w:ins w:id="36866"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67" w:author="KIM, Jason" w:date="2019-04-02T13:39:00Z"/>
                <w:rFonts w:ascii="Calibri" w:eastAsia="Times New Roman" w:hAnsi="Calibri" w:cs="Calibri"/>
                <w:color w:val="000000"/>
                <w:lang w:eastAsia="en-AU"/>
              </w:rPr>
            </w:pPr>
            <w:ins w:id="3686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69" w:author="KIM, Jason" w:date="2019-04-02T13:39:00Z"/>
                <w:rFonts w:ascii="Calibri" w:eastAsia="Times New Roman" w:hAnsi="Calibri" w:cs="Calibri"/>
                <w:color w:val="000000"/>
                <w:lang w:eastAsia="en-AU"/>
              </w:rPr>
            </w:pPr>
            <w:ins w:id="36870" w:author="KIM, Jason" w:date="2019-04-02T13:39:00Z">
              <w:r w:rsidRPr="0056388D">
                <w:rPr>
                  <w:rFonts w:ascii="Calibri" w:eastAsia="Times New Roman" w:hAnsi="Calibri" w:cs="Calibri"/>
                  <w:color w:val="000000"/>
                  <w:lang w:eastAsia="en-AU"/>
                </w:rPr>
                <w:t>LLS2763</w:t>
              </w:r>
            </w:ins>
          </w:p>
        </w:tc>
        <w:tc>
          <w:tcPr>
            <w:tcW w:w="933" w:type="pct"/>
            <w:noWrap/>
            <w:hideMark/>
          </w:tcPr>
          <w:p w:rsidR="00110C18" w:rsidRPr="0056388D" w:rsidRDefault="00110C18" w:rsidP="00063728">
            <w:pPr>
              <w:rPr>
                <w:ins w:id="36871" w:author="KIM, Jason" w:date="2019-04-02T13:39:00Z"/>
                <w:rFonts w:ascii="Calibri" w:eastAsia="Times New Roman" w:hAnsi="Calibri" w:cs="Calibri"/>
                <w:color w:val="000000"/>
                <w:lang w:eastAsia="en-AU"/>
              </w:rPr>
            </w:pPr>
            <w:ins w:id="368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73" w:author="KIM, Jason" w:date="2019-04-02T13:39:00Z"/>
                <w:rFonts w:ascii="Calibri" w:eastAsia="Times New Roman" w:hAnsi="Calibri" w:cs="Calibri"/>
                <w:color w:val="000000"/>
                <w:lang w:eastAsia="en-AU"/>
              </w:rPr>
            </w:pPr>
            <w:ins w:id="36874" w:author="KIM, Jason" w:date="2019-04-02T13:39:00Z">
              <w:r w:rsidRPr="0056388D">
                <w:rPr>
                  <w:rFonts w:ascii="Calibri" w:eastAsia="Times New Roman" w:hAnsi="Calibri" w:cs="Calibri"/>
                  <w:color w:val="000000"/>
                  <w:lang w:eastAsia="en-AU"/>
                </w:rPr>
                <w:t>Chainage 9213</w:t>
              </w:r>
            </w:ins>
          </w:p>
        </w:tc>
        <w:tc>
          <w:tcPr>
            <w:tcW w:w="764" w:type="pct"/>
            <w:noWrap/>
            <w:hideMark/>
          </w:tcPr>
          <w:p w:rsidR="00110C18" w:rsidRPr="0056388D" w:rsidRDefault="00110C18" w:rsidP="00063728">
            <w:pPr>
              <w:jc w:val="right"/>
              <w:rPr>
                <w:ins w:id="36875" w:author="KIM, Jason" w:date="2019-04-02T13:39:00Z"/>
                <w:rFonts w:ascii="Calibri" w:eastAsia="Times New Roman" w:hAnsi="Calibri" w:cs="Calibri"/>
                <w:color w:val="000000"/>
                <w:lang w:eastAsia="en-AU"/>
              </w:rPr>
            </w:pPr>
            <w:ins w:id="368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77" w:author="KIM, Jason" w:date="2019-04-02T13:39:00Z"/>
        </w:trPr>
        <w:tc>
          <w:tcPr>
            <w:tcW w:w="708" w:type="pct"/>
            <w:vMerge/>
            <w:hideMark/>
          </w:tcPr>
          <w:p w:rsidR="00110C18" w:rsidRPr="0056388D" w:rsidRDefault="00110C18" w:rsidP="00063728">
            <w:pPr>
              <w:rPr>
                <w:ins w:id="368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79" w:author="KIM, Jason" w:date="2019-04-02T13:39:00Z"/>
                <w:rFonts w:ascii="Calibri" w:eastAsia="Times New Roman" w:hAnsi="Calibri" w:cs="Calibri"/>
                <w:color w:val="000000"/>
                <w:lang w:eastAsia="en-AU"/>
              </w:rPr>
            </w:pPr>
            <w:ins w:id="36880"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81" w:author="KIM, Jason" w:date="2019-04-02T13:39:00Z"/>
                <w:rFonts w:ascii="Calibri" w:eastAsia="Times New Roman" w:hAnsi="Calibri" w:cs="Calibri"/>
                <w:color w:val="000000"/>
                <w:lang w:eastAsia="en-AU"/>
              </w:rPr>
            </w:pPr>
            <w:ins w:id="3688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83" w:author="KIM, Jason" w:date="2019-04-02T13:39:00Z"/>
                <w:rFonts w:ascii="Calibri" w:eastAsia="Times New Roman" w:hAnsi="Calibri" w:cs="Calibri"/>
                <w:color w:val="000000"/>
                <w:lang w:eastAsia="en-AU"/>
              </w:rPr>
            </w:pPr>
            <w:ins w:id="36884" w:author="KIM, Jason" w:date="2019-04-02T13:39:00Z">
              <w:r w:rsidRPr="0056388D">
                <w:rPr>
                  <w:rFonts w:ascii="Calibri" w:eastAsia="Times New Roman" w:hAnsi="Calibri" w:cs="Calibri"/>
                  <w:color w:val="000000"/>
                  <w:lang w:eastAsia="en-AU"/>
                </w:rPr>
                <w:t>LLS2764</w:t>
              </w:r>
            </w:ins>
          </w:p>
        </w:tc>
        <w:tc>
          <w:tcPr>
            <w:tcW w:w="933" w:type="pct"/>
            <w:noWrap/>
            <w:hideMark/>
          </w:tcPr>
          <w:p w:rsidR="00110C18" w:rsidRPr="0056388D" w:rsidRDefault="00110C18" w:rsidP="00063728">
            <w:pPr>
              <w:rPr>
                <w:ins w:id="36885" w:author="KIM, Jason" w:date="2019-04-02T13:39:00Z"/>
                <w:rFonts w:ascii="Calibri" w:eastAsia="Times New Roman" w:hAnsi="Calibri" w:cs="Calibri"/>
                <w:color w:val="000000"/>
                <w:lang w:eastAsia="en-AU"/>
              </w:rPr>
            </w:pPr>
            <w:ins w:id="368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87" w:author="KIM, Jason" w:date="2019-04-02T13:39:00Z"/>
                <w:rFonts w:ascii="Calibri" w:eastAsia="Times New Roman" w:hAnsi="Calibri" w:cs="Calibri"/>
                <w:color w:val="000000"/>
                <w:lang w:eastAsia="en-AU"/>
              </w:rPr>
            </w:pPr>
            <w:ins w:id="36888" w:author="KIM, Jason" w:date="2019-04-02T13:39:00Z">
              <w:r w:rsidRPr="0056388D">
                <w:rPr>
                  <w:rFonts w:ascii="Calibri" w:eastAsia="Times New Roman" w:hAnsi="Calibri" w:cs="Calibri"/>
                  <w:color w:val="000000"/>
                  <w:lang w:eastAsia="en-AU"/>
                </w:rPr>
                <w:t>Chainage 9222</w:t>
              </w:r>
            </w:ins>
          </w:p>
        </w:tc>
        <w:tc>
          <w:tcPr>
            <w:tcW w:w="764" w:type="pct"/>
            <w:noWrap/>
            <w:hideMark/>
          </w:tcPr>
          <w:p w:rsidR="00110C18" w:rsidRPr="0056388D" w:rsidRDefault="00110C18" w:rsidP="00063728">
            <w:pPr>
              <w:jc w:val="right"/>
              <w:rPr>
                <w:ins w:id="36889" w:author="KIM, Jason" w:date="2019-04-02T13:39:00Z"/>
                <w:rFonts w:ascii="Calibri" w:eastAsia="Times New Roman" w:hAnsi="Calibri" w:cs="Calibri"/>
                <w:color w:val="000000"/>
                <w:lang w:eastAsia="en-AU"/>
              </w:rPr>
            </w:pPr>
            <w:ins w:id="368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91" w:author="KIM, Jason" w:date="2019-04-02T13:39:00Z"/>
        </w:trPr>
        <w:tc>
          <w:tcPr>
            <w:tcW w:w="708" w:type="pct"/>
            <w:vMerge/>
            <w:hideMark/>
          </w:tcPr>
          <w:p w:rsidR="00110C18" w:rsidRPr="0056388D" w:rsidRDefault="00110C18" w:rsidP="00063728">
            <w:pPr>
              <w:rPr>
                <w:ins w:id="368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93" w:author="KIM, Jason" w:date="2019-04-02T13:39:00Z"/>
                <w:rFonts w:ascii="Calibri" w:eastAsia="Times New Roman" w:hAnsi="Calibri" w:cs="Calibri"/>
                <w:color w:val="000000"/>
                <w:lang w:eastAsia="en-AU"/>
              </w:rPr>
            </w:pPr>
            <w:ins w:id="36894"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95" w:author="KIM, Jason" w:date="2019-04-02T13:39:00Z"/>
                <w:rFonts w:ascii="Calibri" w:eastAsia="Times New Roman" w:hAnsi="Calibri" w:cs="Calibri"/>
                <w:color w:val="000000"/>
                <w:lang w:eastAsia="en-AU"/>
              </w:rPr>
            </w:pPr>
            <w:ins w:id="3689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97" w:author="KIM, Jason" w:date="2019-04-02T13:39:00Z"/>
                <w:rFonts w:ascii="Calibri" w:eastAsia="Times New Roman" w:hAnsi="Calibri" w:cs="Calibri"/>
                <w:color w:val="000000"/>
                <w:lang w:eastAsia="en-AU"/>
              </w:rPr>
            </w:pPr>
            <w:ins w:id="36898" w:author="KIM, Jason" w:date="2019-04-02T13:39:00Z">
              <w:r w:rsidRPr="0056388D">
                <w:rPr>
                  <w:rFonts w:ascii="Calibri" w:eastAsia="Times New Roman" w:hAnsi="Calibri" w:cs="Calibri"/>
                  <w:color w:val="000000"/>
                  <w:lang w:eastAsia="en-AU"/>
                </w:rPr>
                <w:t>LLS2765</w:t>
              </w:r>
            </w:ins>
          </w:p>
        </w:tc>
        <w:tc>
          <w:tcPr>
            <w:tcW w:w="933" w:type="pct"/>
            <w:noWrap/>
            <w:hideMark/>
          </w:tcPr>
          <w:p w:rsidR="00110C18" w:rsidRPr="0056388D" w:rsidRDefault="00110C18" w:rsidP="00063728">
            <w:pPr>
              <w:rPr>
                <w:ins w:id="36899" w:author="KIM, Jason" w:date="2019-04-02T13:39:00Z"/>
                <w:rFonts w:ascii="Calibri" w:eastAsia="Times New Roman" w:hAnsi="Calibri" w:cs="Calibri"/>
                <w:color w:val="000000"/>
                <w:lang w:eastAsia="en-AU"/>
              </w:rPr>
            </w:pPr>
            <w:ins w:id="369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01" w:author="KIM, Jason" w:date="2019-04-02T13:39:00Z"/>
                <w:rFonts w:ascii="Calibri" w:eastAsia="Times New Roman" w:hAnsi="Calibri" w:cs="Calibri"/>
                <w:color w:val="000000"/>
                <w:lang w:eastAsia="en-AU"/>
              </w:rPr>
            </w:pPr>
            <w:ins w:id="36902" w:author="KIM, Jason" w:date="2019-04-02T13:39:00Z">
              <w:r w:rsidRPr="0056388D">
                <w:rPr>
                  <w:rFonts w:ascii="Calibri" w:eastAsia="Times New Roman" w:hAnsi="Calibri" w:cs="Calibri"/>
                  <w:color w:val="000000"/>
                  <w:lang w:eastAsia="en-AU"/>
                </w:rPr>
                <w:t>Chainage 9232</w:t>
              </w:r>
            </w:ins>
          </w:p>
        </w:tc>
        <w:tc>
          <w:tcPr>
            <w:tcW w:w="764" w:type="pct"/>
            <w:noWrap/>
            <w:hideMark/>
          </w:tcPr>
          <w:p w:rsidR="00110C18" w:rsidRPr="0056388D" w:rsidRDefault="00110C18" w:rsidP="00063728">
            <w:pPr>
              <w:jc w:val="right"/>
              <w:rPr>
                <w:ins w:id="36903" w:author="KIM, Jason" w:date="2019-04-02T13:39:00Z"/>
                <w:rFonts w:ascii="Calibri" w:eastAsia="Times New Roman" w:hAnsi="Calibri" w:cs="Calibri"/>
                <w:color w:val="000000"/>
                <w:lang w:eastAsia="en-AU"/>
              </w:rPr>
            </w:pPr>
            <w:ins w:id="36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05" w:author="KIM, Jason" w:date="2019-04-02T13:39:00Z"/>
        </w:trPr>
        <w:tc>
          <w:tcPr>
            <w:tcW w:w="708" w:type="pct"/>
            <w:vMerge/>
            <w:hideMark/>
          </w:tcPr>
          <w:p w:rsidR="00110C18" w:rsidRPr="0056388D" w:rsidRDefault="00110C18" w:rsidP="00063728">
            <w:pPr>
              <w:rPr>
                <w:ins w:id="369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07" w:author="KIM, Jason" w:date="2019-04-02T13:39:00Z"/>
                <w:rFonts w:ascii="Calibri" w:eastAsia="Times New Roman" w:hAnsi="Calibri" w:cs="Calibri"/>
                <w:color w:val="000000"/>
                <w:lang w:eastAsia="en-AU"/>
              </w:rPr>
            </w:pPr>
            <w:ins w:id="36908"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09" w:author="KIM, Jason" w:date="2019-04-02T13:39:00Z"/>
                <w:rFonts w:ascii="Calibri" w:eastAsia="Times New Roman" w:hAnsi="Calibri" w:cs="Calibri"/>
                <w:color w:val="000000"/>
                <w:lang w:eastAsia="en-AU"/>
              </w:rPr>
            </w:pPr>
            <w:ins w:id="3691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11" w:author="KIM, Jason" w:date="2019-04-02T13:39:00Z"/>
                <w:rFonts w:ascii="Calibri" w:eastAsia="Times New Roman" w:hAnsi="Calibri" w:cs="Calibri"/>
                <w:color w:val="000000"/>
                <w:lang w:eastAsia="en-AU"/>
              </w:rPr>
            </w:pPr>
            <w:ins w:id="36912" w:author="KIM, Jason" w:date="2019-04-02T13:39:00Z">
              <w:r w:rsidRPr="0056388D">
                <w:rPr>
                  <w:rFonts w:ascii="Calibri" w:eastAsia="Times New Roman" w:hAnsi="Calibri" w:cs="Calibri"/>
                  <w:color w:val="000000"/>
                  <w:lang w:eastAsia="en-AU"/>
                </w:rPr>
                <w:t>LLS2766</w:t>
              </w:r>
            </w:ins>
          </w:p>
        </w:tc>
        <w:tc>
          <w:tcPr>
            <w:tcW w:w="933" w:type="pct"/>
            <w:noWrap/>
            <w:hideMark/>
          </w:tcPr>
          <w:p w:rsidR="00110C18" w:rsidRPr="0056388D" w:rsidRDefault="00110C18" w:rsidP="00063728">
            <w:pPr>
              <w:rPr>
                <w:ins w:id="36913" w:author="KIM, Jason" w:date="2019-04-02T13:39:00Z"/>
                <w:rFonts w:ascii="Calibri" w:eastAsia="Times New Roman" w:hAnsi="Calibri" w:cs="Calibri"/>
                <w:color w:val="000000"/>
                <w:lang w:eastAsia="en-AU"/>
              </w:rPr>
            </w:pPr>
            <w:ins w:id="369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15" w:author="KIM, Jason" w:date="2019-04-02T13:39:00Z"/>
                <w:rFonts w:ascii="Calibri" w:eastAsia="Times New Roman" w:hAnsi="Calibri" w:cs="Calibri"/>
                <w:color w:val="000000"/>
                <w:lang w:eastAsia="en-AU"/>
              </w:rPr>
            </w:pPr>
            <w:ins w:id="36916" w:author="KIM, Jason" w:date="2019-04-02T13:39:00Z">
              <w:r w:rsidRPr="0056388D">
                <w:rPr>
                  <w:rFonts w:ascii="Calibri" w:eastAsia="Times New Roman" w:hAnsi="Calibri" w:cs="Calibri"/>
                  <w:color w:val="000000"/>
                  <w:lang w:eastAsia="en-AU"/>
                </w:rPr>
                <w:t>Chainage 9242</w:t>
              </w:r>
            </w:ins>
          </w:p>
        </w:tc>
        <w:tc>
          <w:tcPr>
            <w:tcW w:w="764" w:type="pct"/>
            <w:noWrap/>
            <w:hideMark/>
          </w:tcPr>
          <w:p w:rsidR="00110C18" w:rsidRPr="0056388D" w:rsidRDefault="00110C18" w:rsidP="00063728">
            <w:pPr>
              <w:jc w:val="right"/>
              <w:rPr>
                <w:ins w:id="36917" w:author="KIM, Jason" w:date="2019-04-02T13:39:00Z"/>
                <w:rFonts w:ascii="Calibri" w:eastAsia="Times New Roman" w:hAnsi="Calibri" w:cs="Calibri"/>
                <w:color w:val="000000"/>
                <w:lang w:eastAsia="en-AU"/>
              </w:rPr>
            </w:pPr>
            <w:ins w:id="369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19" w:author="KIM, Jason" w:date="2019-04-02T13:39:00Z"/>
        </w:trPr>
        <w:tc>
          <w:tcPr>
            <w:tcW w:w="708" w:type="pct"/>
            <w:vMerge/>
            <w:hideMark/>
          </w:tcPr>
          <w:p w:rsidR="00110C18" w:rsidRPr="0056388D" w:rsidRDefault="00110C18" w:rsidP="00063728">
            <w:pPr>
              <w:rPr>
                <w:ins w:id="369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21" w:author="KIM, Jason" w:date="2019-04-02T13:39:00Z"/>
                <w:rFonts w:ascii="Calibri" w:eastAsia="Times New Roman" w:hAnsi="Calibri" w:cs="Calibri"/>
                <w:color w:val="000000"/>
                <w:lang w:eastAsia="en-AU"/>
              </w:rPr>
            </w:pPr>
            <w:ins w:id="36922"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23" w:author="KIM, Jason" w:date="2019-04-02T13:39:00Z"/>
                <w:rFonts w:ascii="Calibri" w:eastAsia="Times New Roman" w:hAnsi="Calibri" w:cs="Calibri"/>
                <w:color w:val="000000"/>
                <w:lang w:eastAsia="en-AU"/>
              </w:rPr>
            </w:pPr>
            <w:ins w:id="3692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25" w:author="KIM, Jason" w:date="2019-04-02T13:39:00Z"/>
                <w:rFonts w:ascii="Calibri" w:eastAsia="Times New Roman" w:hAnsi="Calibri" w:cs="Calibri"/>
                <w:color w:val="000000"/>
                <w:lang w:eastAsia="en-AU"/>
              </w:rPr>
            </w:pPr>
            <w:ins w:id="36926" w:author="KIM, Jason" w:date="2019-04-02T13:39:00Z">
              <w:r w:rsidRPr="0056388D">
                <w:rPr>
                  <w:rFonts w:ascii="Calibri" w:eastAsia="Times New Roman" w:hAnsi="Calibri" w:cs="Calibri"/>
                  <w:color w:val="000000"/>
                  <w:lang w:eastAsia="en-AU"/>
                </w:rPr>
                <w:t>LLS2767</w:t>
              </w:r>
            </w:ins>
          </w:p>
        </w:tc>
        <w:tc>
          <w:tcPr>
            <w:tcW w:w="933" w:type="pct"/>
            <w:noWrap/>
            <w:hideMark/>
          </w:tcPr>
          <w:p w:rsidR="00110C18" w:rsidRPr="0056388D" w:rsidRDefault="00110C18" w:rsidP="00063728">
            <w:pPr>
              <w:rPr>
                <w:ins w:id="36927" w:author="KIM, Jason" w:date="2019-04-02T13:39:00Z"/>
                <w:rFonts w:ascii="Calibri" w:eastAsia="Times New Roman" w:hAnsi="Calibri" w:cs="Calibri"/>
                <w:color w:val="000000"/>
                <w:lang w:eastAsia="en-AU"/>
              </w:rPr>
            </w:pPr>
            <w:ins w:id="369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29" w:author="KIM, Jason" w:date="2019-04-02T13:39:00Z"/>
                <w:rFonts w:ascii="Calibri" w:eastAsia="Times New Roman" w:hAnsi="Calibri" w:cs="Calibri"/>
                <w:color w:val="000000"/>
                <w:lang w:eastAsia="en-AU"/>
              </w:rPr>
            </w:pPr>
            <w:ins w:id="36930" w:author="KIM, Jason" w:date="2019-04-02T13:39:00Z">
              <w:r w:rsidRPr="0056388D">
                <w:rPr>
                  <w:rFonts w:ascii="Calibri" w:eastAsia="Times New Roman" w:hAnsi="Calibri" w:cs="Calibri"/>
                  <w:color w:val="000000"/>
                  <w:lang w:eastAsia="en-AU"/>
                </w:rPr>
                <w:t>Chainage 9252</w:t>
              </w:r>
            </w:ins>
          </w:p>
        </w:tc>
        <w:tc>
          <w:tcPr>
            <w:tcW w:w="764" w:type="pct"/>
            <w:noWrap/>
            <w:hideMark/>
          </w:tcPr>
          <w:p w:rsidR="00110C18" w:rsidRPr="0056388D" w:rsidRDefault="00110C18" w:rsidP="00063728">
            <w:pPr>
              <w:jc w:val="right"/>
              <w:rPr>
                <w:ins w:id="36931" w:author="KIM, Jason" w:date="2019-04-02T13:39:00Z"/>
                <w:rFonts w:ascii="Calibri" w:eastAsia="Times New Roman" w:hAnsi="Calibri" w:cs="Calibri"/>
                <w:color w:val="000000"/>
                <w:lang w:eastAsia="en-AU"/>
              </w:rPr>
            </w:pPr>
            <w:ins w:id="369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33" w:author="KIM, Jason" w:date="2019-04-02T13:39:00Z"/>
        </w:trPr>
        <w:tc>
          <w:tcPr>
            <w:tcW w:w="708" w:type="pct"/>
            <w:vMerge/>
            <w:hideMark/>
          </w:tcPr>
          <w:p w:rsidR="00110C18" w:rsidRPr="0056388D" w:rsidRDefault="00110C18" w:rsidP="00063728">
            <w:pPr>
              <w:rPr>
                <w:ins w:id="369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35" w:author="KIM, Jason" w:date="2019-04-02T13:39:00Z"/>
                <w:rFonts w:ascii="Calibri" w:eastAsia="Times New Roman" w:hAnsi="Calibri" w:cs="Calibri"/>
                <w:color w:val="000000"/>
                <w:lang w:eastAsia="en-AU"/>
              </w:rPr>
            </w:pPr>
            <w:ins w:id="36936"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37" w:author="KIM, Jason" w:date="2019-04-02T13:39:00Z"/>
                <w:rFonts w:ascii="Calibri" w:eastAsia="Times New Roman" w:hAnsi="Calibri" w:cs="Calibri"/>
                <w:color w:val="000000"/>
                <w:lang w:eastAsia="en-AU"/>
              </w:rPr>
            </w:pPr>
            <w:ins w:id="3693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39" w:author="KIM, Jason" w:date="2019-04-02T13:39:00Z"/>
                <w:rFonts w:ascii="Calibri" w:eastAsia="Times New Roman" w:hAnsi="Calibri" w:cs="Calibri"/>
                <w:color w:val="000000"/>
                <w:lang w:eastAsia="en-AU"/>
              </w:rPr>
            </w:pPr>
            <w:ins w:id="36940" w:author="KIM, Jason" w:date="2019-04-02T13:39:00Z">
              <w:r w:rsidRPr="0056388D">
                <w:rPr>
                  <w:rFonts w:ascii="Calibri" w:eastAsia="Times New Roman" w:hAnsi="Calibri" w:cs="Calibri"/>
                  <w:color w:val="000000"/>
                  <w:lang w:eastAsia="en-AU"/>
                </w:rPr>
                <w:t>LLS2768</w:t>
              </w:r>
            </w:ins>
          </w:p>
        </w:tc>
        <w:tc>
          <w:tcPr>
            <w:tcW w:w="933" w:type="pct"/>
            <w:noWrap/>
            <w:hideMark/>
          </w:tcPr>
          <w:p w:rsidR="00110C18" w:rsidRPr="0056388D" w:rsidRDefault="00110C18" w:rsidP="00063728">
            <w:pPr>
              <w:rPr>
                <w:ins w:id="36941" w:author="KIM, Jason" w:date="2019-04-02T13:39:00Z"/>
                <w:rFonts w:ascii="Calibri" w:eastAsia="Times New Roman" w:hAnsi="Calibri" w:cs="Calibri"/>
                <w:color w:val="000000"/>
                <w:lang w:eastAsia="en-AU"/>
              </w:rPr>
            </w:pPr>
            <w:ins w:id="369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43" w:author="KIM, Jason" w:date="2019-04-02T13:39:00Z"/>
                <w:rFonts w:ascii="Calibri" w:eastAsia="Times New Roman" w:hAnsi="Calibri" w:cs="Calibri"/>
                <w:color w:val="000000"/>
                <w:lang w:eastAsia="en-AU"/>
              </w:rPr>
            </w:pPr>
            <w:ins w:id="36944" w:author="KIM, Jason" w:date="2019-04-02T13:39:00Z">
              <w:r w:rsidRPr="0056388D">
                <w:rPr>
                  <w:rFonts w:ascii="Calibri" w:eastAsia="Times New Roman" w:hAnsi="Calibri" w:cs="Calibri"/>
                  <w:color w:val="000000"/>
                  <w:lang w:eastAsia="en-AU"/>
                </w:rPr>
                <w:t>Chainage 9261</w:t>
              </w:r>
            </w:ins>
          </w:p>
        </w:tc>
        <w:tc>
          <w:tcPr>
            <w:tcW w:w="764" w:type="pct"/>
            <w:noWrap/>
            <w:hideMark/>
          </w:tcPr>
          <w:p w:rsidR="00110C18" w:rsidRPr="0056388D" w:rsidRDefault="00110C18" w:rsidP="00063728">
            <w:pPr>
              <w:jc w:val="right"/>
              <w:rPr>
                <w:ins w:id="36945" w:author="KIM, Jason" w:date="2019-04-02T13:39:00Z"/>
                <w:rFonts w:ascii="Calibri" w:eastAsia="Times New Roman" w:hAnsi="Calibri" w:cs="Calibri"/>
                <w:color w:val="000000"/>
                <w:lang w:eastAsia="en-AU"/>
              </w:rPr>
            </w:pPr>
            <w:ins w:id="369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47" w:author="KIM, Jason" w:date="2019-04-02T13:39:00Z"/>
        </w:trPr>
        <w:tc>
          <w:tcPr>
            <w:tcW w:w="708" w:type="pct"/>
            <w:vMerge/>
            <w:hideMark/>
          </w:tcPr>
          <w:p w:rsidR="00110C18" w:rsidRPr="0056388D" w:rsidRDefault="00110C18" w:rsidP="00063728">
            <w:pPr>
              <w:rPr>
                <w:ins w:id="369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49" w:author="KIM, Jason" w:date="2019-04-02T13:39:00Z"/>
                <w:rFonts w:ascii="Calibri" w:eastAsia="Times New Roman" w:hAnsi="Calibri" w:cs="Calibri"/>
                <w:color w:val="000000"/>
                <w:lang w:eastAsia="en-AU"/>
              </w:rPr>
            </w:pPr>
            <w:ins w:id="36950"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51" w:author="KIM, Jason" w:date="2019-04-02T13:39:00Z"/>
                <w:rFonts w:ascii="Calibri" w:eastAsia="Times New Roman" w:hAnsi="Calibri" w:cs="Calibri"/>
                <w:color w:val="000000"/>
                <w:lang w:eastAsia="en-AU"/>
              </w:rPr>
            </w:pPr>
            <w:ins w:id="3695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53" w:author="KIM, Jason" w:date="2019-04-02T13:39:00Z"/>
                <w:rFonts w:ascii="Calibri" w:eastAsia="Times New Roman" w:hAnsi="Calibri" w:cs="Calibri"/>
                <w:color w:val="000000"/>
                <w:lang w:eastAsia="en-AU"/>
              </w:rPr>
            </w:pPr>
            <w:ins w:id="36954" w:author="KIM, Jason" w:date="2019-04-02T13:39:00Z">
              <w:r w:rsidRPr="0056388D">
                <w:rPr>
                  <w:rFonts w:ascii="Calibri" w:eastAsia="Times New Roman" w:hAnsi="Calibri" w:cs="Calibri"/>
                  <w:color w:val="000000"/>
                  <w:lang w:eastAsia="en-AU"/>
                </w:rPr>
                <w:t>LLS2769</w:t>
              </w:r>
            </w:ins>
          </w:p>
        </w:tc>
        <w:tc>
          <w:tcPr>
            <w:tcW w:w="933" w:type="pct"/>
            <w:noWrap/>
            <w:hideMark/>
          </w:tcPr>
          <w:p w:rsidR="00110C18" w:rsidRPr="0056388D" w:rsidRDefault="00110C18" w:rsidP="00063728">
            <w:pPr>
              <w:rPr>
                <w:ins w:id="36955" w:author="KIM, Jason" w:date="2019-04-02T13:39:00Z"/>
                <w:rFonts w:ascii="Calibri" w:eastAsia="Times New Roman" w:hAnsi="Calibri" w:cs="Calibri"/>
                <w:color w:val="000000"/>
                <w:lang w:eastAsia="en-AU"/>
              </w:rPr>
            </w:pPr>
            <w:ins w:id="369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57" w:author="KIM, Jason" w:date="2019-04-02T13:39:00Z"/>
                <w:rFonts w:ascii="Calibri" w:eastAsia="Times New Roman" w:hAnsi="Calibri" w:cs="Calibri"/>
                <w:color w:val="000000"/>
                <w:lang w:eastAsia="en-AU"/>
              </w:rPr>
            </w:pPr>
            <w:ins w:id="36958" w:author="KIM, Jason" w:date="2019-04-02T13:39:00Z">
              <w:r w:rsidRPr="0056388D">
                <w:rPr>
                  <w:rFonts w:ascii="Calibri" w:eastAsia="Times New Roman" w:hAnsi="Calibri" w:cs="Calibri"/>
                  <w:color w:val="000000"/>
                  <w:lang w:eastAsia="en-AU"/>
                </w:rPr>
                <w:t>Chainage 9271</w:t>
              </w:r>
            </w:ins>
          </w:p>
        </w:tc>
        <w:tc>
          <w:tcPr>
            <w:tcW w:w="764" w:type="pct"/>
            <w:noWrap/>
            <w:hideMark/>
          </w:tcPr>
          <w:p w:rsidR="00110C18" w:rsidRPr="0056388D" w:rsidRDefault="00110C18" w:rsidP="00063728">
            <w:pPr>
              <w:jc w:val="right"/>
              <w:rPr>
                <w:ins w:id="36959" w:author="KIM, Jason" w:date="2019-04-02T13:39:00Z"/>
                <w:rFonts w:ascii="Calibri" w:eastAsia="Times New Roman" w:hAnsi="Calibri" w:cs="Calibri"/>
                <w:color w:val="000000"/>
                <w:lang w:eastAsia="en-AU"/>
              </w:rPr>
            </w:pPr>
            <w:ins w:id="369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61" w:author="KIM, Jason" w:date="2019-04-02T13:39:00Z"/>
        </w:trPr>
        <w:tc>
          <w:tcPr>
            <w:tcW w:w="708" w:type="pct"/>
            <w:vMerge/>
            <w:hideMark/>
          </w:tcPr>
          <w:p w:rsidR="00110C18" w:rsidRPr="0056388D" w:rsidRDefault="00110C18" w:rsidP="00063728">
            <w:pPr>
              <w:rPr>
                <w:ins w:id="369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63" w:author="KIM, Jason" w:date="2019-04-02T13:39:00Z"/>
                <w:rFonts w:ascii="Calibri" w:eastAsia="Times New Roman" w:hAnsi="Calibri" w:cs="Calibri"/>
                <w:color w:val="000000"/>
                <w:lang w:eastAsia="en-AU"/>
              </w:rPr>
            </w:pPr>
            <w:ins w:id="36964"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65" w:author="KIM, Jason" w:date="2019-04-02T13:39:00Z"/>
                <w:rFonts w:ascii="Calibri" w:eastAsia="Times New Roman" w:hAnsi="Calibri" w:cs="Calibri"/>
                <w:color w:val="000000"/>
                <w:lang w:eastAsia="en-AU"/>
              </w:rPr>
            </w:pPr>
            <w:ins w:id="3696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67" w:author="KIM, Jason" w:date="2019-04-02T13:39:00Z"/>
                <w:rFonts w:ascii="Calibri" w:eastAsia="Times New Roman" w:hAnsi="Calibri" w:cs="Calibri"/>
                <w:color w:val="000000"/>
                <w:lang w:eastAsia="en-AU"/>
              </w:rPr>
            </w:pPr>
            <w:ins w:id="36968" w:author="KIM, Jason" w:date="2019-04-02T13:39:00Z">
              <w:r w:rsidRPr="0056388D">
                <w:rPr>
                  <w:rFonts w:ascii="Calibri" w:eastAsia="Times New Roman" w:hAnsi="Calibri" w:cs="Calibri"/>
                  <w:color w:val="000000"/>
                  <w:lang w:eastAsia="en-AU"/>
                </w:rPr>
                <w:t>LLS2770</w:t>
              </w:r>
            </w:ins>
          </w:p>
        </w:tc>
        <w:tc>
          <w:tcPr>
            <w:tcW w:w="933" w:type="pct"/>
            <w:noWrap/>
            <w:hideMark/>
          </w:tcPr>
          <w:p w:rsidR="00110C18" w:rsidRPr="0056388D" w:rsidRDefault="00110C18" w:rsidP="00063728">
            <w:pPr>
              <w:rPr>
                <w:ins w:id="36969" w:author="KIM, Jason" w:date="2019-04-02T13:39:00Z"/>
                <w:rFonts w:ascii="Calibri" w:eastAsia="Times New Roman" w:hAnsi="Calibri" w:cs="Calibri"/>
                <w:color w:val="000000"/>
                <w:lang w:eastAsia="en-AU"/>
              </w:rPr>
            </w:pPr>
            <w:ins w:id="369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71" w:author="KIM, Jason" w:date="2019-04-02T13:39:00Z"/>
                <w:rFonts w:ascii="Calibri" w:eastAsia="Times New Roman" w:hAnsi="Calibri" w:cs="Calibri"/>
                <w:color w:val="000000"/>
                <w:lang w:eastAsia="en-AU"/>
              </w:rPr>
            </w:pPr>
            <w:ins w:id="36972" w:author="KIM, Jason" w:date="2019-04-02T13:39:00Z">
              <w:r w:rsidRPr="0056388D">
                <w:rPr>
                  <w:rFonts w:ascii="Calibri" w:eastAsia="Times New Roman" w:hAnsi="Calibri" w:cs="Calibri"/>
                  <w:color w:val="000000"/>
                  <w:lang w:eastAsia="en-AU"/>
                </w:rPr>
                <w:t>Chainage 9280</w:t>
              </w:r>
            </w:ins>
          </w:p>
        </w:tc>
        <w:tc>
          <w:tcPr>
            <w:tcW w:w="764" w:type="pct"/>
            <w:noWrap/>
            <w:hideMark/>
          </w:tcPr>
          <w:p w:rsidR="00110C18" w:rsidRPr="0056388D" w:rsidRDefault="00110C18" w:rsidP="00063728">
            <w:pPr>
              <w:jc w:val="right"/>
              <w:rPr>
                <w:ins w:id="36973" w:author="KIM, Jason" w:date="2019-04-02T13:39:00Z"/>
                <w:rFonts w:ascii="Calibri" w:eastAsia="Times New Roman" w:hAnsi="Calibri" w:cs="Calibri"/>
                <w:color w:val="000000"/>
                <w:lang w:eastAsia="en-AU"/>
              </w:rPr>
            </w:pPr>
            <w:ins w:id="369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75" w:author="KIM, Jason" w:date="2019-04-02T13:39:00Z"/>
        </w:trPr>
        <w:tc>
          <w:tcPr>
            <w:tcW w:w="708" w:type="pct"/>
            <w:vMerge/>
            <w:hideMark/>
          </w:tcPr>
          <w:p w:rsidR="00110C18" w:rsidRPr="0056388D" w:rsidRDefault="00110C18" w:rsidP="00063728">
            <w:pPr>
              <w:rPr>
                <w:ins w:id="369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77" w:author="KIM, Jason" w:date="2019-04-02T13:39:00Z"/>
                <w:rFonts w:ascii="Calibri" w:eastAsia="Times New Roman" w:hAnsi="Calibri" w:cs="Calibri"/>
                <w:color w:val="000000"/>
                <w:lang w:eastAsia="en-AU"/>
              </w:rPr>
            </w:pPr>
            <w:ins w:id="36978"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79" w:author="KIM, Jason" w:date="2019-04-02T13:39:00Z"/>
                <w:rFonts w:ascii="Calibri" w:eastAsia="Times New Roman" w:hAnsi="Calibri" w:cs="Calibri"/>
                <w:color w:val="000000"/>
                <w:lang w:eastAsia="en-AU"/>
              </w:rPr>
            </w:pPr>
            <w:ins w:id="3698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81" w:author="KIM, Jason" w:date="2019-04-02T13:39:00Z"/>
                <w:rFonts w:ascii="Calibri" w:eastAsia="Times New Roman" w:hAnsi="Calibri" w:cs="Calibri"/>
                <w:color w:val="000000"/>
                <w:lang w:eastAsia="en-AU"/>
              </w:rPr>
            </w:pPr>
            <w:ins w:id="36982" w:author="KIM, Jason" w:date="2019-04-02T13:39:00Z">
              <w:r w:rsidRPr="0056388D">
                <w:rPr>
                  <w:rFonts w:ascii="Calibri" w:eastAsia="Times New Roman" w:hAnsi="Calibri" w:cs="Calibri"/>
                  <w:color w:val="000000"/>
                  <w:lang w:eastAsia="en-AU"/>
                </w:rPr>
                <w:t>LLS2771</w:t>
              </w:r>
            </w:ins>
          </w:p>
        </w:tc>
        <w:tc>
          <w:tcPr>
            <w:tcW w:w="933" w:type="pct"/>
            <w:noWrap/>
            <w:hideMark/>
          </w:tcPr>
          <w:p w:rsidR="00110C18" w:rsidRPr="0056388D" w:rsidRDefault="00110C18" w:rsidP="00063728">
            <w:pPr>
              <w:rPr>
                <w:ins w:id="36983" w:author="KIM, Jason" w:date="2019-04-02T13:39:00Z"/>
                <w:rFonts w:ascii="Calibri" w:eastAsia="Times New Roman" w:hAnsi="Calibri" w:cs="Calibri"/>
                <w:color w:val="000000"/>
                <w:lang w:eastAsia="en-AU"/>
              </w:rPr>
            </w:pPr>
            <w:ins w:id="369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85" w:author="KIM, Jason" w:date="2019-04-02T13:39:00Z"/>
                <w:rFonts w:ascii="Calibri" w:eastAsia="Times New Roman" w:hAnsi="Calibri" w:cs="Calibri"/>
                <w:color w:val="000000"/>
                <w:lang w:eastAsia="en-AU"/>
              </w:rPr>
            </w:pPr>
            <w:ins w:id="36986" w:author="KIM, Jason" w:date="2019-04-02T13:39:00Z">
              <w:r w:rsidRPr="0056388D">
                <w:rPr>
                  <w:rFonts w:ascii="Calibri" w:eastAsia="Times New Roman" w:hAnsi="Calibri" w:cs="Calibri"/>
                  <w:color w:val="000000"/>
                  <w:lang w:eastAsia="en-AU"/>
                </w:rPr>
                <w:t>Chainage 9290</w:t>
              </w:r>
            </w:ins>
          </w:p>
        </w:tc>
        <w:tc>
          <w:tcPr>
            <w:tcW w:w="764" w:type="pct"/>
            <w:noWrap/>
            <w:hideMark/>
          </w:tcPr>
          <w:p w:rsidR="00110C18" w:rsidRPr="0056388D" w:rsidRDefault="00110C18" w:rsidP="00063728">
            <w:pPr>
              <w:jc w:val="right"/>
              <w:rPr>
                <w:ins w:id="36987" w:author="KIM, Jason" w:date="2019-04-02T13:39:00Z"/>
                <w:rFonts w:ascii="Calibri" w:eastAsia="Times New Roman" w:hAnsi="Calibri" w:cs="Calibri"/>
                <w:color w:val="000000"/>
                <w:lang w:eastAsia="en-AU"/>
              </w:rPr>
            </w:pPr>
            <w:ins w:id="369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89" w:author="KIM, Jason" w:date="2019-04-02T13:39:00Z"/>
        </w:trPr>
        <w:tc>
          <w:tcPr>
            <w:tcW w:w="708" w:type="pct"/>
            <w:vMerge w:val="restart"/>
            <w:noWrap/>
            <w:hideMark/>
          </w:tcPr>
          <w:p w:rsidR="00110C18" w:rsidRPr="0056388D" w:rsidRDefault="00110C18" w:rsidP="00063728">
            <w:pPr>
              <w:rPr>
                <w:ins w:id="36990" w:author="KIM, Jason" w:date="2019-04-02T13:39:00Z"/>
                <w:rFonts w:ascii="Calibri" w:eastAsia="Times New Roman" w:hAnsi="Calibri" w:cs="Calibri"/>
                <w:color w:val="000000"/>
                <w:lang w:eastAsia="en-AU"/>
              </w:rPr>
            </w:pPr>
            <w:ins w:id="36991" w:author="KIM, Jason" w:date="2019-04-02T13:39:00Z">
              <w:r w:rsidRPr="0056388D">
                <w:rPr>
                  <w:rFonts w:ascii="Calibri" w:eastAsia="Times New Roman" w:hAnsi="Calibri" w:cs="Calibri"/>
                  <w:color w:val="000000"/>
                  <w:lang w:eastAsia="en-AU"/>
                </w:rPr>
                <w:t>LLE70K81</w:t>
              </w:r>
            </w:ins>
          </w:p>
        </w:tc>
        <w:tc>
          <w:tcPr>
            <w:tcW w:w="605" w:type="pct"/>
            <w:noWrap/>
            <w:hideMark/>
          </w:tcPr>
          <w:p w:rsidR="00110C18" w:rsidRPr="0056388D" w:rsidRDefault="00110C18" w:rsidP="00063728">
            <w:pPr>
              <w:rPr>
                <w:ins w:id="36992" w:author="KIM, Jason" w:date="2019-04-02T13:39:00Z"/>
                <w:rFonts w:ascii="Calibri" w:eastAsia="Times New Roman" w:hAnsi="Calibri" w:cs="Calibri"/>
                <w:color w:val="000000"/>
                <w:lang w:eastAsia="en-AU"/>
              </w:rPr>
            </w:pPr>
            <w:ins w:id="36993"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6994" w:author="KIM, Jason" w:date="2019-04-02T13:39:00Z"/>
                <w:rFonts w:ascii="Calibri" w:eastAsia="Times New Roman" w:hAnsi="Calibri" w:cs="Calibri"/>
                <w:color w:val="000000"/>
                <w:lang w:eastAsia="en-AU"/>
              </w:rPr>
            </w:pPr>
            <w:ins w:id="3699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96" w:author="KIM, Jason" w:date="2019-04-02T13:39:00Z"/>
                <w:rFonts w:ascii="Calibri" w:eastAsia="Times New Roman" w:hAnsi="Calibri" w:cs="Calibri"/>
                <w:color w:val="000000"/>
                <w:lang w:eastAsia="en-AU"/>
              </w:rPr>
            </w:pPr>
            <w:ins w:id="36997" w:author="KIM, Jason" w:date="2019-04-02T13:39:00Z">
              <w:r w:rsidRPr="0056388D">
                <w:rPr>
                  <w:rFonts w:ascii="Calibri" w:eastAsia="Times New Roman" w:hAnsi="Calibri" w:cs="Calibri"/>
                  <w:color w:val="000000"/>
                  <w:lang w:eastAsia="en-AU"/>
                </w:rPr>
                <w:t>LLS2750</w:t>
              </w:r>
            </w:ins>
          </w:p>
        </w:tc>
        <w:tc>
          <w:tcPr>
            <w:tcW w:w="933" w:type="pct"/>
            <w:noWrap/>
            <w:hideMark/>
          </w:tcPr>
          <w:p w:rsidR="00110C18" w:rsidRPr="0056388D" w:rsidRDefault="00110C18" w:rsidP="00063728">
            <w:pPr>
              <w:rPr>
                <w:ins w:id="36998" w:author="KIM, Jason" w:date="2019-04-02T13:39:00Z"/>
                <w:rFonts w:ascii="Calibri" w:eastAsia="Times New Roman" w:hAnsi="Calibri" w:cs="Calibri"/>
                <w:color w:val="000000"/>
                <w:lang w:eastAsia="en-AU"/>
              </w:rPr>
            </w:pPr>
            <w:ins w:id="369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00" w:author="KIM, Jason" w:date="2019-04-02T13:39:00Z"/>
                <w:rFonts w:ascii="Calibri" w:eastAsia="Times New Roman" w:hAnsi="Calibri" w:cs="Calibri"/>
                <w:color w:val="000000"/>
                <w:lang w:eastAsia="en-AU"/>
              </w:rPr>
            </w:pPr>
            <w:ins w:id="37001" w:author="KIM, Jason" w:date="2019-04-02T13:39:00Z">
              <w:r w:rsidRPr="0056388D">
                <w:rPr>
                  <w:rFonts w:ascii="Calibri" w:eastAsia="Times New Roman" w:hAnsi="Calibri" w:cs="Calibri"/>
                  <w:color w:val="000000"/>
                  <w:lang w:eastAsia="en-AU"/>
                </w:rPr>
                <w:t>Chainage 9075</w:t>
              </w:r>
            </w:ins>
          </w:p>
        </w:tc>
        <w:tc>
          <w:tcPr>
            <w:tcW w:w="764" w:type="pct"/>
            <w:noWrap/>
            <w:hideMark/>
          </w:tcPr>
          <w:p w:rsidR="00110C18" w:rsidRPr="0056388D" w:rsidRDefault="00110C18" w:rsidP="00063728">
            <w:pPr>
              <w:jc w:val="right"/>
              <w:rPr>
                <w:ins w:id="37002" w:author="KIM, Jason" w:date="2019-04-02T13:39:00Z"/>
                <w:rFonts w:ascii="Calibri" w:eastAsia="Times New Roman" w:hAnsi="Calibri" w:cs="Calibri"/>
                <w:color w:val="000000"/>
                <w:lang w:eastAsia="en-AU"/>
              </w:rPr>
            </w:pPr>
            <w:ins w:id="370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04" w:author="KIM, Jason" w:date="2019-04-02T13:39:00Z"/>
        </w:trPr>
        <w:tc>
          <w:tcPr>
            <w:tcW w:w="708" w:type="pct"/>
            <w:vMerge/>
            <w:hideMark/>
          </w:tcPr>
          <w:p w:rsidR="00110C18" w:rsidRPr="0056388D" w:rsidRDefault="00110C18" w:rsidP="00063728">
            <w:pPr>
              <w:rPr>
                <w:ins w:id="370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06" w:author="KIM, Jason" w:date="2019-04-02T13:39:00Z"/>
                <w:rFonts w:ascii="Calibri" w:eastAsia="Times New Roman" w:hAnsi="Calibri" w:cs="Calibri"/>
                <w:color w:val="000000"/>
                <w:lang w:eastAsia="en-AU"/>
              </w:rPr>
            </w:pPr>
            <w:ins w:id="37007"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08" w:author="KIM, Jason" w:date="2019-04-02T13:39:00Z"/>
                <w:rFonts w:ascii="Calibri" w:eastAsia="Times New Roman" w:hAnsi="Calibri" w:cs="Calibri"/>
                <w:color w:val="000000"/>
                <w:lang w:eastAsia="en-AU"/>
              </w:rPr>
            </w:pPr>
            <w:ins w:id="3700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10" w:author="KIM, Jason" w:date="2019-04-02T13:39:00Z"/>
                <w:rFonts w:ascii="Calibri" w:eastAsia="Times New Roman" w:hAnsi="Calibri" w:cs="Calibri"/>
                <w:color w:val="000000"/>
                <w:lang w:eastAsia="en-AU"/>
              </w:rPr>
            </w:pPr>
            <w:ins w:id="37011" w:author="KIM, Jason" w:date="2019-04-02T13:39:00Z">
              <w:r w:rsidRPr="0056388D">
                <w:rPr>
                  <w:rFonts w:ascii="Calibri" w:eastAsia="Times New Roman" w:hAnsi="Calibri" w:cs="Calibri"/>
                  <w:color w:val="000000"/>
                  <w:lang w:eastAsia="en-AU"/>
                </w:rPr>
                <w:t>LLS2751</w:t>
              </w:r>
            </w:ins>
          </w:p>
        </w:tc>
        <w:tc>
          <w:tcPr>
            <w:tcW w:w="933" w:type="pct"/>
            <w:noWrap/>
            <w:hideMark/>
          </w:tcPr>
          <w:p w:rsidR="00110C18" w:rsidRPr="0056388D" w:rsidRDefault="00110C18" w:rsidP="00063728">
            <w:pPr>
              <w:rPr>
                <w:ins w:id="37012" w:author="KIM, Jason" w:date="2019-04-02T13:39:00Z"/>
                <w:rFonts w:ascii="Calibri" w:eastAsia="Times New Roman" w:hAnsi="Calibri" w:cs="Calibri"/>
                <w:color w:val="000000"/>
                <w:lang w:eastAsia="en-AU"/>
              </w:rPr>
            </w:pPr>
            <w:ins w:id="370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14" w:author="KIM, Jason" w:date="2019-04-02T13:39:00Z"/>
                <w:rFonts w:ascii="Calibri" w:eastAsia="Times New Roman" w:hAnsi="Calibri" w:cs="Calibri"/>
                <w:color w:val="000000"/>
                <w:lang w:eastAsia="en-AU"/>
              </w:rPr>
            </w:pPr>
            <w:ins w:id="37015" w:author="KIM, Jason" w:date="2019-04-02T13:39:00Z">
              <w:r w:rsidRPr="0056388D">
                <w:rPr>
                  <w:rFonts w:ascii="Calibri" w:eastAsia="Times New Roman" w:hAnsi="Calibri" w:cs="Calibri"/>
                  <w:color w:val="000000"/>
                  <w:lang w:eastAsia="en-AU"/>
                </w:rPr>
                <w:t>Chainage 9085</w:t>
              </w:r>
            </w:ins>
          </w:p>
        </w:tc>
        <w:tc>
          <w:tcPr>
            <w:tcW w:w="764" w:type="pct"/>
            <w:noWrap/>
            <w:hideMark/>
          </w:tcPr>
          <w:p w:rsidR="00110C18" w:rsidRPr="0056388D" w:rsidRDefault="00110C18" w:rsidP="00063728">
            <w:pPr>
              <w:jc w:val="right"/>
              <w:rPr>
                <w:ins w:id="37016" w:author="KIM, Jason" w:date="2019-04-02T13:39:00Z"/>
                <w:rFonts w:ascii="Calibri" w:eastAsia="Times New Roman" w:hAnsi="Calibri" w:cs="Calibri"/>
                <w:color w:val="000000"/>
                <w:lang w:eastAsia="en-AU"/>
              </w:rPr>
            </w:pPr>
            <w:ins w:id="370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18" w:author="KIM, Jason" w:date="2019-04-02T13:39:00Z"/>
        </w:trPr>
        <w:tc>
          <w:tcPr>
            <w:tcW w:w="708" w:type="pct"/>
            <w:vMerge/>
            <w:hideMark/>
          </w:tcPr>
          <w:p w:rsidR="00110C18" w:rsidRPr="0056388D" w:rsidRDefault="00110C18" w:rsidP="00063728">
            <w:pPr>
              <w:rPr>
                <w:ins w:id="370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20" w:author="KIM, Jason" w:date="2019-04-02T13:39:00Z"/>
                <w:rFonts w:ascii="Calibri" w:eastAsia="Times New Roman" w:hAnsi="Calibri" w:cs="Calibri"/>
                <w:color w:val="000000"/>
                <w:lang w:eastAsia="en-AU"/>
              </w:rPr>
            </w:pPr>
            <w:ins w:id="37021"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22" w:author="KIM, Jason" w:date="2019-04-02T13:39:00Z"/>
                <w:rFonts w:ascii="Calibri" w:eastAsia="Times New Roman" w:hAnsi="Calibri" w:cs="Calibri"/>
                <w:color w:val="000000"/>
                <w:lang w:eastAsia="en-AU"/>
              </w:rPr>
            </w:pPr>
            <w:ins w:id="3702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24" w:author="KIM, Jason" w:date="2019-04-02T13:39:00Z"/>
                <w:rFonts w:ascii="Calibri" w:eastAsia="Times New Roman" w:hAnsi="Calibri" w:cs="Calibri"/>
                <w:color w:val="000000"/>
                <w:lang w:eastAsia="en-AU"/>
              </w:rPr>
            </w:pPr>
            <w:ins w:id="37025" w:author="KIM, Jason" w:date="2019-04-02T13:39:00Z">
              <w:r w:rsidRPr="0056388D">
                <w:rPr>
                  <w:rFonts w:ascii="Calibri" w:eastAsia="Times New Roman" w:hAnsi="Calibri" w:cs="Calibri"/>
                  <w:color w:val="000000"/>
                  <w:lang w:eastAsia="en-AU"/>
                </w:rPr>
                <w:t>LLS2752</w:t>
              </w:r>
            </w:ins>
          </w:p>
        </w:tc>
        <w:tc>
          <w:tcPr>
            <w:tcW w:w="933" w:type="pct"/>
            <w:noWrap/>
            <w:hideMark/>
          </w:tcPr>
          <w:p w:rsidR="00110C18" w:rsidRPr="0056388D" w:rsidRDefault="00110C18" w:rsidP="00063728">
            <w:pPr>
              <w:rPr>
                <w:ins w:id="37026" w:author="KIM, Jason" w:date="2019-04-02T13:39:00Z"/>
                <w:rFonts w:ascii="Calibri" w:eastAsia="Times New Roman" w:hAnsi="Calibri" w:cs="Calibri"/>
                <w:color w:val="000000"/>
                <w:lang w:eastAsia="en-AU"/>
              </w:rPr>
            </w:pPr>
            <w:ins w:id="370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28" w:author="KIM, Jason" w:date="2019-04-02T13:39:00Z"/>
                <w:rFonts w:ascii="Calibri" w:eastAsia="Times New Roman" w:hAnsi="Calibri" w:cs="Calibri"/>
                <w:color w:val="000000"/>
                <w:lang w:eastAsia="en-AU"/>
              </w:rPr>
            </w:pPr>
            <w:ins w:id="37029" w:author="KIM, Jason" w:date="2019-04-02T13:39:00Z">
              <w:r w:rsidRPr="0056388D">
                <w:rPr>
                  <w:rFonts w:ascii="Calibri" w:eastAsia="Times New Roman" w:hAnsi="Calibri" w:cs="Calibri"/>
                  <w:color w:val="000000"/>
                  <w:lang w:eastAsia="en-AU"/>
                </w:rPr>
                <w:t>Chainage 9095</w:t>
              </w:r>
            </w:ins>
          </w:p>
        </w:tc>
        <w:tc>
          <w:tcPr>
            <w:tcW w:w="764" w:type="pct"/>
            <w:noWrap/>
            <w:hideMark/>
          </w:tcPr>
          <w:p w:rsidR="00110C18" w:rsidRPr="0056388D" w:rsidRDefault="00110C18" w:rsidP="00063728">
            <w:pPr>
              <w:jc w:val="right"/>
              <w:rPr>
                <w:ins w:id="37030" w:author="KIM, Jason" w:date="2019-04-02T13:39:00Z"/>
                <w:rFonts w:ascii="Calibri" w:eastAsia="Times New Roman" w:hAnsi="Calibri" w:cs="Calibri"/>
                <w:color w:val="000000"/>
                <w:lang w:eastAsia="en-AU"/>
              </w:rPr>
            </w:pPr>
            <w:ins w:id="370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32" w:author="KIM, Jason" w:date="2019-04-02T13:39:00Z"/>
        </w:trPr>
        <w:tc>
          <w:tcPr>
            <w:tcW w:w="708" w:type="pct"/>
            <w:vMerge/>
            <w:hideMark/>
          </w:tcPr>
          <w:p w:rsidR="00110C18" w:rsidRPr="0056388D" w:rsidRDefault="00110C18" w:rsidP="00063728">
            <w:pPr>
              <w:rPr>
                <w:ins w:id="370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34" w:author="KIM, Jason" w:date="2019-04-02T13:39:00Z"/>
                <w:rFonts w:ascii="Calibri" w:eastAsia="Times New Roman" w:hAnsi="Calibri" w:cs="Calibri"/>
                <w:color w:val="000000"/>
                <w:lang w:eastAsia="en-AU"/>
              </w:rPr>
            </w:pPr>
            <w:ins w:id="37035"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36" w:author="KIM, Jason" w:date="2019-04-02T13:39:00Z"/>
                <w:rFonts w:ascii="Calibri" w:eastAsia="Times New Roman" w:hAnsi="Calibri" w:cs="Calibri"/>
                <w:color w:val="000000"/>
                <w:lang w:eastAsia="en-AU"/>
              </w:rPr>
            </w:pPr>
            <w:ins w:id="3703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38" w:author="KIM, Jason" w:date="2019-04-02T13:39:00Z"/>
                <w:rFonts w:ascii="Calibri" w:eastAsia="Times New Roman" w:hAnsi="Calibri" w:cs="Calibri"/>
                <w:color w:val="000000"/>
                <w:lang w:eastAsia="en-AU"/>
              </w:rPr>
            </w:pPr>
            <w:ins w:id="37039" w:author="KIM, Jason" w:date="2019-04-02T13:39:00Z">
              <w:r w:rsidRPr="0056388D">
                <w:rPr>
                  <w:rFonts w:ascii="Calibri" w:eastAsia="Times New Roman" w:hAnsi="Calibri" w:cs="Calibri"/>
                  <w:color w:val="000000"/>
                  <w:lang w:eastAsia="en-AU"/>
                </w:rPr>
                <w:t>LLS2753</w:t>
              </w:r>
            </w:ins>
          </w:p>
        </w:tc>
        <w:tc>
          <w:tcPr>
            <w:tcW w:w="933" w:type="pct"/>
            <w:noWrap/>
            <w:hideMark/>
          </w:tcPr>
          <w:p w:rsidR="00110C18" w:rsidRPr="0056388D" w:rsidRDefault="00110C18" w:rsidP="00063728">
            <w:pPr>
              <w:rPr>
                <w:ins w:id="37040" w:author="KIM, Jason" w:date="2019-04-02T13:39:00Z"/>
                <w:rFonts w:ascii="Calibri" w:eastAsia="Times New Roman" w:hAnsi="Calibri" w:cs="Calibri"/>
                <w:color w:val="000000"/>
                <w:lang w:eastAsia="en-AU"/>
              </w:rPr>
            </w:pPr>
            <w:ins w:id="370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42" w:author="KIM, Jason" w:date="2019-04-02T13:39:00Z"/>
                <w:rFonts w:ascii="Calibri" w:eastAsia="Times New Roman" w:hAnsi="Calibri" w:cs="Calibri"/>
                <w:color w:val="000000"/>
                <w:lang w:eastAsia="en-AU"/>
              </w:rPr>
            </w:pPr>
            <w:ins w:id="37043" w:author="KIM, Jason" w:date="2019-04-02T13:39:00Z">
              <w:r w:rsidRPr="0056388D">
                <w:rPr>
                  <w:rFonts w:ascii="Calibri" w:eastAsia="Times New Roman" w:hAnsi="Calibri" w:cs="Calibri"/>
                  <w:color w:val="000000"/>
                  <w:lang w:eastAsia="en-AU"/>
                </w:rPr>
                <w:t>Chainage 9104</w:t>
              </w:r>
            </w:ins>
          </w:p>
        </w:tc>
        <w:tc>
          <w:tcPr>
            <w:tcW w:w="764" w:type="pct"/>
            <w:noWrap/>
            <w:hideMark/>
          </w:tcPr>
          <w:p w:rsidR="00110C18" w:rsidRPr="0056388D" w:rsidRDefault="00110C18" w:rsidP="00063728">
            <w:pPr>
              <w:jc w:val="right"/>
              <w:rPr>
                <w:ins w:id="37044" w:author="KIM, Jason" w:date="2019-04-02T13:39:00Z"/>
                <w:rFonts w:ascii="Calibri" w:eastAsia="Times New Roman" w:hAnsi="Calibri" w:cs="Calibri"/>
                <w:color w:val="000000"/>
                <w:lang w:eastAsia="en-AU"/>
              </w:rPr>
            </w:pPr>
            <w:ins w:id="370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46" w:author="KIM, Jason" w:date="2019-04-02T13:39:00Z"/>
        </w:trPr>
        <w:tc>
          <w:tcPr>
            <w:tcW w:w="708" w:type="pct"/>
            <w:vMerge/>
            <w:hideMark/>
          </w:tcPr>
          <w:p w:rsidR="00110C18" w:rsidRPr="0056388D" w:rsidRDefault="00110C18" w:rsidP="00063728">
            <w:pPr>
              <w:rPr>
                <w:ins w:id="370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48" w:author="KIM, Jason" w:date="2019-04-02T13:39:00Z"/>
                <w:rFonts w:ascii="Calibri" w:eastAsia="Times New Roman" w:hAnsi="Calibri" w:cs="Calibri"/>
                <w:color w:val="000000"/>
                <w:lang w:eastAsia="en-AU"/>
              </w:rPr>
            </w:pPr>
            <w:ins w:id="37049"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50" w:author="KIM, Jason" w:date="2019-04-02T13:39:00Z"/>
                <w:rFonts w:ascii="Calibri" w:eastAsia="Times New Roman" w:hAnsi="Calibri" w:cs="Calibri"/>
                <w:color w:val="000000"/>
                <w:lang w:eastAsia="en-AU"/>
              </w:rPr>
            </w:pPr>
            <w:ins w:id="3705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52" w:author="KIM, Jason" w:date="2019-04-02T13:39:00Z"/>
                <w:rFonts w:ascii="Calibri" w:eastAsia="Times New Roman" w:hAnsi="Calibri" w:cs="Calibri"/>
                <w:color w:val="000000"/>
                <w:lang w:eastAsia="en-AU"/>
              </w:rPr>
            </w:pPr>
            <w:ins w:id="37053" w:author="KIM, Jason" w:date="2019-04-02T13:39:00Z">
              <w:r w:rsidRPr="0056388D">
                <w:rPr>
                  <w:rFonts w:ascii="Calibri" w:eastAsia="Times New Roman" w:hAnsi="Calibri" w:cs="Calibri"/>
                  <w:color w:val="000000"/>
                  <w:lang w:eastAsia="en-AU"/>
                </w:rPr>
                <w:t>LLS2754</w:t>
              </w:r>
            </w:ins>
          </w:p>
        </w:tc>
        <w:tc>
          <w:tcPr>
            <w:tcW w:w="933" w:type="pct"/>
            <w:noWrap/>
            <w:hideMark/>
          </w:tcPr>
          <w:p w:rsidR="00110C18" w:rsidRPr="0056388D" w:rsidRDefault="00110C18" w:rsidP="00063728">
            <w:pPr>
              <w:rPr>
                <w:ins w:id="37054" w:author="KIM, Jason" w:date="2019-04-02T13:39:00Z"/>
                <w:rFonts w:ascii="Calibri" w:eastAsia="Times New Roman" w:hAnsi="Calibri" w:cs="Calibri"/>
                <w:color w:val="000000"/>
                <w:lang w:eastAsia="en-AU"/>
              </w:rPr>
            </w:pPr>
            <w:ins w:id="370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56" w:author="KIM, Jason" w:date="2019-04-02T13:39:00Z"/>
                <w:rFonts w:ascii="Calibri" w:eastAsia="Times New Roman" w:hAnsi="Calibri" w:cs="Calibri"/>
                <w:color w:val="000000"/>
                <w:lang w:eastAsia="en-AU"/>
              </w:rPr>
            </w:pPr>
            <w:ins w:id="37057" w:author="KIM, Jason" w:date="2019-04-02T13:39:00Z">
              <w:r w:rsidRPr="0056388D">
                <w:rPr>
                  <w:rFonts w:ascii="Calibri" w:eastAsia="Times New Roman" w:hAnsi="Calibri" w:cs="Calibri"/>
                  <w:color w:val="000000"/>
                  <w:lang w:eastAsia="en-AU"/>
                </w:rPr>
                <w:t>Chainage 9114</w:t>
              </w:r>
            </w:ins>
          </w:p>
        </w:tc>
        <w:tc>
          <w:tcPr>
            <w:tcW w:w="764" w:type="pct"/>
            <w:noWrap/>
            <w:hideMark/>
          </w:tcPr>
          <w:p w:rsidR="00110C18" w:rsidRPr="0056388D" w:rsidRDefault="00110C18" w:rsidP="00063728">
            <w:pPr>
              <w:jc w:val="right"/>
              <w:rPr>
                <w:ins w:id="37058" w:author="KIM, Jason" w:date="2019-04-02T13:39:00Z"/>
                <w:rFonts w:ascii="Calibri" w:eastAsia="Times New Roman" w:hAnsi="Calibri" w:cs="Calibri"/>
                <w:color w:val="000000"/>
                <w:lang w:eastAsia="en-AU"/>
              </w:rPr>
            </w:pPr>
            <w:ins w:id="370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60" w:author="KIM, Jason" w:date="2019-04-02T13:39:00Z"/>
        </w:trPr>
        <w:tc>
          <w:tcPr>
            <w:tcW w:w="708" w:type="pct"/>
            <w:vMerge/>
            <w:hideMark/>
          </w:tcPr>
          <w:p w:rsidR="00110C18" w:rsidRPr="0056388D" w:rsidRDefault="00110C18" w:rsidP="00063728">
            <w:pPr>
              <w:rPr>
                <w:ins w:id="370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62" w:author="KIM, Jason" w:date="2019-04-02T13:39:00Z"/>
                <w:rFonts w:ascii="Calibri" w:eastAsia="Times New Roman" w:hAnsi="Calibri" w:cs="Calibri"/>
                <w:color w:val="000000"/>
                <w:lang w:eastAsia="en-AU"/>
              </w:rPr>
            </w:pPr>
            <w:ins w:id="37063"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64" w:author="KIM, Jason" w:date="2019-04-02T13:39:00Z"/>
                <w:rFonts w:ascii="Calibri" w:eastAsia="Times New Roman" w:hAnsi="Calibri" w:cs="Calibri"/>
                <w:color w:val="000000"/>
                <w:lang w:eastAsia="en-AU"/>
              </w:rPr>
            </w:pPr>
            <w:ins w:id="370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66" w:author="KIM, Jason" w:date="2019-04-02T13:39:00Z"/>
                <w:rFonts w:ascii="Calibri" w:eastAsia="Times New Roman" w:hAnsi="Calibri" w:cs="Calibri"/>
                <w:color w:val="000000"/>
                <w:lang w:eastAsia="en-AU"/>
              </w:rPr>
            </w:pPr>
            <w:ins w:id="37067" w:author="KIM, Jason" w:date="2019-04-02T13:39:00Z">
              <w:r w:rsidRPr="0056388D">
                <w:rPr>
                  <w:rFonts w:ascii="Calibri" w:eastAsia="Times New Roman" w:hAnsi="Calibri" w:cs="Calibri"/>
                  <w:color w:val="000000"/>
                  <w:lang w:eastAsia="en-AU"/>
                </w:rPr>
                <w:t>LLS2755</w:t>
              </w:r>
            </w:ins>
          </w:p>
        </w:tc>
        <w:tc>
          <w:tcPr>
            <w:tcW w:w="933" w:type="pct"/>
            <w:noWrap/>
            <w:hideMark/>
          </w:tcPr>
          <w:p w:rsidR="00110C18" w:rsidRPr="0056388D" w:rsidRDefault="00110C18" w:rsidP="00063728">
            <w:pPr>
              <w:rPr>
                <w:ins w:id="37068" w:author="KIM, Jason" w:date="2019-04-02T13:39:00Z"/>
                <w:rFonts w:ascii="Calibri" w:eastAsia="Times New Roman" w:hAnsi="Calibri" w:cs="Calibri"/>
                <w:color w:val="000000"/>
                <w:lang w:eastAsia="en-AU"/>
              </w:rPr>
            </w:pPr>
            <w:ins w:id="370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70" w:author="KIM, Jason" w:date="2019-04-02T13:39:00Z"/>
                <w:rFonts w:ascii="Calibri" w:eastAsia="Times New Roman" w:hAnsi="Calibri" w:cs="Calibri"/>
                <w:color w:val="000000"/>
                <w:lang w:eastAsia="en-AU"/>
              </w:rPr>
            </w:pPr>
            <w:ins w:id="37071" w:author="KIM, Jason" w:date="2019-04-02T13:39:00Z">
              <w:r w:rsidRPr="0056388D">
                <w:rPr>
                  <w:rFonts w:ascii="Calibri" w:eastAsia="Times New Roman" w:hAnsi="Calibri" w:cs="Calibri"/>
                  <w:color w:val="000000"/>
                  <w:lang w:eastAsia="en-AU"/>
                </w:rPr>
                <w:t>Chainage 9123</w:t>
              </w:r>
            </w:ins>
          </w:p>
        </w:tc>
        <w:tc>
          <w:tcPr>
            <w:tcW w:w="764" w:type="pct"/>
            <w:noWrap/>
            <w:hideMark/>
          </w:tcPr>
          <w:p w:rsidR="00110C18" w:rsidRPr="0056388D" w:rsidRDefault="00110C18" w:rsidP="00063728">
            <w:pPr>
              <w:jc w:val="right"/>
              <w:rPr>
                <w:ins w:id="37072" w:author="KIM, Jason" w:date="2019-04-02T13:39:00Z"/>
                <w:rFonts w:ascii="Calibri" w:eastAsia="Times New Roman" w:hAnsi="Calibri" w:cs="Calibri"/>
                <w:color w:val="000000"/>
                <w:lang w:eastAsia="en-AU"/>
              </w:rPr>
            </w:pPr>
            <w:ins w:id="370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74" w:author="KIM, Jason" w:date="2019-04-02T13:39:00Z"/>
        </w:trPr>
        <w:tc>
          <w:tcPr>
            <w:tcW w:w="708" w:type="pct"/>
            <w:vMerge/>
            <w:hideMark/>
          </w:tcPr>
          <w:p w:rsidR="00110C18" w:rsidRPr="0056388D" w:rsidRDefault="00110C18" w:rsidP="00063728">
            <w:pPr>
              <w:rPr>
                <w:ins w:id="370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76" w:author="KIM, Jason" w:date="2019-04-02T13:39:00Z"/>
                <w:rFonts w:ascii="Calibri" w:eastAsia="Times New Roman" w:hAnsi="Calibri" w:cs="Calibri"/>
                <w:color w:val="000000"/>
                <w:lang w:eastAsia="en-AU"/>
              </w:rPr>
            </w:pPr>
            <w:ins w:id="37077"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78" w:author="KIM, Jason" w:date="2019-04-02T13:39:00Z"/>
                <w:rFonts w:ascii="Calibri" w:eastAsia="Times New Roman" w:hAnsi="Calibri" w:cs="Calibri"/>
                <w:color w:val="000000"/>
                <w:lang w:eastAsia="en-AU"/>
              </w:rPr>
            </w:pPr>
            <w:ins w:id="370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80" w:author="KIM, Jason" w:date="2019-04-02T13:39:00Z"/>
                <w:rFonts w:ascii="Calibri" w:eastAsia="Times New Roman" w:hAnsi="Calibri" w:cs="Calibri"/>
                <w:color w:val="000000"/>
                <w:lang w:eastAsia="en-AU"/>
              </w:rPr>
            </w:pPr>
            <w:ins w:id="37081" w:author="KIM, Jason" w:date="2019-04-02T13:39:00Z">
              <w:r w:rsidRPr="0056388D">
                <w:rPr>
                  <w:rFonts w:ascii="Calibri" w:eastAsia="Times New Roman" w:hAnsi="Calibri" w:cs="Calibri"/>
                  <w:color w:val="000000"/>
                  <w:lang w:eastAsia="en-AU"/>
                </w:rPr>
                <w:t>LLS2756</w:t>
              </w:r>
            </w:ins>
          </w:p>
        </w:tc>
        <w:tc>
          <w:tcPr>
            <w:tcW w:w="933" w:type="pct"/>
            <w:noWrap/>
            <w:hideMark/>
          </w:tcPr>
          <w:p w:rsidR="00110C18" w:rsidRPr="0056388D" w:rsidRDefault="00110C18" w:rsidP="00063728">
            <w:pPr>
              <w:rPr>
                <w:ins w:id="37082" w:author="KIM, Jason" w:date="2019-04-02T13:39:00Z"/>
                <w:rFonts w:ascii="Calibri" w:eastAsia="Times New Roman" w:hAnsi="Calibri" w:cs="Calibri"/>
                <w:color w:val="000000"/>
                <w:lang w:eastAsia="en-AU"/>
              </w:rPr>
            </w:pPr>
            <w:ins w:id="370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84" w:author="KIM, Jason" w:date="2019-04-02T13:39:00Z"/>
                <w:rFonts w:ascii="Calibri" w:eastAsia="Times New Roman" w:hAnsi="Calibri" w:cs="Calibri"/>
                <w:color w:val="000000"/>
                <w:lang w:eastAsia="en-AU"/>
              </w:rPr>
            </w:pPr>
            <w:ins w:id="37085" w:author="KIM, Jason" w:date="2019-04-02T13:39:00Z">
              <w:r w:rsidRPr="0056388D">
                <w:rPr>
                  <w:rFonts w:ascii="Calibri" w:eastAsia="Times New Roman" w:hAnsi="Calibri" w:cs="Calibri"/>
                  <w:color w:val="000000"/>
                  <w:lang w:eastAsia="en-AU"/>
                </w:rPr>
                <w:t>Chainage 9133</w:t>
              </w:r>
            </w:ins>
          </w:p>
        </w:tc>
        <w:tc>
          <w:tcPr>
            <w:tcW w:w="764" w:type="pct"/>
            <w:noWrap/>
            <w:hideMark/>
          </w:tcPr>
          <w:p w:rsidR="00110C18" w:rsidRPr="0056388D" w:rsidRDefault="00110C18" w:rsidP="00063728">
            <w:pPr>
              <w:jc w:val="right"/>
              <w:rPr>
                <w:ins w:id="37086" w:author="KIM, Jason" w:date="2019-04-02T13:39:00Z"/>
                <w:rFonts w:ascii="Calibri" w:eastAsia="Times New Roman" w:hAnsi="Calibri" w:cs="Calibri"/>
                <w:color w:val="000000"/>
                <w:lang w:eastAsia="en-AU"/>
              </w:rPr>
            </w:pPr>
            <w:ins w:id="370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88" w:author="KIM, Jason" w:date="2019-04-02T13:39:00Z"/>
        </w:trPr>
        <w:tc>
          <w:tcPr>
            <w:tcW w:w="708" w:type="pct"/>
            <w:vMerge/>
            <w:hideMark/>
          </w:tcPr>
          <w:p w:rsidR="00110C18" w:rsidRPr="0056388D" w:rsidRDefault="00110C18" w:rsidP="00063728">
            <w:pPr>
              <w:rPr>
                <w:ins w:id="370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90" w:author="KIM, Jason" w:date="2019-04-02T13:39:00Z"/>
                <w:rFonts w:ascii="Calibri" w:eastAsia="Times New Roman" w:hAnsi="Calibri" w:cs="Calibri"/>
                <w:color w:val="000000"/>
                <w:lang w:eastAsia="en-AU"/>
              </w:rPr>
            </w:pPr>
            <w:ins w:id="37091"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92" w:author="KIM, Jason" w:date="2019-04-02T13:39:00Z"/>
                <w:rFonts w:ascii="Calibri" w:eastAsia="Times New Roman" w:hAnsi="Calibri" w:cs="Calibri"/>
                <w:color w:val="000000"/>
                <w:lang w:eastAsia="en-AU"/>
              </w:rPr>
            </w:pPr>
            <w:ins w:id="370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94" w:author="KIM, Jason" w:date="2019-04-02T13:39:00Z"/>
                <w:rFonts w:ascii="Calibri" w:eastAsia="Times New Roman" w:hAnsi="Calibri" w:cs="Calibri"/>
                <w:color w:val="000000"/>
                <w:lang w:eastAsia="en-AU"/>
              </w:rPr>
            </w:pPr>
            <w:ins w:id="37095" w:author="KIM, Jason" w:date="2019-04-02T13:39:00Z">
              <w:r w:rsidRPr="0056388D">
                <w:rPr>
                  <w:rFonts w:ascii="Calibri" w:eastAsia="Times New Roman" w:hAnsi="Calibri" w:cs="Calibri"/>
                  <w:color w:val="000000"/>
                  <w:lang w:eastAsia="en-AU"/>
                </w:rPr>
                <w:t>LLS2757</w:t>
              </w:r>
            </w:ins>
          </w:p>
        </w:tc>
        <w:tc>
          <w:tcPr>
            <w:tcW w:w="933" w:type="pct"/>
            <w:noWrap/>
            <w:hideMark/>
          </w:tcPr>
          <w:p w:rsidR="00110C18" w:rsidRPr="0056388D" w:rsidRDefault="00110C18" w:rsidP="00063728">
            <w:pPr>
              <w:rPr>
                <w:ins w:id="37096" w:author="KIM, Jason" w:date="2019-04-02T13:39:00Z"/>
                <w:rFonts w:ascii="Calibri" w:eastAsia="Times New Roman" w:hAnsi="Calibri" w:cs="Calibri"/>
                <w:color w:val="000000"/>
                <w:lang w:eastAsia="en-AU"/>
              </w:rPr>
            </w:pPr>
            <w:ins w:id="370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98" w:author="KIM, Jason" w:date="2019-04-02T13:39:00Z"/>
                <w:rFonts w:ascii="Calibri" w:eastAsia="Times New Roman" w:hAnsi="Calibri" w:cs="Calibri"/>
                <w:color w:val="000000"/>
                <w:lang w:eastAsia="en-AU"/>
              </w:rPr>
            </w:pPr>
            <w:ins w:id="37099" w:author="KIM, Jason" w:date="2019-04-02T13:39:00Z">
              <w:r w:rsidRPr="0056388D">
                <w:rPr>
                  <w:rFonts w:ascii="Calibri" w:eastAsia="Times New Roman" w:hAnsi="Calibri" w:cs="Calibri"/>
                  <w:color w:val="000000"/>
                  <w:lang w:eastAsia="en-AU"/>
                </w:rPr>
                <w:t>Chainage 9143</w:t>
              </w:r>
            </w:ins>
          </w:p>
        </w:tc>
        <w:tc>
          <w:tcPr>
            <w:tcW w:w="764" w:type="pct"/>
            <w:noWrap/>
            <w:hideMark/>
          </w:tcPr>
          <w:p w:rsidR="00110C18" w:rsidRPr="0056388D" w:rsidRDefault="00110C18" w:rsidP="00063728">
            <w:pPr>
              <w:jc w:val="right"/>
              <w:rPr>
                <w:ins w:id="37100" w:author="KIM, Jason" w:date="2019-04-02T13:39:00Z"/>
                <w:rFonts w:ascii="Calibri" w:eastAsia="Times New Roman" w:hAnsi="Calibri" w:cs="Calibri"/>
                <w:color w:val="000000"/>
                <w:lang w:eastAsia="en-AU"/>
              </w:rPr>
            </w:pPr>
            <w:ins w:id="371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02" w:author="KIM, Jason" w:date="2019-04-02T13:39:00Z"/>
        </w:trPr>
        <w:tc>
          <w:tcPr>
            <w:tcW w:w="708" w:type="pct"/>
            <w:vMerge/>
            <w:hideMark/>
          </w:tcPr>
          <w:p w:rsidR="00110C18" w:rsidRPr="0056388D" w:rsidRDefault="00110C18" w:rsidP="00063728">
            <w:pPr>
              <w:rPr>
                <w:ins w:id="371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04" w:author="KIM, Jason" w:date="2019-04-02T13:39:00Z"/>
                <w:rFonts w:ascii="Calibri" w:eastAsia="Times New Roman" w:hAnsi="Calibri" w:cs="Calibri"/>
                <w:color w:val="000000"/>
                <w:lang w:eastAsia="en-AU"/>
              </w:rPr>
            </w:pPr>
            <w:ins w:id="37105"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06" w:author="KIM, Jason" w:date="2019-04-02T13:39:00Z"/>
                <w:rFonts w:ascii="Calibri" w:eastAsia="Times New Roman" w:hAnsi="Calibri" w:cs="Calibri"/>
                <w:color w:val="000000"/>
                <w:lang w:eastAsia="en-AU"/>
              </w:rPr>
            </w:pPr>
            <w:ins w:id="371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08" w:author="KIM, Jason" w:date="2019-04-02T13:39:00Z"/>
                <w:rFonts w:ascii="Calibri" w:eastAsia="Times New Roman" w:hAnsi="Calibri" w:cs="Calibri"/>
                <w:color w:val="000000"/>
                <w:lang w:eastAsia="en-AU"/>
              </w:rPr>
            </w:pPr>
            <w:ins w:id="37109" w:author="KIM, Jason" w:date="2019-04-02T13:39:00Z">
              <w:r w:rsidRPr="0056388D">
                <w:rPr>
                  <w:rFonts w:ascii="Calibri" w:eastAsia="Times New Roman" w:hAnsi="Calibri" w:cs="Calibri"/>
                  <w:color w:val="000000"/>
                  <w:lang w:eastAsia="en-AU"/>
                </w:rPr>
                <w:t>LLS2758</w:t>
              </w:r>
            </w:ins>
          </w:p>
        </w:tc>
        <w:tc>
          <w:tcPr>
            <w:tcW w:w="933" w:type="pct"/>
            <w:noWrap/>
            <w:hideMark/>
          </w:tcPr>
          <w:p w:rsidR="00110C18" w:rsidRPr="0056388D" w:rsidRDefault="00110C18" w:rsidP="00063728">
            <w:pPr>
              <w:rPr>
                <w:ins w:id="37110" w:author="KIM, Jason" w:date="2019-04-02T13:39:00Z"/>
                <w:rFonts w:ascii="Calibri" w:eastAsia="Times New Roman" w:hAnsi="Calibri" w:cs="Calibri"/>
                <w:color w:val="000000"/>
                <w:lang w:eastAsia="en-AU"/>
              </w:rPr>
            </w:pPr>
            <w:ins w:id="371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12" w:author="KIM, Jason" w:date="2019-04-02T13:39:00Z"/>
                <w:rFonts w:ascii="Calibri" w:eastAsia="Times New Roman" w:hAnsi="Calibri" w:cs="Calibri"/>
                <w:color w:val="000000"/>
                <w:lang w:eastAsia="en-AU"/>
              </w:rPr>
            </w:pPr>
            <w:ins w:id="37113" w:author="KIM, Jason" w:date="2019-04-02T13:39:00Z">
              <w:r w:rsidRPr="0056388D">
                <w:rPr>
                  <w:rFonts w:ascii="Calibri" w:eastAsia="Times New Roman" w:hAnsi="Calibri" w:cs="Calibri"/>
                  <w:color w:val="000000"/>
                  <w:lang w:eastAsia="en-AU"/>
                </w:rPr>
                <w:t>Chainage 9152</w:t>
              </w:r>
            </w:ins>
          </w:p>
        </w:tc>
        <w:tc>
          <w:tcPr>
            <w:tcW w:w="764" w:type="pct"/>
            <w:noWrap/>
            <w:hideMark/>
          </w:tcPr>
          <w:p w:rsidR="00110C18" w:rsidRPr="0056388D" w:rsidRDefault="00110C18" w:rsidP="00063728">
            <w:pPr>
              <w:jc w:val="right"/>
              <w:rPr>
                <w:ins w:id="37114" w:author="KIM, Jason" w:date="2019-04-02T13:39:00Z"/>
                <w:rFonts w:ascii="Calibri" w:eastAsia="Times New Roman" w:hAnsi="Calibri" w:cs="Calibri"/>
                <w:color w:val="000000"/>
                <w:lang w:eastAsia="en-AU"/>
              </w:rPr>
            </w:pPr>
            <w:ins w:id="371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16" w:author="KIM, Jason" w:date="2019-04-02T13:39:00Z"/>
        </w:trPr>
        <w:tc>
          <w:tcPr>
            <w:tcW w:w="708" w:type="pct"/>
            <w:vMerge/>
            <w:hideMark/>
          </w:tcPr>
          <w:p w:rsidR="00110C18" w:rsidRPr="0056388D" w:rsidRDefault="00110C18" w:rsidP="00063728">
            <w:pPr>
              <w:rPr>
                <w:ins w:id="371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18" w:author="KIM, Jason" w:date="2019-04-02T13:39:00Z"/>
                <w:rFonts w:ascii="Calibri" w:eastAsia="Times New Roman" w:hAnsi="Calibri" w:cs="Calibri"/>
                <w:color w:val="000000"/>
                <w:lang w:eastAsia="en-AU"/>
              </w:rPr>
            </w:pPr>
            <w:ins w:id="37119"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20" w:author="KIM, Jason" w:date="2019-04-02T13:39:00Z"/>
                <w:rFonts w:ascii="Calibri" w:eastAsia="Times New Roman" w:hAnsi="Calibri" w:cs="Calibri"/>
                <w:color w:val="000000"/>
                <w:lang w:eastAsia="en-AU"/>
              </w:rPr>
            </w:pPr>
            <w:ins w:id="371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22" w:author="KIM, Jason" w:date="2019-04-02T13:39:00Z"/>
                <w:rFonts w:ascii="Calibri" w:eastAsia="Times New Roman" w:hAnsi="Calibri" w:cs="Calibri"/>
                <w:color w:val="000000"/>
                <w:lang w:eastAsia="en-AU"/>
              </w:rPr>
            </w:pPr>
            <w:ins w:id="37123" w:author="KIM, Jason" w:date="2019-04-02T13:39:00Z">
              <w:r w:rsidRPr="0056388D">
                <w:rPr>
                  <w:rFonts w:ascii="Calibri" w:eastAsia="Times New Roman" w:hAnsi="Calibri" w:cs="Calibri"/>
                  <w:color w:val="000000"/>
                  <w:lang w:eastAsia="en-AU"/>
                </w:rPr>
                <w:t>LLS2759</w:t>
              </w:r>
            </w:ins>
          </w:p>
        </w:tc>
        <w:tc>
          <w:tcPr>
            <w:tcW w:w="933" w:type="pct"/>
            <w:noWrap/>
            <w:hideMark/>
          </w:tcPr>
          <w:p w:rsidR="00110C18" w:rsidRPr="0056388D" w:rsidRDefault="00110C18" w:rsidP="00063728">
            <w:pPr>
              <w:rPr>
                <w:ins w:id="37124" w:author="KIM, Jason" w:date="2019-04-02T13:39:00Z"/>
                <w:rFonts w:ascii="Calibri" w:eastAsia="Times New Roman" w:hAnsi="Calibri" w:cs="Calibri"/>
                <w:color w:val="000000"/>
                <w:lang w:eastAsia="en-AU"/>
              </w:rPr>
            </w:pPr>
            <w:ins w:id="371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26" w:author="KIM, Jason" w:date="2019-04-02T13:39:00Z"/>
                <w:rFonts w:ascii="Calibri" w:eastAsia="Times New Roman" w:hAnsi="Calibri" w:cs="Calibri"/>
                <w:color w:val="000000"/>
                <w:lang w:eastAsia="en-AU"/>
              </w:rPr>
            </w:pPr>
            <w:ins w:id="37127" w:author="KIM, Jason" w:date="2019-04-02T13:39:00Z">
              <w:r w:rsidRPr="0056388D">
                <w:rPr>
                  <w:rFonts w:ascii="Calibri" w:eastAsia="Times New Roman" w:hAnsi="Calibri" w:cs="Calibri"/>
                  <w:color w:val="000000"/>
                  <w:lang w:eastAsia="en-AU"/>
                </w:rPr>
                <w:t>Chainage 9162</w:t>
              </w:r>
            </w:ins>
          </w:p>
        </w:tc>
        <w:tc>
          <w:tcPr>
            <w:tcW w:w="764" w:type="pct"/>
            <w:noWrap/>
            <w:hideMark/>
          </w:tcPr>
          <w:p w:rsidR="00110C18" w:rsidRPr="0056388D" w:rsidRDefault="00110C18" w:rsidP="00063728">
            <w:pPr>
              <w:jc w:val="right"/>
              <w:rPr>
                <w:ins w:id="37128" w:author="KIM, Jason" w:date="2019-04-02T13:39:00Z"/>
                <w:rFonts w:ascii="Calibri" w:eastAsia="Times New Roman" w:hAnsi="Calibri" w:cs="Calibri"/>
                <w:color w:val="000000"/>
                <w:lang w:eastAsia="en-AU"/>
              </w:rPr>
            </w:pPr>
            <w:ins w:id="371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30" w:author="KIM, Jason" w:date="2019-04-02T13:39:00Z"/>
        </w:trPr>
        <w:tc>
          <w:tcPr>
            <w:tcW w:w="708" w:type="pct"/>
            <w:vMerge/>
            <w:hideMark/>
          </w:tcPr>
          <w:p w:rsidR="00110C18" w:rsidRPr="0056388D" w:rsidRDefault="00110C18" w:rsidP="00063728">
            <w:pPr>
              <w:rPr>
                <w:ins w:id="371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32" w:author="KIM, Jason" w:date="2019-04-02T13:39:00Z"/>
                <w:rFonts w:ascii="Calibri" w:eastAsia="Times New Roman" w:hAnsi="Calibri" w:cs="Calibri"/>
                <w:color w:val="000000"/>
                <w:lang w:eastAsia="en-AU"/>
              </w:rPr>
            </w:pPr>
            <w:ins w:id="37133"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34" w:author="KIM, Jason" w:date="2019-04-02T13:39:00Z"/>
                <w:rFonts w:ascii="Calibri" w:eastAsia="Times New Roman" w:hAnsi="Calibri" w:cs="Calibri"/>
                <w:color w:val="000000"/>
                <w:lang w:eastAsia="en-AU"/>
              </w:rPr>
            </w:pPr>
            <w:ins w:id="371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36" w:author="KIM, Jason" w:date="2019-04-02T13:39:00Z"/>
                <w:rFonts w:ascii="Calibri" w:eastAsia="Times New Roman" w:hAnsi="Calibri" w:cs="Calibri"/>
                <w:color w:val="000000"/>
                <w:lang w:eastAsia="en-AU"/>
              </w:rPr>
            </w:pPr>
            <w:ins w:id="37137" w:author="KIM, Jason" w:date="2019-04-02T13:39:00Z">
              <w:r w:rsidRPr="0056388D">
                <w:rPr>
                  <w:rFonts w:ascii="Calibri" w:eastAsia="Times New Roman" w:hAnsi="Calibri" w:cs="Calibri"/>
                  <w:color w:val="000000"/>
                  <w:lang w:eastAsia="en-AU"/>
                </w:rPr>
                <w:t>LLS2760</w:t>
              </w:r>
            </w:ins>
          </w:p>
        </w:tc>
        <w:tc>
          <w:tcPr>
            <w:tcW w:w="933" w:type="pct"/>
            <w:noWrap/>
            <w:hideMark/>
          </w:tcPr>
          <w:p w:rsidR="00110C18" w:rsidRPr="0056388D" w:rsidRDefault="00110C18" w:rsidP="00063728">
            <w:pPr>
              <w:rPr>
                <w:ins w:id="37138" w:author="KIM, Jason" w:date="2019-04-02T13:39:00Z"/>
                <w:rFonts w:ascii="Calibri" w:eastAsia="Times New Roman" w:hAnsi="Calibri" w:cs="Calibri"/>
                <w:color w:val="000000"/>
                <w:lang w:eastAsia="en-AU"/>
              </w:rPr>
            </w:pPr>
            <w:ins w:id="371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40" w:author="KIM, Jason" w:date="2019-04-02T13:39:00Z"/>
                <w:rFonts w:ascii="Calibri" w:eastAsia="Times New Roman" w:hAnsi="Calibri" w:cs="Calibri"/>
                <w:color w:val="000000"/>
                <w:lang w:eastAsia="en-AU"/>
              </w:rPr>
            </w:pPr>
            <w:ins w:id="37141" w:author="KIM, Jason" w:date="2019-04-02T13:39:00Z">
              <w:r w:rsidRPr="0056388D">
                <w:rPr>
                  <w:rFonts w:ascii="Calibri" w:eastAsia="Times New Roman" w:hAnsi="Calibri" w:cs="Calibri"/>
                  <w:color w:val="000000"/>
                  <w:lang w:eastAsia="en-AU"/>
                </w:rPr>
                <w:t>Chainage 9172</w:t>
              </w:r>
            </w:ins>
          </w:p>
        </w:tc>
        <w:tc>
          <w:tcPr>
            <w:tcW w:w="764" w:type="pct"/>
            <w:noWrap/>
            <w:hideMark/>
          </w:tcPr>
          <w:p w:rsidR="00110C18" w:rsidRPr="0056388D" w:rsidRDefault="00110C18" w:rsidP="00063728">
            <w:pPr>
              <w:jc w:val="right"/>
              <w:rPr>
                <w:ins w:id="37142" w:author="KIM, Jason" w:date="2019-04-02T13:39:00Z"/>
                <w:rFonts w:ascii="Calibri" w:eastAsia="Times New Roman" w:hAnsi="Calibri" w:cs="Calibri"/>
                <w:color w:val="000000"/>
                <w:lang w:eastAsia="en-AU"/>
              </w:rPr>
            </w:pPr>
            <w:ins w:id="371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44" w:author="KIM, Jason" w:date="2019-04-02T13:39:00Z"/>
        </w:trPr>
        <w:tc>
          <w:tcPr>
            <w:tcW w:w="708" w:type="pct"/>
            <w:vMerge w:val="restart"/>
            <w:noWrap/>
            <w:hideMark/>
          </w:tcPr>
          <w:p w:rsidR="00110C18" w:rsidRPr="0056388D" w:rsidRDefault="00110C18" w:rsidP="00063728">
            <w:pPr>
              <w:rPr>
                <w:ins w:id="37145" w:author="KIM, Jason" w:date="2019-04-02T13:39:00Z"/>
                <w:rFonts w:ascii="Calibri" w:eastAsia="Times New Roman" w:hAnsi="Calibri" w:cs="Calibri"/>
                <w:color w:val="000000"/>
                <w:lang w:eastAsia="en-AU"/>
              </w:rPr>
            </w:pPr>
            <w:ins w:id="37146" w:author="KIM, Jason" w:date="2019-04-02T13:39:00Z">
              <w:r w:rsidRPr="0056388D">
                <w:rPr>
                  <w:rFonts w:ascii="Calibri" w:eastAsia="Times New Roman" w:hAnsi="Calibri" w:cs="Calibri"/>
                  <w:color w:val="000000"/>
                  <w:lang w:eastAsia="en-AU"/>
                </w:rPr>
                <w:t>LLE72K51</w:t>
              </w:r>
            </w:ins>
          </w:p>
        </w:tc>
        <w:tc>
          <w:tcPr>
            <w:tcW w:w="605" w:type="pct"/>
            <w:noWrap/>
            <w:hideMark/>
          </w:tcPr>
          <w:p w:rsidR="00110C18" w:rsidRPr="0056388D" w:rsidRDefault="00110C18" w:rsidP="00063728">
            <w:pPr>
              <w:rPr>
                <w:ins w:id="37147" w:author="KIM, Jason" w:date="2019-04-02T13:39:00Z"/>
                <w:rFonts w:ascii="Calibri" w:eastAsia="Times New Roman" w:hAnsi="Calibri" w:cs="Calibri"/>
                <w:color w:val="000000"/>
                <w:lang w:eastAsia="en-AU"/>
              </w:rPr>
            </w:pPr>
            <w:ins w:id="37148"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49" w:author="KIM, Jason" w:date="2019-04-02T13:39:00Z"/>
                <w:rFonts w:ascii="Calibri" w:eastAsia="Times New Roman" w:hAnsi="Calibri" w:cs="Calibri"/>
                <w:color w:val="000000"/>
                <w:lang w:eastAsia="en-AU"/>
              </w:rPr>
            </w:pPr>
            <w:ins w:id="3715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51" w:author="KIM, Jason" w:date="2019-04-02T13:39:00Z"/>
                <w:rFonts w:ascii="Calibri" w:eastAsia="Times New Roman" w:hAnsi="Calibri" w:cs="Calibri"/>
                <w:color w:val="000000"/>
                <w:lang w:eastAsia="en-AU"/>
              </w:rPr>
            </w:pPr>
            <w:ins w:id="37152" w:author="KIM, Jason" w:date="2019-04-02T13:39:00Z">
              <w:r w:rsidRPr="0056388D">
                <w:rPr>
                  <w:rFonts w:ascii="Calibri" w:eastAsia="Times New Roman" w:hAnsi="Calibri" w:cs="Calibri"/>
                  <w:color w:val="000000"/>
                  <w:lang w:eastAsia="en-AU"/>
                </w:rPr>
                <w:t>LLN1758</w:t>
              </w:r>
            </w:ins>
          </w:p>
        </w:tc>
        <w:tc>
          <w:tcPr>
            <w:tcW w:w="933" w:type="pct"/>
            <w:noWrap/>
            <w:hideMark/>
          </w:tcPr>
          <w:p w:rsidR="00110C18" w:rsidRPr="0056388D" w:rsidRDefault="00110C18" w:rsidP="00063728">
            <w:pPr>
              <w:rPr>
                <w:ins w:id="37153" w:author="KIM, Jason" w:date="2019-04-02T13:39:00Z"/>
                <w:rFonts w:ascii="Calibri" w:eastAsia="Times New Roman" w:hAnsi="Calibri" w:cs="Calibri"/>
                <w:color w:val="000000"/>
                <w:lang w:eastAsia="en-AU"/>
              </w:rPr>
            </w:pPr>
            <w:ins w:id="371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55" w:author="KIM, Jason" w:date="2019-04-02T13:39:00Z"/>
                <w:rFonts w:ascii="Calibri" w:eastAsia="Times New Roman" w:hAnsi="Calibri" w:cs="Calibri"/>
                <w:color w:val="000000"/>
                <w:lang w:eastAsia="en-AU"/>
              </w:rPr>
            </w:pPr>
            <w:ins w:id="37156" w:author="KIM, Jason" w:date="2019-04-02T13:39:00Z">
              <w:r w:rsidRPr="0056388D">
                <w:rPr>
                  <w:rFonts w:ascii="Calibri" w:eastAsia="Times New Roman" w:hAnsi="Calibri" w:cs="Calibri"/>
                  <w:color w:val="000000"/>
                  <w:lang w:eastAsia="en-AU"/>
                </w:rPr>
                <w:t>Chainage 9405</w:t>
              </w:r>
            </w:ins>
          </w:p>
        </w:tc>
        <w:tc>
          <w:tcPr>
            <w:tcW w:w="764" w:type="pct"/>
            <w:noWrap/>
            <w:hideMark/>
          </w:tcPr>
          <w:p w:rsidR="00110C18" w:rsidRPr="0056388D" w:rsidRDefault="00110C18" w:rsidP="00063728">
            <w:pPr>
              <w:jc w:val="right"/>
              <w:rPr>
                <w:ins w:id="37157" w:author="KIM, Jason" w:date="2019-04-02T13:39:00Z"/>
                <w:rFonts w:ascii="Calibri" w:eastAsia="Times New Roman" w:hAnsi="Calibri" w:cs="Calibri"/>
                <w:color w:val="000000"/>
                <w:lang w:eastAsia="en-AU"/>
              </w:rPr>
            </w:pPr>
            <w:ins w:id="371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59" w:author="KIM, Jason" w:date="2019-04-02T13:39:00Z"/>
        </w:trPr>
        <w:tc>
          <w:tcPr>
            <w:tcW w:w="708" w:type="pct"/>
            <w:vMerge/>
            <w:hideMark/>
          </w:tcPr>
          <w:p w:rsidR="00110C18" w:rsidRPr="0056388D" w:rsidRDefault="00110C18" w:rsidP="00063728">
            <w:pPr>
              <w:rPr>
                <w:ins w:id="371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61" w:author="KIM, Jason" w:date="2019-04-02T13:39:00Z"/>
                <w:rFonts w:ascii="Calibri" w:eastAsia="Times New Roman" w:hAnsi="Calibri" w:cs="Calibri"/>
                <w:color w:val="000000"/>
                <w:lang w:eastAsia="en-AU"/>
              </w:rPr>
            </w:pPr>
            <w:ins w:id="37162"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63" w:author="KIM, Jason" w:date="2019-04-02T13:39:00Z"/>
                <w:rFonts w:ascii="Calibri" w:eastAsia="Times New Roman" w:hAnsi="Calibri" w:cs="Calibri"/>
                <w:color w:val="000000"/>
                <w:lang w:eastAsia="en-AU"/>
              </w:rPr>
            </w:pPr>
            <w:ins w:id="3716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65" w:author="KIM, Jason" w:date="2019-04-02T13:39:00Z"/>
                <w:rFonts w:ascii="Calibri" w:eastAsia="Times New Roman" w:hAnsi="Calibri" w:cs="Calibri"/>
                <w:color w:val="000000"/>
                <w:lang w:eastAsia="en-AU"/>
              </w:rPr>
            </w:pPr>
            <w:ins w:id="37166" w:author="KIM, Jason" w:date="2019-04-02T13:39:00Z">
              <w:r w:rsidRPr="0056388D">
                <w:rPr>
                  <w:rFonts w:ascii="Calibri" w:eastAsia="Times New Roman" w:hAnsi="Calibri" w:cs="Calibri"/>
                  <w:color w:val="000000"/>
                  <w:lang w:eastAsia="en-AU"/>
                </w:rPr>
                <w:t>LLN1759</w:t>
              </w:r>
            </w:ins>
          </w:p>
        </w:tc>
        <w:tc>
          <w:tcPr>
            <w:tcW w:w="933" w:type="pct"/>
            <w:noWrap/>
            <w:hideMark/>
          </w:tcPr>
          <w:p w:rsidR="00110C18" w:rsidRPr="0056388D" w:rsidRDefault="00110C18" w:rsidP="00063728">
            <w:pPr>
              <w:rPr>
                <w:ins w:id="37167" w:author="KIM, Jason" w:date="2019-04-02T13:39:00Z"/>
                <w:rFonts w:ascii="Calibri" w:eastAsia="Times New Roman" w:hAnsi="Calibri" w:cs="Calibri"/>
                <w:color w:val="000000"/>
                <w:lang w:eastAsia="en-AU"/>
              </w:rPr>
            </w:pPr>
            <w:ins w:id="371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69" w:author="KIM, Jason" w:date="2019-04-02T13:39:00Z"/>
                <w:rFonts w:ascii="Calibri" w:eastAsia="Times New Roman" w:hAnsi="Calibri" w:cs="Calibri"/>
                <w:color w:val="000000"/>
                <w:lang w:eastAsia="en-AU"/>
              </w:rPr>
            </w:pPr>
            <w:ins w:id="37170" w:author="KIM, Jason" w:date="2019-04-02T13:39:00Z">
              <w:r w:rsidRPr="0056388D">
                <w:rPr>
                  <w:rFonts w:ascii="Calibri" w:eastAsia="Times New Roman" w:hAnsi="Calibri" w:cs="Calibri"/>
                  <w:color w:val="000000"/>
                  <w:lang w:eastAsia="en-AU"/>
                </w:rPr>
                <w:t>Chainage 9415</w:t>
              </w:r>
            </w:ins>
          </w:p>
        </w:tc>
        <w:tc>
          <w:tcPr>
            <w:tcW w:w="764" w:type="pct"/>
            <w:noWrap/>
            <w:hideMark/>
          </w:tcPr>
          <w:p w:rsidR="00110C18" w:rsidRPr="0056388D" w:rsidRDefault="00110C18" w:rsidP="00063728">
            <w:pPr>
              <w:jc w:val="right"/>
              <w:rPr>
                <w:ins w:id="37171" w:author="KIM, Jason" w:date="2019-04-02T13:39:00Z"/>
                <w:rFonts w:ascii="Calibri" w:eastAsia="Times New Roman" w:hAnsi="Calibri" w:cs="Calibri"/>
                <w:color w:val="000000"/>
                <w:lang w:eastAsia="en-AU"/>
              </w:rPr>
            </w:pPr>
            <w:ins w:id="37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73" w:author="KIM, Jason" w:date="2019-04-02T13:39:00Z"/>
        </w:trPr>
        <w:tc>
          <w:tcPr>
            <w:tcW w:w="708" w:type="pct"/>
            <w:vMerge/>
            <w:hideMark/>
          </w:tcPr>
          <w:p w:rsidR="00110C18" w:rsidRPr="0056388D" w:rsidRDefault="00110C18" w:rsidP="00063728">
            <w:pPr>
              <w:rPr>
                <w:ins w:id="371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75" w:author="KIM, Jason" w:date="2019-04-02T13:39:00Z"/>
                <w:rFonts w:ascii="Calibri" w:eastAsia="Times New Roman" w:hAnsi="Calibri" w:cs="Calibri"/>
                <w:color w:val="000000"/>
                <w:lang w:eastAsia="en-AU"/>
              </w:rPr>
            </w:pPr>
            <w:ins w:id="37176"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77" w:author="KIM, Jason" w:date="2019-04-02T13:39:00Z"/>
                <w:rFonts w:ascii="Calibri" w:eastAsia="Times New Roman" w:hAnsi="Calibri" w:cs="Calibri"/>
                <w:color w:val="000000"/>
                <w:lang w:eastAsia="en-AU"/>
              </w:rPr>
            </w:pPr>
            <w:ins w:id="3717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79" w:author="KIM, Jason" w:date="2019-04-02T13:39:00Z"/>
                <w:rFonts w:ascii="Calibri" w:eastAsia="Times New Roman" w:hAnsi="Calibri" w:cs="Calibri"/>
                <w:color w:val="000000"/>
                <w:lang w:eastAsia="en-AU"/>
              </w:rPr>
            </w:pPr>
            <w:ins w:id="37180" w:author="KIM, Jason" w:date="2019-04-02T13:39:00Z">
              <w:r w:rsidRPr="0056388D">
                <w:rPr>
                  <w:rFonts w:ascii="Calibri" w:eastAsia="Times New Roman" w:hAnsi="Calibri" w:cs="Calibri"/>
                  <w:color w:val="000000"/>
                  <w:lang w:eastAsia="en-AU"/>
                </w:rPr>
                <w:t>LLN1760</w:t>
              </w:r>
            </w:ins>
          </w:p>
        </w:tc>
        <w:tc>
          <w:tcPr>
            <w:tcW w:w="933" w:type="pct"/>
            <w:noWrap/>
            <w:hideMark/>
          </w:tcPr>
          <w:p w:rsidR="00110C18" w:rsidRPr="0056388D" w:rsidRDefault="00110C18" w:rsidP="00063728">
            <w:pPr>
              <w:rPr>
                <w:ins w:id="37181" w:author="KIM, Jason" w:date="2019-04-02T13:39:00Z"/>
                <w:rFonts w:ascii="Calibri" w:eastAsia="Times New Roman" w:hAnsi="Calibri" w:cs="Calibri"/>
                <w:color w:val="000000"/>
                <w:lang w:eastAsia="en-AU"/>
              </w:rPr>
            </w:pPr>
            <w:ins w:id="371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83" w:author="KIM, Jason" w:date="2019-04-02T13:39:00Z"/>
                <w:rFonts w:ascii="Calibri" w:eastAsia="Times New Roman" w:hAnsi="Calibri" w:cs="Calibri"/>
                <w:color w:val="000000"/>
                <w:lang w:eastAsia="en-AU"/>
              </w:rPr>
            </w:pPr>
            <w:ins w:id="37184" w:author="KIM, Jason" w:date="2019-04-02T13:39:00Z">
              <w:r w:rsidRPr="0056388D">
                <w:rPr>
                  <w:rFonts w:ascii="Calibri" w:eastAsia="Times New Roman" w:hAnsi="Calibri" w:cs="Calibri"/>
                  <w:color w:val="000000"/>
                  <w:lang w:eastAsia="en-AU"/>
                </w:rPr>
                <w:t>Chainage 9425</w:t>
              </w:r>
            </w:ins>
          </w:p>
        </w:tc>
        <w:tc>
          <w:tcPr>
            <w:tcW w:w="764" w:type="pct"/>
            <w:noWrap/>
            <w:hideMark/>
          </w:tcPr>
          <w:p w:rsidR="00110C18" w:rsidRPr="0056388D" w:rsidRDefault="00110C18" w:rsidP="00063728">
            <w:pPr>
              <w:jc w:val="right"/>
              <w:rPr>
                <w:ins w:id="37185" w:author="KIM, Jason" w:date="2019-04-02T13:39:00Z"/>
                <w:rFonts w:ascii="Calibri" w:eastAsia="Times New Roman" w:hAnsi="Calibri" w:cs="Calibri"/>
                <w:color w:val="000000"/>
                <w:lang w:eastAsia="en-AU"/>
              </w:rPr>
            </w:pPr>
            <w:ins w:id="371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87" w:author="KIM, Jason" w:date="2019-04-02T13:39:00Z"/>
        </w:trPr>
        <w:tc>
          <w:tcPr>
            <w:tcW w:w="708" w:type="pct"/>
            <w:vMerge/>
            <w:hideMark/>
          </w:tcPr>
          <w:p w:rsidR="00110C18" w:rsidRPr="0056388D" w:rsidRDefault="00110C18" w:rsidP="00063728">
            <w:pPr>
              <w:rPr>
                <w:ins w:id="371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89" w:author="KIM, Jason" w:date="2019-04-02T13:39:00Z"/>
                <w:rFonts w:ascii="Calibri" w:eastAsia="Times New Roman" w:hAnsi="Calibri" w:cs="Calibri"/>
                <w:color w:val="000000"/>
                <w:lang w:eastAsia="en-AU"/>
              </w:rPr>
            </w:pPr>
            <w:ins w:id="37190"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91" w:author="KIM, Jason" w:date="2019-04-02T13:39:00Z"/>
                <w:rFonts w:ascii="Calibri" w:eastAsia="Times New Roman" w:hAnsi="Calibri" w:cs="Calibri"/>
                <w:color w:val="000000"/>
                <w:lang w:eastAsia="en-AU"/>
              </w:rPr>
            </w:pPr>
            <w:ins w:id="3719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93" w:author="KIM, Jason" w:date="2019-04-02T13:39:00Z"/>
                <w:rFonts w:ascii="Calibri" w:eastAsia="Times New Roman" w:hAnsi="Calibri" w:cs="Calibri"/>
                <w:color w:val="000000"/>
                <w:lang w:eastAsia="en-AU"/>
              </w:rPr>
            </w:pPr>
            <w:ins w:id="37194" w:author="KIM, Jason" w:date="2019-04-02T13:39:00Z">
              <w:r w:rsidRPr="0056388D">
                <w:rPr>
                  <w:rFonts w:ascii="Calibri" w:eastAsia="Times New Roman" w:hAnsi="Calibri" w:cs="Calibri"/>
                  <w:color w:val="000000"/>
                  <w:lang w:eastAsia="en-AU"/>
                </w:rPr>
                <w:t>LLN1761</w:t>
              </w:r>
            </w:ins>
          </w:p>
        </w:tc>
        <w:tc>
          <w:tcPr>
            <w:tcW w:w="933" w:type="pct"/>
            <w:noWrap/>
            <w:hideMark/>
          </w:tcPr>
          <w:p w:rsidR="00110C18" w:rsidRPr="0056388D" w:rsidRDefault="00110C18" w:rsidP="00063728">
            <w:pPr>
              <w:rPr>
                <w:ins w:id="37195" w:author="KIM, Jason" w:date="2019-04-02T13:39:00Z"/>
                <w:rFonts w:ascii="Calibri" w:eastAsia="Times New Roman" w:hAnsi="Calibri" w:cs="Calibri"/>
                <w:color w:val="000000"/>
                <w:lang w:eastAsia="en-AU"/>
              </w:rPr>
            </w:pPr>
            <w:ins w:id="371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97" w:author="KIM, Jason" w:date="2019-04-02T13:39:00Z"/>
                <w:rFonts w:ascii="Calibri" w:eastAsia="Times New Roman" w:hAnsi="Calibri" w:cs="Calibri"/>
                <w:color w:val="000000"/>
                <w:lang w:eastAsia="en-AU"/>
              </w:rPr>
            </w:pPr>
            <w:ins w:id="37198" w:author="KIM, Jason" w:date="2019-04-02T13:39:00Z">
              <w:r w:rsidRPr="0056388D">
                <w:rPr>
                  <w:rFonts w:ascii="Calibri" w:eastAsia="Times New Roman" w:hAnsi="Calibri" w:cs="Calibri"/>
                  <w:color w:val="000000"/>
                  <w:lang w:eastAsia="en-AU"/>
                </w:rPr>
                <w:t>Chainage 9435</w:t>
              </w:r>
            </w:ins>
          </w:p>
        </w:tc>
        <w:tc>
          <w:tcPr>
            <w:tcW w:w="764" w:type="pct"/>
            <w:noWrap/>
            <w:hideMark/>
          </w:tcPr>
          <w:p w:rsidR="00110C18" w:rsidRPr="0056388D" w:rsidRDefault="00110C18" w:rsidP="00063728">
            <w:pPr>
              <w:jc w:val="right"/>
              <w:rPr>
                <w:ins w:id="37199" w:author="KIM, Jason" w:date="2019-04-02T13:39:00Z"/>
                <w:rFonts w:ascii="Calibri" w:eastAsia="Times New Roman" w:hAnsi="Calibri" w:cs="Calibri"/>
                <w:color w:val="000000"/>
                <w:lang w:eastAsia="en-AU"/>
              </w:rPr>
            </w:pPr>
            <w:ins w:id="372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01" w:author="KIM, Jason" w:date="2019-04-02T13:39:00Z"/>
        </w:trPr>
        <w:tc>
          <w:tcPr>
            <w:tcW w:w="708" w:type="pct"/>
            <w:vMerge/>
            <w:hideMark/>
          </w:tcPr>
          <w:p w:rsidR="00110C18" w:rsidRPr="0056388D" w:rsidRDefault="00110C18" w:rsidP="00063728">
            <w:pPr>
              <w:rPr>
                <w:ins w:id="372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03" w:author="KIM, Jason" w:date="2019-04-02T13:39:00Z"/>
                <w:rFonts w:ascii="Calibri" w:eastAsia="Times New Roman" w:hAnsi="Calibri" w:cs="Calibri"/>
                <w:color w:val="000000"/>
                <w:lang w:eastAsia="en-AU"/>
              </w:rPr>
            </w:pPr>
            <w:ins w:id="37204"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05" w:author="KIM, Jason" w:date="2019-04-02T13:39:00Z"/>
                <w:rFonts w:ascii="Calibri" w:eastAsia="Times New Roman" w:hAnsi="Calibri" w:cs="Calibri"/>
                <w:color w:val="000000"/>
                <w:lang w:eastAsia="en-AU"/>
              </w:rPr>
            </w:pPr>
            <w:ins w:id="3720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07" w:author="KIM, Jason" w:date="2019-04-02T13:39:00Z"/>
                <w:rFonts w:ascii="Calibri" w:eastAsia="Times New Roman" w:hAnsi="Calibri" w:cs="Calibri"/>
                <w:color w:val="000000"/>
                <w:lang w:eastAsia="en-AU"/>
              </w:rPr>
            </w:pPr>
            <w:ins w:id="37208" w:author="KIM, Jason" w:date="2019-04-02T13:39:00Z">
              <w:r w:rsidRPr="0056388D">
                <w:rPr>
                  <w:rFonts w:ascii="Calibri" w:eastAsia="Times New Roman" w:hAnsi="Calibri" w:cs="Calibri"/>
                  <w:color w:val="000000"/>
                  <w:lang w:eastAsia="en-AU"/>
                </w:rPr>
                <w:t>LLN1762</w:t>
              </w:r>
            </w:ins>
          </w:p>
        </w:tc>
        <w:tc>
          <w:tcPr>
            <w:tcW w:w="933" w:type="pct"/>
            <w:noWrap/>
            <w:hideMark/>
          </w:tcPr>
          <w:p w:rsidR="00110C18" w:rsidRPr="0056388D" w:rsidRDefault="00110C18" w:rsidP="00063728">
            <w:pPr>
              <w:rPr>
                <w:ins w:id="37209" w:author="KIM, Jason" w:date="2019-04-02T13:39:00Z"/>
                <w:rFonts w:ascii="Calibri" w:eastAsia="Times New Roman" w:hAnsi="Calibri" w:cs="Calibri"/>
                <w:color w:val="000000"/>
                <w:lang w:eastAsia="en-AU"/>
              </w:rPr>
            </w:pPr>
            <w:ins w:id="372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11" w:author="KIM, Jason" w:date="2019-04-02T13:39:00Z"/>
                <w:rFonts w:ascii="Calibri" w:eastAsia="Times New Roman" w:hAnsi="Calibri" w:cs="Calibri"/>
                <w:color w:val="000000"/>
                <w:lang w:eastAsia="en-AU"/>
              </w:rPr>
            </w:pPr>
            <w:ins w:id="37212" w:author="KIM, Jason" w:date="2019-04-02T13:39:00Z">
              <w:r w:rsidRPr="0056388D">
                <w:rPr>
                  <w:rFonts w:ascii="Calibri" w:eastAsia="Times New Roman" w:hAnsi="Calibri" w:cs="Calibri"/>
                  <w:color w:val="000000"/>
                  <w:lang w:eastAsia="en-AU"/>
                </w:rPr>
                <w:t>Chainage 9445</w:t>
              </w:r>
            </w:ins>
          </w:p>
        </w:tc>
        <w:tc>
          <w:tcPr>
            <w:tcW w:w="764" w:type="pct"/>
            <w:noWrap/>
            <w:hideMark/>
          </w:tcPr>
          <w:p w:rsidR="00110C18" w:rsidRPr="0056388D" w:rsidRDefault="00110C18" w:rsidP="00063728">
            <w:pPr>
              <w:jc w:val="right"/>
              <w:rPr>
                <w:ins w:id="37213" w:author="KIM, Jason" w:date="2019-04-02T13:39:00Z"/>
                <w:rFonts w:ascii="Calibri" w:eastAsia="Times New Roman" w:hAnsi="Calibri" w:cs="Calibri"/>
                <w:color w:val="000000"/>
                <w:lang w:eastAsia="en-AU"/>
              </w:rPr>
            </w:pPr>
            <w:ins w:id="372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15" w:author="KIM, Jason" w:date="2019-04-02T13:39:00Z"/>
        </w:trPr>
        <w:tc>
          <w:tcPr>
            <w:tcW w:w="708" w:type="pct"/>
            <w:vMerge/>
            <w:hideMark/>
          </w:tcPr>
          <w:p w:rsidR="00110C18" w:rsidRPr="0056388D" w:rsidRDefault="00110C18" w:rsidP="00063728">
            <w:pPr>
              <w:rPr>
                <w:ins w:id="372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17" w:author="KIM, Jason" w:date="2019-04-02T13:39:00Z"/>
                <w:rFonts w:ascii="Calibri" w:eastAsia="Times New Roman" w:hAnsi="Calibri" w:cs="Calibri"/>
                <w:color w:val="000000"/>
                <w:lang w:eastAsia="en-AU"/>
              </w:rPr>
            </w:pPr>
            <w:ins w:id="37218"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19" w:author="KIM, Jason" w:date="2019-04-02T13:39:00Z"/>
                <w:rFonts w:ascii="Calibri" w:eastAsia="Times New Roman" w:hAnsi="Calibri" w:cs="Calibri"/>
                <w:color w:val="000000"/>
                <w:lang w:eastAsia="en-AU"/>
              </w:rPr>
            </w:pPr>
            <w:ins w:id="3722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21" w:author="KIM, Jason" w:date="2019-04-02T13:39:00Z"/>
                <w:rFonts w:ascii="Calibri" w:eastAsia="Times New Roman" w:hAnsi="Calibri" w:cs="Calibri"/>
                <w:color w:val="000000"/>
                <w:lang w:eastAsia="en-AU"/>
              </w:rPr>
            </w:pPr>
            <w:ins w:id="37222" w:author="KIM, Jason" w:date="2019-04-02T13:39:00Z">
              <w:r w:rsidRPr="0056388D">
                <w:rPr>
                  <w:rFonts w:ascii="Calibri" w:eastAsia="Times New Roman" w:hAnsi="Calibri" w:cs="Calibri"/>
                  <w:color w:val="000000"/>
                  <w:lang w:eastAsia="en-AU"/>
                </w:rPr>
                <w:t>LLN1763</w:t>
              </w:r>
            </w:ins>
          </w:p>
        </w:tc>
        <w:tc>
          <w:tcPr>
            <w:tcW w:w="933" w:type="pct"/>
            <w:noWrap/>
            <w:hideMark/>
          </w:tcPr>
          <w:p w:rsidR="00110C18" w:rsidRPr="0056388D" w:rsidRDefault="00110C18" w:rsidP="00063728">
            <w:pPr>
              <w:rPr>
                <w:ins w:id="37223" w:author="KIM, Jason" w:date="2019-04-02T13:39:00Z"/>
                <w:rFonts w:ascii="Calibri" w:eastAsia="Times New Roman" w:hAnsi="Calibri" w:cs="Calibri"/>
                <w:color w:val="000000"/>
                <w:lang w:eastAsia="en-AU"/>
              </w:rPr>
            </w:pPr>
            <w:ins w:id="372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25" w:author="KIM, Jason" w:date="2019-04-02T13:39:00Z"/>
                <w:rFonts w:ascii="Calibri" w:eastAsia="Times New Roman" w:hAnsi="Calibri" w:cs="Calibri"/>
                <w:color w:val="000000"/>
                <w:lang w:eastAsia="en-AU"/>
              </w:rPr>
            </w:pPr>
            <w:ins w:id="37226" w:author="KIM, Jason" w:date="2019-04-02T13:39:00Z">
              <w:r w:rsidRPr="0056388D">
                <w:rPr>
                  <w:rFonts w:ascii="Calibri" w:eastAsia="Times New Roman" w:hAnsi="Calibri" w:cs="Calibri"/>
                  <w:color w:val="000000"/>
                  <w:lang w:eastAsia="en-AU"/>
                </w:rPr>
                <w:t>Chainage 9455</w:t>
              </w:r>
            </w:ins>
          </w:p>
        </w:tc>
        <w:tc>
          <w:tcPr>
            <w:tcW w:w="764" w:type="pct"/>
            <w:noWrap/>
            <w:hideMark/>
          </w:tcPr>
          <w:p w:rsidR="00110C18" w:rsidRPr="0056388D" w:rsidRDefault="00110C18" w:rsidP="00063728">
            <w:pPr>
              <w:jc w:val="right"/>
              <w:rPr>
                <w:ins w:id="37227" w:author="KIM, Jason" w:date="2019-04-02T13:39:00Z"/>
                <w:rFonts w:ascii="Calibri" w:eastAsia="Times New Roman" w:hAnsi="Calibri" w:cs="Calibri"/>
                <w:color w:val="000000"/>
                <w:lang w:eastAsia="en-AU"/>
              </w:rPr>
            </w:pPr>
            <w:ins w:id="37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29" w:author="KIM, Jason" w:date="2019-04-02T13:39:00Z"/>
        </w:trPr>
        <w:tc>
          <w:tcPr>
            <w:tcW w:w="708" w:type="pct"/>
            <w:vMerge/>
            <w:hideMark/>
          </w:tcPr>
          <w:p w:rsidR="00110C18" w:rsidRPr="0056388D" w:rsidRDefault="00110C18" w:rsidP="00063728">
            <w:pPr>
              <w:rPr>
                <w:ins w:id="372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31" w:author="KIM, Jason" w:date="2019-04-02T13:39:00Z"/>
                <w:rFonts w:ascii="Calibri" w:eastAsia="Times New Roman" w:hAnsi="Calibri" w:cs="Calibri"/>
                <w:color w:val="000000"/>
                <w:lang w:eastAsia="en-AU"/>
              </w:rPr>
            </w:pPr>
            <w:ins w:id="37232"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33" w:author="KIM, Jason" w:date="2019-04-02T13:39:00Z"/>
                <w:rFonts w:ascii="Calibri" w:eastAsia="Times New Roman" w:hAnsi="Calibri" w:cs="Calibri"/>
                <w:color w:val="000000"/>
                <w:lang w:eastAsia="en-AU"/>
              </w:rPr>
            </w:pPr>
            <w:ins w:id="3723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35" w:author="KIM, Jason" w:date="2019-04-02T13:39:00Z"/>
                <w:rFonts w:ascii="Calibri" w:eastAsia="Times New Roman" w:hAnsi="Calibri" w:cs="Calibri"/>
                <w:color w:val="000000"/>
                <w:lang w:eastAsia="en-AU"/>
              </w:rPr>
            </w:pPr>
            <w:ins w:id="37236" w:author="KIM, Jason" w:date="2019-04-02T13:39:00Z">
              <w:r w:rsidRPr="0056388D">
                <w:rPr>
                  <w:rFonts w:ascii="Calibri" w:eastAsia="Times New Roman" w:hAnsi="Calibri" w:cs="Calibri"/>
                  <w:color w:val="000000"/>
                  <w:lang w:eastAsia="en-AU"/>
                </w:rPr>
                <w:t>LLN1764</w:t>
              </w:r>
            </w:ins>
          </w:p>
        </w:tc>
        <w:tc>
          <w:tcPr>
            <w:tcW w:w="933" w:type="pct"/>
            <w:noWrap/>
            <w:hideMark/>
          </w:tcPr>
          <w:p w:rsidR="00110C18" w:rsidRPr="0056388D" w:rsidRDefault="00110C18" w:rsidP="00063728">
            <w:pPr>
              <w:rPr>
                <w:ins w:id="37237" w:author="KIM, Jason" w:date="2019-04-02T13:39:00Z"/>
                <w:rFonts w:ascii="Calibri" w:eastAsia="Times New Roman" w:hAnsi="Calibri" w:cs="Calibri"/>
                <w:color w:val="000000"/>
                <w:lang w:eastAsia="en-AU"/>
              </w:rPr>
            </w:pPr>
            <w:ins w:id="372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39" w:author="KIM, Jason" w:date="2019-04-02T13:39:00Z"/>
                <w:rFonts w:ascii="Calibri" w:eastAsia="Times New Roman" w:hAnsi="Calibri" w:cs="Calibri"/>
                <w:color w:val="000000"/>
                <w:lang w:eastAsia="en-AU"/>
              </w:rPr>
            </w:pPr>
            <w:ins w:id="37240" w:author="KIM, Jason" w:date="2019-04-02T13:39:00Z">
              <w:r w:rsidRPr="0056388D">
                <w:rPr>
                  <w:rFonts w:ascii="Calibri" w:eastAsia="Times New Roman" w:hAnsi="Calibri" w:cs="Calibri"/>
                  <w:color w:val="000000"/>
                  <w:lang w:eastAsia="en-AU"/>
                </w:rPr>
                <w:t>Chainage 9465</w:t>
              </w:r>
            </w:ins>
          </w:p>
        </w:tc>
        <w:tc>
          <w:tcPr>
            <w:tcW w:w="764" w:type="pct"/>
            <w:noWrap/>
            <w:hideMark/>
          </w:tcPr>
          <w:p w:rsidR="00110C18" w:rsidRPr="0056388D" w:rsidRDefault="00110C18" w:rsidP="00063728">
            <w:pPr>
              <w:jc w:val="right"/>
              <w:rPr>
                <w:ins w:id="37241" w:author="KIM, Jason" w:date="2019-04-02T13:39:00Z"/>
                <w:rFonts w:ascii="Calibri" w:eastAsia="Times New Roman" w:hAnsi="Calibri" w:cs="Calibri"/>
                <w:color w:val="000000"/>
                <w:lang w:eastAsia="en-AU"/>
              </w:rPr>
            </w:pPr>
            <w:ins w:id="372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43" w:author="KIM, Jason" w:date="2019-04-02T13:39:00Z"/>
        </w:trPr>
        <w:tc>
          <w:tcPr>
            <w:tcW w:w="708" w:type="pct"/>
            <w:vMerge/>
            <w:hideMark/>
          </w:tcPr>
          <w:p w:rsidR="00110C18" w:rsidRPr="0056388D" w:rsidRDefault="00110C18" w:rsidP="00063728">
            <w:pPr>
              <w:rPr>
                <w:ins w:id="372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45" w:author="KIM, Jason" w:date="2019-04-02T13:39:00Z"/>
                <w:rFonts w:ascii="Calibri" w:eastAsia="Times New Roman" w:hAnsi="Calibri" w:cs="Calibri"/>
                <w:color w:val="000000"/>
                <w:lang w:eastAsia="en-AU"/>
              </w:rPr>
            </w:pPr>
            <w:ins w:id="37246"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47" w:author="KIM, Jason" w:date="2019-04-02T13:39:00Z"/>
                <w:rFonts w:ascii="Calibri" w:eastAsia="Times New Roman" w:hAnsi="Calibri" w:cs="Calibri"/>
                <w:color w:val="000000"/>
                <w:lang w:eastAsia="en-AU"/>
              </w:rPr>
            </w:pPr>
            <w:ins w:id="3724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49" w:author="KIM, Jason" w:date="2019-04-02T13:39:00Z"/>
                <w:rFonts w:ascii="Calibri" w:eastAsia="Times New Roman" w:hAnsi="Calibri" w:cs="Calibri"/>
                <w:color w:val="000000"/>
                <w:lang w:eastAsia="en-AU"/>
              </w:rPr>
            </w:pPr>
            <w:ins w:id="37250" w:author="KIM, Jason" w:date="2019-04-02T13:39:00Z">
              <w:r w:rsidRPr="0056388D">
                <w:rPr>
                  <w:rFonts w:ascii="Calibri" w:eastAsia="Times New Roman" w:hAnsi="Calibri" w:cs="Calibri"/>
                  <w:color w:val="000000"/>
                  <w:lang w:eastAsia="en-AU"/>
                </w:rPr>
                <w:t>LLN1765</w:t>
              </w:r>
            </w:ins>
          </w:p>
        </w:tc>
        <w:tc>
          <w:tcPr>
            <w:tcW w:w="933" w:type="pct"/>
            <w:noWrap/>
            <w:hideMark/>
          </w:tcPr>
          <w:p w:rsidR="00110C18" w:rsidRPr="0056388D" w:rsidRDefault="00110C18" w:rsidP="00063728">
            <w:pPr>
              <w:rPr>
                <w:ins w:id="37251" w:author="KIM, Jason" w:date="2019-04-02T13:39:00Z"/>
                <w:rFonts w:ascii="Calibri" w:eastAsia="Times New Roman" w:hAnsi="Calibri" w:cs="Calibri"/>
                <w:color w:val="000000"/>
                <w:lang w:eastAsia="en-AU"/>
              </w:rPr>
            </w:pPr>
            <w:ins w:id="372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53" w:author="KIM, Jason" w:date="2019-04-02T13:39:00Z"/>
                <w:rFonts w:ascii="Calibri" w:eastAsia="Times New Roman" w:hAnsi="Calibri" w:cs="Calibri"/>
                <w:color w:val="000000"/>
                <w:lang w:eastAsia="en-AU"/>
              </w:rPr>
            </w:pPr>
            <w:ins w:id="37254" w:author="KIM, Jason" w:date="2019-04-02T13:39:00Z">
              <w:r w:rsidRPr="0056388D">
                <w:rPr>
                  <w:rFonts w:ascii="Calibri" w:eastAsia="Times New Roman" w:hAnsi="Calibri" w:cs="Calibri"/>
                  <w:color w:val="000000"/>
                  <w:lang w:eastAsia="en-AU"/>
                </w:rPr>
                <w:t>Chainage 9475</w:t>
              </w:r>
            </w:ins>
          </w:p>
        </w:tc>
        <w:tc>
          <w:tcPr>
            <w:tcW w:w="764" w:type="pct"/>
            <w:noWrap/>
            <w:hideMark/>
          </w:tcPr>
          <w:p w:rsidR="00110C18" w:rsidRPr="0056388D" w:rsidRDefault="00110C18" w:rsidP="00063728">
            <w:pPr>
              <w:jc w:val="right"/>
              <w:rPr>
                <w:ins w:id="37255" w:author="KIM, Jason" w:date="2019-04-02T13:39:00Z"/>
                <w:rFonts w:ascii="Calibri" w:eastAsia="Times New Roman" w:hAnsi="Calibri" w:cs="Calibri"/>
                <w:color w:val="000000"/>
                <w:lang w:eastAsia="en-AU"/>
              </w:rPr>
            </w:pPr>
            <w:ins w:id="372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57" w:author="KIM, Jason" w:date="2019-04-02T13:39:00Z"/>
        </w:trPr>
        <w:tc>
          <w:tcPr>
            <w:tcW w:w="708" w:type="pct"/>
            <w:vMerge/>
            <w:hideMark/>
          </w:tcPr>
          <w:p w:rsidR="00110C18" w:rsidRPr="0056388D" w:rsidRDefault="00110C18" w:rsidP="00063728">
            <w:pPr>
              <w:rPr>
                <w:ins w:id="372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59" w:author="KIM, Jason" w:date="2019-04-02T13:39:00Z"/>
                <w:rFonts w:ascii="Calibri" w:eastAsia="Times New Roman" w:hAnsi="Calibri" w:cs="Calibri"/>
                <w:color w:val="000000"/>
                <w:lang w:eastAsia="en-AU"/>
              </w:rPr>
            </w:pPr>
            <w:ins w:id="37260"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61" w:author="KIM, Jason" w:date="2019-04-02T13:39:00Z"/>
                <w:rFonts w:ascii="Calibri" w:eastAsia="Times New Roman" w:hAnsi="Calibri" w:cs="Calibri"/>
                <w:color w:val="000000"/>
                <w:lang w:eastAsia="en-AU"/>
              </w:rPr>
            </w:pPr>
            <w:ins w:id="372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63" w:author="KIM, Jason" w:date="2019-04-02T13:39:00Z"/>
                <w:rFonts w:ascii="Calibri" w:eastAsia="Times New Roman" w:hAnsi="Calibri" w:cs="Calibri"/>
                <w:color w:val="000000"/>
                <w:lang w:eastAsia="en-AU"/>
              </w:rPr>
            </w:pPr>
            <w:ins w:id="37264" w:author="KIM, Jason" w:date="2019-04-02T13:39:00Z">
              <w:r w:rsidRPr="0056388D">
                <w:rPr>
                  <w:rFonts w:ascii="Calibri" w:eastAsia="Times New Roman" w:hAnsi="Calibri" w:cs="Calibri"/>
                  <w:color w:val="000000"/>
                  <w:lang w:eastAsia="en-AU"/>
                </w:rPr>
                <w:t>LLN1766</w:t>
              </w:r>
            </w:ins>
          </w:p>
        </w:tc>
        <w:tc>
          <w:tcPr>
            <w:tcW w:w="933" w:type="pct"/>
            <w:noWrap/>
            <w:hideMark/>
          </w:tcPr>
          <w:p w:rsidR="00110C18" w:rsidRPr="0056388D" w:rsidRDefault="00110C18" w:rsidP="00063728">
            <w:pPr>
              <w:rPr>
                <w:ins w:id="37265" w:author="KIM, Jason" w:date="2019-04-02T13:39:00Z"/>
                <w:rFonts w:ascii="Calibri" w:eastAsia="Times New Roman" w:hAnsi="Calibri" w:cs="Calibri"/>
                <w:color w:val="000000"/>
                <w:lang w:eastAsia="en-AU"/>
              </w:rPr>
            </w:pPr>
            <w:ins w:id="372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67" w:author="KIM, Jason" w:date="2019-04-02T13:39:00Z"/>
                <w:rFonts w:ascii="Calibri" w:eastAsia="Times New Roman" w:hAnsi="Calibri" w:cs="Calibri"/>
                <w:color w:val="000000"/>
                <w:lang w:eastAsia="en-AU"/>
              </w:rPr>
            </w:pPr>
            <w:ins w:id="37268" w:author="KIM, Jason" w:date="2019-04-02T13:39:00Z">
              <w:r w:rsidRPr="0056388D">
                <w:rPr>
                  <w:rFonts w:ascii="Calibri" w:eastAsia="Times New Roman" w:hAnsi="Calibri" w:cs="Calibri"/>
                  <w:color w:val="000000"/>
                  <w:lang w:eastAsia="en-AU"/>
                </w:rPr>
                <w:t>Chainage 9485</w:t>
              </w:r>
            </w:ins>
          </w:p>
        </w:tc>
        <w:tc>
          <w:tcPr>
            <w:tcW w:w="764" w:type="pct"/>
            <w:noWrap/>
            <w:hideMark/>
          </w:tcPr>
          <w:p w:rsidR="00110C18" w:rsidRPr="0056388D" w:rsidRDefault="00110C18" w:rsidP="00063728">
            <w:pPr>
              <w:jc w:val="right"/>
              <w:rPr>
                <w:ins w:id="37269" w:author="KIM, Jason" w:date="2019-04-02T13:39:00Z"/>
                <w:rFonts w:ascii="Calibri" w:eastAsia="Times New Roman" w:hAnsi="Calibri" w:cs="Calibri"/>
                <w:color w:val="000000"/>
                <w:lang w:eastAsia="en-AU"/>
              </w:rPr>
            </w:pPr>
            <w:ins w:id="372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71" w:author="KIM, Jason" w:date="2019-04-02T13:39:00Z"/>
        </w:trPr>
        <w:tc>
          <w:tcPr>
            <w:tcW w:w="708" w:type="pct"/>
            <w:vMerge w:val="restart"/>
            <w:noWrap/>
            <w:hideMark/>
          </w:tcPr>
          <w:p w:rsidR="00110C18" w:rsidRPr="0056388D" w:rsidRDefault="00110C18" w:rsidP="00063728">
            <w:pPr>
              <w:rPr>
                <w:ins w:id="37272" w:author="KIM, Jason" w:date="2019-04-02T13:39:00Z"/>
                <w:rFonts w:ascii="Calibri" w:eastAsia="Times New Roman" w:hAnsi="Calibri" w:cs="Calibri"/>
                <w:color w:val="000000"/>
                <w:lang w:eastAsia="en-AU"/>
              </w:rPr>
            </w:pPr>
            <w:ins w:id="37273" w:author="KIM, Jason" w:date="2019-04-02T13:39:00Z">
              <w:r w:rsidRPr="0056388D">
                <w:rPr>
                  <w:rFonts w:ascii="Calibri" w:eastAsia="Times New Roman" w:hAnsi="Calibri" w:cs="Calibri"/>
                  <w:color w:val="000000"/>
                  <w:lang w:eastAsia="en-AU"/>
                </w:rPr>
                <w:t>LLE72K61</w:t>
              </w:r>
            </w:ins>
          </w:p>
        </w:tc>
        <w:tc>
          <w:tcPr>
            <w:tcW w:w="605" w:type="pct"/>
            <w:noWrap/>
            <w:hideMark/>
          </w:tcPr>
          <w:p w:rsidR="00110C18" w:rsidRPr="0056388D" w:rsidRDefault="00110C18" w:rsidP="00063728">
            <w:pPr>
              <w:rPr>
                <w:ins w:id="37274" w:author="KIM, Jason" w:date="2019-04-02T13:39:00Z"/>
                <w:rFonts w:ascii="Calibri" w:eastAsia="Times New Roman" w:hAnsi="Calibri" w:cs="Calibri"/>
                <w:color w:val="000000"/>
                <w:lang w:eastAsia="en-AU"/>
              </w:rPr>
            </w:pPr>
            <w:ins w:id="37275"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276" w:author="KIM, Jason" w:date="2019-04-02T13:39:00Z"/>
                <w:rFonts w:ascii="Calibri" w:eastAsia="Times New Roman" w:hAnsi="Calibri" w:cs="Calibri"/>
                <w:color w:val="000000"/>
                <w:lang w:eastAsia="en-AU"/>
              </w:rPr>
            </w:pPr>
            <w:ins w:id="3727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78" w:author="KIM, Jason" w:date="2019-04-02T13:39:00Z"/>
                <w:rFonts w:ascii="Calibri" w:eastAsia="Times New Roman" w:hAnsi="Calibri" w:cs="Calibri"/>
                <w:color w:val="000000"/>
                <w:lang w:eastAsia="en-AU"/>
              </w:rPr>
            </w:pPr>
            <w:ins w:id="37279" w:author="KIM, Jason" w:date="2019-04-02T13:39:00Z">
              <w:r w:rsidRPr="0056388D">
                <w:rPr>
                  <w:rFonts w:ascii="Calibri" w:eastAsia="Times New Roman" w:hAnsi="Calibri" w:cs="Calibri"/>
                  <w:color w:val="000000"/>
                  <w:lang w:eastAsia="en-AU"/>
                </w:rPr>
                <w:t>LLN1751</w:t>
              </w:r>
            </w:ins>
          </w:p>
        </w:tc>
        <w:tc>
          <w:tcPr>
            <w:tcW w:w="933" w:type="pct"/>
            <w:noWrap/>
            <w:hideMark/>
          </w:tcPr>
          <w:p w:rsidR="00110C18" w:rsidRPr="0056388D" w:rsidRDefault="00110C18" w:rsidP="00063728">
            <w:pPr>
              <w:rPr>
                <w:ins w:id="37280" w:author="KIM, Jason" w:date="2019-04-02T13:39:00Z"/>
                <w:rFonts w:ascii="Calibri" w:eastAsia="Times New Roman" w:hAnsi="Calibri" w:cs="Calibri"/>
                <w:color w:val="000000"/>
                <w:lang w:eastAsia="en-AU"/>
              </w:rPr>
            </w:pPr>
            <w:ins w:id="372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82" w:author="KIM, Jason" w:date="2019-04-02T13:39:00Z"/>
                <w:rFonts w:ascii="Calibri" w:eastAsia="Times New Roman" w:hAnsi="Calibri" w:cs="Calibri"/>
                <w:color w:val="000000"/>
                <w:lang w:eastAsia="en-AU"/>
              </w:rPr>
            </w:pPr>
            <w:ins w:id="37283" w:author="KIM, Jason" w:date="2019-04-02T13:39:00Z">
              <w:r w:rsidRPr="0056388D">
                <w:rPr>
                  <w:rFonts w:ascii="Calibri" w:eastAsia="Times New Roman" w:hAnsi="Calibri" w:cs="Calibri"/>
                  <w:color w:val="000000"/>
                  <w:lang w:eastAsia="en-AU"/>
                </w:rPr>
                <w:t>Chainage 9324</w:t>
              </w:r>
            </w:ins>
          </w:p>
        </w:tc>
        <w:tc>
          <w:tcPr>
            <w:tcW w:w="764" w:type="pct"/>
            <w:noWrap/>
            <w:hideMark/>
          </w:tcPr>
          <w:p w:rsidR="00110C18" w:rsidRPr="0056388D" w:rsidRDefault="00110C18" w:rsidP="00063728">
            <w:pPr>
              <w:jc w:val="right"/>
              <w:rPr>
                <w:ins w:id="37284" w:author="KIM, Jason" w:date="2019-04-02T13:39:00Z"/>
                <w:rFonts w:ascii="Calibri" w:eastAsia="Times New Roman" w:hAnsi="Calibri" w:cs="Calibri"/>
                <w:color w:val="000000"/>
                <w:lang w:eastAsia="en-AU"/>
              </w:rPr>
            </w:pPr>
            <w:ins w:id="372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86" w:author="KIM, Jason" w:date="2019-04-02T13:39:00Z"/>
        </w:trPr>
        <w:tc>
          <w:tcPr>
            <w:tcW w:w="708" w:type="pct"/>
            <w:vMerge/>
            <w:hideMark/>
          </w:tcPr>
          <w:p w:rsidR="00110C18" w:rsidRPr="0056388D" w:rsidRDefault="00110C18" w:rsidP="00063728">
            <w:pPr>
              <w:rPr>
                <w:ins w:id="372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88" w:author="KIM, Jason" w:date="2019-04-02T13:39:00Z"/>
                <w:rFonts w:ascii="Calibri" w:eastAsia="Times New Roman" w:hAnsi="Calibri" w:cs="Calibri"/>
                <w:color w:val="000000"/>
                <w:lang w:eastAsia="en-AU"/>
              </w:rPr>
            </w:pPr>
            <w:ins w:id="37289"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290" w:author="KIM, Jason" w:date="2019-04-02T13:39:00Z"/>
                <w:rFonts w:ascii="Calibri" w:eastAsia="Times New Roman" w:hAnsi="Calibri" w:cs="Calibri"/>
                <w:color w:val="000000"/>
                <w:lang w:eastAsia="en-AU"/>
              </w:rPr>
            </w:pPr>
            <w:ins w:id="3729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92" w:author="KIM, Jason" w:date="2019-04-02T13:39:00Z"/>
                <w:rFonts w:ascii="Calibri" w:eastAsia="Times New Roman" w:hAnsi="Calibri" w:cs="Calibri"/>
                <w:color w:val="000000"/>
                <w:lang w:eastAsia="en-AU"/>
              </w:rPr>
            </w:pPr>
            <w:ins w:id="37293" w:author="KIM, Jason" w:date="2019-04-02T13:39:00Z">
              <w:r w:rsidRPr="0056388D">
                <w:rPr>
                  <w:rFonts w:ascii="Calibri" w:eastAsia="Times New Roman" w:hAnsi="Calibri" w:cs="Calibri"/>
                  <w:color w:val="000000"/>
                  <w:lang w:eastAsia="en-AU"/>
                </w:rPr>
                <w:t>LLN1752</w:t>
              </w:r>
            </w:ins>
          </w:p>
        </w:tc>
        <w:tc>
          <w:tcPr>
            <w:tcW w:w="933" w:type="pct"/>
            <w:noWrap/>
            <w:hideMark/>
          </w:tcPr>
          <w:p w:rsidR="00110C18" w:rsidRPr="0056388D" w:rsidRDefault="00110C18" w:rsidP="00063728">
            <w:pPr>
              <w:rPr>
                <w:ins w:id="37294" w:author="KIM, Jason" w:date="2019-04-02T13:39:00Z"/>
                <w:rFonts w:ascii="Calibri" w:eastAsia="Times New Roman" w:hAnsi="Calibri" w:cs="Calibri"/>
                <w:color w:val="000000"/>
                <w:lang w:eastAsia="en-AU"/>
              </w:rPr>
            </w:pPr>
            <w:ins w:id="372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96" w:author="KIM, Jason" w:date="2019-04-02T13:39:00Z"/>
                <w:rFonts w:ascii="Calibri" w:eastAsia="Times New Roman" w:hAnsi="Calibri" w:cs="Calibri"/>
                <w:color w:val="000000"/>
                <w:lang w:eastAsia="en-AU"/>
              </w:rPr>
            </w:pPr>
            <w:ins w:id="37297" w:author="KIM, Jason" w:date="2019-04-02T13:39:00Z">
              <w:r w:rsidRPr="0056388D">
                <w:rPr>
                  <w:rFonts w:ascii="Calibri" w:eastAsia="Times New Roman" w:hAnsi="Calibri" w:cs="Calibri"/>
                  <w:color w:val="000000"/>
                  <w:lang w:eastAsia="en-AU"/>
                </w:rPr>
                <w:t>Chainage 9333</w:t>
              </w:r>
            </w:ins>
          </w:p>
        </w:tc>
        <w:tc>
          <w:tcPr>
            <w:tcW w:w="764" w:type="pct"/>
            <w:noWrap/>
            <w:hideMark/>
          </w:tcPr>
          <w:p w:rsidR="00110C18" w:rsidRPr="0056388D" w:rsidRDefault="00110C18" w:rsidP="00063728">
            <w:pPr>
              <w:jc w:val="right"/>
              <w:rPr>
                <w:ins w:id="37298" w:author="KIM, Jason" w:date="2019-04-02T13:39:00Z"/>
                <w:rFonts w:ascii="Calibri" w:eastAsia="Times New Roman" w:hAnsi="Calibri" w:cs="Calibri"/>
                <w:color w:val="000000"/>
                <w:lang w:eastAsia="en-AU"/>
              </w:rPr>
            </w:pPr>
            <w:ins w:id="372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00" w:author="KIM, Jason" w:date="2019-04-02T13:39:00Z"/>
        </w:trPr>
        <w:tc>
          <w:tcPr>
            <w:tcW w:w="708" w:type="pct"/>
            <w:vMerge/>
            <w:hideMark/>
          </w:tcPr>
          <w:p w:rsidR="00110C18" w:rsidRPr="0056388D" w:rsidRDefault="00110C18" w:rsidP="00063728">
            <w:pPr>
              <w:rPr>
                <w:ins w:id="373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02" w:author="KIM, Jason" w:date="2019-04-02T13:39:00Z"/>
                <w:rFonts w:ascii="Calibri" w:eastAsia="Times New Roman" w:hAnsi="Calibri" w:cs="Calibri"/>
                <w:color w:val="000000"/>
                <w:lang w:eastAsia="en-AU"/>
              </w:rPr>
            </w:pPr>
            <w:ins w:id="37303"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04" w:author="KIM, Jason" w:date="2019-04-02T13:39:00Z"/>
                <w:rFonts w:ascii="Calibri" w:eastAsia="Times New Roman" w:hAnsi="Calibri" w:cs="Calibri"/>
                <w:color w:val="000000"/>
                <w:lang w:eastAsia="en-AU"/>
              </w:rPr>
            </w:pPr>
            <w:ins w:id="3730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06" w:author="KIM, Jason" w:date="2019-04-02T13:39:00Z"/>
                <w:rFonts w:ascii="Calibri" w:eastAsia="Times New Roman" w:hAnsi="Calibri" w:cs="Calibri"/>
                <w:color w:val="000000"/>
                <w:lang w:eastAsia="en-AU"/>
              </w:rPr>
            </w:pPr>
            <w:ins w:id="37307" w:author="KIM, Jason" w:date="2019-04-02T13:39:00Z">
              <w:r w:rsidRPr="0056388D">
                <w:rPr>
                  <w:rFonts w:ascii="Calibri" w:eastAsia="Times New Roman" w:hAnsi="Calibri" w:cs="Calibri"/>
                  <w:color w:val="000000"/>
                  <w:lang w:eastAsia="en-AU"/>
                </w:rPr>
                <w:t>LLN1753</w:t>
              </w:r>
            </w:ins>
          </w:p>
        </w:tc>
        <w:tc>
          <w:tcPr>
            <w:tcW w:w="933" w:type="pct"/>
            <w:noWrap/>
            <w:hideMark/>
          </w:tcPr>
          <w:p w:rsidR="00110C18" w:rsidRPr="0056388D" w:rsidRDefault="00110C18" w:rsidP="00063728">
            <w:pPr>
              <w:rPr>
                <w:ins w:id="37308" w:author="KIM, Jason" w:date="2019-04-02T13:39:00Z"/>
                <w:rFonts w:ascii="Calibri" w:eastAsia="Times New Roman" w:hAnsi="Calibri" w:cs="Calibri"/>
                <w:color w:val="000000"/>
                <w:lang w:eastAsia="en-AU"/>
              </w:rPr>
            </w:pPr>
            <w:ins w:id="373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10" w:author="KIM, Jason" w:date="2019-04-02T13:39:00Z"/>
                <w:rFonts w:ascii="Calibri" w:eastAsia="Times New Roman" w:hAnsi="Calibri" w:cs="Calibri"/>
                <w:color w:val="000000"/>
                <w:lang w:eastAsia="en-AU"/>
              </w:rPr>
            </w:pPr>
            <w:ins w:id="37311" w:author="KIM, Jason" w:date="2019-04-02T13:39:00Z">
              <w:r w:rsidRPr="0056388D">
                <w:rPr>
                  <w:rFonts w:ascii="Calibri" w:eastAsia="Times New Roman" w:hAnsi="Calibri" w:cs="Calibri"/>
                  <w:color w:val="000000"/>
                  <w:lang w:eastAsia="en-AU"/>
                </w:rPr>
                <w:t>Chainage 9343</w:t>
              </w:r>
            </w:ins>
          </w:p>
        </w:tc>
        <w:tc>
          <w:tcPr>
            <w:tcW w:w="764" w:type="pct"/>
            <w:noWrap/>
            <w:hideMark/>
          </w:tcPr>
          <w:p w:rsidR="00110C18" w:rsidRPr="0056388D" w:rsidRDefault="00110C18" w:rsidP="00063728">
            <w:pPr>
              <w:jc w:val="right"/>
              <w:rPr>
                <w:ins w:id="37312" w:author="KIM, Jason" w:date="2019-04-02T13:39:00Z"/>
                <w:rFonts w:ascii="Calibri" w:eastAsia="Times New Roman" w:hAnsi="Calibri" w:cs="Calibri"/>
                <w:color w:val="000000"/>
                <w:lang w:eastAsia="en-AU"/>
              </w:rPr>
            </w:pPr>
            <w:ins w:id="373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14" w:author="KIM, Jason" w:date="2019-04-02T13:39:00Z"/>
        </w:trPr>
        <w:tc>
          <w:tcPr>
            <w:tcW w:w="708" w:type="pct"/>
            <w:vMerge/>
            <w:hideMark/>
          </w:tcPr>
          <w:p w:rsidR="00110C18" w:rsidRPr="0056388D" w:rsidRDefault="00110C18" w:rsidP="00063728">
            <w:pPr>
              <w:rPr>
                <w:ins w:id="373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16" w:author="KIM, Jason" w:date="2019-04-02T13:39:00Z"/>
                <w:rFonts w:ascii="Calibri" w:eastAsia="Times New Roman" w:hAnsi="Calibri" w:cs="Calibri"/>
                <w:color w:val="000000"/>
                <w:lang w:eastAsia="en-AU"/>
              </w:rPr>
            </w:pPr>
            <w:ins w:id="37317"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18" w:author="KIM, Jason" w:date="2019-04-02T13:39:00Z"/>
                <w:rFonts w:ascii="Calibri" w:eastAsia="Times New Roman" w:hAnsi="Calibri" w:cs="Calibri"/>
                <w:color w:val="000000"/>
                <w:lang w:eastAsia="en-AU"/>
              </w:rPr>
            </w:pPr>
            <w:ins w:id="3731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20" w:author="KIM, Jason" w:date="2019-04-02T13:39:00Z"/>
                <w:rFonts w:ascii="Calibri" w:eastAsia="Times New Roman" w:hAnsi="Calibri" w:cs="Calibri"/>
                <w:color w:val="000000"/>
                <w:lang w:eastAsia="en-AU"/>
              </w:rPr>
            </w:pPr>
            <w:ins w:id="37321" w:author="KIM, Jason" w:date="2019-04-02T13:39:00Z">
              <w:r w:rsidRPr="0056388D">
                <w:rPr>
                  <w:rFonts w:ascii="Calibri" w:eastAsia="Times New Roman" w:hAnsi="Calibri" w:cs="Calibri"/>
                  <w:color w:val="000000"/>
                  <w:lang w:eastAsia="en-AU"/>
                </w:rPr>
                <w:t>LLN1754</w:t>
              </w:r>
            </w:ins>
          </w:p>
        </w:tc>
        <w:tc>
          <w:tcPr>
            <w:tcW w:w="933" w:type="pct"/>
            <w:noWrap/>
            <w:hideMark/>
          </w:tcPr>
          <w:p w:rsidR="00110C18" w:rsidRPr="0056388D" w:rsidRDefault="00110C18" w:rsidP="00063728">
            <w:pPr>
              <w:rPr>
                <w:ins w:id="37322" w:author="KIM, Jason" w:date="2019-04-02T13:39:00Z"/>
                <w:rFonts w:ascii="Calibri" w:eastAsia="Times New Roman" w:hAnsi="Calibri" w:cs="Calibri"/>
                <w:color w:val="000000"/>
                <w:lang w:eastAsia="en-AU"/>
              </w:rPr>
            </w:pPr>
            <w:ins w:id="373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24" w:author="KIM, Jason" w:date="2019-04-02T13:39:00Z"/>
                <w:rFonts w:ascii="Calibri" w:eastAsia="Times New Roman" w:hAnsi="Calibri" w:cs="Calibri"/>
                <w:color w:val="000000"/>
                <w:lang w:eastAsia="en-AU"/>
              </w:rPr>
            </w:pPr>
            <w:ins w:id="37325" w:author="KIM, Jason" w:date="2019-04-02T13:39:00Z">
              <w:r w:rsidRPr="0056388D">
                <w:rPr>
                  <w:rFonts w:ascii="Calibri" w:eastAsia="Times New Roman" w:hAnsi="Calibri" w:cs="Calibri"/>
                  <w:color w:val="000000"/>
                  <w:lang w:eastAsia="en-AU"/>
                </w:rPr>
                <w:t>Chainage 9353</w:t>
              </w:r>
            </w:ins>
          </w:p>
        </w:tc>
        <w:tc>
          <w:tcPr>
            <w:tcW w:w="764" w:type="pct"/>
            <w:noWrap/>
            <w:hideMark/>
          </w:tcPr>
          <w:p w:rsidR="00110C18" w:rsidRPr="0056388D" w:rsidRDefault="00110C18" w:rsidP="00063728">
            <w:pPr>
              <w:jc w:val="right"/>
              <w:rPr>
                <w:ins w:id="37326" w:author="KIM, Jason" w:date="2019-04-02T13:39:00Z"/>
                <w:rFonts w:ascii="Calibri" w:eastAsia="Times New Roman" w:hAnsi="Calibri" w:cs="Calibri"/>
                <w:color w:val="000000"/>
                <w:lang w:eastAsia="en-AU"/>
              </w:rPr>
            </w:pPr>
            <w:ins w:id="373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28" w:author="KIM, Jason" w:date="2019-04-02T13:39:00Z"/>
        </w:trPr>
        <w:tc>
          <w:tcPr>
            <w:tcW w:w="708" w:type="pct"/>
            <w:vMerge/>
            <w:hideMark/>
          </w:tcPr>
          <w:p w:rsidR="00110C18" w:rsidRPr="0056388D" w:rsidRDefault="00110C18" w:rsidP="00063728">
            <w:pPr>
              <w:rPr>
                <w:ins w:id="373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30" w:author="KIM, Jason" w:date="2019-04-02T13:39:00Z"/>
                <w:rFonts w:ascii="Calibri" w:eastAsia="Times New Roman" w:hAnsi="Calibri" w:cs="Calibri"/>
                <w:color w:val="000000"/>
                <w:lang w:eastAsia="en-AU"/>
              </w:rPr>
            </w:pPr>
            <w:ins w:id="37331"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32" w:author="KIM, Jason" w:date="2019-04-02T13:39:00Z"/>
                <w:rFonts w:ascii="Calibri" w:eastAsia="Times New Roman" w:hAnsi="Calibri" w:cs="Calibri"/>
                <w:color w:val="000000"/>
                <w:lang w:eastAsia="en-AU"/>
              </w:rPr>
            </w:pPr>
            <w:ins w:id="3733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34" w:author="KIM, Jason" w:date="2019-04-02T13:39:00Z"/>
                <w:rFonts w:ascii="Calibri" w:eastAsia="Times New Roman" w:hAnsi="Calibri" w:cs="Calibri"/>
                <w:color w:val="000000"/>
                <w:lang w:eastAsia="en-AU"/>
              </w:rPr>
            </w:pPr>
            <w:ins w:id="37335" w:author="KIM, Jason" w:date="2019-04-02T13:39:00Z">
              <w:r w:rsidRPr="0056388D">
                <w:rPr>
                  <w:rFonts w:ascii="Calibri" w:eastAsia="Times New Roman" w:hAnsi="Calibri" w:cs="Calibri"/>
                  <w:color w:val="000000"/>
                  <w:lang w:eastAsia="en-AU"/>
                </w:rPr>
                <w:t>LLN1755</w:t>
              </w:r>
            </w:ins>
          </w:p>
        </w:tc>
        <w:tc>
          <w:tcPr>
            <w:tcW w:w="933" w:type="pct"/>
            <w:noWrap/>
            <w:hideMark/>
          </w:tcPr>
          <w:p w:rsidR="00110C18" w:rsidRPr="0056388D" w:rsidRDefault="00110C18" w:rsidP="00063728">
            <w:pPr>
              <w:rPr>
                <w:ins w:id="37336" w:author="KIM, Jason" w:date="2019-04-02T13:39:00Z"/>
                <w:rFonts w:ascii="Calibri" w:eastAsia="Times New Roman" w:hAnsi="Calibri" w:cs="Calibri"/>
                <w:color w:val="000000"/>
                <w:lang w:eastAsia="en-AU"/>
              </w:rPr>
            </w:pPr>
            <w:ins w:id="373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38" w:author="KIM, Jason" w:date="2019-04-02T13:39:00Z"/>
                <w:rFonts w:ascii="Calibri" w:eastAsia="Times New Roman" w:hAnsi="Calibri" w:cs="Calibri"/>
                <w:color w:val="000000"/>
                <w:lang w:eastAsia="en-AU"/>
              </w:rPr>
            </w:pPr>
            <w:ins w:id="37339" w:author="KIM, Jason" w:date="2019-04-02T13:39:00Z">
              <w:r w:rsidRPr="0056388D">
                <w:rPr>
                  <w:rFonts w:ascii="Calibri" w:eastAsia="Times New Roman" w:hAnsi="Calibri" w:cs="Calibri"/>
                  <w:color w:val="000000"/>
                  <w:lang w:eastAsia="en-AU"/>
                </w:rPr>
                <w:t>Chainage 9363</w:t>
              </w:r>
            </w:ins>
          </w:p>
        </w:tc>
        <w:tc>
          <w:tcPr>
            <w:tcW w:w="764" w:type="pct"/>
            <w:noWrap/>
            <w:hideMark/>
          </w:tcPr>
          <w:p w:rsidR="00110C18" w:rsidRPr="0056388D" w:rsidRDefault="00110C18" w:rsidP="00063728">
            <w:pPr>
              <w:jc w:val="right"/>
              <w:rPr>
                <w:ins w:id="37340" w:author="KIM, Jason" w:date="2019-04-02T13:39:00Z"/>
                <w:rFonts w:ascii="Calibri" w:eastAsia="Times New Roman" w:hAnsi="Calibri" w:cs="Calibri"/>
                <w:color w:val="000000"/>
                <w:lang w:eastAsia="en-AU"/>
              </w:rPr>
            </w:pPr>
            <w:ins w:id="373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42" w:author="KIM, Jason" w:date="2019-04-02T13:39:00Z"/>
        </w:trPr>
        <w:tc>
          <w:tcPr>
            <w:tcW w:w="708" w:type="pct"/>
            <w:vMerge/>
            <w:hideMark/>
          </w:tcPr>
          <w:p w:rsidR="00110C18" w:rsidRPr="0056388D" w:rsidRDefault="00110C18" w:rsidP="00063728">
            <w:pPr>
              <w:rPr>
                <w:ins w:id="373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44" w:author="KIM, Jason" w:date="2019-04-02T13:39:00Z"/>
                <w:rFonts w:ascii="Calibri" w:eastAsia="Times New Roman" w:hAnsi="Calibri" w:cs="Calibri"/>
                <w:color w:val="000000"/>
                <w:lang w:eastAsia="en-AU"/>
              </w:rPr>
            </w:pPr>
            <w:ins w:id="37345"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46" w:author="KIM, Jason" w:date="2019-04-02T13:39:00Z"/>
                <w:rFonts w:ascii="Calibri" w:eastAsia="Times New Roman" w:hAnsi="Calibri" w:cs="Calibri"/>
                <w:color w:val="000000"/>
                <w:lang w:eastAsia="en-AU"/>
              </w:rPr>
            </w:pPr>
            <w:ins w:id="3734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48" w:author="KIM, Jason" w:date="2019-04-02T13:39:00Z"/>
                <w:rFonts w:ascii="Calibri" w:eastAsia="Times New Roman" w:hAnsi="Calibri" w:cs="Calibri"/>
                <w:color w:val="000000"/>
                <w:lang w:eastAsia="en-AU"/>
              </w:rPr>
            </w:pPr>
            <w:ins w:id="37349" w:author="KIM, Jason" w:date="2019-04-02T13:39:00Z">
              <w:r w:rsidRPr="0056388D">
                <w:rPr>
                  <w:rFonts w:ascii="Calibri" w:eastAsia="Times New Roman" w:hAnsi="Calibri" w:cs="Calibri"/>
                  <w:color w:val="000000"/>
                  <w:lang w:eastAsia="en-AU"/>
                </w:rPr>
                <w:t>LLN1756</w:t>
              </w:r>
            </w:ins>
          </w:p>
        </w:tc>
        <w:tc>
          <w:tcPr>
            <w:tcW w:w="933" w:type="pct"/>
            <w:noWrap/>
            <w:hideMark/>
          </w:tcPr>
          <w:p w:rsidR="00110C18" w:rsidRPr="0056388D" w:rsidRDefault="00110C18" w:rsidP="00063728">
            <w:pPr>
              <w:rPr>
                <w:ins w:id="37350" w:author="KIM, Jason" w:date="2019-04-02T13:39:00Z"/>
                <w:rFonts w:ascii="Calibri" w:eastAsia="Times New Roman" w:hAnsi="Calibri" w:cs="Calibri"/>
                <w:color w:val="000000"/>
                <w:lang w:eastAsia="en-AU"/>
              </w:rPr>
            </w:pPr>
            <w:ins w:id="373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52" w:author="KIM, Jason" w:date="2019-04-02T13:39:00Z"/>
                <w:rFonts w:ascii="Calibri" w:eastAsia="Times New Roman" w:hAnsi="Calibri" w:cs="Calibri"/>
                <w:color w:val="000000"/>
                <w:lang w:eastAsia="en-AU"/>
              </w:rPr>
            </w:pPr>
            <w:ins w:id="37353" w:author="KIM, Jason" w:date="2019-04-02T13:39:00Z">
              <w:r w:rsidRPr="0056388D">
                <w:rPr>
                  <w:rFonts w:ascii="Calibri" w:eastAsia="Times New Roman" w:hAnsi="Calibri" w:cs="Calibri"/>
                  <w:color w:val="000000"/>
                  <w:lang w:eastAsia="en-AU"/>
                </w:rPr>
                <w:t>Chainage 9372</w:t>
              </w:r>
            </w:ins>
          </w:p>
        </w:tc>
        <w:tc>
          <w:tcPr>
            <w:tcW w:w="764" w:type="pct"/>
            <w:noWrap/>
            <w:hideMark/>
          </w:tcPr>
          <w:p w:rsidR="00110C18" w:rsidRPr="0056388D" w:rsidRDefault="00110C18" w:rsidP="00063728">
            <w:pPr>
              <w:jc w:val="right"/>
              <w:rPr>
                <w:ins w:id="37354" w:author="KIM, Jason" w:date="2019-04-02T13:39:00Z"/>
                <w:rFonts w:ascii="Calibri" w:eastAsia="Times New Roman" w:hAnsi="Calibri" w:cs="Calibri"/>
                <w:color w:val="000000"/>
                <w:lang w:eastAsia="en-AU"/>
              </w:rPr>
            </w:pPr>
            <w:ins w:id="373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56" w:author="KIM, Jason" w:date="2019-04-02T13:39:00Z"/>
        </w:trPr>
        <w:tc>
          <w:tcPr>
            <w:tcW w:w="708" w:type="pct"/>
            <w:vMerge/>
            <w:hideMark/>
          </w:tcPr>
          <w:p w:rsidR="00110C18" w:rsidRPr="0056388D" w:rsidRDefault="00110C18" w:rsidP="00063728">
            <w:pPr>
              <w:rPr>
                <w:ins w:id="373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58" w:author="KIM, Jason" w:date="2019-04-02T13:39:00Z"/>
                <w:rFonts w:ascii="Calibri" w:eastAsia="Times New Roman" w:hAnsi="Calibri" w:cs="Calibri"/>
                <w:color w:val="000000"/>
                <w:lang w:eastAsia="en-AU"/>
              </w:rPr>
            </w:pPr>
            <w:ins w:id="37359"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60" w:author="KIM, Jason" w:date="2019-04-02T13:39:00Z"/>
                <w:rFonts w:ascii="Calibri" w:eastAsia="Times New Roman" w:hAnsi="Calibri" w:cs="Calibri"/>
                <w:color w:val="000000"/>
                <w:lang w:eastAsia="en-AU"/>
              </w:rPr>
            </w:pPr>
            <w:ins w:id="3736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62" w:author="KIM, Jason" w:date="2019-04-02T13:39:00Z"/>
                <w:rFonts w:ascii="Calibri" w:eastAsia="Times New Roman" w:hAnsi="Calibri" w:cs="Calibri"/>
                <w:color w:val="000000"/>
                <w:lang w:eastAsia="en-AU"/>
              </w:rPr>
            </w:pPr>
            <w:ins w:id="37363" w:author="KIM, Jason" w:date="2019-04-02T13:39:00Z">
              <w:r w:rsidRPr="0056388D">
                <w:rPr>
                  <w:rFonts w:ascii="Calibri" w:eastAsia="Times New Roman" w:hAnsi="Calibri" w:cs="Calibri"/>
                  <w:color w:val="000000"/>
                  <w:lang w:eastAsia="en-AU"/>
                </w:rPr>
                <w:t>LLN1757</w:t>
              </w:r>
            </w:ins>
          </w:p>
        </w:tc>
        <w:tc>
          <w:tcPr>
            <w:tcW w:w="933" w:type="pct"/>
            <w:noWrap/>
            <w:hideMark/>
          </w:tcPr>
          <w:p w:rsidR="00110C18" w:rsidRPr="0056388D" w:rsidRDefault="00110C18" w:rsidP="00063728">
            <w:pPr>
              <w:rPr>
                <w:ins w:id="37364" w:author="KIM, Jason" w:date="2019-04-02T13:39:00Z"/>
                <w:rFonts w:ascii="Calibri" w:eastAsia="Times New Roman" w:hAnsi="Calibri" w:cs="Calibri"/>
                <w:color w:val="000000"/>
                <w:lang w:eastAsia="en-AU"/>
              </w:rPr>
            </w:pPr>
            <w:ins w:id="373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66" w:author="KIM, Jason" w:date="2019-04-02T13:39:00Z"/>
                <w:rFonts w:ascii="Calibri" w:eastAsia="Times New Roman" w:hAnsi="Calibri" w:cs="Calibri"/>
                <w:color w:val="000000"/>
                <w:lang w:eastAsia="en-AU"/>
              </w:rPr>
            </w:pPr>
            <w:ins w:id="37367" w:author="KIM, Jason" w:date="2019-04-02T13:39:00Z">
              <w:r w:rsidRPr="0056388D">
                <w:rPr>
                  <w:rFonts w:ascii="Calibri" w:eastAsia="Times New Roman" w:hAnsi="Calibri" w:cs="Calibri"/>
                  <w:color w:val="000000"/>
                  <w:lang w:eastAsia="en-AU"/>
                </w:rPr>
                <w:t>Chainage 9382</w:t>
              </w:r>
            </w:ins>
          </w:p>
        </w:tc>
        <w:tc>
          <w:tcPr>
            <w:tcW w:w="764" w:type="pct"/>
            <w:noWrap/>
            <w:hideMark/>
          </w:tcPr>
          <w:p w:rsidR="00110C18" w:rsidRPr="0056388D" w:rsidRDefault="00110C18" w:rsidP="00063728">
            <w:pPr>
              <w:jc w:val="right"/>
              <w:rPr>
                <w:ins w:id="37368" w:author="KIM, Jason" w:date="2019-04-02T13:39:00Z"/>
                <w:rFonts w:ascii="Calibri" w:eastAsia="Times New Roman" w:hAnsi="Calibri" w:cs="Calibri"/>
                <w:color w:val="000000"/>
                <w:lang w:eastAsia="en-AU"/>
              </w:rPr>
            </w:pPr>
            <w:ins w:id="373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70" w:author="KIM, Jason" w:date="2019-04-02T13:39:00Z"/>
        </w:trPr>
        <w:tc>
          <w:tcPr>
            <w:tcW w:w="708" w:type="pct"/>
            <w:vMerge w:val="restart"/>
            <w:noWrap/>
            <w:hideMark/>
          </w:tcPr>
          <w:p w:rsidR="00110C18" w:rsidRPr="0056388D" w:rsidRDefault="00110C18" w:rsidP="00063728">
            <w:pPr>
              <w:rPr>
                <w:ins w:id="37371" w:author="KIM, Jason" w:date="2019-04-02T13:39:00Z"/>
                <w:rFonts w:ascii="Calibri" w:eastAsia="Times New Roman" w:hAnsi="Calibri" w:cs="Calibri"/>
                <w:color w:val="000000"/>
                <w:lang w:eastAsia="en-AU"/>
              </w:rPr>
            </w:pPr>
            <w:ins w:id="37372" w:author="KIM, Jason" w:date="2019-04-02T13:39:00Z">
              <w:r w:rsidRPr="0056388D">
                <w:rPr>
                  <w:rFonts w:ascii="Calibri" w:eastAsia="Times New Roman" w:hAnsi="Calibri" w:cs="Calibri"/>
                  <w:color w:val="000000"/>
                  <w:lang w:eastAsia="en-AU"/>
                </w:rPr>
                <w:lastRenderedPageBreak/>
                <w:t>LLE72K71</w:t>
              </w:r>
            </w:ins>
          </w:p>
        </w:tc>
        <w:tc>
          <w:tcPr>
            <w:tcW w:w="605" w:type="pct"/>
            <w:noWrap/>
            <w:hideMark/>
          </w:tcPr>
          <w:p w:rsidR="00110C18" w:rsidRPr="0056388D" w:rsidRDefault="00110C18" w:rsidP="00063728">
            <w:pPr>
              <w:rPr>
                <w:ins w:id="37373" w:author="KIM, Jason" w:date="2019-04-02T13:39:00Z"/>
                <w:rFonts w:ascii="Calibri" w:eastAsia="Times New Roman" w:hAnsi="Calibri" w:cs="Calibri"/>
                <w:color w:val="000000"/>
                <w:lang w:eastAsia="en-AU"/>
              </w:rPr>
            </w:pPr>
            <w:ins w:id="37374"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375" w:author="KIM, Jason" w:date="2019-04-02T13:39:00Z"/>
                <w:rFonts w:ascii="Calibri" w:eastAsia="Times New Roman" w:hAnsi="Calibri" w:cs="Calibri"/>
                <w:color w:val="000000"/>
                <w:lang w:eastAsia="en-AU"/>
              </w:rPr>
            </w:pPr>
            <w:ins w:id="373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77" w:author="KIM, Jason" w:date="2019-04-02T13:39:00Z"/>
                <w:rFonts w:ascii="Calibri" w:eastAsia="Times New Roman" w:hAnsi="Calibri" w:cs="Calibri"/>
                <w:color w:val="000000"/>
                <w:lang w:eastAsia="en-AU"/>
              </w:rPr>
            </w:pPr>
            <w:ins w:id="37378" w:author="KIM, Jason" w:date="2019-04-02T13:39:00Z">
              <w:r w:rsidRPr="0056388D">
                <w:rPr>
                  <w:rFonts w:ascii="Calibri" w:eastAsia="Times New Roman" w:hAnsi="Calibri" w:cs="Calibri"/>
                  <w:color w:val="000000"/>
                  <w:lang w:eastAsia="en-AU"/>
                </w:rPr>
                <w:t>LLS2779</w:t>
              </w:r>
            </w:ins>
          </w:p>
        </w:tc>
        <w:tc>
          <w:tcPr>
            <w:tcW w:w="933" w:type="pct"/>
            <w:noWrap/>
            <w:hideMark/>
          </w:tcPr>
          <w:p w:rsidR="00110C18" w:rsidRPr="0056388D" w:rsidRDefault="00110C18" w:rsidP="00063728">
            <w:pPr>
              <w:rPr>
                <w:ins w:id="37379" w:author="KIM, Jason" w:date="2019-04-02T13:39:00Z"/>
                <w:rFonts w:ascii="Calibri" w:eastAsia="Times New Roman" w:hAnsi="Calibri" w:cs="Calibri"/>
                <w:color w:val="000000"/>
                <w:lang w:eastAsia="en-AU"/>
              </w:rPr>
            </w:pPr>
            <w:ins w:id="373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381" w:author="KIM, Jason" w:date="2019-04-02T13:39:00Z"/>
                <w:rFonts w:ascii="Calibri" w:eastAsia="Times New Roman" w:hAnsi="Calibri" w:cs="Calibri"/>
                <w:color w:val="000000"/>
                <w:lang w:eastAsia="en-AU"/>
              </w:rPr>
            </w:pPr>
            <w:ins w:id="37382" w:author="KIM, Jason" w:date="2019-04-02T13:39:00Z">
              <w:r w:rsidRPr="0056388D">
                <w:rPr>
                  <w:rFonts w:ascii="Calibri" w:eastAsia="Times New Roman" w:hAnsi="Calibri" w:cs="Calibri"/>
                  <w:color w:val="000000"/>
                  <w:lang w:eastAsia="en-AU"/>
                </w:rPr>
                <w:t>Chainage 9390</w:t>
              </w:r>
            </w:ins>
          </w:p>
        </w:tc>
        <w:tc>
          <w:tcPr>
            <w:tcW w:w="764" w:type="pct"/>
            <w:noWrap/>
            <w:hideMark/>
          </w:tcPr>
          <w:p w:rsidR="00110C18" w:rsidRPr="0056388D" w:rsidRDefault="00110C18" w:rsidP="00063728">
            <w:pPr>
              <w:jc w:val="right"/>
              <w:rPr>
                <w:ins w:id="37383" w:author="KIM, Jason" w:date="2019-04-02T13:39:00Z"/>
                <w:rFonts w:ascii="Calibri" w:eastAsia="Times New Roman" w:hAnsi="Calibri" w:cs="Calibri"/>
                <w:color w:val="000000"/>
                <w:lang w:eastAsia="en-AU"/>
              </w:rPr>
            </w:pPr>
            <w:ins w:id="373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85" w:author="KIM, Jason" w:date="2019-04-02T13:39:00Z"/>
        </w:trPr>
        <w:tc>
          <w:tcPr>
            <w:tcW w:w="708" w:type="pct"/>
            <w:vMerge/>
            <w:hideMark/>
          </w:tcPr>
          <w:p w:rsidR="00110C18" w:rsidRPr="0056388D" w:rsidRDefault="00110C18" w:rsidP="00063728">
            <w:pPr>
              <w:rPr>
                <w:ins w:id="373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87" w:author="KIM, Jason" w:date="2019-04-02T13:39:00Z"/>
                <w:rFonts w:ascii="Calibri" w:eastAsia="Times New Roman" w:hAnsi="Calibri" w:cs="Calibri"/>
                <w:color w:val="000000"/>
                <w:lang w:eastAsia="en-AU"/>
              </w:rPr>
            </w:pPr>
            <w:ins w:id="37388"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389" w:author="KIM, Jason" w:date="2019-04-02T13:39:00Z"/>
                <w:rFonts w:ascii="Calibri" w:eastAsia="Times New Roman" w:hAnsi="Calibri" w:cs="Calibri"/>
                <w:color w:val="000000"/>
                <w:lang w:eastAsia="en-AU"/>
              </w:rPr>
            </w:pPr>
            <w:ins w:id="373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91" w:author="KIM, Jason" w:date="2019-04-02T13:39:00Z"/>
                <w:rFonts w:ascii="Calibri" w:eastAsia="Times New Roman" w:hAnsi="Calibri" w:cs="Calibri"/>
                <w:color w:val="000000"/>
                <w:lang w:eastAsia="en-AU"/>
              </w:rPr>
            </w:pPr>
            <w:ins w:id="37392" w:author="KIM, Jason" w:date="2019-04-02T13:39:00Z">
              <w:r w:rsidRPr="0056388D">
                <w:rPr>
                  <w:rFonts w:ascii="Calibri" w:eastAsia="Times New Roman" w:hAnsi="Calibri" w:cs="Calibri"/>
                  <w:color w:val="000000"/>
                  <w:lang w:eastAsia="en-AU"/>
                </w:rPr>
                <w:t>LLS2780</w:t>
              </w:r>
            </w:ins>
          </w:p>
        </w:tc>
        <w:tc>
          <w:tcPr>
            <w:tcW w:w="933" w:type="pct"/>
            <w:noWrap/>
            <w:hideMark/>
          </w:tcPr>
          <w:p w:rsidR="00110C18" w:rsidRPr="0056388D" w:rsidRDefault="00110C18" w:rsidP="00063728">
            <w:pPr>
              <w:rPr>
                <w:ins w:id="37393" w:author="KIM, Jason" w:date="2019-04-02T13:39:00Z"/>
                <w:rFonts w:ascii="Calibri" w:eastAsia="Times New Roman" w:hAnsi="Calibri" w:cs="Calibri"/>
                <w:color w:val="000000"/>
                <w:lang w:eastAsia="en-AU"/>
              </w:rPr>
            </w:pPr>
            <w:ins w:id="373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395" w:author="KIM, Jason" w:date="2019-04-02T13:39:00Z"/>
                <w:rFonts w:ascii="Calibri" w:eastAsia="Times New Roman" w:hAnsi="Calibri" w:cs="Calibri"/>
                <w:color w:val="000000"/>
                <w:lang w:eastAsia="en-AU"/>
              </w:rPr>
            </w:pPr>
            <w:ins w:id="37396" w:author="KIM, Jason" w:date="2019-04-02T13:39:00Z">
              <w:r w:rsidRPr="0056388D">
                <w:rPr>
                  <w:rFonts w:ascii="Calibri" w:eastAsia="Times New Roman" w:hAnsi="Calibri" w:cs="Calibri"/>
                  <w:color w:val="000000"/>
                  <w:lang w:eastAsia="en-AU"/>
                </w:rPr>
                <w:t>Chainage 9400</w:t>
              </w:r>
            </w:ins>
          </w:p>
        </w:tc>
        <w:tc>
          <w:tcPr>
            <w:tcW w:w="764" w:type="pct"/>
            <w:noWrap/>
            <w:hideMark/>
          </w:tcPr>
          <w:p w:rsidR="00110C18" w:rsidRPr="0056388D" w:rsidRDefault="00110C18" w:rsidP="00063728">
            <w:pPr>
              <w:jc w:val="right"/>
              <w:rPr>
                <w:ins w:id="37397" w:author="KIM, Jason" w:date="2019-04-02T13:39:00Z"/>
                <w:rFonts w:ascii="Calibri" w:eastAsia="Times New Roman" w:hAnsi="Calibri" w:cs="Calibri"/>
                <w:color w:val="000000"/>
                <w:lang w:eastAsia="en-AU"/>
              </w:rPr>
            </w:pPr>
            <w:ins w:id="373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99" w:author="KIM, Jason" w:date="2019-04-02T13:39:00Z"/>
        </w:trPr>
        <w:tc>
          <w:tcPr>
            <w:tcW w:w="708" w:type="pct"/>
            <w:vMerge/>
            <w:hideMark/>
          </w:tcPr>
          <w:p w:rsidR="00110C18" w:rsidRPr="0056388D" w:rsidRDefault="00110C18" w:rsidP="00063728">
            <w:pPr>
              <w:rPr>
                <w:ins w:id="374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01" w:author="KIM, Jason" w:date="2019-04-02T13:39:00Z"/>
                <w:rFonts w:ascii="Calibri" w:eastAsia="Times New Roman" w:hAnsi="Calibri" w:cs="Calibri"/>
                <w:color w:val="000000"/>
                <w:lang w:eastAsia="en-AU"/>
              </w:rPr>
            </w:pPr>
            <w:ins w:id="37402"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03" w:author="KIM, Jason" w:date="2019-04-02T13:39:00Z"/>
                <w:rFonts w:ascii="Calibri" w:eastAsia="Times New Roman" w:hAnsi="Calibri" w:cs="Calibri"/>
                <w:color w:val="000000"/>
                <w:lang w:eastAsia="en-AU"/>
              </w:rPr>
            </w:pPr>
            <w:ins w:id="374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05" w:author="KIM, Jason" w:date="2019-04-02T13:39:00Z"/>
                <w:rFonts w:ascii="Calibri" w:eastAsia="Times New Roman" w:hAnsi="Calibri" w:cs="Calibri"/>
                <w:color w:val="000000"/>
                <w:lang w:eastAsia="en-AU"/>
              </w:rPr>
            </w:pPr>
            <w:ins w:id="37406" w:author="KIM, Jason" w:date="2019-04-02T13:39:00Z">
              <w:r w:rsidRPr="0056388D">
                <w:rPr>
                  <w:rFonts w:ascii="Calibri" w:eastAsia="Times New Roman" w:hAnsi="Calibri" w:cs="Calibri"/>
                  <w:color w:val="000000"/>
                  <w:lang w:eastAsia="en-AU"/>
                </w:rPr>
                <w:t>LLS2781</w:t>
              </w:r>
            </w:ins>
          </w:p>
        </w:tc>
        <w:tc>
          <w:tcPr>
            <w:tcW w:w="933" w:type="pct"/>
            <w:noWrap/>
            <w:hideMark/>
          </w:tcPr>
          <w:p w:rsidR="00110C18" w:rsidRPr="0056388D" w:rsidRDefault="00110C18" w:rsidP="00063728">
            <w:pPr>
              <w:rPr>
                <w:ins w:id="37407" w:author="KIM, Jason" w:date="2019-04-02T13:39:00Z"/>
                <w:rFonts w:ascii="Calibri" w:eastAsia="Times New Roman" w:hAnsi="Calibri" w:cs="Calibri"/>
                <w:color w:val="000000"/>
                <w:lang w:eastAsia="en-AU"/>
              </w:rPr>
            </w:pPr>
            <w:ins w:id="374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09" w:author="KIM, Jason" w:date="2019-04-02T13:39:00Z"/>
                <w:rFonts w:ascii="Calibri" w:eastAsia="Times New Roman" w:hAnsi="Calibri" w:cs="Calibri"/>
                <w:color w:val="000000"/>
                <w:lang w:eastAsia="en-AU"/>
              </w:rPr>
            </w:pPr>
            <w:ins w:id="37410" w:author="KIM, Jason" w:date="2019-04-02T13:39:00Z">
              <w:r w:rsidRPr="0056388D">
                <w:rPr>
                  <w:rFonts w:ascii="Calibri" w:eastAsia="Times New Roman" w:hAnsi="Calibri" w:cs="Calibri"/>
                  <w:color w:val="000000"/>
                  <w:lang w:eastAsia="en-AU"/>
                </w:rPr>
                <w:t>Chainage 9410</w:t>
              </w:r>
            </w:ins>
          </w:p>
        </w:tc>
        <w:tc>
          <w:tcPr>
            <w:tcW w:w="764" w:type="pct"/>
            <w:noWrap/>
            <w:hideMark/>
          </w:tcPr>
          <w:p w:rsidR="00110C18" w:rsidRPr="0056388D" w:rsidRDefault="00110C18" w:rsidP="00063728">
            <w:pPr>
              <w:jc w:val="right"/>
              <w:rPr>
                <w:ins w:id="37411" w:author="KIM, Jason" w:date="2019-04-02T13:39:00Z"/>
                <w:rFonts w:ascii="Calibri" w:eastAsia="Times New Roman" w:hAnsi="Calibri" w:cs="Calibri"/>
                <w:color w:val="000000"/>
                <w:lang w:eastAsia="en-AU"/>
              </w:rPr>
            </w:pPr>
            <w:ins w:id="374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13" w:author="KIM, Jason" w:date="2019-04-02T13:39:00Z"/>
        </w:trPr>
        <w:tc>
          <w:tcPr>
            <w:tcW w:w="708" w:type="pct"/>
            <w:vMerge/>
            <w:hideMark/>
          </w:tcPr>
          <w:p w:rsidR="00110C18" w:rsidRPr="0056388D" w:rsidRDefault="00110C18" w:rsidP="00063728">
            <w:pPr>
              <w:rPr>
                <w:ins w:id="374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15" w:author="KIM, Jason" w:date="2019-04-02T13:39:00Z"/>
                <w:rFonts w:ascii="Calibri" w:eastAsia="Times New Roman" w:hAnsi="Calibri" w:cs="Calibri"/>
                <w:color w:val="000000"/>
                <w:lang w:eastAsia="en-AU"/>
              </w:rPr>
            </w:pPr>
            <w:ins w:id="37416"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17" w:author="KIM, Jason" w:date="2019-04-02T13:39:00Z"/>
                <w:rFonts w:ascii="Calibri" w:eastAsia="Times New Roman" w:hAnsi="Calibri" w:cs="Calibri"/>
                <w:color w:val="000000"/>
                <w:lang w:eastAsia="en-AU"/>
              </w:rPr>
            </w:pPr>
            <w:ins w:id="374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19" w:author="KIM, Jason" w:date="2019-04-02T13:39:00Z"/>
                <w:rFonts w:ascii="Calibri" w:eastAsia="Times New Roman" w:hAnsi="Calibri" w:cs="Calibri"/>
                <w:color w:val="000000"/>
                <w:lang w:eastAsia="en-AU"/>
              </w:rPr>
            </w:pPr>
            <w:ins w:id="37420" w:author="KIM, Jason" w:date="2019-04-02T13:39:00Z">
              <w:r w:rsidRPr="0056388D">
                <w:rPr>
                  <w:rFonts w:ascii="Calibri" w:eastAsia="Times New Roman" w:hAnsi="Calibri" w:cs="Calibri"/>
                  <w:color w:val="000000"/>
                  <w:lang w:eastAsia="en-AU"/>
                </w:rPr>
                <w:t>LLS2782</w:t>
              </w:r>
            </w:ins>
          </w:p>
        </w:tc>
        <w:tc>
          <w:tcPr>
            <w:tcW w:w="933" w:type="pct"/>
            <w:noWrap/>
            <w:hideMark/>
          </w:tcPr>
          <w:p w:rsidR="00110C18" w:rsidRPr="0056388D" w:rsidRDefault="00110C18" w:rsidP="00063728">
            <w:pPr>
              <w:rPr>
                <w:ins w:id="37421" w:author="KIM, Jason" w:date="2019-04-02T13:39:00Z"/>
                <w:rFonts w:ascii="Calibri" w:eastAsia="Times New Roman" w:hAnsi="Calibri" w:cs="Calibri"/>
                <w:color w:val="000000"/>
                <w:lang w:eastAsia="en-AU"/>
              </w:rPr>
            </w:pPr>
            <w:ins w:id="374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23" w:author="KIM, Jason" w:date="2019-04-02T13:39:00Z"/>
                <w:rFonts w:ascii="Calibri" w:eastAsia="Times New Roman" w:hAnsi="Calibri" w:cs="Calibri"/>
                <w:color w:val="000000"/>
                <w:lang w:eastAsia="en-AU"/>
              </w:rPr>
            </w:pPr>
            <w:ins w:id="37424" w:author="KIM, Jason" w:date="2019-04-02T13:39:00Z">
              <w:r w:rsidRPr="0056388D">
                <w:rPr>
                  <w:rFonts w:ascii="Calibri" w:eastAsia="Times New Roman" w:hAnsi="Calibri" w:cs="Calibri"/>
                  <w:color w:val="000000"/>
                  <w:lang w:eastAsia="en-AU"/>
                </w:rPr>
                <w:t>Chainage 9420</w:t>
              </w:r>
            </w:ins>
          </w:p>
        </w:tc>
        <w:tc>
          <w:tcPr>
            <w:tcW w:w="764" w:type="pct"/>
            <w:noWrap/>
            <w:hideMark/>
          </w:tcPr>
          <w:p w:rsidR="00110C18" w:rsidRPr="0056388D" w:rsidRDefault="00110C18" w:rsidP="00063728">
            <w:pPr>
              <w:jc w:val="right"/>
              <w:rPr>
                <w:ins w:id="37425" w:author="KIM, Jason" w:date="2019-04-02T13:39:00Z"/>
                <w:rFonts w:ascii="Calibri" w:eastAsia="Times New Roman" w:hAnsi="Calibri" w:cs="Calibri"/>
                <w:color w:val="000000"/>
                <w:lang w:eastAsia="en-AU"/>
              </w:rPr>
            </w:pPr>
            <w:ins w:id="374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27" w:author="KIM, Jason" w:date="2019-04-02T13:39:00Z"/>
        </w:trPr>
        <w:tc>
          <w:tcPr>
            <w:tcW w:w="708" w:type="pct"/>
            <w:vMerge/>
            <w:hideMark/>
          </w:tcPr>
          <w:p w:rsidR="00110C18" w:rsidRPr="0056388D" w:rsidRDefault="00110C18" w:rsidP="00063728">
            <w:pPr>
              <w:rPr>
                <w:ins w:id="374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29" w:author="KIM, Jason" w:date="2019-04-02T13:39:00Z"/>
                <w:rFonts w:ascii="Calibri" w:eastAsia="Times New Roman" w:hAnsi="Calibri" w:cs="Calibri"/>
                <w:color w:val="000000"/>
                <w:lang w:eastAsia="en-AU"/>
              </w:rPr>
            </w:pPr>
            <w:ins w:id="37430"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31" w:author="KIM, Jason" w:date="2019-04-02T13:39:00Z"/>
                <w:rFonts w:ascii="Calibri" w:eastAsia="Times New Roman" w:hAnsi="Calibri" w:cs="Calibri"/>
                <w:color w:val="000000"/>
                <w:lang w:eastAsia="en-AU"/>
              </w:rPr>
            </w:pPr>
            <w:ins w:id="374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33" w:author="KIM, Jason" w:date="2019-04-02T13:39:00Z"/>
                <w:rFonts w:ascii="Calibri" w:eastAsia="Times New Roman" w:hAnsi="Calibri" w:cs="Calibri"/>
                <w:color w:val="000000"/>
                <w:lang w:eastAsia="en-AU"/>
              </w:rPr>
            </w:pPr>
            <w:ins w:id="37434" w:author="KIM, Jason" w:date="2019-04-02T13:39:00Z">
              <w:r w:rsidRPr="0056388D">
                <w:rPr>
                  <w:rFonts w:ascii="Calibri" w:eastAsia="Times New Roman" w:hAnsi="Calibri" w:cs="Calibri"/>
                  <w:color w:val="000000"/>
                  <w:lang w:eastAsia="en-AU"/>
                </w:rPr>
                <w:t>LLS2783</w:t>
              </w:r>
            </w:ins>
          </w:p>
        </w:tc>
        <w:tc>
          <w:tcPr>
            <w:tcW w:w="933" w:type="pct"/>
            <w:noWrap/>
            <w:hideMark/>
          </w:tcPr>
          <w:p w:rsidR="00110C18" w:rsidRPr="0056388D" w:rsidRDefault="00110C18" w:rsidP="00063728">
            <w:pPr>
              <w:rPr>
                <w:ins w:id="37435" w:author="KIM, Jason" w:date="2019-04-02T13:39:00Z"/>
                <w:rFonts w:ascii="Calibri" w:eastAsia="Times New Roman" w:hAnsi="Calibri" w:cs="Calibri"/>
                <w:color w:val="000000"/>
                <w:lang w:eastAsia="en-AU"/>
              </w:rPr>
            </w:pPr>
            <w:ins w:id="374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37" w:author="KIM, Jason" w:date="2019-04-02T13:39:00Z"/>
                <w:rFonts w:ascii="Calibri" w:eastAsia="Times New Roman" w:hAnsi="Calibri" w:cs="Calibri"/>
                <w:color w:val="000000"/>
                <w:lang w:eastAsia="en-AU"/>
              </w:rPr>
            </w:pPr>
            <w:ins w:id="37438" w:author="KIM, Jason" w:date="2019-04-02T13:39:00Z">
              <w:r w:rsidRPr="0056388D">
                <w:rPr>
                  <w:rFonts w:ascii="Calibri" w:eastAsia="Times New Roman" w:hAnsi="Calibri" w:cs="Calibri"/>
                  <w:color w:val="000000"/>
                  <w:lang w:eastAsia="en-AU"/>
                </w:rPr>
                <w:t>Chainage 9430</w:t>
              </w:r>
            </w:ins>
          </w:p>
        </w:tc>
        <w:tc>
          <w:tcPr>
            <w:tcW w:w="764" w:type="pct"/>
            <w:noWrap/>
            <w:hideMark/>
          </w:tcPr>
          <w:p w:rsidR="00110C18" w:rsidRPr="0056388D" w:rsidRDefault="00110C18" w:rsidP="00063728">
            <w:pPr>
              <w:jc w:val="right"/>
              <w:rPr>
                <w:ins w:id="37439" w:author="KIM, Jason" w:date="2019-04-02T13:39:00Z"/>
                <w:rFonts w:ascii="Calibri" w:eastAsia="Times New Roman" w:hAnsi="Calibri" w:cs="Calibri"/>
                <w:color w:val="000000"/>
                <w:lang w:eastAsia="en-AU"/>
              </w:rPr>
            </w:pPr>
            <w:ins w:id="374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41" w:author="KIM, Jason" w:date="2019-04-02T13:39:00Z"/>
        </w:trPr>
        <w:tc>
          <w:tcPr>
            <w:tcW w:w="708" w:type="pct"/>
            <w:vMerge w:val="restart"/>
            <w:noWrap/>
            <w:hideMark/>
          </w:tcPr>
          <w:p w:rsidR="00110C18" w:rsidRPr="0056388D" w:rsidRDefault="00110C18" w:rsidP="00063728">
            <w:pPr>
              <w:rPr>
                <w:ins w:id="37442" w:author="KIM, Jason" w:date="2019-04-02T13:39:00Z"/>
                <w:rFonts w:ascii="Calibri" w:eastAsia="Times New Roman" w:hAnsi="Calibri" w:cs="Calibri"/>
                <w:color w:val="000000"/>
                <w:lang w:eastAsia="en-AU"/>
              </w:rPr>
            </w:pPr>
            <w:ins w:id="37443" w:author="KIM, Jason" w:date="2019-04-02T13:39:00Z">
              <w:r w:rsidRPr="0056388D">
                <w:rPr>
                  <w:rFonts w:ascii="Calibri" w:eastAsia="Times New Roman" w:hAnsi="Calibri" w:cs="Calibri"/>
                  <w:color w:val="000000"/>
                  <w:lang w:eastAsia="en-AU"/>
                </w:rPr>
                <w:t>LLE72K81</w:t>
              </w:r>
            </w:ins>
          </w:p>
        </w:tc>
        <w:tc>
          <w:tcPr>
            <w:tcW w:w="605" w:type="pct"/>
            <w:noWrap/>
            <w:hideMark/>
          </w:tcPr>
          <w:p w:rsidR="00110C18" w:rsidRPr="0056388D" w:rsidRDefault="00110C18" w:rsidP="00063728">
            <w:pPr>
              <w:rPr>
                <w:ins w:id="37444" w:author="KIM, Jason" w:date="2019-04-02T13:39:00Z"/>
                <w:rFonts w:ascii="Calibri" w:eastAsia="Times New Roman" w:hAnsi="Calibri" w:cs="Calibri"/>
                <w:color w:val="000000"/>
                <w:lang w:eastAsia="en-AU"/>
              </w:rPr>
            </w:pPr>
            <w:ins w:id="37445"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46" w:author="KIM, Jason" w:date="2019-04-02T13:39:00Z"/>
                <w:rFonts w:ascii="Calibri" w:eastAsia="Times New Roman" w:hAnsi="Calibri" w:cs="Calibri"/>
                <w:color w:val="000000"/>
                <w:lang w:eastAsia="en-AU"/>
              </w:rPr>
            </w:pPr>
            <w:ins w:id="3744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48" w:author="KIM, Jason" w:date="2019-04-02T13:39:00Z"/>
                <w:rFonts w:ascii="Calibri" w:eastAsia="Times New Roman" w:hAnsi="Calibri" w:cs="Calibri"/>
                <w:color w:val="000000"/>
                <w:lang w:eastAsia="en-AU"/>
              </w:rPr>
            </w:pPr>
            <w:ins w:id="37449" w:author="KIM, Jason" w:date="2019-04-02T13:39:00Z">
              <w:r w:rsidRPr="0056388D">
                <w:rPr>
                  <w:rFonts w:ascii="Calibri" w:eastAsia="Times New Roman" w:hAnsi="Calibri" w:cs="Calibri"/>
                  <w:color w:val="000000"/>
                  <w:lang w:eastAsia="en-AU"/>
                </w:rPr>
                <w:t>LLS2772</w:t>
              </w:r>
            </w:ins>
          </w:p>
        </w:tc>
        <w:tc>
          <w:tcPr>
            <w:tcW w:w="933" w:type="pct"/>
            <w:noWrap/>
            <w:hideMark/>
          </w:tcPr>
          <w:p w:rsidR="00110C18" w:rsidRPr="0056388D" w:rsidRDefault="00110C18" w:rsidP="00063728">
            <w:pPr>
              <w:rPr>
                <w:ins w:id="37450" w:author="KIM, Jason" w:date="2019-04-02T13:39:00Z"/>
                <w:rFonts w:ascii="Calibri" w:eastAsia="Times New Roman" w:hAnsi="Calibri" w:cs="Calibri"/>
                <w:color w:val="000000"/>
                <w:lang w:eastAsia="en-AU"/>
              </w:rPr>
            </w:pPr>
            <w:ins w:id="374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52" w:author="KIM, Jason" w:date="2019-04-02T13:39:00Z"/>
                <w:rFonts w:ascii="Calibri" w:eastAsia="Times New Roman" w:hAnsi="Calibri" w:cs="Calibri"/>
                <w:color w:val="000000"/>
                <w:lang w:eastAsia="en-AU"/>
              </w:rPr>
            </w:pPr>
            <w:ins w:id="37453" w:author="KIM, Jason" w:date="2019-04-02T13:39:00Z">
              <w:r w:rsidRPr="0056388D">
                <w:rPr>
                  <w:rFonts w:ascii="Calibri" w:eastAsia="Times New Roman" w:hAnsi="Calibri" w:cs="Calibri"/>
                  <w:color w:val="000000"/>
                  <w:lang w:eastAsia="en-AU"/>
                </w:rPr>
                <w:t>Chainage 9313</w:t>
              </w:r>
            </w:ins>
          </w:p>
        </w:tc>
        <w:tc>
          <w:tcPr>
            <w:tcW w:w="764" w:type="pct"/>
            <w:noWrap/>
            <w:hideMark/>
          </w:tcPr>
          <w:p w:rsidR="00110C18" w:rsidRPr="0056388D" w:rsidRDefault="00110C18" w:rsidP="00063728">
            <w:pPr>
              <w:jc w:val="right"/>
              <w:rPr>
                <w:ins w:id="37454" w:author="KIM, Jason" w:date="2019-04-02T13:39:00Z"/>
                <w:rFonts w:ascii="Calibri" w:eastAsia="Times New Roman" w:hAnsi="Calibri" w:cs="Calibri"/>
                <w:color w:val="000000"/>
                <w:lang w:eastAsia="en-AU"/>
              </w:rPr>
            </w:pPr>
            <w:ins w:id="374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56" w:author="KIM, Jason" w:date="2019-04-02T13:39:00Z"/>
        </w:trPr>
        <w:tc>
          <w:tcPr>
            <w:tcW w:w="708" w:type="pct"/>
            <w:vMerge/>
            <w:hideMark/>
          </w:tcPr>
          <w:p w:rsidR="00110C18" w:rsidRPr="0056388D" w:rsidRDefault="00110C18" w:rsidP="00063728">
            <w:pPr>
              <w:rPr>
                <w:ins w:id="374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58" w:author="KIM, Jason" w:date="2019-04-02T13:39:00Z"/>
                <w:rFonts w:ascii="Calibri" w:eastAsia="Times New Roman" w:hAnsi="Calibri" w:cs="Calibri"/>
                <w:color w:val="000000"/>
                <w:lang w:eastAsia="en-AU"/>
              </w:rPr>
            </w:pPr>
            <w:ins w:id="37459"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60" w:author="KIM, Jason" w:date="2019-04-02T13:39:00Z"/>
                <w:rFonts w:ascii="Calibri" w:eastAsia="Times New Roman" w:hAnsi="Calibri" w:cs="Calibri"/>
                <w:color w:val="000000"/>
                <w:lang w:eastAsia="en-AU"/>
              </w:rPr>
            </w:pPr>
            <w:ins w:id="3746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62" w:author="KIM, Jason" w:date="2019-04-02T13:39:00Z"/>
                <w:rFonts w:ascii="Calibri" w:eastAsia="Times New Roman" w:hAnsi="Calibri" w:cs="Calibri"/>
                <w:color w:val="000000"/>
                <w:lang w:eastAsia="en-AU"/>
              </w:rPr>
            </w:pPr>
            <w:ins w:id="37463" w:author="KIM, Jason" w:date="2019-04-02T13:39:00Z">
              <w:r w:rsidRPr="0056388D">
                <w:rPr>
                  <w:rFonts w:ascii="Calibri" w:eastAsia="Times New Roman" w:hAnsi="Calibri" w:cs="Calibri"/>
                  <w:color w:val="000000"/>
                  <w:lang w:eastAsia="en-AU"/>
                </w:rPr>
                <w:t>LLS2773</w:t>
              </w:r>
            </w:ins>
          </w:p>
        </w:tc>
        <w:tc>
          <w:tcPr>
            <w:tcW w:w="933" w:type="pct"/>
            <w:noWrap/>
            <w:hideMark/>
          </w:tcPr>
          <w:p w:rsidR="00110C18" w:rsidRPr="0056388D" w:rsidRDefault="00110C18" w:rsidP="00063728">
            <w:pPr>
              <w:rPr>
                <w:ins w:id="37464" w:author="KIM, Jason" w:date="2019-04-02T13:39:00Z"/>
                <w:rFonts w:ascii="Calibri" w:eastAsia="Times New Roman" w:hAnsi="Calibri" w:cs="Calibri"/>
                <w:color w:val="000000"/>
                <w:lang w:eastAsia="en-AU"/>
              </w:rPr>
            </w:pPr>
            <w:ins w:id="374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66" w:author="KIM, Jason" w:date="2019-04-02T13:39:00Z"/>
                <w:rFonts w:ascii="Calibri" w:eastAsia="Times New Roman" w:hAnsi="Calibri" w:cs="Calibri"/>
                <w:color w:val="000000"/>
                <w:lang w:eastAsia="en-AU"/>
              </w:rPr>
            </w:pPr>
            <w:ins w:id="37467" w:author="KIM, Jason" w:date="2019-04-02T13:39:00Z">
              <w:r w:rsidRPr="0056388D">
                <w:rPr>
                  <w:rFonts w:ascii="Calibri" w:eastAsia="Times New Roman" w:hAnsi="Calibri" w:cs="Calibri"/>
                  <w:color w:val="000000"/>
                  <w:lang w:eastAsia="en-AU"/>
                </w:rPr>
                <w:t>Chainage 9323</w:t>
              </w:r>
            </w:ins>
          </w:p>
        </w:tc>
        <w:tc>
          <w:tcPr>
            <w:tcW w:w="764" w:type="pct"/>
            <w:noWrap/>
            <w:hideMark/>
          </w:tcPr>
          <w:p w:rsidR="00110C18" w:rsidRPr="0056388D" w:rsidRDefault="00110C18" w:rsidP="00063728">
            <w:pPr>
              <w:jc w:val="right"/>
              <w:rPr>
                <w:ins w:id="37468" w:author="KIM, Jason" w:date="2019-04-02T13:39:00Z"/>
                <w:rFonts w:ascii="Calibri" w:eastAsia="Times New Roman" w:hAnsi="Calibri" w:cs="Calibri"/>
                <w:color w:val="000000"/>
                <w:lang w:eastAsia="en-AU"/>
              </w:rPr>
            </w:pPr>
            <w:ins w:id="374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70" w:author="KIM, Jason" w:date="2019-04-02T13:39:00Z"/>
        </w:trPr>
        <w:tc>
          <w:tcPr>
            <w:tcW w:w="708" w:type="pct"/>
            <w:vMerge/>
            <w:hideMark/>
          </w:tcPr>
          <w:p w:rsidR="00110C18" w:rsidRPr="0056388D" w:rsidRDefault="00110C18" w:rsidP="00063728">
            <w:pPr>
              <w:rPr>
                <w:ins w:id="374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72" w:author="KIM, Jason" w:date="2019-04-02T13:39:00Z"/>
                <w:rFonts w:ascii="Calibri" w:eastAsia="Times New Roman" w:hAnsi="Calibri" w:cs="Calibri"/>
                <w:color w:val="000000"/>
                <w:lang w:eastAsia="en-AU"/>
              </w:rPr>
            </w:pPr>
            <w:ins w:id="37473"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74" w:author="KIM, Jason" w:date="2019-04-02T13:39:00Z"/>
                <w:rFonts w:ascii="Calibri" w:eastAsia="Times New Roman" w:hAnsi="Calibri" w:cs="Calibri"/>
                <w:color w:val="000000"/>
                <w:lang w:eastAsia="en-AU"/>
              </w:rPr>
            </w:pPr>
            <w:ins w:id="3747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76" w:author="KIM, Jason" w:date="2019-04-02T13:39:00Z"/>
                <w:rFonts w:ascii="Calibri" w:eastAsia="Times New Roman" w:hAnsi="Calibri" w:cs="Calibri"/>
                <w:color w:val="000000"/>
                <w:lang w:eastAsia="en-AU"/>
              </w:rPr>
            </w:pPr>
            <w:ins w:id="37477" w:author="KIM, Jason" w:date="2019-04-02T13:39:00Z">
              <w:r w:rsidRPr="0056388D">
                <w:rPr>
                  <w:rFonts w:ascii="Calibri" w:eastAsia="Times New Roman" w:hAnsi="Calibri" w:cs="Calibri"/>
                  <w:color w:val="000000"/>
                  <w:lang w:eastAsia="en-AU"/>
                </w:rPr>
                <w:t>LLS2774</w:t>
              </w:r>
            </w:ins>
          </w:p>
        </w:tc>
        <w:tc>
          <w:tcPr>
            <w:tcW w:w="933" w:type="pct"/>
            <w:noWrap/>
            <w:hideMark/>
          </w:tcPr>
          <w:p w:rsidR="00110C18" w:rsidRPr="0056388D" w:rsidRDefault="00110C18" w:rsidP="00063728">
            <w:pPr>
              <w:rPr>
                <w:ins w:id="37478" w:author="KIM, Jason" w:date="2019-04-02T13:39:00Z"/>
                <w:rFonts w:ascii="Calibri" w:eastAsia="Times New Roman" w:hAnsi="Calibri" w:cs="Calibri"/>
                <w:color w:val="000000"/>
                <w:lang w:eastAsia="en-AU"/>
              </w:rPr>
            </w:pPr>
            <w:ins w:id="374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80" w:author="KIM, Jason" w:date="2019-04-02T13:39:00Z"/>
                <w:rFonts w:ascii="Calibri" w:eastAsia="Times New Roman" w:hAnsi="Calibri" w:cs="Calibri"/>
                <w:color w:val="000000"/>
                <w:lang w:eastAsia="en-AU"/>
              </w:rPr>
            </w:pPr>
            <w:ins w:id="37481" w:author="KIM, Jason" w:date="2019-04-02T13:39:00Z">
              <w:r w:rsidRPr="0056388D">
                <w:rPr>
                  <w:rFonts w:ascii="Calibri" w:eastAsia="Times New Roman" w:hAnsi="Calibri" w:cs="Calibri"/>
                  <w:color w:val="000000"/>
                  <w:lang w:eastAsia="en-AU"/>
                </w:rPr>
                <w:t>Chainage 9333</w:t>
              </w:r>
            </w:ins>
          </w:p>
        </w:tc>
        <w:tc>
          <w:tcPr>
            <w:tcW w:w="764" w:type="pct"/>
            <w:noWrap/>
            <w:hideMark/>
          </w:tcPr>
          <w:p w:rsidR="00110C18" w:rsidRPr="0056388D" w:rsidRDefault="00110C18" w:rsidP="00063728">
            <w:pPr>
              <w:jc w:val="right"/>
              <w:rPr>
                <w:ins w:id="37482" w:author="KIM, Jason" w:date="2019-04-02T13:39:00Z"/>
                <w:rFonts w:ascii="Calibri" w:eastAsia="Times New Roman" w:hAnsi="Calibri" w:cs="Calibri"/>
                <w:color w:val="000000"/>
                <w:lang w:eastAsia="en-AU"/>
              </w:rPr>
            </w:pPr>
            <w:ins w:id="374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84" w:author="KIM, Jason" w:date="2019-04-02T13:39:00Z"/>
        </w:trPr>
        <w:tc>
          <w:tcPr>
            <w:tcW w:w="708" w:type="pct"/>
            <w:vMerge/>
            <w:hideMark/>
          </w:tcPr>
          <w:p w:rsidR="00110C18" w:rsidRPr="0056388D" w:rsidRDefault="00110C18" w:rsidP="00063728">
            <w:pPr>
              <w:rPr>
                <w:ins w:id="374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86" w:author="KIM, Jason" w:date="2019-04-02T13:39:00Z"/>
                <w:rFonts w:ascii="Calibri" w:eastAsia="Times New Roman" w:hAnsi="Calibri" w:cs="Calibri"/>
                <w:color w:val="000000"/>
                <w:lang w:eastAsia="en-AU"/>
              </w:rPr>
            </w:pPr>
            <w:ins w:id="37487"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88" w:author="KIM, Jason" w:date="2019-04-02T13:39:00Z"/>
                <w:rFonts w:ascii="Calibri" w:eastAsia="Times New Roman" w:hAnsi="Calibri" w:cs="Calibri"/>
                <w:color w:val="000000"/>
                <w:lang w:eastAsia="en-AU"/>
              </w:rPr>
            </w:pPr>
            <w:ins w:id="3748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90" w:author="KIM, Jason" w:date="2019-04-02T13:39:00Z"/>
                <w:rFonts w:ascii="Calibri" w:eastAsia="Times New Roman" w:hAnsi="Calibri" w:cs="Calibri"/>
                <w:color w:val="000000"/>
                <w:lang w:eastAsia="en-AU"/>
              </w:rPr>
            </w:pPr>
            <w:ins w:id="37491" w:author="KIM, Jason" w:date="2019-04-02T13:39:00Z">
              <w:r w:rsidRPr="0056388D">
                <w:rPr>
                  <w:rFonts w:ascii="Calibri" w:eastAsia="Times New Roman" w:hAnsi="Calibri" w:cs="Calibri"/>
                  <w:color w:val="000000"/>
                  <w:lang w:eastAsia="en-AU"/>
                </w:rPr>
                <w:t>LLS2775</w:t>
              </w:r>
            </w:ins>
          </w:p>
        </w:tc>
        <w:tc>
          <w:tcPr>
            <w:tcW w:w="933" w:type="pct"/>
            <w:noWrap/>
            <w:hideMark/>
          </w:tcPr>
          <w:p w:rsidR="00110C18" w:rsidRPr="0056388D" w:rsidRDefault="00110C18" w:rsidP="00063728">
            <w:pPr>
              <w:rPr>
                <w:ins w:id="37492" w:author="KIM, Jason" w:date="2019-04-02T13:39:00Z"/>
                <w:rFonts w:ascii="Calibri" w:eastAsia="Times New Roman" w:hAnsi="Calibri" w:cs="Calibri"/>
                <w:color w:val="000000"/>
                <w:lang w:eastAsia="en-AU"/>
              </w:rPr>
            </w:pPr>
            <w:ins w:id="374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94" w:author="KIM, Jason" w:date="2019-04-02T13:39:00Z"/>
                <w:rFonts w:ascii="Calibri" w:eastAsia="Times New Roman" w:hAnsi="Calibri" w:cs="Calibri"/>
                <w:color w:val="000000"/>
                <w:lang w:eastAsia="en-AU"/>
              </w:rPr>
            </w:pPr>
            <w:ins w:id="37495" w:author="KIM, Jason" w:date="2019-04-02T13:39:00Z">
              <w:r w:rsidRPr="0056388D">
                <w:rPr>
                  <w:rFonts w:ascii="Calibri" w:eastAsia="Times New Roman" w:hAnsi="Calibri" w:cs="Calibri"/>
                  <w:color w:val="000000"/>
                  <w:lang w:eastAsia="en-AU"/>
                </w:rPr>
                <w:t>Chainage 9342</w:t>
              </w:r>
            </w:ins>
          </w:p>
        </w:tc>
        <w:tc>
          <w:tcPr>
            <w:tcW w:w="764" w:type="pct"/>
            <w:noWrap/>
            <w:hideMark/>
          </w:tcPr>
          <w:p w:rsidR="00110C18" w:rsidRPr="0056388D" w:rsidRDefault="00110C18" w:rsidP="00063728">
            <w:pPr>
              <w:jc w:val="right"/>
              <w:rPr>
                <w:ins w:id="37496" w:author="KIM, Jason" w:date="2019-04-02T13:39:00Z"/>
                <w:rFonts w:ascii="Calibri" w:eastAsia="Times New Roman" w:hAnsi="Calibri" w:cs="Calibri"/>
                <w:color w:val="000000"/>
                <w:lang w:eastAsia="en-AU"/>
              </w:rPr>
            </w:pPr>
            <w:ins w:id="37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98" w:author="KIM, Jason" w:date="2019-04-02T13:39:00Z"/>
        </w:trPr>
        <w:tc>
          <w:tcPr>
            <w:tcW w:w="708" w:type="pct"/>
            <w:vMerge/>
            <w:hideMark/>
          </w:tcPr>
          <w:p w:rsidR="00110C18" w:rsidRPr="0056388D" w:rsidRDefault="00110C18" w:rsidP="00063728">
            <w:pPr>
              <w:rPr>
                <w:ins w:id="374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00" w:author="KIM, Jason" w:date="2019-04-02T13:39:00Z"/>
                <w:rFonts w:ascii="Calibri" w:eastAsia="Times New Roman" w:hAnsi="Calibri" w:cs="Calibri"/>
                <w:color w:val="000000"/>
                <w:lang w:eastAsia="en-AU"/>
              </w:rPr>
            </w:pPr>
            <w:ins w:id="37501"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502" w:author="KIM, Jason" w:date="2019-04-02T13:39:00Z"/>
                <w:rFonts w:ascii="Calibri" w:eastAsia="Times New Roman" w:hAnsi="Calibri" w:cs="Calibri"/>
                <w:color w:val="000000"/>
                <w:lang w:eastAsia="en-AU"/>
              </w:rPr>
            </w:pPr>
            <w:ins w:id="3750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04" w:author="KIM, Jason" w:date="2019-04-02T13:39:00Z"/>
                <w:rFonts w:ascii="Calibri" w:eastAsia="Times New Roman" w:hAnsi="Calibri" w:cs="Calibri"/>
                <w:color w:val="000000"/>
                <w:lang w:eastAsia="en-AU"/>
              </w:rPr>
            </w:pPr>
            <w:ins w:id="37505" w:author="KIM, Jason" w:date="2019-04-02T13:39:00Z">
              <w:r w:rsidRPr="0056388D">
                <w:rPr>
                  <w:rFonts w:ascii="Calibri" w:eastAsia="Times New Roman" w:hAnsi="Calibri" w:cs="Calibri"/>
                  <w:color w:val="000000"/>
                  <w:lang w:eastAsia="en-AU"/>
                </w:rPr>
                <w:t>LLS2776</w:t>
              </w:r>
            </w:ins>
          </w:p>
        </w:tc>
        <w:tc>
          <w:tcPr>
            <w:tcW w:w="933" w:type="pct"/>
            <w:noWrap/>
            <w:hideMark/>
          </w:tcPr>
          <w:p w:rsidR="00110C18" w:rsidRPr="0056388D" w:rsidRDefault="00110C18" w:rsidP="00063728">
            <w:pPr>
              <w:rPr>
                <w:ins w:id="37506" w:author="KIM, Jason" w:date="2019-04-02T13:39:00Z"/>
                <w:rFonts w:ascii="Calibri" w:eastAsia="Times New Roman" w:hAnsi="Calibri" w:cs="Calibri"/>
                <w:color w:val="000000"/>
                <w:lang w:eastAsia="en-AU"/>
              </w:rPr>
            </w:pPr>
            <w:ins w:id="375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08" w:author="KIM, Jason" w:date="2019-04-02T13:39:00Z"/>
                <w:rFonts w:ascii="Calibri" w:eastAsia="Times New Roman" w:hAnsi="Calibri" w:cs="Calibri"/>
                <w:color w:val="000000"/>
                <w:lang w:eastAsia="en-AU"/>
              </w:rPr>
            </w:pPr>
            <w:ins w:id="37509" w:author="KIM, Jason" w:date="2019-04-02T13:39:00Z">
              <w:r w:rsidRPr="0056388D">
                <w:rPr>
                  <w:rFonts w:ascii="Calibri" w:eastAsia="Times New Roman" w:hAnsi="Calibri" w:cs="Calibri"/>
                  <w:color w:val="000000"/>
                  <w:lang w:eastAsia="en-AU"/>
                </w:rPr>
                <w:t>Chainage 9352</w:t>
              </w:r>
            </w:ins>
          </w:p>
        </w:tc>
        <w:tc>
          <w:tcPr>
            <w:tcW w:w="764" w:type="pct"/>
            <w:noWrap/>
            <w:hideMark/>
          </w:tcPr>
          <w:p w:rsidR="00110C18" w:rsidRPr="0056388D" w:rsidRDefault="00110C18" w:rsidP="00063728">
            <w:pPr>
              <w:jc w:val="right"/>
              <w:rPr>
                <w:ins w:id="37510" w:author="KIM, Jason" w:date="2019-04-02T13:39:00Z"/>
                <w:rFonts w:ascii="Calibri" w:eastAsia="Times New Roman" w:hAnsi="Calibri" w:cs="Calibri"/>
                <w:color w:val="000000"/>
                <w:lang w:eastAsia="en-AU"/>
              </w:rPr>
            </w:pPr>
            <w:ins w:id="37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12" w:author="KIM, Jason" w:date="2019-04-02T13:39:00Z"/>
        </w:trPr>
        <w:tc>
          <w:tcPr>
            <w:tcW w:w="708" w:type="pct"/>
            <w:vMerge/>
            <w:hideMark/>
          </w:tcPr>
          <w:p w:rsidR="00110C18" w:rsidRPr="0056388D" w:rsidRDefault="00110C18" w:rsidP="00063728">
            <w:pPr>
              <w:rPr>
                <w:ins w:id="375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14" w:author="KIM, Jason" w:date="2019-04-02T13:39:00Z"/>
                <w:rFonts w:ascii="Calibri" w:eastAsia="Times New Roman" w:hAnsi="Calibri" w:cs="Calibri"/>
                <w:color w:val="000000"/>
                <w:lang w:eastAsia="en-AU"/>
              </w:rPr>
            </w:pPr>
            <w:ins w:id="37515"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516" w:author="KIM, Jason" w:date="2019-04-02T13:39:00Z"/>
                <w:rFonts w:ascii="Calibri" w:eastAsia="Times New Roman" w:hAnsi="Calibri" w:cs="Calibri"/>
                <w:color w:val="000000"/>
                <w:lang w:eastAsia="en-AU"/>
              </w:rPr>
            </w:pPr>
            <w:ins w:id="3751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18" w:author="KIM, Jason" w:date="2019-04-02T13:39:00Z"/>
                <w:rFonts w:ascii="Calibri" w:eastAsia="Times New Roman" w:hAnsi="Calibri" w:cs="Calibri"/>
                <w:color w:val="000000"/>
                <w:lang w:eastAsia="en-AU"/>
              </w:rPr>
            </w:pPr>
            <w:ins w:id="37519" w:author="KIM, Jason" w:date="2019-04-02T13:39:00Z">
              <w:r w:rsidRPr="0056388D">
                <w:rPr>
                  <w:rFonts w:ascii="Calibri" w:eastAsia="Times New Roman" w:hAnsi="Calibri" w:cs="Calibri"/>
                  <w:color w:val="000000"/>
                  <w:lang w:eastAsia="en-AU"/>
                </w:rPr>
                <w:t>LLS2777</w:t>
              </w:r>
            </w:ins>
          </w:p>
        </w:tc>
        <w:tc>
          <w:tcPr>
            <w:tcW w:w="933" w:type="pct"/>
            <w:noWrap/>
            <w:hideMark/>
          </w:tcPr>
          <w:p w:rsidR="00110C18" w:rsidRPr="0056388D" w:rsidRDefault="00110C18" w:rsidP="00063728">
            <w:pPr>
              <w:rPr>
                <w:ins w:id="37520" w:author="KIM, Jason" w:date="2019-04-02T13:39:00Z"/>
                <w:rFonts w:ascii="Calibri" w:eastAsia="Times New Roman" w:hAnsi="Calibri" w:cs="Calibri"/>
                <w:color w:val="000000"/>
                <w:lang w:eastAsia="en-AU"/>
              </w:rPr>
            </w:pPr>
            <w:ins w:id="375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22" w:author="KIM, Jason" w:date="2019-04-02T13:39:00Z"/>
                <w:rFonts w:ascii="Calibri" w:eastAsia="Times New Roman" w:hAnsi="Calibri" w:cs="Calibri"/>
                <w:color w:val="000000"/>
                <w:lang w:eastAsia="en-AU"/>
              </w:rPr>
            </w:pPr>
            <w:ins w:id="37523" w:author="KIM, Jason" w:date="2019-04-02T13:39:00Z">
              <w:r w:rsidRPr="0056388D">
                <w:rPr>
                  <w:rFonts w:ascii="Calibri" w:eastAsia="Times New Roman" w:hAnsi="Calibri" w:cs="Calibri"/>
                  <w:color w:val="000000"/>
                  <w:lang w:eastAsia="en-AU"/>
                </w:rPr>
                <w:t>Chainage 9362</w:t>
              </w:r>
            </w:ins>
          </w:p>
        </w:tc>
        <w:tc>
          <w:tcPr>
            <w:tcW w:w="764" w:type="pct"/>
            <w:noWrap/>
            <w:hideMark/>
          </w:tcPr>
          <w:p w:rsidR="00110C18" w:rsidRPr="0056388D" w:rsidRDefault="00110C18" w:rsidP="00063728">
            <w:pPr>
              <w:jc w:val="right"/>
              <w:rPr>
                <w:ins w:id="37524" w:author="KIM, Jason" w:date="2019-04-02T13:39:00Z"/>
                <w:rFonts w:ascii="Calibri" w:eastAsia="Times New Roman" w:hAnsi="Calibri" w:cs="Calibri"/>
                <w:color w:val="000000"/>
                <w:lang w:eastAsia="en-AU"/>
              </w:rPr>
            </w:pPr>
            <w:ins w:id="37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26" w:author="KIM, Jason" w:date="2019-04-02T13:39:00Z"/>
        </w:trPr>
        <w:tc>
          <w:tcPr>
            <w:tcW w:w="708" w:type="pct"/>
            <w:vMerge/>
            <w:hideMark/>
          </w:tcPr>
          <w:p w:rsidR="00110C18" w:rsidRPr="0056388D" w:rsidRDefault="00110C18" w:rsidP="00063728">
            <w:pPr>
              <w:rPr>
                <w:ins w:id="375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28" w:author="KIM, Jason" w:date="2019-04-02T13:39:00Z"/>
                <w:rFonts w:ascii="Calibri" w:eastAsia="Times New Roman" w:hAnsi="Calibri" w:cs="Calibri"/>
                <w:color w:val="000000"/>
                <w:lang w:eastAsia="en-AU"/>
              </w:rPr>
            </w:pPr>
            <w:ins w:id="37529"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530" w:author="KIM, Jason" w:date="2019-04-02T13:39:00Z"/>
                <w:rFonts w:ascii="Calibri" w:eastAsia="Times New Roman" w:hAnsi="Calibri" w:cs="Calibri"/>
                <w:color w:val="000000"/>
                <w:lang w:eastAsia="en-AU"/>
              </w:rPr>
            </w:pPr>
            <w:ins w:id="3753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32" w:author="KIM, Jason" w:date="2019-04-02T13:39:00Z"/>
                <w:rFonts w:ascii="Calibri" w:eastAsia="Times New Roman" w:hAnsi="Calibri" w:cs="Calibri"/>
                <w:color w:val="000000"/>
                <w:lang w:eastAsia="en-AU"/>
              </w:rPr>
            </w:pPr>
            <w:ins w:id="37533" w:author="KIM, Jason" w:date="2019-04-02T13:39:00Z">
              <w:r w:rsidRPr="0056388D">
                <w:rPr>
                  <w:rFonts w:ascii="Calibri" w:eastAsia="Times New Roman" w:hAnsi="Calibri" w:cs="Calibri"/>
                  <w:color w:val="000000"/>
                  <w:lang w:eastAsia="en-AU"/>
                </w:rPr>
                <w:t>LLS2778</w:t>
              </w:r>
            </w:ins>
          </w:p>
        </w:tc>
        <w:tc>
          <w:tcPr>
            <w:tcW w:w="933" w:type="pct"/>
            <w:noWrap/>
            <w:hideMark/>
          </w:tcPr>
          <w:p w:rsidR="00110C18" w:rsidRPr="0056388D" w:rsidRDefault="00110C18" w:rsidP="00063728">
            <w:pPr>
              <w:rPr>
                <w:ins w:id="37534" w:author="KIM, Jason" w:date="2019-04-02T13:39:00Z"/>
                <w:rFonts w:ascii="Calibri" w:eastAsia="Times New Roman" w:hAnsi="Calibri" w:cs="Calibri"/>
                <w:color w:val="000000"/>
                <w:lang w:eastAsia="en-AU"/>
              </w:rPr>
            </w:pPr>
            <w:ins w:id="375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36" w:author="KIM, Jason" w:date="2019-04-02T13:39:00Z"/>
                <w:rFonts w:ascii="Calibri" w:eastAsia="Times New Roman" w:hAnsi="Calibri" w:cs="Calibri"/>
                <w:color w:val="000000"/>
                <w:lang w:eastAsia="en-AU"/>
              </w:rPr>
            </w:pPr>
            <w:ins w:id="37537" w:author="KIM, Jason" w:date="2019-04-02T13:39:00Z">
              <w:r w:rsidRPr="0056388D">
                <w:rPr>
                  <w:rFonts w:ascii="Calibri" w:eastAsia="Times New Roman" w:hAnsi="Calibri" w:cs="Calibri"/>
                  <w:color w:val="000000"/>
                  <w:lang w:eastAsia="en-AU"/>
                </w:rPr>
                <w:t>Chainage 9371</w:t>
              </w:r>
            </w:ins>
          </w:p>
        </w:tc>
        <w:tc>
          <w:tcPr>
            <w:tcW w:w="764" w:type="pct"/>
            <w:noWrap/>
            <w:hideMark/>
          </w:tcPr>
          <w:p w:rsidR="00110C18" w:rsidRPr="0056388D" w:rsidRDefault="00110C18" w:rsidP="00063728">
            <w:pPr>
              <w:jc w:val="right"/>
              <w:rPr>
                <w:ins w:id="37538" w:author="KIM, Jason" w:date="2019-04-02T13:39:00Z"/>
                <w:rFonts w:ascii="Calibri" w:eastAsia="Times New Roman" w:hAnsi="Calibri" w:cs="Calibri"/>
                <w:color w:val="000000"/>
                <w:lang w:eastAsia="en-AU"/>
              </w:rPr>
            </w:pPr>
            <w:ins w:id="375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40" w:author="KIM, Jason" w:date="2019-04-02T13:39:00Z"/>
        </w:trPr>
        <w:tc>
          <w:tcPr>
            <w:tcW w:w="708" w:type="pct"/>
            <w:vMerge w:val="restart"/>
            <w:noWrap/>
            <w:hideMark/>
          </w:tcPr>
          <w:p w:rsidR="00110C18" w:rsidRPr="0056388D" w:rsidRDefault="00110C18" w:rsidP="00063728">
            <w:pPr>
              <w:rPr>
                <w:ins w:id="37541" w:author="KIM, Jason" w:date="2019-04-02T13:39:00Z"/>
                <w:rFonts w:ascii="Calibri" w:eastAsia="Times New Roman" w:hAnsi="Calibri" w:cs="Calibri"/>
                <w:color w:val="000000"/>
                <w:lang w:eastAsia="en-AU"/>
              </w:rPr>
            </w:pPr>
            <w:ins w:id="37542" w:author="KIM, Jason" w:date="2019-04-02T13:39:00Z">
              <w:r w:rsidRPr="0056388D">
                <w:rPr>
                  <w:rFonts w:ascii="Calibri" w:eastAsia="Times New Roman" w:hAnsi="Calibri" w:cs="Calibri"/>
                  <w:color w:val="000000"/>
                  <w:lang w:eastAsia="en-AU"/>
                </w:rPr>
                <w:t>LLE73K61</w:t>
              </w:r>
            </w:ins>
          </w:p>
        </w:tc>
        <w:tc>
          <w:tcPr>
            <w:tcW w:w="605" w:type="pct"/>
            <w:noWrap/>
            <w:hideMark/>
          </w:tcPr>
          <w:p w:rsidR="00110C18" w:rsidRPr="0056388D" w:rsidRDefault="00110C18" w:rsidP="00063728">
            <w:pPr>
              <w:rPr>
                <w:ins w:id="37543" w:author="KIM, Jason" w:date="2019-04-02T13:39:00Z"/>
                <w:rFonts w:ascii="Calibri" w:eastAsia="Times New Roman" w:hAnsi="Calibri" w:cs="Calibri"/>
                <w:color w:val="000000"/>
                <w:lang w:eastAsia="en-AU"/>
              </w:rPr>
            </w:pPr>
            <w:ins w:id="37544"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45" w:author="KIM, Jason" w:date="2019-04-02T13:39:00Z"/>
                <w:rFonts w:ascii="Calibri" w:eastAsia="Times New Roman" w:hAnsi="Calibri" w:cs="Calibri"/>
                <w:color w:val="000000"/>
                <w:lang w:eastAsia="en-AU"/>
              </w:rPr>
            </w:pPr>
            <w:ins w:id="3754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47" w:author="KIM, Jason" w:date="2019-04-02T13:39:00Z"/>
                <w:rFonts w:ascii="Calibri" w:eastAsia="Times New Roman" w:hAnsi="Calibri" w:cs="Calibri"/>
                <w:color w:val="000000"/>
                <w:lang w:eastAsia="en-AU"/>
              </w:rPr>
            </w:pPr>
            <w:ins w:id="37548" w:author="KIM, Jason" w:date="2019-04-02T13:39:00Z">
              <w:r w:rsidRPr="0056388D">
                <w:rPr>
                  <w:rFonts w:ascii="Calibri" w:eastAsia="Times New Roman" w:hAnsi="Calibri" w:cs="Calibri"/>
                  <w:color w:val="000000"/>
                  <w:lang w:eastAsia="en-AU"/>
                </w:rPr>
                <w:t>LLN1767</w:t>
              </w:r>
            </w:ins>
          </w:p>
        </w:tc>
        <w:tc>
          <w:tcPr>
            <w:tcW w:w="933" w:type="pct"/>
            <w:noWrap/>
            <w:hideMark/>
          </w:tcPr>
          <w:p w:rsidR="00110C18" w:rsidRPr="0056388D" w:rsidRDefault="00110C18" w:rsidP="00063728">
            <w:pPr>
              <w:rPr>
                <w:ins w:id="37549" w:author="KIM, Jason" w:date="2019-04-02T13:39:00Z"/>
                <w:rFonts w:ascii="Calibri" w:eastAsia="Times New Roman" w:hAnsi="Calibri" w:cs="Calibri"/>
                <w:color w:val="000000"/>
                <w:lang w:eastAsia="en-AU"/>
              </w:rPr>
            </w:pPr>
            <w:ins w:id="375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51" w:author="KIM, Jason" w:date="2019-04-02T13:39:00Z"/>
                <w:rFonts w:ascii="Calibri" w:eastAsia="Times New Roman" w:hAnsi="Calibri" w:cs="Calibri"/>
                <w:color w:val="000000"/>
                <w:lang w:eastAsia="en-AU"/>
              </w:rPr>
            </w:pPr>
            <w:ins w:id="37552" w:author="KIM, Jason" w:date="2019-04-02T13:39:00Z">
              <w:r w:rsidRPr="0056388D">
                <w:rPr>
                  <w:rFonts w:ascii="Calibri" w:eastAsia="Times New Roman" w:hAnsi="Calibri" w:cs="Calibri"/>
                  <w:color w:val="000000"/>
                  <w:lang w:eastAsia="en-AU"/>
                </w:rPr>
                <w:t>Chainage 9510</w:t>
              </w:r>
            </w:ins>
          </w:p>
        </w:tc>
        <w:tc>
          <w:tcPr>
            <w:tcW w:w="764" w:type="pct"/>
            <w:noWrap/>
            <w:hideMark/>
          </w:tcPr>
          <w:p w:rsidR="00110C18" w:rsidRPr="0056388D" w:rsidRDefault="00110C18" w:rsidP="00063728">
            <w:pPr>
              <w:jc w:val="right"/>
              <w:rPr>
                <w:ins w:id="37553" w:author="KIM, Jason" w:date="2019-04-02T13:39:00Z"/>
                <w:rFonts w:ascii="Calibri" w:eastAsia="Times New Roman" w:hAnsi="Calibri" w:cs="Calibri"/>
                <w:color w:val="000000"/>
                <w:lang w:eastAsia="en-AU"/>
              </w:rPr>
            </w:pPr>
            <w:ins w:id="375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55" w:author="KIM, Jason" w:date="2019-04-02T13:39:00Z"/>
        </w:trPr>
        <w:tc>
          <w:tcPr>
            <w:tcW w:w="708" w:type="pct"/>
            <w:vMerge/>
            <w:hideMark/>
          </w:tcPr>
          <w:p w:rsidR="00110C18" w:rsidRPr="0056388D" w:rsidRDefault="00110C18" w:rsidP="00063728">
            <w:pPr>
              <w:rPr>
                <w:ins w:id="375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57" w:author="KIM, Jason" w:date="2019-04-02T13:39:00Z"/>
                <w:rFonts w:ascii="Calibri" w:eastAsia="Times New Roman" w:hAnsi="Calibri" w:cs="Calibri"/>
                <w:color w:val="000000"/>
                <w:lang w:eastAsia="en-AU"/>
              </w:rPr>
            </w:pPr>
            <w:ins w:id="37558"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59" w:author="KIM, Jason" w:date="2019-04-02T13:39:00Z"/>
                <w:rFonts w:ascii="Calibri" w:eastAsia="Times New Roman" w:hAnsi="Calibri" w:cs="Calibri"/>
                <w:color w:val="000000"/>
                <w:lang w:eastAsia="en-AU"/>
              </w:rPr>
            </w:pPr>
            <w:ins w:id="3756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61" w:author="KIM, Jason" w:date="2019-04-02T13:39:00Z"/>
                <w:rFonts w:ascii="Calibri" w:eastAsia="Times New Roman" w:hAnsi="Calibri" w:cs="Calibri"/>
                <w:color w:val="000000"/>
                <w:lang w:eastAsia="en-AU"/>
              </w:rPr>
            </w:pPr>
            <w:ins w:id="37562" w:author="KIM, Jason" w:date="2019-04-02T13:39:00Z">
              <w:r w:rsidRPr="0056388D">
                <w:rPr>
                  <w:rFonts w:ascii="Calibri" w:eastAsia="Times New Roman" w:hAnsi="Calibri" w:cs="Calibri"/>
                  <w:color w:val="000000"/>
                  <w:lang w:eastAsia="en-AU"/>
                </w:rPr>
                <w:t>LLN1768</w:t>
              </w:r>
            </w:ins>
          </w:p>
        </w:tc>
        <w:tc>
          <w:tcPr>
            <w:tcW w:w="933" w:type="pct"/>
            <w:noWrap/>
            <w:hideMark/>
          </w:tcPr>
          <w:p w:rsidR="00110C18" w:rsidRPr="0056388D" w:rsidRDefault="00110C18" w:rsidP="00063728">
            <w:pPr>
              <w:rPr>
                <w:ins w:id="37563" w:author="KIM, Jason" w:date="2019-04-02T13:39:00Z"/>
                <w:rFonts w:ascii="Calibri" w:eastAsia="Times New Roman" w:hAnsi="Calibri" w:cs="Calibri"/>
                <w:color w:val="000000"/>
                <w:lang w:eastAsia="en-AU"/>
              </w:rPr>
            </w:pPr>
            <w:ins w:id="375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65" w:author="KIM, Jason" w:date="2019-04-02T13:39:00Z"/>
                <w:rFonts w:ascii="Calibri" w:eastAsia="Times New Roman" w:hAnsi="Calibri" w:cs="Calibri"/>
                <w:color w:val="000000"/>
                <w:lang w:eastAsia="en-AU"/>
              </w:rPr>
            </w:pPr>
            <w:ins w:id="37566" w:author="KIM, Jason" w:date="2019-04-02T13:39:00Z">
              <w:r w:rsidRPr="0056388D">
                <w:rPr>
                  <w:rFonts w:ascii="Calibri" w:eastAsia="Times New Roman" w:hAnsi="Calibri" w:cs="Calibri"/>
                  <w:color w:val="000000"/>
                  <w:lang w:eastAsia="en-AU"/>
                </w:rPr>
                <w:t>Chainage 9520</w:t>
              </w:r>
            </w:ins>
          </w:p>
        </w:tc>
        <w:tc>
          <w:tcPr>
            <w:tcW w:w="764" w:type="pct"/>
            <w:noWrap/>
            <w:hideMark/>
          </w:tcPr>
          <w:p w:rsidR="00110C18" w:rsidRPr="0056388D" w:rsidRDefault="00110C18" w:rsidP="00063728">
            <w:pPr>
              <w:jc w:val="right"/>
              <w:rPr>
                <w:ins w:id="37567" w:author="KIM, Jason" w:date="2019-04-02T13:39:00Z"/>
                <w:rFonts w:ascii="Calibri" w:eastAsia="Times New Roman" w:hAnsi="Calibri" w:cs="Calibri"/>
                <w:color w:val="000000"/>
                <w:lang w:eastAsia="en-AU"/>
              </w:rPr>
            </w:pPr>
            <w:ins w:id="37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69" w:author="KIM, Jason" w:date="2019-04-02T13:39:00Z"/>
        </w:trPr>
        <w:tc>
          <w:tcPr>
            <w:tcW w:w="708" w:type="pct"/>
            <w:vMerge/>
            <w:hideMark/>
          </w:tcPr>
          <w:p w:rsidR="00110C18" w:rsidRPr="0056388D" w:rsidRDefault="00110C18" w:rsidP="00063728">
            <w:pPr>
              <w:rPr>
                <w:ins w:id="375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71" w:author="KIM, Jason" w:date="2019-04-02T13:39:00Z"/>
                <w:rFonts w:ascii="Calibri" w:eastAsia="Times New Roman" w:hAnsi="Calibri" w:cs="Calibri"/>
                <w:color w:val="000000"/>
                <w:lang w:eastAsia="en-AU"/>
              </w:rPr>
            </w:pPr>
            <w:ins w:id="37572"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73" w:author="KIM, Jason" w:date="2019-04-02T13:39:00Z"/>
                <w:rFonts w:ascii="Calibri" w:eastAsia="Times New Roman" w:hAnsi="Calibri" w:cs="Calibri"/>
                <w:color w:val="000000"/>
                <w:lang w:eastAsia="en-AU"/>
              </w:rPr>
            </w:pPr>
            <w:ins w:id="3757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75" w:author="KIM, Jason" w:date="2019-04-02T13:39:00Z"/>
                <w:rFonts w:ascii="Calibri" w:eastAsia="Times New Roman" w:hAnsi="Calibri" w:cs="Calibri"/>
                <w:color w:val="000000"/>
                <w:lang w:eastAsia="en-AU"/>
              </w:rPr>
            </w:pPr>
            <w:ins w:id="37576" w:author="KIM, Jason" w:date="2019-04-02T13:39:00Z">
              <w:r w:rsidRPr="0056388D">
                <w:rPr>
                  <w:rFonts w:ascii="Calibri" w:eastAsia="Times New Roman" w:hAnsi="Calibri" w:cs="Calibri"/>
                  <w:color w:val="000000"/>
                  <w:lang w:eastAsia="en-AU"/>
                </w:rPr>
                <w:t>LLN1769</w:t>
              </w:r>
            </w:ins>
          </w:p>
        </w:tc>
        <w:tc>
          <w:tcPr>
            <w:tcW w:w="933" w:type="pct"/>
            <w:noWrap/>
            <w:hideMark/>
          </w:tcPr>
          <w:p w:rsidR="00110C18" w:rsidRPr="0056388D" w:rsidRDefault="00110C18" w:rsidP="00063728">
            <w:pPr>
              <w:rPr>
                <w:ins w:id="37577" w:author="KIM, Jason" w:date="2019-04-02T13:39:00Z"/>
                <w:rFonts w:ascii="Calibri" w:eastAsia="Times New Roman" w:hAnsi="Calibri" w:cs="Calibri"/>
                <w:color w:val="000000"/>
                <w:lang w:eastAsia="en-AU"/>
              </w:rPr>
            </w:pPr>
            <w:ins w:id="375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79" w:author="KIM, Jason" w:date="2019-04-02T13:39:00Z"/>
                <w:rFonts w:ascii="Calibri" w:eastAsia="Times New Roman" w:hAnsi="Calibri" w:cs="Calibri"/>
                <w:color w:val="000000"/>
                <w:lang w:eastAsia="en-AU"/>
              </w:rPr>
            </w:pPr>
            <w:ins w:id="37580" w:author="KIM, Jason" w:date="2019-04-02T13:39:00Z">
              <w:r w:rsidRPr="0056388D">
                <w:rPr>
                  <w:rFonts w:ascii="Calibri" w:eastAsia="Times New Roman" w:hAnsi="Calibri" w:cs="Calibri"/>
                  <w:color w:val="000000"/>
                  <w:lang w:eastAsia="en-AU"/>
                </w:rPr>
                <w:t>Chainage 9530</w:t>
              </w:r>
            </w:ins>
          </w:p>
        </w:tc>
        <w:tc>
          <w:tcPr>
            <w:tcW w:w="764" w:type="pct"/>
            <w:noWrap/>
            <w:hideMark/>
          </w:tcPr>
          <w:p w:rsidR="00110C18" w:rsidRPr="0056388D" w:rsidRDefault="00110C18" w:rsidP="00063728">
            <w:pPr>
              <w:jc w:val="right"/>
              <w:rPr>
                <w:ins w:id="37581" w:author="KIM, Jason" w:date="2019-04-02T13:39:00Z"/>
                <w:rFonts w:ascii="Calibri" w:eastAsia="Times New Roman" w:hAnsi="Calibri" w:cs="Calibri"/>
                <w:color w:val="000000"/>
                <w:lang w:eastAsia="en-AU"/>
              </w:rPr>
            </w:pPr>
            <w:ins w:id="375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83" w:author="KIM, Jason" w:date="2019-04-02T13:39:00Z"/>
        </w:trPr>
        <w:tc>
          <w:tcPr>
            <w:tcW w:w="708" w:type="pct"/>
            <w:vMerge/>
            <w:hideMark/>
          </w:tcPr>
          <w:p w:rsidR="00110C18" w:rsidRPr="0056388D" w:rsidRDefault="00110C18" w:rsidP="00063728">
            <w:pPr>
              <w:rPr>
                <w:ins w:id="375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85" w:author="KIM, Jason" w:date="2019-04-02T13:39:00Z"/>
                <w:rFonts w:ascii="Calibri" w:eastAsia="Times New Roman" w:hAnsi="Calibri" w:cs="Calibri"/>
                <w:color w:val="000000"/>
                <w:lang w:eastAsia="en-AU"/>
              </w:rPr>
            </w:pPr>
            <w:ins w:id="37586"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87" w:author="KIM, Jason" w:date="2019-04-02T13:39:00Z"/>
                <w:rFonts w:ascii="Calibri" w:eastAsia="Times New Roman" w:hAnsi="Calibri" w:cs="Calibri"/>
                <w:color w:val="000000"/>
                <w:lang w:eastAsia="en-AU"/>
              </w:rPr>
            </w:pPr>
            <w:ins w:id="3758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89" w:author="KIM, Jason" w:date="2019-04-02T13:39:00Z"/>
                <w:rFonts w:ascii="Calibri" w:eastAsia="Times New Roman" w:hAnsi="Calibri" w:cs="Calibri"/>
                <w:color w:val="000000"/>
                <w:lang w:eastAsia="en-AU"/>
              </w:rPr>
            </w:pPr>
            <w:ins w:id="37590" w:author="KIM, Jason" w:date="2019-04-02T13:39:00Z">
              <w:r w:rsidRPr="0056388D">
                <w:rPr>
                  <w:rFonts w:ascii="Calibri" w:eastAsia="Times New Roman" w:hAnsi="Calibri" w:cs="Calibri"/>
                  <w:color w:val="000000"/>
                  <w:lang w:eastAsia="en-AU"/>
                </w:rPr>
                <w:t>LLN1770</w:t>
              </w:r>
            </w:ins>
          </w:p>
        </w:tc>
        <w:tc>
          <w:tcPr>
            <w:tcW w:w="933" w:type="pct"/>
            <w:noWrap/>
            <w:hideMark/>
          </w:tcPr>
          <w:p w:rsidR="00110C18" w:rsidRPr="0056388D" w:rsidRDefault="00110C18" w:rsidP="00063728">
            <w:pPr>
              <w:rPr>
                <w:ins w:id="37591" w:author="KIM, Jason" w:date="2019-04-02T13:39:00Z"/>
                <w:rFonts w:ascii="Calibri" w:eastAsia="Times New Roman" w:hAnsi="Calibri" w:cs="Calibri"/>
                <w:color w:val="000000"/>
                <w:lang w:eastAsia="en-AU"/>
              </w:rPr>
            </w:pPr>
            <w:ins w:id="375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93" w:author="KIM, Jason" w:date="2019-04-02T13:39:00Z"/>
                <w:rFonts w:ascii="Calibri" w:eastAsia="Times New Roman" w:hAnsi="Calibri" w:cs="Calibri"/>
                <w:color w:val="000000"/>
                <w:lang w:eastAsia="en-AU"/>
              </w:rPr>
            </w:pPr>
            <w:ins w:id="37594" w:author="KIM, Jason" w:date="2019-04-02T13:39:00Z">
              <w:r w:rsidRPr="0056388D">
                <w:rPr>
                  <w:rFonts w:ascii="Calibri" w:eastAsia="Times New Roman" w:hAnsi="Calibri" w:cs="Calibri"/>
                  <w:color w:val="000000"/>
                  <w:lang w:eastAsia="en-AU"/>
                </w:rPr>
                <w:t>Chainage 9540</w:t>
              </w:r>
            </w:ins>
          </w:p>
        </w:tc>
        <w:tc>
          <w:tcPr>
            <w:tcW w:w="764" w:type="pct"/>
            <w:noWrap/>
            <w:hideMark/>
          </w:tcPr>
          <w:p w:rsidR="00110C18" w:rsidRPr="0056388D" w:rsidRDefault="00110C18" w:rsidP="00063728">
            <w:pPr>
              <w:jc w:val="right"/>
              <w:rPr>
                <w:ins w:id="37595" w:author="KIM, Jason" w:date="2019-04-02T13:39:00Z"/>
                <w:rFonts w:ascii="Calibri" w:eastAsia="Times New Roman" w:hAnsi="Calibri" w:cs="Calibri"/>
                <w:color w:val="000000"/>
                <w:lang w:eastAsia="en-AU"/>
              </w:rPr>
            </w:pPr>
            <w:ins w:id="375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97" w:author="KIM, Jason" w:date="2019-04-02T13:39:00Z"/>
        </w:trPr>
        <w:tc>
          <w:tcPr>
            <w:tcW w:w="708" w:type="pct"/>
            <w:vMerge/>
            <w:hideMark/>
          </w:tcPr>
          <w:p w:rsidR="00110C18" w:rsidRPr="0056388D" w:rsidRDefault="00110C18" w:rsidP="00063728">
            <w:pPr>
              <w:rPr>
                <w:ins w:id="375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99" w:author="KIM, Jason" w:date="2019-04-02T13:39:00Z"/>
                <w:rFonts w:ascii="Calibri" w:eastAsia="Times New Roman" w:hAnsi="Calibri" w:cs="Calibri"/>
                <w:color w:val="000000"/>
                <w:lang w:eastAsia="en-AU"/>
              </w:rPr>
            </w:pPr>
            <w:ins w:id="37600"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601" w:author="KIM, Jason" w:date="2019-04-02T13:39:00Z"/>
                <w:rFonts w:ascii="Calibri" w:eastAsia="Times New Roman" w:hAnsi="Calibri" w:cs="Calibri"/>
                <w:color w:val="000000"/>
                <w:lang w:eastAsia="en-AU"/>
              </w:rPr>
            </w:pPr>
            <w:ins w:id="3760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03" w:author="KIM, Jason" w:date="2019-04-02T13:39:00Z"/>
                <w:rFonts w:ascii="Calibri" w:eastAsia="Times New Roman" w:hAnsi="Calibri" w:cs="Calibri"/>
                <w:color w:val="000000"/>
                <w:lang w:eastAsia="en-AU"/>
              </w:rPr>
            </w:pPr>
            <w:ins w:id="37604" w:author="KIM, Jason" w:date="2019-04-02T13:39:00Z">
              <w:r w:rsidRPr="0056388D">
                <w:rPr>
                  <w:rFonts w:ascii="Calibri" w:eastAsia="Times New Roman" w:hAnsi="Calibri" w:cs="Calibri"/>
                  <w:color w:val="000000"/>
                  <w:lang w:eastAsia="en-AU"/>
                </w:rPr>
                <w:t>LLN1771</w:t>
              </w:r>
            </w:ins>
          </w:p>
        </w:tc>
        <w:tc>
          <w:tcPr>
            <w:tcW w:w="933" w:type="pct"/>
            <w:noWrap/>
            <w:hideMark/>
          </w:tcPr>
          <w:p w:rsidR="00110C18" w:rsidRPr="0056388D" w:rsidRDefault="00110C18" w:rsidP="00063728">
            <w:pPr>
              <w:rPr>
                <w:ins w:id="37605" w:author="KIM, Jason" w:date="2019-04-02T13:39:00Z"/>
                <w:rFonts w:ascii="Calibri" w:eastAsia="Times New Roman" w:hAnsi="Calibri" w:cs="Calibri"/>
                <w:color w:val="000000"/>
                <w:lang w:eastAsia="en-AU"/>
              </w:rPr>
            </w:pPr>
            <w:ins w:id="376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607" w:author="KIM, Jason" w:date="2019-04-02T13:39:00Z"/>
                <w:rFonts w:ascii="Calibri" w:eastAsia="Times New Roman" w:hAnsi="Calibri" w:cs="Calibri"/>
                <w:color w:val="000000"/>
                <w:lang w:eastAsia="en-AU"/>
              </w:rPr>
            </w:pPr>
            <w:ins w:id="37608" w:author="KIM, Jason" w:date="2019-04-02T13:39:00Z">
              <w:r w:rsidRPr="0056388D">
                <w:rPr>
                  <w:rFonts w:ascii="Calibri" w:eastAsia="Times New Roman" w:hAnsi="Calibri" w:cs="Calibri"/>
                  <w:color w:val="000000"/>
                  <w:lang w:eastAsia="en-AU"/>
                </w:rPr>
                <w:t>Chainage 9550</w:t>
              </w:r>
            </w:ins>
          </w:p>
        </w:tc>
        <w:tc>
          <w:tcPr>
            <w:tcW w:w="764" w:type="pct"/>
            <w:noWrap/>
            <w:hideMark/>
          </w:tcPr>
          <w:p w:rsidR="00110C18" w:rsidRPr="0056388D" w:rsidRDefault="00110C18" w:rsidP="00063728">
            <w:pPr>
              <w:jc w:val="right"/>
              <w:rPr>
                <w:ins w:id="37609" w:author="KIM, Jason" w:date="2019-04-02T13:39:00Z"/>
                <w:rFonts w:ascii="Calibri" w:eastAsia="Times New Roman" w:hAnsi="Calibri" w:cs="Calibri"/>
                <w:color w:val="000000"/>
                <w:lang w:eastAsia="en-AU"/>
              </w:rPr>
            </w:pPr>
            <w:ins w:id="376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11" w:author="KIM, Jason" w:date="2019-04-02T13:39:00Z"/>
        </w:trPr>
        <w:tc>
          <w:tcPr>
            <w:tcW w:w="708" w:type="pct"/>
            <w:vMerge w:val="restart"/>
            <w:noWrap/>
            <w:hideMark/>
          </w:tcPr>
          <w:p w:rsidR="00110C18" w:rsidRPr="0056388D" w:rsidRDefault="00110C18" w:rsidP="00063728">
            <w:pPr>
              <w:rPr>
                <w:ins w:id="37612" w:author="KIM, Jason" w:date="2019-04-02T13:39:00Z"/>
                <w:rFonts w:ascii="Calibri" w:eastAsia="Times New Roman" w:hAnsi="Calibri" w:cs="Calibri"/>
                <w:color w:val="000000"/>
                <w:lang w:eastAsia="en-AU"/>
              </w:rPr>
            </w:pPr>
            <w:ins w:id="37613" w:author="KIM, Jason" w:date="2019-04-02T13:39:00Z">
              <w:r w:rsidRPr="0056388D">
                <w:rPr>
                  <w:rFonts w:ascii="Calibri" w:eastAsia="Times New Roman" w:hAnsi="Calibri" w:cs="Calibri"/>
                  <w:color w:val="000000"/>
                  <w:lang w:eastAsia="en-AU"/>
                </w:rPr>
                <w:t>LLE73K81</w:t>
              </w:r>
            </w:ins>
          </w:p>
        </w:tc>
        <w:tc>
          <w:tcPr>
            <w:tcW w:w="605" w:type="pct"/>
            <w:noWrap/>
            <w:hideMark/>
          </w:tcPr>
          <w:p w:rsidR="00110C18" w:rsidRPr="0056388D" w:rsidRDefault="00110C18" w:rsidP="00063728">
            <w:pPr>
              <w:rPr>
                <w:ins w:id="37614" w:author="KIM, Jason" w:date="2019-04-02T13:39:00Z"/>
                <w:rFonts w:ascii="Calibri" w:eastAsia="Times New Roman" w:hAnsi="Calibri" w:cs="Calibri"/>
                <w:color w:val="000000"/>
                <w:lang w:eastAsia="en-AU"/>
              </w:rPr>
            </w:pPr>
            <w:ins w:id="37615"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16" w:author="KIM, Jason" w:date="2019-04-02T13:39:00Z"/>
                <w:rFonts w:ascii="Calibri" w:eastAsia="Times New Roman" w:hAnsi="Calibri" w:cs="Calibri"/>
                <w:color w:val="000000"/>
                <w:lang w:eastAsia="en-AU"/>
              </w:rPr>
            </w:pPr>
            <w:ins w:id="3761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18" w:author="KIM, Jason" w:date="2019-04-02T13:39:00Z"/>
                <w:rFonts w:ascii="Calibri" w:eastAsia="Times New Roman" w:hAnsi="Calibri" w:cs="Calibri"/>
                <w:color w:val="000000"/>
                <w:lang w:eastAsia="en-AU"/>
              </w:rPr>
            </w:pPr>
            <w:ins w:id="37619" w:author="KIM, Jason" w:date="2019-04-02T13:39:00Z">
              <w:r w:rsidRPr="0056388D">
                <w:rPr>
                  <w:rFonts w:ascii="Calibri" w:eastAsia="Times New Roman" w:hAnsi="Calibri" w:cs="Calibri"/>
                  <w:color w:val="000000"/>
                  <w:lang w:eastAsia="en-AU"/>
                </w:rPr>
                <w:t>LLS2784</w:t>
              </w:r>
            </w:ins>
          </w:p>
        </w:tc>
        <w:tc>
          <w:tcPr>
            <w:tcW w:w="933" w:type="pct"/>
            <w:noWrap/>
            <w:hideMark/>
          </w:tcPr>
          <w:p w:rsidR="00110C18" w:rsidRPr="0056388D" w:rsidRDefault="00110C18" w:rsidP="00063728">
            <w:pPr>
              <w:rPr>
                <w:ins w:id="37620" w:author="KIM, Jason" w:date="2019-04-02T13:39:00Z"/>
                <w:rFonts w:ascii="Calibri" w:eastAsia="Times New Roman" w:hAnsi="Calibri" w:cs="Calibri"/>
                <w:color w:val="000000"/>
                <w:lang w:eastAsia="en-AU"/>
              </w:rPr>
            </w:pPr>
            <w:ins w:id="376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22" w:author="KIM, Jason" w:date="2019-04-02T13:39:00Z"/>
                <w:rFonts w:ascii="Calibri" w:eastAsia="Times New Roman" w:hAnsi="Calibri" w:cs="Calibri"/>
                <w:color w:val="000000"/>
                <w:lang w:eastAsia="en-AU"/>
              </w:rPr>
            </w:pPr>
            <w:ins w:id="37623" w:author="KIM, Jason" w:date="2019-04-02T13:39:00Z">
              <w:r w:rsidRPr="0056388D">
                <w:rPr>
                  <w:rFonts w:ascii="Calibri" w:eastAsia="Times New Roman" w:hAnsi="Calibri" w:cs="Calibri"/>
                  <w:color w:val="000000"/>
                  <w:lang w:eastAsia="en-AU"/>
                </w:rPr>
                <w:t>Chainage 9450</w:t>
              </w:r>
            </w:ins>
          </w:p>
        </w:tc>
        <w:tc>
          <w:tcPr>
            <w:tcW w:w="764" w:type="pct"/>
            <w:noWrap/>
            <w:hideMark/>
          </w:tcPr>
          <w:p w:rsidR="00110C18" w:rsidRPr="0056388D" w:rsidRDefault="00110C18" w:rsidP="00063728">
            <w:pPr>
              <w:jc w:val="right"/>
              <w:rPr>
                <w:ins w:id="37624" w:author="KIM, Jason" w:date="2019-04-02T13:39:00Z"/>
                <w:rFonts w:ascii="Calibri" w:eastAsia="Times New Roman" w:hAnsi="Calibri" w:cs="Calibri"/>
                <w:color w:val="000000"/>
                <w:lang w:eastAsia="en-AU"/>
              </w:rPr>
            </w:pPr>
            <w:ins w:id="376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26" w:author="KIM, Jason" w:date="2019-04-02T13:39:00Z"/>
        </w:trPr>
        <w:tc>
          <w:tcPr>
            <w:tcW w:w="708" w:type="pct"/>
            <w:vMerge/>
            <w:hideMark/>
          </w:tcPr>
          <w:p w:rsidR="00110C18" w:rsidRPr="0056388D" w:rsidRDefault="00110C18" w:rsidP="00063728">
            <w:pPr>
              <w:rPr>
                <w:ins w:id="376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28" w:author="KIM, Jason" w:date="2019-04-02T13:39:00Z"/>
                <w:rFonts w:ascii="Calibri" w:eastAsia="Times New Roman" w:hAnsi="Calibri" w:cs="Calibri"/>
                <w:color w:val="000000"/>
                <w:lang w:eastAsia="en-AU"/>
              </w:rPr>
            </w:pPr>
            <w:ins w:id="37629"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30" w:author="KIM, Jason" w:date="2019-04-02T13:39:00Z"/>
                <w:rFonts w:ascii="Calibri" w:eastAsia="Times New Roman" w:hAnsi="Calibri" w:cs="Calibri"/>
                <w:color w:val="000000"/>
                <w:lang w:eastAsia="en-AU"/>
              </w:rPr>
            </w:pPr>
            <w:ins w:id="3763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32" w:author="KIM, Jason" w:date="2019-04-02T13:39:00Z"/>
                <w:rFonts w:ascii="Calibri" w:eastAsia="Times New Roman" w:hAnsi="Calibri" w:cs="Calibri"/>
                <w:color w:val="000000"/>
                <w:lang w:eastAsia="en-AU"/>
              </w:rPr>
            </w:pPr>
            <w:ins w:id="37633" w:author="KIM, Jason" w:date="2019-04-02T13:39:00Z">
              <w:r w:rsidRPr="0056388D">
                <w:rPr>
                  <w:rFonts w:ascii="Calibri" w:eastAsia="Times New Roman" w:hAnsi="Calibri" w:cs="Calibri"/>
                  <w:color w:val="000000"/>
                  <w:lang w:eastAsia="en-AU"/>
                </w:rPr>
                <w:t>LLS2785</w:t>
              </w:r>
            </w:ins>
          </w:p>
        </w:tc>
        <w:tc>
          <w:tcPr>
            <w:tcW w:w="933" w:type="pct"/>
            <w:noWrap/>
            <w:hideMark/>
          </w:tcPr>
          <w:p w:rsidR="00110C18" w:rsidRPr="0056388D" w:rsidRDefault="00110C18" w:rsidP="00063728">
            <w:pPr>
              <w:rPr>
                <w:ins w:id="37634" w:author="KIM, Jason" w:date="2019-04-02T13:39:00Z"/>
                <w:rFonts w:ascii="Calibri" w:eastAsia="Times New Roman" w:hAnsi="Calibri" w:cs="Calibri"/>
                <w:color w:val="000000"/>
                <w:lang w:eastAsia="en-AU"/>
              </w:rPr>
            </w:pPr>
            <w:ins w:id="376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36" w:author="KIM, Jason" w:date="2019-04-02T13:39:00Z"/>
                <w:rFonts w:ascii="Calibri" w:eastAsia="Times New Roman" w:hAnsi="Calibri" w:cs="Calibri"/>
                <w:color w:val="000000"/>
                <w:lang w:eastAsia="en-AU"/>
              </w:rPr>
            </w:pPr>
            <w:ins w:id="37637" w:author="KIM, Jason" w:date="2019-04-02T13:39:00Z">
              <w:r w:rsidRPr="0056388D">
                <w:rPr>
                  <w:rFonts w:ascii="Calibri" w:eastAsia="Times New Roman" w:hAnsi="Calibri" w:cs="Calibri"/>
                  <w:color w:val="000000"/>
                  <w:lang w:eastAsia="en-AU"/>
                </w:rPr>
                <w:t>Chainage 9460</w:t>
              </w:r>
            </w:ins>
          </w:p>
        </w:tc>
        <w:tc>
          <w:tcPr>
            <w:tcW w:w="764" w:type="pct"/>
            <w:noWrap/>
            <w:hideMark/>
          </w:tcPr>
          <w:p w:rsidR="00110C18" w:rsidRPr="0056388D" w:rsidRDefault="00110C18" w:rsidP="00063728">
            <w:pPr>
              <w:jc w:val="right"/>
              <w:rPr>
                <w:ins w:id="37638" w:author="KIM, Jason" w:date="2019-04-02T13:39:00Z"/>
                <w:rFonts w:ascii="Calibri" w:eastAsia="Times New Roman" w:hAnsi="Calibri" w:cs="Calibri"/>
                <w:color w:val="000000"/>
                <w:lang w:eastAsia="en-AU"/>
              </w:rPr>
            </w:pPr>
            <w:ins w:id="376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40" w:author="KIM, Jason" w:date="2019-04-02T13:39:00Z"/>
        </w:trPr>
        <w:tc>
          <w:tcPr>
            <w:tcW w:w="708" w:type="pct"/>
            <w:vMerge/>
            <w:hideMark/>
          </w:tcPr>
          <w:p w:rsidR="00110C18" w:rsidRPr="0056388D" w:rsidRDefault="00110C18" w:rsidP="00063728">
            <w:pPr>
              <w:rPr>
                <w:ins w:id="376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42" w:author="KIM, Jason" w:date="2019-04-02T13:39:00Z"/>
                <w:rFonts w:ascii="Calibri" w:eastAsia="Times New Roman" w:hAnsi="Calibri" w:cs="Calibri"/>
                <w:color w:val="000000"/>
                <w:lang w:eastAsia="en-AU"/>
              </w:rPr>
            </w:pPr>
            <w:ins w:id="37643"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44" w:author="KIM, Jason" w:date="2019-04-02T13:39:00Z"/>
                <w:rFonts w:ascii="Calibri" w:eastAsia="Times New Roman" w:hAnsi="Calibri" w:cs="Calibri"/>
                <w:color w:val="000000"/>
                <w:lang w:eastAsia="en-AU"/>
              </w:rPr>
            </w:pPr>
            <w:ins w:id="3764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46" w:author="KIM, Jason" w:date="2019-04-02T13:39:00Z"/>
                <w:rFonts w:ascii="Calibri" w:eastAsia="Times New Roman" w:hAnsi="Calibri" w:cs="Calibri"/>
                <w:color w:val="000000"/>
                <w:lang w:eastAsia="en-AU"/>
              </w:rPr>
            </w:pPr>
            <w:ins w:id="37647" w:author="KIM, Jason" w:date="2019-04-02T13:39:00Z">
              <w:r w:rsidRPr="0056388D">
                <w:rPr>
                  <w:rFonts w:ascii="Calibri" w:eastAsia="Times New Roman" w:hAnsi="Calibri" w:cs="Calibri"/>
                  <w:color w:val="000000"/>
                  <w:lang w:eastAsia="en-AU"/>
                </w:rPr>
                <w:t>LLS2786</w:t>
              </w:r>
            </w:ins>
          </w:p>
        </w:tc>
        <w:tc>
          <w:tcPr>
            <w:tcW w:w="933" w:type="pct"/>
            <w:noWrap/>
            <w:hideMark/>
          </w:tcPr>
          <w:p w:rsidR="00110C18" w:rsidRPr="0056388D" w:rsidRDefault="00110C18" w:rsidP="00063728">
            <w:pPr>
              <w:rPr>
                <w:ins w:id="37648" w:author="KIM, Jason" w:date="2019-04-02T13:39:00Z"/>
                <w:rFonts w:ascii="Calibri" w:eastAsia="Times New Roman" w:hAnsi="Calibri" w:cs="Calibri"/>
                <w:color w:val="000000"/>
                <w:lang w:eastAsia="en-AU"/>
              </w:rPr>
            </w:pPr>
            <w:ins w:id="376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50" w:author="KIM, Jason" w:date="2019-04-02T13:39:00Z"/>
                <w:rFonts w:ascii="Calibri" w:eastAsia="Times New Roman" w:hAnsi="Calibri" w:cs="Calibri"/>
                <w:color w:val="000000"/>
                <w:lang w:eastAsia="en-AU"/>
              </w:rPr>
            </w:pPr>
            <w:ins w:id="37651" w:author="KIM, Jason" w:date="2019-04-02T13:39:00Z">
              <w:r w:rsidRPr="0056388D">
                <w:rPr>
                  <w:rFonts w:ascii="Calibri" w:eastAsia="Times New Roman" w:hAnsi="Calibri" w:cs="Calibri"/>
                  <w:color w:val="000000"/>
                  <w:lang w:eastAsia="en-AU"/>
                </w:rPr>
                <w:t>Chainage 9470</w:t>
              </w:r>
            </w:ins>
          </w:p>
        </w:tc>
        <w:tc>
          <w:tcPr>
            <w:tcW w:w="764" w:type="pct"/>
            <w:noWrap/>
            <w:hideMark/>
          </w:tcPr>
          <w:p w:rsidR="00110C18" w:rsidRPr="0056388D" w:rsidRDefault="00110C18" w:rsidP="00063728">
            <w:pPr>
              <w:jc w:val="right"/>
              <w:rPr>
                <w:ins w:id="37652" w:author="KIM, Jason" w:date="2019-04-02T13:39:00Z"/>
                <w:rFonts w:ascii="Calibri" w:eastAsia="Times New Roman" w:hAnsi="Calibri" w:cs="Calibri"/>
                <w:color w:val="000000"/>
                <w:lang w:eastAsia="en-AU"/>
              </w:rPr>
            </w:pPr>
            <w:ins w:id="37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54" w:author="KIM, Jason" w:date="2019-04-02T13:39:00Z"/>
        </w:trPr>
        <w:tc>
          <w:tcPr>
            <w:tcW w:w="708" w:type="pct"/>
            <w:vMerge/>
            <w:hideMark/>
          </w:tcPr>
          <w:p w:rsidR="00110C18" w:rsidRPr="0056388D" w:rsidRDefault="00110C18" w:rsidP="00063728">
            <w:pPr>
              <w:rPr>
                <w:ins w:id="376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56" w:author="KIM, Jason" w:date="2019-04-02T13:39:00Z"/>
                <w:rFonts w:ascii="Calibri" w:eastAsia="Times New Roman" w:hAnsi="Calibri" w:cs="Calibri"/>
                <w:color w:val="000000"/>
                <w:lang w:eastAsia="en-AU"/>
              </w:rPr>
            </w:pPr>
            <w:ins w:id="37657"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58" w:author="KIM, Jason" w:date="2019-04-02T13:39:00Z"/>
                <w:rFonts w:ascii="Calibri" w:eastAsia="Times New Roman" w:hAnsi="Calibri" w:cs="Calibri"/>
                <w:color w:val="000000"/>
                <w:lang w:eastAsia="en-AU"/>
              </w:rPr>
            </w:pPr>
            <w:ins w:id="3765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60" w:author="KIM, Jason" w:date="2019-04-02T13:39:00Z"/>
                <w:rFonts w:ascii="Calibri" w:eastAsia="Times New Roman" w:hAnsi="Calibri" w:cs="Calibri"/>
                <w:color w:val="000000"/>
                <w:lang w:eastAsia="en-AU"/>
              </w:rPr>
            </w:pPr>
            <w:ins w:id="37661" w:author="KIM, Jason" w:date="2019-04-02T13:39:00Z">
              <w:r w:rsidRPr="0056388D">
                <w:rPr>
                  <w:rFonts w:ascii="Calibri" w:eastAsia="Times New Roman" w:hAnsi="Calibri" w:cs="Calibri"/>
                  <w:color w:val="000000"/>
                  <w:lang w:eastAsia="en-AU"/>
                </w:rPr>
                <w:t>LLS2787</w:t>
              </w:r>
            </w:ins>
          </w:p>
        </w:tc>
        <w:tc>
          <w:tcPr>
            <w:tcW w:w="933" w:type="pct"/>
            <w:noWrap/>
            <w:hideMark/>
          </w:tcPr>
          <w:p w:rsidR="00110C18" w:rsidRPr="0056388D" w:rsidRDefault="00110C18" w:rsidP="00063728">
            <w:pPr>
              <w:rPr>
                <w:ins w:id="37662" w:author="KIM, Jason" w:date="2019-04-02T13:39:00Z"/>
                <w:rFonts w:ascii="Calibri" w:eastAsia="Times New Roman" w:hAnsi="Calibri" w:cs="Calibri"/>
                <w:color w:val="000000"/>
                <w:lang w:eastAsia="en-AU"/>
              </w:rPr>
            </w:pPr>
            <w:ins w:id="376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64" w:author="KIM, Jason" w:date="2019-04-02T13:39:00Z"/>
                <w:rFonts w:ascii="Calibri" w:eastAsia="Times New Roman" w:hAnsi="Calibri" w:cs="Calibri"/>
                <w:color w:val="000000"/>
                <w:lang w:eastAsia="en-AU"/>
              </w:rPr>
            </w:pPr>
            <w:ins w:id="37665" w:author="KIM, Jason" w:date="2019-04-02T13:39:00Z">
              <w:r w:rsidRPr="0056388D">
                <w:rPr>
                  <w:rFonts w:ascii="Calibri" w:eastAsia="Times New Roman" w:hAnsi="Calibri" w:cs="Calibri"/>
                  <w:color w:val="000000"/>
                  <w:lang w:eastAsia="en-AU"/>
                </w:rPr>
                <w:t>Chainage 9480</w:t>
              </w:r>
            </w:ins>
          </w:p>
        </w:tc>
        <w:tc>
          <w:tcPr>
            <w:tcW w:w="764" w:type="pct"/>
            <w:noWrap/>
            <w:hideMark/>
          </w:tcPr>
          <w:p w:rsidR="00110C18" w:rsidRPr="0056388D" w:rsidRDefault="00110C18" w:rsidP="00063728">
            <w:pPr>
              <w:jc w:val="right"/>
              <w:rPr>
                <w:ins w:id="37666" w:author="KIM, Jason" w:date="2019-04-02T13:39:00Z"/>
                <w:rFonts w:ascii="Calibri" w:eastAsia="Times New Roman" w:hAnsi="Calibri" w:cs="Calibri"/>
                <w:color w:val="000000"/>
                <w:lang w:eastAsia="en-AU"/>
              </w:rPr>
            </w:pPr>
            <w:ins w:id="37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68" w:author="KIM, Jason" w:date="2019-04-02T13:39:00Z"/>
        </w:trPr>
        <w:tc>
          <w:tcPr>
            <w:tcW w:w="708" w:type="pct"/>
            <w:vMerge/>
            <w:hideMark/>
          </w:tcPr>
          <w:p w:rsidR="00110C18" w:rsidRPr="0056388D" w:rsidRDefault="00110C18" w:rsidP="00063728">
            <w:pPr>
              <w:rPr>
                <w:ins w:id="376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70" w:author="KIM, Jason" w:date="2019-04-02T13:39:00Z"/>
                <w:rFonts w:ascii="Calibri" w:eastAsia="Times New Roman" w:hAnsi="Calibri" w:cs="Calibri"/>
                <w:color w:val="000000"/>
                <w:lang w:eastAsia="en-AU"/>
              </w:rPr>
            </w:pPr>
            <w:ins w:id="37671"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72" w:author="KIM, Jason" w:date="2019-04-02T13:39:00Z"/>
                <w:rFonts w:ascii="Calibri" w:eastAsia="Times New Roman" w:hAnsi="Calibri" w:cs="Calibri"/>
                <w:color w:val="000000"/>
                <w:lang w:eastAsia="en-AU"/>
              </w:rPr>
            </w:pPr>
            <w:ins w:id="3767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74" w:author="KIM, Jason" w:date="2019-04-02T13:39:00Z"/>
                <w:rFonts w:ascii="Calibri" w:eastAsia="Times New Roman" w:hAnsi="Calibri" w:cs="Calibri"/>
                <w:color w:val="000000"/>
                <w:lang w:eastAsia="en-AU"/>
              </w:rPr>
            </w:pPr>
            <w:ins w:id="37675" w:author="KIM, Jason" w:date="2019-04-02T13:39:00Z">
              <w:r w:rsidRPr="0056388D">
                <w:rPr>
                  <w:rFonts w:ascii="Calibri" w:eastAsia="Times New Roman" w:hAnsi="Calibri" w:cs="Calibri"/>
                  <w:color w:val="000000"/>
                  <w:lang w:eastAsia="en-AU"/>
                </w:rPr>
                <w:t>LLS2788</w:t>
              </w:r>
            </w:ins>
          </w:p>
        </w:tc>
        <w:tc>
          <w:tcPr>
            <w:tcW w:w="933" w:type="pct"/>
            <w:noWrap/>
            <w:hideMark/>
          </w:tcPr>
          <w:p w:rsidR="00110C18" w:rsidRPr="0056388D" w:rsidRDefault="00110C18" w:rsidP="00063728">
            <w:pPr>
              <w:rPr>
                <w:ins w:id="37676" w:author="KIM, Jason" w:date="2019-04-02T13:39:00Z"/>
                <w:rFonts w:ascii="Calibri" w:eastAsia="Times New Roman" w:hAnsi="Calibri" w:cs="Calibri"/>
                <w:color w:val="000000"/>
                <w:lang w:eastAsia="en-AU"/>
              </w:rPr>
            </w:pPr>
            <w:ins w:id="376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78" w:author="KIM, Jason" w:date="2019-04-02T13:39:00Z"/>
                <w:rFonts w:ascii="Calibri" w:eastAsia="Times New Roman" w:hAnsi="Calibri" w:cs="Calibri"/>
                <w:color w:val="000000"/>
                <w:lang w:eastAsia="en-AU"/>
              </w:rPr>
            </w:pPr>
            <w:ins w:id="37679" w:author="KIM, Jason" w:date="2019-04-02T13:39:00Z">
              <w:r w:rsidRPr="0056388D">
                <w:rPr>
                  <w:rFonts w:ascii="Calibri" w:eastAsia="Times New Roman" w:hAnsi="Calibri" w:cs="Calibri"/>
                  <w:color w:val="000000"/>
                  <w:lang w:eastAsia="en-AU"/>
                </w:rPr>
                <w:t>Chainage 9490</w:t>
              </w:r>
            </w:ins>
          </w:p>
        </w:tc>
        <w:tc>
          <w:tcPr>
            <w:tcW w:w="764" w:type="pct"/>
            <w:noWrap/>
            <w:hideMark/>
          </w:tcPr>
          <w:p w:rsidR="00110C18" w:rsidRPr="0056388D" w:rsidRDefault="00110C18" w:rsidP="00063728">
            <w:pPr>
              <w:jc w:val="right"/>
              <w:rPr>
                <w:ins w:id="37680" w:author="KIM, Jason" w:date="2019-04-02T13:39:00Z"/>
                <w:rFonts w:ascii="Calibri" w:eastAsia="Times New Roman" w:hAnsi="Calibri" w:cs="Calibri"/>
                <w:color w:val="000000"/>
                <w:lang w:eastAsia="en-AU"/>
              </w:rPr>
            </w:pPr>
            <w:ins w:id="37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82" w:author="KIM, Jason" w:date="2019-04-02T13:39:00Z"/>
        </w:trPr>
        <w:tc>
          <w:tcPr>
            <w:tcW w:w="708" w:type="pct"/>
            <w:vMerge/>
            <w:hideMark/>
          </w:tcPr>
          <w:p w:rsidR="00110C18" w:rsidRPr="0056388D" w:rsidRDefault="00110C18" w:rsidP="00063728">
            <w:pPr>
              <w:rPr>
                <w:ins w:id="376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84" w:author="KIM, Jason" w:date="2019-04-02T13:39:00Z"/>
                <w:rFonts w:ascii="Calibri" w:eastAsia="Times New Roman" w:hAnsi="Calibri" w:cs="Calibri"/>
                <w:color w:val="000000"/>
                <w:lang w:eastAsia="en-AU"/>
              </w:rPr>
            </w:pPr>
            <w:ins w:id="37685"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86" w:author="KIM, Jason" w:date="2019-04-02T13:39:00Z"/>
                <w:rFonts w:ascii="Calibri" w:eastAsia="Times New Roman" w:hAnsi="Calibri" w:cs="Calibri"/>
                <w:color w:val="000000"/>
                <w:lang w:eastAsia="en-AU"/>
              </w:rPr>
            </w:pPr>
            <w:ins w:id="376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88" w:author="KIM, Jason" w:date="2019-04-02T13:39:00Z"/>
                <w:rFonts w:ascii="Calibri" w:eastAsia="Times New Roman" w:hAnsi="Calibri" w:cs="Calibri"/>
                <w:color w:val="000000"/>
                <w:lang w:eastAsia="en-AU"/>
              </w:rPr>
            </w:pPr>
            <w:ins w:id="37689" w:author="KIM, Jason" w:date="2019-04-02T13:39:00Z">
              <w:r w:rsidRPr="0056388D">
                <w:rPr>
                  <w:rFonts w:ascii="Calibri" w:eastAsia="Times New Roman" w:hAnsi="Calibri" w:cs="Calibri"/>
                  <w:color w:val="000000"/>
                  <w:lang w:eastAsia="en-AU"/>
                </w:rPr>
                <w:t>LLS2789</w:t>
              </w:r>
            </w:ins>
          </w:p>
        </w:tc>
        <w:tc>
          <w:tcPr>
            <w:tcW w:w="933" w:type="pct"/>
            <w:noWrap/>
            <w:hideMark/>
          </w:tcPr>
          <w:p w:rsidR="00110C18" w:rsidRPr="0056388D" w:rsidRDefault="00110C18" w:rsidP="00063728">
            <w:pPr>
              <w:rPr>
                <w:ins w:id="37690" w:author="KIM, Jason" w:date="2019-04-02T13:39:00Z"/>
                <w:rFonts w:ascii="Calibri" w:eastAsia="Times New Roman" w:hAnsi="Calibri" w:cs="Calibri"/>
                <w:color w:val="000000"/>
                <w:lang w:eastAsia="en-AU"/>
              </w:rPr>
            </w:pPr>
            <w:ins w:id="376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92" w:author="KIM, Jason" w:date="2019-04-02T13:39:00Z"/>
                <w:rFonts w:ascii="Calibri" w:eastAsia="Times New Roman" w:hAnsi="Calibri" w:cs="Calibri"/>
                <w:color w:val="000000"/>
                <w:lang w:eastAsia="en-AU"/>
              </w:rPr>
            </w:pPr>
            <w:ins w:id="37693" w:author="KIM, Jason" w:date="2019-04-02T13:39:00Z">
              <w:r w:rsidRPr="0056388D">
                <w:rPr>
                  <w:rFonts w:ascii="Calibri" w:eastAsia="Times New Roman" w:hAnsi="Calibri" w:cs="Calibri"/>
                  <w:color w:val="000000"/>
                  <w:lang w:eastAsia="en-AU"/>
                </w:rPr>
                <w:t>Chainage 9500</w:t>
              </w:r>
            </w:ins>
          </w:p>
        </w:tc>
        <w:tc>
          <w:tcPr>
            <w:tcW w:w="764" w:type="pct"/>
            <w:noWrap/>
            <w:hideMark/>
          </w:tcPr>
          <w:p w:rsidR="00110C18" w:rsidRPr="0056388D" w:rsidRDefault="00110C18" w:rsidP="00063728">
            <w:pPr>
              <w:jc w:val="right"/>
              <w:rPr>
                <w:ins w:id="37694" w:author="KIM, Jason" w:date="2019-04-02T13:39:00Z"/>
                <w:rFonts w:ascii="Calibri" w:eastAsia="Times New Roman" w:hAnsi="Calibri" w:cs="Calibri"/>
                <w:color w:val="000000"/>
                <w:lang w:eastAsia="en-AU"/>
              </w:rPr>
            </w:pPr>
            <w:ins w:id="37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96" w:author="KIM, Jason" w:date="2019-04-02T13:39:00Z"/>
        </w:trPr>
        <w:tc>
          <w:tcPr>
            <w:tcW w:w="708" w:type="pct"/>
            <w:vMerge/>
            <w:hideMark/>
          </w:tcPr>
          <w:p w:rsidR="00110C18" w:rsidRPr="0056388D" w:rsidRDefault="00110C18" w:rsidP="00063728">
            <w:pPr>
              <w:rPr>
                <w:ins w:id="376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98" w:author="KIM, Jason" w:date="2019-04-02T13:39:00Z"/>
                <w:rFonts w:ascii="Calibri" w:eastAsia="Times New Roman" w:hAnsi="Calibri" w:cs="Calibri"/>
                <w:color w:val="000000"/>
                <w:lang w:eastAsia="en-AU"/>
              </w:rPr>
            </w:pPr>
            <w:ins w:id="37699"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00" w:author="KIM, Jason" w:date="2019-04-02T13:39:00Z"/>
                <w:rFonts w:ascii="Calibri" w:eastAsia="Times New Roman" w:hAnsi="Calibri" w:cs="Calibri"/>
                <w:color w:val="000000"/>
                <w:lang w:eastAsia="en-AU"/>
              </w:rPr>
            </w:pPr>
            <w:ins w:id="377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02" w:author="KIM, Jason" w:date="2019-04-02T13:39:00Z"/>
                <w:rFonts w:ascii="Calibri" w:eastAsia="Times New Roman" w:hAnsi="Calibri" w:cs="Calibri"/>
                <w:color w:val="000000"/>
                <w:lang w:eastAsia="en-AU"/>
              </w:rPr>
            </w:pPr>
            <w:ins w:id="37703" w:author="KIM, Jason" w:date="2019-04-02T13:39:00Z">
              <w:r w:rsidRPr="0056388D">
                <w:rPr>
                  <w:rFonts w:ascii="Calibri" w:eastAsia="Times New Roman" w:hAnsi="Calibri" w:cs="Calibri"/>
                  <w:color w:val="000000"/>
                  <w:lang w:eastAsia="en-AU"/>
                </w:rPr>
                <w:t>LLS2790</w:t>
              </w:r>
            </w:ins>
          </w:p>
        </w:tc>
        <w:tc>
          <w:tcPr>
            <w:tcW w:w="933" w:type="pct"/>
            <w:noWrap/>
            <w:hideMark/>
          </w:tcPr>
          <w:p w:rsidR="00110C18" w:rsidRPr="0056388D" w:rsidRDefault="00110C18" w:rsidP="00063728">
            <w:pPr>
              <w:rPr>
                <w:ins w:id="37704" w:author="KIM, Jason" w:date="2019-04-02T13:39:00Z"/>
                <w:rFonts w:ascii="Calibri" w:eastAsia="Times New Roman" w:hAnsi="Calibri" w:cs="Calibri"/>
                <w:color w:val="000000"/>
                <w:lang w:eastAsia="en-AU"/>
              </w:rPr>
            </w:pPr>
            <w:ins w:id="377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06" w:author="KIM, Jason" w:date="2019-04-02T13:39:00Z"/>
                <w:rFonts w:ascii="Calibri" w:eastAsia="Times New Roman" w:hAnsi="Calibri" w:cs="Calibri"/>
                <w:color w:val="000000"/>
                <w:lang w:eastAsia="en-AU"/>
              </w:rPr>
            </w:pPr>
            <w:ins w:id="37707" w:author="KIM, Jason" w:date="2019-04-02T13:39:00Z">
              <w:r w:rsidRPr="0056388D">
                <w:rPr>
                  <w:rFonts w:ascii="Calibri" w:eastAsia="Times New Roman" w:hAnsi="Calibri" w:cs="Calibri"/>
                  <w:color w:val="000000"/>
                  <w:lang w:eastAsia="en-AU"/>
                </w:rPr>
                <w:t>Chainage 9510</w:t>
              </w:r>
            </w:ins>
          </w:p>
        </w:tc>
        <w:tc>
          <w:tcPr>
            <w:tcW w:w="764" w:type="pct"/>
            <w:noWrap/>
            <w:hideMark/>
          </w:tcPr>
          <w:p w:rsidR="00110C18" w:rsidRPr="0056388D" w:rsidRDefault="00110C18" w:rsidP="00063728">
            <w:pPr>
              <w:jc w:val="right"/>
              <w:rPr>
                <w:ins w:id="37708" w:author="KIM, Jason" w:date="2019-04-02T13:39:00Z"/>
                <w:rFonts w:ascii="Calibri" w:eastAsia="Times New Roman" w:hAnsi="Calibri" w:cs="Calibri"/>
                <w:color w:val="000000"/>
                <w:lang w:eastAsia="en-AU"/>
              </w:rPr>
            </w:pPr>
            <w:ins w:id="37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10" w:author="KIM, Jason" w:date="2019-04-02T13:39:00Z"/>
        </w:trPr>
        <w:tc>
          <w:tcPr>
            <w:tcW w:w="708" w:type="pct"/>
            <w:vMerge/>
            <w:hideMark/>
          </w:tcPr>
          <w:p w:rsidR="00110C18" w:rsidRPr="0056388D" w:rsidRDefault="00110C18" w:rsidP="00063728">
            <w:pPr>
              <w:rPr>
                <w:ins w:id="377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12" w:author="KIM, Jason" w:date="2019-04-02T13:39:00Z"/>
                <w:rFonts w:ascii="Calibri" w:eastAsia="Times New Roman" w:hAnsi="Calibri" w:cs="Calibri"/>
                <w:color w:val="000000"/>
                <w:lang w:eastAsia="en-AU"/>
              </w:rPr>
            </w:pPr>
            <w:ins w:id="37713"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14" w:author="KIM, Jason" w:date="2019-04-02T13:39:00Z"/>
                <w:rFonts w:ascii="Calibri" w:eastAsia="Times New Roman" w:hAnsi="Calibri" w:cs="Calibri"/>
                <w:color w:val="000000"/>
                <w:lang w:eastAsia="en-AU"/>
              </w:rPr>
            </w:pPr>
            <w:ins w:id="377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16" w:author="KIM, Jason" w:date="2019-04-02T13:39:00Z"/>
                <w:rFonts w:ascii="Calibri" w:eastAsia="Times New Roman" w:hAnsi="Calibri" w:cs="Calibri"/>
                <w:color w:val="000000"/>
                <w:lang w:eastAsia="en-AU"/>
              </w:rPr>
            </w:pPr>
            <w:ins w:id="37717" w:author="KIM, Jason" w:date="2019-04-02T13:39:00Z">
              <w:r w:rsidRPr="0056388D">
                <w:rPr>
                  <w:rFonts w:ascii="Calibri" w:eastAsia="Times New Roman" w:hAnsi="Calibri" w:cs="Calibri"/>
                  <w:color w:val="000000"/>
                  <w:lang w:eastAsia="en-AU"/>
                </w:rPr>
                <w:t>LLS2791</w:t>
              </w:r>
            </w:ins>
          </w:p>
        </w:tc>
        <w:tc>
          <w:tcPr>
            <w:tcW w:w="933" w:type="pct"/>
            <w:noWrap/>
            <w:hideMark/>
          </w:tcPr>
          <w:p w:rsidR="00110C18" w:rsidRPr="0056388D" w:rsidRDefault="00110C18" w:rsidP="00063728">
            <w:pPr>
              <w:rPr>
                <w:ins w:id="37718" w:author="KIM, Jason" w:date="2019-04-02T13:39:00Z"/>
                <w:rFonts w:ascii="Calibri" w:eastAsia="Times New Roman" w:hAnsi="Calibri" w:cs="Calibri"/>
                <w:color w:val="000000"/>
                <w:lang w:eastAsia="en-AU"/>
              </w:rPr>
            </w:pPr>
            <w:ins w:id="377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20" w:author="KIM, Jason" w:date="2019-04-02T13:39:00Z"/>
                <w:rFonts w:ascii="Calibri" w:eastAsia="Times New Roman" w:hAnsi="Calibri" w:cs="Calibri"/>
                <w:color w:val="000000"/>
                <w:lang w:eastAsia="en-AU"/>
              </w:rPr>
            </w:pPr>
            <w:ins w:id="37721" w:author="KIM, Jason" w:date="2019-04-02T13:39:00Z">
              <w:r w:rsidRPr="0056388D">
                <w:rPr>
                  <w:rFonts w:ascii="Calibri" w:eastAsia="Times New Roman" w:hAnsi="Calibri" w:cs="Calibri"/>
                  <w:color w:val="000000"/>
                  <w:lang w:eastAsia="en-AU"/>
                </w:rPr>
                <w:t>Chainage 9520</w:t>
              </w:r>
            </w:ins>
          </w:p>
        </w:tc>
        <w:tc>
          <w:tcPr>
            <w:tcW w:w="764" w:type="pct"/>
            <w:noWrap/>
            <w:hideMark/>
          </w:tcPr>
          <w:p w:rsidR="00110C18" w:rsidRPr="0056388D" w:rsidRDefault="00110C18" w:rsidP="00063728">
            <w:pPr>
              <w:jc w:val="right"/>
              <w:rPr>
                <w:ins w:id="37722" w:author="KIM, Jason" w:date="2019-04-02T13:39:00Z"/>
                <w:rFonts w:ascii="Calibri" w:eastAsia="Times New Roman" w:hAnsi="Calibri" w:cs="Calibri"/>
                <w:color w:val="000000"/>
                <w:lang w:eastAsia="en-AU"/>
              </w:rPr>
            </w:pPr>
            <w:ins w:id="377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24" w:author="KIM, Jason" w:date="2019-04-02T13:39:00Z"/>
        </w:trPr>
        <w:tc>
          <w:tcPr>
            <w:tcW w:w="708" w:type="pct"/>
            <w:vMerge/>
            <w:hideMark/>
          </w:tcPr>
          <w:p w:rsidR="00110C18" w:rsidRPr="0056388D" w:rsidRDefault="00110C18" w:rsidP="00063728">
            <w:pPr>
              <w:rPr>
                <w:ins w:id="377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26" w:author="KIM, Jason" w:date="2019-04-02T13:39:00Z"/>
                <w:rFonts w:ascii="Calibri" w:eastAsia="Times New Roman" w:hAnsi="Calibri" w:cs="Calibri"/>
                <w:color w:val="000000"/>
                <w:lang w:eastAsia="en-AU"/>
              </w:rPr>
            </w:pPr>
            <w:ins w:id="37727"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28" w:author="KIM, Jason" w:date="2019-04-02T13:39:00Z"/>
                <w:rFonts w:ascii="Calibri" w:eastAsia="Times New Roman" w:hAnsi="Calibri" w:cs="Calibri"/>
                <w:color w:val="000000"/>
                <w:lang w:eastAsia="en-AU"/>
              </w:rPr>
            </w:pPr>
            <w:ins w:id="3772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30" w:author="KIM, Jason" w:date="2019-04-02T13:39:00Z"/>
                <w:rFonts w:ascii="Calibri" w:eastAsia="Times New Roman" w:hAnsi="Calibri" w:cs="Calibri"/>
                <w:color w:val="000000"/>
                <w:lang w:eastAsia="en-AU"/>
              </w:rPr>
            </w:pPr>
            <w:ins w:id="37731" w:author="KIM, Jason" w:date="2019-04-02T13:39:00Z">
              <w:r w:rsidRPr="0056388D">
                <w:rPr>
                  <w:rFonts w:ascii="Calibri" w:eastAsia="Times New Roman" w:hAnsi="Calibri" w:cs="Calibri"/>
                  <w:color w:val="000000"/>
                  <w:lang w:eastAsia="en-AU"/>
                </w:rPr>
                <w:t>LLS2792</w:t>
              </w:r>
            </w:ins>
          </w:p>
        </w:tc>
        <w:tc>
          <w:tcPr>
            <w:tcW w:w="933" w:type="pct"/>
            <w:noWrap/>
            <w:hideMark/>
          </w:tcPr>
          <w:p w:rsidR="00110C18" w:rsidRPr="0056388D" w:rsidRDefault="00110C18" w:rsidP="00063728">
            <w:pPr>
              <w:rPr>
                <w:ins w:id="37732" w:author="KIM, Jason" w:date="2019-04-02T13:39:00Z"/>
                <w:rFonts w:ascii="Calibri" w:eastAsia="Times New Roman" w:hAnsi="Calibri" w:cs="Calibri"/>
                <w:color w:val="000000"/>
                <w:lang w:eastAsia="en-AU"/>
              </w:rPr>
            </w:pPr>
            <w:ins w:id="377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34" w:author="KIM, Jason" w:date="2019-04-02T13:39:00Z"/>
                <w:rFonts w:ascii="Calibri" w:eastAsia="Times New Roman" w:hAnsi="Calibri" w:cs="Calibri"/>
                <w:color w:val="000000"/>
                <w:lang w:eastAsia="en-AU"/>
              </w:rPr>
            </w:pPr>
            <w:ins w:id="37735" w:author="KIM, Jason" w:date="2019-04-02T13:39:00Z">
              <w:r w:rsidRPr="0056388D">
                <w:rPr>
                  <w:rFonts w:ascii="Calibri" w:eastAsia="Times New Roman" w:hAnsi="Calibri" w:cs="Calibri"/>
                  <w:color w:val="000000"/>
                  <w:lang w:eastAsia="en-AU"/>
                </w:rPr>
                <w:t>Chainage 9530</w:t>
              </w:r>
            </w:ins>
          </w:p>
        </w:tc>
        <w:tc>
          <w:tcPr>
            <w:tcW w:w="764" w:type="pct"/>
            <w:noWrap/>
            <w:hideMark/>
          </w:tcPr>
          <w:p w:rsidR="00110C18" w:rsidRPr="0056388D" w:rsidRDefault="00110C18" w:rsidP="00063728">
            <w:pPr>
              <w:jc w:val="right"/>
              <w:rPr>
                <w:ins w:id="37736" w:author="KIM, Jason" w:date="2019-04-02T13:39:00Z"/>
                <w:rFonts w:ascii="Calibri" w:eastAsia="Times New Roman" w:hAnsi="Calibri" w:cs="Calibri"/>
                <w:color w:val="000000"/>
                <w:lang w:eastAsia="en-AU"/>
              </w:rPr>
            </w:pPr>
            <w:ins w:id="377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38" w:author="KIM, Jason" w:date="2019-04-02T13:39:00Z"/>
        </w:trPr>
        <w:tc>
          <w:tcPr>
            <w:tcW w:w="708" w:type="pct"/>
            <w:vMerge/>
            <w:hideMark/>
          </w:tcPr>
          <w:p w:rsidR="00110C18" w:rsidRPr="0056388D" w:rsidRDefault="00110C18" w:rsidP="00063728">
            <w:pPr>
              <w:rPr>
                <w:ins w:id="377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40" w:author="KIM, Jason" w:date="2019-04-02T13:39:00Z"/>
                <w:rFonts w:ascii="Calibri" w:eastAsia="Times New Roman" w:hAnsi="Calibri" w:cs="Calibri"/>
                <w:color w:val="000000"/>
                <w:lang w:eastAsia="en-AU"/>
              </w:rPr>
            </w:pPr>
            <w:ins w:id="37741"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42" w:author="KIM, Jason" w:date="2019-04-02T13:39:00Z"/>
                <w:rFonts w:ascii="Calibri" w:eastAsia="Times New Roman" w:hAnsi="Calibri" w:cs="Calibri"/>
                <w:color w:val="000000"/>
                <w:lang w:eastAsia="en-AU"/>
              </w:rPr>
            </w:pPr>
            <w:ins w:id="3774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44" w:author="KIM, Jason" w:date="2019-04-02T13:39:00Z"/>
                <w:rFonts w:ascii="Calibri" w:eastAsia="Times New Roman" w:hAnsi="Calibri" w:cs="Calibri"/>
                <w:color w:val="000000"/>
                <w:lang w:eastAsia="en-AU"/>
              </w:rPr>
            </w:pPr>
            <w:ins w:id="37745" w:author="KIM, Jason" w:date="2019-04-02T13:39:00Z">
              <w:r w:rsidRPr="0056388D">
                <w:rPr>
                  <w:rFonts w:ascii="Calibri" w:eastAsia="Times New Roman" w:hAnsi="Calibri" w:cs="Calibri"/>
                  <w:color w:val="000000"/>
                  <w:lang w:eastAsia="en-AU"/>
                </w:rPr>
                <w:t>LLS2793</w:t>
              </w:r>
            </w:ins>
          </w:p>
        </w:tc>
        <w:tc>
          <w:tcPr>
            <w:tcW w:w="933" w:type="pct"/>
            <w:noWrap/>
            <w:hideMark/>
          </w:tcPr>
          <w:p w:rsidR="00110C18" w:rsidRPr="0056388D" w:rsidRDefault="00110C18" w:rsidP="00063728">
            <w:pPr>
              <w:rPr>
                <w:ins w:id="37746" w:author="KIM, Jason" w:date="2019-04-02T13:39:00Z"/>
                <w:rFonts w:ascii="Calibri" w:eastAsia="Times New Roman" w:hAnsi="Calibri" w:cs="Calibri"/>
                <w:color w:val="000000"/>
                <w:lang w:eastAsia="en-AU"/>
              </w:rPr>
            </w:pPr>
            <w:ins w:id="377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48" w:author="KIM, Jason" w:date="2019-04-02T13:39:00Z"/>
                <w:rFonts w:ascii="Calibri" w:eastAsia="Times New Roman" w:hAnsi="Calibri" w:cs="Calibri"/>
                <w:color w:val="000000"/>
                <w:lang w:eastAsia="en-AU"/>
              </w:rPr>
            </w:pPr>
            <w:ins w:id="37749" w:author="KIM, Jason" w:date="2019-04-02T13:39:00Z">
              <w:r w:rsidRPr="0056388D">
                <w:rPr>
                  <w:rFonts w:ascii="Calibri" w:eastAsia="Times New Roman" w:hAnsi="Calibri" w:cs="Calibri"/>
                  <w:color w:val="000000"/>
                  <w:lang w:eastAsia="en-AU"/>
                </w:rPr>
                <w:t>Chainage 9540</w:t>
              </w:r>
            </w:ins>
          </w:p>
        </w:tc>
        <w:tc>
          <w:tcPr>
            <w:tcW w:w="764" w:type="pct"/>
            <w:noWrap/>
            <w:hideMark/>
          </w:tcPr>
          <w:p w:rsidR="00110C18" w:rsidRPr="0056388D" w:rsidRDefault="00110C18" w:rsidP="00063728">
            <w:pPr>
              <w:jc w:val="right"/>
              <w:rPr>
                <w:ins w:id="37750" w:author="KIM, Jason" w:date="2019-04-02T13:39:00Z"/>
                <w:rFonts w:ascii="Calibri" w:eastAsia="Times New Roman" w:hAnsi="Calibri" w:cs="Calibri"/>
                <w:color w:val="000000"/>
                <w:lang w:eastAsia="en-AU"/>
              </w:rPr>
            </w:pPr>
            <w:ins w:id="377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52" w:author="KIM, Jason" w:date="2019-04-02T13:39:00Z"/>
        </w:trPr>
        <w:tc>
          <w:tcPr>
            <w:tcW w:w="708" w:type="pct"/>
            <w:vMerge w:val="restart"/>
            <w:noWrap/>
            <w:hideMark/>
          </w:tcPr>
          <w:p w:rsidR="00110C18" w:rsidRPr="001B5267" w:rsidRDefault="00110C18" w:rsidP="00063728">
            <w:pPr>
              <w:rPr>
                <w:ins w:id="37753" w:author="KIM, Jason" w:date="2019-04-02T13:39:00Z"/>
                <w:rFonts w:ascii="Calibri" w:eastAsia="Times New Roman" w:hAnsi="Calibri" w:cs="Calibri"/>
                <w:lang w:eastAsia="en-AU"/>
              </w:rPr>
            </w:pPr>
            <w:ins w:id="37754" w:author="KIM, Jason" w:date="2019-04-02T13:39:00Z">
              <w:r w:rsidRPr="0056388D">
                <w:rPr>
                  <w:rFonts w:ascii="Calibri" w:eastAsia="Times New Roman" w:hAnsi="Calibri" w:cs="Calibri"/>
                  <w:color w:val="000000"/>
                  <w:lang w:eastAsia="en-AU"/>
                </w:rPr>
                <w:t>LLE74K51</w:t>
              </w:r>
            </w:ins>
          </w:p>
        </w:tc>
        <w:tc>
          <w:tcPr>
            <w:tcW w:w="605" w:type="pct"/>
            <w:noWrap/>
            <w:hideMark/>
          </w:tcPr>
          <w:p w:rsidR="00110C18" w:rsidRPr="0056388D" w:rsidRDefault="00110C18" w:rsidP="00063728">
            <w:pPr>
              <w:rPr>
                <w:ins w:id="37755" w:author="KIM, Jason" w:date="2019-04-02T13:39:00Z"/>
                <w:rFonts w:ascii="Calibri" w:eastAsia="Times New Roman" w:hAnsi="Calibri" w:cs="Calibri"/>
                <w:color w:val="000000"/>
                <w:lang w:eastAsia="en-AU"/>
              </w:rPr>
            </w:pPr>
            <w:ins w:id="37756"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57" w:author="KIM, Jason" w:date="2019-04-02T13:39:00Z"/>
                <w:rFonts w:ascii="Calibri" w:eastAsia="Times New Roman" w:hAnsi="Calibri" w:cs="Calibri"/>
                <w:color w:val="000000"/>
                <w:lang w:eastAsia="en-AU"/>
              </w:rPr>
            </w:pPr>
            <w:ins w:id="3775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59" w:author="KIM, Jason" w:date="2019-04-02T13:39:00Z"/>
                <w:rFonts w:ascii="Calibri" w:eastAsia="Times New Roman" w:hAnsi="Calibri" w:cs="Calibri"/>
                <w:color w:val="000000"/>
                <w:lang w:eastAsia="en-AU"/>
              </w:rPr>
            </w:pPr>
            <w:ins w:id="37760" w:author="KIM, Jason" w:date="2019-04-02T13:39:00Z">
              <w:r w:rsidRPr="0056388D">
                <w:rPr>
                  <w:rFonts w:ascii="Calibri" w:eastAsia="Times New Roman" w:hAnsi="Calibri" w:cs="Calibri"/>
                  <w:color w:val="000000"/>
                  <w:lang w:eastAsia="en-AU"/>
                </w:rPr>
                <w:t>LLN1793</w:t>
              </w:r>
            </w:ins>
          </w:p>
        </w:tc>
        <w:tc>
          <w:tcPr>
            <w:tcW w:w="933" w:type="pct"/>
            <w:noWrap/>
            <w:hideMark/>
          </w:tcPr>
          <w:p w:rsidR="00110C18" w:rsidRPr="0056388D" w:rsidRDefault="00110C18" w:rsidP="00063728">
            <w:pPr>
              <w:rPr>
                <w:ins w:id="37761" w:author="KIM, Jason" w:date="2019-04-02T13:39:00Z"/>
                <w:rFonts w:ascii="Calibri" w:eastAsia="Times New Roman" w:hAnsi="Calibri" w:cs="Calibri"/>
                <w:color w:val="000000"/>
                <w:lang w:eastAsia="en-AU"/>
              </w:rPr>
            </w:pPr>
            <w:ins w:id="377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63" w:author="KIM, Jason" w:date="2019-04-02T13:39:00Z"/>
                <w:rFonts w:ascii="Calibri" w:eastAsia="Times New Roman" w:hAnsi="Calibri" w:cs="Calibri"/>
                <w:color w:val="000000"/>
                <w:lang w:eastAsia="en-AU"/>
              </w:rPr>
            </w:pPr>
            <w:ins w:id="37764" w:author="KIM, Jason" w:date="2019-04-02T13:39:00Z">
              <w:r w:rsidRPr="0056388D">
                <w:rPr>
                  <w:rFonts w:ascii="Calibri" w:eastAsia="Times New Roman" w:hAnsi="Calibri" w:cs="Calibri"/>
                  <w:color w:val="000000"/>
                  <w:lang w:eastAsia="en-AU"/>
                </w:rPr>
                <w:t>Chainage 9801</w:t>
              </w:r>
            </w:ins>
          </w:p>
        </w:tc>
        <w:tc>
          <w:tcPr>
            <w:tcW w:w="764" w:type="pct"/>
            <w:noWrap/>
            <w:hideMark/>
          </w:tcPr>
          <w:p w:rsidR="00110C18" w:rsidRPr="0056388D" w:rsidRDefault="00110C18" w:rsidP="00063728">
            <w:pPr>
              <w:jc w:val="right"/>
              <w:rPr>
                <w:ins w:id="37765" w:author="KIM, Jason" w:date="2019-04-02T13:39:00Z"/>
                <w:rFonts w:ascii="Calibri" w:eastAsia="Times New Roman" w:hAnsi="Calibri" w:cs="Calibri"/>
                <w:color w:val="000000"/>
                <w:lang w:eastAsia="en-AU"/>
              </w:rPr>
            </w:pPr>
            <w:ins w:id="3776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67" w:author="KIM, Jason" w:date="2019-04-02T13:39:00Z"/>
        </w:trPr>
        <w:tc>
          <w:tcPr>
            <w:tcW w:w="708" w:type="pct"/>
            <w:vMerge/>
            <w:hideMark/>
          </w:tcPr>
          <w:p w:rsidR="00110C18" w:rsidRPr="0056388D" w:rsidRDefault="00110C18" w:rsidP="00063728">
            <w:pPr>
              <w:rPr>
                <w:ins w:id="37768"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69" w:author="KIM, Jason" w:date="2019-04-02T13:39:00Z"/>
                <w:rFonts w:ascii="Calibri" w:eastAsia="Times New Roman" w:hAnsi="Calibri" w:cs="Calibri"/>
                <w:color w:val="000000"/>
                <w:lang w:eastAsia="en-AU"/>
              </w:rPr>
            </w:pPr>
            <w:ins w:id="37770"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71" w:author="KIM, Jason" w:date="2019-04-02T13:39:00Z"/>
                <w:rFonts w:ascii="Calibri" w:eastAsia="Times New Roman" w:hAnsi="Calibri" w:cs="Calibri"/>
                <w:color w:val="000000"/>
                <w:lang w:eastAsia="en-AU"/>
              </w:rPr>
            </w:pPr>
            <w:ins w:id="3777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73" w:author="KIM, Jason" w:date="2019-04-02T13:39:00Z"/>
                <w:rFonts w:ascii="Calibri" w:eastAsia="Times New Roman" w:hAnsi="Calibri" w:cs="Calibri"/>
                <w:color w:val="000000"/>
                <w:lang w:eastAsia="en-AU"/>
              </w:rPr>
            </w:pPr>
            <w:ins w:id="37774" w:author="KIM, Jason" w:date="2019-04-02T13:39:00Z">
              <w:r w:rsidRPr="0056388D">
                <w:rPr>
                  <w:rFonts w:ascii="Calibri" w:eastAsia="Times New Roman" w:hAnsi="Calibri" w:cs="Calibri"/>
                  <w:color w:val="000000"/>
                  <w:lang w:eastAsia="en-AU"/>
                </w:rPr>
                <w:t>LLN1794</w:t>
              </w:r>
            </w:ins>
          </w:p>
        </w:tc>
        <w:tc>
          <w:tcPr>
            <w:tcW w:w="933" w:type="pct"/>
            <w:noWrap/>
            <w:hideMark/>
          </w:tcPr>
          <w:p w:rsidR="00110C18" w:rsidRPr="0056388D" w:rsidRDefault="00110C18" w:rsidP="00063728">
            <w:pPr>
              <w:rPr>
                <w:ins w:id="37775" w:author="KIM, Jason" w:date="2019-04-02T13:39:00Z"/>
                <w:rFonts w:ascii="Calibri" w:eastAsia="Times New Roman" w:hAnsi="Calibri" w:cs="Calibri"/>
                <w:color w:val="000000"/>
                <w:lang w:eastAsia="en-AU"/>
              </w:rPr>
            </w:pPr>
            <w:ins w:id="377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77" w:author="KIM, Jason" w:date="2019-04-02T13:39:00Z"/>
                <w:rFonts w:ascii="Calibri" w:eastAsia="Times New Roman" w:hAnsi="Calibri" w:cs="Calibri"/>
                <w:color w:val="000000"/>
                <w:lang w:eastAsia="en-AU"/>
              </w:rPr>
            </w:pPr>
            <w:ins w:id="37778" w:author="KIM, Jason" w:date="2019-04-02T13:39:00Z">
              <w:r w:rsidRPr="0056388D">
                <w:rPr>
                  <w:rFonts w:ascii="Calibri" w:eastAsia="Times New Roman" w:hAnsi="Calibri" w:cs="Calibri"/>
                  <w:color w:val="000000"/>
                  <w:lang w:eastAsia="en-AU"/>
                </w:rPr>
                <w:t>Chainage 9811</w:t>
              </w:r>
            </w:ins>
          </w:p>
        </w:tc>
        <w:tc>
          <w:tcPr>
            <w:tcW w:w="764" w:type="pct"/>
            <w:noWrap/>
            <w:hideMark/>
          </w:tcPr>
          <w:p w:rsidR="00110C18" w:rsidRPr="0056388D" w:rsidRDefault="00110C18" w:rsidP="00063728">
            <w:pPr>
              <w:jc w:val="right"/>
              <w:rPr>
                <w:ins w:id="37779" w:author="KIM, Jason" w:date="2019-04-02T13:39:00Z"/>
                <w:rFonts w:ascii="Calibri" w:eastAsia="Times New Roman" w:hAnsi="Calibri" w:cs="Calibri"/>
                <w:color w:val="000000"/>
                <w:lang w:eastAsia="en-AU"/>
              </w:rPr>
            </w:pPr>
            <w:ins w:id="3778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81" w:author="KIM, Jason" w:date="2019-04-02T13:39:00Z"/>
        </w:trPr>
        <w:tc>
          <w:tcPr>
            <w:tcW w:w="708" w:type="pct"/>
            <w:vMerge/>
            <w:hideMark/>
          </w:tcPr>
          <w:p w:rsidR="00110C18" w:rsidRPr="0056388D" w:rsidRDefault="00110C18" w:rsidP="00063728">
            <w:pPr>
              <w:rPr>
                <w:ins w:id="37782"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83" w:author="KIM, Jason" w:date="2019-04-02T13:39:00Z"/>
                <w:rFonts w:ascii="Calibri" w:eastAsia="Times New Roman" w:hAnsi="Calibri" w:cs="Calibri"/>
                <w:color w:val="000000"/>
                <w:lang w:eastAsia="en-AU"/>
              </w:rPr>
            </w:pPr>
            <w:ins w:id="37784"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85" w:author="KIM, Jason" w:date="2019-04-02T13:39:00Z"/>
                <w:rFonts w:ascii="Calibri" w:eastAsia="Times New Roman" w:hAnsi="Calibri" w:cs="Calibri"/>
                <w:color w:val="000000"/>
                <w:lang w:eastAsia="en-AU"/>
              </w:rPr>
            </w:pPr>
            <w:ins w:id="3778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87" w:author="KIM, Jason" w:date="2019-04-02T13:39:00Z"/>
                <w:rFonts w:ascii="Calibri" w:eastAsia="Times New Roman" w:hAnsi="Calibri" w:cs="Calibri"/>
                <w:color w:val="000000"/>
                <w:lang w:eastAsia="en-AU"/>
              </w:rPr>
            </w:pPr>
            <w:ins w:id="37788" w:author="KIM, Jason" w:date="2019-04-02T13:39:00Z">
              <w:r w:rsidRPr="0056388D">
                <w:rPr>
                  <w:rFonts w:ascii="Calibri" w:eastAsia="Times New Roman" w:hAnsi="Calibri" w:cs="Calibri"/>
                  <w:color w:val="000000"/>
                  <w:lang w:eastAsia="en-AU"/>
                </w:rPr>
                <w:t>LLN1795</w:t>
              </w:r>
            </w:ins>
          </w:p>
        </w:tc>
        <w:tc>
          <w:tcPr>
            <w:tcW w:w="933" w:type="pct"/>
            <w:noWrap/>
            <w:hideMark/>
          </w:tcPr>
          <w:p w:rsidR="00110C18" w:rsidRPr="0056388D" w:rsidRDefault="00110C18" w:rsidP="00063728">
            <w:pPr>
              <w:rPr>
                <w:ins w:id="37789" w:author="KIM, Jason" w:date="2019-04-02T13:39:00Z"/>
                <w:rFonts w:ascii="Calibri" w:eastAsia="Times New Roman" w:hAnsi="Calibri" w:cs="Calibri"/>
                <w:color w:val="000000"/>
                <w:lang w:eastAsia="en-AU"/>
              </w:rPr>
            </w:pPr>
            <w:ins w:id="377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91" w:author="KIM, Jason" w:date="2019-04-02T13:39:00Z"/>
                <w:rFonts w:ascii="Calibri" w:eastAsia="Times New Roman" w:hAnsi="Calibri" w:cs="Calibri"/>
                <w:color w:val="000000"/>
                <w:lang w:eastAsia="en-AU"/>
              </w:rPr>
            </w:pPr>
            <w:ins w:id="37792" w:author="KIM, Jason" w:date="2019-04-02T13:39:00Z">
              <w:r w:rsidRPr="0056388D">
                <w:rPr>
                  <w:rFonts w:ascii="Calibri" w:eastAsia="Times New Roman" w:hAnsi="Calibri" w:cs="Calibri"/>
                  <w:color w:val="000000"/>
                  <w:lang w:eastAsia="en-AU"/>
                </w:rPr>
                <w:t>Chainage 9821</w:t>
              </w:r>
            </w:ins>
          </w:p>
        </w:tc>
        <w:tc>
          <w:tcPr>
            <w:tcW w:w="764" w:type="pct"/>
            <w:noWrap/>
            <w:hideMark/>
          </w:tcPr>
          <w:p w:rsidR="00110C18" w:rsidRPr="0056388D" w:rsidRDefault="00110C18" w:rsidP="00063728">
            <w:pPr>
              <w:jc w:val="right"/>
              <w:rPr>
                <w:ins w:id="37793" w:author="KIM, Jason" w:date="2019-04-02T13:39:00Z"/>
                <w:rFonts w:ascii="Calibri" w:eastAsia="Times New Roman" w:hAnsi="Calibri" w:cs="Calibri"/>
                <w:color w:val="000000"/>
                <w:lang w:eastAsia="en-AU"/>
              </w:rPr>
            </w:pPr>
            <w:ins w:id="3779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95" w:author="KIM, Jason" w:date="2019-04-02T13:39:00Z"/>
        </w:trPr>
        <w:tc>
          <w:tcPr>
            <w:tcW w:w="708" w:type="pct"/>
            <w:vMerge/>
            <w:hideMark/>
          </w:tcPr>
          <w:p w:rsidR="00110C18" w:rsidRPr="0056388D" w:rsidRDefault="00110C18" w:rsidP="00063728">
            <w:pPr>
              <w:rPr>
                <w:ins w:id="37796"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97" w:author="KIM, Jason" w:date="2019-04-02T13:39:00Z"/>
                <w:rFonts w:ascii="Calibri" w:eastAsia="Times New Roman" w:hAnsi="Calibri" w:cs="Calibri"/>
                <w:color w:val="000000"/>
                <w:lang w:eastAsia="en-AU"/>
              </w:rPr>
            </w:pPr>
            <w:ins w:id="37798"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99" w:author="KIM, Jason" w:date="2019-04-02T13:39:00Z"/>
                <w:rFonts w:ascii="Calibri" w:eastAsia="Times New Roman" w:hAnsi="Calibri" w:cs="Calibri"/>
                <w:color w:val="000000"/>
                <w:lang w:eastAsia="en-AU"/>
              </w:rPr>
            </w:pPr>
            <w:ins w:id="3780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01" w:author="KIM, Jason" w:date="2019-04-02T13:39:00Z"/>
                <w:rFonts w:ascii="Calibri" w:eastAsia="Times New Roman" w:hAnsi="Calibri" w:cs="Calibri"/>
                <w:color w:val="000000"/>
                <w:lang w:eastAsia="en-AU"/>
              </w:rPr>
            </w:pPr>
            <w:ins w:id="37802" w:author="KIM, Jason" w:date="2019-04-02T13:39:00Z">
              <w:r w:rsidRPr="0056388D">
                <w:rPr>
                  <w:rFonts w:ascii="Calibri" w:eastAsia="Times New Roman" w:hAnsi="Calibri" w:cs="Calibri"/>
                  <w:color w:val="000000"/>
                  <w:lang w:eastAsia="en-AU"/>
                </w:rPr>
                <w:t>LLN1796</w:t>
              </w:r>
            </w:ins>
          </w:p>
        </w:tc>
        <w:tc>
          <w:tcPr>
            <w:tcW w:w="933" w:type="pct"/>
            <w:noWrap/>
            <w:hideMark/>
          </w:tcPr>
          <w:p w:rsidR="00110C18" w:rsidRPr="0056388D" w:rsidRDefault="00110C18" w:rsidP="00063728">
            <w:pPr>
              <w:rPr>
                <w:ins w:id="37803" w:author="KIM, Jason" w:date="2019-04-02T13:39:00Z"/>
                <w:rFonts w:ascii="Calibri" w:eastAsia="Times New Roman" w:hAnsi="Calibri" w:cs="Calibri"/>
                <w:color w:val="000000"/>
                <w:lang w:eastAsia="en-AU"/>
              </w:rPr>
            </w:pPr>
            <w:ins w:id="378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05" w:author="KIM, Jason" w:date="2019-04-02T13:39:00Z"/>
                <w:rFonts w:ascii="Calibri" w:eastAsia="Times New Roman" w:hAnsi="Calibri" w:cs="Calibri"/>
                <w:color w:val="000000"/>
                <w:lang w:eastAsia="en-AU"/>
              </w:rPr>
            </w:pPr>
            <w:ins w:id="37806" w:author="KIM, Jason" w:date="2019-04-02T13:39:00Z">
              <w:r w:rsidRPr="0056388D">
                <w:rPr>
                  <w:rFonts w:ascii="Calibri" w:eastAsia="Times New Roman" w:hAnsi="Calibri" w:cs="Calibri"/>
                  <w:color w:val="000000"/>
                  <w:lang w:eastAsia="en-AU"/>
                </w:rPr>
                <w:t>Chainage 9831</w:t>
              </w:r>
            </w:ins>
          </w:p>
        </w:tc>
        <w:tc>
          <w:tcPr>
            <w:tcW w:w="764" w:type="pct"/>
            <w:noWrap/>
            <w:hideMark/>
          </w:tcPr>
          <w:p w:rsidR="00110C18" w:rsidRPr="0056388D" w:rsidRDefault="00110C18" w:rsidP="00063728">
            <w:pPr>
              <w:jc w:val="right"/>
              <w:rPr>
                <w:ins w:id="37807" w:author="KIM, Jason" w:date="2019-04-02T13:39:00Z"/>
                <w:rFonts w:ascii="Calibri" w:eastAsia="Times New Roman" w:hAnsi="Calibri" w:cs="Calibri"/>
                <w:color w:val="000000"/>
                <w:lang w:eastAsia="en-AU"/>
              </w:rPr>
            </w:pPr>
            <w:ins w:id="3780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09" w:author="KIM, Jason" w:date="2019-04-02T13:39:00Z"/>
        </w:trPr>
        <w:tc>
          <w:tcPr>
            <w:tcW w:w="708" w:type="pct"/>
            <w:vMerge/>
            <w:hideMark/>
          </w:tcPr>
          <w:p w:rsidR="00110C18" w:rsidRPr="0056388D" w:rsidRDefault="00110C18" w:rsidP="00063728">
            <w:pPr>
              <w:rPr>
                <w:ins w:id="37810"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11" w:author="KIM, Jason" w:date="2019-04-02T13:39:00Z"/>
                <w:rFonts w:ascii="Calibri" w:eastAsia="Times New Roman" w:hAnsi="Calibri" w:cs="Calibri"/>
                <w:color w:val="000000"/>
                <w:lang w:eastAsia="en-AU"/>
              </w:rPr>
            </w:pPr>
            <w:ins w:id="37812"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13" w:author="KIM, Jason" w:date="2019-04-02T13:39:00Z"/>
                <w:rFonts w:ascii="Calibri" w:eastAsia="Times New Roman" w:hAnsi="Calibri" w:cs="Calibri"/>
                <w:color w:val="000000"/>
                <w:lang w:eastAsia="en-AU"/>
              </w:rPr>
            </w:pPr>
            <w:ins w:id="378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15" w:author="KIM, Jason" w:date="2019-04-02T13:39:00Z"/>
                <w:rFonts w:ascii="Calibri" w:eastAsia="Times New Roman" w:hAnsi="Calibri" w:cs="Calibri"/>
                <w:color w:val="000000"/>
                <w:lang w:eastAsia="en-AU"/>
              </w:rPr>
            </w:pPr>
            <w:ins w:id="37816" w:author="KIM, Jason" w:date="2019-04-02T13:39:00Z">
              <w:r w:rsidRPr="0056388D">
                <w:rPr>
                  <w:rFonts w:ascii="Calibri" w:eastAsia="Times New Roman" w:hAnsi="Calibri" w:cs="Calibri"/>
                  <w:color w:val="000000"/>
                  <w:lang w:eastAsia="en-AU"/>
                </w:rPr>
                <w:t>LLN1797</w:t>
              </w:r>
            </w:ins>
          </w:p>
        </w:tc>
        <w:tc>
          <w:tcPr>
            <w:tcW w:w="933" w:type="pct"/>
            <w:noWrap/>
            <w:hideMark/>
          </w:tcPr>
          <w:p w:rsidR="00110C18" w:rsidRPr="0056388D" w:rsidRDefault="00110C18" w:rsidP="00063728">
            <w:pPr>
              <w:rPr>
                <w:ins w:id="37817" w:author="KIM, Jason" w:date="2019-04-02T13:39:00Z"/>
                <w:rFonts w:ascii="Calibri" w:eastAsia="Times New Roman" w:hAnsi="Calibri" w:cs="Calibri"/>
                <w:color w:val="000000"/>
                <w:lang w:eastAsia="en-AU"/>
              </w:rPr>
            </w:pPr>
            <w:ins w:id="378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19" w:author="KIM, Jason" w:date="2019-04-02T13:39:00Z"/>
                <w:rFonts w:ascii="Calibri" w:eastAsia="Times New Roman" w:hAnsi="Calibri" w:cs="Calibri"/>
                <w:color w:val="000000"/>
                <w:lang w:eastAsia="en-AU"/>
              </w:rPr>
            </w:pPr>
            <w:ins w:id="37820" w:author="KIM, Jason" w:date="2019-04-02T13:39:00Z">
              <w:r w:rsidRPr="0056388D">
                <w:rPr>
                  <w:rFonts w:ascii="Calibri" w:eastAsia="Times New Roman" w:hAnsi="Calibri" w:cs="Calibri"/>
                  <w:color w:val="000000"/>
                  <w:lang w:eastAsia="en-AU"/>
                </w:rPr>
                <w:t>Chainage 9841</w:t>
              </w:r>
            </w:ins>
          </w:p>
        </w:tc>
        <w:tc>
          <w:tcPr>
            <w:tcW w:w="764" w:type="pct"/>
            <w:noWrap/>
            <w:hideMark/>
          </w:tcPr>
          <w:p w:rsidR="00110C18" w:rsidRPr="0056388D" w:rsidRDefault="00110C18" w:rsidP="00063728">
            <w:pPr>
              <w:jc w:val="right"/>
              <w:rPr>
                <w:ins w:id="37821" w:author="KIM, Jason" w:date="2019-04-02T13:39:00Z"/>
                <w:rFonts w:ascii="Calibri" w:eastAsia="Times New Roman" w:hAnsi="Calibri" w:cs="Calibri"/>
                <w:color w:val="000000"/>
                <w:lang w:eastAsia="en-AU"/>
              </w:rPr>
            </w:pPr>
            <w:ins w:id="3782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23" w:author="KIM, Jason" w:date="2019-04-02T13:39:00Z"/>
        </w:trPr>
        <w:tc>
          <w:tcPr>
            <w:tcW w:w="708" w:type="pct"/>
            <w:vMerge/>
            <w:hideMark/>
          </w:tcPr>
          <w:p w:rsidR="00110C18" w:rsidRPr="0056388D" w:rsidRDefault="00110C18" w:rsidP="00063728">
            <w:pPr>
              <w:rPr>
                <w:ins w:id="37824"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25" w:author="KIM, Jason" w:date="2019-04-02T13:39:00Z"/>
                <w:rFonts w:ascii="Calibri" w:eastAsia="Times New Roman" w:hAnsi="Calibri" w:cs="Calibri"/>
                <w:color w:val="000000"/>
                <w:lang w:eastAsia="en-AU"/>
              </w:rPr>
            </w:pPr>
            <w:ins w:id="37826"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27" w:author="KIM, Jason" w:date="2019-04-02T13:39:00Z"/>
                <w:rFonts w:ascii="Calibri" w:eastAsia="Times New Roman" w:hAnsi="Calibri" w:cs="Calibri"/>
                <w:color w:val="000000"/>
                <w:lang w:eastAsia="en-AU"/>
              </w:rPr>
            </w:pPr>
            <w:ins w:id="378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29" w:author="KIM, Jason" w:date="2019-04-02T13:39:00Z"/>
                <w:rFonts w:ascii="Calibri" w:eastAsia="Times New Roman" w:hAnsi="Calibri" w:cs="Calibri"/>
                <w:color w:val="000000"/>
                <w:lang w:eastAsia="en-AU"/>
              </w:rPr>
            </w:pPr>
            <w:ins w:id="37830" w:author="KIM, Jason" w:date="2019-04-02T13:39:00Z">
              <w:r w:rsidRPr="0056388D">
                <w:rPr>
                  <w:rFonts w:ascii="Calibri" w:eastAsia="Times New Roman" w:hAnsi="Calibri" w:cs="Calibri"/>
                  <w:color w:val="000000"/>
                  <w:lang w:eastAsia="en-AU"/>
                </w:rPr>
                <w:t>LLN1798</w:t>
              </w:r>
            </w:ins>
          </w:p>
        </w:tc>
        <w:tc>
          <w:tcPr>
            <w:tcW w:w="933" w:type="pct"/>
            <w:noWrap/>
            <w:hideMark/>
          </w:tcPr>
          <w:p w:rsidR="00110C18" w:rsidRPr="0056388D" w:rsidRDefault="00110C18" w:rsidP="00063728">
            <w:pPr>
              <w:rPr>
                <w:ins w:id="37831" w:author="KIM, Jason" w:date="2019-04-02T13:39:00Z"/>
                <w:rFonts w:ascii="Calibri" w:eastAsia="Times New Roman" w:hAnsi="Calibri" w:cs="Calibri"/>
                <w:color w:val="000000"/>
                <w:lang w:eastAsia="en-AU"/>
              </w:rPr>
            </w:pPr>
            <w:ins w:id="378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33" w:author="KIM, Jason" w:date="2019-04-02T13:39:00Z"/>
                <w:rFonts w:ascii="Calibri" w:eastAsia="Times New Roman" w:hAnsi="Calibri" w:cs="Calibri"/>
                <w:color w:val="000000"/>
                <w:lang w:eastAsia="en-AU"/>
              </w:rPr>
            </w:pPr>
            <w:ins w:id="37834" w:author="KIM, Jason" w:date="2019-04-02T13:39:00Z">
              <w:r w:rsidRPr="0056388D">
                <w:rPr>
                  <w:rFonts w:ascii="Calibri" w:eastAsia="Times New Roman" w:hAnsi="Calibri" w:cs="Calibri"/>
                  <w:color w:val="000000"/>
                  <w:lang w:eastAsia="en-AU"/>
                </w:rPr>
                <w:t>Chainage 9851</w:t>
              </w:r>
            </w:ins>
          </w:p>
        </w:tc>
        <w:tc>
          <w:tcPr>
            <w:tcW w:w="764" w:type="pct"/>
            <w:noWrap/>
            <w:hideMark/>
          </w:tcPr>
          <w:p w:rsidR="00110C18" w:rsidRPr="0056388D" w:rsidRDefault="00110C18" w:rsidP="00063728">
            <w:pPr>
              <w:jc w:val="right"/>
              <w:rPr>
                <w:ins w:id="37835" w:author="KIM, Jason" w:date="2019-04-02T13:39:00Z"/>
                <w:rFonts w:ascii="Calibri" w:eastAsia="Times New Roman" w:hAnsi="Calibri" w:cs="Calibri"/>
                <w:color w:val="000000"/>
                <w:lang w:eastAsia="en-AU"/>
              </w:rPr>
            </w:pPr>
            <w:ins w:id="3783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37" w:author="KIM, Jason" w:date="2019-04-02T13:39:00Z"/>
        </w:trPr>
        <w:tc>
          <w:tcPr>
            <w:tcW w:w="708" w:type="pct"/>
            <w:vMerge/>
            <w:hideMark/>
          </w:tcPr>
          <w:p w:rsidR="00110C18" w:rsidRPr="0056388D" w:rsidRDefault="00110C18" w:rsidP="00063728">
            <w:pPr>
              <w:rPr>
                <w:ins w:id="37838"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39" w:author="KIM, Jason" w:date="2019-04-02T13:39:00Z"/>
                <w:rFonts w:ascii="Calibri" w:eastAsia="Times New Roman" w:hAnsi="Calibri" w:cs="Calibri"/>
                <w:color w:val="000000"/>
                <w:lang w:eastAsia="en-AU"/>
              </w:rPr>
            </w:pPr>
            <w:ins w:id="37840"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41" w:author="KIM, Jason" w:date="2019-04-02T13:39:00Z"/>
                <w:rFonts w:ascii="Calibri" w:eastAsia="Times New Roman" w:hAnsi="Calibri" w:cs="Calibri"/>
                <w:color w:val="000000"/>
                <w:lang w:eastAsia="en-AU"/>
              </w:rPr>
            </w:pPr>
            <w:ins w:id="378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43" w:author="KIM, Jason" w:date="2019-04-02T13:39:00Z"/>
                <w:rFonts w:ascii="Calibri" w:eastAsia="Times New Roman" w:hAnsi="Calibri" w:cs="Calibri"/>
                <w:color w:val="000000"/>
                <w:lang w:eastAsia="en-AU"/>
              </w:rPr>
            </w:pPr>
            <w:ins w:id="37844" w:author="KIM, Jason" w:date="2019-04-02T13:39:00Z">
              <w:r w:rsidRPr="0056388D">
                <w:rPr>
                  <w:rFonts w:ascii="Calibri" w:eastAsia="Times New Roman" w:hAnsi="Calibri" w:cs="Calibri"/>
                  <w:color w:val="000000"/>
                  <w:lang w:eastAsia="en-AU"/>
                </w:rPr>
                <w:t>LLN1799</w:t>
              </w:r>
            </w:ins>
          </w:p>
        </w:tc>
        <w:tc>
          <w:tcPr>
            <w:tcW w:w="933" w:type="pct"/>
            <w:noWrap/>
            <w:hideMark/>
          </w:tcPr>
          <w:p w:rsidR="00110C18" w:rsidRPr="0056388D" w:rsidRDefault="00110C18" w:rsidP="00063728">
            <w:pPr>
              <w:rPr>
                <w:ins w:id="37845" w:author="KIM, Jason" w:date="2019-04-02T13:39:00Z"/>
                <w:rFonts w:ascii="Calibri" w:eastAsia="Times New Roman" w:hAnsi="Calibri" w:cs="Calibri"/>
                <w:color w:val="000000"/>
                <w:lang w:eastAsia="en-AU"/>
              </w:rPr>
            </w:pPr>
            <w:ins w:id="378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47" w:author="KIM, Jason" w:date="2019-04-02T13:39:00Z"/>
                <w:rFonts w:ascii="Calibri" w:eastAsia="Times New Roman" w:hAnsi="Calibri" w:cs="Calibri"/>
                <w:color w:val="000000"/>
                <w:lang w:eastAsia="en-AU"/>
              </w:rPr>
            </w:pPr>
            <w:ins w:id="37848" w:author="KIM, Jason" w:date="2019-04-02T13:39:00Z">
              <w:r w:rsidRPr="0056388D">
                <w:rPr>
                  <w:rFonts w:ascii="Calibri" w:eastAsia="Times New Roman" w:hAnsi="Calibri" w:cs="Calibri"/>
                  <w:color w:val="000000"/>
                  <w:lang w:eastAsia="en-AU"/>
                </w:rPr>
                <w:t>Chainage 9861</w:t>
              </w:r>
            </w:ins>
          </w:p>
        </w:tc>
        <w:tc>
          <w:tcPr>
            <w:tcW w:w="764" w:type="pct"/>
            <w:noWrap/>
            <w:hideMark/>
          </w:tcPr>
          <w:p w:rsidR="00110C18" w:rsidRPr="0056388D" w:rsidRDefault="00110C18" w:rsidP="00063728">
            <w:pPr>
              <w:jc w:val="right"/>
              <w:rPr>
                <w:ins w:id="37849" w:author="KIM, Jason" w:date="2019-04-02T13:39:00Z"/>
                <w:rFonts w:ascii="Calibri" w:eastAsia="Times New Roman" w:hAnsi="Calibri" w:cs="Calibri"/>
                <w:color w:val="000000"/>
                <w:lang w:eastAsia="en-AU"/>
              </w:rPr>
            </w:pPr>
            <w:ins w:id="3785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51" w:author="KIM, Jason" w:date="2019-04-02T13:39:00Z"/>
        </w:trPr>
        <w:tc>
          <w:tcPr>
            <w:tcW w:w="708" w:type="pct"/>
            <w:vMerge/>
            <w:hideMark/>
          </w:tcPr>
          <w:p w:rsidR="00110C18" w:rsidRPr="0056388D" w:rsidRDefault="00110C18" w:rsidP="00063728">
            <w:pPr>
              <w:rPr>
                <w:ins w:id="37852"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53" w:author="KIM, Jason" w:date="2019-04-02T13:39:00Z"/>
                <w:rFonts w:ascii="Calibri" w:eastAsia="Times New Roman" w:hAnsi="Calibri" w:cs="Calibri"/>
                <w:color w:val="000000"/>
                <w:lang w:eastAsia="en-AU"/>
              </w:rPr>
            </w:pPr>
            <w:ins w:id="37854"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55" w:author="KIM, Jason" w:date="2019-04-02T13:39:00Z"/>
                <w:rFonts w:ascii="Calibri" w:eastAsia="Times New Roman" w:hAnsi="Calibri" w:cs="Calibri"/>
                <w:color w:val="000000"/>
                <w:lang w:eastAsia="en-AU"/>
              </w:rPr>
            </w:pPr>
            <w:ins w:id="378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57" w:author="KIM, Jason" w:date="2019-04-02T13:39:00Z"/>
                <w:rFonts w:ascii="Calibri" w:eastAsia="Times New Roman" w:hAnsi="Calibri" w:cs="Calibri"/>
                <w:color w:val="000000"/>
                <w:lang w:eastAsia="en-AU"/>
              </w:rPr>
            </w:pPr>
            <w:ins w:id="37858" w:author="KIM, Jason" w:date="2019-04-02T13:39:00Z">
              <w:r w:rsidRPr="0056388D">
                <w:rPr>
                  <w:rFonts w:ascii="Calibri" w:eastAsia="Times New Roman" w:hAnsi="Calibri" w:cs="Calibri"/>
                  <w:color w:val="000000"/>
                  <w:lang w:eastAsia="en-AU"/>
                </w:rPr>
                <w:t>LLN1800</w:t>
              </w:r>
            </w:ins>
          </w:p>
        </w:tc>
        <w:tc>
          <w:tcPr>
            <w:tcW w:w="933" w:type="pct"/>
            <w:noWrap/>
            <w:hideMark/>
          </w:tcPr>
          <w:p w:rsidR="00110C18" w:rsidRPr="0056388D" w:rsidRDefault="00110C18" w:rsidP="00063728">
            <w:pPr>
              <w:rPr>
                <w:ins w:id="37859" w:author="KIM, Jason" w:date="2019-04-02T13:39:00Z"/>
                <w:rFonts w:ascii="Calibri" w:eastAsia="Times New Roman" w:hAnsi="Calibri" w:cs="Calibri"/>
                <w:color w:val="000000"/>
                <w:lang w:eastAsia="en-AU"/>
              </w:rPr>
            </w:pPr>
            <w:ins w:id="378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61" w:author="KIM, Jason" w:date="2019-04-02T13:39:00Z"/>
                <w:rFonts w:ascii="Calibri" w:eastAsia="Times New Roman" w:hAnsi="Calibri" w:cs="Calibri"/>
                <w:color w:val="000000"/>
                <w:lang w:eastAsia="en-AU"/>
              </w:rPr>
            </w:pPr>
            <w:ins w:id="37862" w:author="KIM, Jason" w:date="2019-04-02T13:39:00Z">
              <w:r w:rsidRPr="0056388D">
                <w:rPr>
                  <w:rFonts w:ascii="Calibri" w:eastAsia="Times New Roman" w:hAnsi="Calibri" w:cs="Calibri"/>
                  <w:color w:val="000000"/>
                  <w:lang w:eastAsia="en-AU"/>
                </w:rPr>
                <w:t>Chainage 9871</w:t>
              </w:r>
            </w:ins>
          </w:p>
        </w:tc>
        <w:tc>
          <w:tcPr>
            <w:tcW w:w="764" w:type="pct"/>
            <w:noWrap/>
            <w:hideMark/>
          </w:tcPr>
          <w:p w:rsidR="00110C18" w:rsidRPr="0056388D" w:rsidRDefault="00110C18" w:rsidP="00063728">
            <w:pPr>
              <w:jc w:val="right"/>
              <w:rPr>
                <w:ins w:id="37863" w:author="KIM, Jason" w:date="2019-04-02T13:39:00Z"/>
                <w:rFonts w:ascii="Calibri" w:eastAsia="Times New Roman" w:hAnsi="Calibri" w:cs="Calibri"/>
                <w:color w:val="000000"/>
                <w:lang w:eastAsia="en-AU"/>
              </w:rPr>
            </w:pPr>
            <w:ins w:id="3786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65" w:author="KIM, Jason" w:date="2019-04-02T13:39:00Z"/>
        </w:trPr>
        <w:tc>
          <w:tcPr>
            <w:tcW w:w="708" w:type="pct"/>
            <w:vMerge/>
            <w:hideMark/>
          </w:tcPr>
          <w:p w:rsidR="00110C18" w:rsidRPr="0056388D" w:rsidRDefault="00110C18" w:rsidP="00063728">
            <w:pPr>
              <w:rPr>
                <w:ins w:id="37866"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67" w:author="KIM, Jason" w:date="2019-04-02T13:39:00Z"/>
                <w:rFonts w:ascii="Calibri" w:eastAsia="Times New Roman" w:hAnsi="Calibri" w:cs="Calibri"/>
                <w:color w:val="000000"/>
                <w:lang w:eastAsia="en-AU"/>
              </w:rPr>
            </w:pPr>
            <w:ins w:id="37868"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69" w:author="KIM, Jason" w:date="2019-04-02T13:39:00Z"/>
                <w:rFonts w:ascii="Calibri" w:eastAsia="Times New Roman" w:hAnsi="Calibri" w:cs="Calibri"/>
                <w:color w:val="000000"/>
                <w:lang w:eastAsia="en-AU"/>
              </w:rPr>
            </w:pPr>
            <w:ins w:id="378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71" w:author="KIM, Jason" w:date="2019-04-02T13:39:00Z"/>
                <w:rFonts w:ascii="Calibri" w:eastAsia="Times New Roman" w:hAnsi="Calibri" w:cs="Calibri"/>
                <w:color w:val="000000"/>
                <w:lang w:eastAsia="en-AU"/>
              </w:rPr>
            </w:pPr>
            <w:ins w:id="37872" w:author="KIM, Jason" w:date="2019-04-02T13:39:00Z">
              <w:r w:rsidRPr="0056388D">
                <w:rPr>
                  <w:rFonts w:ascii="Calibri" w:eastAsia="Times New Roman" w:hAnsi="Calibri" w:cs="Calibri"/>
                  <w:color w:val="000000"/>
                  <w:lang w:eastAsia="en-AU"/>
                </w:rPr>
                <w:t>LLN1801</w:t>
              </w:r>
            </w:ins>
          </w:p>
        </w:tc>
        <w:tc>
          <w:tcPr>
            <w:tcW w:w="933" w:type="pct"/>
            <w:noWrap/>
            <w:hideMark/>
          </w:tcPr>
          <w:p w:rsidR="00110C18" w:rsidRPr="0056388D" w:rsidRDefault="00110C18" w:rsidP="00063728">
            <w:pPr>
              <w:rPr>
                <w:ins w:id="37873" w:author="KIM, Jason" w:date="2019-04-02T13:39:00Z"/>
                <w:rFonts w:ascii="Calibri" w:eastAsia="Times New Roman" w:hAnsi="Calibri" w:cs="Calibri"/>
                <w:color w:val="000000"/>
                <w:lang w:eastAsia="en-AU"/>
              </w:rPr>
            </w:pPr>
            <w:ins w:id="378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75" w:author="KIM, Jason" w:date="2019-04-02T13:39:00Z"/>
                <w:rFonts w:ascii="Calibri" w:eastAsia="Times New Roman" w:hAnsi="Calibri" w:cs="Calibri"/>
                <w:color w:val="000000"/>
                <w:lang w:eastAsia="en-AU"/>
              </w:rPr>
            </w:pPr>
            <w:ins w:id="37876" w:author="KIM, Jason" w:date="2019-04-02T13:39:00Z">
              <w:r w:rsidRPr="0056388D">
                <w:rPr>
                  <w:rFonts w:ascii="Calibri" w:eastAsia="Times New Roman" w:hAnsi="Calibri" w:cs="Calibri"/>
                  <w:color w:val="000000"/>
                  <w:lang w:eastAsia="en-AU"/>
                </w:rPr>
                <w:t>Chainage 9881</w:t>
              </w:r>
            </w:ins>
          </w:p>
        </w:tc>
        <w:tc>
          <w:tcPr>
            <w:tcW w:w="764" w:type="pct"/>
            <w:noWrap/>
            <w:hideMark/>
          </w:tcPr>
          <w:p w:rsidR="00110C18" w:rsidRPr="0056388D" w:rsidRDefault="00110C18" w:rsidP="00063728">
            <w:pPr>
              <w:jc w:val="right"/>
              <w:rPr>
                <w:ins w:id="37877" w:author="KIM, Jason" w:date="2019-04-02T13:39:00Z"/>
                <w:rFonts w:ascii="Calibri" w:eastAsia="Times New Roman" w:hAnsi="Calibri" w:cs="Calibri"/>
                <w:color w:val="000000"/>
                <w:lang w:eastAsia="en-AU"/>
              </w:rPr>
            </w:pPr>
            <w:ins w:id="3787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79" w:author="KIM, Jason" w:date="2019-04-02T13:39:00Z"/>
        </w:trPr>
        <w:tc>
          <w:tcPr>
            <w:tcW w:w="708" w:type="pct"/>
            <w:vMerge/>
            <w:hideMark/>
          </w:tcPr>
          <w:p w:rsidR="00110C18" w:rsidRPr="0056388D" w:rsidRDefault="00110C18" w:rsidP="00063728">
            <w:pPr>
              <w:rPr>
                <w:ins w:id="37880"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81" w:author="KIM, Jason" w:date="2019-04-02T13:39:00Z"/>
                <w:rFonts w:ascii="Calibri" w:eastAsia="Times New Roman" w:hAnsi="Calibri" w:cs="Calibri"/>
                <w:color w:val="000000"/>
                <w:lang w:eastAsia="en-AU"/>
              </w:rPr>
            </w:pPr>
            <w:ins w:id="37882"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83" w:author="KIM, Jason" w:date="2019-04-02T13:39:00Z"/>
                <w:rFonts w:ascii="Calibri" w:eastAsia="Times New Roman" w:hAnsi="Calibri" w:cs="Calibri"/>
                <w:color w:val="000000"/>
                <w:lang w:eastAsia="en-AU"/>
              </w:rPr>
            </w:pPr>
            <w:ins w:id="3788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85" w:author="KIM, Jason" w:date="2019-04-02T13:39:00Z"/>
                <w:rFonts w:ascii="Calibri" w:eastAsia="Times New Roman" w:hAnsi="Calibri" w:cs="Calibri"/>
                <w:color w:val="000000"/>
                <w:lang w:eastAsia="en-AU"/>
              </w:rPr>
            </w:pPr>
            <w:ins w:id="37886" w:author="KIM, Jason" w:date="2019-04-02T13:39:00Z">
              <w:r w:rsidRPr="0056388D">
                <w:rPr>
                  <w:rFonts w:ascii="Calibri" w:eastAsia="Times New Roman" w:hAnsi="Calibri" w:cs="Calibri"/>
                  <w:color w:val="000000"/>
                  <w:lang w:eastAsia="en-AU"/>
                </w:rPr>
                <w:t>LLN1802</w:t>
              </w:r>
            </w:ins>
          </w:p>
        </w:tc>
        <w:tc>
          <w:tcPr>
            <w:tcW w:w="933" w:type="pct"/>
            <w:noWrap/>
            <w:hideMark/>
          </w:tcPr>
          <w:p w:rsidR="00110C18" w:rsidRPr="0056388D" w:rsidRDefault="00110C18" w:rsidP="00063728">
            <w:pPr>
              <w:rPr>
                <w:ins w:id="37887" w:author="KIM, Jason" w:date="2019-04-02T13:39:00Z"/>
                <w:rFonts w:ascii="Calibri" w:eastAsia="Times New Roman" w:hAnsi="Calibri" w:cs="Calibri"/>
                <w:color w:val="000000"/>
                <w:lang w:eastAsia="en-AU"/>
              </w:rPr>
            </w:pPr>
            <w:ins w:id="378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89" w:author="KIM, Jason" w:date="2019-04-02T13:39:00Z"/>
                <w:rFonts w:ascii="Calibri" w:eastAsia="Times New Roman" w:hAnsi="Calibri" w:cs="Calibri"/>
                <w:color w:val="000000"/>
                <w:lang w:eastAsia="en-AU"/>
              </w:rPr>
            </w:pPr>
            <w:ins w:id="37890" w:author="KIM, Jason" w:date="2019-04-02T13:39:00Z">
              <w:r w:rsidRPr="0056388D">
                <w:rPr>
                  <w:rFonts w:ascii="Calibri" w:eastAsia="Times New Roman" w:hAnsi="Calibri" w:cs="Calibri"/>
                  <w:color w:val="000000"/>
                  <w:lang w:eastAsia="en-AU"/>
                </w:rPr>
                <w:t>Chainage 9891</w:t>
              </w:r>
            </w:ins>
          </w:p>
        </w:tc>
        <w:tc>
          <w:tcPr>
            <w:tcW w:w="764" w:type="pct"/>
            <w:noWrap/>
            <w:hideMark/>
          </w:tcPr>
          <w:p w:rsidR="00110C18" w:rsidRPr="0056388D" w:rsidRDefault="00110C18" w:rsidP="00063728">
            <w:pPr>
              <w:jc w:val="right"/>
              <w:rPr>
                <w:ins w:id="37891" w:author="KIM, Jason" w:date="2019-04-02T13:39:00Z"/>
                <w:rFonts w:ascii="Calibri" w:eastAsia="Times New Roman" w:hAnsi="Calibri" w:cs="Calibri"/>
                <w:color w:val="000000"/>
                <w:lang w:eastAsia="en-AU"/>
              </w:rPr>
            </w:pPr>
            <w:ins w:id="3789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93" w:author="KIM, Jason" w:date="2019-04-02T13:39:00Z"/>
        </w:trPr>
        <w:tc>
          <w:tcPr>
            <w:tcW w:w="708" w:type="pct"/>
            <w:vMerge/>
            <w:hideMark/>
          </w:tcPr>
          <w:p w:rsidR="00110C18" w:rsidRPr="0056388D" w:rsidRDefault="00110C18" w:rsidP="00063728">
            <w:pPr>
              <w:rPr>
                <w:ins w:id="37894"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95" w:author="KIM, Jason" w:date="2019-04-02T13:39:00Z"/>
                <w:rFonts w:ascii="Calibri" w:eastAsia="Times New Roman" w:hAnsi="Calibri" w:cs="Calibri"/>
                <w:color w:val="000000"/>
                <w:lang w:eastAsia="en-AU"/>
              </w:rPr>
            </w:pPr>
            <w:ins w:id="37896"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97" w:author="KIM, Jason" w:date="2019-04-02T13:39:00Z"/>
                <w:rFonts w:ascii="Calibri" w:eastAsia="Times New Roman" w:hAnsi="Calibri" w:cs="Calibri"/>
                <w:color w:val="000000"/>
                <w:lang w:eastAsia="en-AU"/>
              </w:rPr>
            </w:pPr>
            <w:ins w:id="3789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99" w:author="KIM, Jason" w:date="2019-04-02T13:39:00Z"/>
                <w:rFonts w:ascii="Calibri" w:eastAsia="Times New Roman" w:hAnsi="Calibri" w:cs="Calibri"/>
                <w:color w:val="000000"/>
                <w:lang w:eastAsia="en-AU"/>
              </w:rPr>
            </w:pPr>
            <w:ins w:id="37900" w:author="KIM, Jason" w:date="2019-04-02T13:39:00Z">
              <w:r w:rsidRPr="0056388D">
                <w:rPr>
                  <w:rFonts w:ascii="Calibri" w:eastAsia="Times New Roman" w:hAnsi="Calibri" w:cs="Calibri"/>
                  <w:color w:val="000000"/>
                  <w:lang w:eastAsia="en-AU"/>
                </w:rPr>
                <w:t>LLN1803</w:t>
              </w:r>
            </w:ins>
          </w:p>
        </w:tc>
        <w:tc>
          <w:tcPr>
            <w:tcW w:w="933" w:type="pct"/>
            <w:noWrap/>
            <w:hideMark/>
          </w:tcPr>
          <w:p w:rsidR="00110C18" w:rsidRPr="0056388D" w:rsidRDefault="00110C18" w:rsidP="00063728">
            <w:pPr>
              <w:rPr>
                <w:ins w:id="37901" w:author="KIM, Jason" w:date="2019-04-02T13:39:00Z"/>
                <w:rFonts w:ascii="Calibri" w:eastAsia="Times New Roman" w:hAnsi="Calibri" w:cs="Calibri"/>
                <w:color w:val="000000"/>
                <w:lang w:eastAsia="en-AU"/>
              </w:rPr>
            </w:pPr>
            <w:ins w:id="379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03" w:author="KIM, Jason" w:date="2019-04-02T13:39:00Z"/>
                <w:rFonts w:ascii="Calibri" w:eastAsia="Times New Roman" w:hAnsi="Calibri" w:cs="Calibri"/>
                <w:color w:val="000000"/>
                <w:lang w:eastAsia="en-AU"/>
              </w:rPr>
            </w:pPr>
            <w:ins w:id="37904" w:author="KIM, Jason" w:date="2019-04-02T13:39:00Z">
              <w:r w:rsidRPr="0056388D">
                <w:rPr>
                  <w:rFonts w:ascii="Calibri" w:eastAsia="Times New Roman" w:hAnsi="Calibri" w:cs="Calibri"/>
                  <w:color w:val="000000"/>
                  <w:lang w:eastAsia="en-AU"/>
                </w:rPr>
                <w:t>Chainage 9901</w:t>
              </w:r>
            </w:ins>
          </w:p>
        </w:tc>
        <w:tc>
          <w:tcPr>
            <w:tcW w:w="764" w:type="pct"/>
            <w:noWrap/>
            <w:hideMark/>
          </w:tcPr>
          <w:p w:rsidR="00110C18" w:rsidRPr="0056388D" w:rsidRDefault="00110C18" w:rsidP="00063728">
            <w:pPr>
              <w:jc w:val="right"/>
              <w:rPr>
                <w:ins w:id="37905" w:author="KIM, Jason" w:date="2019-04-02T13:39:00Z"/>
                <w:rFonts w:ascii="Calibri" w:eastAsia="Times New Roman" w:hAnsi="Calibri" w:cs="Calibri"/>
                <w:color w:val="000000"/>
                <w:lang w:eastAsia="en-AU"/>
              </w:rPr>
            </w:pPr>
            <w:ins w:id="3790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907" w:author="KIM, Jason" w:date="2019-04-02T13:39:00Z"/>
        </w:trPr>
        <w:tc>
          <w:tcPr>
            <w:tcW w:w="708" w:type="pct"/>
            <w:vMerge/>
            <w:noWrap/>
            <w:hideMark/>
          </w:tcPr>
          <w:p w:rsidR="00110C18" w:rsidRPr="0056388D" w:rsidRDefault="00110C18" w:rsidP="00063728">
            <w:pPr>
              <w:rPr>
                <w:ins w:id="379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09" w:author="KIM, Jason" w:date="2019-04-02T13:39:00Z"/>
                <w:rFonts w:ascii="Calibri" w:eastAsia="Times New Roman" w:hAnsi="Calibri" w:cs="Calibri"/>
                <w:color w:val="000000"/>
                <w:lang w:eastAsia="en-AU"/>
              </w:rPr>
            </w:pPr>
            <w:ins w:id="37910"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11" w:author="KIM, Jason" w:date="2019-04-02T13:39:00Z"/>
                <w:rFonts w:ascii="Calibri" w:eastAsia="Times New Roman" w:hAnsi="Calibri" w:cs="Calibri"/>
                <w:color w:val="000000"/>
                <w:lang w:eastAsia="en-AU"/>
              </w:rPr>
            </w:pPr>
            <w:ins w:id="3791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13" w:author="KIM, Jason" w:date="2019-04-02T13:39:00Z"/>
                <w:rFonts w:ascii="Calibri" w:eastAsia="Times New Roman" w:hAnsi="Calibri" w:cs="Calibri"/>
                <w:color w:val="000000"/>
                <w:lang w:eastAsia="en-AU"/>
              </w:rPr>
            </w:pPr>
            <w:ins w:id="37914" w:author="KIM, Jason" w:date="2019-04-02T13:39:00Z">
              <w:r w:rsidRPr="0056388D">
                <w:rPr>
                  <w:rFonts w:ascii="Calibri" w:eastAsia="Times New Roman" w:hAnsi="Calibri" w:cs="Calibri"/>
                  <w:color w:val="000000"/>
                  <w:lang w:eastAsia="en-AU"/>
                </w:rPr>
                <w:t>LLN1782</w:t>
              </w:r>
            </w:ins>
          </w:p>
        </w:tc>
        <w:tc>
          <w:tcPr>
            <w:tcW w:w="933" w:type="pct"/>
            <w:noWrap/>
            <w:hideMark/>
          </w:tcPr>
          <w:p w:rsidR="00110C18" w:rsidRPr="0056388D" w:rsidRDefault="00110C18" w:rsidP="00063728">
            <w:pPr>
              <w:rPr>
                <w:ins w:id="37915" w:author="KIM, Jason" w:date="2019-04-02T13:39:00Z"/>
                <w:rFonts w:ascii="Calibri" w:eastAsia="Times New Roman" w:hAnsi="Calibri" w:cs="Calibri"/>
                <w:color w:val="000000"/>
                <w:lang w:eastAsia="en-AU"/>
              </w:rPr>
            </w:pPr>
            <w:ins w:id="379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17" w:author="KIM, Jason" w:date="2019-04-02T13:39:00Z"/>
                <w:rFonts w:ascii="Calibri" w:eastAsia="Times New Roman" w:hAnsi="Calibri" w:cs="Calibri"/>
                <w:color w:val="000000"/>
                <w:lang w:eastAsia="en-AU"/>
              </w:rPr>
            </w:pPr>
            <w:ins w:id="37918" w:author="KIM, Jason" w:date="2019-04-02T13:39:00Z">
              <w:r w:rsidRPr="0056388D">
                <w:rPr>
                  <w:rFonts w:ascii="Calibri" w:eastAsia="Times New Roman" w:hAnsi="Calibri" w:cs="Calibri"/>
                  <w:color w:val="000000"/>
                  <w:lang w:eastAsia="en-AU"/>
                </w:rPr>
                <w:t>Chainage 9683</w:t>
              </w:r>
            </w:ins>
          </w:p>
        </w:tc>
        <w:tc>
          <w:tcPr>
            <w:tcW w:w="764" w:type="pct"/>
            <w:noWrap/>
            <w:hideMark/>
          </w:tcPr>
          <w:p w:rsidR="00110C18" w:rsidRPr="0056388D" w:rsidRDefault="00110C18" w:rsidP="00063728">
            <w:pPr>
              <w:jc w:val="right"/>
              <w:rPr>
                <w:ins w:id="37919" w:author="KIM, Jason" w:date="2019-04-02T13:39:00Z"/>
                <w:rFonts w:ascii="Calibri" w:eastAsia="Times New Roman" w:hAnsi="Calibri" w:cs="Calibri"/>
                <w:color w:val="000000"/>
                <w:lang w:eastAsia="en-AU"/>
              </w:rPr>
            </w:pPr>
            <w:ins w:id="379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21" w:author="KIM, Jason" w:date="2019-04-02T13:39:00Z"/>
        </w:trPr>
        <w:tc>
          <w:tcPr>
            <w:tcW w:w="708" w:type="pct"/>
            <w:vMerge/>
            <w:hideMark/>
          </w:tcPr>
          <w:p w:rsidR="00110C18" w:rsidRPr="0056388D" w:rsidRDefault="00110C18" w:rsidP="00063728">
            <w:pPr>
              <w:rPr>
                <w:ins w:id="379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23" w:author="KIM, Jason" w:date="2019-04-02T13:39:00Z"/>
                <w:rFonts w:ascii="Calibri" w:eastAsia="Times New Roman" w:hAnsi="Calibri" w:cs="Calibri"/>
                <w:color w:val="000000"/>
                <w:lang w:eastAsia="en-AU"/>
              </w:rPr>
            </w:pPr>
            <w:ins w:id="37924"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25" w:author="KIM, Jason" w:date="2019-04-02T13:39:00Z"/>
                <w:rFonts w:ascii="Calibri" w:eastAsia="Times New Roman" w:hAnsi="Calibri" w:cs="Calibri"/>
                <w:color w:val="000000"/>
                <w:lang w:eastAsia="en-AU"/>
              </w:rPr>
            </w:pPr>
            <w:ins w:id="3792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27" w:author="KIM, Jason" w:date="2019-04-02T13:39:00Z"/>
                <w:rFonts w:ascii="Calibri" w:eastAsia="Times New Roman" w:hAnsi="Calibri" w:cs="Calibri"/>
                <w:color w:val="000000"/>
                <w:lang w:eastAsia="en-AU"/>
              </w:rPr>
            </w:pPr>
            <w:ins w:id="37928" w:author="KIM, Jason" w:date="2019-04-02T13:39:00Z">
              <w:r w:rsidRPr="0056388D">
                <w:rPr>
                  <w:rFonts w:ascii="Calibri" w:eastAsia="Times New Roman" w:hAnsi="Calibri" w:cs="Calibri"/>
                  <w:color w:val="000000"/>
                  <w:lang w:eastAsia="en-AU"/>
                </w:rPr>
                <w:t>LLN1783</w:t>
              </w:r>
            </w:ins>
          </w:p>
        </w:tc>
        <w:tc>
          <w:tcPr>
            <w:tcW w:w="933" w:type="pct"/>
            <w:noWrap/>
            <w:hideMark/>
          </w:tcPr>
          <w:p w:rsidR="00110C18" w:rsidRPr="0056388D" w:rsidRDefault="00110C18" w:rsidP="00063728">
            <w:pPr>
              <w:rPr>
                <w:ins w:id="37929" w:author="KIM, Jason" w:date="2019-04-02T13:39:00Z"/>
                <w:rFonts w:ascii="Calibri" w:eastAsia="Times New Roman" w:hAnsi="Calibri" w:cs="Calibri"/>
                <w:color w:val="000000"/>
                <w:lang w:eastAsia="en-AU"/>
              </w:rPr>
            </w:pPr>
            <w:ins w:id="379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31" w:author="KIM, Jason" w:date="2019-04-02T13:39:00Z"/>
                <w:rFonts w:ascii="Calibri" w:eastAsia="Times New Roman" w:hAnsi="Calibri" w:cs="Calibri"/>
                <w:color w:val="000000"/>
                <w:lang w:eastAsia="en-AU"/>
              </w:rPr>
            </w:pPr>
            <w:ins w:id="37932" w:author="KIM, Jason" w:date="2019-04-02T13:39:00Z">
              <w:r w:rsidRPr="0056388D">
                <w:rPr>
                  <w:rFonts w:ascii="Calibri" w:eastAsia="Times New Roman" w:hAnsi="Calibri" w:cs="Calibri"/>
                  <w:color w:val="000000"/>
                  <w:lang w:eastAsia="en-AU"/>
                </w:rPr>
                <w:t>Chainage 9693</w:t>
              </w:r>
            </w:ins>
          </w:p>
        </w:tc>
        <w:tc>
          <w:tcPr>
            <w:tcW w:w="764" w:type="pct"/>
            <w:noWrap/>
            <w:hideMark/>
          </w:tcPr>
          <w:p w:rsidR="00110C18" w:rsidRPr="0056388D" w:rsidRDefault="00110C18" w:rsidP="00063728">
            <w:pPr>
              <w:jc w:val="right"/>
              <w:rPr>
                <w:ins w:id="37933" w:author="KIM, Jason" w:date="2019-04-02T13:39:00Z"/>
                <w:rFonts w:ascii="Calibri" w:eastAsia="Times New Roman" w:hAnsi="Calibri" w:cs="Calibri"/>
                <w:color w:val="000000"/>
                <w:lang w:eastAsia="en-AU"/>
              </w:rPr>
            </w:pPr>
            <w:ins w:id="379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35" w:author="KIM, Jason" w:date="2019-04-02T13:39:00Z"/>
        </w:trPr>
        <w:tc>
          <w:tcPr>
            <w:tcW w:w="708" w:type="pct"/>
            <w:vMerge/>
            <w:hideMark/>
          </w:tcPr>
          <w:p w:rsidR="00110C18" w:rsidRPr="0056388D" w:rsidRDefault="00110C18" w:rsidP="00063728">
            <w:pPr>
              <w:rPr>
                <w:ins w:id="379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37" w:author="KIM, Jason" w:date="2019-04-02T13:39:00Z"/>
                <w:rFonts w:ascii="Calibri" w:eastAsia="Times New Roman" w:hAnsi="Calibri" w:cs="Calibri"/>
                <w:color w:val="000000"/>
                <w:lang w:eastAsia="en-AU"/>
              </w:rPr>
            </w:pPr>
            <w:ins w:id="37938"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39" w:author="KIM, Jason" w:date="2019-04-02T13:39:00Z"/>
                <w:rFonts w:ascii="Calibri" w:eastAsia="Times New Roman" w:hAnsi="Calibri" w:cs="Calibri"/>
                <w:color w:val="000000"/>
                <w:lang w:eastAsia="en-AU"/>
              </w:rPr>
            </w:pPr>
            <w:ins w:id="3794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41" w:author="KIM, Jason" w:date="2019-04-02T13:39:00Z"/>
                <w:rFonts w:ascii="Calibri" w:eastAsia="Times New Roman" w:hAnsi="Calibri" w:cs="Calibri"/>
                <w:color w:val="000000"/>
                <w:lang w:eastAsia="en-AU"/>
              </w:rPr>
            </w:pPr>
            <w:ins w:id="37942" w:author="KIM, Jason" w:date="2019-04-02T13:39:00Z">
              <w:r w:rsidRPr="0056388D">
                <w:rPr>
                  <w:rFonts w:ascii="Calibri" w:eastAsia="Times New Roman" w:hAnsi="Calibri" w:cs="Calibri"/>
                  <w:color w:val="000000"/>
                  <w:lang w:eastAsia="en-AU"/>
                </w:rPr>
                <w:t>LLN1784</w:t>
              </w:r>
            </w:ins>
          </w:p>
        </w:tc>
        <w:tc>
          <w:tcPr>
            <w:tcW w:w="933" w:type="pct"/>
            <w:noWrap/>
            <w:hideMark/>
          </w:tcPr>
          <w:p w:rsidR="00110C18" w:rsidRPr="0056388D" w:rsidRDefault="00110C18" w:rsidP="00063728">
            <w:pPr>
              <w:rPr>
                <w:ins w:id="37943" w:author="KIM, Jason" w:date="2019-04-02T13:39:00Z"/>
                <w:rFonts w:ascii="Calibri" w:eastAsia="Times New Roman" w:hAnsi="Calibri" w:cs="Calibri"/>
                <w:color w:val="000000"/>
                <w:lang w:eastAsia="en-AU"/>
              </w:rPr>
            </w:pPr>
            <w:ins w:id="379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45" w:author="KIM, Jason" w:date="2019-04-02T13:39:00Z"/>
                <w:rFonts w:ascii="Calibri" w:eastAsia="Times New Roman" w:hAnsi="Calibri" w:cs="Calibri"/>
                <w:color w:val="000000"/>
                <w:lang w:eastAsia="en-AU"/>
              </w:rPr>
            </w:pPr>
            <w:ins w:id="37946" w:author="KIM, Jason" w:date="2019-04-02T13:39:00Z">
              <w:r w:rsidRPr="0056388D">
                <w:rPr>
                  <w:rFonts w:ascii="Calibri" w:eastAsia="Times New Roman" w:hAnsi="Calibri" w:cs="Calibri"/>
                  <w:color w:val="000000"/>
                  <w:lang w:eastAsia="en-AU"/>
                </w:rPr>
                <w:t>Chainage 9703</w:t>
              </w:r>
            </w:ins>
          </w:p>
        </w:tc>
        <w:tc>
          <w:tcPr>
            <w:tcW w:w="764" w:type="pct"/>
            <w:noWrap/>
            <w:hideMark/>
          </w:tcPr>
          <w:p w:rsidR="00110C18" w:rsidRPr="0056388D" w:rsidRDefault="00110C18" w:rsidP="00063728">
            <w:pPr>
              <w:jc w:val="right"/>
              <w:rPr>
                <w:ins w:id="37947" w:author="KIM, Jason" w:date="2019-04-02T13:39:00Z"/>
                <w:rFonts w:ascii="Calibri" w:eastAsia="Times New Roman" w:hAnsi="Calibri" w:cs="Calibri"/>
                <w:color w:val="000000"/>
                <w:lang w:eastAsia="en-AU"/>
              </w:rPr>
            </w:pPr>
            <w:ins w:id="379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49" w:author="KIM, Jason" w:date="2019-04-02T13:39:00Z"/>
        </w:trPr>
        <w:tc>
          <w:tcPr>
            <w:tcW w:w="708" w:type="pct"/>
            <w:vMerge/>
            <w:hideMark/>
          </w:tcPr>
          <w:p w:rsidR="00110C18" w:rsidRPr="0056388D" w:rsidRDefault="00110C18" w:rsidP="00063728">
            <w:pPr>
              <w:rPr>
                <w:ins w:id="379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51" w:author="KIM, Jason" w:date="2019-04-02T13:39:00Z"/>
                <w:rFonts w:ascii="Calibri" w:eastAsia="Times New Roman" w:hAnsi="Calibri" w:cs="Calibri"/>
                <w:color w:val="000000"/>
                <w:lang w:eastAsia="en-AU"/>
              </w:rPr>
            </w:pPr>
            <w:ins w:id="37952"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53" w:author="KIM, Jason" w:date="2019-04-02T13:39:00Z"/>
                <w:rFonts w:ascii="Calibri" w:eastAsia="Times New Roman" w:hAnsi="Calibri" w:cs="Calibri"/>
                <w:color w:val="000000"/>
                <w:lang w:eastAsia="en-AU"/>
              </w:rPr>
            </w:pPr>
            <w:ins w:id="3795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55" w:author="KIM, Jason" w:date="2019-04-02T13:39:00Z"/>
                <w:rFonts w:ascii="Calibri" w:eastAsia="Times New Roman" w:hAnsi="Calibri" w:cs="Calibri"/>
                <w:color w:val="000000"/>
                <w:lang w:eastAsia="en-AU"/>
              </w:rPr>
            </w:pPr>
            <w:ins w:id="37956" w:author="KIM, Jason" w:date="2019-04-02T13:39:00Z">
              <w:r w:rsidRPr="0056388D">
                <w:rPr>
                  <w:rFonts w:ascii="Calibri" w:eastAsia="Times New Roman" w:hAnsi="Calibri" w:cs="Calibri"/>
                  <w:color w:val="000000"/>
                  <w:lang w:eastAsia="en-AU"/>
                </w:rPr>
                <w:t>LLN1785</w:t>
              </w:r>
            </w:ins>
          </w:p>
        </w:tc>
        <w:tc>
          <w:tcPr>
            <w:tcW w:w="933" w:type="pct"/>
            <w:noWrap/>
            <w:hideMark/>
          </w:tcPr>
          <w:p w:rsidR="00110C18" w:rsidRPr="0056388D" w:rsidRDefault="00110C18" w:rsidP="00063728">
            <w:pPr>
              <w:rPr>
                <w:ins w:id="37957" w:author="KIM, Jason" w:date="2019-04-02T13:39:00Z"/>
                <w:rFonts w:ascii="Calibri" w:eastAsia="Times New Roman" w:hAnsi="Calibri" w:cs="Calibri"/>
                <w:color w:val="000000"/>
                <w:lang w:eastAsia="en-AU"/>
              </w:rPr>
            </w:pPr>
            <w:ins w:id="379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59" w:author="KIM, Jason" w:date="2019-04-02T13:39:00Z"/>
                <w:rFonts w:ascii="Calibri" w:eastAsia="Times New Roman" w:hAnsi="Calibri" w:cs="Calibri"/>
                <w:color w:val="000000"/>
                <w:lang w:eastAsia="en-AU"/>
              </w:rPr>
            </w:pPr>
            <w:ins w:id="37960" w:author="KIM, Jason" w:date="2019-04-02T13:39:00Z">
              <w:r w:rsidRPr="0056388D">
                <w:rPr>
                  <w:rFonts w:ascii="Calibri" w:eastAsia="Times New Roman" w:hAnsi="Calibri" w:cs="Calibri"/>
                  <w:color w:val="000000"/>
                  <w:lang w:eastAsia="en-AU"/>
                </w:rPr>
                <w:t>Chainage 9713</w:t>
              </w:r>
            </w:ins>
          </w:p>
        </w:tc>
        <w:tc>
          <w:tcPr>
            <w:tcW w:w="764" w:type="pct"/>
            <w:noWrap/>
            <w:hideMark/>
          </w:tcPr>
          <w:p w:rsidR="00110C18" w:rsidRPr="0056388D" w:rsidRDefault="00110C18" w:rsidP="00063728">
            <w:pPr>
              <w:jc w:val="right"/>
              <w:rPr>
                <w:ins w:id="37961" w:author="KIM, Jason" w:date="2019-04-02T13:39:00Z"/>
                <w:rFonts w:ascii="Calibri" w:eastAsia="Times New Roman" w:hAnsi="Calibri" w:cs="Calibri"/>
                <w:color w:val="000000"/>
                <w:lang w:eastAsia="en-AU"/>
              </w:rPr>
            </w:pPr>
            <w:ins w:id="37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63" w:author="KIM, Jason" w:date="2019-04-02T13:39:00Z"/>
        </w:trPr>
        <w:tc>
          <w:tcPr>
            <w:tcW w:w="708" w:type="pct"/>
            <w:vMerge/>
            <w:hideMark/>
          </w:tcPr>
          <w:p w:rsidR="00110C18" w:rsidRPr="0056388D" w:rsidRDefault="00110C18" w:rsidP="00063728">
            <w:pPr>
              <w:rPr>
                <w:ins w:id="379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65" w:author="KIM, Jason" w:date="2019-04-02T13:39:00Z"/>
                <w:rFonts w:ascii="Calibri" w:eastAsia="Times New Roman" w:hAnsi="Calibri" w:cs="Calibri"/>
                <w:color w:val="000000"/>
                <w:lang w:eastAsia="en-AU"/>
              </w:rPr>
            </w:pPr>
            <w:ins w:id="37966"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67" w:author="KIM, Jason" w:date="2019-04-02T13:39:00Z"/>
                <w:rFonts w:ascii="Calibri" w:eastAsia="Times New Roman" w:hAnsi="Calibri" w:cs="Calibri"/>
                <w:color w:val="000000"/>
                <w:lang w:eastAsia="en-AU"/>
              </w:rPr>
            </w:pPr>
            <w:ins w:id="3796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69" w:author="KIM, Jason" w:date="2019-04-02T13:39:00Z"/>
                <w:rFonts w:ascii="Calibri" w:eastAsia="Times New Roman" w:hAnsi="Calibri" w:cs="Calibri"/>
                <w:color w:val="000000"/>
                <w:lang w:eastAsia="en-AU"/>
              </w:rPr>
            </w:pPr>
            <w:ins w:id="37970" w:author="KIM, Jason" w:date="2019-04-02T13:39:00Z">
              <w:r w:rsidRPr="0056388D">
                <w:rPr>
                  <w:rFonts w:ascii="Calibri" w:eastAsia="Times New Roman" w:hAnsi="Calibri" w:cs="Calibri"/>
                  <w:color w:val="000000"/>
                  <w:lang w:eastAsia="en-AU"/>
                </w:rPr>
                <w:t>LLN1786</w:t>
              </w:r>
            </w:ins>
          </w:p>
        </w:tc>
        <w:tc>
          <w:tcPr>
            <w:tcW w:w="933" w:type="pct"/>
            <w:noWrap/>
            <w:hideMark/>
          </w:tcPr>
          <w:p w:rsidR="00110C18" w:rsidRPr="0056388D" w:rsidRDefault="00110C18" w:rsidP="00063728">
            <w:pPr>
              <w:rPr>
                <w:ins w:id="37971" w:author="KIM, Jason" w:date="2019-04-02T13:39:00Z"/>
                <w:rFonts w:ascii="Calibri" w:eastAsia="Times New Roman" w:hAnsi="Calibri" w:cs="Calibri"/>
                <w:color w:val="000000"/>
                <w:lang w:eastAsia="en-AU"/>
              </w:rPr>
            </w:pPr>
            <w:ins w:id="379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73" w:author="KIM, Jason" w:date="2019-04-02T13:39:00Z"/>
                <w:rFonts w:ascii="Calibri" w:eastAsia="Times New Roman" w:hAnsi="Calibri" w:cs="Calibri"/>
                <w:color w:val="000000"/>
                <w:lang w:eastAsia="en-AU"/>
              </w:rPr>
            </w:pPr>
            <w:ins w:id="37974" w:author="KIM, Jason" w:date="2019-04-02T13:39:00Z">
              <w:r w:rsidRPr="0056388D">
                <w:rPr>
                  <w:rFonts w:ascii="Calibri" w:eastAsia="Times New Roman" w:hAnsi="Calibri" w:cs="Calibri"/>
                  <w:color w:val="000000"/>
                  <w:lang w:eastAsia="en-AU"/>
                </w:rPr>
                <w:t>Chainage 9723</w:t>
              </w:r>
            </w:ins>
          </w:p>
        </w:tc>
        <w:tc>
          <w:tcPr>
            <w:tcW w:w="764" w:type="pct"/>
            <w:noWrap/>
            <w:hideMark/>
          </w:tcPr>
          <w:p w:rsidR="00110C18" w:rsidRPr="0056388D" w:rsidRDefault="00110C18" w:rsidP="00063728">
            <w:pPr>
              <w:jc w:val="right"/>
              <w:rPr>
                <w:ins w:id="37975" w:author="KIM, Jason" w:date="2019-04-02T13:39:00Z"/>
                <w:rFonts w:ascii="Calibri" w:eastAsia="Times New Roman" w:hAnsi="Calibri" w:cs="Calibri"/>
                <w:color w:val="000000"/>
                <w:lang w:eastAsia="en-AU"/>
              </w:rPr>
            </w:pPr>
            <w:ins w:id="379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77" w:author="KIM, Jason" w:date="2019-04-02T13:39:00Z"/>
        </w:trPr>
        <w:tc>
          <w:tcPr>
            <w:tcW w:w="708" w:type="pct"/>
            <w:vMerge/>
            <w:hideMark/>
          </w:tcPr>
          <w:p w:rsidR="00110C18" w:rsidRPr="0056388D" w:rsidRDefault="00110C18" w:rsidP="00063728">
            <w:pPr>
              <w:rPr>
                <w:ins w:id="379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79" w:author="KIM, Jason" w:date="2019-04-02T13:39:00Z"/>
                <w:rFonts w:ascii="Calibri" w:eastAsia="Times New Roman" w:hAnsi="Calibri" w:cs="Calibri"/>
                <w:color w:val="000000"/>
                <w:lang w:eastAsia="en-AU"/>
              </w:rPr>
            </w:pPr>
            <w:ins w:id="37980"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81" w:author="KIM, Jason" w:date="2019-04-02T13:39:00Z"/>
                <w:rFonts w:ascii="Calibri" w:eastAsia="Times New Roman" w:hAnsi="Calibri" w:cs="Calibri"/>
                <w:color w:val="000000"/>
                <w:lang w:eastAsia="en-AU"/>
              </w:rPr>
            </w:pPr>
            <w:ins w:id="3798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83" w:author="KIM, Jason" w:date="2019-04-02T13:39:00Z"/>
                <w:rFonts w:ascii="Calibri" w:eastAsia="Times New Roman" w:hAnsi="Calibri" w:cs="Calibri"/>
                <w:color w:val="000000"/>
                <w:lang w:eastAsia="en-AU"/>
              </w:rPr>
            </w:pPr>
            <w:ins w:id="37984" w:author="KIM, Jason" w:date="2019-04-02T13:39:00Z">
              <w:r w:rsidRPr="0056388D">
                <w:rPr>
                  <w:rFonts w:ascii="Calibri" w:eastAsia="Times New Roman" w:hAnsi="Calibri" w:cs="Calibri"/>
                  <w:color w:val="000000"/>
                  <w:lang w:eastAsia="en-AU"/>
                </w:rPr>
                <w:t>LLN1787</w:t>
              </w:r>
            </w:ins>
          </w:p>
        </w:tc>
        <w:tc>
          <w:tcPr>
            <w:tcW w:w="933" w:type="pct"/>
            <w:noWrap/>
            <w:hideMark/>
          </w:tcPr>
          <w:p w:rsidR="00110C18" w:rsidRPr="0056388D" w:rsidRDefault="00110C18" w:rsidP="00063728">
            <w:pPr>
              <w:rPr>
                <w:ins w:id="37985" w:author="KIM, Jason" w:date="2019-04-02T13:39:00Z"/>
                <w:rFonts w:ascii="Calibri" w:eastAsia="Times New Roman" w:hAnsi="Calibri" w:cs="Calibri"/>
                <w:color w:val="000000"/>
                <w:lang w:eastAsia="en-AU"/>
              </w:rPr>
            </w:pPr>
            <w:ins w:id="379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87" w:author="KIM, Jason" w:date="2019-04-02T13:39:00Z"/>
                <w:rFonts w:ascii="Calibri" w:eastAsia="Times New Roman" w:hAnsi="Calibri" w:cs="Calibri"/>
                <w:color w:val="000000"/>
                <w:lang w:eastAsia="en-AU"/>
              </w:rPr>
            </w:pPr>
            <w:ins w:id="37988" w:author="KIM, Jason" w:date="2019-04-02T13:39:00Z">
              <w:r w:rsidRPr="0056388D">
                <w:rPr>
                  <w:rFonts w:ascii="Calibri" w:eastAsia="Times New Roman" w:hAnsi="Calibri" w:cs="Calibri"/>
                  <w:color w:val="000000"/>
                  <w:lang w:eastAsia="en-AU"/>
                </w:rPr>
                <w:t>Chainage 9733</w:t>
              </w:r>
            </w:ins>
          </w:p>
        </w:tc>
        <w:tc>
          <w:tcPr>
            <w:tcW w:w="764" w:type="pct"/>
            <w:noWrap/>
            <w:hideMark/>
          </w:tcPr>
          <w:p w:rsidR="00110C18" w:rsidRPr="0056388D" w:rsidRDefault="00110C18" w:rsidP="00063728">
            <w:pPr>
              <w:jc w:val="right"/>
              <w:rPr>
                <w:ins w:id="37989" w:author="KIM, Jason" w:date="2019-04-02T13:39:00Z"/>
                <w:rFonts w:ascii="Calibri" w:eastAsia="Times New Roman" w:hAnsi="Calibri" w:cs="Calibri"/>
                <w:color w:val="000000"/>
                <w:lang w:eastAsia="en-AU"/>
              </w:rPr>
            </w:pPr>
            <w:ins w:id="37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91" w:author="KIM, Jason" w:date="2019-04-02T13:39:00Z"/>
        </w:trPr>
        <w:tc>
          <w:tcPr>
            <w:tcW w:w="708" w:type="pct"/>
            <w:vMerge/>
            <w:hideMark/>
          </w:tcPr>
          <w:p w:rsidR="00110C18" w:rsidRPr="0056388D" w:rsidRDefault="00110C18" w:rsidP="00063728">
            <w:pPr>
              <w:rPr>
                <w:ins w:id="379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93" w:author="KIM, Jason" w:date="2019-04-02T13:39:00Z"/>
                <w:rFonts w:ascii="Calibri" w:eastAsia="Times New Roman" w:hAnsi="Calibri" w:cs="Calibri"/>
                <w:color w:val="000000"/>
                <w:lang w:eastAsia="en-AU"/>
              </w:rPr>
            </w:pPr>
            <w:ins w:id="37994"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95" w:author="KIM, Jason" w:date="2019-04-02T13:39:00Z"/>
                <w:rFonts w:ascii="Calibri" w:eastAsia="Times New Roman" w:hAnsi="Calibri" w:cs="Calibri"/>
                <w:color w:val="000000"/>
                <w:lang w:eastAsia="en-AU"/>
              </w:rPr>
            </w:pPr>
            <w:ins w:id="3799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97" w:author="KIM, Jason" w:date="2019-04-02T13:39:00Z"/>
                <w:rFonts w:ascii="Calibri" w:eastAsia="Times New Roman" w:hAnsi="Calibri" w:cs="Calibri"/>
                <w:color w:val="000000"/>
                <w:lang w:eastAsia="en-AU"/>
              </w:rPr>
            </w:pPr>
            <w:ins w:id="37998" w:author="KIM, Jason" w:date="2019-04-02T13:39:00Z">
              <w:r w:rsidRPr="0056388D">
                <w:rPr>
                  <w:rFonts w:ascii="Calibri" w:eastAsia="Times New Roman" w:hAnsi="Calibri" w:cs="Calibri"/>
                  <w:color w:val="000000"/>
                  <w:lang w:eastAsia="en-AU"/>
                </w:rPr>
                <w:t>LLN1788</w:t>
              </w:r>
            </w:ins>
          </w:p>
        </w:tc>
        <w:tc>
          <w:tcPr>
            <w:tcW w:w="933" w:type="pct"/>
            <w:noWrap/>
            <w:hideMark/>
          </w:tcPr>
          <w:p w:rsidR="00110C18" w:rsidRPr="0056388D" w:rsidRDefault="00110C18" w:rsidP="00063728">
            <w:pPr>
              <w:rPr>
                <w:ins w:id="37999" w:author="KIM, Jason" w:date="2019-04-02T13:39:00Z"/>
                <w:rFonts w:ascii="Calibri" w:eastAsia="Times New Roman" w:hAnsi="Calibri" w:cs="Calibri"/>
                <w:color w:val="000000"/>
                <w:lang w:eastAsia="en-AU"/>
              </w:rPr>
            </w:pPr>
            <w:ins w:id="380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01" w:author="KIM, Jason" w:date="2019-04-02T13:39:00Z"/>
                <w:rFonts w:ascii="Calibri" w:eastAsia="Times New Roman" w:hAnsi="Calibri" w:cs="Calibri"/>
                <w:color w:val="000000"/>
                <w:lang w:eastAsia="en-AU"/>
              </w:rPr>
            </w:pPr>
            <w:ins w:id="38002" w:author="KIM, Jason" w:date="2019-04-02T13:39:00Z">
              <w:r w:rsidRPr="0056388D">
                <w:rPr>
                  <w:rFonts w:ascii="Calibri" w:eastAsia="Times New Roman" w:hAnsi="Calibri" w:cs="Calibri"/>
                  <w:color w:val="000000"/>
                  <w:lang w:eastAsia="en-AU"/>
                </w:rPr>
                <w:t>Chainage 9743</w:t>
              </w:r>
            </w:ins>
          </w:p>
        </w:tc>
        <w:tc>
          <w:tcPr>
            <w:tcW w:w="764" w:type="pct"/>
            <w:noWrap/>
            <w:hideMark/>
          </w:tcPr>
          <w:p w:rsidR="00110C18" w:rsidRPr="0056388D" w:rsidRDefault="00110C18" w:rsidP="00063728">
            <w:pPr>
              <w:jc w:val="right"/>
              <w:rPr>
                <w:ins w:id="38003" w:author="KIM, Jason" w:date="2019-04-02T13:39:00Z"/>
                <w:rFonts w:ascii="Calibri" w:eastAsia="Times New Roman" w:hAnsi="Calibri" w:cs="Calibri"/>
                <w:color w:val="000000"/>
                <w:lang w:eastAsia="en-AU"/>
              </w:rPr>
            </w:pPr>
            <w:ins w:id="38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05" w:author="KIM, Jason" w:date="2019-04-02T13:39:00Z"/>
        </w:trPr>
        <w:tc>
          <w:tcPr>
            <w:tcW w:w="708" w:type="pct"/>
            <w:vMerge/>
            <w:hideMark/>
          </w:tcPr>
          <w:p w:rsidR="00110C18" w:rsidRPr="0056388D" w:rsidRDefault="00110C18" w:rsidP="00063728">
            <w:pPr>
              <w:rPr>
                <w:ins w:id="380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07" w:author="KIM, Jason" w:date="2019-04-02T13:39:00Z"/>
                <w:rFonts w:ascii="Calibri" w:eastAsia="Times New Roman" w:hAnsi="Calibri" w:cs="Calibri"/>
                <w:color w:val="000000"/>
                <w:lang w:eastAsia="en-AU"/>
              </w:rPr>
            </w:pPr>
            <w:ins w:id="38008"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09" w:author="KIM, Jason" w:date="2019-04-02T13:39:00Z"/>
                <w:rFonts w:ascii="Calibri" w:eastAsia="Times New Roman" w:hAnsi="Calibri" w:cs="Calibri"/>
                <w:color w:val="000000"/>
                <w:lang w:eastAsia="en-AU"/>
              </w:rPr>
            </w:pPr>
            <w:ins w:id="3801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11" w:author="KIM, Jason" w:date="2019-04-02T13:39:00Z"/>
                <w:rFonts w:ascii="Calibri" w:eastAsia="Times New Roman" w:hAnsi="Calibri" w:cs="Calibri"/>
                <w:color w:val="000000"/>
                <w:lang w:eastAsia="en-AU"/>
              </w:rPr>
            </w:pPr>
            <w:ins w:id="38012" w:author="KIM, Jason" w:date="2019-04-02T13:39:00Z">
              <w:r w:rsidRPr="0056388D">
                <w:rPr>
                  <w:rFonts w:ascii="Calibri" w:eastAsia="Times New Roman" w:hAnsi="Calibri" w:cs="Calibri"/>
                  <w:color w:val="000000"/>
                  <w:lang w:eastAsia="en-AU"/>
                </w:rPr>
                <w:t>LLN1789</w:t>
              </w:r>
            </w:ins>
          </w:p>
        </w:tc>
        <w:tc>
          <w:tcPr>
            <w:tcW w:w="933" w:type="pct"/>
            <w:noWrap/>
            <w:hideMark/>
          </w:tcPr>
          <w:p w:rsidR="00110C18" w:rsidRPr="0056388D" w:rsidRDefault="00110C18" w:rsidP="00063728">
            <w:pPr>
              <w:rPr>
                <w:ins w:id="38013" w:author="KIM, Jason" w:date="2019-04-02T13:39:00Z"/>
                <w:rFonts w:ascii="Calibri" w:eastAsia="Times New Roman" w:hAnsi="Calibri" w:cs="Calibri"/>
                <w:color w:val="000000"/>
                <w:lang w:eastAsia="en-AU"/>
              </w:rPr>
            </w:pPr>
            <w:ins w:id="380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15" w:author="KIM, Jason" w:date="2019-04-02T13:39:00Z"/>
                <w:rFonts w:ascii="Calibri" w:eastAsia="Times New Roman" w:hAnsi="Calibri" w:cs="Calibri"/>
                <w:color w:val="000000"/>
                <w:lang w:eastAsia="en-AU"/>
              </w:rPr>
            </w:pPr>
            <w:ins w:id="38016" w:author="KIM, Jason" w:date="2019-04-02T13:39:00Z">
              <w:r w:rsidRPr="0056388D">
                <w:rPr>
                  <w:rFonts w:ascii="Calibri" w:eastAsia="Times New Roman" w:hAnsi="Calibri" w:cs="Calibri"/>
                  <w:color w:val="000000"/>
                  <w:lang w:eastAsia="en-AU"/>
                </w:rPr>
                <w:t>Chainage 9753</w:t>
              </w:r>
            </w:ins>
          </w:p>
        </w:tc>
        <w:tc>
          <w:tcPr>
            <w:tcW w:w="764" w:type="pct"/>
            <w:noWrap/>
            <w:hideMark/>
          </w:tcPr>
          <w:p w:rsidR="00110C18" w:rsidRPr="0056388D" w:rsidRDefault="00110C18" w:rsidP="00063728">
            <w:pPr>
              <w:jc w:val="right"/>
              <w:rPr>
                <w:ins w:id="38017" w:author="KIM, Jason" w:date="2019-04-02T13:39:00Z"/>
                <w:rFonts w:ascii="Calibri" w:eastAsia="Times New Roman" w:hAnsi="Calibri" w:cs="Calibri"/>
                <w:color w:val="000000"/>
                <w:lang w:eastAsia="en-AU"/>
              </w:rPr>
            </w:pPr>
            <w:ins w:id="38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19" w:author="KIM, Jason" w:date="2019-04-02T13:39:00Z"/>
        </w:trPr>
        <w:tc>
          <w:tcPr>
            <w:tcW w:w="708" w:type="pct"/>
            <w:vMerge/>
            <w:hideMark/>
          </w:tcPr>
          <w:p w:rsidR="00110C18" w:rsidRPr="0056388D" w:rsidRDefault="00110C18" w:rsidP="00063728">
            <w:pPr>
              <w:rPr>
                <w:ins w:id="380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21" w:author="KIM, Jason" w:date="2019-04-02T13:39:00Z"/>
                <w:rFonts w:ascii="Calibri" w:eastAsia="Times New Roman" w:hAnsi="Calibri" w:cs="Calibri"/>
                <w:color w:val="000000"/>
                <w:lang w:eastAsia="en-AU"/>
              </w:rPr>
            </w:pPr>
            <w:ins w:id="38022"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23" w:author="KIM, Jason" w:date="2019-04-02T13:39:00Z"/>
                <w:rFonts w:ascii="Calibri" w:eastAsia="Times New Roman" w:hAnsi="Calibri" w:cs="Calibri"/>
                <w:color w:val="000000"/>
                <w:lang w:eastAsia="en-AU"/>
              </w:rPr>
            </w:pPr>
            <w:ins w:id="3802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25" w:author="KIM, Jason" w:date="2019-04-02T13:39:00Z"/>
                <w:rFonts w:ascii="Calibri" w:eastAsia="Times New Roman" w:hAnsi="Calibri" w:cs="Calibri"/>
                <w:color w:val="000000"/>
                <w:lang w:eastAsia="en-AU"/>
              </w:rPr>
            </w:pPr>
            <w:ins w:id="38026" w:author="KIM, Jason" w:date="2019-04-02T13:39:00Z">
              <w:r w:rsidRPr="0056388D">
                <w:rPr>
                  <w:rFonts w:ascii="Calibri" w:eastAsia="Times New Roman" w:hAnsi="Calibri" w:cs="Calibri"/>
                  <w:color w:val="000000"/>
                  <w:lang w:eastAsia="en-AU"/>
                </w:rPr>
                <w:t>LLN1790</w:t>
              </w:r>
            </w:ins>
          </w:p>
        </w:tc>
        <w:tc>
          <w:tcPr>
            <w:tcW w:w="933" w:type="pct"/>
            <w:noWrap/>
            <w:hideMark/>
          </w:tcPr>
          <w:p w:rsidR="00110C18" w:rsidRPr="0056388D" w:rsidRDefault="00110C18" w:rsidP="00063728">
            <w:pPr>
              <w:rPr>
                <w:ins w:id="38027" w:author="KIM, Jason" w:date="2019-04-02T13:39:00Z"/>
                <w:rFonts w:ascii="Calibri" w:eastAsia="Times New Roman" w:hAnsi="Calibri" w:cs="Calibri"/>
                <w:color w:val="000000"/>
                <w:lang w:eastAsia="en-AU"/>
              </w:rPr>
            </w:pPr>
            <w:ins w:id="380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29" w:author="KIM, Jason" w:date="2019-04-02T13:39:00Z"/>
                <w:rFonts w:ascii="Calibri" w:eastAsia="Times New Roman" w:hAnsi="Calibri" w:cs="Calibri"/>
                <w:color w:val="000000"/>
                <w:lang w:eastAsia="en-AU"/>
              </w:rPr>
            </w:pPr>
            <w:ins w:id="38030" w:author="KIM, Jason" w:date="2019-04-02T13:39:00Z">
              <w:r w:rsidRPr="0056388D">
                <w:rPr>
                  <w:rFonts w:ascii="Calibri" w:eastAsia="Times New Roman" w:hAnsi="Calibri" w:cs="Calibri"/>
                  <w:color w:val="000000"/>
                  <w:lang w:eastAsia="en-AU"/>
                </w:rPr>
                <w:t>Chainage 9763</w:t>
              </w:r>
            </w:ins>
          </w:p>
        </w:tc>
        <w:tc>
          <w:tcPr>
            <w:tcW w:w="764" w:type="pct"/>
            <w:noWrap/>
            <w:hideMark/>
          </w:tcPr>
          <w:p w:rsidR="00110C18" w:rsidRPr="0056388D" w:rsidRDefault="00110C18" w:rsidP="00063728">
            <w:pPr>
              <w:jc w:val="right"/>
              <w:rPr>
                <w:ins w:id="38031" w:author="KIM, Jason" w:date="2019-04-02T13:39:00Z"/>
                <w:rFonts w:ascii="Calibri" w:eastAsia="Times New Roman" w:hAnsi="Calibri" w:cs="Calibri"/>
                <w:color w:val="000000"/>
                <w:lang w:eastAsia="en-AU"/>
              </w:rPr>
            </w:pPr>
            <w:ins w:id="380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33" w:author="KIM, Jason" w:date="2019-04-02T13:39:00Z"/>
        </w:trPr>
        <w:tc>
          <w:tcPr>
            <w:tcW w:w="708" w:type="pct"/>
            <w:vMerge/>
            <w:hideMark/>
          </w:tcPr>
          <w:p w:rsidR="00110C18" w:rsidRPr="0056388D" w:rsidRDefault="00110C18" w:rsidP="00063728">
            <w:pPr>
              <w:rPr>
                <w:ins w:id="380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35" w:author="KIM, Jason" w:date="2019-04-02T13:39:00Z"/>
                <w:rFonts w:ascii="Calibri" w:eastAsia="Times New Roman" w:hAnsi="Calibri" w:cs="Calibri"/>
                <w:color w:val="000000"/>
                <w:lang w:eastAsia="en-AU"/>
              </w:rPr>
            </w:pPr>
            <w:ins w:id="38036"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37" w:author="KIM, Jason" w:date="2019-04-02T13:39:00Z"/>
                <w:rFonts w:ascii="Calibri" w:eastAsia="Times New Roman" w:hAnsi="Calibri" w:cs="Calibri"/>
                <w:color w:val="000000"/>
                <w:lang w:eastAsia="en-AU"/>
              </w:rPr>
            </w:pPr>
            <w:ins w:id="3803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39" w:author="KIM, Jason" w:date="2019-04-02T13:39:00Z"/>
                <w:rFonts w:ascii="Calibri" w:eastAsia="Times New Roman" w:hAnsi="Calibri" w:cs="Calibri"/>
                <w:color w:val="000000"/>
                <w:lang w:eastAsia="en-AU"/>
              </w:rPr>
            </w:pPr>
            <w:ins w:id="38040" w:author="KIM, Jason" w:date="2019-04-02T13:39:00Z">
              <w:r w:rsidRPr="0056388D">
                <w:rPr>
                  <w:rFonts w:ascii="Calibri" w:eastAsia="Times New Roman" w:hAnsi="Calibri" w:cs="Calibri"/>
                  <w:color w:val="000000"/>
                  <w:lang w:eastAsia="en-AU"/>
                </w:rPr>
                <w:t>LLN1791</w:t>
              </w:r>
            </w:ins>
          </w:p>
        </w:tc>
        <w:tc>
          <w:tcPr>
            <w:tcW w:w="933" w:type="pct"/>
            <w:noWrap/>
            <w:hideMark/>
          </w:tcPr>
          <w:p w:rsidR="00110C18" w:rsidRPr="0056388D" w:rsidRDefault="00110C18" w:rsidP="00063728">
            <w:pPr>
              <w:rPr>
                <w:ins w:id="38041" w:author="KIM, Jason" w:date="2019-04-02T13:39:00Z"/>
                <w:rFonts w:ascii="Calibri" w:eastAsia="Times New Roman" w:hAnsi="Calibri" w:cs="Calibri"/>
                <w:color w:val="000000"/>
                <w:lang w:eastAsia="en-AU"/>
              </w:rPr>
            </w:pPr>
            <w:ins w:id="380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43" w:author="KIM, Jason" w:date="2019-04-02T13:39:00Z"/>
                <w:rFonts w:ascii="Calibri" w:eastAsia="Times New Roman" w:hAnsi="Calibri" w:cs="Calibri"/>
                <w:color w:val="000000"/>
                <w:lang w:eastAsia="en-AU"/>
              </w:rPr>
            </w:pPr>
            <w:ins w:id="38044" w:author="KIM, Jason" w:date="2019-04-02T13:39:00Z">
              <w:r w:rsidRPr="0056388D">
                <w:rPr>
                  <w:rFonts w:ascii="Calibri" w:eastAsia="Times New Roman" w:hAnsi="Calibri" w:cs="Calibri"/>
                  <w:color w:val="000000"/>
                  <w:lang w:eastAsia="en-AU"/>
                </w:rPr>
                <w:t>Chainage 9773</w:t>
              </w:r>
            </w:ins>
          </w:p>
        </w:tc>
        <w:tc>
          <w:tcPr>
            <w:tcW w:w="764" w:type="pct"/>
            <w:noWrap/>
            <w:hideMark/>
          </w:tcPr>
          <w:p w:rsidR="00110C18" w:rsidRPr="0056388D" w:rsidRDefault="00110C18" w:rsidP="00063728">
            <w:pPr>
              <w:jc w:val="right"/>
              <w:rPr>
                <w:ins w:id="38045" w:author="KIM, Jason" w:date="2019-04-02T13:39:00Z"/>
                <w:rFonts w:ascii="Calibri" w:eastAsia="Times New Roman" w:hAnsi="Calibri" w:cs="Calibri"/>
                <w:color w:val="000000"/>
                <w:lang w:eastAsia="en-AU"/>
              </w:rPr>
            </w:pPr>
            <w:ins w:id="380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47" w:author="KIM, Jason" w:date="2019-04-02T13:39:00Z"/>
        </w:trPr>
        <w:tc>
          <w:tcPr>
            <w:tcW w:w="708" w:type="pct"/>
            <w:vMerge/>
            <w:hideMark/>
          </w:tcPr>
          <w:p w:rsidR="00110C18" w:rsidRPr="0056388D" w:rsidRDefault="00110C18" w:rsidP="00063728">
            <w:pPr>
              <w:rPr>
                <w:ins w:id="380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49" w:author="KIM, Jason" w:date="2019-04-02T13:39:00Z"/>
                <w:rFonts w:ascii="Calibri" w:eastAsia="Times New Roman" w:hAnsi="Calibri" w:cs="Calibri"/>
                <w:color w:val="000000"/>
                <w:lang w:eastAsia="en-AU"/>
              </w:rPr>
            </w:pPr>
            <w:ins w:id="38050"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51" w:author="KIM, Jason" w:date="2019-04-02T13:39:00Z"/>
                <w:rFonts w:ascii="Calibri" w:eastAsia="Times New Roman" w:hAnsi="Calibri" w:cs="Calibri"/>
                <w:color w:val="000000"/>
                <w:lang w:eastAsia="en-AU"/>
              </w:rPr>
            </w:pPr>
            <w:ins w:id="3805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53" w:author="KIM, Jason" w:date="2019-04-02T13:39:00Z"/>
                <w:rFonts w:ascii="Calibri" w:eastAsia="Times New Roman" w:hAnsi="Calibri" w:cs="Calibri"/>
                <w:color w:val="000000"/>
                <w:lang w:eastAsia="en-AU"/>
              </w:rPr>
            </w:pPr>
            <w:ins w:id="38054" w:author="KIM, Jason" w:date="2019-04-02T13:39:00Z">
              <w:r w:rsidRPr="0056388D">
                <w:rPr>
                  <w:rFonts w:ascii="Calibri" w:eastAsia="Times New Roman" w:hAnsi="Calibri" w:cs="Calibri"/>
                  <w:color w:val="000000"/>
                  <w:lang w:eastAsia="en-AU"/>
                </w:rPr>
                <w:t>LLN1792</w:t>
              </w:r>
            </w:ins>
          </w:p>
        </w:tc>
        <w:tc>
          <w:tcPr>
            <w:tcW w:w="933" w:type="pct"/>
            <w:noWrap/>
            <w:hideMark/>
          </w:tcPr>
          <w:p w:rsidR="00110C18" w:rsidRPr="0056388D" w:rsidRDefault="00110C18" w:rsidP="00063728">
            <w:pPr>
              <w:rPr>
                <w:ins w:id="38055" w:author="KIM, Jason" w:date="2019-04-02T13:39:00Z"/>
                <w:rFonts w:ascii="Calibri" w:eastAsia="Times New Roman" w:hAnsi="Calibri" w:cs="Calibri"/>
                <w:color w:val="000000"/>
                <w:lang w:eastAsia="en-AU"/>
              </w:rPr>
            </w:pPr>
            <w:ins w:id="380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57" w:author="KIM, Jason" w:date="2019-04-02T13:39:00Z"/>
                <w:rFonts w:ascii="Calibri" w:eastAsia="Times New Roman" w:hAnsi="Calibri" w:cs="Calibri"/>
                <w:color w:val="000000"/>
                <w:lang w:eastAsia="en-AU"/>
              </w:rPr>
            </w:pPr>
            <w:ins w:id="38058" w:author="KIM, Jason" w:date="2019-04-02T13:39:00Z">
              <w:r w:rsidRPr="0056388D">
                <w:rPr>
                  <w:rFonts w:ascii="Calibri" w:eastAsia="Times New Roman" w:hAnsi="Calibri" w:cs="Calibri"/>
                  <w:color w:val="000000"/>
                  <w:lang w:eastAsia="en-AU"/>
                </w:rPr>
                <w:t>Chainage 9783</w:t>
              </w:r>
            </w:ins>
          </w:p>
        </w:tc>
        <w:tc>
          <w:tcPr>
            <w:tcW w:w="764" w:type="pct"/>
            <w:noWrap/>
            <w:hideMark/>
          </w:tcPr>
          <w:p w:rsidR="00110C18" w:rsidRPr="0056388D" w:rsidRDefault="00110C18" w:rsidP="00063728">
            <w:pPr>
              <w:jc w:val="right"/>
              <w:rPr>
                <w:ins w:id="38059" w:author="KIM, Jason" w:date="2019-04-02T13:39:00Z"/>
                <w:rFonts w:ascii="Calibri" w:eastAsia="Times New Roman" w:hAnsi="Calibri" w:cs="Calibri"/>
                <w:color w:val="000000"/>
                <w:lang w:eastAsia="en-AU"/>
              </w:rPr>
            </w:pPr>
            <w:ins w:id="380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61" w:author="KIM, Jason" w:date="2019-04-02T13:39:00Z"/>
        </w:trPr>
        <w:tc>
          <w:tcPr>
            <w:tcW w:w="708" w:type="pct"/>
            <w:vMerge w:val="restart"/>
            <w:noWrap/>
            <w:hideMark/>
          </w:tcPr>
          <w:p w:rsidR="00110C18" w:rsidRPr="0056388D" w:rsidRDefault="00110C18" w:rsidP="00063728">
            <w:pPr>
              <w:rPr>
                <w:ins w:id="38062" w:author="KIM, Jason" w:date="2019-04-02T13:39:00Z"/>
                <w:rFonts w:ascii="Calibri" w:eastAsia="Times New Roman" w:hAnsi="Calibri" w:cs="Calibri"/>
                <w:color w:val="000000"/>
                <w:lang w:eastAsia="en-AU"/>
              </w:rPr>
            </w:pPr>
            <w:ins w:id="38063" w:author="KIM, Jason" w:date="2019-04-02T13:39:00Z">
              <w:r w:rsidRPr="0056388D">
                <w:rPr>
                  <w:rFonts w:ascii="Calibri" w:eastAsia="Times New Roman" w:hAnsi="Calibri" w:cs="Calibri"/>
                  <w:color w:val="000000"/>
                  <w:lang w:eastAsia="en-AU"/>
                </w:rPr>
                <w:t>LLE74K61</w:t>
              </w:r>
            </w:ins>
          </w:p>
        </w:tc>
        <w:tc>
          <w:tcPr>
            <w:tcW w:w="605" w:type="pct"/>
            <w:noWrap/>
            <w:hideMark/>
          </w:tcPr>
          <w:p w:rsidR="00110C18" w:rsidRPr="0056388D" w:rsidRDefault="00110C18" w:rsidP="00063728">
            <w:pPr>
              <w:rPr>
                <w:ins w:id="38064" w:author="KIM, Jason" w:date="2019-04-02T13:39:00Z"/>
                <w:rFonts w:ascii="Calibri" w:eastAsia="Times New Roman" w:hAnsi="Calibri" w:cs="Calibri"/>
                <w:color w:val="000000"/>
                <w:lang w:eastAsia="en-AU"/>
              </w:rPr>
            </w:pPr>
            <w:ins w:id="38065"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66" w:author="KIM, Jason" w:date="2019-04-02T13:39:00Z"/>
                <w:rFonts w:ascii="Calibri" w:eastAsia="Times New Roman" w:hAnsi="Calibri" w:cs="Calibri"/>
                <w:color w:val="000000"/>
                <w:lang w:eastAsia="en-AU"/>
              </w:rPr>
            </w:pPr>
            <w:ins w:id="3806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68" w:author="KIM, Jason" w:date="2019-04-02T13:39:00Z"/>
                <w:rFonts w:ascii="Calibri" w:eastAsia="Times New Roman" w:hAnsi="Calibri" w:cs="Calibri"/>
                <w:color w:val="000000"/>
                <w:lang w:eastAsia="en-AU"/>
              </w:rPr>
            </w:pPr>
            <w:ins w:id="38069" w:author="KIM, Jason" w:date="2019-04-02T13:39:00Z">
              <w:r w:rsidRPr="0056388D">
                <w:rPr>
                  <w:rFonts w:ascii="Calibri" w:eastAsia="Times New Roman" w:hAnsi="Calibri" w:cs="Calibri"/>
                  <w:color w:val="000000"/>
                  <w:lang w:eastAsia="en-AU"/>
                </w:rPr>
                <w:t>LLN1772</w:t>
              </w:r>
            </w:ins>
          </w:p>
        </w:tc>
        <w:tc>
          <w:tcPr>
            <w:tcW w:w="933" w:type="pct"/>
            <w:noWrap/>
            <w:hideMark/>
          </w:tcPr>
          <w:p w:rsidR="00110C18" w:rsidRPr="0056388D" w:rsidRDefault="00110C18" w:rsidP="00063728">
            <w:pPr>
              <w:rPr>
                <w:ins w:id="38070" w:author="KIM, Jason" w:date="2019-04-02T13:39:00Z"/>
                <w:rFonts w:ascii="Calibri" w:eastAsia="Times New Roman" w:hAnsi="Calibri" w:cs="Calibri"/>
                <w:color w:val="000000"/>
                <w:lang w:eastAsia="en-AU"/>
              </w:rPr>
            </w:pPr>
            <w:ins w:id="380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72" w:author="KIM, Jason" w:date="2019-04-02T13:39:00Z"/>
                <w:rFonts w:ascii="Calibri" w:eastAsia="Times New Roman" w:hAnsi="Calibri" w:cs="Calibri"/>
                <w:color w:val="000000"/>
                <w:lang w:eastAsia="en-AU"/>
              </w:rPr>
            </w:pPr>
            <w:ins w:id="38073" w:author="KIM, Jason" w:date="2019-04-02T13:39:00Z">
              <w:r w:rsidRPr="0056388D">
                <w:rPr>
                  <w:rFonts w:ascii="Calibri" w:eastAsia="Times New Roman" w:hAnsi="Calibri" w:cs="Calibri"/>
                  <w:color w:val="000000"/>
                  <w:lang w:eastAsia="en-AU"/>
                </w:rPr>
                <w:t>Chainage 9571</w:t>
              </w:r>
            </w:ins>
          </w:p>
        </w:tc>
        <w:tc>
          <w:tcPr>
            <w:tcW w:w="764" w:type="pct"/>
            <w:noWrap/>
            <w:hideMark/>
          </w:tcPr>
          <w:p w:rsidR="00110C18" w:rsidRPr="0056388D" w:rsidRDefault="00110C18" w:rsidP="00063728">
            <w:pPr>
              <w:jc w:val="right"/>
              <w:rPr>
                <w:ins w:id="38074" w:author="KIM, Jason" w:date="2019-04-02T13:39:00Z"/>
                <w:rFonts w:ascii="Calibri" w:eastAsia="Times New Roman" w:hAnsi="Calibri" w:cs="Calibri"/>
                <w:color w:val="000000"/>
                <w:lang w:eastAsia="en-AU"/>
              </w:rPr>
            </w:pPr>
            <w:ins w:id="380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76" w:author="KIM, Jason" w:date="2019-04-02T13:39:00Z"/>
        </w:trPr>
        <w:tc>
          <w:tcPr>
            <w:tcW w:w="708" w:type="pct"/>
            <w:vMerge/>
            <w:hideMark/>
          </w:tcPr>
          <w:p w:rsidR="00110C18" w:rsidRPr="0056388D" w:rsidRDefault="00110C18" w:rsidP="00063728">
            <w:pPr>
              <w:rPr>
                <w:ins w:id="380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78" w:author="KIM, Jason" w:date="2019-04-02T13:39:00Z"/>
                <w:rFonts w:ascii="Calibri" w:eastAsia="Times New Roman" w:hAnsi="Calibri" w:cs="Calibri"/>
                <w:color w:val="000000"/>
                <w:lang w:eastAsia="en-AU"/>
              </w:rPr>
            </w:pPr>
            <w:ins w:id="38079"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80" w:author="KIM, Jason" w:date="2019-04-02T13:39:00Z"/>
                <w:rFonts w:ascii="Calibri" w:eastAsia="Times New Roman" w:hAnsi="Calibri" w:cs="Calibri"/>
                <w:color w:val="000000"/>
                <w:lang w:eastAsia="en-AU"/>
              </w:rPr>
            </w:pPr>
            <w:ins w:id="3808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82" w:author="KIM, Jason" w:date="2019-04-02T13:39:00Z"/>
                <w:rFonts w:ascii="Calibri" w:eastAsia="Times New Roman" w:hAnsi="Calibri" w:cs="Calibri"/>
                <w:color w:val="000000"/>
                <w:lang w:eastAsia="en-AU"/>
              </w:rPr>
            </w:pPr>
            <w:ins w:id="38083" w:author="KIM, Jason" w:date="2019-04-02T13:39:00Z">
              <w:r w:rsidRPr="0056388D">
                <w:rPr>
                  <w:rFonts w:ascii="Calibri" w:eastAsia="Times New Roman" w:hAnsi="Calibri" w:cs="Calibri"/>
                  <w:color w:val="000000"/>
                  <w:lang w:eastAsia="en-AU"/>
                </w:rPr>
                <w:t>LLN1773</w:t>
              </w:r>
            </w:ins>
          </w:p>
        </w:tc>
        <w:tc>
          <w:tcPr>
            <w:tcW w:w="933" w:type="pct"/>
            <w:noWrap/>
            <w:hideMark/>
          </w:tcPr>
          <w:p w:rsidR="00110C18" w:rsidRPr="0056388D" w:rsidRDefault="00110C18" w:rsidP="00063728">
            <w:pPr>
              <w:rPr>
                <w:ins w:id="38084" w:author="KIM, Jason" w:date="2019-04-02T13:39:00Z"/>
                <w:rFonts w:ascii="Calibri" w:eastAsia="Times New Roman" w:hAnsi="Calibri" w:cs="Calibri"/>
                <w:color w:val="000000"/>
                <w:lang w:eastAsia="en-AU"/>
              </w:rPr>
            </w:pPr>
            <w:ins w:id="380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86" w:author="KIM, Jason" w:date="2019-04-02T13:39:00Z"/>
                <w:rFonts w:ascii="Calibri" w:eastAsia="Times New Roman" w:hAnsi="Calibri" w:cs="Calibri"/>
                <w:color w:val="000000"/>
                <w:lang w:eastAsia="en-AU"/>
              </w:rPr>
            </w:pPr>
            <w:ins w:id="38087" w:author="KIM, Jason" w:date="2019-04-02T13:39:00Z">
              <w:r w:rsidRPr="0056388D">
                <w:rPr>
                  <w:rFonts w:ascii="Calibri" w:eastAsia="Times New Roman" w:hAnsi="Calibri" w:cs="Calibri"/>
                  <w:color w:val="000000"/>
                  <w:lang w:eastAsia="en-AU"/>
                </w:rPr>
                <w:t>Chainage 9581</w:t>
              </w:r>
            </w:ins>
          </w:p>
        </w:tc>
        <w:tc>
          <w:tcPr>
            <w:tcW w:w="764" w:type="pct"/>
            <w:noWrap/>
            <w:hideMark/>
          </w:tcPr>
          <w:p w:rsidR="00110C18" w:rsidRPr="0056388D" w:rsidRDefault="00110C18" w:rsidP="00063728">
            <w:pPr>
              <w:jc w:val="right"/>
              <w:rPr>
                <w:ins w:id="38088" w:author="KIM, Jason" w:date="2019-04-02T13:39:00Z"/>
                <w:rFonts w:ascii="Calibri" w:eastAsia="Times New Roman" w:hAnsi="Calibri" w:cs="Calibri"/>
                <w:color w:val="000000"/>
                <w:lang w:eastAsia="en-AU"/>
              </w:rPr>
            </w:pPr>
            <w:ins w:id="380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90" w:author="KIM, Jason" w:date="2019-04-02T13:39:00Z"/>
        </w:trPr>
        <w:tc>
          <w:tcPr>
            <w:tcW w:w="708" w:type="pct"/>
            <w:vMerge/>
            <w:hideMark/>
          </w:tcPr>
          <w:p w:rsidR="00110C18" w:rsidRPr="0056388D" w:rsidRDefault="00110C18" w:rsidP="00063728">
            <w:pPr>
              <w:rPr>
                <w:ins w:id="380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92" w:author="KIM, Jason" w:date="2019-04-02T13:39:00Z"/>
                <w:rFonts w:ascii="Calibri" w:eastAsia="Times New Roman" w:hAnsi="Calibri" w:cs="Calibri"/>
                <w:color w:val="000000"/>
                <w:lang w:eastAsia="en-AU"/>
              </w:rPr>
            </w:pPr>
            <w:ins w:id="38093"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94" w:author="KIM, Jason" w:date="2019-04-02T13:39:00Z"/>
                <w:rFonts w:ascii="Calibri" w:eastAsia="Times New Roman" w:hAnsi="Calibri" w:cs="Calibri"/>
                <w:color w:val="000000"/>
                <w:lang w:eastAsia="en-AU"/>
              </w:rPr>
            </w:pPr>
            <w:ins w:id="3809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96" w:author="KIM, Jason" w:date="2019-04-02T13:39:00Z"/>
                <w:rFonts w:ascii="Calibri" w:eastAsia="Times New Roman" w:hAnsi="Calibri" w:cs="Calibri"/>
                <w:color w:val="000000"/>
                <w:lang w:eastAsia="en-AU"/>
              </w:rPr>
            </w:pPr>
            <w:ins w:id="38097" w:author="KIM, Jason" w:date="2019-04-02T13:39:00Z">
              <w:r w:rsidRPr="0056388D">
                <w:rPr>
                  <w:rFonts w:ascii="Calibri" w:eastAsia="Times New Roman" w:hAnsi="Calibri" w:cs="Calibri"/>
                  <w:color w:val="000000"/>
                  <w:lang w:eastAsia="en-AU"/>
                </w:rPr>
                <w:t>LLN1774</w:t>
              </w:r>
            </w:ins>
          </w:p>
        </w:tc>
        <w:tc>
          <w:tcPr>
            <w:tcW w:w="933" w:type="pct"/>
            <w:noWrap/>
            <w:hideMark/>
          </w:tcPr>
          <w:p w:rsidR="00110C18" w:rsidRPr="0056388D" w:rsidRDefault="00110C18" w:rsidP="00063728">
            <w:pPr>
              <w:rPr>
                <w:ins w:id="38098" w:author="KIM, Jason" w:date="2019-04-02T13:39:00Z"/>
                <w:rFonts w:ascii="Calibri" w:eastAsia="Times New Roman" w:hAnsi="Calibri" w:cs="Calibri"/>
                <w:color w:val="000000"/>
                <w:lang w:eastAsia="en-AU"/>
              </w:rPr>
            </w:pPr>
            <w:ins w:id="380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00" w:author="KIM, Jason" w:date="2019-04-02T13:39:00Z"/>
                <w:rFonts w:ascii="Calibri" w:eastAsia="Times New Roman" w:hAnsi="Calibri" w:cs="Calibri"/>
                <w:color w:val="000000"/>
                <w:lang w:eastAsia="en-AU"/>
              </w:rPr>
            </w:pPr>
            <w:ins w:id="38101" w:author="KIM, Jason" w:date="2019-04-02T13:39:00Z">
              <w:r w:rsidRPr="0056388D">
                <w:rPr>
                  <w:rFonts w:ascii="Calibri" w:eastAsia="Times New Roman" w:hAnsi="Calibri" w:cs="Calibri"/>
                  <w:color w:val="000000"/>
                  <w:lang w:eastAsia="en-AU"/>
                </w:rPr>
                <w:t>Chainage 9591</w:t>
              </w:r>
            </w:ins>
          </w:p>
        </w:tc>
        <w:tc>
          <w:tcPr>
            <w:tcW w:w="764" w:type="pct"/>
            <w:noWrap/>
            <w:hideMark/>
          </w:tcPr>
          <w:p w:rsidR="00110C18" w:rsidRPr="0056388D" w:rsidRDefault="00110C18" w:rsidP="00063728">
            <w:pPr>
              <w:jc w:val="right"/>
              <w:rPr>
                <w:ins w:id="38102" w:author="KIM, Jason" w:date="2019-04-02T13:39:00Z"/>
                <w:rFonts w:ascii="Calibri" w:eastAsia="Times New Roman" w:hAnsi="Calibri" w:cs="Calibri"/>
                <w:color w:val="000000"/>
                <w:lang w:eastAsia="en-AU"/>
              </w:rPr>
            </w:pPr>
            <w:ins w:id="381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04" w:author="KIM, Jason" w:date="2019-04-02T13:39:00Z"/>
        </w:trPr>
        <w:tc>
          <w:tcPr>
            <w:tcW w:w="708" w:type="pct"/>
            <w:vMerge/>
            <w:hideMark/>
          </w:tcPr>
          <w:p w:rsidR="00110C18" w:rsidRPr="0056388D" w:rsidRDefault="00110C18" w:rsidP="00063728">
            <w:pPr>
              <w:rPr>
                <w:ins w:id="381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06" w:author="KIM, Jason" w:date="2019-04-02T13:39:00Z"/>
                <w:rFonts w:ascii="Calibri" w:eastAsia="Times New Roman" w:hAnsi="Calibri" w:cs="Calibri"/>
                <w:color w:val="000000"/>
                <w:lang w:eastAsia="en-AU"/>
              </w:rPr>
            </w:pPr>
            <w:ins w:id="38107"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08" w:author="KIM, Jason" w:date="2019-04-02T13:39:00Z"/>
                <w:rFonts w:ascii="Calibri" w:eastAsia="Times New Roman" w:hAnsi="Calibri" w:cs="Calibri"/>
                <w:color w:val="000000"/>
                <w:lang w:eastAsia="en-AU"/>
              </w:rPr>
            </w:pPr>
            <w:ins w:id="3810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10" w:author="KIM, Jason" w:date="2019-04-02T13:39:00Z"/>
                <w:rFonts w:ascii="Calibri" w:eastAsia="Times New Roman" w:hAnsi="Calibri" w:cs="Calibri"/>
                <w:color w:val="000000"/>
                <w:lang w:eastAsia="en-AU"/>
              </w:rPr>
            </w:pPr>
            <w:ins w:id="38111" w:author="KIM, Jason" w:date="2019-04-02T13:39:00Z">
              <w:r w:rsidRPr="0056388D">
                <w:rPr>
                  <w:rFonts w:ascii="Calibri" w:eastAsia="Times New Roman" w:hAnsi="Calibri" w:cs="Calibri"/>
                  <w:color w:val="000000"/>
                  <w:lang w:eastAsia="en-AU"/>
                </w:rPr>
                <w:t>LLN1775</w:t>
              </w:r>
            </w:ins>
          </w:p>
        </w:tc>
        <w:tc>
          <w:tcPr>
            <w:tcW w:w="933" w:type="pct"/>
            <w:noWrap/>
            <w:hideMark/>
          </w:tcPr>
          <w:p w:rsidR="00110C18" w:rsidRPr="0056388D" w:rsidRDefault="00110C18" w:rsidP="00063728">
            <w:pPr>
              <w:rPr>
                <w:ins w:id="38112" w:author="KIM, Jason" w:date="2019-04-02T13:39:00Z"/>
                <w:rFonts w:ascii="Calibri" w:eastAsia="Times New Roman" w:hAnsi="Calibri" w:cs="Calibri"/>
                <w:color w:val="000000"/>
                <w:lang w:eastAsia="en-AU"/>
              </w:rPr>
            </w:pPr>
            <w:ins w:id="381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14" w:author="KIM, Jason" w:date="2019-04-02T13:39:00Z"/>
                <w:rFonts w:ascii="Calibri" w:eastAsia="Times New Roman" w:hAnsi="Calibri" w:cs="Calibri"/>
                <w:color w:val="000000"/>
                <w:lang w:eastAsia="en-AU"/>
              </w:rPr>
            </w:pPr>
            <w:ins w:id="38115" w:author="KIM, Jason" w:date="2019-04-02T13:39:00Z">
              <w:r w:rsidRPr="0056388D">
                <w:rPr>
                  <w:rFonts w:ascii="Calibri" w:eastAsia="Times New Roman" w:hAnsi="Calibri" w:cs="Calibri"/>
                  <w:color w:val="000000"/>
                  <w:lang w:eastAsia="en-AU"/>
                </w:rPr>
                <w:t>Chainage 9601</w:t>
              </w:r>
            </w:ins>
          </w:p>
        </w:tc>
        <w:tc>
          <w:tcPr>
            <w:tcW w:w="764" w:type="pct"/>
            <w:noWrap/>
            <w:hideMark/>
          </w:tcPr>
          <w:p w:rsidR="00110C18" w:rsidRPr="0056388D" w:rsidRDefault="00110C18" w:rsidP="00063728">
            <w:pPr>
              <w:jc w:val="right"/>
              <w:rPr>
                <w:ins w:id="38116" w:author="KIM, Jason" w:date="2019-04-02T13:39:00Z"/>
                <w:rFonts w:ascii="Calibri" w:eastAsia="Times New Roman" w:hAnsi="Calibri" w:cs="Calibri"/>
                <w:color w:val="000000"/>
                <w:lang w:eastAsia="en-AU"/>
              </w:rPr>
            </w:pPr>
            <w:ins w:id="381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18" w:author="KIM, Jason" w:date="2019-04-02T13:39:00Z"/>
        </w:trPr>
        <w:tc>
          <w:tcPr>
            <w:tcW w:w="708" w:type="pct"/>
            <w:vMerge/>
            <w:hideMark/>
          </w:tcPr>
          <w:p w:rsidR="00110C18" w:rsidRPr="0056388D" w:rsidRDefault="00110C18" w:rsidP="00063728">
            <w:pPr>
              <w:rPr>
                <w:ins w:id="381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20" w:author="KIM, Jason" w:date="2019-04-02T13:39:00Z"/>
                <w:rFonts w:ascii="Calibri" w:eastAsia="Times New Roman" w:hAnsi="Calibri" w:cs="Calibri"/>
                <w:color w:val="000000"/>
                <w:lang w:eastAsia="en-AU"/>
              </w:rPr>
            </w:pPr>
            <w:ins w:id="38121"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22" w:author="KIM, Jason" w:date="2019-04-02T13:39:00Z"/>
                <w:rFonts w:ascii="Calibri" w:eastAsia="Times New Roman" w:hAnsi="Calibri" w:cs="Calibri"/>
                <w:color w:val="000000"/>
                <w:lang w:eastAsia="en-AU"/>
              </w:rPr>
            </w:pPr>
            <w:ins w:id="3812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24" w:author="KIM, Jason" w:date="2019-04-02T13:39:00Z"/>
                <w:rFonts w:ascii="Calibri" w:eastAsia="Times New Roman" w:hAnsi="Calibri" w:cs="Calibri"/>
                <w:color w:val="000000"/>
                <w:lang w:eastAsia="en-AU"/>
              </w:rPr>
            </w:pPr>
            <w:ins w:id="38125" w:author="KIM, Jason" w:date="2019-04-02T13:39:00Z">
              <w:r w:rsidRPr="0056388D">
                <w:rPr>
                  <w:rFonts w:ascii="Calibri" w:eastAsia="Times New Roman" w:hAnsi="Calibri" w:cs="Calibri"/>
                  <w:color w:val="000000"/>
                  <w:lang w:eastAsia="en-AU"/>
                </w:rPr>
                <w:t>LLN1776</w:t>
              </w:r>
            </w:ins>
          </w:p>
        </w:tc>
        <w:tc>
          <w:tcPr>
            <w:tcW w:w="933" w:type="pct"/>
            <w:noWrap/>
            <w:hideMark/>
          </w:tcPr>
          <w:p w:rsidR="00110C18" w:rsidRPr="0056388D" w:rsidRDefault="00110C18" w:rsidP="00063728">
            <w:pPr>
              <w:rPr>
                <w:ins w:id="38126" w:author="KIM, Jason" w:date="2019-04-02T13:39:00Z"/>
                <w:rFonts w:ascii="Calibri" w:eastAsia="Times New Roman" w:hAnsi="Calibri" w:cs="Calibri"/>
                <w:color w:val="000000"/>
                <w:lang w:eastAsia="en-AU"/>
              </w:rPr>
            </w:pPr>
            <w:ins w:id="381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28" w:author="KIM, Jason" w:date="2019-04-02T13:39:00Z"/>
                <w:rFonts w:ascii="Calibri" w:eastAsia="Times New Roman" w:hAnsi="Calibri" w:cs="Calibri"/>
                <w:color w:val="000000"/>
                <w:lang w:eastAsia="en-AU"/>
              </w:rPr>
            </w:pPr>
            <w:ins w:id="38129" w:author="KIM, Jason" w:date="2019-04-02T13:39:00Z">
              <w:r w:rsidRPr="0056388D">
                <w:rPr>
                  <w:rFonts w:ascii="Calibri" w:eastAsia="Times New Roman" w:hAnsi="Calibri" w:cs="Calibri"/>
                  <w:color w:val="000000"/>
                  <w:lang w:eastAsia="en-AU"/>
                </w:rPr>
                <w:t>Chainage 9611</w:t>
              </w:r>
            </w:ins>
          </w:p>
        </w:tc>
        <w:tc>
          <w:tcPr>
            <w:tcW w:w="764" w:type="pct"/>
            <w:noWrap/>
            <w:hideMark/>
          </w:tcPr>
          <w:p w:rsidR="00110C18" w:rsidRPr="0056388D" w:rsidRDefault="00110C18" w:rsidP="00063728">
            <w:pPr>
              <w:jc w:val="right"/>
              <w:rPr>
                <w:ins w:id="38130" w:author="KIM, Jason" w:date="2019-04-02T13:39:00Z"/>
                <w:rFonts w:ascii="Calibri" w:eastAsia="Times New Roman" w:hAnsi="Calibri" w:cs="Calibri"/>
                <w:color w:val="000000"/>
                <w:lang w:eastAsia="en-AU"/>
              </w:rPr>
            </w:pPr>
            <w:ins w:id="381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32" w:author="KIM, Jason" w:date="2019-04-02T13:39:00Z"/>
        </w:trPr>
        <w:tc>
          <w:tcPr>
            <w:tcW w:w="708" w:type="pct"/>
            <w:vMerge/>
            <w:hideMark/>
          </w:tcPr>
          <w:p w:rsidR="00110C18" w:rsidRPr="0056388D" w:rsidRDefault="00110C18" w:rsidP="00063728">
            <w:pPr>
              <w:rPr>
                <w:ins w:id="381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34" w:author="KIM, Jason" w:date="2019-04-02T13:39:00Z"/>
                <w:rFonts w:ascii="Calibri" w:eastAsia="Times New Roman" w:hAnsi="Calibri" w:cs="Calibri"/>
                <w:color w:val="000000"/>
                <w:lang w:eastAsia="en-AU"/>
              </w:rPr>
            </w:pPr>
            <w:ins w:id="38135"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36" w:author="KIM, Jason" w:date="2019-04-02T13:39:00Z"/>
                <w:rFonts w:ascii="Calibri" w:eastAsia="Times New Roman" w:hAnsi="Calibri" w:cs="Calibri"/>
                <w:color w:val="000000"/>
                <w:lang w:eastAsia="en-AU"/>
              </w:rPr>
            </w:pPr>
            <w:ins w:id="3813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38" w:author="KIM, Jason" w:date="2019-04-02T13:39:00Z"/>
                <w:rFonts w:ascii="Calibri" w:eastAsia="Times New Roman" w:hAnsi="Calibri" w:cs="Calibri"/>
                <w:color w:val="000000"/>
                <w:lang w:eastAsia="en-AU"/>
              </w:rPr>
            </w:pPr>
            <w:ins w:id="38139" w:author="KIM, Jason" w:date="2019-04-02T13:39:00Z">
              <w:r w:rsidRPr="0056388D">
                <w:rPr>
                  <w:rFonts w:ascii="Calibri" w:eastAsia="Times New Roman" w:hAnsi="Calibri" w:cs="Calibri"/>
                  <w:color w:val="000000"/>
                  <w:lang w:eastAsia="en-AU"/>
                </w:rPr>
                <w:t>LLN1777</w:t>
              </w:r>
            </w:ins>
          </w:p>
        </w:tc>
        <w:tc>
          <w:tcPr>
            <w:tcW w:w="933" w:type="pct"/>
            <w:noWrap/>
            <w:hideMark/>
          </w:tcPr>
          <w:p w:rsidR="00110C18" w:rsidRPr="0056388D" w:rsidRDefault="00110C18" w:rsidP="00063728">
            <w:pPr>
              <w:rPr>
                <w:ins w:id="38140" w:author="KIM, Jason" w:date="2019-04-02T13:39:00Z"/>
                <w:rFonts w:ascii="Calibri" w:eastAsia="Times New Roman" w:hAnsi="Calibri" w:cs="Calibri"/>
                <w:color w:val="000000"/>
                <w:lang w:eastAsia="en-AU"/>
              </w:rPr>
            </w:pPr>
            <w:ins w:id="381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42" w:author="KIM, Jason" w:date="2019-04-02T13:39:00Z"/>
                <w:rFonts w:ascii="Calibri" w:eastAsia="Times New Roman" w:hAnsi="Calibri" w:cs="Calibri"/>
                <w:color w:val="000000"/>
                <w:lang w:eastAsia="en-AU"/>
              </w:rPr>
            </w:pPr>
            <w:ins w:id="38143" w:author="KIM, Jason" w:date="2019-04-02T13:39:00Z">
              <w:r w:rsidRPr="0056388D">
                <w:rPr>
                  <w:rFonts w:ascii="Calibri" w:eastAsia="Times New Roman" w:hAnsi="Calibri" w:cs="Calibri"/>
                  <w:color w:val="000000"/>
                  <w:lang w:eastAsia="en-AU"/>
                </w:rPr>
                <w:t>Chainage 9621</w:t>
              </w:r>
            </w:ins>
          </w:p>
        </w:tc>
        <w:tc>
          <w:tcPr>
            <w:tcW w:w="764" w:type="pct"/>
            <w:noWrap/>
            <w:hideMark/>
          </w:tcPr>
          <w:p w:rsidR="00110C18" w:rsidRPr="0056388D" w:rsidRDefault="00110C18" w:rsidP="00063728">
            <w:pPr>
              <w:jc w:val="right"/>
              <w:rPr>
                <w:ins w:id="38144" w:author="KIM, Jason" w:date="2019-04-02T13:39:00Z"/>
                <w:rFonts w:ascii="Calibri" w:eastAsia="Times New Roman" w:hAnsi="Calibri" w:cs="Calibri"/>
                <w:color w:val="000000"/>
                <w:lang w:eastAsia="en-AU"/>
              </w:rPr>
            </w:pPr>
            <w:ins w:id="38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46" w:author="KIM, Jason" w:date="2019-04-02T13:39:00Z"/>
        </w:trPr>
        <w:tc>
          <w:tcPr>
            <w:tcW w:w="708" w:type="pct"/>
            <w:vMerge/>
            <w:hideMark/>
          </w:tcPr>
          <w:p w:rsidR="00110C18" w:rsidRPr="0056388D" w:rsidRDefault="00110C18" w:rsidP="00063728">
            <w:pPr>
              <w:rPr>
                <w:ins w:id="381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48" w:author="KIM, Jason" w:date="2019-04-02T13:39:00Z"/>
                <w:rFonts w:ascii="Calibri" w:eastAsia="Times New Roman" w:hAnsi="Calibri" w:cs="Calibri"/>
                <w:color w:val="000000"/>
                <w:lang w:eastAsia="en-AU"/>
              </w:rPr>
            </w:pPr>
            <w:ins w:id="38149"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50" w:author="KIM, Jason" w:date="2019-04-02T13:39:00Z"/>
                <w:rFonts w:ascii="Calibri" w:eastAsia="Times New Roman" w:hAnsi="Calibri" w:cs="Calibri"/>
                <w:color w:val="000000"/>
                <w:lang w:eastAsia="en-AU"/>
              </w:rPr>
            </w:pPr>
            <w:ins w:id="3815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52" w:author="KIM, Jason" w:date="2019-04-02T13:39:00Z"/>
                <w:rFonts w:ascii="Calibri" w:eastAsia="Times New Roman" w:hAnsi="Calibri" w:cs="Calibri"/>
                <w:color w:val="000000"/>
                <w:lang w:eastAsia="en-AU"/>
              </w:rPr>
            </w:pPr>
            <w:ins w:id="38153" w:author="KIM, Jason" w:date="2019-04-02T13:39:00Z">
              <w:r w:rsidRPr="0056388D">
                <w:rPr>
                  <w:rFonts w:ascii="Calibri" w:eastAsia="Times New Roman" w:hAnsi="Calibri" w:cs="Calibri"/>
                  <w:color w:val="000000"/>
                  <w:lang w:eastAsia="en-AU"/>
                </w:rPr>
                <w:t>LLN1778</w:t>
              </w:r>
            </w:ins>
          </w:p>
        </w:tc>
        <w:tc>
          <w:tcPr>
            <w:tcW w:w="933" w:type="pct"/>
            <w:noWrap/>
            <w:hideMark/>
          </w:tcPr>
          <w:p w:rsidR="00110C18" w:rsidRPr="0056388D" w:rsidRDefault="00110C18" w:rsidP="00063728">
            <w:pPr>
              <w:rPr>
                <w:ins w:id="38154" w:author="KIM, Jason" w:date="2019-04-02T13:39:00Z"/>
                <w:rFonts w:ascii="Calibri" w:eastAsia="Times New Roman" w:hAnsi="Calibri" w:cs="Calibri"/>
                <w:color w:val="000000"/>
                <w:lang w:eastAsia="en-AU"/>
              </w:rPr>
            </w:pPr>
            <w:ins w:id="381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56" w:author="KIM, Jason" w:date="2019-04-02T13:39:00Z"/>
                <w:rFonts w:ascii="Calibri" w:eastAsia="Times New Roman" w:hAnsi="Calibri" w:cs="Calibri"/>
                <w:color w:val="000000"/>
                <w:lang w:eastAsia="en-AU"/>
              </w:rPr>
            </w:pPr>
            <w:ins w:id="38157" w:author="KIM, Jason" w:date="2019-04-02T13:39:00Z">
              <w:r w:rsidRPr="0056388D">
                <w:rPr>
                  <w:rFonts w:ascii="Calibri" w:eastAsia="Times New Roman" w:hAnsi="Calibri" w:cs="Calibri"/>
                  <w:color w:val="000000"/>
                  <w:lang w:eastAsia="en-AU"/>
                </w:rPr>
                <w:t>Chainage 9631</w:t>
              </w:r>
            </w:ins>
          </w:p>
        </w:tc>
        <w:tc>
          <w:tcPr>
            <w:tcW w:w="764" w:type="pct"/>
            <w:noWrap/>
            <w:hideMark/>
          </w:tcPr>
          <w:p w:rsidR="00110C18" w:rsidRPr="0056388D" w:rsidRDefault="00110C18" w:rsidP="00063728">
            <w:pPr>
              <w:jc w:val="right"/>
              <w:rPr>
                <w:ins w:id="38158" w:author="KIM, Jason" w:date="2019-04-02T13:39:00Z"/>
                <w:rFonts w:ascii="Calibri" w:eastAsia="Times New Roman" w:hAnsi="Calibri" w:cs="Calibri"/>
                <w:color w:val="000000"/>
                <w:lang w:eastAsia="en-AU"/>
              </w:rPr>
            </w:pPr>
            <w:ins w:id="381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60" w:author="KIM, Jason" w:date="2019-04-02T13:39:00Z"/>
        </w:trPr>
        <w:tc>
          <w:tcPr>
            <w:tcW w:w="708" w:type="pct"/>
            <w:vMerge/>
            <w:hideMark/>
          </w:tcPr>
          <w:p w:rsidR="00110C18" w:rsidRPr="0056388D" w:rsidRDefault="00110C18" w:rsidP="00063728">
            <w:pPr>
              <w:rPr>
                <w:ins w:id="381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62" w:author="KIM, Jason" w:date="2019-04-02T13:39:00Z"/>
                <w:rFonts w:ascii="Calibri" w:eastAsia="Times New Roman" w:hAnsi="Calibri" w:cs="Calibri"/>
                <w:color w:val="000000"/>
                <w:lang w:eastAsia="en-AU"/>
              </w:rPr>
            </w:pPr>
            <w:ins w:id="38163"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64" w:author="KIM, Jason" w:date="2019-04-02T13:39:00Z"/>
                <w:rFonts w:ascii="Calibri" w:eastAsia="Times New Roman" w:hAnsi="Calibri" w:cs="Calibri"/>
                <w:color w:val="000000"/>
                <w:lang w:eastAsia="en-AU"/>
              </w:rPr>
            </w:pPr>
            <w:ins w:id="381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66" w:author="KIM, Jason" w:date="2019-04-02T13:39:00Z"/>
                <w:rFonts w:ascii="Calibri" w:eastAsia="Times New Roman" w:hAnsi="Calibri" w:cs="Calibri"/>
                <w:color w:val="000000"/>
                <w:lang w:eastAsia="en-AU"/>
              </w:rPr>
            </w:pPr>
            <w:ins w:id="38167" w:author="KIM, Jason" w:date="2019-04-02T13:39:00Z">
              <w:r w:rsidRPr="0056388D">
                <w:rPr>
                  <w:rFonts w:ascii="Calibri" w:eastAsia="Times New Roman" w:hAnsi="Calibri" w:cs="Calibri"/>
                  <w:color w:val="000000"/>
                  <w:lang w:eastAsia="en-AU"/>
                </w:rPr>
                <w:t>LLN1779</w:t>
              </w:r>
            </w:ins>
          </w:p>
        </w:tc>
        <w:tc>
          <w:tcPr>
            <w:tcW w:w="933" w:type="pct"/>
            <w:noWrap/>
            <w:hideMark/>
          </w:tcPr>
          <w:p w:rsidR="00110C18" w:rsidRPr="0056388D" w:rsidRDefault="00110C18" w:rsidP="00063728">
            <w:pPr>
              <w:rPr>
                <w:ins w:id="38168" w:author="KIM, Jason" w:date="2019-04-02T13:39:00Z"/>
                <w:rFonts w:ascii="Calibri" w:eastAsia="Times New Roman" w:hAnsi="Calibri" w:cs="Calibri"/>
                <w:color w:val="000000"/>
                <w:lang w:eastAsia="en-AU"/>
              </w:rPr>
            </w:pPr>
            <w:ins w:id="381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70" w:author="KIM, Jason" w:date="2019-04-02T13:39:00Z"/>
                <w:rFonts w:ascii="Calibri" w:eastAsia="Times New Roman" w:hAnsi="Calibri" w:cs="Calibri"/>
                <w:color w:val="000000"/>
                <w:lang w:eastAsia="en-AU"/>
              </w:rPr>
            </w:pPr>
            <w:ins w:id="38171" w:author="KIM, Jason" w:date="2019-04-02T13:39:00Z">
              <w:r w:rsidRPr="0056388D">
                <w:rPr>
                  <w:rFonts w:ascii="Calibri" w:eastAsia="Times New Roman" w:hAnsi="Calibri" w:cs="Calibri"/>
                  <w:color w:val="000000"/>
                  <w:lang w:eastAsia="en-AU"/>
                </w:rPr>
                <w:t>Chainage 9641</w:t>
              </w:r>
            </w:ins>
          </w:p>
        </w:tc>
        <w:tc>
          <w:tcPr>
            <w:tcW w:w="764" w:type="pct"/>
            <w:noWrap/>
            <w:hideMark/>
          </w:tcPr>
          <w:p w:rsidR="00110C18" w:rsidRPr="0056388D" w:rsidRDefault="00110C18" w:rsidP="00063728">
            <w:pPr>
              <w:jc w:val="right"/>
              <w:rPr>
                <w:ins w:id="38172" w:author="KIM, Jason" w:date="2019-04-02T13:39:00Z"/>
                <w:rFonts w:ascii="Calibri" w:eastAsia="Times New Roman" w:hAnsi="Calibri" w:cs="Calibri"/>
                <w:color w:val="000000"/>
                <w:lang w:eastAsia="en-AU"/>
              </w:rPr>
            </w:pPr>
            <w:ins w:id="381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74" w:author="KIM, Jason" w:date="2019-04-02T13:39:00Z"/>
        </w:trPr>
        <w:tc>
          <w:tcPr>
            <w:tcW w:w="708" w:type="pct"/>
            <w:vMerge/>
            <w:hideMark/>
          </w:tcPr>
          <w:p w:rsidR="00110C18" w:rsidRPr="0056388D" w:rsidRDefault="00110C18" w:rsidP="00063728">
            <w:pPr>
              <w:rPr>
                <w:ins w:id="381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76" w:author="KIM, Jason" w:date="2019-04-02T13:39:00Z"/>
                <w:rFonts w:ascii="Calibri" w:eastAsia="Times New Roman" w:hAnsi="Calibri" w:cs="Calibri"/>
                <w:color w:val="000000"/>
                <w:lang w:eastAsia="en-AU"/>
              </w:rPr>
            </w:pPr>
            <w:ins w:id="38177"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78" w:author="KIM, Jason" w:date="2019-04-02T13:39:00Z"/>
                <w:rFonts w:ascii="Calibri" w:eastAsia="Times New Roman" w:hAnsi="Calibri" w:cs="Calibri"/>
                <w:color w:val="000000"/>
                <w:lang w:eastAsia="en-AU"/>
              </w:rPr>
            </w:pPr>
            <w:ins w:id="381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80" w:author="KIM, Jason" w:date="2019-04-02T13:39:00Z"/>
                <w:rFonts w:ascii="Calibri" w:eastAsia="Times New Roman" w:hAnsi="Calibri" w:cs="Calibri"/>
                <w:color w:val="000000"/>
                <w:lang w:eastAsia="en-AU"/>
              </w:rPr>
            </w:pPr>
            <w:ins w:id="38181" w:author="KIM, Jason" w:date="2019-04-02T13:39:00Z">
              <w:r w:rsidRPr="0056388D">
                <w:rPr>
                  <w:rFonts w:ascii="Calibri" w:eastAsia="Times New Roman" w:hAnsi="Calibri" w:cs="Calibri"/>
                  <w:color w:val="000000"/>
                  <w:lang w:eastAsia="en-AU"/>
                </w:rPr>
                <w:t>LLN1780</w:t>
              </w:r>
            </w:ins>
          </w:p>
        </w:tc>
        <w:tc>
          <w:tcPr>
            <w:tcW w:w="933" w:type="pct"/>
            <w:noWrap/>
            <w:hideMark/>
          </w:tcPr>
          <w:p w:rsidR="00110C18" w:rsidRPr="0056388D" w:rsidRDefault="00110C18" w:rsidP="00063728">
            <w:pPr>
              <w:rPr>
                <w:ins w:id="38182" w:author="KIM, Jason" w:date="2019-04-02T13:39:00Z"/>
                <w:rFonts w:ascii="Calibri" w:eastAsia="Times New Roman" w:hAnsi="Calibri" w:cs="Calibri"/>
                <w:color w:val="000000"/>
                <w:lang w:eastAsia="en-AU"/>
              </w:rPr>
            </w:pPr>
            <w:ins w:id="381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84" w:author="KIM, Jason" w:date="2019-04-02T13:39:00Z"/>
                <w:rFonts w:ascii="Calibri" w:eastAsia="Times New Roman" w:hAnsi="Calibri" w:cs="Calibri"/>
                <w:color w:val="000000"/>
                <w:lang w:eastAsia="en-AU"/>
              </w:rPr>
            </w:pPr>
            <w:ins w:id="38185" w:author="KIM, Jason" w:date="2019-04-02T13:39:00Z">
              <w:r w:rsidRPr="0056388D">
                <w:rPr>
                  <w:rFonts w:ascii="Calibri" w:eastAsia="Times New Roman" w:hAnsi="Calibri" w:cs="Calibri"/>
                  <w:color w:val="000000"/>
                  <w:lang w:eastAsia="en-AU"/>
                </w:rPr>
                <w:t>Chainage 9651</w:t>
              </w:r>
            </w:ins>
          </w:p>
        </w:tc>
        <w:tc>
          <w:tcPr>
            <w:tcW w:w="764" w:type="pct"/>
            <w:noWrap/>
            <w:hideMark/>
          </w:tcPr>
          <w:p w:rsidR="00110C18" w:rsidRPr="0056388D" w:rsidRDefault="00110C18" w:rsidP="00063728">
            <w:pPr>
              <w:jc w:val="right"/>
              <w:rPr>
                <w:ins w:id="38186" w:author="KIM, Jason" w:date="2019-04-02T13:39:00Z"/>
                <w:rFonts w:ascii="Calibri" w:eastAsia="Times New Roman" w:hAnsi="Calibri" w:cs="Calibri"/>
                <w:color w:val="000000"/>
                <w:lang w:eastAsia="en-AU"/>
              </w:rPr>
            </w:pPr>
            <w:ins w:id="38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88" w:author="KIM, Jason" w:date="2019-04-02T13:39:00Z"/>
        </w:trPr>
        <w:tc>
          <w:tcPr>
            <w:tcW w:w="708" w:type="pct"/>
            <w:vMerge/>
            <w:hideMark/>
          </w:tcPr>
          <w:p w:rsidR="00110C18" w:rsidRPr="0056388D" w:rsidRDefault="00110C18" w:rsidP="00063728">
            <w:pPr>
              <w:rPr>
                <w:ins w:id="381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90" w:author="KIM, Jason" w:date="2019-04-02T13:39:00Z"/>
                <w:rFonts w:ascii="Calibri" w:eastAsia="Times New Roman" w:hAnsi="Calibri" w:cs="Calibri"/>
                <w:color w:val="000000"/>
                <w:lang w:eastAsia="en-AU"/>
              </w:rPr>
            </w:pPr>
            <w:ins w:id="38191"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92" w:author="KIM, Jason" w:date="2019-04-02T13:39:00Z"/>
                <w:rFonts w:ascii="Calibri" w:eastAsia="Times New Roman" w:hAnsi="Calibri" w:cs="Calibri"/>
                <w:color w:val="000000"/>
                <w:lang w:eastAsia="en-AU"/>
              </w:rPr>
            </w:pPr>
            <w:ins w:id="381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94" w:author="KIM, Jason" w:date="2019-04-02T13:39:00Z"/>
                <w:rFonts w:ascii="Calibri" w:eastAsia="Times New Roman" w:hAnsi="Calibri" w:cs="Calibri"/>
                <w:color w:val="000000"/>
                <w:lang w:eastAsia="en-AU"/>
              </w:rPr>
            </w:pPr>
            <w:ins w:id="38195" w:author="KIM, Jason" w:date="2019-04-02T13:39:00Z">
              <w:r w:rsidRPr="0056388D">
                <w:rPr>
                  <w:rFonts w:ascii="Calibri" w:eastAsia="Times New Roman" w:hAnsi="Calibri" w:cs="Calibri"/>
                  <w:color w:val="000000"/>
                  <w:lang w:eastAsia="en-AU"/>
                </w:rPr>
                <w:t>LLN1781</w:t>
              </w:r>
            </w:ins>
          </w:p>
        </w:tc>
        <w:tc>
          <w:tcPr>
            <w:tcW w:w="933" w:type="pct"/>
            <w:noWrap/>
            <w:hideMark/>
          </w:tcPr>
          <w:p w:rsidR="00110C18" w:rsidRPr="0056388D" w:rsidRDefault="00110C18" w:rsidP="00063728">
            <w:pPr>
              <w:rPr>
                <w:ins w:id="38196" w:author="KIM, Jason" w:date="2019-04-02T13:39:00Z"/>
                <w:rFonts w:ascii="Calibri" w:eastAsia="Times New Roman" w:hAnsi="Calibri" w:cs="Calibri"/>
                <w:color w:val="000000"/>
                <w:lang w:eastAsia="en-AU"/>
              </w:rPr>
            </w:pPr>
            <w:ins w:id="381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98" w:author="KIM, Jason" w:date="2019-04-02T13:39:00Z"/>
                <w:rFonts w:ascii="Calibri" w:eastAsia="Times New Roman" w:hAnsi="Calibri" w:cs="Calibri"/>
                <w:color w:val="000000"/>
                <w:lang w:eastAsia="en-AU"/>
              </w:rPr>
            </w:pPr>
            <w:ins w:id="38199" w:author="KIM, Jason" w:date="2019-04-02T13:39:00Z">
              <w:r w:rsidRPr="0056388D">
                <w:rPr>
                  <w:rFonts w:ascii="Calibri" w:eastAsia="Times New Roman" w:hAnsi="Calibri" w:cs="Calibri"/>
                  <w:color w:val="000000"/>
                  <w:lang w:eastAsia="en-AU"/>
                </w:rPr>
                <w:t>Chainage 9661</w:t>
              </w:r>
            </w:ins>
          </w:p>
        </w:tc>
        <w:tc>
          <w:tcPr>
            <w:tcW w:w="764" w:type="pct"/>
            <w:noWrap/>
            <w:hideMark/>
          </w:tcPr>
          <w:p w:rsidR="00110C18" w:rsidRPr="0056388D" w:rsidRDefault="00110C18" w:rsidP="00063728">
            <w:pPr>
              <w:jc w:val="right"/>
              <w:rPr>
                <w:ins w:id="38200" w:author="KIM, Jason" w:date="2019-04-02T13:39:00Z"/>
                <w:rFonts w:ascii="Calibri" w:eastAsia="Times New Roman" w:hAnsi="Calibri" w:cs="Calibri"/>
                <w:color w:val="000000"/>
                <w:lang w:eastAsia="en-AU"/>
              </w:rPr>
            </w:pPr>
            <w:ins w:id="38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02" w:author="KIM, Jason" w:date="2019-04-02T13:39:00Z"/>
        </w:trPr>
        <w:tc>
          <w:tcPr>
            <w:tcW w:w="708" w:type="pct"/>
            <w:vMerge w:val="restart"/>
            <w:noWrap/>
            <w:hideMark/>
          </w:tcPr>
          <w:p w:rsidR="00110C18" w:rsidRPr="0056388D" w:rsidRDefault="00110C18" w:rsidP="00063728">
            <w:pPr>
              <w:rPr>
                <w:ins w:id="38203" w:author="KIM, Jason" w:date="2019-04-02T13:39:00Z"/>
                <w:rFonts w:ascii="Calibri" w:eastAsia="Times New Roman" w:hAnsi="Calibri" w:cs="Calibri"/>
                <w:color w:val="000000"/>
                <w:lang w:eastAsia="en-AU"/>
              </w:rPr>
            </w:pPr>
            <w:ins w:id="38204" w:author="KIM, Jason" w:date="2019-04-02T13:39:00Z">
              <w:r w:rsidRPr="0056388D">
                <w:rPr>
                  <w:rFonts w:ascii="Calibri" w:eastAsia="Times New Roman" w:hAnsi="Calibri" w:cs="Calibri"/>
                  <w:color w:val="000000"/>
                  <w:lang w:eastAsia="en-AU"/>
                </w:rPr>
                <w:t>LLE74K71</w:t>
              </w:r>
            </w:ins>
          </w:p>
        </w:tc>
        <w:tc>
          <w:tcPr>
            <w:tcW w:w="605" w:type="pct"/>
            <w:noWrap/>
            <w:hideMark/>
          </w:tcPr>
          <w:p w:rsidR="00110C18" w:rsidRPr="0056388D" w:rsidRDefault="00110C18" w:rsidP="00063728">
            <w:pPr>
              <w:rPr>
                <w:ins w:id="38205" w:author="KIM, Jason" w:date="2019-04-02T13:39:00Z"/>
                <w:rFonts w:ascii="Calibri" w:eastAsia="Times New Roman" w:hAnsi="Calibri" w:cs="Calibri"/>
                <w:color w:val="000000"/>
                <w:lang w:eastAsia="en-AU"/>
              </w:rPr>
            </w:pPr>
            <w:ins w:id="38206"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07" w:author="KIM, Jason" w:date="2019-04-02T13:39:00Z"/>
                <w:rFonts w:ascii="Calibri" w:eastAsia="Times New Roman" w:hAnsi="Calibri" w:cs="Calibri"/>
                <w:color w:val="000000"/>
                <w:lang w:eastAsia="en-AU"/>
              </w:rPr>
            </w:pPr>
            <w:ins w:id="3820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09" w:author="KIM, Jason" w:date="2019-04-02T13:39:00Z"/>
                <w:rFonts w:ascii="Calibri" w:eastAsia="Times New Roman" w:hAnsi="Calibri" w:cs="Calibri"/>
                <w:color w:val="000000"/>
                <w:lang w:eastAsia="en-AU"/>
              </w:rPr>
            </w:pPr>
            <w:ins w:id="38210" w:author="KIM, Jason" w:date="2019-04-02T13:39:00Z">
              <w:r w:rsidRPr="0056388D">
                <w:rPr>
                  <w:rFonts w:ascii="Calibri" w:eastAsia="Times New Roman" w:hAnsi="Calibri" w:cs="Calibri"/>
                  <w:color w:val="000000"/>
                  <w:lang w:eastAsia="en-AU"/>
                </w:rPr>
                <w:t>LLS2804</w:t>
              </w:r>
            </w:ins>
          </w:p>
        </w:tc>
        <w:tc>
          <w:tcPr>
            <w:tcW w:w="933" w:type="pct"/>
            <w:noWrap/>
            <w:hideMark/>
          </w:tcPr>
          <w:p w:rsidR="00110C18" w:rsidRPr="0056388D" w:rsidRDefault="00110C18" w:rsidP="00063728">
            <w:pPr>
              <w:rPr>
                <w:ins w:id="38211" w:author="KIM, Jason" w:date="2019-04-02T13:39:00Z"/>
                <w:rFonts w:ascii="Calibri" w:eastAsia="Times New Roman" w:hAnsi="Calibri" w:cs="Calibri"/>
                <w:color w:val="000000"/>
                <w:lang w:eastAsia="en-AU"/>
              </w:rPr>
            </w:pPr>
            <w:ins w:id="382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13" w:author="KIM, Jason" w:date="2019-04-02T13:39:00Z"/>
                <w:rFonts w:ascii="Calibri" w:eastAsia="Times New Roman" w:hAnsi="Calibri" w:cs="Calibri"/>
                <w:color w:val="000000"/>
                <w:lang w:eastAsia="en-AU"/>
              </w:rPr>
            </w:pPr>
            <w:ins w:id="38214" w:author="KIM, Jason" w:date="2019-04-02T13:39:00Z">
              <w:r w:rsidRPr="0056388D">
                <w:rPr>
                  <w:rFonts w:ascii="Calibri" w:eastAsia="Times New Roman" w:hAnsi="Calibri" w:cs="Calibri"/>
                  <w:color w:val="000000"/>
                  <w:lang w:eastAsia="en-AU"/>
                </w:rPr>
                <w:t>Chainage 9672</w:t>
              </w:r>
            </w:ins>
          </w:p>
        </w:tc>
        <w:tc>
          <w:tcPr>
            <w:tcW w:w="764" w:type="pct"/>
            <w:noWrap/>
            <w:hideMark/>
          </w:tcPr>
          <w:p w:rsidR="00110C18" w:rsidRPr="0056388D" w:rsidRDefault="00110C18" w:rsidP="00063728">
            <w:pPr>
              <w:jc w:val="right"/>
              <w:rPr>
                <w:ins w:id="38215" w:author="KIM, Jason" w:date="2019-04-02T13:39:00Z"/>
                <w:rFonts w:ascii="Calibri" w:eastAsia="Times New Roman" w:hAnsi="Calibri" w:cs="Calibri"/>
                <w:color w:val="000000"/>
                <w:lang w:eastAsia="en-AU"/>
              </w:rPr>
            </w:pPr>
            <w:ins w:id="382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17" w:author="KIM, Jason" w:date="2019-04-02T13:39:00Z"/>
        </w:trPr>
        <w:tc>
          <w:tcPr>
            <w:tcW w:w="708" w:type="pct"/>
            <w:vMerge/>
            <w:hideMark/>
          </w:tcPr>
          <w:p w:rsidR="00110C18" w:rsidRPr="0056388D" w:rsidRDefault="00110C18" w:rsidP="00063728">
            <w:pPr>
              <w:rPr>
                <w:ins w:id="382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19" w:author="KIM, Jason" w:date="2019-04-02T13:39:00Z"/>
                <w:rFonts w:ascii="Calibri" w:eastAsia="Times New Roman" w:hAnsi="Calibri" w:cs="Calibri"/>
                <w:color w:val="000000"/>
                <w:lang w:eastAsia="en-AU"/>
              </w:rPr>
            </w:pPr>
            <w:ins w:id="38220"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21" w:author="KIM, Jason" w:date="2019-04-02T13:39:00Z"/>
                <w:rFonts w:ascii="Calibri" w:eastAsia="Times New Roman" w:hAnsi="Calibri" w:cs="Calibri"/>
                <w:color w:val="000000"/>
                <w:lang w:eastAsia="en-AU"/>
              </w:rPr>
            </w:pPr>
            <w:ins w:id="3822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23" w:author="KIM, Jason" w:date="2019-04-02T13:39:00Z"/>
                <w:rFonts w:ascii="Calibri" w:eastAsia="Times New Roman" w:hAnsi="Calibri" w:cs="Calibri"/>
                <w:color w:val="000000"/>
                <w:lang w:eastAsia="en-AU"/>
              </w:rPr>
            </w:pPr>
            <w:ins w:id="38224" w:author="KIM, Jason" w:date="2019-04-02T13:39:00Z">
              <w:r w:rsidRPr="0056388D">
                <w:rPr>
                  <w:rFonts w:ascii="Calibri" w:eastAsia="Times New Roman" w:hAnsi="Calibri" w:cs="Calibri"/>
                  <w:color w:val="000000"/>
                  <w:lang w:eastAsia="en-AU"/>
                </w:rPr>
                <w:t>LLS2805</w:t>
              </w:r>
            </w:ins>
          </w:p>
        </w:tc>
        <w:tc>
          <w:tcPr>
            <w:tcW w:w="933" w:type="pct"/>
            <w:noWrap/>
            <w:hideMark/>
          </w:tcPr>
          <w:p w:rsidR="00110C18" w:rsidRPr="0056388D" w:rsidRDefault="00110C18" w:rsidP="00063728">
            <w:pPr>
              <w:rPr>
                <w:ins w:id="38225" w:author="KIM, Jason" w:date="2019-04-02T13:39:00Z"/>
                <w:rFonts w:ascii="Calibri" w:eastAsia="Times New Roman" w:hAnsi="Calibri" w:cs="Calibri"/>
                <w:color w:val="000000"/>
                <w:lang w:eastAsia="en-AU"/>
              </w:rPr>
            </w:pPr>
            <w:ins w:id="382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27" w:author="KIM, Jason" w:date="2019-04-02T13:39:00Z"/>
                <w:rFonts w:ascii="Calibri" w:eastAsia="Times New Roman" w:hAnsi="Calibri" w:cs="Calibri"/>
                <w:color w:val="000000"/>
                <w:lang w:eastAsia="en-AU"/>
              </w:rPr>
            </w:pPr>
            <w:ins w:id="38228" w:author="KIM, Jason" w:date="2019-04-02T13:39:00Z">
              <w:r w:rsidRPr="0056388D">
                <w:rPr>
                  <w:rFonts w:ascii="Calibri" w:eastAsia="Times New Roman" w:hAnsi="Calibri" w:cs="Calibri"/>
                  <w:color w:val="000000"/>
                  <w:lang w:eastAsia="en-AU"/>
                </w:rPr>
                <w:t>Chainage 9682</w:t>
              </w:r>
            </w:ins>
          </w:p>
        </w:tc>
        <w:tc>
          <w:tcPr>
            <w:tcW w:w="764" w:type="pct"/>
            <w:noWrap/>
            <w:hideMark/>
          </w:tcPr>
          <w:p w:rsidR="00110C18" w:rsidRPr="0056388D" w:rsidRDefault="00110C18" w:rsidP="00063728">
            <w:pPr>
              <w:jc w:val="right"/>
              <w:rPr>
                <w:ins w:id="38229" w:author="KIM, Jason" w:date="2019-04-02T13:39:00Z"/>
                <w:rFonts w:ascii="Calibri" w:eastAsia="Times New Roman" w:hAnsi="Calibri" w:cs="Calibri"/>
                <w:color w:val="000000"/>
                <w:lang w:eastAsia="en-AU"/>
              </w:rPr>
            </w:pPr>
            <w:ins w:id="382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31" w:author="KIM, Jason" w:date="2019-04-02T13:39:00Z"/>
        </w:trPr>
        <w:tc>
          <w:tcPr>
            <w:tcW w:w="708" w:type="pct"/>
            <w:vMerge/>
            <w:hideMark/>
          </w:tcPr>
          <w:p w:rsidR="00110C18" w:rsidRPr="0056388D" w:rsidRDefault="00110C18" w:rsidP="00063728">
            <w:pPr>
              <w:rPr>
                <w:ins w:id="382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33" w:author="KIM, Jason" w:date="2019-04-02T13:39:00Z"/>
                <w:rFonts w:ascii="Calibri" w:eastAsia="Times New Roman" w:hAnsi="Calibri" w:cs="Calibri"/>
                <w:color w:val="000000"/>
                <w:lang w:eastAsia="en-AU"/>
              </w:rPr>
            </w:pPr>
            <w:ins w:id="38234"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35" w:author="KIM, Jason" w:date="2019-04-02T13:39:00Z"/>
                <w:rFonts w:ascii="Calibri" w:eastAsia="Times New Roman" w:hAnsi="Calibri" w:cs="Calibri"/>
                <w:color w:val="000000"/>
                <w:lang w:eastAsia="en-AU"/>
              </w:rPr>
            </w:pPr>
            <w:ins w:id="3823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37" w:author="KIM, Jason" w:date="2019-04-02T13:39:00Z"/>
                <w:rFonts w:ascii="Calibri" w:eastAsia="Times New Roman" w:hAnsi="Calibri" w:cs="Calibri"/>
                <w:color w:val="000000"/>
                <w:lang w:eastAsia="en-AU"/>
              </w:rPr>
            </w:pPr>
            <w:ins w:id="38238" w:author="KIM, Jason" w:date="2019-04-02T13:39:00Z">
              <w:r w:rsidRPr="0056388D">
                <w:rPr>
                  <w:rFonts w:ascii="Calibri" w:eastAsia="Times New Roman" w:hAnsi="Calibri" w:cs="Calibri"/>
                  <w:color w:val="000000"/>
                  <w:lang w:eastAsia="en-AU"/>
                </w:rPr>
                <w:t>LLS2806</w:t>
              </w:r>
            </w:ins>
          </w:p>
        </w:tc>
        <w:tc>
          <w:tcPr>
            <w:tcW w:w="933" w:type="pct"/>
            <w:noWrap/>
            <w:hideMark/>
          </w:tcPr>
          <w:p w:rsidR="00110C18" w:rsidRPr="0056388D" w:rsidRDefault="00110C18" w:rsidP="00063728">
            <w:pPr>
              <w:rPr>
                <w:ins w:id="38239" w:author="KIM, Jason" w:date="2019-04-02T13:39:00Z"/>
                <w:rFonts w:ascii="Calibri" w:eastAsia="Times New Roman" w:hAnsi="Calibri" w:cs="Calibri"/>
                <w:color w:val="000000"/>
                <w:lang w:eastAsia="en-AU"/>
              </w:rPr>
            </w:pPr>
            <w:ins w:id="382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41" w:author="KIM, Jason" w:date="2019-04-02T13:39:00Z"/>
                <w:rFonts w:ascii="Calibri" w:eastAsia="Times New Roman" w:hAnsi="Calibri" w:cs="Calibri"/>
                <w:color w:val="000000"/>
                <w:lang w:eastAsia="en-AU"/>
              </w:rPr>
            </w:pPr>
            <w:ins w:id="38242" w:author="KIM, Jason" w:date="2019-04-02T13:39:00Z">
              <w:r w:rsidRPr="0056388D">
                <w:rPr>
                  <w:rFonts w:ascii="Calibri" w:eastAsia="Times New Roman" w:hAnsi="Calibri" w:cs="Calibri"/>
                  <w:color w:val="000000"/>
                  <w:lang w:eastAsia="en-AU"/>
                </w:rPr>
                <w:t>Chainage 9692</w:t>
              </w:r>
            </w:ins>
          </w:p>
        </w:tc>
        <w:tc>
          <w:tcPr>
            <w:tcW w:w="764" w:type="pct"/>
            <w:noWrap/>
            <w:hideMark/>
          </w:tcPr>
          <w:p w:rsidR="00110C18" w:rsidRPr="0056388D" w:rsidRDefault="00110C18" w:rsidP="00063728">
            <w:pPr>
              <w:jc w:val="right"/>
              <w:rPr>
                <w:ins w:id="38243" w:author="KIM, Jason" w:date="2019-04-02T13:39:00Z"/>
                <w:rFonts w:ascii="Calibri" w:eastAsia="Times New Roman" w:hAnsi="Calibri" w:cs="Calibri"/>
                <w:color w:val="000000"/>
                <w:lang w:eastAsia="en-AU"/>
              </w:rPr>
            </w:pPr>
            <w:ins w:id="382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45" w:author="KIM, Jason" w:date="2019-04-02T13:39:00Z"/>
        </w:trPr>
        <w:tc>
          <w:tcPr>
            <w:tcW w:w="708" w:type="pct"/>
            <w:vMerge/>
            <w:hideMark/>
          </w:tcPr>
          <w:p w:rsidR="00110C18" w:rsidRPr="0056388D" w:rsidRDefault="00110C18" w:rsidP="00063728">
            <w:pPr>
              <w:rPr>
                <w:ins w:id="382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47" w:author="KIM, Jason" w:date="2019-04-02T13:39:00Z"/>
                <w:rFonts w:ascii="Calibri" w:eastAsia="Times New Roman" w:hAnsi="Calibri" w:cs="Calibri"/>
                <w:color w:val="000000"/>
                <w:lang w:eastAsia="en-AU"/>
              </w:rPr>
            </w:pPr>
            <w:ins w:id="38248"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49" w:author="KIM, Jason" w:date="2019-04-02T13:39:00Z"/>
                <w:rFonts w:ascii="Calibri" w:eastAsia="Times New Roman" w:hAnsi="Calibri" w:cs="Calibri"/>
                <w:color w:val="000000"/>
                <w:lang w:eastAsia="en-AU"/>
              </w:rPr>
            </w:pPr>
            <w:ins w:id="3825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51" w:author="KIM, Jason" w:date="2019-04-02T13:39:00Z"/>
                <w:rFonts w:ascii="Calibri" w:eastAsia="Times New Roman" w:hAnsi="Calibri" w:cs="Calibri"/>
                <w:color w:val="000000"/>
                <w:lang w:eastAsia="en-AU"/>
              </w:rPr>
            </w:pPr>
            <w:ins w:id="38252" w:author="KIM, Jason" w:date="2019-04-02T13:39:00Z">
              <w:r w:rsidRPr="0056388D">
                <w:rPr>
                  <w:rFonts w:ascii="Calibri" w:eastAsia="Times New Roman" w:hAnsi="Calibri" w:cs="Calibri"/>
                  <w:color w:val="000000"/>
                  <w:lang w:eastAsia="en-AU"/>
                </w:rPr>
                <w:t>LLS2807</w:t>
              </w:r>
            </w:ins>
          </w:p>
        </w:tc>
        <w:tc>
          <w:tcPr>
            <w:tcW w:w="933" w:type="pct"/>
            <w:noWrap/>
            <w:hideMark/>
          </w:tcPr>
          <w:p w:rsidR="00110C18" w:rsidRPr="0056388D" w:rsidRDefault="00110C18" w:rsidP="00063728">
            <w:pPr>
              <w:rPr>
                <w:ins w:id="38253" w:author="KIM, Jason" w:date="2019-04-02T13:39:00Z"/>
                <w:rFonts w:ascii="Calibri" w:eastAsia="Times New Roman" w:hAnsi="Calibri" w:cs="Calibri"/>
                <w:color w:val="000000"/>
                <w:lang w:eastAsia="en-AU"/>
              </w:rPr>
            </w:pPr>
            <w:ins w:id="382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55" w:author="KIM, Jason" w:date="2019-04-02T13:39:00Z"/>
                <w:rFonts w:ascii="Calibri" w:eastAsia="Times New Roman" w:hAnsi="Calibri" w:cs="Calibri"/>
                <w:color w:val="000000"/>
                <w:lang w:eastAsia="en-AU"/>
              </w:rPr>
            </w:pPr>
            <w:ins w:id="38256" w:author="KIM, Jason" w:date="2019-04-02T13:39:00Z">
              <w:r w:rsidRPr="0056388D">
                <w:rPr>
                  <w:rFonts w:ascii="Calibri" w:eastAsia="Times New Roman" w:hAnsi="Calibri" w:cs="Calibri"/>
                  <w:color w:val="000000"/>
                  <w:lang w:eastAsia="en-AU"/>
                </w:rPr>
                <w:t>Chainage 9702</w:t>
              </w:r>
            </w:ins>
          </w:p>
        </w:tc>
        <w:tc>
          <w:tcPr>
            <w:tcW w:w="764" w:type="pct"/>
            <w:noWrap/>
            <w:hideMark/>
          </w:tcPr>
          <w:p w:rsidR="00110C18" w:rsidRPr="0056388D" w:rsidRDefault="00110C18" w:rsidP="00063728">
            <w:pPr>
              <w:jc w:val="right"/>
              <w:rPr>
                <w:ins w:id="38257" w:author="KIM, Jason" w:date="2019-04-02T13:39:00Z"/>
                <w:rFonts w:ascii="Calibri" w:eastAsia="Times New Roman" w:hAnsi="Calibri" w:cs="Calibri"/>
                <w:color w:val="000000"/>
                <w:lang w:eastAsia="en-AU"/>
              </w:rPr>
            </w:pPr>
            <w:ins w:id="382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59" w:author="KIM, Jason" w:date="2019-04-02T13:39:00Z"/>
        </w:trPr>
        <w:tc>
          <w:tcPr>
            <w:tcW w:w="708" w:type="pct"/>
            <w:vMerge w:val="restart"/>
            <w:noWrap/>
            <w:hideMark/>
          </w:tcPr>
          <w:p w:rsidR="00110C18" w:rsidRPr="0056388D" w:rsidRDefault="00110C18" w:rsidP="00063728">
            <w:pPr>
              <w:rPr>
                <w:ins w:id="38260" w:author="KIM, Jason" w:date="2019-04-02T13:39:00Z"/>
                <w:rFonts w:ascii="Calibri" w:eastAsia="Times New Roman" w:hAnsi="Calibri" w:cs="Calibri"/>
                <w:color w:val="000000"/>
                <w:lang w:eastAsia="en-AU"/>
              </w:rPr>
            </w:pPr>
            <w:ins w:id="38261" w:author="KIM, Jason" w:date="2019-04-02T13:39:00Z">
              <w:r w:rsidRPr="0056388D">
                <w:rPr>
                  <w:rFonts w:ascii="Calibri" w:eastAsia="Times New Roman" w:hAnsi="Calibri" w:cs="Calibri"/>
                  <w:color w:val="000000"/>
                  <w:lang w:eastAsia="en-AU"/>
                </w:rPr>
                <w:t>LLE74K81</w:t>
              </w:r>
            </w:ins>
          </w:p>
        </w:tc>
        <w:tc>
          <w:tcPr>
            <w:tcW w:w="605" w:type="pct"/>
            <w:noWrap/>
            <w:hideMark/>
          </w:tcPr>
          <w:p w:rsidR="00110C18" w:rsidRPr="0056388D" w:rsidRDefault="00110C18" w:rsidP="00063728">
            <w:pPr>
              <w:rPr>
                <w:ins w:id="38262" w:author="KIM, Jason" w:date="2019-04-02T13:39:00Z"/>
                <w:rFonts w:ascii="Calibri" w:eastAsia="Times New Roman" w:hAnsi="Calibri" w:cs="Calibri"/>
                <w:color w:val="000000"/>
                <w:lang w:eastAsia="en-AU"/>
              </w:rPr>
            </w:pPr>
            <w:ins w:id="38263"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64" w:author="KIM, Jason" w:date="2019-04-02T13:39:00Z"/>
                <w:rFonts w:ascii="Calibri" w:eastAsia="Times New Roman" w:hAnsi="Calibri" w:cs="Calibri"/>
                <w:color w:val="000000"/>
                <w:lang w:eastAsia="en-AU"/>
              </w:rPr>
            </w:pPr>
            <w:ins w:id="382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66" w:author="KIM, Jason" w:date="2019-04-02T13:39:00Z"/>
                <w:rFonts w:ascii="Calibri" w:eastAsia="Times New Roman" w:hAnsi="Calibri" w:cs="Calibri"/>
                <w:color w:val="000000"/>
                <w:lang w:eastAsia="en-AU"/>
              </w:rPr>
            </w:pPr>
            <w:ins w:id="38267" w:author="KIM, Jason" w:date="2019-04-02T13:39:00Z">
              <w:r w:rsidRPr="0056388D">
                <w:rPr>
                  <w:rFonts w:ascii="Calibri" w:eastAsia="Times New Roman" w:hAnsi="Calibri" w:cs="Calibri"/>
                  <w:color w:val="000000"/>
                  <w:lang w:eastAsia="en-AU"/>
                </w:rPr>
                <w:t>LLS2794</w:t>
              </w:r>
            </w:ins>
          </w:p>
        </w:tc>
        <w:tc>
          <w:tcPr>
            <w:tcW w:w="933" w:type="pct"/>
            <w:noWrap/>
            <w:hideMark/>
          </w:tcPr>
          <w:p w:rsidR="00110C18" w:rsidRPr="0056388D" w:rsidRDefault="00110C18" w:rsidP="00063728">
            <w:pPr>
              <w:rPr>
                <w:ins w:id="38268" w:author="KIM, Jason" w:date="2019-04-02T13:39:00Z"/>
                <w:rFonts w:ascii="Calibri" w:eastAsia="Times New Roman" w:hAnsi="Calibri" w:cs="Calibri"/>
                <w:color w:val="000000"/>
                <w:lang w:eastAsia="en-AU"/>
              </w:rPr>
            </w:pPr>
            <w:ins w:id="382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70" w:author="KIM, Jason" w:date="2019-04-02T13:39:00Z"/>
                <w:rFonts w:ascii="Calibri" w:eastAsia="Times New Roman" w:hAnsi="Calibri" w:cs="Calibri"/>
                <w:color w:val="000000"/>
                <w:lang w:eastAsia="en-AU"/>
              </w:rPr>
            </w:pPr>
            <w:ins w:id="38271" w:author="KIM, Jason" w:date="2019-04-02T13:39:00Z">
              <w:r w:rsidRPr="0056388D">
                <w:rPr>
                  <w:rFonts w:ascii="Calibri" w:eastAsia="Times New Roman" w:hAnsi="Calibri" w:cs="Calibri"/>
                  <w:color w:val="000000"/>
                  <w:lang w:eastAsia="en-AU"/>
                </w:rPr>
                <w:t>Chainage 9560</w:t>
              </w:r>
            </w:ins>
          </w:p>
        </w:tc>
        <w:tc>
          <w:tcPr>
            <w:tcW w:w="764" w:type="pct"/>
            <w:noWrap/>
            <w:hideMark/>
          </w:tcPr>
          <w:p w:rsidR="00110C18" w:rsidRPr="0056388D" w:rsidRDefault="00110C18" w:rsidP="00063728">
            <w:pPr>
              <w:jc w:val="right"/>
              <w:rPr>
                <w:ins w:id="38272" w:author="KIM, Jason" w:date="2019-04-02T13:39:00Z"/>
                <w:rFonts w:ascii="Calibri" w:eastAsia="Times New Roman" w:hAnsi="Calibri" w:cs="Calibri"/>
                <w:color w:val="000000"/>
                <w:lang w:eastAsia="en-AU"/>
              </w:rPr>
            </w:pPr>
            <w:ins w:id="382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74" w:author="KIM, Jason" w:date="2019-04-02T13:39:00Z"/>
        </w:trPr>
        <w:tc>
          <w:tcPr>
            <w:tcW w:w="708" w:type="pct"/>
            <w:vMerge/>
            <w:hideMark/>
          </w:tcPr>
          <w:p w:rsidR="00110C18" w:rsidRPr="0056388D" w:rsidRDefault="00110C18" w:rsidP="00063728">
            <w:pPr>
              <w:rPr>
                <w:ins w:id="382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76" w:author="KIM, Jason" w:date="2019-04-02T13:39:00Z"/>
                <w:rFonts w:ascii="Calibri" w:eastAsia="Times New Roman" w:hAnsi="Calibri" w:cs="Calibri"/>
                <w:color w:val="000000"/>
                <w:lang w:eastAsia="en-AU"/>
              </w:rPr>
            </w:pPr>
            <w:ins w:id="38277"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78" w:author="KIM, Jason" w:date="2019-04-02T13:39:00Z"/>
                <w:rFonts w:ascii="Calibri" w:eastAsia="Times New Roman" w:hAnsi="Calibri" w:cs="Calibri"/>
                <w:color w:val="000000"/>
                <w:lang w:eastAsia="en-AU"/>
              </w:rPr>
            </w:pPr>
            <w:ins w:id="382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80" w:author="KIM, Jason" w:date="2019-04-02T13:39:00Z"/>
                <w:rFonts w:ascii="Calibri" w:eastAsia="Times New Roman" w:hAnsi="Calibri" w:cs="Calibri"/>
                <w:color w:val="000000"/>
                <w:lang w:eastAsia="en-AU"/>
              </w:rPr>
            </w:pPr>
            <w:ins w:id="38281" w:author="KIM, Jason" w:date="2019-04-02T13:39:00Z">
              <w:r w:rsidRPr="0056388D">
                <w:rPr>
                  <w:rFonts w:ascii="Calibri" w:eastAsia="Times New Roman" w:hAnsi="Calibri" w:cs="Calibri"/>
                  <w:color w:val="000000"/>
                  <w:lang w:eastAsia="en-AU"/>
                </w:rPr>
                <w:t>LLS2795</w:t>
              </w:r>
            </w:ins>
          </w:p>
        </w:tc>
        <w:tc>
          <w:tcPr>
            <w:tcW w:w="933" w:type="pct"/>
            <w:noWrap/>
            <w:hideMark/>
          </w:tcPr>
          <w:p w:rsidR="00110C18" w:rsidRPr="0056388D" w:rsidRDefault="00110C18" w:rsidP="00063728">
            <w:pPr>
              <w:rPr>
                <w:ins w:id="38282" w:author="KIM, Jason" w:date="2019-04-02T13:39:00Z"/>
                <w:rFonts w:ascii="Calibri" w:eastAsia="Times New Roman" w:hAnsi="Calibri" w:cs="Calibri"/>
                <w:color w:val="000000"/>
                <w:lang w:eastAsia="en-AU"/>
              </w:rPr>
            </w:pPr>
            <w:ins w:id="382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84" w:author="KIM, Jason" w:date="2019-04-02T13:39:00Z"/>
                <w:rFonts w:ascii="Calibri" w:eastAsia="Times New Roman" w:hAnsi="Calibri" w:cs="Calibri"/>
                <w:color w:val="000000"/>
                <w:lang w:eastAsia="en-AU"/>
              </w:rPr>
            </w:pPr>
            <w:ins w:id="38285" w:author="KIM, Jason" w:date="2019-04-02T13:39:00Z">
              <w:r w:rsidRPr="0056388D">
                <w:rPr>
                  <w:rFonts w:ascii="Calibri" w:eastAsia="Times New Roman" w:hAnsi="Calibri" w:cs="Calibri"/>
                  <w:color w:val="000000"/>
                  <w:lang w:eastAsia="en-AU"/>
                </w:rPr>
                <w:t>Chainage 9570</w:t>
              </w:r>
            </w:ins>
          </w:p>
        </w:tc>
        <w:tc>
          <w:tcPr>
            <w:tcW w:w="764" w:type="pct"/>
            <w:noWrap/>
            <w:hideMark/>
          </w:tcPr>
          <w:p w:rsidR="00110C18" w:rsidRPr="0056388D" w:rsidRDefault="00110C18" w:rsidP="00063728">
            <w:pPr>
              <w:jc w:val="right"/>
              <w:rPr>
                <w:ins w:id="38286" w:author="KIM, Jason" w:date="2019-04-02T13:39:00Z"/>
                <w:rFonts w:ascii="Calibri" w:eastAsia="Times New Roman" w:hAnsi="Calibri" w:cs="Calibri"/>
                <w:color w:val="000000"/>
                <w:lang w:eastAsia="en-AU"/>
              </w:rPr>
            </w:pPr>
            <w:ins w:id="382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88" w:author="KIM, Jason" w:date="2019-04-02T13:39:00Z"/>
        </w:trPr>
        <w:tc>
          <w:tcPr>
            <w:tcW w:w="708" w:type="pct"/>
            <w:vMerge/>
            <w:hideMark/>
          </w:tcPr>
          <w:p w:rsidR="00110C18" w:rsidRPr="0056388D" w:rsidRDefault="00110C18" w:rsidP="00063728">
            <w:pPr>
              <w:rPr>
                <w:ins w:id="382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90" w:author="KIM, Jason" w:date="2019-04-02T13:39:00Z"/>
                <w:rFonts w:ascii="Calibri" w:eastAsia="Times New Roman" w:hAnsi="Calibri" w:cs="Calibri"/>
                <w:color w:val="000000"/>
                <w:lang w:eastAsia="en-AU"/>
              </w:rPr>
            </w:pPr>
            <w:ins w:id="38291"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92" w:author="KIM, Jason" w:date="2019-04-02T13:39:00Z"/>
                <w:rFonts w:ascii="Calibri" w:eastAsia="Times New Roman" w:hAnsi="Calibri" w:cs="Calibri"/>
                <w:color w:val="000000"/>
                <w:lang w:eastAsia="en-AU"/>
              </w:rPr>
            </w:pPr>
            <w:ins w:id="382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94" w:author="KIM, Jason" w:date="2019-04-02T13:39:00Z"/>
                <w:rFonts w:ascii="Calibri" w:eastAsia="Times New Roman" w:hAnsi="Calibri" w:cs="Calibri"/>
                <w:color w:val="000000"/>
                <w:lang w:eastAsia="en-AU"/>
              </w:rPr>
            </w:pPr>
            <w:ins w:id="38295" w:author="KIM, Jason" w:date="2019-04-02T13:39:00Z">
              <w:r w:rsidRPr="0056388D">
                <w:rPr>
                  <w:rFonts w:ascii="Calibri" w:eastAsia="Times New Roman" w:hAnsi="Calibri" w:cs="Calibri"/>
                  <w:color w:val="000000"/>
                  <w:lang w:eastAsia="en-AU"/>
                </w:rPr>
                <w:t>LLS2796</w:t>
              </w:r>
            </w:ins>
          </w:p>
        </w:tc>
        <w:tc>
          <w:tcPr>
            <w:tcW w:w="933" w:type="pct"/>
            <w:noWrap/>
            <w:hideMark/>
          </w:tcPr>
          <w:p w:rsidR="00110C18" w:rsidRPr="0056388D" w:rsidRDefault="00110C18" w:rsidP="00063728">
            <w:pPr>
              <w:rPr>
                <w:ins w:id="38296" w:author="KIM, Jason" w:date="2019-04-02T13:39:00Z"/>
                <w:rFonts w:ascii="Calibri" w:eastAsia="Times New Roman" w:hAnsi="Calibri" w:cs="Calibri"/>
                <w:color w:val="000000"/>
                <w:lang w:eastAsia="en-AU"/>
              </w:rPr>
            </w:pPr>
            <w:ins w:id="382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98" w:author="KIM, Jason" w:date="2019-04-02T13:39:00Z"/>
                <w:rFonts w:ascii="Calibri" w:eastAsia="Times New Roman" w:hAnsi="Calibri" w:cs="Calibri"/>
                <w:color w:val="000000"/>
                <w:lang w:eastAsia="en-AU"/>
              </w:rPr>
            </w:pPr>
            <w:ins w:id="38299" w:author="KIM, Jason" w:date="2019-04-02T13:39:00Z">
              <w:r w:rsidRPr="0056388D">
                <w:rPr>
                  <w:rFonts w:ascii="Calibri" w:eastAsia="Times New Roman" w:hAnsi="Calibri" w:cs="Calibri"/>
                  <w:color w:val="000000"/>
                  <w:lang w:eastAsia="en-AU"/>
                </w:rPr>
                <w:t>Chainage 9580</w:t>
              </w:r>
            </w:ins>
          </w:p>
        </w:tc>
        <w:tc>
          <w:tcPr>
            <w:tcW w:w="764" w:type="pct"/>
            <w:noWrap/>
            <w:hideMark/>
          </w:tcPr>
          <w:p w:rsidR="00110C18" w:rsidRPr="0056388D" w:rsidRDefault="00110C18" w:rsidP="00063728">
            <w:pPr>
              <w:jc w:val="right"/>
              <w:rPr>
                <w:ins w:id="38300" w:author="KIM, Jason" w:date="2019-04-02T13:39:00Z"/>
                <w:rFonts w:ascii="Calibri" w:eastAsia="Times New Roman" w:hAnsi="Calibri" w:cs="Calibri"/>
                <w:color w:val="000000"/>
                <w:lang w:eastAsia="en-AU"/>
              </w:rPr>
            </w:pPr>
            <w:ins w:id="383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02" w:author="KIM, Jason" w:date="2019-04-02T13:39:00Z"/>
        </w:trPr>
        <w:tc>
          <w:tcPr>
            <w:tcW w:w="708" w:type="pct"/>
            <w:vMerge/>
            <w:hideMark/>
          </w:tcPr>
          <w:p w:rsidR="00110C18" w:rsidRPr="0056388D" w:rsidRDefault="00110C18" w:rsidP="00063728">
            <w:pPr>
              <w:rPr>
                <w:ins w:id="383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04" w:author="KIM, Jason" w:date="2019-04-02T13:39:00Z"/>
                <w:rFonts w:ascii="Calibri" w:eastAsia="Times New Roman" w:hAnsi="Calibri" w:cs="Calibri"/>
                <w:color w:val="000000"/>
                <w:lang w:eastAsia="en-AU"/>
              </w:rPr>
            </w:pPr>
            <w:ins w:id="38305"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06" w:author="KIM, Jason" w:date="2019-04-02T13:39:00Z"/>
                <w:rFonts w:ascii="Calibri" w:eastAsia="Times New Roman" w:hAnsi="Calibri" w:cs="Calibri"/>
                <w:color w:val="000000"/>
                <w:lang w:eastAsia="en-AU"/>
              </w:rPr>
            </w:pPr>
            <w:ins w:id="383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08" w:author="KIM, Jason" w:date="2019-04-02T13:39:00Z"/>
                <w:rFonts w:ascii="Calibri" w:eastAsia="Times New Roman" w:hAnsi="Calibri" w:cs="Calibri"/>
                <w:color w:val="000000"/>
                <w:lang w:eastAsia="en-AU"/>
              </w:rPr>
            </w:pPr>
            <w:ins w:id="38309" w:author="KIM, Jason" w:date="2019-04-02T13:39:00Z">
              <w:r w:rsidRPr="0056388D">
                <w:rPr>
                  <w:rFonts w:ascii="Calibri" w:eastAsia="Times New Roman" w:hAnsi="Calibri" w:cs="Calibri"/>
                  <w:color w:val="000000"/>
                  <w:lang w:eastAsia="en-AU"/>
                </w:rPr>
                <w:t>LLS2797</w:t>
              </w:r>
            </w:ins>
          </w:p>
        </w:tc>
        <w:tc>
          <w:tcPr>
            <w:tcW w:w="933" w:type="pct"/>
            <w:noWrap/>
            <w:hideMark/>
          </w:tcPr>
          <w:p w:rsidR="00110C18" w:rsidRPr="0056388D" w:rsidRDefault="00110C18" w:rsidP="00063728">
            <w:pPr>
              <w:rPr>
                <w:ins w:id="38310" w:author="KIM, Jason" w:date="2019-04-02T13:39:00Z"/>
                <w:rFonts w:ascii="Calibri" w:eastAsia="Times New Roman" w:hAnsi="Calibri" w:cs="Calibri"/>
                <w:color w:val="000000"/>
                <w:lang w:eastAsia="en-AU"/>
              </w:rPr>
            </w:pPr>
            <w:ins w:id="383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12" w:author="KIM, Jason" w:date="2019-04-02T13:39:00Z"/>
                <w:rFonts w:ascii="Calibri" w:eastAsia="Times New Roman" w:hAnsi="Calibri" w:cs="Calibri"/>
                <w:color w:val="000000"/>
                <w:lang w:eastAsia="en-AU"/>
              </w:rPr>
            </w:pPr>
            <w:ins w:id="38313" w:author="KIM, Jason" w:date="2019-04-02T13:39:00Z">
              <w:r w:rsidRPr="0056388D">
                <w:rPr>
                  <w:rFonts w:ascii="Calibri" w:eastAsia="Times New Roman" w:hAnsi="Calibri" w:cs="Calibri"/>
                  <w:color w:val="000000"/>
                  <w:lang w:eastAsia="en-AU"/>
                </w:rPr>
                <w:t>Chainage 9590</w:t>
              </w:r>
            </w:ins>
          </w:p>
        </w:tc>
        <w:tc>
          <w:tcPr>
            <w:tcW w:w="764" w:type="pct"/>
            <w:noWrap/>
            <w:hideMark/>
          </w:tcPr>
          <w:p w:rsidR="00110C18" w:rsidRPr="0056388D" w:rsidRDefault="00110C18" w:rsidP="00063728">
            <w:pPr>
              <w:jc w:val="right"/>
              <w:rPr>
                <w:ins w:id="38314" w:author="KIM, Jason" w:date="2019-04-02T13:39:00Z"/>
                <w:rFonts w:ascii="Calibri" w:eastAsia="Times New Roman" w:hAnsi="Calibri" w:cs="Calibri"/>
                <w:color w:val="000000"/>
                <w:lang w:eastAsia="en-AU"/>
              </w:rPr>
            </w:pPr>
            <w:ins w:id="383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16" w:author="KIM, Jason" w:date="2019-04-02T13:39:00Z"/>
        </w:trPr>
        <w:tc>
          <w:tcPr>
            <w:tcW w:w="708" w:type="pct"/>
            <w:vMerge/>
            <w:hideMark/>
          </w:tcPr>
          <w:p w:rsidR="00110C18" w:rsidRPr="0056388D" w:rsidRDefault="00110C18" w:rsidP="00063728">
            <w:pPr>
              <w:rPr>
                <w:ins w:id="383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18" w:author="KIM, Jason" w:date="2019-04-02T13:39:00Z"/>
                <w:rFonts w:ascii="Calibri" w:eastAsia="Times New Roman" w:hAnsi="Calibri" w:cs="Calibri"/>
                <w:color w:val="000000"/>
                <w:lang w:eastAsia="en-AU"/>
              </w:rPr>
            </w:pPr>
            <w:ins w:id="38319"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20" w:author="KIM, Jason" w:date="2019-04-02T13:39:00Z"/>
                <w:rFonts w:ascii="Calibri" w:eastAsia="Times New Roman" w:hAnsi="Calibri" w:cs="Calibri"/>
                <w:color w:val="000000"/>
                <w:lang w:eastAsia="en-AU"/>
              </w:rPr>
            </w:pPr>
            <w:ins w:id="383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22" w:author="KIM, Jason" w:date="2019-04-02T13:39:00Z"/>
                <w:rFonts w:ascii="Calibri" w:eastAsia="Times New Roman" w:hAnsi="Calibri" w:cs="Calibri"/>
                <w:color w:val="000000"/>
                <w:lang w:eastAsia="en-AU"/>
              </w:rPr>
            </w:pPr>
            <w:ins w:id="38323" w:author="KIM, Jason" w:date="2019-04-02T13:39:00Z">
              <w:r w:rsidRPr="0056388D">
                <w:rPr>
                  <w:rFonts w:ascii="Calibri" w:eastAsia="Times New Roman" w:hAnsi="Calibri" w:cs="Calibri"/>
                  <w:color w:val="000000"/>
                  <w:lang w:eastAsia="en-AU"/>
                </w:rPr>
                <w:t>LLS2798</w:t>
              </w:r>
            </w:ins>
          </w:p>
        </w:tc>
        <w:tc>
          <w:tcPr>
            <w:tcW w:w="933" w:type="pct"/>
            <w:noWrap/>
            <w:hideMark/>
          </w:tcPr>
          <w:p w:rsidR="00110C18" w:rsidRPr="0056388D" w:rsidRDefault="00110C18" w:rsidP="00063728">
            <w:pPr>
              <w:rPr>
                <w:ins w:id="38324" w:author="KIM, Jason" w:date="2019-04-02T13:39:00Z"/>
                <w:rFonts w:ascii="Calibri" w:eastAsia="Times New Roman" w:hAnsi="Calibri" w:cs="Calibri"/>
                <w:color w:val="000000"/>
                <w:lang w:eastAsia="en-AU"/>
              </w:rPr>
            </w:pPr>
            <w:ins w:id="383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26" w:author="KIM, Jason" w:date="2019-04-02T13:39:00Z"/>
                <w:rFonts w:ascii="Calibri" w:eastAsia="Times New Roman" w:hAnsi="Calibri" w:cs="Calibri"/>
                <w:color w:val="000000"/>
                <w:lang w:eastAsia="en-AU"/>
              </w:rPr>
            </w:pPr>
            <w:ins w:id="38327" w:author="KIM, Jason" w:date="2019-04-02T13:39:00Z">
              <w:r w:rsidRPr="0056388D">
                <w:rPr>
                  <w:rFonts w:ascii="Calibri" w:eastAsia="Times New Roman" w:hAnsi="Calibri" w:cs="Calibri"/>
                  <w:color w:val="000000"/>
                  <w:lang w:eastAsia="en-AU"/>
                </w:rPr>
                <w:t>Chainage 9600</w:t>
              </w:r>
            </w:ins>
          </w:p>
        </w:tc>
        <w:tc>
          <w:tcPr>
            <w:tcW w:w="764" w:type="pct"/>
            <w:noWrap/>
            <w:hideMark/>
          </w:tcPr>
          <w:p w:rsidR="00110C18" w:rsidRPr="0056388D" w:rsidRDefault="00110C18" w:rsidP="00063728">
            <w:pPr>
              <w:jc w:val="right"/>
              <w:rPr>
                <w:ins w:id="38328" w:author="KIM, Jason" w:date="2019-04-02T13:39:00Z"/>
                <w:rFonts w:ascii="Calibri" w:eastAsia="Times New Roman" w:hAnsi="Calibri" w:cs="Calibri"/>
                <w:color w:val="000000"/>
                <w:lang w:eastAsia="en-AU"/>
              </w:rPr>
            </w:pPr>
            <w:ins w:id="383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30" w:author="KIM, Jason" w:date="2019-04-02T13:39:00Z"/>
        </w:trPr>
        <w:tc>
          <w:tcPr>
            <w:tcW w:w="708" w:type="pct"/>
            <w:vMerge/>
            <w:hideMark/>
          </w:tcPr>
          <w:p w:rsidR="00110C18" w:rsidRPr="0056388D" w:rsidRDefault="00110C18" w:rsidP="00063728">
            <w:pPr>
              <w:rPr>
                <w:ins w:id="383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32" w:author="KIM, Jason" w:date="2019-04-02T13:39:00Z"/>
                <w:rFonts w:ascii="Calibri" w:eastAsia="Times New Roman" w:hAnsi="Calibri" w:cs="Calibri"/>
                <w:color w:val="000000"/>
                <w:lang w:eastAsia="en-AU"/>
              </w:rPr>
            </w:pPr>
            <w:ins w:id="38333"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34" w:author="KIM, Jason" w:date="2019-04-02T13:39:00Z"/>
                <w:rFonts w:ascii="Calibri" w:eastAsia="Times New Roman" w:hAnsi="Calibri" w:cs="Calibri"/>
                <w:color w:val="000000"/>
                <w:lang w:eastAsia="en-AU"/>
              </w:rPr>
            </w:pPr>
            <w:ins w:id="383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36" w:author="KIM, Jason" w:date="2019-04-02T13:39:00Z"/>
                <w:rFonts w:ascii="Calibri" w:eastAsia="Times New Roman" w:hAnsi="Calibri" w:cs="Calibri"/>
                <w:color w:val="000000"/>
                <w:lang w:eastAsia="en-AU"/>
              </w:rPr>
            </w:pPr>
            <w:ins w:id="38337" w:author="KIM, Jason" w:date="2019-04-02T13:39:00Z">
              <w:r w:rsidRPr="0056388D">
                <w:rPr>
                  <w:rFonts w:ascii="Calibri" w:eastAsia="Times New Roman" w:hAnsi="Calibri" w:cs="Calibri"/>
                  <w:color w:val="000000"/>
                  <w:lang w:eastAsia="en-AU"/>
                </w:rPr>
                <w:t>LLS2799</w:t>
              </w:r>
            </w:ins>
          </w:p>
        </w:tc>
        <w:tc>
          <w:tcPr>
            <w:tcW w:w="933" w:type="pct"/>
            <w:noWrap/>
            <w:hideMark/>
          </w:tcPr>
          <w:p w:rsidR="00110C18" w:rsidRPr="0056388D" w:rsidRDefault="00110C18" w:rsidP="00063728">
            <w:pPr>
              <w:rPr>
                <w:ins w:id="38338" w:author="KIM, Jason" w:date="2019-04-02T13:39:00Z"/>
                <w:rFonts w:ascii="Calibri" w:eastAsia="Times New Roman" w:hAnsi="Calibri" w:cs="Calibri"/>
                <w:color w:val="000000"/>
                <w:lang w:eastAsia="en-AU"/>
              </w:rPr>
            </w:pPr>
            <w:ins w:id="383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40" w:author="KIM, Jason" w:date="2019-04-02T13:39:00Z"/>
                <w:rFonts w:ascii="Calibri" w:eastAsia="Times New Roman" w:hAnsi="Calibri" w:cs="Calibri"/>
                <w:color w:val="000000"/>
                <w:lang w:eastAsia="en-AU"/>
              </w:rPr>
            </w:pPr>
            <w:ins w:id="38341" w:author="KIM, Jason" w:date="2019-04-02T13:39:00Z">
              <w:r w:rsidRPr="0056388D">
                <w:rPr>
                  <w:rFonts w:ascii="Calibri" w:eastAsia="Times New Roman" w:hAnsi="Calibri" w:cs="Calibri"/>
                  <w:color w:val="000000"/>
                  <w:lang w:eastAsia="en-AU"/>
                </w:rPr>
                <w:t>Chainage 9610</w:t>
              </w:r>
            </w:ins>
          </w:p>
        </w:tc>
        <w:tc>
          <w:tcPr>
            <w:tcW w:w="764" w:type="pct"/>
            <w:noWrap/>
            <w:hideMark/>
          </w:tcPr>
          <w:p w:rsidR="00110C18" w:rsidRPr="0056388D" w:rsidRDefault="00110C18" w:rsidP="00063728">
            <w:pPr>
              <w:jc w:val="right"/>
              <w:rPr>
                <w:ins w:id="38342" w:author="KIM, Jason" w:date="2019-04-02T13:39:00Z"/>
                <w:rFonts w:ascii="Calibri" w:eastAsia="Times New Roman" w:hAnsi="Calibri" w:cs="Calibri"/>
                <w:color w:val="000000"/>
                <w:lang w:eastAsia="en-AU"/>
              </w:rPr>
            </w:pPr>
            <w:ins w:id="38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44" w:author="KIM, Jason" w:date="2019-04-02T13:39:00Z"/>
        </w:trPr>
        <w:tc>
          <w:tcPr>
            <w:tcW w:w="708" w:type="pct"/>
            <w:vMerge/>
            <w:hideMark/>
          </w:tcPr>
          <w:p w:rsidR="00110C18" w:rsidRPr="0056388D" w:rsidRDefault="00110C18" w:rsidP="00063728">
            <w:pPr>
              <w:rPr>
                <w:ins w:id="383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46" w:author="KIM, Jason" w:date="2019-04-02T13:39:00Z"/>
                <w:rFonts w:ascii="Calibri" w:eastAsia="Times New Roman" w:hAnsi="Calibri" w:cs="Calibri"/>
                <w:color w:val="000000"/>
                <w:lang w:eastAsia="en-AU"/>
              </w:rPr>
            </w:pPr>
            <w:ins w:id="38347"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48" w:author="KIM, Jason" w:date="2019-04-02T13:39:00Z"/>
                <w:rFonts w:ascii="Calibri" w:eastAsia="Times New Roman" w:hAnsi="Calibri" w:cs="Calibri"/>
                <w:color w:val="000000"/>
                <w:lang w:eastAsia="en-AU"/>
              </w:rPr>
            </w:pPr>
            <w:ins w:id="3834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50" w:author="KIM, Jason" w:date="2019-04-02T13:39:00Z"/>
                <w:rFonts w:ascii="Calibri" w:eastAsia="Times New Roman" w:hAnsi="Calibri" w:cs="Calibri"/>
                <w:color w:val="000000"/>
                <w:lang w:eastAsia="en-AU"/>
              </w:rPr>
            </w:pPr>
            <w:ins w:id="38351" w:author="KIM, Jason" w:date="2019-04-02T13:39:00Z">
              <w:r w:rsidRPr="0056388D">
                <w:rPr>
                  <w:rFonts w:ascii="Calibri" w:eastAsia="Times New Roman" w:hAnsi="Calibri" w:cs="Calibri"/>
                  <w:color w:val="000000"/>
                  <w:lang w:eastAsia="en-AU"/>
                </w:rPr>
                <w:t>LLS2800</w:t>
              </w:r>
            </w:ins>
          </w:p>
        </w:tc>
        <w:tc>
          <w:tcPr>
            <w:tcW w:w="933" w:type="pct"/>
            <w:noWrap/>
            <w:hideMark/>
          </w:tcPr>
          <w:p w:rsidR="00110C18" w:rsidRPr="0056388D" w:rsidRDefault="00110C18" w:rsidP="00063728">
            <w:pPr>
              <w:rPr>
                <w:ins w:id="38352" w:author="KIM, Jason" w:date="2019-04-02T13:39:00Z"/>
                <w:rFonts w:ascii="Calibri" w:eastAsia="Times New Roman" w:hAnsi="Calibri" w:cs="Calibri"/>
                <w:color w:val="000000"/>
                <w:lang w:eastAsia="en-AU"/>
              </w:rPr>
            </w:pPr>
            <w:ins w:id="383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54" w:author="KIM, Jason" w:date="2019-04-02T13:39:00Z"/>
                <w:rFonts w:ascii="Calibri" w:eastAsia="Times New Roman" w:hAnsi="Calibri" w:cs="Calibri"/>
                <w:color w:val="000000"/>
                <w:lang w:eastAsia="en-AU"/>
              </w:rPr>
            </w:pPr>
            <w:ins w:id="38355" w:author="KIM, Jason" w:date="2019-04-02T13:39:00Z">
              <w:r w:rsidRPr="0056388D">
                <w:rPr>
                  <w:rFonts w:ascii="Calibri" w:eastAsia="Times New Roman" w:hAnsi="Calibri" w:cs="Calibri"/>
                  <w:color w:val="000000"/>
                  <w:lang w:eastAsia="en-AU"/>
                </w:rPr>
                <w:t>Chainage 9620</w:t>
              </w:r>
            </w:ins>
          </w:p>
        </w:tc>
        <w:tc>
          <w:tcPr>
            <w:tcW w:w="764" w:type="pct"/>
            <w:noWrap/>
            <w:hideMark/>
          </w:tcPr>
          <w:p w:rsidR="00110C18" w:rsidRPr="0056388D" w:rsidRDefault="00110C18" w:rsidP="00063728">
            <w:pPr>
              <w:jc w:val="right"/>
              <w:rPr>
                <w:ins w:id="38356" w:author="KIM, Jason" w:date="2019-04-02T13:39:00Z"/>
                <w:rFonts w:ascii="Calibri" w:eastAsia="Times New Roman" w:hAnsi="Calibri" w:cs="Calibri"/>
                <w:color w:val="000000"/>
                <w:lang w:eastAsia="en-AU"/>
              </w:rPr>
            </w:pPr>
            <w:ins w:id="38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58" w:author="KIM, Jason" w:date="2019-04-02T13:39:00Z"/>
        </w:trPr>
        <w:tc>
          <w:tcPr>
            <w:tcW w:w="708" w:type="pct"/>
            <w:vMerge/>
            <w:hideMark/>
          </w:tcPr>
          <w:p w:rsidR="00110C18" w:rsidRPr="0056388D" w:rsidRDefault="00110C18" w:rsidP="00063728">
            <w:pPr>
              <w:rPr>
                <w:ins w:id="383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60" w:author="KIM, Jason" w:date="2019-04-02T13:39:00Z"/>
                <w:rFonts w:ascii="Calibri" w:eastAsia="Times New Roman" w:hAnsi="Calibri" w:cs="Calibri"/>
                <w:color w:val="000000"/>
                <w:lang w:eastAsia="en-AU"/>
              </w:rPr>
            </w:pPr>
            <w:ins w:id="38361"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62" w:author="KIM, Jason" w:date="2019-04-02T13:39:00Z"/>
                <w:rFonts w:ascii="Calibri" w:eastAsia="Times New Roman" w:hAnsi="Calibri" w:cs="Calibri"/>
                <w:color w:val="000000"/>
                <w:lang w:eastAsia="en-AU"/>
              </w:rPr>
            </w:pPr>
            <w:ins w:id="3836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64" w:author="KIM, Jason" w:date="2019-04-02T13:39:00Z"/>
                <w:rFonts w:ascii="Calibri" w:eastAsia="Times New Roman" w:hAnsi="Calibri" w:cs="Calibri"/>
                <w:color w:val="000000"/>
                <w:lang w:eastAsia="en-AU"/>
              </w:rPr>
            </w:pPr>
            <w:ins w:id="38365" w:author="KIM, Jason" w:date="2019-04-02T13:39:00Z">
              <w:r w:rsidRPr="0056388D">
                <w:rPr>
                  <w:rFonts w:ascii="Calibri" w:eastAsia="Times New Roman" w:hAnsi="Calibri" w:cs="Calibri"/>
                  <w:color w:val="000000"/>
                  <w:lang w:eastAsia="en-AU"/>
                </w:rPr>
                <w:t>LLS2801</w:t>
              </w:r>
            </w:ins>
          </w:p>
        </w:tc>
        <w:tc>
          <w:tcPr>
            <w:tcW w:w="933" w:type="pct"/>
            <w:noWrap/>
            <w:hideMark/>
          </w:tcPr>
          <w:p w:rsidR="00110C18" w:rsidRPr="0056388D" w:rsidRDefault="00110C18" w:rsidP="00063728">
            <w:pPr>
              <w:rPr>
                <w:ins w:id="38366" w:author="KIM, Jason" w:date="2019-04-02T13:39:00Z"/>
                <w:rFonts w:ascii="Calibri" w:eastAsia="Times New Roman" w:hAnsi="Calibri" w:cs="Calibri"/>
                <w:color w:val="000000"/>
                <w:lang w:eastAsia="en-AU"/>
              </w:rPr>
            </w:pPr>
            <w:ins w:id="383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68" w:author="KIM, Jason" w:date="2019-04-02T13:39:00Z"/>
                <w:rFonts w:ascii="Calibri" w:eastAsia="Times New Roman" w:hAnsi="Calibri" w:cs="Calibri"/>
                <w:color w:val="000000"/>
                <w:lang w:eastAsia="en-AU"/>
              </w:rPr>
            </w:pPr>
            <w:ins w:id="38369" w:author="KIM, Jason" w:date="2019-04-02T13:39:00Z">
              <w:r w:rsidRPr="0056388D">
                <w:rPr>
                  <w:rFonts w:ascii="Calibri" w:eastAsia="Times New Roman" w:hAnsi="Calibri" w:cs="Calibri"/>
                  <w:color w:val="000000"/>
                  <w:lang w:eastAsia="en-AU"/>
                </w:rPr>
                <w:t>Chainage 9630</w:t>
              </w:r>
            </w:ins>
          </w:p>
        </w:tc>
        <w:tc>
          <w:tcPr>
            <w:tcW w:w="764" w:type="pct"/>
            <w:noWrap/>
            <w:hideMark/>
          </w:tcPr>
          <w:p w:rsidR="00110C18" w:rsidRPr="0056388D" w:rsidRDefault="00110C18" w:rsidP="00063728">
            <w:pPr>
              <w:jc w:val="right"/>
              <w:rPr>
                <w:ins w:id="38370" w:author="KIM, Jason" w:date="2019-04-02T13:39:00Z"/>
                <w:rFonts w:ascii="Calibri" w:eastAsia="Times New Roman" w:hAnsi="Calibri" w:cs="Calibri"/>
                <w:color w:val="000000"/>
                <w:lang w:eastAsia="en-AU"/>
              </w:rPr>
            </w:pPr>
            <w:ins w:id="383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72" w:author="KIM, Jason" w:date="2019-04-02T13:39:00Z"/>
        </w:trPr>
        <w:tc>
          <w:tcPr>
            <w:tcW w:w="708" w:type="pct"/>
            <w:vMerge/>
            <w:hideMark/>
          </w:tcPr>
          <w:p w:rsidR="00110C18" w:rsidRPr="0056388D" w:rsidRDefault="00110C18" w:rsidP="00063728">
            <w:pPr>
              <w:rPr>
                <w:ins w:id="383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74" w:author="KIM, Jason" w:date="2019-04-02T13:39:00Z"/>
                <w:rFonts w:ascii="Calibri" w:eastAsia="Times New Roman" w:hAnsi="Calibri" w:cs="Calibri"/>
                <w:color w:val="000000"/>
                <w:lang w:eastAsia="en-AU"/>
              </w:rPr>
            </w:pPr>
            <w:ins w:id="38375"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76" w:author="KIM, Jason" w:date="2019-04-02T13:39:00Z"/>
                <w:rFonts w:ascii="Calibri" w:eastAsia="Times New Roman" w:hAnsi="Calibri" w:cs="Calibri"/>
                <w:color w:val="000000"/>
                <w:lang w:eastAsia="en-AU"/>
              </w:rPr>
            </w:pPr>
            <w:ins w:id="3837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78" w:author="KIM, Jason" w:date="2019-04-02T13:39:00Z"/>
                <w:rFonts w:ascii="Calibri" w:eastAsia="Times New Roman" w:hAnsi="Calibri" w:cs="Calibri"/>
                <w:color w:val="000000"/>
                <w:lang w:eastAsia="en-AU"/>
              </w:rPr>
            </w:pPr>
            <w:ins w:id="38379" w:author="KIM, Jason" w:date="2019-04-02T13:39:00Z">
              <w:r w:rsidRPr="0056388D">
                <w:rPr>
                  <w:rFonts w:ascii="Calibri" w:eastAsia="Times New Roman" w:hAnsi="Calibri" w:cs="Calibri"/>
                  <w:color w:val="000000"/>
                  <w:lang w:eastAsia="en-AU"/>
                </w:rPr>
                <w:t>LLS2802</w:t>
              </w:r>
            </w:ins>
          </w:p>
        </w:tc>
        <w:tc>
          <w:tcPr>
            <w:tcW w:w="933" w:type="pct"/>
            <w:noWrap/>
            <w:hideMark/>
          </w:tcPr>
          <w:p w:rsidR="00110C18" w:rsidRPr="0056388D" w:rsidRDefault="00110C18" w:rsidP="00063728">
            <w:pPr>
              <w:rPr>
                <w:ins w:id="38380" w:author="KIM, Jason" w:date="2019-04-02T13:39:00Z"/>
                <w:rFonts w:ascii="Calibri" w:eastAsia="Times New Roman" w:hAnsi="Calibri" w:cs="Calibri"/>
                <w:color w:val="000000"/>
                <w:lang w:eastAsia="en-AU"/>
              </w:rPr>
            </w:pPr>
            <w:ins w:id="383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82" w:author="KIM, Jason" w:date="2019-04-02T13:39:00Z"/>
                <w:rFonts w:ascii="Calibri" w:eastAsia="Times New Roman" w:hAnsi="Calibri" w:cs="Calibri"/>
                <w:color w:val="000000"/>
                <w:lang w:eastAsia="en-AU"/>
              </w:rPr>
            </w:pPr>
            <w:ins w:id="38383" w:author="KIM, Jason" w:date="2019-04-02T13:39:00Z">
              <w:r w:rsidRPr="0056388D">
                <w:rPr>
                  <w:rFonts w:ascii="Calibri" w:eastAsia="Times New Roman" w:hAnsi="Calibri" w:cs="Calibri"/>
                  <w:color w:val="000000"/>
                  <w:lang w:eastAsia="en-AU"/>
                </w:rPr>
                <w:t>Chainage 9640</w:t>
              </w:r>
            </w:ins>
          </w:p>
        </w:tc>
        <w:tc>
          <w:tcPr>
            <w:tcW w:w="764" w:type="pct"/>
            <w:noWrap/>
            <w:hideMark/>
          </w:tcPr>
          <w:p w:rsidR="00110C18" w:rsidRPr="0056388D" w:rsidRDefault="00110C18" w:rsidP="00063728">
            <w:pPr>
              <w:jc w:val="right"/>
              <w:rPr>
                <w:ins w:id="38384" w:author="KIM, Jason" w:date="2019-04-02T13:39:00Z"/>
                <w:rFonts w:ascii="Calibri" w:eastAsia="Times New Roman" w:hAnsi="Calibri" w:cs="Calibri"/>
                <w:color w:val="000000"/>
                <w:lang w:eastAsia="en-AU"/>
              </w:rPr>
            </w:pPr>
            <w:ins w:id="383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86" w:author="KIM, Jason" w:date="2019-04-02T13:39:00Z"/>
        </w:trPr>
        <w:tc>
          <w:tcPr>
            <w:tcW w:w="708" w:type="pct"/>
            <w:vMerge/>
            <w:hideMark/>
          </w:tcPr>
          <w:p w:rsidR="00110C18" w:rsidRPr="0056388D" w:rsidRDefault="00110C18" w:rsidP="00063728">
            <w:pPr>
              <w:rPr>
                <w:ins w:id="383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88" w:author="KIM, Jason" w:date="2019-04-02T13:39:00Z"/>
                <w:rFonts w:ascii="Calibri" w:eastAsia="Times New Roman" w:hAnsi="Calibri" w:cs="Calibri"/>
                <w:color w:val="000000"/>
                <w:lang w:eastAsia="en-AU"/>
              </w:rPr>
            </w:pPr>
            <w:ins w:id="38389"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90" w:author="KIM, Jason" w:date="2019-04-02T13:39:00Z"/>
                <w:rFonts w:ascii="Calibri" w:eastAsia="Times New Roman" w:hAnsi="Calibri" w:cs="Calibri"/>
                <w:color w:val="000000"/>
                <w:lang w:eastAsia="en-AU"/>
              </w:rPr>
            </w:pPr>
            <w:ins w:id="3839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92" w:author="KIM, Jason" w:date="2019-04-02T13:39:00Z"/>
                <w:rFonts w:ascii="Calibri" w:eastAsia="Times New Roman" w:hAnsi="Calibri" w:cs="Calibri"/>
                <w:color w:val="000000"/>
                <w:lang w:eastAsia="en-AU"/>
              </w:rPr>
            </w:pPr>
            <w:ins w:id="38393" w:author="KIM, Jason" w:date="2019-04-02T13:39:00Z">
              <w:r w:rsidRPr="0056388D">
                <w:rPr>
                  <w:rFonts w:ascii="Calibri" w:eastAsia="Times New Roman" w:hAnsi="Calibri" w:cs="Calibri"/>
                  <w:color w:val="000000"/>
                  <w:lang w:eastAsia="en-AU"/>
                </w:rPr>
                <w:t>LLS2803</w:t>
              </w:r>
            </w:ins>
          </w:p>
        </w:tc>
        <w:tc>
          <w:tcPr>
            <w:tcW w:w="933" w:type="pct"/>
            <w:noWrap/>
            <w:hideMark/>
          </w:tcPr>
          <w:p w:rsidR="00110C18" w:rsidRPr="0056388D" w:rsidRDefault="00110C18" w:rsidP="00063728">
            <w:pPr>
              <w:rPr>
                <w:ins w:id="38394" w:author="KIM, Jason" w:date="2019-04-02T13:39:00Z"/>
                <w:rFonts w:ascii="Calibri" w:eastAsia="Times New Roman" w:hAnsi="Calibri" w:cs="Calibri"/>
                <w:color w:val="000000"/>
                <w:lang w:eastAsia="en-AU"/>
              </w:rPr>
            </w:pPr>
            <w:ins w:id="383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96" w:author="KIM, Jason" w:date="2019-04-02T13:39:00Z"/>
                <w:rFonts w:ascii="Calibri" w:eastAsia="Times New Roman" w:hAnsi="Calibri" w:cs="Calibri"/>
                <w:color w:val="000000"/>
                <w:lang w:eastAsia="en-AU"/>
              </w:rPr>
            </w:pPr>
            <w:ins w:id="38397" w:author="KIM, Jason" w:date="2019-04-02T13:39:00Z">
              <w:r w:rsidRPr="0056388D">
                <w:rPr>
                  <w:rFonts w:ascii="Calibri" w:eastAsia="Times New Roman" w:hAnsi="Calibri" w:cs="Calibri"/>
                  <w:color w:val="000000"/>
                  <w:lang w:eastAsia="en-AU"/>
                </w:rPr>
                <w:t>Chainage 9650</w:t>
              </w:r>
            </w:ins>
          </w:p>
        </w:tc>
        <w:tc>
          <w:tcPr>
            <w:tcW w:w="764" w:type="pct"/>
            <w:noWrap/>
            <w:hideMark/>
          </w:tcPr>
          <w:p w:rsidR="00110C18" w:rsidRPr="0056388D" w:rsidRDefault="00110C18" w:rsidP="00063728">
            <w:pPr>
              <w:jc w:val="right"/>
              <w:rPr>
                <w:ins w:id="38398" w:author="KIM, Jason" w:date="2019-04-02T13:39:00Z"/>
                <w:rFonts w:ascii="Calibri" w:eastAsia="Times New Roman" w:hAnsi="Calibri" w:cs="Calibri"/>
                <w:color w:val="000000"/>
                <w:lang w:eastAsia="en-AU"/>
              </w:rPr>
            </w:pPr>
            <w:ins w:id="383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00" w:author="KIM, Jason" w:date="2019-04-02T13:39:00Z"/>
        </w:trPr>
        <w:tc>
          <w:tcPr>
            <w:tcW w:w="708" w:type="pct"/>
            <w:vMerge w:val="restart"/>
            <w:noWrap/>
            <w:hideMark/>
          </w:tcPr>
          <w:p w:rsidR="00110C18" w:rsidRPr="0056388D" w:rsidRDefault="00110C18" w:rsidP="00063728">
            <w:pPr>
              <w:rPr>
                <w:ins w:id="38401" w:author="KIM, Jason" w:date="2019-04-02T13:39:00Z"/>
                <w:rFonts w:ascii="Calibri" w:eastAsia="Times New Roman" w:hAnsi="Calibri" w:cs="Calibri"/>
                <w:color w:val="000000"/>
                <w:lang w:eastAsia="en-AU"/>
              </w:rPr>
            </w:pPr>
            <w:ins w:id="38402" w:author="KIM, Jason" w:date="2019-04-02T13:39:00Z">
              <w:r w:rsidRPr="0056388D">
                <w:rPr>
                  <w:rFonts w:ascii="Calibri" w:eastAsia="Times New Roman" w:hAnsi="Calibri" w:cs="Calibri"/>
                  <w:color w:val="000000"/>
                  <w:lang w:eastAsia="en-AU"/>
                </w:rPr>
                <w:t>LLE81NK61</w:t>
              </w:r>
            </w:ins>
          </w:p>
        </w:tc>
        <w:tc>
          <w:tcPr>
            <w:tcW w:w="605" w:type="pct"/>
            <w:noWrap/>
            <w:hideMark/>
          </w:tcPr>
          <w:p w:rsidR="00110C18" w:rsidRPr="0056388D" w:rsidRDefault="00110C18" w:rsidP="00063728">
            <w:pPr>
              <w:rPr>
                <w:ins w:id="38403" w:author="KIM, Jason" w:date="2019-04-02T13:39:00Z"/>
                <w:rFonts w:ascii="Calibri" w:eastAsia="Times New Roman" w:hAnsi="Calibri" w:cs="Calibri"/>
                <w:color w:val="000000"/>
                <w:lang w:eastAsia="en-AU"/>
              </w:rPr>
            </w:pPr>
            <w:ins w:id="38404"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05" w:author="KIM, Jason" w:date="2019-04-02T13:39:00Z"/>
                <w:rFonts w:ascii="Calibri" w:eastAsia="Times New Roman" w:hAnsi="Calibri" w:cs="Calibri"/>
                <w:color w:val="000000"/>
                <w:lang w:eastAsia="en-AU"/>
              </w:rPr>
            </w:pPr>
            <w:ins w:id="3840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07" w:author="KIM, Jason" w:date="2019-04-02T13:39:00Z"/>
                <w:rFonts w:ascii="Calibri" w:eastAsia="Times New Roman" w:hAnsi="Calibri" w:cs="Calibri"/>
                <w:color w:val="000000"/>
                <w:lang w:eastAsia="en-AU"/>
              </w:rPr>
            </w:pPr>
            <w:ins w:id="38408" w:author="KIM, Jason" w:date="2019-04-02T13:39:00Z">
              <w:r w:rsidRPr="0056388D">
                <w:rPr>
                  <w:rFonts w:ascii="Calibri" w:eastAsia="Times New Roman" w:hAnsi="Calibri" w:cs="Calibri"/>
                  <w:color w:val="000000"/>
                  <w:lang w:eastAsia="en-AU"/>
                </w:rPr>
                <w:t>LLN7000</w:t>
              </w:r>
            </w:ins>
          </w:p>
        </w:tc>
        <w:tc>
          <w:tcPr>
            <w:tcW w:w="933" w:type="pct"/>
            <w:noWrap/>
            <w:hideMark/>
          </w:tcPr>
          <w:p w:rsidR="00110C18" w:rsidRPr="0056388D" w:rsidRDefault="00110C18" w:rsidP="00063728">
            <w:pPr>
              <w:rPr>
                <w:ins w:id="38409" w:author="KIM, Jason" w:date="2019-04-02T13:39:00Z"/>
                <w:rFonts w:ascii="Calibri" w:eastAsia="Times New Roman" w:hAnsi="Calibri" w:cs="Calibri"/>
                <w:color w:val="000000"/>
                <w:lang w:eastAsia="en-AU"/>
              </w:rPr>
            </w:pPr>
            <w:ins w:id="384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11" w:author="KIM, Jason" w:date="2019-04-02T13:39:00Z"/>
                <w:rFonts w:ascii="Calibri" w:eastAsia="Times New Roman" w:hAnsi="Calibri" w:cs="Calibri"/>
                <w:color w:val="000000"/>
                <w:lang w:eastAsia="en-AU"/>
              </w:rPr>
            </w:pPr>
            <w:ins w:id="38412" w:author="KIM, Jason" w:date="2019-04-02T13:39:00Z">
              <w:r w:rsidRPr="0056388D">
                <w:rPr>
                  <w:rFonts w:ascii="Calibri" w:eastAsia="Times New Roman" w:hAnsi="Calibri" w:cs="Calibri"/>
                  <w:color w:val="000000"/>
                  <w:lang w:eastAsia="en-AU"/>
                </w:rPr>
                <w:t>Chainage 346</w:t>
              </w:r>
            </w:ins>
          </w:p>
        </w:tc>
        <w:tc>
          <w:tcPr>
            <w:tcW w:w="764" w:type="pct"/>
            <w:noWrap/>
            <w:hideMark/>
          </w:tcPr>
          <w:p w:rsidR="00110C18" w:rsidRPr="0056388D" w:rsidRDefault="00110C18" w:rsidP="00063728">
            <w:pPr>
              <w:jc w:val="right"/>
              <w:rPr>
                <w:ins w:id="38413" w:author="KIM, Jason" w:date="2019-04-02T13:39:00Z"/>
                <w:rFonts w:ascii="Calibri" w:eastAsia="Times New Roman" w:hAnsi="Calibri" w:cs="Calibri"/>
                <w:color w:val="000000"/>
                <w:lang w:eastAsia="en-AU"/>
              </w:rPr>
            </w:pPr>
            <w:ins w:id="384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15" w:author="KIM, Jason" w:date="2019-04-02T13:39:00Z"/>
        </w:trPr>
        <w:tc>
          <w:tcPr>
            <w:tcW w:w="708" w:type="pct"/>
            <w:vMerge/>
            <w:hideMark/>
          </w:tcPr>
          <w:p w:rsidR="00110C18" w:rsidRPr="0056388D" w:rsidRDefault="00110C18" w:rsidP="00063728">
            <w:pPr>
              <w:rPr>
                <w:ins w:id="384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17" w:author="KIM, Jason" w:date="2019-04-02T13:39:00Z"/>
                <w:rFonts w:ascii="Calibri" w:eastAsia="Times New Roman" w:hAnsi="Calibri" w:cs="Calibri"/>
                <w:color w:val="000000"/>
                <w:lang w:eastAsia="en-AU"/>
              </w:rPr>
            </w:pPr>
            <w:ins w:id="38418"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19" w:author="KIM, Jason" w:date="2019-04-02T13:39:00Z"/>
                <w:rFonts w:ascii="Calibri" w:eastAsia="Times New Roman" w:hAnsi="Calibri" w:cs="Calibri"/>
                <w:color w:val="000000"/>
                <w:lang w:eastAsia="en-AU"/>
              </w:rPr>
            </w:pPr>
            <w:ins w:id="3842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21" w:author="KIM, Jason" w:date="2019-04-02T13:39:00Z"/>
                <w:rFonts w:ascii="Calibri" w:eastAsia="Times New Roman" w:hAnsi="Calibri" w:cs="Calibri"/>
                <w:color w:val="000000"/>
                <w:lang w:eastAsia="en-AU"/>
              </w:rPr>
            </w:pPr>
            <w:ins w:id="38422" w:author="KIM, Jason" w:date="2019-04-02T13:39:00Z">
              <w:r w:rsidRPr="0056388D">
                <w:rPr>
                  <w:rFonts w:ascii="Calibri" w:eastAsia="Times New Roman" w:hAnsi="Calibri" w:cs="Calibri"/>
                  <w:color w:val="000000"/>
                  <w:lang w:eastAsia="en-AU"/>
                </w:rPr>
                <w:t>LLN7001</w:t>
              </w:r>
            </w:ins>
          </w:p>
        </w:tc>
        <w:tc>
          <w:tcPr>
            <w:tcW w:w="933" w:type="pct"/>
            <w:noWrap/>
            <w:hideMark/>
          </w:tcPr>
          <w:p w:rsidR="00110C18" w:rsidRPr="0056388D" w:rsidRDefault="00110C18" w:rsidP="00063728">
            <w:pPr>
              <w:rPr>
                <w:ins w:id="38423" w:author="KIM, Jason" w:date="2019-04-02T13:39:00Z"/>
                <w:rFonts w:ascii="Calibri" w:eastAsia="Times New Roman" w:hAnsi="Calibri" w:cs="Calibri"/>
                <w:color w:val="000000"/>
                <w:lang w:eastAsia="en-AU"/>
              </w:rPr>
            </w:pPr>
            <w:ins w:id="384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25" w:author="KIM, Jason" w:date="2019-04-02T13:39:00Z"/>
                <w:rFonts w:ascii="Calibri" w:eastAsia="Times New Roman" w:hAnsi="Calibri" w:cs="Calibri"/>
                <w:color w:val="000000"/>
                <w:lang w:eastAsia="en-AU"/>
              </w:rPr>
            </w:pPr>
            <w:ins w:id="38426"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38427" w:author="KIM, Jason" w:date="2019-04-02T13:39:00Z"/>
                <w:rFonts w:ascii="Calibri" w:eastAsia="Times New Roman" w:hAnsi="Calibri" w:cs="Calibri"/>
                <w:color w:val="000000"/>
                <w:lang w:eastAsia="en-AU"/>
              </w:rPr>
            </w:pPr>
            <w:ins w:id="384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29" w:author="KIM, Jason" w:date="2019-04-02T13:39:00Z"/>
        </w:trPr>
        <w:tc>
          <w:tcPr>
            <w:tcW w:w="708" w:type="pct"/>
            <w:vMerge/>
            <w:hideMark/>
          </w:tcPr>
          <w:p w:rsidR="00110C18" w:rsidRPr="0056388D" w:rsidRDefault="00110C18" w:rsidP="00063728">
            <w:pPr>
              <w:rPr>
                <w:ins w:id="384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31" w:author="KIM, Jason" w:date="2019-04-02T13:39:00Z"/>
                <w:rFonts w:ascii="Calibri" w:eastAsia="Times New Roman" w:hAnsi="Calibri" w:cs="Calibri"/>
                <w:color w:val="000000"/>
                <w:lang w:eastAsia="en-AU"/>
              </w:rPr>
            </w:pPr>
            <w:ins w:id="38432"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33" w:author="KIM, Jason" w:date="2019-04-02T13:39:00Z"/>
                <w:rFonts w:ascii="Calibri" w:eastAsia="Times New Roman" w:hAnsi="Calibri" w:cs="Calibri"/>
                <w:color w:val="000000"/>
                <w:lang w:eastAsia="en-AU"/>
              </w:rPr>
            </w:pPr>
            <w:ins w:id="3843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35" w:author="KIM, Jason" w:date="2019-04-02T13:39:00Z"/>
                <w:rFonts w:ascii="Calibri" w:eastAsia="Times New Roman" w:hAnsi="Calibri" w:cs="Calibri"/>
                <w:color w:val="000000"/>
                <w:lang w:eastAsia="en-AU"/>
              </w:rPr>
            </w:pPr>
            <w:ins w:id="38436" w:author="KIM, Jason" w:date="2019-04-02T13:39:00Z">
              <w:r w:rsidRPr="0056388D">
                <w:rPr>
                  <w:rFonts w:ascii="Calibri" w:eastAsia="Times New Roman" w:hAnsi="Calibri" w:cs="Calibri"/>
                  <w:color w:val="000000"/>
                  <w:lang w:eastAsia="en-AU"/>
                </w:rPr>
                <w:t>LLN7002</w:t>
              </w:r>
            </w:ins>
          </w:p>
        </w:tc>
        <w:tc>
          <w:tcPr>
            <w:tcW w:w="933" w:type="pct"/>
            <w:noWrap/>
            <w:hideMark/>
          </w:tcPr>
          <w:p w:rsidR="00110C18" w:rsidRPr="0056388D" w:rsidRDefault="00110C18" w:rsidP="00063728">
            <w:pPr>
              <w:rPr>
                <w:ins w:id="38437" w:author="KIM, Jason" w:date="2019-04-02T13:39:00Z"/>
                <w:rFonts w:ascii="Calibri" w:eastAsia="Times New Roman" w:hAnsi="Calibri" w:cs="Calibri"/>
                <w:color w:val="000000"/>
                <w:lang w:eastAsia="en-AU"/>
              </w:rPr>
            </w:pPr>
            <w:ins w:id="384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39" w:author="KIM, Jason" w:date="2019-04-02T13:39:00Z"/>
                <w:rFonts w:ascii="Calibri" w:eastAsia="Times New Roman" w:hAnsi="Calibri" w:cs="Calibri"/>
                <w:color w:val="000000"/>
                <w:lang w:eastAsia="en-AU"/>
              </w:rPr>
            </w:pPr>
            <w:ins w:id="38440" w:author="KIM, Jason" w:date="2019-04-02T13:39:00Z">
              <w:r w:rsidRPr="0056388D">
                <w:rPr>
                  <w:rFonts w:ascii="Calibri" w:eastAsia="Times New Roman" w:hAnsi="Calibri" w:cs="Calibri"/>
                  <w:color w:val="000000"/>
                  <w:lang w:eastAsia="en-AU"/>
                </w:rPr>
                <w:t>Chainage 365</w:t>
              </w:r>
            </w:ins>
          </w:p>
        </w:tc>
        <w:tc>
          <w:tcPr>
            <w:tcW w:w="764" w:type="pct"/>
            <w:noWrap/>
            <w:hideMark/>
          </w:tcPr>
          <w:p w:rsidR="00110C18" w:rsidRPr="0056388D" w:rsidRDefault="00110C18" w:rsidP="00063728">
            <w:pPr>
              <w:jc w:val="right"/>
              <w:rPr>
                <w:ins w:id="38441" w:author="KIM, Jason" w:date="2019-04-02T13:39:00Z"/>
                <w:rFonts w:ascii="Calibri" w:eastAsia="Times New Roman" w:hAnsi="Calibri" w:cs="Calibri"/>
                <w:color w:val="000000"/>
                <w:lang w:eastAsia="en-AU"/>
              </w:rPr>
            </w:pPr>
            <w:ins w:id="384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43" w:author="KIM, Jason" w:date="2019-04-02T13:39:00Z"/>
        </w:trPr>
        <w:tc>
          <w:tcPr>
            <w:tcW w:w="708" w:type="pct"/>
            <w:vMerge/>
            <w:hideMark/>
          </w:tcPr>
          <w:p w:rsidR="00110C18" w:rsidRPr="0056388D" w:rsidRDefault="00110C18" w:rsidP="00063728">
            <w:pPr>
              <w:rPr>
                <w:ins w:id="384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45" w:author="KIM, Jason" w:date="2019-04-02T13:39:00Z"/>
                <w:rFonts w:ascii="Calibri" w:eastAsia="Times New Roman" w:hAnsi="Calibri" w:cs="Calibri"/>
                <w:color w:val="000000"/>
                <w:lang w:eastAsia="en-AU"/>
              </w:rPr>
            </w:pPr>
            <w:ins w:id="38446"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47" w:author="KIM, Jason" w:date="2019-04-02T13:39:00Z"/>
                <w:rFonts w:ascii="Calibri" w:eastAsia="Times New Roman" w:hAnsi="Calibri" w:cs="Calibri"/>
                <w:color w:val="000000"/>
                <w:lang w:eastAsia="en-AU"/>
              </w:rPr>
            </w:pPr>
            <w:ins w:id="3844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49" w:author="KIM, Jason" w:date="2019-04-02T13:39:00Z"/>
                <w:rFonts w:ascii="Calibri" w:eastAsia="Times New Roman" w:hAnsi="Calibri" w:cs="Calibri"/>
                <w:color w:val="000000"/>
                <w:lang w:eastAsia="en-AU"/>
              </w:rPr>
            </w:pPr>
            <w:ins w:id="38450" w:author="KIM, Jason" w:date="2019-04-02T13:39:00Z">
              <w:r w:rsidRPr="0056388D">
                <w:rPr>
                  <w:rFonts w:ascii="Calibri" w:eastAsia="Times New Roman" w:hAnsi="Calibri" w:cs="Calibri"/>
                  <w:color w:val="000000"/>
                  <w:lang w:eastAsia="en-AU"/>
                </w:rPr>
                <w:t>LLN7003</w:t>
              </w:r>
            </w:ins>
          </w:p>
        </w:tc>
        <w:tc>
          <w:tcPr>
            <w:tcW w:w="933" w:type="pct"/>
            <w:noWrap/>
            <w:hideMark/>
          </w:tcPr>
          <w:p w:rsidR="00110C18" w:rsidRPr="0056388D" w:rsidRDefault="00110C18" w:rsidP="00063728">
            <w:pPr>
              <w:rPr>
                <w:ins w:id="38451" w:author="KIM, Jason" w:date="2019-04-02T13:39:00Z"/>
                <w:rFonts w:ascii="Calibri" w:eastAsia="Times New Roman" w:hAnsi="Calibri" w:cs="Calibri"/>
                <w:color w:val="000000"/>
                <w:lang w:eastAsia="en-AU"/>
              </w:rPr>
            </w:pPr>
            <w:ins w:id="384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53" w:author="KIM, Jason" w:date="2019-04-02T13:39:00Z"/>
                <w:rFonts w:ascii="Calibri" w:eastAsia="Times New Roman" w:hAnsi="Calibri" w:cs="Calibri"/>
                <w:color w:val="000000"/>
                <w:lang w:eastAsia="en-AU"/>
              </w:rPr>
            </w:pPr>
            <w:ins w:id="38454" w:author="KIM, Jason" w:date="2019-04-02T13:39:00Z">
              <w:r w:rsidRPr="0056388D">
                <w:rPr>
                  <w:rFonts w:ascii="Calibri" w:eastAsia="Times New Roman" w:hAnsi="Calibri" w:cs="Calibri"/>
                  <w:color w:val="000000"/>
                  <w:lang w:eastAsia="en-AU"/>
                </w:rPr>
                <w:t>Chainage 375</w:t>
              </w:r>
            </w:ins>
          </w:p>
        </w:tc>
        <w:tc>
          <w:tcPr>
            <w:tcW w:w="764" w:type="pct"/>
            <w:noWrap/>
            <w:hideMark/>
          </w:tcPr>
          <w:p w:rsidR="00110C18" w:rsidRPr="0056388D" w:rsidRDefault="00110C18" w:rsidP="00063728">
            <w:pPr>
              <w:jc w:val="right"/>
              <w:rPr>
                <w:ins w:id="38455" w:author="KIM, Jason" w:date="2019-04-02T13:39:00Z"/>
                <w:rFonts w:ascii="Calibri" w:eastAsia="Times New Roman" w:hAnsi="Calibri" w:cs="Calibri"/>
                <w:color w:val="000000"/>
                <w:lang w:eastAsia="en-AU"/>
              </w:rPr>
            </w:pPr>
            <w:ins w:id="384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57" w:author="KIM, Jason" w:date="2019-04-02T13:39:00Z"/>
        </w:trPr>
        <w:tc>
          <w:tcPr>
            <w:tcW w:w="708" w:type="pct"/>
            <w:vMerge/>
            <w:hideMark/>
          </w:tcPr>
          <w:p w:rsidR="00110C18" w:rsidRPr="0056388D" w:rsidRDefault="00110C18" w:rsidP="00063728">
            <w:pPr>
              <w:rPr>
                <w:ins w:id="384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59" w:author="KIM, Jason" w:date="2019-04-02T13:39:00Z"/>
                <w:rFonts w:ascii="Calibri" w:eastAsia="Times New Roman" w:hAnsi="Calibri" w:cs="Calibri"/>
                <w:color w:val="000000"/>
                <w:lang w:eastAsia="en-AU"/>
              </w:rPr>
            </w:pPr>
            <w:ins w:id="38460"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61" w:author="KIM, Jason" w:date="2019-04-02T13:39:00Z"/>
                <w:rFonts w:ascii="Calibri" w:eastAsia="Times New Roman" w:hAnsi="Calibri" w:cs="Calibri"/>
                <w:color w:val="000000"/>
                <w:lang w:eastAsia="en-AU"/>
              </w:rPr>
            </w:pPr>
            <w:ins w:id="3846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63" w:author="KIM, Jason" w:date="2019-04-02T13:39:00Z"/>
                <w:rFonts w:ascii="Calibri" w:eastAsia="Times New Roman" w:hAnsi="Calibri" w:cs="Calibri"/>
                <w:color w:val="000000"/>
                <w:lang w:eastAsia="en-AU"/>
              </w:rPr>
            </w:pPr>
            <w:ins w:id="38464" w:author="KIM, Jason" w:date="2019-04-02T13:39:00Z">
              <w:r w:rsidRPr="0056388D">
                <w:rPr>
                  <w:rFonts w:ascii="Calibri" w:eastAsia="Times New Roman" w:hAnsi="Calibri" w:cs="Calibri"/>
                  <w:color w:val="000000"/>
                  <w:lang w:eastAsia="en-AU"/>
                </w:rPr>
                <w:t>LLN7004</w:t>
              </w:r>
            </w:ins>
          </w:p>
        </w:tc>
        <w:tc>
          <w:tcPr>
            <w:tcW w:w="933" w:type="pct"/>
            <w:noWrap/>
            <w:hideMark/>
          </w:tcPr>
          <w:p w:rsidR="00110C18" w:rsidRPr="0056388D" w:rsidRDefault="00110C18" w:rsidP="00063728">
            <w:pPr>
              <w:rPr>
                <w:ins w:id="38465" w:author="KIM, Jason" w:date="2019-04-02T13:39:00Z"/>
                <w:rFonts w:ascii="Calibri" w:eastAsia="Times New Roman" w:hAnsi="Calibri" w:cs="Calibri"/>
                <w:color w:val="000000"/>
                <w:lang w:eastAsia="en-AU"/>
              </w:rPr>
            </w:pPr>
            <w:ins w:id="384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67" w:author="KIM, Jason" w:date="2019-04-02T13:39:00Z"/>
                <w:rFonts w:ascii="Calibri" w:eastAsia="Times New Roman" w:hAnsi="Calibri" w:cs="Calibri"/>
                <w:color w:val="000000"/>
                <w:lang w:eastAsia="en-AU"/>
              </w:rPr>
            </w:pPr>
            <w:ins w:id="38468" w:author="KIM, Jason" w:date="2019-04-02T13:39:00Z">
              <w:r w:rsidRPr="0056388D">
                <w:rPr>
                  <w:rFonts w:ascii="Calibri" w:eastAsia="Times New Roman" w:hAnsi="Calibri" w:cs="Calibri"/>
                  <w:color w:val="000000"/>
                  <w:lang w:eastAsia="en-AU"/>
                </w:rPr>
                <w:t>Chainage 385</w:t>
              </w:r>
            </w:ins>
          </w:p>
        </w:tc>
        <w:tc>
          <w:tcPr>
            <w:tcW w:w="764" w:type="pct"/>
            <w:noWrap/>
            <w:hideMark/>
          </w:tcPr>
          <w:p w:rsidR="00110C18" w:rsidRPr="0056388D" w:rsidRDefault="00110C18" w:rsidP="00063728">
            <w:pPr>
              <w:jc w:val="right"/>
              <w:rPr>
                <w:ins w:id="38469" w:author="KIM, Jason" w:date="2019-04-02T13:39:00Z"/>
                <w:rFonts w:ascii="Calibri" w:eastAsia="Times New Roman" w:hAnsi="Calibri" w:cs="Calibri"/>
                <w:color w:val="000000"/>
                <w:lang w:eastAsia="en-AU"/>
              </w:rPr>
            </w:pPr>
            <w:ins w:id="384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71" w:author="KIM, Jason" w:date="2019-04-02T13:39:00Z"/>
        </w:trPr>
        <w:tc>
          <w:tcPr>
            <w:tcW w:w="708" w:type="pct"/>
            <w:vMerge/>
            <w:hideMark/>
          </w:tcPr>
          <w:p w:rsidR="00110C18" w:rsidRPr="0056388D" w:rsidRDefault="00110C18" w:rsidP="00063728">
            <w:pPr>
              <w:rPr>
                <w:ins w:id="384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73" w:author="KIM, Jason" w:date="2019-04-02T13:39:00Z"/>
                <w:rFonts w:ascii="Calibri" w:eastAsia="Times New Roman" w:hAnsi="Calibri" w:cs="Calibri"/>
                <w:color w:val="000000"/>
                <w:lang w:eastAsia="en-AU"/>
              </w:rPr>
            </w:pPr>
            <w:ins w:id="38474"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75" w:author="KIM, Jason" w:date="2019-04-02T13:39:00Z"/>
                <w:rFonts w:ascii="Calibri" w:eastAsia="Times New Roman" w:hAnsi="Calibri" w:cs="Calibri"/>
                <w:color w:val="000000"/>
                <w:lang w:eastAsia="en-AU"/>
              </w:rPr>
            </w:pPr>
            <w:ins w:id="3847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77" w:author="KIM, Jason" w:date="2019-04-02T13:39:00Z"/>
                <w:rFonts w:ascii="Calibri" w:eastAsia="Times New Roman" w:hAnsi="Calibri" w:cs="Calibri"/>
                <w:color w:val="000000"/>
                <w:lang w:eastAsia="en-AU"/>
              </w:rPr>
            </w:pPr>
            <w:ins w:id="38478" w:author="KIM, Jason" w:date="2019-04-02T13:39:00Z">
              <w:r w:rsidRPr="0056388D">
                <w:rPr>
                  <w:rFonts w:ascii="Calibri" w:eastAsia="Times New Roman" w:hAnsi="Calibri" w:cs="Calibri"/>
                  <w:color w:val="000000"/>
                  <w:lang w:eastAsia="en-AU"/>
                </w:rPr>
                <w:t>LLN7005</w:t>
              </w:r>
            </w:ins>
          </w:p>
        </w:tc>
        <w:tc>
          <w:tcPr>
            <w:tcW w:w="933" w:type="pct"/>
            <w:noWrap/>
            <w:hideMark/>
          </w:tcPr>
          <w:p w:rsidR="00110C18" w:rsidRPr="0056388D" w:rsidRDefault="00110C18" w:rsidP="00063728">
            <w:pPr>
              <w:rPr>
                <w:ins w:id="38479" w:author="KIM, Jason" w:date="2019-04-02T13:39:00Z"/>
                <w:rFonts w:ascii="Calibri" w:eastAsia="Times New Roman" w:hAnsi="Calibri" w:cs="Calibri"/>
                <w:color w:val="000000"/>
                <w:lang w:eastAsia="en-AU"/>
              </w:rPr>
            </w:pPr>
            <w:ins w:id="384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81" w:author="KIM, Jason" w:date="2019-04-02T13:39:00Z"/>
                <w:rFonts w:ascii="Calibri" w:eastAsia="Times New Roman" w:hAnsi="Calibri" w:cs="Calibri"/>
                <w:color w:val="000000"/>
                <w:lang w:eastAsia="en-AU"/>
              </w:rPr>
            </w:pPr>
            <w:ins w:id="38482" w:author="KIM, Jason" w:date="2019-04-02T13:39:00Z">
              <w:r w:rsidRPr="0056388D">
                <w:rPr>
                  <w:rFonts w:ascii="Calibri" w:eastAsia="Times New Roman" w:hAnsi="Calibri" w:cs="Calibri"/>
                  <w:color w:val="000000"/>
                  <w:lang w:eastAsia="en-AU"/>
                </w:rPr>
                <w:t>Chainage 395</w:t>
              </w:r>
            </w:ins>
          </w:p>
        </w:tc>
        <w:tc>
          <w:tcPr>
            <w:tcW w:w="764" w:type="pct"/>
            <w:noWrap/>
            <w:hideMark/>
          </w:tcPr>
          <w:p w:rsidR="00110C18" w:rsidRPr="0056388D" w:rsidRDefault="00110C18" w:rsidP="00063728">
            <w:pPr>
              <w:jc w:val="right"/>
              <w:rPr>
                <w:ins w:id="38483" w:author="KIM, Jason" w:date="2019-04-02T13:39:00Z"/>
                <w:rFonts w:ascii="Calibri" w:eastAsia="Times New Roman" w:hAnsi="Calibri" w:cs="Calibri"/>
                <w:color w:val="000000"/>
                <w:lang w:eastAsia="en-AU"/>
              </w:rPr>
            </w:pPr>
            <w:ins w:id="384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85" w:author="KIM, Jason" w:date="2019-04-02T13:39:00Z"/>
        </w:trPr>
        <w:tc>
          <w:tcPr>
            <w:tcW w:w="708" w:type="pct"/>
            <w:vMerge/>
            <w:hideMark/>
          </w:tcPr>
          <w:p w:rsidR="00110C18" w:rsidRPr="0056388D" w:rsidRDefault="00110C18" w:rsidP="00063728">
            <w:pPr>
              <w:rPr>
                <w:ins w:id="384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87" w:author="KIM, Jason" w:date="2019-04-02T13:39:00Z"/>
                <w:rFonts w:ascii="Calibri" w:eastAsia="Times New Roman" w:hAnsi="Calibri" w:cs="Calibri"/>
                <w:color w:val="000000"/>
                <w:lang w:eastAsia="en-AU"/>
              </w:rPr>
            </w:pPr>
            <w:ins w:id="38488"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89" w:author="KIM, Jason" w:date="2019-04-02T13:39:00Z"/>
                <w:rFonts w:ascii="Calibri" w:eastAsia="Times New Roman" w:hAnsi="Calibri" w:cs="Calibri"/>
                <w:color w:val="000000"/>
                <w:lang w:eastAsia="en-AU"/>
              </w:rPr>
            </w:pPr>
            <w:ins w:id="3849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91" w:author="KIM, Jason" w:date="2019-04-02T13:39:00Z"/>
                <w:rFonts w:ascii="Calibri" w:eastAsia="Times New Roman" w:hAnsi="Calibri" w:cs="Calibri"/>
                <w:color w:val="000000"/>
                <w:lang w:eastAsia="en-AU"/>
              </w:rPr>
            </w:pPr>
            <w:ins w:id="38492" w:author="KIM, Jason" w:date="2019-04-02T13:39:00Z">
              <w:r w:rsidRPr="0056388D">
                <w:rPr>
                  <w:rFonts w:ascii="Calibri" w:eastAsia="Times New Roman" w:hAnsi="Calibri" w:cs="Calibri"/>
                  <w:color w:val="000000"/>
                  <w:lang w:eastAsia="en-AU"/>
                </w:rPr>
                <w:t>LLN7006</w:t>
              </w:r>
            </w:ins>
          </w:p>
        </w:tc>
        <w:tc>
          <w:tcPr>
            <w:tcW w:w="933" w:type="pct"/>
            <w:noWrap/>
            <w:hideMark/>
          </w:tcPr>
          <w:p w:rsidR="00110C18" w:rsidRPr="0056388D" w:rsidRDefault="00110C18" w:rsidP="00063728">
            <w:pPr>
              <w:rPr>
                <w:ins w:id="38493" w:author="KIM, Jason" w:date="2019-04-02T13:39:00Z"/>
                <w:rFonts w:ascii="Calibri" w:eastAsia="Times New Roman" w:hAnsi="Calibri" w:cs="Calibri"/>
                <w:color w:val="000000"/>
                <w:lang w:eastAsia="en-AU"/>
              </w:rPr>
            </w:pPr>
            <w:ins w:id="384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95" w:author="KIM, Jason" w:date="2019-04-02T13:39:00Z"/>
                <w:rFonts w:ascii="Calibri" w:eastAsia="Times New Roman" w:hAnsi="Calibri" w:cs="Calibri"/>
                <w:color w:val="000000"/>
                <w:lang w:eastAsia="en-AU"/>
              </w:rPr>
            </w:pPr>
            <w:ins w:id="38496" w:author="KIM, Jason" w:date="2019-04-02T13:39:00Z">
              <w:r w:rsidRPr="0056388D">
                <w:rPr>
                  <w:rFonts w:ascii="Calibri" w:eastAsia="Times New Roman" w:hAnsi="Calibri" w:cs="Calibri"/>
                  <w:color w:val="000000"/>
                  <w:lang w:eastAsia="en-AU"/>
                </w:rPr>
                <w:t>Chainage 405</w:t>
              </w:r>
            </w:ins>
          </w:p>
        </w:tc>
        <w:tc>
          <w:tcPr>
            <w:tcW w:w="764" w:type="pct"/>
            <w:noWrap/>
            <w:hideMark/>
          </w:tcPr>
          <w:p w:rsidR="00110C18" w:rsidRPr="0056388D" w:rsidRDefault="00110C18" w:rsidP="00063728">
            <w:pPr>
              <w:jc w:val="right"/>
              <w:rPr>
                <w:ins w:id="38497" w:author="KIM, Jason" w:date="2019-04-02T13:39:00Z"/>
                <w:rFonts w:ascii="Calibri" w:eastAsia="Times New Roman" w:hAnsi="Calibri" w:cs="Calibri"/>
                <w:color w:val="000000"/>
                <w:lang w:eastAsia="en-AU"/>
              </w:rPr>
            </w:pPr>
            <w:ins w:id="384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99" w:author="KIM, Jason" w:date="2019-04-02T13:39:00Z"/>
        </w:trPr>
        <w:tc>
          <w:tcPr>
            <w:tcW w:w="708" w:type="pct"/>
            <w:vMerge/>
            <w:hideMark/>
          </w:tcPr>
          <w:p w:rsidR="00110C18" w:rsidRPr="0056388D" w:rsidRDefault="00110C18" w:rsidP="00063728">
            <w:pPr>
              <w:rPr>
                <w:ins w:id="385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01" w:author="KIM, Jason" w:date="2019-04-02T13:39:00Z"/>
                <w:rFonts w:ascii="Calibri" w:eastAsia="Times New Roman" w:hAnsi="Calibri" w:cs="Calibri"/>
                <w:color w:val="000000"/>
                <w:lang w:eastAsia="en-AU"/>
              </w:rPr>
            </w:pPr>
            <w:ins w:id="38502"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03" w:author="KIM, Jason" w:date="2019-04-02T13:39:00Z"/>
                <w:rFonts w:ascii="Calibri" w:eastAsia="Times New Roman" w:hAnsi="Calibri" w:cs="Calibri"/>
                <w:color w:val="000000"/>
                <w:lang w:eastAsia="en-AU"/>
              </w:rPr>
            </w:pPr>
            <w:ins w:id="3850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05" w:author="KIM, Jason" w:date="2019-04-02T13:39:00Z"/>
                <w:rFonts w:ascii="Calibri" w:eastAsia="Times New Roman" w:hAnsi="Calibri" w:cs="Calibri"/>
                <w:color w:val="000000"/>
                <w:lang w:eastAsia="en-AU"/>
              </w:rPr>
            </w:pPr>
            <w:ins w:id="38506" w:author="KIM, Jason" w:date="2019-04-02T13:39:00Z">
              <w:r w:rsidRPr="0056388D">
                <w:rPr>
                  <w:rFonts w:ascii="Calibri" w:eastAsia="Times New Roman" w:hAnsi="Calibri" w:cs="Calibri"/>
                  <w:color w:val="000000"/>
                  <w:lang w:eastAsia="en-AU"/>
                </w:rPr>
                <w:t>LLN7007</w:t>
              </w:r>
            </w:ins>
          </w:p>
        </w:tc>
        <w:tc>
          <w:tcPr>
            <w:tcW w:w="933" w:type="pct"/>
            <w:noWrap/>
            <w:hideMark/>
          </w:tcPr>
          <w:p w:rsidR="00110C18" w:rsidRPr="0056388D" w:rsidRDefault="00110C18" w:rsidP="00063728">
            <w:pPr>
              <w:rPr>
                <w:ins w:id="38507" w:author="KIM, Jason" w:date="2019-04-02T13:39:00Z"/>
                <w:rFonts w:ascii="Calibri" w:eastAsia="Times New Roman" w:hAnsi="Calibri" w:cs="Calibri"/>
                <w:color w:val="000000"/>
                <w:lang w:eastAsia="en-AU"/>
              </w:rPr>
            </w:pPr>
            <w:ins w:id="385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09" w:author="KIM, Jason" w:date="2019-04-02T13:39:00Z"/>
                <w:rFonts w:ascii="Calibri" w:eastAsia="Times New Roman" w:hAnsi="Calibri" w:cs="Calibri"/>
                <w:color w:val="000000"/>
                <w:lang w:eastAsia="en-AU"/>
              </w:rPr>
            </w:pPr>
            <w:ins w:id="38510" w:author="KIM, Jason" w:date="2019-04-02T13:39:00Z">
              <w:r w:rsidRPr="0056388D">
                <w:rPr>
                  <w:rFonts w:ascii="Calibri" w:eastAsia="Times New Roman" w:hAnsi="Calibri" w:cs="Calibri"/>
                  <w:color w:val="000000"/>
                  <w:lang w:eastAsia="en-AU"/>
                </w:rPr>
                <w:t>Chainage 415</w:t>
              </w:r>
            </w:ins>
          </w:p>
        </w:tc>
        <w:tc>
          <w:tcPr>
            <w:tcW w:w="764" w:type="pct"/>
            <w:noWrap/>
            <w:hideMark/>
          </w:tcPr>
          <w:p w:rsidR="00110C18" w:rsidRPr="0056388D" w:rsidRDefault="00110C18" w:rsidP="00063728">
            <w:pPr>
              <w:jc w:val="right"/>
              <w:rPr>
                <w:ins w:id="38511" w:author="KIM, Jason" w:date="2019-04-02T13:39:00Z"/>
                <w:rFonts w:ascii="Calibri" w:eastAsia="Times New Roman" w:hAnsi="Calibri" w:cs="Calibri"/>
                <w:color w:val="000000"/>
                <w:lang w:eastAsia="en-AU"/>
              </w:rPr>
            </w:pPr>
            <w:ins w:id="38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13" w:author="KIM, Jason" w:date="2019-04-02T13:39:00Z"/>
        </w:trPr>
        <w:tc>
          <w:tcPr>
            <w:tcW w:w="708" w:type="pct"/>
            <w:vMerge/>
            <w:hideMark/>
          </w:tcPr>
          <w:p w:rsidR="00110C18" w:rsidRPr="0056388D" w:rsidRDefault="00110C18" w:rsidP="00063728">
            <w:pPr>
              <w:rPr>
                <w:ins w:id="385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15" w:author="KIM, Jason" w:date="2019-04-02T13:39:00Z"/>
                <w:rFonts w:ascii="Calibri" w:eastAsia="Times New Roman" w:hAnsi="Calibri" w:cs="Calibri"/>
                <w:color w:val="000000"/>
                <w:lang w:eastAsia="en-AU"/>
              </w:rPr>
            </w:pPr>
            <w:ins w:id="38516"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17" w:author="KIM, Jason" w:date="2019-04-02T13:39:00Z"/>
                <w:rFonts w:ascii="Calibri" w:eastAsia="Times New Roman" w:hAnsi="Calibri" w:cs="Calibri"/>
                <w:color w:val="000000"/>
                <w:lang w:eastAsia="en-AU"/>
              </w:rPr>
            </w:pPr>
            <w:ins w:id="3851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19" w:author="KIM, Jason" w:date="2019-04-02T13:39:00Z"/>
                <w:rFonts w:ascii="Calibri" w:eastAsia="Times New Roman" w:hAnsi="Calibri" w:cs="Calibri"/>
                <w:color w:val="000000"/>
                <w:lang w:eastAsia="en-AU"/>
              </w:rPr>
            </w:pPr>
            <w:ins w:id="38520" w:author="KIM, Jason" w:date="2019-04-02T13:39:00Z">
              <w:r w:rsidRPr="0056388D">
                <w:rPr>
                  <w:rFonts w:ascii="Calibri" w:eastAsia="Times New Roman" w:hAnsi="Calibri" w:cs="Calibri"/>
                  <w:color w:val="000000"/>
                  <w:lang w:eastAsia="en-AU"/>
                </w:rPr>
                <w:t>LLN7008</w:t>
              </w:r>
            </w:ins>
          </w:p>
        </w:tc>
        <w:tc>
          <w:tcPr>
            <w:tcW w:w="933" w:type="pct"/>
            <w:noWrap/>
            <w:hideMark/>
          </w:tcPr>
          <w:p w:rsidR="00110C18" w:rsidRPr="0056388D" w:rsidRDefault="00110C18" w:rsidP="00063728">
            <w:pPr>
              <w:rPr>
                <w:ins w:id="38521" w:author="KIM, Jason" w:date="2019-04-02T13:39:00Z"/>
                <w:rFonts w:ascii="Calibri" w:eastAsia="Times New Roman" w:hAnsi="Calibri" w:cs="Calibri"/>
                <w:color w:val="000000"/>
                <w:lang w:eastAsia="en-AU"/>
              </w:rPr>
            </w:pPr>
            <w:ins w:id="385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23" w:author="KIM, Jason" w:date="2019-04-02T13:39:00Z"/>
                <w:rFonts w:ascii="Calibri" w:eastAsia="Times New Roman" w:hAnsi="Calibri" w:cs="Calibri"/>
                <w:color w:val="000000"/>
                <w:lang w:eastAsia="en-AU"/>
              </w:rPr>
            </w:pPr>
            <w:ins w:id="38524" w:author="KIM, Jason" w:date="2019-04-02T13:39:00Z">
              <w:r w:rsidRPr="0056388D">
                <w:rPr>
                  <w:rFonts w:ascii="Calibri" w:eastAsia="Times New Roman" w:hAnsi="Calibri" w:cs="Calibri"/>
                  <w:color w:val="000000"/>
                  <w:lang w:eastAsia="en-AU"/>
                </w:rPr>
                <w:t>Chainage 425</w:t>
              </w:r>
            </w:ins>
          </w:p>
        </w:tc>
        <w:tc>
          <w:tcPr>
            <w:tcW w:w="764" w:type="pct"/>
            <w:noWrap/>
            <w:hideMark/>
          </w:tcPr>
          <w:p w:rsidR="00110C18" w:rsidRPr="0056388D" w:rsidRDefault="00110C18" w:rsidP="00063728">
            <w:pPr>
              <w:jc w:val="right"/>
              <w:rPr>
                <w:ins w:id="38525" w:author="KIM, Jason" w:date="2019-04-02T13:39:00Z"/>
                <w:rFonts w:ascii="Calibri" w:eastAsia="Times New Roman" w:hAnsi="Calibri" w:cs="Calibri"/>
                <w:color w:val="000000"/>
                <w:lang w:eastAsia="en-AU"/>
              </w:rPr>
            </w:pPr>
            <w:ins w:id="38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27" w:author="KIM, Jason" w:date="2019-04-02T13:39:00Z"/>
        </w:trPr>
        <w:tc>
          <w:tcPr>
            <w:tcW w:w="708" w:type="pct"/>
            <w:vMerge/>
            <w:hideMark/>
          </w:tcPr>
          <w:p w:rsidR="00110C18" w:rsidRPr="0056388D" w:rsidRDefault="00110C18" w:rsidP="00063728">
            <w:pPr>
              <w:rPr>
                <w:ins w:id="385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29" w:author="KIM, Jason" w:date="2019-04-02T13:39:00Z"/>
                <w:rFonts w:ascii="Calibri" w:eastAsia="Times New Roman" w:hAnsi="Calibri" w:cs="Calibri"/>
                <w:color w:val="000000"/>
                <w:lang w:eastAsia="en-AU"/>
              </w:rPr>
            </w:pPr>
            <w:ins w:id="38530"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31" w:author="KIM, Jason" w:date="2019-04-02T13:39:00Z"/>
                <w:rFonts w:ascii="Calibri" w:eastAsia="Times New Roman" w:hAnsi="Calibri" w:cs="Calibri"/>
                <w:color w:val="000000"/>
                <w:lang w:eastAsia="en-AU"/>
              </w:rPr>
            </w:pPr>
            <w:ins w:id="3853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33" w:author="KIM, Jason" w:date="2019-04-02T13:39:00Z"/>
                <w:rFonts w:ascii="Calibri" w:eastAsia="Times New Roman" w:hAnsi="Calibri" w:cs="Calibri"/>
                <w:color w:val="000000"/>
                <w:lang w:eastAsia="en-AU"/>
              </w:rPr>
            </w:pPr>
            <w:ins w:id="38534" w:author="KIM, Jason" w:date="2019-04-02T13:39:00Z">
              <w:r w:rsidRPr="0056388D">
                <w:rPr>
                  <w:rFonts w:ascii="Calibri" w:eastAsia="Times New Roman" w:hAnsi="Calibri" w:cs="Calibri"/>
                  <w:color w:val="000000"/>
                  <w:lang w:eastAsia="en-AU"/>
                </w:rPr>
                <w:t>LLN7009</w:t>
              </w:r>
            </w:ins>
          </w:p>
        </w:tc>
        <w:tc>
          <w:tcPr>
            <w:tcW w:w="933" w:type="pct"/>
            <w:noWrap/>
            <w:hideMark/>
          </w:tcPr>
          <w:p w:rsidR="00110C18" w:rsidRPr="0056388D" w:rsidRDefault="00110C18" w:rsidP="00063728">
            <w:pPr>
              <w:rPr>
                <w:ins w:id="38535" w:author="KIM, Jason" w:date="2019-04-02T13:39:00Z"/>
                <w:rFonts w:ascii="Calibri" w:eastAsia="Times New Roman" w:hAnsi="Calibri" w:cs="Calibri"/>
                <w:color w:val="000000"/>
                <w:lang w:eastAsia="en-AU"/>
              </w:rPr>
            </w:pPr>
            <w:ins w:id="385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37" w:author="KIM, Jason" w:date="2019-04-02T13:39:00Z"/>
                <w:rFonts w:ascii="Calibri" w:eastAsia="Times New Roman" w:hAnsi="Calibri" w:cs="Calibri"/>
                <w:color w:val="000000"/>
                <w:lang w:eastAsia="en-AU"/>
              </w:rPr>
            </w:pPr>
            <w:ins w:id="38538" w:author="KIM, Jason" w:date="2019-04-02T13:39:00Z">
              <w:r w:rsidRPr="0056388D">
                <w:rPr>
                  <w:rFonts w:ascii="Calibri" w:eastAsia="Times New Roman" w:hAnsi="Calibri" w:cs="Calibri"/>
                  <w:color w:val="000000"/>
                  <w:lang w:eastAsia="en-AU"/>
                </w:rPr>
                <w:t>Chainage 434</w:t>
              </w:r>
            </w:ins>
          </w:p>
        </w:tc>
        <w:tc>
          <w:tcPr>
            <w:tcW w:w="764" w:type="pct"/>
            <w:noWrap/>
            <w:hideMark/>
          </w:tcPr>
          <w:p w:rsidR="00110C18" w:rsidRPr="0056388D" w:rsidRDefault="00110C18" w:rsidP="00063728">
            <w:pPr>
              <w:jc w:val="right"/>
              <w:rPr>
                <w:ins w:id="38539" w:author="KIM, Jason" w:date="2019-04-02T13:39:00Z"/>
                <w:rFonts w:ascii="Calibri" w:eastAsia="Times New Roman" w:hAnsi="Calibri" w:cs="Calibri"/>
                <w:color w:val="000000"/>
                <w:lang w:eastAsia="en-AU"/>
              </w:rPr>
            </w:pPr>
            <w:ins w:id="38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41" w:author="KIM, Jason" w:date="2019-04-02T13:39:00Z"/>
        </w:trPr>
        <w:tc>
          <w:tcPr>
            <w:tcW w:w="708" w:type="pct"/>
            <w:vMerge/>
            <w:hideMark/>
          </w:tcPr>
          <w:p w:rsidR="00110C18" w:rsidRPr="0056388D" w:rsidRDefault="00110C18" w:rsidP="00063728">
            <w:pPr>
              <w:rPr>
                <w:ins w:id="385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43" w:author="KIM, Jason" w:date="2019-04-02T13:39:00Z"/>
                <w:rFonts w:ascii="Calibri" w:eastAsia="Times New Roman" w:hAnsi="Calibri" w:cs="Calibri"/>
                <w:color w:val="000000"/>
                <w:lang w:eastAsia="en-AU"/>
              </w:rPr>
            </w:pPr>
            <w:ins w:id="38544"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45" w:author="KIM, Jason" w:date="2019-04-02T13:39:00Z"/>
                <w:rFonts w:ascii="Calibri" w:eastAsia="Times New Roman" w:hAnsi="Calibri" w:cs="Calibri"/>
                <w:color w:val="000000"/>
                <w:lang w:eastAsia="en-AU"/>
              </w:rPr>
            </w:pPr>
            <w:ins w:id="3854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47" w:author="KIM, Jason" w:date="2019-04-02T13:39:00Z"/>
                <w:rFonts w:ascii="Calibri" w:eastAsia="Times New Roman" w:hAnsi="Calibri" w:cs="Calibri"/>
                <w:color w:val="000000"/>
                <w:lang w:eastAsia="en-AU"/>
              </w:rPr>
            </w:pPr>
            <w:ins w:id="38548" w:author="KIM, Jason" w:date="2019-04-02T13:39:00Z">
              <w:r w:rsidRPr="0056388D">
                <w:rPr>
                  <w:rFonts w:ascii="Calibri" w:eastAsia="Times New Roman" w:hAnsi="Calibri" w:cs="Calibri"/>
                  <w:color w:val="000000"/>
                  <w:lang w:eastAsia="en-AU"/>
                </w:rPr>
                <w:t>LLN7010</w:t>
              </w:r>
            </w:ins>
          </w:p>
        </w:tc>
        <w:tc>
          <w:tcPr>
            <w:tcW w:w="933" w:type="pct"/>
            <w:noWrap/>
            <w:hideMark/>
          </w:tcPr>
          <w:p w:rsidR="00110C18" w:rsidRPr="0056388D" w:rsidRDefault="00110C18" w:rsidP="00063728">
            <w:pPr>
              <w:rPr>
                <w:ins w:id="38549" w:author="KIM, Jason" w:date="2019-04-02T13:39:00Z"/>
                <w:rFonts w:ascii="Calibri" w:eastAsia="Times New Roman" w:hAnsi="Calibri" w:cs="Calibri"/>
                <w:color w:val="000000"/>
                <w:lang w:eastAsia="en-AU"/>
              </w:rPr>
            </w:pPr>
            <w:ins w:id="385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51" w:author="KIM, Jason" w:date="2019-04-02T13:39:00Z"/>
                <w:rFonts w:ascii="Calibri" w:eastAsia="Times New Roman" w:hAnsi="Calibri" w:cs="Calibri"/>
                <w:color w:val="000000"/>
                <w:lang w:eastAsia="en-AU"/>
              </w:rPr>
            </w:pPr>
            <w:ins w:id="38552" w:author="KIM, Jason" w:date="2019-04-02T13:39:00Z">
              <w:r w:rsidRPr="0056388D">
                <w:rPr>
                  <w:rFonts w:ascii="Calibri" w:eastAsia="Times New Roman" w:hAnsi="Calibri" w:cs="Calibri"/>
                  <w:color w:val="000000"/>
                  <w:lang w:eastAsia="en-AU"/>
                </w:rPr>
                <w:t>Chainage 444</w:t>
              </w:r>
            </w:ins>
          </w:p>
        </w:tc>
        <w:tc>
          <w:tcPr>
            <w:tcW w:w="764" w:type="pct"/>
            <w:noWrap/>
            <w:hideMark/>
          </w:tcPr>
          <w:p w:rsidR="00110C18" w:rsidRPr="0056388D" w:rsidRDefault="00110C18" w:rsidP="00063728">
            <w:pPr>
              <w:jc w:val="right"/>
              <w:rPr>
                <w:ins w:id="38553" w:author="KIM, Jason" w:date="2019-04-02T13:39:00Z"/>
                <w:rFonts w:ascii="Calibri" w:eastAsia="Times New Roman" w:hAnsi="Calibri" w:cs="Calibri"/>
                <w:color w:val="000000"/>
                <w:lang w:eastAsia="en-AU"/>
              </w:rPr>
            </w:pPr>
            <w:ins w:id="385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55" w:author="KIM, Jason" w:date="2019-04-02T13:39:00Z"/>
        </w:trPr>
        <w:tc>
          <w:tcPr>
            <w:tcW w:w="708" w:type="pct"/>
            <w:vMerge w:val="restart"/>
            <w:noWrap/>
            <w:hideMark/>
          </w:tcPr>
          <w:p w:rsidR="00110C18" w:rsidRPr="0056388D" w:rsidRDefault="00110C18" w:rsidP="00063728">
            <w:pPr>
              <w:rPr>
                <w:ins w:id="38556" w:author="KIM, Jason" w:date="2019-04-02T13:39:00Z"/>
                <w:rFonts w:ascii="Calibri" w:eastAsia="Times New Roman" w:hAnsi="Calibri" w:cs="Calibri"/>
                <w:color w:val="000000"/>
                <w:lang w:eastAsia="en-AU"/>
              </w:rPr>
            </w:pPr>
            <w:ins w:id="38557" w:author="KIM, Jason" w:date="2019-04-02T13:39:00Z">
              <w:r w:rsidRPr="0056388D">
                <w:rPr>
                  <w:rFonts w:ascii="Calibri" w:eastAsia="Times New Roman" w:hAnsi="Calibri" w:cs="Calibri"/>
                  <w:color w:val="000000"/>
                  <w:lang w:eastAsia="en-AU"/>
                </w:rPr>
                <w:t>LLE81SK81</w:t>
              </w:r>
            </w:ins>
          </w:p>
        </w:tc>
        <w:tc>
          <w:tcPr>
            <w:tcW w:w="605" w:type="pct"/>
            <w:noWrap/>
            <w:hideMark/>
          </w:tcPr>
          <w:p w:rsidR="00110C18" w:rsidRPr="0056388D" w:rsidRDefault="00110C18" w:rsidP="00063728">
            <w:pPr>
              <w:rPr>
                <w:ins w:id="38558" w:author="KIM, Jason" w:date="2019-04-02T13:39:00Z"/>
                <w:rFonts w:ascii="Calibri" w:eastAsia="Times New Roman" w:hAnsi="Calibri" w:cs="Calibri"/>
                <w:color w:val="000000"/>
                <w:lang w:eastAsia="en-AU"/>
              </w:rPr>
            </w:pPr>
            <w:ins w:id="38559"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60" w:author="KIM, Jason" w:date="2019-04-02T13:39:00Z"/>
                <w:rFonts w:ascii="Calibri" w:eastAsia="Times New Roman" w:hAnsi="Calibri" w:cs="Calibri"/>
                <w:color w:val="000000"/>
                <w:lang w:eastAsia="en-AU"/>
              </w:rPr>
            </w:pPr>
            <w:ins w:id="3856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62" w:author="KIM, Jason" w:date="2019-04-02T13:39:00Z"/>
                <w:rFonts w:ascii="Calibri" w:eastAsia="Times New Roman" w:hAnsi="Calibri" w:cs="Calibri"/>
                <w:color w:val="000000"/>
                <w:lang w:eastAsia="en-AU"/>
              </w:rPr>
            </w:pPr>
            <w:ins w:id="38563" w:author="KIM, Jason" w:date="2019-04-02T13:39:00Z">
              <w:r w:rsidRPr="0056388D">
                <w:rPr>
                  <w:rFonts w:ascii="Calibri" w:eastAsia="Times New Roman" w:hAnsi="Calibri" w:cs="Calibri"/>
                  <w:color w:val="000000"/>
                  <w:lang w:eastAsia="en-AU"/>
                </w:rPr>
                <w:t>LLS8000</w:t>
              </w:r>
            </w:ins>
          </w:p>
        </w:tc>
        <w:tc>
          <w:tcPr>
            <w:tcW w:w="933" w:type="pct"/>
            <w:noWrap/>
            <w:hideMark/>
          </w:tcPr>
          <w:p w:rsidR="00110C18" w:rsidRPr="0056388D" w:rsidRDefault="00110C18" w:rsidP="00063728">
            <w:pPr>
              <w:rPr>
                <w:ins w:id="38564" w:author="KIM, Jason" w:date="2019-04-02T13:39:00Z"/>
                <w:rFonts w:ascii="Calibri" w:eastAsia="Times New Roman" w:hAnsi="Calibri" w:cs="Calibri"/>
                <w:color w:val="000000"/>
                <w:lang w:eastAsia="en-AU"/>
              </w:rPr>
            </w:pPr>
            <w:ins w:id="385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66" w:author="KIM, Jason" w:date="2019-04-02T13:39:00Z"/>
                <w:rFonts w:ascii="Calibri" w:eastAsia="Times New Roman" w:hAnsi="Calibri" w:cs="Calibri"/>
                <w:color w:val="000000"/>
                <w:lang w:eastAsia="en-AU"/>
              </w:rPr>
            </w:pPr>
            <w:ins w:id="38567" w:author="KIM, Jason" w:date="2019-04-02T13:39:00Z">
              <w:r w:rsidRPr="0056388D">
                <w:rPr>
                  <w:rFonts w:ascii="Calibri" w:eastAsia="Times New Roman" w:hAnsi="Calibri" w:cs="Calibri"/>
                  <w:color w:val="000000"/>
                  <w:lang w:eastAsia="en-AU"/>
                </w:rPr>
                <w:t>Chainage 1332</w:t>
              </w:r>
            </w:ins>
          </w:p>
        </w:tc>
        <w:tc>
          <w:tcPr>
            <w:tcW w:w="764" w:type="pct"/>
            <w:noWrap/>
            <w:hideMark/>
          </w:tcPr>
          <w:p w:rsidR="00110C18" w:rsidRPr="0056388D" w:rsidRDefault="00110C18" w:rsidP="00063728">
            <w:pPr>
              <w:jc w:val="right"/>
              <w:rPr>
                <w:ins w:id="38568" w:author="KIM, Jason" w:date="2019-04-02T13:39:00Z"/>
                <w:rFonts w:ascii="Calibri" w:eastAsia="Times New Roman" w:hAnsi="Calibri" w:cs="Calibri"/>
                <w:color w:val="000000"/>
                <w:lang w:eastAsia="en-AU"/>
              </w:rPr>
            </w:pPr>
            <w:ins w:id="385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70" w:author="KIM, Jason" w:date="2019-04-02T13:39:00Z"/>
        </w:trPr>
        <w:tc>
          <w:tcPr>
            <w:tcW w:w="708" w:type="pct"/>
            <w:vMerge/>
            <w:hideMark/>
          </w:tcPr>
          <w:p w:rsidR="00110C18" w:rsidRPr="0056388D" w:rsidRDefault="00110C18" w:rsidP="00063728">
            <w:pPr>
              <w:rPr>
                <w:ins w:id="385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72" w:author="KIM, Jason" w:date="2019-04-02T13:39:00Z"/>
                <w:rFonts w:ascii="Calibri" w:eastAsia="Times New Roman" w:hAnsi="Calibri" w:cs="Calibri"/>
                <w:color w:val="000000"/>
                <w:lang w:eastAsia="en-AU"/>
              </w:rPr>
            </w:pPr>
            <w:ins w:id="38573"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74" w:author="KIM, Jason" w:date="2019-04-02T13:39:00Z"/>
                <w:rFonts w:ascii="Calibri" w:eastAsia="Times New Roman" w:hAnsi="Calibri" w:cs="Calibri"/>
                <w:color w:val="000000"/>
                <w:lang w:eastAsia="en-AU"/>
              </w:rPr>
            </w:pPr>
            <w:ins w:id="3857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76" w:author="KIM, Jason" w:date="2019-04-02T13:39:00Z"/>
                <w:rFonts w:ascii="Calibri" w:eastAsia="Times New Roman" w:hAnsi="Calibri" w:cs="Calibri"/>
                <w:color w:val="000000"/>
                <w:lang w:eastAsia="en-AU"/>
              </w:rPr>
            </w:pPr>
            <w:ins w:id="38577" w:author="KIM, Jason" w:date="2019-04-02T13:39:00Z">
              <w:r w:rsidRPr="0056388D">
                <w:rPr>
                  <w:rFonts w:ascii="Calibri" w:eastAsia="Times New Roman" w:hAnsi="Calibri" w:cs="Calibri"/>
                  <w:color w:val="000000"/>
                  <w:lang w:eastAsia="en-AU"/>
                </w:rPr>
                <w:t>LLS8001</w:t>
              </w:r>
            </w:ins>
          </w:p>
        </w:tc>
        <w:tc>
          <w:tcPr>
            <w:tcW w:w="933" w:type="pct"/>
            <w:noWrap/>
            <w:hideMark/>
          </w:tcPr>
          <w:p w:rsidR="00110C18" w:rsidRPr="0056388D" w:rsidRDefault="00110C18" w:rsidP="00063728">
            <w:pPr>
              <w:rPr>
                <w:ins w:id="38578" w:author="KIM, Jason" w:date="2019-04-02T13:39:00Z"/>
                <w:rFonts w:ascii="Calibri" w:eastAsia="Times New Roman" w:hAnsi="Calibri" w:cs="Calibri"/>
                <w:color w:val="000000"/>
                <w:lang w:eastAsia="en-AU"/>
              </w:rPr>
            </w:pPr>
            <w:ins w:id="385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80" w:author="KIM, Jason" w:date="2019-04-02T13:39:00Z"/>
                <w:rFonts w:ascii="Calibri" w:eastAsia="Times New Roman" w:hAnsi="Calibri" w:cs="Calibri"/>
                <w:color w:val="000000"/>
                <w:lang w:eastAsia="en-AU"/>
              </w:rPr>
            </w:pPr>
            <w:ins w:id="38581" w:author="KIM, Jason" w:date="2019-04-02T13:39:00Z">
              <w:r w:rsidRPr="0056388D">
                <w:rPr>
                  <w:rFonts w:ascii="Calibri" w:eastAsia="Times New Roman" w:hAnsi="Calibri" w:cs="Calibri"/>
                  <w:color w:val="000000"/>
                  <w:lang w:eastAsia="en-AU"/>
                </w:rPr>
                <w:t>Chainage 1322</w:t>
              </w:r>
            </w:ins>
          </w:p>
        </w:tc>
        <w:tc>
          <w:tcPr>
            <w:tcW w:w="764" w:type="pct"/>
            <w:noWrap/>
            <w:hideMark/>
          </w:tcPr>
          <w:p w:rsidR="00110C18" w:rsidRPr="0056388D" w:rsidRDefault="00110C18" w:rsidP="00063728">
            <w:pPr>
              <w:jc w:val="right"/>
              <w:rPr>
                <w:ins w:id="38582" w:author="KIM, Jason" w:date="2019-04-02T13:39:00Z"/>
                <w:rFonts w:ascii="Calibri" w:eastAsia="Times New Roman" w:hAnsi="Calibri" w:cs="Calibri"/>
                <w:color w:val="000000"/>
                <w:lang w:eastAsia="en-AU"/>
              </w:rPr>
            </w:pPr>
            <w:ins w:id="385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84" w:author="KIM, Jason" w:date="2019-04-02T13:39:00Z"/>
        </w:trPr>
        <w:tc>
          <w:tcPr>
            <w:tcW w:w="708" w:type="pct"/>
            <w:vMerge/>
            <w:hideMark/>
          </w:tcPr>
          <w:p w:rsidR="00110C18" w:rsidRPr="0056388D" w:rsidRDefault="00110C18" w:rsidP="00063728">
            <w:pPr>
              <w:rPr>
                <w:ins w:id="385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86" w:author="KIM, Jason" w:date="2019-04-02T13:39:00Z"/>
                <w:rFonts w:ascii="Calibri" w:eastAsia="Times New Roman" w:hAnsi="Calibri" w:cs="Calibri"/>
                <w:color w:val="000000"/>
                <w:lang w:eastAsia="en-AU"/>
              </w:rPr>
            </w:pPr>
            <w:ins w:id="38587"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88" w:author="KIM, Jason" w:date="2019-04-02T13:39:00Z"/>
                <w:rFonts w:ascii="Calibri" w:eastAsia="Times New Roman" w:hAnsi="Calibri" w:cs="Calibri"/>
                <w:color w:val="000000"/>
                <w:lang w:eastAsia="en-AU"/>
              </w:rPr>
            </w:pPr>
            <w:ins w:id="3858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90" w:author="KIM, Jason" w:date="2019-04-02T13:39:00Z"/>
                <w:rFonts w:ascii="Calibri" w:eastAsia="Times New Roman" w:hAnsi="Calibri" w:cs="Calibri"/>
                <w:color w:val="000000"/>
                <w:lang w:eastAsia="en-AU"/>
              </w:rPr>
            </w:pPr>
            <w:ins w:id="38591" w:author="KIM, Jason" w:date="2019-04-02T13:39:00Z">
              <w:r w:rsidRPr="0056388D">
                <w:rPr>
                  <w:rFonts w:ascii="Calibri" w:eastAsia="Times New Roman" w:hAnsi="Calibri" w:cs="Calibri"/>
                  <w:color w:val="000000"/>
                  <w:lang w:eastAsia="en-AU"/>
                </w:rPr>
                <w:t>LLS8002</w:t>
              </w:r>
            </w:ins>
          </w:p>
        </w:tc>
        <w:tc>
          <w:tcPr>
            <w:tcW w:w="933" w:type="pct"/>
            <w:noWrap/>
            <w:hideMark/>
          </w:tcPr>
          <w:p w:rsidR="00110C18" w:rsidRPr="0056388D" w:rsidRDefault="00110C18" w:rsidP="00063728">
            <w:pPr>
              <w:rPr>
                <w:ins w:id="38592" w:author="KIM, Jason" w:date="2019-04-02T13:39:00Z"/>
                <w:rFonts w:ascii="Calibri" w:eastAsia="Times New Roman" w:hAnsi="Calibri" w:cs="Calibri"/>
                <w:color w:val="000000"/>
                <w:lang w:eastAsia="en-AU"/>
              </w:rPr>
            </w:pPr>
            <w:ins w:id="385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94" w:author="KIM, Jason" w:date="2019-04-02T13:39:00Z"/>
                <w:rFonts w:ascii="Calibri" w:eastAsia="Times New Roman" w:hAnsi="Calibri" w:cs="Calibri"/>
                <w:color w:val="000000"/>
                <w:lang w:eastAsia="en-AU"/>
              </w:rPr>
            </w:pPr>
            <w:ins w:id="38595" w:author="KIM, Jason" w:date="2019-04-02T13:39:00Z">
              <w:r w:rsidRPr="0056388D">
                <w:rPr>
                  <w:rFonts w:ascii="Calibri" w:eastAsia="Times New Roman" w:hAnsi="Calibri" w:cs="Calibri"/>
                  <w:color w:val="000000"/>
                  <w:lang w:eastAsia="en-AU"/>
                </w:rPr>
                <w:t>Chainage 1312</w:t>
              </w:r>
            </w:ins>
          </w:p>
        </w:tc>
        <w:tc>
          <w:tcPr>
            <w:tcW w:w="764" w:type="pct"/>
            <w:noWrap/>
            <w:hideMark/>
          </w:tcPr>
          <w:p w:rsidR="00110C18" w:rsidRPr="0056388D" w:rsidRDefault="00110C18" w:rsidP="00063728">
            <w:pPr>
              <w:jc w:val="right"/>
              <w:rPr>
                <w:ins w:id="38596" w:author="KIM, Jason" w:date="2019-04-02T13:39:00Z"/>
                <w:rFonts w:ascii="Calibri" w:eastAsia="Times New Roman" w:hAnsi="Calibri" w:cs="Calibri"/>
                <w:color w:val="000000"/>
                <w:lang w:eastAsia="en-AU"/>
              </w:rPr>
            </w:pPr>
            <w:ins w:id="385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98" w:author="KIM, Jason" w:date="2019-04-02T13:39:00Z"/>
        </w:trPr>
        <w:tc>
          <w:tcPr>
            <w:tcW w:w="708" w:type="pct"/>
            <w:vMerge/>
            <w:hideMark/>
          </w:tcPr>
          <w:p w:rsidR="00110C18" w:rsidRPr="0056388D" w:rsidRDefault="00110C18" w:rsidP="00063728">
            <w:pPr>
              <w:rPr>
                <w:ins w:id="385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00" w:author="KIM, Jason" w:date="2019-04-02T13:39:00Z"/>
                <w:rFonts w:ascii="Calibri" w:eastAsia="Times New Roman" w:hAnsi="Calibri" w:cs="Calibri"/>
                <w:color w:val="000000"/>
                <w:lang w:eastAsia="en-AU"/>
              </w:rPr>
            </w:pPr>
            <w:ins w:id="38601"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02" w:author="KIM, Jason" w:date="2019-04-02T13:39:00Z"/>
                <w:rFonts w:ascii="Calibri" w:eastAsia="Times New Roman" w:hAnsi="Calibri" w:cs="Calibri"/>
                <w:color w:val="000000"/>
                <w:lang w:eastAsia="en-AU"/>
              </w:rPr>
            </w:pPr>
            <w:ins w:id="3860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04" w:author="KIM, Jason" w:date="2019-04-02T13:39:00Z"/>
                <w:rFonts w:ascii="Calibri" w:eastAsia="Times New Roman" w:hAnsi="Calibri" w:cs="Calibri"/>
                <w:color w:val="000000"/>
                <w:lang w:eastAsia="en-AU"/>
              </w:rPr>
            </w:pPr>
            <w:ins w:id="38605" w:author="KIM, Jason" w:date="2019-04-02T13:39:00Z">
              <w:r w:rsidRPr="0056388D">
                <w:rPr>
                  <w:rFonts w:ascii="Calibri" w:eastAsia="Times New Roman" w:hAnsi="Calibri" w:cs="Calibri"/>
                  <w:color w:val="000000"/>
                  <w:lang w:eastAsia="en-AU"/>
                </w:rPr>
                <w:t>LLS8003</w:t>
              </w:r>
            </w:ins>
          </w:p>
        </w:tc>
        <w:tc>
          <w:tcPr>
            <w:tcW w:w="933" w:type="pct"/>
            <w:noWrap/>
            <w:hideMark/>
          </w:tcPr>
          <w:p w:rsidR="00110C18" w:rsidRPr="0056388D" w:rsidRDefault="00110C18" w:rsidP="00063728">
            <w:pPr>
              <w:rPr>
                <w:ins w:id="38606" w:author="KIM, Jason" w:date="2019-04-02T13:39:00Z"/>
                <w:rFonts w:ascii="Calibri" w:eastAsia="Times New Roman" w:hAnsi="Calibri" w:cs="Calibri"/>
                <w:color w:val="000000"/>
                <w:lang w:eastAsia="en-AU"/>
              </w:rPr>
            </w:pPr>
            <w:ins w:id="386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08" w:author="KIM, Jason" w:date="2019-04-02T13:39:00Z"/>
                <w:rFonts w:ascii="Calibri" w:eastAsia="Times New Roman" w:hAnsi="Calibri" w:cs="Calibri"/>
                <w:color w:val="000000"/>
                <w:lang w:eastAsia="en-AU"/>
              </w:rPr>
            </w:pPr>
            <w:ins w:id="38609" w:author="KIM, Jason" w:date="2019-04-02T13:39:00Z">
              <w:r w:rsidRPr="0056388D">
                <w:rPr>
                  <w:rFonts w:ascii="Calibri" w:eastAsia="Times New Roman" w:hAnsi="Calibri" w:cs="Calibri"/>
                  <w:color w:val="000000"/>
                  <w:lang w:eastAsia="en-AU"/>
                </w:rPr>
                <w:t>Chainage 1302</w:t>
              </w:r>
            </w:ins>
          </w:p>
        </w:tc>
        <w:tc>
          <w:tcPr>
            <w:tcW w:w="764" w:type="pct"/>
            <w:noWrap/>
            <w:hideMark/>
          </w:tcPr>
          <w:p w:rsidR="00110C18" w:rsidRPr="0056388D" w:rsidRDefault="00110C18" w:rsidP="00063728">
            <w:pPr>
              <w:jc w:val="right"/>
              <w:rPr>
                <w:ins w:id="38610" w:author="KIM, Jason" w:date="2019-04-02T13:39:00Z"/>
                <w:rFonts w:ascii="Calibri" w:eastAsia="Times New Roman" w:hAnsi="Calibri" w:cs="Calibri"/>
                <w:color w:val="000000"/>
                <w:lang w:eastAsia="en-AU"/>
              </w:rPr>
            </w:pPr>
            <w:ins w:id="386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12" w:author="KIM, Jason" w:date="2019-04-02T13:39:00Z"/>
        </w:trPr>
        <w:tc>
          <w:tcPr>
            <w:tcW w:w="708" w:type="pct"/>
            <w:vMerge/>
            <w:hideMark/>
          </w:tcPr>
          <w:p w:rsidR="00110C18" w:rsidRPr="0056388D" w:rsidRDefault="00110C18" w:rsidP="00063728">
            <w:pPr>
              <w:rPr>
                <w:ins w:id="386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14" w:author="KIM, Jason" w:date="2019-04-02T13:39:00Z"/>
                <w:rFonts w:ascii="Calibri" w:eastAsia="Times New Roman" w:hAnsi="Calibri" w:cs="Calibri"/>
                <w:color w:val="000000"/>
                <w:lang w:eastAsia="en-AU"/>
              </w:rPr>
            </w:pPr>
            <w:ins w:id="38615"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16" w:author="KIM, Jason" w:date="2019-04-02T13:39:00Z"/>
                <w:rFonts w:ascii="Calibri" w:eastAsia="Times New Roman" w:hAnsi="Calibri" w:cs="Calibri"/>
                <w:color w:val="000000"/>
                <w:lang w:eastAsia="en-AU"/>
              </w:rPr>
            </w:pPr>
            <w:ins w:id="3861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18" w:author="KIM, Jason" w:date="2019-04-02T13:39:00Z"/>
                <w:rFonts w:ascii="Calibri" w:eastAsia="Times New Roman" w:hAnsi="Calibri" w:cs="Calibri"/>
                <w:color w:val="000000"/>
                <w:lang w:eastAsia="en-AU"/>
              </w:rPr>
            </w:pPr>
            <w:ins w:id="38619" w:author="KIM, Jason" w:date="2019-04-02T13:39:00Z">
              <w:r w:rsidRPr="0056388D">
                <w:rPr>
                  <w:rFonts w:ascii="Calibri" w:eastAsia="Times New Roman" w:hAnsi="Calibri" w:cs="Calibri"/>
                  <w:color w:val="000000"/>
                  <w:lang w:eastAsia="en-AU"/>
                </w:rPr>
                <w:t>LLS8004</w:t>
              </w:r>
            </w:ins>
          </w:p>
        </w:tc>
        <w:tc>
          <w:tcPr>
            <w:tcW w:w="933" w:type="pct"/>
            <w:noWrap/>
            <w:hideMark/>
          </w:tcPr>
          <w:p w:rsidR="00110C18" w:rsidRPr="0056388D" w:rsidRDefault="00110C18" w:rsidP="00063728">
            <w:pPr>
              <w:rPr>
                <w:ins w:id="38620" w:author="KIM, Jason" w:date="2019-04-02T13:39:00Z"/>
                <w:rFonts w:ascii="Calibri" w:eastAsia="Times New Roman" w:hAnsi="Calibri" w:cs="Calibri"/>
                <w:color w:val="000000"/>
                <w:lang w:eastAsia="en-AU"/>
              </w:rPr>
            </w:pPr>
            <w:ins w:id="386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22" w:author="KIM, Jason" w:date="2019-04-02T13:39:00Z"/>
                <w:rFonts w:ascii="Calibri" w:eastAsia="Times New Roman" w:hAnsi="Calibri" w:cs="Calibri"/>
                <w:color w:val="000000"/>
                <w:lang w:eastAsia="en-AU"/>
              </w:rPr>
            </w:pPr>
            <w:ins w:id="38623" w:author="KIM, Jason" w:date="2019-04-02T13:39:00Z">
              <w:r w:rsidRPr="0056388D">
                <w:rPr>
                  <w:rFonts w:ascii="Calibri" w:eastAsia="Times New Roman" w:hAnsi="Calibri" w:cs="Calibri"/>
                  <w:color w:val="000000"/>
                  <w:lang w:eastAsia="en-AU"/>
                </w:rPr>
                <w:t>Chainage 1292</w:t>
              </w:r>
            </w:ins>
          </w:p>
        </w:tc>
        <w:tc>
          <w:tcPr>
            <w:tcW w:w="764" w:type="pct"/>
            <w:noWrap/>
            <w:hideMark/>
          </w:tcPr>
          <w:p w:rsidR="00110C18" w:rsidRPr="0056388D" w:rsidRDefault="00110C18" w:rsidP="00063728">
            <w:pPr>
              <w:jc w:val="right"/>
              <w:rPr>
                <w:ins w:id="38624" w:author="KIM, Jason" w:date="2019-04-02T13:39:00Z"/>
                <w:rFonts w:ascii="Calibri" w:eastAsia="Times New Roman" w:hAnsi="Calibri" w:cs="Calibri"/>
                <w:color w:val="000000"/>
                <w:lang w:eastAsia="en-AU"/>
              </w:rPr>
            </w:pPr>
            <w:ins w:id="386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26" w:author="KIM, Jason" w:date="2019-04-02T13:39:00Z"/>
        </w:trPr>
        <w:tc>
          <w:tcPr>
            <w:tcW w:w="708" w:type="pct"/>
            <w:vMerge/>
            <w:hideMark/>
          </w:tcPr>
          <w:p w:rsidR="00110C18" w:rsidRPr="0056388D" w:rsidRDefault="00110C18" w:rsidP="00063728">
            <w:pPr>
              <w:rPr>
                <w:ins w:id="386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28" w:author="KIM, Jason" w:date="2019-04-02T13:39:00Z"/>
                <w:rFonts w:ascii="Calibri" w:eastAsia="Times New Roman" w:hAnsi="Calibri" w:cs="Calibri"/>
                <w:color w:val="000000"/>
                <w:lang w:eastAsia="en-AU"/>
              </w:rPr>
            </w:pPr>
            <w:ins w:id="38629"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30" w:author="KIM, Jason" w:date="2019-04-02T13:39:00Z"/>
                <w:rFonts w:ascii="Calibri" w:eastAsia="Times New Roman" w:hAnsi="Calibri" w:cs="Calibri"/>
                <w:color w:val="000000"/>
                <w:lang w:eastAsia="en-AU"/>
              </w:rPr>
            </w:pPr>
            <w:ins w:id="3863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32" w:author="KIM, Jason" w:date="2019-04-02T13:39:00Z"/>
                <w:rFonts w:ascii="Calibri" w:eastAsia="Times New Roman" w:hAnsi="Calibri" w:cs="Calibri"/>
                <w:color w:val="000000"/>
                <w:lang w:eastAsia="en-AU"/>
              </w:rPr>
            </w:pPr>
            <w:ins w:id="38633" w:author="KIM, Jason" w:date="2019-04-02T13:39:00Z">
              <w:r w:rsidRPr="0056388D">
                <w:rPr>
                  <w:rFonts w:ascii="Calibri" w:eastAsia="Times New Roman" w:hAnsi="Calibri" w:cs="Calibri"/>
                  <w:color w:val="000000"/>
                  <w:lang w:eastAsia="en-AU"/>
                </w:rPr>
                <w:t>LLS8005</w:t>
              </w:r>
            </w:ins>
          </w:p>
        </w:tc>
        <w:tc>
          <w:tcPr>
            <w:tcW w:w="933" w:type="pct"/>
            <w:noWrap/>
            <w:hideMark/>
          </w:tcPr>
          <w:p w:rsidR="00110C18" w:rsidRPr="0056388D" w:rsidRDefault="00110C18" w:rsidP="00063728">
            <w:pPr>
              <w:rPr>
                <w:ins w:id="38634" w:author="KIM, Jason" w:date="2019-04-02T13:39:00Z"/>
                <w:rFonts w:ascii="Calibri" w:eastAsia="Times New Roman" w:hAnsi="Calibri" w:cs="Calibri"/>
                <w:color w:val="000000"/>
                <w:lang w:eastAsia="en-AU"/>
              </w:rPr>
            </w:pPr>
            <w:ins w:id="386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36" w:author="KIM, Jason" w:date="2019-04-02T13:39:00Z"/>
                <w:rFonts w:ascii="Calibri" w:eastAsia="Times New Roman" w:hAnsi="Calibri" w:cs="Calibri"/>
                <w:color w:val="000000"/>
                <w:lang w:eastAsia="en-AU"/>
              </w:rPr>
            </w:pPr>
            <w:ins w:id="38637" w:author="KIM, Jason" w:date="2019-04-02T13:39:00Z">
              <w:r w:rsidRPr="0056388D">
                <w:rPr>
                  <w:rFonts w:ascii="Calibri" w:eastAsia="Times New Roman" w:hAnsi="Calibri" w:cs="Calibri"/>
                  <w:color w:val="000000"/>
                  <w:lang w:eastAsia="en-AU"/>
                </w:rPr>
                <w:t>Chainage 1282</w:t>
              </w:r>
            </w:ins>
          </w:p>
        </w:tc>
        <w:tc>
          <w:tcPr>
            <w:tcW w:w="764" w:type="pct"/>
            <w:noWrap/>
            <w:hideMark/>
          </w:tcPr>
          <w:p w:rsidR="00110C18" w:rsidRPr="0056388D" w:rsidRDefault="00110C18" w:rsidP="00063728">
            <w:pPr>
              <w:jc w:val="right"/>
              <w:rPr>
                <w:ins w:id="38638" w:author="KIM, Jason" w:date="2019-04-02T13:39:00Z"/>
                <w:rFonts w:ascii="Calibri" w:eastAsia="Times New Roman" w:hAnsi="Calibri" w:cs="Calibri"/>
                <w:color w:val="000000"/>
                <w:lang w:eastAsia="en-AU"/>
              </w:rPr>
            </w:pPr>
            <w:ins w:id="386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40" w:author="KIM, Jason" w:date="2019-04-02T13:39:00Z"/>
        </w:trPr>
        <w:tc>
          <w:tcPr>
            <w:tcW w:w="708" w:type="pct"/>
            <w:vMerge/>
            <w:hideMark/>
          </w:tcPr>
          <w:p w:rsidR="00110C18" w:rsidRPr="0056388D" w:rsidRDefault="00110C18" w:rsidP="00063728">
            <w:pPr>
              <w:rPr>
                <w:ins w:id="386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42" w:author="KIM, Jason" w:date="2019-04-02T13:39:00Z"/>
                <w:rFonts w:ascii="Calibri" w:eastAsia="Times New Roman" w:hAnsi="Calibri" w:cs="Calibri"/>
                <w:color w:val="000000"/>
                <w:lang w:eastAsia="en-AU"/>
              </w:rPr>
            </w:pPr>
            <w:ins w:id="38643"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44" w:author="KIM, Jason" w:date="2019-04-02T13:39:00Z"/>
                <w:rFonts w:ascii="Calibri" w:eastAsia="Times New Roman" w:hAnsi="Calibri" w:cs="Calibri"/>
                <w:color w:val="000000"/>
                <w:lang w:eastAsia="en-AU"/>
              </w:rPr>
            </w:pPr>
            <w:ins w:id="3864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46" w:author="KIM, Jason" w:date="2019-04-02T13:39:00Z"/>
                <w:rFonts w:ascii="Calibri" w:eastAsia="Times New Roman" w:hAnsi="Calibri" w:cs="Calibri"/>
                <w:color w:val="000000"/>
                <w:lang w:eastAsia="en-AU"/>
              </w:rPr>
            </w:pPr>
            <w:ins w:id="38647" w:author="KIM, Jason" w:date="2019-04-02T13:39:00Z">
              <w:r w:rsidRPr="0056388D">
                <w:rPr>
                  <w:rFonts w:ascii="Calibri" w:eastAsia="Times New Roman" w:hAnsi="Calibri" w:cs="Calibri"/>
                  <w:color w:val="000000"/>
                  <w:lang w:eastAsia="en-AU"/>
                </w:rPr>
                <w:t>LLS8006</w:t>
              </w:r>
            </w:ins>
          </w:p>
        </w:tc>
        <w:tc>
          <w:tcPr>
            <w:tcW w:w="933" w:type="pct"/>
            <w:noWrap/>
            <w:hideMark/>
          </w:tcPr>
          <w:p w:rsidR="00110C18" w:rsidRPr="0056388D" w:rsidRDefault="00110C18" w:rsidP="00063728">
            <w:pPr>
              <w:rPr>
                <w:ins w:id="38648" w:author="KIM, Jason" w:date="2019-04-02T13:39:00Z"/>
                <w:rFonts w:ascii="Calibri" w:eastAsia="Times New Roman" w:hAnsi="Calibri" w:cs="Calibri"/>
                <w:color w:val="000000"/>
                <w:lang w:eastAsia="en-AU"/>
              </w:rPr>
            </w:pPr>
            <w:ins w:id="386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50" w:author="KIM, Jason" w:date="2019-04-02T13:39:00Z"/>
                <w:rFonts w:ascii="Calibri" w:eastAsia="Times New Roman" w:hAnsi="Calibri" w:cs="Calibri"/>
                <w:color w:val="000000"/>
                <w:lang w:eastAsia="en-AU"/>
              </w:rPr>
            </w:pPr>
            <w:ins w:id="38651" w:author="KIM, Jason" w:date="2019-04-02T13:39:00Z">
              <w:r w:rsidRPr="0056388D">
                <w:rPr>
                  <w:rFonts w:ascii="Calibri" w:eastAsia="Times New Roman" w:hAnsi="Calibri" w:cs="Calibri"/>
                  <w:color w:val="000000"/>
                  <w:lang w:eastAsia="en-AU"/>
                </w:rPr>
                <w:t>Chainage 1272</w:t>
              </w:r>
            </w:ins>
          </w:p>
        </w:tc>
        <w:tc>
          <w:tcPr>
            <w:tcW w:w="764" w:type="pct"/>
            <w:noWrap/>
            <w:hideMark/>
          </w:tcPr>
          <w:p w:rsidR="00110C18" w:rsidRPr="0056388D" w:rsidRDefault="00110C18" w:rsidP="00063728">
            <w:pPr>
              <w:jc w:val="right"/>
              <w:rPr>
                <w:ins w:id="38652" w:author="KIM, Jason" w:date="2019-04-02T13:39:00Z"/>
                <w:rFonts w:ascii="Calibri" w:eastAsia="Times New Roman" w:hAnsi="Calibri" w:cs="Calibri"/>
                <w:color w:val="000000"/>
                <w:lang w:eastAsia="en-AU"/>
              </w:rPr>
            </w:pPr>
            <w:ins w:id="38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54" w:author="KIM, Jason" w:date="2019-04-02T13:39:00Z"/>
        </w:trPr>
        <w:tc>
          <w:tcPr>
            <w:tcW w:w="708" w:type="pct"/>
            <w:vMerge/>
            <w:hideMark/>
          </w:tcPr>
          <w:p w:rsidR="00110C18" w:rsidRPr="0056388D" w:rsidRDefault="00110C18" w:rsidP="00063728">
            <w:pPr>
              <w:rPr>
                <w:ins w:id="386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56" w:author="KIM, Jason" w:date="2019-04-02T13:39:00Z"/>
                <w:rFonts w:ascii="Calibri" w:eastAsia="Times New Roman" w:hAnsi="Calibri" w:cs="Calibri"/>
                <w:color w:val="000000"/>
                <w:lang w:eastAsia="en-AU"/>
              </w:rPr>
            </w:pPr>
            <w:ins w:id="38657"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58" w:author="KIM, Jason" w:date="2019-04-02T13:39:00Z"/>
                <w:rFonts w:ascii="Calibri" w:eastAsia="Times New Roman" w:hAnsi="Calibri" w:cs="Calibri"/>
                <w:color w:val="000000"/>
                <w:lang w:eastAsia="en-AU"/>
              </w:rPr>
            </w:pPr>
            <w:ins w:id="3865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60" w:author="KIM, Jason" w:date="2019-04-02T13:39:00Z"/>
                <w:rFonts w:ascii="Calibri" w:eastAsia="Times New Roman" w:hAnsi="Calibri" w:cs="Calibri"/>
                <w:color w:val="000000"/>
                <w:lang w:eastAsia="en-AU"/>
              </w:rPr>
            </w:pPr>
            <w:ins w:id="38661" w:author="KIM, Jason" w:date="2019-04-02T13:39:00Z">
              <w:r w:rsidRPr="0056388D">
                <w:rPr>
                  <w:rFonts w:ascii="Calibri" w:eastAsia="Times New Roman" w:hAnsi="Calibri" w:cs="Calibri"/>
                  <w:color w:val="000000"/>
                  <w:lang w:eastAsia="en-AU"/>
                </w:rPr>
                <w:t>LLS8007</w:t>
              </w:r>
            </w:ins>
          </w:p>
        </w:tc>
        <w:tc>
          <w:tcPr>
            <w:tcW w:w="933" w:type="pct"/>
            <w:noWrap/>
            <w:hideMark/>
          </w:tcPr>
          <w:p w:rsidR="00110C18" w:rsidRPr="0056388D" w:rsidRDefault="00110C18" w:rsidP="00063728">
            <w:pPr>
              <w:rPr>
                <w:ins w:id="38662" w:author="KIM, Jason" w:date="2019-04-02T13:39:00Z"/>
                <w:rFonts w:ascii="Calibri" w:eastAsia="Times New Roman" w:hAnsi="Calibri" w:cs="Calibri"/>
                <w:color w:val="000000"/>
                <w:lang w:eastAsia="en-AU"/>
              </w:rPr>
            </w:pPr>
            <w:ins w:id="386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64" w:author="KIM, Jason" w:date="2019-04-02T13:39:00Z"/>
                <w:rFonts w:ascii="Calibri" w:eastAsia="Times New Roman" w:hAnsi="Calibri" w:cs="Calibri"/>
                <w:color w:val="000000"/>
                <w:lang w:eastAsia="en-AU"/>
              </w:rPr>
            </w:pPr>
            <w:ins w:id="38665" w:author="KIM, Jason" w:date="2019-04-02T13:39:00Z">
              <w:r w:rsidRPr="0056388D">
                <w:rPr>
                  <w:rFonts w:ascii="Calibri" w:eastAsia="Times New Roman" w:hAnsi="Calibri" w:cs="Calibri"/>
                  <w:color w:val="000000"/>
                  <w:lang w:eastAsia="en-AU"/>
                </w:rPr>
                <w:t>Chainage 1262</w:t>
              </w:r>
            </w:ins>
          </w:p>
        </w:tc>
        <w:tc>
          <w:tcPr>
            <w:tcW w:w="764" w:type="pct"/>
            <w:noWrap/>
            <w:hideMark/>
          </w:tcPr>
          <w:p w:rsidR="00110C18" w:rsidRPr="0056388D" w:rsidRDefault="00110C18" w:rsidP="00063728">
            <w:pPr>
              <w:jc w:val="right"/>
              <w:rPr>
                <w:ins w:id="38666" w:author="KIM, Jason" w:date="2019-04-02T13:39:00Z"/>
                <w:rFonts w:ascii="Calibri" w:eastAsia="Times New Roman" w:hAnsi="Calibri" w:cs="Calibri"/>
                <w:color w:val="000000"/>
                <w:lang w:eastAsia="en-AU"/>
              </w:rPr>
            </w:pPr>
            <w:ins w:id="38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68" w:author="KIM, Jason" w:date="2019-04-02T13:39:00Z"/>
        </w:trPr>
        <w:tc>
          <w:tcPr>
            <w:tcW w:w="708" w:type="pct"/>
            <w:vMerge/>
            <w:hideMark/>
          </w:tcPr>
          <w:p w:rsidR="00110C18" w:rsidRPr="0056388D" w:rsidRDefault="00110C18" w:rsidP="00063728">
            <w:pPr>
              <w:rPr>
                <w:ins w:id="386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70" w:author="KIM, Jason" w:date="2019-04-02T13:39:00Z"/>
                <w:rFonts w:ascii="Calibri" w:eastAsia="Times New Roman" w:hAnsi="Calibri" w:cs="Calibri"/>
                <w:color w:val="000000"/>
                <w:lang w:eastAsia="en-AU"/>
              </w:rPr>
            </w:pPr>
            <w:ins w:id="38671"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72" w:author="KIM, Jason" w:date="2019-04-02T13:39:00Z"/>
                <w:rFonts w:ascii="Calibri" w:eastAsia="Times New Roman" w:hAnsi="Calibri" w:cs="Calibri"/>
                <w:color w:val="000000"/>
                <w:lang w:eastAsia="en-AU"/>
              </w:rPr>
            </w:pPr>
            <w:ins w:id="3867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74" w:author="KIM, Jason" w:date="2019-04-02T13:39:00Z"/>
                <w:rFonts w:ascii="Calibri" w:eastAsia="Times New Roman" w:hAnsi="Calibri" w:cs="Calibri"/>
                <w:color w:val="000000"/>
                <w:lang w:eastAsia="en-AU"/>
              </w:rPr>
            </w:pPr>
            <w:ins w:id="38675" w:author="KIM, Jason" w:date="2019-04-02T13:39:00Z">
              <w:r w:rsidRPr="0056388D">
                <w:rPr>
                  <w:rFonts w:ascii="Calibri" w:eastAsia="Times New Roman" w:hAnsi="Calibri" w:cs="Calibri"/>
                  <w:color w:val="000000"/>
                  <w:lang w:eastAsia="en-AU"/>
                </w:rPr>
                <w:t>LLS8008</w:t>
              </w:r>
            </w:ins>
          </w:p>
        </w:tc>
        <w:tc>
          <w:tcPr>
            <w:tcW w:w="933" w:type="pct"/>
            <w:noWrap/>
            <w:hideMark/>
          </w:tcPr>
          <w:p w:rsidR="00110C18" w:rsidRPr="0056388D" w:rsidRDefault="00110C18" w:rsidP="00063728">
            <w:pPr>
              <w:rPr>
                <w:ins w:id="38676" w:author="KIM, Jason" w:date="2019-04-02T13:39:00Z"/>
                <w:rFonts w:ascii="Calibri" w:eastAsia="Times New Roman" w:hAnsi="Calibri" w:cs="Calibri"/>
                <w:color w:val="000000"/>
                <w:lang w:eastAsia="en-AU"/>
              </w:rPr>
            </w:pPr>
            <w:ins w:id="386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78" w:author="KIM, Jason" w:date="2019-04-02T13:39:00Z"/>
                <w:rFonts w:ascii="Calibri" w:eastAsia="Times New Roman" w:hAnsi="Calibri" w:cs="Calibri"/>
                <w:color w:val="000000"/>
                <w:lang w:eastAsia="en-AU"/>
              </w:rPr>
            </w:pPr>
            <w:ins w:id="38679" w:author="KIM, Jason" w:date="2019-04-02T13:39:00Z">
              <w:r w:rsidRPr="0056388D">
                <w:rPr>
                  <w:rFonts w:ascii="Calibri" w:eastAsia="Times New Roman" w:hAnsi="Calibri" w:cs="Calibri"/>
                  <w:color w:val="000000"/>
                  <w:lang w:eastAsia="en-AU"/>
                </w:rPr>
                <w:t>Chainage 1253</w:t>
              </w:r>
            </w:ins>
          </w:p>
        </w:tc>
        <w:tc>
          <w:tcPr>
            <w:tcW w:w="764" w:type="pct"/>
            <w:noWrap/>
            <w:hideMark/>
          </w:tcPr>
          <w:p w:rsidR="00110C18" w:rsidRPr="0056388D" w:rsidRDefault="00110C18" w:rsidP="00063728">
            <w:pPr>
              <w:jc w:val="right"/>
              <w:rPr>
                <w:ins w:id="38680" w:author="KIM, Jason" w:date="2019-04-02T13:39:00Z"/>
                <w:rFonts w:ascii="Calibri" w:eastAsia="Times New Roman" w:hAnsi="Calibri" w:cs="Calibri"/>
                <w:color w:val="000000"/>
                <w:lang w:eastAsia="en-AU"/>
              </w:rPr>
            </w:pPr>
            <w:ins w:id="38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82" w:author="KIM, Jason" w:date="2019-04-02T13:39:00Z"/>
        </w:trPr>
        <w:tc>
          <w:tcPr>
            <w:tcW w:w="708" w:type="pct"/>
            <w:vMerge/>
            <w:hideMark/>
          </w:tcPr>
          <w:p w:rsidR="00110C18" w:rsidRPr="0056388D" w:rsidRDefault="00110C18" w:rsidP="00063728">
            <w:pPr>
              <w:rPr>
                <w:ins w:id="386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84" w:author="KIM, Jason" w:date="2019-04-02T13:39:00Z"/>
                <w:rFonts w:ascii="Calibri" w:eastAsia="Times New Roman" w:hAnsi="Calibri" w:cs="Calibri"/>
                <w:color w:val="000000"/>
                <w:lang w:eastAsia="en-AU"/>
              </w:rPr>
            </w:pPr>
            <w:ins w:id="38685"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86" w:author="KIM, Jason" w:date="2019-04-02T13:39:00Z"/>
                <w:rFonts w:ascii="Calibri" w:eastAsia="Times New Roman" w:hAnsi="Calibri" w:cs="Calibri"/>
                <w:color w:val="000000"/>
                <w:lang w:eastAsia="en-AU"/>
              </w:rPr>
            </w:pPr>
            <w:ins w:id="3868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88" w:author="KIM, Jason" w:date="2019-04-02T13:39:00Z"/>
                <w:rFonts w:ascii="Calibri" w:eastAsia="Times New Roman" w:hAnsi="Calibri" w:cs="Calibri"/>
                <w:color w:val="000000"/>
                <w:lang w:eastAsia="en-AU"/>
              </w:rPr>
            </w:pPr>
            <w:ins w:id="38689" w:author="KIM, Jason" w:date="2019-04-02T13:39:00Z">
              <w:r w:rsidRPr="0056388D">
                <w:rPr>
                  <w:rFonts w:ascii="Calibri" w:eastAsia="Times New Roman" w:hAnsi="Calibri" w:cs="Calibri"/>
                  <w:color w:val="000000"/>
                  <w:lang w:eastAsia="en-AU"/>
                </w:rPr>
                <w:t>LLS8009</w:t>
              </w:r>
            </w:ins>
          </w:p>
        </w:tc>
        <w:tc>
          <w:tcPr>
            <w:tcW w:w="933" w:type="pct"/>
            <w:noWrap/>
            <w:hideMark/>
          </w:tcPr>
          <w:p w:rsidR="00110C18" w:rsidRPr="0056388D" w:rsidRDefault="00110C18" w:rsidP="00063728">
            <w:pPr>
              <w:rPr>
                <w:ins w:id="38690" w:author="KIM, Jason" w:date="2019-04-02T13:39:00Z"/>
                <w:rFonts w:ascii="Calibri" w:eastAsia="Times New Roman" w:hAnsi="Calibri" w:cs="Calibri"/>
                <w:color w:val="000000"/>
                <w:lang w:eastAsia="en-AU"/>
              </w:rPr>
            </w:pPr>
            <w:ins w:id="386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92" w:author="KIM, Jason" w:date="2019-04-02T13:39:00Z"/>
                <w:rFonts w:ascii="Calibri" w:eastAsia="Times New Roman" w:hAnsi="Calibri" w:cs="Calibri"/>
                <w:color w:val="000000"/>
                <w:lang w:eastAsia="en-AU"/>
              </w:rPr>
            </w:pPr>
            <w:ins w:id="38693" w:author="KIM, Jason" w:date="2019-04-02T13:39:00Z">
              <w:r w:rsidRPr="0056388D">
                <w:rPr>
                  <w:rFonts w:ascii="Calibri" w:eastAsia="Times New Roman" w:hAnsi="Calibri" w:cs="Calibri"/>
                  <w:color w:val="000000"/>
                  <w:lang w:eastAsia="en-AU"/>
                </w:rPr>
                <w:t>Chainage 1243</w:t>
              </w:r>
            </w:ins>
          </w:p>
        </w:tc>
        <w:tc>
          <w:tcPr>
            <w:tcW w:w="764" w:type="pct"/>
            <w:noWrap/>
            <w:hideMark/>
          </w:tcPr>
          <w:p w:rsidR="00110C18" w:rsidRPr="0056388D" w:rsidRDefault="00110C18" w:rsidP="00063728">
            <w:pPr>
              <w:jc w:val="right"/>
              <w:rPr>
                <w:ins w:id="38694" w:author="KIM, Jason" w:date="2019-04-02T13:39:00Z"/>
                <w:rFonts w:ascii="Calibri" w:eastAsia="Times New Roman" w:hAnsi="Calibri" w:cs="Calibri"/>
                <w:color w:val="000000"/>
                <w:lang w:eastAsia="en-AU"/>
              </w:rPr>
            </w:pPr>
            <w:ins w:id="38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96" w:author="KIM, Jason" w:date="2019-04-02T13:39:00Z"/>
        </w:trPr>
        <w:tc>
          <w:tcPr>
            <w:tcW w:w="708" w:type="pct"/>
            <w:vMerge/>
            <w:hideMark/>
          </w:tcPr>
          <w:p w:rsidR="00110C18" w:rsidRPr="0056388D" w:rsidRDefault="00110C18" w:rsidP="00063728">
            <w:pPr>
              <w:rPr>
                <w:ins w:id="386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98" w:author="KIM, Jason" w:date="2019-04-02T13:39:00Z"/>
                <w:rFonts w:ascii="Calibri" w:eastAsia="Times New Roman" w:hAnsi="Calibri" w:cs="Calibri"/>
                <w:color w:val="000000"/>
                <w:lang w:eastAsia="en-AU"/>
              </w:rPr>
            </w:pPr>
            <w:ins w:id="38699"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700" w:author="KIM, Jason" w:date="2019-04-02T13:39:00Z"/>
                <w:rFonts w:ascii="Calibri" w:eastAsia="Times New Roman" w:hAnsi="Calibri" w:cs="Calibri"/>
                <w:color w:val="000000"/>
                <w:lang w:eastAsia="en-AU"/>
              </w:rPr>
            </w:pPr>
            <w:ins w:id="3870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02" w:author="KIM, Jason" w:date="2019-04-02T13:39:00Z"/>
                <w:rFonts w:ascii="Calibri" w:eastAsia="Times New Roman" w:hAnsi="Calibri" w:cs="Calibri"/>
                <w:color w:val="000000"/>
                <w:lang w:eastAsia="en-AU"/>
              </w:rPr>
            </w:pPr>
            <w:ins w:id="38703" w:author="KIM, Jason" w:date="2019-04-02T13:39:00Z">
              <w:r w:rsidRPr="0056388D">
                <w:rPr>
                  <w:rFonts w:ascii="Calibri" w:eastAsia="Times New Roman" w:hAnsi="Calibri" w:cs="Calibri"/>
                  <w:color w:val="000000"/>
                  <w:lang w:eastAsia="en-AU"/>
                </w:rPr>
                <w:t>LLS8010</w:t>
              </w:r>
            </w:ins>
          </w:p>
        </w:tc>
        <w:tc>
          <w:tcPr>
            <w:tcW w:w="933" w:type="pct"/>
            <w:noWrap/>
            <w:hideMark/>
          </w:tcPr>
          <w:p w:rsidR="00110C18" w:rsidRPr="0056388D" w:rsidRDefault="00110C18" w:rsidP="00063728">
            <w:pPr>
              <w:rPr>
                <w:ins w:id="38704" w:author="KIM, Jason" w:date="2019-04-02T13:39:00Z"/>
                <w:rFonts w:ascii="Calibri" w:eastAsia="Times New Roman" w:hAnsi="Calibri" w:cs="Calibri"/>
                <w:color w:val="000000"/>
                <w:lang w:eastAsia="en-AU"/>
              </w:rPr>
            </w:pPr>
            <w:ins w:id="387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706" w:author="KIM, Jason" w:date="2019-04-02T13:39:00Z"/>
                <w:rFonts w:ascii="Calibri" w:eastAsia="Times New Roman" w:hAnsi="Calibri" w:cs="Calibri"/>
                <w:color w:val="000000"/>
                <w:lang w:eastAsia="en-AU"/>
              </w:rPr>
            </w:pPr>
            <w:ins w:id="38707" w:author="KIM, Jason" w:date="2019-04-02T13:39:00Z">
              <w:r w:rsidRPr="0056388D">
                <w:rPr>
                  <w:rFonts w:ascii="Calibri" w:eastAsia="Times New Roman" w:hAnsi="Calibri" w:cs="Calibri"/>
                  <w:color w:val="000000"/>
                  <w:lang w:eastAsia="en-AU"/>
                </w:rPr>
                <w:t>Chainage 1233</w:t>
              </w:r>
            </w:ins>
          </w:p>
        </w:tc>
        <w:tc>
          <w:tcPr>
            <w:tcW w:w="764" w:type="pct"/>
            <w:noWrap/>
            <w:hideMark/>
          </w:tcPr>
          <w:p w:rsidR="00110C18" w:rsidRPr="0056388D" w:rsidRDefault="00110C18" w:rsidP="00063728">
            <w:pPr>
              <w:jc w:val="right"/>
              <w:rPr>
                <w:ins w:id="38708" w:author="KIM, Jason" w:date="2019-04-02T13:39:00Z"/>
                <w:rFonts w:ascii="Calibri" w:eastAsia="Times New Roman" w:hAnsi="Calibri" w:cs="Calibri"/>
                <w:color w:val="000000"/>
                <w:lang w:eastAsia="en-AU"/>
              </w:rPr>
            </w:pPr>
            <w:ins w:id="38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10" w:author="KIM, Jason" w:date="2019-04-02T13:39:00Z"/>
        </w:trPr>
        <w:tc>
          <w:tcPr>
            <w:tcW w:w="708" w:type="pct"/>
            <w:vMerge w:val="restart"/>
            <w:noWrap/>
            <w:hideMark/>
          </w:tcPr>
          <w:p w:rsidR="00110C18" w:rsidRPr="0056388D" w:rsidRDefault="00110C18" w:rsidP="00063728">
            <w:pPr>
              <w:rPr>
                <w:ins w:id="38711" w:author="KIM, Jason" w:date="2019-04-02T13:39:00Z"/>
                <w:rFonts w:ascii="Calibri" w:eastAsia="Times New Roman" w:hAnsi="Calibri" w:cs="Calibri"/>
                <w:color w:val="000000"/>
                <w:lang w:eastAsia="en-AU"/>
              </w:rPr>
            </w:pPr>
            <w:ins w:id="38712" w:author="KIM, Jason" w:date="2019-04-02T13:39:00Z">
              <w:r w:rsidRPr="0056388D">
                <w:rPr>
                  <w:rFonts w:ascii="Calibri" w:eastAsia="Times New Roman" w:hAnsi="Calibri" w:cs="Calibri"/>
                  <w:color w:val="000000"/>
                  <w:lang w:eastAsia="en-AU"/>
                </w:rPr>
                <w:t>LLE82NK61</w:t>
              </w:r>
            </w:ins>
          </w:p>
        </w:tc>
        <w:tc>
          <w:tcPr>
            <w:tcW w:w="605" w:type="pct"/>
            <w:noWrap/>
            <w:hideMark/>
          </w:tcPr>
          <w:p w:rsidR="00110C18" w:rsidRPr="0056388D" w:rsidRDefault="00110C18" w:rsidP="00063728">
            <w:pPr>
              <w:rPr>
                <w:ins w:id="38713" w:author="KIM, Jason" w:date="2019-04-02T13:39:00Z"/>
                <w:rFonts w:ascii="Calibri" w:eastAsia="Times New Roman" w:hAnsi="Calibri" w:cs="Calibri"/>
                <w:color w:val="000000"/>
                <w:lang w:eastAsia="en-AU"/>
              </w:rPr>
            </w:pPr>
            <w:ins w:id="38714"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15" w:author="KIM, Jason" w:date="2019-04-02T13:39:00Z"/>
                <w:rFonts w:ascii="Calibri" w:eastAsia="Times New Roman" w:hAnsi="Calibri" w:cs="Calibri"/>
                <w:color w:val="000000"/>
                <w:lang w:eastAsia="en-AU"/>
              </w:rPr>
            </w:pPr>
            <w:ins w:id="3871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17" w:author="KIM, Jason" w:date="2019-04-02T13:39:00Z"/>
                <w:rFonts w:ascii="Calibri" w:eastAsia="Times New Roman" w:hAnsi="Calibri" w:cs="Calibri"/>
                <w:color w:val="000000"/>
                <w:lang w:eastAsia="en-AU"/>
              </w:rPr>
            </w:pPr>
            <w:ins w:id="38718" w:author="KIM, Jason" w:date="2019-04-02T13:39:00Z">
              <w:r w:rsidRPr="0056388D">
                <w:rPr>
                  <w:rFonts w:ascii="Calibri" w:eastAsia="Times New Roman" w:hAnsi="Calibri" w:cs="Calibri"/>
                  <w:color w:val="000000"/>
                  <w:lang w:eastAsia="en-AU"/>
                </w:rPr>
                <w:t>LLN7011</w:t>
              </w:r>
            </w:ins>
          </w:p>
        </w:tc>
        <w:tc>
          <w:tcPr>
            <w:tcW w:w="933" w:type="pct"/>
            <w:noWrap/>
            <w:hideMark/>
          </w:tcPr>
          <w:p w:rsidR="00110C18" w:rsidRPr="0056388D" w:rsidRDefault="00110C18" w:rsidP="00063728">
            <w:pPr>
              <w:rPr>
                <w:ins w:id="38719" w:author="KIM, Jason" w:date="2019-04-02T13:39:00Z"/>
                <w:rFonts w:ascii="Calibri" w:eastAsia="Times New Roman" w:hAnsi="Calibri" w:cs="Calibri"/>
                <w:color w:val="000000"/>
                <w:lang w:eastAsia="en-AU"/>
              </w:rPr>
            </w:pPr>
            <w:ins w:id="387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21" w:author="KIM, Jason" w:date="2019-04-02T13:39:00Z"/>
                <w:rFonts w:ascii="Calibri" w:eastAsia="Times New Roman" w:hAnsi="Calibri" w:cs="Calibri"/>
                <w:color w:val="000000"/>
                <w:lang w:eastAsia="en-AU"/>
              </w:rPr>
            </w:pPr>
            <w:ins w:id="38722" w:author="KIM, Jason" w:date="2019-04-02T13:39:00Z">
              <w:r w:rsidRPr="0056388D">
                <w:rPr>
                  <w:rFonts w:ascii="Calibri" w:eastAsia="Times New Roman" w:hAnsi="Calibri" w:cs="Calibri"/>
                  <w:color w:val="000000"/>
                  <w:lang w:eastAsia="en-AU"/>
                </w:rPr>
                <w:t>Chainage 466</w:t>
              </w:r>
            </w:ins>
          </w:p>
        </w:tc>
        <w:tc>
          <w:tcPr>
            <w:tcW w:w="764" w:type="pct"/>
            <w:noWrap/>
            <w:hideMark/>
          </w:tcPr>
          <w:p w:rsidR="00110C18" w:rsidRPr="0056388D" w:rsidRDefault="00110C18" w:rsidP="00063728">
            <w:pPr>
              <w:jc w:val="right"/>
              <w:rPr>
                <w:ins w:id="38723" w:author="KIM, Jason" w:date="2019-04-02T13:39:00Z"/>
                <w:rFonts w:ascii="Calibri" w:eastAsia="Times New Roman" w:hAnsi="Calibri" w:cs="Calibri"/>
                <w:color w:val="000000"/>
                <w:lang w:eastAsia="en-AU"/>
              </w:rPr>
            </w:pPr>
            <w:ins w:id="38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25" w:author="KIM, Jason" w:date="2019-04-02T13:39:00Z"/>
        </w:trPr>
        <w:tc>
          <w:tcPr>
            <w:tcW w:w="708" w:type="pct"/>
            <w:vMerge/>
            <w:hideMark/>
          </w:tcPr>
          <w:p w:rsidR="00110C18" w:rsidRPr="0056388D" w:rsidRDefault="00110C18" w:rsidP="00063728">
            <w:pPr>
              <w:rPr>
                <w:ins w:id="387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27" w:author="KIM, Jason" w:date="2019-04-02T13:39:00Z"/>
                <w:rFonts w:ascii="Calibri" w:eastAsia="Times New Roman" w:hAnsi="Calibri" w:cs="Calibri"/>
                <w:color w:val="000000"/>
                <w:lang w:eastAsia="en-AU"/>
              </w:rPr>
            </w:pPr>
            <w:ins w:id="38728"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29" w:author="KIM, Jason" w:date="2019-04-02T13:39:00Z"/>
                <w:rFonts w:ascii="Calibri" w:eastAsia="Times New Roman" w:hAnsi="Calibri" w:cs="Calibri"/>
                <w:color w:val="000000"/>
                <w:lang w:eastAsia="en-AU"/>
              </w:rPr>
            </w:pPr>
            <w:ins w:id="3873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31" w:author="KIM, Jason" w:date="2019-04-02T13:39:00Z"/>
                <w:rFonts w:ascii="Calibri" w:eastAsia="Times New Roman" w:hAnsi="Calibri" w:cs="Calibri"/>
                <w:color w:val="000000"/>
                <w:lang w:eastAsia="en-AU"/>
              </w:rPr>
            </w:pPr>
            <w:ins w:id="38732" w:author="KIM, Jason" w:date="2019-04-02T13:39:00Z">
              <w:r w:rsidRPr="0056388D">
                <w:rPr>
                  <w:rFonts w:ascii="Calibri" w:eastAsia="Times New Roman" w:hAnsi="Calibri" w:cs="Calibri"/>
                  <w:color w:val="000000"/>
                  <w:lang w:eastAsia="en-AU"/>
                </w:rPr>
                <w:t>LLN7012</w:t>
              </w:r>
            </w:ins>
          </w:p>
        </w:tc>
        <w:tc>
          <w:tcPr>
            <w:tcW w:w="933" w:type="pct"/>
            <w:noWrap/>
            <w:hideMark/>
          </w:tcPr>
          <w:p w:rsidR="00110C18" w:rsidRPr="0056388D" w:rsidRDefault="00110C18" w:rsidP="00063728">
            <w:pPr>
              <w:rPr>
                <w:ins w:id="38733" w:author="KIM, Jason" w:date="2019-04-02T13:39:00Z"/>
                <w:rFonts w:ascii="Calibri" w:eastAsia="Times New Roman" w:hAnsi="Calibri" w:cs="Calibri"/>
                <w:color w:val="000000"/>
                <w:lang w:eastAsia="en-AU"/>
              </w:rPr>
            </w:pPr>
            <w:ins w:id="387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35" w:author="KIM, Jason" w:date="2019-04-02T13:39:00Z"/>
                <w:rFonts w:ascii="Calibri" w:eastAsia="Times New Roman" w:hAnsi="Calibri" w:cs="Calibri"/>
                <w:color w:val="000000"/>
                <w:lang w:eastAsia="en-AU"/>
              </w:rPr>
            </w:pPr>
            <w:ins w:id="38736" w:author="KIM, Jason" w:date="2019-04-02T13:39:00Z">
              <w:r w:rsidRPr="0056388D">
                <w:rPr>
                  <w:rFonts w:ascii="Calibri" w:eastAsia="Times New Roman" w:hAnsi="Calibri" w:cs="Calibri"/>
                  <w:color w:val="000000"/>
                  <w:lang w:eastAsia="en-AU"/>
                </w:rPr>
                <w:t>Chainage 476</w:t>
              </w:r>
            </w:ins>
          </w:p>
        </w:tc>
        <w:tc>
          <w:tcPr>
            <w:tcW w:w="764" w:type="pct"/>
            <w:noWrap/>
            <w:hideMark/>
          </w:tcPr>
          <w:p w:rsidR="00110C18" w:rsidRPr="0056388D" w:rsidRDefault="00110C18" w:rsidP="00063728">
            <w:pPr>
              <w:jc w:val="right"/>
              <w:rPr>
                <w:ins w:id="38737" w:author="KIM, Jason" w:date="2019-04-02T13:39:00Z"/>
                <w:rFonts w:ascii="Calibri" w:eastAsia="Times New Roman" w:hAnsi="Calibri" w:cs="Calibri"/>
                <w:color w:val="000000"/>
                <w:lang w:eastAsia="en-AU"/>
              </w:rPr>
            </w:pPr>
            <w:ins w:id="38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39" w:author="KIM, Jason" w:date="2019-04-02T13:39:00Z"/>
        </w:trPr>
        <w:tc>
          <w:tcPr>
            <w:tcW w:w="708" w:type="pct"/>
            <w:vMerge/>
            <w:hideMark/>
          </w:tcPr>
          <w:p w:rsidR="00110C18" w:rsidRPr="0056388D" w:rsidRDefault="00110C18" w:rsidP="00063728">
            <w:pPr>
              <w:rPr>
                <w:ins w:id="387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41" w:author="KIM, Jason" w:date="2019-04-02T13:39:00Z"/>
                <w:rFonts w:ascii="Calibri" w:eastAsia="Times New Roman" w:hAnsi="Calibri" w:cs="Calibri"/>
                <w:color w:val="000000"/>
                <w:lang w:eastAsia="en-AU"/>
              </w:rPr>
            </w:pPr>
            <w:ins w:id="38742"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43" w:author="KIM, Jason" w:date="2019-04-02T13:39:00Z"/>
                <w:rFonts w:ascii="Calibri" w:eastAsia="Times New Roman" w:hAnsi="Calibri" w:cs="Calibri"/>
                <w:color w:val="000000"/>
                <w:lang w:eastAsia="en-AU"/>
              </w:rPr>
            </w:pPr>
            <w:ins w:id="3874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45" w:author="KIM, Jason" w:date="2019-04-02T13:39:00Z"/>
                <w:rFonts w:ascii="Calibri" w:eastAsia="Times New Roman" w:hAnsi="Calibri" w:cs="Calibri"/>
                <w:color w:val="000000"/>
                <w:lang w:eastAsia="en-AU"/>
              </w:rPr>
            </w:pPr>
            <w:ins w:id="38746" w:author="KIM, Jason" w:date="2019-04-02T13:39:00Z">
              <w:r w:rsidRPr="0056388D">
                <w:rPr>
                  <w:rFonts w:ascii="Calibri" w:eastAsia="Times New Roman" w:hAnsi="Calibri" w:cs="Calibri"/>
                  <w:color w:val="000000"/>
                  <w:lang w:eastAsia="en-AU"/>
                </w:rPr>
                <w:t>LLN7013</w:t>
              </w:r>
            </w:ins>
          </w:p>
        </w:tc>
        <w:tc>
          <w:tcPr>
            <w:tcW w:w="933" w:type="pct"/>
            <w:noWrap/>
            <w:hideMark/>
          </w:tcPr>
          <w:p w:rsidR="00110C18" w:rsidRPr="0056388D" w:rsidRDefault="00110C18" w:rsidP="00063728">
            <w:pPr>
              <w:rPr>
                <w:ins w:id="38747" w:author="KIM, Jason" w:date="2019-04-02T13:39:00Z"/>
                <w:rFonts w:ascii="Calibri" w:eastAsia="Times New Roman" w:hAnsi="Calibri" w:cs="Calibri"/>
                <w:color w:val="000000"/>
                <w:lang w:eastAsia="en-AU"/>
              </w:rPr>
            </w:pPr>
            <w:ins w:id="387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49" w:author="KIM, Jason" w:date="2019-04-02T13:39:00Z"/>
                <w:rFonts w:ascii="Calibri" w:eastAsia="Times New Roman" w:hAnsi="Calibri" w:cs="Calibri"/>
                <w:color w:val="000000"/>
                <w:lang w:eastAsia="en-AU"/>
              </w:rPr>
            </w:pPr>
            <w:ins w:id="38750" w:author="KIM, Jason" w:date="2019-04-02T13:39:00Z">
              <w:r w:rsidRPr="0056388D">
                <w:rPr>
                  <w:rFonts w:ascii="Calibri" w:eastAsia="Times New Roman" w:hAnsi="Calibri" w:cs="Calibri"/>
                  <w:color w:val="000000"/>
                  <w:lang w:eastAsia="en-AU"/>
                </w:rPr>
                <w:t>Chainage 486</w:t>
              </w:r>
            </w:ins>
          </w:p>
        </w:tc>
        <w:tc>
          <w:tcPr>
            <w:tcW w:w="764" w:type="pct"/>
            <w:noWrap/>
            <w:hideMark/>
          </w:tcPr>
          <w:p w:rsidR="00110C18" w:rsidRPr="0056388D" w:rsidRDefault="00110C18" w:rsidP="00063728">
            <w:pPr>
              <w:jc w:val="right"/>
              <w:rPr>
                <w:ins w:id="38751" w:author="KIM, Jason" w:date="2019-04-02T13:39:00Z"/>
                <w:rFonts w:ascii="Calibri" w:eastAsia="Times New Roman" w:hAnsi="Calibri" w:cs="Calibri"/>
                <w:color w:val="000000"/>
                <w:lang w:eastAsia="en-AU"/>
              </w:rPr>
            </w:pPr>
            <w:ins w:id="38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53" w:author="KIM, Jason" w:date="2019-04-02T13:39:00Z"/>
        </w:trPr>
        <w:tc>
          <w:tcPr>
            <w:tcW w:w="708" w:type="pct"/>
            <w:vMerge/>
            <w:hideMark/>
          </w:tcPr>
          <w:p w:rsidR="00110C18" w:rsidRPr="0056388D" w:rsidRDefault="00110C18" w:rsidP="00063728">
            <w:pPr>
              <w:rPr>
                <w:ins w:id="387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55" w:author="KIM, Jason" w:date="2019-04-02T13:39:00Z"/>
                <w:rFonts w:ascii="Calibri" w:eastAsia="Times New Roman" w:hAnsi="Calibri" w:cs="Calibri"/>
                <w:color w:val="000000"/>
                <w:lang w:eastAsia="en-AU"/>
              </w:rPr>
            </w:pPr>
            <w:ins w:id="38756"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57" w:author="KIM, Jason" w:date="2019-04-02T13:39:00Z"/>
                <w:rFonts w:ascii="Calibri" w:eastAsia="Times New Roman" w:hAnsi="Calibri" w:cs="Calibri"/>
                <w:color w:val="000000"/>
                <w:lang w:eastAsia="en-AU"/>
              </w:rPr>
            </w:pPr>
            <w:ins w:id="3875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59" w:author="KIM, Jason" w:date="2019-04-02T13:39:00Z"/>
                <w:rFonts w:ascii="Calibri" w:eastAsia="Times New Roman" w:hAnsi="Calibri" w:cs="Calibri"/>
                <w:color w:val="000000"/>
                <w:lang w:eastAsia="en-AU"/>
              </w:rPr>
            </w:pPr>
            <w:ins w:id="38760" w:author="KIM, Jason" w:date="2019-04-02T13:39:00Z">
              <w:r w:rsidRPr="0056388D">
                <w:rPr>
                  <w:rFonts w:ascii="Calibri" w:eastAsia="Times New Roman" w:hAnsi="Calibri" w:cs="Calibri"/>
                  <w:color w:val="000000"/>
                  <w:lang w:eastAsia="en-AU"/>
                </w:rPr>
                <w:t>LLN7014</w:t>
              </w:r>
            </w:ins>
          </w:p>
        </w:tc>
        <w:tc>
          <w:tcPr>
            <w:tcW w:w="933" w:type="pct"/>
            <w:noWrap/>
            <w:hideMark/>
          </w:tcPr>
          <w:p w:rsidR="00110C18" w:rsidRPr="0056388D" w:rsidRDefault="00110C18" w:rsidP="00063728">
            <w:pPr>
              <w:rPr>
                <w:ins w:id="38761" w:author="KIM, Jason" w:date="2019-04-02T13:39:00Z"/>
                <w:rFonts w:ascii="Calibri" w:eastAsia="Times New Roman" w:hAnsi="Calibri" w:cs="Calibri"/>
                <w:color w:val="000000"/>
                <w:lang w:eastAsia="en-AU"/>
              </w:rPr>
            </w:pPr>
            <w:ins w:id="387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63" w:author="KIM, Jason" w:date="2019-04-02T13:39:00Z"/>
                <w:rFonts w:ascii="Calibri" w:eastAsia="Times New Roman" w:hAnsi="Calibri" w:cs="Calibri"/>
                <w:color w:val="000000"/>
                <w:lang w:eastAsia="en-AU"/>
              </w:rPr>
            </w:pPr>
            <w:ins w:id="38764" w:author="KIM, Jason" w:date="2019-04-02T13:39:00Z">
              <w:r w:rsidRPr="0056388D">
                <w:rPr>
                  <w:rFonts w:ascii="Calibri" w:eastAsia="Times New Roman" w:hAnsi="Calibri" w:cs="Calibri"/>
                  <w:color w:val="000000"/>
                  <w:lang w:eastAsia="en-AU"/>
                </w:rPr>
                <w:t>Chainage 496</w:t>
              </w:r>
            </w:ins>
          </w:p>
        </w:tc>
        <w:tc>
          <w:tcPr>
            <w:tcW w:w="764" w:type="pct"/>
            <w:noWrap/>
            <w:hideMark/>
          </w:tcPr>
          <w:p w:rsidR="00110C18" w:rsidRPr="0056388D" w:rsidRDefault="00110C18" w:rsidP="00063728">
            <w:pPr>
              <w:jc w:val="right"/>
              <w:rPr>
                <w:ins w:id="38765" w:author="KIM, Jason" w:date="2019-04-02T13:39:00Z"/>
                <w:rFonts w:ascii="Calibri" w:eastAsia="Times New Roman" w:hAnsi="Calibri" w:cs="Calibri"/>
                <w:color w:val="000000"/>
                <w:lang w:eastAsia="en-AU"/>
              </w:rPr>
            </w:pPr>
            <w:ins w:id="387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67" w:author="KIM, Jason" w:date="2019-04-02T13:39:00Z"/>
        </w:trPr>
        <w:tc>
          <w:tcPr>
            <w:tcW w:w="708" w:type="pct"/>
            <w:vMerge/>
            <w:hideMark/>
          </w:tcPr>
          <w:p w:rsidR="00110C18" w:rsidRPr="0056388D" w:rsidRDefault="00110C18" w:rsidP="00063728">
            <w:pPr>
              <w:rPr>
                <w:ins w:id="387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69" w:author="KIM, Jason" w:date="2019-04-02T13:39:00Z"/>
                <w:rFonts w:ascii="Calibri" w:eastAsia="Times New Roman" w:hAnsi="Calibri" w:cs="Calibri"/>
                <w:color w:val="000000"/>
                <w:lang w:eastAsia="en-AU"/>
              </w:rPr>
            </w:pPr>
            <w:ins w:id="38770"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71" w:author="KIM, Jason" w:date="2019-04-02T13:39:00Z"/>
                <w:rFonts w:ascii="Calibri" w:eastAsia="Times New Roman" w:hAnsi="Calibri" w:cs="Calibri"/>
                <w:color w:val="000000"/>
                <w:lang w:eastAsia="en-AU"/>
              </w:rPr>
            </w:pPr>
            <w:ins w:id="3877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73" w:author="KIM, Jason" w:date="2019-04-02T13:39:00Z"/>
                <w:rFonts w:ascii="Calibri" w:eastAsia="Times New Roman" w:hAnsi="Calibri" w:cs="Calibri"/>
                <w:color w:val="000000"/>
                <w:lang w:eastAsia="en-AU"/>
              </w:rPr>
            </w:pPr>
            <w:ins w:id="38774" w:author="KIM, Jason" w:date="2019-04-02T13:39:00Z">
              <w:r w:rsidRPr="0056388D">
                <w:rPr>
                  <w:rFonts w:ascii="Calibri" w:eastAsia="Times New Roman" w:hAnsi="Calibri" w:cs="Calibri"/>
                  <w:color w:val="000000"/>
                  <w:lang w:eastAsia="en-AU"/>
                </w:rPr>
                <w:t>LLN7015</w:t>
              </w:r>
            </w:ins>
          </w:p>
        </w:tc>
        <w:tc>
          <w:tcPr>
            <w:tcW w:w="933" w:type="pct"/>
            <w:noWrap/>
            <w:hideMark/>
          </w:tcPr>
          <w:p w:rsidR="00110C18" w:rsidRPr="0056388D" w:rsidRDefault="00110C18" w:rsidP="00063728">
            <w:pPr>
              <w:rPr>
                <w:ins w:id="38775" w:author="KIM, Jason" w:date="2019-04-02T13:39:00Z"/>
                <w:rFonts w:ascii="Calibri" w:eastAsia="Times New Roman" w:hAnsi="Calibri" w:cs="Calibri"/>
                <w:color w:val="000000"/>
                <w:lang w:eastAsia="en-AU"/>
              </w:rPr>
            </w:pPr>
            <w:ins w:id="387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77" w:author="KIM, Jason" w:date="2019-04-02T13:39:00Z"/>
                <w:rFonts w:ascii="Calibri" w:eastAsia="Times New Roman" w:hAnsi="Calibri" w:cs="Calibri"/>
                <w:color w:val="000000"/>
                <w:lang w:eastAsia="en-AU"/>
              </w:rPr>
            </w:pPr>
            <w:ins w:id="38778" w:author="KIM, Jason" w:date="2019-04-02T13:39:00Z">
              <w:r w:rsidRPr="0056388D">
                <w:rPr>
                  <w:rFonts w:ascii="Calibri" w:eastAsia="Times New Roman" w:hAnsi="Calibri" w:cs="Calibri"/>
                  <w:color w:val="000000"/>
                  <w:lang w:eastAsia="en-AU"/>
                </w:rPr>
                <w:t>Chainage 506</w:t>
              </w:r>
            </w:ins>
          </w:p>
        </w:tc>
        <w:tc>
          <w:tcPr>
            <w:tcW w:w="764" w:type="pct"/>
            <w:noWrap/>
            <w:hideMark/>
          </w:tcPr>
          <w:p w:rsidR="00110C18" w:rsidRPr="0056388D" w:rsidRDefault="00110C18" w:rsidP="00063728">
            <w:pPr>
              <w:jc w:val="right"/>
              <w:rPr>
                <w:ins w:id="38779" w:author="KIM, Jason" w:date="2019-04-02T13:39:00Z"/>
                <w:rFonts w:ascii="Calibri" w:eastAsia="Times New Roman" w:hAnsi="Calibri" w:cs="Calibri"/>
                <w:color w:val="000000"/>
                <w:lang w:eastAsia="en-AU"/>
              </w:rPr>
            </w:pPr>
            <w:ins w:id="387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81" w:author="KIM, Jason" w:date="2019-04-02T13:39:00Z"/>
        </w:trPr>
        <w:tc>
          <w:tcPr>
            <w:tcW w:w="708" w:type="pct"/>
            <w:vMerge/>
            <w:hideMark/>
          </w:tcPr>
          <w:p w:rsidR="00110C18" w:rsidRPr="0056388D" w:rsidRDefault="00110C18" w:rsidP="00063728">
            <w:pPr>
              <w:rPr>
                <w:ins w:id="387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83" w:author="KIM, Jason" w:date="2019-04-02T13:39:00Z"/>
                <w:rFonts w:ascii="Calibri" w:eastAsia="Times New Roman" w:hAnsi="Calibri" w:cs="Calibri"/>
                <w:color w:val="000000"/>
                <w:lang w:eastAsia="en-AU"/>
              </w:rPr>
            </w:pPr>
            <w:ins w:id="38784"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85" w:author="KIM, Jason" w:date="2019-04-02T13:39:00Z"/>
                <w:rFonts w:ascii="Calibri" w:eastAsia="Times New Roman" w:hAnsi="Calibri" w:cs="Calibri"/>
                <w:color w:val="000000"/>
                <w:lang w:eastAsia="en-AU"/>
              </w:rPr>
            </w:pPr>
            <w:ins w:id="3878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87" w:author="KIM, Jason" w:date="2019-04-02T13:39:00Z"/>
                <w:rFonts w:ascii="Calibri" w:eastAsia="Times New Roman" w:hAnsi="Calibri" w:cs="Calibri"/>
                <w:color w:val="000000"/>
                <w:lang w:eastAsia="en-AU"/>
              </w:rPr>
            </w:pPr>
            <w:ins w:id="38788" w:author="KIM, Jason" w:date="2019-04-02T13:39:00Z">
              <w:r w:rsidRPr="0056388D">
                <w:rPr>
                  <w:rFonts w:ascii="Calibri" w:eastAsia="Times New Roman" w:hAnsi="Calibri" w:cs="Calibri"/>
                  <w:color w:val="000000"/>
                  <w:lang w:eastAsia="en-AU"/>
                </w:rPr>
                <w:t>LLN7016</w:t>
              </w:r>
            </w:ins>
          </w:p>
        </w:tc>
        <w:tc>
          <w:tcPr>
            <w:tcW w:w="933" w:type="pct"/>
            <w:noWrap/>
            <w:hideMark/>
          </w:tcPr>
          <w:p w:rsidR="00110C18" w:rsidRPr="0056388D" w:rsidRDefault="00110C18" w:rsidP="00063728">
            <w:pPr>
              <w:rPr>
                <w:ins w:id="38789" w:author="KIM, Jason" w:date="2019-04-02T13:39:00Z"/>
                <w:rFonts w:ascii="Calibri" w:eastAsia="Times New Roman" w:hAnsi="Calibri" w:cs="Calibri"/>
                <w:color w:val="000000"/>
                <w:lang w:eastAsia="en-AU"/>
              </w:rPr>
            </w:pPr>
            <w:ins w:id="387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91" w:author="KIM, Jason" w:date="2019-04-02T13:39:00Z"/>
                <w:rFonts w:ascii="Calibri" w:eastAsia="Times New Roman" w:hAnsi="Calibri" w:cs="Calibri"/>
                <w:color w:val="000000"/>
                <w:lang w:eastAsia="en-AU"/>
              </w:rPr>
            </w:pPr>
            <w:ins w:id="38792" w:author="KIM, Jason" w:date="2019-04-02T13:39:00Z">
              <w:r w:rsidRPr="0056388D">
                <w:rPr>
                  <w:rFonts w:ascii="Calibri" w:eastAsia="Times New Roman" w:hAnsi="Calibri" w:cs="Calibri"/>
                  <w:color w:val="000000"/>
                  <w:lang w:eastAsia="en-AU"/>
                </w:rPr>
                <w:t>Chainage 516</w:t>
              </w:r>
            </w:ins>
          </w:p>
        </w:tc>
        <w:tc>
          <w:tcPr>
            <w:tcW w:w="764" w:type="pct"/>
            <w:noWrap/>
            <w:hideMark/>
          </w:tcPr>
          <w:p w:rsidR="00110C18" w:rsidRPr="0056388D" w:rsidRDefault="00110C18" w:rsidP="00063728">
            <w:pPr>
              <w:jc w:val="right"/>
              <w:rPr>
                <w:ins w:id="38793" w:author="KIM, Jason" w:date="2019-04-02T13:39:00Z"/>
                <w:rFonts w:ascii="Calibri" w:eastAsia="Times New Roman" w:hAnsi="Calibri" w:cs="Calibri"/>
                <w:color w:val="000000"/>
                <w:lang w:eastAsia="en-AU"/>
              </w:rPr>
            </w:pPr>
            <w:ins w:id="387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95" w:author="KIM, Jason" w:date="2019-04-02T13:39:00Z"/>
        </w:trPr>
        <w:tc>
          <w:tcPr>
            <w:tcW w:w="708" w:type="pct"/>
            <w:vMerge/>
            <w:hideMark/>
          </w:tcPr>
          <w:p w:rsidR="00110C18" w:rsidRPr="0056388D" w:rsidRDefault="00110C18" w:rsidP="00063728">
            <w:pPr>
              <w:rPr>
                <w:ins w:id="387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97" w:author="KIM, Jason" w:date="2019-04-02T13:39:00Z"/>
                <w:rFonts w:ascii="Calibri" w:eastAsia="Times New Roman" w:hAnsi="Calibri" w:cs="Calibri"/>
                <w:color w:val="000000"/>
                <w:lang w:eastAsia="en-AU"/>
              </w:rPr>
            </w:pPr>
            <w:ins w:id="38798"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99" w:author="KIM, Jason" w:date="2019-04-02T13:39:00Z"/>
                <w:rFonts w:ascii="Calibri" w:eastAsia="Times New Roman" w:hAnsi="Calibri" w:cs="Calibri"/>
                <w:color w:val="000000"/>
                <w:lang w:eastAsia="en-AU"/>
              </w:rPr>
            </w:pPr>
            <w:ins w:id="3880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01" w:author="KIM, Jason" w:date="2019-04-02T13:39:00Z"/>
                <w:rFonts w:ascii="Calibri" w:eastAsia="Times New Roman" w:hAnsi="Calibri" w:cs="Calibri"/>
                <w:color w:val="000000"/>
                <w:lang w:eastAsia="en-AU"/>
              </w:rPr>
            </w:pPr>
            <w:ins w:id="38802" w:author="KIM, Jason" w:date="2019-04-02T13:39:00Z">
              <w:r w:rsidRPr="0056388D">
                <w:rPr>
                  <w:rFonts w:ascii="Calibri" w:eastAsia="Times New Roman" w:hAnsi="Calibri" w:cs="Calibri"/>
                  <w:color w:val="000000"/>
                  <w:lang w:eastAsia="en-AU"/>
                </w:rPr>
                <w:t>LLN7017</w:t>
              </w:r>
            </w:ins>
          </w:p>
        </w:tc>
        <w:tc>
          <w:tcPr>
            <w:tcW w:w="933" w:type="pct"/>
            <w:noWrap/>
            <w:hideMark/>
          </w:tcPr>
          <w:p w:rsidR="00110C18" w:rsidRPr="0056388D" w:rsidRDefault="00110C18" w:rsidP="00063728">
            <w:pPr>
              <w:rPr>
                <w:ins w:id="38803" w:author="KIM, Jason" w:date="2019-04-02T13:39:00Z"/>
                <w:rFonts w:ascii="Calibri" w:eastAsia="Times New Roman" w:hAnsi="Calibri" w:cs="Calibri"/>
                <w:color w:val="000000"/>
                <w:lang w:eastAsia="en-AU"/>
              </w:rPr>
            </w:pPr>
            <w:ins w:id="388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805" w:author="KIM, Jason" w:date="2019-04-02T13:39:00Z"/>
                <w:rFonts w:ascii="Calibri" w:eastAsia="Times New Roman" w:hAnsi="Calibri" w:cs="Calibri"/>
                <w:color w:val="000000"/>
                <w:lang w:eastAsia="en-AU"/>
              </w:rPr>
            </w:pPr>
            <w:ins w:id="38806" w:author="KIM, Jason" w:date="2019-04-02T13:39:00Z">
              <w:r w:rsidRPr="0056388D">
                <w:rPr>
                  <w:rFonts w:ascii="Calibri" w:eastAsia="Times New Roman" w:hAnsi="Calibri" w:cs="Calibri"/>
                  <w:color w:val="000000"/>
                  <w:lang w:eastAsia="en-AU"/>
                </w:rPr>
                <w:t>Chainage 526</w:t>
              </w:r>
            </w:ins>
          </w:p>
        </w:tc>
        <w:tc>
          <w:tcPr>
            <w:tcW w:w="764" w:type="pct"/>
            <w:noWrap/>
            <w:hideMark/>
          </w:tcPr>
          <w:p w:rsidR="00110C18" w:rsidRPr="0056388D" w:rsidRDefault="00110C18" w:rsidP="00063728">
            <w:pPr>
              <w:jc w:val="right"/>
              <w:rPr>
                <w:ins w:id="38807" w:author="KIM, Jason" w:date="2019-04-02T13:39:00Z"/>
                <w:rFonts w:ascii="Calibri" w:eastAsia="Times New Roman" w:hAnsi="Calibri" w:cs="Calibri"/>
                <w:color w:val="000000"/>
                <w:lang w:eastAsia="en-AU"/>
              </w:rPr>
            </w:pPr>
            <w:ins w:id="388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09" w:author="KIM, Jason" w:date="2019-04-02T13:39:00Z"/>
        </w:trPr>
        <w:tc>
          <w:tcPr>
            <w:tcW w:w="708" w:type="pct"/>
            <w:vMerge w:val="restart"/>
            <w:noWrap/>
            <w:hideMark/>
          </w:tcPr>
          <w:p w:rsidR="00110C18" w:rsidRPr="0056388D" w:rsidRDefault="00110C18" w:rsidP="00063728">
            <w:pPr>
              <w:rPr>
                <w:ins w:id="38810" w:author="KIM, Jason" w:date="2019-04-02T13:39:00Z"/>
                <w:rFonts w:ascii="Calibri" w:eastAsia="Times New Roman" w:hAnsi="Calibri" w:cs="Calibri"/>
                <w:color w:val="000000"/>
                <w:lang w:eastAsia="en-AU"/>
              </w:rPr>
            </w:pPr>
            <w:ins w:id="38811" w:author="KIM, Jason" w:date="2019-04-02T13:39:00Z">
              <w:r w:rsidRPr="0056388D">
                <w:rPr>
                  <w:rFonts w:ascii="Calibri" w:eastAsia="Times New Roman" w:hAnsi="Calibri" w:cs="Calibri"/>
                  <w:color w:val="000000"/>
                  <w:lang w:eastAsia="en-AU"/>
                </w:rPr>
                <w:t>LLE82SK71</w:t>
              </w:r>
            </w:ins>
          </w:p>
        </w:tc>
        <w:tc>
          <w:tcPr>
            <w:tcW w:w="605" w:type="pct"/>
            <w:noWrap/>
            <w:hideMark/>
          </w:tcPr>
          <w:p w:rsidR="00110C18" w:rsidRPr="0056388D" w:rsidRDefault="00110C18" w:rsidP="00063728">
            <w:pPr>
              <w:rPr>
                <w:ins w:id="38812" w:author="KIM, Jason" w:date="2019-04-02T13:39:00Z"/>
                <w:rFonts w:ascii="Calibri" w:eastAsia="Times New Roman" w:hAnsi="Calibri" w:cs="Calibri"/>
                <w:color w:val="000000"/>
                <w:lang w:eastAsia="en-AU"/>
              </w:rPr>
            </w:pPr>
            <w:ins w:id="38813"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14" w:author="KIM, Jason" w:date="2019-04-02T13:39:00Z"/>
                <w:rFonts w:ascii="Calibri" w:eastAsia="Times New Roman" w:hAnsi="Calibri" w:cs="Calibri"/>
                <w:color w:val="000000"/>
                <w:lang w:eastAsia="en-AU"/>
              </w:rPr>
            </w:pPr>
            <w:ins w:id="3881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16" w:author="KIM, Jason" w:date="2019-04-02T13:39:00Z"/>
                <w:rFonts w:ascii="Calibri" w:eastAsia="Times New Roman" w:hAnsi="Calibri" w:cs="Calibri"/>
                <w:color w:val="000000"/>
                <w:lang w:eastAsia="en-AU"/>
              </w:rPr>
            </w:pPr>
            <w:ins w:id="38817" w:author="KIM, Jason" w:date="2019-04-02T13:39:00Z">
              <w:r w:rsidRPr="0056388D">
                <w:rPr>
                  <w:rFonts w:ascii="Calibri" w:eastAsia="Times New Roman" w:hAnsi="Calibri" w:cs="Calibri"/>
                  <w:color w:val="000000"/>
                  <w:lang w:eastAsia="en-AU"/>
                </w:rPr>
                <w:t>LLS8022</w:t>
              </w:r>
            </w:ins>
          </w:p>
        </w:tc>
        <w:tc>
          <w:tcPr>
            <w:tcW w:w="933" w:type="pct"/>
            <w:noWrap/>
            <w:hideMark/>
          </w:tcPr>
          <w:p w:rsidR="00110C18" w:rsidRPr="0056388D" w:rsidRDefault="00110C18" w:rsidP="00063728">
            <w:pPr>
              <w:rPr>
                <w:ins w:id="38818" w:author="KIM, Jason" w:date="2019-04-02T13:39:00Z"/>
                <w:rFonts w:ascii="Calibri" w:eastAsia="Times New Roman" w:hAnsi="Calibri" w:cs="Calibri"/>
                <w:color w:val="000000"/>
                <w:lang w:eastAsia="en-AU"/>
              </w:rPr>
            </w:pPr>
            <w:ins w:id="388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20" w:author="KIM, Jason" w:date="2019-04-02T13:39:00Z"/>
                <w:rFonts w:ascii="Calibri" w:eastAsia="Times New Roman" w:hAnsi="Calibri" w:cs="Calibri"/>
                <w:color w:val="000000"/>
                <w:lang w:eastAsia="en-AU"/>
              </w:rPr>
            </w:pPr>
            <w:ins w:id="38821" w:author="KIM, Jason" w:date="2019-04-02T13:39:00Z">
              <w:r w:rsidRPr="0056388D">
                <w:rPr>
                  <w:rFonts w:ascii="Calibri" w:eastAsia="Times New Roman" w:hAnsi="Calibri" w:cs="Calibri"/>
                  <w:color w:val="000000"/>
                  <w:lang w:eastAsia="en-AU"/>
                </w:rPr>
                <w:t>Chainage 1097</w:t>
              </w:r>
            </w:ins>
          </w:p>
        </w:tc>
        <w:tc>
          <w:tcPr>
            <w:tcW w:w="764" w:type="pct"/>
            <w:noWrap/>
            <w:hideMark/>
          </w:tcPr>
          <w:p w:rsidR="00110C18" w:rsidRPr="0056388D" w:rsidRDefault="00110C18" w:rsidP="00063728">
            <w:pPr>
              <w:jc w:val="right"/>
              <w:rPr>
                <w:ins w:id="38822" w:author="KIM, Jason" w:date="2019-04-02T13:39:00Z"/>
                <w:rFonts w:ascii="Calibri" w:eastAsia="Times New Roman" w:hAnsi="Calibri" w:cs="Calibri"/>
                <w:color w:val="000000"/>
                <w:lang w:eastAsia="en-AU"/>
              </w:rPr>
            </w:pPr>
            <w:ins w:id="38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24" w:author="KIM, Jason" w:date="2019-04-02T13:39:00Z"/>
        </w:trPr>
        <w:tc>
          <w:tcPr>
            <w:tcW w:w="708" w:type="pct"/>
            <w:vMerge/>
            <w:hideMark/>
          </w:tcPr>
          <w:p w:rsidR="00110C18" w:rsidRPr="0056388D" w:rsidRDefault="00110C18" w:rsidP="00063728">
            <w:pPr>
              <w:rPr>
                <w:ins w:id="388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26" w:author="KIM, Jason" w:date="2019-04-02T13:39:00Z"/>
                <w:rFonts w:ascii="Calibri" w:eastAsia="Times New Roman" w:hAnsi="Calibri" w:cs="Calibri"/>
                <w:color w:val="000000"/>
                <w:lang w:eastAsia="en-AU"/>
              </w:rPr>
            </w:pPr>
            <w:ins w:id="38827"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28" w:author="KIM, Jason" w:date="2019-04-02T13:39:00Z"/>
                <w:rFonts w:ascii="Calibri" w:eastAsia="Times New Roman" w:hAnsi="Calibri" w:cs="Calibri"/>
                <w:color w:val="000000"/>
                <w:lang w:eastAsia="en-AU"/>
              </w:rPr>
            </w:pPr>
            <w:ins w:id="3882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30" w:author="KIM, Jason" w:date="2019-04-02T13:39:00Z"/>
                <w:rFonts w:ascii="Calibri" w:eastAsia="Times New Roman" w:hAnsi="Calibri" w:cs="Calibri"/>
                <w:color w:val="000000"/>
                <w:lang w:eastAsia="en-AU"/>
              </w:rPr>
            </w:pPr>
            <w:ins w:id="38831" w:author="KIM, Jason" w:date="2019-04-02T13:39:00Z">
              <w:r w:rsidRPr="0056388D">
                <w:rPr>
                  <w:rFonts w:ascii="Calibri" w:eastAsia="Times New Roman" w:hAnsi="Calibri" w:cs="Calibri"/>
                  <w:color w:val="000000"/>
                  <w:lang w:eastAsia="en-AU"/>
                </w:rPr>
                <w:t>LLS8023</w:t>
              </w:r>
            </w:ins>
          </w:p>
        </w:tc>
        <w:tc>
          <w:tcPr>
            <w:tcW w:w="933" w:type="pct"/>
            <w:noWrap/>
            <w:hideMark/>
          </w:tcPr>
          <w:p w:rsidR="00110C18" w:rsidRPr="0056388D" w:rsidRDefault="00110C18" w:rsidP="00063728">
            <w:pPr>
              <w:rPr>
                <w:ins w:id="38832" w:author="KIM, Jason" w:date="2019-04-02T13:39:00Z"/>
                <w:rFonts w:ascii="Calibri" w:eastAsia="Times New Roman" w:hAnsi="Calibri" w:cs="Calibri"/>
                <w:color w:val="000000"/>
                <w:lang w:eastAsia="en-AU"/>
              </w:rPr>
            </w:pPr>
            <w:ins w:id="388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34" w:author="KIM, Jason" w:date="2019-04-02T13:39:00Z"/>
                <w:rFonts w:ascii="Calibri" w:eastAsia="Times New Roman" w:hAnsi="Calibri" w:cs="Calibri"/>
                <w:color w:val="000000"/>
                <w:lang w:eastAsia="en-AU"/>
              </w:rPr>
            </w:pPr>
            <w:ins w:id="38835" w:author="KIM, Jason" w:date="2019-04-02T13:39:00Z">
              <w:r w:rsidRPr="0056388D">
                <w:rPr>
                  <w:rFonts w:ascii="Calibri" w:eastAsia="Times New Roman" w:hAnsi="Calibri" w:cs="Calibri"/>
                  <w:color w:val="000000"/>
                  <w:lang w:eastAsia="en-AU"/>
                </w:rPr>
                <w:t>Chainage 1087</w:t>
              </w:r>
            </w:ins>
          </w:p>
        </w:tc>
        <w:tc>
          <w:tcPr>
            <w:tcW w:w="764" w:type="pct"/>
            <w:noWrap/>
            <w:hideMark/>
          </w:tcPr>
          <w:p w:rsidR="00110C18" w:rsidRPr="0056388D" w:rsidRDefault="00110C18" w:rsidP="00063728">
            <w:pPr>
              <w:jc w:val="right"/>
              <w:rPr>
                <w:ins w:id="38836" w:author="KIM, Jason" w:date="2019-04-02T13:39:00Z"/>
                <w:rFonts w:ascii="Calibri" w:eastAsia="Times New Roman" w:hAnsi="Calibri" w:cs="Calibri"/>
                <w:color w:val="000000"/>
                <w:lang w:eastAsia="en-AU"/>
              </w:rPr>
            </w:pPr>
            <w:ins w:id="38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38" w:author="KIM, Jason" w:date="2019-04-02T13:39:00Z"/>
        </w:trPr>
        <w:tc>
          <w:tcPr>
            <w:tcW w:w="708" w:type="pct"/>
            <w:vMerge/>
            <w:hideMark/>
          </w:tcPr>
          <w:p w:rsidR="00110C18" w:rsidRPr="0056388D" w:rsidRDefault="00110C18" w:rsidP="00063728">
            <w:pPr>
              <w:rPr>
                <w:ins w:id="38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40" w:author="KIM, Jason" w:date="2019-04-02T13:39:00Z"/>
                <w:rFonts w:ascii="Calibri" w:eastAsia="Times New Roman" w:hAnsi="Calibri" w:cs="Calibri"/>
                <w:color w:val="000000"/>
                <w:lang w:eastAsia="en-AU"/>
              </w:rPr>
            </w:pPr>
            <w:ins w:id="38841"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42" w:author="KIM, Jason" w:date="2019-04-02T13:39:00Z"/>
                <w:rFonts w:ascii="Calibri" w:eastAsia="Times New Roman" w:hAnsi="Calibri" w:cs="Calibri"/>
                <w:color w:val="000000"/>
                <w:lang w:eastAsia="en-AU"/>
              </w:rPr>
            </w:pPr>
            <w:ins w:id="3884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44" w:author="KIM, Jason" w:date="2019-04-02T13:39:00Z"/>
                <w:rFonts w:ascii="Calibri" w:eastAsia="Times New Roman" w:hAnsi="Calibri" w:cs="Calibri"/>
                <w:color w:val="000000"/>
                <w:lang w:eastAsia="en-AU"/>
              </w:rPr>
            </w:pPr>
            <w:ins w:id="38845" w:author="KIM, Jason" w:date="2019-04-02T13:39:00Z">
              <w:r w:rsidRPr="0056388D">
                <w:rPr>
                  <w:rFonts w:ascii="Calibri" w:eastAsia="Times New Roman" w:hAnsi="Calibri" w:cs="Calibri"/>
                  <w:color w:val="000000"/>
                  <w:lang w:eastAsia="en-AU"/>
                </w:rPr>
                <w:t>LLS8024</w:t>
              </w:r>
            </w:ins>
          </w:p>
        </w:tc>
        <w:tc>
          <w:tcPr>
            <w:tcW w:w="933" w:type="pct"/>
            <w:noWrap/>
            <w:hideMark/>
          </w:tcPr>
          <w:p w:rsidR="00110C18" w:rsidRPr="0056388D" w:rsidRDefault="00110C18" w:rsidP="00063728">
            <w:pPr>
              <w:rPr>
                <w:ins w:id="38846" w:author="KIM, Jason" w:date="2019-04-02T13:39:00Z"/>
                <w:rFonts w:ascii="Calibri" w:eastAsia="Times New Roman" w:hAnsi="Calibri" w:cs="Calibri"/>
                <w:color w:val="000000"/>
                <w:lang w:eastAsia="en-AU"/>
              </w:rPr>
            </w:pPr>
            <w:ins w:id="388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48" w:author="KIM, Jason" w:date="2019-04-02T13:39:00Z"/>
                <w:rFonts w:ascii="Calibri" w:eastAsia="Times New Roman" w:hAnsi="Calibri" w:cs="Calibri"/>
                <w:color w:val="000000"/>
                <w:lang w:eastAsia="en-AU"/>
              </w:rPr>
            </w:pPr>
            <w:ins w:id="38849" w:author="KIM, Jason" w:date="2019-04-02T13:39:00Z">
              <w:r w:rsidRPr="0056388D">
                <w:rPr>
                  <w:rFonts w:ascii="Calibri" w:eastAsia="Times New Roman" w:hAnsi="Calibri" w:cs="Calibri"/>
                  <w:color w:val="000000"/>
                  <w:lang w:eastAsia="en-AU"/>
                </w:rPr>
                <w:t>Chainage 1077</w:t>
              </w:r>
            </w:ins>
          </w:p>
        </w:tc>
        <w:tc>
          <w:tcPr>
            <w:tcW w:w="764" w:type="pct"/>
            <w:noWrap/>
            <w:hideMark/>
          </w:tcPr>
          <w:p w:rsidR="00110C18" w:rsidRPr="0056388D" w:rsidRDefault="00110C18" w:rsidP="00063728">
            <w:pPr>
              <w:jc w:val="right"/>
              <w:rPr>
                <w:ins w:id="38850" w:author="KIM, Jason" w:date="2019-04-02T13:39:00Z"/>
                <w:rFonts w:ascii="Calibri" w:eastAsia="Times New Roman" w:hAnsi="Calibri" w:cs="Calibri"/>
                <w:color w:val="000000"/>
                <w:lang w:eastAsia="en-AU"/>
              </w:rPr>
            </w:pPr>
            <w:ins w:id="38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52" w:author="KIM, Jason" w:date="2019-04-02T13:39:00Z"/>
        </w:trPr>
        <w:tc>
          <w:tcPr>
            <w:tcW w:w="708" w:type="pct"/>
            <w:vMerge/>
            <w:hideMark/>
          </w:tcPr>
          <w:p w:rsidR="00110C18" w:rsidRPr="0056388D" w:rsidRDefault="00110C18" w:rsidP="00063728">
            <w:pPr>
              <w:rPr>
                <w:ins w:id="38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54" w:author="KIM, Jason" w:date="2019-04-02T13:39:00Z"/>
                <w:rFonts w:ascii="Calibri" w:eastAsia="Times New Roman" w:hAnsi="Calibri" w:cs="Calibri"/>
                <w:color w:val="000000"/>
                <w:lang w:eastAsia="en-AU"/>
              </w:rPr>
            </w:pPr>
            <w:ins w:id="38855"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56" w:author="KIM, Jason" w:date="2019-04-02T13:39:00Z"/>
                <w:rFonts w:ascii="Calibri" w:eastAsia="Times New Roman" w:hAnsi="Calibri" w:cs="Calibri"/>
                <w:color w:val="000000"/>
                <w:lang w:eastAsia="en-AU"/>
              </w:rPr>
            </w:pPr>
            <w:ins w:id="3885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58" w:author="KIM, Jason" w:date="2019-04-02T13:39:00Z"/>
                <w:rFonts w:ascii="Calibri" w:eastAsia="Times New Roman" w:hAnsi="Calibri" w:cs="Calibri"/>
                <w:color w:val="000000"/>
                <w:lang w:eastAsia="en-AU"/>
              </w:rPr>
            </w:pPr>
            <w:ins w:id="38859" w:author="KIM, Jason" w:date="2019-04-02T13:39:00Z">
              <w:r w:rsidRPr="0056388D">
                <w:rPr>
                  <w:rFonts w:ascii="Calibri" w:eastAsia="Times New Roman" w:hAnsi="Calibri" w:cs="Calibri"/>
                  <w:color w:val="000000"/>
                  <w:lang w:eastAsia="en-AU"/>
                </w:rPr>
                <w:t>LLS8025</w:t>
              </w:r>
            </w:ins>
          </w:p>
        </w:tc>
        <w:tc>
          <w:tcPr>
            <w:tcW w:w="933" w:type="pct"/>
            <w:noWrap/>
            <w:hideMark/>
          </w:tcPr>
          <w:p w:rsidR="00110C18" w:rsidRPr="0056388D" w:rsidRDefault="00110C18" w:rsidP="00063728">
            <w:pPr>
              <w:rPr>
                <w:ins w:id="38860" w:author="KIM, Jason" w:date="2019-04-02T13:39:00Z"/>
                <w:rFonts w:ascii="Calibri" w:eastAsia="Times New Roman" w:hAnsi="Calibri" w:cs="Calibri"/>
                <w:color w:val="000000"/>
                <w:lang w:eastAsia="en-AU"/>
              </w:rPr>
            </w:pPr>
            <w:ins w:id="388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62" w:author="KIM, Jason" w:date="2019-04-02T13:39:00Z"/>
                <w:rFonts w:ascii="Calibri" w:eastAsia="Times New Roman" w:hAnsi="Calibri" w:cs="Calibri"/>
                <w:color w:val="000000"/>
                <w:lang w:eastAsia="en-AU"/>
              </w:rPr>
            </w:pPr>
            <w:ins w:id="38863" w:author="KIM, Jason" w:date="2019-04-02T13:39:00Z">
              <w:r w:rsidRPr="0056388D">
                <w:rPr>
                  <w:rFonts w:ascii="Calibri" w:eastAsia="Times New Roman" w:hAnsi="Calibri" w:cs="Calibri"/>
                  <w:color w:val="000000"/>
                  <w:lang w:eastAsia="en-AU"/>
                </w:rPr>
                <w:t>Chainage 1067</w:t>
              </w:r>
            </w:ins>
          </w:p>
        </w:tc>
        <w:tc>
          <w:tcPr>
            <w:tcW w:w="764" w:type="pct"/>
            <w:noWrap/>
            <w:hideMark/>
          </w:tcPr>
          <w:p w:rsidR="00110C18" w:rsidRPr="0056388D" w:rsidRDefault="00110C18" w:rsidP="00063728">
            <w:pPr>
              <w:jc w:val="right"/>
              <w:rPr>
                <w:ins w:id="38864" w:author="KIM, Jason" w:date="2019-04-02T13:39:00Z"/>
                <w:rFonts w:ascii="Calibri" w:eastAsia="Times New Roman" w:hAnsi="Calibri" w:cs="Calibri"/>
                <w:color w:val="000000"/>
                <w:lang w:eastAsia="en-AU"/>
              </w:rPr>
            </w:pPr>
            <w:ins w:id="38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66" w:author="KIM, Jason" w:date="2019-04-02T13:39:00Z"/>
        </w:trPr>
        <w:tc>
          <w:tcPr>
            <w:tcW w:w="708" w:type="pct"/>
            <w:vMerge/>
            <w:hideMark/>
          </w:tcPr>
          <w:p w:rsidR="00110C18" w:rsidRPr="0056388D" w:rsidRDefault="00110C18" w:rsidP="00063728">
            <w:pPr>
              <w:rPr>
                <w:ins w:id="388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68" w:author="KIM, Jason" w:date="2019-04-02T13:39:00Z"/>
                <w:rFonts w:ascii="Calibri" w:eastAsia="Times New Roman" w:hAnsi="Calibri" w:cs="Calibri"/>
                <w:color w:val="000000"/>
                <w:lang w:eastAsia="en-AU"/>
              </w:rPr>
            </w:pPr>
            <w:ins w:id="38869"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70" w:author="KIM, Jason" w:date="2019-04-02T13:39:00Z"/>
                <w:rFonts w:ascii="Calibri" w:eastAsia="Times New Roman" w:hAnsi="Calibri" w:cs="Calibri"/>
                <w:color w:val="000000"/>
                <w:lang w:eastAsia="en-AU"/>
              </w:rPr>
            </w:pPr>
            <w:ins w:id="3887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72" w:author="KIM, Jason" w:date="2019-04-02T13:39:00Z"/>
                <w:rFonts w:ascii="Calibri" w:eastAsia="Times New Roman" w:hAnsi="Calibri" w:cs="Calibri"/>
                <w:color w:val="000000"/>
                <w:lang w:eastAsia="en-AU"/>
              </w:rPr>
            </w:pPr>
            <w:ins w:id="38873" w:author="KIM, Jason" w:date="2019-04-02T13:39:00Z">
              <w:r w:rsidRPr="0056388D">
                <w:rPr>
                  <w:rFonts w:ascii="Calibri" w:eastAsia="Times New Roman" w:hAnsi="Calibri" w:cs="Calibri"/>
                  <w:color w:val="000000"/>
                  <w:lang w:eastAsia="en-AU"/>
                </w:rPr>
                <w:t>LLS8026</w:t>
              </w:r>
            </w:ins>
          </w:p>
        </w:tc>
        <w:tc>
          <w:tcPr>
            <w:tcW w:w="933" w:type="pct"/>
            <w:noWrap/>
            <w:hideMark/>
          </w:tcPr>
          <w:p w:rsidR="00110C18" w:rsidRPr="0056388D" w:rsidRDefault="00110C18" w:rsidP="00063728">
            <w:pPr>
              <w:rPr>
                <w:ins w:id="38874" w:author="KIM, Jason" w:date="2019-04-02T13:39:00Z"/>
                <w:rFonts w:ascii="Calibri" w:eastAsia="Times New Roman" w:hAnsi="Calibri" w:cs="Calibri"/>
                <w:color w:val="000000"/>
                <w:lang w:eastAsia="en-AU"/>
              </w:rPr>
            </w:pPr>
            <w:ins w:id="388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76" w:author="KIM, Jason" w:date="2019-04-02T13:39:00Z"/>
                <w:rFonts w:ascii="Calibri" w:eastAsia="Times New Roman" w:hAnsi="Calibri" w:cs="Calibri"/>
                <w:color w:val="000000"/>
                <w:lang w:eastAsia="en-AU"/>
              </w:rPr>
            </w:pPr>
            <w:ins w:id="38877" w:author="KIM, Jason" w:date="2019-04-02T13:39:00Z">
              <w:r w:rsidRPr="0056388D">
                <w:rPr>
                  <w:rFonts w:ascii="Calibri" w:eastAsia="Times New Roman" w:hAnsi="Calibri" w:cs="Calibri"/>
                  <w:color w:val="000000"/>
                  <w:lang w:eastAsia="en-AU"/>
                </w:rPr>
                <w:t>Chainage 1057</w:t>
              </w:r>
            </w:ins>
          </w:p>
        </w:tc>
        <w:tc>
          <w:tcPr>
            <w:tcW w:w="764" w:type="pct"/>
            <w:noWrap/>
            <w:hideMark/>
          </w:tcPr>
          <w:p w:rsidR="00110C18" w:rsidRPr="0056388D" w:rsidRDefault="00110C18" w:rsidP="00063728">
            <w:pPr>
              <w:jc w:val="right"/>
              <w:rPr>
                <w:ins w:id="38878" w:author="KIM, Jason" w:date="2019-04-02T13:39:00Z"/>
                <w:rFonts w:ascii="Calibri" w:eastAsia="Times New Roman" w:hAnsi="Calibri" w:cs="Calibri"/>
                <w:color w:val="000000"/>
                <w:lang w:eastAsia="en-AU"/>
              </w:rPr>
            </w:pPr>
            <w:ins w:id="388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80" w:author="KIM, Jason" w:date="2019-04-02T13:39:00Z"/>
        </w:trPr>
        <w:tc>
          <w:tcPr>
            <w:tcW w:w="708" w:type="pct"/>
            <w:vMerge/>
            <w:hideMark/>
          </w:tcPr>
          <w:p w:rsidR="00110C18" w:rsidRPr="0056388D" w:rsidRDefault="00110C18" w:rsidP="00063728">
            <w:pPr>
              <w:rPr>
                <w:ins w:id="388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82" w:author="KIM, Jason" w:date="2019-04-02T13:39:00Z"/>
                <w:rFonts w:ascii="Calibri" w:eastAsia="Times New Roman" w:hAnsi="Calibri" w:cs="Calibri"/>
                <w:color w:val="000000"/>
                <w:lang w:eastAsia="en-AU"/>
              </w:rPr>
            </w:pPr>
            <w:ins w:id="38883"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84" w:author="KIM, Jason" w:date="2019-04-02T13:39:00Z"/>
                <w:rFonts w:ascii="Calibri" w:eastAsia="Times New Roman" w:hAnsi="Calibri" w:cs="Calibri"/>
                <w:color w:val="000000"/>
                <w:lang w:eastAsia="en-AU"/>
              </w:rPr>
            </w:pPr>
            <w:ins w:id="3888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86" w:author="KIM, Jason" w:date="2019-04-02T13:39:00Z"/>
                <w:rFonts w:ascii="Calibri" w:eastAsia="Times New Roman" w:hAnsi="Calibri" w:cs="Calibri"/>
                <w:color w:val="000000"/>
                <w:lang w:eastAsia="en-AU"/>
              </w:rPr>
            </w:pPr>
            <w:ins w:id="38887" w:author="KIM, Jason" w:date="2019-04-02T13:39:00Z">
              <w:r w:rsidRPr="0056388D">
                <w:rPr>
                  <w:rFonts w:ascii="Calibri" w:eastAsia="Times New Roman" w:hAnsi="Calibri" w:cs="Calibri"/>
                  <w:color w:val="000000"/>
                  <w:lang w:eastAsia="en-AU"/>
                </w:rPr>
                <w:t>LLS8027</w:t>
              </w:r>
            </w:ins>
          </w:p>
        </w:tc>
        <w:tc>
          <w:tcPr>
            <w:tcW w:w="933" w:type="pct"/>
            <w:noWrap/>
            <w:hideMark/>
          </w:tcPr>
          <w:p w:rsidR="00110C18" w:rsidRPr="0056388D" w:rsidRDefault="00110C18" w:rsidP="00063728">
            <w:pPr>
              <w:rPr>
                <w:ins w:id="38888" w:author="KIM, Jason" w:date="2019-04-02T13:39:00Z"/>
                <w:rFonts w:ascii="Calibri" w:eastAsia="Times New Roman" w:hAnsi="Calibri" w:cs="Calibri"/>
                <w:color w:val="000000"/>
                <w:lang w:eastAsia="en-AU"/>
              </w:rPr>
            </w:pPr>
            <w:ins w:id="388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90" w:author="KIM, Jason" w:date="2019-04-02T13:39:00Z"/>
                <w:rFonts w:ascii="Calibri" w:eastAsia="Times New Roman" w:hAnsi="Calibri" w:cs="Calibri"/>
                <w:color w:val="000000"/>
                <w:lang w:eastAsia="en-AU"/>
              </w:rPr>
            </w:pPr>
            <w:ins w:id="38891" w:author="KIM, Jason" w:date="2019-04-02T13:39:00Z">
              <w:r w:rsidRPr="0056388D">
                <w:rPr>
                  <w:rFonts w:ascii="Calibri" w:eastAsia="Times New Roman" w:hAnsi="Calibri" w:cs="Calibri"/>
                  <w:color w:val="000000"/>
                  <w:lang w:eastAsia="en-AU"/>
                </w:rPr>
                <w:t>Chainage 1048</w:t>
              </w:r>
            </w:ins>
          </w:p>
        </w:tc>
        <w:tc>
          <w:tcPr>
            <w:tcW w:w="764" w:type="pct"/>
            <w:noWrap/>
            <w:hideMark/>
          </w:tcPr>
          <w:p w:rsidR="00110C18" w:rsidRPr="0056388D" w:rsidRDefault="00110C18" w:rsidP="00063728">
            <w:pPr>
              <w:jc w:val="right"/>
              <w:rPr>
                <w:ins w:id="38892" w:author="KIM, Jason" w:date="2019-04-02T13:39:00Z"/>
                <w:rFonts w:ascii="Calibri" w:eastAsia="Times New Roman" w:hAnsi="Calibri" w:cs="Calibri"/>
                <w:color w:val="000000"/>
                <w:lang w:eastAsia="en-AU"/>
              </w:rPr>
            </w:pPr>
            <w:ins w:id="38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94" w:author="KIM, Jason" w:date="2019-04-02T13:39:00Z"/>
        </w:trPr>
        <w:tc>
          <w:tcPr>
            <w:tcW w:w="708" w:type="pct"/>
            <w:vMerge/>
            <w:hideMark/>
          </w:tcPr>
          <w:p w:rsidR="00110C18" w:rsidRPr="0056388D" w:rsidRDefault="00110C18" w:rsidP="00063728">
            <w:pPr>
              <w:rPr>
                <w:ins w:id="388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96" w:author="KIM, Jason" w:date="2019-04-02T13:39:00Z"/>
                <w:rFonts w:ascii="Calibri" w:eastAsia="Times New Roman" w:hAnsi="Calibri" w:cs="Calibri"/>
                <w:color w:val="000000"/>
                <w:lang w:eastAsia="en-AU"/>
              </w:rPr>
            </w:pPr>
            <w:ins w:id="38897"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98" w:author="KIM, Jason" w:date="2019-04-02T13:39:00Z"/>
                <w:rFonts w:ascii="Calibri" w:eastAsia="Times New Roman" w:hAnsi="Calibri" w:cs="Calibri"/>
                <w:color w:val="000000"/>
                <w:lang w:eastAsia="en-AU"/>
              </w:rPr>
            </w:pPr>
            <w:ins w:id="3889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00" w:author="KIM, Jason" w:date="2019-04-02T13:39:00Z"/>
                <w:rFonts w:ascii="Calibri" w:eastAsia="Times New Roman" w:hAnsi="Calibri" w:cs="Calibri"/>
                <w:color w:val="000000"/>
                <w:lang w:eastAsia="en-AU"/>
              </w:rPr>
            </w:pPr>
            <w:ins w:id="38901" w:author="KIM, Jason" w:date="2019-04-02T13:39:00Z">
              <w:r w:rsidRPr="0056388D">
                <w:rPr>
                  <w:rFonts w:ascii="Calibri" w:eastAsia="Times New Roman" w:hAnsi="Calibri" w:cs="Calibri"/>
                  <w:color w:val="000000"/>
                  <w:lang w:eastAsia="en-AU"/>
                </w:rPr>
                <w:t>LLS8028</w:t>
              </w:r>
            </w:ins>
          </w:p>
        </w:tc>
        <w:tc>
          <w:tcPr>
            <w:tcW w:w="933" w:type="pct"/>
            <w:noWrap/>
            <w:hideMark/>
          </w:tcPr>
          <w:p w:rsidR="00110C18" w:rsidRPr="0056388D" w:rsidRDefault="00110C18" w:rsidP="00063728">
            <w:pPr>
              <w:rPr>
                <w:ins w:id="38902" w:author="KIM, Jason" w:date="2019-04-02T13:39:00Z"/>
                <w:rFonts w:ascii="Calibri" w:eastAsia="Times New Roman" w:hAnsi="Calibri" w:cs="Calibri"/>
                <w:color w:val="000000"/>
                <w:lang w:eastAsia="en-AU"/>
              </w:rPr>
            </w:pPr>
            <w:ins w:id="389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04" w:author="KIM, Jason" w:date="2019-04-02T13:39:00Z"/>
                <w:rFonts w:ascii="Calibri" w:eastAsia="Times New Roman" w:hAnsi="Calibri" w:cs="Calibri"/>
                <w:color w:val="000000"/>
                <w:lang w:eastAsia="en-AU"/>
              </w:rPr>
            </w:pPr>
            <w:ins w:id="38905" w:author="KIM, Jason" w:date="2019-04-02T13:39:00Z">
              <w:r w:rsidRPr="0056388D">
                <w:rPr>
                  <w:rFonts w:ascii="Calibri" w:eastAsia="Times New Roman" w:hAnsi="Calibri" w:cs="Calibri"/>
                  <w:color w:val="000000"/>
                  <w:lang w:eastAsia="en-AU"/>
                </w:rPr>
                <w:t>Chainage 1038</w:t>
              </w:r>
            </w:ins>
          </w:p>
        </w:tc>
        <w:tc>
          <w:tcPr>
            <w:tcW w:w="764" w:type="pct"/>
            <w:noWrap/>
            <w:hideMark/>
          </w:tcPr>
          <w:p w:rsidR="00110C18" w:rsidRPr="0056388D" w:rsidRDefault="00110C18" w:rsidP="00063728">
            <w:pPr>
              <w:jc w:val="right"/>
              <w:rPr>
                <w:ins w:id="38906" w:author="KIM, Jason" w:date="2019-04-02T13:39:00Z"/>
                <w:rFonts w:ascii="Calibri" w:eastAsia="Times New Roman" w:hAnsi="Calibri" w:cs="Calibri"/>
                <w:color w:val="000000"/>
                <w:lang w:eastAsia="en-AU"/>
              </w:rPr>
            </w:pPr>
            <w:ins w:id="38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08" w:author="KIM, Jason" w:date="2019-04-02T13:39:00Z"/>
        </w:trPr>
        <w:tc>
          <w:tcPr>
            <w:tcW w:w="708" w:type="pct"/>
            <w:vMerge/>
            <w:hideMark/>
          </w:tcPr>
          <w:p w:rsidR="00110C18" w:rsidRPr="0056388D" w:rsidRDefault="00110C18" w:rsidP="00063728">
            <w:pPr>
              <w:rPr>
                <w:ins w:id="389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10" w:author="KIM, Jason" w:date="2019-04-02T13:39:00Z"/>
                <w:rFonts w:ascii="Calibri" w:eastAsia="Times New Roman" w:hAnsi="Calibri" w:cs="Calibri"/>
                <w:color w:val="000000"/>
                <w:lang w:eastAsia="en-AU"/>
              </w:rPr>
            </w:pPr>
            <w:ins w:id="38911"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912" w:author="KIM, Jason" w:date="2019-04-02T13:39:00Z"/>
                <w:rFonts w:ascii="Calibri" w:eastAsia="Times New Roman" w:hAnsi="Calibri" w:cs="Calibri"/>
                <w:color w:val="000000"/>
                <w:lang w:eastAsia="en-AU"/>
              </w:rPr>
            </w:pPr>
            <w:ins w:id="3891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14" w:author="KIM, Jason" w:date="2019-04-02T13:39:00Z"/>
                <w:rFonts w:ascii="Calibri" w:eastAsia="Times New Roman" w:hAnsi="Calibri" w:cs="Calibri"/>
                <w:color w:val="000000"/>
                <w:lang w:eastAsia="en-AU"/>
              </w:rPr>
            </w:pPr>
            <w:ins w:id="38915" w:author="KIM, Jason" w:date="2019-04-02T13:39:00Z">
              <w:r w:rsidRPr="0056388D">
                <w:rPr>
                  <w:rFonts w:ascii="Calibri" w:eastAsia="Times New Roman" w:hAnsi="Calibri" w:cs="Calibri"/>
                  <w:color w:val="000000"/>
                  <w:lang w:eastAsia="en-AU"/>
                </w:rPr>
                <w:t>LLS8029</w:t>
              </w:r>
            </w:ins>
          </w:p>
        </w:tc>
        <w:tc>
          <w:tcPr>
            <w:tcW w:w="933" w:type="pct"/>
            <w:noWrap/>
            <w:hideMark/>
          </w:tcPr>
          <w:p w:rsidR="00110C18" w:rsidRPr="0056388D" w:rsidRDefault="00110C18" w:rsidP="00063728">
            <w:pPr>
              <w:rPr>
                <w:ins w:id="38916" w:author="KIM, Jason" w:date="2019-04-02T13:39:00Z"/>
                <w:rFonts w:ascii="Calibri" w:eastAsia="Times New Roman" w:hAnsi="Calibri" w:cs="Calibri"/>
                <w:color w:val="000000"/>
                <w:lang w:eastAsia="en-AU"/>
              </w:rPr>
            </w:pPr>
            <w:ins w:id="389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18" w:author="KIM, Jason" w:date="2019-04-02T13:39:00Z"/>
                <w:rFonts w:ascii="Calibri" w:eastAsia="Times New Roman" w:hAnsi="Calibri" w:cs="Calibri"/>
                <w:color w:val="000000"/>
                <w:lang w:eastAsia="en-AU"/>
              </w:rPr>
            </w:pPr>
            <w:ins w:id="38919" w:author="KIM, Jason" w:date="2019-04-02T13:39:00Z">
              <w:r w:rsidRPr="0056388D">
                <w:rPr>
                  <w:rFonts w:ascii="Calibri" w:eastAsia="Times New Roman" w:hAnsi="Calibri" w:cs="Calibri"/>
                  <w:color w:val="000000"/>
                  <w:lang w:eastAsia="en-AU"/>
                </w:rPr>
                <w:t>Chainage 1028</w:t>
              </w:r>
            </w:ins>
          </w:p>
        </w:tc>
        <w:tc>
          <w:tcPr>
            <w:tcW w:w="764" w:type="pct"/>
            <w:noWrap/>
            <w:hideMark/>
          </w:tcPr>
          <w:p w:rsidR="00110C18" w:rsidRPr="0056388D" w:rsidRDefault="00110C18" w:rsidP="00063728">
            <w:pPr>
              <w:jc w:val="right"/>
              <w:rPr>
                <w:ins w:id="38920" w:author="KIM, Jason" w:date="2019-04-02T13:39:00Z"/>
                <w:rFonts w:ascii="Calibri" w:eastAsia="Times New Roman" w:hAnsi="Calibri" w:cs="Calibri"/>
                <w:color w:val="000000"/>
                <w:lang w:eastAsia="en-AU"/>
              </w:rPr>
            </w:pPr>
            <w:ins w:id="38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22" w:author="KIM, Jason" w:date="2019-04-02T13:39:00Z"/>
        </w:trPr>
        <w:tc>
          <w:tcPr>
            <w:tcW w:w="708" w:type="pct"/>
            <w:vMerge/>
            <w:hideMark/>
          </w:tcPr>
          <w:p w:rsidR="00110C18" w:rsidRPr="0056388D" w:rsidRDefault="00110C18" w:rsidP="00063728">
            <w:pPr>
              <w:rPr>
                <w:ins w:id="389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24" w:author="KIM, Jason" w:date="2019-04-02T13:39:00Z"/>
                <w:rFonts w:ascii="Calibri" w:eastAsia="Times New Roman" w:hAnsi="Calibri" w:cs="Calibri"/>
                <w:color w:val="000000"/>
                <w:lang w:eastAsia="en-AU"/>
              </w:rPr>
            </w:pPr>
            <w:ins w:id="38925"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926" w:author="KIM, Jason" w:date="2019-04-02T13:39:00Z"/>
                <w:rFonts w:ascii="Calibri" w:eastAsia="Times New Roman" w:hAnsi="Calibri" w:cs="Calibri"/>
                <w:color w:val="000000"/>
                <w:lang w:eastAsia="en-AU"/>
              </w:rPr>
            </w:pPr>
            <w:ins w:id="3892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28" w:author="KIM, Jason" w:date="2019-04-02T13:39:00Z"/>
                <w:rFonts w:ascii="Calibri" w:eastAsia="Times New Roman" w:hAnsi="Calibri" w:cs="Calibri"/>
                <w:color w:val="000000"/>
                <w:lang w:eastAsia="en-AU"/>
              </w:rPr>
            </w:pPr>
            <w:ins w:id="38929" w:author="KIM, Jason" w:date="2019-04-02T13:39:00Z">
              <w:r w:rsidRPr="0056388D">
                <w:rPr>
                  <w:rFonts w:ascii="Calibri" w:eastAsia="Times New Roman" w:hAnsi="Calibri" w:cs="Calibri"/>
                  <w:color w:val="000000"/>
                  <w:lang w:eastAsia="en-AU"/>
                </w:rPr>
                <w:t>LLS8030</w:t>
              </w:r>
            </w:ins>
          </w:p>
        </w:tc>
        <w:tc>
          <w:tcPr>
            <w:tcW w:w="933" w:type="pct"/>
            <w:noWrap/>
            <w:hideMark/>
          </w:tcPr>
          <w:p w:rsidR="00110C18" w:rsidRPr="0056388D" w:rsidRDefault="00110C18" w:rsidP="00063728">
            <w:pPr>
              <w:rPr>
                <w:ins w:id="38930" w:author="KIM, Jason" w:date="2019-04-02T13:39:00Z"/>
                <w:rFonts w:ascii="Calibri" w:eastAsia="Times New Roman" w:hAnsi="Calibri" w:cs="Calibri"/>
                <w:color w:val="000000"/>
                <w:lang w:eastAsia="en-AU"/>
              </w:rPr>
            </w:pPr>
            <w:ins w:id="389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32" w:author="KIM, Jason" w:date="2019-04-02T13:39:00Z"/>
                <w:rFonts w:ascii="Calibri" w:eastAsia="Times New Roman" w:hAnsi="Calibri" w:cs="Calibri"/>
                <w:color w:val="000000"/>
                <w:lang w:eastAsia="en-AU"/>
              </w:rPr>
            </w:pPr>
            <w:ins w:id="38933" w:author="KIM, Jason" w:date="2019-04-02T13:39:00Z">
              <w:r w:rsidRPr="0056388D">
                <w:rPr>
                  <w:rFonts w:ascii="Calibri" w:eastAsia="Times New Roman" w:hAnsi="Calibri" w:cs="Calibri"/>
                  <w:color w:val="000000"/>
                  <w:lang w:eastAsia="en-AU"/>
                </w:rPr>
                <w:t>Chainage 1018</w:t>
              </w:r>
            </w:ins>
          </w:p>
        </w:tc>
        <w:tc>
          <w:tcPr>
            <w:tcW w:w="764" w:type="pct"/>
            <w:noWrap/>
            <w:hideMark/>
          </w:tcPr>
          <w:p w:rsidR="00110C18" w:rsidRPr="0056388D" w:rsidRDefault="00110C18" w:rsidP="00063728">
            <w:pPr>
              <w:jc w:val="right"/>
              <w:rPr>
                <w:ins w:id="38934" w:author="KIM, Jason" w:date="2019-04-02T13:39:00Z"/>
                <w:rFonts w:ascii="Calibri" w:eastAsia="Times New Roman" w:hAnsi="Calibri" w:cs="Calibri"/>
                <w:color w:val="000000"/>
                <w:lang w:eastAsia="en-AU"/>
              </w:rPr>
            </w:pPr>
            <w:ins w:id="389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36" w:author="KIM, Jason" w:date="2019-04-02T13:39:00Z"/>
        </w:trPr>
        <w:tc>
          <w:tcPr>
            <w:tcW w:w="708" w:type="pct"/>
            <w:vMerge w:val="restart"/>
            <w:noWrap/>
            <w:hideMark/>
          </w:tcPr>
          <w:p w:rsidR="00110C18" w:rsidRPr="0056388D" w:rsidRDefault="00110C18" w:rsidP="00063728">
            <w:pPr>
              <w:rPr>
                <w:ins w:id="38937" w:author="KIM, Jason" w:date="2019-04-02T13:39:00Z"/>
                <w:rFonts w:ascii="Calibri" w:eastAsia="Times New Roman" w:hAnsi="Calibri" w:cs="Calibri"/>
                <w:color w:val="000000"/>
                <w:lang w:eastAsia="en-AU"/>
              </w:rPr>
            </w:pPr>
            <w:ins w:id="38938" w:author="KIM, Jason" w:date="2019-04-02T13:39:00Z">
              <w:r w:rsidRPr="0056388D">
                <w:rPr>
                  <w:rFonts w:ascii="Calibri" w:eastAsia="Times New Roman" w:hAnsi="Calibri" w:cs="Calibri"/>
                  <w:color w:val="000000"/>
                  <w:lang w:eastAsia="en-AU"/>
                </w:rPr>
                <w:t>LLE82SK81</w:t>
              </w:r>
            </w:ins>
          </w:p>
        </w:tc>
        <w:tc>
          <w:tcPr>
            <w:tcW w:w="605" w:type="pct"/>
            <w:noWrap/>
            <w:hideMark/>
          </w:tcPr>
          <w:p w:rsidR="00110C18" w:rsidRPr="0056388D" w:rsidRDefault="00110C18" w:rsidP="00063728">
            <w:pPr>
              <w:rPr>
                <w:ins w:id="38939" w:author="KIM, Jason" w:date="2019-04-02T13:39:00Z"/>
                <w:rFonts w:ascii="Calibri" w:eastAsia="Times New Roman" w:hAnsi="Calibri" w:cs="Calibri"/>
                <w:color w:val="000000"/>
                <w:lang w:eastAsia="en-AU"/>
              </w:rPr>
            </w:pPr>
            <w:ins w:id="38940"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41" w:author="KIM, Jason" w:date="2019-04-02T13:39:00Z"/>
                <w:rFonts w:ascii="Calibri" w:eastAsia="Times New Roman" w:hAnsi="Calibri" w:cs="Calibri"/>
                <w:color w:val="000000"/>
                <w:lang w:eastAsia="en-AU"/>
              </w:rPr>
            </w:pPr>
            <w:ins w:id="3894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43" w:author="KIM, Jason" w:date="2019-04-02T13:39:00Z"/>
                <w:rFonts w:ascii="Calibri" w:eastAsia="Times New Roman" w:hAnsi="Calibri" w:cs="Calibri"/>
                <w:color w:val="000000"/>
                <w:lang w:eastAsia="en-AU"/>
              </w:rPr>
            </w:pPr>
            <w:ins w:id="38944" w:author="KIM, Jason" w:date="2019-04-02T13:39:00Z">
              <w:r w:rsidRPr="0056388D">
                <w:rPr>
                  <w:rFonts w:ascii="Calibri" w:eastAsia="Times New Roman" w:hAnsi="Calibri" w:cs="Calibri"/>
                  <w:color w:val="000000"/>
                  <w:lang w:eastAsia="en-AU"/>
                </w:rPr>
                <w:t>LLS8011</w:t>
              </w:r>
            </w:ins>
          </w:p>
        </w:tc>
        <w:tc>
          <w:tcPr>
            <w:tcW w:w="933" w:type="pct"/>
            <w:noWrap/>
            <w:hideMark/>
          </w:tcPr>
          <w:p w:rsidR="00110C18" w:rsidRPr="0056388D" w:rsidRDefault="00110C18" w:rsidP="00063728">
            <w:pPr>
              <w:rPr>
                <w:ins w:id="38945" w:author="KIM, Jason" w:date="2019-04-02T13:39:00Z"/>
                <w:rFonts w:ascii="Calibri" w:eastAsia="Times New Roman" w:hAnsi="Calibri" w:cs="Calibri"/>
                <w:color w:val="000000"/>
                <w:lang w:eastAsia="en-AU"/>
              </w:rPr>
            </w:pPr>
            <w:ins w:id="389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47" w:author="KIM, Jason" w:date="2019-04-02T13:39:00Z"/>
                <w:rFonts w:ascii="Calibri" w:eastAsia="Times New Roman" w:hAnsi="Calibri" w:cs="Calibri"/>
                <w:color w:val="000000"/>
                <w:lang w:eastAsia="en-AU"/>
              </w:rPr>
            </w:pPr>
            <w:ins w:id="38948" w:author="KIM, Jason" w:date="2019-04-02T13:39:00Z">
              <w:r w:rsidRPr="0056388D">
                <w:rPr>
                  <w:rFonts w:ascii="Calibri" w:eastAsia="Times New Roman" w:hAnsi="Calibri" w:cs="Calibri"/>
                  <w:color w:val="000000"/>
                  <w:lang w:eastAsia="en-AU"/>
                </w:rPr>
                <w:t>Chainage 1214</w:t>
              </w:r>
            </w:ins>
          </w:p>
        </w:tc>
        <w:tc>
          <w:tcPr>
            <w:tcW w:w="764" w:type="pct"/>
            <w:noWrap/>
            <w:hideMark/>
          </w:tcPr>
          <w:p w:rsidR="00110C18" w:rsidRPr="0056388D" w:rsidRDefault="00110C18" w:rsidP="00063728">
            <w:pPr>
              <w:jc w:val="right"/>
              <w:rPr>
                <w:ins w:id="38949" w:author="KIM, Jason" w:date="2019-04-02T13:39:00Z"/>
                <w:rFonts w:ascii="Calibri" w:eastAsia="Times New Roman" w:hAnsi="Calibri" w:cs="Calibri"/>
                <w:color w:val="000000"/>
                <w:lang w:eastAsia="en-AU"/>
              </w:rPr>
            </w:pPr>
            <w:ins w:id="38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51" w:author="KIM, Jason" w:date="2019-04-02T13:39:00Z"/>
        </w:trPr>
        <w:tc>
          <w:tcPr>
            <w:tcW w:w="708" w:type="pct"/>
            <w:vMerge/>
            <w:hideMark/>
          </w:tcPr>
          <w:p w:rsidR="00110C18" w:rsidRPr="0056388D" w:rsidRDefault="00110C18" w:rsidP="00063728">
            <w:pPr>
              <w:rPr>
                <w:ins w:id="389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53" w:author="KIM, Jason" w:date="2019-04-02T13:39:00Z"/>
                <w:rFonts w:ascii="Calibri" w:eastAsia="Times New Roman" w:hAnsi="Calibri" w:cs="Calibri"/>
                <w:color w:val="000000"/>
                <w:lang w:eastAsia="en-AU"/>
              </w:rPr>
            </w:pPr>
            <w:ins w:id="38954"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55" w:author="KIM, Jason" w:date="2019-04-02T13:39:00Z"/>
                <w:rFonts w:ascii="Calibri" w:eastAsia="Times New Roman" w:hAnsi="Calibri" w:cs="Calibri"/>
                <w:color w:val="000000"/>
                <w:lang w:eastAsia="en-AU"/>
              </w:rPr>
            </w:pPr>
            <w:ins w:id="3895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57" w:author="KIM, Jason" w:date="2019-04-02T13:39:00Z"/>
                <w:rFonts w:ascii="Calibri" w:eastAsia="Times New Roman" w:hAnsi="Calibri" w:cs="Calibri"/>
                <w:color w:val="000000"/>
                <w:lang w:eastAsia="en-AU"/>
              </w:rPr>
            </w:pPr>
            <w:ins w:id="38958" w:author="KIM, Jason" w:date="2019-04-02T13:39:00Z">
              <w:r w:rsidRPr="0056388D">
                <w:rPr>
                  <w:rFonts w:ascii="Calibri" w:eastAsia="Times New Roman" w:hAnsi="Calibri" w:cs="Calibri"/>
                  <w:color w:val="000000"/>
                  <w:lang w:eastAsia="en-AU"/>
                </w:rPr>
                <w:t>LLS8012</w:t>
              </w:r>
            </w:ins>
          </w:p>
        </w:tc>
        <w:tc>
          <w:tcPr>
            <w:tcW w:w="933" w:type="pct"/>
            <w:noWrap/>
            <w:hideMark/>
          </w:tcPr>
          <w:p w:rsidR="00110C18" w:rsidRPr="0056388D" w:rsidRDefault="00110C18" w:rsidP="00063728">
            <w:pPr>
              <w:rPr>
                <w:ins w:id="38959" w:author="KIM, Jason" w:date="2019-04-02T13:39:00Z"/>
                <w:rFonts w:ascii="Calibri" w:eastAsia="Times New Roman" w:hAnsi="Calibri" w:cs="Calibri"/>
                <w:color w:val="000000"/>
                <w:lang w:eastAsia="en-AU"/>
              </w:rPr>
            </w:pPr>
            <w:ins w:id="389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61" w:author="KIM, Jason" w:date="2019-04-02T13:39:00Z"/>
                <w:rFonts w:ascii="Calibri" w:eastAsia="Times New Roman" w:hAnsi="Calibri" w:cs="Calibri"/>
                <w:color w:val="000000"/>
                <w:lang w:eastAsia="en-AU"/>
              </w:rPr>
            </w:pPr>
            <w:ins w:id="38962" w:author="KIM, Jason" w:date="2019-04-02T13:39:00Z">
              <w:r w:rsidRPr="0056388D">
                <w:rPr>
                  <w:rFonts w:ascii="Calibri" w:eastAsia="Times New Roman" w:hAnsi="Calibri" w:cs="Calibri"/>
                  <w:color w:val="000000"/>
                  <w:lang w:eastAsia="en-AU"/>
                </w:rPr>
                <w:t>Chainage 1204</w:t>
              </w:r>
            </w:ins>
          </w:p>
        </w:tc>
        <w:tc>
          <w:tcPr>
            <w:tcW w:w="764" w:type="pct"/>
            <w:noWrap/>
            <w:hideMark/>
          </w:tcPr>
          <w:p w:rsidR="00110C18" w:rsidRPr="0056388D" w:rsidRDefault="00110C18" w:rsidP="00063728">
            <w:pPr>
              <w:jc w:val="right"/>
              <w:rPr>
                <w:ins w:id="38963" w:author="KIM, Jason" w:date="2019-04-02T13:39:00Z"/>
                <w:rFonts w:ascii="Calibri" w:eastAsia="Times New Roman" w:hAnsi="Calibri" w:cs="Calibri"/>
                <w:color w:val="000000"/>
                <w:lang w:eastAsia="en-AU"/>
              </w:rPr>
            </w:pPr>
            <w:ins w:id="38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65" w:author="KIM, Jason" w:date="2019-04-02T13:39:00Z"/>
        </w:trPr>
        <w:tc>
          <w:tcPr>
            <w:tcW w:w="708" w:type="pct"/>
            <w:vMerge/>
            <w:hideMark/>
          </w:tcPr>
          <w:p w:rsidR="00110C18" w:rsidRPr="0056388D" w:rsidRDefault="00110C18" w:rsidP="00063728">
            <w:pPr>
              <w:rPr>
                <w:ins w:id="389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67" w:author="KIM, Jason" w:date="2019-04-02T13:39:00Z"/>
                <w:rFonts w:ascii="Calibri" w:eastAsia="Times New Roman" w:hAnsi="Calibri" w:cs="Calibri"/>
                <w:color w:val="000000"/>
                <w:lang w:eastAsia="en-AU"/>
              </w:rPr>
            </w:pPr>
            <w:ins w:id="38968"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69" w:author="KIM, Jason" w:date="2019-04-02T13:39:00Z"/>
                <w:rFonts w:ascii="Calibri" w:eastAsia="Times New Roman" w:hAnsi="Calibri" w:cs="Calibri"/>
                <w:color w:val="000000"/>
                <w:lang w:eastAsia="en-AU"/>
              </w:rPr>
            </w:pPr>
            <w:ins w:id="3897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71" w:author="KIM, Jason" w:date="2019-04-02T13:39:00Z"/>
                <w:rFonts w:ascii="Calibri" w:eastAsia="Times New Roman" w:hAnsi="Calibri" w:cs="Calibri"/>
                <w:color w:val="000000"/>
                <w:lang w:eastAsia="en-AU"/>
              </w:rPr>
            </w:pPr>
            <w:ins w:id="38972" w:author="KIM, Jason" w:date="2019-04-02T13:39:00Z">
              <w:r w:rsidRPr="0056388D">
                <w:rPr>
                  <w:rFonts w:ascii="Calibri" w:eastAsia="Times New Roman" w:hAnsi="Calibri" w:cs="Calibri"/>
                  <w:color w:val="000000"/>
                  <w:lang w:eastAsia="en-AU"/>
                </w:rPr>
                <w:t>LLS8013</w:t>
              </w:r>
            </w:ins>
          </w:p>
        </w:tc>
        <w:tc>
          <w:tcPr>
            <w:tcW w:w="933" w:type="pct"/>
            <w:noWrap/>
            <w:hideMark/>
          </w:tcPr>
          <w:p w:rsidR="00110C18" w:rsidRPr="0056388D" w:rsidRDefault="00110C18" w:rsidP="00063728">
            <w:pPr>
              <w:rPr>
                <w:ins w:id="38973" w:author="KIM, Jason" w:date="2019-04-02T13:39:00Z"/>
                <w:rFonts w:ascii="Calibri" w:eastAsia="Times New Roman" w:hAnsi="Calibri" w:cs="Calibri"/>
                <w:color w:val="000000"/>
                <w:lang w:eastAsia="en-AU"/>
              </w:rPr>
            </w:pPr>
            <w:ins w:id="389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75" w:author="KIM, Jason" w:date="2019-04-02T13:39:00Z"/>
                <w:rFonts w:ascii="Calibri" w:eastAsia="Times New Roman" w:hAnsi="Calibri" w:cs="Calibri"/>
                <w:color w:val="000000"/>
                <w:lang w:eastAsia="en-AU"/>
              </w:rPr>
            </w:pPr>
            <w:ins w:id="38976" w:author="KIM, Jason" w:date="2019-04-02T13:39:00Z">
              <w:r w:rsidRPr="0056388D">
                <w:rPr>
                  <w:rFonts w:ascii="Calibri" w:eastAsia="Times New Roman" w:hAnsi="Calibri" w:cs="Calibri"/>
                  <w:color w:val="000000"/>
                  <w:lang w:eastAsia="en-AU"/>
                </w:rPr>
                <w:t>Chainage 1194</w:t>
              </w:r>
            </w:ins>
          </w:p>
        </w:tc>
        <w:tc>
          <w:tcPr>
            <w:tcW w:w="764" w:type="pct"/>
            <w:noWrap/>
            <w:hideMark/>
          </w:tcPr>
          <w:p w:rsidR="00110C18" w:rsidRPr="0056388D" w:rsidRDefault="00110C18" w:rsidP="00063728">
            <w:pPr>
              <w:jc w:val="right"/>
              <w:rPr>
                <w:ins w:id="38977" w:author="KIM, Jason" w:date="2019-04-02T13:39:00Z"/>
                <w:rFonts w:ascii="Calibri" w:eastAsia="Times New Roman" w:hAnsi="Calibri" w:cs="Calibri"/>
                <w:color w:val="000000"/>
                <w:lang w:eastAsia="en-AU"/>
              </w:rPr>
            </w:pPr>
            <w:ins w:id="38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79" w:author="KIM, Jason" w:date="2019-04-02T13:39:00Z"/>
        </w:trPr>
        <w:tc>
          <w:tcPr>
            <w:tcW w:w="708" w:type="pct"/>
            <w:vMerge/>
            <w:hideMark/>
          </w:tcPr>
          <w:p w:rsidR="00110C18" w:rsidRPr="0056388D" w:rsidRDefault="00110C18" w:rsidP="00063728">
            <w:pPr>
              <w:rPr>
                <w:ins w:id="389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81" w:author="KIM, Jason" w:date="2019-04-02T13:39:00Z"/>
                <w:rFonts w:ascii="Calibri" w:eastAsia="Times New Roman" w:hAnsi="Calibri" w:cs="Calibri"/>
                <w:color w:val="000000"/>
                <w:lang w:eastAsia="en-AU"/>
              </w:rPr>
            </w:pPr>
            <w:ins w:id="38982"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83" w:author="KIM, Jason" w:date="2019-04-02T13:39:00Z"/>
                <w:rFonts w:ascii="Calibri" w:eastAsia="Times New Roman" w:hAnsi="Calibri" w:cs="Calibri"/>
                <w:color w:val="000000"/>
                <w:lang w:eastAsia="en-AU"/>
              </w:rPr>
            </w:pPr>
            <w:ins w:id="3898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85" w:author="KIM, Jason" w:date="2019-04-02T13:39:00Z"/>
                <w:rFonts w:ascii="Calibri" w:eastAsia="Times New Roman" w:hAnsi="Calibri" w:cs="Calibri"/>
                <w:color w:val="000000"/>
                <w:lang w:eastAsia="en-AU"/>
              </w:rPr>
            </w:pPr>
            <w:ins w:id="38986" w:author="KIM, Jason" w:date="2019-04-02T13:39:00Z">
              <w:r w:rsidRPr="0056388D">
                <w:rPr>
                  <w:rFonts w:ascii="Calibri" w:eastAsia="Times New Roman" w:hAnsi="Calibri" w:cs="Calibri"/>
                  <w:color w:val="000000"/>
                  <w:lang w:eastAsia="en-AU"/>
                </w:rPr>
                <w:t>LLS8014</w:t>
              </w:r>
            </w:ins>
          </w:p>
        </w:tc>
        <w:tc>
          <w:tcPr>
            <w:tcW w:w="933" w:type="pct"/>
            <w:noWrap/>
            <w:hideMark/>
          </w:tcPr>
          <w:p w:rsidR="00110C18" w:rsidRPr="0056388D" w:rsidRDefault="00110C18" w:rsidP="00063728">
            <w:pPr>
              <w:rPr>
                <w:ins w:id="38987" w:author="KIM, Jason" w:date="2019-04-02T13:39:00Z"/>
                <w:rFonts w:ascii="Calibri" w:eastAsia="Times New Roman" w:hAnsi="Calibri" w:cs="Calibri"/>
                <w:color w:val="000000"/>
                <w:lang w:eastAsia="en-AU"/>
              </w:rPr>
            </w:pPr>
            <w:ins w:id="389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89" w:author="KIM, Jason" w:date="2019-04-02T13:39:00Z"/>
                <w:rFonts w:ascii="Calibri" w:eastAsia="Times New Roman" w:hAnsi="Calibri" w:cs="Calibri"/>
                <w:color w:val="000000"/>
                <w:lang w:eastAsia="en-AU"/>
              </w:rPr>
            </w:pPr>
            <w:ins w:id="38990" w:author="KIM, Jason" w:date="2019-04-02T13:39:00Z">
              <w:r w:rsidRPr="0056388D">
                <w:rPr>
                  <w:rFonts w:ascii="Calibri" w:eastAsia="Times New Roman" w:hAnsi="Calibri" w:cs="Calibri"/>
                  <w:color w:val="000000"/>
                  <w:lang w:eastAsia="en-AU"/>
                </w:rPr>
                <w:t>Chainage 1184</w:t>
              </w:r>
            </w:ins>
          </w:p>
        </w:tc>
        <w:tc>
          <w:tcPr>
            <w:tcW w:w="764" w:type="pct"/>
            <w:noWrap/>
            <w:hideMark/>
          </w:tcPr>
          <w:p w:rsidR="00110C18" w:rsidRPr="0056388D" w:rsidRDefault="00110C18" w:rsidP="00063728">
            <w:pPr>
              <w:jc w:val="right"/>
              <w:rPr>
                <w:ins w:id="38991" w:author="KIM, Jason" w:date="2019-04-02T13:39:00Z"/>
                <w:rFonts w:ascii="Calibri" w:eastAsia="Times New Roman" w:hAnsi="Calibri" w:cs="Calibri"/>
                <w:color w:val="000000"/>
                <w:lang w:eastAsia="en-AU"/>
              </w:rPr>
            </w:pPr>
            <w:ins w:id="38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93" w:author="KIM, Jason" w:date="2019-04-02T13:39:00Z"/>
        </w:trPr>
        <w:tc>
          <w:tcPr>
            <w:tcW w:w="708" w:type="pct"/>
            <w:vMerge/>
            <w:hideMark/>
          </w:tcPr>
          <w:p w:rsidR="00110C18" w:rsidRPr="0056388D" w:rsidRDefault="00110C18" w:rsidP="00063728">
            <w:pPr>
              <w:rPr>
                <w:ins w:id="38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95" w:author="KIM, Jason" w:date="2019-04-02T13:39:00Z"/>
                <w:rFonts w:ascii="Calibri" w:eastAsia="Times New Roman" w:hAnsi="Calibri" w:cs="Calibri"/>
                <w:color w:val="000000"/>
                <w:lang w:eastAsia="en-AU"/>
              </w:rPr>
            </w:pPr>
            <w:ins w:id="38996"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97" w:author="KIM, Jason" w:date="2019-04-02T13:39:00Z"/>
                <w:rFonts w:ascii="Calibri" w:eastAsia="Times New Roman" w:hAnsi="Calibri" w:cs="Calibri"/>
                <w:color w:val="000000"/>
                <w:lang w:eastAsia="en-AU"/>
              </w:rPr>
            </w:pPr>
            <w:ins w:id="3899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99" w:author="KIM, Jason" w:date="2019-04-02T13:39:00Z"/>
                <w:rFonts w:ascii="Calibri" w:eastAsia="Times New Roman" w:hAnsi="Calibri" w:cs="Calibri"/>
                <w:color w:val="000000"/>
                <w:lang w:eastAsia="en-AU"/>
              </w:rPr>
            </w:pPr>
            <w:ins w:id="39000" w:author="KIM, Jason" w:date="2019-04-02T13:39:00Z">
              <w:r w:rsidRPr="0056388D">
                <w:rPr>
                  <w:rFonts w:ascii="Calibri" w:eastAsia="Times New Roman" w:hAnsi="Calibri" w:cs="Calibri"/>
                  <w:color w:val="000000"/>
                  <w:lang w:eastAsia="en-AU"/>
                </w:rPr>
                <w:t>LLS8015</w:t>
              </w:r>
            </w:ins>
          </w:p>
        </w:tc>
        <w:tc>
          <w:tcPr>
            <w:tcW w:w="933" w:type="pct"/>
            <w:noWrap/>
            <w:hideMark/>
          </w:tcPr>
          <w:p w:rsidR="00110C18" w:rsidRPr="0056388D" w:rsidRDefault="00110C18" w:rsidP="00063728">
            <w:pPr>
              <w:rPr>
                <w:ins w:id="39001" w:author="KIM, Jason" w:date="2019-04-02T13:39:00Z"/>
                <w:rFonts w:ascii="Calibri" w:eastAsia="Times New Roman" w:hAnsi="Calibri" w:cs="Calibri"/>
                <w:color w:val="000000"/>
                <w:lang w:eastAsia="en-AU"/>
              </w:rPr>
            </w:pPr>
            <w:ins w:id="390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03" w:author="KIM, Jason" w:date="2019-04-02T13:39:00Z"/>
                <w:rFonts w:ascii="Calibri" w:eastAsia="Times New Roman" w:hAnsi="Calibri" w:cs="Calibri"/>
                <w:color w:val="000000"/>
                <w:lang w:eastAsia="en-AU"/>
              </w:rPr>
            </w:pPr>
            <w:ins w:id="39004" w:author="KIM, Jason" w:date="2019-04-02T13:39:00Z">
              <w:r w:rsidRPr="0056388D">
                <w:rPr>
                  <w:rFonts w:ascii="Calibri" w:eastAsia="Times New Roman" w:hAnsi="Calibri" w:cs="Calibri"/>
                  <w:color w:val="000000"/>
                  <w:lang w:eastAsia="en-AU"/>
                </w:rPr>
                <w:t>Chainage 1175</w:t>
              </w:r>
            </w:ins>
          </w:p>
        </w:tc>
        <w:tc>
          <w:tcPr>
            <w:tcW w:w="764" w:type="pct"/>
            <w:noWrap/>
            <w:hideMark/>
          </w:tcPr>
          <w:p w:rsidR="00110C18" w:rsidRPr="0056388D" w:rsidRDefault="00110C18" w:rsidP="00063728">
            <w:pPr>
              <w:jc w:val="right"/>
              <w:rPr>
                <w:ins w:id="39005" w:author="KIM, Jason" w:date="2019-04-02T13:39:00Z"/>
                <w:rFonts w:ascii="Calibri" w:eastAsia="Times New Roman" w:hAnsi="Calibri" w:cs="Calibri"/>
                <w:color w:val="000000"/>
                <w:lang w:eastAsia="en-AU"/>
              </w:rPr>
            </w:pPr>
            <w:ins w:id="39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07" w:author="KIM, Jason" w:date="2019-04-02T13:39:00Z"/>
        </w:trPr>
        <w:tc>
          <w:tcPr>
            <w:tcW w:w="708" w:type="pct"/>
            <w:vMerge/>
            <w:hideMark/>
          </w:tcPr>
          <w:p w:rsidR="00110C18" w:rsidRPr="0056388D" w:rsidRDefault="00110C18" w:rsidP="00063728">
            <w:pPr>
              <w:rPr>
                <w:ins w:id="39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09" w:author="KIM, Jason" w:date="2019-04-02T13:39:00Z"/>
                <w:rFonts w:ascii="Calibri" w:eastAsia="Times New Roman" w:hAnsi="Calibri" w:cs="Calibri"/>
                <w:color w:val="000000"/>
                <w:lang w:eastAsia="en-AU"/>
              </w:rPr>
            </w:pPr>
            <w:ins w:id="39010"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11" w:author="KIM, Jason" w:date="2019-04-02T13:39:00Z"/>
                <w:rFonts w:ascii="Calibri" w:eastAsia="Times New Roman" w:hAnsi="Calibri" w:cs="Calibri"/>
                <w:color w:val="000000"/>
                <w:lang w:eastAsia="en-AU"/>
              </w:rPr>
            </w:pPr>
            <w:ins w:id="3901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13" w:author="KIM, Jason" w:date="2019-04-02T13:39:00Z"/>
                <w:rFonts w:ascii="Calibri" w:eastAsia="Times New Roman" w:hAnsi="Calibri" w:cs="Calibri"/>
                <w:color w:val="000000"/>
                <w:lang w:eastAsia="en-AU"/>
              </w:rPr>
            </w:pPr>
            <w:ins w:id="39014" w:author="KIM, Jason" w:date="2019-04-02T13:39:00Z">
              <w:r w:rsidRPr="0056388D">
                <w:rPr>
                  <w:rFonts w:ascii="Calibri" w:eastAsia="Times New Roman" w:hAnsi="Calibri" w:cs="Calibri"/>
                  <w:color w:val="000000"/>
                  <w:lang w:eastAsia="en-AU"/>
                </w:rPr>
                <w:t>LLS8016</w:t>
              </w:r>
            </w:ins>
          </w:p>
        </w:tc>
        <w:tc>
          <w:tcPr>
            <w:tcW w:w="933" w:type="pct"/>
            <w:noWrap/>
            <w:hideMark/>
          </w:tcPr>
          <w:p w:rsidR="00110C18" w:rsidRPr="0056388D" w:rsidRDefault="00110C18" w:rsidP="00063728">
            <w:pPr>
              <w:rPr>
                <w:ins w:id="39015" w:author="KIM, Jason" w:date="2019-04-02T13:39:00Z"/>
                <w:rFonts w:ascii="Calibri" w:eastAsia="Times New Roman" w:hAnsi="Calibri" w:cs="Calibri"/>
                <w:color w:val="000000"/>
                <w:lang w:eastAsia="en-AU"/>
              </w:rPr>
            </w:pPr>
            <w:ins w:id="390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17" w:author="KIM, Jason" w:date="2019-04-02T13:39:00Z"/>
                <w:rFonts w:ascii="Calibri" w:eastAsia="Times New Roman" w:hAnsi="Calibri" w:cs="Calibri"/>
                <w:color w:val="000000"/>
                <w:lang w:eastAsia="en-AU"/>
              </w:rPr>
            </w:pPr>
            <w:ins w:id="39018" w:author="KIM, Jason" w:date="2019-04-02T13:39:00Z">
              <w:r w:rsidRPr="0056388D">
                <w:rPr>
                  <w:rFonts w:ascii="Calibri" w:eastAsia="Times New Roman" w:hAnsi="Calibri" w:cs="Calibri"/>
                  <w:color w:val="000000"/>
                  <w:lang w:eastAsia="en-AU"/>
                </w:rPr>
                <w:t>Chainage 1165</w:t>
              </w:r>
            </w:ins>
          </w:p>
        </w:tc>
        <w:tc>
          <w:tcPr>
            <w:tcW w:w="764" w:type="pct"/>
            <w:noWrap/>
            <w:hideMark/>
          </w:tcPr>
          <w:p w:rsidR="00110C18" w:rsidRPr="0056388D" w:rsidRDefault="00110C18" w:rsidP="00063728">
            <w:pPr>
              <w:jc w:val="right"/>
              <w:rPr>
                <w:ins w:id="39019" w:author="KIM, Jason" w:date="2019-04-02T13:39:00Z"/>
                <w:rFonts w:ascii="Calibri" w:eastAsia="Times New Roman" w:hAnsi="Calibri" w:cs="Calibri"/>
                <w:color w:val="000000"/>
                <w:lang w:eastAsia="en-AU"/>
              </w:rPr>
            </w:pPr>
            <w:ins w:id="39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21" w:author="KIM, Jason" w:date="2019-04-02T13:39:00Z"/>
        </w:trPr>
        <w:tc>
          <w:tcPr>
            <w:tcW w:w="708" w:type="pct"/>
            <w:vMerge/>
            <w:hideMark/>
          </w:tcPr>
          <w:p w:rsidR="00110C18" w:rsidRPr="0056388D" w:rsidRDefault="00110C18" w:rsidP="00063728">
            <w:pPr>
              <w:rPr>
                <w:ins w:id="390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23" w:author="KIM, Jason" w:date="2019-04-02T13:39:00Z"/>
                <w:rFonts w:ascii="Calibri" w:eastAsia="Times New Roman" w:hAnsi="Calibri" w:cs="Calibri"/>
                <w:color w:val="000000"/>
                <w:lang w:eastAsia="en-AU"/>
              </w:rPr>
            </w:pPr>
            <w:ins w:id="39024"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25" w:author="KIM, Jason" w:date="2019-04-02T13:39:00Z"/>
                <w:rFonts w:ascii="Calibri" w:eastAsia="Times New Roman" w:hAnsi="Calibri" w:cs="Calibri"/>
                <w:color w:val="000000"/>
                <w:lang w:eastAsia="en-AU"/>
              </w:rPr>
            </w:pPr>
            <w:ins w:id="3902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27" w:author="KIM, Jason" w:date="2019-04-02T13:39:00Z"/>
                <w:rFonts w:ascii="Calibri" w:eastAsia="Times New Roman" w:hAnsi="Calibri" w:cs="Calibri"/>
                <w:color w:val="000000"/>
                <w:lang w:eastAsia="en-AU"/>
              </w:rPr>
            </w:pPr>
            <w:ins w:id="39028" w:author="KIM, Jason" w:date="2019-04-02T13:39:00Z">
              <w:r w:rsidRPr="0056388D">
                <w:rPr>
                  <w:rFonts w:ascii="Calibri" w:eastAsia="Times New Roman" w:hAnsi="Calibri" w:cs="Calibri"/>
                  <w:color w:val="000000"/>
                  <w:lang w:eastAsia="en-AU"/>
                </w:rPr>
                <w:t>LLS8017</w:t>
              </w:r>
            </w:ins>
          </w:p>
        </w:tc>
        <w:tc>
          <w:tcPr>
            <w:tcW w:w="933" w:type="pct"/>
            <w:noWrap/>
            <w:hideMark/>
          </w:tcPr>
          <w:p w:rsidR="00110C18" w:rsidRPr="0056388D" w:rsidRDefault="00110C18" w:rsidP="00063728">
            <w:pPr>
              <w:rPr>
                <w:ins w:id="39029" w:author="KIM, Jason" w:date="2019-04-02T13:39:00Z"/>
                <w:rFonts w:ascii="Calibri" w:eastAsia="Times New Roman" w:hAnsi="Calibri" w:cs="Calibri"/>
                <w:color w:val="000000"/>
                <w:lang w:eastAsia="en-AU"/>
              </w:rPr>
            </w:pPr>
            <w:ins w:id="390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31" w:author="KIM, Jason" w:date="2019-04-02T13:39:00Z"/>
                <w:rFonts w:ascii="Calibri" w:eastAsia="Times New Roman" w:hAnsi="Calibri" w:cs="Calibri"/>
                <w:color w:val="000000"/>
                <w:lang w:eastAsia="en-AU"/>
              </w:rPr>
            </w:pPr>
            <w:ins w:id="39032" w:author="KIM, Jason" w:date="2019-04-02T13:39:00Z">
              <w:r w:rsidRPr="0056388D">
                <w:rPr>
                  <w:rFonts w:ascii="Calibri" w:eastAsia="Times New Roman" w:hAnsi="Calibri" w:cs="Calibri"/>
                  <w:color w:val="000000"/>
                  <w:lang w:eastAsia="en-AU"/>
                </w:rPr>
                <w:t>Chainage 1155</w:t>
              </w:r>
            </w:ins>
          </w:p>
        </w:tc>
        <w:tc>
          <w:tcPr>
            <w:tcW w:w="764" w:type="pct"/>
            <w:noWrap/>
            <w:hideMark/>
          </w:tcPr>
          <w:p w:rsidR="00110C18" w:rsidRPr="0056388D" w:rsidRDefault="00110C18" w:rsidP="00063728">
            <w:pPr>
              <w:jc w:val="right"/>
              <w:rPr>
                <w:ins w:id="39033" w:author="KIM, Jason" w:date="2019-04-02T13:39:00Z"/>
                <w:rFonts w:ascii="Calibri" w:eastAsia="Times New Roman" w:hAnsi="Calibri" w:cs="Calibri"/>
                <w:color w:val="000000"/>
                <w:lang w:eastAsia="en-AU"/>
              </w:rPr>
            </w:pPr>
            <w:ins w:id="39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35" w:author="KIM, Jason" w:date="2019-04-02T13:39:00Z"/>
        </w:trPr>
        <w:tc>
          <w:tcPr>
            <w:tcW w:w="708" w:type="pct"/>
            <w:vMerge/>
            <w:hideMark/>
          </w:tcPr>
          <w:p w:rsidR="00110C18" w:rsidRPr="0056388D" w:rsidRDefault="00110C18" w:rsidP="00063728">
            <w:pPr>
              <w:rPr>
                <w:ins w:id="390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37" w:author="KIM, Jason" w:date="2019-04-02T13:39:00Z"/>
                <w:rFonts w:ascii="Calibri" w:eastAsia="Times New Roman" w:hAnsi="Calibri" w:cs="Calibri"/>
                <w:color w:val="000000"/>
                <w:lang w:eastAsia="en-AU"/>
              </w:rPr>
            </w:pPr>
            <w:ins w:id="39038"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39" w:author="KIM, Jason" w:date="2019-04-02T13:39:00Z"/>
                <w:rFonts w:ascii="Calibri" w:eastAsia="Times New Roman" w:hAnsi="Calibri" w:cs="Calibri"/>
                <w:color w:val="000000"/>
                <w:lang w:eastAsia="en-AU"/>
              </w:rPr>
            </w:pPr>
            <w:ins w:id="3904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41" w:author="KIM, Jason" w:date="2019-04-02T13:39:00Z"/>
                <w:rFonts w:ascii="Calibri" w:eastAsia="Times New Roman" w:hAnsi="Calibri" w:cs="Calibri"/>
                <w:color w:val="000000"/>
                <w:lang w:eastAsia="en-AU"/>
              </w:rPr>
            </w:pPr>
            <w:ins w:id="39042" w:author="KIM, Jason" w:date="2019-04-02T13:39:00Z">
              <w:r w:rsidRPr="0056388D">
                <w:rPr>
                  <w:rFonts w:ascii="Calibri" w:eastAsia="Times New Roman" w:hAnsi="Calibri" w:cs="Calibri"/>
                  <w:color w:val="000000"/>
                  <w:lang w:eastAsia="en-AU"/>
                </w:rPr>
                <w:t>LLS8018</w:t>
              </w:r>
            </w:ins>
          </w:p>
        </w:tc>
        <w:tc>
          <w:tcPr>
            <w:tcW w:w="933" w:type="pct"/>
            <w:noWrap/>
            <w:hideMark/>
          </w:tcPr>
          <w:p w:rsidR="00110C18" w:rsidRPr="0056388D" w:rsidRDefault="00110C18" w:rsidP="00063728">
            <w:pPr>
              <w:rPr>
                <w:ins w:id="39043" w:author="KIM, Jason" w:date="2019-04-02T13:39:00Z"/>
                <w:rFonts w:ascii="Calibri" w:eastAsia="Times New Roman" w:hAnsi="Calibri" w:cs="Calibri"/>
                <w:color w:val="000000"/>
                <w:lang w:eastAsia="en-AU"/>
              </w:rPr>
            </w:pPr>
            <w:ins w:id="390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45" w:author="KIM, Jason" w:date="2019-04-02T13:39:00Z"/>
                <w:rFonts w:ascii="Calibri" w:eastAsia="Times New Roman" w:hAnsi="Calibri" w:cs="Calibri"/>
                <w:color w:val="000000"/>
                <w:lang w:eastAsia="en-AU"/>
              </w:rPr>
            </w:pPr>
            <w:ins w:id="39046" w:author="KIM, Jason" w:date="2019-04-02T13:39:00Z">
              <w:r w:rsidRPr="0056388D">
                <w:rPr>
                  <w:rFonts w:ascii="Calibri" w:eastAsia="Times New Roman" w:hAnsi="Calibri" w:cs="Calibri"/>
                  <w:color w:val="000000"/>
                  <w:lang w:eastAsia="en-AU"/>
                </w:rPr>
                <w:t>Chainage 1145</w:t>
              </w:r>
            </w:ins>
          </w:p>
        </w:tc>
        <w:tc>
          <w:tcPr>
            <w:tcW w:w="764" w:type="pct"/>
            <w:noWrap/>
            <w:hideMark/>
          </w:tcPr>
          <w:p w:rsidR="00110C18" w:rsidRPr="0056388D" w:rsidRDefault="00110C18" w:rsidP="00063728">
            <w:pPr>
              <w:jc w:val="right"/>
              <w:rPr>
                <w:ins w:id="39047" w:author="KIM, Jason" w:date="2019-04-02T13:39:00Z"/>
                <w:rFonts w:ascii="Calibri" w:eastAsia="Times New Roman" w:hAnsi="Calibri" w:cs="Calibri"/>
                <w:color w:val="000000"/>
                <w:lang w:eastAsia="en-AU"/>
              </w:rPr>
            </w:pPr>
            <w:ins w:id="39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49" w:author="KIM, Jason" w:date="2019-04-02T13:39:00Z"/>
        </w:trPr>
        <w:tc>
          <w:tcPr>
            <w:tcW w:w="708" w:type="pct"/>
            <w:vMerge/>
            <w:hideMark/>
          </w:tcPr>
          <w:p w:rsidR="00110C18" w:rsidRPr="0056388D" w:rsidRDefault="00110C18" w:rsidP="00063728">
            <w:pPr>
              <w:rPr>
                <w:ins w:id="390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51" w:author="KIM, Jason" w:date="2019-04-02T13:39:00Z"/>
                <w:rFonts w:ascii="Calibri" w:eastAsia="Times New Roman" w:hAnsi="Calibri" w:cs="Calibri"/>
                <w:color w:val="000000"/>
                <w:lang w:eastAsia="en-AU"/>
              </w:rPr>
            </w:pPr>
            <w:ins w:id="39052"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53" w:author="KIM, Jason" w:date="2019-04-02T13:39:00Z"/>
                <w:rFonts w:ascii="Calibri" w:eastAsia="Times New Roman" w:hAnsi="Calibri" w:cs="Calibri"/>
                <w:color w:val="000000"/>
                <w:lang w:eastAsia="en-AU"/>
              </w:rPr>
            </w:pPr>
            <w:ins w:id="3905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55" w:author="KIM, Jason" w:date="2019-04-02T13:39:00Z"/>
                <w:rFonts w:ascii="Calibri" w:eastAsia="Times New Roman" w:hAnsi="Calibri" w:cs="Calibri"/>
                <w:color w:val="000000"/>
                <w:lang w:eastAsia="en-AU"/>
              </w:rPr>
            </w:pPr>
            <w:ins w:id="39056" w:author="KIM, Jason" w:date="2019-04-02T13:39:00Z">
              <w:r w:rsidRPr="0056388D">
                <w:rPr>
                  <w:rFonts w:ascii="Calibri" w:eastAsia="Times New Roman" w:hAnsi="Calibri" w:cs="Calibri"/>
                  <w:color w:val="000000"/>
                  <w:lang w:eastAsia="en-AU"/>
                </w:rPr>
                <w:t>LLS8019</w:t>
              </w:r>
            </w:ins>
          </w:p>
        </w:tc>
        <w:tc>
          <w:tcPr>
            <w:tcW w:w="933" w:type="pct"/>
            <w:noWrap/>
            <w:hideMark/>
          </w:tcPr>
          <w:p w:rsidR="00110C18" w:rsidRPr="0056388D" w:rsidRDefault="00110C18" w:rsidP="00063728">
            <w:pPr>
              <w:rPr>
                <w:ins w:id="39057" w:author="KIM, Jason" w:date="2019-04-02T13:39:00Z"/>
                <w:rFonts w:ascii="Calibri" w:eastAsia="Times New Roman" w:hAnsi="Calibri" w:cs="Calibri"/>
                <w:color w:val="000000"/>
                <w:lang w:eastAsia="en-AU"/>
              </w:rPr>
            </w:pPr>
            <w:ins w:id="390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59" w:author="KIM, Jason" w:date="2019-04-02T13:39:00Z"/>
                <w:rFonts w:ascii="Calibri" w:eastAsia="Times New Roman" w:hAnsi="Calibri" w:cs="Calibri"/>
                <w:color w:val="000000"/>
                <w:lang w:eastAsia="en-AU"/>
              </w:rPr>
            </w:pPr>
            <w:ins w:id="39060" w:author="KIM, Jason" w:date="2019-04-02T13:39:00Z">
              <w:r w:rsidRPr="0056388D">
                <w:rPr>
                  <w:rFonts w:ascii="Calibri" w:eastAsia="Times New Roman" w:hAnsi="Calibri" w:cs="Calibri"/>
                  <w:color w:val="000000"/>
                  <w:lang w:eastAsia="en-AU"/>
                </w:rPr>
                <w:t>Chainage 1135</w:t>
              </w:r>
            </w:ins>
          </w:p>
        </w:tc>
        <w:tc>
          <w:tcPr>
            <w:tcW w:w="764" w:type="pct"/>
            <w:noWrap/>
            <w:hideMark/>
          </w:tcPr>
          <w:p w:rsidR="00110C18" w:rsidRPr="0056388D" w:rsidRDefault="00110C18" w:rsidP="00063728">
            <w:pPr>
              <w:jc w:val="right"/>
              <w:rPr>
                <w:ins w:id="39061" w:author="KIM, Jason" w:date="2019-04-02T13:39:00Z"/>
                <w:rFonts w:ascii="Calibri" w:eastAsia="Times New Roman" w:hAnsi="Calibri" w:cs="Calibri"/>
                <w:color w:val="000000"/>
                <w:lang w:eastAsia="en-AU"/>
              </w:rPr>
            </w:pPr>
            <w:ins w:id="39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63" w:author="KIM, Jason" w:date="2019-04-02T13:39:00Z"/>
        </w:trPr>
        <w:tc>
          <w:tcPr>
            <w:tcW w:w="708" w:type="pct"/>
            <w:vMerge/>
            <w:hideMark/>
          </w:tcPr>
          <w:p w:rsidR="00110C18" w:rsidRPr="0056388D" w:rsidRDefault="00110C18" w:rsidP="00063728">
            <w:pPr>
              <w:rPr>
                <w:ins w:id="390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65" w:author="KIM, Jason" w:date="2019-04-02T13:39:00Z"/>
                <w:rFonts w:ascii="Calibri" w:eastAsia="Times New Roman" w:hAnsi="Calibri" w:cs="Calibri"/>
                <w:color w:val="000000"/>
                <w:lang w:eastAsia="en-AU"/>
              </w:rPr>
            </w:pPr>
            <w:ins w:id="39066"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67" w:author="KIM, Jason" w:date="2019-04-02T13:39:00Z"/>
                <w:rFonts w:ascii="Calibri" w:eastAsia="Times New Roman" w:hAnsi="Calibri" w:cs="Calibri"/>
                <w:color w:val="000000"/>
                <w:lang w:eastAsia="en-AU"/>
              </w:rPr>
            </w:pPr>
            <w:ins w:id="3906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69" w:author="KIM, Jason" w:date="2019-04-02T13:39:00Z"/>
                <w:rFonts w:ascii="Calibri" w:eastAsia="Times New Roman" w:hAnsi="Calibri" w:cs="Calibri"/>
                <w:color w:val="000000"/>
                <w:lang w:eastAsia="en-AU"/>
              </w:rPr>
            </w:pPr>
            <w:ins w:id="39070" w:author="KIM, Jason" w:date="2019-04-02T13:39:00Z">
              <w:r w:rsidRPr="0056388D">
                <w:rPr>
                  <w:rFonts w:ascii="Calibri" w:eastAsia="Times New Roman" w:hAnsi="Calibri" w:cs="Calibri"/>
                  <w:color w:val="000000"/>
                  <w:lang w:eastAsia="en-AU"/>
                </w:rPr>
                <w:t>LLS8020</w:t>
              </w:r>
            </w:ins>
          </w:p>
        </w:tc>
        <w:tc>
          <w:tcPr>
            <w:tcW w:w="933" w:type="pct"/>
            <w:noWrap/>
            <w:hideMark/>
          </w:tcPr>
          <w:p w:rsidR="00110C18" w:rsidRPr="0056388D" w:rsidRDefault="00110C18" w:rsidP="00063728">
            <w:pPr>
              <w:rPr>
                <w:ins w:id="39071" w:author="KIM, Jason" w:date="2019-04-02T13:39:00Z"/>
                <w:rFonts w:ascii="Calibri" w:eastAsia="Times New Roman" w:hAnsi="Calibri" w:cs="Calibri"/>
                <w:color w:val="000000"/>
                <w:lang w:eastAsia="en-AU"/>
              </w:rPr>
            </w:pPr>
            <w:ins w:id="390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73" w:author="KIM, Jason" w:date="2019-04-02T13:39:00Z"/>
                <w:rFonts w:ascii="Calibri" w:eastAsia="Times New Roman" w:hAnsi="Calibri" w:cs="Calibri"/>
                <w:color w:val="000000"/>
                <w:lang w:eastAsia="en-AU"/>
              </w:rPr>
            </w:pPr>
            <w:ins w:id="39074" w:author="KIM, Jason" w:date="2019-04-02T13:39:00Z">
              <w:r w:rsidRPr="0056388D">
                <w:rPr>
                  <w:rFonts w:ascii="Calibri" w:eastAsia="Times New Roman" w:hAnsi="Calibri" w:cs="Calibri"/>
                  <w:color w:val="000000"/>
                  <w:lang w:eastAsia="en-AU"/>
                </w:rPr>
                <w:t>Chainage 1126</w:t>
              </w:r>
            </w:ins>
          </w:p>
        </w:tc>
        <w:tc>
          <w:tcPr>
            <w:tcW w:w="764" w:type="pct"/>
            <w:noWrap/>
            <w:hideMark/>
          </w:tcPr>
          <w:p w:rsidR="00110C18" w:rsidRPr="0056388D" w:rsidRDefault="00110C18" w:rsidP="00063728">
            <w:pPr>
              <w:jc w:val="right"/>
              <w:rPr>
                <w:ins w:id="39075" w:author="KIM, Jason" w:date="2019-04-02T13:39:00Z"/>
                <w:rFonts w:ascii="Calibri" w:eastAsia="Times New Roman" w:hAnsi="Calibri" w:cs="Calibri"/>
                <w:color w:val="000000"/>
                <w:lang w:eastAsia="en-AU"/>
              </w:rPr>
            </w:pPr>
            <w:ins w:id="390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77" w:author="KIM, Jason" w:date="2019-04-02T13:39:00Z"/>
        </w:trPr>
        <w:tc>
          <w:tcPr>
            <w:tcW w:w="708" w:type="pct"/>
            <w:vMerge/>
            <w:hideMark/>
          </w:tcPr>
          <w:p w:rsidR="00110C18" w:rsidRPr="0056388D" w:rsidRDefault="00110C18" w:rsidP="00063728">
            <w:pPr>
              <w:rPr>
                <w:ins w:id="390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79" w:author="KIM, Jason" w:date="2019-04-02T13:39:00Z"/>
                <w:rFonts w:ascii="Calibri" w:eastAsia="Times New Roman" w:hAnsi="Calibri" w:cs="Calibri"/>
                <w:color w:val="000000"/>
                <w:lang w:eastAsia="en-AU"/>
              </w:rPr>
            </w:pPr>
            <w:ins w:id="39080"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81" w:author="KIM, Jason" w:date="2019-04-02T13:39:00Z"/>
                <w:rFonts w:ascii="Calibri" w:eastAsia="Times New Roman" w:hAnsi="Calibri" w:cs="Calibri"/>
                <w:color w:val="000000"/>
                <w:lang w:eastAsia="en-AU"/>
              </w:rPr>
            </w:pPr>
            <w:ins w:id="3908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83" w:author="KIM, Jason" w:date="2019-04-02T13:39:00Z"/>
                <w:rFonts w:ascii="Calibri" w:eastAsia="Times New Roman" w:hAnsi="Calibri" w:cs="Calibri"/>
                <w:color w:val="000000"/>
                <w:lang w:eastAsia="en-AU"/>
              </w:rPr>
            </w:pPr>
            <w:ins w:id="39084" w:author="KIM, Jason" w:date="2019-04-02T13:39:00Z">
              <w:r w:rsidRPr="0056388D">
                <w:rPr>
                  <w:rFonts w:ascii="Calibri" w:eastAsia="Times New Roman" w:hAnsi="Calibri" w:cs="Calibri"/>
                  <w:color w:val="000000"/>
                  <w:lang w:eastAsia="en-AU"/>
                </w:rPr>
                <w:t>LLS8021</w:t>
              </w:r>
            </w:ins>
          </w:p>
        </w:tc>
        <w:tc>
          <w:tcPr>
            <w:tcW w:w="933" w:type="pct"/>
            <w:noWrap/>
            <w:hideMark/>
          </w:tcPr>
          <w:p w:rsidR="00110C18" w:rsidRPr="0056388D" w:rsidRDefault="00110C18" w:rsidP="00063728">
            <w:pPr>
              <w:rPr>
                <w:ins w:id="39085" w:author="KIM, Jason" w:date="2019-04-02T13:39:00Z"/>
                <w:rFonts w:ascii="Calibri" w:eastAsia="Times New Roman" w:hAnsi="Calibri" w:cs="Calibri"/>
                <w:color w:val="000000"/>
                <w:lang w:eastAsia="en-AU"/>
              </w:rPr>
            </w:pPr>
            <w:ins w:id="390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87" w:author="KIM, Jason" w:date="2019-04-02T13:39:00Z"/>
                <w:rFonts w:ascii="Calibri" w:eastAsia="Times New Roman" w:hAnsi="Calibri" w:cs="Calibri"/>
                <w:color w:val="000000"/>
                <w:lang w:eastAsia="en-AU"/>
              </w:rPr>
            </w:pPr>
            <w:ins w:id="39088" w:author="KIM, Jason" w:date="2019-04-02T13:39:00Z">
              <w:r w:rsidRPr="0056388D">
                <w:rPr>
                  <w:rFonts w:ascii="Calibri" w:eastAsia="Times New Roman" w:hAnsi="Calibri" w:cs="Calibri"/>
                  <w:color w:val="000000"/>
                  <w:lang w:eastAsia="en-AU"/>
                </w:rPr>
                <w:t>Chainage 1116</w:t>
              </w:r>
            </w:ins>
          </w:p>
        </w:tc>
        <w:tc>
          <w:tcPr>
            <w:tcW w:w="764" w:type="pct"/>
            <w:noWrap/>
            <w:hideMark/>
          </w:tcPr>
          <w:p w:rsidR="00110C18" w:rsidRPr="0056388D" w:rsidRDefault="00110C18" w:rsidP="00063728">
            <w:pPr>
              <w:jc w:val="right"/>
              <w:rPr>
                <w:ins w:id="39089" w:author="KIM, Jason" w:date="2019-04-02T13:39:00Z"/>
                <w:rFonts w:ascii="Calibri" w:eastAsia="Times New Roman" w:hAnsi="Calibri" w:cs="Calibri"/>
                <w:color w:val="000000"/>
                <w:lang w:eastAsia="en-AU"/>
              </w:rPr>
            </w:pPr>
            <w:ins w:id="390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91" w:author="KIM, Jason" w:date="2019-04-02T13:39:00Z"/>
        </w:trPr>
        <w:tc>
          <w:tcPr>
            <w:tcW w:w="708" w:type="pct"/>
            <w:vMerge w:val="restart"/>
            <w:noWrap/>
            <w:hideMark/>
          </w:tcPr>
          <w:p w:rsidR="00110C18" w:rsidRPr="0056388D" w:rsidRDefault="00110C18" w:rsidP="00063728">
            <w:pPr>
              <w:rPr>
                <w:ins w:id="39092" w:author="KIM, Jason" w:date="2019-04-02T13:39:00Z"/>
                <w:rFonts w:ascii="Calibri" w:eastAsia="Times New Roman" w:hAnsi="Calibri" w:cs="Calibri"/>
                <w:color w:val="000000"/>
                <w:lang w:eastAsia="en-AU"/>
              </w:rPr>
            </w:pPr>
            <w:ins w:id="39093" w:author="KIM, Jason" w:date="2019-04-02T13:39:00Z">
              <w:r w:rsidRPr="0056388D">
                <w:rPr>
                  <w:rFonts w:ascii="Calibri" w:eastAsia="Times New Roman" w:hAnsi="Calibri" w:cs="Calibri"/>
                  <w:color w:val="000000"/>
                  <w:lang w:eastAsia="en-AU"/>
                </w:rPr>
                <w:t>LLE83K51</w:t>
              </w:r>
            </w:ins>
          </w:p>
        </w:tc>
        <w:tc>
          <w:tcPr>
            <w:tcW w:w="605" w:type="pct"/>
            <w:noWrap/>
            <w:hideMark/>
          </w:tcPr>
          <w:p w:rsidR="00110C18" w:rsidRPr="0056388D" w:rsidRDefault="00110C18" w:rsidP="00063728">
            <w:pPr>
              <w:rPr>
                <w:ins w:id="39094" w:author="KIM, Jason" w:date="2019-04-02T13:39:00Z"/>
                <w:rFonts w:ascii="Calibri" w:eastAsia="Times New Roman" w:hAnsi="Calibri" w:cs="Calibri"/>
                <w:color w:val="000000"/>
                <w:lang w:eastAsia="en-AU"/>
              </w:rPr>
            </w:pPr>
            <w:ins w:id="39095"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096" w:author="KIM, Jason" w:date="2019-04-02T13:39:00Z"/>
                <w:rFonts w:ascii="Calibri" w:eastAsia="Times New Roman" w:hAnsi="Calibri" w:cs="Calibri"/>
                <w:color w:val="000000"/>
                <w:lang w:eastAsia="en-AU"/>
              </w:rPr>
            </w:pPr>
            <w:ins w:id="3909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98" w:author="KIM, Jason" w:date="2019-04-02T13:39:00Z"/>
                <w:rFonts w:ascii="Calibri" w:eastAsia="Times New Roman" w:hAnsi="Calibri" w:cs="Calibri"/>
                <w:color w:val="000000"/>
                <w:lang w:eastAsia="en-AU"/>
              </w:rPr>
            </w:pPr>
            <w:ins w:id="39099" w:author="KIM, Jason" w:date="2019-04-02T13:39:00Z">
              <w:r w:rsidRPr="0056388D">
                <w:rPr>
                  <w:rFonts w:ascii="Calibri" w:eastAsia="Times New Roman" w:hAnsi="Calibri" w:cs="Calibri"/>
                  <w:color w:val="000000"/>
                  <w:lang w:eastAsia="en-AU"/>
                </w:rPr>
                <w:t>LLN7025</w:t>
              </w:r>
            </w:ins>
          </w:p>
        </w:tc>
        <w:tc>
          <w:tcPr>
            <w:tcW w:w="933" w:type="pct"/>
            <w:noWrap/>
            <w:hideMark/>
          </w:tcPr>
          <w:p w:rsidR="00110C18" w:rsidRPr="0056388D" w:rsidRDefault="00110C18" w:rsidP="00063728">
            <w:pPr>
              <w:rPr>
                <w:ins w:id="39100" w:author="KIM, Jason" w:date="2019-04-02T13:39:00Z"/>
                <w:rFonts w:ascii="Calibri" w:eastAsia="Times New Roman" w:hAnsi="Calibri" w:cs="Calibri"/>
                <w:color w:val="000000"/>
                <w:lang w:eastAsia="en-AU"/>
              </w:rPr>
            </w:pPr>
            <w:ins w:id="391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02" w:author="KIM, Jason" w:date="2019-04-02T13:39:00Z"/>
                <w:rFonts w:ascii="Calibri" w:eastAsia="Times New Roman" w:hAnsi="Calibri" w:cs="Calibri"/>
                <w:color w:val="000000"/>
                <w:lang w:eastAsia="en-AU"/>
              </w:rPr>
            </w:pPr>
            <w:ins w:id="39103" w:author="KIM, Jason" w:date="2019-04-02T13:39:00Z">
              <w:r w:rsidRPr="0056388D">
                <w:rPr>
                  <w:rFonts w:ascii="Calibri" w:eastAsia="Times New Roman" w:hAnsi="Calibri" w:cs="Calibri"/>
                  <w:color w:val="000000"/>
                  <w:lang w:eastAsia="en-AU"/>
                </w:rPr>
                <w:t>Chainage 631</w:t>
              </w:r>
            </w:ins>
          </w:p>
        </w:tc>
        <w:tc>
          <w:tcPr>
            <w:tcW w:w="764" w:type="pct"/>
            <w:noWrap/>
            <w:hideMark/>
          </w:tcPr>
          <w:p w:rsidR="00110C18" w:rsidRPr="0056388D" w:rsidRDefault="00110C18" w:rsidP="00063728">
            <w:pPr>
              <w:jc w:val="right"/>
              <w:rPr>
                <w:ins w:id="39104" w:author="KIM, Jason" w:date="2019-04-02T13:39:00Z"/>
                <w:rFonts w:ascii="Calibri" w:eastAsia="Times New Roman" w:hAnsi="Calibri" w:cs="Calibri"/>
                <w:color w:val="000000"/>
                <w:lang w:eastAsia="en-AU"/>
              </w:rPr>
            </w:pPr>
            <w:ins w:id="39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06" w:author="KIM, Jason" w:date="2019-04-02T13:39:00Z"/>
        </w:trPr>
        <w:tc>
          <w:tcPr>
            <w:tcW w:w="708" w:type="pct"/>
            <w:vMerge/>
            <w:hideMark/>
          </w:tcPr>
          <w:p w:rsidR="00110C18" w:rsidRPr="0056388D" w:rsidRDefault="00110C18" w:rsidP="00063728">
            <w:pPr>
              <w:rPr>
                <w:ins w:id="39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08" w:author="KIM, Jason" w:date="2019-04-02T13:39:00Z"/>
                <w:rFonts w:ascii="Calibri" w:eastAsia="Times New Roman" w:hAnsi="Calibri" w:cs="Calibri"/>
                <w:color w:val="000000"/>
                <w:lang w:eastAsia="en-AU"/>
              </w:rPr>
            </w:pPr>
            <w:ins w:id="39109"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10" w:author="KIM, Jason" w:date="2019-04-02T13:39:00Z"/>
                <w:rFonts w:ascii="Calibri" w:eastAsia="Times New Roman" w:hAnsi="Calibri" w:cs="Calibri"/>
                <w:color w:val="000000"/>
                <w:lang w:eastAsia="en-AU"/>
              </w:rPr>
            </w:pPr>
            <w:ins w:id="3911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12" w:author="KIM, Jason" w:date="2019-04-02T13:39:00Z"/>
                <w:rFonts w:ascii="Calibri" w:eastAsia="Times New Roman" w:hAnsi="Calibri" w:cs="Calibri"/>
                <w:color w:val="000000"/>
                <w:lang w:eastAsia="en-AU"/>
              </w:rPr>
            </w:pPr>
            <w:ins w:id="39113" w:author="KIM, Jason" w:date="2019-04-02T13:39:00Z">
              <w:r w:rsidRPr="0056388D">
                <w:rPr>
                  <w:rFonts w:ascii="Calibri" w:eastAsia="Times New Roman" w:hAnsi="Calibri" w:cs="Calibri"/>
                  <w:color w:val="000000"/>
                  <w:lang w:eastAsia="en-AU"/>
                </w:rPr>
                <w:t>LLN7026</w:t>
              </w:r>
            </w:ins>
          </w:p>
        </w:tc>
        <w:tc>
          <w:tcPr>
            <w:tcW w:w="933" w:type="pct"/>
            <w:noWrap/>
            <w:hideMark/>
          </w:tcPr>
          <w:p w:rsidR="00110C18" w:rsidRPr="0056388D" w:rsidRDefault="00110C18" w:rsidP="00063728">
            <w:pPr>
              <w:rPr>
                <w:ins w:id="39114" w:author="KIM, Jason" w:date="2019-04-02T13:39:00Z"/>
                <w:rFonts w:ascii="Calibri" w:eastAsia="Times New Roman" w:hAnsi="Calibri" w:cs="Calibri"/>
                <w:color w:val="000000"/>
                <w:lang w:eastAsia="en-AU"/>
              </w:rPr>
            </w:pPr>
            <w:ins w:id="391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16" w:author="KIM, Jason" w:date="2019-04-02T13:39:00Z"/>
                <w:rFonts w:ascii="Calibri" w:eastAsia="Times New Roman" w:hAnsi="Calibri" w:cs="Calibri"/>
                <w:color w:val="000000"/>
                <w:lang w:eastAsia="en-AU"/>
              </w:rPr>
            </w:pPr>
            <w:ins w:id="39117" w:author="KIM, Jason" w:date="2019-04-02T13:39:00Z">
              <w:r w:rsidRPr="0056388D">
                <w:rPr>
                  <w:rFonts w:ascii="Calibri" w:eastAsia="Times New Roman" w:hAnsi="Calibri" w:cs="Calibri"/>
                  <w:color w:val="000000"/>
                  <w:lang w:eastAsia="en-AU"/>
                </w:rPr>
                <w:t>Chainage 641</w:t>
              </w:r>
            </w:ins>
          </w:p>
        </w:tc>
        <w:tc>
          <w:tcPr>
            <w:tcW w:w="764" w:type="pct"/>
            <w:noWrap/>
            <w:hideMark/>
          </w:tcPr>
          <w:p w:rsidR="00110C18" w:rsidRPr="0056388D" w:rsidRDefault="00110C18" w:rsidP="00063728">
            <w:pPr>
              <w:jc w:val="right"/>
              <w:rPr>
                <w:ins w:id="39118" w:author="KIM, Jason" w:date="2019-04-02T13:39:00Z"/>
                <w:rFonts w:ascii="Calibri" w:eastAsia="Times New Roman" w:hAnsi="Calibri" w:cs="Calibri"/>
                <w:color w:val="000000"/>
                <w:lang w:eastAsia="en-AU"/>
              </w:rPr>
            </w:pPr>
            <w:ins w:id="39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20" w:author="KIM, Jason" w:date="2019-04-02T13:39:00Z"/>
        </w:trPr>
        <w:tc>
          <w:tcPr>
            <w:tcW w:w="708" w:type="pct"/>
            <w:vMerge/>
            <w:hideMark/>
          </w:tcPr>
          <w:p w:rsidR="00110C18" w:rsidRPr="0056388D" w:rsidRDefault="00110C18" w:rsidP="00063728">
            <w:pPr>
              <w:rPr>
                <w:ins w:id="391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22" w:author="KIM, Jason" w:date="2019-04-02T13:39:00Z"/>
                <w:rFonts w:ascii="Calibri" w:eastAsia="Times New Roman" w:hAnsi="Calibri" w:cs="Calibri"/>
                <w:color w:val="000000"/>
                <w:lang w:eastAsia="en-AU"/>
              </w:rPr>
            </w:pPr>
            <w:ins w:id="39123"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24" w:author="KIM, Jason" w:date="2019-04-02T13:39:00Z"/>
                <w:rFonts w:ascii="Calibri" w:eastAsia="Times New Roman" w:hAnsi="Calibri" w:cs="Calibri"/>
                <w:color w:val="000000"/>
                <w:lang w:eastAsia="en-AU"/>
              </w:rPr>
            </w:pPr>
            <w:ins w:id="3912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26" w:author="KIM, Jason" w:date="2019-04-02T13:39:00Z"/>
                <w:rFonts w:ascii="Calibri" w:eastAsia="Times New Roman" w:hAnsi="Calibri" w:cs="Calibri"/>
                <w:color w:val="000000"/>
                <w:lang w:eastAsia="en-AU"/>
              </w:rPr>
            </w:pPr>
            <w:ins w:id="39127" w:author="KIM, Jason" w:date="2019-04-02T13:39:00Z">
              <w:r w:rsidRPr="0056388D">
                <w:rPr>
                  <w:rFonts w:ascii="Calibri" w:eastAsia="Times New Roman" w:hAnsi="Calibri" w:cs="Calibri"/>
                  <w:color w:val="000000"/>
                  <w:lang w:eastAsia="en-AU"/>
                </w:rPr>
                <w:t>LLN7027</w:t>
              </w:r>
            </w:ins>
          </w:p>
        </w:tc>
        <w:tc>
          <w:tcPr>
            <w:tcW w:w="933" w:type="pct"/>
            <w:noWrap/>
            <w:hideMark/>
          </w:tcPr>
          <w:p w:rsidR="00110C18" w:rsidRPr="0056388D" w:rsidRDefault="00110C18" w:rsidP="00063728">
            <w:pPr>
              <w:rPr>
                <w:ins w:id="39128" w:author="KIM, Jason" w:date="2019-04-02T13:39:00Z"/>
                <w:rFonts w:ascii="Calibri" w:eastAsia="Times New Roman" w:hAnsi="Calibri" w:cs="Calibri"/>
                <w:color w:val="000000"/>
                <w:lang w:eastAsia="en-AU"/>
              </w:rPr>
            </w:pPr>
            <w:ins w:id="391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30" w:author="KIM, Jason" w:date="2019-04-02T13:39:00Z"/>
                <w:rFonts w:ascii="Calibri" w:eastAsia="Times New Roman" w:hAnsi="Calibri" w:cs="Calibri"/>
                <w:color w:val="000000"/>
                <w:lang w:eastAsia="en-AU"/>
              </w:rPr>
            </w:pPr>
            <w:ins w:id="39131" w:author="KIM, Jason" w:date="2019-04-02T13:39:00Z">
              <w:r w:rsidRPr="0056388D">
                <w:rPr>
                  <w:rFonts w:ascii="Calibri" w:eastAsia="Times New Roman" w:hAnsi="Calibri" w:cs="Calibri"/>
                  <w:color w:val="000000"/>
                  <w:lang w:eastAsia="en-AU"/>
                </w:rPr>
                <w:t>Chainage 651</w:t>
              </w:r>
            </w:ins>
          </w:p>
        </w:tc>
        <w:tc>
          <w:tcPr>
            <w:tcW w:w="764" w:type="pct"/>
            <w:noWrap/>
            <w:hideMark/>
          </w:tcPr>
          <w:p w:rsidR="00110C18" w:rsidRPr="0056388D" w:rsidRDefault="00110C18" w:rsidP="00063728">
            <w:pPr>
              <w:jc w:val="right"/>
              <w:rPr>
                <w:ins w:id="39132" w:author="KIM, Jason" w:date="2019-04-02T13:39:00Z"/>
                <w:rFonts w:ascii="Calibri" w:eastAsia="Times New Roman" w:hAnsi="Calibri" w:cs="Calibri"/>
                <w:color w:val="000000"/>
                <w:lang w:eastAsia="en-AU"/>
              </w:rPr>
            </w:pPr>
            <w:ins w:id="39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34" w:author="KIM, Jason" w:date="2019-04-02T13:39:00Z"/>
        </w:trPr>
        <w:tc>
          <w:tcPr>
            <w:tcW w:w="708" w:type="pct"/>
            <w:vMerge/>
            <w:hideMark/>
          </w:tcPr>
          <w:p w:rsidR="00110C18" w:rsidRPr="0056388D" w:rsidRDefault="00110C18" w:rsidP="00063728">
            <w:pPr>
              <w:rPr>
                <w:ins w:id="391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36" w:author="KIM, Jason" w:date="2019-04-02T13:39:00Z"/>
                <w:rFonts w:ascii="Calibri" w:eastAsia="Times New Roman" w:hAnsi="Calibri" w:cs="Calibri"/>
                <w:color w:val="000000"/>
                <w:lang w:eastAsia="en-AU"/>
              </w:rPr>
            </w:pPr>
            <w:ins w:id="39137"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38" w:author="KIM, Jason" w:date="2019-04-02T13:39:00Z"/>
                <w:rFonts w:ascii="Calibri" w:eastAsia="Times New Roman" w:hAnsi="Calibri" w:cs="Calibri"/>
                <w:color w:val="000000"/>
                <w:lang w:eastAsia="en-AU"/>
              </w:rPr>
            </w:pPr>
            <w:ins w:id="3913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40" w:author="KIM, Jason" w:date="2019-04-02T13:39:00Z"/>
                <w:rFonts w:ascii="Calibri" w:eastAsia="Times New Roman" w:hAnsi="Calibri" w:cs="Calibri"/>
                <w:color w:val="000000"/>
                <w:lang w:eastAsia="en-AU"/>
              </w:rPr>
            </w:pPr>
            <w:ins w:id="39141" w:author="KIM, Jason" w:date="2019-04-02T13:39:00Z">
              <w:r w:rsidRPr="0056388D">
                <w:rPr>
                  <w:rFonts w:ascii="Calibri" w:eastAsia="Times New Roman" w:hAnsi="Calibri" w:cs="Calibri"/>
                  <w:color w:val="000000"/>
                  <w:lang w:eastAsia="en-AU"/>
                </w:rPr>
                <w:t>LLN7028</w:t>
              </w:r>
            </w:ins>
          </w:p>
        </w:tc>
        <w:tc>
          <w:tcPr>
            <w:tcW w:w="933" w:type="pct"/>
            <w:noWrap/>
            <w:hideMark/>
          </w:tcPr>
          <w:p w:rsidR="00110C18" w:rsidRPr="0056388D" w:rsidRDefault="00110C18" w:rsidP="00063728">
            <w:pPr>
              <w:rPr>
                <w:ins w:id="39142" w:author="KIM, Jason" w:date="2019-04-02T13:39:00Z"/>
                <w:rFonts w:ascii="Calibri" w:eastAsia="Times New Roman" w:hAnsi="Calibri" w:cs="Calibri"/>
                <w:color w:val="000000"/>
                <w:lang w:eastAsia="en-AU"/>
              </w:rPr>
            </w:pPr>
            <w:ins w:id="391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44" w:author="KIM, Jason" w:date="2019-04-02T13:39:00Z"/>
                <w:rFonts w:ascii="Calibri" w:eastAsia="Times New Roman" w:hAnsi="Calibri" w:cs="Calibri"/>
                <w:color w:val="000000"/>
                <w:lang w:eastAsia="en-AU"/>
              </w:rPr>
            </w:pPr>
            <w:ins w:id="39145" w:author="KIM, Jason" w:date="2019-04-02T13:39:00Z">
              <w:r w:rsidRPr="0056388D">
                <w:rPr>
                  <w:rFonts w:ascii="Calibri" w:eastAsia="Times New Roman" w:hAnsi="Calibri" w:cs="Calibri"/>
                  <w:color w:val="000000"/>
                  <w:lang w:eastAsia="en-AU"/>
                </w:rPr>
                <w:t>Chainage 661</w:t>
              </w:r>
            </w:ins>
          </w:p>
        </w:tc>
        <w:tc>
          <w:tcPr>
            <w:tcW w:w="764" w:type="pct"/>
            <w:noWrap/>
            <w:hideMark/>
          </w:tcPr>
          <w:p w:rsidR="00110C18" w:rsidRPr="0056388D" w:rsidRDefault="00110C18" w:rsidP="00063728">
            <w:pPr>
              <w:jc w:val="right"/>
              <w:rPr>
                <w:ins w:id="39146" w:author="KIM, Jason" w:date="2019-04-02T13:39:00Z"/>
                <w:rFonts w:ascii="Calibri" w:eastAsia="Times New Roman" w:hAnsi="Calibri" w:cs="Calibri"/>
                <w:color w:val="000000"/>
                <w:lang w:eastAsia="en-AU"/>
              </w:rPr>
            </w:pPr>
            <w:ins w:id="39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48" w:author="KIM, Jason" w:date="2019-04-02T13:39:00Z"/>
        </w:trPr>
        <w:tc>
          <w:tcPr>
            <w:tcW w:w="708" w:type="pct"/>
            <w:vMerge/>
            <w:hideMark/>
          </w:tcPr>
          <w:p w:rsidR="00110C18" w:rsidRPr="0056388D" w:rsidRDefault="00110C18" w:rsidP="00063728">
            <w:pPr>
              <w:rPr>
                <w:ins w:id="39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50" w:author="KIM, Jason" w:date="2019-04-02T13:39:00Z"/>
                <w:rFonts w:ascii="Calibri" w:eastAsia="Times New Roman" w:hAnsi="Calibri" w:cs="Calibri"/>
                <w:color w:val="000000"/>
                <w:lang w:eastAsia="en-AU"/>
              </w:rPr>
            </w:pPr>
            <w:ins w:id="39151"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52" w:author="KIM, Jason" w:date="2019-04-02T13:39:00Z"/>
                <w:rFonts w:ascii="Calibri" w:eastAsia="Times New Roman" w:hAnsi="Calibri" w:cs="Calibri"/>
                <w:color w:val="000000"/>
                <w:lang w:eastAsia="en-AU"/>
              </w:rPr>
            </w:pPr>
            <w:ins w:id="3915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54" w:author="KIM, Jason" w:date="2019-04-02T13:39:00Z"/>
                <w:rFonts w:ascii="Calibri" w:eastAsia="Times New Roman" w:hAnsi="Calibri" w:cs="Calibri"/>
                <w:color w:val="000000"/>
                <w:lang w:eastAsia="en-AU"/>
              </w:rPr>
            </w:pPr>
            <w:ins w:id="39155" w:author="KIM, Jason" w:date="2019-04-02T13:39:00Z">
              <w:r w:rsidRPr="0056388D">
                <w:rPr>
                  <w:rFonts w:ascii="Calibri" w:eastAsia="Times New Roman" w:hAnsi="Calibri" w:cs="Calibri"/>
                  <w:color w:val="000000"/>
                  <w:lang w:eastAsia="en-AU"/>
                </w:rPr>
                <w:t>LLN7029</w:t>
              </w:r>
            </w:ins>
          </w:p>
        </w:tc>
        <w:tc>
          <w:tcPr>
            <w:tcW w:w="933" w:type="pct"/>
            <w:noWrap/>
            <w:hideMark/>
          </w:tcPr>
          <w:p w:rsidR="00110C18" w:rsidRPr="0056388D" w:rsidRDefault="00110C18" w:rsidP="00063728">
            <w:pPr>
              <w:rPr>
                <w:ins w:id="39156" w:author="KIM, Jason" w:date="2019-04-02T13:39:00Z"/>
                <w:rFonts w:ascii="Calibri" w:eastAsia="Times New Roman" w:hAnsi="Calibri" w:cs="Calibri"/>
                <w:color w:val="000000"/>
                <w:lang w:eastAsia="en-AU"/>
              </w:rPr>
            </w:pPr>
            <w:ins w:id="391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58" w:author="KIM, Jason" w:date="2019-04-02T13:39:00Z"/>
                <w:rFonts w:ascii="Calibri" w:eastAsia="Times New Roman" w:hAnsi="Calibri" w:cs="Calibri"/>
                <w:color w:val="000000"/>
                <w:lang w:eastAsia="en-AU"/>
              </w:rPr>
            </w:pPr>
            <w:ins w:id="39159" w:author="KIM, Jason" w:date="2019-04-02T13:39:00Z">
              <w:r w:rsidRPr="0056388D">
                <w:rPr>
                  <w:rFonts w:ascii="Calibri" w:eastAsia="Times New Roman" w:hAnsi="Calibri" w:cs="Calibri"/>
                  <w:color w:val="000000"/>
                  <w:lang w:eastAsia="en-AU"/>
                </w:rPr>
                <w:t>Chainage 670</w:t>
              </w:r>
            </w:ins>
          </w:p>
        </w:tc>
        <w:tc>
          <w:tcPr>
            <w:tcW w:w="764" w:type="pct"/>
            <w:noWrap/>
            <w:hideMark/>
          </w:tcPr>
          <w:p w:rsidR="00110C18" w:rsidRPr="0056388D" w:rsidRDefault="00110C18" w:rsidP="00063728">
            <w:pPr>
              <w:jc w:val="right"/>
              <w:rPr>
                <w:ins w:id="39160" w:author="KIM, Jason" w:date="2019-04-02T13:39:00Z"/>
                <w:rFonts w:ascii="Calibri" w:eastAsia="Times New Roman" w:hAnsi="Calibri" w:cs="Calibri"/>
                <w:color w:val="000000"/>
                <w:lang w:eastAsia="en-AU"/>
              </w:rPr>
            </w:pPr>
            <w:ins w:id="39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62" w:author="KIM, Jason" w:date="2019-04-02T13:39:00Z"/>
        </w:trPr>
        <w:tc>
          <w:tcPr>
            <w:tcW w:w="708" w:type="pct"/>
            <w:vMerge/>
            <w:hideMark/>
          </w:tcPr>
          <w:p w:rsidR="00110C18" w:rsidRPr="0056388D" w:rsidRDefault="00110C18" w:rsidP="00063728">
            <w:pPr>
              <w:rPr>
                <w:ins w:id="39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64" w:author="KIM, Jason" w:date="2019-04-02T13:39:00Z"/>
                <w:rFonts w:ascii="Calibri" w:eastAsia="Times New Roman" w:hAnsi="Calibri" w:cs="Calibri"/>
                <w:color w:val="000000"/>
                <w:lang w:eastAsia="en-AU"/>
              </w:rPr>
            </w:pPr>
            <w:ins w:id="39165"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66" w:author="KIM, Jason" w:date="2019-04-02T13:39:00Z"/>
                <w:rFonts w:ascii="Calibri" w:eastAsia="Times New Roman" w:hAnsi="Calibri" w:cs="Calibri"/>
                <w:color w:val="000000"/>
                <w:lang w:eastAsia="en-AU"/>
              </w:rPr>
            </w:pPr>
            <w:ins w:id="3916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68" w:author="KIM, Jason" w:date="2019-04-02T13:39:00Z"/>
                <w:rFonts w:ascii="Calibri" w:eastAsia="Times New Roman" w:hAnsi="Calibri" w:cs="Calibri"/>
                <w:color w:val="000000"/>
                <w:lang w:eastAsia="en-AU"/>
              </w:rPr>
            </w:pPr>
            <w:ins w:id="39169" w:author="KIM, Jason" w:date="2019-04-02T13:39:00Z">
              <w:r w:rsidRPr="0056388D">
                <w:rPr>
                  <w:rFonts w:ascii="Calibri" w:eastAsia="Times New Roman" w:hAnsi="Calibri" w:cs="Calibri"/>
                  <w:color w:val="000000"/>
                  <w:lang w:eastAsia="en-AU"/>
                </w:rPr>
                <w:t>LLN7030</w:t>
              </w:r>
            </w:ins>
          </w:p>
        </w:tc>
        <w:tc>
          <w:tcPr>
            <w:tcW w:w="933" w:type="pct"/>
            <w:noWrap/>
            <w:hideMark/>
          </w:tcPr>
          <w:p w:rsidR="00110C18" w:rsidRPr="0056388D" w:rsidRDefault="00110C18" w:rsidP="00063728">
            <w:pPr>
              <w:rPr>
                <w:ins w:id="39170" w:author="KIM, Jason" w:date="2019-04-02T13:39:00Z"/>
                <w:rFonts w:ascii="Calibri" w:eastAsia="Times New Roman" w:hAnsi="Calibri" w:cs="Calibri"/>
                <w:color w:val="000000"/>
                <w:lang w:eastAsia="en-AU"/>
              </w:rPr>
            </w:pPr>
            <w:ins w:id="391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72" w:author="KIM, Jason" w:date="2019-04-02T13:39:00Z"/>
                <w:rFonts w:ascii="Calibri" w:eastAsia="Times New Roman" w:hAnsi="Calibri" w:cs="Calibri"/>
                <w:color w:val="000000"/>
                <w:lang w:eastAsia="en-AU"/>
              </w:rPr>
            </w:pPr>
            <w:ins w:id="39173" w:author="KIM, Jason" w:date="2019-04-02T13:39:00Z">
              <w:r w:rsidRPr="0056388D">
                <w:rPr>
                  <w:rFonts w:ascii="Calibri" w:eastAsia="Times New Roman" w:hAnsi="Calibri" w:cs="Calibri"/>
                  <w:color w:val="000000"/>
                  <w:lang w:eastAsia="en-AU"/>
                </w:rPr>
                <w:t>Chainage 680</w:t>
              </w:r>
            </w:ins>
          </w:p>
        </w:tc>
        <w:tc>
          <w:tcPr>
            <w:tcW w:w="764" w:type="pct"/>
            <w:noWrap/>
            <w:hideMark/>
          </w:tcPr>
          <w:p w:rsidR="00110C18" w:rsidRPr="0056388D" w:rsidRDefault="00110C18" w:rsidP="00063728">
            <w:pPr>
              <w:jc w:val="right"/>
              <w:rPr>
                <w:ins w:id="39174" w:author="KIM, Jason" w:date="2019-04-02T13:39:00Z"/>
                <w:rFonts w:ascii="Calibri" w:eastAsia="Times New Roman" w:hAnsi="Calibri" w:cs="Calibri"/>
                <w:color w:val="000000"/>
                <w:lang w:eastAsia="en-AU"/>
              </w:rPr>
            </w:pPr>
            <w:ins w:id="39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76" w:author="KIM, Jason" w:date="2019-04-02T13:39:00Z"/>
        </w:trPr>
        <w:tc>
          <w:tcPr>
            <w:tcW w:w="708" w:type="pct"/>
            <w:vMerge/>
            <w:hideMark/>
          </w:tcPr>
          <w:p w:rsidR="00110C18" w:rsidRPr="0056388D" w:rsidRDefault="00110C18" w:rsidP="00063728">
            <w:pPr>
              <w:rPr>
                <w:ins w:id="391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78" w:author="KIM, Jason" w:date="2019-04-02T13:39:00Z"/>
                <w:rFonts w:ascii="Calibri" w:eastAsia="Times New Roman" w:hAnsi="Calibri" w:cs="Calibri"/>
                <w:color w:val="000000"/>
                <w:lang w:eastAsia="en-AU"/>
              </w:rPr>
            </w:pPr>
            <w:ins w:id="39179"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80" w:author="KIM, Jason" w:date="2019-04-02T13:39:00Z"/>
                <w:rFonts w:ascii="Calibri" w:eastAsia="Times New Roman" w:hAnsi="Calibri" w:cs="Calibri"/>
                <w:color w:val="000000"/>
                <w:lang w:eastAsia="en-AU"/>
              </w:rPr>
            </w:pPr>
            <w:ins w:id="3918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82" w:author="KIM, Jason" w:date="2019-04-02T13:39:00Z"/>
                <w:rFonts w:ascii="Calibri" w:eastAsia="Times New Roman" w:hAnsi="Calibri" w:cs="Calibri"/>
                <w:color w:val="000000"/>
                <w:lang w:eastAsia="en-AU"/>
              </w:rPr>
            </w:pPr>
            <w:ins w:id="39183" w:author="KIM, Jason" w:date="2019-04-02T13:39:00Z">
              <w:r w:rsidRPr="0056388D">
                <w:rPr>
                  <w:rFonts w:ascii="Calibri" w:eastAsia="Times New Roman" w:hAnsi="Calibri" w:cs="Calibri"/>
                  <w:color w:val="000000"/>
                  <w:lang w:eastAsia="en-AU"/>
                </w:rPr>
                <w:t>LLN7031</w:t>
              </w:r>
            </w:ins>
          </w:p>
        </w:tc>
        <w:tc>
          <w:tcPr>
            <w:tcW w:w="933" w:type="pct"/>
            <w:noWrap/>
            <w:hideMark/>
          </w:tcPr>
          <w:p w:rsidR="00110C18" w:rsidRPr="0056388D" w:rsidRDefault="00110C18" w:rsidP="00063728">
            <w:pPr>
              <w:rPr>
                <w:ins w:id="39184" w:author="KIM, Jason" w:date="2019-04-02T13:39:00Z"/>
                <w:rFonts w:ascii="Calibri" w:eastAsia="Times New Roman" w:hAnsi="Calibri" w:cs="Calibri"/>
                <w:color w:val="000000"/>
                <w:lang w:eastAsia="en-AU"/>
              </w:rPr>
            </w:pPr>
            <w:ins w:id="391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86" w:author="KIM, Jason" w:date="2019-04-02T13:39:00Z"/>
                <w:rFonts w:ascii="Calibri" w:eastAsia="Times New Roman" w:hAnsi="Calibri" w:cs="Calibri"/>
                <w:color w:val="000000"/>
                <w:lang w:eastAsia="en-AU"/>
              </w:rPr>
            </w:pPr>
            <w:ins w:id="39187" w:author="KIM, Jason" w:date="2019-04-02T13:39:00Z">
              <w:r w:rsidRPr="0056388D">
                <w:rPr>
                  <w:rFonts w:ascii="Calibri" w:eastAsia="Times New Roman" w:hAnsi="Calibri" w:cs="Calibri"/>
                  <w:color w:val="000000"/>
                  <w:lang w:eastAsia="en-AU"/>
                </w:rPr>
                <w:t>Chainage 690</w:t>
              </w:r>
            </w:ins>
          </w:p>
        </w:tc>
        <w:tc>
          <w:tcPr>
            <w:tcW w:w="764" w:type="pct"/>
            <w:noWrap/>
            <w:hideMark/>
          </w:tcPr>
          <w:p w:rsidR="00110C18" w:rsidRPr="0056388D" w:rsidRDefault="00110C18" w:rsidP="00063728">
            <w:pPr>
              <w:jc w:val="right"/>
              <w:rPr>
                <w:ins w:id="39188" w:author="KIM, Jason" w:date="2019-04-02T13:39:00Z"/>
                <w:rFonts w:ascii="Calibri" w:eastAsia="Times New Roman" w:hAnsi="Calibri" w:cs="Calibri"/>
                <w:color w:val="000000"/>
                <w:lang w:eastAsia="en-AU"/>
              </w:rPr>
            </w:pPr>
            <w:ins w:id="39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90" w:author="KIM, Jason" w:date="2019-04-02T13:39:00Z"/>
        </w:trPr>
        <w:tc>
          <w:tcPr>
            <w:tcW w:w="708" w:type="pct"/>
            <w:vMerge/>
            <w:hideMark/>
          </w:tcPr>
          <w:p w:rsidR="00110C18" w:rsidRPr="0056388D" w:rsidRDefault="00110C18" w:rsidP="00063728">
            <w:pPr>
              <w:rPr>
                <w:ins w:id="391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92" w:author="KIM, Jason" w:date="2019-04-02T13:39:00Z"/>
                <w:rFonts w:ascii="Calibri" w:eastAsia="Times New Roman" w:hAnsi="Calibri" w:cs="Calibri"/>
                <w:color w:val="000000"/>
                <w:lang w:eastAsia="en-AU"/>
              </w:rPr>
            </w:pPr>
            <w:ins w:id="39193"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94" w:author="KIM, Jason" w:date="2019-04-02T13:39:00Z"/>
                <w:rFonts w:ascii="Calibri" w:eastAsia="Times New Roman" w:hAnsi="Calibri" w:cs="Calibri"/>
                <w:color w:val="000000"/>
                <w:lang w:eastAsia="en-AU"/>
              </w:rPr>
            </w:pPr>
            <w:ins w:id="3919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96" w:author="KIM, Jason" w:date="2019-04-02T13:39:00Z"/>
                <w:rFonts w:ascii="Calibri" w:eastAsia="Times New Roman" w:hAnsi="Calibri" w:cs="Calibri"/>
                <w:color w:val="000000"/>
                <w:lang w:eastAsia="en-AU"/>
              </w:rPr>
            </w:pPr>
            <w:ins w:id="39197" w:author="KIM, Jason" w:date="2019-04-02T13:39:00Z">
              <w:r w:rsidRPr="0056388D">
                <w:rPr>
                  <w:rFonts w:ascii="Calibri" w:eastAsia="Times New Roman" w:hAnsi="Calibri" w:cs="Calibri"/>
                  <w:color w:val="000000"/>
                  <w:lang w:eastAsia="en-AU"/>
                </w:rPr>
                <w:t>LLN7032</w:t>
              </w:r>
            </w:ins>
          </w:p>
        </w:tc>
        <w:tc>
          <w:tcPr>
            <w:tcW w:w="933" w:type="pct"/>
            <w:noWrap/>
            <w:hideMark/>
          </w:tcPr>
          <w:p w:rsidR="00110C18" w:rsidRPr="0056388D" w:rsidRDefault="00110C18" w:rsidP="00063728">
            <w:pPr>
              <w:rPr>
                <w:ins w:id="39198" w:author="KIM, Jason" w:date="2019-04-02T13:39:00Z"/>
                <w:rFonts w:ascii="Calibri" w:eastAsia="Times New Roman" w:hAnsi="Calibri" w:cs="Calibri"/>
                <w:color w:val="000000"/>
                <w:lang w:eastAsia="en-AU"/>
              </w:rPr>
            </w:pPr>
            <w:ins w:id="391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00" w:author="KIM, Jason" w:date="2019-04-02T13:39:00Z"/>
                <w:rFonts w:ascii="Calibri" w:eastAsia="Times New Roman" w:hAnsi="Calibri" w:cs="Calibri"/>
                <w:color w:val="000000"/>
                <w:lang w:eastAsia="en-AU"/>
              </w:rPr>
            </w:pPr>
            <w:ins w:id="39201" w:author="KIM, Jason" w:date="2019-04-02T13:39:00Z">
              <w:r w:rsidRPr="0056388D">
                <w:rPr>
                  <w:rFonts w:ascii="Calibri" w:eastAsia="Times New Roman" w:hAnsi="Calibri" w:cs="Calibri"/>
                  <w:color w:val="000000"/>
                  <w:lang w:eastAsia="en-AU"/>
                </w:rPr>
                <w:t>Chainage 700</w:t>
              </w:r>
            </w:ins>
          </w:p>
        </w:tc>
        <w:tc>
          <w:tcPr>
            <w:tcW w:w="764" w:type="pct"/>
            <w:noWrap/>
            <w:hideMark/>
          </w:tcPr>
          <w:p w:rsidR="00110C18" w:rsidRPr="0056388D" w:rsidRDefault="00110C18" w:rsidP="00063728">
            <w:pPr>
              <w:jc w:val="right"/>
              <w:rPr>
                <w:ins w:id="39202" w:author="KIM, Jason" w:date="2019-04-02T13:39:00Z"/>
                <w:rFonts w:ascii="Calibri" w:eastAsia="Times New Roman" w:hAnsi="Calibri" w:cs="Calibri"/>
                <w:color w:val="000000"/>
                <w:lang w:eastAsia="en-AU"/>
              </w:rPr>
            </w:pPr>
            <w:ins w:id="392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04" w:author="KIM, Jason" w:date="2019-04-02T13:39:00Z"/>
        </w:trPr>
        <w:tc>
          <w:tcPr>
            <w:tcW w:w="708" w:type="pct"/>
            <w:vMerge/>
            <w:hideMark/>
          </w:tcPr>
          <w:p w:rsidR="00110C18" w:rsidRPr="0056388D" w:rsidRDefault="00110C18" w:rsidP="00063728">
            <w:pPr>
              <w:rPr>
                <w:ins w:id="392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06" w:author="KIM, Jason" w:date="2019-04-02T13:39:00Z"/>
                <w:rFonts w:ascii="Calibri" w:eastAsia="Times New Roman" w:hAnsi="Calibri" w:cs="Calibri"/>
                <w:color w:val="000000"/>
                <w:lang w:eastAsia="en-AU"/>
              </w:rPr>
            </w:pPr>
            <w:ins w:id="39207"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08" w:author="KIM, Jason" w:date="2019-04-02T13:39:00Z"/>
                <w:rFonts w:ascii="Calibri" w:eastAsia="Times New Roman" w:hAnsi="Calibri" w:cs="Calibri"/>
                <w:color w:val="000000"/>
                <w:lang w:eastAsia="en-AU"/>
              </w:rPr>
            </w:pPr>
            <w:ins w:id="3920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10" w:author="KIM, Jason" w:date="2019-04-02T13:39:00Z"/>
                <w:rFonts w:ascii="Calibri" w:eastAsia="Times New Roman" w:hAnsi="Calibri" w:cs="Calibri"/>
                <w:color w:val="000000"/>
                <w:lang w:eastAsia="en-AU"/>
              </w:rPr>
            </w:pPr>
            <w:ins w:id="39211" w:author="KIM, Jason" w:date="2019-04-02T13:39:00Z">
              <w:r w:rsidRPr="0056388D">
                <w:rPr>
                  <w:rFonts w:ascii="Calibri" w:eastAsia="Times New Roman" w:hAnsi="Calibri" w:cs="Calibri"/>
                  <w:color w:val="000000"/>
                  <w:lang w:eastAsia="en-AU"/>
                </w:rPr>
                <w:t>LLN7033</w:t>
              </w:r>
            </w:ins>
          </w:p>
        </w:tc>
        <w:tc>
          <w:tcPr>
            <w:tcW w:w="933" w:type="pct"/>
            <w:noWrap/>
            <w:hideMark/>
          </w:tcPr>
          <w:p w:rsidR="00110C18" w:rsidRPr="0056388D" w:rsidRDefault="00110C18" w:rsidP="00063728">
            <w:pPr>
              <w:rPr>
                <w:ins w:id="39212" w:author="KIM, Jason" w:date="2019-04-02T13:39:00Z"/>
                <w:rFonts w:ascii="Calibri" w:eastAsia="Times New Roman" w:hAnsi="Calibri" w:cs="Calibri"/>
                <w:color w:val="000000"/>
                <w:lang w:eastAsia="en-AU"/>
              </w:rPr>
            </w:pPr>
            <w:ins w:id="392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14" w:author="KIM, Jason" w:date="2019-04-02T13:39:00Z"/>
                <w:rFonts w:ascii="Calibri" w:eastAsia="Times New Roman" w:hAnsi="Calibri" w:cs="Calibri"/>
                <w:color w:val="000000"/>
                <w:lang w:eastAsia="en-AU"/>
              </w:rPr>
            </w:pPr>
            <w:ins w:id="39215" w:author="KIM, Jason" w:date="2019-04-02T13:39:00Z">
              <w:r w:rsidRPr="0056388D">
                <w:rPr>
                  <w:rFonts w:ascii="Calibri" w:eastAsia="Times New Roman" w:hAnsi="Calibri" w:cs="Calibri"/>
                  <w:color w:val="000000"/>
                  <w:lang w:eastAsia="en-AU"/>
                </w:rPr>
                <w:t>Chainage 710</w:t>
              </w:r>
            </w:ins>
          </w:p>
        </w:tc>
        <w:tc>
          <w:tcPr>
            <w:tcW w:w="764" w:type="pct"/>
            <w:noWrap/>
            <w:hideMark/>
          </w:tcPr>
          <w:p w:rsidR="00110C18" w:rsidRPr="0056388D" w:rsidRDefault="00110C18" w:rsidP="00063728">
            <w:pPr>
              <w:jc w:val="right"/>
              <w:rPr>
                <w:ins w:id="39216" w:author="KIM, Jason" w:date="2019-04-02T13:39:00Z"/>
                <w:rFonts w:ascii="Calibri" w:eastAsia="Times New Roman" w:hAnsi="Calibri" w:cs="Calibri"/>
                <w:color w:val="000000"/>
                <w:lang w:eastAsia="en-AU"/>
              </w:rPr>
            </w:pPr>
            <w:ins w:id="392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18" w:author="KIM, Jason" w:date="2019-04-02T13:39:00Z"/>
        </w:trPr>
        <w:tc>
          <w:tcPr>
            <w:tcW w:w="708" w:type="pct"/>
            <w:vMerge/>
            <w:hideMark/>
          </w:tcPr>
          <w:p w:rsidR="00110C18" w:rsidRPr="0056388D" w:rsidRDefault="00110C18" w:rsidP="00063728">
            <w:pPr>
              <w:rPr>
                <w:ins w:id="392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20" w:author="KIM, Jason" w:date="2019-04-02T13:39:00Z"/>
                <w:rFonts w:ascii="Calibri" w:eastAsia="Times New Roman" w:hAnsi="Calibri" w:cs="Calibri"/>
                <w:color w:val="000000"/>
                <w:lang w:eastAsia="en-AU"/>
              </w:rPr>
            </w:pPr>
            <w:ins w:id="39221"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22" w:author="KIM, Jason" w:date="2019-04-02T13:39:00Z"/>
                <w:rFonts w:ascii="Calibri" w:eastAsia="Times New Roman" w:hAnsi="Calibri" w:cs="Calibri"/>
                <w:color w:val="000000"/>
                <w:lang w:eastAsia="en-AU"/>
              </w:rPr>
            </w:pPr>
            <w:ins w:id="3922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24" w:author="KIM, Jason" w:date="2019-04-02T13:39:00Z"/>
                <w:rFonts w:ascii="Calibri" w:eastAsia="Times New Roman" w:hAnsi="Calibri" w:cs="Calibri"/>
                <w:color w:val="000000"/>
                <w:lang w:eastAsia="en-AU"/>
              </w:rPr>
            </w:pPr>
            <w:ins w:id="39225" w:author="KIM, Jason" w:date="2019-04-02T13:39:00Z">
              <w:r w:rsidRPr="0056388D">
                <w:rPr>
                  <w:rFonts w:ascii="Calibri" w:eastAsia="Times New Roman" w:hAnsi="Calibri" w:cs="Calibri"/>
                  <w:color w:val="000000"/>
                  <w:lang w:eastAsia="en-AU"/>
                </w:rPr>
                <w:t>LLN7034</w:t>
              </w:r>
            </w:ins>
          </w:p>
        </w:tc>
        <w:tc>
          <w:tcPr>
            <w:tcW w:w="933" w:type="pct"/>
            <w:noWrap/>
            <w:hideMark/>
          </w:tcPr>
          <w:p w:rsidR="00110C18" w:rsidRPr="0056388D" w:rsidRDefault="00110C18" w:rsidP="00063728">
            <w:pPr>
              <w:rPr>
                <w:ins w:id="39226" w:author="KIM, Jason" w:date="2019-04-02T13:39:00Z"/>
                <w:rFonts w:ascii="Calibri" w:eastAsia="Times New Roman" w:hAnsi="Calibri" w:cs="Calibri"/>
                <w:color w:val="000000"/>
                <w:lang w:eastAsia="en-AU"/>
              </w:rPr>
            </w:pPr>
            <w:ins w:id="392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28" w:author="KIM, Jason" w:date="2019-04-02T13:39:00Z"/>
                <w:rFonts w:ascii="Calibri" w:eastAsia="Times New Roman" w:hAnsi="Calibri" w:cs="Calibri"/>
                <w:color w:val="000000"/>
                <w:lang w:eastAsia="en-AU"/>
              </w:rPr>
            </w:pPr>
            <w:ins w:id="39229" w:author="KIM, Jason" w:date="2019-04-02T13:39:00Z">
              <w:r w:rsidRPr="0056388D">
                <w:rPr>
                  <w:rFonts w:ascii="Calibri" w:eastAsia="Times New Roman" w:hAnsi="Calibri" w:cs="Calibri"/>
                  <w:color w:val="000000"/>
                  <w:lang w:eastAsia="en-AU"/>
                </w:rPr>
                <w:t>Chainage 719</w:t>
              </w:r>
            </w:ins>
          </w:p>
        </w:tc>
        <w:tc>
          <w:tcPr>
            <w:tcW w:w="764" w:type="pct"/>
            <w:noWrap/>
            <w:hideMark/>
          </w:tcPr>
          <w:p w:rsidR="00110C18" w:rsidRPr="0056388D" w:rsidRDefault="00110C18" w:rsidP="00063728">
            <w:pPr>
              <w:jc w:val="right"/>
              <w:rPr>
                <w:ins w:id="39230" w:author="KIM, Jason" w:date="2019-04-02T13:39:00Z"/>
                <w:rFonts w:ascii="Calibri" w:eastAsia="Times New Roman" w:hAnsi="Calibri" w:cs="Calibri"/>
                <w:color w:val="000000"/>
                <w:lang w:eastAsia="en-AU"/>
              </w:rPr>
            </w:pPr>
            <w:ins w:id="392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32" w:author="KIM, Jason" w:date="2019-04-02T13:39:00Z"/>
        </w:trPr>
        <w:tc>
          <w:tcPr>
            <w:tcW w:w="708" w:type="pct"/>
            <w:vMerge/>
            <w:hideMark/>
          </w:tcPr>
          <w:p w:rsidR="00110C18" w:rsidRPr="0056388D" w:rsidRDefault="00110C18" w:rsidP="00063728">
            <w:pPr>
              <w:rPr>
                <w:ins w:id="392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34" w:author="KIM, Jason" w:date="2019-04-02T13:39:00Z"/>
                <w:rFonts w:ascii="Calibri" w:eastAsia="Times New Roman" w:hAnsi="Calibri" w:cs="Calibri"/>
                <w:color w:val="000000"/>
                <w:lang w:eastAsia="en-AU"/>
              </w:rPr>
            </w:pPr>
            <w:ins w:id="39235"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36" w:author="KIM, Jason" w:date="2019-04-02T13:39:00Z"/>
                <w:rFonts w:ascii="Calibri" w:eastAsia="Times New Roman" w:hAnsi="Calibri" w:cs="Calibri"/>
                <w:color w:val="000000"/>
                <w:lang w:eastAsia="en-AU"/>
              </w:rPr>
            </w:pPr>
            <w:ins w:id="3923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38" w:author="KIM, Jason" w:date="2019-04-02T13:39:00Z"/>
                <w:rFonts w:ascii="Calibri" w:eastAsia="Times New Roman" w:hAnsi="Calibri" w:cs="Calibri"/>
                <w:color w:val="000000"/>
                <w:lang w:eastAsia="en-AU"/>
              </w:rPr>
            </w:pPr>
            <w:ins w:id="39239" w:author="KIM, Jason" w:date="2019-04-02T13:39:00Z">
              <w:r w:rsidRPr="0056388D">
                <w:rPr>
                  <w:rFonts w:ascii="Calibri" w:eastAsia="Times New Roman" w:hAnsi="Calibri" w:cs="Calibri"/>
                  <w:color w:val="000000"/>
                  <w:lang w:eastAsia="en-AU"/>
                </w:rPr>
                <w:t>LLN7035</w:t>
              </w:r>
            </w:ins>
          </w:p>
        </w:tc>
        <w:tc>
          <w:tcPr>
            <w:tcW w:w="933" w:type="pct"/>
            <w:noWrap/>
            <w:hideMark/>
          </w:tcPr>
          <w:p w:rsidR="00110C18" w:rsidRPr="0056388D" w:rsidRDefault="00110C18" w:rsidP="00063728">
            <w:pPr>
              <w:rPr>
                <w:ins w:id="39240" w:author="KIM, Jason" w:date="2019-04-02T13:39:00Z"/>
                <w:rFonts w:ascii="Calibri" w:eastAsia="Times New Roman" w:hAnsi="Calibri" w:cs="Calibri"/>
                <w:color w:val="000000"/>
                <w:lang w:eastAsia="en-AU"/>
              </w:rPr>
            </w:pPr>
            <w:ins w:id="392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42" w:author="KIM, Jason" w:date="2019-04-02T13:39:00Z"/>
                <w:rFonts w:ascii="Calibri" w:eastAsia="Times New Roman" w:hAnsi="Calibri" w:cs="Calibri"/>
                <w:color w:val="000000"/>
                <w:lang w:eastAsia="en-AU"/>
              </w:rPr>
            </w:pPr>
            <w:ins w:id="39243" w:author="KIM, Jason" w:date="2019-04-02T13:39:00Z">
              <w:r w:rsidRPr="0056388D">
                <w:rPr>
                  <w:rFonts w:ascii="Calibri" w:eastAsia="Times New Roman" w:hAnsi="Calibri" w:cs="Calibri"/>
                  <w:color w:val="000000"/>
                  <w:lang w:eastAsia="en-AU"/>
                </w:rPr>
                <w:t>Chainage 729</w:t>
              </w:r>
            </w:ins>
          </w:p>
        </w:tc>
        <w:tc>
          <w:tcPr>
            <w:tcW w:w="764" w:type="pct"/>
            <w:noWrap/>
            <w:hideMark/>
          </w:tcPr>
          <w:p w:rsidR="00110C18" w:rsidRPr="0056388D" w:rsidRDefault="00110C18" w:rsidP="00063728">
            <w:pPr>
              <w:jc w:val="right"/>
              <w:rPr>
                <w:ins w:id="39244" w:author="KIM, Jason" w:date="2019-04-02T13:39:00Z"/>
                <w:rFonts w:ascii="Calibri" w:eastAsia="Times New Roman" w:hAnsi="Calibri" w:cs="Calibri"/>
                <w:color w:val="000000"/>
                <w:lang w:eastAsia="en-AU"/>
              </w:rPr>
            </w:pPr>
            <w:ins w:id="392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46" w:author="KIM, Jason" w:date="2019-04-02T13:39:00Z"/>
        </w:trPr>
        <w:tc>
          <w:tcPr>
            <w:tcW w:w="708" w:type="pct"/>
            <w:vMerge w:val="restart"/>
            <w:noWrap/>
            <w:hideMark/>
          </w:tcPr>
          <w:p w:rsidR="00110C18" w:rsidRPr="0056388D" w:rsidRDefault="00110C18" w:rsidP="00063728">
            <w:pPr>
              <w:rPr>
                <w:ins w:id="39247" w:author="KIM, Jason" w:date="2019-04-02T13:39:00Z"/>
                <w:rFonts w:ascii="Calibri" w:eastAsia="Times New Roman" w:hAnsi="Calibri" w:cs="Calibri"/>
                <w:color w:val="000000"/>
                <w:lang w:eastAsia="en-AU"/>
              </w:rPr>
            </w:pPr>
            <w:ins w:id="39248" w:author="KIM, Jason" w:date="2019-04-02T13:39:00Z">
              <w:r w:rsidRPr="0056388D">
                <w:rPr>
                  <w:rFonts w:ascii="Calibri" w:eastAsia="Times New Roman" w:hAnsi="Calibri" w:cs="Calibri"/>
                  <w:color w:val="000000"/>
                  <w:lang w:eastAsia="en-AU"/>
                </w:rPr>
                <w:t>LLE83K61</w:t>
              </w:r>
            </w:ins>
          </w:p>
        </w:tc>
        <w:tc>
          <w:tcPr>
            <w:tcW w:w="605" w:type="pct"/>
            <w:noWrap/>
            <w:hideMark/>
          </w:tcPr>
          <w:p w:rsidR="00110C18" w:rsidRPr="0056388D" w:rsidRDefault="00110C18" w:rsidP="00063728">
            <w:pPr>
              <w:rPr>
                <w:ins w:id="39249" w:author="KIM, Jason" w:date="2019-04-02T13:39:00Z"/>
                <w:rFonts w:ascii="Calibri" w:eastAsia="Times New Roman" w:hAnsi="Calibri" w:cs="Calibri"/>
                <w:color w:val="000000"/>
                <w:lang w:eastAsia="en-AU"/>
              </w:rPr>
            </w:pPr>
            <w:ins w:id="39250"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51" w:author="KIM, Jason" w:date="2019-04-02T13:39:00Z"/>
                <w:rFonts w:ascii="Calibri" w:eastAsia="Times New Roman" w:hAnsi="Calibri" w:cs="Calibri"/>
                <w:color w:val="000000"/>
                <w:lang w:eastAsia="en-AU"/>
              </w:rPr>
            </w:pPr>
            <w:ins w:id="3925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53" w:author="KIM, Jason" w:date="2019-04-02T13:39:00Z"/>
                <w:rFonts w:ascii="Calibri" w:eastAsia="Times New Roman" w:hAnsi="Calibri" w:cs="Calibri"/>
                <w:color w:val="000000"/>
                <w:lang w:eastAsia="en-AU"/>
              </w:rPr>
            </w:pPr>
            <w:ins w:id="39254" w:author="KIM, Jason" w:date="2019-04-02T13:39:00Z">
              <w:r w:rsidRPr="0056388D">
                <w:rPr>
                  <w:rFonts w:ascii="Calibri" w:eastAsia="Times New Roman" w:hAnsi="Calibri" w:cs="Calibri"/>
                  <w:color w:val="000000"/>
                  <w:lang w:eastAsia="en-AU"/>
                </w:rPr>
                <w:t>LLN7018</w:t>
              </w:r>
            </w:ins>
          </w:p>
        </w:tc>
        <w:tc>
          <w:tcPr>
            <w:tcW w:w="933" w:type="pct"/>
            <w:noWrap/>
            <w:hideMark/>
          </w:tcPr>
          <w:p w:rsidR="00110C18" w:rsidRPr="0056388D" w:rsidRDefault="00110C18" w:rsidP="00063728">
            <w:pPr>
              <w:rPr>
                <w:ins w:id="39255" w:author="KIM, Jason" w:date="2019-04-02T13:39:00Z"/>
                <w:rFonts w:ascii="Calibri" w:eastAsia="Times New Roman" w:hAnsi="Calibri" w:cs="Calibri"/>
                <w:color w:val="000000"/>
                <w:lang w:eastAsia="en-AU"/>
              </w:rPr>
            </w:pPr>
            <w:ins w:id="392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57" w:author="KIM, Jason" w:date="2019-04-02T13:39:00Z"/>
                <w:rFonts w:ascii="Calibri" w:eastAsia="Times New Roman" w:hAnsi="Calibri" w:cs="Calibri"/>
                <w:color w:val="000000"/>
                <w:lang w:eastAsia="en-AU"/>
              </w:rPr>
            </w:pPr>
            <w:ins w:id="39258" w:author="KIM, Jason" w:date="2019-04-02T13:39:00Z">
              <w:r w:rsidRPr="0056388D">
                <w:rPr>
                  <w:rFonts w:ascii="Calibri" w:eastAsia="Times New Roman" w:hAnsi="Calibri" w:cs="Calibri"/>
                  <w:color w:val="000000"/>
                  <w:lang w:eastAsia="en-AU"/>
                </w:rPr>
                <w:t>Chainage 548</w:t>
              </w:r>
            </w:ins>
          </w:p>
        </w:tc>
        <w:tc>
          <w:tcPr>
            <w:tcW w:w="764" w:type="pct"/>
            <w:noWrap/>
            <w:hideMark/>
          </w:tcPr>
          <w:p w:rsidR="00110C18" w:rsidRPr="0056388D" w:rsidRDefault="00110C18" w:rsidP="00063728">
            <w:pPr>
              <w:jc w:val="right"/>
              <w:rPr>
                <w:ins w:id="39259" w:author="KIM, Jason" w:date="2019-04-02T13:39:00Z"/>
                <w:rFonts w:ascii="Calibri" w:eastAsia="Times New Roman" w:hAnsi="Calibri" w:cs="Calibri"/>
                <w:color w:val="000000"/>
                <w:lang w:eastAsia="en-AU"/>
              </w:rPr>
            </w:pPr>
            <w:ins w:id="39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61" w:author="KIM, Jason" w:date="2019-04-02T13:39:00Z"/>
        </w:trPr>
        <w:tc>
          <w:tcPr>
            <w:tcW w:w="708" w:type="pct"/>
            <w:vMerge/>
            <w:hideMark/>
          </w:tcPr>
          <w:p w:rsidR="00110C18" w:rsidRPr="0056388D" w:rsidRDefault="00110C18" w:rsidP="00063728">
            <w:pPr>
              <w:rPr>
                <w:ins w:id="39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63" w:author="KIM, Jason" w:date="2019-04-02T13:39:00Z"/>
                <w:rFonts w:ascii="Calibri" w:eastAsia="Times New Roman" w:hAnsi="Calibri" w:cs="Calibri"/>
                <w:color w:val="000000"/>
                <w:lang w:eastAsia="en-AU"/>
              </w:rPr>
            </w:pPr>
            <w:ins w:id="39264"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65" w:author="KIM, Jason" w:date="2019-04-02T13:39:00Z"/>
                <w:rFonts w:ascii="Calibri" w:eastAsia="Times New Roman" w:hAnsi="Calibri" w:cs="Calibri"/>
                <w:color w:val="000000"/>
                <w:lang w:eastAsia="en-AU"/>
              </w:rPr>
            </w:pPr>
            <w:ins w:id="3926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67" w:author="KIM, Jason" w:date="2019-04-02T13:39:00Z"/>
                <w:rFonts w:ascii="Calibri" w:eastAsia="Times New Roman" w:hAnsi="Calibri" w:cs="Calibri"/>
                <w:color w:val="000000"/>
                <w:lang w:eastAsia="en-AU"/>
              </w:rPr>
            </w:pPr>
            <w:ins w:id="39268" w:author="KIM, Jason" w:date="2019-04-02T13:39:00Z">
              <w:r w:rsidRPr="0056388D">
                <w:rPr>
                  <w:rFonts w:ascii="Calibri" w:eastAsia="Times New Roman" w:hAnsi="Calibri" w:cs="Calibri"/>
                  <w:color w:val="000000"/>
                  <w:lang w:eastAsia="en-AU"/>
                </w:rPr>
                <w:t>LLN7019</w:t>
              </w:r>
            </w:ins>
          </w:p>
        </w:tc>
        <w:tc>
          <w:tcPr>
            <w:tcW w:w="933" w:type="pct"/>
            <w:noWrap/>
            <w:hideMark/>
          </w:tcPr>
          <w:p w:rsidR="00110C18" w:rsidRPr="0056388D" w:rsidRDefault="00110C18" w:rsidP="00063728">
            <w:pPr>
              <w:rPr>
                <w:ins w:id="39269" w:author="KIM, Jason" w:date="2019-04-02T13:39:00Z"/>
                <w:rFonts w:ascii="Calibri" w:eastAsia="Times New Roman" w:hAnsi="Calibri" w:cs="Calibri"/>
                <w:color w:val="000000"/>
                <w:lang w:eastAsia="en-AU"/>
              </w:rPr>
            </w:pPr>
            <w:ins w:id="392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71" w:author="KIM, Jason" w:date="2019-04-02T13:39:00Z"/>
                <w:rFonts w:ascii="Calibri" w:eastAsia="Times New Roman" w:hAnsi="Calibri" w:cs="Calibri"/>
                <w:color w:val="000000"/>
                <w:lang w:eastAsia="en-AU"/>
              </w:rPr>
            </w:pPr>
            <w:ins w:id="39272" w:author="KIM, Jason" w:date="2019-04-02T13:39:00Z">
              <w:r w:rsidRPr="0056388D">
                <w:rPr>
                  <w:rFonts w:ascii="Calibri" w:eastAsia="Times New Roman" w:hAnsi="Calibri" w:cs="Calibri"/>
                  <w:color w:val="000000"/>
                  <w:lang w:eastAsia="en-AU"/>
                </w:rPr>
                <w:t>Chainage 558</w:t>
              </w:r>
            </w:ins>
          </w:p>
        </w:tc>
        <w:tc>
          <w:tcPr>
            <w:tcW w:w="764" w:type="pct"/>
            <w:noWrap/>
            <w:hideMark/>
          </w:tcPr>
          <w:p w:rsidR="00110C18" w:rsidRPr="0056388D" w:rsidRDefault="00110C18" w:rsidP="00063728">
            <w:pPr>
              <w:jc w:val="right"/>
              <w:rPr>
                <w:ins w:id="39273" w:author="KIM, Jason" w:date="2019-04-02T13:39:00Z"/>
                <w:rFonts w:ascii="Calibri" w:eastAsia="Times New Roman" w:hAnsi="Calibri" w:cs="Calibri"/>
                <w:color w:val="000000"/>
                <w:lang w:eastAsia="en-AU"/>
              </w:rPr>
            </w:pPr>
            <w:ins w:id="39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75" w:author="KIM, Jason" w:date="2019-04-02T13:39:00Z"/>
        </w:trPr>
        <w:tc>
          <w:tcPr>
            <w:tcW w:w="708" w:type="pct"/>
            <w:vMerge/>
            <w:hideMark/>
          </w:tcPr>
          <w:p w:rsidR="00110C18" w:rsidRPr="0056388D" w:rsidRDefault="00110C18" w:rsidP="00063728">
            <w:pPr>
              <w:rPr>
                <w:ins w:id="392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77" w:author="KIM, Jason" w:date="2019-04-02T13:39:00Z"/>
                <w:rFonts w:ascii="Calibri" w:eastAsia="Times New Roman" w:hAnsi="Calibri" w:cs="Calibri"/>
                <w:color w:val="000000"/>
                <w:lang w:eastAsia="en-AU"/>
              </w:rPr>
            </w:pPr>
            <w:ins w:id="39278"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79" w:author="KIM, Jason" w:date="2019-04-02T13:39:00Z"/>
                <w:rFonts w:ascii="Calibri" w:eastAsia="Times New Roman" w:hAnsi="Calibri" w:cs="Calibri"/>
                <w:color w:val="000000"/>
                <w:lang w:eastAsia="en-AU"/>
              </w:rPr>
            </w:pPr>
            <w:ins w:id="3928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81" w:author="KIM, Jason" w:date="2019-04-02T13:39:00Z"/>
                <w:rFonts w:ascii="Calibri" w:eastAsia="Times New Roman" w:hAnsi="Calibri" w:cs="Calibri"/>
                <w:color w:val="000000"/>
                <w:lang w:eastAsia="en-AU"/>
              </w:rPr>
            </w:pPr>
            <w:ins w:id="39282" w:author="KIM, Jason" w:date="2019-04-02T13:39:00Z">
              <w:r w:rsidRPr="0056388D">
                <w:rPr>
                  <w:rFonts w:ascii="Calibri" w:eastAsia="Times New Roman" w:hAnsi="Calibri" w:cs="Calibri"/>
                  <w:color w:val="000000"/>
                  <w:lang w:eastAsia="en-AU"/>
                </w:rPr>
                <w:t>LLN7020</w:t>
              </w:r>
            </w:ins>
          </w:p>
        </w:tc>
        <w:tc>
          <w:tcPr>
            <w:tcW w:w="933" w:type="pct"/>
            <w:noWrap/>
            <w:hideMark/>
          </w:tcPr>
          <w:p w:rsidR="00110C18" w:rsidRPr="0056388D" w:rsidRDefault="00110C18" w:rsidP="00063728">
            <w:pPr>
              <w:rPr>
                <w:ins w:id="39283" w:author="KIM, Jason" w:date="2019-04-02T13:39:00Z"/>
                <w:rFonts w:ascii="Calibri" w:eastAsia="Times New Roman" w:hAnsi="Calibri" w:cs="Calibri"/>
                <w:color w:val="000000"/>
                <w:lang w:eastAsia="en-AU"/>
              </w:rPr>
            </w:pPr>
            <w:ins w:id="392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85" w:author="KIM, Jason" w:date="2019-04-02T13:39:00Z"/>
                <w:rFonts w:ascii="Calibri" w:eastAsia="Times New Roman" w:hAnsi="Calibri" w:cs="Calibri"/>
                <w:color w:val="000000"/>
                <w:lang w:eastAsia="en-AU"/>
              </w:rPr>
            </w:pPr>
            <w:ins w:id="39286" w:author="KIM, Jason" w:date="2019-04-02T13:39:00Z">
              <w:r w:rsidRPr="0056388D">
                <w:rPr>
                  <w:rFonts w:ascii="Calibri" w:eastAsia="Times New Roman" w:hAnsi="Calibri" w:cs="Calibri"/>
                  <w:color w:val="000000"/>
                  <w:lang w:eastAsia="en-AU"/>
                </w:rPr>
                <w:t>Chainage 567</w:t>
              </w:r>
            </w:ins>
          </w:p>
        </w:tc>
        <w:tc>
          <w:tcPr>
            <w:tcW w:w="764" w:type="pct"/>
            <w:noWrap/>
            <w:hideMark/>
          </w:tcPr>
          <w:p w:rsidR="00110C18" w:rsidRPr="0056388D" w:rsidRDefault="00110C18" w:rsidP="00063728">
            <w:pPr>
              <w:jc w:val="right"/>
              <w:rPr>
                <w:ins w:id="39287" w:author="KIM, Jason" w:date="2019-04-02T13:39:00Z"/>
                <w:rFonts w:ascii="Calibri" w:eastAsia="Times New Roman" w:hAnsi="Calibri" w:cs="Calibri"/>
                <w:color w:val="000000"/>
                <w:lang w:eastAsia="en-AU"/>
              </w:rPr>
            </w:pPr>
            <w:ins w:id="392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89" w:author="KIM, Jason" w:date="2019-04-02T13:39:00Z"/>
        </w:trPr>
        <w:tc>
          <w:tcPr>
            <w:tcW w:w="708" w:type="pct"/>
            <w:vMerge/>
            <w:hideMark/>
          </w:tcPr>
          <w:p w:rsidR="00110C18" w:rsidRPr="0056388D" w:rsidRDefault="00110C18" w:rsidP="00063728">
            <w:pPr>
              <w:rPr>
                <w:ins w:id="392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91" w:author="KIM, Jason" w:date="2019-04-02T13:39:00Z"/>
                <w:rFonts w:ascii="Calibri" w:eastAsia="Times New Roman" w:hAnsi="Calibri" w:cs="Calibri"/>
                <w:color w:val="000000"/>
                <w:lang w:eastAsia="en-AU"/>
              </w:rPr>
            </w:pPr>
            <w:ins w:id="39292"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93" w:author="KIM, Jason" w:date="2019-04-02T13:39:00Z"/>
                <w:rFonts w:ascii="Calibri" w:eastAsia="Times New Roman" w:hAnsi="Calibri" w:cs="Calibri"/>
                <w:color w:val="000000"/>
                <w:lang w:eastAsia="en-AU"/>
              </w:rPr>
            </w:pPr>
            <w:ins w:id="3929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95" w:author="KIM, Jason" w:date="2019-04-02T13:39:00Z"/>
                <w:rFonts w:ascii="Calibri" w:eastAsia="Times New Roman" w:hAnsi="Calibri" w:cs="Calibri"/>
                <w:color w:val="000000"/>
                <w:lang w:eastAsia="en-AU"/>
              </w:rPr>
            </w:pPr>
            <w:ins w:id="39296" w:author="KIM, Jason" w:date="2019-04-02T13:39:00Z">
              <w:r w:rsidRPr="0056388D">
                <w:rPr>
                  <w:rFonts w:ascii="Calibri" w:eastAsia="Times New Roman" w:hAnsi="Calibri" w:cs="Calibri"/>
                  <w:color w:val="000000"/>
                  <w:lang w:eastAsia="en-AU"/>
                </w:rPr>
                <w:t>LLN7021</w:t>
              </w:r>
            </w:ins>
          </w:p>
        </w:tc>
        <w:tc>
          <w:tcPr>
            <w:tcW w:w="933" w:type="pct"/>
            <w:noWrap/>
            <w:hideMark/>
          </w:tcPr>
          <w:p w:rsidR="00110C18" w:rsidRPr="0056388D" w:rsidRDefault="00110C18" w:rsidP="00063728">
            <w:pPr>
              <w:rPr>
                <w:ins w:id="39297" w:author="KIM, Jason" w:date="2019-04-02T13:39:00Z"/>
                <w:rFonts w:ascii="Calibri" w:eastAsia="Times New Roman" w:hAnsi="Calibri" w:cs="Calibri"/>
                <w:color w:val="000000"/>
                <w:lang w:eastAsia="en-AU"/>
              </w:rPr>
            </w:pPr>
            <w:ins w:id="392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99" w:author="KIM, Jason" w:date="2019-04-02T13:39:00Z"/>
                <w:rFonts w:ascii="Calibri" w:eastAsia="Times New Roman" w:hAnsi="Calibri" w:cs="Calibri"/>
                <w:color w:val="000000"/>
                <w:lang w:eastAsia="en-AU"/>
              </w:rPr>
            </w:pPr>
            <w:ins w:id="39300" w:author="KIM, Jason" w:date="2019-04-02T13:39:00Z">
              <w:r w:rsidRPr="0056388D">
                <w:rPr>
                  <w:rFonts w:ascii="Calibri" w:eastAsia="Times New Roman" w:hAnsi="Calibri" w:cs="Calibri"/>
                  <w:color w:val="000000"/>
                  <w:lang w:eastAsia="en-AU"/>
                </w:rPr>
                <w:t>Chainage 578</w:t>
              </w:r>
            </w:ins>
          </w:p>
        </w:tc>
        <w:tc>
          <w:tcPr>
            <w:tcW w:w="764" w:type="pct"/>
            <w:noWrap/>
            <w:hideMark/>
          </w:tcPr>
          <w:p w:rsidR="00110C18" w:rsidRPr="0056388D" w:rsidRDefault="00110C18" w:rsidP="00063728">
            <w:pPr>
              <w:jc w:val="right"/>
              <w:rPr>
                <w:ins w:id="39301" w:author="KIM, Jason" w:date="2019-04-02T13:39:00Z"/>
                <w:rFonts w:ascii="Calibri" w:eastAsia="Times New Roman" w:hAnsi="Calibri" w:cs="Calibri"/>
                <w:color w:val="000000"/>
                <w:lang w:eastAsia="en-AU"/>
              </w:rPr>
            </w:pPr>
            <w:ins w:id="39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03" w:author="KIM, Jason" w:date="2019-04-02T13:39:00Z"/>
        </w:trPr>
        <w:tc>
          <w:tcPr>
            <w:tcW w:w="708" w:type="pct"/>
            <w:vMerge/>
            <w:hideMark/>
          </w:tcPr>
          <w:p w:rsidR="00110C18" w:rsidRPr="0056388D" w:rsidRDefault="00110C18" w:rsidP="00063728">
            <w:pPr>
              <w:rPr>
                <w:ins w:id="39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05" w:author="KIM, Jason" w:date="2019-04-02T13:39:00Z"/>
                <w:rFonts w:ascii="Calibri" w:eastAsia="Times New Roman" w:hAnsi="Calibri" w:cs="Calibri"/>
                <w:color w:val="000000"/>
                <w:lang w:eastAsia="en-AU"/>
              </w:rPr>
            </w:pPr>
            <w:ins w:id="39306"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07" w:author="KIM, Jason" w:date="2019-04-02T13:39:00Z"/>
                <w:rFonts w:ascii="Calibri" w:eastAsia="Times New Roman" w:hAnsi="Calibri" w:cs="Calibri"/>
                <w:color w:val="000000"/>
                <w:lang w:eastAsia="en-AU"/>
              </w:rPr>
            </w:pPr>
            <w:ins w:id="3930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09" w:author="KIM, Jason" w:date="2019-04-02T13:39:00Z"/>
                <w:rFonts w:ascii="Calibri" w:eastAsia="Times New Roman" w:hAnsi="Calibri" w:cs="Calibri"/>
                <w:color w:val="000000"/>
                <w:lang w:eastAsia="en-AU"/>
              </w:rPr>
            </w:pPr>
            <w:ins w:id="39310" w:author="KIM, Jason" w:date="2019-04-02T13:39:00Z">
              <w:r w:rsidRPr="0056388D">
                <w:rPr>
                  <w:rFonts w:ascii="Calibri" w:eastAsia="Times New Roman" w:hAnsi="Calibri" w:cs="Calibri"/>
                  <w:color w:val="000000"/>
                  <w:lang w:eastAsia="en-AU"/>
                </w:rPr>
                <w:t>LLN7022</w:t>
              </w:r>
            </w:ins>
          </w:p>
        </w:tc>
        <w:tc>
          <w:tcPr>
            <w:tcW w:w="933" w:type="pct"/>
            <w:noWrap/>
            <w:hideMark/>
          </w:tcPr>
          <w:p w:rsidR="00110C18" w:rsidRPr="0056388D" w:rsidRDefault="00110C18" w:rsidP="00063728">
            <w:pPr>
              <w:rPr>
                <w:ins w:id="39311" w:author="KIM, Jason" w:date="2019-04-02T13:39:00Z"/>
                <w:rFonts w:ascii="Calibri" w:eastAsia="Times New Roman" w:hAnsi="Calibri" w:cs="Calibri"/>
                <w:color w:val="000000"/>
                <w:lang w:eastAsia="en-AU"/>
              </w:rPr>
            </w:pPr>
            <w:ins w:id="393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13" w:author="KIM, Jason" w:date="2019-04-02T13:39:00Z"/>
                <w:rFonts w:ascii="Calibri" w:eastAsia="Times New Roman" w:hAnsi="Calibri" w:cs="Calibri"/>
                <w:color w:val="000000"/>
                <w:lang w:eastAsia="en-AU"/>
              </w:rPr>
            </w:pPr>
            <w:ins w:id="39314" w:author="KIM, Jason" w:date="2019-04-02T13:39:00Z">
              <w:r w:rsidRPr="0056388D">
                <w:rPr>
                  <w:rFonts w:ascii="Calibri" w:eastAsia="Times New Roman" w:hAnsi="Calibri" w:cs="Calibri"/>
                  <w:color w:val="000000"/>
                  <w:lang w:eastAsia="en-AU"/>
                </w:rPr>
                <w:t>Chainage 587</w:t>
              </w:r>
            </w:ins>
          </w:p>
        </w:tc>
        <w:tc>
          <w:tcPr>
            <w:tcW w:w="764" w:type="pct"/>
            <w:noWrap/>
            <w:hideMark/>
          </w:tcPr>
          <w:p w:rsidR="00110C18" w:rsidRPr="0056388D" w:rsidRDefault="00110C18" w:rsidP="00063728">
            <w:pPr>
              <w:jc w:val="right"/>
              <w:rPr>
                <w:ins w:id="39315" w:author="KIM, Jason" w:date="2019-04-02T13:39:00Z"/>
                <w:rFonts w:ascii="Calibri" w:eastAsia="Times New Roman" w:hAnsi="Calibri" w:cs="Calibri"/>
                <w:color w:val="000000"/>
                <w:lang w:eastAsia="en-AU"/>
              </w:rPr>
            </w:pPr>
            <w:ins w:id="39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17" w:author="KIM, Jason" w:date="2019-04-02T13:39:00Z"/>
        </w:trPr>
        <w:tc>
          <w:tcPr>
            <w:tcW w:w="708" w:type="pct"/>
            <w:vMerge/>
            <w:hideMark/>
          </w:tcPr>
          <w:p w:rsidR="00110C18" w:rsidRPr="0056388D" w:rsidRDefault="00110C18" w:rsidP="00063728">
            <w:pPr>
              <w:rPr>
                <w:ins w:id="39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19" w:author="KIM, Jason" w:date="2019-04-02T13:39:00Z"/>
                <w:rFonts w:ascii="Calibri" w:eastAsia="Times New Roman" w:hAnsi="Calibri" w:cs="Calibri"/>
                <w:color w:val="000000"/>
                <w:lang w:eastAsia="en-AU"/>
              </w:rPr>
            </w:pPr>
            <w:ins w:id="39320"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21" w:author="KIM, Jason" w:date="2019-04-02T13:39:00Z"/>
                <w:rFonts w:ascii="Calibri" w:eastAsia="Times New Roman" w:hAnsi="Calibri" w:cs="Calibri"/>
                <w:color w:val="000000"/>
                <w:lang w:eastAsia="en-AU"/>
              </w:rPr>
            </w:pPr>
            <w:ins w:id="3932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23" w:author="KIM, Jason" w:date="2019-04-02T13:39:00Z"/>
                <w:rFonts w:ascii="Calibri" w:eastAsia="Times New Roman" w:hAnsi="Calibri" w:cs="Calibri"/>
                <w:color w:val="000000"/>
                <w:lang w:eastAsia="en-AU"/>
              </w:rPr>
            </w:pPr>
            <w:ins w:id="39324" w:author="KIM, Jason" w:date="2019-04-02T13:39:00Z">
              <w:r w:rsidRPr="0056388D">
                <w:rPr>
                  <w:rFonts w:ascii="Calibri" w:eastAsia="Times New Roman" w:hAnsi="Calibri" w:cs="Calibri"/>
                  <w:color w:val="000000"/>
                  <w:lang w:eastAsia="en-AU"/>
                </w:rPr>
                <w:t>LLN7023</w:t>
              </w:r>
            </w:ins>
          </w:p>
        </w:tc>
        <w:tc>
          <w:tcPr>
            <w:tcW w:w="933" w:type="pct"/>
            <w:noWrap/>
            <w:hideMark/>
          </w:tcPr>
          <w:p w:rsidR="00110C18" w:rsidRPr="0056388D" w:rsidRDefault="00110C18" w:rsidP="00063728">
            <w:pPr>
              <w:rPr>
                <w:ins w:id="39325" w:author="KIM, Jason" w:date="2019-04-02T13:39:00Z"/>
                <w:rFonts w:ascii="Calibri" w:eastAsia="Times New Roman" w:hAnsi="Calibri" w:cs="Calibri"/>
                <w:color w:val="000000"/>
                <w:lang w:eastAsia="en-AU"/>
              </w:rPr>
            </w:pPr>
            <w:ins w:id="393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27" w:author="KIM, Jason" w:date="2019-04-02T13:39:00Z"/>
                <w:rFonts w:ascii="Calibri" w:eastAsia="Times New Roman" w:hAnsi="Calibri" w:cs="Calibri"/>
                <w:color w:val="000000"/>
                <w:lang w:eastAsia="en-AU"/>
              </w:rPr>
            </w:pPr>
            <w:ins w:id="39328" w:author="KIM, Jason" w:date="2019-04-02T13:39:00Z">
              <w:r w:rsidRPr="0056388D">
                <w:rPr>
                  <w:rFonts w:ascii="Calibri" w:eastAsia="Times New Roman" w:hAnsi="Calibri" w:cs="Calibri"/>
                  <w:color w:val="000000"/>
                  <w:lang w:eastAsia="en-AU"/>
                </w:rPr>
                <w:t>Chainage 597</w:t>
              </w:r>
            </w:ins>
          </w:p>
        </w:tc>
        <w:tc>
          <w:tcPr>
            <w:tcW w:w="764" w:type="pct"/>
            <w:noWrap/>
            <w:hideMark/>
          </w:tcPr>
          <w:p w:rsidR="00110C18" w:rsidRPr="0056388D" w:rsidRDefault="00110C18" w:rsidP="00063728">
            <w:pPr>
              <w:jc w:val="right"/>
              <w:rPr>
                <w:ins w:id="39329" w:author="KIM, Jason" w:date="2019-04-02T13:39:00Z"/>
                <w:rFonts w:ascii="Calibri" w:eastAsia="Times New Roman" w:hAnsi="Calibri" w:cs="Calibri"/>
                <w:color w:val="000000"/>
                <w:lang w:eastAsia="en-AU"/>
              </w:rPr>
            </w:pPr>
            <w:ins w:id="39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31" w:author="KIM, Jason" w:date="2019-04-02T13:39:00Z"/>
        </w:trPr>
        <w:tc>
          <w:tcPr>
            <w:tcW w:w="708" w:type="pct"/>
            <w:vMerge/>
            <w:hideMark/>
          </w:tcPr>
          <w:p w:rsidR="00110C18" w:rsidRPr="0056388D" w:rsidRDefault="00110C18" w:rsidP="00063728">
            <w:pPr>
              <w:rPr>
                <w:ins w:id="393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33" w:author="KIM, Jason" w:date="2019-04-02T13:39:00Z"/>
                <w:rFonts w:ascii="Calibri" w:eastAsia="Times New Roman" w:hAnsi="Calibri" w:cs="Calibri"/>
                <w:color w:val="000000"/>
                <w:lang w:eastAsia="en-AU"/>
              </w:rPr>
            </w:pPr>
            <w:ins w:id="39334"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35" w:author="KIM, Jason" w:date="2019-04-02T13:39:00Z"/>
                <w:rFonts w:ascii="Calibri" w:eastAsia="Times New Roman" w:hAnsi="Calibri" w:cs="Calibri"/>
                <w:color w:val="000000"/>
                <w:lang w:eastAsia="en-AU"/>
              </w:rPr>
            </w:pPr>
            <w:ins w:id="3933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37" w:author="KIM, Jason" w:date="2019-04-02T13:39:00Z"/>
                <w:rFonts w:ascii="Calibri" w:eastAsia="Times New Roman" w:hAnsi="Calibri" w:cs="Calibri"/>
                <w:color w:val="000000"/>
                <w:lang w:eastAsia="en-AU"/>
              </w:rPr>
            </w:pPr>
            <w:ins w:id="39338" w:author="KIM, Jason" w:date="2019-04-02T13:39:00Z">
              <w:r w:rsidRPr="0056388D">
                <w:rPr>
                  <w:rFonts w:ascii="Calibri" w:eastAsia="Times New Roman" w:hAnsi="Calibri" w:cs="Calibri"/>
                  <w:color w:val="000000"/>
                  <w:lang w:eastAsia="en-AU"/>
                </w:rPr>
                <w:t>LLN7024</w:t>
              </w:r>
            </w:ins>
          </w:p>
        </w:tc>
        <w:tc>
          <w:tcPr>
            <w:tcW w:w="933" w:type="pct"/>
            <w:noWrap/>
            <w:hideMark/>
          </w:tcPr>
          <w:p w:rsidR="00110C18" w:rsidRPr="0056388D" w:rsidRDefault="00110C18" w:rsidP="00063728">
            <w:pPr>
              <w:rPr>
                <w:ins w:id="39339" w:author="KIM, Jason" w:date="2019-04-02T13:39:00Z"/>
                <w:rFonts w:ascii="Calibri" w:eastAsia="Times New Roman" w:hAnsi="Calibri" w:cs="Calibri"/>
                <w:color w:val="000000"/>
                <w:lang w:eastAsia="en-AU"/>
              </w:rPr>
            </w:pPr>
            <w:ins w:id="393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41" w:author="KIM, Jason" w:date="2019-04-02T13:39:00Z"/>
                <w:rFonts w:ascii="Calibri" w:eastAsia="Times New Roman" w:hAnsi="Calibri" w:cs="Calibri"/>
                <w:color w:val="000000"/>
                <w:lang w:eastAsia="en-AU"/>
              </w:rPr>
            </w:pPr>
            <w:ins w:id="39342" w:author="KIM, Jason" w:date="2019-04-02T13:39:00Z">
              <w:r w:rsidRPr="0056388D">
                <w:rPr>
                  <w:rFonts w:ascii="Calibri" w:eastAsia="Times New Roman" w:hAnsi="Calibri" w:cs="Calibri"/>
                  <w:color w:val="000000"/>
                  <w:lang w:eastAsia="en-AU"/>
                </w:rPr>
                <w:t>Chainage 607</w:t>
              </w:r>
            </w:ins>
          </w:p>
        </w:tc>
        <w:tc>
          <w:tcPr>
            <w:tcW w:w="764" w:type="pct"/>
            <w:noWrap/>
            <w:hideMark/>
          </w:tcPr>
          <w:p w:rsidR="00110C18" w:rsidRPr="0056388D" w:rsidRDefault="00110C18" w:rsidP="00063728">
            <w:pPr>
              <w:jc w:val="right"/>
              <w:rPr>
                <w:ins w:id="39343" w:author="KIM, Jason" w:date="2019-04-02T13:39:00Z"/>
                <w:rFonts w:ascii="Calibri" w:eastAsia="Times New Roman" w:hAnsi="Calibri" w:cs="Calibri"/>
                <w:color w:val="000000"/>
                <w:lang w:eastAsia="en-AU"/>
              </w:rPr>
            </w:pPr>
            <w:ins w:id="393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45" w:author="KIM, Jason" w:date="2019-04-02T13:39:00Z"/>
        </w:trPr>
        <w:tc>
          <w:tcPr>
            <w:tcW w:w="708" w:type="pct"/>
            <w:vMerge w:val="restart"/>
            <w:noWrap/>
            <w:hideMark/>
          </w:tcPr>
          <w:p w:rsidR="00110C18" w:rsidRPr="0056388D" w:rsidRDefault="00110C18" w:rsidP="00063728">
            <w:pPr>
              <w:rPr>
                <w:ins w:id="39346" w:author="KIM, Jason" w:date="2019-04-02T13:39:00Z"/>
                <w:rFonts w:ascii="Calibri" w:eastAsia="Times New Roman" w:hAnsi="Calibri" w:cs="Calibri"/>
                <w:color w:val="000000"/>
                <w:lang w:eastAsia="en-AU"/>
              </w:rPr>
            </w:pPr>
            <w:ins w:id="39347" w:author="KIM, Jason" w:date="2019-04-02T13:39:00Z">
              <w:r w:rsidRPr="0056388D">
                <w:rPr>
                  <w:rFonts w:ascii="Calibri" w:eastAsia="Times New Roman" w:hAnsi="Calibri" w:cs="Calibri"/>
                  <w:color w:val="000000"/>
                  <w:lang w:eastAsia="en-AU"/>
                </w:rPr>
                <w:t>LLE84K71</w:t>
              </w:r>
            </w:ins>
          </w:p>
        </w:tc>
        <w:tc>
          <w:tcPr>
            <w:tcW w:w="605" w:type="pct"/>
            <w:noWrap/>
            <w:hideMark/>
          </w:tcPr>
          <w:p w:rsidR="00110C18" w:rsidRPr="0056388D" w:rsidRDefault="00110C18" w:rsidP="00063728">
            <w:pPr>
              <w:rPr>
                <w:ins w:id="39348" w:author="KIM, Jason" w:date="2019-04-02T13:39:00Z"/>
                <w:rFonts w:ascii="Calibri" w:eastAsia="Times New Roman" w:hAnsi="Calibri" w:cs="Calibri"/>
                <w:color w:val="000000"/>
                <w:lang w:eastAsia="en-AU"/>
              </w:rPr>
            </w:pPr>
            <w:ins w:id="39349"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50" w:author="KIM, Jason" w:date="2019-04-02T13:39:00Z"/>
                <w:rFonts w:ascii="Calibri" w:eastAsia="Times New Roman" w:hAnsi="Calibri" w:cs="Calibri"/>
                <w:color w:val="000000"/>
                <w:lang w:eastAsia="en-AU"/>
              </w:rPr>
            </w:pPr>
            <w:ins w:id="3935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52" w:author="KIM, Jason" w:date="2019-04-02T13:39:00Z"/>
                <w:rFonts w:ascii="Calibri" w:eastAsia="Times New Roman" w:hAnsi="Calibri" w:cs="Calibri"/>
                <w:color w:val="000000"/>
                <w:lang w:eastAsia="en-AU"/>
              </w:rPr>
            </w:pPr>
            <w:ins w:id="39353" w:author="KIM, Jason" w:date="2019-04-02T13:39:00Z">
              <w:r w:rsidRPr="0056388D">
                <w:rPr>
                  <w:rFonts w:ascii="Calibri" w:eastAsia="Times New Roman" w:hAnsi="Calibri" w:cs="Calibri"/>
                  <w:color w:val="000000"/>
                  <w:lang w:eastAsia="en-AU"/>
                </w:rPr>
                <w:t>LLS8041</w:t>
              </w:r>
            </w:ins>
          </w:p>
        </w:tc>
        <w:tc>
          <w:tcPr>
            <w:tcW w:w="933" w:type="pct"/>
            <w:noWrap/>
            <w:hideMark/>
          </w:tcPr>
          <w:p w:rsidR="00110C18" w:rsidRPr="0056388D" w:rsidRDefault="00110C18" w:rsidP="00063728">
            <w:pPr>
              <w:rPr>
                <w:ins w:id="39354" w:author="KIM, Jason" w:date="2019-04-02T13:39:00Z"/>
                <w:rFonts w:ascii="Calibri" w:eastAsia="Times New Roman" w:hAnsi="Calibri" w:cs="Calibri"/>
                <w:color w:val="000000"/>
                <w:lang w:eastAsia="en-AU"/>
              </w:rPr>
            </w:pPr>
            <w:ins w:id="393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56" w:author="KIM, Jason" w:date="2019-04-02T13:39:00Z"/>
                <w:rFonts w:ascii="Calibri" w:eastAsia="Times New Roman" w:hAnsi="Calibri" w:cs="Calibri"/>
                <w:color w:val="000000"/>
                <w:lang w:eastAsia="en-AU"/>
              </w:rPr>
            </w:pPr>
            <w:ins w:id="39357"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39358" w:author="KIM, Jason" w:date="2019-04-02T13:39:00Z"/>
                <w:rFonts w:ascii="Calibri" w:eastAsia="Times New Roman" w:hAnsi="Calibri" w:cs="Calibri"/>
                <w:color w:val="000000"/>
                <w:lang w:eastAsia="en-AU"/>
              </w:rPr>
            </w:pPr>
            <w:ins w:id="393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60" w:author="KIM, Jason" w:date="2019-04-02T13:39:00Z"/>
        </w:trPr>
        <w:tc>
          <w:tcPr>
            <w:tcW w:w="708" w:type="pct"/>
            <w:vMerge/>
            <w:hideMark/>
          </w:tcPr>
          <w:p w:rsidR="00110C18" w:rsidRPr="0056388D" w:rsidRDefault="00110C18" w:rsidP="00063728">
            <w:pPr>
              <w:rPr>
                <w:ins w:id="393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62" w:author="KIM, Jason" w:date="2019-04-02T13:39:00Z"/>
                <w:rFonts w:ascii="Calibri" w:eastAsia="Times New Roman" w:hAnsi="Calibri" w:cs="Calibri"/>
                <w:color w:val="000000"/>
                <w:lang w:eastAsia="en-AU"/>
              </w:rPr>
            </w:pPr>
            <w:ins w:id="39363"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64" w:author="KIM, Jason" w:date="2019-04-02T13:39:00Z"/>
                <w:rFonts w:ascii="Calibri" w:eastAsia="Times New Roman" w:hAnsi="Calibri" w:cs="Calibri"/>
                <w:color w:val="000000"/>
                <w:lang w:eastAsia="en-AU"/>
              </w:rPr>
            </w:pPr>
            <w:ins w:id="3936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66" w:author="KIM, Jason" w:date="2019-04-02T13:39:00Z"/>
                <w:rFonts w:ascii="Calibri" w:eastAsia="Times New Roman" w:hAnsi="Calibri" w:cs="Calibri"/>
                <w:color w:val="000000"/>
                <w:lang w:eastAsia="en-AU"/>
              </w:rPr>
            </w:pPr>
            <w:ins w:id="39367" w:author="KIM, Jason" w:date="2019-04-02T13:39:00Z">
              <w:r w:rsidRPr="0056388D">
                <w:rPr>
                  <w:rFonts w:ascii="Calibri" w:eastAsia="Times New Roman" w:hAnsi="Calibri" w:cs="Calibri"/>
                  <w:color w:val="000000"/>
                  <w:lang w:eastAsia="en-AU"/>
                </w:rPr>
                <w:t>LLS8042</w:t>
              </w:r>
            </w:ins>
          </w:p>
        </w:tc>
        <w:tc>
          <w:tcPr>
            <w:tcW w:w="933" w:type="pct"/>
            <w:noWrap/>
            <w:hideMark/>
          </w:tcPr>
          <w:p w:rsidR="00110C18" w:rsidRPr="0056388D" w:rsidRDefault="00110C18" w:rsidP="00063728">
            <w:pPr>
              <w:rPr>
                <w:ins w:id="39368" w:author="KIM, Jason" w:date="2019-04-02T13:39:00Z"/>
                <w:rFonts w:ascii="Calibri" w:eastAsia="Times New Roman" w:hAnsi="Calibri" w:cs="Calibri"/>
                <w:color w:val="000000"/>
                <w:lang w:eastAsia="en-AU"/>
              </w:rPr>
            </w:pPr>
            <w:ins w:id="393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70" w:author="KIM, Jason" w:date="2019-04-02T13:39:00Z"/>
                <w:rFonts w:ascii="Calibri" w:eastAsia="Times New Roman" w:hAnsi="Calibri" w:cs="Calibri"/>
                <w:color w:val="000000"/>
                <w:lang w:eastAsia="en-AU"/>
              </w:rPr>
            </w:pPr>
            <w:ins w:id="39371" w:author="KIM, Jason" w:date="2019-04-02T13:39:00Z">
              <w:r w:rsidRPr="0056388D">
                <w:rPr>
                  <w:rFonts w:ascii="Calibri" w:eastAsia="Times New Roman" w:hAnsi="Calibri" w:cs="Calibri"/>
                  <w:color w:val="000000"/>
                  <w:lang w:eastAsia="en-AU"/>
                </w:rPr>
                <w:t>Chainage 878</w:t>
              </w:r>
            </w:ins>
          </w:p>
        </w:tc>
        <w:tc>
          <w:tcPr>
            <w:tcW w:w="764" w:type="pct"/>
            <w:noWrap/>
            <w:hideMark/>
          </w:tcPr>
          <w:p w:rsidR="00110C18" w:rsidRPr="0056388D" w:rsidRDefault="00110C18" w:rsidP="00063728">
            <w:pPr>
              <w:jc w:val="right"/>
              <w:rPr>
                <w:ins w:id="39372" w:author="KIM, Jason" w:date="2019-04-02T13:39:00Z"/>
                <w:rFonts w:ascii="Calibri" w:eastAsia="Times New Roman" w:hAnsi="Calibri" w:cs="Calibri"/>
                <w:color w:val="000000"/>
                <w:lang w:eastAsia="en-AU"/>
              </w:rPr>
            </w:pPr>
            <w:ins w:id="393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74" w:author="KIM, Jason" w:date="2019-04-02T13:39:00Z"/>
        </w:trPr>
        <w:tc>
          <w:tcPr>
            <w:tcW w:w="708" w:type="pct"/>
            <w:vMerge/>
            <w:hideMark/>
          </w:tcPr>
          <w:p w:rsidR="00110C18" w:rsidRPr="0056388D" w:rsidRDefault="00110C18" w:rsidP="00063728">
            <w:pPr>
              <w:rPr>
                <w:ins w:id="393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76" w:author="KIM, Jason" w:date="2019-04-02T13:39:00Z"/>
                <w:rFonts w:ascii="Calibri" w:eastAsia="Times New Roman" w:hAnsi="Calibri" w:cs="Calibri"/>
                <w:color w:val="000000"/>
                <w:lang w:eastAsia="en-AU"/>
              </w:rPr>
            </w:pPr>
            <w:ins w:id="39377"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78" w:author="KIM, Jason" w:date="2019-04-02T13:39:00Z"/>
                <w:rFonts w:ascii="Calibri" w:eastAsia="Times New Roman" w:hAnsi="Calibri" w:cs="Calibri"/>
                <w:color w:val="000000"/>
                <w:lang w:eastAsia="en-AU"/>
              </w:rPr>
            </w:pPr>
            <w:ins w:id="3937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80" w:author="KIM, Jason" w:date="2019-04-02T13:39:00Z"/>
                <w:rFonts w:ascii="Calibri" w:eastAsia="Times New Roman" w:hAnsi="Calibri" w:cs="Calibri"/>
                <w:color w:val="000000"/>
                <w:lang w:eastAsia="en-AU"/>
              </w:rPr>
            </w:pPr>
            <w:ins w:id="39381" w:author="KIM, Jason" w:date="2019-04-02T13:39:00Z">
              <w:r w:rsidRPr="0056388D">
                <w:rPr>
                  <w:rFonts w:ascii="Calibri" w:eastAsia="Times New Roman" w:hAnsi="Calibri" w:cs="Calibri"/>
                  <w:color w:val="000000"/>
                  <w:lang w:eastAsia="en-AU"/>
                </w:rPr>
                <w:t>LLS8043</w:t>
              </w:r>
            </w:ins>
          </w:p>
        </w:tc>
        <w:tc>
          <w:tcPr>
            <w:tcW w:w="933" w:type="pct"/>
            <w:noWrap/>
            <w:hideMark/>
          </w:tcPr>
          <w:p w:rsidR="00110C18" w:rsidRPr="0056388D" w:rsidRDefault="00110C18" w:rsidP="00063728">
            <w:pPr>
              <w:rPr>
                <w:ins w:id="39382" w:author="KIM, Jason" w:date="2019-04-02T13:39:00Z"/>
                <w:rFonts w:ascii="Calibri" w:eastAsia="Times New Roman" w:hAnsi="Calibri" w:cs="Calibri"/>
                <w:color w:val="000000"/>
                <w:lang w:eastAsia="en-AU"/>
              </w:rPr>
            </w:pPr>
            <w:ins w:id="393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84" w:author="KIM, Jason" w:date="2019-04-02T13:39:00Z"/>
                <w:rFonts w:ascii="Calibri" w:eastAsia="Times New Roman" w:hAnsi="Calibri" w:cs="Calibri"/>
                <w:color w:val="000000"/>
                <w:lang w:eastAsia="en-AU"/>
              </w:rPr>
            </w:pPr>
            <w:ins w:id="39385" w:author="KIM, Jason" w:date="2019-04-02T13:39:00Z">
              <w:r w:rsidRPr="0056388D">
                <w:rPr>
                  <w:rFonts w:ascii="Calibri" w:eastAsia="Times New Roman" w:hAnsi="Calibri" w:cs="Calibri"/>
                  <w:color w:val="000000"/>
                  <w:lang w:eastAsia="en-AU"/>
                </w:rPr>
                <w:t>Chainage 869</w:t>
              </w:r>
            </w:ins>
          </w:p>
        </w:tc>
        <w:tc>
          <w:tcPr>
            <w:tcW w:w="764" w:type="pct"/>
            <w:noWrap/>
            <w:hideMark/>
          </w:tcPr>
          <w:p w:rsidR="00110C18" w:rsidRPr="0056388D" w:rsidRDefault="00110C18" w:rsidP="00063728">
            <w:pPr>
              <w:jc w:val="right"/>
              <w:rPr>
                <w:ins w:id="39386" w:author="KIM, Jason" w:date="2019-04-02T13:39:00Z"/>
                <w:rFonts w:ascii="Calibri" w:eastAsia="Times New Roman" w:hAnsi="Calibri" w:cs="Calibri"/>
                <w:color w:val="000000"/>
                <w:lang w:eastAsia="en-AU"/>
              </w:rPr>
            </w:pPr>
            <w:ins w:id="39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88" w:author="KIM, Jason" w:date="2019-04-02T13:39:00Z"/>
        </w:trPr>
        <w:tc>
          <w:tcPr>
            <w:tcW w:w="708" w:type="pct"/>
            <w:vMerge/>
            <w:hideMark/>
          </w:tcPr>
          <w:p w:rsidR="00110C18" w:rsidRPr="0056388D" w:rsidRDefault="00110C18" w:rsidP="00063728">
            <w:pPr>
              <w:rPr>
                <w:ins w:id="39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90" w:author="KIM, Jason" w:date="2019-04-02T13:39:00Z"/>
                <w:rFonts w:ascii="Calibri" w:eastAsia="Times New Roman" w:hAnsi="Calibri" w:cs="Calibri"/>
                <w:color w:val="000000"/>
                <w:lang w:eastAsia="en-AU"/>
              </w:rPr>
            </w:pPr>
            <w:ins w:id="39391"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92" w:author="KIM, Jason" w:date="2019-04-02T13:39:00Z"/>
                <w:rFonts w:ascii="Calibri" w:eastAsia="Times New Roman" w:hAnsi="Calibri" w:cs="Calibri"/>
                <w:color w:val="000000"/>
                <w:lang w:eastAsia="en-AU"/>
              </w:rPr>
            </w:pPr>
            <w:ins w:id="3939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94" w:author="KIM, Jason" w:date="2019-04-02T13:39:00Z"/>
                <w:rFonts w:ascii="Calibri" w:eastAsia="Times New Roman" w:hAnsi="Calibri" w:cs="Calibri"/>
                <w:color w:val="000000"/>
                <w:lang w:eastAsia="en-AU"/>
              </w:rPr>
            </w:pPr>
            <w:ins w:id="39395" w:author="KIM, Jason" w:date="2019-04-02T13:39:00Z">
              <w:r w:rsidRPr="0056388D">
                <w:rPr>
                  <w:rFonts w:ascii="Calibri" w:eastAsia="Times New Roman" w:hAnsi="Calibri" w:cs="Calibri"/>
                  <w:color w:val="000000"/>
                  <w:lang w:eastAsia="en-AU"/>
                </w:rPr>
                <w:t>LLS8044</w:t>
              </w:r>
            </w:ins>
          </w:p>
        </w:tc>
        <w:tc>
          <w:tcPr>
            <w:tcW w:w="933" w:type="pct"/>
            <w:noWrap/>
            <w:hideMark/>
          </w:tcPr>
          <w:p w:rsidR="00110C18" w:rsidRPr="0056388D" w:rsidRDefault="00110C18" w:rsidP="00063728">
            <w:pPr>
              <w:rPr>
                <w:ins w:id="39396" w:author="KIM, Jason" w:date="2019-04-02T13:39:00Z"/>
                <w:rFonts w:ascii="Calibri" w:eastAsia="Times New Roman" w:hAnsi="Calibri" w:cs="Calibri"/>
                <w:color w:val="000000"/>
                <w:lang w:eastAsia="en-AU"/>
              </w:rPr>
            </w:pPr>
            <w:ins w:id="393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98" w:author="KIM, Jason" w:date="2019-04-02T13:39:00Z"/>
                <w:rFonts w:ascii="Calibri" w:eastAsia="Times New Roman" w:hAnsi="Calibri" w:cs="Calibri"/>
                <w:color w:val="000000"/>
                <w:lang w:eastAsia="en-AU"/>
              </w:rPr>
            </w:pPr>
            <w:ins w:id="39399" w:author="KIM, Jason" w:date="2019-04-02T13:39:00Z">
              <w:r w:rsidRPr="0056388D">
                <w:rPr>
                  <w:rFonts w:ascii="Calibri" w:eastAsia="Times New Roman" w:hAnsi="Calibri" w:cs="Calibri"/>
                  <w:color w:val="000000"/>
                  <w:lang w:eastAsia="en-AU"/>
                </w:rPr>
                <w:t>Chainage 859</w:t>
              </w:r>
            </w:ins>
          </w:p>
        </w:tc>
        <w:tc>
          <w:tcPr>
            <w:tcW w:w="764" w:type="pct"/>
            <w:noWrap/>
            <w:hideMark/>
          </w:tcPr>
          <w:p w:rsidR="00110C18" w:rsidRPr="0056388D" w:rsidRDefault="00110C18" w:rsidP="00063728">
            <w:pPr>
              <w:jc w:val="right"/>
              <w:rPr>
                <w:ins w:id="39400" w:author="KIM, Jason" w:date="2019-04-02T13:39:00Z"/>
                <w:rFonts w:ascii="Calibri" w:eastAsia="Times New Roman" w:hAnsi="Calibri" w:cs="Calibri"/>
                <w:color w:val="000000"/>
                <w:lang w:eastAsia="en-AU"/>
              </w:rPr>
            </w:pPr>
            <w:ins w:id="39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02" w:author="KIM, Jason" w:date="2019-04-02T13:39:00Z"/>
        </w:trPr>
        <w:tc>
          <w:tcPr>
            <w:tcW w:w="708" w:type="pct"/>
            <w:vMerge/>
            <w:hideMark/>
          </w:tcPr>
          <w:p w:rsidR="00110C18" w:rsidRPr="0056388D" w:rsidRDefault="00110C18" w:rsidP="00063728">
            <w:pPr>
              <w:rPr>
                <w:ins w:id="39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04" w:author="KIM, Jason" w:date="2019-04-02T13:39:00Z"/>
                <w:rFonts w:ascii="Calibri" w:eastAsia="Times New Roman" w:hAnsi="Calibri" w:cs="Calibri"/>
                <w:color w:val="000000"/>
                <w:lang w:eastAsia="en-AU"/>
              </w:rPr>
            </w:pPr>
            <w:ins w:id="39405"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06" w:author="KIM, Jason" w:date="2019-04-02T13:39:00Z"/>
                <w:rFonts w:ascii="Calibri" w:eastAsia="Times New Roman" w:hAnsi="Calibri" w:cs="Calibri"/>
                <w:color w:val="000000"/>
                <w:lang w:eastAsia="en-AU"/>
              </w:rPr>
            </w:pPr>
            <w:ins w:id="3940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08" w:author="KIM, Jason" w:date="2019-04-02T13:39:00Z"/>
                <w:rFonts w:ascii="Calibri" w:eastAsia="Times New Roman" w:hAnsi="Calibri" w:cs="Calibri"/>
                <w:color w:val="000000"/>
                <w:lang w:eastAsia="en-AU"/>
              </w:rPr>
            </w:pPr>
            <w:ins w:id="39409" w:author="KIM, Jason" w:date="2019-04-02T13:39:00Z">
              <w:r w:rsidRPr="0056388D">
                <w:rPr>
                  <w:rFonts w:ascii="Calibri" w:eastAsia="Times New Roman" w:hAnsi="Calibri" w:cs="Calibri"/>
                  <w:color w:val="000000"/>
                  <w:lang w:eastAsia="en-AU"/>
                </w:rPr>
                <w:t>LLS8045</w:t>
              </w:r>
            </w:ins>
          </w:p>
        </w:tc>
        <w:tc>
          <w:tcPr>
            <w:tcW w:w="933" w:type="pct"/>
            <w:noWrap/>
            <w:hideMark/>
          </w:tcPr>
          <w:p w:rsidR="00110C18" w:rsidRPr="0056388D" w:rsidRDefault="00110C18" w:rsidP="00063728">
            <w:pPr>
              <w:rPr>
                <w:ins w:id="39410" w:author="KIM, Jason" w:date="2019-04-02T13:39:00Z"/>
                <w:rFonts w:ascii="Calibri" w:eastAsia="Times New Roman" w:hAnsi="Calibri" w:cs="Calibri"/>
                <w:color w:val="000000"/>
                <w:lang w:eastAsia="en-AU"/>
              </w:rPr>
            </w:pPr>
            <w:ins w:id="394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12" w:author="KIM, Jason" w:date="2019-04-02T13:39:00Z"/>
                <w:rFonts w:ascii="Calibri" w:eastAsia="Times New Roman" w:hAnsi="Calibri" w:cs="Calibri"/>
                <w:color w:val="000000"/>
                <w:lang w:eastAsia="en-AU"/>
              </w:rPr>
            </w:pPr>
            <w:ins w:id="39413" w:author="KIM, Jason" w:date="2019-04-02T13:39:00Z">
              <w:r w:rsidRPr="0056388D">
                <w:rPr>
                  <w:rFonts w:ascii="Calibri" w:eastAsia="Times New Roman" w:hAnsi="Calibri" w:cs="Calibri"/>
                  <w:color w:val="000000"/>
                  <w:lang w:eastAsia="en-AU"/>
                </w:rPr>
                <w:t>Chainage 850</w:t>
              </w:r>
            </w:ins>
          </w:p>
        </w:tc>
        <w:tc>
          <w:tcPr>
            <w:tcW w:w="764" w:type="pct"/>
            <w:noWrap/>
            <w:hideMark/>
          </w:tcPr>
          <w:p w:rsidR="00110C18" w:rsidRPr="0056388D" w:rsidRDefault="00110C18" w:rsidP="00063728">
            <w:pPr>
              <w:jc w:val="right"/>
              <w:rPr>
                <w:ins w:id="39414" w:author="KIM, Jason" w:date="2019-04-02T13:39:00Z"/>
                <w:rFonts w:ascii="Calibri" w:eastAsia="Times New Roman" w:hAnsi="Calibri" w:cs="Calibri"/>
                <w:color w:val="000000"/>
                <w:lang w:eastAsia="en-AU"/>
              </w:rPr>
            </w:pPr>
            <w:ins w:id="39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16" w:author="KIM, Jason" w:date="2019-04-02T13:39:00Z"/>
        </w:trPr>
        <w:tc>
          <w:tcPr>
            <w:tcW w:w="708" w:type="pct"/>
            <w:vMerge/>
            <w:hideMark/>
          </w:tcPr>
          <w:p w:rsidR="00110C18" w:rsidRPr="0056388D" w:rsidRDefault="00110C18" w:rsidP="00063728">
            <w:pPr>
              <w:rPr>
                <w:ins w:id="39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18" w:author="KIM, Jason" w:date="2019-04-02T13:39:00Z"/>
                <w:rFonts w:ascii="Calibri" w:eastAsia="Times New Roman" w:hAnsi="Calibri" w:cs="Calibri"/>
                <w:color w:val="000000"/>
                <w:lang w:eastAsia="en-AU"/>
              </w:rPr>
            </w:pPr>
            <w:ins w:id="39419"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20" w:author="KIM, Jason" w:date="2019-04-02T13:39:00Z"/>
                <w:rFonts w:ascii="Calibri" w:eastAsia="Times New Roman" w:hAnsi="Calibri" w:cs="Calibri"/>
                <w:color w:val="000000"/>
                <w:lang w:eastAsia="en-AU"/>
              </w:rPr>
            </w:pPr>
            <w:ins w:id="3942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22" w:author="KIM, Jason" w:date="2019-04-02T13:39:00Z"/>
                <w:rFonts w:ascii="Calibri" w:eastAsia="Times New Roman" w:hAnsi="Calibri" w:cs="Calibri"/>
                <w:color w:val="000000"/>
                <w:lang w:eastAsia="en-AU"/>
              </w:rPr>
            </w:pPr>
            <w:ins w:id="39423" w:author="KIM, Jason" w:date="2019-04-02T13:39:00Z">
              <w:r w:rsidRPr="0056388D">
                <w:rPr>
                  <w:rFonts w:ascii="Calibri" w:eastAsia="Times New Roman" w:hAnsi="Calibri" w:cs="Calibri"/>
                  <w:color w:val="000000"/>
                  <w:lang w:eastAsia="en-AU"/>
                </w:rPr>
                <w:t>LLS8046</w:t>
              </w:r>
            </w:ins>
          </w:p>
        </w:tc>
        <w:tc>
          <w:tcPr>
            <w:tcW w:w="933" w:type="pct"/>
            <w:noWrap/>
            <w:hideMark/>
          </w:tcPr>
          <w:p w:rsidR="00110C18" w:rsidRPr="0056388D" w:rsidRDefault="00110C18" w:rsidP="00063728">
            <w:pPr>
              <w:rPr>
                <w:ins w:id="39424" w:author="KIM, Jason" w:date="2019-04-02T13:39:00Z"/>
                <w:rFonts w:ascii="Calibri" w:eastAsia="Times New Roman" w:hAnsi="Calibri" w:cs="Calibri"/>
                <w:color w:val="000000"/>
                <w:lang w:eastAsia="en-AU"/>
              </w:rPr>
            </w:pPr>
            <w:ins w:id="394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26" w:author="KIM, Jason" w:date="2019-04-02T13:39:00Z"/>
                <w:rFonts w:ascii="Calibri" w:eastAsia="Times New Roman" w:hAnsi="Calibri" w:cs="Calibri"/>
                <w:color w:val="000000"/>
                <w:lang w:eastAsia="en-AU"/>
              </w:rPr>
            </w:pPr>
            <w:ins w:id="39427" w:author="KIM, Jason" w:date="2019-04-02T13:39:00Z">
              <w:r w:rsidRPr="0056388D">
                <w:rPr>
                  <w:rFonts w:ascii="Calibri" w:eastAsia="Times New Roman" w:hAnsi="Calibri" w:cs="Calibri"/>
                  <w:color w:val="000000"/>
                  <w:lang w:eastAsia="en-AU"/>
                </w:rPr>
                <w:t>Chainage 840</w:t>
              </w:r>
            </w:ins>
          </w:p>
        </w:tc>
        <w:tc>
          <w:tcPr>
            <w:tcW w:w="764" w:type="pct"/>
            <w:noWrap/>
            <w:hideMark/>
          </w:tcPr>
          <w:p w:rsidR="00110C18" w:rsidRPr="0056388D" w:rsidRDefault="00110C18" w:rsidP="00063728">
            <w:pPr>
              <w:jc w:val="right"/>
              <w:rPr>
                <w:ins w:id="39428" w:author="KIM, Jason" w:date="2019-04-02T13:39:00Z"/>
                <w:rFonts w:ascii="Calibri" w:eastAsia="Times New Roman" w:hAnsi="Calibri" w:cs="Calibri"/>
                <w:color w:val="000000"/>
                <w:lang w:eastAsia="en-AU"/>
              </w:rPr>
            </w:pPr>
            <w:ins w:id="39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30" w:author="KIM, Jason" w:date="2019-04-02T13:39:00Z"/>
        </w:trPr>
        <w:tc>
          <w:tcPr>
            <w:tcW w:w="708" w:type="pct"/>
            <w:vMerge/>
            <w:hideMark/>
          </w:tcPr>
          <w:p w:rsidR="00110C18" w:rsidRPr="0056388D" w:rsidRDefault="00110C18" w:rsidP="00063728">
            <w:pPr>
              <w:rPr>
                <w:ins w:id="394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32" w:author="KIM, Jason" w:date="2019-04-02T13:39:00Z"/>
                <w:rFonts w:ascii="Calibri" w:eastAsia="Times New Roman" w:hAnsi="Calibri" w:cs="Calibri"/>
                <w:color w:val="000000"/>
                <w:lang w:eastAsia="en-AU"/>
              </w:rPr>
            </w:pPr>
            <w:ins w:id="39433"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34" w:author="KIM, Jason" w:date="2019-04-02T13:39:00Z"/>
                <w:rFonts w:ascii="Calibri" w:eastAsia="Times New Roman" w:hAnsi="Calibri" w:cs="Calibri"/>
                <w:color w:val="000000"/>
                <w:lang w:eastAsia="en-AU"/>
              </w:rPr>
            </w:pPr>
            <w:ins w:id="3943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36" w:author="KIM, Jason" w:date="2019-04-02T13:39:00Z"/>
                <w:rFonts w:ascii="Calibri" w:eastAsia="Times New Roman" w:hAnsi="Calibri" w:cs="Calibri"/>
                <w:color w:val="000000"/>
                <w:lang w:eastAsia="en-AU"/>
              </w:rPr>
            </w:pPr>
            <w:ins w:id="39437" w:author="KIM, Jason" w:date="2019-04-02T13:39:00Z">
              <w:r w:rsidRPr="0056388D">
                <w:rPr>
                  <w:rFonts w:ascii="Calibri" w:eastAsia="Times New Roman" w:hAnsi="Calibri" w:cs="Calibri"/>
                  <w:color w:val="000000"/>
                  <w:lang w:eastAsia="en-AU"/>
                </w:rPr>
                <w:t>LLS8047</w:t>
              </w:r>
            </w:ins>
          </w:p>
        </w:tc>
        <w:tc>
          <w:tcPr>
            <w:tcW w:w="933" w:type="pct"/>
            <w:noWrap/>
            <w:hideMark/>
          </w:tcPr>
          <w:p w:rsidR="00110C18" w:rsidRPr="0056388D" w:rsidRDefault="00110C18" w:rsidP="00063728">
            <w:pPr>
              <w:rPr>
                <w:ins w:id="39438" w:author="KIM, Jason" w:date="2019-04-02T13:39:00Z"/>
                <w:rFonts w:ascii="Calibri" w:eastAsia="Times New Roman" w:hAnsi="Calibri" w:cs="Calibri"/>
                <w:color w:val="000000"/>
                <w:lang w:eastAsia="en-AU"/>
              </w:rPr>
            </w:pPr>
            <w:ins w:id="394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40" w:author="KIM, Jason" w:date="2019-04-02T13:39:00Z"/>
                <w:rFonts w:ascii="Calibri" w:eastAsia="Times New Roman" w:hAnsi="Calibri" w:cs="Calibri"/>
                <w:color w:val="000000"/>
                <w:lang w:eastAsia="en-AU"/>
              </w:rPr>
            </w:pPr>
            <w:ins w:id="39441" w:author="KIM, Jason" w:date="2019-04-02T13:39:00Z">
              <w:r w:rsidRPr="0056388D">
                <w:rPr>
                  <w:rFonts w:ascii="Calibri" w:eastAsia="Times New Roman" w:hAnsi="Calibri" w:cs="Calibri"/>
                  <w:color w:val="000000"/>
                  <w:lang w:eastAsia="en-AU"/>
                </w:rPr>
                <w:t>Chainage 830</w:t>
              </w:r>
            </w:ins>
          </w:p>
        </w:tc>
        <w:tc>
          <w:tcPr>
            <w:tcW w:w="764" w:type="pct"/>
            <w:noWrap/>
            <w:hideMark/>
          </w:tcPr>
          <w:p w:rsidR="00110C18" w:rsidRPr="0056388D" w:rsidRDefault="00110C18" w:rsidP="00063728">
            <w:pPr>
              <w:jc w:val="right"/>
              <w:rPr>
                <w:ins w:id="39442" w:author="KIM, Jason" w:date="2019-04-02T13:39:00Z"/>
                <w:rFonts w:ascii="Calibri" w:eastAsia="Times New Roman" w:hAnsi="Calibri" w:cs="Calibri"/>
                <w:color w:val="000000"/>
                <w:lang w:eastAsia="en-AU"/>
              </w:rPr>
            </w:pPr>
            <w:ins w:id="39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44" w:author="KIM, Jason" w:date="2019-04-02T13:39:00Z"/>
        </w:trPr>
        <w:tc>
          <w:tcPr>
            <w:tcW w:w="708" w:type="pct"/>
            <w:vMerge/>
            <w:hideMark/>
          </w:tcPr>
          <w:p w:rsidR="00110C18" w:rsidRPr="0056388D" w:rsidRDefault="00110C18" w:rsidP="00063728">
            <w:pPr>
              <w:rPr>
                <w:ins w:id="394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46" w:author="KIM, Jason" w:date="2019-04-02T13:39:00Z"/>
                <w:rFonts w:ascii="Calibri" w:eastAsia="Times New Roman" w:hAnsi="Calibri" w:cs="Calibri"/>
                <w:color w:val="000000"/>
                <w:lang w:eastAsia="en-AU"/>
              </w:rPr>
            </w:pPr>
            <w:ins w:id="39447"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48" w:author="KIM, Jason" w:date="2019-04-02T13:39:00Z"/>
                <w:rFonts w:ascii="Calibri" w:eastAsia="Times New Roman" w:hAnsi="Calibri" w:cs="Calibri"/>
                <w:color w:val="000000"/>
                <w:lang w:eastAsia="en-AU"/>
              </w:rPr>
            </w:pPr>
            <w:ins w:id="3944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50" w:author="KIM, Jason" w:date="2019-04-02T13:39:00Z"/>
                <w:rFonts w:ascii="Calibri" w:eastAsia="Times New Roman" w:hAnsi="Calibri" w:cs="Calibri"/>
                <w:color w:val="000000"/>
                <w:lang w:eastAsia="en-AU"/>
              </w:rPr>
            </w:pPr>
            <w:ins w:id="39451" w:author="KIM, Jason" w:date="2019-04-02T13:39:00Z">
              <w:r w:rsidRPr="0056388D">
                <w:rPr>
                  <w:rFonts w:ascii="Calibri" w:eastAsia="Times New Roman" w:hAnsi="Calibri" w:cs="Calibri"/>
                  <w:color w:val="000000"/>
                  <w:lang w:eastAsia="en-AU"/>
                </w:rPr>
                <w:t>LLS8048</w:t>
              </w:r>
            </w:ins>
          </w:p>
        </w:tc>
        <w:tc>
          <w:tcPr>
            <w:tcW w:w="933" w:type="pct"/>
            <w:noWrap/>
            <w:hideMark/>
          </w:tcPr>
          <w:p w:rsidR="00110C18" w:rsidRPr="0056388D" w:rsidRDefault="00110C18" w:rsidP="00063728">
            <w:pPr>
              <w:rPr>
                <w:ins w:id="39452" w:author="KIM, Jason" w:date="2019-04-02T13:39:00Z"/>
                <w:rFonts w:ascii="Calibri" w:eastAsia="Times New Roman" w:hAnsi="Calibri" w:cs="Calibri"/>
                <w:color w:val="000000"/>
                <w:lang w:eastAsia="en-AU"/>
              </w:rPr>
            </w:pPr>
            <w:ins w:id="394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54" w:author="KIM, Jason" w:date="2019-04-02T13:39:00Z"/>
                <w:rFonts w:ascii="Calibri" w:eastAsia="Times New Roman" w:hAnsi="Calibri" w:cs="Calibri"/>
                <w:color w:val="000000"/>
                <w:lang w:eastAsia="en-AU"/>
              </w:rPr>
            </w:pPr>
            <w:ins w:id="39455" w:author="KIM, Jason" w:date="2019-04-02T13:39:00Z">
              <w:r w:rsidRPr="0056388D">
                <w:rPr>
                  <w:rFonts w:ascii="Calibri" w:eastAsia="Times New Roman" w:hAnsi="Calibri" w:cs="Calibri"/>
                  <w:color w:val="000000"/>
                  <w:lang w:eastAsia="en-AU"/>
                </w:rPr>
                <w:t>Chainage 820</w:t>
              </w:r>
            </w:ins>
          </w:p>
        </w:tc>
        <w:tc>
          <w:tcPr>
            <w:tcW w:w="764" w:type="pct"/>
            <w:noWrap/>
            <w:hideMark/>
          </w:tcPr>
          <w:p w:rsidR="00110C18" w:rsidRPr="0056388D" w:rsidRDefault="00110C18" w:rsidP="00063728">
            <w:pPr>
              <w:jc w:val="right"/>
              <w:rPr>
                <w:ins w:id="39456" w:author="KIM, Jason" w:date="2019-04-02T13:39:00Z"/>
                <w:rFonts w:ascii="Calibri" w:eastAsia="Times New Roman" w:hAnsi="Calibri" w:cs="Calibri"/>
                <w:color w:val="000000"/>
                <w:lang w:eastAsia="en-AU"/>
              </w:rPr>
            </w:pPr>
            <w:ins w:id="39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58" w:author="KIM, Jason" w:date="2019-04-02T13:39:00Z"/>
        </w:trPr>
        <w:tc>
          <w:tcPr>
            <w:tcW w:w="708" w:type="pct"/>
            <w:vMerge/>
            <w:hideMark/>
          </w:tcPr>
          <w:p w:rsidR="00110C18" w:rsidRPr="0056388D" w:rsidRDefault="00110C18" w:rsidP="00063728">
            <w:pPr>
              <w:rPr>
                <w:ins w:id="39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60" w:author="KIM, Jason" w:date="2019-04-02T13:39:00Z"/>
                <w:rFonts w:ascii="Calibri" w:eastAsia="Times New Roman" w:hAnsi="Calibri" w:cs="Calibri"/>
                <w:color w:val="000000"/>
                <w:lang w:eastAsia="en-AU"/>
              </w:rPr>
            </w:pPr>
            <w:ins w:id="39461"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62" w:author="KIM, Jason" w:date="2019-04-02T13:39:00Z"/>
                <w:rFonts w:ascii="Calibri" w:eastAsia="Times New Roman" w:hAnsi="Calibri" w:cs="Calibri"/>
                <w:color w:val="000000"/>
                <w:lang w:eastAsia="en-AU"/>
              </w:rPr>
            </w:pPr>
            <w:ins w:id="3946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64" w:author="KIM, Jason" w:date="2019-04-02T13:39:00Z"/>
                <w:rFonts w:ascii="Calibri" w:eastAsia="Times New Roman" w:hAnsi="Calibri" w:cs="Calibri"/>
                <w:color w:val="000000"/>
                <w:lang w:eastAsia="en-AU"/>
              </w:rPr>
            </w:pPr>
            <w:ins w:id="39465" w:author="KIM, Jason" w:date="2019-04-02T13:39:00Z">
              <w:r w:rsidRPr="0056388D">
                <w:rPr>
                  <w:rFonts w:ascii="Calibri" w:eastAsia="Times New Roman" w:hAnsi="Calibri" w:cs="Calibri"/>
                  <w:color w:val="000000"/>
                  <w:lang w:eastAsia="en-AU"/>
                </w:rPr>
                <w:t>LLS8049</w:t>
              </w:r>
            </w:ins>
          </w:p>
        </w:tc>
        <w:tc>
          <w:tcPr>
            <w:tcW w:w="933" w:type="pct"/>
            <w:noWrap/>
            <w:hideMark/>
          </w:tcPr>
          <w:p w:rsidR="00110C18" w:rsidRPr="0056388D" w:rsidRDefault="00110C18" w:rsidP="00063728">
            <w:pPr>
              <w:rPr>
                <w:ins w:id="39466" w:author="KIM, Jason" w:date="2019-04-02T13:39:00Z"/>
                <w:rFonts w:ascii="Calibri" w:eastAsia="Times New Roman" w:hAnsi="Calibri" w:cs="Calibri"/>
                <w:color w:val="000000"/>
                <w:lang w:eastAsia="en-AU"/>
              </w:rPr>
            </w:pPr>
            <w:ins w:id="394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68" w:author="KIM, Jason" w:date="2019-04-02T13:39:00Z"/>
                <w:rFonts w:ascii="Calibri" w:eastAsia="Times New Roman" w:hAnsi="Calibri" w:cs="Calibri"/>
                <w:color w:val="000000"/>
                <w:lang w:eastAsia="en-AU"/>
              </w:rPr>
            </w:pPr>
            <w:ins w:id="39469" w:author="KIM, Jason" w:date="2019-04-02T13:39:00Z">
              <w:r w:rsidRPr="0056388D">
                <w:rPr>
                  <w:rFonts w:ascii="Calibri" w:eastAsia="Times New Roman" w:hAnsi="Calibri" w:cs="Calibri"/>
                  <w:color w:val="000000"/>
                  <w:lang w:eastAsia="en-AU"/>
                </w:rPr>
                <w:t>Chainage 810</w:t>
              </w:r>
            </w:ins>
          </w:p>
        </w:tc>
        <w:tc>
          <w:tcPr>
            <w:tcW w:w="764" w:type="pct"/>
            <w:noWrap/>
            <w:hideMark/>
          </w:tcPr>
          <w:p w:rsidR="00110C18" w:rsidRPr="0056388D" w:rsidRDefault="00110C18" w:rsidP="00063728">
            <w:pPr>
              <w:jc w:val="right"/>
              <w:rPr>
                <w:ins w:id="39470" w:author="KIM, Jason" w:date="2019-04-02T13:39:00Z"/>
                <w:rFonts w:ascii="Calibri" w:eastAsia="Times New Roman" w:hAnsi="Calibri" w:cs="Calibri"/>
                <w:color w:val="000000"/>
                <w:lang w:eastAsia="en-AU"/>
              </w:rPr>
            </w:pPr>
            <w:ins w:id="39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72" w:author="KIM, Jason" w:date="2019-04-02T13:39:00Z"/>
        </w:trPr>
        <w:tc>
          <w:tcPr>
            <w:tcW w:w="708" w:type="pct"/>
            <w:vMerge/>
            <w:hideMark/>
          </w:tcPr>
          <w:p w:rsidR="00110C18" w:rsidRPr="0056388D" w:rsidRDefault="00110C18" w:rsidP="00063728">
            <w:pPr>
              <w:rPr>
                <w:ins w:id="39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74" w:author="KIM, Jason" w:date="2019-04-02T13:39:00Z"/>
                <w:rFonts w:ascii="Calibri" w:eastAsia="Times New Roman" w:hAnsi="Calibri" w:cs="Calibri"/>
                <w:color w:val="000000"/>
                <w:lang w:eastAsia="en-AU"/>
              </w:rPr>
            </w:pPr>
            <w:ins w:id="39475"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76" w:author="KIM, Jason" w:date="2019-04-02T13:39:00Z"/>
                <w:rFonts w:ascii="Calibri" w:eastAsia="Times New Roman" w:hAnsi="Calibri" w:cs="Calibri"/>
                <w:color w:val="000000"/>
                <w:lang w:eastAsia="en-AU"/>
              </w:rPr>
            </w:pPr>
            <w:ins w:id="3947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78" w:author="KIM, Jason" w:date="2019-04-02T13:39:00Z"/>
                <w:rFonts w:ascii="Calibri" w:eastAsia="Times New Roman" w:hAnsi="Calibri" w:cs="Calibri"/>
                <w:color w:val="000000"/>
                <w:lang w:eastAsia="en-AU"/>
              </w:rPr>
            </w:pPr>
            <w:ins w:id="39479" w:author="KIM, Jason" w:date="2019-04-02T13:39:00Z">
              <w:r w:rsidRPr="0056388D">
                <w:rPr>
                  <w:rFonts w:ascii="Calibri" w:eastAsia="Times New Roman" w:hAnsi="Calibri" w:cs="Calibri"/>
                  <w:color w:val="000000"/>
                  <w:lang w:eastAsia="en-AU"/>
                </w:rPr>
                <w:t>LLS8050</w:t>
              </w:r>
            </w:ins>
          </w:p>
        </w:tc>
        <w:tc>
          <w:tcPr>
            <w:tcW w:w="933" w:type="pct"/>
            <w:noWrap/>
            <w:hideMark/>
          </w:tcPr>
          <w:p w:rsidR="00110C18" w:rsidRPr="0056388D" w:rsidRDefault="00110C18" w:rsidP="00063728">
            <w:pPr>
              <w:rPr>
                <w:ins w:id="39480" w:author="KIM, Jason" w:date="2019-04-02T13:39:00Z"/>
                <w:rFonts w:ascii="Calibri" w:eastAsia="Times New Roman" w:hAnsi="Calibri" w:cs="Calibri"/>
                <w:color w:val="000000"/>
                <w:lang w:eastAsia="en-AU"/>
              </w:rPr>
            </w:pPr>
            <w:ins w:id="394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82" w:author="KIM, Jason" w:date="2019-04-02T13:39:00Z"/>
                <w:rFonts w:ascii="Calibri" w:eastAsia="Times New Roman" w:hAnsi="Calibri" w:cs="Calibri"/>
                <w:color w:val="000000"/>
                <w:lang w:eastAsia="en-AU"/>
              </w:rPr>
            </w:pPr>
            <w:ins w:id="39483" w:author="KIM, Jason" w:date="2019-04-02T13:39:00Z">
              <w:r w:rsidRPr="0056388D">
                <w:rPr>
                  <w:rFonts w:ascii="Calibri" w:eastAsia="Times New Roman" w:hAnsi="Calibri" w:cs="Calibri"/>
                  <w:color w:val="000000"/>
                  <w:lang w:eastAsia="en-AU"/>
                </w:rPr>
                <w:t>Chainage 800</w:t>
              </w:r>
            </w:ins>
          </w:p>
        </w:tc>
        <w:tc>
          <w:tcPr>
            <w:tcW w:w="764" w:type="pct"/>
            <w:noWrap/>
            <w:hideMark/>
          </w:tcPr>
          <w:p w:rsidR="00110C18" w:rsidRPr="0056388D" w:rsidRDefault="00110C18" w:rsidP="00063728">
            <w:pPr>
              <w:jc w:val="right"/>
              <w:rPr>
                <w:ins w:id="39484" w:author="KIM, Jason" w:date="2019-04-02T13:39:00Z"/>
                <w:rFonts w:ascii="Calibri" w:eastAsia="Times New Roman" w:hAnsi="Calibri" w:cs="Calibri"/>
                <w:color w:val="000000"/>
                <w:lang w:eastAsia="en-AU"/>
              </w:rPr>
            </w:pPr>
            <w:ins w:id="39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86" w:author="KIM, Jason" w:date="2019-04-02T13:39:00Z"/>
        </w:trPr>
        <w:tc>
          <w:tcPr>
            <w:tcW w:w="708" w:type="pct"/>
            <w:vMerge/>
            <w:hideMark/>
          </w:tcPr>
          <w:p w:rsidR="00110C18" w:rsidRPr="0056388D" w:rsidRDefault="00110C18" w:rsidP="00063728">
            <w:pPr>
              <w:rPr>
                <w:ins w:id="394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88" w:author="KIM, Jason" w:date="2019-04-02T13:39:00Z"/>
                <w:rFonts w:ascii="Calibri" w:eastAsia="Times New Roman" w:hAnsi="Calibri" w:cs="Calibri"/>
                <w:color w:val="000000"/>
                <w:lang w:eastAsia="en-AU"/>
              </w:rPr>
            </w:pPr>
            <w:ins w:id="39489"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90" w:author="KIM, Jason" w:date="2019-04-02T13:39:00Z"/>
                <w:rFonts w:ascii="Calibri" w:eastAsia="Times New Roman" w:hAnsi="Calibri" w:cs="Calibri"/>
                <w:color w:val="000000"/>
                <w:lang w:eastAsia="en-AU"/>
              </w:rPr>
            </w:pPr>
            <w:ins w:id="3949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92" w:author="KIM, Jason" w:date="2019-04-02T13:39:00Z"/>
                <w:rFonts w:ascii="Calibri" w:eastAsia="Times New Roman" w:hAnsi="Calibri" w:cs="Calibri"/>
                <w:color w:val="000000"/>
                <w:lang w:eastAsia="en-AU"/>
              </w:rPr>
            </w:pPr>
            <w:ins w:id="39493" w:author="KIM, Jason" w:date="2019-04-02T13:39:00Z">
              <w:r w:rsidRPr="0056388D">
                <w:rPr>
                  <w:rFonts w:ascii="Calibri" w:eastAsia="Times New Roman" w:hAnsi="Calibri" w:cs="Calibri"/>
                  <w:color w:val="000000"/>
                  <w:lang w:eastAsia="en-AU"/>
                </w:rPr>
                <w:t>LLS8051</w:t>
              </w:r>
            </w:ins>
          </w:p>
        </w:tc>
        <w:tc>
          <w:tcPr>
            <w:tcW w:w="933" w:type="pct"/>
            <w:noWrap/>
            <w:hideMark/>
          </w:tcPr>
          <w:p w:rsidR="00110C18" w:rsidRPr="0056388D" w:rsidRDefault="00110C18" w:rsidP="00063728">
            <w:pPr>
              <w:rPr>
                <w:ins w:id="39494" w:author="KIM, Jason" w:date="2019-04-02T13:39:00Z"/>
                <w:rFonts w:ascii="Calibri" w:eastAsia="Times New Roman" w:hAnsi="Calibri" w:cs="Calibri"/>
                <w:color w:val="000000"/>
                <w:lang w:eastAsia="en-AU"/>
              </w:rPr>
            </w:pPr>
            <w:ins w:id="394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96" w:author="KIM, Jason" w:date="2019-04-02T13:39:00Z"/>
                <w:rFonts w:ascii="Calibri" w:eastAsia="Times New Roman" w:hAnsi="Calibri" w:cs="Calibri"/>
                <w:color w:val="000000"/>
                <w:lang w:eastAsia="en-AU"/>
              </w:rPr>
            </w:pPr>
            <w:ins w:id="39497"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39498" w:author="KIM, Jason" w:date="2019-04-02T13:39:00Z"/>
                <w:rFonts w:ascii="Calibri" w:eastAsia="Times New Roman" w:hAnsi="Calibri" w:cs="Calibri"/>
                <w:color w:val="000000"/>
                <w:lang w:eastAsia="en-AU"/>
              </w:rPr>
            </w:pPr>
            <w:ins w:id="39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00" w:author="KIM, Jason" w:date="2019-04-02T13:39:00Z"/>
        </w:trPr>
        <w:tc>
          <w:tcPr>
            <w:tcW w:w="708" w:type="pct"/>
            <w:vMerge w:val="restart"/>
            <w:noWrap/>
            <w:hideMark/>
          </w:tcPr>
          <w:p w:rsidR="00110C18" w:rsidRPr="0056388D" w:rsidRDefault="00110C18" w:rsidP="00063728">
            <w:pPr>
              <w:rPr>
                <w:ins w:id="39501" w:author="KIM, Jason" w:date="2019-04-02T13:39:00Z"/>
                <w:rFonts w:ascii="Calibri" w:eastAsia="Times New Roman" w:hAnsi="Calibri" w:cs="Calibri"/>
                <w:color w:val="000000"/>
                <w:lang w:eastAsia="en-AU"/>
              </w:rPr>
            </w:pPr>
            <w:ins w:id="39502" w:author="KIM, Jason" w:date="2019-04-02T13:39:00Z">
              <w:r w:rsidRPr="0056388D">
                <w:rPr>
                  <w:rFonts w:ascii="Calibri" w:eastAsia="Times New Roman" w:hAnsi="Calibri" w:cs="Calibri"/>
                  <w:color w:val="000000"/>
                  <w:lang w:eastAsia="en-AU"/>
                </w:rPr>
                <w:t>LLE84K81</w:t>
              </w:r>
            </w:ins>
          </w:p>
        </w:tc>
        <w:tc>
          <w:tcPr>
            <w:tcW w:w="605" w:type="pct"/>
            <w:noWrap/>
            <w:hideMark/>
          </w:tcPr>
          <w:p w:rsidR="00110C18" w:rsidRPr="0056388D" w:rsidRDefault="00110C18" w:rsidP="00063728">
            <w:pPr>
              <w:rPr>
                <w:ins w:id="39503" w:author="KIM, Jason" w:date="2019-04-02T13:39:00Z"/>
                <w:rFonts w:ascii="Calibri" w:eastAsia="Times New Roman" w:hAnsi="Calibri" w:cs="Calibri"/>
                <w:color w:val="000000"/>
                <w:lang w:eastAsia="en-AU"/>
              </w:rPr>
            </w:pPr>
            <w:ins w:id="39504"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05" w:author="KIM, Jason" w:date="2019-04-02T13:39:00Z"/>
                <w:rFonts w:ascii="Calibri" w:eastAsia="Times New Roman" w:hAnsi="Calibri" w:cs="Calibri"/>
                <w:color w:val="000000"/>
                <w:lang w:eastAsia="en-AU"/>
              </w:rPr>
            </w:pPr>
            <w:ins w:id="3950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07" w:author="KIM, Jason" w:date="2019-04-02T13:39:00Z"/>
                <w:rFonts w:ascii="Calibri" w:eastAsia="Times New Roman" w:hAnsi="Calibri" w:cs="Calibri"/>
                <w:color w:val="000000"/>
                <w:lang w:eastAsia="en-AU"/>
              </w:rPr>
            </w:pPr>
            <w:ins w:id="39508" w:author="KIM, Jason" w:date="2019-04-02T13:39:00Z">
              <w:r w:rsidRPr="0056388D">
                <w:rPr>
                  <w:rFonts w:ascii="Calibri" w:eastAsia="Times New Roman" w:hAnsi="Calibri" w:cs="Calibri"/>
                  <w:color w:val="000000"/>
                  <w:lang w:eastAsia="en-AU"/>
                </w:rPr>
                <w:t>LLS8031</w:t>
              </w:r>
            </w:ins>
          </w:p>
        </w:tc>
        <w:tc>
          <w:tcPr>
            <w:tcW w:w="933" w:type="pct"/>
            <w:noWrap/>
            <w:hideMark/>
          </w:tcPr>
          <w:p w:rsidR="00110C18" w:rsidRPr="0056388D" w:rsidRDefault="00110C18" w:rsidP="00063728">
            <w:pPr>
              <w:rPr>
                <w:ins w:id="39509" w:author="KIM, Jason" w:date="2019-04-02T13:39:00Z"/>
                <w:rFonts w:ascii="Calibri" w:eastAsia="Times New Roman" w:hAnsi="Calibri" w:cs="Calibri"/>
                <w:color w:val="000000"/>
                <w:lang w:eastAsia="en-AU"/>
              </w:rPr>
            </w:pPr>
            <w:ins w:id="395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11" w:author="KIM, Jason" w:date="2019-04-02T13:39:00Z"/>
                <w:rFonts w:ascii="Calibri" w:eastAsia="Times New Roman" w:hAnsi="Calibri" w:cs="Calibri"/>
                <w:color w:val="000000"/>
                <w:lang w:eastAsia="en-AU"/>
              </w:rPr>
            </w:pPr>
            <w:ins w:id="39512" w:author="KIM, Jason" w:date="2019-04-02T13:39:00Z">
              <w:r w:rsidRPr="0056388D">
                <w:rPr>
                  <w:rFonts w:ascii="Calibri" w:eastAsia="Times New Roman" w:hAnsi="Calibri" w:cs="Calibri"/>
                  <w:color w:val="000000"/>
                  <w:lang w:eastAsia="en-AU"/>
                </w:rPr>
                <w:t>Chainage 996</w:t>
              </w:r>
            </w:ins>
          </w:p>
        </w:tc>
        <w:tc>
          <w:tcPr>
            <w:tcW w:w="764" w:type="pct"/>
            <w:noWrap/>
            <w:hideMark/>
          </w:tcPr>
          <w:p w:rsidR="00110C18" w:rsidRPr="0056388D" w:rsidRDefault="00110C18" w:rsidP="00063728">
            <w:pPr>
              <w:jc w:val="right"/>
              <w:rPr>
                <w:ins w:id="39513" w:author="KIM, Jason" w:date="2019-04-02T13:39:00Z"/>
                <w:rFonts w:ascii="Calibri" w:eastAsia="Times New Roman" w:hAnsi="Calibri" w:cs="Calibri"/>
                <w:color w:val="000000"/>
                <w:lang w:eastAsia="en-AU"/>
              </w:rPr>
            </w:pPr>
            <w:ins w:id="39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15" w:author="KIM, Jason" w:date="2019-04-02T13:39:00Z"/>
        </w:trPr>
        <w:tc>
          <w:tcPr>
            <w:tcW w:w="708" w:type="pct"/>
            <w:vMerge/>
            <w:hideMark/>
          </w:tcPr>
          <w:p w:rsidR="00110C18" w:rsidRPr="0056388D" w:rsidRDefault="00110C18" w:rsidP="00063728">
            <w:pPr>
              <w:rPr>
                <w:ins w:id="39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17" w:author="KIM, Jason" w:date="2019-04-02T13:39:00Z"/>
                <w:rFonts w:ascii="Calibri" w:eastAsia="Times New Roman" w:hAnsi="Calibri" w:cs="Calibri"/>
                <w:color w:val="000000"/>
                <w:lang w:eastAsia="en-AU"/>
              </w:rPr>
            </w:pPr>
            <w:ins w:id="39518"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19" w:author="KIM, Jason" w:date="2019-04-02T13:39:00Z"/>
                <w:rFonts w:ascii="Calibri" w:eastAsia="Times New Roman" w:hAnsi="Calibri" w:cs="Calibri"/>
                <w:color w:val="000000"/>
                <w:lang w:eastAsia="en-AU"/>
              </w:rPr>
            </w:pPr>
            <w:ins w:id="3952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21" w:author="KIM, Jason" w:date="2019-04-02T13:39:00Z"/>
                <w:rFonts w:ascii="Calibri" w:eastAsia="Times New Roman" w:hAnsi="Calibri" w:cs="Calibri"/>
                <w:color w:val="000000"/>
                <w:lang w:eastAsia="en-AU"/>
              </w:rPr>
            </w:pPr>
            <w:ins w:id="39522" w:author="KIM, Jason" w:date="2019-04-02T13:39:00Z">
              <w:r w:rsidRPr="0056388D">
                <w:rPr>
                  <w:rFonts w:ascii="Calibri" w:eastAsia="Times New Roman" w:hAnsi="Calibri" w:cs="Calibri"/>
                  <w:color w:val="000000"/>
                  <w:lang w:eastAsia="en-AU"/>
                </w:rPr>
                <w:t>LLS8032</w:t>
              </w:r>
            </w:ins>
          </w:p>
        </w:tc>
        <w:tc>
          <w:tcPr>
            <w:tcW w:w="933" w:type="pct"/>
            <w:noWrap/>
            <w:hideMark/>
          </w:tcPr>
          <w:p w:rsidR="00110C18" w:rsidRPr="0056388D" w:rsidRDefault="00110C18" w:rsidP="00063728">
            <w:pPr>
              <w:rPr>
                <w:ins w:id="39523" w:author="KIM, Jason" w:date="2019-04-02T13:39:00Z"/>
                <w:rFonts w:ascii="Calibri" w:eastAsia="Times New Roman" w:hAnsi="Calibri" w:cs="Calibri"/>
                <w:color w:val="000000"/>
                <w:lang w:eastAsia="en-AU"/>
              </w:rPr>
            </w:pPr>
            <w:ins w:id="395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25" w:author="KIM, Jason" w:date="2019-04-02T13:39:00Z"/>
                <w:rFonts w:ascii="Calibri" w:eastAsia="Times New Roman" w:hAnsi="Calibri" w:cs="Calibri"/>
                <w:color w:val="000000"/>
                <w:lang w:eastAsia="en-AU"/>
              </w:rPr>
            </w:pPr>
            <w:ins w:id="39526" w:author="KIM, Jason" w:date="2019-04-02T13:39:00Z">
              <w:r w:rsidRPr="0056388D">
                <w:rPr>
                  <w:rFonts w:ascii="Calibri" w:eastAsia="Times New Roman" w:hAnsi="Calibri" w:cs="Calibri"/>
                  <w:color w:val="000000"/>
                  <w:lang w:eastAsia="en-AU"/>
                </w:rPr>
                <w:t>Chainage 986</w:t>
              </w:r>
            </w:ins>
          </w:p>
        </w:tc>
        <w:tc>
          <w:tcPr>
            <w:tcW w:w="764" w:type="pct"/>
            <w:noWrap/>
            <w:hideMark/>
          </w:tcPr>
          <w:p w:rsidR="00110C18" w:rsidRPr="0056388D" w:rsidRDefault="00110C18" w:rsidP="00063728">
            <w:pPr>
              <w:jc w:val="right"/>
              <w:rPr>
                <w:ins w:id="39527" w:author="KIM, Jason" w:date="2019-04-02T13:39:00Z"/>
                <w:rFonts w:ascii="Calibri" w:eastAsia="Times New Roman" w:hAnsi="Calibri" w:cs="Calibri"/>
                <w:color w:val="000000"/>
                <w:lang w:eastAsia="en-AU"/>
              </w:rPr>
            </w:pPr>
            <w:ins w:id="39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29" w:author="KIM, Jason" w:date="2019-04-02T13:39:00Z"/>
        </w:trPr>
        <w:tc>
          <w:tcPr>
            <w:tcW w:w="708" w:type="pct"/>
            <w:vMerge/>
            <w:hideMark/>
          </w:tcPr>
          <w:p w:rsidR="00110C18" w:rsidRPr="0056388D" w:rsidRDefault="00110C18" w:rsidP="00063728">
            <w:pPr>
              <w:rPr>
                <w:ins w:id="39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31" w:author="KIM, Jason" w:date="2019-04-02T13:39:00Z"/>
                <w:rFonts w:ascii="Calibri" w:eastAsia="Times New Roman" w:hAnsi="Calibri" w:cs="Calibri"/>
                <w:color w:val="000000"/>
                <w:lang w:eastAsia="en-AU"/>
              </w:rPr>
            </w:pPr>
            <w:ins w:id="39532"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33" w:author="KIM, Jason" w:date="2019-04-02T13:39:00Z"/>
                <w:rFonts w:ascii="Calibri" w:eastAsia="Times New Roman" w:hAnsi="Calibri" w:cs="Calibri"/>
                <w:color w:val="000000"/>
                <w:lang w:eastAsia="en-AU"/>
              </w:rPr>
            </w:pPr>
            <w:ins w:id="3953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35" w:author="KIM, Jason" w:date="2019-04-02T13:39:00Z"/>
                <w:rFonts w:ascii="Calibri" w:eastAsia="Times New Roman" w:hAnsi="Calibri" w:cs="Calibri"/>
                <w:color w:val="000000"/>
                <w:lang w:eastAsia="en-AU"/>
              </w:rPr>
            </w:pPr>
            <w:ins w:id="39536" w:author="KIM, Jason" w:date="2019-04-02T13:39:00Z">
              <w:r w:rsidRPr="0056388D">
                <w:rPr>
                  <w:rFonts w:ascii="Calibri" w:eastAsia="Times New Roman" w:hAnsi="Calibri" w:cs="Calibri"/>
                  <w:color w:val="000000"/>
                  <w:lang w:eastAsia="en-AU"/>
                </w:rPr>
                <w:t>LLS8033</w:t>
              </w:r>
            </w:ins>
          </w:p>
        </w:tc>
        <w:tc>
          <w:tcPr>
            <w:tcW w:w="933" w:type="pct"/>
            <w:noWrap/>
            <w:hideMark/>
          </w:tcPr>
          <w:p w:rsidR="00110C18" w:rsidRPr="0056388D" w:rsidRDefault="00110C18" w:rsidP="00063728">
            <w:pPr>
              <w:rPr>
                <w:ins w:id="39537" w:author="KIM, Jason" w:date="2019-04-02T13:39:00Z"/>
                <w:rFonts w:ascii="Calibri" w:eastAsia="Times New Roman" w:hAnsi="Calibri" w:cs="Calibri"/>
                <w:color w:val="000000"/>
                <w:lang w:eastAsia="en-AU"/>
              </w:rPr>
            </w:pPr>
            <w:ins w:id="395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39" w:author="KIM, Jason" w:date="2019-04-02T13:39:00Z"/>
                <w:rFonts w:ascii="Calibri" w:eastAsia="Times New Roman" w:hAnsi="Calibri" w:cs="Calibri"/>
                <w:color w:val="000000"/>
                <w:lang w:eastAsia="en-AU"/>
              </w:rPr>
            </w:pPr>
            <w:ins w:id="39540" w:author="KIM, Jason" w:date="2019-04-02T13:39:00Z">
              <w:r w:rsidRPr="0056388D">
                <w:rPr>
                  <w:rFonts w:ascii="Calibri" w:eastAsia="Times New Roman" w:hAnsi="Calibri" w:cs="Calibri"/>
                  <w:color w:val="000000"/>
                  <w:lang w:eastAsia="en-AU"/>
                </w:rPr>
                <w:t>Chainage 977</w:t>
              </w:r>
            </w:ins>
          </w:p>
        </w:tc>
        <w:tc>
          <w:tcPr>
            <w:tcW w:w="764" w:type="pct"/>
            <w:noWrap/>
            <w:hideMark/>
          </w:tcPr>
          <w:p w:rsidR="00110C18" w:rsidRPr="0056388D" w:rsidRDefault="00110C18" w:rsidP="00063728">
            <w:pPr>
              <w:jc w:val="right"/>
              <w:rPr>
                <w:ins w:id="39541" w:author="KIM, Jason" w:date="2019-04-02T13:39:00Z"/>
                <w:rFonts w:ascii="Calibri" w:eastAsia="Times New Roman" w:hAnsi="Calibri" w:cs="Calibri"/>
                <w:color w:val="000000"/>
                <w:lang w:eastAsia="en-AU"/>
              </w:rPr>
            </w:pPr>
            <w:ins w:id="39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43" w:author="KIM, Jason" w:date="2019-04-02T13:39:00Z"/>
        </w:trPr>
        <w:tc>
          <w:tcPr>
            <w:tcW w:w="708" w:type="pct"/>
            <w:vMerge/>
            <w:hideMark/>
          </w:tcPr>
          <w:p w:rsidR="00110C18" w:rsidRPr="0056388D" w:rsidRDefault="00110C18" w:rsidP="00063728">
            <w:pPr>
              <w:rPr>
                <w:ins w:id="39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45" w:author="KIM, Jason" w:date="2019-04-02T13:39:00Z"/>
                <w:rFonts w:ascii="Calibri" w:eastAsia="Times New Roman" w:hAnsi="Calibri" w:cs="Calibri"/>
                <w:color w:val="000000"/>
                <w:lang w:eastAsia="en-AU"/>
              </w:rPr>
            </w:pPr>
            <w:ins w:id="39546"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47" w:author="KIM, Jason" w:date="2019-04-02T13:39:00Z"/>
                <w:rFonts w:ascii="Calibri" w:eastAsia="Times New Roman" w:hAnsi="Calibri" w:cs="Calibri"/>
                <w:color w:val="000000"/>
                <w:lang w:eastAsia="en-AU"/>
              </w:rPr>
            </w:pPr>
            <w:ins w:id="3954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49" w:author="KIM, Jason" w:date="2019-04-02T13:39:00Z"/>
                <w:rFonts w:ascii="Calibri" w:eastAsia="Times New Roman" w:hAnsi="Calibri" w:cs="Calibri"/>
                <w:color w:val="000000"/>
                <w:lang w:eastAsia="en-AU"/>
              </w:rPr>
            </w:pPr>
            <w:ins w:id="39550" w:author="KIM, Jason" w:date="2019-04-02T13:39:00Z">
              <w:r w:rsidRPr="0056388D">
                <w:rPr>
                  <w:rFonts w:ascii="Calibri" w:eastAsia="Times New Roman" w:hAnsi="Calibri" w:cs="Calibri"/>
                  <w:color w:val="000000"/>
                  <w:lang w:eastAsia="en-AU"/>
                </w:rPr>
                <w:t>LLS8034</w:t>
              </w:r>
            </w:ins>
          </w:p>
        </w:tc>
        <w:tc>
          <w:tcPr>
            <w:tcW w:w="933" w:type="pct"/>
            <w:noWrap/>
            <w:hideMark/>
          </w:tcPr>
          <w:p w:rsidR="00110C18" w:rsidRPr="0056388D" w:rsidRDefault="00110C18" w:rsidP="00063728">
            <w:pPr>
              <w:rPr>
                <w:ins w:id="39551" w:author="KIM, Jason" w:date="2019-04-02T13:39:00Z"/>
                <w:rFonts w:ascii="Calibri" w:eastAsia="Times New Roman" w:hAnsi="Calibri" w:cs="Calibri"/>
                <w:color w:val="000000"/>
                <w:lang w:eastAsia="en-AU"/>
              </w:rPr>
            </w:pPr>
            <w:ins w:id="395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53" w:author="KIM, Jason" w:date="2019-04-02T13:39:00Z"/>
                <w:rFonts w:ascii="Calibri" w:eastAsia="Times New Roman" w:hAnsi="Calibri" w:cs="Calibri"/>
                <w:color w:val="000000"/>
                <w:lang w:eastAsia="en-AU"/>
              </w:rPr>
            </w:pPr>
            <w:ins w:id="39554" w:author="KIM, Jason" w:date="2019-04-02T13:39:00Z">
              <w:r w:rsidRPr="0056388D">
                <w:rPr>
                  <w:rFonts w:ascii="Calibri" w:eastAsia="Times New Roman" w:hAnsi="Calibri" w:cs="Calibri"/>
                  <w:color w:val="000000"/>
                  <w:lang w:eastAsia="en-AU"/>
                </w:rPr>
                <w:t>Chainage 967</w:t>
              </w:r>
            </w:ins>
          </w:p>
        </w:tc>
        <w:tc>
          <w:tcPr>
            <w:tcW w:w="764" w:type="pct"/>
            <w:noWrap/>
            <w:hideMark/>
          </w:tcPr>
          <w:p w:rsidR="00110C18" w:rsidRPr="0056388D" w:rsidRDefault="00110C18" w:rsidP="00063728">
            <w:pPr>
              <w:jc w:val="right"/>
              <w:rPr>
                <w:ins w:id="39555" w:author="KIM, Jason" w:date="2019-04-02T13:39:00Z"/>
                <w:rFonts w:ascii="Calibri" w:eastAsia="Times New Roman" w:hAnsi="Calibri" w:cs="Calibri"/>
                <w:color w:val="000000"/>
                <w:lang w:eastAsia="en-AU"/>
              </w:rPr>
            </w:pPr>
            <w:ins w:id="39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57" w:author="KIM, Jason" w:date="2019-04-02T13:39:00Z"/>
        </w:trPr>
        <w:tc>
          <w:tcPr>
            <w:tcW w:w="708" w:type="pct"/>
            <w:vMerge/>
            <w:hideMark/>
          </w:tcPr>
          <w:p w:rsidR="00110C18" w:rsidRPr="0056388D" w:rsidRDefault="00110C18" w:rsidP="00063728">
            <w:pPr>
              <w:rPr>
                <w:ins w:id="39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59" w:author="KIM, Jason" w:date="2019-04-02T13:39:00Z"/>
                <w:rFonts w:ascii="Calibri" w:eastAsia="Times New Roman" w:hAnsi="Calibri" w:cs="Calibri"/>
                <w:color w:val="000000"/>
                <w:lang w:eastAsia="en-AU"/>
              </w:rPr>
            </w:pPr>
            <w:ins w:id="39560"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61" w:author="KIM, Jason" w:date="2019-04-02T13:39:00Z"/>
                <w:rFonts w:ascii="Calibri" w:eastAsia="Times New Roman" w:hAnsi="Calibri" w:cs="Calibri"/>
                <w:color w:val="000000"/>
                <w:lang w:eastAsia="en-AU"/>
              </w:rPr>
            </w:pPr>
            <w:ins w:id="3956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63" w:author="KIM, Jason" w:date="2019-04-02T13:39:00Z"/>
                <w:rFonts w:ascii="Calibri" w:eastAsia="Times New Roman" w:hAnsi="Calibri" w:cs="Calibri"/>
                <w:color w:val="000000"/>
                <w:lang w:eastAsia="en-AU"/>
              </w:rPr>
            </w:pPr>
            <w:ins w:id="39564" w:author="KIM, Jason" w:date="2019-04-02T13:39:00Z">
              <w:r w:rsidRPr="0056388D">
                <w:rPr>
                  <w:rFonts w:ascii="Calibri" w:eastAsia="Times New Roman" w:hAnsi="Calibri" w:cs="Calibri"/>
                  <w:color w:val="000000"/>
                  <w:lang w:eastAsia="en-AU"/>
                </w:rPr>
                <w:t>LLS8035</w:t>
              </w:r>
            </w:ins>
          </w:p>
        </w:tc>
        <w:tc>
          <w:tcPr>
            <w:tcW w:w="933" w:type="pct"/>
            <w:noWrap/>
            <w:hideMark/>
          </w:tcPr>
          <w:p w:rsidR="00110C18" w:rsidRPr="0056388D" w:rsidRDefault="00110C18" w:rsidP="00063728">
            <w:pPr>
              <w:rPr>
                <w:ins w:id="39565" w:author="KIM, Jason" w:date="2019-04-02T13:39:00Z"/>
                <w:rFonts w:ascii="Calibri" w:eastAsia="Times New Roman" w:hAnsi="Calibri" w:cs="Calibri"/>
                <w:color w:val="000000"/>
                <w:lang w:eastAsia="en-AU"/>
              </w:rPr>
            </w:pPr>
            <w:ins w:id="395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67" w:author="KIM, Jason" w:date="2019-04-02T13:39:00Z"/>
                <w:rFonts w:ascii="Calibri" w:eastAsia="Times New Roman" w:hAnsi="Calibri" w:cs="Calibri"/>
                <w:color w:val="000000"/>
                <w:lang w:eastAsia="en-AU"/>
              </w:rPr>
            </w:pPr>
            <w:ins w:id="39568" w:author="KIM, Jason" w:date="2019-04-02T13:39:00Z">
              <w:r w:rsidRPr="0056388D">
                <w:rPr>
                  <w:rFonts w:ascii="Calibri" w:eastAsia="Times New Roman" w:hAnsi="Calibri" w:cs="Calibri"/>
                  <w:color w:val="000000"/>
                  <w:lang w:eastAsia="en-AU"/>
                </w:rPr>
                <w:t>Chainage 958</w:t>
              </w:r>
            </w:ins>
          </w:p>
        </w:tc>
        <w:tc>
          <w:tcPr>
            <w:tcW w:w="764" w:type="pct"/>
            <w:noWrap/>
            <w:hideMark/>
          </w:tcPr>
          <w:p w:rsidR="00110C18" w:rsidRPr="0056388D" w:rsidRDefault="00110C18" w:rsidP="00063728">
            <w:pPr>
              <w:jc w:val="right"/>
              <w:rPr>
                <w:ins w:id="39569" w:author="KIM, Jason" w:date="2019-04-02T13:39:00Z"/>
                <w:rFonts w:ascii="Calibri" w:eastAsia="Times New Roman" w:hAnsi="Calibri" w:cs="Calibri"/>
                <w:color w:val="000000"/>
                <w:lang w:eastAsia="en-AU"/>
              </w:rPr>
            </w:pPr>
            <w:ins w:id="39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71" w:author="KIM, Jason" w:date="2019-04-02T13:39:00Z"/>
        </w:trPr>
        <w:tc>
          <w:tcPr>
            <w:tcW w:w="708" w:type="pct"/>
            <w:vMerge/>
            <w:hideMark/>
          </w:tcPr>
          <w:p w:rsidR="00110C18" w:rsidRPr="0056388D" w:rsidRDefault="00110C18" w:rsidP="00063728">
            <w:pPr>
              <w:rPr>
                <w:ins w:id="39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73" w:author="KIM, Jason" w:date="2019-04-02T13:39:00Z"/>
                <w:rFonts w:ascii="Calibri" w:eastAsia="Times New Roman" w:hAnsi="Calibri" w:cs="Calibri"/>
                <w:color w:val="000000"/>
                <w:lang w:eastAsia="en-AU"/>
              </w:rPr>
            </w:pPr>
            <w:ins w:id="39574"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75" w:author="KIM, Jason" w:date="2019-04-02T13:39:00Z"/>
                <w:rFonts w:ascii="Calibri" w:eastAsia="Times New Roman" w:hAnsi="Calibri" w:cs="Calibri"/>
                <w:color w:val="000000"/>
                <w:lang w:eastAsia="en-AU"/>
              </w:rPr>
            </w:pPr>
            <w:ins w:id="3957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77" w:author="KIM, Jason" w:date="2019-04-02T13:39:00Z"/>
                <w:rFonts w:ascii="Calibri" w:eastAsia="Times New Roman" w:hAnsi="Calibri" w:cs="Calibri"/>
                <w:color w:val="000000"/>
                <w:lang w:eastAsia="en-AU"/>
              </w:rPr>
            </w:pPr>
            <w:ins w:id="39578" w:author="KIM, Jason" w:date="2019-04-02T13:39:00Z">
              <w:r w:rsidRPr="0056388D">
                <w:rPr>
                  <w:rFonts w:ascii="Calibri" w:eastAsia="Times New Roman" w:hAnsi="Calibri" w:cs="Calibri"/>
                  <w:color w:val="000000"/>
                  <w:lang w:eastAsia="en-AU"/>
                </w:rPr>
                <w:t>LLS8036</w:t>
              </w:r>
            </w:ins>
          </w:p>
        </w:tc>
        <w:tc>
          <w:tcPr>
            <w:tcW w:w="933" w:type="pct"/>
            <w:noWrap/>
            <w:hideMark/>
          </w:tcPr>
          <w:p w:rsidR="00110C18" w:rsidRPr="0056388D" w:rsidRDefault="00110C18" w:rsidP="00063728">
            <w:pPr>
              <w:rPr>
                <w:ins w:id="39579" w:author="KIM, Jason" w:date="2019-04-02T13:39:00Z"/>
                <w:rFonts w:ascii="Calibri" w:eastAsia="Times New Roman" w:hAnsi="Calibri" w:cs="Calibri"/>
                <w:color w:val="000000"/>
                <w:lang w:eastAsia="en-AU"/>
              </w:rPr>
            </w:pPr>
            <w:ins w:id="395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81" w:author="KIM, Jason" w:date="2019-04-02T13:39:00Z"/>
                <w:rFonts w:ascii="Calibri" w:eastAsia="Times New Roman" w:hAnsi="Calibri" w:cs="Calibri"/>
                <w:color w:val="000000"/>
                <w:lang w:eastAsia="en-AU"/>
              </w:rPr>
            </w:pPr>
            <w:ins w:id="39582" w:author="KIM, Jason" w:date="2019-04-02T13:39:00Z">
              <w:r w:rsidRPr="0056388D">
                <w:rPr>
                  <w:rFonts w:ascii="Calibri" w:eastAsia="Times New Roman" w:hAnsi="Calibri" w:cs="Calibri"/>
                  <w:color w:val="000000"/>
                  <w:lang w:eastAsia="en-AU"/>
                </w:rPr>
                <w:t>Chainage 948</w:t>
              </w:r>
            </w:ins>
          </w:p>
        </w:tc>
        <w:tc>
          <w:tcPr>
            <w:tcW w:w="764" w:type="pct"/>
            <w:noWrap/>
            <w:hideMark/>
          </w:tcPr>
          <w:p w:rsidR="00110C18" w:rsidRPr="0056388D" w:rsidRDefault="00110C18" w:rsidP="00063728">
            <w:pPr>
              <w:jc w:val="right"/>
              <w:rPr>
                <w:ins w:id="39583" w:author="KIM, Jason" w:date="2019-04-02T13:39:00Z"/>
                <w:rFonts w:ascii="Calibri" w:eastAsia="Times New Roman" w:hAnsi="Calibri" w:cs="Calibri"/>
                <w:color w:val="000000"/>
                <w:lang w:eastAsia="en-AU"/>
              </w:rPr>
            </w:pPr>
            <w:ins w:id="39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85" w:author="KIM, Jason" w:date="2019-04-02T13:39:00Z"/>
        </w:trPr>
        <w:tc>
          <w:tcPr>
            <w:tcW w:w="708" w:type="pct"/>
            <w:vMerge/>
            <w:hideMark/>
          </w:tcPr>
          <w:p w:rsidR="00110C18" w:rsidRPr="0056388D" w:rsidRDefault="00110C18" w:rsidP="00063728">
            <w:pPr>
              <w:rPr>
                <w:ins w:id="395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87" w:author="KIM, Jason" w:date="2019-04-02T13:39:00Z"/>
                <w:rFonts w:ascii="Calibri" w:eastAsia="Times New Roman" w:hAnsi="Calibri" w:cs="Calibri"/>
                <w:color w:val="000000"/>
                <w:lang w:eastAsia="en-AU"/>
              </w:rPr>
            </w:pPr>
            <w:ins w:id="39588"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89" w:author="KIM, Jason" w:date="2019-04-02T13:39:00Z"/>
                <w:rFonts w:ascii="Calibri" w:eastAsia="Times New Roman" w:hAnsi="Calibri" w:cs="Calibri"/>
                <w:color w:val="000000"/>
                <w:lang w:eastAsia="en-AU"/>
              </w:rPr>
            </w:pPr>
            <w:ins w:id="3959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91" w:author="KIM, Jason" w:date="2019-04-02T13:39:00Z"/>
                <w:rFonts w:ascii="Calibri" w:eastAsia="Times New Roman" w:hAnsi="Calibri" w:cs="Calibri"/>
                <w:color w:val="000000"/>
                <w:lang w:eastAsia="en-AU"/>
              </w:rPr>
            </w:pPr>
            <w:ins w:id="39592" w:author="KIM, Jason" w:date="2019-04-02T13:39:00Z">
              <w:r w:rsidRPr="0056388D">
                <w:rPr>
                  <w:rFonts w:ascii="Calibri" w:eastAsia="Times New Roman" w:hAnsi="Calibri" w:cs="Calibri"/>
                  <w:color w:val="000000"/>
                  <w:lang w:eastAsia="en-AU"/>
                </w:rPr>
                <w:t>LLS8037</w:t>
              </w:r>
            </w:ins>
          </w:p>
        </w:tc>
        <w:tc>
          <w:tcPr>
            <w:tcW w:w="933" w:type="pct"/>
            <w:noWrap/>
            <w:hideMark/>
          </w:tcPr>
          <w:p w:rsidR="00110C18" w:rsidRPr="0056388D" w:rsidRDefault="00110C18" w:rsidP="00063728">
            <w:pPr>
              <w:rPr>
                <w:ins w:id="39593" w:author="KIM, Jason" w:date="2019-04-02T13:39:00Z"/>
                <w:rFonts w:ascii="Calibri" w:eastAsia="Times New Roman" w:hAnsi="Calibri" w:cs="Calibri"/>
                <w:color w:val="000000"/>
                <w:lang w:eastAsia="en-AU"/>
              </w:rPr>
            </w:pPr>
            <w:ins w:id="395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95" w:author="KIM, Jason" w:date="2019-04-02T13:39:00Z"/>
                <w:rFonts w:ascii="Calibri" w:eastAsia="Times New Roman" w:hAnsi="Calibri" w:cs="Calibri"/>
                <w:color w:val="000000"/>
                <w:lang w:eastAsia="en-AU"/>
              </w:rPr>
            </w:pPr>
            <w:ins w:id="39596" w:author="KIM, Jason" w:date="2019-04-02T13:39:00Z">
              <w:r w:rsidRPr="0056388D">
                <w:rPr>
                  <w:rFonts w:ascii="Calibri" w:eastAsia="Times New Roman" w:hAnsi="Calibri" w:cs="Calibri"/>
                  <w:color w:val="000000"/>
                  <w:lang w:eastAsia="en-AU"/>
                </w:rPr>
                <w:t>Chainage 939</w:t>
              </w:r>
            </w:ins>
          </w:p>
        </w:tc>
        <w:tc>
          <w:tcPr>
            <w:tcW w:w="764" w:type="pct"/>
            <w:noWrap/>
            <w:hideMark/>
          </w:tcPr>
          <w:p w:rsidR="00110C18" w:rsidRPr="0056388D" w:rsidRDefault="00110C18" w:rsidP="00063728">
            <w:pPr>
              <w:jc w:val="right"/>
              <w:rPr>
                <w:ins w:id="39597" w:author="KIM, Jason" w:date="2019-04-02T13:39:00Z"/>
                <w:rFonts w:ascii="Calibri" w:eastAsia="Times New Roman" w:hAnsi="Calibri" w:cs="Calibri"/>
                <w:color w:val="000000"/>
                <w:lang w:eastAsia="en-AU"/>
              </w:rPr>
            </w:pPr>
            <w:ins w:id="395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99" w:author="KIM, Jason" w:date="2019-04-02T13:39:00Z"/>
        </w:trPr>
        <w:tc>
          <w:tcPr>
            <w:tcW w:w="708" w:type="pct"/>
            <w:vMerge/>
            <w:hideMark/>
          </w:tcPr>
          <w:p w:rsidR="00110C18" w:rsidRPr="0056388D" w:rsidRDefault="00110C18" w:rsidP="00063728">
            <w:pPr>
              <w:rPr>
                <w:ins w:id="396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01" w:author="KIM, Jason" w:date="2019-04-02T13:39:00Z"/>
                <w:rFonts w:ascii="Calibri" w:eastAsia="Times New Roman" w:hAnsi="Calibri" w:cs="Calibri"/>
                <w:color w:val="000000"/>
                <w:lang w:eastAsia="en-AU"/>
              </w:rPr>
            </w:pPr>
            <w:ins w:id="39602"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03" w:author="KIM, Jason" w:date="2019-04-02T13:39:00Z"/>
                <w:rFonts w:ascii="Calibri" w:eastAsia="Times New Roman" w:hAnsi="Calibri" w:cs="Calibri"/>
                <w:color w:val="000000"/>
                <w:lang w:eastAsia="en-AU"/>
              </w:rPr>
            </w:pPr>
            <w:ins w:id="3960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05" w:author="KIM, Jason" w:date="2019-04-02T13:39:00Z"/>
                <w:rFonts w:ascii="Calibri" w:eastAsia="Times New Roman" w:hAnsi="Calibri" w:cs="Calibri"/>
                <w:color w:val="000000"/>
                <w:lang w:eastAsia="en-AU"/>
              </w:rPr>
            </w:pPr>
            <w:ins w:id="39606" w:author="KIM, Jason" w:date="2019-04-02T13:39:00Z">
              <w:r w:rsidRPr="0056388D">
                <w:rPr>
                  <w:rFonts w:ascii="Calibri" w:eastAsia="Times New Roman" w:hAnsi="Calibri" w:cs="Calibri"/>
                  <w:color w:val="000000"/>
                  <w:lang w:eastAsia="en-AU"/>
                </w:rPr>
                <w:t>LLS8038</w:t>
              </w:r>
            </w:ins>
          </w:p>
        </w:tc>
        <w:tc>
          <w:tcPr>
            <w:tcW w:w="933" w:type="pct"/>
            <w:noWrap/>
            <w:hideMark/>
          </w:tcPr>
          <w:p w:rsidR="00110C18" w:rsidRPr="0056388D" w:rsidRDefault="00110C18" w:rsidP="00063728">
            <w:pPr>
              <w:rPr>
                <w:ins w:id="39607" w:author="KIM, Jason" w:date="2019-04-02T13:39:00Z"/>
                <w:rFonts w:ascii="Calibri" w:eastAsia="Times New Roman" w:hAnsi="Calibri" w:cs="Calibri"/>
                <w:color w:val="000000"/>
                <w:lang w:eastAsia="en-AU"/>
              </w:rPr>
            </w:pPr>
            <w:ins w:id="396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09" w:author="KIM, Jason" w:date="2019-04-02T13:39:00Z"/>
                <w:rFonts w:ascii="Calibri" w:eastAsia="Times New Roman" w:hAnsi="Calibri" w:cs="Calibri"/>
                <w:color w:val="000000"/>
                <w:lang w:eastAsia="en-AU"/>
              </w:rPr>
            </w:pPr>
            <w:ins w:id="39610" w:author="KIM, Jason" w:date="2019-04-02T13:39:00Z">
              <w:r w:rsidRPr="0056388D">
                <w:rPr>
                  <w:rFonts w:ascii="Calibri" w:eastAsia="Times New Roman" w:hAnsi="Calibri" w:cs="Calibri"/>
                  <w:color w:val="000000"/>
                  <w:lang w:eastAsia="en-AU"/>
                </w:rPr>
                <w:t>Chainage 929</w:t>
              </w:r>
            </w:ins>
          </w:p>
        </w:tc>
        <w:tc>
          <w:tcPr>
            <w:tcW w:w="764" w:type="pct"/>
            <w:noWrap/>
            <w:hideMark/>
          </w:tcPr>
          <w:p w:rsidR="00110C18" w:rsidRPr="0056388D" w:rsidRDefault="00110C18" w:rsidP="00063728">
            <w:pPr>
              <w:jc w:val="right"/>
              <w:rPr>
                <w:ins w:id="39611" w:author="KIM, Jason" w:date="2019-04-02T13:39:00Z"/>
                <w:rFonts w:ascii="Calibri" w:eastAsia="Times New Roman" w:hAnsi="Calibri" w:cs="Calibri"/>
                <w:color w:val="000000"/>
                <w:lang w:eastAsia="en-AU"/>
              </w:rPr>
            </w:pPr>
            <w:ins w:id="39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13" w:author="KIM, Jason" w:date="2019-04-02T13:39:00Z"/>
        </w:trPr>
        <w:tc>
          <w:tcPr>
            <w:tcW w:w="708" w:type="pct"/>
            <w:vMerge/>
            <w:hideMark/>
          </w:tcPr>
          <w:p w:rsidR="00110C18" w:rsidRPr="0056388D" w:rsidRDefault="00110C18" w:rsidP="00063728">
            <w:pPr>
              <w:rPr>
                <w:ins w:id="396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15" w:author="KIM, Jason" w:date="2019-04-02T13:39:00Z"/>
                <w:rFonts w:ascii="Calibri" w:eastAsia="Times New Roman" w:hAnsi="Calibri" w:cs="Calibri"/>
                <w:color w:val="000000"/>
                <w:lang w:eastAsia="en-AU"/>
              </w:rPr>
            </w:pPr>
            <w:ins w:id="39616"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17" w:author="KIM, Jason" w:date="2019-04-02T13:39:00Z"/>
                <w:rFonts w:ascii="Calibri" w:eastAsia="Times New Roman" w:hAnsi="Calibri" w:cs="Calibri"/>
                <w:color w:val="000000"/>
                <w:lang w:eastAsia="en-AU"/>
              </w:rPr>
            </w:pPr>
            <w:ins w:id="3961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19" w:author="KIM, Jason" w:date="2019-04-02T13:39:00Z"/>
                <w:rFonts w:ascii="Calibri" w:eastAsia="Times New Roman" w:hAnsi="Calibri" w:cs="Calibri"/>
                <w:color w:val="000000"/>
                <w:lang w:eastAsia="en-AU"/>
              </w:rPr>
            </w:pPr>
            <w:ins w:id="39620" w:author="KIM, Jason" w:date="2019-04-02T13:39:00Z">
              <w:r w:rsidRPr="0056388D">
                <w:rPr>
                  <w:rFonts w:ascii="Calibri" w:eastAsia="Times New Roman" w:hAnsi="Calibri" w:cs="Calibri"/>
                  <w:color w:val="000000"/>
                  <w:lang w:eastAsia="en-AU"/>
                </w:rPr>
                <w:t>LLS8039</w:t>
              </w:r>
            </w:ins>
          </w:p>
        </w:tc>
        <w:tc>
          <w:tcPr>
            <w:tcW w:w="933" w:type="pct"/>
            <w:noWrap/>
            <w:hideMark/>
          </w:tcPr>
          <w:p w:rsidR="00110C18" w:rsidRPr="0056388D" w:rsidRDefault="00110C18" w:rsidP="00063728">
            <w:pPr>
              <w:rPr>
                <w:ins w:id="39621" w:author="KIM, Jason" w:date="2019-04-02T13:39:00Z"/>
                <w:rFonts w:ascii="Calibri" w:eastAsia="Times New Roman" w:hAnsi="Calibri" w:cs="Calibri"/>
                <w:color w:val="000000"/>
                <w:lang w:eastAsia="en-AU"/>
              </w:rPr>
            </w:pPr>
            <w:ins w:id="396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23" w:author="KIM, Jason" w:date="2019-04-02T13:39:00Z"/>
                <w:rFonts w:ascii="Calibri" w:eastAsia="Times New Roman" w:hAnsi="Calibri" w:cs="Calibri"/>
                <w:color w:val="000000"/>
                <w:lang w:eastAsia="en-AU"/>
              </w:rPr>
            </w:pPr>
            <w:ins w:id="39624" w:author="KIM, Jason" w:date="2019-04-02T13:39:00Z">
              <w:r w:rsidRPr="0056388D">
                <w:rPr>
                  <w:rFonts w:ascii="Calibri" w:eastAsia="Times New Roman" w:hAnsi="Calibri" w:cs="Calibri"/>
                  <w:color w:val="000000"/>
                  <w:lang w:eastAsia="en-AU"/>
                </w:rPr>
                <w:t>Chainage 920</w:t>
              </w:r>
            </w:ins>
          </w:p>
        </w:tc>
        <w:tc>
          <w:tcPr>
            <w:tcW w:w="764" w:type="pct"/>
            <w:noWrap/>
            <w:hideMark/>
          </w:tcPr>
          <w:p w:rsidR="00110C18" w:rsidRPr="0056388D" w:rsidRDefault="00110C18" w:rsidP="00063728">
            <w:pPr>
              <w:jc w:val="right"/>
              <w:rPr>
                <w:ins w:id="39625" w:author="KIM, Jason" w:date="2019-04-02T13:39:00Z"/>
                <w:rFonts w:ascii="Calibri" w:eastAsia="Times New Roman" w:hAnsi="Calibri" w:cs="Calibri"/>
                <w:color w:val="000000"/>
                <w:lang w:eastAsia="en-AU"/>
              </w:rPr>
            </w:pPr>
            <w:ins w:id="39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27" w:author="KIM, Jason" w:date="2019-04-02T13:39:00Z"/>
        </w:trPr>
        <w:tc>
          <w:tcPr>
            <w:tcW w:w="708" w:type="pct"/>
            <w:vMerge/>
            <w:hideMark/>
          </w:tcPr>
          <w:p w:rsidR="00110C18" w:rsidRPr="0056388D" w:rsidRDefault="00110C18" w:rsidP="00063728">
            <w:pPr>
              <w:rPr>
                <w:ins w:id="396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29" w:author="KIM, Jason" w:date="2019-04-02T13:39:00Z"/>
                <w:rFonts w:ascii="Calibri" w:eastAsia="Times New Roman" w:hAnsi="Calibri" w:cs="Calibri"/>
                <w:color w:val="000000"/>
                <w:lang w:eastAsia="en-AU"/>
              </w:rPr>
            </w:pPr>
            <w:ins w:id="39630"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31" w:author="KIM, Jason" w:date="2019-04-02T13:39:00Z"/>
                <w:rFonts w:ascii="Calibri" w:eastAsia="Times New Roman" w:hAnsi="Calibri" w:cs="Calibri"/>
                <w:color w:val="000000"/>
                <w:lang w:eastAsia="en-AU"/>
              </w:rPr>
            </w:pPr>
            <w:ins w:id="3963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33" w:author="KIM, Jason" w:date="2019-04-02T13:39:00Z"/>
                <w:rFonts w:ascii="Calibri" w:eastAsia="Times New Roman" w:hAnsi="Calibri" w:cs="Calibri"/>
                <w:color w:val="000000"/>
                <w:lang w:eastAsia="en-AU"/>
              </w:rPr>
            </w:pPr>
            <w:ins w:id="39634" w:author="KIM, Jason" w:date="2019-04-02T13:39:00Z">
              <w:r w:rsidRPr="0056388D">
                <w:rPr>
                  <w:rFonts w:ascii="Calibri" w:eastAsia="Times New Roman" w:hAnsi="Calibri" w:cs="Calibri"/>
                  <w:color w:val="000000"/>
                  <w:lang w:eastAsia="en-AU"/>
                </w:rPr>
                <w:t>LLS8040</w:t>
              </w:r>
            </w:ins>
          </w:p>
        </w:tc>
        <w:tc>
          <w:tcPr>
            <w:tcW w:w="933" w:type="pct"/>
            <w:noWrap/>
            <w:hideMark/>
          </w:tcPr>
          <w:p w:rsidR="00110C18" w:rsidRPr="0056388D" w:rsidRDefault="00110C18" w:rsidP="00063728">
            <w:pPr>
              <w:rPr>
                <w:ins w:id="39635" w:author="KIM, Jason" w:date="2019-04-02T13:39:00Z"/>
                <w:rFonts w:ascii="Calibri" w:eastAsia="Times New Roman" w:hAnsi="Calibri" w:cs="Calibri"/>
                <w:color w:val="000000"/>
                <w:lang w:eastAsia="en-AU"/>
              </w:rPr>
            </w:pPr>
            <w:ins w:id="396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37" w:author="KIM, Jason" w:date="2019-04-02T13:39:00Z"/>
                <w:rFonts w:ascii="Calibri" w:eastAsia="Times New Roman" w:hAnsi="Calibri" w:cs="Calibri"/>
                <w:color w:val="000000"/>
                <w:lang w:eastAsia="en-AU"/>
              </w:rPr>
            </w:pPr>
            <w:ins w:id="39638" w:author="KIM, Jason" w:date="2019-04-02T13:39:00Z">
              <w:r w:rsidRPr="0056388D">
                <w:rPr>
                  <w:rFonts w:ascii="Calibri" w:eastAsia="Times New Roman" w:hAnsi="Calibri" w:cs="Calibri"/>
                  <w:color w:val="000000"/>
                  <w:lang w:eastAsia="en-AU"/>
                </w:rPr>
                <w:t>Chainage 910</w:t>
              </w:r>
            </w:ins>
          </w:p>
        </w:tc>
        <w:tc>
          <w:tcPr>
            <w:tcW w:w="764" w:type="pct"/>
            <w:noWrap/>
            <w:hideMark/>
          </w:tcPr>
          <w:p w:rsidR="00110C18" w:rsidRPr="0056388D" w:rsidRDefault="00110C18" w:rsidP="00063728">
            <w:pPr>
              <w:jc w:val="right"/>
              <w:rPr>
                <w:ins w:id="39639" w:author="KIM, Jason" w:date="2019-04-02T13:39:00Z"/>
                <w:rFonts w:ascii="Calibri" w:eastAsia="Times New Roman" w:hAnsi="Calibri" w:cs="Calibri"/>
                <w:color w:val="000000"/>
                <w:lang w:eastAsia="en-AU"/>
              </w:rPr>
            </w:pPr>
            <w:ins w:id="396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41" w:author="KIM, Jason" w:date="2019-04-02T13:39:00Z"/>
        </w:trPr>
        <w:tc>
          <w:tcPr>
            <w:tcW w:w="708" w:type="pct"/>
            <w:vMerge w:val="restart"/>
            <w:noWrap/>
            <w:hideMark/>
          </w:tcPr>
          <w:p w:rsidR="00110C18" w:rsidRPr="0056388D" w:rsidRDefault="00110C18" w:rsidP="00063728">
            <w:pPr>
              <w:rPr>
                <w:ins w:id="39642" w:author="KIM, Jason" w:date="2019-04-02T13:39:00Z"/>
                <w:rFonts w:ascii="Calibri" w:eastAsia="Times New Roman" w:hAnsi="Calibri" w:cs="Calibri"/>
                <w:color w:val="000000"/>
                <w:lang w:eastAsia="en-AU"/>
              </w:rPr>
            </w:pPr>
            <w:ins w:id="39643" w:author="KIM, Jason" w:date="2019-04-02T13:39:00Z">
              <w:r w:rsidRPr="0056388D">
                <w:rPr>
                  <w:rFonts w:ascii="Calibri" w:eastAsia="Times New Roman" w:hAnsi="Calibri" w:cs="Calibri"/>
                  <w:color w:val="000000"/>
                  <w:lang w:eastAsia="en-AU"/>
                </w:rPr>
                <w:t>LLE85K51</w:t>
              </w:r>
            </w:ins>
          </w:p>
        </w:tc>
        <w:tc>
          <w:tcPr>
            <w:tcW w:w="605" w:type="pct"/>
            <w:noWrap/>
            <w:hideMark/>
          </w:tcPr>
          <w:p w:rsidR="00110C18" w:rsidRPr="0056388D" w:rsidRDefault="00110C18" w:rsidP="00063728">
            <w:pPr>
              <w:rPr>
                <w:ins w:id="39644" w:author="KIM, Jason" w:date="2019-04-02T13:39:00Z"/>
                <w:rFonts w:ascii="Calibri" w:eastAsia="Times New Roman" w:hAnsi="Calibri" w:cs="Calibri"/>
                <w:color w:val="000000"/>
                <w:lang w:eastAsia="en-AU"/>
              </w:rPr>
            </w:pPr>
            <w:ins w:id="39645"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46" w:author="KIM, Jason" w:date="2019-04-02T13:39:00Z"/>
                <w:rFonts w:ascii="Calibri" w:eastAsia="Times New Roman" w:hAnsi="Calibri" w:cs="Calibri"/>
                <w:color w:val="000000"/>
                <w:lang w:eastAsia="en-AU"/>
              </w:rPr>
            </w:pPr>
            <w:ins w:id="396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48" w:author="KIM, Jason" w:date="2019-04-02T13:39:00Z"/>
                <w:rFonts w:ascii="Calibri" w:eastAsia="Times New Roman" w:hAnsi="Calibri" w:cs="Calibri"/>
                <w:color w:val="000000"/>
                <w:lang w:eastAsia="en-AU"/>
              </w:rPr>
            </w:pPr>
            <w:ins w:id="39649" w:author="KIM, Jason" w:date="2019-04-02T13:39:00Z">
              <w:r w:rsidRPr="0056388D">
                <w:rPr>
                  <w:rFonts w:ascii="Calibri" w:eastAsia="Times New Roman" w:hAnsi="Calibri" w:cs="Calibri"/>
                  <w:color w:val="000000"/>
                  <w:lang w:eastAsia="en-AU"/>
                </w:rPr>
                <w:t>LLN7047</w:t>
              </w:r>
            </w:ins>
          </w:p>
        </w:tc>
        <w:tc>
          <w:tcPr>
            <w:tcW w:w="933" w:type="pct"/>
            <w:noWrap/>
            <w:hideMark/>
          </w:tcPr>
          <w:p w:rsidR="00110C18" w:rsidRPr="0056388D" w:rsidRDefault="00110C18" w:rsidP="00063728">
            <w:pPr>
              <w:rPr>
                <w:ins w:id="39650" w:author="KIM, Jason" w:date="2019-04-02T13:39:00Z"/>
                <w:rFonts w:ascii="Calibri" w:eastAsia="Times New Roman" w:hAnsi="Calibri" w:cs="Calibri"/>
                <w:color w:val="000000"/>
                <w:lang w:eastAsia="en-AU"/>
              </w:rPr>
            </w:pPr>
            <w:ins w:id="396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52" w:author="KIM, Jason" w:date="2019-04-02T13:39:00Z"/>
                <w:rFonts w:ascii="Calibri" w:eastAsia="Times New Roman" w:hAnsi="Calibri" w:cs="Calibri"/>
                <w:color w:val="000000"/>
                <w:lang w:eastAsia="en-AU"/>
              </w:rPr>
            </w:pPr>
            <w:ins w:id="39653" w:author="KIM, Jason" w:date="2019-04-02T13:39:00Z">
              <w:r w:rsidRPr="0056388D">
                <w:rPr>
                  <w:rFonts w:ascii="Calibri" w:eastAsia="Times New Roman" w:hAnsi="Calibri" w:cs="Calibri"/>
                  <w:color w:val="000000"/>
                  <w:lang w:eastAsia="en-AU"/>
                </w:rPr>
                <w:t>Chainage 870</w:t>
              </w:r>
            </w:ins>
          </w:p>
        </w:tc>
        <w:tc>
          <w:tcPr>
            <w:tcW w:w="764" w:type="pct"/>
            <w:noWrap/>
            <w:hideMark/>
          </w:tcPr>
          <w:p w:rsidR="00110C18" w:rsidRPr="0056388D" w:rsidRDefault="00110C18" w:rsidP="00063728">
            <w:pPr>
              <w:jc w:val="right"/>
              <w:rPr>
                <w:ins w:id="39654" w:author="KIM, Jason" w:date="2019-04-02T13:39:00Z"/>
                <w:rFonts w:ascii="Calibri" w:eastAsia="Times New Roman" w:hAnsi="Calibri" w:cs="Calibri"/>
                <w:color w:val="000000"/>
                <w:lang w:eastAsia="en-AU"/>
              </w:rPr>
            </w:pPr>
            <w:ins w:id="39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56" w:author="KIM, Jason" w:date="2019-04-02T13:39:00Z"/>
        </w:trPr>
        <w:tc>
          <w:tcPr>
            <w:tcW w:w="708" w:type="pct"/>
            <w:vMerge/>
            <w:hideMark/>
          </w:tcPr>
          <w:p w:rsidR="00110C18" w:rsidRPr="0056388D" w:rsidRDefault="00110C18" w:rsidP="00063728">
            <w:pPr>
              <w:rPr>
                <w:ins w:id="396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58" w:author="KIM, Jason" w:date="2019-04-02T13:39:00Z"/>
                <w:rFonts w:ascii="Calibri" w:eastAsia="Times New Roman" w:hAnsi="Calibri" w:cs="Calibri"/>
                <w:color w:val="000000"/>
                <w:lang w:eastAsia="en-AU"/>
              </w:rPr>
            </w:pPr>
            <w:ins w:id="39659"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60" w:author="KIM, Jason" w:date="2019-04-02T13:39:00Z"/>
                <w:rFonts w:ascii="Calibri" w:eastAsia="Times New Roman" w:hAnsi="Calibri" w:cs="Calibri"/>
                <w:color w:val="000000"/>
                <w:lang w:eastAsia="en-AU"/>
              </w:rPr>
            </w:pPr>
            <w:ins w:id="396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62" w:author="KIM, Jason" w:date="2019-04-02T13:39:00Z"/>
                <w:rFonts w:ascii="Calibri" w:eastAsia="Times New Roman" w:hAnsi="Calibri" w:cs="Calibri"/>
                <w:color w:val="000000"/>
                <w:lang w:eastAsia="en-AU"/>
              </w:rPr>
            </w:pPr>
            <w:ins w:id="39663" w:author="KIM, Jason" w:date="2019-04-02T13:39:00Z">
              <w:r w:rsidRPr="0056388D">
                <w:rPr>
                  <w:rFonts w:ascii="Calibri" w:eastAsia="Times New Roman" w:hAnsi="Calibri" w:cs="Calibri"/>
                  <w:color w:val="000000"/>
                  <w:lang w:eastAsia="en-AU"/>
                </w:rPr>
                <w:t>LLN7048</w:t>
              </w:r>
            </w:ins>
          </w:p>
        </w:tc>
        <w:tc>
          <w:tcPr>
            <w:tcW w:w="933" w:type="pct"/>
            <w:noWrap/>
            <w:hideMark/>
          </w:tcPr>
          <w:p w:rsidR="00110C18" w:rsidRPr="0056388D" w:rsidRDefault="00110C18" w:rsidP="00063728">
            <w:pPr>
              <w:rPr>
                <w:ins w:id="39664" w:author="KIM, Jason" w:date="2019-04-02T13:39:00Z"/>
                <w:rFonts w:ascii="Calibri" w:eastAsia="Times New Roman" w:hAnsi="Calibri" w:cs="Calibri"/>
                <w:color w:val="000000"/>
                <w:lang w:eastAsia="en-AU"/>
              </w:rPr>
            </w:pPr>
            <w:ins w:id="396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66" w:author="KIM, Jason" w:date="2019-04-02T13:39:00Z"/>
                <w:rFonts w:ascii="Calibri" w:eastAsia="Times New Roman" w:hAnsi="Calibri" w:cs="Calibri"/>
                <w:color w:val="000000"/>
                <w:lang w:eastAsia="en-AU"/>
              </w:rPr>
            </w:pPr>
            <w:ins w:id="39667" w:author="KIM, Jason" w:date="2019-04-02T13:39:00Z">
              <w:r w:rsidRPr="0056388D">
                <w:rPr>
                  <w:rFonts w:ascii="Calibri" w:eastAsia="Times New Roman" w:hAnsi="Calibri" w:cs="Calibri"/>
                  <w:color w:val="000000"/>
                  <w:lang w:eastAsia="en-AU"/>
                </w:rPr>
                <w:t>Chainage 879</w:t>
              </w:r>
            </w:ins>
          </w:p>
        </w:tc>
        <w:tc>
          <w:tcPr>
            <w:tcW w:w="764" w:type="pct"/>
            <w:noWrap/>
            <w:hideMark/>
          </w:tcPr>
          <w:p w:rsidR="00110C18" w:rsidRPr="0056388D" w:rsidRDefault="00110C18" w:rsidP="00063728">
            <w:pPr>
              <w:jc w:val="right"/>
              <w:rPr>
                <w:ins w:id="39668" w:author="KIM, Jason" w:date="2019-04-02T13:39:00Z"/>
                <w:rFonts w:ascii="Calibri" w:eastAsia="Times New Roman" w:hAnsi="Calibri" w:cs="Calibri"/>
                <w:color w:val="000000"/>
                <w:lang w:eastAsia="en-AU"/>
              </w:rPr>
            </w:pPr>
            <w:ins w:id="39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70" w:author="KIM, Jason" w:date="2019-04-02T13:39:00Z"/>
        </w:trPr>
        <w:tc>
          <w:tcPr>
            <w:tcW w:w="708" w:type="pct"/>
            <w:vMerge/>
            <w:hideMark/>
          </w:tcPr>
          <w:p w:rsidR="00110C18" w:rsidRPr="0056388D" w:rsidRDefault="00110C18" w:rsidP="00063728">
            <w:pPr>
              <w:rPr>
                <w:ins w:id="39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72" w:author="KIM, Jason" w:date="2019-04-02T13:39:00Z"/>
                <w:rFonts w:ascii="Calibri" w:eastAsia="Times New Roman" w:hAnsi="Calibri" w:cs="Calibri"/>
                <w:color w:val="000000"/>
                <w:lang w:eastAsia="en-AU"/>
              </w:rPr>
            </w:pPr>
            <w:ins w:id="39673"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74" w:author="KIM, Jason" w:date="2019-04-02T13:39:00Z"/>
                <w:rFonts w:ascii="Calibri" w:eastAsia="Times New Roman" w:hAnsi="Calibri" w:cs="Calibri"/>
                <w:color w:val="000000"/>
                <w:lang w:eastAsia="en-AU"/>
              </w:rPr>
            </w:pPr>
            <w:ins w:id="396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76" w:author="KIM, Jason" w:date="2019-04-02T13:39:00Z"/>
                <w:rFonts w:ascii="Calibri" w:eastAsia="Times New Roman" w:hAnsi="Calibri" w:cs="Calibri"/>
                <w:color w:val="000000"/>
                <w:lang w:eastAsia="en-AU"/>
              </w:rPr>
            </w:pPr>
            <w:ins w:id="39677" w:author="KIM, Jason" w:date="2019-04-02T13:39:00Z">
              <w:r w:rsidRPr="0056388D">
                <w:rPr>
                  <w:rFonts w:ascii="Calibri" w:eastAsia="Times New Roman" w:hAnsi="Calibri" w:cs="Calibri"/>
                  <w:color w:val="000000"/>
                  <w:lang w:eastAsia="en-AU"/>
                </w:rPr>
                <w:t>LLN7049</w:t>
              </w:r>
            </w:ins>
          </w:p>
        </w:tc>
        <w:tc>
          <w:tcPr>
            <w:tcW w:w="933" w:type="pct"/>
            <w:noWrap/>
            <w:hideMark/>
          </w:tcPr>
          <w:p w:rsidR="00110C18" w:rsidRPr="0056388D" w:rsidRDefault="00110C18" w:rsidP="00063728">
            <w:pPr>
              <w:rPr>
                <w:ins w:id="39678" w:author="KIM, Jason" w:date="2019-04-02T13:39:00Z"/>
                <w:rFonts w:ascii="Calibri" w:eastAsia="Times New Roman" w:hAnsi="Calibri" w:cs="Calibri"/>
                <w:color w:val="000000"/>
                <w:lang w:eastAsia="en-AU"/>
              </w:rPr>
            </w:pPr>
            <w:ins w:id="396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80" w:author="KIM, Jason" w:date="2019-04-02T13:39:00Z"/>
                <w:rFonts w:ascii="Calibri" w:eastAsia="Times New Roman" w:hAnsi="Calibri" w:cs="Calibri"/>
                <w:color w:val="000000"/>
                <w:lang w:eastAsia="en-AU"/>
              </w:rPr>
            </w:pPr>
            <w:ins w:id="39681"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39682" w:author="KIM, Jason" w:date="2019-04-02T13:39:00Z"/>
                <w:rFonts w:ascii="Calibri" w:eastAsia="Times New Roman" w:hAnsi="Calibri" w:cs="Calibri"/>
                <w:color w:val="000000"/>
                <w:lang w:eastAsia="en-AU"/>
              </w:rPr>
            </w:pPr>
            <w:ins w:id="39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84" w:author="KIM, Jason" w:date="2019-04-02T13:39:00Z"/>
        </w:trPr>
        <w:tc>
          <w:tcPr>
            <w:tcW w:w="708" w:type="pct"/>
            <w:vMerge/>
            <w:hideMark/>
          </w:tcPr>
          <w:p w:rsidR="00110C18" w:rsidRPr="0056388D" w:rsidRDefault="00110C18" w:rsidP="00063728">
            <w:pPr>
              <w:rPr>
                <w:ins w:id="39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86" w:author="KIM, Jason" w:date="2019-04-02T13:39:00Z"/>
                <w:rFonts w:ascii="Calibri" w:eastAsia="Times New Roman" w:hAnsi="Calibri" w:cs="Calibri"/>
                <w:color w:val="000000"/>
                <w:lang w:eastAsia="en-AU"/>
              </w:rPr>
            </w:pPr>
            <w:ins w:id="39687"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88" w:author="KIM, Jason" w:date="2019-04-02T13:39:00Z"/>
                <w:rFonts w:ascii="Calibri" w:eastAsia="Times New Roman" w:hAnsi="Calibri" w:cs="Calibri"/>
                <w:color w:val="000000"/>
                <w:lang w:eastAsia="en-AU"/>
              </w:rPr>
            </w:pPr>
            <w:ins w:id="396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90" w:author="KIM, Jason" w:date="2019-04-02T13:39:00Z"/>
                <w:rFonts w:ascii="Calibri" w:eastAsia="Times New Roman" w:hAnsi="Calibri" w:cs="Calibri"/>
                <w:color w:val="000000"/>
                <w:lang w:eastAsia="en-AU"/>
              </w:rPr>
            </w:pPr>
            <w:ins w:id="39691" w:author="KIM, Jason" w:date="2019-04-02T13:39:00Z">
              <w:r w:rsidRPr="0056388D">
                <w:rPr>
                  <w:rFonts w:ascii="Calibri" w:eastAsia="Times New Roman" w:hAnsi="Calibri" w:cs="Calibri"/>
                  <w:color w:val="000000"/>
                  <w:lang w:eastAsia="en-AU"/>
                </w:rPr>
                <w:t>LLN7050</w:t>
              </w:r>
            </w:ins>
          </w:p>
        </w:tc>
        <w:tc>
          <w:tcPr>
            <w:tcW w:w="933" w:type="pct"/>
            <w:noWrap/>
            <w:hideMark/>
          </w:tcPr>
          <w:p w:rsidR="00110C18" w:rsidRPr="0056388D" w:rsidRDefault="00110C18" w:rsidP="00063728">
            <w:pPr>
              <w:rPr>
                <w:ins w:id="39692" w:author="KIM, Jason" w:date="2019-04-02T13:39:00Z"/>
                <w:rFonts w:ascii="Calibri" w:eastAsia="Times New Roman" w:hAnsi="Calibri" w:cs="Calibri"/>
                <w:color w:val="000000"/>
                <w:lang w:eastAsia="en-AU"/>
              </w:rPr>
            </w:pPr>
            <w:ins w:id="396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94" w:author="KIM, Jason" w:date="2019-04-02T13:39:00Z"/>
                <w:rFonts w:ascii="Calibri" w:eastAsia="Times New Roman" w:hAnsi="Calibri" w:cs="Calibri"/>
                <w:color w:val="000000"/>
                <w:lang w:eastAsia="en-AU"/>
              </w:rPr>
            </w:pPr>
            <w:ins w:id="39695" w:author="KIM, Jason" w:date="2019-04-02T13:39:00Z">
              <w:r w:rsidRPr="0056388D">
                <w:rPr>
                  <w:rFonts w:ascii="Calibri" w:eastAsia="Times New Roman" w:hAnsi="Calibri" w:cs="Calibri"/>
                  <w:color w:val="000000"/>
                  <w:lang w:eastAsia="en-AU"/>
                </w:rPr>
                <w:t>Chainage 898</w:t>
              </w:r>
            </w:ins>
          </w:p>
        </w:tc>
        <w:tc>
          <w:tcPr>
            <w:tcW w:w="764" w:type="pct"/>
            <w:noWrap/>
            <w:hideMark/>
          </w:tcPr>
          <w:p w:rsidR="00110C18" w:rsidRPr="0056388D" w:rsidRDefault="00110C18" w:rsidP="00063728">
            <w:pPr>
              <w:jc w:val="right"/>
              <w:rPr>
                <w:ins w:id="39696" w:author="KIM, Jason" w:date="2019-04-02T13:39:00Z"/>
                <w:rFonts w:ascii="Calibri" w:eastAsia="Times New Roman" w:hAnsi="Calibri" w:cs="Calibri"/>
                <w:color w:val="000000"/>
                <w:lang w:eastAsia="en-AU"/>
              </w:rPr>
            </w:pPr>
            <w:ins w:id="39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98" w:author="KIM, Jason" w:date="2019-04-02T13:39:00Z"/>
        </w:trPr>
        <w:tc>
          <w:tcPr>
            <w:tcW w:w="708" w:type="pct"/>
            <w:vMerge/>
            <w:hideMark/>
          </w:tcPr>
          <w:p w:rsidR="00110C18" w:rsidRPr="0056388D" w:rsidRDefault="00110C18" w:rsidP="00063728">
            <w:pPr>
              <w:rPr>
                <w:ins w:id="39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00" w:author="KIM, Jason" w:date="2019-04-02T13:39:00Z"/>
                <w:rFonts w:ascii="Calibri" w:eastAsia="Times New Roman" w:hAnsi="Calibri" w:cs="Calibri"/>
                <w:color w:val="000000"/>
                <w:lang w:eastAsia="en-AU"/>
              </w:rPr>
            </w:pPr>
            <w:ins w:id="39701"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02" w:author="KIM, Jason" w:date="2019-04-02T13:39:00Z"/>
                <w:rFonts w:ascii="Calibri" w:eastAsia="Times New Roman" w:hAnsi="Calibri" w:cs="Calibri"/>
                <w:color w:val="000000"/>
                <w:lang w:eastAsia="en-AU"/>
              </w:rPr>
            </w:pPr>
            <w:ins w:id="397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04" w:author="KIM, Jason" w:date="2019-04-02T13:39:00Z"/>
                <w:rFonts w:ascii="Calibri" w:eastAsia="Times New Roman" w:hAnsi="Calibri" w:cs="Calibri"/>
                <w:color w:val="000000"/>
                <w:lang w:eastAsia="en-AU"/>
              </w:rPr>
            </w:pPr>
            <w:ins w:id="39705" w:author="KIM, Jason" w:date="2019-04-02T13:39:00Z">
              <w:r w:rsidRPr="0056388D">
                <w:rPr>
                  <w:rFonts w:ascii="Calibri" w:eastAsia="Times New Roman" w:hAnsi="Calibri" w:cs="Calibri"/>
                  <w:color w:val="000000"/>
                  <w:lang w:eastAsia="en-AU"/>
                </w:rPr>
                <w:t>LLN7051</w:t>
              </w:r>
            </w:ins>
          </w:p>
        </w:tc>
        <w:tc>
          <w:tcPr>
            <w:tcW w:w="933" w:type="pct"/>
            <w:noWrap/>
            <w:hideMark/>
          </w:tcPr>
          <w:p w:rsidR="00110C18" w:rsidRPr="0056388D" w:rsidRDefault="00110C18" w:rsidP="00063728">
            <w:pPr>
              <w:rPr>
                <w:ins w:id="39706" w:author="KIM, Jason" w:date="2019-04-02T13:39:00Z"/>
                <w:rFonts w:ascii="Calibri" w:eastAsia="Times New Roman" w:hAnsi="Calibri" w:cs="Calibri"/>
                <w:color w:val="000000"/>
                <w:lang w:eastAsia="en-AU"/>
              </w:rPr>
            </w:pPr>
            <w:ins w:id="397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08" w:author="KIM, Jason" w:date="2019-04-02T13:39:00Z"/>
                <w:rFonts w:ascii="Calibri" w:eastAsia="Times New Roman" w:hAnsi="Calibri" w:cs="Calibri"/>
                <w:color w:val="000000"/>
                <w:lang w:eastAsia="en-AU"/>
              </w:rPr>
            </w:pPr>
            <w:ins w:id="39709" w:author="KIM, Jason" w:date="2019-04-02T13:39:00Z">
              <w:r w:rsidRPr="0056388D">
                <w:rPr>
                  <w:rFonts w:ascii="Calibri" w:eastAsia="Times New Roman" w:hAnsi="Calibri" w:cs="Calibri"/>
                  <w:color w:val="000000"/>
                  <w:lang w:eastAsia="en-AU"/>
                </w:rPr>
                <w:t>Chainage 907</w:t>
              </w:r>
            </w:ins>
          </w:p>
        </w:tc>
        <w:tc>
          <w:tcPr>
            <w:tcW w:w="764" w:type="pct"/>
            <w:noWrap/>
            <w:hideMark/>
          </w:tcPr>
          <w:p w:rsidR="00110C18" w:rsidRPr="0056388D" w:rsidRDefault="00110C18" w:rsidP="00063728">
            <w:pPr>
              <w:jc w:val="right"/>
              <w:rPr>
                <w:ins w:id="39710" w:author="KIM, Jason" w:date="2019-04-02T13:39:00Z"/>
                <w:rFonts w:ascii="Calibri" w:eastAsia="Times New Roman" w:hAnsi="Calibri" w:cs="Calibri"/>
                <w:color w:val="000000"/>
                <w:lang w:eastAsia="en-AU"/>
              </w:rPr>
            </w:pPr>
            <w:ins w:id="39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12" w:author="KIM, Jason" w:date="2019-04-02T13:39:00Z"/>
        </w:trPr>
        <w:tc>
          <w:tcPr>
            <w:tcW w:w="708" w:type="pct"/>
            <w:vMerge/>
            <w:hideMark/>
          </w:tcPr>
          <w:p w:rsidR="00110C18" w:rsidRPr="0056388D" w:rsidRDefault="00110C18" w:rsidP="00063728">
            <w:pPr>
              <w:rPr>
                <w:ins w:id="39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14" w:author="KIM, Jason" w:date="2019-04-02T13:39:00Z"/>
                <w:rFonts w:ascii="Calibri" w:eastAsia="Times New Roman" w:hAnsi="Calibri" w:cs="Calibri"/>
                <w:color w:val="000000"/>
                <w:lang w:eastAsia="en-AU"/>
              </w:rPr>
            </w:pPr>
            <w:ins w:id="39715"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16" w:author="KIM, Jason" w:date="2019-04-02T13:39:00Z"/>
                <w:rFonts w:ascii="Calibri" w:eastAsia="Times New Roman" w:hAnsi="Calibri" w:cs="Calibri"/>
                <w:color w:val="000000"/>
                <w:lang w:eastAsia="en-AU"/>
              </w:rPr>
            </w:pPr>
            <w:ins w:id="397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18" w:author="KIM, Jason" w:date="2019-04-02T13:39:00Z"/>
                <w:rFonts w:ascii="Calibri" w:eastAsia="Times New Roman" w:hAnsi="Calibri" w:cs="Calibri"/>
                <w:color w:val="000000"/>
                <w:lang w:eastAsia="en-AU"/>
              </w:rPr>
            </w:pPr>
            <w:ins w:id="39719" w:author="KIM, Jason" w:date="2019-04-02T13:39:00Z">
              <w:r w:rsidRPr="0056388D">
                <w:rPr>
                  <w:rFonts w:ascii="Calibri" w:eastAsia="Times New Roman" w:hAnsi="Calibri" w:cs="Calibri"/>
                  <w:color w:val="000000"/>
                  <w:lang w:eastAsia="en-AU"/>
                </w:rPr>
                <w:t>LLN7052</w:t>
              </w:r>
            </w:ins>
          </w:p>
        </w:tc>
        <w:tc>
          <w:tcPr>
            <w:tcW w:w="933" w:type="pct"/>
            <w:noWrap/>
            <w:hideMark/>
          </w:tcPr>
          <w:p w:rsidR="00110C18" w:rsidRPr="0056388D" w:rsidRDefault="00110C18" w:rsidP="00063728">
            <w:pPr>
              <w:rPr>
                <w:ins w:id="39720" w:author="KIM, Jason" w:date="2019-04-02T13:39:00Z"/>
                <w:rFonts w:ascii="Calibri" w:eastAsia="Times New Roman" w:hAnsi="Calibri" w:cs="Calibri"/>
                <w:color w:val="000000"/>
                <w:lang w:eastAsia="en-AU"/>
              </w:rPr>
            </w:pPr>
            <w:ins w:id="397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22" w:author="KIM, Jason" w:date="2019-04-02T13:39:00Z"/>
                <w:rFonts w:ascii="Calibri" w:eastAsia="Times New Roman" w:hAnsi="Calibri" w:cs="Calibri"/>
                <w:color w:val="000000"/>
                <w:lang w:eastAsia="en-AU"/>
              </w:rPr>
            </w:pPr>
            <w:ins w:id="39723" w:author="KIM, Jason" w:date="2019-04-02T13:39:00Z">
              <w:r w:rsidRPr="0056388D">
                <w:rPr>
                  <w:rFonts w:ascii="Calibri" w:eastAsia="Times New Roman" w:hAnsi="Calibri" w:cs="Calibri"/>
                  <w:color w:val="000000"/>
                  <w:lang w:eastAsia="en-AU"/>
                </w:rPr>
                <w:t>Chainage 917</w:t>
              </w:r>
            </w:ins>
          </w:p>
        </w:tc>
        <w:tc>
          <w:tcPr>
            <w:tcW w:w="764" w:type="pct"/>
            <w:noWrap/>
            <w:hideMark/>
          </w:tcPr>
          <w:p w:rsidR="00110C18" w:rsidRPr="0056388D" w:rsidRDefault="00110C18" w:rsidP="00063728">
            <w:pPr>
              <w:jc w:val="right"/>
              <w:rPr>
                <w:ins w:id="39724" w:author="KIM, Jason" w:date="2019-04-02T13:39:00Z"/>
                <w:rFonts w:ascii="Calibri" w:eastAsia="Times New Roman" w:hAnsi="Calibri" w:cs="Calibri"/>
                <w:color w:val="000000"/>
                <w:lang w:eastAsia="en-AU"/>
              </w:rPr>
            </w:pPr>
            <w:ins w:id="39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26" w:author="KIM, Jason" w:date="2019-04-02T13:39:00Z"/>
        </w:trPr>
        <w:tc>
          <w:tcPr>
            <w:tcW w:w="708" w:type="pct"/>
            <w:vMerge/>
            <w:hideMark/>
          </w:tcPr>
          <w:p w:rsidR="00110C18" w:rsidRPr="0056388D" w:rsidRDefault="00110C18" w:rsidP="00063728">
            <w:pPr>
              <w:rPr>
                <w:ins w:id="39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28" w:author="KIM, Jason" w:date="2019-04-02T13:39:00Z"/>
                <w:rFonts w:ascii="Calibri" w:eastAsia="Times New Roman" w:hAnsi="Calibri" w:cs="Calibri"/>
                <w:color w:val="000000"/>
                <w:lang w:eastAsia="en-AU"/>
              </w:rPr>
            </w:pPr>
            <w:ins w:id="39729"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30" w:author="KIM, Jason" w:date="2019-04-02T13:39:00Z"/>
                <w:rFonts w:ascii="Calibri" w:eastAsia="Times New Roman" w:hAnsi="Calibri" w:cs="Calibri"/>
                <w:color w:val="000000"/>
                <w:lang w:eastAsia="en-AU"/>
              </w:rPr>
            </w:pPr>
            <w:ins w:id="397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32" w:author="KIM, Jason" w:date="2019-04-02T13:39:00Z"/>
                <w:rFonts w:ascii="Calibri" w:eastAsia="Times New Roman" w:hAnsi="Calibri" w:cs="Calibri"/>
                <w:color w:val="000000"/>
                <w:lang w:eastAsia="en-AU"/>
              </w:rPr>
            </w:pPr>
            <w:ins w:id="39733" w:author="KIM, Jason" w:date="2019-04-02T13:39:00Z">
              <w:r w:rsidRPr="0056388D">
                <w:rPr>
                  <w:rFonts w:ascii="Calibri" w:eastAsia="Times New Roman" w:hAnsi="Calibri" w:cs="Calibri"/>
                  <w:color w:val="000000"/>
                  <w:lang w:eastAsia="en-AU"/>
                </w:rPr>
                <w:t>LLN7053</w:t>
              </w:r>
            </w:ins>
          </w:p>
        </w:tc>
        <w:tc>
          <w:tcPr>
            <w:tcW w:w="933" w:type="pct"/>
            <w:noWrap/>
            <w:hideMark/>
          </w:tcPr>
          <w:p w:rsidR="00110C18" w:rsidRPr="0056388D" w:rsidRDefault="00110C18" w:rsidP="00063728">
            <w:pPr>
              <w:rPr>
                <w:ins w:id="39734" w:author="KIM, Jason" w:date="2019-04-02T13:39:00Z"/>
                <w:rFonts w:ascii="Calibri" w:eastAsia="Times New Roman" w:hAnsi="Calibri" w:cs="Calibri"/>
                <w:color w:val="000000"/>
                <w:lang w:eastAsia="en-AU"/>
              </w:rPr>
            </w:pPr>
            <w:ins w:id="397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36" w:author="KIM, Jason" w:date="2019-04-02T13:39:00Z"/>
                <w:rFonts w:ascii="Calibri" w:eastAsia="Times New Roman" w:hAnsi="Calibri" w:cs="Calibri"/>
                <w:color w:val="000000"/>
                <w:lang w:eastAsia="en-AU"/>
              </w:rPr>
            </w:pPr>
            <w:ins w:id="39737"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39738" w:author="KIM, Jason" w:date="2019-04-02T13:39:00Z"/>
                <w:rFonts w:ascii="Calibri" w:eastAsia="Times New Roman" w:hAnsi="Calibri" w:cs="Calibri"/>
                <w:color w:val="000000"/>
                <w:lang w:eastAsia="en-AU"/>
              </w:rPr>
            </w:pPr>
            <w:ins w:id="39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40" w:author="KIM, Jason" w:date="2019-04-02T13:39:00Z"/>
        </w:trPr>
        <w:tc>
          <w:tcPr>
            <w:tcW w:w="708" w:type="pct"/>
            <w:vMerge/>
            <w:hideMark/>
          </w:tcPr>
          <w:p w:rsidR="00110C18" w:rsidRPr="0056388D" w:rsidRDefault="00110C18" w:rsidP="00063728">
            <w:pPr>
              <w:rPr>
                <w:ins w:id="397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42" w:author="KIM, Jason" w:date="2019-04-02T13:39:00Z"/>
                <w:rFonts w:ascii="Calibri" w:eastAsia="Times New Roman" w:hAnsi="Calibri" w:cs="Calibri"/>
                <w:color w:val="000000"/>
                <w:lang w:eastAsia="en-AU"/>
              </w:rPr>
            </w:pPr>
            <w:ins w:id="39743"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44" w:author="KIM, Jason" w:date="2019-04-02T13:39:00Z"/>
                <w:rFonts w:ascii="Calibri" w:eastAsia="Times New Roman" w:hAnsi="Calibri" w:cs="Calibri"/>
                <w:color w:val="000000"/>
                <w:lang w:eastAsia="en-AU"/>
              </w:rPr>
            </w:pPr>
            <w:ins w:id="397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46" w:author="KIM, Jason" w:date="2019-04-02T13:39:00Z"/>
                <w:rFonts w:ascii="Calibri" w:eastAsia="Times New Roman" w:hAnsi="Calibri" w:cs="Calibri"/>
                <w:color w:val="000000"/>
                <w:lang w:eastAsia="en-AU"/>
              </w:rPr>
            </w:pPr>
            <w:ins w:id="39747" w:author="KIM, Jason" w:date="2019-04-02T13:39:00Z">
              <w:r w:rsidRPr="0056388D">
                <w:rPr>
                  <w:rFonts w:ascii="Calibri" w:eastAsia="Times New Roman" w:hAnsi="Calibri" w:cs="Calibri"/>
                  <w:color w:val="000000"/>
                  <w:lang w:eastAsia="en-AU"/>
                </w:rPr>
                <w:t>LLN7054</w:t>
              </w:r>
            </w:ins>
          </w:p>
        </w:tc>
        <w:tc>
          <w:tcPr>
            <w:tcW w:w="933" w:type="pct"/>
            <w:noWrap/>
            <w:hideMark/>
          </w:tcPr>
          <w:p w:rsidR="00110C18" w:rsidRPr="0056388D" w:rsidRDefault="00110C18" w:rsidP="00063728">
            <w:pPr>
              <w:rPr>
                <w:ins w:id="39748" w:author="KIM, Jason" w:date="2019-04-02T13:39:00Z"/>
                <w:rFonts w:ascii="Calibri" w:eastAsia="Times New Roman" w:hAnsi="Calibri" w:cs="Calibri"/>
                <w:color w:val="000000"/>
                <w:lang w:eastAsia="en-AU"/>
              </w:rPr>
            </w:pPr>
            <w:ins w:id="397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50" w:author="KIM, Jason" w:date="2019-04-02T13:39:00Z"/>
                <w:rFonts w:ascii="Calibri" w:eastAsia="Times New Roman" w:hAnsi="Calibri" w:cs="Calibri"/>
                <w:color w:val="000000"/>
                <w:lang w:eastAsia="en-AU"/>
              </w:rPr>
            </w:pPr>
            <w:ins w:id="39751" w:author="KIM, Jason" w:date="2019-04-02T13:39:00Z">
              <w:r w:rsidRPr="0056388D">
                <w:rPr>
                  <w:rFonts w:ascii="Calibri" w:eastAsia="Times New Roman" w:hAnsi="Calibri" w:cs="Calibri"/>
                  <w:color w:val="000000"/>
                  <w:lang w:eastAsia="en-AU"/>
                </w:rPr>
                <w:t>Chainage 936</w:t>
              </w:r>
            </w:ins>
          </w:p>
        </w:tc>
        <w:tc>
          <w:tcPr>
            <w:tcW w:w="764" w:type="pct"/>
            <w:noWrap/>
            <w:hideMark/>
          </w:tcPr>
          <w:p w:rsidR="00110C18" w:rsidRPr="0056388D" w:rsidRDefault="00110C18" w:rsidP="00063728">
            <w:pPr>
              <w:jc w:val="right"/>
              <w:rPr>
                <w:ins w:id="39752" w:author="KIM, Jason" w:date="2019-04-02T13:39:00Z"/>
                <w:rFonts w:ascii="Calibri" w:eastAsia="Times New Roman" w:hAnsi="Calibri" w:cs="Calibri"/>
                <w:color w:val="000000"/>
                <w:lang w:eastAsia="en-AU"/>
              </w:rPr>
            </w:pPr>
            <w:ins w:id="397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54" w:author="KIM, Jason" w:date="2019-04-02T13:39:00Z"/>
        </w:trPr>
        <w:tc>
          <w:tcPr>
            <w:tcW w:w="708" w:type="pct"/>
            <w:vMerge/>
            <w:hideMark/>
          </w:tcPr>
          <w:p w:rsidR="00110C18" w:rsidRPr="0056388D" w:rsidRDefault="00110C18" w:rsidP="00063728">
            <w:pPr>
              <w:rPr>
                <w:ins w:id="397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56" w:author="KIM, Jason" w:date="2019-04-02T13:39:00Z"/>
                <w:rFonts w:ascii="Calibri" w:eastAsia="Times New Roman" w:hAnsi="Calibri" w:cs="Calibri"/>
                <w:color w:val="000000"/>
                <w:lang w:eastAsia="en-AU"/>
              </w:rPr>
            </w:pPr>
            <w:ins w:id="39757"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58" w:author="KIM, Jason" w:date="2019-04-02T13:39:00Z"/>
                <w:rFonts w:ascii="Calibri" w:eastAsia="Times New Roman" w:hAnsi="Calibri" w:cs="Calibri"/>
                <w:color w:val="000000"/>
                <w:lang w:eastAsia="en-AU"/>
              </w:rPr>
            </w:pPr>
            <w:ins w:id="397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60" w:author="KIM, Jason" w:date="2019-04-02T13:39:00Z"/>
                <w:rFonts w:ascii="Calibri" w:eastAsia="Times New Roman" w:hAnsi="Calibri" w:cs="Calibri"/>
                <w:color w:val="000000"/>
                <w:lang w:eastAsia="en-AU"/>
              </w:rPr>
            </w:pPr>
            <w:ins w:id="39761" w:author="KIM, Jason" w:date="2019-04-02T13:39:00Z">
              <w:r w:rsidRPr="0056388D">
                <w:rPr>
                  <w:rFonts w:ascii="Calibri" w:eastAsia="Times New Roman" w:hAnsi="Calibri" w:cs="Calibri"/>
                  <w:color w:val="000000"/>
                  <w:lang w:eastAsia="en-AU"/>
                </w:rPr>
                <w:t>LLN7055</w:t>
              </w:r>
            </w:ins>
          </w:p>
        </w:tc>
        <w:tc>
          <w:tcPr>
            <w:tcW w:w="933" w:type="pct"/>
            <w:noWrap/>
            <w:hideMark/>
          </w:tcPr>
          <w:p w:rsidR="00110C18" w:rsidRPr="0056388D" w:rsidRDefault="00110C18" w:rsidP="00063728">
            <w:pPr>
              <w:rPr>
                <w:ins w:id="39762" w:author="KIM, Jason" w:date="2019-04-02T13:39:00Z"/>
                <w:rFonts w:ascii="Calibri" w:eastAsia="Times New Roman" w:hAnsi="Calibri" w:cs="Calibri"/>
                <w:color w:val="000000"/>
                <w:lang w:eastAsia="en-AU"/>
              </w:rPr>
            </w:pPr>
            <w:ins w:id="397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64" w:author="KIM, Jason" w:date="2019-04-02T13:39:00Z"/>
                <w:rFonts w:ascii="Calibri" w:eastAsia="Times New Roman" w:hAnsi="Calibri" w:cs="Calibri"/>
                <w:color w:val="000000"/>
                <w:lang w:eastAsia="en-AU"/>
              </w:rPr>
            </w:pPr>
            <w:ins w:id="39765" w:author="KIM, Jason" w:date="2019-04-02T13:39:00Z">
              <w:r w:rsidRPr="0056388D">
                <w:rPr>
                  <w:rFonts w:ascii="Calibri" w:eastAsia="Times New Roman" w:hAnsi="Calibri" w:cs="Calibri"/>
                  <w:color w:val="000000"/>
                  <w:lang w:eastAsia="en-AU"/>
                </w:rPr>
                <w:t>Chainage 946</w:t>
              </w:r>
            </w:ins>
          </w:p>
        </w:tc>
        <w:tc>
          <w:tcPr>
            <w:tcW w:w="764" w:type="pct"/>
            <w:noWrap/>
            <w:hideMark/>
          </w:tcPr>
          <w:p w:rsidR="00110C18" w:rsidRPr="0056388D" w:rsidRDefault="00110C18" w:rsidP="00063728">
            <w:pPr>
              <w:jc w:val="right"/>
              <w:rPr>
                <w:ins w:id="39766" w:author="KIM, Jason" w:date="2019-04-02T13:39:00Z"/>
                <w:rFonts w:ascii="Calibri" w:eastAsia="Times New Roman" w:hAnsi="Calibri" w:cs="Calibri"/>
                <w:color w:val="000000"/>
                <w:lang w:eastAsia="en-AU"/>
              </w:rPr>
            </w:pPr>
            <w:ins w:id="397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68" w:author="KIM, Jason" w:date="2019-04-02T13:39:00Z"/>
        </w:trPr>
        <w:tc>
          <w:tcPr>
            <w:tcW w:w="708" w:type="pct"/>
            <w:vMerge/>
            <w:hideMark/>
          </w:tcPr>
          <w:p w:rsidR="00110C18" w:rsidRPr="0056388D" w:rsidRDefault="00110C18" w:rsidP="00063728">
            <w:pPr>
              <w:rPr>
                <w:ins w:id="397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70" w:author="KIM, Jason" w:date="2019-04-02T13:39:00Z"/>
                <w:rFonts w:ascii="Calibri" w:eastAsia="Times New Roman" w:hAnsi="Calibri" w:cs="Calibri"/>
                <w:color w:val="000000"/>
                <w:lang w:eastAsia="en-AU"/>
              </w:rPr>
            </w:pPr>
            <w:ins w:id="39771"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72" w:author="KIM, Jason" w:date="2019-04-02T13:39:00Z"/>
                <w:rFonts w:ascii="Calibri" w:eastAsia="Times New Roman" w:hAnsi="Calibri" w:cs="Calibri"/>
                <w:color w:val="000000"/>
                <w:lang w:eastAsia="en-AU"/>
              </w:rPr>
            </w:pPr>
            <w:ins w:id="397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74" w:author="KIM, Jason" w:date="2019-04-02T13:39:00Z"/>
                <w:rFonts w:ascii="Calibri" w:eastAsia="Times New Roman" w:hAnsi="Calibri" w:cs="Calibri"/>
                <w:color w:val="000000"/>
                <w:lang w:eastAsia="en-AU"/>
              </w:rPr>
            </w:pPr>
            <w:ins w:id="39775" w:author="KIM, Jason" w:date="2019-04-02T13:39:00Z">
              <w:r w:rsidRPr="0056388D">
                <w:rPr>
                  <w:rFonts w:ascii="Calibri" w:eastAsia="Times New Roman" w:hAnsi="Calibri" w:cs="Calibri"/>
                  <w:color w:val="000000"/>
                  <w:lang w:eastAsia="en-AU"/>
                </w:rPr>
                <w:t>LLN7056</w:t>
              </w:r>
            </w:ins>
          </w:p>
        </w:tc>
        <w:tc>
          <w:tcPr>
            <w:tcW w:w="933" w:type="pct"/>
            <w:noWrap/>
            <w:hideMark/>
          </w:tcPr>
          <w:p w:rsidR="00110C18" w:rsidRPr="0056388D" w:rsidRDefault="00110C18" w:rsidP="00063728">
            <w:pPr>
              <w:rPr>
                <w:ins w:id="39776" w:author="KIM, Jason" w:date="2019-04-02T13:39:00Z"/>
                <w:rFonts w:ascii="Calibri" w:eastAsia="Times New Roman" w:hAnsi="Calibri" w:cs="Calibri"/>
                <w:color w:val="000000"/>
                <w:lang w:eastAsia="en-AU"/>
              </w:rPr>
            </w:pPr>
            <w:ins w:id="397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78" w:author="KIM, Jason" w:date="2019-04-02T13:39:00Z"/>
                <w:rFonts w:ascii="Calibri" w:eastAsia="Times New Roman" w:hAnsi="Calibri" w:cs="Calibri"/>
                <w:color w:val="000000"/>
                <w:lang w:eastAsia="en-AU"/>
              </w:rPr>
            </w:pPr>
            <w:ins w:id="39779" w:author="KIM, Jason" w:date="2019-04-02T13:39:00Z">
              <w:r w:rsidRPr="0056388D">
                <w:rPr>
                  <w:rFonts w:ascii="Calibri" w:eastAsia="Times New Roman" w:hAnsi="Calibri" w:cs="Calibri"/>
                  <w:color w:val="000000"/>
                  <w:lang w:eastAsia="en-AU"/>
                </w:rPr>
                <w:t>Chainage 955</w:t>
              </w:r>
            </w:ins>
          </w:p>
        </w:tc>
        <w:tc>
          <w:tcPr>
            <w:tcW w:w="764" w:type="pct"/>
            <w:noWrap/>
            <w:hideMark/>
          </w:tcPr>
          <w:p w:rsidR="00110C18" w:rsidRPr="0056388D" w:rsidRDefault="00110C18" w:rsidP="00063728">
            <w:pPr>
              <w:jc w:val="right"/>
              <w:rPr>
                <w:ins w:id="39780" w:author="KIM, Jason" w:date="2019-04-02T13:39:00Z"/>
                <w:rFonts w:ascii="Calibri" w:eastAsia="Times New Roman" w:hAnsi="Calibri" w:cs="Calibri"/>
                <w:color w:val="000000"/>
                <w:lang w:eastAsia="en-AU"/>
              </w:rPr>
            </w:pPr>
            <w:ins w:id="39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82" w:author="KIM, Jason" w:date="2019-04-02T13:39:00Z"/>
        </w:trPr>
        <w:tc>
          <w:tcPr>
            <w:tcW w:w="708" w:type="pct"/>
            <w:vMerge/>
            <w:hideMark/>
          </w:tcPr>
          <w:p w:rsidR="00110C18" w:rsidRPr="0056388D" w:rsidRDefault="00110C18" w:rsidP="00063728">
            <w:pPr>
              <w:rPr>
                <w:ins w:id="39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84" w:author="KIM, Jason" w:date="2019-04-02T13:39:00Z"/>
                <w:rFonts w:ascii="Calibri" w:eastAsia="Times New Roman" w:hAnsi="Calibri" w:cs="Calibri"/>
                <w:color w:val="000000"/>
                <w:lang w:eastAsia="en-AU"/>
              </w:rPr>
            </w:pPr>
            <w:ins w:id="39785"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86" w:author="KIM, Jason" w:date="2019-04-02T13:39:00Z"/>
                <w:rFonts w:ascii="Calibri" w:eastAsia="Times New Roman" w:hAnsi="Calibri" w:cs="Calibri"/>
                <w:color w:val="000000"/>
                <w:lang w:eastAsia="en-AU"/>
              </w:rPr>
            </w:pPr>
            <w:ins w:id="397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88" w:author="KIM, Jason" w:date="2019-04-02T13:39:00Z"/>
                <w:rFonts w:ascii="Calibri" w:eastAsia="Times New Roman" w:hAnsi="Calibri" w:cs="Calibri"/>
                <w:color w:val="000000"/>
                <w:lang w:eastAsia="en-AU"/>
              </w:rPr>
            </w:pPr>
            <w:ins w:id="39789" w:author="KIM, Jason" w:date="2019-04-02T13:39:00Z">
              <w:r w:rsidRPr="0056388D">
                <w:rPr>
                  <w:rFonts w:ascii="Calibri" w:eastAsia="Times New Roman" w:hAnsi="Calibri" w:cs="Calibri"/>
                  <w:color w:val="000000"/>
                  <w:lang w:eastAsia="en-AU"/>
                </w:rPr>
                <w:t>LLN7057</w:t>
              </w:r>
            </w:ins>
          </w:p>
        </w:tc>
        <w:tc>
          <w:tcPr>
            <w:tcW w:w="933" w:type="pct"/>
            <w:noWrap/>
            <w:hideMark/>
          </w:tcPr>
          <w:p w:rsidR="00110C18" w:rsidRPr="0056388D" w:rsidRDefault="00110C18" w:rsidP="00063728">
            <w:pPr>
              <w:rPr>
                <w:ins w:id="39790" w:author="KIM, Jason" w:date="2019-04-02T13:39:00Z"/>
                <w:rFonts w:ascii="Calibri" w:eastAsia="Times New Roman" w:hAnsi="Calibri" w:cs="Calibri"/>
                <w:color w:val="000000"/>
                <w:lang w:eastAsia="en-AU"/>
              </w:rPr>
            </w:pPr>
            <w:ins w:id="397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92" w:author="KIM, Jason" w:date="2019-04-02T13:39:00Z"/>
                <w:rFonts w:ascii="Calibri" w:eastAsia="Times New Roman" w:hAnsi="Calibri" w:cs="Calibri"/>
                <w:color w:val="000000"/>
                <w:lang w:eastAsia="en-AU"/>
              </w:rPr>
            </w:pPr>
            <w:ins w:id="39793" w:author="KIM, Jason" w:date="2019-04-02T13:39:00Z">
              <w:r w:rsidRPr="0056388D">
                <w:rPr>
                  <w:rFonts w:ascii="Calibri" w:eastAsia="Times New Roman" w:hAnsi="Calibri" w:cs="Calibri"/>
                  <w:color w:val="000000"/>
                  <w:lang w:eastAsia="en-AU"/>
                </w:rPr>
                <w:t>Chainage 965</w:t>
              </w:r>
            </w:ins>
          </w:p>
        </w:tc>
        <w:tc>
          <w:tcPr>
            <w:tcW w:w="764" w:type="pct"/>
            <w:noWrap/>
            <w:hideMark/>
          </w:tcPr>
          <w:p w:rsidR="00110C18" w:rsidRPr="0056388D" w:rsidRDefault="00110C18" w:rsidP="00063728">
            <w:pPr>
              <w:jc w:val="right"/>
              <w:rPr>
                <w:ins w:id="39794" w:author="KIM, Jason" w:date="2019-04-02T13:39:00Z"/>
                <w:rFonts w:ascii="Calibri" w:eastAsia="Times New Roman" w:hAnsi="Calibri" w:cs="Calibri"/>
                <w:color w:val="000000"/>
                <w:lang w:eastAsia="en-AU"/>
              </w:rPr>
            </w:pPr>
            <w:ins w:id="39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96" w:author="KIM, Jason" w:date="2019-04-02T13:39:00Z"/>
        </w:trPr>
        <w:tc>
          <w:tcPr>
            <w:tcW w:w="708" w:type="pct"/>
            <w:vMerge w:val="restart"/>
            <w:noWrap/>
            <w:hideMark/>
          </w:tcPr>
          <w:p w:rsidR="00110C18" w:rsidRPr="0056388D" w:rsidRDefault="00110C18" w:rsidP="00063728">
            <w:pPr>
              <w:rPr>
                <w:ins w:id="39797" w:author="KIM, Jason" w:date="2019-04-02T13:39:00Z"/>
                <w:rFonts w:ascii="Calibri" w:eastAsia="Times New Roman" w:hAnsi="Calibri" w:cs="Calibri"/>
                <w:color w:val="000000"/>
                <w:lang w:eastAsia="en-AU"/>
              </w:rPr>
            </w:pPr>
            <w:ins w:id="39798" w:author="KIM, Jason" w:date="2019-04-02T13:39:00Z">
              <w:r w:rsidRPr="0056388D">
                <w:rPr>
                  <w:rFonts w:ascii="Calibri" w:eastAsia="Times New Roman" w:hAnsi="Calibri" w:cs="Calibri"/>
                  <w:color w:val="000000"/>
                  <w:lang w:eastAsia="en-AU"/>
                </w:rPr>
                <w:t>LLE85K61</w:t>
              </w:r>
            </w:ins>
          </w:p>
        </w:tc>
        <w:tc>
          <w:tcPr>
            <w:tcW w:w="605" w:type="pct"/>
            <w:noWrap/>
            <w:hideMark/>
          </w:tcPr>
          <w:p w:rsidR="00110C18" w:rsidRPr="0056388D" w:rsidRDefault="00110C18" w:rsidP="00063728">
            <w:pPr>
              <w:rPr>
                <w:ins w:id="39799" w:author="KIM, Jason" w:date="2019-04-02T13:39:00Z"/>
                <w:rFonts w:ascii="Calibri" w:eastAsia="Times New Roman" w:hAnsi="Calibri" w:cs="Calibri"/>
                <w:color w:val="000000"/>
                <w:lang w:eastAsia="en-AU"/>
              </w:rPr>
            </w:pPr>
            <w:ins w:id="39800"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01" w:author="KIM, Jason" w:date="2019-04-02T13:39:00Z"/>
                <w:rFonts w:ascii="Calibri" w:eastAsia="Times New Roman" w:hAnsi="Calibri" w:cs="Calibri"/>
                <w:color w:val="000000"/>
                <w:lang w:eastAsia="en-AU"/>
              </w:rPr>
            </w:pPr>
            <w:ins w:id="398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03" w:author="KIM, Jason" w:date="2019-04-02T13:39:00Z"/>
                <w:rFonts w:ascii="Calibri" w:eastAsia="Times New Roman" w:hAnsi="Calibri" w:cs="Calibri"/>
                <w:color w:val="000000"/>
                <w:lang w:eastAsia="en-AU"/>
              </w:rPr>
            </w:pPr>
            <w:ins w:id="39804" w:author="KIM, Jason" w:date="2019-04-02T13:39:00Z">
              <w:r w:rsidRPr="0056388D">
                <w:rPr>
                  <w:rFonts w:ascii="Calibri" w:eastAsia="Times New Roman" w:hAnsi="Calibri" w:cs="Calibri"/>
                  <w:color w:val="000000"/>
                  <w:lang w:eastAsia="en-AU"/>
                </w:rPr>
                <w:t>LLN7036</w:t>
              </w:r>
            </w:ins>
          </w:p>
        </w:tc>
        <w:tc>
          <w:tcPr>
            <w:tcW w:w="933" w:type="pct"/>
            <w:noWrap/>
            <w:hideMark/>
          </w:tcPr>
          <w:p w:rsidR="00110C18" w:rsidRPr="0056388D" w:rsidRDefault="00110C18" w:rsidP="00063728">
            <w:pPr>
              <w:rPr>
                <w:ins w:id="39805" w:author="KIM, Jason" w:date="2019-04-02T13:39:00Z"/>
                <w:rFonts w:ascii="Calibri" w:eastAsia="Times New Roman" w:hAnsi="Calibri" w:cs="Calibri"/>
                <w:color w:val="000000"/>
                <w:lang w:eastAsia="en-AU"/>
              </w:rPr>
            </w:pPr>
            <w:ins w:id="398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07" w:author="KIM, Jason" w:date="2019-04-02T13:39:00Z"/>
                <w:rFonts w:ascii="Calibri" w:eastAsia="Times New Roman" w:hAnsi="Calibri" w:cs="Calibri"/>
                <w:color w:val="000000"/>
                <w:lang w:eastAsia="en-AU"/>
              </w:rPr>
            </w:pPr>
            <w:ins w:id="39808"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39809" w:author="KIM, Jason" w:date="2019-04-02T13:39:00Z"/>
                <w:rFonts w:ascii="Calibri" w:eastAsia="Times New Roman" w:hAnsi="Calibri" w:cs="Calibri"/>
                <w:color w:val="000000"/>
                <w:lang w:eastAsia="en-AU"/>
              </w:rPr>
            </w:pPr>
            <w:ins w:id="39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11" w:author="KIM, Jason" w:date="2019-04-02T13:39:00Z"/>
        </w:trPr>
        <w:tc>
          <w:tcPr>
            <w:tcW w:w="708" w:type="pct"/>
            <w:vMerge/>
            <w:hideMark/>
          </w:tcPr>
          <w:p w:rsidR="00110C18" w:rsidRPr="0056388D" w:rsidRDefault="00110C18" w:rsidP="00063728">
            <w:pPr>
              <w:rPr>
                <w:ins w:id="398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13" w:author="KIM, Jason" w:date="2019-04-02T13:39:00Z"/>
                <w:rFonts w:ascii="Calibri" w:eastAsia="Times New Roman" w:hAnsi="Calibri" w:cs="Calibri"/>
                <w:color w:val="000000"/>
                <w:lang w:eastAsia="en-AU"/>
              </w:rPr>
            </w:pPr>
            <w:ins w:id="39814"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15" w:author="KIM, Jason" w:date="2019-04-02T13:39:00Z"/>
                <w:rFonts w:ascii="Calibri" w:eastAsia="Times New Roman" w:hAnsi="Calibri" w:cs="Calibri"/>
                <w:color w:val="000000"/>
                <w:lang w:eastAsia="en-AU"/>
              </w:rPr>
            </w:pPr>
            <w:ins w:id="3981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17" w:author="KIM, Jason" w:date="2019-04-02T13:39:00Z"/>
                <w:rFonts w:ascii="Calibri" w:eastAsia="Times New Roman" w:hAnsi="Calibri" w:cs="Calibri"/>
                <w:color w:val="000000"/>
                <w:lang w:eastAsia="en-AU"/>
              </w:rPr>
            </w:pPr>
            <w:ins w:id="39818" w:author="KIM, Jason" w:date="2019-04-02T13:39:00Z">
              <w:r w:rsidRPr="0056388D">
                <w:rPr>
                  <w:rFonts w:ascii="Calibri" w:eastAsia="Times New Roman" w:hAnsi="Calibri" w:cs="Calibri"/>
                  <w:color w:val="000000"/>
                  <w:lang w:eastAsia="en-AU"/>
                </w:rPr>
                <w:t>LLN7037</w:t>
              </w:r>
            </w:ins>
          </w:p>
        </w:tc>
        <w:tc>
          <w:tcPr>
            <w:tcW w:w="933" w:type="pct"/>
            <w:noWrap/>
            <w:hideMark/>
          </w:tcPr>
          <w:p w:rsidR="00110C18" w:rsidRPr="0056388D" w:rsidRDefault="00110C18" w:rsidP="00063728">
            <w:pPr>
              <w:rPr>
                <w:ins w:id="39819" w:author="KIM, Jason" w:date="2019-04-02T13:39:00Z"/>
                <w:rFonts w:ascii="Calibri" w:eastAsia="Times New Roman" w:hAnsi="Calibri" w:cs="Calibri"/>
                <w:color w:val="000000"/>
                <w:lang w:eastAsia="en-AU"/>
              </w:rPr>
            </w:pPr>
            <w:ins w:id="398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21" w:author="KIM, Jason" w:date="2019-04-02T13:39:00Z"/>
                <w:rFonts w:ascii="Calibri" w:eastAsia="Times New Roman" w:hAnsi="Calibri" w:cs="Calibri"/>
                <w:color w:val="000000"/>
                <w:lang w:eastAsia="en-AU"/>
              </w:rPr>
            </w:pPr>
            <w:ins w:id="39822" w:author="KIM, Jason" w:date="2019-04-02T13:39:00Z">
              <w:r w:rsidRPr="0056388D">
                <w:rPr>
                  <w:rFonts w:ascii="Calibri" w:eastAsia="Times New Roman" w:hAnsi="Calibri" w:cs="Calibri"/>
                  <w:color w:val="000000"/>
                  <w:lang w:eastAsia="en-AU"/>
                </w:rPr>
                <w:t>Chainage 762</w:t>
              </w:r>
            </w:ins>
          </w:p>
        </w:tc>
        <w:tc>
          <w:tcPr>
            <w:tcW w:w="764" w:type="pct"/>
            <w:noWrap/>
            <w:hideMark/>
          </w:tcPr>
          <w:p w:rsidR="00110C18" w:rsidRPr="0056388D" w:rsidRDefault="00110C18" w:rsidP="00063728">
            <w:pPr>
              <w:jc w:val="right"/>
              <w:rPr>
                <w:ins w:id="39823" w:author="KIM, Jason" w:date="2019-04-02T13:39:00Z"/>
                <w:rFonts w:ascii="Calibri" w:eastAsia="Times New Roman" w:hAnsi="Calibri" w:cs="Calibri"/>
                <w:color w:val="000000"/>
                <w:lang w:eastAsia="en-AU"/>
              </w:rPr>
            </w:pPr>
            <w:ins w:id="39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25" w:author="KIM, Jason" w:date="2019-04-02T13:39:00Z"/>
        </w:trPr>
        <w:tc>
          <w:tcPr>
            <w:tcW w:w="708" w:type="pct"/>
            <w:vMerge/>
            <w:hideMark/>
          </w:tcPr>
          <w:p w:rsidR="00110C18" w:rsidRPr="0056388D" w:rsidRDefault="00110C18" w:rsidP="00063728">
            <w:pPr>
              <w:rPr>
                <w:ins w:id="39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27" w:author="KIM, Jason" w:date="2019-04-02T13:39:00Z"/>
                <w:rFonts w:ascii="Calibri" w:eastAsia="Times New Roman" w:hAnsi="Calibri" w:cs="Calibri"/>
                <w:color w:val="000000"/>
                <w:lang w:eastAsia="en-AU"/>
              </w:rPr>
            </w:pPr>
            <w:ins w:id="39828"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29" w:author="KIM, Jason" w:date="2019-04-02T13:39:00Z"/>
                <w:rFonts w:ascii="Calibri" w:eastAsia="Times New Roman" w:hAnsi="Calibri" w:cs="Calibri"/>
                <w:color w:val="000000"/>
                <w:lang w:eastAsia="en-AU"/>
              </w:rPr>
            </w:pPr>
            <w:ins w:id="398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31" w:author="KIM, Jason" w:date="2019-04-02T13:39:00Z"/>
                <w:rFonts w:ascii="Calibri" w:eastAsia="Times New Roman" w:hAnsi="Calibri" w:cs="Calibri"/>
                <w:color w:val="000000"/>
                <w:lang w:eastAsia="en-AU"/>
              </w:rPr>
            </w:pPr>
            <w:ins w:id="39832" w:author="KIM, Jason" w:date="2019-04-02T13:39:00Z">
              <w:r w:rsidRPr="0056388D">
                <w:rPr>
                  <w:rFonts w:ascii="Calibri" w:eastAsia="Times New Roman" w:hAnsi="Calibri" w:cs="Calibri"/>
                  <w:color w:val="000000"/>
                  <w:lang w:eastAsia="en-AU"/>
                </w:rPr>
                <w:t>LLN7038</w:t>
              </w:r>
            </w:ins>
          </w:p>
        </w:tc>
        <w:tc>
          <w:tcPr>
            <w:tcW w:w="933" w:type="pct"/>
            <w:noWrap/>
            <w:hideMark/>
          </w:tcPr>
          <w:p w:rsidR="00110C18" w:rsidRPr="0056388D" w:rsidRDefault="00110C18" w:rsidP="00063728">
            <w:pPr>
              <w:rPr>
                <w:ins w:id="39833" w:author="KIM, Jason" w:date="2019-04-02T13:39:00Z"/>
                <w:rFonts w:ascii="Calibri" w:eastAsia="Times New Roman" w:hAnsi="Calibri" w:cs="Calibri"/>
                <w:color w:val="000000"/>
                <w:lang w:eastAsia="en-AU"/>
              </w:rPr>
            </w:pPr>
            <w:ins w:id="398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35" w:author="KIM, Jason" w:date="2019-04-02T13:39:00Z"/>
                <w:rFonts w:ascii="Calibri" w:eastAsia="Times New Roman" w:hAnsi="Calibri" w:cs="Calibri"/>
                <w:color w:val="000000"/>
                <w:lang w:eastAsia="en-AU"/>
              </w:rPr>
            </w:pPr>
            <w:ins w:id="39836" w:author="KIM, Jason" w:date="2019-04-02T13:39:00Z">
              <w:r w:rsidRPr="0056388D">
                <w:rPr>
                  <w:rFonts w:ascii="Calibri" w:eastAsia="Times New Roman" w:hAnsi="Calibri" w:cs="Calibri"/>
                  <w:color w:val="000000"/>
                  <w:lang w:eastAsia="en-AU"/>
                </w:rPr>
                <w:t>Chainage 772</w:t>
              </w:r>
            </w:ins>
          </w:p>
        </w:tc>
        <w:tc>
          <w:tcPr>
            <w:tcW w:w="764" w:type="pct"/>
            <w:noWrap/>
            <w:hideMark/>
          </w:tcPr>
          <w:p w:rsidR="00110C18" w:rsidRPr="0056388D" w:rsidRDefault="00110C18" w:rsidP="00063728">
            <w:pPr>
              <w:jc w:val="right"/>
              <w:rPr>
                <w:ins w:id="39837" w:author="KIM, Jason" w:date="2019-04-02T13:39:00Z"/>
                <w:rFonts w:ascii="Calibri" w:eastAsia="Times New Roman" w:hAnsi="Calibri" w:cs="Calibri"/>
                <w:color w:val="000000"/>
                <w:lang w:eastAsia="en-AU"/>
              </w:rPr>
            </w:pPr>
            <w:ins w:id="39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39" w:author="KIM, Jason" w:date="2019-04-02T13:39:00Z"/>
        </w:trPr>
        <w:tc>
          <w:tcPr>
            <w:tcW w:w="708" w:type="pct"/>
            <w:vMerge/>
            <w:hideMark/>
          </w:tcPr>
          <w:p w:rsidR="00110C18" w:rsidRPr="0056388D" w:rsidRDefault="00110C18" w:rsidP="00063728">
            <w:pPr>
              <w:rPr>
                <w:ins w:id="39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41" w:author="KIM, Jason" w:date="2019-04-02T13:39:00Z"/>
                <w:rFonts w:ascii="Calibri" w:eastAsia="Times New Roman" w:hAnsi="Calibri" w:cs="Calibri"/>
                <w:color w:val="000000"/>
                <w:lang w:eastAsia="en-AU"/>
              </w:rPr>
            </w:pPr>
            <w:ins w:id="39842"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43" w:author="KIM, Jason" w:date="2019-04-02T13:39:00Z"/>
                <w:rFonts w:ascii="Calibri" w:eastAsia="Times New Roman" w:hAnsi="Calibri" w:cs="Calibri"/>
                <w:color w:val="000000"/>
                <w:lang w:eastAsia="en-AU"/>
              </w:rPr>
            </w:pPr>
            <w:ins w:id="398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45" w:author="KIM, Jason" w:date="2019-04-02T13:39:00Z"/>
                <w:rFonts w:ascii="Calibri" w:eastAsia="Times New Roman" w:hAnsi="Calibri" w:cs="Calibri"/>
                <w:color w:val="000000"/>
                <w:lang w:eastAsia="en-AU"/>
              </w:rPr>
            </w:pPr>
            <w:ins w:id="39846" w:author="KIM, Jason" w:date="2019-04-02T13:39:00Z">
              <w:r w:rsidRPr="0056388D">
                <w:rPr>
                  <w:rFonts w:ascii="Calibri" w:eastAsia="Times New Roman" w:hAnsi="Calibri" w:cs="Calibri"/>
                  <w:color w:val="000000"/>
                  <w:lang w:eastAsia="en-AU"/>
                </w:rPr>
                <w:t>LLN7039</w:t>
              </w:r>
            </w:ins>
          </w:p>
        </w:tc>
        <w:tc>
          <w:tcPr>
            <w:tcW w:w="933" w:type="pct"/>
            <w:noWrap/>
            <w:hideMark/>
          </w:tcPr>
          <w:p w:rsidR="00110C18" w:rsidRPr="0056388D" w:rsidRDefault="00110C18" w:rsidP="00063728">
            <w:pPr>
              <w:rPr>
                <w:ins w:id="39847" w:author="KIM, Jason" w:date="2019-04-02T13:39:00Z"/>
                <w:rFonts w:ascii="Calibri" w:eastAsia="Times New Roman" w:hAnsi="Calibri" w:cs="Calibri"/>
                <w:color w:val="000000"/>
                <w:lang w:eastAsia="en-AU"/>
              </w:rPr>
            </w:pPr>
            <w:ins w:id="398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49" w:author="KIM, Jason" w:date="2019-04-02T13:39:00Z"/>
                <w:rFonts w:ascii="Calibri" w:eastAsia="Times New Roman" w:hAnsi="Calibri" w:cs="Calibri"/>
                <w:color w:val="000000"/>
                <w:lang w:eastAsia="en-AU"/>
              </w:rPr>
            </w:pPr>
            <w:ins w:id="39850" w:author="KIM, Jason" w:date="2019-04-02T13:39:00Z">
              <w:r w:rsidRPr="0056388D">
                <w:rPr>
                  <w:rFonts w:ascii="Calibri" w:eastAsia="Times New Roman" w:hAnsi="Calibri" w:cs="Calibri"/>
                  <w:color w:val="000000"/>
                  <w:lang w:eastAsia="en-AU"/>
                </w:rPr>
                <w:t>Chainage 781</w:t>
              </w:r>
            </w:ins>
          </w:p>
        </w:tc>
        <w:tc>
          <w:tcPr>
            <w:tcW w:w="764" w:type="pct"/>
            <w:noWrap/>
            <w:hideMark/>
          </w:tcPr>
          <w:p w:rsidR="00110C18" w:rsidRPr="0056388D" w:rsidRDefault="00110C18" w:rsidP="00063728">
            <w:pPr>
              <w:jc w:val="right"/>
              <w:rPr>
                <w:ins w:id="39851" w:author="KIM, Jason" w:date="2019-04-02T13:39:00Z"/>
                <w:rFonts w:ascii="Calibri" w:eastAsia="Times New Roman" w:hAnsi="Calibri" w:cs="Calibri"/>
                <w:color w:val="000000"/>
                <w:lang w:eastAsia="en-AU"/>
              </w:rPr>
            </w:pPr>
            <w:ins w:id="39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53" w:author="KIM, Jason" w:date="2019-04-02T13:39:00Z"/>
        </w:trPr>
        <w:tc>
          <w:tcPr>
            <w:tcW w:w="708" w:type="pct"/>
            <w:vMerge/>
            <w:hideMark/>
          </w:tcPr>
          <w:p w:rsidR="00110C18" w:rsidRPr="0056388D" w:rsidRDefault="00110C18" w:rsidP="00063728">
            <w:pPr>
              <w:rPr>
                <w:ins w:id="39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55" w:author="KIM, Jason" w:date="2019-04-02T13:39:00Z"/>
                <w:rFonts w:ascii="Calibri" w:eastAsia="Times New Roman" w:hAnsi="Calibri" w:cs="Calibri"/>
                <w:color w:val="000000"/>
                <w:lang w:eastAsia="en-AU"/>
              </w:rPr>
            </w:pPr>
            <w:ins w:id="39856"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57" w:author="KIM, Jason" w:date="2019-04-02T13:39:00Z"/>
                <w:rFonts w:ascii="Calibri" w:eastAsia="Times New Roman" w:hAnsi="Calibri" w:cs="Calibri"/>
                <w:color w:val="000000"/>
                <w:lang w:eastAsia="en-AU"/>
              </w:rPr>
            </w:pPr>
            <w:ins w:id="398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59" w:author="KIM, Jason" w:date="2019-04-02T13:39:00Z"/>
                <w:rFonts w:ascii="Calibri" w:eastAsia="Times New Roman" w:hAnsi="Calibri" w:cs="Calibri"/>
                <w:color w:val="000000"/>
                <w:lang w:eastAsia="en-AU"/>
              </w:rPr>
            </w:pPr>
            <w:ins w:id="39860" w:author="KIM, Jason" w:date="2019-04-02T13:39:00Z">
              <w:r w:rsidRPr="0056388D">
                <w:rPr>
                  <w:rFonts w:ascii="Calibri" w:eastAsia="Times New Roman" w:hAnsi="Calibri" w:cs="Calibri"/>
                  <w:color w:val="000000"/>
                  <w:lang w:eastAsia="en-AU"/>
                </w:rPr>
                <w:t>LLN7040</w:t>
              </w:r>
            </w:ins>
          </w:p>
        </w:tc>
        <w:tc>
          <w:tcPr>
            <w:tcW w:w="933" w:type="pct"/>
            <w:noWrap/>
            <w:hideMark/>
          </w:tcPr>
          <w:p w:rsidR="00110C18" w:rsidRPr="0056388D" w:rsidRDefault="00110C18" w:rsidP="00063728">
            <w:pPr>
              <w:rPr>
                <w:ins w:id="39861" w:author="KIM, Jason" w:date="2019-04-02T13:39:00Z"/>
                <w:rFonts w:ascii="Calibri" w:eastAsia="Times New Roman" w:hAnsi="Calibri" w:cs="Calibri"/>
                <w:color w:val="000000"/>
                <w:lang w:eastAsia="en-AU"/>
              </w:rPr>
            </w:pPr>
            <w:ins w:id="398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63" w:author="KIM, Jason" w:date="2019-04-02T13:39:00Z"/>
                <w:rFonts w:ascii="Calibri" w:eastAsia="Times New Roman" w:hAnsi="Calibri" w:cs="Calibri"/>
                <w:color w:val="000000"/>
                <w:lang w:eastAsia="en-AU"/>
              </w:rPr>
            </w:pPr>
            <w:ins w:id="39864"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39865" w:author="KIM, Jason" w:date="2019-04-02T13:39:00Z"/>
                <w:rFonts w:ascii="Calibri" w:eastAsia="Times New Roman" w:hAnsi="Calibri" w:cs="Calibri"/>
                <w:color w:val="000000"/>
                <w:lang w:eastAsia="en-AU"/>
              </w:rPr>
            </w:pPr>
            <w:ins w:id="39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67" w:author="KIM, Jason" w:date="2019-04-02T13:39:00Z"/>
        </w:trPr>
        <w:tc>
          <w:tcPr>
            <w:tcW w:w="708" w:type="pct"/>
            <w:vMerge/>
            <w:hideMark/>
          </w:tcPr>
          <w:p w:rsidR="00110C18" w:rsidRPr="0056388D" w:rsidRDefault="00110C18" w:rsidP="00063728">
            <w:pPr>
              <w:rPr>
                <w:ins w:id="39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69" w:author="KIM, Jason" w:date="2019-04-02T13:39:00Z"/>
                <w:rFonts w:ascii="Calibri" w:eastAsia="Times New Roman" w:hAnsi="Calibri" w:cs="Calibri"/>
                <w:color w:val="000000"/>
                <w:lang w:eastAsia="en-AU"/>
              </w:rPr>
            </w:pPr>
            <w:ins w:id="39870"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71" w:author="KIM, Jason" w:date="2019-04-02T13:39:00Z"/>
                <w:rFonts w:ascii="Calibri" w:eastAsia="Times New Roman" w:hAnsi="Calibri" w:cs="Calibri"/>
                <w:color w:val="000000"/>
                <w:lang w:eastAsia="en-AU"/>
              </w:rPr>
            </w:pPr>
            <w:ins w:id="398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73" w:author="KIM, Jason" w:date="2019-04-02T13:39:00Z"/>
                <w:rFonts w:ascii="Calibri" w:eastAsia="Times New Roman" w:hAnsi="Calibri" w:cs="Calibri"/>
                <w:color w:val="000000"/>
                <w:lang w:eastAsia="en-AU"/>
              </w:rPr>
            </w:pPr>
            <w:ins w:id="39874" w:author="KIM, Jason" w:date="2019-04-02T13:39:00Z">
              <w:r w:rsidRPr="0056388D">
                <w:rPr>
                  <w:rFonts w:ascii="Calibri" w:eastAsia="Times New Roman" w:hAnsi="Calibri" w:cs="Calibri"/>
                  <w:color w:val="000000"/>
                  <w:lang w:eastAsia="en-AU"/>
                </w:rPr>
                <w:t>LLN7041</w:t>
              </w:r>
            </w:ins>
          </w:p>
        </w:tc>
        <w:tc>
          <w:tcPr>
            <w:tcW w:w="933" w:type="pct"/>
            <w:noWrap/>
            <w:hideMark/>
          </w:tcPr>
          <w:p w:rsidR="00110C18" w:rsidRPr="0056388D" w:rsidRDefault="00110C18" w:rsidP="00063728">
            <w:pPr>
              <w:rPr>
                <w:ins w:id="39875" w:author="KIM, Jason" w:date="2019-04-02T13:39:00Z"/>
                <w:rFonts w:ascii="Calibri" w:eastAsia="Times New Roman" w:hAnsi="Calibri" w:cs="Calibri"/>
                <w:color w:val="000000"/>
                <w:lang w:eastAsia="en-AU"/>
              </w:rPr>
            </w:pPr>
            <w:ins w:id="398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77" w:author="KIM, Jason" w:date="2019-04-02T13:39:00Z"/>
                <w:rFonts w:ascii="Calibri" w:eastAsia="Times New Roman" w:hAnsi="Calibri" w:cs="Calibri"/>
                <w:color w:val="000000"/>
                <w:lang w:eastAsia="en-AU"/>
              </w:rPr>
            </w:pPr>
            <w:ins w:id="39878" w:author="KIM, Jason" w:date="2019-04-02T13:39:00Z">
              <w:r w:rsidRPr="0056388D">
                <w:rPr>
                  <w:rFonts w:ascii="Calibri" w:eastAsia="Times New Roman" w:hAnsi="Calibri" w:cs="Calibri"/>
                  <w:color w:val="000000"/>
                  <w:lang w:eastAsia="en-AU"/>
                </w:rPr>
                <w:t>Chainage 800</w:t>
              </w:r>
            </w:ins>
          </w:p>
        </w:tc>
        <w:tc>
          <w:tcPr>
            <w:tcW w:w="764" w:type="pct"/>
            <w:noWrap/>
            <w:hideMark/>
          </w:tcPr>
          <w:p w:rsidR="00110C18" w:rsidRPr="0056388D" w:rsidRDefault="00110C18" w:rsidP="00063728">
            <w:pPr>
              <w:jc w:val="right"/>
              <w:rPr>
                <w:ins w:id="39879" w:author="KIM, Jason" w:date="2019-04-02T13:39:00Z"/>
                <w:rFonts w:ascii="Calibri" w:eastAsia="Times New Roman" w:hAnsi="Calibri" w:cs="Calibri"/>
                <w:color w:val="000000"/>
                <w:lang w:eastAsia="en-AU"/>
              </w:rPr>
            </w:pPr>
            <w:ins w:id="39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81" w:author="KIM, Jason" w:date="2019-04-02T13:39:00Z"/>
        </w:trPr>
        <w:tc>
          <w:tcPr>
            <w:tcW w:w="708" w:type="pct"/>
            <w:vMerge/>
            <w:hideMark/>
          </w:tcPr>
          <w:p w:rsidR="00110C18" w:rsidRPr="0056388D" w:rsidRDefault="00110C18" w:rsidP="00063728">
            <w:pPr>
              <w:rPr>
                <w:ins w:id="39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83" w:author="KIM, Jason" w:date="2019-04-02T13:39:00Z"/>
                <w:rFonts w:ascii="Calibri" w:eastAsia="Times New Roman" w:hAnsi="Calibri" w:cs="Calibri"/>
                <w:color w:val="000000"/>
                <w:lang w:eastAsia="en-AU"/>
              </w:rPr>
            </w:pPr>
            <w:ins w:id="39884"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85" w:author="KIM, Jason" w:date="2019-04-02T13:39:00Z"/>
                <w:rFonts w:ascii="Calibri" w:eastAsia="Times New Roman" w:hAnsi="Calibri" w:cs="Calibri"/>
                <w:color w:val="000000"/>
                <w:lang w:eastAsia="en-AU"/>
              </w:rPr>
            </w:pPr>
            <w:ins w:id="398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87" w:author="KIM, Jason" w:date="2019-04-02T13:39:00Z"/>
                <w:rFonts w:ascii="Calibri" w:eastAsia="Times New Roman" w:hAnsi="Calibri" w:cs="Calibri"/>
                <w:color w:val="000000"/>
                <w:lang w:eastAsia="en-AU"/>
              </w:rPr>
            </w:pPr>
            <w:ins w:id="39888" w:author="KIM, Jason" w:date="2019-04-02T13:39:00Z">
              <w:r w:rsidRPr="0056388D">
                <w:rPr>
                  <w:rFonts w:ascii="Calibri" w:eastAsia="Times New Roman" w:hAnsi="Calibri" w:cs="Calibri"/>
                  <w:color w:val="000000"/>
                  <w:lang w:eastAsia="en-AU"/>
                </w:rPr>
                <w:t>LLN7042</w:t>
              </w:r>
            </w:ins>
          </w:p>
        </w:tc>
        <w:tc>
          <w:tcPr>
            <w:tcW w:w="933" w:type="pct"/>
            <w:noWrap/>
            <w:hideMark/>
          </w:tcPr>
          <w:p w:rsidR="00110C18" w:rsidRPr="0056388D" w:rsidRDefault="00110C18" w:rsidP="00063728">
            <w:pPr>
              <w:rPr>
                <w:ins w:id="39889" w:author="KIM, Jason" w:date="2019-04-02T13:39:00Z"/>
                <w:rFonts w:ascii="Calibri" w:eastAsia="Times New Roman" w:hAnsi="Calibri" w:cs="Calibri"/>
                <w:color w:val="000000"/>
                <w:lang w:eastAsia="en-AU"/>
              </w:rPr>
            </w:pPr>
            <w:ins w:id="398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91" w:author="KIM, Jason" w:date="2019-04-02T13:39:00Z"/>
                <w:rFonts w:ascii="Calibri" w:eastAsia="Times New Roman" w:hAnsi="Calibri" w:cs="Calibri"/>
                <w:color w:val="000000"/>
                <w:lang w:eastAsia="en-AU"/>
              </w:rPr>
            </w:pPr>
            <w:ins w:id="39892" w:author="KIM, Jason" w:date="2019-04-02T13:39:00Z">
              <w:r w:rsidRPr="0056388D">
                <w:rPr>
                  <w:rFonts w:ascii="Calibri" w:eastAsia="Times New Roman" w:hAnsi="Calibri" w:cs="Calibri"/>
                  <w:color w:val="000000"/>
                  <w:lang w:eastAsia="en-AU"/>
                </w:rPr>
                <w:t>Chainage 810</w:t>
              </w:r>
            </w:ins>
          </w:p>
        </w:tc>
        <w:tc>
          <w:tcPr>
            <w:tcW w:w="764" w:type="pct"/>
            <w:noWrap/>
            <w:hideMark/>
          </w:tcPr>
          <w:p w:rsidR="00110C18" w:rsidRPr="0056388D" w:rsidRDefault="00110C18" w:rsidP="00063728">
            <w:pPr>
              <w:jc w:val="right"/>
              <w:rPr>
                <w:ins w:id="39893" w:author="KIM, Jason" w:date="2019-04-02T13:39:00Z"/>
                <w:rFonts w:ascii="Calibri" w:eastAsia="Times New Roman" w:hAnsi="Calibri" w:cs="Calibri"/>
                <w:color w:val="000000"/>
                <w:lang w:eastAsia="en-AU"/>
              </w:rPr>
            </w:pPr>
            <w:ins w:id="39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95" w:author="KIM, Jason" w:date="2019-04-02T13:39:00Z"/>
        </w:trPr>
        <w:tc>
          <w:tcPr>
            <w:tcW w:w="708" w:type="pct"/>
            <w:vMerge/>
            <w:hideMark/>
          </w:tcPr>
          <w:p w:rsidR="00110C18" w:rsidRPr="0056388D" w:rsidRDefault="00110C18" w:rsidP="00063728">
            <w:pPr>
              <w:rPr>
                <w:ins w:id="398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97" w:author="KIM, Jason" w:date="2019-04-02T13:39:00Z"/>
                <w:rFonts w:ascii="Calibri" w:eastAsia="Times New Roman" w:hAnsi="Calibri" w:cs="Calibri"/>
                <w:color w:val="000000"/>
                <w:lang w:eastAsia="en-AU"/>
              </w:rPr>
            </w:pPr>
            <w:ins w:id="39898"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99" w:author="KIM, Jason" w:date="2019-04-02T13:39:00Z"/>
                <w:rFonts w:ascii="Calibri" w:eastAsia="Times New Roman" w:hAnsi="Calibri" w:cs="Calibri"/>
                <w:color w:val="000000"/>
                <w:lang w:eastAsia="en-AU"/>
              </w:rPr>
            </w:pPr>
            <w:ins w:id="399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01" w:author="KIM, Jason" w:date="2019-04-02T13:39:00Z"/>
                <w:rFonts w:ascii="Calibri" w:eastAsia="Times New Roman" w:hAnsi="Calibri" w:cs="Calibri"/>
                <w:color w:val="000000"/>
                <w:lang w:eastAsia="en-AU"/>
              </w:rPr>
            </w:pPr>
            <w:ins w:id="39902" w:author="KIM, Jason" w:date="2019-04-02T13:39:00Z">
              <w:r w:rsidRPr="0056388D">
                <w:rPr>
                  <w:rFonts w:ascii="Calibri" w:eastAsia="Times New Roman" w:hAnsi="Calibri" w:cs="Calibri"/>
                  <w:color w:val="000000"/>
                  <w:lang w:eastAsia="en-AU"/>
                </w:rPr>
                <w:t>LLN7043</w:t>
              </w:r>
            </w:ins>
          </w:p>
        </w:tc>
        <w:tc>
          <w:tcPr>
            <w:tcW w:w="933" w:type="pct"/>
            <w:noWrap/>
            <w:hideMark/>
          </w:tcPr>
          <w:p w:rsidR="00110C18" w:rsidRPr="0056388D" w:rsidRDefault="00110C18" w:rsidP="00063728">
            <w:pPr>
              <w:rPr>
                <w:ins w:id="39903" w:author="KIM, Jason" w:date="2019-04-02T13:39:00Z"/>
                <w:rFonts w:ascii="Calibri" w:eastAsia="Times New Roman" w:hAnsi="Calibri" w:cs="Calibri"/>
                <w:color w:val="000000"/>
                <w:lang w:eastAsia="en-AU"/>
              </w:rPr>
            </w:pPr>
            <w:ins w:id="399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05" w:author="KIM, Jason" w:date="2019-04-02T13:39:00Z"/>
                <w:rFonts w:ascii="Calibri" w:eastAsia="Times New Roman" w:hAnsi="Calibri" w:cs="Calibri"/>
                <w:color w:val="000000"/>
                <w:lang w:eastAsia="en-AU"/>
              </w:rPr>
            </w:pPr>
            <w:ins w:id="39906" w:author="KIM, Jason" w:date="2019-04-02T13:39:00Z">
              <w:r w:rsidRPr="0056388D">
                <w:rPr>
                  <w:rFonts w:ascii="Calibri" w:eastAsia="Times New Roman" w:hAnsi="Calibri" w:cs="Calibri"/>
                  <w:color w:val="000000"/>
                  <w:lang w:eastAsia="en-AU"/>
                </w:rPr>
                <w:t>Chainage 819</w:t>
              </w:r>
            </w:ins>
          </w:p>
        </w:tc>
        <w:tc>
          <w:tcPr>
            <w:tcW w:w="764" w:type="pct"/>
            <w:noWrap/>
            <w:hideMark/>
          </w:tcPr>
          <w:p w:rsidR="00110C18" w:rsidRPr="0056388D" w:rsidRDefault="00110C18" w:rsidP="00063728">
            <w:pPr>
              <w:jc w:val="right"/>
              <w:rPr>
                <w:ins w:id="39907" w:author="KIM, Jason" w:date="2019-04-02T13:39:00Z"/>
                <w:rFonts w:ascii="Calibri" w:eastAsia="Times New Roman" w:hAnsi="Calibri" w:cs="Calibri"/>
                <w:color w:val="000000"/>
                <w:lang w:eastAsia="en-AU"/>
              </w:rPr>
            </w:pPr>
            <w:ins w:id="399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09" w:author="KIM, Jason" w:date="2019-04-02T13:39:00Z"/>
        </w:trPr>
        <w:tc>
          <w:tcPr>
            <w:tcW w:w="708" w:type="pct"/>
            <w:vMerge/>
            <w:hideMark/>
          </w:tcPr>
          <w:p w:rsidR="00110C18" w:rsidRPr="0056388D" w:rsidRDefault="00110C18" w:rsidP="00063728">
            <w:pPr>
              <w:rPr>
                <w:ins w:id="399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11" w:author="KIM, Jason" w:date="2019-04-02T13:39:00Z"/>
                <w:rFonts w:ascii="Calibri" w:eastAsia="Times New Roman" w:hAnsi="Calibri" w:cs="Calibri"/>
                <w:color w:val="000000"/>
                <w:lang w:eastAsia="en-AU"/>
              </w:rPr>
            </w:pPr>
            <w:ins w:id="39912"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13" w:author="KIM, Jason" w:date="2019-04-02T13:39:00Z"/>
                <w:rFonts w:ascii="Calibri" w:eastAsia="Times New Roman" w:hAnsi="Calibri" w:cs="Calibri"/>
                <w:color w:val="000000"/>
                <w:lang w:eastAsia="en-AU"/>
              </w:rPr>
            </w:pPr>
            <w:ins w:id="399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15" w:author="KIM, Jason" w:date="2019-04-02T13:39:00Z"/>
                <w:rFonts w:ascii="Calibri" w:eastAsia="Times New Roman" w:hAnsi="Calibri" w:cs="Calibri"/>
                <w:color w:val="000000"/>
                <w:lang w:eastAsia="en-AU"/>
              </w:rPr>
            </w:pPr>
            <w:ins w:id="39916" w:author="KIM, Jason" w:date="2019-04-02T13:39:00Z">
              <w:r w:rsidRPr="0056388D">
                <w:rPr>
                  <w:rFonts w:ascii="Calibri" w:eastAsia="Times New Roman" w:hAnsi="Calibri" w:cs="Calibri"/>
                  <w:color w:val="000000"/>
                  <w:lang w:eastAsia="en-AU"/>
                </w:rPr>
                <w:t>LLN7044</w:t>
              </w:r>
            </w:ins>
          </w:p>
        </w:tc>
        <w:tc>
          <w:tcPr>
            <w:tcW w:w="933" w:type="pct"/>
            <w:noWrap/>
            <w:hideMark/>
          </w:tcPr>
          <w:p w:rsidR="00110C18" w:rsidRPr="0056388D" w:rsidRDefault="00110C18" w:rsidP="00063728">
            <w:pPr>
              <w:rPr>
                <w:ins w:id="39917" w:author="KIM, Jason" w:date="2019-04-02T13:39:00Z"/>
                <w:rFonts w:ascii="Calibri" w:eastAsia="Times New Roman" w:hAnsi="Calibri" w:cs="Calibri"/>
                <w:color w:val="000000"/>
                <w:lang w:eastAsia="en-AU"/>
              </w:rPr>
            </w:pPr>
            <w:ins w:id="399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19" w:author="KIM, Jason" w:date="2019-04-02T13:39:00Z"/>
                <w:rFonts w:ascii="Calibri" w:eastAsia="Times New Roman" w:hAnsi="Calibri" w:cs="Calibri"/>
                <w:color w:val="000000"/>
                <w:lang w:eastAsia="en-AU"/>
              </w:rPr>
            </w:pPr>
            <w:ins w:id="39920" w:author="KIM, Jason" w:date="2019-04-02T13:39:00Z">
              <w:r w:rsidRPr="0056388D">
                <w:rPr>
                  <w:rFonts w:ascii="Calibri" w:eastAsia="Times New Roman" w:hAnsi="Calibri" w:cs="Calibri"/>
                  <w:color w:val="000000"/>
                  <w:lang w:eastAsia="en-AU"/>
                </w:rPr>
                <w:t>Chainage 829</w:t>
              </w:r>
            </w:ins>
          </w:p>
        </w:tc>
        <w:tc>
          <w:tcPr>
            <w:tcW w:w="764" w:type="pct"/>
            <w:noWrap/>
            <w:hideMark/>
          </w:tcPr>
          <w:p w:rsidR="00110C18" w:rsidRPr="0056388D" w:rsidRDefault="00110C18" w:rsidP="00063728">
            <w:pPr>
              <w:jc w:val="right"/>
              <w:rPr>
                <w:ins w:id="39921" w:author="KIM, Jason" w:date="2019-04-02T13:39:00Z"/>
                <w:rFonts w:ascii="Calibri" w:eastAsia="Times New Roman" w:hAnsi="Calibri" w:cs="Calibri"/>
                <w:color w:val="000000"/>
                <w:lang w:eastAsia="en-AU"/>
              </w:rPr>
            </w:pPr>
            <w:ins w:id="39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23" w:author="KIM, Jason" w:date="2019-04-02T13:39:00Z"/>
        </w:trPr>
        <w:tc>
          <w:tcPr>
            <w:tcW w:w="708" w:type="pct"/>
            <w:vMerge/>
            <w:hideMark/>
          </w:tcPr>
          <w:p w:rsidR="00110C18" w:rsidRPr="0056388D" w:rsidRDefault="00110C18" w:rsidP="00063728">
            <w:pPr>
              <w:rPr>
                <w:ins w:id="399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25" w:author="KIM, Jason" w:date="2019-04-02T13:39:00Z"/>
                <w:rFonts w:ascii="Calibri" w:eastAsia="Times New Roman" w:hAnsi="Calibri" w:cs="Calibri"/>
                <w:color w:val="000000"/>
                <w:lang w:eastAsia="en-AU"/>
              </w:rPr>
            </w:pPr>
            <w:ins w:id="39926"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27" w:author="KIM, Jason" w:date="2019-04-02T13:39:00Z"/>
                <w:rFonts w:ascii="Calibri" w:eastAsia="Times New Roman" w:hAnsi="Calibri" w:cs="Calibri"/>
                <w:color w:val="000000"/>
                <w:lang w:eastAsia="en-AU"/>
              </w:rPr>
            </w:pPr>
            <w:ins w:id="399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29" w:author="KIM, Jason" w:date="2019-04-02T13:39:00Z"/>
                <w:rFonts w:ascii="Calibri" w:eastAsia="Times New Roman" w:hAnsi="Calibri" w:cs="Calibri"/>
                <w:color w:val="000000"/>
                <w:lang w:eastAsia="en-AU"/>
              </w:rPr>
            </w:pPr>
            <w:ins w:id="39930" w:author="KIM, Jason" w:date="2019-04-02T13:39:00Z">
              <w:r w:rsidRPr="0056388D">
                <w:rPr>
                  <w:rFonts w:ascii="Calibri" w:eastAsia="Times New Roman" w:hAnsi="Calibri" w:cs="Calibri"/>
                  <w:color w:val="000000"/>
                  <w:lang w:eastAsia="en-AU"/>
                </w:rPr>
                <w:t>LLN7045</w:t>
              </w:r>
            </w:ins>
          </w:p>
        </w:tc>
        <w:tc>
          <w:tcPr>
            <w:tcW w:w="933" w:type="pct"/>
            <w:noWrap/>
            <w:hideMark/>
          </w:tcPr>
          <w:p w:rsidR="00110C18" w:rsidRPr="0056388D" w:rsidRDefault="00110C18" w:rsidP="00063728">
            <w:pPr>
              <w:rPr>
                <w:ins w:id="39931" w:author="KIM, Jason" w:date="2019-04-02T13:39:00Z"/>
                <w:rFonts w:ascii="Calibri" w:eastAsia="Times New Roman" w:hAnsi="Calibri" w:cs="Calibri"/>
                <w:color w:val="000000"/>
                <w:lang w:eastAsia="en-AU"/>
              </w:rPr>
            </w:pPr>
            <w:ins w:id="399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33" w:author="KIM, Jason" w:date="2019-04-02T13:39:00Z"/>
                <w:rFonts w:ascii="Calibri" w:eastAsia="Times New Roman" w:hAnsi="Calibri" w:cs="Calibri"/>
                <w:color w:val="000000"/>
                <w:lang w:eastAsia="en-AU"/>
              </w:rPr>
            </w:pPr>
            <w:ins w:id="39934" w:author="KIM, Jason" w:date="2019-04-02T13:39:00Z">
              <w:r w:rsidRPr="0056388D">
                <w:rPr>
                  <w:rFonts w:ascii="Calibri" w:eastAsia="Times New Roman" w:hAnsi="Calibri" w:cs="Calibri"/>
                  <w:color w:val="000000"/>
                  <w:lang w:eastAsia="en-AU"/>
                </w:rPr>
                <w:t>Chainage 838</w:t>
              </w:r>
            </w:ins>
          </w:p>
        </w:tc>
        <w:tc>
          <w:tcPr>
            <w:tcW w:w="764" w:type="pct"/>
            <w:noWrap/>
            <w:hideMark/>
          </w:tcPr>
          <w:p w:rsidR="00110C18" w:rsidRPr="0056388D" w:rsidRDefault="00110C18" w:rsidP="00063728">
            <w:pPr>
              <w:jc w:val="right"/>
              <w:rPr>
                <w:ins w:id="39935" w:author="KIM, Jason" w:date="2019-04-02T13:39:00Z"/>
                <w:rFonts w:ascii="Calibri" w:eastAsia="Times New Roman" w:hAnsi="Calibri" w:cs="Calibri"/>
                <w:color w:val="000000"/>
                <w:lang w:eastAsia="en-AU"/>
              </w:rPr>
            </w:pPr>
            <w:ins w:id="39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37" w:author="KIM, Jason" w:date="2019-04-02T13:39:00Z"/>
        </w:trPr>
        <w:tc>
          <w:tcPr>
            <w:tcW w:w="708" w:type="pct"/>
            <w:vMerge/>
            <w:hideMark/>
          </w:tcPr>
          <w:p w:rsidR="00110C18" w:rsidRPr="0056388D" w:rsidRDefault="00110C18" w:rsidP="00063728">
            <w:pPr>
              <w:rPr>
                <w:ins w:id="39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39" w:author="KIM, Jason" w:date="2019-04-02T13:39:00Z"/>
                <w:rFonts w:ascii="Calibri" w:eastAsia="Times New Roman" w:hAnsi="Calibri" w:cs="Calibri"/>
                <w:color w:val="000000"/>
                <w:lang w:eastAsia="en-AU"/>
              </w:rPr>
            </w:pPr>
            <w:ins w:id="39940"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41" w:author="KIM, Jason" w:date="2019-04-02T13:39:00Z"/>
                <w:rFonts w:ascii="Calibri" w:eastAsia="Times New Roman" w:hAnsi="Calibri" w:cs="Calibri"/>
                <w:color w:val="000000"/>
                <w:lang w:eastAsia="en-AU"/>
              </w:rPr>
            </w:pPr>
            <w:ins w:id="399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43" w:author="KIM, Jason" w:date="2019-04-02T13:39:00Z"/>
                <w:rFonts w:ascii="Calibri" w:eastAsia="Times New Roman" w:hAnsi="Calibri" w:cs="Calibri"/>
                <w:color w:val="000000"/>
                <w:lang w:eastAsia="en-AU"/>
              </w:rPr>
            </w:pPr>
            <w:ins w:id="39944" w:author="KIM, Jason" w:date="2019-04-02T13:39:00Z">
              <w:r w:rsidRPr="0056388D">
                <w:rPr>
                  <w:rFonts w:ascii="Calibri" w:eastAsia="Times New Roman" w:hAnsi="Calibri" w:cs="Calibri"/>
                  <w:color w:val="000000"/>
                  <w:lang w:eastAsia="en-AU"/>
                </w:rPr>
                <w:t>LLN7046</w:t>
              </w:r>
            </w:ins>
          </w:p>
        </w:tc>
        <w:tc>
          <w:tcPr>
            <w:tcW w:w="933" w:type="pct"/>
            <w:noWrap/>
            <w:hideMark/>
          </w:tcPr>
          <w:p w:rsidR="00110C18" w:rsidRPr="0056388D" w:rsidRDefault="00110C18" w:rsidP="00063728">
            <w:pPr>
              <w:rPr>
                <w:ins w:id="39945" w:author="KIM, Jason" w:date="2019-04-02T13:39:00Z"/>
                <w:rFonts w:ascii="Calibri" w:eastAsia="Times New Roman" w:hAnsi="Calibri" w:cs="Calibri"/>
                <w:color w:val="000000"/>
                <w:lang w:eastAsia="en-AU"/>
              </w:rPr>
            </w:pPr>
            <w:ins w:id="399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47" w:author="KIM, Jason" w:date="2019-04-02T13:39:00Z"/>
                <w:rFonts w:ascii="Calibri" w:eastAsia="Times New Roman" w:hAnsi="Calibri" w:cs="Calibri"/>
                <w:color w:val="000000"/>
                <w:lang w:eastAsia="en-AU"/>
              </w:rPr>
            </w:pPr>
            <w:ins w:id="39948" w:author="KIM, Jason" w:date="2019-04-02T13:39:00Z">
              <w:r w:rsidRPr="0056388D">
                <w:rPr>
                  <w:rFonts w:ascii="Calibri" w:eastAsia="Times New Roman" w:hAnsi="Calibri" w:cs="Calibri"/>
                  <w:color w:val="000000"/>
                  <w:lang w:eastAsia="en-AU"/>
                </w:rPr>
                <w:t>Chainage 848</w:t>
              </w:r>
            </w:ins>
          </w:p>
        </w:tc>
        <w:tc>
          <w:tcPr>
            <w:tcW w:w="764" w:type="pct"/>
            <w:noWrap/>
            <w:hideMark/>
          </w:tcPr>
          <w:p w:rsidR="00110C18" w:rsidRPr="0056388D" w:rsidRDefault="00110C18" w:rsidP="00063728">
            <w:pPr>
              <w:jc w:val="right"/>
              <w:rPr>
                <w:ins w:id="39949" w:author="KIM, Jason" w:date="2019-04-02T13:39:00Z"/>
                <w:rFonts w:ascii="Calibri" w:eastAsia="Times New Roman" w:hAnsi="Calibri" w:cs="Calibri"/>
                <w:color w:val="000000"/>
                <w:lang w:eastAsia="en-AU"/>
              </w:rPr>
            </w:pPr>
            <w:ins w:id="39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51" w:author="KIM, Jason" w:date="2019-04-02T13:39:00Z"/>
        </w:trPr>
        <w:tc>
          <w:tcPr>
            <w:tcW w:w="708" w:type="pct"/>
            <w:vMerge w:val="restart"/>
            <w:noWrap/>
            <w:hideMark/>
          </w:tcPr>
          <w:p w:rsidR="00110C18" w:rsidRPr="0056388D" w:rsidRDefault="00110C18" w:rsidP="00063728">
            <w:pPr>
              <w:rPr>
                <w:ins w:id="39952" w:author="KIM, Jason" w:date="2019-04-02T13:39:00Z"/>
                <w:rFonts w:ascii="Calibri" w:eastAsia="Times New Roman" w:hAnsi="Calibri" w:cs="Calibri"/>
                <w:color w:val="000000"/>
                <w:lang w:eastAsia="en-AU"/>
              </w:rPr>
            </w:pPr>
            <w:ins w:id="39953" w:author="KIM, Jason" w:date="2019-04-02T13:39:00Z">
              <w:r w:rsidRPr="0056388D">
                <w:rPr>
                  <w:rFonts w:ascii="Calibri" w:eastAsia="Times New Roman" w:hAnsi="Calibri" w:cs="Calibri"/>
                  <w:color w:val="000000"/>
                  <w:lang w:eastAsia="en-AU"/>
                </w:rPr>
                <w:t>LLE86SK71</w:t>
              </w:r>
            </w:ins>
          </w:p>
        </w:tc>
        <w:tc>
          <w:tcPr>
            <w:tcW w:w="605" w:type="pct"/>
            <w:noWrap/>
            <w:hideMark/>
          </w:tcPr>
          <w:p w:rsidR="00110C18" w:rsidRPr="0056388D" w:rsidRDefault="00110C18" w:rsidP="00063728">
            <w:pPr>
              <w:rPr>
                <w:ins w:id="39954" w:author="KIM, Jason" w:date="2019-04-02T13:39:00Z"/>
                <w:rFonts w:ascii="Calibri" w:eastAsia="Times New Roman" w:hAnsi="Calibri" w:cs="Calibri"/>
                <w:color w:val="000000"/>
                <w:lang w:eastAsia="en-AU"/>
              </w:rPr>
            </w:pPr>
            <w:ins w:id="39955"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56" w:author="KIM, Jason" w:date="2019-04-02T13:39:00Z"/>
                <w:rFonts w:ascii="Calibri" w:eastAsia="Times New Roman" w:hAnsi="Calibri" w:cs="Calibri"/>
                <w:color w:val="000000"/>
                <w:lang w:eastAsia="en-AU"/>
              </w:rPr>
            </w:pPr>
            <w:ins w:id="399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58" w:author="KIM, Jason" w:date="2019-04-02T13:39:00Z"/>
                <w:rFonts w:ascii="Calibri" w:eastAsia="Times New Roman" w:hAnsi="Calibri" w:cs="Calibri"/>
                <w:color w:val="000000"/>
                <w:lang w:eastAsia="en-AU"/>
              </w:rPr>
            </w:pPr>
            <w:ins w:id="39959" w:author="KIM, Jason" w:date="2019-04-02T13:39:00Z">
              <w:r w:rsidRPr="0056388D">
                <w:rPr>
                  <w:rFonts w:ascii="Calibri" w:eastAsia="Times New Roman" w:hAnsi="Calibri" w:cs="Calibri"/>
                  <w:color w:val="000000"/>
                  <w:lang w:eastAsia="en-AU"/>
                </w:rPr>
                <w:t>LLS8063</w:t>
              </w:r>
            </w:ins>
          </w:p>
        </w:tc>
        <w:tc>
          <w:tcPr>
            <w:tcW w:w="933" w:type="pct"/>
            <w:noWrap/>
            <w:hideMark/>
          </w:tcPr>
          <w:p w:rsidR="00110C18" w:rsidRPr="0056388D" w:rsidRDefault="00110C18" w:rsidP="00063728">
            <w:pPr>
              <w:rPr>
                <w:ins w:id="39960" w:author="KIM, Jason" w:date="2019-04-02T13:39:00Z"/>
                <w:rFonts w:ascii="Calibri" w:eastAsia="Times New Roman" w:hAnsi="Calibri" w:cs="Calibri"/>
                <w:color w:val="000000"/>
                <w:lang w:eastAsia="en-AU"/>
              </w:rPr>
            </w:pPr>
            <w:ins w:id="399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62" w:author="KIM, Jason" w:date="2019-04-02T13:39:00Z"/>
                <w:rFonts w:ascii="Calibri" w:eastAsia="Times New Roman" w:hAnsi="Calibri" w:cs="Calibri"/>
                <w:color w:val="000000"/>
                <w:lang w:eastAsia="en-AU"/>
              </w:rPr>
            </w:pPr>
            <w:ins w:id="39963" w:author="KIM, Jason" w:date="2019-04-02T13:39:00Z">
              <w:r w:rsidRPr="0056388D">
                <w:rPr>
                  <w:rFonts w:ascii="Calibri" w:eastAsia="Times New Roman" w:hAnsi="Calibri" w:cs="Calibri"/>
                  <w:color w:val="000000"/>
                  <w:lang w:eastAsia="en-AU"/>
                </w:rPr>
                <w:t>Chainage 645</w:t>
              </w:r>
            </w:ins>
          </w:p>
        </w:tc>
        <w:tc>
          <w:tcPr>
            <w:tcW w:w="764" w:type="pct"/>
            <w:noWrap/>
            <w:hideMark/>
          </w:tcPr>
          <w:p w:rsidR="00110C18" w:rsidRPr="0056388D" w:rsidRDefault="00110C18" w:rsidP="00063728">
            <w:pPr>
              <w:jc w:val="right"/>
              <w:rPr>
                <w:ins w:id="39964" w:author="KIM, Jason" w:date="2019-04-02T13:39:00Z"/>
                <w:rFonts w:ascii="Calibri" w:eastAsia="Times New Roman" w:hAnsi="Calibri" w:cs="Calibri"/>
                <w:color w:val="000000"/>
                <w:lang w:eastAsia="en-AU"/>
              </w:rPr>
            </w:pPr>
            <w:ins w:id="39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66" w:author="KIM, Jason" w:date="2019-04-02T13:39:00Z"/>
        </w:trPr>
        <w:tc>
          <w:tcPr>
            <w:tcW w:w="708" w:type="pct"/>
            <w:vMerge/>
            <w:hideMark/>
          </w:tcPr>
          <w:p w:rsidR="00110C18" w:rsidRPr="0056388D" w:rsidRDefault="00110C18" w:rsidP="00063728">
            <w:pPr>
              <w:rPr>
                <w:ins w:id="399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68" w:author="KIM, Jason" w:date="2019-04-02T13:39:00Z"/>
                <w:rFonts w:ascii="Calibri" w:eastAsia="Times New Roman" w:hAnsi="Calibri" w:cs="Calibri"/>
                <w:color w:val="000000"/>
                <w:lang w:eastAsia="en-AU"/>
              </w:rPr>
            </w:pPr>
            <w:ins w:id="39969"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70" w:author="KIM, Jason" w:date="2019-04-02T13:39:00Z"/>
                <w:rFonts w:ascii="Calibri" w:eastAsia="Times New Roman" w:hAnsi="Calibri" w:cs="Calibri"/>
                <w:color w:val="000000"/>
                <w:lang w:eastAsia="en-AU"/>
              </w:rPr>
            </w:pPr>
            <w:ins w:id="399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72" w:author="KIM, Jason" w:date="2019-04-02T13:39:00Z"/>
                <w:rFonts w:ascii="Calibri" w:eastAsia="Times New Roman" w:hAnsi="Calibri" w:cs="Calibri"/>
                <w:color w:val="000000"/>
                <w:lang w:eastAsia="en-AU"/>
              </w:rPr>
            </w:pPr>
            <w:ins w:id="39973" w:author="KIM, Jason" w:date="2019-04-02T13:39:00Z">
              <w:r w:rsidRPr="0056388D">
                <w:rPr>
                  <w:rFonts w:ascii="Calibri" w:eastAsia="Times New Roman" w:hAnsi="Calibri" w:cs="Calibri"/>
                  <w:color w:val="000000"/>
                  <w:lang w:eastAsia="en-AU"/>
                </w:rPr>
                <w:t>LLS8064</w:t>
              </w:r>
            </w:ins>
          </w:p>
        </w:tc>
        <w:tc>
          <w:tcPr>
            <w:tcW w:w="933" w:type="pct"/>
            <w:noWrap/>
            <w:hideMark/>
          </w:tcPr>
          <w:p w:rsidR="00110C18" w:rsidRPr="0056388D" w:rsidRDefault="00110C18" w:rsidP="00063728">
            <w:pPr>
              <w:rPr>
                <w:ins w:id="39974" w:author="KIM, Jason" w:date="2019-04-02T13:39:00Z"/>
                <w:rFonts w:ascii="Calibri" w:eastAsia="Times New Roman" w:hAnsi="Calibri" w:cs="Calibri"/>
                <w:color w:val="000000"/>
                <w:lang w:eastAsia="en-AU"/>
              </w:rPr>
            </w:pPr>
            <w:ins w:id="399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76" w:author="KIM, Jason" w:date="2019-04-02T13:39:00Z"/>
                <w:rFonts w:ascii="Calibri" w:eastAsia="Times New Roman" w:hAnsi="Calibri" w:cs="Calibri"/>
                <w:color w:val="000000"/>
                <w:lang w:eastAsia="en-AU"/>
              </w:rPr>
            </w:pPr>
            <w:ins w:id="39977" w:author="KIM, Jason" w:date="2019-04-02T13:39:00Z">
              <w:r w:rsidRPr="0056388D">
                <w:rPr>
                  <w:rFonts w:ascii="Calibri" w:eastAsia="Times New Roman" w:hAnsi="Calibri" w:cs="Calibri"/>
                  <w:color w:val="000000"/>
                  <w:lang w:eastAsia="en-AU"/>
                </w:rPr>
                <w:t>Chainage 635</w:t>
              </w:r>
            </w:ins>
          </w:p>
        </w:tc>
        <w:tc>
          <w:tcPr>
            <w:tcW w:w="764" w:type="pct"/>
            <w:noWrap/>
            <w:hideMark/>
          </w:tcPr>
          <w:p w:rsidR="00110C18" w:rsidRPr="0056388D" w:rsidRDefault="00110C18" w:rsidP="00063728">
            <w:pPr>
              <w:jc w:val="right"/>
              <w:rPr>
                <w:ins w:id="39978" w:author="KIM, Jason" w:date="2019-04-02T13:39:00Z"/>
                <w:rFonts w:ascii="Calibri" w:eastAsia="Times New Roman" w:hAnsi="Calibri" w:cs="Calibri"/>
                <w:color w:val="000000"/>
                <w:lang w:eastAsia="en-AU"/>
              </w:rPr>
            </w:pPr>
            <w:ins w:id="39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80" w:author="KIM, Jason" w:date="2019-04-02T13:39:00Z"/>
        </w:trPr>
        <w:tc>
          <w:tcPr>
            <w:tcW w:w="708" w:type="pct"/>
            <w:vMerge/>
            <w:hideMark/>
          </w:tcPr>
          <w:p w:rsidR="00110C18" w:rsidRPr="0056388D" w:rsidRDefault="00110C18" w:rsidP="00063728">
            <w:pPr>
              <w:rPr>
                <w:ins w:id="39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82" w:author="KIM, Jason" w:date="2019-04-02T13:39:00Z"/>
                <w:rFonts w:ascii="Calibri" w:eastAsia="Times New Roman" w:hAnsi="Calibri" w:cs="Calibri"/>
                <w:color w:val="000000"/>
                <w:lang w:eastAsia="en-AU"/>
              </w:rPr>
            </w:pPr>
            <w:ins w:id="39983"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84" w:author="KIM, Jason" w:date="2019-04-02T13:39:00Z"/>
                <w:rFonts w:ascii="Calibri" w:eastAsia="Times New Roman" w:hAnsi="Calibri" w:cs="Calibri"/>
                <w:color w:val="000000"/>
                <w:lang w:eastAsia="en-AU"/>
              </w:rPr>
            </w:pPr>
            <w:ins w:id="399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86" w:author="KIM, Jason" w:date="2019-04-02T13:39:00Z"/>
                <w:rFonts w:ascii="Calibri" w:eastAsia="Times New Roman" w:hAnsi="Calibri" w:cs="Calibri"/>
                <w:color w:val="000000"/>
                <w:lang w:eastAsia="en-AU"/>
              </w:rPr>
            </w:pPr>
            <w:ins w:id="39987" w:author="KIM, Jason" w:date="2019-04-02T13:39:00Z">
              <w:r w:rsidRPr="0056388D">
                <w:rPr>
                  <w:rFonts w:ascii="Calibri" w:eastAsia="Times New Roman" w:hAnsi="Calibri" w:cs="Calibri"/>
                  <w:color w:val="000000"/>
                  <w:lang w:eastAsia="en-AU"/>
                </w:rPr>
                <w:t>LLS8065</w:t>
              </w:r>
            </w:ins>
          </w:p>
        </w:tc>
        <w:tc>
          <w:tcPr>
            <w:tcW w:w="933" w:type="pct"/>
            <w:noWrap/>
            <w:hideMark/>
          </w:tcPr>
          <w:p w:rsidR="00110C18" w:rsidRPr="0056388D" w:rsidRDefault="00110C18" w:rsidP="00063728">
            <w:pPr>
              <w:rPr>
                <w:ins w:id="39988" w:author="KIM, Jason" w:date="2019-04-02T13:39:00Z"/>
                <w:rFonts w:ascii="Calibri" w:eastAsia="Times New Roman" w:hAnsi="Calibri" w:cs="Calibri"/>
                <w:color w:val="000000"/>
                <w:lang w:eastAsia="en-AU"/>
              </w:rPr>
            </w:pPr>
            <w:ins w:id="399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90" w:author="KIM, Jason" w:date="2019-04-02T13:39:00Z"/>
                <w:rFonts w:ascii="Calibri" w:eastAsia="Times New Roman" w:hAnsi="Calibri" w:cs="Calibri"/>
                <w:color w:val="000000"/>
                <w:lang w:eastAsia="en-AU"/>
              </w:rPr>
            </w:pPr>
            <w:ins w:id="39991" w:author="KIM, Jason" w:date="2019-04-02T13:39:00Z">
              <w:r w:rsidRPr="0056388D">
                <w:rPr>
                  <w:rFonts w:ascii="Calibri" w:eastAsia="Times New Roman" w:hAnsi="Calibri" w:cs="Calibri"/>
                  <w:color w:val="000000"/>
                  <w:lang w:eastAsia="en-AU"/>
                </w:rPr>
                <w:t>Chainage 625</w:t>
              </w:r>
            </w:ins>
          </w:p>
        </w:tc>
        <w:tc>
          <w:tcPr>
            <w:tcW w:w="764" w:type="pct"/>
            <w:noWrap/>
            <w:hideMark/>
          </w:tcPr>
          <w:p w:rsidR="00110C18" w:rsidRPr="0056388D" w:rsidRDefault="00110C18" w:rsidP="00063728">
            <w:pPr>
              <w:jc w:val="right"/>
              <w:rPr>
                <w:ins w:id="39992" w:author="KIM, Jason" w:date="2019-04-02T13:39:00Z"/>
                <w:rFonts w:ascii="Calibri" w:eastAsia="Times New Roman" w:hAnsi="Calibri" w:cs="Calibri"/>
                <w:color w:val="000000"/>
                <w:lang w:eastAsia="en-AU"/>
              </w:rPr>
            </w:pPr>
            <w:ins w:id="39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94" w:author="KIM, Jason" w:date="2019-04-02T13:39:00Z"/>
        </w:trPr>
        <w:tc>
          <w:tcPr>
            <w:tcW w:w="708" w:type="pct"/>
            <w:vMerge/>
            <w:hideMark/>
          </w:tcPr>
          <w:p w:rsidR="00110C18" w:rsidRPr="0056388D" w:rsidRDefault="00110C18" w:rsidP="00063728">
            <w:pPr>
              <w:rPr>
                <w:ins w:id="39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96" w:author="KIM, Jason" w:date="2019-04-02T13:39:00Z"/>
                <w:rFonts w:ascii="Calibri" w:eastAsia="Times New Roman" w:hAnsi="Calibri" w:cs="Calibri"/>
                <w:color w:val="000000"/>
                <w:lang w:eastAsia="en-AU"/>
              </w:rPr>
            </w:pPr>
            <w:ins w:id="39997"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98" w:author="KIM, Jason" w:date="2019-04-02T13:39:00Z"/>
                <w:rFonts w:ascii="Calibri" w:eastAsia="Times New Roman" w:hAnsi="Calibri" w:cs="Calibri"/>
                <w:color w:val="000000"/>
                <w:lang w:eastAsia="en-AU"/>
              </w:rPr>
            </w:pPr>
            <w:ins w:id="399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00" w:author="KIM, Jason" w:date="2019-04-02T13:39:00Z"/>
                <w:rFonts w:ascii="Calibri" w:eastAsia="Times New Roman" w:hAnsi="Calibri" w:cs="Calibri"/>
                <w:color w:val="000000"/>
                <w:lang w:eastAsia="en-AU"/>
              </w:rPr>
            </w:pPr>
            <w:ins w:id="40001" w:author="KIM, Jason" w:date="2019-04-02T13:39:00Z">
              <w:r w:rsidRPr="0056388D">
                <w:rPr>
                  <w:rFonts w:ascii="Calibri" w:eastAsia="Times New Roman" w:hAnsi="Calibri" w:cs="Calibri"/>
                  <w:color w:val="000000"/>
                  <w:lang w:eastAsia="en-AU"/>
                </w:rPr>
                <w:t>LLS8066</w:t>
              </w:r>
            </w:ins>
          </w:p>
        </w:tc>
        <w:tc>
          <w:tcPr>
            <w:tcW w:w="933" w:type="pct"/>
            <w:noWrap/>
            <w:hideMark/>
          </w:tcPr>
          <w:p w:rsidR="00110C18" w:rsidRPr="0056388D" w:rsidRDefault="00110C18" w:rsidP="00063728">
            <w:pPr>
              <w:rPr>
                <w:ins w:id="40002" w:author="KIM, Jason" w:date="2019-04-02T13:39:00Z"/>
                <w:rFonts w:ascii="Calibri" w:eastAsia="Times New Roman" w:hAnsi="Calibri" w:cs="Calibri"/>
                <w:color w:val="000000"/>
                <w:lang w:eastAsia="en-AU"/>
              </w:rPr>
            </w:pPr>
            <w:ins w:id="400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04" w:author="KIM, Jason" w:date="2019-04-02T13:39:00Z"/>
                <w:rFonts w:ascii="Calibri" w:eastAsia="Times New Roman" w:hAnsi="Calibri" w:cs="Calibri"/>
                <w:color w:val="000000"/>
                <w:lang w:eastAsia="en-AU"/>
              </w:rPr>
            </w:pPr>
            <w:ins w:id="40005" w:author="KIM, Jason" w:date="2019-04-02T13:39:00Z">
              <w:r w:rsidRPr="0056388D">
                <w:rPr>
                  <w:rFonts w:ascii="Calibri" w:eastAsia="Times New Roman" w:hAnsi="Calibri" w:cs="Calibri"/>
                  <w:color w:val="000000"/>
                  <w:lang w:eastAsia="en-AU"/>
                </w:rPr>
                <w:t>Chainage 616</w:t>
              </w:r>
            </w:ins>
          </w:p>
        </w:tc>
        <w:tc>
          <w:tcPr>
            <w:tcW w:w="764" w:type="pct"/>
            <w:noWrap/>
            <w:hideMark/>
          </w:tcPr>
          <w:p w:rsidR="00110C18" w:rsidRPr="0056388D" w:rsidRDefault="00110C18" w:rsidP="00063728">
            <w:pPr>
              <w:jc w:val="right"/>
              <w:rPr>
                <w:ins w:id="40006" w:author="KIM, Jason" w:date="2019-04-02T13:39:00Z"/>
                <w:rFonts w:ascii="Calibri" w:eastAsia="Times New Roman" w:hAnsi="Calibri" w:cs="Calibri"/>
                <w:color w:val="000000"/>
                <w:lang w:eastAsia="en-AU"/>
              </w:rPr>
            </w:pPr>
            <w:ins w:id="40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08" w:author="KIM, Jason" w:date="2019-04-02T13:39:00Z"/>
        </w:trPr>
        <w:tc>
          <w:tcPr>
            <w:tcW w:w="708" w:type="pct"/>
            <w:vMerge/>
            <w:hideMark/>
          </w:tcPr>
          <w:p w:rsidR="00110C18" w:rsidRPr="0056388D" w:rsidRDefault="00110C18" w:rsidP="00063728">
            <w:pPr>
              <w:rPr>
                <w:ins w:id="40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10" w:author="KIM, Jason" w:date="2019-04-02T13:39:00Z"/>
                <w:rFonts w:ascii="Calibri" w:eastAsia="Times New Roman" w:hAnsi="Calibri" w:cs="Calibri"/>
                <w:color w:val="000000"/>
                <w:lang w:eastAsia="en-AU"/>
              </w:rPr>
            </w:pPr>
            <w:ins w:id="40011"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12" w:author="KIM, Jason" w:date="2019-04-02T13:39:00Z"/>
                <w:rFonts w:ascii="Calibri" w:eastAsia="Times New Roman" w:hAnsi="Calibri" w:cs="Calibri"/>
                <w:color w:val="000000"/>
                <w:lang w:eastAsia="en-AU"/>
              </w:rPr>
            </w:pPr>
            <w:ins w:id="400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14" w:author="KIM, Jason" w:date="2019-04-02T13:39:00Z"/>
                <w:rFonts w:ascii="Calibri" w:eastAsia="Times New Roman" w:hAnsi="Calibri" w:cs="Calibri"/>
                <w:color w:val="000000"/>
                <w:lang w:eastAsia="en-AU"/>
              </w:rPr>
            </w:pPr>
            <w:ins w:id="40015" w:author="KIM, Jason" w:date="2019-04-02T13:39:00Z">
              <w:r w:rsidRPr="0056388D">
                <w:rPr>
                  <w:rFonts w:ascii="Calibri" w:eastAsia="Times New Roman" w:hAnsi="Calibri" w:cs="Calibri"/>
                  <w:color w:val="000000"/>
                  <w:lang w:eastAsia="en-AU"/>
                </w:rPr>
                <w:t>LLS8067</w:t>
              </w:r>
            </w:ins>
          </w:p>
        </w:tc>
        <w:tc>
          <w:tcPr>
            <w:tcW w:w="933" w:type="pct"/>
            <w:noWrap/>
            <w:hideMark/>
          </w:tcPr>
          <w:p w:rsidR="00110C18" w:rsidRPr="0056388D" w:rsidRDefault="00110C18" w:rsidP="00063728">
            <w:pPr>
              <w:rPr>
                <w:ins w:id="40016" w:author="KIM, Jason" w:date="2019-04-02T13:39:00Z"/>
                <w:rFonts w:ascii="Calibri" w:eastAsia="Times New Roman" w:hAnsi="Calibri" w:cs="Calibri"/>
                <w:color w:val="000000"/>
                <w:lang w:eastAsia="en-AU"/>
              </w:rPr>
            </w:pPr>
            <w:ins w:id="400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18" w:author="KIM, Jason" w:date="2019-04-02T13:39:00Z"/>
                <w:rFonts w:ascii="Calibri" w:eastAsia="Times New Roman" w:hAnsi="Calibri" w:cs="Calibri"/>
                <w:color w:val="000000"/>
                <w:lang w:eastAsia="en-AU"/>
              </w:rPr>
            </w:pPr>
            <w:ins w:id="40019" w:author="KIM, Jason" w:date="2019-04-02T13:39:00Z">
              <w:r w:rsidRPr="0056388D">
                <w:rPr>
                  <w:rFonts w:ascii="Calibri" w:eastAsia="Times New Roman" w:hAnsi="Calibri" w:cs="Calibri"/>
                  <w:color w:val="000000"/>
                  <w:lang w:eastAsia="en-AU"/>
                </w:rPr>
                <w:t>Chainage 606</w:t>
              </w:r>
            </w:ins>
          </w:p>
        </w:tc>
        <w:tc>
          <w:tcPr>
            <w:tcW w:w="764" w:type="pct"/>
            <w:noWrap/>
            <w:hideMark/>
          </w:tcPr>
          <w:p w:rsidR="00110C18" w:rsidRPr="0056388D" w:rsidRDefault="00110C18" w:rsidP="00063728">
            <w:pPr>
              <w:jc w:val="right"/>
              <w:rPr>
                <w:ins w:id="40020" w:author="KIM, Jason" w:date="2019-04-02T13:39:00Z"/>
                <w:rFonts w:ascii="Calibri" w:eastAsia="Times New Roman" w:hAnsi="Calibri" w:cs="Calibri"/>
                <w:color w:val="000000"/>
                <w:lang w:eastAsia="en-AU"/>
              </w:rPr>
            </w:pPr>
            <w:ins w:id="40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22" w:author="KIM, Jason" w:date="2019-04-02T13:39:00Z"/>
        </w:trPr>
        <w:tc>
          <w:tcPr>
            <w:tcW w:w="708" w:type="pct"/>
            <w:vMerge/>
            <w:hideMark/>
          </w:tcPr>
          <w:p w:rsidR="00110C18" w:rsidRPr="0056388D" w:rsidRDefault="00110C18" w:rsidP="00063728">
            <w:pPr>
              <w:rPr>
                <w:ins w:id="400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24" w:author="KIM, Jason" w:date="2019-04-02T13:39:00Z"/>
                <w:rFonts w:ascii="Calibri" w:eastAsia="Times New Roman" w:hAnsi="Calibri" w:cs="Calibri"/>
                <w:color w:val="000000"/>
                <w:lang w:eastAsia="en-AU"/>
              </w:rPr>
            </w:pPr>
            <w:ins w:id="40025"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26" w:author="KIM, Jason" w:date="2019-04-02T13:39:00Z"/>
                <w:rFonts w:ascii="Calibri" w:eastAsia="Times New Roman" w:hAnsi="Calibri" w:cs="Calibri"/>
                <w:color w:val="000000"/>
                <w:lang w:eastAsia="en-AU"/>
              </w:rPr>
            </w:pPr>
            <w:ins w:id="400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28" w:author="KIM, Jason" w:date="2019-04-02T13:39:00Z"/>
                <w:rFonts w:ascii="Calibri" w:eastAsia="Times New Roman" w:hAnsi="Calibri" w:cs="Calibri"/>
                <w:color w:val="000000"/>
                <w:lang w:eastAsia="en-AU"/>
              </w:rPr>
            </w:pPr>
            <w:ins w:id="40029" w:author="KIM, Jason" w:date="2019-04-02T13:39:00Z">
              <w:r w:rsidRPr="0056388D">
                <w:rPr>
                  <w:rFonts w:ascii="Calibri" w:eastAsia="Times New Roman" w:hAnsi="Calibri" w:cs="Calibri"/>
                  <w:color w:val="000000"/>
                  <w:lang w:eastAsia="en-AU"/>
                </w:rPr>
                <w:t>LLS8068</w:t>
              </w:r>
            </w:ins>
          </w:p>
        </w:tc>
        <w:tc>
          <w:tcPr>
            <w:tcW w:w="933" w:type="pct"/>
            <w:noWrap/>
            <w:hideMark/>
          </w:tcPr>
          <w:p w:rsidR="00110C18" w:rsidRPr="0056388D" w:rsidRDefault="00110C18" w:rsidP="00063728">
            <w:pPr>
              <w:rPr>
                <w:ins w:id="40030" w:author="KIM, Jason" w:date="2019-04-02T13:39:00Z"/>
                <w:rFonts w:ascii="Calibri" w:eastAsia="Times New Roman" w:hAnsi="Calibri" w:cs="Calibri"/>
                <w:color w:val="000000"/>
                <w:lang w:eastAsia="en-AU"/>
              </w:rPr>
            </w:pPr>
            <w:ins w:id="400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32" w:author="KIM, Jason" w:date="2019-04-02T13:39:00Z"/>
                <w:rFonts w:ascii="Calibri" w:eastAsia="Times New Roman" w:hAnsi="Calibri" w:cs="Calibri"/>
                <w:color w:val="000000"/>
                <w:lang w:eastAsia="en-AU"/>
              </w:rPr>
            </w:pPr>
            <w:ins w:id="40033" w:author="KIM, Jason" w:date="2019-04-02T13:39:00Z">
              <w:r w:rsidRPr="0056388D">
                <w:rPr>
                  <w:rFonts w:ascii="Calibri" w:eastAsia="Times New Roman" w:hAnsi="Calibri" w:cs="Calibri"/>
                  <w:color w:val="000000"/>
                  <w:lang w:eastAsia="en-AU"/>
                </w:rPr>
                <w:t>Chainage 596</w:t>
              </w:r>
            </w:ins>
          </w:p>
        </w:tc>
        <w:tc>
          <w:tcPr>
            <w:tcW w:w="764" w:type="pct"/>
            <w:noWrap/>
            <w:hideMark/>
          </w:tcPr>
          <w:p w:rsidR="00110C18" w:rsidRPr="0056388D" w:rsidRDefault="00110C18" w:rsidP="00063728">
            <w:pPr>
              <w:jc w:val="right"/>
              <w:rPr>
                <w:ins w:id="40034" w:author="KIM, Jason" w:date="2019-04-02T13:39:00Z"/>
                <w:rFonts w:ascii="Calibri" w:eastAsia="Times New Roman" w:hAnsi="Calibri" w:cs="Calibri"/>
                <w:color w:val="000000"/>
                <w:lang w:eastAsia="en-AU"/>
              </w:rPr>
            </w:pPr>
            <w:ins w:id="40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36" w:author="KIM, Jason" w:date="2019-04-02T13:39:00Z"/>
        </w:trPr>
        <w:tc>
          <w:tcPr>
            <w:tcW w:w="708" w:type="pct"/>
            <w:vMerge/>
            <w:hideMark/>
          </w:tcPr>
          <w:p w:rsidR="00110C18" w:rsidRPr="0056388D" w:rsidRDefault="00110C18" w:rsidP="00063728">
            <w:pPr>
              <w:rPr>
                <w:ins w:id="400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38" w:author="KIM, Jason" w:date="2019-04-02T13:39:00Z"/>
                <w:rFonts w:ascii="Calibri" w:eastAsia="Times New Roman" w:hAnsi="Calibri" w:cs="Calibri"/>
                <w:color w:val="000000"/>
                <w:lang w:eastAsia="en-AU"/>
              </w:rPr>
            </w:pPr>
            <w:ins w:id="40039"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40" w:author="KIM, Jason" w:date="2019-04-02T13:39:00Z"/>
                <w:rFonts w:ascii="Calibri" w:eastAsia="Times New Roman" w:hAnsi="Calibri" w:cs="Calibri"/>
                <w:color w:val="000000"/>
                <w:lang w:eastAsia="en-AU"/>
              </w:rPr>
            </w:pPr>
            <w:ins w:id="400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42" w:author="KIM, Jason" w:date="2019-04-02T13:39:00Z"/>
                <w:rFonts w:ascii="Calibri" w:eastAsia="Times New Roman" w:hAnsi="Calibri" w:cs="Calibri"/>
                <w:color w:val="000000"/>
                <w:lang w:eastAsia="en-AU"/>
              </w:rPr>
            </w:pPr>
            <w:ins w:id="40043" w:author="KIM, Jason" w:date="2019-04-02T13:39:00Z">
              <w:r w:rsidRPr="0056388D">
                <w:rPr>
                  <w:rFonts w:ascii="Calibri" w:eastAsia="Times New Roman" w:hAnsi="Calibri" w:cs="Calibri"/>
                  <w:color w:val="000000"/>
                  <w:lang w:eastAsia="en-AU"/>
                </w:rPr>
                <w:t>LLS8069</w:t>
              </w:r>
            </w:ins>
          </w:p>
        </w:tc>
        <w:tc>
          <w:tcPr>
            <w:tcW w:w="933" w:type="pct"/>
            <w:noWrap/>
            <w:hideMark/>
          </w:tcPr>
          <w:p w:rsidR="00110C18" w:rsidRPr="0056388D" w:rsidRDefault="00110C18" w:rsidP="00063728">
            <w:pPr>
              <w:rPr>
                <w:ins w:id="40044" w:author="KIM, Jason" w:date="2019-04-02T13:39:00Z"/>
                <w:rFonts w:ascii="Calibri" w:eastAsia="Times New Roman" w:hAnsi="Calibri" w:cs="Calibri"/>
                <w:color w:val="000000"/>
                <w:lang w:eastAsia="en-AU"/>
              </w:rPr>
            </w:pPr>
            <w:ins w:id="400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46" w:author="KIM, Jason" w:date="2019-04-02T13:39:00Z"/>
                <w:rFonts w:ascii="Calibri" w:eastAsia="Times New Roman" w:hAnsi="Calibri" w:cs="Calibri"/>
                <w:color w:val="000000"/>
                <w:lang w:eastAsia="en-AU"/>
              </w:rPr>
            </w:pPr>
            <w:ins w:id="40047" w:author="KIM, Jason" w:date="2019-04-02T13:39:00Z">
              <w:r w:rsidRPr="0056388D">
                <w:rPr>
                  <w:rFonts w:ascii="Calibri" w:eastAsia="Times New Roman" w:hAnsi="Calibri" w:cs="Calibri"/>
                  <w:color w:val="000000"/>
                  <w:lang w:eastAsia="en-AU"/>
                </w:rPr>
                <w:t>Chainage 586</w:t>
              </w:r>
            </w:ins>
          </w:p>
        </w:tc>
        <w:tc>
          <w:tcPr>
            <w:tcW w:w="764" w:type="pct"/>
            <w:noWrap/>
            <w:hideMark/>
          </w:tcPr>
          <w:p w:rsidR="00110C18" w:rsidRPr="0056388D" w:rsidRDefault="00110C18" w:rsidP="00063728">
            <w:pPr>
              <w:jc w:val="right"/>
              <w:rPr>
                <w:ins w:id="40048" w:author="KIM, Jason" w:date="2019-04-02T13:39:00Z"/>
                <w:rFonts w:ascii="Calibri" w:eastAsia="Times New Roman" w:hAnsi="Calibri" w:cs="Calibri"/>
                <w:color w:val="000000"/>
                <w:lang w:eastAsia="en-AU"/>
              </w:rPr>
            </w:pPr>
            <w:ins w:id="400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50" w:author="KIM, Jason" w:date="2019-04-02T13:39:00Z"/>
        </w:trPr>
        <w:tc>
          <w:tcPr>
            <w:tcW w:w="708" w:type="pct"/>
            <w:vMerge/>
            <w:hideMark/>
          </w:tcPr>
          <w:p w:rsidR="00110C18" w:rsidRPr="0056388D" w:rsidRDefault="00110C18" w:rsidP="00063728">
            <w:pPr>
              <w:rPr>
                <w:ins w:id="400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52" w:author="KIM, Jason" w:date="2019-04-02T13:39:00Z"/>
                <w:rFonts w:ascii="Calibri" w:eastAsia="Times New Roman" w:hAnsi="Calibri" w:cs="Calibri"/>
                <w:color w:val="000000"/>
                <w:lang w:eastAsia="en-AU"/>
              </w:rPr>
            </w:pPr>
            <w:ins w:id="40053"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54" w:author="KIM, Jason" w:date="2019-04-02T13:39:00Z"/>
                <w:rFonts w:ascii="Calibri" w:eastAsia="Times New Roman" w:hAnsi="Calibri" w:cs="Calibri"/>
                <w:color w:val="000000"/>
                <w:lang w:eastAsia="en-AU"/>
              </w:rPr>
            </w:pPr>
            <w:ins w:id="400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56" w:author="KIM, Jason" w:date="2019-04-02T13:39:00Z"/>
                <w:rFonts w:ascii="Calibri" w:eastAsia="Times New Roman" w:hAnsi="Calibri" w:cs="Calibri"/>
                <w:color w:val="000000"/>
                <w:lang w:eastAsia="en-AU"/>
              </w:rPr>
            </w:pPr>
            <w:ins w:id="40057" w:author="KIM, Jason" w:date="2019-04-02T13:39:00Z">
              <w:r w:rsidRPr="0056388D">
                <w:rPr>
                  <w:rFonts w:ascii="Calibri" w:eastAsia="Times New Roman" w:hAnsi="Calibri" w:cs="Calibri"/>
                  <w:color w:val="000000"/>
                  <w:lang w:eastAsia="en-AU"/>
                </w:rPr>
                <w:t>LLS8070</w:t>
              </w:r>
            </w:ins>
          </w:p>
        </w:tc>
        <w:tc>
          <w:tcPr>
            <w:tcW w:w="933" w:type="pct"/>
            <w:noWrap/>
            <w:hideMark/>
          </w:tcPr>
          <w:p w:rsidR="00110C18" w:rsidRPr="0056388D" w:rsidRDefault="00110C18" w:rsidP="00063728">
            <w:pPr>
              <w:rPr>
                <w:ins w:id="40058" w:author="KIM, Jason" w:date="2019-04-02T13:39:00Z"/>
                <w:rFonts w:ascii="Calibri" w:eastAsia="Times New Roman" w:hAnsi="Calibri" w:cs="Calibri"/>
                <w:color w:val="000000"/>
                <w:lang w:eastAsia="en-AU"/>
              </w:rPr>
            </w:pPr>
            <w:ins w:id="400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60" w:author="KIM, Jason" w:date="2019-04-02T13:39:00Z"/>
                <w:rFonts w:ascii="Calibri" w:eastAsia="Times New Roman" w:hAnsi="Calibri" w:cs="Calibri"/>
                <w:color w:val="000000"/>
                <w:lang w:eastAsia="en-AU"/>
              </w:rPr>
            </w:pPr>
            <w:ins w:id="40061" w:author="KIM, Jason" w:date="2019-04-02T13:39:00Z">
              <w:r w:rsidRPr="0056388D">
                <w:rPr>
                  <w:rFonts w:ascii="Calibri" w:eastAsia="Times New Roman" w:hAnsi="Calibri" w:cs="Calibri"/>
                  <w:color w:val="000000"/>
                  <w:lang w:eastAsia="en-AU"/>
                </w:rPr>
                <w:t>Chainage 576</w:t>
              </w:r>
            </w:ins>
          </w:p>
        </w:tc>
        <w:tc>
          <w:tcPr>
            <w:tcW w:w="764" w:type="pct"/>
            <w:noWrap/>
            <w:hideMark/>
          </w:tcPr>
          <w:p w:rsidR="00110C18" w:rsidRPr="0056388D" w:rsidRDefault="00110C18" w:rsidP="00063728">
            <w:pPr>
              <w:jc w:val="right"/>
              <w:rPr>
                <w:ins w:id="40062" w:author="KIM, Jason" w:date="2019-04-02T13:39:00Z"/>
                <w:rFonts w:ascii="Calibri" w:eastAsia="Times New Roman" w:hAnsi="Calibri" w:cs="Calibri"/>
                <w:color w:val="000000"/>
                <w:lang w:eastAsia="en-AU"/>
              </w:rPr>
            </w:pPr>
            <w:ins w:id="400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64" w:author="KIM, Jason" w:date="2019-04-02T13:39:00Z"/>
        </w:trPr>
        <w:tc>
          <w:tcPr>
            <w:tcW w:w="708" w:type="pct"/>
            <w:vMerge/>
            <w:hideMark/>
          </w:tcPr>
          <w:p w:rsidR="00110C18" w:rsidRPr="0056388D" w:rsidRDefault="00110C18" w:rsidP="00063728">
            <w:pPr>
              <w:rPr>
                <w:ins w:id="400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66" w:author="KIM, Jason" w:date="2019-04-02T13:39:00Z"/>
                <w:rFonts w:ascii="Calibri" w:eastAsia="Times New Roman" w:hAnsi="Calibri" w:cs="Calibri"/>
                <w:color w:val="000000"/>
                <w:lang w:eastAsia="en-AU"/>
              </w:rPr>
            </w:pPr>
            <w:ins w:id="40067"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68" w:author="KIM, Jason" w:date="2019-04-02T13:39:00Z"/>
                <w:rFonts w:ascii="Calibri" w:eastAsia="Times New Roman" w:hAnsi="Calibri" w:cs="Calibri"/>
                <w:color w:val="000000"/>
                <w:lang w:eastAsia="en-AU"/>
              </w:rPr>
            </w:pPr>
            <w:ins w:id="400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70" w:author="KIM, Jason" w:date="2019-04-02T13:39:00Z"/>
                <w:rFonts w:ascii="Calibri" w:eastAsia="Times New Roman" w:hAnsi="Calibri" w:cs="Calibri"/>
                <w:color w:val="000000"/>
                <w:lang w:eastAsia="en-AU"/>
              </w:rPr>
            </w:pPr>
            <w:ins w:id="40071" w:author="KIM, Jason" w:date="2019-04-02T13:39:00Z">
              <w:r w:rsidRPr="0056388D">
                <w:rPr>
                  <w:rFonts w:ascii="Calibri" w:eastAsia="Times New Roman" w:hAnsi="Calibri" w:cs="Calibri"/>
                  <w:color w:val="000000"/>
                  <w:lang w:eastAsia="en-AU"/>
                </w:rPr>
                <w:t>LLS8071</w:t>
              </w:r>
            </w:ins>
          </w:p>
        </w:tc>
        <w:tc>
          <w:tcPr>
            <w:tcW w:w="933" w:type="pct"/>
            <w:noWrap/>
            <w:hideMark/>
          </w:tcPr>
          <w:p w:rsidR="00110C18" w:rsidRPr="0056388D" w:rsidRDefault="00110C18" w:rsidP="00063728">
            <w:pPr>
              <w:rPr>
                <w:ins w:id="40072" w:author="KIM, Jason" w:date="2019-04-02T13:39:00Z"/>
                <w:rFonts w:ascii="Calibri" w:eastAsia="Times New Roman" w:hAnsi="Calibri" w:cs="Calibri"/>
                <w:color w:val="000000"/>
                <w:lang w:eastAsia="en-AU"/>
              </w:rPr>
            </w:pPr>
            <w:ins w:id="400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74" w:author="KIM, Jason" w:date="2019-04-02T13:39:00Z"/>
                <w:rFonts w:ascii="Calibri" w:eastAsia="Times New Roman" w:hAnsi="Calibri" w:cs="Calibri"/>
                <w:color w:val="000000"/>
                <w:lang w:eastAsia="en-AU"/>
              </w:rPr>
            </w:pPr>
            <w:ins w:id="40075" w:author="KIM, Jason" w:date="2019-04-02T13:39:00Z">
              <w:r w:rsidRPr="0056388D">
                <w:rPr>
                  <w:rFonts w:ascii="Calibri" w:eastAsia="Times New Roman" w:hAnsi="Calibri" w:cs="Calibri"/>
                  <w:color w:val="000000"/>
                  <w:lang w:eastAsia="en-AU"/>
                </w:rPr>
                <w:t>Chainage 566</w:t>
              </w:r>
            </w:ins>
          </w:p>
        </w:tc>
        <w:tc>
          <w:tcPr>
            <w:tcW w:w="764" w:type="pct"/>
            <w:noWrap/>
            <w:hideMark/>
          </w:tcPr>
          <w:p w:rsidR="00110C18" w:rsidRPr="0056388D" w:rsidRDefault="00110C18" w:rsidP="00063728">
            <w:pPr>
              <w:jc w:val="right"/>
              <w:rPr>
                <w:ins w:id="40076" w:author="KIM, Jason" w:date="2019-04-02T13:39:00Z"/>
                <w:rFonts w:ascii="Calibri" w:eastAsia="Times New Roman" w:hAnsi="Calibri" w:cs="Calibri"/>
                <w:color w:val="000000"/>
                <w:lang w:eastAsia="en-AU"/>
              </w:rPr>
            </w:pPr>
            <w:ins w:id="40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78" w:author="KIM, Jason" w:date="2019-04-02T13:39:00Z"/>
        </w:trPr>
        <w:tc>
          <w:tcPr>
            <w:tcW w:w="708" w:type="pct"/>
            <w:vMerge/>
            <w:hideMark/>
          </w:tcPr>
          <w:p w:rsidR="00110C18" w:rsidRPr="0056388D" w:rsidRDefault="00110C18" w:rsidP="00063728">
            <w:pPr>
              <w:rPr>
                <w:ins w:id="40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80" w:author="KIM, Jason" w:date="2019-04-02T13:39:00Z"/>
                <w:rFonts w:ascii="Calibri" w:eastAsia="Times New Roman" w:hAnsi="Calibri" w:cs="Calibri"/>
                <w:color w:val="000000"/>
                <w:lang w:eastAsia="en-AU"/>
              </w:rPr>
            </w:pPr>
            <w:ins w:id="40081"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82" w:author="KIM, Jason" w:date="2019-04-02T13:39:00Z"/>
                <w:rFonts w:ascii="Calibri" w:eastAsia="Times New Roman" w:hAnsi="Calibri" w:cs="Calibri"/>
                <w:color w:val="000000"/>
                <w:lang w:eastAsia="en-AU"/>
              </w:rPr>
            </w:pPr>
            <w:ins w:id="400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84" w:author="KIM, Jason" w:date="2019-04-02T13:39:00Z"/>
                <w:rFonts w:ascii="Calibri" w:eastAsia="Times New Roman" w:hAnsi="Calibri" w:cs="Calibri"/>
                <w:color w:val="000000"/>
                <w:lang w:eastAsia="en-AU"/>
              </w:rPr>
            </w:pPr>
            <w:ins w:id="40085" w:author="KIM, Jason" w:date="2019-04-02T13:39:00Z">
              <w:r w:rsidRPr="0056388D">
                <w:rPr>
                  <w:rFonts w:ascii="Calibri" w:eastAsia="Times New Roman" w:hAnsi="Calibri" w:cs="Calibri"/>
                  <w:color w:val="000000"/>
                  <w:lang w:eastAsia="en-AU"/>
                </w:rPr>
                <w:t>LLS8072</w:t>
              </w:r>
            </w:ins>
          </w:p>
        </w:tc>
        <w:tc>
          <w:tcPr>
            <w:tcW w:w="933" w:type="pct"/>
            <w:noWrap/>
            <w:hideMark/>
          </w:tcPr>
          <w:p w:rsidR="00110C18" w:rsidRPr="0056388D" w:rsidRDefault="00110C18" w:rsidP="00063728">
            <w:pPr>
              <w:rPr>
                <w:ins w:id="40086" w:author="KIM, Jason" w:date="2019-04-02T13:39:00Z"/>
                <w:rFonts w:ascii="Calibri" w:eastAsia="Times New Roman" w:hAnsi="Calibri" w:cs="Calibri"/>
                <w:color w:val="000000"/>
                <w:lang w:eastAsia="en-AU"/>
              </w:rPr>
            </w:pPr>
            <w:ins w:id="400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88" w:author="KIM, Jason" w:date="2019-04-02T13:39:00Z"/>
                <w:rFonts w:ascii="Calibri" w:eastAsia="Times New Roman" w:hAnsi="Calibri" w:cs="Calibri"/>
                <w:color w:val="000000"/>
                <w:lang w:eastAsia="en-AU"/>
              </w:rPr>
            </w:pPr>
            <w:ins w:id="40089" w:author="KIM, Jason" w:date="2019-04-02T13:39:00Z">
              <w:r w:rsidRPr="0056388D">
                <w:rPr>
                  <w:rFonts w:ascii="Calibri" w:eastAsia="Times New Roman" w:hAnsi="Calibri" w:cs="Calibri"/>
                  <w:color w:val="000000"/>
                  <w:lang w:eastAsia="en-AU"/>
                </w:rPr>
                <w:t>Chainage 556</w:t>
              </w:r>
            </w:ins>
          </w:p>
        </w:tc>
        <w:tc>
          <w:tcPr>
            <w:tcW w:w="764" w:type="pct"/>
            <w:noWrap/>
            <w:hideMark/>
          </w:tcPr>
          <w:p w:rsidR="00110C18" w:rsidRPr="0056388D" w:rsidRDefault="00110C18" w:rsidP="00063728">
            <w:pPr>
              <w:jc w:val="right"/>
              <w:rPr>
                <w:ins w:id="40090" w:author="KIM, Jason" w:date="2019-04-02T13:39:00Z"/>
                <w:rFonts w:ascii="Calibri" w:eastAsia="Times New Roman" w:hAnsi="Calibri" w:cs="Calibri"/>
                <w:color w:val="000000"/>
                <w:lang w:eastAsia="en-AU"/>
              </w:rPr>
            </w:pPr>
            <w:ins w:id="40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92" w:author="KIM, Jason" w:date="2019-04-02T13:39:00Z"/>
        </w:trPr>
        <w:tc>
          <w:tcPr>
            <w:tcW w:w="708" w:type="pct"/>
            <w:vMerge/>
            <w:hideMark/>
          </w:tcPr>
          <w:p w:rsidR="00110C18" w:rsidRPr="0056388D" w:rsidRDefault="00110C18" w:rsidP="00063728">
            <w:pPr>
              <w:rPr>
                <w:ins w:id="40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94" w:author="KIM, Jason" w:date="2019-04-02T13:39:00Z"/>
                <w:rFonts w:ascii="Calibri" w:eastAsia="Times New Roman" w:hAnsi="Calibri" w:cs="Calibri"/>
                <w:color w:val="000000"/>
                <w:lang w:eastAsia="en-AU"/>
              </w:rPr>
            </w:pPr>
            <w:ins w:id="40095"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96" w:author="KIM, Jason" w:date="2019-04-02T13:39:00Z"/>
                <w:rFonts w:ascii="Calibri" w:eastAsia="Times New Roman" w:hAnsi="Calibri" w:cs="Calibri"/>
                <w:color w:val="000000"/>
                <w:lang w:eastAsia="en-AU"/>
              </w:rPr>
            </w:pPr>
            <w:ins w:id="400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98" w:author="KIM, Jason" w:date="2019-04-02T13:39:00Z"/>
                <w:rFonts w:ascii="Calibri" w:eastAsia="Times New Roman" w:hAnsi="Calibri" w:cs="Calibri"/>
                <w:color w:val="000000"/>
                <w:lang w:eastAsia="en-AU"/>
              </w:rPr>
            </w:pPr>
            <w:ins w:id="40099" w:author="KIM, Jason" w:date="2019-04-02T13:39:00Z">
              <w:r w:rsidRPr="0056388D">
                <w:rPr>
                  <w:rFonts w:ascii="Calibri" w:eastAsia="Times New Roman" w:hAnsi="Calibri" w:cs="Calibri"/>
                  <w:color w:val="000000"/>
                  <w:lang w:eastAsia="en-AU"/>
                </w:rPr>
                <w:t>LLS8073</w:t>
              </w:r>
            </w:ins>
          </w:p>
        </w:tc>
        <w:tc>
          <w:tcPr>
            <w:tcW w:w="933" w:type="pct"/>
            <w:noWrap/>
            <w:hideMark/>
          </w:tcPr>
          <w:p w:rsidR="00110C18" w:rsidRPr="0056388D" w:rsidRDefault="00110C18" w:rsidP="00063728">
            <w:pPr>
              <w:rPr>
                <w:ins w:id="40100" w:author="KIM, Jason" w:date="2019-04-02T13:39:00Z"/>
                <w:rFonts w:ascii="Calibri" w:eastAsia="Times New Roman" w:hAnsi="Calibri" w:cs="Calibri"/>
                <w:color w:val="000000"/>
                <w:lang w:eastAsia="en-AU"/>
              </w:rPr>
            </w:pPr>
            <w:ins w:id="401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02" w:author="KIM, Jason" w:date="2019-04-02T13:39:00Z"/>
                <w:rFonts w:ascii="Calibri" w:eastAsia="Times New Roman" w:hAnsi="Calibri" w:cs="Calibri"/>
                <w:color w:val="000000"/>
                <w:lang w:eastAsia="en-AU"/>
              </w:rPr>
            </w:pPr>
            <w:ins w:id="40103" w:author="KIM, Jason" w:date="2019-04-02T13:39:00Z">
              <w:r w:rsidRPr="0056388D">
                <w:rPr>
                  <w:rFonts w:ascii="Calibri" w:eastAsia="Times New Roman" w:hAnsi="Calibri" w:cs="Calibri"/>
                  <w:color w:val="000000"/>
                  <w:lang w:eastAsia="en-AU"/>
                </w:rPr>
                <w:t>Chainage 546</w:t>
              </w:r>
            </w:ins>
          </w:p>
        </w:tc>
        <w:tc>
          <w:tcPr>
            <w:tcW w:w="764" w:type="pct"/>
            <w:noWrap/>
            <w:hideMark/>
          </w:tcPr>
          <w:p w:rsidR="00110C18" w:rsidRPr="0056388D" w:rsidRDefault="00110C18" w:rsidP="00063728">
            <w:pPr>
              <w:jc w:val="right"/>
              <w:rPr>
                <w:ins w:id="40104" w:author="KIM, Jason" w:date="2019-04-02T13:39:00Z"/>
                <w:rFonts w:ascii="Calibri" w:eastAsia="Times New Roman" w:hAnsi="Calibri" w:cs="Calibri"/>
                <w:color w:val="000000"/>
                <w:lang w:eastAsia="en-AU"/>
              </w:rPr>
            </w:pPr>
            <w:ins w:id="40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06" w:author="KIM, Jason" w:date="2019-04-02T13:39:00Z"/>
        </w:trPr>
        <w:tc>
          <w:tcPr>
            <w:tcW w:w="708" w:type="pct"/>
            <w:vMerge w:val="restart"/>
            <w:noWrap/>
            <w:hideMark/>
          </w:tcPr>
          <w:p w:rsidR="00110C18" w:rsidRPr="0056388D" w:rsidRDefault="00110C18" w:rsidP="00063728">
            <w:pPr>
              <w:rPr>
                <w:ins w:id="40107" w:author="KIM, Jason" w:date="2019-04-02T13:39:00Z"/>
                <w:rFonts w:ascii="Calibri" w:eastAsia="Times New Roman" w:hAnsi="Calibri" w:cs="Calibri"/>
                <w:color w:val="000000"/>
                <w:lang w:eastAsia="en-AU"/>
              </w:rPr>
            </w:pPr>
            <w:ins w:id="40108" w:author="KIM, Jason" w:date="2019-04-02T13:39:00Z">
              <w:r w:rsidRPr="0056388D">
                <w:rPr>
                  <w:rFonts w:ascii="Calibri" w:eastAsia="Times New Roman" w:hAnsi="Calibri" w:cs="Calibri"/>
                  <w:color w:val="000000"/>
                  <w:lang w:eastAsia="en-AU"/>
                </w:rPr>
                <w:t>LLE86SK81</w:t>
              </w:r>
            </w:ins>
          </w:p>
        </w:tc>
        <w:tc>
          <w:tcPr>
            <w:tcW w:w="605" w:type="pct"/>
            <w:noWrap/>
            <w:hideMark/>
          </w:tcPr>
          <w:p w:rsidR="00110C18" w:rsidRPr="0056388D" w:rsidRDefault="00110C18" w:rsidP="00063728">
            <w:pPr>
              <w:rPr>
                <w:ins w:id="40109" w:author="KIM, Jason" w:date="2019-04-02T13:39:00Z"/>
                <w:rFonts w:ascii="Calibri" w:eastAsia="Times New Roman" w:hAnsi="Calibri" w:cs="Calibri"/>
                <w:color w:val="000000"/>
                <w:lang w:eastAsia="en-AU"/>
              </w:rPr>
            </w:pPr>
            <w:ins w:id="40110"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11" w:author="KIM, Jason" w:date="2019-04-02T13:39:00Z"/>
                <w:rFonts w:ascii="Calibri" w:eastAsia="Times New Roman" w:hAnsi="Calibri" w:cs="Calibri"/>
                <w:color w:val="000000"/>
                <w:lang w:eastAsia="en-AU"/>
              </w:rPr>
            </w:pPr>
            <w:ins w:id="401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13" w:author="KIM, Jason" w:date="2019-04-02T13:39:00Z"/>
                <w:rFonts w:ascii="Calibri" w:eastAsia="Times New Roman" w:hAnsi="Calibri" w:cs="Calibri"/>
                <w:color w:val="000000"/>
                <w:lang w:eastAsia="en-AU"/>
              </w:rPr>
            </w:pPr>
            <w:ins w:id="40114" w:author="KIM, Jason" w:date="2019-04-02T13:39:00Z">
              <w:r w:rsidRPr="0056388D">
                <w:rPr>
                  <w:rFonts w:ascii="Calibri" w:eastAsia="Times New Roman" w:hAnsi="Calibri" w:cs="Calibri"/>
                  <w:color w:val="000000"/>
                  <w:lang w:eastAsia="en-AU"/>
                </w:rPr>
                <w:t>LLS8052</w:t>
              </w:r>
            </w:ins>
          </w:p>
        </w:tc>
        <w:tc>
          <w:tcPr>
            <w:tcW w:w="933" w:type="pct"/>
            <w:noWrap/>
            <w:hideMark/>
          </w:tcPr>
          <w:p w:rsidR="00110C18" w:rsidRPr="0056388D" w:rsidRDefault="00110C18" w:rsidP="00063728">
            <w:pPr>
              <w:rPr>
                <w:ins w:id="40115" w:author="KIM, Jason" w:date="2019-04-02T13:39:00Z"/>
                <w:rFonts w:ascii="Calibri" w:eastAsia="Times New Roman" w:hAnsi="Calibri" w:cs="Calibri"/>
                <w:color w:val="000000"/>
                <w:lang w:eastAsia="en-AU"/>
              </w:rPr>
            </w:pPr>
            <w:ins w:id="401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17" w:author="KIM, Jason" w:date="2019-04-02T13:39:00Z"/>
                <w:rFonts w:ascii="Calibri" w:eastAsia="Times New Roman" w:hAnsi="Calibri" w:cs="Calibri"/>
                <w:color w:val="000000"/>
                <w:lang w:eastAsia="en-AU"/>
              </w:rPr>
            </w:pPr>
            <w:ins w:id="40118" w:author="KIM, Jason" w:date="2019-04-02T13:39:00Z">
              <w:r w:rsidRPr="0056388D">
                <w:rPr>
                  <w:rFonts w:ascii="Calibri" w:eastAsia="Times New Roman" w:hAnsi="Calibri" w:cs="Calibri"/>
                  <w:color w:val="000000"/>
                  <w:lang w:eastAsia="en-AU"/>
                </w:rPr>
                <w:t>Chainage 768</w:t>
              </w:r>
            </w:ins>
          </w:p>
        </w:tc>
        <w:tc>
          <w:tcPr>
            <w:tcW w:w="764" w:type="pct"/>
            <w:noWrap/>
            <w:hideMark/>
          </w:tcPr>
          <w:p w:rsidR="00110C18" w:rsidRPr="0056388D" w:rsidRDefault="00110C18" w:rsidP="00063728">
            <w:pPr>
              <w:jc w:val="right"/>
              <w:rPr>
                <w:ins w:id="40119" w:author="KIM, Jason" w:date="2019-04-02T13:39:00Z"/>
                <w:rFonts w:ascii="Calibri" w:eastAsia="Times New Roman" w:hAnsi="Calibri" w:cs="Calibri"/>
                <w:color w:val="000000"/>
                <w:lang w:eastAsia="en-AU"/>
              </w:rPr>
            </w:pPr>
            <w:ins w:id="40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21" w:author="KIM, Jason" w:date="2019-04-02T13:39:00Z"/>
        </w:trPr>
        <w:tc>
          <w:tcPr>
            <w:tcW w:w="708" w:type="pct"/>
            <w:vMerge/>
            <w:hideMark/>
          </w:tcPr>
          <w:p w:rsidR="00110C18" w:rsidRPr="0056388D" w:rsidRDefault="00110C18" w:rsidP="00063728">
            <w:pPr>
              <w:rPr>
                <w:ins w:id="401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23" w:author="KIM, Jason" w:date="2019-04-02T13:39:00Z"/>
                <w:rFonts w:ascii="Calibri" w:eastAsia="Times New Roman" w:hAnsi="Calibri" w:cs="Calibri"/>
                <w:color w:val="000000"/>
                <w:lang w:eastAsia="en-AU"/>
              </w:rPr>
            </w:pPr>
            <w:ins w:id="40124"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25" w:author="KIM, Jason" w:date="2019-04-02T13:39:00Z"/>
                <w:rFonts w:ascii="Calibri" w:eastAsia="Times New Roman" w:hAnsi="Calibri" w:cs="Calibri"/>
                <w:color w:val="000000"/>
                <w:lang w:eastAsia="en-AU"/>
              </w:rPr>
            </w:pPr>
            <w:ins w:id="401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27" w:author="KIM, Jason" w:date="2019-04-02T13:39:00Z"/>
                <w:rFonts w:ascii="Calibri" w:eastAsia="Times New Roman" w:hAnsi="Calibri" w:cs="Calibri"/>
                <w:color w:val="000000"/>
                <w:lang w:eastAsia="en-AU"/>
              </w:rPr>
            </w:pPr>
            <w:ins w:id="40128" w:author="KIM, Jason" w:date="2019-04-02T13:39:00Z">
              <w:r w:rsidRPr="0056388D">
                <w:rPr>
                  <w:rFonts w:ascii="Calibri" w:eastAsia="Times New Roman" w:hAnsi="Calibri" w:cs="Calibri"/>
                  <w:color w:val="000000"/>
                  <w:lang w:eastAsia="en-AU"/>
                </w:rPr>
                <w:t>LLS8053</w:t>
              </w:r>
            </w:ins>
          </w:p>
        </w:tc>
        <w:tc>
          <w:tcPr>
            <w:tcW w:w="933" w:type="pct"/>
            <w:noWrap/>
            <w:hideMark/>
          </w:tcPr>
          <w:p w:rsidR="00110C18" w:rsidRPr="0056388D" w:rsidRDefault="00110C18" w:rsidP="00063728">
            <w:pPr>
              <w:rPr>
                <w:ins w:id="40129" w:author="KIM, Jason" w:date="2019-04-02T13:39:00Z"/>
                <w:rFonts w:ascii="Calibri" w:eastAsia="Times New Roman" w:hAnsi="Calibri" w:cs="Calibri"/>
                <w:color w:val="000000"/>
                <w:lang w:eastAsia="en-AU"/>
              </w:rPr>
            </w:pPr>
            <w:ins w:id="401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31" w:author="KIM, Jason" w:date="2019-04-02T13:39:00Z"/>
                <w:rFonts w:ascii="Calibri" w:eastAsia="Times New Roman" w:hAnsi="Calibri" w:cs="Calibri"/>
                <w:color w:val="000000"/>
                <w:lang w:eastAsia="en-AU"/>
              </w:rPr>
            </w:pPr>
            <w:ins w:id="40132" w:author="KIM, Jason" w:date="2019-04-02T13:39:00Z">
              <w:r w:rsidRPr="0056388D">
                <w:rPr>
                  <w:rFonts w:ascii="Calibri" w:eastAsia="Times New Roman" w:hAnsi="Calibri" w:cs="Calibri"/>
                  <w:color w:val="000000"/>
                  <w:lang w:eastAsia="en-AU"/>
                </w:rPr>
                <w:t>Chainage 758</w:t>
              </w:r>
            </w:ins>
          </w:p>
        </w:tc>
        <w:tc>
          <w:tcPr>
            <w:tcW w:w="764" w:type="pct"/>
            <w:noWrap/>
            <w:hideMark/>
          </w:tcPr>
          <w:p w:rsidR="00110C18" w:rsidRPr="0056388D" w:rsidRDefault="00110C18" w:rsidP="00063728">
            <w:pPr>
              <w:jc w:val="right"/>
              <w:rPr>
                <w:ins w:id="40133" w:author="KIM, Jason" w:date="2019-04-02T13:39:00Z"/>
                <w:rFonts w:ascii="Calibri" w:eastAsia="Times New Roman" w:hAnsi="Calibri" w:cs="Calibri"/>
                <w:color w:val="000000"/>
                <w:lang w:eastAsia="en-AU"/>
              </w:rPr>
            </w:pPr>
            <w:ins w:id="40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35" w:author="KIM, Jason" w:date="2019-04-02T13:39:00Z"/>
        </w:trPr>
        <w:tc>
          <w:tcPr>
            <w:tcW w:w="708" w:type="pct"/>
            <w:vMerge/>
            <w:hideMark/>
          </w:tcPr>
          <w:p w:rsidR="00110C18" w:rsidRPr="0056388D" w:rsidRDefault="00110C18" w:rsidP="00063728">
            <w:pPr>
              <w:rPr>
                <w:ins w:id="40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37" w:author="KIM, Jason" w:date="2019-04-02T13:39:00Z"/>
                <w:rFonts w:ascii="Calibri" w:eastAsia="Times New Roman" w:hAnsi="Calibri" w:cs="Calibri"/>
                <w:color w:val="000000"/>
                <w:lang w:eastAsia="en-AU"/>
              </w:rPr>
            </w:pPr>
            <w:ins w:id="40138"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39" w:author="KIM, Jason" w:date="2019-04-02T13:39:00Z"/>
                <w:rFonts w:ascii="Calibri" w:eastAsia="Times New Roman" w:hAnsi="Calibri" w:cs="Calibri"/>
                <w:color w:val="000000"/>
                <w:lang w:eastAsia="en-AU"/>
              </w:rPr>
            </w:pPr>
            <w:ins w:id="401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41" w:author="KIM, Jason" w:date="2019-04-02T13:39:00Z"/>
                <w:rFonts w:ascii="Calibri" w:eastAsia="Times New Roman" w:hAnsi="Calibri" w:cs="Calibri"/>
                <w:color w:val="000000"/>
                <w:lang w:eastAsia="en-AU"/>
              </w:rPr>
            </w:pPr>
            <w:ins w:id="40142" w:author="KIM, Jason" w:date="2019-04-02T13:39:00Z">
              <w:r w:rsidRPr="0056388D">
                <w:rPr>
                  <w:rFonts w:ascii="Calibri" w:eastAsia="Times New Roman" w:hAnsi="Calibri" w:cs="Calibri"/>
                  <w:color w:val="000000"/>
                  <w:lang w:eastAsia="en-AU"/>
                </w:rPr>
                <w:t>LLS8054</w:t>
              </w:r>
            </w:ins>
          </w:p>
        </w:tc>
        <w:tc>
          <w:tcPr>
            <w:tcW w:w="933" w:type="pct"/>
            <w:noWrap/>
            <w:hideMark/>
          </w:tcPr>
          <w:p w:rsidR="00110C18" w:rsidRPr="0056388D" w:rsidRDefault="00110C18" w:rsidP="00063728">
            <w:pPr>
              <w:rPr>
                <w:ins w:id="40143" w:author="KIM, Jason" w:date="2019-04-02T13:39:00Z"/>
                <w:rFonts w:ascii="Calibri" w:eastAsia="Times New Roman" w:hAnsi="Calibri" w:cs="Calibri"/>
                <w:color w:val="000000"/>
                <w:lang w:eastAsia="en-AU"/>
              </w:rPr>
            </w:pPr>
            <w:ins w:id="401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45" w:author="KIM, Jason" w:date="2019-04-02T13:39:00Z"/>
                <w:rFonts w:ascii="Calibri" w:eastAsia="Times New Roman" w:hAnsi="Calibri" w:cs="Calibri"/>
                <w:color w:val="000000"/>
                <w:lang w:eastAsia="en-AU"/>
              </w:rPr>
            </w:pPr>
            <w:ins w:id="40146" w:author="KIM, Jason" w:date="2019-04-02T13:39:00Z">
              <w:r w:rsidRPr="0056388D">
                <w:rPr>
                  <w:rFonts w:ascii="Calibri" w:eastAsia="Times New Roman" w:hAnsi="Calibri" w:cs="Calibri"/>
                  <w:color w:val="000000"/>
                  <w:lang w:eastAsia="en-AU"/>
                </w:rPr>
                <w:t>Chainage 748</w:t>
              </w:r>
            </w:ins>
          </w:p>
        </w:tc>
        <w:tc>
          <w:tcPr>
            <w:tcW w:w="764" w:type="pct"/>
            <w:noWrap/>
            <w:hideMark/>
          </w:tcPr>
          <w:p w:rsidR="00110C18" w:rsidRPr="0056388D" w:rsidRDefault="00110C18" w:rsidP="00063728">
            <w:pPr>
              <w:jc w:val="right"/>
              <w:rPr>
                <w:ins w:id="40147" w:author="KIM, Jason" w:date="2019-04-02T13:39:00Z"/>
                <w:rFonts w:ascii="Calibri" w:eastAsia="Times New Roman" w:hAnsi="Calibri" w:cs="Calibri"/>
                <w:color w:val="000000"/>
                <w:lang w:eastAsia="en-AU"/>
              </w:rPr>
            </w:pPr>
            <w:ins w:id="40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49" w:author="KIM, Jason" w:date="2019-04-02T13:39:00Z"/>
        </w:trPr>
        <w:tc>
          <w:tcPr>
            <w:tcW w:w="708" w:type="pct"/>
            <w:vMerge/>
            <w:hideMark/>
          </w:tcPr>
          <w:p w:rsidR="00110C18" w:rsidRPr="0056388D" w:rsidRDefault="00110C18" w:rsidP="00063728">
            <w:pPr>
              <w:rPr>
                <w:ins w:id="401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51" w:author="KIM, Jason" w:date="2019-04-02T13:39:00Z"/>
                <w:rFonts w:ascii="Calibri" w:eastAsia="Times New Roman" w:hAnsi="Calibri" w:cs="Calibri"/>
                <w:color w:val="000000"/>
                <w:lang w:eastAsia="en-AU"/>
              </w:rPr>
            </w:pPr>
            <w:ins w:id="40152"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53" w:author="KIM, Jason" w:date="2019-04-02T13:39:00Z"/>
                <w:rFonts w:ascii="Calibri" w:eastAsia="Times New Roman" w:hAnsi="Calibri" w:cs="Calibri"/>
                <w:color w:val="000000"/>
                <w:lang w:eastAsia="en-AU"/>
              </w:rPr>
            </w:pPr>
            <w:ins w:id="401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55" w:author="KIM, Jason" w:date="2019-04-02T13:39:00Z"/>
                <w:rFonts w:ascii="Calibri" w:eastAsia="Times New Roman" w:hAnsi="Calibri" w:cs="Calibri"/>
                <w:color w:val="000000"/>
                <w:lang w:eastAsia="en-AU"/>
              </w:rPr>
            </w:pPr>
            <w:ins w:id="40156" w:author="KIM, Jason" w:date="2019-04-02T13:39:00Z">
              <w:r w:rsidRPr="0056388D">
                <w:rPr>
                  <w:rFonts w:ascii="Calibri" w:eastAsia="Times New Roman" w:hAnsi="Calibri" w:cs="Calibri"/>
                  <w:color w:val="000000"/>
                  <w:lang w:eastAsia="en-AU"/>
                </w:rPr>
                <w:t>LLS8055</w:t>
              </w:r>
            </w:ins>
          </w:p>
        </w:tc>
        <w:tc>
          <w:tcPr>
            <w:tcW w:w="933" w:type="pct"/>
            <w:noWrap/>
            <w:hideMark/>
          </w:tcPr>
          <w:p w:rsidR="00110C18" w:rsidRPr="0056388D" w:rsidRDefault="00110C18" w:rsidP="00063728">
            <w:pPr>
              <w:rPr>
                <w:ins w:id="40157" w:author="KIM, Jason" w:date="2019-04-02T13:39:00Z"/>
                <w:rFonts w:ascii="Calibri" w:eastAsia="Times New Roman" w:hAnsi="Calibri" w:cs="Calibri"/>
                <w:color w:val="000000"/>
                <w:lang w:eastAsia="en-AU"/>
              </w:rPr>
            </w:pPr>
            <w:ins w:id="401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59" w:author="KIM, Jason" w:date="2019-04-02T13:39:00Z"/>
                <w:rFonts w:ascii="Calibri" w:eastAsia="Times New Roman" w:hAnsi="Calibri" w:cs="Calibri"/>
                <w:color w:val="000000"/>
                <w:lang w:eastAsia="en-AU"/>
              </w:rPr>
            </w:pPr>
            <w:ins w:id="40160" w:author="KIM, Jason" w:date="2019-04-02T13:39:00Z">
              <w:r w:rsidRPr="0056388D">
                <w:rPr>
                  <w:rFonts w:ascii="Calibri" w:eastAsia="Times New Roman" w:hAnsi="Calibri" w:cs="Calibri"/>
                  <w:color w:val="000000"/>
                  <w:lang w:eastAsia="en-AU"/>
                </w:rPr>
                <w:t>Chainage 738</w:t>
              </w:r>
            </w:ins>
          </w:p>
        </w:tc>
        <w:tc>
          <w:tcPr>
            <w:tcW w:w="764" w:type="pct"/>
            <w:noWrap/>
            <w:hideMark/>
          </w:tcPr>
          <w:p w:rsidR="00110C18" w:rsidRPr="0056388D" w:rsidRDefault="00110C18" w:rsidP="00063728">
            <w:pPr>
              <w:jc w:val="right"/>
              <w:rPr>
                <w:ins w:id="40161" w:author="KIM, Jason" w:date="2019-04-02T13:39:00Z"/>
                <w:rFonts w:ascii="Calibri" w:eastAsia="Times New Roman" w:hAnsi="Calibri" w:cs="Calibri"/>
                <w:color w:val="000000"/>
                <w:lang w:eastAsia="en-AU"/>
              </w:rPr>
            </w:pPr>
            <w:ins w:id="40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63" w:author="KIM, Jason" w:date="2019-04-02T13:39:00Z"/>
        </w:trPr>
        <w:tc>
          <w:tcPr>
            <w:tcW w:w="708" w:type="pct"/>
            <w:vMerge/>
            <w:hideMark/>
          </w:tcPr>
          <w:p w:rsidR="00110C18" w:rsidRPr="0056388D" w:rsidRDefault="00110C18" w:rsidP="00063728">
            <w:pPr>
              <w:rPr>
                <w:ins w:id="401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65" w:author="KIM, Jason" w:date="2019-04-02T13:39:00Z"/>
                <w:rFonts w:ascii="Calibri" w:eastAsia="Times New Roman" w:hAnsi="Calibri" w:cs="Calibri"/>
                <w:color w:val="000000"/>
                <w:lang w:eastAsia="en-AU"/>
              </w:rPr>
            </w:pPr>
            <w:ins w:id="40166"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67" w:author="KIM, Jason" w:date="2019-04-02T13:39:00Z"/>
                <w:rFonts w:ascii="Calibri" w:eastAsia="Times New Roman" w:hAnsi="Calibri" w:cs="Calibri"/>
                <w:color w:val="000000"/>
                <w:lang w:eastAsia="en-AU"/>
              </w:rPr>
            </w:pPr>
            <w:ins w:id="401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69" w:author="KIM, Jason" w:date="2019-04-02T13:39:00Z"/>
                <w:rFonts w:ascii="Calibri" w:eastAsia="Times New Roman" w:hAnsi="Calibri" w:cs="Calibri"/>
                <w:color w:val="000000"/>
                <w:lang w:eastAsia="en-AU"/>
              </w:rPr>
            </w:pPr>
            <w:ins w:id="40170" w:author="KIM, Jason" w:date="2019-04-02T13:39:00Z">
              <w:r w:rsidRPr="0056388D">
                <w:rPr>
                  <w:rFonts w:ascii="Calibri" w:eastAsia="Times New Roman" w:hAnsi="Calibri" w:cs="Calibri"/>
                  <w:color w:val="000000"/>
                  <w:lang w:eastAsia="en-AU"/>
                </w:rPr>
                <w:t>LLS8056</w:t>
              </w:r>
            </w:ins>
          </w:p>
        </w:tc>
        <w:tc>
          <w:tcPr>
            <w:tcW w:w="933" w:type="pct"/>
            <w:noWrap/>
            <w:hideMark/>
          </w:tcPr>
          <w:p w:rsidR="00110C18" w:rsidRPr="0056388D" w:rsidRDefault="00110C18" w:rsidP="00063728">
            <w:pPr>
              <w:rPr>
                <w:ins w:id="40171" w:author="KIM, Jason" w:date="2019-04-02T13:39:00Z"/>
                <w:rFonts w:ascii="Calibri" w:eastAsia="Times New Roman" w:hAnsi="Calibri" w:cs="Calibri"/>
                <w:color w:val="000000"/>
                <w:lang w:eastAsia="en-AU"/>
              </w:rPr>
            </w:pPr>
            <w:ins w:id="401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73" w:author="KIM, Jason" w:date="2019-04-02T13:39:00Z"/>
                <w:rFonts w:ascii="Calibri" w:eastAsia="Times New Roman" w:hAnsi="Calibri" w:cs="Calibri"/>
                <w:color w:val="000000"/>
                <w:lang w:eastAsia="en-AU"/>
              </w:rPr>
            </w:pPr>
            <w:ins w:id="40174" w:author="KIM, Jason" w:date="2019-04-02T13:39:00Z">
              <w:r w:rsidRPr="0056388D">
                <w:rPr>
                  <w:rFonts w:ascii="Calibri" w:eastAsia="Times New Roman" w:hAnsi="Calibri" w:cs="Calibri"/>
                  <w:color w:val="000000"/>
                  <w:lang w:eastAsia="en-AU"/>
                </w:rPr>
                <w:t>Chainage 728</w:t>
              </w:r>
            </w:ins>
          </w:p>
        </w:tc>
        <w:tc>
          <w:tcPr>
            <w:tcW w:w="764" w:type="pct"/>
            <w:noWrap/>
            <w:hideMark/>
          </w:tcPr>
          <w:p w:rsidR="00110C18" w:rsidRPr="0056388D" w:rsidRDefault="00110C18" w:rsidP="00063728">
            <w:pPr>
              <w:jc w:val="right"/>
              <w:rPr>
                <w:ins w:id="40175" w:author="KIM, Jason" w:date="2019-04-02T13:39:00Z"/>
                <w:rFonts w:ascii="Calibri" w:eastAsia="Times New Roman" w:hAnsi="Calibri" w:cs="Calibri"/>
                <w:color w:val="000000"/>
                <w:lang w:eastAsia="en-AU"/>
              </w:rPr>
            </w:pPr>
            <w:ins w:id="40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77" w:author="KIM, Jason" w:date="2019-04-02T13:39:00Z"/>
        </w:trPr>
        <w:tc>
          <w:tcPr>
            <w:tcW w:w="708" w:type="pct"/>
            <w:vMerge/>
            <w:hideMark/>
          </w:tcPr>
          <w:p w:rsidR="00110C18" w:rsidRPr="0056388D" w:rsidRDefault="00110C18" w:rsidP="00063728">
            <w:pPr>
              <w:rPr>
                <w:ins w:id="401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79" w:author="KIM, Jason" w:date="2019-04-02T13:39:00Z"/>
                <w:rFonts w:ascii="Calibri" w:eastAsia="Times New Roman" w:hAnsi="Calibri" w:cs="Calibri"/>
                <w:color w:val="000000"/>
                <w:lang w:eastAsia="en-AU"/>
              </w:rPr>
            </w:pPr>
            <w:ins w:id="40180"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81" w:author="KIM, Jason" w:date="2019-04-02T13:39:00Z"/>
                <w:rFonts w:ascii="Calibri" w:eastAsia="Times New Roman" w:hAnsi="Calibri" w:cs="Calibri"/>
                <w:color w:val="000000"/>
                <w:lang w:eastAsia="en-AU"/>
              </w:rPr>
            </w:pPr>
            <w:ins w:id="401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83" w:author="KIM, Jason" w:date="2019-04-02T13:39:00Z"/>
                <w:rFonts w:ascii="Calibri" w:eastAsia="Times New Roman" w:hAnsi="Calibri" w:cs="Calibri"/>
                <w:color w:val="000000"/>
                <w:lang w:eastAsia="en-AU"/>
              </w:rPr>
            </w:pPr>
            <w:ins w:id="40184" w:author="KIM, Jason" w:date="2019-04-02T13:39:00Z">
              <w:r w:rsidRPr="0056388D">
                <w:rPr>
                  <w:rFonts w:ascii="Calibri" w:eastAsia="Times New Roman" w:hAnsi="Calibri" w:cs="Calibri"/>
                  <w:color w:val="000000"/>
                  <w:lang w:eastAsia="en-AU"/>
                </w:rPr>
                <w:t>LLS8057</w:t>
              </w:r>
            </w:ins>
          </w:p>
        </w:tc>
        <w:tc>
          <w:tcPr>
            <w:tcW w:w="933" w:type="pct"/>
            <w:noWrap/>
            <w:hideMark/>
          </w:tcPr>
          <w:p w:rsidR="00110C18" w:rsidRPr="0056388D" w:rsidRDefault="00110C18" w:rsidP="00063728">
            <w:pPr>
              <w:rPr>
                <w:ins w:id="40185" w:author="KIM, Jason" w:date="2019-04-02T13:39:00Z"/>
                <w:rFonts w:ascii="Calibri" w:eastAsia="Times New Roman" w:hAnsi="Calibri" w:cs="Calibri"/>
                <w:color w:val="000000"/>
                <w:lang w:eastAsia="en-AU"/>
              </w:rPr>
            </w:pPr>
            <w:ins w:id="401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87" w:author="KIM, Jason" w:date="2019-04-02T13:39:00Z"/>
                <w:rFonts w:ascii="Calibri" w:eastAsia="Times New Roman" w:hAnsi="Calibri" w:cs="Calibri"/>
                <w:color w:val="000000"/>
                <w:lang w:eastAsia="en-AU"/>
              </w:rPr>
            </w:pPr>
            <w:ins w:id="40188" w:author="KIM, Jason" w:date="2019-04-02T13:39:00Z">
              <w:r w:rsidRPr="0056388D">
                <w:rPr>
                  <w:rFonts w:ascii="Calibri" w:eastAsia="Times New Roman" w:hAnsi="Calibri" w:cs="Calibri"/>
                  <w:color w:val="000000"/>
                  <w:lang w:eastAsia="en-AU"/>
                </w:rPr>
                <w:t>Chainage 718</w:t>
              </w:r>
            </w:ins>
          </w:p>
        </w:tc>
        <w:tc>
          <w:tcPr>
            <w:tcW w:w="764" w:type="pct"/>
            <w:noWrap/>
            <w:hideMark/>
          </w:tcPr>
          <w:p w:rsidR="00110C18" w:rsidRPr="0056388D" w:rsidRDefault="00110C18" w:rsidP="00063728">
            <w:pPr>
              <w:jc w:val="right"/>
              <w:rPr>
                <w:ins w:id="40189" w:author="KIM, Jason" w:date="2019-04-02T13:39:00Z"/>
                <w:rFonts w:ascii="Calibri" w:eastAsia="Times New Roman" w:hAnsi="Calibri" w:cs="Calibri"/>
                <w:color w:val="000000"/>
                <w:lang w:eastAsia="en-AU"/>
              </w:rPr>
            </w:pPr>
            <w:ins w:id="40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91" w:author="KIM, Jason" w:date="2019-04-02T13:39:00Z"/>
        </w:trPr>
        <w:tc>
          <w:tcPr>
            <w:tcW w:w="708" w:type="pct"/>
            <w:vMerge/>
            <w:hideMark/>
          </w:tcPr>
          <w:p w:rsidR="00110C18" w:rsidRPr="0056388D" w:rsidRDefault="00110C18" w:rsidP="00063728">
            <w:pPr>
              <w:rPr>
                <w:ins w:id="401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93" w:author="KIM, Jason" w:date="2019-04-02T13:39:00Z"/>
                <w:rFonts w:ascii="Calibri" w:eastAsia="Times New Roman" w:hAnsi="Calibri" w:cs="Calibri"/>
                <w:color w:val="000000"/>
                <w:lang w:eastAsia="en-AU"/>
              </w:rPr>
            </w:pPr>
            <w:ins w:id="40194"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95" w:author="KIM, Jason" w:date="2019-04-02T13:39:00Z"/>
                <w:rFonts w:ascii="Calibri" w:eastAsia="Times New Roman" w:hAnsi="Calibri" w:cs="Calibri"/>
                <w:color w:val="000000"/>
                <w:lang w:eastAsia="en-AU"/>
              </w:rPr>
            </w:pPr>
            <w:ins w:id="401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97" w:author="KIM, Jason" w:date="2019-04-02T13:39:00Z"/>
                <w:rFonts w:ascii="Calibri" w:eastAsia="Times New Roman" w:hAnsi="Calibri" w:cs="Calibri"/>
                <w:color w:val="000000"/>
                <w:lang w:eastAsia="en-AU"/>
              </w:rPr>
            </w:pPr>
            <w:ins w:id="40198" w:author="KIM, Jason" w:date="2019-04-02T13:39:00Z">
              <w:r w:rsidRPr="0056388D">
                <w:rPr>
                  <w:rFonts w:ascii="Calibri" w:eastAsia="Times New Roman" w:hAnsi="Calibri" w:cs="Calibri"/>
                  <w:color w:val="000000"/>
                  <w:lang w:eastAsia="en-AU"/>
                </w:rPr>
                <w:t>LLS8058</w:t>
              </w:r>
            </w:ins>
          </w:p>
        </w:tc>
        <w:tc>
          <w:tcPr>
            <w:tcW w:w="933" w:type="pct"/>
            <w:noWrap/>
            <w:hideMark/>
          </w:tcPr>
          <w:p w:rsidR="00110C18" w:rsidRPr="0056388D" w:rsidRDefault="00110C18" w:rsidP="00063728">
            <w:pPr>
              <w:rPr>
                <w:ins w:id="40199" w:author="KIM, Jason" w:date="2019-04-02T13:39:00Z"/>
                <w:rFonts w:ascii="Calibri" w:eastAsia="Times New Roman" w:hAnsi="Calibri" w:cs="Calibri"/>
                <w:color w:val="000000"/>
                <w:lang w:eastAsia="en-AU"/>
              </w:rPr>
            </w:pPr>
            <w:ins w:id="402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01" w:author="KIM, Jason" w:date="2019-04-02T13:39:00Z"/>
                <w:rFonts w:ascii="Calibri" w:eastAsia="Times New Roman" w:hAnsi="Calibri" w:cs="Calibri"/>
                <w:color w:val="000000"/>
                <w:lang w:eastAsia="en-AU"/>
              </w:rPr>
            </w:pPr>
            <w:ins w:id="40202" w:author="KIM, Jason" w:date="2019-04-02T13:39:00Z">
              <w:r w:rsidRPr="0056388D">
                <w:rPr>
                  <w:rFonts w:ascii="Calibri" w:eastAsia="Times New Roman" w:hAnsi="Calibri" w:cs="Calibri"/>
                  <w:color w:val="000000"/>
                  <w:lang w:eastAsia="en-AU"/>
                </w:rPr>
                <w:t>Chainage 708</w:t>
              </w:r>
            </w:ins>
          </w:p>
        </w:tc>
        <w:tc>
          <w:tcPr>
            <w:tcW w:w="764" w:type="pct"/>
            <w:noWrap/>
            <w:hideMark/>
          </w:tcPr>
          <w:p w:rsidR="00110C18" w:rsidRPr="0056388D" w:rsidRDefault="00110C18" w:rsidP="00063728">
            <w:pPr>
              <w:jc w:val="right"/>
              <w:rPr>
                <w:ins w:id="40203" w:author="KIM, Jason" w:date="2019-04-02T13:39:00Z"/>
                <w:rFonts w:ascii="Calibri" w:eastAsia="Times New Roman" w:hAnsi="Calibri" w:cs="Calibri"/>
                <w:color w:val="000000"/>
                <w:lang w:eastAsia="en-AU"/>
              </w:rPr>
            </w:pPr>
            <w:ins w:id="40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05" w:author="KIM, Jason" w:date="2019-04-02T13:39:00Z"/>
        </w:trPr>
        <w:tc>
          <w:tcPr>
            <w:tcW w:w="708" w:type="pct"/>
            <w:vMerge/>
            <w:hideMark/>
          </w:tcPr>
          <w:p w:rsidR="00110C18" w:rsidRPr="0056388D" w:rsidRDefault="00110C18" w:rsidP="00063728">
            <w:pPr>
              <w:rPr>
                <w:ins w:id="402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07" w:author="KIM, Jason" w:date="2019-04-02T13:39:00Z"/>
                <w:rFonts w:ascii="Calibri" w:eastAsia="Times New Roman" w:hAnsi="Calibri" w:cs="Calibri"/>
                <w:color w:val="000000"/>
                <w:lang w:eastAsia="en-AU"/>
              </w:rPr>
            </w:pPr>
            <w:ins w:id="40208"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09" w:author="KIM, Jason" w:date="2019-04-02T13:39:00Z"/>
                <w:rFonts w:ascii="Calibri" w:eastAsia="Times New Roman" w:hAnsi="Calibri" w:cs="Calibri"/>
                <w:color w:val="000000"/>
                <w:lang w:eastAsia="en-AU"/>
              </w:rPr>
            </w:pPr>
            <w:ins w:id="402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11" w:author="KIM, Jason" w:date="2019-04-02T13:39:00Z"/>
                <w:rFonts w:ascii="Calibri" w:eastAsia="Times New Roman" w:hAnsi="Calibri" w:cs="Calibri"/>
                <w:color w:val="000000"/>
                <w:lang w:eastAsia="en-AU"/>
              </w:rPr>
            </w:pPr>
            <w:ins w:id="40212" w:author="KIM, Jason" w:date="2019-04-02T13:39:00Z">
              <w:r w:rsidRPr="0056388D">
                <w:rPr>
                  <w:rFonts w:ascii="Calibri" w:eastAsia="Times New Roman" w:hAnsi="Calibri" w:cs="Calibri"/>
                  <w:color w:val="000000"/>
                  <w:lang w:eastAsia="en-AU"/>
                </w:rPr>
                <w:t>LLS8059</w:t>
              </w:r>
            </w:ins>
          </w:p>
        </w:tc>
        <w:tc>
          <w:tcPr>
            <w:tcW w:w="933" w:type="pct"/>
            <w:noWrap/>
            <w:hideMark/>
          </w:tcPr>
          <w:p w:rsidR="00110C18" w:rsidRPr="0056388D" w:rsidRDefault="00110C18" w:rsidP="00063728">
            <w:pPr>
              <w:rPr>
                <w:ins w:id="40213" w:author="KIM, Jason" w:date="2019-04-02T13:39:00Z"/>
                <w:rFonts w:ascii="Calibri" w:eastAsia="Times New Roman" w:hAnsi="Calibri" w:cs="Calibri"/>
                <w:color w:val="000000"/>
                <w:lang w:eastAsia="en-AU"/>
              </w:rPr>
            </w:pPr>
            <w:ins w:id="402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15" w:author="KIM, Jason" w:date="2019-04-02T13:39:00Z"/>
                <w:rFonts w:ascii="Calibri" w:eastAsia="Times New Roman" w:hAnsi="Calibri" w:cs="Calibri"/>
                <w:color w:val="000000"/>
                <w:lang w:eastAsia="en-AU"/>
              </w:rPr>
            </w:pPr>
            <w:ins w:id="40216" w:author="KIM, Jason" w:date="2019-04-02T13:39:00Z">
              <w:r w:rsidRPr="0056388D">
                <w:rPr>
                  <w:rFonts w:ascii="Calibri" w:eastAsia="Times New Roman" w:hAnsi="Calibri" w:cs="Calibri"/>
                  <w:color w:val="000000"/>
                  <w:lang w:eastAsia="en-AU"/>
                </w:rPr>
                <w:t>Chainage 698</w:t>
              </w:r>
            </w:ins>
          </w:p>
        </w:tc>
        <w:tc>
          <w:tcPr>
            <w:tcW w:w="764" w:type="pct"/>
            <w:noWrap/>
            <w:hideMark/>
          </w:tcPr>
          <w:p w:rsidR="00110C18" w:rsidRPr="0056388D" w:rsidRDefault="00110C18" w:rsidP="00063728">
            <w:pPr>
              <w:jc w:val="right"/>
              <w:rPr>
                <w:ins w:id="40217" w:author="KIM, Jason" w:date="2019-04-02T13:39:00Z"/>
                <w:rFonts w:ascii="Calibri" w:eastAsia="Times New Roman" w:hAnsi="Calibri" w:cs="Calibri"/>
                <w:color w:val="000000"/>
                <w:lang w:eastAsia="en-AU"/>
              </w:rPr>
            </w:pPr>
            <w:ins w:id="402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19" w:author="KIM, Jason" w:date="2019-04-02T13:39:00Z"/>
        </w:trPr>
        <w:tc>
          <w:tcPr>
            <w:tcW w:w="708" w:type="pct"/>
            <w:vMerge/>
            <w:hideMark/>
          </w:tcPr>
          <w:p w:rsidR="00110C18" w:rsidRPr="0056388D" w:rsidRDefault="00110C18" w:rsidP="00063728">
            <w:pPr>
              <w:rPr>
                <w:ins w:id="402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21" w:author="KIM, Jason" w:date="2019-04-02T13:39:00Z"/>
                <w:rFonts w:ascii="Calibri" w:eastAsia="Times New Roman" w:hAnsi="Calibri" w:cs="Calibri"/>
                <w:color w:val="000000"/>
                <w:lang w:eastAsia="en-AU"/>
              </w:rPr>
            </w:pPr>
            <w:ins w:id="40222"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23" w:author="KIM, Jason" w:date="2019-04-02T13:39:00Z"/>
                <w:rFonts w:ascii="Calibri" w:eastAsia="Times New Roman" w:hAnsi="Calibri" w:cs="Calibri"/>
                <w:color w:val="000000"/>
                <w:lang w:eastAsia="en-AU"/>
              </w:rPr>
            </w:pPr>
            <w:ins w:id="402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25" w:author="KIM, Jason" w:date="2019-04-02T13:39:00Z"/>
                <w:rFonts w:ascii="Calibri" w:eastAsia="Times New Roman" w:hAnsi="Calibri" w:cs="Calibri"/>
                <w:color w:val="000000"/>
                <w:lang w:eastAsia="en-AU"/>
              </w:rPr>
            </w:pPr>
            <w:ins w:id="40226" w:author="KIM, Jason" w:date="2019-04-02T13:39:00Z">
              <w:r w:rsidRPr="0056388D">
                <w:rPr>
                  <w:rFonts w:ascii="Calibri" w:eastAsia="Times New Roman" w:hAnsi="Calibri" w:cs="Calibri"/>
                  <w:color w:val="000000"/>
                  <w:lang w:eastAsia="en-AU"/>
                </w:rPr>
                <w:t>LLS8060</w:t>
              </w:r>
            </w:ins>
          </w:p>
        </w:tc>
        <w:tc>
          <w:tcPr>
            <w:tcW w:w="933" w:type="pct"/>
            <w:noWrap/>
            <w:hideMark/>
          </w:tcPr>
          <w:p w:rsidR="00110C18" w:rsidRPr="0056388D" w:rsidRDefault="00110C18" w:rsidP="00063728">
            <w:pPr>
              <w:rPr>
                <w:ins w:id="40227" w:author="KIM, Jason" w:date="2019-04-02T13:39:00Z"/>
                <w:rFonts w:ascii="Calibri" w:eastAsia="Times New Roman" w:hAnsi="Calibri" w:cs="Calibri"/>
                <w:color w:val="000000"/>
                <w:lang w:eastAsia="en-AU"/>
              </w:rPr>
            </w:pPr>
            <w:ins w:id="402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29" w:author="KIM, Jason" w:date="2019-04-02T13:39:00Z"/>
                <w:rFonts w:ascii="Calibri" w:eastAsia="Times New Roman" w:hAnsi="Calibri" w:cs="Calibri"/>
                <w:color w:val="000000"/>
                <w:lang w:eastAsia="en-AU"/>
              </w:rPr>
            </w:pPr>
            <w:ins w:id="40230" w:author="KIM, Jason" w:date="2019-04-02T13:39:00Z">
              <w:r w:rsidRPr="0056388D">
                <w:rPr>
                  <w:rFonts w:ascii="Calibri" w:eastAsia="Times New Roman" w:hAnsi="Calibri" w:cs="Calibri"/>
                  <w:color w:val="000000"/>
                  <w:lang w:eastAsia="en-AU"/>
                </w:rPr>
                <w:t>Chainage 688</w:t>
              </w:r>
            </w:ins>
          </w:p>
        </w:tc>
        <w:tc>
          <w:tcPr>
            <w:tcW w:w="764" w:type="pct"/>
            <w:noWrap/>
            <w:hideMark/>
          </w:tcPr>
          <w:p w:rsidR="00110C18" w:rsidRPr="0056388D" w:rsidRDefault="00110C18" w:rsidP="00063728">
            <w:pPr>
              <w:jc w:val="right"/>
              <w:rPr>
                <w:ins w:id="40231" w:author="KIM, Jason" w:date="2019-04-02T13:39:00Z"/>
                <w:rFonts w:ascii="Calibri" w:eastAsia="Times New Roman" w:hAnsi="Calibri" w:cs="Calibri"/>
                <w:color w:val="000000"/>
                <w:lang w:eastAsia="en-AU"/>
              </w:rPr>
            </w:pPr>
            <w:ins w:id="40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33" w:author="KIM, Jason" w:date="2019-04-02T13:39:00Z"/>
        </w:trPr>
        <w:tc>
          <w:tcPr>
            <w:tcW w:w="708" w:type="pct"/>
            <w:vMerge/>
            <w:hideMark/>
          </w:tcPr>
          <w:p w:rsidR="00110C18" w:rsidRPr="0056388D" w:rsidRDefault="00110C18" w:rsidP="00063728">
            <w:pPr>
              <w:rPr>
                <w:ins w:id="40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35" w:author="KIM, Jason" w:date="2019-04-02T13:39:00Z"/>
                <w:rFonts w:ascii="Calibri" w:eastAsia="Times New Roman" w:hAnsi="Calibri" w:cs="Calibri"/>
                <w:color w:val="000000"/>
                <w:lang w:eastAsia="en-AU"/>
              </w:rPr>
            </w:pPr>
            <w:ins w:id="40236"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37" w:author="KIM, Jason" w:date="2019-04-02T13:39:00Z"/>
                <w:rFonts w:ascii="Calibri" w:eastAsia="Times New Roman" w:hAnsi="Calibri" w:cs="Calibri"/>
                <w:color w:val="000000"/>
                <w:lang w:eastAsia="en-AU"/>
              </w:rPr>
            </w:pPr>
            <w:ins w:id="402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39" w:author="KIM, Jason" w:date="2019-04-02T13:39:00Z"/>
                <w:rFonts w:ascii="Calibri" w:eastAsia="Times New Roman" w:hAnsi="Calibri" w:cs="Calibri"/>
                <w:color w:val="000000"/>
                <w:lang w:eastAsia="en-AU"/>
              </w:rPr>
            </w:pPr>
            <w:ins w:id="40240" w:author="KIM, Jason" w:date="2019-04-02T13:39:00Z">
              <w:r w:rsidRPr="0056388D">
                <w:rPr>
                  <w:rFonts w:ascii="Calibri" w:eastAsia="Times New Roman" w:hAnsi="Calibri" w:cs="Calibri"/>
                  <w:color w:val="000000"/>
                  <w:lang w:eastAsia="en-AU"/>
                </w:rPr>
                <w:t>LLS8061</w:t>
              </w:r>
            </w:ins>
          </w:p>
        </w:tc>
        <w:tc>
          <w:tcPr>
            <w:tcW w:w="933" w:type="pct"/>
            <w:noWrap/>
            <w:hideMark/>
          </w:tcPr>
          <w:p w:rsidR="00110C18" w:rsidRPr="0056388D" w:rsidRDefault="00110C18" w:rsidP="00063728">
            <w:pPr>
              <w:rPr>
                <w:ins w:id="40241" w:author="KIM, Jason" w:date="2019-04-02T13:39:00Z"/>
                <w:rFonts w:ascii="Calibri" w:eastAsia="Times New Roman" w:hAnsi="Calibri" w:cs="Calibri"/>
                <w:color w:val="000000"/>
                <w:lang w:eastAsia="en-AU"/>
              </w:rPr>
            </w:pPr>
            <w:ins w:id="402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43" w:author="KIM, Jason" w:date="2019-04-02T13:39:00Z"/>
                <w:rFonts w:ascii="Calibri" w:eastAsia="Times New Roman" w:hAnsi="Calibri" w:cs="Calibri"/>
                <w:color w:val="000000"/>
                <w:lang w:eastAsia="en-AU"/>
              </w:rPr>
            </w:pPr>
            <w:ins w:id="40244" w:author="KIM, Jason" w:date="2019-04-02T13:39:00Z">
              <w:r w:rsidRPr="0056388D">
                <w:rPr>
                  <w:rFonts w:ascii="Calibri" w:eastAsia="Times New Roman" w:hAnsi="Calibri" w:cs="Calibri"/>
                  <w:color w:val="000000"/>
                  <w:lang w:eastAsia="en-AU"/>
                </w:rPr>
                <w:t>Chainage 678</w:t>
              </w:r>
            </w:ins>
          </w:p>
        </w:tc>
        <w:tc>
          <w:tcPr>
            <w:tcW w:w="764" w:type="pct"/>
            <w:noWrap/>
            <w:hideMark/>
          </w:tcPr>
          <w:p w:rsidR="00110C18" w:rsidRPr="0056388D" w:rsidRDefault="00110C18" w:rsidP="00063728">
            <w:pPr>
              <w:jc w:val="right"/>
              <w:rPr>
                <w:ins w:id="40245" w:author="KIM, Jason" w:date="2019-04-02T13:39:00Z"/>
                <w:rFonts w:ascii="Calibri" w:eastAsia="Times New Roman" w:hAnsi="Calibri" w:cs="Calibri"/>
                <w:color w:val="000000"/>
                <w:lang w:eastAsia="en-AU"/>
              </w:rPr>
            </w:pPr>
            <w:ins w:id="40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47" w:author="KIM, Jason" w:date="2019-04-02T13:39:00Z"/>
        </w:trPr>
        <w:tc>
          <w:tcPr>
            <w:tcW w:w="708" w:type="pct"/>
            <w:vMerge/>
            <w:hideMark/>
          </w:tcPr>
          <w:p w:rsidR="00110C18" w:rsidRPr="0056388D" w:rsidRDefault="00110C18" w:rsidP="00063728">
            <w:pPr>
              <w:rPr>
                <w:ins w:id="40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49" w:author="KIM, Jason" w:date="2019-04-02T13:39:00Z"/>
                <w:rFonts w:ascii="Calibri" w:eastAsia="Times New Roman" w:hAnsi="Calibri" w:cs="Calibri"/>
                <w:color w:val="000000"/>
                <w:lang w:eastAsia="en-AU"/>
              </w:rPr>
            </w:pPr>
            <w:ins w:id="40250"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51" w:author="KIM, Jason" w:date="2019-04-02T13:39:00Z"/>
                <w:rFonts w:ascii="Calibri" w:eastAsia="Times New Roman" w:hAnsi="Calibri" w:cs="Calibri"/>
                <w:color w:val="000000"/>
                <w:lang w:eastAsia="en-AU"/>
              </w:rPr>
            </w:pPr>
            <w:ins w:id="402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53" w:author="KIM, Jason" w:date="2019-04-02T13:39:00Z"/>
                <w:rFonts w:ascii="Calibri" w:eastAsia="Times New Roman" w:hAnsi="Calibri" w:cs="Calibri"/>
                <w:color w:val="000000"/>
                <w:lang w:eastAsia="en-AU"/>
              </w:rPr>
            </w:pPr>
            <w:ins w:id="40254" w:author="KIM, Jason" w:date="2019-04-02T13:39:00Z">
              <w:r w:rsidRPr="0056388D">
                <w:rPr>
                  <w:rFonts w:ascii="Calibri" w:eastAsia="Times New Roman" w:hAnsi="Calibri" w:cs="Calibri"/>
                  <w:color w:val="000000"/>
                  <w:lang w:eastAsia="en-AU"/>
                </w:rPr>
                <w:t>LLS8062</w:t>
              </w:r>
            </w:ins>
          </w:p>
        </w:tc>
        <w:tc>
          <w:tcPr>
            <w:tcW w:w="933" w:type="pct"/>
            <w:noWrap/>
            <w:hideMark/>
          </w:tcPr>
          <w:p w:rsidR="00110C18" w:rsidRPr="0056388D" w:rsidRDefault="00110C18" w:rsidP="00063728">
            <w:pPr>
              <w:rPr>
                <w:ins w:id="40255" w:author="KIM, Jason" w:date="2019-04-02T13:39:00Z"/>
                <w:rFonts w:ascii="Calibri" w:eastAsia="Times New Roman" w:hAnsi="Calibri" w:cs="Calibri"/>
                <w:color w:val="000000"/>
                <w:lang w:eastAsia="en-AU"/>
              </w:rPr>
            </w:pPr>
            <w:ins w:id="402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57" w:author="KIM, Jason" w:date="2019-04-02T13:39:00Z"/>
                <w:rFonts w:ascii="Calibri" w:eastAsia="Times New Roman" w:hAnsi="Calibri" w:cs="Calibri"/>
                <w:color w:val="000000"/>
                <w:lang w:eastAsia="en-AU"/>
              </w:rPr>
            </w:pPr>
            <w:ins w:id="40258" w:author="KIM, Jason" w:date="2019-04-02T13:39:00Z">
              <w:r w:rsidRPr="0056388D">
                <w:rPr>
                  <w:rFonts w:ascii="Calibri" w:eastAsia="Times New Roman" w:hAnsi="Calibri" w:cs="Calibri"/>
                  <w:color w:val="000000"/>
                  <w:lang w:eastAsia="en-AU"/>
                </w:rPr>
                <w:t>Chainage 668</w:t>
              </w:r>
            </w:ins>
          </w:p>
        </w:tc>
        <w:tc>
          <w:tcPr>
            <w:tcW w:w="764" w:type="pct"/>
            <w:noWrap/>
            <w:hideMark/>
          </w:tcPr>
          <w:p w:rsidR="00110C18" w:rsidRPr="0056388D" w:rsidRDefault="00110C18" w:rsidP="00063728">
            <w:pPr>
              <w:jc w:val="right"/>
              <w:rPr>
                <w:ins w:id="40259" w:author="KIM, Jason" w:date="2019-04-02T13:39:00Z"/>
                <w:rFonts w:ascii="Calibri" w:eastAsia="Times New Roman" w:hAnsi="Calibri" w:cs="Calibri"/>
                <w:color w:val="000000"/>
                <w:lang w:eastAsia="en-AU"/>
              </w:rPr>
            </w:pPr>
            <w:ins w:id="40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61" w:author="KIM, Jason" w:date="2019-04-02T13:39:00Z"/>
        </w:trPr>
        <w:tc>
          <w:tcPr>
            <w:tcW w:w="708" w:type="pct"/>
            <w:vMerge w:val="restart"/>
            <w:noWrap/>
            <w:hideMark/>
          </w:tcPr>
          <w:p w:rsidR="00110C18" w:rsidRPr="0056388D" w:rsidRDefault="00110C18" w:rsidP="00063728">
            <w:pPr>
              <w:rPr>
                <w:ins w:id="40262" w:author="KIM, Jason" w:date="2019-04-02T13:39:00Z"/>
                <w:rFonts w:ascii="Calibri" w:eastAsia="Times New Roman" w:hAnsi="Calibri" w:cs="Calibri"/>
                <w:color w:val="000000"/>
                <w:lang w:eastAsia="en-AU"/>
              </w:rPr>
            </w:pPr>
            <w:ins w:id="40263" w:author="KIM, Jason" w:date="2019-04-02T13:39:00Z">
              <w:r w:rsidRPr="0056388D">
                <w:rPr>
                  <w:rFonts w:ascii="Calibri" w:eastAsia="Times New Roman" w:hAnsi="Calibri" w:cs="Calibri"/>
                  <w:color w:val="000000"/>
                  <w:lang w:eastAsia="en-AU"/>
                </w:rPr>
                <w:t>LLE88NK51</w:t>
              </w:r>
            </w:ins>
          </w:p>
        </w:tc>
        <w:tc>
          <w:tcPr>
            <w:tcW w:w="605" w:type="pct"/>
            <w:noWrap/>
            <w:hideMark/>
          </w:tcPr>
          <w:p w:rsidR="00110C18" w:rsidRPr="0056388D" w:rsidRDefault="00110C18" w:rsidP="00063728">
            <w:pPr>
              <w:rPr>
                <w:ins w:id="40264" w:author="KIM, Jason" w:date="2019-04-02T13:39:00Z"/>
                <w:rFonts w:ascii="Calibri" w:eastAsia="Times New Roman" w:hAnsi="Calibri" w:cs="Calibri"/>
                <w:color w:val="000000"/>
                <w:lang w:eastAsia="en-AU"/>
              </w:rPr>
            </w:pPr>
            <w:ins w:id="40265"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66" w:author="KIM, Jason" w:date="2019-04-02T13:39:00Z"/>
                <w:rFonts w:ascii="Calibri" w:eastAsia="Times New Roman" w:hAnsi="Calibri" w:cs="Calibri"/>
                <w:color w:val="000000"/>
                <w:lang w:eastAsia="en-AU"/>
              </w:rPr>
            </w:pPr>
            <w:ins w:id="402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68" w:author="KIM, Jason" w:date="2019-04-02T13:39:00Z"/>
                <w:rFonts w:ascii="Calibri" w:eastAsia="Times New Roman" w:hAnsi="Calibri" w:cs="Calibri"/>
                <w:color w:val="000000"/>
                <w:lang w:eastAsia="en-AU"/>
              </w:rPr>
            </w:pPr>
            <w:ins w:id="40269" w:author="KIM, Jason" w:date="2019-04-02T13:39:00Z">
              <w:r w:rsidRPr="0056388D">
                <w:rPr>
                  <w:rFonts w:ascii="Calibri" w:eastAsia="Times New Roman" w:hAnsi="Calibri" w:cs="Calibri"/>
                  <w:color w:val="000000"/>
                  <w:lang w:eastAsia="en-AU"/>
                </w:rPr>
                <w:t>LLN7069</w:t>
              </w:r>
            </w:ins>
          </w:p>
        </w:tc>
        <w:tc>
          <w:tcPr>
            <w:tcW w:w="933" w:type="pct"/>
            <w:noWrap/>
            <w:hideMark/>
          </w:tcPr>
          <w:p w:rsidR="00110C18" w:rsidRPr="0056388D" w:rsidRDefault="00110C18" w:rsidP="00063728">
            <w:pPr>
              <w:rPr>
                <w:ins w:id="40270" w:author="KIM, Jason" w:date="2019-04-02T13:39:00Z"/>
                <w:rFonts w:ascii="Calibri" w:eastAsia="Times New Roman" w:hAnsi="Calibri" w:cs="Calibri"/>
                <w:color w:val="000000"/>
                <w:lang w:eastAsia="en-AU"/>
              </w:rPr>
            </w:pPr>
            <w:ins w:id="402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272" w:author="KIM, Jason" w:date="2019-04-02T13:39:00Z"/>
                <w:rFonts w:ascii="Calibri" w:eastAsia="Times New Roman" w:hAnsi="Calibri" w:cs="Calibri"/>
                <w:color w:val="000000"/>
                <w:lang w:eastAsia="en-AU"/>
              </w:rPr>
            </w:pPr>
            <w:ins w:id="40273" w:author="KIM, Jason" w:date="2019-04-02T13:39:00Z">
              <w:r w:rsidRPr="0056388D">
                <w:rPr>
                  <w:rFonts w:ascii="Calibri" w:eastAsia="Times New Roman" w:hAnsi="Calibri" w:cs="Calibri"/>
                  <w:color w:val="000000"/>
                  <w:lang w:eastAsia="en-AU"/>
                </w:rPr>
                <w:t>Chainage 1102</w:t>
              </w:r>
            </w:ins>
          </w:p>
        </w:tc>
        <w:tc>
          <w:tcPr>
            <w:tcW w:w="764" w:type="pct"/>
            <w:noWrap/>
            <w:hideMark/>
          </w:tcPr>
          <w:p w:rsidR="00110C18" w:rsidRPr="0056388D" w:rsidRDefault="00110C18" w:rsidP="00063728">
            <w:pPr>
              <w:jc w:val="right"/>
              <w:rPr>
                <w:ins w:id="40274" w:author="KIM, Jason" w:date="2019-04-02T13:39:00Z"/>
                <w:rFonts w:ascii="Calibri" w:eastAsia="Times New Roman" w:hAnsi="Calibri" w:cs="Calibri"/>
                <w:color w:val="000000"/>
                <w:lang w:eastAsia="en-AU"/>
              </w:rPr>
            </w:pPr>
            <w:ins w:id="40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76" w:author="KIM, Jason" w:date="2019-04-02T13:39:00Z"/>
        </w:trPr>
        <w:tc>
          <w:tcPr>
            <w:tcW w:w="708" w:type="pct"/>
            <w:vMerge/>
            <w:hideMark/>
          </w:tcPr>
          <w:p w:rsidR="00110C18" w:rsidRPr="0056388D" w:rsidRDefault="00110C18" w:rsidP="00063728">
            <w:pPr>
              <w:rPr>
                <w:ins w:id="402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78" w:author="KIM, Jason" w:date="2019-04-02T13:39:00Z"/>
                <w:rFonts w:ascii="Calibri" w:eastAsia="Times New Roman" w:hAnsi="Calibri" w:cs="Calibri"/>
                <w:color w:val="000000"/>
                <w:lang w:eastAsia="en-AU"/>
              </w:rPr>
            </w:pPr>
            <w:ins w:id="40279"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80" w:author="KIM, Jason" w:date="2019-04-02T13:39:00Z"/>
                <w:rFonts w:ascii="Calibri" w:eastAsia="Times New Roman" w:hAnsi="Calibri" w:cs="Calibri"/>
                <w:color w:val="000000"/>
                <w:lang w:eastAsia="en-AU"/>
              </w:rPr>
            </w:pPr>
            <w:ins w:id="402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82" w:author="KIM, Jason" w:date="2019-04-02T13:39:00Z"/>
                <w:rFonts w:ascii="Calibri" w:eastAsia="Times New Roman" w:hAnsi="Calibri" w:cs="Calibri"/>
                <w:color w:val="000000"/>
                <w:lang w:eastAsia="en-AU"/>
              </w:rPr>
            </w:pPr>
            <w:ins w:id="40283" w:author="KIM, Jason" w:date="2019-04-02T13:39:00Z">
              <w:r w:rsidRPr="0056388D">
                <w:rPr>
                  <w:rFonts w:ascii="Calibri" w:eastAsia="Times New Roman" w:hAnsi="Calibri" w:cs="Calibri"/>
                  <w:color w:val="000000"/>
                  <w:lang w:eastAsia="en-AU"/>
                </w:rPr>
                <w:t>LLN7070</w:t>
              </w:r>
            </w:ins>
          </w:p>
        </w:tc>
        <w:tc>
          <w:tcPr>
            <w:tcW w:w="933" w:type="pct"/>
            <w:noWrap/>
            <w:hideMark/>
          </w:tcPr>
          <w:p w:rsidR="00110C18" w:rsidRPr="0056388D" w:rsidRDefault="00110C18" w:rsidP="00063728">
            <w:pPr>
              <w:rPr>
                <w:ins w:id="40284" w:author="KIM, Jason" w:date="2019-04-02T13:39:00Z"/>
                <w:rFonts w:ascii="Calibri" w:eastAsia="Times New Roman" w:hAnsi="Calibri" w:cs="Calibri"/>
                <w:color w:val="000000"/>
                <w:lang w:eastAsia="en-AU"/>
              </w:rPr>
            </w:pPr>
            <w:ins w:id="402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286" w:author="KIM, Jason" w:date="2019-04-02T13:39:00Z"/>
                <w:rFonts w:ascii="Calibri" w:eastAsia="Times New Roman" w:hAnsi="Calibri" w:cs="Calibri"/>
                <w:color w:val="000000"/>
                <w:lang w:eastAsia="en-AU"/>
              </w:rPr>
            </w:pPr>
            <w:ins w:id="40287" w:author="KIM, Jason" w:date="2019-04-02T13:39:00Z">
              <w:r w:rsidRPr="0056388D">
                <w:rPr>
                  <w:rFonts w:ascii="Calibri" w:eastAsia="Times New Roman" w:hAnsi="Calibri" w:cs="Calibri"/>
                  <w:color w:val="000000"/>
                  <w:lang w:eastAsia="en-AU"/>
                </w:rPr>
                <w:t>Chainage 1111</w:t>
              </w:r>
            </w:ins>
          </w:p>
        </w:tc>
        <w:tc>
          <w:tcPr>
            <w:tcW w:w="764" w:type="pct"/>
            <w:noWrap/>
            <w:hideMark/>
          </w:tcPr>
          <w:p w:rsidR="00110C18" w:rsidRPr="0056388D" w:rsidRDefault="00110C18" w:rsidP="00063728">
            <w:pPr>
              <w:jc w:val="right"/>
              <w:rPr>
                <w:ins w:id="40288" w:author="KIM, Jason" w:date="2019-04-02T13:39:00Z"/>
                <w:rFonts w:ascii="Calibri" w:eastAsia="Times New Roman" w:hAnsi="Calibri" w:cs="Calibri"/>
                <w:color w:val="000000"/>
                <w:lang w:eastAsia="en-AU"/>
              </w:rPr>
            </w:pPr>
            <w:ins w:id="40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90" w:author="KIM, Jason" w:date="2019-04-02T13:39:00Z"/>
        </w:trPr>
        <w:tc>
          <w:tcPr>
            <w:tcW w:w="708" w:type="pct"/>
            <w:vMerge/>
            <w:hideMark/>
          </w:tcPr>
          <w:p w:rsidR="00110C18" w:rsidRPr="0056388D" w:rsidRDefault="00110C18" w:rsidP="00063728">
            <w:pPr>
              <w:rPr>
                <w:ins w:id="40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92" w:author="KIM, Jason" w:date="2019-04-02T13:39:00Z"/>
                <w:rFonts w:ascii="Calibri" w:eastAsia="Times New Roman" w:hAnsi="Calibri" w:cs="Calibri"/>
                <w:color w:val="000000"/>
                <w:lang w:eastAsia="en-AU"/>
              </w:rPr>
            </w:pPr>
            <w:ins w:id="40293"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94" w:author="KIM, Jason" w:date="2019-04-02T13:39:00Z"/>
                <w:rFonts w:ascii="Calibri" w:eastAsia="Times New Roman" w:hAnsi="Calibri" w:cs="Calibri"/>
                <w:color w:val="000000"/>
                <w:lang w:eastAsia="en-AU"/>
              </w:rPr>
            </w:pPr>
            <w:ins w:id="402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96" w:author="KIM, Jason" w:date="2019-04-02T13:39:00Z"/>
                <w:rFonts w:ascii="Calibri" w:eastAsia="Times New Roman" w:hAnsi="Calibri" w:cs="Calibri"/>
                <w:color w:val="000000"/>
                <w:lang w:eastAsia="en-AU"/>
              </w:rPr>
            </w:pPr>
            <w:ins w:id="40297" w:author="KIM, Jason" w:date="2019-04-02T13:39:00Z">
              <w:r w:rsidRPr="0056388D">
                <w:rPr>
                  <w:rFonts w:ascii="Calibri" w:eastAsia="Times New Roman" w:hAnsi="Calibri" w:cs="Calibri"/>
                  <w:color w:val="000000"/>
                  <w:lang w:eastAsia="en-AU"/>
                </w:rPr>
                <w:t>LLN7071</w:t>
              </w:r>
            </w:ins>
          </w:p>
        </w:tc>
        <w:tc>
          <w:tcPr>
            <w:tcW w:w="933" w:type="pct"/>
            <w:noWrap/>
            <w:hideMark/>
          </w:tcPr>
          <w:p w:rsidR="00110C18" w:rsidRPr="0056388D" w:rsidRDefault="00110C18" w:rsidP="00063728">
            <w:pPr>
              <w:rPr>
                <w:ins w:id="40298" w:author="KIM, Jason" w:date="2019-04-02T13:39:00Z"/>
                <w:rFonts w:ascii="Calibri" w:eastAsia="Times New Roman" w:hAnsi="Calibri" w:cs="Calibri"/>
                <w:color w:val="000000"/>
                <w:lang w:eastAsia="en-AU"/>
              </w:rPr>
            </w:pPr>
            <w:ins w:id="402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00" w:author="KIM, Jason" w:date="2019-04-02T13:39:00Z"/>
                <w:rFonts w:ascii="Calibri" w:eastAsia="Times New Roman" w:hAnsi="Calibri" w:cs="Calibri"/>
                <w:color w:val="000000"/>
                <w:lang w:eastAsia="en-AU"/>
              </w:rPr>
            </w:pPr>
            <w:ins w:id="40301" w:author="KIM, Jason" w:date="2019-04-02T13:39:00Z">
              <w:r w:rsidRPr="0056388D">
                <w:rPr>
                  <w:rFonts w:ascii="Calibri" w:eastAsia="Times New Roman" w:hAnsi="Calibri" w:cs="Calibri"/>
                  <w:color w:val="000000"/>
                  <w:lang w:eastAsia="en-AU"/>
                </w:rPr>
                <w:t>Chainage 1121</w:t>
              </w:r>
            </w:ins>
          </w:p>
        </w:tc>
        <w:tc>
          <w:tcPr>
            <w:tcW w:w="764" w:type="pct"/>
            <w:noWrap/>
            <w:hideMark/>
          </w:tcPr>
          <w:p w:rsidR="00110C18" w:rsidRPr="0056388D" w:rsidRDefault="00110C18" w:rsidP="00063728">
            <w:pPr>
              <w:jc w:val="right"/>
              <w:rPr>
                <w:ins w:id="40302" w:author="KIM, Jason" w:date="2019-04-02T13:39:00Z"/>
                <w:rFonts w:ascii="Calibri" w:eastAsia="Times New Roman" w:hAnsi="Calibri" w:cs="Calibri"/>
                <w:color w:val="000000"/>
                <w:lang w:eastAsia="en-AU"/>
              </w:rPr>
            </w:pPr>
            <w:ins w:id="40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04" w:author="KIM, Jason" w:date="2019-04-02T13:39:00Z"/>
        </w:trPr>
        <w:tc>
          <w:tcPr>
            <w:tcW w:w="708" w:type="pct"/>
            <w:vMerge/>
            <w:hideMark/>
          </w:tcPr>
          <w:p w:rsidR="00110C18" w:rsidRPr="0056388D" w:rsidRDefault="00110C18" w:rsidP="00063728">
            <w:pPr>
              <w:rPr>
                <w:ins w:id="403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06" w:author="KIM, Jason" w:date="2019-04-02T13:39:00Z"/>
                <w:rFonts w:ascii="Calibri" w:eastAsia="Times New Roman" w:hAnsi="Calibri" w:cs="Calibri"/>
                <w:color w:val="000000"/>
                <w:lang w:eastAsia="en-AU"/>
              </w:rPr>
            </w:pPr>
            <w:ins w:id="40307"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08" w:author="KIM, Jason" w:date="2019-04-02T13:39:00Z"/>
                <w:rFonts w:ascii="Calibri" w:eastAsia="Times New Roman" w:hAnsi="Calibri" w:cs="Calibri"/>
                <w:color w:val="000000"/>
                <w:lang w:eastAsia="en-AU"/>
              </w:rPr>
            </w:pPr>
            <w:ins w:id="403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10" w:author="KIM, Jason" w:date="2019-04-02T13:39:00Z"/>
                <w:rFonts w:ascii="Calibri" w:eastAsia="Times New Roman" w:hAnsi="Calibri" w:cs="Calibri"/>
                <w:color w:val="000000"/>
                <w:lang w:eastAsia="en-AU"/>
              </w:rPr>
            </w:pPr>
            <w:ins w:id="40311" w:author="KIM, Jason" w:date="2019-04-02T13:39:00Z">
              <w:r w:rsidRPr="0056388D">
                <w:rPr>
                  <w:rFonts w:ascii="Calibri" w:eastAsia="Times New Roman" w:hAnsi="Calibri" w:cs="Calibri"/>
                  <w:color w:val="000000"/>
                  <w:lang w:eastAsia="en-AU"/>
                </w:rPr>
                <w:t>LLN7072</w:t>
              </w:r>
            </w:ins>
          </w:p>
        </w:tc>
        <w:tc>
          <w:tcPr>
            <w:tcW w:w="933" w:type="pct"/>
            <w:noWrap/>
            <w:hideMark/>
          </w:tcPr>
          <w:p w:rsidR="00110C18" w:rsidRPr="0056388D" w:rsidRDefault="00110C18" w:rsidP="00063728">
            <w:pPr>
              <w:rPr>
                <w:ins w:id="40312" w:author="KIM, Jason" w:date="2019-04-02T13:39:00Z"/>
                <w:rFonts w:ascii="Calibri" w:eastAsia="Times New Roman" w:hAnsi="Calibri" w:cs="Calibri"/>
                <w:color w:val="000000"/>
                <w:lang w:eastAsia="en-AU"/>
              </w:rPr>
            </w:pPr>
            <w:ins w:id="403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14" w:author="KIM, Jason" w:date="2019-04-02T13:39:00Z"/>
                <w:rFonts w:ascii="Calibri" w:eastAsia="Times New Roman" w:hAnsi="Calibri" w:cs="Calibri"/>
                <w:color w:val="000000"/>
                <w:lang w:eastAsia="en-AU"/>
              </w:rPr>
            </w:pPr>
            <w:ins w:id="40315" w:author="KIM, Jason" w:date="2019-04-02T13:39:00Z">
              <w:r w:rsidRPr="0056388D">
                <w:rPr>
                  <w:rFonts w:ascii="Calibri" w:eastAsia="Times New Roman" w:hAnsi="Calibri" w:cs="Calibri"/>
                  <w:color w:val="000000"/>
                  <w:lang w:eastAsia="en-AU"/>
                </w:rPr>
                <w:t>Chainage 1130</w:t>
              </w:r>
            </w:ins>
          </w:p>
        </w:tc>
        <w:tc>
          <w:tcPr>
            <w:tcW w:w="764" w:type="pct"/>
            <w:noWrap/>
            <w:hideMark/>
          </w:tcPr>
          <w:p w:rsidR="00110C18" w:rsidRPr="0056388D" w:rsidRDefault="00110C18" w:rsidP="00063728">
            <w:pPr>
              <w:jc w:val="right"/>
              <w:rPr>
                <w:ins w:id="40316" w:author="KIM, Jason" w:date="2019-04-02T13:39:00Z"/>
                <w:rFonts w:ascii="Calibri" w:eastAsia="Times New Roman" w:hAnsi="Calibri" w:cs="Calibri"/>
                <w:color w:val="000000"/>
                <w:lang w:eastAsia="en-AU"/>
              </w:rPr>
            </w:pPr>
            <w:ins w:id="40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18" w:author="KIM, Jason" w:date="2019-04-02T13:39:00Z"/>
        </w:trPr>
        <w:tc>
          <w:tcPr>
            <w:tcW w:w="708" w:type="pct"/>
            <w:vMerge/>
            <w:hideMark/>
          </w:tcPr>
          <w:p w:rsidR="00110C18" w:rsidRPr="0056388D" w:rsidRDefault="00110C18" w:rsidP="00063728">
            <w:pPr>
              <w:rPr>
                <w:ins w:id="403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20" w:author="KIM, Jason" w:date="2019-04-02T13:39:00Z"/>
                <w:rFonts w:ascii="Calibri" w:eastAsia="Times New Roman" w:hAnsi="Calibri" w:cs="Calibri"/>
                <w:color w:val="000000"/>
                <w:lang w:eastAsia="en-AU"/>
              </w:rPr>
            </w:pPr>
            <w:ins w:id="40321"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22" w:author="KIM, Jason" w:date="2019-04-02T13:39:00Z"/>
                <w:rFonts w:ascii="Calibri" w:eastAsia="Times New Roman" w:hAnsi="Calibri" w:cs="Calibri"/>
                <w:color w:val="000000"/>
                <w:lang w:eastAsia="en-AU"/>
              </w:rPr>
            </w:pPr>
            <w:ins w:id="403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24" w:author="KIM, Jason" w:date="2019-04-02T13:39:00Z"/>
                <w:rFonts w:ascii="Calibri" w:eastAsia="Times New Roman" w:hAnsi="Calibri" w:cs="Calibri"/>
                <w:color w:val="000000"/>
                <w:lang w:eastAsia="en-AU"/>
              </w:rPr>
            </w:pPr>
            <w:ins w:id="40325" w:author="KIM, Jason" w:date="2019-04-02T13:39:00Z">
              <w:r w:rsidRPr="0056388D">
                <w:rPr>
                  <w:rFonts w:ascii="Calibri" w:eastAsia="Times New Roman" w:hAnsi="Calibri" w:cs="Calibri"/>
                  <w:color w:val="000000"/>
                  <w:lang w:eastAsia="en-AU"/>
                </w:rPr>
                <w:t>LLN7073</w:t>
              </w:r>
            </w:ins>
          </w:p>
        </w:tc>
        <w:tc>
          <w:tcPr>
            <w:tcW w:w="933" w:type="pct"/>
            <w:noWrap/>
            <w:hideMark/>
          </w:tcPr>
          <w:p w:rsidR="00110C18" w:rsidRPr="0056388D" w:rsidRDefault="00110C18" w:rsidP="00063728">
            <w:pPr>
              <w:rPr>
                <w:ins w:id="40326" w:author="KIM, Jason" w:date="2019-04-02T13:39:00Z"/>
                <w:rFonts w:ascii="Calibri" w:eastAsia="Times New Roman" w:hAnsi="Calibri" w:cs="Calibri"/>
                <w:color w:val="000000"/>
                <w:lang w:eastAsia="en-AU"/>
              </w:rPr>
            </w:pPr>
            <w:ins w:id="403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28" w:author="KIM, Jason" w:date="2019-04-02T13:39:00Z"/>
                <w:rFonts w:ascii="Calibri" w:eastAsia="Times New Roman" w:hAnsi="Calibri" w:cs="Calibri"/>
                <w:color w:val="000000"/>
                <w:lang w:eastAsia="en-AU"/>
              </w:rPr>
            </w:pPr>
            <w:ins w:id="40329" w:author="KIM, Jason" w:date="2019-04-02T13:39:00Z">
              <w:r w:rsidRPr="0056388D">
                <w:rPr>
                  <w:rFonts w:ascii="Calibri" w:eastAsia="Times New Roman" w:hAnsi="Calibri" w:cs="Calibri"/>
                  <w:color w:val="000000"/>
                  <w:lang w:eastAsia="en-AU"/>
                </w:rPr>
                <w:t>Chainage 1140</w:t>
              </w:r>
            </w:ins>
          </w:p>
        </w:tc>
        <w:tc>
          <w:tcPr>
            <w:tcW w:w="764" w:type="pct"/>
            <w:noWrap/>
            <w:hideMark/>
          </w:tcPr>
          <w:p w:rsidR="00110C18" w:rsidRPr="0056388D" w:rsidRDefault="00110C18" w:rsidP="00063728">
            <w:pPr>
              <w:jc w:val="right"/>
              <w:rPr>
                <w:ins w:id="40330" w:author="KIM, Jason" w:date="2019-04-02T13:39:00Z"/>
                <w:rFonts w:ascii="Calibri" w:eastAsia="Times New Roman" w:hAnsi="Calibri" w:cs="Calibri"/>
                <w:color w:val="000000"/>
                <w:lang w:eastAsia="en-AU"/>
              </w:rPr>
            </w:pPr>
            <w:ins w:id="40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32" w:author="KIM, Jason" w:date="2019-04-02T13:39:00Z"/>
        </w:trPr>
        <w:tc>
          <w:tcPr>
            <w:tcW w:w="708" w:type="pct"/>
            <w:vMerge/>
            <w:hideMark/>
          </w:tcPr>
          <w:p w:rsidR="00110C18" w:rsidRPr="0056388D" w:rsidRDefault="00110C18" w:rsidP="00063728">
            <w:pPr>
              <w:rPr>
                <w:ins w:id="403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34" w:author="KIM, Jason" w:date="2019-04-02T13:39:00Z"/>
                <w:rFonts w:ascii="Calibri" w:eastAsia="Times New Roman" w:hAnsi="Calibri" w:cs="Calibri"/>
                <w:color w:val="000000"/>
                <w:lang w:eastAsia="en-AU"/>
              </w:rPr>
            </w:pPr>
            <w:ins w:id="40335"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36" w:author="KIM, Jason" w:date="2019-04-02T13:39:00Z"/>
                <w:rFonts w:ascii="Calibri" w:eastAsia="Times New Roman" w:hAnsi="Calibri" w:cs="Calibri"/>
                <w:color w:val="000000"/>
                <w:lang w:eastAsia="en-AU"/>
              </w:rPr>
            </w:pPr>
            <w:ins w:id="403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38" w:author="KIM, Jason" w:date="2019-04-02T13:39:00Z"/>
                <w:rFonts w:ascii="Calibri" w:eastAsia="Times New Roman" w:hAnsi="Calibri" w:cs="Calibri"/>
                <w:color w:val="000000"/>
                <w:lang w:eastAsia="en-AU"/>
              </w:rPr>
            </w:pPr>
            <w:ins w:id="40339" w:author="KIM, Jason" w:date="2019-04-02T13:39:00Z">
              <w:r w:rsidRPr="0056388D">
                <w:rPr>
                  <w:rFonts w:ascii="Calibri" w:eastAsia="Times New Roman" w:hAnsi="Calibri" w:cs="Calibri"/>
                  <w:color w:val="000000"/>
                  <w:lang w:eastAsia="en-AU"/>
                </w:rPr>
                <w:t>LLN7074</w:t>
              </w:r>
            </w:ins>
          </w:p>
        </w:tc>
        <w:tc>
          <w:tcPr>
            <w:tcW w:w="933" w:type="pct"/>
            <w:noWrap/>
            <w:hideMark/>
          </w:tcPr>
          <w:p w:rsidR="00110C18" w:rsidRPr="0056388D" w:rsidRDefault="00110C18" w:rsidP="00063728">
            <w:pPr>
              <w:rPr>
                <w:ins w:id="40340" w:author="KIM, Jason" w:date="2019-04-02T13:39:00Z"/>
                <w:rFonts w:ascii="Calibri" w:eastAsia="Times New Roman" w:hAnsi="Calibri" w:cs="Calibri"/>
                <w:color w:val="000000"/>
                <w:lang w:eastAsia="en-AU"/>
              </w:rPr>
            </w:pPr>
            <w:ins w:id="403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42" w:author="KIM, Jason" w:date="2019-04-02T13:39:00Z"/>
                <w:rFonts w:ascii="Calibri" w:eastAsia="Times New Roman" w:hAnsi="Calibri" w:cs="Calibri"/>
                <w:color w:val="000000"/>
                <w:lang w:eastAsia="en-AU"/>
              </w:rPr>
            </w:pPr>
            <w:ins w:id="40343" w:author="KIM, Jason" w:date="2019-04-02T13:39:00Z">
              <w:r w:rsidRPr="0056388D">
                <w:rPr>
                  <w:rFonts w:ascii="Calibri" w:eastAsia="Times New Roman" w:hAnsi="Calibri" w:cs="Calibri"/>
                  <w:color w:val="000000"/>
                  <w:lang w:eastAsia="en-AU"/>
                </w:rPr>
                <w:t>Chainage 1150</w:t>
              </w:r>
            </w:ins>
          </w:p>
        </w:tc>
        <w:tc>
          <w:tcPr>
            <w:tcW w:w="764" w:type="pct"/>
            <w:noWrap/>
            <w:hideMark/>
          </w:tcPr>
          <w:p w:rsidR="00110C18" w:rsidRPr="0056388D" w:rsidRDefault="00110C18" w:rsidP="00063728">
            <w:pPr>
              <w:jc w:val="right"/>
              <w:rPr>
                <w:ins w:id="40344" w:author="KIM, Jason" w:date="2019-04-02T13:39:00Z"/>
                <w:rFonts w:ascii="Calibri" w:eastAsia="Times New Roman" w:hAnsi="Calibri" w:cs="Calibri"/>
                <w:color w:val="000000"/>
                <w:lang w:eastAsia="en-AU"/>
              </w:rPr>
            </w:pPr>
            <w:ins w:id="40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46" w:author="KIM, Jason" w:date="2019-04-02T13:39:00Z"/>
        </w:trPr>
        <w:tc>
          <w:tcPr>
            <w:tcW w:w="708" w:type="pct"/>
            <w:vMerge w:val="restart"/>
            <w:noWrap/>
            <w:hideMark/>
          </w:tcPr>
          <w:p w:rsidR="00110C18" w:rsidRPr="0056388D" w:rsidRDefault="00110C18" w:rsidP="00063728">
            <w:pPr>
              <w:rPr>
                <w:ins w:id="40347" w:author="KIM, Jason" w:date="2019-04-02T13:39:00Z"/>
                <w:rFonts w:ascii="Calibri" w:eastAsia="Times New Roman" w:hAnsi="Calibri" w:cs="Calibri"/>
                <w:color w:val="000000"/>
                <w:lang w:eastAsia="en-AU"/>
              </w:rPr>
            </w:pPr>
            <w:ins w:id="40348" w:author="KIM, Jason" w:date="2019-04-02T13:39:00Z">
              <w:r w:rsidRPr="0056388D">
                <w:rPr>
                  <w:rFonts w:ascii="Calibri" w:eastAsia="Times New Roman" w:hAnsi="Calibri" w:cs="Calibri"/>
                  <w:color w:val="000000"/>
                  <w:lang w:eastAsia="en-AU"/>
                </w:rPr>
                <w:t>LLE88NK61</w:t>
              </w:r>
            </w:ins>
          </w:p>
        </w:tc>
        <w:tc>
          <w:tcPr>
            <w:tcW w:w="605" w:type="pct"/>
            <w:noWrap/>
            <w:hideMark/>
          </w:tcPr>
          <w:p w:rsidR="00110C18" w:rsidRPr="0056388D" w:rsidRDefault="00110C18" w:rsidP="00063728">
            <w:pPr>
              <w:rPr>
                <w:ins w:id="40349" w:author="KIM, Jason" w:date="2019-04-02T13:39:00Z"/>
                <w:rFonts w:ascii="Calibri" w:eastAsia="Times New Roman" w:hAnsi="Calibri" w:cs="Calibri"/>
                <w:color w:val="000000"/>
                <w:lang w:eastAsia="en-AU"/>
              </w:rPr>
            </w:pPr>
            <w:ins w:id="40350"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51" w:author="KIM, Jason" w:date="2019-04-02T13:39:00Z"/>
                <w:rFonts w:ascii="Calibri" w:eastAsia="Times New Roman" w:hAnsi="Calibri" w:cs="Calibri"/>
                <w:color w:val="000000"/>
                <w:lang w:eastAsia="en-AU"/>
              </w:rPr>
            </w:pPr>
            <w:ins w:id="403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53" w:author="KIM, Jason" w:date="2019-04-02T13:39:00Z"/>
                <w:rFonts w:ascii="Calibri" w:eastAsia="Times New Roman" w:hAnsi="Calibri" w:cs="Calibri"/>
                <w:color w:val="000000"/>
                <w:lang w:eastAsia="en-AU"/>
              </w:rPr>
            </w:pPr>
            <w:ins w:id="40354" w:author="KIM, Jason" w:date="2019-04-02T13:39:00Z">
              <w:r w:rsidRPr="0056388D">
                <w:rPr>
                  <w:rFonts w:ascii="Calibri" w:eastAsia="Times New Roman" w:hAnsi="Calibri" w:cs="Calibri"/>
                  <w:color w:val="000000"/>
                  <w:lang w:eastAsia="en-AU"/>
                </w:rPr>
                <w:t>LLN7058</w:t>
              </w:r>
            </w:ins>
          </w:p>
        </w:tc>
        <w:tc>
          <w:tcPr>
            <w:tcW w:w="933" w:type="pct"/>
            <w:noWrap/>
            <w:hideMark/>
          </w:tcPr>
          <w:p w:rsidR="00110C18" w:rsidRPr="0056388D" w:rsidRDefault="00110C18" w:rsidP="00063728">
            <w:pPr>
              <w:rPr>
                <w:ins w:id="40355" w:author="KIM, Jason" w:date="2019-04-02T13:39:00Z"/>
                <w:rFonts w:ascii="Calibri" w:eastAsia="Times New Roman" w:hAnsi="Calibri" w:cs="Calibri"/>
                <w:color w:val="000000"/>
                <w:lang w:eastAsia="en-AU"/>
              </w:rPr>
            </w:pPr>
            <w:ins w:id="403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57" w:author="KIM, Jason" w:date="2019-04-02T13:39:00Z"/>
                <w:rFonts w:ascii="Calibri" w:eastAsia="Times New Roman" w:hAnsi="Calibri" w:cs="Calibri"/>
                <w:color w:val="000000"/>
                <w:lang w:eastAsia="en-AU"/>
              </w:rPr>
            </w:pPr>
            <w:ins w:id="40358" w:author="KIM, Jason" w:date="2019-04-02T13:39:00Z">
              <w:r w:rsidRPr="0056388D">
                <w:rPr>
                  <w:rFonts w:ascii="Calibri" w:eastAsia="Times New Roman" w:hAnsi="Calibri" w:cs="Calibri"/>
                  <w:color w:val="000000"/>
                  <w:lang w:eastAsia="en-AU"/>
                </w:rPr>
                <w:t>Chainage 983</w:t>
              </w:r>
            </w:ins>
          </w:p>
        </w:tc>
        <w:tc>
          <w:tcPr>
            <w:tcW w:w="764" w:type="pct"/>
            <w:noWrap/>
            <w:hideMark/>
          </w:tcPr>
          <w:p w:rsidR="00110C18" w:rsidRPr="0056388D" w:rsidRDefault="00110C18" w:rsidP="00063728">
            <w:pPr>
              <w:jc w:val="right"/>
              <w:rPr>
                <w:ins w:id="40359" w:author="KIM, Jason" w:date="2019-04-02T13:39:00Z"/>
                <w:rFonts w:ascii="Calibri" w:eastAsia="Times New Roman" w:hAnsi="Calibri" w:cs="Calibri"/>
                <w:color w:val="000000"/>
                <w:lang w:eastAsia="en-AU"/>
              </w:rPr>
            </w:pPr>
            <w:ins w:id="40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61" w:author="KIM, Jason" w:date="2019-04-02T13:39:00Z"/>
        </w:trPr>
        <w:tc>
          <w:tcPr>
            <w:tcW w:w="708" w:type="pct"/>
            <w:vMerge/>
            <w:hideMark/>
          </w:tcPr>
          <w:p w:rsidR="00110C18" w:rsidRPr="0056388D" w:rsidRDefault="00110C18" w:rsidP="00063728">
            <w:pPr>
              <w:rPr>
                <w:ins w:id="40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63" w:author="KIM, Jason" w:date="2019-04-02T13:39:00Z"/>
                <w:rFonts w:ascii="Calibri" w:eastAsia="Times New Roman" w:hAnsi="Calibri" w:cs="Calibri"/>
                <w:color w:val="000000"/>
                <w:lang w:eastAsia="en-AU"/>
              </w:rPr>
            </w:pPr>
            <w:ins w:id="40364"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65" w:author="KIM, Jason" w:date="2019-04-02T13:39:00Z"/>
                <w:rFonts w:ascii="Calibri" w:eastAsia="Times New Roman" w:hAnsi="Calibri" w:cs="Calibri"/>
                <w:color w:val="000000"/>
                <w:lang w:eastAsia="en-AU"/>
              </w:rPr>
            </w:pPr>
            <w:ins w:id="403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67" w:author="KIM, Jason" w:date="2019-04-02T13:39:00Z"/>
                <w:rFonts w:ascii="Calibri" w:eastAsia="Times New Roman" w:hAnsi="Calibri" w:cs="Calibri"/>
                <w:color w:val="000000"/>
                <w:lang w:eastAsia="en-AU"/>
              </w:rPr>
            </w:pPr>
            <w:ins w:id="40368" w:author="KIM, Jason" w:date="2019-04-02T13:39:00Z">
              <w:r w:rsidRPr="0056388D">
                <w:rPr>
                  <w:rFonts w:ascii="Calibri" w:eastAsia="Times New Roman" w:hAnsi="Calibri" w:cs="Calibri"/>
                  <w:color w:val="000000"/>
                  <w:lang w:eastAsia="en-AU"/>
                </w:rPr>
                <w:t>LLN7059</w:t>
              </w:r>
            </w:ins>
          </w:p>
        </w:tc>
        <w:tc>
          <w:tcPr>
            <w:tcW w:w="933" w:type="pct"/>
            <w:noWrap/>
            <w:hideMark/>
          </w:tcPr>
          <w:p w:rsidR="00110C18" w:rsidRPr="0056388D" w:rsidRDefault="00110C18" w:rsidP="00063728">
            <w:pPr>
              <w:rPr>
                <w:ins w:id="40369" w:author="KIM, Jason" w:date="2019-04-02T13:39:00Z"/>
                <w:rFonts w:ascii="Calibri" w:eastAsia="Times New Roman" w:hAnsi="Calibri" w:cs="Calibri"/>
                <w:color w:val="000000"/>
                <w:lang w:eastAsia="en-AU"/>
              </w:rPr>
            </w:pPr>
            <w:ins w:id="403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71" w:author="KIM, Jason" w:date="2019-04-02T13:39:00Z"/>
                <w:rFonts w:ascii="Calibri" w:eastAsia="Times New Roman" w:hAnsi="Calibri" w:cs="Calibri"/>
                <w:color w:val="000000"/>
                <w:lang w:eastAsia="en-AU"/>
              </w:rPr>
            </w:pPr>
            <w:ins w:id="40372" w:author="KIM, Jason" w:date="2019-04-02T13:39:00Z">
              <w:r w:rsidRPr="0056388D">
                <w:rPr>
                  <w:rFonts w:ascii="Calibri" w:eastAsia="Times New Roman" w:hAnsi="Calibri" w:cs="Calibri"/>
                  <w:color w:val="000000"/>
                  <w:lang w:eastAsia="en-AU"/>
                </w:rPr>
                <w:t>Chainage 992</w:t>
              </w:r>
            </w:ins>
          </w:p>
        </w:tc>
        <w:tc>
          <w:tcPr>
            <w:tcW w:w="764" w:type="pct"/>
            <w:noWrap/>
            <w:hideMark/>
          </w:tcPr>
          <w:p w:rsidR="00110C18" w:rsidRPr="0056388D" w:rsidRDefault="00110C18" w:rsidP="00063728">
            <w:pPr>
              <w:jc w:val="right"/>
              <w:rPr>
                <w:ins w:id="40373" w:author="KIM, Jason" w:date="2019-04-02T13:39:00Z"/>
                <w:rFonts w:ascii="Calibri" w:eastAsia="Times New Roman" w:hAnsi="Calibri" w:cs="Calibri"/>
                <w:color w:val="000000"/>
                <w:lang w:eastAsia="en-AU"/>
              </w:rPr>
            </w:pPr>
            <w:ins w:id="40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75" w:author="KIM, Jason" w:date="2019-04-02T13:39:00Z"/>
        </w:trPr>
        <w:tc>
          <w:tcPr>
            <w:tcW w:w="708" w:type="pct"/>
            <w:vMerge/>
            <w:hideMark/>
          </w:tcPr>
          <w:p w:rsidR="00110C18" w:rsidRPr="0056388D" w:rsidRDefault="00110C18" w:rsidP="00063728">
            <w:pPr>
              <w:rPr>
                <w:ins w:id="40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77" w:author="KIM, Jason" w:date="2019-04-02T13:39:00Z"/>
                <w:rFonts w:ascii="Calibri" w:eastAsia="Times New Roman" w:hAnsi="Calibri" w:cs="Calibri"/>
                <w:color w:val="000000"/>
                <w:lang w:eastAsia="en-AU"/>
              </w:rPr>
            </w:pPr>
            <w:ins w:id="40378"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79" w:author="KIM, Jason" w:date="2019-04-02T13:39:00Z"/>
                <w:rFonts w:ascii="Calibri" w:eastAsia="Times New Roman" w:hAnsi="Calibri" w:cs="Calibri"/>
                <w:color w:val="000000"/>
                <w:lang w:eastAsia="en-AU"/>
              </w:rPr>
            </w:pPr>
            <w:ins w:id="403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81" w:author="KIM, Jason" w:date="2019-04-02T13:39:00Z"/>
                <w:rFonts w:ascii="Calibri" w:eastAsia="Times New Roman" w:hAnsi="Calibri" w:cs="Calibri"/>
                <w:color w:val="000000"/>
                <w:lang w:eastAsia="en-AU"/>
              </w:rPr>
            </w:pPr>
            <w:ins w:id="40382" w:author="KIM, Jason" w:date="2019-04-02T13:39:00Z">
              <w:r w:rsidRPr="0056388D">
                <w:rPr>
                  <w:rFonts w:ascii="Calibri" w:eastAsia="Times New Roman" w:hAnsi="Calibri" w:cs="Calibri"/>
                  <w:color w:val="000000"/>
                  <w:lang w:eastAsia="en-AU"/>
                </w:rPr>
                <w:t>LLN7060</w:t>
              </w:r>
            </w:ins>
          </w:p>
        </w:tc>
        <w:tc>
          <w:tcPr>
            <w:tcW w:w="933" w:type="pct"/>
            <w:noWrap/>
            <w:hideMark/>
          </w:tcPr>
          <w:p w:rsidR="00110C18" w:rsidRPr="0056388D" w:rsidRDefault="00110C18" w:rsidP="00063728">
            <w:pPr>
              <w:rPr>
                <w:ins w:id="40383" w:author="KIM, Jason" w:date="2019-04-02T13:39:00Z"/>
                <w:rFonts w:ascii="Calibri" w:eastAsia="Times New Roman" w:hAnsi="Calibri" w:cs="Calibri"/>
                <w:color w:val="000000"/>
                <w:lang w:eastAsia="en-AU"/>
              </w:rPr>
            </w:pPr>
            <w:ins w:id="403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85" w:author="KIM, Jason" w:date="2019-04-02T13:39:00Z"/>
                <w:rFonts w:ascii="Calibri" w:eastAsia="Times New Roman" w:hAnsi="Calibri" w:cs="Calibri"/>
                <w:color w:val="000000"/>
                <w:lang w:eastAsia="en-AU"/>
              </w:rPr>
            </w:pPr>
            <w:ins w:id="40386" w:author="KIM, Jason" w:date="2019-04-02T13:39:00Z">
              <w:r w:rsidRPr="0056388D">
                <w:rPr>
                  <w:rFonts w:ascii="Calibri" w:eastAsia="Times New Roman" w:hAnsi="Calibri" w:cs="Calibri"/>
                  <w:color w:val="000000"/>
                  <w:lang w:eastAsia="en-AU"/>
                </w:rPr>
                <w:t>Chainage 1002</w:t>
              </w:r>
            </w:ins>
          </w:p>
        </w:tc>
        <w:tc>
          <w:tcPr>
            <w:tcW w:w="764" w:type="pct"/>
            <w:noWrap/>
            <w:hideMark/>
          </w:tcPr>
          <w:p w:rsidR="00110C18" w:rsidRPr="0056388D" w:rsidRDefault="00110C18" w:rsidP="00063728">
            <w:pPr>
              <w:jc w:val="right"/>
              <w:rPr>
                <w:ins w:id="40387" w:author="KIM, Jason" w:date="2019-04-02T13:39:00Z"/>
                <w:rFonts w:ascii="Calibri" w:eastAsia="Times New Roman" w:hAnsi="Calibri" w:cs="Calibri"/>
                <w:color w:val="000000"/>
                <w:lang w:eastAsia="en-AU"/>
              </w:rPr>
            </w:pPr>
            <w:ins w:id="40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89" w:author="KIM, Jason" w:date="2019-04-02T13:39:00Z"/>
        </w:trPr>
        <w:tc>
          <w:tcPr>
            <w:tcW w:w="708" w:type="pct"/>
            <w:vMerge/>
            <w:hideMark/>
          </w:tcPr>
          <w:p w:rsidR="00110C18" w:rsidRPr="0056388D" w:rsidRDefault="00110C18" w:rsidP="00063728">
            <w:pPr>
              <w:rPr>
                <w:ins w:id="40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91" w:author="KIM, Jason" w:date="2019-04-02T13:39:00Z"/>
                <w:rFonts w:ascii="Calibri" w:eastAsia="Times New Roman" w:hAnsi="Calibri" w:cs="Calibri"/>
                <w:color w:val="000000"/>
                <w:lang w:eastAsia="en-AU"/>
              </w:rPr>
            </w:pPr>
            <w:ins w:id="40392"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93" w:author="KIM, Jason" w:date="2019-04-02T13:39:00Z"/>
                <w:rFonts w:ascii="Calibri" w:eastAsia="Times New Roman" w:hAnsi="Calibri" w:cs="Calibri"/>
                <w:color w:val="000000"/>
                <w:lang w:eastAsia="en-AU"/>
              </w:rPr>
            </w:pPr>
            <w:ins w:id="403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95" w:author="KIM, Jason" w:date="2019-04-02T13:39:00Z"/>
                <w:rFonts w:ascii="Calibri" w:eastAsia="Times New Roman" w:hAnsi="Calibri" w:cs="Calibri"/>
                <w:color w:val="000000"/>
                <w:lang w:eastAsia="en-AU"/>
              </w:rPr>
            </w:pPr>
            <w:ins w:id="40396" w:author="KIM, Jason" w:date="2019-04-02T13:39:00Z">
              <w:r w:rsidRPr="0056388D">
                <w:rPr>
                  <w:rFonts w:ascii="Calibri" w:eastAsia="Times New Roman" w:hAnsi="Calibri" w:cs="Calibri"/>
                  <w:color w:val="000000"/>
                  <w:lang w:eastAsia="en-AU"/>
                </w:rPr>
                <w:t>LLN7061</w:t>
              </w:r>
            </w:ins>
          </w:p>
        </w:tc>
        <w:tc>
          <w:tcPr>
            <w:tcW w:w="933" w:type="pct"/>
            <w:noWrap/>
            <w:hideMark/>
          </w:tcPr>
          <w:p w:rsidR="00110C18" w:rsidRPr="0056388D" w:rsidRDefault="00110C18" w:rsidP="00063728">
            <w:pPr>
              <w:rPr>
                <w:ins w:id="40397" w:author="KIM, Jason" w:date="2019-04-02T13:39:00Z"/>
                <w:rFonts w:ascii="Calibri" w:eastAsia="Times New Roman" w:hAnsi="Calibri" w:cs="Calibri"/>
                <w:color w:val="000000"/>
                <w:lang w:eastAsia="en-AU"/>
              </w:rPr>
            </w:pPr>
            <w:ins w:id="403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99" w:author="KIM, Jason" w:date="2019-04-02T13:39:00Z"/>
                <w:rFonts w:ascii="Calibri" w:eastAsia="Times New Roman" w:hAnsi="Calibri" w:cs="Calibri"/>
                <w:color w:val="000000"/>
                <w:lang w:eastAsia="en-AU"/>
              </w:rPr>
            </w:pPr>
            <w:ins w:id="40400" w:author="KIM, Jason" w:date="2019-04-02T13:39:00Z">
              <w:r w:rsidRPr="0056388D">
                <w:rPr>
                  <w:rFonts w:ascii="Calibri" w:eastAsia="Times New Roman" w:hAnsi="Calibri" w:cs="Calibri"/>
                  <w:color w:val="000000"/>
                  <w:lang w:eastAsia="en-AU"/>
                </w:rPr>
                <w:t>Chainage 1011</w:t>
              </w:r>
            </w:ins>
          </w:p>
        </w:tc>
        <w:tc>
          <w:tcPr>
            <w:tcW w:w="764" w:type="pct"/>
            <w:noWrap/>
            <w:hideMark/>
          </w:tcPr>
          <w:p w:rsidR="00110C18" w:rsidRPr="0056388D" w:rsidRDefault="00110C18" w:rsidP="00063728">
            <w:pPr>
              <w:jc w:val="right"/>
              <w:rPr>
                <w:ins w:id="40401" w:author="KIM, Jason" w:date="2019-04-02T13:39:00Z"/>
                <w:rFonts w:ascii="Calibri" w:eastAsia="Times New Roman" w:hAnsi="Calibri" w:cs="Calibri"/>
                <w:color w:val="000000"/>
                <w:lang w:eastAsia="en-AU"/>
              </w:rPr>
            </w:pPr>
            <w:ins w:id="40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03" w:author="KIM, Jason" w:date="2019-04-02T13:39:00Z"/>
        </w:trPr>
        <w:tc>
          <w:tcPr>
            <w:tcW w:w="708" w:type="pct"/>
            <w:vMerge/>
            <w:hideMark/>
          </w:tcPr>
          <w:p w:rsidR="00110C18" w:rsidRPr="0056388D" w:rsidRDefault="00110C18" w:rsidP="00063728">
            <w:pPr>
              <w:rPr>
                <w:ins w:id="404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05" w:author="KIM, Jason" w:date="2019-04-02T13:39:00Z"/>
                <w:rFonts w:ascii="Calibri" w:eastAsia="Times New Roman" w:hAnsi="Calibri" w:cs="Calibri"/>
                <w:color w:val="000000"/>
                <w:lang w:eastAsia="en-AU"/>
              </w:rPr>
            </w:pPr>
            <w:ins w:id="40406"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07" w:author="KIM, Jason" w:date="2019-04-02T13:39:00Z"/>
                <w:rFonts w:ascii="Calibri" w:eastAsia="Times New Roman" w:hAnsi="Calibri" w:cs="Calibri"/>
                <w:color w:val="000000"/>
                <w:lang w:eastAsia="en-AU"/>
              </w:rPr>
            </w:pPr>
            <w:ins w:id="404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09" w:author="KIM, Jason" w:date="2019-04-02T13:39:00Z"/>
                <w:rFonts w:ascii="Calibri" w:eastAsia="Times New Roman" w:hAnsi="Calibri" w:cs="Calibri"/>
                <w:color w:val="000000"/>
                <w:lang w:eastAsia="en-AU"/>
              </w:rPr>
            </w:pPr>
            <w:ins w:id="40410" w:author="KIM, Jason" w:date="2019-04-02T13:39:00Z">
              <w:r w:rsidRPr="0056388D">
                <w:rPr>
                  <w:rFonts w:ascii="Calibri" w:eastAsia="Times New Roman" w:hAnsi="Calibri" w:cs="Calibri"/>
                  <w:color w:val="000000"/>
                  <w:lang w:eastAsia="en-AU"/>
                </w:rPr>
                <w:t>LLN7062</w:t>
              </w:r>
            </w:ins>
          </w:p>
        </w:tc>
        <w:tc>
          <w:tcPr>
            <w:tcW w:w="933" w:type="pct"/>
            <w:noWrap/>
            <w:hideMark/>
          </w:tcPr>
          <w:p w:rsidR="00110C18" w:rsidRPr="0056388D" w:rsidRDefault="00110C18" w:rsidP="00063728">
            <w:pPr>
              <w:rPr>
                <w:ins w:id="40411" w:author="KIM, Jason" w:date="2019-04-02T13:39:00Z"/>
                <w:rFonts w:ascii="Calibri" w:eastAsia="Times New Roman" w:hAnsi="Calibri" w:cs="Calibri"/>
                <w:color w:val="000000"/>
                <w:lang w:eastAsia="en-AU"/>
              </w:rPr>
            </w:pPr>
            <w:ins w:id="404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13" w:author="KIM, Jason" w:date="2019-04-02T13:39:00Z"/>
                <w:rFonts w:ascii="Calibri" w:eastAsia="Times New Roman" w:hAnsi="Calibri" w:cs="Calibri"/>
                <w:color w:val="000000"/>
                <w:lang w:eastAsia="en-AU"/>
              </w:rPr>
            </w:pPr>
            <w:ins w:id="40414" w:author="KIM, Jason" w:date="2019-04-02T13:39:00Z">
              <w:r w:rsidRPr="0056388D">
                <w:rPr>
                  <w:rFonts w:ascii="Calibri" w:eastAsia="Times New Roman" w:hAnsi="Calibri" w:cs="Calibri"/>
                  <w:color w:val="000000"/>
                  <w:lang w:eastAsia="en-AU"/>
                </w:rPr>
                <w:t>Chainage 1021</w:t>
              </w:r>
            </w:ins>
          </w:p>
        </w:tc>
        <w:tc>
          <w:tcPr>
            <w:tcW w:w="764" w:type="pct"/>
            <w:noWrap/>
            <w:hideMark/>
          </w:tcPr>
          <w:p w:rsidR="00110C18" w:rsidRPr="0056388D" w:rsidRDefault="00110C18" w:rsidP="00063728">
            <w:pPr>
              <w:jc w:val="right"/>
              <w:rPr>
                <w:ins w:id="40415" w:author="KIM, Jason" w:date="2019-04-02T13:39:00Z"/>
                <w:rFonts w:ascii="Calibri" w:eastAsia="Times New Roman" w:hAnsi="Calibri" w:cs="Calibri"/>
                <w:color w:val="000000"/>
                <w:lang w:eastAsia="en-AU"/>
              </w:rPr>
            </w:pPr>
            <w:ins w:id="40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17" w:author="KIM, Jason" w:date="2019-04-02T13:39:00Z"/>
        </w:trPr>
        <w:tc>
          <w:tcPr>
            <w:tcW w:w="708" w:type="pct"/>
            <w:vMerge/>
            <w:hideMark/>
          </w:tcPr>
          <w:p w:rsidR="00110C18" w:rsidRPr="0056388D" w:rsidRDefault="00110C18" w:rsidP="00063728">
            <w:pPr>
              <w:rPr>
                <w:ins w:id="404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19" w:author="KIM, Jason" w:date="2019-04-02T13:39:00Z"/>
                <w:rFonts w:ascii="Calibri" w:eastAsia="Times New Roman" w:hAnsi="Calibri" w:cs="Calibri"/>
                <w:color w:val="000000"/>
                <w:lang w:eastAsia="en-AU"/>
              </w:rPr>
            </w:pPr>
            <w:ins w:id="40420"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21" w:author="KIM, Jason" w:date="2019-04-02T13:39:00Z"/>
                <w:rFonts w:ascii="Calibri" w:eastAsia="Times New Roman" w:hAnsi="Calibri" w:cs="Calibri"/>
                <w:color w:val="000000"/>
                <w:lang w:eastAsia="en-AU"/>
              </w:rPr>
            </w:pPr>
            <w:ins w:id="404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23" w:author="KIM, Jason" w:date="2019-04-02T13:39:00Z"/>
                <w:rFonts w:ascii="Calibri" w:eastAsia="Times New Roman" w:hAnsi="Calibri" w:cs="Calibri"/>
                <w:color w:val="000000"/>
                <w:lang w:eastAsia="en-AU"/>
              </w:rPr>
            </w:pPr>
            <w:ins w:id="40424" w:author="KIM, Jason" w:date="2019-04-02T13:39:00Z">
              <w:r w:rsidRPr="0056388D">
                <w:rPr>
                  <w:rFonts w:ascii="Calibri" w:eastAsia="Times New Roman" w:hAnsi="Calibri" w:cs="Calibri"/>
                  <w:color w:val="000000"/>
                  <w:lang w:eastAsia="en-AU"/>
                </w:rPr>
                <w:t>LLN7063</w:t>
              </w:r>
            </w:ins>
          </w:p>
        </w:tc>
        <w:tc>
          <w:tcPr>
            <w:tcW w:w="933" w:type="pct"/>
            <w:noWrap/>
            <w:hideMark/>
          </w:tcPr>
          <w:p w:rsidR="00110C18" w:rsidRPr="0056388D" w:rsidRDefault="00110C18" w:rsidP="00063728">
            <w:pPr>
              <w:rPr>
                <w:ins w:id="40425" w:author="KIM, Jason" w:date="2019-04-02T13:39:00Z"/>
                <w:rFonts w:ascii="Calibri" w:eastAsia="Times New Roman" w:hAnsi="Calibri" w:cs="Calibri"/>
                <w:color w:val="000000"/>
                <w:lang w:eastAsia="en-AU"/>
              </w:rPr>
            </w:pPr>
            <w:ins w:id="404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27" w:author="KIM, Jason" w:date="2019-04-02T13:39:00Z"/>
                <w:rFonts w:ascii="Calibri" w:eastAsia="Times New Roman" w:hAnsi="Calibri" w:cs="Calibri"/>
                <w:color w:val="000000"/>
                <w:lang w:eastAsia="en-AU"/>
              </w:rPr>
            </w:pPr>
            <w:ins w:id="40428" w:author="KIM, Jason" w:date="2019-04-02T13:39:00Z">
              <w:r w:rsidRPr="0056388D">
                <w:rPr>
                  <w:rFonts w:ascii="Calibri" w:eastAsia="Times New Roman" w:hAnsi="Calibri" w:cs="Calibri"/>
                  <w:color w:val="000000"/>
                  <w:lang w:eastAsia="en-AU"/>
                </w:rPr>
                <w:t>Chainage 1031</w:t>
              </w:r>
            </w:ins>
          </w:p>
        </w:tc>
        <w:tc>
          <w:tcPr>
            <w:tcW w:w="764" w:type="pct"/>
            <w:noWrap/>
            <w:hideMark/>
          </w:tcPr>
          <w:p w:rsidR="00110C18" w:rsidRPr="0056388D" w:rsidRDefault="00110C18" w:rsidP="00063728">
            <w:pPr>
              <w:jc w:val="right"/>
              <w:rPr>
                <w:ins w:id="40429" w:author="KIM, Jason" w:date="2019-04-02T13:39:00Z"/>
                <w:rFonts w:ascii="Calibri" w:eastAsia="Times New Roman" w:hAnsi="Calibri" w:cs="Calibri"/>
                <w:color w:val="000000"/>
                <w:lang w:eastAsia="en-AU"/>
              </w:rPr>
            </w:pPr>
            <w:ins w:id="40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31" w:author="KIM, Jason" w:date="2019-04-02T13:39:00Z"/>
        </w:trPr>
        <w:tc>
          <w:tcPr>
            <w:tcW w:w="708" w:type="pct"/>
            <w:vMerge/>
            <w:hideMark/>
          </w:tcPr>
          <w:p w:rsidR="00110C18" w:rsidRPr="0056388D" w:rsidRDefault="00110C18" w:rsidP="00063728">
            <w:pPr>
              <w:rPr>
                <w:ins w:id="404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33" w:author="KIM, Jason" w:date="2019-04-02T13:39:00Z"/>
                <w:rFonts w:ascii="Calibri" w:eastAsia="Times New Roman" w:hAnsi="Calibri" w:cs="Calibri"/>
                <w:color w:val="000000"/>
                <w:lang w:eastAsia="en-AU"/>
              </w:rPr>
            </w:pPr>
            <w:ins w:id="40434"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35" w:author="KIM, Jason" w:date="2019-04-02T13:39:00Z"/>
                <w:rFonts w:ascii="Calibri" w:eastAsia="Times New Roman" w:hAnsi="Calibri" w:cs="Calibri"/>
                <w:color w:val="000000"/>
                <w:lang w:eastAsia="en-AU"/>
              </w:rPr>
            </w:pPr>
            <w:ins w:id="404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37" w:author="KIM, Jason" w:date="2019-04-02T13:39:00Z"/>
                <w:rFonts w:ascii="Calibri" w:eastAsia="Times New Roman" w:hAnsi="Calibri" w:cs="Calibri"/>
                <w:color w:val="000000"/>
                <w:lang w:eastAsia="en-AU"/>
              </w:rPr>
            </w:pPr>
            <w:ins w:id="40438" w:author="KIM, Jason" w:date="2019-04-02T13:39:00Z">
              <w:r w:rsidRPr="0056388D">
                <w:rPr>
                  <w:rFonts w:ascii="Calibri" w:eastAsia="Times New Roman" w:hAnsi="Calibri" w:cs="Calibri"/>
                  <w:color w:val="000000"/>
                  <w:lang w:eastAsia="en-AU"/>
                </w:rPr>
                <w:t>LLN7064</w:t>
              </w:r>
            </w:ins>
          </w:p>
        </w:tc>
        <w:tc>
          <w:tcPr>
            <w:tcW w:w="933" w:type="pct"/>
            <w:noWrap/>
            <w:hideMark/>
          </w:tcPr>
          <w:p w:rsidR="00110C18" w:rsidRPr="0056388D" w:rsidRDefault="00110C18" w:rsidP="00063728">
            <w:pPr>
              <w:rPr>
                <w:ins w:id="40439" w:author="KIM, Jason" w:date="2019-04-02T13:39:00Z"/>
                <w:rFonts w:ascii="Calibri" w:eastAsia="Times New Roman" w:hAnsi="Calibri" w:cs="Calibri"/>
                <w:color w:val="000000"/>
                <w:lang w:eastAsia="en-AU"/>
              </w:rPr>
            </w:pPr>
            <w:ins w:id="404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41" w:author="KIM, Jason" w:date="2019-04-02T13:39:00Z"/>
                <w:rFonts w:ascii="Calibri" w:eastAsia="Times New Roman" w:hAnsi="Calibri" w:cs="Calibri"/>
                <w:color w:val="000000"/>
                <w:lang w:eastAsia="en-AU"/>
              </w:rPr>
            </w:pPr>
            <w:ins w:id="40442" w:author="KIM, Jason" w:date="2019-04-02T13:39:00Z">
              <w:r w:rsidRPr="0056388D">
                <w:rPr>
                  <w:rFonts w:ascii="Calibri" w:eastAsia="Times New Roman" w:hAnsi="Calibri" w:cs="Calibri"/>
                  <w:color w:val="000000"/>
                  <w:lang w:eastAsia="en-AU"/>
                </w:rPr>
                <w:t>Chainage 1041</w:t>
              </w:r>
            </w:ins>
          </w:p>
        </w:tc>
        <w:tc>
          <w:tcPr>
            <w:tcW w:w="764" w:type="pct"/>
            <w:noWrap/>
            <w:hideMark/>
          </w:tcPr>
          <w:p w:rsidR="00110C18" w:rsidRPr="0056388D" w:rsidRDefault="00110C18" w:rsidP="00063728">
            <w:pPr>
              <w:jc w:val="right"/>
              <w:rPr>
                <w:ins w:id="40443" w:author="KIM, Jason" w:date="2019-04-02T13:39:00Z"/>
                <w:rFonts w:ascii="Calibri" w:eastAsia="Times New Roman" w:hAnsi="Calibri" w:cs="Calibri"/>
                <w:color w:val="000000"/>
                <w:lang w:eastAsia="en-AU"/>
              </w:rPr>
            </w:pPr>
            <w:ins w:id="404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45" w:author="KIM, Jason" w:date="2019-04-02T13:39:00Z"/>
        </w:trPr>
        <w:tc>
          <w:tcPr>
            <w:tcW w:w="708" w:type="pct"/>
            <w:vMerge/>
            <w:hideMark/>
          </w:tcPr>
          <w:p w:rsidR="00110C18" w:rsidRPr="0056388D" w:rsidRDefault="00110C18" w:rsidP="00063728">
            <w:pPr>
              <w:rPr>
                <w:ins w:id="404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47" w:author="KIM, Jason" w:date="2019-04-02T13:39:00Z"/>
                <w:rFonts w:ascii="Calibri" w:eastAsia="Times New Roman" w:hAnsi="Calibri" w:cs="Calibri"/>
                <w:color w:val="000000"/>
                <w:lang w:eastAsia="en-AU"/>
              </w:rPr>
            </w:pPr>
            <w:ins w:id="40448"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49" w:author="KIM, Jason" w:date="2019-04-02T13:39:00Z"/>
                <w:rFonts w:ascii="Calibri" w:eastAsia="Times New Roman" w:hAnsi="Calibri" w:cs="Calibri"/>
                <w:color w:val="000000"/>
                <w:lang w:eastAsia="en-AU"/>
              </w:rPr>
            </w:pPr>
            <w:ins w:id="404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51" w:author="KIM, Jason" w:date="2019-04-02T13:39:00Z"/>
                <w:rFonts w:ascii="Calibri" w:eastAsia="Times New Roman" w:hAnsi="Calibri" w:cs="Calibri"/>
                <w:color w:val="000000"/>
                <w:lang w:eastAsia="en-AU"/>
              </w:rPr>
            </w:pPr>
            <w:ins w:id="40452" w:author="KIM, Jason" w:date="2019-04-02T13:39:00Z">
              <w:r w:rsidRPr="0056388D">
                <w:rPr>
                  <w:rFonts w:ascii="Calibri" w:eastAsia="Times New Roman" w:hAnsi="Calibri" w:cs="Calibri"/>
                  <w:color w:val="000000"/>
                  <w:lang w:eastAsia="en-AU"/>
                </w:rPr>
                <w:t>LLN7065</w:t>
              </w:r>
            </w:ins>
          </w:p>
        </w:tc>
        <w:tc>
          <w:tcPr>
            <w:tcW w:w="933" w:type="pct"/>
            <w:noWrap/>
            <w:hideMark/>
          </w:tcPr>
          <w:p w:rsidR="00110C18" w:rsidRPr="0056388D" w:rsidRDefault="00110C18" w:rsidP="00063728">
            <w:pPr>
              <w:rPr>
                <w:ins w:id="40453" w:author="KIM, Jason" w:date="2019-04-02T13:39:00Z"/>
                <w:rFonts w:ascii="Calibri" w:eastAsia="Times New Roman" w:hAnsi="Calibri" w:cs="Calibri"/>
                <w:color w:val="000000"/>
                <w:lang w:eastAsia="en-AU"/>
              </w:rPr>
            </w:pPr>
            <w:ins w:id="404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55" w:author="KIM, Jason" w:date="2019-04-02T13:39:00Z"/>
                <w:rFonts w:ascii="Calibri" w:eastAsia="Times New Roman" w:hAnsi="Calibri" w:cs="Calibri"/>
                <w:color w:val="000000"/>
                <w:lang w:eastAsia="en-AU"/>
              </w:rPr>
            </w:pPr>
            <w:ins w:id="40456" w:author="KIM, Jason" w:date="2019-04-02T13:39:00Z">
              <w:r w:rsidRPr="0056388D">
                <w:rPr>
                  <w:rFonts w:ascii="Calibri" w:eastAsia="Times New Roman" w:hAnsi="Calibri" w:cs="Calibri"/>
                  <w:color w:val="000000"/>
                  <w:lang w:eastAsia="en-AU"/>
                </w:rPr>
                <w:t>Chainage 1050</w:t>
              </w:r>
            </w:ins>
          </w:p>
        </w:tc>
        <w:tc>
          <w:tcPr>
            <w:tcW w:w="764" w:type="pct"/>
            <w:noWrap/>
            <w:hideMark/>
          </w:tcPr>
          <w:p w:rsidR="00110C18" w:rsidRPr="0056388D" w:rsidRDefault="00110C18" w:rsidP="00063728">
            <w:pPr>
              <w:jc w:val="right"/>
              <w:rPr>
                <w:ins w:id="40457" w:author="KIM, Jason" w:date="2019-04-02T13:39:00Z"/>
                <w:rFonts w:ascii="Calibri" w:eastAsia="Times New Roman" w:hAnsi="Calibri" w:cs="Calibri"/>
                <w:color w:val="000000"/>
                <w:lang w:eastAsia="en-AU"/>
              </w:rPr>
            </w:pPr>
            <w:ins w:id="40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59" w:author="KIM, Jason" w:date="2019-04-02T13:39:00Z"/>
        </w:trPr>
        <w:tc>
          <w:tcPr>
            <w:tcW w:w="708" w:type="pct"/>
            <w:vMerge/>
            <w:hideMark/>
          </w:tcPr>
          <w:p w:rsidR="00110C18" w:rsidRPr="0056388D" w:rsidRDefault="00110C18" w:rsidP="00063728">
            <w:pPr>
              <w:rPr>
                <w:ins w:id="404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61" w:author="KIM, Jason" w:date="2019-04-02T13:39:00Z"/>
                <w:rFonts w:ascii="Calibri" w:eastAsia="Times New Roman" w:hAnsi="Calibri" w:cs="Calibri"/>
                <w:color w:val="000000"/>
                <w:lang w:eastAsia="en-AU"/>
              </w:rPr>
            </w:pPr>
            <w:ins w:id="40462"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63" w:author="KIM, Jason" w:date="2019-04-02T13:39:00Z"/>
                <w:rFonts w:ascii="Calibri" w:eastAsia="Times New Roman" w:hAnsi="Calibri" w:cs="Calibri"/>
                <w:color w:val="000000"/>
                <w:lang w:eastAsia="en-AU"/>
              </w:rPr>
            </w:pPr>
            <w:ins w:id="404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65" w:author="KIM, Jason" w:date="2019-04-02T13:39:00Z"/>
                <w:rFonts w:ascii="Calibri" w:eastAsia="Times New Roman" w:hAnsi="Calibri" w:cs="Calibri"/>
                <w:color w:val="000000"/>
                <w:lang w:eastAsia="en-AU"/>
              </w:rPr>
            </w:pPr>
            <w:ins w:id="40466" w:author="KIM, Jason" w:date="2019-04-02T13:39:00Z">
              <w:r w:rsidRPr="0056388D">
                <w:rPr>
                  <w:rFonts w:ascii="Calibri" w:eastAsia="Times New Roman" w:hAnsi="Calibri" w:cs="Calibri"/>
                  <w:color w:val="000000"/>
                  <w:lang w:eastAsia="en-AU"/>
                </w:rPr>
                <w:t>LLN7066</w:t>
              </w:r>
            </w:ins>
          </w:p>
        </w:tc>
        <w:tc>
          <w:tcPr>
            <w:tcW w:w="933" w:type="pct"/>
            <w:noWrap/>
            <w:hideMark/>
          </w:tcPr>
          <w:p w:rsidR="00110C18" w:rsidRPr="0056388D" w:rsidRDefault="00110C18" w:rsidP="00063728">
            <w:pPr>
              <w:rPr>
                <w:ins w:id="40467" w:author="KIM, Jason" w:date="2019-04-02T13:39:00Z"/>
                <w:rFonts w:ascii="Calibri" w:eastAsia="Times New Roman" w:hAnsi="Calibri" w:cs="Calibri"/>
                <w:color w:val="000000"/>
                <w:lang w:eastAsia="en-AU"/>
              </w:rPr>
            </w:pPr>
            <w:ins w:id="404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69" w:author="KIM, Jason" w:date="2019-04-02T13:39:00Z"/>
                <w:rFonts w:ascii="Calibri" w:eastAsia="Times New Roman" w:hAnsi="Calibri" w:cs="Calibri"/>
                <w:color w:val="000000"/>
                <w:lang w:eastAsia="en-AU"/>
              </w:rPr>
            </w:pPr>
            <w:ins w:id="40470" w:author="KIM, Jason" w:date="2019-04-02T13:39:00Z">
              <w:r w:rsidRPr="0056388D">
                <w:rPr>
                  <w:rFonts w:ascii="Calibri" w:eastAsia="Times New Roman" w:hAnsi="Calibri" w:cs="Calibri"/>
                  <w:color w:val="000000"/>
                  <w:lang w:eastAsia="en-AU"/>
                </w:rPr>
                <w:t>Chainage 1060</w:t>
              </w:r>
            </w:ins>
          </w:p>
        </w:tc>
        <w:tc>
          <w:tcPr>
            <w:tcW w:w="764" w:type="pct"/>
            <w:noWrap/>
            <w:hideMark/>
          </w:tcPr>
          <w:p w:rsidR="00110C18" w:rsidRPr="0056388D" w:rsidRDefault="00110C18" w:rsidP="00063728">
            <w:pPr>
              <w:jc w:val="right"/>
              <w:rPr>
                <w:ins w:id="40471" w:author="KIM, Jason" w:date="2019-04-02T13:39:00Z"/>
                <w:rFonts w:ascii="Calibri" w:eastAsia="Times New Roman" w:hAnsi="Calibri" w:cs="Calibri"/>
                <w:color w:val="000000"/>
                <w:lang w:eastAsia="en-AU"/>
              </w:rPr>
            </w:pPr>
            <w:ins w:id="40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73" w:author="KIM, Jason" w:date="2019-04-02T13:39:00Z"/>
        </w:trPr>
        <w:tc>
          <w:tcPr>
            <w:tcW w:w="708" w:type="pct"/>
            <w:vMerge/>
            <w:hideMark/>
          </w:tcPr>
          <w:p w:rsidR="00110C18" w:rsidRPr="0056388D" w:rsidRDefault="00110C18" w:rsidP="00063728">
            <w:pPr>
              <w:rPr>
                <w:ins w:id="404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75" w:author="KIM, Jason" w:date="2019-04-02T13:39:00Z"/>
                <w:rFonts w:ascii="Calibri" w:eastAsia="Times New Roman" w:hAnsi="Calibri" w:cs="Calibri"/>
                <w:color w:val="000000"/>
                <w:lang w:eastAsia="en-AU"/>
              </w:rPr>
            </w:pPr>
            <w:ins w:id="40476"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77" w:author="KIM, Jason" w:date="2019-04-02T13:39:00Z"/>
                <w:rFonts w:ascii="Calibri" w:eastAsia="Times New Roman" w:hAnsi="Calibri" w:cs="Calibri"/>
                <w:color w:val="000000"/>
                <w:lang w:eastAsia="en-AU"/>
              </w:rPr>
            </w:pPr>
            <w:ins w:id="404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79" w:author="KIM, Jason" w:date="2019-04-02T13:39:00Z"/>
                <w:rFonts w:ascii="Calibri" w:eastAsia="Times New Roman" w:hAnsi="Calibri" w:cs="Calibri"/>
                <w:color w:val="000000"/>
                <w:lang w:eastAsia="en-AU"/>
              </w:rPr>
            </w:pPr>
            <w:ins w:id="40480" w:author="KIM, Jason" w:date="2019-04-02T13:39:00Z">
              <w:r w:rsidRPr="0056388D">
                <w:rPr>
                  <w:rFonts w:ascii="Calibri" w:eastAsia="Times New Roman" w:hAnsi="Calibri" w:cs="Calibri"/>
                  <w:color w:val="000000"/>
                  <w:lang w:eastAsia="en-AU"/>
                </w:rPr>
                <w:t>LLN7067</w:t>
              </w:r>
            </w:ins>
          </w:p>
        </w:tc>
        <w:tc>
          <w:tcPr>
            <w:tcW w:w="933" w:type="pct"/>
            <w:noWrap/>
            <w:hideMark/>
          </w:tcPr>
          <w:p w:rsidR="00110C18" w:rsidRPr="0056388D" w:rsidRDefault="00110C18" w:rsidP="00063728">
            <w:pPr>
              <w:rPr>
                <w:ins w:id="40481" w:author="KIM, Jason" w:date="2019-04-02T13:39:00Z"/>
                <w:rFonts w:ascii="Calibri" w:eastAsia="Times New Roman" w:hAnsi="Calibri" w:cs="Calibri"/>
                <w:color w:val="000000"/>
                <w:lang w:eastAsia="en-AU"/>
              </w:rPr>
            </w:pPr>
            <w:ins w:id="404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83" w:author="KIM, Jason" w:date="2019-04-02T13:39:00Z"/>
                <w:rFonts w:ascii="Calibri" w:eastAsia="Times New Roman" w:hAnsi="Calibri" w:cs="Calibri"/>
                <w:color w:val="000000"/>
                <w:lang w:eastAsia="en-AU"/>
              </w:rPr>
            </w:pPr>
            <w:ins w:id="40484" w:author="KIM, Jason" w:date="2019-04-02T13:39:00Z">
              <w:r w:rsidRPr="0056388D">
                <w:rPr>
                  <w:rFonts w:ascii="Calibri" w:eastAsia="Times New Roman" w:hAnsi="Calibri" w:cs="Calibri"/>
                  <w:color w:val="000000"/>
                  <w:lang w:eastAsia="en-AU"/>
                </w:rPr>
                <w:t>Chainage 1069</w:t>
              </w:r>
            </w:ins>
          </w:p>
        </w:tc>
        <w:tc>
          <w:tcPr>
            <w:tcW w:w="764" w:type="pct"/>
            <w:noWrap/>
            <w:hideMark/>
          </w:tcPr>
          <w:p w:rsidR="00110C18" w:rsidRPr="0056388D" w:rsidRDefault="00110C18" w:rsidP="00063728">
            <w:pPr>
              <w:jc w:val="right"/>
              <w:rPr>
                <w:ins w:id="40485" w:author="KIM, Jason" w:date="2019-04-02T13:39:00Z"/>
                <w:rFonts w:ascii="Calibri" w:eastAsia="Times New Roman" w:hAnsi="Calibri" w:cs="Calibri"/>
                <w:color w:val="000000"/>
                <w:lang w:eastAsia="en-AU"/>
              </w:rPr>
            </w:pPr>
            <w:ins w:id="40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87" w:author="KIM, Jason" w:date="2019-04-02T13:39:00Z"/>
        </w:trPr>
        <w:tc>
          <w:tcPr>
            <w:tcW w:w="708" w:type="pct"/>
            <w:vMerge/>
            <w:hideMark/>
          </w:tcPr>
          <w:p w:rsidR="00110C18" w:rsidRPr="0056388D" w:rsidRDefault="00110C18" w:rsidP="00063728">
            <w:pPr>
              <w:rPr>
                <w:ins w:id="404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89" w:author="KIM, Jason" w:date="2019-04-02T13:39:00Z"/>
                <w:rFonts w:ascii="Calibri" w:eastAsia="Times New Roman" w:hAnsi="Calibri" w:cs="Calibri"/>
                <w:color w:val="000000"/>
                <w:lang w:eastAsia="en-AU"/>
              </w:rPr>
            </w:pPr>
            <w:ins w:id="40490"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91" w:author="KIM, Jason" w:date="2019-04-02T13:39:00Z"/>
                <w:rFonts w:ascii="Calibri" w:eastAsia="Times New Roman" w:hAnsi="Calibri" w:cs="Calibri"/>
                <w:color w:val="000000"/>
                <w:lang w:eastAsia="en-AU"/>
              </w:rPr>
            </w:pPr>
            <w:ins w:id="404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93" w:author="KIM, Jason" w:date="2019-04-02T13:39:00Z"/>
                <w:rFonts w:ascii="Calibri" w:eastAsia="Times New Roman" w:hAnsi="Calibri" w:cs="Calibri"/>
                <w:color w:val="000000"/>
                <w:lang w:eastAsia="en-AU"/>
              </w:rPr>
            </w:pPr>
            <w:ins w:id="40494" w:author="KIM, Jason" w:date="2019-04-02T13:39:00Z">
              <w:r w:rsidRPr="0056388D">
                <w:rPr>
                  <w:rFonts w:ascii="Calibri" w:eastAsia="Times New Roman" w:hAnsi="Calibri" w:cs="Calibri"/>
                  <w:color w:val="000000"/>
                  <w:lang w:eastAsia="en-AU"/>
                </w:rPr>
                <w:t>LLN7068</w:t>
              </w:r>
            </w:ins>
          </w:p>
        </w:tc>
        <w:tc>
          <w:tcPr>
            <w:tcW w:w="933" w:type="pct"/>
            <w:noWrap/>
            <w:hideMark/>
          </w:tcPr>
          <w:p w:rsidR="00110C18" w:rsidRPr="0056388D" w:rsidRDefault="00110C18" w:rsidP="00063728">
            <w:pPr>
              <w:rPr>
                <w:ins w:id="40495" w:author="KIM, Jason" w:date="2019-04-02T13:39:00Z"/>
                <w:rFonts w:ascii="Calibri" w:eastAsia="Times New Roman" w:hAnsi="Calibri" w:cs="Calibri"/>
                <w:color w:val="000000"/>
                <w:lang w:eastAsia="en-AU"/>
              </w:rPr>
            </w:pPr>
            <w:ins w:id="404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97" w:author="KIM, Jason" w:date="2019-04-02T13:39:00Z"/>
                <w:rFonts w:ascii="Calibri" w:eastAsia="Times New Roman" w:hAnsi="Calibri" w:cs="Calibri"/>
                <w:color w:val="000000"/>
                <w:lang w:eastAsia="en-AU"/>
              </w:rPr>
            </w:pPr>
            <w:ins w:id="40498" w:author="KIM, Jason" w:date="2019-04-02T13:39:00Z">
              <w:r w:rsidRPr="0056388D">
                <w:rPr>
                  <w:rFonts w:ascii="Calibri" w:eastAsia="Times New Roman" w:hAnsi="Calibri" w:cs="Calibri"/>
                  <w:color w:val="000000"/>
                  <w:lang w:eastAsia="en-AU"/>
                </w:rPr>
                <w:t>Chainage 1079</w:t>
              </w:r>
            </w:ins>
          </w:p>
        </w:tc>
        <w:tc>
          <w:tcPr>
            <w:tcW w:w="764" w:type="pct"/>
            <w:noWrap/>
            <w:hideMark/>
          </w:tcPr>
          <w:p w:rsidR="00110C18" w:rsidRPr="0056388D" w:rsidRDefault="00110C18" w:rsidP="00063728">
            <w:pPr>
              <w:jc w:val="right"/>
              <w:rPr>
                <w:ins w:id="40499" w:author="KIM, Jason" w:date="2019-04-02T13:39:00Z"/>
                <w:rFonts w:ascii="Calibri" w:eastAsia="Times New Roman" w:hAnsi="Calibri" w:cs="Calibri"/>
                <w:color w:val="000000"/>
                <w:lang w:eastAsia="en-AU"/>
              </w:rPr>
            </w:pPr>
            <w:ins w:id="40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01" w:author="KIM, Jason" w:date="2019-04-02T13:39:00Z"/>
        </w:trPr>
        <w:tc>
          <w:tcPr>
            <w:tcW w:w="708" w:type="pct"/>
            <w:vMerge w:val="restart"/>
            <w:noWrap/>
            <w:hideMark/>
          </w:tcPr>
          <w:p w:rsidR="00110C18" w:rsidRPr="0056388D" w:rsidRDefault="00110C18" w:rsidP="00063728">
            <w:pPr>
              <w:rPr>
                <w:ins w:id="40502" w:author="KIM, Jason" w:date="2019-04-02T13:39:00Z"/>
                <w:rFonts w:ascii="Calibri" w:eastAsia="Times New Roman" w:hAnsi="Calibri" w:cs="Calibri"/>
                <w:color w:val="000000"/>
                <w:lang w:eastAsia="en-AU"/>
              </w:rPr>
            </w:pPr>
            <w:ins w:id="40503" w:author="KIM, Jason" w:date="2019-04-02T13:39:00Z">
              <w:r w:rsidRPr="0056388D">
                <w:rPr>
                  <w:rFonts w:ascii="Calibri" w:eastAsia="Times New Roman" w:hAnsi="Calibri" w:cs="Calibri"/>
                  <w:color w:val="000000"/>
                  <w:lang w:eastAsia="en-AU"/>
                </w:rPr>
                <w:t>LLE88SK71</w:t>
              </w:r>
            </w:ins>
          </w:p>
        </w:tc>
        <w:tc>
          <w:tcPr>
            <w:tcW w:w="605" w:type="pct"/>
            <w:noWrap/>
            <w:hideMark/>
          </w:tcPr>
          <w:p w:rsidR="00110C18" w:rsidRPr="0056388D" w:rsidRDefault="00110C18" w:rsidP="00063728">
            <w:pPr>
              <w:rPr>
                <w:ins w:id="40504" w:author="KIM, Jason" w:date="2019-04-02T13:39:00Z"/>
                <w:rFonts w:ascii="Calibri" w:eastAsia="Times New Roman" w:hAnsi="Calibri" w:cs="Calibri"/>
                <w:color w:val="000000"/>
                <w:lang w:eastAsia="en-AU"/>
              </w:rPr>
            </w:pPr>
            <w:ins w:id="40505"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06" w:author="KIM, Jason" w:date="2019-04-02T13:39:00Z"/>
                <w:rFonts w:ascii="Calibri" w:eastAsia="Times New Roman" w:hAnsi="Calibri" w:cs="Calibri"/>
                <w:color w:val="000000"/>
                <w:lang w:eastAsia="en-AU"/>
              </w:rPr>
            </w:pPr>
            <w:ins w:id="405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08" w:author="KIM, Jason" w:date="2019-04-02T13:39:00Z"/>
                <w:rFonts w:ascii="Calibri" w:eastAsia="Times New Roman" w:hAnsi="Calibri" w:cs="Calibri"/>
                <w:color w:val="000000"/>
                <w:lang w:eastAsia="en-AU"/>
              </w:rPr>
            </w:pPr>
            <w:ins w:id="40509" w:author="KIM, Jason" w:date="2019-04-02T13:39:00Z">
              <w:r w:rsidRPr="0056388D">
                <w:rPr>
                  <w:rFonts w:ascii="Calibri" w:eastAsia="Times New Roman" w:hAnsi="Calibri" w:cs="Calibri"/>
                  <w:color w:val="000000"/>
                  <w:lang w:eastAsia="en-AU"/>
                </w:rPr>
                <w:t>LLS8082</w:t>
              </w:r>
            </w:ins>
          </w:p>
        </w:tc>
        <w:tc>
          <w:tcPr>
            <w:tcW w:w="933" w:type="pct"/>
            <w:noWrap/>
            <w:hideMark/>
          </w:tcPr>
          <w:p w:rsidR="00110C18" w:rsidRPr="0056388D" w:rsidRDefault="00110C18" w:rsidP="00063728">
            <w:pPr>
              <w:rPr>
                <w:ins w:id="40510" w:author="KIM, Jason" w:date="2019-04-02T13:39:00Z"/>
                <w:rFonts w:ascii="Calibri" w:eastAsia="Times New Roman" w:hAnsi="Calibri" w:cs="Calibri"/>
                <w:color w:val="000000"/>
                <w:lang w:eastAsia="en-AU"/>
              </w:rPr>
            </w:pPr>
            <w:ins w:id="405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12" w:author="KIM, Jason" w:date="2019-04-02T13:39:00Z"/>
                <w:rFonts w:ascii="Calibri" w:eastAsia="Times New Roman" w:hAnsi="Calibri" w:cs="Calibri"/>
                <w:color w:val="000000"/>
                <w:lang w:eastAsia="en-AU"/>
              </w:rPr>
            </w:pPr>
            <w:ins w:id="40513" w:author="KIM, Jason" w:date="2019-04-02T13:39:00Z">
              <w:r w:rsidRPr="0056388D">
                <w:rPr>
                  <w:rFonts w:ascii="Calibri" w:eastAsia="Times New Roman" w:hAnsi="Calibri" w:cs="Calibri"/>
                  <w:color w:val="000000"/>
                  <w:lang w:eastAsia="en-AU"/>
                </w:rPr>
                <w:t>Chainage 437</w:t>
              </w:r>
            </w:ins>
          </w:p>
        </w:tc>
        <w:tc>
          <w:tcPr>
            <w:tcW w:w="764" w:type="pct"/>
            <w:noWrap/>
            <w:hideMark/>
          </w:tcPr>
          <w:p w:rsidR="00110C18" w:rsidRPr="0056388D" w:rsidRDefault="00110C18" w:rsidP="00063728">
            <w:pPr>
              <w:jc w:val="right"/>
              <w:rPr>
                <w:ins w:id="40514" w:author="KIM, Jason" w:date="2019-04-02T13:39:00Z"/>
                <w:rFonts w:ascii="Calibri" w:eastAsia="Times New Roman" w:hAnsi="Calibri" w:cs="Calibri"/>
                <w:color w:val="000000"/>
                <w:lang w:eastAsia="en-AU"/>
              </w:rPr>
            </w:pPr>
            <w:ins w:id="40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16" w:author="KIM, Jason" w:date="2019-04-02T13:39:00Z"/>
        </w:trPr>
        <w:tc>
          <w:tcPr>
            <w:tcW w:w="708" w:type="pct"/>
            <w:vMerge/>
            <w:hideMark/>
          </w:tcPr>
          <w:p w:rsidR="00110C18" w:rsidRPr="0056388D" w:rsidRDefault="00110C18" w:rsidP="00063728">
            <w:pPr>
              <w:rPr>
                <w:ins w:id="405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18" w:author="KIM, Jason" w:date="2019-04-02T13:39:00Z"/>
                <w:rFonts w:ascii="Calibri" w:eastAsia="Times New Roman" w:hAnsi="Calibri" w:cs="Calibri"/>
                <w:color w:val="000000"/>
                <w:lang w:eastAsia="en-AU"/>
              </w:rPr>
            </w:pPr>
            <w:ins w:id="40519"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20" w:author="KIM, Jason" w:date="2019-04-02T13:39:00Z"/>
                <w:rFonts w:ascii="Calibri" w:eastAsia="Times New Roman" w:hAnsi="Calibri" w:cs="Calibri"/>
                <w:color w:val="000000"/>
                <w:lang w:eastAsia="en-AU"/>
              </w:rPr>
            </w:pPr>
            <w:ins w:id="405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22" w:author="KIM, Jason" w:date="2019-04-02T13:39:00Z"/>
                <w:rFonts w:ascii="Calibri" w:eastAsia="Times New Roman" w:hAnsi="Calibri" w:cs="Calibri"/>
                <w:color w:val="000000"/>
                <w:lang w:eastAsia="en-AU"/>
              </w:rPr>
            </w:pPr>
            <w:ins w:id="40523" w:author="KIM, Jason" w:date="2019-04-02T13:39:00Z">
              <w:r w:rsidRPr="0056388D">
                <w:rPr>
                  <w:rFonts w:ascii="Calibri" w:eastAsia="Times New Roman" w:hAnsi="Calibri" w:cs="Calibri"/>
                  <w:color w:val="000000"/>
                  <w:lang w:eastAsia="en-AU"/>
                </w:rPr>
                <w:t>LLS8083</w:t>
              </w:r>
            </w:ins>
          </w:p>
        </w:tc>
        <w:tc>
          <w:tcPr>
            <w:tcW w:w="933" w:type="pct"/>
            <w:noWrap/>
            <w:hideMark/>
          </w:tcPr>
          <w:p w:rsidR="00110C18" w:rsidRPr="0056388D" w:rsidRDefault="00110C18" w:rsidP="00063728">
            <w:pPr>
              <w:rPr>
                <w:ins w:id="40524" w:author="KIM, Jason" w:date="2019-04-02T13:39:00Z"/>
                <w:rFonts w:ascii="Calibri" w:eastAsia="Times New Roman" w:hAnsi="Calibri" w:cs="Calibri"/>
                <w:color w:val="000000"/>
                <w:lang w:eastAsia="en-AU"/>
              </w:rPr>
            </w:pPr>
            <w:ins w:id="405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26" w:author="KIM, Jason" w:date="2019-04-02T13:39:00Z"/>
                <w:rFonts w:ascii="Calibri" w:eastAsia="Times New Roman" w:hAnsi="Calibri" w:cs="Calibri"/>
                <w:color w:val="000000"/>
                <w:lang w:eastAsia="en-AU"/>
              </w:rPr>
            </w:pPr>
            <w:ins w:id="40527" w:author="KIM, Jason" w:date="2019-04-02T13:39:00Z">
              <w:r w:rsidRPr="0056388D">
                <w:rPr>
                  <w:rFonts w:ascii="Calibri" w:eastAsia="Times New Roman" w:hAnsi="Calibri" w:cs="Calibri"/>
                  <w:color w:val="000000"/>
                  <w:lang w:eastAsia="en-AU"/>
                </w:rPr>
                <w:t>Chainage 428</w:t>
              </w:r>
            </w:ins>
          </w:p>
        </w:tc>
        <w:tc>
          <w:tcPr>
            <w:tcW w:w="764" w:type="pct"/>
            <w:noWrap/>
            <w:hideMark/>
          </w:tcPr>
          <w:p w:rsidR="00110C18" w:rsidRPr="0056388D" w:rsidRDefault="00110C18" w:rsidP="00063728">
            <w:pPr>
              <w:jc w:val="right"/>
              <w:rPr>
                <w:ins w:id="40528" w:author="KIM, Jason" w:date="2019-04-02T13:39:00Z"/>
                <w:rFonts w:ascii="Calibri" w:eastAsia="Times New Roman" w:hAnsi="Calibri" w:cs="Calibri"/>
                <w:color w:val="000000"/>
                <w:lang w:eastAsia="en-AU"/>
              </w:rPr>
            </w:pPr>
            <w:ins w:id="40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30" w:author="KIM, Jason" w:date="2019-04-02T13:39:00Z"/>
        </w:trPr>
        <w:tc>
          <w:tcPr>
            <w:tcW w:w="708" w:type="pct"/>
            <w:vMerge/>
            <w:hideMark/>
          </w:tcPr>
          <w:p w:rsidR="00110C18" w:rsidRPr="0056388D" w:rsidRDefault="00110C18" w:rsidP="00063728">
            <w:pPr>
              <w:rPr>
                <w:ins w:id="405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32" w:author="KIM, Jason" w:date="2019-04-02T13:39:00Z"/>
                <w:rFonts w:ascii="Calibri" w:eastAsia="Times New Roman" w:hAnsi="Calibri" w:cs="Calibri"/>
                <w:color w:val="000000"/>
                <w:lang w:eastAsia="en-AU"/>
              </w:rPr>
            </w:pPr>
            <w:ins w:id="40533"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34" w:author="KIM, Jason" w:date="2019-04-02T13:39:00Z"/>
                <w:rFonts w:ascii="Calibri" w:eastAsia="Times New Roman" w:hAnsi="Calibri" w:cs="Calibri"/>
                <w:color w:val="000000"/>
                <w:lang w:eastAsia="en-AU"/>
              </w:rPr>
            </w:pPr>
            <w:ins w:id="405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36" w:author="KIM, Jason" w:date="2019-04-02T13:39:00Z"/>
                <w:rFonts w:ascii="Calibri" w:eastAsia="Times New Roman" w:hAnsi="Calibri" w:cs="Calibri"/>
                <w:color w:val="000000"/>
                <w:lang w:eastAsia="en-AU"/>
              </w:rPr>
            </w:pPr>
            <w:ins w:id="40537" w:author="KIM, Jason" w:date="2019-04-02T13:39:00Z">
              <w:r w:rsidRPr="0056388D">
                <w:rPr>
                  <w:rFonts w:ascii="Calibri" w:eastAsia="Times New Roman" w:hAnsi="Calibri" w:cs="Calibri"/>
                  <w:color w:val="000000"/>
                  <w:lang w:eastAsia="en-AU"/>
                </w:rPr>
                <w:t>LLS8084</w:t>
              </w:r>
            </w:ins>
          </w:p>
        </w:tc>
        <w:tc>
          <w:tcPr>
            <w:tcW w:w="933" w:type="pct"/>
            <w:noWrap/>
            <w:hideMark/>
          </w:tcPr>
          <w:p w:rsidR="00110C18" w:rsidRPr="0056388D" w:rsidRDefault="00110C18" w:rsidP="00063728">
            <w:pPr>
              <w:rPr>
                <w:ins w:id="40538" w:author="KIM, Jason" w:date="2019-04-02T13:39:00Z"/>
                <w:rFonts w:ascii="Calibri" w:eastAsia="Times New Roman" w:hAnsi="Calibri" w:cs="Calibri"/>
                <w:color w:val="000000"/>
                <w:lang w:eastAsia="en-AU"/>
              </w:rPr>
            </w:pPr>
            <w:ins w:id="405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40" w:author="KIM, Jason" w:date="2019-04-02T13:39:00Z"/>
                <w:rFonts w:ascii="Calibri" w:eastAsia="Times New Roman" w:hAnsi="Calibri" w:cs="Calibri"/>
                <w:color w:val="000000"/>
                <w:lang w:eastAsia="en-AU"/>
              </w:rPr>
            </w:pPr>
            <w:ins w:id="40541" w:author="KIM, Jason" w:date="2019-04-02T13:39:00Z">
              <w:r w:rsidRPr="0056388D">
                <w:rPr>
                  <w:rFonts w:ascii="Calibri" w:eastAsia="Times New Roman" w:hAnsi="Calibri" w:cs="Calibri"/>
                  <w:color w:val="000000"/>
                  <w:lang w:eastAsia="en-AU"/>
                </w:rPr>
                <w:t>Chainage 418</w:t>
              </w:r>
            </w:ins>
          </w:p>
        </w:tc>
        <w:tc>
          <w:tcPr>
            <w:tcW w:w="764" w:type="pct"/>
            <w:noWrap/>
            <w:hideMark/>
          </w:tcPr>
          <w:p w:rsidR="00110C18" w:rsidRPr="0056388D" w:rsidRDefault="00110C18" w:rsidP="00063728">
            <w:pPr>
              <w:jc w:val="right"/>
              <w:rPr>
                <w:ins w:id="40542" w:author="KIM, Jason" w:date="2019-04-02T13:39:00Z"/>
                <w:rFonts w:ascii="Calibri" w:eastAsia="Times New Roman" w:hAnsi="Calibri" w:cs="Calibri"/>
                <w:color w:val="000000"/>
                <w:lang w:eastAsia="en-AU"/>
              </w:rPr>
            </w:pPr>
            <w:ins w:id="40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44" w:author="KIM, Jason" w:date="2019-04-02T13:39:00Z"/>
        </w:trPr>
        <w:tc>
          <w:tcPr>
            <w:tcW w:w="708" w:type="pct"/>
            <w:vMerge/>
            <w:hideMark/>
          </w:tcPr>
          <w:p w:rsidR="00110C18" w:rsidRPr="0056388D" w:rsidRDefault="00110C18" w:rsidP="00063728">
            <w:pPr>
              <w:rPr>
                <w:ins w:id="405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46" w:author="KIM, Jason" w:date="2019-04-02T13:39:00Z"/>
                <w:rFonts w:ascii="Calibri" w:eastAsia="Times New Roman" w:hAnsi="Calibri" w:cs="Calibri"/>
                <w:color w:val="000000"/>
                <w:lang w:eastAsia="en-AU"/>
              </w:rPr>
            </w:pPr>
            <w:ins w:id="40547"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48" w:author="KIM, Jason" w:date="2019-04-02T13:39:00Z"/>
                <w:rFonts w:ascii="Calibri" w:eastAsia="Times New Roman" w:hAnsi="Calibri" w:cs="Calibri"/>
                <w:color w:val="000000"/>
                <w:lang w:eastAsia="en-AU"/>
              </w:rPr>
            </w:pPr>
            <w:ins w:id="405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50" w:author="KIM, Jason" w:date="2019-04-02T13:39:00Z"/>
                <w:rFonts w:ascii="Calibri" w:eastAsia="Times New Roman" w:hAnsi="Calibri" w:cs="Calibri"/>
                <w:color w:val="000000"/>
                <w:lang w:eastAsia="en-AU"/>
              </w:rPr>
            </w:pPr>
            <w:ins w:id="40551" w:author="KIM, Jason" w:date="2019-04-02T13:39:00Z">
              <w:r w:rsidRPr="0056388D">
                <w:rPr>
                  <w:rFonts w:ascii="Calibri" w:eastAsia="Times New Roman" w:hAnsi="Calibri" w:cs="Calibri"/>
                  <w:color w:val="000000"/>
                  <w:lang w:eastAsia="en-AU"/>
                </w:rPr>
                <w:t>LLS8085</w:t>
              </w:r>
            </w:ins>
          </w:p>
        </w:tc>
        <w:tc>
          <w:tcPr>
            <w:tcW w:w="933" w:type="pct"/>
            <w:noWrap/>
            <w:hideMark/>
          </w:tcPr>
          <w:p w:rsidR="00110C18" w:rsidRPr="0056388D" w:rsidRDefault="00110C18" w:rsidP="00063728">
            <w:pPr>
              <w:rPr>
                <w:ins w:id="40552" w:author="KIM, Jason" w:date="2019-04-02T13:39:00Z"/>
                <w:rFonts w:ascii="Calibri" w:eastAsia="Times New Roman" w:hAnsi="Calibri" w:cs="Calibri"/>
                <w:color w:val="000000"/>
                <w:lang w:eastAsia="en-AU"/>
              </w:rPr>
            </w:pPr>
            <w:ins w:id="405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54" w:author="KIM, Jason" w:date="2019-04-02T13:39:00Z"/>
                <w:rFonts w:ascii="Calibri" w:eastAsia="Times New Roman" w:hAnsi="Calibri" w:cs="Calibri"/>
                <w:color w:val="000000"/>
                <w:lang w:eastAsia="en-AU"/>
              </w:rPr>
            </w:pPr>
            <w:ins w:id="40555" w:author="KIM, Jason" w:date="2019-04-02T13:39:00Z">
              <w:r w:rsidRPr="0056388D">
                <w:rPr>
                  <w:rFonts w:ascii="Calibri" w:eastAsia="Times New Roman" w:hAnsi="Calibri" w:cs="Calibri"/>
                  <w:color w:val="000000"/>
                  <w:lang w:eastAsia="en-AU"/>
                </w:rPr>
                <w:t>Chainage 409</w:t>
              </w:r>
            </w:ins>
          </w:p>
        </w:tc>
        <w:tc>
          <w:tcPr>
            <w:tcW w:w="764" w:type="pct"/>
            <w:noWrap/>
            <w:hideMark/>
          </w:tcPr>
          <w:p w:rsidR="00110C18" w:rsidRPr="0056388D" w:rsidRDefault="00110C18" w:rsidP="00063728">
            <w:pPr>
              <w:jc w:val="right"/>
              <w:rPr>
                <w:ins w:id="40556" w:author="KIM, Jason" w:date="2019-04-02T13:39:00Z"/>
                <w:rFonts w:ascii="Calibri" w:eastAsia="Times New Roman" w:hAnsi="Calibri" w:cs="Calibri"/>
                <w:color w:val="000000"/>
                <w:lang w:eastAsia="en-AU"/>
              </w:rPr>
            </w:pPr>
            <w:ins w:id="405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58" w:author="KIM, Jason" w:date="2019-04-02T13:39:00Z"/>
        </w:trPr>
        <w:tc>
          <w:tcPr>
            <w:tcW w:w="708" w:type="pct"/>
            <w:vMerge/>
            <w:hideMark/>
          </w:tcPr>
          <w:p w:rsidR="00110C18" w:rsidRPr="0056388D" w:rsidRDefault="00110C18" w:rsidP="00063728">
            <w:pPr>
              <w:rPr>
                <w:ins w:id="405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60" w:author="KIM, Jason" w:date="2019-04-02T13:39:00Z"/>
                <w:rFonts w:ascii="Calibri" w:eastAsia="Times New Roman" w:hAnsi="Calibri" w:cs="Calibri"/>
                <w:color w:val="000000"/>
                <w:lang w:eastAsia="en-AU"/>
              </w:rPr>
            </w:pPr>
            <w:ins w:id="40561"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62" w:author="KIM, Jason" w:date="2019-04-02T13:39:00Z"/>
                <w:rFonts w:ascii="Calibri" w:eastAsia="Times New Roman" w:hAnsi="Calibri" w:cs="Calibri"/>
                <w:color w:val="000000"/>
                <w:lang w:eastAsia="en-AU"/>
              </w:rPr>
            </w:pPr>
            <w:ins w:id="405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64" w:author="KIM, Jason" w:date="2019-04-02T13:39:00Z"/>
                <w:rFonts w:ascii="Calibri" w:eastAsia="Times New Roman" w:hAnsi="Calibri" w:cs="Calibri"/>
                <w:color w:val="000000"/>
                <w:lang w:eastAsia="en-AU"/>
              </w:rPr>
            </w:pPr>
            <w:ins w:id="40565" w:author="KIM, Jason" w:date="2019-04-02T13:39:00Z">
              <w:r w:rsidRPr="0056388D">
                <w:rPr>
                  <w:rFonts w:ascii="Calibri" w:eastAsia="Times New Roman" w:hAnsi="Calibri" w:cs="Calibri"/>
                  <w:color w:val="000000"/>
                  <w:lang w:eastAsia="en-AU"/>
                </w:rPr>
                <w:t>LLS8086</w:t>
              </w:r>
            </w:ins>
          </w:p>
        </w:tc>
        <w:tc>
          <w:tcPr>
            <w:tcW w:w="933" w:type="pct"/>
            <w:noWrap/>
            <w:hideMark/>
          </w:tcPr>
          <w:p w:rsidR="00110C18" w:rsidRPr="0056388D" w:rsidRDefault="00110C18" w:rsidP="00063728">
            <w:pPr>
              <w:rPr>
                <w:ins w:id="40566" w:author="KIM, Jason" w:date="2019-04-02T13:39:00Z"/>
                <w:rFonts w:ascii="Calibri" w:eastAsia="Times New Roman" w:hAnsi="Calibri" w:cs="Calibri"/>
                <w:color w:val="000000"/>
                <w:lang w:eastAsia="en-AU"/>
              </w:rPr>
            </w:pPr>
            <w:ins w:id="405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68" w:author="KIM, Jason" w:date="2019-04-02T13:39:00Z"/>
                <w:rFonts w:ascii="Calibri" w:eastAsia="Times New Roman" w:hAnsi="Calibri" w:cs="Calibri"/>
                <w:color w:val="000000"/>
                <w:lang w:eastAsia="en-AU"/>
              </w:rPr>
            </w:pPr>
            <w:ins w:id="40569" w:author="KIM, Jason" w:date="2019-04-02T13:39:00Z">
              <w:r w:rsidRPr="0056388D">
                <w:rPr>
                  <w:rFonts w:ascii="Calibri" w:eastAsia="Times New Roman" w:hAnsi="Calibri" w:cs="Calibri"/>
                  <w:color w:val="000000"/>
                  <w:lang w:eastAsia="en-AU"/>
                </w:rPr>
                <w:t>Chainage 399</w:t>
              </w:r>
            </w:ins>
          </w:p>
        </w:tc>
        <w:tc>
          <w:tcPr>
            <w:tcW w:w="764" w:type="pct"/>
            <w:noWrap/>
            <w:hideMark/>
          </w:tcPr>
          <w:p w:rsidR="00110C18" w:rsidRPr="0056388D" w:rsidRDefault="00110C18" w:rsidP="00063728">
            <w:pPr>
              <w:jc w:val="right"/>
              <w:rPr>
                <w:ins w:id="40570" w:author="KIM, Jason" w:date="2019-04-02T13:39:00Z"/>
                <w:rFonts w:ascii="Calibri" w:eastAsia="Times New Roman" w:hAnsi="Calibri" w:cs="Calibri"/>
                <w:color w:val="000000"/>
                <w:lang w:eastAsia="en-AU"/>
              </w:rPr>
            </w:pPr>
            <w:ins w:id="405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72" w:author="KIM, Jason" w:date="2019-04-02T13:39:00Z"/>
        </w:trPr>
        <w:tc>
          <w:tcPr>
            <w:tcW w:w="708" w:type="pct"/>
            <w:vMerge/>
            <w:hideMark/>
          </w:tcPr>
          <w:p w:rsidR="00110C18" w:rsidRPr="0056388D" w:rsidRDefault="00110C18" w:rsidP="00063728">
            <w:pPr>
              <w:rPr>
                <w:ins w:id="405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74" w:author="KIM, Jason" w:date="2019-04-02T13:39:00Z"/>
                <w:rFonts w:ascii="Calibri" w:eastAsia="Times New Roman" w:hAnsi="Calibri" w:cs="Calibri"/>
                <w:color w:val="000000"/>
                <w:lang w:eastAsia="en-AU"/>
              </w:rPr>
            </w:pPr>
            <w:ins w:id="40575"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76" w:author="KIM, Jason" w:date="2019-04-02T13:39:00Z"/>
                <w:rFonts w:ascii="Calibri" w:eastAsia="Times New Roman" w:hAnsi="Calibri" w:cs="Calibri"/>
                <w:color w:val="000000"/>
                <w:lang w:eastAsia="en-AU"/>
              </w:rPr>
            </w:pPr>
            <w:ins w:id="405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78" w:author="KIM, Jason" w:date="2019-04-02T13:39:00Z"/>
                <w:rFonts w:ascii="Calibri" w:eastAsia="Times New Roman" w:hAnsi="Calibri" w:cs="Calibri"/>
                <w:color w:val="000000"/>
                <w:lang w:eastAsia="en-AU"/>
              </w:rPr>
            </w:pPr>
            <w:ins w:id="40579" w:author="KIM, Jason" w:date="2019-04-02T13:39:00Z">
              <w:r w:rsidRPr="0056388D">
                <w:rPr>
                  <w:rFonts w:ascii="Calibri" w:eastAsia="Times New Roman" w:hAnsi="Calibri" w:cs="Calibri"/>
                  <w:color w:val="000000"/>
                  <w:lang w:eastAsia="en-AU"/>
                </w:rPr>
                <w:t>LLS8087</w:t>
              </w:r>
            </w:ins>
          </w:p>
        </w:tc>
        <w:tc>
          <w:tcPr>
            <w:tcW w:w="933" w:type="pct"/>
            <w:noWrap/>
            <w:hideMark/>
          </w:tcPr>
          <w:p w:rsidR="00110C18" w:rsidRPr="0056388D" w:rsidRDefault="00110C18" w:rsidP="00063728">
            <w:pPr>
              <w:rPr>
                <w:ins w:id="40580" w:author="KIM, Jason" w:date="2019-04-02T13:39:00Z"/>
                <w:rFonts w:ascii="Calibri" w:eastAsia="Times New Roman" w:hAnsi="Calibri" w:cs="Calibri"/>
                <w:color w:val="000000"/>
                <w:lang w:eastAsia="en-AU"/>
              </w:rPr>
            </w:pPr>
            <w:ins w:id="405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82" w:author="KIM, Jason" w:date="2019-04-02T13:39:00Z"/>
                <w:rFonts w:ascii="Calibri" w:eastAsia="Times New Roman" w:hAnsi="Calibri" w:cs="Calibri"/>
                <w:color w:val="000000"/>
                <w:lang w:eastAsia="en-AU"/>
              </w:rPr>
            </w:pPr>
            <w:ins w:id="40583" w:author="KIM, Jason" w:date="2019-04-02T13:39:00Z">
              <w:r w:rsidRPr="0056388D">
                <w:rPr>
                  <w:rFonts w:ascii="Calibri" w:eastAsia="Times New Roman" w:hAnsi="Calibri" w:cs="Calibri"/>
                  <w:color w:val="000000"/>
                  <w:lang w:eastAsia="en-AU"/>
                </w:rPr>
                <w:t>Chainage 389</w:t>
              </w:r>
            </w:ins>
          </w:p>
        </w:tc>
        <w:tc>
          <w:tcPr>
            <w:tcW w:w="764" w:type="pct"/>
            <w:noWrap/>
            <w:hideMark/>
          </w:tcPr>
          <w:p w:rsidR="00110C18" w:rsidRPr="0056388D" w:rsidRDefault="00110C18" w:rsidP="00063728">
            <w:pPr>
              <w:jc w:val="right"/>
              <w:rPr>
                <w:ins w:id="40584" w:author="KIM, Jason" w:date="2019-04-02T13:39:00Z"/>
                <w:rFonts w:ascii="Calibri" w:eastAsia="Times New Roman" w:hAnsi="Calibri" w:cs="Calibri"/>
                <w:color w:val="000000"/>
                <w:lang w:eastAsia="en-AU"/>
              </w:rPr>
            </w:pPr>
            <w:ins w:id="40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86" w:author="KIM, Jason" w:date="2019-04-02T13:39:00Z"/>
        </w:trPr>
        <w:tc>
          <w:tcPr>
            <w:tcW w:w="708" w:type="pct"/>
            <w:vMerge/>
            <w:hideMark/>
          </w:tcPr>
          <w:p w:rsidR="00110C18" w:rsidRPr="0056388D" w:rsidRDefault="00110C18" w:rsidP="00063728">
            <w:pPr>
              <w:rPr>
                <w:ins w:id="405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88" w:author="KIM, Jason" w:date="2019-04-02T13:39:00Z"/>
                <w:rFonts w:ascii="Calibri" w:eastAsia="Times New Roman" w:hAnsi="Calibri" w:cs="Calibri"/>
                <w:color w:val="000000"/>
                <w:lang w:eastAsia="en-AU"/>
              </w:rPr>
            </w:pPr>
            <w:ins w:id="40589"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90" w:author="KIM, Jason" w:date="2019-04-02T13:39:00Z"/>
                <w:rFonts w:ascii="Calibri" w:eastAsia="Times New Roman" w:hAnsi="Calibri" w:cs="Calibri"/>
                <w:color w:val="000000"/>
                <w:lang w:eastAsia="en-AU"/>
              </w:rPr>
            </w:pPr>
            <w:ins w:id="405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92" w:author="KIM, Jason" w:date="2019-04-02T13:39:00Z"/>
                <w:rFonts w:ascii="Calibri" w:eastAsia="Times New Roman" w:hAnsi="Calibri" w:cs="Calibri"/>
                <w:color w:val="000000"/>
                <w:lang w:eastAsia="en-AU"/>
              </w:rPr>
            </w:pPr>
            <w:ins w:id="40593" w:author="KIM, Jason" w:date="2019-04-02T13:39:00Z">
              <w:r w:rsidRPr="0056388D">
                <w:rPr>
                  <w:rFonts w:ascii="Calibri" w:eastAsia="Times New Roman" w:hAnsi="Calibri" w:cs="Calibri"/>
                  <w:color w:val="000000"/>
                  <w:lang w:eastAsia="en-AU"/>
                </w:rPr>
                <w:t>LLS8088</w:t>
              </w:r>
            </w:ins>
          </w:p>
        </w:tc>
        <w:tc>
          <w:tcPr>
            <w:tcW w:w="933" w:type="pct"/>
            <w:noWrap/>
            <w:hideMark/>
          </w:tcPr>
          <w:p w:rsidR="00110C18" w:rsidRPr="0056388D" w:rsidRDefault="00110C18" w:rsidP="00063728">
            <w:pPr>
              <w:rPr>
                <w:ins w:id="40594" w:author="KIM, Jason" w:date="2019-04-02T13:39:00Z"/>
                <w:rFonts w:ascii="Calibri" w:eastAsia="Times New Roman" w:hAnsi="Calibri" w:cs="Calibri"/>
                <w:color w:val="000000"/>
                <w:lang w:eastAsia="en-AU"/>
              </w:rPr>
            </w:pPr>
            <w:ins w:id="405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96" w:author="KIM, Jason" w:date="2019-04-02T13:39:00Z"/>
                <w:rFonts w:ascii="Calibri" w:eastAsia="Times New Roman" w:hAnsi="Calibri" w:cs="Calibri"/>
                <w:color w:val="000000"/>
                <w:lang w:eastAsia="en-AU"/>
              </w:rPr>
            </w:pPr>
            <w:ins w:id="40597" w:author="KIM, Jason" w:date="2019-04-02T13:39:00Z">
              <w:r w:rsidRPr="0056388D">
                <w:rPr>
                  <w:rFonts w:ascii="Calibri" w:eastAsia="Times New Roman" w:hAnsi="Calibri" w:cs="Calibri"/>
                  <w:color w:val="000000"/>
                  <w:lang w:eastAsia="en-AU"/>
                </w:rPr>
                <w:t>Chainage 380</w:t>
              </w:r>
            </w:ins>
          </w:p>
        </w:tc>
        <w:tc>
          <w:tcPr>
            <w:tcW w:w="764" w:type="pct"/>
            <w:noWrap/>
            <w:hideMark/>
          </w:tcPr>
          <w:p w:rsidR="00110C18" w:rsidRPr="0056388D" w:rsidRDefault="00110C18" w:rsidP="00063728">
            <w:pPr>
              <w:jc w:val="right"/>
              <w:rPr>
                <w:ins w:id="40598" w:author="KIM, Jason" w:date="2019-04-02T13:39:00Z"/>
                <w:rFonts w:ascii="Calibri" w:eastAsia="Times New Roman" w:hAnsi="Calibri" w:cs="Calibri"/>
                <w:color w:val="000000"/>
                <w:lang w:eastAsia="en-AU"/>
              </w:rPr>
            </w:pPr>
            <w:ins w:id="405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00" w:author="KIM, Jason" w:date="2019-04-02T13:39:00Z"/>
        </w:trPr>
        <w:tc>
          <w:tcPr>
            <w:tcW w:w="708" w:type="pct"/>
            <w:vMerge/>
            <w:hideMark/>
          </w:tcPr>
          <w:p w:rsidR="00110C18" w:rsidRPr="0056388D" w:rsidRDefault="00110C18" w:rsidP="00063728">
            <w:pPr>
              <w:rPr>
                <w:ins w:id="406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02" w:author="KIM, Jason" w:date="2019-04-02T13:39:00Z"/>
                <w:rFonts w:ascii="Calibri" w:eastAsia="Times New Roman" w:hAnsi="Calibri" w:cs="Calibri"/>
                <w:color w:val="000000"/>
                <w:lang w:eastAsia="en-AU"/>
              </w:rPr>
            </w:pPr>
            <w:ins w:id="40603"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604" w:author="KIM, Jason" w:date="2019-04-02T13:39:00Z"/>
                <w:rFonts w:ascii="Calibri" w:eastAsia="Times New Roman" w:hAnsi="Calibri" w:cs="Calibri"/>
                <w:color w:val="000000"/>
                <w:lang w:eastAsia="en-AU"/>
              </w:rPr>
            </w:pPr>
            <w:ins w:id="406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06" w:author="KIM, Jason" w:date="2019-04-02T13:39:00Z"/>
                <w:rFonts w:ascii="Calibri" w:eastAsia="Times New Roman" w:hAnsi="Calibri" w:cs="Calibri"/>
                <w:color w:val="000000"/>
                <w:lang w:eastAsia="en-AU"/>
              </w:rPr>
            </w:pPr>
            <w:ins w:id="40607" w:author="KIM, Jason" w:date="2019-04-02T13:39:00Z">
              <w:r w:rsidRPr="0056388D">
                <w:rPr>
                  <w:rFonts w:ascii="Calibri" w:eastAsia="Times New Roman" w:hAnsi="Calibri" w:cs="Calibri"/>
                  <w:color w:val="000000"/>
                  <w:lang w:eastAsia="en-AU"/>
                </w:rPr>
                <w:t>LLS8089</w:t>
              </w:r>
            </w:ins>
          </w:p>
        </w:tc>
        <w:tc>
          <w:tcPr>
            <w:tcW w:w="933" w:type="pct"/>
            <w:noWrap/>
            <w:hideMark/>
          </w:tcPr>
          <w:p w:rsidR="00110C18" w:rsidRPr="0056388D" w:rsidRDefault="00110C18" w:rsidP="00063728">
            <w:pPr>
              <w:rPr>
                <w:ins w:id="40608" w:author="KIM, Jason" w:date="2019-04-02T13:39:00Z"/>
                <w:rFonts w:ascii="Calibri" w:eastAsia="Times New Roman" w:hAnsi="Calibri" w:cs="Calibri"/>
                <w:color w:val="000000"/>
                <w:lang w:eastAsia="en-AU"/>
              </w:rPr>
            </w:pPr>
            <w:ins w:id="406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10" w:author="KIM, Jason" w:date="2019-04-02T13:39:00Z"/>
                <w:rFonts w:ascii="Calibri" w:eastAsia="Times New Roman" w:hAnsi="Calibri" w:cs="Calibri"/>
                <w:color w:val="000000"/>
                <w:lang w:eastAsia="en-AU"/>
              </w:rPr>
            </w:pPr>
            <w:ins w:id="40611" w:author="KIM, Jason" w:date="2019-04-02T13:39:00Z">
              <w:r w:rsidRPr="0056388D">
                <w:rPr>
                  <w:rFonts w:ascii="Calibri" w:eastAsia="Times New Roman" w:hAnsi="Calibri" w:cs="Calibri"/>
                  <w:color w:val="000000"/>
                  <w:lang w:eastAsia="en-AU"/>
                </w:rPr>
                <w:t>Chainage 370</w:t>
              </w:r>
            </w:ins>
          </w:p>
        </w:tc>
        <w:tc>
          <w:tcPr>
            <w:tcW w:w="764" w:type="pct"/>
            <w:noWrap/>
            <w:hideMark/>
          </w:tcPr>
          <w:p w:rsidR="00110C18" w:rsidRPr="0056388D" w:rsidRDefault="00110C18" w:rsidP="00063728">
            <w:pPr>
              <w:jc w:val="right"/>
              <w:rPr>
                <w:ins w:id="40612" w:author="KIM, Jason" w:date="2019-04-02T13:39:00Z"/>
                <w:rFonts w:ascii="Calibri" w:eastAsia="Times New Roman" w:hAnsi="Calibri" w:cs="Calibri"/>
                <w:color w:val="000000"/>
                <w:lang w:eastAsia="en-AU"/>
              </w:rPr>
            </w:pPr>
            <w:ins w:id="406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14" w:author="KIM, Jason" w:date="2019-04-02T13:39:00Z"/>
        </w:trPr>
        <w:tc>
          <w:tcPr>
            <w:tcW w:w="708" w:type="pct"/>
            <w:vMerge w:val="restart"/>
            <w:noWrap/>
            <w:hideMark/>
          </w:tcPr>
          <w:p w:rsidR="00110C18" w:rsidRPr="0056388D" w:rsidRDefault="00110C18" w:rsidP="00063728">
            <w:pPr>
              <w:rPr>
                <w:ins w:id="40615" w:author="KIM, Jason" w:date="2019-04-02T13:39:00Z"/>
                <w:rFonts w:ascii="Calibri" w:eastAsia="Times New Roman" w:hAnsi="Calibri" w:cs="Calibri"/>
                <w:color w:val="000000"/>
                <w:lang w:eastAsia="en-AU"/>
              </w:rPr>
            </w:pPr>
            <w:ins w:id="40616" w:author="KIM, Jason" w:date="2019-04-02T13:39:00Z">
              <w:r w:rsidRPr="0056388D">
                <w:rPr>
                  <w:rFonts w:ascii="Calibri" w:eastAsia="Times New Roman" w:hAnsi="Calibri" w:cs="Calibri"/>
                  <w:color w:val="000000"/>
                  <w:lang w:eastAsia="en-AU"/>
                </w:rPr>
                <w:t>LLE88SK81</w:t>
              </w:r>
            </w:ins>
          </w:p>
        </w:tc>
        <w:tc>
          <w:tcPr>
            <w:tcW w:w="605" w:type="pct"/>
            <w:noWrap/>
            <w:hideMark/>
          </w:tcPr>
          <w:p w:rsidR="00110C18" w:rsidRPr="0056388D" w:rsidRDefault="00110C18" w:rsidP="00063728">
            <w:pPr>
              <w:rPr>
                <w:ins w:id="40617" w:author="KIM, Jason" w:date="2019-04-02T13:39:00Z"/>
                <w:rFonts w:ascii="Calibri" w:eastAsia="Times New Roman" w:hAnsi="Calibri" w:cs="Calibri"/>
                <w:color w:val="000000"/>
                <w:lang w:eastAsia="en-AU"/>
              </w:rPr>
            </w:pPr>
            <w:ins w:id="40618"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19" w:author="KIM, Jason" w:date="2019-04-02T13:39:00Z"/>
                <w:rFonts w:ascii="Calibri" w:eastAsia="Times New Roman" w:hAnsi="Calibri" w:cs="Calibri"/>
                <w:color w:val="000000"/>
                <w:lang w:eastAsia="en-AU"/>
              </w:rPr>
            </w:pPr>
            <w:ins w:id="406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21" w:author="KIM, Jason" w:date="2019-04-02T13:39:00Z"/>
                <w:rFonts w:ascii="Calibri" w:eastAsia="Times New Roman" w:hAnsi="Calibri" w:cs="Calibri"/>
                <w:color w:val="000000"/>
                <w:lang w:eastAsia="en-AU"/>
              </w:rPr>
            </w:pPr>
            <w:ins w:id="40622" w:author="KIM, Jason" w:date="2019-04-02T13:39:00Z">
              <w:r w:rsidRPr="0056388D">
                <w:rPr>
                  <w:rFonts w:ascii="Calibri" w:eastAsia="Times New Roman" w:hAnsi="Calibri" w:cs="Calibri"/>
                  <w:color w:val="000000"/>
                  <w:lang w:eastAsia="en-AU"/>
                </w:rPr>
                <w:t>LLS8074</w:t>
              </w:r>
            </w:ins>
          </w:p>
        </w:tc>
        <w:tc>
          <w:tcPr>
            <w:tcW w:w="933" w:type="pct"/>
            <w:noWrap/>
            <w:hideMark/>
          </w:tcPr>
          <w:p w:rsidR="00110C18" w:rsidRPr="0056388D" w:rsidRDefault="00110C18" w:rsidP="00063728">
            <w:pPr>
              <w:rPr>
                <w:ins w:id="40623" w:author="KIM, Jason" w:date="2019-04-02T13:39:00Z"/>
                <w:rFonts w:ascii="Calibri" w:eastAsia="Times New Roman" w:hAnsi="Calibri" w:cs="Calibri"/>
                <w:color w:val="000000"/>
                <w:lang w:eastAsia="en-AU"/>
              </w:rPr>
            </w:pPr>
            <w:ins w:id="406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25" w:author="KIM, Jason" w:date="2019-04-02T13:39:00Z"/>
                <w:rFonts w:ascii="Calibri" w:eastAsia="Times New Roman" w:hAnsi="Calibri" w:cs="Calibri"/>
                <w:color w:val="000000"/>
                <w:lang w:eastAsia="en-AU"/>
              </w:rPr>
            </w:pPr>
            <w:ins w:id="40626" w:author="KIM, Jason" w:date="2019-04-02T13:39:00Z">
              <w:r w:rsidRPr="0056388D">
                <w:rPr>
                  <w:rFonts w:ascii="Calibri" w:eastAsia="Times New Roman" w:hAnsi="Calibri" w:cs="Calibri"/>
                  <w:color w:val="000000"/>
                  <w:lang w:eastAsia="en-AU"/>
                </w:rPr>
                <w:t>Chainage 524</w:t>
              </w:r>
            </w:ins>
          </w:p>
        </w:tc>
        <w:tc>
          <w:tcPr>
            <w:tcW w:w="764" w:type="pct"/>
            <w:noWrap/>
            <w:hideMark/>
          </w:tcPr>
          <w:p w:rsidR="00110C18" w:rsidRPr="0056388D" w:rsidRDefault="00110C18" w:rsidP="00063728">
            <w:pPr>
              <w:jc w:val="right"/>
              <w:rPr>
                <w:ins w:id="40627" w:author="KIM, Jason" w:date="2019-04-02T13:39:00Z"/>
                <w:rFonts w:ascii="Calibri" w:eastAsia="Times New Roman" w:hAnsi="Calibri" w:cs="Calibri"/>
                <w:color w:val="000000"/>
                <w:lang w:eastAsia="en-AU"/>
              </w:rPr>
            </w:pPr>
            <w:ins w:id="40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29" w:author="KIM, Jason" w:date="2019-04-02T13:39:00Z"/>
        </w:trPr>
        <w:tc>
          <w:tcPr>
            <w:tcW w:w="708" w:type="pct"/>
            <w:vMerge/>
            <w:hideMark/>
          </w:tcPr>
          <w:p w:rsidR="00110C18" w:rsidRPr="0056388D" w:rsidRDefault="00110C18" w:rsidP="00063728">
            <w:pPr>
              <w:rPr>
                <w:ins w:id="406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31" w:author="KIM, Jason" w:date="2019-04-02T13:39:00Z"/>
                <w:rFonts w:ascii="Calibri" w:eastAsia="Times New Roman" w:hAnsi="Calibri" w:cs="Calibri"/>
                <w:color w:val="000000"/>
                <w:lang w:eastAsia="en-AU"/>
              </w:rPr>
            </w:pPr>
            <w:ins w:id="40632"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33" w:author="KIM, Jason" w:date="2019-04-02T13:39:00Z"/>
                <w:rFonts w:ascii="Calibri" w:eastAsia="Times New Roman" w:hAnsi="Calibri" w:cs="Calibri"/>
                <w:color w:val="000000"/>
                <w:lang w:eastAsia="en-AU"/>
              </w:rPr>
            </w:pPr>
            <w:ins w:id="406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35" w:author="KIM, Jason" w:date="2019-04-02T13:39:00Z"/>
                <w:rFonts w:ascii="Calibri" w:eastAsia="Times New Roman" w:hAnsi="Calibri" w:cs="Calibri"/>
                <w:color w:val="000000"/>
                <w:lang w:eastAsia="en-AU"/>
              </w:rPr>
            </w:pPr>
            <w:ins w:id="40636" w:author="KIM, Jason" w:date="2019-04-02T13:39:00Z">
              <w:r w:rsidRPr="0056388D">
                <w:rPr>
                  <w:rFonts w:ascii="Calibri" w:eastAsia="Times New Roman" w:hAnsi="Calibri" w:cs="Calibri"/>
                  <w:color w:val="000000"/>
                  <w:lang w:eastAsia="en-AU"/>
                </w:rPr>
                <w:t>LLS8075</w:t>
              </w:r>
            </w:ins>
          </w:p>
        </w:tc>
        <w:tc>
          <w:tcPr>
            <w:tcW w:w="933" w:type="pct"/>
            <w:noWrap/>
            <w:hideMark/>
          </w:tcPr>
          <w:p w:rsidR="00110C18" w:rsidRPr="0056388D" w:rsidRDefault="00110C18" w:rsidP="00063728">
            <w:pPr>
              <w:rPr>
                <w:ins w:id="40637" w:author="KIM, Jason" w:date="2019-04-02T13:39:00Z"/>
                <w:rFonts w:ascii="Calibri" w:eastAsia="Times New Roman" w:hAnsi="Calibri" w:cs="Calibri"/>
                <w:color w:val="000000"/>
                <w:lang w:eastAsia="en-AU"/>
              </w:rPr>
            </w:pPr>
            <w:ins w:id="406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39" w:author="KIM, Jason" w:date="2019-04-02T13:39:00Z"/>
                <w:rFonts w:ascii="Calibri" w:eastAsia="Times New Roman" w:hAnsi="Calibri" w:cs="Calibri"/>
                <w:color w:val="000000"/>
                <w:lang w:eastAsia="en-AU"/>
              </w:rPr>
            </w:pPr>
            <w:ins w:id="40640" w:author="KIM, Jason" w:date="2019-04-02T13:39:00Z">
              <w:r w:rsidRPr="0056388D">
                <w:rPr>
                  <w:rFonts w:ascii="Calibri" w:eastAsia="Times New Roman" w:hAnsi="Calibri" w:cs="Calibri"/>
                  <w:color w:val="000000"/>
                  <w:lang w:eastAsia="en-AU"/>
                </w:rPr>
                <w:t>Chainage 514</w:t>
              </w:r>
            </w:ins>
          </w:p>
        </w:tc>
        <w:tc>
          <w:tcPr>
            <w:tcW w:w="764" w:type="pct"/>
            <w:noWrap/>
            <w:hideMark/>
          </w:tcPr>
          <w:p w:rsidR="00110C18" w:rsidRPr="0056388D" w:rsidRDefault="00110C18" w:rsidP="00063728">
            <w:pPr>
              <w:jc w:val="right"/>
              <w:rPr>
                <w:ins w:id="40641" w:author="KIM, Jason" w:date="2019-04-02T13:39:00Z"/>
                <w:rFonts w:ascii="Calibri" w:eastAsia="Times New Roman" w:hAnsi="Calibri" w:cs="Calibri"/>
                <w:color w:val="000000"/>
                <w:lang w:eastAsia="en-AU"/>
              </w:rPr>
            </w:pPr>
            <w:ins w:id="40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43" w:author="KIM, Jason" w:date="2019-04-02T13:39:00Z"/>
        </w:trPr>
        <w:tc>
          <w:tcPr>
            <w:tcW w:w="708" w:type="pct"/>
            <w:vMerge/>
            <w:hideMark/>
          </w:tcPr>
          <w:p w:rsidR="00110C18" w:rsidRPr="0056388D" w:rsidRDefault="00110C18" w:rsidP="00063728">
            <w:pPr>
              <w:rPr>
                <w:ins w:id="406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45" w:author="KIM, Jason" w:date="2019-04-02T13:39:00Z"/>
                <w:rFonts w:ascii="Calibri" w:eastAsia="Times New Roman" w:hAnsi="Calibri" w:cs="Calibri"/>
                <w:color w:val="000000"/>
                <w:lang w:eastAsia="en-AU"/>
              </w:rPr>
            </w:pPr>
            <w:ins w:id="40646"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47" w:author="KIM, Jason" w:date="2019-04-02T13:39:00Z"/>
                <w:rFonts w:ascii="Calibri" w:eastAsia="Times New Roman" w:hAnsi="Calibri" w:cs="Calibri"/>
                <w:color w:val="000000"/>
                <w:lang w:eastAsia="en-AU"/>
              </w:rPr>
            </w:pPr>
            <w:ins w:id="4064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49" w:author="KIM, Jason" w:date="2019-04-02T13:39:00Z"/>
                <w:rFonts w:ascii="Calibri" w:eastAsia="Times New Roman" w:hAnsi="Calibri" w:cs="Calibri"/>
                <w:color w:val="000000"/>
                <w:lang w:eastAsia="en-AU"/>
              </w:rPr>
            </w:pPr>
            <w:ins w:id="40650" w:author="KIM, Jason" w:date="2019-04-02T13:39:00Z">
              <w:r w:rsidRPr="0056388D">
                <w:rPr>
                  <w:rFonts w:ascii="Calibri" w:eastAsia="Times New Roman" w:hAnsi="Calibri" w:cs="Calibri"/>
                  <w:color w:val="000000"/>
                  <w:lang w:eastAsia="en-AU"/>
                </w:rPr>
                <w:t>LLS8076</w:t>
              </w:r>
            </w:ins>
          </w:p>
        </w:tc>
        <w:tc>
          <w:tcPr>
            <w:tcW w:w="933" w:type="pct"/>
            <w:noWrap/>
            <w:hideMark/>
          </w:tcPr>
          <w:p w:rsidR="00110C18" w:rsidRPr="0056388D" w:rsidRDefault="00110C18" w:rsidP="00063728">
            <w:pPr>
              <w:rPr>
                <w:ins w:id="40651" w:author="KIM, Jason" w:date="2019-04-02T13:39:00Z"/>
                <w:rFonts w:ascii="Calibri" w:eastAsia="Times New Roman" w:hAnsi="Calibri" w:cs="Calibri"/>
                <w:color w:val="000000"/>
                <w:lang w:eastAsia="en-AU"/>
              </w:rPr>
            </w:pPr>
            <w:ins w:id="406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53" w:author="KIM, Jason" w:date="2019-04-02T13:39:00Z"/>
                <w:rFonts w:ascii="Calibri" w:eastAsia="Times New Roman" w:hAnsi="Calibri" w:cs="Calibri"/>
                <w:color w:val="000000"/>
                <w:lang w:eastAsia="en-AU"/>
              </w:rPr>
            </w:pPr>
            <w:ins w:id="40654" w:author="KIM, Jason" w:date="2019-04-02T13:39:00Z">
              <w:r w:rsidRPr="0056388D">
                <w:rPr>
                  <w:rFonts w:ascii="Calibri" w:eastAsia="Times New Roman" w:hAnsi="Calibri" w:cs="Calibri"/>
                  <w:color w:val="000000"/>
                  <w:lang w:eastAsia="en-AU"/>
                </w:rPr>
                <w:t>Chainage 505</w:t>
              </w:r>
            </w:ins>
          </w:p>
        </w:tc>
        <w:tc>
          <w:tcPr>
            <w:tcW w:w="764" w:type="pct"/>
            <w:noWrap/>
            <w:hideMark/>
          </w:tcPr>
          <w:p w:rsidR="00110C18" w:rsidRPr="0056388D" w:rsidRDefault="00110C18" w:rsidP="00063728">
            <w:pPr>
              <w:jc w:val="right"/>
              <w:rPr>
                <w:ins w:id="40655" w:author="KIM, Jason" w:date="2019-04-02T13:39:00Z"/>
                <w:rFonts w:ascii="Calibri" w:eastAsia="Times New Roman" w:hAnsi="Calibri" w:cs="Calibri"/>
                <w:color w:val="000000"/>
                <w:lang w:eastAsia="en-AU"/>
              </w:rPr>
            </w:pPr>
            <w:ins w:id="40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57" w:author="KIM, Jason" w:date="2019-04-02T13:39:00Z"/>
        </w:trPr>
        <w:tc>
          <w:tcPr>
            <w:tcW w:w="708" w:type="pct"/>
            <w:vMerge/>
            <w:hideMark/>
          </w:tcPr>
          <w:p w:rsidR="00110C18" w:rsidRPr="0056388D" w:rsidRDefault="00110C18" w:rsidP="00063728">
            <w:pPr>
              <w:rPr>
                <w:ins w:id="406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59" w:author="KIM, Jason" w:date="2019-04-02T13:39:00Z"/>
                <w:rFonts w:ascii="Calibri" w:eastAsia="Times New Roman" w:hAnsi="Calibri" w:cs="Calibri"/>
                <w:color w:val="000000"/>
                <w:lang w:eastAsia="en-AU"/>
              </w:rPr>
            </w:pPr>
            <w:ins w:id="40660"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61" w:author="KIM, Jason" w:date="2019-04-02T13:39:00Z"/>
                <w:rFonts w:ascii="Calibri" w:eastAsia="Times New Roman" w:hAnsi="Calibri" w:cs="Calibri"/>
                <w:color w:val="000000"/>
                <w:lang w:eastAsia="en-AU"/>
              </w:rPr>
            </w:pPr>
            <w:ins w:id="406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63" w:author="KIM, Jason" w:date="2019-04-02T13:39:00Z"/>
                <w:rFonts w:ascii="Calibri" w:eastAsia="Times New Roman" w:hAnsi="Calibri" w:cs="Calibri"/>
                <w:color w:val="000000"/>
                <w:lang w:eastAsia="en-AU"/>
              </w:rPr>
            </w:pPr>
            <w:ins w:id="40664" w:author="KIM, Jason" w:date="2019-04-02T13:39:00Z">
              <w:r w:rsidRPr="0056388D">
                <w:rPr>
                  <w:rFonts w:ascii="Calibri" w:eastAsia="Times New Roman" w:hAnsi="Calibri" w:cs="Calibri"/>
                  <w:color w:val="000000"/>
                  <w:lang w:eastAsia="en-AU"/>
                </w:rPr>
                <w:t>LLS8077</w:t>
              </w:r>
            </w:ins>
          </w:p>
        </w:tc>
        <w:tc>
          <w:tcPr>
            <w:tcW w:w="933" w:type="pct"/>
            <w:noWrap/>
            <w:hideMark/>
          </w:tcPr>
          <w:p w:rsidR="00110C18" w:rsidRPr="0056388D" w:rsidRDefault="00110C18" w:rsidP="00063728">
            <w:pPr>
              <w:rPr>
                <w:ins w:id="40665" w:author="KIM, Jason" w:date="2019-04-02T13:39:00Z"/>
                <w:rFonts w:ascii="Calibri" w:eastAsia="Times New Roman" w:hAnsi="Calibri" w:cs="Calibri"/>
                <w:color w:val="000000"/>
                <w:lang w:eastAsia="en-AU"/>
              </w:rPr>
            </w:pPr>
            <w:ins w:id="406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67" w:author="KIM, Jason" w:date="2019-04-02T13:39:00Z"/>
                <w:rFonts w:ascii="Calibri" w:eastAsia="Times New Roman" w:hAnsi="Calibri" w:cs="Calibri"/>
                <w:color w:val="000000"/>
                <w:lang w:eastAsia="en-AU"/>
              </w:rPr>
            </w:pPr>
            <w:ins w:id="40668" w:author="KIM, Jason" w:date="2019-04-02T13:39:00Z">
              <w:r w:rsidRPr="0056388D">
                <w:rPr>
                  <w:rFonts w:ascii="Calibri" w:eastAsia="Times New Roman" w:hAnsi="Calibri" w:cs="Calibri"/>
                  <w:color w:val="000000"/>
                  <w:lang w:eastAsia="en-AU"/>
                </w:rPr>
                <w:t>Chainage 495</w:t>
              </w:r>
            </w:ins>
          </w:p>
        </w:tc>
        <w:tc>
          <w:tcPr>
            <w:tcW w:w="764" w:type="pct"/>
            <w:noWrap/>
            <w:hideMark/>
          </w:tcPr>
          <w:p w:rsidR="00110C18" w:rsidRPr="0056388D" w:rsidRDefault="00110C18" w:rsidP="00063728">
            <w:pPr>
              <w:jc w:val="right"/>
              <w:rPr>
                <w:ins w:id="40669" w:author="KIM, Jason" w:date="2019-04-02T13:39:00Z"/>
                <w:rFonts w:ascii="Calibri" w:eastAsia="Times New Roman" w:hAnsi="Calibri" w:cs="Calibri"/>
                <w:color w:val="000000"/>
                <w:lang w:eastAsia="en-AU"/>
              </w:rPr>
            </w:pPr>
            <w:ins w:id="40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71" w:author="KIM, Jason" w:date="2019-04-02T13:39:00Z"/>
        </w:trPr>
        <w:tc>
          <w:tcPr>
            <w:tcW w:w="708" w:type="pct"/>
            <w:vMerge/>
            <w:hideMark/>
          </w:tcPr>
          <w:p w:rsidR="00110C18" w:rsidRPr="0056388D" w:rsidRDefault="00110C18" w:rsidP="00063728">
            <w:pPr>
              <w:rPr>
                <w:ins w:id="406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73" w:author="KIM, Jason" w:date="2019-04-02T13:39:00Z"/>
                <w:rFonts w:ascii="Calibri" w:eastAsia="Times New Roman" w:hAnsi="Calibri" w:cs="Calibri"/>
                <w:color w:val="000000"/>
                <w:lang w:eastAsia="en-AU"/>
              </w:rPr>
            </w:pPr>
            <w:ins w:id="40674"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75" w:author="KIM, Jason" w:date="2019-04-02T13:39:00Z"/>
                <w:rFonts w:ascii="Calibri" w:eastAsia="Times New Roman" w:hAnsi="Calibri" w:cs="Calibri"/>
                <w:color w:val="000000"/>
                <w:lang w:eastAsia="en-AU"/>
              </w:rPr>
            </w:pPr>
            <w:ins w:id="4067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77" w:author="KIM, Jason" w:date="2019-04-02T13:39:00Z"/>
                <w:rFonts w:ascii="Calibri" w:eastAsia="Times New Roman" w:hAnsi="Calibri" w:cs="Calibri"/>
                <w:color w:val="000000"/>
                <w:lang w:eastAsia="en-AU"/>
              </w:rPr>
            </w:pPr>
            <w:ins w:id="40678" w:author="KIM, Jason" w:date="2019-04-02T13:39:00Z">
              <w:r w:rsidRPr="0056388D">
                <w:rPr>
                  <w:rFonts w:ascii="Calibri" w:eastAsia="Times New Roman" w:hAnsi="Calibri" w:cs="Calibri"/>
                  <w:color w:val="000000"/>
                  <w:lang w:eastAsia="en-AU"/>
                </w:rPr>
                <w:t>LLS8078</w:t>
              </w:r>
            </w:ins>
          </w:p>
        </w:tc>
        <w:tc>
          <w:tcPr>
            <w:tcW w:w="933" w:type="pct"/>
            <w:noWrap/>
            <w:hideMark/>
          </w:tcPr>
          <w:p w:rsidR="00110C18" w:rsidRPr="0056388D" w:rsidRDefault="00110C18" w:rsidP="00063728">
            <w:pPr>
              <w:rPr>
                <w:ins w:id="40679" w:author="KIM, Jason" w:date="2019-04-02T13:39:00Z"/>
                <w:rFonts w:ascii="Calibri" w:eastAsia="Times New Roman" w:hAnsi="Calibri" w:cs="Calibri"/>
                <w:color w:val="000000"/>
                <w:lang w:eastAsia="en-AU"/>
              </w:rPr>
            </w:pPr>
            <w:ins w:id="406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81" w:author="KIM, Jason" w:date="2019-04-02T13:39:00Z"/>
                <w:rFonts w:ascii="Calibri" w:eastAsia="Times New Roman" w:hAnsi="Calibri" w:cs="Calibri"/>
                <w:color w:val="000000"/>
                <w:lang w:eastAsia="en-AU"/>
              </w:rPr>
            </w:pPr>
            <w:ins w:id="40682" w:author="KIM, Jason" w:date="2019-04-02T13:39:00Z">
              <w:r w:rsidRPr="0056388D">
                <w:rPr>
                  <w:rFonts w:ascii="Calibri" w:eastAsia="Times New Roman" w:hAnsi="Calibri" w:cs="Calibri"/>
                  <w:color w:val="000000"/>
                  <w:lang w:eastAsia="en-AU"/>
                </w:rPr>
                <w:t>Chainage 485</w:t>
              </w:r>
            </w:ins>
          </w:p>
        </w:tc>
        <w:tc>
          <w:tcPr>
            <w:tcW w:w="764" w:type="pct"/>
            <w:noWrap/>
            <w:hideMark/>
          </w:tcPr>
          <w:p w:rsidR="00110C18" w:rsidRPr="0056388D" w:rsidRDefault="00110C18" w:rsidP="00063728">
            <w:pPr>
              <w:jc w:val="right"/>
              <w:rPr>
                <w:ins w:id="40683" w:author="KIM, Jason" w:date="2019-04-02T13:39:00Z"/>
                <w:rFonts w:ascii="Calibri" w:eastAsia="Times New Roman" w:hAnsi="Calibri" w:cs="Calibri"/>
                <w:color w:val="000000"/>
                <w:lang w:eastAsia="en-AU"/>
              </w:rPr>
            </w:pPr>
            <w:ins w:id="40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85" w:author="KIM, Jason" w:date="2019-04-02T13:39:00Z"/>
        </w:trPr>
        <w:tc>
          <w:tcPr>
            <w:tcW w:w="708" w:type="pct"/>
            <w:vMerge/>
            <w:hideMark/>
          </w:tcPr>
          <w:p w:rsidR="00110C18" w:rsidRPr="0056388D" w:rsidRDefault="00110C18" w:rsidP="00063728">
            <w:pPr>
              <w:rPr>
                <w:ins w:id="406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87" w:author="KIM, Jason" w:date="2019-04-02T13:39:00Z"/>
                <w:rFonts w:ascii="Calibri" w:eastAsia="Times New Roman" w:hAnsi="Calibri" w:cs="Calibri"/>
                <w:color w:val="000000"/>
                <w:lang w:eastAsia="en-AU"/>
              </w:rPr>
            </w:pPr>
            <w:ins w:id="40688"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89" w:author="KIM, Jason" w:date="2019-04-02T13:39:00Z"/>
                <w:rFonts w:ascii="Calibri" w:eastAsia="Times New Roman" w:hAnsi="Calibri" w:cs="Calibri"/>
                <w:color w:val="000000"/>
                <w:lang w:eastAsia="en-AU"/>
              </w:rPr>
            </w:pPr>
            <w:ins w:id="4069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91" w:author="KIM, Jason" w:date="2019-04-02T13:39:00Z"/>
                <w:rFonts w:ascii="Calibri" w:eastAsia="Times New Roman" w:hAnsi="Calibri" w:cs="Calibri"/>
                <w:color w:val="000000"/>
                <w:lang w:eastAsia="en-AU"/>
              </w:rPr>
            </w:pPr>
            <w:ins w:id="40692" w:author="KIM, Jason" w:date="2019-04-02T13:39:00Z">
              <w:r w:rsidRPr="0056388D">
                <w:rPr>
                  <w:rFonts w:ascii="Calibri" w:eastAsia="Times New Roman" w:hAnsi="Calibri" w:cs="Calibri"/>
                  <w:color w:val="000000"/>
                  <w:lang w:eastAsia="en-AU"/>
                </w:rPr>
                <w:t>LLS8079</w:t>
              </w:r>
            </w:ins>
          </w:p>
        </w:tc>
        <w:tc>
          <w:tcPr>
            <w:tcW w:w="933" w:type="pct"/>
            <w:noWrap/>
            <w:hideMark/>
          </w:tcPr>
          <w:p w:rsidR="00110C18" w:rsidRPr="0056388D" w:rsidRDefault="00110C18" w:rsidP="00063728">
            <w:pPr>
              <w:rPr>
                <w:ins w:id="40693" w:author="KIM, Jason" w:date="2019-04-02T13:39:00Z"/>
                <w:rFonts w:ascii="Calibri" w:eastAsia="Times New Roman" w:hAnsi="Calibri" w:cs="Calibri"/>
                <w:color w:val="000000"/>
                <w:lang w:eastAsia="en-AU"/>
              </w:rPr>
            </w:pPr>
            <w:ins w:id="406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95" w:author="KIM, Jason" w:date="2019-04-02T13:39:00Z"/>
                <w:rFonts w:ascii="Calibri" w:eastAsia="Times New Roman" w:hAnsi="Calibri" w:cs="Calibri"/>
                <w:color w:val="000000"/>
                <w:lang w:eastAsia="en-AU"/>
              </w:rPr>
            </w:pPr>
            <w:ins w:id="40696" w:author="KIM, Jason" w:date="2019-04-02T13:39:00Z">
              <w:r w:rsidRPr="0056388D">
                <w:rPr>
                  <w:rFonts w:ascii="Calibri" w:eastAsia="Times New Roman" w:hAnsi="Calibri" w:cs="Calibri"/>
                  <w:color w:val="000000"/>
                  <w:lang w:eastAsia="en-AU"/>
                </w:rPr>
                <w:t>Chainage 476</w:t>
              </w:r>
            </w:ins>
          </w:p>
        </w:tc>
        <w:tc>
          <w:tcPr>
            <w:tcW w:w="764" w:type="pct"/>
            <w:noWrap/>
            <w:hideMark/>
          </w:tcPr>
          <w:p w:rsidR="00110C18" w:rsidRPr="0056388D" w:rsidRDefault="00110C18" w:rsidP="00063728">
            <w:pPr>
              <w:jc w:val="right"/>
              <w:rPr>
                <w:ins w:id="40697" w:author="KIM, Jason" w:date="2019-04-02T13:39:00Z"/>
                <w:rFonts w:ascii="Calibri" w:eastAsia="Times New Roman" w:hAnsi="Calibri" w:cs="Calibri"/>
                <w:color w:val="000000"/>
                <w:lang w:eastAsia="en-AU"/>
              </w:rPr>
            </w:pPr>
            <w:ins w:id="406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99" w:author="KIM, Jason" w:date="2019-04-02T13:39:00Z"/>
        </w:trPr>
        <w:tc>
          <w:tcPr>
            <w:tcW w:w="708" w:type="pct"/>
            <w:vMerge/>
            <w:hideMark/>
          </w:tcPr>
          <w:p w:rsidR="00110C18" w:rsidRPr="0056388D" w:rsidRDefault="00110C18" w:rsidP="00063728">
            <w:pPr>
              <w:rPr>
                <w:ins w:id="407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01" w:author="KIM, Jason" w:date="2019-04-02T13:39:00Z"/>
                <w:rFonts w:ascii="Calibri" w:eastAsia="Times New Roman" w:hAnsi="Calibri" w:cs="Calibri"/>
                <w:color w:val="000000"/>
                <w:lang w:eastAsia="en-AU"/>
              </w:rPr>
            </w:pPr>
            <w:ins w:id="40702"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703" w:author="KIM, Jason" w:date="2019-04-02T13:39:00Z"/>
                <w:rFonts w:ascii="Calibri" w:eastAsia="Times New Roman" w:hAnsi="Calibri" w:cs="Calibri"/>
                <w:color w:val="000000"/>
                <w:lang w:eastAsia="en-AU"/>
              </w:rPr>
            </w:pPr>
            <w:ins w:id="407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05" w:author="KIM, Jason" w:date="2019-04-02T13:39:00Z"/>
                <w:rFonts w:ascii="Calibri" w:eastAsia="Times New Roman" w:hAnsi="Calibri" w:cs="Calibri"/>
                <w:color w:val="000000"/>
                <w:lang w:eastAsia="en-AU"/>
              </w:rPr>
            </w:pPr>
            <w:ins w:id="40706" w:author="KIM, Jason" w:date="2019-04-02T13:39:00Z">
              <w:r w:rsidRPr="0056388D">
                <w:rPr>
                  <w:rFonts w:ascii="Calibri" w:eastAsia="Times New Roman" w:hAnsi="Calibri" w:cs="Calibri"/>
                  <w:color w:val="000000"/>
                  <w:lang w:eastAsia="en-AU"/>
                </w:rPr>
                <w:t>LLS8080</w:t>
              </w:r>
            </w:ins>
          </w:p>
        </w:tc>
        <w:tc>
          <w:tcPr>
            <w:tcW w:w="933" w:type="pct"/>
            <w:noWrap/>
            <w:hideMark/>
          </w:tcPr>
          <w:p w:rsidR="00110C18" w:rsidRPr="0056388D" w:rsidRDefault="00110C18" w:rsidP="00063728">
            <w:pPr>
              <w:rPr>
                <w:ins w:id="40707" w:author="KIM, Jason" w:date="2019-04-02T13:39:00Z"/>
                <w:rFonts w:ascii="Calibri" w:eastAsia="Times New Roman" w:hAnsi="Calibri" w:cs="Calibri"/>
                <w:color w:val="000000"/>
                <w:lang w:eastAsia="en-AU"/>
              </w:rPr>
            </w:pPr>
            <w:ins w:id="407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09" w:author="KIM, Jason" w:date="2019-04-02T13:39:00Z"/>
                <w:rFonts w:ascii="Calibri" w:eastAsia="Times New Roman" w:hAnsi="Calibri" w:cs="Calibri"/>
                <w:color w:val="000000"/>
                <w:lang w:eastAsia="en-AU"/>
              </w:rPr>
            </w:pPr>
            <w:ins w:id="40710" w:author="KIM, Jason" w:date="2019-04-02T13:39:00Z">
              <w:r w:rsidRPr="0056388D">
                <w:rPr>
                  <w:rFonts w:ascii="Calibri" w:eastAsia="Times New Roman" w:hAnsi="Calibri" w:cs="Calibri"/>
                  <w:color w:val="000000"/>
                  <w:lang w:eastAsia="en-AU"/>
                </w:rPr>
                <w:t>Chainage 466</w:t>
              </w:r>
            </w:ins>
          </w:p>
        </w:tc>
        <w:tc>
          <w:tcPr>
            <w:tcW w:w="764" w:type="pct"/>
            <w:noWrap/>
            <w:hideMark/>
          </w:tcPr>
          <w:p w:rsidR="00110C18" w:rsidRPr="0056388D" w:rsidRDefault="00110C18" w:rsidP="00063728">
            <w:pPr>
              <w:jc w:val="right"/>
              <w:rPr>
                <w:ins w:id="40711" w:author="KIM, Jason" w:date="2019-04-02T13:39:00Z"/>
                <w:rFonts w:ascii="Calibri" w:eastAsia="Times New Roman" w:hAnsi="Calibri" w:cs="Calibri"/>
                <w:color w:val="000000"/>
                <w:lang w:eastAsia="en-AU"/>
              </w:rPr>
            </w:pPr>
            <w:ins w:id="40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13" w:author="KIM, Jason" w:date="2019-04-02T13:39:00Z"/>
        </w:trPr>
        <w:tc>
          <w:tcPr>
            <w:tcW w:w="708" w:type="pct"/>
            <w:vMerge/>
            <w:hideMark/>
          </w:tcPr>
          <w:p w:rsidR="00110C18" w:rsidRPr="0056388D" w:rsidRDefault="00110C18" w:rsidP="00063728">
            <w:pPr>
              <w:rPr>
                <w:ins w:id="407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15" w:author="KIM, Jason" w:date="2019-04-02T13:39:00Z"/>
                <w:rFonts w:ascii="Calibri" w:eastAsia="Times New Roman" w:hAnsi="Calibri" w:cs="Calibri"/>
                <w:color w:val="000000"/>
                <w:lang w:eastAsia="en-AU"/>
              </w:rPr>
            </w:pPr>
            <w:ins w:id="40716"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717" w:author="KIM, Jason" w:date="2019-04-02T13:39:00Z"/>
                <w:rFonts w:ascii="Calibri" w:eastAsia="Times New Roman" w:hAnsi="Calibri" w:cs="Calibri"/>
                <w:color w:val="000000"/>
                <w:lang w:eastAsia="en-AU"/>
              </w:rPr>
            </w:pPr>
            <w:ins w:id="407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19" w:author="KIM, Jason" w:date="2019-04-02T13:39:00Z"/>
                <w:rFonts w:ascii="Calibri" w:eastAsia="Times New Roman" w:hAnsi="Calibri" w:cs="Calibri"/>
                <w:color w:val="000000"/>
                <w:lang w:eastAsia="en-AU"/>
              </w:rPr>
            </w:pPr>
            <w:ins w:id="40720" w:author="KIM, Jason" w:date="2019-04-02T13:39:00Z">
              <w:r w:rsidRPr="0056388D">
                <w:rPr>
                  <w:rFonts w:ascii="Calibri" w:eastAsia="Times New Roman" w:hAnsi="Calibri" w:cs="Calibri"/>
                  <w:color w:val="000000"/>
                  <w:lang w:eastAsia="en-AU"/>
                </w:rPr>
                <w:t>LLS8081</w:t>
              </w:r>
            </w:ins>
          </w:p>
        </w:tc>
        <w:tc>
          <w:tcPr>
            <w:tcW w:w="933" w:type="pct"/>
            <w:noWrap/>
            <w:hideMark/>
          </w:tcPr>
          <w:p w:rsidR="00110C18" w:rsidRPr="0056388D" w:rsidRDefault="00110C18" w:rsidP="00063728">
            <w:pPr>
              <w:rPr>
                <w:ins w:id="40721" w:author="KIM, Jason" w:date="2019-04-02T13:39:00Z"/>
                <w:rFonts w:ascii="Calibri" w:eastAsia="Times New Roman" w:hAnsi="Calibri" w:cs="Calibri"/>
                <w:color w:val="000000"/>
                <w:lang w:eastAsia="en-AU"/>
              </w:rPr>
            </w:pPr>
            <w:ins w:id="407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23" w:author="KIM, Jason" w:date="2019-04-02T13:39:00Z"/>
                <w:rFonts w:ascii="Calibri" w:eastAsia="Times New Roman" w:hAnsi="Calibri" w:cs="Calibri"/>
                <w:color w:val="000000"/>
                <w:lang w:eastAsia="en-AU"/>
              </w:rPr>
            </w:pPr>
            <w:ins w:id="40724" w:author="KIM, Jason" w:date="2019-04-02T13:39:00Z">
              <w:r w:rsidRPr="0056388D">
                <w:rPr>
                  <w:rFonts w:ascii="Calibri" w:eastAsia="Times New Roman" w:hAnsi="Calibri" w:cs="Calibri"/>
                  <w:color w:val="000000"/>
                  <w:lang w:eastAsia="en-AU"/>
                </w:rPr>
                <w:t>Chainage 456</w:t>
              </w:r>
            </w:ins>
          </w:p>
        </w:tc>
        <w:tc>
          <w:tcPr>
            <w:tcW w:w="764" w:type="pct"/>
            <w:noWrap/>
            <w:hideMark/>
          </w:tcPr>
          <w:p w:rsidR="00110C18" w:rsidRPr="0056388D" w:rsidRDefault="00110C18" w:rsidP="00063728">
            <w:pPr>
              <w:jc w:val="right"/>
              <w:rPr>
                <w:ins w:id="40725" w:author="KIM, Jason" w:date="2019-04-02T13:39:00Z"/>
                <w:rFonts w:ascii="Calibri" w:eastAsia="Times New Roman" w:hAnsi="Calibri" w:cs="Calibri"/>
                <w:color w:val="000000"/>
                <w:lang w:eastAsia="en-AU"/>
              </w:rPr>
            </w:pPr>
            <w:ins w:id="407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27" w:author="KIM, Jason" w:date="2019-04-02T13:39:00Z"/>
        </w:trPr>
        <w:tc>
          <w:tcPr>
            <w:tcW w:w="708" w:type="pct"/>
            <w:vMerge w:val="restart"/>
            <w:noWrap/>
            <w:hideMark/>
          </w:tcPr>
          <w:p w:rsidR="00110C18" w:rsidRPr="0056388D" w:rsidRDefault="00110C18" w:rsidP="00063728">
            <w:pPr>
              <w:rPr>
                <w:ins w:id="40728" w:author="KIM, Jason" w:date="2019-04-02T13:39:00Z"/>
                <w:rFonts w:ascii="Calibri" w:eastAsia="Times New Roman" w:hAnsi="Calibri" w:cs="Calibri"/>
                <w:color w:val="000000"/>
                <w:lang w:eastAsia="en-AU"/>
              </w:rPr>
            </w:pPr>
            <w:ins w:id="40729" w:author="KIM, Jason" w:date="2019-04-02T13:39:00Z">
              <w:r w:rsidRPr="0056388D">
                <w:rPr>
                  <w:rFonts w:ascii="Calibri" w:eastAsia="Times New Roman" w:hAnsi="Calibri" w:cs="Calibri"/>
                  <w:color w:val="000000"/>
                  <w:lang w:eastAsia="en-AU"/>
                </w:rPr>
                <w:t>LLE89K71</w:t>
              </w:r>
            </w:ins>
          </w:p>
        </w:tc>
        <w:tc>
          <w:tcPr>
            <w:tcW w:w="605" w:type="pct"/>
            <w:noWrap/>
            <w:hideMark/>
          </w:tcPr>
          <w:p w:rsidR="00110C18" w:rsidRPr="0056388D" w:rsidRDefault="00110C18" w:rsidP="00063728">
            <w:pPr>
              <w:rPr>
                <w:ins w:id="40730" w:author="KIM, Jason" w:date="2019-04-02T13:39:00Z"/>
                <w:rFonts w:ascii="Calibri" w:eastAsia="Times New Roman" w:hAnsi="Calibri" w:cs="Calibri"/>
                <w:color w:val="000000"/>
                <w:lang w:eastAsia="en-AU"/>
              </w:rPr>
            </w:pPr>
            <w:ins w:id="40731"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32" w:author="KIM, Jason" w:date="2019-04-02T13:39:00Z"/>
                <w:rFonts w:ascii="Calibri" w:eastAsia="Times New Roman" w:hAnsi="Calibri" w:cs="Calibri"/>
                <w:color w:val="000000"/>
                <w:lang w:eastAsia="en-AU"/>
              </w:rPr>
            </w:pPr>
            <w:ins w:id="407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34" w:author="KIM, Jason" w:date="2019-04-02T13:39:00Z"/>
                <w:rFonts w:ascii="Calibri" w:eastAsia="Times New Roman" w:hAnsi="Calibri" w:cs="Calibri"/>
                <w:color w:val="000000"/>
                <w:lang w:eastAsia="en-AU"/>
              </w:rPr>
            </w:pPr>
            <w:ins w:id="40735" w:author="KIM, Jason" w:date="2019-04-02T13:39:00Z">
              <w:r w:rsidRPr="0056388D">
                <w:rPr>
                  <w:rFonts w:ascii="Calibri" w:eastAsia="Times New Roman" w:hAnsi="Calibri" w:cs="Calibri"/>
                  <w:color w:val="000000"/>
                  <w:lang w:eastAsia="en-AU"/>
                </w:rPr>
                <w:t>LLS8090</w:t>
              </w:r>
            </w:ins>
          </w:p>
        </w:tc>
        <w:tc>
          <w:tcPr>
            <w:tcW w:w="933" w:type="pct"/>
            <w:noWrap/>
            <w:hideMark/>
          </w:tcPr>
          <w:p w:rsidR="00110C18" w:rsidRPr="0056388D" w:rsidRDefault="00110C18" w:rsidP="00063728">
            <w:pPr>
              <w:rPr>
                <w:ins w:id="40736" w:author="KIM, Jason" w:date="2019-04-02T13:39:00Z"/>
                <w:rFonts w:ascii="Calibri" w:eastAsia="Times New Roman" w:hAnsi="Calibri" w:cs="Calibri"/>
                <w:color w:val="000000"/>
                <w:lang w:eastAsia="en-AU"/>
              </w:rPr>
            </w:pPr>
            <w:ins w:id="407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38" w:author="KIM, Jason" w:date="2019-04-02T13:39:00Z"/>
                <w:rFonts w:ascii="Calibri" w:eastAsia="Times New Roman" w:hAnsi="Calibri" w:cs="Calibri"/>
                <w:color w:val="000000"/>
                <w:lang w:eastAsia="en-AU"/>
              </w:rPr>
            </w:pPr>
            <w:ins w:id="40739" w:author="KIM, Jason" w:date="2019-04-02T13:39:00Z">
              <w:r w:rsidRPr="0056388D">
                <w:rPr>
                  <w:rFonts w:ascii="Calibri" w:eastAsia="Times New Roman" w:hAnsi="Calibri" w:cs="Calibri"/>
                  <w:color w:val="000000"/>
                  <w:lang w:eastAsia="en-AU"/>
                </w:rPr>
                <w:t>Chainage 355</w:t>
              </w:r>
            </w:ins>
          </w:p>
        </w:tc>
        <w:tc>
          <w:tcPr>
            <w:tcW w:w="764" w:type="pct"/>
            <w:noWrap/>
            <w:hideMark/>
          </w:tcPr>
          <w:p w:rsidR="00110C18" w:rsidRPr="0056388D" w:rsidRDefault="00110C18" w:rsidP="00063728">
            <w:pPr>
              <w:jc w:val="right"/>
              <w:rPr>
                <w:ins w:id="40740" w:author="KIM, Jason" w:date="2019-04-02T13:39:00Z"/>
                <w:rFonts w:ascii="Calibri" w:eastAsia="Times New Roman" w:hAnsi="Calibri" w:cs="Calibri"/>
                <w:color w:val="000000"/>
                <w:lang w:eastAsia="en-AU"/>
              </w:rPr>
            </w:pPr>
            <w:ins w:id="407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42" w:author="KIM, Jason" w:date="2019-04-02T13:39:00Z"/>
        </w:trPr>
        <w:tc>
          <w:tcPr>
            <w:tcW w:w="708" w:type="pct"/>
            <w:vMerge/>
            <w:hideMark/>
          </w:tcPr>
          <w:p w:rsidR="00110C18" w:rsidRPr="0056388D" w:rsidRDefault="00110C18" w:rsidP="00063728">
            <w:pPr>
              <w:rPr>
                <w:ins w:id="407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44" w:author="KIM, Jason" w:date="2019-04-02T13:39:00Z"/>
                <w:rFonts w:ascii="Calibri" w:eastAsia="Times New Roman" w:hAnsi="Calibri" w:cs="Calibri"/>
                <w:color w:val="000000"/>
                <w:lang w:eastAsia="en-AU"/>
              </w:rPr>
            </w:pPr>
            <w:ins w:id="40745"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46" w:author="KIM, Jason" w:date="2019-04-02T13:39:00Z"/>
                <w:rFonts w:ascii="Calibri" w:eastAsia="Times New Roman" w:hAnsi="Calibri" w:cs="Calibri"/>
                <w:color w:val="000000"/>
                <w:lang w:eastAsia="en-AU"/>
              </w:rPr>
            </w:pPr>
            <w:ins w:id="407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48" w:author="KIM, Jason" w:date="2019-04-02T13:39:00Z"/>
                <w:rFonts w:ascii="Calibri" w:eastAsia="Times New Roman" w:hAnsi="Calibri" w:cs="Calibri"/>
                <w:color w:val="000000"/>
                <w:lang w:eastAsia="en-AU"/>
              </w:rPr>
            </w:pPr>
            <w:ins w:id="40749" w:author="KIM, Jason" w:date="2019-04-02T13:39:00Z">
              <w:r w:rsidRPr="0056388D">
                <w:rPr>
                  <w:rFonts w:ascii="Calibri" w:eastAsia="Times New Roman" w:hAnsi="Calibri" w:cs="Calibri"/>
                  <w:color w:val="000000"/>
                  <w:lang w:eastAsia="en-AU"/>
                </w:rPr>
                <w:t>LLS8091</w:t>
              </w:r>
            </w:ins>
          </w:p>
        </w:tc>
        <w:tc>
          <w:tcPr>
            <w:tcW w:w="933" w:type="pct"/>
            <w:noWrap/>
            <w:hideMark/>
          </w:tcPr>
          <w:p w:rsidR="00110C18" w:rsidRPr="0056388D" w:rsidRDefault="00110C18" w:rsidP="00063728">
            <w:pPr>
              <w:rPr>
                <w:ins w:id="40750" w:author="KIM, Jason" w:date="2019-04-02T13:39:00Z"/>
                <w:rFonts w:ascii="Calibri" w:eastAsia="Times New Roman" w:hAnsi="Calibri" w:cs="Calibri"/>
                <w:color w:val="000000"/>
                <w:lang w:eastAsia="en-AU"/>
              </w:rPr>
            </w:pPr>
            <w:ins w:id="407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52" w:author="KIM, Jason" w:date="2019-04-02T13:39:00Z"/>
                <w:rFonts w:ascii="Calibri" w:eastAsia="Times New Roman" w:hAnsi="Calibri" w:cs="Calibri"/>
                <w:color w:val="000000"/>
                <w:lang w:eastAsia="en-AU"/>
              </w:rPr>
            </w:pPr>
            <w:ins w:id="40753" w:author="KIM, Jason" w:date="2019-04-02T13:39:00Z">
              <w:r w:rsidRPr="0056388D">
                <w:rPr>
                  <w:rFonts w:ascii="Calibri" w:eastAsia="Times New Roman" w:hAnsi="Calibri" w:cs="Calibri"/>
                  <w:color w:val="000000"/>
                  <w:lang w:eastAsia="en-AU"/>
                </w:rPr>
                <w:t>Chainage 345</w:t>
              </w:r>
            </w:ins>
          </w:p>
        </w:tc>
        <w:tc>
          <w:tcPr>
            <w:tcW w:w="764" w:type="pct"/>
            <w:noWrap/>
            <w:hideMark/>
          </w:tcPr>
          <w:p w:rsidR="00110C18" w:rsidRPr="0056388D" w:rsidRDefault="00110C18" w:rsidP="00063728">
            <w:pPr>
              <w:jc w:val="right"/>
              <w:rPr>
                <w:ins w:id="40754" w:author="KIM, Jason" w:date="2019-04-02T13:39:00Z"/>
                <w:rFonts w:ascii="Calibri" w:eastAsia="Times New Roman" w:hAnsi="Calibri" w:cs="Calibri"/>
                <w:color w:val="000000"/>
                <w:lang w:eastAsia="en-AU"/>
              </w:rPr>
            </w:pPr>
            <w:ins w:id="40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56" w:author="KIM, Jason" w:date="2019-04-02T13:39:00Z"/>
        </w:trPr>
        <w:tc>
          <w:tcPr>
            <w:tcW w:w="708" w:type="pct"/>
            <w:vMerge/>
            <w:hideMark/>
          </w:tcPr>
          <w:p w:rsidR="00110C18" w:rsidRPr="0056388D" w:rsidRDefault="00110C18" w:rsidP="00063728">
            <w:pPr>
              <w:rPr>
                <w:ins w:id="40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58" w:author="KIM, Jason" w:date="2019-04-02T13:39:00Z"/>
                <w:rFonts w:ascii="Calibri" w:eastAsia="Times New Roman" w:hAnsi="Calibri" w:cs="Calibri"/>
                <w:color w:val="000000"/>
                <w:lang w:eastAsia="en-AU"/>
              </w:rPr>
            </w:pPr>
            <w:ins w:id="40759"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60" w:author="KIM, Jason" w:date="2019-04-02T13:39:00Z"/>
                <w:rFonts w:ascii="Calibri" w:eastAsia="Times New Roman" w:hAnsi="Calibri" w:cs="Calibri"/>
                <w:color w:val="000000"/>
                <w:lang w:eastAsia="en-AU"/>
              </w:rPr>
            </w:pPr>
            <w:ins w:id="407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62" w:author="KIM, Jason" w:date="2019-04-02T13:39:00Z"/>
                <w:rFonts w:ascii="Calibri" w:eastAsia="Times New Roman" w:hAnsi="Calibri" w:cs="Calibri"/>
                <w:color w:val="000000"/>
                <w:lang w:eastAsia="en-AU"/>
              </w:rPr>
            </w:pPr>
            <w:ins w:id="40763" w:author="KIM, Jason" w:date="2019-04-02T13:39:00Z">
              <w:r w:rsidRPr="0056388D">
                <w:rPr>
                  <w:rFonts w:ascii="Calibri" w:eastAsia="Times New Roman" w:hAnsi="Calibri" w:cs="Calibri"/>
                  <w:color w:val="000000"/>
                  <w:lang w:eastAsia="en-AU"/>
                </w:rPr>
                <w:t>LLS8092</w:t>
              </w:r>
            </w:ins>
          </w:p>
        </w:tc>
        <w:tc>
          <w:tcPr>
            <w:tcW w:w="933" w:type="pct"/>
            <w:noWrap/>
            <w:hideMark/>
          </w:tcPr>
          <w:p w:rsidR="00110C18" w:rsidRPr="0056388D" w:rsidRDefault="00110C18" w:rsidP="00063728">
            <w:pPr>
              <w:rPr>
                <w:ins w:id="40764" w:author="KIM, Jason" w:date="2019-04-02T13:39:00Z"/>
                <w:rFonts w:ascii="Calibri" w:eastAsia="Times New Roman" w:hAnsi="Calibri" w:cs="Calibri"/>
                <w:color w:val="000000"/>
                <w:lang w:eastAsia="en-AU"/>
              </w:rPr>
            </w:pPr>
            <w:ins w:id="407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66" w:author="KIM, Jason" w:date="2019-04-02T13:39:00Z"/>
                <w:rFonts w:ascii="Calibri" w:eastAsia="Times New Roman" w:hAnsi="Calibri" w:cs="Calibri"/>
                <w:color w:val="000000"/>
                <w:lang w:eastAsia="en-AU"/>
              </w:rPr>
            </w:pPr>
            <w:ins w:id="40767" w:author="KIM, Jason" w:date="2019-04-02T13:39:00Z">
              <w:r w:rsidRPr="0056388D">
                <w:rPr>
                  <w:rFonts w:ascii="Calibri" w:eastAsia="Times New Roman" w:hAnsi="Calibri" w:cs="Calibri"/>
                  <w:color w:val="000000"/>
                  <w:lang w:eastAsia="en-AU"/>
                </w:rPr>
                <w:t>Chainage 336</w:t>
              </w:r>
            </w:ins>
          </w:p>
        </w:tc>
        <w:tc>
          <w:tcPr>
            <w:tcW w:w="764" w:type="pct"/>
            <w:noWrap/>
            <w:hideMark/>
          </w:tcPr>
          <w:p w:rsidR="00110C18" w:rsidRPr="0056388D" w:rsidRDefault="00110C18" w:rsidP="00063728">
            <w:pPr>
              <w:jc w:val="right"/>
              <w:rPr>
                <w:ins w:id="40768" w:author="KIM, Jason" w:date="2019-04-02T13:39:00Z"/>
                <w:rFonts w:ascii="Calibri" w:eastAsia="Times New Roman" w:hAnsi="Calibri" w:cs="Calibri"/>
                <w:color w:val="000000"/>
                <w:lang w:eastAsia="en-AU"/>
              </w:rPr>
            </w:pPr>
            <w:ins w:id="40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70" w:author="KIM, Jason" w:date="2019-04-02T13:39:00Z"/>
        </w:trPr>
        <w:tc>
          <w:tcPr>
            <w:tcW w:w="708" w:type="pct"/>
            <w:vMerge/>
            <w:hideMark/>
          </w:tcPr>
          <w:p w:rsidR="00110C18" w:rsidRPr="0056388D" w:rsidRDefault="00110C18" w:rsidP="00063728">
            <w:pPr>
              <w:rPr>
                <w:ins w:id="407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72" w:author="KIM, Jason" w:date="2019-04-02T13:39:00Z"/>
                <w:rFonts w:ascii="Calibri" w:eastAsia="Times New Roman" w:hAnsi="Calibri" w:cs="Calibri"/>
                <w:color w:val="000000"/>
                <w:lang w:eastAsia="en-AU"/>
              </w:rPr>
            </w:pPr>
            <w:ins w:id="40773"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74" w:author="KIM, Jason" w:date="2019-04-02T13:39:00Z"/>
                <w:rFonts w:ascii="Calibri" w:eastAsia="Times New Roman" w:hAnsi="Calibri" w:cs="Calibri"/>
                <w:color w:val="000000"/>
                <w:lang w:eastAsia="en-AU"/>
              </w:rPr>
            </w:pPr>
            <w:ins w:id="407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76" w:author="KIM, Jason" w:date="2019-04-02T13:39:00Z"/>
                <w:rFonts w:ascii="Calibri" w:eastAsia="Times New Roman" w:hAnsi="Calibri" w:cs="Calibri"/>
                <w:color w:val="000000"/>
                <w:lang w:eastAsia="en-AU"/>
              </w:rPr>
            </w:pPr>
            <w:ins w:id="40777" w:author="KIM, Jason" w:date="2019-04-02T13:39:00Z">
              <w:r w:rsidRPr="0056388D">
                <w:rPr>
                  <w:rFonts w:ascii="Calibri" w:eastAsia="Times New Roman" w:hAnsi="Calibri" w:cs="Calibri"/>
                  <w:color w:val="000000"/>
                  <w:lang w:eastAsia="en-AU"/>
                </w:rPr>
                <w:t>LLS8093</w:t>
              </w:r>
            </w:ins>
          </w:p>
        </w:tc>
        <w:tc>
          <w:tcPr>
            <w:tcW w:w="933" w:type="pct"/>
            <w:noWrap/>
            <w:hideMark/>
          </w:tcPr>
          <w:p w:rsidR="00110C18" w:rsidRPr="0056388D" w:rsidRDefault="00110C18" w:rsidP="00063728">
            <w:pPr>
              <w:rPr>
                <w:ins w:id="40778" w:author="KIM, Jason" w:date="2019-04-02T13:39:00Z"/>
                <w:rFonts w:ascii="Calibri" w:eastAsia="Times New Roman" w:hAnsi="Calibri" w:cs="Calibri"/>
                <w:color w:val="000000"/>
                <w:lang w:eastAsia="en-AU"/>
              </w:rPr>
            </w:pPr>
            <w:ins w:id="407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80" w:author="KIM, Jason" w:date="2019-04-02T13:39:00Z"/>
                <w:rFonts w:ascii="Calibri" w:eastAsia="Times New Roman" w:hAnsi="Calibri" w:cs="Calibri"/>
                <w:color w:val="000000"/>
                <w:lang w:eastAsia="en-AU"/>
              </w:rPr>
            </w:pPr>
            <w:ins w:id="40781" w:author="KIM, Jason" w:date="2019-04-02T13:39:00Z">
              <w:r w:rsidRPr="0056388D">
                <w:rPr>
                  <w:rFonts w:ascii="Calibri" w:eastAsia="Times New Roman" w:hAnsi="Calibri" w:cs="Calibri"/>
                  <w:color w:val="000000"/>
                  <w:lang w:eastAsia="en-AU"/>
                </w:rPr>
                <w:t>Chainage 326</w:t>
              </w:r>
            </w:ins>
          </w:p>
        </w:tc>
        <w:tc>
          <w:tcPr>
            <w:tcW w:w="764" w:type="pct"/>
            <w:noWrap/>
            <w:hideMark/>
          </w:tcPr>
          <w:p w:rsidR="00110C18" w:rsidRPr="0056388D" w:rsidRDefault="00110C18" w:rsidP="00063728">
            <w:pPr>
              <w:jc w:val="right"/>
              <w:rPr>
                <w:ins w:id="40782" w:author="KIM, Jason" w:date="2019-04-02T13:39:00Z"/>
                <w:rFonts w:ascii="Calibri" w:eastAsia="Times New Roman" w:hAnsi="Calibri" w:cs="Calibri"/>
                <w:color w:val="000000"/>
                <w:lang w:eastAsia="en-AU"/>
              </w:rPr>
            </w:pPr>
            <w:ins w:id="40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84" w:author="KIM, Jason" w:date="2019-04-02T13:39:00Z"/>
        </w:trPr>
        <w:tc>
          <w:tcPr>
            <w:tcW w:w="708" w:type="pct"/>
            <w:vMerge/>
            <w:hideMark/>
          </w:tcPr>
          <w:p w:rsidR="00110C18" w:rsidRPr="0056388D" w:rsidRDefault="00110C18" w:rsidP="00063728">
            <w:pPr>
              <w:rPr>
                <w:ins w:id="407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86" w:author="KIM, Jason" w:date="2019-04-02T13:39:00Z"/>
                <w:rFonts w:ascii="Calibri" w:eastAsia="Times New Roman" w:hAnsi="Calibri" w:cs="Calibri"/>
                <w:color w:val="000000"/>
                <w:lang w:eastAsia="en-AU"/>
              </w:rPr>
            </w:pPr>
            <w:ins w:id="40787"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88" w:author="KIM, Jason" w:date="2019-04-02T13:39:00Z"/>
                <w:rFonts w:ascii="Calibri" w:eastAsia="Times New Roman" w:hAnsi="Calibri" w:cs="Calibri"/>
                <w:color w:val="000000"/>
                <w:lang w:eastAsia="en-AU"/>
              </w:rPr>
            </w:pPr>
            <w:ins w:id="407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90" w:author="KIM, Jason" w:date="2019-04-02T13:39:00Z"/>
                <w:rFonts w:ascii="Calibri" w:eastAsia="Times New Roman" w:hAnsi="Calibri" w:cs="Calibri"/>
                <w:color w:val="000000"/>
                <w:lang w:eastAsia="en-AU"/>
              </w:rPr>
            </w:pPr>
            <w:ins w:id="40791" w:author="KIM, Jason" w:date="2019-04-02T13:39:00Z">
              <w:r w:rsidRPr="0056388D">
                <w:rPr>
                  <w:rFonts w:ascii="Calibri" w:eastAsia="Times New Roman" w:hAnsi="Calibri" w:cs="Calibri"/>
                  <w:color w:val="000000"/>
                  <w:lang w:eastAsia="en-AU"/>
                </w:rPr>
                <w:t>LLS8094</w:t>
              </w:r>
            </w:ins>
          </w:p>
        </w:tc>
        <w:tc>
          <w:tcPr>
            <w:tcW w:w="933" w:type="pct"/>
            <w:noWrap/>
            <w:hideMark/>
          </w:tcPr>
          <w:p w:rsidR="00110C18" w:rsidRPr="0056388D" w:rsidRDefault="00110C18" w:rsidP="00063728">
            <w:pPr>
              <w:rPr>
                <w:ins w:id="40792" w:author="KIM, Jason" w:date="2019-04-02T13:39:00Z"/>
                <w:rFonts w:ascii="Calibri" w:eastAsia="Times New Roman" w:hAnsi="Calibri" w:cs="Calibri"/>
                <w:color w:val="000000"/>
                <w:lang w:eastAsia="en-AU"/>
              </w:rPr>
            </w:pPr>
            <w:ins w:id="407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94" w:author="KIM, Jason" w:date="2019-04-02T13:39:00Z"/>
                <w:rFonts w:ascii="Calibri" w:eastAsia="Times New Roman" w:hAnsi="Calibri" w:cs="Calibri"/>
                <w:color w:val="000000"/>
                <w:lang w:eastAsia="en-AU"/>
              </w:rPr>
            </w:pPr>
            <w:ins w:id="40795" w:author="KIM, Jason" w:date="2019-04-02T13:39:00Z">
              <w:r w:rsidRPr="0056388D">
                <w:rPr>
                  <w:rFonts w:ascii="Calibri" w:eastAsia="Times New Roman" w:hAnsi="Calibri" w:cs="Calibri"/>
                  <w:color w:val="000000"/>
                  <w:lang w:eastAsia="en-AU"/>
                </w:rPr>
                <w:t>Chainage 316</w:t>
              </w:r>
            </w:ins>
          </w:p>
        </w:tc>
        <w:tc>
          <w:tcPr>
            <w:tcW w:w="764" w:type="pct"/>
            <w:noWrap/>
            <w:hideMark/>
          </w:tcPr>
          <w:p w:rsidR="00110C18" w:rsidRPr="0056388D" w:rsidRDefault="00110C18" w:rsidP="00063728">
            <w:pPr>
              <w:jc w:val="right"/>
              <w:rPr>
                <w:ins w:id="40796" w:author="KIM, Jason" w:date="2019-04-02T13:39:00Z"/>
                <w:rFonts w:ascii="Calibri" w:eastAsia="Times New Roman" w:hAnsi="Calibri" w:cs="Calibri"/>
                <w:color w:val="000000"/>
                <w:lang w:eastAsia="en-AU"/>
              </w:rPr>
            </w:pPr>
            <w:ins w:id="40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98" w:author="KIM, Jason" w:date="2019-04-02T13:39:00Z"/>
        </w:trPr>
        <w:tc>
          <w:tcPr>
            <w:tcW w:w="708" w:type="pct"/>
            <w:vMerge/>
            <w:hideMark/>
          </w:tcPr>
          <w:p w:rsidR="00110C18" w:rsidRPr="0056388D" w:rsidRDefault="00110C18" w:rsidP="00063728">
            <w:pPr>
              <w:rPr>
                <w:ins w:id="407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00" w:author="KIM, Jason" w:date="2019-04-02T13:39:00Z"/>
                <w:rFonts w:ascii="Calibri" w:eastAsia="Times New Roman" w:hAnsi="Calibri" w:cs="Calibri"/>
                <w:color w:val="000000"/>
                <w:lang w:eastAsia="en-AU"/>
              </w:rPr>
            </w:pPr>
            <w:ins w:id="40801"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802" w:author="KIM, Jason" w:date="2019-04-02T13:39:00Z"/>
                <w:rFonts w:ascii="Calibri" w:eastAsia="Times New Roman" w:hAnsi="Calibri" w:cs="Calibri"/>
                <w:color w:val="000000"/>
                <w:lang w:eastAsia="en-AU"/>
              </w:rPr>
            </w:pPr>
            <w:ins w:id="408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804" w:author="KIM, Jason" w:date="2019-04-02T13:39:00Z"/>
                <w:rFonts w:ascii="Calibri" w:eastAsia="Times New Roman" w:hAnsi="Calibri" w:cs="Calibri"/>
                <w:color w:val="000000"/>
                <w:lang w:eastAsia="en-AU"/>
              </w:rPr>
            </w:pPr>
            <w:ins w:id="40805" w:author="KIM, Jason" w:date="2019-04-02T13:39:00Z">
              <w:r w:rsidRPr="0056388D">
                <w:rPr>
                  <w:rFonts w:ascii="Calibri" w:eastAsia="Times New Roman" w:hAnsi="Calibri" w:cs="Calibri"/>
                  <w:color w:val="000000"/>
                  <w:lang w:eastAsia="en-AU"/>
                </w:rPr>
                <w:t>LLS8095</w:t>
              </w:r>
            </w:ins>
          </w:p>
        </w:tc>
        <w:tc>
          <w:tcPr>
            <w:tcW w:w="933" w:type="pct"/>
            <w:noWrap/>
            <w:hideMark/>
          </w:tcPr>
          <w:p w:rsidR="00110C18" w:rsidRPr="0056388D" w:rsidRDefault="00110C18" w:rsidP="00063728">
            <w:pPr>
              <w:rPr>
                <w:ins w:id="40806" w:author="KIM, Jason" w:date="2019-04-02T13:39:00Z"/>
                <w:rFonts w:ascii="Calibri" w:eastAsia="Times New Roman" w:hAnsi="Calibri" w:cs="Calibri"/>
                <w:color w:val="000000"/>
                <w:lang w:eastAsia="en-AU"/>
              </w:rPr>
            </w:pPr>
            <w:ins w:id="408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808" w:author="KIM, Jason" w:date="2019-04-02T13:39:00Z"/>
                <w:rFonts w:ascii="Calibri" w:eastAsia="Times New Roman" w:hAnsi="Calibri" w:cs="Calibri"/>
                <w:color w:val="000000"/>
                <w:lang w:eastAsia="en-AU"/>
              </w:rPr>
            </w:pPr>
            <w:ins w:id="40809" w:author="KIM, Jason" w:date="2019-04-02T13:39:00Z">
              <w:r w:rsidRPr="0056388D">
                <w:rPr>
                  <w:rFonts w:ascii="Calibri" w:eastAsia="Times New Roman" w:hAnsi="Calibri" w:cs="Calibri"/>
                  <w:color w:val="000000"/>
                  <w:lang w:eastAsia="en-AU"/>
                </w:rPr>
                <w:t>Chainage 307</w:t>
              </w:r>
            </w:ins>
          </w:p>
        </w:tc>
        <w:tc>
          <w:tcPr>
            <w:tcW w:w="764" w:type="pct"/>
            <w:noWrap/>
            <w:hideMark/>
          </w:tcPr>
          <w:p w:rsidR="00110C18" w:rsidRPr="0056388D" w:rsidRDefault="00110C18" w:rsidP="00063728">
            <w:pPr>
              <w:jc w:val="right"/>
              <w:rPr>
                <w:ins w:id="40810" w:author="KIM, Jason" w:date="2019-04-02T13:39:00Z"/>
                <w:rFonts w:ascii="Calibri" w:eastAsia="Times New Roman" w:hAnsi="Calibri" w:cs="Calibri"/>
                <w:color w:val="000000"/>
                <w:lang w:eastAsia="en-AU"/>
              </w:rPr>
            </w:pPr>
            <w:ins w:id="40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12" w:author="KIM, Jason" w:date="2019-04-02T13:39:00Z"/>
        </w:trPr>
        <w:tc>
          <w:tcPr>
            <w:tcW w:w="708" w:type="pct"/>
            <w:vMerge w:val="restart"/>
            <w:noWrap/>
            <w:hideMark/>
          </w:tcPr>
          <w:p w:rsidR="00110C18" w:rsidRPr="0056388D" w:rsidRDefault="00110C18" w:rsidP="00063728">
            <w:pPr>
              <w:rPr>
                <w:ins w:id="40813" w:author="KIM, Jason" w:date="2019-04-02T13:39:00Z"/>
                <w:rFonts w:ascii="Calibri" w:eastAsia="Times New Roman" w:hAnsi="Calibri" w:cs="Calibri"/>
                <w:color w:val="000000"/>
                <w:lang w:eastAsia="en-AU"/>
              </w:rPr>
            </w:pPr>
            <w:ins w:id="40814" w:author="KIM, Jason" w:date="2019-04-02T13:39:00Z">
              <w:r w:rsidRPr="0056388D">
                <w:rPr>
                  <w:rFonts w:ascii="Calibri" w:eastAsia="Times New Roman" w:hAnsi="Calibri" w:cs="Calibri"/>
                  <w:color w:val="000000"/>
                  <w:lang w:eastAsia="en-AU"/>
                </w:rPr>
                <w:t>LLE91K51</w:t>
              </w:r>
            </w:ins>
          </w:p>
        </w:tc>
        <w:tc>
          <w:tcPr>
            <w:tcW w:w="605" w:type="pct"/>
            <w:noWrap/>
            <w:hideMark/>
          </w:tcPr>
          <w:p w:rsidR="00110C18" w:rsidRPr="0056388D" w:rsidRDefault="00110C18" w:rsidP="00063728">
            <w:pPr>
              <w:rPr>
                <w:ins w:id="40815" w:author="KIM, Jason" w:date="2019-04-02T13:39:00Z"/>
                <w:rFonts w:ascii="Calibri" w:eastAsia="Times New Roman" w:hAnsi="Calibri" w:cs="Calibri"/>
                <w:color w:val="000000"/>
                <w:lang w:eastAsia="en-AU"/>
              </w:rPr>
            </w:pPr>
            <w:ins w:id="40816"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17" w:author="KIM, Jason" w:date="2019-04-02T13:39:00Z"/>
                <w:rFonts w:ascii="Calibri" w:eastAsia="Times New Roman" w:hAnsi="Calibri" w:cs="Calibri"/>
                <w:color w:val="000000"/>
                <w:lang w:eastAsia="en-AU"/>
              </w:rPr>
            </w:pPr>
            <w:ins w:id="4081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19" w:author="KIM, Jason" w:date="2019-04-02T13:39:00Z"/>
                <w:rFonts w:ascii="Calibri" w:eastAsia="Times New Roman" w:hAnsi="Calibri" w:cs="Calibri"/>
                <w:color w:val="000000"/>
                <w:lang w:eastAsia="en-AU"/>
              </w:rPr>
            </w:pPr>
            <w:ins w:id="40820" w:author="KIM, Jason" w:date="2019-04-02T13:39:00Z">
              <w:r w:rsidRPr="0056388D">
                <w:rPr>
                  <w:rFonts w:ascii="Calibri" w:eastAsia="Times New Roman" w:hAnsi="Calibri" w:cs="Calibri"/>
                  <w:color w:val="000000"/>
                  <w:lang w:eastAsia="en-AU"/>
                </w:rPr>
                <w:t>LLN7308</w:t>
              </w:r>
            </w:ins>
          </w:p>
        </w:tc>
        <w:tc>
          <w:tcPr>
            <w:tcW w:w="933" w:type="pct"/>
            <w:noWrap/>
            <w:hideMark/>
          </w:tcPr>
          <w:p w:rsidR="00110C18" w:rsidRPr="0056388D" w:rsidRDefault="00110C18" w:rsidP="00063728">
            <w:pPr>
              <w:rPr>
                <w:ins w:id="40821" w:author="KIM, Jason" w:date="2019-04-02T13:39:00Z"/>
                <w:rFonts w:ascii="Calibri" w:eastAsia="Times New Roman" w:hAnsi="Calibri" w:cs="Calibri"/>
                <w:color w:val="000000"/>
                <w:lang w:eastAsia="en-AU"/>
              </w:rPr>
            </w:pPr>
            <w:ins w:id="408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23" w:author="KIM, Jason" w:date="2019-04-02T13:39:00Z"/>
                <w:rFonts w:ascii="Calibri" w:eastAsia="Times New Roman" w:hAnsi="Calibri" w:cs="Calibri"/>
                <w:color w:val="000000"/>
                <w:lang w:eastAsia="en-AU"/>
              </w:rPr>
            </w:pPr>
            <w:ins w:id="40824" w:author="KIM, Jason" w:date="2019-04-02T13:39:00Z">
              <w:r w:rsidRPr="0056388D">
                <w:rPr>
                  <w:rFonts w:ascii="Calibri" w:eastAsia="Times New Roman" w:hAnsi="Calibri" w:cs="Calibri"/>
                  <w:color w:val="000000"/>
                  <w:lang w:eastAsia="en-AU"/>
                </w:rPr>
                <w:t>Chainage 299</w:t>
              </w:r>
            </w:ins>
          </w:p>
        </w:tc>
        <w:tc>
          <w:tcPr>
            <w:tcW w:w="764" w:type="pct"/>
            <w:noWrap/>
            <w:hideMark/>
          </w:tcPr>
          <w:p w:rsidR="00110C18" w:rsidRPr="0056388D" w:rsidRDefault="00110C18" w:rsidP="00063728">
            <w:pPr>
              <w:jc w:val="right"/>
              <w:rPr>
                <w:ins w:id="40825" w:author="KIM, Jason" w:date="2019-04-02T13:39:00Z"/>
                <w:rFonts w:ascii="Calibri" w:eastAsia="Times New Roman" w:hAnsi="Calibri" w:cs="Calibri"/>
                <w:color w:val="000000"/>
                <w:lang w:eastAsia="en-AU"/>
              </w:rPr>
            </w:pPr>
            <w:ins w:id="40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27" w:author="KIM, Jason" w:date="2019-04-02T13:39:00Z"/>
        </w:trPr>
        <w:tc>
          <w:tcPr>
            <w:tcW w:w="708" w:type="pct"/>
            <w:vMerge/>
            <w:hideMark/>
          </w:tcPr>
          <w:p w:rsidR="00110C18" w:rsidRPr="0056388D" w:rsidRDefault="00110C18" w:rsidP="00063728">
            <w:pPr>
              <w:rPr>
                <w:ins w:id="408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29" w:author="KIM, Jason" w:date="2019-04-02T13:39:00Z"/>
                <w:rFonts w:ascii="Calibri" w:eastAsia="Times New Roman" w:hAnsi="Calibri" w:cs="Calibri"/>
                <w:color w:val="000000"/>
                <w:lang w:eastAsia="en-AU"/>
              </w:rPr>
            </w:pPr>
            <w:ins w:id="40830"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31" w:author="KIM, Jason" w:date="2019-04-02T13:39:00Z"/>
                <w:rFonts w:ascii="Calibri" w:eastAsia="Times New Roman" w:hAnsi="Calibri" w:cs="Calibri"/>
                <w:color w:val="000000"/>
                <w:lang w:eastAsia="en-AU"/>
              </w:rPr>
            </w:pPr>
            <w:ins w:id="4083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33" w:author="KIM, Jason" w:date="2019-04-02T13:39:00Z"/>
                <w:rFonts w:ascii="Calibri" w:eastAsia="Times New Roman" w:hAnsi="Calibri" w:cs="Calibri"/>
                <w:color w:val="000000"/>
                <w:lang w:eastAsia="en-AU"/>
              </w:rPr>
            </w:pPr>
            <w:ins w:id="40834" w:author="KIM, Jason" w:date="2019-04-02T13:39:00Z">
              <w:r w:rsidRPr="0056388D">
                <w:rPr>
                  <w:rFonts w:ascii="Calibri" w:eastAsia="Times New Roman" w:hAnsi="Calibri" w:cs="Calibri"/>
                  <w:color w:val="000000"/>
                  <w:lang w:eastAsia="en-AU"/>
                </w:rPr>
                <w:t>LLN7309</w:t>
              </w:r>
            </w:ins>
          </w:p>
        </w:tc>
        <w:tc>
          <w:tcPr>
            <w:tcW w:w="933" w:type="pct"/>
            <w:noWrap/>
            <w:hideMark/>
          </w:tcPr>
          <w:p w:rsidR="00110C18" w:rsidRPr="0056388D" w:rsidRDefault="00110C18" w:rsidP="00063728">
            <w:pPr>
              <w:rPr>
                <w:ins w:id="40835" w:author="KIM, Jason" w:date="2019-04-02T13:39:00Z"/>
                <w:rFonts w:ascii="Calibri" w:eastAsia="Times New Roman" w:hAnsi="Calibri" w:cs="Calibri"/>
                <w:color w:val="000000"/>
                <w:lang w:eastAsia="en-AU"/>
              </w:rPr>
            </w:pPr>
            <w:ins w:id="408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37" w:author="KIM, Jason" w:date="2019-04-02T13:39:00Z"/>
                <w:rFonts w:ascii="Calibri" w:eastAsia="Times New Roman" w:hAnsi="Calibri" w:cs="Calibri"/>
                <w:color w:val="000000"/>
                <w:lang w:eastAsia="en-AU"/>
              </w:rPr>
            </w:pPr>
            <w:ins w:id="40838" w:author="KIM, Jason" w:date="2019-04-02T13:39:00Z">
              <w:r w:rsidRPr="0056388D">
                <w:rPr>
                  <w:rFonts w:ascii="Calibri" w:eastAsia="Times New Roman" w:hAnsi="Calibri" w:cs="Calibri"/>
                  <w:color w:val="000000"/>
                  <w:lang w:eastAsia="en-AU"/>
                </w:rPr>
                <w:t>Chainage 308</w:t>
              </w:r>
            </w:ins>
          </w:p>
        </w:tc>
        <w:tc>
          <w:tcPr>
            <w:tcW w:w="764" w:type="pct"/>
            <w:noWrap/>
            <w:hideMark/>
          </w:tcPr>
          <w:p w:rsidR="00110C18" w:rsidRPr="0056388D" w:rsidRDefault="00110C18" w:rsidP="00063728">
            <w:pPr>
              <w:jc w:val="right"/>
              <w:rPr>
                <w:ins w:id="40839" w:author="KIM, Jason" w:date="2019-04-02T13:39:00Z"/>
                <w:rFonts w:ascii="Calibri" w:eastAsia="Times New Roman" w:hAnsi="Calibri" w:cs="Calibri"/>
                <w:color w:val="000000"/>
                <w:lang w:eastAsia="en-AU"/>
              </w:rPr>
            </w:pPr>
            <w:ins w:id="40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41" w:author="KIM, Jason" w:date="2019-04-02T13:39:00Z"/>
        </w:trPr>
        <w:tc>
          <w:tcPr>
            <w:tcW w:w="708" w:type="pct"/>
            <w:vMerge/>
            <w:hideMark/>
          </w:tcPr>
          <w:p w:rsidR="00110C18" w:rsidRPr="0056388D" w:rsidRDefault="00110C18" w:rsidP="00063728">
            <w:pPr>
              <w:rPr>
                <w:ins w:id="40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43" w:author="KIM, Jason" w:date="2019-04-02T13:39:00Z"/>
                <w:rFonts w:ascii="Calibri" w:eastAsia="Times New Roman" w:hAnsi="Calibri" w:cs="Calibri"/>
                <w:color w:val="000000"/>
                <w:lang w:eastAsia="en-AU"/>
              </w:rPr>
            </w:pPr>
            <w:ins w:id="40844"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45" w:author="KIM, Jason" w:date="2019-04-02T13:39:00Z"/>
                <w:rFonts w:ascii="Calibri" w:eastAsia="Times New Roman" w:hAnsi="Calibri" w:cs="Calibri"/>
                <w:color w:val="000000"/>
                <w:lang w:eastAsia="en-AU"/>
              </w:rPr>
            </w:pPr>
            <w:ins w:id="4084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47" w:author="KIM, Jason" w:date="2019-04-02T13:39:00Z"/>
                <w:rFonts w:ascii="Calibri" w:eastAsia="Times New Roman" w:hAnsi="Calibri" w:cs="Calibri"/>
                <w:color w:val="000000"/>
                <w:lang w:eastAsia="en-AU"/>
              </w:rPr>
            </w:pPr>
            <w:ins w:id="40848" w:author="KIM, Jason" w:date="2019-04-02T13:39:00Z">
              <w:r w:rsidRPr="0056388D">
                <w:rPr>
                  <w:rFonts w:ascii="Calibri" w:eastAsia="Times New Roman" w:hAnsi="Calibri" w:cs="Calibri"/>
                  <w:color w:val="000000"/>
                  <w:lang w:eastAsia="en-AU"/>
                </w:rPr>
                <w:t>LLN7310</w:t>
              </w:r>
            </w:ins>
          </w:p>
        </w:tc>
        <w:tc>
          <w:tcPr>
            <w:tcW w:w="933" w:type="pct"/>
            <w:noWrap/>
            <w:hideMark/>
          </w:tcPr>
          <w:p w:rsidR="00110C18" w:rsidRPr="0056388D" w:rsidRDefault="00110C18" w:rsidP="00063728">
            <w:pPr>
              <w:rPr>
                <w:ins w:id="40849" w:author="KIM, Jason" w:date="2019-04-02T13:39:00Z"/>
                <w:rFonts w:ascii="Calibri" w:eastAsia="Times New Roman" w:hAnsi="Calibri" w:cs="Calibri"/>
                <w:color w:val="000000"/>
                <w:lang w:eastAsia="en-AU"/>
              </w:rPr>
            </w:pPr>
            <w:ins w:id="408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51" w:author="KIM, Jason" w:date="2019-04-02T13:39:00Z"/>
                <w:rFonts w:ascii="Calibri" w:eastAsia="Times New Roman" w:hAnsi="Calibri" w:cs="Calibri"/>
                <w:color w:val="000000"/>
                <w:lang w:eastAsia="en-AU"/>
              </w:rPr>
            </w:pPr>
            <w:ins w:id="40852" w:author="KIM, Jason" w:date="2019-04-02T13:39:00Z">
              <w:r w:rsidRPr="0056388D">
                <w:rPr>
                  <w:rFonts w:ascii="Calibri" w:eastAsia="Times New Roman" w:hAnsi="Calibri" w:cs="Calibri"/>
                  <w:color w:val="000000"/>
                  <w:lang w:eastAsia="en-AU"/>
                </w:rPr>
                <w:t>Chainage 318</w:t>
              </w:r>
            </w:ins>
          </w:p>
        </w:tc>
        <w:tc>
          <w:tcPr>
            <w:tcW w:w="764" w:type="pct"/>
            <w:noWrap/>
            <w:hideMark/>
          </w:tcPr>
          <w:p w:rsidR="00110C18" w:rsidRPr="0056388D" w:rsidRDefault="00110C18" w:rsidP="00063728">
            <w:pPr>
              <w:jc w:val="right"/>
              <w:rPr>
                <w:ins w:id="40853" w:author="KIM, Jason" w:date="2019-04-02T13:39:00Z"/>
                <w:rFonts w:ascii="Calibri" w:eastAsia="Times New Roman" w:hAnsi="Calibri" w:cs="Calibri"/>
                <w:color w:val="000000"/>
                <w:lang w:eastAsia="en-AU"/>
              </w:rPr>
            </w:pPr>
            <w:ins w:id="40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55" w:author="KIM, Jason" w:date="2019-04-02T13:39:00Z"/>
        </w:trPr>
        <w:tc>
          <w:tcPr>
            <w:tcW w:w="708" w:type="pct"/>
            <w:vMerge/>
            <w:hideMark/>
          </w:tcPr>
          <w:p w:rsidR="00110C18" w:rsidRPr="0056388D" w:rsidRDefault="00110C18" w:rsidP="00063728">
            <w:pPr>
              <w:rPr>
                <w:ins w:id="408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57" w:author="KIM, Jason" w:date="2019-04-02T13:39:00Z"/>
                <w:rFonts w:ascii="Calibri" w:eastAsia="Times New Roman" w:hAnsi="Calibri" w:cs="Calibri"/>
                <w:color w:val="000000"/>
                <w:lang w:eastAsia="en-AU"/>
              </w:rPr>
            </w:pPr>
            <w:ins w:id="40858"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59" w:author="KIM, Jason" w:date="2019-04-02T13:39:00Z"/>
                <w:rFonts w:ascii="Calibri" w:eastAsia="Times New Roman" w:hAnsi="Calibri" w:cs="Calibri"/>
                <w:color w:val="000000"/>
                <w:lang w:eastAsia="en-AU"/>
              </w:rPr>
            </w:pPr>
            <w:ins w:id="4086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61" w:author="KIM, Jason" w:date="2019-04-02T13:39:00Z"/>
                <w:rFonts w:ascii="Calibri" w:eastAsia="Times New Roman" w:hAnsi="Calibri" w:cs="Calibri"/>
                <w:color w:val="000000"/>
                <w:lang w:eastAsia="en-AU"/>
              </w:rPr>
            </w:pPr>
            <w:ins w:id="40862" w:author="KIM, Jason" w:date="2019-04-02T13:39:00Z">
              <w:r w:rsidRPr="0056388D">
                <w:rPr>
                  <w:rFonts w:ascii="Calibri" w:eastAsia="Times New Roman" w:hAnsi="Calibri" w:cs="Calibri"/>
                  <w:color w:val="000000"/>
                  <w:lang w:eastAsia="en-AU"/>
                </w:rPr>
                <w:t>LLN7311</w:t>
              </w:r>
            </w:ins>
          </w:p>
        </w:tc>
        <w:tc>
          <w:tcPr>
            <w:tcW w:w="933" w:type="pct"/>
            <w:noWrap/>
            <w:hideMark/>
          </w:tcPr>
          <w:p w:rsidR="00110C18" w:rsidRPr="0056388D" w:rsidRDefault="00110C18" w:rsidP="00063728">
            <w:pPr>
              <w:rPr>
                <w:ins w:id="40863" w:author="KIM, Jason" w:date="2019-04-02T13:39:00Z"/>
                <w:rFonts w:ascii="Calibri" w:eastAsia="Times New Roman" w:hAnsi="Calibri" w:cs="Calibri"/>
                <w:color w:val="000000"/>
                <w:lang w:eastAsia="en-AU"/>
              </w:rPr>
            </w:pPr>
            <w:ins w:id="408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65" w:author="KIM, Jason" w:date="2019-04-02T13:39:00Z"/>
                <w:rFonts w:ascii="Calibri" w:eastAsia="Times New Roman" w:hAnsi="Calibri" w:cs="Calibri"/>
                <w:color w:val="000000"/>
                <w:lang w:eastAsia="en-AU"/>
              </w:rPr>
            </w:pPr>
            <w:ins w:id="40866" w:author="KIM, Jason" w:date="2019-04-02T13:39:00Z">
              <w:r w:rsidRPr="0056388D">
                <w:rPr>
                  <w:rFonts w:ascii="Calibri" w:eastAsia="Times New Roman" w:hAnsi="Calibri" w:cs="Calibri"/>
                  <w:color w:val="000000"/>
                  <w:lang w:eastAsia="en-AU"/>
                </w:rPr>
                <w:t>Chainage 327</w:t>
              </w:r>
            </w:ins>
          </w:p>
        </w:tc>
        <w:tc>
          <w:tcPr>
            <w:tcW w:w="764" w:type="pct"/>
            <w:noWrap/>
            <w:hideMark/>
          </w:tcPr>
          <w:p w:rsidR="00110C18" w:rsidRPr="0056388D" w:rsidRDefault="00110C18" w:rsidP="00063728">
            <w:pPr>
              <w:jc w:val="right"/>
              <w:rPr>
                <w:ins w:id="40867" w:author="KIM, Jason" w:date="2019-04-02T13:39:00Z"/>
                <w:rFonts w:ascii="Calibri" w:eastAsia="Times New Roman" w:hAnsi="Calibri" w:cs="Calibri"/>
                <w:color w:val="000000"/>
                <w:lang w:eastAsia="en-AU"/>
              </w:rPr>
            </w:pPr>
            <w:ins w:id="40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69" w:author="KIM, Jason" w:date="2019-04-02T13:39:00Z"/>
        </w:trPr>
        <w:tc>
          <w:tcPr>
            <w:tcW w:w="708" w:type="pct"/>
            <w:vMerge/>
            <w:hideMark/>
          </w:tcPr>
          <w:p w:rsidR="00110C18" w:rsidRPr="0056388D" w:rsidRDefault="00110C18" w:rsidP="00063728">
            <w:pPr>
              <w:rPr>
                <w:ins w:id="408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71" w:author="KIM, Jason" w:date="2019-04-02T13:39:00Z"/>
                <w:rFonts w:ascii="Calibri" w:eastAsia="Times New Roman" w:hAnsi="Calibri" w:cs="Calibri"/>
                <w:color w:val="000000"/>
                <w:lang w:eastAsia="en-AU"/>
              </w:rPr>
            </w:pPr>
            <w:ins w:id="40872"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73" w:author="KIM, Jason" w:date="2019-04-02T13:39:00Z"/>
                <w:rFonts w:ascii="Calibri" w:eastAsia="Times New Roman" w:hAnsi="Calibri" w:cs="Calibri"/>
                <w:color w:val="000000"/>
                <w:lang w:eastAsia="en-AU"/>
              </w:rPr>
            </w:pPr>
            <w:ins w:id="4087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75" w:author="KIM, Jason" w:date="2019-04-02T13:39:00Z"/>
                <w:rFonts w:ascii="Calibri" w:eastAsia="Times New Roman" w:hAnsi="Calibri" w:cs="Calibri"/>
                <w:color w:val="000000"/>
                <w:lang w:eastAsia="en-AU"/>
              </w:rPr>
            </w:pPr>
            <w:ins w:id="40876" w:author="KIM, Jason" w:date="2019-04-02T13:39:00Z">
              <w:r w:rsidRPr="0056388D">
                <w:rPr>
                  <w:rFonts w:ascii="Calibri" w:eastAsia="Times New Roman" w:hAnsi="Calibri" w:cs="Calibri"/>
                  <w:color w:val="000000"/>
                  <w:lang w:eastAsia="en-AU"/>
                </w:rPr>
                <w:t>LLN7312</w:t>
              </w:r>
            </w:ins>
          </w:p>
        </w:tc>
        <w:tc>
          <w:tcPr>
            <w:tcW w:w="933" w:type="pct"/>
            <w:noWrap/>
            <w:hideMark/>
          </w:tcPr>
          <w:p w:rsidR="00110C18" w:rsidRPr="0056388D" w:rsidRDefault="00110C18" w:rsidP="00063728">
            <w:pPr>
              <w:rPr>
                <w:ins w:id="40877" w:author="KIM, Jason" w:date="2019-04-02T13:39:00Z"/>
                <w:rFonts w:ascii="Calibri" w:eastAsia="Times New Roman" w:hAnsi="Calibri" w:cs="Calibri"/>
                <w:color w:val="000000"/>
                <w:lang w:eastAsia="en-AU"/>
              </w:rPr>
            </w:pPr>
            <w:ins w:id="408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79" w:author="KIM, Jason" w:date="2019-04-02T13:39:00Z"/>
                <w:rFonts w:ascii="Calibri" w:eastAsia="Times New Roman" w:hAnsi="Calibri" w:cs="Calibri"/>
                <w:color w:val="000000"/>
                <w:lang w:eastAsia="en-AU"/>
              </w:rPr>
            </w:pPr>
            <w:ins w:id="40880" w:author="KIM, Jason" w:date="2019-04-02T13:39:00Z">
              <w:r w:rsidRPr="0056388D">
                <w:rPr>
                  <w:rFonts w:ascii="Calibri" w:eastAsia="Times New Roman" w:hAnsi="Calibri" w:cs="Calibri"/>
                  <w:color w:val="000000"/>
                  <w:lang w:eastAsia="en-AU"/>
                </w:rPr>
                <w:t>Chainage 337</w:t>
              </w:r>
            </w:ins>
          </w:p>
        </w:tc>
        <w:tc>
          <w:tcPr>
            <w:tcW w:w="764" w:type="pct"/>
            <w:noWrap/>
            <w:hideMark/>
          </w:tcPr>
          <w:p w:rsidR="00110C18" w:rsidRPr="0056388D" w:rsidRDefault="00110C18" w:rsidP="00063728">
            <w:pPr>
              <w:jc w:val="right"/>
              <w:rPr>
                <w:ins w:id="40881" w:author="KIM, Jason" w:date="2019-04-02T13:39:00Z"/>
                <w:rFonts w:ascii="Calibri" w:eastAsia="Times New Roman" w:hAnsi="Calibri" w:cs="Calibri"/>
                <w:color w:val="000000"/>
                <w:lang w:eastAsia="en-AU"/>
              </w:rPr>
            </w:pPr>
            <w:ins w:id="408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83" w:author="KIM, Jason" w:date="2019-04-02T13:39:00Z"/>
        </w:trPr>
        <w:tc>
          <w:tcPr>
            <w:tcW w:w="708" w:type="pct"/>
            <w:vMerge/>
            <w:hideMark/>
          </w:tcPr>
          <w:p w:rsidR="00110C18" w:rsidRPr="0056388D" w:rsidRDefault="00110C18" w:rsidP="00063728">
            <w:pPr>
              <w:rPr>
                <w:ins w:id="408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85" w:author="KIM, Jason" w:date="2019-04-02T13:39:00Z"/>
                <w:rFonts w:ascii="Calibri" w:eastAsia="Times New Roman" w:hAnsi="Calibri" w:cs="Calibri"/>
                <w:color w:val="000000"/>
                <w:lang w:eastAsia="en-AU"/>
              </w:rPr>
            </w:pPr>
            <w:ins w:id="40886"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87" w:author="KIM, Jason" w:date="2019-04-02T13:39:00Z"/>
                <w:rFonts w:ascii="Calibri" w:eastAsia="Times New Roman" w:hAnsi="Calibri" w:cs="Calibri"/>
                <w:color w:val="000000"/>
                <w:lang w:eastAsia="en-AU"/>
              </w:rPr>
            </w:pPr>
            <w:ins w:id="4088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89" w:author="KIM, Jason" w:date="2019-04-02T13:39:00Z"/>
                <w:rFonts w:ascii="Calibri" w:eastAsia="Times New Roman" w:hAnsi="Calibri" w:cs="Calibri"/>
                <w:color w:val="000000"/>
                <w:lang w:eastAsia="en-AU"/>
              </w:rPr>
            </w:pPr>
            <w:ins w:id="40890" w:author="KIM, Jason" w:date="2019-04-02T13:39:00Z">
              <w:r w:rsidRPr="0056388D">
                <w:rPr>
                  <w:rFonts w:ascii="Calibri" w:eastAsia="Times New Roman" w:hAnsi="Calibri" w:cs="Calibri"/>
                  <w:color w:val="000000"/>
                  <w:lang w:eastAsia="en-AU"/>
                </w:rPr>
                <w:t>LLN7313</w:t>
              </w:r>
            </w:ins>
          </w:p>
        </w:tc>
        <w:tc>
          <w:tcPr>
            <w:tcW w:w="933" w:type="pct"/>
            <w:noWrap/>
            <w:hideMark/>
          </w:tcPr>
          <w:p w:rsidR="00110C18" w:rsidRPr="0056388D" w:rsidRDefault="00110C18" w:rsidP="00063728">
            <w:pPr>
              <w:rPr>
                <w:ins w:id="40891" w:author="KIM, Jason" w:date="2019-04-02T13:39:00Z"/>
                <w:rFonts w:ascii="Calibri" w:eastAsia="Times New Roman" w:hAnsi="Calibri" w:cs="Calibri"/>
                <w:color w:val="000000"/>
                <w:lang w:eastAsia="en-AU"/>
              </w:rPr>
            </w:pPr>
            <w:ins w:id="408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93" w:author="KIM, Jason" w:date="2019-04-02T13:39:00Z"/>
                <w:rFonts w:ascii="Calibri" w:eastAsia="Times New Roman" w:hAnsi="Calibri" w:cs="Calibri"/>
                <w:color w:val="000000"/>
                <w:lang w:eastAsia="en-AU"/>
              </w:rPr>
            </w:pPr>
            <w:ins w:id="40894" w:author="KIM, Jason" w:date="2019-04-02T13:39:00Z">
              <w:r w:rsidRPr="0056388D">
                <w:rPr>
                  <w:rFonts w:ascii="Calibri" w:eastAsia="Times New Roman" w:hAnsi="Calibri" w:cs="Calibri"/>
                  <w:color w:val="000000"/>
                  <w:lang w:eastAsia="en-AU"/>
                </w:rPr>
                <w:t>Chainage 347</w:t>
              </w:r>
            </w:ins>
          </w:p>
        </w:tc>
        <w:tc>
          <w:tcPr>
            <w:tcW w:w="764" w:type="pct"/>
            <w:noWrap/>
            <w:hideMark/>
          </w:tcPr>
          <w:p w:rsidR="00110C18" w:rsidRPr="0056388D" w:rsidRDefault="00110C18" w:rsidP="00063728">
            <w:pPr>
              <w:jc w:val="right"/>
              <w:rPr>
                <w:ins w:id="40895" w:author="KIM, Jason" w:date="2019-04-02T13:39:00Z"/>
                <w:rFonts w:ascii="Calibri" w:eastAsia="Times New Roman" w:hAnsi="Calibri" w:cs="Calibri"/>
                <w:color w:val="000000"/>
                <w:lang w:eastAsia="en-AU"/>
              </w:rPr>
            </w:pPr>
            <w:ins w:id="408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97" w:author="KIM, Jason" w:date="2019-04-02T13:39:00Z"/>
        </w:trPr>
        <w:tc>
          <w:tcPr>
            <w:tcW w:w="708" w:type="pct"/>
            <w:vMerge/>
            <w:hideMark/>
          </w:tcPr>
          <w:p w:rsidR="00110C18" w:rsidRPr="0056388D" w:rsidRDefault="00110C18" w:rsidP="00063728">
            <w:pPr>
              <w:rPr>
                <w:ins w:id="408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99" w:author="KIM, Jason" w:date="2019-04-02T13:39:00Z"/>
                <w:rFonts w:ascii="Calibri" w:eastAsia="Times New Roman" w:hAnsi="Calibri" w:cs="Calibri"/>
                <w:color w:val="000000"/>
                <w:lang w:eastAsia="en-AU"/>
              </w:rPr>
            </w:pPr>
            <w:ins w:id="40900"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01" w:author="KIM, Jason" w:date="2019-04-02T13:39:00Z"/>
                <w:rFonts w:ascii="Calibri" w:eastAsia="Times New Roman" w:hAnsi="Calibri" w:cs="Calibri"/>
                <w:color w:val="000000"/>
                <w:lang w:eastAsia="en-AU"/>
              </w:rPr>
            </w:pPr>
            <w:ins w:id="4090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03" w:author="KIM, Jason" w:date="2019-04-02T13:39:00Z"/>
                <w:rFonts w:ascii="Calibri" w:eastAsia="Times New Roman" w:hAnsi="Calibri" w:cs="Calibri"/>
                <w:color w:val="000000"/>
                <w:lang w:eastAsia="en-AU"/>
              </w:rPr>
            </w:pPr>
            <w:ins w:id="40904" w:author="KIM, Jason" w:date="2019-04-02T13:39:00Z">
              <w:r w:rsidRPr="0056388D">
                <w:rPr>
                  <w:rFonts w:ascii="Calibri" w:eastAsia="Times New Roman" w:hAnsi="Calibri" w:cs="Calibri"/>
                  <w:color w:val="000000"/>
                  <w:lang w:eastAsia="en-AU"/>
                </w:rPr>
                <w:t>LLN7314</w:t>
              </w:r>
            </w:ins>
          </w:p>
        </w:tc>
        <w:tc>
          <w:tcPr>
            <w:tcW w:w="933" w:type="pct"/>
            <w:noWrap/>
            <w:hideMark/>
          </w:tcPr>
          <w:p w:rsidR="00110C18" w:rsidRPr="0056388D" w:rsidRDefault="00110C18" w:rsidP="00063728">
            <w:pPr>
              <w:rPr>
                <w:ins w:id="40905" w:author="KIM, Jason" w:date="2019-04-02T13:39:00Z"/>
                <w:rFonts w:ascii="Calibri" w:eastAsia="Times New Roman" w:hAnsi="Calibri" w:cs="Calibri"/>
                <w:color w:val="000000"/>
                <w:lang w:eastAsia="en-AU"/>
              </w:rPr>
            </w:pPr>
            <w:ins w:id="409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07" w:author="KIM, Jason" w:date="2019-04-02T13:39:00Z"/>
                <w:rFonts w:ascii="Calibri" w:eastAsia="Times New Roman" w:hAnsi="Calibri" w:cs="Calibri"/>
                <w:color w:val="000000"/>
                <w:lang w:eastAsia="en-AU"/>
              </w:rPr>
            </w:pPr>
            <w:ins w:id="40908"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40909" w:author="KIM, Jason" w:date="2019-04-02T13:39:00Z"/>
                <w:rFonts w:ascii="Calibri" w:eastAsia="Times New Roman" w:hAnsi="Calibri" w:cs="Calibri"/>
                <w:color w:val="000000"/>
                <w:lang w:eastAsia="en-AU"/>
              </w:rPr>
            </w:pPr>
            <w:ins w:id="40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11" w:author="KIM, Jason" w:date="2019-04-02T13:39:00Z"/>
        </w:trPr>
        <w:tc>
          <w:tcPr>
            <w:tcW w:w="708" w:type="pct"/>
            <w:vMerge/>
            <w:hideMark/>
          </w:tcPr>
          <w:p w:rsidR="00110C18" w:rsidRPr="0056388D" w:rsidRDefault="00110C18" w:rsidP="00063728">
            <w:pPr>
              <w:rPr>
                <w:ins w:id="409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13" w:author="KIM, Jason" w:date="2019-04-02T13:39:00Z"/>
                <w:rFonts w:ascii="Calibri" w:eastAsia="Times New Roman" w:hAnsi="Calibri" w:cs="Calibri"/>
                <w:color w:val="000000"/>
                <w:lang w:eastAsia="en-AU"/>
              </w:rPr>
            </w:pPr>
            <w:ins w:id="40914"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15" w:author="KIM, Jason" w:date="2019-04-02T13:39:00Z"/>
                <w:rFonts w:ascii="Calibri" w:eastAsia="Times New Roman" w:hAnsi="Calibri" w:cs="Calibri"/>
                <w:color w:val="000000"/>
                <w:lang w:eastAsia="en-AU"/>
              </w:rPr>
            </w:pPr>
            <w:ins w:id="4091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17" w:author="KIM, Jason" w:date="2019-04-02T13:39:00Z"/>
                <w:rFonts w:ascii="Calibri" w:eastAsia="Times New Roman" w:hAnsi="Calibri" w:cs="Calibri"/>
                <w:color w:val="000000"/>
                <w:lang w:eastAsia="en-AU"/>
              </w:rPr>
            </w:pPr>
            <w:ins w:id="40918" w:author="KIM, Jason" w:date="2019-04-02T13:39:00Z">
              <w:r w:rsidRPr="0056388D">
                <w:rPr>
                  <w:rFonts w:ascii="Calibri" w:eastAsia="Times New Roman" w:hAnsi="Calibri" w:cs="Calibri"/>
                  <w:color w:val="000000"/>
                  <w:lang w:eastAsia="en-AU"/>
                </w:rPr>
                <w:t>LLN7315</w:t>
              </w:r>
            </w:ins>
          </w:p>
        </w:tc>
        <w:tc>
          <w:tcPr>
            <w:tcW w:w="933" w:type="pct"/>
            <w:noWrap/>
            <w:hideMark/>
          </w:tcPr>
          <w:p w:rsidR="00110C18" w:rsidRPr="0056388D" w:rsidRDefault="00110C18" w:rsidP="00063728">
            <w:pPr>
              <w:rPr>
                <w:ins w:id="40919" w:author="KIM, Jason" w:date="2019-04-02T13:39:00Z"/>
                <w:rFonts w:ascii="Calibri" w:eastAsia="Times New Roman" w:hAnsi="Calibri" w:cs="Calibri"/>
                <w:color w:val="000000"/>
                <w:lang w:eastAsia="en-AU"/>
              </w:rPr>
            </w:pPr>
            <w:ins w:id="409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21" w:author="KIM, Jason" w:date="2019-04-02T13:39:00Z"/>
                <w:rFonts w:ascii="Calibri" w:eastAsia="Times New Roman" w:hAnsi="Calibri" w:cs="Calibri"/>
                <w:color w:val="000000"/>
                <w:lang w:eastAsia="en-AU"/>
              </w:rPr>
            </w:pPr>
            <w:ins w:id="40922" w:author="KIM, Jason" w:date="2019-04-02T13:39:00Z">
              <w:r w:rsidRPr="0056388D">
                <w:rPr>
                  <w:rFonts w:ascii="Calibri" w:eastAsia="Times New Roman" w:hAnsi="Calibri" w:cs="Calibri"/>
                  <w:color w:val="000000"/>
                  <w:lang w:eastAsia="en-AU"/>
                </w:rPr>
                <w:t>Chainage 366</w:t>
              </w:r>
            </w:ins>
          </w:p>
        </w:tc>
        <w:tc>
          <w:tcPr>
            <w:tcW w:w="764" w:type="pct"/>
            <w:noWrap/>
            <w:hideMark/>
          </w:tcPr>
          <w:p w:rsidR="00110C18" w:rsidRPr="0056388D" w:rsidRDefault="00110C18" w:rsidP="00063728">
            <w:pPr>
              <w:jc w:val="right"/>
              <w:rPr>
                <w:ins w:id="40923" w:author="KIM, Jason" w:date="2019-04-02T13:39:00Z"/>
                <w:rFonts w:ascii="Calibri" w:eastAsia="Times New Roman" w:hAnsi="Calibri" w:cs="Calibri"/>
                <w:color w:val="000000"/>
                <w:lang w:eastAsia="en-AU"/>
              </w:rPr>
            </w:pPr>
            <w:ins w:id="40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25" w:author="KIM, Jason" w:date="2019-04-02T13:39:00Z"/>
        </w:trPr>
        <w:tc>
          <w:tcPr>
            <w:tcW w:w="708" w:type="pct"/>
            <w:vMerge/>
            <w:hideMark/>
          </w:tcPr>
          <w:p w:rsidR="00110C18" w:rsidRPr="0056388D" w:rsidRDefault="00110C18" w:rsidP="00063728">
            <w:pPr>
              <w:rPr>
                <w:ins w:id="409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27" w:author="KIM, Jason" w:date="2019-04-02T13:39:00Z"/>
                <w:rFonts w:ascii="Calibri" w:eastAsia="Times New Roman" w:hAnsi="Calibri" w:cs="Calibri"/>
                <w:color w:val="000000"/>
                <w:lang w:eastAsia="en-AU"/>
              </w:rPr>
            </w:pPr>
            <w:ins w:id="40928"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29" w:author="KIM, Jason" w:date="2019-04-02T13:39:00Z"/>
                <w:rFonts w:ascii="Calibri" w:eastAsia="Times New Roman" w:hAnsi="Calibri" w:cs="Calibri"/>
                <w:color w:val="000000"/>
                <w:lang w:eastAsia="en-AU"/>
              </w:rPr>
            </w:pPr>
            <w:ins w:id="4093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31" w:author="KIM, Jason" w:date="2019-04-02T13:39:00Z"/>
                <w:rFonts w:ascii="Calibri" w:eastAsia="Times New Roman" w:hAnsi="Calibri" w:cs="Calibri"/>
                <w:color w:val="000000"/>
                <w:lang w:eastAsia="en-AU"/>
              </w:rPr>
            </w:pPr>
            <w:ins w:id="40932" w:author="KIM, Jason" w:date="2019-04-02T13:39:00Z">
              <w:r w:rsidRPr="0056388D">
                <w:rPr>
                  <w:rFonts w:ascii="Calibri" w:eastAsia="Times New Roman" w:hAnsi="Calibri" w:cs="Calibri"/>
                  <w:color w:val="000000"/>
                  <w:lang w:eastAsia="en-AU"/>
                </w:rPr>
                <w:t>LLN7316</w:t>
              </w:r>
            </w:ins>
          </w:p>
        </w:tc>
        <w:tc>
          <w:tcPr>
            <w:tcW w:w="933" w:type="pct"/>
            <w:noWrap/>
            <w:hideMark/>
          </w:tcPr>
          <w:p w:rsidR="00110C18" w:rsidRPr="0056388D" w:rsidRDefault="00110C18" w:rsidP="00063728">
            <w:pPr>
              <w:rPr>
                <w:ins w:id="40933" w:author="KIM, Jason" w:date="2019-04-02T13:39:00Z"/>
                <w:rFonts w:ascii="Calibri" w:eastAsia="Times New Roman" w:hAnsi="Calibri" w:cs="Calibri"/>
                <w:color w:val="000000"/>
                <w:lang w:eastAsia="en-AU"/>
              </w:rPr>
            </w:pPr>
            <w:ins w:id="409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35" w:author="KIM, Jason" w:date="2019-04-02T13:39:00Z"/>
                <w:rFonts w:ascii="Calibri" w:eastAsia="Times New Roman" w:hAnsi="Calibri" w:cs="Calibri"/>
                <w:color w:val="000000"/>
                <w:lang w:eastAsia="en-AU"/>
              </w:rPr>
            </w:pPr>
            <w:ins w:id="40936" w:author="KIM, Jason" w:date="2019-04-02T13:39:00Z">
              <w:r w:rsidRPr="0056388D">
                <w:rPr>
                  <w:rFonts w:ascii="Calibri" w:eastAsia="Times New Roman" w:hAnsi="Calibri" w:cs="Calibri"/>
                  <w:color w:val="000000"/>
                  <w:lang w:eastAsia="en-AU"/>
                </w:rPr>
                <w:t>Chainage 376</w:t>
              </w:r>
            </w:ins>
          </w:p>
        </w:tc>
        <w:tc>
          <w:tcPr>
            <w:tcW w:w="764" w:type="pct"/>
            <w:noWrap/>
            <w:hideMark/>
          </w:tcPr>
          <w:p w:rsidR="00110C18" w:rsidRPr="0056388D" w:rsidRDefault="00110C18" w:rsidP="00063728">
            <w:pPr>
              <w:jc w:val="right"/>
              <w:rPr>
                <w:ins w:id="40937" w:author="KIM, Jason" w:date="2019-04-02T13:39:00Z"/>
                <w:rFonts w:ascii="Calibri" w:eastAsia="Times New Roman" w:hAnsi="Calibri" w:cs="Calibri"/>
                <w:color w:val="000000"/>
                <w:lang w:eastAsia="en-AU"/>
              </w:rPr>
            </w:pPr>
            <w:ins w:id="40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39" w:author="KIM, Jason" w:date="2019-04-02T13:39:00Z"/>
        </w:trPr>
        <w:tc>
          <w:tcPr>
            <w:tcW w:w="708" w:type="pct"/>
            <w:vMerge/>
            <w:hideMark/>
          </w:tcPr>
          <w:p w:rsidR="00110C18" w:rsidRPr="0056388D" w:rsidRDefault="00110C18" w:rsidP="00063728">
            <w:pPr>
              <w:rPr>
                <w:ins w:id="409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41" w:author="KIM, Jason" w:date="2019-04-02T13:39:00Z"/>
                <w:rFonts w:ascii="Calibri" w:eastAsia="Times New Roman" w:hAnsi="Calibri" w:cs="Calibri"/>
                <w:color w:val="000000"/>
                <w:lang w:eastAsia="en-AU"/>
              </w:rPr>
            </w:pPr>
            <w:ins w:id="40942"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43" w:author="KIM, Jason" w:date="2019-04-02T13:39:00Z"/>
                <w:rFonts w:ascii="Calibri" w:eastAsia="Times New Roman" w:hAnsi="Calibri" w:cs="Calibri"/>
                <w:color w:val="000000"/>
                <w:lang w:eastAsia="en-AU"/>
              </w:rPr>
            </w:pPr>
            <w:ins w:id="4094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45" w:author="KIM, Jason" w:date="2019-04-02T13:39:00Z"/>
                <w:rFonts w:ascii="Calibri" w:eastAsia="Times New Roman" w:hAnsi="Calibri" w:cs="Calibri"/>
                <w:color w:val="000000"/>
                <w:lang w:eastAsia="en-AU"/>
              </w:rPr>
            </w:pPr>
            <w:ins w:id="40946" w:author="KIM, Jason" w:date="2019-04-02T13:39:00Z">
              <w:r w:rsidRPr="0056388D">
                <w:rPr>
                  <w:rFonts w:ascii="Calibri" w:eastAsia="Times New Roman" w:hAnsi="Calibri" w:cs="Calibri"/>
                  <w:color w:val="000000"/>
                  <w:lang w:eastAsia="en-AU"/>
                </w:rPr>
                <w:t>LLN7317</w:t>
              </w:r>
            </w:ins>
          </w:p>
        </w:tc>
        <w:tc>
          <w:tcPr>
            <w:tcW w:w="933" w:type="pct"/>
            <w:noWrap/>
            <w:hideMark/>
          </w:tcPr>
          <w:p w:rsidR="00110C18" w:rsidRPr="0056388D" w:rsidRDefault="00110C18" w:rsidP="00063728">
            <w:pPr>
              <w:rPr>
                <w:ins w:id="40947" w:author="KIM, Jason" w:date="2019-04-02T13:39:00Z"/>
                <w:rFonts w:ascii="Calibri" w:eastAsia="Times New Roman" w:hAnsi="Calibri" w:cs="Calibri"/>
                <w:color w:val="000000"/>
                <w:lang w:eastAsia="en-AU"/>
              </w:rPr>
            </w:pPr>
            <w:ins w:id="409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49" w:author="KIM, Jason" w:date="2019-04-02T13:39:00Z"/>
                <w:rFonts w:ascii="Calibri" w:eastAsia="Times New Roman" w:hAnsi="Calibri" w:cs="Calibri"/>
                <w:color w:val="000000"/>
                <w:lang w:eastAsia="en-AU"/>
              </w:rPr>
            </w:pPr>
            <w:ins w:id="40950" w:author="KIM, Jason" w:date="2019-04-02T13:39:00Z">
              <w:r w:rsidRPr="0056388D">
                <w:rPr>
                  <w:rFonts w:ascii="Calibri" w:eastAsia="Times New Roman" w:hAnsi="Calibri" w:cs="Calibri"/>
                  <w:color w:val="000000"/>
                  <w:lang w:eastAsia="en-AU"/>
                </w:rPr>
                <w:t>Chainage 385</w:t>
              </w:r>
            </w:ins>
          </w:p>
        </w:tc>
        <w:tc>
          <w:tcPr>
            <w:tcW w:w="764" w:type="pct"/>
            <w:noWrap/>
            <w:hideMark/>
          </w:tcPr>
          <w:p w:rsidR="00110C18" w:rsidRPr="0056388D" w:rsidRDefault="00110C18" w:rsidP="00063728">
            <w:pPr>
              <w:jc w:val="right"/>
              <w:rPr>
                <w:ins w:id="40951" w:author="KIM, Jason" w:date="2019-04-02T13:39:00Z"/>
                <w:rFonts w:ascii="Calibri" w:eastAsia="Times New Roman" w:hAnsi="Calibri" w:cs="Calibri"/>
                <w:color w:val="000000"/>
                <w:lang w:eastAsia="en-AU"/>
              </w:rPr>
            </w:pPr>
            <w:ins w:id="40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53" w:author="KIM, Jason" w:date="2019-04-02T13:39:00Z"/>
        </w:trPr>
        <w:tc>
          <w:tcPr>
            <w:tcW w:w="708" w:type="pct"/>
            <w:vMerge w:val="restart"/>
            <w:noWrap/>
            <w:hideMark/>
          </w:tcPr>
          <w:p w:rsidR="00110C18" w:rsidRPr="0056388D" w:rsidRDefault="00110C18" w:rsidP="00063728">
            <w:pPr>
              <w:rPr>
                <w:ins w:id="40954" w:author="KIM, Jason" w:date="2019-04-02T13:39:00Z"/>
                <w:rFonts w:ascii="Calibri" w:eastAsia="Times New Roman" w:hAnsi="Calibri" w:cs="Calibri"/>
                <w:color w:val="000000"/>
                <w:lang w:eastAsia="en-AU"/>
              </w:rPr>
            </w:pPr>
            <w:ins w:id="40955" w:author="KIM, Jason" w:date="2019-04-02T13:39:00Z">
              <w:r w:rsidRPr="0056388D">
                <w:rPr>
                  <w:rFonts w:ascii="Calibri" w:eastAsia="Times New Roman" w:hAnsi="Calibri" w:cs="Calibri"/>
                  <w:color w:val="000000"/>
                  <w:lang w:eastAsia="en-AU"/>
                </w:rPr>
                <w:t>LLE91K61</w:t>
              </w:r>
            </w:ins>
          </w:p>
        </w:tc>
        <w:tc>
          <w:tcPr>
            <w:tcW w:w="605" w:type="pct"/>
            <w:noWrap/>
            <w:hideMark/>
          </w:tcPr>
          <w:p w:rsidR="00110C18" w:rsidRPr="0056388D" w:rsidRDefault="00110C18" w:rsidP="00063728">
            <w:pPr>
              <w:rPr>
                <w:ins w:id="40956" w:author="KIM, Jason" w:date="2019-04-02T13:39:00Z"/>
                <w:rFonts w:ascii="Calibri" w:eastAsia="Times New Roman" w:hAnsi="Calibri" w:cs="Calibri"/>
                <w:color w:val="000000"/>
                <w:lang w:eastAsia="en-AU"/>
              </w:rPr>
            </w:pPr>
            <w:ins w:id="40957"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58" w:author="KIM, Jason" w:date="2019-04-02T13:39:00Z"/>
                <w:rFonts w:ascii="Calibri" w:eastAsia="Times New Roman" w:hAnsi="Calibri" w:cs="Calibri"/>
                <w:color w:val="000000"/>
                <w:lang w:eastAsia="en-AU"/>
              </w:rPr>
            </w:pPr>
            <w:ins w:id="4095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60" w:author="KIM, Jason" w:date="2019-04-02T13:39:00Z"/>
                <w:rFonts w:ascii="Calibri" w:eastAsia="Times New Roman" w:hAnsi="Calibri" w:cs="Calibri"/>
                <w:color w:val="000000"/>
                <w:lang w:eastAsia="en-AU"/>
              </w:rPr>
            </w:pPr>
            <w:ins w:id="40961" w:author="KIM, Jason" w:date="2019-04-02T13:39:00Z">
              <w:r w:rsidRPr="0056388D">
                <w:rPr>
                  <w:rFonts w:ascii="Calibri" w:eastAsia="Times New Roman" w:hAnsi="Calibri" w:cs="Calibri"/>
                  <w:color w:val="000000"/>
                  <w:lang w:eastAsia="en-AU"/>
                </w:rPr>
                <w:t>LLN7300</w:t>
              </w:r>
            </w:ins>
          </w:p>
        </w:tc>
        <w:tc>
          <w:tcPr>
            <w:tcW w:w="933" w:type="pct"/>
            <w:noWrap/>
            <w:hideMark/>
          </w:tcPr>
          <w:p w:rsidR="00110C18" w:rsidRPr="0056388D" w:rsidRDefault="00110C18" w:rsidP="00063728">
            <w:pPr>
              <w:rPr>
                <w:ins w:id="40962" w:author="KIM, Jason" w:date="2019-04-02T13:39:00Z"/>
                <w:rFonts w:ascii="Calibri" w:eastAsia="Times New Roman" w:hAnsi="Calibri" w:cs="Calibri"/>
                <w:color w:val="000000"/>
                <w:lang w:eastAsia="en-AU"/>
              </w:rPr>
            </w:pPr>
            <w:ins w:id="409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64" w:author="KIM, Jason" w:date="2019-04-02T13:39:00Z"/>
                <w:rFonts w:ascii="Calibri" w:eastAsia="Times New Roman" w:hAnsi="Calibri" w:cs="Calibri"/>
                <w:color w:val="000000"/>
                <w:lang w:eastAsia="en-AU"/>
              </w:rPr>
            </w:pPr>
            <w:ins w:id="40965" w:author="KIM, Jason" w:date="2019-04-02T13:39:00Z">
              <w:r w:rsidRPr="0056388D">
                <w:rPr>
                  <w:rFonts w:ascii="Calibri" w:eastAsia="Times New Roman" w:hAnsi="Calibri" w:cs="Calibri"/>
                  <w:color w:val="000000"/>
                  <w:lang w:eastAsia="en-AU"/>
                </w:rPr>
                <w:t>Chainage 207</w:t>
              </w:r>
            </w:ins>
          </w:p>
        </w:tc>
        <w:tc>
          <w:tcPr>
            <w:tcW w:w="764" w:type="pct"/>
            <w:noWrap/>
            <w:hideMark/>
          </w:tcPr>
          <w:p w:rsidR="00110C18" w:rsidRPr="0056388D" w:rsidRDefault="00110C18" w:rsidP="00063728">
            <w:pPr>
              <w:jc w:val="right"/>
              <w:rPr>
                <w:ins w:id="40966" w:author="KIM, Jason" w:date="2019-04-02T13:39:00Z"/>
                <w:rFonts w:ascii="Calibri" w:eastAsia="Times New Roman" w:hAnsi="Calibri" w:cs="Calibri"/>
                <w:color w:val="000000"/>
                <w:lang w:eastAsia="en-AU"/>
              </w:rPr>
            </w:pPr>
            <w:ins w:id="40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68" w:author="KIM, Jason" w:date="2019-04-02T13:39:00Z"/>
        </w:trPr>
        <w:tc>
          <w:tcPr>
            <w:tcW w:w="708" w:type="pct"/>
            <w:vMerge/>
            <w:hideMark/>
          </w:tcPr>
          <w:p w:rsidR="00110C18" w:rsidRPr="0056388D" w:rsidRDefault="00110C18" w:rsidP="00063728">
            <w:pPr>
              <w:rPr>
                <w:ins w:id="409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70" w:author="KIM, Jason" w:date="2019-04-02T13:39:00Z"/>
                <w:rFonts w:ascii="Calibri" w:eastAsia="Times New Roman" w:hAnsi="Calibri" w:cs="Calibri"/>
                <w:color w:val="000000"/>
                <w:lang w:eastAsia="en-AU"/>
              </w:rPr>
            </w:pPr>
            <w:ins w:id="40971"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72" w:author="KIM, Jason" w:date="2019-04-02T13:39:00Z"/>
                <w:rFonts w:ascii="Calibri" w:eastAsia="Times New Roman" w:hAnsi="Calibri" w:cs="Calibri"/>
                <w:color w:val="000000"/>
                <w:lang w:eastAsia="en-AU"/>
              </w:rPr>
            </w:pPr>
            <w:ins w:id="4097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74" w:author="KIM, Jason" w:date="2019-04-02T13:39:00Z"/>
                <w:rFonts w:ascii="Calibri" w:eastAsia="Times New Roman" w:hAnsi="Calibri" w:cs="Calibri"/>
                <w:color w:val="000000"/>
                <w:lang w:eastAsia="en-AU"/>
              </w:rPr>
            </w:pPr>
            <w:ins w:id="40975" w:author="KIM, Jason" w:date="2019-04-02T13:39:00Z">
              <w:r w:rsidRPr="0056388D">
                <w:rPr>
                  <w:rFonts w:ascii="Calibri" w:eastAsia="Times New Roman" w:hAnsi="Calibri" w:cs="Calibri"/>
                  <w:color w:val="000000"/>
                  <w:lang w:eastAsia="en-AU"/>
                </w:rPr>
                <w:t>LLN7301</w:t>
              </w:r>
            </w:ins>
          </w:p>
        </w:tc>
        <w:tc>
          <w:tcPr>
            <w:tcW w:w="933" w:type="pct"/>
            <w:noWrap/>
            <w:hideMark/>
          </w:tcPr>
          <w:p w:rsidR="00110C18" w:rsidRPr="0056388D" w:rsidRDefault="00110C18" w:rsidP="00063728">
            <w:pPr>
              <w:rPr>
                <w:ins w:id="40976" w:author="KIM, Jason" w:date="2019-04-02T13:39:00Z"/>
                <w:rFonts w:ascii="Calibri" w:eastAsia="Times New Roman" w:hAnsi="Calibri" w:cs="Calibri"/>
                <w:color w:val="000000"/>
                <w:lang w:eastAsia="en-AU"/>
              </w:rPr>
            </w:pPr>
            <w:ins w:id="409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78" w:author="KIM, Jason" w:date="2019-04-02T13:39:00Z"/>
                <w:rFonts w:ascii="Calibri" w:eastAsia="Times New Roman" w:hAnsi="Calibri" w:cs="Calibri"/>
                <w:color w:val="000000"/>
                <w:lang w:eastAsia="en-AU"/>
              </w:rPr>
            </w:pPr>
            <w:ins w:id="40979" w:author="KIM, Jason" w:date="2019-04-02T13:39:00Z">
              <w:r w:rsidRPr="0056388D">
                <w:rPr>
                  <w:rFonts w:ascii="Calibri" w:eastAsia="Times New Roman" w:hAnsi="Calibri" w:cs="Calibri"/>
                  <w:color w:val="000000"/>
                  <w:lang w:eastAsia="en-AU"/>
                </w:rPr>
                <w:t>Chainage 217</w:t>
              </w:r>
            </w:ins>
          </w:p>
        </w:tc>
        <w:tc>
          <w:tcPr>
            <w:tcW w:w="764" w:type="pct"/>
            <w:noWrap/>
            <w:hideMark/>
          </w:tcPr>
          <w:p w:rsidR="00110C18" w:rsidRPr="0056388D" w:rsidRDefault="00110C18" w:rsidP="00063728">
            <w:pPr>
              <w:jc w:val="right"/>
              <w:rPr>
                <w:ins w:id="40980" w:author="KIM, Jason" w:date="2019-04-02T13:39:00Z"/>
                <w:rFonts w:ascii="Calibri" w:eastAsia="Times New Roman" w:hAnsi="Calibri" w:cs="Calibri"/>
                <w:color w:val="000000"/>
                <w:lang w:eastAsia="en-AU"/>
              </w:rPr>
            </w:pPr>
            <w:ins w:id="409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82" w:author="KIM, Jason" w:date="2019-04-02T13:39:00Z"/>
        </w:trPr>
        <w:tc>
          <w:tcPr>
            <w:tcW w:w="708" w:type="pct"/>
            <w:vMerge/>
            <w:hideMark/>
          </w:tcPr>
          <w:p w:rsidR="00110C18" w:rsidRPr="0056388D" w:rsidRDefault="00110C18" w:rsidP="00063728">
            <w:pPr>
              <w:rPr>
                <w:ins w:id="409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84" w:author="KIM, Jason" w:date="2019-04-02T13:39:00Z"/>
                <w:rFonts w:ascii="Calibri" w:eastAsia="Times New Roman" w:hAnsi="Calibri" w:cs="Calibri"/>
                <w:color w:val="000000"/>
                <w:lang w:eastAsia="en-AU"/>
              </w:rPr>
            </w:pPr>
            <w:ins w:id="40985"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86" w:author="KIM, Jason" w:date="2019-04-02T13:39:00Z"/>
                <w:rFonts w:ascii="Calibri" w:eastAsia="Times New Roman" w:hAnsi="Calibri" w:cs="Calibri"/>
                <w:color w:val="000000"/>
                <w:lang w:eastAsia="en-AU"/>
              </w:rPr>
            </w:pPr>
            <w:ins w:id="4098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88" w:author="KIM, Jason" w:date="2019-04-02T13:39:00Z"/>
                <w:rFonts w:ascii="Calibri" w:eastAsia="Times New Roman" w:hAnsi="Calibri" w:cs="Calibri"/>
                <w:color w:val="000000"/>
                <w:lang w:eastAsia="en-AU"/>
              </w:rPr>
            </w:pPr>
            <w:ins w:id="40989" w:author="KIM, Jason" w:date="2019-04-02T13:39:00Z">
              <w:r w:rsidRPr="0056388D">
                <w:rPr>
                  <w:rFonts w:ascii="Calibri" w:eastAsia="Times New Roman" w:hAnsi="Calibri" w:cs="Calibri"/>
                  <w:color w:val="000000"/>
                  <w:lang w:eastAsia="en-AU"/>
                </w:rPr>
                <w:t>LLN7302</w:t>
              </w:r>
            </w:ins>
          </w:p>
        </w:tc>
        <w:tc>
          <w:tcPr>
            <w:tcW w:w="933" w:type="pct"/>
            <w:noWrap/>
            <w:hideMark/>
          </w:tcPr>
          <w:p w:rsidR="00110C18" w:rsidRPr="0056388D" w:rsidRDefault="00110C18" w:rsidP="00063728">
            <w:pPr>
              <w:rPr>
                <w:ins w:id="40990" w:author="KIM, Jason" w:date="2019-04-02T13:39:00Z"/>
                <w:rFonts w:ascii="Calibri" w:eastAsia="Times New Roman" w:hAnsi="Calibri" w:cs="Calibri"/>
                <w:color w:val="000000"/>
                <w:lang w:eastAsia="en-AU"/>
              </w:rPr>
            </w:pPr>
            <w:ins w:id="409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92" w:author="KIM, Jason" w:date="2019-04-02T13:39:00Z"/>
                <w:rFonts w:ascii="Calibri" w:eastAsia="Times New Roman" w:hAnsi="Calibri" w:cs="Calibri"/>
                <w:color w:val="000000"/>
                <w:lang w:eastAsia="en-AU"/>
              </w:rPr>
            </w:pPr>
            <w:ins w:id="40993" w:author="KIM, Jason" w:date="2019-04-02T13:39:00Z">
              <w:r w:rsidRPr="0056388D">
                <w:rPr>
                  <w:rFonts w:ascii="Calibri" w:eastAsia="Times New Roman" w:hAnsi="Calibri" w:cs="Calibri"/>
                  <w:color w:val="000000"/>
                  <w:lang w:eastAsia="en-AU"/>
                </w:rPr>
                <w:t>Chainage 226</w:t>
              </w:r>
            </w:ins>
          </w:p>
        </w:tc>
        <w:tc>
          <w:tcPr>
            <w:tcW w:w="764" w:type="pct"/>
            <w:noWrap/>
            <w:hideMark/>
          </w:tcPr>
          <w:p w:rsidR="00110C18" w:rsidRPr="0056388D" w:rsidRDefault="00110C18" w:rsidP="00063728">
            <w:pPr>
              <w:jc w:val="right"/>
              <w:rPr>
                <w:ins w:id="40994" w:author="KIM, Jason" w:date="2019-04-02T13:39:00Z"/>
                <w:rFonts w:ascii="Calibri" w:eastAsia="Times New Roman" w:hAnsi="Calibri" w:cs="Calibri"/>
                <w:color w:val="000000"/>
                <w:lang w:eastAsia="en-AU"/>
              </w:rPr>
            </w:pPr>
            <w:ins w:id="40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96" w:author="KIM, Jason" w:date="2019-04-02T13:39:00Z"/>
        </w:trPr>
        <w:tc>
          <w:tcPr>
            <w:tcW w:w="708" w:type="pct"/>
            <w:vMerge/>
            <w:hideMark/>
          </w:tcPr>
          <w:p w:rsidR="00110C18" w:rsidRPr="0056388D" w:rsidRDefault="00110C18" w:rsidP="00063728">
            <w:pPr>
              <w:rPr>
                <w:ins w:id="40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98" w:author="KIM, Jason" w:date="2019-04-02T13:39:00Z"/>
                <w:rFonts w:ascii="Calibri" w:eastAsia="Times New Roman" w:hAnsi="Calibri" w:cs="Calibri"/>
                <w:color w:val="000000"/>
                <w:lang w:eastAsia="en-AU"/>
              </w:rPr>
            </w:pPr>
            <w:ins w:id="40999"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00" w:author="KIM, Jason" w:date="2019-04-02T13:39:00Z"/>
                <w:rFonts w:ascii="Calibri" w:eastAsia="Times New Roman" w:hAnsi="Calibri" w:cs="Calibri"/>
                <w:color w:val="000000"/>
                <w:lang w:eastAsia="en-AU"/>
              </w:rPr>
            </w:pPr>
            <w:ins w:id="4100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02" w:author="KIM, Jason" w:date="2019-04-02T13:39:00Z"/>
                <w:rFonts w:ascii="Calibri" w:eastAsia="Times New Roman" w:hAnsi="Calibri" w:cs="Calibri"/>
                <w:color w:val="000000"/>
                <w:lang w:eastAsia="en-AU"/>
              </w:rPr>
            </w:pPr>
            <w:ins w:id="41003" w:author="KIM, Jason" w:date="2019-04-02T13:39:00Z">
              <w:r w:rsidRPr="0056388D">
                <w:rPr>
                  <w:rFonts w:ascii="Calibri" w:eastAsia="Times New Roman" w:hAnsi="Calibri" w:cs="Calibri"/>
                  <w:color w:val="000000"/>
                  <w:lang w:eastAsia="en-AU"/>
                </w:rPr>
                <w:t>LLN7303</w:t>
              </w:r>
            </w:ins>
          </w:p>
        </w:tc>
        <w:tc>
          <w:tcPr>
            <w:tcW w:w="933" w:type="pct"/>
            <w:noWrap/>
            <w:hideMark/>
          </w:tcPr>
          <w:p w:rsidR="00110C18" w:rsidRPr="0056388D" w:rsidRDefault="00110C18" w:rsidP="00063728">
            <w:pPr>
              <w:rPr>
                <w:ins w:id="41004" w:author="KIM, Jason" w:date="2019-04-02T13:39:00Z"/>
                <w:rFonts w:ascii="Calibri" w:eastAsia="Times New Roman" w:hAnsi="Calibri" w:cs="Calibri"/>
                <w:color w:val="000000"/>
                <w:lang w:eastAsia="en-AU"/>
              </w:rPr>
            </w:pPr>
            <w:ins w:id="410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06" w:author="KIM, Jason" w:date="2019-04-02T13:39:00Z"/>
                <w:rFonts w:ascii="Calibri" w:eastAsia="Times New Roman" w:hAnsi="Calibri" w:cs="Calibri"/>
                <w:color w:val="000000"/>
                <w:lang w:eastAsia="en-AU"/>
              </w:rPr>
            </w:pPr>
            <w:ins w:id="41007" w:author="KIM, Jason" w:date="2019-04-02T13:39:00Z">
              <w:r w:rsidRPr="0056388D">
                <w:rPr>
                  <w:rFonts w:ascii="Calibri" w:eastAsia="Times New Roman" w:hAnsi="Calibri" w:cs="Calibri"/>
                  <w:color w:val="000000"/>
                  <w:lang w:eastAsia="en-AU"/>
                </w:rPr>
                <w:t>Chainage 236</w:t>
              </w:r>
            </w:ins>
          </w:p>
        </w:tc>
        <w:tc>
          <w:tcPr>
            <w:tcW w:w="764" w:type="pct"/>
            <w:noWrap/>
            <w:hideMark/>
          </w:tcPr>
          <w:p w:rsidR="00110C18" w:rsidRPr="0056388D" w:rsidRDefault="00110C18" w:rsidP="00063728">
            <w:pPr>
              <w:jc w:val="right"/>
              <w:rPr>
                <w:ins w:id="41008" w:author="KIM, Jason" w:date="2019-04-02T13:39:00Z"/>
                <w:rFonts w:ascii="Calibri" w:eastAsia="Times New Roman" w:hAnsi="Calibri" w:cs="Calibri"/>
                <w:color w:val="000000"/>
                <w:lang w:eastAsia="en-AU"/>
              </w:rPr>
            </w:pPr>
            <w:ins w:id="41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10" w:author="KIM, Jason" w:date="2019-04-02T13:39:00Z"/>
        </w:trPr>
        <w:tc>
          <w:tcPr>
            <w:tcW w:w="708" w:type="pct"/>
            <w:vMerge/>
            <w:hideMark/>
          </w:tcPr>
          <w:p w:rsidR="00110C18" w:rsidRPr="0056388D" w:rsidRDefault="00110C18" w:rsidP="00063728">
            <w:pPr>
              <w:rPr>
                <w:ins w:id="410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12" w:author="KIM, Jason" w:date="2019-04-02T13:39:00Z"/>
                <w:rFonts w:ascii="Calibri" w:eastAsia="Times New Roman" w:hAnsi="Calibri" w:cs="Calibri"/>
                <w:color w:val="000000"/>
                <w:lang w:eastAsia="en-AU"/>
              </w:rPr>
            </w:pPr>
            <w:ins w:id="41013"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14" w:author="KIM, Jason" w:date="2019-04-02T13:39:00Z"/>
                <w:rFonts w:ascii="Calibri" w:eastAsia="Times New Roman" w:hAnsi="Calibri" w:cs="Calibri"/>
                <w:color w:val="000000"/>
                <w:lang w:eastAsia="en-AU"/>
              </w:rPr>
            </w:pPr>
            <w:ins w:id="4101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16" w:author="KIM, Jason" w:date="2019-04-02T13:39:00Z"/>
                <w:rFonts w:ascii="Calibri" w:eastAsia="Times New Roman" w:hAnsi="Calibri" w:cs="Calibri"/>
                <w:color w:val="000000"/>
                <w:lang w:eastAsia="en-AU"/>
              </w:rPr>
            </w:pPr>
            <w:ins w:id="41017" w:author="KIM, Jason" w:date="2019-04-02T13:39:00Z">
              <w:r w:rsidRPr="0056388D">
                <w:rPr>
                  <w:rFonts w:ascii="Calibri" w:eastAsia="Times New Roman" w:hAnsi="Calibri" w:cs="Calibri"/>
                  <w:color w:val="000000"/>
                  <w:lang w:eastAsia="en-AU"/>
                </w:rPr>
                <w:t>LLN7304</w:t>
              </w:r>
            </w:ins>
          </w:p>
        </w:tc>
        <w:tc>
          <w:tcPr>
            <w:tcW w:w="933" w:type="pct"/>
            <w:noWrap/>
            <w:hideMark/>
          </w:tcPr>
          <w:p w:rsidR="00110C18" w:rsidRPr="0056388D" w:rsidRDefault="00110C18" w:rsidP="00063728">
            <w:pPr>
              <w:rPr>
                <w:ins w:id="41018" w:author="KIM, Jason" w:date="2019-04-02T13:39:00Z"/>
                <w:rFonts w:ascii="Calibri" w:eastAsia="Times New Roman" w:hAnsi="Calibri" w:cs="Calibri"/>
                <w:color w:val="000000"/>
                <w:lang w:eastAsia="en-AU"/>
              </w:rPr>
            </w:pPr>
            <w:ins w:id="410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20" w:author="KIM, Jason" w:date="2019-04-02T13:39:00Z"/>
                <w:rFonts w:ascii="Calibri" w:eastAsia="Times New Roman" w:hAnsi="Calibri" w:cs="Calibri"/>
                <w:color w:val="000000"/>
                <w:lang w:eastAsia="en-AU"/>
              </w:rPr>
            </w:pPr>
            <w:ins w:id="41021" w:author="KIM, Jason" w:date="2019-04-02T13:39:00Z">
              <w:r w:rsidRPr="0056388D">
                <w:rPr>
                  <w:rFonts w:ascii="Calibri" w:eastAsia="Times New Roman" w:hAnsi="Calibri" w:cs="Calibri"/>
                  <w:color w:val="000000"/>
                  <w:lang w:eastAsia="en-AU"/>
                </w:rPr>
                <w:t>Chainage 245</w:t>
              </w:r>
            </w:ins>
          </w:p>
        </w:tc>
        <w:tc>
          <w:tcPr>
            <w:tcW w:w="764" w:type="pct"/>
            <w:noWrap/>
            <w:hideMark/>
          </w:tcPr>
          <w:p w:rsidR="00110C18" w:rsidRPr="0056388D" w:rsidRDefault="00110C18" w:rsidP="00063728">
            <w:pPr>
              <w:jc w:val="right"/>
              <w:rPr>
                <w:ins w:id="41022" w:author="KIM, Jason" w:date="2019-04-02T13:39:00Z"/>
                <w:rFonts w:ascii="Calibri" w:eastAsia="Times New Roman" w:hAnsi="Calibri" w:cs="Calibri"/>
                <w:color w:val="000000"/>
                <w:lang w:eastAsia="en-AU"/>
              </w:rPr>
            </w:pPr>
            <w:ins w:id="410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24" w:author="KIM, Jason" w:date="2019-04-02T13:39:00Z"/>
        </w:trPr>
        <w:tc>
          <w:tcPr>
            <w:tcW w:w="708" w:type="pct"/>
            <w:vMerge/>
            <w:hideMark/>
          </w:tcPr>
          <w:p w:rsidR="00110C18" w:rsidRPr="0056388D" w:rsidRDefault="00110C18" w:rsidP="00063728">
            <w:pPr>
              <w:rPr>
                <w:ins w:id="410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26" w:author="KIM, Jason" w:date="2019-04-02T13:39:00Z"/>
                <w:rFonts w:ascii="Calibri" w:eastAsia="Times New Roman" w:hAnsi="Calibri" w:cs="Calibri"/>
                <w:color w:val="000000"/>
                <w:lang w:eastAsia="en-AU"/>
              </w:rPr>
            </w:pPr>
            <w:ins w:id="41027"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28" w:author="KIM, Jason" w:date="2019-04-02T13:39:00Z"/>
                <w:rFonts w:ascii="Calibri" w:eastAsia="Times New Roman" w:hAnsi="Calibri" w:cs="Calibri"/>
                <w:color w:val="000000"/>
                <w:lang w:eastAsia="en-AU"/>
              </w:rPr>
            </w:pPr>
            <w:ins w:id="4102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30" w:author="KIM, Jason" w:date="2019-04-02T13:39:00Z"/>
                <w:rFonts w:ascii="Calibri" w:eastAsia="Times New Roman" w:hAnsi="Calibri" w:cs="Calibri"/>
                <w:color w:val="000000"/>
                <w:lang w:eastAsia="en-AU"/>
              </w:rPr>
            </w:pPr>
            <w:ins w:id="41031" w:author="KIM, Jason" w:date="2019-04-02T13:39:00Z">
              <w:r w:rsidRPr="0056388D">
                <w:rPr>
                  <w:rFonts w:ascii="Calibri" w:eastAsia="Times New Roman" w:hAnsi="Calibri" w:cs="Calibri"/>
                  <w:color w:val="000000"/>
                  <w:lang w:eastAsia="en-AU"/>
                </w:rPr>
                <w:t>LLN7305</w:t>
              </w:r>
            </w:ins>
          </w:p>
        </w:tc>
        <w:tc>
          <w:tcPr>
            <w:tcW w:w="933" w:type="pct"/>
            <w:noWrap/>
            <w:hideMark/>
          </w:tcPr>
          <w:p w:rsidR="00110C18" w:rsidRPr="0056388D" w:rsidRDefault="00110C18" w:rsidP="00063728">
            <w:pPr>
              <w:rPr>
                <w:ins w:id="41032" w:author="KIM, Jason" w:date="2019-04-02T13:39:00Z"/>
                <w:rFonts w:ascii="Calibri" w:eastAsia="Times New Roman" w:hAnsi="Calibri" w:cs="Calibri"/>
                <w:color w:val="000000"/>
                <w:lang w:eastAsia="en-AU"/>
              </w:rPr>
            </w:pPr>
            <w:ins w:id="410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34" w:author="KIM, Jason" w:date="2019-04-02T13:39:00Z"/>
                <w:rFonts w:ascii="Calibri" w:eastAsia="Times New Roman" w:hAnsi="Calibri" w:cs="Calibri"/>
                <w:color w:val="000000"/>
                <w:lang w:eastAsia="en-AU"/>
              </w:rPr>
            </w:pPr>
            <w:ins w:id="41035" w:author="KIM, Jason" w:date="2019-04-02T13:39:00Z">
              <w:r w:rsidRPr="0056388D">
                <w:rPr>
                  <w:rFonts w:ascii="Calibri" w:eastAsia="Times New Roman" w:hAnsi="Calibri" w:cs="Calibri"/>
                  <w:color w:val="000000"/>
                  <w:lang w:eastAsia="en-AU"/>
                </w:rPr>
                <w:t>Chainage 255</w:t>
              </w:r>
            </w:ins>
          </w:p>
        </w:tc>
        <w:tc>
          <w:tcPr>
            <w:tcW w:w="764" w:type="pct"/>
            <w:noWrap/>
            <w:hideMark/>
          </w:tcPr>
          <w:p w:rsidR="00110C18" w:rsidRPr="0056388D" w:rsidRDefault="00110C18" w:rsidP="00063728">
            <w:pPr>
              <w:jc w:val="right"/>
              <w:rPr>
                <w:ins w:id="41036" w:author="KIM, Jason" w:date="2019-04-02T13:39:00Z"/>
                <w:rFonts w:ascii="Calibri" w:eastAsia="Times New Roman" w:hAnsi="Calibri" w:cs="Calibri"/>
                <w:color w:val="000000"/>
                <w:lang w:eastAsia="en-AU"/>
              </w:rPr>
            </w:pPr>
            <w:ins w:id="410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38" w:author="KIM, Jason" w:date="2019-04-02T13:39:00Z"/>
        </w:trPr>
        <w:tc>
          <w:tcPr>
            <w:tcW w:w="708" w:type="pct"/>
            <w:vMerge/>
            <w:hideMark/>
          </w:tcPr>
          <w:p w:rsidR="00110C18" w:rsidRPr="0056388D" w:rsidRDefault="00110C18" w:rsidP="00063728">
            <w:pPr>
              <w:rPr>
                <w:ins w:id="410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40" w:author="KIM, Jason" w:date="2019-04-02T13:39:00Z"/>
                <w:rFonts w:ascii="Calibri" w:eastAsia="Times New Roman" w:hAnsi="Calibri" w:cs="Calibri"/>
                <w:color w:val="000000"/>
                <w:lang w:eastAsia="en-AU"/>
              </w:rPr>
            </w:pPr>
            <w:ins w:id="41041"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42" w:author="KIM, Jason" w:date="2019-04-02T13:39:00Z"/>
                <w:rFonts w:ascii="Calibri" w:eastAsia="Times New Roman" w:hAnsi="Calibri" w:cs="Calibri"/>
                <w:color w:val="000000"/>
                <w:lang w:eastAsia="en-AU"/>
              </w:rPr>
            </w:pPr>
            <w:ins w:id="4104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44" w:author="KIM, Jason" w:date="2019-04-02T13:39:00Z"/>
                <w:rFonts w:ascii="Calibri" w:eastAsia="Times New Roman" w:hAnsi="Calibri" w:cs="Calibri"/>
                <w:color w:val="000000"/>
                <w:lang w:eastAsia="en-AU"/>
              </w:rPr>
            </w:pPr>
            <w:ins w:id="41045" w:author="KIM, Jason" w:date="2019-04-02T13:39:00Z">
              <w:r w:rsidRPr="0056388D">
                <w:rPr>
                  <w:rFonts w:ascii="Calibri" w:eastAsia="Times New Roman" w:hAnsi="Calibri" w:cs="Calibri"/>
                  <w:color w:val="000000"/>
                  <w:lang w:eastAsia="en-AU"/>
                </w:rPr>
                <w:t>LLN7306</w:t>
              </w:r>
            </w:ins>
          </w:p>
        </w:tc>
        <w:tc>
          <w:tcPr>
            <w:tcW w:w="933" w:type="pct"/>
            <w:noWrap/>
            <w:hideMark/>
          </w:tcPr>
          <w:p w:rsidR="00110C18" w:rsidRPr="0056388D" w:rsidRDefault="00110C18" w:rsidP="00063728">
            <w:pPr>
              <w:rPr>
                <w:ins w:id="41046" w:author="KIM, Jason" w:date="2019-04-02T13:39:00Z"/>
                <w:rFonts w:ascii="Calibri" w:eastAsia="Times New Roman" w:hAnsi="Calibri" w:cs="Calibri"/>
                <w:color w:val="000000"/>
                <w:lang w:eastAsia="en-AU"/>
              </w:rPr>
            </w:pPr>
            <w:ins w:id="410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48" w:author="KIM, Jason" w:date="2019-04-02T13:39:00Z"/>
                <w:rFonts w:ascii="Calibri" w:eastAsia="Times New Roman" w:hAnsi="Calibri" w:cs="Calibri"/>
                <w:color w:val="000000"/>
                <w:lang w:eastAsia="en-AU"/>
              </w:rPr>
            </w:pPr>
            <w:ins w:id="41049" w:author="KIM, Jason" w:date="2019-04-02T13:39:00Z">
              <w:r w:rsidRPr="0056388D">
                <w:rPr>
                  <w:rFonts w:ascii="Calibri" w:eastAsia="Times New Roman" w:hAnsi="Calibri" w:cs="Calibri"/>
                  <w:color w:val="000000"/>
                  <w:lang w:eastAsia="en-AU"/>
                </w:rPr>
                <w:t>Chainage 264</w:t>
              </w:r>
            </w:ins>
          </w:p>
        </w:tc>
        <w:tc>
          <w:tcPr>
            <w:tcW w:w="764" w:type="pct"/>
            <w:noWrap/>
            <w:hideMark/>
          </w:tcPr>
          <w:p w:rsidR="00110C18" w:rsidRPr="0056388D" w:rsidRDefault="00110C18" w:rsidP="00063728">
            <w:pPr>
              <w:jc w:val="right"/>
              <w:rPr>
                <w:ins w:id="41050" w:author="KIM, Jason" w:date="2019-04-02T13:39:00Z"/>
                <w:rFonts w:ascii="Calibri" w:eastAsia="Times New Roman" w:hAnsi="Calibri" w:cs="Calibri"/>
                <w:color w:val="000000"/>
                <w:lang w:eastAsia="en-AU"/>
              </w:rPr>
            </w:pPr>
            <w:ins w:id="410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52" w:author="KIM, Jason" w:date="2019-04-02T13:39:00Z"/>
        </w:trPr>
        <w:tc>
          <w:tcPr>
            <w:tcW w:w="708" w:type="pct"/>
            <w:vMerge/>
            <w:hideMark/>
          </w:tcPr>
          <w:p w:rsidR="00110C18" w:rsidRPr="0056388D" w:rsidRDefault="00110C18" w:rsidP="00063728">
            <w:pPr>
              <w:rPr>
                <w:ins w:id="410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54" w:author="KIM, Jason" w:date="2019-04-02T13:39:00Z"/>
                <w:rFonts w:ascii="Calibri" w:eastAsia="Times New Roman" w:hAnsi="Calibri" w:cs="Calibri"/>
                <w:color w:val="000000"/>
                <w:lang w:eastAsia="en-AU"/>
              </w:rPr>
            </w:pPr>
            <w:ins w:id="41055"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56" w:author="KIM, Jason" w:date="2019-04-02T13:39:00Z"/>
                <w:rFonts w:ascii="Calibri" w:eastAsia="Times New Roman" w:hAnsi="Calibri" w:cs="Calibri"/>
                <w:color w:val="000000"/>
                <w:lang w:eastAsia="en-AU"/>
              </w:rPr>
            </w:pPr>
            <w:ins w:id="4105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58" w:author="KIM, Jason" w:date="2019-04-02T13:39:00Z"/>
                <w:rFonts w:ascii="Calibri" w:eastAsia="Times New Roman" w:hAnsi="Calibri" w:cs="Calibri"/>
                <w:color w:val="000000"/>
                <w:lang w:eastAsia="en-AU"/>
              </w:rPr>
            </w:pPr>
            <w:ins w:id="41059" w:author="KIM, Jason" w:date="2019-04-02T13:39:00Z">
              <w:r w:rsidRPr="0056388D">
                <w:rPr>
                  <w:rFonts w:ascii="Calibri" w:eastAsia="Times New Roman" w:hAnsi="Calibri" w:cs="Calibri"/>
                  <w:color w:val="000000"/>
                  <w:lang w:eastAsia="en-AU"/>
                </w:rPr>
                <w:t>LLN7307</w:t>
              </w:r>
            </w:ins>
          </w:p>
        </w:tc>
        <w:tc>
          <w:tcPr>
            <w:tcW w:w="933" w:type="pct"/>
            <w:noWrap/>
            <w:hideMark/>
          </w:tcPr>
          <w:p w:rsidR="00110C18" w:rsidRPr="0056388D" w:rsidRDefault="00110C18" w:rsidP="00063728">
            <w:pPr>
              <w:rPr>
                <w:ins w:id="41060" w:author="KIM, Jason" w:date="2019-04-02T13:39:00Z"/>
                <w:rFonts w:ascii="Calibri" w:eastAsia="Times New Roman" w:hAnsi="Calibri" w:cs="Calibri"/>
                <w:color w:val="000000"/>
                <w:lang w:eastAsia="en-AU"/>
              </w:rPr>
            </w:pPr>
            <w:ins w:id="410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62" w:author="KIM, Jason" w:date="2019-04-02T13:39:00Z"/>
                <w:rFonts w:ascii="Calibri" w:eastAsia="Times New Roman" w:hAnsi="Calibri" w:cs="Calibri"/>
                <w:color w:val="000000"/>
                <w:lang w:eastAsia="en-AU"/>
              </w:rPr>
            </w:pPr>
            <w:ins w:id="41063" w:author="KIM, Jason" w:date="2019-04-02T13:39:00Z">
              <w:r w:rsidRPr="0056388D">
                <w:rPr>
                  <w:rFonts w:ascii="Calibri" w:eastAsia="Times New Roman" w:hAnsi="Calibri" w:cs="Calibri"/>
                  <w:color w:val="000000"/>
                  <w:lang w:eastAsia="en-AU"/>
                </w:rPr>
                <w:t>Chainage 274</w:t>
              </w:r>
            </w:ins>
          </w:p>
        </w:tc>
        <w:tc>
          <w:tcPr>
            <w:tcW w:w="764" w:type="pct"/>
            <w:noWrap/>
            <w:hideMark/>
          </w:tcPr>
          <w:p w:rsidR="00110C18" w:rsidRPr="0056388D" w:rsidRDefault="00110C18" w:rsidP="00063728">
            <w:pPr>
              <w:jc w:val="right"/>
              <w:rPr>
                <w:ins w:id="41064" w:author="KIM, Jason" w:date="2019-04-02T13:39:00Z"/>
                <w:rFonts w:ascii="Calibri" w:eastAsia="Times New Roman" w:hAnsi="Calibri" w:cs="Calibri"/>
                <w:color w:val="000000"/>
                <w:lang w:eastAsia="en-AU"/>
              </w:rPr>
            </w:pPr>
            <w:ins w:id="41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66" w:author="KIM, Jason" w:date="2019-04-02T13:39:00Z"/>
        </w:trPr>
        <w:tc>
          <w:tcPr>
            <w:tcW w:w="708" w:type="pct"/>
            <w:vMerge w:val="restart"/>
            <w:noWrap/>
            <w:hideMark/>
          </w:tcPr>
          <w:p w:rsidR="00110C18" w:rsidRPr="0056388D" w:rsidRDefault="00110C18" w:rsidP="00063728">
            <w:pPr>
              <w:rPr>
                <w:ins w:id="41067" w:author="KIM, Jason" w:date="2019-04-02T13:39:00Z"/>
                <w:rFonts w:ascii="Calibri" w:eastAsia="Times New Roman" w:hAnsi="Calibri" w:cs="Calibri"/>
                <w:color w:val="000000"/>
                <w:lang w:eastAsia="en-AU"/>
              </w:rPr>
            </w:pPr>
            <w:ins w:id="41068" w:author="KIM, Jason" w:date="2019-04-02T13:39:00Z">
              <w:r w:rsidRPr="0056388D">
                <w:rPr>
                  <w:rFonts w:ascii="Calibri" w:eastAsia="Times New Roman" w:hAnsi="Calibri" w:cs="Calibri"/>
                  <w:color w:val="000000"/>
                  <w:lang w:eastAsia="en-AU"/>
                </w:rPr>
                <w:t>LLE92K71</w:t>
              </w:r>
            </w:ins>
          </w:p>
        </w:tc>
        <w:tc>
          <w:tcPr>
            <w:tcW w:w="605" w:type="pct"/>
            <w:noWrap/>
            <w:hideMark/>
          </w:tcPr>
          <w:p w:rsidR="00110C18" w:rsidRPr="0056388D" w:rsidRDefault="00110C18" w:rsidP="00063728">
            <w:pPr>
              <w:rPr>
                <w:ins w:id="41069" w:author="KIM, Jason" w:date="2019-04-02T13:39:00Z"/>
                <w:rFonts w:ascii="Calibri" w:eastAsia="Times New Roman" w:hAnsi="Calibri" w:cs="Calibri"/>
                <w:color w:val="000000"/>
                <w:lang w:eastAsia="en-AU"/>
              </w:rPr>
            </w:pPr>
            <w:ins w:id="41070"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71" w:author="KIM, Jason" w:date="2019-04-02T13:39:00Z"/>
                <w:rFonts w:ascii="Calibri" w:eastAsia="Times New Roman" w:hAnsi="Calibri" w:cs="Calibri"/>
                <w:color w:val="000000"/>
                <w:lang w:eastAsia="en-AU"/>
              </w:rPr>
            </w:pPr>
            <w:ins w:id="4107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73" w:author="KIM, Jason" w:date="2019-04-02T13:39:00Z"/>
                <w:rFonts w:ascii="Calibri" w:eastAsia="Times New Roman" w:hAnsi="Calibri" w:cs="Calibri"/>
                <w:color w:val="000000"/>
                <w:lang w:eastAsia="en-AU"/>
              </w:rPr>
            </w:pPr>
            <w:ins w:id="41074" w:author="KIM, Jason" w:date="2019-04-02T13:39:00Z">
              <w:r w:rsidRPr="0056388D">
                <w:rPr>
                  <w:rFonts w:ascii="Calibri" w:eastAsia="Times New Roman" w:hAnsi="Calibri" w:cs="Calibri"/>
                  <w:color w:val="000000"/>
                  <w:lang w:eastAsia="en-AU"/>
                </w:rPr>
                <w:t>LLS8310</w:t>
              </w:r>
            </w:ins>
          </w:p>
        </w:tc>
        <w:tc>
          <w:tcPr>
            <w:tcW w:w="933" w:type="pct"/>
            <w:noWrap/>
            <w:hideMark/>
          </w:tcPr>
          <w:p w:rsidR="00110C18" w:rsidRPr="0056388D" w:rsidRDefault="00110C18" w:rsidP="00063728">
            <w:pPr>
              <w:rPr>
                <w:ins w:id="41075" w:author="KIM, Jason" w:date="2019-04-02T13:39:00Z"/>
                <w:rFonts w:ascii="Calibri" w:eastAsia="Times New Roman" w:hAnsi="Calibri" w:cs="Calibri"/>
                <w:color w:val="000000"/>
                <w:lang w:eastAsia="en-AU"/>
              </w:rPr>
            </w:pPr>
            <w:ins w:id="410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077" w:author="KIM, Jason" w:date="2019-04-02T13:39:00Z"/>
                <w:rFonts w:ascii="Calibri" w:eastAsia="Times New Roman" w:hAnsi="Calibri" w:cs="Calibri"/>
                <w:color w:val="000000"/>
                <w:lang w:eastAsia="en-AU"/>
              </w:rPr>
            </w:pPr>
            <w:ins w:id="41078" w:author="KIM, Jason" w:date="2019-04-02T13:39:00Z">
              <w:r w:rsidRPr="0056388D">
                <w:rPr>
                  <w:rFonts w:ascii="Calibri" w:eastAsia="Times New Roman" w:hAnsi="Calibri" w:cs="Calibri"/>
                  <w:color w:val="000000"/>
                  <w:lang w:eastAsia="en-AU"/>
                </w:rPr>
                <w:t>Chainage 886</w:t>
              </w:r>
            </w:ins>
          </w:p>
        </w:tc>
        <w:tc>
          <w:tcPr>
            <w:tcW w:w="764" w:type="pct"/>
            <w:noWrap/>
            <w:hideMark/>
          </w:tcPr>
          <w:p w:rsidR="00110C18" w:rsidRPr="0056388D" w:rsidRDefault="00110C18" w:rsidP="00063728">
            <w:pPr>
              <w:jc w:val="right"/>
              <w:rPr>
                <w:ins w:id="41079" w:author="KIM, Jason" w:date="2019-04-02T13:39:00Z"/>
                <w:rFonts w:ascii="Calibri" w:eastAsia="Times New Roman" w:hAnsi="Calibri" w:cs="Calibri"/>
                <w:color w:val="000000"/>
                <w:lang w:eastAsia="en-AU"/>
              </w:rPr>
            </w:pPr>
            <w:ins w:id="41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81" w:author="KIM, Jason" w:date="2019-04-02T13:39:00Z"/>
        </w:trPr>
        <w:tc>
          <w:tcPr>
            <w:tcW w:w="708" w:type="pct"/>
            <w:vMerge/>
            <w:hideMark/>
          </w:tcPr>
          <w:p w:rsidR="00110C18" w:rsidRPr="0056388D" w:rsidRDefault="00110C18" w:rsidP="00063728">
            <w:pPr>
              <w:rPr>
                <w:ins w:id="41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83" w:author="KIM, Jason" w:date="2019-04-02T13:39:00Z"/>
                <w:rFonts w:ascii="Calibri" w:eastAsia="Times New Roman" w:hAnsi="Calibri" w:cs="Calibri"/>
                <w:color w:val="000000"/>
                <w:lang w:eastAsia="en-AU"/>
              </w:rPr>
            </w:pPr>
            <w:ins w:id="41084"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85" w:author="KIM, Jason" w:date="2019-04-02T13:39:00Z"/>
                <w:rFonts w:ascii="Calibri" w:eastAsia="Times New Roman" w:hAnsi="Calibri" w:cs="Calibri"/>
                <w:color w:val="000000"/>
                <w:lang w:eastAsia="en-AU"/>
              </w:rPr>
            </w:pPr>
            <w:ins w:id="4108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87" w:author="KIM, Jason" w:date="2019-04-02T13:39:00Z"/>
                <w:rFonts w:ascii="Calibri" w:eastAsia="Times New Roman" w:hAnsi="Calibri" w:cs="Calibri"/>
                <w:color w:val="000000"/>
                <w:lang w:eastAsia="en-AU"/>
              </w:rPr>
            </w:pPr>
            <w:ins w:id="41088" w:author="KIM, Jason" w:date="2019-04-02T13:39:00Z">
              <w:r w:rsidRPr="0056388D">
                <w:rPr>
                  <w:rFonts w:ascii="Calibri" w:eastAsia="Times New Roman" w:hAnsi="Calibri" w:cs="Calibri"/>
                  <w:color w:val="000000"/>
                  <w:lang w:eastAsia="en-AU"/>
                </w:rPr>
                <w:t>LLS8311</w:t>
              </w:r>
            </w:ins>
          </w:p>
        </w:tc>
        <w:tc>
          <w:tcPr>
            <w:tcW w:w="933" w:type="pct"/>
            <w:noWrap/>
            <w:hideMark/>
          </w:tcPr>
          <w:p w:rsidR="00110C18" w:rsidRPr="0056388D" w:rsidRDefault="00110C18" w:rsidP="00063728">
            <w:pPr>
              <w:rPr>
                <w:ins w:id="41089" w:author="KIM, Jason" w:date="2019-04-02T13:39:00Z"/>
                <w:rFonts w:ascii="Calibri" w:eastAsia="Times New Roman" w:hAnsi="Calibri" w:cs="Calibri"/>
                <w:color w:val="000000"/>
                <w:lang w:eastAsia="en-AU"/>
              </w:rPr>
            </w:pPr>
            <w:ins w:id="410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091" w:author="KIM, Jason" w:date="2019-04-02T13:39:00Z"/>
                <w:rFonts w:ascii="Calibri" w:eastAsia="Times New Roman" w:hAnsi="Calibri" w:cs="Calibri"/>
                <w:color w:val="000000"/>
                <w:lang w:eastAsia="en-AU"/>
              </w:rPr>
            </w:pPr>
            <w:ins w:id="41092" w:author="KIM, Jason" w:date="2019-04-02T13:39:00Z">
              <w:r w:rsidRPr="0056388D">
                <w:rPr>
                  <w:rFonts w:ascii="Calibri" w:eastAsia="Times New Roman" w:hAnsi="Calibri" w:cs="Calibri"/>
                  <w:color w:val="000000"/>
                  <w:lang w:eastAsia="en-AU"/>
                </w:rPr>
                <w:t>Chainage 877</w:t>
              </w:r>
            </w:ins>
          </w:p>
        </w:tc>
        <w:tc>
          <w:tcPr>
            <w:tcW w:w="764" w:type="pct"/>
            <w:noWrap/>
            <w:hideMark/>
          </w:tcPr>
          <w:p w:rsidR="00110C18" w:rsidRPr="0056388D" w:rsidRDefault="00110C18" w:rsidP="00063728">
            <w:pPr>
              <w:jc w:val="right"/>
              <w:rPr>
                <w:ins w:id="41093" w:author="KIM, Jason" w:date="2019-04-02T13:39:00Z"/>
                <w:rFonts w:ascii="Calibri" w:eastAsia="Times New Roman" w:hAnsi="Calibri" w:cs="Calibri"/>
                <w:color w:val="000000"/>
                <w:lang w:eastAsia="en-AU"/>
              </w:rPr>
            </w:pPr>
            <w:ins w:id="41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95" w:author="KIM, Jason" w:date="2019-04-02T13:39:00Z"/>
        </w:trPr>
        <w:tc>
          <w:tcPr>
            <w:tcW w:w="708" w:type="pct"/>
            <w:vMerge/>
            <w:hideMark/>
          </w:tcPr>
          <w:p w:rsidR="00110C18" w:rsidRPr="0056388D" w:rsidRDefault="00110C18" w:rsidP="00063728">
            <w:pPr>
              <w:rPr>
                <w:ins w:id="410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97" w:author="KIM, Jason" w:date="2019-04-02T13:39:00Z"/>
                <w:rFonts w:ascii="Calibri" w:eastAsia="Times New Roman" w:hAnsi="Calibri" w:cs="Calibri"/>
                <w:color w:val="000000"/>
                <w:lang w:eastAsia="en-AU"/>
              </w:rPr>
            </w:pPr>
            <w:ins w:id="41098"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99" w:author="KIM, Jason" w:date="2019-04-02T13:39:00Z"/>
                <w:rFonts w:ascii="Calibri" w:eastAsia="Times New Roman" w:hAnsi="Calibri" w:cs="Calibri"/>
                <w:color w:val="000000"/>
                <w:lang w:eastAsia="en-AU"/>
              </w:rPr>
            </w:pPr>
            <w:ins w:id="4110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01" w:author="KIM, Jason" w:date="2019-04-02T13:39:00Z"/>
                <w:rFonts w:ascii="Calibri" w:eastAsia="Times New Roman" w:hAnsi="Calibri" w:cs="Calibri"/>
                <w:color w:val="000000"/>
                <w:lang w:eastAsia="en-AU"/>
              </w:rPr>
            </w:pPr>
            <w:ins w:id="41102" w:author="KIM, Jason" w:date="2019-04-02T13:39:00Z">
              <w:r w:rsidRPr="0056388D">
                <w:rPr>
                  <w:rFonts w:ascii="Calibri" w:eastAsia="Times New Roman" w:hAnsi="Calibri" w:cs="Calibri"/>
                  <w:color w:val="000000"/>
                  <w:lang w:eastAsia="en-AU"/>
                </w:rPr>
                <w:t>LLS8312</w:t>
              </w:r>
            </w:ins>
          </w:p>
        </w:tc>
        <w:tc>
          <w:tcPr>
            <w:tcW w:w="933" w:type="pct"/>
            <w:noWrap/>
            <w:hideMark/>
          </w:tcPr>
          <w:p w:rsidR="00110C18" w:rsidRPr="0056388D" w:rsidRDefault="00110C18" w:rsidP="00063728">
            <w:pPr>
              <w:rPr>
                <w:ins w:id="41103" w:author="KIM, Jason" w:date="2019-04-02T13:39:00Z"/>
                <w:rFonts w:ascii="Calibri" w:eastAsia="Times New Roman" w:hAnsi="Calibri" w:cs="Calibri"/>
                <w:color w:val="000000"/>
                <w:lang w:eastAsia="en-AU"/>
              </w:rPr>
            </w:pPr>
            <w:ins w:id="411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05" w:author="KIM, Jason" w:date="2019-04-02T13:39:00Z"/>
                <w:rFonts w:ascii="Calibri" w:eastAsia="Times New Roman" w:hAnsi="Calibri" w:cs="Calibri"/>
                <w:color w:val="000000"/>
                <w:lang w:eastAsia="en-AU"/>
              </w:rPr>
            </w:pPr>
            <w:ins w:id="41106" w:author="KIM, Jason" w:date="2019-04-02T13:39:00Z">
              <w:r w:rsidRPr="0056388D">
                <w:rPr>
                  <w:rFonts w:ascii="Calibri" w:eastAsia="Times New Roman" w:hAnsi="Calibri" w:cs="Calibri"/>
                  <w:color w:val="000000"/>
                  <w:lang w:eastAsia="en-AU"/>
                </w:rPr>
                <w:t>Chainage 867</w:t>
              </w:r>
            </w:ins>
          </w:p>
        </w:tc>
        <w:tc>
          <w:tcPr>
            <w:tcW w:w="764" w:type="pct"/>
            <w:noWrap/>
            <w:hideMark/>
          </w:tcPr>
          <w:p w:rsidR="00110C18" w:rsidRPr="0056388D" w:rsidRDefault="00110C18" w:rsidP="00063728">
            <w:pPr>
              <w:jc w:val="right"/>
              <w:rPr>
                <w:ins w:id="41107" w:author="KIM, Jason" w:date="2019-04-02T13:39:00Z"/>
                <w:rFonts w:ascii="Calibri" w:eastAsia="Times New Roman" w:hAnsi="Calibri" w:cs="Calibri"/>
                <w:color w:val="000000"/>
                <w:lang w:eastAsia="en-AU"/>
              </w:rPr>
            </w:pPr>
            <w:ins w:id="41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09" w:author="KIM, Jason" w:date="2019-04-02T13:39:00Z"/>
        </w:trPr>
        <w:tc>
          <w:tcPr>
            <w:tcW w:w="708" w:type="pct"/>
            <w:vMerge/>
            <w:hideMark/>
          </w:tcPr>
          <w:p w:rsidR="00110C18" w:rsidRPr="0056388D" w:rsidRDefault="00110C18" w:rsidP="00063728">
            <w:pPr>
              <w:rPr>
                <w:ins w:id="411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11" w:author="KIM, Jason" w:date="2019-04-02T13:39:00Z"/>
                <w:rFonts w:ascii="Calibri" w:eastAsia="Times New Roman" w:hAnsi="Calibri" w:cs="Calibri"/>
                <w:color w:val="000000"/>
                <w:lang w:eastAsia="en-AU"/>
              </w:rPr>
            </w:pPr>
            <w:ins w:id="41112"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13" w:author="KIM, Jason" w:date="2019-04-02T13:39:00Z"/>
                <w:rFonts w:ascii="Calibri" w:eastAsia="Times New Roman" w:hAnsi="Calibri" w:cs="Calibri"/>
                <w:color w:val="000000"/>
                <w:lang w:eastAsia="en-AU"/>
              </w:rPr>
            </w:pPr>
            <w:ins w:id="4111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15" w:author="KIM, Jason" w:date="2019-04-02T13:39:00Z"/>
                <w:rFonts w:ascii="Calibri" w:eastAsia="Times New Roman" w:hAnsi="Calibri" w:cs="Calibri"/>
                <w:color w:val="000000"/>
                <w:lang w:eastAsia="en-AU"/>
              </w:rPr>
            </w:pPr>
            <w:ins w:id="41116" w:author="KIM, Jason" w:date="2019-04-02T13:39:00Z">
              <w:r w:rsidRPr="0056388D">
                <w:rPr>
                  <w:rFonts w:ascii="Calibri" w:eastAsia="Times New Roman" w:hAnsi="Calibri" w:cs="Calibri"/>
                  <w:color w:val="000000"/>
                  <w:lang w:eastAsia="en-AU"/>
                </w:rPr>
                <w:t>LLS8313</w:t>
              </w:r>
            </w:ins>
          </w:p>
        </w:tc>
        <w:tc>
          <w:tcPr>
            <w:tcW w:w="933" w:type="pct"/>
            <w:noWrap/>
            <w:hideMark/>
          </w:tcPr>
          <w:p w:rsidR="00110C18" w:rsidRPr="0056388D" w:rsidRDefault="00110C18" w:rsidP="00063728">
            <w:pPr>
              <w:rPr>
                <w:ins w:id="41117" w:author="KIM, Jason" w:date="2019-04-02T13:39:00Z"/>
                <w:rFonts w:ascii="Calibri" w:eastAsia="Times New Roman" w:hAnsi="Calibri" w:cs="Calibri"/>
                <w:color w:val="000000"/>
                <w:lang w:eastAsia="en-AU"/>
              </w:rPr>
            </w:pPr>
            <w:ins w:id="411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19" w:author="KIM, Jason" w:date="2019-04-02T13:39:00Z"/>
                <w:rFonts w:ascii="Calibri" w:eastAsia="Times New Roman" w:hAnsi="Calibri" w:cs="Calibri"/>
                <w:color w:val="000000"/>
                <w:lang w:eastAsia="en-AU"/>
              </w:rPr>
            </w:pPr>
            <w:ins w:id="41120" w:author="KIM, Jason" w:date="2019-04-02T13:39:00Z">
              <w:r w:rsidRPr="0056388D">
                <w:rPr>
                  <w:rFonts w:ascii="Calibri" w:eastAsia="Times New Roman" w:hAnsi="Calibri" w:cs="Calibri"/>
                  <w:color w:val="000000"/>
                  <w:lang w:eastAsia="en-AU"/>
                </w:rPr>
                <w:t>Chainage 858</w:t>
              </w:r>
            </w:ins>
          </w:p>
        </w:tc>
        <w:tc>
          <w:tcPr>
            <w:tcW w:w="764" w:type="pct"/>
            <w:noWrap/>
            <w:hideMark/>
          </w:tcPr>
          <w:p w:rsidR="00110C18" w:rsidRPr="0056388D" w:rsidRDefault="00110C18" w:rsidP="00063728">
            <w:pPr>
              <w:jc w:val="right"/>
              <w:rPr>
                <w:ins w:id="41121" w:author="KIM, Jason" w:date="2019-04-02T13:39:00Z"/>
                <w:rFonts w:ascii="Calibri" w:eastAsia="Times New Roman" w:hAnsi="Calibri" w:cs="Calibri"/>
                <w:color w:val="000000"/>
                <w:lang w:eastAsia="en-AU"/>
              </w:rPr>
            </w:pPr>
            <w:ins w:id="41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23" w:author="KIM, Jason" w:date="2019-04-02T13:39:00Z"/>
        </w:trPr>
        <w:tc>
          <w:tcPr>
            <w:tcW w:w="708" w:type="pct"/>
            <w:vMerge/>
            <w:hideMark/>
          </w:tcPr>
          <w:p w:rsidR="00110C18" w:rsidRPr="0056388D" w:rsidRDefault="00110C18" w:rsidP="00063728">
            <w:pPr>
              <w:rPr>
                <w:ins w:id="411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25" w:author="KIM, Jason" w:date="2019-04-02T13:39:00Z"/>
                <w:rFonts w:ascii="Calibri" w:eastAsia="Times New Roman" w:hAnsi="Calibri" w:cs="Calibri"/>
                <w:color w:val="000000"/>
                <w:lang w:eastAsia="en-AU"/>
              </w:rPr>
            </w:pPr>
            <w:ins w:id="41126"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27" w:author="KIM, Jason" w:date="2019-04-02T13:39:00Z"/>
                <w:rFonts w:ascii="Calibri" w:eastAsia="Times New Roman" w:hAnsi="Calibri" w:cs="Calibri"/>
                <w:color w:val="000000"/>
                <w:lang w:eastAsia="en-AU"/>
              </w:rPr>
            </w:pPr>
            <w:ins w:id="4112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29" w:author="KIM, Jason" w:date="2019-04-02T13:39:00Z"/>
                <w:rFonts w:ascii="Calibri" w:eastAsia="Times New Roman" w:hAnsi="Calibri" w:cs="Calibri"/>
                <w:color w:val="000000"/>
                <w:lang w:eastAsia="en-AU"/>
              </w:rPr>
            </w:pPr>
            <w:ins w:id="41130" w:author="KIM, Jason" w:date="2019-04-02T13:39:00Z">
              <w:r w:rsidRPr="0056388D">
                <w:rPr>
                  <w:rFonts w:ascii="Calibri" w:eastAsia="Times New Roman" w:hAnsi="Calibri" w:cs="Calibri"/>
                  <w:color w:val="000000"/>
                  <w:lang w:eastAsia="en-AU"/>
                </w:rPr>
                <w:t>LLS8314</w:t>
              </w:r>
            </w:ins>
          </w:p>
        </w:tc>
        <w:tc>
          <w:tcPr>
            <w:tcW w:w="933" w:type="pct"/>
            <w:noWrap/>
            <w:hideMark/>
          </w:tcPr>
          <w:p w:rsidR="00110C18" w:rsidRPr="0056388D" w:rsidRDefault="00110C18" w:rsidP="00063728">
            <w:pPr>
              <w:rPr>
                <w:ins w:id="41131" w:author="KIM, Jason" w:date="2019-04-02T13:39:00Z"/>
                <w:rFonts w:ascii="Calibri" w:eastAsia="Times New Roman" w:hAnsi="Calibri" w:cs="Calibri"/>
                <w:color w:val="000000"/>
                <w:lang w:eastAsia="en-AU"/>
              </w:rPr>
            </w:pPr>
            <w:ins w:id="411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33" w:author="KIM, Jason" w:date="2019-04-02T13:39:00Z"/>
                <w:rFonts w:ascii="Calibri" w:eastAsia="Times New Roman" w:hAnsi="Calibri" w:cs="Calibri"/>
                <w:color w:val="000000"/>
                <w:lang w:eastAsia="en-AU"/>
              </w:rPr>
            </w:pPr>
            <w:ins w:id="41134" w:author="KIM, Jason" w:date="2019-04-02T13:39:00Z">
              <w:r w:rsidRPr="0056388D">
                <w:rPr>
                  <w:rFonts w:ascii="Calibri" w:eastAsia="Times New Roman" w:hAnsi="Calibri" w:cs="Calibri"/>
                  <w:color w:val="000000"/>
                  <w:lang w:eastAsia="en-AU"/>
                </w:rPr>
                <w:t>Chainage 848</w:t>
              </w:r>
            </w:ins>
          </w:p>
        </w:tc>
        <w:tc>
          <w:tcPr>
            <w:tcW w:w="764" w:type="pct"/>
            <w:noWrap/>
            <w:hideMark/>
          </w:tcPr>
          <w:p w:rsidR="00110C18" w:rsidRPr="0056388D" w:rsidRDefault="00110C18" w:rsidP="00063728">
            <w:pPr>
              <w:jc w:val="right"/>
              <w:rPr>
                <w:ins w:id="41135" w:author="KIM, Jason" w:date="2019-04-02T13:39:00Z"/>
                <w:rFonts w:ascii="Calibri" w:eastAsia="Times New Roman" w:hAnsi="Calibri" w:cs="Calibri"/>
                <w:color w:val="000000"/>
                <w:lang w:eastAsia="en-AU"/>
              </w:rPr>
            </w:pPr>
            <w:ins w:id="41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37" w:author="KIM, Jason" w:date="2019-04-02T13:39:00Z"/>
        </w:trPr>
        <w:tc>
          <w:tcPr>
            <w:tcW w:w="708" w:type="pct"/>
            <w:vMerge/>
            <w:hideMark/>
          </w:tcPr>
          <w:p w:rsidR="00110C18" w:rsidRPr="0056388D" w:rsidRDefault="00110C18" w:rsidP="00063728">
            <w:pPr>
              <w:rPr>
                <w:ins w:id="411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39" w:author="KIM, Jason" w:date="2019-04-02T13:39:00Z"/>
                <w:rFonts w:ascii="Calibri" w:eastAsia="Times New Roman" w:hAnsi="Calibri" w:cs="Calibri"/>
                <w:color w:val="000000"/>
                <w:lang w:eastAsia="en-AU"/>
              </w:rPr>
            </w:pPr>
            <w:ins w:id="41140"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41" w:author="KIM, Jason" w:date="2019-04-02T13:39:00Z"/>
                <w:rFonts w:ascii="Calibri" w:eastAsia="Times New Roman" w:hAnsi="Calibri" w:cs="Calibri"/>
                <w:color w:val="000000"/>
                <w:lang w:eastAsia="en-AU"/>
              </w:rPr>
            </w:pPr>
            <w:ins w:id="4114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43" w:author="KIM, Jason" w:date="2019-04-02T13:39:00Z"/>
                <w:rFonts w:ascii="Calibri" w:eastAsia="Times New Roman" w:hAnsi="Calibri" w:cs="Calibri"/>
                <w:color w:val="000000"/>
                <w:lang w:eastAsia="en-AU"/>
              </w:rPr>
            </w:pPr>
            <w:ins w:id="41144" w:author="KIM, Jason" w:date="2019-04-02T13:39:00Z">
              <w:r w:rsidRPr="0056388D">
                <w:rPr>
                  <w:rFonts w:ascii="Calibri" w:eastAsia="Times New Roman" w:hAnsi="Calibri" w:cs="Calibri"/>
                  <w:color w:val="000000"/>
                  <w:lang w:eastAsia="en-AU"/>
                </w:rPr>
                <w:t>LLS8315</w:t>
              </w:r>
            </w:ins>
          </w:p>
        </w:tc>
        <w:tc>
          <w:tcPr>
            <w:tcW w:w="933" w:type="pct"/>
            <w:noWrap/>
            <w:hideMark/>
          </w:tcPr>
          <w:p w:rsidR="00110C18" w:rsidRPr="0056388D" w:rsidRDefault="00110C18" w:rsidP="00063728">
            <w:pPr>
              <w:rPr>
                <w:ins w:id="41145" w:author="KIM, Jason" w:date="2019-04-02T13:39:00Z"/>
                <w:rFonts w:ascii="Calibri" w:eastAsia="Times New Roman" w:hAnsi="Calibri" w:cs="Calibri"/>
                <w:color w:val="000000"/>
                <w:lang w:eastAsia="en-AU"/>
              </w:rPr>
            </w:pPr>
            <w:ins w:id="411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47" w:author="KIM, Jason" w:date="2019-04-02T13:39:00Z"/>
                <w:rFonts w:ascii="Calibri" w:eastAsia="Times New Roman" w:hAnsi="Calibri" w:cs="Calibri"/>
                <w:color w:val="000000"/>
                <w:lang w:eastAsia="en-AU"/>
              </w:rPr>
            </w:pPr>
            <w:ins w:id="41148" w:author="KIM, Jason" w:date="2019-04-02T13:39:00Z">
              <w:r w:rsidRPr="0056388D">
                <w:rPr>
                  <w:rFonts w:ascii="Calibri" w:eastAsia="Times New Roman" w:hAnsi="Calibri" w:cs="Calibri"/>
                  <w:color w:val="000000"/>
                  <w:lang w:eastAsia="en-AU"/>
                </w:rPr>
                <w:t>Chainage 838</w:t>
              </w:r>
            </w:ins>
          </w:p>
        </w:tc>
        <w:tc>
          <w:tcPr>
            <w:tcW w:w="764" w:type="pct"/>
            <w:noWrap/>
            <w:hideMark/>
          </w:tcPr>
          <w:p w:rsidR="00110C18" w:rsidRPr="0056388D" w:rsidRDefault="00110C18" w:rsidP="00063728">
            <w:pPr>
              <w:jc w:val="right"/>
              <w:rPr>
                <w:ins w:id="41149" w:author="KIM, Jason" w:date="2019-04-02T13:39:00Z"/>
                <w:rFonts w:ascii="Calibri" w:eastAsia="Times New Roman" w:hAnsi="Calibri" w:cs="Calibri"/>
                <w:color w:val="000000"/>
                <w:lang w:eastAsia="en-AU"/>
              </w:rPr>
            </w:pPr>
            <w:ins w:id="41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51" w:author="KIM, Jason" w:date="2019-04-02T13:39:00Z"/>
        </w:trPr>
        <w:tc>
          <w:tcPr>
            <w:tcW w:w="708" w:type="pct"/>
            <w:vMerge/>
            <w:hideMark/>
          </w:tcPr>
          <w:p w:rsidR="00110C18" w:rsidRPr="0056388D" w:rsidRDefault="00110C18" w:rsidP="00063728">
            <w:pPr>
              <w:rPr>
                <w:ins w:id="41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53" w:author="KIM, Jason" w:date="2019-04-02T13:39:00Z"/>
                <w:rFonts w:ascii="Calibri" w:eastAsia="Times New Roman" w:hAnsi="Calibri" w:cs="Calibri"/>
                <w:color w:val="000000"/>
                <w:lang w:eastAsia="en-AU"/>
              </w:rPr>
            </w:pPr>
            <w:ins w:id="41154"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55" w:author="KIM, Jason" w:date="2019-04-02T13:39:00Z"/>
                <w:rFonts w:ascii="Calibri" w:eastAsia="Times New Roman" w:hAnsi="Calibri" w:cs="Calibri"/>
                <w:color w:val="000000"/>
                <w:lang w:eastAsia="en-AU"/>
              </w:rPr>
            </w:pPr>
            <w:ins w:id="4115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57" w:author="KIM, Jason" w:date="2019-04-02T13:39:00Z"/>
                <w:rFonts w:ascii="Calibri" w:eastAsia="Times New Roman" w:hAnsi="Calibri" w:cs="Calibri"/>
                <w:color w:val="000000"/>
                <w:lang w:eastAsia="en-AU"/>
              </w:rPr>
            </w:pPr>
            <w:ins w:id="41158" w:author="KIM, Jason" w:date="2019-04-02T13:39:00Z">
              <w:r w:rsidRPr="0056388D">
                <w:rPr>
                  <w:rFonts w:ascii="Calibri" w:eastAsia="Times New Roman" w:hAnsi="Calibri" w:cs="Calibri"/>
                  <w:color w:val="000000"/>
                  <w:lang w:eastAsia="en-AU"/>
                </w:rPr>
                <w:t>LLS8316</w:t>
              </w:r>
            </w:ins>
          </w:p>
        </w:tc>
        <w:tc>
          <w:tcPr>
            <w:tcW w:w="933" w:type="pct"/>
            <w:noWrap/>
            <w:hideMark/>
          </w:tcPr>
          <w:p w:rsidR="00110C18" w:rsidRPr="0056388D" w:rsidRDefault="00110C18" w:rsidP="00063728">
            <w:pPr>
              <w:rPr>
                <w:ins w:id="41159" w:author="KIM, Jason" w:date="2019-04-02T13:39:00Z"/>
                <w:rFonts w:ascii="Calibri" w:eastAsia="Times New Roman" w:hAnsi="Calibri" w:cs="Calibri"/>
                <w:color w:val="000000"/>
                <w:lang w:eastAsia="en-AU"/>
              </w:rPr>
            </w:pPr>
            <w:ins w:id="411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61" w:author="KIM, Jason" w:date="2019-04-02T13:39:00Z"/>
                <w:rFonts w:ascii="Calibri" w:eastAsia="Times New Roman" w:hAnsi="Calibri" w:cs="Calibri"/>
                <w:color w:val="000000"/>
                <w:lang w:eastAsia="en-AU"/>
              </w:rPr>
            </w:pPr>
            <w:ins w:id="41162" w:author="KIM, Jason" w:date="2019-04-02T13:39:00Z">
              <w:r w:rsidRPr="0056388D">
                <w:rPr>
                  <w:rFonts w:ascii="Calibri" w:eastAsia="Times New Roman" w:hAnsi="Calibri" w:cs="Calibri"/>
                  <w:color w:val="000000"/>
                  <w:lang w:eastAsia="en-AU"/>
                </w:rPr>
                <w:t>Chainage 828</w:t>
              </w:r>
            </w:ins>
          </w:p>
        </w:tc>
        <w:tc>
          <w:tcPr>
            <w:tcW w:w="764" w:type="pct"/>
            <w:noWrap/>
            <w:hideMark/>
          </w:tcPr>
          <w:p w:rsidR="00110C18" w:rsidRPr="0056388D" w:rsidRDefault="00110C18" w:rsidP="00063728">
            <w:pPr>
              <w:jc w:val="right"/>
              <w:rPr>
                <w:ins w:id="41163" w:author="KIM, Jason" w:date="2019-04-02T13:39:00Z"/>
                <w:rFonts w:ascii="Calibri" w:eastAsia="Times New Roman" w:hAnsi="Calibri" w:cs="Calibri"/>
                <w:color w:val="000000"/>
                <w:lang w:eastAsia="en-AU"/>
              </w:rPr>
            </w:pPr>
            <w:ins w:id="41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65" w:author="KIM, Jason" w:date="2019-04-02T13:39:00Z"/>
        </w:trPr>
        <w:tc>
          <w:tcPr>
            <w:tcW w:w="708" w:type="pct"/>
            <w:vMerge/>
            <w:hideMark/>
          </w:tcPr>
          <w:p w:rsidR="00110C18" w:rsidRPr="0056388D" w:rsidRDefault="00110C18" w:rsidP="00063728">
            <w:pPr>
              <w:rPr>
                <w:ins w:id="411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67" w:author="KIM, Jason" w:date="2019-04-02T13:39:00Z"/>
                <w:rFonts w:ascii="Calibri" w:eastAsia="Times New Roman" w:hAnsi="Calibri" w:cs="Calibri"/>
                <w:color w:val="000000"/>
                <w:lang w:eastAsia="en-AU"/>
              </w:rPr>
            </w:pPr>
            <w:ins w:id="41168"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69" w:author="KIM, Jason" w:date="2019-04-02T13:39:00Z"/>
                <w:rFonts w:ascii="Calibri" w:eastAsia="Times New Roman" w:hAnsi="Calibri" w:cs="Calibri"/>
                <w:color w:val="000000"/>
                <w:lang w:eastAsia="en-AU"/>
              </w:rPr>
            </w:pPr>
            <w:ins w:id="4117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71" w:author="KIM, Jason" w:date="2019-04-02T13:39:00Z"/>
                <w:rFonts w:ascii="Calibri" w:eastAsia="Times New Roman" w:hAnsi="Calibri" w:cs="Calibri"/>
                <w:color w:val="000000"/>
                <w:lang w:eastAsia="en-AU"/>
              </w:rPr>
            </w:pPr>
            <w:ins w:id="41172" w:author="KIM, Jason" w:date="2019-04-02T13:39:00Z">
              <w:r w:rsidRPr="0056388D">
                <w:rPr>
                  <w:rFonts w:ascii="Calibri" w:eastAsia="Times New Roman" w:hAnsi="Calibri" w:cs="Calibri"/>
                  <w:color w:val="000000"/>
                  <w:lang w:eastAsia="en-AU"/>
                </w:rPr>
                <w:t>LLS8317</w:t>
              </w:r>
            </w:ins>
          </w:p>
        </w:tc>
        <w:tc>
          <w:tcPr>
            <w:tcW w:w="933" w:type="pct"/>
            <w:noWrap/>
            <w:hideMark/>
          </w:tcPr>
          <w:p w:rsidR="00110C18" w:rsidRPr="0056388D" w:rsidRDefault="00110C18" w:rsidP="00063728">
            <w:pPr>
              <w:rPr>
                <w:ins w:id="41173" w:author="KIM, Jason" w:date="2019-04-02T13:39:00Z"/>
                <w:rFonts w:ascii="Calibri" w:eastAsia="Times New Roman" w:hAnsi="Calibri" w:cs="Calibri"/>
                <w:color w:val="000000"/>
                <w:lang w:eastAsia="en-AU"/>
              </w:rPr>
            </w:pPr>
            <w:ins w:id="411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75" w:author="KIM, Jason" w:date="2019-04-02T13:39:00Z"/>
                <w:rFonts w:ascii="Calibri" w:eastAsia="Times New Roman" w:hAnsi="Calibri" w:cs="Calibri"/>
                <w:color w:val="000000"/>
                <w:lang w:eastAsia="en-AU"/>
              </w:rPr>
            </w:pPr>
            <w:ins w:id="41176" w:author="KIM, Jason" w:date="2019-04-02T13:39:00Z">
              <w:r w:rsidRPr="0056388D">
                <w:rPr>
                  <w:rFonts w:ascii="Calibri" w:eastAsia="Times New Roman" w:hAnsi="Calibri" w:cs="Calibri"/>
                  <w:color w:val="000000"/>
                  <w:lang w:eastAsia="en-AU"/>
                </w:rPr>
                <w:t>Chainage 819</w:t>
              </w:r>
            </w:ins>
          </w:p>
        </w:tc>
        <w:tc>
          <w:tcPr>
            <w:tcW w:w="764" w:type="pct"/>
            <w:noWrap/>
            <w:hideMark/>
          </w:tcPr>
          <w:p w:rsidR="00110C18" w:rsidRPr="0056388D" w:rsidRDefault="00110C18" w:rsidP="00063728">
            <w:pPr>
              <w:jc w:val="right"/>
              <w:rPr>
                <w:ins w:id="41177" w:author="KIM, Jason" w:date="2019-04-02T13:39:00Z"/>
                <w:rFonts w:ascii="Calibri" w:eastAsia="Times New Roman" w:hAnsi="Calibri" w:cs="Calibri"/>
                <w:color w:val="000000"/>
                <w:lang w:eastAsia="en-AU"/>
              </w:rPr>
            </w:pPr>
            <w:ins w:id="41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79" w:author="KIM, Jason" w:date="2019-04-02T13:39:00Z"/>
        </w:trPr>
        <w:tc>
          <w:tcPr>
            <w:tcW w:w="708" w:type="pct"/>
            <w:vMerge/>
            <w:hideMark/>
          </w:tcPr>
          <w:p w:rsidR="00110C18" w:rsidRPr="0056388D" w:rsidRDefault="00110C18" w:rsidP="00063728">
            <w:pPr>
              <w:rPr>
                <w:ins w:id="411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81" w:author="KIM, Jason" w:date="2019-04-02T13:39:00Z"/>
                <w:rFonts w:ascii="Calibri" w:eastAsia="Times New Roman" w:hAnsi="Calibri" w:cs="Calibri"/>
                <w:color w:val="000000"/>
                <w:lang w:eastAsia="en-AU"/>
              </w:rPr>
            </w:pPr>
            <w:ins w:id="41182"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83" w:author="KIM, Jason" w:date="2019-04-02T13:39:00Z"/>
                <w:rFonts w:ascii="Calibri" w:eastAsia="Times New Roman" w:hAnsi="Calibri" w:cs="Calibri"/>
                <w:color w:val="000000"/>
                <w:lang w:eastAsia="en-AU"/>
              </w:rPr>
            </w:pPr>
            <w:ins w:id="4118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85" w:author="KIM, Jason" w:date="2019-04-02T13:39:00Z"/>
                <w:rFonts w:ascii="Calibri" w:eastAsia="Times New Roman" w:hAnsi="Calibri" w:cs="Calibri"/>
                <w:color w:val="000000"/>
                <w:lang w:eastAsia="en-AU"/>
              </w:rPr>
            </w:pPr>
            <w:ins w:id="41186" w:author="KIM, Jason" w:date="2019-04-02T13:39:00Z">
              <w:r w:rsidRPr="0056388D">
                <w:rPr>
                  <w:rFonts w:ascii="Calibri" w:eastAsia="Times New Roman" w:hAnsi="Calibri" w:cs="Calibri"/>
                  <w:color w:val="000000"/>
                  <w:lang w:eastAsia="en-AU"/>
                </w:rPr>
                <w:t>LLS8318</w:t>
              </w:r>
            </w:ins>
          </w:p>
        </w:tc>
        <w:tc>
          <w:tcPr>
            <w:tcW w:w="933" w:type="pct"/>
            <w:noWrap/>
            <w:hideMark/>
          </w:tcPr>
          <w:p w:rsidR="00110C18" w:rsidRPr="0056388D" w:rsidRDefault="00110C18" w:rsidP="00063728">
            <w:pPr>
              <w:rPr>
                <w:ins w:id="41187" w:author="KIM, Jason" w:date="2019-04-02T13:39:00Z"/>
                <w:rFonts w:ascii="Calibri" w:eastAsia="Times New Roman" w:hAnsi="Calibri" w:cs="Calibri"/>
                <w:color w:val="000000"/>
                <w:lang w:eastAsia="en-AU"/>
              </w:rPr>
            </w:pPr>
            <w:ins w:id="411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89" w:author="KIM, Jason" w:date="2019-04-02T13:39:00Z"/>
                <w:rFonts w:ascii="Calibri" w:eastAsia="Times New Roman" w:hAnsi="Calibri" w:cs="Calibri"/>
                <w:color w:val="000000"/>
                <w:lang w:eastAsia="en-AU"/>
              </w:rPr>
            </w:pPr>
            <w:ins w:id="41190" w:author="KIM, Jason" w:date="2019-04-02T13:39:00Z">
              <w:r w:rsidRPr="0056388D">
                <w:rPr>
                  <w:rFonts w:ascii="Calibri" w:eastAsia="Times New Roman" w:hAnsi="Calibri" w:cs="Calibri"/>
                  <w:color w:val="000000"/>
                  <w:lang w:eastAsia="en-AU"/>
                </w:rPr>
                <w:t>Chainage 809</w:t>
              </w:r>
            </w:ins>
          </w:p>
        </w:tc>
        <w:tc>
          <w:tcPr>
            <w:tcW w:w="764" w:type="pct"/>
            <w:noWrap/>
            <w:hideMark/>
          </w:tcPr>
          <w:p w:rsidR="00110C18" w:rsidRPr="0056388D" w:rsidRDefault="00110C18" w:rsidP="00063728">
            <w:pPr>
              <w:jc w:val="right"/>
              <w:rPr>
                <w:ins w:id="41191" w:author="KIM, Jason" w:date="2019-04-02T13:39:00Z"/>
                <w:rFonts w:ascii="Calibri" w:eastAsia="Times New Roman" w:hAnsi="Calibri" w:cs="Calibri"/>
                <w:color w:val="000000"/>
                <w:lang w:eastAsia="en-AU"/>
              </w:rPr>
            </w:pPr>
            <w:ins w:id="411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93" w:author="KIM, Jason" w:date="2019-04-02T13:39:00Z"/>
        </w:trPr>
        <w:tc>
          <w:tcPr>
            <w:tcW w:w="708" w:type="pct"/>
            <w:vMerge w:val="restart"/>
            <w:noWrap/>
            <w:hideMark/>
          </w:tcPr>
          <w:p w:rsidR="00110C18" w:rsidRPr="0056388D" w:rsidRDefault="00110C18" w:rsidP="00063728">
            <w:pPr>
              <w:rPr>
                <w:ins w:id="41194" w:author="KIM, Jason" w:date="2019-04-02T13:39:00Z"/>
                <w:rFonts w:ascii="Calibri" w:eastAsia="Times New Roman" w:hAnsi="Calibri" w:cs="Calibri"/>
                <w:color w:val="000000"/>
                <w:lang w:eastAsia="en-AU"/>
              </w:rPr>
            </w:pPr>
            <w:ins w:id="41195" w:author="KIM, Jason" w:date="2019-04-02T13:39:00Z">
              <w:r w:rsidRPr="0056388D">
                <w:rPr>
                  <w:rFonts w:ascii="Calibri" w:eastAsia="Times New Roman" w:hAnsi="Calibri" w:cs="Calibri"/>
                  <w:color w:val="000000"/>
                  <w:lang w:eastAsia="en-AU"/>
                </w:rPr>
                <w:t>LLE92K81</w:t>
              </w:r>
            </w:ins>
          </w:p>
        </w:tc>
        <w:tc>
          <w:tcPr>
            <w:tcW w:w="605" w:type="pct"/>
            <w:noWrap/>
            <w:hideMark/>
          </w:tcPr>
          <w:p w:rsidR="00110C18" w:rsidRPr="0056388D" w:rsidRDefault="00110C18" w:rsidP="00063728">
            <w:pPr>
              <w:rPr>
                <w:ins w:id="41196" w:author="KIM, Jason" w:date="2019-04-02T13:39:00Z"/>
                <w:rFonts w:ascii="Calibri" w:eastAsia="Times New Roman" w:hAnsi="Calibri" w:cs="Calibri"/>
                <w:color w:val="000000"/>
                <w:lang w:eastAsia="en-AU"/>
              </w:rPr>
            </w:pPr>
            <w:ins w:id="41197"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198" w:author="KIM, Jason" w:date="2019-04-02T13:39:00Z"/>
                <w:rFonts w:ascii="Calibri" w:eastAsia="Times New Roman" w:hAnsi="Calibri" w:cs="Calibri"/>
                <w:color w:val="000000"/>
                <w:lang w:eastAsia="en-AU"/>
              </w:rPr>
            </w:pPr>
            <w:ins w:id="4119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00" w:author="KIM, Jason" w:date="2019-04-02T13:39:00Z"/>
                <w:rFonts w:ascii="Calibri" w:eastAsia="Times New Roman" w:hAnsi="Calibri" w:cs="Calibri"/>
                <w:color w:val="000000"/>
                <w:lang w:eastAsia="en-AU"/>
              </w:rPr>
            </w:pPr>
            <w:ins w:id="41201" w:author="KIM, Jason" w:date="2019-04-02T13:39:00Z">
              <w:r w:rsidRPr="0056388D">
                <w:rPr>
                  <w:rFonts w:ascii="Calibri" w:eastAsia="Times New Roman" w:hAnsi="Calibri" w:cs="Calibri"/>
                  <w:color w:val="000000"/>
                  <w:lang w:eastAsia="en-AU"/>
                </w:rPr>
                <w:t>LLS8300</w:t>
              </w:r>
            </w:ins>
          </w:p>
        </w:tc>
        <w:tc>
          <w:tcPr>
            <w:tcW w:w="933" w:type="pct"/>
            <w:noWrap/>
            <w:hideMark/>
          </w:tcPr>
          <w:p w:rsidR="00110C18" w:rsidRPr="0056388D" w:rsidRDefault="00110C18" w:rsidP="00063728">
            <w:pPr>
              <w:rPr>
                <w:ins w:id="41202" w:author="KIM, Jason" w:date="2019-04-02T13:39:00Z"/>
                <w:rFonts w:ascii="Calibri" w:eastAsia="Times New Roman" w:hAnsi="Calibri" w:cs="Calibri"/>
                <w:color w:val="000000"/>
                <w:lang w:eastAsia="en-AU"/>
              </w:rPr>
            </w:pPr>
            <w:ins w:id="412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04" w:author="KIM, Jason" w:date="2019-04-02T13:39:00Z"/>
                <w:rFonts w:ascii="Calibri" w:eastAsia="Times New Roman" w:hAnsi="Calibri" w:cs="Calibri"/>
                <w:color w:val="000000"/>
                <w:lang w:eastAsia="en-AU"/>
              </w:rPr>
            </w:pPr>
            <w:ins w:id="41205" w:author="KIM, Jason" w:date="2019-04-02T13:39:00Z">
              <w:r w:rsidRPr="0056388D">
                <w:rPr>
                  <w:rFonts w:ascii="Calibri" w:eastAsia="Times New Roman" w:hAnsi="Calibri" w:cs="Calibri"/>
                  <w:color w:val="000000"/>
                  <w:lang w:eastAsia="en-AU"/>
                </w:rPr>
                <w:t>Chainage 994</w:t>
              </w:r>
            </w:ins>
          </w:p>
        </w:tc>
        <w:tc>
          <w:tcPr>
            <w:tcW w:w="764" w:type="pct"/>
            <w:noWrap/>
            <w:hideMark/>
          </w:tcPr>
          <w:p w:rsidR="00110C18" w:rsidRPr="0056388D" w:rsidRDefault="00110C18" w:rsidP="00063728">
            <w:pPr>
              <w:jc w:val="right"/>
              <w:rPr>
                <w:ins w:id="41206" w:author="KIM, Jason" w:date="2019-04-02T13:39:00Z"/>
                <w:rFonts w:ascii="Calibri" w:eastAsia="Times New Roman" w:hAnsi="Calibri" w:cs="Calibri"/>
                <w:color w:val="000000"/>
                <w:lang w:eastAsia="en-AU"/>
              </w:rPr>
            </w:pPr>
            <w:ins w:id="412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08" w:author="KIM, Jason" w:date="2019-04-02T13:39:00Z"/>
        </w:trPr>
        <w:tc>
          <w:tcPr>
            <w:tcW w:w="708" w:type="pct"/>
            <w:vMerge/>
            <w:hideMark/>
          </w:tcPr>
          <w:p w:rsidR="00110C18" w:rsidRPr="0056388D" w:rsidRDefault="00110C18" w:rsidP="00063728">
            <w:pPr>
              <w:rPr>
                <w:ins w:id="41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10" w:author="KIM, Jason" w:date="2019-04-02T13:39:00Z"/>
                <w:rFonts w:ascii="Calibri" w:eastAsia="Times New Roman" w:hAnsi="Calibri" w:cs="Calibri"/>
                <w:color w:val="000000"/>
                <w:lang w:eastAsia="en-AU"/>
              </w:rPr>
            </w:pPr>
            <w:ins w:id="41211"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12" w:author="KIM, Jason" w:date="2019-04-02T13:39:00Z"/>
                <w:rFonts w:ascii="Calibri" w:eastAsia="Times New Roman" w:hAnsi="Calibri" w:cs="Calibri"/>
                <w:color w:val="000000"/>
                <w:lang w:eastAsia="en-AU"/>
              </w:rPr>
            </w:pPr>
            <w:ins w:id="4121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14" w:author="KIM, Jason" w:date="2019-04-02T13:39:00Z"/>
                <w:rFonts w:ascii="Calibri" w:eastAsia="Times New Roman" w:hAnsi="Calibri" w:cs="Calibri"/>
                <w:color w:val="000000"/>
                <w:lang w:eastAsia="en-AU"/>
              </w:rPr>
            </w:pPr>
            <w:ins w:id="41215" w:author="KIM, Jason" w:date="2019-04-02T13:39:00Z">
              <w:r w:rsidRPr="0056388D">
                <w:rPr>
                  <w:rFonts w:ascii="Calibri" w:eastAsia="Times New Roman" w:hAnsi="Calibri" w:cs="Calibri"/>
                  <w:color w:val="000000"/>
                  <w:lang w:eastAsia="en-AU"/>
                </w:rPr>
                <w:t>LLS8301</w:t>
              </w:r>
            </w:ins>
          </w:p>
        </w:tc>
        <w:tc>
          <w:tcPr>
            <w:tcW w:w="933" w:type="pct"/>
            <w:noWrap/>
            <w:hideMark/>
          </w:tcPr>
          <w:p w:rsidR="00110C18" w:rsidRPr="0056388D" w:rsidRDefault="00110C18" w:rsidP="00063728">
            <w:pPr>
              <w:rPr>
                <w:ins w:id="41216" w:author="KIM, Jason" w:date="2019-04-02T13:39:00Z"/>
                <w:rFonts w:ascii="Calibri" w:eastAsia="Times New Roman" w:hAnsi="Calibri" w:cs="Calibri"/>
                <w:color w:val="000000"/>
                <w:lang w:eastAsia="en-AU"/>
              </w:rPr>
            </w:pPr>
            <w:ins w:id="412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18" w:author="KIM, Jason" w:date="2019-04-02T13:39:00Z"/>
                <w:rFonts w:ascii="Calibri" w:eastAsia="Times New Roman" w:hAnsi="Calibri" w:cs="Calibri"/>
                <w:color w:val="000000"/>
                <w:lang w:eastAsia="en-AU"/>
              </w:rPr>
            </w:pPr>
            <w:ins w:id="41219" w:author="KIM, Jason" w:date="2019-04-02T13:39:00Z">
              <w:r w:rsidRPr="0056388D">
                <w:rPr>
                  <w:rFonts w:ascii="Calibri" w:eastAsia="Times New Roman" w:hAnsi="Calibri" w:cs="Calibri"/>
                  <w:color w:val="000000"/>
                  <w:lang w:eastAsia="en-AU"/>
                </w:rPr>
                <w:t>Chainage 984</w:t>
              </w:r>
            </w:ins>
          </w:p>
        </w:tc>
        <w:tc>
          <w:tcPr>
            <w:tcW w:w="764" w:type="pct"/>
            <w:noWrap/>
            <w:hideMark/>
          </w:tcPr>
          <w:p w:rsidR="00110C18" w:rsidRPr="0056388D" w:rsidRDefault="00110C18" w:rsidP="00063728">
            <w:pPr>
              <w:jc w:val="right"/>
              <w:rPr>
                <w:ins w:id="41220" w:author="KIM, Jason" w:date="2019-04-02T13:39:00Z"/>
                <w:rFonts w:ascii="Calibri" w:eastAsia="Times New Roman" w:hAnsi="Calibri" w:cs="Calibri"/>
                <w:color w:val="000000"/>
                <w:lang w:eastAsia="en-AU"/>
              </w:rPr>
            </w:pPr>
            <w:ins w:id="41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22" w:author="KIM, Jason" w:date="2019-04-02T13:39:00Z"/>
        </w:trPr>
        <w:tc>
          <w:tcPr>
            <w:tcW w:w="708" w:type="pct"/>
            <w:vMerge/>
            <w:hideMark/>
          </w:tcPr>
          <w:p w:rsidR="00110C18" w:rsidRPr="0056388D" w:rsidRDefault="00110C18" w:rsidP="00063728">
            <w:pPr>
              <w:rPr>
                <w:ins w:id="41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24" w:author="KIM, Jason" w:date="2019-04-02T13:39:00Z"/>
                <w:rFonts w:ascii="Calibri" w:eastAsia="Times New Roman" w:hAnsi="Calibri" w:cs="Calibri"/>
                <w:color w:val="000000"/>
                <w:lang w:eastAsia="en-AU"/>
              </w:rPr>
            </w:pPr>
            <w:ins w:id="41225"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26" w:author="KIM, Jason" w:date="2019-04-02T13:39:00Z"/>
                <w:rFonts w:ascii="Calibri" w:eastAsia="Times New Roman" w:hAnsi="Calibri" w:cs="Calibri"/>
                <w:color w:val="000000"/>
                <w:lang w:eastAsia="en-AU"/>
              </w:rPr>
            </w:pPr>
            <w:ins w:id="4122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28" w:author="KIM, Jason" w:date="2019-04-02T13:39:00Z"/>
                <w:rFonts w:ascii="Calibri" w:eastAsia="Times New Roman" w:hAnsi="Calibri" w:cs="Calibri"/>
                <w:color w:val="000000"/>
                <w:lang w:eastAsia="en-AU"/>
              </w:rPr>
            </w:pPr>
            <w:ins w:id="41229" w:author="KIM, Jason" w:date="2019-04-02T13:39:00Z">
              <w:r w:rsidRPr="0056388D">
                <w:rPr>
                  <w:rFonts w:ascii="Calibri" w:eastAsia="Times New Roman" w:hAnsi="Calibri" w:cs="Calibri"/>
                  <w:color w:val="000000"/>
                  <w:lang w:eastAsia="en-AU"/>
                </w:rPr>
                <w:t>LLS8302</w:t>
              </w:r>
            </w:ins>
          </w:p>
        </w:tc>
        <w:tc>
          <w:tcPr>
            <w:tcW w:w="933" w:type="pct"/>
            <w:noWrap/>
            <w:hideMark/>
          </w:tcPr>
          <w:p w:rsidR="00110C18" w:rsidRPr="0056388D" w:rsidRDefault="00110C18" w:rsidP="00063728">
            <w:pPr>
              <w:rPr>
                <w:ins w:id="41230" w:author="KIM, Jason" w:date="2019-04-02T13:39:00Z"/>
                <w:rFonts w:ascii="Calibri" w:eastAsia="Times New Roman" w:hAnsi="Calibri" w:cs="Calibri"/>
                <w:color w:val="000000"/>
                <w:lang w:eastAsia="en-AU"/>
              </w:rPr>
            </w:pPr>
            <w:ins w:id="412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32" w:author="KIM, Jason" w:date="2019-04-02T13:39:00Z"/>
                <w:rFonts w:ascii="Calibri" w:eastAsia="Times New Roman" w:hAnsi="Calibri" w:cs="Calibri"/>
                <w:color w:val="000000"/>
                <w:lang w:eastAsia="en-AU"/>
              </w:rPr>
            </w:pPr>
            <w:ins w:id="41233" w:author="KIM, Jason" w:date="2019-04-02T13:39:00Z">
              <w:r w:rsidRPr="0056388D">
                <w:rPr>
                  <w:rFonts w:ascii="Calibri" w:eastAsia="Times New Roman" w:hAnsi="Calibri" w:cs="Calibri"/>
                  <w:color w:val="000000"/>
                  <w:lang w:eastAsia="en-AU"/>
                </w:rPr>
                <w:t>Chainage 975</w:t>
              </w:r>
            </w:ins>
          </w:p>
        </w:tc>
        <w:tc>
          <w:tcPr>
            <w:tcW w:w="764" w:type="pct"/>
            <w:noWrap/>
            <w:hideMark/>
          </w:tcPr>
          <w:p w:rsidR="00110C18" w:rsidRPr="0056388D" w:rsidRDefault="00110C18" w:rsidP="00063728">
            <w:pPr>
              <w:jc w:val="right"/>
              <w:rPr>
                <w:ins w:id="41234" w:author="KIM, Jason" w:date="2019-04-02T13:39:00Z"/>
                <w:rFonts w:ascii="Calibri" w:eastAsia="Times New Roman" w:hAnsi="Calibri" w:cs="Calibri"/>
                <w:color w:val="000000"/>
                <w:lang w:eastAsia="en-AU"/>
              </w:rPr>
            </w:pPr>
            <w:ins w:id="41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36" w:author="KIM, Jason" w:date="2019-04-02T13:39:00Z"/>
        </w:trPr>
        <w:tc>
          <w:tcPr>
            <w:tcW w:w="708" w:type="pct"/>
            <w:vMerge/>
            <w:hideMark/>
          </w:tcPr>
          <w:p w:rsidR="00110C18" w:rsidRPr="0056388D" w:rsidRDefault="00110C18" w:rsidP="00063728">
            <w:pPr>
              <w:rPr>
                <w:ins w:id="41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38" w:author="KIM, Jason" w:date="2019-04-02T13:39:00Z"/>
                <w:rFonts w:ascii="Calibri" w:eastAsia="Times New Roman" w:hAnsi="Calibri" w:cs="Calibri"/>
                <w:color w:val="000000"/>
                <w:lang w:eastAsia="en-AU"/>
              </w:rPr>
            </w:pPr>
            <w:ins w:id="41239"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40" w:author="KIM, Jason" w:date="2019-04-02T13:39:00Z"/>
                <w:rFonts w:ascii="Calibri" w:eastAsia="Times New Roman" w:hAnsi="Calibri" w:cs="Calibri"/>
                <w:color w:val="000000"/>
                <w:lang w:eastAsia="en-AU"/>
              </w:rPr>
            </w:pPr>
            <w:ins w:id="4124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42" w:author="KIM, Jason" w:date="2019-04-02T13:39:00Z"/>
                <w:rFonts w:ascii="Calibri" w:eastAsia="Times New Roman" w:hAnsi="Calibri" w:cs="Calibri"/>
                <w:color w:val="000000"/>
                <w:lang w:eastAsia="en-AU"/>
              </w:rPr>
            </w:pPr>
            <w:ins w:id="41243" w:author="KIM, Jason" w:date="2019-04-02T13:39:00Z">
              <w:r w:rsidRPr="0056388D">
                <w:rPr>
                  <w:rFonts w:ascii="Calibri" w:eastAsia="Times New Roman" w:hAnsi="Calibri" w:cs="Calibri"/>
                  <w:color w:val="000000"/>
                  <w:lang w:eastAsia="en-AU"/>
                </w:rPr>
                <w:t>LLS8303</w:t>
              </w:r>
            </w:ins>
          </w:p>
        </w:tc>
        <w:tc>
          <w:tcPr>
            <w:tcW w:w="933" w:type="pct"/>
            <w:noWrap/>
            <w:hideMark/>
          </w:tcPr>
          <w:p w:rsidR="00110C18" w:rsidRPr="0056388D" w:rsidRDefault="00110C18" w:rsidP="00063728">
            <w:pPr>
              <w:rPr>
                <w:ins w:id="41244" w:author="KIM, Jason" w:date="2019-04-02T13:39:00Z"/>
                <w:rFonts w:ascii="Calibri" w:eastAsia="Times New Roman" w:hAnsi="Calibri" w:cs="Calibri"/>
                <w:color w:val="000000"/>
                <w:lang w:eastAsia="en-AU"/>
              </w:rPr>
            </w:pPr>
            <w:ins w:id="412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46" w:author="KIM, Jason" w:date="2019-04-02T13:39:00Z"/>
                <w:rFonts w:ascii="Calibri" w:eastAsia="Times New Roman" w:hAnsi="Calibri" w:cs="Calibri"/>
                <w:color w:val="000000"/>
                <w:lang w:eastAsia="en-AU"/>
              </w:rPr>
            </w:pPr>
            <w:ins w:id="41247" w:author="KIM, Jason" w:date="2019-04-02T13:39:00Z">
              <w:r w:rsidRPr="0056388D">
                <w:rPr>
                  <w:rFonts w:ascii="Calibri" w:eastAsia="Times New Roman" w:hAnsi="Calibri" w:cs="Calibri"/>
                  <w:color w:val="000000"/>
                  <w:lang w:eastAsia="en-AU"/>
                </w:rPr>
                <w:t>Chainage 965</w:t>
              </w:r>
            </w:ins>
          </w:p>
        </w:tc>
        <w:tc>
          <w:tcPr>
            <w:tcW w:w="764" w:type="pct"/>
            <w:noWrap/>
            <w:hideMark/>
          </w:tcPr>
          <w:p w:rsidR="00110C18" w:rsidRPr="0056388D" w:rsidRDefault="00110C18" w:rsidP="00063728">
            <w:pPr>
              <w:jc w:val="right"/>
              <w:rPr>
                <w:ins w:id="41248" w:author="KIM, Jason" w:date="2019-04-02T13:39:00Z"/>
                <w:rFonts w:ascii="Calibri" w:eastAsia="Times New Roman" w:hAnsi="Calibri" w:cs="Calibri"/>
                <w:color w:val="000000"/>
                <w:lang w:eastAsia="en-AU"/>
              </w:rPr>
            </w:pPr>
            <w:ins w:id="41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50" w:author="KIM, Jason" w:date="2019-04-02T13:39:00Z"/>
        </w:trPr>
        <w:tc>
          <w:tcPr>
            <w:tcW w:w="708" w:type="pct"/>
            <w:vMerge/>
            <w:hideMark/>
          </w:tcPr>
          <w:p w:rsidR="00110C18" w:rsidRPr="0056388D" w:rsidRDefault="00110C18" w:rsidP="00063728">
            <w:pPr>
              <w:rPr>
                <w:ins w:id="41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52" w:author="KIM, Jason" w:date="2019-04-02T13:39:00Z"/>
                <w:rFonts w:ascii="Calibri" w:eastAsia="Times New Roman" w:hAnsi="Calibri" w:cs="Calibri"/>
                <w:color w:val="000000"/>
                <w:lang w:eastAsia="en-AU"/>
              </w:rPr>
            </w:pPr>
            <w:ins w:id="41253"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54" w:author="KIM, Jason" w:date="2019-04-02T13:39:00Z"/>
                <w:rFonts w:ascii="Calibri" w:eastAsia="Times New Roman" w:hAnsi="Calibri" w:cs="Calibri"/>
                <w:color w:val="000000"/>
                <w:lang w:eastAsia="en-AU"/>
              </w:rPr>
            </w:pPr>
            <w:ins w:id="4125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56" w:author="KIM, Jason" w:date="2019-04-02T13:39:00Z"/>
                <w:rFonts w:ascii="Calibri" w:eastAsia="Times New Roman" w:hAnsi="Calibri" w:cs="Calibri"/>
                <w:color w:val="000000"/>
                <w:lang w:eastAsia="en-AU"/>
              </w:rPr>
            </w:pPr>
            <w:ins w:id="41257" w:author="KIM, Jason" w:date="2019-04-02T13:39:00Z">
              <w:r w:rsidRPr="0056388D">
                <w:rPr>
                  <w:rFonts w:ascii="Calibri" w:eastAsia="Times New Roman" w:hAnsi="Calibri" w:cs="Calibri"/>
                  <w:color w:val="000000"/>
                  <w:lang w:eastAsia="en-AU"/>
                </w:rPr>
                <w:t>LLS8304</w:t>
              </w:r>
            </w:ins>
          </w:p>
        </w:tc>
        <w:tc>
          <w:tcPr>
            <w:tcW w:w="933" w:type="pct"/>
            <w:noWrap/>
            <w:hideMark/>
          </w:tcPr>
          <w:p w:rsidR="00110C18" w:rsidRPr="0056388D" w:rsidRDefault="00110C18" w:rsidP="00063728">
            <w:pPr>
              <w:rPr>
                <w:ins w:id="41258" w:author="KIM, Jason" w:date="2019-04-02T13:39:00Z"/>
                <w:rFonts w:ascii="Calibri" w:eastAsia="Times New Roman" w:hAnsi="Calibri" w:cs="Calibri"/>
                <w:color w:val="000000"/>
                <w:lang w:eastAsia="en-AU"/>
              </w:rPr>
            </w:pPr>
            <w:ins w:id="412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60" w:author="KIM, Jason" w:date="2019-04-02T13:39:00Z"/>
                <w:rFonts w:ascii="Calibri" w:eastAsia="Times New Roman" w:hAnsi="Calibri" w:cs="Calibri"/>
                <w:color w:val="000000"/>
                <w:lang w:eastAsia="en-AU"/>
              </w:rPr>
            </w:pPr>
            <w:ins w:id="41261" w:author="KIM, Jason" w:date="2019-04-02T13:39:00Z">
              <w:r w:rsidRPr="0056388D">
                <w:rPr>
                  <w:rFonts w:ascii="Calibri" w:eastAsia="Times New Roman" w:hAnsi="Calibri" w:cs="Calibri"/>
                  <w:color w:val="000000"/>
                  <w:lang w:eastAsia="en-AU"/>
                </w:rPr>
                <w:t>Chainage 956</w:t>
              </w:r>
            </w:ins>
          </w:p>
        </w:tc>
        <w:tc>
          <w:tcPr>
            <w:tcW w:w="764" w:type="pct"/>
            <w:noWrap/>
            <w:hideMark/>
          </w:tcPr>
          <w:p w:rsidR="00110C18" w:rsidRPr="0056388D" w:rsidRDefault="00110C18" w:rsidP="00063728">
            <w:pPr>
              <w:jc w:val="right"/>
              <w:rPr>
                <w:ins w:id="41262" w:author="KIM, Jason" w:date="2019-04-02T13:39:00Z"/>
                <w:rFonts w:ascii="Calibri" w:eastAsia="Times New Roman" w:hAnsi="Calibri" w:cs="Calibri"/>
                <w:color w:val="000000"/>
                <w:lang w:eastAsia="en-AU"/>
              </w:rPr>
            </w:pPr>
            <w:ins w:id="41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64" w:author="KIM, Jason" w:date="2019-04-02T13:39:00Z"/>
        </w:trPr>
        <w:tc>
          <w:tcPr>
            <w:tcW w:w="708" w:type="pct"/>
            <w:vMerge/>
            <w:hideMark/>
          </w:tcPr>
          <w:p w:rsidR="00110C18" w:rsidRPr="0056388D" w:rsidRDefault="00110C18" w:rsidP="00063728">
            <w:pPr>
              <w:rPr>
                <w:ins w:id="412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66" w:author="KIM, Jason" w:date="2019-04-02T13:39:00Z"/>
                <w:rFonts w:ascii="Calibri" w:eastAsia="Times New Roman" w:hAnsi="Calibri" w:cs="Calibri"/>
                <w:color w:val="000000"/>
                <w:lang w:eastAsia="en-AU"/>
              </w:rPr>
            </w:pPr>
            <w:ins w:id="41267"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68" w:author="KIM, Jason" w:date="2019-04-02T13:39:00Z"/>
                <w:rFonts w:ascii="Calibri" w:eastAsia="Times New Roman" w:hAnsi="Calibri" w:cs="Calibri"/>
                <w:color w:val="000000"/>
                <w:lang w:eastAsia="en-AU"/>
              </w:rPr>
            </w:pPr>
            <w:ins w:id="4126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70" w:author="KIM, Jason" w:date="2019-04-02T13:39:00Z"/>
                <w:rFonts w:ascii="Calibri" w:eastAsia="Times New Roman" w:hAnsi="Calibri" w:cs="Calibri"/>
                <w:color w:val="000000"/>
                <w:lang w:eastAsia="en-AU"/>
              </w:rPr>
            </w:pPr>
            <w:ins w:id="41271" w:author="KIM, Jason" w:date="2019-04-02T13:39:00Z">
              <w:r w:rsidRPr="0056388D">
                <w:rPr>
                  <w:rFonts w:ascii="Calibri" w:eastAsia="Times New Roman" w:hAnsi="Calibri" w:cs="Calibri"/>
                  <w:color w:val="000000"/>
                  <w:lang w:eastAsia="en-AU"/>
                </w:rPr>
                <w:t>LLS8305</w:t>
              </w:r>
            </w:ins>
          </w:p>
        </w:tc>
        <w:tc>
          <w:tcPr>
            <w:tcW w:w="933" w:type="pct"/>
            <w:noWrap/>
            <w:hideMark/>
          </w:tcPr>
          <w:p w:rsidR="00110C18" w:rsidRPr="0056388D" w:rsidRDefault="00110C18" w:rsidP="00063728">
            <w:pPr>
              <w:rPr>
                <w:ins w:id="41272" w:author="KIM, Jason" w:date="2019-04-02T13:39:00Z"/>
                <w:rFonts w:ascii="Calibri" w:eastAsia="Times New Roman" w:hAnsi="Calibri" w:cs="Calibri"/>
                <w:color w:val="000000"/>
                <w:lang w:eastAsia="en-AU"/>
              </w:rPr>
            </w:pPr>
            <w:ins w:id="412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74" w:author="KIM, Jason" w:date="2019-04-02T13:39:00Z"/>
                <w:rFonts w:ascii="Calibri" w:eastAsia="Times New Roman" w:hAnsi="Calibri" w:cs="Calibri"/>
                <w:color w:val="000000"/>
                <w:lang w:eastAsia="en-AU"/>
              </w:rPr>
            </w:pPr>
            <w:ins w:id="41275" w:author="KIM, Jason" w:date="2019-04-02T13:39:00Z">
              <w:r w:rsidRPr="0056388D">
                <w:rPr>
                  <w:rFonts w:ascii="Calibri" w:eastAsia="Times New Roman" w:hAnsi="Calibri" w:cs="Calibri"/>
                  <w:color w:val="000000"/>
                  <w:lang w:eastAsia="en-AU"/>
                </w:rPr>
                <w:t>Chainage 946</w:t>
              </w:r>
            </w:ins>
          </w:p>
        </w:tc>
        <w:tc>
          <w:tcPr>
            <w:tcW w:w="764" w:type="pct"/>
            <w:noWrap/>
            <w:hideMark/>
          </w:tcPr>
          <w:p w:rsidR="00110C18" w:rsidRPr="0056388D" w:rsidRDefault="00110C18" w:rsidP="00063728">
            <w:pPr>
              <w:jc w:val="right"/>
              <w:rPr>
                <w:ins w:id="41276" w:author="KIM, Jason" w:date="2019-04-02T13:39:00Z"/>
                <w:rFonts w:ascii="Calibri" w:eastAsia="Times New Roman" w:hAnsi="Calibri" w:cs="Calibri"/>
                <w:color w:val="000000"/>
                <w:lang w:eastAsia="en-AU"/>
              </w:rPr>
            </w:pPr>
            <w:ins w:id="41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78" w:author="KIM, Jason" w:date="2019-04-02T13:39:00Z"/>
        </w:trPr>
        <w:tc>
          <w:tcPr>
            <w:tcW w:w="708" w:type="pct"/>
            <w:vMerge/>
            <w:hideMark/>
          </w:tcPr>
          <w:p w:rsidR="00110C18" w:rsidRPr="0056388D" w:rsidRDefault="00110C18" w:rsidP="00063728">
            <w:pPr>
              <w:rPr>
                <w:ins w:id="412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80" w:author="KIM, Jason" w:date="2019-04-02T13:39:00Z"/>
                <w:rFonts w:ascii="Calibri" w:eastAsia="Times New Roman" w:hAnsi="Calibri" w:cs="Calibri"/>
                <w:color w:val="000000"/>
                <w:lang w:eastAsia="en-AU"/>
              </w:rPr>
            </w:pPr>
            <w:ins w:id="41281"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82" w:author="KIM, Jason" w:date="2019-04-02T13:39:00Z"/>
                <w:rFonts w:ascii="Calibri" w:eastAsia="Times New Roman" w:hAnsi="Calibri" w:cs="Calibri"/>
                <w:color w:val="000000"/>
                <w:lang w:eastAsia="en-AU"/>
              </w:rPr>
            </w:pPr>
            <w:ins w:id="4128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84" w:author="KIM, Jason" w:date="2019-04-02T13:39:00Z"/>
                <w:rFonts w:ascii="Calibri" w:eastAsia="Times New Roman" w:hAnsi="Calibri" w:cs="Calibri"/>
                <w:color w:val="000000"/>
                <w:lang w:eastAsia="en-AU"/>
              </w:rPr>
            </w:pPr>
            <w:ins w:id="41285" w:author="KIM, Jason" w:date="2019-04-02T13:39:00Z">
              <w:r w:rsidRPr="0056388D">
                <w:rPr>
                  <w:rFonts w:ascii="Calibri" w:eastAsia="Times New Roman" w:hAnsi="Calibri" w:cs="Calibri"/>
                  <w:color w:val="000000"/>
                  <w:lang w:eastAsia="en-AU"/>
                </w:rPr>
                <w:t>LLS8306</w:t>
              </w:r>
            </w:ins>
          </w:p>
        </w:tc>
        <w:tc>
          <w:tcPr>
            <w:tcW w:w="933" w:type="pct"/>
            <w:noWrap/>
            <w:hideMark/>
          </w:tcPr>
          <w:p w:rsidR="00110C18" w:rsidRPr="0056388D" w:rsidRDefault="00110C18" w:rsidP="00063728">
            <w:pPr>
              <w:rPr>
                <w:ins w:id="41286" w:author="KIM, Jason" w:date="2019-04-02T13:39:00Z"/>
                <w:rFonts w:ascii="Calibri" w:eastAsia="Times New Roman" w:hAnsi="Calibri" w:cs="Calibri"/>
                <w:color w:val="000000"/>
                <w:lang w:eastAsia="en-AU"/>
              </w:rPr>
            </w:pPr>
            <w:ins w:id="412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88" w:author="KIM, Jason" w:date="2019-04-02T13:39:00Z"/>
                <w:rFonts w:ascii="Calibri" w:eastAsia="Times New Roman" w:hAnsi="Calibri" w:cs="Calibri"/>
                <w:color w:val="000000"/>
                <w:lang w:eastAsia="en-AU"/>
              </w:rPr>
            </w:pPr>
            <w:ins w:id="41289" w:author="KIM, Jason" w:date="2019-04-02T13:39:00Z">
              <w:r w:rsidRPr="0056388D">
                <w:rPr>
                  <w:rFonts w:ascii="Calibri" w:eastAsia="Times New Roman" w:hAnsi="Calibri" w:cs="Calibri"/>
                  <w:color w:val="000000"/>
                  <w:lang w:eastAsia="en-AU"/>
                </w:rPr>
                <w:t>Chainage 936</w:t>
              </w:r>
            </w:ins>
          </w:p>
        </w:tc>
        <w:tc>
          <w:tcPr>
            <w:tcW w:w="764" w:type="pct"/>
            <w:noWrap/>
            <w:hideMark/>
          </w:tcPr>
          <w:p w:rsidR="00110C18" w:rsidRPr="0056388D" w:rsidRDefault="00110C18" w:rsidP="00063728">
            <w:pPr>
              <w:jc w:val="right"/>
              <w:rPr>
                <w:ins w:id="41290" w:author="KIM, Jason" w:date="2019-04-02T13:39:00Z"/>
                <w:rFonts w:ascii="Calibri" w:eastAsia="Times New Roman" w:hAnsi="Calibri" w:cs="Calibri"/>
                <w:color w:val="000000"/>
                <w:lang w:eastAsia="en-AU"/>
              </w:rPr>
            </w:pPr>
            <w:ins w:id="41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92" w:author="KIM, Jason" w:date="2019-04-02T13:39:00Z"/>
        </w:trPr>
        <w:tc>
          <w:tcPr>
            <w:tcW w:w="708" w:type="pct"/>
            <w:vMerge/>
            <w:hideMark/>
          </w:tcPr>
          <w:p w:rsidR="00110C18" w:rsidRPr="0056388D" w:rsidRDefault="00110C18" w:rsidP="00063728">
            <w:pPr>
              <w:rPr>
                <w:ins w:id="412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94" w:author="KIM, Jason" w:date="2019-04-02T13:39:00Z"/>
                <w:rFonts w:ascii="Calibri" w:eastAsia="Times New Roman" w:hAnsi="Calibri" w:cs="Calibri"/>
                <w:color w:val="000000"/>
                <w:lang w:eastAsia="en-AU"/>
              </w:rPr>
            </w:pPr>
            <w:ins w:id="41295"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96" w:author="KIM, Jason" w:date="2019-04-02T13:39:00Z"/>
                <w:rFonts w:ascii="Calibri" w:eastAsia="Times New Roman" w:hAnsi="Calibri" w:cs="Calibri"/>
                <w:color w:val="000000"/>
                <w:lang w:eastAsia="en-AU"/>
              </w:rPr>
            </w:pPr>
            <w:ins w:id="4129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98" w:author="KIM, Jason" w:date="2019-04-02T13:39:00Z"/>
                <w:rFonts w:ascii="Calibri" w:eastAsia="Times New Roman" w:hAnsi="Calibri" w:cs="Calibri"/>
                <w:color w:val="000000"/>
                <w:lang w:eastAsia="en-AU"/>
              </w:rPr>
            </w:pPr>
            <w:ins w:id="41299" w:author="KIM, Jason" w:date="2019-04-02T13:39:00Z">
              <w:r w:rsidRPr="0056388D">
                <w:rPr>
                  <w:rFonts w:ascii="Calibri" w:eastAsia="Times New Roman" w:hAnsi="Calibri" w:cs="Calibri"/>
                  <w:color w:val="000000"/>
                  <w:lang w:eastAsia="en-AU"/>
                </w:rPr>
                <w:t>LLS8307</w:t>
              </w:r>
            </w:ins>
          </w:p>
        </w:tc>
        <w:tc>
          <w:tcPr>
            <w:tcW w:w="933" w:type="pct"/>
            <w:noWrap/>
            <w:hideMark/>
          </w:tcPr>
          <w:p w:rsidR="00110C18" w:rsidRPr="0056388D" w:rsidRDefault="00110C18" w:rsidP="00063728">
            <w:pPr>
              <w:rPr>
                <w:ins w:id="41300" w:author="KIM, Jason" w:date="2019-04-02T13:39:00Z"/>
                <w:rFonts w:ascii="Calibri" w:eastAsia="Times New Roman" w:hAnsi="Calibri" w:cs="Calibri"/>
                <w:color w:val="000000"/>
                <w:lang w:eastAsia="en-AU"/>
              </w:rPr>
            </w:pPr>
            <w:ins w:id="41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302" w:author="KIM, Jason" w:date="2019-04-02T13:39:00Z"/>
                <w:rFonts w:ascii="Calibri" w:eastAsia="Times New Roman" w:hAnsi="Calibri" w:cs="Calibri"/>
                <w:color w:val="000000"/>
                <w:lang w:eastAsia="en-AU"/>
              </w:rPr>
            </w:pPr>
            <w:ins w:id="41303"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41304" w:author="KIM, Jason" w:date="2019-04-02T13:39:00Z"/>
                <w:rFonts w:ascii="Calibri" w:eastAsia="Times New Roman" w:hAnsi="Calibri" w:cs="Calibri"/>
                <w:color w:val="000000"/>
                <w:lang w:eastAsia="en-AU"/>
              </w:rPr>
            </w:pPr>
            <w:ins w:id="41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06" w:author="KIM, Jason" w:date="2019-04-02T13:39:00Z"/>
        </w:trPr>
        <w:tc>
          <w:tcPr>
            <w:tcW w:w="708" w:type="pct"/>
            <w:vMerge/>
            <w:hideMark/>
          </w:tcPr>
          <w:p w:rsidR="00110C18" w:rsidRPr="0056388D" w:rsidRDefault="00110C18" w:rsidP="00063728">
            <w:pPr>
              <w:rPr>
                <w:ins w:id="41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08" w:author="KIM, Jason" w:date="2019-04-02T13:39:00Z"/>
                <w:rFonts w:ascii="Calibri" w:eastAsia="Times New Roman" w:hAnsi="Calibri" w:cs="Calibri"/>
                <w:color w:val="000000"/>
                <w:lang w:eastAsia="en-AU"/>
              </w:rPr>
            </w:pPr>
            <w:ins w:id="41309"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310" w:author="KIM, Jason" w:date="2019-04-02T13:39:00Z"/>
                <w:rFonts w:ascii="Calibri" w:eastAsia="Times New Roman" w:hAnsi="Calibri" w:cs="Calibri"/>
                <w:color w:val="000000"/>
                <w:lang w:eastAsia="en-AU"/>
              </w:rPr>
            </w:pPr>
            <w:ins w:id="4131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12" w:author="KIM, Jason" w:date="2019-04-02T13:39:00Z"/>
                <w:rFonts w:ascii="Calibri" w:eastAsia="Times New Roman" w:hAnsi="Calibri" w:cs="Calibri"/>
                <w:color w:val="000000"/>
                <w:lang w:eastAsia="en-AU"/>
              </w:rPr>
            </w:pPr>
            <w:ins w:id="41313" w:author="KIM, Jason" w:date="2019-04-02T13:39:00Z">
              <w:r w:rsidRPr="0056388D">
                <w:rPr>
                  <w:rFonts w:ascii="Calibri" w:eastAsia="Times New Roman" w:hAnsi="Calibri" w:cs="Calibri"/>
                  <w:color w:val="000000"/>
                  <w:lang w:eastAsia="en-AU"/>
                </w:rPr>
                <w:t>LLS8308</w:t>
              </w:r>
            </w:ins>
          </w:p>
        </w:tc>
        <w:tc>
          <w:tcPr>
            <w:tcW w:w="933" w:type="pct"/>
            <w:noWrap/>
            <w:hideMark/>
          </w:tcPr>
          <w:p w:rsidR="00110C18" w:rsidRPr="0056388D" w:rsidRDefault="00110C18" w:rsidP="00063728">
            <w:pPr>
              <w:rPr>
                <w:ins w:id="41314" w:author="KIM, Jason" w:date="2019-04-02T13:39:00Z"/>
                <w:rFonts w:ascii="Calibri" w:eastAsia="Times New Roman" w:hAnsi="Calibri" w:cs="Calibri"/>
                <w:color w:val="000000"/>
                <w:lang w:eastAsia="en-AU"/>
              </w:rPr>
            </w:pPr>
            <w:ins w:id="41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316" w:author="KIM, Jason" w:date="2019-04-02T13:39:00Z"/>
                <w:rFonts w:ascii="Calibri" w:eastAsia="Times New Roman" w:hAnsi="Calibri" w:cs="Calibri"/>
                <w:color w:val="000000"/>
                <w:lang w:eastAsia="en-AU"/>
              </w:rPr>
            </w:pPr>
            <w:ins w:id="41317" w:author="KIM, Jason" w:date="2019-04-02T13:39:00Z">
              <w:r w:rsidRPr="0056388D">
                <w:rPr>
                  <w:rFonts w:ascii="Calibri" w:eastAsia="Times New Roman" w:hAnsi="Calibri" w:cs="Calibri"/>
                  <w:color w:val="000000"/>
                  <w:lang w:eastAsia="en-AU"/>
                </w:rPr>
                <w:t>Chainage 917</w:t>
              </w:r>
            </w:ins>
          </w:p>
        </w:tc>
        <w:tc>
          <w:tcPr>
            <w:tcW w:w="764" w:type="pct"/>
            <w:noWrap/>
            <w:hideMark/>
          </w:tcPr>
          <w:p w:rsidR="00110C18" w:rsidRPr="0056388D" w:rsidRDefault="00110C18" w:rsidP="00063728">
            <w:pPr>
              <w:jc w:val="right"/>
              <w:rPr>
                <w:ins w:id="41318" w:author="KIM, Jason" w:date="2019-04-02T13:39:00Z"/>
                <w:rFonts w:ascii="Calibri" w:eastAsia="Times New Roman" w:hAnsi="Calibri" w:cs="Calibri"/>
                <w:color w:val="000000"/>
                <w:lang w:eastAsia="en-AU"/>
              </w:rPr>
            </w:pPr>
            <w:ins w:id="41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20" w:author="KIM, Jason" w:date="2019-04-02T13:39:00Z"/>
        </w:trPr>
        <w:tc>
          <w:tcPr>
            <w:tcW w:w="708" w:type="pct"/>
            <w:vMerge/>
            <w:hideMark/>
          </w:tcPr>
          <w:p w:rsidR="00110C18" w:rsidRPr="0056388D" w:rsidRDefault="00110C18" w:rsidP="00063728">
            <w:pPr>
              <w:rPr>
                <w:ins w:id="41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22" w:author="KIM, Jason" w:date="2019-04-02T13:39:00Z"/>
                <w:rFonts w:ascii="Calibri" w:eastAsia="Times New Roman" w:hAnsi="Calibri" w:cs="Calibri"/>
                <w:color w:val="000000"/>
                <w:lang w:eastAsia="en-AU"/>
              </w:rPr>
            </w:pPr>
            <w:ins w:id="41323"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324" w:author="KIM, Jason" w:date="2019-04-02T13:39:00Z"/>
                <w:rFonts w:ascii="Calibri" w:eastAsia="Times New Roman" w:hAnsi="Calibri" w:cs="Calibri"/>
                <w:color w:val="000000"/>
                <w:lang w:eastAsia="en-AU"/>
              </w:rPr>
            </w:pPr>
            <w:ins w:id="4132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26" w:author="KIM, Jason" w:date="2019-04-02T13:39:00Z"/>
                <w:rFonts w:ascii="Calibri" w:eastAsia="Times New Roman" w:hAnsi="Calibri" w:cs="Calibri"/>
                <w:color w:val="000000"/>
                <w:lang w:eastAsia="en-AU"/>
              </w:rPr>
            </w:pPr>
            <w:ins w:id="41327" w:author="KIM, Jason" w:date="2019-04-02T13:39:00Z">
              <w:r w:rsidRPr="0056388D">
                <w:rPr>
                  <w:rFonts w:ascii="Calibri" w:eastAsia="Times New Roman" w:hAnsi="Calibri" w:cs="Calibri"/>
                  <w:color w:val="000000"/>
                  <w:lang w:eastAsia="en-AU"/>
                </w:rPr>
                <w:t>LLS8309</w:t>
              </w:r>
            </w:ins>
          </w:p>
        </w:tc>
        <w:tc>
          <w:tcPr>
            <w:tcW w:w="933" w:type="pct"/>
            <w:noWrap/>
            <w:hideMark/>
          </w:tcPr>
          <w:p w:rsidR="00110C18" w:rsidRPr="0056388D" w:rsidRDefault="00110C18" w:rsidP="00063728">
            <w:pPr>
              <w:rPr>
                <w:ins w:id="41328" w:author="KIM, Jason" w:date="2019-04-02T13:39:00Z"/>
                <w:rFonts w:ascii="Calibri" w:eastAsia="Times New Roman" w:hAnsi="Calibri" w:cs="Calibri"/>
                <w:color w:val="000000"/>
                <w:lang w:eastAsia="en-AU"/>
              </w:rPr>
            </w:pPr>
            <w:ins w:id="413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330" w:author="KIM, Jason" w:date="2019-04-02T13:39:00Z"/>
                <w:rFonts w:ascii="Calibri" w:eastAsia="Times New Roman" w:hAnsi="Calibri" w:cs="Calibri"/>
                <w:color w:val="000000"/>
                <w:lang w:eastAsia="en-AU"/>
              </w:rPr>
            </w:pPr>
            <w:ins w:id="41331" w:author="KIM, Jason" w:date="2019-04-02T13:39:00Z">
              <w:r w:rsidRPr="0056388D">
                <w:rPr>
                  <w:rFonts w:ascii="Calibri" w:eastAsia="Times New Roman" w:hAnsi="Calibri" w:cs="Calibri"/>
                  <w:color w:val="000000"/>
                  <w:lang w:eastAsia="en-AU"/>
                </w:rPr>
                <w:t>Chainage 907</w:t>
              </w:r>
            </w:ins>
          </w:p>
        </w:tc>
        <w:tc>
          <w:tcPr>
            <w:tcW w:w="764" w:type="pct"/>
            <w:noWrap/>
            <w:hideMark/>
          </w:tcPr>
          <w:p w:rsidR="00110C18" w:rsidRPr="0056388D" w:rsidRDefault="00110C18" w:rsidP="00063728">
            <w:pPr>
              <w:jc w:val="right"/>
              <w:rPr>
                <w:ins w:id="41332" w:author="KIM, Jason" w:date="2019-04-02T13:39:00Z"/>
                <w:rFonts w:ascii="Calibri" w:eastAsia="Times New Roman" w:hAnsi="Calibri" w:cs="Calibri"/>
                <w:color w:val="000000"/>
                <w:lang w:eastAsia="en-AU"/>
              </w:rPr>
            </w:pPr>
            <w:ins w:id="41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34" w:author="KIM, Jason" w:date="2019-04-02T13:39:00Z"/>
        </w:trPr>
        <w:tc>
          <w:tcPr>
            <w:tcW w:w="708" w:type="pct"/>
            <w:vMerge w:val="restart"/>
            <w:noWrap/>
            <w:hideMark/>
          </w:tcPr>
          <w:p w:rsidR="00110C18" w:rsidRPr="0056388D" w:rsidRDefault="00110C18" w:rsidP="00063728">
            <w:pPr>
              <w:rPr>
                <w:ins w:id="41335" w:author="KIM, Jason" w:date="2019-04-02T13:39:00Z"/>
                <w:rFonts w:ascii="Calibri" w:eastAsia="Times New Roman" w:hAnsi="Calibri" w:cs="Calibri"/>
                <w:color w:val="000000"/>
                <w:lang w:eastAsia="en-AU"/>
              </w:rPr>
            </w:pPr>
            <w:ins w:id="41336" w:author="KIM, Jason" w:date="2019-04-02T13:39:00Z">
              <w:r w:rsidRPr="0056388D">
                <w:rPr>
                  <w:rFonts w:ascii="Calibri" w:eastAsia="Times New Roman" w:hAnsi="Calibri" w:cs="Calibri"/>
                  <w:color w:val="000000"/>
                  <w:lang w:eastAsia="en-AU"/>
                </w:rPr>
                <w:t>LLE93NK51</w:t>
              </w:r>
            </w:ins>
          </w:p>
        </w:tc>
        <w:tc>
          <w:tcPr>
            <w:tcW w:w="605" w:type="pct"/>
            <w:noWrap/>
            <w:hideMark/>
          </w:tcPr>
          <w:p w:rsidR="00110C18" w:rsidRPr="0056388D" w:rsidRDefault="00110C18" w:rsidP="00063728">
            <w:pPr>
              <w:rPr>
                <w:ins w:id="41337" w:author="KIM, Jason" w:date="2019-04-02T13:39:00Z"/>
                <w:rFonts w:ascii="Calibri" w:eastAsia="Times New Roman" w:hAnsi="Calibri" w:cs="Calibri"/>
                <w:color w:val="000000"/>
                <w:lang w:eastAsia="en-AU"/>
              </w:rPr>
            </w:pPr>
            <w:ins w:id="41338"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39" w:author="KIM, Jason" w:date="2019-04-02T13:39:00Z"/>
                <w:rFonts w:ascii="Calibri" w:eastAsia="Times New Roman" w:hAnsi="Calibri" w:cs="Calibri"/>
                <w:color w:val="000000"/>
                <w:lang w:eastAsia="en-AU"/>
              </w:rPr>
            </w:pPr>
            <w:ins w:id="4134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41" w:author="KIM, Jason" w:date="2019-04-02T13:39:00Z"/>
                <w:rFonts w:ascii="Calibri" w:eastAsia="Times New Roman" w:hAnsi="Calibri" w:cs="Calibri"/>
                <w:color w:val="000000"/>
                <w:lang w:eastAsia="en-AU"/>
              </w:rPr>
            </w:pPr>
            <w:ins w:id="41342" w:author="KIM, Jason" w:date="2019-04-02T13:39:00Z">
              <w:r w:rsidRPr="0056388D">
                <w:rPr>
                  <w:rFonts w:ascii="Calibri" w:eastAsia="Times New Roman" w:hAnsi="Calibri" w:cs="Calibri"/>
                  <w:color w:val="000000"/>
                  <w:lang w:eastAsia="en-AU"/>
                </w:rPr>
                <w:t>LLN7327</w:t>
              </w:r>
            </w:ins>
          </w:p>
        </w:tc>
        <w:tc>
          <w:tcPr>
            <w:tcW w:w="933" w:type="pct"/>
            <w:noWrap/>
            <w:hideMark/>
          </w:tcPr>
          <w:p w:rsidR="00110C18" w:rsidRPr="0056388D" w:rsidRDefault="00110C18" w:rsidP="00063728">
            <w:pPr>
              <w:rPr>
                <w:ins w:id="41343" w:author="KIM, Jason" w:date="2019-04-02T13:39:00Z"/>
                <w:rFonts w:ascii="Calibri" w:eastAsia="Times New Roman" w:hAnsi="Calibri" w:cs="Calibri"/>
                <w:color w:val="000000"/>
                <w:lang w:eastAsia="en-AU"/>
              </w:rPr>
            </w:pPr>
            <w:ins w:id="413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45" w:author="KIM, Jason" w:date="2019-04-02T13:39:00Z"/>
                <w:rFonts w:ascii="Calibri" w:eastAsia="Times New Roman" w:hAnsi="Calibri" w:cs="Calibri"/>
                <w:color w:val="000000"/>
                <w:lang w:eastAsia="en-AU"/>
              </w:rPr>
            </w:pPr>
            <w:ins w:id="41346" w:author="KIM, Jason" w:date="2019-04-02T13:39:00Z">
              <w:r w:rsidRPr="0056388D">
                <w:rPr>
                  <w:rFonts w:ascii="Calibri" w:eastAsia="Times New Roman" w:hAnsi="Calibri" w:cs="Calibri"/>
                  <w:color w:val="000000"/>
                  <w:lang w:eastAsia="en-AU"/>
                </w:rPr>
                <w:t>Chainage 502</w:t>
              </w:r>
            </w:ins>
          </w:p>
        </w:tc>
        <w:tc>
          <w:tcPr>
            <w:tcW w:w="764" w:type="pct"/>
            <w:noWrap/>
            <w:hideMark/>
          </w:tcPr>
          <w:p w:rsidR="00110C18" w:rsidRPr="0056388D" w:rsidRDefault="00110C18" w:rsidP="00063728">
            <w:pPr>
              <w:jc w:val="right"/>
              <w:rPr>
                <w:ins w:id="41347" w:author="KIM, Jason" w:date="2019-04-02T13:39:00Z"/>
                <w:rFonts w:ascii="Calibri" w:eastAsia="Times New Roman" w:hAnsi="Calibri" w:cs="Calibri"/>
                <w:color w:val="000000"/>
                <w:lang w:eastAsia="en-AU"/>
              </w:rPr>
            </w:pPr>
            <w:ins w:id="41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49" w:author="KIM, Jason" w:date="2019-04-02T13:39:00Z"/>
        </w:trPr>
        <w:tc>
          <w:tcPr>
            <w:tcW w:w="708" w:type="pct"/>
            <w:vMerge/>
            <w:hideMark/>
          </w:tcPr>
          <w:p w:rsidR="00110C18" w:rsidRPr="0056388D" w:rsidRDefault="00110C18" w:rsidP="00063728">
            <w:pPr>
              <w:rPr>
                <w:ins w:id="413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51" w:author="KIM, Jason" w:date="2019-04-02T13:39:00Z"/>
                <w:rFonts w:ascii="Calibri" w:eastAsia="Times New Roman" w:hAnsi="Calibri" w:cs="Calibri"/>
                <w:color w:val="000000"/>
                <w:lang w:eastAsia="en-AU"/>
              </w:rPr>
            </w:pPr>
            <w:ins w:id="41352"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53" w:author="KIM, Jason" w:date="2019-04-02T13:39:00Z"/>
                <w:rFonts w:ascii="Calibri" w:eastAsia="Times New Roman" w:hAnsi="Calibri" w:cs="Calibri"/>
                <w:color w:val="000000"/>
                <w:lang w:eastAsia="en-AU"/>
              </w:rPr>
            </w:pPr>
            <w:ins w:id="4135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55" w:author="KIM, Jason" w:date="2019-04-02T13:39:00Z"/>
                <w:rFonts w:ascii="Calibri" w:eastAsia="Times New Roman" w:hAnsi="Calibri" w:cs="Calibri"/>
                <w:color w:val="000000"/>
                <w:lang w:eastAsia="en-AU"/>
              </w:rPr>
            </w:pPr>
            <w:ins w:id="41356" w:author="KIM, Jason" w:date="2019-04-02T13:39:00Z">
              <w:r w:rsidRPr="0056388D">
                <w:rPr>
                  <w:rFonts w:ascii="Calibri" w:eastAsia="Times New Roman" w:hAnsi="Calibri" w:cs="Calibri"/>
                  <w:color w:val="000000"/>
                  <w:lang w:eastAsia="en-AU"/>
                </w:rPr>
                <w:t>LLN7328</w:t>
              </w:r>
            </w:ins>
          </w:p>
        </w:tc>
        <w:tc>
          <w:tcPr>
            <w:tcW w:w="933" w:type="pct"/>
            <w:noWrap/>
            <w:hideMark/>
          </w:tcPr>
          <w:p w:rsidR="00110C18" w:rsidRPr="0056388D" w:rsidRDefault="00110C18" w:rsidP="00063728">
            <w:pPr>
              <w:rPr>
                <w:ins w:id="41357" w:author="KIM, Jason" w:date="2019-04-02T13:39:00Z"/>
                <w:rFonts w:ascii="Calibri" w:eastAsia="Times New Roman" w:hAnsi="Calibri" w:cs="Calibri"/>
                <w:color w:val="000000"/>
                <w:lang w:eastAsia="en-AU"/>
              </w:rPr>
            </w:pPr>
            <w:ins w:id="413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59" w:author="KIM, Jason" w:date="2019-04-02T13:39:00Z"/>
                <w:rFonts w:ascii="Calibri" w:eastAsia="Times New Roman" w:hAnsi="Calibri" w:cs="Calibri"/>
                <w:color w:val="000000"/>
                <w:lang w:eastAsia="en-AU"/>
              </w:rPr>
            </w:pPr>
            <w:ins w:id="41360" w:author="KIM, Jason" w:date="2019-04-02T13:39:00Z">
              <w:r w:rsidRPr="0056388D">
                <w:rPr>
                  <w:rFonts w:ascii="Calibri" w:eastAsia="Times New Roman" w:hAnsi="Calibri" w:cs="Calibri"/>
                  <w:color w:val="000000"/>
                  <w:lang w:eastAsia="en-AU"/>
                </w:rPr>
                <w:t>Chainage 512</w:t>
              </w:r>
            </w:ins>
          </w:p>
        </w:tc>
        <w:tc>
          <w:tcPr>
            <w:tcW w:w="764" w:type="pct"/>
            <w:noWrap/>
            <w:hideMark/>
          </w:tcPr>
          <w:p w:rsidR="00110C18" w:rsidRPr="0056388D" w:rsidRDefault="00110C18" w:rsidP="00063728">
            <w:pPr>
              <w:jc w:val="right"/>
              <w:rPr>
                <w:ins w:id="41361" w:author="KIM, Jason" w:date="2019-04-02T13:39:00Z"/>
                <w:rFonts w:ascii="Calibri" w:eastAsia="Times New Roman" w:hAnsi="Calibri" w:cs="Calibri"/>
                <w:color w:val="000000"/>
                <w:lang w:eastAsia="en-AU"/>
              </w:rPr>
            </w:pPr>
            <w:ins w:id="41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63" w:author="KIM, Jason" w:date="2019-04-02T13:39:00Z"/>
        </w:trPr>
        <w:tc>
          <w:tcPr>
            <w:tcW w:w="708" w:type="pct"/>
            <w:vMerge/>
            <w:hideMark/>
          </w:tcPr>
          <w:p w:rsidR="00110C18" w:rsidRPr="0056388D" w:rsidRDefault="00110C18" w:rsidP="00063728">
            <w:pPr>
              <w:rPr>
                <w:ins w:id="413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65" w:author="KIM, Jason" w:date="2019-04-02T13:39:00Z"/>
                <w:rFonts w:ascii="Calibri" w:eastAsia="Times New Roman" w:hAnsi="Calibri" w:cs="Calibri"/>
                <w:color w:val="000000"/>
                <w:lang w:eastAsia="en-AU"/>
              </w:rPr>
            </w:pPr>
            <w:ins w:id="41366"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67" w:author="KIM, Jason" w:date="2019-04-02T13:39:00Z"/>
                <w:rFonts w:ascii="Calibri" w:eastAsia="Times New Roman" w:hAnsi="Calibri" w:cs="Calibri"/>
                <w:color w:val="000000"/>
                <w:lang w:eastAsia="en-AU"/>
              </w:rPr>
            </w:pPr>
            <w:ins w:id="4136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69" w:author="KIM, Jason" w:date="2019-04-02T13:39:00Z"/>
                <w:rFonts w:ascii="Calibri" w:eastAsia="Times New Roman" w:hAnsi="Calibri" w:cs="Calibri"/>
                <w:color w:val="000000"/>
                <w:lang w:eastAsia="en-AU"/>
              </w:rPr>
            </w:pPr>
            <w:ins w:id="41370" w:author="KIM, Jason" w:date="2019-04-02T13:39:00Z">
              <w:r w:rsidRPr="0056388D">
                <w:rPr>
                  <w:rFonts w:ascii="Calibri" w:eastAsia="Times New Roman" w:hAnsi="Calibri" w:cs="Calibri"/>
                  <w:color w:val="000000"/>
                  <w:lang w:eastAsia="en-AU"/>
                </w:rPr>
                <w:t>LLN7329</w:t>
              </w:r>
            </w:ins>
          </w:p>
        </w:tc>
        <w:tc>
          <w:tcPr>
            <w:tcW w:w="933" w:type="pct"/>
            <w:noWrap/>
            <w:hideMark/>
          </w:tcPr>
          <w:p w:rsidR="00110C18" w:rsidRPr="0056388D" w:rsidRDefault="00110C18" w:rsidP="00063728">
            <w:pPr>
              <w:rPr>
                <w:ins w:id="41371" w:author="KIM, Jason" w:date="2019-04-02T13:39:00Z"/>
                <w:rFonts w:ascii="Calibri" w:eastAsia="Times New Roman" w:hAnsi="Calibri" w:cs="Calibri"/>
                <w:color w:val="000000"/>
                <w:lang w:eastAsia="en-AU"/>
              </w:rPr>
            </w:pPr>
            <w:ins w:id="413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73" w:author="KIM, Jason" w:date="2019-04-02T13:39:00Z"/>
                <w:rFonts w:ascii="Calibri" w:eastAsia="Times New Roman" w:hAnsi="Calibri" w:cs="Calibri"/>
                <w:color w:val="000000"/>
                <w:lang w:eastAsia="en-AU"/>
              </w:rPr>
            </w:pPr>
            <w:ins w:id="41374" w:author="KIM, Jason" w:date="2019-04-02T13:39:00Z">
              <w:r w:rsidRPr="0056388D">
                <w:rPr>
                  <w:rFonts w:ascii="Calibri" w:eastAsia="Times New Roman" w:hAnsi="Calibri" w:cs="Calibri"/>
                  <w:color w:val="000000"/>
                  <w:lang w:eastAsia="en-AU"/>
                </w:rPr>
                <w:t>Chainage 522</w:t>
              </w:r>
            </w:ins>
          </w:p>
        </w:tc>
        <w:tc>
          <w:tcPr>
            <w:tcW w:w="764" w:type="pct"/>
            <w:noWrap/>
            <w:hideMark/>
          </w:tcPr>
          <w:p w:rsidR="00110C18" w:rsidRPr="0056388D" w:rsidRDefault="00110C18" w:rsidP="00063728">
            <w:pPr>
              <w:jc w:val="right"/>
              <w:rPr>
                <w:ins w:id="41375" w:author="KIM, Jason" w:date="2019-04-02T13:39:00Z"/>
                <w:rFonts w:ascii="Calibri" w:eastAsia="Times New Roman" w:hAnsi="Calibri" w:cs="Calibri"/>
                <w:color w:val="000000"/>
                <w:lang w:eastAsia="en-AU"/>
              </w:rPr>
            </w:pPr>
            <w:ins w:id="413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77" w:author="KIM, Jason" w:date="2019-04-02T13:39:00Z"/>
        </w:trPr>
        <w:tc>
          <w:tcPr>
            <w:tcW w:w="708" w:type="pct"/>
            <w:vMerge/>
            <w:hideMark/>
          </w:tcPr>
          <w:p w:rsidR="00110C18" w:rsidRPr="0056388D" w:rsidRDefault="00110C18" w:rsidP="00063728">
            <w:pPr>
              <w:rPr>
                <w:ins w:id="413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79" w:author="KIM, Jason" w:date="2019-04-02T13:39:00Z"/>
                <w:rFonts w:ascii="Calibri" w:eastAsia="Times New Roman" w:hAnsi="Calibri" w:cs="Calibri"/>
                <w:color w:val="000000"/>
                <w:lang w:eastAsia="en-AU"/>
              </w:rPr>
            </w:pPr>
            <w:ins w:id="41380"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81" w:author="KIM, Jason" w:date="2019-04-02T13:39:00Z"/>
                <w:rFonts w:ascii="Calibri" w:eastAsia="Times New Roman" w:hAnsi="Calibri" w:cs="Calibri"/>
                <w:color w:val="000000"/>
                <w:lang w:eastAsia="en-AU"/>
              </w:rPr>
            </w:pPr>
            <w:ins w:id="4138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83" w:author="KIM, Jason" w:date="2019-04-02T13:39:00Z"/>
                <w:rFonts w:ascii="Calibri" w:eastAsia="Times New Roman" w:hAnsi="Calibri" w:cs="Calibri"/>
                <w:color w:val="000000"/>
                <w:lang w:eastAsia="en-AU"/>
              </w:rPr>
            </w:pPr>
            <w:ins w:id="41384" w:author="KIM, Jason" w:date="2019-04-02T13:39:00Z">
              <w:r w:rsidRPr="0056388D">
                <w:rPr>
                  <w:rFonts w:ascii="Calibri" w:eastAsia="Times New Roman" w:hAnsi="Calibri" w:cs="Calibri"/>
                  <w:color w:val="000000"/>
                  <w:lang w:eastAsia="en-AU"/>
                </w:rPr>
                <w:t>LLN7330</w:t>
              </w:r>
            </w:ins>
          </w:p>
        </w:tc>
        <w:tc>
          <w:tcPr>
            <w:tcW w:w="933" w:type="pct"/>
            <w:noWrap/>
            <w:hideMark/>
          </w:tcPr>
          <w:p w:rsidR="00110C18" w:rsidRPr="0056388D" w:rsidRDefault="00110C18" w:rsidP="00063728">
            <w:pPr>
              <w:rPr>
                <w:ins w:id="41385" w:author="KIM, Jason" w:date="2019-04-02T13:39:00Z"/>
                <w:rFonts w:ascii="Calibri" w:eastAsia="Times New Roman" w:hAnsi="Calibri" w:cs="Calibri"/>
                <w:color w:val="000000"/>
                <w:lang w:eastAsia="en-AU"/>
              </w:rPr>
            </w:pPr>
            <w:ins w:id="413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87" w:author="KIM, Jason" w:date="2019-04-02T13:39:00Z"/>
                <w:rFonts w:ascii="Calibri" w:eastAsia="Times New Roman" w:hAnsi="Calibri" w:cs="Calibri"/>
                <w:color w:val="000000"/>
                <w:lang w:eastAsia="en-AU"/>
              </w:rPr>
            </w:pPr>
            <w:ins w:id="41388" w:author="KIM, Jason" w:date="2019-04-02T13:39:00Z">
              <w:r w:rsidRPr="0056388D">
                <w:rPr>
                  <w:rFonts w:ascii="Calibri" w:eastAsia="Times New Roman" w:hAnsi="Calibri" w:cs="Calibri"/>
                  <w:color w:val="000000"/>
                  <w:lang w:eastAsia="en-AU"/>
                </w:rPr>
                <w:t>Chainage 532</w:t>
              </w:r>
            </w:ins>
          </w:p>
        </w:tc>
        <w:tc>
          <w:tcPr>
            <w:tcW w:w="764" w:type="pct"/>
            <w:noWrap/>
            <w:hideMark/>
          </w:tcPr>
          <w:p w:rsidR="00110C18" w:rsidRPr="0056388D" w:rsidRDefault="00110C18" w:rsidP="00063728">
            <w:pPr>
              <w:jc w:val="right"/>
              <w:rPr>
                <w:ins w:id="41389" w:author="KIM, Jason" w:date="2019-04-02T13:39:00Z"/>
                <w:rFonts w:ascii="Calibri" w:eastAsia="Times New Roman" w:hAnsi="Calibri" w:cs="Calibri"/>
                <w:color w:val="000000"/>
                <w:lang w:eastAsia="en-AU"/>
              </w:rPr>
            </w:pPr>
            <w:ins w:id="41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91" w:author="KIM, Jason" w:date="2019-04-02T13:39:00Z"/>
        </w:trPr>
        <w:tc>
          <w:tcPr>
            <w:tcW w:w="708" w:type="pct"/>
            <w:vMerge/>
            <w:hideMark/>
          </w:tcPr>
          <w:p w:rsidR="00110C18" w:rsidRPr="0056388D" w:rsidRDefault="00110C18" w:rsidP="00063728">
            <w:pPr>
              <w:rPr>
                <w:ins w:id="41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93" w:author="KIM, Jason" w:date="2019-04-02T13:39:00Z"/>
                <w:rFonts w:ascii="Calibri" w:eastAsia="Times New Roman" w:hAnsi="Calibri" w:cs="Calibri"/>
                <w:color w:val="000000"/>
                <w:lang w:eastAsia="en-AU"/>
              </w:rPr>
            </w:pPr>
            <w:ins w:id="41394"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95" w:author="KIM, Jason" w:date="2019-04-02T13:39:00Z"/>
                <w:rFonts w:ascii="Calibri" w:eastAsia="Times New Roman" w:hAnsi="Calibri" w:cs="Calibri"/>
                <w:color w:val="000000"/>
                <w:lang w:eastAsia="en-AU"/>
              </w:rPr>
            </w:pPr>
            <w:ins w:id="4139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97" w:author="KIM, Jason" w:date="2019-04-02T13:39:00Z"/>
                <w:rFonts w:ascii="Calibri" w:eastAsia="Times New Roman" w:hAnsi="Calibri" w:cs="Calibri"/>
                <w:color w:val="000000"/>
                <w:lang w:eastAsia="en-AU"/>
              </w:rPr>
            </w:pPr>
            <w:ins w:id="41398" w:author="KIM, Jason" w:date="2019-04-02T13:39:00Z">
              <w:r w:rsidRPr="0056388D">
                <w:rPr>
                  <w:rFonts w:ascii="Calibri" w:eastAsia="Times New Roman" w:hAnsi="Calibri" w:cs="Calibri"/>
                  <w:color w:val="000000"/>
                  <w:lang w:eastAsia="en-AU"/>
                </w:rPr>
                <w:t>LLN7331</w:t>
              </w:r>
            </w:ins>
          </w:p>
        </w:tc>
        <w:tc>
          <w:tcPr>
            <w:tcW w:w="933" w:type="pct"/>
            <w:noWrap/>
            <w:hideMark/>
          </w:tcPr>
          <w:p w:rsidR="00110C18" w:rsidRPr="0056388D" w:rsidRDefault="00110C18" w:rsidP="00063728">
            <w:pPr>
              <w:rPr>
                <w:ins w:id="41399" w:author="KIM, Jason" w:date="2019-04-02T13:39:00Z"/>
                <w:rFonts w:ascii="Calibri" w:eastAsia="Times New Roman" w:hAnsi="Calibri" w:cs="Calibri"/>
                <w:color w:val="000000"/>
                <w:lang w:eastAsia="en-AU"/>
              </w:rPr>
            </w:pPr>
            <w:ins w:id="414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01" w:author="KIM, Jason" w:date="2019-04-02T13:39:00Z"/>
                <w:rFonts w:ascii="Calibri" w:eastAsia="Times New Roman" w:hAnsi="Calibri" w:cs="Calibri"/>
                <w:color w:val="000000"/>
                <w:lang w:eastAsia="en-AU"/>
              </w:rPr>
            </w:pPr>
            <w:ins w:id="41402" w:author="KIM, Jason" w:date="2019-04-02T13:39:00Z">
              <w:r w:rsidRPr="0056388D">
                <w:rPr>
                  <w:rFonts w:ascii="Calibri" w:eastAsia="Times New Roman" w:hAnsi="Calibri" w:cs="Calibri"/>
                  <w:color w:val="000000"/>
                  <w:lang w:eastAsia="en-AU"/>
                </w:rPr>
                <w:t>Chainage 542</w:t>
              </w:r>
            </w:ins>
          </w:p>
        </w:tc>
        <w:tc>
          <w:tcPr>
            <w:tcW w:w="764" w:type="pct"/>
            <w:noWrap/>
            <w:hideMark/>
          </w:tcPr>
          <w:p w:rsidR="00110C18" w:rsidRPr="0056388D" w:rsidRDefault="00110C18" w:rsidP="00063728">
            <w:pPr>
              <w:jc w:val="right"/>
              <w:rPr>
                <w:ins w:id="41403" w:author="KIM, Jason" w:date="2019-04-02T13:39:00Z"/>
                <w:rFonts w:ascii="Calibri" w:eastAsia="Times New Roman" w:hAnsi="Calibri" w:cs="Calibri"/>
                <w:color w:val="000000"/>
                <w:lang w:eastAsia="en-AU"/>
              </w:rPr>
            </w:pPr>
            <w:ins w:id="41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05" w:author="KIM, Jason" w:date="2019-04-02T13:39:00Z"/>
        </w:trPr>
        <w:tc>
          <w:tcPr>
            <w:tcW w:w="708" w:type="pct"/>
            <w:vMerge/>
            <w:hideMark/>
          </w:tcPr>
          <w:p w:rsidR="00110C18" w:rsidRPr="0056388D" w:rsidRDefault="00110C18" w:rsidP="00063728">
            <w:pPr>
              <w:rPr>
                <w:ins w:id="41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07" w:author="KIM, Jason" w:date="2019-04-02T13:39:00Z"/>
                <w:rFonts w:ascii="Calibri" w:eastAsia="Times New Roman" w:hAnsi="Calibri" w:cs="Calibri"/>
                <w:color w:val="000000"/>
                <w:lang w:eastAsia="en-AU"/>
              </w:rPr>
            </w:pPr>
            <w:ins w:id="41408"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09" w:author="KIM, Jason" w:date="2019-04-02T13:39:00Z"/>
                <w:rFonts w:ascii="Calibri" w:eastAsia="Times New Roman" w:hAnsi="Calibri" w:cs="Calibri"/>
                <w:color w:val="000000"/>
                <w:lang w:eastAsia="en-AU"/>
              </w:rPr>
            </w:pPr>
            <w:ins w:id="4141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11" w:author="KIM, Jason" w:date="2019-04-02T13:39:00Z"/>
                <w:rFonts w:ascii="Calibri" w:eastAsia="Times New Roman" w:hAnsi="Calibri" w:cs="Calibri"/>
                <w:color w:val="000000"/>
                <w:lang w:eastAsia="en-AU"/>
              </w:rPr>
            </w:pPr>
            <w:ins w:id="41412" w:author="KIM, Jason" w:date="2019-04-02T13:39:00Z">
              <w:r w:rsidRPr="0056388D">
                <w:rPr>
                  <w:rFonts w:ascii="Calibri" w:eastAsia="Times New Roman" w:hAnsi="Calibri" w:cs="Calibri"/>
                  <w:color w:val="000000"/>
                  <w:lang w:eastAsia="en-AU"/>
                </w:rPr>
                <w:t>LLN7332</w:t>
              </w:r>
            </w:ins>
          </w:p>
        </w:tc>
        <w:tc>
          <w:tcPr>
            <w:tcW w:w="933" w:type="pct"/>
            <w:noWrap/>
            <w:hideMark/>
          </w:tcPr>
          <w:p w:rsidR="00110C18" w:rsidRPr="0056388D" w:rsidRDefault="00110C18" w:rsidP="00063728">
            <w:pPr>
              <w:rPr>
                <w:ins w:id="41413" w:author="KIM, Jason" w:date="2019-04-02T13:39:00Z"/>
                <w:rFonts w:ascii="Calibri" w:eastAsia="Times New Roman" w:hAnsi="Calibri" w:cs="Calibri"/>
                <w:color w:val="000000"/>
                <w:lang w:eastAsia="en-AU"/>
              </w:rPr>
            </w:pPr>
            <w:ins w:id="414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15" w:author="KIM, Jason" w:date="2019-04-02T13:39:00Z"/>
                <w:rFonts w:ascii="Calibri" w:eastAsia="Times New Roman" w:hAnsi="Calibri" w:cs="Calibri"/>
                <w:color w:val="000000"/>
                <w:lang w:eastAsia="en-AU"/>
              </w:rPr>
            </w:pPr>
            <w:ins w:id="41416" w:author="KIM, Jason" w:date="2019-04-02T13:39:00Z">
              <w:r w:rsidRPr="0056388D">
                <w:rPr>
                  <w:rFonts w:ascii="Calibri" w:eastAsia="Times New Roman" w:hAnsi="Calibri" w:cs="Calibri"/>
                  <w:color w:val="000000"/>
                  <w:lang w:eastAsia="en-AU"/>
                </w:rPr>
                <w:t>Chainage 552</w:t>
              </w:r>
            </w:ins>
          </w:p>
        </w:tc>
        <w:tc>
          <w:tcPr>
            <w:tcW w:w="764" w:type="pct"/>
            <w:noWrap/>
            <w:hideMark/>
          </w:tcPr>
          <w:p w:rsidR="00110C18" w:rsidRPr="0056388D" w:rsidRDefault="00110C18" w:rsidP="00063728">
            <w:pPr>
              <w:jc w:val="right"/>
              <w:rPr>
                <w:ins w:id="41417" w:author="KIM, Jason" w:date="2019-04-02T13:39:00Z"/>
                <w:rFonts w:ascii="Calibri" w:eastAsia="Times New Roman" w:hAnsi="Calibri" w:cs="Calibri"/>
                <w:color w:val="000000"/>
                <w:lang w:eastAsia="en-AU"/>
              </w:rPr>
            </w:pPr>
            <w:ins w:id="41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19" w:author="KIM, Jason" w:date="2019-04-02T13:39:00Z"/>
        </w:trPr>
        <w:tc>
          <w:tcPr>
            <w:tcW w:w="708" w:type="pct"/>
            <w:vMerge/>
            <w:hideMark/>
          </w:tcPr>
          <w:p w:rsidR="00110C18" w:rsidRPr="0056388D" w:rsidRDefault="00110C18" w:rsidP="00063728">
            <w:pPr>
              <w:rPr>
                <w:ins w:id="414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21" w:author="KIM, Jason" w:date="2019-04-02T13:39:00Z"/>
                <w:rFonts w:ascii="Calibri" w:eastAsia="Times New Roman" w:hAnsi="Calibri" w:cs="Calibri"/>
                <w:color w:val="000000"/>
                <w:lang w:eastAsia="en-AU"/>
              </w:rPr>
            </w:pPr>
            <w:ins w:id="41422"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23" w:author="KIM, Jason" w:date="2019-04-02T13:39:00Z"/>
                <w:rFonts w:ascii="Calibri" w:eastAsia="Times New Roman" w:hAnsi="Calibri" w:cs="Calibri"/>
                <w:color w:val="000000"/>
                <w:lang w:eastAsia="en-AU"/>
              </w:rPr>
            </w:pPr>
            <w:ins w:id="4142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25" w:author="KIM, Jason" w:date="2019-04-02T13:39:00Z"/>
                <w:rFonts w:ascii="Calibri" w:eastAsia="Times New Roman" w:hAnsi="Calibri" w:cs="Calibri"/>
                <w:color w:val="000000"/>
                <w:lang w:eastAsia="en-AU"/>
              </w:rPr>
            </w:pPr>
            <w:ins w:id="41426" w:author="KIM, Jason" w:date="2019-04-02T13:39:00Z">
              <w:r w:rsidRPr="0056388D">
                <w:rPr>
                  <w:rFonts w:ascii="Calibri" w:eastAsia="Times New Roman" w:hAnsi="Calibri" w:cs="Calibri"/>
                  <w:color w:val="000000"/>
                  <w:lang w:eastAsia="en-AU"/>
                </w:rPr>
                <w:t>LLN7333</w:t>
              </w:r>
            </w:ins>
          </w:p>
        </w:tc>
        <w:tc>
          <w:tcPr>
            <w:tcW w:w="933" w:type="pct"/>
            <w:noWrap/>
            <w:hideMark/>
          </w:tcPr>
          <w:p w:rsidR="00110C18" w:rsidRPr="0056388D" w:rsidRDefault="00110C18" w:rsidP="00063728">
            <w:pPr>
              <w:rPr>
                <w:ins w:id="41427" w:author="KIM, Jason" w:date="2019-04-02T13:39:00Z"/>
                <w:rFonts w:ascii="Calibri" w:eastAsia="Times New Roman" w:hAnsi="Calibri" w:cs="Calibri"/>
                <w:color w:val="000000"/>
                <w:lang w:eastAsia="en-AU"/>
              </w:rPr>
            </w:pPr>
            <w:ins w:id="414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29" w:author="KIM, Jason" w:date="2019-04-02T13:39:00Z"/>
                <w:rFonts w:ascii="Calibri" w:eastAsia="Times New Roman" w:hAnsi="Calibri" w:cs="Calibri"/>
                <w:color w:val="000000"/>
                <w:lang w:eastAsia="en-AU"/>
              </w:rPr>
            </w:pPr>
            <w:ins w:id="41430" w:author="KIM, Jason" w:date="2019-04-02T13:39:00Z">
              <w:r w:rsidRPr="0056388D">
                <w:rPr>
                  <w:rFonts w:ascii="Calibri" w:eastAsia="Times New Roman" w:hAnsi="Calibri" w:cs="Calibri"/>
                  <w:color w:val="000000"/>
                  <w:lang w:eastAsia="en-AU"/>
                </w:rPr>
                <w:t>Chainage 562</w:t>
              </w:r>
            </w:ins>
          </w:p>
        </w:tc>
        <w:tc>
          <w:tcPr>
            <w:tcW w:w="764" w:type="pct"/>
            <w:noWrap/>
            <w:hideMark/>
          </w:tcPr>
          <w:p w:rsidR="00110C18" w:rsidRPr="0056388D" w:rsidRDefault="00110C18" w:rsidP="00063728">
            <w:pPr>
              <w:jc w:val="right"/>
              <w:rPr>
                <w:ins w:id="41431" w:author="KIM, Jason" w:date="2019-04-02T13:39:00Z"/>
                <w:rFonts w:ascii="Calibri" w:eastAsia="Times New Roman" w:hAnsi="Calibri" w:cs="Calibri"/>
                <w:color w:val="000000"/>
                <w:lang w:eastAsia="en-AU"/>
              </w:rPr>
            </w:pPr>
            <w:ins w:id="41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33" w:author="KIM, Jason" w:date="2019-04-02T13:39:00Z"/>
        </w:trPr>
        <w:tc>
          <w:tcPr>
            <w:tcW w:w="708" w:type="pct"/>
            <w:vMerge/>
            <w:hideMark/>
          </w:tcPr>
          <w:p w:rsidR="00110C18" w:rsidRPr="0056388D" w:rsidRDefault="00110C18" w:rsidP="00063728">
            <w:pPr>
              <w:rPr>
                <w:ins w:id="414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35" w:author="KIM, Jason" w:date="2019-04-02T13:39:00Z"/>
                <w:rFonts w:ascii="Calibri" w:eastAsia="Times New Roman" w:hAnsi="Calibri" w:cs="Calibri"/>
                <w:color w:val="000000"/>
                <w:lang w:eastAsia="en-AU"/>
              </w:rPr>
            </w:pPr>
            <w:ins w:id="41436"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37" w:author="KIM, Jason" w:date="2019-04-02T13:39:00Z"/>
                <w:rFonts w:ascii="Calibri" w:eastAsia="Times New Roman" w:hAnsi="Calibri" w:cs="Calibri"/>
                <w:color w:val="000000"/>
                <w:lang w:eastAsia="en-AU"/>
              </w:rPr>
            </w:pPr>
            <w:ins w:id="4143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39" w:author="KIM, Jason" w:date="2019-04-02T13:39:00Z"/>
                <w:rFonts w:ascii="Calibri" w:eastAsia="Times New Roman" w:hAnsi="Calibri" w:cs="Calibri"/>
                <w:color w:val="000000"/>
                <w:lang w:eastAsia="en-AU"/>
              </w:rPr>
            </w:pPr>
            <w:ins w:id="41440" w:author="KIM, Jason" w:date="2019-04-02T13:39:00Z">
              <w:r w:rsidRPr="0056388D">
                <w:rPr>
                  <w:rFonts w:ascii="Calibri" w:eastAsia="Times New Roman" w:hAnsi="Calibri" w:cs="Calibri"/>
                  <w:color w:val="000000"/>
                  <w:lang w:eastAsia="en-AU"/>
                </w:rPr>
                <w:t>LLN7334</w:t>
              </w:r>
            </w:ins>
          </w:p>
        </w:tc>
        <w:tc>
          <w:tcPr>
            <w:tcW w:w="933" w:type="pct"/>
            <w:noWrap/>
            <w:hideMark/>
          </w:tcPr>
          <w:p w:rsidR="00110C18" w:rsidRPr="0056388D" w:rsidRDefault="00110C18" w:rsidP="00063728">
            <w:pPr>
              <w:rPr>
                <w:ins w:id="41441" w:author="KIM, Jason" w:date="2019-04-02T13:39:00Z"/>
                <w:rFonts w:ascii="Calibri" w:eastAsia="Times New Roman" w:hAnsi="Calibri" w:cs="Calibri"/>
                <w:color w:val="000000"/>
                <w:lang w:eastAsia="en-AU"/>
              </w:rPr>
            </w:pPr>
            <w:ins w:id="414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43" w:author="KIM, Jason" w:date="2019-04-02T13:39:00Z"/>
                <w:rFonts w:ascii="Calibri" w:eastAsia="Times New Roman" w:hAnsi="Calibri" w:cs="Calibri"/>
                <w:color w:val="000000"/>
                <w:lang w:eastAsia="en-AU"/>
              </w:rPr>
            </w:pPr>
            <w:ins w:id="41444" w:author="KIM, Jason" w:date="2019-04-02T13:39:00Z">
              <w:r w:rsidRPr="0056388D">
                <w:rPr>
                  <w:rFonts w:ascii="Calibri" w:eastAsia="Times New Roman" w:hAnsi="Calibri" w:cs="Calibri"/>
                  <w:color w:val="000000"/>
                  <w:lang w:eastAsia="en-AU"/>
                </w:rPr>
                <w:t>Chainage 572</w:t>
              </w:r>
            </w:ins>
          </w:p>
        </w:tc>
        <w:tc>
          <w:tcPr>
            <w:tcW w:w="764" w:type="pct"/>
            <w:noWrap/>
            <w:hideMark/>
          </w:tcPr>
          <w:p w:rsidR="00110C18" w:rsidRPr="0056388D" w:rsidRDefault="00110C18" w:rsidP="00063728">
            <w:pPr>
              <w:jc w:val="right"/>
              <w:rPr>
                <w:ins w:id="41445" w:author="KIM, Jason" w:date="2019-04-02T13:39:00Z"/>
                <w:rFonts w:ascii="Calibri" w:eastAsia="Times New Roman" w:hAnsi="Calibri" w:cs="Calibri"/>
                <w:color w:val="000000"/>
                <w:lang w:eastAsia="en-AU"/>
              </w:rPr>
            </w:pPr>
            <w:ins w:id="41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47" w:author="KIM, Jason" w:date="2019-04-02T13:39:00Z"/>
        </w:trPr>
        <w:tc>
          <w:tcPr>
            <w:tcW w:w="708" w:type="pct"/>
            <w:vMerge/>
            <w:hideMark/>
          </w:tcPr>
          <w:p w:rsidR="00110C18" w:rsidRPr="0056388D" w:rsidRDefault="00110C18" w:rsidP="00063728">
            <w:pPr>
              <w:rPr>
                <w:ins w:id="414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49" w:author="KIM, Jason" w:date="2019-04-02T13:39:00Z"/>
                <w:rFonts w:ascii="Calibri" w:eastAsia="Times New Roman" w:hAnsi="Calibri" w:cs="Calibri"/>
                <w:color w:val="000000"/>
                <w:lang w:eastAsia="en-AU"/>
              </w:rPr>
            </w:pPr>
            <w:ins w:id="41450"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51" w:author="KIM, Jason" w:date="2019-04-02T13:39:00Z"/>
                <w:rFonts w:ascii="Calibri" w:eastAsia="Times New Roman" w:hAnsi="Calibri" w:cs="Calibri"/>
                <w:color w:val="000000"/>
                <w:lang w:eastAsia="en-AU"/>
              </w:rPr>
            </w:pPr>
            <w:ins w:id="4145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53" w:author="KIM, Jason" w:date="2019-04-02T13:39:00Z"/>
                <w:rFonts w:ascii="Calibri" w:eastAsia="Times New Roman" w:hAnsi="Calibri" w:cs="Calibri"/>
                <w:color w:val="000000"/>
                <w:lang w:eastAsia="en-AU"/>
              </w:rPr>
            </w:pPr>
            <w:ins w:id="41454" w:author="KIM, Jason" w:date="2019-04-02T13:39:00Z">
              <w:r w:rsidRPr="0056388D">
                <w:rPr>
                  <w:rFonts w:ascii="Calibri" w:eastAsia="Times New Roman" w:hAnsi="Calibri" w:cs="Calibri"/>
                  <w:color w:val="000000"/>
                  <w:lang w:eastAsia="en-AU"/>
                </w:rPr>
                <w:t>LLN7335</w:t>
              </w:r>
            </w:ins>
          </w:p>
        </w:tc>
        <w:tc>
          <w:tcPr>
            <w:tcW w:w="933" w:type="pct"/>
            <w:noWrap/>
            <w:hideMark/>
          </w:tcPr>
          <w:p w:rsidR="00110C18" w:rsidRPr="0056388D" w:rsidRDefault="00110C18" w:rsidP="00063728">
            <w:pPr>
              <w:rPr>
                <w:ins w:id="41455" w:author="KIM, Jason" w:date="2019-04-02T13:39:00Z"/>
                <w:rFonts w:ascii="Calibri" w:eastAsia="Times New Roman" w:hAnsi="Calibri" w:cs="Calibri"/>
                <w:color w:val="000000"/>
                <w:lang w:eastAsia="en-AU"/>
              </w:rPr>
            </w:pPr>
            <w:ins w:id="414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57" w:author="KIM, Jason" w:date="2019-04-02T13:39:00Z"/>
                <w:rFonts w:ascii="Calibri" w:eastAsia="Times New Roman" w:hAnsi="Calibri" w:cs="Calibri"/>
                <w:color w:val="000000"/>
                <w:lang w:eastAsia="en-AU"/>
              </w:rPr>
            </w:pPr>
            <w:ins w:id="41458" w:author="KIM, Jason" w:date="2019-04-02T13:39:00Z">
              <w:r w:rsidRPr="0056388D">
                <w:rPr>
                  <w:rFonts w:ascii="Calibri" w:eastAsia="Times New Roman" w:hAnsi="Calibri" w:cs="Calibri"/>
                  <w:color w:val="000000"/>
                  <w:lang w:eastAsia="en-AU"/>
                </w:rPr>
                <w:t>Chainage 582</w:t>
              </w:r>
            </w:ins>
          </w:p>
        </w:tc>
        <w:tc>
          <w:tcPr>
            <w:tcW w:w="764" w:type="pct"/>
            <w:noWrap/>
            <w:hideMark/>
          </w:tcPr>
          <w:p w:rsidR="00110C18" w:rsidRPr="0056388D" w:rsidRDefault="00110C18" w:rsidP="00063728">
            <w:pPr>
              <w:jc w:val="right"/>
              <w:rPr>
                <w:ins w:id="41459" w:author="KIM, Jason" w:date="2019-04-02T13:39:00Z"/>
                <w:rFonts w:ascii="Calibri" w:eastAsia="Times New Roman" w:hAnsi="Calibri" w:cs="Calibri"/>
                <w:color w:val="000000"/>
                <w:lang w:eastAsia="en-AU"/>
              </w:rPr>
            </w:pPr>
            <w:ins w:id="41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61" w:author="KIM, Jason" w:date="2019-04-02T13:39:00Z"/>
        </w:trPr>
        <w:tc>
          <w:tcPr>
            <w:tcW w:w="708" w:type="pct"/>
            <w:vMerge/>
            <w:hideMark/>
          </w:tcPr>
          <w:p w:rsidR="00110C18" w:rsidRPr="0056388D" w:rsidRDefault="00110C18" w:rsidP="00063728">
            <w:pPr>
              <w:rPr>
                <w:ins w:id="41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63" w:author="KIM, Jason" w:date="2019-04-02T13:39:00Z"/>
                <w:rFonts w:ascii="Calibri" w:eastAsia="Times New Roman" w:hAnsi="Calibri" w:cs="Calibri"/>
                <w:color w:val="000000"/>
                <w:lang w:eastAsia="en-AU"/>
              </w:rPr>
            </w:pPr>
            <w:ins w:id="41464"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65" w:author="KIM, Jason" w:date="2019-04-02T13:39:00Z"/>
                <w:rFonts w:ascii="Calibri" w:eastAsia="Times New Roman" w:hAnsi="Calibri" w:cs="Calibri"/>
                <w:color w:val="000000"/>
                <w:lang w:eastAsia="en-AU"/>
              </w:rPr>
            </w:pPr>
            <w:ins w:id="4146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67" w:author="KIM, Jason" w:date="2019-04-02T13:39:00Z"/>
                <w:rFonts w:ascii="Calibri" w:eastAsia="Times New Roman" w:hAnsi="Calibri" w:cs="Calibri"/>
                <w:color w:val="000000"/>
                <w:lang w:eastAsia="en-AU"/>
              </w:rPr>
            </w:pPr>
            <w:ins w:id="41468" w:author="KIM, Jason" w:date="2019-04-02T13:39:00Z">
              <w:r w:rsidRPr="0056388D">
                <w:rPr>
                  <w:rFonts w:ascii="Calibri" w:eastAsia="Times New Roman" w:hAnsi="Calibri" w:cs="Calibri"/>
                  <w:color w:val="000000"/>
                  <w:lang w:eastAsia="en-AU"/>
                </w:rPr>
                <w:t>LLN7336</w:t>
              </w:r>
            </w:ins>
          </w:p>
        </w:tc>
        <w:tc>
          <w:tcPr>
            <w:tcW w:w="933" w:type="pct"/>
            <w:noWrap/>
            <w:hideMark/>
          </w:tcPr>
          <w:p w:rsidR="00110C18" w:rsidRPr="0056388D" w:rsidRDefault="00110C18" w:rsidP="00063728">
            <w:pPr>
              <w:rPr>
                <w:ins w:id="41469" w:author="KIM, Jason" w:date="2019-04-02T13:39:00Z"/>
                <w:rFonts w:ascii="Calibri" w:eastAsia="Times New Roman" w:hAnsi="Calibri" w:cs="Calibri"/>
                <w:color w:val="000000"/>
                <w:lang w:eastAsia="en-AU"/>
              </w:rPr>
            </w:pPr>
            <w:ins w:id="414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71" w:author="KIM, Jason" w:date="2019-04-02T13:39:00Z"/>
                <w:rFonts w:ascii="Calibri" w:eastAsia="Times New Roman" w:hAnsi="Calibri" w:cs="Calibri"/>
                <w:color w:val="000000"/>
                <w:lang w:eastAsia="en-AU"/>
              </w:rPr>
            </w:pPr>
            <w:ins w:id="41472" w:author="KIM, Jason" w:date="2019-04-02T13:39:00Z">
              <w:r w:rsidRPr="0056388D">
                <w:rPr>
                  <w:rFonts w:ascii="Calibri" w:eastAsia="Times New Roman" w:hAnsi="Calibri" w:cs="Calibri"/>
                  <w:color w:val="000000"/>
                  <w:lang w:eastAsia="en-AU"/>
                </w:rPr>
                <w:t>Chainage 592</w:t>
              </w:r>
            </w:ins>
          </w:p>
        </w:tc>
        <w:tc>
          <w:tcPr>
            <w:tcW w:w="764" w:type="pct"/>
            <w:noWrap/>
            <w:hideMark/>
          </w:tcPr>
          <w:p w:rsidR="00110C18" w:rsidRPr="0056388D" w:rsidRDefault="00110C18" w:rsidP="00063728">
            <w:pPr>
              <w:jc w:val="right"/>
              <w:rPr>
                <w:ins w:id="41473" w:author="KIM, Jason" w:date="2019-04-02T13:39:00Z"/>
                <w:rFonts w:ascii="Calibri" w:eastAsia="Times New Roman" w:hAnsi="Calibri" w:cs="Calibri"/>
                <w:color w:val="000000"/>
                <w:lang w:eastAsia="en-AU"/>
              </w:rPr>
            </w:pPr>
            <w:ins w:id="41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75" w:author="KIM, Jason" w:date="2019-04-02T13:39:00Z"/>
        </w:trPr>
        <w:tc>
          <w:tcPr>
            <w:tcW w:w="708" w:type="pct"/>
            <w:vMerge/>
            <w:hideMark/>
          </w:tcPr>
          <w:p w:rsidR="00110C18" w:rsidRPr="0056388D" w:rsidRDefault="00110C18" w:rsidP="00063728">
            <w:pPr>
              <w:rPr>
                <w:ins w:id="41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77" w:author="KIM, Jason" w:date="2019-04-02T13:39:00Z"/>
                <w:rFonts w:ascii="Calibri" w:eastAsia="Times New Roman" w:hAnsi="Calibri" w:cs="Calibri"/>
                <w:color w:val="000000"/>
                <w:lang w:eastAsia="en-AU"/>
              </w:rPr>
            </w:pPr>
            <w:ins w:id="41478"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79" w:author="KIM, Jason" w:date="2019-04-02T13:39:00Z"/>
                <w:rFonts w:ascii="Calibri" w:eastAsia="Times New Roman" w:hAnsi="Calibri" w:cs="Calibri"/>
                <w:color w:val="000000"/>
                <w:lang w:eastAsia="en-AU"/>
              </w:rPr>
            </w:pPr>
            <w:ins w:id="4148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81" w:author="KIM, Jason" w:date="2019-04-02T13:39:00Z"/>
                <w:rFonts w:ascii="Calibri" w:eastAsia="Times New Roman" w:hAnsi="Calibri" w:cs="Calibri"/>
                <w:color w:val="000000"/>
                <w:lang w:eastAsia="en-AU"/>
              </w:rPr>
            </w:pPr>
            <w:ins w:id="41482" w:author="KIM, Jason" w:date="2019-04-02T13:39:00Z">
              <w:r w:rsidRPr="0056388D">
                <w:rPr>
                  <w:rFonts w:ascii="Calibri" w:eastAsia="Times New Roman" w:hAnsi="Calibri" w:cs="Calibri"/>
                  <w:color w:val="000000"/>
                  <w:lang w:eastAsia="en-AU"/>
                </w:rPr>
                <w:t>LLN7337</w:t>
              </w:r>
            </w:ins>
          </w:p>
        </w:tc>
        <w:tc>
          <w:tcPr>
            <w:tcW w:w="933" w:type="pct"/>
            <w:noWrap/>
            <w:hideMark/>
          </w:tcPr>
          <w:p w:rsidR="00110C18" w:rsidRPr="0056388D" w:rsidRDefault="00110C18" w:rsidP="00063728">
            <w:pPr>
              <w:rPr>
                <w:ins w:id="41483" w:author="KIM, Jason" w:date="2019-04-02T13:39:00Z"/>
                <w:rFonts w:ascii="Calibri" w:eastAsia="Times New Roman" w:hAnsi="Calibri" w:cs="Calibri"/>
                <w:color w:val="000000"/>
                <w:lang w:eastAsia="en-AU"/>
              </w:rPr>
            </w:pPr>
            <w:ins w:id="414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85" w:author="KIM, Jason" w:date="2019-04-02T13:39:00Z"/>
                <w:rFonts w:ascii="Calibri" w:eastAsia="Times New Roman" w:hAnsi="Calibri" w:cs="Calibri"/>
                <w:color w:val="000000"/>
                <w:lang w:eastAsia="en-AU"/>
              </w:rPr>
            </w:pPr>
            <w:ins w:id="41486" w:author="KIM, Jason" w:date="2019-04-02T13:39:00Z">
              <w:r w:rsidRPr="0056388D">
                <w:rPr>
                  <w:rFonts w:ascii="Calibri" w:eastAsia="Times New Roman" w:hAnsi="Calibri" w:cs="Calibri"/>
                  <w:color w:val="000000"/>
                  <w:lang w:eastAsia="en-AU"/>
                </w:rPr>
                <w:t>Chainage 601</w:t>
              </w:r>
            </w:ins>
          </w:p>
        </w:tc>
        <w:tc>
          <w:tcPr>
            <w:tcW w:w="764" w:type="pct"/>
            <w:noWrap/>
            <w:hideMark/>
          </w:tcPr>
          <w:p w:rsidR="00110C18" w:rsidRPr="0056388D" w:rsidRDefault="00110C18" w:rsidP="00063728">
            <w:pPr>
              <w:jc w:val="right"/>
              <w:rPr>
                <w:ins w:id="41487" w:author="KIM, Jason" w:date="2019-04-02T13:39:00Z"/>
                <w:rFonts w:ascii="Calibri" w:eastAsia="Times New Roman" w:hAnsi="Calibri" w:cs="Calibri"/>
                <w:color w:val="000000"/>
                <w:lang w:eastAsia="en-AU"/>
              </w:rPr>
            </w:pPr>
            <w:ins w:id="41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89" w:author="KIM, Jason" w:date="2019-04-02T13:39:00Z"/>
        </w:trPr>
        <w:tc>
          <w:tcPr>
            <w:tcW w:w="708" w:type="pct"/>
            <w:vMerge w:val="restart"/>
            <w:noWrap/>
            <w:hideMark/>
          </w:tcPr>
          <w:p w:rsidR="00110C18" w:rsidRPr="0056388D" w:rsidRDefault="00110C18" w:rsidP="00063728">
            <w:pPr>
              <w:rPr>
                <w:ins w:id="41490" w:author="KIM, Jason" w:date="2019-04-02T13:39:00Z"/>
                <w:rFonts w:ascii="Calibri" w:eastAsia="Times New Roman" w:hAnsi="Calibri" w:cs="Calibri"/>
                <w:color w:val="000000"/>
                <w:lang w:eastAsia="en-AU"/>
              </w:rPr>
            </w:pPr>
            <w:ins w:id="41491" w:author="KIM, Jason" w:date="2019-04-02T13:39:00Z">
              <w:r w:rsidRPr="0056388D">
                <w:rPr>
                  <w:rFonts w:ascii="Calibri" w:eastAsia="Times New Roman" w:hAnsi="Calibri" w:cs="Calibri"/>
                  <w:color w:val="000000"/>
                  <w:lang w:eastAsia="en-AU"/>
                </w:rPr>
                <w:t>LLE93NK61</w:t>
              </w:r>
            </w:ins>
          </w:p>
        </w:tc>
        <w:tc>
          <w:tcPr>
            <w:tcW w:w="605" w:type="pct"/>
            <w:noWrap/>
            <w:hideMark/>
          </w:tcPr>
          <w:p w:rsidR="00110C18" w:rsidRPr="0056388D" w:rsidRDefault="00110C18" w:rsidP="00063728">
            <w:pPr>
              <w:rPr>
                <w:ins w:id="41492" w:author="KIM, Jason" w:date="2019-04-02T13:39:00Z"/>
                <w:rFonts w:ascii="Calibri" w:eastAsia="Times New Roman" w:hAnsi="Calibri" w:cs="Calibri"/>
                <w:color w:val="000000"/>
                <w:lang w:eastAsia="en-AU"/>
              </w:rPr>
            </w:pPr>
            <w:ins w:id="41493"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494" w:author="KIM, Jason" w:date="2019-04-02T13:39:00Z"/>
                <w:rFonts w:ascii="Calibri" w:eastAsia="Times New Roman" w:hAnsi="Calibri" w:cs="Calibri"/>
                <w:color w:val="000000"/>
                <w:lang w:eastAsia="en-AU"/>
              </w:rPr>
            </w:pPr>
            <w:ins w:id="4149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96" w:author="KIM, Jason" w:date="2019-04-02T13:39:00Z"/>
                <w:rFonts w:ascii="Calibri" w:eastAsia="Times New Roman" w:hAnsi="Calibri" w:cs="Calibri"/>
                <w:color w:val="000000"/>
                <w:lang w:eastAsia="en-AU"/>
              </w:rPr>
            </w:pPr>
            <w:ins w:id="41497" w:author="KIM, Jason" w:date="2019-04-02T13:39:00Z">
              <w:r w:rsidRPr="0056388D">
                <w:rPr>
                  <w:rFonts w:ascii="Calibri" w:eastAsia="Times New Roman" w:hAnsi="Calibri" w:cs="Calibri"/>
                  <w:color w:val="000000"/>
                  <w:lang w:eastAsia="en-AU"/>
                </w:rPr>
                <w:t>LLN7318</w:t>
              </w:r>
            </w:ins>
          </w:p>
        </w:tc>
        <w:tc>
          <w:tcPr>
            <w:tcW w:w="933" w:type="pct"/>
            <w:noWrap/>
            <w:hideMark/>
          </w:tcPr>
          <w:p w:rsidR="00110C18" w:rsidRPr="0056388D" w:rsidRDefault="00110C18" w:rsidP="00063728">
            <w:pPr>
              <w:rPr>
                <w:ins w:id="41498" w:author="KIM, Jason" w:date="2019-04-02T13:39:00Z"/>
                <w:rFonts w:ascii="Calibri" w:eastAsia="Times New Roman" w:hAnsi="Calibri" w:cs="Calibri"/>
                <w:color w:val="000000"/>
                <w:lang w:eastAsia="en-AU"/>
              </w:rPr>
            </w:pPr>
            <w:ins w:id="414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00" w:author="KIM, Jason" w:date="2019-04-02T13:39:00Z"/>
                <w:rFonts w:ascii="Calibri" w:eastAsia="Times New Roman" w:hAnsi="Calibri" w:cs="Calibri"/>
                <w:color w:val="000000"/>
                <w:lang w:eastAsia="en-AU"/>
              </w:rPr>
            </w:pPr>
            <w:ins w:id="41501" w:author="KIM, Jason" w:date="2019-04-02T13:39:00Z">
              <w:r w:rsidRPr="0056388D">
                <w:rPr>
                  <w:rFonts w:ascii="Calibri" w:eastAsia="Times New Roman" w:hAnsi="Calibri" w:cs="Calibri"/>
                  <w:color w:val="000000"/>
                  <w:lang w:eastAsia="en-AU"/>
                </w:rPr>
                <w:t>Chainage 403</w:t>
              </w:r>
            </w:ins>
          </w:p>
        </w:tc>
        <w:tc>
          <w:tcPr>
            <w:tcW w:w="764" w:type="pct"/>
            <w:noWrap/>
            <w:hideMark/>
          </w:tcPr>
          <w:p w:rsidR="00110C18" w:rsidRPr="0056388D" w:rsidRDefault="00110C18" w:rsidP="00063728">
            <w:pPr>
              <w:jc w:val="right"/>
              <w:rPr>
                <w:ins w:id="41502" w:author="KIM, Jason" w:date="2019-04-02T13:39:00Z"/>
                <w:rFonts w:ascii="Calibri" w:eastAsia="Times New Roman" w:hAnsi="Calibri" w:cs="Calibri"/>
                <w:color w:val="000000"/>
                <w:lang w:eastAsia="en-AU"/>
              </w:rPr>
            </w:pPr>
            <w:ins w:id="41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04" w:author="KIM, Jason" w:date="2019-04-02T13:39:00Z"/>
        </w:trPr>
        <w:tc>
          <w:tcPr>
            <w:tcW w:w="708" w:type="pct"/>
            <w:vMerge/>
            <w:hideMark/>
          </w:tcPr>
          <w:p w:rsidR="00110C18" w:rsidRPr="0056388D" w:rsidRDefault="00110C18" w:rsidP="00063728">
            <w:pPr>
              <w:rPr>
                <w:ins w:id="415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06" w:author="KIM, Jason" w:date="2019-04-02T13:39:00Z"/>
                <w:rFonts w:ascii="Calibri" w:eastAsia="Times New Roman" w:hAnsi="Calibri" w:cs="Calibri"/>
                <w:color w:val="000000"/>
                <w:lang w:eastAsia="en-AU"/>
              </w:rPr>
            </w:pPr>
            <w:ins w:id="41507"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08" w:author="KIM, Jason" w:date="2019-04-02T13:39:00Z"/>
                <w:rFonts w:ascii="Calibri" w:eastAsia="Times New Roman" w:hAnsi="Calibri" w:cs="Calibri"/>
                <w:color w:val="000000"/>
                <w:lang w:eastAsia="en-AU"/>
              </w:rPr>
            </w:pPr>
            <w:ins w:id="4150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10" w:author="KIM, Jason" w:date="2019-04-02T13:39:00Z"/>
                <w:rFonts w:ascii="Calibri" w:eastAsia="Times New Roman" w:hAnsi="Calibri" w:cs="Calibri"/>
                <w:color w:val="000000"/>
                <w:lang w:eastAsia="en-AU"/>
              </w:rPr>
            </w:pPr>
            <w:ins w:id="41511" w:author="KIM, Jason" w:date="2019-04-02T13:39:00Z">
              <w:r w:rsidRPr="0056388D">
                <w:rPr>
                  <w:rFonts w:ascii="Calibri" w:eastAsia="Times New Roman" w:hAnsi="Calibri" w:cs="Calibri"/>
                  <w:color w:val="000000"/>
                  <w:lang w:eastAsia="en-AU"/>
                </w:rPr>
                <w:t>LLN7319</w:t>
              </w:r>
            </w:ins>
          </w:p>
        </w:tc>
        <w:tc>
          <w:tcPr>
            <w:tcW w:w="933" w:type="pct"/>
            <w:noWrap/>
            <w:hideMark/>
          </w:tcPr>
          <w:p w:rsidR="00110C18" w:rsidRPr="0056388D" w:rsidRDefault="00110C18" w:rsidP="00063728">
            <w:pPr>
              <w:rPr>
                <w:ins w:id="41512" w:author="KIM, Jason" w:date="2019-04-02T13:39:00Z"/>
                <w:rFonts w:ascii="Calibri" w:eastAsia="Times New Roman" w:hAnsi="Calibri" w:cs="Calibri"/>
                <w:color w:val="000000"/>
                <w:lang w:eastAsia="en-AU"/>
              </w:rPr>
            </w:pPr>
            <w:ins w:id="415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14" w:author="KIM, Jason" w:date="2019-04-02T13:39:00Z"/>
                <w:rFonts w:ascii="Calibri" w:eastAsia="Times New Roman" w:hAnsi="Calibri" w:cs="Calibri"/>
                <w:color w:val="000000"/>
                <w:lang w:eastAsia="en-AU"/>
              </w:rPr>
            </w:pPr>
            <w:ins w:id="41515" w:author="KIM, Jason" w:date="2019-04-02T13:39:00Z">
              <w:r w:rsidRPr="0056388D">
                <w:rPr>
                  <w:rFonts w:ascii="Calibri" w:eastAsia="Times New Roman" w:hAnsi="Calibri" w:cs="Calibri"/>
                  <w:color w:val="000000"/>
                  <w:lang w:eastAsia="en-AU"/>
                </w:rPr>
                <w:t>Chainage 412</w:t>
              </w:r>
            </w:ins>
          </w:p>
        </w:tc>
        <w:tc>
          <w:tcPr>
            <w:tcW w:w="764" w:type="pct"/>
            <w:noWrap/>
            <w:hideMark/>
          </w:tcPr>
          <w:p w:rsidR="00110C18" w:rsidRPr="0056388D" w:rsidRDefault="00110C18" w:rsidP="00063728">
            <w:pPr>
              <w:jc w:val="right"/>
              <w:rPr>
                <w:ins w:id="41516" w:author="KIM, Jason" w:date="2019-04-02T13:39:00Z"/>
                <w:rFonts w:ascii="Calibri" w:eastAsia="Times New Roman" w:hAnsi="Calibri" w:cs="Calibri"/>
                <w:color w:val="000000"/>
                <w:lang w:eastAsia="en-AU"/>
              </w:rPr>
            </w:pPr>
            <w:ins w:id="41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18" w:author="KIM, Jason" w:date="2019-04-02T13:39:00Z"/>
        </w:trPr>
        <w:tc>
          <w:tcPr>
            <w:tcW w:w="708" w:type="pct"/>
            <w:vMerge/>
            <w:hideMark/>
          </w:tcPr>
          <w:p w:rsidR="00110C18" w:rsidRPr="0056388D" w:rsidRDefault="00110C18" w:rsidP="00063728">
            <w:pPr>
              <w:rPr>
                <w:ins w:id="415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20" w:author="KIM, Jason" w:date="2019-04-02T13:39:00Z"/>
                <w:rFonts w:ascii="Calibri" w:eastAsia="Times New Roman" w:hAnsi="Calibri" w:cs="Calibri"/>
                <w:color w:val="000000"/>
                <w:lang w:eastAsia="en-AU"/>
              </w:rPr>
            </w:pPr>
            <w:ins w:id="41521"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22" w:author="KIM, Jason" w:date="2019-04-02T13:39:00Z"/>
                <w:rFonts w:ascii="Calibri" w:eastAsia="Times New Roman" w:hAnsi="Calibri" w:cs="Calibri"/>
                <w:color w:val="000000"/>
                <w:lang w:eastAsia="en-AU"/>
              </w:rPr>
            </w:pPr>
            <w:ins w:id="4152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24" w:author="KIM, Jason" w:date="2019-04-02T13:39:00Z"/>
                <w:rFonts w:ascii="Calibri" w:eastAsia="Times New Roman" w:hAnsi="Calibri" w:cs="Calibri"/>
                <w:color w:val="000000"/>
                <w:lang w:eastAsia="en-AU"/>
              </w:rPr>
            </w:pPr>
            <w:ins w:id="41525" w:author="KIM, Jason" w:date="2019-04-02T13:39:00Z">
              <w:r w:rsidRPr="0056388D">
                <w:rPr>
                  <w:rFonts w:ascii="Calibri" w:eastAsia="Times New Roman" w:hAnsi="Calibri" w:cs="Calibri"/>
                  <w:color w:val="000000"/>
                  <w:lang w:eastAsia="en-AU"/>
                </w:rPr>
                <w:t>LLN7320</w:t>
              </w:r>
            </w:ins>
          </w:p>
        </w:tc>
        <w:tc>
          <w:tcPr>
            <w:tcW w:w="933" w:type="pct"/>
            <w:noWrap/>
            <w:hideMark/>
          </w:tcPr>
          <w:p w:rsidR="00110C18" w:rsidRPr="0056388D" w:rsidRDefault="00110C18" w:rsidP="00063728">
            <w:pPr>
              <w:rPr>
                <w:ins w:id="41526" w:author="KIM, Jason" w:date="2019-04-02T13:39:00Z"/>
                <w:rFonts w:ascii="Calibri" w:eastAsia="Times New Roman" w:hAnsi="Calibri" w:cs="Calibri"/>
                <w:color w:val="000000"/>
                <w:lang w:eastAsia="en-AU"/>
              </w:rPr>
            </w:pPr>
            <w:ins w:id="415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28" w:author="KIM, Jason" w:date="2019-04-02T13:39:00Z"/>
                <w:rFonts w:ascii="Calibri" w:eastAsia="Times New Roman" w:hAnsi="Calibri" w:cs="Calibri"/>
                <w:color w:val="000000"/>
                <w:lang w:eastAsia="en-AU"/>
              </w:rPr>
            </w:pPr>
            <w:ins w:id="41529" w:author="KIM, Jason" w:date="2019-04-02T13:39:00Z">
              <w:r w:rsidRPr="0056388D">
                <w:rPr>
                  <w:rFonts w:ascii="Calibri" w:eastAsia="Times New Roman" w:hAnsi="Calibri" w:cs="Calibri"/>
                  <w:color w:val="000000"/>
                  <w:lang w:eastAsia="en-AU"/>
                </w:rPr>
                <w:t>Chainage 422</w:t>
              </w:r>
            </w:ins>
          </w:p>
        </w:tc>
        <w:tc>
          <w:tcPr>
            <w:tcW w:w="764" w:type="pct"/>
            <w:noWrap/>
            <w:hideMark/>
          </w:tcPr>
          <w:p w:rsidR="00110C18" w:rsidRPr="0056388D" w:rsidRDefault="00110C18" w:rsidP="00063728">
            <w:pPr>
              <w:jc w:val="right"/>
              <w:rPr>
                <w:ins w:id="41530" w:author="KIM, Jason" w:date="2019-04-02T13:39:00Z"/>
                <w:rFonts w:ascii="Calibri" w:eastAsia="Times New Roman" w:hAnsi="Calibri" w:cs="Calibri"/>
                <w:color w:val="000000"/>
                <w:lang w:eastAsia="en-AU"/>
              </w:rPr>
            </w:pPr>
            <w:ins w:id="415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32" w:author="KIM, Jason" w:date="2019-04-02T13:39:00Z"/>
        </w:trPr>
        <w:tc>
          <w:tcPr>
            <w:tcW w:w="708" w:type="pct"/>
            <w:vMerge/>
            <w:hideMark/>
          </w:tcPr>
          <w:p w:rsidR="00110C18" w:rsidRPr="0056388D" w:rsidRDefault="00110C18" w:rsidP="00063728">
            <w:pPr>
              <w:rPr>
                <w:ins w:id="415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34" w:author="KIM, Jason" w:date="2019-04-02T13:39:00Z"/>
                <w:rFonts w:ascii="Calibri" w:eastAsia="Times New Roman" w:hAnsi="Calibri" w:cs="Calibri"/>
                <w:color w:val="000000"/>
                <w:lang w:eastAsia="en-AU"/>
              </w:rPr>
            </w:pPr>
            <w:ins w:id="41535"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36" w:author="KIM, Jason" w:date="2019-04-02T13:39:00Z"/>
                <w:rFonts w:ascii="Calibri" w:eastAsia="Times New Roman" w:hAnsi="Calibri" w:cs="Calibri"/>
                <w:color w:val="000000"/>
                <w:lang w:eastAsia="en-AU"/>
              </w:rPr>
            </w:pPr>
            <w:ins w:id="4153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38" w:author="KIM, Jason" w:date="2019-04-02T13:39:00Z"/>
                <w:rFonts w:ascii="Calibri" w:eastAsia="Times New Roman" w:hAnsi="Calibri" w:cs="Calibri"/>
                <w:color w:val="000000"/>
                <w:lang w:eastAsia="en-AU"/>
              </w:rPr>
            </w:pPr>
            <w:ins w:id="41539" w:author="KIM, Jason" w:date="2019-04-02T13:39:00Z">
              <w:r w:rsidRPr="0056388D">
                <w:rPr>
                  <w:rFonts w:ascii="Calibri" w:eastAsia="Times New Roman" w:hAnsi="Calibri" w:cs="Calibri"/>
                  <w:color w:val="000000"/>
                  <w:lang w:eastAsia="en-AU"/>
                </w:rPr>
                <w:t>LLN7321</w:t>
              </w:r>
            </w:ins>
          </w:p>
        </w:tc>
        <w:tc>
          <w:tcPr>
            <w:tcW w:w="933" w:type="pct"/>
            <w:noWrap/>
            <w:hideMark/>
          </w:tcPr>
          <w:p w:rsidR="00110C18" w:rsidRPr="0056388D" w:rsidRDefault="00110C18" w:rsidP="00063728">
            <w:pPr>
              <w:rPr>
                <w:ins w:id="41540" w:author="KIM, Jason" w:date="2019-04-02T13:39:00Z"/>
                <w:rFonts w:ascii="Calibri" w:eastAsia="Times New Roman" w:hAnsi="Calibri" w:cs="Calibri"/>
                <w:color w:val="000000"/>
                <w:lang w:eastAsia="en-AU"/>
              </w:rPr>
            </w:pPr>
            <w:ins w:id="415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42" w:author="KIM, Jason" w:date="2019-04-02T13:39:00Z"/>
                <w:rFonts w:ascii="Calibri" w:eastAsia="Times New Roman" w:hAnsi="Calibri" w:cs="Calibri"/>
                <w:color w:val="000000"/>
                <w:lang w:eastAsia="en-AU"/>
              </w:rPr>
            </w:pPr>
            <w:ins w:id="41543" w:author="KIM, Jason" w:date="2019-04-02T13:39:00Z">
              <w:r w:rsidRPr="0056388D">
                <w:rPr>
                  <w:rFonts w:ascii="Calibri" w:eastAsia="Times New Roman" w:hAnsi="Calibri" w:cs="Calibri"/>
                  <w:color w:val="000000"/>
                  <w:lang w:eastAsia="en-AU"/>
                </w:rPr>
                <w:t>Chainage 432</w:t>
              </w:r>
            </w:ins>
          </w:p>
        </w:tc>
        <w:tc>
          <w:tcPr>
            <w:tcW w:w="764" w:type="pct"/>
            <w:noWrap/>
            <w:hideMark/>
          </w:tcPr>
          <w:p w:rsidR="00110C18" w:rsidRPr="0056388D" w:rsidRDefault="00110C18" w:rsidP="00063728">
            <w:pPr>
              <w:jc w:val="right"/>
              <w:rPr>
                <w:ins w:id="41544" w:author="KIM, Jason" w:date="2019-04-02T13:39:00Z"/>
                <w:rFonts w:ascii="Calibri" w:eastAsia="Times New Roman" w:hAnsi="Calibri" w:cs="Calibri"/>
                <w:color w:val="000000"/>
                <w:lang w:eastAsia="en-AU"/>
              </w:rPr>
            </w:pPr>
            <w:ins w:id="41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46" w:author="KIM, Jason" w:date="2019-04-02T13:39:00Z"/>
        </w:trPr>
        <w:tc>
          <w:tcPr>
            <w:tcW w:w="708" w:type="pct"/>
            <w:vMerge/>
            <w:hideMark/>
          </w:tcPr>
          <w:p w:rsidR="00110C18" w:rsidRPr="0056388D" w:rsidRDefault="00110C18" w:rsidP="00063728">
            <w:pPr>
              <w:rPr>
                <w:ins w:id="41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48" w:author="KIM, Jason" w:date="2019-04-02T13:39:00Z"/>
                <w:rFonts w:ascii="Calibri" w:eastAsia="Times New Roman" w:hAnsi="Calibri" w:cs="Calibri"/>
                <w:color w:val="000000"/>
                <w:lang w:eastAsia="en-AU"/>
              </w:rPr>
            </w:pPr>
            <w:ins w:id="41549"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50" w:author="KIM, Jason" w:date="2019-04-02T13:39:00Z"/>
                <w:rFonts w:ascii="Calibri" w:eastAsia="Times New Roman" w:hAnsi="Calibri" w:cs="Calibri"/>
                <w:color w:val="000000"/>
                <w:lang w:eastAsia="en-AU"/>
              </w:rPr>
            </w:pPr>
            <w:ins w:id="4155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52" w:author="KIM, Jason" w:date="2019-04-02T13:39:00Z"/>
                <w:rFonts w:ascii="Calibri" w:eastAsia="Times New Roman" w:hAnsi="Calibri" w:cs="Calibri"/>
                <w:color w:val="000000"/>
                <w:lang w:eastAsia="en-AU"/>
              </w:rPr>
            </w:pPr>
            <w:ins w:id="41553" w:author="KIM, Jason" w:date="2019-04-02T13:39:00Z">
              <w:r w:rsidRPr="0056388D">
                <w:rPr>
                  <w:rFonts w:ascii="Calibri" w:eastAsia="Times New Roman" w:hAnsi="Calibri" w:cs="Calibri"/>
                  <w:color w:val="000000"/>
                  <w:lang w:eastAsia="en-AU"/>
                </w:rPr>
                <w:t>LLN7322</w:t>
              </w:r>
            </w:ins>
          </w:p>
        </w:tc>
        <w:tc>
          <w:tcPr>
            <w:tcW w:w="933" w:type="pct"/>
            <w:noWrap/>
            <w:hideMark/>
          </w:tcPr>
          <w:p w:rsidR="00110C18" w:rsidRPr="0056388D" w:rsidRDefault="00110C18" w:rsidP="00063728">
            <w:pPr>
              <w:rPr>
                <w:ins w:id="41554" w:author="KIM, Jason" w:date="2019-04-02T13:39:00Z"/>
                <w:rFonts w:ascii="Calibri" w:eastAsia="Times New Roman" w:hAnsi="Calibri" w:cs="Calibri"/>
                <w:color w:val="000000"/>
                <w:lang w:eastAsia="en-AU"/>
              </w:rPr>
            </w:pPr>
            <w:ins w:id="415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56" w:author="KIM, Jason" w:date="2019-04-02T13:39:00Z"/>
                <w:rFonts w:ascii="Calibri" w:eastAsia="Times New Roman" w:hAnsi="Calibri" w:cs="Calibri"/>
                <w:color w:val="000000"/>
                <w:lang w:eastAsia="en-AU"/>
              </w:rPr>
            </w:pPr>
            <w:ins w:id="41557" w:author="KIM, Jason" w:date="2019-04-02T13:39:00Z">
              <w:r w:rsidRPr="0056388D">
                <w:rPr>
                  <w:rFonts w:ascii="Calibri" w:eastAsia="Times New Roman" w:hAnsi="Calibri" w:cs="Calibri"/>
                  <w:color w:val="000000"/>
                  <w:lang w:eastAsia="en-AU"/>
                </w:rPr>
                <w:t>Chainage 441</w:t>
              </w:r>
            </w:ins>
          </w:p>
        </w:tc>
        <w:tc>
          <w:tcPr>
            <w:tcW w:w="764" w:type="pct"/>
            <w:noWrap/>
            <w:hideMark/>
          </w:tcPr>
          <w:p w:rsidR="00110C18" w:rsidRPr="0056388D" w:rsidRDefault="00110C18" w:rsidP="00063728">
            <w:pPr>
              <w:jc w:val="right"/>
              <w:rPr>
                <w:ins w:id="41558" w:author="KIM, Jason" w:date="2019-04-02T13:39:00Z"/>
                <w:rFonts w:ascii="Calibri" w:eastAsia="Times New Roman" w:hAnsi="Calibri" w:cs="Calibri"/>
                <w:color w:val="000000"/>
                <w:lang w:eastAsia="en-AU"/>
              </w:rPr>
            </w:pPr>
            <w:ins w:id="41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60" w:author="KIM, Jason" w:date="2019-04-02T13:39:00Z"/>
        </w:trPr>
        <w:tc>
          <w:tcPr>
            <w:tcW w:w="708" w:type="pct"/>
            <w:vMerge/>
            <w:hideMark/>
          </w:tcPr>
          <w:p w:rsidR="00110C18" w:rsidRPr="0056388D" w:rsidRDefault="00110C18" w:rsidP="00063728">
            <w:pPr>
              <w:rPr>
                <w:ins w:id="41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62" w:author="KIM, Jason" w:date="2019-04-02T13:39:00Z"/>
                <w:rFonts w:ascii="Calibri" w:eastAsia="Times New Roman" w:hAnsi="Calibri" w:cs="Calibri"/>
                <w:color w:val="000000"/>
                <w:lang w:eastAsia="en-AU"/>
              </w:rPr>
            </w:pPr>
            <w:ins w:id="41563"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64" w:author="KIM, Jason" w:date="2019-04-02T13:39:00Z"/>
                <w:rFonts w:ascii="Calibri" w:eastAsia="Times New Roman" w:hAnsi="Calibri" w:cs="Calibri"/>
                <w:color w:val="000000"/>
                <w:lang w:eastAsia="en-AU"/>
              </w:rPr>
            </w:pPr>
            <w:ins w:id="4156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66" w:author="KIM, Jason" w:date="2019-04-02T13:39:00Z"/>
                <w:rFonts w:ascii="Calibri" w:eastAsia="Times New Roman" w:hAnsi="Calibri" w:cs="Calibri"/>
                <w:color w:val="000000"/>
                <w:lang w:eastAsia="en-AU"/>
              </w:rPr>
            </w:pPr>
            <w:ins w:id="41567" w:author="KIM, Jason" w:date="2019-04-02T13:39:00Z">
              <w:r w:rsidRPr="0056388D">
                <w:rPr>
                  <w:rFonts w:ascii="Calibri" w:eastAsia="Times New Roman" w:hAnsi="Calibri" w:cs="Calibri"/>
                  <w:color w:val="000000"/>
                  <w:lang w:eastAsia="en-AU"/>
                </w:rPr>
                <w:t>LLN7323</w:t>
              </w:r>
            </w:ins>
          </w:p>
        </w:tc>
        <w:tc>
          <w:tcPr>
            <w:tcW w:w="933" w:type="pct"/>
            <w:noWrap/>
            <w:hideMark/>
          </w:tcPr>
          <w:p w:rsidR="00110C18" w:rsidRPr="0056388D" w:rsidRDefault="00110C18" w:rsidP="00063728">
            <w:pPr>
              <w:rPr>
                <w:ins w:id="41568" w:author="KIM, Jason" w:date="2019-04-02T13:39:00Z"/>
                <w:rFonts w:ascii="Calibri" w:eastAsia="Times New Roman" w:hAnsi="Calibri" w:cs="Calibri"/>
                <w:color w:val="000000"/>
                <w:lang w:eastAsia="en-AU"/>
              </w:rPr>
            </w:pPr>
            <w:ins w:id="415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70" w:author="KIM, Jason" w:date="2019-04-02T13:39:00Z"/>
                <w:rFonts w:ascii="Calibri" w:eastAsia="Times New Roman" w:hAnsi="Calibri" w:cs="Calibri"/>
                <w:color w:val="000000"/>
                <w:lang w:eastAsia="en-AU"/>
              </w:rPr>
            </w:pPr>
            <w:ins w:id="41571" w:author="KIM, Jason" w:date="2019-04-02T13:39:00Z">
              <w:r w:rsidRPr="0056388D">
                <w:rPr>
                  <w:rFonts w:ascii="Calibri" w:eastAsia="Times New Roman" w:hAnsi="Calibri" w:cs="Calibri"/>
                  <w:color w:val="000000"/>
                  <w:lang w:eastAsia="en-AU"/>
                </w:rPr>
                <w:t>Chainage 451</w:t>
              </w:r>
            </w:ins>
          </w:p>
        </w:tc>
        <w:tc>
          <w:tcPr>
            <w:tcW w:w="764" w:type="pct"/>
            <w:noWrap/>
            <w:hideMark/>
          </w:tcPr>
          <w:p w:rsidR="00110C18" w:rsidRPr="0056388D" w:rsidRDefault="00110C18" w:rsidP="00063728">
            <w:pPr>
              <w:jc w:val="right"/>
              <w:rPr>
                <w:ins w:id="41572" w:author="KIM, Jason" w:date="2019-04-02T13:39:00Z"/>
                <w:rFonts w:ascii="Calibri" w:eastAsia="Times New Roman" w:hAnsi="Calibri" w:cs="Calibri"/>
                <w:color w:val="000000"/>
                <w:lang w:eastAsia="en-AU"/>
              </w:rPr>
            </w:pPr>
            <w:ins w:id="41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74" w:author="KIM, Jason" w:date="2019-04-02T13:39:00Z"/>
        </w:trPr>
        <w:tc>
          <w:tcPr>
            <w:tcW w:w="708" w:type="pct"/>
            <w:vMerge/>
            <w:hideMark/>
          </w:tcPr>
          <w:p w:rsidR="00110C18" w:rsidRPr="0056388D" w:rsidRDefault="00110C18" w:rsidP="00063728">
            <w:pPr>
              <w:rPr>
                <w:ins w:id="41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76" w:author="KIM, Jason" w:date="2019-04-02T13:39:00Z"/>
                <w:rFonts w:ascii="Calibri" w:eastAsia="Times New Roman" w:hAnsi="Calibri" w:cs="Calibri"/>
                <w:color w:val="000000"/>
                <w:lang w:eastAsia="en-AU"/>
              </w:rPr>
            </w:pPr>
            <w:ins w:id="41577"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78" w:author="KIM, Jason" w:date="2019-04-02T13:39:00Z"/>
                <w:rFonts w:ascii="Calibri" w:eastAsia="Times New Roman" w:hAnsi="Calibri" w:cs="Calibri"/>
                <w:color w:val="000000"/>
                <w:lang w:eastAsia="en-AU"/>
              </w:rPr>
            </w:pPr>
            <w:ins w:id="4157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80" w:author="KIM, Jason" w:date="2019-04-02T13:39:00Z"/>
                <w:rFonts w:ascii="Calibri" w:eastAsia="Times New Roman" w:hAnsi="Calibri" w:cs="Calibri"/>
                <w:color w:val="000000"/>
                <w:lang w:eastAsia="en-AU"/>
              </w:rPr>
            </w:pPr>
            <w:ins w:id="41581" w:author="KIM, Jason" w:date="2019-04-02T13:39:00Z">
              <w:r w:rsidRPr="0056388D">
                <w:rPr>
                  <w:rFonts w:ascii="Calibri" w:eastAsia="Times New Roman" w:hAnsi="Calibri" w:cs="Calibri"/>
                  <w:color w:val="000000"/>
                  <w:lang w:eastAsia="en-AU"/>
                </w:rPr>
                <w:t>LLN7324</w:t>
              </w:r>
            </w:ins>
          </w:p>
        </w:tc>
        <w:tc>
          <w:tcPr>
            <w:tcW w:w="933" w:type="pct"/>
            <w:noWrap/>
            <w:hideMark/>
          </w:tcPr>
          <w:p w:rsidR="00110C18" w:rsidRPr="0056388D" w:rsidRDefault="00110C18" w:rsidP="00063728">
            <w:pPr>
              <w:rPr>
                <w:ins w:id="41582" w:author="KIM, Jason" w:date="2019-04-02T13:39:00Z"/>
                <w:rFonts w:ascii="Calibri" w:eastAsia="Times New Roman" w:hAnsi="Calibri" w:cs="Calibri"/>
                <w:color w:val="000000"/>
                <w:lang w:eastAsia="en-AU"/>
              </w:rPr>
            </w:pPr>
            <w:ins w:id="415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84" w:author="KIM, Jason" w:date="2019-04-02T13:39:00Z"/>
                <w:rFonts w:ascii="Calibri" w:eastAsia="Times New Roman" w:hAnsi="Calibri" w:cs="Calibri"/>
                <w:color w:val="000000"/>
                <w:lang w:eastAsia="en-AU"/>
              </w:rPr>
            </w:pPr>
            <w:ins w:id="41585" w:author="KIM, Jason" w:date="2019-04-02T13:39:00Z">
              <w:r w:rsidRPr="0056388D">
                <w:rPr>
                  <w:rFonts w:ascii="Calibri" w:eastAsia="Times New Roman" w:hAnsi="Calibri" w:cs="Calibri"/>
                  <w:color w:val="000000"/>
                  <w:lang w:eastAsia="en-AU"/>
                </w:rPr>
                <w:t>Chainage 461</w:t>
              </w:r>
            </w:ins>
          </w:p>
        </w:tc>
        <w:tc>
          <w:tcPr>
            <w:tcW w:w="764" w:type="pct"/>
            <w:noWrap/>
            <w:hideMark/>
          </w:tcPr>
          <w:p w:rsidR="00110C18" w:rsidRPr="0056388D" w:rsidRDefault="00110C18" w:rsidP="00063728">
            <w:pPr>
              <w:jc w:val="right"/>
              <w:rPr>
                <w:ins w:id="41586" w:author="KIM, Jason" w:date="2019-04-02T13:39:00Z"/>
                <w:rFonts w:ascii="Calibri" w:eastAsia="Times New Roman" w:hAnsi="Calibri" w:cs="Calibri"/>
                <w:color w:val="000000"/>
                <w:lang w:eastAsia="en-AU"/>
              </w:rPr>
            </w:pPr>
            <w:ins w:id="41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88" w:author="KIM, Jason" w:date="2019-04-02T13:39:00Z"/>
        </w:trPr>
        <w:tc>
          <w:tcPr>
            <w:tcW w:w="708" w:type="pct"/>
            <w:vMerge/>
            <w:hideMark/>
          </w:tcPr>
          <w:p w:rsidR="00110C18" w:rsidRPr="0056388D" w:rsidRDefault="00110C18" w:rsidP="00063728">
            <w:pPr>
              <w:rPr>
                <w:ins w:id="41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90" w:author="KIM, Jason" w:date="2019-04-02T13:39:00Z"/>
                <w:rFonts w:ascii="Calibri" w:eastAsia="Times New Roman" w:hAnsi="Calibri" w:cs="Calibri"/>
                <w:color w:val="000000"/>
                <w:lang w:eastAsia="en-AU"/>
              </w:rPr>
            </w:pPr>
            <w:ins w:id="41591"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92" w:author="KIM, Jason" w:date="2019-04-02T13:39:00Z"/>
                <w:rFonts w:ascii="Calibri" w:eastAsia="Times New Roman" w:hAnsi="Calibri" w:cs="Calibri"/>
                <w:color w:val="000000"/>
                <w:lang w:eastAsia="en-AU"/>
              </w:rPr>
            </w:pPr>
            <w:ins w:id="4159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94" w:author="KIM, Jason" w:date="2019-04-02T13:39:00Z"/>
                <w:rFonts w:ascii="Calibri" w:eastAsia="Times New Roman" w:hAnsi="Calibri" w:cs="Calibri"/>
                <w:color w:val="000000"/>
                <w:lang w:eastAsia="en-AU"/>
              </w:rPr>
            </w:pPr>
            <w:ins w:id="41595" w:author="KIM, Jason" w:date="2019-04-02T13:39:00Z">
              <w:r w:rsidRPr="0056388D">
                <w:rPr>
                  <w:rFonts w:ascii="Calibri" w:eastAsia="Times New Roman" w:hAnsi="Calibri" w:cs="Calibri"/>
                  <w:color w:val="000000"/>
                  <w:lang w:eastAsia="en-AU"/>
                </w:rPr>
                <w:t>LLN7325</w:t>
              </w:r>
            </w:ins>
          </w:p>
        </w:tc>
        <w:tc>
          <w:tcPr>
            <w:tcW w:w="933" w:type="pct"/>
            <w:noWrap/>
            <w:hideMark/>
          </w:tcPr>
          <w:p w:rsidR="00110C18" w:rsidRPr="0056388D" w:rsidRDefault="00110C18" w:rsidP="00063728">
            <w:pPr>
              <w:rPr>
                <w:ins w:id="41596" w:author="KIM, Jason" w:date="2019-04-02T13:39:00Z"/>
                <w:rFonts w:ascii="Calibri" w:eastAsia="Times New Roman" w:hAnsi="Calibri" w:cs="Calibri"/>
                <w:color w:val="000000"/>
                <w:lang w:eastAsia="en-AU"/>
              </w:rPr>
            </w:pPr>
            <w:ins w:id="415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98" w:author="KIM, Jason" w:date="2019-04-02T13:39:00Z"/>
                <w:rFonts w:ascii="Calibri" w:eastAsia="Times New Roman" w:hAnsi="Calibri" w:cs="Calibri"/>
                <w:color w:val="000000"/>
                <w:lang w:eastAsia="en-AU"/>
              </w:rPr>
            </w:pPr>
            <w:ins w:id="41599" w:author="KIM, Jason" w:date="2019-04-02T13:39:00Z">
              <w:r w:rsidRPr="0056388D">
                <w:rPr>
                  <w:rFonts w:ascii="Calibri" w:eastAsia="Times New Roman" w:hAnsi="Calibri" w:cs="Calibri"/>
                  <w:color w:val="000000"/>
                  <w:lang w:eastAsia="en-AU"/>
                </w:rPr>
                <w:t>Chainage 471</w:t>
              </w:r>
            </w:ins>
          </w:p>
        </w:tc>
        <w:tc>
          <w:tcPr>
            <w:tcW w:w="764" w:type="pct"/>
            <w:noWrap/>
            <w:hideMark/>
          </w:tcPr>
          <w:p w:rsidR="00110C18" w:rsidRPr="0056388D" w:rsidRDefault="00110C18" w:rsidP="00063728">
            <w:pPr>
              <w:jc w:val="right"/>
              <w:rPr>
                <w:ins w:id="41600" w:author="KIM, Jason" w:date="2019-04-02T13:39:00Z"/>
                <w:rFonts w:ascii="Calibri" w:eastAsia="Times New Roman" w:hAnsi="Calibri" w:cs="Calibri"/>
                <w:color w:val="000000"/>
                <w:lang w:eastAsia="en-AU"/>
              </w:rPr>
            </w:pPr>
            <w:ins w:id="41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02" w:author="KIM, Jason" w:date="2019-04-02T13:39:00Z"/>
        </w:trPr>
        <w:tc>
          <w:tcPr>
            <w:tcW w:w="708" w:type="pct"/>
            <w:vMerge/>
            <w:hideMark/>
          </w:tcPr>
          <w:p w:rsidR="00110C18" w:rsidRPr="0056388D" w:rsidRDefault="00110C18" w:rsidP="00063728">
            <w:pPr>
              <w:rPr>
                <w:ins w:id="41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04" w:author="KIM, Jason" w:date="2019-04-02T13:39:00Z"/>
                <w:rFonts w:ascii="Calibri" w:eastAsia="Times New Roman" w:hAnsi="Calibri" w:cs="Calibri"/>
                <w:color w:val="000000"/>
                <w:lang w:eastAsia="en-AU"/>
              </w:rPr>
            </w:pPr>
            <w:ins w:id="41605"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606" w:author="KIM, Jason" w:date="2019-04-02T13:39:00Z"/>
                <w:rFonts w:ascii="Calibri" w:eastAsia="Times New Roman" w:hAnsi="Calibri" w:cs="Calibri"/>
                <w:color w:val="000000"/>
                <w:lang w:eastAsia="en-AU"/>
              </w:rPr>
            </w:pPr>
            <w:ins w:id="4160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08" w:author="KIM, Jason" w:date="2019-04-02T13:39:00Z"/>
                <w:rFonts w:ascii="Calibri" w:eastAsia="Times New Roman" w:hAnsi="Calibri" w:cs="Calibri"/>
                <w:color w:val="000000"/>
                <w:lang w:eastAsia="en-AU"/>
              </w:rPr>
            </w:pPr>
            <w:ins w:id="41609" w:author="KIM, Jason" w:date="2019-04-02T13:39:00Z">
              <w:r w:rsidRPr="0056388D">
                <w:rPr>
                  <w:rFonts w:ascii="Calibri" w:eastAsia="Times New Roman" w:hAnsi="Calibri" w:cs="Calibri"/>
                  <w:color w:val="000000"/>
                  <w:lang w:eastAsia="en-AU"/>
                </w:rPr>
                <w:t>LLN7326</w:t>
              </w:r>
            </w:ins>
          </w:p>
        </w:tc>
        <w:tc>
          <w:tcPr>
            <w:tcW w:w="933" w:type="pct"/>
            <w:noWrap/>
            <w:hideMark/>
          </w:tcPr>
          <w:p w:rsidR="00110C18" w:rsidRPr="0056388D" w:rsidRDefault="00110C18" w:rsidP="00063728">
            <w:pPr>
              <w:rPr>
                <w:ins w:id="41610" w:author="KIM, Jason" w:date="2019-04-02T13:39:00Z"/>
                <w:rFonts w:ascii="Calibri" w:eastAsia="Times New Roman" w:hAnsi="Calibri" w:cs="Calibri"/>
                <w:color w:val="000000"/>
                <w:lang w:eastAsia="en-AU"/>
              </w:rPr>
            </w:pPr>
            <w:ins w:id="416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12" w:author="KIM, Jason" w:date="2019-04-02T13:39:00Z"/>
                <w:rFonts w:ascii="Calibri" w:eastAsia="Times New Roman" w:hAnsi="Calibri" w:cs="Calibri"/>
                <w:color w:val="000000"/>
                <w:lang w:eastAsia="en-AU"/>
              </w:rPr>
            </w:pPr>
            <w:ins w:id="41613" w:author="KIM, Jason" w:date="2019-04-02T13:39:00Z">
              <w:r w:rsidRPr="0056388D">
                <w:rPr>
                  <w:rFonts w:ascii="Calibri" w:eastAsia="Times New Roman" w:hAnsi="Calibri" w:cs="Calibri"/>
                  <w:color w:val="000000"/>
                  <w:lang w:eastAsia="en-AU"/>
                </w:rPr>
                <w:t>Chainage 481</w:t>
              </w:r>
            </w:ins>
          </w:p>
        </w:tc>
        <w:tc>
          <w:tcPr>
            <w:tcW w:w="764" w:type="pct"/>
            <w:noWrap/>
            <w:hideMark/>
          </w:tcPr>
          <w:p w:rsidR="00110C18" w:rsidRPr="0056388D" w:rsidRDefault="00110C18" w:rsidP="00063728">
            <w:pPr>
              <w:jc w:val="right"/>
              <w:rPr>
                <w:ins w:id="41614" w:author="KIM, Jason" w:date="2019-04-02T13:39:00Z"/>
                <w:rFonts w:ascii="Calibri" w:eastAsia="Times New Roman" w:hAnsi="Calibri" w:cs="Calibri"/>
                <w:color w:val="000000"/>
                <w:lang w:eastAsia="en-AU"/>
              </w:rPr>
            </w:pPr>
            <w:ins w:id="41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16" w:author="KIM, Jason" w:date="2019-04-02T13:39:00Z"/>
        </w:trPr>
        <w:tc>
          <w:tcPr>
            <w:tcW w:w="708" w:type="pct"/>
            <w:vMerge w:val="restart"/>
            <w:noWrap/>
            <w:hideMark/>
          </w:tcPr>
          <w:p w:rsidR="00110C18" w:rsidRPr="0056388D" w:rsidRDefault="00110C18" w:rsidP="00063728">
            <w:pPr>
              <w:rPr>
                <w:ins w:id="41617" w:author="KIM, Jason" w:date="2019-04-02T13:39:00Z"/>
                <w:rFonts w:ascii="Calibri" w:eastAsia="Times New Roman" w:hAnsi="Calibri" w:cs="Calibri"/>
                <w:color w:val="000000"/>
                <w:lang w:eastAsia="en-AU"/>
              </w:rPr>
            </w:pPr>
            <w:ins w:id="41618" w:author="KIM, Jason" w:date="2019-04-02T13:39:00Z">
              <w:r w:rsidRPr="0056388D">
                <w:rPr>
                  <w:rFonts w:ascii="Calibri" w:eastAsia="Times New Roman" w:hAnsi="Calibri" w:cs="Calibri"/>
                  <w:color w:val="000000"/>
                  <w:lang w:eastAsia="en-AU"/>
                </w:rPr>
                <w:t>LLE94K51</w:t>
              </w:r>
            </w:ins>
          </w:p>
        </w:tc>
        <w:tc>
          <w:tcPr>
            <w:tcW w:w="605" w:type="pct"/>
            <w:noWrap/>
            <w:hideMark/>
          </w:tcPr>
          <w:p w:rsidR="00110C18" w:rsidRPr="0056388D" w:rsidRDefault="00110C18" w:rsidP="00063728">
            <w:pPr>
              <w:rPr>
                <w:ins w:id="41619" w:author="KIM, Jason" w:date="2019-04-02T13:39:00Z"/>
                <w:rFonts w:ascii="Calibri" w:eastAsia="Times New Roman" w:hAnsi="Calibri" w:cs="Calibri"/>
                <w:color w:val="000000"/>
                <w:lang w:eastAsia="en-AU"/>
              </w:rPr>
            </w:pPr>
            <w:ins w:id="41620"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21" w:author="KIM, Jason" w:date="2019-04-02T13:39:00Z"/>
                <w:rFonts w:ascii="Calibri" w:eastAsia="Times New Roman" w:hAnsi="Calibri" w:cs="Calibri"/>
                <w:color w:val="000000"/>
                <w:lang w:eastAsia="en-AU"/>
              </w:rPr>
            </w:pPr>
            <w:ins w:id="4162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23" w:author="KIM, Jason" w:date="2019-04-02T13:39:00Z"/>
                <w:rFonts w:ascii="Calibri" w:eastAsia="Times New Roman" w:hAnsi="Calibri" w:cs="Calibri"/>
                <w:color w:val="000000"/>
                <w:lang w:eastAsia="en-AU"/>
              </w:rPr>
            </w:pPr>
            <w:ins w:id="41624" w:author="KIM, Jason" w:date="2019-04-02T13:39:00Z">
              <w:r w:rsidRPr="0056388D">
                <w:rPr>
                  <w:rFonts w:ascii="Calibri" w:eastAsia="Times New Roman" w:hAnsi="Calibri" w:cs="Calibri"/>
                  <w:color w:val="000000"/>
                  <w:lang w:eastAsia="en-AU"/>
                </w:rPr>
                <w:t>LLN7338</w:t>
              </w:r>
            </w:ins>
          </w:p>
        </w:tc>
        <w:tc>
          <w:tcPr>
            <w:tcW w:w="933" w:type="pct"/>
            <w:noWrap/>
            <w:hideMark/>
          </w:tcPr>
          <w:p w:rsidR="00110C18" w:rsidRPr="0056388D" w:rsidRDefault="00110C18" w:rsidP="00063728">
            <w:pPr>
              <w:rPr>
                <w:ins w:id="41625" w:author="KIM, Jason" w:date="2019-04-02T13:39:00Z"/>
                <w:rFonts w:ascii="Calibri" w:eastAsia="Times New Roman" w:hAnsi="Calibri" w:cs="Calibri"/>
                <w:color w:val="000000"/>
                <w:lang w:eastAsia="en-AU"/>
              </w:rPr>
            </w:pPr>
            <w:ins w:id="416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27" w:author="KIM, Jason" w:date="2019-04-02T13:39:00Z"/>
                <w:rFonts w:ascii="Calibri" w:eastAsia="Times New Roman" w:hAnsi="Calibri" w:cs="Calibri"/>
                <w:color w:val="000000"/>
                <w:lang w:eastAsia="en-AU"/>
              </w:rPr>
            </w:pPr>
            <w:ins w:id="41628" w:author="KIM, Jason" w:date="2019-04-02T13:39:00Z">
              <w:r w:rsidRPr="0056388D">
                <w:rPr>
                  <w:rFonts w:ascii="Calibri" w:eastAsia="Times New Roman" w:hAnsi="Calibri" w:cs="Calibri"/>
                  <w:color w:val="000000"/>
                  <w:lang w:eastAsia="en-AU"/>
                </w:rPr>
                <w:t>Chainage 628</w:t>
              </w:r>
            </w:ins>
          </w:p>
        </w:tc>
        <w:tc>
          <w:tcPr>
            <w:tcW w:w="764" w:type="pct"/>
            <w:noWrap/>
            <w:hideMark/>
          </w:tcPr>
          <w:p w:rsidR="00110C18" w:rsidRPr="0056388D" w:rsidRDefault="00110C18" w:rsidP="00063728">
            <w:pPr>
              <w:jc w:val="right"/>
              <w:rPr>
                <w:ins w:id="41629" w:author="KIM, Jason" w:date="2019-04-02T13:39:00Z"/>
                <w:rFonts w:ascii="Calibri" w:eastAsia="Times New Roman" w:hAnsi="Calibri" w:cs="Calibri"/>
                <w:color w:val="000000"/>
                <w:lang w:eastAsia="en-AU"/>
              </w:rPr>
            </w:pPr>
            <w:ins w:id="416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31" w:author="KIM, Jason" w:date="2019-04-02T13:39:00Z"/>
        </w:trPr>
        <w:tc>
          <w:tcPr>
            <w:tcW w:w="708" w:type="pct"/>
            <w:vMerge/>
            <w:hideMark/>
          </w:tcPr>
          <w:p w:rsidR="00110C18" w:rsidRPr="0056388D" w:rsidRDefault="00110C18" w:rsidP="00063728">
            <w:pPr>
              <w:rPr>
                <w:ins w:id="416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33" w:author="KIM, Jason" w:date="2019-04-02T13:39:00Z"/>
                <w:rFonts w:ascii="Calibri" w:eastAsia="Times New Roman" w:hAnsi="Calibri" w:cs="Calibri"/>
                <w:color w:val="000000"/>
                <w:lang w:eastAsia="en-AU"/>
              </w:rPr>
            </w:pPr>
            <w:ins w:id="41634"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35" w:author="KIM, Jason" w:date="2019-04-02T13:39:00Z"/>
                <w:rFonts w:ascii="Calibri" w:eastAsia="Times New Roman" w:hAnsi="Calibri" w:cs="Calibri"/>
                <w:color w:val="000000"/>
                <w:lang w:eastAsia="en-AU"/>
              </w:rPr>
            </w:pPr>
            <w:ins w:id="4163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37" w:author="KIM, Jason" w:date="2019-04-02T13:39:00Z"/>
                <w:rFonts w:ascii="Calibri" w:eastAsia="Times New Roman" w:hAnsi="Calibri" w:cs="Calibri"/>
                <w:color w:val="000000"/>
                <w:lang w:eastAsia="en-AU"/>
              </w:rPr>
            </w:pPr>
            <w:ins w:id="41638" w:author="KIM, Jason" w:date="2019-04-02T13:39:00Z">
              <w:r w:rsidRPr="0056388D">
                <w:rPr>
                  <w:rFonts w:ascii="Calibri" w:eastAsia="Times New Roman" w:hAnsi="Calibri" w:cs="Calibri"/>
                  <w:color w:val="000000"/>
                  <w:lang w:eastAsia="en-AU"/>
                </w:rPr>
                <w:t>LLN7339</w:t>
              </w:r>
            </w:ins>
          </w:p>
        </w:tc>
        <w:tc>
          <w:tcPr>
            <w:tcW w:w="933" w:type="pct"/>
            <w:noWrap/>
            <w:hideMark/>
          </w:tcPr>
          <w:p w:rsidR="00110C18" w:rsidRPr="0056388D" w:rsidRDefault="00110C18" w:rsidP="00063728">
            <w:pPr>
              <w:rPr>
                <w:ins w:id="41639" w:author="KIM, Jason" w:date="2019-04-02T13:39:00Z"/>
                <w:rFonts w:ascii="Calibri" w:eastAsia="Times New Roman" w:hAnsi="Calibri" w:cs="Calibri"/>
                <w:color w:val="000000"/>
                <w:lang w:eastAsia="en-AU"/>
              </w:rPr>
            </w:pPr>
            <w:ins w:id="416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41" w:author="KIM, Jason" w:date="2019-04-02T13:39:00Z"/>
                <w:rFonts w:ascii="Calibri" w:eastAsia="Times New Roman" w:hAnsi="Calibri" w:cs="Calibri"/>
                <w:color w:val="000000"/>
                <w:lang w:eastAsia="en-AU"/>
              </w:rPr>
            </w:pPr>
            <w:ins w:id="41642" w:author="KIM, Jason" w:date="2019-04-02T13:39:00Z">
              <w:r w:rsidRPr="0056388D">
                <w:rPr>
                  <w:rFonts w:ascii="Calibri" w:eastAsia="Times New Roman" w:hAnsi="Calibri" w:cs="Calibri"/>
                  <w:color w:val="000000"/>
                  <w:lang w:eastAsia="en-AU"/>
                </w:rPr>
                <w:t>Chainage 637</w:t>
              </w:r>
            </w:ins>
          </w:p>
        </w:tc>
        <w:tc>
          <w:tcPr>
            <w:tcW w:w="764" w:type="pct"/>
            <w:noWrap/>
            <w:hideMark/>
          </w:tcPr>
          <w:p w:rsidR="00110C18" w:rsidRPr="0056388D" w:rsidRDefault="00110C18" w:rsidP="00063728">
            <w:pPr>
              <w:jc w:val="right"/>
              <w:rPr>
                <w:ins w:id="41643" w:author="KIM, Jason" w:date="2019-04-02T13:39:00Z"/>
                <w:rFonts w:ascii="Calibri" w:eastAsia="Times New Roman" w:hAnsi="Calibri" w:cs="Calibri"/>
                <w:color w:val="000000"/>
                <w:lang w:eastAsia="en-AU"/>
              </w:rPr>
            </w:pPr>
            <w:ins w:id="41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45" w:author="KIM, Jason" w:date="2019-04-02T13:39:00Z"/>
        </w:trPr>
        <w:tc>
          <w:tcPr>
            <w:tcW w:w="708" w:type="pct"/>
            <w:vMerge/>
            <w:hideMark/>
          </w:tcPr>
          <w:p w:rsidR="00110C18" w:rsidRPr="0056388D" w:rsidRDefault="00110C18" w:rsidP="00063728">
            <w:pPr>
              <w:rPr>
                <w:ins w:id="416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47" w:author="KIM, Jason" w:date="2019-04-02T13:39:00Z"/>
                <w:rFonts w:ascii="Calibri" w:eastAsia="Times New Roman" w:hAnsi="Calibri" w:cs="Calibri"/>
                <w:color w:val="000000"/>
                <w:lang w:eastAsia="en-AU"/>
              </w:rPr>
            </w:pPr>
            <w:ins w:id="41648"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49" w:author="KIM, Jason" w:date="2019-04-02T13:39:00Z"/>
                <w:rFonts w:ascii="Calibri" w:eastAsia="Times New Roman" w:hAnsi="Calibri" w:cs="Calibri"/>
                <w:color w:val="000000"/>
                <w:lang w:eastAsia="en-AU"/>
              </w:rPr>
            </w:pPr>
            <w:ins w:id="4165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51" w:author="KIM, Jason" w:date="2019-04-02T13:39:00Z"/>
                <w:rFonts w:ascii="Calibri" w:eastAsia="Times New Roman" w:hAnsi="Calibri" w:cs="Calibri"/>
                <w:color w:val="000000"/>
                <w:lang w:eastAsia="en-AU"/>
              </w:rPr>
            </w:pPr>
            <w:ins w:id="41652" w:author="KIM, Jason" w:date="2019-04-02T13:39:00Z">
              <w:r w:rsidRPr="0056388D">
                <w:rPr>
                  <w:rFonts w:ascii="Calibri" w:eastAsia="Times New Roman" w:hAnsi="Calibri" w:cs="Calibri"/>
                  <w:color w:val="000000"/>
                  <w:lang w:eastAsia="en-AU"/>
                </w:rPr>
                <w:t>LLN7340</w:t>
              </w:r>
            </w:ins>
          </w:p>
        </w:tc>
        <w:tc>
          <w:tcPr>
            <w:tcW w:w="933" w:type="pct"/>
            <w:noWrap/>
            <w:hideMark/>
          </w:tcPr>
          <w:p w:rsidR="00110C18" w:rsidRPr="0056388D" w:rsidRDefault="00110C18" w:rsidP="00063728">
            <w:pPr>
              <w:rPr>
                <w:ins w:id="41653" w:author="KIM, Jason" w:date="2019-04-02T13:39:00Z"/>
                <w:rFonts w:ascii="Calibri" w:eastAsia="Times New Roman" w:hAnsi="Calibri" w:cs="Calibri"/>
                <w:color w:val="000000"/>
                <w:lang w:eastAsia="en-AU"/>
              </w:rPr>
            </w:pPr>
            <w:ins w:id="416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55" w:author="KIM, Jason" w:date="2019-04-02T13:39:00Z"/>
                <w:rFonts w:ascii="Calibri" w:eastAsia="Times New Roman" w:hAnsi="Calibri" w:cs="Calibri"/>
                <w:color w:val="000000"/>
                <w:lang w:eastAsia="en-AU"/>
              </w:rPr>
            </w:pPr>
            <w:ins w:id="41656" w:author="KIM, Jason" w:date="2019-04-02T13:39:00Z">
              <w:r w:rsidRPr="0056388D">
                <w:rPr>
                  <w:rFonts w:ascii="Calibri" w:eastAsia="Times New Roman" w:hAnsi="Calibri" w:cs="Calibri"/>
                  <w:color w:val="000000"/>
                  <w:lang w:eastAsia="en-AU"/>
                </w:rPr>
                <w:t>Chainage 647</w:t>
              </w:r>
            </w:ins>
          </w:p>
        </w:tc>
        <w:tc>
          <w:tcPr>
            <w:tcW w:w="764" w:type="pct"/>
            <w:noWrap/>
            <w:hideMark/>
          </w:tcPr>
          <w:p w:rsidR="00110C18" w:rsidRPr="0056388D" w:rsidRDefault="00110C18" w:rsidP="00063728">
            <w:pPr>
              <w:jc w:val="right"/>
              <w:rPr>
                <w:ins w:id="41657" w:author="KIM, Jason" w:date="2019-04-02T13:39:00Z"/>
                <w:rFonts w:ascii="Calibri" w:eastAsia="Times New Roman" w:hAnsi="Calibri" w:cs="Calibri"/>
                <w:color w:val="000000"/>
                <w:lang w:eastAsia="en-AU"/>
              </w:rPr>
            </w:pPr>
            <w:ins w:id="41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59" w:author="KIM, Jason" w:date="2019-04-02T13:39:00Z"/>
        </w:trPr>
        <w:tc>
          <w:tcPr>
            <w:tcW w:w="708" w:type="pct"/>
            <w:vMerge/>
            <w:hideMark/>
          </w:tcPr>
          <w:p w:rsidR="00110C18" w:rsidRPr="0056388D" w:rsidRDefault="00110C18" w:rsidP="00063728">
            <w:pPr>
              <w:rPr>
                <w:ins w:id="416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61" w:author="KIM, Jason" w:date="2019-04-02T13:39:00Z"/>
                <w:rFonts w:ascii="Calibri" w:eastAsia="Times New Roman" w:hAnsi="Calibri" w:cs="Calibri"/>
                <w:color w:val="000000"/>
                <w:lang w:eastAsia="en-AU"/>
              </w:rPr>
            </w:pPr>
            <w:ins w:id="41662"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63" w:author="KIM, Jason" w:date="2019-04-02T13:39:00Z"/>
                <w:rFonts w:ascii="Calibri" w:eastAsia="Times New Roman" w:hAnsi="Calibri" w:cs="Calibri"/>
                <w:color w:val="000000"/>
                <w:lang w:eastAsia="en-AU"/>
              </w:rPr>
            </w:pPr>
            <w:ins w:id="4166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65" w:author="KIM, Jason" w:date="2019-04-02T13:39:00Z"/>
                <w:rFonts w:ascii="Calibri" w:eastAsia="Times New Roman" w:hAnsi="Calibri" w:cs="Calibri"/>
                <w:color w:val="000000"/>
                <w:lang w:eastAsia="en-AU"/>
              </w:rPr>
            </w:pPr>
            <w:ins w:id="41666" w:author="KIM, Jason" w:date="2019-04-02T13:39:00Z">
              <w:r w:rsidRPr="0056388D">
                <w:rPr>
                  <w:rFonts w:ascii="Calibri" w:eastAsia="Times New Roman" w:hAnsi="Calibri" w:cs="Calibri"/>
                  <w:color w:val="000000"/>
                  <w:lang w:eastAsia="en-AU"/>
                </w:rPr>
                <w:t>LLN7341</w:t>
              </w:r>
            </w:ins>
          </w:p>
        </w:tc>
        <w:tc>
          <w:tcPr>
            <w:tcW w:w="933" w:type="pct"/>
            <w:noWrap/>
            <w:hideMark/>
          </w:tcPr>
          <w:p w:rsidR="00110C18" w:rsidRPr="0056388D" w:rsidRDefault="00110C18" w:rsidP="00063728">
            <w:pPr>
              <w:rPr>
                <w:ins w:id="41667" w:author="KIM, Jason" w:date="2019-04-02T13:39:00Z"/>
                <w:rFonts w:ascii="Calibri" w:eastAsia="Times New Roman" w:hAnsi="Calibri" w:cs="Calibri"/>
                <w:color w:val="000000"/>
                <w:lang w:eastAsia="en-AU"/>
              </w:rPr>
            </w:pPr>
            <w:ins w:id="416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69" w:author="KIM, Jason" w:date="2019-04-02T13:39:00Z"/>
                <w:rFonts w:ascii="Calibri" w:eastAsia="Times New Roman" w:hAnsi="Calibri" w:cs="Calibri"/>
                <w:color w:val="000000"/>
                <w:lang w:eastAsia="en-AU"/>
              </w:rPr>
            </w:pPr>
            <w:ins w:id="41670" w:author="KIM, Jason" w:date="2019-04-02T13:39:00Z">
              <w:r w:rsidRPr="0056388D">
                <w:rPr>
                  <w:rFonts w:ascii="Calibri" w:eastAsia="Times New Roman" w:hAnsi="Calibri" w:cs="Calibri"/>
                  <w:color w:val="000000"/>
                  <w:lang w:eastAsia="en-AU"/>
                </w:rPr>
                <w:t>Chainage 657</w:t>
              </w:r>
            </w:ins>
          </w:p>
        </w:tc>
        <w:tc>
          <w:tcPr>
            <w:tcW w:w="764" w:type="pct"/>
            <w:noWrap/>
            <w:hideMark/>
          </w:tcPr>
          <w:p w:rsidR="00110C18" w:rsidRPr="0056388D" w:rsidRDefault="00110C18" w:rsidP="00063728">
            <w:pPr>
              <w:jc w:val="right"/>
              <w:rPr>
                <w:ins w:id="41671" w:author="KIM, Jason" w:date="2019-04-02T13:39:00Z"/>
                <w:rFonts w:ascii="Calibri" w:eastAsia="Times New Roman" w:hAnsi="Calibri" w:cs="Calibri"/>
                <w:color w:val="000000"/>
                <w:lang w:eastAsia="en-AU"/>
              </w:rPr>
            </w:pPr>
            <w:ins w:id="416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73" w:author="KIM, Jason" w:date="2019-04-02T13:39:00Z"/>
        </w:trPr>
        <w:tc>
          <w:tcPr>
            <w:tcW w:w="708" w:type="pct"/>
            <w:vMerge/>
            <w:hideMark/>
          </w:tcPr>
          <w:p w:rsidR="00110C18" w:rsidRPr="0056388D" w:rsidRDefault="00110C18" w:rsidP="00063728">
            <w:pPr>
              <w:rPr>
                <w:ins w:id="416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75" w:author="KIM, Jason" w:date="2019-04-02T13:39:00Z"/>
                <w:rFonts w:ascii="Calibri" w:eastAsia="Times New Roman" w:hAnsi="Calibri" w:cs="Calibri"/>
                <w:color w:val="000000"/>
                <w:lang w:eastAsia="en-AU"/>
              </w:rPr>
            </w:pPr>
            <w:ins w:id="41676"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77" w:author="KIM, Jason" w:date="2019-04-02T13:39:00Z"/>
                <w:rFonts w:ascii="Calibri" w:eastAsia="Times New Roman" w:hAnsi="Calibri" w:cs="Calibri"/>
                <w:color w:val="000000"/>
                <w:lang w:eastAsia="en-AU"/>
              </w:rPr>
            </w:pPr>
            <w:ins w:id="4167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79" w:author="KIM, Jason" w:date="2019-04-02T13:39:00Z"/>
                <w:rFonts w:ascii="Calibri" w:eastAsia="Times New Roman" w:hAnsi="Calibri" w:cs="Calibri"/>
                <w:color w:val="000000"/>
                <w:lang w:eastAsia="en-AU"/>
              </w:rPr>
            </w:pPr>
            <w:ins w:id="41680" w:author="KIM, Jason" w:date="2019-04-02T13:39:00Z">
              <w:r w:rsidRPr="0056388D">
                <w:rPr>
                  <w:rFonts w:ascii="Calibri" w:eastAsia="Times New Roman" w:hAnsi="Calibri" w:cs="Calibri"/>
                  <w:color w:val="000000"/>
                  <w:lang w:eastAsia="en-AU"/>
                </w:rPr>
                <w:t>LLN7342</w:t>
              </w:r>
            </w:ins>
          </w:p>
        </w:tc>
        <w:tc>
          <w:tcPr>
            <w:tcW w:w="933" w:type="pct"/>
            <w:noWrap/>
            <w:hideMark/>
          </w:tcPr>
          <w:p w:rsidR="00110C18" w:rsidRPr="0056388D" w:rsidRDefault="00110C18" w:rsidP="00063728">
            <w:pPr>
              <w:rPr>
                <w:ins w:id="41681" w:author="KIM, Jason" w:date="2019-04-02T13:39:00Z"/>
                <w:rFonts w:ascii="Calibri" w:eastAsia="Times New Roman" w:hAnsi="Calibri" w:cs="Calibri"/>
                <w:color w:val="000000"/>
                <w:lang w:eastAsia="en-AU"/>
              </w:rPr>
            </w:pPr>
            <w:ins w:id="416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83" w:author="KIM, Jason" w:date="2019-04-02T13:39:00Z"/>
                <w:rFonts w:ascii="Calibri" w:eastAsia="Times New Roman" w:hAnsi="Calibri" w:cs="Calibri"/>
                <w:color w:val="000000"/>
                <w:lang w:eastAsia="en-AU"/>
              </w:rPr>
            </w:pPr>
            <w:ins w:id="41684" w:author="KIM, Jason" w:date="2019-04-02T13:39:00Z">
              <w:r w:rsidRPr="0056388D">
                <w:rPr>
                  <w:rFonts w:ascii="Calibri" w:eastAsia="Times New Roman" w:hAnsi="Calibri" w:cs="Calibri"/>
                  <w:color w:val="000000"/>
                  <w:lang w:eastAsia="en-AU"/>
                </w:rPr>
                <w:t>Chainage 666</w:t>
              </w:r>
            </w:ins>
          </w:p>
        </w:tc>
        <w:tc>
          <w:tcPr>
            <w:tcW w:w="764" w:type="pct"/>
            <w:noWrap/>
            <w:hideMark/>
          </w:tcPr>
          <w:p w:rsidR="00110C18" w:rsidRPr="0056388D" w:rsidRDefault="00110C18" w:rsidP="00063728">
            <w:pPr>
              <w:jc w:val="right"/>
              <w:rPr>
                <w:ins w:id="41685" w:author="KIM, Jason" w:date="2019-04-02T13:39:00Z"/>
                <w:rFonts w:ascii="Calibri" w:eastAsia="Times New Roman" w:hAnsi="Calibri" w:cs="Calibri"/>
                <w:color w:val="000000"/>
                <w:lang w:eastAsia="en-AU"/>
              </w:rPr>
            </w:pPr>
            <w:ins w:id="416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87" w:author="KIM, Jason" w:date="2019-04-02T13:39:00Z"/>
        </w:trPr>
        <w:tc>
          <w:tcPr>
            <w:tcW w:w="708" w:type="pct"/>
            <w:vMerge/>
            <w:hideMark/>
          </w:tcPr>
          <w:p w:rsidR="00110C18" w:rsidRPr="0056388D" w:rsidRDefault="00110C18" w:rsidP="00063728">
            <w:pPr>
              <w:rPr>
                <w:ins w:id="416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89" w:author="KIM, Jason" w:date="2019-04-02T13:39:00Z"/>
                <w:rFonts w:ascii="Calibri" w:eastAsia="Times New Roman" w:hAnsi="Calibri" w:cs="Calibri"/>
                <w:color w:val="000000"/>
                <w:lang w:eastAsia="en-AU"/>
              </w:rPr>
            </w:pPr>
            <w:ins w:id="41690"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91" w:author="KIM, Jason" w:date="2019-04-02T13:39:00Z"/>
                <w:rFonts w:ascii="Calibri" w:eastAsia="Times New Roman" w:hAnsi="Calibri" w:cs="Calibri"/>
                <w:color w:val="000000"/>
                <w:lang w:eastAsia="en-AU"/>
              </w:rPr>
            </w:pPr>
            <w:ins w:id="4169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93" w:author="KIM, Jason" w:date="2019-04-02T13:39:00Z"/>
                <w:rFonts w:ascii="Calibri" w:eastAsia="Times New Roman" w:hAnsi="Calibri" w:cs="Calibri"/>
                <w:color w:val="000000"/>
                <w:lang w:eastAsia="en-AU"/>
              </w:rPr>
            </w:pPr>
            <w:ins w:id="41694" w:author="KIM, Jason" w:date="2019-04-02T13:39:00Z">
              <w:r w:rsidRPr="0056388D">
                <w:rPr>
                  <w:rFonts w:ascii="Calibri" w:eastAsia="Times New Roman" w:hAnsi="Calibri" w:cs="Calibri"/>
                  <w:color w:val="000000"/>
                  <w:lang w:eastAsia="en-AU"/>
                </w:rPr>
                <w:t>LLN7343</w:t>
              </w:r>
            </w:ins>
          </w:p>
        </w:tc>
        <w:tc>
          <w:tcPr>
            <w:tcW w:w="933" w:type="pct"/>
            <w:noWrap/>
            <w:hideMark/>
          </w:tcPr>
          <w:p w:rsidR="00110C18" w:rsidRPr="0056388D" w:rsidRDefault="00110C18" w:rsidP="00063728">
            <w:pPr>
              <w:rPr>
                <w:ins w:id="41695" w:author="KIM, Jason" w:date="2019-04-02T13:39:00Z"/>
                <w:rFonts w:ascii="Calibri" w:eastAsia="Times New Roman" w:hAnsi="Calibri" w:cs="Calibri"/>
                <w:color w:val="000000"/>
                <w:lang w:eastAsia="en-AU"/>
              </w:rPr>
            </w:pPr>
            <w:ins w:id="416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97" w:author="KIM, Jason" w:date="2019-04-02T13:39:00Z"/>
                <w:rFonts w:ascii="Calibri" w:eastAsia="Times New Roman" w:hAnsi="Calibri" w:cs="Calibri"/>
                <w:color w:val="000000"/>
                <w:lang w:eastAsia="en-AU"/>
              </w:rPr>
            </w:pPr>
            <w:ins w:id="41698" w:author="KIM, Jason" w:date="2019-04-02T13:39:00Z">
              <w:r w:rsidRPr="0056388D">
                <w:rPr>
                  <w:rFonts w:ascii="Calibri" w:eastAsia="Times New Roman" w:hAnsi="Calibri" w:cs="Calibri"/>
                  <w:color w:val="000000"/>
                  <w:lang w:eastAsia="en-AU"/>
                </w:rPr>
                <w:t>Chainage 676</w:t>
              </w:r>
            </w:ins>
          </w:p>
        </w:tc>
        <w:tc>
          <w:tcPr>
            <w:tcW w:w="764" w:type="pct"/>
            <w:noWrap/>
            <w:hideMark/>
          </w:tcPr>
          <w:p w:rsidR="00110C18" w:rsidRPr="0056388D" w:rsidRDefault="00110C18" w:rsidP="00063728">
            <w:pPr>
              <w:jc w:val="right"/>
              <w:rPr>
                <w:ins w:id="41699" w:author="KIM, Jason" w:date="2019-04-02T13:39:00Z"/>
                <w:rFonts w:ascii="Calibri" w:eastAsia="Times New Roman" w:hAnsi="Calibri" w:cs="Calibri"/>
                <w:color w:val="000000"/>
                <w:lang w:eastAsia="en-AU"/>
              </w:rPr>
            </w:pPr>
            <w:ins w:id="417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01" w:author="KIM, Jason" w:date="2019-04-02T13:39:00Z"/>
        </w:trPr>
        <w:tc>
          <w:tcPr>
            <w:tcW w:w="708" w:type="pct"/>
            <w:vMerge/>
            <w:hideMark/>
          </w:tcPr>
          <w:p w:rsidR="00110C18" w:rsidRPr="0056388D" w:rsidRDefault="00110C18" w:rsidP="00063728">
            <w:pPr>
              <w:rPr>
                <w:ins w:id="417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03" w:author="KIM, Jason" w:date="2019-04-02T13:39:00Z"/>
                <w:rFonts w:ascii="Calibri" w:eastAsia="Times New Roman" w:hAnsi="Calibri" w:cs="Calibri"/>
                <w:color w:val="000000"/>
                <w:lang w:eastAsia="en-AU"/>
              </w:rPr>
            </w:pPr>
            <w:ins w:id="41704"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05" w:author="KIM, Jason" w:date="2019-04-02T13:39:00Z"/>
                <w:rFonts w:ascii="Calibri" w:eastAsia="Times New Roman" w:hAnsi="Calibri" w:cs="Calibri"/>
                <w:color w:val="000000"/>
                <w:lang w:eastAsia="en-AU"/>
              </w:rPr>
            </w:pPr>
            <w:ins w:id="4170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07" w:author="KIM, Jason" w:date="2019-04-02T13:39:00Z"/>
                <w:rFonts w:ascii="Calibri" w:eastAsia="Times New Roman" w:hAnsi="Calibri" w:cs="Calibri"/>
                <w:color w:val="000000"/>
                <w:lang w:eastAsia="en-AU"/>
              </w:rPr>
            </w:pPr>
            <w:ins w:id="41708" w:author="KIM, Jason" w:date="2019-04-02T13:39:00Z">
              <w:r w:rsidRPr="0056388D">
                <w:rPr>
                  <w:rFonts w:ascii="Calibri" w:eastAsia="Times New Roman" w:hAnsi="Calibri" w:cs="Calibri"/>
                  <w:color w:val="000000"/>
                  <w:lang w:eastAsia="en-AU"/>
                </w:rPr>
                <w:t>LLN7344</w:t>
              </w:r>
            </w:ins>
          </w:p>
        </w:tc>
        <w:tc>
          <w:tcPr>
            <w:tcW w:w="933" w:type="pct"/>
            <w:noWrap/>
            <w:hideMark/>
          </w:tcPr>
          <w:p w:rsidR="00110C18" w:rsidRPr="0056388D" w:rsidRDefault="00110C18" w:rsidP="00063728">
            <w:pPr>
              <w:rPr>
                <w:ins w:id="41709" w:author="KIM, Jason" w:date="2019-04-02T13:39:00Z"/>
                <w:rFonts w:ascii="Calibri" w:eastAsia="Times New Roman" w:hAnsi="Calibri" w:cs="Calibri"/>
                <w:color w:val="000000"/>
                <w:lang w:eastAsia="en-AU"/>
              </w:rPr>
            </w:pPr>
            <w:ins w:id="417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11" w:author="KIM, Jason" w:date="2019-04-02T13:39:00Z"/>
                <w:rFonts w:ascii="Calibri" w:eastAsia="Times New Roman" w:hAnsi="Calibri" w:cs="Calibri"/>
                <w:color w:val="000000"/>
                <w:lang w:eastAsia="en-AU"/>
              </w:rPr>
            </w:pPr>
            <w:ins w:id="41712" w:author="KIM, Jason" w:date="2019-04-02T13:39:00Z">
              <w:r w:rsidRPr="0056388D">
                <w:rPr>
                  <w:rFonts w:ascii="Calibri" w:eastAsia="Times New Roman" w:hAnsi="Calibri" w:cs="Calibri"/>
                  <w:color w:val="000000"/>
                  <w:lang w:eastAsia="en-AU"/>
                </w:rPr>
                <w:t>Chainage 685</w:t>
              </w:r>
            </w:ins>
          </w:p>
        </w:tc>
        <w:tc>
          <w:tcPr>
            <w:tcW w:w="764" w:type="pct"/>
            <w:noWrap/>
            <w:hideMark/>
          </w:tcPr>
          <w:p w:rsidR="00110C18" w:rsidRPr="0056388D" w:rsidRDefault="00110C18" w:rsidP="00063728">
            <w:pPr>
              <w:jc w:val="right"/>
              <w:rPr>
                <w:ins w:id="41713" w:author="KIM, Jason" w:date="2019-04-02T13:39:00Z"/>
                <w:rFonts w:ascii="Calibri" w:eastAsia="Times New Roman" w:hAnsi="Calibri" w:cs="Calibri"/>
                <w:color w:val="000000"/>
                <w:lang w:eastAsia="en-AU"/>
              </w:rPr>
            </w:pPr>
            <w:ins w:id="41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15" w:author="KIM, Jason" w:date="2019-04-02T13:39:00Z"/>
        </w:trPr>
        <w:tc>
          <w:tcPr>
            <w:tcW w:w="708" w:type="pct"/>
            <w:vMerge/>
            <w:hideMark/>
          </w:tcPr>
          <w:p w:rsidR="00110C18" w:rsidRPr="0056388D" w:rsidRDefault="00110C18" w:rsidP="00063728">
            <w:pPr>
              <w:rPr>
                <w:ins w:id="41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17" w:author="KIM, Jason" w:date="2019-04-02T13:39:00Z"/>
                <w:rFonts w:ascii="Calibri" w:eastAsia="Times New Roman" w:hAnsi="Calibri" w:cs="Calibri"/>
                <w:color w:val="000000"/>
                <w:lang w:eastAsia="en-AU"/>
              </w:rPr>
            </w:pPr>
            <w:ins w:id="41718"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19" w:author="KIM, Jason" w:date="2019-04-02T13:39:00Z"/>
                <w:rFonts w:ascii="Calibri" w:eastAsia="Times New Roman" w:hAnsi="Calibri" w:cs="Calibri"/>
                <w:color w:val="000000"/>
                <w:lang w:eastAsia="en-AU"/>
              </w:rPr>
            </w:pPr>
            <w:ins w:id="4172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21" w:author="KIM, Jason" w:date="2019-04-02T13:39:00Z"/>
                <w:rFonts w:ascii="Calibri" w:eastAsia="Times New Roman" w:hAnsi="Calibri" w:cs="Calibri"/>
                <w:color w:val="000000"/>
                <w:lang w:eastAsia="en-AU"/>
              </w:rPr>
            </w:pPr>
            <w:ins w:id="41722" w:author="KIM, Jason" w:date="2019-04-02T13:39:00Z">
              <w:r w:rsidRPr="0056388D">
                <w:rPr>
                  <w:rFonts w:ascii="Calibri" w:eastAsia="Times New Roman" w:hAnsi="Calibri" w:cs="Calibri"/>
                  <w:color w:val="000000"/>
                  <w:lang w:eastAsia="en-AU"/>
                </w:rPr>
                <w:t>LLN7345</w:t>
              </w:r>
            </w:ins>
          </w:p>
        </w:tc>
        <w:tc>
          <w:tcPr>
            <w:tcW w:w="933" w:type="pct"/>
            <w:noWrap/>
            <w:hideMark/>
          </w:tcPr>
          <w:p w:rsidR="00110C18" w:rsidRPr="0056388D" w:rsidRDefault="00110C18" w:rsidP="00063728">
            <w:pPr>
              <w:rPr>
                <w:ins w:id="41723" w:author="KIM, Jason" w:date="2019-04-02T13:39:00Z"/>
                <w:rFonts w:ascii="Calibri" w:eastAsia="Times New Roman" w:hAnsi="Calibri" w:cs="Calibri"/>
                <w:color w:val="000000"/>
                <w:lang w:eastAsia="en-AU"/>
              </w:rPr>
            </w:pPr>
            <w:ins w:id="417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25" w:author="KIM, Jason" w:date="2019-04-02T13:39:00Z"/>
                <w:rFonts w:ascii="Calibri" w:eastAsia="Times New Roman" w:hAnsi="Calibri" w:cs="Calibri"/>
                <w:color w:val="000000"/>
                <w:lang w:eastAsia="en-AU"/>
              </w:rPr>
            </w:pPr>
            <w:ins w:id="41726" w:author="KIM, Jason" w:date="2019-04-02T13:39:00Z">
              <w:r w:rsidRPr="0056388D">
                <w:rPr>
                  <w:rFonts w:ascii="Calibri" w:eastAsia="Times New Roman" w:hAnsi="Calibri" w:cs="Calibri"/>
                  <w:color w:val="000000"/>
                  <w:lang w:eastAsia="en-AU"/>
                </w:rPr>
                <w:t>Chainage 694</w:t>
              </w:r>
            </w:ins>
          </w:p>
        </w:tc>
        <w:tc>
          <w:tcPr>
            <w:tcW w:w="764" w:type="pct"/>
            <w:noWrap/>
            <w:hideMark/>
          </w:tcPr>
          <w:p w:rsidR="00110C18" w:rsidRPr="0056388D" w:rsidRDefault="00110C18" w:rsidP="00063728">
            <w:pPr>
              <w:jc w:val="right"/>
              <w:rPr>
                <w:ins w:id="41727" w:author="KIM, Jason" w:date="2019-04-02T13:39:00Z"/>
                <w:rFonts w:ascii="Calibri" w:eastAsia="Times New Roman" w:hAnsi="Calibri" w:cs="Calibri"/>
                <w:color w:val="000000"/>
                <w:lang w:eastAsia="en-AU"/>
              </w:rPr>
            </w:pPr>
            <w:ins w:id="41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29" w:author="KIM, Jason" w:date="2019-04-02T13:39:00Z"/>
        </w:trPr>
        <w:tc>
          <w:tcPr>
            <w:tcW w:w="708" w:type="pct"/>
            <w:vMerge/>
            <w:hideMark/>
          </w:tcPr>
          <w:p w:rsidR="00110C18" w:rsidRPr="0056388D" w:rsidRDefault="00110C18" w:rsidP="00063728">
            <w:pPr>
              <w:rPr>
                <w:ins w:id="41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31" w:author="KIM, Jason" w:date="2019-04-02T13:39:00Z"/>
                <w:rFonts w:ascii="Calibri" w:eastAsia="Times New Roman" w:hAnsi="Calibri" w:cs="Calibri"/>
                <w:color w:val="000000"/>
                <w:lang w:eastAsia="en-AU"/>
              </w:rPr>
            </w:pPr>
            <w:ins w:id="41732"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33" w:author="KIM, Jason" w:date="2019-04-02T13:39:00Z"/>
                <w:rFonts w:ascii="Calibri" w:eastAsia="Times New Roman" w:hAnsi="Calibri" w:cs="Calibri"/>
                <w:color w:val="000000"/>
                <w:lang w:eastAsia="en-AU"/>
              </w:rPr>
            </w:pPr>
            <w:ins w:id="4173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35" w:author="KIM, Jason" w:date="2019-04-02T13:39:00Z"/>
                <w:rFonts w:ascii="Calibri" w:eastAsia="Times New Roman" w:hAnsi="Calibri" w:cs="Calibri"/>
                <w:color w:val="000000"/>
                <w:lang w:eastAsia="en-AU"/>
              </w:rPr>
            </w:pPr>
            <w:ins w:id="41736" w:author="KIM, Jason" w:date="2019-04-02T13:39:00Z">
              <w:r w:rsidRPr="0056388D">
                <w:rPr>
                  <w:rFonts w:ascii="Calibri" w:eastAsia="Times New Roman" w:hAnsi="Calibri" w:cs="Calibri"/>
                  <w:color w:val="000000"/>
                  <w:lang w:eastAsia="en-AU"/>
                </w:rPr>
                <w:t>LLN7346</w:t>
              </w:r>
            </w:ins>
          </w:p>
        </w:tc>
        <w:tc>
          <w:tcPr>
            <w:tcW w:w="933" w:type="pct"/>
            <w:noWrap/>
            <w:hideMark/>
          </w:tcPr>
          <w:p w:rsidR="00110C18" w:rsidRPr="0056388D" w:rsidRDefault="00110C18" w:rsidP="00063728">
            <w:pPr>
              <w:rPr>
                <w:ins w:id="41737" w:author="KIM, Jason" w:date="2019-04-02T13:39:00Z"/>
                <w:rFonts w:ascii="Calibri" w:eastAsia="Times New Roman" w:hAnsi="Calibri" w:cs="Calibri"/>
                <w:color w:val="000000"/>
                <w:lang w:eastAsia="en-AU"/>
              </w:rPr>
            </w:pPr>
            <w:ins w:id="417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39" w:author="KIM, Jason" w:date="2019-04-02T13:39:00Z"/>
                <w:rFonts w:ascii="Calibri" w:eastAsia="Times New Roman" w:hAnsi="Calibri" w:cs="Calibri"/>
                <w:color w:val="000000"/>
                <w:lang w:eastAsia="en-AU"/>
              </w:rPr>
            </w:pPr>
            <w:ins w:id="41740" w:author="KIM, Jason" w:date="2019-04-02T13:39:00Z">
              <w:r w:rsidRPr="0056388D">
                <w:rPr>
                  <w:rFonts w:ascii="Calibri" w:eastAsia="Times New Roman" w:hAnsi="Calibri" w:cs="Calibri"/>
                  <w:color w:val="000000"/>
                  <w:lang w:eastAsia="en-AU"/>
                </w:rPr>
                <w:t>Chainage 704</w:t>
              </w:r>
            </w:ins>
          </w:p>
        </w:tc>
        <w:tc>
          <w:tcPr>
            <w:tcW w:w="764" w:type="pct"/>
            <w:noWrap/>
            <w:hideMark/>
          </w:tcPr>
          <w:p w:rsidR="00110C18" w:rsidRPr="0056388D" w:rsidRDefault="00110C18" w:rsidP="00063728">
            <w:pPr>
              <w:jc w:val="right"/>
              <w:rPr>
                <w:ins w:id="41741" w:author="KIM, Jason" w:date="2019-04-02T13:39:00Z"/>
                <w:rFonts w:ascii="Calibri" w:eastAsia="Times New Roman" w:hAnsi="Calibri" w:cs="Calibri"/>
                <w:color w:val="000000"/>
                <w:lang w:eastAsia="en-AU"/>
              </w:rPr>
            </w:pPr>
            <w:ins w:id="41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43" w:author="KIM, Jason" w:date="2019-04-02T13:39:00Z"/>
        </w:trPr>
        <w:tc>
          <w:tcPr>
            <w:tcW w:w="708" w:type="pct"/>
            <w:vMerge/>
            <w:hideMark/>
          </w:tcPr>
          <w:p w:rsidR="00110C18" w:rsidRPr="0056388D" w:rsidRDefault="00110C18" w:rsidP="00063728">
            <w:pPr>
              <w:rPr>
                <w:ins w:id="41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45" w:author="KIM, Jason" w:date="2019-04-02T13:39:00Z"/>
                <w:rFonts w:ascii="Calibri" w:eastAsia="Times New Roman" w:hAnsi="Calibri" w:cs="Calibri"/>
                <w:color w:val="000000"/>
                <w:lang w:eastAsia="en-AU"/>
              </w:rPr>
            </w:pPr>
            <w:ins w:id="41746"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47" w:author="KIM, Jason" w:date="2019-04-02T13:39:00Z"/>
                <w:rFonts w:ascii="Calibri" w:eastAsia="Times New Roman" w:hAnsi="Calibri" w:cs="Calibri"/>
                <w:color w:val="000000"/>
                <w:lang w:eastAsia="en-AU"/>
              </w:rPr>
            </w:pPr>
            <w:ins w:id="4174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49" w:author="KIM, Jason" w:date="2019-04-02T13:39:00Z"/>
                <w:rFonts w:ascii="Calibri" w:eastAsia="Times New Roman" w:hAnsi="Calibri" w:cs="Calibri"/>
                <w:color w:val="000000"/>
                <w:lang w:eastAsia="en-AU"/>
              </w:rPr>
            </w:pPr>
            <w:ins w:id="41750" w:author="KIM, Jason" w:date="2019-04-02T13:39:00Z">
              <w:r w:rsidRPr="0056388D">
                <w:rPr>
                  <w:rFonts w:ascii="Calibri" w:eastAsia="Times New Roman" w:hAnsi="Calibri" w:cs="Calibri"/>
                  <w:color w:val="000000"/>
                  <w:lang w:eastAsia="en-AU"/>
                </w:rPr>
                <w:t>LLN7347</w:t>
              </w:r>
            </w:ins>
          </w:p>
        </w:tc>
        <w:tc>
          <w:tcPr>
            <w:tcW w:w="933" w:type="pct"/>
            <w:noWrap/>
            <w:hideMark/>
          </w:tcPr>
          <w:p w:rsidR="00110C18" w:rsidRPr="0056388D" w:rsidRDefault="00110C18" w:rsidP="00063728">
            <w:pPr>
              <w:rPr>
                <w:ins w:id="41751" w:author="KIM, Jason" w:date="2019-04-02T13:39:00Z"/>
                <w:rFonts w:ascii="Calibri" w:eastAsia="Times New Roman" w:hAnsi="Calibri" w:cs="Calibri"/>
                <w:color w:val="000000"/>
                <w:lang w:eastAsia="en-AU"/>
              </w:rPr>
            </w:pPr>
            <w:ins w:id="417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53" w:author="KIM, Jason" w:date="2019-04-02T13:39:00Z"/>
                <w:rFonts w:ascii="Calibri" w:eastAsia="Times New Roman" w:hAnsi="Calibri" w:cs="Calibri"/>
                <w:color w:val="000000"/>
                <w:lang w:eastAsia="en-AU"/>
              </w:rPr>
            </w:pPr>
            <w:ins w:id="41754" w:author="KIM, Jason" w:date="2019-04-02T13:39:00Z">
              <w:r w:rsidRPr="0056388D">
                <w:rPr>
                  <w:rFonts w:ascii="Calibri" w:eastAsia="Times New Roman" w:hAnsi="Calibri" w:cs="Calibri"/>
                  <w:color w:val="000000"/>
                  <w:lang w:eastAsia="en-AU"/>
                </w:rPr>
                <w:t>Chainage 713</w:t>
              </w:r>
            </w:ins>
          </w:p>
        </w:tc>
        <w:tc>
          <w:tcPr>
            <w:tcW w:w="764" w:type="pct"/>
            <w:noWrap/>
            <w:hideMark/>
          </w:tcPr>
          <w:p w:rsidR="00110C18" w:rsidRPr="0056388D" w:rsidRDefault="00110C18" w:rsidP="00063728">
            <w:pPr>
              <w:jc w:val="right"/>
              <w:rPr>
                <w:ins w:id="41755" w:author="KIM, Jason" w:date="2019-04-02T13:39:00Z"/>
                <w:rFonts w:ascii="Calibri" w:eastAsia="Times New Roman" w:hAnsi="Calibri" w:cs="Calibri"/>
                <w:color w:val="000000"/>
                <w:lang w:eastAsia="en-AU"/>
              </w:rPr>
            </w:pPr>
            <w:ins w:id="41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57" w:author="KIM, Jason" w:date="2019-04-02T13:39:00Z"/>
        </w:trPr>
        <w:tc>
          <w:tcPr>
            <w:tcW w:w="708" w:type="pct"/>
            <w:vMerge w:val="restart"/>
            <w:noWrap/>
            <w:hideMark/>
          </w:tcPr>
          <w:p w:rsidR="00110C18" w:rsidRPr="0056388D" w:rsidRDefault="00110C18" w:rsidP="00063728">
            <w:pPr>
              <w:rPr>
                <w:ins w:id="41758" w:author="KIM, Jason" w:date="2019-04-02T13:39:00Z"/>
                <w:rFonts w:ascii="Calibri" w:eastAsia="Times New Roman" w:hAnsi="Calibri" w:cs="Calibri"/>
                <w:color w:val="000000"/>
                <w:lang w:eastAsia="en-AU"/>
              </w:rPr>
            </w:pPr>
            <w:ins w:id="41759" w:author="KIM, Jason" w:date="2019-04-02T13:39:00Z">
              <w:r w:rsidRPr="0056388D">
                <w:rPr>
                  <w:rFonts w:ascii="Calibri" w:eastAsia="Times New Roman" w:hAnsi="Calibri" w:cs="Calibri"/>
                  <w:color w:val="000000"/>
                  <w:lang w:eastAsia="en-AU"/>
                </w:rPr>
                <w:t>LLE94K71</w:t>
              </w:r>
            </w:ins>
          </w:p>
        </w:tc>
        <w:tc>
          <w:tcPr>
            <w:tcW w:w="605" w:type="pct"/>
            <w:noWrap/>
            <w:hideMark/>
          </w:tcPr>
          <w:p w:rsidR="00110C18" w:rsidRPr="0056388D" w:rsidRDefault="00110C18" w:rsidP="00063728">
            <w:pPr>
              <w:rPr>
                <w:ins w:id="41760" w:author="KIM, Jason" w:date="2019-04-02T13:39:00Z"/>
                <w:rFonts w:ascii="Calibri" w:eastAsia="Times New Roman" w:hAnsi="Calibri" w:cs="Calibri"/>
                <w:color w:val="000000"/>
                <w:lang w:eastAsia="en-AU"/>
              </w:rPr>
            </w:pPr>
            <w:ins w:id="41761"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62" w:author="KIM, Jason" w:date="2019-04-02T13:39:00Z"/>
                <w:rFonts w:ascii="Calibri" w:eastAsia="Times New Roman" w:hAnsi="Calibri" w:cs="Calibri"/>
                <w:color w:val="000000"/>
                <w:lang w:eastAsia="en-AU"/>
              </w:rPr>
            </w:pPr>
            <w:ins w:id="4176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64" w:author="KIM, Jason" w:date="2019-04-02T13:39:00Z"/>
                <w:rFonts w:ascii="Calibri" w:eastAsia="Times New Roman" w:hAnsi="Calibri" w:cs="Calibri"/>
                <w:color w:val="000000"/>
                <w:lang w:eastAsia="en-AU"/>
              </w:rPr>
            </w:pPr>
            <w:ins w:id="41765" w:author="KIM, Jason" w:date="2019-04-02T13:39:00Z">
              <w:r w:rsidRPr="0056388D">
                <w:rPr>
                  <w:rFonts w:ascii="Calibri" w:eastAsia="Times New Roman" w:hAnsi="Calibri" w:cs="Calibri"/>
                  <w:color w:val="000000"/>
                  <w:lang w:eastAsia="en-AU"/>
                </w:rPr>
                <w:t>LLS8327</w:t>
              </w:r>
            </w:ins>
          </w:p>
        </w:tc>
        <w:tc>
          <w:tcPr>
            <w:tcW w:w="933" w:type="pct"/>
            <w:noWrap/>
            <w:hideMark/>
          </w:tcPr>
          <w:p w:rsidR="00110C18" w:rsidRPr="0056388D" w:rsidRDefault="00110C18" w:rsidP="00063728">
            <w:pPr>
              <w:rPr>
                <w:ins w:id="41766" w:author="KIM, Jason" w:date="2019-04-02T13:39:00Z"/>
                <w:rFonts w:ascii="Calibri" w:eastAsia="Times New Roman" w:hAnsi="Calibri" w:cs="Calibri"/>
                <w:color w:val="000000"/>
                <w:lang w:eastAsia="en-AU"/>
              </w:rPr>
            </w:pPr>
            <w:ins w:id="417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68" w:author="KIM, Jason" w:date="2019-04-02T13:39:00Z"/>
                <w:rFonts w:ascii="Calibri" w:eastAsia="Times New Roman" w:hAnsi="Calibri" w:cs="Calibri"/>
                <w:color w:val="000000"/>
                <w:lang w:eastAsia="en-AU"/>
              </w:rPr>
            </w:pPr>
            <w:ins w:id="41769" w:author="KIM, Jason" w:date="2019-04-02T13:39:00Z">
              <w:r w:rsidRPr="0056388D">
                <w:rPr>
                  <w:rFonts w:ascii="Calibri" w:eastAsia="Times New Roman" w:hAnsi="Calibri" w:cs="Calibri"/>
                  <w:color w:val="000000"/>
                  <w:lang w:eastAsia="en-AU"/>
                </w:rPr>
                <w:t>Chainage 703</w:t>
              </w:r>
            </w:ins>
          </w:p>
        </w:tc>
        <w:tc>
          <w:tcPr>
            <w:tcW w:w="764" w:type="pct"/>
            <w:noWrap/>
            <w:hideMark/>
          </w:tcPr>
          <w:p w:rsidR="00110C18" w:rsidRPr="0056388D" w:rsidRDefault="00110C18" w:rsidP="00063728">
            <w:pPr>
              <w:jc w:val="right"/>
              <w:rPr>
                <w:ins w:id="41770" w:author="KIM, Jason" w:date="2019-04-02T13:39:00Z"/>
                <w:rFonts w:ascii="Calibri" w:eastAsia="Times New Roman" w:hAnsi="Calibri" w:cs="Calibri"/>
                <w:color w:val="000000"/>
                <w:lang w:eastAsia="en-AU"/>
              </w:rPr>
            </w:pPr>
            <w:ins w:id="417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72" w:author="KIM, Jason" w:date="2019-04-02T13:39:00Z"/>
        </w:trPr>
        <w:tc>
          <w:tcPr>
            <w:tcW w:w="708" w:type="pct"/>
            <w:vMerge/>
            <w:hideMark/>
          </w:tcPr>
          <w:p w:rsidR="00110C18" w:rsidRPr="0056388D" w:rsidRDefault="00110C18" w:rsidP="00063728">
            <w:pPr>
              <w:rPr>
                <w:ins w:id="417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74" w:author="KIM, Jason" w:date="2019-04-02T13:39:00Z"/>
                <w:rFonts w:ascii="Calibri" w:eastAsia="Times New Roman" w:hAnsi="Calibri" w:cs="Calibri"/>
                <w:color w:val="000000"/>
                <w:lang w:eastAsia="en-AU"/>
              </w:rPr>
            </w:pPr>
            <w:ins w:id="41775"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76" w:author="KIM, Jason" w:date="2019-04-02T13:39:00Z"/>
                <w:rFonts w:ascii="Calibri" w:eastAsia="Times New Roman" w:hAnsi="Calibri" w:cs="Calibri"/>
                <w:color w:val="000000"/>
                <w:lang w:eastAsia="en-AU"/>
              </w:rPr>
            </w:pPr>
            <w:ins w:id="4177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78" w:author="KIM, Jason" w:date="2019-04-02T13:39:00Z"/>
                <w:rFonts w:ascii="Calibri" w:eastAsia="Times New Roman" w:hAnsi="Calibri" w:cs="Calibri"/>
                <w:color w:val="000000"/>
                <w:lang w:eastAsia="en-AU"/>
              </w:rPr>
            </w:pPr>
            <w:ins w:id="41779" w:author="KIM, Jason" w:date="2019-04-02T13:39:00Z">
              <w:r w:rsidRPr="0056388D">
                <w:rPr>
                  <w:rFonts w:ascii="Calibri" w:eastAsia="Times New Roman" w:hAnsi="Calibri" w:cs="Calibri"/>
                  <w:color w:val="000000"/>
                  <w:lang w:eastAsia="en-AU"/>
                </w:rPr>
                <w:t>LLS8328</w:t>
              </w:r>
            </w:ins>
          </w:p>
        </w:tc>
        <w:tc>
          <w:tcPr>
            <w:tcW w:w="933" w:type="pct"/>
            <w:noWrap/>
            <w:hideMark/>
          </w:tcPr>
          <w:p w:rsidR="00110C18" w:rsidRPr="0056388D" w:rsidRDefault="00110C18" w:rsidP="00063728">
            <w:pPr>
              <w:rPr>
                <w:ins w:id="41780" w:author="KIM, Jason" w:date="2019-04-02T13:39:00Z"/>
                <w:rFonts w:ascii="Calibri" w:eastAsia="Times New Roman" w:hAnsi="Calibri" w:cs="Calibri"/>
                <w:color w:val="000000"/>
                <w:lang w:eastAsia="en-AU"/>
              </w:rPr>
            </w:pPr>
            <w:ins w:id="417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82" w:author="KIM, Jason" w:date="2019-04-02T13:39:00Z"/>
                <w:rFonts w:ascii="Calibri" w:eastAsia="Times New Roman" w:hAnsi="Calibri" w:cs="Calibri"/>
                <w:color w:val="000000"/>
                <w:lang w:eastAsia="en-AU"/>
              </w:rPr>
            </w:pPr>
            <w:ins w:id="41783" w:author="KIM, Jason" w:date="2019-04-02T13:39:00Z">
              <w:r w:rsidRPr="0056388D">
                <w:rPr>
                  <w:rFonts w:ascii="Calibri" w:eastAsia="Times New Roman" w:hAnsi="Calibri" w:cs="Calibri"/>
                  <w:color w:val="000000"/>
                  <w:lang w:eastAsia="en-AU"/>
                </w:rPr>
                <w:t>Chainage 693</w:t>
              </w:r>
            </w:ins>
          </w:p>
        </w:tc>
        <w:tc>
          <w:tcPr>
            <w:tcW w:w="764" w:type="pct"/>
            <w:noWrap/>
            <w:hideMark/>
          </w:tcPr>
          <w:p w:rsidR="00110C18" w:rsidRPr="0056388D" w:rsidRDefault="00110C18" w:rsidP="00063728">
            <w:pPr>
              <w:jc w:val="right"/>
              <w:rPr>
                <w:ins w:id="41784" w:author="KIM, Jason" w:date="2019-04-02T13:39:00Z"/>
                <w:rFonts w:ascii="Calibri" w:eastAsia="Times New Roman" w:hAnsi="Calibri" w:cs="Calibri"/>
                <w:color w:val="000000"/>
                <w:lang w:eastAsia="en-AU"/>
              </w:rPr>
            </w:pPr>
            <w:ins w:id="41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86" w:author="KIM, Jason" w:date="2019-04-02T13:39:00Z"/>
        </w:trPr>
        <w:tc>
          <w:tcPr>
            <w:tcW w:w="708" w:type="pct"/>
            <w:vMerge/>
            <w:hideMark/>
          </w:tcPr>
          <w:p w:rsidR="00110C18" w:rsidRPr="0056388D" w:rsidRDefault="00110C18" w:rsidP="00063728">
            <w:pPr>
              <w:rPr>
                <w:ins w:id="417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88" w:author="KIM, Jason" w:date="2019-04-02T13:39:00Z"/>
                <w:rFonts w:ascii="Calibri" w:eastAsia="Times New Roman" w:hAnsi="Calibri" w:cs="Calibri"/>
                <w:color w:val="000000"/>
                <w:lang w:eastAsia="en-AU"/>
              </w:rPr>
            </w:pPr>
            <w:ins w:id="41789"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90" w:author="KIM, Jason" w:date="2019-04-02T13:39:00Z"/>
                <w:rFonts w:ascii="Calibri" w:eastAsia="Times New Roman" w:hAnsi="Calibri" w:cs="Calibri"/>
                <w:color w:val="000000"/>
                <w:lang w:eastAsia="en-AU"/>
              </w:rPr>
            </w:pPr>
            <w:ins w:id="4179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92" w:author="KIM, Jason" w:date="2019-04-02T13:39:00Z"/>
                <w:rFonts w:ascii="Calibri" w:eastAsia="Times New Roman" w:hAnsi="Calibri" w:cs="Calibri"/>
                <w:color w:val="000000"/>
                <w:lang w:eastAsia="en-AU"/>
              </w:rPr>
            </w:pPr>
            <w:ins w:id="41793" w:author="KIM, Jason" w:date="2019-04-02T13:39:00Z">
              <w:r w:rsidRPr="0056388D">
                <w:rPr>
                  <w:rFonts w:ascii="Calibri" w:eastAsia="Times New Roman" w:hAnsi="Calibri" w:cs="Calibri"/>
                  <w:color w:val="000000"/>
                  <w:lang w:eastAsia="en-AU"/>
                </w:rPr>
                <w:t>LLS8329</w:t>
              </w:r>
            </w:ins>
          </w:p>
        </w:tc>
        <w:tc>
          <w:tcPr>
            <w:tcW w:w="933" w:type="pct"/>
            <w:noWrap/>
            <w:hideMark/>
          </w:tcPr>
          <w:p w:rsidR="00110C18" w:rsidRPr="0056388D" w:rsidRDefault="00110C18" w:rsidP="00063728">
            <w:pPr>
              <w:rPr>
                <w:ins w:id="41794" w:author="KIM, Jason" w:date="2019-04-02T13:39:00Z"/>
                <w:rFonts w:ascii="Calibri" w:eastAsia="Times New Roman" w:hAnsi="Calibri" w:cs="Calibri"/>
                <w:color w:val="000000"/>
                <w:lang w:eastAsia="en-AU"/>
              </w:rPr>
            </w:pPr>
            <w:ins w:id="417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96" w:author="KIM, Jason" w:date="2019-04-02T13:39:00Z"/>
                <w:rFonts w:ascii="Calibri" w:eastAsia="Times New Roman" w:hAnsi="Calibri" w:cs="Calibri"/>
                <w:color w:val="000000"/>
                <w:lang w:eastAsia="en-AU"/>
              </w:rPr>
            </w:pPr>
            <w:ins w:id="41797" w:author="KIM, Jason" w:date="2019-04-02T13:39:00Z">
              <w:r w:rsidRPr="0056388D">
                <w:rPr>
                  <w:rFonts w:ascii="Calibri" w:eastAsia="Times New Roman" w:hAnsi="Calibri" w:cs="Calibri"/>
                  <w:color w:val="000000"/>
                  <w:lang w:eastAsia="en-AU"/>
                </w:rPr>
                <w:t>Chainage 684</w:t>
              </w:r>
            </w:ins>
          </w:p>
        </w:tc>
        <w:tc>
          <w:tcPr>
            <w:tcW w:w="764" w:type="pct"/>
            <w:noWrap/>
            <w:hideMark/>
          </w:tcPr>
          <w:p w:rsidR="00110C18" w:rsidRPr="0056388D" w:rsidRDefault="00110C18" w:rsidP="00063728">
            <w:pPr>
              <w:jc w:val="right"/>
              <w:rPr>
                <w:ins w:id="41798" w:author="KIM, Jason" w:date="2019-04-02T13:39:00Z"/>
                <w:rFonts w:ascii="Calibri" w:eastAsia="Times New Roman" w:hAnsi="Calibri" w:cs="Calibri"/>
                <w:color w:val="000000"/>
                <w:lang w:eastAsia="en-AU"/>
              </w:rPr>
            </w:pPr>
            <w:ins w:id="41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00" w:author="KIM, Jason" w:date="2019-04-02T13:39:00Z"/>
        </w:trPr>
        <w:tc>
          <w:tcPr>
            <w:tcW w:w="708" w:type="pct"/>
            <w:vMerge/>
            <w:hideMark/>
          </w:tcPr>
          <w:p w:rsidR="00110C18" w:rsidRPr="0056388D" w:rsidRDefault="00110C18" w:rsidP="00063728">
            <w:pPr>
              <w:rPr>
                <w:ins w:id="418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02" w:author="KIM, Jason" w:date="2019-04-02T13:39:00Z"/>
                <w:rFonts w:ascii="Calibri" w:eastAsia="Times New Roman" w:hAnsi="Calibri" w:cs="Calibri"/>
                <w:color w:val="000000"/>
                <w:lang w:eastAsia="en-AU"/>
              </w:rPr>
            </w:pPr>
            <w:ins w:id="41803"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04" w:author="KIM, Jason" w:date="2019-04-02T13:39:00Z"/>
                <w:rFonts w:ascii="Calibri" w:eastAsia="Times New Roman" w:hAnsi="Calibri" w:cs="Calibri"/>
                <w:color w:val="000000"/>
                <w:lang w:eastAsia="en-AU"/>
              </w:rPr>
            </w:pPr>
            <w:ins w:id="4180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06" w:author="KIM, Jason" w:date="2019-04-02T13:39:00Z"/>
                <w:rFonts w:ascii="Calibri" w:eastAsia="Times New Roman" w:hAnsi="Calibri" w:cs="Calibri"/>
                <w:color w:val="000000"/>
                <w:lang w:eastAsia="en-AU"/>
              </w:rPr>
            </w:pPr>
            <w:ins w:id="41807" w:author="KIM, Jason" w:date="2019-04-02T13:39:00Z">
              <w:r w:rsidRPr="0056388D">
                <w:rPr>
                  <w:rFonts w:ascii="Calibri" w:eastAsia="Times New Roman" w:hAnsi="Calibri" w:cs="Calibri"/>
                  <w:color w:val="000000"/>
                  <w:lang w:eastAsia="en-AU"/>
                </w:rPr>
                <w:t>LLS8330</w:t>
              </w:r>
            </w:ins>
          </w:p>
        </w:tc>
        <w:tc>
          <w:tcPr>
            <w:tcW w:w="933" w:type="pct"/>
            <w:noWrap/>
            <w:hideMark/>
          </w:tcPr>
          <w:p w:rsidR="00110C18" w:rsidRPr="0056388D" w:rsidRDefault="00110C18" w:rsidP="00063728">
            <w:pPr>
              <w:rPr>
                <w:ins w:id="41808" w:author="KIM, Jason" w:date="2019-04-02T13:39:00Z"/>
                <w:rFonts w:ascii="Calibri" w:eastAsia="Times New Roman" w:hAnsi="Calibri" w:cs="Calibri"/>
                <w:color w:val="000000"/>
                <w:lang w:eastAsia="en-AU"/>
              </w:rPr>
            </w:pPr>
            <w:ins w:id="418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10" w:author="KIM, Jason" w:date="2019-04-02T13:39:00Z"/>
                <w:rFonts w:ascii="Calibri" w:eastAsia="Times New Roman" w:hAnsi="Calibri" w:cs="Calibri"/>
                <w:color w:val="000000"/>
                <w:lang w:eastAsia="en-AU"/>
              </w:rPr>
            </w:pPr>
            <w:ins w:id="41811" w:author="KIM, Jason" w:date="2019-04-02T13:39:00Z">
              <w:r w:rsidRPr="0056388D">
                <w:rPr>
                  <w:rFonts w:ascii="Calibri" w:eastAsia="Times New Roman" w:hAnsi="Calibri" w:cs="Calibri"/>
                  <w:color w:val="000000"/>
                  <w:lang w:eastAsia="en-AU"/>
                </w:rPr>
                <w:t>Chainage 674</w:t>
              </w:r>
            </w:ins>
          </w:p>
        </w:tc>
        <w:tc>
          <w:tcPr>
            <w:tcW w:w="764" w:type="pct"/>
            <w:noWrap/>
            <w:hideMark/>
          </w:tcPr>
          <w:p w:rsidR="00110C18" w:rsidRPr="0056388D" w:rsidRDefault="00110C18" w:rsidP="00063728">
            <w:pPr>
              <w:jc w:val="right"/>
              <w:rPr>
                <w:ins w:id="41812" w:author="KIM, Jason" w:date="2019-04-02T13:39:00Z"/>
                <w:rFonts w:ascii="Calibri" w:eastAsia="Times New Roman" w:hAnsi="Calibri" w:cs="Calibri"/>
                <w:color w:val="000000"/>
                <w:lang w:eastAsia="en-AU"/>
              </w:rPr>
            </w:pPr>
            <w:ins w:id="41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14" w:author="KIM, Jason" w:date="2019-04-02T13:39:00Z"/>
        </w:trPr>
        <w:tc>
          <w:tcPr>
            <w:tcW w:w="708" w:type="pct"/>
            <w:vMerge/>
            <w:hideMark/>
          </w:tcPr>
          <w:p w:rsidR="00110C18" w:rsidRPr="0056388D" w:rsidRDefault="00110C18" w:rsidP="00063728">
            <w:pPr>
              <w:rPr>
                <w:ins w:id="418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16" w:author="KIM, Jason" w:date="2019-04-02T13:39:00Z"/>
                <w:rFonts w:ascii="Calibri" w:eastAsia="Times New Roman" w:hAnsi="Calibri" w:cs="Calibri"/>
                <w:color w:val="000000"/>
                <w:lang w:eastAsia="en-AU"/>
              </w:rPr>
            </w:pPr>
            <w:ins w:id="41817"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18" w:author="KIM, Jason" w:date="2019-04-02T13:39:00Z"/>
                <w:rFonts w:ascii="Calibri" w:eastAsia="Times New Roman" w:hAnsi="Calibri" w:cs="Calibri"/>
                <w:color w:val="000000"/>
                <w:lang w:eastAsia="en-AU"/>
              </w:rPr>
            </w:pPr>
            <w:ins w:id="4181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20" w:author="KIM, Jason" w:date="2019-04-02T13:39:00Z"/>
                <w:rFonts w:ascii="Calibri" w:eastAsia="Times New Roman" w:hAnsi="Calibri" w:cs="Calibri"/>
                <w:color w:val="000000"/>
                <w:lang w:eastAsia="en-AU"/>
              </w:rPr>
            </w:pPr>
            <w:ins w:id="41821" w:author="KIM, Jason" w:date="2019-04-02T13:39:00Z">
              <w:r w:rsidRPr="0056388D">
                <w:rPr>
                  <w:rFonts w:ascii="Calibri" w:eastAsia="Times New Roman" w:hAnsi="Calibri" w:cs="Calibri"/>
                  <w:color w:val="000000"/>
                  <w:lang w:eastAsia="en-AU"/>
                </w:rPr>
                <w:t>LLS8331</w:t>
              </w:r>
            </w:ins>
          </w:p>
        </w:tc>
        <w:tc>
          <w:tcPr>
            <w:tcW w:w="933" w:type="pct"/>
            <w:noWrap/>
            <w:hideMark/>
          </w:tcPr>
          <w:p w:rsidR="00110C18" w:rsidRPr="0056388D" w:rsidRDefault="00110C18" w:rsidP="00063728">
            <w:pPr>
              <w:rPr>
                <w:ins w:id="41822" w:author="KIM, Jason" w:date="2019-04-02T13:39:00Z"/>
                <w:rFonts w:ascii="Calibri" w:eastAsia="Times New Roman" w:hAnsi="Calibri" w:cs="Calibri"/>
                <w:color w:val="000000"/>
                <w:lang w:eastAsia="en-AU"/>
              </w:rPr>
            </w:pPr>
            <w:ins w:id="418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24" w:author="KIM, Jason" w:date="2019-04-02T13:39:00Z"/>
                <w:rFonts w:ascii="Calibri" w:eastAsia="Times New Roman" w:hAnsi="Calibri" w:cs="Calibri"/>
                <w:color w:val="000000"/>
                <w:lang w:eastAsia="en-AU"/>
              </w:rPr>
            </w:pPr>
            <w:ins w:id="41825" w:author="KIM, Jason" w:date="2019-04-02T13:39:00Z">
              <w:r w:rsidRPr="0056388D">
                <w:rPr>
                  <w:rFonts w:ascii="Calibri" w:eastAsia="Times New Roman" w:hAnsi="Calibri" w:cs="Calibri"/>
                  <w:color w:val="000000"/>
                  <w:lang w:eastAsia="en-AU"/>
                </w:rPr>
                <w:t>Chainage 665</w:t>
              </w:r>
            </w:ins>
          </w:p>
        </w:tc>
        <w:tc>
          <w:tcPr>
            <w:tcW w:w="764" w:type="pct"/>
            <w:noWrap/>
            <w:hideMark/>
          </w:tcPr>
          <w:p w:rsidR="00110C18" w:rsidRPr="0056388D" w:rsidRDefault="00110C18" w:rsidP="00063728">
            <w:pPr>
              <w:jc w:val="right"/>
              <w:rPr>
                <w:ins w:id="41826" w:author="KIM, Jason" w:date="2019-04-02T13:39:00Z"/>
                <w:rFonts w:ascii="Calibri" w:eastAsia="Times New Roman" w:hAnsi="Calibri" w:cs="Calibri"/>
                <w:color w:val="000000"/>
                <w:lang w:eastAsia="en-AU"/>
              </w:rPr>
            </w:pPr>
            <w:ins w:id="41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28" w:author="KIM, Jason" w:date="2019-04-02T13:39:00Z"/>
        </w:trPr>
        <w:tc>
          <w:tcPr>
            <w:tcW w:w="708" w:type="pct"/>
            <w:vMerge/>
            <w:hideMark/>
          </w:tcPr>
          <w:p w:rsidR="00110C18" w:rsidRPr="0056388D" w:rsidRDefault="00110C18" w:rsidP="00063728">
            <w:pPr>
              <w:rPr>
                <w:ins w:id="418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30" w:author="KIM, Jason" w:date="2019-04-02T13:39:00Z"/>
                <w:rFonts w:ascii="Calibri" w:eastAsia="Times New Roman" w:hAnsi="Calibri" w:cs="Calibri"/>
                <w:color w:val="000000"/>
                <w:lang w:eastAsia="en-AU"/>
              </w:rPr>
            </w:pPr>
            <w:ins w:id="41831"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32" w:author="KIM, Jason" w:date="2019-04-02T13:39:00Z"/>
                <w:rFonts w:ascii="Calibri" w:eastAsia="Times New Roman" w:hAnsi="Calibri" w:cs="Calibri"/>
                <w:color w:val="000000"/>
                <w:lang w:eastAsia="en-AU"/>
              </w:rPr>
            </w:pPr>
            <w:ins w:id="4183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34" w:author="KIM, Jason" w:date="2019-04-02T13:39:00Z"/>
                <w:rFonts w:ascii="Calibri" w:eastAsia="Times New Roman" w:hAnsi="Calibri" w:cs="Calibri"/>
                <w:color w:val="000000"/>
                <w:lang w:eastAsia="en-AU"/>
              </w:rPr>
            </w:pPr>
            <w:ins w:id="41835" w:author="KIM, Jason" w:date="2019-04-02T13:39:00Z">
              <w:r w:rsidRPr="0056388D">
                <w:rPr>
                  <w:rFonts w:ascii="Calibri" w:eastAsia="Times New Roman" w:hAnsi="Calibri" w:cs="Calibri"/>
                  <w:color w:val="000000"/>
                  <w:lang w:eastAsia="en-AU"/>
                </w:rPr>
                <w:t>LLS8332</w:t>
              </w:r>
            </w:ins>
          </w:p>
        </w:tc>
        <w:tc>
          <w:tcPr>
            <w:tcW w:w="933" w:type="pct"/>
            <w:noWrap/>
            <w:hideMark/>
          </w:tcPr>
          <w:p w:rsidR="00110C18" w:rsidRPr="0056388D" w:rsidRDefault="00110C18" w:rsidP="00063728">
            <w:pPr>
              <w:rPr>
                <w:ins w:id="41836" w:author="KIM, Jason" w:date="2019-04-02T13:39:00Z"/>
                <w:rFonts w:ascii="Calibri" w:eastAsia="Times New Roman" w:hAnsi="Calibri" w:cs="Calibri"/>
                <w:color w:val="000000"/>
                <w:lang w:eastAsia="en-AU"/>
              </w:rPr>
            </w:pPr>
            <w:ins w:id="418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38" w:author="KIM, Jason" w:date="2019-04-02T13:39:00Z"/>
                <w:rFonts w:ascii="Calibri" w:eastAsia="Times New Roman" w:hAnsi="Calibri" w:cs="Calibri"/>
                <w:color w:val="000000"/>
                <w:lang w:eastAsia="en-AU"/>
              </w:rPr>
            </w:pPr>
            <w:ins w:id="41839" w:author="KIM, Jason" w:date="2019-04-02T13:39:00Z">
              <w:r w:rsidRPr="0056388D">
                <w:rPr>
                  <w:rFonts w:ascii="Calibri" w:eastAsia="Times New Roman" w:hAnsi="Calibri" w:cs="Calibri"/>
                  <w:color w:val="000000"/>
                  <w:lang w:eastAsia="en-AU"/>
                </w:rPr>
                <w:t>Chainage 655</w:t>
              </w:r>
            </w:ins>
          </w:p>
        </w:tc>
        <w:tc>
          <w:tcPr>
            <w:tcW w:w="764" w:type="pct"/>
            <w:noWrap/>
            <w:hideMark/>
          </w:tcPr>
          <w:p w:rsidR="00110C18" w:rsidRPr="0056388D" w:rsidRDefault="00110C18" w:rsidP="00063728">
            <w:pPr>
              <w:jc w:val="right"/>
              <w:rPr>
                <w:ins w:id="41840" w:author="KIM, Jason" w:date="2019-04-02T13:39:00Z"/>
                <w:rFonts w:ascii="Calibri" w:eastAsia="Times New Roman" w:hAnsi="Calibri" w:cs="Calibri"/>
                <w:color w:val="000000"/>
                <w:lang w:eastAsia="en-AU"/>
              </w:rPr>
            </w:pPr>
            <w:ins w:id="41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42" w:author="KIM, Jason" w:date="2019-04-02T13:39:00Z"/>
        </w:trPr>
        <w:tc>
          <w:tcPr>
            <w:tcW w:w="708" w:type="pct"/>
            <w:vMerge/>
            <w:hideMark/>
          </w:tcPr>
          <w:p w:rsidR="00110C18" w:rsidRPr="0056388D" w:rsidRDefault="00110C18" w:rsidP="00063728">
            <w:pPr>
              <w:rPr>
                <w:ins w:id="418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44" w:author="KIM, Jason" w:date="2019-04-02T13:39:00Z"/>
                <w:rFonts w:ascii="Calibri" w:eastAsia="Times New Roman" w:hAnsi="Calibri" w:cs="Calibri"/>
                <w:color w:val="000000"/>
                <w:lang w:eastAsia="en-AU"/>
              </w:rPr>
            </w:pPr>
            <w:ins w:id="41845"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46" w:author="KIM, Jason" w:date="2019-04-02T13:39:00Z"/>
                <w:rFonts w:ascii="Calibri" w:eastAsia="Times New Roman" w:hAnsi="Calibri" w:cs="Calibri"/>
                <w:color w:val="000000"/>
                <w:lang w:eastAsia="en-AU"/>
              </w:rPr>
            </w:pPr>
            <w:ins w:id="4184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48" w:author="KIM, Jason" w:date="2019-04-02T13:39:00Z"/>
                <w:rFonts w:ascii="Calibri" w:eastAsia="Times New Roman" w:hAnsi="Calibri" w:cs="Calibri"/>
                <w:color w:val="000000"/>
                <w:lang w:eastAsia="en-AU"/>
              </w:rPr>
            </w:pPr>
            <w:ins w:id="41849" w:author="KIM, Jason" w:date="2019-04-02T13:39:00Z">
              <w:r w:rsidRPr="0056388D">
                <w:rPr>
                  <w:rFonts w:ascii="Calibri" w:eastAsia="Times New Roman" w:hAnsi="Calibri" w:cs="Calibri"/>
                  <w:color w:val="000000"/>
                  <w:lang w:eastAsia="en-AU"/>
                </w:rPr>
                <w:t>LLS8333</w:t>
              </w:r>
            </w:ins>
          </w:p>
        </w:tc>
        <w:tc>
          <w:tcPr>
            <w:tcW w:w="933" w:type="pct"/>
            <w:noWrap/>
            <w:hideMark/>
          </w:tcPr>
          <w:p w:rsidR="00110C18" w:rsidRPr="0056388D" w:rsidRDefault="00110C18" w:rsidP="00063728">
            <w:pPr>
              <w:rPr>
                <w:ins w:id="41850" w:author="KIM, Jason" w:date="2019-04-02T13:39:00Z"/>
                <w:rFonts w:ascii="Calibri" w:eastAsia="Times New Roman" w:hAnsi="Calibri" w:cs="Calibri"/>
                <w:color w:val="000000"/>
                <w:lang w:eastAsia="en-AU"/>
              </w:rPr>
            </w:pPr>
            <w:ins w:id="418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52" w:author="KIM, Jason" w:date="2019-04-02T13:39:00Z"/>
                <w:rFonts w:ascii="Calibri" w:eastAsia="Times New Roman" w:hAnsi="Calibri" w:cs="Calibri"/>
                <w:color w:val="000000"/>
                <w:lang w:eastAsia="en-AU"/>
              </w:rPr>
            </w:pPr>
            <w:ins w:id="41853" w:author="KIM, Jason" w:date="2019-04-02T13:39:00Z">
              <w:r w:rsidRPr="0056388D">
                <w:rPr>
                  <w:rFonts w:ascii="Calibri" w:eastAsia="Times New Roman" w:hAnsi="Calibri" w:cs="Calibri"/>
                  <w:color w:val="000000"/>
                  <w:lang w:eastAsia="en-AU"/>
                </w:rPr>
                <w:t>Chainage 645</w:t>
              </w:r>
            </w:ins>
          </w:p>
        </w:tc>
        <w:tc>
          <w:tcPr>
            <w:tcW w:w="764" w:type="pct"/>
            <w:noWrap/>
            <w:hideMark/>
          </w:tcPr>
          <w:p w:rsidR="00110C18" w:rsidRPr="0056388D" w:rsidRDefault="00110C18" w:rsidP="00063728">
            <w:pPr>
              <w:jc w:val="right"/>
              <w:rPr>
                <w:ins w:id="41854" w:author="KIM, Jason" w:date="2019-04-02T13:39:00Z"/>
                <w:rFonts w:ascii="Calibri" w:eastAsia="Times New Roman" w:hAnsi="Calibri" w:cs="Calibri"/>
                <w:color w:val="000000"/>
                <w:lang w:eastAsia="en-AU"/>
              </w:rPr>
            </w:pPr>
            <w:ins w:id="41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56" w:author="KIM, Jason" w:date="2019-04-02T13:39:00Z"/>
        </w:trPr>
        <w:tc>
          <w:tcPr>
            <w:tcW w:w="708" w:type="pct"/>
            <w:vMerge/>
            <w:hideMark/>
          </w:tcPr>
          <w:p w:rsidR="00110C18" w:rsidRPr="0056388D" w:rsidRDefault="00110C18" w:rsidP="00063728">
            <w:pPr>
              <w:rPr>
                <w:ins w:id="418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58" w:author="KIM, Jason" w:date="2019-04-02T13:39:00Z"/>
                <w:rFonts w:ascii="Calibri" w:eastAsia="Times New Roman" w:hAnsi="Calibri" w:cs="Calibri"/>
                <w:color w:val="000000"/>
                <w:lang w:eastAsia="en-AU"/>
              </w:rPr>
            </w:pPr>
            <w:ins w:id="41859"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60" w:author="KIM, Jason" w:date="2019-04-02T13:39:00Z"/>
                <w:rFonts w:ascii="Calibri" w:eastAsia="Times New Roman" w:hAnsi="Calibri" w:cs="Calibri"/>
                <w:color w:val="000000"/>
                <w:lang w:eastAsia="en-AU"/>
              </w:rPr>
            </w:pPr>
            <w:ins w:id="4186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62" w:author="KIM, Jason" w:date="2019-04-02T13:39:00Z"/>
                <w:rFonts w:ascii="Calibri" w:eastAsia="Times New Roman" w:hAnsi="Calibri" w:cs="Calibri"/>
                <w:color w:val="000000"/>
                <w:lang w:eastAsia="en-AU"/>
              </w:rPr>
            </w:pPr>
            <w:ins w:id="41863" w:author="KIM, Jason" w:date="2019-04-02T13:39:00Z">
              <w:r w:rsidRPr="0056388D">
                <w:rPr>
                  <w:rFonts w:ascii="Calibri" w:eastAsia="Times New Roman" w:hAnsi="Calibri" w:cs="Calibri"/>
                  <w:color w:val="000000"/>
                  <w:lang w:eastAsia="en-AU"/>
                </w:rPr>
                <w:t>LLS8334</w:t>
              </w:r>
            </w:ins>
          </w:p>
        </w:tc>
        <w:tc>
          <w:tcPr>
            <w:tcW w:w="933" w:type="pct"/>
            <w:noWrap/>
            <w:hideMark/>
          </w:tcPr>
          <w:p w:rsidR="00110C18" w:rsidRPr="0056388D" w:rsidRDefault="00110C18" w:rsidP="00063728">
            <w:pPr>
              <w:rPr>
                <w:ins w:id="41864" w:author="KIM, Jason" w:date="2019-04-02T13:39:00Z"/>
                <w:rFonts w:ascii="Calibri" w:eastAsia="Times New Roman" w:hAnsi="Calibri" w:cs="Calibri"/>
                <w:color w:val="000000"/>
                <w:lang w:eastAsia="en-AU"/>
              </w:rPr>
            </w:pPr>
            <w:ins w:id="418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66" w:author="KIM, Jason" w:date="2019-04-02T13:39:00Z"/>
                <w:rFonts w:ascii="Calibri" w:eastAsia="Times New Roman" w:hAnsi="Calibri" w:cs="Calibri"/>
                <w:color w:val="000000"/>
                <w:lang w:eastAsia="en-AU"/>
              </w:rPr>
            </w:pPr>
            <w:ins w:id="41867" w:author="KIM, Jason" w:date="2019-04-02T13:39:00Z">
              <w:r w:rsidRPr="0056388D">
                <w:rPr>
                  <w:rFonts w:ascii="Calibri" w:eastAsia="Times New Roman" w:hAnsi="Calibri" w:cs="Calibri"/>
                  <w:color w:val="000000"/>
                  <w:lang w:eastAsia="en-AU"/>
                </w:rPr>
                <w:t>Chainage 635</w:t>
              </w:r>
            </w:ins>
          </w:p>
        </w:tc>
        <w:tc>
          <w:tcPr>
            <w:tcW w:w="764" w:type="pct"/>
            <w:noWrap/>
            <w:hideMark/>
          </w:tcPr>
          <w:p w:rsidR="00110C18" w:rsidRPr="0056388D" w:rsidRDefault="00110C18" w:rsidP="00063728">
            <w:pPr>
              <w:jc w:val="right"/>
              <w:rPr>
                <w:ins w:id="41868" w:author="KIM, Jason" w:date="2019-04-02T13:39:00Z"/>
                <w:rFonts w:ascii="Calibri" w:eastAsia="Times New Roman" w:hAnsi="Calibri" w:cs="Calibri"/>
                <w:color w:val="000000"/>
                <w:lang w:eastAsia="en-AU"/>
              </w:rPr>
            </w:pPr>
            <w:ins w:id="41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70" w:author="KIM, Jason" w:date="2019-04-02T13:39:00Z"/>
        </w:trPr>
        <w:tc>
          <w:tcPr>
            <w:tcW w:w="708" w:type="pct"/>
            <w:vMerge/>
            <w:hideMark/>
          </w:tcPr>
          <w:p w:rsidR="00110C18" w:rsidRPr="0056388D" w:rsidRDefault="00110C18" w:rsidP="00063728">
            <w:pPr>
              <w:rPr>
                <w:ins w:id="41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72" w:author="KIM, Jason" w:date="2019-04-02T13:39:00Z"/>
                <w:rFonts w:ascii="Calibri" w:eastAsia="Times New Roman" w:hAnsi="Calibri" w:cs="Calibri"/>
                <w:color w:val="000000"/>
                <w:lang w:eastAsia="en-AU"/>
              </w:rPr>
            </w:pPr>
            <w:ins w:id="41873"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74" w:author="KIM, Jason" w:date="2019-04-02T13:39:00Z"/>
                <w:rFonts w:ascii="Calibri" w:eastAsia="Times New Roman" w:hAnsi="Calibri" w:cs="Calibri"/>
                <w:color w:val="000000"/>
                <w:lang w:eastAsia="en-AU"/>
              </w:rPr>
            </w:pPr>
            <w:ins w:id="4187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76" w:author="KIM, Jason" w:date="2019-04-02T13:39:00Z"/>
                <w:rFonts w:ascii="Calibri" w:eastAsia="Times New Roman" w:hAnsi="Calibri" w:cs="Calibri"/>
                <w:color w:val="000000"/>
                <w:lang w:eastAsia="en-AU"/>
              </w:rPr>
            </w:pPr>
            <w:ins w:id="41877" w:author="KIM, Jason" w:date="2019-04-02T13:39:00Z">
              <w:r w:rsidRPr="0056388D">
                <w:rPr>
                  <w:rFonts w:ascii="Calibri" w:eastAsia="Times New Roman" w:hAnsi="Calibri" w:cs="Calibri"/>
                  <w:color w:val="000000"/>
                  <w:lang w:eastAsia="en-AU"/>
                </w:rPr>
                <w:t>LLS8335</w:t>
              </w:r>
            </w:ins>
          </w:p>
        </w:tc>
        <w:tc>
          <w:tcPr>
            <w:tcW w:w="933" w:type="pct"/>
            <w:noWrap/>
            <w:hideMark/>
          </w:tcPr>
          <w:p w:rsidR="00110C18" w:rsidRPr="0056388D" w:rsidRDefault="00110C18" w:rsidP="00063728">
            <w:pPr>
              <w:rPr>
                <w:ins w:id="41878" w:author="KIM, Jason" w:date="2019-04-02T13:39:00Z"/>
                <w:rFonts w:ascii="Calibri" w:eastAsia="Times New Roman" w:hAnsi="Calibri" w:cs="Calibri"/>
                <w:color w:val="000000"/>
                <w:lang w:eastAsia="en-AU"/>
              </w:rPr>
            </w:pPr>
            <w:ins w:id="418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80" w:author="KIM, Jason" w:date="2019-04-02T13:39:00Z"/>
                <w:rFonts w:ascii="Calibri" w:eastAsia="Times New Roman" w:hAnsi="Calibri" w:cs="Calibri"/>
                <w:color w:val="000000"/>
                <w:lang w:eastAsia="en-AU"/>
              </w:rPr>
            </w:pPr>
            <w:ins w:id="41881" w:author="KIM, Jason" w:date="2019-04-02T13:39:00Z">
              <w:r w:rsidRPr="0056388D">
                <w:rPr>
                  <w:rFonts w:ascii="Calibri" w:eastAsia="Times New Roman" w:hAnsi="Calibri" w:cs="Calibri"/>
                  <w:color w:val="000000"/>
                  <w:lang w:eastAsia="en-AU"/>
                </w:rPr>
                <w:t>Chainage 626</w:t>
              </w:r>
            </w:ins>
          </w:p>
        </w:tc>
        <w:tc>
          <w:tcPr>
            <w:tcW w:w="764" w:type="pct"/>
            <w:noWrap/>
            <w:hideMark/>
          </w:tcPr>
          <w:p w:rsidR="00110C18" w:rsidRPr="0056388D" w:rsidRDefault="00110C18" w:rsidP="00063728">
            <w:pPr>
              <w:jc w:val="right"/>
              <w:rPr>
                <w:ins w:id="41882" w:author="KIM, Jason" w:date="2019-04-02T13:39:00Z"/>
                <w:rFonts w:ascii="Calibri" w:eastAsia="Times New Roman" w:hAnsi="Calibri" w:cs="Calibri"/>
                <w:color w:val="000000"/>
                <w:lang w:eastAsia="en-AU"/>
              </w:rPr>
            </w:pPr>
            <w:ins w:id="41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84" w:author="KIM, Jason" w:date="2019-04-02T13:39:00Z"/>
        </w:trPr>
        <w:tc>
          <w:tcPr>
            <w:tcW w:w="708" w:type="pct"/>
            <w:vMerge/>
            <w:hideMark/>
          </w:tcPr>
          <w:p w:rsidR="00110C18" w:rsidRPr="0056388D" w:rsidRDefault="00110C18" w:rsidP="00063728">
            <w:pPr>
              <w:rPr>
                <w:ins w:id="41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86" w:author="KIM, Jason" w:date="2019-04-02T13:39:00Z"/>
                <w:rFonts w:ascii="Calibri" w:eastAsia="Times New Roman" w:hAnsi="Calibri" w:cs="Calibri"/>
                <w:color w:val="000000"/>
                <w:lang w:eastAsia="en-AU"/>
              </w:rPr>
            </w:pPr>
            <w:ins w:id="41887"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88" w:author="KIM, Jason" w:date="2019-04-02T13:39:00Z"/>
                <w:rFonts w:ascii="Calibri" w:eastAsia="Times New Roman" w:hAnsi="Calibri" w:cs="Calibri"/>
                <w:color w:val="000000"/>
                <w:lang w:eastAsia="en-AU"/>
              </w:rPr>
            </w:pPr>
            <w:ins w:id="4188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90" w:author="KIM, Jason" w:date="2019-04-02T13:39:00Z"/>
                <w:rFonts w:ascii="Calibri" w:eastAsia="Times New Roman" w:hAnsi="Calibri" w:cs="Calibri"/>
                <w:color w:val="000000"/>
                <w:lang w:eastAsia="en-AU"/>
              </w:rPr>
            </w:pPr>
            <w:ins w:id="41891" w:author="KIM, Jason" w:date="2019-04-02T13:39:00Z">
              <w:r w:rsidRPr="0056388D">
                <w:rPr>
                  <w:rFonts w:ascii="Calibri" w:eastAsia="Times New Roman" w:hAnsi="Calibri" w:cs="Calibri"/>
                  <w:color w:val="000000"/>
                  <w:lang w:eastAsia="en-AU"/>
                </w:rPr>
                <w:t>LLS8336</w:t>
              </w:r>
            </w:ins>
          </w:p>
        </w:tc>
        <w:tc>
          <w:tcPr>
            <w:tcW w:w="933" w:type="pct"/>
            <w:noWrap/>
            <w:hideMark/>
          </w:tcPr>
          <w:p w:rsidR="00110C18" w:rsidRPr="0056388D" w:rsidRDefault="00110C18" w:rsidP="00063728">
            <w:pPr>
              <w:rPr>
                <w:ins w:id="41892" w:author="KIM, Jason" w:date="2019-04-02T13:39:00Z"/>
                <w:rFonts w:ascii="Calibri" w:eastAsia="Times New Roman" w:hAnsi="Calibri" w:cs="Calibri"/>
                <w:color w:val="000000"/>
                <w:lang w:eastAsia="en-AU"/>
              </w:rPr>
            </w:pPr>
            <w:ins w:id="418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94" w:author="KIM, Jason" w:date="2019-04-02T13:39:00Z"/>
                <w:rFonts w:ascii="Calibri" w:eastAsia="Times New Roman" w:hAnsi="Calibri" w:cs="Calibri"/>
                <w:color w:val="000000"/>
                <w:lang w:eastAsia="en-AU"/>
              </w:rPr>
            </w:pPr>
            <w:ins w:id="41895" w:author="KIM, Jason" w:date="2019-04-02T13:39:00Z">
              <w:r w:rsidRPr="0056388D">
                <w:rPr>
                  <w:rFonts w:ascii="Calibri" w:eastAsia="Times New Roman" w:hAnsi="Calibri" w:cs="Calibri"/>
                  <w:color w:val="000000"/>
                  <w:lang w:eastAsia="en-AU"/>
                </w:rPr>
                <w:t>Chainage 616</w:t>
              </w:r>
            </w:ins>
          </w:p>
        </w:tc>
        <w:tc>
          <w:tcPr>
            <w:tcW w:w="764" w:type="pct"/>
            <w:noWrap/>
            <w:hideMark/>
          </w:tcPr>
          <w:p w:rsidR="00110C18" w:rsidRPr="0056388D" w:rsidRDefault="00110C18" w:rsidP="00063728">
            <w:pPr>
              <w:jc w:val="right"/>
              <w:rPr>
                <w:ins w:id="41896" w:author="KIM, Jason" w:date="2019-04-02T13:39:00Z"/>
                <w:rFonts w:ascii="Calibri" w:eastAsia="Times New Roman" w:hAnsi="Calibri" w:cs="Calibri"/>
                <w:color w:val="000000"/>
                <w:lang w:eastAsia="en-AU"/>
              </w:rPr>
            </w:pPr>
            <w:ins w:id="41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98" w:author="KIM, Jason" w:date="2019-04-02T13:39:00Z"/>
        </w:trPr>
        <w:tc>
          <w:tcPr>
            <w:tcW w:w="708" w:type="pct"/>
            <w:vMerge/>
            <w:hideMark/>
          </w:tcPr>
          <w:p w:rsidR="00110C18" w:rsidRPr="0056388D" w:rsidRDefault="00110C18" w:rsidP="00063728">
            <w:pPr>
              <w:rPr>
                <w:ins w:id="41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00" w:author="KIM, Jason" w:date="2019-04-02T13:39:00Z"/>
                <w:rFonts w:ascii="Calibri" w:eastAsia="Times New Roman" w:hAnsi="Calibri" w:cs="Calibri"/>
                <w:color w:val="000000"/>
                <w:lang w:eastAsia="en-AU"/>
              </w:rPr>
            </w:pPr>
            <w:ins w:id="41901"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902" w:author="KIM, Jason" w:date="2019-04-02T13:39:00Z"/>
                <w:rFonts w:ascii="Calibri" w:eastAsia="Times New Roman" w:hAnsi="Calibri" w:cs="Calibri"/>
                <w:color w:val="000000"/>
                <w:lang w:eastAsia="en-AU"/>
              </w:rPr>
            </w:pPr>
            <w:ins w:id="4190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04" w:author="KIM, Jason" w:date="2019-04-02T13:39:00Z"/>
                <w:rFonts w:ascii="Calibri" w:eastAsia="Times New Roman" w:hAnsi="Calibri" w:cs="Calibri"/>
                <w:color w:val="000000"/>
                <w:lang w:eastAsia="en-AU"/>
              </w:rPr>
            </w:pPr>
            <w:ins w:id="41905" w:author="KIM, Jason" w:date="2019-04-02T13:39:00Z">
              <w:r w:rsidRPr="0056388D">
                <w:rPr>
                  <w:rFonts w:ascii="Calibri" w:eastAsia="Times New Roman" w:hAnsi="Calibri" w:cs="Calibri"/>
                  <w:color w:val="000000"/>
                  <w:lang w:eastAsia="en-AU"/>
                </w:rPr>
                <w:t>LLS8337</w:t>
              </w:r>
            </w:ins>
          </w:p>
        </w:tc>
        <w:tc>
          <w:tcPr>
            <w:tcW w:w="933" w:type="pct"/>
            <w:noWrap/>
            <w:hideMark/>
          </w:tcPr>
          <w:p w:rsidR="00110C18" w:rsidRPr="0056388D" w:rsidRDefault="00110C18" w:rsidP="00063728">
            <w:pPr>
              <w:rPr>
                <w:ins w:id="41906" w:author="KIM, Jason" w:date="2019-04-02T13:39:00Z"/>
                <w:rFonts w:ascii="Calibri" w:eastAsia="Times New Roman" w:hAnsi="Calibri" w:cs="Calibri"/>
                <w:color w:val="000000"/>
                <w:lang w:eastAsia="en-AU"/>
              </w:rPr>
            </w:pPr>
            <w:ins w:id="419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08" w:author="KIM, Jason" w:date="2019-04-02T13:39:00Z"/>
                <w:rFonts w:ascii="Calibri" w:eastAsia="Times New Roman" w:hAnsi="Calibri" w:cs="Calibri"/>
                <w:color w:val="000000"/>
                <w:lang w:eastAsia="en-AU"/>
              </w:rPr>
            </w:pPr>
            <w:ins w:id="41909" w:author="KIM, Jason" w:date="2019-04-02T13:39:00Z">
              <w:r w:rsidRPr="0056388D">
                <w:rPr>
                  <w:rFonts w:ascii="Calibri" w:eastAsia="Times New Roman" w:hAnsi="Calibri" w:cs="Calibri"/>
                  <w:color w:val="000000"/>
                  <w:lang w:eastAsia="en-AU"/>
                </w:rPr>
                <w:t>Chainage 607</w:t>
              </w:r>
            </w:ins>
          </w:p>
        </w:tc>
        <w:tc>
          <w:tcPr>
            <w:tcW w:w="764" w:type="pct"/>
            <w:noWrap/>
            <w:hideMark/>
          </w:tcPr>
          <w:p w:rsidR="00110C18" w:rsidRPr="0056388D" w:rsidRDefault="00110C18" w:rsidP="00063728">
            <w:pPr>
              <w:jc w:val="right"/>
              <w:rPr>
                <w:ins w:id="41910" w:author="KIM, Jason" w:date="2019-04-02T13:39:00Z"/>
                <w:rFonts w:ascii="Calibri" w:eastAsia="Times New Roman" w:hAnsi="Calibri" w:cs="Calibri"/>
                <w:color w:val="000000"/>
                <w:lang w:eastAsia="en-AU"/>
              </w:rPr>
            </w:pPr>
            <w:ins w:id="41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12" w:author="KIM, Jason" w:date="2019-04-02T13:39:00Z"/>
        </w:trPr>
        <w:tc>
          <w:tcPr>
            <w:tcW w:w="708" w:type="pct"/>
            <w:vMerge w:val="restart"/>
            <w:noWrap/>
            <w:hideMark/>
          </w:tcPr>
          <w:p w:rsidR="00110C18" w:rsidRPr="0056388D" w:rsidRDefault="00110C18" w:rsidP="00063728">
            <w:pPr>
              <w:rPr>
                <w:ins w:id="41913" w:author="KIM, Jason" w:date="2019-04-02T13:39:00Z"/>
                <w:rFonts w:ascii="Calibri" w:eastAsia="Times New Roman" w:hAnsi="Calibri" w:cs="Calibri"/>
                <w:color w:val="000000"/>
                <w:lang w:eastAsia="en-AU"/>
              </w:rPr>
            </w:pPr>
            <w:ins w:id="41914" w:author="KIM, Jason" w:date="2019-04-02T13:39:00Z">
              <w:r w:rsidRPr="0056388D">
                <w:rPr>
                  <w:rFonts w:ascii="Calibri" w:eastAsia="Times New Roman" w:hAnsi="Calibri" w:cs="Calibri"/>
                  <w:color w:val="000000"/>
                  <w:lang w:eastAsia="en-AU"/>
                </w:rPr>
                <w:t>LLE94K81</w:t>
              </w:r>
            </w:ins>
          </w:p>
        </w:tc>
        <w:tc>
          <w:tcPr>
            <w:tcW w:w="605" w:type="pct"/>
            <w:noWrap/>
            <w:hideMark/>
          </w:tcPr>
          <w:p w:rsidR="00110C18" w:rsidRPr="0056388D" w:rsidRDefault="00110C18" w:rsidP="00063728">
            <w:pPr>
              <w:rPr>
                <w:ins w:id="41915" w:author="KIM, Jason" w:date="2019-04-02T13:39:00Z"/>
                <w:rFonts w:ascii="Calibri" w:eastAsia="Times New Roman" w:hAnsi="Calibri" w:cs="Calibri"/>
                <w:color w:val="000000"/>
                <w:lang w:eastAsia="en-AU"/>
              </w:rPr>
            </w:pPr>
            <w:ins w:id="41916"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17" w:author="KIM, Jason" w:date="2019-04-02T13:39:00Z"/>
                <w:rFonts w:ascii="Calibri" w:eastAsia="Times New Roman" w:hAnsi="Calibri" w:cs="Calibri"/>
                <w:color w:val="000000"/>
                <w:lang w:eastAsia="en-AU"/>
              </w:rPr>
            </w:pPr>
            <w:ins w:id="4191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19" w:author="KIM, Jason" w:date="2019-04-02T13:39:00Z"/>
                <w:rFonts w:ascii="Calibri" w:eastAsia="Times New Roman" w:hAnsi="Calibri" w:cs="Calibri"/>
                <w:color w:val="000000"/>
                <w:lang w:eastAsia="en-AU"/>
              </w:rPr>
            </w:pPr>
            <w:ins w:id="41920" w:author="KIM, Jason" w:date="2019-04-02T13:39:00Z">
              <w:r w:rsidRPr="0056388D">
                <w:rPr>
                  <w:rFonts w:ascii="Calibri" w:eastAsia="Times New Roman" w:hAnsi="Calibri" w:cs="Calibri"/>
                  <w:color w:val="000000"/>
                  <w:lang w:eastAsia="en-AU"/>
                </w:rPr>
                <w:t>LLS8319</w:t>
              </w:r>
            </w:ins>
          </w:p>
        </w:tc>
        <w:tc>
          <w:tcPr>
            <w:tcW w:w="933" w:type="pct"/>
            <w:noWrap/>
            <w:hideMark/>
          </w:tcPr>
          <w:p w:rsidR="00110C18" w:rsidRPr="0056388D" w:rsidRDefault="00110C18" w:rsidP="00063728">
            <w:pPr>
              <w:rPr>
                <w:ins w:id="41921" w:author="KIM, Jason" w:date="2019-04-02T13:39:00Z"/>
                <w:rFonts w:ascii="Calibri" w:eastAsia="Times New Roman" w:hAnsi="Calibri" w:cs="Calibri"/>
                <w:color w:val="000000"/>
                <w:lang w:eastAsia="en-AU"/>
              </w:rPr>
            </w:pPr>
            <w:ins w:id="419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23" w:author="KIM, Jason" w:date="2019-04-02T13:39:00Z"/>
                <w:rFonts w:ascii="Calibri" w:eastAsia="Times New Roman" w:hAnsi="Calibri" w:cs="Calibri"/>
                <w:color w:val="000000"/>
                <w:lang w:eastAsia="en-AU"/>
              </w:rPr>
            </w:pPr>
            <w:ins w:id="41924"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41925" w:author="KIM, Jason" w:date="2019-04-02T13:39:00Z"/>
                <w:rFonts w:ascii="Calibri" w:eastAsia="Times New Roman" w:hAnsi="Calibri" w:cs="Calibri"/>
                <w:color w:val="000000"/>
                <w:lang w:eastAsia="en-AU"/>
              </w:rPr>
            </w:pPr>
            <w:ins w:id="41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27" w:author="KIM, Jason" w:date="2019-04-02T13:39:00Z"/>
        </w:trPr>
        <w:tc>
          <w:tcPr>
            <w:tcW w:w="708" w:type="pct"/>
            <w:vMerge/>
            <w:hideMark/>
          </w:tcPr>
          <w:p w:rsidR="00110C18" w:rsidRPr="0056388D" w:rsidRDefault="00110C18" w:rsidP="00063728">
            <w:pPr>
              <w:rPr>
                <w:ins w:id="419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29" w:author="KIM, Jason" w:date="2019-04-02T13:39:00Z"/>
                <w:rFonts w:ascii="Calibri" w:eastAsia="Times New Roman" w:hAnsi="Calibri" w:cs="Calibri"/>
                <w:color w:val="000000"/>
                <w:lang w:eastAsia="en-AU"/>
              </w:rPr>
            </w:pPr>
            <w:ins w:id="41930"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31" w:author="KIM, Jason" w:date="2019-04-02T13:39:00Z"/>
                <w:rFonts w:ascii="Calibri" w:eastAsia="Times New Roman" w:hAnsi="Calibri" w:cs="Calibri"/>
                <w:color w:val="000000"/>
                <w:lang w:eastAsia="en-AU"/>
              </w:rPr>
            </w:pPr>
            <w:ins w:id="4193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33" w:author="KIM, Jason" w:date="2019-04-02T13:39:00Z"/>
                <w:rFonts w:ascii="Calibri" w:eastAsia="Times New Roman" w:hAnsi="Calibri" w:cs="Calibri"/>
                <w:color w:val="000000"/>
                <w:lang w:eastAsia="en-AU"/>
              </w:rPr>
            </w:pPr>
            <w:ins w:id="41934" w:author="KIM, Jason" w:date="2019-04-02T13:39:00Z">
              <w:r w:rsidRPr="0056388D">
                <w:rPr>
                  <w:rFonts w:ascii="Calibri" w:eastAsia="Times New Roman" w:hAnsi="Calibri" w:cs="Calibri"/>
                  <w:color w:val="000000"/>
                  <w:lang w:eastAsia="en-AU"/>
                </w:rPr>
                <w:t>LLS8320</w:t>
              </w:r>
            </w:ins>
          </w:p>
        </w:tc>
        <w:tc>
          <w:tcPr>
            <w:tcW w:w="933" w:type="pct"/>
            <w:noWrap/>
            <w:hideMark/>
          </w:tcPr>
          <w:p w:rsidR="00110C18" w:rsidRPr="0056388D" w:rsidRDefault="00110C18" w:rsidP="00063728">
            <w:pPr>
              <w:rPr>
                <w:ins w:id="41935" w:author="KIM, Jason" w:date="2019-04-02T13:39:00Z"/>
                <w:rFonts w:ascii="Calibri" w:eastAsia="Times New Roman" w:hAnsi="Calibri" w:cs="Calibri"/>
                <w:color w:val="000000"/>
                <w:lang w:eastAsia="en-AU"/>
              </w:rPr>
            </w:pPr>
            <w:ins w:id="419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37" w:author="KIM, Jason" w:date="2019-04-02T13:39:00Z"/>
                <w:rFonts w:ascii="Calibri" w:eastAsia="Times New Roman" w:hAnsi="Calibri" w:cs="Calibri"/>
                <w:color w:val="000000"/>
                <w:lang w:eastAsia="en-AU"/>
              </w:rPr>
            </w:pPr>
            <w:ins w:id="41938" w:author="KIM, Jason" w:date="2019-04-02T13:39:00Z">
              <w:r w:rsidRPr="0056388D">
                <w:rPr>
                  <w:rFonts w:ascii="Calibri" w:eastAsia="Times New Roman" w:hAnsi="Calibri" w:cs="Calibri"/>
                  <w:color w:val="000000"/>
                  <w:lang w:eastAsia="en-AU"/>
                </w:rPr>
                <w:t>Chainage 781</w:t>
              </w:r>
            </w:ins>
          </w:p>
        </w:tc>
        <w:tc>
          <w:tcPr>
            <w:tcW w:w="764" w:type="pct"/>
            <w:noWrap/>
            <w:hideMark/>
          </w:tcPr>
          <w:p w:rsidR="00110C18" w:rsidRPr="0056388D" w:rsidRDefault="00110C18" w:rsidP="00063728">
            <w:pPr>
              <w:jc w:val="right"/>
              <w:rPr>
                <w:ins w:id="41939" w:author="KIM, Jason" w:date="2019-04-02T13:39:00Z"/>
                <w:rFonts w:ascii="Calibri" w:eastAsia="Times New Roman" w:hAnsi="Calibri" w:cs="Calibri"/>
                <w:color w:val="000000"/>
                <w:lang w:eastAsia="en-AU"/>
              </w:rPr>
            </w:pPr>
            <w:ins w:id="419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41" w:author="KIM, Jason" w:date="2019-04-02T13:39:00Z"/>
        </w:trPr>
        <w:tc>
          <w:tcPr>
            <w:tcW w:w="708" w:type="pct"/>
            <w:vMerge/>
            <w:hideMark/>
          </w:tcPr>
          <w:p w:rsidR="00110C18" w:rsidRPr="0056388D" w:rsidRDefault="00110C18" w:rsidP="00063728">
            <w:pPr>
              <w:rPr>
                <w:ins w:id="419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43" w:author="KIM, Jason" w:date="2019-04-02T13:39:00Z"/>
                <w:rFonts w:ascii="Calibri" w:eastAsia="Times New Roman" w:hAnsi="Calibri" w:cs="Calibri"/>
                <w:color w:val="000000"/>
                <w:lang w:eastAsia="en-AU"/>
              </w:rPr>
            </w:pPr>
            <w:ins w:id="41944"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45" w:author="KIM, Jason" w:date="2019-04-02T13:39:00Z"/>
                <w:rFonts w:ascii="Calibri" w:eastAsia="Times New Roman" w:hAnsi="Calibri" w:cs="Calibri"/>
                <w:color w:val="000000"/>
                <w:lang w:eastAsia="en-AU"/>
              </w:rPr>
            </w:pPr>
            <w:ins w:id="4194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47" w:author="KIM, Jason" w:date="2019-04-02T13:39:00Z"/>
                <w:rFonts w:ascii="Calibri" w:eastAsia="Times New Roman" w:hAnsi="Calibri" w:cs="Calibri"/>
                <w:color w:val="000000"/>
                <w:lang w:eastAsia="en-AU"/>
              </w:rPr>
            </w:pPr>
            <w:ins w:id="41948" w:author="KIM, Jason" w:date="2019-04-02T13:39:00Z">
              <w:r w:rsidRPr="0056388D">
                <w:rPr>
                  <w:rFonts w:ascii="Calibri" w:eastAsia="Times New Roman" w:hAnsi="Calibri" w:cs="Calibri"/>
                  <w:color w:val="000000"/>
                  <w:lang w:eastAsia="en-AU"/>
                </w:rPr>
                <w:t>LLS8321</w:t>
              </w:r>
            </w:ins>
          </w:p>
        </w:tc>
        <w:tc>
          <w:tcPr>
            <w:tcW w:w="933" w:type="pct"/>
            <w:noWrap/>
            <w:hideMark/>
          </w:tcPr>
          <w:p w:rsidR="00110C18" w:rsidRPr="0056388D" w:rsidRDefault="00110C18" w:rsidP="00063728">
            <w:pPr>
              <w:rPr>
                <w:ins w:id="41949" w:author="KIM, Jason" w:date="2019-04-02T13:39:00Z"/>
                <w:rFonts w:ascii="Calibri" w:eastAsia="Times New Roman" w:hAnsi="Calibri" w:cs="Calibri"/>
                <w:color w:val="000000"/>
                <w:lang w:eastAsia="en-AU"/>
              </w:rPr>
            </w:pPr>
            <w:ins w:id="419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51" w:author="KIM, Jason" w:date="2019-04-02T13:39:00Z"/>
                <w:rFonts w:ascii="Calibri" w:eastAsia="Times New Roman" w:hAnsi="Calibri" w:cs="Calibri"/>
                <w:color w:val="000000"/>
                <w:lang w:eastAsia="en-AU"/>
              </w:rPr>
            </w:pPr>
            <w:ins w:id="41952" w:author="KIM, Jason" w:date="2019-04-02T13:39:00Z">
              <w:r w:rsidRPr="0056388D">
                <w:rPr>
                  <w:rFonts w:ascii="Calibri" w:eastAsia="Times New Roman" w:hAnsi="Calibri" w:cs="Calibri"/>
                  <w:color w:val="000000"/>
                  <w:lang w:eastAsia="en-AU"/>
                </w:rPr>
                <w:t>Chainage 771</w:t>
              </w:r>
            </w:ins>
          </w:p>
        </w:tc>
        <w:tc>
          <w:tcPr>
            <w:tcW w:w="764" w:type="pct"/>
            <w:noWrap/>
            <w:hideMark/>
          </w:tcPr>
          <w:p w:rsidR="00110C18" w:rsidRPr="0056388D" w:rsidRDefault="00110C18" w:rsidP="00063728">
            <w:pPr>
              <w:jc w:val="right"/>
              <w:rPr>
                <w:ins w:id="41953" w:author="KIM, Jason" w:date="2019-04-02T13:39:00Z"/>
                <w:rFonts w:ascii="Calibri" w:eastAsia="Times New Roman" w:hAnsi="Calibri" w:cs="Calibri"/>
                <w:color w:val="000000"/>
                <w:lang w:eastAsia="en-AU"/>
              </w:rPr>
            </w:pPr>
            <w:ins w:id="419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55" w:author="KIM, Jason" w:date="2019-04-02T13:39:00Z"/>
        </w:trPr>
        <w:tc>
          <w:tcPr>
            <w:tcW w:w="708" w:type="pct"/>
            <w:vMerge/>
            <w:hideMark/>
          </w:tcPr>
          <w:p w:rsidR="00110C18" w:rsidRPr="0056388D" w:rsidRDefault="00110C18" w:rsidP="00063728">
            <w:pPr>
              <w:rPr>
                <w:ins w:id="419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57" w:author="KIM, Jason" w:date="2019-04-02T13:39:00Z"/>
                <w:rFonts w:ascii="Calibri" w:eastAsia="Times New Roman" w:hAnsi="Calibri" w:cs="Calibri"/>
                <w:color w:val="000000"/>
                <w:lang w:eastAsia="en-AU"/>
              </w:rPr>
            </w:pPr>
            <w:ins w:id="41958"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59" w:author="KIM, Jason" w:date="2019-04-02T13:39:00Z"/>
                <w:rFonts w:ascii="Calibri" w:eastAsia="Times New Roman" w:hAnsi="Calibri" w:cs="Calibri"/>
                <w:color w:val="000000"/>
                <w:lang w:eastAsia="en-AU"/>
              </w:rPr>
            </w:pPr>
            <w:ins w:id="4196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61" w:author="KIM, Jason" w:date="2019-04-02T13:39:00Z"/>
                <w:rFonts w:ascii="Calibri" w:eastAsia="Times New Roman" w:hAnsi="Calibri" w:cs="Calibri"/>
                <w:color w:val="000000"/>
                <w:lang w:eastAsia="en-AU"/>
              </w:rPr>
            </w:pPr>
            <w:ins w:id="41962" w:author="KIM, Jason" w:date="2019-04-02T13:39:00Z">
              <w:r w:rsidRPr="0056388D">
                <w:rPr>
                  <w:rFonts w:ascii="Calibri" w:eastAsia="Times New Roman" w:hAnsi="Calibri" w:cs="Calibri"/>
                  <w:color w:val="000000"/>
                  <w:lang w:eastAsia="en-AU"/>
                </w:rPr>
                <w:t>LLS8322</w:t>
              </w:r>
            </w:ins>
          </w:p>
        </w:tc>
        <w:tc>
          <w:tcPr>
            <w:tcW w:w="933" w:type="pct"/>
            <w:noWrap/>
            <w:hideMark/>
          </w:tcPr>
          <w:p w:rsidR="00110C18" w:rsidRPr="0056388D" w:rsidRDefault="00110C18" w:rsidP="00063728">
            <w:pPr>
              <w:rPr>
                <w:ins w:id="41963" w:author="KIM, Jason" w:date="2019-04-02T13:39:00Z"/>
                <w:rFonts w:ascii="Calibri" w:eastAsia="Times New Roman" w:hAnsi="Calibri" w:cs="Calibri"/>
                <w:color w:val="000000"/>
                <w:lang w:eastAsia="en-AU"/>
              </w:rPr>
            </w:pPr>
            <w:ins w:id="419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65" w:author="KIM, Jason" w:date="2019-04-02T13:39:00Z"/>
                <w:rFonts w:ascii="Calibri" w:eastAsia="Times New Roman" w:hAnsi="Calibri" w:cs="Calibri"/>
                <w:color w:val="000000"/>
                <w:lang w:eastAsia="en-AU"/>
              </w:rPr>
            </w:pPr>
            <w:ins w:id="41966" w:author="KIM, Jason" w:date="2019-04-02T13:39:00Z">
              <w:r w:rsidRPr="0056388D">
                <w:rPr>
                  <w:rFonts w:ascii="Calibri" w:eastAsia="Times New Roman" w:hAnsi="Calibri" w:cs="Calibri"/>
                  <w:color w:val="000000"/>
                  <w:lang w:eastAsia="en-AU"/>
                </w:rPr>
                <w:t>Chainage 762</w:t>
              </w:r>
            </w:ins>
          </w:p>
        </w:tc>
        <w:tc>
          <w:tcPr>
            <w:tcW w:w="764" w:type="pct"/>
            <w:noWrap/>
            <w:hideMark/>
          </w:tcPr>
          <w:p w:rsidR="00110C18" w:rsidRPr="0056388D" w:rsidRDefault="00110C18" w:rsidP="00063728">
            <w:pPr>
              <w:jc w:val="right"/>
              <w:rPr>
                <w:ins w:id="41967" w:author="KIM, Jason" w:date="2019-04-02T13:39:00Z"/>
                <w:rFonts w:ascii="Calibri" w:eastAsia="Times New Roman" w:hAnsi="Calibri" w:cs="Calibri"/>
                <w:color w:val="000000"/>
                <w:lang w:eastAsia="en-AU"/>
              </w:rPr>
            </w:pPr>
            <w:ins w:id="41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69" w:author="KIM, Jason" w:date="2019-04-02T13:39:00Z"/>
        </w:trPr>
        <w:tc>
          <w:tcPr>
            <w:tcW w:w="708" w:type="pct"/>
            <w:vMerge/>
            <w:hideMark/>
          </w:tcPr>
          <w:p w:rsidR="00110C18" w:rsidRPr="0056388D" w:rsidRDefault="00110C18" w:rsidP="00063728">
            <w:pPr>
              <w:rPr>
                <w:ins w:id="419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71" w:author="KIM, Jason" w:date="2019-04-02T13:39:00Z"/>
                <w:rFonts w:ascii="Calibri" w:eastAsia="Times New Roman" w:hAnsi="Calibri" w:cs="Calibri"/>
                <w:color w:val="000000"/>
                <w:lang w:eastAsia="en-AU"/>
              </w:rPr>
            </w:pPr>
            <w:ins w:id="41972"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73" w:author="KIM, Jason" w:date="2019-04-02T13:39:00Z"/>
                <w:rFonts w:ascii="Calibri" w:eastAsia="Times New Roman" w:hAnsi="Calibri" w:cs="Calibri"/>
                <w:color w:val="000000"/>
                <w:lang w:eastAsia="en-AU"/>
              </w:rPr>
            </w:pPr>
            <w:ins w:id="4197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75" w:author="KIM, Jason" w:date="2019-04-02T13:39:00Z"/>
                <w:rFonts w:ascii="Calibri" w:eastAsia="Times New Roman" w:hAnsi="Calibri" w:cs="Calibri"/>
                <w:color w:val="000000"/>
                <w:lang w:eastAsia="en-AU"/>
              </w:rPr>
            </w:pPr>
            <w:ins w:id="41976" w:author="KIM, Jason" w:date="2019-04-02T13:39:00Z">
              <w:r w:rsidRPr="0056388D">
                <w:rPr>
                  <w:rFonts w:ascii="Calibri" w:eastAsia="Times New Roman" w:hAnsi="Calibri" w:cs="Calibri"/>
                  <w:color w:val="000000"/>
                  <w:lang w:eastAsia="en-AU"/>
                </w:rPr>
                <w:t>LLS8323</w:t>
              </w:r>
            </w:ins>
          </w:p>
        </w:tc>
        <w:tc>
          <w:tcPr>
            <w:tcW w:w="933" w:type="pct"/>
            <w:noWrap/>
            <w:hideMark/>
          </w:tcPr>
          <w:p w:rsidR="00110C18" w:rsidRPr="0056388D" w:rsidRDefault="00110C18" w:rsidP="00063728">
            <w:pPr>
              <w:rPr>
                <w:ins w:id="41977" w:author="KIM, Jason" w:date="2019-04-02T13:39:00Z"/>
                <w:rFonts w:ascii="Calibri" w:eastAsia="Times New Roman" w:hAnsi="Calibri" w:cs="Calibri"/>
                <w:color w:val="000000"/>
                <w:lang w:eastAsia="en-AU"/>
              </w:rPr>
            </w:pPr>
            <w:ins w:id="419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79" w:author="KIM, Jason" w:date="2019-04-02T13:39:00Z"/>
                <w:rFonts w:ascii="Calibri" w:eastAsia="Times New Roman" w:hAnsi="Calibri" w:cs="Calibri"/>
                <w:color w:val="000000"/>
                <w:lang w:eastAsia="en-AU"/>
              </w:rPr>
            </w:pPr>
            <w:ins w:id="41980"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41981" w:author="KIM, Jason" w:date="2019-04-02T13:39:00Z"/>
                <w:rFonts w:ascii="Calibri" w:eastAsia="Times New Roman" w:hAnsi="Calibri" w:cs="Calibri"/>
                <w:color w:val="000000"/>
                <w:lang w:eastAsia="en-AU"/>
              </w:rPr>
            </w:pPr>
            <w:ins w:id="41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83" w:author="KIM, Jason" w:date="2019-04-02T13:39:00Z"/>
        </w:trPr>
        <w:tc>
          <w:tcPr>
            <w:tcW w:w="708" w:type="pct"/>
            <w:vMerge/>
            <w:hideMark/>
          </w:tcPr>
          <w:p w:rsidR="00110C18" w:rsidRPr="0056388D" w:rsidRDefault="00110C18" w:rsidP="00063728">
            <w:pPr>
              <w:rPr>
                <w:ins w:id="419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85" w:author="KIM, Jason" w:date="2019-04-02T13:39:00Z"/>
                <w:rFonts w:ascii="Calibri" w:eastAsia="Times New Roman" w:hAnsi="Calibri" w:cs="Calibri"/>
                <w:color w:val="000000"/>
                <w:lang w:eastAsia="en-AU"/>
              </w:rPr>
            </w:pPr>
            <w:ins w:id="41986"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87" w:author="KIM, Jason" w:date="2019-04-02T13:39:00Z"/>
                <w:rFonts w:ascii="Calibri" w:eastAsia="Times New Roman" w:hAnsi="Calibri" w:cs="Calibri"/>
                <w:color w:val="000000"/>
                <w:lang w:eastAsia="en-AU"/>
              </w:rPr>
            </w:pPr>
            <w:ins w:id="4198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89" w:author="KIM, Jason" w:date="2019-04-02T13:39:00Z"/>
                <w:rFonts w:ascii="Calibri" w:eastAsia="Times New Roman" w:hAnsi="Calibri" w:cs="Calibri"/>
                <w:color w:val="000000"/>
                <w:lang w:eastAsia="en-AU"/>
              </w:rPr>
            </w:pPr>
            <w:ins w:id="41990" w:author="KIM, Jason" w:date="2019-04-02T13:39:00Z">
              <w:r w:rsidRPr="0056388D">
                <w:rPr>
                  <w:rFonts w:ascii="Calibri" w:eastAsia="Times New Roman" w:hAnsi="Calibri" w:cs="Calibri"/>
                  <w:color w:val="000000"/>
                  <w:lang w:eastAsia="en-AU"/>
                </w:rPr>
                <w:t>LLS8324</w:t>
              </w:r>
            </w:ins>
          </w:p>
        </w:tc>
        <w:tc>
          <w:tcPr>
            <w:tcW w:w="933" w:type="pct"/>
            <w:noWrap/>
            <w:hideMark/>
          </w:tcPr>
          <w:p w:rsidR="00110C18" w:rsidRPr="0056388D" w:rsidRDefault="00110C18" w:rsidP="00063728">
            <w:pPr>
              <w:rPr>
                <w:ins w:id="41991" w:author="KIM, Jason" w:date="2019-04-02T13:39:00Z"/>
                <w:rFonts w:ascii="Calibri" w:eastAsia="Times New Roman" w:hAnsi="Calibri" w:cs="Calibri"/>
                <w:color w:val="000000"/>
                <w:lang w:eastAsia="en-AU"/>
              </w:rPr>
            </w:pPr>
            <w:ins w:id="419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93" w:author="KIM, Jason" w:date="2019-04-02T13:39:00Z"/>
                <w:rFonts w:ascii="Calibri" w:eastAsia="Times New Roman" w:hAnsi="Calibri" w:cs="Calibri"/>
                <w:color w:val="000000"/>
                <w:lang w:eastAsia="en-AU"/>
              </w:rPr>
            </w:pPr>
            <w:ins w:id="41994" w:author="KIM, Jason" w:date="2019-04-02T13:39:00Z">
              <w:r w:rsidRPr="0056388D">
                <w:rPr>
                  <w:rFonts w:ascii="Calibri" w:eastAsia="Times New Roman" w:hAnsi="Calibri" w:cs="Calibri"/>
                  <w:color w:val="000000"/>
                  <w:lang w:eastAsia="en-AU"/>
                </w:rPr>
                <w:t>Chainage 742</w:t>
              </w:r>
            </w:ins>
          </w:p>
        </w:tc>
        <w:tc>
          <w:tcPr>
            <w:tcW w:w="764" w:type="pct"/>
            <w:noWrap/>
            <w:hideMark/>
          </w:tcPr>
          <w:p w:rsidR="00110C18" w:rsidRPr="0056388D" w:rsidRDefault="00110C18" w:rsidP="00063728">
            <w:pPr>
              <w:jc w:val="right"/>
              <w:rPr>
                <w:ins w:id="41995" w:author="KIM, Jason" w:date="2019-04-02T13:39:00Z"/>
                <w:rFonts w:ascii="Calibri" w:eastAsia="Times New Roman" w:hAnsi="Calibri" w:cs="Calibri"/>
                <w:color w:val="000000"/>
                <w:lang w:eastAsia="en-AU"/>
              </w:rPr>
            </w:pPr>
            <w:ins w:id="419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97" w:author="KIM, Jason" w:date="2019-04-02T13:39:00Z"/>
        </w:trPr>
        <w:tc>
          <w:tcPr>
            <w:tcW w:w="708" w:type="pct"/>
            <w:vMerge/>
            <w:hideMark/>
          </w:tcPr>
          <w:p w:rsidR="00110C18" w:rsidRPr="0056388D" w:rsidRDefault="00110C18" w:rsidP="00063728">
            <w:pPr>
              <w:rPr>
                <w:ins w:id="419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99" w:author="KIM, Jason" w:date="2019-04-02T13:39:00Z"/>
                <w:rFonts w:ascii="Calibri" w:eastAsia="Times New Roman" w:hAnsi="Calibri" w:cs="Calibri"/>
                <w:color w:val="000000"/>
                <w:lang w:eastAsia="en-AU"/>
              </w:rPr>
            </w:pPr>
            <w:ins w:id="42000"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2001" w:author="KIM, Jason" w:date="2019-04-02T13:39:00Z"/>
                <w:rFonts w:ascii="Calibri" w:eastAsia="Times New Roman" w:hAnsi="Calibri" w:cs="Calibri"/>
                <w:color w:val="000000"/>
                <w:lang w:eastAsia="en-AU"/>
              </w:rPr>
            </w:pPr>
            <w:ins w:id="4200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03" w:author="KIM, Jason" w:date="2019-04-02T13:39:00Z"/>
                <w:rFonts w:ascii="Calibri" w:eastAsia="Times New Roman" w:hAnsi="Calibri" w:cs="Calibri"/>
                <w:color w:val="000000"/>
                <w:lang w:eastAsia="en-AU"/>
              </w:rPr>
            </w:pPr>
            <w:ins w:id="42004" w:author="KIM, Jason" w:date="2019-04-02T13:39:00Z">
              <w:r w:rsidRPr="0056388D">
                <w:rPr>
                  <w:rFonts w:ascii="Calibri" w:eastAsia="Times New Roman" w:hAnsi="Calibri" w:cs="Calibri"/>
                  <w:color w:val="000000"/>
                  <w:lang w:eastAsia="en-AU"/>
                </w:rPr>
                <w:t>LLS8325</w:t>
              </w:r>
            </w:ins>
          </w:p>
        </w:tc>
        <w:tc>
          <w:tcPr>
            <w:tcW w:w="933" w:type="pct"/>
            <w:noWrap/>
            <w:hideMark/>
          </w:tcPr>
          <w:p w:rsidR="00110C18" w:rsidRPr="0056388D" w:rsidRDefault="00110C18" w:rsidP="00063728">
            <w:pPr>
              <w:rPr>
                <w:ins w:id="42005" w:author="KIM, Jason" w:date="2019-04-02T13:39:00Z"/>
                <w:rFonts w:ascii="Calibri" w:eastAsia="Times New Roman" w:hAnsi="Calibri" w:cs="Calibri"/>
                <w:color w:val="000000"/>
                <w:lang w:eastAsia="en-AU"/>
              </w:rPr>
            </w:pPr>
            <w:ins w:id="420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007" w:author="KIM, Jason" w:date="2019-04-02T13:39:00Z"/>
                <w:rFonts w:ascii="Calibri" w:eastAsia="Times New Roman" w:hAnsi="Calibri" w:cs="Calibri"/>
                <w:color w:val="000000"/>
                <w:lang w:eastAsia="en-AU"/>
              </w:rPr>
            </w:pPr>
            <w:ins w:id="42008" w:author="KIM, Jason" w:date="2019-04-02T13:39:00Z">
              <w:r w:rsidRPr="0056388D">
                <w:rPr>
                  <w:rFonts w:ascii="Calibri" w:eastAsia="Times New Roman" w:hAnsi="Calibri" w:cs="Calibri"/>
                  <w:color w:val="000000"/>
                  <w:lang w:eastAsia="en-AU"/>
                </w:rPr>
                <w:t>Chainage 732</w:t>
              </w:r>
            </w:ins>
          </w:p>
        </w:tc>
        <w:tc>
          <w:tcPr>
            <w:tcW w:w="764" w:type="pct"/>
            <w:noWrap/>
            <w:hideMark/>
          </w:tcPr>
          <w:p w:rsidR="00110C18" w:rsidRPr="0056388D" w:rsidRDefault="00110C18" w:rsidP="00063728">
            <w:pPr>
              <w:jc w:val="right"/>
              <w:rPr>
                <w:ins w:id="42009" w:author="KIM, Jason" w:date="2019-04-02T13:39:00Z"/>
                <w:rFonts w:ascii="Calibri" w:eastAsia="Times New Roman" w:hAnsi="Calibri" w:cs="Calibri"/>
                <w:color w:val="000000"/>
                <w:lang w:eastAsia="en-AU"/>
              </w:rPr>
            </w:pPr>
            <w:ins w:id="420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11" w:author="KIM, Jason" w:date="2019-04-02T13:39:00Z"/>
        </w:trPr>
        <w:tc>
          <w:tcPr>
            <w:tcW w:w="708" w:type="pct"/>
            <w:vMerge/>
            <w:hideMark/>
          </w:tcPr>
          <w:p w:rsidR="00110C18" w:rsidRPr="0056388D" w:rsidRDefault="00110C18" w:rsidP="00063728">
            <w:pPr>
              <w:rPr>
                <w:ins w:id="420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13" w:author="KIM, Jason" w:date="2019-04-02T13:39:00Z"/>
                <w:rFonts w:ascii="Calibri" w:eastAsia="Times New Roman" w:hAnsi="Calibri" w:cs="Calibri"/>
                <w:color w:val="000000"/>
                <w:lang w:eastAsia="en-AU"/>
              </w:rPr>
            </w:pPr>
            <w:ins w:id="42014"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2015" w:author="KIM, Jason" w:date="2019-04-02T13:39:00Z"/>
                <w:rFonts w:ascii="Calibri" w:eastAsia="Times New Roman" w:hAnsi="Calibri" w:cs="Calibri"/>
                <w:color w:val="000000"/>
                <w:lang w:eastAsia="en-AU"/>
              </w:rPr>
            </w:pPr>
            <w:ins w:id="4201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17" w:author="KIM, Jason" w:date="2019-04-02T13:39:00Z"/>
                <w:rFonts w:ascii="Calibri" w:eastAsia="Times New Roman" w:hAnsi="Calibri" w:cs="Calibri"/>
                <w:color w:val="000000"/>
                <w:lang w:eastAsia="en-AU"/>
              </w:rPr>
            </w:pPr>
            <w:ins w:id="42018" w:author="KIM, Jason" w:date="2019-04-02T13:39:00Z">
              <w:r w:rsidRPr="0056388D">
                <w:rPr>
                  <w:rFonts w:ascii="Calibri" w:eastAsia="Times New Roman" w:hAnsi="Calibri" w:cs="Calibri"/>
                  <w:color w:val="000000"/>
                  <w:lang w:eastAsia="en-AU"/>
                </w:rPr>
                <w:t>LLS8326</w:t>
              </w:r>
            </w:ins>
          </w:p>
        </w:tc>
        <w:tc>
          <w:tcPr>
            <w:tcW w:w="933" w:type="pct"/>
            <w:noWrap/>
            <w:hideMark/>
          </w:tcPr>
          <w:p w:rsidR="00110C18" w:rsidRPr="0056388D" w:rsidRDefault="00110C18" w:rsidP="00063728">
            <w:pPr>
              <w:rPr>
                <w:ins w:id="42019" w:author="KIM, Jason" w:date="2019-04-02T13:39:00Z"/>
                <w:rFonts w:ascii="Calibri" w:eastAsia="Times New Roman" w:hAnsi="Calibri" w:cs="Calibri"/>
                <w:color w:val="000000"/>
                <w:lang w:eastAsia="en-AU"/>
              </w:rPr>
            </w:pPr>
            <w:ins w:id="420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021" w:author="KIM, Jason" w:date="2019-04-02T13:39:00Z"/>
                <w:rFonts w:ascii="Calibri" w:eastAsia="Times New Roman" w:hAnsi="Calibri" w:cs="Calibri"/>
                <w:color w:val="000000"/>
                <w:lang w:eastAsia="en-AU"/>
              </w:rPr>
            </w:pPr>
            <w:ins w:id="42022" w:author="KIM, Jason" w:date="2019-04-02T13:39:00Z">
              <w:r w:rsidRPr="0056388D">
                <w:rPr>
                  <w:rFonts w:ascii="Calibri" w:eastAsia="Times New Roman" w:hAnsi="Calibri" w:cs="Calibri"/>
                  <w:color w:val="000000"/>
                  <w:lang w:eastAsia="en-AU"/>
                </w:rPr>
                <w:t>Chainage 723</w:t>
              </w:r>
            </w:ins>
          </w:p>
        </w:tc>
        <w:tc>
          <w:tcPr>
            <w:tcW w:w="764" w:type="pct"/>
            <w:noWrap/>
            <w:hideMark/>
          </w:tcPr>
          <w:p w:rsidR="00110C18" w:rsidRPr="0056388D" w:rsidRDefault="00110C18" w:rsidP="00063728">
            <w:pPr>
              <w:jc w:val="right"/>
              <w:rPr>
                <w:ins w:id="42023" w:author="KIM, Jason" w:date="2019-04-02T13:39:00Z"/>
                <w:rFonts w:ascii="Calibri" w:eastAsia="Times New Roman" w:hAnsi="Calibri" w:cs="Calibri"/>
                <w:color w:val="000000"/>
                <w:lang w:eastAsia="en-AU"/>
              </w:rPr>
            </w:pPr>
            <w:ins w:id="42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25" w:author="KIM, Jason" w:date="2019-04-02T13:39:00Z"/>
        </w:trPr>
        <w:tc>
          <w:tcPr>
            <w:tcW w:w="708" w:type="pct"/>
            <w:vMerge w:val="restart"/>
            <w:noWrap/>
            <w:hideMark/>
          </w:tcPr>
          <w:p w:rsidR="00110C18" w:rsidRPr="0056388D" w:rsidRDefault="00110C18" w:rsidP="00063728">
            <w:pPr>
              <w:rPr>
                <w:ins w:id="42026" w:author="KIM, Jason" w:date="2019-04-02T13:39:00Z"/>
                <w:rFonts w:ascii="Calibri" w:eastAsia="Times New Roman" w:hAnsi="Calibri" w:cs="Calibri"/>
                <w:color w:val="000000"/>
                <w:lang w:eastAsia="en-AU"/>
              </w:rPr>
            </w:pPr>
            <w:ins w:id="42027" w:author="KIM, Jason" w:date="2019-04-02T13:39:00Z">
              <w:r w:rsidRPr="0056388D">
                <w:rPr>
                  <w:rFonts w:ascii="Calibri" w:eastAsia="Times New Roman" w:hAnsi="Calibri" w:cs="Calibri"/>
                  <w:color w:val="000000"/>
                  <w:lang w:eastAsia="en-AU"/>
                </w:rPr>
                <w:t>LLE95K51</w:t>
              </w:r>
            </w:ins>
          </w:p>
        </w:tc>
        <w:tc>
          <w:tcPr>
            <w:tcW w:w="605" w:type="pct"/>
            <w:noWrap/>
            <w:hideMark/>
          </w:tcPr>
          <w:p w:rsidR="00110C18" w:rsidRPr="0056388D" w:rsidRDefault="00110C18" w:rsidP="00063728">
            <w:pPr>
              <w:rPr>
                <w:ins w:id="42028" w:author="KIM, Jason" w:date="2019-04-02T13:39:00Z"/>
                <w:rFonts w:ascii="Calibri" w:eastAsia="Times New Roman" w:hAnsi="Calibri" w:cs="Calibri"/>
                <w:color w:val="000000"/>
                <w:lang w:eastAsia="en-AU"/>
              </w:rPr>
            </w:pPr>
            <w:ins w:id="42029"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30" w:author="KIM, Jason" w:date="2019-04-02T13:39:00Z"/>
                <w:rFonts w:ascii="Calibri" w:eastAsia="Times New Roman" w:hAnsi="Calibri" w:cs="Calibri"/>
                <w:color w:val="000000"/>
                <w:lang w:eastAsia="en-AU"/>
              </w:rPr>
            </w:pPr>
            <w:ins w:id="4203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32" w:author="KIM, Jason" w:date="2019-04-02T13:39:00Z"/>
                <w:rFonts w:ascii="Calibri" w:eastAsia="Times New Roman" w:hAnsi="Calibri" w:cs="Calibri"/>
                <w:color w:val="000000"/>
                <w:lang w:eastAsia="en-AU"/>
              </w:rPr>
            </w:pPr>
            <w:ins w:id="42033" w:author="KIM, Jason" w:date="2019-04-02T13:39:00Z">
              <w:r w:rsidRPr="0056388D">
                <w:rPr>
                  <w:rFonts w:ascii="Calibri" w:eastAsia="Times New Roman" w:hAnsi="Calibri" w:cs="Calibri"/>
                  <w:color w:val="000000"/>
                  <w:lang w:eastAsia="en-AU"/>
                </w:rPr>
                <w:t>LLN7348</w:t>
              </w:r>
            </w:ins>
          </w:p>
        </w:tc>
        <w:tc>
          <w:tcPr>
            <w:tcW w:w="933" w:type="pct"/>
            <w:noWrap/>
            <w:hideMark/>
          </w:tcPr>
          <w:p w:rsidR="00110C18" w:rsidRPr="0056388D" w:rsidRDefault="00110C18" w:rsidP="00063728">
            <w:pPr>
              <w:rPr>
                <w:ins w:id="42034" w:author="KIM, Jason" w:date="2019-04-02T13:39:00Z"/>
                <w:rFonts w:ascii="Calibri" w:eastAsia="Times New Roman" w:hAnsi="Calibri" w:cs="Calibri"/>
                <w:color w:val="000000"/>
                <w:lang w:eastAsia="en-AU"/>
              </w:rPr>
            </w:pPr>
            <w:ins w:id="420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36" w:author="KIM, Jason" w:date="2019-04-02T13:39:00Z"/>
                <w:rFonts w:ascii="Calibri" w:eastAsia="Times New Roman" w:hAnsi="Calibri" w:cs="Calibri"/>
                <w:color w:val="000000"/>
                <w:lang w:eastAsia="en-AU"/>
              </w:rPr>
            </w:pPr>
            <w:ins w:id="42037" w:author="KIM, Jason" w:date="2019-04-02T13:39:00Z">
              <w:r w:rsidRPr="0056388D">
                <w:rPr>
                  <w:rFonts w:ascii="Calibri" w:eastAsia="Times New Roman" w:hAnsi="Calibri" w:cs="Calibri"/>
                  <w:color w:val="000000"/>
                  <w:lang w:eastAsia="en-AU"/>
                </w:rPr>
                <w:t>Chainage 734</w:t>
              </w:r>
            </w:ins>
          </w:p>
        </w:tc>
        <w:tc>
          <w:tcPr>
            <w:tcW w:w="764" w:type="pct"/>
            <w:noWrap/>
            <w:hideMark/>
          </w:tcPr>
          <w:p w:rsidR="00110C18" w:rsidRPr="0056388D" w:rsidRDefault="00110C18" w:rsidP="00063728">
            <w:pPr>
              <w:jc w:val="right"/>
              <w:rPr>
                <w:ins w:id="42038" w:author="KIM, Jason" w:date="2019-04-02T13:39:00Z"/>
                <w:rFonts w:ascii="Calibri" w:eastAsia="Times New Roman" w:hAnsi="Calibri" w:cs="Calibri"/>
                <w:color w:val="000000"/>
                <w:lang w:eastAsia="en-AU"/>
              </w:rPr>
            </w:pPr>
            <w:ins w:id="420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40" w:author="KIM, Jason" w:date="2019-04-02T13:39:00Z"/>
        </w:trPr>
        <w:tc>
          <w:tcPr>
            <w:tcW w:w="708" w:type="pct"/>
            <w:vMerge/>
            <w:hideMark/>
          </w:tcPr>
          <w:p w:rsidR="00110C18" w:rsidRPr="0056388D" w:rsidRDefault="00110C18" w:rsidP="00063728">
            <w:pPr>
              <w:rPr>
                <w:ins w:id="420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42" w:author="KIM, Jason" w:date="2019-04-02T13:39:00Z"/>
                <w:rFonts w:ascii="Calibri" w:eastAsia="Times New Roman" w:hAnsi="Calibri" w:cs="Calibri"/>
                <w:color w:val="000000"/>
                <w:lang w:eastAsia="en-AU"/>
              </w:rPr>
            </w:pPr>
            <w:ins w:id="42043"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44" w:author="KIM, Jason" w:date="2019-04-02T13:39:00Z"/>
                <w:rFonts w:ascii="Calibri" w:eastAsia="Times New Roman" w:hAnsi="Calibri" w:cs="Calibri"/>
                <w:color w:val="000000"/>
                <w:lang w:eastAsia="en-AU"/>
              </w:rPr>
            </w:pPr>
            <w:ins w:id="4204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46" w:author="KIM, Jason" w:date="2019-04-02T13:39:00Z"/>
                <w:rFonts w:ascii="Calibri" w:eastAsia="Times New Roman" w:hAnsi="Calibri" w:cs="Calibri"/>
                <w:color w:val="000000"/>
                <w:lang w:eastAsia="en-AU"/>
              </w:rPr>
            </w:pPr>
            <w:ins w:id="42047" w:author="KIM, Jason" w:date="2019-04-02T13:39:00Z">
              <w:r w:rsidRPr="0056388D">
                <w:rPr>
                  <w:rFonts w:ascii="Calibri" w:eastAsia="Times New Roman" w:hAnsi="Calibri" w:cs="Calibri"/>
                  <w:color w:val="000000"/>
                  <w:lang w:eastAsia="en-AU"/>
                </w:rPr>
                <w:t>LLN7349</w:t>
              </w:r>
            </w:ins>
          </w:p>
        </w:tc>
        <w:tc>
          <w:tcPr>
            <w:tcW w:w="933" w:type="pct"/>
            <w:noWrap/>
            <w:hideMark/>
          </w:tcPr>
          <w:p w:rsidR="00110C18" w:rsidRPr="0056388D" w:rsidRDefault="00110C18" w:rsidP="00063728">
            <w:pPr>
              <w:rPr>
                <w:ins w:id="42048" w:author="KIM, Jason" w:date="2019-04-02T13:39:00Z"/>
                <w:rFonts w:ascii="Calibri" w:eastAsia="Times New Roman" w:hAnsi="Calibri" w:cs="Calibri"/>
                <w:color w:val="000000"/>
                <w:lang w:eastAsia="en-AU"/>
              </w:rPr>
            </w:pPr>
            <w:ins w:id="420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50" w:author="KIM, Jason" w:date="2019-04-02T13:39:00Z"/>
                <w:rFonts w:ascii="Calibri" w:eastAsia="Times New Roman" w:hAnsi="Calibri" w:cs="Calibri"/>
                <w:color w:val="000000"/>
                <w:lang w:eastAsia="en-AU"/>
              </w:rPr>
            </w:pPr>
            <w:ins w:id="42051" w:author="KIM, Jason" w:date="2019-04-02T13:39:00Z">
              <w:r w:rsidRPr="0056388D">
                <w:rPr>
                  <w:rFonts w:ascii="Calibri" w:eastAsia="Times New Roman" w:hAnsi="Calibri" w:cs="Calibri"/>
                  <w:color w:val="000000"/>
                  <w:lang w:eastAsia="en-AU"/>
                </w:rPr>
                <w:t>Chainage 743</w:t>
              </w:r>
            </w:ins>
          </w:p>
        </w:tc>
        <w:tc>
          <w:tcPr>
            <w:tcW w:w="764" w:type="pct"/>
            <w:noWrap/>
            <w:hideMark/>
          </w:tcPr>
          <w:p w:rsidR="00110C18" w:rsidRPr="0056388D" w:rsidRDefault="00110C18" w:rsidP="00063728">
            <w:pPr>
              <w:jc w:val="right"/>
              <w:rPr>
                <w:ins w:id="42052" w:author="KIM, Jason" w:date="2019-04-02T13:39:00Z"/>
                <w:rFonts w:ascii="Calibri" w:eastAsia="Times New Roman" w:hAnsi="Calibri" w:cs="Calibri"/>
                <w:color w:val="000000"/>
                <w:lang w:eastAsia="en-AU"/>
              </w:rPr>
            </w:pPr>
            <w:ins w:id="420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54" w:author="KIM, Jason" w:date="2019-04-02T13:39:00Z"/>
        </w:trPr>
        <w:tc>
          <w:tcPr>
            <w:tcW w:w="708" w:type="pct"/>
            <w:vMerge/>
            <w:hideMark/>
          </w:tcPr>
          <w:p w:rsidR="00110C18" w:rsidRPr="0056388D" w:rsidRDefault="00110C18" w:rsidP="00063728">
            <w:pPr>
              <w:rPr>
                <w:ins w:id="420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56" w:author="KIM, Jason" w:date="2019-04-02T13:39:00Z"/>
                <w:rFonts w:ascii="Calibri" w:eastAsia="Times New Roman" w:hAnsi="Calibri" w:cs="Calibri"/>
                <w:color w:val="000000"/>
                <w:lang w:eastAsia="en-AU"/>
              </w:rPr>
            </w:pPr>
            <w:ins w:id="42057"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58" w:author="KIM, Jason" w:date="2019-04-02T13:39:00Z"/>
                <w:rFonts w:ascii="Calibri" w:eastAsia="Times New Roman" w:hAnsi="Calibri" w:cs="Calibri"/>
                <w:color w:val="000000"/>
                <w:lang w:eastAsia="en-AU"/>
              </w:rPr>
            </w:pPr>
            <w:ins w:id="4205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60" w:author="KIM, Jason" w:date="2019-04-02T13:39:00Z"/>
                <w:rFonts w:ascii="Calibri" w:eastAsia="Times New Roman" w:hAnsi="Calibri" w:cs="Calibri"/>
                <w:color w:val="000000"/>
                <w:lang w:eastAsia="en-AU"/>
              </w:rPr>
            </w:pPr>
            <w:ins w:id="42061" w:author="KIM, Jason" w:date="2019-04-02T13:39:00Z">
              <w:r w:rsidRPr="0056388D">
                <w:rPr>
                  <w:rFonts w:ascii="Calibri" w:eastAsia="Times New Roman" w:hAnsi="Calibri" w:cs="Calibri"/>
                  <w:color w:val="000000"/>
                  <w:lang w:eastAsia="en-AU"/>
                </w:rPr>
                <w:t>LLN7350</w:t>
              </w:r>
            </w:ins>
          </w:p>
        </w:tc>
        <w:tc>
          <w:tcPr>
            <w:tcW w:w="933" w:type="pct"/>
            <w:noWrap/>
            <w:hideMark/>
          </w:tcPr>
          <w:p w:rsidR="00110C18" w:rsidRPr="0056388D" w:rsidRDefault="00110C18" w:rsidP="00063728">
            <w:pPr>
              <w:rPr>
                <w:ins w:id="42062" w:author="KIM, Jason" w:date="2019-04-02T13:39:00Z"/>
                <w:rFonts w:ascii="Calibri" w:eastAsia="Times New Roman" w:hAnsi="Calibri" w:cs="Calibri"/>
                <w:color w:val="000000"/>
                <w:lang w:eastAsia="en-AU"/>
              </w:rPr>
            </w:pPr>
            <w:ins w:id="420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64" w:author="KIM, Jason" w:date="2019-04-02T13:39:00Z"/>
                <w:rFonts w:ascii="Calibri" w:eastAsia="Times New Roman" w:hAnsi="Calibri" w:cs="Calibri"/>
                <w:color w:val="000000"/>
                <w:lang w:eastAsia="en-AU"/>
              </w:rPr>
            </w:pPr>
            <w:ins w:id="42065"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42066" w:author="KIM, Jason" w:date="2019-04-02T13:39:00Z"/>
                <w:rFonts w:ascii="Calibri" w:eastAsia="Times New Roman" w:hAnsi="Calibri" w:cs="Calibri"/>
                <w:color w:val="000000"/>
                <w:lang w:eastAsia="en-AU"/>
              </w:rPr>
            </w:pPr>
            <w:ins w:id="420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68" w:author="KIM, Jason" w:date="2019-04-02T13:39:00Z"/>
        </w:trPr>
        <w:tc>
          <w:tcPr>
            <w:tcW w:w="708" w:type="pct"/>
            <w:vMerge/>
            <w:hideMark/>
          </w:tcPr>
          <w:p w:rsidR="00110C18" w:rsidRPr="0056388D" w:rsidRDefault="00110C18" w:rsidP="00063728">
            <w:pPr>
              <w:rPr>
                <w:ins w:id="420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70" w:author="KIM, Jason" w:date="2019-04-02T13:39:00Z"/>
                <w:rFonts w:ascii="Calibri" w:eastAsia="Times New Roman" w:hAnsi="Calibri" w:cs="Calibri"/>
                <w:color w:val="000000"/>
                <w:lang w:eastAsia="en-AU"/>
              </w:rPr>
            </w:pPr>
            <w:ins w:id="42071"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72" w:author="KIM, Jason" w:date="2019-04-02T13:39:00Z"/>
                <w:rFonts w:ascii="Calibri" w:eastAsia="Times New Roman" w:hAnsi="Calibri" w:cs="Calibri"/>
                <w:color w:val="000000"/>
                <w:lang w:eastAsia="en-AU"/>
              </w:rPr>
            </w:pPr>
            <w:ins w:id="4207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74" w:author="KIM, Jason" w:date="2019-04-02T13:39:00Z"/>
                <w:rFonts w:ascii="Calibri" w:eastAsia="Times New Roman" w:hAnsi="Calibri" w:cs="Calibri"/>
                <w:color w:val="000000"/>
                <w:lang w:eastAsia="en-AU"/>
              </w:rPr>
            </w:pPr>
            <w:ins w:id="42075" w:author="KIM, Jason" w:date="2019-04-02T13:39:00Z">
              <w:r w:rsidRPr="0056388D">
                <w:rPr>
                  <w:rFonts w:ascii="Calibri" w:eastAsia="Times New Roman" w:hAnsi="Calibri" w:cs="Calibri"/>
                  <w:color w:val="000000"/>
                  <w:lang w:eastAsia="en-AU"/>
                </w:rPr>
                <w:t>LLN7351</w:t>
              </w:r>
            </w:ins>
          </w:p>
        </w:tc>
        <w:tc>
          <w:tcPr>
            <w:tcW w:w="933" w:type="pct"/>
            <w:noWrap/>
            <w:hideMark/>
          </w:tcPr>
          <w:p w:rsidR="00110C18" w:rsidRPr="0056388D" w:rsidRDefault="00110C18" w:rsidP="00063728">
            <w:pPr>
              <w:rPr>
                <w:ins w:id="42076" w:author="KIM, Jason" w:date="2019-04-02T13:39:00Z"/>
                <w:rFonts w:ascii="Calibri" w:eastAsia="Times New Roman" w:hAnsi="Calibri" w:cs="Calibri"/>
                <w:color w:val="000000"/>
                <w:lang w:eastAsia="en-AU"/>
              </w:rPr>
            </w:pPr>
            <w:ins w:id="420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78" w:author="KIM, Jason" w:date="2019-04-02T13:39:00Z"/>
                <w:rFonts w:ascii="Calibri" w:eastAsia="Times New Roman" w:hAnsi="Calibri" w:cs="Calibri"/>
                <w:color w:val="000000"/>
                <w:lang w:eastAsia="en-AU"/>
              </w:rPr>
            </w:pPr>
            <w:ins w:id="42079" w:author="KIM, Jason" w:date="2019-04-02T13:39:00Z">
              <w:r w:rsidRPr="0056388D">
                <w:rPr>
                  <w:rFonts w:ascii="Calibri" w:eastAsia="Times New Roman" w:hAnsi="Calibri" w:cs="Calibri"/>
                  <w:color w:val="000000"/>
                  <w:lang w:eastAsia="en-AU"/>
                </w:rPr>
                <w:t>Chainage 761</w:t>
              </w:r>
            </w:ins>
          </w:p>
        </w:tc>
        <w:tc>
          <w:tcPr>
            <w:tcW w:w="764" w:type="pct"/>
            <w:noWrap/>
            <w:hideMark/>
          </w:tcPr>
          <w:p w:rsidR="00110C18" w:rsidRPr="0056388D" w:rsidRDefault="00110C18" w:rsidP="00063728">
            <w:pPr>
              <w:jc w:val="right"/>
              <w:rPr>
                <w:ins w:id="42080" w:author="KIM, Jason" w:date="2019-04-02T13:39:00Z"/>
                <w:rFonts w:ascii="Calibri" w:eastAsia="Times New Roman" w:hAnsi="Calibri" w:cs="Calibri"/>
                <w:color w:val="000000"/>
                <w:lang w:eastAsia="en-AU"/>
              </w:rPr>
            </w:pPr>
            <w:ins w:id="420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82" w:author="KIM, Jason" w:date="2019-04-02T13:39:00Z"/>
        </w:trPr>
        <w:tc>
          <w:tcPr>
            <w:tcW w:w="708" w:type="pct"/>
            <w:vMerge/>
            <w:hideMark/>
          </w:tcPr>
          <w:p w:rsidR="00110C18" w:rsidRPr="0056388D" w:rsidRDefault="00110C18" w:rsidP="00063728">
            <w:pPr>
              <w:rPr>
                <w:ins w:id="420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84" w:author="KIM, Jason" w:date="2019-04-02T13:39:00Z"/>
                <w:rFonts w:ascii="Calibri" w:eastAsia="Times New Roman" w:hAnsi="Calibri" w:cs="Calibri"/>
                <w:color w:val="000000"/>
                <w:lang w:eastAsia="en-AU"/>
              </w:rPr>
            </w:pPr>
            <w:ins w:id="42085"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86" w:author="KIM, Jason" w:date="2019-04-02T13:39:00Z"/>
                <w:rFonts w:ascii="Calibri" w:eastAsia="Times New Roman" w:hAnsi="Calibri" w:cs="Calibri"/>
                <w:color w:val="000000"/>
                <w:lang w:eastAsia="en-AU"/>
              </w:rPr>
            </w:pPr>
            <w:ins w:id="4208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88" w:author="KIM, Jason" w:date="2019-04-02T13:39:00Z"/>
                <w:rFonts w:ascii="Calibri" w:eastAsia="Times New Roman" w:hAnsi="Calibri" w:cs="Calibri"/>
                <w:color w:val="000000"/>
                <w:lang w:eastAsia="en-AU"/>
              </w:rPr>
            </w:pPr>
            <w:ins w:id="42089" w:author="KIM, Jason" w:date="2019-04-02T13:39:00Z">
              <w:r w:rsidRPr="0056388D">
                <w:rPr>
                  <w:rFonts w:ascii="Calibri" w:eastAsia="Times New Roman" w:hAnsi="Calibri" w:cs="Calibri"/>
                  <w:color w:val="000000"/>
                  <w:lang w:eastAsia="en-AU"/>
                </w:rPr>
                <w:t>LLN7352</w:t>
              </w:r>
            </w:ins>
          </w:p>
        </w:tc>
        <w:tc>
          <w:tcPr>
            <w:tcW w:w="933" w:type="pct"/>
            <w:noWrap/>
            <w:hideMark/>
          </w:tcPr>
          <w:p w:rsidR="00110C18" w:rsidRPr="0056388D" w:rsidRDefault="00110C18" w:rsidP="00063728">
            <w:pPr>
              <w:rPr>
                <w:ins w:id="42090" w:author="KIM, Jason" w:date="2019-04-02T13:39:00Z"/>
                <w:rFonts w:ascii="Calibri" w:eastAsia="Times New Roman" w:hAnsi="Calibri" w:cs="Calibri"/>
                <w:color w:val="000000"/>
                <w:lang w:eastAsia="en-AU"/>
              </w:rPr>
            </w:pPr>
            <w:ins w:id="420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92" w:author="KIM, Jason" w:date="2019-04-02T13:39:00Z"/>
                <w:rFonts w:ascii="Calibri" w:eastAsia="Times New Roman" w:hAnsi="Calibri" w:cs="Calibri"/>
                <w:color w:val="000000"/>
                <w:lang w:eastAsia="en-AU"/>
              </w:rPr>
            </w:pPr>
            <w:ins w:id="42093" w:author="KIM, Jason" w:date="2019-04-02T13:39:00Z">
              <w:r w:rsidRPr="0056388D">
                <w:rPr>
                  <w:rFonts w:ascii="Calibri" w:eastAsia="Times New Roman" w:hAnsi="Calibri" w:cs="Calibri"/>
                  <w:color w:val="000000"/>
                  <w:lang w:eastAsia="en-AU"/>
                </w:rPr>
                <w:t>Chainage 771</w:t>
              </w:r>
            </w:ins>
          </w:p>
        </w:tc>
        <w:tc>
          <w:tcPr>
            <w:tcW w:w="764" w:type="pct"/>
            <w:noWrap/>
            <w:hideMark/>
          </w:tcPr>
          <w:p w:rsidR="00110C18" w:rsidRPr="0056388D" w:rsidRDefault="00110C18" w:rsidP="00063728">
            <w:pPr>
              <w:jc w:val="right"/>
              <w:rPr>
                <w:ins w:id="42094" w:author="KIM, Jason" w:date="2019-04-02T13:39:00Z"/>
                <w:rFonts w:ascii="Calibri" w:eastAsia="Times New Roman" w:hAnsi="Calibri" w:cs="Calibri"/>
                <w:color w:val="000000"/>
                <w:lang w:eastAsia="en-AU"/>
              </w:rPr>
            </w:pPr>
            <w:ins w:id="420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96" w:author="KIM, Jason" w:date="2019-04-02T13:39:00Z"/>
        </w:trPr>
        <w:tc>
          <w:tcPr>
            <w:tcW w:w="708" w:type="pct"/>
            <w:vMerge/>
            <w:hideMark/>
          </w:tcPr>
          <w:p w:rsidR="00110C18" w:rsidRPr="0056388D" w:rsidRDefault="00110C18" w:rsidP="00063728">
            <w:pPr>
              <w:rPr>
                <w:ins w:id="420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98" w:author="KIM, Jason" w:date="2019-04-02T13:39:00Z"/>
                <w:rFonts w:ascii="Calibri" w:eastAsia="Times New Roman" w:hAnsi="Calibri" w:cs="Calibri"/>
                <w:color w:val="000000"/>
                <w:lang w:eastAsia="en-AU"/>
              </w:rPr>
            </w:pPr>
            <w:ins w:id="42099"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00" w:author="KIM, Jason" w:date="2019-04-02T13:39:00Z"/>
                <w:rFonts w:ascii="Calibri" w:eastAsia="Times New Roman" w:hAnsi="Calibri" w:cs="Calibri"/>
                <w:color w:val="000000"/>
                <w:lang w:eastAsia="en-AU"/>
              </w:rPr>
            </w:pPr>
            <w:ins w:id="4210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02" w:author="KIM, Jason" w:date="2019-04-02T13:39:00Z"/>
                <w:rFonts w:ascii="Calibri" w:eastAsia="Times New Roman" w:hAnsi="Calibri" w:cs="Calibri"/>
                <w:color w:val="000000"/>
                <w:lang w:eastAsia="en-AU"/>
              </w:rPr>
            </w:pPr>
            <w:ins w:id="42103" w:author="KIM, Jason" w:date="2019-04-02T13:39:00Z">
              <w:r w:rsidRPr="0056388D">
                <w:rPr>
                  <w:rFonts w:ascii="Calibri" w:eastAsia="Times New Roman" w:hAnsi="Calibri" w:cs="Calibri"/>
                  <w:color w:val="000000"/>
                  <w:lang w:eastAsia="en-AU"/>
                </w:rPr>
                <w:t>LLN7353</w:t>
              </w:r>
            </w:ins>
          </w:p>
        </w:tc>
        <w:tc>
          <w:tcPr>
            <w:tcW w:w="933" w:type="pct"/>
            <w:noWrap/>
            <w:hideMark/>
          </w:tcPr>
          <w:p w:rsidR="00110C18" w:rsidRPr="0056388D" w:rsidRDefault="00110C18" w:rsidP="00063728">
            <w:pPr>
              <w:rPr>
                <w:ins w:id="42104" w:author="KIM, Jason" w:date="2019-04-02T13:39:00Z"/>
                <w:rFonts w:ascii="Calibri" w:eastAsia="Times New Roman" w:hAnsi="Calibri" w:cs="Calibri"/>
                <w:color w:val="000000"/>
                <w:lang w:eastAsia="en-AU"/>
              </w:rPr>
            </w:pPr>
            <w:ins w:id="421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06" w:author="KIM, Jason" w:date="2019-04-02T13:39:00Z"/>
                <w:rFonts w:ascii="Calibri" w:eastAsia="Times New Roman" w:hAnsi="Calibri" w:cs="Calibri"/>
                <w:color w:val="000000"/>
                <w:lang w:eastAsia="en-AU"/>
              </w:rPr>
            </w:pPr>
            <w:ins w:id="42107" w:author="KIM, Jason" w:date="2019-04-02T13:39:00Z">
              <w:r w:rsidRPr="0056388D">
                <w:rPr>
                  <w:rFonts w:ascii="Calibri" w:eastAsia="Times New Roman" w:hAnsi="Calibri" w:cs="Calibri"/>
                  <w:color w:val="000000"/>
                  <w:lang w:eastAsia="en-AU"/>
                </w:rPr>
                <w:t>Chainage 780</w:t>
              </w:r>
            </w:ins>
          </w:p>
        </w:tc>
        <w:tc>
          <w:tcPr>
            <w:tcW w:w="764" w:type="pct"/>
            <w:noWrap/>
            <w:hideMark/>
          </w:tcPr>
          <w:p w:rsidR="00110C18" w:rsidRPr="0056388D" w:rsidRDefault="00110C18" w:rsidP="00063728">
            <w:pPr>
              <w:jc w:val="right"/>
              <w:rPr>
                <w:ins w:id="42108" w:author="KIM, Jason" w:date="2019-04-02T13:39:00Z"/>
                <w:rFonts w:ascii="Calibri" w:eastAsia="Times New Roman" w:hAnsi="Calibri" w:cs="Calibri"/>
                <w:color w:val="000000"/>
                <w:lang w:eastAsia="en-AU"/>
              </w:rPr>
            </w:pPr>
            <w:ins w:id="42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10" w:author="KIM, Jason" w:date="2019-04-02T13:39:00Z"/>
        </w:trPr>
        <w:tc>
          <w:tcPr>
            <w:tcW w:w="708" w:type="pct"/>
            <w:vMerge/>
            <w:hideMark/>
          </w:tcPr>
          <w:p w:rsidR="00110C18" w:rsidRPr="0056388D" w:rsidRDefault="00110C18" w:rsidP="00063728">
            <w:pPr>
              <w:rPr>
                <w:ins w:id="421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12" w:author="KIM, Jason" w:date="2019-04-02T13:39:00Z"/>
                <w:rFonts w:ascii="Calibri" w:eastAsia="Times New Roman" w:hAnsi="Calibri" w:cs="Calibri"/>
                <w:color w:val="000000"/>
                <w:lang w:eastAsia="en-AU"/>
              </w:rPr>
            </w:pPr>
            <w:ins w:id="42113"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14" w:author="KIM, Jason" w:date="2019-04-02T13:39:00Z"/>
                <w:rFonts w:ascii="Calibri" w:eastAsia="Times New Roman" w:hAnsi="Calibri" w:cs="Calibri"/>
                <w:color w:val="000000"/>
                <w:lang w:eastAsia="en-AU"/>
              </w:rPr>
            </w:pPr>
            <w:ins w:id="4211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16" w:author="KIM, Jason" w:date="2019-04-02T13:39:00Z"/>
                <w:rFonts w:ascii="Calibri" w:eastAsia="Times New Roman" w:hAnsi="Calibri" w:cs="Calibri"/>
                <w:color w:val="000000"/>
                <w:lang w:eastAsia="en-AU"/>
              </w:rPr>
            </w:pPr>
            <w:ins w:id="42117" w:author="KIM, Jason" w:date="2019-04-02T13:39:00Z">
              <w:r w:rsidRPr="0056388D">
                <w:rPr>
                  <w:rFonts w:ascii="Calibri" w:eastAsia="Times New Roman" w:hAnsi="Calibri" w:cs="Calibri"/>
                  <w:color w:val="000000"/>
                  <w:lang w:eastAsia="en-AU"/>
                </w:rPr>
                <w:t>LLN7354</w:t>
              </w:r>
            </w:ins>
          </w:p>
        </w:tc>
        <w:tc>
          <w:tcPr>
            <w:tcW w:w="933" w:type="pct"/>
            <w:noWrap/>
            <w:hideMark/>
          </w:tcPr>
          <w:p w:rsidR="00110C18" w:rsidRPr="0056388D" w:rsidRDefault="00110C18" w:rsidP="00063728">
            <w:pPr>
              <w:rPr>
                <w:ins w:id="42118" w:author="KIM, Jason" w:date="2019-04-02T13:39:00Z"/>
                <w:rFonts w:ascii="Calibri" w:eastAsia="Times New Roman" w:hAnsi="Calibri" w:cs="Calibri"/>
                <w:color w:val="000000"/>
                <w:lang w:eastAsia="en-AU"/>
              </w:rPr>
            </w:pPr>
            <w:ins w:id="421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20" w:author="KIM, Jason" w:date="2019-04-02T13:39:00Z"/>
                <w:rFonts w:ascii="Calibri" w:eastAsia="Times New Roman" w:hAnsi="Calibri" w:cs="Calibri"/>
                <w:color w:val="000000"/>
                <w:lang w:eastAsia="en-AU"/>
              </w:rPr>
            </w:pPr>
            <w:ins w:id="42121" w:author="KIM, Jason" w:date="2019-04-02T13:39:00Z">
              <w:r w:rsidRPr="0056388D">
                <w:rPr>
                  <w:rFonts w:ascii="Calibri" w:eastAsia="Times New Roman" w:hAnsi="Calibri" w:cs="Calibri"/>
                  <w:color w:val="000000"/>
                  <w:lang w:eastAsia="en-AU"/>
                </w:rPr>
                <w:t>Chainage 789</w:t>
              </w:r>
            </w:ins>
          </w:p>
        </w:tc>
        <w:tc>
          <w:tcPr>
            <w:tcW w:w="764" w:type="pct"/>
            <w:noWrap/>
            <w:hideMark/>
          </w:tcPr>
          <w:p w:rsidR="00110C18" w:rsidRPr="0056388D" w:rsidRDefault="00110C18" w:rsidP="00063728">
            <w:pPr>
              <w:jc w:val="right"/>
              <w:rPr>
                <w:ins w:id="42122" w:author="KIM, Jason" w:date="2019-04-02T13:39:00Z"/>
                <w:rFonts w:ascii="Calibri" w:eastAsia="Times New Roman" w:hAnsi="Calibri" w:cs="Calibri"/>
                <w:color w:val="000000"/>
                <w:lang w:eastAsia="en-AU"/>
              </w:rPr>
            </w:pPr>
            <w:ins w:id="42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24" w:author="KIM, Jason" w:date="2019-04-02T13:39:00Z"/>
        </w:trPr>
        <w:tc>
          <w:tcPr>
            <w:tcW w:w="708" w:type="pct"/>
            <w:vMerge/>
            <w:hideMark/>
          </w:tcPr>
          <w:p w:rsidR="00110C18" w:rsidRPr="0056388D" w:rsidRDefault="00110C18" w:rsidP="00063728">
            <w:pPr>
              <w:rPr>
                <w:ins w:id="421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26" w:author="KIM, Jason" w:date="2019-04-02T13:39:00Z"/>
                <w:rFonts w:ascii="Calibri" w:eastAsia="Times New Roman" w:hAnsi="Calibri" w:cs="Calibri"/>
                <w:color w:val="000000"/>
                <w:lang w:eastAsia="en-AU"/>
              </w:rPr>
            </w:pPr>
            <w:ins w:id="42127"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28" w:author="KIM, Jason" w:date="2019-04-02T13:39:00Z"/>
                <w:rFonts w:ascii="Calibri" w:eastAsia="Times New Roman" w:hAnsi="Calibri" w:cs="Calibri"/>
                <w:color w:val="000000"/>
                <w:lang w:eastAsia="en-AU"/>
              </w:rPr>
            </w:pPr>
            <w:ins w:id="4212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30" w:author="KIM, Jason" w:date="2019-04-02T13:39:00Z"/>
                <w:rFonts w:ascii="Calibri" w:eastAsia="Times New Roman" w:hAnsi="Calibri" w:cs="Calibri"/>
                <w:color w:val="000000"/>
                <w:lang w:eastAsia="en-AU"/>
              </w:rPr>
            </w:pPr>
            <w:ins w:id="42131" w:author="KIM, Jason" w:date="2019-04-02T13:39:00Z">
              <w:r w:rsidRPr="0056388D">
                <w:rPr>
                  <w:rFonts w:ascii="Calibri" w:eastAsia="Times New Roman" w:hAnsi="Calibri" w:cs="Calibri"/>
                  <w:color w:val="000000"/>
                  <w:lang w:eastAsia="en-AU"/>
                </w:rPr>
                <w:t>LLN7355</w:t>
              </w:r>
            </w:ins>
          </w:p>
        </w:tc>
        <w:tc>
          <w:tcPr>
            <w:tcW w:w="933" w:type="pct"/>
            <w:noWrap/>
            <w:hideMark/>
          </w:tcPr>
          <w:p w:rsidR="00110C18" w:rsidRPr="0056388D" w:rsidRDefault="00110C18" w:rsidP="00063728">
            <w:pPr>
              <w:rPr>
                <w:ins w:id="42132" w:author="KIM, Jason" w:date="2019-04-02T13:39:00Z"/>
                <w:rFonts w:ascii="Calibri" w:eastAsia="Times New Roman" w:hAnsi="Calibri" w:cs="Calibri"/>
                <w:color w:val="000000"/>
                <w:lang w:eastAsia="en-AU"/>
              </w:rPr>
            </w:pPr>
            <w:ins w:id="421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34" w:author="KIM, Jason" w:date="2019-04-02T13:39:00Z"/>
                <w:rFonts w:ascii="Calibri" w:eastAsia="Times New Roman" w:hAnsi="Calibri" w:cs="Calibri"/>
                <w:color w:val="000000"/>
                <w:lang w:eastAsia="en-AU"/>
              </w:rPr>
            </w:pPr>
            <w:ins w:id="42135" w:author="KIM, Jason" w:date="2019-04-02T13:39:00Z">
              <w:r w:rsidRPr="0056388D">
                <w:rPr>
                  <w:rFonts w:ascii="Calibri" w:eastAsia="Times New Roman" w:hAnsi="Calibri" w:cs="Calibri"/>
                  <w:color w:val="000000"/>
                  <w:lang w:eastAsia="en-AU"/>
                </w:rPr>
                <w:t>Chainage 798</w:t>
              </w:r>
            </w:ins>
          </w:p>
        </w:tc>
        <w:tc>
          <w:tcPr>
            <w:tcW w:w="764" w:type="pct"/>
            <w:noWrap/>
            <w:hideMark/>
          </w:tcPr>
          <w:p w:rsidR="00110C18" w:rsidRPr="0056388D" w:rsidRDefault="00110C18" w:rsidP="00063728">
            <w:pPr>
              <w:jc w:val="right"/>
              <w:rPr>
                <w:ins w:id="42136" w:author="KIM, Jason" w:date="2019-04-02T13:39:00Z"/>
                <w:rFonts w:ascii="Calibri" w:eastAsia="Times New Roman" w:hAnsi="Calibri" w:cs="Calibri"/>
                <w:color w:val="000000"/>
                <w:lang w:eastAsia="en-AU"/>
              </w:rPr>
            </w:pPr>
            <w:ins w:id="421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38" w:author="KIM, Jason" w:date="2019-04-02T13:39:00Z"/>
        </w:trPr>
        <w:tc>
          <w:tcPr>
            <w:tcW w:w="708" w:type="pct"/>
            <w:vMerge/>
            <w:hideMark/>
          </w:tcPr>
          <w:p w:rsidR="00110C18" w:rsidRPr="0056388D" w:rsidRDefault="00110C18" w:rsidP="00063728">
            <w:pPr>
              <w:rPr>
                <w:ins w:id="421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40" w:author="KIM, Jason" w:date="2019-04-02T13:39:00Z"/>
                <w:rFonts w:ascii="Calibri" w:eastAsia="Times New Roman" w:hAnsi="Calibri" w:cs="Calibri"/>
                <w:color w:val="000000"/>
                <w:lang w:eastAsia="en-AU"/>
              </w:rPr>
            </w:pPr>
            <w:ins w:id="42141"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42" w:author="KIM, Jason" w:date="2019-04-02T13:39:00Z"/>
                <w:rFonts w:ascii="Calibri" w:eastAsia="Times New Roman" w:hAnsi="Calibri" w:cs="Calibri"/>
                <w:color w:val="000000"/>
                <w:lang w:eastAsia="en-AU"/>
              </w:rPr>
            </w:pPr>
            <w:ins w:id="4214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44" w:author="KIM, Jason" w:date="2019-04-02T13:39:00Z"/>
                <w:rFonts w:ascii="Calibri" w:eastAsia="Times New Roman" w:hAnsi="Calibri" w:cs="Calibri"/>
                <w:color w:val="000000"/>
                <w:lang w:eastAsia="en-AU"/>
              </w:rPr>
            </w:pPr>
            <w:ins w:id="42145" w:author="KIM, Jason" w:date="2019-04-02T13:39:00Z">
              <w:r w:rsidRPr="0056388D">
                <w:rPr>
                  <w:rFonts w:ascii="Calibri" w:eastAsia="Times New Roman" w:hAnsi="Calibri" w:cs="Calibri"/>
                  <w:color w:val="000000"/>
                  <w:lang w:eastAsia="en-AU"/>
                </w:rPr>
                <w:t>LLN7356</w:t>
              </w:r>
            </w:ins>
          </w:p>
        </w:tc>
        <w:tc>
          <w:tcPr>
            <w:tcW w:w="933" w:type="pct"/>
            <w:noWrap/>
            <w:hideMark/>
          </w:tcPr>
          <w:p w:rsidR="00110C18" w:rsidRPr="0056388D" w:rsidRDefault="00110C18" w:rsidP="00063728">
            <w:pPr>
              <w:rPr>
                <w:ins w:id="42146" w:author="KIM, Jason" w:date="2019-04-02T13:39:00Z"/>
                <w:rFonts w:ascii="Calibri" w:eastAsia="Times New Roman" w:hAnsi="Calibri" w:cs="Calibri"/>
                <w:color w:val="000000"/>
                <w:lang w:eastAsia="en-AU"/>
              </w:rPr>
            </w:pPr>
            <w:ins w:id="421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48" w:author="KIM, Jason" w:date="2019-04-02T13:39:00Z"/>
                <w:rFonts w:ascii="Calibri" w:eastAsia="Times New Roman" w:hAnsi="Calibri" w:cs="Calibri"/>
                <w:color w:val="000000"/>
                <w:lang w:eastAsia="en-AU"/>
              </w:rPr>
            </w:pPr>
            <w:ins w:id="42149" w:author="KIM, Jason" w:date="2019-04-02T13:39:00Z">
              <w:r w:rsidRPr="0056388D">
                <w:rPr>
                  <w:rFonts w:ascii="Calibri" w:eastAsia="Times New Roman" w:hAnsi="Calibri" w:cs="Calibri"/>
                  <w:color w:val="000000"/>
                  <w:lang w:eastAsia="en-AU"/>
                </w:rPr>
                <w:t>Chainage 808</w:t>
              </w:r>
            </w:ins>
          </w:p>
        </w:tc>
        <w:tc>
          <w:tcPr>
            <w:tcW w:w="764" w:type="pct"/>
            <w:noWrap/>
            <w:hideMark/>
          </w:tcPr>
          <w:p w:rsidR="00110C18" w:rsidRPr="0056388D" w:rsidRDefault="00110C18" w:rsidP="00063728">
            <w:pPr>
              <w:jc w:val="right"/>
              <w:rPr>
                <w:ins w:id="42150" w:author="KIM, Jason" w:date="2019-04-02T13:39:00Z"/>
                <w:rFonts w:ascii="Calibri" w:eastAsia="Times New Roman" w:hAnsi="Calibri" w:cs="Calibri"/>
                <w:color w:val="000000"/>
                <w:lang w:eastAsia="en-AU"/>
              </w:rPr>
            </w:pPr>
            <w:ins w:id="421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52" w:author="KIM, Jason" w:date="2019-04-02T13:39:00Z"/>
        </w:trPr>
        <w:tc>
          <w:tcPr>
            <w:tcW w:w="708" w:type="pct"/>
            <w:vMerge w:val="restart"/>
            <w:noWrap/>
            <w:hideMark/>
          </w:tcPr>
          <w:p w:rsidR="00110C18" w:rsidRPr="0056388D" w:rsidRDefault="00110C18" w:rsidP="00063728">
            <w:pPr>
              <w:rPr>
                <w:ins w:id="42153" w:author="KIM, Jason" w:date="2019-04-02T13:39:00Z"/>
                <w:rFonts w:ascii="Calibri" w:eastAsia="Times New Roman" w:hAnsi="Calibri" w:cs="Calibri"/>
                <w:color w:val="000000"/>
                <w:lang w:eastAsia="en-AU"/>
              </w:rPr>
            </w:pPr>
            <w:ins w:id="42154" w:author="KIM, Jason" w:date="2019-04-02T13:39:00Z">
              <w:r w:rsidRPr="0056388D">
                <w:rPr>
                  <w:rFonts w:ascii="Calibri" w:eastAsia="Times New Roman" w:hAnsi="Calibri" w:cs="Calibri"/>
                  <w:color w:val="000000"/>
                  <w:lang w:eastAsia="en-AU"/>
                </w:rPr>
                <w:t>LLE95K71</w:t>
              </w:r>
            </w:ins>
          </w:p>
        </w:tc>
        <w:tc>
          <w:tcPr>
            <w:tcW w:w="605" w:type="pct"/>
            <w:noWrap/>
            <w:hideMark/>
          </w:tcPr>
          <w:p w:rsidR="00110C18" w:rsidRPr="0056388D" w:rsidRDefault="00110C18" w:rsidP="00063728">
            <w:pPr>
              <w:rPr>
                <w:ins w:id="42155" w:author="KIM, Jason" w:date="2019-04-02T13:39:00Z"/>
                <w:rFonts w:ascii="Calibri" w:eastAsia="Times New Roman" w:hAnsi="Calibri" w:cs="Calibri"/>
                <w:color w:val="000000"/>
                <w:lang w:eastAsia="en-AU"/>
              </w:rPr>
            </w:pPr>
            <w:ins w:id="42156"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57" w:author="KIM, Jason" w:date="2019-04-02T13:39:00Z"/>
                <w:rFonts w:ascii="Calibri" w:eastAsia="Times New Roman" w:hAnsi="Calibri" w:cs="Calibri"/>
                <w:color w:val="000000"/>
                <w:lang w:eastAsia="en-AU"/>
              </w:rPr>
            </w:pPr>
            <w:ins w:id="4215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59" w:author="KIM, Jason" w:date="2019-04-02T13:39:00Z"/>
                <w:rFonts w:ascii="Calibri" w:eastAsia="Times New Roman" w:hAnsi="Calibri" w:cs="Calibri"/>
                <w:color w:val="000000"/>
                <w:lang w:eastAsia="en-AU"/>
              </w:rPr>
            </w:pPr>
            <w:ins w:id="42160" w:author="KIM, Jason" w:date="2019-04-02T13:39:00Z">
              <w:r w:rsidRPr="0056388D">
                <w:rPr>
                  <w:rFonts w:ascii="Calibri" w:eastAsia="Times New Roman" w:hAnsi="Calibri" w:cs="Calibri"/>
                  <w:color w:val="000000"/>
                  <w:lang w:eastAsia="en-AU"/>
                </w:rPr>
                <w:t>LLS8338</w:t>
              </w:r>
            </w:ins>
          </w:p>
        </w:tc>
        <w:tc>
          <w:tcPr>
            <w:tcW w:w="933" w:type="pct"/>
            <w:noWrap/>
            <w:hideMark/>
          </w:tcPr>
          <w:p w:rsidR="00110C18" w:rsidRPr="0056388D" w:rsidRDefault="00110C18" w:rsidP="00063728">
            <w:pPr>
              <w:rPr>
                <w:ins w:id="42161" w:author="KIM, Jason" w:date="2019-04-02T13:39:00Z"/>
                <w:rFonts w:ascii="Calibri" w:eastAsia="Times New Roman" w:hAnsi="Calibri" w:cs="Calibri"/>
                <w:color w:val="000000"/>
                <w:lang w:eastAsia="en-AU"/>
              </w:rPr>
            </w:pPr>
            <w:ins w:id="421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63" w:author="KIM, Jason" w:date="2019-04-02T13:39:00Z"/>
                <w:rFonts w:ascii="Calibri" w:eastAsia="Times New Roman" w:hAnsi="Calibri" w:cs="Calibri"/>
                <w:color w:val="000000"/>
                <w:lang w:eastAsia="en-AU"/>
              </w:rPr>
            </w:pPr>
            <w:ins w:id="42164" w:author="KIM, Jason" w:date="2019-04-02T13:39:00Z">
              <w:r w:rsidRPr="0056388D">
                <w:rPr>
                  <w:rFonts w:ascii="Calibri" w:eastAsia="Times New Roman" w:hAnsi="Calibri" w:cs="Calibri"/>
                  <w:color w:val="000000"/>
                  <w:lang w:eastAsia="en-AU"/>
                </w:rPr>
                <w:t>Chainage 587</w:t>
              </w:r>
            </w:ins>
          </w:p>
        </w:tc>
        <w:tc>
          <w:tcPr>
            <w:tcW w:w="764" w:type="pct"/>
            <w:noWrap/>
            <w:hideMark/>
          </w:tcPr>
          <w:p w:rsidR="00110C18" w:rsidRPr="0056388D" w:rsidRDefault="00110C18" w:rsidP="00063728">
            <w:pPr>
              <w:jc w:val="right"/>
              <w:rPr>
                <w:ins w:id="42165" w:author="KIM, Jason" w:date="2019-04-02T13:39:00Z"/>
                <w:rFonts w:ascii="Calibri" w:eastAsia="Times New Roman" w:hAnsi="Calibri" w:cs="Calibri"/>
                <w:color w:val="000000"/>
                <w:lang w:eastAsia="en-AU"/>
              </w:rPr>
            </w:pPr>
            <w:ins w:id="421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67" w:author="KIM, Jason" w:date="2019-04-02T13:39:00Z"/>
        </w:trPr>
        <w:tc>
          <w:tcPr>
            <w:tcW w:w="708" w:type="pct"/>
            <w:vMerge/>
            <w:hideMark/>
          </w:tcPr>
          <w:p w:rsidR="00110C18" w:rsidRPr="0056388D" w:rsidRDefault="00110C18" w:rsidP="00063728">
            <w:pPr>
              <w:rPr>
                <w:ins w:id="421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69" w:author="KIM, Jason" w:date="2019-04-02T13:39:00Z"/>
                <w:rFonts w:ascii="Calibri" w:eastAsia="Times New Roman" w:hAnsi="Calibri" w:cs="Calibri"/>
                <w:color w:val="000000"/>
                <w:lang w:eastAsia="en-AU"/>
              </w:rPr>
            </w:pPr>
            <w:ins w:id="42170"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71" w:author="KIM, Jason" w:date="2019-04-02T13:39:00Z"/>
                <w:rFonts w:ascii="Calibri" w:eastAsia="Times New Roman" w:hAnsi="Calibri" w:cs="Calibri"/>
                <w:color w:val="000000"/>
                <w:lang w:eastAsia="en-AU"/>
              </w:rPr>
            </w:pPr>
            <w:ins w:id="4217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73" w:author="KIM, Jason" w:date="2019-04-02T13:39:00Z"/>
                <w:rFonts w:ascii="Calibri" w:eastAsia="Times New Roman" w:hAnsi="Calibri" w:cs="Calibri"/>
                <w:color w:val="000000"/>
                <w:lang w:eastAsia="en-AU"/>
              </w:rPr>
            </w:pPr>
            <w:ins w:id="42174" w:author="KIM, Jason" w:date="2019-04-02T13:39:00Z">
              <w:r w:rsidRPr="0056388D">
                <w:rPr>
                  <w:rFonts w:ascii="Calibri" w:eastAsia="Times New Roman" w:hAnsi="Calibri" w:cs="Calibri"/>
                  <w:color w:val="000000"/>
                  <w:lang w:eastAsia="en-AU"/>
                </w:rPr>
                <w:t>LLS8339</w:t>
              </w:r>
            </w:ins>
          </w:p>
        </w:tc>
        <w:tc>
          <w:tcPr>
            <w:tcW w:w="933" w:type="pct"/>
            <w:noWrap/>
            <w:hideMark/>
          </w:tcPr>
          <w:p w:rsidR="00110C18" w:rsidRPr="0056388D" w:rsidRDefault="00110C18" w:rsidP="00063728">
            <w:pPr>
              <w:rPr>
                <w:ins w:id="42175" w:author="KIM, Jason" w:date="2019-04-02T13:39:00Z"/>
                <w:rFonts w:ascii="Calibri" w:eastAsia="Times New Roman" w:hAnsi="Calibri" w:cs="Calibri"/>
                <w:color w:val="000000"/>
                <w:lang w:eastAsia="en-AU"/>
              </w:rPr>
            </w:pPr>
            <w:ins w:id="421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77" w:author="KIM, Jason" w:date="2019-04-02T13:39:00Z"/>
                <w:rFonts w:ascii="Calibri" w:eastAsia="Times New Roman" w:hAnsi="Calibri" w:cs="Calibri"/>
                <w:color w:val="000000"/>
                <w:lang w:eastAsia="en-AU"/>
              </w:rPr>
            </w:pPr>
            <w:ins w:id="42178" w:author="KIM, Jason" w:date="2019-04-02T13:39:00Z">
              <w:r w:rsidRPr="0056388D">
                <w:rPr>
                  <w:rFonts w:ascii="Calibri" w:eastAsia="Times New Roman" w:hAnsi="Calibri" w:cs="Calibri"/>
                  <w:color w:val="000000"/>
                  <w:lang w:eastAsia="en-AU"/>
                </w:rPr>
                <w:t>Chainage 577</w:t>
              </w:r>
            </w:ins>
          </w:p>
        </w:tc>
        <w:tc>
          <w:tcPr>
            <w:tcW w:w="764" w:type="pct"/>
            <w:noWrap/>
            <w:hideMark/>
          </w:tcPr>
          <w:p w:rsidR="00110C18" w:rsidRPr="0056388D" w:rsidRDefault="00110C18" w:rsidP="00063728">
            <w:pPr>
              <w:jc w:val="right"/>
              <w:rPr>
                <w:ins w:id="42179" w:author="KIM, Jason" w:date="2019-04-02T13:39:00Z"/>
                <w:rFonts w:ascii="Calibri" w:eastAsia="Times New Roman" w:hAnsi="Calibri" w:cs="Calibri"/>
                <w:color w:val="000000"/>
                <w:lang w:eastAsia="en-AU"/>
              </w:rPr>
            </w:pPr>
            <w:ins w:id="421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81" w:author="KIM, Jason" w:date="2019-04-02T13:39:00Z"/>
        </w:trPr>
        <w:tc>
          <w:tcPr>
            <w:tcW w:w="708" w:type="pct"/>
            <w:vMerge/>
            <w:hideMark/>
          </w:tcPr>
          <w:p w:rsidR="00110C18" w:rsidRPr="0056388D" w:rsidRDefault="00110C18" w:rsidP="00063728">
            <w:pPr>
              <w:rPr>
                <w:ins w:id="421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83" w:author="KIM, Jason" w:date="2019-04-02T13:39:00Z"/>
                <w:rFonts w:ascii="Calibri" w:eastAsia="Times New Roman" w:hAnsi="Calibri" w:cs="Calibri"/>
                <w:color w:val="000000"/>
                <w:lang w:eastAsia="en-AU"/>
              </w:rPr>
            </w:pPr>
            <w:ins w:id="42184"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85" w:author="KIM, Jason" w:date="2019-04-02T13:39:00Z"/>
                <w:rFonts w:ascii="Calibri" w:eastAsia="Times New Roman" w:hAnsi="Calibri" w:cs="Calibri"/>
                <w:color w:val="000000"/>
                <w:lang w:eastAsia="en-AU"/>
              </w:rPr>
            </w:pPr>
            <w:ins w:id="4218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87" w:author="KIM, Jason" w:date="2019-04-02T13:39:00Z"/>
                <w:rFonts w:ascii="Calibri" w:eastAsia="Times New Roman" w:hAnsi="Calibri" w:cs="Calibri"/>
                <w:color w:val="000000"/>
                <w:lang w:eastAsia="en-AU"/>
              </w:rPr>
            </w:pPr>
            <w:ins w:id="42188" w:author="KIM, Jason" w:date="2019-04-02T13:39:00Z">
              <w:r w:rsidRPr="0056388D">
                <w:rPr>
                  <w:rFonts w:ascii="Calibri" w:eastAsia="Times New Roman" w:hAnsi="Calibri" w:cs="Calibri"/>
                  <w:color w:val="000000"/>
                  <w:lang w:eastAsia="en-AU"/>
                </w:rPr>
                <w:t>LLS8340</w:t>
              </w:r>
            </w:ins>
          </w:p>
        </w:tc>
        <w:tc>
          <w:tcPr>
            <w:tcW w:w="933" w:type="pct"/>
            <w:noWrap/>
            <w:hideMark/>
          </w:tcPr>
          <w:p w:rsidR="00110C18" w:rsidRPr="0056388D" w:rsidRDefault="00110C18" w:rsidP="00063728">
            <w:pPr>
              <w:rPr>
                <w:ins w:id="42189" w:author="KIM, Jason" w:date="2019-04-02T13:39:00Z"/>
                <w:rFonts w:ascii="Calibri" w:eastAsia="Times New Roman" w:hAnsi="Calibri" w:cs="Calibri"/>
                <w:color w:val="000000"/>
                <w:lang w:eastAsia="en-AU"/>
              </w:rPr>
            </w:pPr>
            <w:ins w:id="421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91" w:author="KIM, Jason" w:date="2019-04-02T13:39:00Z"/>
                <w:rFonts w:ascii="Calibri" w:eastAsia="Times New Roman" w:hAnsi="Calibri" w:cs="Calibri"/>
                <w:color w:val="000000"/>
                <w:lang w:eastAsia="en-AU"/>
              </w:rPr>
            </w:pPr>
            <w:ins w:id="42192" w:author="KIM, Jason" w:date="2019-04-02T13:39:00Z">
              <w:r w:rsidRPr="0056388D">
                <w:rPr>
                  <w:rFonts w:ascii="Calibri" w:eastAsia="Times New Roman" w:hAnsi="Calibri" w:cs="Calibri"/>
                  <w:color w:val="000000"/>
                  <w:lang w:eastAsia="en-AU"/>
                </w:rPr>
                <w:t>Chainage 567</w:t>
              </w:r>
            </w:ins>
          </w:p>
        </w:tc>
        <w:tc>
          <w:tcPr>
            <w:tcW w:w="764" w:type="pct"/>
            <w:noWrap/>
            <w:hideMark/>
          </w:tcPr>
          <w:p w:rsidR="00110C18" w:rsidRPr="0056388D" w:rsidRDefault="00110C18" w:rsidP="00063728">
            <w:pPr>
              <w:jc w:val="right"/>
              <w:rPr>
                <w:ins w:id="42193" w:author="KIM, Jason" w:date="2019-04-02T13:39:00Z"/>
                <w:rFonts w:ascii="Calibri" w:eastAsia="Times New Roman" w:hAnsi="Calibri" w:cs="Calibri"/>
                <w:color w:val="000000"/>
                <w:lang w:eastAsia="en-AU"/>
              </w:rPr>
            </w:pPr>
            <w:ins w:id="421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95" w:author="KIM, Jason" w:date="2019-04-02T13:39:00Z"/>
        </w:trPr>
        <w:tc>
          <w:tcPr>
            <w:tcW w:w="708" w:type="pct"/>
            <w:vMerge/>
            <w:hideMark/>
          </w:tcPr>
          <w:p w:rsidR="00110C18" w:rsidRPr="0056388D" w:rsidRDefault="00110C18" w:rsidP="00063728">
            <w:pPr>
              <w:rPr>
                <w:ins w:id="421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97" w:author="KIM, Jason" w:date="2019-04-02T13:39:00Z"/>
                <w:rFonts w:ascii="Calibri" w:eastAsia="Times New Roman" w:hAnsi="Calibri" w:cs="Calibri"/>
                <w:color w:val="000000"/>
                <w:lang w:eastAsia="en-AU"/>
              </w:rPr>
            </w:pPr>
            <w:ins w:id="42198"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99" w:author="KIM, Jason" w:date="2019-04-02T13:39:00Z"/>
                <w:rFonts w:ascii="Calibri" w:eastAsia="Times New Roman" w:hAnsi="Calibri" w:cs="Calibri"/>
                <w:color w:val="000000"/>
                <w:lang w:eastAsia="en-AU"/>
              </w:rPr>
            </w:pPr>
            <w:ins w:id="4220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01" w:author="KIM, Jason" w:date="2019-04-02T13:39:00Z"/>
                <w:rFonts w:ascii="Calibri" w:eastAsia="Times New Roman" w:hAnsi="Calibri" w:cs="Calibri"/>
                <w:color w:val="000000"/>
                <w:lang w:eastAsia="en-AU"/>
              </w:rPr>
            </w:pPr>
            <w:ins w:id="42202" w:author="KIM, Jason" w:date="2019-04-02T13:39:00Z">
              <w:r w:rsidRPr="0056388D">
                <w:rPr>
                  <w:rFonts w:ascii="Calibri" w:eastAsia="Times New Roman" w:hAnsi="Calibri" w:cs="Calibri"/>
                  <w:color w:val="000000"/>
                  <w:lang w:eastAsia="en-AU"/>
                </w:rPr>
                <w:t>LLS8341</w:t>
              </w:r>
            </w:ins>
          </w:p>
        </w:tc>
        <w:tc>
          <w:tcPr>
            <w:tcW w:w="933" w:type="pct"/>
            <w:noWrap/>
            <w:hideMark/>
          </w:tcPr>
          <w:p w:rsidR="00110C18" w:rsidRPr="0056388D" w:rsidRDefault="00110C18" w:rsidP="00063728">
            <w:pPr>
              <w:rPr>
                <w:ins w:id="42203" w:author="KIM, Jason" w:date="2019-04-02T13:39:00Z"/>
                <w:rFonts w:ascii="Calibri" w:eastAsia="Times New Roman" w:hAnsi="Calibri" w:cs="Calibri"/>
                <w:color w:val="000000"/>
                <w:lang w:eastAsia="en-AU"/>
              </w:rPr>
            </w:pPr>
            <w:ins w:id="422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05" w:author="KIM, Jason" w:date="2019-04-02T13:39:00Z"/>
                <w:rFonts w:ascii="Calibri" w:eastAsia="Times New Roman" w:hAnsi="Calibri" w:cs="Calibri"/>
                <w:color w:val="000000"/>
                <w:lang w:eastAsia="en-AU"/>
              </w:rPr>
            </w:pPr>
            <w:ins w:id="42206" w:author="KIM, Jason" w:date="2019-04-02T13:39:00Z">
              <w:r w:rsidRPr="0056388D">
                <w:rPr>
                  <w:rFonts w:ascii="Calibri" w:eastAsia="Times New Roman" w:hAnsi="Calibri" w:cs="Calibri"/>
                  <w:color w:val="000000"/>
                  <w:lang w:eastAsia="en-AU"/>
                </w:rPr>
                <w:t>Chainage 556</w:t>
              </w:r>
            </w:ins>
          </w:p>
        </w:tc>
        <w:tc>
          <w:tcPr>
            <w:tcW w:w="764" w:type="pct"/>
            <w:noWrap/>
            <w:hideMark/>
          </w:tcPr>
          <w:p w:rsidR="00110C18" w:rsidRPr="0056388D" w:rsidRDefault="00110C18" w:rsidP="00063728">
            <w:pPr>
              <w:jc w:val="right"/>
              <w:rPr>
                <w:ins w:id="42207" w:author="KIM, Jason" w:date="2019-04-02T13:39:00Z"/>
                <w:rFonts w:ascii="Calibri" w:eastAsia="Times New Roman" w:hAnsi="Calibri" w:cs="Calibri"/>
                <w:color w:val="000000"/>
                <w:lang w:eastAsia="en-AU"/>
              </w:rPr>
            </w:pPr>
            <w:ins w:id="422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09" w:author="KIM, Jason" w:date="2019-04-02T13:39:00Z"/>
        </w:trPr>
        <w:tc>
          <w:tcPr>
            <w:tcW w:w="708" w:type="pct"/>
            <w:vMerge/>
            <w:hideMark/>
          </w:tcPr>
          <w:p w:rsidR="00110C18" w:rsidRPr="0056388D" w:rsidRDefault="00110C18" w:rsidP="00063728">
            <w:pPr>
              <w:rPr>
                <w:ins w:id="422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11" w:author="KIM, Jason" w:date="2019-04-02T13:39:00Z"/>
                <w:rFonts w:ascii="Calibri" w:eastAsia="Times New Roman" w:hAnsi="Calibri" w:cs="Calibri"/>
                <w:color w:val="000000"/>
                <w:lang w:eastAsia="en-AU"/>
              </w:rPr>
            </w:pPr>
            <w:ins w:id="42212"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13" w:author="KIM, Jason" w:date="2019-04-02T13:39:00Z"/>
                <w:rFonts w:ascii="Calibri" w:eastAsia="Times New Roman" w:hAnsi="Calibri" w:cs="Calibri"/>
                <w:color w:val="000000"/>
                <w:lang w:eastAsia="en-AU"/>
              </w:rPr>
            </w:pPr>
            <w:ins w:id="4221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15" w:author="KIM, Jason" w:date="2019-04-02T13:39:00Z"/>
                <w:rFonts w:ascii="Calibri" w:eastAsia="Times New Roman" w:hAnsi="Calibri" w:cs="Calibri"/>
                <w:color w:val="000000"/>
                <w:lang w:eastAsia="en-AU"/>
              </w:rPr>
            </w:pPr>
            <w:ins w:id="42216" w:author="KIM, Jason" w:date="2019-04-02T13:39:00Z">
              <w:r w:rsidRPr="0056388D">
                <w:rPr>
                  <w:rFonts w:ascii="Calibri" w:eastAsia="Times New Roman" w:hAnsi="Calibri" w:cs="Calibri"/>
                  <w:color w:val="000000"/>
                  <w:lang w:eastAsia="en-AU"/>
                </w:rPr>
                <w:t>LLS8342</w:t>
              </w:r>
            </w:ins>
          </w:p>
        </w:tc>
        <w:tc>
          <w:tcPr>
            <w:tcW w:w="933" w:type="pct"/>
            <w:noWrap/>
            <w:hideMark/>
          </w:tcPr>
          <w:p w:rsidR="00110C18" w:rsidRPr="0056388D" w:rsidRDefault="00110C18" w:rsidP="00063728">
            <w:pPr>
              <w:rPr>
                <w:ins w:id="42217" w:author="KIM, Jason" w:date="2019-04-02T13:39:00Z"/>
                <w:rFonts w:ascii="Calibri" w:eastAsia="Times New Roman" w:hAnsi="Calibri" w:cs="Calibri"/>
                <w:color w:val="000000"/>
                <w:lang w:eastAsia="en-AU"/>
              </w:rPr>
            </w:pPr>
            <w:ins w:id="422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19" w:author="KIM, Jason" w:date="2019-04-02T13:39:00Z"/>
                <w:rFonts w:ascii="Calibri" w:eastAsia="Times New Roman" w:hAnsi="Calibri" w:cs="Calibri"/>
                <w:color w:val="000000"/>
                <w:lang w:eastAsia="en-AU"/>
              </w:rPr>
            </w:pPr>
            <w:ins w:id="42220" w:author="KIM, Jason" w:date="2019-04-02T13:39:00Z">
              <w:r w:rsidRPr="0056388D">
                <w:rPr>
                  <w:rFonts w:ascii="Calibri" w:eastAsia="Times New Roman" w:hAnsi="Calibri" w:cs="Calibri"/>
                  <w:color w:val="000000"/>
                  <w:lang w:eastAsia="en-AU"/>
                </w:rPr>
                <w:t>Chainage 546</w:t>
              </w:r>
            </w:ins>
          </w:p>
        </w:tc>
        <w:tc>
          <w:tcPr>
            <w:tcW w:w="764" w:type="pct"/>
            <w:noWrap/>
            <w:hideMark/>
          </w:tcPr>
          <w:p w:rsidR="00110C18" w:rsidRPr="0056388D" w:rsidRDefault="00110C18" w:rsidP="00063728">
            <w:pPr>
              <w:jc w:val="right"/>
              <w:rPr>
                <w:ins w:id="42221" w:author="KIM, Jason" w:date="2019-04-02T13:39:00Z"/>
                <w:rFonts w:ascii="Calibri" w:eastAsia="Times New Roman" w:hAnsi="Calibri" w:cs="Calibri"/>
                <w:color w:val="000000"/>
                <w:lang w:eastAsia="en-AU"/>
              </w:rPr>
            </w:pPr>
            <w:ins w:id="422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23" w:author="KIM, Jason" w:date="2019-04-02T13:39:00Z"/>
        </w:trPr>
        <w:tc>
          <w:tcPr>
            <w:tcW w:w="708" w:type="pct"/>
            <w:vMerge/>
            <w:hideMark/>
          </w:tcPr>
          <w:p w:rsidR="00110C18" w:rsidRPr="0056388D" w:rsidRDefault="00110C18" w:rsidP="00063728">
            <w:pPr>
              <w:rPr>
                <w:ins w:id="422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25" w:author="KIM, Jason" w:date="2019-04-02T13:39:00Z"/>
                <w:rFonts w:ascii="Calibri" w:eastAsia="Times New Roman" w:hAnsi="Calibri" w:cs="Calibri"/>
                <w:color w:val="000000"/>
                <w:lang w:eastAsia="en-AU"/>
              </w:rPr>
            </w:pPr>
            <w:ins w:id="42226"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27" w:author="KIM, Jason" w:date="2019-04-02T13:39:00Z"/>
                <w:rFonts w:ascii="Calibri" w:eastAsia="Times New Roman" w:hAnsi="Calibri" w:cs="Calibri"/>
                <w:color w:val="000000"/>
                <w:lang w:eastAsia="en-AU"/>
              </w:rPr>
            </w:pPr>
            <w:ins w:id="4222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29" w:author="KIM, Jason" w:date="2019-04-02T13:39:00Z"/>
                <w:rFonts w:ascii="Calibri" w:eastAsia="Times New Roman" w:hAnsi="Calibri" w:cs="Calibri"/>
                <w:color w:val="000000"/>
                <w:lang w:eastAsia="en-AU"/>
              </w:rPr>
            </w:pPr>
            <w:ins w:id="42230" w:author="KIM, Jason" w:date="2019-04-02T13:39:00Z">
              <w:r w:rsidRPr="0056388D">
                <w:rPr>
                  <w:rFonts w:ascii="Calibri" w:eastAsia="Times New Roman" w:hAnsi="Calibri" w:cs="Calibri"/>
                  <w:color w:val="000000"/>
                  <w:lang w:eastAsia="en-AU"/>
                </w:rPr>
                <w:t>LLS8343</w:t>
              </w:r>
            </w:ins>
          </w:p>
        </w:tc>
        <w:tc>
          <w:tcPr>
            <w:tcW w:w="933" w:type="pct"/>
            <w:noWrap/>
            <w:hideMark/>
          </w:tcPr>
          <w:p w:rsidR="00110C18" w:rsidRPr="0056388D" w:rsidRDefault="00110C18" w:rsidP="00063728">
            <w:pPr>
              <w:rPr>
                <w:ins w:id="42231" w:author="KIM, Jason" w:date="2019-04-02T13:39:00Z"/>
                <w:rFonts w:ascii="Calibri" w:eastAsia="Times New Roman" w:hAnsi="Calibri" w:cs="Calibri"/>
                <w:color w:val="000000"/>
                <w:lang w:eastAsia="en-AU"/>
              </w:rPr>
            </w:pPr>
            <w:ins w:id="422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33" w:author="KIM, Jason" w:date="2019-04-02T13:39:00Z"/>
                <w:rFonts w:ascii="Calibri" w:eastAsia="Times New Roman" w:hAnsi="Calibri" w:cs="Calibri"/>
                <w:color w:val="000000"/>
                <w:lang w:eastAsia="en-AU"/>
              </w:rPr>
            </w:pPr>
            <w:ins w:id="42234" w:author="KIM, Jason" w:date="2019-04-02T13:39:00Z">
              <w:r w:rsidRPr="0056388D">
                <w:rPr>
                  <w:rFonts w:ascii="Calibri" w:eastAsia="Times New Roman" w:hAnsi="Calibri" w:cs="Calibri"/>
                  <w:color w:val="000000"/>
                  <w:lang w:eastAsia="en-AU"/>
                </w:rPr>
                <w:t>Chainage 536</w:t>
              </w:r>
            </w:ins>
          </w:p>
        </w:tc>
        <w:tc>
          <w:tcPr>
            <w:tcW w:w="764" w:type="pct"/>
            <w:noWrap/>
            <w:hideMark/>
          </w:tcPr>
          <w:p w:rsidR="00110C18" w:rsidRPr="0056388D" w:rsidRDefault="00110C18" w:rsidP="00063728">
            <w:pPr>
              <w:jc w:val="right"/>
              <w:rPr>
                <w:ins w:id="42235" w:author="KIM, Jason" w:date="2019-04-02T13:39:00Z"/>
                <w:rFonts w:ascii="Calibri" w:eastAsia="Times New Roman" w:hAnsi="Calibri" w:cs="Calibri"/>
                <w:color w:val="000000"/>
                <w:lang w:eastAsia="en-AU"/>
              </w:rPr>
            </w:pPr>
            <w:ins w:id="422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37" w:author="KIM, Jason" w:date="2019-04-02T13:39:00Z"/>
        </w:trPr>
        <w:tc>
          <w:tcPr>
            <w:tcW w:w="708" w:type="pct"/>
            <w:vMerge/>
            <w:hideMark/>
          </w:tcPr>
          <w:p w:rsidR="00110C18" w:rsidRPr="0056388D" w:rsidRDefault="00110C18" w:rsidP="00063728">
            <w:pPr>
              <w:rPr>
                <w:ins w:id="422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39" w:author="KIM, Jason" w:date="2019-04-02T13:39:00Z"/>
                <w:rFonts w:ascii="Calibri" w:eastAsia="Times New Roman" w:hAnsi="Calibri" w:cs="Calibri"/>
                <w:color w:val="000000"/>
                <w:lang w:eastAsia="en-AU"/>
              </w:rPr>
            </w:pPr>
            <w:ins w:id="42240"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41" w:author="KIM, Jason" w:date="2019-04-02T13:39:00Z"/>
                <w:rFonts w:ascii="Calibri" w:eastAsia="Times New Roman" w:hAnsi="Calibri" w:cs="Calibri"/>
                <w:color w:val="000000"/>
                <w:lang w:eastAsia="en-AU"/>
              </w:rPr>
            </w:pPr>
            <w:ins w:id="4224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43" w:author="KIM, Jason" w:date="2019-04-02T13:39:00Z"/>
                <w:rFonts w:ascii="Calibri" w:eastAsia="Times New Roman" w:hAnsi="Calibri" w:cs="Calibri"/>
                <w:color w:val="000000"/>
                <w:lang w:eastAsia="en-AU"/>
              </w:rPr>
            </w:pPr>
            <w:ins w:id="42244" w:author="KIM, Jason" w:date="2019-04-02T13:39:00Z">
              <w:r w:rsidRPr="0056388D">
                <w:rPr>
                  <w:rFonts w:ascii="Calibri" w:eastAsia="Times New Roman" w:hAnsi="Calibri" w:cs="Calibri"/>
                  <w:color w:val="000000"/>
                  <w:lang w:eastAsia="en-AU"/>
                </w:rPr>
                <w:t>LLS8344</w:t>
              </w:r>
            </w:ins>
          </w:p>
        </w:tc>
        <w:tc>
          <w:tcPr>
            <w:tcW w:w="933" w:type="pct"/>
            <w:noWrap/>
            <w:hideMark/>
          </w:tcPr>
          <w:p w:rsidR="00110C18" w:rsidRPr="0056388D" w:rsidRDefault="00110C18" w:rsidP="00063728">
            <w:pPr>
              <w:rPr>
                <w:ins w:id="42245" w:author="KIM, Jason" w:date="2019-04-02T13:39:00Z"/>
                <w:rFonts w:ascii="Calibri" w:eastAsia="Times New Roman" w:hAnsi="Calibri" w:cs="Calibri"/>
                <w:color w:val="000000"/>
                <w:lang w:eastAsia="en-AU"/>
              </w:rPr>
            </w:pPr>
            <w:ins w:id="422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47" w:author="KIM, Jason" w:date="2019-04-02T13:39:00Z"/>
                <w:rFonts w:ascii="Calibri" w:eastAsia="Times New Roman" w:hAnsi="Calibri" w:cs="Calibri"/>
                <w:color w:val="000000"/>
                <w:lang w:eastAsia="en-AU"/>
              </w:rPr>
            </w:pPr>
            <w:ins w:id="42248" w:author="KIM, Jason" w:date="2019-04-02T13:39:00Z">
              <w:r w:rsidRPr="0056388D">
                <w:rPr>
                  <w:rFonts w:ascii="Calibri" w:eastAsia="Times New Roman" w:hAnsi="Calibri" w:cs="Calibri"/>
                  <w:color w:val="000000"/>
                  <w:lang w:eastAsia="en-AU"/>
                </w:rPr>
                <w:t>Chainage 526</w:t>
              </w:r>
            </w:ins>
          </w:p>
        </w:tc>
        <w:tc>
          <w:tcPr>
            <w:tcW w:w="764" w:type="pct"/>
            <w:noWrap/>
            <w:hideMark/>
          </w:tcPr>
          <w:p w:rsidR="00110C18" w:rsidRPr="0056388D" w:rsidRDefault="00110C18" w:rsidP="00063728">
            <w:pPr>
              <w:jc w:val="right"/>
              <w:rPr>
                <w:ins w:id="42249" w:author="KIM, Jason" w:date="2019-04-02T13:39:00Z"/>
                <w:rFonts w:ascii="Calibri" w:eastAsia="Times New Roman" w:hAnsi="Calibri" w:cs="Calibri"/>
                <w:color w:val="000000"/>
                <w:lang w:eastAsia="en-AU"/>
              </w:rPr>
            </w:pPr>
            <w:ins w:id="42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51" w:author="KIM, Jason" w:date="2019-04-02T13:39:00Z"/>
        </w:trPr>
        <w:tc>
          <w:tcPr>
            <w:tcW w:w="708" w:type="pct"/>
            <w:vMerge/>
            <w:hideMark/>
          </w:tcPr>
          <w:p w:rsidR="00110C18" w:rsidRPr="0056388D" w:rsidRDefault="00110C18" w:rsidP="00063728">
            <w:pPr>
              <w:rPr>
                <w:ins w:id="422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53" w:author="KIM, Jason" w:date="2019-04-02T13:39:00Z"/>
                <w:rFonts w:ascii="Calibri" w:eastAsia="Times New Roman" w:hAnsi="Calibri" w:cs="Calibri"/>
                <w:color w:val="000000"/>
                <w:lang w:eastAsia="en-AU"/>
              </w:rPr>
            </w:pPr>
            <w:ins w:id="42254"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55" w:author="KIM, Jason" w:date="2019-04-02T13:39:00Z"/>
                <w:rFonts w:ascii="Calibri" w:eastAsia="Times New Roman" w:hAnsi="Calibri" w:cs="Calibri"/>
                <w:color w:val="000000"/>
                <w:lang w:eastAsia="en-AU"/>
              </w:rPr>
            </w:pPr>
            <w:ins w:id="4225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57" w:author="KIM, Jason" w:date="2019-04-02T13:39:00Z"/>
                <w:rFonts w:ascii="Calibri" w:eastAsia="Times New Roman" w:hAnsi="Calibri" w:cs="Calibri"/>
                <w:color w:val="000000"/>
                <w:lang w:eastAsia="en-AU"/>
              </w:rPr>
            </w:pPr>
            <w:ins w:id="42258" w:author="KIM, Jason" w:date="2019-04-02T13:39:00Z">
              <w:r w:rsidRPr="0056388D">
                <w:rPr>
                  <w:rFonts w:ascii="Calibri" w:eastAsia="Times New Roman" w:hAnsi="Calibri" w:cs="Calibri"/>
                  <w:color w:val="000000"/>
                  <w:lang w:eastAsia="en-AU"/>
                </w:rPr>
                <w:t>LLS8345</w:t>
              </w:r>
            </w:ins>
          </w:p>
        </w:tc>
        <w:tc>
          <w:tcPr>
            <w:tcW w:w="933" w:type="pct"/>
            <w:noWrap/>
            <w:hideMark/>
          </w:tcPr>
          <w:p w:rsidR="00110C18" w:rsidRPr="0056388D" w:rsidRDefault="00110C18" w:rsidP="00063728">
            <w:pPr>
              <w:rPr>
                <w:ins w:id="42259" w:author="KIM, Jason" w:date="2019-04-02T13:39:00Z"/>
                <w:rFonts w:ascii="Calibri" w:eastAsia="Times New Roman" w:hAnsi="Calibri" w:cs="Calibri"/>
                <w:color w:val="000000"/>
                <w:lang w:eastAsia="en-AU"/>
              </w:rPr>
            </w:pPr>
            <w:ins w:id="422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61" w:author="KIM, Jason" w:date="2019-04-02T13:39:00Z"/>
                <w:rFonts w:ascii="Calibri" w:eastAsia="Times New Roman" w:hAnsi="Calibri" w:cs="Calibri"/>
                <w:color w:val="000000"/>
                <w:lang w:eastAsia="en-AU"/>
              </w:rPr>
            </w:pPr>
            <w:ins w:id="42262" w:author="KIM, Jason" w:date="2019-04-02T13:39:00Z">
              <w:r w:rsidRPr="0056388D">
                <w:rPr>
                  <w:rFonts w:ascii="Calibri" w:eastAsia="Times New Roman" w:hAnsi="Calibri" w:cs="Calibri"/>
                  <w:color w:val="000000"/>
                  <w:lang w:eastAsia="en-AU"/>
                </w:rPr>
                <w:t>Chainage 515</w:t>
              </w:r>
            </w:ins>
          </w:p>
        </w:tc>
        <w:tc>
          <w:tcPr>
            <w:tcW w:w="764" w:type="pct"/>
            <w:noWrap/>
            <w:hideMark/>
          </w:tcPr>
          <w:p w:rsidR="00110C18" w:rsidRPr="0056388D" w:rsidRDefault="00110C18" w:rsidP="00063728">
            <w:pPr>
              <w:jc w:val="right"/>
              <w:rPr>
                <w:ins w:id="42263" w:author="KIM, Jason" w:date="2019-04-02T13:39:00Z"/>
                <w:rFonts w:ascii="Calibri" w:eastAsia="Times New Roman" w:hAnsi="Calibri" w:cs="Calibri"/>
                <w:color w:val="000000"/>
                <w:lang w:eastAsia="en-AU"/>
              </w:rPr>
            </w:pPr>
            <w:ins w:id="422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65" w:author="KIM, Jason" w:date="2019-04-02T13:39:00Z"/>
        </w:trPr>
        <w:tc>
          <w:tcPr>
            <w:tcW w:w="708" w:type="pct"/>
            <w:vMerge/>
            <w:hideMark/>
          </w:tcPr>
          <w:p w:rsidR="00110C18" w:rsidRPr="0056388D" w:rsidRDefault="00110C18" w:rsidP="00063728">
            <w:pPr>
              <w:rPr>
                <w:ins w:id="422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67" w:author="KIM, Jason" w:date="2019-04-02T13:39:00Z"/>
                <w:rFonts w:ascii="Calibri" w:eastAsia="Times New Roman" w:hAnsi="Calibri" w:cs="Calibri"/>
                <w:color w:val="000000"/>
                <w:lang w:eastAsia="en-AU"/>
              </w:rPr>
            </w:pPr>
            <w:ins w:id="42268"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69" w:author="KIM, Jason" w:date="2019-04-02T13:39:00Z"/>
                <w:rFonts w:ascii="Calibri" w:eastAsia="Times New Roman" w:hAnsi="Calibri" w:cs="Calibri"/>
                <w:color w:val="000000"/>
                <w:lang w:eastAsia="en-AU"/>
              </w:rPr>
            </w:pPr>
            <w:ins w:id="4227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71" w:author="KIM, Jason" w:date="2019-04-02T13:39:00Z"/>
                <w:rFonts w:ascii="Calibri" w:eastAsia="Times New Roman" w:hAnsi="Calibri" w:cs="Calibri"/>
                <w:color w:val="000000"/>
                <w:lang w:eastAsia="en-AU"/>
              </w:rPr>
            </w:pPr>
            <w:ins w:id="42272" w:author="KIM, Jason" w:date="2019-04-02T13:39:00Z">
              <w:r w:rsidRPr="0056388D">
                <w:rPr>
                  <w:rFonts w:ascii="Calibri" w:eastAsia="Times New Roman" w:hAnsi="Calibri" w:cs="Calibri"/>
                  <w:color w:val="000000"/>
                  <w:lang w:eastAsia="en-AU"/>
                </w:rPr>
                <w:t>LLS8346</w:t>
              </w:r>
            </w:ins>
          </w:p>
        </w:tc>
        <w:tc>
          <w:tcPr>
            <w:tcW w:w="933" w:type="pct"/>
            <w:noWrap/>
            <w:hideMark/>
          </w:tcPr>
          <w:p w:rsidR="00110C18" w:rsidRPr="0056388D" w:rsidRDefault="00110C18" w:rsidP="00063728">
            <w:pPr>
              <w:rPr>
                <w:ins w:id="42273" w:author="KIM, Jason" w:date="2019-04-02T13:39:00Z"/>
                <w:rFonts w:ascii="Calibri" w:eastAsia="Times New Roman" w:hAnsi="Calibri" w:cs="Calibri"/>
                <w:color w:val="000000"/>
                <w:lang w:eastAsia="en-AU"/>
              </w:rPr>
            </w:pPr>
            <w:ins w:id="422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75" w:author="KIM, Jason" w:date="2019-04-02T13:39:00Z"/>
                <w:rFonts w:ascii="Calibri" w:eastAsia="Times New Roman" w:hAnsi="Calibri" w:cs="Calibri"/>
                <w:color w:val="000000"/>
                <w:lang w:eastAsia="en-AU"/>
              </w:rPr>
            </w:pPr>
            <w:ins w:id="42276" w:author="KIM, Jason" w:date="2019-04-02T13:39:00Z">
              <w:r w:rsidRPr="0056388D">
                <w:rPr>
                  <w:rFonts w:ascii="Calibri" w:eastAsia="Times New Roman" w:hAnsi="Calibri" w:cs="Calibri"/>
                  <w:color w:val="000000"/>
                  <w:lang w:eastAsia="en-AU"/>
                </w:rPr>
                <w:t>Chainage 505</w:t>
              </w:r>
            </w:ins>
          </w:p>
        </w:tc>
        <w:tc>
          <w:tcPr>
            <w:tcW w:w="764" w:type="pct"/>
            <w:noWrap/>
            <w:hideMark/>
          </w:tcPr>
          <w:p w:rsidR="00110C18" w:rsidRPr="0056388D" w:rsidRDefault="00110C18" w:rsidP="00063728">
            <w:pPr>
              <w:jc w:val="right"/>
              <w:rPr>
                <w:ins w:id="42277" w:author="KIM, Jason" w:date="2019-04-02T13:39:00Z"/>
                <w:rFonts w:ascii="Calibri" w:eastAsia="Times New Roman" w:hAnsi="Calibri" w:cs="Calibri"/>
                <w:color w:val="000000"/>
                <w:lang w:eastAsia="en-AU"/>
              </w:rPr>
            </w:pPr>
            <w:ins w:id="42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79" w:author="KIM, Jason" w:date="2019-04-02T13:39:00Z"/>
        </w:trPr>
        <w:tc>
          <w:tcPr>
            <w:tcW w:w="708" w:type="pct"/>
            <w:vMerge/>
            <w:hideMark/>
          </w:tcPr>
          <w:p w:rsidR="00110C18" w:rsidRPr="0056388D" w:rsidRDefault="00110C18" w:rsidP="00063728">
            <w:pPr>
              <w:rPr>
                <w:ins w:id="422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81" w:author="KIM, Jason" w:date="2019-04-02T13:39:00Z"/>
                <w:rFonts w:ascii="Calibri" w:eastAsia="Times New Roman" w:hAnsi="Calibri" w:cs="Calibri"/>
                <w:color w:val="000000"/>
                <w:lang w:eastAsia="en-AU"/>
              </w:rPr>
            </w:pPr>
            <w:ins w:id="42282"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83" w:author="KIM, Jason" w:date="2019-04-02T13:39:00Z"/>
                <w:rFonts w:ascii="Calibri" w:eastAsia="Times New Roman" w:hAnsi="Calibri" w:cs="Calibri"/>
                <w:color w:val="000000"/>
                <w:lang w:eastAsia="en-AU"/>
              </w:rPr>
            </w:pPr>
            <w:ins w:id="4228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85" w:author="KIM, Jason" w:date="2019-04-02T13:39:00Z"/>
                <w:rFonts w:ascii="Calibri" w:eastAsia="Times New Roman" w:hAnsi="Calibri" w:cs="Calibri"/>
                <w:color w:val="000000"/>
                <w:lang w:eastAsia="en-AU"/>
              </w:rPr>
            </w:pPr>
            <w:ins w:id="42286" w:author="KIM, Jason" w:date="2019-04-02T13:39:00Z">
              <w:r w:rsidRPr="0056388D">
                <w:rPr>
                  <w:rFonts w:ascii="Calibri" w:eastAsia="Times New Roman" w:hAnsi="Calibri" w:cs="Calibri"/>
                  <w:color w:val="000000"/>
                  <w:lang w:eastAsia="en-AU"/>
                </w:rPr>
                <w:t>LLS8347</w:t>
              </w:r>
            </w:ins>
          </w:p>
        </w:tc>
        <w:tc>
          <w:tcPr>
            <w:tcW w:w="933" w:type="pct"/>
            <w:noWrap/>
            <w:hideMark/>
          </w:tcPr>
          <w:p w:rsidR="00110C18" w:rsidRPr="0056388D" w:rsidRDefault="00110C18" w:rsidP="00063728">
            <w:pPr>
              <w:rPr>
                <w:ins w:id="42287" w:author="KIM, Jason" w:date="2019-04-02T13:39:00Z"/>
                <w:rFonts w:ascii="Calibri" w:eastAsia="Times New Roman" w:hAnsi="Calibri" w:cs="Calibri"/>
                <w:color w:val="000000"/>
                <w:lang w:eastAsia="en-AU"/>
              </w:rPr>
            </w:pPr>
            <w:ins w:id="422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89" w:author="KIM, Jason" w:date="2019-04-02T13:39:00Z"/>
                <w:rFonts w:ascii="Calibri" w:eastAsia="Times New Roman" w:hAnsi="Calibri" w:cs="Calibri"/>
                <w:color w:val="000000"/>
                <w:lang w:eastAsia="en-AU"/>
              </w:rPr>
            </w:pPr>
            <w:ins w:id="42290" w:author="KIM, Jason" w:date="2019-04-02T13:39:00Z">
              <w:r w:rsidRPr="0056388D">
                <w:rPr>
                  <w:rFonts w:ascii="Calibri" w:eastAsia="Times New Roman" w:hAnsi="Calibri" w:cs="Calibri"/>
                  <w:color w:val="000000"/>
                  <w:lang w:eastAsia="en-AU"/>
                </w:rPr>
                <w:t>Chainage 495</w:t>
              </w:r>
            </w:ins>
          </w:p>
        </w:tc>
        <w:tc>
          <w:tcPr>
            <w:tcW w:w="764" w:type="pct"/>
            <w:noWrap/>
            <w:hideMark/>
          </w:tcPr>
          <w:p w:rsidR="00110C18" w:rsidRPr="0056388D" w:rsidRDefault="00110C18" w:rsidP="00063728">
            <w:pPr>
              <w:jc w:val="right"/>
              <w:rPr>
                <w:ins w:id="42291" w:author="KIM, Jason" w:date="2019-04-02T13:39:00Z"/>
                <w:rFonts w:ascii="Calibri" w:eastAsia="Times New Roman" w:hAnsi="Calibri" w:cs="Calibri"/>
                <w:color w:val="000000"/>
                <w:lang w:eastAsia="en-AU"/>
              </w:rPr>
            </w:pPr>
            <w:ins w:id="42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93" w:author="KIM, Jason" w:date="2019-04-02T13:39:00Z"/>
        </w:trPr>
        <w:tc>
          <w:tcPr>
            <w:tcW w:w="708" w:type="pct"/>
            <w:vMerge/>
            <w:hideMark/>
          </w:tcPr>
          <w:p w:rsidR="00110C18" w:rsidRPr="0056388D" w:rsidRDefault="00110C18" w:rsidP="00063728">
            <w:pPr>
              <w:rPr>
                <w:ins w:id="422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95" w:author="KIM, Jason" w:date="2019-04-02T13:39:00Z"/>
                <w:rFonts w:ascii="Calibri" w:eastAsia="Times New Roman" w:hAnsi="Calibri" w:cs="Calibri"/>
                <w:color w:val="000000"/>
                <w:lang w:eastAsia="en-AU"/>
              </w:rPr>
            </w:pPr>
            <w:ins w:id="42296"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97" w:author="KIM, Jason" w:date="2019-04-02T13:39:00Z"/>
                <w:rFonts w:ascii="Calibri" w:eastAsia="Times New Roman" w:hAnsi="Calibri" w:cs="Calibri"/>
                <w:color w:val="000000"/>
                <w:lang w:eastAsia="en-AU"/>
              </w:rPr>
            </w:pPr>
            <w:ins w:id="4229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99" w:author="KIM, Jason" w:date="2019-04-02T13:39:00Z"/>
                <w:rFonts w:ascii="Calibri" w:eastAsia="Times New Roman" w:hAnsi="Calibri" w:cs="Calibri"/>
                <w:color w:val="000000"/>
                <w:lang w:eastAsia="en-AU"/>
              </w:rPr>
            </w:pPr>
            <w:ins w:id="42300" w:author="KIM, Jason" w:date="2019-04-02T13:39:00Z">
              <w:r w:rsidRPr="0056388D">
                <w:rPr>
                  <w:rFonts w:ascii="Calibri" w:eastAsia="Times New Roman" w:hAnsi="Calibri" w:cs="Calibri"/>
                  <w:color w:val="000000"/>
                  <w:lang w:eastAsia="en-AU"/>
                </w:rPr>
                <w:t>LLS8348</w:t>
              </w:r>
            </w:ins>
          </w:p>
        </w:tc>
        <w:tc>
          <w:tcPr>
            <w:tcW w:w="933" w:type="pct"/>
            <w:noWrap/>
            <w:hideMark/>
          </w:tcPr>
          <w:p w:rsidR="00110C18" w:rsidRPr="0056388D" w:rsidRDefault="00110C18" w:rsidP="00063728">
            <w:pPr>
              <w:rPr>
                <w:ins w:id="42301" w:author="KIM, Jason" w:date="2019-04-02T13:39:00Z"/>
                <w:rFonts w:ascii="Calibri" w:eastAsia="Times New Roman" w:hAnsi="Calibri" w:cs="Calibri"/>
                <w:color w:val="000000"/>
                <w:lang w:eastAsia="en-AU"/>
              </w:rPr>
            </w:pPr>
            <w:ins w:id="423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303" w:author="KIM, Jason" w:date="2019-04-02T13:39:00Z"/>
                <w:rFonts w:ascii="Calibri" w:eastAsia="Times New Roman" w:hAnsi="Calibri" w:cs="Calibri"/>
                <w:color w:val="000000"/>
                <w:lang w:eastAsia="en-AU"/>
              </w:rPr>
            </w:pPr>
            <w:ins w:id="42304" w:author="KIM, Jason" w:date="2019-04-02T13:39:00Z">
              <w:r w:rsidRPr="0056388D">
                <w:rPr>
                  <w:rFonts w:ascii="Calibri" w:eastAsia="Times New Roman" w:hAnsi="Calibri" w:cs="Calibri"/>
                  <w:color w:val="000000"/>
                  <w:lang w:eastAsia="en-AU"/>
                </w:rPr>
                <w:t>Chainage 485</w:t>
              </w:r>
            </w:ins>
          </w:p>
        </w:tc>
        <w:tc>
          <w:tcPr>
            <w:tcW w:w="764" w:type="pct"/>
            <w:noWrap/>
            <w:hideMark/>
          </w:tcPr>
          <w:p w:rsidR="00110C18" w:rsidRPr="0056388D" w:rsidRDefault="00110C18" w:rsidP="00063728">
            <w:pPr>
              <w:jc w:val="right"/>
              <w:rPr>
                <w:ins w:id="42305" w:author="KIM, Jason" w:date="2019-04-02T13:39:00Z"/>
                <w:rFonts w:ascii="Calibri" w:eastAsia="Times New Roman" w:hAnsi="Calibri" w:cs="Calibri"/>
                <w:color w:val="000000"/>
                <w:lang w:eastAsia="en-AU"/>
              </w:rPr>
            </w:pPr>
            <w:ins w:id="42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07" w:author="KIM, Jason" w:date="2019-04-02T13:39:00Z"/>
        </w:trPr>
        <w:tc>
          <w:tcPr>
            <w:tcW w:w="708" w:type="pct"/>
            <w:vMerge w:val="restart"/>
            <w:noWrap/>
            <w:hideMark/>
          </w:tcPr>
          <w:p w:rsidR="00110C18" w:rsidRPr="0056388D" w:rsidRDefault="00110C18" w:rsidP="00063728">
            <w:pPr>
              <w:rPr>
                <w:ins w:id="42308" w:author="KIM, Jason" w:date="2019-04-02T13:39:00Z"/>
                <w:rFonts w:ascii="Calibri" w:eastAsia="Times New Roman" w:hAnsi="Calibri" w:cs="Calibri"/>
                <w:color w:val="000000"/>
                <w:lang w:eastAsia="en-AU"/>
              </w:rPr>
            </w:pPr>
            <w:ins w:id="42309" w:author="KIM, Jason" w:date="2019-04-02T13:39:00Z">
              <w:r w:rsidRPr="0056388D">
                <w:rPr>
                  <w:rFonts w:ascii="Calibri" w:eastAsia="Times New Roman" w:hAnsi="Calibri" w:cs="Calibri"/>
                  <w:color w:val="000000"/>
                  <w:lang w:eastAsia="en-AU"/>
                </w:rPr>
                <w:t>LLE96K51</w:t>
              </w:r>
            </w:ins>
          </w:p>
        </w:tc>
        <w:tc>
          <w:tcPr>
            <w:tcW w:w="605" w:type="pct"/>
            <w:noWrap/>
            <w:hideMark/>
          </w:tcPr>
          <w:p w:rsidR="00110C18" w:rsidRPr="0056388D" w:rsidRDefault="00110C18" w:rsidP="00063728">
            <w:pPr>
              <w:rPr>
                <w:ins w:id="42310" w:author="KIM, Jason" w:date="2019-04-02T13:39:00Z"/>
                <w:rFonts w:ascii="Calibri" w:eastAsia="Times New Roman" w:hAnsi="Calibri" w:cs="Calibri"/>
                <w:color w:val="000000"/>
                <w:lang w:eastAsia="en-AU"/>
              </w:rPr>
            </w:pPr>
            <w:ins w:id="42311"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12" w:author="KIM, Jason" w:date="2019-04-02T13:39:00Z"/>
                <w:rFonts w:ascii="Calibri" w:eastAsia="Times New Roman" w:hAnsi="Calibri" w:cs="Calibri"/>
                <w:color w:val="000000"/>
                <w:lang w:eastAsia="en-AU"/>
              </w:rPr>
            </w:pPr>
            <w:ins w:id="4231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14" w:author="KIM, Jason" w:date="2019-04-02T13:39:00Z"/>
                <w:rFonts w:ascii="Calibri" w:eastAsia="Times New Roman" w:hAnsi="Calibri" w:cs="Calibri"/>
                <w:color w:val="000000"/>
                <w:lang w:eastAsia="en-AU"/>
              </w:rPr>
            </w:pPr>
            <w:ins w:id="42315" w:author="KIM, Jason" w:date="2019-04-02T13:39:00Z">
              <w:r w:rsidRPr="0056388D">
                <w:rPr>
                  <w:rFonts w:ascii="Calibri" w:eastAsia="Times New Roman" w:hAnsi="Calibri" w:cs="Calibri"/>
                  <w:color w:val="000000"/>
                  <w:lang w:eastAsia="en-AU"/>
                </w:rPr>
                <w:t>LLN7357</w:t>
              </w:r>
            </w:ins>
          </w:p>
        </w:tc>
        <w:tc>
          <w:tcPr>
            <w:tcW w:w="933" w:type="pct"/>
            <w:noWrap/>
            <w:hideMark/>
          </w:tcPr>
          <w:p w:rsidR="00110C18" w:rsidRPr="0056388D" w:rsidRDefault="00110C18" w:rsidP="00063728">
            <w:pPr>
              <w:rPr>
                <w:ins w:id="42316" w:author="KIM, Jason" w:date="2019-04-02T13:39:00Z"/>
                <w:rFonts w:ascii="Calibri" w:eastAsia="Times New Roman" w:hAnsi="Calibri" w:cs="Calibri"/>
                <w:color w:val="000000"/>
                <w:lang w:eastAsia="en-AU"/>
              </w:rPr>
            </w:pPr>
            <w:ins w:id="423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18" w:author="KIM, Jason" w:date="2019-04-02T13:39:00Z"/>
                <w:rFonts w:ascii="Calibri" w:eastAsia="Times New Roman" w:hAnsi="Calibri" w:cs="Calibri"/>
                <w:color w:val="000000"/>
                <w:lang w:eastAsia="en-AU"/>
              </w:rPr>
            </w:pPr>
            <w:ins w:id="42319" w:author="KIM, Jason" w:date="2019-04-02T13:39:00Z">
              <w:r w:rsidRPr="0056388D">
                <w:rPr>
                  <w:rFonts w:ascii="Calibri" w:eastAsia="Times New Roman" w:hAnsi="Calibri" w:cs="Calibri"/>
                  <w:color w:val="000000"/>
                  <w:lang w:eastAsia="en-AU"/>
                </w:rPr>
                <w:t>Chainage 830</w:t>
              </w:r>
            </w:ins>
          </w:p>
        </w:tc>
        <w:tc>
          <w:tcPr>
            <w:tcW w:w="764" w:type="pct"/>
            <w:noWrap/>
            <w:hideMark/>
          </w:tcPr>
          <w:p w:rsidR="00110C18" w:rsidRPr="0056388D" w:rsidRDefault="00110C18" w:rsidP="00063728">
            <w:pPr>
              <w:jc w:val="right"/>
              <w:rPr>
                <w:ins w:id="42320" w:author="KIM, Jason" w:date="2019-04-02T13:39:00Z"/>
                <w:rFonts w:ascii="Calibri" w:eastAsia="Times New Roman" w:hAnsi="Calibri" w:cs="Calibri"/>
                <w:color w:val="000000"/>
                <w:lang w:eastAsia="en-AU"/>
              </w:rPr>
            </w:pPr>
            <w:ins w:id="423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22" w:author="KIM, Jason" w:date="2019-04-02T13:39:00Z"/>
        </w:trPr>
        <w:tc>
          <w:tcPr>
            <w:tcW w:w="708" w:type="pct"/>
            <w:vMerge/>
            <w:hideMark/>
          </w:tcPr>
          <w:p w:rsidR="00110C18" w:rsidRPr="0056388D" w:rsidRDefault="00110C18" w:rsidP="00063728">
            <w:pPr>
              <w:rPr>
                <w:ins w:id="423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24" w:author="KIM, Jason" w:date="2019-04-02T13:39:00Z"/>
                <w:rFonts w:ascii="Calibri" w:eastAsia="Times New Roman" w:hAnsi="Calibri" w:cs="Calibri"/>
                <w:color w:val="000000"/>
                <w:lang w:eastAsia="en-AU"/>
              </w:rPr>
            </w:pPr>
            <w:ins w:id="42325"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26" w:author="KIM, Jason" w:date="2019-04-02T13:39:00Z"/>
                <w:rFonts w:ascii="Calibri" w:eastAsia="Times New Roman" w:hAnsi="Calibri" w:cs="Calibri"/>
                <w:color w:val="000000"/>
                <w:lang w:eastAsia="en-AU"/>
              </w:rPr>
            </w:pPr>
            <w:ins w:id="4232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28" w:author="KIM, Jason" w:date="2019-04-02T13:39:00Z"/>
                <w:rFonts w:ascii="Calibri" w:eastAsia="Times New Roman" w:hAnsi="Calibri" w:cs="Calibri"/>
                <w:color w:val="000000"/>
                <w:lang w:eastAsia="en-AU"/>
              </w:rPr>
            </w:pPr>
            <w:ins w:id="42329" w:author="KIM, Jason" w:date="2019-04-02T13:39:00Z">
              <w:r w:rsidRPr="0056388D">
                <w:rPr>
                  <w:rFonts w:ascii="Calibri" w:eastAsia="Times New Roman" w:hAnsi="Calibri" w:cs="Calibri"/>
                  <w:color w:val="000000"/>
                  <w:lang w:eastAsia="en-AU"/>
                </w:rPr>
                <w:t>LLN7358</w:t>
              </w:r>
            </w:ins>
          </w:p>
        </w:tc>
        <w:tc>
          <w:tcPr>
            <w:tcW w:w="933" w:type="pct"/>
            <w:noWrap/>
            <w:hideMark/>
          </w:tcPr>
          <w:p w:rsidR="00110C18" w:rsidRPr="0056388D" w:rsidRDefault="00110C18" w:rsidP="00063728">
            <w:pPr>
              <w:rPr>
                <w:ins w:id="42330" w:author="KIM, Jason" w:date="2019-04-02T13:39:00Z"/>
                <w:rFonts w:ascii="Calibri" w:eastAsia="Times New Roman" w:hAnsi="Calibri" w:cs="Calibri"/>
                <w:color w:val="000000"/>
                <w:lang w:eastAsia="en-AU"/>
              </w:rPr>
            </w:pPr>
            <w:ins w:id="423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32" w:author="KIM, Jason" w:date="2019-04-02T13:39:00Z"/>
                <w:rFonts w:ascii="Calibri" w:eastAsia="Times New Roman" w:hAnsi="Calibri" w:cs="Calibri"/>
                <w:color w:val="000000"/>
                <w:lang w:eastAsia="en-AU"/>
              </w:rPr>
            </w:pPr>
            <w:ins w:id="42333" w:author="KIM, Jason" w:date="2019-04-02T13:39:00Z">
              <w:r w:rsidRPr="0056388D">
                <w:rPr>
                  <w:rFonts w:ascii="Calibri" w:eastAsia="Times New Roman" w:hAnsi="Calibri" w:cs="Calibri"/>
                  <w:color w:val="000000"/>
                  <w:lang w:eastAsia="en-AU"/>
                </w:rPr>
                <w:t>Chainage 840</w:t>
              </w:r>
            </w:ins>
          </w:p>
        </w:tc>
        <w:tc>
          <w:tcPr>
            <w:tcW w:w="764" w:type="pct"/>
            <w:noWrap/>
            <w:hideMark/>
          </w:tcPr>
          <w:p w:rsidR="00110C18" w:rsidRPr="0056388D" w:rsidRDefault="00110C18" w:rsidP="00063728">
            <w:pPr>
              <w:jc w:val="right"/>
              <w:rPr>
                <w:ins w:id="42334" w:author="KIM, Jason" w:date="2019-04-02T13:39:00Z"/>
                <w:rFonts w:ascii="Calibri" w:eastAsia="Times New Roman" w:hAnsi="Calibri" w:cs="Calibri"/>
                <w:color w:val="000000"/>
                <w:lang w:eastAsia="en-AU"/>
              </w:rPr>
            </w:pPr>
            <w:ins w:id="423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36" w:author="KIM, Jason" w:date="2019-04-02T13:39:00Z"/>
        </w:trPr>
        <w:tc>
          <w:tcPr>
            <w:tcW w:w="708" w:type="pct"/>
            <w:vMerge/>
            <w:hideMark/>
          </w:tcPr>
          <w:p w:rsidR="00110C18" w:rsidRPr="0056388D" w:rsidRDefault="00110C18" w:rsidP="00063728">
            <w:pPr>
              <w:rPr>
                <w:ins w:id="423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38" w:author="KIM, Jason" w:date="2019-04-02T13:39:00Z"/>
                <w:rFonts w:ascii="Calibri" w:eastAsia="Times New Roman" w:hAnsi="Calibri" w:cs="Calibri"/>
                <w:color w:val="000000"/>
                <w:lang w:eastAsia="en-AU"/>
              </w:rPr>
            </w:pPr>
            <w:ins w:id="42339"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40" w:author="KIM, Jason" w:date="2019-04-02T13:39:00Z"/>
                <w:rFonts w:ascii="Calibri" w:eastAsia="Times New Roman" w:hAnsi="Calibri" w:cs="Calibri"/>
                <w:color w:val="000000"/>
                <w:lang w:eastAsia="en-AU"/>
              </w:rPr>
            </w:pPr>
            <w:ins w:id="4234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42" w:author="KIM, Jason" w:date="2019-04-02T13:39:00Z"/>
                <w:rFonts w:ascii="Calibri" w:eastAsia="Times New Roman" w:hAnsi="Calibri" w:cs="Calibri"/>
                <w:color w:val="000000"/>
                <w:lang w:eastAsia="en-AU"/>
              </w:rPr>
            </w:pPr>
            <w:ins w:id="42343" w:author="KIM, Jason" w:date="2019-04-02T13:39:00Z">
              <w:r w:rsidRPr="0056388D">
                <w:rPr>
                  <w:rFonts w:ascii="Calibri" w:eastAsia="Times New Roman" w:hAnsi="Calibri" w:cs="Calibri"/>
                  <w:color w:val="000000"/>
                  <w:lang w:eastAsia="en-AU"/>
                </w:rPr>
                <w:t>LLN7359</w:t>
              </w:r>
            </w:ins>
          </w:p>
        </w:tc>
        <w:tc>
          <w:tcPr>
            <w:tcW w:w="933" w:type="pct"/>
            <w:noWrap/>
            <w:hideMark/>
          </w:tcPr>
          <w:p w:rsidR="00110C18" w:rsidRPr="0056388D" w:rsidRDefault="00110C18" w:rsidP="00063728">
            <w:pPr>
              <w:rPr>
                <w:ins w:id="42344" w:author="KIM, Jason" w:date="2019-04-02T13:39:00Z"/>
                <w:rFonts w:ascii="Calibri" w:eastAsia="Times New Roman" w:hAnsi="Calibri" w:cs="Calibri"/>
                <w:color w:val="000000"/>
                <w:lang w:eastAsia="en-AU"/>
              </w:rPr>
            </w:pPr>
            <w:ins w:id="423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46" w:author="KIM, Jason" w:date="2019-04-02T13:39:00Z"/>
                <w:rFonts w:ascii="Calibri" w:eastAsia="Times New Roman" w:hAnsi="Calibri" w:cs="Calibri"/>
                <w:color w:val="000000"/>
                <w:lang w:eastAsia="en-AU"/>
              </w:rPr>
            </w:pPr>
            <w:ins w:id="42347" w:author="KIM, Jason" w:date="2019-04-02T13:39:00Z">
              <w:r w:rsidRPr="0056388D">
                <w:rPr>
                  <w:rFonts w:ascii="Calibri" w:eastAsia="Times New Roman" w:hAnsi="Calibri" w:cs="Calibri"/>
                  <w:color w:val="000000"/>
                  <w:lang w:eastAsia="en-AU"/>
                </w:rPr>
                <w:t>Chainage 849</w:t>
              </w:r>
            </w:ins>
          </w:p>
        </w:tc>
        <w:tc>
          <w:tcPr>
            <w:tcW w:w="764" w:type="pct"/>
            <w:noWrap/>
            <w:hideMark/>
          </w:tcPr>
          <w:p w:rsidR="00110C18" w:rsidRPr="0056388D" w:rsidRDefault="00110C18" w:rsidP="00063728">
            <w:pPr>
              <w:jc w:val="right"/>
              <w:rPr>
                <w:ins w:id="42348" w:author="KIM, Jason" w:date="2019-04-02T13:39:00Z"/>
                <w:rFonts w:ascii="Calibri" w:eastAsia="Times New Roman" w:hAnsi="Calibri" w:cs="Calibri"/>
                <w:color w:val="000000"/>
                <w:lang w:eastAsia="en-AU"/>
              </w:rPr>
            </w:pPr>
            <w:ins w:id="423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50" w:author="KIM, Jason" w:date="2019-04-02T13:39:00Z"/>
        </w:trPr>
        <w:tc>
          <w:tcPr>
            <w:tcW w:w="708" w:type="pct"/>
            <w:vMerge/>
            <w:hideMark/>
          </w:tcPr>
          <w:p w:rsidR="00110C18" w:rsidRPr="0056388D" w:rsidRDefault="00110C18" w:rsidP="00063728">
            <w:pPr>
              <w:rPr>
                <w:ins w:id="423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52" w:author="KIM, Jason" w:date="2019-04-02T13:39:00Z"/>
                <w:rFonts w:ascii="Calibri" w:eastAsia="Times New Roman" w:hAnsi="Calibri" w:cs="Calibri"/>
                <w:color w:val="000000"/>
                <w:lang w:eastAsia="en-AU"/>
              </w:rPr>
            </w:pPr>
            <w:ins w:id="42353"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54" w:author="KIM, Jason" w:date="2019-04-02T13:39:00Z"/>
                <w:rFonts w:ascii="Calibri" w:eastAsia="Times New Roman" w:hAnsi="Calibri" w:cs="Calibri"/>
                <w:color w:val="000000"/>
                <w:lang w:eastAsia="en-AU"/>
              </w:rPr>
            </w:pPr>
            <w:ins w:id="4235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56" w:author="KIM, Jason" w:date="2019-04-02T13:39:00Z"/>
                <w:rFonts w:ascii="Calibri" w:eastAsia="Times New Roman" w:hAnsi="Calibri" w:cs="Calibri"/>
                <w:color w:val="000000"/>
                <w:lang w:eastAsia="en-AU"/>
              </w:rPr>
            </w:pPr>
            <w:ins w:id="42357" w:author="KIM, Jason" w:date="2019-04-02T13:39:00Z">
              <w:r w:rsidRPr="0056388D">
                <w:rPr>
                  <w:rFonts w:ascii="Calibri" w:eastAsia="Times New Roman" w:hAnsi="Calibri" w:cs="Calibri"/>
                  <w:color w:val="000000"/>
                  <w:lang w:eastAsia="en-AU"/>
                </w:rPr>
                <w:t>LLN7360</w:t>
              </w:r>
            </w:ins>
          </w:p>
        </w:tc>
        <w:tc>
          <w:tcPr>
            <w:tcW w:w="933" w:type="pct"/>
            <w:noWrap/>
            <w:hideMark/>
          </w:tcPr>
          <w:p w:rsidR="00110C18" w:rsidRPr="0056388D" w:rsidRDefault="00110C18" w:rsidP="00063728">
            <w:pPr>
              <w:rPr>
                <w:ins w:id="42358" w:author="KIM, Jason" w:date="2019-04-02T13:39:00Z"/>
                <w:rFonts w:ascii="Calibri" w:eastAsia="Times New Roman" w:hAnsi="Calibri" w:cs="Calibri"/>
                <w:color w:val="000000"/>
                <w:lang w:eastAsia="en-AU"/>
              </w:rPr>
            </w:pPr>
            <w:ins w:id="423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60" w:author="KIM, Jason" w:date="2019-04-02T13:39:00Z"/>
                <w:rFonts w:ascii="Calibri" w:eastAsia="Times New Roman" w:hAnsi="Calibri" w:cs="Calibri"/>
                <w:color w:val="000000"/>
                <w:lang w:eastAsia="en-AU"/>
              </w:rPr>
            </w:pPr>
            <w:ins w:id="42361" w:author="KIM, Jason" w:date="2019-04-02T13:39:00Z">
              <w:r w:rsidRPr="0056388D">
                <w:rPr>
                  <w:rFonts w:ascii="Calibri" w:eastAsia="Times New Roman" w:hAnsi="Calibri" w:cs="Calibri"/>
                  <w:color w:val="000000"/>
                  <w:lang w:eastAsia="en-AU"/>
                </w:rPr>
                <w:t>Chainage 859</w:t>
              </w:r>
            </w:ins>
          </w:p>
        </w:tc>
        <w:tc>
          <w:tcPr>
            <w:tcW w:w="764" w:type="pct"/>
            <w:noWrap/>
            <w:hideMark/>
          </w:tcPr>
          <w:p w:rsidR="00110C18" w:rsidRPr="0056388D" w:rsidRDefault="00110C18" w:rsidP="00063728">
            <w:pPr>
              <w:jc w:val="right"/>
              <w:rPr>
                <w:ins w:id="42362" w:author="KIM, Jason" w:date="2019-04-02T13:39:00Z"/>
                <w:rFonts w:ascii="Calibri" w:eastAsia="Times New Roman" w:hAnsi="Calibri" w:cs="Calibri"/>
                <w:color w:val="000000"/>
                <w:lang w:eastAsia="en-AU"/>
              </w:rPr>
            </w:pPr>
            <w:ins w:id="423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64" w:author="KIM, Jason" w:date="2019-04-02T13:39:00Z"/>
        </w:trPr>
        <w:tc>
          <w:tcPr>
            <w:tcW w:w="708" w:type="pct"/>
            <w:vMerge/>
            <w:hideMark/>
          </w:tcPr>
          <w:p w:rsidR="00110C18" w:rsidRPr="0056388D" w:rsidRDefault="00110C18" w:rsidP="00063728">
            <w:pPr>
              <w:rPr>
                <w:ins w:id="423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66" w:author="KIM, Jason" w:date="2019-04-02T13:39:00Z"/>
                <w:rFonts w:ascii="Calibri" w:eastAsia="Times New Roman" w:hAnsi="Calibri" w:cs="Calibri"/>
                <w:color w:val="000000"/>
                <w:lang w:eastAsia="en-AU"/>
              </w:rPr>
            </w:pPr>
            <w:ins w:id="42367"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68" w:author="KIM, Jason" w:date="2019-04-02T13:39:00Z"/>
                <w:rFonts w:ascii="Calibri" w:eastAsia="Times New Roman" w:hAnsi="Calibri" w:cs="Calibri"/>
                <w:color w:val="000000"/>
                <w:lang w:eastAsia="en-AU"/>
              </w:rPr>
            </w:pPr>
            <w:ins w:id="4236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70" w:author="KIM, Jason" w:date="2019-04-02T13:39:00Z"/>
                <w:rFonts w:ascii="Calibri" w:eastAsia="Times New Roman" w:hAnsi="Calibri" w:cs="Calibri"/>
                <w:color w:val="000000"/>
                <w:lang w:eastAsia="en-AU"/>
              </w:rPr>
            </w:pPr>
            <w:ins w:id="42371" w:author="KIM, Jason" w:date="2019-04-02T13:39:00Z">
              <w:r w:rsidRPr="0056388D">
                <w:rPr>
                  <w:rFonts w:ascii="Calibri" w:eastAsia="Times New Roman" w:hAnsi="Calibri" w:cs="Calibri"/>
                  <w:color w:val="000000"/>
                  <w:lang w:eastAsia="en-AU"/>
                </w:rPr>
                <w:t>LLN7361</w:t>
              </w:r>
            </w:ins>
          </w:p>
        </w:tc>
        <w:tc>
          <w:tcPr>
            <w:tcW w:w="933" w:type="pct"/>
            <w:noWrap/>
            <w:hideMark/>
          </w:tcPr>
          <w:p w:rsidR="00110C18" w:rsidRPr="0056388D" w:rsidRDefault="00110C18" w:rsidP="00063728">
            <w:pPr>
              <w:rPr>
                <w:ins w:id="42372" w:author="KIM, Jason" w:date="2019-04-02T13:39:00Z"/>
                <w:rFonts w:ascii="Calibri" w:eastAsia="Times New Roman" w:hAnsi="Calibri" w:cs="Calibri"/>
                <w:color w:val="000000"/>
                <w:lang w:eastAsia="en-AU"/>
              </w:rPr>
            </w:pPr>
            <w:ins w:id="423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74" w:author="KIM, Jason" w:date="2019-04-02T13:39:00Z"/>
                <w:rFonts w:ascii="Calibri" w:eastAsia="Times New Roman" w:hAnsi="Calibri" w:cs="Calibri"/>
                <w:color w:val="000000"/>
                <w:lang w:eastAsia="en-AU"/>
              </w:rPr>
            </w:pPr>
            <w:ins w:id="42375" w:author="KIM, Jason" w:date="2019-04-02T13:39:00Z">
              <w:r w:rsidRPr="0056388D">
                <w:rPr>
                  <w:rFonts w:ascii="Calibri" w:eastAsia="Times New Roman" w:hAnsi="Calibri" w:cs="Calibri"/>
                  <w:color w:val="000000"/>
                  <w:lang w:eastAsia="en-AU"/>
                </w:rPr>
                <w:t>Chainage 869</w:t>
              </w:r>
            </w:ins>
          </w:p>
        </w:tc>
        <w:tc>
          <w:tcPr>
            <w:tcW w:w="764" w:type="pct"/>
            <w:noWrap/>
            <w:hideMark/>
          </w:tcPr>
          <w:p w:rsidR="00110C18" w:rsidRPr="0056388D" w:rsidRDefault="00110C18" w:rsidP="00063728">
            <w:pPr>
              <w:jc w:val="right"/>
              <w:rPr>
                <w:ins w:id="42376" w:author="KIM, Jason" w:date="2019-04-02T13:39:00Z"/>
                <w:rFonts w:ascii="Calibri" w:eastAsia="Times New Roman" w:hAnsi="Calibri" w:cs="Calibri"/>
                <w:color w:val="000000"/>
                <w:lang w:eastAsia="en-AU"/>
              </w:rPr>
            </w:pPr>
            <w:ins w:id="423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78" w:author="KIM, Jason" w:date="2019-04-02T13:39:00Z"/>
        </w:trPr>
        <w:tc>
          <w:tcPr>
            <w:tcW w:w="708" w:type="pct"/>
            <w:vMerge/>
            <w:hideMark/>
          </w:tcPr>
          <w:p w:rsidR="00110C18" w:rsidRPr="0056388D" w:rsidRDefault="00110C18" w:rsidP="00063728">
            <w:pPr>
              <w:rPr>
                <w:ins w:id="423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80" w:author="KIM, Jason" w:date="2019-04-02T13:39:00Z"/>
                <w:rFonts w:ascii="Calibri" w:eastAsia="Times New Roman" w:hAnsi="Calibri" w:cs="Calibri"/>
                <w:color w:val="000000"/>
                <w:lang w:eastAsia="en-AU"/>
              </w:rPr>
            </w:pPr>
            <w:ins w:id="42381"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82" w:author="KIM, Jason" w:date="2019-04-02T13:39:00Z"/>
                <w:rFonts w:ascii="Calibri" w:eastAsia="Times New Roman" w:hAnsi="Calibri" w:cs="Calibri"/>
                <w:color w:val="000000"/>
                <w:lang w:eastAsia="en-AU"/>
              </w:rPr>
            </w:pPr>
            <w:ins w:id="4238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84" w:author="KIM, Jason" w:date="2019-04-02T13:39:00Z"/>
                <w:rFonts w:ascii="Calibri" w:eastAsia="Times New Roman" w:hAnsi="Calibri" w:cs="Calibri"/>
                <w:color w:val="000000"/>
                <w:lang w:eastAsia="en-AU"/>
              </w:rPr>
            </w:pPr>
            <w:ins w:id="42385" w:author="KIM, Jason" w:date="2019-04-02T13:39:00Z">
              <w:r w:rsidRPr="0056388D">
                <w:rPr>
                  <w:rFonts w:ascii="Calibri" w:eastAsia="Times New Roman" w:hAnsi="Calibri" w:cs="Calibri"/>
                  <w:color w:val="000000"/>
                  <w:lang w:eastAsia="en-AU"/>
                </w:rPr>
                <w:t>LLN7362</w:t>
              </w:r>
            </w:ins>
          </w:p>
        </w:tc>
        <w:tc>
          <w:tcPr>
            <w:tcW w:w="933" w:type="pct"/>
            <w:noWrap/>
            <w:hideMark/>
          </w:tcPr>
          <w:p w:rsidR="00110C18" w:rsidRPr="0056388D" w:rsidRDefault="00110C18" w:rsidP="00063728">
            <w:pPr>
              <w:rPr>
                <w:ins w:id="42386" w:author="KIM, Jason" w:date="2019-04-02T13:39:00Z"/>
                <w:rFonts w:ascii="Calibri" w:eastAsia="Times New Roman" w:hAnsi="Calibri" w:cs="Calibri"/>
                <w:color w:val="000000"/>
                <w:lang w:eastAsia="en-AU"/>
              </w:rPr>
            </w:pPr>
            <w:ins w:id="423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88" w:author="KIM, Jason" w:date="2019-04-02T13:39:00Z"/>
                <w:rFonts w:ascii="Calibri" w:eastAsia="Times New Roman" w:hAnsi="Calibri" w:cs="Calibri"/>
                <w:color w:val="000000"/>
                <w:lang w:eastAsia="en-AU"/>
              </w:rPr>
            </w:pPr>
            <w:ins w:id="42389" w:author="KIM, Jason" w:date="2019-04-02T13:39:00Z">
              <w:r w:rsidRPr="0056388D">
                <w:rPr>
                  <w:rFonts w:ascii="Calibri" w:eastAsia="Times New Roman" w:hAnsi="Calibri" w:cs="Calibri"/>
                  <w:color w:val="000000"/>
                  <w:lang w:eastAsia="en-AU"/>
                </w:rPr>
                <w:t>Chainage 878</w:t>
              </w:r>
            </w:ins>
          </w:p>
        </w:tc>
        <w:tc>
          <w:tcPr>
            <w:tcW w:w="764" w:type="pct"/>
            <w:noWrap/>
            <w:hideMark/>
          </w:tcPr>
          <w:p w:rsidR="00110C18" w:rsidRPr="0056388D" w:rsidRDefault="00110C18" w:rsidP="00063728">
            <w:pPr>
              <w:jc w:val="right"/>
              <w:rPr>
                <w:ins w:id="42390" w:author="KIM, Jason" w:date="2019-04-02T13:39:00Z"/>
                <w:rFonts w:ascii="Calibri" w:eastAsia="Times New Roman" w:hAnsi="Calibri" w:cs="Calibri"/>
                <w:color w:val="000000"/>
                <w:lang w:eastAsia="en-AU"/>
              </w:rPr>
            </w:pPr>
            <w:ins w:id="423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92" w:author="KIM, Jason" w:date="2019-04-02T13:39:00Z"/>
        </w:trPr>
        <w:tc>
          <w:tcPr>
            <w:tcW w:w="708" w:type="pct"/>
            <w:vMerge/>
            <w:hideMark/>
          </w:tcPr>
          <w:p w:rsidR="00110C18" w:rsidRPr="0056388D" w:rsidRDefault="00110C18" w:rsidP="00063728">
            <w:pPr>
              <w:rPr>
                <w:ins w:id="423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94" w:author="KIM, Jason" w:date="2019-04-02T13:39:00Z"/>
                <w:rFonts w:ascii="Calibri" w:eastAsia="Times New Roman" w:hAnsi="Calibri" w:cs="Calibri"/>
                <w:color w:val="000000"/>
                <w:lang w:eastAsia="en-AU"/>
              </w:rPr>
            </w:pPr>
            <w:ins w:id="42395"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96" w:author="KIM, Jason" w:date="2019-04-02T13:39:00Z"/>
                <w:rFonts w:ascii="Calibri" w:eastAsia="Times New Roman" w:hAnsi="Calibri" w:cs="Calibri"/>
                <w:color w:val="000000"/>
                <w:lang w:eastAsia="en-AU"/>
              </w:rPr>
            </w:pPr>
            <w:ins w:id="4239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98" w:author="KIM, Jason" w:date="2019-04-02T13:39:00Z"/>
                <w:rFonts w:ascii="Calibri" w:eastAsia="Times New Roman" w:hAnsi="Calibri" w:cs="Calibri"/>
                <w:color w:val="000000"/>
                <w:lang w:eastAsia="en-AU"/>
              </w:rPr>
            </w:pPr>
            <w:ins w:id="42399" w:author="KIM, Jason" w:date="2019-04-02T13:39:00Z">
              <w:r w:rsidRPr="0056388D">
                <w:rPr>
                  <w:rFonts w:ascii="Calibri" w:eastAsia="Times New Roman" w:hAnsi="Calibri" w:cs="Calibri"/>
                  <w:color w:val="000000"/>
                  <w:lang w:eastAsia="en-AU"/>
                </w:rPr>
                <w:t>LLN7363</w:t>
              </w:r>
            </w:ins>
          </w:p>
        </w:tc>
        <w:tc>
          <w:tcPr>
            <w:tcW w:w="933" w:type="pct"/>
            <w:noWrap/>
            <w:hideMark/>
          </w:tcPr>
          <w:p w:rsidR="00110C18" w:rsidRPr="0056388D" w:rsidRDefault="00110C18" w:rsidP="00063728">
            <w:pPr>
              <w:rPr>
                <w:ins w:id="42400" w:author="KIM, Jason" w:date="2019-04-02T13:39:00Z"/>
                <w:rFonts w:ascii="Calibri" w:eastAsia="Times New Roman" w:hAnsi="Calibri" w:cs="Calibri"/>
                <w:color w:val="000000"/>
                <w:lang w:eastAsia="en-AU"/>
              </w:rPr>
            </w:pPr>
            <w:ins w:id="424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402" w:author="KIM, Jason" w:date="2019-04-02T13:39:00Z"/>
                <w:rFonts w:ascii="Calibri" w:eastAsia="Times New Roman" w:hAnsi="Calibri" w:cs="Calibri"/>
                <w:color w:val="000000"/>
                <w:lang w:eastAsia="en-AU"/>
              </w:rPr>
            </w:pPr>
            <w:ins w:id="42403"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42404" w:author="KIM, Jason" w:date="2019-04-02T13:39:00Z"/>
                <w:rFonts w:ascii="Calibri" w:eastAsia="Times New Roman" w:hAnsi="Calibri" w:cs="Calibri"/>
                <w:color w:val="000000"/>
                <w:lang w:eastAsia="en-AU"/>
              </w:rPr>
            </w:pPr>
            <w:ins w:id="424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06" w:author="KIM, Jason" w:date="2019-04-02T13:39:00Z"/>
        </w:trPr>
        <w:tc>
          <w:tcPr>
            <w:tcW w:w="708" w:type="pct"/>
            <w:vMerge w:val="restart"/>
            <w:noWrap/>
            <w:hideMark/>
          </w:tcPr>
          <w:p w:rsidR="00110C18" w:rsidRPr="0056388D" w:rsidRDefault="00110C18" w:rsidP="00063728">
            <w:pPr>
              <w:rPr>
                <w:ins w:id="42407" w:author="KIM, Jason" w:date="2019-04-02T13:39:00Z"/>
                <w:rFonts w:ascii="Calibri" w:eastAsia="Times New Roman" w:hAnsi="Calibri" w:cs="Calibri"/>
                <w:color w:val="000000"/>
                <w:lang w:eastAsia="en-AU"/>
              </w:rPr>
            </w:pPr>
            <w:ins w:id="42408" w:author="KIM, Jason" w:date="2019-04-02T13:39:00Z">
              <w:r w:rsidRPr="0056388D">
                <w:rPr>
                  <w:rFonts w:ascii="Calibri" w:eastAsia="Times New Roman" w:hAnsi="Calibri" w:cs="Calibri"/>
                  <w:color w:val="000000"/>
                  <w:lang w:eastAsia="en-AU"/>
                </w:rPr>
                <w:t>LLE96K71</w:t>
              </w:r>
            </w:ins>
          </w:p>
        </w:tc>
        <w:tc>
          <w:tcPr>
            <w:tcW w:w="605" w:type="pct"/>
            <w:noWrap/>
            <w:hideMark/>
          </w:tcPr>
          <w:p w:rsidR="00110C18" w:rsidRPr="0056388D" w:rsidRDefault="00110C18" w:rsidP="00063728">
            <w:pPr>
              <w:rPr>
                <w:ins w:id="42409" w:author="KIM, Jason" w:date="2019-04-02T13:39:00Z"/>
                <w:rFonts w:ascii="Calibri" w:eastAsia="Times New Roman" w:hAnsi="Calibri" w:cs="Calibri"/>
                <w:color w:val="000000"/>
                <w:lang w:eastAsia="en-AU"/>
              </w:rPr>
            </w:pPr>
            <w:ins w:id="42410"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11" w:author="KIM, Jason" w:date="2019-04-02T13:39:00Z"/>
                <w:rFonts w:ascii="Calibri" w:eastAsia="Times New Roman" w:hAnsi="Calibri" w:cs="Calibri"/>
                <w:color w:val="000000"/>
                <w:lang w:eastAsia="en-AU"/>
              </w:rPr>
            </w:pPr>
            <w:ins w:id="4241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13" w:author="KIM, Jason" w:date="2019-04-02T13:39:00Z"/>
                <w:rFonts w:ascii="Calibri" w:eastAsia="Times New Roman" w:hAnsi="Calibri" w:cs="Calibri"/>
                <w:color w:val="000000"/>
                <w:lang w:eastAsia="en-AU"/>
              </w:rPr>
            </w:pPr>
            <w:ins w:id="42414" w:author="KIM, Jason" w:date="2019-04-02T13:39:00Z">
              <w:r w:rsidRPr="0056388D">
                <w:rPr>
                  <w:rFonts w:ascii="Calibri" w:eastAsia="Times New Roman" w:hAnsi="Calibri" w:cs="Calibri"/>
                  <w:color w:val="000000"/>
                  <w:lang w:eastAsia="en-AU"/>
                </w:rPr>
                <w:t>LLS8351</w:t>
              </w:r>
            </w:ins>
          </w:p>
        </w:tc>
        <w:tc>
          <w:tcPr>
            <w:tcW w:w="933" w:type="pct"/>
            <w:noWrap/>
            <w:hideMark/>
          </w:tcPr>
          <w:p w:rsidR="00110C18" w:rsidRPr="0056388D" w:rsidRDefault="00110C18" w:rsidP="00063728">
            <w:pPr>
              <w:rPr>
                <w:ins w:id="42415" w:author="KIM, Jason" w:date="2019-04-02T13:39:00Z"/>
                <w:rFonts w:ascii="Calibri" w:eastAsia="Times New Roman" w:hAnsi="Calibri" w:cs="Calibri"/>
                <w:color w:val="000000"/>
                <w:lang w:eastAsia="en-AU"/>
              </w:rPr>
            </w:pPr>
            <w:ins w:id="424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17" w:author="KIM, Jason" w:date="2019-04-02T13:39:00Z"/>
                <w:rFonts w:ascii="Calibri" w:eastAsia="Times New Roman" w:hAnsi="Calibri" w:cs="Calibri"/>
                <w:color w:val="000000"/>
                <w:lang w:eastAsia="en-AU"/>
              </w:rPr>
            </w:pPr>
            <w:ins w:id="42418" w:author="KIM, Jason" w:date="2019-04-02T13:39:00Z">
              <w:r w:rsidRPr="0056388D">
                <w:rPr>
                  <w:rFonts w:ascii="Calibri" w:eastAsia="Times New Roman" w:hAnsi="Calibri" w:cs="Calibri"/>
                  <w:color w:val="000000"/>
                  <w:lang w:eastAsia="en-AU"/>
                </w:rPr>
                <w:t>Chainage 463</w:t>
              </w:r>
            </w:ins>
          </w:p>
        </w:tc>
        <w:tc>
          <w:tcPr>
            <w:tcW w:w="764" w:type="pct"/>
            <w:noWrap/>
            <w:hideMark/>
          </w:tcPr>
          <w:p w:rsidR="00110C18" w:rsidRPr="0056388D" w:rsidRDefault="00110C18" w:rsidP="00063728">
            <w:pPr>
              <w:jc w:val="right"/>
              <w:rPr>
                <w:ins w:id="42419" w:author="KIM, Jason" w:date="2019-04-02T13:39:00Z"/>
                <w:rFonts w:ascii="Calibri" w:eastAsia="Times New Roman" w:hAnsi="Calibri" w:cs="Calibri"/>
                <w:color w:val="000000"/>
                <w:lang w:eastAsia="en-AU"/>
              </w:rPr>
            </w:pPr>
            <w:ins w:id="42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21" w:author="KIM, Jason" w:date="2019-04-02T13:39:00Z"/>
        </w:trPr>
        <w:tc>
          <w:tcPr>
            <w:tcW w:w="708" w:type="pct"/>
            <w:vMerge/>
            <w:hideMark/>
          </w:tcPr>
          <w:p w:rsidR="00110C18" w:rsidRPr="0056388D" w:rsidRDefault="00110C18" w:rsidP="00063728">
            <w:pPr>
              <w:rPr>
                <w:ins w:id="424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23" w:author="KIM, Jason" w:date="2019-04-02T13:39:00Z"/>
                <w:rFonts w:ascii="Calibri" w:eastAsia="Times New Roman" w:hAnsi="Calibri" w:cs="Calibri"/>
                <w:color w:val="000000"/>
                <w:lang w:eastAsia="en-AU"/>
              </w:rPr>
            </w:pPr>
            <w:ins w:id="42424"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25" w:author="KIM, Jason" w:date="2019-04-02T13:39:00Z"/>
                <w:rFonts w:ascii="Calibri" w:eastAsia="Times New Roman" w:hAnsi="Calibri" w:cs="Calibri"/>
                <w:color w:val="000000"/>
                <w:lang w:eastAsia="en-AU"/>
              </w:rPr>
            </w:pPr>
            <w:ins w:id="4242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27" w:author="KIM, Jason" w:date="2019-04-02T13:39:00Z"/>
                <w:rFonts w:ascii="Calibri" w:eastAsia="Times New Roman" w:hAnsi="Calibri" w:cs="Calibri"/>
                <w:color w:val="000000"/>
                <w:lang w:eastAsia="en-AU"/>
              </w:rPr>
            </w:pPr>
            <w:ins w:id="42428" w:author="KIM, Jason" w:date="2019-04-02T13:39:00Z">
              <w:r w:rsidRPr="0056388D">
                <w:rPr>
                  <w:rFonts w:ascii="Calibri" w:eastAsia="Times New Roman" w:hAnsi="Calibri" w:cs="Calibri"/>
                  <w:color w:val="000000"/>
                  <w:lang w:eastAsia="en-AU"/>
                </w:rPr>
                <w:t>LLS8352</w:t>
              </w:r>
            </w:ins>
          </w:p>
        </w:tc>
        <w:tc>
          <w:tcPr>
            <w:tcW w:w="933" w:type="pct"/>
            <w:noWrap/>
            <w:hideMark/>
          </w:tcPr>
          <w:p w:rsidR="00110C18" w:rsidRPr="0056388D" w:rsidRDefault="00110C18" w:rsidP="00063728">
            <w:pPr>
              <w:rPr>
                <w:ins w:id="42429" w:author="KIM, Jason" w:date="2019-04-02T13:39:00Z"/>
                <w:rFonts w:ascii="Calibri" w:eastAsia="Times New Roman" w:hAnsi="Calibri" w:cs="Calibri"/>
                <w:color w:val="000000"/>
                <w:lang w:eastAsia="en-AU"/>
              </w:rPr>
            </w:pPr>
            <w:ins w:id="424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31" w:author="KIM, Jason" w:date="2019-04-02T13:39:00Z"/>
                <w:rFonts w:ascii="Calibri" w:eastAsia="Times New Roman" w:hAnsi="Calibri" w:cs="Calibri"/>
                <w:color w:val="000000"/>
                <w:lang w:eastAsia="en-AU"/>
              </w:rPr>
            </w:pPr>
            <w:ins w:id="42432" w:author="KIM, Jason" w:date="2019-04-02T13:39:00Z">
              <w:r w:rsidRPr="0056388D">
                <w:rPr>
                  <w:rFonts w:ascii="Calibri" w:eastAsia="Times New Roman" w:hAnsi="Calibri" w:cs="Calibri"/>
                  <w:color w:val="000000"/>
                  <w:lang w:eastAsia="en-AU"/>
                </w:rPr>
                <w:t>Chainage 452</w:t>
              </w:r>
            </w:ins>
          </w:p>
        </w:tc>
        <w:tc>
          <w:tcPr>
            <w:tcW w:w="764" w:type="pct"/>
            <w:noWrap/>
            <w:hideMark/>
          </w:tcPr>
          <w:p w:rsidR="00110C18" w:rsidRPr="0056388D" w:rsidRDefault="00110C18" w:rsidP="00063728">
            <w:pPr>
              <w:jc w:val="right"/>
              <w:rPr>
                <w:ins w:id="42433" w:author="KIM, Jason" w:date="2019-04-02T13:39:00Z"/>
                <w:rFonts w:ascii="Calibri" w:eastAsia="Times New Roman" w:hAnsi="Calibri" w:cs="Calibri"/>
                <w:color w:val="000000"/>
                <w:lang w:eastAsia="en-AU"/>
              </w:rPr>
            </w:pPr>
            <w:ins w:id="424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35" w:author="KIM, Jason" w:date="2019-04-02T13:39:00Z"/>
        </w:trPr>
        <w:tc>
          <w:tcPr>
            <w:tcW w:w="708" w:type="pct"/>
            <w:vMerge/>
            <w:hideMark/>
          </w:tcPr>
          <w:p w:rsidR="00110C18" w:rsidRPr="0056388D" w:rsidRDefault="00110C18" w:rsidP="00063728">
            <w:pPr>
              <w:rPr>
                <w:ins w:id="424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37" w:author="KIM, Jason" w:date="2019-04-02T13:39:00Z"/>
                <w:rFonts w:ascii="Calibri" w:eastAsia="Times New Roman" w:hAnsi="Calibri" w:cs="Calibri"/>
                <w:color w:val="000000"/>
                <w:lang w:eastAsia="en-AU"/>
              </w:rPr>
            </w:pPr>
            <w:ins w:id="42438"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39" w:author="KIM, Jason" w:date="2019-04-02T13:39:00Z"/>
                <w:rFonts w:ascii="Calibri" w:eastAsia="Times New Roman" w:hAnsi="Calibri" w:cs="Calibri"/>
                <w:color w:val="000000"/>
                <w:lang w:eastAsia="en-AU"/>
              </w:rPr>
            </w:pPr>
            <w:ins w:id="4244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41" w:author="KIM, Jason" w:date="2019-04-02T13:39:00Z"/>
                <w:rFonts w:ascii="Calibri" w:eastAsia="Times New Roman" w:hAnsi="Calibri" w:cs="Calibri"/>
                <w:color w:val="000000"/>
                <w:lang w:eastAsia="en-AU"/>
              </w:rPr>
            </w:pPr>
            <w:ins w:id="42442" w:author="KIM, Jason" w:date="2019-04-02T13:39:00Z">
              <w:r w:rsidRPr="0056388D">
                <w:rPr>
                  <w:rFonts w:ascii="Calibri" w:eastAsia="Times New Roman" w:hAnsi="Calibri" w:cs="Calibri"/>
                  <w:color w:val="000000"/>
                  <w:lang w:eastAsia="en-AU"/>
                </w:rPr>
                <w:t>LLS8353</w:t>
              </w:r>
            </w:ins>
          </w:p>
        </w:tc>
        <w:tc>
          <w:tcPr>
            <w:tcW w:w="933" w:type="pct"/>
            <w:noWrap/>
            <w:hideMark/>
          </w:tcPr>
          <w:p w:rsidR="00110C18" w:rsidRPr="0056388D" w:rsidRDefault="00110C18" w:rsidP="00063728">
            <w:pPr>
              <w:rPr>
                <w:ins w:id="42443" w:author="KIM, Jason" w:date="2019-04-02T13:39:00Z"/>
                <w:rFonts w:ascii="Calibri" w:eastAsia="Times New Roman" w:hAnsi="Calibri" w:cs="Calibri"/>
                <w:color w:val="000000"/>
                <w:lang w:eastAsia="en-AU"/>
              </w:rPr>
            </w:pPr>
            <w:ins w:id="424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45" w:author="KIM, Jason" w:date="2019-04-02T13:39:00Z"/>
                <w:rFonts w:ascii="Calibri" w:eastAsia="Times New Roman" w:hAnsi="Calibri" w:cs="Calibri"/>
                <w:color w:val="000000"/>
                <w:lang w:eastAsia="en-AU"/>
              </w:rPr>
            </w:pPr>
            <w:ins w:id="42446" w:author="KIM, Jason" w:date="2019-04-02T13:39:00Z">
              <w:r w:rsidRPr="0056388D">
                <w:rPr>
                  <w:rFonts w:ascii="Calibri" w:eastAsia="Times New Roman" w:hAnsi="Calibri" w:cs="Calibri"/>
                  <w:color w:val="000000"/>
                  <w:lang w:eastAsia="en-AU"/>
                </w:rPr>
                <w:t>Chainage 442</w:t>
              </w:r>
            </w:ins>
          </w:p>
        </w:tc>
        <w:tc>
          <w:tcPr>
            <w:tcW w:w="764" w:type="pct"/>
            <w:noWrap/>
            <w:hideMark/>
          </w:tcPr>
          <w:p w:rsidR="00110C18" w:rsidRPr="0056388D" w:rsidRDefault="00110C18" w:rsidP="00063728">
            <w:pPr>
              <w:jc w:val="right"/>
              <w:rPr>
                <w:ins w:id="42447" w:author="KIM, Jason" w:date="2019-04-02T13:39:00Z"/>
                <w:rFonts w:ascii="Calibri" w:eastAsia="Times New Roman" w:hAnsi="Calibri" w:cs="Calibri"/>
                <w:color w:val="000000"/>
                <w:lang w:eastAsia="en-AU"/>
              </w:rPr>
            </w:pPr>
            <w:ins w:id="42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49" w:author="KIM, Jason" w:date="2019-04-02T13:39:00Z"/>
        </w:trPr>
        <w:tc>
          <w:tcPr>
            <w:tcW w:w="708" w:type="pct"/>
            <w:vMerge/>
            <w:hideMark/>
          </w:tcPr>
          <w:p w:rsidR="00110C18" w:rsidRPr="0056388D" w:rsidRDefault="00110C18" w:rsidP="00063728">
            <w:pPr>
              <w:rPr>
                <w:ins w:id="424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51" w:author="KIM, Jason" w:date="2019-04-02T13:39:00Z"/>
                <w:rFonts w:ascii="Calibri" w:eastAsia="Times New Roman" w:hAnsi="Calibri" w:cs="Calibri"/>
                <w:color w:val="000000"/>
                <w:lang w:eastAsia="en-AU"/>
              </w:rPr>
            </w:pPr>
            <w:ins w:id="42452"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53" w:author="KIM, Jason" w:date="2019-04-02T13:39:00Z"/>
                <w:rFonts w:ascii="Calibri" w:eastAsia="Times New Roman" w:hAnsi="Calibri" w:cs="Calibri"/>
                <w:color w:val="000000"/>
                <w:lang w:eastAsia="en-AU"/>
              </w:rPr>
            </w:pPr>
            <w:ins w:id="4245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55" w:author="KIM, Jason" w:date="2019-04-02T13:39:00Z"/>
                <w:rFonts w:ascii="Calibri" w:eastAsia="Times New Roman" w:hAnsi="Calibri" w:cs="Calibri"/>
                <w:color w:val="000000"/>
                <w:lang w:eastAsia="en-AU"/>
              </w:rPr>
            </w:pPr>
            <w:ins w:id="42456" w:author="KIM, Jason" w:date="2019-04-02T13:39:00Z">
              <w:r w:rsidRPr="0056388D">
                <w:rPr>
                  <w:rFonts w:ascii="Calibri" w:eastAsia="Times New Roman" w:hAnsi="Calibri" w:cs="Calibri"/>
                  <w:color w:val="000000"/>
                  <w:lang w:eastAsia="en-AU"/>
                </w:rPr>
                <w:t>LLS8354</w:t>
              </w:r>
            </w:ins>
          </w:p>
        </w:tc>
        <w:tc>
          <w:tcPr>
            <w:tcW w:w="933" w:type="pct"/>
            <w:noWrap/>
            <w:hideMark/>
          </w:tcPr>
          <w:p w:rsidR="00110C18" w:rsidRPr="0056388D" w:rsidRDefault="00110C18" w:rsidP="00063728">
            <w:pPr>
              <w:rPr>
                <w:ins w:id="42457" w:author="KIM, Jason" w:date="2019-04-02T13:39:00Z"/>
                <w:rFonts w:ascii="Calibri" w:eastAsia="Times New Roman" w:hAnsi="Calibri" w:cs="Calibri"/>
                <w:color w:val="000000"/>
                <w:lang w:eastAsia="en-AU"/>
              </w:rPr>
            </w:pPr>
            <w:ins w:id="424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59" w:author="KIM, Jason" w:date="2019-04-02T13:39:00Z"/>
                <w:rFonts w:ascii="Calibri" w:eastAsia="Times New Roman" w:hAnsi="Calibri" w:cs="Calibri"/>
                <w:color w:val="000000"/>
                <w:lang w:eastAsia="en-AU"/>
              </w:rPr>
            </w:pPr>
            <w:ins w:id="42460" w:author="KIM, Jason" w:date="2019-04-02T13:39:00Z">
              <w:r w:rsidRPr="0056388D">
                <w:rPr>
                  <w:rFonts w:ascii="Calibri" w:eastAsia="Times New Roman" w:hAnsi="Calibri" w:cs="Calibri"/>
                  <w:color w:val="000000"/>
                  <w:lang w:eastAsia="en-AU"/>
                </w:rPr>
                <w:t>Chainage 431</w:t>
              </w:r>
            </w:ins>
          </w:p>
        </w:tc>
        <w:tc>
          <w:tcPr>
            <w:tcW w:w="764" w:type="pct"/>
            <w:noWrap/>
            <w:hideMark/>
          </w:tcPr>
          <w:p w:rsidR="00110C18" w:rsidRPr="0056388D" w:rsidRDefault="00110C18" w:rsidP="00063728">
            <w:pPr>
              <w:jc w:val="right"/>
              <w:rPr>
                <w:ins w:id="42461" w:author="KIM, Jason" w:date="2019-04-02T13:39:00Z"/>
                <w:rFonts w:ascii="Calibri" w:eastAsia="Times New Roman" w:hAnsi="Calibri" w:cs="Calibri"/>
                <w:color w:val="000000"/>
                <w:lang w:eastAsia="en-AU"/>
              </w:rPr>
            </w:pPr>
            <w:ins w:id="42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63" w:author="KIM, Jason" w:date="2019-04-02T13:39:00Z"/>
        </w:trPr>
        <w:tc>
          <w:tcPr>
            <w:tcW w:w="708" w:type="pct"/>
            <w:vMerge/>
            <w:hideMark/>
          </w:tcPr>
          <w:p w:rsidR="00110C18" w:rsidRPr="0056388D" w:rsidRDefault="00110C18" w:rsidP="00063728">
            <w:pPr>
              <w:rPr>
                <w:ins w:id="424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65" w:author="KIM, Jason" w:date="2019-04-02T13:39:00Z"/>
                <w:rFonts w:ascii="Calibri" w:eastAsia="Times New Roman" w:hAnsi="Calibri" w:cs="Calibri"/>
                <w:color w:val="000000"/>
                <w:lang w:eastAsia="en-AU"/>
              </w:rPr>
            </w:pPr>
            <w:ins w:id="42466"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67" w:author="KIM, Jason" w:date="2019-04-02T13:39:00Z"/>
                <w:rFonts w:ascii="Calibri" w:eastAsia="Times New Roman" w:hAnsi="Calibri" w:cs="Calibri"/>
                <w:color w:val="000000"/>
                <w:lang w:eastAsia="en-AU"/>
              </w:rPr>
            </w:pPr>
            <w:ins w:id="4246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69" w:author="KIM, Jason" w:date="2019-04-02T13:39:00Z"/>
                <w:rFonts w:ascii="Calibri" w:eastAsia="Times New Roman" w:hAnsi="Calibri" w:cs="Calibri"/>
                <w:color w:val="000000"/>
                <w:lang w:eastAsia="en-AU"/>
              </w:rPr>
            </w:pPr>
            <w:ins w:id="42470" w:author="KIM, Jason" w:date="2019-04-02T13:39:00Z">
              <w:r w:rsidRPr="0056388D">
                <w:rPr>
                  <w:rFonts w:ascii="Calibri" w:eastAsia="Times New Roman" w:hAnsi="Calibri" w:cs="Calibri"/>
                  <w:color w:val="000000"/>
                  <w:lang w:eastAsia="en-AU"/>
                </w:rPr>
                <w:t>LLS8355</w:t>
              </w:r>
            </w:ins>
          </w:p>
        </w:tc>
        <w:tc>
          <w:tcPr>
            <w:tcW w:w="933" w:type="pct"/>
            <w:noWrap/>
            <w:hideMark/>
          </w:tcPr>
          <w:p w:rsidR="00110C18" w:rsidRPr="0056388D" w:rsidRDefault="00110C18" w:rsidP="00063728">
            <w:pPr>
              <w:rPr>
                <w:ins w:id="42471" w:author="KIM, Jason" w:date="2019-04-02T13:39:00Z"/>
                <w:rFonts w:ascii="Calibri" w:eastAsia="Times New Roman" w:hAnsi="Calibri" w:cs="Calibri"/>
                <w:color w:val="000000"/>
                <w:lang w:eastAsia="en-AU"/>
              </w:rPr>
            </w:pPr>
            <w:ins w:id="424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73" w:author="KIM, Jason" w:date="2019-04-02T13:39:00Z"/>
                <w:rFonts w:ascii="Calibri" w:eastAsia="Times New Roman" w:hAnsi="Calibri" w:cs="Calibri"/>
                <w:color w:val="000000"/>
                <w:lang w:eastAsia="en-AU"/>
              </w:rPr>
            </w:pPr>
            <w:ins w:id="42474" w:author="KIM, Jason" w:date="2019-04-02T13:39:00Z">
              <w:r w:rsidRPr="0056388D">
                <w:rPr>
                  <w:rFonts w:ascii="Calibri" w:eastAsia="Times New Roman" w:hAnsi="Calibri" w:cs="Calibri"/>
                  <w:color w:val="000000"/>
                  <w:lang w:eastAsia="en-AU"/>
                </w:rPr>
                <w:t>Chainage 420</w:t>
              </w:r>
            </w:ins>
          </w:p>
        </w:tc>
        <w:tc>
          <w:tcPr>
            <w:tcW w:w="764" w:type="pct"/>
            <w:noWrap/>
            <w:hideMark/>
          </w:tcPr>
          <w:p w:rsidR="00110C18" w:rsidRPr="0056388D" w:rsidRDefault="00110C18" w:rsidP="00063728">
            <w:pPr>
              <w:jc w:val="right"/>
              <w:rPr>
                <w:ins w:id="42475" w:author="KIM, Jason" w:date="2019-04-02T13:39:00Z"/>
                <w:rFonts w:ascii="Calibri" w:eastAsia="Times New Roman" w:hAnsi="Calibri" w:cs="Calibri"/>
                <w:color w:val="000000"/>
                <w:lang w:eastAsia="en-AU"/>
              </w:rPr>
            </w:pPr>
            <w:ins w:id="424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77" w:author="KIM, Jason" w:date="2019-04-02T13:39:00Z"/>
        </w:trPr>
        <w:tc>
          <w:tcPr>
            <w:tcW w:w="708" w:type="pct"/>
            <w:vMerge/>
            <w:hideMark/>
          </w:tcPr>
          <w:p w:rsidR="00110C18" w:rsidRPr="0056388D" w:rsidRDefault="00110C18" w:rsidP="00063728">
            <w:pPr>
              <w:rPr>
                <w:ins w:id="424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79" w:author="KIM, Jason" w:date="2019-04-02T13:39:00Z"/>
                <w:rFonts w:ascii="Calibri" w:eastAsia="Times New Roman" w:hAnsi="Calibri" w:cs="Calibri"/>
                <w:color w:val="000000"/>
                <w:lang w:eastAsia="en-AU"/>
              </w:rPr>
            </w:pPr>
            <w:ins w:id="42480"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81" w:author="KIM, Jason" w:date="2019-04-02T13:39:00Z"/>
                <w:rFonts w:ascii="Calibri" w:eastAsia="Times New Roman" w:hAnsi="Calibri" w:cs="Calibri"/>
                <w:color w:val="000000"/>
                <w:lang w:eastAsia="en-AU"/>
              </w:rPr>
            </w:pPr>
            <w:ins w:id="4248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83" w:author="KIM, Jason" w:date="2019-04-02T13:39:00Z"/>
                <w:rFonts w:ascii="Calibri" w:eastAsia="Times New Roman" w:hAnsi="Calibri" w:cs="Calibri"/>
                <w:color w:val="000000"/>
                <w:lang w:eastAsia="en-AU"/>
              </w:rPr>
            </w:pPr>
            <w:ins w:id="42484" w:author="KIM, Jason" w:date="2019-04-02T13:39:00Z">
              <w:r w:rsidRPr="0056388D">
                <w:rPr>
                  <w:rFonts w:ascii="Calibri" w:eastAsia="Times New Roman" w:hAnsi="Calibri" w:cs="Calibri"/>
                  <w:color w:val="000000"/>
                  <w:lang w:eastAsia="en-AU"/>
                </w:rPr>
                <w:t>LLS8356</w:t>
              </w:r>
            </w:ins>
          </w:p>
        </w:tc>
        <w:tc>
          <w:tcPr>
            <w:tcW w:w="933" w:type="pct"/>
            <w:noWrap/>
            <w:hideMark/>
          </w:tcPr>
          <w:p w:rsidR="00110C18" w:rsidRPr="0056388D" w:rsidRDefault="00110C18" w:rsidP="00063728">
            <w:pPr>
              <w:rPr>
                <w:ins w:id="42485" w:author="KIM, Jason" w:date="2019-04-02T13:39:00Z"/>
                <w:rFonts w:ascii="Calibri" w:eastAsia="Times New Roman" w:hAnsi="Calibri" w:cs="Calibri"/>
                <w:color w:val="000000"/>
                <w:lang w:eastAsia="en-AU"/>
              </w:rPr>
            </w:pPr>
            <w:ins w:id="424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87" w:author="KIM, Jason" w:date="2019-04-02T13:39:00Z"/>
                <w:rFonts w:ascii="Calibri" w:eastAsia="Times New Roman" w:hAnsi="Calibri" w:cs="Calibri"/>
                <w:color w:val="000000"/>
                <w:lang w:eastAsia="en-AU"/>
              </w:rPr>
            </w:pPr>
            <w:ins w:id="42488" w:author="KIM, Jason" w:date="2019-04-02T13:39:00Z">
              <w:r w:rsidRPr="0056388D">
                <w:rPr>
                  <w:rFonts w:ascii="Calibri" w:eastAsia="Times New Roman" w:hAnsi="Calibri" w:cs="Calibri"/>
                  <w:color w:val="000000"/>
                  <w:lang w:eastAsia="en-AU"/>
                </w:rPr>
                <w:t>Chainage 410</w:t>
              </w:r>
            </w:ins>
          </w:p>
        </w:tc>
        <w:tc>
          <w:tcPr>
            <w:tcW w:w="764" w:type="pct"/>
            <w:noWrap/>
            <w:hideMark/>
          </w:tcPr>
          <w:p w:rsidR="00110C18" w:rsidRPr="0056388D" w:rsidRDefault="00110C18" w:rsidP="00063728">
            <w:pPr>
              <w:jc w:val="right"/>
              <w:rPr>
                <w:ins w:id="42489" w:author="KIM, Jason" w:date="2019-04-02T13:39:00Z"/>
                <w:rFonts w:ascii="Calibri" w:eastAsia="Times New Roman" w:hAnsi="Calibri" w:cs="Calibri"/>
                <w:color w:val="000000"/>
                <w:lang w:eastAsia="en-AU"/>
              </w:rPr>
            </w:pPr>
            <w:ins w:id="42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91" w:author="KIM, Jason" w:date="2019-04-02T13:39:00Z"/>
        </w:trPr>
        <w:tc>
          <w:tcPr>
            <w:tcW w:w="708" w:type="pct"/>
            <w:vMerge/>
            <w:hideMark/>
          </w:tcPr>
          <w:p w:rsidR="00110C18" w:rsidRPr="0056388D" w:rsidRDefault="00110C18" w:rsidP="00063728">
            <w:pPr>
              <w:rPr>
                <w:ins w:id="424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93" w:author="KIM, Jason" w:date="2019-04-02T13:39:00Z"/>
                <w:rFonts w:ascii="Calibri" w:eastAsia="Times New Roman" w:hAnsi="Calibri" w:cs="Calibri"/>
                <w:color w:val="000000"/>
                <w:lang w:eastAsia="en-AU"/>
              </w:rPr>
            </w:pPr>
            <w:ins w:id="42494"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95" w:author="KIM, Jason" w:date="2019-04-02T13:39:00Z"/>
                <w:rFonts w:ascii="Calibri" w:eastAsia="Times New Roman" w:hAnsi="Calibri" w:cs="Calibri"/>
                <w:color w:val="000000"/>
                <w:lang w:eastAsia="en-AU"/>
              </w:rPr>
            </w:pPr>
            <w:ins w:id="4249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97" w:author="KIM, Jason" w:date="2019-04-02T13:39:00Z"/>
                <w:rFonts w:ascii="Calibri" w:eastAsia="Times New Roman" w:hAnsi="Calibri" w:cs="Calibri"/>
                <w:color w:val="000000"/>
                <w:lang w:eastAsia="en-AU"/>
              </w:rPr>
            </w:pPr>
            <w:ins w:id="42498" w:author="KIM, Jason" w:date="2019-04-02T13:39:00Z">
              <w:r w:rsidRPr="0056388D">
                <w:rPr>
                  <w:rFonts w:ascii="Calibri" w:eastAsia="Times New Roman" w:hAnsi="Calibri" w:cs="Calibri"/>
                  <w:color w:val="000000"/>
                  <w:lang w:eastAsia="en-AU"/>
                </w:rPr>
                <w:t>LLS8357</w:t>
              </w:r>
            </w:ins>
          </w:p>
        </w:tc>
        <w:tc>
          <w:tcPr>
            <w:tcW w:w="933" w:type="pct"/>
            <w:noWrap/>
            <w:hideMark/>
          </w:tcPr>
          <w:p w:rsidR="00110C18" w:rsidRPr="0056388D" w:rsidRDefault="00110C18" w:rsidP="00063728">
            <w:pPr>
              <w:rPr>
                <w:ins w:id="42499" w:author="KIM, Jason" w:date="2019-04-02T13:39:00Z"/>
                <w:rFonts w:ascii="Calibri" w:eastAsia="Times New Roman" w:hAnsi="Calibri" w:cs="Calibri"/>
                <w:color w:val="000000"/>
                <w:lang w:eastAsia="en-AU"/>
              </w:rPr>
            </w:pPr>
            <w:ins w:id="425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501" w:author="KIM, Jason" w:date="2019-04-02T13:39:00Z"/>
                <w:rFonts w:ascii="Calibri" w:eastAsia="Times New Roman" w:hAnsi="Calibri" w:cs="Calibri"/>
                <w:color w:val="000000"/>
                <w:lang w:eastAsia="en-AU"/>
              </w:rPr>
            </w:pPr>
            <w:ins w:id="42502" w:author="KIM, Jason" w:date="2019-04-02T13:39:00Z">
              <w:r w:rsidRPr="0056388D">
                <w:rPr>
                  <w:rFonts w:ascii="Calibri" w:eastAsia="Times New Roman" w:hAnsi="Calibri" w:cs="Calibri"/>
                  <w:color w:val="000000"/>
                  <w:lang w:eastAsia="en-AU"/>
                </w:rPr>
                <w:t>Chainage 399</w:t>
              </w:r>
            </w:ins>
          </w:p>
        </w:tc>
        <w:tc>
          <w:tcPr>
            <w:tcW w:w="764" w:type="pct"/>
            <w:noWrap/>
            <w:hideMark/>
          </w:tcPr>
          <w:p w:rsidR="00110C18" w:rsidRPr="0056388D" w:rsidRDefault="00110C18" w:rsidP="00063728">
            <w:pPr>
              <w:jc w:val="right"/>
              <w:rPr>
                <w:ins w:id="42503" w:author="KIM, Jason" w:date="2019-04-02T13:39:00Z"/>
                <w:rFonts w:ascii="Calibri" w:eastAsia="Times New Roman" w:hAnsi="Calibri" w:cs="Calibri"/>
                <w:color w:val="000000"/>
                <w:lang w:eastAsia="en-AU"/>
              </w:rPr>
            </w:pPr>
            <w:ins w:id="425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05" w:author="KIM, Jason" w:date="2019-04-02T13:39:00Z"/>
        </w:trPr>
        <w:tc>
          <w:tcPr>
            <w:tcW w:w="708" w:type="pct"/>
            <w:vMerge/>
            <w:hideMark/>
          </w:tcPr>
          <w:p w:rsidR="00110C18" w:rsidRPr="0056388D" w:rsidRDefault="00110C18" w:rsidP="00063728">
            <w:pPr>
              <w:rPr>
                <w:ins w:id="425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07" w:author="KIM, Jason" w:date="2019-04-02T13:39:00Z"/>
                <w:rFonts w:ascii="Calibri" w:eastAsia="Times New Roman" w:hAnsi="Calibri" w:cs="Calibri"/>
                <w:color w:val="000000"/>
                <w:lang w:eastAsia="en-AU"/>
              </w:rPr>
            </w:pPr>
            <w:ins w:id="42508"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509" w:author="KIM, Jason" w:date="2019-04-02T13:39:00Z"/>
                <w:rFonts w:ascii="Calibri" w:eastAsia="Times New Roman" w:hAnsi="Calibri" w:cs="Calibri"/>
                <w:color w:val="000000"/>
                <w:lang w:eastAsia="en-AU"/>
              </w:rPr>
            </w:pPr>
            <w:ins w:id="4251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11" w:author="KIM, Jason" w:date="2019-04-02T13:39:00Z"/>
                <w:rFonts w:ascii="Calibri" w:eastAsia="Times New Roman" w:hAnsi="Calibri" w:cs="Calibri"/>
                <w:color w:val="000000"/>
                <w:lang w:eastAsia="en-AU"/>
              </w:rPr>
            </w:pPr>
            <w:ins w:id="42512" w:author="KIM, Jason" w:date="2019-04-02T13:39:00Z">
              <w:r w:rsidRPr="0056388D">
                <w:rPr>
                  <w:rFonts w:ascii="Calibri" w:eastAsia="Times New Roman" w:hAnsi="Calibri" w:cs="Calibri"/>
                  <w:color w:val="000000"/>
                  <w:lang w:eastAsia="en-AU"/>
                </w:rPr>
                <w:t>LLS8358</w:t>
              </w:r>
            </w:ins>
          </w:p>
        </w:tc>
        <w:tc>
          <w:tcPr>
            <w:tcW w:w="933" w:type="pct"/>
            <w:noWrap/>
            <w:hideMark/>
          </w:tcPr>
          <w:p w:rsidR="00110C18" w:rsidRPr="0056388D" w:rsidRDefault="00110C18" w:rsidP="00063728">
            <w:pPr>
              <w:rPr>
                <w:ins w:id="42513" w:author="KIM, Jason" w:date="2019-04-02T13:39:00Z"/>
                <w:rFonts w:ascii="Calibri" w:eastAsia="Times New Roman" w:hAnsi="Calibri" w:cs="Calibri"/>
                <w:color w:val="000000"/>
                <w:lang w:eastAsia="en-AU"/>
              </w:rPr>
            </w:pPr>
            <w:ins w:id="425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515" w:author="KIM, Jason" w:date="2019-04-02T13:39:00Z"/>
                <w:rFonts w:ascii="Calibri" w:eastAsia="Times New Roman" w:hAnsi="Calibri" w:cs="Calibri"/>
                <w:color w:val="000000"/>
                <w:lang w:eastAsia="en-AU"/>
              </w:rPr>
            </w:pPr>
            <w:ins w:id="42516" w:author="KIM, Jason" w:date="2019-04-02T13:39:00Z">
              <w:r w:rsidRPr="0056388D">
                <w:rPr>
                  <w:rFonts w:ascii="Calibri" w:eastAsia="Times New Roman" w:hAnsi="Calibri" w:cs="Calibri"/>
                  <w:color w:val="000000"/>
                  <w:lang w:eastAsia="en-AU"/>
                </w:rPr>
                <w:t>Chainage 389</w:t>
              </w:r>
            </w:ins>
          </w:p>
        </w:tc>
        <w:tc>
          <w:tcPr>
            <w:tcW w:w="764" w:type="pct"/>
            <w:noWrap/>
            <w:hideMark/>
          </w:tcPr>
          <w:p w:rsidR="00110C18" w:rsidRPr="0056388D" w:rsidRDefault="00110C18" w:rsidP="00063728">
            <w:pPr>
              <w:jc w:val="right"/>
              <w:rPr>
                <w:ins w:id="42517" w:author="KIM, Jason" w:date="2019-04-02T13:39:00Z"/>
                <w:rFonts w:ascii="Calibri" w:eastAsia="Times New Roman" w:hAnsi="Calibri" w:cs="Calibri"/>
                <w:color w:val="000000"/>
                <w:lang w:eastAsia="en-AU"/>
              </w:rPr>
            </w:pPr>
            <w:ins w:id="425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19" w:author="KIM, Jason" w:date="2019-04-02T13:39:00Z"/>
        </w:trPr>
        <w:tc>
          <w:tcPr>
            <w:tcW w:w="708" w:type="pct"/>
            <w:vMerge w:val="restart"/>
            <w:noWrap/>
            <w:hideMark/>
          </w:tcPr>
          <w:p w:rsidR="00110C18" w:rsidRPr="0056388D" w:rsidRDefault="00110C18" w:rsidP="00063728">
            <w:pPr>
              <w:rPr>
                <w:ins w:id="42520" w:author="KIM, Jason" w:date="2019-04-02T13:39:00Z"/>
                <w:rFonts w:ascii="Calibri" w:eastAsia="Times New Roman" w:hAnsi="Calibri" w:cs="Calibri"/>
                <w:color w:val="000000"/>
                <w:lang w:eastAsia="en-AU"/>
              </w:rPr>
            </w:pPr>
            <w:ins w:id="42521" w:author="KIM, Jason" w:date="2019-04-02T13:39:00Z">
              <w:r w:rsidRPr="0056388D">
                <w:rPr>
                  <w:rFonts w:ascii="Calibri" w:eastAsia="Times New Roman" w:hAnsi="Calibri" w:cs="Calibri"/>
                  <w:color w:val="000000"/>
                  <w:lang w:eastAsia="en-AU"/>
                </w:rPr>
                <w:t>LLE97K51</w:t>
              </w:r>
            </w:ins>
          </w:p>
        </w:tc>
        <w:tc>
          <w:tcPr>
            <w:tcW w:w="605" w:type="pct"/>
            <w:noWrap/>
            <w:hideMark/>
          </w:tcPr>
          <w:p w:rsidR="00110C18" w:rsidRPr="0056388D" w:rsidRDefault="00110C18" w:rsidP="00063728">
            <w:pPr>
              <w:rPr>
                <w:ins w:id="42522" w:author="KIM, Jason" w:date="2019-04-02T13:39:00Z"/>
                <w:rFonts w:ascii="Calibri" w:eastAsia="Times New Roman" w:hAnsi="Calibri" w:cs="Calibri"/>
                <w:color w:val="000000"/>
                <w:lang w:eastAsia="en-AU"/>
              </w:rPr>
            </w:pPr>
            <w:ins w:id="42523"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24" w:author="KIM, Jason" w:date="2019-04-02T13:39:00Z"/>
                <w:rFonts w:ascii="Calibri" w:eastAsia="Times New Roman" w:hAnsi="Calibri" w:cs="Calibri"/>
                <w:color w:val="000000"/>
                <w:lang w:eastAsia="en-AU"/>
              </w:rPr>
            </w:pPr>
            <w:ins w:id="4252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26" w:author="KIM, Jason" w:date="2019-04-02T13:39:00Z"/>
                <w:rFonts w:ascii="Calibri" w:eastAsia="Times New Roman" w:hAnsi="Calibri" w:cs="Calibri"/>
                <w:color w:val="000000"/>
                <w:lang w:eastAsia="en-AU"/>
              </w:rPr>
            </w:pPr>
            <w:ins w:id="42527" w:author="KIM, Jason" w:date="2019-04-02T13:39:00Z">
              <w:r w:rsidRPr="0056388D">
                <w:rPr>
                  <w:rFonts w:ascii="Calibri" w:eastAsia="Times New Roman" w:hAnsi="Calibri" w:cs="Calibri"/>
                  <w:color w:val="000000"/>
                  <w:lang w:eastAsia="en-AU"/>
                </w:rPr>
                <w:t>LLN7364</w:t>
              </w:r>
            </w:ins>
          </w:p>
        </w:tc>
        <w:tc>
          <w:tcPr>
            <w:tcW w:w="933" w:type="pct"/>
            <w:noWrap/>
            <w:hideMark/>
          </w:tcPr>
          <w:p w:rsidR="00110C18" w:rsidRPr="0056388D" w:rsidRDefault="00110C18" w:rsidP="00063728">
            <w:pPr>
              <w:rPr>
                <w:ins w:id="42528" w:author="KIM, Jason" w:date="2019-04-02T13:39:00Z"/>
                <w:rFonts w:ascii="Calibri" w:eastAsia="Times New Roman" w:hAnsi="Calibri" w:cs="Calibri"/>
                <w:color w:val="000000"/>
                <w:lang w:eastAsia="en-AU"/>
              </w:rPr>
            </w:pPr>
            <w:ins w:id="425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30" w:author="KIM, Jason" w:date="2019-04-02T13:39:00Z"/>
                <w:rFonts w:ascii="Calibri" w:eastAsia="Times New Roman" w:hAnsi="Calibri" w:cs="Calibri"/>
                <w:color w:val="000000"/>
                <w:lang w:eastAsia="en-AU"/>
              </w:rPr>
            </w:pPr>
            <w:ins w:id="42531" w:author="KIM, Jason" w:date="2019-04-02T13:39:00Z">
              <w:r w:rsidRPr="0056388D">
                <w:rPr>
                  <w:rFonts w:ascii="Calibri" w:eastAsia="Times New Roman" w:hAnsi="Calibri" w:cs="Calibri"/>
                  <w:color w:val="000000"/>
                  <w:lang w:eastAsia="en-AU"/>
                </w:rPr>
                <w:t>Chainage 908</w:t>
              </w:r>
            </w:ins>
          </w:p>
        </w:tc>
        <w:tc>
          <w:tcPr>
            <w:tcW w:w="764" w:type="pct"/>
            <w:noWrap/>
            <w:hideMark/>
          </w:tcPr>
          <w:p w:rsidR="00110C18" w:rsidRPr="0056388D" w:rsidRDefault="00110C18" w:rsidP="00063728">
            <w:pPr>
              <w:jc w:val="right"/>
              <w:rPr>
                <w:ins w:id="42532" w:author="KIM, Jason" w:date="2019-04-02T13:39:00Z"/>
                <w:rFonts w:ascii="Calibri" w:eastAsia="Times New Roman" w:hAnsi="Calibri" w:cs="Calibri"/>
                <w:color w:val="000000"/>
                <w:lang w:eastAsia="en-AU"/>
              </w:rPr>
            </w:pPr>
            <w:ins w:id="42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34" w:author="KIM, Jason" w:date="2019-04-02T13:39:00Z"/>
        </w:trPr>
        <w:tc>
          <w:tcPr>
            <w:tcW w:w="708" w:type="pct"/>
            <w:vMerge/>
            <w:hideMark/>
          </w:tcPr>
          <w:p w:rsidR="00110C18" w:rsidRPr="0056388D" w:rsidRDefault="00110C18" w:rsidP="00063728">
            <w:pPr>
              <w:rPr>
                <w:ins w:id="425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36" w:author="KIM, Jason" w:date="2019-04-02T13:39:00Z"/>
                <w:rFonts w:ascii="Calibri" w:eastAsia="Times New Roman" w:hAnsi="Calibri" w:cs="Calibri"/>
                <w:color w:val="000000"/>
                <w:lang w:eastAsia="en-AU"/>
              </w:rPr>
            </w:pPr>
            <w:ins w:id="42537"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38" w:author="KIM, Jason" w:date="2019-04-02T13:39:00Z"/>
                <w:rFonts w:ascii="Calibri" w:eastAsia="Times New Roman" w:hAnsi="Calibri" w:cs="Calibri"/>
                <w:color w:val="000000"/>
                <w:lang w:eastAsia="en-AU"/>
              </w:rPr>
            </w:pPr>
            <w:ins w:id="4253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40" w:author="KIM, Jason" w:date="2019-04-02T13:39:00Z"/>
                <w:rFonts w:ascii="Calibri" w:eastAsia="Times New Roman" w:hAnsi="Calibri" w:cs="Calibri"/>
                <w:color w:val="000000"/>
                <w:lang w:eastAsia="en-AU"/>
              </w:rPr>
            </w:pPr>
            <w:ins w:id="42541" w:author="KIM, Jason" w:date="2019-04-02T13:39:00Z">
              <w:r w:rsidRPr="0056388D">
                <w:rPr>
                  <w:rFonts w:ascii="Calibri" w:eastAsia="Times New Roman" w:hAnsi="Calibri" w:cs="Calibri"/>
                  <w:color w:val="000000"/>
                  <w:lang w:eastAsia="en-AU"/>
                </w:rPr>
                <w:t>LLN7365</w:t>
              </w:r>
            </w:ins>
          </w:p>
        </w:tc>
        <w:tc>
          <w:tcPr>
            <w:tcW w:w="933" w:type="pct"/>
            <w:noWrap/>
            <w:hideMark/>
          </w:tcPr>
          <w:p w:rsidR="00110C18" w:rsidRPr="0056388D" w:rsidRDefault="00110C18" w:rsidP="00063728">
            <w:pPr>
              <w:rPr>
                <w:ins w:id="42542" w:author="KIM, Jason" w:date="2019-04-02T13:39:00Z"/>
                <w:rFonts w:ascii="Calibri" w:eastAsia="Times New Roman" w:hAnsi="Calibri" w:cs="Calibri"/>
                <w:color w:val="000000"/>
                <w:lang w:eastAsia="en-AU"/>
              </w:rPr>
            </w:pPr>
            <w:ins w:id="425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44" w:author="KIM, Jason" w:date="2019-04-02T13:39:00Z"/>
                <w:rFonts w:ascii="Calibri" w:eastAsia="Times New Roman" w:hAnsi="Calibri" w:cs="Calibri"/>
                <w:color w:val="000000"/>
                <w:lang w:eastAsia="en-AU"/>
              </w:rPr>
            </w:pPr>
            <w:ins w:id="42545" w:author="KIM, Jason" w:date="2019-04-02T13:39:00Z">
              <w:r w:rsidRPr="0056388D">
                <w:rPr>
                  <w:rFonts w:ascii="Calibri" w:eastAsia="Times New Roman" w:hAnsi="Calibri" w:cs="Calibri"/>
                  <w:color w:val="000000"/>
                  <w:lang w:eastAsia="en-AU"/>
                </w:rPr>
                <w:t>Chainage 918</w:t>
              </w:r>
            </w:ins>
          </w:p>
        </w:tc>
        <w:tc>
          <w:tcPr>
            <w:tcW w:w="764" w:type="pct"/>
            <w:noWrap/>
            <w:hideMark/>
          </w:tcPr>
          <w:p w:rsidR="00110C18" w:rsidRPr="0056388D" w:rsidRDefault="00110C18" w:rsidP="00063728">
            <w:pPr>
              <w:jc w:val="right"/>
              <w:rPr>
                <w:ins w:id="42546" w:author="KIM, Jason" w:date="2019-04-02T13:39:00Z"/>
                <w:rFonts w:ascii="Calibri" w:eastAsia="Times New Roman" w:hAnsi="Calibri" w:cs="Calibri"/>
                <w:color w:val="000000"/>
                <w:lang w:eastAsia="en-AU"/>
              </w:rPr>
            </w:pPr>
            <w:ins w:id="425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48" w:author="KIM, Jason" w:date="2019-04-02T13:39:00Z"/>
        </w:trPr>
        <w:tc>
          <w:tcPr>
            <w:tcW w:w="708" w:type="pct"/>
            <w:vMerge/>
            <w:hideMark/>
          </w:tcPr>
          <w:p w:rsidR="00110C18" w:rsidRPr="0056388D" w:rsidRDefault="00110C18" w:rsidP="00063728">
            <w:pPr>
              <w:rPr>
                <w:ins w:id="425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50" w:author="KIM, Jason" w:date="2019-04-02T13:39:00Z"/>
                <w:rFonts w:ascii="Calibri" w:eastAsia="Times New Roman" w:hAnsi="Calibri" w:cs="Calibri"/>
                <w:color w:val="000000"/>
                <w:lang w:eastAsia="en-AU"/>
              </w:rPr>
            </w:pPr>
            <w:ins w:id="42551"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52" w:author="KIM, Jason" w:date="2019-04-02T13:39:00Z"/>
                <w:rFonts w:ascii="Calibri" w:eastAsia="Times New Roman" w:hAnsi="Calibri" w:cs="Calibri"/>
                <w:color w:val="000000"/>
                <w:lang w:eastAsia="en-AU"/>
              </w:rPr>
            </w:pPr>
            <w:ins w:id="4255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54" w:author="KIM, Jason" w:date="2019-04-02T13:39:00Z"/>
                <w:rFonts w:ascii="Calibri" w:eastAsia="Times New Roman" w:hAnsi="Calibri" w:cs="Calibri"/>
                <w:color w:val="000000"/>
                <w:lang w:eastAsia="en-AU"/>
              </w:rPr>
            </w:pPr>
            <w:ins w:id="42555" w:author="KIM, Jason" w:date="2019-04-02T13:39:00Z">
              <w:r w:rsidRPr="0056388D">
                <w:rPr>
                  <w:rFonts w:ascii="Calibri" w:eastAsia="Times New Roman" w:hAnsi="Calibri" w:cs="Calibri"/>
                  <w:color w:val="000000"/>
                  <w:lang w:eastAsia="en-AU"/>
                </w:rPr>
                <w:t>LLN7366</w:t>
              </w:r>
            </w:ins>
          </w:p>
        </w:tc>
        <w:tc>
          <w:tcPr>
            <w:tcW w:w="933" w:type="pct"/>
            <w:noWrap/>
            <w:hideMark/>
          </w:tcPr>
          <w:p w:rsidR="00110C18" w:rsidRPr="0056388D" w:rsidRDefault="00110C18" w:rsidP="00063728">
            <w:pPr>
              <w:rPr>
                <w:ins w:id="42556" w:author="KIM, Jason" w:date="2019-04-02T13:39:00Z"/>
                <w:rFonts w:ascii="Calibri" w:eastAsia="Times New Roman" w:hAnsi="Calibri" w:cs="Calibri"/>
                <w:color w:val="000000"/>
                <w:lang w:eastAsia="en-AU"/>
              </w:rPr>
            </w:pPr>
            <w:ins w:id="425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58" w:author="KIM, Jason" w:date="2019-04-02T13:39:00Z"/>
                <w:rFonts w:ascii="Calibri" w:eastAsia="Times New Roman" w:hAnsi="Calibri" w:cs="Calibri"/>
                <w:color w:val="000000"/>
                <w:lang w:eastAsia="en-AU"/>
              </w:rPr>
            </w:pPr>
            <w:ins w:id="42559"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42560" w:author="KIM, Jason" w:date="2019-04-02T13:39:00Z"/>
                <w:rFonts w:ascii="Calibri" w:eastAsia="Times New Roman" w:hAnsi="Calibri" w:cs="Calibri"/>
                <w:color w:val="000000"/>
                <w:lang w:eastAsia="en-AU"/>
              </w:rPr>
            </w:pPr>
            <w:ins w:id="425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62" w:author="KIM, Jason" w:date="2019-04-02T13:39:00Z"/>
        </w:trPr>
        <w:tc>
          <w:tcPr>
            <w:tcW w:w="708" w:type="pct"/>
            <w:vMerge/>
            <w:hideMark/>
          </w:tcPr>
          <w:p w:rsidR="00110C18" w:rsidRPr="0056388D" w:rsidRDefault="00110C18" w:rsidP="00063728">
            <w:pPr>
              <w:rPr>
                <w:ins w:id="425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64" w:author="KIM, Jason" w:date="2019-04-02T13:39:00Z"/>
                <w:rFonts w:ascii="Calibri" w:eastAsia="Times New Roman" w:hAnsi="Calibri" w:cs="Calibri"/>
                <w:color w:val="000000"/>
                <w:lang w:eastAsia="en-AU"/>
              </w:rPr>
            </w:pPr>
            <w:ins w:id="42565"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66" w:author="KIM, Jason" w:date="2019-04-02T13:39:00Z"/>
                <w:rFonts w:ascii="Calibri" w:eastAsia="Times New Roman" w:hAnsi="Calibri" w:cs="Calibri"/>
                <w:color w:val="000000"/>
                <w:lang w:eastAsia="en-AU"/>
              </w:rPr>
            </w:pPr>
            <w:ins w:id="4256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68" w:author="KIM, Jason" w:date="2019-04-02T13:39:00Z"/>
                <w:rFonts w:ascii="Calibri" w:eastAsia="Times New Roman" w:hAnsi="Calibri" w:cs="Calibri"/>
                <w:color w:val="000000"/>
                <w:lang w:eastAsia="en-AU"/>
              </w:rPr>
            </w:pPr>
            <w:ins w:id="42569" w:author="KIM, Jason" w:date="2019-04-02T13:39:00Z">
              <w:r w:rsidRPr="0056388D">
                <w:rPr>
                  <w:rFonts w:ascii="Calibri" w:eastAsia="Times New Roman" w:hAnsi="Calibri" w:cs="Calibri"/>
                  <w:color w:val="000000"/>
                  <w:lang w:eastAsia="en-AU"/>
                </w:rPr>
                <w:t>LLN7367</w:t>
              </w:r>
            </w:ins>
          </w:p>
        </w:tc>
        <w:tc>
          <w:tcPr>
            <w:tcW w:w="933" w:type="pct"/>
            <w:noWrap/>
            <w:hideMark/>
          </w:tcPr>
          <w:p w:rsidR="00110C18" w:rsidRPr="0056388D" w:rsidRDefault="00110C18" w:rsidP="00063728">
            <w:pPr>
              <w:rPr>
                <w:ins w:id="42570" w:author="KIM, Jason" w:date="2019-04-02T13:39:00Z"/>
                <w:rFonts w:ascii="Calibri" w:eastAsia="Times New Roman" w:hAnsi="Calibri" w:cs="Calibri"/>
                <w:color w:val="000000"/>
                <w:lang w:eastAsia="en-AU"/>
              </w:rPr>
            </w:pPr>
            <w:ins w:id="425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72" w:author="KIM, Jason" w:date="2019-04-02T13:39:00Z"/>
                <w:rFonts w:ascii="Calibri" w:eastAsia="Times New Roman" w:hAnsi="Calibri" w:cs="Calibri"/>
                <w:color w:val="000000"/>
                <w:lang w:eastAsia="en-AU"/>
              </w:rPr>
            </w:pPr>
            <w:ins w:id="42573" w:author="KIM, Jason" w:date="2019-04-02T13:39:00Z">
              <w:r w:rsidRPr="0056388D">
                <w:rPr>
                  <w:rFonts w:ascii="Calibri" w:eastAsia="Times New Roman" w:hAnsi="Calibri" w:cs="Calibri"/>
                  <w:color w:val="000000"/>
                  <w:lang w:eastAsia="en-AU"/>
                </w:rPr>
                <w:t>Chainage 937</w:t>
              </w:r>
            </w:ins>
          </w:p>
        </w:tc>
        <w:tc>
          <w:tcPr>
            <w:tcW w:w="764" w:type="pct"/>
            <w:noWrap/>
            <w:hideMark/>
          </w:tcPr>
          <w:p w:rsidR="00110C18" w:rsidRPr="0056388D" w:rsidRDefault="00110C18" w:rsidP="00063728">
            <w:pPr>
              <w:jc w:val="right"/>
              <w:rPr>
                <w:ins w:id="42574" w:author="KIM, Jason" w:date="2019-04-02T13:39:00Z"/>
                <w:rFonts w:ascii="Calibri" w:eastAsia="Times New Roman" w:hAnsi="Calibri" w:cs="Calibri"/>
                <w:color w:val="000000"/>
                <w:lang w:eastAsia="en-AU"/>
              </w:rPr>
            </w:pPr>
            <w:ins w:id="42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76" w:author="KIM, Jason" w:date="2019-04-02T13:39:00Z"/>
        </w:trPr>
        <w:tc>
          <w:tcPr>
            <w:tcW w:w="708" w:type="pct"/>
            <w:vMerge/>
            <w:hideMark/>
          </w:tcPr>
          <w:p w:rsidR="00110C18" w:rsidRPr="0056388D" w:rsidRDefault="00110C18" w:rsidP="00063728">
            <w:pPr>
              <w:rPr>
                <w:ins w:id="425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78" w:author="KIM, Jason" w:date="2019-04-02T13:39:00Z"/>
                <w:rFonts w:ascii="Calibri" w:eastAsia="Times New Roman" w:hAnsi="Calibri" w:cs="Calibri"/>
                <w:color w:val="000000"/>
                <w:lang w:eastAsia="en-AU"/>
              </w:rPr>
            </w:pPr>
            <w:ins w:id="42579"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80" w:author="KIM, Jason" w:date="2019-04-02T13:39:00Z"/>
                <w:rFonts w:ascii="Calibri" w:eastAsia="Times New Roman" w:hAnsi="Calibri" w:cs="Calibri"/>
                <w:color w:val="000000"/>
                <w:lang w:eastAsia="en-AU"/>
              </w:rPr>
            </w:pPr>
            <w:ins w:id="4258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82" w:author="KIM, Jason" w:date="2019-04-02T13:39:00Z"/>
                <w:rFonts w:ascii="Calibri" w:eastAsia="Times New Roman" w:hAnsi="Calibri" w:cs="Calibri"/>
                <w:color w:val="000000"/>
                <w:lang w:eastAsia="en-AU"/>
              </w:rPr>
            </w:pPr>
            <w:ins w:id="42583" w:author="KIM, Jason" w:date="2019-04-02T13:39:00Z">
              <w:r w:rsidRPr="0056388D">
                <w:rPr>
                  <w:rFonts w:ascii="Calibri" w:eastAsia="Times New Roman" w:hAnsi="Calibri" w:cs="Calibri"/>
                  <w:color w:val="000000"/>
                  <w:lang w:eastAsia="en-AU"/>
                </w:rPr>
                <w:t>LLN7368</w:t>
              </w:r>
            </w:ins>
          </w:p>
        </w:tc>
        <w:tc>
          <w:tcPr>
            <w:tcW w:w="933" w:type="pct"/>
            <w:noWrap/>
            <w:hideMark/>
          </w:tcPr>
          <w:p w:rsidR="00110C18" w:rsidRPr="0056388D" w:rsidRDefault="00110C18" w:rsidP="00063728">
            <w:pPr>
              <w:rPr>
                <w:ins w:id="42584" w:author="KIM, Jason" w:date="2019-04-02T13:39:00Z"/>
                <w:rFonts w:ascii="Calibri" w:eastAsia="Times New Roman" w:hAnsi="Calibri" w:cs="Calibri"/>
                <w:color w:val="000000"/>
                <w:lang w:eastAsia="en-AU"/>
              </w:rPr>
            </w:pPr>
            <w:ins w:id="425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86" w:author="KIM, Jason" w:date="2019-04-02T13:39:00Z"/>
                <w:rFonts w:ascii="Calibri" w:eastAsia="Times New Roman" w:hAnsi="Calibri" w:cs="Calibri"/>
                <w:color w:val="000000"/>
                <w:lang w:eastAsia="en-AU"/>
              </w:rPr>
            </w:pPr>
            <w:ins w:id="42587" w:author="KIM, Jason" w:date="2019-04-02T13:39:00Z">
              <w:r w:rsidRPr="0056388D">
                <w:rPr>
                  <w:rFonts w:ascii="Calibri" w:eastAsia="Times New Roman" w:hAnsi="Calibri" w:cs="Calibri"/>
                  <w:color w:val="000000"/>
                  <w:lang w:eastAsia="en-AU"/>
                </w:rPr>
                <w:t>Chainage 947</w:t>
              </w:r>
            </w:ins>
          </w:p>
        </w:tc>
        <w:tc>
          <w:tcPr>
            <w:tcW w:w="764" w:type="pct"/>
            <w:noWrap/>
            <w:hideMark/>
          </w:tcPr>
          <w:p w:rsidR="00110C18" w:rsidRPr="0056388D" w:rsidRDefault="00110C18" w:rsidP="00063728">
            <w:pPr>
              <w:jc w:val="right"/>
              <w:rPr>
                <w:ins w:id="42588" w:author="KIM, Jason" w:date="2019-04-02T13:39:00Z"/>
                <w:rFonts w:ascii="Calibri" w:eastAsia="Times New Roman" w:hAnsi="Calibri" w:cs="Calibri"/>
                <w:color w:val="000000"/>
                <w:lang w:eastAsia="en-AU"/>
              </w:rPr>
            </w:pPr>
            <w:ins w:id="42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90" w:author="KIM, Jason" w:date="2019-04-02T13:39:00Z"/>
        </w:trPr>
        <w:tc>
          <w:tcPr>
            <w:tcW w:w="708" w:type="pct"/>
            <w:vMerge/>
            <w:hideMark/>
          </w:tcPr>
          <w:p w:rsidR="00110C18" w:rsidRPr="0056388D" w:rsidRDefault="00110C18" w:rsidP="00063728">
            <w:pPr>
              <w:rPr>
                <w:ins w:id="425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92" w:author="KIM, Jason" w:date="2019-04-02T13:39:00Z"/>
                <w:rFonts w:ascii="Calibri" w:eastAsia="Times New Roman" w:hAnsi="Calibri" w:cs="Calibri"/>
                <w:color w:val="000000"/>
                <w:lang w:eastAsia="en-AU"/>
              </w:rPr>
            </w:pPr>
            <w:ins w:id="42593"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94" w:author="KIM, Jason" w:date="2019-04-02T13:39:00Z"/>
                <w:rFonts w:ascii="Calibri" w:eastAsia="Times New Roman" w:hAnsi="Calibri" w:cs="Calibri"/>
                <w:color w:val="000000"/>
                <w:lang w:eastAsia="en-AU"/>
              </w:rPr>
            </w:pPr>
            <w:ins w:id="4259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96" w:author="KIM, Jason" w:date="2019-04-02T13:39:00Z"/>
                <w:rFonts w:ascii="Calibri" w:eastAsia="Times New Roman" w:hAnsi="Calibri" w:cs="Calibri"/>
                <w:color w:val="000000"/>
                <w:lang w:eastAsia="en-AU"/>
              </w:rPr>
            </w:pPr>
            <w:ins w:id="42597" w:author="KIM, Jason" w:date="2019-04-02T13:39:00Z">
              <w:r w:rsidRPr="0056388D">
                <w:rPr>
                  <w:rFonts w:ascii="Calibri" w:eastAsia="Times New Roman" w:hAnsi="Calibri" w:cs="Calibri"/>
                  <w:color w:val="000000"/>
                  <w:lang w:eastAsia="en-AU"/>
                </w:rPr>
                <w:t>LLN7369</w:t>
              </w:r>
            </w:ins>
          </w:p>
        </w:tc>
        <w:tc>
          <w:tcPr>
            <w:tcW w:w="933" w:type="pct"/>
            <w:noWrap/>
            <w:hideMark/>
          </w:tcPr>
          <w:p w:rsidR="00110C18" w:rsidRPr="0056388D" w:rsidRDefault="00110C18" w:rsidP="00063728">
            <w:pPr>
              <w:rPr>
                <w:ins w:id="42598" w:author="KIM, Jason" w:date="2019-04-02T13:39:00Z"/>
                <w:rFonts w:ascii="Calibri" w:eastAsia="Times New Roman" w:hAnsi="Calibri" w:cs="Calibri"/>
                <w:color w:val="000000"/>
                <w:lang w:eastAsia="en-AU"/>
              </w:rPr>
            </w:pPr>
            <w:ins w:id="425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600" w:author="KIM, Jason" w:date="2019-04-02T13:39:00Z"/>
                <w:rFonts w:ascii="Calibri" w:eastAsia="Times New Roman" w:hAnsi="Calibri" w:cs="Calibri"/>
                <w:color w:val="000000"/>
                <w:lang w:eastAsia="en-AU"/>
              </w:rPr>
            </w:pPr>
            <w:ins w:id="42601" w:author="KIM, Jason" w:date="2019-04-02T13:39:00Z">
              <w:r w:rsidRPr="0056388D">
                <w:rPr>
                  <w:rFonts w:ascii="Calibri" w:eastAsia="Times New Roman" w:hAnsi="Calibri" w:cs="Calibri"/>
                  <w:color w:val="000000"/>
                  <w:lang w:eastAsia="en-AU"/>
                </w:rPr>
                <w:t>Chainage 956</w:t>
              </w:r>
            </w:ins>
          </w:p>
        </w:tc>
        <w:tc>
          <w:tcPr>
            <w:tcW w:w="764" w:type="pct"/>
            <w:noWrap/>
            <w:hideMark/>
          </w:tcPr>
          <w:p w:rsidR="00110C18" w:rsidRPr="0056388D" w:rsidRDefault="00110C18" w:rsidP="00063728">
            <w:pPr>
              <w:jc w:val="right"/>
              <w:rPr>
                <w:ins w:id="42602" w:author="KIM, Jason" w:date="2019-04-02T13:39:00Z"/>
                <w:rFonts w:ascii="Calibri" w:eastAsia="Times New Roman" w:hAnsi="Calibri" w:cs="Calibri"/>
                <w:color w:val="000000"/>
                <w:lang w:eastAsia="en-AU"/>
              </w:rPr>
            </w:pPr>
            <w:ins w:id="42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04" w:author="KIM, Jason" w:date="2019-04-02T13:39:00Z"/>
        </w:trPr>
        <w:tc>
          <w:tcPr>
            <w:tcW w:w="708" w:type="pct"/>
            <w:vMerge/>
            <w:hideMark/>
          </w:tcPr>
          <w:p w:rsidR="00110C18" w:rsidRPr="0056388D" w:rsidRDefault="00110C18" w:rsidP="00063728">
            <w:pPr>
              <w:rPr>
                <w:ins w:id="426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06" w:author="KIM, Jason" w:date="2019-04-02T13:39:00Z"/>
                <w:rFonts w:ascii="Calibri" w:eastAsia="Times New Roman" w:hAnsi="Calibri" w:cs="Calibri"/>
                <w:color w:val="000000"/>
                <w:lang w:eastAsia="en-AU"/>
              </w:rPr>
            </w:pPr>
            <w:ins w:id="42607"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608" w:author="KIM, Jason" w:date="2019-04-02T13:39:00Z"/>
                <w:rFonts w:ascii="Calibri" w:eastAsia="Times New Roman" w:hAnsi="Calibri" w:cs="Calibri"/>
                <w:color w:val="000000"/>
                <w:lang w:eastAsia="en-AU"/>
              </w:rPr>
            </w:pPr>
            <w:ins w:id="4260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10" w:author="KIM, Jason" w:date="2019-04-02T13:39:00Z"/>
                <w:rFonts w:ascii="Calibri" w:eastAsia="Times New Roman" w:hAnsi="Calibri" w:cs="Calibri"/>
                <w:color w:val="000000"/>
                <w:lang w:eastAsia="en-AU"/>
              </w:rPr>
            </w:pPr>
            <w:ins w:id="42611" w:author="KIM, Jason" w:date="2019-04-02T13:39:00Z">
              <w:r w:rsidRPr="0056388D">
                <w:rPr>
                  <w:rFonts w:ascii="Calibri" w:eastAsia="Times New Roman" w:hAnsi="Calibri" w:cs="Calibri"/>
                  <w:color w:val="000000"/>
                  <w:lang w:eastAsia="en-AU"/>
                </w:rPr>
                <w:t>LLN7370</w:t>
              </w:r>
            </w:ins>
          </w:p>
        </w:tc>
        <w:tc>
          <w:tcPr>
            <w:tcW w:w="933" w:type="pct"/>
            <w:noWrap/>
            <w:hideMark/>
          </w:tcPr>
          <w:p w:rsidR="00110C18" w:rsidRPr="0056388D" w:rsidRDefault="00110C18" w:rsidP="00063728">
            <w:pPr>
              <w:rPr>
                <w:ins w:id="42612" w:author="KIM, Jason" w:date="2019-04-02T13:39:00Z"/>
                <w:rFonts w:ascii="Calibri" w:eastAsia="Times New Roman" w:hAnsi="Calibri" w:cs="Calibri"/>
                <w:color w:val="000000"/>
                <w:lang w:eastAsia="en-AU"/>
              </w:rPr>
            </w:pPr>
            <w:ins w:id="426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614" w:author="KIM, Jason" w:date="2019-04-02T13:39:00Z"/>
                <w:rFonts w:ascii="Calibri" w:eastAsia="Times New Roman" w:hAnsi="Calibri" w:cs="Calibri"/>
                <w:color w:val="000000"/>
                <w:lang w:eastAsia="en-AU"/>
              </w:rPr>
            </w:pPr>
            <w:ins w:id="42615" w:author="KIM, Jason" w:date="2019-04-02T13:39:00Z">
              <w:r w:rsidRPr="0056388D">
                <w:rPr>
                  <w:rFonts w:ascii="Calibri" w:eastAsia="Times New Roman" w:hAnsi="Calibri" w:cs="Calibri"/>
                  <w:color w:val="000000"/>
                  <w:lang w:eastAsia="en-AU"/>
                </w:rPr>
                <w:t>Chainage 966</w:t>
              </w:r>
            </w:ins>
          </w:p>
        </w:tc>
        <w:tc>
          <w:tcPr>
            <w:tcW w:w="764" w:type="pct"/>
            <w:noWrap/>
            <w:hideMark/>
          </w:tcPr>
          <w:p w:rsidR="00110C18" w:rsidRPr="0056388D" w:rsidRDefault="00110C18" w:rsidP="00063728">
            <w:pPr>
              <w:jc w:val="right"/>
              <w:rPr>
                <w:ins w:id="42616" w:author="KIM, Jason" w:date="2019-04-02T13:39:00Z"/>
                <w:rFonts w:ascii="Calibri" w:eastAsia="Times New Roman" w:hAnsi="Calibri" w:cs="Calibri"/>
                <w:color w:val="000000"/>
                <w:lang w:eastAsia="en-AU"/>
              </w:rPr>
            </w:pPr>
            <w:ins w:id="42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18" w:author="KIM, Jason" w:date="2019-04-02T13:39:00Z"/>
        </w:trPr>
        <w:tc>
          <w:tcPr>
            <w:tcW w:w="708" w:type="pct"/>
            <w:vMerge/>
            <w:hideMark/>
          </w:tcPr>
          <w:p w:rsidR="00110C18" w:rsidRPr="0056388D" w:rsidRDefault="00110C18" w:rsidP="00063728">
            <w:pPr>
              <w:rPr>
                <w:ins w:id="426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20" w:author="KIM, Jason" w:date="2019-04-02T13:39:00Z"/>
                <w:rFonts w:ascii="Calibri" w:eastAsia="Times New Roman" w:hAnsi="Calibri" w:cs="Calibri"/>
                <w:color w:val="000000"/>
                <w:lang w:eastAsia="en-AU"/>
              </w:rPr>
            </w:pPr>
            <w:ins w:id="42621"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622" w:author="KIM, Jason" w:date="2019-04-02T13:39:00Z"/>
                <w:rFonts w:ascii="Calibri" w:eastAsia="Times New Roman" w:hAnsi="Calibri" w:cs="Calibri"/>
                <w:color w:val="000000"/>
                <w:lang w:eastAsia="en-AU"/>
              </w:rPr>
            </w:pPr>
            <w:ins w:id="4262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24" w:author="KIM, Jason" w:date="2019-04-02T13:39:00Z"/>
                <w:rFonts w:ascii="Calibri" w:eastAsia="Times New Roman" w:hAnsi="Calibri" w:cs="Calibri"/>
                <w:color w:val="000000"/>
                <w:lang w:eastAsia="en-AU"/>
              </w:rPr>
            </w:pPr>
            <w:ins w:id="42625" w:author="KIM, Jason" w:date="2019-04-02T13:39:00Z">
              <w:r w:rsidRPr="0056388D">
                <w:rPr>
                  <w:rFonts w:ascii="Calibri" w:eastAsia="Times New Roman" w:hAnsi="Calibri" w:cs="Calibri"/>
                  <w:color w:val="000000"/>
                  <w:lang w:eastAsia="en-AU"/>
                </w:rPr>
                <w:t>LLN7371</w:t>
              </w:r>
            </w:ins>
          </w:p>
        </w:tc>
        <w:tc>
          <w:tcPr>
            <w:tcW w:w="933" w:type="pct"/>
            <w:noWrap/>
            <w:hideMark/>
          </w:tcPr>
          <w:p w:rsidR="00110C18" w:rsidRPr="0056388D" w:rsidRDefault="00110C18" w:rsidP="00063728">
            <w:pPr>
              <w:rPr>
                <w:ins w:id="42626" w:author="KIM, Jason" w:date="2019-04-02T13:39:00Z"/>
                <w:rFonts w:ascii="Calibri" w:eastAsia="Times New Roman" w:hAnsi="Calibri" w:cs="Calibri"/>
                <w:color w:val="000000"/>
                <w:lang w:eastAsia="en-AU"/>
              </w:rPr>
            </w:pPr>
            <w:ins w:id="426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628" w:author="KIM, Jason" w:date="2019-04-02T13:39:00Z"/>
                <w:rFonts w:ascii="Calibri" w:eastAsia="Times New Roman" w:hAnsi="Calibri" w:cs="Calibri"/>
                <w:color w:val="000000"/>
                <w:lang w:eastAsia="en-AU"/>
              </w:rPr>
            </w:pPr>
            <w:ins w:id="42629" w:author="KIM, Jason" w:date="2019-04-02T13:39:00Z">
              <w:r w:rsidRPr="0056388D">
                <w:rPr>
                  <w:rFonts w:ascii="Calibri" w:eastAsia="Times New Roman" w:hAnsi="Calibri" w:cs="Calibri"/>
                  <w:color w:val="000000"/>
                  <w:lang w:eastAsia="en-AU"/>
                </w:rPr>
                <w:t>Chainage 976</w:t>
              </w:r>
            </w:ins>
          </w:p>
        </w:tc>
        <w:tc>
          <w:tcPr>
            <w:tcW w:w="764" w:type="pct"/>
            <w:noWrap/>
            <w:hideMark/>
          </w:tcPr>
          <w:p w:rsidR="00110C18" w:rsidRPr="0056388D" w:rsidRDefault="00110C18" w:rsidP="00063728">
            <w:pPr>
              <w:jc w:val="right"/>
              <w:rPr>
                <w:ins w:id="42630" w:author="KIM, Jason" w:date="2019-04-02T13:39:00Z"/>
                <w:rFonts w:ascii="Calibri" w:eastAsia="Times New Roman" w:hAnsi="Calibri" w:cs="Calibri"/>
                <w:color w:val="000000"/>
                <w:lang w:eastAsia="en-AU"/>
              </w:rPr>
            </w:pPr>
            <w:ins w:id="42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32" w:author="KIM, Jason" w:date="2019-04-02T13:39:00Z"/>
        </w:trPr>
        <w:tc>
          <w:tcPr>
            <w:tcW w:w="708" w:type="pct"/>
            <w:vMerge w:val="restart"/>
            <w:noWrap/>
            <w:hideMark/>
          </w:tcPr>
          <w:p w:rsidR="00110C18" w:rsidRPr="0056388D" w:rsidRDefault="00110C18" w:rsidP="00063728">
            <w:pPr>
              <w:rPr>
                <w:ins w:id="42633" w:author="KIM, Jason" w:date="2019-04-02T13:39:00Z"/>
                <w:rFonts w:ascii="Calibri" w:eastAsia="Times New Roman" w:hAnsi="Calibri" w:cs="Calibri"/>
                <w:color w:val="000000"/>
                <w:lang w:eastAsia="en-AU"/>
              </w:rPr>
            </w:pPr>
            <w:ins w:id="42634" w:author="KIM, Jason" w:date="2019-04-02T13:39:00Z">
              <w:r w:rsidRPr="0056388D">
                <w:rPr>
                  <w:rFonts w:ascii="Calibri" w:eastAsia="Times New Roman" w:hAnsi="Calibri" w:cs="Calibri"/>
                  <w:color w:val="000000"/>
                  <w:lang w:eastAsia="en-AU"/>
                </w:rPr>
                <w:t>LLE97K71</w:t>
              </w:r>
            </w:ins>
          </w:p>
        </w:tc>
        <w:tc>
          <w:tcPr>
            <w:tcW w:w="605" w:type="pct"/>
            <w:noWrap/>
            <w:hideMark/>
          </w:tcPr>
          <w:p w:rsidR="00110C18" w:rsidRPr="0056388D" w:rsidRDefault="00110C18" w:rsidP="00063728">
            <w:pPr>
              <w:rPr>
                <w:ins w:id="42635" w:author="KIM, Jason" w:date="2019-04-02T13:39:00Z"/>
                <w:rFonts w:ascii="Calibri" w:eastAsia="Times New Roman" w:hAnsi="Calibri" w:cs="Calibri"/>
                <w:color w:val="000000"/>
                <w:lang w:eastAsia="en-AU"/>
              </w:rPr>
            </w:pPr>
            <w:ins w:id="42636"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37" w:author="KIM, Jason" w:date="2019-04-02T13:39:00Z"/>
                <w:rFonts w:ascii="Calibri" w:eastAsia="Times New Roman" w:hAnsi="Calibri" w:cs="Calibri"/>
                <w:color w:val="000000"/>
                <w:lang w:eastAsia="en-AU"/>
              </w:rPr>
            </w:pPr>
            <w:ins w:id="4263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39" w:author="KIM, Jason" w:date="2019-04-02T13:39:00Z"/>
                <w:rFonts w:ascii="Calibri" w:eastAsia="Times New Roman" w:hAnsi="Calibri" w:cs="Calibri"/>
                <w:color w:val="000000"/>
                <w:lang w:eastAsia="en-AU"/>
              </w:rPr>
            </w:pPr>
            <w:ins w:id="42640" w:author="KIM, Jason" w:date="2019-04-02T13:39:00Z">
              <w:r w:rsidRPr="0056388D">
                <w:rPr>
                  <w:rFonts w:ascii="Calibri" w:eastAsia="Times New Roman" w:hAnsi="Calibri" w:cs="Calibri"/>
                  <w:color w:val="000000"/>
                  <w:lang w:eastAsia="en-AU"/>
                </w:rPr>
                <w:t>LLS8359</w:t>
              </w:r>
            </w:ins>
          </w:p>
        </w:tc>
        <w:tc>
          <w:tcPr>
            <w:tcW w:w="933" w:type="pct"/>
            <w:noWrap/>
            <w:hideMark/>
          </w:tcPr>
          <w:p w:rsidR="00110C18" w:rsidRPr="0056388D" w:rsidRDefault="00110C18" w:rsidP="00063728">
            <w:pPr>
              <w:rPr>
                <w:ins w:id="42641" w:author="KIM, Jason" w:date="2019-04-02T13:39:00Z"/>
                <w:rFonts w:ascii="Calibri" w:eastAsia="Times New Roman" w:hAnsi="Calibri" w:cs="Calibri"/>
                <w:color w:val="000000"/>
                <w:lang w:eastAsia="en-AU"/>
              </w:rPr>
            </w:pPr>
            <w:ins w:id="426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43" w:author="KIM, Jason" w:date="2019-04-02T13:39:00Z"/>
                <w:rFonts w:ascii="Calibri" w:eastAsia="Times New Roman" w:hAnsi="Calibri" w:cs="Calibri"/>
                <w:color w:val="000000"/>
                <w:lang w:eastAsia="en-AU"/>
              </w:rPr>
            </w:pPr>
            <w:ins w:id="42644" w:author="KIM, Jason" w:date="2019-04-02T13:39:00Z">
              <w:r w:rsidRPr="0056388D">
                <w:rPr>
                  <w:rFonts w:ascii="Calibri" w:eastAsia="Times New Roman" w:hAnsi="Calibri" w:cs="Calibri"/>
                  <w:color w:val="000000"/>
                  <w:lang w:eastAsia="en-AU"/>
                </w:rPr>
                <w:t>Chainage 367</w:t>
              </w:r>
            </w:ins>
          </w:p>
        </w:tc>
        <w:tc>
          <w:tcPr>
            <w:tcW w:w="764" w:type="pct"/>
            <w:noWrap/>
            <w:hideMark/>
          </w:tcPr>
          <w:p w:rsidR="00110C18" w:rsidRPr="0056388D" w:rsidRDefault="00110C18" w:rsidP="00063728">
            <w:pPr>
              <w:jc w:val="right"/>
              <w:rPr>
                <w:ins w:id="42645" w:author="KIM, Jason" w:date="2019-04-02T13:39:00Z"/>
                <w:rFonts w:ascii="Calibri" w:eastAsia="Times New Roman" w:hAnsi="Calibri" w:cs="Calibri"/>
                <w:color w:val="000000"/>
                <w:lang w:eastAsia="en-AU"/>
              </w:rPr>
            </w:pPr>
            <w:ins w:id="42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47" w:author="KIM, Jason" w:date="2019-04-02T13:39:00Z"/>
        </w:trPr>
        <w:tc>
          <w:tcPr>
            <w:tcW w:w="708" w:type="pct"/>
            <w:vMerge/>
            <w:hideMark/>
          </w:tcPr>
          <w:p w:rsidR="00110C18" w:rsidRPr="0056388D" w:rsidRDefault="00110C18" w:rsidP="00063728">
            <w:pPr>
              <w:rPr>
                <w:ins w:id="426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49" w:author="KIM, Jason" w:date="2019-04-02T13:39:00Z"/>
                <w:rFonts w:ascii="Calibri" w:eastAsia="Times New Roman" w:hAnsi="Calibri" w:cs="Calibri"/>
                <w:color w:val="000000"/>
                <w:lang w:eastAsia="en-AU"/>
              </w:rPr>
            </w:pPr>
            <w:ins w:id="42650"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51" w:author="KIM, Jason" w:date="2019-04-02T13:39:00Z"/>
                <w:rFonts w:ascii="Calibri" w:eastAsia="Times New Roman" w:hAnsi="Calibri" w:cs="Calibri"/>
                <w:color w:val="000000"/>
                <w:lang w:eastAsia="en-AU"/>
              </w:rPr>
            </w:pPr>
            <w:ins w:id="4265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53" w:author="KIM, Jason" w:date="2019-04-02T13:39:00Z"/>
                <w:rFonts w:ascii="Calibri" w:eastAsia="Times New Roman" w:hAnsi="Calibri" w:cs="Calibri"/>
                <w:color w:val="000000"/>
                <w:lang w:eastAsia="en-AU"/>
              </w:rPr>
            </w:pPr>
            <w:ins w:id="42654" w:author="KIM, Jason" w:date="2019-04-02T13:39:00Z">
              <w:r w:rsidRPr="0056388D">
                <w:rPr>
                  <w:rFonts w:ascii="Calibri" w:eastAsia="Times New Roman" w:hAnsi="Calibri" w:cs="Calibri"/>
                  <w:color w:val="000000"/>
                  <w:lang w:eastAsia="en-AU"/>
                </w:rPr>
                <w:t>LLS8360</w:t>
              </w:r>
            </w:ins>
          </w:p>
        </w:tc>
        <w:tc>
          <w:tcPr>
            <w:tcW w:w="933" w:type="pct"/>
            <w:noWrap/>
            <w:hideMark/>
          </w:tcPr>
          <w:p w:rsidR="00110C18" w:rsidRPr="0056388D" w:rsidRDefault="00110C18" w:rsidP="00063728">
            <w:pPr>
              <w:rPr>
                <w:ins w:id="42655" w:author="KIM, Jason" w:date="2019-04-02T13:39:00Z"/>
                <w:rFonts w:ascii="Calibri" w:eastAsia="Times New Roman" w:hAnsi="Calibri" w:cs="Calibri"/>
                <w:color w:val="000000"/>
                <w:lang w:eastAsia="en-AU"/>
              </w:rPr>
            </w:pPr>
            <w:ins w:id="426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57" w:author="KIM, Jason" w:date="2019-04-02T13:39:00Z"/>
                <w:rFonts w:ascii="Calibri" w:eastAsia="Times New Roman" w:hAnsi="Calibri" w:cs="Calibri"/>
                <w:color w:val="000000"/>
                <w:lang w:eastAsia="en-AU"/>
              </w:rPr>
            </w:pPr>
            <w:ins w:id="42658"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42659" w:author="KIM, Jason" w:date="2019-04-02T13:39:00Z"/>
                <w:rFonts w:ascii="Calibri" w:eastAsia="Times New Roman" w:hAnsi="Calibri" w:cs="Calibri"/>
                <w:color w:val="000000"/>
                <w:lang w:eastAsia="en-AU"/>
              </w:rPr>
            </w:pPr>
            <w:ins w:id="42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61" w:author="KIM, Jason" w:date="2019-04-02T13:39:00Z"/>
        </w:trPr>
        <w:tc>
          <w:tcPr>
            <w:tcW w:w="708" w:type="pct"/>
            <w:vMerge/>
            <w:hideMark/>
          </w:tcPr>
          <w:p w:rsidR="00110C18" w:rsidRPr="0056388D" w:rsidRDefault="00110C18" w:rsidP="00063728">
            <w:pPr>
              <w:rPr>
                <w:ins w:id="426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63" w:author="KIM, Jason" w:date="2019-04-02T13:39:00Z"/>
                <w:rFonts w:ascii="Calibri" w:eastAsia="Times New Roman" w:hAnsi="Calibri" w:cs="Calibri"/>
                <w:color w:val="000000"/>
                <w:lang w:eastAsia="en-AU"/>
              </w:rPr>
            </w:pPr>
            <w:ins w:id="42664"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65" w:author="KIM, Jason" w:date="2019-04-02T13:39:00Z"/>
                <w:rFonts w:ascii="Calibri" w:eastAsia="Times New Roman" w:hAnsi="Calibri" w:cs="Calibri"/>
                <w:color w:val="000000"/>
                <w:lang w:eastAsia="en-AU"/>
              </w:rPr>
            </w:pPr>
            <w:ins w:id="4266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67" w:author="KIM, Jason" w:date="2019-04-02T13:39:00Z"/>
                <w:rFonts w:ascii="Calibri" w:eastAsia="Times New Roman" w:hAnsi="Calibri" w:cs="Calibri"/>
                <w:color w:val="000000"/>
                <w:lang w:eastAsia="en-AU"/>
              </w:rPr>
            </w:pPr>
            <w:ins w:id="42668" w:author="KIM, Jason" w:date="2019-04-02T13:39:00Z">
              <w:r w:rsidRPr="0056388D">
                <w:rPr>
                  <w:rFonts w:ascii="Calibri" w:eastAsia="Times New Roman" w:hAnsi="Calibri" w:cs="Calibri"/>
                  <w:color w:val="000000"/>
                  <w:lang w:eastAsia="en-AU"/>
                </w:rPr>
                <w:t>LLS8361</w:t>
              </w:r>
            </w:ins>
          </w:p>
        </w:tc>
        <w:tc>
          <w:tcPr>
            <w:tcW w:w="933" w:type="pct"/>
            <w:noWrap/>
            <w:hideMark/>
          </w:tcPr>
          <w:p w:rsidR="00110C18" w:rsidRPr="0056388D" w:rsidRDefault="00110C18" w:rsidP="00063728">
            <w:pPr>
              <w:rPr>
                <w:ins w:id="42669" w:author="KIM, Jason" w:date="2019-04-02T13:39:00Z"/>
                <w:rFonts w:ascii="Calibri" w:eastAsia="Times New Roman" w:hAnsi="Calibri" w:cs="Calibri"/>
                <w:color w:val="000000"/>
                <w:lang w:eastAsia="en-AU"/>
              </w:rPr>
            </w:pPr>
            <w:ins w:id="426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71" w:author="KIM, Jason" w:date="2019-04-02T13:39:00Z"/>
                <w:rFonts w:ascii="Calibri" w:eastAsia="Times New Roman" w:hAnsi="Calibri" w:cs="Calibri"/>
                <w:color w:val="000000"/>
                <w:lang w:eastAsia="en-AU"/>
              </w:rPr>
            </w:pPr>
            <w:ins w:id="42672" w:author="KIM, Jason" w:date="2019-04-02T13:39:00Z">
              <w:r w:rsidRPr="0056388D">
                <w:rPr>
                  <w:rFonts w:ascii="Calibri" w:eastAsia="Times New Roman" w:hAnsi="Calibri" w:cs="Calibri"/>
                  <w:color w:val="000000"/>
                  <w:lang w:eastAsia="en-AU"/>
                </w:rPr>
                <w:t>Chainage 346</w:t>
              </w:r>
            </w:ins>
          </w:p>
        </w:tc>
        <w:tc>
          <w:tcPr>
            <w:tcW w:w="764" w:type="pct"/>
            <w:noWrap/>
            <w:hideMark/>
          </w:tcPr>
          <w:p w:rsidR="00110C18" w:rsidRPr="0056388D" w:rsidRDefault="00110C18" w:rsidP="00063728">
            <w:pPr>
              <w:jc w:val="right"/>
              <w:rPr>
                <w:ins w:id="42673" w:author="KIM, Jason" w:date="2019-04-02T13:39:00Z"/>
                <w:rFonts w:ascii="Calibri" w:eastAsia="Times New Roman" w:hAnsi="Calibri" w:cs="Calibri"/>
                <w:color w:val="000000"/>
                <w:lang w:eastAsia="en-AU"/>
              </w:rPr>
            </w:pPr>
            <w:ins w:id="426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75" w:author="KIM, Jason" w:date="2019-04-02T13:39:00Z"/>
        </w:trPr>
        <w:tc>
          <w:tcPr>
            <w:tcW w:w="708" w:type="pct"/>
            <w:vMerge/>
            <w:hideMark/>
          </w:tcPr>
          <w:p w:rsidR="00110C18" w:rsidRPr="0056388D" w:rsidRDefault="00110C18" w:rsidP="00063728">
            <w:pPr>
              <w:rPr>
                <w:ins w:id="426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77" w:author="KIM, Jason" w:date="2019-04-02T13:39:00Z"/>
                <w:rFonts w:ascii="Calibri" w:eastAsia="Times New Roman" w:hAnsi="Calibri" w:cs="Calibri"/>
                <w:color w:val="000000"/>
                <w:lang w:eastAsia="en-AU"/>
              </w:rPr>
            </w:pPr>
            <w:ins w:id="42678"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79" w:author="KIM, Jason" w:date="2019-04-02T13:39:00Z"/>
                <w:rFonts w:ascii="Calibri" w:eastAsia="Times New Roman" w:hAnsi="Calibri" w:cs="Calibri"/>
                <w:color w:val="000000"/>
                <w:lang w:eastAsia="en-AU"/>
              </w:rPr>
            </w:pPr>
            <w:ins w:id="4268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81" w:author="KIM, Jason" w:date="2019-04-02T13:39:00Z"/>
                <w:rFonts w:ascii="Calibri" w:eastAsia="Times New Roman" w:hAnsi="Calibri" w:cs="Calibri"/>
                <w:color w:val="000000"/>
                <w:lang w:eastAsia="en-AU"/>
              </w:rPr>
            </w:pPr>
            <w:ins w:id="42682" w:author="KIM, Jason" w:date="2019-04-02T13:39:00Z">
              <w:r w:rsidRPr="0056388D">
                <w:rPr>
                  <w:rFonts w:ascii="Calibri" w:eastAsia="Times New Roman" w:hAnsi="Calibri" w:cs="Calibri"/>
                  <w:color w:val="000000"/>
                  <w:lang w:eastAsia="en-AU"/>
                </w:rPr>
                <w:t>LLS8362</w:t>
              </w:r>
            </w:ins>
          </w:p>
        </w:tc>
        <w:tc>
          <w:tcPr>
            <w:tcW w:w="933" w:type="pct"/>
            <w:noWrap/>
            <w:hideMark/>
          </w:tcPr>
          <w:p w:rsidR="00110C18" w:rsidRPr="0056388D" w:rsidRDefault="00110C18" w:rsidP="00063728">
            <w:pPr>
              <w:rPr>
                <w:ins w:id="42683" w:author="KIM, Jason" w:date="2019-04-02T13:39:00Z"/>
                <w:rFonts w:ascii="Calibri" w:eastAsia="Times New Roman" w:hAnsi="Calibri" w:cs="Calibri"/>
                <w:color w:val="000000"/>
                <w:lang w:eastAsia="en-AU"/>
              </w:rPr>
            </w:pPr>
            <w:ins w:id="426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85" w:author="KIM, Jason" w:date="2019-04-02T13:39:00Z"/>
                <w:rFonts w:ascii="Calibri" w:eastAsia="Times New Roman" w:hAnsi="Calibri" w:cs="Calibri"/>
                <w:color w:val="000000"/>
                <w:lang w:eastAsia="en-AU"/>
              </w:rPr>
            </w:pPr>
            <w:ins w:id="42686" w:author="KIM, Jason" w:date="2019-04-02T13:39:00Z">
              <w:r w:rsidRPr="0056388D">
                <w:rPr>
                  <w:rFonts w:ascii="Calibri" w:eastAsia="Times New Roman" w:hAnsi="Calibri" w:cs="Calibri"/>
                  <w:color w:val="000000"/>
                  <w:lang w:eastAsia="en-AU"/>
                </w:rPr>
                <w:t>Chainage 335</w:t>
              </w:r>
            </w:ins>
          </w:p>
        </w:tc>
        <w:tc>
          <w:tcPr>
            <w:tcW w:w="764" w:type="pct"/>
            <w:noWrap/>
            <w:hideMark/>
          </w:tcPr>
          <w:p w:rsidR="00110C18" w:rsidRPr="0056388D" w:rsidRDefault="00110C18" w:rsidP="00063728">
            <w:pPr>
              <w:jc w:val="right"/>
              <w:rPr>
                <w:ins w:id="42687" w:author="KIM, Jason" w:date="2019-04-02T13:39:00Z"/>
                <w:rFonts w:ascii="Calibri" w:eastAsia="Times New Roman" w:hAnsi="Calibri" w:cs="Calibri"/>
                <w:color w:val="000000"/>
                <w:lang w:eastAsia="en-AU"/>
              </w:rPr>
            </w:pPr>
            <w:ins w:id="42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89" w:author="KIM, Jason" w:date="2019-04-02T13:39:00Z"/>
        </w:trPr>
        <w:tc>
          <w:tcPr>
            <w:tcW w:w="708" w:type="pct"/>
            <w:vMerge/>
            <w:hideMark/>
          </w:tcPr>
          <w:p w:rsidR="00110C18" w:rsidRPr="0056388D" w:rsidRDefault="00110C18" w:rsidP="00063728">
            <w:pPr>
              <w:rPr>
                <w:ins w:id="426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91" w:author="KIM, Jason" w:date="2019-04-02T13:39:00Z"/>
                <w:rFonts w:ascii="Calibri" w:eastAsia="Times New Roman" w:hAnsi="Calibri" w:cs="Calibri"/>
                <w:color w:val="000000"/>
                <w:lang w:eastAsia="en-AU"/>
              </w:rPr>
            </w:pPr>
            <w:ins w:id="42692"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93" w:author="KIM, Jason" w:date="2019-04-02T13:39:00Z"/>
                <w:rFonts w:ascii="Calibri" w:eastAsia="Times New Roman" w:hAnsi="Calibri" w:cs="Calibri"/>
                <w:color w:val="000000"/>
                <w:lang w:eastAsia="en-AU"/>
              </w:rPr>
            </w:pPr>
            <w:ins w:id="4269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95" w:author="KIM, Jason" w:date="2019-04-02T13:39:00Z"/>
                <w:rFonts w:ascii="Calibri" w:eastAsia="Times New Roman" w:hAnsi="Calibri" w:cs="Calibri"/>
                <w:color w:val="000000"/>
                <w:lang w:eastAsia="en-AU"/>
              </w:rPr>
            </w:pPr>
            <w:ins w:id="42696" w:author="KIM, Jason" w:date="2019-04-02T13:39:00Z">
              <w:r w:rsidRPr="0056388D">
                <w:rPr>
                  <w:rFonts w:ascii="Calibri" w:eastAsia="Times New Roman" w:hAnsi="Calibri" w:cs="Calibri"/>
                  <w:color w:val="000000"/>
                  <w:lang w:eastAsia="en-AU"/>
                </w:rPr>
                <w:t>LLS8363</w:t>
              </w:r>
            </w:ins>
          </w:p>
        </w:tc>
        <w:tc>
          <w:tcPr>
            <w:tcW w:w="933" w:type="pct"/>
            <w:noWrap/>
            <w:hideMark/>
          </w:tcPr>
          <w:p w:rsidR="00110C18" w:rsidRPr="0056388D" w:rsidRDefault="00110C18" w:rsidP="00063728">
            <w:pPr>
              <w:rPr>
                <w:ins w:id="42697" w:author="KIM, Jason" w:date="2019-04-02T13:39:00Z"/>
                <w:rFonts w:ascii="Calibri" w:eastAsia="Times New Roman" w:hAnsi="Calibri" w:cs="Calibri"/>
                <w:color w:val="000000"/>
                <w:lang w:eastAsia="en-AU"/>
              </w:rPr>
            </w:pPr>
            <w:ins w:id="426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99" w:author="KIM, Jason" w:date="2019-04-02T13:39:00Z"/>
                <w:rFonts w:ascii="Calibri" w:eastAsia="Times New Roman" w:hAnsi="Calibri" w:cs="Calibri"/>
                <w:color w:val="000000"/>
                <w:lang w:eastAsia="en-AU"/>
              </w:rPr>
            </w:pPr>
            <w:ins w:id="42700" w:author="KIM, Jason" w:date="2019-04-02T13:39:00Z">
              <w:r w:rsidRPr="0056388D">
                <w:rPr>
                  <w:rFonts w:ascii="Calibri" w:eastAsia="Times New Roman" w:hAnsi="Calibri" w:cs="Calibri"/>
                  <w:color w:val="000000"/>
                  <w:lang w:eastAsia="en-AU"/>
                </w:rPr>
                <w:t>Chainage 324</w:t>
              </w:r>
            </w:ins>
          </w:p>
        </w:tc>
        <w:tc>
          <w:tcPr>
            <w:tcW w:w="764" w:type="pct"/>
            <w:noWrap/>
            <w:hideMark/>
          </w:tcPr>
          <w:p w:rsidR="00110C18" w:rsidRPr="0056388D" w:rsidRDefault="00110C18" w:rsidP="00063728">
            <w:pPr>
              <w:jc w:val="right"/>
              <w:rPr>
                <w:ins w:id="42701" w:author="KIM, Jason" w:date="2019-04-02T13:39:00Z"/>
                <w:rFonts w:ascii="Calibri" w:eastAsia="Times New Roman" w:hAnsi="Calibri" w:cs="Calibri"/>
                <w:color w:val="000000"/>
                <w:lang w:eastAsia="en-AU"/>
              </w:rPr>
            </w:pPr>
            <w:ins w:id="427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03" w:author="KIM, Jason" w:date="2019-04-02T13:39:00Z"/>
        </w:trPr>
        <w:tc>
          <w:tcPr>
            <w:tcW w:w="708" w:type="pct"/>
            <w:vMerge/>
            <w:hideMark/>
          </w:tcPr>
          <w:p w:rsidR="00110C18" w:rsidRPr="0056388D" w:rsidRDefault="00110C18" w:rsidP="00063728">
            <w:pPr>
              <w:rPr>
                <w:ins w:id="427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05" w:author="KIM, Jason" w:date="2019-04-02T13:39:00Z"/>
                <w:rFonts w:ascii="Calibri" w:eastAsia="Times New Roman" w:hAnsi="Calibri" w:cs="Calibri"/>
                <w:color w:val="000000"/>
                <w:lang w:eastAsia="en-AU"/>
              </w:rPr>
            </w:pPr>
            <w:ins w:id="42706"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07" w:author="KIM, Jason" w:date="2019-04-02T13:39:00Z"/>
                <w:rFonts w:ascii="Calibri" w:eastAsia="Times New Roman" w:hAnsi="Calibri" w:cs="Calibri"/>
                <w:color w:val="000000"/>
                <w:lang w:eastAsia="en-AU"/>
              </w:rPr>
            </w:pPr>
            <w:ins w:id="4270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09" w:author="KIM, Jason" w:date="2019-04-02T13:39:00Z"/>
                <w:rFonts w:ascii="Calibri" w:eastAsia="Times New Roman" w:hAnsi="Calibri" w:cs="Calibri"/>
                <w:color w:val="000000"/>
                <w:lang w:eastAsia="en-AU"/>
              </w:rPr>
            </w:pPr>
            <w:ins w:id="42710" w:author="KIM, Jason" w:date="2019-04-02T13:39:00Z">
              <w:r w:rsidRPr="0056388D">
                <w:rPr>
                  <w:rFonts w:ascii="Calibri" w:eastAsia="Times New Roman" w:hAnsi="Calibri" w:cs="Calibri"/>
                  <w:color w:val="000000"/>
                  <w:lang w:eastAsia="en-AU"/>
                </w:rPr>
                <w:t>LLS8364</w:t>
              </w:r>
            </w:ins>
          </w:p>
        </w:tc>
        <w:tc>
          <w:tcPr>
            <w:tcW w:w="933" w:type="pct"/>
            <w:noWrap/>
            <w:hideMark/>
          </w:tcPr>
          <w:p w:rsidR="00110C18" w:rsidRPr="0056388D" w:rsidRDefault="00110C18" w:rsidP="00063728">
            <w:pPr>
              <w:rPr>
                <w:ins w:id="42711" w:author="KIM, Jason" w:date="2019-04-02T13:39:00Z"/>
                <w:rFonts w:ascii="Calibri" w:eastAsia="Times New Roman" w:hAnsi="Calibri" w:cs="Calibri"/>
                <w:color w:val="000000"/>
                <w:lang w:eastAsia="en-AU"/>
              </w:rPr>
            </w:pPr>
            <w:ins w:id="427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13" w:author="KIM, Jason" w:date="2019-04-02T13:39:00Z"/>
                <w:rFonts w:ascii="Calibri" w:eastAsia="Times New Roman" w:hAnsi="Calibri" w:cs="Calibri"/>
                <w:color w:val="000000"/>
                <w:lang w:eastAsia="en-AU"/>
              </w:rPr>
            </w:pPr>
            <w:ins w:id="42714" w:author="KIM, Jason" w:date="2019-04-02T13:39:00Z">
              <w:r w:rsidRPr="0056388D">
                <w:rPr>
                  <w:rFonts w:ascii="Calibri" w:eastAsia="Times New Roman" w:hAnsi="Calibri" w:cs="Calibri"/>
                  <w:color w:val="000000"/>
                  <w:lang w:eastAsia="en-AU"/>
                </w:rPr>
                <w:t>Chainage 314</w:t>
              </w:r>
            </w:ins>
          </w:p>
        </w:tc>
        <w:tc>
          <w:tcPr>
            <w:tcW w:w="764" w:type="pct"/>
            <w:noWrap/>
            <w:hideMark/>
          </w:tcPr>
          <w:p w:rsidR="00110C18" w:rsidRPr="0056388D" w:rsidRDefault="00110C18" w:rsidP="00063728">
            <w:pPr>
              <w:jc w:val="right"/>
              <w:rPr>
                <w:ins w:id="42715" w:author="KIM, Jason" w:date="2019-04-02T13:39:00Z"/>
                <w:rFonts w:ascii="Calibri" w:eastAsia="Times New Roman" w:hAnsi="Calibri" w:cs="Calibri"/>
                <w:color w:val="000000"/>
                <w:lang w:eastAsia="en-AU"/>
              </w:rPr>
            </w:pPr>
            <w:ins w:id="427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17" w:author="KIM, Jason" w:date="2019-04-02T13:39:00Z"/>
        </w:trPr>
        <w:tc>
          <w:tcPr>
            <w:tcW w:w="708" w:type="pct"/>
            <w:vMerge/>
            <w:hideMark/>
          </w:tcPr>
          <w:p w:rsidR="00110C18" w:rsidRPr="0056388D" w:rsidRDefault="00110C18" w:rsidP="00063728">
            <w:pPr>
              <w:rPr>
                <w:ins w:id="427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19" w:author="KIM, Jason" w:date="2019-04-02T13:39:00Z"/>
                <w:rFonts w:ascii="Calibri" w:eastAsia="Times New Roman" w:hAnsi="Calibri" w:cs="Calibri"/>
                <w:color w:val="000000"/>
                <w:lang w:eastAsia="en-AU"/>
              </w:rPr>
            </w:pPr>
            <w:ins w:id="42720"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21" w:author="KIM, Jason" w:date="2019-04-02T13:39:00Z"/>
                <w:rFonts w:ascii="Calibri" w:eastAsia="Times New Roman" w:hAnsi="Calibri" w:cs="Calibri"/>
                <w:color w:val="000000"/>
                <w:lang w:eastAsia="en-AU"/>
              </w:rPr>
            </w:pPr>
            <w:ins w:id="4272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23" w:author="KIM, Jason" w:date="2019-04-02T13:39:00Z"/>
                <w:rFonts w:ascii="Calibri" w:eastAsia="Times New Roman" w:hAnsi="Calibri" w:cs="Calibri"/>
                <w:color w:val="000000"/>
                <w:lang w:eastAsia="en-AU"/>
              </w:rPr>
            </w:pPr>
            <w:ins w:id="42724" w:author="KIM, Jason" w:date="2019-04-02T13:39:00Z">
              <w:r w:rsidRPr="0056388D">
                <w:rPr>
                  <w:rFonts w:ascii="Calibri" w:eastAsia="Times New Roman" w:hAnsi="Calibri" w:cs="Calibri"/>
                  <w:color w:val="000000"/>
                  <w:lang w:eastAsia="en-AU"/>
                </w:rPr>
                <w:t>LLS8365</w:t>
              </w:r>
            </w:ins>
          </w:p>
        </w:tc>
        <w:tc>
          <w:tcPr>
            <w:tcW w:w="933" w:type="pct"/>
            <w:noWrap/>
            <w:hideMark/>
          </w:tcPr>
          <w:p w:rsidR="00110C18" w:rsidRPr="0056388D" w:rsidRDefault="00110C18" w:rsidP="00063728">
            <w:pPr>
              <w:rPr>
                <w:ins w:id="42725" w:author="KIM, Jason" w:date="2019-04-02T13:39:00Z"/>
                <w:rFonts w:ascii="Calibri" w:eastAsia="Times New Roman" w:hAnsi="Calibri" w:cs="Calibri"/>
                <w:color w:val="000000"/>
                <w:lang w:eastAsia="en-AU"/>
              </w:rPr>
            </w:pPr>
            <w:ins w:id="427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27" w:author="KIM, Jason" w:date="2019-04-02T13:39:00Z"/>
                <w:rFonts w:ascii="Calibri" w:eastAsia="Times New Roman" w:hAnsi="Calibri" w:cs="Calibri"/>
                <w:color w:val="000000"/>
                <w:lang w:eastAsia="en-AU"/>
              </w:rPr>
            </w:pPr>
            <w:ins w:id="42728" w:author="KIM, Jason" w:date="2019-04-02T13:39:00Z">
              <w:r w:rsidRPr="0056388D">
                <w:rPr>
                  <w:rFonts w:ascii="Calibri" w:eastAsia="Times New Roman" w:hAnsi="Calibri" w:cs="Calibri"/>
                  <w:color w:val="000000"/>
                  <w:lang w:eastAsia="en-AU"/>
                </w:rPr>
                <w:t>Chainage 303</w:t>
              </w:r>
            </w:ins>
          </w:p>
        </w:tc>
        <w:tc>
          <w:tcPr>
            <w:tcW w:w="764" w:type="pct"/>
            <w:noWrap/>
            <w:hideMark/>
          </w:tcPr>
          <w:p w:rsidR="00110C18" w:rsidRPr="0056388D" w:rsidRDefault="00110C18" w:rsidP="00063728">
            <w:pPr>
              <w:jc w:val="right"/>
              <w:rPr>
                <w:ins w:id="42729" w:author="KIM, Jason" w:date="2019-04-02T13:39:00Z"/>
                <w:rFonts w:ascii="Calibri" w:eastAsia="Times New Roman" w:hAnsi="Calibri" w:cs="Calibri"/>
                <w:color w:val="000000"/>
                <w:lang w:eastAsia="en-AU"/>
              </w:rPr>
            </w:pPr>
            <w:ins w:id="427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31" w:author="KIM, Jason" w:date="2019-04-02T13:39:00Z"/>
        </w:trPr>
        <w:tc>
          <w:tcPr>
            <w:tcW w:w="708" w:type="pct"/>
            <w:vMerge/>
            <w:hideMark/>
          </w:tcPr>
          <w:p w:rsidR="00110C18" w:rsidRPr="0056388D" w:rsidRDefault="00110C18" w:rsidP="00063728">
            <w:pPr>
              <w:rPr>
                <w:ins w:id="427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33" w:author="KIM, Jason" w:date="2019-04-02T13:39:00Z"/>
                <w:rFonts w:ascii="Calibri" w:eastAsia="Times New Roman" w:hAnsi="Calibri" w:cs="Calibri"/>
                <w:color w:val="000000"/>
                <w:lang w:eastAsia="en-AU"/>
              </w:rPr>
            </w:pPr>
            <w:ins w:id="42734"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35" w:author="KIM, Jason" w:date="2019-04-02T13:39:00Z"/>
                <w:rFonts w:ascii="Calibri" w:eastAsia="Times New Roman" w:hAnsi="Calibri" w:cs="Calibri"/>
                <w:color w:val="000000"/>
                <w:lang w:eastAsia="en-AU"/>
              </w:rPr>
            </w:pPr>
            <w:ins w:id="4273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37" w:author="KIM, Jason" w:date="2019-04-02T13:39:00Z"/>
                <w:rFonts w:ascii="Calibri" w:eastAsia="Times New Roman" w:hAnsi="Calibri" w:cs="Calibri"/>
                <w:color w:val="000000"/>
                <w:lang w:eastAsia="en-AU"/>
              </w:rPr>
            </w:pPr>
            <w:ins w:id="42738" w:author="KIM, Jason" w:date="2019-04-02T13:39:00Z">
              <w:r w:rsidRPr="0056388D">
                <w:rPr>
                  <w:rFonts w:ascii="Calibri" w:eastAsia="Times New Roman" w:hAnsi="Calibri" w:cs="Calibri"/>
                  <w:color w:val="000000"/>
                  <w:lang w:eastAsia="en-AU"/>
                </w:rPr>
                <w:t>LLS8366</w:t>
              </w:r>
            </w:ins>
          </w:p>
        </w:tc>
        <w:tc>
          <w:tcPr>
            <w:tcW w:w="933" w:type="pct"/>
            <w:noWrap/>
            <w:hideMark/>
          </w:tcPr>
          <w:p w:rsidR="00110C18" w:rsidRPr="0056388D" w:rsidRDefault="00110C18" w:rsidP="00063728">
            <w:pPr>
              <w:rPr>
                <w:ins w:id="42739" w:author="KIM, Jason" w:date="2019-04-02T13:39:00Z"/>
                <w:rFonts w:ascii="Calibri" w:eastAsia="Times New Roman" w:hAnsi="Calibri" w:cs="Calibri"/>
                <w:color w:val="000000"/>
                <w:lang w:eastAsia="en-AU"/>
              </w:rPr>
            </w:pPr>
            <w:ins w:id="427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41" w:author="KIM, Jason" w:date="2019-04-02T13:39:00Z"/>
                <w:rFonts w:ascii="Calibri" w:eastAsia="Times New Roman" w:hAnsi="Calibri" w:cs="Calibri"/>
                <w:color w:val="000000"/>
                <w:lang w:eastAsia="en-AU"/>
              </w:rPr>
            </w:pPr>
            <w:ins w:id="42742" w:author="KIM, Jason" w:date="2019-04-02T13:39:00Z">
              <w:r w:rsidRPr="0056388D">
                <w:rPr>
                  <w:rFonts w:ascii="Calibri" w:eastAsia="Times New Roman" w:hAnsi="Calibri" w:cs="Calibri"/>
                  <w:color w:val="000000"/>
                  <w:lang w:eastAsia="en-AU"/>
                </w:rPr>
                <w:t>Chainage 293</w:t>
              </w:r>
            </w:ins>
          </w:p>
        </w:tc>
        <w:tc>
          <w:tcPr>
            <w:tcW w:w="764" w:type="pct"/>
            <w:noWrap/>
            <w:hideMark/>
          </w:tcPr>
          <w:p w:rsidR="00110C18" w:rsidRPr="0056388D" w:rsidRDefault="00110C18" w:rsidP="00063728">
            <w:pPr>
              <w:jc w:val="right"/>
              <w:rPr>
                <w:ins w:id="42743" w:author="KIM, Jason" w:date="2019-04-02T13:39:00Z"/>
                <w:rFonts w:ascii="Calibri" w:eastAsia="Times New Roman" w:hAnsi="Calibri" w:cs="Calibri"/>
                <w:color w:val="000000"/>
                <w:lang w:eastAsia="en-AU"/>
              </w:rPr>
            </w:pPr>
            <w:ins w:id="427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45" w:author="KIM, Jason" w:date="2019-04-02T13:39:00Z"/>
        </w:trPr>
        <w:tc>
          <w:tcPr>
            <w:tcW w:w="708" w:type="pct"/>
            <w:vMerge/>
            <w:hideMark/>
          </w:tcPr>
          <w:p w:rsidR="00110C18" w:rsidRPr="0056388D" w:rsidRDefault="00110C18" w:rsidP="00063728">
            <w:pPr>
              <w:rPr>
                <w:ins w:id="427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47" w:author="KIM, Jason" w:date="2019-04-02T13:39:00Z"/>
                <w:rFonts w:ascii="Calibri" w:eastAsia="Times New Roman" w:hAnsi="Calibri" w:cs="Calibri"/>
                <w:color w:val="000000"/>
                <w:lang w:eastAsia="en-AU"/>
              </w:rPr>
            </w:pPr>
            <w:ins w:id="42748"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49" w:author="KIM, Jason" w:date="2019-04-02T13:39:00Z"/>
                <w:rFonts w:ascii="Calibri" w:eastAsia="Times New Roman" w:hAnsi="Calibri" w:cs="Calibri"/>
                <w:color w:val="000000"/>
                <w:lang w:eastAsia="en-AU"/>
              </w:rPr>
            </w:pPr>
            <w:ins w:id="4275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51" w:author="KIM, Jason" w:date="2019-04-02T13:39:00Z"/>
                <w:rFonts w:ascii="Calibri" w:eastAsia="Times New Roman" w:hAnsi="Calibri" w:cs="Calibri"/>
                <w:color w:val="000000"/>
                <w:lang w:eastAsia="en-AU"/>
              </w:rPr>
            </w:pPr>
            <w:ins w:id="42752" w:author="KIM, Jason" w:date="2019-04-02T13:39:00Z">
              <w:r w:rsidRPr="0056388D">
                <w:rPr>
                  <w:rFonts w:ascii="Calibri" w:eastAsia="Times New Roman" w:hAnsi="Calibri" w:cs="Calibri"/>
                  <w:color w:val="000000"/>
                  <w:lang w:eastAsia="en-AU"/>
                </w:rPr>
                <w:t>LLS8367</w:t>
              </w:r>
            </w:ins>
          </w:p>
        </w:tc>
        <w:tc>
          <w:tcPr>
            <w:tcW w:w="933" w:type="pct"/>
            <w:noWrap/>
            <w:hideMark/>
          </w:tcPr>
          <w:p w:rsidR="00110C18" w:rsidRPr="0056388D" w:rsidRDefault="00110C18" w:rsidP="00063728">
            <w:pPr>
              <w:rPr>
                <w:ins w:id="42753" w:author="KIM, Jason" w:date="2019-04-02T13:39:00Z"/>
                <w:rFonts w:ascii="Calibri" w:eastAsia="Times New Roman" w:hAnsi="Calibri" w:cs="Calibri"/>
                <w:color w:val="000000"/>
                <w:lang w:eastAsia="en-AU"/>
              </w:rPr>
            </w:pPr>
            <w:ins w:id="427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55" w:author="KIM, Jason" w:date="2019-04-02T13:39:00Z"/>
                <w:rFonts w:ascii="Calibri" w:eastAsia="Times New Roman" w:hAnsi="Calibri" w:cs="Calibri"/>
                <w:color w:val="000000"/>
                <w:lang w:eastAsia="en-AU"/>
              </w:rPr>
            </w:pPr>
            <w:ins w:id="42756" w:author="KIM, Jason" w:date="2019-04-02T13:39:00Z">
              <w:r w:rsidRPr="0056388D">
                <w:rPr>
                  <w:rFonts w:ascii="Calibri" w:eastAsia="Times New Roman" w:hAnsi="Calibri" w:cs="Calibri"/>
                  <w:color w:val="000000"/>
                  <w:lang w:eastAsia="en-AU"/>
                </w:rPr>
                <w:t>Chainage 282</w:t>
              </w:r>
            </w:ins>
          </w:p>
        </w:tc>
        <w:tc>
          <w:tcPr>
            <w:tcW w:w="764" w:type="pct"/>
            <w:noWrap/>
            <w:hideMark/>
          </w:tcPr>
          <w:p w:rsidR="00110C18" w:rsidRPr="0056388D" w:rsidRDefault="00110C18" w:rsidP="00063728">
            <w:pPr>
              <w:jc w:val="right"/>
              <w:rPr>
                <w:ins w:id="42757" w:author="KIM, Jason" w:date="2019-04-02T13:39:00Z"/>
                <w:rFonts w:ascii="Calibri" w:eastAsia="Times New Roman" w:hAnsi="Calibri" w:cs="Calibri"/>
                <w:color w:val="000000"/>
                <w:lang w:eastAsia="en-AU"/>
              </w:rPr>
            </w:pPr>
            <w:ins w:id="42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59" w:author="KIM, Jason" w:date="2019-04-02T13:39:00Z"/>
        </w:trPr>
        <w:tc>
          <w:tcPr>
            <w:tcW w:w="708" w:type="pct"/>
            <w:vMerge/>
            <w:hideMark/>
          </w:tcPr>
          <w:p w:rsidR="00110C18" w:rsidRPr="0056388D" w:rsidRDefault="00110C18" w:rsidP="00063728">
            <w:pPr>
              <w:rPr>
                <w:ins w:id="427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61" w:author="KIM, Jason" w:date="2019-04-02T13:39:00Z"/>
                <w:rFonts w:ascii="Calibri" w:eastAsia="Times New Roman" w:hAnsi="Calibri" w:cs="Calibri"/>
                <w:color w:val="000000"/>
                <w:lang w:eastAsia="en-AU"/>
              </w:rPr>
            </w:pPr>
            <w:ins w:id="42762"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63" w:author="KIM, Jason" w:date="2019-04-02T13:39:00Z"/>
                <w:rFonts w:ascii="Calibri" w:eastAsia="Times New Roman" w:hAnsi="Calibri" w:cs="Calibri"/>
                <w:color w:val="000000"/>
                <w:lang w:eastAsia="en-AU"/>
              </w:rPr>
            </w:pPr>
            <w:ins w:id="4276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65" w:author="KIM, Jason" w:date="2019-04-02T13:39:00Z"/>
                <w:rFonts w:ascii="Calibri" w:eastAsia="Times New Roman" w:hAnsi="Calibri" w:cs="Calibri"/>
                <w:color w:val="000000"/>
                <w:lang w:eastAsia="en-AU"/>
              </w:rPr>
            </w:pPr>
            <w:ins w:id="42766" w:author="KIM, Jason" w:date="2019-04-02T13:39:00Z">
              <w:r w:rsidRPr="0056388D">
                <w:rPr>
                  <w:rFonts w:ascii="Calibri" w:eastAsia="Times New Roman" w:hAnsi="Calibri" w:cs="Calibri"/>
                  <w:color w:val="000000"/>
                  <w:lang w:eastAsia="en-AU"/>
                </w:rPr>
                <w:t>LLS8368</w:t>
              </w:r>
            </w:ins>
          </w:p>
        </w:tc>
        <w:tc>
          <w:tcPr>
            <w:tcW w:w="933" w:type="pct"/>
            <w:noWrap/>
            <w:hideMark/>
          </w:tcPr>
          <w:p w:rsidR="00110C18" w:rsidRPr="0056388D" w:rsidRDefault="00110C18" w:rsidP="00063728">
            <w:pPr>
              <w:rPr>
                <w:ins w:id="42767" w:author="KIM, Jason" w:date="2019-04-02T13:39:00Z"/>
                <w:rFonts w:ascii="Calibri" w:eastAsia="Times New Roman" w:hAnsi="Calibri" w:cs="Calibri"/>
                <w:color w:val="000000"/>
                <w:lang w:eastAsia="en-AU"/>
              </w:rPr>
            </w:pPr>
            <w:ins w:id="427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69" w:author="KIM, Jason" w:date="2019-04-02T13:39:00Z"/>
                <w:rFonts w:ascii="Calibri" w:eastAsia="Times New Roman" w:hAnsi="Calibri" w:cs="Calibri"/>
                <w:color w:val="000000"/>
                <w:lang w:eastAsia="en-AU"/>
              </w:rPr>
            </w:pPr>
            <w:ins w:id="42770" w:author="KIM, Jason" w:date="2019-04-02T13:39:00Z">
              <w:r w:rsidRPr="0056388D">
                <w:rPr>
                  <w:rFonts w:ascii="Calibri" w:eastAsia="Times New Roman" w:hAnsi="Calibri" w:cs="Calibri"/>
                  <w:color w:val="000000"/>
                  <w:lang w:eastAsia="en-AU"/>
                </w:rPr>
                <w:t>Chainage 272</w:t>
              </w:r>
            </w:ins>
          </w:p>
        </w:tc>
        <w:tc>
          <w:tcPr>
            <w:tcW w:w="764" w:type="pct"/>
            <w:noWrap/>
            <w:hideMark/>
          </w:tcPr>
          <w:p w:rsidR="00110C18" w:rsidRPr="0056388D" w:rsidRDefault="00110C18" w:rsidP="00063728">
            <w:pPr>
              <w:jc w:val="right"/>
              <w:rPr>
                <w:ins w:id="42771" w:author="KIM, Jason" w:date="2019-04-02T13:39:00Z"/>
                <w:rFonts w:ascii="Calibri" w:eastAsia="Times New Roman" w:hAnsi="Calibri" w:cs="Calibri"/>
                <w:color w:val="000000"/>
                <w:lang w:eastAsia="en-AU"/>
              </w:rPr>
            </w:pPr>
            <w:ins w:id="42772" w:author="KIM, Jason" w:date="2019-04-02T13:39:00Z">
              <w:r w:rsidRPr="0056388D">
                <w:rPr>
                  <w:rFonts w:ascii="Calibri" w:eastAsia="Times New Roman" w:hAnsi="Calibri" w:cs="Calibri"/>
                  <w:color w:val="000000"/>
                  <w:lang w:eastAsia="en-AU"/>
                </w:rPr>
                <w:t>7/06/2018</w:t>
              </w:r>
            </w:ins>
          </w:p>
        </w:tc>
      </w:tr>
    </w:tbl>
    <w:p w:rsidR="00110C18" w:rsidRDefault="00110C18" w:rsidP="00110C18">
      <w:pPr>
        <w:rPr>
          <w:ins w:id="42773" w:author="KIM, Jason" w:date="2019-04-02T13:39:00Z"/>
        </w:rPr>
      </w:pPr>
    </w:p>
    <w:p w:rsidR="00110C18" w:rsidRDefault="00110C18" w:rsidP="00110C18">
      <w:pPr>
        <w:rPr>
          <w:ins w:id="42774" w:author="KIM, Jason" w:date="2019-04-02T13:39:00Z"/>
        </w:rPr>
      </w:pPr>
    </w:p>
    <w:p w:rsidR="00110C18" w:rsidRDefault="00110C18" w:rsidP="00110C18">
      <w:pPr>
        <w:rPr>
          <w:ins w:id="42775" w:author="KIM, Jason" w:date="2019-04-02T13:39:00Z"/>
        </w:rPr>
      </w:pPr>
      <w:ins w:id="42776" w:author="KIM, Jason" w:date="2019-04-02T13:39:00Z">
        <w:r>
          <w:br w:type="page"/>
        </w:r>
      </w:ins>
    </w:p>
    <w:p w:rsidR="00110C18" w:rsidRPr="009D5F3F" w:rsidRDefault="00110C18" w:rsidP="00110C18">
      <w:pPr>
        <w:pStyle w:val="Caption"/>
        <w:rPr>
          <w:ins w:id="42777" w:author="KIM, Jason" w:date="2019-04-02T13:39:00Z"/>
        </w:rPr>
      </w:pPr>
      <w:bookmarkStart w:id="42778" w:name="_Toc517095773"/>
      <w:ins w:id="42779" w:author="KIM, Jason" w:date="2019-04-02T13:39:00Z">
        <w:r>
          <w:lastRenderedPageBreak/>
          <w:t xml:space="preserve">Table E- </w:t>
        </w:r>
        <w:r>
          <w:fldChar w:fldCharType="begin"/>
        </w:r>
        <w:r>
          <w:instrText xml:space="preserve"> SEQ Table_E- \* ARABIC </w:instrText>
        </w:r>
        <w:r>
          <w:fldChar w:fldCharType="separate"/>
        </w:r>
        <w:r>
          <w:rPr>
            <w:noProof/>
          </w:rPr>
          <w:t>4</w:t>
        </w:r>
        <w:r>
          <w:fldChar w:fldCharType="end"/>
        </w:r>
        <w:r w:rsidRPr="00AF1C6F">
          <w:rPr>
            <w:lang w:val="en-AU"/>
          </w:rPr>
          <w:t xml:space="preserve"> : </w:t>
        </w:r>
        <w:r>
          <w:rPr>
            <w:lang w:val="en-AU"/>
          </w:rPr>
          <w:t>Directional Exit Light (DXE) Asset List</w:t>
        </w:r>
        <w:bookmarkEnd w:id="42778"/>
      </w:ins>
    </w:p>
    <w:tbl>
      <w:tblPr>
        <w:tblStyle w:val="ReportTable1"/>
        <w:tblW w:w="5000" w:type="pct"/>
        <w:tblLook w:val="04A0" w:firstRow="1" w:lastRow="0" w:firstColumn="1" w:lastColumn="0" w:noHBand="0" w:noVBand="1"/>
      </w:tblPr>
      <w:tblGrid>
        <w:gridCol w:w="1419"/>
        <w:gridCol w:w="1195"/>
        <w:gridCol w:w="951"/>
        <w:gridCol w:w="1152"/>
        <w:gridCol w:w="1463"/>
        <w:gridCol w:w="1553"/>
        <w:gridCol w:w="1509"/>
      </w:tblGrid>
      <w:tr w:rsidR="00110C18" w:rsidRPr="0056388D" w:rsidTr="00063728">
        <w:trPr>
          <w:cnfStyle w:val="100000000000" w:firstRow="1" w:lastRow="0" w:firstColumn="0" w:lastColumn="0" w:oddVBand="0" w:evenVBand="0" w:oddHBand="0" w:evenHBand="0" w:firstRowFirstColumn="0" w:firstRowLastColumn="0" w:lastRowFirstColumn="0" w:lastRowLastColumn="0"/>
          <w:trHeight w:val="288"/>
          <w:ins w:id="42780" w:author="KIM, Jason" w:date="2019-04-02T13:39:00Z"/>
        </w:trPr>
        <w:tc>
          <w:tcPr>
            <w:tcW w:w="758" w:type="pct"/>
            <w:noWrap/>
            <w:hideMark/>
          </w:tcPr>
          <w:p w:rsidR="00110C18" w:rsidRPr="001B5267" w:rsidRDefault="00110C18" w:rsidP="00063728">
            <w:pPr>
              <w:pStyle w:val="TableHeading"/>
              <w:rPr>
                <w:ins w:id="42781" w:author="KIM, Jason" w:date="2019-04-02T13:39:00Z"/>
                <w:bCs/>
              </w:rPr>
            </w:pPr>
            <w:ins w:id="42782" w:author="KIM, Jason" w:date="2019-04-02T13:39:00Z">
              <w:r w:rsidRPr="001B5267">
                <w:rPr>
                  <w:b/>
                  <w:bCs/>
                </w:rPr>
                <w:t>Lighting Bank</w:t>
              </w:r>
            </w:ins>
          </w:p>
        </w:tc>
        <w:tc>
          <w:tcPr>
            <w:tcW w:w="648" w:type="pct"/>
            <w:noWrap/>
            <w:hideMark/>
          </w:tcPr>
          <w:p w:rsidR="00110C18" w:rsidRPr="001B5267" w:rsidRDefault="00110C18" w:rsidP="00063728">
            <w:pPr>
              <w:pStyle w:val="TableHeading"/>
              <w:rPr>
                <w:ins w:id="42783" w:author="KIM, Jason" w:date="2019-04-02T13:39:00Z"/>
                <w:bCs/>
              </w:rPr>
            </w:pPr>
            <w:ins w:id="42784" w:author="KIM, Jason" w:date="2019-04-02T13:39:00Z">
              <w:r w:rsidRPr="001B5267">
                <w:rPr>
                  <w:b/>
                  <w:bCs/>
                </w:rPr>
                <w:t>ELZ</w:t>
              </w:r>
            </w:ins>
          </w:p>
        </w:tc>
        <w:tc>
          <w:tcPr>
            <w:tcW w:w="516" w:type="pct"/>
            <w:noWrap/>
            <w:hideMark/>
          </w:tcPr>
          <w:p w:rsidR="00110C18" w:rsidRPr="001B5267" w:rsidRDefault="00110C18" w:rsidP="00063728">
            <w:pPr>
              <w:pStyle w:val="TableHeading"/>
              <w:rPr>
                <w:ins w:id="42785" w:author="KIM, Jason" w:date="2019-04-02T13:39:00Z"/>
                <w:bCs/>
              </w:rPr>
            </w:pPr>
            <w:ins w:id="42786" w:author="KIM, Jason" w:date="2019-04-02T13:39:00Z">
              <w:r w:rsidRPr="001B5267">
                <w:rPr>
                  <w:b/>
                  <w:bCs/>
                </w:rPr>
                <w:t>PLC</w:t>
              </w:r>
            </w:ins>
          </w:p>
        </w:tc>
        <w:tc>
          <w:tcPr>
            <w:tcW w:w="625" w:type="pct"/>
            <w:noWrap/>
            <w:hideMark/>
          </w:tcPr>
          <w:p w:rsidR="00110C18" w:rsidRPr="001B5267" w:rsidRDefault="00110C18" w:rsidP="00063728">
            <w:pPr>
              <w:pStyle w:val="TableHeading"/>
              <w:rPr>
                <w:ins w:id="42787" w:author="KIM, Jason" w:date="2019-04-02T13:39:00Z"/>
                <w:bCs/>
              </w:rPr>
            </w:pPr>
            <w:ins w:id="42788" w:author="KIM, Jason" w:date="2019-04-02T13:39:00Z">
              <w:r w:rsidRPr="001B5267">
                <w:rPr>
                  <w:b/>
                  <w:bCs/>
                </w:rPr>
                <w:t>Asset Item</w:t>
              </w:r>
            </w:ins>
          </w:p>
        </w:tc>
        <w:tc>
          <w:tcPr>
            <w:tcW w:w="793" w:type="pct"/>
            <w:noWrap/>
            <w:hideMark/>
          </w:tcPr>
          <w:p w:rsidR="00110C18" w:rsidRPr="001B5267" w:rsidRDefault="00110C18" w:rsidP="00063728">
            <w:pPr>
              <w:pStyle w:val="TableHeading"/>
              <w:rPr>
                <w:ins w:id="42789" w:author="KIM, Jason" w:date="2019-04-02T13:39:00Z"/>
                <w:bCs/>
              </w:rPr>
            </w:pPr>
            <w:ins w:id="42790" w:author="KIM, Jason" w:date="2019-04-02T13:39:00Z">
              <w:r w:rsidRPr="001B5267">
                <w:rPr>
                  <w:b/>
                  <w:bCs/>
                </w:rPr>
                <w:t>Direction</w:t>
              </w:r>
            </w:ins>
          </w:p>
        </w:tc>
        <w:tc>
          <w:tcPr>
            <w:tcW w:w="842" w:type="pct"/>
            <w:noWrap/>
            <w:hideMark/>
          </w:tcPr>
          <w:p w:rsidR="00110C18" w:rsidRPr="001B5267" w:rsidRDefault="00110C18" w:rsidP="00063728">
            <w:pPr>
              <w:pStyle w:val="TableHeading"/>
              <w:rPr>
                <w:ins w:id="42791" w:author="KIM, Jason" w:date="2019-04-02T13:39:00Z"/>
                <w:bCs/>
              </w:rPr>
            </w:pPr>
            <w:ins w:id="42792" w:author="KIM, Jason" w:date="2019-04-02T13:39:00Z">
              <w:r w:rsidRPr="001B5267">
                <w:rPr>
                  <w:b/>
                  <w:bCs/>
                </w:rPr>
                <w:t>Location</w:t>
              </w:r>
            </w:ins>
          </w:p>
        </w:tc>
        <w:tc>
          <w:tcPr>
            <w:tcW w:w="818" w:type="pct"/>
            <w:noWrap/>
            <w:hideMark/>
          </w:tcPr>
          <w:p w:rsidR="00110C18" w:rsidRPr="001B5267" w:rsidRDefault="00110C18" w:rsidP="00063728">
            <w:pPr>
              <w:pStyle w:val="TableHeading"/>
              <w:rPr>
                <w:ins w:id="42793" w:author="KIM, Jason" w:date="2019-04-02T13:39:00Z"/>
                <w:bCs/>
              </w:rPr>
            </w:pPr>
            <w:ins w:id="42794" w:author="KIM, Jason" w:date="2019-04-02T13:39:00Z">
              <w:r w:rsidRPr="001B5267">
                <w:rPr>
                  <w:b/>
                  <w:bCs/>
                </w:rPr>
                <w:t>Date Modified</w:t>
              </w:r>
            </w:ins>
          </w:p>
        </w:tc>
      </w:tr>
      <w:tr w:rsidR="00110C18" w:rsidRPr="0056388D" w:rsidTr="00063728">
        <w:trPr>
          <w:trHeight w:val="288"/>
          <w:ins w:id="42795" w:author="KIM, Jason" w:date="2019-04-02T13:39:00Z"/>
        </w:trPr>
        <w:tc>
          <w:tcPr>
            <w:tcW w:w="758" w:type="pct"/>
            <w:vMerge w:val="restart"/>
            <w:noWrap/>
            <w:hideMark/>
          </w:tcPr>
          <w:p w:rsidR="00110C18" w:rsidRPr="0056388D" w:rsidRDefault="00110C18" w:rsidP="00063728">
            <w:pPr>
              <w:rPr>
                <w:ins w:id="42796" w:author="KIM, Jason" w:date="2019-04-02T13:39:00Z"/>
                <w:rFonts w:ascii="Calibri" w:eastAsia="Times New Roman" w:hAnsi="Calibri" w:cs="Calibri"/>
                <w:color w:val="000000"/>
                <w:lang w:eastAsia="en-AU"/>
              </w:rPr>
            </w:pPr>
            <w:ins w:id="42797" w:author="KIM, Jason" w:date="2019-04-02T13:39:00Z">
              <w:r w:rsidRPr="0056388D">
                <w:rPr>
                  <w:rFonts w:ascii="Calibri" w:eastAsia="Times New Roman" w:hAnsi="Calibri" w:cs="Calibri"/>
                  <w:color w:val="000000"/>
                  <w:lang w:eastAsia="en-AU"/>
                </w:rPr>
                <w:t>DXE01SK4x</w:t>
              </w:r>
            </w:ins>
          </w:p>
        </w:tc>
        <w:tc>
          <w:tcPr>
            <w:tcW w:w="648" w:type="pct"/>
            <w:vMerge w:val="restart"/>
            <w:noWrap/>
            <w:hideMark/>
          </w:tcPr>
          <w:p w:rsidR="00110C18" w:rsidRPr="0056388D" w:rsidRDefault="00110C18" w:rsidP="00063728">
            <w:pPr>
              <w:rPr>
                <w:ins w:id="42798" w:author="KIM, Jason" w:date="2019-04-02T13:39:00Z"/>
                <w:rFonts w:ascii="Calibri" w:eastAsia="Times New Roman" w:hAnsi="Calibri" w:cs="Calibri"/>
                <w:color w:val="000000"/>
                <w:lang w:eastAsia="en-AU"/>
              </w:rPr>
            </w:pPr>
            <w:ins w:id="42799" w:author="KIM, Jason" w:date="2019-04-02T13:39:00Z">
              <w:r w:rsidRPr="0056388D">
                <w:rPr>
                  <w:rFonts w:ascii="Calibri" w:eastAsia="Times New Roman" w:hAnsi="Calibri" w:cs="Calibri"/>
                  <w:color w:val="000000"/>
                  <w:lang w:eastAsia="en-AU"/>
                </w:rPr>
                <w:t>ELZ20012</w:t>
              </w:r>
            </w:ins>
          </w:p>
        </w:tc>
        <w:tc>
          <w:tcPr>
            <w:tcW w:w="516" w:type="pct"/>
            <w:vMerge w:val="restart"/>
            <w:noWrap/>
            <w:hideMark/>
          </w:tcPr>
          <w:p w:rsidR="00110C18" w:rsidRPr="0056388D" w:rsidRDefault="00110C18" w:rsidP="00063728">
            <w:pPr>
              <w:rPr>
                <w:ins w:id="42800" w:author="KIM, Jason" w:date="2019-04-02T13:39:00Z"/>
                <w:rFonts w:ascii="Calibri" w:eastAsia="Times New Roman" w:hAnsi="Calibri" w:cs="Calibri"/>
                <w:color w:val="000000"/>
                <w:lang w:eastAsia="en-AU"/>
              </w:rPr>
            </w:pPr>
            <w:ins w:id="42801"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802" w:author="KIM, Jason" w:date="2019-04-02T13:39:00Z"/>
                <w:rFonts w:ascii="Calibri" w:eastAsia="Times New Roman" w:hAnsi="Calibri" w:cs="Calibri"/>
                <w:color w:val="000000"/>
                <w:lang w:eastAsia="en-AU"/>
              </w:rPr>
            </w:pPr>
            <w:ins w:id="42803" w:author="KIM, Jason" w:date="2019-04-02T13:39:00Z">
              <w:r w:rsidRPr="0056388D">
                <w:rPr>
                  <w:rFonts w:ascii="Calibri" w:eastAsia="Times New Roman" w:hAnsi="Calibri" w:cs="Calibri"/>
                  <w:color w:val="000000"/>
                  <w:lang w:eastAsia="en-AU"/>
                </w:rPr>
                <w:t>DXE2001</w:t>
              </w:r>
            </w:ins>
          </w:p>
        </w:tc>
        <w:tc>
          <w:tcPr>
            <w:tcW w:w="793" w:type="pct"/>
            <w:noWrap/>
            <w:hideMark/>
          </w:tcPr>
          <w:p w:rsidR="00110C18" w:rsidRPr="0056388D" w:rsidRDefault="00110C18" w:rsidP="00063728">
            <w:pPr>
              <w:rPr>
                <w:ins w:id="42804" w:author="KIM, Jason" w:date="2019-04-02T13:39:00Z"/>
                <w:rFonts w:ascii="Calibri" w:eastAsia="Times New Roman" w:hAnsi="Calibri" w:cs="Calibri"/>
                <w:color w:val="000000"/>
                <w:lang w:eastAsia="en-AU"/>
              </w:rPr>
            </w:pPr>
            <w:ins w:id="4280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06" w:author="KIM, Jason" w:date="2019-04-02T13:39:00Z"/>
                <w:rFonts w:ascii="Calibri" w:eastAsia="Times New Roman" w:hAnsi="Calibri" w:cs="Calibri"/>
                <w:color w:val="000000"/>
                <w:lang w:eastAsia="en-AU"/>
              </w:rPr>
            </w:pPr>
            <w:ins w:id="42807" w:author="KIM, Jason" w:date="2019-04-02T13:39:00Z">
              <w:r w:rsidRPr="0056388D">
                <w:rPr>
                  <w:rFonts w:ascii="Calibri" w:eastAsia="Times New Roman" w:hAnsi="Calibri" w:cs="Calibri"/>
                  <w:color w:val="000000"/>
                  <w:lang w:eastAsia="en-AU"/>
                </w:rPr>
                <w:t>Chainage 919</w:t>
              </w:r>
            </w:ins>
          </w:p>
        </w:tc>
        <w:tc>
          <w:tcPr>
            <w:tcW w:w="818" w:type="pct"/>
            <w:noWrap/>
            <w:hideMark/>
          </w:tcPr>
          <w:p w:rsidR="00110C18" w:rsidRPr="0056388D" w:rsidRDefault="00110C18" w:rsidP="00063728">
            <w:pPr>
              <w:jc w:val="right"/>
              <w:rPr>
                <w:ins w:id="42808" w:author="KIM, Jason" w:date="2019-04-02T13:39:00Z"/>
                <w:rFonts w:ascii="Calibri" w:eastAsia="Times New Roman" w:hAnsi="Calibri" w:cs="Calibri"/>
                <w:color w:val="000000"/>
                <w:lang w:eastAsia="en-AU"/>
              </w:rPr>
            </w:pPr>
            <w:ins w:id="42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10" w:author="KIM, Jason" w:date="2019-04-02T13:39:00Z"/>
        </w:trPr>
        <w:tc>
          <w:tcPr>
            <w:tcW w:w="758" w:type="pct"/>
            <w:vMerge/>
            <w:hideMark/>
          </w:tcPr>
          <w:p w:rsidR="00110C18" w:rsidRPr="0056388D" w:rsidRDefault="00110C18" w:rsidP="00063728">
            <w:pPr>
              <w:rPr>
                <w:ins w:id="428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14" w:author="KIM, Jason" w:date="2019-04-02T13:39:00Z"/>
                <w:rFonts w:ascii="Calibri" w:eastAsia="Times New Roman" w:hAnsi="Calibri" w:cs="Calibri"/>
                <w:color w:val="000000"/>
                <w:lang w:eastAsia="en-AU"/>
              </w:rPr>
            </w:pPr>
            <w:ins w:id="42815" w:author="KIM, Jason" w:date="2019-04-02T13:39:00Z">
              <w:r w:rsidRPr="0056388D">
                <w:rPr>
                  <w:rFonts w:ascii="Calibri" w:eastAsia="Times New Roman" w:hAnsi="Calibri" w:cs="Calibri"/>
                  <w:color w:val="000000"/>
                  <w:lang w:eastAsia="en-AU"/>
                </w:rPr>
                <w:t>DXE2002</w:t>
              </w:r>
            </w:ins>
          </w:p>
        </w:tc>
        <w:tc>
          <w:tcPr>
            <w:tcW w:w="793" w:type="pct"/>
            <w:noWrap/>
            <w:hideMark/>
          </w:tcPr>
          <w:p w:rsidR="00110C18" w:rsidRPr="0056388D" w:rsidRDefault="00110C18" w:rsidP="00063728">
            <w:pPr>
              <w:rPr>
                <w:ins w:id="42816" w:author="KIM, Jason" w:date="2019-04-02T13:39:00Z"/>
                <w:rFonts w:ascii="Calibri" w:eastAsia="Times New Roman" w:hAnsi="Calibri" w:cs="Calibri"/>
                <w:color w:val="000000"/>
                <w:lang w:eastAsia="en-AU"/>
              </w:rPr>
            </w:pPr>
            <w:ins w:id="4281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18" w:author="KIM, Jason" w:date="2019-04-02T13:39:00Z"/>
                <w:rFonts w:ascii="Calibri" w:eastAsia="Times New Roman" w:hAnsi="Calibri" w:cs="Calibri"/>
                <w:color w:val="000000"/>
                <w:lang w:eastAsia="en-AU"/>
              </w:rPr>
            </w:pPr>
            <w:ins w:id="42819" w:author="KIM, Jason" w:date="2019-04-02T13:39:00Z">
              <w:r w:rsidRPr="0056388D">
                <w:rPr>
                  <w:rFonts w:ascii="Calibri" w:eastAsia="Times New Roman" w:hAnsi="Calibri" w:cs="Calibri"/>
                  <w:color w:val="000000"/>
                  <w:lang w:eastAsia="en-AU"/>
                </w:rPr>
                <w:t>Chainage 949</w:t>
              </w:r>
            </w:ins>
          </w:p>
        </w:tc>
        <w:tc>
          <w:tcPr>
            <w:tcW w:w="818" w:type="pct"/>
            <w:noWrap/>
            <w:hideMark/>
          </w:tcPr>
          <w:p w:rsidR="00110C18" w:rsidRPr="0056388D" w:rsidRDefault="00110C18" w:rsidP="00063728">
            <w:pPr>
              <w:jc w:val="right"/>
              <w:rPr>
                <w:ins w:id="42820" w:author="KIM, Jason" w:date="2019-04-02T13:39:00Z"/>
                <w:rFonts w:ascii="Calibri" w:eastAsia="Times New Roman" w:hAnsi="Calibri" w:cs="Calibri"/>
                <w:color w:val="000000"/>
                <w:lang w:eastAsia="en-AU"/>
              </w:rPr>
            </w:pPr>
            <w:ins w:id="428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22" w:author="KIM, Jason" w:date="2019-04-02T13:39:00Z"/>
        </w:trPr>
        <w:tc>
          <w:tcPr>
            <w:tcW w:w="758" w:type="pct"/>
            <w:vMerge w:val="restart"/>
            <w:noWrap/>
            <w:hideMark/>
          </w:tcPr>
          <w:p w:rsidR="00110C18" w:rsidRPr="0056388D" w:rsidRDefault="00110C18" w:rsidP="00063728">
            <w:pPr>
              <w:rPr>
                <w:ins w:id="42823" w:author="KIM, Jason" w:date="2019-04-02T13:39:00Z"/>
                <w:rFonts w:ascii="Calibri" w:eastAsia="Times New Roman" w:hAnsi="Calibri" w:cs="Calibri"/>
                <w:color w:val="000000"/>
                <w:lang w:eastAsia="en-AU"/>
              </w:rPr>
            </w:pPr>
            <w:ins w:id="42824" w:author="KIM, Jason" w:date="2019-04-02T13:39:00Z">
              <w:r w:rsidRPr="0056388D">
                <w:rPr>
                  <w:rFonts w:ascii="Calibri" w:eastAsia="Times New Roman" w:hAnsi="Calibri" w:cs="Calibri"/>
                  <w:color w:val="000000"/>
                  <w:lang w:eastAsia="en-AU"/>
                </w:rPr>
                <w:t>DXE02SK4x</w:t>
              </w:r>
            </w:ins>
          </w:p>
        </w:tc>
        <w:tc>
          <w:tcPr>
            <w:tcW w:w="648" w:type="pct"/>
            <w:vMerge w:val="restart"/>
            <w:noWrap/>
            <w:hideMark/>
          </w:tcPr>
          <w:p w:rsidR="00110C18" w:rsidRPr="0056388D" w:rsidRDefault="00110C18" w:rsidP="00063728">
            <w:pPr>
              <w:rPr>
                <w:ins w:id="42825" w:author="KIM, Jason" w:date="2019-04-02T13:39:00Z"/>
                <w:rFonts w:ascii="Calibri" w:eastAsia="Times New Roman" w:hAnsi="Calibri" w:cs="Calibri"/>
                <w:color w:val="000000"/>
                <w:lang w:eastAsia="en-AU"/>
              </w:rPr>
            </w:pPr>
            <w:ins w:id="42826" w:author="KIM, Jason" w:date="2019-04-02T13:39:00Z">
              <w:r w:rsidRPr="0056388D">
                <w:rPr>
                  <w:rFonts w:ascii="Calibri" w:eastAsia="Times New Roman" w:hAnsi="Calibri" w:cs="Calibri"/>
                  <w:color w:val="000000"/>
                  <w:lang w:eastAsia="en-AU"/>
                </w:rPr>
                <w:t>ELZ20016</w:t>
              </w:r>
            </w:ins>
          </w:p>
        </w:tc>
        <w:tc>
          <w:tcPr>
            <w:tcW w:w="516" w:type="pct"/>
            <w:vMerge w:val="restart"/>
            <w:noWrap/>
            <w:hideMark/>
          </w:tcPr>
          <w:p w:rsidR="00110C18" w:rsidRPr="0056388D" w:rsidRDefault="00110C18" w:rsidP="00063728">
            <w:pPr>
              <w:rPr>
                <w:ins w:id="42827" w:author="KIM, Jason" w:date="2019-04-02T13:39:00Z"/>
                <w:rFonts w:ascii="Calibri" w:eastAsia="Times New Roman" w:hAnsi="Calibri" w:cs="Calibri"/>
                <w:color w:val="000000"/>
                <w:lang w:eastAsia="en-AU"/>
              </w:rPr>
            </w:pPr>
            <w:ins w:id="42828"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829" w:author="KIM, Jason" w:date="2019-04-02T13:39:00Z"/>
                <w:rFonts w:ascii="Calibri" w:eastAsia="Times New Roman" w:hAnsi="Calibri" w:cs="Calibri"/>
                <w:color w:val="000000"/>
                <w:lang w:eastAsia="en-AU"/>
              </w:rPr>
            </w:pPr>
            <w:ins w:id="42830" w:author="KIM, Jason" w:date="2019-04-02T13:39:00Z">
              <w:r w:rsidRPr="0056388D">
                <w:rPr>
                  <w:rFonts w:ascii="Calibri" w:eastAsia="Times New Roman" w:hAnsi="Calibri" w:cs="Calibri"/>
                  <w:color w:val="000000"/>
                  <w:lang w:eastAsia="en-AU"/>
                </w:rPr>
                <w:t>DXE2003</w:t>
              </w:r>
            </w:ins>
          </w:p>
        </w:tc>
        <w:tc>
          <w:tcPr>
            <w:tcW w:w="793" w:type="pct"/>
            <w:noWrap/>
            <w:hideMark/>
          </w:tcPr>
          <w:p w:rsidR="00110C18" w:rsidRPr="0056388D" w:rsidRDefault="00110C18" w:rsidP="00063728">
            <w:pPr>
              <w:rPr>
                <w:ins w:id="42831" w:author="KIM, Jason" w:date="2019-04-02T13:39:00Z"/>
                <w:rFonts w:ascii="Calibri" w:eastAsia="Times New Roman" w:hAnsi="Calibri" w:cs="Calibri"/>
                <w:color w:val="000000"/>
                <w:lang w:eastAsia="en-AU"/>
              </w:rPr>
            </w:pPr>
            <w:ins w:id="428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33" w:author="KIM, Jason" w:date="2019-04-02T13:39:00Z"/>
                <w:rFonts w:ascii="Calibri" w:eastAsia="Times New Roman" w:hAnsi="Calibri" w:cs="Calibri"/>
                <w:color w:val="000000"/>
                <w:lang w:eastAsia="en-AU"/>
              </w:rPr>
            </w:pPr>
            <w:ins w:id="42834" w:author="KIM, Jason" w:date="2019-04-02T13:39:00Z">
              <w:r w:rsidRPr="0056388D">
                <w:rPr>
                  <w:rFonts w:ascii="Calibri" w:eastAsia="Times New Roman" w:hAnsi="Calibri" w:cs="Calibri"/>
                  <w:color w:val="000000"/>
                  <w:lang w:eastAsia="en-AU"/>
                </w:rPr>
                <w:t>Chainage 1009</w:t>
              </w:r>
            </w:ins>
          </w:p>
        </w:tc>
        <w:tc>
          <w:tcPr>
            <w:tcW w:w="818" w:type="pct"/>
            <w:noWrap/>
            <w:hideMark/>
          </w:tcPr>
          <w:p w:rsidR="00110C18" w:rsidRPr="0056388D" w:rsidRDefault="00110C18" w:rsidP="00063728">
            <w:pPr>
              <w:jc w:val="right"/>
              <w:rPr>
                <w:ins w:id="42835" w:author="KIM, Jason" w:date="2019-04-02T13:39:00Z"/>
                <w:rFonts w:ascii="Calibri" w:eastAsia="Times New Roman" w:hAnsi="Calibri" w:cs="Calibri"/>
                <w:color w:val="000000"/>
                <w:lang w:eastAsia="en-AU"/>
              </w:rPr>
            </w:pPr>
            <w:ins w:id="428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37" w:author="KIM, Jason" w:date="2019-04-02T13:39:00Z"/>
        </w:trPr>
        <w:tc>
          <w:tcPr>
            <w:tcW w:w="758" w:type="pct"/>
            <w:vMerge/>
            <w:hideMark/>
          </w:tcPr>
          <w:p w:rsidR="00110C18" w:rsidRPr="0056388D" w:rsidRDefault="00110C18" w:rsidP="00063728">
            <w:pPr>
              <w:rPr>
                <w:ins w:id="428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41" w:author="KIM, Jason" w:date="2019-04-02T13:39:00Z"/>
                <w:rFonts w:ascii="Calibri" w:eastAsia="Times New Roman" w:hAnsi="Calibri" w:cs="Calibri"/>
                <w:color w:val="000000"/>
                <w:lang w:eastAsia="en-AU"/>
              </w:rPr>
            </w:pPr>
            <w:ins w:id="42842" w:author="KIM, Jason" w:date="2019-04-02T13:39:00Z">
              <w:r w:rsidRPr="0056388D">
                <w:rPr>
                  <w:rFonts w:ascii="Calibri" w:eastAsia="Times New Roman" w:hAnsi="Calibri" w:cs="Calibri"/>
                  <w:color w:val="000000"/>
                  <w:lang w:eastAsia="en-AU"/>
                </w:rPr>
                <w:t>DXE2004</w:t>
              </w:r>
            </w:ins>
          </w:p>
        </w:tc>
        <w:tc>
          <w:tcPr>
            <w:tcW w:w="793" w:type="pct"/>
            <w:noWrap/>
            <w:hideMark/>
          </w:tcPr>
          <w:p w:rsidR="00110C18" w:rsidRPr="0056388D" w:rsidRDefault="00110C18" w:rsidP="00063728">
            <w:pPr>
              <w:rPr>
                <w:ins w:id="42843" w:author="KIM, Jason" w:date="2019-04-02T13:39:00Z"/>
                <w:rFonts w:ascii="Calibri" w:eastAsia="Times New Roman" w:hAnsi="Calibri" w:cs="Calibri"/>
                <w:color w:val="000000"/>
                <w:lang w:eastAsia="en-AU"/>
              </w:rPr>
            </w:pPr>
            <w:ins w:id="428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45" w:author="KIM, Jason" w:date="2019-04-02T13:39:00Z"/>
                <w:rFonts w:ascii="Calibri" w:eastAsia="Times New Roman" w:hAnsi="Calibri" w:cs="Calibri"/>
                <w:color w:val="000000"/>
                <w:lang w:eastAsia="en-AU"/>
              </w:rPr>
            </w:pPr>
            <w:ins w:id="42846" w:author="KIM, Jason" w:date="2019-04-02T13:39:00Z">
              <w:r w:rsidRPr="0056388D">
                <w:rPr>
                  <w:rFonts w:ascii="Calibri" w:eastAsia="Times New Roman" w:hAnsi="Calibri" w:cs="Calibri"/>
                  <w:color w:val="000000"/>
                  <w:lang w:eastAsia="en-AU"/>
                </w:rPr>
                <w:t>Chainage 1039</w:t>
              </w:r>
            </w:ins>
          </w:p>
        </w:tc>
        <w:tc>
          <w:tcPr>
            <w:tcW w:w="818" w:type="pct"/>
            <w:noWrap/>
            <w:hideMark/>
          </w:tcPr>
          <w:p w:rsidR="00110C18" w:rsidRPr="0056388D" w:rsidRDefault="00110C18" w:rsidP="00063728">
            <w:pPr>
              <w:jc w:val="right"/>
              <w:rPr>
                <w:ins w:id="42847" w:author="KIM, Jason" w:date="2019-04-02T13:39:00Z"/>
                <w:rFonts w:ascii="Calibri" w:eastAsia="Times New Roman" w:hAnsi="Calibri" w:cs="Calibri"/>
                <w:color w:val="000000"/>
                <w:lang w:eastAsia="en-AU"/>
              </w:rPr>
            </w:pPr>
            <w:ins w:id="428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49" w:author="KIM, Jason" w:date="2019-04-02T13:39:00Z"/>
        </w:trPr>
        <w:tc>
          <w:tcPr>
            <w:tcW w:w="758" w:type="pct"/>
            <w:vMerge/>
            <w:hideMark/>
          </w:tcPr>
          <w:p w:rsidR="00110C18" w:rsidRPr="0056388D" w:rsidRDefault="00110C18" w:rsidP="00063728">
            <w:pPr>
              <w:rPr>
                <w:ins w:id="428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53" w:author="KIM, Jason" w:date="2019-04-02T13:39:00Z"/>
                <w:rFonts w:ascii="Calibri" w:eastAsia="Times New Roman" w:hAnsi="Calibri" w:cs="Calibri"/>
                <w:color w:val="000000"/>
                <w:lang w:eastAsia="en-AU"/>
              </w:rPr>
            </w:pPr>
            <w:ins w:id="42854" w:author="KIM, Jason" w:date="2019-04-02T13:39:00Z">
              <w:r w:rsidRPr="0056388D">
                <w:rPr>
                  <w:rFonts w:ascii="Calibri" w:eastAsia="Times New Roman" w:hAnsi="Calibri" w:cs="Calibri"/>
                  <w:color w:val="000000"/>
                  <w:lang w:eastAsia="en-AU"/>
                </w:rPr>
                <w:t>DXE2005</w:t>
              </w:r>
            </w:ins>
          </w:p>
        </w:tc>
        <w:tc>
          <w:tcPr>
            <w:tcW w:w="793" w:type="pct"/>
            <w:noWrap/>
            <w:hideMark/>
          </w:tcPr>
          <w:p w:rsidR="00110C18" w:rsidRPr="0056388D" w:rsidRDefault="00110C18" w:rsidP="00063728">
            <w:pPr>
              <w:rPr>
                <w:ins w:id="42855" w:author="KIM, Jason" w:date="2019-04-02T13:39:00Z"/>
                <w:rFonts w:ascii="Calibri" w:eastAsia="Times New Roman" w:hAnsi="Calibri" w:cs="Calibri"/>
                <w:color w:val="000000"/>
                <w:lang w:eastAsia="en-AU"/>
              </w:rPr>
            </w:pPr>
            <w:ins w:id="428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57" w:author="KIM, Jason" w:date="2019-04-02T13:39:00Z"/>
                <w:rFonts w:ascii="Calibri" w:eastAsia="Times New Roman" w:hAnsi="Calibri" w:cs="Calibri"/>
                <w:color w:val="000000"/>
                <w:lang w:eastAsia="en-AU"/>
              </w:rPr>
            </w:pPr>
            <w:ins w:id="42858" w:author="KIM, Jason" w:date="2019-04-02T13:39:00Z">
              <w:r w:rsidRPr="0056388D">
                <w:rPr>
                  <w:rFonts w:ascii="Calibri" w:eastAsia="Times New Roman" w:hAnsi="Calibri" w:cs="Calibri"/>
                  <w:color w:val="000000"/>
                  <w:lang w:eastAsia="en-AU"/>
                </w:rPr>
                <w:t>Chainage 1070</w:t>
              </w:r>
            </w:ins>
          </w:p>
        </w:tc>
        <w:tc>
          <w:tcPr>
            <w:tcW w:w="818" w:type="pct"/>
            <w:noWrap/>
            <w:hideMark/>
          </w:tcPr>
          <w:p w:rsidR="00110C18" w:rsidRPr="0056388D" w:rsidRDefault="00110C18" w:rsidP="00063728">
            <w:pPr>
              <w:jc w:val="right"/>
              <w:rPr>
                <w:ins w:id="42859" w:author="KIM, Jason" w:date="2019-04-02T13:39:00Z"/>
                <w:rFonts w:ascii="Calibri" w:eastAsia="Times New Roman" w:hAnsi="Calibri" w:cs="Calibri"/>
                <w:color w:val="000000"/>
                <w:lang w:eastAsia="en-AU"/>
              </w:rPr>
            </w:pPr>
            <w:ins w:id="428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61" w:author="KIM, Jason" w:date="2019-04-02T13:39:00Z"/>
        </w:trPr>
        <w:tc>
          <w:tcPr>
            <w:tcW w:w="758" w:type="pct"/>
            <w:vMerge w:val="restart"/>
            <w:noWrap/>
            <w:hideMark/>
          </w:tcPr>
          <w:p w:rsidR="00110C18" w:rsidRPr="0056388D" w:rsidRDefault="00110C18" w:rsidP="00063728">
            <w:pPr>
              <w:rPr>
                <w:ins w:id="42862" w:author="KIM, Jason" w:date="2019-04-02T13:39:00Z"/>
                <w:rFonts w:ascii="Calibri" w:eastAsia="Times New Roman" w:hAnsi="Calibri" w:cs="Calibri"/>
                <w:color w:val="000000"/>
                <w:lang w:eastAsia="en-AU"/>
              </w:rPr>
            </w:pPr>
            <w:ins w:id="42863" w:author="KIM, Jason" w:date="2019-04-02T13:39:00Z">
              <w:r w:rsidRPr="0056388D">
                <w:rPr>
                  <w:rFonts w:ascii="Calibri" w:eastAsia="Times New Roman" w:hAnsi="Calibri" w:cs="Calibri"/>
                  <w:color w:val="000000"/>
                  <w:lang w:eastAsia="en-AU"/>
                </w:rPr>
                <w:t>DXE03SK4x</w:t>
              </w:r>
            </w:ins>
          </w:p>
        </w:tc>
        <w:tc>
          <w:tcPr>
            <w:tcW w:w="648" w:type="pct"/>
            <w:vMerge w:val="restart"/>
            <w:noWrap/>
            <w:hideMark/>
          </w:tcPr>
          <w:p w:rsidR="00110C18" w:rsidRPr="0056388D" w:rsidRDefault="00110C18" w:rsidP="00063728">
            <w:pPr>
              <w:rPr>
                <w:ins w:id="42864" w:author="KIM, Jason" w:date="2019-04-02T13:39:00Z"/>
                <w:rFonts w:ascii="Calibri" w:eastAsia="Times New Roman" w:hAnsi="Calibri" w:cs="Calibri"/>
                <w:color w:val="000000"/>
                <w:lang w:eastAsia="en-AU"/>
              </w:rPr>
            </w:pPr>
            <w:ins w:id="42865" w:author="KIM, Jason" w:date="2019-04-02T13:39:00Z">
              <w:r w:rsidRPr="0056388D">
                <w:rPr>
                  <w:rFonts w:ascii="Calibri" w:eastAsia="Times New Roman" w:hAnsi="Calibri" w:cs="Calibri"/>
                  <w:color w:val="000000"/>
                  <w:lang w:eastAsia="en-AU"/>
                </w:rPr>
                <w:t>ELZ20020</w:t>
              </w:r>
            </w:ins>
          </w:p>
        </w:tc>
        <w:tc>
          <w:tcPr>
            <w:tcW w:w="516" w:type="pct"/>
            <w:vMerge w:val="restart"/>
            <w:noWrap/>
            <w:hideMark/>
          </w:tcPr>
          <w:p w:rsidR="00110C18" w:rsidRPr="0056388D" w:rsidRDefault="00110C18" w:rsidP="00063728">
            <w:pPr>
              <w:rPr>
                <w:ins w:id="42866" w:author="KIM, Jason" w:date="2019-04-02T13:39:00Z"/>
                <w:rFonts w:ascii="Calibri" w:eastAsia="Times New Roman" w:hAnsi="Calibri" w:cs="Calibri"/>
                <w:color w:val="000000"/>
                <w:lang w:eastAsia="en-AU"/>
              </w:rPr>
            </w:pPr>
            <w:ins w:id="42867"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868" w:author="KIM, Jason" w:date="2019-04-02T13:39:00Z"/>
                <w:rFonts w:ascii="Calibri" w:eastAsia="Times New Roman" w:hAnsi="Calibri" w:cs="Calibri"/>
                <w:color w:val="000000"/>
                <w:lang w:eastAsia="en-AU"/>
              </w:rPr>
            </w:pPr>
            <w:ins w:id="42869" w:author="KIM, Jason" w:date="2019-04-02T13:39:00Z">
              <w:r w:rsidRPr="0056388D">
                <w:rPr>
                  <w:rFonts w:ascii="Calibri" w:eastAsia="Times New Roman" w:hAnsi="Calibri" w:cs="Calibri"/>
                  <w:color w:val="000000"/>
                  <w:lang w:eastAsia="en-AU"/>
                </w:rPr>
                <w:t>DXE2006</w:t>
              </w:r>
            </w:ins>
          </w:p>
        </w:tc>
        <w:tc>
          <w:tcPr>
            <w:tcW w:w="793" w:type="pct"/>
            <w:noWrap/>
            <w:hideMark/>
          </w:tcPr>
          <w:p w:rsidR="00110C18" w:rsidRPr="0056388D" w:rsidRDefault="00110C18" w:rsidP="00063728">
            <w:pPr>
              <w:rPr>
                <w:ins w:id="42870" w:author="KIM, Jason" w:date="2019-04-02T13:39:00Z"/>
                <w:rFonts w:ascii="Calibri" w:eastAsia="Times New Roman" w:hAnsi="Calibri" w:cs="Calibri"/>
                <w:color w:val="000000"/>
                <w:lang w:eastAsia="en-AU"/>
              </w:rPr>
            </w:pPr>
            <w:ins w:id="428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72" w:author="KIM, Jason" w:date="2019-04-02T13:39:00Z"/>
                <w:rFonts w:ascii="Calibri" w:eastAsia="Times New Roman" w:hAnsi="Calibri" w:cs="Calibri"/>
                <w:color w:val="000000"/>
                <w:lang w:eastAsia="en-AU"/>
              </w:rPr>
            </w:pPr>
            <w:ins w:id="42873" w:author="KIM, Jason" w:date="2019-04-02T13:39:00Z">
              <w:r w:rsidRPr="0056388D">
                <w:rPr>
                  <w:rFonts w:ascii="Calibri" w:eastAsia="Times New Roman" w:hAnsi="Calibri" w:cs="Calibri"/>
                  <w:color w:val="000000"/>
                  <w:lang w:eastAsia="en-AU"/>
                </w:rPr>
                <w:t>Chainage 1130</w:t>
              </w:r>
            </w:ins>
          </w:p>
        </w:tc>
        <w:tc>
          <w:tcPr>
            <w:tcW w:w="818" w:type="pct"/>
            <w:noWrap/>
            <w:hideMark/>
          </w:tcPr>
          <w:p w:rsidR="00110C18" w:rsidRPr="0056388D" w:rsidRDefault="00110C18" w:rsidP="00063728">
            <w:pPr>
              <w:jc w:val="right"/>
              <w:rPr>
                <w:ins w:id="42874" w:author="KIM, Jason" w:date="2019-04-02T13:39:00Z"/>
                <w:rFonts w:ascii="Calibri" w:eastAsia="Times New Roman" w:hAnsi="Calibri" w:cs="Calibri"/>
                <w:color w:val="000000"/>
                <w:lang w:eastAsia="en-AU"/>
              </w:rPr>
            </w:pPr>
            <w:ins w:id="428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76" w:author="KIM, Jason" w:date="2019-04-02T13:39:00Z"/>
        </w:trPr>
        <w:tc>
          <w:tcPr>
            <w:tcW w:w="758" w:type="pct"/>
            <w:vMerge/>
            <w:hideMark/>
          </w:tcPr>
          <w:p w:rsidR="00110C18" w:rsidRPr="0056388D" w:rsidRDefault="00110C18" w:rsidP="00063728">
            <w:pPr>
              <w:rPr>
                <w:ins w:id="428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80" w:author="KIM, Jason" w:date="2019-04-02T13:39:00Z"/>
                <w:rFonts w:ascii="Calibri" w:eastAsia="Times New Roman" w:hAnsi="Calibri" w:cs="Calibri"/>
                <w:color w:val="000000"/>
                <w:lang w:eastAsia="en-AU"/>
              </w:rPr>
            </w:pPr>
            <w:ins w:id="42881" w:author="KIM, Jason" w:date="2019-04-02T13:39:00Z">
              <w:r w:rsidRPr="0056388D">
                <w:rPr>
                  <w:rFonts w:ascii="Calibri" w:eastAsia="Times New Roman" w:hAnsi="Calibri" w:cs="Calibri"/>
                  <w:color w:val="000000"/>
                  <w:lang w:eastAsia="en-AU"/>
                </w:rPr>
                <w:t>DXE2007</w:t>
              </w:r>
            </w:ins>
          </w:p>
        </w:tc>
        <w:tc>
          <w:tcPr>
            <w:tcW w:w="793" w:type="pct"/>
            <w:noWrap/>
            <w:hideMark/>
          </w:tcPr>
          <w:p w:rsidR="00110C18" w:rsidRPr="0056388D" w:rsidRDefault="00110C18" w:rsidP="00063728">
            <w:pPr>
              <w:rPr>
                <w:ins w:id="42882" w:author="KIM, Jason" w:date="2019-04-02T13:39:00Z"/>
                <w:rFonts w:ascii="Calibri" w:eastAsia="Times New Roman" w:hAnsi="Calibri" w:cs="Calibri"/>
                <w:color w:val="000000"/>
                <w:lang w:eastAsia="en-AU"/>
              </w:rPr>
            </w:pPr>
            <w:ins w:id="428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84" w:author="KIM, Jason" w:date="2019-04-02T13:39:00Z"/>
                <w:rFonts w:ascii="Calibri" w:eastAsia="Times New Roman" w:hAnsi="Calibri" w:cs="Calibri"/>
                <w:color w:val="000000"/>
                <w:lang w:eastAsia="en-AU"/>
              </w:rPr>
            </w:pPr>
            <w:ins w:id="42885" w:author="KIM, Jason" w:date="2019-04-02T13:39:00Z">
              <w:r w:rsidRPr="0056388D">
                <w:rPr>
                  <w:rFonts w:ascii="Calibri" w:eastAsia="Times New Roman" w:hAnsi="Calibri" w:cs="Calibri"/>
                  <w:color w:val="000000"/>
                  <w:lang w:eastAsia="en-AU"/>
                </w:rPr>
                <w:t>Chainage 1160</w:t>
              </w:r>
            </w:ins>
          </w:p>
        </w:tc>
        <w:tc>
          <w:tcPr>
            <w:tcW w:w="818" w:type="pct"/>
            <w:noWrap/>
            <w:hideMark/>
          </w:tcPr>
          <w:p w:rsidR="00110C18" w:rsidRPr="0056388D" w:rsidRDefault="00110C18" w:rsidP="00063728">
            <w:pPr>
              <w:jc w:val="right"/>
              <w:rPr>
                <w:ins w:id="42886" w:author="KIM, Jason" w:date="2019-04-02T13:39:00Z"/>
                <w:rFonts w:ascii="Calibri" w:eastAsia="Times New Roman" w:hAnsi="Calibri" w:cs="Calibri"/>
                <w:color w:val="000000"/>
                <w:lang w:eastAsia="en-AU"/>
              </w:rPr>
            </w:pPr>
            <w:ins w:id="428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88" w:author="KIM, Jason" w:date="2019-04-02T13:39:00Z"/>
        </w:trPr>
        <w:tc>
          <w:tcPr>
            <w:tcW w:w="758" w:type="pct"/>
            <w:vMerge/>
            <w:hideMark/>
          </w:tcPr>
          <w:p w:rsidR="00110C18" w:rsidRPr="0056388D" w:rsidRDefault="00110C18" w:rsidP="00063728">
            <w:pPr>
              <w:rPr>
                <w:ins w:id="428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92" w:author="KIM, Jason" w:date="2019-04-02T13:39:00Z"/>
                <w:rFonts w:ascii="Calibri" w:eastAsia="Times New Roman" w:hAnsi="Calibri" w:cs="Calibri"/>
                <w:color w:val="000000"/>
                <w:lang w:eastAsia="en-AU"/>
              </w:rPr>
            </w:pPr>
            <w:ins w:id="42893" w:author="KIM, Jason" w:date="2019-04-02T13:39:00Z">
              <w:r w:rsidRPr="0056388D">
                <w:rPr>
                  <w:rFonts w:ascii="Calibri" w:eastAsia="Times New Roman" w:hAnsi="Calibri" w:cs="Calibri"/>
                  <w:color w:val="000000"/>
                  <w:lang w:eastAsia="en-AU"/>
                </w:rPr>
                <w:t>DXE2008</w:t>
              </w:r>
            </w:ins>
          </w:p>
        </w:tc>
        <w:tc>
          <w:tcPr>
            <w:tcW w:w="793" w:type="pct"/>
            <w:noWrap/>
            <w:hideMark/>
          </w:tcPr>
          <w:p w:rsidR="00110C18" w:rsidRPr="0056388D" w:rsidRDefault="00110C18" w:rsidP="00063728">
            <w:pPr>
              <w:rPr>
                <w:ins w:id="42894" w:author="KIM, Jason" w:date="2019-04-02T13:39:00Z"/>
                <w:rFonts w:ascii="Calibri" w:eastAsia="Times New Roman" w:hAnsi="Calibri" w:cs="Calibri"/>
                <w:color w:val="000000"/>
                <w:lang w:eastAsia="en-AU"/>
              </w:rPr>
            </w:pPr>
            <w:ins w:id="428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96" w:author="KIM, Jason" w:date="2019-04-02T13:39:00Z"/>
                <w:rFonts w:ascii="Calibri" w:eastAsia="Times New Roman" w:hAnsi="Calibri" w:cs="Calibri"/>
                <w:color w:val="000000"/>
                <w:lang w:eastAsia="en-AU"/>
              </w:rPr>
            </w:pPr>
            <w:ins w:id="42897" w:author="KIM, Jason" w:date="2019-04-02T13:39:00Z">
              <w:r w:rsidRPr="0056388D">
                <w:rPr>
                  <w:rFonts w:ascii="Calibri" w:eastAsia="Times New Roman" w:hAnsi="Calibri" w:cs="Calibri"/>
                  <w:color w:val="000000"/>
                  <w:lang w:eastAsia="en-AU"/>
                </w:rPr>
                <w:t>Chainage 1190</w:t>
              </w:r>
            </w:ins>
          </w:p>
        </w:tc>
        <w:tc>
          <w:tcPr>
            <w:tcW w:w="818" w:type="pct"/>
            <w:noWrap/>
            <w:hideMark/>
          </w:tcPr>
          <w:p w:rsidR="00110C18" w:rsidRPr="0056388D" w:rsidRDefault="00110C18" w:rsidP="00063728">
            <w:pPr>
              <w:jc w:val="right"/>
              <w:rPr>
                <w:ins w:id="42898" w:author="KIM, Jason" w:date="2019-04-02T13:39:00Z"/>
                <w:rFonts w:ascii="Calibri" w:eastAsia="Times New Roman" w:hAnsi="Calibri" w:cs="Calibri"/>
                <w:color w:val="000000"/>
                <w:lang w:eastAsia="en-AU"/>
              </w:rPr>
            </w:pPr>
            <w:ins w:id="428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00" w:author="KIM, Jason" w:date="2019-04-02T13:39:00Z"/>
        </w:trPr>
        <w:tc>
          <w:tcPr>
            <w:tcW w:w="758" w:type="pct"/>
            <w:vMerge w:val="restart"/>
            <w:noWrap/>
            <w:hideMark/>
          </w:tcPr>
          <w:p w:rsidR="00110C18" w:rsidRPr="0056388D" w:rsidRDefault="00110C18" w:rsidP="00063728">
            <w:pPr>
              <w:rPr>
                <w:ins w:id="42901" w:author="KIM, Jason" w:date="2019-04-02T13:39:00Z"/>
                <w:rFonts w:ascii="Calibri" w:eastAsia="Times New Roman" w:hAnsi="Calibri" w:cs="Calibri"/>
                <w:color w:val="000000"/>
                <w:lang w:eastAsia="en-AU"/>
              </w:rPr>
            </w:pPr>
            <w:ins w:id="42902" w:author="KIM, Jason" w:date="2019-04-02T13:39:00Z">
              <w:r w:rsidRPr="0056388D">
                <w:rPr>
                  <w:rFonts w:ascii="Calibri" w:eastAsia="Times New Roman" w:hAnsi="Calibri" w:cs="Calibri"/>
                  <w:color w:val="000000"/>
                  <w:lang w:eastAsia="en-AU"/>
                </w:rPr>
                <w:t>DXE04NK2x</w:t>
              </w:r>
            </w:ins>
          </w:p>
        </w:tc>
        <w:tc>
          <w:tcPr>
            <w:tcW w:w="648" w:type="pct"/>
            <w:vMerge w:val="restart"/>
            <w:noWrap/>
            <w:hideMark/>
          </w:tcPr>
          <w:p w:rsidR="00110C18" w:rsidRPr="0056388D" w:rsidRDefault="00110C18" w:rsidP="00063728">
            <w:pPr>
              <w:rPr>
                <w:ins w:id="42903" w:author="KIM, Jason" w:date="2019-04-02T13:39:00Z"/>
                <w:rFonts w:ascii="Calibri" w:eastAsia="Times New Roman" w:hAnsi="Calibri" w:cs="Calibri"/>
                <w:color w:val="000000"/>
                <w:lang w:eastAsia="en-AU"/>
              </w:rPr>
            </w:pPr>
            <w:ins w:id="42904" w:author="KIM, Jason" w:date="2019-04-02T13:39:00Z">
              <w:r w:rsidRPr="0056388D">
                <w:rPr>
                  <w:rFonts w:ascii="Calibri" w:eastAsia="Times New Roman" w:hAnsi="Calibri" w:cs="Calibri"/>
                  <w:color w:val="000000"/>
                  <w:lang w:eastAsia="en-AU"/>
                </w:rPr>
                <w:t>ELZ10012</w:t>
              </w:r>
            </w:ins>
          </w:p>
        </w:tc>
        <w:tc>
          <w:tcPr>
            <w:tcW w:w="516" w:type="pct"/>
            <w:vMerge w:val="restart"/>
            <w:noWrap/>
            <w:hideMark/>
          </w:tcPr>
          <w:p w:rsidR="00110C18" w:rsidRPr="0056388D" w:rsidRDefault="00110C18" w:rsidP="00063728">
            <w:pPr>
              <w:rPr>
                <w:ins w:id="42905" w:author="KIM, Jason" w:date="2019-04-02T13:39:00Z"/>
                <w:rFonts w:ascii="Calibri" w:eastAsia="Times New Roman" w:hAnsi="Calibri" w:cs="Calibri"/>
                <w:color w:val="000000"/>
                <w:lang w:eastAsia="en-AU"/>
              </w:rPr>
            </w:pPr>
            <w:ins w:id="42906"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07" w:author="KIM, Jason" w:date="2019-04-02T13:39:00Z"/>
                <w:rFonts w:ascii="Calibri" w:eastAsia="Times New Roman" w:hAnsi="Calibri" w:cs="Calibri"/>
                <w:color w:val="000000"/>
                <w:lang w:eastAsia="en-AU"/>
              </w:rPr>
            </w:pPr>
            <w:ins w:id="42908" w:author="KIM, Jason" w:date="2019-04-02T13:39:00Z">
              <w:r w:rsidRPr="0056388D">
                <w:rPr>
                  <w:rFonts w:ascii="Calibri" w:eastAsia="Times New Roman" w:hAnsi="Calibri" w:cs="Calibri"/>
                  <w:color w:val="000000"/>
                  <w:lang w:eastAsia="en-AU"/>
                </w:rPr>
                <w:t>DXE1001</w:t>
              </w:r>
            </w:ins>
          </w:p>
        </w:tc>
        <w:tc>
          <w:tcPr>
            <w:tcW w:w="793" w:type="pct"/>
            <w:noWrap/>
            <w:hideMark/>
          </w:tcPr>
          <w:p w:rsidR="00110C18" w:rsidRPr="0056388D" w:rsidRDefault="00110C18" w:rsidP="00063728">
            <w:pPr>
              <w:rPr>
                <w:ins w:id="42909" w:author="KIM, Jason" w:date="2019-04-02T13:39:00Z"/>
                <w:rFonts w:ascii="Calibri" w:eastAsia="Times New Roman" w:hAnsi="Calibri" w:cs="Calibri"/>
                <w:color w:val="000000"/>
                <w:lang w:eastAsia="en-AU"/>
              </w:rPr>
            </w:pPr>
            <w:ins w:id="429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11" w:author="KIM, Jason" w:date="2019-04-02T13:39:00Z"/>
                <w:rFonts w:ascii="Calibri" w:eastAsia="Times New Roman" w:hAnsi="Calibri" w:cs="Calibri"/>
                <w:color w:val="000000"/>
                <w:lang w:eastAsia="en-AU"/>
              </w:rPr>
            </w:pPr>
            <w:ins w:id="42912" w:author="KIM, Jason" w:date="2019-04-02T13:39:00Z">
              <w:r w:rsidRPr="0056388D">
                <w:rPr>
                  <w:rFonts w:ascii="Calibri" w:eastAsia="Times New Roman" w:hAnsi="Calibri" w:cs="Calibri"/>
                  <w:color w:val="000000"/>
                  <w:lang w:eastAsia="en-AU"/>
                </w:rPr>
                <w:t>Chainage 1230</w:t>
              </w:r>
            </w:ins>
          </w:p>
        </w:tc>
        <w:tc>
          <w:tcPr>
            <w:tcW w:w="818" w:type="pct"/>
            <w:noWrap/>
            <w:hideMark/>
          </w:tcPr>
          <w:p w:rsidR="00110C18" w:rsidRPr="0056388D" w:rsidRDefault="00110C18" w:rsidP="00063728">
            <w:pPr>
              <w:jc w:val="right"/>
              <w:rPr>
                <w:ins w:id="42913" w:author="KIM, Jason" w:date="2019-04-02T13:39:00Z"/>
                <w:rFonts w:ascii="Calibri" w:eastAsia="Times New Roman" w:hAnsi="Calibri" w:cs="Calibri"/>
                <w:color w:val="000000"/>
                <w:lang w:eastAsia="en-AU"/>
              </w:rPr>
            </w:pPr>
            <w:ins w:id="42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15" w:author="KIM, Jason" w:date="2019-04-02T13:39:00Z"/>
        </w:trPr>
        <w:tc>
          <w:tcPr>
            <w:tcW w:w="758" w:type="pct"/>
            <w:vMerge/>
            <w:hideMark/>
          </w:tcPr>
          <w:p w:rsidR="00110C18" w:rsidRPr="0056388D" w:rsidRDefault="00110C18" w:rsidP="00063728">
            <w:pPr>
              <w:rPr>
                <w:ins w:id="429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19" w:author="KIM, Jason" w:date="2019-04-02T13:39:00Z"/>
                <w:rFonts w:ascii="Calibri" w:eastAsia="Times New Roman" w:hAnsi="Calibri" w:cs="Calibri"/>
                <w:color w:val="000000"/>
                <w:lang w:eastAsia="en-AU"/>
              </w:rPr>
            </w:pPr>
            <w:ins w:id="42920" w:author="KIM, Jason" w:date="2019-04-02T13:39:00Z">
              <w:r w:rsidRPr="0056388D">
                <w:rPr>
                  <w:rFonts w:ascii="Calibri" w:eastAsia="Times New Roman" w:hAnsi="Calibri" w:cs="Calibri"/>
                  <w:color w:val="000000"/>
                  <w:lang w:eastAsia="en-AU"/>
                </w:rPr>
                <w:t>DXE1002</w:t>
              </w:r>
            </w:ins>
          </w:p>
        </w:tc>
        <w:tc>
          <w:tcPr>
            <w:tcW w:w="793" w:type="pct"/>
            <w:noWrap/>
            <w:hideMark/>
          </w:tcPr>
          <w:p w:rsidR="00110C18" w:rsidRPr="0056388D" w:rsidRDefault="00110C18" w:rsidP="00063728">
            <w:pPr>
              <w:rPr>
                <w:ins w:id="42921" w:author="KIM, Jason" w:date="2019-04-02T13:39:00Z"/>
                <w:rFonts w:ascii="Calibri" w:eastAsia="Times New Roman" w:hAnsi="Calibri" w:cs="Calibri"/>
                <w:color w:val="000000"/>
                <w:lang w:eastAsia="en-AU"/>
              </w:rPr>
            </w:pPr>
            <w:ins w:id="429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23" w:author="KIM, Jason" w:date="2019-04-02T13:39:00Z"/>
                <w:rFonts w:ascii="Calibri" w:eastAsia="Times New Roman" w:hAnsi="Calibri" w:cs="Calibri"/>
                <w:color w:val="000000"/>
                <w:lang w:eastAsia="en-AU"/>
              </w:rPr>
            </w:pPr>
            <w:ins w:id="42924" w:author="KIM, Jason" w:date="2019-04-02T13:39:00Z">
              <w:r w:rsidRPr="0056388D">
                <w:rPr>
                  <w:rFonts w:ascii="Calibri" w:eastAsia="Times New Roman" w:hAnsi="Calibri" w:cs="Calibri"/>
                  <w:color w:val="000000"/>
                  <w:lang w:eastAsia="en-AU"/>
                </w:rPr>
                <w:t>Chainage 1260</w:t>
              </w:r>
            </w:ins>
          </w:p>
        </w:tc>
        <w:tc>
          <w:tcPr>
            <w:tcW w:w="818" w:type="pct"/>
            <w:noWrap/>
            <w:hideMark/>
          </w:tcPr>
          <w:p w:rsidR="00110C18" w:rsidRPr="0056388D" w:rsidRDefault="00110C18" w:rsidP="00063728">
            <w:pPr>
              <w:jc w:val="right"/>
              <w:rPr>
                <w:ins w:id="42925" w:author="KIM, Jason" w:date="2019-04-02T13:39:00Z"/>
                <w:rFonts w:ascii="Calibri" w:eastAsia="Times New Roman" w:hAnsi="Calibri" w:cs="Calibri"/>
                <w:color w:val="000000"/>
                <w:lang w:eastAsia="en-AU"/>
              </w:rPr>
            </w:pPr>
            <w:ins w:id="42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27" w:author="KIM, Jason" w:date="2019-04-02T13:39:00Z"/>
        </w:trPr>
        <w:tc>
          <w:tcPr>
            <w:tcW w:w="758" w:type="pct"/>
            <w:vMerge/>
            <w:hideMark/>
          </w:tcPr>
          <w:p w:rsidR="00110C18" w:rsidRPr="0056388D" w:rsidRDefault="00110C18" w:rsidP="00063728">
            <w:pPr>
              <w:rPr>
                <w:ins w:id="429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31" w:author="KIM, Jason" w:date="2019-04-02T13:39:00Z"/>
                <w:rFonts w:ascii="Calibri" w:eastAsia="Times New Roman" w:hAnsi="Calibri" w:cs="Calibri"/>
                <w:color w:val="000000"/>
                <w:lang w:eastAsia="en-AU"/>
              </w:rPr>
            </w:pPr>
            <w:ins w:id="42932" w:author="KIM, Jason" w:date="2019-04-02T13:39:00Z">
              <w:r w:rsidRPr="0056388D">
                <w:rPr>
                  <w:rFonts w:ascii="Calibri" w:eastAsia="Times New Roman" w:hAnsi="Calibri" w:cs="Calibri"/>
                  <w:color w:val="000000"/>
                  <w:lang w:eastAsia="en-AU"/>
                </w:rPr>
                <w:t>DXE1003</w:t>
              </w:r>
            </w:ins>
          </w:p>
        </w:tc>
        <w:tc>
          <w:tcPr>
            <w:tcW w:w="793" w:type="pct"/>
            <w:noWrap/>
            <w:hideMark/>
          </w:tcPr>
          <w:p w:rsidR="00110C18" w:rsidRPr="0056388D" w:rsidRDefault="00110C18" w:rsidP="00063728">
            <w:pPr>
              <w:rPr>
                <w:ins w:id="42933" w:author="KIM, Jason" w:date="2019-04-02T13:39:00Z"/>
                <w:rFonts w:ascii="Calibri" w:eastAsia="Times New Roman" w:hAnsi="Calibri" w:cs="Calibri"/>
                <w:color w:val="000000"/>
                <w:lang w:eastAsia="en-AU"/>
              </w:rPr>
            </w:pPr>
            <w:ins w:id="429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35" w:author="KIM, Jason" w:date="2019-04-02T13:39:00Z"/>
                <w:rFonts w:ascii="Calibri" w:eastAsia="Times New Roman" w:hAnsi="Calibri" w:cs="Calibri"/>
                <w:color w:val="000000"/>
                <w:lang w:eastAsia="en-AU"/>
              </w:rPr>
            </w:pPr>
            <w:ins w:id="42936" w:author="KIM, Jason" w:date="2019-04-02T13:39:00Z">
              <w:r w:rsidRPr="0056388D">
                <w:rPr>
                  <w:rFonts w:ascii="Calibri" w:eastAsia="Times New Roman" w:hAnsi="Calibri" w:cs="Calibri"/>
                  <w:color w:val="000000"/>
                  <w:lang w:eastAsia="en-AU"/>
                </w:rPr>
                <w:t>Chainage 1290</w:t>
              </w:r>
            </w:ins>
          </w:p>
        </w:tc>
        <w:tc>
          <w:tcPr>
            <w:tcW w:w="818" w:type="pct"/>
            <w:noWrap/>
            <w:hideMark/>
          </w:tcPr>
          <w:p w:rsidR="00110C18" w:rsidRPr="0056388D" w:rsidRDefault="00110C18" w:rsidP="00063728">
            <w:pPr>
              <w:jc w:val="right"/>
              <w:rPr>
                <w:ins w:id="42937" w:author="KIM, Jason" w:date="2019-04-02T13:39:00Z"/>
                <w:rFonts w:ascii="Calibri" w:eastAsia="Times New Roman" w:hAnsi="Calibri" w:cs="Calibri"/>
                <w:color w:val="000000"/>
                <w:lang w:eastAsia="en-AU"/>
              </w:rPr>
            </w:pPr>
            <w:ins w:id="42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39" w:author="KIM, Jason" w:date="2019-04-02T13:39:00Z"/>
        </w:trPr>
        <w:tc>
          <w:tcPr>
            <w:tcW w:w="758" w:type="pct"/>
            <w:vMerge w:val="restart"/>
            <w:noWrap/>
            <w:hideMark/>
          </w:tcPr>
          <w:p w:rsidR="00110C18" w:rsidRPr="0056388D" w:rsidRDefault="00110C18" w:rsidP="00063728">
            <w:pPr>
              <w:rPr>
                <w:ins w:id="42940" w:author="KIM, Jason" w:date="2019-04-02T13:39:00Z"/>
                <w:rFonts w:ascii="Calibri" w:eastAsia="Times New Roman" w:hAnsi="Calibri" w:cs="Calibri"/>
                <w:color w:val="000000"/>
                <w:lang w:eastAsia="en-AU"/>
              </w:rPr>
            </w:pPr>
            <w:ins w:id="42941" w:author="KIM, Jason" w:date="2019-04-02T13:39:00Z">
              <w:r w:rsidRPr="0056388D">
                <w:rPr>
                  <w:rFonts w:ascii="Calibri" w:eastAsia="Times New Roman" w:hAnsi="Calibri" w:cs="Calibri"/>
                  <w:color w:val="000000"/>
                  <w:lang w:eastAsia="en-AU"/>
                </w:rPr>
                <w:t>DXE04SK3x</w:t>
              </w:r>
            </w:ins>
          </w:p>
        </w:tc>
        <w:tc>
          <w:tcPr>
            <w:tcW w:w="648" w:type="pct"/>
            <w:vMerge w:val="restart"/>
            <w:noWrap/>
            <w:hideMark/>
          </w:tcPr>
          <w:p w:rsidR="00110C18" w:rsidRPr="0056388D" w:rsidRDefault="00110C18" w:rsidP="00063728">
            <w:pPr>
              <w:rPr>
                <w:ins w:id="42942" w:author="KIM, Jason" w:date="2019-04-02T13:39:00Z"/>
                <w:rFonts w:ascii="Calibri" w:eastAsia="Times New Roman" w:hAnsi="Calibri" w:cs="Calibri"/>
                <w:color w:val="000000"/>
                <w:lang w:eastAsia="en-AU"/>
              </w:rPr>
            </w:pPr>
            <w:ins w:id="42943" w:author="KIM, Jason" w:date="2019-04-02T13:39:00Z">
              <w:r w:rsidRPr="0056388D">
                <w:rPr>
                  <w:rFonts w:ascii="Calibri" w:eastAsia="Times New Roman" w:hAnsi="Calibri" w:cs="Calibri"/>
                  <w:color w:val="000000"/>
                  <w:lang w:eastAsia="en-AU"/>
                </w:rPr>
                <w:t>ELZ20028</w:t>
              </w:r>
            </w:ins>
          </w:p>
        </w:tc>
        <w:tc>
          <w:tcPr>
            <w:tcW w:w="516" w:type="pct"/>
            <w:vMerge w:val="restart"/>
            <w:noWrap/>
            <w:hideMark/>
          </w:tcPr>
          <w:p w:rsidR="00110C18" w:rsidRPr="0056388D" w:rsidRDefault="00110C18" w:rsidP="00063728">
            <w:pPr>
              <w:rPr>
                <w:ins w:id="42944" w:author="KIM, Jason" w:date="2019-04-02T13:39:00Z"/>
                <w:rFonts w:ascii="Calibri" w:eastAsia="Times New Roman" w:hAnsi="Calibri" w:cs="Calibri"/>
                <w:color w:val="000000"/>
                <w:lang w:eastAsia="en-AU"/>
              </w:rPr>
            </w:pPr>
            <w:ins w:id="42945"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46" w:author="KIM, Jason" w:date="2019-04-02T13:39:00Z"/>
                <w:rFonts w:ascii="Calibri" w:eastAsia="Times New Roman" w:hAnsi="Calibri" w:cs="Calibri"/>
                <w:color w:val="000000"/>
                <w:lang w:eastAsia="en-AU"/>
              </w:rPr>
            </w:pPr>
            <w:ins w:id="42947" w:author="KIM, Jason" w:date="2019-04-02T13:39:00Z">
              <w:r w:rsidRPr="0056388D">
                <w:rPr>
                  <w:rFonts w:ascii="Calibri" w:eastAsia="Times New Roman" w:hAnsi="Calibri" w:cs="Calibri"/>
                  <w:color w:val="000000"/>
                  <w:lang w:eastAsia="en-AU"/>
                </w:rPr>
                <w:t>DXE2011</w:t>
              </w:r>
            </w:ins>
          </w:p>
        </w:tc>
        <w:tc>
          <w:tcPr>
            <w:tcW w:w="793" w:type="pct"/>
            <w:noWrap/>
            <w:hideMark/>
          </w:tcPr>
          <w:p w:rsidR="00110C18" w:rsidRPr="0056388D" w:rsidRDefault="00110C18" w:rsidP="00063728">
            <w:pPr>
              <w:rPr>
                <w:ins w:id="42948" w:author="KIM, Jason" w:date="2019-04-02T13:39:00Z"/>
                <w:rFonts w:ascii="Calibri" w:eastAsia="Times New Roman" w:hAnsi="Calibri" w:cs="Calibri"/>
                <w:color w:val="000000"/>
                <w:lang w:eastAsia="en-AU"/>
              </w:rPr>
            </w:pPr>
            <w:ins w:id="429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50" w:author="KIM, Jason" w:date="2019-04-02T13:39:00Z"/>
                <w:rFonts w:ascii="Calibri" w:eastAsia="Times New Roman" w:hAnsi="Calibri" w:cs="Calibri"/>
                <w:color w:val="000000"/>
                <w:lang w:eastAsia="en-AU"/>
              </w:rPr>
            </w:pPr>
            <w:ins w:id="42951" w:author="KIM, Jason" w:date="2019-04-02T13:39:00Z">
              <w:r w:rsidRPr="0056388D">
                <w:rPr>
                  <w:rFonts w:ascii="Calibri" w:eastAsia="Times New Roman" w:hAnsi="Calibri" w:cs="Calibri"/>
                  <w:color w:val="000000"/>
                  <w:lang w:eastAsia="en-AU"/>
                </w:rPr>
                <w:t>Chainage 1338</w:t>
              </w:r>
            </w:ins>
          </w:p>
        </w:tc>
        <w:tc>
          <w:tcPr>
            <w:tcW w:w="818" w:type="pct"/>
            <w:noWrap/>
            <w:hideMark/>
          </w:tcPr>
          <w:p w:rsidR="00110C18" w:rsidRPr="0056388D" w:rsidRDefault="00110C18" w:rsidP="00063728">
            <w:pPr>
              <w:jc w:val="right"/>
              <w:rPr>
                <w:ins w:id="42952" w:author="KIM, Jason" w:date="2019-04-02T13:39:00Z"/>
                <w:rFonts w:ascii="Calibri" w:eastAsia="Times New Roman" w:hAnsi="Calibri" w:cs="Calibri"/>
                <w:color w:val="000000"/>
                <w:lang w:eastAsia="en-AU"/>
              </w:rPr>
            </w:pPr>
            <w:ins w:id="42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54" w:author="KIM, Jason" w:date="2019-04-02T13:39:00Z"/>
        </w:trPr>
        <w:tc>
          <w:tcPr>
            <w:tcW w:w="758" w:type="pct"/>
            <w:vMerge/>
            <w:hideMark/>
          </w:tcPr>
          <w:p w:rsidR="00110C18" w:rsidRPr="0056388D" w:rsidRDefault="00110C18" w:rsidP="00063728">
            <w:pPr>
              <w:rPr>
                <w:ins w:id="429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58" w:author="KIM, Jason" w:date="2019-04-02T13:39:00Z"/>
                <w:rFonts w:ascii="Calibri" w:eastAsia="Times New Roman" w:hAnsi="Calibri" w:cs="Calibri"/>
                <w:color w:val="000000"/>
                <w:lang w:eastAsia="en-AU"/>
              </w:rPr>
            </w:pPr>
            <w:ins w:id="42959" w:author="KIM, Jason" w:date="2019-04-02T13:39:00Z">
              <w:r w:rsidRPr="0056388D">
                <w:rPr>
                  <w:rFonts w:ascii="Calibri" w:eastAsia="Times New Roman" w:hAnsi="Calibri" w:cs="Calibri"/>
                  <w:color w:val="000000"/>
                  <w:lang w:eastAsia="en-AU"/>
                </w:rPr>
                <w:t>DXE2012</w:t>
              </w:r>
            </w:ins>
          </w:p>
        </w:tc>
        <w:tc>
          <w:tcPr>
            <w:tcW w:w="793" w:type="pct"/>
            <w:noWrap/>
            <w:hideMark/>
          </w:tcPr>
          <w:p w:rsidR="00110C18" w:rsidRPr="0056388D" w:rsidRDefault="00110C18" w:rsidP="00063728">
            <w:pPr>
              <w:rPr>
                <w:ins w:id="42960" w:author="KIM, Jason" w:date="2019-04-02T13:39:00Z"/>
                <w:rFonts w:ascii="Calibri" w:eastAsia="Times New Roman" w:hAnsi="Calibri" w:cs="Calibri"/>
                <w:color w:val="000000"/>
                <w:lang w:eastAsia="en-AU"/>
              </w:rPr>
            </w:pPr>
            <w:ins w:id="429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62" w:author="KIM, Jason" w:date="2019-04-02T13:39:00Z"/>
                <w:rFonts w:ascii="Calibri" w:eastAsia="Times New Roman" w:hAnsi="Calibri" w:cs="Calibri"/>
                <w:color w:val="000000"/>
                <w:lang w:eastAsia="en-AU"/>
              </w:rPr>
            </w:pPr>
            <w:ins w:id="42963" w:author="KIM, Jason" w:date="2019-04-02T13:39:00Z">
              <w:r w:rsidRPr="0056388D">
                <w:rPr>
                  <w:rFonts w:ascii="Calibri" w:eastAsia="Times New Roman" w:hAnsi="Calibri" w:cs="Calibri"/>
                  <w:color w:val="000000"/>
                  <w:lang w:eastAsia="en-AU"/>
                </w:rPr>
                <w:t>Chainage 1367</w:t>
              </w:r>
            </w:ins>
          </w:p>
        </w:tc>
        <w:tc>
          <w:tcPr>
            <w:tcW w:w="818" w:type="pct"/>
            <w:noWrap/>
            <w:hideMark/>
          </w:tcPr>
          <w:p w:rsidR="00110C18" w:rsidRPr="0056388D" w:rsidRDefault="00110C18" w:rsidP="00063728">
            <w:pPr>
              <w:jc w:val="right"/>
              <w:rPr>
                <w:ins w:id="42964" w:author="KIM, Jason" w:date="2019-04-02T13:39:00Z"/>
                <w:rFonts w:ascii="Calibri" w:eastAsia="Times New Roman" w:hAnsi="Calibri" w:cs="Calibri"/>
                <w:color w:val="000000"/>
                <w:lang w:eastAsia="en-AU"/>
              </w:rPr>
            </w:pPr>
            <w:ins w:id="42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66" w:author="KIM, Jason" w:date="2019-04-02T13:39:00Z"/>
        </w:trPr>
        <w:tc>
          <w:tcPr>
            <w:tcW w:w="758" w:type="pct"/>
            <w:vMerge/>
            <w:hideMark/>
          </w:tcPr>
          <w:p w:rsidR="00110C18" w:rsidRPr="0056388D" w:rsidRDefault="00110C18" w:rsidP="00063728">
            <w:pPr>
              <w:rPr>
                <w:ins w:id="429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70" w:author="KIM, Jason" w:date="2019-04-02T13:39:00Z"/>
                <w:rFonts w:ascii="Calibri" w:eastAsia="Times New Roman" w:hAnsi="Calibri" w:cs="Calibri"/>
                <w:color w:val="000000"/>
                <w:lang w:eastAsia="en-AU"/>
              </w:rPr>
            </w:pPr>
            <w:ins w:id="42971" w:author="KIM, Jason" w:date="2019-04-02T13:39:00Z">
              <w:r w:rsidRPr="0056388D">
                <w:rPr>
                  <w:rFonts w:ascii="Calibri" w:eastAsia="Times New Roman" w:hAnsi="Calibri" w:cs="Calibri"/>
                  <w:color w:val="000000"/>
                  <w:lang w:eastAsia="en-AU"/>
                </w:rPr>
                <w:t>DXE2013</w:t>
              </w:r>
            </w:ins>
          </w:p>
        </w:tc>
        <w:tc>
          <w:tcPr>
            <w:tcW w:w="793" w:type="pct"/>
            <w:noWrap/>
            <w:hideMark/>
          </w:tcPr>
          <w:p w:rsidR="00110C18" w:rsidRPr="0056388D" w:rsidRDefault="00110C18" w:rsidP="00063728">
            <w:pPr>
              <w:rPr>
                <w:ins w:id="42972" w:author="KIM, Jason" w:date="2019-04-02T13:39:00Z"/>
                <w:rFonts w:ascii="Calibri" w:eastAsia="Times New Roman" w:hAnsi="Calibri" w:cs="Calibri"/>
                <w:color w:val="000000"/>
                <w:lang w:eastAsia="en-AU"/>
              </w:rPr>
            </w:pPr>
            <w:ins w:id="4297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74" w:author="KIM, Jason" w:date="2019-04-02T13:39:00Z"/>
                <w:rFonts w:ascii="Calibri" w:eastAsia="Times New Roman" w:hAnsi="Calibri" w:cs="Calibri"/>
                <w:color w:val="000000"/>
                <w:lang w:eastAsia="en-AU"/>
              </w:rPr>
            </w:pPr>
            <w:ins w:id="42975" w:author="KIM, Jason" w:date="2019-04-02T13:39:00Z">
              <w:r w:rsidRPr="0056388D">
                <w:rPr>
                  <w:rFonts w:ascii="Calibri" w:eastAsia="Times New Roman" w:hAnsi="Calibri" w:cs="Calibri"/>
                  <w:color w:val="000000"/>
                  <w:lang w:eastAsia="en-AU"/>
                </w:rPr>
                <w:t>Chainage 1397</w:t>
              </w:r>
            </w:ins>
          </w:p>
        </w:tc>
        <w:tc>
          <w:tcPr>
            <w:tcW w:w="818" w:type="pct"/>
            <w:noWrap/>
            <w:hideMark/>
          </w:tcPr>
          <w:p w:rsidR="00110C18" w:rsidRPr="0056388D" w:rsidRDefault="00110C18" w:rsidP="00063728">
            <w:pPr>
              <w:jc w:val="right"/>
              <w:rPr>
                <w:ins w:id="42976" w:author="KIM, Jason" w:date="2019-04-02T13:39:00Z"/>
                <w:rFonts w:ascii="Calibri" w:eastAsia="Times New Roman" w:hAnsi="Calibri" w:cs="Calibri"/>
                <w:color w:val="000000"/>
                <w:lang w:eastAsia="en-AU"/>
              </w:rPr>
            </w:pPr>
            <w:ins w:id="42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78" w:author="KIM, Jason" w:date="2019-04-02T13:39:00Z"/>
        </w:trPr>
        <w:tc>
          <w:tcPr>
            <w:tcW w:w="758" w:type="pct"/>
            <w:vMerge w:val="restart"/>
            <w:noWrap/>
            <w:hideMark/>
          </w:tcPr>
          <w:p w:rsidR="00110C18" w:rsidRPr="0056388D" w:rsidRDefault="00110C18" w:rsidP="00063728">
            <w:pPr>
              <w:rPr>
                <w:ins w:id="42979" w:author="KIM, Jason" w:date="2019-04-02T13:39:00Z"/>
                <w:rFonts w:ascii="Calibri" w:eastAsia="Times New Roman" w:hAnsi="Calibri" w:cs="Calibri"/>
                <w:color w:val="000000"/>
                <w:lang w:eastAsia="en-AU"/>
              </w:rPr>
            </w:pPr>
            <w:ins w:id="42980" w:author="KIM, Jason" w:date="2019-04-02T13:39:00Z">
              <w:r w:rsidRPr="0056388D">
                <w:rPr>
                  <w:rFonts w:ascii="Calibri" w:eastAsia="Times New Roman" w:hAnsi="Calibri" w:cs="Calibri"/>
                  <w:color w:val="000000"/>
                  <w:lang w:eastAsia="en-AU"/>
                </w:rPr>
                <w:t>DXE04SK4x</w:t>
              </w:r>
            </w:ins>
          </w:p>
        </w:tc>
        <w:tc>
          <w:tcPr>
            <w:tcW w:w="648" w:type="pct"/>
            <w:vMerge w:val="restart"/>
            <w:noWrap/>
            <w:hideMark/>
          </w:tcPr>
          <w:p w:rsidR="00110C18" w:rsidRPr="0056388D" w:rsidRDefault="00110C18" w:rsidP="00063728">
            <w:pPr>
              <w:rPr>
                <w:ins w:id="42981" w:author="KIM, Jason" w:date="2019-04-02T13:39:00Z"/>
                <w:rFonts w:ascii="Calibri" w:eastAsia="Times New Roman" w:hAnsi="Calibri" w:cs="Calibri"/>
                <w:color w:val="000000"/>
                <w:lang w:eastAsia="en-AU"/>
              </w:rPr>
            </w:pPr>
            <w:ins w:id="42982" w:author="KIM, Jason" w:date="2019-04-02T13:39:00Z">
              <w:r w:rsidRPr="0056388D">
                <w:rPr>
                  <w:rFonts w:ascii="Calibri" w:eastAsia="Times New Roman" w:hAnsi="Calibri" w:cs="Calibri"/>
                  <w:color w:val="000000"/>
                  <w:lang w:eastAsia="en-AU"/>
                </w:rPr>
                <w:t>ELZ20024</w:t>
              </w:r>
            </w:ins>
          </w:p>
        </w:tc>
        <w:tc>
          <w:tcPr>
            <w:tcW w:w="516" w:type="pct"/>
            <w:vMerge w:val="restart"/>
            <w:noWrap/>
            <w:hideMark/>
          </w:tcPr>
          <w:p w:rsidR="00110C18" w:rsidRPr="0056388D" w:rsidRDefault="00110C18" w:rsidP="00063728">
            <w:pPr>
              <w:rPr>
                <w:ins w:id="42983" w:author="KIM, Jason" w:date="2019-04-02T13:39:00Z"/>
                <w:rFonts w:ascii="Calibri" w:eastAsia="Times New Roman" w:hAnsi="Calibri" w:cs="Calibri"/>
                <w:color w:val="000000"/>
                <w:lang w:eastAsia="en-AU"/>
              </w:rPr>
            </w:pPr>
            <w:ins w:id="42984"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85" w:author="KIM, Jason" w:date="2019-04-02T13:39:00Z"/>
                <w:rFonts w:ascii="Calibri" w:eastAsia="Times New Roman" w:hAnsi="Calibri" w:cs="Calibri"/>
                <w:color w:val="000000"/>
                <w:lang w:eastAsia="en-AU"/>
              </w:rPr>
            </w:pPr>
            <w:ins w:id="42986" w:author="KIM, Jason" w:date="2019-04-02T13:39:00Z">
              <w:r w:rsidRPr="0056388D">
                <w:rPr>
                  <w:rFonts w:ascii="Calibri" w:eastAsia="Times New Roman" w:hAnsi="Calibri" w:cs="Calibri"/>
                  <w:color w:val="000000"/>
                  <w:lang w:eastAsia="en-AU"/>
                </w:rPr>
                <w:t>DXE2009</w:t>
              </w:r>
            </w:ins>
          </w:p>
        </w:tc>
        <w:tc>
          <w:tcPr>
            <w:tcW w:w="793" w:type="pct"/>
            <w:noWrap/>
            <w:hideMark/>
          </w:tcPr>
          <w:p w:rsidR="00110C18" w:rsidRPr="0056388D" w:rsidRDefault="00110C18" w:rsidP="00063728">
            <w:pPr>
              <w:rPr>
                <w:ins w:id="42987" w:author="KIM, Jason" w:date="2019-04-02T13:39:00Z"/>
                <w:rFonts w:ascii="Calibri" w:eastAsia="Times New Roman" w:hAnsi="Calibri" w:cs="Calibri"/>
                <w:color w:val="000000"/>
                <w:lang w:eastAsia="en-AU"/>
              </w:rPr>
            </w:pPr>
            <w:ins w:id="429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89" w:author="KIM, Jason" w:date="2019-04-02T13:39:00Z"/>
                <w:rFonts w:ascii="Calibri" w:eastAsia="Times New Roman" w:hAnsi="Calibri" w:cs="Calibri"/>
                <w:color w:val="000000"/>
                <w:lang w:eastAsia="en-AU"/>
              </w:rPr>
            </w:pPr>
            <w:ins w:id="42990" w:author="KIM, Jason" w:date="2019-04-02T13:39:00Z">
              <w:r w:rsidRPr="0056388D">
                <w:rPr>
                  <w:rFonts w:ascii="Calibri" w:eastAsia="Times New Roman" w:hAnsi="Calibri" w:cs="Calibri"/>
                  <w:color w:val="000000"/>
                  <w:lang w:eastAsia="en-AU"/>
                </w:rPr>
                <w:t>Chainage 1248</w:t>
              </w:r>
            </w:ins>
          </w:p>
        </w:tc>
        <w:tc>
          <w:tcPr>
            <w:tcW w:w="818" w:type="pct"/>
            <w:noWrap/>
            <w:hideMark/>
          </w:tcPr>
          <w:p w:rsidR="00110C18" w:rsidRPr="0056388D" w:rsidRDefault="00110C18" w:rsidP="00063728">
            <w:pPr>
              <w:jc w:val="right"/>
              <w:rPr>
                <w:ins w:id="42991" w:author="KIM, Jason" w:date="2019-04-02T13:39:00Z"/>
                <w:rFonts w:ascii="Calibri" w:eastAsia="Times New Roman" w:hAnsi="Calibri" w:cs="Calibri"/>
                <w:color w:val="000000"/>
                <w:lang w:eastAsia="en-AU"/>
              </w:rPr>
            </w:pPr>
            <w:ins w:id="42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93" w:author="KIM, Jason" w:date="2019-04-02T13:39:00Z"/>
        </w:trPr>
        <w:tc>
          <w:tcPr>
            <w:tcW w:w="758" w:type="pct"/>
            <w:vMerge/>
            <w:hideMark/>
          </w:tcPr>
          <w:p w:rsidR="00110C18" w:rsidRPr="0056388D" w:rsidRDefault="00110C18" w:rsidP="00063728">
            <w:pPr>
              <w:rPr>
                <w:ins w:id="429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97" w:author="KIM, Jason" w:date="2019-04-02T13:39:00Z"/>
                <w:rFonts w:ascii="Calibri" w:eastAsia="Times New Roman" w:hAnsi="Calibri" w:cs="Calibri"/>
                <w:color w:val="000000"/>
                <w:lang w:eastAsia="en-AU"/>
              </w:rPr>
            </w:pPr>
            <w:ins w:id="42998" w:author="KIM, Jason" w:date="2019-04-02T13:39:00Z">
              <w:r w:rsidRPr="0056388D">
                <w:rPr>
                  <w:rFonts w:ascii="Calibri" w:eastAsia="Times New Roman" w:hAnsi="Calibri" w:cs="Calibri"/>
                  <w:color w:val="000000"/>
                  <w:lang w:eastAsia="en-AU"/>
                </w:rPr>
                <w:t>DXE2010</w:t>
              </w:r>
            </w:ins>
          </w:p>
        </w:tc>
        <w:tc>
          <w:tcPr>
            <w:tcW w:w="793" w:type="pct"/>
            <w:noWrap/>
            <w:hideMark/>
          </w:tcPr>
          <w:p w:rsidR="00110C18" w:rsidRPr="0056388D" w:rsidRDefault="00110C18" w:rsidP="00063728">
            <w:pPr>
              <w:rPr>
                <w:ins w:id="42999" w:author="KIM, Jason" w:date="2019-04-02T13:39:00Z"/>
                <w:rFonts w:ascii="Calibri" w:eastAsia="Times New Roman" w:hAnsi="Calibri" w:cs="Calibri"/>
                <w:color w:val="000000"/>
                <w:lang w:eastAsia="en-AU"/>
              </w:rPr>
            </w:pPr>
            <w:ins w:id="430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001" w:author="KIM, Jason" w:date="2019-04-02T13:39:00Z"/>
                <w:rFonts w:ascii="Calibri" w:eastAsia="Times New Roman" w:hAnsi="Calibri" w:cs="Calibri"/>
                <w:color w:val="000000"/>
                <w:lang w:eastAsia="en-AU"/>
              </w:rPr>
            </w:pPr>
            <w:ins w:id="43002" w:author="KIM, Jason" w:date="2019-04-02T13:39:00Z">
              <w:r w:rsidRPr="0056388D">
                <w:rPr>
                  <w:rFonts w:ascii="Calibri" w:eastAsia="Times New Roman" w:hAnsi="Calibri" w:cs="Calibri"/>
                  <w:color w:val="000000"/>
                  <w:lang w:eastAsia="en-AU"/>
                </w:rPr>
                <w:t>Chainage 1278</w:t>
              </w:r>
            </w:ins>
          </w:p>
        </w:tc>
        <w:tc>
          <w:tcPr>
            <w:tcW w:w="818" w:type="pct"/>
            <w:noWrap/>
            <w:hideMark/>
          </w:tcPr>
          <w:p w:rsidR="00110C18" w:rsidRPr="0056388D" w:rsidRDefault="00110C18" w:rsidP="00063728">
            <w:pPr>
              <w:jc w:val="right"/>
              <w:rPr>
                <w:ins w:id="43003" w:author="KIM, Jason" w:date="2019-04-02T13:39:00Z"/>
                <w:rFonts w:ascii="Calibri" w:eastAsia="Times New Roman" w:hAnsi="Calibri" w:cs="Calibri"/>
                <w:color w:val="000000"/>
                <w:lang w:eastAsia="en-AU"/>
              </w:rPr>
            </w:pPr>
            <w:ins w:id="43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05" w:author="KIM, Jason" w:date="2019-04-02T13:39:00Z"/>
        </w:trPr>
        <w:tc>
          <w:tcPr>
            <w:tcW w:w="758" w:type="pct"/>
            <w:vMerge w:val="restart"/>
            <w:noWrap/>
            <w:hideMark/>
          </w:tcPr>
          <w:p w:rsidR="00110C18" w:rsidRPr="0056388D" w:rsidRDefault="00110C18" w:rsidP="00063728">
            <w:pPr>
              <w:rPr>
                <w:ins w:id="43006" w:author="KIM, Jason" w:date="2019-04-02T13:39:00Z"/>
                <w:rFonts w:ascii="Calibri" w:eastAsia="Times New Roman" w:hAnsi="Calibri" w:cs="Calibri"/>
                <w:color w:val="000000"/>
                <w:lang w:eastAsia="en-AU"/>
              </w:rPr>
            </w:pPr>
            <w:ins w:id="43007" w:author="KIM, Jason" w:date="2019-04-02T13:39:00Z">
              <w:r w:rsidRPr="0056388D">
                <w:rPr>
                  <w:rFonts w:ascii="Calibri" w:eastAsia="Times New Roman" w:hAnsi="Calibri" w:cs="Calibri"/>
                  <w:color w:val="000000"/>
                  <w:lang w:eastAsia="en-AU"/>
                </w:rPr>
                <w:t>DXE05NK2x</w:t>
              </w:r>
            </w:ins>
          </w:p>
        </w:tc>
        <w:tc>
          <w:tcPr>
            <w:tcW w:w="648" w:type="pct"/>
            <w:vMerge w:val="restart"/>
            <w:noWrap/>
            <w:hideMark/>
          </w:tcPr>
          <w:p w:rsidR="00110C18" w:rsidRPr="0056388D" w:rsidRDefault="00110C18" w:rsidP="00063728">
            <w:pPr>
              <w:rPr>
                <w:ins w:id="43008" w:author="KIM, Jason" w:date="2019-04-02T13:39:00Z"/>
                <w:rFonts w:ascii="Calibri" w:eastAsia="Times New Roman" w:hAnsi="Calibri" w:cs="Calibri"/>
                <w:color w:val="000000"/>
                <w:lang w:eastAsia="en-AU"/>
              </w:rPr>
            </w:pPr>
            <w:ins w:id="43009" w:author="KIM, Jason" w:date="2019-04-02T13:39:00Z">
              <w:r w:rsidRPr="0056388D">
                <w:rPr>
                  <w:rFonts w:ascii="Calibri" w:eastAsia="Times New Roman" w:hAnsi="Calibri" w:cs="Calibri"/>
                  <w:color w:val="000000"/>
                  <w:lang w:eastAsia="en-AU"/>
                </w:rPr>
                <w:t>ELZ10028</w:t>
              </w:r>
            </w:ins>
          </w:p>
        </w:tc>
        <w:tc>
          <w:tcPr>
            <w:tcW w:w="516" w:type="pct"/>
            <w:vMerge w:val="restart"/>
            <w:noWrap/>
            <w:hideMark/>
          </w:tcPr>
          <w:p w:rsidR="00110C18" w:rsidRPr="0056388D" w:rsidRDefault="00110C18" w:rsidP="00063728">
            <w:pPr>
              <w:rPr>
                <w:ins w:id="43010" w:author="KIM, Jason" w:date="2019-04-02T13:39:00Z"/>
                <w:rFonts w:ascii="Calibri" w:eastAsia="Times New Roman" w:hAnsi="Calibri" w:cs="Calibri"/>
                <w:color w:val="000000"/>
                <w:lang w:eastAsia="en-AU"/>
              </w:rPr>
            </w:pPr>
            <w:ins w:id="43011"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12" w:author="KIM, Jason" w:date="2019-04-02T13:39:00Z"/>
                <w:rFonts w:ascii="Calibri" w:eastAsia="Times New Roman" w:hAnsi="Calibri" w:cs="Calibri"/>
                <w:color w:val="000000"/>
                <w:lang w:eastAsia="en-AU"/>
              </w:rPr>
            </w:pPr>
            <w:ins w:id="43013" w:author="KIM, Jason" w:date="2019-04-02T13:39:00Z">
              <w:r w:rsidRPr="0056388D">
                <w:rPr>
                  <w:rFonts w:ascii="Calibri" w:eastAsia="Times New Roman" w:hAnsi="Calibri" w:cs="Calibri"/>
                  <w:color w:val="000000"/>
                  <w:lang w:eastAsia="en-AU"/>
                </w:rPr>
                <w:t>DXE1004</w:t>
              </w:r>
            </w:ins>
          </w:p>
        </w:tc>
        <w:tc>
          <w:tcPr>
            <w:tcW w:w="793" w:type="pct"/>
            <w:noWrap/>
            <w:hideMark/>
          </w:tcPr>
          <w:p w:rsidR="00110C18" w:rsidRPr="0056388D" w:rsidRDefault="00110C18" w:rsidP="00063728">
            <w:pPr>
              <w:rPr>
                <w:ins w:id="43014" w:author="KIM, Jason" w:date="2019-04-02T13:39:00Z"/>
                <w:rFonts w:ascii="Calibri" w:eastAsia="Times New Roman" w:hAnsi="Calibri" w:cs="Calibri"/>
                <w:color w:val="000000"/>
                <w:lang w:eastAsia="en-AU"/>
              </w:rPr>
            </w:pPr>
            <w:ins w:id="430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16" w:author="KIM, Jason" w:date="2019-04-02T13:39:00Z"/>
                <w:rFonts w:ascii="Calibri" w:eastAsia="Times New Roman" w:hAnsi="Calibri" w:cs="Calibri"/>
                <w:color w:val="000000"/>
                <w:lang w:eastAsia="en-AU"/>
              </w:rPr>
            </w:pPr>
            <w:ins w:id="43017" w:author="KIM, Jason" w:date="2019-04-02T13:39:00Z">
              <w:r w:rsidRPr="0056388D">
                <w:rPr>
                  <w:rFonts w:ascii="Calibri" w:eastAsia="Times New Roman" w:hAnsi="Calibri" w:cs="Calibri"/>
                  <w:color w:val="000000"/>
                  <w:lang w:eastAsia="en-AU"/>
                </w:rPr>
                <w:t>Chainage 1350</w:t>
              </w:r>
            </w:ins>
          </w:p>
        </w:tc>
        <w:tc>
          <w:tcPr>
            <w:tcW w:w="818" w:type="pct"/>
            <w:noWrap/>
            <w:hideMark/>
          </w:tcPr>
          <w:p w:rsidR="00110C18" w:rsidRPr="0056388D" w:rsidRDefault="00110C18" w:rsidP="00063728">
            <w:pPr>
              <w:jc w:val="right"/>
              <w:rPr>
                <w:ins w:id="43018" w:author="KIM, Jason" w:date="2019-04-02T13:39:00Z"/>
                <w:rFonts w:ascii="Calibri" w:eastAsia="Times New Roman" w:hAnsi="Calibri" w:cs="Calibri"/>
                <w:color w:val="000000"/>
                <w:lang w:eastAsia="en-AU"/>
              </w:rPr>
            </w:pPr>
            <w:ins w:id="430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20" w:author="KIM, Jason" w:date="2019-04-02T13:39:00Z"/>
        </w:trPr>
        <w:tc>
          <w:tcPr>
            <w:tcW w:w="758" w:type="pct"/>
            <w:vMerge/>
            <w:hideMark/>
          </w:tcPr>
          <w:p w:rsidR="00110C18" w:rsidRPr="0056388D" w:rsidRDefault="00110C18" w:rsidP="00063728">
            <w:pPr>
              <w:rPr>
                <w:ins w:id="430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24" w:author="KIM, Jason" w:date="2019-04-02T13:39:00Z"/>
                <w:rFonts w:ascii="Calibri" w:eastAsia="Times New Roman" w:hAnsi="Calibri" w:cs="Calibri"/>
                <w:color w:val="000000"/>
                <w:lang w:eastAsia="en-AU"/>
              </w:rPr>
            </w:pPr>
            <w:ins w:id="43025" w:author="KIM, Jason" w:date="2019-04-02T13:39:00Z">
              <w:r w:rsidRPr="0056388D">
                <w:rPr>
                  <w:rFonts w:ascii="Calibri" w:eastAsia="Times New Roman" w:hAnsi="Calibri" w:cs="Calibri"/>
                  <w:color w:val="000000"/>
                  <w:lang w:eastAsia="en-AU"/>
                </w:rPr>
                <w:t>DXE1005</w:t>
              </w:r>
            </w:ins>
          </w:p>
        </w:tc>
        <w:tc>
          <w:tcPr>
            <w:tcW w:w="793" w:type="pct"/>
            <w:noWrap/>
            <w:hideMark/>
          </w:tcPr>
          <w:p w:rsidR="00110C18" w:rsidRPr="0056388D" w:rsidRDefault="00110C18" w:rsidP="00063728">
            <w:pPr>
              <w:rPr>
                <w:ins w:id="43026" w:author="KIM, Jason" w:date="2019-04-02T13:39:00Z"/>
                <w:rFonts w:ascii="Calibri" w:eastAsia="Times New Roman" w:hAnsi="Calibri" w:cs="Calibri"/>
                <w:color w:val="000000"/>
                <w:lang w:eastAsia="en-AU"/>
              </w:rPr>
            </w:pPr>
            <w:ins w:id="430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28" w:author="KIM, Jason" w:date="2019-04-02T13:39:00Z"/>
                <w:rFonts w:ascii="Calibri" w:eastAsia="Times New Roman" w:hAnsi="Calibri" w:cs="Calibri"/>
                <w:color w:val="000000"/>
                <w:lang w:eastAsia="en-AU"/>
              </w:rPr>
            </w:pPr>
            <w:ins w:id="43029" w:author="KIM, Jason" w:date="2019-04-02T13:39:00Z">
              <w:r w:rsidRPr="0056388D">
                <w:rPr>
                  <w:rFonts w:ascii="Calibri" w:eastAsia="Times New Roman" w:hAnsi="Calibri" w:cs="Calibri"/>
                  <w:color w:val="000000"/>
                  <w:lang w:eastAsia="en-AU"/>
                </w:rPr>
                <w:t>Chainage 1379</w:t>
              </w:r>
            </w:ins>
          </w:p>
        </w:tc>
        <w:tc>
          <w:tcPr>
            <w:tcW w:w="818" w:type="pct"/>
            <w:noWrap/>
            <w:hideMark/>
          </w:tcPr>
          <w:p w:rsidR="00110C18" w:rsidRPr="0056388D" w:rsidRDefault="00110C18" w:rsidP="00063728">
            <w:pPr>
              <w:jc w:val="right"/>
              <w:rPr>
                <w:ins w:id="43030" w:author="KIM, Jason" w:date="2019-04-02T13:39:00Z"/>
                <w:rFonts w:ascii="Calibri" w:eastAsia="Times New Roman" w:hAnsi="Calibri" w:cs="Calibri"/>
                <w:color w:val="000000"/>
                <w:lang w:eastAsia="en-AU"/>
              </w:rPr>
            </w:pPr>
            <w:ins w:id="430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32" w:author="KIM, Jason" w:date="2019-04-02T13:39:00Z"/>
        </w:trPr>
        <w:tc>
          <w:tcPr>
            <w:tcW w:w="758" w:type="pct"/>
            <w:vMerge/>
            <w:hideMark/>
          </w:tcPr>
          <w:p w:rsidR="00110C18" w:rsidRPr="0056388D" w:rsidRDefault="00110C18" w:rsidP="00063728">
            <w:pPr>
              <w:rPr>
                <w:ins w:id="430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36" w:author="KIM, Jason" w:date="2019-04-02T13:39:00Z"/>
                <w:rFonts w:ascii="Calibri" w:eastAsia="Times New Roman" w:hAnsi="Calibri" w:cs="Calibri"/>
                <w:color w:val="000000"/>
                <w:lang w:eastAsia="en-AU"/>
              </w:rPr>
            </w:pPr>
            <w:ins w:id="43037" w:author="KIM, Jason" w:date="2019-04-02T13:39:00Z">
              <w:r w:rsidRPr="0056388D">
                <w:rPr>
                  <w:rFonts w:ascii="Calibri" w:eastAsia="Times New Roman" w:hAnsi="Calibri" w:cs="Calibri"/>
                  <w:color w:val="000000"/>
                  <w:lang w:eastAsia="en-AU"/>
                </w:rPr>
                <w:t>DXE1006</w:t>
              </w:r>
            </w:ins>
          </w:p>
        </w:tc>
        <w:tc>
          <w:tcPr>
            <w:tcW w:w="793" w:type="pct"/>
            <w:noWrap/>
            <w:hideMark/>
          </w:tcPr>
          <w:p w:rsidR="00110C18" w:rsidRPr="0056388D" w:rsidRDefault="00110C18" w:rsidP="00063728">
            <w:pPr>
              <w:rPr>
                <w:ins w:id="43038" w:author="KIM, Jason" w:date="2019-04-02T13:39:00Z"/>
                <w:rFonts w:ascii="Calibri" w:eastAsia="Times New Roman" w:hAnsi="Calibri" w:cs="Calibri"/>
                <w:color w:val="000000"/>
                <w:lang w:eastAsia="en-AU"/>
              </w:rPr>
            </w:pPr>
            <w:ins w:id="4303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40" w:author="KIM, Jason" w:date="2019-04-02T13:39:00Z"/>
                <w:rFonts w:ascii="Calibri" w:eastAsia="Times New Roman" w:hAnsi="Calibri" w:cs="Calibri"/>
                <w:color w:val="000000"/>
                <w:lang w:eastAsia="en-AU"/>
              </w:rPr>
            </w:pPr>
            <w:ins w:id="43041" w:author="KIM, Jason" w:date="2019-04-02T13:39:00Z">
              <w:r w:rsidRPr="0056388D">
                <w:rPr>
                  <w:rFonts w:ascii="Calibri" w:eastAsia="Times New Roman" w:hAnsi="Calibri" w:cs="Calibri"/>
                  <w:color w:val="000000"/>
                  <w:lang w:eastAsia="en-AU"/>
                </w:rPr>
                <w:t>Chainage 1409</w:t>
              </w:r>
            </w:ins>
          </w:p>
        </w:tc>
        <w:tc>
          <w:tcPr>
            <w:tcW w:w="818" w:type="pct"/>
            <w:noWrap/>
            <w:hideMark/>
          </w:tcPr>
          <w:p w:rsidR="00110C18" w:rsidRPr="0056388D" w:rsidRDefault="00110C18" w:rsidP="00063728">
            <w:pPr>
              <w:jc w:val="right"/>
              <w:rPr>
                <w:ins w:id="43042" w:author="KIM, Jason" w:date="2019-04-02T13:39:00Z"/>
                <w:rFonts w:ascii="Calibri" w:eastAsia="Times New Roman" w:hAnsi="Calibri" w:cs="Calibri"/>
                <w:color w:val="000000"/>
                <w:lang w:eastAsia="en-AU"/>
              </w:rPr>
            </w:pPr>
            <w:ins w:id="43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44" w:author="KIM, Jason" w:date="2019-04-02T13:39:00Z"/>
        </w:trPr>
        <w:tc>
          <w:tcPr>
            <w:tcW w:w="758" w:type="pct"/>
            <w:vMerge w:val="restart"/>
            <w:noWrap/>
            <w:hideMark/>
          </w:tcPr>
          <w:p w:rsidR="00110C18" w:rsidRPr="0056388D" w:rsidRDefault="00110C18" w:rsidP="00063728">
            <w:pPr>
              <w:rPr>
                <w:ins w:id="43045" w:author="KIM, Jason" w:date="2019-04-02T13:39:00Z"/>
                <w:rFonts w:ascii="Calibri" w:eastAsia="Times New Roman" w:hAnsi="Calibri" w:cs="Calibri"/>
                <w:color w:val="000000"/>
                <w:lang w:eastAsia="en-AU"/>
              </w:rPr>
            </w:pPr>
            <w:ins w:id="43046" w:author="KIM, Jason" w:date="2019-04-02T13:39:00Z">
              <w:r w:rsidRPr="0056388D">
                <w:rPr>
                  <w:rFonts w:ascii="Calibri" w:eastAsia="Times New Roman" w:hAnsi="Calibri" w:cs="Calibri"/>
                  <w:color w:val="000000"/>
                  <w:lang w:eastAsia="en-AU"/>
                </w:rPr>
                <w:t>DXE06K1x</w:t>
              </w:r>
            </w:ins>
          </w:p>
        </w:tc>
        <w:tc>
          <w:tcPr>
            <w:tcW w:w="648" w:type="pct"/>
            <w:vMerge w:val="restart"/>
            <w:noWrap/>
            <w:hideMark/>
          </w:tcPr>
          <w:p w:rsidR="00110C18" w:rsidRPr="0056388D" w:rsidRDefault="00110C18" w:rsidP="00063728">
            <w:pPr>
              <w:rPr>
                <w:ins w:id="43047" w:author="KIM, Jason" w:date="2019-04-02T13:39:00Z"/>
                <w:rFonts w:ascii="Calibri" w:eastAsia="Times New Roman" w:hAnsi="Calibri" w:cs="Calibri"/>
                <w:color w:val="000000"/>
                <w:lang w:eastAsia="en-AU"/>
              </w:rPr>
            </w:pPr>
            <w:ins w:id="43048" w:author="KIM, Jason" w:date="2019-04-02T13:39:00Z">
              <w:r w:rsidRPr="0056388D">
                <w:rPr>
                  <w:rFonts w:ascii="Calibri" w:eastAsia="Times New Roman" w:hAnsi="Calibri" w:cs="Calibri"/>
                  <w:color w:val="000000"/>
                  <w:lang w:eastAsia="en-AU"/>
                </w:rPr>
                <w:t>ELZ10036</w:t>
              </w:r>
            </w:ins>
          </w:p>
        </w:tc>
        <w:tc>
          <w:tcPr>
            <w:tcW w:w="516" w:type="pct"/>
            <w:vMerge w:val="restart"/>
            <w:noWrap/>
            <w:hideMark/>
          </w:tcPr>
          <w:p w:rsidR="00110C18" w:rsidRPr="0056388D" w:rsidRDefault="00110C18" w:rsidP="00063728">
            <w:pPr>
              <w:rPr>
                <w:ins w:id="43049" w:author="KIM, Jason" w:date="2019-04-02T13:39:00Z"/>
                <w:rFonts w:ascii="Calibri" w:eastAsia="Times New Roman" w:hAnsi="Calibri" w:cs="Calibri"/>
                <w:color w:val="000000"/>
                <w:lang w:eastAsia="en-AU"/>
              </w:rPr>
            </w:pPr>
            <w:ins w:id="43050"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51" w:author="KIM, Jason" w:date="2019-04-02T13:39:00Z"/>
                <w:rFonts w:ascii="Calibri" w:eastAsia="Times New Roman" w:hAnsi="Calibri" w:cs="Calibri"/>
                <w:color w:val="000000"/>
                <w:lang w:eastAsia="en-AU"/>
              </w:rPr>
            </w:pPr>
            <w:ins w:id="43052" w:author="KIM, Jason" w:date="2019-04-02T13:39:00Z">
              <w:r w:rsidRPr="0056388D">
                <w:rPr>
                  <w:rFonts w:ascii="Calibri" w:eastAsia="Times New Roman" w:hAnsi="Calibri" w:cs="Calibri"/>
                  <w:color w:val="000000"/>
                  <w:lang w:eastAsia="en-AU"/>
                </w:rPr>
                <w:t>DXE1010</w:t>
              </w:r>
            </w:ins>
          </w:p>
        </w:tc>
        <w:tc>
          <w:tcPr>
            <w:tcW w:w="793" w:type="pct"/>
            <w:noWrap/>
            <w:hideMark/>
          </w:tcPr>
          <w:p w:rsidR="00110C18" w:rsidRPr="0056388D" w:rsidRDefault="00110C18" w:rsidP="00063728">
            <w:pPr>
              <w:rPr>
                <w:ins w:id="43053" w:author="KIM, Jason" w:date="2019-04-02T13:39:00Z"/>
                <w:rFonts w:ascii="Calibri" w:eastAsia="Times New Roman" w:hAnsi="Calibri" w:cs="Calibri"/>
                <w:color w:val="000000"/>
                <w:lang w:eastAsia="en-AU"/>
              </w:rPr>
            </w:pPr>
            <w:ins w:id="430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55" w:author="KIM, Jason" w:date="2019-04-02T13:39:00Z"/>
                <w:rFonts w:ascii="Calibri" w:eastAsia="Times New Roman" w:hAnsi="Calibri" w:cs="Calibri"/>
                <w:color w:val="000000"/>
                <w:lang w:eastAsia="en-AU"/>
              </w:rPr>
            </w:pPr>
            <w:ins w:id="43056" w:author="KIM, Jason" w:date="2019-04-02T13:39:00Z">
              <w:r w:rsidRPr="0056388D">
                <w:rPr>
                  <w:rFonts w:ascii="Calibri" w:eastAsia="Times New Roman" w:hAnsi="Calibri" w:cs="Calibri"/>
                  <w:color w:val="000000"/>
                  <w:lang w:eastAsia="en-AU"/>
                </w:rPr>
                <w:t>Chainage 1585</w:t>
              </w:r>
            </w:ins>
          </w:p>
        </w:tc>
        <w:tc>
          <w:tcPr>
            <w:tcW w:w="818" w:type="pct"/>
            <w:noWrap/>
            <w:hideMark/>
          </w:tcPr>
          <w:p w:rsidR="00110C18" w:rsidRPr="0056388D" w:rsidRDefault="00110C18" w:rsidP="00063728">
            <w:pPr>
              <w:jc w:val="right"/>
              <w:rPr>
                <w:ins w:id="43057" w:author="KIM, Jason" w:date="2019-04-02T13:39:00Z"/>
                <w:rFonts w:ascii="Calibri" w:eastAsia="Times New Roman" w:hAnsi="Calibri" w:cs="Calibri"/>
                <w:color w:val="000000"/>
                <w:lang w:eastAsia="en-AU"/>
              </w:rPr>
            </w:pPr>
            <w:ins w:id="430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59" w:author="KIM, Jason" w:date="2019-04-02T13:39:00Z"/>
        </w:trPr>
        <w:tc>
          <w:tcPr>
            <w:tcW w:w="758" w:type="pct"/>
            <w:vMerge/>
            <w:hideMark/>
          </w:tcPr>
          <w:p w:rsidR="00110C18" w:rsidRPr="0056388D" w:rsidRDefault="00110C18" w:rsidP="00063728">
            <w:pPr>
              <w:rPr>
                <w:ins w:id="430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63" w:author="KIM, Jason" w:date="2019-04-02T13:39:00Z"/>
                <w:rFonts w:ascii="Calibri" w:eastAsia="Times New Roman" w:hAnsi="Calibri" w:cs="Calibri"/>
                <w:color w:val="000000"/>
                <w:lang w:eastAsia="en-AU"/>
              </w:rPr>
            </w:pPr>
            <w:ins w:id="43064" w:author="KIM, Jason" w:date="2019-04-02T13:39:00Z">
              <w:r w:rsidRPr="0056388D">
                <w:rPr>
                  <w:rFonts w:ascii="Calibri" w:eastAsia="Times New Roman" w:hAnsi="Calibri" w:cs="Calibri"/>
                  <w:color w:val="000000"/>
                  <w:lang w:eastAsia="en-AU"/>
                </w:rPr>
                <w:t>DXE1011</w:t>
              </w:r>
            </w:ins>
          </w:p>
        </w:tc>
        <w:tc>
          <w:tcPr>
            <w:tcW w:w="793" w:type="pct"/>
            <w:noWrap/>
            <w:hideMark/>
          </w:tcPr>
          <w:p w:rsidR="00110C18" w:rsidRPr="0056388D" w:rsidRDefault="00110C18" w:rsidP="00063728">
            <w:pPr>
              <w:rPr>
                <w:ins w:id="43065" w:author="KIM, Jason" w:date="2019-04-02T13:39:00Z"/>
                <w:rFonts w:ascii="Calibri" w:eastAsia="Times New Roman" w:hAnsi="Calibri" w:cs="Calibri"/>
                <w:color w:val="000000"/>
                <w:lang w:eastAsia="en-AU"/>
              </w:rPr>
            </w:pPr>
            <w:ins w:id="430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67" w:author="KIM, Jason" w:date="2019-04-02T13:39:00Z"/>
                <w:rFonts w:ascii="Calibri" w:eastAsia="Times New Roman" w:hAnsi="Calibri" w:cs="Calibri"/>
                <w:color w:val="000000"/>
                <w:lang w:eastAsia="en-AU"/>
              </w:rPr>
            </w:pPr>
            <w:ins w:id="43068" w:author="KIM, Jason" w:date="2019-04-02T13:39:00Z">
              <w:r w:rsidRPr="0056388D">
                <w:rPr>
                  <w:rFonts w:ascii="Calibri" w:eastAsia="Times New Roman" w:hAnsi="Calibri" w:cs="Calibri"/>
                  <w:color w:val="000000"/>
                  <w:lang w:eastAsia="en-AU"/>
                </w:rPr>
                <w:t>Chainage 1614</w:t>
              </w:r>
            </w:ins>
          </w:p>
        </w:tc>
        <w:tc>
          <w:tcPr>
            <w:tcW w:w="818" w:type="pct"/>
            <w:noWrap/>
            <w:hideMark/>
          </w:tcPr>
          <w:p w:rsidR="00110C18" w:rsidRPr="0056388D" w:rsidRDefault="00110C18" w:rsidP="00063728">
            <w:pPr>
              <w:jc w:val="right"/>
              <w:rPr>
                <w:ins w:id="43069" w:author="KIM, Jason" w:date="2019-04-02T13:39:00Z"/>
                <w:rFonts w:ascii="Calibri" w:eastAsia="Times New Roman" w:hAnsi="Calibri" w:cs="Calibri"/>
                <w:color w:val="000000"/>
                <w:lang w:eastAsia="en-AU"/>
              </w:rPr>
            </w:pPr>
            <w:ins w:id="430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71" w:author="KIM, Jason" w:date="2019-04-02T13:39:00Z"/>
        </w:trPr>
        <w:tc>
          <w:tcPr>
            <w:tcW w:w="758" w:type="pct"/>
            <w:vMerge/>
            <w:hideMark/>
          </w:tcPr>
          <w:p w:rsidR="00110C18" w:rsidRPr="0056388D" w:rsidRDefault="00110C18" w:rsidP="00063728">
            <w:pPr>
              <w:rPr>
                <w:ins w:id="430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75" w:author="KIM, Jason" w:date="2019-04-02T13:39:00Z"/>
                <w:rFonts w:ascii="Calibri" w:eastAsia="Times New Roman" w:hAnsi="Calibri" w:cs="Calibri"/>
                <w:color w:val="000000"/>
                <w:lang w:eastAsia="en-AU"/>
              </w:rPr>
            </w:pPr>
            <w:ins w:id="43076" w:author="KIM, Jason" w:date="2019-04-02T13:39:00Z">
              <w:r w:rsidRPr="0056388D">
                <w:rPr>
                  <w:rFonts w:ascii="Calibri" w:eastAsia="Times New Roman" w:hAnsi="Calibri" w:cs="Calibri"/>
                  <w:color w:val="000000"/>
                  <w:lang w:eastAsia="en-AU"/>
                </w:rPr>
                <w:t>DXE1012</w:t>
              </w:r>
            </w:ins>
          </w:p>
        </w:tc>
        <w:tc>
          <w:tcPr>
            <w:tcW w:w="793" w:type="pct"/>
            <w:noWrap/>
            <w:hideMark/>
          </w:tcPr>
          <w:p w:rsidR="00110C18" w:rsidRPr="0056388D" w:rsidRDefault="00110C18" w:rsidP="00063728">
            <w:pPr>
              <w:rPr>
                <w:ins w:id="43077" w:author="KIM, Jason" w:date="2019-04-02T13:39:00Z"/>
                <w:rFonts w:ascii="Calibri" w:eastAsia="Times New Roman" w:hAnsi="Calibri" w:cs="Calibri"/>
                <w:color w:val="000000"/>
                <w:lang w:eastAsia="en-AU"/>
              </w:rPr>
            </w:pPr>
            <w:ins w:id="430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79" w:author="KIM, Jason" w:date="2019-04-02T13:39:00Z"/>
                <w:rFonts w:ascii="Calibri" w:eastAsia="Times New Roman" w:hAnsi="Calibri" w:cs="Calibri"/>
                <w:color w:val="000000"/>
                <w:lang w:eastAsia="en-AU"/>
              </w:rPr>
            </w:pPr>
            <w:ins w:id="43080" w:author="KIM, Jason" w:date="2019-04-02T13:39:00Z">
              <w:r w:rsidRPr="0056388D">
                <w:rPr>
                  <w:rFonts w:ascii="Calibri" w:eastAsia="Times New Roman" w:hAnsi="Calibri" w:cs="Calibri"/>
                  <w:color w:val="000000"/>
                  <w:lang w:eastAsia="en-AU"/>
                </w:rPr>
                <w:t>Chainage 1643</w:t>
              </w:r>
            </w:ins>
          </w:p>
        </w:tc>
        <w:tc>
          <w:tcPr>
            <w:tcW w:w="818" w:type="pct"/>
            <w:noWrap/>
            <w:hideMark/>
          </w:tcPr>
          <w:p w:rsidR="00110C18" w:rsidRPr="0056388D" w:rsidRDefault="00110C18" w:rsidP="00063728">
            <w:pPr>
              <w:jc w:val="right"/>
              <w:rPr>
                <w:ins w:id="43081" w:author="KIM, Jason" w:date="2019-04-02T13:39:00Z"/>
                <w:rFonts w:ascii="Calibri" w:eastAsia="Times New Roman" w:hAnsi="Calibri" w:cs="Calibri"/>
                <w:color w:val="000000"/>
                <w:lang w:eastAsia="en-AU"/>
              </w:rPr>
            </w:pPr>
            <w:ins w:id="43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83" w:author="KIM, Jason" w:date="2019-04-02T13:39:00Z"/>
        </w:trPr>
        <w:tc>
          <w:tcPr>
            <w:tcW w:w="758" w:type="pct"/>
            <w:vMerge w:val="restart"/>
            <w:noWrap/>
            <w:hideMark/>
          </w:tcPr>
          <w:p w:rsidR="00110C18" w:rsidRPr="0056388D" w:rsidRDefault="00110C18" w:rsidP="00063728">
            <w:pPr>
              <w:rPr>
                <w:ins w:id="43084" w:author="KIM, Jason" w:date="2019-04-02T13:39:00Z"/>
                <w:rFonts w:ascii="Calibri" w:eastAsia="Times New Roman" w:hAnsi="Calibri" w:cs="Calibri"/>
                <w:color w:val="000000"/>
                <w:lang w:eastAsia="en-AU"/>
              </w:rPr>
            </w:pPr>
            <w:ins w:id="43085" w:author="KIM, Jason" w:date="2019-04-02T13:39:00Z">
              <w:r w:rsidRPr="0056388D">
                <w:rPr>
                  <w:rFonts w:ascii="Calibri" w:eastAsia="Times New Roman" w:hAnsi="Calibri" w:cs="Calibri"/>
                  <w:color w:val="000000"/>
                  <w:lang w:eastAsia="en-AU"/>
                </w:rPr>
                <w:t>DXE06K2x</w:t>
              </w:r>
            </w:ins>
          </w:p>
        </w:tc>
        <w:tc>
          <w:tcPr>
            <w:tcW w:w="648" w:type="pct"/>
            <w:vMerge w:val="restart"/>
            <w:noWrap/>
            <w:hideMark/>
          </w:tcPr>
          <w:p w:rsidR="00110C18" w:rsidRPr="0056388D" w:rsidRDefault="00110C18" w:rsidP="00063728">
            <w:pPr>
              <w:rPr>
                <w:ins w:id="43086" w:author="KIM, Jason" w:date="2019-04-02T13:39:00Z"/>
                <w:rFonts w:ascii="Calibri" w:eastAsia="Times New Roman" w:hAnsi="Calibri" w:cs="Calibri"/>
                <w:color w:val="000000"/>
                <w:lang w:eastAsia="en-AU"/>
              </w:rPr>
            </w:pPr>
            <w:ins w:id="43087" w:author="KIM, Jason" w:date="2019-04-02T13:39:00Z">
              <w:r w:rsidRPr="0056388D">
                <w:rPr>
                  <w:rFonts w:ascii="Calibri" w:eastAsia="Times New Roman" w:hAnsi="Calibri" w:cs="Calibri"/>
                  <w:color w:val="000000"/>
                  <w:lang w:eastAsia="en-AU"/>
                </w:rPr>
                <w:t>ELZ10032</w:t>
              </w:r>
            </w:ins>
          </w:p>
        </w:tc>
        <w:tc>
          <w:tcPr>
            <w:tcW w:w="516" w:type="pct"/>
            <w:vMerge w:val="restart"/>
            <w:noWrap/>
            <w:hideMark/>
          </w:tcPr>
          <w:p w:rsidR="00110C18" w:rsidRPr="0056388D" w:rsidRDefault="00110C18" w:rsidP="00063728">
            <w:pPr>
              <w:rPr>
                <w:ins w:id="43088" w:author="KIM, Jason" w:date="2019-04-02T13:39:00Z"/>
                <w:rFonts w:ascii="Calibri" w:eastAsia="Times New Roman" w:hAnsi="Calibri" w:cs="Calibri"/>
                <w:color w:val="000000"/>
                <w:lang w:eastAsia="en-AU"/>
              </w:rPr>
            </w:pPr>
            <w:ins w:id="43089"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90" w:author="KIM, Jason" w:date="2019-04-02T13:39:00Z"/>
                <w:rFonts w:ascii="Calibri" w:eastAsia="Times New Roman" w:hAnsi="Calibri" w:cs="Calibri"/>
                <w:color w:val="000000"/>
                <w:lang w:eastAsia="en-AU"/>
              </w:rPr>
            </w:pPr>
            <w:ins w:id="43091" w:author="KIM, Jason" w:date="2019-04-02T13:39:00Z">
              <w:r w:rsidRPr="0056388D">
                <w:rPr>
                  <w:rFonts w:ascii="Calibri" w:eastAsia="Times New Roman" w:hAnsi="Calibri" w:cs="Calibri"/>
                  <w:color w:val="000000"/>
                  <w:lang w:eastAsia="en-AU"/>
                </w:rPr>
                <w:t>DXE1007</w:t>
              </w:r>
            </w:ins>
          </w:p>
        </w:tc>
        <w:tc>
          <w:tcPr>
            <w:tcW w:w="793" w:type="pct"/>
            <w:noWrap/>
            <w:hideMark/>
          </w:tcPr>
          <w:p w:rsidR="00110C18" w:rsidRPr="0056388D" w:rsidRDefault="00110C18" w:rsidP="00063728">
            <w:pPr>
              <w:rPr>
                <w:ins w:id="43092" w:author="KIM, Jason" w:date="2019-04-02T13:39:00Z"/>
                <w:rFonts w:ascii="Calibri" w:eastAsia="Times New Roman" w:hAnsi="Calibri" w:cs="Calibri"/>
                <w:color w:val="000000"/>
                <w:lang w:eastAsia="en-AU"/>
              </w:rPr>
            </w:pPr>
            <w:ins w:id="430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94" w:author="KIM, Jason" w:date="2019-04-02T13:39:00Z"/>
                <w:rFonts w:ascii="Calibri" w:eastAsia="Times New Roman" w:hAnsi="Calibri" w:cs="Calibri"/>
                <w:color w:val="000000"/>
                <w:lang w:eastAsia="en-AU"/>
              </w:rPr>
            </w:pPr>
            <w:ins w:id="43095" w:author="KIM, Jason" w:date="2019-04-02T13:39:00Z">
              <w:r w:rsidRPr="0056388D">
                <w:rPr>
                  <w:rFonts w:ascii="Calibri" w:eastAsia="Times New Roman" w:hAnsi="Calibri" w:cs="Calibri"/>
                  <w:color w:val="000000"/>
                  <w:lang w:eastAsia="en-AU"/>
                </w:rPr>
                <w:t>Chainage 1469</w:t>
              </w:r>
            </w:ins>
          </w:p>
        </w:tc>
        <w:tc>
          <w:tcPr>
            <w:tcW w:w="818" w:type="pct"/>
            <w:noWrap/>
            <w:hideMark/>
          </w:tcPr>
          <w:p w:rsidR="00110C18" w:rsidRPr="0056388D" w:rsidRDefault="00110C18" w:rsidP="00063728">
            <w:pPr>
              <w:jc w:val="right"/>
              <w:rPr>
                <w:ins w:id="43096" w:author="KIM, Jason" w:date="2019-04-02T13:39:00Z"/>
                <w:rFonts w:ascii="Calibri" w:eastAsia="Times New Roman" w:hAnsi="Calibri" w:cs="Calibri"/>
                <w:color w:val="000000"/>
                <w:lang w:eastAsia="en-AU"/>
              </w:rPr>
            </w:pPr>
            <w:ins w:id="43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98" w:author="KIM, Jason" w:date="2019-04-02T13:39:00Z"/>
        </w:trPr>
        <w:tc>
          <w:tcPr>
            <w:tcW w:w="758" w:type="pct"/>
            <w:vMerge/>
            <w:hideMark/>
          </w:tcPr>
          <w:p w:rsidR="00110C18" w:rsidRPr="0056388D" w:rsidRDefault="00110C18" w:rsidP="00063728">
            <w:pPr>
              <w:rPr>
                <w:ins w:id="430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02" w:author="KIM, Jason" w:date="2019-04-02T13:39:00Z"/>
                <w:rFonts w:ascii="Calibri" w:eastAsia="Times New Roman" w:hAnsi="Calibri" w:cs="Calibri"/>
                <w:color w:val="000000"/>
                <w:lang w:eastAsia="en-AU"/>
              </w:rPr>
            </w:pPr>
            <w:ins w:id="43103" w:author="KIM, Jason" w:date="2019-04-02T13:39:00Z">
              <w:r w:rsidRPr="0056388D">
                <w:rPr>
                  <w:rFonts w:ascii="Calibri" w:eastAsia="Times New Roman" w:hAnsi="Calibri" w:cs="Calibri"/>
                  <w:color w:val="000000"/>
                  <w:lang w:eastAsia="en-AU"/>
                </w:rPr>
                <w:t>DXE1008</w:t>
              </w:r>
            </w:ins>
          </w:p>
        </w:tc>
        <w:tc>
          <w:tcPr>
            <w:tcW w:w="793" w:type="pct"/>
            <w:noWrap/>
            <w:hideMark/>
          </w:tcPr>
          <w:p w:rsidR="00110C18" w:rsidRPr="0056388D" w:rsidRDefault="00110C18" w:rsidP="00063728">
            <w:pPr>
              <w:rPr>
                <w:ins w:id="43104" w:author="KIM, Jason" w:date="2019-04-02T13:39:00Z"/>
                <w:rFonts w:ascii="Calibri" w:eastAsia="Times New Roman" w:hAnsi="Calibri" w:cs="Calibri"/>
                <w:color w:val="000000"/>
                <w:lang w:eastAsia="en-AU"/>
              </w:rPr>
            </w:pPr>
            <w:ins w:id="431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106" w:author="KIM, Jason" w:date="2019-04-02T13:39:00Z"/>
                <w:rFonts w:ascii="Calibri" w:eastAsia="Times New Roman" w:hAnsi="Calibri" w:cs="Calibri"/>
                <w:color w:val="000000"/>
                <w:lang w:eastAsia="en-AU"/>
              </w:rPr>
            </w:pPr>
            <w:ins w:id="43107" w:author="KIM, Jason" w:date="2019-04-02T13:39:00Z">
              <w:r w:rsidRPr="0056388D">
                <w:rPr>
                  <w:rFonts w:ascii="Calibri" w:eastAsia="Times New Roman" w:hAnsi="Calibri" w:cs="Calibri"/>
                  <w:color w:val="000000"/>
                  <w:lang w:eastAsia="en-AU"/>
                </w:rPr>
                <w:t>Chainage 1499</w:t>
              </w:r>
            </w:ins>
          </w:p>
        </w:tc>
        <w:tc>
          <w:tcPr>
            <w:tcW w:w="818" w:type="pct"/>
            <w:noWrap/>
            <w:hideMark/>
          </w:tcPr>
          <w:p w:rsidR="00110C18" w:rsidRPr="0056388D" w:rsidRDefault="00110C18" w:rsidP="00063728">
            <w:pPr>
              <w:jc w:val="right"/>
              <w:rPr>
                <w:ins w:id="43108" w:author="KIM, Jason" w:date="2019-04-02T13:39:00Z"/>
                <w:rFonts w:ascii="Calibri" w:eastAsia="Times New Roman" w:hAnsi="Calibri" w:cs="Calibri"/>
                <w:color w:val="000000"/>
                <w:lang w:eastAsia="en-AU"/>
              </w:rPr>
            </w:pPr>
            <w:ins w:id="43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10" w:author="KIM, Jason" w:date="2019-04-02T13:39:00Z"/>
        </w:trPr>
        <w:tc>
          <w:tcPr>
            <w:tcW w:w="758" w:type="pct"/>
            <w:vMerge/>
            <w:hideMark/>
          </w:tcPr>
          <w:p w:rsidR="00110C18" w:rsidRPr="0056388D" w:rsidRDefault="00110C18" w:rsidP="00063728">
            <w:pPr>
              <w:rPr>
                <w:ins w:id="431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14" w:author="KIM, Jason" w:date="2019-04-02T13:39:00Z"/>
                <w:rFonts w:ascii="Calibri" w:eastAsia="Times New Roman" w:hAnsi="Calibri" w:cs="Calibri"/>
                <w:color w:val="000000"/>
                <w:lang w:eastAsia="en-AU"/>
              </w:rPr>
            </w:pPr>
            <w:ins w:id="43115" w:author="KIM, Jason" w:date="2019-04-02T13:39:00Z">
              <w:r w:rsidRPr="0056388D">
                <w:rPr>
                  <w:rFonts w:ascii="Calibri" w:eastAsia="Times New Roman" w:hAnsi="Calibri" w:cs="Calibri"/>
                  <w:color w:val="000000"/>
                  <w:lang w:eastAsia="en-AU"/>
                </w:rPr>
                <w:t>DXE1009</w:t>
              </w:r>
            </w:ins>
          </w:p>
        </w:tc>
        <w:tc>
          <w:tcPr>
            <w:tcW w:w="793" w:type="pct"/>
            <w:noWrap/>
            <w:hideMark/>
          </w:tcPr>
          <w:p w:rsidR="00110C18" w:rsidRPr="0056388D" w:rsidRDefault="00110C18" w:rsidP="00063728">
            <w:pPr>
              <w:rPr>
                <w:ins w:id="43116" w:author="KIM, Jason" w:date="2019-04-02T13:39:00Z"/>
                <w:rFonts w:ascii="Calibri" w:eastAsia="Times New Roman" w:hAnsi="Calibri" w:cs="Calibri"/>
                <w:color w:val="000000"/>
                <w:lang w:eastAsia="en-AU"/>
              </w:rPr>
            </w:pPr>
            <w:ins w:id="431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118" w:author="KIM, Jason" w:date="2019-04-02T13:39:00Z"/>
                <w:rFonts w:ascii="Calibri" w:eastAsia="Times New Roman" w:hAnsi="Calibri" w:cs="Calibri"/>
                <w:color w:val="000000"/>
                <w:lang w:eastAsia="en-AU"/>
              </w:rPr>
            </w:pPr>
            <w:ins w:id="43119" w:author="KIM, Jason" w:date="2019-04-02T13:39:00Z">
              <w:r w:rsidRPr="0056388D">
                <w:rPr>
                  <w:rFonts w:ascii="Calibri" w:eastAsia="Times New Roman" w:hAnsi="Calibri" w:cs="Calibri"/>
                  <w:color w:val="000000"/>
                  <w:lang w:eastAsia="en-AU"/>
                </w:rPr>
                <w:t>Chainage 1529</w:t>
              </w:r>
            </w:ins>
          </w:p>
        </w:tc>
        <w:tc>
          <w:tcPr>
            <w:tcW w:w="818" w:type="pct"/>
            <w:noWrap/>
            <w:hideMark/>
          </w:tcPr>
          <w:p w:rsidR="00110C18" w:rsidRPr="0056388D" w:rsidRDefault="00110C18" w:rsidP="00063728">
            <w:pPr>
              <w:jc w:val="right"/>
              <w:rPr>
                <w:ins w:id="43120" w:author="KIM, Jason" w:date="2019-04-02T13:39:00Z"/>
                <w:rFonts w:ascii="Calibri" w:eastAsia="Times New Roman" w:hAnsi="Calibri" w:cs="Calibri"/>
                <w:color w:val="000000"/>
                <w:lang w:eastAsia="en-AU"/>
              </w:rPr>
            </w:pPr>
            <w:ins w:id="43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22" w:author="KIM, Jason" w:date="2019-04-02T13:39:00Z"/>
        </w:trPr>
        <w:tc>
          <w:tcPr>
            <w:tcW w:w="758" w:type="pct"/>
            <w:vMerge w:val="restart"/>
            <w:noWrap/>
            <w:hideMark/>
          </w:tcPr>
          <w:p w:rsidR="00110C18" w:rsidRPr="0056388D" w:rsidRDefault="00110C18" w:rsidP="00063728">
            <w:pPr>
              <w:rPr>
                <w:ins w:id="43123" w:author="KIM, Jason" w:date="2019-04-02T13:39:00Z"/>
                <w:rFonts w:ascii="Calibri" w:eastAsia="Times New Roman" w:hAnsi="Calibri" w:cs="Calibri"/>
                <w:color w:val="000000"/>
                <w:lang w:eastAsia="en-AU"/>
              </w:rPr>
            </w:pPr>
            <w:ins w:id="43124" w:author="KIM, Jason" w:date="2019-04-02T13:39:00Z">
              <w:r w:rsidRPr="0056388D">
                <w:rPr>
                  <w:rFonts w:ascii="Calibri" w:eastAsia="Times New Roman" w:hAnsi="Calibri" w:cs="Calibri"/>
                  <w:color w:val="000000"/>
                  <w:lang w:eastAsia="en-AU"/>
                </w:rPr>
                <w:t>DXE06K3x</w:t>
              </w:r>
            </w:ins>
          </w:p>
        </w:tc>
        <w:tc>
          <w:tcPr>
            <w:tcW w:w="648" w:type="pct"/>
            <w:vMerge w:val="restart"/>
            <w:noWrap/>
            <w:hideMark/>
          </w:tcPr>
          <w:p w:rsidR="00110C18" w:rsidRPr="0056388D" w:rsidRDefault="00110C18" w:rsidP="00063728">
            <w:pPr>
              <w:rPr>
                <w:ins w:id="43125" w:author="KIM, Jason" w:date="2019-04-02T13:39:00Z"/>
                <w:rFonts w:ascii="Calibri" w:eastAsia="Times New Roman" w:hAnsi="Calibri" w:cs="Calibri"/>
                <w:color w:val="000000"/>
                <w:lang w:eastAsia="en-AU"/>
              </w:rPr>
            </w:pPr>
            <w:ins w:id="43126" w:author="KIM, Jason" w:date="2019-04-02T13:39:00Z">
              <w:r w:rsidRPr="0056388D">
                <w:rPr>
                  <w:rFonts w:ascii="Calibri" w:eastAsia="Times New Roman" w:hAnsi="Calibri" w:cs="Calibri"/>
                  <w:color w:val="000000"/>
                  <w:lang w:eastAsia="en-AU"/>
                </w:rPr>
                <w:t>ELZ20036</w:t>
              </w:r>
            </w:ins>
          </w:p>
        </w:tc>
        <w:tc>
          <w:tcPr>
            <w:tcW w:w="516" w:type="pct"/>
            <w:vMerge w:val="restart"/>
            <w:noWrap/>
            <w:hideMark/>
          </w:tcPr>
          <w:p w:rsidR="00110C18" w:rsidRPr="0056388D" w:rsidRDefault="00110C18" w:rsidP="00063728">
            <w:pPr>
              <w:rPr>
                <w:ins w:id="43127" w:author="KIM, Jason" w:date="2019-04-02T13:39:00Z"/>
                <w:rFonts w:ascii="Calibri" w:eastAsia="Times New Roman" w:hAnsi="Calibri" w:cs="Calibri"/>
                <w:color w:val="000000"/>
                <w:lang w:eastAsia="en-AU"/>
              </w:rPr>
            </w:pPr>
            <w:ins w:id="43128"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129" w:author="KIM, Jason" w:date="2019-04-02T13:39:00Z"/>
                <w:rFonts w:ascii="Calibri" w:eastAsia="Times New Roman" w:hAnsi="Calibri" w:cs="Calibri"/>
                <w:color w:val="000000"/>
                <w:lang w:eastAsia="en-AU"/>
              </w:rPr>
            </w:pPr>
            <w:ins w:id="43130" w:author="KIM, Jason" w:date="2019-04-02T13:39:00Z">
              <w:r w:rsidRPr="0056388D">
                <w:rPr>
                  <w:rFonts w:ascii="Calibri" w:eastAsia="Times New Roman" w:hAnsi="Calibri" w:cs="Calibri"/>
                  <w:color w:val="000000"/>
                  <w:lang w:eastAsia="en-AU"/>
                </w:rPr>
                <w:t>DXE2017</w:t>
              </w:r>
            </w:ins>
          </w:p>
        </w:tc>
        <w:tc>
          <w:tcPr>
            <w:tcW w:w="793" w:type="pct"/>
            <w:noWrap/>
            <w:hideMark/>
          </w:tcPr>
          <w:p w:rsidR="00110C18" w:rsidRPr="0056388D" w:rsidRDefault="00110C18" w:rsidP="00063728">
            <w:pPr>
              <w:rPr>
                <w:ins w:id="43131" w:author="KIM, Jason" w:date="2019-04-02T13:39:00Z"/>
                <w:rFonts w:ascii="Calibri" w:eastAsia="Times New Roman" w:hAnsi="Calibri" w:cs="Calibri"/>
                <w:color w:val="000000"/>
                <w:lang w:eastAsia="en-AU"/>
              </w:rPr>
            </w:pPr>
            <w:ins w:id="431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33" w:author="KIM, Jason" w:date="2019-04-02T13:39:00Z"/>
                <w:rFonts w:ascii="Calibri" w:eastAsia="Times New Roman" w:hAnsi="Calibri" w:cs="Calibri"/>
                <w:color w:val="000000"/>
                <w:lang w:eastAsia="en-AU"/>
              </w:rPr>
            </w:pPr>
            <w:ins w:id="43134" w:author="KIM, Jason" w:date="2019-04-02T13:39:00Z">
              <w:r w:rsidRPr="0056388D">
                <w:rPr>
                  <w:rFonts w:ascii="Calibri" w:eastAsia="Times New Roman" w:hAnsi="Calibri" w:cs="Calibri"/>
                  <w:color w:val="000000"/>
                  <w:lang w:eastAsia="en-AU"/>
                </w:rPr>
                <w:t>Chainage 1578</w:t>
              </w:r>
            </w:ins>
          </w:p>
        </w:tc>
        <w:tc>
          <w:tcPr>
            <w:tcW w:w="818" w:type="pct"/>
            <w:noWrap/>
            <w:hideMark/>
          </w:tcPr>
          <w:p w:rsidR="00110C18" w:rsidRPr="0056388D" w:rsidRDefault="00110C18" w:rsidP="00063728">
            <w:pPr>
              <w:jc w:val="right"/>
              <w:rPr>
                <w:ins w:id="43135" w:author="KIM, Jason" w:date="2019-04-02T13:39:00Z"/>
                <w:rFonts w:ascii="Calibri" w:eastAsia="Times New Roman" w:hAnsi="Calibri" w:cs="Calibri"/>
                <w:color w:val="000000"/>
                <w:lang w:eastAsia="en-AU"/>
              </w:rPr>
            </w:pPr>
            <w:ins w:id="43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37" w:author="KIM, Jason" w:date="2019-04-02T13:39:00Z"/>
        </w:trPr>
        <w:tc>
          <w:tcPr>
            <w:tcW w:w="758" w:type="pct"/>
            <w:vMerge/>
            <w:hideMark/>
          </w:tcPr>
          <w:p w:rsidR="00110C18" w:rsidRPr="0056388D" w:rsidRDefault="00110C18" w:rsidP="00063728">
            <w:pPr>
              <w:rPr>
                <w:ins w:id="431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41" w:author="KIM, Jason" w:date="2019-04-02T13:39:00Z"/>
                <w:rFonts w:ascii="Calibri" w:eastAsia="Times New Roman" w:hAnsi="Calibri" w:cs="Calibri"/>
                <w:color w:val="000000"/>
                <w:lang w:eastAsia="en-AU"/>
              </w:rPr>
            </w:pPr>
            <w:ins w:id="43142" w:author="KIM, Jason" w:date="2019-04-02T13:39:00Z">
              <w:r w:rsidRPr="0056388D">
                <w:rPr>
                  <w:rFonts w:ascii="Calibri" w:eastAsia="Times New Roman" w:hAnsi="Calibri" w:cs="Calibri"/>
                  <w:color w:val="000000"/>
                  <w:lang w:eastAsia="en-AU"/>
                </w:rPr>
                <w:t>DXE2018</w:t>
              </w:r>
            </w:ins>
          </w:p>
        </w:tc>
        <w:tc>
          <w:tcPr>
            <w:tcW w:w="793" w:type="pct"/>
            <w:noWrap/>
            <w:hideMark/>
          </w:tcPr>
          <w:p w:rsidR="00110C18" w:rsidRPr="0056388D" w:rsidRDefault="00110C18" w:rsidP="00063728">
            <w:pPr>
              <w:rPr>
                <w:ins w:id="43143" w:author="KIM, Jason" w:date="2019-04-02T13:39:00Z"/>
                <w:rFonts w:ascii="Calibri" w:eastAsia="Times New Roman" w:hAnsi="Calibri" w:cs="Calibri"/>
                <w:color w:val="000000"/>
                <w:lang w:eastAsia="en-AU"/>
              </w:rPr>
            </w:pPr>
            <w:ins w:id="431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45" w:author="KIM, Jason" w:date="2019-04-02T13:39:00Z"/>
                <w:rFonts w:ascii="Calibri" w:eastAsia="Times New Roman" w:hAnsi="Calibri" w:cs="Calibri"/>
                <w:color w:val="000000"/>
                <w:lang w:eastAsia="en-AU"/>
              </w:rPr>
            </w:pPr>
            <w:ins w:id="43146" w:author="KIM, Jason" w:date="2019-04-02T13:39:00Z">
              <w:r w:rsidRPr="0056388D">
                <w:rPr>
                  <w:rFonts w:ascii="Calibri" w:eastAsia="Times New Roman" w:hAnsi="Calibri" w:cs="Calibri"/>
                  <w:color w:val="000000"/>
                  <w:lang w:eastAsia="en-AU"/>
                </w:rPr>
                <w:t>Chainage 1607</w:t>
              </w:r>
            </w:ins>
          </w:p>
        </w:tc>
        <w:tc>
          <w:tcPr>
            <w:tcW w:w="818" w:type="pct"/>
            <w:noWrap/>
            <w:hideMark/>
          </w:tcPr>
          <w:p w:rsidR="00110C18" w:rsidRPr="0056388D" w:rsidRDefault="00110C18" w:rsidP="00063728">
            <w:pPr>
              <w:jc w:val="right"/>
              <w:rPr>
                <w:ins w:id="43147" w:author="KIM, Jason" w:date="2019-04-02T13:39:00Z"/>
                <w:rFonts w:ascii="Calibri" w:eastAsia="Times New Roman" w:hAnsi="Calibri" w:cs="Calibri"/>
                <w:color w:val="000000"/>
                <w:lang w:eastAsia="en-AU"/>
              </w:rPr>
            </w:pPr>
            <w:ins w:id="43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49" w:author="KIM, Jason" w:date="2019-04-02T13:39:00Z"/>
        </w:trPr>
        <w:tc>
          <w:tcPr>
            <w:tcW w:w="758" w:type="pct"/>
            <w:vMerge/>
            <w:hideMark/>
          </w:tcPr>
          <w:p w:rsidR="00110C18" w:rsidRPr="0056388D" w:rsidRDefault="00110C18" w:rsidP="00063728">
            <w:pPr>
              <w:rPr>
                <w:ins w:id="431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53" w:author="KIM, Jason" w:date="2019-04-02T13:39:00Z"/>
                <w:rFonts w:ascii="Calibri" w:eastAsia="Times New Roman" w:hAnsi="Calibri" w:cs="Calibri"/>
                <w:color w:val="000000"/>
                <w:lang w:eastAsia="en-AU"/>
              </w:rPr>
            </w:pPr>
            <w:ins w:id="43154" w:author="KIM, Jason" w:date="2019-04-02T13:39:00Z">
              <w:r w:rsidRPr="0056388D">
                <w:rPr>
                  <w:rFonts w:ascii="Calibri" w:eastAsia="Times New Roman" w:hAnsi="Calibri" w:cs="Calibri"/>
                  <w:color w:val="000000"/>
                  <w:lang w:eastAsia="en-AU"/>
                </w:rPr>
                <w:t>DXE2019</w:t>
              </w:r>
            </w:ins>
          </w:p>
        </w:tc>
        <w:tc>
          <w:tcPr>
            <w:tcW w:w="793" w:type="pct"/>
            <w:noWrap/>
            <w:hideMark/>
          </w:tcPr>
          <w:p w:rsidR="00110C18" w:rsidRPr="0056388D" w:rsidRDefault="00110C18" w:rsidP="00063728">
            <w:pPr>
              <w:rPr>
                <w:ins w:id="43155" w:author="KIM, Jason" w:date="2019-04-02T13:39:00Z"/>
                <w:rFonts w:ascii="Calibri" w:eastAsia="Times New Roman" w:hAnsi="Calibri" w:cs="Calibri"/>
                <w:color w:val="000000"/>
                <w:lang w:eastAsia="en-AU"/>
              </w:rPr>
            </w:pPr>
            <w:ins w:id="431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57" w:author="KIM, Jason" w:date="2019-04-02T13:39:00Z"/>
                <w:rFonts w:ascii="Calibri" w:eastAsia="Times New Roman" w:hAnsi="Calibri" w:cs="Calibri"/>
                <w:color w:val="000000"/>
                <w:lang w:eastAsia="en-AU"/>
              </w:rPr>
            </w:pPr>
            <w:ins w:id="43158" w:author="KIM, Jason" w:date="2019-04-02T13:39:00Z">
              <w:r w:rsidRPr="0056388D">
                <w:rPr>
                  <w:rFonts w:ascii="Calibri" w:eastAsia="Times New Roman" w:hAnsi="Calibri" w:cs="Calibri"/>
                  <w:color w:val="000000"/>
                  <w:lang w:eastAsia="en-AU"/>
                </w:rPr>
                <w:t>Chainage 1636</w:t>
              </w:r>
            </w:ins>
          </w:p>
        </w:tc>
        <w:tc>
          <w:tcPr>
            <w:tcW w:w="818" w:type="pct"/>
            <w:noWrap/>
            <w:hideMark/>
          </w:tcPr>
          <w:p w:rsidR="00110C18" w:rsidRPr="0056388D" w:rsidRDefault="00110C18" w:rsidP="00063728">
            <w:pPr>
              <w:jc w:val="right"/>
              <w:rPr>
                <w:ins w:id="43159" w:author="KIM, Jason" w:date="2019-04-02T13:39:00Z"/>
                <w:rFonts w:ascii="Calibri" w:eastAsia="Times New Roman" w:hAnsi="Calibri" w:cs="Calibri"/>
                <w:color w:val="000000"/>
                <w:lang w:eastAsia="en-AU"/>
              </w:rPr>
            </w:pPr>
            <w:ins w:id="431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61" w:author="KIM, Jason" w:date="2019-04-02T13:39:00Z"/>
        </w:trPr>
        <w:tc>
          <w:tcPr>
            <w:tcW w:w="758" w:type="pct"/>
            <w:vMerge w:val="restart"/>
            <w:noWrap/>
            <w:hideMark/>
          </w:tcPr>
          <w:p w:rsidR="00110C18" w:rsidRPr="0056388D" w:rsidRDefault="00110C18" w:rsidP="00063728">
            <w:pPr>
              <w:rPr>
                <w:ins w:id="43162" w:author="KIM, Jason" w:date="2019-04-02T13:39:00Z"/>
                <w:rFonts w:ascii="Calibri" w:eastAsia="Times New Roman" w:hAnsi="Calibri" w:cs="Calibri"/>
                <w:color w:val="000000"/>
                <w:lang w:eastAsia="en-AU"/>
              </w:rPr>
            </w:pPr>
            <w:ins w:id="43163" w:author="KIM, Jason" w:date="2019-04-02T13:39:00Z">
              <w:r w:rsidRPr="0056388D">
                <w:rPr>
                  <w:rFonts w:ascii="Calibri" w:eastAsia="Times New Roman" w:hAnsi="Calibri" w:cs="Calibri"/>
                  <w:color w:val="000000"/>
                  <w:lang w:eastAsia="en-AU"/>
                </w:rPr>
                <w:t>DXE06K4x</w:t>
              </w:r>
            </w:ins>
          </w:p>
        </w:tc>
        <w:tc>
          <w:tcPr>
            <w:tcW w:w="648" w:type="pct"/>
            <w:vMerge w:val="restart"/>
            <w:noWrap/>
            <w:hideMark/>
          </w:tcPr>
          <w:p w:rsidR="00110C18" w:rsidRPr="0056388D" w:rsidRDefault="00110C18" w:rsidP="00063728">
            <w:pPr>
              <w:rPr>
                <w:ins w:id="43164" w:author="KIM, Jason" w:date="2019-04-02T13:39:00Z"/>
                <w:rFonts w:ascii="Calibri" w:eastAsia="Times New Roman" w:hAnsi="Calibri" w:cs="Calibri"/>
                <w:color w:val="000000"/>
                <w:lang w:eastAsia="en-AU"/>
              </w:rPr>
            </w:pPr>
            <w:ins w:id="43165" w:author="KIM, Jason" w:date="2019-04-02T13:39:00Z">
              <w:r w:rsidRPr="0056388D">
                <w:rPr>
                  <w:rFonts w:ascii="Calibri" w:eastAsia="Times New Roman" w:hAnsi="Calibri" w:cs="Calibri"/>
                  <w:color w:val="000000"/>
                  <w:lang w:eastAsia="en-AU"/>
                </w:rPr>
                <w:t>ELZ20032</w:t>
              </w:r>
            </w:ins>
          </w:p>
        </w:tc>
        <w:tc>
          <w:tcPr>
            <w:tcW w:w="516" w:type="pct"/>
            <w:vMerge w:val="restart"/>
            <w:noWrap/>
            <w:hideMark/>
          </w:tcPr>
          <w:p w:rsidR="00110C18" w:rsidRPr="0056388D" w:rsidRDefault="00110C18" w:rsidP="00063728">
            <w:pPr>
              <w:rPr>
                <w:ins w:id="43166" w:author="KIM, Jason" w:date="2019-04-02T13:39:00Z"/>
                <w:rFonts w:ascii="Calibri" w:eastAsia="Times New Roman" w:hAnsi="Calibri" w:cs="Calibri"/>
                <w:color w:val="000000"/>
                <w:lang w:eastAsia="en-AU"/>
              </w:rPr>
            </w:pPr>
            <w:ins w:id="43167"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168" w:author="KIM, Jason" w:date="2019-04-02T13:39:00Z"/>
                <w:rFonts w:ascii="Calibri" w:eastAsia="Times New Roman" w:hAnsi="Calibri" w:cs="Calibri"/>
                <w:color w:val="000000"/>
                <w:lang w:eastAsia="en-AU"/>
              </w:rPr>
            </w:pPr>
            <w:ins w:id="43169" w:author="KIM, Jason" w:date="2019-04-02T13:39:00Z">
              <w:r w:rsidRPr="0056388D">
                <w:rPr>
                  <w:rFonts w:ascii="Calibri" w:eastAsia="Times New Roman" w:hAnsi="Calibri" w:cs="Calibri"/>
                  <w:color w:val="000000"/>
                  <w:lang w:eastAsia="en-AU"/>
                </w:rPr>
                <w:t>DXE2014</w:t>
              </w:r>
            </w:ins>
          </w:p>
        </w:tc>
        <w:tc>
          <w:tcPr>
            <w:tcW w:w="793" w:type="pct"/>
            <w:noWrap/>
            <w:hideMark/>
          </w:tcPr>
          <w:p w:rsidR="00110C18" w:rsidRPr="0056388D" w:rsidRDefault="00110C18" w:rsidP="00063728">
            <w:pPr>
              <w:rPr>
                <w:ins w:id="43170" w:author="KIM, Jason" w:date="2019-04-02T13:39:00Z"/>
                <w:rFonts w:ascii="Calibri" w:eastAsia="Times New Roman" w:hAnsi="Calibri" w:cs="Calibri"/>
                <w:color w:val="000000"/>
                <w:lang w:eastAsia="en-AU"/>
              </w:rPr>
            </w:pPr>
            <w:ins w:id="431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72" w:author="KIM, Jason" w:date="2019-04-02T13:39:00Z"/>
                <w:rFonts w:ascii="Calibri" w:eastAsia="Times New Roman" w:hAnsi="Calibri" w:cs="Calibri"/>
                <w:color w:val="000000"/>
                <w:lang w:eastAsia="en-AU"/>
              </w:rPr>
            </w:pPr>
            <w:ins w:id="43173" w:author="KIM, Jason" w:date="2019-04-02T13:39:00Z">
              <w:r w:rsidRPr="0056388D">
                <w:rPr>
                  <w:rFonts w:ascii="Calibri" w:eastAsia="Times New Roman" w:hAnsi="Calibri" w:cs="Calibri"/>
                  <w:color w:val="000000"/>
                  <w:lang w:eastAsia="en-AU"/>
                </w:rPr>
                <w:t>Chainage 1458</w:t>
              </w:r>
            </w:ins>
          </w:p>
        </w:tc>
        <w:tc>
          <w:tcPr>
            <w:tcW w:w="818" w:type="pct"/>
            <w:noWrap/>
            <w:hideMark/>
          </w:tcPr>
          <w:p w:rsidR="00110C18" w:rsidRPr="0056388D" w:rsidRDefault="00110C18" w:rsidP="00063728">
            <w:pPr>
              <w:jc w:val="right"/>
              <w:rPr>
                <w:ins w:id="43174" w:author="KIM, Jason" w:date="2019-04-02T13:39:00Z"/>
                <w:rFonts w:ascii="Calibri" w:eastAsia="Times New Roman" w:hAnsi="Calibri" w:cs="Calibri"/>
                <w:color w:val="000000"/>
                <w:lang w:eastAsia="en-AU"/>
              </w:rPr>
            </w:pPr>
            <w:ins w:id="43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76" w:author="KIM, Jason" w:date="2019-04-02T13:39:00Z"/>
        </w:trPr>
        <w:tc>
          <w:tcPr>
            <w:tcW w:w="758" w:type="pct"/>
            <w:vMerge/>
            <w:hideMark/>
          </w:tcPr>
          <w:p w:rsidR="00110C18" w:rsidRPr="0056388D" w:rsidRDefault="00110C18" w:rsidP="00063728">
            <w:pPr>
              <w:rPr>
                <w:ins w:id="431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80" w:author="KIM, Jason" w:date="2019-04-02T13:39:00Z"/>
                <w:rFonts w:ascii="Calibri" w:eastAsia="Times New Roman" w:hAnsi="Calibri" w:cs="Calibri"/>
                <w:color w:val="000000"/>
                <w:lang w:eastAsia="en-AU"/>
              </w:rPr>
            </w:pPr>
            <w:ins w:id="43181" w:author="KIM, Jason" w:date="2019-04-02T13:39:00Z">
              <w:r w:rsidRPr="0056388D">
                <w:rPr>
                  <w:rFonts w:ascii="Calibri" w:eastAsia="Times New Roman" w:hAnsi="Calibri" w:cs="Calibri"/>
                  <w:color w:val="000000"/>
                  <w:lang w:eastAsia="en-AU"/>
                </w:rPr>
                <w:t>DXE2015</w:t>
              </w:r>
            </w:ins>
          </w:p>
        </w:tc>
        <w:tc>
          <w:tcPr>
            <w:tcW w:w="793" w:type="pct"/>
            <w:noWrap/>
            <w:hideMark/>
          </w:tcPr>
          <w:p w:rsidR="00110C18" w:rsidRPr="0056388D" w:rsidRDefault="00110C18" w:rsidP="00063728">
            <w:pPr>
              <w:rPr>
                <w:ins w:id="43182" w:author="KIM, Jason" w:date="2019-04-02T13:39:00Z"/>
                <w:rFonts w:ascii="Calibri" w:eastAsia="Times New Roman" w:hAnsi="Calibri" w:cs="Calibri"/>
                <w:color w:val="000000"/>
                <w:lang w:eastAsia="en-AU"/>
              </w:rPr>
            </w:pPr>
            <w:ins w:id="431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84" w:author="KIM, Jason" w:date="2019-04-02T13:39:00Z"/>
                <w:rFonts w:ascii="Calibri" w:eastAsia="Times New Roman" w:hAnsi="Calibri" w:cs="Calibri"/>
                <w:color w:val="000000"/>
                <w:lang w:eastAsia="en-AU"/>
              </w:rPr>
            </w:pPr>
            <w:ins w:id="43185" w:author="KIM, Jason" w:date="2019-04-02T13:39:00Z">
              <w:r w:rsidRPr="0056388D">
                <w:rPr>
                  <w:rFonts w:ascii="Calibri" w:eastAsia="Times New Roman" w:hAnsi="Calibri" w:cs="Calibri"/>
                  <w:color w:val="000000"/>
                  <w:lang w:eastAsia="en-AU"/>
                </w:rPr>
                <w:t>Chainage 1487</w:t>
              </w:r>
            </w:ins>
          </w:p>
        </w:tc>
        <w:tc>
          <w:tcPr>
            <w:tcW w:w="818" w:type="pct"/>
            <w:noWrap/>
            <w:hideMark/>
          </w:tcPr>
          <w:p w:rsidR="00110C18" w:rsidRPr="0056388D" w:rsidRDefault="00110C18" w:rsidP="00063728">
            <w:pPr>
              <w:jc w:val="right"/>
              <w:rPr>
                <w:ins w:id="43186" w:author="KIM, Jason" w:date="2019-04-02T13:39:00Z"/>
                <w:rFonts w:ascii="Calibri" w:eastAsia="Times New Roman" w:hAnsi="Calibri" w:cs="Calibri"/>
                <w:color w:val="000000"/>
                <w:lang w:eastAsia="en-AU"/>
              </w:rPr>
            </w:pPr>
            <w:ins w:id="43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88" w:author="KIM, Jason" w:date="2019-04-02T13:39:00Z"/>
        </w:trPr>
        <w:tc>
          <w:tcPr>
            <w:tcW w:w="758" w:type="pct"/>
            <w:vMerge/>
            <w:hideMark/>
          </w:tcPr>
          <w:p w:rsidR="00110C18" w:rsidRPr="0056388D" w:rsidRDefault="00110C18" w:rsidP="00063728">
            <w:pPr>
              <w:rPr>
                <w:ins w:id="431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92" w:author="KIM, Jason" w:date="2019-04-02T13:39:00Z"/>
                <w:rFonts w:ascii="Calibri" w:eastAsia="Times New Roman" w:hAnsi="Calibri" w:cs="Calibri"/>
                <w:color w:val="000000"/>
                <w:lang w:eastAsia="en-AU"/>
              </w:rPr>
            </w:pPr>
            <w:ins w:id="43193" w:author="KIM, Jason" w:date="2019-04-02T13:39:00Z">
              <w:r w:rsidRPr="0056388D">
                <w:rPr>
                  <w:rFonts w:ascii="Calibri" w:eastAsia="Times New Roman" w:hAnsi="Calibri" w:cs="Calibri"/>
                  <w:color w:val="000000"/>
                  <w:lang w:eastAsia="en-AU"/>
                </w:rPr>
                <w:t>DXE2016</w:t>
              </w:r>
            </w:ins>
          </w:p>
        </w:tc>
        <w:tc>
          <w:tcPr>
            <w:tcW w:w="793" w:type="pct"/>
            <w:noWrap/>
            <w:hideMark/>
          </w:tcPr>
          <w:p w:rsidR="00110C18" w:rsidRPr="0056388D" w:rsidRDefault="00110C18" w:rsidP="00063728">
            <w:pPr>
              <w:rPr>
                <w:ins w:id="43194" w:author="KIM, Jason" w:date="2019-04-02T13:39:00Z"/>
                <w:rFonts w:ascii="Calibri" w:eastAsia="Times New Roman" w:hAnsi="Calibri" w:cs="Calibri"/>
                <w:color w:val="000000"/>
                <w:lang w:eastAsia="en-AU"/>
              </w:rPr>
            </w:pPr>
            <w:ins w:id="431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96" w:author="KIM, Jason" w:date="2019-04-02T13:39:00Z"/>
                <w:rFonts w:ascii="Calibri" w:eastAsia="Times New Roman" w:hAnsi="Calibri" w:cs="Calibri"/>
                <w:color w:val="000000"/>
                <w:lang w:eastAsia="en-AU"/>
              </w:rPr>
            </w:pPr>
            <w:ins w:id="43197" w:author="KIM, Jason" w:date="2019-04-02T13:39:00Z">
              <w:r w:rsidRPr="0056388D">
                <w:rPr>
                  <w:rFonts w:ascii="Calibri" w:eastAsia="Times New Roman" w:hAnsi="Calibri" w:cs="Calibri"/>
                  <w:color w:val="000000"/>
                  <w:lang w:eastAsia="en-AU"/>
                </w:rPr>
                <w:t>Chainage 1517</w:t>
              </w:r>
            </w:ins>
          </w:p>
        </w:tc>
        <w:tc>
          <w:tcPr>
            <w:tcW w:w="818" w:type="pct"/>
            <w:noWrap/>
            <w:hideMark/>
          </w:tcPr>
          <w:p w:rsidR="00110C18" w:rsidRPr="0056388D" w:rsidRDefault="00110C18" w:rsidP="00063728">
            <w:pPr>
              <w:jc w:val="right"/>
              <w:rPr>
                <w:ins w:id="43198" w:author="KIM, Jason" w:date="2019-04-02T13:39:00Z"/>
                <w:rFonts w:ascii="Calibri" w:eastAsia="Times New Roman" w:hAnsi="Calibri" w:cs="Calibri"/>
                <w:color w:val="000000"/>
                <w:lang w:eastAsia="en-AU"/>
              </w:rPr>
            </w:pPr>
            <w:ins w:id="431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00" w:author="KIM, Jason" w:date="2019-04-02T13:39:00Z"/>
        </w:trPr>
        <w:tc>
          <w:tcPr>
            <w:tcW w:w="758" w:type="pct"/>
            <w:vMerge w:val="restart"/>
            <w:noWrap/>
            <w:hideMark/>
          </w:tcPr>
          <w:p w:rsidR="00110C18" w:rsidRPr="0056388D" w:rsidRDefault="00110C18" w:rsidP="00063728">
            <w:pPr>
              <w:rPr>
                <w:ins w:id="43201" w:author="KIM, Jason" w:date="2019-04-02T13:39:00Z"/>
                <w:rFonts w:ascii="Calibri" w:eastAsia="Times New Roman" w:hAnsi="Calibri" w:cs="Calibri"/>
                <w:color w:val="000000"/>
                <w:lang w:eastAsia="en-AU"/>
              </w:rPr>
            </w:pPr>
            <w:ins w:id="43202" w:author="KIM, Jason" w:date="2019-04-02T13:39:00Z">
              <w:r w:rsidRPr="0056388D">
                <w:rPr>
                  <w:rFonts w:ascii="Calibri" w:eastAsia="Times New Roman" w:hAnsi="Calibri" w:cs="Calibri"/>
                  <w:color w:val="000000"/>
                  <w:lang w:eastAsia="en-AU"/>
                </w:rPr>
                <w:t>DXE08NK1x</w:t>
              </w:r>
            </w:ins>
          </w:p>
        </w:tc>
        <w:tc>
          <w:tcPr>
            <w:tcW w:w="648" w:type="pct"/>
            <w:vMerge w:val="restart"/>
            <w:noWrap/>
            <w:hideMark/>
          </w:tcPr>
          <w:p w:rsidR="00110C18" w:rsidRPr="0056388D" w:rsidRDefault="00110C18" w:rsidP="00063728">
            <w:pPr>
              <w:rPr>
                <w:ins w:id="43203" w:author="KIM, Jason" w:date="2019-04-02T13:39:00Z"/>
                <w:rFonts w:ascii="Calibri" w:eastAsia="Times New Roman" w:hAnsi="Calibri" w:cs="Calibri"/>
                <w:color w:val="000000"/>
                <w:lang w:eastAsia="en-AU"/>
              </w:rPr>
            </w:pPr>
            <w:ins w:id="43204" w:author="KIM, Jason" w:date="2019-04-02T13:39:00Z">
              <w:r w:rsidRPr="0056388D">
                <w:rPr>
                  <w:rFonts w:ascii="Calibri" w:eastAsia="Times New Roman" w:hAnsi="Calibri" w:cs="Calibri"/>
                  <w:color w:val="000000"/>
                  <w:lang w:eastAsia="en-AU"/>
                </w:rPr>
                <w:t>ELZ10044</w:t>
              </w:r>
            </w:ins>
          </w:p>
        </w:tc>
        <w:tc>
          <w:tcPr>
            <w:tcW w:w="516" w:type="pct"/>
            <w:vMerge w:val="restart"/>
            <w:noWrap/>
            <w:hideMark/>
          </w:tcPr>
          <w:p w:rsidR="00110C18" w:rsidRPr="0056388D" w:rsidRDefault="00110C18" w:rsidP="00063728">
            <w:pPr>
              <w:rPr>
                <w:ins w:id="43205" w:author="KIM, Jason" w:date="2019-04-02T13:39:00Z"/>
                <w:rFonts w:ascii="Calibri" w:eastAsia="Times New Roman" w:hAnsi="Calibri" w:cs="Calibri"/>
                <w:color w:val="000000"/>
                <w:lang w:eastAsia="en-AU"/>
              </w:rPr>
            </w:pPr>
            <w:ins w:id="43206"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07" w:author="KIM, Jason" w:date="2019-04-02T13:39:00Z"/>
                <w:rFonts w:ascii="Calibri" w:eastAsia="Times New Roman" w:hAnsi="Calibri" w:cs="Calibri"/>
                <w:color w:val="000000"/>
                <w:lang w:eastAsia="en-AU"/>
              </w:rPr>
            </w:pPr>
            <w:ins w:id="43208" w:author="KIM, Jason" w:date="2019-04-02T13:39:00Z">
              <w:r w:rsidRPr="0056388D">
                <w:rPr>
                  <w:rFonts w:ascii="Calibri" w:eastAsia="Times New Roman" w:hAnsi="Calibri" w:cs="Calibri"/>
                  <w:color w:val="000000"/>
                  <w:lang w:eastAsia="en-AU"/>
                </w:rPr>
                <w:t>DXE1016</w:t>
              </w:r>
            </w:ins>
          </w:p>
        </w:tc>
        <w:tc>
          <w:tcPr>
            <w:tcW w:w="793" w:type="pct"/>
            <w:noWrap/>
            <w:hideMark/>
          </w:tcPr>
          <w:p w:rsidR="00110C18" w:rsidRPr="0056388D" w:rsidRDefault="00110C18" w:rsidP="00063728">
            <w:pPr>
              <w:rPr>
                <w:ins w:id="43209" w:author="KIM, Jason" w:date="2019-04-02T13:39:00Z"/>
                <w:rFonts w:ascii="Calibri" w:eastAsia="Times New Roman" w:hAnsi="Calibri" w:cs="Calibri"/>
                <w:color w:val="000000"/>
                <w:lang w:eastAsia="en-AU"/>
              </w:rPr>
            </w:pPr>
            <w:ins w:id="432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11" w:author="KIM, Jason" w:date="2019-04-02T13:39:00Z"/>
                <w:rFonts w:ascii="Calibri" w:eastAsia="Times New Roman" w:hAnsi="Calibri" w:cs="Calibri"/>
                <w:color w:val="000000"/>
                <w:lang w:eastAsia="en-AU"/>
              </w:rPr>
            </w:pPr>
            <w:ins w:id="43212" w:author="KIM, Jason" w:date="2019-04-02T13:39:00Z">
              <w:r w:rsidRPr="0056388D">
                <w:rPr>
                  <w:rFonts w:ascii="Calibri" w:eastAsia="Times New Roman" w:hAnsi="Calibri" w:cs="Calibri"/>
                  <w:color w:val="000000"/>
                  <w:lang w:eastAsia="en-AU"/>
                </w:rPr>
                <w:t>Chainage 1815</w:t>
              </w:r>
            </w:ins>
          </w:p>
        </w:tc>
        <w:tc>
          <w:tcPr>
            <w:tcW w:w="818" w:type="pct"/>
            <w:noWrap/>
            <w:hideMark/>
          </w:tcPr>
          <w:p w:rsidR="00110C18" w:rsidRPr="0056388D" w:rsidRDefault="00110C18" w:rsidP="00063728">
            <w:pPr>
              <w:jc w:val="right"/>
              <w:rPr>
                <w:ins w:id="43213" w:author="KIM, Jason" w:date="2019-04-02T13:39:00Z"/>
                <w:rFonts w:ascii="Calibri" w:eastAsia="Times New Roman" w:hAnsi="Calibri" w:cs="Calibri"/>
                <w:color w:val="000000"/>
                <w:lang w:eastAsia="en-AU"/>
              </w:rPr>
            </w:pPr>
            <w:ins w:id="432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15" w:author="KIM, Jason" w:date="2019-04-02T13:39:00Z"/>
        </w:trPr>
        <w:tc>
          <w:tcPr>
            <w:tcW w:w="758" w:type="pct"/>
            <w:vMerge/>
            <w:hideMark/>
          </w:tcPr>
          <w:p w:rsidR="00110C18" w:rsidRPr="0056388D" w:rsidRDefault="00110C18" w:rsidP="00063728">
            <w:pPr>
              <w:rPr>
                <w:ins w:id="432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19" w:author="KIM, Jason" w:date="2019-04-02T13:39:00Z"/>
                <w:rFonts w:ascii="Calibri" w:eastAsia="Times New Roman" w:hAnsi="Calibri" w:cs="Calibri"/>
                <w:color w:val="000000"/>
                <w:lang w:eastAsia="en-AU"/>
              </w:rPr>
            </w:pPr>
            <w:ins w:id="43220" w:author="KIM, Jason" w:date="2019-04-02T13:39:00Z">
              <w:r w:rsidRPr="0056388D">
                <w:rPr>
                  <w:rFonts w:ascii="Calibri" w:eastAsia="Times New Roman" w:hAnsi="Calibri" w:cs="Calibri"/>
                  <w:color w:val="000000"/>
                  <w:lang w:eastAsia="en-AU"/>
                </w:rPr>
                <w:t>DXE1017</w:t>
              </w:r>
            </w:ins>
          </w:p>
        </w:tc>
        <w:tc>
          <w:tcPr>
            <w:tcW w:w="793" w:type="pct"/>
            <w:noWrap/>
            <w:hideMark/>
          </w:tcPr>
          <w:p w:rsidR="00110C18" w:rsidRPr="0056388D" w:rsidRDefault="00110C18" w:rsidP="00063728">
            <w:pPr>
              <w:rPr>
                <w:ins w:id="43221" w:author="KIM, Jason" w:date="2019-04-02T13:39:00Z"/>
                <w:rFonts w:ascii="Calibri" w:eastAsia="Times New Roman" w:hAnsi="Calibri" w:cs="Calibri"/>
                <w:color w:val="000000"/>
                <w:lang w:eastAsia="en-AU"/>
              </w:rPr>
            </w:pPr>
            <w:ins w:id="432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23" w:author="KIM, Jason" w:date="2019-04-02T13:39:00Z"/>
                <w:rFonts w:ascii="Calibri" w:eastAsia="Times New Roman" w:hAnsi="Calibri" w:cs="Calibri"/>
                <w:color w:val="000000"/>
                <w:lang w:eastAsia="en-AU"/>
              </w:rPr>
            </w:pPr>
            <w:ins w:id="43224" w:author="KIM, Jason" w:date="2019-04-02T13:39:00Z">
              <w:r w:rsidRPr="0056388D">
                <w:rPr>
                  <w:rFonts w:ascii="Calibri" w:eastAsia="Times New Roman" w:hAnsi="Calibri" w:cs="Calibri"/>
                  <w:color w:val="000000"/>
                  <w:lang w:eastAsia="en-AU"/>
                </w:rPr>
                <w:t>Chainage 1844</w:t>
              </w:r>
            </w:ins>
          </w:p>
        </w:tc>
        <w:tc>
          <w:tcPr>
            <w:tcW w:w="818" w:type="pct"/>
            <w:noWrap/>
            <w:hideMark/>
          </w:tcPr>
          <w:p w:rsidR="00110C18" w:rsidRPr="0056388D" w:rsidRDefault="00110C18" w:rsidP="00063728">
            <w:pPr>
              <w:jc w:val="right"/>
              <w:rPr>
                <w:ins w:id="43225" w:author="KIM, Jason" w:date="2019-04-02T13:39:00Z"/>
                <w:rFonts w:ascii="Calibri" w:eastAsia="Times New Roman" w:hAnsi="Calibri" w:cs="Calibri"/>
                <w:color w:val="000000"/>
                <w:lang w:eastAsia="en-AU"/>
              </w:rPr>
            </w:pPr>
            <w:ins w:id="432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27" w:author="KIM, Jason" w:date="2019-04-02T13:39:00Z"/>
        </w:trPr>
        <w:tc>
          <w:tcPr>
            <w:tcW w:w="758" w:type="pct"/>
            <w:vMerge/>
            <w:hideMark/>
          </w:tcPr>
          <w:p w:rsidR="00110C18" w:rsidRPr="0056388D" w:rsidRDefault="00110C18" w:rsidP="00063728">
            <w:pPr>
              <w:rPr>
                <w:ins w:id="432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31" w:author="KIM, Jason" w:date="2019-04-02T13:39:00Z"/>
                <w:rFonts w:ascii="Calibri" w:eastAsia="Times New Roman" w:hAnsi="Calibri" w:cs="Calibri"/>
                <w:color w:val="000000"/>
                <w:lang w:eastAsia="en-AU"/>
              </w:rPr>
            </w:pPr>
            <w:ins w:id="43232" w:author="KIM, Jason" w:date="2019-04-02T13:39:00Z">
              <w:r w:rsidRPr="0056388D">
                <w:rPr>
                  <w:rFonts w:ascii="Calibri" w:eastAsia="Times New Roman" w:hAnsi="Calibri" w:cs="Calibri"/>
                  <w:color w:val="000000"/>
                  <w:lang w:eastAsia="en-AU"/>
                </w:rPr>
                <w:t>DXE1018</w:t>
              </w:r>
            </w:ins>
          </w:p>
        </w:tc>
        <w:tc>
          <w:tcPr>
            <w:tcW w:w="793" w:type="pct"/>
            <w:noWrap/>
            <w:hideMark/>
          </w:tcPr>
          <w:p w:rsidR="00110C18" w:rsidRPr="0056388D" w:rsidRDefault="00110C18" w:rsidP="00063728">
            <w:pPr>
              <w:rPr>
                <w:ins w:id="43233" w:author="KIM, Jason" w:date="2019-04-02T13:39:00Z"/>
                <w:rFonts w:ascii="Calibri" w:eastAsia="Times New Roman" w:hAnsi="Calibri" w:cs="Calibri"/>
                <w:color w:val="000000"/>
                <w:lang w:eastAsia="en-AU"/>
              </w:rPr>
            </w:pPr>
            <w:ins w:id="432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35" w:author="KIM, Jason" w:date="2019-04-02T13:39:00Z"/>
                <w:rFonts w:ascii="Calibri" w:eastAsia="Times New Roman" w:hAnsi="Calibri" w:cs="Calibri"/>
                <w:color w:val="000000"/>
                <w:lang w:eastAsia="en-AU"/>
              </w:rPr>
            </w:pPr>
            <w:ins w:id="43236" w:author="KIM, Jason" w:date="2019-04-02T13:39:00Z">
              <w:r w:rsidRPr="0056388D">
                <w:rPr>
                  <w:rFonts w:ascii="Calibri" w:eastAsia="Times New Roman" w:hAnsi="Calibri" w:cs="Calibri"/>
                  <w:color w:val="000000"/>
                  <w:lang w:eastAsia="en-AU"/>
                </w:rPr>
                <w:t>Chainage 1873</w:t>
              </w:r>
            </w:ins>
          </w:p>
        </w:tc>
        <w:tc>
          <w:tcPr>
            <w:tcW w:w="818" w:type="pct"/>
            <w:noWrap/>
            <w:hideMark/>
          </w:tcPr>
          <w:p w:rsidR="00110C18" w:rsidRPr="0056388D" w:rsidRDefault="00110C18" w:rsidP="00063728">
            <w:pPr>
              <w:jc w:val="right"/>
              <w:rPr>
                <w:ins w:id="43237" w:author="KIM, Jason" w:date="2019-04-02T13:39:00Z"/>
                <w:rFonts w:ascii="Calibri" w:eastAsia="Times New Roman" w:hAnsi="Calibri" w:cs="Calibri"/>
                <w:color w:val="000000"/>
                <w:lang w:eastAsia="en-AU"/>
              </w:rPr>
            </w:pPr>
            <w:ins w:id="43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39" w:author="KIM, Jason" w:date="2019-04-02T13:39:00Z"/>
        </w:trPr>
        <w:tc>
          <w:tcPr>
            <w:tcW w:w="758" w:type="pct"/>
            <w:vMerge w:val="restart"/>
            <w:noWrap/>
            <w:hideMark/>
          </w:tcPr>
          <w:p w:rsidR="00110C18" w:rsidRPr="0056388D" w:rsidRDefault="00110C18" w:rsidP="00063728">
            <w:pPr>
              <w:rPr>
                <w:ins w:id="43240" w:author="KIM, Jason" w:date="2019-04-02T13:39:00Z"/>
                <w:rFonts w:ascii="Calibri" w:eastAsia="Times New Roman" w:hAnsi="Calibri" w:cs="Calibri"/>
                <w:color w:val="000000"/>
                <w:lang w:eastAsia="en-AU"/>
              </w:rPr>
            </w:pPr>
            <w:ins w:id="43241" w:author="KIM, Jason" w:date="2019-04-02T13:39:00Z">
              <w:r w:rsidRPr="0056388D">
                <w:rPr>
                  <w:rFonts w:ascii="Calibri" w:eastAsia="Times New Roman" w:hAnsi="Calibri" w:cs="Calibri"/>
                  <w:color w:val="000000"/>
                  <w:lang w:eastAsia="en-AU"/>
                </w:rPr>
                <w:t>DXE08NK2x</w:t>
              </w:r>
            </w:ins>
          </w:p>
        </w:tc>
        <w:tc>
          <w:tcPr>
            <w:tcW w:w="648" w:type="pct"/>
            <w:vMerge w:val="restart"/>
            <w:noWrap/>
            <w:hideMark/>
          </w:tcPr>
          <w:p w:rsidR="00110C18" w:rsidRPr="0056388D" w:rsidRDefault="00110C18" w:rsidP="00063728">
            <w:pPr>
              <w:rPr>
                <w:ins w:id="43242" w:author="KIM, Jason" w:date="2019-04-02T13:39:00Z"/>
                <w:rFonts w:ascii="Calibri" w:eastAsia="Times New Roman" w:hAnsi="Calibri" w:cs="Calibri"/>
                <w:color w:val="000000"/>
                <w:lang w:eastAsia="en-AU"/>
              </w:rPr>
            </w:pPr>
            <w:ins w:id="43243" w:author="KIM, Jason" w:date="2019-04-02T13:39:00Z">
              <w:r w:rsidRPr="0056388D">
                <w:rPr>
                  <w:rFonts w:ascii="Calibri" w:eastAsia="Times New Roman" w:hAnsi="Calibri" w:cs="Calibri"/>
                  <w:color w:val="000000"/>
                  <w:lang w:eastAsia="en-AU"/>
                </w:rPr>
                <w:t>ELZ10040</w:t>
              </w:r>
            </w:ins>
          </w:p>
        </w:tc>
        <w:tc>
          <w:tcPr>
            <w:tcW w:w="516" w:type="pct"/>
            <w:vMerge w:val="restart"/>
            <w:noWrap/>
            <w:hideMark/>
          </w:tcPr>
          <w:p w:rsidR="00110C18" w:rsidRPr="0056388D" w:rsidRDefault="00110C18" w:rsidP="00063728">
            <w:pPr>
              <w:rPr>
                <w:ins w:id="43244" w:author="KIM, Jason" w:date="2019-04-02T13:39:00Z"/>
                <w:rFonts w:ascii="Calibri" w:eastAsia="Times New Roman" w:hAnsi="Calibri" w:cs="Calibri"/>
                <w:color w:val="000000"/>
                <w:lang w:eastAsia="en-AU"/>
              </w:rPr>
            </w:pPr>
            <w:ins w:id="43245"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46" w:author="KIM, Jason" w:date="2019-04-02T13:39:00Z"/>
                <w:rFonts w:ascii="Calibri" w:eastAsia="Times New Roman" w:hAnsi="Calibri" w:cs="Calibri"/>
                <w:color w:val="000000"/>
                <w:lang w:eastAsia="en-AU"/>
              </w:rPr>
            </w:pPr>
            <w:ins w:id="43247" w:author="KIM, Jason" w:date="2019-04-02T13:39:00Z">
              <w:r w:rsidRPr="0056388D">
                <w:rPr>
                  <w:rFonts w:ascii="Calibri" w:eastAsia="Times New Roman" w:hAnsi="Calibri" w:cs="Calibri"/>
                  <w:color w:val="000000"/>
                  <w:lang w:eastAsia="en-AU"/>
                </w:rPr>
                <w:t>DXE1013</w:t>
              </w:r>
            </w:ins>
          </w:p>
        </w:tc>
        <w:tc>
          <w:tcPr>
            <w:tcW w:w="793" w:type="pct"/>
            <w:noWrap/>
            <w:hideMark/>
          </w:tcPr>
          <w:p w:rsidR="00110C18" w:rsidRPr="0056388D" w:rsidRDefault="00110C18" w:rsidP="00063728">
            <w:pPr>
              <w:rPr>
                <w:ins w:id="43248" w:author="KIM, Jason" w:date="2019-04-02T13:39:00Z"/>
                <w:rFonts w:ascii="Calibri" w:eastAsia="Times New Roman" w:hAnsi="Calibri" w:cs="Calibri"/>
                <w:color w:val="000000"/>
                <w:lang w:eastAsia="en-AU"/>
              </w:rPr>
            </w:pPr>
            <w:ins w:id="432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50" w:author="KIM, Jason" w:date="2019-04-02T13:39:00Z"/>
                <w:rFonts w:ascii="Calibri" w:eastAsia="Times New Roman" w:hAnsi="Calibri" w:cs="Calibri"/>
                <w:color w:val="000000"/>
                <w:lang w:eastAsia="en-AU"/>
              </w:rPr>
            </w:pPr>
            <w:ins w:id="43251" w:author="KIM, Jason" w:date="2019-04-02T13:39:00Z">
              <w:r w:rsidRPr="0056388D">
                <w:rPr>
                  <w:rFonts w:ascii="Calibri" w:eastAsia="Times New Roman" w:hAnsi="Calibri" w:cs="Calibri"/>
                  <w:color w:val="000000"/>
                  <w:lang w:eastAsia="en-AU"/>
                </w:rPr>
                <w:t>Chainage 1699</w:t>
              </w:r>
            </w:ins>
          </w:p>
        </w:tc>
        <w:tc>
          <w:tcPr>
            <w:tcW w:w="818" w:type="pct"/>
            <w:noWrap/>
            <w:hideMark/>
          </w:tcPr>
          <w:p w:rsidR="00110C18" w:rsidRPr="0056388D" w:rsidRDefault="00110C18" w:rsidP="00063728">
            <w:pPr>
              <w:jc w:val="right"/>
              <w:rPr>
                <w:ins w:id="43252" w:author="KIM, Jason" w:date="2019-04-02T13:39:00Z"/>
                <w:rFonts w:ascii="Calibri" w:eastAsia="Times New Roman" w:hAnsi="Calibri" w:cs="Calibri"/>
                <w:color w:val="000000"/>
                <w:lang w:eastAsia="en-AU"/>
              </w:rPr>
            </w:pPr>
            <w:ins w:id="432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54" w:author="KIM, Jason" w:date="2019-04-02T13:39:00Z"/>
        </w:trPr>
        <w:tc>
          <w:tcPr>
            <w:tcW w:w="758" w:type="pct"/>
            <w:vMerge/>
            <w:hideMark/>
          </w:tcPr>
          <w:p w:rsidR="00110C18" w:rsidRPr="0056388D" w:rsidRDefault="00110C18" w:rsidP="00063728">
            <w:pPr>
              <w:rPr>
                <w:ins w:id="432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58" w:author="KIM, Jason" w:date="2019-04-02T13:39:00Z"/>
                <w:rFonts w:ascii="Calibri" w:eastAsia="Times New Roman" w:hAnsi="Calibri" w:cs="Calibri"/>
                <w:color w:val="000000"/>
                <w:lang w:eastAsia="en-AU"/>
              </w:rPr>
            </w:pPr>
            <w:ins w:id="43259" w:author="KIM, Jason" w:date="2019-04-02T13:39:00Z">
              <w:r w:rsidRPr="0056388D">
                <w:rPr>
                  <w:rFonts w:ascii="Calibri" w:eastAsia="Times New Roman" w:hAnsi="Calibri" w:cs="Calibri"/>
                  <w:color w:val="000000"/>
                  <w:lang w:eastAsia="en-AU"/>
                </w:rPr>
                <w:t>DXE1014</w:t>
              </w:r>
            </w:ins>
          </w:p>
        </w:tc>
        <w:tc>
          <w:tcPr>
            <w:tcW w:w="793" w:type="pct"/>
            <w:noWrap/>
            <w:hideMark/>
          </w:tcPr>
          <w:p w:rsidR="00110C18" w:rsidRPr="0056388D" w:rsidRDefault="00110C18" w:rsidP="00063728">
            <w:pPr>
              <w:rPr>
                <w:ins w:id="43260" w:author="KIM, Jason" w:date="2019-04-02T13:39:00Z"/>
                <w:rFonts w:ascii="Calibri" w:eastAsia="Times New Roman" w:hAnsi="Calibri" w:cs="Calibri"/>
                <w:color w:val="000000"/>
                <w:lang w:eastAsia="en-AU"/>
              </w:rPr>
            </w:pPr>
            <w:ins w:id="432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62" w:author="KIM, Jason" w:date="2019-04-02T13:39:00Z"/>
                <w:rFonts w:ascii="Calibri" w:eastAsia="Times New Roman" w:hAnsi="Calibri" w:cs="Calibri"/>
                <w:color w:val="000000"/>
                <w:lang w:eastAsia="en-AU"/>
              </w:rPr>
            </w:pPr>
            <w:ins w:id="43263" w:author="KIM, Jason" w:date="2019-04-02T13:39:00Z">
              <w:r w:rsidRPr="0056388D">
                <w:rPr>
                  <w:rFonts w:ascii="Calibri" w:eastAsia="Times New Roman" w:hAnsi="Calibri" w:cs="Calibri"/>
                  <w:color w:val="000000"/>
                  <w:lang w:eastAsia="en-AU"/>
                </w:rPr>
                <w:t>Chainage 1728</w:t>
              </w:r>
            </w:ins>
          </w:p>
        </w:tc>
        <w:tc>
          <w:tcPr>
            <w:tcW w:w="818" w:type="pct"/>
            <w:noWrap/>
            <w:hideMark/>
          </w:tcPr>
          <w:p w:rsidR="00110C18" w:rsidRPr="0056388D" w:rsidRDefault="00110C18" w:rsidP="00063728">
            <w:pPr>
              <w:jc w:val="right"/>
              <w:rPr>
                <w:ins w:id="43264" w:author="KIM, Jason" w:date="2019-04-02T13:39:00Z"/>
                <w:rFonts w:ascii="Calibri" w:eastAsia="Times New Roman" w:hAnsi="Calibri" w:cs="Calibri"/>
                <w:color w:val="000000"/>
                <w:lang w:eastAsia="en-AU"/>
              </w:rPr>
            </w:pPr>
            <w:ins w:id="43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66" w:author="KIM, Jason" w:date="2019-04-02T13:39:00Z"/>
        </w:trPr>
        <w:tc>
          <w:tcPr>
            <w:tcW w:w="758" w:type="pct"/>
            <w:vMerge/>
            <w:hideMark/>
          </w:tcPr>
          <w:p w:rsidR="00110C18" w:rsidRPr="0056388D" w:rsidRDefault="00110C18" w:rsidP="00063728">
            <w:pPr>
              <w:rPr>
                <w:ins w:id="432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70" w:author="KIM, Jason" w:date="2019-04-02T13:39:00Z"/>
                <w:rFonts w:ascii="Calibri" w:eastAsia="Times New Roman" w:hAnsi="Calibri" w:cs="Calibri"/>
                <w:color w:val="000000"/>
                <w:lang w:eastAsia="en-AU"/>
              </w:rPr>
            </w:pPr>
            <w:ins w:id="43271" w:author="KIM, Jason" w:date="2019-04-02T13:39:00Z">
              <w:r w:rsidRPr="0056388D">
                <w:rPr>
                  <w:rFonts w:ascii="Calibri" w:eastAsia="Times New Roman" w:hAnsi="Calibri" w:cs="Calibri"/>
                  <w:color w:val="000000"/>
                  <w:lang w:eastAsia="en-AU"/>
                </w:rPr>
                <w:t>DXE1015</w:t>
              </w:r>
            </w:ins>
          </w:p>
        </w:tc>
        <w:tc>
          <w:tcPr>
            <w:tcW w:w="793" w:type="pct"/>
            <w:noWrap/>
            <w:hideMark/>
          </w:tcPr>
          <w:p w:rsidR="00110C18" w:rsidRPr="0056388D" w:rsidRDefault="00110C18" w:rsidP="00063728">
            <w:pPr>
              <w:rPr>
                <w:ins w:id="43272" w:author="KIM, Jason" w:date="2019-04-02T13:39:00Z"/>
                <w:rFonts w:ascii="Calibri" w:eastAsia="Times New Roman" w:hAnsi="Calibri" w:cs="Calibri"/>
                <w:color w:val="000000"/>
                <w:lang w:eastAsia="en-AU"/>
              </w:rPr>
            </w:pPr>
            <w:ins w:id="432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74" w:author="KIM, Jason" w:date="2019-04-02T13:39:00Z"/>
                <w:rFonts w:ascii="Calibri" w:eastAsia="Times New Roman" w:hAnsi="Calibri" w:cs="Calibri"/>
                <w:color w:val="000000"/>
                <w:lang w:eastAsia="en-AU"/>
              </w:rPr>
            </w:pPr>
            <w:ins w:id="43275" w:author="KIM, Jason" w:date="2019-04-02T13:39:00Z">
              <w:r w:rsidRPr="0056388D">
                <w:rPr>
                  <w:rFonts w:ascii="Calibri" w:eastAsia="Times New Roman" w:hAnsi="Calibri" w:cs="Calibri"/>
                  <w:color w:val="000000"/>
                  <w:lang w:eastAsia="en-AU"/>
                </w:rPr>
                <w:t>Chainage 1757</w:t>
              </w:r>
            </w:ins>
          </w:p>
        </w:tc>
        <w:tc>
          <w:tcPr>
            <w:tcW w:w="818" w:type="pct"/>
            <w:noWrap/>
            <w:hideMark/>
          </w:tcPr>
          <w:p w:rsidR="00110C18" w:rsidRPr="0056388D" w:rsidRDefault="00110C18" w:rsidP="00063728">
            <w:pPr>
              <w:jc w:val="right"/>
              <w:rPr>
                <w:ins w:id="43276" w:author="KIM, Jason" w:date="2019-04-02T13:39:00Z"/>
                <w:rFonts w:ascii="Calibri" w:eastAsia="Times New Roman" w:hAnsi="Calibri" w:cs="Calibri"/>
                <w:color w:val="000000"/>
                <w:lang w:eastAsia="en-AU"/>
              </w:rPr>
            </w:pPr>
            <w:ins w:id="43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78" w:author="KIM, Jason" w:date="2019-04-02T13:39:00Z"/>
        </w:trPr>
        <w:tc>
          <w:tcPr>
            <w:tcW w:w="758" w:type="pct"/>
            <w:vMerge w:val="restart"/>
            <w:noWrap/>
            <w:hideMark/>
          </w:tcPr>
          <w:p w:rsidR="00110C18" w:rsidRPr="0056388D" w:rsidRDefault="00110C18" w:rsidP="00063728">
            <w:pPr>
              <w:rPr>
                <w:ins w:id="43279" w:author="KIM, Jason" w:date="2019-04-02T13:39:00Z"/>
                <w:rFonts w:ascii="Calibri" w:eastAsia="Times New Roman" w:hAnsi="Calibri" w:cs="Calibri"/>
                <w:color w:val="000000"/>
                <w:lang w:eastAsia="en-AU"/>
              </w:rPr>
            </w:pPr>
            <w:ins w:id="43280" w:author="KIM, Jason" w:date="2019-04-02T13:39:00Z">
              <w:r w:rsidRPr="0056388D">
                <w:rPr>
                  <w:rFonts w:ascii="Calibri" w:eastAsia="Times New Roman" w:hAnsi="Calibri" w:cs="Calibri"/>
                  <w:color w:val="000000"/>
                  <w:lang w:eastAsia="en-AU"/>
                </w:rPr>
                <w:t>DXE08SK3x</w:t>
              </w:r>
            </w:ins>
          </w:p>
        </w:tc>
        <w:tc>
          <w:tcPr>
            <w:tcW w:w="648" w:type="pct"/>
            <w:vMerge w:val="restart"/>
            <w:noWrap/>
            <w:hideMark/>
          </w:tcPr>
          <w:p w:rsidR="00110C18" w:rsidRPr="0056388D" w:rsidRDefault="00110C18" w:rsidP="00063728">
            <w:pPr>
              <w:rPr>
                <w:ins w:id="43281" w:author="KIM, Jason" w:date="2019-04-02T13:39:00Z"/>
                <w:rFonts w:ascii="Calibri" w:eastAsia="Times New Roman" w:hAnsi="Calibri" w:cs="Calibri"/>
                <w:color w:val="000000"/>
                <w:lang w:eastAsia="en-AU"/>
              </w:rPr>
            </w:pPr>
            <w:ins w:id="43282" w:author="KIM, Jason" w:date="2019-04-02T13:39:00Z">
              <w:r w:rsidRPr="0056388D">
                <w:rPr>
                  <w:rFonts w:ascii="Calibri" w:eastAsia="Times New Roman" w:hAnsi="Calibri" w:cs="Calibri"/>
                  <w:color w:val="000000"/>
                  <w:lang w:eastAsia="en-AU"/>
                </w:rPr>
                <w:t>ELZ20044</w:t>
              </w:r>
            </w:ins>
          </w:p>
        </w:tc>
        <w:tc>
          <w:tcPr>
            <w:tcW w:w="516" w:type="pct"/>
            <w:vMerge w:val="restart"/>
            <w:noWrap/>
            <w:hideMark/>
          </w:tcPr>
          <w:p w:rsidR="00110C18" w:rsidRPr="0056388D" w:rsidRDefault="00110C18" w:rsidP="00063728">
            <w:pPr>
              <w:rPr>
                <w:ins w:id="43283" w:author="KIM, Jason" w:date="2019-04-02T13:39:00Z"/>
                <w:rFonts w:ascii="Calibri" w:eastAsia="Times New Roman" w:hAnsi="Calibri" w:cs="Calibri"/>
                <w:color w:val="000000"/>
                <w:lang w:eastAsia="en-AU"/>
              </w:rPr>
            </w:pPr>
            <w:ins w:id="43284"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85" w:author="KIM, Jason" w:date="2019-04-02T13:39:00Z"/>
                <w:rFonts w:ascii="Calibri" w:eastAsia="Times New Roman" w:hAnsi="Calibri" w:cs="Calibri"/>
                <w:color w:val="000000"/>
                <w:lang w:eastAsia="en-AU"/>
              </w:rPr>
            </w:pPr>
            <w:ins w:id="43286" w:author="KIM, Jason" w:date="2019-04-02T13:39:00Z">
              <w:r w:rsidRPr="0056388D">
                <w:rPr>
                  <w:rFonts w:ascii="Calibri" w:eastAsia="Times New Roman" w:hAnsi="Calibri" w:cs="Calibri"/>
                  <w:color w:val="000000"/>
                  <w:lang w:eastAsia="en-AU"/>
                </w:rPr>
                <w:t>DXE2023</w:t>
              </w:r>
            </w:ins>
          </w:p>
        </w:tc>
        <w:tc>
          <w:tcPr>
            <w:tcW w:w="793" w:type="pct"/>
            <w:noWrap/>
            <w:hideMark/>
          </w:tcPr>
          <w:p w:rsidR="00110C18" w:rsidRPr="0056388D" w:rsidRDefault="00110C18" w:rsidP="00063728">
            <w:pPr>
              <w:rPr>
                <w:ins w:id="43287" w:author="KIM, Jason" w:date="2019-04-02T13:39:00Z"/>
                <w:rFonts w:ascii="Calibri" w:eastAsia="Times New Roman" w:hAnsi="Calibri" w:cs="Calibri"/>
                <w:color w:val="000000"/>
                <w:lang w:eastAsia="en-AU"/>
              </w:rPr>
            </w:pPr>
            <w:ins w:id="432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289" w:author="KIM, Jason" w:date="2019-04-02T13:39:00Z"/>
                <w:rFonts w:ascii="Calibri" w:eastAsia="Times New Roman" w:hAnsi="Calibri" w:cs="Calibri"/>
                <w:color w:val="000000"/>
                <w:lang w:eastAsia="en-AU"/>
              </w:rPr>
            </w:pPr>
            <w:ins w:id="43290" w:author="KIM, Jason" w:date="2019-04-02T13:39:00Z">
              <w:r w:rsidRPr="0056388D">
                <w:rPr>
                  <w:rFonts w:ascii="Calibri" w:eastAsia="Times New Roman" w:hAnsi="Calibri" w:cs="Calibri"/>
                  <w:color w:val="000000"/>
                  <w:lang w:eastAsia="en-AU"/>
                </w:rPr>
                <w:t>Chainage 1819</w:t>
              </w:r>
            </w:ins>
          </w:p>
        </w:tc>
        <w:tc>
          <w:tcPr>
            <w:tcW w:w="818" w:type="pct"/>
            <w:noWrap/>
            <w:hideMark/>
          </w:tcPr>
          <w:p w:rsidR="00110C18" w:rsidRPr="0056388D" w:rsidRDefault="00110C18" w:rsidP="00063728">
            <w:pPr>
              <w:jc w:val="right"/>
              <w:rPr>
                <w:ins w:id="43291" w:author="KIM, Jason" w:date="2019-04-02T13:39:00Z"/>
                <w:rFonts w:ascii="Calibri" w:eastAsia="Times New Roman" w:hAnsi="Calibri" w:cs="Calibri"/>
                <w:color w:val="000000"/>
                <w:lang w:eastAsia="en-AU"/>
              </w:rPr>
            </w:pPr>
            <w:ins w:id="43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93" w:author="KIM, Jason" w:date="2019-04-02T13:39:00Z"/>
        </w:trPr>
        <w:tc>
          <w:tcPr>
            <w:tcW w:w="758" w:type="pct"/>
            <w:vMerge/>
            <w:hideMark/>
          </w:tcPr>
          <w:p w:rsidR="00110C18" w:rsidRPr="0056388D" w:rsidRDefault="00110C18" w:rsidP="00063728">
            <w:pPr>
              <w:rPr>
                <w:ins w:id="432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97" w:author="KIM, Jason" w:date="2019-04-02T13:39:00Z"/>
                <w:rFonts w:ascii="Calibri" w:eastAsia="Times New Roman" w:hAnsi="Calibri" w:cs="Calibri"/>
                <w:color w:val="000000"/>
                <w:lang w:eastAsia="en-AU"/>
              </w:rPr>
            </w:pPr>
            <w:ins w:id="43298" w:author="KIM, Jason" w:date="2019-04-02T13:39:00Z">
              <w:r w:rsidRPr="0056388D">
                <w:rPr>
                  <w:rFonts w:ascii="Calibri" w:eastAsia="Times New Roman" w:hAnsi="Calibri" w:cs="Calibri"/>
                  <w:color w:val="000000"/>
                  <w:lang w:eastAsia="en-AU"/>
                </w:rPr>
                <w:t>DXE2024</w:t>
              </w:r>
            </w:ins>
          </w:p>
        </w:tc>
        <w:tc>
          <w:tcPr>
            <w:tcW w:w="793" w:type="pct"/>
            <w:noWrap/>
            <w:hideMark/>
          </w:tcPr>
          <w:p w:rsidR="00110C18" w:rsidRPr="0056388D" w:rsidRDefault="00110C18" w:rsidP="00063728">
            <w:pPr>
              <w:rPr>
                <w:ins w:id="43299" w:author="KIM, Jason" w:date="2019-04-02T13:39:00Z"/>
                <w:rFonts w:ascii="Calibri" w:eastAsia="Times New Roman" w:hAnsi="Calibri" w:cs="Calibri"/>
                <w:color w:val="000000"/>
                <w:lang w:eastAsia="en-AU"/>
              </w:rPr>
            </w:pPr>
            <w:ins w:id="433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01" w:author="KIM, Jason" w:date="2019-04-02T13:39:00Z"/>
                <w:rFonts w:ascii="Calibri" w:eastAsia="Times New Roman" w:hAnsi="Calibri" w:cs="Calibri"/>
                <w:color w:val="000000"/>
                <w:lang w:eastAsia="en-AU"/>
              </w:rPr>
            </w:pPr>
            <w:ins w:id="43302" w:author="KIM, Jason" w:date="2019-04-02T13:39:00Z">
              <w:r w:rsidRPr="0056388D">
                <w:rPr>
                  <w:rFonts w:ascii="Calibri" w:eastAsia="Times New Roman" w:hAnsi="Calibri" w:cs="Calibri"/>
                  <w:color w:val="000000"/>
                  <w:lang w:eastAsia="en-AU"/>
                </w:rPr>
                <w:t>Chainage 1848</w:t>
              </w:r>
            </w:ins>
          </w:p>
        </w:tc>
        <w:tc>
          <w:tcPr>
            <w:tcW w:w="818" w:type="pct"/>
            <w:noWrap/>
            <w:hideMark/>
          </w:tcPr>
          <w:p w:rsidR="00110C18" w:rsidRPr="0056388D" w:rsidRDefault="00110C18" w:rsidP="00063728">
            <w:pPr>
              <w:jc w:val="right"/>
              <w:rPr>
                <w:ins w:id="43303" w:author="KIM, Jason" w:date="2019-04-02T13:39:00Z"/>
                <w:rFonts w:ascii="Calibri" w:eastAsia="Times New Roman" w:hAnsi="Calibri" w:cs="Calibri"/>
                <w:color w:val="000000"/>
                <w:lang w:eastAsia="en-AU"/>
              </w:rPr>
            </w:pPr>
            <w:ins w:id="43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05" w:author="KIM, Jason" w:date="2019-04-02T13:39:00Z"/>
        </w:trPr>
        <w:tc>
          <w:tcPr>
            <w:tcW w:w="758" w:type="pct"/>
            <w:vMerge/>
            <w:hideMark/>
          </w:tcPr>
          <w:p w:rsidR="00110C18" w:rsidRPr="0056388D" w:rsidRDefault="00110C18" w:rsidP="00063728">
            <w:pPr>
              <w:rPr>
                <w:ins w:id="433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09" w:author="KIM, Jason" w:date="2019-04-02T13:39:00Z"/>
                <w:rFonts w:ascii="Calibri" w:eastAsia="Times New Roman" w:hAnsi="Calibri" w:cs="Calibri"/>
                <w:color w:val="000000"/>
                <w:lang w:eastAsia="en-AU"/>
              </w:rPr>
            </w:pPr>
            <w:ins w:id="43310" w:author="KIM, Jason" w:date="2019-04-02T13:39:00Z">
              <w:r w:rsidRPr="0056388D">
                <w:rPr>
                  <w:rFonts w:ascii="Calibri" w:eastAsia="Times New Roman" w:hAnsi="Calibri" w:cs="Calibri"/>
                  <w:color w:val="000000"/>
                  <w:lang w:eastAsia="en-AU"/>
                </w:rPr>
                <w:t>DXE2025</w:t>
              </w:r>
            </w:ins>
          </w:p>
        </w:tc>
        <w:tc>
          <w:tcPr>
            <w:tcW w:w="793" w:type="pct"/>
            <w:noWrap/>
            <w:hideMark/>
          </w:tcPr>
          <w:p w:rsidR="00110C18" w:rsidRPr="0056388D" w:rsidRDefault="00110C18" w:rsidP="00063728">
            <w:pPr>
              <w:rPr>
                <w:ins w:id="43311" w:author="KIM, Jason" w:date="2019-04-02T13:39:00Z"/>
                <w:rFonts w:ascii="Calibri" w:eastAsia="Times New Roman" w:hAnsi="Calibri" w:cs="Calibri"/>
                <w:color w:val="000000"/>
                <w:lang w:eastAsia="en-AU"/>
              </w:rPr>
            </w:pPr>
            <w:ins w:id="433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13" w:author="KIM, Jason" w:date="2019-04-02T13:39:00Z"/>
                <w:rFonts w:ascii="Calibri" w:eastAsia="Times New Roman" w:hAnsi="Calibri" w:cs="Calibri"/>
                <w:color w:val="000000"/>
                <w:lang w:eastAsia="en-AU"/>
              </w:rPr>
            </w:pPr>
            <w:ins w:id="43314" w:author="KIM, Jason" w:date="2019-04-02T13:39:00Z">
              <w:r w:rsidRPr="0056388D">
                <w:rPr>
                  <w:rFonts w:ascii="Calibri" w:eastAsia="Times New Roman" w:hAnsi="Calibri" w:cs="Calibri"/>
                  <w:color w:val="000000"/>
                  <w:lang w:eastAsia="en-AU"/>
                </w:rPr>
                <w:t>Chainage 1877</w:t>
              </w:r>
            </w:ins>
          </w:p>
        </w:tc>
        <w:tc>
          <w:tcPr>
            <w:tcW w:w="818" w:type="pct"/>
            <w:noWrap/>
            <w:hideMark/>
          </w:tcPr>
          <w:p w:rsidR="00110C18" w:rsidRPr="0056388D" w:rsidRDefault="00110C18" w:rsidP="00063728">
            <w:pPr>
              <w:jc w:val="right"/>
              <w:rPr>
                <w:ins w:id="43315" w:author="KIM, Jason" w:date="2019-04-02T13:39:00Z"/>
                <w:rFonts w:ascii="Calibri" w:eastAsia="Times New Roman" w:hAnsi="Calibri" w:cs="Calibri"/>
                <w:color w:val="000000"/>
                <w:lang w:eastAsia="en-AU"/>
              </w:rPr>
            </w:pPr>
            <w:ins w:id="43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17" w:author="KIM, Jason" w:date="2019-04-02T13:39:00Z"/>
        </w:trPr>
        <w:tc>
          <w:tcPr>
            <w:tcW w:w="758" w:type="pct"/>
            <w:vMerge w:val="restart"/>
            <w:noWrap/>
            <w:hideMark/>
          </w:tcPr>
          <w:p w:rsidR="00110C18" w:rsidRPr="0056388D" w:rsidRDefault="00110C18" w:rsidP="00063728">
            <w:pPr>
              <w:rPr>
                <w:ins w:id="43318" w:author="KIM, Jason" w:date="2019-04-02T13:39:00Z"/>
                <w:rFonts w:ascii="Calibri" w:eastAsia="Times New Roman" w:hAnsi="Calibri" w:cs="Calibri"/>
                <w:color w:val="000000"/>
                <w:lang w:eastAsia="en-AU"/>
              </w:rPr>
            </w:pPr>
            <w:ins w:id="43319" w:author="KIM, Jason" w:date="2019-04-02T13:39:00Z">
              <w:r w:rsidRPr="0056388D">
                <w:rPr>
                  <w:rFonts w:ascii="Calibri" w:eastAsia="Times New Roman" w:hAnsi="Calibri" w:cs="Calibri"/>
                  <w:color w:val="000000"/>
                  <w:lang w:eastAsia="en-AU"/>
                </w:rPr>
                <w:t>DXE08SK4x</w:t>
              </w:r>
            </w:ins>
          </w:p>
        </w:tc>
        <w:tc>
          <w:tcPr>
            <w:tcW w:w="648" w:type="pct"/>
            <w:vMerge w:val="restart"/>
            <w:noWrap/>
            <w:hideMark/>
          </w:tcPr>
          <w:p w:rsidR="00110C18" w:rsidRPr="0056388D" w:rsidRDefault="00110C18" w:rsidP="00063728">
            <w:pPr>
              <w:rPr>
                <w:ins w:id="43320" w:author="KIM, Jason" w:date="2019-04-02T13:39:00Z"/>
                <w:rFonts w:ascii="Calibri" w:eastAsia="Times New Roman" w:hAnsi="Calibri" w:cs="Calibri"/>
                <w:color w:val="000000"/>
                <w:lang w:eastAsia="en-AU"/>
              </w:rPr>
            </w:pPr>
            <w:ins w:id="43321" w:author="KIM, Jason" w:date="2019-04-02T13:39:00Z">
              <w:r w:rsidRPr="0056388D">
                <w:rPr>
                  <w:rFonts w:ascii="Calibri" w:eastAsia="Times New Roman" w:hAnsi="Calibri" w:cs="Calibri"/>
                  <w:color w:val="000000"/>
                  <w:lang w:eastAsia="en-AU"/>
                </w:rPr>
                <w:t>ELZ20040</w:t>
              </w:r>
            </w:ins>
          </w:p>
        </w:tc>
        <w:tc>
          <w:tcPr>
            <w:tcW w:w="516" w:type="pct"/>
            <w:vMerge w:val="restart"/>
            <w:noWrap/>
            <w:hideMark/>
          </w:tcPr>
          <w:p w:rsidR="00110C18" w:rsidRPr="0056388D" w:rsidRDefault="00110C18" w:rsidP="00063728">
            <w:pPr>
              <w:rPr>
                <w:ins w:id="43322" w:author="KIM, Jason" w:date="2019-04-02T13:39:00Z"/>
                <w:rFonts w:ascii="Calibri" w:eastAsia="Times New Roman" w:hAnsi="Calibri" w:cs="Calibri"/>
                <w:color w:val="000000"/>
                <w:lang w:eastAsia="en-AU"/>
              </w:rPr>
            </w:pPr>
            <w:ins w:id="43323"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324" w:author="KIM, Jason" w:date="2019-04-02T13:39:00Z"/>
                <w:rFonts w:ascii="Calibri" w:eastAsia="Times New Roman" w:hAnsi="Calibri" w:cs="Calibri"/>
                <w:color w:val="000000"/>
                <w:lang w:eastAsia="en-AU"/>
              </w:rPr>
            </w:pPr>
            <w:ins w:id="43325" w:author="KIM, Jason" w:date="2019-04-02T13:39:00Z">
              <w:r w:rsidRPr="0056388D">
                <w:rPr>
                  <w:rFonts w:ascii="Calibri" w:eastAsia="Times New Roman" w:hAnsi="Calibri" w:cs="Calibri"/>
                  <w:color w:val="000000"/>
                  <w:lang w:eastAsia="en-AU"/>
                </w:rPr>
                <w:t>DXE2020</w:t>
              </w:r>
            </w:ins>
          </w:p>
        </w:tc>
        <w:tc>
          <w:tcPr>
            <w:tcW w:w="793" w:type="pct"/>
            <w:noWrap/>
            <w:hideMark/>
          </w:tcPr>
          <w:p w:rsidR="00110C18" w:rsidRPr="0056388D" w:rsidRDefault="00110C18" w:rsidP="00063728">
            <w:pPr>
              <w:rPr>
                <w:ins w:id="43326" w:author="KIM, Jason" w:date="2019-04-02T13:39:00Z"/>
                <w:rFonts w:ascii="Calibri" w:eastAsia="Times New Roman" w:hAnsi="Calibri" w:cs="Calibri"/>
                <w:color w:val="000000"/>
                <w:lang w:eastAsia="en-AU"/>
              </w:rPr>
            </w:pPr>
            <w:ins w:id="433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28" w:author="KIM, Jason" w:date="2019-04-02T13:39:00Z"/>
                <w:rFonts w:ascii="Calibri" w:eastAsia="Times New Roman" w:hAnsi="Calibri" w:cs="Calibri"/>
                <w:color w:val="000000"/>
                <w:lang w:eastAsia="en-AU"/>
              </w:rPr>
            </w:pPr>
            <w:ins w:id="43329" w:author="KIM, Jason" w:date="2019-04-02T13:39:00Z">
              <w:r w:rsidRPr="0056388D">
                <w:rPr>
                  <w:rFonts w:ascii="Calibri" w:eastAsia="Times New Roman" w:hAnsi="Calibri" w:cs="Calibri"/>
                  <w:color w:val="000000"/>
                  <w:lang w:eastAsia="en-AU"/>
                </w:rPr>
                <w:t>Chainage 1699</w:t>
              </w:r>
            </w:ins>
          </w:p>
        </w:tc>
        <w:tc>
          <w:tcPr>
            <w:tcW w:w="818" w:type="pct"/>
            <w:noWrap/>
            <w:hideMark/>
          </w:tcPr>
          <w:p w:rsidR="00110C18" w:rsidRPr="0056388D" w:rsidRDefault="00110C18" w:rsidP="00063728">
            <w:pPr>
              <w:jc w:val="right"/>
              <w:rPr>
                <w:ins w:id="43330" w:author="KIM, Jason" w:date="2019-04-02T13:39:00Z"/>
                <w:rFonts w:ascii="Calibri" w:eastAsia="Times New Roman" w:hAnsi="Calibri" w:cs="Calibri"/>
                <w:color w:val="000000"/>
                <w:lang w:eastAsia="en-AU"/>
              </w:rPr>
            </w:pPr>
            <w:ins w:id="43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32" w:author="KIM, Jason" w:date="2019-04-02T13:39:00Z"/>
        </w:trPr>
        <w:tc>
          <w:tcPr>
            <w:tcW w:w="758" w:type="pct"/>
            <w:vMerge/>
            <w:hideMark/>
          </w:tcPr>
          <w:p w:rsidR="00110C18" w:rsidRPr="0056388D" w:rsidRDefault="00110C18" w:rsidP="00063728">
            <w:pPr>
              <w:rPr>
                <w:ins w:id="433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36" w:author="KIM, Jason" w:date="2019-04-02T13:39:00Z"/>
                <w:rFonts w:ascii="Calibri" w:eastAsia="Times New Roman" w:hAnsi="Calibri" w:cs="Calibri"/>
                <w:color w:val="000000"/>
                <w:lang w:eastAsia="en-AU"/>
              </w:rPr>
            </w:pPr>
            <w:ins w:id="43337" w:author="KIM, Jason" w:date="2019-04-02T13:39:00Z">
              <w:r w:rsidRPr="0056388D">
                <w:rPr>
                  <w:rFonts w:ascii="Calibri" w:eastAsia="Times New Roman" w:hAnsi="Calibri" w:cs="Calibri"/>
                  <w:color w:val="000000"/>
                  <w:lang w:eastAsia="en-AU"/>
                </w:rPr>
                <w:t>DXE2021</w:t>
              </w:r>
            </w:ins>
          </w:p>
        </w:tc>
        <w:tc>
          <w:tcPr>
            <w:tcW w:w="793" w:type="pct"/>
            <w:noWrap/>
            <w:hideMark/>
          </w:tcPr>
          <w:p w:rsidR="00110C18" w:rsidRPr="0056388D" w:rsidRDefault="00110C18" w:rsidP="00063728">
            <w:pPr>
              <w:rPr>
                <w:ins w:id="43338" w:author="KIM, Jason" w:date="2019-04-02T13:39:00Z"/>
                <w:rFonts w:ascii="Calibri" w:eastAsia="Times New Roman" w:hAnsi="Calibri" w:cs="Calibri"/>
                <w:color w:val="000000"/>
                <w:lang w:eastAsia="en-AU"/>
              </w:rPr>
            </w:pPr>
            <w:ins w:id="433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40" w:author="KIM, Jason" w:date="2019-04-02T13:39:00Z"/>
                <w:rFonts w:ascii="Calibri" w:eastAsia="Times New Roman" w:hAnsi="Calibri" w:cs="Calibri"/>
                <w:color w:val="000000"/>
                <w:lang w:eastAsia="en-AU"/>
              </w:rPr>
            </w:pPr>
            <w:ins w:id="43341" w:author="KIM, Jason" w:date="2019-04-02T13:39:00Z">
              <w:r w:rsidRPr="0056388D">
                <w:rPr>
                  <w:rFonts w:ascii="Calibri" w:eastAsia="Times New Roman" w:hAnsi="Calibri" w:cs="Calibri"/>
                  <w:color w:val="000000"/>
                  <w:lang w:eastAsia="en-AU"/>
                </w:rPr>
                <w:t>Chainage 1728</w:t>
              </w:r>
            </w:ins>
          </w:p>
        </w:tc>
        <w:tc>
          <w:tcPr>
            <w:tcW w:w="818" w:type="pct"/>
            <w:noWrap/>
            <w:hideMark/>
          </w:tcPr>
          <w:p w:rsidR="00110C18" w:rsidRPr="0056388D" w:rsidRDefault="00110C18" w:rsidP="00063728">
            <w:pPr>
              <w:jc w:val="right"/>
              <w:rPr>
                <w:ins w:id="43342" w:author="KIM, Jason" w:date="2019-04-02T13:39:00Z"/>
                <w:rFonts w:ascii="Calibri" w:eastAsia="Times New Roman" w:hAnsi="Calibri" w:cs="Calibri"/>
                <w:color w:val="000000"/>
                <w:lang w:eastAsia="en-AU"/>
              </w:rPr>
            </w:pPr>
            <w:ins w:id="43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44" w:author="KIM, Jason" w:date="2019-04-02T13:39:00Z"/>
        </w:trPr>
        <w:tc>
          <w:tcPr>
            <w:tcW w:w="758" w:type="pct"/>
            <w:vMerge/>
            <w:hideMark/>
          </w:tcPr>
          <w:p w:rsidR="00110C18" w:rsidRPr="0056388D" w:rsidRDefault="00110C18" w:rsidP="00063728">
            <w:pPr>
              <w:rPr>
                <w:ins w:id="433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48" w:author="KIM, Jason" w:date="2019-04-02T13:39:00Z"/>
                <w:rFonts w:ascii="Calibri" w:eastAsia="Times New Roman" w:hAnsi="Calibri" w:cs="Calibri"/>
                <w:color w:val="000000"/>
                <w:lang w:eastAsia="en-AU"/>
              </w:rPr>
            </w:pPr>
            <w:ins w:id="43349" w:author="KIM, Jason" w:date="2019-04-02T13:39:00Z">
              <w:r w:rsidRPr="0056388D">
                <w:rPr>
                  <w:rFonts w:ascii="Calibri" w:eastAsia="Times New Roman" w:hAnsi="Calibri" w:cs="Calibri"/>
                  <w:color w:val="000000"/>
                  <w:lang w:eastAsia="en-AU"/>
                </w:rPr>
                <w:t>DXE2022</w:t>
              </w:r>
            </w:ins>
          </w:p>
        </w:tc>
        <w:tc>
          <w:tcPr>
            <w:tcW w:w="793" w:type="pct"/>
            <w:noWrap/>
            <w:hideMark/>
          </w:tcPr>
          <w:p w:rsidR="00110C18" w:rsidRPr="0056388D" w:rsidRDefault="00110C18" w:rsidP="00063728">
            <w:pPr>
              <w:rPr>
                <w:ins w:id="43350" w:author="KIM, Jason" w:date="2019-04-02T13:39:00Z"/>
                <w:rFonts w:ascii="Calibri" w:eastAsia="Times New Roman" w:hAnsi="Calibri" w:cs="Calibri"/>
                <w:color w:val="000000"/>
                <w:lang w:eastAsia="en-AU"/>
              </w:rPr>
            </w:pPr>
            <w:ins w:id="433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52" w:author="KIM, Jason" w:date="2019-04-02T13:39:00Z"/>
                <w:rFonts w:ascii="Calibri" w:eastAsia="Times New Roman" w:hAnsi="Calibri" w:cs="Calibri"/>
                <w:color w:val="000000"/>
                <w:lang w:eastAsia="en-AU"/>
              </w:rPr>
            </w:pPr>
            <w:ins w:id="43353" w:author="KIM, Jason" w:date="2019-04-02T13:39:00Z">
              <w:r w:rsidRPr="0056388D">
                <w:rPr>
                  <w:rFonts w:ascii="Calibri" w:eastAsia="Times New Roman" w:hAnsi="Calibri" w:cs="Calibri"/>
                  <w:color w:val="000000"/>
                  <w:lang w:eastAsia="en-AU"/>
                </w:rPr>
                <w:t>Chainage 1757</w:t>
              </w:r>
            </w:ins>
          </w:p>
        </w:tc>
        <w:tc>
          <w:tcPr>
            <w:tcW w:w="818" w:type="pct"/>
            <w:noWrap/>
            <w:hideMark/>
          </w:tcPr>
          <w:p w:rsidR="00110C18" w:rsidRPr="0056388D" w:rsidRDefault="00110C18" w:rsidP="00063728">
            <w:pPr>
              <w:jc w:val="right"/>
              <w:rPr>
                <w:ins w:id="43354" w:author="KIM, Jason" w:date="2019-04-02T13:39:00Z"/>
                <w:rFonts w:ascii="Calibri" w:eastAsia="Times New Roman" w:hAnsi="Calibri" w:cs="Calibri"/>
                <w:color w:val="000000"/>
                <w:lang w:eastAsia="en-AU"/>
              </w:rPr>
            </w:pPr>
            <w:ins w:id="433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56" w:author="KIM, Jason" w:date="2019-04-02T13:39:00Z"/>
        </w:trPr>
        <w:tc>
          <w:tcPr>
            <w:tcW w:w="758" w:type="pct"/>
            <w:vMerge w:val="restart"/>
            <w:noWrap/>
            <w:hideMark/>
          </w:tcPr>
          <w:p w:rsidR="00110C18" w:rsidRPr="0056388D" w:rsidRDefault="00110C18" w:rsidP="00063728">
            <w:pPr>
              <w:rPr>
                <w:ins w:id="43357" w:author="KIM, Jason" w:date="2019-04-02T13:39:00Z"/>
                <w:rFonts w:ascii="Calibri" w:eastAsia="Times New Roman" w:hAnsi="Calibri" w:cs="Calibri"/>
                <w:color w:val="000000"/>
                <w:lang w:eastAsia="en-AU"/>
              </w:rPr>
            </w:pPr>
            <w:ins w:id="43358" w:author="KIM, Jason" w:date="2019-04-02T13:39:00Z">
              <w:r w:rsidRPr="0056388D">
                <w:rPr>
                  <w:rFonts w:ascii="Calibri" w:eastAsia="Times New Roman" w:hAnsi="Calibri" w:cs="Calibri"/>
                  <w:color w:val="000000"/>
                  <w:lang w:eastAsia="en-AU"/>
                </w:rPr>
                <w:lastRenderedPageBreak/>
                <w:t>DXE10K1x</w:t>
              </w:r>
            </w:ins>
          </w:p>
        </w:tc>
        <w:tc>
          <w:tcPr>
            <w:tcW w:w="648" w:type="pct"/>
            <w:vMerge w:val="restart"/>
            <w:noWrap/>
            <w:hideMark/>
          </w:tcPr>
          <w:p w:rsidR="00110C18" w:rsidRPr="0056388D" w:rsidRDefault="00110C18" w:rsidP="00063728">
            <w:pPr>
              <w:rPr>
                <w:ins w:id="43359" w:author="KIM, Jason" w:date="2019-04-02T13:39:00Z"/>
                <w:rFonts w:ascii="Calibri" w:eastAsia="Times New Roman" w:hAnsi="Calibri" w:cs="Calibri"/>
                <w:color w:val="000000"/>
                <w:lang w:eastAsia="en-AU"/>
              </w:rPr>
            </w:pPr>
            <w:ins w:id="43360" w:author="KIM, Jason" w:date="2019-04-02T13:39:00Z">
              <w:r w:rsidRPr="0056388D">
                <w:rPr>
                  <w:rFonts w:ascii="Calibri" w:eastAsia="Times New Roman" w:hAnsi="Calibri" w:cs="Calibri"/>
                  <w:color w:val="000000"/>
                  <w:lang w:eastAsia="en-AU"/>
                </w:rPr>
                <w:t>ELZ10052</w:t>
              </w:r>
            </w:ins>
          </w:p>
        </w:tc>
        <w:tc>
          <w:tcPr>
            <w:tcW w:w="516" w:type="pct"/>
            <w:vMerge w:val="restart"/>
            <w:noWrap/>
            <w:hideMark/>
          </w:tcPr>
          <w:p w:rsidR="00110C18" w:rsidRPr="0056388D" w:rsidRDefault="00110C18" w:rsidP="00063728">
            <w:pPr>
              <w:rPr>
                <w:ins w:id="43361" w:author="KIM, Jason" w:date="2019-04-02T13:39:00Z"/>
                <w:rFonts w:ascii="Calibri" w:eastAsia="Times New Roman" w:hAnsi="Calibri" w:cs="Calibri"/>
                <w:color w:val="000000"/>
                <w:lang w:eastAsia="en-AU"/>
              </w:rPr>
            </w:pPr>
            <w:ins w:id="4336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363" w:author="KIM, Jason" w:date="2019-04-02T13:39:00Z"/>
                <w:rFonts w:ascii="Calibri" w:eastAsia="Times New Roman" w:hAnsi="Calibri" w:cs="Calibri"/>
                <w:color w:val="000000"/>
                <w:lang w:eastAsia="en-AU"/>
              </w:rPr>
            </w:pPr>
            <w:ins w:id="43364" w:author="KIM, Jason" w:date="2019-04-02T13:39:00Z">
              <w:r w:rsidRPr="0056388D">
                <w:rPr>
                  <w:rFonts w:ascii="Calibri" w:eastAsia="Times New Roman" w:hAnsi="Calibri" w:cs="Calibri"/>
                  <w:color w:val="000000"/>
                  <w:lang w:eastAsia="en-AU"/>
                </w:rPr>
                <w:t>DXE1022</w:t>
              </w:r>
            </w:ins>
          </w:p>
        </w:tc>
        <w:tc>
          <w:tcPr>
            <w:tcW w:w="793" w:type="pct"/>
            <w:noWrap/>
            <w:hideMark/>
          </w:tcPr>
          <w:p w:rsidR="00110C18" w:rsidRPr="0056388D" w:rsidRDefault="00110C18" w:rsidP="00063728">
            <w:pPr>
              <w:rPr>
                <w:ins w:id="43365" w:author="KIM, Jason" w:date="2019-04-02T13:39:00Z"/>
                <w:rFonts w:ascii="Calibri" w:eastAsia="Times New Roman" w:hAnsi="Calibri" w:cs="Calibri"/>
                <w:color w:val="000000"/>
                <w:lang w:eastAsia="en-AU"/>
              </w:rPr>
            </w:pPr>
            <w:ins w:id="433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67" w:author="KIM, Jason" w:date="2019-04-02T13:39:00Z"/>
                <w:rFonts w:ascii="Calibri" w:eastAsia="Times New Roman" w:hAnsi="Calibri" w:cs="Calibri"/>
                <w:color w:val="000000"/>
                <w:lang w:eastAsia="en-AU"/>
              </w:rPr>
            </w:pPr>
            <w:ins w:id="43368" w:author="KIM, Jason" w:date="2019-04-02T13:39:00Z">
              <w:r w:rsidRPr="0056388D">
                <w:rPr>
                  <w:rFonts w:ascii="Calibri" w:eastAsia="Times New Roman" w:hAnsi="Calibri" w:cs="Calibri"/>
                  <w:color w:val="000000"/>
                  <w:lang w:eastAsia="en-AU"/>
                </w:rPr>
                <w:t>Chainage 2028</w:t>
              </w:r>
            </w:ins>
          </w:p>
        </w:tc>
        <w:tc>
          <w:tcPr>
            <w:tcW w:w="818" w:type="pct"/>
            <w:noWrap/>
            <w:hideMark/>
          </w:tcPr>
          <w:p w:rsidR="00110C18" w:rsidRPr="0056388D" w:rsidRDefault="00110C18" w:rsidP="00063728">
            <w:pPr>
              <w:jc w:val="right"/>
              <w:rPr>
                <w:ins w:id="43369" w:author="KIM, Jason" w:date="2019-04-02T13:39:00Z"/>
                <w:rFonts w:ascii="Calibri" w:eastAsia="Times New Roman" w:hAnsi="Calibri" w:cs="Calibri"/>
                <w:color w:val="000000"/>
                <w:lang w:eastAsia="en-AU"/>
              </w:rPr>
            </w:pPr>
            <w:ins w:id="433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71" w:author="KIM, Jason" w:date="2019-04-02T13:39:00Z"/>
        </w:trPr>
        <w:tc>
          <w:tcPr>
            <w:tcW w:w="758" w:type="pct"/>
            <w:vMerge/>
            <w:hideMark/>
          </w:tcPr>
          <w:p w:rsidR="00110C18" w:rsidRPr="0056388D" w:rsidRDefault="00110C18" w:rsidP="00063728">
            <w:pPr>
              <w:rPr>
                <w:ins w:id="433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75" w:author="KIM, Jason" w:date="2019-04-02T13:39:00Z"/>
                <w:rFonts w:ascii="Calibri" w:eastAsia="Times New Roman" w:hAnsi="Calibri" w:cs="Calibri"/>
                <w:color w:val="000000"/>
                <w:lang w:eastAsia="en-AU"/>
              </w:rPr>
            </w:pPr>
            <w:ins w:id="43376" w:author="KIM, Jason" w:date="2019-04-02T13:39:00Z">
              <w:r w:rsidRPr="0056388D">
                <w:rPr>
                  <w:rFonts w:ascii="Calibri" w:eastAsia="Times New Roman" w:hAnsi="Calibri" w:cs="Calibri"/>
                  <w:color w:val="000000"/>
                  <w:lang w:eastAsia="en-AU"/>
                </w:rPr>
                <w:t>DXE1023</w:t>
              </w:r>
            </w:ins>
          </w:p>
        </w:tc>
        <w:tc>
          <w:tcPr>
            <w:tcW w:w="793" w:type="pct"/>
            <w:noWrap/>
            <w:hideMark/>
          </w:tcPr>
          <w:p w:rsidR="00110C18" w:rsidRPr="0056388D" w:rsidRDefault="00110C18" w:rsidP="00063728">
            <w:pPr>
              <w:rPr>
                <w:ins w:id="43377" w:author="KIM, Jason" w:date="2019-04-02T13:39:00Z"/>
                <w:rFonts w:ascii="Calibri" w:eastAsia="Times New Roman" w:hAnsi="Calibri" w:cs="Calibri"/>
                <w:color w:val="000000"/>
                <w:lang w:eastAsia="en-AU"/>
              </w:rPr>
            </w:pPr>
            <w:ins w:id="433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79" w:author="KIM, Jason" w:date="2019-04-02T13:39:00Z"/>
                <w:rFonts w:ascii="Calibri" w:eastAsia="Times New Roman" w:hAnsi="Calibri" w:cs="Calibri"/>
                <w:color w:val="000000"/>
                <w:lang w:eastAsia="en-AU"/>
              </w:rPr>
            </w:pPr>
            <w:ins w:id="43380" w:author="KIM, Jason" w:date="2019-04-02T13:39:00Z">
              <w:r w:rsidRPr="0056388D">
                <w:rPr>
                  <w:rFonts w:ascii="Calibri" w:eastAsia="Times New Roman" w:hAnsi="Calibri" w:cs="Calibri"/>
                  <w:color w:val="000000"/>
                  <w:lang w:eastAsia="en-AU"/>
                </w:rPr>
                <w:t>Chainage 2037</w:t>
              </w:r>
            </w:ins>
          </w:p>
        </w:tc>
        <w:tc>
          <w:tcPr>
            <w:tcW w:w="818" w:type="pct"/>
            <w:noWrap/>
            <w:hideMark/>
          </w:tcPr>
          <w:p w:rsidR="00110C18" w:rsidRPr="0056388D" w:rsidRDefault="00110C18" w:rsidP="00063728">
            <w:pPr>
              <w:jc w:val="right"/>
              <w:rPr>
                <w:ins w:id="43381" w:author="KIM, Jason" w:date="2019-04-02T13:39:00Z"/>
                <w:rFonts w:ascii="Calibri" w:eastAsia="Times New Roman" w:hAnsi="Calibri" w:cs="Calibri"/>
                <w:color w:val="000000"/>
                <w:lang w:eastAsia="en-AU"/>
              </w:rPr>
            </w:pPr>
            <w:ins w:id="433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83" w:author="KIM, Jason" w:date="2019-04-02T13:39:00Z"/>
        </w:trPr>
        <w:tc>
          <w:tcPr>
            <w:tcW w:w="758" w:type="pct"/>
            <w:vMerge/>
            <w:hideMark/>
          </w:tcPr>
          <w:p w:rsidR="00110C18" w:rsidRPr="0056388D" w:rsidRDefault="00110C18" w:rsidP="00063728">
            <w:pPr>
              <w:rPr>
                <w:ins w:id="433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87" w:author="KIM, Jason" w:date="2019-04-02T13:39:00Z"/>
                <w:rFonts w:ascii="Calibri" w:eastAsia="Times New Roman" w:hAnsi="Calibri" w:cs="Calibri"/>
                <w:color w:val="000000"/>
                <w:lang w:eastAsia="en-AU"/>
              </w:rPr>
            </w:pPr>
            <w:ins w:id="43388" w:author="KIM, Jason" w:date="2019-04-02T13:39:00Z">
              <w:r w:rsidRPr="0056388D">
                <w:rPr>
                  <w:rFonts w:ascii="Calibri" w:eastAsia="Times New Roman" w:hAnsi="Calibri" w:cs="Calibri"/>
                  <w:color w:val="000000"/>
                  <w:lang w:eastAsia="en-AU"/>
                </w:rPr>
                <w:t>DXE1024</w:t>
              </w:r>
            </w:ins>
          </w:p>
        </w:tc>
        <w:tc>
          <w:tcPr>
            <w:tcW w:w="793" w:type="pct"/>
            <w:noWrap/>
            <w:hideMark/>
          </w:tcPr>
          <w:p w:rsidR="00110C18" w:rsidRPr="0056388D" w:rsidRDefault="00110C18" w:rsidP="00063728">
            <w:pPr>
              <w:rPr>
                <w:ins w:id="43389" w:author="KIM, Jason" w:date="2019-04-02T13:39:00Z"/>
                <w:rFonts w:ascii="Calibri" w:eastAsia="Times New Roman" w:hAnsi="Calibri" w:cs="Calibri"/>
                <w:color w:val="000000"/>
                <w:lang w:eastAsia="en-AU"/>
              </w:rPr>
            </w:pPr>
            <w:ins w:id="433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91" w:author="KIM, Jason" w:date="2019-04-02T13:39:00Z"/>
                <w:rFonts w:ascii="Calibri" w:eastAsia="Times New Roman" w:hAnsi="Calibri" w:cs="Calibri"/>
                <w:color w:val="000000"/>
                <w:lang w:eastAsia="en-AU"/>
              </w:rPr>
            </w:pPr>
            <w:ins w:id="43392" w:author="KIM, Jason" w:date="2019-04-02T13:39:00Z">
              <w:r w:rsidRPr="0056388D">
                <w:rPr>
                  <w:rFonts w:ascii="Calibri" w:eastAsia="Times New Roman" w:hAnsi="Calibri" w:cs="Calibri"/>
                  <w:color w:val="000000"/>
                  <w:lang w:eastAsia="en-AU"/>
                </w:rPr>
                <w:t>Chainage 2047</w:t>
              </w:r>
            </w:ins>
          </w:p>
        </w:tc>
        <w:tc>
          <w:tcPr>
            <w:tcW w:w="818" w:type="pct"/>
            <w:noWrap/>
            <w:hideMark/>
          </w:tcPr>
          <w:p w:rsidR="00110C18" w:rsidRPr="0056388D" w:rsidRDefault="00110C18" w:rsidP="00063728">
            <w:pPr>
              <w:jc w:val="right"/>
              <w:rPr>
                <w:ins w:id="43393" w:author="KIM, Jason" w:date="2019-04-02T13:39:00Z"/>
                <w:rFonts w:ascii="Calibri" w:eastAsia="Times New Roman" w:hAnsi="Calibri" w:cs="Calibri"/>
                <w:color w:val="000000"/>
                <w:lang w:eastAsia="en-AU"/>
              </w:rPr>
            </w:pPr>
            <w:ins w:id="433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95" w:author="KIM, Jason" w:date="2019-04-02T13:39:00Z"/>
        </w:trPr>
        <w:tc>
          <w:tcPr>
            <w:tcW w:w="758" w:type="pct"/>
            <w:vMerge/>
            <w:hideMark/>
          </w:tcPr>
          <w:p w:rsidR="00110C18" w:rsidRPr="0056388D" w:rsidRDefault="00110C18" w:rsidP="00063728">
            <w:pPr>
              <w:rPr>
                <w:ins w:id="433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99" w:author="KIM, Jason" w:date="2019-04-02T13:39:00Z"/>
                <w:rFonts w:ascii="Calibri" w:eastAsia="Times New Roman" w:hAnsi="Calibri" w:cs="Calibri"/>
                <w:color w:val="000000"/>
                <w:lang w:eastAsia="en-AU"/>
              </w:rPr>
            </w:pPr>
            <w:ins w:id="43400" w:author="KIM, Jason" w:date="2019-04-02T13:39:00Z">
              <w:r w:rsidRPr="0056388D">
                <w:rPr>
                  <w:rFonts w:ascii="Calibri" w:eastAsia="Times New Roman" w:hAnsi="Calibri" w:cs="Calibri"/>
                  <w:color w:val="000000"/>
                  <w:lang w:eastAsia="en-AU"/>
                </w:rPr>
                <w:t>DXE1025</w:t>
              </w:r>
            </w:ins>
          </w:p>
        </w:tc>
        <w:tc>
          <w:tcPr>
            <w:tcW w:w="793" w:type="pct"/>
            <w:noWrap/>
            <w:hideMark/>
          </w:tcPr>
          <w:p w:rsidR="00110C18" w:rsidRPr="0056388D" w:rsidRDefault="00110C18" w:rsidP="00063728">
            <w:pPr>
              <w:rPr>
                <w:ins w:id="43401" w:author="KIM, Jason" w:date="2019-04-02T13:39:00Z"/>
                <w:rFonts w:ascii="Calibri" w:eastAsia="Times New Roman" w:hAnsi="Calibri" w:cs="Calibri"/>
                <w:color w:val="000000"/>
                <w:lang w:eastAsia="en-AU"/>
              </w:rPr>
            </w:pPr>
            <w:ins w:id="434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03" w:author="KIM, Jason" w:date="2019-04-02T13:39:00Z"/>
                <w:rFonts w:ascii="Calibri" w:eastAsia="Times New Roman" w:hAnsi="Calibri" w:cs="Calibri"/>
                <w:color w:val="000000"/>
                <w:lang w:eastAsia="en-AU"/>
              </w:rPr>
            </w:pPr>
            <w:ins w:id="43404" w:author="KIM, Jason" w:date="2019-04-02T13:39:00Z">
              <w:r w:rsidRPr="0056388D">
                <w:rPr>
                  <w:rFonts w:ascii="Calibri" w:eastAsia="Times New Roman" w:hAnsi="Calibri" w:cs="Calibri"/>
                  <w:color w:val="000000"/>
                  <w:lang w:eastAsia="en-AU"/>
                </w:rPr>
                <w:t>Chainage 2056</w:t>
              </w:r>
            </w:ins>
          </w:p>
        </w:tc>
        <w:tc>
          <w:tcPr>
            <w:tcW w:w="818" w:type="pct"/>
            <w:noWrap/>
            <w:hideMark/>
          </w:tcPr>
          <w:p w:rsidR="00110C18" w:rsidRPr="0056388D" w:rsidRDefault="00110C18" w:rsidP="00063728">
            <w:pPr>
              <w:jc w:val="right"/>
              <w:rPr>
                <w:ins w:id="43405" w:author="KIM, Jason" w:date="2019-04-02T13:39:00Z"/>
                <w:rFonts w:ascii="Calibri" w:eastAsia="Times New Roman" w:hAnsi="Calibri" w:cs="Calibri"/>
                <w:color w:val="000000"/>
                <w:lang w:eastAsia="en-AU"/>
              </w:rPr>
            </w:pPr>
            <w:ins w:id="43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07" w:author="KIM, Jason" w:date="2019-04-02T13:39:00Z"/>
        </w:trPr>
        <w:tc>
          <w:tcPr>
            <w:tcW w:w="758" w:type="pct"/>
            <w:vMerge/>
            <w:hideMark/>
          </w:tcPr>
          <w:p w:rsidR="00110C18" w:rsidRPr="0056388D" w:rsidRDefault="00110C18" w:rsidP="00063728">
            <w:pPr>
              <w:rPr>
                <w:ins w:id="434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11" w:author="KIM, Jason" w:date="2019-04-02T13:39:00Z"/>
                <w:rFonts w:ascii="Calibri" w:eastAsia="Times New Roman" w:hAnsi="Calibri" w:cs="Calibri"/>
                <w:color w:val="000000"/>
                <w:lang w:eastAsia="en-AU"/>
              </w:rPr>
            </w:pPr>
            <w:ins w:id="43412" w:author="KIM, Jason" w:date="2019-04-02T13:39:00Z">
              <w:r w:rsidRPr="0056388D">
                <w:rPr>
                  <w:rFonts w:ascii="Calibri" w:eastAsia="Times New Roman" w:hAnsi="Calibri" w:cs="Calibri"/>
                  <w:color w:val="000000"/>
                  <w:lang w:eastAsia="en-AU"/>
                </w:rPr>
                <w:t>DXE1026</w:t>
              </w:r>
            </w:ins>
          </w:p>
        </w:tc>
        <w:tc>
          <w:tcPr>
            <w:tcW w:w="793" w:type="pct"/>
            <w:noWrap/>
            <w:hideMark/>
          </w:tcPr>
          <w:p w:rsidR="00110C18" w:rsidRPr="0056388D" w:rsidRDefault="00110C18" w:rsidP="00063728">
            <w:pPr>
              <w:rPr>
                <w:ins w:id="43413" w:author="KIM, Jason" w:date="2019-04-02T13:39:00Z"/>
                <w:rFonts w:ascii="Calibri" w:eastAsia="Times New Roman" w:hAnsi="Calibri" w:cs="Calibri"/>
                <w:color w:val="000000"/>
                <w:lang w:eastAsia="en-AU"/>
              </w:rPr>
            </w:pPr>
            <w:ins w:id="434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15" w:author="KIM, Jason" w:date="2019-04-02T13:39:00Z"/>
                <w:rFonts w:ascii="Calibri" w:eastAsia="Times New Roman" w:hAnsi="Calibri" w:cs="Calibri"/>
                <w:color w:val="000000"/>
                <w:lang w:eastAsia="en-AU"/>
              </w:rPr>
            </w:pPr>
            <w:ins w:id="43416" w:author="KIM, Jason" w:date="2019-04-02T13:39:00Z">
              <w:r w:rsidRPr="0056388D">
                <w:rPr>
                  <w:rFonts w:ascii="Calibri" w:eastAsia="Times New Roman" w:hAnsi="Calibri" w:cs="Calibri"/>
                  <w:color w:val="000000"/>
                  <w:lang w:eastAsia="en-AU"/>
                </w:rPr>
                <w:t>Chainage 2066</w:t>
              </w:r>
            </w:ins>
          </w:p>
        </w:tc>
        <w:tc>
          <w:tcPr>
            <w:tcW w:w="818" w:type="pct"/>
            <w:noWrap/>
            <w:hideMark/>
          </w:tcPr>
          <w:p w:rsidR="00110C18" w:rsidRPr="0056388D" w:rsidRDefault="00110C18" w:rsidP="00063728">
            <w:pPr>
              <w:jc w:val="right"/>
              <w:rPr>
                <w:ins w:id="43417" w:author="KIM, Jason" w:date="2019-04-02T13:39:00Z"/>
                <w:rFonts w:ascii="Calibri" w:eastAsia="Times New Roman" w:hAnsi="Calibri" w:cs="Calibri"/>
                <w:color w:val="000000"/>
                <w:lang w:eastAsia="en-AU"/>
              </w:rPr>
            </w:pPr>
            <w:ins w:id="43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19" w:author="KIM, Jason" w:date="2019-04-02T13:39:00Z"/>
        </w:trPr>
        <w:tc>
          <w:tcPr>
            <w:tcW w:w="758" w:type="pct"/>
            <w:vMerge/>
            <w:hideMark/>
          </w:tcPr>
          <w:p w:rsidR="00110C18" w:rsidRPr="0056388D" w:rsidRDefault="00110C18" w:rsidP="00063728">
            <w:pPr>
              <w:rPr>
                <w:ins w:id="434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23" w:author="KIM, Jason" w:date="2019-04-02T13:39:00Z"/>
                <w:rFonts w:ascii="Calibri" w:eastAsia="Times New Roman" w:hAnsi="Calibri" w:cs="Calibri"/>
                <w:color w:val="000000"/>
                <w:lang w:eastAsia="en-AU"/>
              </w:rPr>
            </w:pPr>
            <w:ins w:id="43424" w:author="KIM, Jason" w:date="2019-04-02T13:39:00Z">
              <w:r w:rsidRPr="0056388D">
                <w:rPr>
                  <w:rFonts w:ascii="Calibri" w:eastAsia="Times New Roman" w:hAnsi="Calibri" w:cs="Calibri"/>
                  <w:color w:val="000000"/>
                  <w:lang w:eastAsia="en-AU"/>
                </w:rPr>
                <w:t>DXE1027</w:t>
              </w:r>
            </w:ins>
          </w:p>
        </w:tc>
        <w:tc>
          <w:tcPr>
            <w:tcW w:w="793" w:type="pct"/>
            <w:noWrap/>
            <w:hideMark/>
          </w:tcPr>
          <w:p w:rsidR="00110C18" w:rsidRPr="0056388D" w:rsidRDefault="00110C18" w:rsidP="00063728">
            <w:pPr>
              <w:rPr>
                <w:ins w:id="43425" w:author="KIM, Jason" w:date="2019-04-02T13:39:00Z"/>
                <w:rFonts w:ascii="Calibri" w:eastAsia="Times New Roman" w:hAnsi="Calibri" w:cs="Calibri"/>
                <w:color w:val="000000"/>
                <w:lang w:eastAsia="en-AU"/>
              </w:rPr>
            </w:pPr>
            <w:ins w:id="434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27" w:author="KIM, Jason" w:date="2019-04-02T13:39:00Z"/>
                <w:rFonts w:ascii="Calibri" w:eastAsia="Times New Roman" w:hAnsi="Calibri" w:cs="Calibri"/>
                <w:color w:val="000000"/>
                <w:lang w:eastAsia="en-AU"/>
              </w:rPr>
            </w:pPr>
            <w:ins w:id="43428" w:author="KIM, Jason" w:date="2019-04-02T13:39:00Z">
              <w:r w:rsidRPr="0056388D">
                <w:rPr>
                  <w:rFonts w:ascii="Calibri" w:eastAsia="Times New Roman" w:hAnsi="Calibri" w:cs="Calibri"/>
                  <w:color w:val="000000"/>
                  <w:lang w:eastAsia="en-AU"/>
                </w:rPr>
                <w:t>Chainage 2076</w:t>
              </w:r>
            </w:ins>
          </w:p>
        </w:tc>
        <w:tc>
          <w:tcPr>
            <w:tcW w:w="818" w:type="pct"/>
            <w:noWrap/>
            <w:hideMark/>
          </w:tcPr>
          <w:p w:rsidR="00110C18" w:rsidRPr="0056388D" w:rsidRDefault="00110C18" w:rsidP="00063728">
            <w:pPr>
              <w:jc w:val="right"/>
              <w:rPr>
                <w:ins w:id="43429" w:author="KIM, Jason" w:date="2019-04-02T13:39:00Z"/>
                <w:rFonts w:ascii="Calibri" w:eastAsia="Times New Roman" w:hAnsi="Calibri" w:cs="Calibri"/>
                <w:color w:val="000000"/>
                <w:lang w:eastAsia="en-AU"/>
              </w:rPr>
            </w:pPr>
            <w:ins w:id="43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31" w:author="KIM, Jason" w:date="2019-04-02T13:39:00Z"/>
        </w:trPr>
        <w:tc>
          <w:tcPr>
            <w:tcW w:w="758" w:type="pct"/>
            <w:vMerge/>
            <w:hideMark/>
          </w:tcPr>
          <w:p w:rsidR="00110C18" w:rsidRPr="0056388D" w:rsidRDefault="00110C18" w:rsidP="00063728">
            <w:pPr>
              <w:rPr>
                <w:ins w:id="4343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3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3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35" w:author="KIM, Jason" w:date="2019-04-02T13:39:00Z"/>
                <w:rFonts w:ascii="Calibri" w:eastAsia="Times New Roman" w:hAnsi="Calibri" w:cs="Calibri"/>
                <w:color w:val="000000"/>
                <w:lang w:eastAsia="en-AU"/>
              </w:rPr>
            </w:pPr>
            <w:ins w:id="43436" w:author="KIM, Jason" w:date="2019-04-02T13:39:00Z">
              <w:r w:rsidRPr="0056388D">
                <w:rPr>
                  <w:rFonts w:ascii="Calibri" w:eastAsia="Times New Roman" w:hAnsi="Calibri" w:cs="Calibri"/>
                  <w:color w:val="000000"/>
                  <w:lang w:eastAsia="en-AU"/>
                </w:rPr>
                <w:t>DXE1028</w:t>
              </w:r>
            </w:ins>
          </w:p>
        </w:tc>
        <w:tc>
          <w:tcPr>
            <w:tcW w:w="793" w:type="pct"/>
            <w:noWrap/>
            <w:hideMark/>
          </w:tcPr>
          <w:p w:rsidR="00110C18" w:rsidRPr="0056388D" w:rsidRDefault="00110C18" w:rsidP="00063728">
            <w:pPr>
              <w:rPr>
                <w:ins w:id="43437" w:author="KIM, Jason" w:date="2019-04-02T13:39:00Z"/>
                <w:rFonts w:ascii="Calibri" w:eastAsia="Times New Roman" w:hAnsi="Calibri" w:cs="Calibri"/>
                <w:color w:val="000000"/>
                <w:lang w:eastAsia="en-AU"/>
              </w:rPr>
            </w:pPr>
            <w:ins w:id="434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39" w:author="KIM, Jason" w:date="2019-04-02T13:39:00Z"/>
                <w:rFonts w:ascii="Calibri" w:eastAsia="Times New Roman" w:hAnsi="Calibri" w:cs="Calibri"/>
                <w:color w:val="000000"/>
                <w:lang w:eastAsia="en-AU"/>
              </w:rPr>
            </w:pPr>
            <w:ins w:id="43440" w:author="KIM, Jason" w:date="2019-04-02T13:39:00Z">
              <w:r w:rsidRPr="0056388D">
                <w:rPr>
                  <w:rFonts w:ascii="Calibri" w:eastAsia="Times New Roman" w:hAnsi="Calibri" w:cs="Calibri"/>
                  <w:color w:val="000000"/>
                  <w:lang w:eastAsia="en-AU"/>
                </w:rPr>
                <w:t>Chainage 2086</w:t>
              </w:r>
            </w:ins>
          </w:p>
        </w:tc>
        <w:tc>
          <w:tcPr>
            <w:tcW w:w="818" w:type="pct"/>
            <w:noWrap/>
            <w:hideMark/>
          </w:tcPr>
          <w:p w:rsidR="00110C18" w:rsidRPr="0056388D" w:rsidRDefault="00110C18" w:rsidP="00063728">
            <w:pPr>
              <w:jc w:val="right"/>
              <w:rPr>
                <w:ins w:id="43441" w:author="KIM, Jason" w:date="2019-04-02T13:39:00Z"/>
                <w:rFonts w:ascii="Calibri" w:eastAsia="Times New Roman" w:hAnsi="Calibri" w:cs="Calibri"/>
                <w:color w:val="000000"/>
                <w:lang w:eastAsia="en-AU"/>
              </w:rPr>
            </w:pPr>
            <w:ins w:id="434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43" w:author="KIM, Jason" w:date="2019-04-02T13:39:00Z"/>
        </w:trPr>
        <w:tc>
          <w:tcPr>
            <w:tcW w:w="758" w:type="pct"/>
            <w:vMerge/>
            <w:hideMark/>
          </w:tcPr>
          <w:p w:rsidR="00110C18" w:rsidRPr="0056388D" w:rsidRDefault="00110C18" w:rsidP="00063728">
            <w:pPr>
              <w:rPr>
                <w:ins w:id="4344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4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4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47" w:author="KIM, Jason" w:date="2019-04-02T13:39:00Z"/>
                <w:rFonts w:ascii="Calibri" w:eastAsia="Times New Roman" w:hAnsi="Calibri" w:cs="Calibri"/>
                <w:color w:val="000000"/>
                <w:lang w:eastAsia="en-AU"/>
              </w:rPr>
            </w:pPr>
            <w:ins w:id="43448" w:author="KIM, Jason" w:date="2019-04-02T13:39:00Z">
              <w:r w:rsidRPr="0056388D">
                <w:rPr>
                  <w:rFonts w:ascii="Calibri" w:eastAsia="Times New Roman" w:hAnsi="Calibri" w:cs="Calibri"/>
                  <w:color w:val="000000"/>
                  <w:lang w:eastAsia="en-AU"/>
                </w:rPr>
                <w:t>DXE1029</w:t>
              </w:r>
            </w:ins>
          </w:p>
        </w:tc>
        <w:tc>
          <w:tcPr>
            <w:tcW w:w="793" w:type="pct"/>
            <w:noWrap/>
            <w:hideMark/>
          </w:tcPr>
          <w:p w:rsidR="00110C18" w:rsidRPr="0056388D" w:rsidRDefault="00110C18" w:rsidP="00063728">
            <w:pPr>
              <w:rPr>
                <w:ins w:id="43449" w:author="KIM, Jason" w:date="2019-04-02T13:39:00Z"/>
                <w:rFonts w:ascii="Calibri" w:eastAsia="Times New Roman" w:hAnsi="Calibri" w:cs="Calibri"/>
                <w:color w:val="000000"/>
                <w:lang w:eastAsia="en-AU"/>
              </w:rPr>
            </w:pPr>
            <w:ins w:id="434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51" w:author="KIM, Jason" w:date="2019-04-02T13:39:00Z"/>
                <w:rFonts w:ascii="Calibri" w:eastAsia="Times New Roman" w:hAnsi="Calibri" w:cs="Calibri"/>
                <w:color w:val="000000"/>
                <w:lang w:eastAsia="en-AU"/>
              </w:rPr>
            </w:pPr>
            <w:ins w:id="43452" w:author="KIM, Jason" w:date="2019-04-02T13:39:00Z">
              <w:r w:rsidRPr="0056388D">
                <w:rPr>
                  <w:rFonts w:ascii="Calibri" w:eastAsia="Times New Roman" w:hAnsi="Calibri" w:cs="Calibri"/>
                  <w:color w:val="000000"/>
                  <w:lang w:eastAsia="en-AU"/>
                </w:rPr>
                <w:t>Chainage 2095</w:t>
              </w:r>
            </w:ins>
          </w:p>
        </w:tc>
        <w:tc>
          <w:tcPr>
            <w:tcW w:w="818" w:type="pct"/>
            <w:noWrap/>
            <w:hideMark/>
          </w:tcPr>
          <w:p w:rsidR="00110C18" w:rsidRPr="0056388D" w:rsidRDefault="00110C18" w:rsidP="00063728">
            <w:pPr>
              <w:jc w:val="right"/>
              <w:rPr>
                <w:ins w:id="43453" w:author="KIM, Jason" w:date="2019-04-02T13:39:00Z"/>
                <w:rFonts w:ascii="Calibri" w:eastAsia="Times New Roman" w:hAnsi="Calibri" w:cs="Calibri"/>
                <w:color w:val="000000"/>
                <w:lang w:eastAsia="en-AU"/>
              </w:rPr>
            </w:pPr>
            <w:ins w:id="434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55" w:author="KIM, Jason" w:date="2019-04-02T13:39:00Z"/>
        </w:trPr>
        <w:tc>
          <w:tcPr>
            <w:tcW w:w="758" w:type="pct"/>
            <w:vMerge/>
            <w:hideMark/>
          </w:tcPr>
          <w:p w:rsidR="00110C18" w:rsidRPr="0056388D" w:rsidRDefault="00110C18" w:rsidP="00063728">
            <w:pPr>
              <w:rPr>
                <w:ins w:id="434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59" w:author="KIM, Jason" w:date="2019-04-02T13:39:00Z"/>
                <w:rFonts w:ascii="Calibri" w:eastAsia="Times New Roman" w:hAnsi="Calibri" w:cs="Calibri"/>
                <w:color w:val="000000"/>
                <w:lang w:eastAsia="en-AU"/>
              </w:rPr>
            </w:pPr>
            <w:ins w:id="43460" w:author="KIM, Jason" w:date="2019-04-02T13:39:00Z">
              <w:r w:rsidRPr="0056388D">
                <w:rPr>
                  <w:rFonts w:ascii="Calibri" w:eastAsia="Times New Roman" w:hAnsi="Calibri" w:cs="Calibri"/>
                  <w:color w:val="000000"/>
                  <w:lang w:eastAsia="en-AU"/>
                </w:rPr>
                <w:t>DXE1030</w:t>
              </w:r>
            </w:ins>
          </w:p>
        </w:tc>
        <w:tc>
          <w:tcPr>
            <w:tcW w:w="793" w:type="pct"/>
            <w:noWrap/>
            <w:hideMark/>
          </w:tcPr>
          <w:p w:rsidR="00110C18" w:rsidRPr="0056388D" w:rsidRDefault="00110C18" w:rsidP="00063728">
            <w:pPr>
              <w:rPr>
                <w:ins w:id="43461" w:author="KIM, Jason" w:date="2019-04-02T13:39:00Z"/>
                <w:rFonts w:ascii="Calibri" w:eastAsia="Times New Roman" w:hAnsi="Calibri" w:cs="Calibri"/>
                <w:color w:val="000000"/>
                <w:lang w:eastAsia="en-AU"/>
              </w:rPr>
            </w:pPr>
            <w:ins w:id="434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63" w:author="KIM, Jason" w:date="2019-04-02T13:39:00Z"/>
                <w:rFonts w:ascii="Calibri" w:eastAsia="Times New Roman" w:hAnsi="Calibri" w:cs="Calibri"/>
                <w:color w:val="000000"/>
                <w:lang w:eastAsia="en-AU"/>
              </w:rPr>
            </w:pPr>
            <w:ins w:id="43464" w:author="KIM, Jason" w:date="2019-04-02T13:39:00Z">
              <w:r w:rsidRPr="0056388D">
                <w:rPr>
                  <w:rFonts w:ascii="Calibri" w:eastAsia="Times New Roman" w:hAnsi="Calibri" w:cs="Calibri"/>
                  <w:color w:val="000000"/>
                  <w:lang w:eastAsia="en-AU"/>
                </w:rPr>
                <w:t>Chainage 2105</w:t>
              </w:r>
            </w:ins>
          </w:p>
        </w:tc>
        <w:tc>
          <w:tcPr>
            <w:tcW w:w="818" w:type="pct"/>
            <w:noWrap/>
            <w:hideMark/>
          </w:tcPr>
          <w:p w:rsidR="00110C18" w:rsidRPr="0056388D" w:rsidRDefault="00110C18" w:rsidP="00063728">
            <w:pPr>
              <w:jc w:val="right"/>
              <w:rPr>
                <w:ins w:id="43465" w:author="KIM, Jason" w:date="2019-04-02T13:39:00Z"/>
                <w:rFonts w:ascii="Calibri" w:eastAsia="Times New Roman" w:hAnsi="Calibri" w:cs="Calibri"/>
                <w:color w:val="000000"/>
                <w:lang w:eastAsia="en-AU"/>
              </w:rPr>
            </w:pPr>
            <w:ins w:id="434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67" w:author="KIM, Jason" w:date="2019-04-02T13:39:00Z"/>
        </w:trPr>
        <w:tc>
          <w:tcPr>
            <w:tcW w:w="758" w:type="pct"/>
            <w:vMerge/>
            <w:hideMark/>
          </w:tcPr>
          <w:p w:rsidR="00110C18" w:rsidRPr="0056388D" w:rsidRDefault="00110C18" w:rsidP="00063728">
            <w:pPr>
              <w:rPr>
                <w:ins w:id="4346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6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7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71" w:author="KIM, Jason" w:date="2019-04-02T13:39:00Z"/>
                <w:rFonts w:ascii="Calibri" w:eastAsia="Times New Roman" w:hAnsi="Calibri" w:cs="Calibri"/>
                <w:color w:val="000000"/>
                <w:lang w:eastAsia="en-AU"/>
              </w:rPr>
            </w:pPr>
            <w:ins w:id="43472" w:author="KIM, Jason" w:date="2019-04-02T13:39:00Z">
              <w:r w:rsidRPr="0056388D">
                <w:rPr>
                  <w:rFonts w:ascii="Calibri" w:eastAsia="Times New Roman" w:hAnsi="Calibri" w:cs="Calibri"/>
                  <w:color w:val="000000"/>
                  <w:lang w:eastAsia="en-AU"/>
                </w:rPr>
                <w:t>DXE1031</w:t>
              </w:r>
            </w:ins>
          </w:p>
        </w:tc>
        <w:tc>
          <w:tcPr>
            <w:tcW w:w="793" w:type="pct"/>
            <w:noWrap/>
            <w:hideMark/>
          </w:tcPr>
          <w:p w:rsidR="00110C18" w:rsidRPr="0056388D" w:rsidRDefault="00110C18" w:rsidP="00063728">
            <w:pPr>
              <w:rPr>
                <w:ins w:id="43473" w:author="KIM, Jason" w:date="2019-04-02T13:39:00Z"/>
                <w:rFonts w:ascii="Calibri" w:eastAsia="Times New Roman" w:hAnsi="Calibri" w:cs="Calibri"/>
                <w:color w:val="000000"/>
                <w:lang w:eastAsia="en-AU"/>
              </w:rPr>
            </w:pPr>
            <w:ins w:id="434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75" w:author="KIM, Jason" w:date="2019-04-02T13:39:00Z"/>
                <w:rFonts w:ascii="Calibri" w:eastAsia="Times New Roman" w:hAnsi="Calibri" w:cs="Calibri"/>
                <w:color w:val="000000"/>
                <w:lang w:eastAsia="en-AU"/>
              </w:rPr>
            </w:pPr>
            <w:ins w:id="43476" w:author="KIM, Jason" w:date="2019-04-02T13:39:00Z">
              <w:r w:rsidRPr="0056388D">
                <w:rPr>
                  <w:rFonts w:ascii="Calibri" w:eastAsia="Times New Roman" w:hAnsi="Calibri" w:cs="Calibri"/>
                  <w:color w:val="000000"/>
                  <w:lang w:eastAsia="en-AU"/>
                </w:rPr>
                <w:t>Chainage 2114</w:t>
              </w:r>
            </w:ins>
          </w:p>
        </w:tc>
        <w:tc>
          <w:tcPr>
            <w:tcW w:w="818" w:type="pct"/>
            <w:noWrap/>
            <w:hideMark/>
          </w:tcPr>
          <w:p w:rsidR="00110C18" w:rsidRPr="0056388D" w:rsidRDefault="00110C18" w:rsidP="00063728">
            <w:pPr>
              <w:jc w:val="right"/>
              <w:rPr>
                <w:ins w:id="43477" w:author="KIM, Jason" w:date="2019-04-02T13:39:00Z"/>
                <w:rFonts w:ascii="Calibri" w:eastAsia="Times New Roman" w:hAnsi="Calibri" w:cs="Calibri"/>
                <w:color w:val="000000"/>
                <w:lang w:eastAsia="en-AU"/>
              </w:rPr>
            </w:pPr>
            <w:ins w:id="434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79" w:author="KIM, Jason" w:date="2019-04-02T13:39:00Z"/>
        </w:trPr>
        <w:tc>
          <w:tcPr>
            <w:tcW w:w="758" w:type="pct"/>
            <w:vMerge/>
            <w:hideMark/>
          </w:tcPr>
          <w:p w:rsidR="00110C18" w:rsidRPr="0056388D" w:rsidRDefault="00110C18" w:rsidP="00063728">
            <w:pPr>
              <w:rPr>
                <w:ins w:id="434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83" w:author="KIM, Jason" w:date="2019-04-02T13:39:00Z"/>
                <w:rFonts w:ascii="Calibri" w:eastAsia="Times New Roman" w:hAnsi="Calibri" w:cs="Calibri"/>
                <w:color w:val="000000"/>
                <w:lang w:eastAsia="en-AU"/>
              </w:rPr>
            </w:pPr>
            <w:ins w:id="43484" w:author="KIM, Jason" w:date="2019-04-02T13:39:00Z">
              <w:r w:rsidRPr="0056388D">
                <w:rPr>
                  <w:rFonts w:ascii="Calibri" w:eastAsia="Times New Roman" w:hAnsi="Calibri" w:cs="Calibri"/>
                  <w:color w:val="000000"/>
                  <w:lang w:eastAsia="en-AU"/>
                </w:rPr>
                <w:t>DXE1032</w:t>
              </w:r>
            </w:ins>
          </w:p>
        </w:tc>
        <w:tc>
          <w:tcPr>
            <w:tcW w:w="793" w:type="pct"/>
            <w:noWrap/>
            <w:hideMark/>
          </w:tcPr>
          <w:p w:rsidR="00110C18" w:rsidRPr="0056388D" w:rsidRDefault="00110C18" w:rsidP="00063728">
            <w:pPr>
              <w:rPr>
                <w:ins w:id="43485" w:author="KIM, Jason" w:date="2019-04-02T13:39:00Z"/>
                <w:rFonts w:ascii="Calibri" w:eastAsia="Times New Roman" w:hAnsi="Calibri" w:cs="Calibri"/>
                <w:color w:val="000000"/>
                <w:lang w:eastAsia="en-AU"/>
              </w:rPr>
            </w:pPr>
            <w:ins w:id="434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87" w:author="KIM, Jason" w:date="2019-04-02T13:39:00Z"/>
                <w:rFonts w:ascii="Calibri" w:eastAsia="Times New Roman" w:hAnsi="Calibri" w:cs="Calibri"/>
                <w:color w:val="000000"/>
                <w:lang w:eastAsia="en-AU"/>
              </w:rPr>
            </w:pPr>
            <w:ins w:id="43488" w:author="KIM, Jason" w:date="2019-04-02T13:39:00Z">
              <w:r w:rsidRPr="0056388D">
                <w:rPr>
                  <w:rFonts w:ascii="Calibri" w:eastAsia="Times New Roman" w:hAnsi="Calibri" w:cs="Calibri"/>
                  <w:color w:val="000000"/>
                  <w:lang w:eastAsia="en-AU"/>
                </w:rPr>
                <w:t>Chainage 2124</w:t>
              </w:r>
            </w:ins>
          </w:p>
        </w:tc>
        <w:tc>
          <w:tcPr>
            <w:tcW w:w="818" w:type="pct"/>
            <w:noWrap/>
            <w:hideMark/>
          </w:tcPr>
          <w:p w:rsidR="00110C18" w:rsidRPr="0056388D" w:rsidRDefault="00110C18" w:rsidP="00063728">
            <w:pPr>
              <w:jc w:val="right"/>
              <w:rPr>
                <w:ins w:id="43489" w:author="KIM, Jason" w:date="2019-04-02T13:39:00Z"/>
                <w:rFonts w:ascii="Calibri" w:eastAsia="Times New Roman" w:hAnsi="Calibri" w:cs="Calibri"/>
                <w:color w:val="000000"/>
                <w:lang w:eastAsia="en-AU"/>
              </w:rPr>
            </w:pPr>
            <w:ins w:id="43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91" w:author="KIM, Jason" w:date="2019-04-02T13:39:00Z"/>
        </w:trPr>
        <w:tc>
          <w:tcPr>
            <w:tcW w:w="758" w:type="pct"/>
            <w:vMerge w:val="restart"/>
            <w:noWrap/>
            <w:hideMark/>
          </w:tcPr>
          <w:p w:rsidR="00110C18" w:rsidRPr="0056388D" w:rsidRDefault="00110C18" w:rsidP="00063728">
            <w:pPr>
              <w:rPr>
                <w:ins w:id="43492" w:author="KIM, Jason" w:date="2019-04-02T13:39:00Z"/>
                <w:rFonts w:ascii="Calibri" w:eastAsia="Times New Roman" w:hAnsi="Calibri" w:cs="Calibri"/>
                <w:color w:val="000000"/>
                <w:lang w:eastAsia="en-AU"/>
              </w:rPr>
            </w:pPr>
            <w:ins w:id="43493" w:author="KIM, Jason" w:date="2019-04-02T13:39:00Z">
              <w:r w:rsidRPr="0056388D">
                <w:rPr>
                  <w:rFonts w:ascii="Calibri" w:eastAsia="Times New Roman" w:hAnsi="Calibri" w:cs="Calibri"/>
                  <w:color w:val="000000"/>
                  <w:lang w:eastAsia="en-AU"/>
                </w:rPr>
                <w:t>DXE10K2x</w:t>
              </w:r>
            </w:ins>
          </w:p>
        </w:tc>
        <w:tc>
          <w:tcPr>
            <w:tcW w:w="648" w:type="pct"/>
            <w:vMerge w:val="restart"/>
            <w:noWrap/>
            <w:hideMark/>
          </w:tcPr>
          <w:p w:rsidR="00110C18" w:rsidRPr="0056388D" w:rsidRDefault="00110C18" w:rsidP="00063728">
            <w:pPr>
              <w:rPr>
                <w:ins w:id="43494" w:author="KIM, Jason" w:date="2019-04-02T13:39:00Z"/>
                <w:rFonts w:ascii="Calibri" w:eastAsia="Times New Roman" w:hAnsi="Calibri" w:cs="Calibri"/>
                <w:color w:val="000000"/>
                <w:lang w:eastAsia="en-AU"/>
              </w:rPr>
            </w:pPr>
            <w:ins w:id="43495" w:author="KIM, Jason" w:date="2019-04-02T13:39:00Z">
              <w:r w:rsidRPr="0056388D">
                <w:rPr>
                  <w:rFonts w:ascii="Calibri" w:eastAsia="Times New Roman" w:hAnsi="Calibri" w:cs="Calibri"/>
                  <w:color w:val="000000"/>
                  <w:lang w:eastAsia="en-AU"/>
                </w:rPr>
                <w:t>ELZ10048</w:t>
              </w:r>
            </w:ins>
          </w:p>
        </w:tc>
        <w:tc>
          <w:tcPr>
            <w:tcW w:w="516" w:type="pct"/>
            <w:vMerge w:val="restart"/>
            <w:noWrap/>
            <w:hideMark/>
          </w:tcPr>
          <w:p w:rsidR="00110C18" w:rsidRPr="0056388D" w:rsidRDefault="00110C18" w:rsidP="00063728">
            <w:pPr>
              <w:rPr>
                <w:ins w:id="43496" w:author="KIM, Jason" w:date="2019-04-02T13:39:00Z"/>
                <w:rFonts w:ascii="Calibri" w:eastAsia="Times New Roman" w:hAnsi="Calibri" w:cs="Calibri"/>
                <w:color w:val="000000"/>
                <w:lang w:eastAsia="en-AU"/>
              </w:rPr>
            </w:pPr>
            <w:ins w:id="4349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498" w:author="KIM, Jason" w:date="2019-04-02T13:39:00Z"/>
                <w:rFonts w:ascii="Calibri" w:eastAsia="Times New Roman" w:hAnsi="Calibri" w:cs="Calibri"/>
                <w:color w:val="000000"/>
                <w:lang w:eastAsia="en-AU"/>
              </w:rPr>
            </w:pPr>
            <w:ins w:id="43499" w:author="KIM, Jason" w:date="2019-04-02T13:39:00Z">
              <w:r w:rsidRPr="0056388D">
                <w:rPr>
                  <w:rFonts w:ascii="Calibri" w:eastAsia="Times New Roman" w:hAnsi="Calibri" w:cs="Calibri"/>
                  <w:color w:val="000000"/>
                  <w:lang w:eastAsia="en-AU"/>
                </w:rPr>
                <w:t>DXE1019</w:t>
              </w:r>
            </w:ins>
          </w:p>
        </w:tc>
        <w:tc>
          <w:tcPr>
            <w:tcW w:w="793" w:type="pct"/>
            <w:noWrap/>
            <w:hideMark/>
          </w:tcPr>
          <w:p w:rsidR="00110C18" w:rsidRPr="0056388D" w:rsidRDefault="00110C18" w:rsidP="00063728">
            <w:pPr>
              <w:rPr>
                <w:ins w:id="43500" w:author="KIM, Jason" w:date="2019-04-02T13:39:00Z"/>
                <w:rFonts w:ascii="Calibri" w:eastAsia="Times New Roman" w:hAnsi="Calibri" w:cs="Calibri"/>
                <w:color w:val="000000"/>
                <w:lang w:eastAsia="en-AU"/>
              </w:rPr>
            </w:pPr>
            <w:ins w:id="4350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502" w:author="KIM, Jason" w:date="2019-04-02T13:39:00Z"/>
                <w:rFonts w:ascii="Calibri" w:eastAsia="Times New Roman" w:hAnsi="Calibri" w:cs="Calibri"/>
                <w:color w:val="000000"/>
                <w:lang w:eastAsia="en-AU"/>
              </w:rPr>
            </w:pPr>
            <w:ins w:id="43503" w:author="KIM, Jason" w:date="2019-04-02T13:39:00Z">
              <w:r w:rsidRPr="0056388D">
                <w:rPr>
                  <w:rFonts w:ascii="Calibri" w:eastAsia="Times New Roman" w:hAnsi="Calibri" w:cs="Calibri"/>
                  <w:color w:val="000000"/>
                  <w:lang w:eastAsia="en-AU"/>
                </w:rPr>
                <w:t>Chainage 1934</w:t>
              </w:r>
            </w:ins>
          </w:p>
        </w:tc>
        <w:tc>
          <w:tcPr>
            <w:tcW w:w="818" w:type="pct"/>
            <w:noWrap/>
            <w:hideMark/>
          </w:tcPr>
          <w:p w:rsidR="00110C18" w:rsidRPr="0056388D" w:rsidRDefault="00110C18" w:rsidP="00063728">
            <w:pPr>
              <w:jc w:val="right"/>
              <w:rPr>
                <w:ins w:id="43504" w:author="KIM, Jason" w:date="2019-04-02T13:39:00Z"/>
                <w:rFonts w:ascii="Calibri" w:eastAsia="Times New Roman" w:hAnsi="Calibri" w:cs="Calibri"/>
                <w:color w:val="000000"/>
                <w:lang w:eastAsia="en-AU"/>
              </w:rPr>
            </w:pPr>
            <w:ins w:id="43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06" w:author="KIM, Jason" w:date="2019-04-02T13:39:00Z"/>
        </w:trPr>
        <w:tc>
          <w:tcPr>
            <w:tcW w:w="758" w:type="pct"/>
            <w:vMerge/>
            <w:hideMark/>
          </w:tcPr>
          <w:p w:rsidR="00110C18" w:rsidRPr="0056388D" w:rsidRDefault="00110C18" w:rsidP="00063728">
            <w:pPr>
              <w:rPr>
                <w:ins w:id="435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10" w:author="KIM, Jason" w:date="2019-04-02T13:39:00Z"/>
                <w:rFonts w:ascii="Calibri" w:eastAsia="Times New Roman" w:hAnsi="Calibri" w:cs="Calibri"/>
                <w:color w:val="000000"/>
                <w:lang w:eastAsia="en-AU"/>
              </w:rPr>
            </w:pPr>
            <w:ins w:id="43511" w:author="KIM, Jason" w:date="2019-04-02T13:39:00Z">
              <w:r w:rsidRPr="0056388D">
                <w:rPr>
                  <w:rFonts w:ascii="Calibri" w:eastAsia="Times New Roman" w:hAnsi="Calibri" w:cs="Calibri"/>
                  <w:color w:val="000000"/>
                  <w:lang w:eastAsia="en-AU"/>
                </w:rPr>
                <w:t>DXE1020</w:t>
              </w:r>
            </w:ins>
          </w:p>
        </w:tc>
        <w:tc>
          <w:tcPr>
            <w:tcW w:w="793" w:type="pct"/>
            <w:noWrap/>
            <w:hideMark/>
          </w:tcPr>
          <w:p w:rsidR="00110C18" w:rsidRPr="0056388D" w:rsidRDefault="00110C18" w:rsidP="00063728">
            <w:pPr>
              <w:rPr>
                <w:ins w:id="43512" w:author="KIM, Jason" w:date="2019-04-02T13:39:00Z"/>
                <w:rFonts w:ascii="Calibri" w:eastAsia="Times New Roman" w:hAnsi="Calibri" w:cs="Calibri"/>
                <w:color w:val="000000"/>
                <w:lang w:eastAsia="en-AU"/>
              </w:rPr>
            </w:pPr>
            <w:ins w:id="4351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514" w:author="KIM, Jason" w:date="2019-04-02T13:39:00Z"/>
                <w:rFonts w:ascii="Calibri" w:eastAsia="Times New Roman" w:hAnsi="Calibri" w:cs="Calibri"/>
                <w:color w:val="000000"/>
                <w:lang w:eastAsia="en-AU"/>
              </w:rPr>
            </w:pPr>
            <w:ins w:id="43515" w:author="KIM, Jason" w:date="2019-04-02T13:39:00Z">
              <w:r w:rsidRPr="0056388D">
                <w:rPr>
                  <w:rFonts w:ascii="Calibri" w:eastAsia="Times New Roman" w:hAnsi="Calibri" w:cs="Calibri"/>
                  <w:color w:val="000000"/>
                  <w:lang w:eastAsia="en-AU"/>
                </w:rPr>
                <w:t>Chainage 1963</w:t>
              </w:r>
            </w:ins>
          </w:p>
        </w:tc>
        <w:tc>
          <w:tcPr>
            <w:tcW w:w="818" w:type="pct"/>
            <w:noWrap/>
            <w:hideMark/>
          </w:tcPr>
          <w:p w:rsidR="00110C18" w:rsidRPr="0056388D" w:rsidRDefault="00110C18" w:rsidP="00063728">
            <w:pPr>
              <w:jc w:val="right"/>
              <w:rPr>
                <w:ins w:id="43516" w:author="KIM, Jason" w:date="2019-04-02T13:39:00Z"/>
                <w:rFonts w:ascii="Calibri" w:eastAsia="Times New Roman" w:hAnsi="Calibri" w:cs="Calibri"/>
                <w:color w:val="000000"/>
                <w:lang w:eastAsia="en-AU"/>
              </w:rPr>
            </w:pPr>
            <w:ins w:id="43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18" w:author="KIM, Jason" w:date="2019-04-02T13:39:00Z"/>
        </w:trPr>
        <w:tc>
          <w:tcPr>
            <w:tcW w:w="758" w:type="pct"/>
            <w:vMerge/>
            <w:hideMark/>
          </w:tcPr>
          <w:p w:rsidR="00110C18" w:rsidRPr="0056388D" w:rsidRDefault="00110C18" w:rsidP="00063728">
            <w:pPr>
              <w:rPr>
                <w:ins w:id="4351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2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2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22" w:author="KIM, Jason" w:date="2019-04-02T13:39:00Z"/>
                <w:rFonts w:ascii="Calibri" w:eastAsia="Times New Roman" w:hAnsi="Calibri" w:cs="Calibri"/>
                <w:color w:val="000000"/>
                <w:lang w:eastAsia="en-AU"/>
              </w:rPr>
            </w:pPr>
            <w:ins w:id="43523" w:author="KIM, Jason" w:date="2019-04-02T13:39:00Z">
              <w:r w:rsidRPr="0056388D">
                <w:rPr>
                  <w:rFonts w:ascii="Calibri" w:eastAsia="Times New Roman" w:hAnsi="Calibri" w:cs="Calibri"/>
                  <w:color w:val="000000"/>
                  <w:lang w:eastAsia="en-AU"/>
                </w:rPr>
                <w:t>DXE1021</w:t>
              </w:r>
            </w:ins>
          </w:p>
        </w:tc>
        <w:tc>
          <w:tcPr>
            <w:tcW w:w="793" w:type="pct"/>
            <w:noWrap/>
            <w:hideMark/>
          </w:tcPr>
          <w:p w:rsidR="00110C18" w:rsidRPr="0056388D" w:rsidRDefault="00110C18" w:rsidP="00063728">
            <w:pPr>
              <w:rPr>
                <w:ins w:id="43524" w:author="KIM, Jason" w:date="2019-04-02T13:39:00Z"/>
                <w:rFonts w:ascii="Calibri" w:eastAsia="Times New Roman" w:hAnsi="Calibri" w:cs="Calibri"/>
                <w:color w:val="000000"/>
                <w:lang w:eastAsia="en-AU"/>
              </w:rPr>
            </w:pPr>
            <w:ins w:id="4352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526" w:author="KIM, Jason" w:date="2019-04-02T13:39:00Z"/>
                <w:rFonts w:ascii="Calibri" w:eastAsia="Times New Roman" w:hAnsi="Calibri" w:cs="Calibri"/>
                <w:color w:val="000000"/>
                <w:lang w:eastAsia="en-AU"/>
              </w:rPr>
            </w:pPr>
            <w:ins w:id="43527" w:author="KIM, Jason" w:date="2019-04-02T13:39:00Z">
              <w:r w:rsidRPr="0056388D">
                <w:rPr>
                  <w:rFonts w:ascii="Calibri" w:eastAsia="Times New Roman" w:hAnsi="Calibri" w:cs="Calibri"/>
                  <w:color w:val="000000"/>
                  <w:lang w:eastAsia="en-AU"/>
                </w:rPr>
                <w:t>Chainage 1992</w:t>
              </w:r>
            </w:ins>
          </w:p>
        </w:tc>
        <w:tc>
          <w:tcPr>
            <w:tcW w:w="818" w:type="pct"/>
            <w:noWrap/>
            <w:hideMark/>
          </w:tcPr>
          <w:p w:rsidR="00110C18" w:rsidRPr="0056388D" w:rsidRDefault="00110C18" w:rsidP="00063728">
            <w:pPr>
              <w:jc w:val="right"/>
              <w:rPr>
                <w:ins w:id="43528" w:author="KIM, Jason" w:date="2019-04-02T13:39:00Z"/>
                <w:rFonts w:ascii="Calibri" w:eastAsia="Times New Roman" w:hAnsi="Calibri" w:cs="Calibri"/>
                <w:color w:val="000000"/>
                <w:lang w:eastAsia="en-AU"/>
              </w:rPr>
            </w:pPr>
            <w:ins w:id="43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30" w:author="KIM, Jason" w:date="2019-04-02T13:39:00Z"/>
        </w:trPr>
        <w:tc>
          <w:tcPr>
            <w:tcW w:w="758" w:type="pct"/>
            <w:vMerge w:val="restart"/>
            <w:noWrap/>
            <w:hideMark/>
          </w:tcPr>
          <w:p w:rsidR="00110C18" w:rsidRPr="0056388D" w:rsidRDefault="00110C18" w:rsidP="00063728">
            <w:pPr>
              <w:rPr>
                <w:ins w:id="43531" w:author="KIM, Jason" w:date="2019-04-02T13:39:00Z"/>
                <w:rFonts w:ascii="Calibri" w:eastAsia="Times New Roman" w:hAnsi="Calibri" w:cs="Calibri"/>
                <w:color w:val="000000"/>
                <w:lang w:eastAsia="en-AU"/>
              </w:rPr>
            </w:pPr>
            <w:ins w:id="43532" w:author="KIM, Jason" w:date="2019-04-02T13:39:00Z">
              <w:r w:rsidRPr="0056388D">
                <w:rPr>
                  <w:rFonts w:ascii="Calibri" w:eastAsia="Times New Roman" w:hAnsi="Calibri" w:cs="Calibri"/>
                  <w:color w:val="000000"/>
                  <w:lang w:eastAsia="en-AU"/>
                </w:rPr>
                <w:t>DXE10K3x</w:t>
              </w:r>
            </w:ins>
          </w:p>
        </w:tc>
        <w:tc>
          <w:tcPr>
            <w:tcW w:w="648" w:type="pct"/>
            <w:vMerge w:val="restart"/>
            <w:noWrap/>
            <w:hideMark/>
          </w:tcPr>
          <w:p w:rsidR="00110C18" w:rsidRPr="0056388D" w:rsidRDefault="00110C18" w:rsidP="00063728">
            <w:pPr>
              <w:rPr>
                <w:ins w:id="43533" w:author="KIM, Jason" w:date="2019-04-02T13:39:00Z"/>
                <w:rFonts w:ascii="Calibri" w:eastAsia="Times New Roman" w:hAnsi="Calibri" w:cs="Calibri"/>
                <w:color w:val="000000"/>
                <w:lang w:eastAsia="en-AU"/>
              </w:rPr>
            </w:pPr>
            <w:ins w:id="43534" w:author="KIM, Jason" w:date="2019-04-02T13:39:00Z">
              <w:r w:rsidRPr="0056388D">
                <w:rPr>
                  <w:rFonts w:ascii="Calibri" w:eastAsia="Times New Roman" w:hAnsi="Calibri" w:cs="Calibri"/>
                  <w:color w:val="000000"/>
                  <w:lang w:eastAsia="en-AU"/>
                </w:rPr>
                <w:t>ELZ20052</w:t>
              </w:r>
            </w:ins>
          </w:p>
        </w:tc>
        <w:tc>
          <w:tcPr>
            <w:tcW w:w="516" w:type="pct"/>
            <w:vMerge w:val="restart"/>
            <w:noWrap/>
            <w:hideMark/>
          </w:tcPr>
          <w:p w:rsidR="00110C18" w:rsidRPr="0056388D" w:rsidRDefault="00110C18" w:rsidP="00063728">
            <w:pPr>
              <w:rPr>
                <w:ins w:id="43535" w:author="KIM, Jason" w:date="2019-04-02T13:39:00Z"/>
                <w:rFonts w:ascii="Calibri" w:eastAsia="Times New Roman" w:hAnsi="Calibri" w:cs="Calibri"/>
                <w:color w:val="000000"/>
                <w:lang w:eastAsia="en-AU"/>
              </w:rPr>
            </w:pPr>
            <w:ins w:id="4353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537" w:author="KIM, Jason" w:date="2019-04-02T13:39:00Z"/>
                <w:rFonts w:ascii="Calibri" w:eastAsia="Times New Roman" w:hAnsi="Calibri" w:cs="Calibri"/>
                <w:color w:val="000000"/>
                <w:lang w:eastAsia="en-AU"/>
              </w:rPr>
            </w:pPr>
            <w:ins w:id="43538" w:author="KIM, Jason" w:date="2019-04-02T13:39:00Z">
              <w:r w:rsidRPr="0056388D">
                <w:rPr>
                  <w:rFonts w:ascii="Calibri" w:eastAsia="Times New Roman" w:hAnsi="Calibri" w:cs="Calibri"/>
                  <w:color w:val="000000"/>
                  <w:lang w:eastAsia="en-AU"/>
                </w:rPr>
                <w:t>DXE2029</w:t>
              </w:r>
            </w:ins>
          </w:p>
        </w:tc>
        <w:tc>
          <w:tcPr>
            <w:tcW w:w="793" w:type="pct"/>
            <w:noWrap/>
            <w:hideMark/>
          </w:tcPr>
          <w:p w:rsidR="00110C18" w:rsidRPr="0056388D" w:rsidRDefault="00110C18" w:rsidP="00063728">
            <w:pPr>
              <w:rPr>
                <w:ins w:id="43539" w:author="KIM, Jason" w:date="2019-04-02T13:39:00Z"/>
                <w:rFonts w:ascii="Calibri" w:eastAsia="Times New Roman" w:hAnsi="Calibri" w:cs="Calibri"/>
                <w:color w:val="000000"/>
                <w:lang w:eastAsia="en-AU"/>
              </w:rPr>
            </w:pPr>
            <w:ins w:id="435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41" w:author="KIM, Jason" w:date="2019-04-02T13:39:00Z"/>
                <w:rFonts w:ascii="Calibri" w:eastAsia="Times New Roman" w:hAnsi="Calibri" w:cs="Calibri"/>
                <w:color w:val="000000"/>
                <w:lang w:eastAsia="en-AU"/>
              </w:rPr>
            </w:pPr>
            <w:ins w:id="43542" w:author="KIM, Jason" w:date="2019-04-02T13:39:00Z">
              <w:r w:rsidRPr="0056388D">
                <w:rPr>
                  <w:rFonts w:ascii="Calibri" w:eastAsia="Times New Roman" w:hAnsi="Calibri" w:cs="Calibri"/>
                  <w:color w:val="000000"/>
                  <w:lang w:eastAsia="en-AU"/>
                </w:rPr>
                <w:t>Chainage 2047</w:t>
              </w:r>
            </w:ins>
          </w:p>
        </w:tc>
        <w:tc>
          <w:tcPr>
            <w:tcW w:w="818" w:type="pct"/>
            <w:noWrap/>
            <w:hideMark/>
          </w:tcPr>
          <w:p w:rsidR="00110C18" w:rsidRPr="0056388D" w:rsidRDefault="00110C18" w:rsidP="00063728">
            <w:pPr>
              <w:jc w:val="right"/>
              <w:rPr>
                <w:ins w:id="43543" w:author="KIM, Jason" w:date="2019-04-02T13:39:00Z"/>
                <w:rFonts w:ascii="Calibri" w:eastAsia="Times New Roman" w:hAnsi="Calibri" w:cs="Calibri"/>
                <w:color w:val="000000"/>
                <w:lang w:eastAsia="en-AU"/>
              </w:rPr>
            </w:pPr>
            <w:ins w:id="43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45" w:author="KIM, Jason" w:date="2019-04-02T13:39:00Z"/>
        </w:trPr>
        <w:tc>
          <w:tcPr>
            <w:tcW w:w="758" w:type="pct"/>
            <w:vMerge/>
            <w:hideMark/>
          </w:tcPr>
          <w:p w:rsidR="00110C18" w:rsidRPr="0056388D" w:rsidRDefault="00110C18" w:rsidP="00063728">
            <w:pPr>
              <w:rPr>
                <w:ins w:id="4354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4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4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49" w:author="KIM, Jason" w:date="2019-04-02T13:39:00Z"/>
                <w:rFonts w:ascii="Calibri" w:eastAsia="Times New Roman" w:hAnsi="Calibri" w:cs="Calibri"/>
                <w:color w:val="000000"/>
                <w:lang w:eastAsia="en-AU"/>
              </w:rPr>
            </w:pPr>
            <w:ins w:id="43550" w:author="KIM, Jason" w:date="2019-04-02T13:39:00Z">
              <w:r w:rsidRPr="0056388D">
                <w:rPr>
                  <w:rFonts w:ascii="Calibri" w:eastAsia="Times New Roman" w:hAnsi="Calibri" w:cs="Calibri"/>
                  <w:color w:val="000000"/>
                  <w:lang w:eastAsia="en-AU"/>
                </w:rPr>
                <w:t>DXE2030</w:t>
              </w:r>
            </w:ins>
          </w:p>
        </w:tc>
        <w:tc>
          <w:tcPr>
            <w:tcW w:w="793" w:type="pct"/>
            <w:noWrap/>
            <w:hideMark/>
          </w:tcPr>
          <w:p w:rsidR="00110C18" w:rsidRPr="0056388D" w:rsidRDefault="00110C18" w:rsidP="00063728">
            <w:pPr>
              <w:rPr>
                <w:ins w:id="43551" w:author="KIM, Jason" w:date="2019-04-02T13:39:00Z"/>
                <w:rFonts w:ascii="Calibri" w:eastAsia="Times New Roman" w:hAnsi="Calibri" w:cs="Calibri"/>
                <w:color w:val="000000"/>
                <w:lang w:eastAsia="en-AU"/>
              </w:rPr>
            </w:pPr>
            <w:ins w:id="435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53" w:author="KIM, Jason" w:date="2019-04-02T13:39:00Z"/>
                <w:rFonts w:ascii="Calibri" w:eastAsia="Times New Roman" w:hAnsi="Calibri" w:cs="Calibri"/>
                <w:color w:val="000000"/>
                <w:lang w:eastAsia="en-AU"/>
              </w:rPr>
            </w:pPr>
            <w:ins w:id="43554" w:author="KIM, Jason" w:date="2019-04-02T13:39:00Z">
              <w:r w:rsidRPr="0056388D">
                <w:rPr>
                  <w:rFonts w:ascii="Calibri" w:eastAsia="Times New Roman" w:hAnsi="Calibri" w:cs="Calibri"/>
                  <w:color w:val="000000"/>
                  <w:lang w:eastAsia="en-AU"/>
                </w:rPr>
                <w:t>Chainage 2076</w:t>
              </w:r>
            </w:ins>
          </w:p>
        </w:tc>
        <w:tc>
          <w:tcPr>
            <w:tcW w:w="818" w:type="pct"/>
            <w:noWrap/>
            <w:hideMark/>
          </w:tcPr>
          <w:p w:rsidR="00110C18" w:rsidRPr="0056388D" w:rsidRDefault="00110C18" w:rsidP="00063728">
            <w:pPr>
              <w:jc w:val="right"/>
              <w:rPr>
                <w:ins w:id="43555" w:author="KIM, Jason" w:date="2019-04-02T13:39:00Z"/>
                <w:rFonts w:ascii="Calibri" w:eastAsia="Times New Roman" w:hAnsi="Calibri" w:cs="Calibri"/>
                <w:color w:val="000000"/>
                <w:lang w:eastAsia="en-AU"/>
              </w:rPr>
            </w:pPr>
            <w:ins w:id="43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57" w:author="KIM, Jason" w:date="2019-04-02T13:39:00Z"/>
        </w:trPr>
        <w:tc>
          <w:tcPr>
            <w:tcW w:w="758" w:type="pct"/>
            <w:vMerge/>
            <w:hideMark/>
          </w:tcPr>
          <w:p w:rsidR="00110C18" w:rsidRPr="0056388D" w:rsidRDefault="00110C18" w:rsidP="00063728">
            <w:pPr>
              <w:rPr>
                <w:ins w:id="4355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5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6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61" w:author="KIM, Jason" w:date="2019-04-02T13:39:00Z"/>
                <w:rFonts w:ascii="Calibri" w:eastAsia="Times New Roman" w:hAnsi="Calibri" w:cs="Calibri"/>
                <w:color w:val="000000"/>
                <w:lang w:eastAsia="en-AU"/>
              </w:rPr>
            </w:pPr>
            <w:ins w:id="43562" w:author="KIM, Jason" w:date="2019-04-02T13:39:00Z">
              <w:r w:rsidRPr="0056388D">
                <w:rPr>
                  <w:rFonts w:ascii="Calibri" w:eastAsia="Times New Roman" w:hAnsi="Calibri" w:cs="Calibri"/>
                  <w:color w:val="000000"/>
                  <w:lang w:eastAsia="en-AU"/>
                </w:rPr>
                <w:t>DXE2031</w:t>
              </w:r>
            </w:ins>
          </w:p>
        </w:tc>
        <w:tc>
          <w:tcPr>
            <w:tcW w:w="793" w:type="pct"/>
            <w:noWrap/>
            <w:hideMark/>
          </w:tcPr>
          <w:p w:rsidR="00110C18" w:rsidRPr="0056388D" w:rsidRDefault="00110C18" w:rsidP="00063728">
            <w:pPr>
              <w:rPr>
                <w:ins w:id="43563" w:author="KIM, Jason" w:date="2019-04-02T13:39:00Z"/>
                <w:rFonts w:ascii="Calibri" w:eastAsia="Times New Roman" w:hAnsi="Calibri" w:cs="Calibri"/>
                <w:color w:val="000000"/>
                <w:lang w:eastAsia="en-AU"/>
              </w:rPr>
            </w:pPr>
            <w:ins w:id="435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65" w:author="KIM, Jason" w:date="2019-04-02T13:39:00Z"/>
                <w:rFonts w:ascii="Calibri" w:eastAsia="Times New Roman" w:hAnsi="Calibri" w:cs="Calibri"/>
                <w:color w:val="000000"/>
                <w:lang w:eastAsia="en-AU"/>
              </w:rPr>
            </w:pPr>
            <w:ins w:id="43566" w:author="KIM, Jason" w:date="2019-04-02T13:39:00Z">
              <w:r w:rsidRPr="0056388D">
                <w:rPr>
                  <w:rFonts w:ascii="Calibri" w:eastAsia="Times New Roman" w:hAnsi="Calibri" w:cs="Calibri"/>
                  <w:color w:val="000000"/>
                  <w:lang w:eastAsia="en-AU"/>
                </w:rPr>
                <w:t>Chainage 2105</w:t>
              </w:r>
            </w:ins>
          </w:p>
        </w:tc>
        <w:tc>
          <w:tcPr>
            <w:tcW w:w="818" w:type="pct"/>
            <w:noWrap/>
            <w:hideMark/>
          </w:tcPr>
          <w:p w:rsidR="00110C18" w:rsidRPr="0056388D" w:rsidRDefault="00110C18" w:rsidP="00063728">
            <w:pPr>
              <w:jc w:val="right"/>
              <w:rPr>
                <w:ins w:id="43567" w:author="KIM, Jason" w:date="2019-04-02T13:39:00Z"/>
                <w:rFonts w:ascii="Calibri" w:eastAsia="Times New Roman" w:hAnsi="Calibri" w:cs="Calibri"/>
                <w:color w:val="000000"/>
                <w:lang w:eastAsia="en-AU"/>
              </w:rPr>
            </w:pPr>
            <w:ins w:id="43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69" w:author="KIM, Jason" w:date="2019-04-02T13:39:00Z"/>
        </w:trPr>
        <w:tc>
          <w:tcPr>
            <w:tcW w:w="758" w:type="pct"/>
            <w:vMerge w:val="restart"/>
            <w:noWrap/>
            <w:hideMark/>
          </w:tcPr>
          <w:p w:rsidR="00110C18" w:rsidRPr="0056388D" w:rsidRDefault="00110C18" w:rsidP="00063728">
            <w:pPr>
              <w:rPr>
                <w:ins w:id="43570" w:author="KIM, Jason" w:date="2019-04-02T13:39:00Z"/>
                <w:rFonts w:ascii="Calibri" w:eastAsia="Times New Roman" w:hAnsi="Calibri" w:cs="Calibri"/>
                <w:color w:val="000000"/>
                <w:lang w:eastAsia="en-AU"/>
              </w:rPr>
            </w:pPr>
            <w:ins w:id="43571" w:author="KIM, Jason" w:date="2019-04-02T13:39:00Z">
              <w:r w:rsidRPr="0056388D">
                <w:rPr>
                  <w:rFonts w:ascii="Calibri" w:eastAsia="Times New Roman" w:hAnsi="Calibri" w:cs="Calibri"/>
                  <w:color w:val="000000"/>
                  <w:lang w:eastAsia="en-AU"/>
                </w:rPr>
                <w:t>DXE10K4x</w:t>
              </w:r>
            </w:ins>
          </w:p>
        </w:tc>
        <w:tc>
          <w:tcPr>
            <w:tcW w:w="648" w:type="pct"/>
            <w:vMerge w:val="restart"/>
            <w:noWrap/>
            <w:hideMark/>
          </w:tcPr>
          <w:p w:rsidR="00110C18" w:rsidRPr="0056388D" w:rsidRDefault="00110C18" w:rsidP="00063728">
            <w:pPr>
              <w:rPr>
                <w:ins w:id="43572" w:author="KIM, Jason" w:date="2019-04-02T13:39:00Z"/>
                <w:rFonts w:ascii="Calibri" w:eastAsia="Times New Roman" w:hAnsi="Calibri" w:cs="Calibri"/>
                <w:color w:val="000000"/>
                <w:lang w:eastAsia="en-AU"/>
              </w:rPr>
            </w:pPr>
            <w:ins w:id="43573" w:author="KIM, Jason" w:date="2019-04-02T13:39:00Z">
              <w:r w:rsidRPr="0056388D">
                <w:rPr>
                  <w:rFonts w:ascii="Calibri" w:eastAsia="Times New Roman" w:hAnsi="Calibri" w:cs="Calibri"/>
                  <w:color w:val="000000"/>
                  <w:lang w:eastAsia="en-AU"/>
                </w:rPr>
                <w:t>ELZ20048</w:t>
              </w:r>
            </w:ins>
          </w:p>
        </w:tc>
        <w:tc>
          <w:tcPr>
            <w:tcW w:w="516" w:type="pct"/>
            <w:vMerge w:val="restart"/>
            <w:noWrap/>
            <w:hideMark/>
          </w:tcPr>
          <w:p w:rsidR="00110C18" w:rsidRPr="0056388D" w:rsidRDefault="00110C18" w:rsidP="00063728">
            <w:pPr>
              <w:rPr>
                <w:ins w:id="43574" w:author="KIM, Jason" w:date="2019-04-02T13:39:00Z"/>
                <w:rFonts w:ascii="Calibri" w:eastAsia="Times New Roman" w:hAnsi="Calibri" w:cs="Calibri"/>
                <w:color w:val="000000"/>
                <w:lang w:eastAsia="en-AU"/>
              </w:rPr>
            </w:pPr>
            <w:ins w:id="4357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576" w:author="KIM, Jason" w:date="2019-04-02T13:39:00Z"/>
                <w:rFonts w:ascii="Calibri" w:eastAsia="Times New Roman" w:hAnsi="Calibri" w:cs="Calibri"/>
                <w:color w:val="000000"/>
                <w:lang w:eastAsia="en-AU"/>
              </w:rPr>
            </w:pPr>
            <w:ins w:id="43577" w:author="KIM, Jason" w:date="2019-04-02T13:39:00Z">
              <w:r w:rsidRPr="0056388D">
                <w:rPr>
                  <w:rFonts w:ascii="Calibri" w:eastAsia="Times New Roman" w:hAnsi="Calibri" w:cs="Calibri"/>
                  <w:color w:val="000000"/>
                  <w:lang w:eastAsia="en-AU"/>
                </w:rPr>
                <w:t>DXE2026</w:t>
              </w:r>
            </w:ins>
          </w:p>
        </w:tc>
        <w:tc>
          <w:tcPr>
            <w:tcW w:w="793" w:type="pct"/>
            <w:noWrap/>
            <w:hideMark/>
          </w:tcPr>
          <w:p w:rsidR="00110C18" w:rsidRPr="0056388D" w:rsidRDefault="00110C18" w:rsidP="00063728">
            <w:pPr>
              <w:rPr>
                <w:ins w:id="43578" w:author="KIM, Jason" w:date="2019-04-02T13:39:00Z"/>
                <w:rFonts w:ascii="Calibri" w:eastAsia="Times New Roman" w:hAnsi="Calibri" w:cs="Calibri"/>
                <w:color w:val="000000"/>
                <w:lang w:eastAsia="en-AU"/>
              </w:rPr>
            </w:pPr>
            <w:ins w:id="4357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80" w:author="KIM, Jason" w:date="2019-04-02T13:39:00Z"/>
                <w:rFonts w:ascii="Calibri" w:eastAsia="Times New Roman" w:hAnsi="Calibri" w:cs="Calibri"/>
                <w:color w:val="000000"/>
                <w:lang w:eastAsia="en-AU"/>
              </w:rPr>
            </w:pPr>
            <w:ins w:id="43581" w:author="KIM, Jason" w:date="2019-04-02T13:39:00Z">
              <w:r w:rsidRPr="0056388D">
                <w:rPr>
                  <w:rFonts w:ascii="Calibri" w:eastAsia="Times New Roman" w:hAnsi="Calibri" w:cs="Calibri"/>
                  <w:color w:val="000000"/>
                  <w:lang w:eastAsia="en-AU"/>
                </w:rPr>
                <w:t>Chainage 1938</w:t>
              </w:r>
            </w:ins>
          </w:p>
        </w:tc>
        <w:tc>
          <w:tcPr>
            <w:tcW w:w="818" w:type="pct"/>
            <w:noWrap/>
            <w:hideMark/>
          </w:tcPr>
          <w:p w:rsidR="00110C18" w:rsidRPr="0056388D" w:rsidRDefault="00110C18" w:rsidP="00063728">
            <w:pPr>
              <w:jc w:val="right"/>
              <w:rPr>
                <w:ins w:id="43582" w:author="KIM, Jason" w:date="2019-04-02T13:39:00Z"/>
                <w:rFonts w:ascii="Calibri" w:eastAsia="Times New Roman" w:hAnsi="Calibri" w:cs="Calibri"/>
                <w:color w:val="000000"/>
                <w:lang w:eastAsia="en-AU"/>
              </w:rPr>
            </w:pPr>
            <w:ins w:id="435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84" w:author="KIM, Jason" w:date="2019-04-02T13:39:00Z"/>
        </w:trPr>
        <w:tc>
          <w:tcPr>
            <w:tcW w:w="758" w:type="pct"/>
            <w:vMerge/>
            <w:hideMark/>
          </w:tcPr>
          <w:p w:rsidR="00110C18" w:rsidRPr="0056388D" w:rsidRDefault="00110C18" w:rsidP="00063728">
            <w:pPr>
              <w:rPr>
                <w:ins w:id="435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88" w:author="KIM, Jason" w:date="2019-04-02T13:39:00Z"/>
                <w:rFonts w:ascii="Calibri" w:eastAsia="Times New Roman" w:hAnsi="Calibri" w:cs="Calibri"/>
                <w:color w:val="000000"/>
                <w:lang w:eastAsia="en-AU"/>
              </w:rPr>
            </w:pPr>
            <w:ins w:id="43589" w:author="KIM, Jason" w:date="2019-04-02T13:39:00Z">
              <w:r w:rsidRPr="0056388D">
                <w:rPr>
                  <w:rFonts w:ascii="Calibri" w:eastAsia="Times New Roman" w:hAnsi="Calibri" w:cs="Calibri"/>
                  <w:color w:val="000000"/>
                  <w:lang w:eastAsia="en-AU"/>
                </w:rPr>
                <w:t>DXE2027</w:t>
              </w:r>
            </w:ins>
          </w:p>
        </w:tc>
        <w:tc>
          <w:tcPr>
            <w:tcW w:w="793" w:type="pct"/>
            <w:noWrap/>
            <w:hideMark/>
          </w:tcPr>
          <w:p w:rsidR="00110C18" w:rsidRPr="0056388D" w:rsidRDefault="00110C18" w:rsidP="00063728">
            <w:pPr>
              <w:rPr>
                <w:ins w:id="43590" w:author="KIM, Jason" w:date="2019-04-02T13:39:00Z"/>
                <w:rFonts w:ascii="Calibri" w:eastAsia="Times New Roman" w:hAnsi="Calibri" w:cs="Calibri"/>
                <w:color w:val="000000"/>
                <w:lang w:eastAsia="en-AU"/>
              </w:rPr>
            </w:pPr>
            <w:ins w:id="4359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92" w:author="KIM, Jason" w:date="2019-04-02T13:39:00Z"/>
                <w:rFonts w:ascii="Calibri" w:eastAsia="Times New Roman" w:hAnsi="Calibri" w:cs="Calibri"/>
                <w:color w:val="000000"/>
                <w:lang w:eastAsia="en-AU"/>
              </w:rPr>
            </w:pPr>
            <w:ins w:id="43593" w:author="KIM, Jason" w:date="2019-04-02T13:39:00Z">
              <w:r w:rsidRPr="0056388D">
                <w:rPr>
                  <w:rFonts w:ascii="Calibri" w:eastAsia="Times New Roman" w:hAnsi="Calibri" w:cs="Calibri"/>
                  <w:color w:val="000000"/>
                  <w:lang w:eastAsia="en-AU"/>
                </w:rPr>
                <w:t>Chainage 1967</w:t>
              </w:r>
            </w:ins>
          </w:p>
        </w:tc>
        <w:tc>
          <w:tcPr>
            <w:tcW w:w="818" w:type="pct"/>
            <w:noWrap/>
            <w:hideMark/>
          </w:tcPr>
          <w:p w:rsidR="00110C18" w:rsidRPr="0056388D" w:rsidRDefault="00110C18" w:rsidP="00063728">
            <w:pPr>
              <w:jc w:val="right"/>
              <w:rPr>
                <w:ins w:id="43594" w:author="KIM, Jason" w:date="2019-04-02T13:39:00Z"/>
                <w:rFonts w:ascii="Calibri" w:eastAsia="Times New Roman" w:hAnsi="Calibri" w:cs="Calibri"/>
                <w:color w:val="000000"/>
                <w:lang w:eastAsia="en-AU"/>
              </w:rPr>
            </w:pPr>
            <w:ins w:id="435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96" w:author="KIM, Jason" w:date="2019-04-02T13:39:00Z"/>
        </w:trPr>
        <w:tc>
          <w:tcPr>
            <w:tcW w:w="758" w:type="pct"/>
            <w:vMerge/>
            <w:hideMark/>
          </w:tcPr>
          <w:p w:rsidR="00110C18" w:rsidRPr="0056388D" w:rsidRDefault="00110C18" w:rsidP="00063728">
            <w:pPr>
              <w:rPr>
                <w:ins w:id="435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00" w:author="KIM, Jason" w:date="2019-04-02T13:39:00Z"/>
                <w:rFonts w:ascii="Calibri" w:eastAsia="Times New Roman" w:hAnsi="Calibri" w:cs="Calibri"/>
                <w:color w:val="000000"/>
                <w:lang w:eastAsia="en-AU"/>
              </w:rPr>
            </w:pPr>
            <w:ins w:id="43601" w:author="KIM, Jason" w:date="2019-04-02T13:39:00Z">
              <w:r w:rsidRPr="0056388D">
                <w:rPr>
                  <w:rFonts w:ascii="Calibri" w:eastAsia="Times New Roman" w:hAnsi="Calibri" w:cs="Calibri"/>
                  <w:color w:val="000000"/>
                  <w:lang w:eastAsia="en-AU"/>
                </w:rPr>
                <w:t>DXE2028</w:t>
              </w:r>
            </w:ins>
          </w:p>
        </w:tc>
        <w:tc>
          <w:tcPr>
            <w:tcW w:w="793" w:type="pct"/>
            <w:noWrap/>
            <w:hideMark/>
          </w:tcPr>
          <w:p w:rsidR="00110C18" w:rsidRPr="0056388D" w:rsidRDefault="00110C18" w:rsidP="00063728">
            <w:pPr>
              <w:rPr>
                <w:ins w:id="43602" w:author="KIM, Jason" w:date="2019-04-02T13:39:00Z"/>
                <w:rFonts w:ascii="Calibri" w:eastAsia="Times New Roman" w:hAnsi="Calibri" w:cs="Calibri"/>
                <w:color w:val="000000"/>
                <w:lang w:eastAsia="en-AU"/>
              </w:rPr>
            </w:pPr>
            <w:ins w:id="436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604" w:author="KIM, Jason" w:date="2019-04-02T13:39:00Z"/>
                <w:rFonts w:ascii="Calibri" w:eastAsia="Times New Roman" w:hAnsi="Calibri" w:cs="Calibri"/>
                <w:color w:val="000000"/>
                <w:lang w:eastAsia="en-AU"/>
              </w:rPr>
            </w:pPr>
            <w:ins w:id="43605" w:author="KIM, Jason" w:date="2019-04-02T13:39:00Z">
              <w:r w:rsidRPr="0056388D">
                <w:rPr>
                  <w:rFonts w:ascii="Calibri" w:eastAsia="Times New Roman" w:hAnsi="Calibri" w:cs="Calibri"/>
                  <w:color w:val="000000"/>
                  <w:lang w:eastAsia="en-AU"/>
                </w:rPr>
                <w:t>Chainage 1996</w:t>
              </w:r>
            </w:ins>
          </w:p>
        </w:tc>
        <w:tc>
          <w:tcPr>
            <w:tcW w:w="818" w:type="pct"/>
            <w:noWrap/>
            <w:hideMark/>
          </w:tcPr>
          <w:p w:rsidR="00110C18" w:rsidRPr="0056388D" w:rsidRDefault="00110C18" w:rsidP="00063728">
            <w:pPr>
              <w:jc w:val="right"/>
              <w:rPr>
                <w:ins w:id="43606" w:author="KIM, Jason" w:date="2019-04-02T13:39:00Z"/>
                <w:rFonts w:ascii="Calibri" w:eastAsia="Times New Roman" w:hAnsi="Calibri" w:cs="Calibri"/>
                <w:color w:val="000000"/>
                <w:lang w:eastAsia="en-AU"/>
              </w:rPr>
            </w:pPr>
            <w:ins w:id="43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08" w:author="KIM, Jason" w:date="2019-04-02T13:39:00Z"/>
        </w:trPr>
        <w:tc>
          <w:tcPr>
            <w:tcW w:w="758" w:type="pct"/>
            <w:vMerge w:val="restart"/>
            <w:noWrap/>
            <w:hideMark/>
          </w:tcPr>
          <w:p w:rsidR="00110C18" w:rsidRPr="0056388D" w:rsidRDefault="00110C18" w:rsidP="00063728">
            <w:pPr>
              <w:rPr>
                <w:ins w:id="43609" w:author="KIM, Jason" w:date="2019-04-02T13:39:00Z"/>
                <w:rFonts w:ascii="Calibri" w:eastAsia="Times New Roman" w:hAnsi="Calibri" w:cs="Calibri"/>
                <w:color w:val="000000"/>
                <w:lang w:eastAsia="en-AU"/>
              </w:rPr>
            </w:pPr>
            <w:ins w:id="43610" w:author="KIM, Jason" w:date="2019-04-02T13:39:00Z">
              <w:r w:rsidRPr="0056388D">
                <w:rPr>
                  <w:rFonts w:ascii="Calibri" w:eastAsia="Times New Roman" w:hAnsi="Calibri" w:cs="Calibri"/>
                  <w:color w:val="000000"/>
                  <w:lang w:eastAsia="en-AU"/>
                </w:rPr>
                <w:t>DXE12K1x</w:t>
              </w:r>
            </w:ins>
          </w:p>
        </w:tc>
        <w:tc>
          <w:tcPr>
            <w:tcW w:w="648" w:type="pct"/>
            <w:vMerge w:val="restart"/>
            <w:noWrap/>
            <w:hideMark/>
          </w:tcPr>
          <w:p w:rsidR="00110C18" w:rsidRPr="0056388D" w:rsidRDefault="00110C18" w:rsidP="00063728">
            <w:pPr>
              <w:rPr>
                <w:ins w:id="43611" w:author="KIM, Jason" w:date="2019-04-02T13:39:00Z"/>
                <w:rFonts w:ascii="Calibri" w:eastAsia="Times New Roman" w:hAnsi="Calibri" w:cs="Calibri"/>
                <w:color w:val="000000"/>
                <w:lang w:eastAsia="en-AU"/>
              </w:rPr>
            </w:pPr>
            <w:ins w:id="43612" w:author="KIM, Jason" w:date="2019-04-02T13:39:00Z">
              <w:r w:rsidRPr="0056388D">
                <w:rPr>
                  <w:rFonts w:ascii="Calibri" w:eastAsia="Times New Roman" w:hAnsi="Calibri" w:cs="Calibri"/>
                  <w:color w:val="000000"/>
                  <w:lang w:eastAsia="en-AU"/>
                </w:rPr>
                <w:t>ELZ10060</w:t>
              </w:r>
            </w:ins>
          </w:p>
        </w:tc>
        <w:tc>
          <w:tcPr>
            <w:tcW w:w="516" w:type="pct"/>
            <w:vMerge w:val="restart"/>
            <w:noWrap/>
            <w:hideMark/>
          </w:tcPr>
          <w:p w:rsidR="00110C18" w:rsidRPr="0056388D" w:rsidRDefault="00110C18" w:rsidP="00063728">
            <w:pPr>
              <w:rPr>
                <w:ins w:id="43613" w:author="KIM, Jason" w:date="2019-04-02T13:39:00Z"/>
                <w:rFonts w:ascii="Calibri" w:eastAsia="Times New Roman" w:hAnsi="Calibri" w:cs="Calibri"/>
                <w:color w:val="000000"/>
                <w:lang w:eastAsia="en-AU"/>
              </w:rPr>
            </w:pPr>
            <w:ins w:id="4361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615" w:author="KIM, Jason" w:date="2019-04-02T13:39:00Z"/>
                <w:rFonts w:ascii="Calibri" w:eastAsia="Times New Roman" w:hAnsi="Calibri" w:cs="Calibri"/>
                <w:color w:val="000000"/>
                <w:lang w:eastAsia="en-AU"/>
              </w:rPr>
            </w:pPr>
            <w:ins w:id="43616" w:author="KIM, Jason" w:date="2019-04-02T13:39:00Z">
              <w:r w:rsidRPr="0056388D">
                <w:rPr>
                  <w:rFonts w:ascii="Calibri" w:eastAsia="Times New Roman" w:hAnsi="Calibri" w:cs="Calibri"/>
                  <w:color w:val="000000"/>
                  <w:lang w:eastAsia="en-AU"/>
                </w:rPr>
                <w:t>DXE1036</w:t>
              </w:r>
            </w:ins>
          </w:p>
        </w:tc>
        <w:tc>
          <w:tcPr>
            <w:tcW w:w="793" w:type="pct"/>
            <w:noWrap/>
            <w:hideMark/>
          </w:tcPr>
          <w:p w:rsidR="00110C18" w:rsidRPr="0056388D" w:rsidRDefault="00110C18" w:rsidP="00063728">
            <w:pPr>
              <w:rPr>
                <w:ins w:id="43617" w:author="KIM, Jason" w:date="2019-04-02T13:39:00Z"/>
                <w:rFonts w:ascii="Calibri" w:eastAsia="Times New Roman" w:hAnsi="Calibri" w:cs="Calibri"/>
                <w:color w:val="000000"/>
                <w:lang w:eastAsia="en-AU"/>
              </w:rPr>
            </w:pPr>
            <w:ins w:id="436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19" w:author="KIM, Jason" w:date="2019-04-02T13:39:00Z"/>
                <w:rFonts w:ascii="Calibri" w:eastAsia="Times New Roman" w:hAnsi="Calibri" w:cs="Calibri"/>
                <w:color w:val="000000"/>
                <w:lang w:eastAsia="en-AU"/>
              </w:rPr>
            </w:pPr>
            <w:ins w:id="43620" w:author="KIM, Jason" w:date="2019-04-02T13:39:00Z">
              <w:r w:rsidRPr="0056388D">
                <w:rPr>
                  <w:rFonts w:ascii="Calibri" w:eastAsia="Times New Roman" w:hAnsi="Calibri" w:cs="Calibri"/>
                  <w:color w:val="000000"/>
                  <w:lang w:eastAsia="en-AU"/>
                </w:rPr>
                <w:t>Chainage 2286</w:t>
              </w:r>
            </w:ins>
          </w:p>
        </w:tc>
        <w:tc>
          <w:tcPr>
            <w:tcW w:w="818" w:type="pct"/>
            <w:noWrap/>
            <w:hideMark/>
          </w:tcPr>
          <w:p w:rsidR="00110C18" w:rsidRPr="0056388D" w:rsidRDefault="00110C18" w:rsidP="00063728">
            <w:pPr>
              <w:jc w:val="right"/>
              <w:rPr>
                <w:ins w:id="43621" w:author="KIM, Jason" w:date="2019-04-02T13:39:00Z"/>
                <w:rFonts w:ascii="Calibri" w:eastAsia="Times New Roman" w:hAnsi="Calibri" w:cs="Calibri"/>
                <w:color w:val="000000"/>
                <w:lang w:eastAsia="en-AU"/>
              </w:rPr>
            </w:pPr>
            <w:ins w:id="436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23" w:author="KIM, Jason" w:date="2019-04-02T13:39:00Z"/>
        </w:trPr>
        <w:tc>
          <w:tcPr>
            <w:tcW w:w="758" w:type="pct"/>
            <w:vMerge/>
            <w:hideMark/>
          </w:tcPr>
          <w:p w:rsidR="00110C18" w:rsidRPr="0056388D" w:rsidRDefault="00110C18" w:rsidP="00063728">
            <w:pPr>
              <w:rPr>
                <w:ins w:id="436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27" w:author="KIM, Jason" w:date="2019-04-02T13:39:00Z"/>
                <w:rFonts w:ascii="Calibri" w:eastAsia="Times New Roman" w:hAnsi="Calibri" w:cs="Calibri"/>
                <w:color w:val="000000"/>
                <w:lang w:eastAsia="en-AU"/>
              </w:rPr>
            </w:pPr>
            <w:ins w:id="43628" w:author="KIM, Jason" w:date="2019-04-02T13:39:00Z">
              <w:r w:rsidRPr="0056388D">
                <w:rPr>
                  <w:rFonts w:ascii="Calibri" w:eastAsia="Times New Roman" w:hAnsi="Calibri" w:cs="Calibri"/>
                  <w:color w:val="000000"/>
                  <w:lang w:eastAsia="en-AU"/>
                </w:rPr>
                <w:t>DXE1037</w:t>
              </w:r>
            </w:ins>
          </w:p>
        </w:tc>
        <w:tc>
          <w:tcPr>
            <w:tcW w:w="793" w:type="pct"/>
            <w:noWrap/>
            <w:hideMark/>
          </w:tcPr>
          <w:p w:rsidR="00110C18" w:rsidRPr="0056388D" w:rsidRDefault="00110C18" w:rsidP="00063728">
            <w:pPr>
              <w:rPr>
                <w:ins w:id="43629" w:author="KIM, Jason" w:date="2019-04-02T13:39:00Z"/>
                <w:rFonts w:ascii="Calibri" w:eastAsia="Times New Roman" w:hAnsi="Calibri" w:cs="Calibri"/>
                <w:color w:val="000000"/>
                <w:lang w:eastAsia="en-AU"/>
              </w:rPr>
            </w:pPr>
            <w:ins w:id="436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31" w:author="KIM, Jason" w:date="2019-04-02T13:39:00Z"/>
                <w:rFonts w:ascii="Calibri" w:eastAsia="Times New Roman" w:hAnsi="Calibri" w:cs="Calibri"/>
                <w:color w:val="000000"/>
                <w:lang w:eastAsia="en-AU"/>
              </w:rPr>
            </w:pPr>
            <w:ins w:id="43632" w:author="KIM, Jason" w:date="2019-04-02T13:39:00Z">
              <w:r w:rsidRPr="0056388D">
                <w:rPr>
                  <w:rFonts w:ascii="Calibri" w:eastAsia="Times New Roman" w:hAnsi="Calibri" w:cs="Calibri"/>
                  <w:color w:val="000000"/>
                  <w:lang w:eastAsia="en-AU"/>
                </w:rPr>
                <w:t>Chainage 2315</w:t>
              </w:r>
            </w:ins>
          </w:p>
        </w:tc>
        <w:tc>
          <w:tcPr>
            <w:tcW w:w="818" w:type="pct"/>
            <w:noWrap/>
            <w:hideMark/>
          </w:tcPr>
          <w:p w:rsidR="00110C18" w:rsidRPr="0056388D" w:rsidRDefault="00110C18" w:rsidP="00063728">
            <w:pPr>
              <w:jc w:val="right"/>
              <w:rPr>
                <w:ins w:id="43633" w:author="KIM, Jason" w:date="2019-04-02T13:39:00Z"/>
                <w:rFonts w:ascii="Calibri" w:eastAsia="Times New Roman" w:hAnsi="Calibri" w:cs="Calibri"/>
                <w:color w:val="000000"/>
                <w:lang w:eastAsia="en-AU"/>
              </w:rPr>
            </w:pPr>
            <w:ins w:id="436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35" w:author="KIM, Jason" w:date="2019-04-02T13:39:00Z"/>
        </w:trPr>
        <w:tc>
          <w:tcPr>
            <w:tcW w:w="758" w:type="pct"/>
            <w:vMerge/>
            <w:hideMark/>
          </w:tcPr>
          <w:p w:rsidR="00110C18" w:rsidRPr="0056388D" w:rsidRDefault="00110C18" w:rsidP="00063728">
            <w:pPr>
              <w:rPr>
                <w:ins w:id="436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39" w:author="KIM, Jason" w:date="2019-04-02T13:39:00Z"/>
                <w:rFonts w:ascii="Calibri" w:eastAsia="Times New Roman" w:hAnsi="Calibri" w:cs="Calibri"/>
                <w:color w:val="000000"/>
                <w:lang w:eastAsia="en-AU"/>
              </w:rPr>
            </w:pPr>
            <w:ins w:id="43640" w:author="KIM, Jason" w:date="2019-04-02T13:39:00Z">
              <w:r w:rsidRPr="0056388D">
                <w:rPr>
                  <w:rFonts w:ascii="Calibri" w:eastAsia="Times New Roman" w:hAnsi="Calibri" w:cs="Calibri"/>
                  <w:color w:val="000000"/>
                  <w:lang w:eastAsia="en-AU"/>
                </w:rPr>
                <w:t>DXE1038</w:t>
              </w:r>
            </w:ins>
          </w:p>
        </w:tc>
        <w:tc>
          <w:tcPr>
            <w:tcW w:w="793" w:type="pct"/>
            <w:noWrap/>
            <w:hideMark/>
          </w:tcPr>
          <w:p w:rsidR="00110C18" w:rsidRPr="0056388D" w:rsidRDefault="00110C18" w:rsidP="00063728">
            <w:pPr>
              <w:rPr>
                <w:ins w:id="43641" w:author="KIM, Jason" w:date="2019-04-02T13:39:00Z"/>
                <w:rFonts w:ascii="Calibri" w:eastAsia="Times New Roman" w:hAnsi="Calibri" w:cs="Calibri"/>
                <w:color w:val="000000"/>
                <w:lang w:eastAsia="en-AU"/>
              </w:rPr>
            </w:pPr>
            <w:ins w:id="436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43" w:author="KIM, Jason" w:date="2019-04-02T13:39:00Z"/>
                <w:rFonts w:ascii="Calibri" w:eastAsia="Times New Roman" w:hAnsi="Calibri" w:cs="Calibri"/>
                <w:color w:val="000000"/>
                <w:lang w:eastAsia="en-AU"/>
              </w:rPr>
            </w:pPr>
            <w:ins w:id="43644" w:author="KIM, Jason" w:date="2019-04-02T13:39:00Z">
              <w:r w:rsidRPr="0056388D">
                <w:rPr>
                  <w:rFonts w:ascii="Calibri" w:eastAsia="Times New Roman" w:hAnsi="Calibri" w:cs="Calibri"/>
                  <w:color w:val="000000"/>
                  <w:lang w:eastAsia="en-AU"/>
                </w:rPr>
                <w:t>Chainage 2325</w:t>
              </w:r>
            </w:ins>
          </w:p>
        </w:tc>
        <w:tc>
          <w:tcPr>
            <w:tcW w:w="818" w:type="pct"/>
            <w:noWrap/>
            <w:hideMark/>
          </w:tcPr>
          <w:p w:rsidR="00110C18" w:rsidRPr="0056388D" w:rsidRDefault="00110C18" w:rsidP="00063728">
            <w:pPr>
              <w:jc w:val="right"/>
              <w:rPr>
                <w:ins w:id="43645" w:author="KIM, Jason" w:date="2019-04-02T13:39:00Z"/>
                <w:rFonts w:ascii="Calibri" w:eastAsia="Times New Roman" w:hAnsi="Calibri" w:cs="Calibri"/>
                <w:color w:val="000000"/>
                <w:lang w:eastAsia="en-AU"/>
              </w:rPr>
            </w:pPr>
            <w:ins w:id="43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47" w:author="KIM, Jason" w:date="2019-04-02T13:39:00Z"/>
        </w:trPr>
        <w:tc>
          <w:tcPr>
            <w:tcW w:w="758" w:type="pct"/>
            <w:vMerge/>
            <w:hideMark/>
          </w:tcPr>
          <w:p w:rsidR="00110C18" w:rsidRPr="0056388D" w:rsidRDefault="00110C18" w:rsidP="00063728">
            <w:pPr>
              <w:rPr>
                <w:ins w:id="436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51" w:author="KIM, Jason" w:date="2019-04-02T13:39:00Z"/>
                <w:rFonts w:ascii="Calibri" w:eastAsia="Times New Roman" w:hAnsi="Calibri" w:cs="Calibri"/>
                <w:color w:val="000000"/>
                <w:lang w:eastAsia="en-AU"/>
              </w:rPr>
            </w:pPr>
            <w:ins w:id="43652" w:author="KIM, Jason" w:date="2019-04-02T13:39:00Z">
              <w:r w:rsidRPr="0056388D">
                <w:rPr>
                  <w:rFonts w:ascii="Calibri" w:eastAsia="Times New Roman" w:hAnsi="Calibri" w:cs="Calibri"/>
                  <w:color w:val="000000"/>
                  <w:lang w:eastAsia="en-AU"/>
                </w:rPr>
                <w:t>DXE1039</w:t>
              </w:r>
            </w:ins>
          </w:p>
        </w:tc>
        <w:tc>
          <w:tcPr>
            <w:tcW w:w="793" w:type="pct"/>
            <w:noWrap/>
            <w:hideMark/>
          </w:tcPr>
          <w:p w:rsidR="00110C18" w:rsidRPr="0056388D" w:rsidRDefault="00110C18" w:rsidP="00063728">
            <w:pPr>
              <w:rPr>
                <w:ins w:id="43653" w:author="KIM, Jason" w:date="2019-04-02T13:39:00Z"/>
                <w:rFonts w:ascii="Calibri" w:eastAsia="Times New Roman" w:hAnsi="Calibri" w:cs="Calibri"/>
                <w:color w:val="000000"/>
                <w:lang w:eastAsia="en-AU"/>
              </w:rPr>
            </w:pPr>
            <w:ins w:id="436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55" w:author="KIM, Jason" w:date="2019-04-02T13:39:00Z"/>
                <w:rFonts w:ascii="Calibri" w:eastAsia="Times New Roman" w:hAnsi="Calibri" w:cs="Calibri"/>
                <w:color w:val="000000"/>
                <w:lang w:eastAsia="en-AU"/>
              </w:rPr>
            </w:pPr>
            <w:ins w:id="43656" w:author="KIM, Jason" w:date="2019-04-02T13:39:00Z">
              <w:r w:rsidRPr="0056388D">
                <w:rPr>
                  <w:rFonts w:ascii="Calibri" w:eastAsia="Times New Roman" w:hAnsi="Calibri" w:cs="Calibri"/>
                  <w:color w:val="000000"/>
                  <w:lang w:eastAsia="en-AU"/>
                </w:rPr>
                <w:t>Chainage 2334</w:t>
              </w:r>
            </w:ins>
          </w:p>
        </w:tc>
        <w:tc>
          <w:tcPr>
            <w:tcW w:w="818" w:type="pct"/>
            <w:noWrap/>
            <w:hideMark/>
          </w:tcPr>
          <w:p w:rsidR="00110C18" w:rsidRPr="0056388D" w:rsidRDefault="00110C18" w:rsidP="00063728">
            <w:pPr>
              <w:jc w:val="right"/>
              <w:rPr>
                <w:ins w:id="43657" w:author="KIM, Jason" w:date="2019-04-02T13:39:00Z"/>
                <w:rFonts w:ascii="Calibri" w:eastAsia="Times New Roman" w:hAnsi="Calibri" w:cs="Calibri"/>
                <w:color w:val="000000"/>
                <w:lang w:eastAsia="en-AU"/>
              </w:rPr>
            </w:pPr>
            <w:ins w:id="43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59" w:author="KIM, Jason" w:date="2019-04-02T13:39:00Z"/>
        </w:trPr>
        <w:tc>
          <w:tcPr>
            <w:tcW w:w="758" w:type="pct"/>
            <w:vMerge/>
            <w:hideMark/>
          </w:tcPr>
          <w:p w:rsidR="00110C18" w:rsidRPr="0056388D" w:rsidRDefault="00110C18" w:rsidP="00063728">
            <w:pPr>
              <w:rPr>
                <w:ins w:id="436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63" w:author="KIM, Jason" w:date="2019-04-02T13:39:00Z"/>
                <w:rFonts w:ascii="Calibri" w:eastAsia="Times New Roman" w:hAnsi="Calibri" w:cs="Calibri"/>
                <w:color w:val="000000"/>
                <w:lang w:eastAsia="en-AU"/>
              </w:rPr>
            </w:pPr>
            <w:ins w:id="43664" w:author="KIM, Jason" w:date="2019-04-02T13:39:00Z">
              <w:r w:rsidRPr="0056388D">
                <w:rPr>
                  <w:rFonts w:ascii="Calibri" w:eastAsia="Times New Roman" w:hAnsi="Calibri" w:cs="Calibri"/>
                  <w:color w:val="000000"/>
                  <w:lang w:eastAsia="en-AU"/>
                </w:rPr>
                <w:t>DXE1040</w:t>
              </w:r>
            </w:ins>
          </w:p>
        </w:tc>
        <w:tc>
          <w:tcPr>
            <w:tcW w:w="793" w:type="pct"/>
            <w:noWrap/>
            <w:hideMark/>
          </w:tcPr>
          <w:p w:rsidR="00110C18" w:rsidRPr="0056388D" w:rsidRDefault="00110C18" w:rsidP="00063728">
            <w:pPr>
              <w:rPr>
                <w:ins w:id="43665" w:author="KIM, Jason" w:date="2019-04-02T13:39:00Z"/>
                <w:rFonts w:ascii="Calibri" w:eastAsia="Times New Roman" w:hAnsi="Calibri" w:cs="Calibri"/>
                <w:color w:val="000000"/>
                <w:lang w:eastAsia="en-AU"/>
              </w:rPr>
            </w:pPr>
            <w:ins w:id="436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67" w:author="KIM, Jason" w:date="2019-04-02T13:39:00Z"/>
                <w:rFonts w:ascii="Calibri" w:eastAsia="Times New Roman" w:hAnsi="Calibri" w:cs="Calibri"/>
                <w:color w:val="000000"/>
                <w:lang w:eastAsia="en-AU"/>
              </w:rPr>
            </w:pPr>
            <w:ins w:id="43668" w:author="KIM, Jason" w:date="2019-04-02T13:39:00Z">
              <w:r w:rsidRPr="0056388D">
                <w:rPr>
                  <w:rFonts w:ascii="Calibri" w:eastAsia="Times New Roman" w:hAnsi="Calibri" w:cs="Calibri"/>
                  <w:color w:val="000000"/>
                  <w:lang w:eastAsia="en-AU"/>
                </w:rPr>
                <w:t>Chainage 2344</w:t>
              </w:r>
            </w:ins>
          </w:p>
        </w:tc>
        <w:tc>
          <w:tcPr>
            <w:tcW w:w="818" w:type="pct"/>
            <w:noWrap/>
            <w:hideMark/>
          </w:tcPr>
          <w:p w:rsidR="00110C18" w:rsidRPr="0056388D" w:rsidRDefault="00110C18" w:rsidP="00063728">
            <w:pPr>
              <w:jc w:val="right"/>
              <w:rPr>
                <w:ins w:id="43669" w:author="KIM, Jason" w:date="2019-04-02T13:39:00Z"/>
                <w:rFonts w:ascii="Calibri" w:eastAsia="Times New Roman" w:hAnsi="Calibri" w:cs="Calibri"/>
                <w:color w:val="000000"/>
                <w:lang w:eastAsia="en-AU"/>
              </w:rPr>
            </w:pPr>
            <w:ins w:id="43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71" w:author="KIM, Jason" w:date="2019-04-02T13:39:00Z"/>
        </w:trPr>
        <w:tc>
          <w:tcPr>
            <w:tcW w:w="758" w:type="pct"/>
            <w:vMerge/>
            <w:hideMark/>
          </w:tcPr>
          <w:p w:rsidR="00110C18" w:rsidRPr="0056388D" w:rsidRDefault="00110C18" w:rsidP="00063728">
            <w:pPr>
              <w:rPr>
                <w:ins w:id="436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75" w:author="KIM, Jason" w:date="2019-04-02T13:39:00Z"/>
                <w:rFonts w:ascii="Calibri" w:eastAsia="Times New Roman" w:hAnsi="Calibri" w:cs="Calibri"/>
                <w:color w:val="000000"/>
                <w:lang w:eastAsia="en-AU"/>
              </w:rPr>
            </w:pPr>
            <w:ins w:id="43676" w:author="KIM, Jason" w:date="2019-04-02T13:39:00Z">
              <w:r w:rsidRPr="0056388D">
                <w:rPr>
                  <w:rFonts w:ascii="Calibri" w:eastAsia="Times New Roman" w:hAnsi="Calibri" w:cs="Calibri"/>
                  <w:color w:val="000000"/>
                  <w:lang w:eastAsia="en-AU"/>
                </w:rPr>
                <w:t>DXE1041</w:t>
              </w:r>
            </w:ins>
          </w:p>
        </w:tc>
        <w:tc>
          <w:tcPr>
            <w:tcW w:w="793" w:type="pct"/>
            <w:noWrap/>
            <w:hideMark/>
          </w:tcPr>
          <w:p w:rsidR="00110C18" w:rsidRPr="0056388D" w:rsidRDefault="00110C18" w:rsidP="00063728">
            <w:pPr>
              <w:rPr>
                <w:ins w:id="43677" w:author="KIM, Jason" w:date="2019-04-02T13:39:00Z"/>
                <w:rFonts w:ascii="Calibri" w:eastAsia="Times New Roman" w:hAnsi="Calibri" w:cs="Calibri"/>
                <w:color w:val="000000"/>
                <w:lang w:eastAsia="en-AU"/>
              </w:rPr>
            </w:pPr>
            <w:ins w:id="436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79" w:author="KIM, Jason" w:date="2019-04-02T13:39:00Z"/>
                <w:rFonts w:ascii="Calibri" w:eastAsia="Times New Roman" w:hAnsi="Calibri" w:cs="Calibri"/>
                <w:color w:val="000000"/>
                <w:lang w:eastAsia="en-AU"/>
              </w:rPr>
            </w:pPr>
            <w:ins w:id="43680" w:author="KIM, Jason" w:date="2019-04-02T13:39:00Z">
              <w:r w:rsidRPr="0056388D">
                <w:rPr>
                  <w:rFonts w:ascii="Calibri" w:eastAsia="Times New Roman" w:hAnsi="Calibri" w:cs="Calibri"/>
                  <w:color w:val="000000"/>
                  <w:lang w:eastAsia="en-AU"/>
                </w:rPr>
                <w:t>Chainage 2353</w:t>
              </w:r>
            </w:ins>
          </w:p>
        </w:tc>
        <w:tc>
          <w:tcPr>
            <w:tcW w:w="818" w:type="pct"/>
            <w:noWrap/>
            <w:hideMark/>
          </w:tcPr>
          <w:p w:rsidR="00110C18" w:rsidRPr="0056388D" w:rsidRDefault="00110C18" w:rsidP="00063728">
            <w:pPr>
              <w:jc w:val="right"/>
              <w:rPr>
                <w:ins w:id="43681" w:author="KIM, Jason" w:date="2019-04-02T13:39:00Z"/>
                <w:rFonts w:ascii="Calibri" w:eastAsia="Times New Roman" w:hAnsi="Calibri" w:cs="Calibri"/>
                <w:color w:val="000000"/>
                <w:lang w:eastAsia="en-AU"/>
              </w:rPr>
            </w:pPr>
            <w:ins w:id="43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83" w:author="KIM, Jason" w:date="2019-04-02T13:39:00Z"/>
        </w:trPr>
        <w:tc>
          <w:tcPr>
            <w:tcW w:w="758" w:type="pct"/>
            <w:vMerge/>
            <w:hideMark/>
          </w:tcPr>
          <w:p w:rsidR="00110C18" w:rsidRPr="0056388D" w:rsidRDefault="00110C18" w:rsidP="00063728">
            <w:pPr>
              <w:rPr>
                <w:ins w:id="436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87" w:author="KIM, Jason" w:date="2019-04-02T13:39:00Z"/>
                <w:rFonts w:ascii="Calibri" w:eastAsia="Times New Roman" w:hAnsi="Calibri" w:cs="Calibri"/>
                <w:color w:val="000000"/>
                <w:lang w:eastAsia="en-AU"/>
              </w:rPr>
            </w:pPr>
            <w:ins w:id="43688" w:author="KIM, Jason" w:date="2019-04-02T13:39:00Z">
              <w:r w:rsidRPr="0056388D">
                <w:rPr>
                  <w:rFonts w:ascii="Calibri" w:eastAsia="Times New Roman" w:hAnsi="Calibri" w:cs="Calibri"/>
                  <w:color w:val="000000"/>
                  <w:lang w:eastAsia="en-AU"/>
                </w:rPr>
                <w:t>DXE1042</w:t>
              </w:r>
            </w:ins>
          </w:p>
        </w:tc>
        <w:tc>
          <w:tcPr>
            <w:tcW w:w="793" w:type="pct"/>
            <w:noWrap/>
            <w:hideMark/>
          </w:tcPr>
          <w:p w:rsidR="00110C18" w:rsidRPr="0056388D" w:rsidRDefault="00110C18" w:rsidP="00063728">
            <w:pPr>
              <w:rPr>
                <w:ins w:id="43689" w:author="KIM, Jason" w:date="2019-04-02T13:39:00Z"/>
                <w:rFonts w:ascii="Calibri" w:eastAsia="Times New Roman" w:hAnsi="Calibri" w:cs="Calibri"/>
                <w:color w:val="000000"/>
                <w:lang w:eastAsia="en-AU"/>
              </w:rPr>
            </w:pPr>
            <w:ins w:id="436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91" w:author="KIM, Jason" w:date="2019-04-02T13:39:00Z"/>
                <w:rFonts w:ascii="Calibri" w:eastAsia="Times New Roman" w:hAnsi="Calibri" w:cs="Calibri"/>
                <w:color w:val="000000"/>
                <w:lang w:eastAsia="en-AU"/>
              </w:rPr>
            </w:pPr>
            <w:ins w:id="43692" w:author="KIM, Jason" w:date="2019-04-02T13:39:00Z">
              <w:r w:rsidRPr="0056388D">
                <w:rPr>
                  <w:rFonts w:ascii="Calibri" w:eastAsia="Times New Roman" w:hAnsi="Calibri" w:cs="Calibri"/>
                  <w:color w:val="000000"/>
                  <w:lang w:eastAsia="en-AU"/>
                </w:rPr>
                <w:t>Chainage 2363</w:t>
              </w:r>
            </w:ins>
          </w:p>
        </w:tc>
        <w:tc>
          <w:tcPr>
            <w:tcW w:w="818" w:type="pct"/>
            <w:noWrap/>
            <w:hideMark/>
          </w:tcPr>
          <w:p w:rsidR="00110C18" w:rsidRPr="0056388D" w:rsidRDefault="00110C18" w:rsidP="00063728">
            <w:pPr>
              <w:jc w:val="right"/>
              <w:rPr>
                <w:ins w:id="43693" w:author="KIM, Jason" w:date="2019-04-02T13:39:00Z"/>
                <w:rFonts w:ascii="Calibri" w:eastAsia="Times New Roman" w:hAnsi="Calibri" w:cs="Calibri"/>
                <w:color w:val="000000"/>
                <w:lang w:eastAsia="en-AU"/>
              </w:rPr>
            </w:pPr>
            <w:ins w:id="43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95" w:author="KIM, Jason" w:date="2019-04-02T13:39:00Z"/>
        </w:trPr>
        <w:tc>
          <w:tcPr>
            <w:tcW w:w="758" w:type="pct"/>
            <w:vMerge w:val="restart"/>
            <w:noWrap/>
            <w:hideMark/>
          </w:tcPr>
          <w:p w:rsidR="00110C18" w:rsidRPr="0056388D" w:rsidRDefault="00110C18" w:rsidP="00063728">
            <w:pPr>
              <w:rPr>
                <w:ins w:id="43696" w:author="KIM, Jason" w:date="2019-04-02T13:39:00Z"/>
                <w:rFonts w:ascii="Calibri" w:eastAsia="Times New Roman" w:hAnsi="Calibri" w:cs="Calibri"/>
                <w:color w:val="000000"/>
                <w:lang w:eastAsia="en-AU"/>
              </w:rPr>
            </w:pPr>
            <w:ins w:id="43697" w:author="KIM, Jason" w:date="2019-04-02T13:39:00Z">
              <w:r w:rsidRPr="0056388D">
                <w:rPr>
                  <w:rFonts w:ascii="Calibri" w:eastAsia="Times New Roman" w:hAnsi="Calibri" w:cs="Calibri"/>
                  <w:color w:val="000000"/>
                  <w:lang w:eastAsia="en-AU"/>
                </w:rPr>
                <w:t>DXE12K2x</w:t>
              </w:r>
            </w:ins>
          </w:p>
        </w:tc>
        <w:tc>
          <w:tcPr>
            <w:tcW w:w="648" w:type="pct"/>
            <w:vMerge w:val="restart"/>
            <w:noWrap/>
            <w:hideMark/>
          </w:tcPr>
          <w:p w:rsidR="00110C18" w:rsidRPr="0056388D" w:rsidRDefault="00110C18" w:rsidP="00063728">
            <w:pPr>
              <w:rPr>
                <w:ins w:id="43698" w:author="KIM, Jason" w:date="2019-04-02T13:39:00Z"/>
                <w:rFonts w:ascii="Calibri" w:eastAsia="Times New Roman" w:hAnsi="Calibri" w:cs="Calibri"/>
                <w:color w:val="000000"/>
                <w:lang w:eastAsia="en-AU"/>
              </w:rPr>
            </w:pPr>
            <w:ins w:id="43699" w:author="KIM, Jason" w:date="2019-04-02T13:39:00Z">
              <w:r w:rsidRPr="0056388D">
                <w:rPr>
                  <w:rFonts w:ascii="Calibri" w:eastAsia="Times New Roman" w:hAnsi="Calibri" w:cs="Calibri"/>
                  <w:color w:val="000000"/>
                  <w:lang w:eastAsia="en-AU"/>
                </w:rPr>
                <w:t>ELZ10056</w:t>
              </w:r>
            </w:ins>
          </w:p>
        </w:tc>
        <w:tc>
          <w:tcPr>
            <w:tcW w:w="516" w:type="pct"/>
            <w:vMerge w:val="restart"/>
            <w:noWrap/>
            <w:hideMark/>
          </w:tcPr>
          <w:p w:rsidR="00110C18" w:rsidRPr="0056388D" w:rsidRDefault="00110C18" w:rsidP="00063728">
            <w:pPr>
              <w:rPr>
                <w:ins w:id="43700" w:author="KIM, Jason" w:date="2019-04-02T13:39:00Z"/>
                <w:rFonts w:ascii="Calibri" w:eastAsia="Times New Roman" w:hAnsi="Calibri" w:cs="Calibri"/>
                <w:color w:val="000000"/>
                <w:lang w:eastAsia="en-AU"/>
              </w:rPr>
            </w:pPr>
            <w:ins w:id="4370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702" w:author="KIM, Jason" w:date="2019-04-02T13:39:00Z"/>
                <w:rFonts w:ascii="Calibri" w:eastAsia="Times New Roman" w:hAnsi="Calibri" w:cs="Calibri"/>
                <w:color w:val="000000"/>
                <w:lang w:eastAsia="en-AU"/>
              </w:rPr>
            </w:pPr>
            <w:ins w:id="43703" w:author="KIM, Jason" w:date="2019-04-02T13:39:00Z">
              <w:r w:rsidRPr="0056388D">
                <w:rPr>
                  <w:rFonts w:ascii="Calibri" w:eastAsia="Times New Roman" w:hAnsi="Calibri" w:cs="Calibri"/>
                  <w:color w:val="000000"/>
                  <w:lang w:eastAsia="en-AU"/>
                </w:rPr>
                <w:t>DXE1033</w:t>
              </w:r>
            </w:ins>
          </w:p>
        </w:tc>
        <w:tc>
          <w:tcPr>
            <w:tcW w:w="793" w:type="pct"/>
            <w:noWrap/>
            <w:hideMark/>
          </w:tcPr>
          <w:p w:rsidR="00110C18" w:rsidRPr="0056388D" w:rsidRDefault="00110C18" w:rsidP="00063728">
            <w:pPr>
              <w:rPr>
                <w:ins w:id="43704" w:author="KIM, Jason" w:date="2019-04-02T13:39:00Z"/>
                <w:rFonts w:ascii="Calibri" w:eastAsia="Times New Roman" w:hAnsi="Calibri" w:cs="Calibri"/>
                <w:color w:val="000000"/>
                <w:lang w:eastAsia="en-AU"/>
              </w:rPr>
            </w:pPr>
            <w:ins w:id="437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06" w:author="KIM, Jason" w:date="2019-04-02T13:39:00Z"/>
                <w:rFonts w:ascii="Calibri" w:eastAsia="Times New Roman" w:hAnsi="Calibri" w:cs="Calibri"/>
                <w:color w:val="000000"/>
                <w:lang w:eastAsia="en-AU"/>
              </w:rPr>
            </w:pPr>
            <w:ins w:id="43707" w:author="KIM, Jason" w:date="2019-04-02T13:39:00Z">
              <w:r w:rsidRPr="0056388D">
                <w:rPr>
                  <w:rFonts w:ascii="Calibri" w:eastAsia="Times New Roman" w:hAnsi="Calibri" w:cs="Calibri"/>
                  <w:color w:val="000000"/>
                  <w:lang w:eastAsia="en-AU"/>
                </w:rPr>
                <w:t>Chainage 2166</w:t>
              </w:r>
            </w:ins>
          </w:p>
        </w:tc>
        <w:tc>
          <w:tcPr>
            <w:tcW w:w="818" w:type="pct"/>
            <w:noWrap/>
            <w:hideMark/>
          </w:tcPr>
          <w:p w:rsidR="00110C18" w:rsidRPr="0056388D" w:rsidRDefault="00110C18" w:rsidP="00063728">
            <w:pPr>
              <w:jc w:val="right"/>
              <w:rPr>
                <w:ins w:id="43708" w:author="KIM, Jason" w:date="2019-04-02T13:39:00Z"/>
                <w:rFonts w:ascii="Calibri" w:eastAsia="Times New Roman" w:hAnsi="Calibri" w:cs="Calibri"/>
                <w:color w:val="000000"/>
                <w:lang w:eastAsia="en-AU"/>
              </w:rPr>
            </w:pPr>
            <w:ins w:id="43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10" w:author="KIM, Jason" w:date="2019-04-02T13:39:00Z"/>
        </w:trPr>
        <w:tc>
          <w:tcPr>
            <w:tcW w:w="758" w:type="pct"/>
            <w:vMerge/>
            <w:hideMark/>
          </w:tcPr>
          <w:p w:rsidR="00110C18" w:rsidRPr="0056388D" w:rsidRDefault="00110C18" w:rsidP="00063728">
            <w:pPr>
              <w:rPr>
                <w:ins w:id="437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14" w:author="KIM, Jason" w:date="2019-04-02T13:39:00Z"/>
                <w:rFonts w:ascii="Calibri" w:eastAsia="Times New Roman" w:hAnsi="Calibri" w:cs="Calibri"/>
                <w:color w:val="000000"/>
                <w:lang w:eastAsia="en-AU"/>
              </w:rPr>
            </w:pPr>
            <w:ins w:id="43715" w:author="KIM, Jason" w:date="2019-04-02T13:39:00Z">
              <w:r w:rsidRPr="0056388D">
                <w:rPr>
                  <w:rFonts w:ascii="Calibri" w:eastAsia="Times New Roman" w:hAnsi="Calibri" w:cs="Calibri"/>
                  <w:color w:val="000000"/>
                  <w:lang w:eastAsia="en-AU"/>
                </w:rPr>
                <w:t>DXE1034</w:t>
              </w:r>
            </w:ins>
          </w:p>
        </w:tc>
        <w:tc>
          <w:tcPr>
            <w:tcW w:w="793" w:type="pct"/>
            <w:noWrap/>
            <w:hideMark/>
          </w:tcPr>
          <w:p w:rsidR="00110C18" w:rsidRPr="0056388D" w:rsidRDefault="00110C18" w:rsidP="00063728">
            <w:pPr>
              <w:rPr>
                <w:ins w:id="43716" w:author="KIM, Jason" w:date="2019-04-02T13:39:00Z"/>
                <w:rFonts w:ascii="Calibri" w:eastAsia="Times New Roman" w:hAnsi="Calibri" w:cs="Calibri"/>
                <w:color w:val="000000"/>
                <w:lang w:eastAsia="en-AU"/>
              </w:rPr>
            </w:pPr>
            <w:ins w:id="437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18" w:author="KIM, Jason" w:date="2019-04-02T13:39:00Z"/>
                <w:rFonts w:ascii="Calibri" w:eastAsia="Times New Roman" w:hAnsi="Calibri" w:cs="Calibri"/>
                <w:color w:val="000000"/>
                <w:lang w:eastAsia="en-AU"/>
              </w:rPr>
            </w:pPr>
            <w:ins w:id="43719" w:author="KIM, Jason" w:date="2019-04-02T13:39:00Z">
              <w:r w:rsidRPr="0056388D">
                <w:rPr>
                  <w:rFonts w:ascii="Calibri" w:eastAsia="Times New Roman" w:hAnsi="Calibri" w:cs="Calibri"/>
                  <w:color w:val="000000"/>
                  <w:lang w:eastAsia="en-AU"/>
                </w:rPr>
                <w:t>Chainage 2195</w:t>
              </w:r>
            </w:ins>
          </w:p>
        </w:tc>
        <w:tc>
          <w:tcPr>
            <w:tcW w:w="818" w:type="pct"/>
            <w:noWrap/>
            <w:hideMark/>
          </w:tcPr>
          <w:p w:rsidR="00110C18" w:rsidRPr="0056388D" w:rsidRDefault="00110C18" w:rsidP="00063728">
            <w:pPr>
              <w:jc w:val="right"/>
              <w:rPr>
                <w:ins w:id="43720" w:author="KIM, Jason" w:date="2019-04-02T13:39:00Z"/>
                <w:rFonts w:ascii="Calibri" w:eastAsia="Times New Roman" w:hAnsi="Calibri" w:cs="Calibri"/>
                <w:color w:val="000000"/>
                <w:lang w:eastAsia="en-AU"/>
              </w:rPr>
            </w:pPr>
            <w:ins w:id="43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22" w:author="KIM, Jason" w:date="2019-04-02T13:39:00Z"/>
        </w:trPr>
        <w:tc>
          <w:tcPr>
            <w:tcW w:w="758" w:type="pct"/>
            <w:vMerge/>
            <w:hideMark/>
          </w:tcPr>
          <w:p w:rsidR="00110C18" w:rsidRPr="0056388D" w:rsidRDefault="00110C18" w:rsidP="00063728">
            <w:pPr>
              <w:rPr>
                <w:ins w:id="437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26" w:author="KIM, Jason" w:date="2019-04-02T13:39:00Z"/>
                <w:rFonts w:ascii="Calibri" w:eastAsia="Times New Roman" w:hAnsi="Calibri" w:cs="Calibri"/>
                <w:color w:val="000000"/>
                <w:lang w:eastAsia="en-AU"/>
              </w:rPr>
            </w:pPr>
            <w:ins w:id="43727" w:author="KIM, Jason" w:date="2019-04-02T13:39:00Z">
              <w:r w:rsidRPr="0056388D">
                <w:rPr>
                  <w:rFonts w:ascii="Calibri" w:eastAsia="Times New Roman" w:hAnsi="Calibri" w:cs="Calibri"/>
                  <w:color w:val="000000"/>
                  <w:lang w:eastAsia="en-AU"/>
                </w:rPr>
                <w:t>DXE1035</w:t>
              </w:r>
            </w:ins>
          </w:p>
        </w:tc>
        <w:tc>
          <w:tcPr>
            <w:tcW w:w="793" w:type="pct"/>
            <w:noWrap/>
            <w:hideMark/>
          </w:tcPr>
          <w:p w:rsidR="00110C18" w:rsidRPr="0056388D" w:rsidRDefault="00110C18" w:rsidP="00063728">
            <w:pPr>
              <w:rPr>
                <w:ins w:id="43728" w:author="KIM, Jason" w:date="2019-04-02T13:39:00Z"/>
                <w:rFonts w:ascii="Calibri" w:eastAsia="Times New Roman" w:hAnsi="Calibri" w:cs="Calibri"/>
                <w:color w:val="000000"/>
                <w:lang w:eastAsia="en-AU"/>
              </w:rPr>
            </w:pPr>
            <w:ins w:id="437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30" w:author="KIM, Jason" w:date="2019-04-02T13:39:00Z"/>
                <w:rFonts w:ascii="Calibri" w:eastAsia="Times New Roman" w:hAnsi="Calibri" w:cs="Calibri"/>
                <w:color w:val="000000"/>
                <w:lang w:eastAsia="en-AU"/>
              </w:rPr>
            </w:pPr>
            <w:ins w:id="43731" w:author="KIM, Jason" w:date="2019-04-02T13:39:00Z">
              <w:r w:rsidRPr="0056388D">
                <w:rPr>
                  <w:rFonts w:ascii="Calibri" w:eastAsia="Times New Roman" w:hAnsi="Calibri" w:cs="Calibri"/>
                  <w:color w:val="000000"/>
                  <w:lang w:eastAsia="en-AU"/>
                </w:rPr>
                <w:t>Chainage 2224</w:t>
              </w:r>
            </w:ins>
          </w:p>
        </w:tc>
        <w:tc>
          <w:tcPr>
            <w:tcW w:w="818" w:type="pct"/>
            <w:noWrap/>
            <w:hideMark/>
          </w:tcPr>
          <w:p w:rsidR="00110C18" w:rsidRPr="0056388D" w:rsidRDefault="00110C18" w:rsidP="00063728">
            <w:pPr>
              <w:jc w:val="right"/>
              <w:rPr>
                <w:ins w:id="43732" w:author="KIM, Jason" w:date="2019-04-02T13:39:00Z"/>
                <w:rFonts w:ascii="Calibri" w:eastAsia="Times New Roman" w:hAnsi="Calibri" w:cs="Calibri"/>
                <w:color w:val="000000"/>
                <w:lang w:eastAsia="en-AU"/>
              </w:rPr>
            </w:pPr>
            <w:ins w:id="437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34" w:author="KIM, Jason" w:date="2019-04-02T13:39:00Z"/>
        </w:trPr>
        <w:tc>
          <w:tcPr>
            <w:tcW w:w="758" w:type="pct"/>
            <w:vMerge w:val="restart"/>
            <w:noWrap/>
            <w:hideMark/>
          </w:tcPr>
          <w:p w:rsidR="00110C18" w:rsidRPr="0056388D" w:rsidRDefault="00110C18" w:rsidP="00063728">
            <w:pPr>
              <w:rPr>
                <w:ins w:id="43735" w:author="KIM, Jason" w:date="2019-04-02T13:39:00Z"/>
                <w:rFonts w:ascii="Calibri" w:eastAsia="Times New Roman" w:hAnsi="Calibri" w:cs="Calibri"/>
                <w:color w:val="000000"/>
                <w:lang w:eastAsia="en-AU"/>
              </w:rPr>
            </w:pPr>
            <w:ins w:id="43736" w:author="KIM, Jason" w:date="2019-04-02T13:39:00Z">
              <w:r w:rsidRPr="0056388D">
                <w:rPr>
                  <w:rFonts w:ascii="Calibri" w:eastAsia="Times New Roman" w:hAnsi="Calibri" w:cs="Calibri"/>
                  <w:color w:val="000000"/>
                  <w:lang w:eastAsia="en-AU"/>
                </w:rPr>
                <w:t>DXE12K3x</w:t>
              </w:r>
            </w:ins>
          </w:p>
        </w:tc>
        <w:tc>
          <w:tcPr>
            <w:tcW w:w="648" w:type="pct"/>
            <w:vMerge w:val="restart"/>
            <w:noWrap/>
            <w:hideMark/>
          </w:tcPr>
          <w:p w:rsidR="00110C18" w:rsidRPr="0056388D" w:rsidRDefault="00110C18" w:rsidP="00063728">
            <w:pPr>
              <w:rPr>
                <w:ins w:id="43737" w:author="KIM, Jason" w:date="2019-04-02T13:39:00Z"/>
                <w:rFonts w:ascii="Calibri" w:eastAsia="Times New Roman" w:hAnsi="Calibri" w:cs="Calibri"/>
                <w:color w:val="000000"/>
                <w:lang w:eastAsia="en-AU"/>
              </w:rPr>
            </w:pPr>
            <w:ins w:id="43738" w:author="KIM, Jason" w:date="2019-04-02T13:39:00Z">
              <w:r w:rsidRPr="0056388D">
                <w:rPr>
                  <w:rFonts w:ascii="Calibri" w:eastAsia="Times New Roman" w:hAnsi="Calibri" w:cs="Calibri"/>
                  <w:color w:val="000000"/>
                  <w:lang w:eastAsia="en-AU"/>
                </w:rPr>
                <w:t>ELZ20060</w:t>
              </w:r>
            </w:ins>
          </w:p>
        </w:tc>
        <w:tc>
          <w:tcPr>
            <w:tcW w:w="516" w:type="pct"/>
            <w:vMerge w:val="restart"/>
            <w:noWrap/>
            <w:hideMark/>
          </w:tcPr>
          <w:p w:rsidR="00110C18" w:rsidRPr="0056388D" w:rsidRDefault="00110C18" w:rsidP="00063728">
            <w:pPr>
              <w:rPr>
                <w:ins w:id="43739" w:author="KIM, Jason" w:date="2019-04-02T13:39:00Z"/>
                <w:rFonts w:ascii="Calibri" w:eastAsia="Times New Roman" w:hAnsi="Calibri" w:cs="Calibri"/>
                <w:color w:val="000000"/>
                <w:lang w:eastAsia="en-AU"/>
              </w:rPr>
            </w:pPr>
            <w:ins w:id="4374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741" w:author="KIM, Jason" w:date="2019-04-02T13:39:00Z"/>
                <w:rFonts w:ascii="Calibri" w:eastAsia="Times New Roman" w:hAnsi="Calibri" w:cs="Calibri"/>
                <w:color w:val="000000"/>
                <w:lang w:eastAsia="en-AU"/>
              </w:rPr>
            </w:pPr>
            <w:ins w:id="43742" w:author="KIM, Jason" w:date="2019-04-02T13:39:00Z">
              <w:r w:rsidRPr="0056388D">
                <w:rPr>
                  <w:rFonts w:ascii="Calibri" w:eastAsia="Times New Roman" w:hAnsi="Calibri" w:cs="Calibri"/>
                  <w:color w:val="000000"/>
                  <w:lang w:eastAsia="en-AU"/>
                </w:rPr>
                <w:t>DXE2035</w:t>
              </w:r>
            </w:ins>
          </w:p>
        </w:tc>
        <w:tc>
          <w:tcPr>
            <w:tcW w:w="793" w:type="pct"/>
            <w:noWrap/>
            <w:hideMark/>
          </w:tcPr>
          <w:p w:rsidR="00110C18" w:rsidRPr="0056388D" w:rsidRDefault="00110C18" w:rsidP="00063728">
            <w:pPr>
              <w:rPr>
                <w:ins w:id="43743" w:author="KIM, Jason" w:date="2019-04-02T13:39:00Z"/>
                <w:rFonts w:ascii="Calibri" w:eastAsia="Times New Roman" w:hAnsi="Calibri" w:cs="Calibri"/>
                <w:color w:val="000000"/>
                <w:lang w:eastAsia="en-AU"/>
              </w:rPr>
            </w:pPr>
            <w:ins w:id="437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45" w:author="KIM, Jason" w:date="2019-04-02T13:39:00Z"/>
                <w:rFonts w:ascii="Calibri" w:eastAsia="Times New Roman" w:hAnsi="Calibri" w:cs="Calibri"/>
                <w:color w:val="000000"/>
                <w:lang w:eastAsia="en-AU"/>
              </w:rPr>
            </w:pPr>
            <w:ins w:id="43746" w:author="KIM, Jason" w:date="2019-04-02T13:39:00Z">
              <w:r w:rsidRPr="0056388D">
                <w:rPr>
                  <w:rFonts w:ascii="Calibri" w:eastAsia="Times New Roman" w:hAnsi="Calibri" w:cs="Calibri"/>
                  <w:color w:val="000000"/>
                  <w:lang w:eastAsia="en-AU"/>
                </w:rPr>
                <w:t>Chainage 2284</w:t>
              </w:r>
            </w:ins>
          </w:p>
        </w:tc>
        <w:tc>
          <w:tcPr>
            <w:tcW w:w="818" w:type="pct"/>
            <w:noWrap/>
            <w:hideMark/>
          </w:tcPr>
          <w:p w:rsidR="00110C18" w:rsidRPr="0056388D" w:rsidRDefault="00110C18" w:rsidP="00063728">
            <w:pPr>
              <w:jc w:val="right"/>
              <w:rPr>
                <w:ins w:id="43747" w:author="KIM, Jason" w:date="2019-04-02T13:39:00Z"/>
                <w:rFonts w:ascii="Calibri" w:eastAsia="Times New Roman" w:hAnsi="Calibri" w:cs="Calibri"/>
                <w:color w:val="000000"/>
                <w:lang w:eastAsia="en-AU"/>
              </w:rPr>
            </w:pPr>
            <w:ins w:id="43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49" w:author="KIM, Jason" w:date="2019-04-02T13:39:00Z"/>
        </w:trPr>
        <w:tc>
          <w:tcPr>
            <w:tcW w:w="758" w:type="pct"/>
            <w:vMerge/>
            <w:hideMark/>
          </w:tcPr>
          <w:p w:rsidR="00110C18" w:rsidRPr="0056388D" w:rsidRDefault="00110C18" w:rsidP="00063728">
            <w:pPr>
              <w:rPr>
                <w:ins w:id="437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53" w:author="KIM, Jason" w:date="2019-04-02T13:39:00Z"/>
                <w:rFonts w:ascii="Calibri" w:eastAsia="Times New Roman" w:hAnsi="Calibri" w:cs="Calibri"/>
                <w:color w:val="000000"/>
                <w:lang w:eastAsia="en-AU"/>
              </w:rPr>
            </w:pPr>
            <w:ins w:id="43754" w:author="KIM, Jason" w:date="2019-04-02T13:39:00Z">
              <w:r w:rsidRPr="0056388D">
                <w:rPr>
                  <w:rFonts w:ascii="Calibri" w:eastAsia="Times New Roman" w:hAnsi="Calibri" w:cs="Calibri"/>
                  <w:color w:val="000000"/>
                  <w:lang w:eastAsia="en-AU"/>
                </w:rPr>
                <w:t>DXE2036</w:t>
              </w:r>
            </w:ins>
          </w:p>
        </w:tc>
        <w:tc>
          <w:tcPr>
            <w:tcW w:w="793" w:type="pct"/>
            <w:noWrap/>
            <w:hideMark/>
          </w:tcPr>
          <w:p w:rsidR="00110C18" w:rsidRPr="0056388D" w:rsidRDefault="00110C18" w:rsidP="00063728">
            <w:pPr>
              <w:rPr>
                <w:ins w:id="43755" w:author="KIM, Jason" w:date="2019-04-02T13:39:00Z"/>
                <w:rFonts w:ascii="Calibri" w:eastAsia="Times New Roman" w:hAnsi="Calibri" w:cs="Calibri"/>
                <w:color w:val="000000"/>
                <w:lang w:eastAsia="en-AU"/>
              </w:rPr>
            </w:pPr>
            <w:ins w:id="437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57" w:author="KIM, Jason" w:date="2019-04-02T13:39:00Z"/>
                <w:rFonts w:ascii="Calibri" w:eastAsia="Times New Roman" w:hAnsi="Calibri" w:cs="Calibri"/>
                <w:color w:val="000000"/>
                <w:lang w:eastAsia="en-AU"/>
              </w:rPr>
            </w:pPr>
            <w:ins w:id="43758" w:author="KIM, Jason" w:date="2019-04-02T13:39:00Z">
              <w:r w:rsidRPr="0056388D">
                <w:rPr>
                  <w:rFonts w:ascii="Calibri" w:eastAsia="Times New Roman" w:hAnsi="Calibri" w:cs="Calibri"/>
                  <w:color w:val="000000"/>
                  <w:lang w:eastAsia="en-AU"/>
                </w:rPr>
                <w:t>Chainage 2313</w:t>
              </w:r>
            </w:ins>
          </w:p>
        </w:tc>
        <w:tc>
          <w:tcPr>
            <w:tcW w:w="818" w:type="pct"/>
            <w:noWrap/>
            <w:hideMark/>
          </w:tcPr>
          <w:p w:rsidR="00110C18" w:rsidRPr="0056388D" w:rsidRDefault="00110C18" w:rsidP="00063728">
            <w:pPr>
              <w:jc w:val="right"/>
              <w:rPr>
                <w:ins w:id="43759" w:author="KIM, Jason" w:date="2019-04-02T13:39:00Z"/>
                <w:rFonts w:ascii="Calibri" w:eastAsia="Times New Roman" w:hAnsi="Calibri" w:cs="Calibri"/>
                <w:color w:val="000000"/>
                <w:lang w:eastAsia="en-AU"/>
              </w:rPr>
            </w:pPr>
            <w:ins w:id="437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61" w:author="KIM, Jason" w:date="2019-04-02T13:39:00Z"/>
        </w:trPr>
        <w:tc>
          <w:tcPr>
            <w:tcW w:w="758" w:type="pct"/>
            <w:vMerge/>
            <w:hideMark/>
          </w:tcPr>
          <w:p w:rsidR="00110C18" w:rsidRPr="0056388D" w:rsidRDefault="00110C18" w:rsidP="00063728">
            <w:pPr>
              <w:rPr>
                <w:ins w:id="437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65" w:author="KIM, Jason" w:date="2019-04-02T13:39:00Z"/>
                <w:rFonts w:ascii="Calibri" w:eastAsia="Times New Roman" w:hAnsi="Calibri" w:cs="Calibri"/>
                <w:color w:val="000000"/>
                <w:lang w:eastAsia="en-AU"/>
              </w:rPr>
            </w:pPr>
            <w:ins w:id="43766" w:author="KIM, Jason" w:date="2019-04-02T13:39:00Z">
              <w:r w:rsidRPr="0056388D">
                <w:rPr>
                  <w:rFonts w:ascii="Calibri" w:eastAsia="Times New Roman" w:hAnsi="Calibri" w:cs="Calibri"/>
                  <w:color w:val="000000"/>
                  <w:lang w:eastAsia="en-AU"/>
                </w:rPr>
                <w:t>DXE2037</w:t>
              </w:r>
            </w:ins>
          </w:p>
        </w:tc>
        <w:tc>
          <w:tcPr>
            <w:tcW w:w="793" w:type="pct"/>
            <w:noWrap/>
            <w:hideMark/>
          </w:tcPr>
          <w:p w:rsidR="00110C18" w:rsidRPr="0056388D" w:rsidRDefault="00110C18" w:rsidP="00063728">
            <w:pPr>
              <w:rPr>
                <w:ins w:id="43767" w:author="KIM, Jason" w:date="2019-04-02T13:39:00Z"/>
                <w:rFonts w:ascii="Calibri" w:eastAsia="Times New Roman" w:hAnsi="Calibri" w:cs="Calibri"/>
                <w:color w:val="000000"/>
                <w:lang w:eastAsia="en-AU"/>
              </w:rPr>
            </w:pPr>
            <w:ins w:id="437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69" w:author="KIM, Jason" w:date="2019-04-02T13:39:00Z"/>
                <w:rFonts w:ascii="Calibri" w:eastAsia="Times New Roman" w:hAnsi="Calibri" w:cs="Calibri"/>
                <w:color w:val="000000"/>
                <w:lang w:eastAsia="en-AU"/>
              </w:rPr>
            </w:pPr>
            <w:ins w:id="43770" w:author="KIM, Jason" w:date="2019-04-02T13:39:00Z">
              <w:r w:rsidRPr="0056388D">
                <w:rPr>
                  <w:rFonts w:ascii="Calibri" w:eastAsia="Times New Roman" w:hAnsi="Calibri" w:cs="Calibri"/>
                  <w:color w:val="000000"/>
                  <w:lang w:eastAsia="en-AU"/>
                </w:rPr>
                <w:t>Chainage 2342</w:t>
              </w:r>
            </w:ins>
          </w:p>
        </w:tc>
        <w:tc>
          <w:tcPr>
            <w:tcW w:w="818" w:type="pct"/>
            <w:noWrap/>
            <w:hideMark/>
          </w:tcPr>
          <w:p w:rsidR="00110C18" w:rsidRPr="0056388D" w:rsidRDefault="00110C18" w:rsidP="00063728">
            <w:pPr>
              <w:jc w:val="right"/>
              <w:rPr>
                <w:ins w:id="43771" w:author="KIM, Jason" w:date="2019-04-02T13:39:00Z"/>
                <w:rFonts w:ascii="Calibri" w:eastAsia="Times New Roman" w:hAnsi="Calibri" w:cs="Calibri"/>
                <w:color w:val="000000"/>
                <w:lang w:eastAsia="en-AU"/>
              </w:rPr>
            </w:pPr>
            <w:ins w:id="43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73" w:author="KIM, Jason" w:date="2019-04-02T13:39:00Z"/>
        </w:trPr>
        <w:tc>
          <w:tcPr>
            <w:tcW w:w="758" w:type="pct"/>
            <w:vMerge w:val="restart"/>
            <w:noWrap/>
            <w:hideMark/>
          </w:tcPr>
          <w:p w:rsidR="00110C18" w:rsidRPr="0056388D" w:rsidRDefault="00110C18" w:rsidP="00063728">
            <w:pPr>
              <w:rPr>
                <w:ins w:id="43774" w:author="KIM, Jason" w:date="2019-04-02T13:39:00Z"/>
                <w:rFonts w:ascii="Calibri" w:eastAsia="Times New Roman" w:hAnsi="Calibri" w:cs="Calibri"/>
                <w:color w:val="000000"/>
                <w:lang w:eastAsia="en-AU"/>
              </w:rPr>
            </w:pPr>
            <w:ins w:id="43775" w:author="KIM, Jason" w:date="2019-04-02T13:39:00Z">
              <w:r w:rsidRPr="0056388D">
                <w:rPr>
                  <w:rFonts w:ascii="Calibri" w:eastAsia="Times New Roman" w:hAnsi="Calibri" w:cs="Calibri"/>
                  <w:color w:val="000000"/>
                  <w:lang w:eastAsia="en-AU"/>
                </w:rPr>
                <w:t>DXE12K4x</w:t>
              </w:r>
            </w:ins>
          </w:p>
        </w:tc>
        <w:tc>
          <w:tcPr>
            <w:tcW w:w="648" w:type="pct"/>
            <w:vMerge w:val="restart"/>
            <w:noWrap/>
            <w:hideMark/>
          </w:tcPr>
          <w:p w:rsidR="00110C18" w:rsidRPr="0056388D" w:rsidRDefault="00110C18" w:rsidP="00063728">
            <w:pPr>
              <w:rPr>
                <w:ins w:id="43776" w:author="KIM, Jason" w:date="2019-04-02T13:39:00Z"/>
                <w:rFonts w:ascii="Calibri" w:eastAsia="Times New Roman" w:hAnsi="Calibri" w:cs="Calibri"/>
                <w:color w:val="000000"/>
                <w:lang w:eastAsia="en-AU"/>
              </w:rPr>
            </w:pPr>
            <w:ins w:id="43777" w:author="KIM, Jason" w:date="2019-04-02T13:39:00Z">
              <w:r w:rsidRPr="0056388D">
                <w:rPr>
                  <w:rFonts w:ascii="Calibri" w:eastAsia="Times New Roman" w:hAnsi="Calibri" w:cs="Calibri"/>
                  <w:color w:val="000000"/>
                  <w:lang w:eastAsia="en-AU"/>
                </w:rPr>
                <w:t>ELZ20056</w:t>
              </w:r>
            </w:ins>
          </w:p>
        </w:tc>
        <w:tc>
          <w:tcPr>
            <w:tcW w:w="516" w:type="pct"/>
            <w:vMerge w:val="restart"/>
            <w:noWrap/>
            <w:hideMark/>
          </w:tcPr>
          <w:p w:rsidR="00110C18" w:rsidRPr="0056388D" w:rsidRDefault="00110C18" w:rsidP="00063728">
            <w:pPr>
              <w:rPr>
                <w:ins w:id="43778" w:author="KIM, Jason" w:date="2019-04-02T13:39:00Z"/>
                <w:rFonts w:ascii="Calibri" w:eastAsia="Times New Roman" w:hAnsi="Calibri" w:cs="Calibri"/>
                <w:color w:val="000000"/>
                <w:lang w:eastAsia="en-AU"/>
              </w:rPr>
            </w:pPr>
            <w:ins w:id="43779"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780" w:author="KIM, Jason" w:date="2019-04-02T13:39:00Z"/>
                <w:rFonts w:ascii="Calibri" w:eastAsia="Times New Roman" w:hAnsi="Calibri" w:cs="Calibri"/>
                <w:color w:val="000000"/>
                <w:lang w:eastAsia="en-AU"/>
              </w:rPr>
            </w:pPr>
            <w:ins w:id="43781" w:author="KIM, Jason" w:date="2019-04-02T13:39:00Z">
              <w:r w:rsidRPr="0056388D">
                <w:rPr>
                  <w:rFonts w:ascii="Calibri" w:eastAsia="Times New Roman" w:hAnsi="Calibri" w:cs="Calibri"/>
                  <w:color w:val="000000"/>
                  <w:lang w:eastAsia="en-AU"/>
                </w:rPr>
                <w:t>DXE2032</w:t>
              </w:r>
            </w:ins>
          </w:p>
        </w:tc>
        <w:tc>
          <w:tcPr>
            <w:tcW w:w="793" w:type="pct"/>
            <w:noWrap/>
            <w:hideMark/>
          </w:tcPr>
          <w:p w:rsidR="00110C18" w:rsidRPr="0056388D" w:rsidRDefault="00110C18" w:rsidP="00063728">
            <w:pPr>
              <w:rPr>
                <w:ins w:id="43782" w:author="KIM, Jason" w:date="2019-04-02T13:39:00Z"/>
                <w:rFonts w:ascii="Calibri" w:eastAsia="Times New Roman" w:hAnsi="Calibri" w:cs="Calibri"/>
                <w:color w:val="000000"/>
                <w:lang w:eastAsia="en-AU"/>
              </w:rPr>
            </w:pPr>
            <w:ins w:id="437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84" w:author="KIM, Jason" w:date="2019-04-02T13:39:00Z"/>
                <w:rFonts w:ascii="Calibri" w:eastAsia="Times New Roman" w:hAnsi="Calibri" w:cs="Calibri"/>
                <w:color w:val="000000"/>
                <w:lang w:eastAsia="en-AU"/>
              </w:rPr>
            </w:pPr>
            <w:ins w:id="43785" w:author="KIM, Jason" w:date="2019-04-02T13:39:00Z">
              <w:r w:rsidRPr="0056388D">
                <w:rPr>
                  <w:rFonts w:ascii="Calibri" w:eastAsia="Times New Roman" w:hAnsi="Calibri" w:cs="Calibri"/>
                  <w:color w:val="000000"/>
                  <w:lang w:eastAsia="en-AU"/>
                </w:rPr>
                <w:t>Chainage 2166</w:t>
              </w:r>
            </w:ins>
          </w:p>
        </w:tc>
        <w:tc>
          <w:tcPr>
            <w:tcW w:w="818" w:type="pct"/>
            <w:noWrap/>
            <w:hideMark/>
          </w:tcPr>
          <w:p w:rsidR="00110C18" w:rsidRPr="0056388D" w:rsidRDefault="00110C18" w:rsidP="00063728">
            <w:pPr>
              <w:jc w:val="right"/>
              <w:rPr>
                <w:ins w:id="43786" w:author="KIM, Jason" w:date="2019-04-02T13:39:00Z"/>
                <w:rFonts w:ascii="Calibri" w:eastAsia="Times New Roman" w:hAnsi="Calibri" w:cs="Calibri"/>
                <w:color w:val="000000"/>
                <w:lang w:eastAsia="en-AU"/>
              </w:rPr>
            </w:pPr>
            <w:ins w:id="43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88" w:author="KIM, Jason" w:date="2019-04-02T13:39:00Z"/>
        </w:trPr>
        <w:tc>
          <w:tcPr>
            <w:tcW w:w="758" w:type="pct"/>
            <w:vMerge/>
            <w:hideMark/>
          </w:tcPr>
          <w:p w:rsidR="00110C18" w:rsidRPr="0056388D" w:rsidRDefault="00110C18" w:rsidP="00063728">
            <w:pPr>
              <w:rPr>
                <w:ins w:id="437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92" w:author="KIM, Jason" w:date="2019-04-02T13:39:00Z"/>
                <w:rFonts w:ascii="Calibri" w:eastAsia="Times New Roman" w:hAnsi="Calibri" w:cs="Calibri"/>
                <w:color w:val="000000"/>
                <w:lang w:eastAsia="en-AU"/>
              </w:rPr>
            </w:pPr>
            <w:ins w:id="43793" w:author="KIM, Jason" w:date="2019-04-02T13:39:00Z">
              <w:r w:rsidRPr="0056388D">
                <w:rPr>
                  <w:rFonts w:ascii="Calibri" w:eastAsia="Times New Roman" w:hAnsi="Calibri" w:cs="Calibri"/>
                  <w:color w:val="000000"/>
                  <w:lang w:eastAsia="en-AU"/>
                </w:rPr>
                <w:t>DXE2033</w:t>
              </w:r>
            </w:ins>
          </w:p>
        </w:tc>
        <w:tc>
          <w:tcPr>
            <w:tcW w:w="793" w:type="pct"/>
            <w:noWrap/>
            <w:hideMark/>
          </w:tcPr>
          <w:p w:rsidR="00110C18" w:rsidRPr="0056388D" w:rsidRDefault="00110C18" w:rsidP="00063728">
            <w:pPr>
              <w:rPr>
                <w:ins w:id="43794" w:author="KIM, Jason" w:date="2019-04-02T13:39:00Z"/>
                <w:rFonts w:ascii="Calibri" w:eastAsia="Times New Roman" w:hAnsi="Calibri" w:cs="Calibri"/>
                <w:color w:val="000000"/>
                <w:lang w:eastAsia="en-AU"/>
              </w:rPr>
            </w:pPr>
            <w:ins w:id="437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96" w:author="KIM, Jason" w:date="2019-04-02T13:39:00Z"/>
                <w:rFonts w:ascii="Calibri" w:eastAsia="Times New Roman" w:hAnsi="Calibri" w:cs="Calibri"/>
                <w:color w:val="000000"/>
                <w:lang w:eastAsia="en-AU"/>
              </w:rPr>
            </w:pPr>
            <w:ins w:id="43797" w:author="KIM, Jason" w:date="2019-04-02T13:39:00Z">
              <w:r w:rsidRPr="0056388D">
                <w:rPr>
                  <w:rFonts w:ascii="Calibri" w:eastAsia="Times New Roman" w:hAnsi="Calibri" w:cs="Calibri"/>
                  <w:color w:val="000000"/>
                  <w:lang w:eastAsia="en-AU"/>
                </w:rPr>
                <w:t>Chainage 2195</w:t>
              </w:r>
            </w:ins>
          </w:p>
        </w:tc>
        <w:tc>
          <w:tcPr>
            <w:tcW w:w="818" w:type="pct"/>
            <w:noWrap/>
            <w:hideMark/>
          </w:tcPr>
          <w:p w:rsidR="00110C18" w:rsidRPr="0056388D" w:rsidRDefault="00110C18" w:rsidP="00063728">
            <w:pPr>
              <w:jc w:val="right"/>
              <w:rPr>
                <w:ins w:id="43798" w:author="KIM, Jason" w:date="2019-04-02T13:39:00Z"/>
                <w:rFonts w:ascii="Calibri" w:eastAsia="Times New Roman" w:hAnsi="Calibri" w:cs="Calibri"/>
                <w:color w:val="000000"/>
                <w:lang w:eastAsia="en-AU"/>
              </w:rPr>
            </w:pPr>
            <w:ins w:id="43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00" w:author="KIM, Jason" w:date="2019-04-02T13:39:00Z"/>
        </w:trPr>
        <w:tc>
          <w:tcPr>
            <w:tcW w:w="758" w:type="pct"/>
            <w:vMerge/>
            <w:hideMark/>
          </w:tcPr>
          <w:p w:rsidR="00110C18" w:rsidRPr="0056388D" w:rsidRDefault="00110C18" w:rsidP="00063728">
            <w:pPr>
              <w:rPr>
                <w:ins w:id="438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04" w:author="KIM, Jason" w:date="2019-04-02T13:39:00Z"/>
                <w:rFonts w:ascii="Calibri" w:eastAsia="Times New Roman" w:hAnsi="Calibri" w:cs="Calibri"/>
                <w:color w:val="000000"/>
                <w:lang w:eastAsia="en-AU"/>
              </w:rPr>
            </w:pPr>
            <w:ins w:id="43805" w:author="KIM, Jason" w:date="2019-04-02T13:39:00Z">
              <w:r w:rsidRPr="0056388D">
                <w:rPr>
                  <w:rFonts w:ascii="Calibri" w:eastAsia="Times New Roman" w:hAnsi="Calibri" w:cs="Calibri"/>
                  <w:color w:val="000000"/>
                  <w:lang w:eastAsia="en-AU"/>
                </w:rPr>
                <w:t>DXE2034</w:t>
              </w:r>
            </w:ins>
          </w:p>
        </w:tc>
        <w:tc>
          <w:tcPr>
            <w:tcW w:w="793" w:type="pct"/>
            <w:noWrap/>
            <w:hideMark/>
          </w:tcPr>
          <w:p w:rsidR="00110C18" w:rsidRPr="0056388D" w:rsidRDefault="00110C18" w:rsidP="00063728">
            <w:pPr>
              <w:rPr>
                <w:ins w:id="43806" w:author="KIM, Jason" w:date="2019-04-02T13:39:00Z"/>
                <w:rFonts w:ascii="Calibri" w:eastAsia="Times New Roman" w:hAnsi="Calibri" w:cs="Calibri"/>
                <w:color w:val="000000"/>
                <w:lang w:eastAsia="en-AU"/>
              </w:rPr>
            </w:pPr>
            <w:ins w:id="438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808" w:author="KIM, Jason" w:date="2019-04-02T13:39:00Z"/>
                <w:rFonts w:ascii="Calibri" w:eastAsia="Times New Roman" w:hAnsi="Calibri" w:cs="Calibri"/>
                <w:color w:val="000000"/>
                <w:lang w:eastAsia="en-AU"/>
              </w:rPr>
            </w:pPr>
            <w:ins w:id="43809" w:author="KIM, Jason" w:date="2019-04-02T13:39:00Z">
              <w:r w:rsidRPr="0056388D">
                <w:rPr>
                  <w:rFonts w:ascii="Calibri" w:eastAsia="Times New Roman" w:hAnsi="Calibri" w:cs="Calibri"/>
                  <w:color w:val="000000"/>
                  <w:lang w:eastAsia="en-AU"/>
                </w:rPr>
                <w:t>Chainage 2224</w:t>
              </w:r>
            </w:ins>
          </w:p>
        </w:tc>
        <w:tc>
          <w:tcPr>
            <w:tcW w:w="818" w:type="pct"/>
            <w:noWrap/>
            <w:hideMark/>
          </w:tcPr>
          <w:p w:rsidR="00110C18" w:rsidRPr="0056388D" w:rsidRDefault="00110C18" w:rsidP="00063728">
            <w:pPr>
              <w:jc w:val="right"/>
              <w:rPr>
                <w:ins w:id="43810" w:author="KIM, Jason" w:date="2019-04-02T13:39:00Z"/>
                <w:rFonts w:ascii="Calibri" w:eastAsia="Times New Roman" w:hAnsi="Calibri" w:cs="Calibri"/>
                <w:color w:val="000000"/>
                <w:lang w:eastAsia="en-AU"/>
              </w:rPr>
            </w:pPr>
            <w:ins w:id="43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12" w:author="KIM, Jason" w:date="2019-04-02T13:39:00Z"/>
        </w:trPr>
        <w:tc>
          <w:tcPr>
            <w:tcW w:w="758" w:type="pct"/>
            <w:vMerge w:val="restart"/>
            <w:noWrap/>
            <w:hideMark/>
          </w:tcPr>
          <w:p w:rsidR="00110C18" w:rsidRPr="0056388D" w:rsidRDefault="00110C18" w:rsidP="00063728">
            <w:pPr>
              <w:rPr>
                <w:ins w:id="43813" w:author="KIM, Jason" w:date="2019-04-02T13:39:00Z"/>
                <w:rFonts w:ascii="Calibri" w:eastAsia="Times New Roman" w:hAnsi="Calibri" w:cs="Calibri"/>
                <w:color w:val="000000"/>
                <w:lang w:eastAsia="en-AU"/>
              </w:rPr>
            </w:pPr>
            <w:ins w:id="43814" w:author="KIM, Jason" w:date="2019-04-02T13:39:00Z">
              <w:r w:rsidRPr="0056388D">
                <w:rPr>
                  <w:rFonts w:ascii="Calibri" w:eastAsia="Times New Roman" w:hAnsi="Calibri" w:cs="Calibri"/>
                  <w:color w:val="000000"/>
                  <w:lang w:eastAsia="en-AU"/>
                </w:rPr>
                <w:t>DXE14K1x</w:t>
              </w:r>
            </w:ins>
          </w:p>
        </w:tc>
        <w:tc>
          <w:tcPr>
            <w:tcW w:w="648" w:type="pct"/>
            <w:vMerge w:val="restart"/>
            <w:noWrap/>
            <w:hideMark/>
          </w:tcPr>
          <w:p w:rsidR="00110C18" w:rsidRPr="0056388D" w:rsidRDefault="00110C18" w:rsidP="00063728">
            <w:pPr>
              <w:rPr>
                <w:ins w:id="43815" w:author="KIM, Jason" w:date="2019-04-02T13:39:00Z"/>
                <w:rFonts w:ascii="Calibri" w:eastAsia="Times New Roman" w:hAnsi="Calibri" w:cs="Calibri"/>
                <w:color w:val="000000"/>
                <w:lang w:eastAsia="en-AU"/>
              </w:rPr>
            </w:pPr>
            <w:ins w:id="43816" w:author="KIM, Jason" w:date="2019-04-02T13:39:00Z">
              <w:r w:rsidRPr="0056388D">
                <w:rPr>
                  <w:rFonts w:ascii="Calibri" w:eastAsia="Times New Roman" w:hAnsi="Calibri" w:cs="Calibri"/>
                  <w:color w:val="000000"/>
                  <w:lang w:eastAsia="en-AU"/>
                </w:rPr>
                <w:t>ELZ10116</w:t>
              </w:r>
            </w:ins>
          </w:p>
        </w:tc>
        <w:tc>
          <w:tcPr>
            <w:tcW w:w="516" w:type="pct"/>
            <w:vMerge w:val="restart"/>
            <w:noWrap/>
            <w:hideMark/>
          </w:tcPr>
          <w:p w:rsidR="00110C18" w:rsidRPr="0056388D" w:rsidRDefault="00110C18" w:rsidP="00063728">
            <w:pPr>
              <w:rPr>
                <w:ins w:id="43817" w:author="KIM, Jason" w:date="2019-04-02T13:39:00Z"/>
                <w:rFonts w:ascii="Calibri" w:eastAsia="Times New Roman" w:hAnsi="Calibri" w:cs="Calibri"/>
                <w:color w:val="000000"/>
                <w:lang w:eastAsia="en-AU"/>
              </w:rPr>
            </w:pPr>
            <w:ins w:id="43818"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19" w:author="KIM, Jason" w:date="2019-04-02T13:39:00Z"/>
                <w:rFonts w:ascii="Calibri" w:eastAsia="Times New Roman" w:hAnsi="Calibri" w:cs="Calibri"/>
                <w:color w:val="000000"/>
                <w:lang w:eastAsia="en-AU"/>
              </w:rPr>
            </w:pPr>
            <w:ins w:id="43820" w:author="KIM, Jason" w:date="2019-04-02T13:39:00Z">
              <w:r w:rsidRPr="0056388D">
                <w:rPr>
                  <w:rFonts w:ascii="Calibri" w:eastAsia="Times New Roman" w:hAnsi="Calibri" w:cs="Calibri"/>
                  <w:color w:val="000000"/>
                  <w:lang w:eastAsia="en-AU"/>
                </w:rPr>
                <w:t>DXE1047</w:t>
              </w:r>
            </w:ins>
          </w:p>
        </w:tc>
        <w:tc>
          <w:tcPr>
            <w:tcW w:w="793" w:type="pct"/>
            <w:noWrap/>
            <w:hideMark/>
          </w:tcPr>
          <w:p w:rsidR="00110C18" w:rsidRPr="0056388D" w:rsidRDefault="00110C18" w:rsidP="00063728">
            <w:pPr>
              <w:rPr>
                <w:ins w:id="43821" w:author="KIM, Jason" w:date="2019-04-02T13:39:00Z"/>
                <w:rFonts w:ascii="Calibri" w:eastAsia="Times New Roman" w:hAnsi="Calibri" w:cs="Calibri"/>
                <w:color w:val="000000"/>
                <w:lang w:eastAsia="en-AU"/>
              </w:rPr>
            </w:pPr>
            <w:ins w:id="438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23" w:author="KIM, Jason" w:date="2019-04-02T13:39:00Z"/>
                <w:rFonts w:ascii="Calibri" w:eastAsia="Times New Roman" w:hAnsi="Calibri" w:cs="Calibri"/>
                <w:color w:val="000000"/>
                <w:lang w:eastAsia="en-AU"/>
              </w:rPr>
            </w:pPr>
            <w:ins w:id="43824" w:author="KIM, Jason" w:date="2019-04-02T13:39:00Z">
              <w:r w:rsidRPr="0056388D">
                <w:rPr>
                  <w:rFonts w:ascii="Calibri" w:eastAsia="Times New Roman" w:hAnsi="Calibri" w:cs="Calibri"/>
                  <w:color w:val="000000"/>
                  <w:lang w:eastAsia="en-AU"/>
                </w:rPr>
                <w:t>Chainage 2526</w:t>
              </w:r>
            </w:ins>
          </w:p>
        </w:tc>
        <w:tc>
          <w:tcPr>
            <w:tcW w:w="818" w:type="pct"/>
            <w:noWrap/>
            <w:hideMark/>
          </w:tcPr>
          <w:p w:rsidR="00110C18" w:rsidRPr="0056388D" w:rsidRDefault="00110C18" w:rsidP="00063728">
            <w:pPr>
              <w:jc w:val="right"/>
              <w:rPr>
                <w:ins w:id="43825" w:author="KIM, Jason" w:date="2019-04-02T13:39:00Z"/>
                <w:rFonts w:ascii="Calibri" w:eastAsia="Times New Roman" w:hAnsi="Calibri" w:cs="Calibri"/>
                <w:color w:val="000000"/>
                <w:lang w:eastAsia="en-AU"/>
              </w:rPr>
            </w:pPr>
            <w:ins w:id="43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27" w:author="KIM, Jason" w:date="2019-04-02T13:39:00Z"/>
        </w:trPr>
        <w:tc>
          <w:tcPr>
            <w:tcW w:w="758" w:type="pct"/>
            <w:vMerge/>
            <w:hideMark/>
          </w:tcPr>
          <w:p w:rsidR="00110C18" w:rsidRPr="0056388D" w:rsidRDefault="00110C18" w:rsidP="00063728">
            <w:pPr>
              <w:rPr>
                <w:ins w:id="438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31" w:author="KIM, Jason" w:date="2019-04-02T13:39:00Z"/>
                <w:rFonts w:ascii="Calibri" w:eastAsia="Times New Roman" w:hAnsi="Calibri" w:cs="Calibri"/>
                <w:color w:val="000000"/>
                <w:lang w:eastAsia="en-AU"/>
              </w:rPr>
            </w:pPr>
            <w:ins w:id="43832" w:author="KIM, Jason" w:date="2019-04-02T13:39:00Z">
              <w:r w:rsidRPr="0056388D">
                <w:rPr>
                  <w:rFonts w:ascii="Calibri" w:eastAsia="Times New Roman" w:hAnsi="Calibri" w:cs="Calibri"/>
                  <w:color w:val="000000"/>
                  <w:lang w:eastAsia="en-AU"/>
                </w:rPr>
                <w:t>DXE1048</w:t>
              </w:r>
            </w:ins>
          </w:p>
        </w:tc>
        <w:tc>
          <w:tcPr>
            <w:tcW w:w="793" w:type="pct"/>
            <w:noWrap/>
            <w:hideMark/>
          </w:tcPr>
          <w:p w:rsidR="00110C18" w:rsidRPr="0056388D" w:rsidRDefault="00110C18" w:rsidP="00063728">
            <w:pPr>
              <w:rPr>
                <w:ins w:id="43833" w:author="KIM, Jason" w:date="2019-04-02T13:39:00Z"/>
                <w:rFonts w:ascii="Calibri" w:eastAsia="Times New Roman" w:hAnsi="Calibri" w:cs="Calibri"/>
                <w:color w:val="000000"/>
                <w:lang w:eastAsia="en-AU"/>
              </w:rPr>
            </w:pPr>
            <w:ins w:id="438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35" w:author="KIM, Jason" w:date="2019-04-02T13:39:00Z"/>
                <w:rFonts w:ascii="Calibri" w:eastAsia="Times New Roman" w:hAnsi="Calibri" w:cs="Calibri"/>
                <w:color w:val="000000"/>
                <w:lang w:eastAsia="en-AU"/>
              </w:rPr>
            </w:pPr>
            <w:ins w:id="43836" w:author="KIM, Jason" w:date="2019-04-02T13:39:00Z">
              <w:r w:rsidRPr="0056388D">
                <w:rPr>
                  <w:rFonts w:ascii="Calibri" w:eastAsia="Times New Roman" w:hAnsi="Calibri" w:cs="Calibri"/>
                  <w:color w:val="000000"/>
                  <w:lang w:eastAsia="en-AU"/>
                </w:rPr>
                <w:t>Chainage 2555</w:t>
              </w:r>
            </w:ins>
          </w:p>
        </w:tc>
        <w:tc>
          <w:tcPr>
            <w:tcW w:w="818" w:type="pct"/>
            <w:noWrap/>
            <w:hideMark/>
          </w:tcPr>
          <w:p w:rsidR="00110C18" w:rsidRPr="0056388D" w:rsidRDefault="00110C18" w:rsidP="00063728">
            <w:pPr>
              <w:jc w:val="right"/>
              <w:rPr>
                <w:ins w:id="43837" w:author="KIM, Jason" w:date="2019-04-02T13:39:00Z"/>
                <w:rFonts w:ascii="Calibri" w:eastAsia="Times New Roman" w:hAnsi="Calibri" w:cs="Calibri"/>
                <w:color w:val="000000"/>
                <w:lang w:eastAsia="en-AU"/>
              </w:rPr>
            </w:pPr>
            <w:ins w:id="43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39" w:author="KIM, Jason" w:date="2019-04-02T13:39:00Z"/>
        </w:trPr>
        <w:tc>
          <w:tcPr>
            <w:tcW w:w="758" w:type="pct"/>
            <w:vMerge/>
            <w:hideMark/>
          </w:tcPr>
          <w:p w:rsidR="00110C18" w:rsidRPr="0056388D" w:rsidRDefault="00110C18" w:rsidP="00063728">
            <w:pPr>
              <w:rPr>
                <w:ins w:id="438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43" w:author="KIM, Jason" w:date="2019-04-02T13:39:00Z"/>
                <w:rFonts w:ascii="Calibri" w:eastAsia="Times New Roman" w:hAnsi="Calibri" w:cs="Calibri"/>
                <w:color w:val="000000"/>
                <w:lang w:eastAsia="en-AU"/>
              </w:rPr>
            </w:pPr>
            <w:ins w:id="43844" w:author="KIM, Jason" w:date="2019-04-02T13:39:00Z">
              <w:r w:rsidRPr="0056388D">
                <w:rPr>
                  <w:rFonts w:ascii="Calibri" w:eastAsia="Times New Roman" w:hAnsi="Calibri" w:cs="Calibri"/>
                  <w:color w:val="000000"/>
                  <w:lang w:eastAsia="en-AU"/>
                </w:rPr>
                <w:t>DXE1049</w:t>
              </w:r>
            </w:ins>
          </w:p>
        </w:tc>
        <w:tc>
          <w:tcPr>
            <w:tcW w:w="793" w:type="pct"/>
            <w:noWrap/>
            <w:hideMark/>
          </w:tcPr>
          <w:p w:rsidR="00110C18" w:rsidRPr="0056388D" w:rsidRDefault="00110C18" w:rsidP="00063728">
            <w:pPr>
              <w:rPr>
                <w:ins w:id="43845" w:author="KIM, Jason" w:date="2019-04-02T13:39:00Z"/>
                <w:rFonts w:ascii="Calibri" w:eastAsia="Times New Roman" w:hAnsi="Calibri" w:cs="Calibri"/>
                <w:color w:val="000000"/>
                <w:lang w:eastAsia="en-AU"/>
              </w:rPr>
            </w:pPr>
            <w:ins w:id="438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47" w:author="KIM, Jason" w:date="2019-04-02T13:39:00Z"/>
                <w:rFonts w:ascii="Calibri" w:eastAsia="Times New Roman" w:hAnsi="Calibri" w:cs="Calibri"/>
                <w:color w:val="000000"/>
                <w:lang w:eastAsia="en-AU"/>
              </w:rPr>
            </w:pPr>
            <w:ins w:id="43848" w:author="KIM, Jason" w:date="2019-04-02T13:39:00Z">
              <w:r w:rsidRPr="0056388D">
                <w:rPr>
                  <w:rFonts w:ascii="Calibri" w:eastAsia="Times New Roman" w:hAnsi="Calibri" w:cs="Calibri"/>
                  <w:color w:val="000000"/>
                  <w:lang w:eastAsia="en-AU"/>
                </w:rPr>
                <w:t>Chainage 2584</w:t>
              </w:r>
            </w:ins>
          </w:p>
        </w:tc>
        <w:tc>
          <w:tcPr>
            <w:tcW w:w="818" w:type="pct"/>
            <w:noWrap/>
            <w:hideMark/>
          </w:tcPr>
          <w:p w:rsidR="00110C18" w:rsidRPr="0056388D" w:rsidRDefault="00110C18" w:rsidP="00063728">
            <w:pPr>
              <w:jc w:val="right"/>
              <w:rPr>
                <w:ins w:id="43849" w:author="KIM, Jason" w:date="2019-04-02T13:39:00Z"/>
                <w:rFonts w:ascii="Calibri" w:eastAsia="Times New Roman" w:hAnsi="Calibri" w:cs="Calibri"/>
                <w:color w:val="000000"/>
                <w:lang w:eastAsia="en-AU"/>
              </w:rPr>
            </w:pPr>
            <w:ins w:id="438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51" w:author="KIM, Jason" w:date="2019-04-02T13:39:00Z"/>
        </w:trPr>
        <w:tc>
          <w:tcPr>
            <w:tcW w:w="758" w:type="pct"/>
            <w:vMerge w:val="restart"/>
            <w:noWrap/>
            <w:hideMark/>
          </w:tcPr>
          <w:p w:rsidR="00110C18" w:rsidRPr="0056388D" w:rsidRDefault="00110C18" w:rsidP="00063728">
            <w:pPr>
              <w:rPr>
                <w:ins w:id="43852" w:author="KIM, Jason" w:date="2019-04-02T13:39:00Z"/>
                <w:rFonts w:ascii="Calibri" w:eastAsia="Times New Roman" w:hAnsi="Calibri" w:cs="Calibri"/>
                <w:color w:val="000000"/>
                <w:lang w:eastAsia="en-AU"/>
              </w:rPr>
            </w:pPr>
            <w:ins w:id="43853" w:author="KIM, Jason" w:date="2019-04-02T13:39:00Z">
              <w:r w:rsidRPr="0056388D">
                <w:rPr>
                  <w:rFonts w:ascii="Calibri" w:eastAsia="Times New Roman" w:hAnsi="Calibri" w:cs="Calibri"/>
                  <w:color w:val="000000"/>
                  <w:lang w:eastAsia="en-AU"/>
                </w:rPr>
                <w:t>DXE14K2x</w:t>
              </w:r>
            </w:ins>
          </w:p>
        </w:tc>
        <w:tc>
          <w:tcPr>
            <w:tcW w:w="648" w:type="pct"/>
            <w:vMerge w:val="restart"/>
            <w:noWrap/>
            <w:hideMark/>
          </w:tcPr>
          <w:p w:rsidR="00110C18" w:rsidRPr="0056388D" w:rsidRDefault="00110C18" w:rsidP="00063728">
            <w:pPr>
              <w:rPr>
                <w:ins w:id="43854" w:author="KIM, Jason" w:date="2019-04-02T13:39:00Z"/>
                <w:rFonts w:ascii="Calibri" w:eastAsia="Times New Roman" w:hAnsi="Calibri" w:cs="Calibri"/>
                <w:color w:val="000000"/>
                <w:lang w:eastAsia="en-AU"/>
              </w:rPr>
            </w:pPr>
            <w:ins w:id="43855" w:author="KIM, Jason" w:date="2019-04-02T13:39:00Z">
              <w:r w:rsidRPr="0056388D">
                <w:rPr>
                  <w:rFonts w:ascii="Calibri" w:eastAsia="Times New Roman" w:hAnsi="Calibri" w:cs="Calibri"/>
                  <w:color w:val="000000"/>
                  <w:lang w:eastAsia="en-AU"/>
                </w:rPr>
                <w:t>ELZ10068</w:t>
              </w:r>
            </w:ins>
          </w:p>
        </w:tc>
        <w:tc>
          <w:tcPr>
            <w:tcW w:w="516" w:type="pct"/>
            <w:vMerge w:val="restart"/>
            <w:noWrap/>
            <w:hideMark/>
          </w:tcPr>
          <w:p w:rsidR="00110C18" w:rsidRPr="0056388D" w:rsidRDefault="00110C18" w:rsidP="00063728">
            <w:pPr>
              <w:rPr>
                <w:ins w:id="43856" w:author="KIM, Jason" w:date="2019-04-02T13:39:00Z"/>
                <w:rFonts w:ascii="Calibri" w:eastAsia="Times New Roman" w:hAnsi="Calibri" w:cs="Calibri"/>
                <w:color w:val="000000"/>
                <w:lang w:eastAsia="en-AU"/>
              </w:rPr>
            </w:pPr>
            <w:ins w:id="4385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58" w:author="KIM, Jason" w:date="2019-04-02T13:39:00Z"/>
                <w:rFonts w:ascii="Calibri" w:eastAsia="Times New Roman" w:hAnsi="Calibri" w:cs="Calibri"/>
                <w:color w:val="000000"/>
                <w:lang w:eastAsia="en-AU"/>
              </w:rPr>
            </w:pPr>
            <w:ins w:id="43859" w:author="KIM, Jason" w:date="2019-04-02T13:39:00Z">
              <w:r w:rsidRPr="0056388D">
                <w:rPr>
                  <w:rFonts w:ascii="Calibri" w:eastAsia="Times New Roman" w:hAnsi="Calibri" w:cs="Calibri"/>
                  <w:color w:val="000000"/>
                  <w:lang w:eastAsia="en-AU"/>
                </w:rPr>
                <w:t>DXE1044</w:t>
              </w:r>
            </w:ins>
          </w:p>
        </w:tc>
        <w:tc>
          <w:tcPr>
            <w:tcW w:w="793" w:type="pct"/>
            <w:noWrap/>
            <w:hideMark/>
          </w:tcPr>
          <w:p w:rsidR="00110C18" w:rsidRPr="0056388D" w:rsidRDefault="00110C18" w:rsidP="00063728">
            <w:pPr>
              <w:rPr>
                <w:ins w:id="43860" w:author="KIM, Jason" w:date="2019-04-02T13:39:00Z"/>
                <w:rFonts w:ascii="Calibri" w:eastAsia="Times New Roman" w:hAnsi="Calibri" w:cs="Calibri"/>
                <w:color w:val="000000"/>
                <w:lang w:eastAsia="en-AU"/>
              </w:rPr>
            </w:pPr>
            <w:ins w:id="438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62" w:author="KIM, Jason" w:date="2019-04-02T13:39:00Z"/>
                <w:rFonts w:ascii="Calibri" w:eastAsia="Times New Roman" w:hAnsi="Calibri" w:cs="Calibri"/>
                <w:color w:val="000000"/>
                <w:lang w:eastAsia="en-AU"/>
              </w:rPr>
            </w:pPr>
            <w:ins w:id="43863" w:author="KIM, Jason" w:date="2019-04-02T13:39:00Z">
              <w:r w:rsidRPr="0056388D">
                <w:rPr>
                  <w:rFonts w:ascii="Calibri" w:eastAsia="Times New Roman" w:hAnsi="Calibri" w:cs="Calibri"/>
                  <w:color w:val="000000"/>
                  <w:lang w:eastAsia="en-AU"/>
                </w:rPr>
                <w:t>Chainage 2406</w:t>
              </w:r>
            </w:ins>
          </w:p>
        </w:tc>
        <w:tc>
          <w:tcPr>
            <w:tcW w:w="818" w:type="pct"/>
            <w:noWrap/>
            <w:hideMark/>
          </w:tcPr>
          <w:p w:rsidR="00110C18" w:rsidRPr="0056388D" w:rsidRDefault="00110C18" w:rsidP="00063728">
            <w:pPr>
              <w:jc w:val="right"/>
              <w:rPr>
                <w:ins w:id="43864" w:author="KIM, Jason" w:date="2019-04-02T13:39:00Z"/>
                <w:rFonts w:ascii="Calibri" w:eastAsia="Times New Roman" w:hAnsi="Calibri" w:cs="Calibri"/>
                <w:color w:val="000000"/>
                <w:lang w:eastAsia="en-AU"/>
              </w:rPr>
            </w:pPr>
            <w:ins w:id="43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66" w:author="KIM, Jason" w:date="2019-04-02T13:39:00Z"/>
        </w:trPr>
        <w:tc>
          <w:tcPr>
            <w:tcW w:w="758" w:type="pct"/>
            <w:vMerge/>
            <w:hideMark/>
          </w:tcPr>
          <w:p w:rsidR="00110C18" w:rsidRPr="0056388D" w:rsidRDefault="00110C18" w:rsidP="00063728">
            <w:pPr>
              <w:rPr>
                <w:ins w:id="438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70" w:author="KIM, Jason" w:date="2019-04-02T13:39:00Z"/>
                <w:rFonts w:ascii="Calibri" w:eastAsia="Times New Roman" w:hAnsi="Calibri" w:cs="Calibri"/>
                <w:color w:val="000000"/>
                <w:lang w:eastAsia="en-AU"/>
              </w:rPr>
            </w:pPr>
            <w:ins w:id="43871" w:author="KIM, Jason" w:date="2019-04-02T13:39:00Z">
              <w:r w:rsidRPr="0056388D">
                <w:rPr>
                  <w:rFonts w:ascii="Calibri" w:eastAsia="Times New Roman" w:hAnsi="Calibri" w:cs="Calibri"/>
                  <w:color w:val="000000"/>
                  <w:lang w:eastAsia="en-AU"/>
                </w:rPr>
                <w:t>DXE1045</w:t>
              </w:r>
            </w:ins>
          </w:p>
        </w:tc>
        <w:tc>
          <w:tcPr>
            <w:tcW w:w="793" w:type="pct"/>
            <w:noWrap/>
            <w:hideMark/>
          </w:tcPr>
          <w:p w:rsidR="00110C18" w:rsidRPr="0056388D" w:rsidRDefault="00110C18" w:rsidP="00063728">
            <w:pPr>
              <w:rPr>
                <w:ins w:id="43872" w:author="KIM, Jason" w:date="2019-04-02T13:39:00Z"/>
                <w:rFonts w:ascii="Calibri" w:eastAsia="Times New Roman" w:hAnsi="Calibri" w:cs="Calibri"/>
                <w:color w:val="000000"/>
                <w:lang w:eastAsia="en-AU"/>
              </w:rPr>
            </w:pPr>
            <w:ins w:id="438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74" w:author="KIM, Jason" w:date="2019-04-02T13:39:00Z"/>
                <w:rFonts w:ascii="Calibri" w:eastAsia="Times New Roman" w:hAnsi="Calibri" w:cs="Calibri"/>
                <w:color w:val="000000"/>
                <w:lang w:eastAsia="en-AU"/>
              </w:rPr>
            </w:pPr>
            <w:ins w:id="43875" w:author="KIM, Jason" w:date="2019-04-02T13:39:00Z">
              <w:r w:rsidRPr="0056388D">
                <w:rPr>
                  <w:rFonts w:ascii="Calibri" w:eastAsia="Times New Roman" w:hAnsi="Calibri" w:cs="Calibri"/>
                  <w:color w:val="000000"/>
                  <w:lang w:eastAsia="en-AU"/>
                </w:rPr>
                <w:t>Chainage 2435</w:t>
              </w:r>
            </w:ins>
          </w:p>
        </w:tc>
        <w:tc>
          <w:tcPr>
            <w:tcW w:w="818" w:type="pct"/>
            <w:noWrap/>
            <w:hideMark/>
          </w:tcPr>
          <w:p w:rsidR="00110C18" w:rsidRPr="0056388D" w:rsidRDefault="00110C18" w:rsidP="00063728">
            <w:pPr>
              <w:jc w:val="right"/>
              <w:rPr>
                <w:ins w:id="43876" w:author="KIM, Jason" w:date="2019-04-02T13:39:00Z"/>
                <w:rFonts w:ascii="Calibri" w:eastAsia="Times New Roman" w:hAnsi="Calibri" w:cs="Calibri"/>
                <w:color w:val="000000"/>
                <w:lang w:eastAsia="en-AU"/>
              </w:rPr>
            </w:pPr>
            <w:ins w:id="43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78" w:author="KIM, Jason" w:date="2019-04-02T13:39:00Z"/>
        </w:trPr>
        <w:tc>
          <w:tcPr>
            <w:tcW w:w="758" w:type="pct"/>
            <w:vMerge/>
            <w:hideMark/>
          </w:tcPr>
          <w:p w:rsidR="00110C18" w:rsidRPr="0056388D" w:rsidRDefault="00110C18" w:rsidP="00063728">
            <w:pPr>
              <w:rPr>
                <w:ins w:id="438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82" w:author="KIM, Jason" w:date="2019-04-02T13:39:00Z"/>
                <w:rFonts w:ascii="Calibri" w:eastAsia="Times New Roman" w:hAnsi="Calibri" w:cs="Calibri"/>
                <w:color w:val="000000"/>
                <w:lang w:eastAsia="en-AU"/>
              </w:rPr>
            </w:pPr>
            <w:ins w:id="43883" w:author="KIM, Jason" w:date="2019-04-02T13:39:00Z">
              <w:r w:rsidRPr="0056388D">
                <w:rPr>
                  <w:rFonts w:ascii="Calibri" w:eastAsia="Times New Roman" w:hAnsi="Calibri" w:cs="Calibri"/>
                  <w:color w:val="000000"/>
                  <w:lang w:eastAsia="en-AU"/>
                </w:rPr>
                <w:t>DXE1046</w:t>
              </w:r>
            </w:ins>
          </w:p>
        </w:tc>
        <w:tc>
          <w:tcPr>
            <w:tcW w:w="793" w:type="pct"/>
            <w:noWrap/>
            <w:hideMark/>
          </w:tcPr>
          <w:p w:rsidR="00110C18" w:rsidRPr="0056388D" w:rsidRDefault="00110C18" w:rsidP="00063728">
            <w:pPr>
              <w:rPr>
                <w:ins w:id="43884" w:author="KIM, Jason" w:date="2019-04-02T13:39:00Z"/>
                <w:rFonts w:ascii="Calibri" w:eastAsia="Times New Roman" w:hAnsi="Calibri" w:cs="Calibri"/>
                <w:color w:val="000000"/>
                <w:lang w:eastAsia="en-AU"/>
              </w:rPr>
            </w:pPr>
            <w:ins w:id="438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86" w:author="KIM, Jason" w:date="2019-04-02T13:39:00Z"/>
                <w:rFonts w:ascii="Calibri" w:eastAsia="Times New Roman" w:hAnsi="Calibri" w:cs="Calibri"/>
                <w:color w:val="000000"/>
                <w:lang w:eastAsia="en-AU"/>
              </w:rPr>
            </w:pPr>
            <w:ins w:id="43887" w:author="KIM, Jason" w:date="2019-04-02T13:39:00Z">
              <w:r w:rsidRPr="0056388D">
                <w:rPr>
                  <w:rFonts w:ascii="Calibri" w:eastAsia="Times New Roman" w:hAnsi="Calibri" w:cs="Calibri"/>
                  <w:color w:val="000000"/>
                  <w:lang w:eastAsia="en-AU"/>
                </w:rPr>
                <w:t>Chainage 2464</w:t>
              </w:r>
            </w:ins>
          </w:p>
        </w:tc>
        <w:tc>
          <w:tcPr>
            <w:tcW w:w="818" w:type="pct"/>
            <w:noWrap/>
            <w:hideMark/>
          </w:tcPr>
          <w:p w:rsidR="00110C18" w:rsidRPr="0056388D" w:rsidRDefault="00110C18" w:rsidP="00063728">
            <w:pPr>
              <w:jc w:val="right"/>
              <w:rPr>
                <w:ins w:id="43888" w:author="KIM, Jason" w:date="2019-04-02T13:39:00Z"/>
                <w:rFonts w:ascii="Calibri" w:eastAsia="Times New Roman" w:hAnsi="Calibri" w:cs="Calibri"/>
                <w:color w:val="000000"/>
                <w:lang w:eastAsia="en-AU"/>
              </w:rPr>
            </w:pPr>
            <w:ins w:id="438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90" w:author="KIM, Jason" w:date="2019-04-02T13:39:00Z"/>
        </w:trPr>
        <w:tc>
          <w:tcPr>
            <w:tcW w:w="758" w:type="pct"/>
            <w:vMerge w:val="restart"/>
            <w:noWrap/>
            <w:hideMark/>
          </w:tcPr>
          <w:p w:rsidR="00110C18" w:rsidRPr="0056388D" w:rsidRDefault="00110C18" w:rsidP="00063728">
            <w:pPr>
              <w:rPr>
                <w:ins w:id="43891" w:author="KIM, Jason" w:date="2019-04-02T13:39:00Z"/>
                <w:rFonts w:ascii="Calibri" w:eastAsia="Times New Roman" w:hAnsi="Calibri" w:cs="Calibri"/>
                <w:color w:val="000000"/>
                <w:lang w:eastAsia="en-AU"/>
              </w:rPr>
            </w:pPr>
            <w:ins w:id="43892" w:author="KIM, Jason" w:date="2019-04-02T13:39:00Z">
              <w:r w:rsidRPr="0056388D">
                <w:rPr>
                  <w:rFonts w:ascii="Calibri" w:eastAsia="Times New Roman" w:hAnsi="Calibri" w:cs="Calibri"/>
                  <w:color w:val="000000"/>
                  <w:lang w:eastAsia="en-AU"/>
                </w:rPr>
                <w:t>DXE14K3x</w:t>
              </w:r>
            </w:ins>
          </w:p>
        </w:tc>
        <w:tc>
          <w:tcPr>
            <w:tcW w:w="648" w:type="pct"/>
            <w:vMerge w:val="restart"/>
            <w:noWrap/>
            <w:hideMark/>
          </w:tcPr>
          <w:p w:rsidR="00110C18" w:rsidRPr="0056388D" w:rsidRDefault="00110C18" w:rsidP="00063728">
            <w:pPr>
              <w:rPr>
                <w:ins w:id="43893" w:author="KIM, Jason" w:date="2019-04-02T13:39:00Z"/>
                <w:rFonts w:ascii="Calibri" w:eastAsia="Times New Roman" w:hAnsi="Calibri" w:cs="Calibri"/>
                <w:color w:val="000000"/>
                <w:lang w:eastAsia="en-AU"/>
              </w:rPr>
            </w:pPr>
            <w:ins w:id="43894" w:author="KIM, Jason" w:date="2019-04-02T13:39:00Z">
              <w:r w:rsidRPr="0056388D">
                <w:rPr>
                  <w:rFonts w:ascii="Calibri" w:eastAsia="Times New Roman" w:hAnsi="Calibri" w:cs="Calibri"/>
                  <w:color w:val="000000"/>
                  <w:lang w:eastAsia="en-AU"/>
                </w:rPr>
                <w:t>ELZ20116</w:t>
              </w:r>
            </w:ins>
          </w:p>
        </w:tc>
        <w:tc>
          <w:tcPr>
            <w:tcW w:w="516" w:type="pct"/>
            <w:vMerge w:val="restart"/>
            <w:noWrap/>
            <w:hideMark/>
          </w:tcPr>
          <w:p w:rsidR="00110C18" w:rsidRPr="0056388D" w:rsidRDefault="00110C18" w:rsidP="00063728">
            <w:pPr>
              <w:rPr>
                <w:ins w:id="43895" w:author="KIM, Jason" w:date="2019-04-02T13:39:00Z"/>
                <w:rFonts w:ascii="Calibri" w:eastAsia="Times New Roman" w:hAnsi="Calibri" w:cs="Calibri"/>
                <w:color w:val="000000"/>
                <w:lang w:eastAsia="en-AU"/>
              </w:rPr>
            </w:pPr>
            <w:ins w:id="4389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97" w:author="KIM, Jason" w:date="2019-04-02T13:39:00Z"/>
                <w:rFonts w:ascii="Calibri" w:eastAsia="Times New Roman" w:hAnsi="Calibri" w:cs="Calibri"/>
                <w:color w:val="000000"/>
                <w:lang w:eastAsia="en-AU"/>
              </w:rPr>
            </w:pPr>
            <w:ins w:id="43898" w:author="KIM, Jason" w:date="2019-04-02T13:39:00Z">
              <w:r w:rsidRPr="0056388D">
                <w:rPr>
                  <w:rFonts w:ascii="Calibri" w:eastAsia="Times New Roman" w:hAnsi="Calibri" w:cs="Calibri"/>
                  <w:color w:val="000000"/>
                  <w:lang w:eastAsia="en-AU"/>
                </w:rPr>
                <w:t>DXE2041</w:t>
              </w:r>
            </w:ins>
          </w:p>
        </w:tc>
        <w:tc>
          <w:tcPr>
            <w:tcW w:w="793" w:type="pct"/>
            <w:noWrap/>
            <w:hideMark/>
          </w:tcPr>
          <w:p w:rsidR="00110C18" w:rsidRPr="0056388D" w:rsidRDefault="00110C18" w:rsidP="00063728">
            <w:pPr>
              <w:rPr>
                <w:ins w:id="43899" w:author="KIM, Jason" w:date="2019-04-02T13:39:00Z"/>
                <w:rFonts w:ascii="Calibri" w:eastAsia="Times New Roman" w:hAnsi="Calibri" w:cs="Calibri"/>
                <w:color w:val="000000"/>
                <w:lang w:eastAsia="en-AU"/>
              </w:rPr>
            </w:pPr>
            <w:ins w:id="439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01" w:author="KIM, Jason" w:date="2019-04-02T13:39:00Z"/>
                <w:rFonts w:ascii="Calibri" w:eastAsia="Times New Roman" w:hAnsi="Calibri" w:cs="Calibri"/>
                <w:color w:val="000000"/>
                <w:lang w:eastAsia="en-AU"/>
              </w:rPr>
            </w:pPr>
            <w:ins w:id="43902" w:author="KIM, Jason" w:date="2019-04-02T13:39:00Z">
              <w:r w:rsidRPr="0056388D">
                <w:rPr>
                  <w:rFonts w:ascii="Calibri" w:eastAsia="Times New Roman" w:hAnsi="Calibri" w:cs="Calibri"/>
                  <w:color w:val="000000"/>
                  <w:lang w:eastAsia="en-AU"/>
                </w:rPr>
                <w:t>Chainage 2521</w:t>
              </w:r>
            </w:ins>
          </w:p>
        </w:tc>
        <w:tc>
          <w:tcPr>
            <w:tcW w:w="818" w:type="pct"/>
            <w:noWrap/>
            <w:hideMark/>
          </w:tcPr>
          <w:p w:rsidR="00110C18" w:rsidRPr="0056388D" w:rsidRDefault="00110C18" w:rsidP="00063728">
            <w:pPr>
              <w:jc w:val="right"/>
              <w:rPr>
                <w:ins w:id="43903" w:author="KIM, Jason" w:date="2019-04-02T13:39:00Z"/>
                <w:rFonts w:ascii="Calibri" w:eastAsia="Times New Roman" w:hAnsi="Calibri" w:cs="Calibri"/>
                <w:color w:val="000000"/>
                <w:lang w:eastAsia="en-AU"/>
              </w:rPr>
            </w:pPr>
            <w:ins w:id="43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05" w:author="KIM, Jason" w:date="2019-04-02T13:39:00Z"/>
        </w:trPr>
        <w:tc>
          <w:tcPr>
            <w:tcW w:w="758" w:type="pct"/>
            <w:vMerge/>
            <w:hideMark/>
          </w:tcPr>
          <w:p w:rsidR="00110C18" w:rsidRPr="0056388D" w:rsidRDefault="00110C18" w:rsidP="00063728">
            <w:pPr>
              <w:rPr>
                <w:ins w:id="439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09" w:author="KIM, Jason" w:date="2019-04-02T13:39:00Z"/>
                <w:rFonts w:ascii="Calibri" w:eastAsia="Times New Roman" w:hAnsi="Calibri" w:cs="Calibri"/>
                <w:color w:val="000000"/>
                <w:lang w:eastAsia="en-AU"/>
              </w:rPr>
            </w:pPr>
            <w:ins w:id="43910" w:author="KIM, Jason" w:date="2019-04-02T13:39:00Z">
              <w:r w:rsidRPr="0056388D">
                <w:rPr>
                  <w:rFonts w:ascii="Calibri" w:eastAsia="Times New Roman" w:hAnsi="Calibri" w:cs="Calibri"/>
                  <w:color w:val="000000"/>
                  <w:lang w:eastAsia="en-AU"/>
                </w:rPr>
                <w:t>DXE2042</w:t>
              </w:r>
            </w:ins>
          </w:p>
        </w:tc>
        <w:tc>
          <w:tcPr>
            <w:tcW w:w="793" w:type="pct"/>
            <w:noWrap/>
            <w:hideMark/>
          </w:tcPr>
          <w:p w:rsidR="00110C18" w:rsidRPr="0056388D" w:rsidRDefault="00110C18" w:rsidP="00063728">
            <w:pPr>
              <w:rPr>
                <w:ins w:id="43911" w:author="KIM, Jason" w:date="2019-04-02T13:39:00Z"/>
                <w:rFonts w:ascii="Calibri" w:eastAsia="Times New Roman" w:hAnsi="Calibri" w:cs="Calibri"/>
                <w:color w:val="000000"/>
                <w:lang w:eastAsia="en-AU"/>
              </w:rPr>
            </w:pPr>
            <w:ins w:id="439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13" w:author="KIM, Jason" w:date="2019-04-02T13:39:00Z"/>
                <w:rFonts w:ascii="Calibri" w:eastAsia="Times New Roman" w:hAnsi="Calibri" w:cs="Calibri"/>
                <w:color w:val="000000"/>
                <w:lang w:eastAsia="en-AU"/>
              </w:rPr>
            </w:pPr>
            <w:ins w:id="43914" w:author="KIM, Jason" w:date="2019-04-02T13:39:00Z">
              <w:r w:rsidRPr="0056388D">
                <w:rPr>
                  <w:rFonts w:ascii="Calibri" w:eastAsia="Times New Roman" w:hAnsi="Calibri" w:cs="Calibri"/>
                  <w:color w:val="000000"/>
                  <w:lang w:eastAsia="en-AU"/>
                </w:rPr>
                <w:t>Chainage 2549</w:t>
              </w:r>
            </w:ins>
          </w:p>
        </w:tc>
        <w:tc>
          <w:tcPr>
            <w:tcW w:w="818" w:type="pct"/>
            <w:noWrap/>
            <w:hideMark/>
          </w:tcPr>
          <w:p w:rsidR="00110C18" w:rsidRPr="0056388D" w:rsidRDefault="00110C18" w:rsidP="00063728">
            <w:pPr>
              <w:jc w:val="right"/>
              <w:rPr>
                <w:ins w:id="43915" w:author="KIM, Jason" w:date="2019-04-02T13:39:00Z"/>
                <w:rFonts w:ascii="Calibri" w:eastAsia="Times New Roman" w:hAnsi="Calibri" w:cs="Calibri"/>
                <w:color w:val="000000"/>
                <w:lang w:eastAsia="en-AU"/>
              </w:rPr>
            </w:pPr>
            <w:ins w:id="439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17" w:author="KIM, Jason" w:date="2019-04-02T13:39:00Z"/>
        </w:trPr>
        <w:tc>
          <w:tcPr>
            <w:tcW w:w="758" w:type="pct"/>
            <w:vMerge/>
            <w:hideMark/>
          </w:tcPr>
          <w:p w:rsidR="00110C18" w:rsidRPr="0056388D" w:rsidRDefault="00110C18" w:rsidP="00063728">
            <w:pPr>
              <w:rPr>
                <w:ins w:id="439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21" w:author="KIM, Jason" w:date="2019-04-02T13:39:00Z"/>
                <w:rFonts w:ascii="Calibri" w:eastAsia="Times New Roman" w:hAnsi="Calibri" w:cs="Calibri"/>
                <w:color w:val="000000"/>
                <w:lang w:eastAsia="en-AU"/>
              </w:rPr>
            </w:pPr>
            <w:ins w:id="43922" w:author="KIM, Jason" w:date="2019-04-02T13:39:00Z">
              <w:r w:rsidRPr="0056388D">
                <w:rPr>
                  <w:rFonts w:ascii="Calibri" w:eastAsia="Times New Roman" w:hAnsi="Calibri" w:cs="Calibri"/>
                  <w:color w:val="000000"/>
                  <w:lang w:eastAsia="en-AU"/>
                </w:rPr>
                <w:t>DXE2043</w:t>
              </w:r>
            </w:ins>
          </w:p>
        </w:tc>
        <w:tc>
          <w:tcPr>
            <w:tcW w:w="793" w:type="pct"/>
            <w:noWrap/>
            <w:hideMark/>
          </w:tcPr>
          <w:p w:rsidR="00110C18" w:rsidRPr="0056388D" w:rsidRDefault="00110C18" w:rsidP="00063728">
            <w:pPr>
              <w:rPr>
                <w:ins w:id="43923" w:author="KIM, Jason" w:date="2019-04-02T13:39:00Z"/>
                <w:rFonts w:ascii="Calibri" w:eastAsia="Times New Roman" w:hAnsi="Calibri" w:cs="Calibri"/>
                <w:color w:val="000000"/>
                <w:lang w:eastAsia="en-AU"/>
              </w:rPr>
            </w:pPr>
            <w:ins w:id="439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25" w:author="KIM, Jason" w:date="2019-04-02T13:39:00Z"/>
                <w:rFonts w:ascii="Calibri" w:eastAsia="Times New Roman" w:hAnsi="Calibri" w:cs="Calibri"/>
                <w:color w:val="000000"/>
                <w:lang w:eastAsia="en-AU"/>
              </w:rPr>
            </w:pPr>
            <w:ins w:id="43926" w:author="KIM, Jason" w:date="2019-04-02T13:39:00Z">
              <w:r w:rsidRPr="0056388D">
                <w:rPr>
                  <w:rFonts w:ascii="Calibri" w:eastAsia="Times New Roman" w:hAnsi="Calibri" w:cs="Calibri"/>
                  <w:color w:val="000000"/>
                  <w:lang w:eastAsia="en-AU"/>
                </w:rPr>
                <w:t>Chainage 2578</w:t>
              </w:r>
            </w:ins>
          </w:p>
        </w:tc>
        <w:tc>
          <w:tcPr>
            <w:tcW w:w="818" w:type="pct"/>
            <w:noWrap/>
            <w:hideMark/>
          </w:tcPr>
          <w:p w:rsidR="00110C18" w:rsidRPr="0056388D" w:rsidRDefault="00110C18" w:rsidP="00063728">
            <w:pPr>
              <w:jc w:val="right"/>
              <w:rPr>
                <w:ins w:id="43927" w:author="KIM, Jason" w:date="2019-04-02T13:39:00Z"/>
                <w:rFonts w:ascii="Calibri" w:eastAsia="Times New Roman" w:hAnsi="Calibri" w:cs="Calibri"/>
                <w:color w:val="000000"/>
                <w:lang w:eastAsia="en-AU"/>
              </w:rPr>
            </w:pPr>
            <w:ins w:id="43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29" w:author="KIM, Jason" w:date="2019-04-02T13:39:00Z"/>
        </w:trPr>
        <w:tc>
          <w:tcPr>
            <w:tcW w:w="758" w:type="pct"/>
            <w:vMerge w:val="restart"/>
            <w:noWrap/>
            <w:hideMark/>
          </w:tcPr>
          <w:p w:rsidR="00110C18" w:rsidRPr="0056388D" w:rsidRDefault="00110C18" w:rsidP="00063728">
            <w:pPr>
              <w:rPr>
                <w:ins w:id="43930" w:author="KIM, Jason" w:date="2019-04-02T13:39:00Z"/>
                <w:rFonts w:ascii="Calibri" w:eastAsia="Times New Roman" w:hAnsi="Calibri" w:cs="Calibri"/>
                <w:color w:val="000000"/>
                <w:lang w:eastAsia="en-AU"/>
              </w:rPr>
            </w:pPr>
            <w:ins w:id="43931" w:author="KIM, Jason" w:date="2019-04-02T13:39:00Z">
              <w:r w:rsidRPr="0056388D">
                <w:rPr>
                  <w:rFonts w:ascii="Calibri" w:eastAsia="Times New Roman" w:hAnsi="Calibri" w:cs="Calibri"/>
                  <w:color w:val="000000"/>
                  <w:lang w:eastAsia="en-AU"/>
                </w:rPr>
                <w:t>DXE14K4x</w:t>
              </w:r>
            </w:ins>
          </w:p>
        </w:tc>
        <w:tc>
          <w:tcPr>
            <w:tcW w:w="648" w:type="pct"/>
            <w:vMerge w:val="restart"/>
            <w:noWrap/>
            <w:hideMark/>
          </w:tcPr>
          <w:p w:rsidR="00110C18" w:rsidRPr="0056388D" w:rsidRDefault="00110C18" w:rsidP="00063728">
            <w:pPr>
              <w:rPr>
                <w:ins w:id="43932" w:author="KIM, Jason" w:date="2019-04-02T13:39:00Z"/>
                <w:rFonts w:ascii="Calibri" w:eastAsia="Times New Roman" w:hAnsi="Calibri" w:cs="Calibri"/>
                <w:color w:val="000000"/>
                <w:lang w:eastAsia="en-AU"/>
              </w:rPr>
            </w:pPr>
            <w:ins w:id="43933" w:author="KIM, Jason" w:date="2019-04-02T13:39:00Z">
              <w:r w:rsidRPr="0056388D">
                <w:rPr>
                  <w:rFonts w:ascii="Calibri" w:eastAsia="Times New Roman" w:hAnsi="Calibri" w:cs="Calibri"/>
                  <w:color w:val="000000"/>
                  <w:lang w:eastAsia="en-AU"/>
                </w:rPr>
                <w:t>ELZ20068</w:t>
              </w:r>
            </w:ins>
          </w:p>
        </w:tc>
        <w:tc>
          <w:tcPr>
            <w:tcW w:w="516" w:type="pct"/>
            <w:vMerge w:val="restart"/>
            <w:noWrap/>
            <w:hideMark/>
          </w:tcPr>
          <w:p w:rsidR="00110C18" w:rsidRPr="0056388D" w:rsidRDefault="00110C18" w:rsidP="00063728">
            <w:pPr>
              <w:rPr>
                <w:ins w:id="43934" w:author="KIM, Jason" w:date="2019-04-02T13:39:00Z"/>
                <w:rFonts w:ascii="Calibri" w:eastAsia="Times New Roman" w:hAnsi="Calibri" w:cs="Calibri"/>
                <w:color w:val="000000"/>
                <w:lang w:eastAsia="en-AU"/>
              </w:rPr>
            </w:pPr>
            <w:ins w:id="4393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936" w:author="KIM, Jason" w:date="2019-04-02T13:39:00Z"/>
                <w:rFonts w:ascii="Calibri" w:eastAsia="Times New Roman" w:hAnsi="Calibri" w:cs="Calibri"/>
                <w:color w:val="000000"/>
                <w:lang w:eastAsia="en-AU"/>
              </w:rPr>
            </w:pPr>
            <w:ins w:id="43937" w:author="KIM, Jason" w:date="2019-04-02T13:39:00Z">
              <w:r w:rsidRPr="0056388D">
                <w:rPr>
                  <w:rFonts w:ascii="Calibri" w:eastAsia="Times New Roman" w:hAnsi="Calibri" w:cs="Calibri"/>
                  <w:color w:val="000000"/>
                  <w:lang w:eastAsia="en-AU"/>
                </w:rPr>
                <w:t>DXE2038</w:t>
              </w:r>
            </w:ins>
          </w:p>
        </w:tc>
        <w:tc>
          <w:tcPr>
            <w:tcW w:w="793" w:type="pct"/>
            <w:noWrap/>
            <w:hideMark/>
          </w:tcPr>
          <w:p w:rsidR="00110C18" w:rsidRPr="0056388D" w:rsidRDefault="00110C18" w:rsidP="00063728">
            <w:pPr>
              <w:rPr>
                <w:ins w:id="43938" w:author="KIM, Jason" w:date="2019-04-02T13:39:00Z"/>
                <w:rFonts w:ascii="Calibri" w:eastAsia="Times New Roman" w:hAnsi="Calibri" w:cs="Calibri"/>
                <w:color w:val="000000"/>
                <w:lang w:eastAsia="en-AU"/>
              </w:rPr>
            </w:pPr>
            <w:ins w:id="439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40" w:author="KIM, Jason" w:date="2019-04-02T13:39:00Z"/>
                <w:rFonts w:ascii="Calibri" w:eastAsia="Times New Roman" w:hAnsi="Calibri" w:cs="Calibri"/>
                <w:color w:val="000000"/>
                <w:lang w:eastAsia="en-AU"/>
              </w:rPr>
            </w:pPr>
            <w:ins w:id="43941" w:author="KIM, Jason" w:date="2019-04-02T13:39:00Z">
              <w:r w:rsidRPr="0056388D">
                <w:rPr>
                  <w:rFonts w:ascii="Calibri" w:eastAsia="Times New Roman" w:hAnsi="Calibri" w:cs="Calibri"/>
                  <w:color w:val="000000"/>
                  <w:lang w:eastAsia="en-AU"/>
                </w:rPr>
                <w:t>Chainage 2405</w:t>
              </w:r>
            </w:ins>
          </w:p>
        </w:tc>
        <w:tc>
          <w:tcPr>
            <w:tcW w:w="818" w:type="pct"/>
            <w:noWrap/>
            <w:hideMark/>
          </w:tcPr>
          <w:p w:rsidR="00110C18" w:rsidRPr="0056388D" w:rsidRDefault="00110C18" w:rsidP="00063728">
            <w:pPr>
              <w:jc w:val="right"/>
              <w:rPr>
                <w:ins w:id="43942" w:author="KIM, Jason" w:date="2019-04-02T13:39:00Z"/>
                <w:rFonts w:ascii="Calibri" w:eastAsia="Times New Roman" w:hAnsi="Calibri" w:cs="Calibri"/>
                <w:color w:val="000000"/>
                <w:lang w:eastAsia="en-AU"/>
              </w:rPr>
            </w:pPr>
            <w:ins w:id="439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44" w:author="KIM, Jason" w:date="2019-04-02T13:39:00Z"/>
        </w:trPr>
        <w:tc>
          <w:tcPr>
            <w:tcW w:w="758" w:type="pct"/>
            <w:vMerge/>
            <w:hideMark/>
          </w:tcPr>
          <w:p w:rsidR="00110C18" w:rsidRPr="0056388D" w:rsidRDefault="00110C18" w:rsidP="00063728">
            <w:pPr>
              <w:rPr>
                <w:ins w:id="439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48" w:author="KIM, Jason" w:date="2019-04-02T13:39:00Z"/>
                <w:rFonts w:ascii="Calibri" w:eastAsia="Times New Roman" w:hAnsi="Calibri" w:cs="Calibri"/>
                <w:color w:val="000000"/>
                <w:lang w:eastAsia="en-AU"/>
              </w:rPr>
            </w:pPr>
            <w:ins w:id="43949" w:author="KIM, Jason" w:date="2019-04-02T13:39:00Z">
              <w:r w:rsidRPr="0056388D">
                <w:rPr>
                  <w:rFonts w:ascii="Calibri" w:eastAsia="Times New Roman" w:hAnsi="Calibri" w:cs="Calibri"/>
                  <w:color w:val="000000"/>
                  <w:lang w:eastAsia="en-AU"/>
                </w:rPr>
                <w:t>DXE2039</w:t>
              </w:r>
            </w:ins>
          </w:p>
        </w:tc>
        <w:tc>
          <w:tcPr>
            <w:tcW w:w="793" w:type="pct"/>
            <w:noWrap/>
            <w:hideMark/>
          </w:tcPr>
          <w:p w:rsidR="00110C18" w:rsidRPr="0056388D" w:rsidRDefault="00110C18" w:rsidP="00063728">
            <w:pPr>
              <w:rPr>
                <w:ins w:id="43950" w:author="KIM, Jason" w:date="2019-04-02T13:39:00Z"/>
                <w:rFonts w:ascii="Calibri" w:eastAsia="Times New Roman" w:hAnsi="Calibri" w:cs="Calibri"/>
                <w:color w:val="000000"/>
                <w:lang w:eastAsia="en-AU"/>
              </w:rPr>
            </w:pPr>
            <w:ins w:id="439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52" w:author="KIM, Jason" w:date="2019-04-02T13:39:00Z"/>
                <w:rFonts w:ascii="Calibri" w:eastAsia="Times New Roman" w:hAnsi="Calibri" w:cs="Calibri"/>
                <w:color w:val="000000"/>
                <w:lang w:eastAsia="en-AU"/>
              </w:rPr>
            </w:pPr>
            <w:ins w:id="43953" w:author="KIM, Jason" w:date="2019-04-02T13:39:00Z">
              <w:r w:rsidRPr="0056388D">
                <w:rPr>
                  <w:rFonts w:ascii="Calibri" w:eastAsia="Times New Roman" w:hAnsi="Calibri" w:cs="Calibri"/>
                  <w:color w:val="000000"/>
                  <w:lang w:eastAsia="en-AU"/>
                </w:rPr>
                <w:t>Chainage 2434</w:t>
              </w:r>
            </w:ins>
          </w:p>
        </w:tc>
        <w:tc>
          <w:tcPr>
            <w:tcW w:w="818" w:type="pct"/>
            <w:noWrap/>
            <w:hideMark/>
          </w:tcPr>
          <w:p w:rsidR="00110C18" w:rsidRPr="0056388D" w:rsidRDefault="00110C18" w:rsidP="00063728">
            <w:pPr>
              <w:jc w:val="right"/>
              <w:rPr>
                <w:ins w:id="43954" w:author="KIM, Jason" w:date="2019-04-02T13:39:00Z"/>
                <w:rFonts w:ascii="Calibri" w:eastAsia="Times New Roman" w:hAnsi="Calibri" w:cs="Calibri"/>
                <w:color w:val="000000"/>
                <w:lang w:eastAsia="en-AU"/>
              </w:rPr>
            </w:pPr>
            <w:ins w:id="43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56" w:author="KIM, Jason" w:date="2019-04-02T13:39:00Z"/>
        </w:trPr>
        <w:tc>
          <w:tcPr>
            <w:tcW w:w="758" w:type="pct"/>
            <w:vMerge/>
            <w:hideMark/>
          </w:tcPr>
          <w:p w:rsidR="00110C18" w:rsidRPr="0056388D" w:rsidRDefault="00110C18" w:rsidP="00063728">
            <w:pPr>
              <w:rPr>
                <w:ins w:id="439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60" w:author="KIM, Jason" w:date="2019-04-02T13:39:00Z"/>
                <w:rFonts w:ascii="Calibri" w:eastAsia="Times New Roman" w:hAnsi="Calibri" w:cs="Calibri"/>
                <w:color w:val="000000"/>
                <w:lang w:eastAsia="en-AU"/>
              </w:rPr>
            </w:pPr>
            <w:ins w:id="43961" w:author="KIM, Jason" w:date="2019-04-02T13:39:00Z">
              <w:r w:rsidRPr="0056388D">
                <w:rPr>
                  <w:rFonts w:ascii="Calibri" w:eastAsia="Times New Roman" w:hAnsi="Calibri" w:cs="Calibri"/>
                  <w:color w:val="000000"/>
                  <w:lang w:eastAsia="en-AU"/>
                </w:rPr>
                <w:t>DXE2040</w:t>
              </w:r>
            </w:ins>
          </w:p>
        </w:tc>
        <w:tc>
          <w:tcPr>
            <w:tcW w:w="793" w:type="pct"/>
            <w:noWrap/>
            <w:hideMark/>
          </w:tcPr>
          <w:p w:rsidR="00110C18" w:rsidRPr="0056388D" w:rsidRDefault="00110C18" w:rsidP="00063728">
            <w:pPr>
              <w:rPr>
                <w:ins w:id="43962" w:author="KIM, Jason" w:date="2019-04-02T13:39:00Z"/>
                <w:rFonts w:ascii="Calibri" w:eastAsia="Times New Roman" w:hAnsi="Calibri" w:cs="Calibri"/>
                <w:color w:val="000000"/>
                <w:lang w:eastAsia="en-AU"/>
              </w:rPr>
            </w:pPr>
            <w:ins w:id="439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64" w:author="KIM, Jason" w:date="2019-04-02T13:39:00Z"/>
                <w:rFonts w:ascii="Calibri" w:eastAsia="Times New Roman" w:hAnsi="Calibri" w:cs="Calibri"/>
                <w:color w:val="000000"/>
                <w:lang w:eastAsia="en-AU"/>
              </w:rPr>
            </w:pPr>
            <w:ins w:id="43965" w:author="KIM, Jason" w:date="2019-04-02T13:39:00Z">
              <w:r w:rsidRPr="0056388D">
                <w:rPr>
                  <w:rFonts w:ascii="Calibri" w:eastAsia="Times New Roman" w:hAnsi="Calibri" w:cs="Calibri"/>
                  <w:color w:val="000000"/>
                  <w:lang w:eastAsia="en-AU"/>
                </w:rPr>
                <w:t>Chainage 2463</w:t>
              </w:r>
            </w:ins>
          </w:p>
        </w:tc>
        <w:tc>
          <w:tcPr>
            <w:tcW w:w="818" w:type="pct"/>
            <w:noWrap/>
            <w:hideMark/>
          </w:tcPr>
          <w:p w:rsidR="00110C18" w:rsidRPr="0056388D" w:rsidRDefault="00110C18" w:rsidP="00063728">
            <w:pPr>
              <w:jc w:val="right"/>
              <w:rPr>
                <w:ins w:id="43966" w:author="KIM, Jason" w:date="2019-04-02T13:39:00Z"/>
                <w:rFonts w:ascii="Calibri" w:eastAsia="Times New Roman" w:hAnsi="Calibri" w:cs="Calibri"/>
                <w:color w:val="000000"/>
                <w:lang w:eastAsia="en-AU"/>
              </w:rPr>
            </w:pPr>
            <w:ins w:id="43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68" w:author="KIM, Jason" w:date="2019-04-02T13:39:00Z"/>
        </w:trPr>
        <w:tc>
          <w:tcPr>
            <w:tcW w:w="758" w:type="pct"/>
            <w:vMerge w:val="restart"/>
            <w:noWrap/>
            <w:hideMark/>
          </w:tcPr>
          <w:p w:rsidR="00110C18" w:rsidRPr="0056388D" w:rsidRDefault="00110C18" w:rsidP="00063728">
            <w:pPr>
              <w:rPr>
                <w:ins w:id="43969" w:author="KIM, Jason" w:date="2019-04-02T13:39:00Z"/>
                <w:rFonts w:ascii="Calibri" w:eastAsia="Times New Roman" w:hAnsi="Calibri" w:cs="Calibri"/>
                <w:color w:val="000000"/>
                <w:lang w:eastAsia="en-AU"/>
              </w:rPr>
            </w:pPr>
            <w:ins w:id="43970" w:author="KIM, Jason" w:date="2019-04-02T13:39:00Z">
              <w:r w:rsidRPr="0056388D">
                <w:rPr>
                  <w:rFonts w:ascii="Calibri" w:eastAsia="Times New Roman" w:hAnsi="Calibri" w:cs="Calibri"/>
                  <w:color w:val="000000"/>
                  <w:lang w:eastAsia="en-AU"/>
                </w:rPr>
                <w:t>DXE16K1x</w:t>
              </w:r>
            </w:ins>
          </w:p>
        </w:tc>
        <w:tc>
          <w:tcPr>
            <w:tcW w:w="648" w:type="pct"/>
            <w:vMerge w:val="restart"/>
            <w:noWrap/>
            <w:hideMark/>
          </w:tcPr>
          <w:p w:rsidR="00110C18" w:rsidRPr="0056388D" w:rsidRDefault="00110C18" w:rsidP="00063728">
            <w:pPr>
              <w:rPr>
                <w:ins w:id="43971" w:author="KIM, Jason" w:date="2019-04-02T13:39:00Z"/>
                <w:rFonts w:ascii="Calibri" w:eastAsia="Times New Roman" w:hAnsi="Calibri" w:cs="Calibri"/>
                <w:color w:val="000000"/>
                <w:lang w:eastAsia="en-AU"/>
              </w:rPr>
            </w:pPr>
            <w:ins w:id="43972" w:author="KIM, Jason" w:date="2019-04-02T13:39:00Z">
              <w:r w:rsidRPr="0056388D">
                <w:rPr>
                  <w:rFonts w:ascii="Calibri" w:eastAsia="Times New Roman" w:hAnsi="Calibri" w:cs="Calibri"/>
                  <w:color w:val="000000"/>
                  <w:lang w:eastAsia="en-AU"/>
                </w:rPr>
                <w:t>ELZ10124</w:t>
              </w:r>
            </w:ins>
          </w:p>
        </w:tc>
        <w:tc>
          <w:tcPr>
            <w:tcW w:w="516" w:type="pct"/>
            <w:vMerge w:val="restart"/>
            <w:noWrap/>
            <w:hideMark/>
          </w:tcPr>
          <w:p w:rsidR="00110C18" w:rsidRPr="0056388D" w:rsidRDefault="00110C18" w:rsidP="00063728">
            <w:pPr>
              <w:rPr>
                <w:ins w:id="43973" w:author="KIM, Jason" w:date="2019-04-02T13:39:00Z"/>
                <w:rFonts w:ascii="Calibri" w:eastAsia="Times New Roman" w:hAnsi="Calibri" w:cs="Calibri"/>
                <w:color w:val="000000"/>
                <w:lang w:eastAsia="en-AU"/>
              </w:rPr>
            </w:pPr>
            <w:ins w:id="4397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975" w:author="KIM, Jason" w:date="2019-04-02T13:39:00Z"/>
                <w:rFonts w:ascii="Calibri" w:eastAsia="Times New Roman" w:hAnsi="Calibri" w:cs="Calibri"/>
                <w:color w:val="000000"/>
                <w:lang w:eastAsia="en-AU"/>
              </w:rPr>
            </w:pPr>
            <w:ins w:id="43976" w:author="KIM, Jason" w:date="2019-04-02T13:39:00Z">
              <w:r w:rsidRPr="0056388D">
                <w:rPr>
                  <w:rFonts w:ascii="Calibri" w:eastAsia="Times New Roman" w:hAnsi="Calibri" w:cs="Calibri"/>
                  <w:color w:val="000000"/>
                  <w:lang w:eastAsia="en-AU"/>
                </w:rPr>
                <w:t>DXE1053</w:t>
              </w:r>
            </w:ins>
          </w:p>
        </w:tc>
        <w:tc>
          <w:tcPr>
            <w:tcW w:w="793" w:type="pct"/>
            <w:noWrap/>
            <w:hideMark/>
          </w:tcPr>
          <w:p w:rsidR="00110C18" w:rsidRPr="0056388D" w:rsidRDefault="00110C18" w:rsidP="00063728">
            <w:pPr>
              <w:rPr>
                <w:ins w:id="43977" w:author="KIM, Jason" w:date="2019-04-02T13:39:00Z"/>
                <w:rFonts w:ascii="Calibri" w:eastAsia="Times New Roman" w:hAnsi="Calibri" w:cs="Calibri"/>
                <w:color w:val="000000"/>
                <w:lang w:eastAsia="en-AU"/>
              </w:rPr>
            </w:pPr>
            <w:ins w:id="439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979" w:author="KIM, Jason" w:date="2019-04-02T13:39:00Z"/>
                <w:rFonts w:ascii="Calibri" w:eastAsia="Times New Roman" w:hAnsi="Calibri" w:cs="Calibri"/>
                <w:color w:val="000000"/>
                <w:lang w:eastAsia="en-AU"/>
              </w:rPr>
            </w:pPr>
            <w:ins w:id="43980" w:author="KIM, Jason" w:date="2019-04-02T13:39:00Z">
              <w:r w:rsidRPr="0056388D">
                <w:rPr>
                  <w:rFonts w:ascii="Calibri" w:eastAsia="Times New Roman" w:hAnsi="Calibri" w:cs="Calibri"/>
                  <w:color w:val="000000"/>
                  <w:lang w:eastAsia="en-AU"/>
                </w:rPr>
                <w:t>Chainage 2766</w:t>
              </w:r>
            </w:ins>
          </w:p>
        </w:tc>
        <w:tc>
          <w:tcPr>
            <w:tcW w:w="818" w:type="pct"/>
            <w:noWrap/>
            <w:hideMark/>
          </w:tcPr>
          <w:p w:rsidR="00110C18" w:rsidRPr="0056388D" w:rsidRDefault="00110C18" w:rsidP="00063728">
            <w:pPr>
              <w:jc w:val="right"/>
              <w:rPr>
                <w:ins w:id="43981" w:author="KIM, Jason" w:date="2019-04-02T13:39:00Z"/>
                <w:rFonts w:ascii="Calibri" w:eastAsia="Times New Roman" w:hAnsi="Calibri" w:cs="Calibri"/>
                <w:color w:val="000000"/>
                <w:lang w:eastAsia="en-AU"/>
              </w:rPr>
            </w:pPr>
            <w:ins w:id="43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83" w:author="KIM, Jason" w:date="2019-04-02T13:39:00Z"/>
        </w:trPr>
        <w:tc>
          <w:tcPr>
            <w:tcW w:w="758" w:type="pct"/>
            <w:vMerge/>
            <w:hideMark/>
          </w:tcPr>
          <w:p w:rsidR="00110C18" w:rsidRPr="0056388D" w:rsidRDefault="00110C18" w:rsidP="00063728">
            <w:pPr>
              <w:rPr>
                <w:ins w:id="439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87" w:author="KIM, Jason" w:date="2019-04-02T13:39:00Z"/>
                <w:rFonts w:ascii="Calibri" w:eastAsia="Times New Roman" w:hAnsi="Calibri" w:cs="Calibri"/>
                <w:color w:val="000000"/>
                <w:lang w:eastAsia="en-AU"/>
              </w:rPr>
            </w:pPr>
            <w:ins w:id="43988" w:author="KIM, Jason" w:date="2019-04-02T13:39:00Z">
              <w:r w:rsidRPr="0056388D">
                <w:rPr>
                  <w:rFonts w:ascii="Calibri" w:eastAsia="Times New Roman" w:hAnsi="Calibri" w:cs="Calibri"/>
                  <w:color w:val="000000"/>
                  <w:lang w:eastAsia="en-AU"/>
                </w:rPr>
                <w:t>DXE1054</w:t>
              </w:r>
            </w:ins>
          </w:p>
        </w:tc>
        <w:tc>
          <w:tcPr>
            <w:tcW w:w="793" w:type="pct"/>
            <w:noWrap/>
            <w:hideMark/>
          </w:tcPr>
          <w:p w:rsidR="00110C18" w:rsidRPr="0056388D" w:rsidRDefault="00110C18" w:rsidP="00063728">
            <w:pPr>
              <w:rPr>
                <w:ins w:id="43989" w:author="KIM, Jason" w:date="2019-04-02T13:39:00Z"/>
                <w:rFonts w:ascii="Calibri" w:eastAsia="Times New Roman" w:hAnsi="Calibri" w:cs="Calibri"/>
                <w:color w:val="000000"/>
                <w:lang w:eastAsia="en-AU"/>
              </w:rPr>
            </w:pPr>
            <w:ins w:id="439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991" w:author="KIM, Jason" w:date="2019-04-02T13:39:00Z"/>
                <w:rFonts w:ascii="Calibri" w:eastAsia="Times New Roman" w:hAnsi="Calibri" w:cs="Calibri"/>
                <w:color w:val="000000"/>
                <w:lang w:eastAsia="en-AU"/>
              </w:rPr>
            </w:pPr>
            <w:ins w:id="43992" w:author="KIM, Jason" w:date="2019-04-02T13:39:00Z">
              <w:r w:rsidRPr="0056388D">
                <w:rPr>
                  <w:rFonts w:ascii="Calibri" w:eastAsia="Times New Roman" w:hAnsi="Calibri" w:cs="Calibri"/>
                  <w:color w:val="000000"/>
                  <w:lang w:eastAsia="en-AU"/>
                </w:rPr>
                <w:t>Chainage 2795</w:t>
              </w:r>
            </w:ins>
          </w:p>
        </w:tc>
        <w:tc>
          <w:tcPr>
            <w:tcW w:w="818" w:type="pct"/>
            <w:noWrap/>
            <w:hideMark/>
          </w:tcPr>
          <w:p w:rsidR="00110C18" w:rsidRPr="0056388D" w:rsidRDefault="00110C18" w:rsidP="00063728">
            <w:pPr>
              <w:jc w:val="right"/>
              <w:rPr>
                <w:ins w:id="43993" w:author="KIM, Jason" w:date="2019-04-02T13:39:00Z"/>
                <w:rFonts w:ascii="Calibri" w:eastAsia="Times New Roman" w:hAnsi="Calibri" w:cs="Calibri"/>
                <w:color w:val="000000"/>
                <w:lang w:eastAsia="en-AU"/>
              </w:rPr>
            </w:pPr>
            <w:ins w:id="43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95" w:author="KIM, Jason" w:date="2019-04-02T13:39:00Z"/>
        </w:trPr>
        <w:tc>
          <w:tcPr>
            <w:tcW w:w="758" w:type="pct"/>
            <w:vMerge/>
            <w:hideMark/>
          </w:tcPr>
          <w:p w:rsidR="00110C18" w:rsidRPr="0056388D" w:rsidRDefault="00110C18" w:rsidP="00063728">
            <w:pPr>
              <w:rPr>
                <w:ins w:id="439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99" w:author="KIM, Jason" w:date="2019-04-02T13:39:00Z"/>
                <w:rFonts w:ascii="Calibri" w:eastAsia="Times New Roman" w:hAnsi="Calibri" w:cs="Calibri"/>
                <w:color w:val="000000"/>
                <w:lang w:eastAsia="en-AU"/>
              </w:rPr>
            </w:pPr>
            <w:ins w:id="44000" w:author="KIM, Jason" w:date="2019-04-02T13:39:00Z">
              <w:r w:rsidRPr="0056388D">
                <w:rPr>
                  <w:rFonts w:ascii="Calibri" w:eastAsia="Times New Roman" w:hAnsi="Calibri" w:cs="Calibri"/>
                  <w:color w:val="000000"/>
                  <w:lang w:eastAsia="en-AU"/>
                </w:rPr>
                <w:t>DXE1055</w:t>
              </w:r>
            </w:ins>
          </w:p>
        </w:tc>
        <w:tc>
          <w:tcPr>
            <w:tcW w:w="793" w:type="pct"/>
            <w:noWrap/>
            <w:hideMark/>
          </w:tcPr>
          <w:p w:rsidR="00110C18" w:rsidRPr="0056388D" w:rsidRDefault="00110C18" w:rsidP="00063728">
            <w:pPr>
              <w:rPr>
                <w:ins w:id="44001" w:author="KIM, Jason" w:date="2019-04-02T13:39:00Z"/>
                <w:rFonts w:ascii="Calibri" w:eastAsia="Times New Roman" w:hAnsi="Calibri" w:cs="Calibri"/>
                <w:color w:val="000000"/>
                <w:lang w:eastAsia="en-AU"/>
              </w:rPr>
            </w:pPr>
            <w:ins w:id="440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03" w:author="KIM, Jason" w:date="2019-04-02T13:39:00Z"/>
                <w:rFonts w:ascii="Calibri" w:eastAsia="Times New Roman" w:hAnsi="Calibri" w:cs="Calibri"/>
                <w:color w:val="000000"/>
                <w:lang w:eastAsia="en-AU"/>
              </w:rPr>
            </w:pPr>
            <w:ins w:id="44004" w:author="KIM, Jason" w:date="2019-04-02T13:39:00Z">
              <w:r w:rsidRPr="0056388D">
                <w:rPr>
                  <w:rFonts w:ascii="Calibri" w:eastAsia="Times New Roman" w:hAnsi="Calibri" w:cs="Calibri"/>
                  <w:color w:val="000000"/>
                  <w:lang w:eastAsia="en-AU"/>
                </w:rPr>
                <w:t>Chainage 2824</w:t>
              </w:r>
            </w:ins>
          </w:p>
        </w:tc>
        <w:tc>
          <w:tcPr>
            <w:tcW w:w="818" w:type="pct"/>
            <w:noWrap/>
            <w:hideMark/>
          </w:tcPr>
          <w:p w:rsidR="00110C18" w:rsidRPr="0056388D" w:rsidRDefault="00110C18" w:rsidP="00063728">
            <w:pPr>
              <w:jc w:val="right"/>
              <w:rPr>
                <w:ins w:id="44005" w:author="KIM, Jason" w:date="2019-04-02T13:39:00Z"/>
                <w:rFonts w:ascii="Calibri" w:eastAsia="Times New Roman" w:hAnsi="Calibri" w:cs="Calibri"/>
                <w:color w:val="000000"/>
                <w:lang w:eastAsia="en-AU"/>
              </w:rPr>
            </w:pPr>
            <w:ins w:id="44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07" w:author="KIM, Jason" w:date="2019-04-02T13:39:00Z"/>
        </w:trPr>
        <w:tc>
          <w:tcPr>
            <w:tcW w:w="758" w:type="pct"/>
            <w:vMerge w:val="restart"/>
            <w:noWrap/>
            <w:hideMark/>
          </w:tcPr>
          <w:p w:rsidR="00110C18" w:rsidRPr="0056388D" w:rsidRDefault="00110C18" w:rsidP="00063728">
            <w:pPr>
              <w:rPr>
                <w:ins w:id="44008" w:author="KIM, Jason" w:date="2019-04-02T13:39:00Z"/>
                <w:rFonts w:ascii="Calibri" w:eastAsia="Times New Roman" w:hAnsi="Calibri" w:cs="Calibri"/>
                <w:color w:val="000000"/>
                <w:lang w:eastAsia="en-AU"/>
              </w:rPr>
            </w:pPr>
            <w:ins w:id="44009" w:author="KIM, Jason" w:date="2019-04-02T13:39:00Z">
              <w:r w:rsidRPr="0056388D">
                <w:rPr>
                  <w:rFonts w:ascii="Calibri" w:eastAsia="Times New Roman" w:hAnsi="Calibri" w:cs="Calibri"/>
                  <w:color w:val="000000"/>
                  <w:lang w:eastAsia="en-AU"/>
                </w:rPr>
                <w:t>DXE16K2x</w:t>
              </w:r>
            </w:ins>
          </w:p>
        </w:tc>
        <w:tc>
          <w:tcPr>
            <w:tcW w:w="648" w:type="pct"/>
            <w:vMerge w:val="restart"/>
            <w:noWrap/>
            <w:hideMark/>
          </w:tcPr>
          <w:p w:rsidR="00110C18" w:rsidRPr="0056388D" w:rsidRDefault="00110C18" w:rsidP="00063728">
            <w:pPr>
              <w:rPr>
                <w:ins w:id="44010" w:author="KIM, Jason" w:date="2019-04-02T13:39:00Z"/>
                <w:rFonts w:ascii="Calibri" w:eastAsia="Times New Roman" w:hAnsi="Calibri" w:cs="Calibri"/>
                <w:color w:val="000000"/>
                <w:lang w:eastAsia="en-AU"/>
              </w:rPr>
            </w:pPr>
            <w:ins w:id="44011" w:author="KIM, Jason" w:date="2019-04-02T13:39:00Z">
              <w:r w:rsidRPr="0056388D">
                <w:rPr>
                  <w:rFonts w:ascii="Calibri" w:eastAsia="Times New Roman" w:hAnsi="Calibri" w:cs="Calibri"/>
                  <w:color w:val="000000"/>
                  <w:lang w:eastAsia="en-AU"/>
                </w:rPr>
                <w:t>ELZ10120</w:t>
              </w:r>
            </w:ins>
          </w:p>
        </w:tc>
        <w:tc>
          <w:tcPr>
            <w:tcW w:w="516" w:type="pct"/>
            <w:vMerge w:val="restart"/>
            <w:noWrap/>
            <w:hideMark/>
          </w:tcPr>
          <w:p w:rsidR="00110C18" w:rsidRPr="0056388D" w:rsidRDefault="00110C18" w:rsidP="00063728">
            <w:pPr>
              <w:rPr>
                <w:ins w:id="44012" w:author="KIM, Jason" w:date="2019-04-02T13:39:00Z"/>
                <w:rFonts w:ascii="Calibri" w:eastAsia="Times New Roman" w:hAnsi="Calibri" w:cs="Calibri"/>
                <w:color w:val="000000"/>
                <w:lang w:eastAsia="en-AU"/>
              </w:rPr>
            </w:pPr>
            <w:ins w:id="4401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14" w:author="KIM, Jason" w:date="2019-04-02T13:39:00Z"/>
                <w:rFonts w:ascii="Calibri" w:eastAsia="Times New Roman" w:hAnsi="Calibri" w:cs="Calibri"/>
                <w:color w:val="000000"/>
                <w:lang w:eastAsia="en-AU"/>
              </w:rPr>
            </w:pPr>
            <w:ins w:id="44015" w:author="KIM, Jason" w:date="2019-04-02T13:39:00Z">
              <w:r w:rsidRPr="0056388D">
                <w:rPr>
                  <w:rFonts w:ascii="Calibri" w:eastAsia="Times New Roman" w:hAnsi="Calibri" w:cs="Calibri"/>
                  <w:color w:val="000000"/>
                  <w:lang w:eastAsia="en-AU"/>
                </w:rPr>
                <w:t>DXE1050</w:t>
              </w:r>
            </w:ins>
          </w:p>
        </w:tc>
        <w:tc>
          <w:tcPr>
            <w:tcW w:w="793" w:type="pct"/>
            <w:noWrap/>
            <w:hideMark/>
          </w:tcPr>
          <w:p w:rsidR="00110C18" w:rsidRPr="0056388D" w:rsidRDefault="00110C18" w:rsidP="00063728">
            <w:pPr>
              <w:rPr>
                <w:ins w:id="44016" w:author="KIM, Jason" w:date="2019-04-02T13:39:00Z"/>
                <w:rFonts w:ascii="Calibri" w:eastAsia="Times New Roman" w:hAnsi="Calibri" w:cs="Calibri"/>
                <w:color w:val="000000"/>
                <w:lang w:eastAsia="en-AU"/>
              </w:rPr>
            </w:pPr>
            <w:ins w:id="440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18" w:author="KIM, Jason" w:date="2019-04-02T13:39:00Z"/>
                <w:rFonts w:ascii="Calibri" w:eastAsia="Times New Roman" w:hAnsi="Calibri" w:cs="Calibri"/>
                <w:color w:val="000000"/>
                <w:lang w:eastAsia="en-AU"/>
              </w:rPr>
            </w:pPr>
            <w:ins w:id="44019" w:author="KIM, Jason" w:date="2019-04-02T13:39:00Z">
              <w:r w:rsidRPr="0056388D">
                <w:rPr>
                  <w:rFonts w:ascii="Calibri" w:eastAsia="Times New Roman" w:hAnsi="Calibri" w:cs="Calibri"/>
                  <w:color w:val="000000"/>
                  <w:lang w:eastAsia="en-AU"/>
                </w:rPr>
                <w:t>Chainage 2646</w:t>
              </w:r>
            </w:ins>
          </w:p>
        </w:tc>
        <w:tc>
          <w:tcPr>
            <w:tcW w:w="818" w:type="pct"/>
            <w:noWrap/>
            <w:hideMark/>
          </w:tcPr>
          <w:p w:rsidR="00110C18" w:rsidRPr="0056388D" w:rsidRDefault="00110C18" w:rsidP="00063728">
            <w:pPr>
              <w:jc w:val="right"/>
              <w:rPr>
                <w:ins w:id="44020" w:author="KIM, Jason" w:date="2019-04-02T13:39:00Z"/>
                <w:rFonts w:ascii="Calibri" w:eastAsia="Times New Roman" w:hAnsi="Calibri" w:cs="Calibri"/>
                <w:color w:val="000000"/>
                <w:lang w:eastAsia="en-AU"/>
              </w:rPr>
            </w:pPr>
            <w:ins w:id="44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22" w:author="KIM, Jason" w:date="2019-04-02T13:39:00Z"/>
        </w:trPr>
        <w:tc>
          <w:tcPr>
            <w:tcW w:w="758" w:type="pct"/>
            <w:vMerge/>
            <w:hideMark/>
          </w:tcPr>
          <w:p w:rsidR="00110C18" w:rsidRPr="0056388D" w:rsidRDefault="00110C18" w:rsidP="00063728">
            <w:pPr>
              <w:rPr>
                <w:ins w:id="440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26" w:author="KIM, Jason" w:date="2019-04-02T13:39:00Z"/>
                <w:rFonts w:ascii="Calibri" w:eastAsia="Times New Roman" w:hAnsi="Calibri" w:cs="Calibri"/>
                <w:color w:val="000000"/>
                <w:lang w:eastAsia="en-AU"/>
              </w:rPr>
            </w:pPr>
            <w:ins w:id="44027" w:author="KIM, Jason" w:date="2019-04-02T13:39:00Z">
              <w:r w:rsidRPr="0056388D">
                <w:rPr>
                  <w:rFonts w:ascii="Calibri" w:eastAsia="Times New Roman" w:hAnsi="Calibri" w:cs="Calibri"/>
                  <w:color w:val="000000"/>
                  <w:lang w:eastAsia="en-AU"/>
                </w:rPr>
                <w:t>DXE1051</w:t>
              </w:r>
            </w:ins>
          </w:p>
        </w:tc>
        <w:tc>
          <w:tcPr>
            <w:tcW w:w="793" w:type="pct"/>
            <w:noWrap/>
            <w:hideMark/>
          </w:tcPr>
          <w:p w:rsidR="00110C18" w:rsidRPr="0056388D" w:rsidRDefault="00110C18" w:rsidP="00063728">
            <w:pPr>
              <w:rPr>
                <w:ins w:id="44028" w:author="KIM, Jason" w:date="2019-04-02T13:39:00Z"/>
                <w:rFonts w:ascii="Calibri" w:eastAsia="Times New Roman" w:hAnsi="Calibri" w:cs="Calibri"/>
                <w:color w:val="000000"/>
                <w:lang w:eastAsia="en-AU"/>
              </w:rPr>
            </w:pPr>
            <w:ins w:id="440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30" w:author="KIM, Jason" w:date="2019-04-02T13:39:00Z"/>
                <w:rFonts w:ascii="Calibri" w:eastAsia="Times New Roman" w:hAnsi="Calibri" w:cs="Calibri"/>
                <w:color w:val="000000"/>
                <w:lang w:eastAsia="en-AU"/>
              </w:rPr>
            </w:pPr>
            <w:ins w:id="44031" w:author="KIM, Jason" w:date="2019-04-02T13:39:00Z">
              <w:r w:rsidRPr="0056388D">
                <w:rPr>
                  <w:rFonts w:ascii="Calibri" w:eastAsia="Times New Roman" w:hAnsi="Calibri" w:cs="Calibri"/>
                  <w:color w:val="000000"/>
                  <w:lang w:eastAsia="en-AU"/>
                </w:rPr>
                <w:t>Chainage 2675</w:t>
              </w:r>
            </w:ins>
          </w:p>
        </w:tc>
        <w:tc>
          <w:tcPr>
            <w:tcW w:w="818" w:type="pct"/>
            <w:noWrap/>
            <w:hideMark/>
          </w:tcPr>
          <w:p w:rsidR="00110C18" w:rsidRPr="0056388D" w:rsidRDefault="00110C18" w:rsidP="00063728">
            <w:pPr>
              <w:jc w:val="right"/>
              <w:rPr>
                <w:ins w:id="44032" w:author="KIM, Jason" w:date="2019-04-02T13:39:00Z"/>
                <w:rFonts w:ascii="Calibri" w:eastAsia="Times New Roman" w:hAnsi="Calibri" w:cs="Calibri"/>
                <w:color w:val="000000"/>
                <w:lang w:eastAsia="en-AU"/>
              </w:rPr>
            </w:pPr>
            <w:ins w:id="440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34" w:author="KIM, Jason" w:date="2019-04-02T13:39:00Z"/>
        </w:trPr>
        <w:tc>
          <w:tcPr>
            <w:tcW w:w="758" w:type="pct"/>
            <w:vMerge/>
            <w:hideMark/>
          </w:tcPr>
          <w:p w:rsidR="00110C18" w:rsidRPr="0056388D" w:rsidRDefault="00110C18" w:rsidP="00063728">
            <w:pPr>
              <w:rPr>
                <w:ins w:id="440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38" w:author="KIM, Jason" w:date="2019-04-02T13:39:00Z"/>
                <w:rFonts w:ascii="Calibri" w:eastAsia="Times New Roman" w:hAnsi="Calibri" w:cs="Calibri"/>
                <w:color w:val="000000"/>
                <w:lang w:eastAsia="en-AU"/>
              </w:rPr>
            </w:pPr>
            <w:ins w:id="44039" w:author="KIM, Jason" w:date="2019-04-02T13:39:00Z">
              <w:r w:rsidRPr="0056388D">
                <w:rPr>
                  <w:rFonts w:ascii="Calibri" w:eastAsia="Times New Roman" w:hAnsi="Calibri" w:cs="Calibri"/>
                  <w:color w:val="000000"/>
                  <w:lang w:eastAsia="en-AU"/>
                </w:rPr>
                <w:t>DXE1052</w:t>
              </w:r>
            </w:ins>
          </w:p>
        </w:tc>
        <w:tc>
          <w:tcPr>
            <w:tcW w:w="793" w:type="pct"/>
            <w:noWrap/>
            <w:hideMark/>
          </w:tcPr>
          <w:p w:rsidR="00110C18" w:rsidRPr="0056388D" w:rsidRDefault="00110C18" w:rsidP="00063728">
            <w:pPr>
              <w:rPr>
                <w:ins w:id="44040" w:author="KIM, Jason" w:date="2019-04-02T13:39:00Z"/>
                <w:rFonts w:ascii="Calibri" w:eastAsia="Times New Roman" w:hAnsi="Calibri" w:cs="Calibri"/>
                <w:color w:val="000000"/>
                <w:lang w:eastAsia="en-AU"/>
              </w:rPr>
            </w:pPr>
            <w:ins w:id="440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42" w:author="KIM, Jason" w:date="2019-04-02T13:39:00Z"/>
                <w:rFonts w:ascii="Calibri" w:eastAsia="Times New Roman" w:hAnsi="Calibri" w:cs="Calibri"/>
                <w:color w:val="000000"/>
                <w:lang w:eastAsia="en-AU"/>
              </w:rPr>
            </w:pPr>
            <w:ins w:id="44043" w:author="KIM, Jason" w:date="2019-04-02T13:39:00Z">
              <w:r w:rsidRPr="0056388D">
                <w:rPr>
                  <w:rFonts w:ascii="Calibri" w:eastAsia="Times New Roman" w:hAnsi="Calibri" w:cs="Calibri"/>
                  <w:color w:val="000000"/>
                  <w:lang w:eastAsia="en-AU"/>
                </w:rPr>
                <w:t>Chainage 2704</w:t>
              </w:r>
            </w:ins>
          </w:p>
        </w:tc>
        <w:tc>
          <w:tcPr>
            <w:tcW w:w="818" w:type="pct"/>
            <w:noWrap/>
            <w:hideMark/>
          </w:tcPr>
          <w:p w:rsidR="00110C18" w:rsidRPr="0056388D" w:rsidRDefault="00110C18" w:rsidP="00063728">
            <w:pPr>
              <w:jc w:val="right"/>
              <w:rPr>
                <w:ins w:id="44044" w:author="KIM, Jason" w:date="2019-04-02T13:39:00Z"/>
                <w:rFonts w:ascii="Calibri" w:eastAsia="Times New Roman" w:hAnsi="Calibri" w:cs="Calibri"/>
                <w:color w:val="000000"/>
                <w:lang w:eastAsia="en-AU"/>
              </w:rPr>
            </w:pPr>
            <w:ins w:id="440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46" w:author="KIM, Jason" w:date="2019-04-02T13:39:00Z"/>
        </w:trPr>
        <w:tc>
          <w:tcPr>
            <w:tcW w:w="758" w:type="pct"/>
            <w:vMerge w:val="restart"/>
            <w:noWrap/>
            <w:hideMark/>
          </w:tcPr>
          <w:p w:rsidR="00110C18" w:rsidRPr="0056388D" w:rsidRDefault="00110C18" w:rsidP="00063728">
            <w:pPr>
              <w:rPr>
                <w:ins w:id="44047" w:author="KIM, Jason" w:date="2019-04-02T13:39:00Z"/>
                <w:rFonts w:ascii="Calibri" w:eastAsia="Times New Roman" w:hAnsi="Calibri" w:cs="Calibri"/>
                <w:color w:val="000000"/>
                <w:lang w:eastAsia="en-AU"/>
              </w:rPr>
            </w:pPr>
            <w:ins w:id="44048" w:author="KIM, Jason" w:date="2019-04-02T13:39:00Z">
              <w:r w:rsidRPr="0056388D">
                <w:rPr>
                  <w:rFonts w:ascii="Calibri" w:eastAsia="Times New Roman" w:hAnsi="Calibri" w:cs="Calibri"/>
                  <w:color w:val="000000"/>
                  <w:lang w:eastAsia="en-AU"/>
                </w:rPr>
                <w:t>DXE16K3x</w:t>
              </w:r>
            </w:ins>
          </w:p>
        </w:tc>
        <w:tc>
          <w:tcPr>
            <w:tcW w:w="648" w:type="pct"/>
            <w:vMerge w:val="restart"/>
            <w:noWrap/>
            <w:hideMark/>
          </w:tcPr>
          <w:p w:rsidR="00110C18" w:rsidRPr="0056388D" w:rsidRDefault="00110C18" w:rsidP="00063728">
            <w:pPr>
              <w:rPr>
                <w:ins w:id="44049" w:author="KIM, Jason" w:date="2019-04-02T13:39:00Z"/>
                <w:rFonts w:ascii="Calibri" w:eastAsia="Times New Roman" w:hAnsi="Calibri" w:cs="Calibri"/>
                <w:color w:val="000000"/>
                <w:lang w:eastAsia="en-AU"/>
              </w:rPr>
            </w:pPr>
            <w:ins w:id="44050" w:author="KIM, Jason" w:date="2019-04-02T13:39:00Z">
              <w:r w:rsidRPr="0056388D">
                <w:rPr>
                  <w:rFonts w:ascii="Calibri" w:eastAsia="Times New Roman" w:hAnsi="Calibri" w:cs="Calibri"/>
                  <w:color w:val="000000"/>
                  <w:lang w:eastAsia="en-AU"/>
                </w:rPr>
                <w:t>ELZ20124</w:t>
              </w:r>
            </w:ins>
          </w:p>
        </w:tc>
        <w:tc>
          <w:tcPr>
            <w:tcW w:w="516" w:type="pct"/>
            <w:vMerge w:val="restart"/>
            <w:noWrap/>
            <w:hideMark/>
          </w:tcPr>
          <w:p w:rsidR="00110C18" w:rsidRPr="0056388D" w:rsidRDefault="00110C18" w:rsidP="00063728">
            <w:pPr>
              <w:rPr>
                <w:ins w:id="44051" w:author="KIM, Jason" w:date="2019-04-02T13:39:00Z"/>
                <w:rFonts w:ascii="Calibri" w:eastAsia="Times New Roman" w:hAnsi="Calibri" w:cs="Calibri"/>
                <w:color w:val="000000"/>
                <w:lang w:eastAsia="en-AU"/>
              </w:rPr>
            </w:pPr>
            <w:ins w:id="4405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53" w:author="KIM, Jason" w:date="2019-04-02T13:39:00Z"/>
                <w:rFonts w:ascii="Calibri" w:eastAsia="Times New Roman" w:hAnsi="Calibri" w:cs="Calibri"/>
                <w:color w:val="000000"/>
                <w:lang w:eastAsia="en-AU"/>
              </w:rPr>
            </w:pPr>
            <w:ins w:id="44054" w:author="KIM, Jason" w:date="2019-04-02T13:39:00Z">
              <w:r w:rsidRPr="0056388D">
                <w:rPr>
                  <w:rFonts w:ascii="Calibri" w:eastAsia="Times New Roman" w:hAnsi="Calibri" w:cs="Calibri"/>
                  <w:color w:val="000000"/>
                  <w:lang w:eastAsia="en-AU"/>
                </w:rPr>
                <w:t>DXE2047</w:t>
              </w:r>
            </w:ins>
          </w:p>
        </w:tc>
        <w:tc>
          <w:tcPr>
            <w:tcW w:w="793" w:type="pct"/>
            <w:noWrap/>
            <w:hideMark/>
          </w:tcPr>
          <w:p w:rsidR="00110C18" w:rsidRPr="0056388D" w:rsidRDefault="00110C18" w:rsidP="00063728">
            <w:pPr>
              <w:rPr>
                <w:ins w:id="44055" w:author="KIM, Jason" w:date="2019-04-02T13:39:00Z"/>
                <w:rFonts w:ascii="Calibri" w:eastAsia="Times New Roman" w:hAnsi="Calibri" w:cs="Calibri"/>
                <w:color w:val="000000"/>
                <w:lang w:eastAsia="en-AU"/>
              </w:rPr>
            </w:pPr>
            <w:ins w:id="440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57" w:author="KIM, Jason" w:date="2019-04-02T13:39:00Z"/>
                <w:rFonts w:ascii="Calibri" w:eastAsia="Times New Roman" w:hAnsi="Calibri" w:cs="Calibri"/>
                <w:color w:val="000000"/>
                <w:lang w:eastAsia="en-AU"/>
              </w:rPr>
            </w:pPr>
            <w:ins w:id="44058" w:author="KIM, Jason" w:date="2019-04-02T13:39:00Z">
              <w:r w:rsidRPr="0056388D">
                <w:rPr>
                  <w:rFonts w:ascii="Calibri" w:eastAsia="Times New Roman" w:hAnsi="Calibri" w:cs="Calibri"/>
                  <w:color w:val="000000"/>
                  <w:lang w:eastAsia="en-AU"/>
                </w:rPr>
                <w:t>Chainage 2757</w:t>
              </w:r>
            </w:ins>
          </w:p>
        </w:tc>
        <w:tc>
          <w:tcPr>
            <w:tcW w:w="818" w:type="pct"/>
            <w:noWrap/>
            <w:hideMark/>
          </w:tcPr>
          <w:p w:rsidR="00110C18" w:rsidRPr="0056388D" w:rsidRDefault="00110C18" w:rsidP="00063728">
            <w:pPr>
              <w:jc w:val="right"/>
              <w:rPr>
                <w:ins w:id="44059" w:author="KIM, Jason" w:date="2019-04-02T13:39:00Z"/>
                <w:rFonts w:ascii="Calibri" w:eastAsia="Times New Roman" w:hAnsi="Calibri" w:cs="Calibri"/>
                <w:color w:val="000000"/>
                <w:lang w:eastAsia="en-AU"/>
              </w:rPr>
            </w:pPr>
            <w:ins w:id="440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61" w:author="KIM, Jason" w:date="2019-04-02T13:39:00Z"/>
        </w:trPr>
        <w:tc>
          <w:tcPr>
            <w:tcW w:w="758" w:type="pct"/>
            <w:vMerge/>
            <w:hideMark/>
          </w:tcPr>
          <w:p w:rsidR="00110C18" w:rsidRPr="0056388D" w:rsidRDefault="00110C18" w:rsidP="00063728">
            <w:pPr>
              <w:rPr>
                <w:ins w:id="440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65" w:author="KIM, Jason" w:date="2019-04-02T13:39:00Z"/>
                <w:rFonts w:ascii="Calibri" w:eastAsia="Times New Roman" w:hAnsi="Calibri" w:cs="Calibri"/>
                <w:color w:val="000000"/>
                <w:lang w:eastAsia="en-AU"/>
              </w:rPr>
            </w:pPr>
            <w:ins w:id="44066" w:author="KIM, Jason" w:date="2019-04-02T13:39:00Z">
              <w:r w:rsidRPr="0056388D">
                <w:rPr>
                  <w:rFonts w:ascii="Calibri" w:eastAsia="Times New Roman" w:hAnsi="Calibri" w:cs="Calibri"/>
                  <w:color w:val="000000"/>
                  <w:lang w:eastAsia="en-AU"/>
                </w:rPr>
                <w:t>DXE2048</w:t>
              </w:r>
            </w:ins>
          </w:p>
        </w:tc>
        <w:tc>
          <w:tcPr>
            <w:tcW w:w="793" w:type="pct"/>
            <w:noWrap/>
            <w:hideMark/>
          </w:tcPr>
          <w:p w:rsidR="00110C18" w:rsidRPr="0056388D" w:rsidRDefault="00110C18" w:rsidP="00063728">
            <w:pPr>
              <w:rPr>
                <w:ins w:id="44067" w:author="KIM, Jason" w:date="2019-04-02T13:39:00Z"/>
                <w:rFonts w:ascii="Calibri" w:eastAsia="Times New Roman" w:hAnsi="Calibri" w:cs="Calibri"/>
                <w:color w:val="000000"/>
                <w:lang w:eastAsia="en-AU"/>
              </w:rPr>
            </w:pPr>
            <w:ins w:id="440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69" w:author="KIM, Jason" w:date="2019-04-02T13:39:00Z"/>
                <w:rFonts w:ascii="Calibri" w:eastAsia="Times New Roman" w:hAnsi="Calibri" w:cs="Calibri"/>
                <w:color w:val="000000"/>
                <w:lang w:eastAsia="en-AU"/>
              </w:rPr>
            </w:pPr>
            <w:ins w:id="44070" w:author="KIM, Jason" w:date="2019-04-02T13:39:00Z">
              <w:r w:rsidRPr="0056388D">
                <w:rPr>
                  <w:rFonts w:ascii="Calibri" w:eastAsia="Times New Roman" w:hAnsi="Calibri" w:cs="Calibri"/>
                  <w:color w:val="000000"/>
                  <w:lang w:eastAsia="en-AU"/>
                </w:rPr>
                <w:t>Chainage 2786</w:t>
              </w:r>
            </w:ins>
          </w:p>
        </w:tc>
        <w:tc>
          <w:tcPr>
            <w:tcW w:w="818" w:type="pct"/>
            <w:noWrap/>
            <w:hideMark/>
          </w:tcPr>
          <w:p w:rsidR="00110C18" w:rsidRPr="0056388D" w:rsidRDefault="00110C18" w:rsidP="00063728">
            <w:pPr>
              <w:jc w:val="right"/>
              <w:rPr>
                <w:ins w:id="44071" w:author="KIM, Jason" w:date="2019-04-02T13:39:00Z"/>
                <w:rFonts w:ascii="Calibri" w:eastAsia="Times New Roman" w:hAnsi="Calibri" w:cs="Calibri"/>
                <w:color w:val="000000"/>
                <w:lang w:eastAsia="en-AU"/>
              </w:rPr>
            </w:pPr>
            <w:ins w:id="440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73" w:author="KIM, Jason" w:date="2019-04-02T13:39:00Z"/>
        </w:trPr>
        <w:tc>
          <w:tcPr>
            <w:tcW w:w="758" w:type="pct"/>
            <w:vMerge/>
            <w:hideMark/>
          </w:tcPr>
          <w:p w:rsidR="00110C18" w:rsidRPr="0056388D" w:rsidRDefault="00110C18" w:rsidP="00063728">
            <w:pPr>
              <w:rPr>
                <w:ins w:id="440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77" w:author="KIM, Jason" w:date="2019-04-02T13:39:00Z"/>
                <w:rFonts w:ascii="Calibri" w:eastAsia="Times New Roman" w:hAnsi="Calibri" w:cs="Calibri"/>
                <w:color w:val="000000"/>
                <w:lang w:eastAsia="en-AU"/>
              </w:rPr>
            </w:pPr>
            <w:ins w:id="44078" w:author="KIM, Jason" w:date="2019-04-02T13:39:00Z">
              <w:r w:rsidRPr="0056388D">
                <w:rPr>
                  <w:rFonts w:ascii="Calibri" w:eastAsia="Times New Roman" w:hAnsi="Calibri" w:cs="Calibri"/>
                  <w:color w:val="000000"/>
                  <w:lang w:eastAsia="en-AU"/>
                </w:rPr>
                <w:t>DXE2049</w:t>
              </w:r>
            </w:ins>
          </w:p>
        </w:tc>
        <w:tc>
          <w:tcPr>
            <w:tcW w:w="793" w:type="pct"/>
            <w:noWrap/>
            <w:hideMark/>
          </w:tcPr>
          <w:p w:rsidR="00110C18" w:rsidRPr="0056388D" w:rsidRDefault="00110C18" w:rsidP="00063728">
            <w:pPr>
              <w:rPr>
                <w:ins w:id="44079" w:author="KIM, Jason" w:date="2019-04-02T13:39:00Z"/>
                <w:rFonts w:ascii="Calibri" w:eastAsia="Times New Roman" w:hAnsi="Calibri" w:cs="Calibri"/>
                <w:color w:val="000000"/>
                <w:lang w:eastAsia="en-AU"/>
              </w:rPr>
            </w:pPr>
            <w:ins w:id="440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81" w:author="KIM, Jason" w:date="2019-04-02T13:39:00Z"/>
                <w:rFonts w:ascii="Calibri" w:eastAsia="Times New Roman" w:hAnsi="Calibri" w:cs="Calibri"/>
                <w:color w:val="000000"/>
                <w:lang w:eastAsia="en-AU"/>
              </w:rPr>
            </w:pPr>
            <w:ins w:id="44082" w:author="KIM, Jason" w:date="2019-04-02T13:39:00Z">
              <w:r w:rsidRPr="0056388D">
                <w:rPr>
                  <w:rFonts w:ascii="Calibri" w:eastAsia="Times New Roman" w:hAnsi="Calibri" w:cs="Calibri"/>
                  <w:color w:val="000000"/>
                  <w:lang w:eastAsia="en-AU"/>
                </w:rPr>
                <w:t>Chainage 2815</w:t>
              </w:r>
            </w:ins>
          </w:p>
        </w:tc>
        <w:tc>
          <w:tcPr>
            <w:tcW w:w="818" w:type="pct"/>
            <w:noWrap/>
            <w:hideMark/>
          </w:tcPr>
          <w:p w:rsidR="00110C18" w:rsidRPr="0056388D" w:rsidRDefault="00110C18" w:rsidP="00063728">
            <w:pPr>
              <w:jc w:val="right"/>
              <w:rPr>
                <w:ins w:id="44083" w:author="KIM, Jason" w:date="2019-04-02T13:39:00Z"/>
                <w:rFonts w:ascii="Calibri" w:eastAsia="Times New Roman" w:hAnsi="Calibri" w:cs="Calibri"/>
                <w:color w:val="000000"/>
                <w:lang w:eastAsia="en-AU"/>
              </w:rPr>
            </w:pPr>
            <w:ins w:id="440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85" w:author="KIM, Jason" w:date="2019-04-02T13:39:00Z"/>
        </w:trPr>
        <w:tc>
          <w:tcPr>
            <w:tcW w:w="758" w:type="pct"/>
            <w:vMerge w:val="restart"/>
            <w:noWrap/>
            <w:hideMark/>
          </w:tcPr>
          <w:p w:rsidR="00110C18" w:rsidRPr="0056388D" w:rsidRDefault="00110C18" w:rsidP="00063728">
            <w:pPr>
              <w:rPr>
                <w:ins w:id="44086" w:author="KIM, Jason" w:date="2019-04-02T13:39:00Z"/>
                <w:rFonts w:ascii="Calibri" w:eastAsia="Times New Roman" w:hAnsi="Calibri" w:cs="Calibri"/>
                <w:color w:val="000000"/>
                <w:lang w:eastAsia="en-AU"/>
              </w:rPr>
            </w:pPr>
            <w:ins w:id="44087" w:author="KIM, Jason" w:date="2019-04-02T13:39:00Z">
              <w:r w:rsidRPr="0056388D">
                <w:rPr>
                  <w:rFonts w:ascii="Calibri" w:eastAsia="Times New Roman" w:hAnsi="Calibri" w:cs="Calibri"/>
                  <w:color w:val="000000"/>
                  <w:lang w:eastAsia="en-AU"/>
                </w:rPr>
                <w:t>DXE16K4x</w:t>
              </w:r>
            </w:ins>
          </w:p>
        </w:tc>
        <w:tc>
          <w:tcPr>
            <w:tcW w:w="648" w:type="pct"/>
            <w:vMerge w:val="restart"/>
            <w:noWrap/>
            <w:hideMark/>
          </w:tcPr>
          <w:p w:rsidR="00110C18" w:rsidRPr="0056388D" w:rsidRDefault="00110C18" w:rsidP="00063728">
            <w:pPr>
              <w:rPr>
                <w:ins w:id="44088" w:author="KIM, Jason" w:date="2019-04-02T13:39:00Z"/>
                <w:rFonts w:ascii="Calibri" w:eastAsia="Times New Roman" w:hAnsi="Calibri" w:cs="Calibri"/>
                <w:color w:val="000000"/>
                <w:lang w:eastAsia="en-AU"/>
              </w:rPr>
            </w:pPr>
            <w:ins w:id="44089" w:author="KIM, Jason" w:date="2019-04-02T13:39:00Z">
              <w:r w:rsidRPr="0056388D">
                <w:rPr>
                  <w:rFonts w:ascii="Calibri" w:eastAsia="Times New Roman" w:hAnsi="Calibri" w:cs="Calibri"/>
                  <w:color w:val="000000"/>
                  <w:lang w:eastAsia="en-AU"/>
                </w:rPr>
                <w:t>ELZ20120</w:t>
              </w:r>
            </w:ins>
          </w:p>
        </w:tc>
        <w:tc>
          <w:tcPr>
            <w:tcW w:w="516" w:type="pct"/>
            <w:vMerge w:val="restart"/>
            <w:noWrap/>
            <w:hideMark/>
          </w:tcPr>
          <w:p w:rsidR="00110C18" w:rsidRPr="0056388D" w:rsidRDefault="00110C18" w:rsidP="00063728">
            <w:pPr>
              <w:rPr>
                <w:ins w:id="44090" w:author="KIM, Jason" w:date="2019-04-02T13:39:00Z"/>
                <w:rFonts w:ascii="Calibri" w:eastAsia="Times New Roman" w:hAnsi="Calibri" w:cs="Calibri"/>
                <w:color w:val="000000"/>
                <w:lang w:eastAsia="en-AU"/>
              </w:rPr>
            </w:pPr>
            <w:ins w:id="4409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92" w:author="KIM, Jason" w:date="2019-04-02T13:39:00Z"/>
                <w:rFonts w:ascii="Calibri" w:eastAsia="Times New Roman" w:hAnsi="Calibri" w:cs="Calibri"/>
                <w:color w:val="000000"/>
                <w:lang w:eastAsia="en-AU"/>
              </w:rPr>
            </w:pPr>
            <w:ins w:id="44093" w:author="KIM, Jason" w:date="2019-04-02T13:39:00Z">
              <w:r w:rsidRPr="0056388D">
                <w:rPr>
                  <w:rFonts w:ascii="Calibri" w:eastAsia="Times New Roman" w:hAnsi="Calibri" w:cs="Calibri"/>
                  <w:color w:val="000000"/>
                  <w:lang w:eastAsia="en-AU"/>
                </w:rPr>
                <w:t>DXE2044</w:t>
              </w:r>
            </w:ins>
          </w:p>
        </w:tc>
        <w:tc>
          <w:tcPr>
            <w:tcW w:w="793" w:type="pct"/>
            <w:noWrap/>
            <w:hideMark/>
          </w:tcPr>
          <w:p w:rsidR="00110C18" w:rsidRPr="0056388D" w:rsidRDefault="00110C18" w:rsidP="00063728">
            <w:pPr>
              <w:rPr>
                <w:ins w:id="44094" w:author="KIM, Jason" w:date="2019-04-02T13:39:00Z"/>
                <w:rFonts w:ascii="Calibri" w:eastAsia="Times New Roman" w:hAnsi="Calibri" w:cs="Calibri"/>
                <w:color w:val="000000"/>
                <w:lang w:eastAsia="en-AU"/>
              </w:rPr>
            </w:pPr>
            <w:ins w:id="440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96" w:author="KIM, Jason" w:date="2019-04-02T13:39:00Z"/>
                <w:rFonts w:ascii="Calibri" w:eastAsia="Times New Roman" w:hAnsi="Calibri" w:cs="Calibri"/>
                <w:color w:val="000000"/>
                <w:lang w:eastAsia="en-AU"/>
              </w:rPr>
            </w:pPr>
            <w:ins w:id="44097" w:author="KIM, Jason" w:date="2019-04-02T13:39:00Z">
              <w:r w:rsidRPr="0056388D">
                <w:rPr>
                  <w:rFonts w:ascii="Calibri" w:eastAsia="Times New Roman" w:hAnsi="Calibri" w:cs="Calibri"/>
                  <w:color w:val="000000"/>
                  <w:lang w:eastAsia="en-AU"/>
                </w:rPr>
                <w:t>Chainage 2639</w:t>
              </w:r>
            </w:ins>
          </w:p>
        </w:tc>
        <w:tc>
          <w:tcPr>
            <w:tcW w:w="818" w:type="pct"/>
            <w:noWrap/>
            <w:hideMark/>
          </w:tcPr>
          <w:p w:rsidR="00110C18" w:rsidRPr="0056388D" w:rsidRDefault="00110C18" w:rsidP="00063728">
            <w:pPr>
              <w:jc w:val="right"/>
              <w:rPr>
                <w:ins w:id="44098" w:author="KIM, Jason" w:date="2019-04-02T13:39:00Z"/>
                <w:rFonts w:ascii="Calibri" w:eastAsia="Times New Roman" w:hAnsi="Calibri" w:cs="Calibri"/>
                <w:color w:val="000000"/>
                <w:lang w:eastAsia="en-AU"/>
              </w:rPr>
            </w:pPr>
            <w:ins w:id="440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00" w:author="KIM, Jason" w:date="2019-04-02T13:39:00Z"/>
        </w:trPr>
        <w:tc>
          <w:tcPr>
            <w:tcW w:w="758" w:type="pct"/>
            <w:vMerge/>
            <w:hideMark/>
          </w:tcPr>
          <w:p w:rsidR="00110C18" w:rsidRPr="0056388D" w:rsidRDefault="00110C18" w:rsidP="00063728">
            <w:pPr>
              <w:rPr>
                <w:ins w:id="441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04" w:author="KIM, Jason" w:date="2019-04-02T13:39:00Z"/>
                <w:rFonts w:ascii="Calibri" w:eastAsia="Times New Roman" w:hAnsi="Calibri" w:cs="Calibri"/>
                <w:color w:val="000000"/>
                <w:lang w:eastAsia="en-AU"/>
              </w:rPr>
            </w:pPr>
            <w:ins w:id="44105" w:author="KIM, Jason" w:date="2019-04-02T13:39:00Z">
              <w:r w:rsidRPr="0056388D">
                <w:rPr>
                  <w:rFonts w:ascii="Calibri" w:eastAsia="Times New Roman" w:hAnsi="Calibri" w:cs="Calibri"/>
                  <w:color w:val="000000"/>
                  <w:lang w:eastAsia="en-AU"/>
                </w:rPr>
                <w:t>DXE2045</w:t>
              </w:r>
            </w:ins>
          </w:p>
        </w:tc>
        <w:tc>
          <w:tcPr>
            <w:tcW w:w="793" w:type="pct"/>
            <w:noWrap/>
            <w:hideMark/>
          </w:tcPr>
          <w:p w:rsidR="00110C18" w:rsidRPr="0056388D" w:rsidRDefault="00110C18" w:rsidP="00063728">
            <w:pPr>
              <w:rPr>
                <w:ins w:id="44106" w:author="KIM, Jason" w:date="2019-04-02T13:39:00Z"/>
                <w:rFonts w:ascii="Calibri" w:eastAsia="Times New Roman" w:hAnsi="Calibri" w:cs="Calibri"/>
                <w:color w:val="000000"/>
                <w:lang w:eastAsia="en-AU"/>
              </w:rPr>
            </w:pPr>
            <w:ins w:id="441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108" w:author="KIM, Jason" w:date="2019-04-02T13:39:00Z"/>
                <w:rFonts w:ascii="Calibri" w:eastAsia="Times New Roman" w:hAnsi="Calibri" w:cs="Calibri"/>
                <w:color w:val="000000"/>
                <w:lang w:eastAsia="en-AU"/>
              </w:rPr>
            </w:pPr>
            <w:ins w:id="44109" w:author="KIM, Jason" w:date="2019-04-02T13:39:00Z">
              <w:r w:rsidRPr="0056388D">
                <w:rPr>
                  <w:rFonts w:ascii="Calibri" w:eastAsia="Times New Roman" w:hAnsi="Calibri" w:cs="Calibri"/>
                  <w:color w:val="000000"/>
                  <w:lang w:eastAsia="en-AU"/>
                </w:rPr>
                <w:t>Chainage 2667</w:t>
              </w:r>
            </w:ins>
          </w:p>
        </w:tc>
        <w:tc>
          <w:tcPr>
            <w:tcW w:w="818" w:type="pct"/>
            <w:noWrap/>
            <w:hideMark/>
          </w:tcPr>
          <w:p w:rsidR="00110C18" w:rsidRPr="0056388D" w:rsidRDefault="00110C18" w:rsidP="00063728">
            <w:pPr>
              <w:jc w:val="right"/>
              <w:rPr>
                <w:ins w:id="44110" w:author="KIM, Jason" w:date="2019-04-02T13:39:00Z"/>
                <w:rFonts w:ascii="Calibri" w:eastAsia="Times New Roman" w:hAnsi="Calibri" w:cs="Calibri"/>
                <w:color w:val="000000"/>
                <w:lang w:eastAsia="en-AU"/>
              </w:rPr>
            </w:pPr>
            <w:ins w:id="44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12" w:author="KIM, Jason" w:date="2019-04-02T13:39:00Z"/>
        </w:trPr>
        <w:tc>
          <w:tcPr>
            <w:tcW w:w="758" w:type="pct"/>
            <w:vMerge/>
            <w:hideMark/>
          </w:tcPr>
          <w:p w:rsidR="00110C18" w:rsidRPr="0056388D" w:rsidRDefault="00110C18" w:rsidP="00063728">
            <w:pPr>
              <w:rPr>
                <w:ins w:id="441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16" w:author="KIM, Jason" w:date="2019-04-02T13:39:00Z"/>
                <w:rFonts w:ascii="Calibri" w:eastAsia="Times New Roman" w:hAnsi="Calibri" w:cs="Calibri"/>
                <w:color w:val="000000"/>
                <w:lang w:eastAsia="en-AU"/>
              </w:rPr>
            </w:pPr>
            <w:ins w:id="44117" w:author="KIM, Jason" w:date="2019-04-02T13:39:00Z">
              <w:r w:rsidRPr="0056388D">
                <w:rPr>
                  <w:rFonts w:ascii="Calibri" w:eastAsia="Times New Roman" w:hAnsi="Calibri" w:cs="Calibri"/>
                  <w:color w:val="000000"/>
                  <w:lang w:eastAsia="en-AU"/>
                </w:rPr>
                <w:t>DXE2046</w:t>
              </w:r>
            </w:ins>
          </w:p>
        </w:tc>
        <w:tc>
          <w:tcPr>
            <w:tcW w:w="793" w:type="pct"/>
            <w:noWrap/>
            <w:hideMark/>
          </w:tcPr>
          <w:p w:rsidR="00110C18" w:rsidRPr="0056388D" w:rsidRDefault="00110C18" w:rsidP="00063728">
            <w:pPr>
              <w:rPr>
                <w:ins w:id="44118" w:author="KIM, Jason" w:date="2019-04-02T13:39:00Z"/>
                <w:rFonts w:ascii="Calibri" w:eastAsia="Times New Roman" w:hAnsi="Calibri" w:cs="Calibri"/>
                <w:color w:val="000000"/>
                <w:lang w:eastAsia="en-AU"/>
              </w:rPr>
            </w:pPr>
            <w:ins w:id="441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120" w:author="KIM, Jason" w:date="2019-04-02T13:39:00Z"/>
                <w:rFonts w:ascii="Calibri" w:eastAsia="Times New Roman" w:hAnsi="Calibri" w:cs="Calibri"/>
                <w:color w:val="000000"/>
                <w:lang w:eastAsia="en-AU"/>
              </w:rPr>
            </w:pPr>
            <w:ins w:id="44121" w:author="KIM, Jason" w:date="2019-04-02T13:39:00Z">
              <w:r w:rsidRPr="0056388D">
                <w:rPr>
                  <w:rFonts w:ascii="Calibri" w:eastAsia="Times New Roman" w:hAnsi="Calibri" w:cs="Calibri"/>
                  <w:color w:val="000000"/>
                  <w:lang w:eastAsia="en-AU"/>
                </w:rPr>
                <w:t>Chainage 2697</w:t>
              </w:r>
            </w:ins>
          </w:p>
        </w:tc>
        <w:tc>
          <w:tcPr>
            <w:tcW w:w="818" w:type="pct"/>
            <w:noWrap/>
            <w:hideMark/>
          </w:tcPr>
          <w:p w:rsidR="00110C18" w:rsidRPr="0056388D" w:rsidRDefault="00110C18" w:rsidP="00063728">
            <w:pPr>
              <w:jc w:val="right"/>
              <w:rPr>
                <w:ins w:id="44122" w:author="KIM, Jason" w:date="2019-04-02T13:39:00Z"/>
                <w:rFonts w:ascii="Calibri" w:eastAsia="Times New Roman" w:hAnsi="Calibri" w:cs="Calibri"/>
                <w:color w:val="000000"/>
                <w:lang w:eastAsia="en-AU"/>
              </w:rPr>
            </w:pPr>
            <w:ins w:id="44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24" w:author="KIM, Jason" w:date="2019-04-02T13:39:00Z"/>
        </w:trPr>
        <w:tc>
          <w:tcPr>
            <w:tcW w:w="758" w:type="pct"/>
            <w:vMerge w:val="restart"/>
            <w:noWrap/>
            <w:hideMark/>
          </w:tcPr>
          <w:p w:rsidR="00110C18" w:rsidRPr="0056388D" w:rsidRDefault="00110C18" w:rsidP="00063728">
            <w:pPr>
              <w:rPr>
                <w:ins w:id="44125" w:author="KIM, Jason" w:date="2019-04-02T13:39:00Z"/>
                <w:rFonts w:ascii="Calibri" w:eastAsia="Times New Roman" w:hAnsi="Calibri" w:cs="Calibri"/>
                <w:color w:val="000000"/>
                <w:lang w:eastAsia="en-AU"/>
              </w:rPr>
            </w:pPr>
            <w:ins w:id="44126" w:author="KIM, Jason" w:date="2019-04-02T13:39:00Z">
              <w:r w:rsidRPr="0056388D">
                <w:rPr>
                  <w:rFonts w:ascii="Calibri" w:eastAsia="Times New Roman" w:hAnsi="Calibri" w:cs="Calibri"/>
                  <w:color w:val="000000"/>
                  <w:lang w:eastAsia="en-AU"/>
                </w:rPr>
                <w:t>DXE18K1x</w:t>
              </w:r>
            </w:ins>
          </w:p>
        </w:tc>
        <w:tc>
          <w:tcPr>
            <w:tcW w:w="648" w:type="pct"/>
            <w:vMerge w:val="restart"/>
            <w:noWrap/>
            <w:hideMark/>
          </w:tcPr>
          <w:p w:rsidR="00110C18" w:rsidRPr="0056388D" w:rsidRDefault="00110C18" w:rsidP="00063728">
            <w:pPr>
              <w:rPr>
                <w:ins w:id="44127" w:author="KIM, Jason" w:date="2019-04-02T13:39:00Z"/>
                <w:rFonts w:ascii="Calibri" w:eastAsia="Times New Roman" w:hAnsi="Calibri" w:cs="Calibri"/>
                <w:color w:val="000000"/>
                <w:lang w:eastAsia="en-AU"/>
              </w:rPr>
            </w:pPr>
            <w:ins w:id="44128" w:author="KIM, Jason" w:date="2019-04-02T13:39:00Z">
              <w:r w:rsidRPr="0056388D">
                <w:rPr>
                  <w:rFonts w:ascii="Calibri" w:eastAsia="Times New Roman" w:hAnsi="Calibri" w:cs="Calibri"/>
                  <w:color w:val="000000"/>
                  <w:lang w:eastAsia="en-AU"/>
                </w:rPr>
                <w:t>ELZ10132</w:t>
              </w:r>
            </w:ins>
          </w:p>
        </w:tc>
        <w:tc>
          <w:tcPr>
            <w:tcW w:w="516" w:type="pct"/>
            <w:vMerge w:val="restart"/>
            <w:noWrap/>
            <w:hideMark/>
          </w:tcPr>
          <w:p w:rsidR="00110C18" w:rsidRPr="0056388D" w:rsidRDefault="00110C18" w:rsidP="00063728">
            <w:pPr>
              <w:rPr>
                <w:ins w:id="44129" w:author="KIM, Jason" w:date="2019-04-02T13:39:00Z"/>
                <w:rFonts w:ascii="Calibri" w:eastAsia="Times New Roman" w:hAnsi="Calibri" w:cs="Calibri"/>
                <w:color w:val="000000"/>
                <w:lang w:eastAsia="en-AU"/>
              </w:rPr>
            </w:pPr>
            <w:ins w:id="4413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131" w:author="KIM, Jason" w:date="2019-04-02T13:39:00Z"/>
                <w:rFonts w:ascii="Calibri" w:eastAsia="Times New Roman" w:hAnsi="Calibri" w:cs="Calibri"/>
                <w:color w:val="000000"/>
                <w:lang w:eastAsia="en-AU"/>
              </w:rPr>
            </w:pPr>
            <w:ins w:id="44132" w:author="KIM, Jason" w:date="2019-04-02T13:39:00Z">
              <w:r w:rsidRPr="0056388D">
                <w:rPr>
                  <w:rFonts w:ascii="Calibri" w:eastAsia="Times New Roman" w:hAnsi="Calibri" w:cs="Calibri"/>
                  <w:color w:val="000000"/>
                  <w:lang w:eastAsia="en-AU"/>
                </w:rPr>
                <w:t>DXE1059</w:t>
              </w:r>
            </w:ins>
          </w:p>
        </w:tc>
        <w:tc>
          <w:tcPr>
            <w:tcW w:w="793" w:type="pct"/>
            <w:noWrap/>
            <w:hideMark/>
          </w:tcPr>
          <w:p w:rsidR="00110C18" w:rsidRPr="0056388D" w:rsidRDefault="00110C18" w:rsidP="00063728">
            <w:pPr>
              <w:rPr>
                <w:ins w:id="44133" w:author="KIM, Jason" w:date="2019-04-02T13:39:00Z"/>
                <w:rFonts w:ascii="Calibri" w:eastAsia="Times New Roman" w:hAnsi="Calibri" w:cs="Calibri"/>
                <w:color w:val="000000"/>
                <w:lang w:eastAsia="en-AU"/>
              </w:rPr>
            </w:pPr>
            <w:ins w:id="441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35" w:author="KIM, Jason" w:date="2019-04-02T13:39:00Z"/>
                <w:rFonts w:ascii="Calibri" w:eastAsia="Times New Roman" w:hAnsi="Calibri" w:cs="Calibri"/>
                <w:color w:val="000000"/>
                <w:lang w:eastAsia="en-AU"/>
              </w:rPr>
            </w:pPr>
            <w:ins w:id="44136" w:author="KIM, Jason" w:date="2019-04-02T13:39:00Z">
              <w:r w:rsidRPr="0056388D">
                <w:rPr>
                  <w:rFonts w:ascii="Calibri" w:eastAsia="Times New Roman" w:hAnsi="Calibri" w:cs="Calibri"/>
                  <w:color w:val="000000"/>
                  <w:lang w:eastAsia="en-AU"/>
                </w:rPr>
                <w:t>Chainage 3006</w:t>
              </w:r>
            </w:ins>
          </w:p>
        </w:tc>
        <w:tc>
          <w:tcPr>
            <w:tcW w:w="818" w:type="pct"/>
            <w:noWrap/>
            <w:hideMark/>
          </w:tcPr>
          <w:p w:rsidR="00110C18" w:rsidRPr="0056388D" w:rsidRDefault="00110C18" w:rsidP="00063728">
            <w:pPr>
              <w:jc w:val="right"/>
              <w:rPr>
                <w:ins w:id="44137" w:author="KIM, Jason" w:date="2019-04-02T13:39:00Z"/>
                <w:rFonts w:ascii="Calibri" w:eastAsia="Times New Roman" w:hAnsi="Calibri" w:cs="Calibri"/>
                <w:color w:val="000000"/>
                <w:lang w:eastAsia="en-AU"/>
              </w:rPr>
            </w:pPr>
            <w:ins w:id="44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39" w:author="KIM, Jason" w:date="2019-04-02T13:39:00Z"/>
        </w:trPr>
        <w:tc>
          <w:tcPr>
            <w:tcW w:w="758" w:type="pct"/>
            <w:vMerge/>
            <w:hideMark/>
          </w:tcPr>
          <w:p w:rsidR="00110C18" w:rsidRPr="0056388D" w:rsidRDefault="00110C18" w:rsidP="00063728">
            <w:pPr>
              <w:rPr>
                <w:ins w:id="441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43" w:author="KIM, Jason" w:date="2019-04-02T13:39:00Z"/>
                <w:rFonts w:ascii="Calibri" w:eastAsia="Times New Roman" w:hAnsi="Calibri" w:cs="Calibri"/>
                <w:color w:val="000000"/>
                <w:lang w:eastAsia="en-AU"/>
              </w:rPr>
            </w:pPr>
            <w:ins w:id="44144" w:author="KIM, Jason" w:date="2019-04-02T13:39:00Z">
              <w:r w:rsidRPr="0056388D">
                <w:rPr>
                  <w:rFonts w:ascii="Calibri" w:eastAsia="Times New Roman" w:hAnsi="Calibri" w:cs="Calibri"/>
                  <w:color w:val="000000"/>
                  <w:lang w:eastAsia="en-AU"/>
                </w:rPr>
                <w:t>DXE1060</w:t>
              </w:r>
            </w:ins>
          </w:p>
        </w:tc>
        <w:tc>
          <w:tcPr>
            <w:tcW w:w="793" w:type="pct"/>
            <w:noWrap/>
            <w:hideMark/>
          </w:tcPr>
          <w:p w:rsidR="00110C18" w:rsidRPr="0056388D" w:rsidRDefault="00110C18" w:rsidP="00063728">
            <w:pPr>
              <w:rPr>
                <w:ins w:id="44145" w:author="KIM, Jason" w:date="2019-04-02T13:39:00Z"/>
                <w:rFonts w:ascii="Calibri" w:eastAsia="Times New Roman" w:hAnsi="Calibri" w:cs="Calibri"/>
                <w:color w:val="000000"/>
                <w:lang w:eastAsia="en-AU"/>
              </w:rPr>
            </w:pPr>
            <w:ins w:id="441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47" w:author="KIM, Jason" w:date="2019-04-02T13:39:00Z"/>
                <w:rFonts w:ascii="Calibri" w:eastAsia="Times New Roman" w:hAnsi="Calibri" w:cs="Calibri"/>
                <w:color w:val="000000"/>
                <w:lang w:eastAsia="en-AU"/>
              </w:rPr>
            </w:pPr>
            <w:ins w:id="44148" w:author="KIM, Jason" w:date="2019-04-02T13:39:00Z">
              <w:r w:rsidRPr="0056388D">
                <w:rPr>
                  <w:rFonts w:ascii="Calibri" w:eastAsia="Times New Roman" w:hAnsi="Calibri" w:cs="Calibri"/>
                  <w:color w:val="000000"/>
                  <w:lang w:eastAsia="en-AU"/>
                </w:rPr>
                <w:t>Chainage 3035</w:t>
              </w:r>
            </w:ins>
          </w:p>
        </w:tc>
        <w:tc>
          <w:tcPr>
            <w:tcW w:w="818" w:type="pct"/>
            <w:noWrap/>
            <w:hideMark/>
          </w:tcPr>
          <w:p w:rsidR="00110C18" w:rsidRPr="0056388D" w:rsidRDefault="00110C18" w:rsidP="00063728">
            <w:pPr>
              <w:jc w:val="right"/>
              <w:rPr>
                <w:ins w:id="44149" w:author="KIM, Jason" w:date="2019-04-02T13:39:00Z"/>
                <w:rFonts w:ascii="Calibri" w:eastAsia="Times New Roman" w:hAnsi="Calibri" w:cs="Calibri"/>
                <w:color w:val="000000"/>
                <w:lang w:eastAsia="en-AU"/>
              </w:rPr>
            </w:pPr>
            <w:ins w:id="44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51" w:author="KIM, Jason" w:date="2019-04-02T13:39:00Z"/>
        </w:trPr>
        <w:tc>
          <w:tcPr>
            <w:tcW w:w="758" w:type="pct"/>
            <w:vMerge/>
            <w:hideMark/>
          </w:tcPr>
          <w:p w:rsidR="00110C18" w:rsidRPr="0056388D" w:rsidRDefault="00110C18" w:rsidP="00063728">
            <w:pPr>
              <w:rPr>
                <w:ins w:id="441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55" w:author="KIM, Jason" w:date="2019-04-02T13:39:00Z"/>
                <w:rFonts w:ascii="Calibri" w:eastAsia="Times New Roman" w:hAnsi="Calibri" w:cs="Calibri"/>
                <w:color w:val="000000"/>
                <w:lang w:eastAsia="en-AU"/>
              </w:rPr>
            </w:pPr>
            <w:ins w:id="44156" w:author="KIM, Jason" w:date="2019-04-02T13:39:00Z">
              <w:r w:rsidRPr="0056388D">
                <w:rPr>
                  <w:rFonts w:ascii="Calibri" w:eastAsia="Times New Roman" w:hAnsi="Calibri" w:cs="Calibri"/>
                  <w:color w:val="000000"/>
                  <w:lang w:eastAsia="en-AU"/>
                </w:rPr>
                <w:t>DXE1061</w:t>
              </w:r>
            </w:ins>
          </w:p>
        </w:tc>
        <w:tc>
          <w:tcPr>
            <w:tcW w:w="793" w:type="pct"/>
            <w:noWrap/>
            <w:hideMark/>
          </w:tcPr>
          <w:p w:rsidR="00110C18" w:rsidRPr="0056388D" w:rsidRDefault="00110C18" w:rsidP="00063728">
            <w:pPr>
              <w:rPr>
                <w:ins w:id="44157" w:author="KIM, Jason" w:date="2019-04-02T13:39:00Z"/>
                <w:rFonts w:ascii="Calibri" w:eastAsia="Times New Roman" w:hAnsi="Calibri" w:cs="Calibri"/>
                <w:color w:val="000000"/>
                <w:lang w:eastAsia="en-AU"/>
              </w:rPr>
            </w:pPr>
            <w:ins w:id="441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59" w:author="KIM, Jason" w:date="2019-04-02T13:39:00Z"/>
                <w:rFonts w:ascii="Calibri" w:eastAsia="Times New Roman" w:hAnsi="Calibri" w:cs="Calibri"/>
                <w:color w:val="000000"/>
                <w:lang w:eastAsia="en-AU"/>
              </w:rPr>
            </w:pPr>
            <w:ins w:id="44160" w:author="KIM, Jason" w:date="2019-04-02T13:39:00Z">
              <w:r w:rsidRPr="0056388D">
                <w:rPr>
                  <w:rFonts w:ascii="Calibri" w:eastAsia="Times New Roman" w:hAnsi="Calibri" w:cs="Calibri"/>
                  <w:color w:val="000000"/>
                  <w:lang w:eastAsia="en-AU"/>
                </w:rPr>
                <w:t>Chainage 3064</w:t>
              </w:r>
            </w:ins>
          </w:p>
        </w:tc>
        <w:tc>
          <w:tcPr>
            <w:tcW w:w="818" w:type="pct"/>
            <w:noWrap/>
            <w:hideMark/>
          </w:tcPr>
          <w:p w:rsidR="00110C18" w:rsidRPr="0056388D" w:rsidRDefault="00110C18" w:rsidP="00063728">
            <w:pPr>
              <w:jc w:val="right"/>
              <w:rPr>
                <w:ins w:id="44161" w:author="KIM, Jason" w:date="2019-04-02T13:39:00Z"/>
                <w:rFonts w:ascii="Calibri" w:eastAsia="Times New Roman" w:hAnsi="Calibri" w:cs="Calibri"/>
                <w:color w:val="000000"/>
                <w:lang w:eastAsia="en-AU"/>
              </w:rPr>
            </w:pPr>
            <w:ins w:id="44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63" w:author="KIM, Jason" w:date="2019-04-02T13:39:00Z"/>
        </w:trPr>
        <w:tc>
          <w:tcPr>
            <w:tcW w:w="758" w:type="pct"/>
            <w:vMerge w:val="restart"/>
            <w:noWrap/>
            <w:hideMark/>
          </w:tcPr>
          <w:p w:rsidR="00110C18" w:rsidRPr="0056388D" w:rsidRDefault="00110C18" w:rsidP="00063728">
            <w:pPr>
              <w:rPr>
                <w:ins w:id="44164" w:author="KIM, Jason" w:date="2019-04-02T13:39:00Z"/>
                <w:rFonts w:ascii="Calibri" w:eastAsia="Times New Roman" w:hAnsi="Calibri" w:cs="Calibri"/>
                <w:color w:val="000000"/>
                <w:lang w:eastAsia="en-AU"/>
              </w:rPr>
            </w:pPr>
            <w:ins w:id="44165" w:author="KIM, Jason" w:date="2019-04-02T13:39:00Z">
              <w:r w:rsidRPr="0056388D">
                <w:rPr>
                  <w:rFonts w:ascii="Calibri" w:eastAsia="Times New Roman" w:hAnsi="Calibri" w:cs="Calibri"/>
                  <w:color w:val="000000"/>
                  <w:lang w:eastAsia="en-AU"/>
                </w:rPr>
                <w:t>DXE18K2x</w:t>
              </w:r>
            </w:ins>
          </w:p>
        </w:tc>
        <w:tc>
          <w:tcPr>
            <w:tcW w:w="648" w:type="pct"/>
            <w:vMerge w:val="restart"/>
            <w:noWrap/>
            <w:hideMark/>
          </w:tcPr>
          <w:p w:rsidR="00110C18" w:rsidRPr="0056388D" w:rsidRDefault="00110C18" w:rsidP="00063728">
            <w:pPr>
              <w:rPr>
                <w:ins w:id="44166" w:author="KIM, Jason" w:date="2019-04-02T13:39:00Z"/>
                <w:rFonts w:ascii="Calibri" w:eastAsia="Times New Roman" w:hAnsi="Calibri" w:cs="Calibri"/>
                <w:color w:val="000000"/>
                <w:lang w:eastAsia="en-AU"/>
              </w:rPr>
            </w:pPr>
            <w:ins w:id="44167" w:author="KIM, Jason" w:date="2019-04-02T13:39:00Z">
              <w:r w:rsidRPr="0056388D">
                <w:rPr>
                  <w:rFonts w:ascii="Calibri" w:eastAsia="Times New Roman" w:hAnsi="Calibri" w:cs="Calibri"/>
                  <w:color w:val="000000"/>
                  <w:lang w:eastAsia="en-AU"/>
                </w:rPr>
                <w:t>ELZ10128</w:t>
              </w:r>
            </w:ins>
          </w:p>
        </w:tc>
        <w:tc>
          <w:tcPr>
            <w:tcW w:w="516" w:type="pct"/>
            <w:vMerge w:val="restart"/>
            <w:noWrap/>
            <w:hideMark/>
          </w:tcPr>
          <w:p w:rsidR="00110C18" w:rsidRPr="0056388D" w:rsidRDefault="00110C18" w:rsidP="00063728">
            <w:pPr>
              <w:rPr>
                <w:ins w:id="44168" w:author="KIM, Jason" w:date="2019-04-02T13:39:00Z"/>
                <w:rFonts w:ascii="Calibri" w:eastAsia="Times New Roman" w:hAnsi="Calibri" w:cs="Calibri"/>
                <w:color w:val="000000"/>
                <w:lang w:eastAsia="en-AU"/>
              </w:rPr>
            </w:pPr>
            <w:ins w:id="44169"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170" w:author="KIM, Jason" w:date="2019-04-02T13:39:00Z"/>
                <w:rFonts w:ascii="Calibri" w:eastAsia="Times New Roman" w:hAnsi="Calibri" w:cs="Calibri"/>
                <w:color w:val="000000"/>
                <w:lang w:eastAsia="en-AU"/>
              </w:rPr>
            </w:pPr>
            <w:ins w:id="44171" w:author="KIM, Jason" w:date="2019-04-02T13:39:00Z">
              <w:r w:rsidRPr="0056388D">
                <w:rPr>
                  <w:rFonts w:ascii="Calibri" w:eastAsia="Times New Roman" w:hAnsi="Calibri" w:cs="Calibri"/>
                  <w:color w:val="000000"/>
                  <w:lang w:eastAsia="en-AU"/>
                </w:rPr>
                <w:t>DXE1056</w:t>
              </w:r>
            </w:ins>
          </w:p>
        </w:tc>
        <w:tc>
          <w:tcPr>
            <w:tcW w:w="793" w:type="pct"/>
            <w:noWrap/>
            <w:hideMark/>
          </w:tcPr>
          <w:p w:rsidR="00110C18" w:rsidRPr="0056388D" w:rsidRDefault="00110C18" w:rsidP="00063728">
            <w:pPr>
              <w:rPr>
                <w:ins w:id="44172" w:author="KIM, Jason" w:date="2019-04-02T13:39:00Z"/>
                <w:rFonts w:ascii="Calibri" w:eastAsia="Times New Roman" w:hAnsi="Calibri" w:cs="Calibri"/>
                <w:color w:val="000000"/>
                <w:lang w:eastAsia="en-AU"/>
              </w:rPr>
            </w:pPr>
            <w:ins w:id="441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74" w:author="KIM, Jason" w:date="2019-04-02T13:39:00Z"/>
                <w:rFonts w:ascii="Calibri" w:eastAsia="Times New Roman" w:hAnsi="Calibri" w:cs="Calibri"/>
                <w:color w:val="000000"/>
                <w:lang w:eastAsia="en-AU"/>
              </w:rPr>
            </w:pPr>
            <w:ins w:id="44175" w:author="KIM, Jason" w:date="2019-04-02T13:39:00Z">
              <w:r w:rsidRPr="0056388D">
                <w:rPr>
                  <w:rFonts w:ascii="Calibri" w:eastAsia="Times New Roman" w:hAnsi="Calibri" w:cs="Calibri"/>
                  <w:color w:val="000000"/>
                  <w:lang w:eastAsia="en-AU"/>
                </w:rPr>
                <w:t>Chainage 2886</w:t>
              </w:r>
            </w:ins>
          </w:p>
        </w:tc>
        <w:tc>
          <w:tcPr>
            <w:tcW w:w="818" w:type="pct"/>
            <w:noWrap/>
            <w:hideMark/>
          </w:tcPr>
          <w:p w:rsidR="00110C18" w:rsidRPr="0056388D" w:rsidRDefault="00110C18" w:rsidP="00063728">
            <w:pPr>
              <w:jc w:val="right"/>
              <w:rPr>
                <w:ins w:id="44176" w:author="KIM, Jason" w:date="2019-04-02T13:39:00Z"/>
                <w:rFonts w:ascii="Calibri" w:eastAsia="Times New Roman" w:hAnsi="Calibri" w:cs="Calibri"/>
                <w:color w:val="000000"/>
                <w:lang w:eastAsia="en-AU"/>
              </w:rPr>
            </w:pPr>
            <w:ins w:id="44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78" w:author="KIM, Jason" w:date="2019-04-02T13:39:00Z"/>
        </w:trPr>
        <w:tc>
          <w:tcPr>
            <w:tcW w:w="758" w:type="pct"/>
            <w:vMerge/>
            <w:hideMark/>
          </w:tcPr>
          <w:p w:rsidR="00110C18" w:rsidRPr="0056388D" w:rsidRDefault="00110C18" w:rsidP="00063728">
            <w:pPr>
              <w:rPr>
                <w:ins w:id="441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82" w:author="KIM, Jason" w:date="2019-04-02T13:39:00Z"/>
                <w:rFonts w:ascii="Calibri" w:eastAsia="Times New Roman" w:hAnsi="Calibri" w:cs="Calibri"/>
                <w:color w:val="000000"/>
                <w:lang w:eastAsia="en-AU"/>
              </w:rPr>
            </w:pPr>
            <w:ins w:id="44183" w:author="KIM, Jason" w:date="2019-04-02T13:39:00Z">
              <w:r w:rsidRPr="0056388D">
                <w:rPr>
                  <w:rFonts w:ascii="Calibri" w:eastAsia="Times New Roman" w:hAnsi="Calibri" w:cs="Calibri"/>
                  <w:color w:val="000000"/>
                  <w:lang w:eastAsia="en-AU"/>
                </w:rPr>
                <w:t>DXE1057</w:t>
              </w:r>
            </w:ins>
          </w:p>
        </w:tc>
        <w:tc>
          <w:tcPr>
            <w:tcW w:w="793" w:type="pct"/>
            <w:noWrap/>
            <w:hideMark/>
          </w:tcPr>
          <w:p w:rsidR="00110C18" w:rsidRPr="0056388D" w:rsidRDefault="00110C18" w:rsidP="00063728">
            <w:pPr>
              <w:rPr>
                <w:ins w:id="44184" w:author="KIM, Jason" w:date="2019-04-02T13:39:00Z"/>
                <w:rFonts w:ascii="Calibri" w:eastAsia="Times New Roman" w:hAnsi="Calibri" w:cs="Calibri"/>
                <w:color w:val="000000"/>
                <w:lang w:eastAsia="en-AU"/>
              </w:rPr>
            </w:pPr>
            <w:ins w:id="441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86" w:author="KIM, Jason" w:date="2019-04-02T13:39:00Z"/>
                <w:rFonts w:ascii="Calibri" w:eastAsia="Times New Roman" w:hAnsi="Calibri" w:cs="Calibri"/>
                <w:color w:val="000000"/>
                <w:lang w:eastAsia="en-AU"/>
              </w:rPr>
            </w:pPr>
            <w:ins w:id="44187" w:author="KIM, Jason" w:date="2019-04-02T13:39:00Z">
              <w:r w:rsidRPr="0056388D">
                <w:rPr>
                  <w:rFonts w:ascii="Calibri" w:eastAsia="Times New Roman" w:hAnsi="Calibri" w:cs="Calibri"/>
                  <w:color w:val="000000"/>
                  <w:lang w:eastAsia="en-AU"/>
                </w:rPr>
                <w:t>Chainage 2915</w:t>
              </w:r>
            </w:ins>
          </w:p>
        </w:tc>
        <w:tc>
          <w:tcPr>
            <w:tcW w:w="818" w:type="pct"/>
            <w:noWrap/>
            <w:hideMark/>
          </w:tcPr>
          <w:p w:rsidR="00110C18" w:rsidRPr="0056388D" w:rsidRDefault="00110C18" w:rsidP="00063728">
            <w:pPr>
              <w:jc w:val="right"/>
              <w:rPr>
                <w:ins w:id="44188" w:author="KIM, Jason" w:date="2019-04-02T13:39:00Z"/>
                <w:rFonts w:ascii="Calibri" w:eastAsia="Times New Roman" w:hAnsi="Calibri" w:cs="Calibri"/>
                <w:color w:val="000000"/>
                <w:lang w:eastAsia="en-AU"/>
              </w:rPr>
            </w:pPr>
            <w:ins w:id="44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90" w:author="KIM, Jason" w:date="2019-04-02T13:39:00Z"/>
        </w:trPr>
        <w:tc>
          <w:tcPr>
            <w:tcW w:w="758" w:type="pct"/>
            <w:vMerge/>
            <w:hideMark/>
          </w:tcPr>
          <w:p w:rsidR="00110C18" w:rsidRPr="0056388D" w:rsidRDefault="00110C18" w:rsidP="00063728">
            <w:pPr>
              <w:rPr>
                <w:ins w:id="441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94" w:author="KIM, Jason" w:date="2019-04-02T13:39:00Z"/>
                <w:rFonts w:ascii="Calibri" w:eastAsia="Times New Roman" w:hAnsi="Calibri" w:cs="Calibri"/>
                <w:color w:val="000000"/>
                <w:lang w:eastAsia="en-AU"/>
              </w:rPr>
            </w:pPr>
            <w:ins w:id="44195" w:author="KIM, Jason" w:date="2019-04-02T13:39:00Z">
              <w:r w:rsidRPr="0056388D">
                <w:rPr>
                  <w:rFonts w:ascii="Calibri" w:eastAsia="Times New Roman" w:hAnsi="Calibri" w:cs="Calibri"/>
                  <w:color w:val="000000"/>
                  <w:lang w:eastAsia="en-AU"/>
                </w:rPr>
                <w:t>DXE1058</w:t>
              </w:r>
            </w:ins>
          </w:p>
        </w:tc>
        <w:tc>
          <w:tcPr>
            <w:tcW w:w="793" w:type="pct"/>
            <w:noWrap/>
            <w:hideMark/>
          </w:tcPr>
          <w:p w:rsidR="00110C18" w:rsidRPr="0056388D" w:rsidRDefault="00110C18" w:rsidP="00063728">
            <w:pPr>
              <w:rPr>
                <w:ins w:id="44196" w:author="KIM, Jason" w:date="2019-04-02T13:39:00Z"/>
                <w:rFonts w:ascii="Calibri" w:eastAsia="Times New Roman" w:hAnsi="Calibri" w:cs="Calibri"/>
                <w:color w:val="000000"/>
                <w:lang w:eastAsia="en-AU"/>
              </w:rPr>
            </w:pPr>
            <w:ins w:id="441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98" w:author="KIM, Jason" w:date="2019-04-02T13:39:00Z"/>
                <w:rFonts w:ascii="Calibri" w:eastAsia="Times New Roman" w:hAnsi="Calibri" w:cs="Calibri"/>
                <w:color w:val="000000"/>
                <w:lang w:eastAsia="en-AU"/>
              </w:rPr>
            </w:pPr>
            <w:ins w:id="44199" w:author="KIM, Jason" w:date="2019-04-02T13:39:00Z">
              <w:r w:rsidRPr="0056388D">
                <w:rPr>
                  <w:rFonts w:ascii="Calibri" w:eastAsia="Times New Roman" w:hAnsi="Calibri" w:cs="Calibri"/>
                  <w:color w:val="000000"/>
                  <w:lang w:eastAsia="en-AU"/>
                </w:rPr>
                <w:t>Chainage 2944</w:t>
              </w:r>
            </w:ins>
          </w:p>
        </w:tc>
        <w:tc>
          <w:tcPr>
            <w:tcW w:w="818" w:type="pct"/>
            <w:noWrap/>
            <w:hideMark/>
          </w:tcPr>
          <w:p w:rsidR="00110C18" w:rsidRPr="0056388D" w:rsidRDefault="00110C18" w:rsidP="00063728">
            <w:pPr>
              <w:jc w:val="right"/>
              <w:rPr>
                <w:ins w:id="44200" w:author="KIM, Jason" w:date="2019-04-02T13:39:00Z"/>
                <w:rFonts w:ascii="Calibri" w:eastAsia="Times New Roman" w:hAnsi="Calibri" w:cs="Calibri"/>
                <w:color w:val="000000"/>
                <w:lang w:eastAsia="en-AU"/>
              </w:rPr>
            </w:pPr>
            <w:ins w:id="44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02" w:author="KIM, Jason" w:date="2019-04-02T13:39:00Z"/>
        </w:trPr>
        <w:tc>
          <w:tcPr>
            <w:tcW w:w="758" w:type="pct"/>
            <w:vMerge w:val="restart"/>
            <w:noWrap/>
            <w:hideMark/>
          </w:tcPr>
          <w:p w:rsidR="00110C18" w:rsidRPr="0056388D" w:rsidRDefault="00110C18" w:rsidP="00063728">
            <w:pPr>
              <w:rPr>
                <w:ins w:id="44203" w:author="KIM, Jason" w:date="2019-04-02T13:39:00Z"/>
                <w:rFonts w:ascii="Calibri" w:eastAsia="Times New Roman" w:hAnsi="Calibri" w:cs="Calibri"/>
                <w:color w:val="000000"/>
                <w:lang w:eastAsia="en-AU"/>
              </w:rPr>
            </w:pPr>
            <w:ins w:id="44204" w:author="KIM, Jason" w:date="2019-04-02T13:39:00Z">
              <w:r w:rsidRPr="0056388D">
                <w:rPr>
                  <w:rFonts w:ascii="Calibri" w:eastAsia="Times New Roman" w:hAnsi="Calibri" w:cs="Calibri"/>
                  <w:color w:val="000000"/>
                  <w:lang w:eastAsia="en-AU"/>
                </w:rPr>
                <w:t>DXE18K3x</w:t>
              </w:r>
            </w:ins>
          </w:p>
        </w:tc>
        <w:tc>
          <w:tcPr>
            <w:tcW w:w="648" w:type="pct"/>
            <w:vMerge w:val="restart"/>
            <w:noWrap/>
            <w:hideMark/>
          </w:tcPr>
          <w:p w:rsidR="00110C18" w:rsidRPr="0056388D" w:rsidRDefault="00110C18" w:rsidP="00063728">
            <w:pPr>
              <w:rPr>
                <w:ins w:id="44205" w:author="KIM, Jason" w:date="2019-04-02T13:39:00Z"/>
                <w:rFonts w:ascii="Calibri" w:eastAsia="Times New Roman" w:hAnsi="Calibri" w:cs="Calibri"/>
                <w:color w:val="000000"/>
                <w:lang w:eastAsia="en-AU"/>
              </w:rPr>
            </w:pPr>
            <w:ins w:id="44206" w:author="KIM, Jason" w:date="2019-04-02T13:39:00Z">
              <w:r w:rsidRPr="0056388D">
                <w:rPr>
                  <w:rFonts w:ascii="Calibri" w:eastAsia="Times New Roman" w:hAnsi="Calibri" w:cs="Calibri"/>
                  <w:color w:val="000000"/>
                  <w:lang w:eastAsia="en-AU"/>
                </w:rPr>
                <w:t>ELZ20132</w:t>
              </w:r>
            </w:ins>
          </w:p>
        </w:tc>
        <w:tc>
          <w:tcPr>
            <w:tcW w:w="516" w:type="pct"/>
            <w:vMerge w:val="restart"/>
            <w:noWrap/>
            <w:hideMark/>
          </w:tcPr>
          <w:p w:rsidR="00110C18" w:rsidRPr="0056388D" w:rsidRDefault="00110C18" w:rsidP="00063728">
            <w:pPr>
              <w:rPr>
                <w:ins w:id="44207" w:author="KIM, Jason" w:date="2019-04-02T13:39:00Z"/>
                <w:rFonts w:ascii="Calibri" w:eastAsia="Times New Roman" w:hAnsi="Calibri" w:cs="Calibri"/>
                <w:color w:val="000000"/>
                <w:lang w:eastAsia="en-AU"/>
              </w:rPr>
            </w:pPr>
            <w:ins w:id="44208"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09" w:author="KIM, Jason" w:date="2019-04-02T13:39:00Z"/>
                <w:rFonts w:ascii="Calibri" w:eastAsia="Times New Roman" w:hAnsi="Calibri" w:cs="Calibri"/>
                <w:color w:val="000000"/>
                <w:lang w:eastAsia="en-AU"/>
              </w:rPr>
            </w:pPr>
            <w:ins w:id="44210" w:author="KIM, Jason" w:date="2019-04-02T13:39:00Z">
              <w:r w:rsidRPr="0056388D">
                <w:rPr>
                  <w:rFonts w:ascii="Calibri" w:eastAsia="Times New Roman" w:hAnsi="Calibri" w:cs="Calibri"/>
                  <w:color w:val="000000"/>
                  <w:lang w:eastAsia="en-AU"/>
                </w:rPr>
                <w:t>DXE2053</w:t>
              </w:r>
            </w:ins>
          </w:p>
        </w:tc>
        <w:tc>
          <w:tcPr>
            <w:tcW w:w="793" w:type="pct"/>
            <w:noWrap/>
            <w:hideMark/>
          </w:tcPr>
          <w:p w:rsidR="00110C18" w:rsidRPr="0056388D" w:rsidRDefault="00110C18" w:rsidP="00063728">
            <w:pPr>
              <w:rPr>
                <w:ins w:id="44211" w:author="KIM, Jason" w:date="2019-04-02T13:39:00Z"/>
                <w:rFonts w:ascii="Calibri" w:eastAsia="Times New Roman" w:hAnsi="Calibri" w:cs="Calibri"/>
                <w:color w:val="000000"/>
                <w:lang w:eastAsia="en-AU"/>
              </w:rPr>
            </w:pPr>
            <w:ins w:id="442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13" w:author="KIM, Jason" w:date="2019-04-02T13:39:00Z"/>
                <w:rFonts w:ascii="Calibri" w:eastAsia="Times New Roman" w:hAnsi="Calibri" w:cs="Calibri"/>
                <w:color w:val="000000"/>
                <w:lang w:eastAsia="en-AU"/>
              </w:rPr>
            </w:pPr>
            <w:ins w:id="44214" w:author="KIM, Jason" w:date="2019-04-02T13:39:00Z">
              <w:r w:rsidRPr="0056388D">
                <w:rPr>
                  <w:rFonts w:ascii="Calibri" w:eastAsia="Times New Roman" w:hAnsi="Calibri" w:cs="Calibri"/>
                  <w:color w:val="000000"/>
                  <w:lang w:eastAsia="en-AU"/>
                </w:rPr>
                <w:t>Chainage 2993</w:t>
              </w:r>
            </w:ins>
          </w:p>
        </w:tc>
        <w:tc>
          <w:tcPr>
            <w:tcW w:w="818" w:type="pct"/>
            <w:noWrap/>
            <w:hideMark/>
          </w:tcPr>
          <w:p w:rsidR="00110C18" w:rsidRPr="0056388D" w:rsidRDefault="00110C18" w:rsidP="00063728">
            <w:pPr>
              <w:jc w:val="right"/>
              <w:rPr>
                <w:ins w:id="44215" w:author="KIM, Jason" w:date="2019-04-02T13:39:00Z"/>
                <w:rFonts w:ascii="Calibri" w:eastAsia="Times New Roman" w:hAnsi="Calibri" w:cs="Calibri"/>
                <w:color w:val="000000"/>
                <w:lang w:eastAsia="en-AU"/>
              </w:rPr>
            </w:pPr>
            <w:ins w:id="442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17" w:author="KIM, Jason" w:date="2019-04-02T13:39:00Z"/>
        </w:trPr>
        <w:tc>
          <w:tcPr>
            <w:tcW w:w="758" w:type="pct"/>
            <w:vMerge/>
            <w:hideMark/>
          </w:tcPr>
          <w:p w:rsidR="00110C18" w:rsidRPr="0056388D" w:rsidRDefault="00110C18" w:rsidP="00063728">
            <w:pPr>
              <w:rPr>
                <w:ins w:id="442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21" w:author="KIM, Jason" w:date="2019-04-02T13:39:00Z"/>
                <w:rFonts w:ascii="Calibri" w:eastAsia="Times New Roman" w:hAnsi="Calibri" w:cs="Calibri"/>
                <w:color w:val="000000"/>
                <w:lang w:eastAsia="en-AU"/>
              </w:rPr>
            </w:pPr>
            <w:ins w:id="44222" w:author="KIM, Jason" w:date="2019-04-02T13:39:00Z">
              <w:r w:rsidRPr="0056388D">
                <w:rPr>
                  <w:rFonts w:ascii="Calibri" w:eastAsia="Times New Roman" w:hAnsi="Calibri" w:cs="Calibri"/>
                  <w:color w:val="000000"/>
                  <w:lang w:eastAsia="en-AU"/>
                </w:rPr>
                <w:t>DXE2054</w:t>
              </w:r>
            </w:ins>
          </w:p>
        </w:tc>
        <w:tc>
          <w:tcPr>
            <w:tcW w:w="793" w:type="pct"/>
            <w:noWrap/>
            <w:hideMark/>
          </w:tcPr>
          <w:p w:rsidR="00110C18" w:rsidRPr="0056388D" w:rsidRDefault="00110C18" w:rsidP="00063728">
            <w:pPr>
              <w:rPr>
                <w:ins w:id="44223" w:author="KIM, Jason" w:date="2019-04-02T13:39:00Z"/>
                <w:rFonts w:ascii="Calibri" w:eastAsia="Times New Roman" w:hAnsi="Calibri" w:cs="Calibri"/>
                <w:color w:val="000000"/>
                <w:lang w:eastAsia="en-AU"/>
              </w:rPr>
            </w:pPr>
            <w:ins w:id="442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25" w:author="KIM, Jason" w:date="2019-04-02T13:39:00Z"/>
                <w:rFonts w:ascii="Calibri" w:eastAsia="Times New Roman" w:hAnsi="Calibri" w:cs="Calibri"/>
                <w:color w:val="000000"/>
                <w:lang w:eastAsia="en-AU"/>
              </w:rPr>
            </w:pPr>
            <w:ins w:id="44226" w:author="KIM, Jason" w:date="2019-04-02T13:39:00Z">
              <w:r w:rsidRPr="0056388D">
                <w:rPr>
                  <w:rFonts w:ascii="Calibri" w:eastAsia="Times New Roman" w:hAnsi="Calibri" w:cs="Calibri"/>
                  <w:color w:val="000000"/>
                  <w:lang w:eastAsia="en-AU"/>
                </w:rPr>
                <w:t>Chainage 3022</w:t>
              </w:r>
            </w:ins>
          </w:p>
        </w:tc>
        <w:tc>
          <w:tcPr>
            <w:tcW w:w="818" w:type="pct"/>
            <w:noWrap/>
            <w:hideMark/>
          </w:tcPr>
          <w:p w:rsidR="00110C18" w:rsidRPr="0056388D" w:rsidRDefault="00110C18" w:rsidP="00063728">
            <w:pPr>
              <w:jc w:val="right"/>
              <w:rPr>
                <w:ins w:id="44227" w:author="KIM, Jason" w:date="2019-04-02T13:39:00Z"/>
                <w:rFonts w:ascii="Calibri" w:eastAsia="Times New Roman" w:hAnsi="Calibri" w:cs="Calibri"/>
                <w:color w:val="000000"/>
                <w:lang w:eastAsia="en-AU"/>
              </w:rPr>
            </w:pPr>
            <w:ins w:id="44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29" w:author="KIM, Jason" w:date="2019-04-02T13:39:00Z"/>
        </w:trPr>
        <w:tc>
          <w:tcPr>
            <w:tcW w:w="758" w:type="pct"/>
            <w:vMerge/>
            <w:hideMark/>
          </w:tcPr>
          <w:p w:rsidR="00110C18" w:rsidRPr="0056388D" w:rsidRDefault="00110C18" w:rsidP="00063728">
            <w:pPr>
              <w:rPr>
                <w:ins w:id="442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33" w:author="KIM, Jason" w:date="2019-04-02T13:39:00Z"/>
                <w:rFonts w:ascii="Calibri" w:eastAsia="Times New Roman" w:hAnsi="Calibri" w:cs="Calibri"/>
                <w:color w:val="000000"/>
                <w:lang w:eastAsia="en-AU"/>
              </w:rPr>
            </w:pPr>
            <w:ins w:id="44234" w:author="KIM, Jason" w:date="2019-04-02T13:39:00Z">
              <w:r w:rsidRPr="0056388D">
                <w:rPr>
                  <w:rFonts w:ascii="Calibri" w:eastAsia="Times New Roman" w:hAnsi="Calibri" w:cs="Calibri"/>
                  <w:color w:val="000000"/>
                  <w:lang w:eastAsia="en-AU"/>
                </w:rPr>
                <w:t>DXE2055</w:t>
              </w:r>
            </w:ins>
          </w:p>
        </w:tc>
        <w:tc>
          <w:tcPr>
            <w:tcW w:w="793" w:type="pct"/>
            <w:noWrap/>
            <w:hideMark/>
          </w:tcPr>
          <w:p w:rsidR="00110C18" w:rsidRPr="0056388D" w:rsidRDefault="00110C18" w:rsidP="00063728">
            <w:pPr>
              <w:rPr>
                <w:ins w:id="44235" w:author="KIM, Jason" w:date="2019-04-02T13:39:00Z"/>
                <w:rFonts w:ascii="Calibri" w:eastAsia="Times New Roman" w:hAnsi="Calibri" w:cs="Calibri"/>
                <w:color w:val="000000"/>
                <w:lang w:eastAsia="en-AU"/>
              </w:rPr>
            </w:pPr>
            <w:ins w:id="442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37" w:author="KIM, Jason" w:date="2019-04-02T13:39:00Z"/>
                <w:rFonts w:ascii="Calibri" w:eastAsia="Times New Roman" w:hAnsi="Calibri" w:cs="Calibri"/>
                <w:color w:val="000000"/>
                <w:lang w:eastAsia="en-AU"/>
              </w:rPr>
            </w:pPr>
            <w:ins w:id="44238" w:author="KIM, Jason" w:date="2019-04-02T13:39:00Z">
              <w:r w:rsidRPr="0056388D">
                <w:rPr>
                  <w:rFonts w:ascii="Calibri" w:eastAsia="Times New Roman" w:hAnsi="Calibri" w:cs="Calibri"/>
                  <w:color w:val="000000"/>
                  <w:lang w:eastAsia="en-AU"/>
                </w:rPr>
                <w:t>Chainage 3051</w:t>
              </w:r>
            </w:ins>
          </w:p>
        </w:tc>
        <w:tc>
          <w:tcPr>
            <w:tcW w:w="818" w:type="pct"/>
            <w:noWrap/>
            <w:hideMark/>
          </w:tcPr>
          <w:p w:rsidR="00110C18" w:rsidRPr="0056388D" w:rsidRDefault="00110C18" w:rsidP="00063728">
            <w:pPr>
              <w:jc w:val="right"/>
              <w:rPr>
                <w:ins w:id="44239" w:author="KIM, Jason" w:date="2019-04-02T13:39:00Z"/>
                <w:rFonts w:ascii="Calibri" w:eastAsia="Times New Roman" w:hAnsi="Calibri" w:cs="Calibri"/>
                <w:color w:val="000000"/>
                <w:lang w:eastAsia="en-AU"/>
              </w:rPr>
            </w:pPr>
            <w:ins w:id="442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41" w:author="KIM, Jason" w:date="2019-04-02T13:39:00Z"/>
        </w:trPr>
        <w:tc>
          <w:tcPr>
            <w:tcW w:w="758" w:type="pct"/>
            <w:vMerge w:val="restart"/>
            <w:noWrap/>
            <w:hideMark/>
          </w:tcPr>
          <w:p w:rsidR="00110C18" w:rsidRPr="0056388D" w:rsidRDefault="00110C18" w:rsidP="00063728">
            <w:pPr>
              <w:rPr>
                <w:ins w:id="44242" w:author="KIM, Jason" w:date="2019-04-02T13:39:00Z"/>
                <w:rFonts w:ascii="Calibri" w:eastAsia="Times New Roman" w:hAnsi="Calibri" w:cs="Calibri"/>
                <w:color w:val="000000"/>
                <w:lang w:eastAsia="en-AU"/>
              </w:rPr>
            </w:pPr>
            <w:ins w:id="44243" w:author="KIM, Jason" w:date="2019-04-02T13:39:00Z">
              <w:r w:rsidRPr="0056388D">
                <w:rPr>
                  <w:rFonts w:ascii="Calibri" w:eastAsia="Times New Roman" w:hAnsi="Calibri" w:cs="Calibri"/>
                  <w:color w:val="000000"/>
                  <w:lang w:eastAsia="en-AU"/>
                </w:rPr>
                <w:t>DXE18K4x</w:t>
              </w:r>
            </w:ins>
          </w:p>
        </w:tc>
        <w:tc>
          <w:tcPr>
            <w:tcW w:w="648" w:type="pct"/>
            <w:vMerge w:val="restart"/>
            <w:noWrap/>
            <w:hideMark/>
          </w:tcPr>
          <w:p w:rsidR="00110C18" w:rsidRPr="0056388D" w:rsidRDefault="00110C18" w:rsidP="00063728">
            <w:pPr>
              <w:rPr>
                <w:ins w:id="44244" w:author="KIM, Jason" w:date="2019-04-02T13:39:00Z"/>
                <w:rFonts w:ascii="Calibri" w:eastAsia="Times New Roman" w:hAnsi="Calibri" w:cs="Calibri"/>
                <w:color w:val="000000"/>
                <w:lang w:eastAsia="en-AU"/>
              </w:rPr>
            </w:pPr>
            <w:ins w:id="44245" w:author="KIM, Jason" w:date="2019-04-02T13:39:00Z">
              <w:r w:rsidRPr="0056388D">
                <w:rPr>
                  <w:rFonts w:ascii="Calibri" w:eastAsia="Times New Roman" w:hAnsi="Calibri" w:cs="Calibri"/>
                  <w:color w:val="000000"/>
                  <w:lang w:eastAsia="en-AU"/>
                </w:rPr>
                <w:t>ELZ20128</w:t>
              </w:r>
            </w:ins>
          </w:p>
        </w:tc>
        <w:tc>
          <w:tcPr>
            <w:tcW w:w="516" w:type="pct"/>
            <w:vMerge w:val="restart"/>
            <w:noWrap/>
            <w:hideMark/>
          </w:tcPr>
          <w:p w:rsidR="00110C18" w:rsidRPr="0056388D" w:rsidRDefault="00110C18" w:rsidP="00063728">
            <w:pPr>
              <w:rPr>
                <w:ins w:id="44246" w:author="KIM, Jason" w:date="2019-04-02T13:39:00Z"/>
                <w:rFonts w:ascii="Calibri" w:eastAsia="Times New Roman" w:hAnsi="Calibri" w:cs="Calibri"/>
                <w:color w:val="000000"/>
                <w:lang w:eastAsia="en-AU"/>
              </w:rPr>
            </w:pPr>
            <w:ins w:id="4424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48" w:author="KIM, Jason" w:date="2019-04-02T13:39:00Z"/>
                <w:rFonts w:ascii="Calibri" w:eastAsia="Times New Roman" w:hAnsi="Calibri" w:cs="Calibri"/>
                <w:color w:val="000000"/>
                <w:lang w:eastAsia="en-AU"/>
              </w:rPr>
            </w:pPr>
            <w:ins w:id="44249" w:author="KIM, Jason" w:date="2019-04-02T13:39:00Z">
              <w:r w:rsidRPr="0056388D">
                <w:rPr>
                  <w:rFonts w:ascii="Calibri" w:eastAsia="Times New Roman" w:hAnsi="Calibri" w:cs="Calibri"/>
                  <w:color w:val="000000"/>
                  <w:lang w:eastAsia="en-AU"/>
                </w:rPr>
                <w:t>DXE2050</w:t>
              </w:r>
            </w:ins>
          </w:p>
        </w:tc>
        <w:tc>
          <w:tcPr>
            <w:tcW w:w="793" w:type="pct"/>
            <w:noWrap/>
            <w:hideMark/>
          </w:tcPr>
          <w:p w:rsidR="00110C18" w:rsidRPr="0056388D" w:rsidRDefault="00110C18" w:rsidP="00063728">
            <w:pPr>
              <w:rPr>
                <w:ins w:id="44250" w:author="KIM, Jason" w:date="2019-04-02T13:39:00Z"/>
                <w:rFonts w:ascii="Calibri" w:eastAsia="Times New Roman" w:hAnsi="Calibri" w:cs="Calibri"/>
                <w:color w:val="000000"/>
                <w:lang w:eastAsia="en-AU"/>
              </w:rPr>
            </w:pPr>
            <w:ins w:id="442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52" w:author="KIM, Jason" w:date="2019-04-02T13:39:00Z"/>
                <w:rFonts w:ascii="Calibri" w:eastAsia="Times New Roman" w:hAnsi="Calibri" w:cs="Calibri"/>
                <w:color w:val="000000"/>
                <w:lang w:eastAsia="en-AU"/>
              </w:rPr>
            </w:pPr>
            <w:ins w:id="44253" w:author="KIM, Jason" w:date="2019-04-02T13:39:00Z">
              <w:r w:rsidRPr="0056388D">
                <w:rPr>
                  <w:rFonts w:ascii="Calibri" w:eastAsia="Times New Roman" w:hAnsi="Calibri" w:cs="Calibri"/>
                  <w:color w:val="000000"/>
                  <w:lang w:eastAsia="en-AU"/>
                </w:rPr>
                <w:t>Chainage 2875</w:t>
              </w:r>
            </w:ins>
          </w:p>
        </w:tc>
        <w:tc>
          <w:tcPr>
            <w:tcW w:w="818" w:type="pct"/>
            <w:noWrap/>
            <w:hideMark/>
          </w:tcPr>
          <w:p w:rsidR="00110C18" w:rsidRPr="0056388D" w:rsidRDefault="00110C18" w:rsidP="00063728">
            <w:pPr>
              <w:jc w:val="right"/>
              <w:rPr>
                <w:ins w:id="44254" w:author="KIM, Jason" w:date="2019-04-02T13:39:00Z"/>
                <w:rFonts w:ascii="Calibri" w:eastAsia="Times New Roman" w:hAnsi="Calibri" w:cs="Calibri"/>
                <w:color w:val="000000"/>
                <w:lang w:eastAsia="en-AU"/>
              </w:rPr>
            </w:pPr>
            <w:ins w:id="442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56" w:author="KIM, Jason" w:date="2019-04-02T13:39:00Z"/>
        </w:trPr>
        <w:tc>
          <w:tcPr>
            <w:tcW w:w="758" w:type="pct"/>
            <w:vMerge/>
            <w:hideMark/>
          </w:tcPr>
          <w:p w:rsidR="00110C18" w:rsidRPr="0056388D" w:rsidRDefault="00110C18" w:rsidP="00063728">
            <w:pPr>
              <w:rPr>
                <w:ins w:id="442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60" w:author="KIM, Jason" w:date="2019-04-02T13:39:00Z"/>
                <w:rFonts w:ascii="Calibri" w:eastAsia="Times New Roman" w:hAnsi="Calibri" w:cs="Calibri"/>
                <w:color w:val="000000"/>
                <w:lang w:eastAsia="en-AU"/>
              </w:rPr>
            </w:pPr>
            <w:ins w:id="44261" w:author="KIM, Jason" w:date="2019-04-02T13:39:00Z">
              <w:r w:rsidRPr="0056388D">
                <w:rPr>
                  <w:rFonts w:ascii="Calibri" w:eastAsia="Times New Roman" w:hAnsi="Calibri" w:cs="Calibri"/>
                  <w:color w:val="000000"/>
                  <w:lang w:eastAsia="en-AU"/>
                </w:rPr>
                <w:t>DXE2051</w:t>
              </w:r>
            </w:ins>
          </w:p>
        </w:tc>
        <w:tc>
          <w:tcPr>
            <w:tcW w:w="793" w:type="pct"/>
            <w:noWrap/>
            <w:hideMark/>
          </w:tcPr>
          <w:p w:rsidR="00110C18" w:rsidRPr="0056388D" w:rsidRDefault="00110C18" w:rsidP="00063728">
            <w:pPr>
              <w:rPr>
                <w:ins w:id="44262" w:author="KIM, Jason" w:date="2019-04-02T13:39:00Z"/>
                <w:rFonts w:ascii="Calibri" w:eastAsia="Times New Roman" w:hAnsi="Calibri" w:cs="Calibri"/>
                <w:color w:val="000000"/>
                <w:lang w:eastAsia="en-AU"/>
              </w:rPr>
            </w:pPr>
            <w:ins w:id="442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64" w:author="KIM, Jason" w:date="2019-04-02T13:39:00Z"/>
                <w:rFonts w:ascii="Calibri" w:eastAsia="Times New Roman" w:hAnsi="Calibri" w:cs="Calibri"/>
                <w:color w:val="000000"/>
                <w:lang w:eastAsia="en-AU"/>
              </w:rPr>
            </w:pPr>
            <w:ins w:id="44265" w:author="KIM, Jason" w:date="2019-04-02T13:39:00Z">
              <w:r w:rsidRPr="0056388D">
                <w:rPr>
                  <w:rFonts w:ascii="Calibri" w:eastAsia="Times New Roman" w:hAnsi="Calibri" w:cs="Calibri"/>
                  <w:color w:val="000000"/>
                  <w:lang w:eastAsia="en-AU"/>
                </w:rPr>
                <w:t>Chainage 2904</w:t>
              </w:r>
            </w:ins>
          </w:p>
        </w:tc>
        <w:tc>
          <w:tcPr>
            <w:tcW w:w="818" w:type="pct"/>
            <w:noWrap/>
            <w:hideMark/>
          </w:tcPr>
          <w:p w:rsidR="00110C18" w:rsidRPr="0056388D" w:rsidRDefault="00110C18" w:rsidP="00063728">
            <w:pPr>
              <w:jc w:val="right"/>
              <w:rPr>
                <w:ins w:id="44266" w:author="KIM, Jason" w:date="2019-04-02T13:39:00Z"/>
                <w:rFonts w:ascii="Calibri" w:eastAsia="Times New Roman" w:hAnsi="Calibri" w:cs="Calibri"/>
                <w:color w:val="000000"/>
                <w:lang w:eastAsia="en-AU"/>
              </w:rPr>
            </w:pPr>
            <w:ins w:id="442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68" w:author="KIM, Jason" w:date="2019-04-02T13:39:00Z"/>
        </w:trPr>
        <w:tc>
          <w:tcPr>
            <w:tcW w:w="758" w:type="pct"/>
            <w:vMerge/>
            <w:hideMark/>
          </w:tcPr>
          <w:p w:rsidR="00110C18" w:rsidRPr="0056388D" w:rsidRDefault="00110C18" w:rsidP="00063728">
            <w:pPr>
              <w:rPr>
                <w:ins w:id="442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72" w:author="KIM, Jason" w:date="2019-04-02T13:39:00Z"/>
                <w:rFonts w:ascii="Calibri" w:eastAsia="Times New Roman" w:hAnsi="Calibri" w:cs="Calibri"/>
                <w:color w:val="000000"/>
                <w:lang w:eastAsia="en-AU"/>
              </w:rPr>
            </w:pPr>
            <w:ins w:id="44273" w:author="KIM, Jason" w:date="2019-04-02T13:39:00Z">
              <w:r w:rsidRPr="0056388D">
                <w:rPr>
                  <w:rFonts w:ascii="Calibri" w:eastAsia="Times New Roman" w:hAnsi="Calibri" w:cs="Calibri"/>
                  <w:color w:val="000000"/>
                  <w:lang w:eastAsia="en-AU"/>
                </w:rPr>
                <w:t>DXE2052</w:t>
              </w:r>
            </w:ins>
          </w:p>
        </w:tc>
        <w:tc>
          <w:tcPr>
            <w:tcW w:w="793" w:type="pct"/>
            <w:noWrap/>
            <w:hideMark/>
          </w:tcPr>
          <w:p w:rsidR="00110C18" w:rsidRPr="0056388D" w:rsidRDefault="00110C18" w:rsidP="00063728">
            <w:pPr>
              <w:rPr>
                <w:ins w:id="44274" w:author="KIM, Jason" w:date="2019-04-02T13:39:00Z"/>
                <w:rFonts w:ascii="Calibri" w:eastAsia="Times New Roman" w:hAnsi="Calibri" w:cs="Calibri"/>
                <w:color w:val="000000"/>
                <w:lang w:eastAsia="en-AU"/>
              </w:rPr>
            </w:pPr>
            <w:ins w:id="442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76" w:author="KIM, Jason" w:date="2019-04-02T13:39:00Z"/>
                <w:rFonts w:ascii="Calibri" w:eastAsia="Times New Roman" w:hAnsi="Calibri" w:cs="Calibri"/>
                <w:color w:val="000000"/>
                <w:lang w:eastAsia="en-AU"/>
              </w:rPr>
            </w:pPr>
            <w:ins w:id="44277" w:author="KIM, Jason" w:date="2019-04-02T13:39:00Z">
              <w:r w:rsidRPr="0056388D">
                <w:rPr>
                  <w:rFonts w:ascii="Calibri" w:eastAsia="Times New Roman" w:hAnsi="Calibri" w:cs="Calibri"/>
                  <w:color w:val="000000"/>
                  <w:lang w:eastAsia="en-AU"/>
                </w:rPr>
                <w:t>Chainage 2933</w:t>
              </w:r>
            </w:ins>
          </w:p>
        </w:tc>
        <w:tc>
          <w:tcPr>
            <w:tcW w:w="818" w:type="pct"/>
            <w:noWrap/>
            <w:hideMark/>
          </w:tcPr>
          <w:p w:rsidR="00110C18" w:rsidRPr="0056388D" w:rsidRDefault="00110C18" w:rsidP="00063728">
            <w:pPr>
              <w:jc w:val="right"/>
              <w:rPr>
                <w:ins w:id="44278" w:author="KIM, Jason" w:date="2019-04-02T13:39:00Z"/>
                <w:rFonts w:ascii="Calibri" w:eastAsia="Times New Roman" w:hAnsi="Calibri" w:cs="Calibri"/>
                <w:color w:val="000000"/>
                <w:lang w:eastAsia="en-AU"/>
              </w:rPr>
            </w:pPr>
            <w:ins w:id="442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80" w:author="KIM, Jason" w:date="2019-04-02T13:39:00Z"/>
        </w:trPr>
        <w:tc>
          <w:tcPr>
            <w:tcW w:w="758" w:type="pct"/>
            <w:vMerge w:val="restart"/>
            <w:noWrap/>
            <w:hideMark/>
          </w:tcPr>
          <w:p w:rsidR="00110C18" w:rsidRPr="0056388D" w:rsidRDefault="00110C18" w:rsidP="00063728">
            <w:pPr>
              <w:rPr>
                <w:ins w:id="44281" w:author="KIM, Jason" w:date="2019-04-02T13:39:00Z"/>
                <w:rFonts w:ascii="Calibri" w:eastAsia="Times New Roman" w:hAnsi="Calibri" w:cs="Calibri"/>
                <w:color w:val="000000"/>
                <w:lang w:eastAsia="en-AU"/>
              </w:rPr>
            </w:pPr>
            <w:ins w:id="44282" w:author="KIM, Jason" w:date="2019-04-02T13:39:00Z">
              <w:r w:rsidRPr="0056388D">
                <w:rPr>
                  <w:rFonts w:ascii="Calibri" w:eastAsia="Times New Roman" w:hAnsi="Calibri" w:cs="Calibri"/>
                  <w:color w:val="000000"/>
                  <w:lang w:eastAsia="en-AU"/>
                </w:rPr>
                <w:t>DXE20K1x</w:t>
              </w:r>
            </w:ins>
          </w:p>
        </w:tc>
        <w:tc>
          <w:tcPr>
            <w:tcW w:w="648" w:type="pct"/>
            <w:vMerge w:val="restart"/>
            <w:noWrap/>
            <w:hideMark/>
          </w:tcPr>
          <w:p w:rsidR="00110C18" w:rsidRPr="0056388D" w:rsidRDefault="00110C18" w:rsidP="00063728">
            <w:pPr>
              <w:rPr>
                <w:ins w:id="44283" w:author="KIM, Jason" w:date="2019-04-02T13:39:00Z"/>
                <w:rFonts w:ascii="Calibri" w:eastAsia="Times New Roman" w:hAnsi="Calibri" w:cs="Calibri"/>
                <w:color w:val="000000"/>
                <w:lang w:eastAsia="en-AU"/>
              </w:rPr>
            </w:pPr>
            <w:ins w:id="44284" w:author="KIM, Jason" w:date="2019-04-02T13:39:00Z">
              <w:r w:rsidRPr="0056388D">
                <w:rPr>
                  <w:rFonts w:ascii="Calibri" w:eastAsia="Times New Roman" w:hAnsi="Calibri" w:cs="Calibri"/>
                  <w:color w:val="000000"/>
                  <w:lang w:eastAsia="en-AU"/>
                </w:rPr>
                <w:t>ELZ10140</w:t>
              </w:r>
            </w:ins>
          </w:p>
        </w:tc>
        <w:tc>
          <w:tcPr>
            <w:tcW w:w="516" w:type="pct"/>
            <w:vMerge w:val="restart"/>
            <w:noWrap/>
            <w:hideMark/>
          </w:tcPr>
          <w:p w:rsidR="00110C18" w:rsidRPr="0056388D" w:rsidRDefault="00110C18" w:rsidP="00063728">
            <w:pPr>
              <w:rPr>
                <w:ins w:id="44285" w:author="KIM, Jason" w:date="2019-04-02T13:39:00Z"/>
                <w:rFonts w:ascii="Calibri" w:eastAsia="Times New Roman" w:hAnsi="Calibri" w:cs="Calibri"/>
                <w:color w:val="000000"/>
                <w:lang w:eastAsia="en-AU"/>
              </w:rPr>
            </w:pPr>
            <w:ins w:id="4428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87" w:author="KIM, Jason" w:date="2019-04-02T13:39:00Z"/>
                <w:rFonts w:ascii="Calibri" w:eastAsia="Times New Roman" w:hAnsi="Calibri" w:cs="Calibri"/>
                <w:color w:val="000000"/>
                <w:lang w:eastAsia="en-AU"/>
              </w:rPr>
            </w:pPr>
            <w:ins w:id="44288" w:author="KIM, Jason" w:date="2019-04-02T13:39:00Z">
              <w:r w:rsidRPr="0056388D">
                <w:rPr>
                  <w:rFonts w:ascii="Calibri" w:eastAsia="Times New Roman" w:hAnsi="Calibri" w:cs="Calibri"/>
                  <w:color w:val="000000"/>
                  <w:lang w:eastAsia="en-AU"/>
                </w:rPr>
                <w:t>DXE1065</w:t>
              </w:r>
            </w:ins>
          </w:p>
        </w:tc>
        <w:tc>
          <w:tcPr>
            <w:tcW w:w="793" w:type="pct"/>
            <w:noWrap/>
            <w:hideMark/>
          </w:tcPr>
          <w:p w:rsidR="00110C18" w:rsidRPr="0056388D" w:rsidRDefault="00110C18" w:rsidP="00063728">
            <w:pPr>
              <w:rPr>
                <w:ins w:id="44289" w:author="KIM, Jason" w:date="2019-04-02T13:39:00Z"/>
                <w:rFonts w:ascii="Calibri" w:eastAsia="Times New Roman" w:hAnsi="Calibri" w:cs="Calibri"/>
                <w:color w:val="000000"/>
                <w:lang w:eastAsia="en-AU"/>
              </w:rPr>
            </w:pPr>
            <w:ins w:id="442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291" w:author="KIM, Jason" w:date="2019-04-02T13:39:00Z"/>
                <w:rFonts w:ascii="Calibri" w:eastAsia="Times New Roman" w:hAnsi="Calibri" w:cs="Calibri"/>
                <w:color w:val="000000"/>
                <w:lang w:eastAsia="en-AU"/>
              </w:rPr>
            </w:pPr>
            <w:ins w:id="44292" w:author="KIM, Jason" w:date="2019-04-02T13:39:00Z">
              <w:r w:rsidRPr="0056388D">
                <w:rPr>
                  <w:rFonts w:ascii="Calibri" w:eastAsia="Times New Roman" w:hAnsi="Calibri" w:cs="Calibri"/>
                  <w:color w:val="000000"/>
                  <w:lang w:eastAsia="en-AU"/>
                </w:rPr>
                <w:t>Chainage 3246</w:t>
              </w:r>
            </w:ins>
          </w:p>
        </w:tc>
        <w:tc>
          <w:tcPr>
            <w:tcW w:w="818" w:type="pct"/>
            <w:noWrap/>
            <w:hideMark/>
          </w:tcPr>
          <w:p w:rsidR="00110C18" w:rsidRPr="0056388D" w:rsidRDefault="00110C18" w:rsidP="00063728">
            <w:pPr>
              <w:jc w:val="right"/>
              <w:rPr>
                <w:ins w:id="44293" w:author="KIM, Jason" w:date="2019-04-02T13:39:00Z"/>
                <w:rFonts w:ascii="Calibri" w:eastAsia="Times New Roman" w:hAnsi="Calibri" w:cs="Calibri"/>
                <w:color w:val="000000"/>
                <w:lang w:eastAsia="en-AU"/>
              </w:rPr>
            </w:pPr>
            <w:ins w:id="442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95" w:author="KIM, Jason" w:date="2019-04-02T13:39:00Z"/>
        </w:trPr>
        <w:tc>
          <w:tcPr>
            <w:tcW w:w="758" w:type="pct"/>
            <w:vMerge/>
            <w:hideMark/>
          </w:tcPr>
          <w:p w:rsidR="00110C18" w:rsidRPr="0056388D" w:rsidRDefault="00110C18" w:rsidP="00063728">
            <w:pPr>
              <w:rPr>
                <w:ins w:id="442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99" w:author="KIM, Jason" w:date="2019-04-02T13:39:00Z"/>
                <w:rFonts w:ascii="Calibri" w:eastAsia="Times New Roman" w:hAnsi="Calibri" w:cs="Calibri"/>
                <w:color w:val="000000"/>
                <w:lang w:eastAsia="en-AU"/>
              </w:rPr>
            </w:pPr>
            <w:ins w:id="44300" w:author="KIM, Jason" w:date="2019-04-02T13:39:00Z">
              <w:r w:rsidRPr="0056388D">
                <w:rPr>
                  <w:rFonts w:ascii="Calibri" w:eastAsia="Times New Roman" w:hAnsi="Calibri" w:cs="Calibri"/>
                  <w:color w:val="000000"/>
                  <w:lang w:eastAsia="en-AU"/>
                </w:rPr>
                <w:t>DXE1066</w:t>
              </w:r>
            </w:ins>
          </w:p>
        </w:tc>
        <w:tc>
          <w:tcPr>
            <w:tcW w:w="793" w:type="pct"/>
            <w:noWrap/>
            <w:hideMark/>
          </w:tcPr>
          <w:p w:rsidR="00110C18" w:rsidRPr="0056388D" w:rsidRDefault="00110C18" w:rsidP="00063728">
            <w:pPr>
              <w:rPr>
                <w:ins w:id="44301" w:author="KIM, Jason" w:date="2019-04-02T13:39:00Z"/>
                <w:rFonts w:ascii="Calibri" w:eastAsia="Times New Roman" w:hAnsi="Calibri" w:cs="Calibri"/>
                <w:color w:val="000000"/>
                <w:lang w:eastAsia="en-AU"/>
              </w:rPr>
            </w:pPr>
            <w:ins w:id="443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03" w:author="KIM, Jason" w:date="2019-04-02T13:39:00Z"/>
                <w:rFonts w:ascii="Calibri" w:eastAsia="Times New Roman" w:hAnsi="Calibri" w:cs="Calibri"/>
                <w:color w:val="000000"/>
                <w:lang w:eastAsia="en-AU"/>
              </w:rPr>
            </w:pPr>
            <w:ins w:id="44304" w:author="KIM, Jason" w:date="2019-04-02T13:39:00Z">
              <w:r w:rsidRPr="0056388D">
                <w:rPr>
                  <w:rFonts w:ascii="Calibri" w:eastAsia="Times New Roman" w:hAnsi="Calibri" w:cs="Calibri"/>
                  <w:color w:val="000000"/>
                  <w:lang w:eastAsia="en-AU"/>
                </w:rPr>
                <w:t>Chainage 3275</w:t>
              </w:r>
            </w:ins>
          </w:p>
        </w:tc>
        <w:tc>
          <w:tcPr>
            <w:tcW w:w="818" w:type="pct"/>
            <w:noWrap/>
            <w:hideMark/>
          </w:tcPr>
          <w:p w:rsidR="00110C18" w:rsidRPr="0056388D" w:rsidRDefault="00110C18" w:rsidP="00063728">
            <w:pPr>
              <w:jc w:val="right"/>
              <w:rPr>
                <w:ins w:id="44305" w:author="KIM, Jason" w:date="2019-04-02T13:39:00Z"/>
                <w:rFonts w:ascii="Calibri" w:eastAsia="Times New Roman" w:hAnsi="Calibri" w:cs="Calibri"/>
                <w:color w:val="000000"/>
                <w:lang w:eastAsia="en-AU"/>
              </w:rPr>
            </w:pPr>
            <w:ins w:id="44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07" w:author="KIM, Jason" w:date="2019-04-02T13:39:00Z"/>
        </w:trPr>
        <w:tc>
          <w:tcPr>
            <w:tcW w:w="758" w:type="pct"/>
            <w:vMerge/>
            <w:hideMark/>
          </w:tcPr>
          <w:p w:rsidR="00110C18" w:rsidRPr="0056388D" w:rsidRDefault="00110C18" w:rsidP="00063728">
            <w:pPr>
              <w:rPr>
                <w:ins w:id="443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11" w:author="KIM, Jason" w:date="2019-04-02T13:39:00Z"/>
                <w:rFonts w:ascii="Calibri" w:eastAsia="Times New Roman" w:hAnsi="Calibri" w:cs="Calibri"/>
                <w:color w:val="000000"/>
                <w:lang w:eastAsia="en-AU"/>
              </w:rPr>
            </w:pPr>
            <w:ins w:id="44312" w:author="KIM, Jason" w:date="2019-04-02T13:39:00Z">
              <w:r w:rsidRPr="0056388D">
                <w:rPr>
                  <w:rFonts w:ascii="Calibri" w:eastAsia="Times New Roman" w:hAnsi="Calibri" w:cs="Calibri"/>
                  <w:color w:val="000000"/>
                  <w:lang w:eastAsia="en-AU"/>
                </w:rPr>
                <w:t>DXE1067</w:t>
              </w:r>
            </w:ins>
          </w:p>
        </w:tc>
        <w:tc>
          <w:tcPr>
            <w:tcW w:w="793" w:type="pct"/>
            <w:noWrap/>
            <w:hideMark/>
          </w:tcPr>
          <w:p w:rsidR="00110C18" w:rsidRPr="0056388D" w:rsidRDefault="00110C18" w:rsidP="00063728">
            <w:pPr>
              <w:rPr>
                <w:ins w:id="44313" w:author="KIM, Jason" w:date="2019-04-02T13:39:00Z"/>
                <w:rFonts w:ascii="Calibri" w:eastAsia="Times New Roman" w:hAnsi="Calibri" w:cs="Calibri"/>
                <w:color w:val="000000"/>
                <w:lang w:eastAsia="en-AU"/>
              </w:rPr>
            </w:pPr>
            <w:ins w:id="443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15" w:author="KIM, Jason" w:date="2019-04-02T13:39:00Z"/>
                <w:rFonts w:ascii="Calibri" w:eastAsia="Times New Roman" w:hAnsi="Calibri" w:cs="Calibri"/>
                <w:color w:val="000000"/>
                <w:lang w:eastAsia="en-AU"/>
              </w:rPr>
            </w:pPr>
            <w:ins w:id="44316" w:author="KIM, Jason" w:date="2019-04-02T13:39:00Z">
              <w:r w:rsidRPr="0056388D">
                <w:rPr>
                  <w:rFonts w:ascii="Calibri" w:eastAsia="Times New Roman" w:hAnsi="Calibri" w:cs="Calibri"/>
                  <w:color w:val="000000"/>
                  <w:lang w:eastAsia="en-AU"/>
                </w:rPr>
                <w:t>Chainage 3304</w:t>
              </w:r>
            </w:ins>
          </w:p>
        </w:tc>
        <w:tc>
          <w:tcPr>
            <w:tcW w:w="818" w:type="pct"/>
            <w:noWrap/>
            <w:hideMark/>
          </w:tcPr>
          <w:p w:rsidR="00110C18" w:rsidRPr="0056388D" w:rsidRDefault="00110C18" w:rsidP="00063728">
            <w:pPr>
              <w:jc w:val="right"/>
              <w:rPr>
                <w:ins w:id="44317" w:author="KIM, Jason" w:date="2019-04-02T13:39:00Z"/>
                <w:rFonts w:ascii="Calibri" w:eastAsia="Times New Roman" w:hAnsi="Calibri" w:cs="Calibri"/>
                <w:color w:val="000000"/>
                <w:lang w:eastAsia="en-AU"/>
              </w:rPr>
            </w:pPr>
            <w:ins w:id="44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19" w:author="KIM, Jason" w:date="2019-04-02T13:39:00Z"/>
        </w:trPr>
        <w:tc>
          <w:tcPr>
            <w:tcW w:w="758" w:type="pct"/>
            <w:vMerge w:val="restart"/>
            <w:noWrap/>
            <w:hideMark/>
          </w:tcPr>
          <w:p w:rsidR="00110C18" w:rsidRPr="0056388D" w:rsidRDefault="00110C18" w:rsidP="00063728">
            <w:pPr>
              <w:rPr>
                <w:ins w:id="44320" w:author="KIM, Jason" w:date="2019-04-02T13:39:00Z"/>
                <w:rFonts w:ascii="Calibri" w:eastAsia="Times New Roman" w:hAnsi="Calibri" w:cs="Calibri"/>
                <w:color w:val="000000"/>
                <w:lang w:eastAsia="en-AU"/>
              </w:rPr>
            </w:pPr>
            <w:ins w:id="44321" w:author="KIM, Jason" w:date="2019-04-02T13:39:00Z">
              <w:r w:rsidRPr="0056388D">
                <w:rPr>
                  <w:rFonts w:ascii="Calibri" w:eastAsia="Times New Roman" w:hAnsi="Calibri" w:cs="Calibri"/>
                  <w:color w:val="000000"/>
                  <w:lang w:eastAsia="en-AU"/>
                </w:rPr>
                <w:t>DXE20K2x</w:t>
              </w:r>
            </w:ins>
          </w:p>
        </w:tc>
        <w:tc>
          <w:tcPr>
            <w:tcW w:w="648" w:type="pct"/>
            <w:vMerge w:val="restart"/>
            <w:noWrap/>
            <w:hideMark/>
          </w:tcPr>
          <w:p w:rsidR="00110C18" w:rsidRPr="0056388D" w:rsidRDefault="00110C18" w:rsidP="00063728">
            <w:pPr>
              <w:rPr>
                <w:ins w:id="44322" w:author="KIM, Jason" w:date="2019-04-02T13:39:00Z"/>
                <w:rFonts w:ascii="Calibri" w:eastAsia="Times New Roman" w:hAnsi="Calibri" w:cs="Calibri"/>
                <w:color w:val="000000"/>
                <w:lang w:eastAsia="en-AU"/>
              </w:rPr>
            </w:pPr>
            <w:ins w:id="44323" w:author="KIM, Jason" w:date="2019-04-02T13:39:00Z">
              <w:r w:rsidRPr="0056388D">
                <w:rPr>
                  <w:rFonts w:ascii="Calibri" w:eastAsia="Times New Roman" w:hAnsi="Calibri" w:cs="Calibri"/>
                  <w:color w:val="000000"/>
                  <w:lang w:eastAsia="en-AU"/>
                </w:rPr>
                <w:t>ELZ10136</w:t>
              </w:r>
            </w:ins>
          </w:p>
        </w:tc>
        <w:tc>
          <w:tcPr>
            <w:tcW w:w="516" w:type="pct"/>
            <w:vMerge w:val="restart"/>
            <w:noWrap/>
            <w:hideMark/>
          </w:tcPr>
          <w:p w:rsidR="00110C18" w:rsidRPr="0056388D" w:rsidRDefault="00110C18" w:rsidP="00063728">
            <w:pPr>
              <w:rPr>
                <w:ins w:id="44324" w:author="KIM, Jason" w:date="2019-04-02T13:39:00Z"/>
                <w:rFonts w:ascii="Calibri" w:eastAsia="Times New Roman" w:hAnsi="Calibri" w:cs="Calibri"/>
                <w:color w:val="000000"/>
                <w:lang w:eastAsia="en-AU"/>
              </w:rPr>
            </w:pPr>
            <w:ins w:id="4432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326" w:author="KIM, Jason" w:date="2019-04-02T13:39:00Z"/>
                <w:rFonts w:ascii="Calibri" w:eastAsia="Times New Roman" w:hAnsi="Calibri" w:cs="Calibri"/>
                <w:color w:val="000000"/>
                <w:lang w:eastAsia="en-AU"/>
              </w:rPr>
            </w:pPr>
            <w:ins w:id="44327" w:author="KIM, Jason" w:date="2019-04-02T13:39:00Z">
              <w:r w:rsidRPr="0056388D">
                <w:rPr>
                  <w:rFonts w:ascii="Calibri" w:eastAsia="Times New Roman" w:hAnsi="Calibri" w:cs="Calibri"/>
                  <w:color w:val="000000"/>
                  <w:lang w:eastAsia="en-AU"/>
                </w:rPr>
                <w:t>DXE1062</w:t>
              </w:r>
            </w:ins>
          </w:p>
        </w:tc>
        <w:tc>
          <w:tcPr>
            <w:tcW w:w="793" w:type="pct"/>
            <w:noWrap/>
            <w:hideMark/>
          </w:tcPr>
          <w:p w:rsidR="00110C18" w:rsidRPr="0056388D" w:rsidRDefault="00110C18" w:rsidP="00063728">
            <w:pPr>
              <w:rPr>
                <w:ins w:id="44328" w:author="KIM, Jason" w:date="2019-04-02T13:39:00Z"/>
                <w:rFonts w:ascii="Calibri" w:eastAsia="Times New Roman" w:hAnsi="Calibri" w:cs="Calibri"/>
                <w:color w:val="000000"/>
                <w:lang w:eastAsia="en-AU"/>
              </w:rPr>
            </w:pPr>
            <w:ins w:id="443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30" w:author="KIM, Jason" w:date="2019-04-02T13:39:00Z"/>
                <w:rFonts w:ascii="Calibri" w:eastAsia="Times New Roman" w:hAnsi="Calibri" w:cs="Calibri"/>
                <w:color w:val="000000"/>
                <w:lang w:eastAsia="en-AU"/>
              </w:rPr>
            </w:pPr>
            <w:ins w:id="44331" w:author="KIM, Jason" w:date="2019-04-02T13:39:00Z">
              <w:r w:rsidRPr="0056388D">
                <w:rPr>
                  <w:rFonts w:ascii="Calibri" w:eastAsia="Times New Roman" w:hAnsi="Calibri" w:cs="Calibri"/>
                  <w:color w:val="000000"/>
                  <w:lang w:eastAsia="en-AU"/>
                </w:rPr>
                <w:t>Chainage 3126</w:t>
              </w:r>
            </w:ins>
          </w:p>
        </w:tc>
        <w:tc>
          <w:tcPr>
            <w:tcW w:w="818" w:type="pct"/>
            <w:noWrap/>
            <w:hideMark/>
          </w:tcPr>
          <w:p w:rsidR="00110C18" w:rsidRPr="0056388D" w:rsidRDefault="00110C18" w:rsidP="00063728">
            <w:pPr>
              <w:jc w:val="right"/>
              <w:rPr>
                <w:ins w:id="44332" w:author="KIM, Jason" w:date="2019-04-02T13:39:00Z"/>
                <w:rFonts w:ascii="Calibri" w:eastAsia="Times New Roman" w:hAnsi="Calibri" w:cs="Calibri"/>
                <w:color w:val="000000"/>
                <w:lang w:eastAsia="en-AU"/>
              </w:rPr>
            </w:pPr>
            <w:ins w:id="44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34" w:author="KIM, Jason" w:date="2019-04-02T13:39:00Z"/>
        </w:trPr>
        <w:tc>
          <w:tcPr>
            <w:tcW w:w="758" w:type="pct"/>
            <w:vMerge/>
            <w:hideMark/>
          </w:tcPr>
          <w:p w:rsidR="00110C18" w:rsidRPr="0056388D" w:rsidRDefault="00110C18" w:rsidP="00063728">
            <w:pPr>
              <w:rPr>
                <w:ins w:id="443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38" w:author="KIM, Jason" w:date="2019-04-02T13:39:00Z"/>
                <w:rFonts w:ascii="Calibri" w:eastAsia="Times New Roman" w:hAnsi="Calibri" w:cs="Calibri"/>
                <w:color w:val="000000"/>
                <w:lang w:eastAsia="en-AU"/>
              </w:rPr>
            </w:pPr>
            <w:ins w:id="44339" w:author="KIM, Jason" w:date="2019-04-02T13:39:00Z">
              <w:r w:rsidRPr="0056388D">
                <w:rPr>
                  <w:rFonts w:ascii="Calibri" w:eastAsia="Times New Roman" w:hAnsi="Calibri" w:cs="Calibri"/>
                  <w:color w:val="000000"/>
                  <w:lang w:eastAsia="en-AU"/>
                </w:rPr>
                <w:t>DXE1063</w:t>
              </w:r>
            </w:ins>
          </w:p>
        </w:tc>
        <w:tc>
          <w:tcPr>
            <w:tcW w:w="793" w:type="pct"/>
            <w:noWrap/>
            <w:hideMark/>
          </w:tcPr>
          <w:p w:rsidR="00110C18" w:rsidRPr="0056388D" w:rsidRDefault="00110C18" w:rsidP="00063728">
            <w:pPr>
              <w:rPr>
                <w:ins w:id="44340" w:author="KIM, Jason" w:date="2019-04-02T13:39:00Z"/>
                <w:rFonts w:ascii="Calibri" w:eastAsia="Times New Roman" w:hAnsi="Calibri" w:cs="Calibri"/>
                <w:color w:val="000000"/>
                <w:lang w:eastAsia="en-AU"/>
              </w:rPr>
            </w:pPr>
            <w:ins w:id="443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42" w:author="KIM, Jason" w:date="2019-04-02T13:39:00Z"/>
                <w:rFonts w:ascii="Calibri" w:eastAsia="Times New Roman" w:hAnsi="Calibri" w:cs="Calibri"/>
                <w:color w:val="000000"/>
                <w:lang w:eastAsia="en-AU"/>
              </w:rPr>
            </w:pPr>
            <w:ins w:id="44343" w:author="KIM, Jason" w:date="2019-04-02T13:39:00Z">
              <w:r w:rsidRPr="0056388D">
                <w:rPr>
                  <w:rFonts w:ascii="Calibri" w:eastAsia="Times New Roman" w:hAnsi="Calibri" w:cs="Calibri"/>
                  <w:color w:val="000000"/>
                  <w:lang w:eastAsia="en-AU"/>
                </w:rPr>
                <w:t>Chainage 3155</w:t>
              </w:r>
            </w:ins>
          </w:p>
        </w:tc>
        <w:tc>
          <w:tcPr>
            <w:tcW w:w="818" w:type="pct"/>
            <w:noWrap/>
            <w:hideMark/>
          </w:tcPr>
          <w:p w:rsidR="00110C18" w:rsidRPr="0056388D" w:rsidRDefault="00110C18" w:rsidP="00063728">
            <w:pPr>
              <w:jc w:val="right"/>
              <w:rPr>
                <w:ins w:id="44344" w:author="KIM, Jason" w:date="2019-04-02T13:39:00Z"/>
                <w:rFonts w:ascii="Calibri" w:eastAsia="Times New Roman" w:hAnsi="Calibri" w:cs="Calibri"/>
                <w:color w:val="000000"/>
                <w:lang w:eastAsia="en-AU"/>
              </w:rPr>
            </w:pPr>
            <w:ins w:id="44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46" w:author="KIM, Jason" w:date="2019-04-02T13:39:00Z"/>
        </w:trPr>
        <w:tc>
          <w:tcPr>
            <w:tcW w:w="758" w:type="pct"/>
            <w:vMerge/>
            <w:hideMark/>
          </w:tcPr>
          <w:p w:rsidR="00110C18" w:rsidRPr="0056388D" w:rsidRDefault="00110C18" w:rsidP="00063728">
            <w:pPr>
              <w:rPr>
                <w:ins w:id="443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50" w:author="KIM, Jason" w:date="2019-04-02T13:39:00Z"/>
                <w:rFonts w:ascii="Calibri" w:eastAsia="Times New Roman" w:hAnsi="Calibri" w:cs="Calibri"/>
                <w:color w:val="000000"/>
                <w:lang w:eastAsia="en-AU"/>
              </w:rPr>
            </w:pPr>
            <w:ins w:id="44351" w:author="KIM, Jason" w:date="2019-04-02T13:39:00Z">
              <w:r w:rsidRPr="0056388D">
                <w:rPr>
                  <w:rFonts w:ascii="Calibri" w:eastAsia="Times New Roman" w:hAnsi="Calibri" w:cs="Calibri"/>
                  <w:color w:val="000000"/>
                  <w:lang w:eastAsia="en-AU"/>
                </w:rPr>
                <w:t>DXE1064</w:t>
              </w:r>
            </w:ins>
          </w:p>
        </w:tc>
        <w:tc>
          <w:tcPr>
            <w:tcW w:w="793" w:type="pct"/>
            <w:noWrap/>
            <w:hideMark/>
          </w:tcPr>
          <w:p w:rsidR="00110C18" w:rsidRPr="0056388D" w:rsidRDefault="00110C18" w:rsidP="00063728">
            <w:pPr>
              <w:rPr>
                <w:ins w:id="44352" w:author="KIM, Jason" w:date="2019-04-02T13:39:00Z"/>
                <w:rFonts w:ascii="Calibri" w:eastAsia="Times New Roman" w:hAnsi="Calibri" w:cs="Calibri"/>
                <w:color w:val="000000"/>
                <w:lang w:eastAsia="en-AU"/>
              </w:rPr>
            </w:pPr>
            <w:ins w:id="443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54" w:author="KIM, Jason" w:date="2019-04-02T13:39:00Z"/>
                <w:rFonts w:ascii="Calibri" w:eastAsia="Times New Roman" w:hAnsi="Calibri" w:cs="Calibri"/>
                <w:color w:val="000000"/>
                <w:lang w:eastAsia="en-AU"/>
              </w:rPr>
            </w:pPr>
            <w:ins w:id="44355" w:author="KIM, Jason" w:date="2019-04-02T13:39:00Z">
              <w:r w:rsidRPr="0056388D">
                <w:rPr>
                  <w:rFonts w:ascii="Calibri" w:eastAsia="Times New Roman" w:hAnsi="Calibri" w:cs="Calibri"/>
                  <w:color w:val="000000"/>
                  <w:lang w:eastAsia="en-AU"/>
                </w:rPr>
                <w:t>Chainage 3184</w:t>
              </w:r>
            </w:ins>
          </w:p>
        </w:tc>
        <w:tc>
          <w:tcPr>
            <w:tcW w:w="818" w:type="pct"/>
            <w:noWrap/>
            <w:hideMark/>
          </w:tcPr>
          <w:p w:rsidR="00110C18" w:rsidRPr="0056388D" w:rsidRDefault="00110C18" w:rsidP="00063728">
            <w:pPr>
              <w:jc w:val="right"/>
              <w:rPr>
                <w:ins w:id="44356" w:author="KIM, Jason" w:date="2019-04-02T13:39:00Z"/>
                <w:rFonts w:ascii="Calibri" w:eastAsia="Times New Roman" w:hAnsi="Calibri" w:cs="Calibri"/>
                <w:color w:val="000000"/>
                <w:lang w:eastAsia="en-AU"/>
              </w:rPr>
            </w:pPr>
            <w:ins w:id="44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58" w:author="KIM, Jason" w:date="2019-04-02T13:39:00Z"/>
        </w:trPr>
        <w:tc>
          <w:tcPr>
            <w:tcW w:w="758" w:type="pct"/>
            <w:vMerge w:val="restart"/>
            <w:noWrap/>
            <w:hideMark/>
          </w:tcPr>
          <w:p w:rsidR="00110C18" w:rsidRPr="0056388D" w:rsidRDefault="00110C18" w:rsidP="00063728">
            <w:pPr>
              <w:rPr>
                <w:ins w:id="44359" w:author="KIM, Jason" w:date="2019-04-02T13:39:00Z"/>
                <w:rFonts w:ascii="Calibri" w:eastAsia="Times New Roman" w:hAnsi="Calibri" w:cs="Calibri"/>
                <w:color w:val="000000"/>
                <w:lang w:eastAsia="en-AU"/>
              </w:rPr>
            </w:pPr>
            <w:ins w:id="44360" w:author="KIM, Jason" w:date="2019-04-02T13:39:00Z">
              <w:r w:rsidRPr="0056388D">
                <w:rPr>
                  <w:rFonts w:ascii="Calibri" w:eastAsia="Times New Roman" w:hAnsi="Calibri" w:cs="Calibri"/>
                  <w:color w:val="000000"/>
                  <w:lang w:eastAsia="en-AU"/>
                </w:rPr>
                <w:t>DXE20K3x</w:t>
              </w:r>
            </w:ins>
          </w:p>
        </w:tc>
        <w:tc>
          <w:tcPr>
            <w:tcW w:w="648" w:type="pct"/>
            <w:vMerge w:val="restart"/>
            <w:noWrap/>
            <w:hideMark/>
          </w:tcPr>
          <w:p w:rsidR="00110C18" w:rsidRPr="0056388D" w:rsidRDefault="00110C18" w:rsidP="00063728">
            <w:pPr>
              <w:rPr>
                <w:ins w:id="44361" w:author="KIM, Jason" w:date="2019-04-02T13:39:00Z"/>
                <w:rFonts w:ascii="Calibri" w:eastAsia="Times New Roman" w:hAnsi="Calibri" w:cs="Calibri"/>
                <w:color w:val="000000"/>
                <w:lang w:eastAsia="en-AU"/>
              </w:rPr>
            </w:pPr>
            <w:ins w:id="44362" w:author="KIM, Jason" w:date="2019-04-02T13:39:00Z">
              <w:r w:rsidRPr="0056388D">
                <w:rPr>
                  <w:rFonts w:ascii="Calibri" w:eastAsia="Times New Roman" w:hAnsi="Calibri" w:cs="Calibri"/>
                  <w:color w:val="000000"/>
                  <w:lang w:eastAsia="en-AU"/>
                </w:rPr>
                <w:t>ELZ20140</w:t>
              </w:r>
            </w:ins>
          </w:p>
        </w:tc>
        <w:tc>
          <w:tcPr>
            <w:tcW w:w="516" w:type="pct"/>
            <w:vMerge w:val="restart"/>
            <w:noWrap/>
            <w:hideMark/>
          </w:tcPr>
          <w:p w:rsidR="00110C18" w:rsidRPr="0056388D" w:rsidRDefault="00110C18" w:rsidP="00063728">
            <w:pPr>
              <w:rPr>
                <w:ins w:id="44363" w:author="KIM, Jason" w:date="2019-04-02T13:39:00Z"/>
                <w:rFonts w:ascii="Calibri" w:eastAsia="Times New Roman" w:hAnsi="Calibri" w:cs="Calibri"/>
                <w:color w:val="000000"/>
                <w:lang w:eastAsia="en-AU"/>
              </w:rPr>
            </w:pPr>
            <w:ins w:id="4436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365" w:author="KIM, Jason" w:date="2019-04-02T13:39:00Z"/>
                <w:rFonts w:ascii="Calibri" w:eastAsia="Times New Roman" w:hAnsi="Calibri" w:cs="Calibri"/>
                <w:color w:val="000000"/>
                <w:lang w:eastAsia="en-AU"/>
              </w:rPr>
            </w:pPr>
            <w:ins w:id="44366" w:author="KIM, Jason" w:date="2019-04-02T13:39:00Z">
              <w:r w:rsidRPr="0056388D">
                <w:rPr>
                  <w:rFonts w:ascii="Calibri" w:eastAsia="Times New Roman" w:hAnsi="Calibri" w:cs="Calibri"/>
                  <w:color w:val="000000"/>
                  <w:lang w:eastAsia="en-AU"/>
                </w:rPr>
                <w:t>DXE2059</w:t>
              </w:r>
            </w:ins>
          </w:p>
        </w:tc>
        <w:tc>
          <w:tcPr>
            <w:tcW w:w="793" w:type="pct"/>
            <w:noWrap/>
            <w:hideMark/>
          </w:tcPr>
          <w:p w:rsidR="00110C18" w:rsidRPr="0056388D" w:rsidRDefault="00110C18" w:rsidP="00063728">
            <w:pPr>
              <w:rPr>
                <w:ins w:id="44367" w:author="KIM, Jason" w:date="2019-04-02T13:39:00Z"/>
                <w:rFonts w:ascii="Calibri" w:eastAsia="Times New Roman" w:hAnsi="Calibri" w:cs="Calibri"/>
                <w:color w:val="000000"/>
                <w:lang w:eastAsia="en-AU"/>
              </w:rPr>
            </w:pPr>
            <w:ins w:id="443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69" w:author="KIM, Jason" w:date="2019-04-02T13:39:00Z"/>
                <w:rFonts w:ascii="Calibri" w:eastAsia="Times New Roman" w:hAnsi="Calibri" w:cs="Calibri"/>
                <w:color w:val="000000"/>
                <w:lang w:eastAsia="en-AU"/>
              </w:rPr>
            </w:pPr>
            <w:ins w:id="44370" w:author="KIM, Jason" w:date="2019-04-02T13:39:00Z">
              <w:r w:rsidRPr="0056388D">
                <w:rPr>
                  <w:rFonts w:ascii="Calibri" w:eastAsia="Times New Roman" w:hAnsi="Calibri" w:cs="Calibri"/>
                  <w:color w:val="000000"/>
                  <w:lang w:eastAsia="en-AU"/>
                </w:rPr>
                <w:t>Chainage 3230</w:t>
              </w:r>
            </w:ins>
          </w:p>
        </w:tc>
        <w:tc>
          <w:tcPr>
            <w:tcW w:w="818" w:type="pct"/>
            <w:noWrap/>
            <w:hideMark/>
          </w:tcPr>
          <w:p w:rsidR="00110C18" w:rsidRPr="0056388D" w:rsidRDefault="00110C18" w:rsidP="00063728">
            <w:pPr>
              <w:jc w:val="right"/>
              <w:rPr>
                <w:ins w:id="44371" w:author="KIM, Jason" w:date="2019-04-02T13:39:00Z"/>
                <w:rFonts w:ascii="Calibri" w:eastAsia="Times New Roman" w:hAnsi="Calibri" w:cs="Calibri"/>
                <w:color w:val="000000"/>
                <w:lang w:eastAsia="en-AU"/>
              </w:rPr>
            </w:pPr>
            <w:ins w:id="44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73" w:author="KIM, Jason" w:date="2019-04-02T13:39:00Z"/>
        </w:trPr>
        <w:tc>
          <w:tcPr>
            <w:tcW w:w="758" w:type="pct"/>
            <w:vMerge/>
            <w:hideMark/>
          </w:tcPr>
          <w:p w:rsidR="00110C18" w:rsidRPr="0056388D" w:rsidRDefault="00110C18" w:rsidP="00063728">
            <w:pPr>
              <w:rPr>
                <w:ins w:id="443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77" w:author="KIM, Jason" w:date="2019-04-02T13:39:00Z"/>
                <w:rFonts w:ascii="Calibri" w:eastAsia="Times New Roman" w:hAnsi="Calibri" w:cs="Calibri"/>
                <w:color w:val="000000"/>
                <w:lang w:eastAsia="en-AU"/>
              </w:rPr>
            </w:pPr>
            <w:ins w:id="44378" w:author="KIM, Jason" w:date="2019-04-02T13:39:00Z">
              <w:r w:rsidRPr="0056388D">
                <w:rPr>
                  <w:rFonts w:ascii="Calibri" w:eastAsia="Times New Roman" w:hAnsi="Calibri" w:cs="Calibri"/>
                  <w:color w:val="000000"/>
                  <w:lang w:eastAsia="en-AU"/>
                </w:rPr>
                <w:t>DXE2060</w:t>
              </w:r>
            </w:ins>
          </w:p>
        </w:tc>
        <w:tc>
          <w:tcPr>
            <w:tcW w:w="793" w:type="pct"/>
            <w:noWrap/>
            <w:hideMark/>
          </w:tcPr>
          <w:p w:rsidR="00110C18" w:rsidRPr="0056388D" w:rsidRDefault="00110C18" w:rsidP="00063728">
            <w:pPr>
              <w:rPr>
                <w:ins w:id="44379" w:author="KIM, Jason" w:date="2019-04-02T13:39:00Z"/>
                <w:rFonts w:ascii="Calibri" w:eastAsia="Times New Roman" w:hAnsi="Calibri" w:cs="Calibri"/>
                <w:color w:val="000000"/>
                <w:lang w:eastAsia="en-AU"/>
              </w:rPr>
            </w:pPr>
            <w:ins w:id="443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81" w:author="KIM, Jason" w:date="2019-04-02T13:39:00Z"/>
                <w:rFonts w:ascii="Calibri" w:eastAsia="Times New Roman" w:hAnsi="Calibri" w:cs="Calibri"/>
                <w:color w:val="000000"/>
                <w:lang w:eastAsia="en-AU"/>
              </w:rPr>
            </w:pPr>
            <w:ins w:id="44382" w:author="KIM, Jason" w:date="2019-04-02T13:39:00Z">
              <w:r w:rsidRPr="0056388D">
                <w:rPr>
                  <w:rFonts w:ascii="Calibri" w:eastAsia="Times New Roman" w:hAnsi="Calibri" w:cs="Calibri"/>
                  <w:color w:val="000000"/>
                  <w:lang w:eastAsia="en-AU"/>
                </w:rPr>
                <w:t>Chainage 3259</w:t>
              </w:r>
            </w:ins>
          </w:p>
        </w:tc>
        <w:tc>
          <w:tcPr>
            <w:tcW w:w="818" w:type="pct"/>
            <w:noWrap/>
            <w:hideMark/>
          </w:tcPr>
          <w:p w:rsidR="00110C18" w:rsidRPr="0056388D" w:rsidRDefault="00110C18" w:rsidP="00063728">
            <w:pPr>
              <w:jc w:val="right"/>
              <w:rPr>
                <w:ins w:id="44383" w:author="KIM, Jason" w:date="2019-04-02T13:39:00Z"/>
                <w:rFonts w:ascii="Calibri" w:eastAsia="Times New Roman" w:hAnsi="Calibri" w:cs="Calibri"/>
                <w:color w:val="000000"/>
                <w:lang w:eastAsia="en-AU"/>
              </w:rPr>
            </w:pPr>
            <w:ins w:id="443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85" w:author="KIM, Jason" w:date="2019-04-02T13:39:00Z"/>
        </w:trPr>
        <w:tc>
          <w:tcPr>
            <w:tcW w:w="758" w:type="pct"/>
            <w:vMerge/>
            <w:hideMark/>
          </w:tcPr>
          <w:p w:rsidR="00110C18" w:rsidRPr="0056388D" w:rsidRDefault="00110C18" w:rsidP="00063728">
            <w:pPr>
              <w:rPr>
                <w:ins w:id="443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89" w:author="KIM, Jason" w:date="2019-04-02T13:39:00Z"/>
                <w:rFonts w:ascii="Calibri" w:eastAsia="Times New Roman" w:hAnsi="Calibri" w:cs="Calibri"/>
                <w:color w:val="000000"/>
                <w:lang w:eastAsia="en-AU"/>
              </w:rPr>
            </w:pPr>
            <w:ins w:id="44390" w:author="KIM, Jason" w:date="2019-04-02T13:39:00Z">
              <w:r w:rsidRPr="0056388D">
                <w:rPr>
                  <w:rFonts w:ascii="Calibri" w:eastAsia="Times New Roman" w:hAnsi="Calibri" w:cs="Calibri"/>
                  <w:color w:val="000000"/>
                  <w:lang w:eastAsia="en-AU"/>
                </w:rPr>
                <w:t>DXE2061</w:t>
              </w:r>
            </w:ins>
          </w:p>
        </w:tc>
        <w:tc>
          <w:tcPr>
            <w:tcW w:w="793" w:type="pct"/>
            <w:noWrap/>
            <w:hideMark/>
          </w:tcPr>
          <w:p w:rsidR="00110C18" w:rsidRPr="0056388D" w:rsidRDefault="00110C18" w:rsidP="00063728">
            <w:pPr>
              <w:rPr>
                <w:ins w:id="44391" w:author="KIM, Jason" w:date="2019-04-02T13:39:00Z"/>
                <w:rFonts w:ascii="Calibri" w:eastAsia="Times New Roman" w:hAnsi="Calibri" w:cs="Calibri"/>
                <w:color w:val="000000"/>
                <w:lang w:eastAsia="en-AU"/>
              </w:rPr>
            </w:pPr>
            <w:ins w:id="443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93" w:author="KIM, Jason" w:date="2019-04-02T13:39:00Z"/>
                <w:rFonts w:ascii="Calibri" w:eastAsia="Times New Roman" w:hAnsi="Calibri" w:cs="Calibri"/>
                <w:color w:val="000000"/>
                <w:lang w:eastAsia="en-AU"/>
              </w:rPr>
            </w:pPr>
            <w:ins w:id="44394" w:author="KIM, Jason" w:date="2019-04-02T13:39:00Z">
              <w:r w:rsidRPr="0056388D">
                <w:rPr>
                  <w:rFonts w:ascii="Calibri" w:eastAsia="Times New Roman" w:hAnsi="Calibri" w:cs="Calibri"/>
                  <w:color w:val="000000"/>
                  <w:lang w:eastAsia="en-AU"/>
                </w:rPr>
                <w:t>Chainage 3288</w:t>
              </w:r>
            </w:ins>
          </w:p>
        </w:tc>
        <w:tc>
          <w:tcPr>
            <w:tcW w:w="818" w:type="pct"/>
            <w:noWrap/>
            <w:hideMark/>
          </w:tcPr>
          <w:p w:rsidR="00110C18" w:rsidRPr="0056388D" w:rsidRDefault="00110C18" w:rsidP="00063728">
            <w:pPr>
              <w:jc w:val="right"/>
              <w:rPr>
                <w:ins w:id="44395" w:author="KIM, Jason" w:date="2019-04-02T13:39:00Z"/>
                <w:rFonts w:ascii="Calibri" w:eastAsia="Times New Roman" w:hAnsi="Calibri" w:cs="Calibri"/>
                <w:color w:val="000000"/>
                <w:lang w:eastAsia="en-AU"/>
              </w:rPr>
            </w:pPr>
            <w:ins w:id="443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97" w:author="KIM, Jason" w:date="2019-04-02T13:39:00Z"/>
        </w:trPr>
        <w:tc>
          <w:tcPr>
            <w:tcW w:w="758" w:type="pct"/>
            <w:vMerge w:val="restart"/>
            <w:noWrap/>
            <w:hideMark/>
          </w:tcPr>
          <w:p w:rsidR="00110C18" w:rsidRPr="0056388D" w:rsidRDefault="00110C18" w:rsidP="00063728">
            <w:pPr>
              <w:rPr>
                <w:ins w:id="44398" w:author="KIM, Jason" w:date="2019-04-02T13:39:00Z"/>
                <w:rFonts w:ascii="Calibri" w:eastAsia="Times New Roman" w:hAnsi="Calibri" w:cs="Calibri"/>
                <w:color w:val="000000"/>
                <w:lang w:eastAsia="en-AU"/>
              </w:rPr>
            </w:pPr>
            <w:ins w:id="44399" w:author="KIM, Jason" w:date="2019-04-02T13:39:00Z">
              <w:r w:rsidRPr="0056388D">
                <w:rPr>
                  <w:rFonts w:ascii="Calibri" w:eastAsia="Times New Roman" w:hAnsi="Calibri" w:cs="Calibri"/>
                  <w:color w:val="000000"/>
                  <w:lang w:eastAsia="en-AU"/>
                </w:rPr>
                <w:t>DXE20K4x</w:t>
              </w:r>
            </w:ins>
          </w:p>
        </w:tc>
        <w:tc>
          <w:tcPr>
            <w:tcW w:w="648" w:type="pct"/>
            <w:vMerge w:val="restart"/>
            <w:noWrap/>
            <w:hideMark/>
          </w:tcPr>
          <w:p w:rsidR="00110C18" w:rsidRPr="0056388D" w:rsidRDefault="00110C18" w:rsidP="00063728">
            <w:pPr>
              <w:rPr>
                <w:ins w:id="44400" w:author="KIM, Jason" w:date="2019-04-02T13:39:00Z"/>
                <w:rFonts w:ascii="Calibri" w:eastAsia="Times New Roman" w:hAnsi="Calibri" w:cs="Calibri"/>
                <w:color w:val="000000"/>
                <w:lang w:eastAsia="en-AU"/>
              </w:rPr>
            </w:pPr>
            <w:ins w:id="44401" w:author="KIM, Jason" w:date="2019-04-02T13:39:00Z">
              <w:r w:rsidRPr="0056388D">
                <w:rPr>
                  <w:rFonts w:ascii="Calibri" w:eastAsia="Times New Roman" w:hAnsi="Calibri" w:cs="Calibri"/>
                  <w:color w:val="000000"/>
                  <w:lang w:eastAsia="en-AU"/>
                </w:rPr>
                <w:t>ELZ20136</w:t>
              </w:r>
            </w:ins>
          </w:p>
        </w:tc>
        <w:tc>
          <w:tcPr>
            <w:tcW w:w="516" w:type="pct"/>
            <w:vMerge w:val="restart"/>
            <w:noWrap/>
            <w:hideMark/>
          </w:tcPr>
          <w:p w:rsidR="00110C18" w:rsidRPr="0056388D" w:rsidRDefault="00110C18" w:rsidP="00063728">
            <w:pPr>
              <w:rPr>
                <w:ins w:id="44402" w:author="KIM, Jason" w:date="2019-04-02T13:39:00Z"/>
                <w:rFonts w:ascii="Calibri" w:eastAsia="Times New Roman" w:hAnsi="Calibri" w:cs="Calibri"/>
                <w:color w:val="000000"/>
                <w:lang w:eastAsia="en-AU"/>
              </w:rPr>
            </w:pPr>
            <w:ins w:id="4440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404" w:author="KIM, Jason" w:date="2019-04-02T13:39:00Z"/>
                <w:rFonts w:ascii="Calibri" w:eastAsia="Times New Roman" w:hAnsi="Calibri" w:cs="Calibri"/>
                <w:color w:val="000000"/>
                <w:lang w:eastAsia="en-AU"/>
              </w:rPr>
            </w:pPr>
            <w:ins w:id="44405" w:author="KIM, Jason" w:date="2019-04-02T13:39:00Z">
              <w:r w:rsidRPr="0056388D">
                <w:rPr>
                  <w:rFonts w:ascii="Calibri" w:eastAsia="Times New Roman" w:hAnsi="Calibri" w:cs="Calibri"/>
                  <w:color w:val="000000"/>
                  <w:lang w:eastAsia="en-AU"/>
                </w:rPr>
                <w:t>DXE2056</w:t>
              </w:r>
            </w:ins>
          </w:p>
        </w:tc>
        <w:tc>
          <w:tcPr>
            <w:tcW w:w="793" w:type="pct"/>
            <w:noWrap/>
            <w:hideMark/>
          </w:tcPr>
          <w:p w:rsidR="00110C18" w:rsidRPr="0056388D" w:rsidRDefault="00110C18" w:rsidP="00063728">
            <w:pPr>
              <w:rPr>
                <w:ins w:id="44406" w:author="KIM, Jason" w:date="2019-04-02T13:39:00Z"/>
                <w:rFonts w:ascii="Calibri" w:eastAsia="Times New Roman" w:hAnsi="Calibri" w:cs="Calibri"/>
                <w:color w:val="000000"/>
                <w:lang w:eastAsia="en-AU"/>
              </w:rPr>
            </w:pPr>
            <w:ins w:id="444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08" w:author="KIM, Jason" w:date="2019-04-02T13:39:00Z"/>
                <w:rFonts w:ascii="Calibri" w:eastAsia="Times New Roman" w:hAnsi="Calibri" w:cs="Calibri"/>
                <w:color w:val="000000"/>
                <w:lang w:eastAsia="en-AU"/>
              </w:rPr>
            </w:pPr>
            <w:ins w:id="44409" w:author="KIM, Jason" w:date="2019-04-02T13:39:00Z">
              <w:r w:rsidRPr="0056388D">
                <w:rPr>
                  <w:rFonts w:ascii="Calibri" w:eastAsia="Times New Roman" w:hAnsi="Calibri" w:cs="Calibri"/>
                  <w:color w:val="000000"/>
                  <w:lang w:eastAsia="en-AU"/>
                </w:rPr>
                <w:t>Chainage 3111</w:t>
              </w:r>
            </w:ins>
          </w:p>
        </w:tc>
        <w:tc>
          <w:tcPr>
            <w:tcW w:w="818" w:type="pct"/>
            <w:noWrap/>
            <w:hideMark/>
          </w:tcPr>
          <w:p w:rsidR="00110C18" w:rsidRPr="0056388D" w:rsidRDefault="00110C18" w:rsidP="00063728">
            <w:pPr>
              <w:jc w:val="right"/>
              <w:rPr>
                <w:ins w:id="44410" w:author="KIM, Jason" w:date="2019-04-02T13:39:00Z"/>
                <w:rFonts w:ascii="Calibri" w:eastAsia="Times New Roman" w:hAnsi="Calibri" w:cs="Calibri"/>
                <w:color w:val="000000"/>
                <w:lang w:eastAsia="en-AU"/>
              </w:rPr>
            </w:pPr>
            <w:ins w:id="444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12" w:author="KIM, Jason" w:date="2019-04-02T13:39:00Z"/>
        </w:trPr>
        <w:tc>
          <w:tcPr>
            <w:tcW w:w="758" w:type="pct"/>
            <w:vMerge/>
            <w:hideMark/>
          </w:tcPr>
          <w:p w:rsidR="00110C18" w:rsidRPr="0056388D" w:rsidRDefault="00110C18" w:rsidP="00063728">
            <w:pPr>
              <w:rPr>
                <w:ins w:id="444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16" w:author="KIM, Jason" w:date="2019-04-02T13:39:00Z"/>
                <w:rFonts w:ascii="Calibri" w:eastAsia="Times New Roman" w:hAnsi="Calibri" w:cs="Calibri"/>
                <w:color w:val="000000"/>
                <w:lang w:eastAsia="en-AU"/>
              </w:rPr>
            </w:pPr>
            <w:ins w:id="44417" w:author="KIM, Jason" w:date="2019-04-02T13:39:00Z">
              <w:r w:rsidRPr="0056388D">
                <w:rPr>
                  <w:rFonts w:ascii="Calibri" w:eastAsia="Times New Roman" w:hAnsi="Calibri" w:cs="Calibri"/>
                  <w:color w:val="000000"/>
                  <w:lang w:eastAsia="en-AU"/>
                </w:rPr>
                <w:t>DXE2057</w:t>
              </w:r>
            </w:ins>
          </w:p>
        </w:tc>
        <w:tc>
          <w:tcPr>
            <w:tcW w:w="793" w:type="pct"/>
            <w:noWrap/>
            <w:hideMark/>
          </w:tcPr>
          <w:p w:rsidR="00110C18" w:rsidRPr="0056388D" w:rsidRDefault="00110C18" w:rsidP="00063728">
            <w:pPr>
              <w:rPr>
                <w:ins w:id="44418" w:author="KIM, Jason" w:date="2019-04-02T13:39:00Z"/>
                <w:rFonts w:ascii="Calibri" w:eastAsia="Times New Roman" w:hAnsi="Calibri" w:cs="Calibri"/>
                <w:color w:val="000000"/>
                <w:lang w:eastAsia="en-AU"/>
              </w:rPr>
            </w:pPr>
            <w:ins w:id="444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20" w:author="KIM, Jason" w:date="2019-04-02T13:39:00Z"/>
                <w:rFonts w:ascii="Calibri" w:eastAsia="Times New Roman" w:hAnsi="Calibri" w:cs="Calibri"/>
                <w:color w:val="000000"/>
                <w:lang w:eastAsia="en-AU"/>
              </w:rPr>
            </w:pPr>
            <w:ins w:id="44421" w:author="KIM, Jason" w:date="2019-04-02T13:39:00Z">
              <w:r w:rsidRPr="0056388D">
                <w:rPr>
                  <w:rFonts w:ascii="Calibri" w:eastAsia="Times New Roman" w:hAnsi="Calibri" w:cs="Calibri"/>
                  <w:color w:val="000000"/>
                  <w:lang w:eastAsia="en-AU"/>
                </w:rPr>
                <w:t>Chainage 3140</w:t>
              </w:r>
            </w:ins>
          </w:p>
        </w:tc>
        <w:tc>
          <w:tcPr>
            <w:tcW w:w="818" w:type="pct"/>
            <w:noWrap/>
            <w:hideMark/>
          </w:tcPr>
          <w:p w:rsidR="00110C18" w:rsidRPr="0056388D" w:rsidRDefault="00110C18" w:rsidP="00063728">
            <w:pPr>
              <w:jc w:val="right"/>
              <w:rPr>
                <w:ins w:id="44422" w:author="KIM, Jason" w:date="2019-04-02T13:39:00Z"/>
                <w:rFonts w:ascii="Calibri" w:eastAsia="Times New Roman" w:hAnsi="Calibri" w:cs="Calibri"/>
                <w:color w:val="000000"/>
                <w:lang w:eastAsia="en-AU"/>
              </w:rPr>
            </w:pPr>
            <w:ins w:id="444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24" w:author="KIM, Jason" w:date="2019-04-02T13:39:00Z"/>
        </w:trPr>
        <w:tc>
          <w:tcPr>
            <w:tcW w:w="758" w:type="pct"/>
            <w:vMerge/>
            <w:hideMark/>
          </w:tcPr>
          <w:p w:rsidR="00110C18" w:rsidRPr="0056388D" w:rsidRDefault="00110C18" w:rsidP="00063728">
            <w:pPr>
              <w:rPr>
                <w:ins w:id="444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28" w:author="KIM, Jason" w:date="2019-04-02T13:39:00Z"/>
                <w:rFonts w:ascii="Calibri" w:eastAsia="Times New Roman" w:hAnsi="Calibri" w:cs="Calibri"/>
                <w:color w:val="000000"/>
                <w:lang w:eastAsia="en-AU"/>
              </w:rPr>
            </w:pPr>
            <w:ins w:id="44429" w:author="KIM, Jason" w:date="2019-04-02T13:39:00Z">
              <w:r w:rsidRPr="0056388D">
                <w:rPr>
                  <w:rFonts w:ascii="Calibri" w:eastAsia="Times New Roman" w:hAnsi="Calibri" w:cs="Calibri"/>
                  <w:color w:val="000000"/>
                  <w:lang w:eastAsia="en-AU"/>
                </w:rPr>
                <w:t>DXE2058</w:t>
              </w:r>
            </w:ins>
          </w:p>
        </w:tc>
        <w:tc>
          <w:tcPr>
            <w:tcW w:w="793" w:type="pct"/>
            <w:noWrap/>
            <w:hideMark/>
          </w:tcPr>
          <w:p w:rsidR="00110C18" w:rsidRPr="0056388D" w:rsidRDefault="00110C18" w:rsidP="00063728">
            <w:pPr>
              <w:rPr>
                <w:ins w:id="44430" w:author="KIM, Jason" w:date="2019-04-02T13:39:00Z"/>
                <w:rFonts w:ascii="Calibri" w:eastAsia="Times New Roman" w:hAnsi="Calibri" w:cs="Calibri"/>
                <w:color w:val="000000"/>
                <w:lang w:eastAsia="en-AU"/>
              </w:rPr>
            </w:pPr>
            <w:ins w:id="444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32" w:author="KIM, Jason" w:date="2019-04-02T13:39:00Z"/>
                <w:rFonts w:ascii="Calibri" w:eastAsia="Times New Roman" w:hAnsi="Calibri" w:cs="Calibri"/>
                <w:color w:val="000000"/>
                <w:lang w:eastAsia="en-AU"/>
              </w:rPr>
            </w:pPr>
            <w:ins w:id="44433" w:author="KIM, Jason" w:date="2019-04-02T13:39:00Z">
              <w:r w:rsidRPr="0056388D">
                <w:rPr>
                  <w:rFonts w:ascii="Calibri" w:eastAsia="Times New Roman" w:hAnsi="Calibri" w:cs="Calibri"/>
                  <w:color w:val="000000"/>
                  <w:lang w:eastAsia="en-AU"/>
                </w:rPr>
                <w:t>Chainage 3169</w:t>
              </w:r>
            </w:ins>
          </w:p>
        </w:tc>
        <w:tc>
          <w:tcPr>
            <w:tcW w:w="818" w:type="pct"/>
            <w:noWrap/>
            <w:hideMark/>
          </w:tcPr>
          <w:p w:rsidR="00110C18" w:rsidRPr="0056388D" w:rsidRDefault="00110C18" w:rsidP="00063728">
            <w:pPr>
              <w:jc w:val="right"/>
              <w:rPr>
                <w:ins w:id="44434" w:author="KIM, Jason" w:date="2019-04-02T13:39:00Z"/>
                <w:rFonts w:ascii="Calibri" w:eastAsia="Times New Roman" w:hAnsi="Calibri" w:cs="Calibri"/>
                <w:color w:val="000000"/>
                <w:lang w:eastAsia="en-AU"/>
              </w:rPr>
            </w:pPr>
            <w:ins w:id="44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36" w:author="KIM, Jason" w:date="2019-04-02T13:39:00Z"/>
        </w:trPr>
        <w:tc>
          <w:tcPr>
            <w:tcW w:w="758" w:type="pct"/>
            <w:vMerge w:val="restart"/>
            <w:noWrap/>
            <w:hideMark/>
          </w:tcPr>
          <w:p w:rsidR="00110C18" w:rsidRPr="0056388D" w:rsidRDefault="00110C18" w:rsidP="00063728">
            <w:pPr>
              <w:rPr>
                <w:ins w:id="44437" w:author="KIM, Jason" w:date="2019-04-02T13:39:00Z"/>
                <w:rFonts w:ascii="Calibri" w:eastAsia="Times New Roman" w:hAnsi="Calibri" w:cs="Calibri"/>
                <w:color w:val="000000"/>
                <w:lang w:eastAsia="en-AU"/>
              </w:rPr>
            </w:pPr>
            <w:ins w:id="44438" w:author="KIM, Jason" w:date="2019-04-02T13:39:00Z">
              <w:r w:rsidRPr="0056388D">
                <w:rPr>
                  <w:rFonts w:ascii="Calibri" w:eastAsia="Times New Roman" w:hAnsi="Calibri" w:cs="Calibri"/>
                  <w:color w:val="000000"/>
                  <w:lang w:eastAsia="en-AU"/>
                </w:rPr>
                <w:t>DXE22K1x</w:t>
              </w:r>
            </w:ins>
          </w:p>
        </w:tc>
        <w:tc>
          <w:tcPr>
            <w:tcW w:w="648" w:type="pct"/>
            <w:vMerge w:val="restart"/>
            <w:noWrap/>
            <w:hideMark/>
          </w:tcPr>
          <w:p w:rsidR="00110C18" w:rsidRPr="0056388D" w:rsidRDefault="00110C18" w:rsidP="00063728">
            <w:pPr>
              <w:rPr>
                <w:ins w:id="44439" w:author="KIM, Jason" w:date="2019-04-02T13:39:00Z"/>
                <w:rFonts w:ascii="Calibri" w:eastAsia="Times New Roman" w:hAnsi="Calibri" w:cs="Calibri"/>
                <w:color w:val="000000"/>
                <w:lang w:eastAsia="en-AU"/>
              </w:rPr>
            </w:pPr>
            <w:ins w:id="44440" w:author="KIM, Jason" w:date="2019-04-02T13:39:00Z">
              <w:r w:rsidRPr="0056388D">
                <w:rPr>
                  <w:rFonts w:ascii="Calibri" w:eastAsia="Times New Roman" w:hAnsi="Calibri" w:cs="Calibri"/>
                  <w:color w:val="000000"/>
                  <w:lang w:eastAsia="en-AU"/>
                </w:rPr>
                <w:t>ELZ10148</w:t>
              </w:r>
            </w:ins>
          </w:p>
        </w:tc>
        <w:tc>
          <w:tcPr>
            <w:tcW w:w="516" w:type="pct"/>
            <w:vMerge w:val="restart"/>
            <w:noWrap/>
            <w:hideMark/>
          </w:tcPr>
          <w:p w:rsidR="00110C18" w:rsidRPr="0056388D" w:rsidRDefault="00110C18" w:rsidP="00063728">
            <w:pPr>
              <w:rPr>
                <w:ins w:id="44441" w:author="KIM, Jason" w:date="2019-04-02T13:39:00Z"/>
                <w:rFonts w:ascii="Calibri" w:eastAsia="Times New Roman" w:hAnsi="Calibri" w:cs="Calibri"/>
                <w:color w:val="000000"/>
                <w:lang w:eastAsia="en-AU"/>
              </w:rPr>
            </w:pPr>
            <w:ins w:id="44442"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443" w:author="KIM, Jason" w:date="2019-04-02T13:39:00Z"/>
                <w:rFonts w:ascii="Calibri" w:eastAsia="Times New Roman" w:hAnsi="Calibri" w:cs="Calibri"/>
                <w:color w:val="000000"/>
                <w:lang w:eastAsia="en-AU"/>
              </w:rPr>
            </w:pPr>
            <w:ins w:id="44444" w:author="KIM, Jason" w:date="2019-04-02T13:39:00Z">
              <w:r w:rsidRPr="0056388D">
                <w:rPr>
                  <w:rFonts w:ascii="Calibri" w:eastAsia="Times New Roman" w:hAnsi="Calibri" w:cs="Calibri"/>
                  <w:color w:val="000000"/>
                  <w:lang w:eastAsia="en-AU"/>
                </w:rPr>
                <w:t>DXE1071</w:t>
              </w:r>
            </w:ins>
          </w:p>
        </w:tc>
        <w:tc>
          <w:tcPr>
            <w:tcW w:w="793" w:type="pct"/>
            <w:noWrap/>
            <w:hideMark/>
          </w:tcPr>
          <w:p w:rsidR="00110C18" w:rsidRPr="0056388D" w:rsidRDefault="00110C18" w:rsidP="00063728">
            <w:pPr>
              <w:rPr>
                <w:ins w:id="44445" w:author="KIM, Jason" w:date="2019-04-02T13:39:00Z"/>
                <w:rFonts w:ascii="Calibri" w:eastAsia="Times New Roman" w:hAnsi="Calibri" w:cs="Calibri"/>
                <w:color w:val="000000"/>
                <w:lang w:eastAsia="en-AU"/>
              </w:rPr>
            </w:pPr>
            <w:ins w:id="444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47" w:author="KIM, Jason" w:date="2019-04-02T13:39:00Z"/>
                <w:rFonts w:ascii="Calibri" w:eastAsia="Times New Roman" w:hAnsi="Calibri" w:cs="Calibri"/>
                <w:color w:val="000000"/>
                <w:lang w:eastAsia="en-AU"/>
              </w:rPr>
            </w:pPr>
            <w:ins w:id="44448" w:author="KIM, Jason" w:date="2019-04-02T13:39:00Z">
              <w:r w:rsidRPr="0056388D">
                <w:rPr>
                  <w:rFonts w:ascii="Calibri" w:eastAsia="Times New Roman" w:hAnsi="Calibri" w:cs="Calibri"/>
                  <w:color w:val="000000"/>
                  <w:lang w:eastAsia="en-AU"/>
                </w:rPr>
                <w:t>Chainage 3486</w:t>
              </w:r>
            </w:ins>
          </w:p>
        </w:tc>
        <w:tc>
          <w:tcPr>
            <w:tcW w:w="818" w:type="pct"/>
            <w:noWrap/>
            <w:hideMark/>
          </w:tcPr>
          <w:p w:rsidR="00110C18" w:rsidRPr="0056388D" w:rsidRDefault="00110C18" w:rsidP="00063728">
            <w:pPr>
              <w:jc w:val="right"/>
              <w:rPr>
                <w:ins w:id="44449" w:author="KIM, Jason" w:date="2019-04-02T13:39:00Z"/>
                <w:rFonts w:ascii="Calibri" w:eastAsia="Times New Roman" w:hAnsi="Calibri" w:cs="Calibri"/>
                <w:color w:val="000000"/>
                <w:lang w:eastAsia="en-AU"/>
              </w:rPr>
            </w:pPr>
            <w:ins w:id="444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51" w:author="KIM, Jason" w:date="2019-04-02T13:39:00Z"/>
        </w:trPr>
        <w:tc>
          <w:tcPr>
            <w:tcW w:w="758" w:type="pct"/>
            <w:vMerge/>
            <w:hideMark/>
          </w:tcPr>
          <w:p w:rsidR="00110C18" w:rsidRPr="0056388D" w:rsidRDefault="00110C18" w:rsidP="00063728">
            <w:pPr>
              <w:rPr>
                <w:ins w:id="444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55" w:author="KIM, Jason" w:date="2019-04-02T13:39:00Z"/>
                <w:rFonts w:ascii="Calibri" w:eastAsia="Times New Roman" w:hAnsi="Calibri" w:cs="Calibri"/>
                <w:color w:val="000000"/>
                <w:lang w:eastAsia="en-AU"/>
              </w:rPr>
            </w:pPr>
            <w:ins w:id="44456" w:author="KIM, Jason" w:date="2019-04-02T13:39:00Z">
              <w:r w:rsidRPr="0056388D">
                <w:rPr>
                  <w:rFonts w:ascii="Calibri" w:eastAsia="Times New Roman" w:hAnsi="Calibri" w:cs="Calibri"/>
                  <w:color w:val="000000"/>
                  <w:lang w:eastAsia="en-AU"/>
                </w:rPr>
                <w:t>DXE1072</w:t>
              </w:r>
            </w:ins>
          </w:p>
        </w:tc>
        <w:tc>
          <w:tcPr>
            <w:tcW w:w="793" w:type="pct"/>
            <w:noWrap/>
            <w:hideMark/>
          </w:tcPr>
          <w:p w:rsidR="00110C18" w:rsidRPr="0056388D" w:rsidRDefault="00110C18" w:rsidP="00063728">
            <w:pPr>
              <w:rPr>
                <w:ins w:id="44457" w:author="KIM, Jason" w:date="2019-04-02T13:39:00Z"/>
                <w:rFonts w:ascii="Calibri" w:eastAsia="Times New Roman" w:hAnsi="Calibri" w:cs="Calibri"/>
                <w:color w:val="000000"/>
                <w:lang w:eastAsia="en-AU"/>
              </w:rPr>
            </w:pPr>
            <w:ins w:id="444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59" w:author="KIM, Jason" w:date="2019-04-02T13:39:00Z"/>
                <w:rFonts w:ascii="Calibri" w:eastAsia="Times New Roman" w:hAnsi="Calibri" w:cs="Calibri"/>
                <w:color w:val="000000"/>
                <w:lang w:eastAsia="en-AU"/>
              </w:rPr>
            </w:pPr>
            <w:ins w:id="44460" w:author="KIM, Jason" w:date="2019-04-02T13:39:00Z">
              <w:r w:rsidRPr="0056388D">
                <w:rPr>
                  <w:rFonts w:ascii="Calibri" w:eastAsia="Times New Roman" w:hAnsi="Calibri" w:cs="Calibri"/>
                  <w:color w:val="000000"/>
                  <w:lang w:eastAsia="en-AU"/>
                </w:rPr>
                <w:t>Chainage 3515</w:t>
              </w:r>
            </w:ins>
          </w:p>
        </w:tc>
        <w:tc>
          <w:tcPr>
            <w:tcW w:w="818" w:type="pct"/>
            <w:noWrap/>
            <w:hideMark/>
          </w:tcPr>
          <w:p w:rsidR="00110C18" w:rsidRPr="0056388D" w:rsidRDefault="00110C18" w:rsidP="00063728">
            <w:pPr>
              <w:jc w:val="right"/>
              <w:rPr>
                <w:ins w:id="44461" w:author="KIM, Jason" w:date="2019-04-02T13:39:00Z"/>
                <w:rFonts w:ascii="Calibri" w:eastAsia="Times New Roman" w:hAnsi="Calibri" w:cs="Calibri"/>
                <w:color w:val="000000"/>
                <w:lang w:eastAsia="en-AU"/>
              </w:rPr>
            </w:pPr>
            <w:ins w:id="44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63" w:author="KIM, Jason" w:date="2019-04-02T13:39:00Z"/>
        </w:trPr>
        <w:tc>
          <w:tcPr>
            <w:tcW w:w="758" w:type="pct"/>
            <w:vMerge/>
            <w:hideMark/>
          </w:tcPr>
          <w:p w:rsidR="00110C18" w:rsidRPr="0056388D" w:rsidRDefault="00110C18" w:rsidP="00063728">
            <w:pPr>
              <w:rPr>
                <w:ins w:id="444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67" w:author="KIM, Jason" w:date="2019-04-02T13:39:00Z"/>
                <w:rFonts w:ascii="Calibri" w:eastAsia="Times New Roman" w:hAnsi="Calibri" w:cs="Calibri"/>
                <w:color w:val="000000"/>
                <w:lang w:eastAsia="en-AU"/>
              </w:rPr>
            </w:pPr>
            <w:ins w:id="44468" w:author="KIM, Jason" w:date="2019-04-02T13:39:00Z">
              <w:r w:rsidRPr="0056388D">
                <w:rPr>
                  <w:rFonts w:ascii="Calibri" w:eastAsia="Times New Roman" w:hAnsi="Calibri" w:cs="Calibri"/>
                  <w:color w:val="000000"/>
                  <w:lang w:eastAsia="en-AU"/>
                </w:rPr>
                <w:t>DXE1073</w:t>
              </w:r>
            </w:ins>
          </w:p>
        </w:tc>
        <w:tc>
          <w:tcPr>
            <w:tcW w:w="793" w:type="pct"/>
            <w:noWrap/>
            <w:hideMark/>
          </w:tcPr>
          <w:p w:rsidR="00110C18" w:rsidRPr="0056388D" w:rsidRDefault="00110C18" w:rsidP="00063728">
            <w:pPr>
              <w:rPr>
                <w:ins w:id="44469" w:author="KIM, Jason" w:date="2019-04-02T13:39:00Z"/>
                <w:rFonts w:ascii="Calibri" w:eastAsia="Times New Roman" w:hAnsi="Calibri" w:cs="Calibri"/>
                <w:color w:val="000000"/>
                <w:lang w:eastAsia="en-AU"/>
              </w:rPr>
            </w:pPr>
            <w:ins w:id="444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71" w:author="KIM, Jason" w:date="2019-04-02T13:39:00Z"/>
                <w:rFonts w:ascii="Calibri" w:eastAsia="Times New Roman" w:hAnsi="Calibri" w:cs="Calibri"/>
                <w:color w:val="000000"/>
                <w:lang w:eastAsia="en-AU"/>
              </w:rPr>
            </w:pPr>
            <w:ins w:id="44472" w:author="KIM, Jason" w:date="2019-04-02T13:39:00Z">
              <w:r w:rsidRPr="0056388D">
                <w:rPr>
                  <w:rFonts w:ascii="Calibri" w:eastAsia="Times New Roman" w:hAnsi="Calibri" w:cs="Calibri"/>
                  <w:color w:val="000000"/>
                  <w:lang w:eastAsia="en-AU"/>
                </w:rPr>
                <w:t>Chainage 3544</w:t>
              </w:r>
            </w:ins>
          </w:p>
        </w:tc>
        <w:tc>
          <w:tcPr>
            <w:tcW w:w="818" w:type="pct"/>
            <w:noWrap/>
            <w:hideMark/>
          </w:tcPr>
          <w:p w:rsidR="00110C18" w:rsidRPr="0056388D" w:rsidRDefault="00110C18" w:rsidP="00063728">
            <w:pPr>
              <w:jc w:val="right"/>
              <w:rPr>
                <w:ins w:id="44473" w:author="KIM, Jason" w:date="2019-04-02T13:39:00Z"/>
                <w:rFonts w:ascii="Calibri" w:eastAsia="Times New Roman" w:hAnsi="Calibri" w:cs="Calibri"/>
                <w:color w:val="000000"/>
                <w:lang w:eastAsia="en-AU"/>
              </w:rPr>
            </w:pPr>
            <w:ins w:id="44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75" w:author="KIM, Jason" w:date="2019-04-02T13:39:00Z"/>
        </w:trPr>
        <w:tc>
          <w:tcPr>
            <w:tcW w:w="758" w:type="pct"/>
            <w:vMerge w:val="restart"/>
            <w:noWrap/>
            <w:hideMark/>
          </w:tcPr>
          <w:p w:rsidR="00110C18" w:rsidRPr="0056388D" w:rsidRDefault="00110C18" w:rsidP="00063728">
            <w:pPr>
              <w:rPr>
                <w:ins w:id="44476" w:author="KIM, Jason" w:date="2019-04-02T13:39:00Z"/>
                <w:rFonts w:ascii="Calibri" w:eastAsia="Times New Roman" w:hAnsi="Calibri" w:cs="Calibri"/>
                <w:color w:val="000000"/>
                <w:lang w:eastAsia="en-AU"/>
              </w:rPr>
            </w:pPr>
            <w:ins w:id="44477" w:author="KIM, Jason" w:date="2019-04-02T13:39:00Z">
              <w:r w:rsidRPr="0056388D">
                <w:rPr>
                  <w:rFonts w:ascii="Calibri" w:eastAsia="Times New Roman" w:hAnsi="Calibri" w:cs="Calibri"/>
                  <w:color w:val="000000"/>
                  <w:lang w:eastAsia="en-AU"/>
                </w:rPr>
                <w:t>DXE22K2x</w:t>
              </w:r>
            </w:ins>
          </w:p>
        </w:tc>
        <w:tc>
          <w:tcPr>
            <w:tcW w:w="648" w:type="pct"/>
            <w:vMerge w:val="restart"/>
            <w:noWrap/>
            <w:hideMark/>
          </w:tcPr>
          <w:p w:rsidR="00110C18" w:rsidRPr="0056388D" w:rsidRDefault="00110C18" w:rsidP="00063728">
            <w:pPr>
              <w:rPr>
                <w:ins w:id="44478" w:author="KIM, Jason" w:date="2019-04-02T13:39:00Z"/>
                <w:rFonts w:ascii="Calibri" w:eastAsia="Times New Roman" w:hAnsi="Calibri" w:cs="Calibri"/>
                <w:color w:val="000000"/>
                <w:lang w:eastAsia="en-AU"/>
              </w:rPr>
            </w:pPr>
            <w:ins w:id="44479" w:author="KIM, Jason" w:date="2019-04-02T13:39:00Z">
              <w:r w:rsidRPr="0056388D">
                <w:rPr>
                  <w:rFonts w:ascii="Calibri" w:eastAsia="Times New Roman" w:hAnsi="Calibri" w:cs="Calibri"/>
                  <w:color w:val="000000"/>
                  <w:lang w:eastAsia="en-AU"/>
                </w:rPr>
                <w:t>ELZ10144</w:t>
              </w:r>
            </w:ins>
          </w:p>
        </w:tc>
        <w:tc>
          <w:tcPr>
            <w:tcW w:w="516" w:type="pct"/>
            <w:vMerge w:val="restart"/>
            <w:noWrap/>
            <w:hideMark/>
          </w:tcPr>
          <w:p w:rsidR="00110C18" w:rsidRPr="0056388D" w:rsidRDefault="00110C18" w:rsidP="00063728">
            <w:pPr>
              <w:rPr>
                <w:ins w:id="44480" w:author="KIM, Jason" w:date="2019-04-02T13:39:00Z"/>
                <w:rFonts w:ascii="Calibri" w:eastAsia="Times New Roman" w:hAnsi="Calibri" w:cs="Calibri"/>
                <w:color w:val="000000"/>
                <w:lang w:eastAsia="en-AU"/>
              </w:rPr>
            </w:pPr>
            <w:ins w:id="44481"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482" w:author="KIM, Jason" w:date="2019-04-02T13:39:00Z"/>
                <w:rFonts w:ascii="Calibri" w:eastAsia="Times New Roman" w:hAnsi="Calibri" w:cs="Calibri"/>
                <w:color w:val="000000"/>
                <w:lang w:eastAsia="en-AU"/>
              </w:rPr>
            </w:pPr>
            <w:ins w:id="44483" w:author="KIM, Jason" w:date="2019-04-02T13:39:00Z">
              <w:r w:rsidRPr="0056388D">
                <w:rPr>
                  <w:rFonts w:ascii="Calibri" w:eastAsia="Times New Roman" w:hAnsi="Calibri" w:cs="Calibri"/>
                  <w:color w:val="000000"/>
                  <w:lang w:eastAsia="en-AU"/>
                </w:rPr>
                <w:t>DXE1068</w:t>
              </w:r>
            </w:ins>
          </w:p>
        </w:tc>
        <w:tc>
          <w:tcPr>
            <w:tcW w:w="793" w:type="pct"/>
            <w:noWrap/>
            <w:hideMark/>
          </w:tcPr>
          <w:p w:rsidR="00110C18" w:rsidRPr="0056388D" w:rsidRDefault="00110C18" w:rsidP="00063728">
            <w:pPr>
              <w:rPr>
                <w:ins w:id="44484" w:author="KIM, Jason" w:date="2019-04-02T13:39:00Z"/>
                <w:rFonts w:ascii="Calibri" w:eastAsia="Times New Roman" w:hAnsi="Calibri" w:cs="Calibri"/>
                <w:color w:val="000000"/>
                <w:lang w:eastAsia="en-AU"/>
              </w:rPr>
            </w:pPr>
            <w:ins w:id="444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86" w:author="KIM, Jason" w:date="2019-04-02T13:39:00Z"/>
                <w:rFonts w:ascii="Calibri" w:eastAsia="Times New Roman" w:hAnsi="Calibri" w:cs="Calibri"/>
                <w:color w:val="000000"/>
                <w:lang w:eastAsia="en-AU"/>
              </w:rPr>
            </w:pPr>
            <w:ins w:id="44487" w:author="KIM, Jason" w:date="2019-04-02T13:39:00Z">
              <w:r w:rsidRPr="0056388D">
                <w:rPr>
                  <w:rFonts w:ascii="Calibri" w:eastAsia="Times New Roman" w:hAnsi="Calibri" w:cs="Calibri"/>
                  <w:color w:val="000000"/>
                  <w:lang w:eastAsia="en-AU"/>
                </w:rPr>
                <w:t>Chainage 3366</w:t>
              </w:r>
            </w:ins>
          </w:p>
        </w:tc>
        <w:tc>
          <w:tcPr>
            <w:tcW w:w="818" w:type="pct"/>
            <w:noWrap/>
            <w:hideMark/>
          </w:tcPr>
          <w:p w:rsidR="00110C18" w:rsidRPr="0056388D" w:rsidRDefault="00110C18" w:rsidP="00063728">
            <w:pPr>
              <w:jc w:val="right"/>
              <w:rPr>
                <w:ins w:id="44488" w:author="KIM, Jason" w:date="2019-04-02T13:39:00Z"/>
                <w:rFonts w:ascii="Calibri" w:eastAsia="Times New Roman" w:hAnsi="Calibri" w:cs="Calibri"/>
                <w:color w:val="000000"/>
                <w:lang w:eastAsia="en-AU"/>
              </w:rPr>
            </w:pPr>
            <w:ins w:id="44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90" w:author="KIM, Jason" w:date="2019-04-02T13:39:00Z"/>
        </w:trPr>
        <w:tc>
          <w:tcPr>
            <w:tcW w:w="758" w:type="pct"/>
            <w:vMerge/>
            <w:hideMark/>
          </w:tcPr>
          <w:p w:rsidR="00110C18" w:rsidRPr="0056388D" w:rsidRDefault="00110C18" w:rsidP="00063728">
            <w:pPr>
              <w:rPr>
                <w:ins w:id="444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94" w:author="KIM, Jason" w:date="2019-04-02T13:39:00Z"/>
                <w:rFonts w:ascii="Calibri" w:eastAsia="Times New Roman" w:hAnsi="Calibri" w:cs="Calibri"/>
                <w:color w:val="000000"/>
                <w:lang w:eastAsia="en-AU"/>
              </w:rPr>
            </w:pPr>
            <w:ins w:id="44495" w:author="KIM, Jason" w:date="2019-04-02T13:39:00Z">
              <w:r w:rsidRPr="0056388D">
                <w:rPr>
                  <w:rFonts w:ascii="Calibri" w:eastAsia="Times New Roman" w:hAnsi="Calibri" w:cs="Calibri"/>
                  <w:color w:val="000000"/>
                  <w:lang w:eastAsia="en-AU"/>
                </w:rPr>
                <w:t>DXE1069</w:t>
              </w:r>
            </w:ins>
          </w:p>
        </w:tc>
        <w:tc>
          <w:tcPr>
            <w:tcW w:w="793" w:type="pct"/>
            <w:noWrap/>
            <w:hideMark/>
          </w:tcPr>
          <w:p w:rsidR="00110C18" w:rsidRPr="0056388D" w:rsidRDefault="00110C18" w:rsidP="00063728">
            <w:pPr>
              <w:rPr>
                <w:ins w:id="44496" w:author="KIM, Jason" w:date="2019-04-02T13:39:00Z"/>
                <w:rFonts w:ascii="Calibri" w:eastAsia="Times New Roman" w:hAnsi="Calibri" w:cs="Calibri"/>
                <w:color w:val="000000"/>
                <w:lang w:eastAsia="en-AU"/>
              </w:rPr>
            </w:pPr>
            <w:ins w:id="444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98" w:author="KIM, Jason" w:date="2019-04-02T13:39:00Z"/>
                <w:rFonts w:ascii="Calibri" w:eastAsia="Times New Roman" w:hAnsi="Calibri" w:cs="Calibri"/>
                <w:color w:val="000000"/>
                <w:lang w:eastAsia="en-AU"/>
              </w:rPr>
            </w:pPr>
            <w:ins w:id="44499" w:author="KIM, Jason" w:date="2019-04-02T13:39:00Z">
              <w:r w:rsidRPr="0056388D">
                <w:rPr>
                  <w:rFonts w:ascii="Calibri" w:eastAsia="Times New Roman" w:hAnsi="Calibri" w:cs="Calibri"/>
                  <w:color w:val="000000"/>
                  <w:lang w:eastAsia="en-AU"/>
                </w:rPr>
                <w:t>Chainage 3395</w:t>
              </w:r>
            </w:ins>
          </w:p>
        </w:tc>
        <w:tc>
          <w:tcPr>
            <w:tcW w:w="818" w:type="pct"/>
            <w:noWrap/>
            <w:hideMark/>
          </w:tcPr>
          <w:p w:rsidR="00110C18" w:rsidRPr="0056388D" w:rsidRDefault="00110C18" w:rsidP="00063728">
            <w:pPr>
              <w:jc w:val="right"/>
              <w:rPr>
                <w:ins w:id="44500" w:author="KIM, Jason" w:date="2019-04-02T13:39:00Z"/>
                <w:rFonts w:ascii="Calibri" w:eastAsia="Times New Roman" w:hAnsi="Calibri" w:cs="Calibri"/>
                <w:color w:val="000000"/>
                <w:lang w:eastAsia="en-AU"/>
              </w:rPr>
            </w:pPr>
            <w:ins w:id="44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02" w:author="KIM, Jason" w:date="2019-04-02T13:39:00Z"/>
        </w:trPr>
        <w:tc>
          <w:tcPr>
            <w:tcW w:w="758" w:type="pct"/>
            <w:vMerge/>
            <w:hideMark/>
          </w:tcPr>
          <w:p w:rsidR="00110C18" w:rsidRPr="0056388D" w:rsidRDefault="00110C18" w:rsidP="00063728">
            <w:pPr>
              <w:rPr>
                <w:ins w:id="445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06" w:author="KIM, Jason" w:date="2019-04-02T13:39:00Z"/>
                <w:rFonts w:ascii="Calibri" w:eastAsia="Times New Roman" w:hAnsi="Calibri" w:cs="Calibri"/>
                <w:color w:val="000000"/>
                <w:lang w:eastAsia="en-AU"/>
              </w:rPr>
            </w:pPr>
            <w:ins w:id="44507" w:author="KIM, Jason" w:date="2019-04-02T13:39:00Z">
              <w:r w:rsidRPr="0056388D">
                <w:rPr>
                  <w:rFonts w:ascii="Calibri" w:eastAsia="Times New Roman" w:hAnsi="Calibri" w:cs="Calibri"/>
                  <w:color w:val="000000"/>
                  <w:lang w:eastAsia="en-AU"/>
                </w:rPr>
                <w:t>DXE1070</w:t>
              </w:r>
            </w:ins>
          </w:p>
        </w:tc>
        <w:tc>
          <w:tcPr>
            <w:tcW w:w="793" w:type="pct"/>
            <w:noWrap/>
            <w:hideMark/>
          </w:tcPr>
          <w:p w:rsidR="00110C18" w:rsidRPr="0056388D" w:rsidRDefault="00110C18" w:rsidP="00063728">
            <w:pPr>
              <w:rPr>
                <w:ins w:id="44508" w:author="KIM, Jason" w:date="2019-04-02T13:39:00Z"/>
                <w:rFonts w:ascii="Calibri" w:eastAsia="Times New Roman" w:hAnsi="Calibri" w:cs="Calibri"/>
                <w:color w:val="000000"/>
                <w:lang w:eastAsia="en-AU"/>
              </w:rPr>
            </w:pPr>
            <w:ins w:id="4450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510" w:author="KIM, Jason" w:date="2019-04-02T13:39:00Z"/>
                <w:rFonts w:ascii="Calibri" w:eastAsia="Times New Roman" w:hAnsi="Calibri" w:cs="Calibri"/>
                <w:color w:val="000000"/>
                <w:lang w:eastAsia="en-AU"/>
              </w:rPr>
            </w:pPr>
            <w:ins w:id="44511" w:author="KIM, Jason" w:date="2019-04-02T13:39:00Z">
              <w:r w:rsidRPr="0056388D">
                <w:rPr>
                  <w:rFonts w:ascii="Calibri" w:eastAsia="Times New Roman" w:hAnsi="Calibri" w:cs="Calibri"/>
                  <w:color w:val="000000"/>
                  <w:lang w:eastAsia="en-AU"/>
                </w:rPr>
                <w:t>Chainage 3424</w:t>
              </w:r>
            </w:ins>
          </w:p>
        </w:tc>
        <w:tc>
          <w:tcPr>
            <w:tcW w:w="818" w:type="pct"/>
            <w:noWrap/>
            <w:hideMark/>
          </w:tcPr>
          <w:p w:rsidR="00110C18" w:rsidRPr="0056388D" w:rsidRDefault="00110C18" w:rsidP="00063728">
            <w:pPr>
              <w:jc w:val="right"/>
              <w:rPr>
                <w:ins w:id="44512" w:author="KIM, Jason" w:date="2019-04-02T13:39:00Z"/>
                <w:rFonts w:ascii="Calibri" w:eastAsia="Times New Roman" w:hAnsi="Calibri" w:cs="Calibri"/>
                <w:color w:val="000000"/>
                <w:lang w:eastAsia="en-AU"/>
              </w:rPr>
            </w:pPr>
            <w:ins w:id="445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14" w:author="KIM, Jason" w:date="2019-04-02T13:39:00Z"/>
        </w:trPr>
        <w:tc>
          <w:tcPr>
            <w:tcW w:w="758" w:type="pct"/>
            <w:vMerge w:val="restart"/>
            <w:noWrap/>
            <w:hideMark/>
          </w:tcPr>
          <w:p w:rsidR="00110C18" w:rsidRPr="0056388D" w:rsidRDefault="00110C18" w:rsidP="00063728">
            <w:pPr>
              <w:rPr>
                <w:ins w:id="44515" w:author="KIM, Jason" w:date="2019-04-02T13:39:00Z"/>
                <w:rFonts w:ascii="Calibri" w:eastAsia="Times New Roman" w:hAnsi="Calibri" w:cs="Calibri"/>
                <w:color w:val="000000"/>
                <w:lang w:eastAsia="en-AU"/>
              </w:rPr>
            </w:pPr>
            <w:ins w:id="44516" w:author="KIM, Jason" w:date="2019-04-02T13:39:00Z">
              <w:r w:rsidRPr="0056388D">
                <w:rPr>
                  <w:rFonts w:ascii="Calibri" w:eastAsia="Times New Roman" w:hAnsi="Calibri" w:cs="Calibri"/>
                  <w:color w:val="000000"/>
                  <w:lang w:eastAsia="en-AU"/>
                </w:rPr>
                <w:t>DXE22K3x</w:t>
              </w:r>
            </w:ins>
          </w:p>
        </w:tc>
        <w:tc>
          <w:tcPr>
            <w:tcW w:w="648" w:type="pct"/>
            <w:vMerge w:val="restart"/>
            <w:noWrap/>
            <w:hideMark/>
          </w:tcPr>
          <w:p w:rsidR="00110C18" w:rsidRPr="0056388D" w:rsidRDefault="00110C18" w:rsidP="00063728">
            <w:pPr>
              <w:rPr>
                <w:ins w:id="44517" w:author="KIM, Jason" w:date="2019-04-02T13:39:00Z"/>
                <w:rFonts w:ascii="Calibri" w:eastAsia="Times New Roman" w:hAnsi="Calibri" w:cs="Calibri"/>
                <w:color w:val="000000"/>
                <w:lang w:eastAsia="en-AU"/>
              </w:rPr>
            </w:pPr>
            <w:ins w:id="44518" w:author="KIM, Jason" w:date="2019-04-02T13:39:00Z">
              <w:r w:rsidRPr="0056388D">
                <w:rPr>
                  <w:rFonts w:ascii="Calibri" w:eastAsia="Times New Roman" w:hAnsi="Calibri" w:cs="Calibri"/>
                  <w:color w:val="000000"/>
                  <w:lang w:eastAsia="en-AU"/>
                </w:rPr>
                <w:t>ELZ20148</w:t>
              </w:r>
            </w:ins>
          </w:p>
        </w:tc>
        <w:tc>
          <w:tcPr>
            <w:tcW w:w="516" w:type="pct"/>
            <w:vMerge w:val="restart"/>
            <w:noWrap/>
            <w:hideMark/>
          </w:tcPr>
          <w:p w:rsidR="00110C18" w:rsidRPr="0056388D" w:rsidRDefault="00110C18" w:rsidP="00063728">
            <w:pPr>
              <w:rPr>
                <w:ins w:id="44519" w:author="KIM, Jason" w:date="2019-04-02T13:39:00Z"/>
                <w:rFonts w:ascii="Calibri" w:eastAsia="Times New Roman" w:hAnsi="Calibri" w:cs="Calibri"/>
                <w:color w:val="000000"/>
                <w:lang w:eastAsia="en-AU"/>
              </w:rPr>
            </w:pPr>
            <w:ins w:id="44520"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21" w:author="KIM, Jason" w:date="2019-04-02T13:39:00Z"/>
                <w:rFonts w:ascii="Calibri" w:eastAsia="Times New Roman" w:hAnsi="Calibri" w:cs="Calibri"/>
                <w:color w:val="000000"/>
                <w:lang w:eastAsia="en-AU"/>
              </w:rPr>
            </w:pPr>
            <w:ins w:id="44522" w:author="KIM, Jason" w:date="2019-04-02T13:39:00Z">
              <w:r w:rsidRPr="0056388D">
                <w:rPr>
                  <w:rFonts w:ascii="Calibri" w:eastAsia="Times New Roman" w:hAnsi="Calibri" w:cs="Calibri"/>
                  <w:color w:val="000000"/>
                  <w:lang w:eastAsia="en-AU"/>
                </w:rPr>
                <w:t>DXE2065</w:t>
              </w:r>
            </w:ins>
          </w:p>
        </w:tc>
        <w:tc>
          <w:tcPr>
            <w:tcW w:w="793" w:type="pct"/>
            <w:noWrap/>
            <w:hideMark/>
          </w:tcPr>
          <w:p w:rsidR="00110C18" w:rsidRPr="0056388D" w:rsidRDefault="00110C18" w:rsidP="00063728">
            <w:pPr>
              <w:rPr>
                <w:ins w:id="44523" w:author="KIM, Jason" w:date="2019-04-02T13:39:00Z"/>
                <w:rFonts w:ascii="Calibri" w:eastAsia="Times New Roman" w:hAnsi="Calibri" w:cs="Calibri"/>
                <w:color w:val="000000"/>
                <w:lang w:eastAsia="en-AU"/>
              </w:rPr>
            </w:pPr>
            <w:ins w:id="445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25" w:author="KIM, Jason" w:date="2019-04-02T13:39:00Z"/>
                <w:rFonts w:ascii="Calibri" w:eastAsia="Times New Roman" w:hAnsi="Calibri" w:cs="Calibri"/>
                <w:color w:val="000000"/>
                <w:lang w:eastAsia="en-AU"/>
              </w:rPr>
            </w:pPr>
            <w:ins w:id="44526" w:author="KIM, Jason" w:date="2019-04-02T13:39:00Z">
              <w:r w:rsidRPr="0056388D">
                <w:rPr>
                  <w:rFonts w:ascii="Calibri" w:eastAsia="Times New Roman" w:hAnsi="Calibri" w:cs="Calibri"/>
                  <w:color w:val="000000"/>
                  <w:lang w:eastAsia="en-AU"/>
                </w:rPr>
                <w:t>Chainage 3470</w:t>
              </w:r>
            </w:ins>
          </w:p>
        </w:tc>
        <w:tc>
          <w:tcPr>
            <w:tcW w:w="818" w:type="pct"/>
            <w:noWrap/>
            <w:hideMark/>
          </w:tcPr>
          <w:p w:rsidR="00110C18" w:rsidRPr="0056388D" w:rsidRDefault="00110C18" w:rsidP="00063728">
            <w:pPr>
              <w:jc w:val="right"/>
              <w:rPr>
                <w:ins w:id="44527" w:author="KIM, Jason" w:date="2019-04-02T13:39:00Z"/>
                <w:rFonts w:ascii="Calibri" w:eastAsia="Times New Roman" w:hAnsi="Calibri" w:cs="Calibri"/>
                <w:color w:val="000000"/>
                <w:lang w:eastAsia="en-AU"/>
              </w:rPr>
            </w:pPr>
            <w:ins w:id="44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29" w:author="KIM, Jason" w:date="2019-04-02T13:39:00Z"/>
        </w:trPr>
        <w:tc>
          <w:tcPr>
            <w:tcW w:w="758" w:type="pct"/>
            <w:vMerge/>
            <w:hideMark/>
          </w:tcPr>
          <w:p w:rsidR="00110C18" w:rsidRPr="0056388D" w:rsidRDefault="00110C18" w:rsidP="00063728">
            <w:pPr>
              <w:rPr>
                <w:ins w:id="445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33" w:author="KIM, Jason" w:date="2019-04-02T13:39:00Z"/>
                <w:rFonts w:ascii="Calibri" w:eastAsia="Times New Roman" w:hAnsi="Calibri" w:cs="Calibri"/>
                <w:color w:val="000000"/>
                <w:lang w:eastAsia="en-AU"/>
              </w:rPr>
            </w:pPr>
            <w:ins w:id="44534" w:author="KIM, Jason" w:date="2019-04-02T13:39:00Z">
              <w:r w:rsidRPr="0056388D">
                <w:rPr>
                  <w:rFonts w:ascii="Calibri" w:eastAsia="Times New Roman" w:hAnsi="Calibri" w:cs="Calibri"/>
                  <w:color w:val="000000"/>
                  <w:lang w:eastAsia="en-AU"/>
                </w:rPr>
                <w:t>DXE2066</w:t>
              </w:r>
            </w:ins>
          </w:p>
        </w:tc>
        <w:tc>
          <w:tcPr>
            <w:tcW w:w="793" w:type="pct"/>
            <w:noWrap/>
            <w:hideMark/>
          </w:tcPr>
          <w:p w:rsidR="00110C18" w:rsidRPr="0056388D" w:rsidRDefault="00110C18" w:rsidP="00063728">
            <w:pPr>
              <w:rPr>
                <w:ins w:id="44535" w:author="KIM, Jason" w:date="2019-04-02T13:39:00Z"/>
                <w:rFonts w:ascii="Calibri" w:eastAsia="Times New Roman" w:hAnsi="Calibri" w:cs="Calibri"/>
                <w:color w:val="000000"/>
                <w:lang w:eastAsia="en-AU"/>
              </w:rPr>
            </w:pPr>
            <w:ins w:id="445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37" w:author="KIM, Jason" w:date="2019-04-02T13:39:00Z"/>
                <w:rFonts w:ascii="Calibri" w:eastAsia="Times New Roman" w:hAnsi="Calibri" w:cs="Calibri"/>
                <w:color w:val="000000"/>
                <w:lang w:eastAsia="en-AU"/>
              </w:rPr>
            </w:pPr>
            <w:ins w:id="44538" w:author="KIM, Jason" w:date="2019-04-02T13:39:00Z">
              <w:r w:rsidRPr="0056388D">
                <w:rPr>
                  <w:rFonts w:ascii="Calibri" w:eastAsia="Times New Roman" w:hAnsi="Calibri" w:cs="Calibri"/>
                  <w:color w:val="000000"/>
                  <w:lang w:eastAsia="en-AU"/>
                </w:rPr>
                <w:t>Chainage 3499</w:t>
              </w:r>
            </w:ins>
          </w:p>
        </w:tc>
        <w:tc>
          <w:tcPr>
            <w:tcW w:w="818" w:type="pct"/>
            <w:noWrap/>
            <w:hideMark/>
          </w:tcPr>
          <w:p w:rsidR="00110C18" w:rsidRPr="0056388D" w:rsidRDefault="00110C18" w:rsidP="00063728">
            <w:pPr>
              <w:jc w:val="right"/>
              <w:rPr>
                <w:ins w:id="44539" w:author="KIM, Jason" w:date="2019-04-02T13:39:00Z"/>
                <w:rFonts w:ascii="Calibri" w:eastAsia="Times New Roman" w:hAnsi="Calibri" w:cs="Calibri"/>
                <w:color w:val="000000"/>
                <w:lang w:eastAsia="en-AU"/>
              </w:rPr>
            </w:pPr>
            <w:ins w:id="44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41" w:author="KIM, Jason" w:date="2019-04-02T13:39:00Z"/>
        </w:trPr>
        <w:tc>
          <w:tcPr>
            <w:tcW w:w="758" w:type="pct"/>
            <w:vMerge/>
            <w:hideMark/>
          </w:tcPr>
          <w:p w:rsidR="00110C18" w:rsidRPr="0056388D" w:rsidRDefault="00110C18" w:rsidP="00063728">
            <w:pPr>
              <w:rPr>
                <w:ins w:id="445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45" w:author="KIM, Jason" w:date="2019-04-02T13:39:00Z"/>
                <w:rFonts w:ascii="Calibri" w:eastAsia="Times New Roman" w:hAnsi="Calibri" w:cs="Calibri"/>
                <w:color w:val="000000"/>
                <w:lang w:eastAsia="en-AU"/>
              </w:rPr>
            </w:pPr>
            <w:ins w:id="44546" w:author="KIM, Jason" w:date="2019-04-02T13:39:00Z">
              <w:r w:rsidRPr="0056388D">
                <w:rPr>
                  <w:rFonts w:ascii="Calibri" w:eastAsia="Times New Roman" w:hAnsi="Calibri" w:cs="Calibri"/>
                  <w:color w:val="000000"/>
                  <w:lang w:eastAsia="en-AU"/>
                </w:rPr>
                <w:t>DXE2067</w:t>
              </w:r>
            </w:ins>
          </w:p>
        </w:tc>
        <w:tc>
          <w:tcPr>
            <w:tcW w:w="793" w:type="pct"/>
            <w:noWrap/>
            <w:hideMark/>
          </w:tcPr>
          <w:p w:rsidR="00110C18" w:rsidRPr="0056388D" w:rsidRDefault="00110C18" w:rsidP="00063728">
            <w:pPr>
              <w:rPr>
                <w:ins w:id="44547" w:author="KIM, Jason" w:date="2019-04-02T13:39:00Z"/>
                <w:rFonts w:ascii="Calibri" w:eastAsia="Times New Roman" w:hAnsi="Calibri" w:cs="Calibri"/>
                <w:color w:val="000000"/>
                <w:lang w:eastAsia="en-AU"/>
              </w:rPr>
            </w:pPr>
            <w:ins w:id="445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49" w:author="KIM, Jason" w:date="2019-04-02T13:39:00Z"/>
                <w:rFonts w:ascii="Calibri" w:eastAsia="Times New Roman" w:hAnsi="Calibri" w:cs="Calibri"/>
                <w:color w:val="000000"/>
                <w:lang w:eastAsia="en-AU"/>
              </w:rPr>
            </w:pPr>
            <w:ins w:id="44550" w:author="KIM, Jason" w:date="2019-04-02T13:39:00Z">
              <w:r w:rsidRPr="0056388D">
                <w:rPr>
                  <w:rFonts w:ascii="Calibri" w:eastAsia="Times New Roman" w:hAnsi="Calibri" w:cs="Calibri"/>
                  <w:color w:val="000000"/>
                  <w:lang w:eastAsia="en-AU"/>
                </w:rPr>
                <w:t>Chainage 3528</w:t>
              </w:r>
            </w:ins>
          </w:p>
        </w:tc>
        <w:tc>
          <w:tcPr>
            <w:tcW w:w="818" w:type="pct"/>
            <w:noWrap/>
            <w:hideMark/>
          </w:tcPr>
          <w:p w:rsidR="00110C18" w:rsidRPr="0056388D" w:rsidRDefault="00110C18" w:rsidP="00063728">
            <w:pPr>
              <w:jc w:val="right"/>
              <w:rPr>
                <w:ins w:id="44551" w:author="KIM, Jason" w:date="2019-04-02T13:39:00Z"/>
                <w:rFonts w:ascii="Calibri" w:eastAsia="Times New Roman" w:hAnsi="Calibri" w:cs="Calibri"/>
                <w:color w:val="000000"/>
                <w:lang w:eastAsia="en-AU"/>
              </w:rPr>
            </w:pPr>
            <w:ins w:id="445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53" w:author="KIM, Jason" w:date="2019-04-02T13:39:00Z"/>
        </w:trPr>
        <w:tc>
          <w:tcPr>
            <w:tcW w:w="758" w:type="pct"/>
            <w:vMerge w:val="restart"/>
            <w:noWrap/>
            <w:hideMark/>
          </w:tcPr>
          <w:p w:rsidR="00110C18" w:rsidRPr="0056388D" w:rsidRDefault="00110C18" w:rsidP="00063728">
            <w:pPr>
              <w:rPr>
                <w:ins w:id="44554" w:author="KIM, Jason" w:date="2019-04-02T13:39:00Z"/>
                <w:rFonts w:ascii="Calibri" w:eastAsia="Times New Roman" w:hAnsi="Calibri" w:cs="Calibri"/>
                <w:color w:val="000000"/>
                <w:lang w:eastAsia="en-AU"/>
              </w:rPr>
            </w:pPr>
            <w:ins w:id="44555" w:author="KIM, Jason" w:date="2019-04-02T13:39:00Z">
              <w:r w:rsidRPr="0056388D">
                <w:rPr>
                  <w:rFonts w:ascii="Calibri" w:eastAsia="Times New Roman" w:hAnsi="Calibri" w:cs="Calibri"/>
                  <w:color w:val="000000"/>
                  <w:lang w:eastAsia="en-AU"/>
                </w:rPr>
                <w:t>DXE22K4x</w:t>
              </w:r>
            </w:ins>
          </w:p>
        </w:tc>
        <w:tc>
          <w:tcPr>
            <w:tcW w:w="648" w:type="pct"/>
            <w:vMerge w:val="restart"/>
            <w:noWrap/>
            <w:hideMark/>
          </w:tcPr>
          <w:p w:rsidR="00110C18" w:rsidRPr="0056388D" w:rsidRDefault="00110C18" w:rsidP="00063728">
            <w:pPr>
              <w:rPr>
                <w:ins w:id="44556" w:author="KIM, Jason" w:date="2019-04-02T13:39:00Z"/>
                <w:rFonts w:ascii="Calibri" w:eastAsia="Times New Roman" w:hAnsi="Calibri" w:cs="Calibri"/>
                <w:color w:val="000000"/>
                <w:lang w:eastAsia="en-AU"/>
              </w:rPr>
            </w:pPr>
            <w:ins w:id="44557" w:author="KIM, Jason" w:date="2019-04-02T13:39:00Z">
              <w:r w:rsidRPr="0056388D">
                <w:rPr>
                  <w:rFonts w:ascii="Calibri" w:eastAsia="Times New Roman" w:hAnsi="Calibri" w:cs="Calibri"/>
                  <w:color w:val="000000"/>
                  <w:lang w:eastAsia="en-AU"/>
                </w:rPr>
                <w:t>ELZ20144</w:t>
              </w:r>
            </w:ins>
          </w:p>
        </w:tc>
        <w:tc>
          <w:tcPr>
            <w:tcW w:w="516" w:type="pct"/>
            <w:vMerge w:val="restart"/>
            <w:noWrap/>
            <w:hideMark/>
          </w:tcPr>
          <w:p w:rsidR="00110C18" w:rsidRPr="0056388D" w:rsidRDefault="00110C18" w:rsidP="00063728">
            <w:pPr>
              <w:rPr>
                <w:ins w:id="44558" w:author="KIM, Jason" w:date="2019-04-02T13:39:00Z"/>
                <w:rFonts w:ascii="Calibri" w:eastAsia="Times New Roman" w:hAnsi="Calibri" w:cs="Calibri"/>
                <w:color w:val="000000"/>
                <w:lang w:eastAsia="en-AU"/>
              </w:rPr>
            </w:pPr>
            <w:ins w:id="44559"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60" w:author="KIM, Jason" w:date="2019-04-02T13:39:00Z"/>
                <w:rFonts w:ascii="Calibri" w:eastAsia="Times New Roman" w:hAnsi="Calibri" w:cs="Calibri"/>
                <w:color w:val="000000"/>
                <w:lang w:eastAsia="en-AU"/>
              </w:rPr>
            </w:pPr>
            <w:ins w:id="44561" w:author="KIM, Jason" w:date="2019-04-02T13:39:00Z">
              <w:r w:rsidRPr="0056388D">
                <w:rPr>
                  <w:rFonts w:ascii="Calibri" w:eastAsia="Times New Roman" w:hAnsi="Calibri" w:cs="Calibri"/>
                  <w:color w:val="000000"/>
                  <w:lang w:eastAsia="en-AU"/>
                </w:rPr>
                <w:t>DXE2062</w:t>
              </w:r>
            </w:ins>
          </w:p>
        </w:tc>
        <w:tc>
          <w:tcPr>
            <w:tcW w:w="793" w:type="pct"/>
            <w:noWrap/>
            <w:hideMark/>
          </w:tcPr>
          <w:p w:rsidR="00110C18" w:rsidRPr="0056388D" w:rsidRDefault="00110C18" w:rsidP="00063728">
            <w:pPr>
              <w:rPr>
                <w:ins w:id="44562" w:author="KIM, Jason" w:date="2019-04-02T13:39:00Z"/>
                <w:rFonts w:ascii="Calibri" w:eastAsia="Times New Roman" w:hAnsi="Calibri" w:cs="Calibri"/>
                <w:color w:val="000000"/>
                <w:lang w:eastAsia="en-AU"/>
              </w:rPr>
            </w:pPr>
            <w:ins w:id="445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64" w:author="KIM, Jason" w:date="2019-04-02T13:39:00Z"/>
                <w:rFonts w:ascii="Calibri" w:eastAsia="Times New Roman" w:hAnsi="Calibri" w:cs="Calibri"/>
                <w:color w:val="000000"/>
                <w:lang w:eastAsia="en-AU"/>
              </w:rPr>
            </w:pPr>
            <w:ins w:id="44565" w:author="KIM, Jason" w:date="2019-04-02T13:39:00Z">
              <w:r w:rsidRPr="0056388D">
                <w:rPr>
                  <w:rFonts w:ascii="Calibri" w:eastAsia="Times New Roman" w:hAnsi="Calibri" w:cs="Calibri"/>
                  <w:color w:val="000000"/>
                  <w:lang w:eastAsia="en-AU"/>
                </w:rPr>
                <w:t>Chainage 3350</w:t>
              </w:r>
            </w:ins>
          </w:p>
        </w:tc>
        <w:tc>
          <w:tcPr>
            <w:tcW w:w="818" w:type="pct"/>
            <w:noWrap/>
            <w:hideMark/>
          </w:tcPr>
          <w:p w:rsidR="00110C18" w:rsidRPr="0056388D" w:rsidRDefault="00110C18" w:rsidP="00063728">
            <w:pPr>
              <w:jc w:val="right"/>
              <w:rPr>
                <w:ins w:id="44566" w:author="KIM, Jason" w:date="2019-04-02T13:39:00Z"/>
                <w:rFonts w:ascii="Calibri" w:eastAsia="Times New Roman" w:hAnsi="Calibri" w:cs="Calibri"/>
                <w:color w:val="000000"/>
                <w:lang w:eastAsia="en-AU"/>
              </w:rPr>
            </w:pPr>
            <w:ins w:id="445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68" w:author="KIM, Jason" w:date="2019-04-02T13:39:00Z"/>
        </w:trPr>
        <w:tc>
          <w:tcPr>
            <w:tcW w:w="758" w:type="pct"/>
            <w:vMerge/>
            <w:hideMark/>
          </w:tcPr>
          <w:p w:rsidR="00110C18" w:rsidRPr="0056388D" w:rsidRDefault="00110C18" w:rsidP="00063728">
            <w:pPr>
              <w:rPr>
                <w:ins w:id="445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72" w:author="KIM, Jason" w:date="2019-04-02T13:39:00Z"/>
                <w:rFonts w:ascii="Calibri" w:eastAsia="Times New Roman" w:hAnsi="Calibri" w:cs="Calibri"/>
                <w:color w:val="000000"/>
                <w:lang w:eastAsia="en-AU"/>
              </w:rPr>
            </w:pPr>
            <w:ins w:id="44573" w:author="KIM, Jason" w:date="2019-04-02T13:39:00Z">
              <w:r w:rsidRPr="0056388D">
                <w:rPr>
                  <w:rFonts w:ascii="Calibri" w:eastAsia="Times New Roman" w:hAnsi="Calibri" w:cs="Calibri"/>
                  <w:color w:val="000000"/>
                  <w:lang w:eastAsia="en-AU"/>
                </w:rPr>
                <w:t>DXE2063</w:t>
              </w:r>
            </w:ins>
          </w:p>
        </w:tc>
        <w:tc>
          <w:tcPr>
            <w:tcW w:w="793" w:type="pct"/>
            <w:noWrap/>
            <w:hideMark/>
          </w:tcPr>
          <w:p w:rsidR="00110C18" w:rsidRPr="0056388D" w:rsidRDefault="00110C18" w:rsidP="00063728">
            <w:pPr>
              <w:rPr>
                <w:ins w:id="44574" w:author="KIM, Jason" w:date="2019-04-02T13:39:00Z"/>
                <w:rFonts w:ascii="Calibri" w:eastAsia="Times New Roman" w:hAnsi="Calibri" w:cs="Calibri"/>
                <w:color w:val="000000"/>
                <w:lang w:eastAsia="en-AU"/>
              </w:rPr>
            </w:pPr>
            <w:ins w:id="445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76" w:author="KIM, Jason" w:date="2019-04-02T13:39:00Z"/>
                <w:rFonts w:ascii="Calibri" w:eastAsia="Times New Roman" w:hAnsi="Calibri" w:cs="Calibri"/>
                <w:color w:val="000000"/>
                <w:lang w:eastAsia="en-AU"/>
              </w:rPr>
            </w:pPr>
            <w:ins w:id="44577" w:author="KIM, Jason" w:date="2019-04-02T13:39:00Z">
              <w:r w:rsidRPr="0056388D">
                <w:rPr>
                  <w:rFonts w:ascii="Calibri" w:eastAsia="Times New Roman" w:hAnsi="Calibri" w:cs="Calibri"/>
                  <w:color w:val="000000"/>
                  <w:lang w:eastAsia="en-AU"/>
                </w:rPr>
                <w:t>Chainage 3379</w:t>
              </w:r>
            </w:ins>
          </w:p>
        </w:tc>
        <w:tc>
          <w:tcPr>
            <w:tcW w:w="818" w:type="pct"/>
            <w:noWrap/>
            <w:hideMark/>
          </w:tcPr>
          <w:p w:rsidR="00110C18" w:rsidRPr="0056388D" w:rsidRDefault="00110C18" w:rsidP="00063728">
            <w:pPr>
              <w:jc w:val="right"/>
              <w:rPr>
                <w:ins w:id="44578" w:author="KIM, Jason" w:date="2019-04-02T13:39:00Z"/>
                <w:rFonts w:ascii="Calibri" w:eastAsia="Times New Roman" w:hAnsi="Calibri" w:cs="Calibri"/>
                <w:color w:val="000000"/>
                <w:lang w:eastAsia="en-AU"/>
              </w:rPr>
            </w:pPr>
            <w:ins w:id="445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80" w:author="KIM, Jason" w:date="2019-04-02T13:39:00Z"/>
        </w:trPr>
        <w:tc>
          <w:tcPr>
            <w:tcW w:w="758" w:type="pct"/>
            <w:vMerge/>
            <w:hideMark/>
          </w:tcPr>
          <w:p w:rsidR="00110C18" w:rsidRPr="0056388D" w:rsidRDefault="00110C18" w:rsidP="00063728">
            <w:pPr>
              <w:rPr>
                <w:ins w:id="445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84" w:author="KIM, Jason" w:date="2019-04-02T13:39:00Z"/>
                <w:rFonts w:ascii="Calibri" w:eastAsia="Times New Roman" w:hAnsi="Calibri" w:cs="Calibri"/>
                <w:color w:val="000000"/>
                <w:lang w:eastAsia="en-AU"/>
              </w:rPr>
            </w:pPr>
            <w:ins w:id="44585" w:author="KIM, Jason" w:date="2019-04-02T13:39:00Z">
              <w:r w:rsidRPr="0056388D">
                <w:rPr>
                  <w:rFonts w:ascii="Calibri" w:eastAsia="Times New Roman" w:hAnsi="Calibri" w:cs="Calibri"/>
                  <w:color w:val="000000"/>
                  <w:lang w:eastAsia="en-AU"/>
                </w:rPr>
                <w:t>DXE2064</w:t>
              </w:r>
            </w:ins>
          </w:p>
        </w:tc>
        <w:tc>
          <w:tcPr>
            <w:tcW w:w="793" w:type="pct"/>
            <w:noWrap/>
            <w:hideMark/>
          </w:tcPr>
          <w:p w:rsidR="00110C18" w:rsidRPr="0056388D" w:rsidRDefault="00110C18" w:rsidP="00063728">
            <w:pPr>
              <w:rPr>
                <w:ins w:id="44586" w:author="KIM, Jason" w:date="2019-04-02T13:39:00Z"/>
                <w:rFonts w:ascii="Calibri" w:eastAsia="Times New Roman" w:hAnsi="Calibri" w:cs="Calibri"/>
                <w:color w:val="000000"/>
                <w:lang w:eastAsia="en-AU"/>
              </w:rPr>
            </w:pPr>
            <w:ins w:id="4458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88" w:author="KIM, Jason" w:date="2019-04-02T13:39:00Z"/>
                <w:rFonts w:ascii="Calibri" w:eastAsia="Times New Roman" w:hAnsi="Calibri" w:cs="Calibri"/>
                <w:color w:val="000000"/>
                <w:lang w:eastAsia="en-AU"/>
              </w:rPr>
            </w:pPr>
            <w:ins w:id="44589" w:author="KIM, Jason" w:date="2019-04-02T13:39:00Z">
              <w:r w:rsidRPr="0056388D">
                <w:rPr>
                  <w:rFonts w:ascii="Calibri" w:eastAsia="Times New Roman" w:hAnsi="Calibri" w:cs="Calibri"/>
                  <w:color w:val="000000"/>
                  <w:lang w:eastAsia="en-AU"/>
                </w:rPr>
                <w:t>Chainage 3408</w:t>
              </w:r>
            </w:ins>
          </w:p>
        </w:tc>
        <w:tc>
          <w:tcPr>
            <w:tcW w:w="818" w:type="pct"/>
            <w:noWrap/>
            <w:hideMark/>
          </w:tcPr>
          <w:p w:rsidR="00110C18" w:rsidRPr="0056388D" w:rsidRDefault="00110C18" w:rsidP="00063728">
            <w:pPr>
              <w:jc w:val="right"/>
              <w:rPr>
                <w:ins w:id="44590" w:author="KIM, Jason" w:date="2019-04-02T13:39:00Z"/>
                <w:rFonts w:ascii="Calibri" w:eastAsia="Times New Roman" w:hAnsi="Calibri" w:cs="Calibri"/>
                <w:color w:val="000000"/>
                <w:lang w:eastAsia="en-AU"/>
              </w:rPr>
            </w:pPr>
            <w:ins w:id="445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92" w:author="KIM, Jason" w:date="2019-04-02T13:39:00Z"/>
        </w:trPr>
        <w:tc>
          <w:tcPr>
            <w:tcW w:w="758" w:type="pct"/>
            <w:vMerge w:val="restart"/>
            <w:noWrap/>
            <w:hideMark/>
          </w:tcPr>
          <w:p w:rsidR="00110C18" w:rsidRPr="0056388D" w:rsidRDefault="00110C18" w:rsidP="00063728">
            <w:pPr>
              <w:rPr>
                <w:ins w:id="44593" w:author="KIM, Jason" w:date="2019-04-02T13:39:00Z"/>
                <w:rFonts w:ascii="Calibri" w:eastAsia="Times New Roman" w:hAnsi="Calibri" w:cs="Calibri"/>
                <w:color w:val="000000"/>
                <w:lang w:eastAsia="en-AU"/>
              </w:rPr>
            </w:pPr>
            <w:ins w:id="44594" w:author="KIM, Jason" w:date="2019-04-02T13:39:00Z">
              <w:r w:rsidRPr="0056388D">
                <w:rPr>
                  <w:rFonts w:ascii="Calibri" w:eastAsia="Times New Roman" w:hAnsi="Calibri" w:cs="Calibri"/>
                  <w:color w:val="000000"/>
                  <w:lang w:eastAsia="en-AU"/>
                </w:rPr>
                <w:t>DXE24K1x</w:t>
              </w:r>
            </w:ins>
          </w:p>
        </w:tc>
        <w:tc>
          <w:tcPr>
            <w:tcW w:w="648" w:type="pct"/>
            <w:vMerge w:val="restart"/>
            <w:noWrap/>
            <w:hideMark/>
          </w:tcPr>
          <w:p w:rsidR="00110C18" w:rsidRPr="0056388D" w:rsidRDefault="00110C18" w:rsidP="00063728">
            <w:pPr>
              <w:rPr>
                <w:ins w:id="44595" w:author="KIM, Jason" w:date="2019-04-02T13:39:00Z"/>
                <w:rFonts w:ascii="Calibri" w:eastAsia="Times New Roman" w:hAnsi="Calibri" w:cs="Calibri"/>
                <w:color w:val="000000"/>
                <w:lang w:eastAsia="en-AU"/>
              </w:rPr>
            </w:pPr>
            <w:ins w:id="44596" w:author="KIM, Jason" w:date="2019-04-02T13:39:00Z">
              <w:r w:rsidRPr="0056388D">
                <w:rPr>
                  <w:rFonts w:ascii="Calibri" w:eastAsia="Times New Roman" w:hAnsi="Calibri" w:cs="Calibri"/>
                  <w:color w:val="000000"/>
                  <w:lang w:eastAsia="en-AU"/>
                </w:rPr>
                <w:t>ELZ10156</w:t>
              </w:r>
            </w:ins>
          </w:p>
        </w:tc>
        <w:tc>
          <w:tcPr>
            <w:tcW w:w="516" w:type="pct"/>
            <w:vMerge w:val="restart"/>
            <w:noWrap/>
            <w:hideMark/>
          </w:tcPr>
          <w:p w:rsidR="00110C18" w:rsidRPr="0056388D" w:rsidRDefault="00110C18" w:rsidP="00063728">
            <w:pPr>
              <w:rPr>
                <w:ins w:id="44597" w:author="KIM, Jason" w:date="2019-04-02T13:39:00Z"/>
                <w:rFonts w:ascii="Calibri" w:eastAsia="Times New Roman" w:hAnsi="Calibri" w:cs="Calibri"/>
                <w:color w:val="000000"/>
                <w:lang w:eastAsia="en-AU"/>
              </w:rPr>
            </w:pPr>
            <w:ins w:id="4459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99" w:author="KIM, Jason" w:date="2019-04-02T13:39:00Z"/>
                <w:rFonts w:ascii="Calibri" w:eastAsia="Times New Roman" w:hAnsi="Calibri" w:cs="Calibri"/>
                <w:color w:val="000000"/>
                <w:lang w:eastAsia="en-AU"/>
              </w:rPr>
            </w:pPr>
            <w:ins w:id="44600" w:author="KIM, Jason" w:date="2019-04-02T13:39:00Z">
              <w:r w:rsidRPr="0056388D">
                <w:rPr>
                  <w:rFonts w:ascii="Calibri" w:eastAsia="Times New Roman" w:hAnsi="Calibri" w:cs="Calibri"/>
                  <w:color w:val="000000"/>
                  <w:lang w:eastAsia="en-AU"/>
                </w:rPr>
                <w:t>DXE1078</w:t>
              </w:r>
            </w:ins>
          </w:p>
        </w:tc>
        <w:tc>
          <w:tcPr>
            <w:tcW w:w="793" w:type="pct"/>
            <w:noWrap/>
            <w:hideMark/>
          </w:tcPr>
          <w:p w:rsidR="00110C18" w:rsidRPr="0056388D" w:rsidRDefault="00110C18" w:rsidP="00063728">
            <w:pPr>
              <w:rPr>
                <w:ins w:id="44601" w:author="KIM, Jason" w:date="2019-04-02T13:39:00Z"/>
                <w:rFonts w:ascii="Calibri" w:eastAsia="Times New Roman" w:hAnsi="Calibri" w:cs="Calibri"/>
                <w:color w:val="000000"/>
                <w:lang w:eastAsia="en-AU"/>
              </w:rPr>
            </w:pPr>
            <w:ins w:id="446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03" w:author="KIM, Jason" w:date="2019-04-02T13:39:00Z"/>
                <w:rFonts w:ascii="Calibri" w:eastAsia="Times New Roman" w:hAnsi="Calibri" w:cs="Calibri"/>
                <w:color w:val="000000"/>
                <w:lang w:eastAsia="en-AU"/>
              </w:rPr>
            </w:pPr>
            <w:ins w:id="44604" w:author="KIM, Jason" w:date="2019-04-02T13:39:00Z">
              <w:r w:rsidRPr="0056388D">
                <w:rPr>
                  <w:rFonts w:ascii="Calibri" w:eastAsia="Times New Roman" w:hAnsi="Calibri" w:cs="Calibri"/>
                  <w:color w:val="000000"/>
                  <w:lang w:eastAsia="en-AU"/>
                </w:rPr>
                <w:t>Chainage 3726</w:t>
              </w:r>
            </w:ins>
          </w:p>
        </w:tc>
        <w:tc>
          <w:tcPr>
            <w:tcW w:w="818" w:type="pct"/>
            <w:noWrap/>
            <w:hideMark/>
          </w:tcPr>
          <w:p w:rsidR="00110C18" w:rsidRPr="0056388D" w:rsidRDefault="00110C18" w:rsidP="00063728">
            <w:pPr>
              <w:jc w:val="right"/>
              <w:rPr>
                <w:ins w:id="44605" w:author="KIM, Jason" w:date="2019-04-02T13:39:00Z"/>
                <w:rFonts w:ascii="Calibri" w:eastAsia="Times New Roman" w:hAnsi="Calibri" w:cs="Calibri"/>
                <w:color w:val="000000"/>
                <w:lang w:eastAsia="en-AU"/>
              </w:rPr>
            </w:pPr>
            <w:ins w:id="446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07" w:author="KIM, Jason" w:date="2019-04-02T13:39:00Z"/>
        </w:trPr>
        <w:tc>
          <w:tcPr>
            <w:tcW w:w="758" w:type="pct"/>
            <w:vMerge/>
            <w:hideMark/>
          </w:tcPr>
          <w:p w:rsidR="00110C18" w:rsidRPr="0056388D" w:rsidRDefault="00110C18" w:rsidP="00063728">
            <w:pPr>
              <w:rPr>
                <w:ins w:id="446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11" w:author="KIM, Jason" w:date="2019-04-02T13:39:00Z"/>
                <w:rFonts w:ascii="Calibri" w:eastAsia="Times New Roman" w:hAnsi="Calibri" w:cs="Calibri"/>
                <w:color w:val="000000"/>
                <w:lang w:eastAsia="en-AU"/>
              </w:rPr>
            </w:pPr>
            <w:ins w:id="44612" w:author="KIM, Jason" w:date="2019-04-02T13:39:00Z">
              <w:r w:rsidRPr="0056388D">
                <w:rPr>
                  <w:rFonts w:ascii="Calibri" w:eastAsia="Times New Roman" w:hAnsi="Calibri" w:cs="Calibri"/>
                  <w:color w:val="000000"/>
                  <w:lang w:eastAsia="en-AU"/>
                </w:rPr>
                <w:t>DXE1079</w:t>
              </w:r>
            </w:ins>
          </w:p>
        </w:tc>
        <w:tc>
          <w:tcPr>
            <w:tcW w:w="793" w:type="pct"/>
            <w:noWrap/>
            <w:hideMark/>
          </w:tcPr>
          <w:p w:rsidR="00110C18" w:rsidRPr="0056388D" w:rsidRDefault="00110C18" w:rsidP="00063728">
            <w:pPr>
              <w:rPr>
                <w:ins w:id="44613" w:author="KIM, Jason" w:date="2019-04-02T13:39:00Z"/>
                <w:rFonts w:ascii="Calibri" w:eastAsia="Times New Roman" w:hAnsi="Calibri" w:cs="Calibri"/>
                <w:color w:val="000000"/>
                <w:lang w:eastAsia="en-AU"/>
              </w:rPr>
            </w:pPr>
            <w:ins w:id="446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15" w:author="KIM, Jason" w:date="2019-04-02T13:39:00Z"/>
                <w:rFonts w:ascii="Calibri" w:eastAsia="Times New Roman" w:hAnsi="Calibri" w:cs="Calibri"/>
                <w:color w:val="000000"/>
                <w:lang w:eastAsia="en-AU"/>
              </w:rPr>
            </w:pPr>
            <w:ins w:id="44616" w:author="KIM, Jason" w:date="2019-04-02T13:39:00Z">
              <w:r w:rsidRPr="0056388D">
                <w:rPr>
                  <w:rFonts w:ascii="Calibri" w:eastAsia="Times New Roman" w:hAnsi="Calibri" w:cs="Calibri"/>
                  <w:color w:val="000000"/>
                  <w:lang w:eastAsia="en-AU"/>
                </w:rPr>
                <w:t>Chainage 3755</w:t>
              </w:r>
            </w:ins>
          </w:p>
        </w:tc>
        <w:tc>
          <w:tcPr>
            <w:tcW w:w="818" w:type="pct"/>
            <w:noWrap/>
            <w:hideMark/>
          </w:tcPr>
          <w:p w:rsidR="00110C18" w:rsidRPr="0056388D" w:rsidRDefault="00110C18" w:rsidP="00063728">
            <w:pPr>
              <w:jc w:val="right"/>
              <w:rPr>
                <w:ins w:id="44617" w:author="KIM, Jason" w:date="2019-04-02T13:39:00Z"/>
                <w:rFonts w:ascii="Calibri" w:eastAsia="Times New Roman" w:hAnsi="Calibri" w:cs="Calibri"/>
                <w:color w:val="000000"/>
                <w:lang w:eastAsia="en-AU"/>
              </w:rPr>
            </w:pPr>
            <w:ins w:id="44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19" w:author="KIM, Jason" w:date="2019-04-02T13:39:00Z"/>
        </w:trPr>
        <w:tc>
          <w:tcPr>
            <w:tcW w:w="758" w:type="pct"/>
            <w:vMerge/>
            <w:hideMark/>
          </w:tcPr>
          <w:p w:rsidR="00110C18" w:rsidRPr="0056388D" w:rsidRDefault="00110C18" w:rsidP="00063728">
            <w:pPr>
              <w:rPr>
                <w:ins w:id="446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23" w:author="KIM, Jason" w:date="2019-04-02T13:39:00Z"/>
                <w:rFonts w:ascii="Calibri" w:eastAsia="Times New Roman" w:hAnsi="Calibri" w:cs="Calibri"/>
                <w:color w:val="000000"/>
                <w:lang w:eastAsia="en-AU"/>
              </w:rPr>
            </w:pPr>
            <w:ins w:id="44624" w:author="KIM, Jason" w:date="2019-04-02T13:39:00Z">
              <w:r w:rsidRPr="0056388D">
                <w:rPr>
                  <w:rFonts w:ascii="Calibri" w:eastAsia="Times New Roman" w:hAnsi="Calibri" w:cs="Calibri"/>
                  <w:color w:val="000000"/>
                  <w:lang w:eastAsia="en-AU"/>
                </w:rPr>
                <w:t>DXE1080</w:t>
              </w:r>
            </w:ins>
          </w:p>
        </w:tc>
        <w:tc>
          <w:tcPr>
            <w:tcW w:w="793" w:type="pct"/>
            <w:noWrap/>
            <w:hideMark/>
          </w:tcPr>
          <w:p w:rsidR="00110C18" w:rsidRPr="0056388D" w:rsidRDefault="00110C18" w:rsidP="00063728">
            <w:pPr>
              <w:rPr>
                <w:ins w:id="44625" w:author="KIM, Jason" w:date="2019-04-02T13:39:00Z"/>
                <w:rFonts w:ascii="Calibri" w:eastAsia="Times New Roman" w:hAnsi="Calibri" w:cs="Calibri"/>
                <w:color w:val="000000"/>
                <w:lang w:eastAsia="en-AU"/>
              </w:rPr>
            </w:pPr>
            <w:ins w:id="446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27" w:author="KIM, Jason" w:date="2019-04-02T13:39:00Z"/>
                <w:rFonts w:ascii="Calibri" w:eastAsia="Times New Roman" w:hAnsi="Calibri" w:cs="Calibri"/>
                <w:color w:val="000000"/>
                <w:lang w:eastAsia="en-AU"/>
              </w:rPr>
            </w:pPr>
            <w:ins w:id="44628" w:author="KIM, Jason" w:date="2019-04-02T13:39:00Z">
              <w:r w:rsidRPr="0056388D">
                <w:rPr>
                  <w:rFonts w:ascii="Calibri" w:eastAsia="Times New Roman" w:hAnsi="Calibri" w:cs="Calibri"/>
                  <w:color w:val="000000"/>
                  <w:lang w:eastAsia="en-AU"/>
                </w:rPr>
                <w:t>Chainage 3784</w:t>
              </w:r>
            </w:ins>
          </w:p>
        </w:tc>
        <w:tc>
          <w:tcPr>
            <w:tcW w:w="818" w:type="pct"/>
            <w:noWrap/>
            <w:hideMark/>
          </w:tcPr>
          <w:p w:rsidR="00110C18" w:rsidRPr="0056388D" w:rsidRDefault="00110C18" w:rsidP="00063728">
            <w:pPr>
              <w:jc w:val="right"/>
              <w:rPr>
                <w:ins w:id="44629" w:author="KIM, Jason" w:date="2019-04-02T13:39:00Z"/>
                <w:rFonts w:ascii="Calibri" w:eastAsia="Times New Roman" w:hAnsi="Calibri" w:cs="Calibri"/>
                <w:color w:val="000000"/>
                <w:lang w:eastAsia="en-AU"/>
              </w:rPr>
            </w:pPr>
            <w:ins w:id="446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31" w:author="KIM, Jason" w:date="2019-04-02T13:39:00Z"/>
        </w:trPr>
        <w:tc>
          <w:tcPr>
            <w:tcW w:w="758" w:type="pct"/>
            <w:vMerge w:val="restart"/>
            <w:noWrap/>
            <w:hideMark/>
          </w:tcPr>
          <w:p w:rsidR="00110C18" w:rsidRPr="0056388D" w:rsidRDefault="00110C18" w:rsidP="00063728">
            <w:pPr>
              <w:rPr>
                <w:ins w:id="44632" w:author="KIM, Jason" w:date="2019-04-02T13:39:00Z"/>
                <w:rFonts w:ascii="Calibri" w:eastAsia="Times New Roman" w:hAnsi="Calibri" w:cs="Calibri"/>
                <w:color w:val="000000"/>
                <w:lang w:eastAsia="en-AU"/>
              </w:rPr>
            </w:pPr>
            <w:ins w:id="44633" w:author="KIM, Jason" w:date="2019-04-02T13:39:00Z">
              <w:r w:rsidRPr="0056388D">
                <w:rPr>
                  <w:rFonts w:ascii="Calibri" w:eastAsia="Times New Roman" w:hAnsi="Calibri" w:cs="Calibri"/>
                  <w:color w:val="000000"/>
                  <w:lang w:eastAsia="en-AU"/>
                </w:rPr>
                <w:t>DXE24K2x</w:t>
              </w:r>
            </w:ins>
          </w:p>
        </w:tc>
        <w:tc>
          <w:tcPr>
            <w:tcW w:w="648" w:type="pct"/>
            <w:vMerge w:val="restart"/>
            <w:noWrap/>
            <w:hideMark/>
          </w:tcPr>
          <w:p w:rsidR="00110C18" w:rsidRPr="0056388D" w:rsidRDefault="00110C18" w:rsidP="00063728">
            <w:pPr>
              <w:rPr>
                <w:ins w:id="44634" w:author="KIM, Jason" w:date="2019-04-02T13:39:00Z"/>
                <w:rFonts w:ascii="Calibri" w:eastAsia="Times New Roman" w:hAnsi="Calibri" w:cs="Calibri"/>
                <w:color w:val="000000"/>
                <w:lang w:eastAsia="en-AU"/>
              </w:rPr>
            </w:pPr>
            <w:ins w:id="44635" w:author="KIM, Jason" w:date="2019-04-02T13:39:00Z">
              <w:r w:rsidRPr="0056388D">
                <w:rPr>
                  <w:rFonts w:ascii="Calibri" w:eastAsia="Times New Roman" w:hAnsi="Calibri" w:cs="Calibri"/>
                  <w:color w:val="000000"/>
                  <w:lang w:eastAsia="en-AU"/>
                </w:rPr>
                <w:t>ELZ10152</w:t>
              </w:r>
            </w:ins>
          </w:p>
        </w:tc>
        <w:tc>
          <w:tcPr>
            <w:tcW w:w="516" w:type="pct"/>
            <w:vMerge w:val="restart"/>
            <w:noWrap/>
            <w:hideMark/>
          </w:tcPr>
          <w:p w:rsidR="00110C18" w:rsidRPr="0056388D" w:rsidRDefault="00110C18" w:rsidP="00063728">
            <w:pPr>
              <w:rPr>
                <w:ins w:id="44636" w:author="KIM, Jason" w:date="2019-04-02T13:39:00Z"/>
                <w:rFonts w:ascii="Calibri" w:eastAsia="Times New Roman" w:hAnsi="Calibri" w:cs="Calibri"/>
                <w:color w:val="000000"/>
                <w:lang w:eastAsia="en-AU"/>
              </w:rPr>
            </w:pPr>
            <w:ins w:id="4463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638" w:author="KIM, Jason" w:date="2019-04-02T13:39:00Z"/>
                <w:rFonts w:ascii="Calibri" w:eastAsia="Times New Roman" w:hAnsi="Calibri" w:cs="Calibri"/>
                <w:color w:val="000000"/>
                <w:lang w:eastAsia="en-AU"/>
              </w:rPr>
            </w:pPr>
            <w:ins w:id="44639" w:author="KIM, Jason" w:date="2019-04-02T13:39:00Z">
              <w:r w:rsidRPr="0056388D">
                <w:rPr>
                  <w:rFonts w:ascii="Calibri" w:eastAsia="Times New Roman" w:hAnsi="Calibri" w:cs="Calibri"/>
                  <w:color w:val="000000"/>
                  <w:lang w:eastAsia="en-AU"/>
                </w:rPr>
                <w:t>DXE1074</w:t>
              </w:r>
            </w:ins>
          </w:p>
        </w:tc>
        <w:tc>
          <w:tcPr>
            <w:tcW w:w="793" w:type="pct"/>
            <w:noWrap/>
            <w:hideMark/>
          </w:tcPr>
          <w:p w:rsidR="00110C18" w:rsidRPr="0056388D" w:rsidRDefault="00110C18" w:rsidP="00063728">
            <w:pPr>
              <w:rPr>
                <w:ins w:id="44640" w:author="KIM, Jason" w:date="2019-04-02T13:39:00Z"/>
                <w:rFonts w:ascii="Calibri" w:eastAsia="Times New Roman" w:hAnsi="Calibri" w:cs="Calibri"/>
                <w:color w:val="000000"/>
                <w:lang w:eastAsia="en-AU"/>
              </w:rPr>
            </w:pPr>
            <w:ins w:id="446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42" w:author="KIM, Jason" w:date="2019-04-02T13:39:00Z"/>
                <w:rFonts w:ascii="Calibri" w:eastAsia="Times New Roman" w:hAnsi="Calibri" w:cs="Calibri"/>
                <w:color w:val="000000"/>
                <w:lang w:eastAsia="en-AU"/>
              </w:rPr>
            </w:pPr>
            <w:ins w:id="44643" w:author="KIM, Jason" w:date="2019-04-02T13:39:00Z">
              <w:r w:rsidRPr="0056388D">
                <w:rPr>
                  <w:rFonts w:ascii="Calibri" w:eastAsia="Times New Roman" w:hAnsi="Calibri" w:cs="Calibri"/>
                  <w:color w:val="000000"/>
                  <w:lang w:eastAsia="en-AU"/>
                </w:rPr>
                <w:t>Chainage 3591</w:t>
              </w:r>
            </w:ins>
          </w:p>
        </w:tc>
        <w:tc>
          <w:tcPr>
            <w:tcW w:w="818" w:type="pct"/>
            <w:noWrap/>
            <w:hideMark/>
          </w:tcPr>
          <w:p w:rsidR="00110C18" w:rsidRPr="0056388D" w:rsidRDefault="00110C18" w:rsidP="00063728">
            <w:pPr>
              <w:jc w:val="right"/>
              <w:rPr>
                <w:ins w:id="44644" w:author="KIM, Jason" w:date="2019-04-02T13:39:00Z"/>
                <w:rFonts w:ascii="Calibri" w:eastAsia="Times New Roman" w:hAnsi="Calibri" w:cs="Calibri"/>
                <w:color w:val="000000"/>
                <w:lang w:eastAsia="en-AU"/>
              </w:rPr>
            </w:pPr>
            <w:ins w:id="44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46" w:author="KIM, Jason" w:date="2019-04-02T13:39:00Z"/>
        </w:trPr>
        <w:tc>
          <w:tcPr>
            <w:tcW w:w="758" w:type="pct"/>
            <w:vMerge/>
            <w:hideMark/>
          </w:tcPr>
          <w:p w:rsidR="00110C18" w:rsidRPr="0056388D" w:rsidRDefault="00110C18" w:rsidP="00063728">
            <w:pPr>
              <w:rPr>
                <w:ins w:id="446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50" w:author="KIM, Jason" w:date="2019-04-02T13:39:00Z"/>
                <w:rFonts w:ascii="Calibri" w:eastAsia="Times New Roman" w:hAnsi="Calibri" w:cs="Calibri"/>
                <w:color w:val="000000"/>
                <w:lang w:eastAsia="en-AU"/>
              </w:rPr>
            </w:pPr>
            <w:ins w:id="44651" w:author="KIM, Jason" w:date="2019-04-02T13:39:00Z">
              <w:r w:rsidRPr="0056388D">
                <w:rPr>
                  <w:rFonts w:ascii="Calibri" w:eastAsia="Times New Roman" w:hAnsi="Calibri" w:cs="Calibri"/>
                  <w:color w:val="000000"/>
                  <w:lang w:eastAsia="en-AU"/>
                </w:rPr>
                <w:t>DXE1075</w:t>
              </w:r>
            </w:ins>
          </w:p>
        </w:tc>
        <w:tc>
          <w:tcPr>
            <w:tcW w:w="793" w:type="pct"/>
            <w:noWrap/>
            <w:hideMark/>
          </w:tcPr>
          <w:p w:rsidR="00110C18" w:rsidRPr="0056388D" w:rsidRDefault="00110C18" w:rsidP="00063728">
            <w:pPr>
              <w:rPr>
                <w:ins w:id="44652" w:author="KIM, Jason" w:date="2019-04-02T13:39:00Z"/>
                <w:rFonts w:ascii="Calibri" w:eastAsia="Times New Roman" w:hAnsi="Calibri" w:cs="Calibri"/>
                <w:color w:val="000000"/>
                <w:lang w:eastAsia="en-AU"/>
              </w:rPr>
            </w:pPr>
            <w:ins w:id="446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54" w:author="KIM, Jason" w:date="2019-04-02T13:39:00Z"/>
                <w:rFonts w:ascii="Calibri" w:eastAsia="Times New Roman" w:hAnsi="Calibri" w:cs="Calibri"/>
                <w:color w:val="000000"/>
                <w:lang w:eastAsia="en-AU"/>
              </w:rPr>
            </w:pPr>
            <w:ins w:id="44655" w:author="KIM, Jason" w:date="2019-04-02T13:39:00Z">
              <w:r w:rsidRPr="0056388D">
                <w:rPr>
                  <w:rFonts w:ascii="Calibri" w:eastAsia="Times New Roman" w:hAnsi="Calibri" w:cs="Calibri"/>
                  <w:color w:val="000000"/>
                  <w:lang w:eastAsia="en-AU"/>
                </w:rPr>
                <w:t>Chainage 3620</w:t>
              </w:r>
            </w:ins>
          </w:p>
        </w:tc>
        <w:tc>
          <w:tcPr>
            <w:tcW w:w="818" w:type="pct"/>
            <w:noWrap/>
            <w:hideMark/>
          </w:tcPr>
          <w:p w:rsidR="00110C18" w:rsidRPr="0056388D" w:rsidRDefault="00110C18" w:rsidP="00063728">
            <w:pPr>
              <w:jc w:val="right"/>
              <w:rPr>
                <w:ins w:id="44656" w:author="KIM, Jason" w:date="2019-04-02T13:39:00Z"/>
                <w:rFonts w:ascii="Calibri" w:eastAsia="Times New Roman" w:hAnsi="Calibri" w:cs="Calibri"/>
                <w:color w:val="000000"/>
                <w:lang w:eastAsia="en-AU"/>
              </w:rPr>
            </w:pPr>
            <w:ins w:id="44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58" w:author="KIM, Jason" w:date="2019-04-02T13:39:00Z"/>
        </w:trPr>
        <w:tc>
          <w:tcPr>
            <w:tcW w:w="758" w:type="pct"/>
            <w:vMerge/>
            <w:hideMark/>
          </w:tcPr>
          <w:p w:rsidR="00110C18" w:rsidRPr="0056388D" w:rsidRDefault="00110C18" w:rsidP="00063728">
            <w:pPr>
              <w:rPr>
                <w:ins w:id="446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62" w:author="KIM, Jason" w:date="2019-04-02T13:39:00Z"/>
                <w:rFonts w:ascii="Calibri" w:eastAsia="Times New Roman" w:hAnsi="Calibri" w:cs="Calibri"/>
                <w:color w:val="000000"/>
                <w:lang w:eastAsia="en-AU"/>
              </w:rPr>
            </w:pPr>
            <w:ins w:id="44663" w:author="KIM, Jason" w:date="2019-04-02T13:39:00Z">
              <w:r w:rsidRPr="0056388D">
                <w:rPr>
                  <w:rFonts w:ascii="Calibri" w:eastAsia="Times New Roman" w:hAnsi="Calibri" w:cs="Calibri"/>
                  <w:color w:val="000000"/>
                  <w:lang w:eastAsia="en-AU"/>
                </w:rPr>
                <w:t>DXE1076</w:t>
              </w:r>
            </w:ins>
          </w:p>
        </w:tc>
        <w:tc>
          <w:tcPr>
            <w:tcW w:w="793" w:type="pct"/>
            <w:noWrap/>
            <w:hideMark/>
          </w:tcPr>
          <w:p w:rsidR="00110C18" w:rsidRPr="0056388D" w:rsidRDefault="00110C18" w:rsidP="00063728">
            <w:pPr>
              <w:rPr>
                <w:ins w:id="44664" w:author="KIM, Jason" w:date="2019-04-02T13:39:00Z"/>
                <w:rFonts w:ascii="Calibri" w:eastAsia="Times New Roman" w:hAnsi="Calibri" w:cs="Calibri"/>
                <w:color w:val="000000"/>
                <w:lang w:eastAsia="en-AU"/>
              </w:rPr>
            </w:pPr>
            <w:ins w:id="4466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66" w:author="KIM, Jason" w:date="2019-04-02T13:39:00Z"/>
                <w:rFonts w:ascii="Calibri" w:eastAsia="Times New Roman" w:hAnsi="Calibri" w:cs="Calibri"/>
                <w:color w:val="000000"/>
                <w:lang w:eastAsia="en-AU"/>
              </w:rPr>
            </w:pPr>
            <w:ins w:id="44667" w:author="KIM, Jason" w:date="2019-04-02T13:39:00Z">
              <w:r w:rsidRPr="0056388D">
                <w:rPr>
                  <w:rFonts w:ascii="Calibri" w:eastAsia="Times New Roman" w:hAnsi="Calibri" w:cs="Calibri"/>
                  <w:color w:val="000000"/>
                  <w:lang w:eastAsia="en-AU"/>
                </w:rPr>
                <w:t>Chainage 3646</w:t>
              </w:r>
            </w:ins>
          </w:p>
        </w:tc>
        <w:tc>
          <w:tcPr>
            <w:tcW w:w="818" w:type="pct"/>
            <w:noWrap/>
            <w:hideMark/>
          </w:tcPr>
          <w:p w:rsidR="00110C18" w:rsidRPr="0056388D" w:rsidRDefault="00110C18" w:rsidP="00063728">
            <w:pPr>
              <w:jc w:val="right"/>
              <w:rPr>
                <w:ins w:id="44668" w:author="KIM, Jason" w:date="2019-04-02T13:39:00Z"/>
                <w:rFonts w:ascii="Calibri" w:eastAsia="Times New Roman" w:hAnsi="Calibri" w:cs="Calibri"/>
                <w:color w:val="000000"/>
                <w:lang w:eastAsia="en-AU"/>
              </w:rPr>
            </w:pPr>
            <w:ins w:id="44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70" w:author="KIM, Jason" w:date="2019-04-02T13:39:00Z"/>
        </w:trPr>
        <w:tc>
          <w:tcPr>
            <w:tcW w:w="758" w:type="pct"/>
            <w:vMerge/>
            <w:hideMark/>
          </w:tcPr>
          <w:p w:rsidR="00110C18" w:rsidRPr="0056388D" w:rsidRDefault="00110C18" w:rsidP="00063728">
            <w:pPr>
              <w:rPr>
                <w:ins w:id="4467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7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7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74" w:author="KIM, Jason" w:date="2019-04-02T13:39:00Z"/>
                <w:rFonts w:ascii="Calibri" w:eastAsia="Times New Roman" w:hAnsi="Calibri" w:cs="Calibri"/>
                <w:color w:val="000000"/>
                <w:lang w:eastAsia="en-AU"/>
              </w:rPr>
            </w:pPr>
            <w:ins w:id="44675" w:author="KIM, Jason" w:date="2019-04-02T13:39:00Z">
              <w:r w:rsidRPr="0056388D">
                <w:rPr>
                  <w:rFonts w:ascii="Calibri" w:eastAsia="Times New Roman" w:hAnsi="Calibri" w:cs="Calibri"/>
                  <w:color w:val="000000"/>
                  <w:lang w:eastAsia="en-AU"/>
                </w:rPr>
                <w:t>DXE1077</w:t>
              </w:r>
            </w:ins>
          </w:p>
        </w:tc>
        <w:tc>
          <w:tcPr>
            <w:tcW w:w="793" w:type="pct"/>
            <w:noWrap/>
            <w:hideMark/>
          </w:tcPr>
          <w:p w:rsidR="00110C18" w:rsidRPr="0056388D" w:rsidRDefault="00110C18" w:rsidP="00063728">
            <w:pPr>
              <w:rPr>
                <w:ins w:id="44676" w:author="KIM, Jason" w:date="2019-04-02T13:39:00Z"/>
                <w:rFonts w:ascii="Calibri" w:eastAsia="Times New Roman" w:hAnsi="Calibri" w:cs="Calibri"/>
                <w:color w:val="000000"/>
                <w:lang w:eastAsia="en-AU"/>
              </w:rPr>
            </w:pPr>
            <w:ins w:id="4467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78" w:author="KIM, Jason" w:date="2019-04-02T13:39:00Z"/>
                <w:rFonts w:ascii="Calibri" w:eastAsia="Times New Roman" w:hAnsi="Calibri" w:cs="Calibri"/>
                <w:color w:val="000000"/>
                <w:lang w:eastAsia="en-AU"/>
              </w:rPr>
            </w:pPr>
            <w:ins w:id="44679" w:author="KIM, Jason" w:date="2019-04-02T13:39:00Z">
              <w:r w:rsidRPr="0056388D">
                <w:rPr>
                  <w:rFonts w:ascii="Calibri" w:eastAsia="Times New Roman" w:hAnsi="Calibri" w:cs="Calibri"/>
                  <w:color w:val="000000"/>
                  <w:lang w:eastAsia="en-AU"/>
                </w:rPr>
                <w:t>Chainage 3675</w:t>
              </w:r>
            </w:ins>
          </w:p>
        </w:tc>
        <w:tc>
          <w:tcPr>
            <w:tcW w:w="818" w:type="pct"/>
            <w:noWrap/>
            <w:hideMark/>
          </w:tcPr>
          <w:p w:rsidR="00110C18" w:rsidRPr="0056388D" w:rsidRDefault="00110C18" w:rsidP="00063728">
            <w:pPr>
              <w:jc w:val="right"/>
              <w:rPr>
                <w:ins w:id="44680" w:author="KIM, Jason" w:date="2019-04-02T13:39:00Z"/>
                <w:rFonts w:ascii="Calibri" w:eastAsia="Times New Roman" w:hAnsi="Calibri" w:cs="Calibri"/>
                <w:color w:val="000000"/>
                <w:lang w:eastAsia="en-AU"/>
              </w:rPr>
            </w:pPr>
            <w:ins w:id="44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82" w:author="KIM, Jason" w:date="2019-04-02T13:39:00Z"/>
        </w:trPr>
        <w:tc>
          <w:tcPr>
            <w:tcW w:w="758" w:type="pct"/>
            <w:vMerge w:val="restart"/>
            <w:noWrap/>
            <w:hideMark/>
          </w:tcPr>
          <w:p w:rsidR="00110C18" w:rsidRPr="0056388D" w:rsidRDefault="00110C18" w:rsidP="00063728">
            <w:pPr>
              <w:rPr>
                <w:ins w:id="44683" w:author="KIM, Jason" w:date="2019-04-02T13:39:00Z"/>
                <w:rFonts w:ascii="Calibri" w:eastAsia="Times New Roman" w:hAnsi="Calibri" w:cs="Calibri"/>
                <w:color w:val="000000"/>
                <w:lang w:eastAsia="en-AU"/>
              </w:rPr>
            </w:pPr>
            <w:ins w:id="44684" w:author="KIM, Jason" w:date="2019-04-02T13:39:00Z">
              <w:r w:rsidRPr="0056388D">
                <w:rPr>
                  <w:rFonts w:ascii="Calibri" w:eastAsia="Times New Roman" w:hAnsi="Calibri" w:cs="Calibri"/>
                  <w:color w:val="000000"/>
                  <w:lang w:eastAsia="en-AU"/>
                </w:rPr>
                <w:t>DXE24K3x</w:t>
              </w:r>
            </w:ins>
          </w:p>
        </w:tc>
        <w:tc>
          <w:tcPr>
            <w:tcW w:w="648" w:type="pct"/>
            <w:vMerge w:val="restart"/>
            <w:noWrap/>
            <w:hideMark/>
          </w:tcPr>
          <w:p w:rsidR="00110C18" w:rsidRPr="0056388D" w:rsidRDefault="00110C18" w:rsidP="00063728">
            <w:pPr>
              <w:rPr>
                <w:ins w:id="44685" w:author="KIM, Jason" w:date="2019-04-02T13:39:00Z"/>
                <w:rFonts w:ascii="Calibri" w:eastAsia="Times New Roman" w:hAnsi="Calibri" w:cs="Calibri"/>
                <w:color w:val="000000"/>
                <w:lang w:eastAsia="en-AU"/>
              </w:rPr>
            </w:pPr>
            <w:ins w:id="44686" w:author="KIM, Jason" w:date="2019-04-02T13:39:00Z">
              <w:r w:rsidRPr="0056388D">
                <w:rPr>
                  <w:rFonts w:ascii="Calibri" w:eastAsia="Times New Roman" w:hAnsi="Calibri" w:cs="Calibri"/>
                  <w:color w:val="000000"/>
                  <w:lang w:eastAsia="en-AU"/>
                </w:rPr>
                <w:t>ELZ20156</w:t>
              </w:r>
            </w:ins>
          </w:p>
        </w:tc>
        <w:tc>
          <w:tcPr>
            <w:tcW w:w="516" w:type="pct"/>
            <w:vMerge w:val="restart"/>
            <w:noWrap/>
            <w:hideMark/>
          </w:tcPr>
          <w:p w:rsidR="00110C18" w:rsidRPr="0056388D" w:rsidRDefault="00110C18" w:rsidP="00063728">
            <w:pPr>
              <w:rPr>
                <w:ins w:id="44687" w:author="KIM, Jason" w:date="2019-04-02T13:39:00Z"/>
                <w:rFonts w:ascii="Calibri" w:eastAsia="Times New Roman" w:hAnsi="Calibri" w:cs="Calibri"/>
                <w:color w:val="000000"/>
                <w:lang w:eastAsia="en-AU"/>
              </w:rPr>
            </w:pPr>
            <w:ins w:id="4468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689" w:author="KIM, Jason" w:date="2019-04-02T13:39:00Z"/>
                <w:rFonts w:ascii="Calibri" w:eastAsia="Times New Roman" w:hAnsi="Calibri" w:cs="Calibri"/>
                <w:color w:val="000000"/>
                <w:lang w:eastAsia="en-AU"/>
              </w:rPr>
            </w:pPr>
            <w:ins w:id="44690" w:author="KIM, Jason" w:date="2019-04-02T13:39:00Z">
              <w:r w:rsidRPr="0056388D">
                <w:rPr>
                  <w:rFonts w:ascii="Calibri" w:eastAsia="Times New Roman" w:hAnsi="Calibri" w:cs="Calibri"/>
                  <w:color w:val="000000"/>
                  <w:lang w:eastAsia="en-AU"/>
                </w:rPr>
                <w:t>DXE2072</w:t>
              </w:r>
            </w:ins>
          </w:p>
        </w:tc>
        <w:tc>
          <w:tcPr>
            <w:tcW w:w="793" w:type="pct"/>
            <w:noWrap/>
            <w:hideMark/>
          </w:tcPr>
          <w:p w:rsidR="00110C18" w:rsidRPr="0056388D" w:rsidRDefault="00110C18" w:rsidP="00063728">
            <w:pPr>
              <w:rPr>
                <w:ins w:id="44691" w:author="KIM, Jason" w:date="2019-04-02T13:39:00Z"/>
                <w:rFonts w:ascii="Calibri" w:eastAsia="Times New Roman" w:hAnsi="Calibri" w:cs="Calibri"/>
                <w:color w:val="000000"/>
                <w:lang w:eastAsia="en-AU"/>
              </w:rPr>
            </w:pPr>
            <w:ins w:id="446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693" w:author="KIM, Jason" w:date="2019-04-02T13:39:00Z"/>
                <w:rFonts w:ascii="Calibri" w:eastAsia="Times New Roman" w:hAnsi="Calibri" w:cs="Calibri"/>
                <w:color w:val="000000"/>
                <w:lang w:eastAsia="en-AU"/>
              </w:rPr>
            </w:pPr>
            <w:ins w:id="44694" w:author="KIM, Jason" w:date="2019-04-02T13:39:00Z">
              <w:r w:rsidRPr="0056388D">
                <w:rPr>
                  <w:rFonts w:ascii="Calibri" w:eastAsia="Times New Roman" w:hAnsi="Calibri" w:cs="Calibri"/>
                  <w:color w:val="000000"/>
                  <w:lang w:eastAsia="en-AU"/>
                </w:rPr>
                <w:t>Chainage 3706</w:t>
              </w:r>
            </w:ins>
          </w:p>
        </w:tc>
        <w:tc>
          <w:tcPr>
            <w:tcW w:w="818" w:type="pct"/>
            <w:noWrap/>
            <w:hideMark/>
          </w:tcPr>
          <w:p w:rsidR="00110C18" w:rsidRPr="0056388D" w:rsidRDefault="00110C18" w:rsidP="00063728">
            <w:pPr>
              <w:jc w:val="right"/>
              <w:rPr>
                <w:ins w:id="44695" w:author="KIM, Jason" w:date="2019-04-02T13:39:00Z"/>
                <w:rFonts w:ascii="Calibri" w:eastAsia="Times New Roman" w:hAnsi="Calibri" w:cs="Calibri"/>
                <w:color w:val="000000"/>
                <w:lang w:eastAsia="en-AU"/>
              </w:rPr>
            </w:pPr>
            <w:ins w:id="44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97" w:author="KIM, Jason" w:date="2019-04-02T13:39:00Z"/>
        </w:trPr>
        <w:tc>
          <w:tcPr>
            <w:tcW w:w="758" w:type="pct"/>
            <w:vMerge/>
            <w:hideMark/>
          </w:tcPr>
          <w:p w:rsidR="00110C18" w:rsidRPr="0056388D" w:rsidRDefault="00110C18" w:rsidP="00063728">
            <w:pPr>
              <w:rPr>
                <w:ins w:id="446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01" w:author="KIM, Jason" w:date="2019-04-02T13:39:00Z"/>
                <w:rFonts w:ascii="Calibri" w:eastAsia="Times New Roman" w:hAnsi="Calibri" w:cs="Calibri"/>
                <w:color w:val="000000"/>
                <w:lang w:eastAsia="en-AU"/>
              </w:rPr>
            </w:pPr>
            <w:ins w:id="44702" w:author="KIM, Jason" w:date="2019-04-02T13:39:00Z">
              <w:r w:rsidRPr="0056388D">
                <w:rPr>
                  <w:rFonts w:ascii="Calibri" w:eastAsia="Times New Roman" w:hAnsi="Calibri" w:cs="Calibri"/>
                  <w:color w:val="000000"/>
                  <w:lang w:eastAsia="en-AU"/>
                </w:rPr>
                <w:t>DXE2073</w:t>
              </w:r>
            </w:ins>
          </w:p>
        </w:tc>
        <w:tc>
          <w:tcPr>
            <w:tcW w:w="793" w:type="pct"/>
            <w:noWrap/>
            <w:hideMark/>
          </w:tcPr>
          <w:p w:rsidR="00110C18" w:rsidRPr="0056388D" w:rsidRDefault="00110C18" w:rsidP="00063728">
            <w:pPr>
              <w:rPr>
                <w:ins w:id="44703" w:author="KIM, Jason" w:date="2019-04-02T13:39:00Z"/>
                <w:rFonts w:ascii="Calibri" w:eastAsia="Times New Roman" w:hAnsi="Calibri" w:cs="Calibri"/>
                <w:color w:val="000000"/>
                <w:lang w:eastAsia="en-AU"/>
              </w:rPr>
            </w:pPr>
            <w:ins w:id="447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05" w:author="KIM, Jason" w:date="2019-04-02T13:39:00Z"/>
                <w:rFonts w:ascii="Calibri" w:eastAsia="Times New Roman" w:hAnsi="Calibri" w:cs="Calibri"/>
                <w:color w:val="000000"/>
                <w:lang w:eastAsia="en-AU"/>
              </w:rPr>
            </w:pPr>
            <w:ins w:id="44706" w:author="KIM, Jason" w:date="2019-04-02T13:39:00Z">
              <w:r w:rsidRPr="0056388D">
                <w:rPr>
                  <w:rFonts w:ascii="Calibri" w:eastAsia="Times New Roman" w:hAnsi="Calibri" w:cs="Calibri"/>
                  <w:color w:val="000000"/>
                  <w:lang w:eastAsia="en-AU"/>
                </w:rPr>
                <w:t>Chainage 3735</w:t>
              </w:r>
            </w:ins>
          </w:p>
        </w:tc>
        <w:tc>
          <w:tcPr>
            <w:tcW w:w="818" w:type="pct"/>
            <w:noWrap/>
            <w:hideMark/>
          </w:tcPr>
          <w:p w:rsidR="00110C18" w:rsidRPr="0056388D" w:rsidRDefault="00110C18" w:rsidP="00063728">
            <w:pPr>
              <w:jc w:val="right"/>
              <w:rPr>
                <w:ins w:id="44707" w:author="KIM, Jason" w:date="2019-04-02T13:39:00Z"/>
                <w:rFonts w:ascii="Calibri" w:eastAsia="Times New Roman" w:hAnsi="Calibri" w:cs="Calibri"/>
                <w:color w:val="000000"/>
                <w:lang w:eastAsia="en-AU"/>
              </w:rPr>
            </w:pPr>
            <w:ins w:id="447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09" w:author="KIM, Jason" w:date="2019-04-02T13:39:00Z"/>
        </w:trPr>
        <w:tc>
          <w:tcPr>
            <w:tcW w:w="758" w:type="pct"/>
            <w:vMerge/>
            <w:hideMark/>
          </w:tcPr>
          <w:p w:rsidR="00110C18" w:rsidRPr="0056388D" w:rsidRDefault="00110C18" w:rsidP="00063728">
            <w:pPr>
              <w:rPr>
                <w:ins w:id="4471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1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1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13" w:author="KIM, Jason" w:date="2019-04-02T13:39:00Z"/>
                <w:rFonts w:ascii="Calibri" w:eastAsia="Times New Roman" w:hAnsi="Calibri" w:cs="Calibri"/>
                <w:color w:val="000000"/>
                <w:lang w:eastAsia="en-AU"/>
              </w:rPr>
            </w:pPr>
            <w:ins w:id="44714" w:author="KIM, Jason" w:date="2019-04-02T13:39:00Z">
              <w:r w:rsidRPr="0056388D">
                <w:rPr>
                  <w:rFonts w:ascii="Calibri" w:eastAsia="Times New Roman" w:hAnsi="Calibri" w:cs="Calibri"/>
                  <w:color w:val="000000"/>
                  <w:lang w:eastAsia="en-AU"/>
                </w:rPr>
                <w:t>DXE2074</w:t>
              </w:r>
            </w:ins>
          </w:p>
        </w:tc>
        <w:tc>
          <w:tcPr>
            <w:tcW w:w="793" w:type="pct"/>
            <w:noWrap/>
            <w:hideMark/>
          </w:tcPr>
          <w:p w:rsidR="00110C18" w:rsidRPr="0056388D" w:rsidRDefault="00110C18" w:rsidP="00063728">
            <w:pPr>
              <w:rPr>
                <w:ins w:id="44715" w:author="KIM, Jason" w:date="2019-04-02T13:39:00Z"/>
                <w:rFonts w:ascii="Calibri" w:eastAsia="Times New Roman" w:hAnsi="Calibri" w:cs="Calibri"/>
                <w:color w:val="000000"/>
                <w:lang w:eastAsia="en-AU"/>
              </w:rPr>
            </w:pPr>
            <w:ins w:id="4471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17" w:author="KIM, Jason" w:date="2019-04-02T13:39:00Z"/>
                <w:rFonts w:ascii="Calibri" w:eastAsia="Times New Roman" w:hAnsi="Calibri" w:cs="Calibri"/>
                <w:color w:val="000000"/>
                <w:lang w:eastAsia="en-AU"/>
              </w:rPr>
            </w:pPr>
            <w:ins w:id="44718" w:author="KIM, Jason" w:date="2019-04-02T13:39:00Z">
              <w:r w:rsidRPr="0056388D">
                <w:rPr>
                  <w:rFonts w:ascii="Calibri" w:eastAsia="Times New Roman" w:hAnsi="Calibri" w:cs="Calibri"/>
                  <w:color w:val="000000"/>
                  <w:lang w:eastAsia="en-AU"/>
                </w:rPr>
                <w:t>Chainage 3764</w:t>
              </w:r>
            </w:ins>
          </w:p>
        </w:tc>
        <w:tc>
          <w:tcPr>
            <w:tcW w:w="818" w:type="pct"/>
            <w:noWrap/>
            <w:hideMark/>
          </w:tcPr>
          <w:p w:rsidR="00110C18" w:rsidRPr="0056388D" w:rsidRDefault="00110C18" w:rsidP="00063728">
            <w:pPr>
              <w:jc w:val="right"/>
              <w:rPr>
                <w:ins w:id="44719" w:author="KIM, Jason" w:date="2019-04-02T13:39:00Z"/>
                <w:rFonts w:ascii="Calibri" w:eastAsia="Times New Roman" w:hAnsi="Calibri" w:cs="Calibri"/>
                <w:color w:val="000000"/>
                <w:lang w:eastAsia="en-AU"/>
              </w:rPr>
            </w:pPr>
            <w:ins w:id="447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21" w:author="KIM, Jason" w:date="2019-04-02T13:39:00Z"/>
        </w:trPr>
        <w:tc>
          <w:tcPr>
            <w:tcW w:w="758" w:type="pct"/>
            <w:vMerge w:val="restart"/>
            <w:noWrap/>
            <w:hideMark/>
          </w:tcPr>
          <w:p w:rsidR="00110C18" w:rsidRPr="0056388D" w:rsidRDefault="00110C18" w:rsidP="00063728">
            <w:pPr>
              <w:rPr>
                <w:ins w:id="44722" w:author="KIM, Jason" w:date="2019-04-02T13:39:00Z"/>
                <w:rFonts w:ascii="Calibri" w:eastAsia="Times New Roman" w:hAnsi="Calibri" w:cs="Calibri"/>
                <w:color w:val="000000"/>
                <w:lang w:eastAsia="en-AU"/>
              </w:rPr>
            </w:pPr>
            <w:ins w:id="44723" w:author="KIM, Jason" w:date="2019-04-02T13:39:00Z">
              <w:r w:rsidRPr="0056388D">
                <w:rPr>
                  <w:rFonts w:ascii="Calibri" w:eastAsia="Times New Roman" w:hAnsi="Calibri" w:cs="Calibri"/>
                  <w:color w:val="000000"/>
                  <w:lang w:eastAsia="en-AU"/>
                </w:rPr>
                <w:t>DXE24K4x</w:t>
              </w:r>
            </w:ins>
          </w:p>
        </w:tc>
        <w:tc>
          <w:tcPr>
            <w:tcW w:w="648" w:type="pct"/>
            <w:vMerge w:val="restart"/>
            <w:noWrap/>
            <w:hideMark/>
          </w:tcPr>
          <w:p w:rsidR="00110C18" w:rsidRPr="0056388D" w:rsidRDefault="00110C18" w:rsidP="00063728">
            <w:pPr>
              <w:rPr>
                <w:ins w:id="44724" w:author="KIM, Jason" w:date="2019-04-02T13:39:00Z"/>
                <w:rFonts w:ascii="Calibri" w:eastAsia="Times New Roman" w:hAnsi="Calibri" w:cs="Calibri"/>
                <w:color w:val="000000"/>
                <w:lang w:eastAsia="en-AU"/>
              </w:rPr>
            </w:pPr>
            <w:ins w:id="44725" w:author="KIM, Jason" w:date="2019-04-02T13:39:00Z">
              <w:r w:rsidRPr="0056388D">
                <w:rPr>
                  <w:rFonts w:ascii="Calibri" w:eastAsia="Times New Roman" w:hAnsi="Calibri" w:cs="Calibri"/>
                  <w:color w:val="000000"/>
                  <w:lang w:eastAsia="en-AU"/>
                </w:rPr>
                <w:t>ELZ20152</w:t>
              </w:r>
            </w:ins>
          </w:p>
        </w:tc>
        <w:tc>
          <w:tcPr>
            <w:tcW w:w="516" w:type="pct"/>
            <w:vMerge w:val="restart"/>
            <w:noWrap/>
            <w:hideMark/>
          </w:tcPr>
          <w:p w:rsidR="00110C18" w:rsidRPr="0056388D" w:rsidRDefault="00110C18" w:rsidP="00063728">
            <w:pPr>
              <w:rPr>
                <w:ins w:id="44726" w:author="KIM, Jason" w:date="2019-04-02T13:39:00Z"/>
                <w:rFonts w:ascii="Calibri" w:eastAsia="Times New Roman" w:hAnsi="Calibri" w:cs="Calibri"/>
                <w:color w:val="000000"/>
                <w:lang w:eastAsia="en-AU"/>
              </w:rPr>
            </w:pPr>
            <w:ins w:id="4472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728" w:author="KIM, Jason" w:date="2019-04-02T13:39:00Z"/>
                <w:rFonts w:ascii="Calibri" w:eastAsia="Times New Roman" w:hAnsi="Calibri" w:cs="Calibri"/>
                <w:color w:val="000000"/>
                <w:lang w:eastAsia="en-AU"/>
              </w:rPr>
            </w:pPr>
            <w:ins w:id="44729" w:author="KIM, Jason" w:date="2019-04-02T13:39:00Z">
              <w:r w:rsidRPr="0056388D">
                <w:rPr>
                  <w:rFonts w:ascii="Calibri" w:eastAsia="Times New Roman" w:hAnsi="Calibri" w:cs="Calibri"/>
                  <w:color w:val="000000"/>
                  <w:lang w:eastAsia="en-AU"/>
                </w:rPr>
                <w:t>DXE2068</w:t>
              </w:r>
            </w:ins>
          </w:p>
        </w:tc>
        <w:tc>
          <w:tcPr>
            <w:tcW w:w="793" w:type="pct"/>
            <w:noWrap/>
            <w:hideMark/>
          </w:tcPr>
          <w:p w:rsidR="00110C18" w:rsidRPr="0056388D" w:rsidRDefault="00110C18" w:rsidP="00063728">
            <w:pPr>
              <w:rPr>
                <w:ins w:id="44730" w:author="KIM, Jason" w:date="2019-04-02T13:39:00Z"/>
                <w:rFonts w:ascii="Calibri" w:eastAsia="Times New Roman" w:hAnsi="Calibri" w:cs="Calibri"/>
                <w:color w:val="000000"/>
                <w:lang w:eastAsia="en-AU"/>
              </w:rPr>
            </w:pPr>
            <w:ins w:id="447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32" w:author="KIM, Jason" w:date="2019-04-02T13:39:00Z"/>
                <w:rFonts w:ascii="Calibri" w:eastAsia="Times New Roman" w:hAnsi="Calibri" w:cs="Calibri"/>
                <w:color w:val="000000"/>
                <w:lang w:eastAsia="en-AU"/>
              </w:rPr>
            </w:pPr>
            <w:ins w:id="44733" w:author="KIM, Jason" w:date="2019-04-02T13:39:00Z">
              <w:r w:rsidRPr="0056388D">
                <w:rPr>
                  <w:rFonts w:ascii="Calibri" w:eastAsia="Times New Roman" w:hAnsi="Calibri" w:cs="Calibri"/>
                  <w:color w:val="000000"/>
                  <w:lang w:eastAsia="en-AU"/>
                </w:rPr>
                <w:t>Chainage 3570</w:t>
              </w:r>
            </w:ins>
          </w:p>
        </w:tc>
        <w:tc>
          <w:tcPr>
            <w:tcW w:w="818" w:type="pct"/>
            <w:noWrap/>
            <w:hideMark/>
          </w:tcPr>
          <w:p w:rsidR="00110C18" w:rsidRPr="0056388D" w:rsidRDefault="00110C18" w:rsidP="00063728">
            <w:pPr>
              <w:jc w:val="right"/>
              <w:rPr>
                <w:ins w:id="44734" w:author="KIM, Jason" w:date="2019-04-02T13:39:00Z"/>
                <w:rFonts w:ascii="Calibri" w:eastAsia="Times New Roman" w:hAnsi="Calibri" w:cs="Calibri"/>
                <w:color w:val="000000"/>
                <w:lang w:eastAsia="en-AU"/>
              </w:rPr>
            </w:pPr>
            <w:ins w:id="447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36" w:author="KIM, Jason" w:date="2019-04-02T13:39:00Z"/>
        </w:trPr>
        <w:tc>
          <w:tcPr>
            <w:tcW w:w="758" w:type="pct"/>
            <w:vMerge/>
            <w:hideMark/>
          </w:tcPr>
          <w:p w:rsidR="00110C18" w:rsidRPr="0056388D" w:rsidRDefault="00110C18" w:rsidP="00063728">
            <w:pPr>
              <w:rPr>
                <w:ins w:id="447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40" w:author="KIM, Jason" w:date="2019-04-02T13:39:00Z"/>
                <w:rFonts w:ascii="Calibri" w:eastAsia="Times New Roman" w:hAnsi="Calibri" w:cs="Calibri"/>
                <w:color w:val="000000"/>
                <w:lang w:eastAsia="en-AU"/>
              </w:rPr>
            </w:pPr>
            <w:ins w:id="44741" w:author="KIM, Jason" w:date="2019-04-02T13:39:00Z">
              <w:r w:rsidRPr="0056388D">
                <w:rPr>
                  <w:rFonts w:ascii="Calibri" w:eastAsia="Times New Roman" w:hAnsi="Calibri" w:cs="Calibri"/>
                  <w:color w:val="000000"/>
                  <w:lang w:eastAsia="en-AU"/>
                </w:rPr>
                <w:t>DXE2069</w:t>
              </w:r>
            </w:ins>
          </w:p>
        </w:tc>
        <w:tc>
          <w:tcPr>
            <w:tcW w:w="793" w:type="pct"/>
            <w:noWrap/>
            <w:hideMark/>
          </w:tcPr>
          <w:p w:rsidR="00110C18" w:rsidRPr="0056388D" w:rsidRDefault="00110C18" w:rsidP="00063728">
            <w:pPr>
              <w:rPr>
                <w:ins w:id="44742" w:author="KIM, Jason" w:date="2019-04-02T13:39:00Z"/>
                <w:rFonts w:ascii="Calibri" w:eastAsia="Times New Roman" w:hAnsi="Calibri" w:cs="Calibri"/>
                <w:color w:val="000000"/>
                <w:lang w:eastAsia="en-AU"/>
              </w:rPr>
            </w:pPr>
            <w:ins w:id="4474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44" w:author="KIM, Jason" w:date="2019-04-02T13:39:00Z"/>
                <w:rFonts w:ascii="Calibri" w:eastAsia="Times New Roman" w:hAnsi="Calibri" w:cs="Calibri"/>
                <w:color w:val="000000"/>
                <w:lang w:eastAsia="en-AU"/>
              </w:rPr>
            </w:pPr>
            <w:ins w:id="44745" w:author="KIM, Jason" w:date="2019-04-02T13:39:00Z">
              <w:r w:rsidRPr="0056388D">
                <w:rPr>
                  <w:rFonts w:ascii="Calibri" w:eastAsia="Times New Roman" w:hAnsi="Calibri" w:cs="Calibri"/>
                  <w:color w:val="000000"/>
                  <w:lang w:eastAsia="en-AU"/>
                </w:rPr>
                <w:t>Chainage 3598</w:t>
              </w:r>
            </w:ins>
          </w:p>
        </w:tc>
        <w:tc>
          <w:tcPr>
            <w:tcW w:w="818" w:type="pct"/>
            <w:noWrap/>
            <w:hideMark/>
          </w:tcPr>
          <w:p w:rsidR="00110C18" w:rsidRPr="0056388D" w:rsidRDefault="00110C18" w:rsidP="00063728">
            <w:pPr>
              <w:jc w:val="right"/>
              <w:rPr>
                <w:ins w:id="44746" w:author="KIM, Jason" w:date="2019-04-02T13:39:00Z"/>
                <w:rFonts w:ascii="Calibri" w:eastAsia="Times New Roman" w:hAnsi="Calibri" w:cs="Calibri"/>
                <w:color w:val="000000"/>
                <w:lang w:eastAsia="en-AU"/>
              </w:rPr>
            </w:pPr>
            <w:ins w:id="447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48" w:author="KIM, Jason" w:date="2019-04-02T13:39:00Z"/>
        </w:trPr>
        <w:tc>
          <w:tcPr>
            <w:tcW w:w="758" w:type="pct"/>
            <w:vMerge/>
            <w:hideMark/>
          </w:tcPr>
          <w:p w:rsidR="00110C18" w:rsidRPr="0056388D" w:rsidRDefault="00110C18" w:rsidP="00063728">
            <w:pPr>
              <w:rPr>
                <w:ins w:id="4474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5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5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52" w:author="KIM, Jason" w:date="2019-04-02T13:39:00Z"/>
                <w:rFonts w:ascii="Calibri" w:eastAsia="Times New Roman" w:hAnsi="Calibri" w:cs="Calibri"/>
                <w:color w:val="000000"/>
                <w:lang w:eastAsia="en-AU"/>
              </w:rPr>
            </w:pPr>
            <w:ins w:id="44753" w:author="KIM, Jason" w:date="2019-04-02T13:39:00Z">
              <w:r w:rsidRPr="0056388D">
                <w:rPr>
                  <w:rFonts w:ascii="Calibri" w:eastAsia="Times New Roman" w:hAnsi="Calibri" w:cs="Calibri"/>
                  <w:color w:val="000000"/>
                  <w:lang w:eastAsia="en-AU"/>
                </w:rPr>
                <w:t>DXE2070</w:t>
              </w:r>
            </w:ins>
          </w:p>
        </w:tc>
        <w:tc>
          <w:tcPr>
            <w:tcW w:w="793" w:type="pct"/>
            <w:noWrap/>
            <w:hideMark/>
          </w:tcPr>
          <w:p w:rsidR="00110C18" w:rsidRPr="0056388D" w:rsidRDefault="00110C18" w:rsidP="00063728">
            <w:pPr>
              <w:rPr>
                <w:ins w:id="44754" w:author="KIM, Jason" w:date="2019-04-02T13:39:00Z"/>
                <w:rFonts w:ascii="Calibri" w:eastAsia="Times New Roman" w:hAnsi="Calibri" w:cs="Calibri"/>
                <w:color w:val="000000"/>
                <w:lang w:eastAsia="en-AU"/>
              </w:rPr>
            </w:pPr>
            <w:ins w:id="4475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56" w:author="KIM, Jason" w:date="2019-04-02T13:39:00Z"/>
                <w:rFonts w:ascii="Calibri" w:eastAsia="Times New Roman" w:hAnsi="Calibri" w:cs="Calibri"/>
                <w:color w:val="000000"/>
                <w:lang w:eastAsia="en-AU"/>
              </w:rPr>
            </w:pPr>
            <w:ins w:id="44757" w:author="KIM, Jason" w:date="2019-04-02T13:39:00Z">
              <w:r w:rsidRPr="0056388D">
                <w:rPr>
                  <w:rFonts w:ascii="Calibri" w:eastAsia="Times New Roman" w:hAnsi="Calibri" w:cs="Calibri"/>
                  <w:color w:val="000000"/>
                  <w:lang w:eastAsia="en-AU"/>
                </w:rPr>
                <w:t>Chainage 3627</w:t>
              </w:r>
            </w:ins>
          </w:p>
        </w:tc>
        <w:tc>
          <w:tcPr>
            <w:tcW w:w="818" w:type="pct"/>
            <w:noWrap/>
            <w:hideMark/>
          </w:tcPr>
          <w:p w:rsidR="00110C18" w:rsidRPr="0056388D" w:rsidRDefault="00110C18" w:rsidP="00063728">
            <w:pPr>
              <w:jc w:val="right"/>
              <w:rPr>
                <w:ins w:id="44758" w:author="KIM, Jason" w:date="2019-04-02T13:39:00Z"/>
                <w:rFonts w:ascii="Calibri" w:eastAsia="Times New Roman" w:hAnsi="Calibri" w:cs="Calibri"/>
                <w:color w:val="000000"/>
                <w:lang w:eastAsia="en-AU"/>
              </w:rPr>
            </w:pPr>
            <w:ins w:id="44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60" w:author="KIM, Jason" w:date="2019-04-02T13:39:00Z"/>
        </w:trPr>
        <w:tc>
          <w:tcPr>
            <w:tcW w:w="758" w:type="pct"/>
            <w:vMerge/>
            <w:hideMark/>
          </w:tcPr>
          <w:p w:rsidR="00110C18" w:rsidRPr="0056388D" w:rsidRDefault="00110C18" w:rsidP="00063728">
            <w:pPr>
              <w:rPr>
                <w:ins w:id="4476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6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6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64" w:author="KIM, Jason" w:date="2019-04-02T13:39:00Z"/>
                <w:rFonts w:ascii="Calibri" w:eastAsia="Times New Roman" w:hAnsi="Calibri" w:cs="Calibri"/>
                <w:color w:val="000000"/>
                <w:lang w:eastAsia="en-AU"/>
              </w:rPr>
            </w:pPr>
            <w:ins w:id="44765" w:author="KIM, Jason" w:date="2019-04-02T13:39:00Z">
              <w:r w:rsidRPr="0056388D">
                <w:rPr>
                  <w:rFonts w:ascii="Calibri" w:eastAsia="Times New Roman" w:hAnsi="Calibri" w:cs="Calibri"/>
                  <w:color w:val="000000"/>
                  <w:lang w:eastAsia="en-AU"/>
                </w:rPr>
                <w:t>DXE2071</w:t>
              </w:r>
            </w:ins>
          </w:p>
        </w:tc>
        <w:tc>
          <w:tcPr>
            <w:tcW w:w="793" w:type="pct"/>
            <w:noWrap/>
            <w:hideMark/>
          </w:tcPr>
          <w:p w:rsidR="00110C18" w:rsidRPr="0056388D" w:rsidRDefault="00110C18" w:rsidP="00063728">
            <w:pPr>
              <w:rPr>
                <w:ins w:id="44766" w:author="KIM, Jason" w:date="2019-04-02T13:39:00Z"/>
                <w:rFonts w:ascii="Calibri" w:eastAsia="Times New Roman" w:hAnsi="Calibri" w:cs="Calibri"/>
                <w:color w:val="000000"/>
                <w:lang w:eastAsia="en-AU"/>
              </w:rPr>
            </w:pPr>
            <w:ins w:id="4476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68" w:author="KIM, Jason" w:date="2019-04-02T13:39:00Z"/>
                <w:rFonts w:ascii="Calibri" w:eastAsia="Times New Roman" w:hAnsi="Calibri" w:cs="Calibri"/>
                <w:color w:val="000000"/>
                <w:lang w:eastAsia="en-AU"/>
              </w:rPr>
            </w:pPr>
            <w:ins w:id="44769" w:author="KIM, Jason" w:date="2019-04-02T13:39:00Z">
              <w:r w:rsidRPr="0056388D">
                <w:rPr>
                  <w:rFonts w:ascii="Calibri" w:eastAsia="Times New Roman" w:hAnsi="Calibri" w:cs="Calibri"/>
                  <w:color w:val="000000"/>
                  <w:lang w:eastAsia="en-AU"/>
                </w:rPr>
                <w:t>Chainage 3655</w:t>
              </w:r>
            </w:ins>
          </w:p>
        </w:tc>
        <w:tc>
          <w:tcPr>
            <w:tcW w:w="818" w:type="pct"/>
            <w:noWrap/>
            <w:hideMark/>
          </w:tcPr>
          <w:p w:rsidR="00110C18" w:rsidRPr="0056388D" w:rsidRDefault="00110C18" w:rsidP="00063728">
            <w:pPr>
              <w:jc w:val="right"/>
              <w:rPr>
                <w:ins w:id="44770" w:author="KIM, Jason" w:date="2019-04-02T13:39:00Z"/>
                <w:rFonts w:ascii="Calibri" w:eastAsia="Times New Roman" w:hAnsi="Calibri" w:cs="Calibri"/>
                <w:color w:val="000000"/>
                <w:lang w:eastAsia="en-AU"/>
              </w:rPr>
            </w:pPr>
            <w:ins w:id="447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72" w:author="KIM, Jason" w:date="2019-04-02T13:39:00Z"/>
        </w:trPr>
        <w:tc>
          <w:tcPr>
            <w:tcW w:w="758" w:type="pct"/>
            <w:vMerge w:val="restart"/>
            <w:noWrap/>
            <w:hideMark/>
          </w:tcPr>
          <w:p w:rsidR="00110C18" w:rsidRPr="0056388D" w:rsidRDefault="00110C18" w:rsidP="00063728">
            <w:pPr>
              <w:rPr>
                <w:ins w:id="44773" w:author="KIM, Jason" w:date="2019-04-02T13:39:00Z"/>
                <w:rFonts w:ascii="Calibri" w:eastAsia="Times New Roman" w:hAnsi="Calibri" w:cs="Calibri"/>
                <w:color w:val="000000"/>
                <w:lang w:eastAsia="en-AU"/>
              </w:rPr>
            </w:pPr>
            <w:ins w:id="44774" w:author="KIM, Jason" w:date="2019-04-02T13:39:00Z">
              <w:r w:rsidRPr="0056388D">
                <w:rPr>
                  <w:rFonts w:ascii="Calibri" w:eastAsia="Times New Roman" w:hAnsi="Calibri" w:cs="Calibri"/>
                  <w:color w:val="000000"/>
                  <w:lang w:eastAsia="en-AU"/>
                </w:rPr>
                <w:t>DXE26K1x</w:t>
              </w:r>
            </w:ins>
          </w:p>
        </w:tc>
        <w:tc>
          <w:tcPr>
            <w:tcW w:w="648" w:type="pct"/>
            <w:vMerge w:val="restart"/>
            <w:noWrap/>
            <w:hideMark/>
          </w:tcPr>
          <w:p w:rsidR="00110C18" w:rsidRPr="0056388D" w:rsidRDefault="00110C18" w:rsidP="00063728">
            <w:pPr>
              <w:rPr>
                <w:ins w:id="44775" w:author="KIM, Jason" w:date="2019-04-02T13:39:00Z"/>
                <w:rFonts w:ascii="Calibri" w:eastAsia="Times New Roman" w:hAnsi="Calibri" w:cs="Calibri"/>
                <w:color w:val="000000"/>
                <w:lang w:eastAsia="en-AU"/>
              </w:rPr>
            </w:pPr>
            <w:ins w:id="44776" w:author="KIM, Jason" w:date="2019-04-02T13:39:00Z">
              <w:r w:rsidRPr="0056388D">
                <w:rPr>
                  <w:rFonts w:ascii="Calibri" w:eastAsia="Times New Roman" w:hAnsi="Calibri" w:cs="Calibri"/>
                  <w:color w:val="000000"/>
                  <w:lang w:eastAsia="en-AU"/>
                </w:rPr>
                <w:t>ELZ10164</w:t>
              </w:r>
            </w:ins>
          </w:p>
        </w:tc>
        <w:tc>
          <w:tcPr>
            <w:tcW w:w="516" w:type="pct"/>
            <w:vMerge w:val="restart"/>
            <w:noWrap/>
            <w:hideMark/>
          </w:tcPr>
          <w:p w:rsidR="00110C18" w:rsidRPr="0056388D" w:rsidRDefault="00110C18" w:rsidP="00063728">
            <w:pPr>
              <w:rPr>
                <w:ins w:id="44777" w:author="KIM, Jason" w:date="2019-04-02T13:39:00Z"/>
                <w:rFonts w:ascii="Calibri" w:eastAsia="Times New Roman" w:hAnsi="Calibri" w:cs="Calibri"/>
                <w:color w:val="000000"/>
                <w:lang w:eastAsia="en-AU"/>
              </w:rPr>
            </w:pPr>
            <w:ins w:id="4477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779" w:author="KIM, Jason" w:date="2019-04-02T13:39:00Z"/>
                <w:rFonts w:ascii="Calibri" w:eastAsia="Times New Roman" w:hAnsi="Calibri" w:cs="Calibri"/>
                <w:color w:val="000000"/>
                <w:lang w:eastAsia="en-AU"/>
              </w:rPr>
            </w:pPr>
            <w:ins w:id="44780" w:author="KIM, Jason" w:date="2019-04-02T13:39:00Z">
              <w:r w:rsidRPr="0056388D">
                <w:rPr>
                  <w:rFonts w:ascii="Calibri" w:eastAsia="Times New Roman" w:hAnsi="Calibri" w:cs="Calibri"/>
                  <w:color w:val="000000"/>
                  <w:lang w:eastAsia="en-AU"/>
                </w:rPr>
                <w:t>DXE1084</w:t>
              </w:r>
            </w:ins>
          </w:p>
        </w:tc>
        <w:tc>
          <w:tcPr>
            <w:tcW w:w="793" w:type="pct"/>
            <w:noWrap/>
            <w:hideMark/>
          </w:tcPr>
          <w:p w:rsidR="00110C18" w:rsidRPr="0056388D" w:rsidRDefault="00110C18" w:rsidP="00063728">
            <w:pPr>
              <w:rPr>
                <w:ins w:id="44781" w:author="KIM, Jason" w:date="2019-04-02T13:39:00Z"/>
                <w:rFonts w:ascii="Calibri" w:eastAsia="Times New Roman" w:hAnsi="Calibri" w:cs="Calibri"/>
                <w:color w:val="000000"/>
                <w:lang w:eastAsia="en-AU"/>
              </w:rPr>
            </w:pPr>
            <w:ins w:id="447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783" w:author="KIM, Jason" w:date="2019-04-02T13:39:00Z"/>
                <w:rFonts w:ascii="Calibri" w:eastAsia="Times New Roman" w:hAnsi="Calibri" w:cs="Calibri"/>
                <w:color w:val="000000"/>
                <w:lang w:eastAsia="en-AU"/>
              </w:rPr>
            </w:pPr>
            <w:ins w:id="44784" w:author="KIM, Jason" w:date="2019-04-02T13:39:00Z">
              <w:r w:rsidRPr="0056388D">
                <w:rPr>
                  <w:rFonts w:ascii="Calibri" w:eastAsia="Times New Roman" w:hAnsi="Calibri" w:cs="Calibri"/>
                  <w:color w:val="000000"/>
                  <w:lang w:eastAsia="en-AU"/>
                </w:rPr>
                <w:t>Chainage 3965</w:t>
              </w:r>
            </w:ins>
          </w:p>
        </w:tc>
        <w:tc>
          <w:tcPr>
            <w:tcW w:w="818" w:type="pct"/>
            <w:noWrap/>
            <w:hideMark/>
          </w:tcPr>
          <w:p w:rsidR="00110C18" w:rsidRPr="0056388D" w:rsidRDefault="00110C18" w:rsidP="00063728">
            <w:pPr>
              <w:jc w:val="right"/>
              <w:rPr>
                <w:ins w:id="44785" w:author="KIM, Jason" w:date="2019-04-02T13:39:00Z"/>
                <w:rFonts w:ascii="Calibri" w:eastAsia="Times New Roman" w:hAnsi="Calibri" w:cs="Calibri"/>
                <w:color w:val="000000"/>
                <w:lang w:eastAsia="en-AU"/>
              </w:rPr>
            </w:pPr>
            <w:ins w:id="44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87" w:author="KIM, Jason" w:date="2019-04-02T13:39:00Z"/>
        </w:trPr>
        <w:tc>
          <w:tcPr>
            <w:tcW w:w="758" w:type="pct"/>
            <w:vMerge/>
            <w:hideMark/>
          </w:tcPr>
          <w:p w:rsidR="00110C18" w:rsidRPr="0056388D" w:rsidRDefault="00110C18" w:rsidP="00063728">
            <w:pPr>
              <w:rPr>
                <w:ins w:id="4478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8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9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91" w:author="KIM, Jason" w:date="2019-04-02T13:39:00Z"/>
                <w:rFonts w:ascii="Calibri" w:eastAsia="Times New Roman" w:hAnsi="Calibri" w:cs="Calibri"/>
                <w:color w:val="000000"/>
                <w:lang w:eastAsia="en-AU"/>
              </w:rPr>
            </w:pPr>
            <w:ins w:id="44792" w:author="KIM, Jason" w:date="2019-04-02T13:39:00Z">
              <w:r w:rsidRPr="0056388D">
                <w:rPr>
                  <w:rFonts w:ascii="Calibri" w:eastAsia="Times New Roman" w:hAnsi="Calibri" w:cs="Calibri"/>
                  <w:color w:val="000000"/>
                  <w:lang w:eastAsia="en-AU"/>
                </w:rPr>
                <w:t>DXE1085</w:t>
              </w:r>
            </w:ins>
          </w:p>
        </w:tc>
        <w:tc>
          <w:tcPr>
            <w:tcW w:w="793" w:type="pct"/>
            <w:noWrap/>
            <w:hideMark/>
          </w:tcPr>
          <w:p w:rsidR="00110C18" w:rsidRPr="0056388D" w:rsidRDefault="00110C18" w:rsidP="00063728">
            <w:pPr>
              <w:rPr>
                <w:ins w:id="44793" w:author="KIM, Jason" w:date="2019-04-02T13:39:00Z"/>
                <w:rFonts w:ascii="Calibri" w:eastAsia="Times New Roman" w:hAnsi="Calibri" w:cs="Calibri"/>
                <w:color w:val="000000"/>
                <w:lang w:eastAsia="en-AU"/>
              </w:rPr>
            </w:pPr>
            <w:ins w:id="4479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795" w:author="KIM, Jason" w:date="2019-04-02T13:39:00Z"/>
                <w:rFonts w:ascii="Calibri" w:eastAsia="Times New Roman" w:hAnsi="Calibri" w:cs="Calibri"/>
                <w:color w:val="000000"/>
                <w:lang w:eastAsia="en-AU"/>
              </w:rPr>
            </w:pPr>
            <w:ins w:id="44796" w:author="KIM, Jason" w:date="2019-04-02T13:39:00Z">
              <w:r w:rsidRPr="0056388D">
                <w:rPr>
                  <w:rFonts w:ascii="Calibri" w:eastAsia="Times New Roman" w:hAnsi="Calibri" w:cs="Calibri"/>
                  <w:color w:val="000000"/>
                  <w:lang w:eastAsia="en-AU"/>
                </w:rPr>
                <w:t>Chainage 3995</w:t>
              </w:r>
            </w:ins>
          </w:p>
        </w:tc>
        <w:tc>
          <w:tcPr>
            <w:tcW w:w="818" w:type="pct"/>
            <w:noWrap/>
            <w:hideMark/>
          </w:tcPr>
          <w:p w:rsidR="00110C18" w:rsidRPr="0056388D" w:rsidRDefault="00110C18" w:rsidP="00063728">
            <w:pPr>
              <w:jc w:val="right"/>
              <w:rPr>
                <w:ins w:id="44797" w:author="KIM, Jason" w:date="2019-04-02T13:39:00Z"/>
                <w:rFonts w:ascii="Calibri" w:eastAsia="Times New Roman" w:hAnsi="Calibri" w:cs="Calibri"/>
                <w:color w:val="000000"/>
                <w:lang w:eastAsia="en-AU"/>
              </w:rPr>
            </w:pPr>
            <w:ins w:id="44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99" w:author="KIM, Jason" w:date="2019-04-02T13:39:00Z"/>
        </w:trPr>
        <w:tc>
          <w:tcPr>
            <w:tcW w:w="758" w:type="pct"/>
            <w:vMerge/>
            <w:hideMark/>
          </w:tcPr>
          <w:p w:rsidR="00110C18" w:rsidRPr="0056388D" w:rsidRDefault="00110C18" w:rsidP="00063728">
            <w:pPr>
              <w:rPr>
                <w:ins w:id="4480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0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0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03" w:author="KIM, Jason" w:date="2019-04-02T13:39:00Z"/>
                <w:rFonts w:ascii="Calibri" w:eastAsia="Times New Roman" w:hAnsi="Calibri" w:cs="Calibri"/>
                <w:color w:val="000000"/>
                <w:lang w:eastAsia="en-AU"/>
              </w:rPr>
            </w:pPr>
            <w:ins w:id="44804" w:author="KIM, Jason" w:date="2019-04-02T13:39:00Z">
              <w:r w:rsidRPr="0056388D">
                <w:rPr>
                  <w:rFonts w:ascii="Calibri" w:eastAsia="Times New Roman" w:hAnsi="Calibri" w:cs="Calibri"/>
                  <w:color w:val="000000"/>
                  <w:lang w:eastAsia="en-AU"/>
                </w:rPr>
                <w:t>DXE1086</w:t>
              </w:r>
            </w:ins>
          </w:p>
        </w:tc>
        <w:tc>
          <w:tcPr>
            <w:tcW w:w="793" w:type="pct"/>
            <w:noWrap/>
            <w:hideMark/>
          </w:tcPr>
          <w:p w:rsidR="00110C18" w:rsidRPr="0056388D" w:rsidRDefault="00110C18" w:rsidP="00063728">
            <w:pPr>
              <w:rPr>
                <w:ins w:id="44805" w:author="KIM, Jason" w:date="2019-04-02T13:39:00Z"/>
                <w:rFonts w:ascii="Calibri" w:eastAsia="Times New Roman" w:hAnsi="Calibri" w:cs="Calibri"/>
                <w:color w:val="000000"/>
                <w:lang w:eastAsia="en-AU"/>
              </w:rPr>
            </w:pPr>
            <w:ins w:id="4480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07" w:author="KIM, Jason" w:date="2019-04-02T13:39:00Z"/>
                <w:rFonts w:ascii="Calibri" w:eastAsia="Times New Roman" w:hAnsi="Calibri" w:cs="Calibri"/>
                <w:color w:val="000000"/>
                <w:lang w:eastAsia="en-AU"/>
              </w:rPr>
            </w:pPr>
            <w:ins w:id="44808" w:author="KIM, Jason" w:date="2019-04-02T13:39:00Z">
              <w:r w:rsidRPr="0056388D">
                <w:rPr>
                  <w:rFonts w:ascii="Calibri" w:eastAsia="Times New Roman" w:hAnsi="Calibri" w:cs="Calibri"/>
                  <w:color w:val="000000"/>
                  <w:lang w:eastAsia="en-AU"/>
                </w:rPr>
                <w:t>Chainage 4023</w:t>
              </w:r>
            </w:ins>
          </w:p>
        </w:tc>
        <w:tc>
          <w:tcPr>
            <w:tcW w:w="818" w:type="pct"/>
            <w:noWrap/>
            <w:hideMark/>
          </w:tcPr>
          <w:p w:rsidR="00110C18" w:rsidRPr="0056388D" w:rsidRDefault="00110C18" w:rsidP="00063728">
            <w:pPr>
              <w:jc w:val="right"/>
              <w:rPr>
                <w:ins w:id="44809" w:author="KIM, Jason" w:date="2019-04-02T13:39:00Z"/>
                <w:rFonts w:ascii="Calibri" w:eastAsia="Times New Roman" w:hAnsi="Calibri" w:cs="Calibri"/>
                <w:color w:val="000000"/>
                <w:lang w:eastAsia="en-AU"/>
              </w:rPr>
            </w:pPr>
            <w:ins w:id="44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11" w:author="KIM, Jason" w:date="2019-04-02T13:39:00Z"/>
        </w:trPr>
        <w:tc>
          <w:tcPr>
            <w:tcW w:w="758" w:type="pct"/>
            <w:vMerge w:val="restart"/>
            <w:noWrap/>
            <w:hideMark/>
          </w:tcPr>
          <w:p w:rsidR="00110C18" w:rsidRPr="0056388D" w:rsidRDefault="00110C18" w:rsidP="00063728">
            <w:pPr>
              <w:rPr>
                <w:ins w:id="44812" w:author="KIM, Jason" w:date="2019-04-02T13:39:00Z"/>
                <w:rFonts w:ascii="Calibri" w:eastAsia="Times New Roman" w:hAnsi="Calibri" w:cs="Calibri"/>
                <w:color w:val="000000"/>
                <w:lang w:eastAsia="en-AU"/>
              </w:rPr>
            </w:pPr>
            <w:ins w:id="44813" w:author="KIM, Jason" w:date="2019-04-02T13:39:00Z">
              <w:r w:rsidRPr="0056388D">
                <w:rPr>
                  <w:rFonts w:ascii="Calibri" w:eastAsia="Times New Roman" w:hAnsi="Calibri" w:cs="Calibri"/>
                  <w:color w:val="000000"/>
                  <w:lang w:eastAsia="en-AU"/>
                </w:rPr>
                <w:t>DXE26K2x</w:t>
              </w:r>
            </w:ins>
          </w:p>
        </w:tc>
        <w:tc>
          <w:tcPr>
            <w:tcW w:w="648" w:type="pct"/>
            <w:vMerge w:val="restart"/>
            <w:noWrap/>
            <w:hideMark/>
          </w:tcPr>
          <w:p w:rsidR="00110C18" w:rsidRPr="0056388D" w:rsidRDefault="00110C18" w:rsidP="00063728">
            <w:pPr>
              <w:rPr>
                <w:ins w:id="44814" w:author="KIM, Jason" w:date="2019-04-02T13:39:00Z"/>
                <w:rFonts w:ascii="Calibri" w:eastAsia="Times New Roman" w:hAnsi="Calibri" w:cs="Calibri"/>
                <w:color w:val="000000"/>
                <w:lang w:eastAsia="en-AU"/>
              </w:rPr>
            </w:pPr>
            <w:ins w:id="44815" w:author="KIM, Jason" w:date="2019-04-02T13:39:00Z">
              <w:r w:rsidRPr="0056388D">
                <w:rPr>
                  <w:rFonts w:ascii="Calibri" w:eastAsia="Times New Roman" w:hAnsi="Calibri" w:cs="Calibri"/>
                  <w:color w:val="000000"/>
                  <w:lang w:eastAsia="en-AU"/>
                </w:rPr>
                <w:t>ELZ10160</w:t>
              </w:r>
            </w:ins>
          </w:p>
        </w:tc>
        <w:tc>
          <w:tcPr>
            <w:tcW w:w="516" w:type="pct"/>
            <w:vMerge w:val="restart"/>
            <w:noWrap/>
            <w:hideMark/>
          </w:tcPr>
          <w:p w:rsidR="00110C18" w:rsidRPr="0056388D" w:rsidRDefault="00110C18" w:rsidP="00063728">
            <w:pPr>
              <w:rPr>
                <w:ins w:id="44816" w:author="KIM, Jason" w:date="2019-04-02T13:39:00Z"/>
                <w:rFonts w:ascii="Calibri" w:eastAsia="Times New Roman" w:hAnsi="Calibri" w:cs="Calibri"/>
                <w:color w:val="000000"/>
                <w:lang w:eastAsia="en-AU"/>
              </w:rPr>
            </w:pPr>
            <w:ins w:id="4481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18" w:author="KIM, Jason" w:date="2019-04-02T13:39:00Z"/>
                <w:rFonts w:ascii="Calibri" w:eastAsia="Times New Roman" w:hAnsi="Calibri" w:cs="Calibri"/>
                <w:color w:val="000000"/>
                <w:lang w:eastAsia="en-AU"/>
              </w:rPr>
            </w:pPr>
            <w:ins w:id="44819" w:author="KIM, Jason" w:date="2019-04-02T13:39:00Z">
              <w:r w:rsidRPr="0056388D">
                <w:rPr>
                  <w:rFonts w:ascii="Calibri" w:eastAsia="Times New Roman" w:hAnsi="Calibri" w:cs="Calibri"/>
                  <w:color w:val="000000"/>
                  <w:lang w:eastAsia="en-AU"/>
                </w:rPr>
                <w:t>DXE1081</w:t>
              </w:r>
            </w:ins>
          </w:p>
        </w:tc>
        <w:tc>
          <w:tcPr>
            <w:tcW w:w="793" w:type="pct"/>
            <w:noWrap/>
            <w:hideMark/>
          </w:tcPr>
          <w:p w:rsidR="00110C18" w:rsidRPr="0056388D" w:rsidRDefault="00110C18" w:rsidP="00063728">
            <w:pPr>
              <w:rPr>
                <w:ins w:id="44820" w:author="KIM, Jason" w:date="2019-04-02T13:39:00Z"/>
                <w:rFonts w:ascii="Calibri" w:eastAsia="Times New Roman" w:hAnsi="Calibri" w:cs="Calibri"/>
                <w:color w:val="000000"/>
                <w:lang w:eastAsia="en-AU"/>
              </w:rPr>
            </w:pPr>
            <w:ins w:id="4482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22" w:author="KIM, Jason" w:date="2019-04-02T13:39:00Z"/>
                <w:rFonts w:ascii="Calibri" w:eastAsia="Times New Roman" w:hAnsi="Calibri" w:cs="Calibri"/>
                <w:color w:val="000000"/>
                <w:lang w:eastAsia="en-AU"/>
              </w:rPr>
            </w:pPr>
            <w:ins w:id="44823" w:author="KIM, Jason" w:date="2019-04-02T13:39:00Z">
              <w:r w:rsidRPr="0056388D">
                <w:rPr>
                  <w:rFonts w:ascii="Calibri" w:eastAsia="Times New Roman" w:hAnsi="Calibri" w:cs="Calibri"/>
                  <w:color w:val="000000"/>
                  <w:lang w:eastAsia="en-AU"/>
                </w:rPr>
                <w:t>Chainage 3846</w:t>
              </w:r>
            </w:ins>
          </w:p>
        </w:tc>
        <w:tc>
          <w:tcPr>
            <w:tcW w:w="818" w:type="pct"/>
            <w:noWrap/>
            <w:hideMark/>
          </w:tcPr>
          <w:p w:rsidR="00110C18" w:rsidRPr="0056388D" w:rsidRDefault="00110C18" w:rsidP="00063728">
            <w:pPr>
              <w:jc w:val="right"/>
              <w:rPr>
                <w:ins w:id="44824" w:author="KIM, Jason" w:date="2019-04-02T13:39:00Z"/>
                <w:rFonts w:ascii="Calibri" w:eastAsia="Times New Roman" w:hAnsi="Calibri" w:cs="Calibri"/>
                <w:color w:val="000000"/>
                <w:lang w:eastAsia="en-AU"/>
              </w:rPr>
            </w:pPr>
            <w:ins w:id="44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26" w:author="KIM, Jason" w:date="2019-04-02T13:39:00Z"/>
        </w:trPr>
        <w:tc>
          <w:tcPr>
            <w:tcW w:w="758" w:type="pct"/>
            <w:vMerge/>
            <w:hideMark/>
          </w:tcPr>
          <w:p w:rsidR="00110C18" w:rsidRPr="0056388D" w:rsidRDefault="00110C18" w:rsidP="00063728">
            <w:pPr>
              <w:rPr>
                <w:ins w:id="4482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2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2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30" w:author="KIM, Jason" w:date="2019-04-02T13:39:00Z"/>
                <w:rFonts w:ascii="Calibri" w:eastAsia="Times New Roman" w:hAnsi="Calibri" w:cs="Calibri"/>
                <w:color w:val="000000"/>
                <w:lang w:eastAsia="en-AU"/>
              </w:rPr>
            </w:pPr>
            <w:ins w:id="44831" w:author="KIM, Jason" w:date="2019-04-02T13:39:00Z">
              <w:r w:rsidRPr="0056388D">
                <w:rPr>
                  <w:rFonts w:ascii="Calibri" w:eastAsia="Times New Roman" w:hAnsi="Calibri" w:cs="Calibri"/>
                  <w:color w:val="000000"/>
                  <w:lang w:eastAsia="en-AU"/>
                </w:rPr>
                <w:t>DXE1082</w:t>
              </w:r>
            </w:ins>
          </w:p>
        </w:tc>
        <w:tc>
          <w:tcPr>
            <w:tcW w:w="793" w:type="pct"/>
            <w:noWrap/>
            <w:hideMark/>
          </w:tcPr>
          <w:p w:rsidR="00110C18" w:rsidRPr="0056388D" w:rsidRDefault="00110C18" w:rsidP="00063728">
            <w:pPr>
              <w:rPr>
                <w:ins w:id="44832" w:author="KIM, Jason" w:date="2019-04-02T13:39:00Z"/>
                <w:rFonts w:ascii="Calibri" w:eastAsia="Times New Roman" w:hAnsi="Calibri" w:cs="Calibri"/>
                <w:color w:val="000000"/>
                <w:lang w:eastAsia="en-AU"/>
              </w:rPr>
            </w:pPr>
            <w:ins w:id="4483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34" w:author="KIM, Jason" w:date="2019-04-02T13:39:00Z"/>
                <w:rFonts w:ascii="Calibri" w:eastAsia="Times New Roman" w:hAnsi="Calibri" w:cs="Calibri"/>
                <w:color w:val="000000"/>
                <w:lang w:eastAsia="en-AU"/>
              </w:rPr>
            </w:pPr>
            <w:ins w:id="44835" w:author="KIM, Jason" w:date="2019-04-02T13:39:00Z">
              <w:r w:rsidRPr="0056388D">
                <w:rPr>
                  <w:rFonts w:ascii="Calibri" w:eastAsia="Times New Roman" w:hAnsi="Calibri" w:cs="Calibri"/>
                  <w:color w:val="000000"/>
                  <w:lang w:eastAsia="en-AU"/>
                </w:rPr>
                <w:t>Chainage 3875</w:t>
              </w:r>
            </w:ins>
          </w:p>
        </w:tc>
        <w:tc>
          <w:tcPr>
            <w:tcW w:w="818" w:type="pct"/>
            <w:noWrap/>
            <w:hideMark/>
          </w:tcPr>
          <w:p w:rsidR="00110C18" w:rsidRPr="0056388D" w:rsidRDefault="00110C18" w:rsidP="00063728">
            <w:pPr>
              <w:jc w:val="right"/>
              <w:rPr>
                <w:ins w:id="44836" w:author="KIM, Jason" w:date="2019-04-02T13:39:00Z"/>
                <w:rFonts w:ascii="Calibri" w:eastAsia="Times New Roman" w:hAnsi="Calibri" w:cs="Calibri"/>
                <w:color w:val="000000"/>
                <w:lang w:eastAsia="en-AU"/>
              </w:rPr>
            </w:pPr>
            <w:ins w:id="44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38" w:author="KIM, Jason" w:date="2019-04-02T13:39:00Z"/>
        </w:trPr>
        <w:tc>
          <w:tcPr>
            <w:tcW w:w="758" w:type="pct"/>
            <w:vMerge/>
            <w:hideMark/>
          </w:tcPr>
          <w:p w:rsidR="00110C18" w:rsidRPr="0056388D" w:rsidRDefault="00110C18" w:rsidP="00063728">
            <w:pPr>
              <w:rPr>
                <w:ins w:id="4483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4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4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42" w:author="KIM, Jason" w:date="2019-04-02T13:39:00Z"/>
                <w:rFonts w:ascii="Calibri" w:eastAsia="Times New Roman" w:hAnsi="Calibri" w:cs="Calibri"/>
                <w:color w:val="000000"/>
                <w:lang w:eastAsia="en-AU"/>
              </w:rPr>
            </w:pPr>
            <w:ins w:id="44843" w:author="KIM, Jason" w:date="2019-04-02T13:39:00Z">
              <w:r w:rsidRPr="0056388D">
                <w:rPr>
                  <w:rFonts w:ascii="Calibri" w:eastAsia="Times New Roman" w:hAnsi="Calibri" w:cs="Calibri"/>
                  <w:color w:val="000000"/>
                  <w:lang w:eastAsia="en-AU"/>
                </w:rPr>
                <w:t>DXE1083</w:t>
              </w:r>
            </w:ins>
          </w:p>
        </w:tc>
        <w:tc>
          <w:tcPr>
            <w:tcW w:w="793" w:type="pct"/>
            <w:noWrap/>
            <w:hideMark/>
          </w:tcPr>
          <w:p w:rsidR="00110C18" w:rsidRPr="0056388D" w:rsidRDefault="00110C18" w:rsidP="00063728">
            <w:pPr>
              <w:rPr>
                <w:ins w:id="44844" w:author="KIM, Jason" w:date="2019-04-02T13:39:00Z"/>
                <w:rFonts w:ascii="Calibri" w:eastAsia="Times New Roman" w:hAnsi="Calibri" w:cs="Calibri"/>
                <w:color w:val="000000"/>
                <w:lang w:eastAsia="en-AU"/>
              </w:rPr>
            </w:pPr>
            <w:ins w:id="4484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46" w:author="KIM, Jason" w:date="2019-04-02T13:39:00Z"/>
                <w:rFonts w:ascii="Calibri" w:eastAsia="Times New Roman" w:hAnsi="Calibri" w:cs="Calibri"/>
                <w:color w:val="000000"/>
                <w:lang w:eastAsia="en-AU"/>
              </w:rPr>
            </w:pPr>
            <w:ins w:id="44847" w:author="KIM, Jason" w:date="2019-04-02T13:39:00Z">
              <w:r w:rsidRPr="0056388D">
                <w:rPr>
                  <w:rFonts w:ascii="Calibri" w:eastAsia="Times New Roman" w:hAnsi="Calibri" w:cs="Calibri"/>
                  <w:color w:val="000000"/>
                  <w:lang w:eastAsia="en-AU"/>
                </w:rPr>
                <w:t>Chainage 3904</w:t>
              </w:r>
            </w:ins>
          </w:p>
        </w:tc>
        <w:tc>
          <w:tcPr>
            <w:tcW w:w="818" w:type="pct"/>
            <w:noWrap/>
            <w:hideMark/>
          </w:tcPr>
          <w:p w:rsidR="00110C18" w:rsidRPr="0056388D" w:rsidRDefault="00110C18" w:rsidP="00063728">
            <w:pPr>
              <w:jc w:val="right"/>
              <w:rPr>
                <w:ins w:id="44848" w:author="KIM, Jason" w:date="2019-04-02T13:39:00Z"/>
                <w:rFonts w:ascii="Calibri" w:eastAsia="Times New Roman" w:hAnsi="Calibri" w:cs="Calibri"/>
                <w:color w:val="000000"/>
                <w:lang w:eastAsia="en-AU"/>
              </w:rPr>
            </w:pPr>
            <w:ins w:id="448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50" w:author="KIM, Jason" w:date="2019-04-02T13:39:00Z"/>
        </w:trPr>
        <w:tc>
          <w:tcPr>
            <w:tcW w:w="758" w:type="pct"/>
            <w:vMerge w:val="restart"/>
            <w:noWrap/>
            <w:hideMark/>
          </w:tcPr>
          <w:p w:rsidR="00110C18" w:rsidRPr="0056388D" w:rsidRDefault="00110C18" w:rsidP="00063728">
            <w:pPr>
              <w:rPr>
                <w:ins w:id="44851" w:author="KIM, Jason" w:date="2019-04-02T13:39:00Z"/>
                <w:rFonts w:ascii="Calibri" w:eastAsia="Times New Roman" w:hAnsi="Calibri" w:cs="Calibri"/>
                <w:color w:val="000000"/>
                <w:lang w:eastAsia="en-AU"/>
              </w:rPr>
            </w:pPr>
            <w:ins w:id="44852" w:author="KIM, Jason" w:date="2019-04-02T13:39:00Z">
              <w:r w:rsidRPr="0056388D">
                <w:rPr>
                  <w:rFonts w:ascii="Calibri" w:eastAsia="Times New Roman" w:hAnsi="Calibri" w:cs="Calibri"/>
                  <w:color w:val="000000"/>
                  <w:lang w:eastAsia="en-AU"/>
                </w:rPr>
                <w:t>DXE26K3x</w:t>
              </w:r>
            </w:ins>
          </w:p>
        </w:tc>
        <w:tc>
          <w:tcPr>
            <w:tcW w:w="648" w:type="pct"/>
            <w:vMerge w:val="restart"/>
            <w:noWrap/>
            <w:hideMark/>
          </w:tcPr>
          <w:p w:rsidR="00110C18" w:rsidRPr="0056388D" w:rsidRDefault="00110C18" w:rsidP="00063728">
            <w:pPr>
              <w:rPr>
                <w:ins w:id="44853" w:author="KIM, Jason" w:date="2019-04-02T13:39:00Z"/>
                <w:rFonts w:ascii="Calibri" w:eastAsia="Times New Roman" w:hAnsi="Calibri" w:cs="Calibri"/>
                <w:color w:val="000000"/>
                <w:lang w:eastAsia="en-AU"/>
              </w:rPr>
            </w:pPr>
            <w:ins w:id="44854" w:author="KIM, Jason" w:date="2019-04-02T13:39:00Z">
              <w:r w:rsidRPr="0056388D">
                <w:rPr>
                  <w:rFonts w:ascii="Calibri" w:eastAsia="Times New Roman" w:hAnsi="Calibri" w:cs="Calibri"/>
                  <w:color w:val="000000"/>
                  <w:lang w:eastAsia="en-AU"/>
                </w:rPr>
                <w:t>ELZ20164</w:t>
              </w:r>
            </w:ins>
          </w:p>
        </w:tc>
        <w:tc>
          <w:tcPr>
            <w:tcW w:w="516" w:type="pct"/>
            <w:vMerge w:val="restart"/>
            <w:noWrap/>
            <w:hideMark/>
          </w:tcPr>
          <w:p w:rsidR="00110C18" w:rsidRPr="0056388D" w:rsidRDefault="00110C18" w:rsidP="00063728">
            <w:pPr>
              <w:rPr>
                <w:ins w:id="44855" w:author="KIM, Jason" w:date="2019-04-02T13:39:00Z"/>
                <w:rFonts w:ascii="Calibri" w:eastAsia="Times New Roman" w:hAnsi="Calibri" w:cs="Calibri"/>
                <w:color w:val="000000"/>
                <w:lang w:eastAsia="en-AU"/>
              </w:rPr>
            </w:pPr>
            <w:ins w:id="44856"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57" w:author="KIM, Jason" w:date="2019-04-02T13:39:00Z"/>
                <w:rFonts w:ascii="Calibri" w:eastAsia="Times New Roman" w:hAnsi="Calibri" w:cs="Calibri"/>
                <w:color w:val="000000"/>
                <w:lang w:eastAsia="en-AU"/>
              </w:rPr>
            </w:pPr>
            <w:ins w:id="44858" w:author="KIM, Jason" w:date="2019-04-02T13:39:00Z">
              <w:r w:rsidRPr="0056388D">
                <w:rPr>
                  <w:rFonts w:ascii="Calibri" w:eastAsia="Times New Roman" w:hAnsi="Calibri" w:cs="Calibri"/>
                  <w:color w:val="000000"/>
                  <w:lang w:eastAsia="en-AU"/>
                </w:rPr>
                <w:t>DXE2078</w:t>
              </w:r>
            </w:ins>
          </w:p>
        </w:tc>
        <w:tc>
          <w:tcPr>
            <w:tcW w:w="793" w:type="pct"/>
            <w:noWrap/>
            <w:hideMark/>
          </w:tcPr>
          <w:p w:rsidR="00110C18" w:rsidRPr="0056388D" w:rsidRDefault="00110C18" w:rsidP="00063728">
            <w:pPr>
              <w:rPr>
                <w:ins w:id="44859" w:author="KIM, Jason" w:date="2019-04-02T13:39:00Z"/>
                <w:rFonts w:ascii="Calibri" w:eastAsia="Times New Roman" w:hAnsi="Calibri" w:cs="Calibri"/>
                <w:color w:val="000000"/>
                <w:lang w:eastAsia="en-AU"/>
              </w:rPr>
            </w:pPr>
            <w:ins w:id="448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61" w:author="KIM, Jason" w:date="2019-04-02T13:39:00Z"/>
                <w:rFonts w:ascii="Calibri" w:eastAsia="Times New Roman" w:hAnsi="Calibri" w:cs="Calibri"/>
                <w:color w:val="000000"/>
                <w:lang w:eastAsia="en-AU"/>
              </w:rPr>
            </w:pPr>
            <w:ins w:id="44862" w:author="KIM, Jason" w:date="2019-04-02T13:39:00Z">
              <w:r w:rsidRPr="0056388D">
                <w:rPr>
                  <w:rFonts w:ascii="Calibri" w:eastAsia="Times New Roman" w:hAnsi="Calibri" w:cs="Calibri"/>
                  <w:color w:val="000000"/>
                  <w:lang w:eastAsia="en-AU"/>
                </w:rPr>
                <w:t>Chainage 3950</w:t>
              </w:r>
            </w:ins>
          </w:p>
        </w:tc>
        <w:tc>
          <w:tcPr>
            <w:tcW w:w="818" w:type="pct"/>
            <w:noWrap/>
            <w:hideMark/>
          </w:tcPr>
          <w:p w:rsidR="00110C18" w:rsidRPr="0056388D" w:rsidRDefault="00110C18" w:rsidP="00063728">
            <w:pPr>
              <w:jc w:val="right"/>
              <w:rPr>
                <w:ins w:id="44863" w:author="KIM, Jason" w:date="2019-04-02T13:39:00Z"/>
                <w:rFonts w:ascii="Calibri" w:eastAsia="Times New Roman" w:hAnsi="Calibri" w:cs="Calibri"/>
                <w:color w:val="000000"/>
                <w:lang w:eastAsia="en-AU"/>
              </w:rPr>
            </w:pPr>
            <w:ins w:id="448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65" w:author="KIM, Jason" w:date="2019-04-02T13:39:00Z"/>
        </w:trPr>
        <w:tc>
          <w:tcPr>
            <w:tcW w:w="758" w:type="pct"/>
            <w:vMerge/>
            <w:hideMark/>
          </w:tcPr>
          <w:p w:rsidR="00110C18" w:rsidRPr="0056388D" w:rsidRDefault="00110C18" w:rsidP="00063728">
            <w:pPr>
              <w:rPr>
                <w:ins w:id="4486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6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6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69" w:author="KIM, Jason" w:date="2019-04-02T13:39:00Z"/>
                <w:rFonts w:ascii="Calibri" w:eastAsia="Times New Roman" w:hAnsi="Calibri" w:cs="Calibri"/>
                <w:color w:val="000000"/>
                <w:lang w:eastAsia="en-AU"/>
              </w:rPr>
            </w:pPr>
            <w:ins w:id="44870" w:author="KIM, Jason" w:date="2019-04-02T13:39:00Z">
              <w:r w:rsidRPr="0056388D">
                <w:rPr>
                  <w:rFonts w:ascii="Calibri" w:eastAsia="Times New Roman" w:hAnsi="Calibri" w:cs="Calibri"/>
                  <w:color w:val="000000"/>
                  <w:lang w:eastAsia="en-AU"/>
                </w:rPr>
                <w:t>DXE2079</w:t>
              </w:r>
            </w:ins>
          </w:p>
        </w:tc>
        <w:tc>
          <w:tcPr>
            <w:tcW w:w="793" w:type="pct"/>
            <w:noWrap/>
            <w:hideMark/>
          </w:tcPr>
          <w:p w:rsidR="00110C18" w:rsidRPr="0056388D" w:rsidRDefault="00110C18" w:rsidP="00063728">
            <w:pPr>
              <w:rPr>
                <w:ins w:id="44871" w:author="KIM, Jason" w:date="2019-04-02T13:39:00Z"/>
                <w:rFonts w:ascii="Calibri" w:eastAsia="Times New Roman" w:hAnsi="Calibri" w:cs="Calibri"/>
                <w:color w:val="000000"/>
                <w:lang w:eastAsia="en-AU"/>
              </w:rPr>
            </w:pPr>
            <w:ins w:id="4487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73" w:author="KIM, Jason" w:date="2019-04-02T13:39:00Z"/>
                <w:rFonts w:ascii="Calibri" w:eastAsia="Times New Roman" w:hAnsi="Calibri" w:cs="Calibri"/>
                <w:color w:val="000000"/>
                <w:lang w:eastAsia="en-AU"/>
              </w:rPr>
            </w:pPr>
            <w:ins w:id="44874" w:author="KIM, Jason" w:date="2019-04-02T13:39:00Z">
              <w:r w:rsidRPr="0056388D">
                <w:rPr>
                  <w:rFonts w:ascii="Calibri" w:eastAsia="Times New Roman" w:hAnsi="Calibri" w:cs="Calibri"/>
                  <w:color w:val="000000"/>
                  <w:lang w:eastAsia="en-AU"/>
                </w:rPr>
                <w:t>Chainage 3979</w:t>
              </w:r>
            </w:ins>
          </w:p>
        </w:tc>
        <w:tc>
          <w:tcPr>
            <w:tcW w:w="818" w:type="pct"/>
            <w:noWrap/>
            <w:hideMark/>
          </w:tcPr>
          <w:p w:rsidR="00110C18" w:rsidRPr="0056388D" w:rsidRDefault="00110C18" w:rsidP="00063728">
            <w:pPr>
              <w:jc w:val="right"/>
              <w:rPr>
                <w:ins w:id="44875" w:author="KIM, Jason" w:date="2019-04-02T13:39:00Z"/>
                <w:rFonts w:ascii="Calibri" w:eastAsia="Times New Roman" w:hAnsi="Calibri" w:cs="Calibri"/>
                <w:color w:val="000000"/>
                <w:lang w:eastAsia="en-AU"/>
              </w:rPr>
            </w:pPr>
            <w:ins w:id="448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77" w:author="KIM, Jason" w:date="2019-04-02T13:39:00Z"/>
        </w:trPr>
        <w:tc>
          <w:tcPr>
            <w:tcW w:w="758" w:type="pct"/>
            <w:vMerge/>
            <w:hideMark/>
          </w:tcPr>
          <w:p w:rsidR="00110C18" w:rsidRPr="0056388D" w:rsidRDefault="00110C18" w:rsidP="00063728">
            <w:pPr>
              <w:rPr>
                <w:ins w:id="4487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7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8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81" w:author="KIM, Jason" w:date="2019-04-02T13:39:00Z"/>
                <w:rFonts w:ascii="Calibri" w:eastAsia="Times New Roman" w:hAnsi="Calibri" w:cs="Calibri"/>
                <w:color w:val="000000"/>
                <w:lang w:eastAsia="en-AU"/>
              </w:rPr>
            </w:pPr>
            <w:ins w:id="44882" w:author="KIM, Jason" w:date="2019-04-02T13:39:00Z">
              <w:r w:rsidRPr="0056388D">
                <w:rPr>
                  <w:rFonts w:ascii="Calibri" w:eastAsia="Times New Roman" w:hAnsi="Calibri" w:cs="Calibri"/>
                  <w:color w:val="000000"/>
                  <w:lang w:eastAsia="en-AU"/>
                </w:rPr>
                <w:t>DXE2080</w:t>
              </w:r>
            </w:ins>
          </w:p>
        </w:tc>
        <w:tc>
          <w:tcPr>
            <w:tcW w:w="793" w:type="pct"/>
            <w:noWrap/>
            <w:hideMark/>
          </w:tcPr>
          <w:p w:rsidR="00110C18" w:rsidRPr="0056388D" w:rsidRDefault="00110C18" w:rsidP="00063728">
            <w:pPr>
              <w:rPr>
                <w:ins w:id="44883" w:author="KIM, Jason" w:date="2019-04-02T13:39:00Z"/>
                <w:rFonts w:ascii="Calibri" w:eastAsia="Times New Roman" w:hAnsi="Calibri" w:cs="Calibri"/>
                <w:color w:val="000000"/>
                <w:lang w:eastAsia="en-AU"/>
              </w:rPr>
            </w:pPr>
            <w:ins w:id="448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85" w:author="KIM, Jason" w:date="2019-04-02T13:39:00Z"/>
                <w:rFonts w:ascii="Calibri" w:eastAsia="Times New Roman" w:hAnsi="Calibri" w:cs="Calibri"/>
                <w:color w:val="000000"/>
                <w:lang w:eastAsia="en-AU"/>
              </w:rPr>
            </w:pPr>
            <w:ins w:id="44886" w:author="KIM, Jason" w:date="2019-04-02T13:39:00Z">
              <w:r w:rsidRPr="0056388D">
                <w:rPr>
                  <w:rFonts w:ascii="Calibri" w:eastAsia="Times New Roman" w:hAnsi="Calibri" w:cs="Calibri"/>
                  <w:color w:val="000000"/>
                  <w:lang w:eastAsia="en-AU"/>
                </w:rPr>
                <w:t>Chainage 4008</w:t>
              </w:r>
            </w:ins>
          </w:p>
        </w:tc>
        <w:tc>
          <w:tcPr>
            <w:tcW w:w="818" w:type="pct"/>
            <w:noWrap/>
            <w:hideMark/>
          </w:tcPr>
          <w:p w:rsidR="00110C18" w:rsidRPr="0056388D" w:rsidRDefault="00110C18" w:rsidP="00063728">
            <w:pPr>
              <w:jc w:val="right"/>
              <w:rPr>
                <w:ins w:id="44887" w:author="KIM, Jason" w:date="2019-04-02T13:39:00Z"/>
                <w:rFonts w:ascii="Calibri" w:eastAsia="Times New Roman" w:hAnsi="Calibri" w:cs="Calibri"/>
                <w:color w:val="000000"/>
                <w:lang w:eastAsia="en-AU"/>
              </w:rPr>
            </w:pPr>
            <w:ins w:id="448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89" w:author="KIM, Jason" w:date="2019-04-02T13:39:00Z"/>
        </w:trPr>
        <w:tc>
          <w:tcPr>
            <w:tcW w:w="758" w:type="pct"/>
            <w:vMerge w:val="restart"/>
            <w:noWrap/>
            <w:hideMark/>
          </w:tcPr>
          <w:p w:rsidR="00110C18" w:rsidRPr="0056388D" w:rsidRDefault="00110C18" w:rsidP="00063728">
            <w:pPr>
              <w:rPr>
                <w:ins w:id="44890" w:author="KIM, Jason" w:date="2019-04-02T13:39:00Z"/>
                <w:rFonts w:ascii="Calibri" w:eastAsia="Times New Roman" w:hAnsi="Calibri" w:cs="Calibri"/>
                <w:color w:val="000000"/>
                <w:lang w:eastAsia="en-AU"/>
              </w:rPr>
            </w:pPr>
            <w:ins w:id="44891" w:author="KIM, Jason" w:date="2019-04-02T13:39:00Z">
              <w:r w:rsidRPr="0056388D">
                <w:rPr>
                  <w:rFonts w:ascii="Calibri" w:eastAsia="Times New Roman" w:hAnsi="Calibri" w:cs="Calibri"/>
                  <w:color w:val="000000"/>
                  <w:lang w:eastAsia="en-AU"/>
                </w:rPr>
                <w:t>DXE26K4x</w:t>
              </w:r>
            </w:ins>
          </w:p>
        </w:tc>
        <w:tc>
          <w:tcPr>
            <w:tcW w:w="648" w:type="pct"/>
            <w:vMerge w:val="restart"/>
            <w:noWrap/>
            <w:hideMark/>
          </w:tcPr>
          <w:p w:rsidR="00110C18" w:rsidRPr="0056388D" w:rsidRDefault="00110C18" w:rsidP="00063728">
            <w:pPr>
              <w:rPr>
                <w:ins w:id="44892" w:author="KIM, Jason" w:date="2019-04-02T13:39:00Z"/>
                <w:rFonts w:ascii="Calibri" w:eastAsia="Times New Roman" w:hAnsi="Calibri" w:cs="Calibri"/>
                <w:color w:val="000000"/>
                <w:lang w:eastAsia="en-AU"/>
              </w:rPr>
            </w:pPr>
            <w:ins w:id="44893" w:author="KIM, Jason" w:date="2019-04-02T13:39:00Z">
              <w:r w:rsidRPr="0056388D">
                <w:rPr>
                  <w:rFonts w:ascii="Calibri" w:eastAsia="Times New Roman" w:hAnsi="Calibri" w:cs="Calibri"/>
                  <w:color w:val="000000"/>
                  <w:lang w:eastAsia="en-AU"/>
                </w:rPr>
                <w:t>ELZ20160</w:t>
              </w:r>
            </w:ins>
          </w:p>
        </w:tc>
        <w:tc>
          <w:tcPr>
            <w:tcW w:w="516" w:type="pct"/>
            <w:vMerge w:val="restart"/>
            <w:noWrap/>
            <w:hideMark/>
          </w:tcPr>
          <w:p w:rsidR="00110C18" w:rsidRPr="0056388D" w:rsidRDefault="00110C18" w:rsidP="00063728">
            <w:pPr>
              <w:rPr>
                <w:ins w:id="44894" w:author="KIM, Jason" w:date="2019-04-02T13:39:00Z"/>
                <w:rFonts w:ascii="Calibri" w:eastAsia="Times New Roman" w:hAnsi="Calibri" w:cs="Calibri"/>
                <w:color w:val="000000"/>
                <w:lang w:eastAsia="en-AU"/>
              </w:rPr>
            </w:pPr>
            <w:ins w:id="44895"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96" w:author="KIM, Jason" w:date="2019-04-02T13:39:00Z"/>
                <w:rFonts w:ascii="Calibri" w:eastAsia="Times New Roman" w:hAnsi="Calibri" w:cs="Calibri"/>
                <w:color w:val="000000"/>
                <w:lang w:eastAsia="en-AU"/>
              </w:rPr>
            </w:pPr>
            <w:ins w:id="44897" w:author="KIM, Jason" w:date="2019-04-02T13:39:00Z">
              <w:r w:rsidRPr="0056388D">
                <w:rPr>
                  <w:rFonts w:ascii="Calibri" w:eastAsia="Times New Roman" w:hAnsi="Calibri" w:cs="Calibri"/>
                  <w:color w:val="000000"/>
                  <w:lang w:eastAsia="en-AU"/>
                </w:rPr>
                <w:t>DXE2075</w:t>
              </w:r>
            </w:ins>
          </w:p>
        </w:tc>
        <w:tc>
          <w:tcPr>
            <w:tcW w:w="793" w:type="pct"/>
            <w:noWrap/>
            <w:hideMark/>
          </w:tcPr>
          <w:p w:rsidR="00110C18" w:rsidRPr="0056388D" w:rsidRDefault="00110C18" w:rsidP="00063728">
            <w:pPr>
              <w:rPr>
                <w:ins w:id="44898" w:author="KIM, Jason" w:date="2019-04-02T13:39:00Z"/>
                <w:rFonts w:ascii="Calibri" w:eastAsia="Times New Roman" w:hAnsi="Calibri" w:cs="Calibri"/>
                <w:color w:val="000000"/>
                <w:lang w:eastAsia="en-AU"/>
              </w:rPr>
            </w:pPr>
            <w:ins w:id="4489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900" w:author="KIM, Jason" w:date="2019-04-02T13:39:00Z"/>
                <w:rFonts w:ascii="Calibri" w:eastAsia="Times New Roman" w:hAnsi="Calibri" w:cs="Calibri"/>
                <w:color w:val="000000"/>
                <w:lang w:eastAsia="en-AU"/>
              </w:rPr>
            </w:pPr>
            <w:ins w:id="44901" w:author="KIM, Jason" w:date="2019-04-02T13:39:00Z">
              <w:r w:rsidRPr="0056388D">
                <w:rPr>
                  <w:rFonts w:ascii="Calibri" w:eastAsia="Times New Roman" w:hAnsi="Calibri" w:cs="Calibri"/>
                  <w:color w:val="000000"/>
                  <w:lang w:eastAsia="en-AU"/>
                </w:rPr>
                <w:t>Chainage 3831</w:t>
              </w:r>
            </w:ins>
          </w:p>
        </w:tc>
        <w:tc>
          <w:tcPr>
            <w:tcW w:w="818" w:type="pct"/>
            <w:noWrap/>
            <w:hideMark/>
          </w:tcPr>
          <w:p w:rsidR="00110C18" w:rsidRPr="0056388D" w:rsidRDefault="00110C18" w:rsidP="00063728">
            <w:pPr>
              <w:jc w:val="right"/>
              <w:rPr>
                <w:ins w:id="44902" w:author="KIM, Jason" w:date="2019-04-02T13:39:00Z"/>
                <w:rFonts w:ascii="Calibri" w:eastAsia="Times New Roman" w:hAnsi="Calibri" w:cs="Calibri"/>
                <w:color w:val="000000"/>
                <w:lang w:eastAsia="en-AU"/>
              </w:rPr>
            </w:pPr>
            <w:ins w:id="449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04" w:author="KIM, Jason" w:date="2019-04-02T13:39:00Z"/>
        </w:trPr>
        <w:tc>
          <w:tcPr>
            <w:tcW w:w="758" w:type="pct"/>
            <w:vMerge/>
            <w:hideMark/>
          </w:tcPr>
          <w:p w:rsidR="00110C18" w:rsidRPr="0056388D" w:rsidRDefault="00110C18" w:rsidP="00063728">
            <w:pPr>
              <w:rPr>
                <w:ins w:id="4490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0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0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08" w:author="KIM, Jason" w:date="2019-04-02T13:39:00Z"/>
                <w:rFonts w:ascii="Calibri" w:eastAsia="Times New Roman" w:hAnsi="Calibri" w:cs="Calibri"/>
                <w:color w:val="000000"/>
                <w:lang w:eastAsia="en-AU"/>
              </w:rPr>
            </w:pPr>
            <w:ins w:id="44909" w:author="KIM, Jason" w:date="2019-04-02T13:39:00Z">
              <w:r w:rsidRPr="0056388D">
                <w:rPr>
                  <w:rFonts w:ascii="Calibri" w:eastAsia="Times New Roman" w:hAnsi="Calibri" w:cs="Calibri"/>
                  <w:color w:val="000000"/>
                  <w:lang w:eastAsia="en-AU"/>
                </w:rPr>
                <w:t>DXE2076</w:t>
              </w:r>
            </w:ins>
          </w:p>
        </w:tc>
        <w:tc>
          <w:tcPr>
            <w:tcW w:w="793" w:type="pct"/>
            <w:noWrap/>
            <w:hideMark/>
          </w:tcPr>
          <w:p w:rsidR="00110C18" w:rsidRPr="0056388D" w:rsidRDefault="00110C18" w:rsidP="00063728">
            <w:pPr>
              <w:rPr>
                <w:ins w:id="44910" w:author="KIM, Jason" w:date="2019-04-02T13:39:00Z"/>
                <w:rFonts w:ascii="Calibri" w:eastAsia="Times New Roman" w:hAnsi="Calibri" w:cs="Calibri"/>
                <w:color w:val="000000"/>
                <w:lang w:eastAsia="en-AU"/>
              </w:rPr>
            </w:pPr>
            <w:ins w:id="4491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912" w:author="KIM, Jason" w:date="2019-04-02T13:39:00Z"/>
                <w:rFonts w:ascii="Calibri" w:eastAsia="Times New Roman" w:hAnsi="Calibri" w:cs="Calibri"/>
                <w:color w:val="000000"/>
                <w:lang w:eastAsia="en-AU"/>
              </w:rPr>
            </w:pPr>
            <w:ins w:id="44913" w:author="KIM, Jason" w:date="2019-04-02T13:39:00Z">
              <w:r w:rsidRPr="0056388D">
                <w:rPr>
                  <w:rFonts w:ascii="Calibri" w:eastAsia="Times New Roman" w:hAnsi="Calibri" w:cs="Calibri"/>
                  <w:color w:val="000000"/>
                  <w:lang w:eastAsia="en-AU"/>
                </w:rPr>
                <w:t>Chainage 3860</w:t>
              </w:r>
            </w:ins>
          </w:p>
        </w:tc>
        <w:tc>
          <w:tcPr>
            <w:tcW w:w="818" w:type="pct"/>
            <w:noWrap/>
            <w:hideMark/>
          </w:tcPr>
          <w:p w:rsidR="00110C18" w:rsidRPr="0056388D" w:rsidRDefault="00110C18" w:rsidP="00063728">
            <w:pPr>
              <w:jc w:val="right"/>
              <w:rPr>
                <w:ins w:id="44914" w:author="KIM, Jason" w:date="2019-04-02T13:39:00Z"/>
                <w:rFonts w:ascii="Calibri" w:eastAsia="Times New Roman" w:hAnsi="Calibri" w:cs="Calibri"/>
                <w:color w:val="000000"/>
                <w:lang w:eastAsia="en-AU"/>
              </w:rPr>
            </w:pPr>
            <w:ins w:id="449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16" w:author="KIM, Jason" w:date="2019-04-02T13:39:00Z"/>
        </w:trPr>
        <w:tc>
          <w:tcPr>
            <w:tcW w:w="758" w:type="pct"/>
            <w:vMerge/>
            <w:hideMark/>
          </w:tcPr>
          <w:p w:rsidR="00110C18" w:rsidRPr="0056388D" w:rsidRDefault="00110C18" w:rsidP="00063728">
            <w:pPr>
              <w:rPr>
                <w:ins w:id="449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20" w:author="KIM, Jason" w:date="2019-04-02T13:39:00Z"/>
                <w:rFonts w:ascii="Calibri" w:eastAsia="Times New Roman" w:hAnsi="Calibri" w:cs="Calibri"/>
                <w:color w:val="000000"/>
                <w:lang w:eastAsia="en-AU"/>
              </w:rPr>
            </w:pPr>
            <w:ins w:id="44921" w:author="KIM, Jason" w:date="2019-04-02T13:39:00Z">
              <w:r w:rsidRPr="0056388D">
                <w:rPr>
                  <w:rFonts w:ascii="Calibri" w:eastAsia="Times New Roman" w:hAnsi="Calibri" w:cs="Calibri"/>
                  <w:color w:val="000000"/>
                  <w:lang w:eastAsia="en-AU"/>
                </w:rPr>
                <w:t>DXE2077</w:t>
              </w:r>
            </w:ins>
          </w:p>
        </w:tc>
        <w:tc>
          <w:tcPr>
            <w:tcW w:w="793" w:type="pct"/>
            <w:noWrap/>
            <w:hideMark/>
          </w:tcPr>
          <w:p w:rsidR="00110C18" w:rsidRPr="0056388D" w:rsidRDefault="00110C18" w:rsidP="00063728">
            <w:pPr>
              <w:rPr>
                <w:ins w:id="44922" w:author="KIM, Jason" w:date="2019-04-02T13:39:00Z"/>
                <w:rFonts w:ascii="Calibri" w:eastAsia="Times New Roman" w:hAnsi="Calibri" w:cs="Calibri"/>
                <w:color w:val="000000"/>
                <w:lang w:eastAsia="en-AU"/>
              </w:rPr>
            </w:pPr>
            <w:ins w:id="4492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924" w:author="KIM, Jason" w:date="2019-04-02T13:39:00Z"/>
                <w:rFonts w:ascii="Calibri" w:eastAsia="Times New Roman" w:hAnsi="Calibri" w:cs="Calibri"/>
                <w:color w:val="000000"/>
                <w:lang w:eastAsia="en-AU"/>
              </w:rPr>
            </w:pPr>
            <w:ins w:id="44925" w:author="KIM, Jason" w:date="2019-04-02T13:39:00Z">
              <w:r w:rsidRPr="0056388D">
                <w:rPr>
                  <w:rFonts w:ascii="Calibri" w:eastAsia="Times New Roman" w:hAnsi="Calibri" w:cs="Calibri"/>
                  <w:color w:val="000000"/>
                  <w:lang w:eastAsia="en-AU"/>
                </w:rPr>
                <w:t>Chainage 3889</w:t>
              </w:r>
            </w:ins>
          </w:p>
        </w:tc>
        <w:tc>
          <w:tcPr>
            <w:tcW w:w="818" w:type="pct"/>
            <w:noWrap/>
            <w:hideMark/>
          </w:tcPr>
          <w:p w:rsidR="00110C18" w:rsidRPr="0056388D" w:rsidRDefault="00110C18" w:rsidP="00063728">
            <w:pPr>
              <w:jc w:val="right"/>
              <w:rPr>
                <w:ins w:id="44926" w:author="KIM, Jason" w:date="2019-04-02T13:39:00Z"/>
                <w:rFonts w:ascii="Calibri" w:eastAsia="Times New Roman" w:hAnsi="Calibri" w:cs="Calibri"/>
                <w:color w:val="000000"/>
                <w:lang w:eastAsia="en-AU"/>
              </w:rPr>
            </w:pPr>
            <w:ins w:id="449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28" w:author="KIM, Jason" w:date="2019-04-02T13:39:00Z"/>
        </w:trPr>
        <w:tc>
          <w:tcPr>
            <w:tcW w:w="758" w:type="pct"/>
            <w:vMerge w:val="restart"/>
            <w:noWrap/>
            <w:hideMark/>
          </w:tcPr>
          <w:p w:rsidR="00110C18" w:rsidRPr="0056388D" w:rsidRDefault="00110C18" w:rsidP="00063728">
            <w:pPr>
              <w:rPr>
                <w:ins w:id="44929" w:author="KIM, Jason" w:date="2019-04-02T13:39:00Z"/>
                <w:rFonts w:ascii="Calibri" w:eastAsia="Times New Roman" w:hAnsi="Calibri" w:cs="Calibri"/>
                <w:color w:val="000000"/>
                <w:lang w:eastAsia="en-AU"/>
              </w:rPr>
            </w:pPr>
            <w:ins w:id="44930" w:author="KIM, Jason" w:date="2019-04-02T13:39:00Z">
              <w:r w:rsidRPr="0056388D">
                <w:rPr>
                  <w:rFonts w:ascii="Calibri" w:eastAsia="Times New Roman" w:hAnsi="Calibri" w:cs="Calibri"/>
                  <w:color w:val="000000"/>
                  <w:lang w:eastAsia="en-AU"/>
                </w:rPr>
                <w:t>DXE28K1x</w:t>
              </w:r>
            </w:ins>
          </w:p>
        </w:tc>
        <w:tc>
          <w:tcPr>
            <w:tcW w:w="648" w:type="pct"/>
            <w:vMerge w:val="restart"/>
            <w:noWrap/>
            <w:hideMark/>
          </w:tcPr>
          <w:p w:rsidR="00110C18" w:rsidRPr="0056388D" w:rsidRDefault="00110C18" w:rsidP="00063728">
            <w:pPr>
              <w:rPr>
                <w:ins w:id="44931" w:author="KIM, Jason" w:date="2019-04-02T13:39:00Z"/>
                <w:rFonts w:ascii="Calibri" w:eastAsia="Times New Roman" w:hAnsi="Calibri" w:cs="Calibri"/>
                <w:color w:val="000000"/>
                <w:lang w:eastAsia="en-AU"/>
              </w:rPr>
            </w:pPr>
            <w:ins w:id="44932" w:author="KIM, Jason" w:date="2019-04-02T13:39:00Z">
              <w:r w:rsidRPr="0056388D">
                <w:rPr>
                  <w:rFonts w:ascii="Calibri" w:eastAsia="Times New Roman" w:hAnsi="Calibri" w:cs="Calibri"/>
                  <w:color w:val="000000"/>
                  <w:lang w:eastAsia="en-AU"/>
                </w:rPr>
                <w:t>ELZ10172</w:t>
              </w:r>
            </w:ins>
          </w:p>
        </w:tc>
        <w:tc>
          <w:tcPr>
            <w:tcW w:w="516" w:type="pct"/>
            <w:vMerge w:val="restart"/>
            <w:noWrap/>
            <w:hideMark/>
          </w:tcPr>
          <w:p w:rsidR="00110C18" w:rsidRPr="0056388D" w:rsidRDefault="00110C18" w:rsidP="00063728">
            <w:pPr>
              <w:rPr>
                <w:ins w:id="44933" w:author="KIM, Jason" w:date="2019-04-02T13:39:00Z"/>
                <w:rFonts w:ascii="Calibri" w:eastAsia="Times New Roman" w:hAnsi="Calibri" w:cs="Calibri"/>
                <w:color w:val="000000"/>
                <w:lang w:eastAsia="en-AU"/>
              </w:rPr>
            </w:pPr>
            <w:ins w:id="44934"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935" w:author="KIM, Jason" w:date="2019-04-02T13:39:00Z"/>
                <w:rFonts w:ascii="Calibri" w:eastAsia="Times New Roman" w:hAnsi="Calibri" w:cs="Calibri"/>
                <w:color w:val="000000"/>
                <w:lang w:eastAsia="en-AU"/>
              </w:rPr>
            </w:pPr>
            <w:ins w:id="44936" w:author="KIM, Jason" w:date="2019-04-02T13:39:00Z">
              <w:r w:rsidRPr="0056388D">
                <w:rPr>
                  <w:rFonts w:ascii="Calibri" w:eastAsia="Times New Roman" w:hAnsi="Calibri" w:cs="Calibri"/>
                  <w:color w:val="000000"/>
                  <w:lang w:eastAsia="en-AU"/>
                </w:rPr>
                <w:t>DXE1090</w:t>
              </w:r>
            </w:ins>
          </w:p>
        </w:tc>
        <w:tc>
          <w:tcPr>
            <w:tcW w:w="793" w:type="pct"/>
            <w:noWrap/>
            <w:hideMark/>
          </w:tcPr>
          <w:p w:rsidR="00110C18" w:rsidRPr="0056388D" w:rsidRDefault="00110C18" w:rsidP="00063728">
            <w:pPr>
              <w:rPr>
                <w:ins w:id="44937" w:author="KIM, Jason" w:date="2019-04-02T13:39:00Z"/>
                <w:rFonts w:ascii="Calibri" w:eastAsia="Times New Roman" w:hAnsi="Calibri" w:cs="Calibri"/>
                <w:color w:val="000000"/>
                <w:lang w:eastAsia="en-AU"/>
              </w:rPr>
            </w:pPr>
            <w:ins w:id="449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39" w:author="KIM, Jason" w:date="2019-04-02T13:39:00Z"/>
                <w:rFonts w:ascii="Calibri" w:eastAsia="Times New Roman" w:hAnsi="Calibri" w:cs="Calibri"/>
                <w:color w:val="000000"/>
                <w:lang w:eastAsia="en-AU"/>
              </w:rPr>
            </w:pPr>
            <w:ins w:id="44940" w:author="KIM, Jason" w:date="2019-04-02T13:39:00Z">
              <w:r w:rsidRPr="0056388D">
                <w:rPr>
                  <w:rFonts w:ascii="Calibri" w:eastAsia="Times New Roman" w:hAnsi="Calibri" w:cs="Calibri"/>
                  <w:color w:val="000000"/>
                  <w:lang w:eastAsia="en-AU"/>
                </w:rPr>
                <w:t>Chainage 4205</w:t>
              </w:r>
            </w:ins>
          </w:p>
        </w:tc>
        <w:tc>
          <w:tcPr>
            <w:tcW w:w="818" w:type="pct"/>
            <w:noWrap/>
            <w:hideMark/>
          </w:tcPr>
          <w:p w:rsidR="00110C18" w:rsidRPr="0056388D" w:rsidRDefault="00110C18" w:rsidP="00063728">
            <w:pPr>
              <w:jc w:val="right"/>
              <w:rPr>
                <w:ins w:id="44941" w:author="KIM, Jason" w:date="2019-04-02T13:39:00Z"/>
                <w:rFonts w:ascii="Calibri" w:eastAsia="Times New Roman" w:hAnsi="Calibri" w:cs="Calibri"/>
                <w:color w:val="000000"/>
                <w:lang w:eastAsia="en-AU"/>
              </w:rPr>
            </w:pPr>
            <w:ins w:id="449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43" w:author="KIM, Jason" w:date="2019-04-02T13:39:00Z"/>
        </w:trPr>
        <w:tc>
          <w:tcPr>
            <w:tcW w:w="758" w:type="pct"/>
            <w:vMerge/>
            <w:hideMark/>
          </w:tcPr>
          <w:p w:rsidR="00110C18" w:rsidRPr="0056388D" w:rsidRDefault="00110C18" w:rsidP="00063728">
            <w:pPr>
              <w:rPr>
                <w:ins w:id="4494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4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4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47" w:author="KIM, Jason" w:date="2019-04-02T13:39:00Z"/>
                <w:rFonts w:ascii="Calibri" w:eastAsia="Times New Roman" w:hAnsi="Calibri" w:cs="Calibri"/>
                <w:color w:val="000000"/>
                <w:lang w:eastAsia="en-AU"/>
              </w:rPr>
            </w:pPr>
            <w:ins w:id="44948" w:author="KIM, Jason" w:date="2019-04-02T13:39:00Z">
              <w:r w:rsidRPr="0056388D">
                <w:rPr>
                  <w:rFonts w:ascii="Calibri" w:eastAsia="Times New Roman" w:hAnsi="Calibri" w:cs="Calibri"/>
                  <w:color w:val="000000"/>
                  <w:lang w:eastAsia="en-AU"/>
                </w:rPr>
                <w:t>DXE1091</w:t>
              </w:r>
            </w:ins>
          </w:p>
        </w:tc>
        <w:tc>
          <w:tcPr>
            <w:tcW w:w="793" w:type="pct"/>
            <w:noWrap/>
            <w:hideMark/>
          </w:tcPr>
          <w:p w:rsidR="00110C18" w:rsidRPr="0056388D" w:rsidRDefault="00110C18" w:rsidP="00063728">
            <w:pPr>
              <w:rPr>
                <w:ins w:id="44949" w:author="KIM, Jason" w:date="2019-04-02T13:39:00Z"/>
                <w:rFonts w:ascii="Calibri" w:eastAsia="Times New Roman" w:hAnsi="Calibri" w:cs="Calibri"/>
                <w:color w:val="000000"/>
                <w:lang w:eastAsia="en-AU"/>
              </w:rPr>
            </w:pPr>
            <w:ins w:id="449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51" w:author="KIM, Jason" w:date="2019-04-02T13:39:00Z"/>
                <w:rFonts w:ascii="Calibri" w:eastAsia="Times New Roman" w:hAnsi="Calibri" w:cs="Calibri"/>
                <w:color w:val="000000"/>
                <w:lang w:eastAsia="en-AU"/>
              </w:rPr>
            </w:pPr>
            <w:ins w:id="44952" w:author="KIM, Jason" w:date="2019-04-02T13:39:00Z">
              <w:r w:rsidRPr="0056388D">
                <w:rPr>
                  <w:rFonts w:ascii="Calibri" w:eastAsia="Times New Roman" w:hAnsi="Calibri" w:cs="Calibri"/>
                  <w:color w:val="000000"/>
                  <w:lang w:eastAsia="en-AU"/>
                </w:rPr>
                <w:t>Chainage 4234</w:t>
              </w:r>
            </w:ins>
          </w:p>
        </w:tc>
        <w:tc>
          <w:tcPr>
            <w:tcW w:w="818" w:type="pct"/>
            <w:noWrap/>
            <w:hideMark/>
          </w:tcPr>
          <w:p w:rsidR="00110C18" w:rsidRPr="0056388D" w:rsidRDefault="00110C18" w:rsidP="00063728">
            <w:pPr>
              <w:jc w:val="right"/>
              <w:rPr>
                <w:ins w:id="44953" w:author="KIM, Jason" w:date="2019-04-02T13:39:00Z"/>
                <w:rFonts w:ascii="Calibri" w:eastAsia="Times New Roman" w:hAnsi="Calibri" w:cs="Calibri"/>
                <w:color w:val="000000"/>
                <w:lang w:eastAsia="en-AU"/>
              </w:rPr>
            </w:pPr>
            <w:ins w:id="449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55" w:author="KIM, Jason" w:date="2019-04-02T13:39:00Z"/>
        </w:trPr>
        <w:tc>
          <w:tcPr>
            <w:tcW w:w="758" w:type="pct"/>
            <w:vMerge/>
            <w:hideMark/>
          </w:tcPr>
          <w:p w:rsidR="00110C18" w:rsidRPr="0056388D" w:rsidRDefault="00110C18" w:rsidP="00063728">
            <w:pPr>
              <w:rPr>
                <w:ins w:id="449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59" w:author="KIM, Jason" w:date="2019-04-02T13:39:00Z"/>
                <w:rFonts w:ascii="Calibri" w:eastAsia="Times New Roman" w:hAnsi="Calibri" w:cs="Calibri"/>
                <w:color w:val="000000"/>
                <w:lang w:eastAsia="en-AU"/>
              </w:rPr>
            </w:pPr>
            <w:ins w:id="44960" w:author="KIM, Jason" w:date="2019-04-02T13:39:00Z">
              <w:r w:rsidRPr="0056388D">
                <w:rPr>
                  <w:rFonts w:ascii="Calibri" w:eastAsia="Times New Roman" w:hAnsi="Calibri" w:cs="Calibri"/>
                  <w:color w:val="000000"/>
                  <w:lang w:eastAsia="en-AU"/>
                </w:rPr>
                <w:t>DXE1092</w:t>
              </w:r>
            </w:ins>
          </w:p>
        </w:tc>
        <w:tc>
          <w:tcPr>
            <w:tcW w:w="793" w:type="pct"/>
            <w:noWrap/>
            <w:hideMark/>
          </w:tcPr>
          <w:p w:rsidR="00110C18" w:rsidRPr="0056388D" w:rsidRDefault="00110C18" w:rsidP="00063728">
            <w:pPr>
              <w:rPr>
                <w:ins w:id="44961" w:author="KIM, Jason" w:date="2019-04-02T13:39:00Z"/>
                <w:rFonts w:ascii="Calibri" w:eastAsia="Times New Roman" w:hAnsi="Calibri" w:cs="Calibri"/>
                <w:color w:val="000000"/>
                <w:lang w:eastAsia="en-AU"/>
              </w:rPr>
            </w:pPr>
            <w:ins w:id="449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63" w:author="KIM, Jason" w:date="2019-04-02T13:39:00Z"/>
                <w:rFonts w:ascii="Calibri" w:eastAsia="Times New Roman" w:hAnsi="Calibri" w:cs="Calibri"/>
                <w:color w:val="000000"/>
                <w:lang w:eastAsia="en-AU"/>
              </w:rPr>
            </w:pPr>
            <w:ins w:id="44964" w:author="KIM, Jason" w:date="2019-04-02T13:39:00Z">
              <w:r w:rsidRPr="0056388D">
                <w:rPr>
                  <w:rFonts w:ascii="Calibri" w:eastAsia="Times New Roman" w:hAnsi="Calibri" w:cs="Calibri"/>
                  <w:color w:val="000000"/>
                  <w:lang w:eastAsia="en-AU"/>
                </w:rPr>
                <w:t>Chainage 4263</w:t>
              </w:r>
            </w:ins>
          </w:p>
        </w:tc>
        <w:tc>
          <w:tcPr>
            <w:tcW w:w="818" w:type="pct"/>
            <w:noWrap/>
            <w:hideMark/>
          </w:tcPr>
          <w:p w:rsidR="00110C18" w:rsidRPr="0056388D" w:rsidRDefault="00110C18" w:rsidP="00063728">
            <w:pPr>
              <w:jc w:val="right"/>
              <w:rPr>
                <w:ins w:id="44965" w:author="KIM, Jason" w:date="2019-04-02T13:39:00Z"/>
                <w:rFonts w:ascii="Calibri" w:eastAsia="Times New Roman" w:hAnsi="Calibri" w:cs="Calibri"/>
                <w:color w:val="000000"/>
                <w:lang w:eastAsia="en-AU"/>
              </w:rPr>
            </w:pPr>
            <w:ins w:id="449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67" w:author="KIM, Jason" w:date="2019-04-02T13:39:00Z"/>
        </w:trPr>
        <w:tc>
          <w:tcPr>
            <w:tcW w:w="758" w:type="pct"/>
            <w:vMerge w:val="restart"/>
            <w:noWrap/>
            <w:hideMark/>
          </w:tcPr>
          <w:p w:rsidR="00110C18" w:rsidRPr="0056388D" w:rsidRDefault="00110C18" w:rsidP="00063728">
            <w:pPr>
              <w:rPr>
                <w:ins w:id="44968" w:author="KIM, Jason" w:date="2019-04-02T13:39:00Z"/>
                <w:rFonts w:ascii="Calibri" w:eastAsia="Times New Roman" w:hAnsi="Calibri" w:cs="Calibri"/>
                <w:color w:val="000000"/>
                <w:lang w:eastAsia="en-AU"/>
              </w:rPr>
            </w:pPr>
            <w:ins w:id="44969" w:author="KIM, Jason" w:date="2019-04-02T13:39:00Z">
              <w:r w:rsidRPr="0056388D">
                <w:rPr>
                  <w:rFonts w:ascii="Calibri" w:eastAsia="Times New Roman" w:hAnsi="Calibri" w:cs="Calibri"/>
                  <w:color w:val="000000"/>
                  <w:lang w:eastAsia="en-AU"/>
                </w:rPr>
                <w:t>DXE28K2x</w:t>
              </w:r>
            </w:ins>
          </w:p>
        </w:tc>
        <w:tc>
          <w:tcPr>
            <w:tcW w:w="648" w:type="pct"/>
            <w:vMerge w:val="restart"/>
            <w:noWrap/>
            <w:hideMark/>
          </w:tcPr>
          <w:p w:rsidR="00110C18" w:rsidRPr="0056388D" w:rsidRDefault="00110C18" w:rsidP="00063728">
            <w:pPr>
              <w:rPr>
                <w:ins w:id="44970" w:author="KIM, Jason" w:date="2019-04-02T13:39:00Z"/>
                <w:rFonts w:ascii="Calibri" w:eastAsia="Times New Roman" w:hAnsi="Calibri" w:cs="Calibri"/>
                <w:color w:val="000000"/>
                <w:lang w:eastAsia="en-AU"/>
              </w:rPr>
            </w:pPr>
            <w:ins w:id="44971" w:author="KIM, Jason" w:date="2019-04-02T13:39:00Z">
              <w:r w:rsidRPr="0056388D">
                <w:rPr>
                  <w:rFonts w:ascii="Calibri" w:eastAsia="Times New Roman" w:hAnsi="Calibri" w:cs="Calibri"/>
                  <w:color w:val="000000"/>
                  <w:lang w:eastAsia="en-AU"/>
                </w:rPr>
                <w:t>ELZ10168</w:t>
              </w:r>
            </w:ins>
          </w:p>
        </w:tc>
        <w:tc>
          <w:tcPr>
            <w:tcW w:w="516" w:type="pct"/>
            <w:vMerge w:val="restart"/>
            <w:noWrap/>
            <w:hideMark/>
          </w:tcPr>
          <w:p w:rsidR="00110C18" w:rsidRPr="0056388D" w:rsidRDefault="00110C18" w:rsidP="00063728">
            <w:pPr>
              <w:rPr>
                <w:ins w:id="44972" w:author="KIM, Jason" w:date="2019-04-02T13:39:00Z"/>
                <w:rFonts w:ascii="Calibri" w:eastAsia="Times New Roman" w:hAnsi="Calibri" w:cs="Calibri"/>
                <w:color w:val="000000"/>
                <w:lang w:eastAsia="en-AU"/>
              </w:rPr>
            </w:pPr>
            <w:ins w:id="44973"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974" w:author="KIM, Jason" w:date="2019-04-02T13:39:00Z"/>
                <w:rFonts w:ascii="Calibri" w:eastAsia="Times New Roman" w:hAnsi="Calibri" w:cs="Calibri"/>
                <w:color w:val="000000"/>
                <w:lang w:eastAsia="en-AU"/>
              </w:rPr>
            </w:pPr>
            <w:ins w:id="44975" w:author="KIM, Jason" w:date="2019-04-02T13:39:00Z">
              <w:r w:rsidRPr="0056388D">
                <w:rPr>
                  <w:rFonts w:ascii="Calibri" w:eastAsia="Times New Roman" w:hAnsi="Calibri" w:cs="Calibri"/>
                  <w:color w:val="000000"/>
                  <w:lang w:eastAsia="en-AU"/>
                </w:rPr>
                <w:t>DXE1087</w:t>
              </w:r>
            </w:ins>
          </w:p>
        </w:tc>
        <w:tc>
          <w:tcPr>
            <w:tcW w:w="793" w:type="pct"/>
            <w:noWrap/>
            <w:hideMark/>
          </w:tcPr>
          <w:p w:rsidR="00110C18" w:rsidRPr="0056388D" w:rsidRDefault="00110C18" w:rsidP="00063728">
            <w:pPr>
              <w:rPr>
                <w:ins w:id="44976" w:author="KIM, Jason" w:date="2019-04-02T13:39:00Z"/>
                <w:rFonts w:ascii="Calibri" w:eastAsia="Times New Roman" w:hAnsi="Calibri" w:cs="Calibri"/>
                <w:color w:val="000000"/>
                <w:lang w:eastAsia="en-AU"/>
              </w:rPr>
            </w:pPr>
            <w:ins w:id="4497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78" w:author="KIM, Jason" w:date="2019-04-02T13:39:00Z"/>
                <w:rFonts w:ascii="Calibri" w:eastAsia="Times New Roman" w:hAnsi="Calibri" w:cs="Calibri"/>
                <w:color w:val="000000"/>
                <w:lang w:eastAsia="en-AU"/>
              </w:rPr>
            </w:pPr>
            <w:ins w:id="44979" w:author="KIM, Jason" w:date="2019-04-02T13:39:00Z">
              <w:r w:rsidRPr="0056388D">
                <w:rPr>
                  <w:rFonts w:ascii="Calibri" w:eastAsia="Times New Roman" w:hAnsi="Calibri" w:cs="Calibri"/>
                  <w:color w:val="000000"/>
                  <w:lang w:eastAsia="en-AU"/>
                </w:rPr>
                <w:t>Chainage 4085</w:t>
              </w:r>
            </w:ins>
          </w:p>
        </w:tc>
        <w:tc>
          <w:tcPr>
            <w:tcW w:w="818" w:type="pct"/>
            <w:noWrap/>
            <w:hideMark/>
          </w:tcPr>
          <w:p w:rsidR="00110C18" w:rsidRPr="0056388D" w:rsidRDefault="00110C18" w:rsidP="00063728">
            <w:pPr>
              <w:jc w:val="right"/>
              <w:rPr>
                <w:ins w:id="44980" w:author="KIM, Jason" w:date="2019-04-02T13:39:00Z"/>
                <w:rFonts w:ascii="Calibri" w:eastAsia="Times New Roman" w:hAnsi="Calibri" w:cs="Calibri"/>
                <w:color w:val="000000"/>
                <w:lang w:eastAsia="en-AU"/>
              </w:rPr>
            </w:pPr>
            <w:ins w:id="449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82" w:author="KIM, Jason" w:date="2019-04-02T13:39:00Z"/>
        </w:trPr>
        <w:tc>
          <w:tcPr>
            <w:tcW w:w="758" w:type="pct"/>
            <w:vMerge/>
            <w:hideMark/>
          </w:tcPr>
          <w:p w:rsidR="00110C18" w:rsidRPr="0056388D" w:rsidRDefault="00110C18" w:rsidP="00063728">
            <w:pPr>
              <w:rPr>
                <w:ins w:id="4498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8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8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86" w:author="KIM, Jason" w:date="2019-04-02T13:39:00Z"/>
                <w:rFonts w:ascii="Calibri" w:eastAsia="Times New Roman" w:hAnsi="Calibri" w:cs="Calibri"/>
                <w:color w:val="000000"/>
                <w:lang w:eastAsia="en-AU"/>
              </w:rPr>
            </w:pPr>
            <w:ins w:id="44987" w:author="KIM, Jason" w:date="2019-04-02T13:39:00Z">
              <w:r w:rsidRPr="0056388D">
                <w:rPr>
                  <w:rFonts w:ascii="Calibri" w:eastAsia="Times New Roman" w:hAnsi="Calibri" w:cs="Calibri"/>
                  <w:color w:val="000000"/>
                  <w:lang w:eastAsia="en-AU"/>
                </w:rPr>
                <w:t>DXE1088</w:t>
              </w:r>
            </w:ins>
          </w:p>
        </w:tc>
        <w:tc>
          <w:tcPr>
            <w:tcW w:w="793" w:type="pct"/>
            <w:noWrap/>
            <w:hideMark/>
          </w:tcPr>
          <w:p w:rsidR="00110C18" w:rsidRPr="0056388D" w:rsidRDefault="00110C18" w:rsidP="00063728">
            <w:pPr>
              <w:rPr>
                <w:ins w:id="44988" w:author="KIM, Jason" w:date="2019-04-02T13:39:00Z"/>
                <w:rFonts w:ascii="Calibri" w:eastAsia="Times New Roman" w:hAnsi="Calibri" w:cs="Calibri"/>
                <w:color w:val="000000"/>
                <w:lang w:eastAsia="en-AU"/>
              </w:rPr>
            </w:pPr>
            <w:ins w:id="4498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90" w:author="KIM, Jason" w:date="2019-04-02T13:39:00Z"/>
                <w:rFonts w:ascii="Calibri" w:eastAsia="Times New Roman" w:hAnsi="Calibri" w:cs="Calibri"/>
                <w:color w:val="000000"/>
                <w:lang w:eastAsia="en-AU"/>
              </w:rPr>
            </w:pPr>
            <w:ins w:id="44991" w:author="KIM, Jason" w:date="2019-04-02T13:39:00Z">
              <w:r w:rsidRPr="0056388D">
                <w:rPr>
                  <w:rFonts w:ascii="Calibri" w:eastAsia="Times New Roman" w:hAnsi="Calibri" w:cs="Calibri"/>
                  <w:color w:val="000000"/>
                  <w:lang w:eastAsia="en-AU"/>
                </w:rPr>
                <w:t>Chainage 4114</w:t>
              </w:r>
            </w:ins>
          </w:p>
        </w:tc>
        <w:tc>
          <w:tcPr>
            <w:tcW w:w="818" w:type="pct"/>
            <w:noWrap/>
            <w:hideMark/>
          </w:tcPr>
          <w:p w:rsidR="00110C18" w:rsidRPr="0056388D" w:rsidRDefault="00110C18" w:rsidP="00063728">
            <w:pPr>
              <w:jc w:val="right"/>
              <w:rPr>
                <w:ins w:id="44992" w:author="KIM, Jason" w:date="2019-04-02T13:39:00Z"/>
                <w:rFonts w:ascii="Calibri" w:eastAsia="Times New Roman" w:hAnsi="Calibri" w:cs="Calibri"/>
                <w:color w:val="000000"/>
                <w:lang w:eastAsia="en-AU"/>
              </w:rPr>
            </w:pPr>
            <w:ins w:id="44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94" w:author="KIM, Jason" w:date="2019-04-02T13:39:00Z"/>
        </w:trPr>
        <w:tc>
          <w:tcPr>
            <w:tcW w:w="758" w:type="pct"/>
            <w:vMerge/>
            <w:hideMark/>
          </w:tcPr>
          <w:p w:rsidR="00110C18" w:rsidRPr="0056388D" w:rsidRDefault="00110C18" w:rsidP="00063728">
            <w:pPr>
              <w:rPr>
                <w:ins w:id="4499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9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9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98" w:author="KIM, Jason" w:date="2019-04-02T13:39:00Z"/>
                <w:rFonts w:ascii="Calibri" w:eastAsia="Times New Roman" w:hAnsi="Calibri" w:cs="Calibri"/>
                <w:color w:val="000000"/>
                <w:lang w:eastAsia="en-AU"/>
              </w:rPr>
            </w:pPr>
            <w:ins w:id="44999" w:author="KIM, Jason" w:date="2019-04-02T13:39:00Z">
              <w:r w:rsidRPr="0056388D">
                <w:rPr>
                  <w:rFonts w:ascii="Calibri" w:eastAsia="Times New Roman" w:hAnsi="Calibri" w:cs="Calibri"/>
                  <w:color w:val="000000"/>
                  <w:lang w:eastAsia="en-AU"/>
                </w:rPr>
                <w:t>DXE1089</w:t>
              </w:r>
            </w:ins>
          </w:p>
        </w:tc>
        <w:tc>
          <w:tcPr>
            <w:tcW w:w="793" w:type="pct"/>
            <w:noWrap/>
            <w:hideMark/>
          </w:tcPr>
          <w:p w:rsidR="00110C18" w:rsidRPr="0056388D" w:rsidRDefault="00110C18" w:rsidP="00063728">
            <w:pPr>
              <w:rPr>
                <w:ins w:id="45000" w:author="KIM, Jason" w:date="2019-04-02T13:39:00Z"/>
                <w:rFonts w:ascii="Calibri" w:eastAsia="Times New Roman" w:hAnsi="Calibri" w:cs="Calibri"/>
                <w:color w:val="000000"/>
                <w:lang w:eastAsia="en-AU"/>
              </w:rPr>
            </w:pPr>
            <w:ins w:id="4500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002" w:author="KIM, Jason" w:date="2019-04-02T13:39:00Z"/>
                <w:rFonts w:ascii="Calibri" w:eastAsia="Times New Roman" w:hAnsi="Calibri" w:cs="Calibri"/>
                <w:color w:val="000000"/>
                <w:lang w:eastAsia="en-AU"/>
              </w:rPr>
            </w:pPr>
            <w:ins w:id="45003" w:author="KIM, Jason" w:date="2019-04-02T13:39:00Z">
              <w:r w:rsidRPr="0056388D">
                <w:rPr>
                  <w:rFonts w:ascii="Calibri" w:eastAsia="Times New Roman" w:hAnsi="Calibri" w:cs="Calibri"/>
                  <w:color w:val="000000"/>
                  <w:lang w:eastAsia="en-AU"/>
                </w:rPr>
                <w:t>Chainage 4143</w:t>
              </w:r>
            </w:ins>
          </w:p>
        </w:tc>
        <w:tc>
          <w:tcPr>
            <w:tcW w:w="818" w:type="pct"/>
            <w:noWrap/>
            <w:hideMark/>
          </w:tcPr>
          <w:p w:rsidR="00110C18" w:rsidRPr="0056388D" w:rsidRDefault="00110C18" w:rsidP="00063728">
            <w:pPr>
              <w:jc w:val="right"/>
              <w:rPr>
                <w:ins w:id="45004" w:author="KIM, Jason" w:date="2019-04-02T13:39:00Z"/>
                <w:rFonts w:ascii="Calibri" w:eastAsia="Times New Roman" w:hAnsi="Calibri" w:cs="Calibri"/>
                <w:color w:val="000000"/>
                <w:lang w:eastAsia="en-AU"/>
              </w:rPr>
            </w:pPr>
            <w:ins w:id="450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06" w:author="KIM, Jason" w:date="2019-04-02T13:39:00Z"/>
        </w:trPr>
        <w:tc>
          <w:tcPr>
            <w:tcW w:w="758" w:type="pct"/>
            <w:vMerge w:val="restart"/>
            <w:noWrap/>
            <w:hideMark/>
          </w:tcPr>
          <w:p w:rsidR="00110C18" w:rsidRPr="0056388D" w:rsidRDefault="00110C18" w:rsidP="00063728">
            <w:pPr>
              <w:rPr>
                <w:ins w:id="45007" w:author="KIM, Jason" w:date="2019-04-02T13:39:00Z"/>
                <w:rFonts w:ascii="Calibri" w:eastAsia="Times New Roman" w:hAnsi="Calibri" w:cs="Calibri"/>
                <w:color w:val="000000"/>
                <w:lang w:eastAsia="en-AU"/>
              </w:rPr>
            </w:pPr>
            <w:ins w:id="45008" w:author="KIM, Jason" w:date="2019-04-02T13:39:00Z">
              <w:r w:rsidRPr="0056388D">
                <w:rPr>
                  <w:rFonts w:ascii="Calibri" w:eastAsia="Times New Roman" w:hAnsi="Calibri" w:cs="Calibri"/>
                  <w:color w:val="000000"/>
                  <w:lang w:eastAsia="en-AU"/>
                </w:rPr>
                <w:t>DXE28K3x</w:t>
              </w:r>
            </w:ins>
          </w:p>
        </w:tc>
        <w:tc>
          <w:tcPr>
            <w:tcW w:w="648" w:type="pct"/>
            <w:vMerge w:val="restart"/>
            <w:noWrap/>
            <w:hideMark/>
          </w:tcPr>
          <w:p w:rsidR="00110C18" w:rsidRPr="0056388D" w:rsidRDefault="00110C18" w:rsidP="00063728">
            <w:pPr>
              <w:rPr>
                <w:ins w:id="45009" w:author="KIM, Jason" w:date="2019-04-02T13:39:00Z"/>
                <w:rFonts w:ascii="Calibri" w:eastAsia="Times New Roman" w:hAnsi="Calibri" w:cs="Calibri"/>
                <w:color w:val="000000"/>
                <w:lang w:eastAsia="en-AU"/>
              </w:rPr>
            </w:pPr>
            <w:ins w:id="45010" w:author="KIM, Jason" w:date="2019-04-02T13:39:00Z">
              <w:r w:rsidRPr="0056388D">
                <w:rPr>
                  <w:rFonts w:ascii="Calibri" w:eastAsia="Times New Roman" w:hAnsi="Calibri" w:cs="Calibri"/>
                  <w:color w:val="000000"/>
                  <w:lang w:eastAsia="en-AU"/>
                </w:rPr>
                <w:t>ELZ20172</w:t>
              </w:r>
            </w:ins>
          </w:p>
        </w:tc>
        <w:tc>
          <w:tcPr>
            <w:tcW w:w="516" w:type="pct"/>
            <w:vMerge w:val="restart"/>
            <w:noWrap/>
            <w:hideMark/>
          </w:tcPr>
          <w:p w:rsidR="00110C18" w:rsidRPr="0056388D" w:rsidRDefault="00110C18" w:rsidP="00063728">
            <w:pPr>
              <w:rPr>
                <w:ins w:id="45011" w:author="KIM, Jason" w:date="2019-04-02T13:39:00Z"/>
                <w:rFonts w:ascii="Calibri" w:eastAsia="Times New Roman" w:hAnsi="Calibri" w:cs="Calibri"/>
                <w:color w:val="000000"/>
                <w:lang w:eastAsia="en-AU"/>
              </w:rPr>
            </w:pPr>
            <w:ins w:id="45012"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13" w:author="KIM, Jason" w:date="2019-04-02T13:39:00Z"/>
                <w:rFonts w:ascii="Calibri" w:eastAsia="Times New Roman" w:hAnsi="Calibri" w:cs="Calibri"/>
                <w:color w:val="000000"/>
                <w:lang w:eastAsia="en-AU"/>
              </w:rPr>
            </w:pPr>
            <w:ins w:id="45014" w:author="KIM, Jason" w:date="2019-04-02T13:39:00Z">
              <w:r w:rsidRPr="0056388D">
                <w:rPr>
                  <w:rFonts w:ascii="Calibri" w:eastAsia="Times New Roman" w:hAnsi="Calibri" w:cs="Calibri"/>
                  <w:color w:val="000000"/>
                  <w:lang w:eastAsia="en-AU"/>
                </w:rPr>
                <w:t>DXE2084</w:t>
              </w:r>
            </w:ins>
          </w:p>
        </w:tc>
        <w:tc>
          <w:tcPr>
            <w:tcW w:w="793" w:type="pct"/>
            <w:noWrap/>
            <w:hideMark/>
          </w:tcPr>
          <w:p w:rsidR="00110C18" w:rsidRPr="0056388D" w:rsidRDefault="00110C18" w:rsidP="00063728">
            <w:pPr>
              <w:rPr>
                <w:ins w:id="45015" w:author="KIM, Jason" w:date="2019-04-02T13:39:00Z"/>
                <w:rFonts w:ascii="Calibri" w:eastAsia="Times New Roman" w:hAnsi="Calibri" w:cs="Calibri"/>
                <w:color w:val="000000"/>
                <w:lang w:eastAsia="en-AU"/>
              </w:rPr>
            </w:pPr>
            <w:ins w:id="4501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17" w:author="KIM, Jason" w:date="2019-04-02T13:39:00Z"/>
                <w:rFonts w:ascii="Calibri" w:eastAsia="Times New Roman" w:hAnsi="Calibri" w:cs="Calibri"/>
                <w:color w:val="000000"/>
                <w:lang w:eastAsia="en-AU"/>
              </w:rPr>
            </w:pPr>
            <w:ins w:id="45018" w:author="KIM, Jason" w:date="2019-04-02T13:39:00Z">
              <w:r w:rsidRPr="0056388D">
                <w:rPr>
                  <w:rFonts w:ascii="Calibri" w:eastAsia="Times New Roman" w:hAnsi="Calibri" w:cs="Calibri"/>
                  <w:color w:val="000000"/>
                  <w:lang w:eastAsia="en-AU"/>
                </w:rPr>
                <w:t>Chainage 4190</w:t>
              </w:r>
            </w:ins>
          </w:p>
        </w:tc>
        <w:tc>
          <w:tcPr>
            <w:tcW w:w="818" w:type="pct"/>
            <w:noWrap/>
            <w:hideMark/>
          </w:tcPr>
          <w:p w:rsidR="00110C18" w:rsidRPr="0056388D" w:rsidRDefault="00110C18" w:rsidP="00063728">
            <w:pPr>
              <w:jc w:val="right"/>
              <w:rPr>
                <w:ins w:id="45019" w:author="KIM, Jason" w:date="2019-04-02T13:39:00Z"/>
                <w:rFonts w:ascii="Calibri" w:eastAsia="Times New Roman" w:hAnsi="Calibri" w:cs="Calibri"/>
                <w:color w:val="000000"/>
                <w:lang w:eastAsia="en-AU"/>
              </w:rPr>
            </w:pPr>
            <w:ins w:id="45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21" w:author="KIM, Jason" w:date="2019-04-02T13:39:00Z"/>
        </w:trPr>
        <w:tc>
          <w:tcPr>
            <w:tcW w:w="758" w:type="pct"/>
            <w:vMerge/>
            <w:hideMark/>
          </w:tcPr>
          <w:p w:rsidR="00110C18" w:rsidRPr="0056388D" w:rsidRDefault="00110C18" w:rsidP="00063728">
            <w:pPr>
              <w:rPr>
                <w:ins w:id="4502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2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2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25" w:author="KIM, Jason" w:date="2019-04-02T13:39:00Z"/>
                <w:rFonts w:ascii="Calibri" w:eastAsia="Times New Roman" w:hAnsi="Calibri" w:cs="Calibri"/>
                <w:color w:val="000000"/>
                <w:lang w:eastAsia="en-AU"/>
              </w:rPr>
            </w:pPr>
            <w:ins w:id="45026" w:author="KIM, Jason" w:date="2019-04-02T13:39:00Z">
              <w:r w:rsidRPr="0056388D">
                <w:rPr>
                  <w:rFonts w:ascii="Calibri" w:eastAsia="Times New Roman" w:hAnsi="Calibri" w:cs="Calibri"/>
                  <w:color w:val="000000"/>
                  <w:lang w:eastAsia="en-AU"/>
                </w:rPr>
                <w:t>DXE2085</w:t>
              </w:r>
            </w:ins>
          </w:p>
        </w:tc>
        <w:tc>
          <w:tcPr>
            <w:tcW w:w="793" w:type="pct"/>
            <w:noWrap/>
            <w:hideMark/>
          </w:tcPr>
          <w:p w:rsidR="00110C18" w:rsidRPr="0056388D" w:rsidRDefault="00110C18" w:rsidP="00063728">
            <w:pPr>
              <w:rPr>
                <w:ins w:id="45027" w:author="KIM, Jason" w:date="2019-04-02T13:39:00Z"/>
                <w:rFonts w:ascii="Calibri" w:eastAsia="Times New Roman" w:hAnsi="Calibri" w:cs="Calibri"/>
                <w:color w:val="000000"/>
                <w:lang w:eastAsia="en-AU"/>
              </w:rPr>
            </w:pPr>
            <w:ins w:id="4502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29" w:author="KIM, Jason" w:date="2019-04-02T13:39:00Z"/>
                <w:rFonts w:ascii="Calibri" w:eastAsia="Times New Roman" w:hAnsi="Calibri" w:cs="Calibri"/>
                <w:color w:val="000000"/>
                <w:lang w:eastAsia="en-AU"/>
              </w:rPr>
            </w:pPr>
            <w:ins w:id="45030" w:author="KIM, Jason" w:date="2019-04-02T13:39:00Z">
              <w:r w:rsidRPr="0056388D">
                <w:rPr>
                  <w:rFonts w:ascii="Calibri" w:eastAsia="Times New Roman" w:hAnsi="Calibri" w:cs="Calibri"/>
                  <w:color w:val="000000"/>
                  <w:lang w:eastAsia="en-AU"/>
                </w:rPr>
                <w:t>Chainage 4218</w:t>
              </w:r>
            </w:ins>
          </w:p>
        </w:tc>
        <w:tc>
          <w:tcPr>
            <w:tcW w:w="818" w:type="pct"/>
            <w:noWrap/>
            <w:hideMark/>
          </w:tcPr>
          <w:p w:rsidR="00110C18" w:rsidRPr="0056388D" w:rsidRDefault="00110C18" w:rsidP="00063728">
            <w:pPr>
              <w:jc w:val="right"/>
              <w:rPr>
                <w:ins w:id="45031" w:author="KIM, Jason" w:date="2019-04-02T13:39:00Z"/>
                <w:rFonts w:ascii="Calibri" w:eastAsia="Times New Roman" w:hAnsi="Calibri" w:cs="Calibri"/>
                <w:color w:val="000000"/>
                <w:lang w:eastAsia="en-AU"/>
              </w:rPr>
            </w:pPr>
            <w:ins w:id="450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33" w:author="KIM, Jason" w:date="2019-04-02T13:39:00Z"/>
        </w:trPr>
        <w:tc>
          <w:tcPr>
            <w:tcW w:w="758" w:type="pct"/>
            <w:vMerge/>
            <w:hideMark/>
          </w:tcPr>
          <w:p w:rsidR="00110C18" w:rsidRPr="0056388D" w:rsidRDefault="00110C18" w:rsidP="00063728">
            <w:pPr>
              <w:rPr>
                <w:ins w:id="4503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3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3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37" w:author="KIM, Jason" w:date="2019-04-02T13:39:00Z"/>
                <w:rFonts w:ascii="Calibri" w:eastAsia="Times New Roman" w:hAnsi="Calibri" w:cs="Calibri"/>
                <w:color w:val="000000"/>
                <w:lang w:eastAsia="en-AU"/>
              </w:rPr>
            </w:pPr>
            <w:ins w:id="45038" w:author="KIM, Jason" w:date="2019-04-02T13:39:00Z">
              <w:r w:rsidRPr="0056388D">
                <w:rPr>
                  <w:rFonts w:ascii="Calibri" w:eastAsia="Times New Roman" w:hAnsi="Calibri" w:cs="Calibri"/>
                  <w:color w:val="000000"/>
                  <w:lang w:eastAsia="en-AU"/>
                </w:rPr>
                <w:t>DXE2086</w:t>
              </w:r>
            </w:ins>
          </w:p>
        </w:tc>
        <w:tc>
          <w:tcPr>
            <w:tcW w:w="793" w:type="pct"/>
            <w:noWrap/>
            <w:hideMark/>
          </w:tcPr>
          <w:p w:rsidR="00110C18" w:rsidRPr="0056388D" w:rsidRDefault="00110C18" w:rsidP="00063728">
            <w:pPr>
              <w:rPr>
                <w:ins w:id="45039" w:author="KIM, Jason" w:date="2019-04-02T13:39:00Z"/>
                <w:rFonts w:ascii="Calibri" w:eastAsia="Times New Roman" w:hAnsi="Calibri" w:cs="Calibri"/>
                <w:color w:val="000000"/>
                <w:lang w:eastAsia="en-AU"/>
              </w:rPr>
            </w:pPr>
            <w:ins w:id="450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41" w:author="KIM, Jason" w:date="2019-04-02T13:39:00Z"/>
                <w:rFonts w:ascii="Calibri" w:eastAsia="Times New Roman" w:hAnsi="Calibri" w:cs="Calibri"/>
                <w:color w:val="000000"/>
                <w:lang w:eastAsia="en-AU"/>
              </w:rPr>
            </w:pPr>
            <w:ins w:id="45042" w:author="KIM, Jason" w:date="2019-04-02T13:39:00Z">
              <w:r w:rsidRPr="0056388D">
                <w:rPr>
                  <w:rFonts w:ascii="Calibri" w:eastAsia="Times New Roman" w:hAnsi="Calibri" w:cs="Calibri"/>
                  <w:color w:val="000000"/>
                  <w:lang w:eastAsia="en-AU"/>
                </w:rPr>
                <w:t>Chainage 4248</w:t>
              </w:r>
            </w:ins>
          </w:p>
        </w:tc>
        <w:tc>
          <w:tcPr>
            <w:tcW w:w="818" w:type="pct"/>
            <w:noWrap/>
            <w:hideMark/>
          </w:tcPr>
          <w:p w:rsidR="00110C18" w:rsidRPr="0056388D" w:rsidRDefault="00110C18" w:rsidP="00063728">
            <w:pPr>
              <w:jc w:val="right"/>
              <w:rPr>
                <w:ins w:id="45043" w:author="KIM, Jason" w:date="2019-04-02T13:39:00Z"/>
                <w:rFonts w:ascii="Calibri" w:eastAsia="Times New Roman" w:hAnsi="Calibri" w:cs="Calibri"/>
                <w:color w:val="000000"/>
                <w:lang w:eastAsia="en-AU"/>
              </w:rPr>
            </w:pPr>
            <w:ins w:id="450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45" w:author="KIM, Jason" w:date="2019-04-02T13:39:00Z"/>
        </w:trPr>
        <w:tc>
          <w:tcPr>
            <w:tcW w:w="758" w:type="pct"/>
            <w:vMerge w:val="restart"/>
            <w:noWrap/>
            <w:hideMark/>
          </w:tcPr>
          <w:p w:rsidR="00110C18" w:rsidRPr="0056388D" w:rsidRDefault="00110C18" w:rsidP="00063728">
            <w:pPr>
              <w:rPr>
                <w:ins w:id="45046" w:author="KIM, Jason" w:date="2019-04-02T13:39:00Z"/>
                <w:rFonts w:ascii="Calibri" w:eastAsia="Times New Roman" w:hAnsi="Calibri" w:cs="Calibri"/>
                <w:color w:val="000000"/>
                <w:lang w:eastAsia="en-AU"/>
              </w:rPr>
            </w:pPr>
            <w:ins w:id="45047" w:author="KIM, Jason" w:date="2019-04-02T13:39:00Z">
              <w:r w:rsidRPr="0056388D">
                <w:rPr>
                  <w:rFonts w:ascii="Calibri" w:eastAsia="Times New Roman" w:hAnsi="Calibri" w:cs="Calibri"/>
                  <w:color w:val="000000"/>
                  <w:lang w:eastAsia="en-AU"/>
                </w:rPr>
                <w:t>DXE28K4x</w:t>
              </w:r>
            </w:ins>
          </w:p>
        </w:tc>
        <w:tc>
          <w:tcPr>
            <w:tcW w:w="648" w:type="pct"/>
            <w:vMerge w:val="restart"/>
            <w:noWrap/>
            <w:hideMark/>
          </w:tcPr>
          <w:p w:rsidR="00110C18" w:rsidRPr="0056388D" w:rsidRDefault="00110C18" w:rsidP="00063728">
            <w:pPr>
              <w:rPr>
                <w:ins w:id="45048" w:author="KIM, Jason" w:date="2019-04-02T13:39:00Z"/>
                <w:rFonts w:ascii="Calibri" w:eastAsia="Times New Roman" w:hAnsi="Calibri" w:cs="Calibri"/>
                <w:color w:val="000000"/>
                <w:lang w:eastAsia="en-AU"/>
              </w:rPr>
            </w:pPr>
            <w:ins w:id="45049" w:author="KIM, Jason" w:date="2019-04-02T13:39:00Z">
              <w:r w:rsidRPr="0056388D">
                <w:rPr>
                  <w:rFonts w:ascii="Calibri" w:eastAsia="Times New Roman" w:hAnsi="Calibri" w:cs="Calibri"/>
                  <w:color w:val="000000"/>
                  <w:lang w:eastAsia="en-AU"/>
                </w:rPr>
                <w:t>ELZ20168</w:t>
              </w:r>
            </w:ins>
          </w:p>
        </w:tc>
        <w:tc>
          <w:tcPr>
            <w:tcW w:w="516" w:type="pct"/>
            <w:vMerge w:val="restart"/>
            <w:noWrap/>
            <w:hideMark/>
          </w:tcPr>
          <w:p w:rsidR="00110C18" w:rsidRPr="0056388D" w:rsidRDefault="00110C18" w:rsidP="00063728">
            <w:pPr>
              <w:rPr>
                <w:ins w:id="45050" w:author="KIM, Jason" w:date="2019-04-02T13:39:00Z"/>
                <w:rFonts w:ascii="Calibri" w:eastAsia="Times New Roman" w:hAnsi="Calibri" w:cs="Calibri"/>
                <w:color w:val="000000"/>
                <w:lang w:eastAsia="en-AU"/>
              </w:rPr>
            </w:pPr>
            <w:ins w:id="45051"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52" w:author="KIM, Jason" w:date="2019-04-02T13:39:00Z"/>
                <w:rFonts w:ascii="Calibri" w:eastAsia="Times New Roman" w:hAnsi="Calibri" w:cs="Calibri"/>
                <w:color w:val="000000"/>
                <w:lang w:eastAsia="en-AU"/>
              </w:rPr>
            </w:pPr>
            <w:ins w:id="45053" w:author="KIM, Jason" w:date="2019-04-02T13:39:00Z">
              <w:r w:rsidRPr="0056388D">
                <w:rPr>
                  <w:rFonts w:ascii="Calibri" w:eastAsia="Times New Roman" w:hAnsi="Calibri" w:cs="Calibri"/>
                  <w:color w:val="000000"/>
                  <w:lang w:eastAsia="en-AU"/>
                </w:rPr>
                <w:t>DXE2081</w:t>
              </w:r>
            </w:ins>
          </w:p>
        </w:tc>
        <w:tc>
          <w:tcPr>
            <w:tcW w:w="793" w:type="pct"/>
            <w:noWrap/>
            <w:hideMark/>
          </w:tcPr>
          <w:p w:rsidR="00110C18" w:rsidRPr="0056388D" w:rsidRDefault="00110C18" w:rsidP="00063728">
            <w:pPr>
              <w:rPr>
                <w:ins w:id="45054" w:author="KIM, Jason" w:date="2019-04-02T13:39:00Z"/>
                <w:rFonts w:ascii="Calibri" w:eastAsia="Times New Roman" w:hAnsi="Calibri" w:cs="Calibri"/>
                <w:color w:val="000000"/>
                <w:lang w:eastAsia="en-AU"/>
              </w:rPr>
            </w:pPr>
            <w:ins w:id="4505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56" w:author="KIM, Jason" w:date="2019-04-02T13:39:00Z"/>
                <w:rFonts w:ascii="Calibri" w:eastAsia="Times New Roman" w:hAnsi="Calibri" w:cs="Calibri"/>
                <w:color w:val="000000"/>
                <w:lang w:eastAsia="en-AU"/>
              </w:rPr>
            </w:pPr>
            <w:ins w:id="45057" w:author="KIM, Jason" w:date="2019-04-02T13:39:00Z">
              <w:r w:rsidRPr="0056388D">
                <w:rPr>
                  <w:rFonts w:ascii="Calibri" w:eastAsia="Times New Roman" w:hAnsi="Calibri" w:cs="Calibri"/>
                  <w:color w:val="000000"/>
                  <w:lang w:eastAsia="en-AU"/>
                </w:rPr>
                <w:t>Chainage 4070</w:t>
              </w:r>
            </w:ins>
          </w:p>
        </w:tc>
        <w:tc>
          <w:tcPr>
            <w:tcW w:w="818" w:type="pct"/>
            <w:noWrap/>
            <w:hideMark/>
          </w:tcPr>
          <w:p w:rsidR="00110C18" w:rsidRPr="0056388D" w:rsidRDefault="00110C18" w:rsidP="00063728">
            <w:pPr>
              <w:jc w:val="right"/>
              <w:rPr>
                <w:ins w:id="45058" w:author="KIM, Jason" w:date="2019-04-02T13:39:00Z"/>
                <w:rFonts w:ascii="Calibri" w:eastAsia="Times New Roman" w:hAnsi="Calibri" w:cs="Calibri"/>
                <w:color w:val="000000"/>
                <w:lang w:eastAsia="en-AU"/>
              </w:rPr>
            </w:pPr>
            <w:ins w:id="450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60" w:author="KIM, Jason" w:date="2019-04-02T13:39:00Z"/>
        </w:trPr>
        <w:tc>
          <w:tcPr>
            <w:tcW w:w="758" w:type="pct"/>
            <w:vMerge/>
            <w:hideMark/>
          </w:tcPr>
          <w:p w:rsidR="00110C18" w:rsidRPr="0056388D" w:rsidRDefault="00110C18" w:rsidP="00063728">
            <w:pPr>
              <w:rPr>
                <w:ins w:id="4506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6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6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64" w:author="KIM, Jason" w:date="2019-04-02T13:39:00Z"/>
                <w:rFonts w:ascii="Calibri" w:eastAsia="Times New Roman" w:hAnsi="Calibri" w:cs="Calibri"/>
                <w:color w:val="000000"/>
                <w:lang w:eastAsia="en-AU"/>
              </w:rPr>
            </w:pPr>
            <w:ins w:id="45065" w:author="KIM, Jason" w:date="2019-04-02T13:39:00Z">
              <w:r w:rsidRPr="0056388D">
                <w:rPr>
                  <w:rFonts w:ascii="Calibri" w:eastAsia="Times New Roman" w:hAnsi="Calibri" w:cs="Calibri"/>
                  <w:color w:val="000000"/>
                  <w:lang w:eastAsia="en-AU"/>
                </w:rPr>
                <w:t>DXE2082</w:t>
              </w:r>
            </w:ins>
          </w:p>
        </w:tc>
        <w:tc>
          <w:tcPr>
            <w:tcW w:w="793" w:type="pct"/>
            <w:noWrap/>
            <w:hideMark/>
          </w:tcPr>
          <w:p w:rsidR="00110C18" w:rsidRPr="0056388D" w:rsidRDefault="00110C18" w:rsidP="00063728">
            <w:pPr>
              <w:rPr>
                <w:ins w:id="45066" w:author="KIM, Jason" w:date="2019-04-02T13:39:00Z"/>
                <w:rFonts w:ascii="Calibri" w:eastAsia="Times New Roman" w:hAnsi="Calibri" w:cs="Calibri"/>
                <w:color w:val="000000"/>
                <w:lang w:eastAsia="en-AU"/>
              </w:rPr>
            </w:pPr>
            <w:ins w:id="4506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68" w:author="KIM, Jason" w:date="2019-04-02T13:39:00Z"/>
                <w:rFonts w:ascii="Calibri" w:eastAsia="Times New Roman" w:hAnsi="Calibri" w:cs="Calibri"/>
                <w:color w:val="000000"/>
                <w:lang w:eastAsia="en-AU"/>
              </w:rPr>
            </w:pPr>
            <w:ins w:id="45069" w:author="KIM, Jason" w:date="2019-04-02T13:39:00Z">
              <w:r w:rsidRPr="0056388D">
                <w:rPr>
                  <w:rFonts w:ascii="Calibri" w:eastAsia="Times New Roman" w:hAnsi="Calibri" w:cs="Calibri"/>
                  <w:color w:val="000000"/>
                  <w:lang w:eastAsia="en-AU"/>
                </w:rPr>
                <w:t>Chainage 4098</w:t>
              </w:r>
            </w:ins>
          </w:p>
        </w:tc>
        <w:tc>
          <w:tcPr>
            <w:tcW w:w="818" w:type="pct"/>
            <w:noWrap/>
            <w:hideMark/>
          </w:tcPr>
          <w:p w:rsidR="00110C18" w:rsidRPr="0056388D" w:rsidRDefault="00110C18" w:rsidP="00063728">
            <w:pPr>
              <w:jc w:val="right"/>
              <w:rPr>
                <w:ins w:id="45070" w:author="KIM, Jason" w:date="2019-04-02T13:39:00Z"/>
                <w:rFonts w:ascii="Calibri" w:eastAsia="Times New Roman" w:hAnsi="Calibri" w:cs="Calibri"/>
                <w:color w:val="000000"/>
                <w:lang w:eastAsia="en-AU"/>
              </w:rPr>
            </w:pPr>
            <w:ins w:id="450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72" w:author="KIM, Jason" w:date="2019-04-02T13:39:00Z"/>
        </w:trPr>
        <w:tc>
          <w:tcPr>
            <w:tcW w:w="758" w:type="pct"/>
            <w:vMerge/>
            <w:hideMark/>
          </w:tcPr>
          <w:p w:rsidR="00110C18" w:rsidRPr="0056388D" w:rsidRDefault="00110C18" w:rsidP="00063728">
            <w:pPr>
              <w:rPr>
                <w:ins w:id="4507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7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7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76" w:author="KIM, Jason" w:date="2019-04-02T13:39:00Z"/>
                <w:rFonts w:ascii="Calibri" w:eastAsia="Times New Roman" w:hAnsi="Calibri" w:cs="Calibri"/>
                <w:color w:val="000000"/>
                <w:lang w:eastAsia="en-AU"/>
              </w:rPr>
            </w:pPr>
            <w:ins w:id="45077" w:author="KIM, Jason" w:date="2019-04-02T13:39:00Z">
              <w:r w:rsidRPr="0056388D">
                <w:rPr>
                  <w:rFonts w:ascii="Calibri" w:eastAsia="Times New Roman" w:hAnsi="Calibri" w:cs="Calibri"/>
                  <w:color w:val="000000"/>
                  <w:lang w:eastAsia="en-AU"/>
                </w:rPr>
                <w:t>DXE2083</w:t>
              </w:r>
            </w:ins>
          </w:p>
        </w:tc>
        <w:tc>
          <w:tcPr>
            <w:tcW w:w="793" w:type="pct"/>
            <w:noWrap/>
            <w:hideMark/>
          </w:tcPr>
          <w:p w:rsidR="00110C18" w:rsidRPr="0056388D" w:rsidRDefault="00110C18" w:rsidP="00063728">
            <w:pPr>
              <w:rPr>
                <w:ins w:id="45078" w:author="KIM, Jason" w:date="2019-04-02T13:39:00Z"/>
                <w:rFonts w:ascii="Calibri" w:eastAsia="Times New Roman" w:hAnsi="Calibri" w:cs="Calibri"/>
                <w:color w:val="000000"/>
                <w:lang w:eastAsia="en-AU"/>
              </w:rPr>
            </w:pPr>
            <w:ins w:id="4507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80" w:author="KIM, Jason" w:date="2019-04-02T13:39:00Z"/>
                <w:rFonts w:ascii="Calibri" w:eastAsia="Times New Roman" w:hAnsi="Calibri" w:cs="Calibri"/>
                <w:color w:val="000000"/>
                <w:lang w:eastAsia="en-AU"/>
              </w:rPr>
            </w:pPr>
            <w:ins w:id="45081" w:author="KIM, Jason" w:date="2019-04-02T13:39:00Z">
              <w:r w:rsidRPr="0056388D">
                <w:rPr>
                  <w:rFonts w:ascii="Calibri" w:eastAsia="Times New Roman" w:hAnsi="Calibri" w:cs="Calibri"/>
                  <w:color w:val="000000"/>
                  <w:lang w:eastAsia="en-AU"/>
                </w:rPr>
                <w:t>Chainage 4128</w:t>
              </w:r>
            </w:ins>
          </w:p>
        </w:tc>
        <w:tc>
          <w:tcPr>
            <w:tcW w:w="818" w:type="pct"/>
            <w:noWrap/>
            <w:hideMark/>
          </w:tcPr>
          <w:p w:rsidR="00110C18" w:rsidRPr="0056388D" w:rsidRDefault="00110C18" w:rsidP="00063728">
            <w:pPr>
              <w:jc w:val="right"/>
              <w:rPr>
                <w:ins w:id="45082" w:author="KIM, Jason" w:date="2019-04-02T13:39:00Z"/>
                <w:rFonts w:ascii="Calibri" w:eastAsia="Times New Roman" w:hAnsi="Calibri" w:cs="Calibri"/>
                <w:color w:val="000000"/>
                <w:lang w:eastAsia="en-AU"/>
              </w:rPr>
            </w:pPr>
            <w:ins w:id="450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84" w:author="KIM, Jason" w:date="2019-04-02T13:39:00Z"/>
        </w:trPr>
        <w:tc>
          <w:tcPr>
            <w:tcW w:w="758" w:type="pct"/>
            <w:vMerge w:val="restart"/>
            <w:noWrap/>
            <w:hideMark/>
          </w:tcPr>
          <w:p w:rsidR="00110C18" w:rsidRPr="0056388D" w:rsidRDefault="00110C18" w:rsidP="00063728">
            <w:pPr>
              <w:rPr>
                <w:ins w:id="45085" w:author="KIM, Jason" w:date="2019-04-02T13:39:00Z"/>
                <w:rFonts w:ascii="Calibri" w:eastAsia="Times New Roman" w:hAnsi="Calibri" w:cs="Calibri"/>
                <w:color w:val="000000"/>
                <w:lang w:eastAsia="en-AU"/>
              </w:rPr>
            </w:pPr>
            <w:ins w:id="45086" w:author="KIM, Jason" w:date="2019-04-02T13:39:00Z">
              <w:r w:rsidRPr="0056388D">
                <w:rPr>
                  <w:rFonts w:ascii="Calibri" w:eastAsia="Times New Roman" w:hAnsi="Calibri" w:cs="Calibri"/>
                  <w:color w:val="000000"/>
                  <w:lang w:eastAsia="en-AU"/>
                </w:rPr>
                <w:t>DXE30K1x</w:t>
              </w:r>
            </w:ins>
          </w:p>
        </w:tc>
        <w:tc>
          <w:tcPr>
            <w:tcW w:w="648" w:type="pct"/>
            <w:vMerge w:val="restart"/>
            <w:noWrap/>
            <w:hideMark/>
          </w:tcPr>
          <w:p w:rsidR="00110C18" w:rsidRPr="0056388D" w:rsidRDefault="00110C18" w:rsidP="00063728">
            <w:pPr>
              <w:rPr>
                <w:ins w:id="45087" w:author="KIM, Jason" w:date="2019-04-02T13:39:00Z"/>
                <w:rFonts w:ascii="Calibri" w:eastAsia="Times New Roman" w:hAnsi="Calibri" w:cs="Calibri"/>
                <w:color w:val="000000"/>
                <w:lang w:eastAsia="en-AU"/>
              </w:rPr>
            </w:pPr>
            <w:ins w:id="45088" w:author="KIM, Jason" w:date="2019-04-02T13:39:00Z">
              <w:r w:rsidRPr="0056388D">
                <w:rPr>
                  <w:rFonts w:ascii="Calibri" w:eastAsia="Times New Roman" w:hAnsi="Calibri" w:cs="Calibri"/>
                  <w:color w:val="000000"/>
                  <w:lang w:eastAsia="en-AU"/>
                </w:rPr>
                <w:t>ELZ10180</w:t>
              </w:r>
            </w:ins>
          </w:p>
        </w:tc>
        <w:tc>
          <w:tcPr>
            <w:tcW w:w="516" w:type="pct"/>
            <w:vMerge w:val="restart"/>
            <w:noWrap/>
            <w:hideMark/>
          </w:tcPr>
          <w:p w:rsidR="00110C18" w:rsidRPr="0056388D" w:rsidRDefault="00110C18" w:rsidP="00063728">
            <w:pPr>
              <w:rPr>
                <w:ins w:id="45089" w:author="KIM, Jason" w:date="2019-04-02T13:39:00Z"/>
                <w:rFonts w:ascii="Calibri" w:eastAsia="Times New Roman" w:hAnsi="Calibri" w:cs="Calibri"/>
                <w:color w:val="000000"/>
                <w:lang w:eastAsia="en-AU"/>
              </w:rPr>
            </w:pPr>
            <w:ins w:id="45090"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91" w:author="KIM, Jason" w:date="2019-04-02T13:39:00Z"/>
                <w:rFonts w:ascii="Calibri" w:eastAsia="Times New Roman" w:hAnsi="Calibri" w:cs="Calibri"/>
                <w:color w:val="000000"/>
                <w:lang w:eastAsia="en-AU"/>
              </w:rPr>
            </w:pPr>
            <w:ins w:id="45092" w:author="KIM, Jason" w:date="2019-04-02T13:39:00Z">
              <w:r w:rsidRPr="0056388D">
                <w:rPr>
                  <w:rFonts w:ascii="Calibri" w:eastAsia="Times New Roman" w:hAnsi="Calibri" w:cs="Calibri"/>
                  <w:color w:val="000000"/>
                  <w:lang w:eastAsia="en-AU"/>
                </w:rPr>
                <w:t>DXE1096</w:t>
              </w:r>
            </w:ins>
          </w:p>
        </w:tc>
        <w:tc>
          <w:tcPr>
            <w:tcW w:w="793" w:type="pct"/>
            <w:noWrap/>
            <w:hideMark/>
          </w:tcPr>
          <w:p w:rsidR="00110C18" w:rsidRPr="0056388D" w:rsidRDefault="00110C18" w:rsidP="00063728">
            <w:pPr>
              <w:rPr>
                <w:ins w:id="45093" w:author="KIM, Jason" w:date="2019-04-02T13:39:00Z"/>
                <w:rFonts w:ascii="Calibri" w:eastAsia="Times New Roman" w:hAnsi="Calibri" w:cs="Calibri"/>
                <w:color w:val="000000"/>
                <w:lang w:eastAsia="en-AU"/>
              </w:rPr>
            </w:pPr>
            <w:ins w:id="4509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095" w:author="KIM, Jason" w:date="2019-04-02T13:39:00Z"/>
                <w:rFonts w:ascii="Calibri" w:eastAsia="Times New Roman" w:hAnsi="Calibri" w:cs="Calibri"/>
                <w:color w:val="000000"/>
                <w:lang w:eastAsia="en-AU"/>
              </w:rPr>
            </w:pPr>
            <w:ins w:id="45096" w:author="KIM, Jason" w:date="2019-04-02T13:39:00Z">
              <w:r w:rsidRPr="0056388D">
                <w:rPr>
                  <w:rFonts w:ascii="Calibri" w:eastAsia="Times New Roman" w:hAnsi="Calibri" w:cs="Calibri"/>
                  <w:color w:val="000000"/>
                  <w:lang w:eastAsia="en-AU"/>
                </w:rPr>
                <w:t>Chainage 4444</w:t>
              </w:r>
            </w:ins>
          </w:p>
        </w:tc>
        <w:tc>
          <w:tcPr>
            <w:tcW w:w="818" w:type="pct"/>
            <w:noWrap/>
            <w:hideMark/>
          </w:tcPr>
          <w:p w:rsidR="00110C18" w:rsidRPr="0056388D" w:rsidRDefault="00110C18" w:rsidP="00063728">
            <w:pPr>
              <w:jc w:val="right"/>
              <w:rPr>
                <w:ins w:id="45097" w:author="KIM, Jason" w:date="2019-04-02T13:39:00Z"/>
                <w:rFonts w:ascii="Calibri" w:eastAsia="Times New Roman" w:hAnsi="Calibri" w:cs="Calibri"/>
                <w:color w:val="000000"/>
                <w:lang w:eastAsia="en-AU"/>
              </w:rPr>
            </w:pPr>
            <w:ins w:id="450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99" w:author="KIM, Jason" w:date="2019-04-02T13:39:00Z"/>
        </w:trPr>
        <w:tc>
          <w:tcPr>
            <w:tcW w:w="758" w:type="pct"/>
            <w:vMerge/>
            <w:hideMark/>
          </w:tcPr>
          <w:p w:rsidR="00110C18" w:rsidRPr="0056388D" w:rsidRDefault="00110C18" w:rsidP="00063728">
            <w:pPr>
              <w:rPr>
                <w:ins w:id="4510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0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0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03" w:author="KIM, Jason" w:date="2019-04-02T13:39:00Z"/>
                <w:rFonts w:ascii="Calibri" w:eastAsia="Times New Roman" w:hAnsi="Calibri" w:cs="Calibri"/>
                <w:color w:val="000000"/>
                <w:lang w:eastAsia="en-AU"/>
              </w:rPr>
            </w:pPr>
            <w:ins w:id="45104" w:author="KIM, Jason" w:date="2019-04-02T13:39:00Z">
              <w:r w:rsidRPr="0056388D">
                <w:rPr>
                  <w:rFonts w:ascii="Calibri" w:eastAsia="Times New Roman" w:hAnsi="Calibri" w:cs="Calibri"/>
                  <w:color w:val="000000"/>
                  <w:lang w:eastAsia="en-AU"/>
                </w:rPr>
                <w:t>DXE1097</w:t>
              </w:r>
            </w:ins>
          </w:p>
        </w:tc>
        <w:tc>
          <w:tcPr>
            <w:tcW w:w="793" w:type="pct"/>
            <w:noWrap/>
            <w:hideMark/>
          </w:tcPr>
          <w:p w:rsidR="00110C18" w:rsidRPr="0056388D" w:rsidRDefault="00110C18" w:rsidP="00063728">
            <w:pPr>
              <w:rPr>
                <w:ins w:id="45105" w:author="KIM, Jason" w:date="2019-04-02T13:39:00Z"/>
                <w:rFonts w:ascii="Calibri" w:eastAsia="Times New Roman" w:hAnsi="Calibri" w:cs="Calibri"/>
                <w:color w:val="000000"/>
                <w:lang w:eastAsia="en-AU"/>
              </w:rPr>
            </w:pPr>
            <w:ins w:id="4510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07" w:author="KIM, Jason" w:date="2019-04-02T13:39:00Z"/>
                <w:rFonts w:ascii="Calibri" w:eastAsia="Times New Roman" w:hAnsi="Calibri" w:cs="Calibri"/>
                <w:color w:val="000000"/>
                <w:lang w:eastAsia="en-AU"/>
              </w:rPr>
            </w:pPr>
            <w:ins w:id="45108" w:author="KIM, Jason" w:date="2019-04-02T13:39:00Z">
              <w:r w:rsidRPr="0056388D">
                <w:rPr>
                  <w:rFonts w:ascii="Calibri" w:eastAsia="Times New Roman" w:hAnsi="Calibri" w:cs="Calibri"/>
                  <w:color w:val="000000"/>
                  <w:lang w:eastAsia="en-AU"/>
                </w:rPr>
                <w:t>Chainage 4473</w:t>
              </w:r>
            </w:ins>
          </w:p>
        </w:tc>
        <w:tc>
          <w:tcPr>
            <w:tcW w:w="818" w:type="pct"/>
            <w:noWrap/>
            <w:hideMark/>
          </w:tcPr>
          <w:p w:rsidR="00110C18" w:rsidRPr="0056388D" w:rsidRDefault="00110C18" w:rsidP="00063728">
            <w:pPr>
              <w:jc w:val="right"/>
              <w:rPr>
                <w:ins w:id="45109" w:author="KIM, Jason" w:date="2019-04-02T13:39:00Z"/>
                <w:rFonts w:ascii="Calibri" w:eastAsia="Times New Roman" w:hAnsi="Calibri" w:cs="Calibri"/>
                <w:color w:val="000000"/>
                <w:lang w:eastAsia="en-AU"/>
              </w:rPr>
            </w:pPr>
            <w:ins w:id="451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11" w:author="KIM, Jason" w:date="2019-04-02T13:39:00Z"/>
        </w:trPr>
        <w:tc>
          <w:tcPr>
            <w:tcW w:w="758" w:type="pct"/>
            <w:vMerge/>
            <w:hideMark/>
          </w:tcPr>
          <w:p w:rsidR="00110C18" w:rsidRPr="0056388D" w:rsidRDefault="00110C18" w:rsidP="00063728">
            <w:pPr>
              <w:rPr>
                <w:ins w:id="4511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1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1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15" w:author="KIM, Jason" w:date="2019-04-02T13:39:00Z"/>
                <w:rFonts w:ascii="Calibri" w:eastAsia="Times New Roman" w:hAnsi="Calibri" w:cs="Calibri"/>
                <w:color w:val="000000"/>
                <w:lang w:eastAsia="en-AU"/>
              </w:rPr>
            </w:pPr>
            <w:ins w:id="45116" w:author="KIM, Jason" w:date="2019-04-02T13:39:00Z">
              <w:r w:rsidRPr="0056388D">
                <w:rPr>
                  <w:rFonts w:ascii="Calibri" w:eastAsia="Times New Roman" w:hAnsi="Calibri" w:cs="Calibri"/>
                  <w:color w:val="000000"/>
                  <w:lang w:eastAsia="en-AU"/>
                </w:rPr>
                <w:t>DXE1098</w:t>
              </w:r>
            </w:ins>
          </w:p>
        </w:tc>
        <w:tc>
          <w:tcPr>
            <w:tcW w:w="793" w:type="pct"/>
            <w:noWrap/>
            <w:hideMark/>
          </w:tcPr>
          <w:p w:rsidR="00110C18" w:rsidRPr="0056388D" w:rsidRDefault="00110C18" w:rsidP="00063728">
            <w:pPr>
              <w:rPr>
                <w:ins w:id="45117" w:author="KIM, Jason" w:date="2019-04-02T13:39:00Z"/>
                <w:rFonts w:ascii="Calibri" w:eastAsia="Times New Roman" w:hAnsi="Calibri" w:cs="Calibri"/>
                <w:color w:val="000000"/>
                <w:lang w:eastAsia="en-AU"/>
              </w:rPr>
            </w:pPr>
            <w:ins w:id="451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19" w:author="KIM, Jason" w:date="2019-04-02T13:39:00Z"/>
                <w:rFonts w:ascii="Calibri" w:eastAsia="Times New Roman" w:hAnsi="Calibri" w:cs="Calibri"/>
                <w:color w:val="000000"/>
                <w:lang w:eastAsia="en-AU"/>
              </w:rPr>
            </w:pPr>
            <w:ins w:id="45120" w:author="KIM, Jason" w:date="2019-04-02T13:39:00Z">
              <w:r w:rsidRPr="0056388D">
                <w:rPr>
                  <w:rFonts w:ascii="Calibri" w:eastAsia="Times New Roman" w:hAnsi="Calibri" w:cs="Calibri"/>
                  <w:color w:val="000000"/>
                  <w:lang w:eastAsia="en-AU"/>
                </w:rPr>
                <w:t>Chainage 4502</w:t>
              </w:r>
            </w:ins>
          </w:p>
        </w:tc>
        <w:tc>
          <w:tcPr>
            <w:tcW w:w="818" w:type="pct"/>
            <w:noWrap/>
            <w:hideMark/>
          </w:tcPr>
          <w:p w:rsidR="00110C18" w:rsidRPr="0056388D" w:rsidRDefault="00110C18" w:rsidP="00063728">
            <w:pPr>
              <w:jc w:val="right"/>
              <w:rPr>
                <w:ins w:id="45121" w:author="KIM, Jason" w:date="2019-04-02T13:39:00Z"/>
                <w:rFonts w:ascii="Calibri" w:eastAsia="Times New Roman" w:hAnsi="Calibri" w:cs="Calibri"/>
                <w:color w:val="000000"/>
                <w:lang w:eastAsia="en-AU"/>
              </w:rPr>
            </w:pPr>
            <w:ins w:id="45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23" w:author="KIM, Jason" w:date="2019-04-02T13:39:00Z"/>
        </w:trPr>
        <w:tc>
          <w:tcPr>
            <w:tcW w:w="758" w:type="pct"/>
            <w:vMerge w:val="restart"/>
            <w:noWrap/>
            <w:hideMark/>
          </w:tcPr>
          <w:p w:rsidR="00110C18" w:rsidRPr="0056388D" w:rsidRDefault="00110C18" w:rsidP="00063728">
            <w:pPr>
              <w:rPr>
                <w:ins w:id="45124" w:author="KIM, Jason" w:date="2019-04-02T13:39:00Z"/>
                <w:rFonts w:ascii="Calibri" w:eastAsia="Times New Roman" w:hAnsi="Calibri" w:cs="Calibri"/>
                <w:color w:val="000000"/>
                <w:lang w:eastAsia="en-AU"/>
              </w:rPr>
            </w:pPr>
            <w:ins w:id="45125" w:author="KIM, Jason" w:date="2019-04-02T13:39:00Z">
              <w:r w:rsidRPr="0056388D">
                <w:rPr>
                  <w:rFonts w:ascii="Calibri" w:eastAsia="Times New Roman" w:hAnsi="Calibri" w:cs="Calibri"/>
                  <w:color w:val="000000"/>
                  <w:lang w:eastAsia="en-AU"/>
                </w:rPr>
                <w:t>DXE30K2x</w:t>
              </w:r>
            </w:ins>
          </w:p>
        </w:tc>
        <w:tc>
          <w:tcPr>
            <w:tcW w:w="648" w:type="pct"/>
            <w:vMerge w:val="restart"/>
            <w:noWrap/>
            <w:hideMark/>
          </w:tcPr>
          <w:p w:rsidR="00110C18" w:rsidRPr="0056388D" w:rsidRDefault="00110C18" w:rsidP="00063728">
            <w:pPr>
              <w:rPr>
                <w:ins w:id="45126" w:author="KIM, Jason" w:date="2019-04-02T13:39:00Z"/>
                <w:rFonts w:ascii="Calibri" w:eastAsia="Times New Roman" w:hAnsi="Calibri" w:cs="Calibri"/>
                <w:color w:val="000000"/>
                <w:lang w:eastAsia="en-AU"/>
              </w:rPr>
            </w:pPr>
            <w:ins w:id="45127" w:author="KIM, Jason" w:date="2019-04-02T13:39:00Z">
              <w:r w:rsidRPr="0056388D">
                <w:rPr>
                  <w:rFonts w:ascii="Calibri" w:eastAsia="Times New Roman" w:hAnsi="Calibri" w:cs="Calibri"/>
                  <w:color w:val="000000"/>
                  <w:lang w:eastAsia="en-AU"/>
                </w:rPr>
                <w:t>ELZ10176</w:t>
              </w:r>
            </w:ins>
          </w:p>
        </w:tc>
        <w:tc>
          <w:tcPr>
            <w:tcW w:w="516" w:type="pct"/>
            <w:vMerge w:val="restart"/>
            <w:noWrap/>
            <w:hideMark/>
          </w:tcPr>
          <w:p w:rsidR="00110C18" w:rsidRPr="0056388D" w:rsidRDefault="00110C18" w:rsidP="00063728">
            <w:pPr>
              <w:rPr>
                <w:ins w:id="45128" w:author="KIM, Jason" w:date="2019-04-02T13:39:00Z"/>
                <w:rFonts w:ascii="Calibri" w:eastAsia="Times New Roman" w:hAnsi="Calibri" w:cs="Calibri"/>
                <w:color w:val="000000"/>
                <w:lang w:eastAsia="en-AU"/>
              </w:rPr>
            </w:pPr>
            <w:ins w:id="45129"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130" w:author="KIM, Jason" w:date="2019-04-02T13:39:00Z"/>
                <w:rFonts w:ascii="Calibri" w:eastAsia="Times New Roman" w:hAnsi="Calibri" w:cs="Calibri"/>
                <w:color w:val="000000"/>
                <w:lang w:eastAsia="en-AU"/>
              </w:rPr>
            </w:pPr>
            <w:ins w:id="45131" w:author="KIM, Jason" w:date="2019-04-02T13:39:00Z">
              <w:r w:rsidRPr="0056388D">
                <w:rPr>
                  <w:rFonts w:ascii="Calibri" w:eastAsia="Times New Roman" w:hAnsi="Calibri" w:cs="Calibri"/>
                  <w:color w:val="000000"/>
                  <w:lang w:eastAsia="en-AU"/>
                </w:rPr>
                <w:t>DXE1093</w:t>
              </w:r>
            </w:ins>
          </w:p>
        </w:tc>
        <w:tc>
          <w:tcPr>
            <w:tcW w:w="793" w:type="pct"/>
            <w:noWrap/>
            <w:hideMark/>
          </w:tcPr>
          <w:p w:rsidR="00110C18" w:rsidRPr="0056388D" w:rsidRDefault="00110C18" w:rsidP="00063728">
            <w:pPr>
              <w:rPr>
                <w:ins w:id="45132" w:author="KIM, Jason" w:date="2019-04-02T13:39:00Z"/>
                <w:rFonts w:ascii="Calibri" w:eastAsia="Times New Roman" w:hAnsi="Calibri" w:cs="Calibri"/>
                <w:color w:val="000000"/>
                <w:lang w:eastAsia="en-AU"/>
              </w:rPr>
            </w:pPr>
            <w:ins w:id="4513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34" w:author="KIM, Jason" w:date="2019-04-02T13:39:00Z"/>
                <w:rFonts w:ascii="Calibri" w:eastAsia="Times New Roman" w:hAnsi="Calibri" w:cs="Calibri"/>
                <w:color w:val="000000"/>
                <w:lang w:eastAsia="en-AU"/>
              </w:rPr>
            </w:pPr>
            <w:ins w:id="45135" w:author="KIM, Jason" w:date="2019-04-02T13:39:00Z">
              <w:r w:rsidRPr="0056388D">
                <w:rPr>
                  <w:rFonts w:ascii="Calibri" w:eastAsia="Times New Roman" w:hAnsi="Calibri" w:cs="Calibri"/>
                  <w:color w:val="000000"/>
                  <w:lang w:eastAsia="en-AU"/>
                </w:rPr>
                <w:t>Chainage 4324</w:t>
              </w:r>
            </w:ins>
          </w:p>
        </w:tc>
        <w:tc>
          <w:tcPr>
            <w:tcW w:w="818" w:type="pct"/>
            <w:noWrap/>
            <w:hideMark/>
          </w:tcPr>
          <w:p w:rsidR="00110C18" w:rsidRPr="0056388D" w:rsidRDefault="00110C18" w:rsidP="00063728">
            <w:pPr>
              <w:jc w:val="right"/>
              <w:rPr>
                <w:ins w:id="45136" w:author="KIM, Jason" w:date="2019-04-02T13:39:00Z"/>
                <w:rFonts w:ascii="Calibri" w:eastAsia="Times New Roman" w:hAnsi="Calibri" w:cs="Calibri"/>
                <w:color w:val="000000"/>
                <w:lang w:eastAsia="en-AU"/>
              </w:rPr>
            </w:pPr>
            <w:ins w:id="451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38" w:author="KIM, Jason" w:date="2019-04-02T13:39:00Z"/>
        </w:trPr>
        <w:tc>
          <w:tcPr>
            <w:tcW w:w="758" w:type="pct"/>
            <w:vMerge/>
            <w:hideMark/>
          </w:tcPr>
          <w:p w:rsidR="00110C18" w:rsidRPr="0056388D" w:rsidRDefault="00110C18" w:rsidP="00063728">
            <w:pPr>
              <w:rPr>
                <w:ins w:id="4513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4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4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42" w:author="KIM, Jason" w:date="2019-04-02T13:39:00Z"/>
                <w:rFonts w:ascii="Calibri" w:eastAsia="Times New Roman" w:hAnsi="Calibri" w:cs="Calibri"/>
                <w:color w:val="000000"/>
                <w:lang w:eastAsia="en-AU"/>
              </w:rPr>
            </w:pPr>
            <w:ins w:id="45143" w:author="KIM, Jason" w:date="2019-04-02T13:39:00Z">
              <w:r w:rsidRPr="0056388D">
                <w:rPr>
                  <w:rFonts w:ascii="Calibri" w:eastAsia="Times New Roman" w:hAnsi="Calibri" w:cs="Calibri"/>
                  <w:color w:val="000000"/>
                  <w:lang w:eastAsia="en-AU"/>
                </w:rPr>
                <w:t>DXE1094</w:t>
              </w:r>
            </w:ins>
          </w:p>
        </w:tc>
        <w:tc>
          <w:tcPr>
            <w:tcW w:w="793" w:type="pct"/>
            <w:noWrap/>
            <w:hideMark/>
          </w:tcPr>
          <w:p w:rsidR="00110C18" w:rsidRPr="0056388D" w:rsidRDefault="00110C18" w:rsidP="00063728">
            <w:pPr>
              <w:rPr>
                <w:ins w:id="45144" w:author="KIM, Jason" w:date="2019-04-02T13:39:00Z"/>
                <w:rFonts w:ascii="Calibri" w:eastAsia="Times New Roman" w:hAnsi="Calibri" w:cs="Calibri"/>
                <w:color w:val="000000"/>
                <w:lang w:eastAsia="en-AU"/>
              </w:rPr>
            </w:pPr>
            <w:ins w:id="4514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46" w:author="KIM, Jason" w:date="2019-04-02T13:39:00Z"/>
                <w:rFonts w:ascii="Calibri" w:eastAsia="Times New Roman" w:hAnsi="Calibri" w:cs="Calibri"/>
                <w:color w:val="000000"/>
                <w:lang w:eastAsia="en-AU"/>
              </w:rPr>
            </w:pPr>
            <w:ins w:id="45147" w:author="KIM, Jason" w:date="2019-04-02T13:39:00Z">
              <w:r w:rsidRPr="0056388D">
                <w:rPr>
                  <w:rFonts w:ascii="Calibri" w:eastAsia="Times New Roman" w:hAnsi="Calibri" w:cs="Calibri"/>
                  <w:color w:val="000000"/>
                  <w:lang w:eastAsia="en-AU"/>
                </w:rPr>
                <w:t>Chainage 4353</w:t>
              </w:r>
            </w:ins>
          </w:p>
        </w:tc>
        <w:tc>
          <w:tcPr>
            <w:tcW w:w="818" w:type="pct"/>
            <w:noWrap/>
            <w:hideMark/>
          </w:tcPr>
          <w:p w:rsidR="00110C18" w:rsidRPr="0056388D" w:rsidRDefault="00110C18" w:rsidP="00063728">
            <w:pPr>
              <w:jc w:val="right"/>
              <w:rPr>
                <w:ins w:id="45148" w:author="KIM, Jason" w:date="2019-04-02T13:39:00Z"/>
                <w:rFonts w:ascii="Calibri" w:eastAsia="Times New Roman" w:hAnsi="Calibri" w:cs="Calibri"/>
                <w:color w:val="000000"/>
                <w:lang w:eastAsia="en-AU"/>
              </w:rPr>
            </w:pPr>
            <w:ins w:id="451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50" w:author="KIM, Jason" w:date="2019-04-02T13:39:00Z"/>
        </w:trPr>
        <w:tc>
          <w:tcPr>
            <w:tcW w:w="758" w:type="pct"/>
            <w:vMerge/>
            <w:hideMark/>
          </w:tcPr>
          <w:p w:rsidR="00110C18" w:rsidRPr="0056388D" w:rsidRDefault="00110C18" w:rsidP="00063728">
            <w:pPr>
              <w:rPr>
                <w:ins w:id="4515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5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5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54" w:author="KIM, Jason" w:date="2019-04-02T13:39:00Z"/>
                <w:rFonts w:ascii="Calibri" w:eastAsia="Times New Roman" w:hAnsi="Calibri" w:cs="Calibri"/>
                <w:color w:val="000000"/>
                <w:lang w:eastAsia="en-AU"/>
              </w:rPr>
            </w:pPr>
            <w:ins w:id="45155" w:author="KIM, Jason" w:date="2019-04-02T13:39:00Z">
              <w:r w:rsidRPr="0056388D">
                <w:rPr>
                  <w:rFonts w:ascii="Calibri" w:eastAsia="Times New Roman" w:hAnsi="Calibri" w:cs="Calibri"/>
                  <w:color w:val="000000"/>
                  <w:lang w:eastAsia="en-AU"/>
                </w:rPr>
                <w:t>DXE1095</w:t>
              </w:r>
            </w:ins>
          </w:p>
        </w:tc>
        <w:tc>
          <w:tcPr>
            <w:tcW w:w="793" w:type="pct"/>
            <w:noWrap/>
            <w:hideMark/>
          </w:tcPr>
          <w:p w:rsidR="00110C18" w:rsidRPr="0056388D" w:rsidRDefault="00110C18" w:rsidP="00063728">
            <w:pPr>
              <w:rPr>
                <w:ins w:id="45156" w:author="KIM, Jason" w:date="2019-04-02T13:39:00Z"/>
                <w:rFonts w:ascii="Calibri" w:eastAsia="Times New Roman" w:hAnsi="Calibri" w:cs="Calibri"/>
                <w:color w:val="000000"/>
                <w:lang w:eastAsia="en-AU"/>
              </w:rPr>
            </w:pPr>
            <w:ins w:id="4515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58" w:author="KIM, Jason" w:date="2019-04-02T13:39:00Z"/>
                <w:rFonts w:ascii="Calibri" w:eastAsia="Times New Roman" w:hAnsi="Calibri" w:cs="Calibri"/>
                <w:color w:val="000000"/>
                <w:lang w:eastAsia="en-AU"/>
              </w:rPr>
            </w:pPr>
            <w:ins w:id="45159" w:author="KIM, Jason" w:date="2019-04-02T13:39:00Z">
              <w:r w:rsidRPr="0056388D">
                <w:rPr>
                  <w:rFonts w:ascii="Calibri" w:eastAsia="Times New Roman" w:hAnsi="Calibri" w:cs="Calibri"/>
                  <w:color w:val="000000"/>
                  <w:lang w:eastAsia="en-AU"/>
                </w:rPr>
                <w:t>Chainage 4382</w:t>
              </w:r>
            </w:ins>
          </w:p>
        </w:tc>
        <w:tc>
          <w:tcPr>
            <w:tcW w:w="818" w:type="pct"/>
            <w:noWrap/>
            <w:hideMark/>
          </w:tcPr>
          <w:p w:rsidR="00110C18" w:rsidRPr="0056388D" w:rsidRDefault="00110C18" w:rsidP="00063728">
            <w:pPr>
              <w:jc w:val="right"/>
              <w:rPr>
                <w:ins w:id="45160" w:author="KIM, Jason" w:date="2019-04-02T13:39:00Z"/>
                <w:rFonts w:ascii="Calibri" w:eastAsia="Times New Roman" w:hAnsi="Calibri" w:cs="Calibri"/>
                <w:color w:val="000000"/>
                <w:lang w:eastAsia="en-AU"/>
              </w:rPr>
            </w:pPr>
            <w:ins w:id="45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62" w:author="KIM, Jason" w:date="2019-04-02T13:39:00Z"/>
        </w:trPr>
        <w:tc>
          <w:tcPr>
            <w:tcW w:w="758" w:type="pct"/>
            <w:vMerge w:val="restart"/>
            <w:noWrap/>
            <w:hideMark/>
          </w:tcPr>
          <w:p w:rsidR="00110C18" w:rsidRPr="0056388D" w:rsidRDefault="00110C18" w:rsidP="00063728">
            <w:pPr>
              <w:rPr>
                <w:ins w:id="45163" w:author="KIM, Jason" w:date="2019-04-02T13:39:00Z"/>
                <w:rFonts w:ascii="Calibri" w:eastAsia="Times New Roman" w:hAnsi="Calibri" w:cs="Calibri"/>
                <w:color w:val="000000"/>
                <w:lang w:eastAsia="en-AU"/>
              </w:rPr>
            </w:pPr>
            <w:ins w:id="45164" w:author="KIM, Jason" w:date="2019-04-02T13:39:00Z">
              <w:r w:rsidRPr="0056388D">
                <w:rPr>
                  <w:rFonts w:ascii="Calibri" w:eastAsia="Times New Roman" w:hAnsi="Calibri" w:cs="Calibri"/>
                  <w:color w:val="000000"/>
                  <w:lang w:eastAsia="en-AU"/>
                </w:rPr>
                <w:t>DXE30K3x</w:t>
              </w:r>
            </w:ins>
          </w:p>
        </w:tc>
        <w:tc>
          <w:tcPr>
            <w:tcW w:w="648" w:type="pct"/>
            <w:vMerge w:val="restart"/>
            <w:noWrap/>
            <w:hideMark/>
          </w:tcPr>
          <w:p w:rsidR="00110C18" w:rsidRPr="0056388D" w:rsidRDefault="00110C18" w:rsidP="00063728">
            <w:pPr>
              <w:rPr>
                <w:ins w:id="45165" w:author="KIM, Jason" w:date="2019-04-02T13:39:00Z"/>
                <w:rFonts w:ascii="Calibri" w:eastAsia="Times New Roman" w:hAnsi="Calibri" w:cs="Calibri"/>
                <w:color w:val="000000"/>
                <w:lang w:eastAsia="en-AU"/>
              </w:rPr>
            </w:pPr>
            <w:ins w:id="45166" w:author="KIM, Jason" w:date="2019-04-02T13:39:00Z">
              <w:r w:rsidRPr="0056388D">
                <w:rPr>
                  <w:rFonts w:ascii="Calibri" w:eastAsia="Times New Roman" w:hAnsi="Calibri" w:cs="Calibri"/>
                  <w:color w:val="000000"/>
                  <w:lang w:eastAsia="en-AU"/>
                </w:rPr>
                <w:t>ELZ20180</w:t>
              </w:r>
            </w:ins>
          </w:p>
        </w:tc>
        <w:tc>
          <w:tcPr>
            <w:tcW w:w="516" w:type="pct"/>
            <w:vMerge w:val="restart"/>
            <w:noWrap/>
            <w:hideMark/>
          </w:tcPr>
          <w:p w:rsidR="00110C18" w:rsidRPr="0056388D" w:rsidRDefault="00110C18" w:rsidP="00063728">
            <w:pPr>
              <w:rPr>
                <w:ins w:id="45167" w:author="KIM, Jason" w:date="2019-04-02T13:39:00Z"/>
                <w:rFonts w:ascii="Calibri" w:eastAsia="Times New Roman" w:hAnsi="Calibri" w:cs="Calibri"/>
                <w:color w:val="000000"/>
                <w:lang w:eastAsia="en-AU"/>
              </w:rPr>
            </w:pPr>
            <w:ins w:id="4516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169" w:author="KIM, Jason" w:date="2019-04-02T13:39:00Z"/>
                <w:rFonts w:ascii="Calibri" w:eastAsia="Times New Roman" w:hAnsi="Calibri" w:cs="Calibri"/>
                <w:color w:val="000000"/>
                <w:lang w:eastAsia="en-AU"/>
              </w:rPr>
            </w:pPr>
            <w:ins w:id="45170" w:author="KIM, Jason" w:date="2019-04-02T13:39:00Z">
              <w:r w:rsidRPr="0056388D">
                <w:rPr>
                  <w:rFonts w:ascii="Calibri" w:eastAsia="Times New Roman" w:hAnsi="Calibri" w:cs="Calibri"/>
                  <w:color w:val="000000"/>
                  <w:lang w:eastAsia="en-AU"/>
                </w:rPr>
                <w:t>DXE2090</w:t>
              </w:r>
            </w:ins>
          </w:p>
        </w:tc>
        <w:tc>
          <w:tcPr>
            <w:tcW w:w="793" w:type="pct"/>
            <w:noWrap/>
            <w:hideMark/>
          </w:tcPr>
          <w:p w:rsidR="00110C18" w:rsidRPr="0056388D" w:rsidRDefault="00110C18" w:rsidP="00063728">
            <w:pPr>
              <w:rPr>
                <w:ins w:id="45171" w:author="KIM, Jason" w:date="2019-04-02T13:39:00Z"/>
                <w:rFonts w:ascii="Calibri" w:eastAsia="Times New Roman" w:hAnsi="Calibri" w:cs="Calibri"/>
                <w:color w:val="000000"/>
                <w:lang w:eastAsia="en-AU"/>
              </w:rPr>
            </w:pPr>
            <w:ins w:id="4517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73" w:author="KIM, Jason" w:date="2019-04-02T13:39:00Z"/>
                <w:rFonts w:ascii="Calibri" w:eastAsia="Times New Roman" w:hAnsi="Calibri" w:cs="Calibri"/>
                <w:color w:val="000000"/>
                <w:lang w:eastAsia="en-AU"/>
              </w:rPr>
            </w:pPr>
            <w:ins w:id="45174" w:author="KIM, Jason" w:date="2019-04-02T13:39:00Z">
              <w:r w:rsidRPr="0056388D">
                <w:rPr>
                  <w:rFonts w:ascii="Calibri" w:eastAsia="Times New Roman" w:hAnsi="Calibri" w:cs="Calibri"/>
                  <w:color w:val="000000"/>
                  <w:lang w:eastAsia="en-AU"/>
                </w:rPr>
                <w:t>Chainage 4429</w:t>
              </w:r>
            </w:ins>
          </w:p>
        </w:tc>
        <w:tc>
          <w:tcPr>
            <w:tcW w:w="818" w:type="pct"/>
            <w:noWrap/>
            <w:hideMark/>
          </w:tcPr>
          <w:p w:rsidR="00110C18" w:rsidRPr="0056388D" w:rsidRDefault="00110C18" w:rsidP="00063728">
            <w:pPr>
              <w:jc w:val="right"/>
              <w:rPr>
                <w:ins w:id="45175" w:author="KIM, Jason" w:date="2019-04-02T13:39:00Z"/>
                <w:rFonts w:ascii="Calibri" w:eastAsia="Times New Roman" w:hAnsi="Calibri" w:cs="Calibri"/>
                <w:color w:val="000000"/>
                <w:lang w:eastAsia="en-AU"/>
              </w:rPr>
            </w:pPr>
            <w:ins w:id="45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77" w:author="KIM, Jason" w:date="2019-04-02T13:39:00Z"/>
        </w:trPr>
        <w:tc>
          <w:tcPr>
            <w:tcW w:w="758" w:type="pct"/>
            <w:vMerge/>
            <w:hideMark/>
          </w:tcPr>
          <w:p w:rsidR="00110C18" w:rsidRPr="0056388D" w:rsidRDefault="00110C18" w:rsidP="00063728">
            <w:pPr>
              <w:rPr>
                <w:ins w:id="4517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7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8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81" w:author="KIM, Jason" w:date="2019-04-02T13:39:00Z"/>
                <w:rFonts w:ascii="Calibri" w:eastAsia="Times New Roman" w:hAnsi="Calibri" w:cs="Calibri"/>
                <w:color w:val="000000"/>
                <w:lang w:eastAsia="en-AU"/>
              </w:rPr>
            </w:pPr>
            <w:ins w:id="45182" w:author="KIM, Jason" w:date="2019-04-02T13:39:00Z">
              <w:r w:rsidRPr="0056388D">
                <w:rPr>
                  <w:rFonts w:ascii="Calibri" w:eastAsia="Times New Roman" w:hAnsi="Calibri" w:cs="Calibri"/>
                  <w:color w:val="000000"/>
                  <w:lang w:eastAsia="en-AU"/>
                </w:rPr>
                <w:t>DXE2091</w:t>
              </w:r>
            </w:ins>
          </w:p>
        </w:tc>
        <w:tc>
          <w:tcPr>
            <w:tcW w:w="793" w:type="pct"/>
            <w:noWrap/>
            <w:hideMark/>
          </w:tcPr>
          <w:p w:rsidR="00110C18" w:rsidRPr="0056388D" w:rsidRDefault="00110C18" w:rsidP="00063728">
            <w:pPr>
              <w:rPr>
                <w:ins w:id="45183" w:author="KIM, Jason" w:date="2019-04-02T13:39:00Z"/>
                <w:rFonts w:ascii="Calibri" w:eastAsia="Times New Roman" w:hAnsi="Calibri" w:cs="Calibri"/>
                <w:color w:val="000000"/>
                <w:lang w:eastAsia="en-AU"/>
              </w:rPr>
            </w:pPr>
            <w:ins w:id="451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85" w:author="KIM, Jason" w:date="2019-04-02T13:39:00Z"/>
                <w:rFonts w:ascii="Calibri" w:eastAsia="Times New Roman" w:hAnsi="Calibri" w:cs="Calibri"/>
                <w:color w:val="000000"/>
                <w:lang w:eastAsia="en-AU"/>
              </w:rPr>
            </w:pPr>
            <w:ins w:id="45186" w:author="KIM, Jason" w:date="2019-04-02T13:39:00Z">
              <w:r w:rsidRPr="0056388D">
                <w:rPr>
                  <w:rFonts w:ascii="Calibri" w:eastAsia="Times New Roman" w:hAnsi="Calibri" w:cs="Calibri"/>
                  <w:color w:val="000000"/>
                  <w:lang w:eastAsia="en-AU"/>
                </w:rPr>
                <w:t>Chainage 4458</w:t>
              </w:r>
            </w:ins>
          </w:p>
        </w:tc>
        <w:tc>
          <w:tcPr>
            <w:tcW w:w="818" w:type="pct"/>
            <w:noWrap/>
            <w:hideMark/>
          </w:tcPr>
          <w:p w:rsidR="00110C18" w:rsidRPr="0056388D" w:rsidRDefault="00110C18" w:rsidP="00063728">
            <w:pPr>
              <w:jc w:val="right"/>
              <w:rPr>
                <w:ins w:id="45187" w:author="KIM, Jason" w:date="2019-04-02T13:39:00Z"/>
                <w:rFonts w:ascii="Calibri" w:eastAsia="Times New Roman" w:hAnsi="Calibri" w:cs="Calibri"/>
                <w:color w:val="000000"/>
                <w:lang w:eastAsia="en-AU"/>
              </w:rPr>
            </w:pPr>
            <w:ins w:id="451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89" w:author="KIM, Jason" w:date="2019-04-02T13:39:00Z"/>
        </w:trPr>
        <w:tc>
          <w:tcPr>
            <w:tcW w:w="758" w:type="pct"/>
            <w:vMerge/>
            <w:hideMark/>
          </w:tcPr>
          <w:p w:rsidR="00110C18" w:rsidRPr="0056388D" w:rsidRDefault="00110C18" w:rsidP="00063728">
            <w:pPr>
              <w:rPr>
                <w:ins w:id="4519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9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9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93" w:author="KIM, Jason" w:date="2019-04-02T13:39:00Z"/>
                <w:rFonts w:ascii="Calibri" w:eastAsia="Times New Roman" w:hAnsi="Calibri" w:cs="Calibri"/>
                <w:color w:val="000000"/>
                <w:lang w:eastAsia="en-AU"/>
              </w:rPr>
            </w:pPr>
            <w:ins w:id="45194" w:author="KIM, Jason" w:date="2019-04-02T13:39:00Z">
              <w:r w:rsidRPr="0056388D">
                <w:rPr>
                  <w:rFonts w:ascii="Calibri" w:eastAsia="Times New Roman" w:hAnsi="Calibri" w:cs="Calibri"/>
                  <w:color w:val="000000"/>
                  <w:lang w:eastAsia="en-AU"/>
                </w:rPr>
                <w:t>DXE2092</w:t>
              </w:r>
            </w:ins>
          </w:p>
        </w:tc>
        <w:tc>
          <w:tcPr>
            <w:tcW w:w="793" w:type="pct"/>
            <w:noWrap/>
            <w:hideMark/>
          </w:tcPr>
          <w:p w:rsidR="00110C18" w:rsidRPr="0056388D" w:rsidRDefault="00110C18" w:rsidP="00063728">
            <w:pPr>
              <w:rPr>
                <w:ins w:id="45195" w:author="KIM, Jason" w:date="2019-04-02T13:39:00Z"/>
                <w:rFonts w:ascii="Calibri" w:eastAsia="Times New Roman" w:hAnsi="Calibri" w:cs="Calibri"/>
                <w:color w:val="000000"/>
                <w:lang w:eastAsia="en-AU"/>
              </w:rPr>
            </w:pPr>
            <w:ins w:id="451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97" w:author="KIM, Jason" w:date="2019-04-02T13:39:00Z"/>
                <w:rFonts w:ascii="Calibri" w:eastAsia="Times New Roman" w:hAnsi="Calibri" w:cs="Calibri"/>
                <w:color w:val="000000"/>
                <w:lang w:eastAsia="en-AU"/>
              </w:rPr>
            </w:pPr>
            <w:ins w:id="45198" w:author="KIM, Jason" w:date="2019-04-02T13:39:00Z">
              <w:r w:rsidRPr="0056388D">
                <w:rPr>
                  <w:rFonts w:ascii="Calibri" w:eastAsia="Times New Roman" w:hAnsi="Calibri" w:cs="Calibri"/>
                  <w:color w:val="000000"/>
                  <w:lang w:eastAsia="en-AU"/>
                </w:rPr>
                <w:t>Chainage 4487</w:t>
              </w:r>
            </w:ins>
          </w:p>
        </w:tc>
        <w:tc>
          <w:tcPr>
            <w:tcW w:w="818" w:type="pct"/>
            <w:noWrap/>
            <w:hideMark/>
          </w:tcPr>
          <w:p w:rsidR="00110C18" w:rsidRPr="0056388D" w:rsidRDefault="00110C18" w:rsidP="00063728">
            <w:pPr>
              <w:jc w:val="right"/>
              <w:rPr>
                <w:ins w:id="45199" w:author="KIM, Jason" w:date="2019-04-02T13:39:00Z"/>
                <w:rFonts w:ascii="Calibri" w:eastAsia="Times New Roman" w:hAnsi="Calibri" w:cs="Calibri"/>
                <w:color w:val="000000"/>
                <w:lang w:eastAsia="en-AU"/>
              </w:rPr>
            </w:pPr>
            <w:ins w:id="452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01" w:author="KIM, Jason" w:date="2019-04-02T13:39:00Z"/>
        </w:trPr>
        <w:tc>
          <w:tcPr>
            <w:tcW w:w="758" w:type="pct"/>
            <w:vMerge w:val="restart"/>
            <w:noWrap/>
            <w:hideMark/>
          </w:tcPr>
          <w:p w:rsidR="00110C18" w:rsidRPr="0056388D" w:rsidRDefault="00110C18" w:rsidP="00063728">
            <w:pPr>
              <w:rPr>
                <w:ins w:id="45202" w:author="KIM, Jason" w:date="2019-04-02T13:39:00Z"/>
                <w:rFonts w:ascii="Calibri" w:eastAsia="Times New Roman" w:hAnsi="Calibri" w:cs="Calibri"/>
                <w:color w:val="000000"/>
                <w:lang w:eastAsia="en-AU"/>
              </w:rPr>
            </w:pPr>
            <w:ins w:id="45203" w:author="KIM, Jason" w:date="2019-04-02T13:39:00Z">
              <w:r w:rsidRPr="0056388D">
                <w:rPr>
                  <w:rFonts w:ascii="Calibri" w:eastAsia="Times New Roman" w:hAnsi="Calibri" w:cs="Calibri"/>
                  <w:color w:val="000000"/>
                  <w:lang w:eastAsia="en-AU"/>
                </w:rPr>
                <w:t>DXE30K4x</w:t>
              </w:r>
            </w:ins>
          </w:p>
        </w:tc>
        <w:tc>
          <w:tcPr>
            <w:tcW w:w="648" w:type="pct"/>
            <w:vMerge w:val="restart"/>
            <w:noWrap/>
            <w:hideMark/>
          </w:tcPr>
          <w:p w:rsidR="00110C18" w:rsidRPr="0056388D" w:rsidRDefault="00110C18" w:rsidP="00063728">
            <w:pPr>
              <w:rPr>
                <w:ins w:id="45204" w:author="KIM, Jason" w:date="2019-04-02T13:39:00Z"/>
                <w:rFonts w:ascii="Calibri" w:eastAsia="Times New Roman" w:hAnsi="Calibri" w:cs="Calibri"/>
                <w:color w:val="000000"/>
                <w:lang w:eastAsia="en-AU"/>
              </w:rPr>
            </w:pPr>
            <w:ins w:id="45205" w:author="KIM, Jason" w:date="2019-04-02T13:39:00Z">
              <w:r w:rsidRPr="0056388D">
                <w:rPr>
                  <w:rFonts w:ascii="Calibri" w:eastAsia="Times New Roman" w:hAnsi="Calibri" w:cs="Calibri"/>
                  <w:color w:val="000000"/>
                  <w:lang w:eastAsia="en-AU"/>
                </w:rPr>
                <w:t>ELZ20176</w:t>
              </w:r>
            </w:ins>
          </w:p>
        </w:tc>
        <w:tc>
          <w:tcPr>
            <w:tcW w:w="516" w:type="pct"/>
            <w:vMerge w:val="restart"/>
            <w:noWrap/>
            <w:hideMark/>
          </w:tcPr>
          <w:p w:rsidR="00110C18" w:rsidRPr="0056388D" w:rsidRDefault="00110C18" w:rsidP="00063728">
            <w:pPr>
              <w:rPr>
                <w:ins w:id="45206" w:author="KIM, Jason" w:date="2019-04-02T13:39:00Z"/>
                <w:rFonts w:ascii="Calibri" w:eastAsia="Times New Roman" w:hAnsi="Calibri" w:cs="Calibri"/>
                <w:color w:val="000000"/>
                <w:lang w:eastAsia="en-AU"/>
              </w:rPr>
            </w:pPr>
            <w:ins w:id="4520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208" w:author="KIM, Jason" w:date="2019-04-02T13:39:00Z"/>
                <w:rFonts w:ascii="Calibri" w:eastAsia="Times New Roman" w:hAnsi="Calibri" w:cs="Calibri"/>
                <w:color w:val="000000"/>
                <w:lang w:eastAsia="en-AU"/>
              </w:rPr>
            </w:pPr>
            <w:ins w:id="45209" w:author="KIM, Jason" w:date="2019-04-02T13:39:00Z">
              <w:r w:rsidRPr="0056388D">
                <w:rPr>
                  <w:rFonts w:ascii="Calibri" w:eastAsia="Times New Roman" w:hAnsi="Calibri" w:cs="Calibri"/>
                  <w:color w:val="000000"/>
                  <w:lang w:eastAsia="en-AU"/>
                </w:rPr>
                <w:t>DXE2087</w:t>
              </w:r>
            </w:ins>
          </w:p>
        </w:tc>
        <w:tc>
          <w:tcPr>
            <w:tcW w:w="793" w:type="pct"/>
            <w:noWrap/>
            <w:hideMark/>
          </w:tcPr>
          <w:p w:rsidR="00110C18" w:rsidRPr="0056388D" w:rsidRDefault="00110C18" w:rsidP="00063728">
            <w:pPr>
              <w:rPr>
                <w:ins w:id="45210" w:author="KIM, Jason" w:date="2019-04-02T13:39:00Z"/>
                <w:rFonts w:ascii="Calibri" w:eastAsia="Times New Roman" w:hAnsi="Calibri" w:cs="Calibri"/>
                <w:color w:val="000000"/>
                <w:lang w:eastAsia="en-AU"/>
              </w:rPr>
            </w:pPr>
            <w:ins w:id="4521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12" w:author="KIM, Jason" w:date="2019-04-02T13:39:00Z"/>
                <w:rFonts w:ascii="Calibri" w:eastAsia="Times New Roman" w:hAnsi="Calibri" w:cs="Calibri"/>
                <w:color w:val="000000"/>
                <w:lang w:eastAsia="en-AU"/>
              </w:rPr>
            </w:pPr>
            <w:ins w:id="45213" w:author="KIM, Jason" w:date="2019-04-02T13:39:00Z">
              <w:r w:rsidRPr="0056388D">
                <w:rPr>
                  <w:rFonts w:ascii="Calibri" w:eastAsia="Times New Roman" w:hAnsi="Calibri" w:cs="Calibri"/>
                  <w:color w:val="000000"/>
                  <w:lang w:eastAsia="en-AU"/>
                </w:rPr>
                <w:t>Chainage 4310</w:t>
              </w:r>
            </w:ins>
          </w:p>
        </w:tc>
        <w:tc>
          <w:tcPr>
            <w:tcW w:w="818" w:type="pct"/>
            <w:noWrap/>
            <w:hideMark/>
          </w:tcPr>
          <w:p w:rsidR="00110C18" w:rsidRPr="0056388D" w:rsidRDefault="00110C18" w:rsidP="00063728">
            <w:pPr>
              <w:jc w:val="right"/>
              <w:rPr>
                <w:ins w:id="45214" w:author="KIM, Jason" w:date="2019-04-02T13:39:00Z"/>
                <w:rFonts w:ascii="Calibri" w:eastAsia="Times New Roman" w:hAnsi="Calibri" w:cs="Calibri"/>
                <w:color w:val="000000"/>
                <w:lang w:eastAsia="en-AU"/>
              </w:rPr>
            </w:pPr>
            <w:ins w:id="452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16" w:author="KIM, Jason" w:date="2019-04-02T13:39:00Z"/>
        </w:trPr>
        <w:tc>
          <w:tcPr>
            <w:tcW w:w="758" w:type="pct"/>
            <w:vMerge/>
            <w:hideMark/>
          </w:tcPr>
          <w:p w:rsidR="00110C18" w:rsidRPr="0056388D" w:rsidRDefault="00110C18" w:rsidP="00063728">
            <w:pPr>
              <w:rPr>
                <w:ins w:id="452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20" w:author="KIM, Jason" w:date="2019-04-02T13:39:00Z"/>
                <w:rFonts w:ascii="Calibri" w:eastAsia="Times New Roman" w:hAnsi="Calibri" w:cs="Calibri"/>
                <w:color w:val="000000"/>
                <w:lang w:eastAsia="en-AU"/>
              </w:rPr>
            </w:pPr>
            <w:ins w:id="45221" w:author="KIM, Jason" w:date="2019-04-02T13:39:00Z">
              <w:r w:rsidRPr="0056388D">
                <w:rPr>
                  <w:rFonts w:ascii="Calibri" w:eastAsia="Times New Roman" w:hAnsi="Calibri" w:cs="Calibri"/>
                  <w:color w:val="000000"/>
                  <w:lang w:eastAsia="en-AU"/>
                </w:rPr>
                <w:t>DXE2088</w:t>
              </w:r>
            </w:ins>
          </w:p>
        </w:tc>
        <w:tc>
          <w:tcPr>
            <w:tcW w:w="793" w:type="pct"/>
            <w:noWrap/>
            <w:hideMark/>
          </w:tcPr>
          <w:p w:rsidR="00110C18" w:rsidRPr="0056388D" w:rsidRDefault="00110C18" w:rsidP="00063728">
            <w:pPr>
              <w:rPr>
                <w:ins w:id="45222" w:author="KIM, Jason" w:date="2019-04-02T13:39:00Z"/>
                <w:rFonts w:ascii="Calibri" w:eastAsia="Times New Roman" w:hAnsi="Calibri" w:cs="Calibri"/>
                <w:color w:val="000000"/>
                <w:lang w:eastAsia="en-AU"/>
              </w:rPr>
            </w:pPr>
            <w:ins w:id="4522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24" w:author="KIM, Jason" w:date="2019-04-02T13:39:00Z"/>
                <w:rFonts w:ascii="Calibri" w:eastAsia="Times New Roman" w:hAnsi="Calibri" w:cs="Calibri"/>
                <w:color w:val="000000"/>
                <w:lang w:eastAsia="en-AU"/>
              </w:rPr>
            </w:pPr>
            <w:ins w:id="45225" w:author="KIM, Jason" w:date="2019-04-02T13:39:00Z">
              <w:r w:rsidRPr="0056388D">
                <w:rPr>
                  <w:rFonts w:ascii="Calibri" w:eastAsia="Times New Roman" w:hAnsi="Calibri" w:cs="Calibri"/>
                  <w:color w:val="000000"/>
                  <w:lang w:eastAsia="en-AU"/>
                </w:rPr>
                <w:t>Chainage 4338</w:t>
              </w:r>
            </w:ins>
          </w:p>
        </w:tc>
        <w:tc>
          <w:tcPr>
            <w:tcW w:w="818" w:type="pct"/>
            <w:noWrap/>
            <w:hideMark/>
          </w:tcPr>
          <w:p w:rsidR="00110C18" w:rsidRPr="0056388D" w:rsidRDefault="00110C18" w:rsidP="00063728">
            <w:pPr>
              <w:jc w:val="right"/>
              <w:rPr>
                <w:ins w:id="45226" w:author="KIM, Jason" w:date="2019-04-02T13:39:00Z"/>
                <w:rFonts w:ascii="Calibri" w:eastAsia="Times New Roman" w:hAnsi="Calibri" w:cs="Calibri"/>
                <w:color w:val="000000"/>
                <w:lang w:eastAsia="en-AU"/>
              </w:rPr>
            </w:pPr>
            <w:ins w:id="452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28" w:author="KIM, Jason" w:date="2019-04-02T13:39:00Z"/>
        </w:trPr>
        <w:tc>
          <w:tcPr>
            <w:tcW w:w="758" w:type="pct"/>
            <w:vMerge/>
            <w:hideMark/>
          </w:tcPr>
          <w:p w:rsidR="00110C18" w:rsidRPr="0056388D" w:rsidRDefault="00110C18" w:rsidP="00063728">
            <w:pPr>
              <w:rPr>
                <w:ins w:id="4522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3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3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32" w:author="KIM, Jason" w:date="2019-04-02T13:39:00Z"/>
                <w:rFonts w:ascii="Calibri" w:eastAsia="Times New Roman" w:hAnsi="Calibri" w:cs="Calibri"/>
                <w:color w:val="000000"/>
                <w:lang w:eastAsia="en-AU"/>
              </w:rPr>
            </w:pPr>
            <w:ins w:id="45233" w:author="KIM, Jason" w:date="2019-04-02T13:39:00Z">
              <w:r w:rsidRPr="0056388D">
                <w:rPr>
                  <w:rFonts w:ascii="Calibri" w:eastAsia="Times New Roman" w:hAnsi="Calibri" w:cs="Calibri"/>
                  <w:color w:val="000000"/>
                  <w:lang w:eastAsia="en-AU"/>
                </w:rPr>
                <w:t>DXE2089</w:t>
              </w:r>
            </w:ins>
          </w:p>
        </w:tc>
        <w:tc>
          <w:tcPr>
            <w:tcW w:w="793" w:type="pct"/>
            <w:noWrap/>
            <w:hideMark/>
          </w:tcPr>
          <w:p w:rsidR="00110C18" w:rsidRPr="0056388D" w:rsidRDefault="00110C18" w:rsidP="00063728">
            <w:pPr>
              <w:rPr>
                <w:ins w:id="45234" w:author="KIM, Jason" w:date="2019-04-02T13:39:00Z"/>
                <w:rFonts w:ascii="Calibri" w:eastAsia="Times New Roman" w:hAnsi="Calibri" w:cs="Calibri"/>
                <w:color w:val="000000"/>
                <w:lang w:eastAsia="en-AU"/>
              </w:rPr>
            </w:pPr>
            <w:ins w:id="4523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36" w:author="KIM, Jason" w:date="2019-04-02T13:39:00Z"/>
                <w:rFonts w:ascii="Calibri" w:eastAsia="Times New Roman" w:hAnsi="Calibri" w:cs="Calibri"/>
                <w:color w:val="000000"/>
                <w:lang w:eastAsia="en-AU"/>
              </w:rPr>
            </w:pPr>
            <w:ins w:id="45237" w:author="KIM, Jason" w:date="2019-04-02T13:39:00Z">
              <w:r w:rsidRPr="0056388D">
                <w:rPr>
                  <w:rFonts w:ascii="Calibri" w:eastAsia="Times New Roman" w:hAnsi="Calibri" w:cs="Calibri"/>
                  <w:color w:val="000000"/>
                  <w:lang w:eastAsia="en-AU"/>
                </w:rPr>
                <w:t>Chainage 4367</w:t>
              </w:r>
            </w:ins>
          </w:p>
        </w:tc>
        <w:tc>
          <w:tcPr>
            <w:tcW w:w="818" w:type="pct"/>
            <w:noWrap/>
            <w:hideMark/>
          </w:tcPr>
          <w:p w:rsidR="00110C18" w:rsidRPr="0056388D" w:rsidRDefault="00110C18" w:rsidP="00063728">
            <w:pPr>
              <w:jc w:val="right"/>
              <w:rPr>
                <w:ins w:id="45238" w:author="KIM, Jason" w:date="2019-04-02T13:39:00Z"/>
                <w:rFonts w:ascii="Calibri" w:eastAsia="Times New Roman" w:hAnsi="Calibri" w:cs="Calibri"/>
                <w:color w:val="000000"/>
                <w:lang w:eastAsia="en-AU"/>
              </w:rPr>
            </w:pPr>
            <w:ins w:id="452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40" w:author="KIM, Jason" w:date="2019-04-02T13:39:00Z"/>
        </w:trPr>
        <w:tc>
          <w:tcPr>
            <w:tcW w:w="758" w:type="pct"/>
            <w:vMerge w:val="restart"/>
            <w:noWrap/>
            <w:hideMark/>
          </w:tcPr>
          <w:p w:rsidR="00110C18" w:rsidRPr="0056388D" w:rsidRDefault="00110C18" w:rsidP="00063728">
            <w:pPr>
              <w:rPr>
                <w:ins w:id="45241" w:author="KIM, Jason" w:date="2019-04-02T13:39:00Z"/>
                <w:rFonts w:ascii="Calibri" w:eastAsia="Times New Roman" w:hAnsi="Calibri" w:cs="Calibri"/>
                <w:color w:val="000000"/>
                <w:lang w:eastAsia="en-AU"/>
              </w:rPr>
            </w:pPr>
            <w:ins w:id="45242" w:author="KIM, Jason" w:date="2019-04-02T13:39:00Z">
              <w:r w:rsidRPr="0056388D">
                <w:rPr>
                  <w:rFonts w:ascii="Calibri" w:eastAsia="Times New Roman" w:hAnsi="Calibri" w:cs="Calibri"/>
                  <w:color w:val="000000"/>
                  <w:lang w:eastAsia="en-AU"/>
                </w:rPr>
                <w:t>DXE32K1x</w:t>
              </w:r>
            </w:ins>
          </w:p>
        </w:tc>
        <w:tc>
          <w:tcPr>
            <w:tcW w:w="648" w:type="pct"/>
            <w:vMerge w:val="restart"/>
            <w:noWrap/>
            <w:hideMark/>
          </w:tcPr>
          <w:p w:rsidR="00110C18" w:rsidRPr="0056388D" w:rsidRDefault="00110C18" w:rsidP="00063728">
            <w:pPr>
              <w:rPr>
                <w:ins w:id="45243" w:author="KIM, Jason" w:date="2019-04-02T13:39:00Z"/>
                <w:rFonts w:ascii="Calibri" w:eastAsia="Times New Roman" w:hAnsi="Calibri" w:cs="Calibri"/>
                <w:color w:val="000000"/>
                <w:lang w:eastAsia="en-AU"/>
              </w:rPr>
            </w:pPr>
            <w:ins w:id="45244" w:author="KIM, Jason" w:date="2019-04-02T13:39:00Z">
              <w:r w:rsidRPr="0056388D">
                <w:rPr>
                  <w:rFonts w:ascii="Calibri" w:eastAsia="Times New Roman" w:hAnsi="Calibri" w:cs="Calibri"/>
                  <w:color w:val="000000"/>
                  <w:lang w:eastAsia="en-AU"/>
                </w:rPr>
                <w:t>ELZ10188</w:t>
              </w:r>
            </w:ins>
          </w:p>
        </w:tc>
        <w:tc>
          <w:tcPr>
            <w:tcW w:w="516" w:type="pct"/>
            <w:vMerge w:val="restart"/>
            <w:noWrap/>
            <w:hideMark/>
          </w:tcPr>
          <w:p w:rsidR="00110C18" w:rsidRPr="0056388D" w:rsidRDefault="00110C18" w:rsidP="00063728">
            <w:pPr>
              <w:rPr>
                <w:ins w:id="45245" w:author="KIM, Jason" w:date="2019-04-02T13:39:00Z"/>
                <w:rFonts w:ascii="Calibri" w:eastAsia="Times New Roman" w:hAnsi="Calibri" w:cs="Calibri"/>
                <w:color w:val="000000"/>
                <w:lang w:eastAsia="en-AU"/>
              </w:rPr>
            </w:pPr>
            <w:ins w:id="45246"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247" w:author="KIM, Jason" w:date="2019-04-02T13:39:00Z"/>
                <w:rFonts w:ascii="Calibri" w:eastAsia="Times New Roman" w:hAnsi="Calibri" w:cs="Calibri"/>
                <w:color w:val="000000"/>
                <w:lang w:eastAsia="en-AU"/>
              </w:rPr>
            </w:pPr>
            <w:ins w:id="45248" w:author="KIM, Jason" w:date="2019-04-02T13:39:00Z">
              <w:r w:rsidRPr="0056388D">
                <w:rPr>
                  <w:rFonts w:ascii="Calibri" w:eastAsia="Times New Roman" w:hAnsi="Calibri" w:cs="Calibri"/>
                  <w:color w:val="000000"/>
                  <w:lang w:eastAsia="en-AU"/>
                </w:rPr>
                <w:t>DXE1102</w:t>
              </w:r>
            </w:ins>
          </w:p>
        </w:tc>
        <w:tc>
          <w:tcPr>
            <w:tcW w:w="793" w:type="pct"/>
            <w:noWrap/>
            <w:hideMark/>
          </w:tcPr>
          <w:p w:rsidR="00110C18" w:rsidRPr="0056388D" w:rsidRDefault="00110C18" w:rsidP="00063728">
            <w:pPr>
              <w:rPr>
                <w:ins w:id="45249" w:author="KIM, Jason" w:date="2019-04-02T13:39:00Z"/>
                <w:rFonts w:ascii="Calibri" w:eastAsia="Times New Roman" w:hAnsi="Calibri" w:cs="Calibri"/>
                <w:color w:val="000000"/>
                <w:lang w:eastAsia="en-AU"/>
              </w:rPr>
            </w:pPr>
            <w:ins w:id="452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51" w:author="KIM, Jason" w:date="2019-04-02T13:39:00Z"/>
                <w:rFonts w:ascii="Calibri" w:eastAsia="Times New Roman" w:hAnsi="Calibri" w:cs="Calibri"/>
                <w:color w:val="000000"/>
                <w:lang w:eastAsia="en-AU"/>
              </w:rPr>
            </w:pPr>
            <w:ins w:id="45252" w:author="KIM, Jason" w:date="2019-04-02T13:39:00Z">
              <w:r w:rsidRPr="0056388D">
                <w:rPr>
                  <w:rFonts w:ascii="Calibri" w:eastAsia="Times New Roman" w:hAnsi="Calibri" w:cs="Calibri"/>
                  <w:color w:val="000000"/>
                  <w:lang w:eastAsia="en-AU"/>
                </w:rPr>
                <w:t>Chainage 4683</w:t>
              </w:r>
            </w:ins>
          </w:p>
        </w:tc>
        <w:tc>
          <w:tcPr>
            <w:tcW w:w="818" w:type="pct"/>
            <w:noWrap/>
            <w:hideMark/>
          </w:tcPr>
          <w:p w:rsidR="00110C18" w:rsidRPr="0056388D" w:rsidRDefault="00110C18" w:rsidP="00063728">
            <w:pPr>
              <w:jc w:val="right"/>
              <w:rPr>
                <w:ins w:id="45253" w:author="KIM, Jason" w:date="2019-04-02T13:39:00Z"/>
                <w:rFonts w:ascii="Calibri" w:eastAsia="Times New Roman" w:hAnsi="Calibri" w:cs="Calibri"/>
                <w:color w:val="000000"/>
                <w:lang w:eastAsia="en-AU"/>
              </w:rPr>
            </w:pPr>
            <w:ins w:id="452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55" w:author="KIM, Jason" w:date="2019-04-02T13:39:00Z"/>
        </w:trPr>
        <w:tc>
          <w:tcPr>
            <w:tcW w:w="758" w:type="pct"/>
            <w:vMerge/>
            <w:hideMark/>
          </w:tcPr>
          <w:p w:rsidR="00110C18" w:rsidRPr="0056388D" w:rsidRDefault="00110C18" w:rsidP="00063728">
            <w:pPr>
              <w:rPr>
                <w:ins w:id="452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59" w:author="KIM, Jason" w:date="2019-04-02T13:39:00Z"/>
                <w:rFonts w:ascii="Calibri" w:eastAsia="Times New Roman" w:hAnsi="Calibri" w:cs="Calibri"/>
                <w:color w:val="000000"/>
                <w:lang w:eastAsia="en-AU"/>
              </w:rPr>
            </w:pPr>
            <w:ins w:id="45260" w:author="KIM, Jason" w:date="2019-04-02T13:39:00Z">
              <w:r w:rsidRPr="0056388D">
                <w:rPr>
                  <w:rFonts w:ascii="Calibri" w:eastAsia="Times New Roman" w:hAnsi="Calibri" w:cs="Calibri"/>
                  <w:color w:val="000000"/>
                  <w:lang w:eastAsia="en-AU"/>
                </w:rPr>
                <w:t>DXE1103</w:t>
              </w:r>
            </w:ins>
          </w:p>
        </w:tc>
        <w:tc>
          <w:tcPr>
            <w:tcW w:w="793" w:type="pct"/>
            <w:noWrap/>
            <w:hideMark/>
          </w:tcPr>
          <w:p w:rsidR="00110C18" w:rsidRPr="0056388D" w:rsidRDefault="00110C18" w:rsidP="00063728">
            <w:pPr>
              <w:rPr>
                <w:ins w:id="45261" w:author="KIM, Jason" w:date="2019-04-02T13:39:00Z"/>
                <w:rFonts w:ascii="Calibri" w:eastAsia="Times New Roman" w:hAnsi="Calibri" w:cs="Calibri"/>
                <w:color w:val="000000"/>
                <w:lang w:eastAsia="en-AU"/>
              </w:rPr>
            </w:pPr>
            <w:ins w:id="452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63" w:author="KIM, Jason" w:date="2019-04-02T13:39:00Z"/>
                <w:rFonts w:ascii="Calibri" w:eastAsia="Times New Roman" w:hAnsi="Calibri" w:cs="Calibri"/>
                <w:color w:val="000000"/>
                <w:lang w:eastAsia="en-AU"/>
              </w:rPr>
            </w:pPr>
            <w:ins w:id="45264" w:author="KIM, Jason" w:date="2019-04-02T13:39:00Z">
              <w:r w:rsidRPr="0056388D">
                <w:rPr>
                  <w:rFonts w:ascii="Calibri" w:eastAsia="Times New Roman" w:hAnsi="Calibri" w:cs="Calibri"/>
                  <w:color w:val="000000"/>
                  <w:lang w:eastAsia="en-AU"/>
                </w:rPr>
                <w:t>Chainage 4712</w:t>
              </w:r>
            </w:ins>
          </w:p>
        </w:tc>
        <w:tc>
          <w:tcPr>
            <w:tcW w:w="818" w:type="pct"/>
            <w:noWrap/>
            <w:hideMark/>
          </w:tcPr>
          <w:p w:rsidR="00110C18" w:rsidRPr="0056388D" w:rsidRDefault="00110C18" w:rsidP="00063728">
            <w:pPr>
              <w:jc w:val="right"/>
              <w:rPr>
                <w:ins w:id="45265" w:author="KIM, Jason" w:date="2019-04-02T13:39:00Z"/>
                <w:rFonts w:ascii="Calibri" w:eastAsia="Times New Roman" w:hAnsi="Calibri" w:cs="Calibri"/>
                <w:color w:val="000000"/>
                <w:lang w:eastAsia="en-AU"/>
              </w:rPr>
            </w:pPr>
            <w:ins w:id="452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67" w:author="KIM, Jason" w:date="2019-04-02T13:39:00Z"/>
        </w:trPr>
        <w:tc>
          <w:tcPr>
            <w:tcW w:w="758" w:type="pct"/>
            <w:vMerge/>
            <w:hideMark/>
          </w:tcPr>
          <w:p w:rsidR="00110C18" w:rsidRPr="0056388D" w:rsidRDefault="00110C18" w:rsidP="00063728">
            <w:pPr>
              <w:rPr>
                <w:ins w:id="4526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6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7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71" w:author="KIM, Jason" w:date="2019-04-02T13:39:00Z"/>
                <w:rFonts w:ascii="Calibri" w:eastAsia="Times New Roman" w:hAnsi="Calibri" w:cs="Calibri"/>
                <w:color w:val="000000"/>
                <w:lang w:eastAsia="en-AU"/>
              </w:rPr>
            </w:pPr>
            <w:ins w:id="45272" w:author="KIM, Jason" w:date="2019-04-02T13:39:00Z">
              <w:r w:rsidRPr="0056388D">
                <w:rPr>
                  <w:rFonts w:ascii="Calibri" w:eastAsia="Times New Roman" w:hAnsi="Calibri" w:cs="Calibri"/>
                  <w:color w:val="000000"/>
                  <w:lang w:eastAsia="en-AU"/>
                </w:rPr>
                <w:t>DXE1104</w:t>
              </w:r>
            </w:ins>
          </w:p>
        </w:tc>
        <w:tc>
          <w:tcPr>
            <w:tcW w:w="793" w:type="pct"/>
            <w:noWrap/>
            <w:hideMark/>
          </w:tcPr>
          <w:p w:rsidR="00110C18" w:rsidRPr="0056388D" w:rsidRDefault="00110C18" w:rsidP="00063728">
            <w:pPr>
              <w:rPr>
                <w:ins w:id="45273" w:author="KIM, Jason" w:date="2019-04-02T13:39:00Z"/>
                <w:rFonts w:ascii="Calibri" w:eastAsia="Times New Roman" w:hAnsi="Calibri" w:cs="Calibri"/>
                <w:color w:val="000000"/>
                <w:lang w:eastAsia="en-AU"/>
              </w:rPr>
            </w:pPr>
            <w:ins w:id="452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75" w:author="KIM, Jason" w:date="2019-04-02T13:39:00Z"/>
                <w:rFonts w:ascii="Calibri" w:eastAsia="Times New Roman" w:hAnsi="Calibri" w:cs="Calibri"/>
                <w:color w:val="000000"/>
                <w:lang w:eastAsia="en-AU"/>
              </w:rPr>
            </w:pPr>
            <w:ins w:id="45276" w:author="KIM, Jason" w:date="2019-04-02T13:39:00Z">
              <w:r w:rsidRPr="0056388D">
                <w:rPr>
                  <w:rFonts w:ascii="Calibri" w:eastAsia="Times New Roman" w:hAnsi="Calibri" w:cs="Calibri"/>
                  <w:color w:val="000000"/>
                  <w:lang w:eastAsia="en-AU"/>
                </w:rPr>
                <w:t>Chainage 4741</w:t>
              </w:r>
            </w:ins>
          </w:p>
        </w:tc>
        <w:tc>
          <w:tcPr>
            <w:tcW w:w="818" w:type="pct"/>
            <w:noWrap/>
            <w:hideMark/>
          </w:tcPr>
          <w:p w:rsidR="00110C18" w:rsidRPr="0056388D" w:rsidRDefault="00110C18" w:rsidP="00063728">
            <w:pPr>
              <w:jc w:val="right"/>
              <w:rPr>
                <w:ins w:id="45277" w:author="KIM, Jason" w:date="2019-04-02T13:39:00Z"/>
                <w:rFonts w:ascii="Calibri" w:eastAsia="Times New Roman" w:hAnsi="Calibri" w:cs="Calibri"/>
                <w:color w:val="000000"/>
                <w:lang w:eastAsia="en-AU"/>
              </w:rPr>
            </w:pPr>
            <w:ins w:id="45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79" w:author="KIM, Jason" w:date="2019-04-02T13:39:00Z"/>
        </w:trPr>
        <w:tc>
          <w:tcPr>
            <w:tcW w:w="758" w:type="pct"/>
            <w:vMerge w:val="restart"/>
            <w:noWrap/>
            <w:hideMark/>
          </w:tcPr>
          <w:p w:rsidR="00110C18" w:rsidRPr="0056388D" w:rsidRDefault="00110C18" w:rsidP="00063728">
            <w:pPr>
              <w:rPr>
                <w:ins w:id="45280" w:author="KIM, Jason" w:date="2019-04-02T13:39:00Z"/>
                <w:rFonts w:ascii="Calibri" w:eastAsia="Times New Roman" w:hAnsi="Calibri" w:cs="Calibri"/>
                <w:color w:val="000000"/>
                <w:lang w:eastAsia="en-AU"/>
              </w:rPr>
            </w:pPr>
            <w:ins w:id="45281" w:author="KIM, Jason" w:date="2019-04-02T13:39:00Z">
              <w:r w:rsidRPr="0056388D">
                <w:rPr>
                  <w:rFonts w:ascii="Calibri" w:eastAsia="Times New Roman" w:hAnsi="Calibri" w:cs="Calibri"/>
                  <w:color w:val="000000"/>
                  <w:lang w:eastAsia="en-AU"/>
                </w:rPr>
                <w:t>DXE32K2x</w:t>
              </w:r>
            </w:ins>
          </w:p>
        </w:tc>
        <w:tc>
          <w:tcPr>
            <w:tcW w:w="648" w:type="pct"/>
            <w:vMerge w:val="restart"/>
            <w:noWrap/>
            <w:hideMark/>
          </w:tcPr>
          <w:p w:rsidR="00110C18" w:rsidRPr="0056388D" w:rsidRDefault="00110C18" w:rsidP="00063728">
            <w:pPr>
              <w:rPr>
                <w:ins w:id="45282" w:author="KIM, Jason" w:date="2019-04-02T13:39:00Z"/>
                <w:rFonts w:ascii="Calibri" w:eastAsia="Times New Roman" w:hAnsi="Calibri" w:cs="Calibri"/>
                <w:color w:val="000000"/>
                <w:lang w:eastAsia="en-AU"/>
              </w:rPr>
            </w:pPr>
            <w:ins w:id="45283" w:author="KIM, Jason" w:date="2019-04-02T13:39:00Z">
              <w:r w:rsidRPr="0056388D">
                <w:rPr>
                  <w:rFonts w:ascii="Calibri" w:eastAsia="Times New Roman" w:hAnsi="Calibri" w:cs="Calibri"/>
                  <w:color w:val="000000"/>
                  <w:lang w:eastAsia="en-AU"/>
                </w:rPr>
                <w:t>ELZ10184</w:t>
              </w:r>
            </w:ins>
          </w:p>
        </w:tc>
        <w:tc>
          <w:tcPr>
            <w:tcW w:w="516" w:type="pct"/>
            <w:vMerge w:val="restart"/>
            <w:noWrap/>
            <w:hideMark/>
          </w:tcPr>
          <w:p w:rsidR="00110C18" w:rsidRPr="0056388D" w:rsidRDefault="00110C18" w:rsidP="00063728">
            <w:pPr>
              <w:rPr>
                <w:ins w:id="45284" w:author="KIM, Jason" w:date="2019-04-02T13:39:00Z"/>
                <w:rFonts w:ascii="Calibri" w:eastAsia="Times New Roman" w:hAnsi="Calibri" w:cs="Calibri"/>
                <w:color w:val="000000"/>
                <w:lang w:eastAsia="en-AU"/>
              </w:rPr>
            </w:pPr>
            <w:ins w:id="45285"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286" w:author="KIM, Jason" w:date="2019-04-02T13:39:00Z"/>
                <w:rFonts w:ascii="Calibri" w:eastAsia="Times New Roman" w:hAnsi="Calibri" w:cs="Calibri"/>
                <w:color w:val="000000"/>
                <w:lang w:eastAsia="en-AU"/>
              </w:rPr>
            </w:pPr>
            <w:ins w:id="45287" w:author="KIM, Jason" w:date="2019-04-02T13:39:00Z">
              <w:r w:rsidRPr="0056388D">
                <w:rPr>
                  <w:rFonts w:ascii="Calibri" w:eastAsia="Times New Roman" w:hAnsi="Calibri" w:cs="Calibri"/>
                  <w:color w:val="000000"/>
                  <w:lang w:eastAsia="en-AU"/>
                </w:rPr>
                <w:t>DXE1099</w:t>
              </w:r>
            </w:ins>
          </w:p>
        </w:tc>
        <w:tc>
          <w:tcPr>
            <w:tcW w:w="793" w:type="pct"/>
            <w:noWrap/>
            <w:hideMark/>
          </w:tcPr>
          <w:p w:rsidR="00110C18" w:rsidRPr="0056388D" w:rsidRDefault="00110C18" w:rsidP="00063728">
            <w:pPr>
              <w:rPr>
                <w:ins w:id="45288" w:author="KIM, Jason" w:date="2019-04-02T13:39:00Z"/>
                <w:rFonts w:ascii="Calibri" w:eastAsia="Times New Roman" w:hAnsi="Calibri" w:cs="Calibri"/>
                <w:color w:val="000000"/>
                <w:lang w:eastAsia="en-AU"/>
              </w:rPr>
            </w:pPr>
            <w:ins w:id="4528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90" w:author="KIM, Jason" w:date="2019-04-02T13:39:00Z"/>
                <w:rFonts w:ascii="Calibri" w:eastAsia="Times New Roman" w:hAnsi="Calibri" w:cs="Calibri"/>
                <w:color w:val="000000"/>
                <w:lang w:eastAsia="en-AU"/>
              </w:rPr>
            </w:pPr>
            <w:ins w:id="45291" w:author="KIM, Jason" w:date="2019-04-02T13:39:00Z">
              <w:r w:rsidRPr="0056388D">
                <w:rPr>
                  <w:rFonts w:ascii="Calibri" w:eastAsia="Times New Roman" w:hAnsi="Calibri" w:cs="Calibri"/>
                  <w:color w:val="000000"/>
                  <w:lang w:eastAsia="en-AU"/>
                </w:rPr>
                <w:t>Chainage 4564</w:t>
              </w:r>
            </w:ins>
          </w:p>
        </w:tc>
        <w:tc>
          <w:tcPr>
            <w:tcW w:w="818" w:type="pct"/>
            <w:noWrap/>
            <w:hideMark/>
          </w:tcPr>
          <w:p w:rsidR="00110C18" w:rsidRPr="0056388D" w:rsidRDefault="00110C18" w:rsidP="00063728">
            <w:pPr>
              <w:jc w:val="right"/>
              <w:rPr>
                <w:ins w:id="45292" w:author="KIM, Jason" w:date="2019-04-02T13:39:00Z"/>
                <w:rFonts w:ascii="Calibri" w:eastAsia="Times New Roman" w:hAnsi="Calibri" w:cs="Calibri"/>
                <w:color w:val="000000"/>
                <w:lang w:eastAsia="en-AU"/>
              </w:rPr>
            </w:pPr>
            <w:ins w:id="452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94" w:author="KIM, Jason" w:date="2019-04-02T13:39:00Z"/>
        </w:trPr>
        <w:tc>
          <w:tcPr>
            <w:tcW w:w="758" w:type="pct"/>
            <w:vMerge/>
            <w:hideMark/>
          </w:tcPr>
          <w:p w:rsidR="00110C18" w:rsidRPr="0056388D" w:rsidRDefault="00110C18" w:rsidP="00063728">
            <w:pPr>
              <w:rPr>
                <w:ins w:id="4529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9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9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98" w:author="KIM, Jason" w:date="2019-04-02T13:39:00Z"/>
                <w:rFonts w:ascii="Calibri" w:eastAsia="Times New Roman" w:hAnsi="Calibri" w:cs="Calibri"/>
                <w:color w:val="000000"/>
                <w:lang w:eastAsia="en-AU"/>
              </w:rPr>
            </w:pPr>
            <w:ins w:id="45299" w:author="KIM, Jason" w:date="2019-04-02T13:39:00Z">
              <w:r w:rsidRPr="0056388D">
                <w:rPr>
                  <w:rFonts w:ascii="Calibri" w:eastAsia="Times New Roman" w:hAnsi="Calibri" w:cs="Calibri"/>
                  <w:color w:val="000000"/>
                  <w:lang w:eastAsia="en-AU"/>
                </w:rPr>
                <w:t>DXE1100</w:t>
              </w:r>
            </w:ins>
          </w:p>
        </w:tc>
        <w:tc>
          <w:tcPr>
            <w:tcW w:w="793" w:type="pct"/>
            <w:noWrap/>
            <w:hideMark/>
          </w:tcPr>
          <w:p w:rsidR="00110C18" w:rsidRPr="0056388D" w:rsidRDefault="00110C18" w:rsidP="00063728">
            <w:pPr>
              <w:rPr>
                <w:ins w:id="45300" w:author="KIM, Jason" w:date="2019-04-02T13:39:00Z"/>
                <w:rFonts w:ascii="Calibri" w:eastAsia="Times New Roman" w:hAnsi="Calibri" w:cs="Calibri"/>
                <w:color w:val="000000"/>
                <w:lang w:eastAsia="en-AU"/>
              </w:rPr>
            </w:pPr>
            <w:ins w:id="4530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302" w:author="KIM, Jason" w:date="2019-04-02T13:39:00Z"/>
                <w:rFonts w:ascii="Calibri" w:eastAsia="Times New Roman" w:hAnsi="Calibri" w:cs="Calibri"/>
                <w:color w:val="000000"/>
                <w:lang w:eastAsia="en-AU"/>
              </w:rPr>
            </w:pPr>
            <w:ins w:id="45303" w:author="KIM, Jason" w:date="2019-04-02T13:39:00Z">
              <w:r w:rsidRPr="0056388D">
                <w:rPr>
                  <w:rFonts w:ascii="Calibri" w:eastAsia="Times New Roman" w:hAnsi="Calibri" w:cs="Calibri"/>
                  <w:color w:val="000000"/>
                  <w:lang w:eastAsia="en-AU"/>
                </w:rPr>
                <w:t>Chainage 4593</w:t>
              </w:r>
            </w:ins>
          </w:p>
        </w:tc>
        <w:tc>
          <w:tcPr>
            <w:tcW w:w="818" w:type="pct"/>
            <w:noWrap/>
            <w:hideMark/>
          </w:tcPr>
          <w:p w:rsidR="00110C18" w:rsidRPr="0056388D" w:rsidRDefault="00110C18" w:rsidP="00063728">
            <w:pPr>
              <w:jc w:val="right"/>
              <w:rPr>
                <w:ins w:id="45304" w:author="KIM, Jason" w:date="2019-04-02T13:39:00Z"/>
                <w:rFonts w:ascii="Calibri" w:eastAsia="Times New Roman" w:hAnsi="Calibri" w:cs="Calibri"/>
                <w:color w:val="000000"/>
                <w:lang w:eastAsia="en-AU"/>
              </w:rPr>
            </w:pPr>
            <w:ins w:id="45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06" w:author="KIM, Jason" w:date="2019-04-02T13:39:00Z"/>
        </w:trPr>
        <w:tc>
          <w:tcPr>
            <w:tcW w:w="758" w:type="pct"/>
            <w:vMerge/>
            <w:hideMark/>
          </w:tcPr>
          <w:p w:rsidR="00110C18" w:rsidRPr="0056388D" w:rsidRDefault="00110C18" w:rsidP="00063728">
            <w:pPr>
              <w:rPr>
                <w:ins w:id="453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10" w:author="KIM, Jason" w:date="2019-04-02T13:39:00Z"/>
                <w:rFonts w:ascii="Calibri" w:eastAsia="Times New Roman" w:hAnsi="Calibri" w:cs="Calibri"/>
                <w:color w:val="000000"/>
                <w:lang w:eastAsia="en-AU"/>
              </w:rPr>
            </w:pPr>
            <w:ins w:id="45311" w:author="KIM, Jason" w:date="2019-04-02T13:39:00Z">
              <w:r w:rsidRPr="0056388D">
                <w:rPr>
                  <w:rFonts w:ascii="Calibri" w:eastAsia="Times New Roman" w:hAnsi="Calibri" w:cs="Calibri"/>
                  <w:color w:val="000000"/>
                  <w:lang w:eastAsia="en-AU"/>
                </w:rPr>
                <w:t>DXE1101</w:t>
              </w:r>
            </w:ins>
          </w:p>
        </w:tc>
        <w:tc>
          <w:tcPr>
            <w:tcW w:w="793" w:type="pct"/>
            <w:noWrap/>
            <w:hideMark/>
          </w:tcPr>
          <w:p w:rsidR="00110C18" w:rsidRPr="0056388D" w:rsidRDefault="00110C18" w:rsidP="00063728">
            <w:pPr>
              <w:rPr>
                <w:ins w:id="45312" w:author="KIM, Jason" w:date="2019-04-02T13:39:00Z"/>
                <w:rFonts w:ascii="Calibri" w:eastAsia="Times New Roman" w:hAnsi="Calibri" w:cs="Calibri"/>
                <w:color w:val="000000"/>
                <w:lang w:eastAsia="en-AU"/>
              </w:rPr>
            </w:pPr>
            <w:ins w:id="4531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314" w:author="KIM, Jason" w:date="2019-04-02T13:39:00Z"/>
                <w:rFonts w:ascii="Calibri" w:eastAsia="Times New Roman" w:hAnsi="Calibri" w:cs="Calibri"/>
                <w:color w:val="000000"/>
                <w:lang w:eastAsia="en-AU"/>
              </w:rPr>
            </w:pPr>
            <w:ins w:id="45315" w:author="KIM, Jason" w:date="2019-04-02T13:39:00Z">
              <w:r w:rsidRPr="0056388D">
                <w:rPr>
                  <w:rFonts w:ascii="Calibri" w:eastAsia="Times New Roman" w:hAnsi="Calibri" w:cs="Calibri"/>
                  <w:color w:val="000000"/>
                  <w:lang w:eastAsia="en-AU"/>
                </w:rPr>
                <w:t>Chainage 4622</w:t>
              </w:r>
            </w:ins>
          </w:p>
        </w:tc>
        <w:tc>
          <w:tcPr>
            <w:tcW w:w="818" w:type="pct"/>
            <w:noWrap/>
            <w:hideMark/>
          </w:tcPr>
          <w:p w:rsidR="00110C18" w:rsidRPr="0056388D" w:rsidRDefault="00110C18" w:rsidP="00063728">
            <w:pPr>
              <w:jc w:val="right"/>
              <w:rPr>
                <w:ins w:id="45316" w:author="KIM, Jason" w:date="2019-04-02T13:39:00Z"/>
                <w:rFonts w:ascii="Calibri" w:eastAsia="Times New Roman" w:hAnsi="Calibri" w:cs="Calibri"/>
                <w:color w:val="000000"/>
                <w:lang w:eastAsia="en-AU"/>
              </w:rPr>
            </w:pPr>
            <w:ins w:id="45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18" w:author="KIM, Jason" w:date="2019-04-02T13:39:00Z"/>
        </w:trPr>
        <w:tc>
          <w:tcPr>
            <w:tcW w:w="758" w:type="pct"/>
            <w:vMerge w:val="restart"/>
            <w:noWrap/>
            <w:hideMark/>
          </w:tcPr>
          <w:p w:rsidR="00110C18" w:rsidRPr="0056388D" w:rsidRDefault="00110C18" w:rsidP="00063728">
            <w:pPr>
              <w:rPr>
                <w:ins w:id="45319" w:author="KIM, Jason" w:date="2019-04-02T13:39:00Z"/>
                <w:rFonts w:ascii="Calibri" w:eastAsia="Times New Roman" w:hAnsi="Calibri" w:cs="Calibri"/>
                <w:color w:val="000000"/>
                <w:lang w:eastAsia="en-AU"/>
              </w:rPr>
            </w:pPr>
            <w:ins w:id="45320" w:author="KIM, Jason" w:date="2019-04-02T13:39:00Z">
              <w:r w:rsidRPr="0056388D">
                <w:rPr>
                  <w:rFonts w:ascii="Calibri" w:eastAsia="Times New Roman" w:hAnsi="Calibri" w:cs="Calibri"/>
                  <w:color w:val="000000"/>
                  <w:lang w:eastAsia="en-AU"/>
                </w:rPr>
                <w:t>DXE32K3x</w:t>
              </w:r>
            </w:ins>
          </w:p>
        </w:tc>
        <w:tc>
          <w:tcPr>
            <w:tcW w:w="648" w:type="pct"/>
            <w:vMerge w:val="restart"/>
            <w:noWrap/>
            <w:hideMark/>
          </w:tcPr>
          <w:p w:rsidR="00110C18" w:rsidRPr="0056388D" w:rsidRDefault="00110C18" w:rsidP="00063728">
            <w:pPr>
              <w:rPr>
                <w:ins w:id="45321" w:author="KIM, Jason" w:date="2019-04-02T13:39:00Z"/>
                <w:rFonts w:ascii="Calibri" w:eastAsia="Times New Roman" w:hAnsi="Calibri" w:cs="Calibri"/>
                <w:color w:val="000000"/>
                <w:lang w:eastAsia="en-AU"/>
              </w:rPr>
            </w:pPr>
            <w:ins w:id="45322" w:author="KIM, Jason" w:date="2019-04-02T13:39:00Z">
              <w:r w:rsidRPr="0056388D">
                <w:rPr>
                  <w:rFonts w:ascii="Calibri" w:eastAsia="Times New Roman" w:hAnsi="Calibri" w:cs="Calibri"/>
                  <w:color w:val="000000"/>
                  <w:lang w:eastAsia="en-AU"/>
                </w:rPr>
                <w:t>ELZ20188</w:t>
              </w:r>
            </w:ins>
          </w:p>
        </w:tc>
        <w:tc>
          <w:tcPr>
            <w:tcW w:w="516" w:type="pct"/>
            <w:vMerge w:val="restart"/>
            <w:noWrap/>
            <w:hideMark/>
          </w:tcPr>
          <w:p w:rsidR="00110C18" w:rsidRPr="0056388D" w:rsidRDefault="00110C18" w:rsidP="00063728">
            <w:pPr>
              <w:rPr>
                <w:ins w:id="45323" w:author="KIM, Jason" w:date="2019-04-02T13:39:00Z"/>
                <w:rFonts w:ascii="Calibri" w:eastAsia="Times New Roman" w:hAnsi="Calibri" w:cs="Calibri"/>
                <w:color w:val="000000"/>
                <w:lang w:eastAsia="en-AU"/>
              </w:rPr>
            </w:pPr>
            <w:ins w:id="45324"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325" w:author="KIM, Jason" w:date="2019-04-02T13:39:00Z"/>
                <w:rFonts w:ascii="Calibri" w:eastAsia="Times New Roman" w:hAnsi="Calibri" w:cs="Calibri"/>
                <w:color w:val="000000"/>
                <w:lang w:eastAsia="en-AU"/>
              </w:rPr>
            </w:pPr>
            <w:ins w:id="45326" w:author="KIM, Jason" w:date="2019-04-02T13:39:00Z">
              <w:r w:rsidRPr="0056388D">
                <w:rPr>
                  <w:rFonts w:ascii="Calibri" w:eastAsia="Times New Roman" w:hAnsi="Calibri" w:cs="Calibri"/>
                  <w:color w:val="000000"/>
                  <w:lang w:eastAsia="en-AU"/>
                </w:rPr>
                <w:t>DXE2096</w:t>
              </w:r>
            </w:ins>
          </w:p>
        </w:tc>
        <w:tc>
          <w:tcPr>
            <w:tcW w:w="793" w:type="pct"/>
            <w:noWrap/>
            <w:hideMark/>
          </w:tcPr>
          <w:p w:rsidR="00110C18" w:rsidRPr="0056388D" w:rsidRDefault="00110C18" w:rsidP="00063728">
            <w:pPr>
              <w:rPr>
                <w:ins w:id="45327" w:author="KIM, Jason" w:date="2019-04-02T13:39:00Z"/>
                <w:rFonts w:ascii="Calibri" w:eastAsia="Times New Roman" w:hAnsi="Calibri" w:cs="Calibri"/>
                <w:color w:val="000000"/>
                <w:lang w:eastAsia="en-AU"/>
              </w:rPr>
            </w:pPr>
            <w:ins w:id="4532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29" w:author="KIM, Jason" w:date="2019-04-02T13:39:00Z"/>
                <w:rFonts w:ascii="Calibri" w:eastAsia="Times New Roman" w:hAnsi="Calibri" w:cs="Calibri"/>
                <w:color w:val="000000"/>
                <w:lang w:eastAsia="en-AU"/>
              </w:rPr>
            </w:pPr>
            <w:ins w:id="45330" w:author="KIM, Jason" w:date="2019-04-02T13:39:00Z">
              <w:r w:rsidRPr="0056388D">
                <w:rPr>
                  <w:rFonts w:ascii="Calibri" w:eastAsia="Times New Roman" w:hAnsi="Calibri" w:cs="Calibri"/>
                  <w:color w:val="000000"/>
                  <w:lang w:eastAsia="en-AU"/>
                </w:rPr>
                <w:t>Chainage 4669</w:t>
              </w:r>
            </w:ins>
          </w:p>
        </w:tc>
        <w:tc>
          <w:tcPr>
            <w:tcW w:w="818" w:type="pct"/>
            <w:noWrap/>
            <w:hideMark/>
          </w:tcPr>
          <w:p w:rsidR="00110C18" w:rsidRPr="0056388D" w:rsidRDefault="00110C18" w:rsidP="00063728">
            <w:pPr>
              <w:jc w:val="right"/>
              <w:rPr>
                <w:ins w:id="45331" w:author="KIM, Jason" w:date="2019-04-02T13:39:00Z"/>
                <w:rFonts w:ascii="Calibri" w:eastAsia="Times New Roman" w:hAnsi="Calibri" w:cs="Calibri"/>
                <w:color w:val="000000"/>
                <w:lang w:eastAsia="en-AU"/>
              </w:rPr>
            </w:pPr>
            <w:ins w:id="45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33" w:author="KIM, Jason" w:date="2019-04-02T13:39:00Z"/>
        </w:trPr>
        <w:tc>
          <w:tcPr>
            <w:tcW w:w="758" w:type="pct"/>
            <w:vMerge/>
            <w:hideMark/>
          </w:tcPr>
          <w:p w:rsidR="00110C18" w:rsidRPr="0056388D" w:rsidRDefault="00110C18" w:rsidP="00063728">
            <w:pPr>
              <w:rPr>
                <w:ins w:id="4533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3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3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37" w:author="KIM, Jason" w:date="2019-04-02T13:39:00Z"/>
                <w:rFonts w:ascii="Calibri" w:eastAsia="Times New Roman" w:hAnsi="Calibri" w:cs="Calibri"/>
                <w:color w:val="000000"/>
                <w:lang w:eastAsia="en-AU"/>
              </w:rPr>
            </w:pPr>
            <w:ins w:id="45338" w:author="KIM, Jason" w:date="2019-04-02T13:39:00Z">
              <w:r w:rsidRPr="0056388D">
                <w:rPr>
                  <w:rFonts w:ascii="Calibri" w:eastAsia="Times New Roman" w:hAnsi="Calibri" w:cs="Calibri"/>
                  <w:color w:val="000000"/>
                  <w:lang w:eastAsia="en-AU"/>
                </w:rPr>
                <w:t>DXE2097</w:t>
              </w:r>
            </w:ins>
          </w:p>
        </w:tc>
        <w:tc>
          <w:tcPr>
            <w:tcW w:w="793" w:type="pct"/>
            <w:noWrap/>
            <w:hideMark/>
          </w:tcPr>
          <w:p w:rsidR="00110C18" w:rsidRPr="0056388D" w:rsidRDefault="00110C18" w:rsidP="00063728">
            <w:pPr>
              <w:rPr>
                <w:ins w:id="45339" w:author="KIM, Jason" w:date="2019-04-02T13:39:00Z"/>
                <w:rFonts w:ascii="Calibri" w:eastAsia="Times New Roman" w:hAnsi="Calibri" w:cs="Calibri"/>
                <w:color w:val="000000"/>
                <w:lang w:eastAsia="en-AU"/>
              </w:rPr>
            </w:pPr>
            <w:ins w:id="453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41" w:author="KIM, Jason" w:date="2019-04-02T13:39:00Z"/>
                <w:rFonts w:ascii="Calibri" w:eastAsia="Times New Roman" w:hAnsi="Calibri" w:cs="Calibri"/>
                <w:color w:val="000000"/>
                <w:lang w:eastAsia="en-AU"/>
              </w:rPr>
            </w:pPr>
            <w:ins w:id="45342" w:author="KIM, Jason" w:date="2019-04-02T13:39:00Z">
              <w:r w:rsidRPr="0056388D">
                <w:rPr>
                  <w:rFonts w:ascii="Calibri" w:eastAsia="Times New Roman" w:hAnsi="Calibri" w:cs="Calibri"/>
                  <w:color w:val="000000"/>
                  <w:lang w:eastAsia="en-AU"/>
                </w:rPr>
                <w:t>Chainage 4698</w:t>
              </w:r>
            </w:ins>
          </w:p>
        </w:tc>
        <w:tc>
          <w:tcPr>
            <w:tcW w:w="818" w:type="pct"/>
            <w:noWrap/>
            <w:hideMark/>
          </w:tcPr>
          <w:p w:rsidR="00110C18" w:rsidRPr="0056388D" w:rsidRDefault="00110C18" w:rsidP="00063728">
            <w:pPr>
              <w:jc w:val="right"/>
              <w:rPr>
                <w:ins w:id="45343" w:author="KIM, Jason" w:date="2019-04-02T13:39:00Z"/>
                <w:rFonts w:ascii="Calibri" w:eastAsia="Times New Roman" w:hAnsi="Calibri" w:cs="Calibri"/>
                <w:color w:val="000000"/>
                <w:lang w:eastAsia="en-AU"/>
              </w:rPr>
            </w:pPr>
            <w:ins w:id="453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45" w:author="KIM, Jason" w:date="2019-04-02T13:39:00Z"/>
        </w:trPr>
        <w:tc>
          <w:tcPr>
            <w:tcW w:w="758" w:type="pct"/>
            <w:vMerge/>
            <w:hideMark/>
          </w:tcPr>
          <w:p w:rsidR="00110C18" w:rsidRPr="0056388D" w:rsidRDefault="00110C18" w:rsidP="00063728">
            <w:pPr>
              <w:rPr>
                <w:ins w:id="4534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4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4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49" w:author="KIM, Jason" w:date="2019-04-02T13:39:00Z"/>
                <w:rFonts w:ascii="Calibri" w:eastAsia="Times New Roman" w:hAnsi="Calibri" w:cs="Calibri"/>
                <w:color w:val="000000"/>
                <w:lang w:eastAsia="en-AU"/>
              </w:rPr>
            </w:pPr>
            <w:ins w:id="45350" w:author="KIM, Jason" w:date="2019-04-02T13:39:00Z">
              <w:r w:rsidRPr="0056388D">
                <w:rPr>
                  <w:rFonts w:ascii="Calibri" w:eastAsia="Times New Roman" w:hAnsi="Calibri" w:cs="Calibri"/>
                  <w:color w:val="000000"/>
                  <w:lang w:eastAsia="en-AU"/>
                </w:rPr>
                <w:t>DXE2098</w:t>
              </w:r>
            </w:ins>
          </w:p>
        </w:tc>
        <w:tc>
          <w:tcPr>
            <w:tcW w:w="793" w:type="pct"/>
            <w:noWrap/>
            <w:hideMark/>
          </w:tcPr>
          <w:p w:rsidR="00110C18" w:rsidRPr="0056388D" w:rsidRDefault="00110C18" w:rsidP="00063728">
            <w:pPr>
              <w:rPr>
                <w:ins w:id="45351" w:author="KIM, Jason" w:date="2019-04-02T13:39:00Z"/>
                <w:rFonts w:ascii="Calibri" w:eastAsia="Times New Roman" w:hAnsi="Calibri" w:cs="Calibri"/>
                <w:color w:val="000000"/>
                <w:lang w:eastAsia="en-AU"/>
              </w:rPr>
            </w:pPr>
            <w:ins w:id="453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53" w:author="KIM, Jason" w:date="2019-04-02T13:39:00Z"/>
                <w:rFonts w:ascii="Calibri" w:eastAsia="Times New Roman" w:hAnsi="Calibri" w:cs="Calibri"/>
                <w:color w:val="000000"/>
                <w:lang w:eastAsia="en-AU"/>
              </w:rPr>
            </w:pPr>
            <w:ins w:id="45354" w:author="KIM, Jason" w:date="2019-04-02T13:39:00Z">
              <w:r w:rsidRPr="0056388D">
                <w:rPr>
                  <w:rFonts w:ascii="Calibri" w:eastAsia="Times New Roman" w:hAnsi="Calibri" w:cs="Calibri"/>
                  <w:color w:val="000000"/>
                  <w:lang w:eastAsia="en-AU"/>
                </w:rPr>
                <w:t>Chainage 4727</w:t>
              </w:r>
            </w:ins>
          </w:p>
        </w:tc>
        <w:tc>
          <w:tcPr>
            <w:tcW w:w="818" w:type="pct"/>
            <w:noWrap/>
            <w:hideMark/>
          </w:tcPr>
          <w:p w:rsidR="00110C18" w:rsidRPr="0056388D" w:rsidRDefault="00110C18" w:rsidP="00063728">
            <w:pPr>
              <w:jc w:val="right"/>
              <w:rPr>
                <w:ins w:id="45355" w:author="KIM, Jason" w:date="2019-04-02T13:39:00Z"/>
                <w:rFonts w:ascii="Calibri" w:eastAsia="Times New Roman" w:hAnsi="Calibri" w:cs="Calibri"/>
                <w:color w:val="000000"/>
                <w:lang w:eastAsia="en-AU"/>
              </w:rPr>
            </w:pPr>
            <w:ins w:id="453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57" w:author="KIM, Jason" w:date="2019-04-02T13:39:00Z"/>
        </w:trPr>
        <w:tc>
          <w:tcPr>
            <w:tcW w:w="758" w:type="pct"/>
            <w:vMerge w:val="restart"/>
            <w:noWrap/>
            <w:hideMark/>
          </w:tcPr>
          <w:p w:rsidR="00110C18" w:rsidRPr="0056388D" w:rsidRDefault="00110C18" w:rsidP="00063728">
            <w:pPr>
              <w:rPr>
                <w:ins w:id="45358" w:author="KIM, Jason" w:date="2019-04-02T13:39:00Z"/>
                <w:rFonts w:ascii="Calibri" w:eastAsia="Times New Roman" w:hAnsi="Calibri" w:cs="Calibri"/>
                <w:color w:val="000000"/>
                <w:lang w:eastAsia="en-AU"/>
              </w:rPr>
            </w:pPr>
            <w:ins w:id="45359" w:author="KIM, Jason" w:date="2019-04-02T13:39:00Z">
              <w:r w:rsidRPr="0056388D">
                <w:rPr>
                  <w:rFonts w:ascii="Calibri" w:eastAsia="Times New Roman" w:hAnsi="Calibri" w:cs="Calibri"/>
                  <w:color w:val="000000"/>
                  <w:lang w:eastAsia="en-AU"/>
                </w:rPr>
                <w:t>DXE32K4x</w:t>
              </w:r>
            </w:ins>
          </w:p>
        </w:tc>
        <w:tc>
          <w:tcPr>
            <w:tcW w:w="648" w:type="pct"/>
            <w:vMerge w:val="restart"/>
            <w:noWrap/>
            <w:hideMark/>
          </w:tcPr>
          <w:p w:rsidR="00110C18" w:rsidRPr="0056388D" w:rsidRDefault="00110C18" w:rsidP="00063728">
            <w:pPr>
              <w:rPr>
                <w:ins w:id="45360" w:author="KIM, Jason" w:date="2019-04-02T13:39:00Z"/>
                <w:rFonts w:ascii="Calibri" w:eastAsia="Times New Roman" w:hAnsi="Calibri" w:cs="Calibri"/>
                <w:color w:val="000000"/>
                <w:lang w:eastAsia="en-AU"/>
              </w:rPr>
            </w:pPr>
            <w:ins w:id="45361" w:author="KIM, Jason" w:date="2019-04-02T13:39:00Z">
              <w:r w:rsidRPr="0056388D">
                <w:rPr>
                  <w:rFonts w:ascii="Calibri" w:eastAsia="Times New Roman" w:hAnsi="Calibri" w:cs="Calibri"/>
                  <w:color w:val="000000"/>
                  <w:lang w:eastAsia="en-AU"/>
                </w:rPr>
                <w:t>ELZ20184</w:t>
              </w:r>
            </w:ins>
          </w:p>
        </w:tc>
        <w:tc>
          <w:tcPr>
            <w:tcW w:w="516" w:type="pct"/>
            <w:vMerge w:val="restart"/>
            <w:noWrap/>
            <w:hideMark/>
          </w:tcPr>
          <w:p w:rsidR="00110C18" w:rsidRPr="0056388D" w:rsidRDefault="00110C18" w:rsidP="00063728">
            <w:pPr>
              <w:rPr>
                <w:ins w:id="45362" w:author="KIM, Jason" w:date="2019-04-02T13:39:00Z"/>
                <w:rFonts w:ascii="Calibri" w:eastAsia="Times New Roman" w:hAnsi="Calibri" w:cs="Calibri"/>
                <w:color w:val="000000"/>
                <w:lang w:eastAsia="en-AU"/>
              </w:rPr>
            </w:pPr>
            <w:ins w:id="45363"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364" w:author="KIM, Jason" w:date="2019-04-02T13:39:00Z"/>
                <w:rFonts w:ascii="Calibri" w:eastAsia="Times New Roman" w:hAnsi="Calibri" w:cs="Calibri"/>
                <w:color w:val="000000"/>
                <w:lang w:eastAsia="en-AU"/>
              </w:rPr>
            </w:pPr>
            <w:ins w:id="45365" w:author="KIM, Jason" w:date="2019-04-02T13:39:00Z">
              <w:r w:rsidRPr="0056388D">
                <w:rPr>
                  <w:rFonts w:ascii="Calibri" w:eastAsia="Times New Roman" w:hAnsi="Calibri" w:cs="Calibri"/>
                  <w:color w:val="000000"/>
                  <w:lang w:eastAsia="en-AU"/>
                </w:rPr>
                <w:t>DXE2093</w:t>
              </w:r>
            </w:ins>
          </w:p>
        </w:tc>
        <w:tc>
          <w:tcPr>
            <w:tcW w:w="793" w:type="pct"/>
            <w:noWrap/>
            <w:hideMark/>
          </w:tcPr>
          <w:p w:rsidR="00110C18" w:rsidRPr="0056388D" w:rsidRDefault="00110C18" w:rsidP="00063728">
            <w:pPr>
              <w:rPr>
                <w:ins w:id="45366" w:author="KIM, Jason" w:date="2019-04-02T13:39:00Z"/>
                <w:rFonts w:ascii="Calibri" w:eastAsia="Times New Roman" w:hAnsi="Calibri" w:cs="Calibri"/>
                <w:color w:val="000000"/>
                <w:lang w:eastAsia="en-AU"/>
              </w:rPr>
            </w:pPr>
            <w:ins w:id="4536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68" w:author="KIM, Jason" w:date="2019-04-02T13:39:00Z"/>
                <w:rFonts w:ascii="Calibri" w:eastAsia="Times New Roman" w:hAnsi="Calibri" w:cs="Calibri"/>
                <w:color w:val="000000"/>
                <w:lang w:eastAsia="en-AU"/>
              </w:rPr>
            </w:pPr>
            <w:ins w:id="45369" w:author="KIM, Jason" w:date="2019-04-02T13:39:00Z">
              <w:r w:rsidRPr="0056388D">
                <w:rPr>
                  <w:rFonts w:ascii="Calibri" w:eastAsia="Times New Roman" w:hAnsi="Calibri" w:cs="Calibri"/>
                  <w:color w:val="000000"/>
                  <w:lang w:eastAsia="en-AU"/>
                </w:rPr>
                <w:t>Chainage 4549</w:t>
              </w:r>
            </w:ins>
          </w:p>
        </w:tc>
        <w:tc>
          <w:tcPr>
            <w:tcW w:w="818" w:type="pct"/>
            <w:noWrap/>
            <w:hideMark/>
          </w:tcPr>
          <w:p w:rsidR="00110C18" w:rsidRPr="0056388D" w:rsidRDefault="00110C18" w:rsidP="00063728">
            <w:pPr>
              <w:jc w:val="right"/>
              <w:rPr>
                <w:ins w:id="45370" w:author="KIM, Jason" w:date="2019-04-02T13:39:00Z"/>
                <w:rFonts w:ascii="Calibri" w:eastAsia="Times New Roman" w:hAnsi="Calibri" w:cs="Calibri"/>
                <w:color w:val="000000"/>
                <w:lang w:eastAsia="en-AU"/>
              </w:rPr>
            </w:pPr>
            <w:ins w:id="453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72" w:author="KIM, Jason" w:date="2019-04-02T13:39:00Z"/>
        </w:trPr>
        <w:tc>
          <w:tcPr>
            <w:tcW w:w="758" w:type="pct"/>
            <w:vMerge/>
            <w:hideMark/>
          </w:tcPr>
          <w:p w:rsidR="00110C18" w:rsidRPr="0056388D" w:rsidRDefault="00110C18" w:rsidP="00063728">
            <w:pPr>
              <w:rPr>
                <w:ins w:id="4537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7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7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76" w:author="KIM, Jason" w:date="2019-04-02T13:39:00Z"/>
                <w:rFonts w:ascii="Calibri" w:eastAsia="Times New Roman" w:hAnsi="Calibri" w:cs="Calibri"/>
                <w:color w:val="000000"/>
                <w:lang w:eastAsia="en-AU"/>
              </w:rPr>
            </w:pPr>
            <w:ins w:id="45377" w:author="KIM, Jason" w:date="2019-04-02T13:39:00Z">
              <w:r w:rsidRPr="0056388D">
                <w:rPr>
                  <w:rFonts w:ascii="Calibri" w:eastAsia="Times New Roman" w:hAnsi="Calibri" w:cs="Calibri"/>
                  <w:color w:val="000000"/>
                  <w:lang w:eastAsia="en-AU"/>
                </w:rPr>
                <w:t>DXE2094</w:t>
              </w:r>
            </w:ins>
          </w:p>
        </w:tc>
        <w:tc>
          <w:tcPr>
            <w:tcW w:w="793" w:type="pct"/>
            <w:noWrap/>
            <w:hideMark/>
          </w:tcPr>
          <w:p w:rsidR="00110C18" w:rsidRPr="0056388D" w:rsidRDefault="00110C18" w:rsidP="00063728">
            <w:pPr>
              <w:rPr>
                <w:ins w:id="45378" w:author="KIM, Jason" w:date="2019-04-02T13:39:00Z"/>
                <w:rFonts w:ascii="Calibri" w:eastAsia="Times New Roman" w:hAnsi="Calibri" w:cs="Calibri"/>
                <w:color w:val="000000"/>
                <w:lang w:eastAsia="en-AU"/>
              </w:rPr>
            </w:pPr>
            <w:ins w:id="4537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80" w:author="KIM, Jason" w:date="2019-04-02T13:39:00Z"/>
                <w:rFonts w:ascii="Calibri" w:eastAsia="Times New Roman" w:hAnsi="Calibri" w:cs="Calibri"/>
                <w:color w:val="000000"/>
                <w:lang w:eastAsia="en-AU"/>
              </w:rPr>
            </w:pPr>
            <w:ins w:id="45381" w:author="KIM, Jason" w:date="2019-04-02T13:39:00Z">
              <w:r w:rsidRPr="0056388D">
                <w:rPr>
                  <w:rFonts w:ascii="Calibri" w:eastAsia="Times New Roman" w:hAnsi="Calibri" w:cs="Calibri"/>
                  <w:color w:val="000000"/>
                  <w:lang w:eastAsia="en-AU"/>
                </w:rPr>
                <w:t>Chainage 4578</w:t>
              </w:r>
            </w:ins>
          </w:p>
        </w:tc>
        <w:tc>
          <w:tcPr>
            <w:tcW w:w="818" w:type="pct"/>
            <w:noWrap/>
            <w:hideMark/>
          </w:tcPr>
          <w:p w:rsidR="00110C18" w:rsidRPr="0056388D" w:rsidRDefault="00110C18" w:rsidP="00063728">
            <w:pPr>
              <w:jc w:val="right"/>
              <w:rPr>
                <w:ins w:id="45382" w:author="KIM, Jason" w:date="2019-04-02T13:39:00Z"/>
                <w:rFonts w:ascii="Calibri" w:eastAsia="Times New Roman" w:hAnsi="Calibri" w:cs="Calibri"/>
                <w:color w:val="000000"/>
                <w:lang w:eastAsia="en-AU"/>
              </w:rPr>
            </w:pPr>
            <w:ins w:id="453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84" w:author="KIM, Jason" w:date="2019-04-02T13:39:00Z"/>
        </w:trPr>
        <w:tc>
          <w:tcPr>
            <w:tcW w:w="758" w:type="pct"/>
            <w:vMerge/>
            <w:hideMark/>
          </w:tcPr>
          <w:p w:rsidR="00110C18" w:rsidRPr="0056388D" w:rsidRDefault="00110C18" w:rsidP="00063728">
            <w:pPr>
              <w:rPr>
                <w:ins w:id="453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88" w:author="KIM, Jason" w:date="2019-04-02T13:39:00Z"/>
                <w:rFonts w:ascii="Calibri" w:eastAsia="Times New Roman" w:hAnsi="Calibri" w:cs="Calibri"/>
                <w:color w:val="000000"/>
                <w:lang w:eastAsia="en-AU"/>
              </w:rPr>
            </w:pPr>
            <w:ins w:id="45389" w:author="KIM, Jason" w:date="2019-04-02T13:39:00Z">
              <w:r w:rsidRPr="0056388D">
                <w:rPr>
                  <w:rFonts w:ascii="Calibri" w:eastAsia="Times New Roman" w:hAnsi="Calibri" w:cs="Calibri"/>
                  <w:color w:val="000000"/>
                  <w:lang w:eastAsia="en-AU"/>
                </w:rPr>
                <w:t>DXE2095</w:t>
              </w:r>
            </w:ins>
          </w:p>
        </w:tc>
        <w:tc>
          <w:tcPr>
            <w:tcW w:w="793" w:type="pct"/>
            <w:noWrap/>
            <w:hideMark/>
          </w:tcPr>
          <w:p w:rsidR="00110C18" w:rsidRPr="0056388D" w:rsidRDefault="00110C18" w:rsidP="00063728">
            <w:pPr>
              <w:rPr>
                <w:ins w:id="45390" w:author="KIM, Jason" w:date="2019-04-02T13:39:00Z"/>
                <w:rFonts w:ascii="Calibri" w:eastAsia="Times New Roman" w:hAnsi="Calibri" w:cs="Calibri"/>
                <w:color w:val="000000"/>
                <w:lang w:eastAsia="en-AU"/>
              </w:rPr>
            </w:pPr>
            <w:ins w:id="4539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92" w:author="KIM, Jason" w:date="2019-04-02T13:39:00Z"/>
                <w:rFonts w:ascii="Calibri" w:eastAsia="Times New Roman" w:hAnsi="Calibri" w:cs="Calibri"/>
                <w:color w:val="000000"/>
                <w:lang w:eastAsia="en-AU"/>
              </w:rPr>
            </w:pPr>
            <w:ins w:id="45393" w:author="KIM, Jason" w:date="2019-04-02T13:39:00Z">
              <w:r w:rsidRPr="0056388D">
                <w:rPr>
                  <w:rFonts w:ascii="Calibri" w:eastAsia="Times New Roman" w:hAnsi="Calibri" w:cs="Calibri"/>
                  <w:color w:val="000000"/>
                  <w:lang w:eastAsia="en-AU"/>
                </w:rPr>
                <w:t>Chainage 4607</w:t>
              </w:r>
            </w:ins>
          </w:p>
        </w:tc>
        <w:tc>
          <w:tcPr>
            <w:tcW w:w="818" w:type="pct"/>
            <w:noWrap/>
            <w:hideMark/>
          </w:tcPr>
          <w:p w:rsidR="00110C18" w:rsidRPr="0056388D" w:rsidRDefault="00110C18" w:rsidP="00063728">
            <w:pPr>
              <w:jc w:val="right"/>
              <w:rPr>
                <w:ins w:id="45394" w:author="KIM, Jason" w:date="2019-04-02T13:39:00Z"/>
                <w:rFonts w:ascii="Calibri" w:eastAsia="Times New Roman" w:hAnsi="Calibri" w:cs="Calibri"/>
                <w:color w:val="000000"/>
                <w:lang w:eastAsia="en-AU"/>
              </w:rPr>
            </w:pPr>
            <w:ins w:id="453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96" w:author="KIM, Jason" w:date="2019-04-02T13:39:00Z"/>
        </w:trPr>
        <w:tc>
          <w:tcPr>
            <w:tcW w:w="758" w:type="pct"/>
            <w:vMerge w:val="restart"/>
            <w:noWrap/>
            <w:hideMark/>
          </w:tcPr>
          <w:p w:rsidR="00110C18" w:rsidRPr="0056388D" w:rsidRDefault="00110C18" w:rsidP="00063728">
            <w:pPr>
              <w:rPr>
                <w:ins w:id="45397" w:author="KIM, Jason" w:date="2019-04-02T13:39:00Z"/>
                <w:rFonts w:ascii="Calibri" w:eastAsia="Times New Roman" w:hAnsi="Calibri" w:cs="Calibri"/>
                <w:color w:val="000000"/>
                <w:lang w:eastAsia="en-AU"/>
              </w:rPr>
            </w:pPr>
            <w:ins w:id="45398" w:author="KIM, Jason" w:date="2019-04-02T13:39:00Z">
              <w:r w:rsidRPr="0056388D">
                <w:rPr>
                  <w:rFonts w:ascii="Calibri" w:eastAsia="Times New Roman" w:hAnsi="Calibri" w:cs="Calibri"/>
                  <w:color w:val="000000"/>
                  <w:lang w:eastAsia="en-AU"/>
                </w:rPr>
                <w:t>DXE34K1x</w:t>
              </w:r>
            </w:ins>
          </w:p>
        </w:tc>
        <w:tc>
          <w:tcPr>
            <w:tcW w:w="648" w:type="pct"/>
            <w:vMerge w:val="restart"/>
            <w:noWrap/>
            <w:hideMark/>
          </w:tcPr>
          <w:p w:rsidR="00110C18" w:rsidRPr="0056388D" w:rsidRDefault="00110C18" w:rsidP="00063728">
            <w:pPr>
              <w:rPr>
                <w:ins w:id="45399" w:author="KIM, Jason" w:date="2019-04-02T13:39:00Z"/>
                <w:rFonts w:ascii="Calibri" w:eastAsia="Times New Roman" w:hAnsi="Calibri" w:cs="Calibri"/>
                <w:color w:val="000000"/>
                <w:lang w:eastAsia="en-AU"/>
              </w:rPr>
            </w:pPr>
            <w:ins w:id="45400" w:author="KIM, Jason" w:date="2019-04-02T13:39:00Z">
              <w:r w:rsidRPr="0056388D">
                <w:rPr>
                  <w:rFonts w:ascii="Calibri" w:eastAsia="Times New Roman" w:hAnsi="Calibri" w:cs="Calibri"/>
                  <w:color w:val="000000"/>
                  <w:lang w:eastAsia="en-AU"/>
                </w:rPr>
                <w:t>ELZ10196</w:t>
              </w:r>
            </w:ins>
          </w:p>
        </w:tc>
        <w:tc>
          <w:tcPr>
            <w:tcW w:w="516" w:type="pct"/>
            <w:vMerge w:val="restart"/>
            <w:noWrap/>
            <w:hideMark/>
          </w:tcPr>
          <w:p w:rsidR="00110C18" w:rsidRPr="0056388D" w:rsidRDefault="00110C18" w:rsidP="00063728">
            <w:pPr>
              <w:rPr>
                <w:ins w:id="45401" w:author="KIM, Jason" w:date="2019-04-02T13:39:00Z"/>
                <w:rFonts w:ascii="Calibri" w:eastAsia="Times New Roman" w:hAnsi="Calibri" w:cs="Calibri"/>
                <w:color w:val="000000"/>
                <w:lang w:eastAsia="en-AU"/>
              </w:rPr>
            </w:pPr>
            <w:ins w:id="45402"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03" w:author="KIM, Jason" w:date="2019-04-02T13:39:00Z"/>
                <w:rFonts w:ascii="Calibri" w:eastAsia="Times New Roman" w:hAnsi="Calibri" w:cs="Calibri"/>
                <w:color w:val="000000"/>
                <w:lang w:eastAsia="en-AU"/>
              </w:rPr>
            </w:pPr>
            <w:ins w:id="45404" w:author="KIM, Jason" w:date="2019-04-02T13:39:00Z">
              <w:r w:rsidRPr="0056388D">
                <w:rPr>
                  <w:rFonts w:ascii="Calibri" w:eastAsia="Times New Roman" w:hAnsi="Calibri" w:cs="Calibri"/>
                  <w:color w:val="000000"/>
                  <w:lang w:eastAsia="en-AU"/>
                </w:rPr>
                <w:t>DXE108</w:t>
              </w:r>
            </w:ins>
          </w:p>
        </w:tc>
        <w:tc>
          <w:tcPr>
            <w:tcW w:w="793" w:type="pct"/>
            <w:noWrap/>
            <w:hideMark/>
          </w:tcPr>
          <w:p w:rsidR="00110C18" w:rsidRPr="0056388D" w:rsidRDefault="00110C18" w:rsidP="00063728">
            <w:pPr>
              <w:rPr>
                <w:ins w:id="45405" w:author="KIM, Jason" w:date="2019-04-02T13:39:00Z"/>
                <w:rFonts w:ascii="Calibri" w:eastAsia="Times New Roman" w:hAnsi="Calibri" w:cs="Calibri"/>
                <w:color w:val="000000"/>
                <w:lang w:eastAsia="en-AU"/>
              </w:rPr>
            </w:pPr>
            <w:ins w:id="4540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07" w:author="KIM, Jason" w:date="2019-04-02T13:39:00Z"/>
                <w:rFonts w:ascii="Calibri" w:eastAsia="Times New Roman" w:hAnsi="Calibri" w:cs="Calibri"/>
                <w:color w:val="000000"/>
                <w:lang w:eastAsia="en-AU"/>
              </w:rPr>
            </w:pPr>
            <w:ins w:id="45408" w:author="KIM, Jason" w:date="2019-04-02T13:39:00Z">
              <w:r w:rsidRPr="0056388D">
                <w:rPr>
                  <w:rFonts w:ascii="Calibri" w:eastAsia="Times New Roman" w:hAnsi="Calibri" w:cs="Calibri"/>
                  <w:color w:val="000000"/>
                  <w:lang w:eastAsia="en-AU"/>
                </w:rPr>
                <w:t>Chainage 4923</w:t>
              </w:r>
            </w:ins>
          </w:p>
        </w:tc>
        <w:tc>
          <w:tcPr>
            <w:tcW w:w="818" w:type="pct"/>
            <w:noWrap/>
            <w:hideMark/>
          </w:tcPr>
          <w:p w:rsidR="00110C18" w:rsidRPr="0056388D" w:rsidRDefault="00110C18" w:rsidP="00063728">
            <w:pPr>
              <w:jc w:val="right"/>
              <w:rPr>
                <w:ins w:id="45409" w:author="KIM, Jason" w:date="2019-04-02T13:39:00Z"/>
                <w:rFonts w:ascii="Calibri" w:eastAsia="Times New Roman" w:hAnsi="Calibri" w:cs="Calibri"/>
                <w:color w:val="000000"/>
                <w:lang w:eastAsia="en-AU"/>
              </w:rPr>
            </w:pPr>
            <w:ins w:id="454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11" w:author="KIM, Jason" w:date="2019-04-02T13:39:00Z"/>
        </w:trPr>
        <w:tc>
          <w:tcPr>
            <w:tcW w:w="758" w:type="pct"/>
            <w:vMerge/>
            <w:hideMark/>
          </w:tcPr>
          <w:p w:rsidR="00110C18" w:rsidRPr="0056388D" w:rsidRDefault="00110C18" w:rsidP="00063728">
            <w:pPr>
              <w:rPr>
                <w:ins w:id="4541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1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1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15" w:author="KIM, Jason" w:date="2019-04-02T13:39:00Z"/>
                <w:rFonts w:ascii="Calibri" w:eastAsia="Times New Roman" w:hAnsi="Calibri" w:cs="Calibri"/>
                <w:color w:val="000000"/>
                <w:lang w:eastAsia="en-AU"/>
              </w:rPr>
            </w:pPr>
            <w:ins w:id="45416" w:author="KIM, Jason" w:date="2019-04-02T13:39:00Z">
              <w:r w:rsidRPr="0056388D">
                <w:rPr>
                  <w:rFonts w:ascii="Calibri" w:eastAsia="Times New Roman" w:hAnsi="Calibri" w:cs="Calibri"/>
                  <w:color w:val="000000"/>
                  <w:lang w:eastAsia="en-AU"/>
                </w:rPr>
                <w:t>DXE109</w:t>
              </w:r>
            </w:ins>
          </w:p>
        </w:tc>
        <w:tc>
          <w:tcPr>
            <w:tcW w:w="793" w:type="pct"/>
            <w:noWrap/>
            <w:hideMark/>
          </w:tcPr>
          <w:p w:rsidR="00110C18" w:rsidRPr="0056388D" w:rsidRDefault="00110C18" w:rsidP="00063728">
            <w:pPr>
              <w:rPr>
                <w:ins w:id="45417" w:author="KIM, Jason" w:date="2019-04-02T13:39:00Z"/>
                <w:rFonts w:ascii="Calibri" w:eastAsia="Times New Roman" w:hAnsi="Calibri" w:cs="Calibri"/>
                <w:color w:val="000000"/>
                <w:lang w:eastAsia="en-AU"/>
              </w:rPr>
            </w:pPr>
            <w:ins w:id="454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19" w:author="KIM, Jason" w:date="2019-04-02T13:39:00Z"/>
                <w:rFonts w:ascii="Calibri" w:eastAsia="Times New Roman" w:hAnsi="Calibri" w:cs="Calibri"/>
                <w:color w:val="000000"/>
                <w:lang w:eastAsia="en-AU"/>
              </w:rPr>
            </w:pPr>
            <w:ins w:id="45420" w:author="KIM, Jason" w:date="2019-04-02T13:39:00Z">
              <w:r w:rsidRPr="0056388D">
                <w:rPr>
                  <w:rFonts w:ascii="Calibri" w:eastAsia="Times New Roman" w:hAnsi="Calibri" w:cs="Calibri"/>
                  <w:color w:val="000000"/>
                  <w:lang w:eastAsia="en-AU"/>
                </w:rPr>
                <w:t>Chainage 4952</w:t>
              </w:r>
            </w:ins>
          </w:p>
        </w:tc>
        <w:tc>
          <w:tcPr>
            <w:tcW w:w="818" w:type="pct"/>
            <w:noWrap/>
            <w:hideMark/>
          </w:tcPr>
          <w:p w:rsidR="00110C18" w:rsidRPr="0056388D" w:rsidRDefault="00110C18" w:rsidP="00063728">
            <w:pPr>
              <w:jc w:val="right"/>
              <w:rPr>
                <w:ins w:id="45421" w:author="KIM, Jason" w:date="2019-04-02T13:39:00Z"/>
                <w:rFonts w:ascii="Calibri" w:eastAsia="Times New Roman" w:hAnsi="Calibri" w:cs="Calibri"/>
                <w:color w:val="000000"/>
                <w:lang w:eastAsia="en-AU"/>
              </w:rPr>
            </w:pPr>
            <w:ins w:id="454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23" w:author="KIM, Jason" w:date="2019-04-02T13:39:00Z"/>
        </w:trPr>
        <w:tc>
          <w:tcPr>
            <w:tcW w:w="758" w:type="pct"/>
            <w:vMerge/>
            <w:hideMark/>
          </w:tcPr>
          <w:p w:rsidR="00110C18" w:rsidRPr="0056388D" w:rsidRDefault="00110C18" w:rsidP="00063728">
            <w:pPr>
              <w:rPr>
                <w:ins w:id="454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27" w:author="KIM, Jason" w:date="2019-04-02T13:39:00Z"/>
                <w:rFonts w:ascii="Calibri" w:eastAsia="Times New Roman" w:hAnsi="Calibri" w:cs="Calibri"/>
                <w:color w:val="000000"/>
                <w:lang w:eastAsia="en-AU"/>
              </w:rPr>
            </w:pPr>
            <w:ins w:id="45428" w:author="KIM, Jason" w:date="2019-04-02T13:39:00Z">
              <w:r w:rsidRPr="0056388D">
                <w:rPr>
                  <w:rFonts w:ascii="Calibri" w:eastAsia="Times New Roman" w:hAnsi="Calibri" w:cs="Calibri"/>
                  <w:color w:val="000000"/>
                  <w:lang w:eastAsia="en-AU"/>
                </w:rPr>
                <w:t>DXE110</w:t>
              </w:r>
            </w:ins>
          </w:p>
        </w:tc>
        <w:tc>
          <w:tcPr>
            <w:tcW w:w="793" w:type="pct"/>
            <w:noWrap/>
            <w:hideMark/>
          </w:tcPr>
          <w:p w:rsidR="00110C18" w:rsidRPr="0056388D" w:rsidRDefault="00110C18" w:rsidP="00063728">
            <w:pPr>
              <w:rPr>
                <w:ins w:id="45429" w:author="KIM, Jason" w:date="2019-04-02T13:39:00Z"/>
                <w:rFonts w:ascii="Calibri" w:eastAsia="Times New Roman" w:hAnsi="Calibri" w:cs="Calibri"/>
                <w:color w:val="000000"/>
                <w:lang w:eastAsia="en-AU"/>
              </w:rPr>
            </w:pPr>
            <w:ins w:id="454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31" w:author="KIM, Jason" w:date="2019-04-02T13:39:00Z"/>
                <w:rFonts w:ascii="Calibri" w:eastAsia="Times New Roman" w:hAnsi="Calibri" w:cs="Calibri"/>
                <w:color w:val="000000"/>
                <w:lang w:eastAsia="en-AU"/>
              </w:rPr>
            </w:pPr>
            <w:ins w:id="45432" w:author="KIM, Jason" w:date="2019-04-02T13:39:00Z">
              <w:r w:rsidRPr="0056388D">
                <w:rPr>
                  <w:rFonts w:ascii="Calibri" w:eastAsia="Times New Roman" w:hAnsi="Calibri" w:cs="Calibri"/>
                  <w:color w:val="000000"/>
                  <w:lang w:eastAsia="en-AU"/>
                </w:rPr>
                <w:t>Chainage 4981</w:t>
              </w:r>
            </w:ins>
          </w:p>
        </w:tc>
        <w:tc>
          <w:tcPr>
            <w:tcW w:w="818" w:type="pct"/>
            <w:noWrap/>
            <w:hideMark/>
          </w:tcPr>
          <w:p w:rsidR="00110C18" w:rsidRPr="0056388D" w:rsidRDefault="00110C18" w:rsidP="00063728">
            <w:pPr>
              <w:jc w:val="right"/>
              <w:rPr>
                <w:ins w:id="45433" w:author="KIM, Jason" w:date="2019-04-02T13:39:00Z"/>
                <w:rFonts w:ascii="Calibri" w:eastAsia="Times New Roman" w:hAnsi="Calibri" w:cs="Calibri"/>
                <w:color w:val="000000"/>
                <w:lang w:eastAsia="en-AU"/>
              </w:rPr>
            </w:pPr>
            <w:ins w:id="454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35" w:author="KIM, Jason" w:date="2019-04-02T13:39:00Z"/>
        </w:trPr>
        <w:tc>
          <w:tcPr>
            <w:tcW w:w="758" w:type="pct"/>
            <w:vMerge w:val="restart"/>
            <w:noWrap/>
            <w:hideMark/>
          </w:tcPr>
          <w:p w:rsidR="00110C18" w:rsidRPr="0056388D" w:rsidRDefault="00110C18" w:rsidP="00063728">
            <w:pPr>
              <w:rPr>
                <w:ins w:id="45436" w:author="KIM, Jason" w:date="2019-04-02T13:39:00Z"/>
                <w:rFonts w:ascii="Calibri" w:eastAsia="Times New Roman" w:hAnsi="Calibri" w:cs="Calibri"/>
                <w:color w:val="000000"/>
                <w:lang w:eastAsia="en-AU"/>
              </w:rPr>
            </w:pPr>
            <w:ins w:id="45437" w:author="KIM, Jason" w:date="2019-04-02T13:39:00Z">
              <w:r w:rsidRPr="0056388D">
                <w:rPr>
                  <w:rFonts w:ascii="Calibri" w:eastAsia="Times New Roman" w:hAnsi="Calibri" w:cs="Calibri"/>
                  <w:color w:val="000000"/>
                  <w:lang w:eastAsia="en-AU"/>
                </w:rPr>
                <w:t>DXE34K2x</w:t>
              </w:r>
            </w:ins>
          </w:p>
        </w:tc>
        <w:tc>
          <w:tcPr>
            <w:tcW w:w="648" w:type="pct"/>
            <w:vMerge w:val="restart"/>
            <w:noWrap/>
            <w:hideMark/>
          </w:tcPr>
          <w:p w:rsidR="00110C18" w:rsidRPr="0056388D" w:rsidRDefault="00110C18" w:rsidP="00063728">
            <w:pPr>
              <w:rPr>
                <w:ins w:id="45438" w:author="KIM, Jason" w:date="2019-04-02T13:39:00Z"/>
                <w:rFonts w:ascii="Calibri" w:eastAsia="Times New Roman" w:hAnsi="Calibri" w:cs="Calibri"/>
                <w:color w:val="000000"/>
                <w:lang w:eastAsia="en-AU"/>
              </w:rPr>
            </w:pPr>
            <w:ins w:id="45439" w:author="KIM, Jason" w:date="2019-04-02T13:39:00Z">
              <w:r w:rsidRPr="0056388D">
                <w:rPr>
                  <w:rFonts w:ascii="Calibri" w:eastAsia="Times New Roman" w:hAnsi="Calibri" w:cs="Calibri"/>
                  <w:color w:val="000000"/>
                  <w:lang w:eastAsia="en-AU"/>
                </w:rPr>
                <w:t>ELZ10192</w:t>
              </w:r>
            </w:ins>
          </w:p>
        </w:tc>
        <w:tc>
          <w:tcPr>
            <w:tcW w:w="516" w:type="pct"/>
            <w:vMerge w:val="restart"/>
            <w:noWrap/>
            <w:hideMark/>
          </w:tcPr>
          <w:p w:rsidR="00110C18" w:rsidRPr="0056388D" w:rsidRDefault="00110C18" w:rsidP="00063728">
            <w:pPr>
              <w:rPr>
                <w:ins w:id="45440" w:author="KIM, Jason" w:date="2019-04-02T13:39:00Z"/>
                <w:rFonts w:ascii="Calibri" w:eastAsia="Times New Roman" w:hAnsi="Calibri" w:cs="Calibri"/>
                <w:color w:val="000000"/>
                <w:lang w:eastAsia="en-AU"/>
              </w:rPr>
            </w:pPr>
            <w:ins w:id="45441"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42" w:author="KIM, Jason" w:date="2019-04-02T13:39:00Z"/>
                <w:rFonts w:ascii="Calibri" w:eastAsia="Times New Roman" w:hAnsi="Calibri" w:cs="Calibri"/>
                <w:color w:val="000000"/>
                <w:lang w:eastAsia="en-AU"/>
              </w:rPr>
            </w:pPr>
            <w:ins w:id="45443" w:author="KIM, Jason" w:date="2019-04-02T13:39:00Z">
              <w:r w:rsidRPr="0056388D">
                <w:rPr>
                  <w:rFonts w:ascii="Calibri" w:eastAsia="Times New Roman" w:hAnsi="Calibri" w:cs="Calibri"/>
                  <w:color w:val="000000"/>
                  <w:lang w:eastAsia="en-AU"/>
                </w:rPr>
                <w:t>DXE1105</w:t>
              </w:r>
            </w:ins>
          </w:p>
        </w:tc>
        <w:tc>
          <w:tcPr>
            <w:tcW w:w="793" w:type="pct"/>
            <w:noWrap/>
            <w:hideMark/>
          </w:tcPr>
          <w:p w:rsidR="00110C18" w:rsidRPr="0056388D" w:rsidRDefault="00110C18" w:rsidP="00063728">
            <w:pPr>
              <w:rPr>
                <w:ins w:id="45444" w:author="KIM, Jason" w:date="2019-04-02T13:39:00Z"/>
                <w:rFonts w:ascii="Calibri" w:eastAsia="Times New Roman" w:hAnsi="Calibri" w:cs="Calibri"/>
                <w:color w:val="000000"/>
                <w:lang w:eastAsia="en-AU"/>
              </w:rPr>
            </w:pPr>
            <w:ins w:id="4544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46" w:author="KIM, Jason" w:date="2019-04-02T13:39:00Z"/>
                <w:rFonts w:ascii="Calibri" w:eastAsia="Times New Roman" w:hAnsi="Calibri" w:cs="Calibri"/>
                <w:color w:val="000000"/>
                <w:lang w:eastAsia="en-AU"/>
              </w:rPr>
            </w:pPr>
            <w:ins w:id="45447" w:author="KIM, Jason" w:date="2019-04-02T13:39:00Z">
              <w:r w:rsidRPr="0056388D">
                <w:rPr>
                  <w:rFonts w:ascii="Calibri" w:eastAsia="Times New Roman" w:hAnsi="Calibri" w:cs="Calibri"/>
                  <w:color w:val="000000"/>
                  <w:lang w:eastAsia="en-AU"/>
                </w:rPr>
                <w:t>Chainage 4803</w:t>
              </w:r>
            </w:ins>
          </w:p>
        </w:tc>
        <w:tc>
          <w:tcPr>
            <w:tcW w:w="818" w:type="pct"/>
            <w:noWrap/>
            <w:hideMark/>
          </w:tcPr>
          <w:p w:rsidR="00110C18" w:rsidRPr="0056388D" w:rsidRDefault="00110C18" w:rsidP="00063728">
            <w:pPr>
              <w:jc w:val="right"/>
              <w:rPr>
                <w:ins w:id="45448" w:author="KIM, Jason" w:date="2019-04-02T13:39:00Z"/>
                <w:rFonts w:ascii="Calibri" w:eastAsia="Times New Roman" w:hAnsi="Calibri" w:cs="Calibri"/>
                <w:color w:val="000000"/>
                <w:lang w:eastAsia="en-AU"/>
              </w:rPr>
            </w:pPr>
            <w:ins w:id="454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50" w:author="KIM, Jason" w:date="2019-04-02T13:39:00Z"/>
        </w:trPr>
        <w:tc>
          <w:tcPr>
            <w:tcW w:w="758" w:type="pct"/>
            <w:vMerge/>
            <w:hideMark/>
          </w:tcPr>
          <w:p w:rsidR="00110C18" w:rsidRPr="0056388D" w:rsidRDefault="00110C18" w:rsidP="00063728">
            <w:pPr>
              <w:rPr>
                <w:ins w:id="4545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5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5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54" w:author="KIM, Jason" w:date="2019-04-02T13:39:00Z"/>
                <w:rFonts w:ascii="Calibri" w:eastAsia="Times New Roman" w:hAnsi="Calibri" w:cs="Calibri"/>
                <w:color w:val="000000"/>
                <w:lang w:eastAsia="en-AU"/>
              </w:rPr>
            </w:pPr>
            <w:ins w:id="45455" w:author="KIM, Jason" w:date="2019-04-02T13:39:00Z">
              <w:r w:rsidRPr="0056388D">
                <w:rPr>
                  <w:rFonts w:ascii="Calibri" w:eastAsia="Times New Roman" w:hAnsi="Calibri" w:cs="Calibri"/>
                  <w:color w:val="000000"/>
                  <w:lang w:eastAsia="en-AU"/>
                </w:rPr>
                <w:t>DXE1106</w:t>
              </w:r>
            </w:ins>
          </w:p>
        </w:tc>
        <w:tc>
          <w:tcPr>
            <w:tcW w:w="793" w:type="pct"/>
            <w:noWrap/>
            <w:hideMark/>
          </w:tcPr>
          <w:p w:rsidR="00110C18" w:rsidRPr="0056388D" w:rsidRDefault="00110C18" w:rsidP="00063728">
            <w:pPr>
              <w:rPr>
                <w:ins w:id="45456" w:author="KIM, Jason" w:date="2019-04-02T13:39:00Z"/>
                <w:rFonts w:ascii="Calibri" w:eastAsia="Times New Roman" w:hAnsi="Calibri" w:cs="Calibri"/>
                <w:color w:val="000000"/>
                <w:lang w:eastAsia="en-AU"/>
              </w:rPr>
            </w:pPr>
            <w:ins w:id="4545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58" w:author="KIM, Jason" w:date="2019-04-02T13:39:00Z"/>
                <w:rFonts w:ascii="Calibri" w:eastAsia="Times New Roman" w:hAnsi="Calibri" w:cs="Calibri"/>
                <w:color w:val="000000"/>
                <w:lang w:eastAsia="en-AU"/>
              </w:rPr>
            </w:pPr>
            <w:ins w:id="45459" w:author="KIM, Jason" w:date="2019-04-02T13:39:00Z">
              <w:r w:rsidRPr="0056388D">
                <w:rPr>
                  <w:rFonts w:ascii="Calibri" w:eastAsia="Times New Roman" w:hAnsi="Calibri" w:cs="Calibri"/>
                  <w:color w:val="000000"/>
                  <w:lang w:eastAsia="en-AU"/>
                </w:rPr>
                <w:t>Chainage 4832</w:t>
              </w:r>
            </w:ins>
          </w:p>
        </w:tc>
        <w:tc>
          <w:tcPr>
            <w:tcW w:w="818" w:type="pct"/>
            <w:noWrap/>
            <w:hideMark/>
          </w:tcPr>
          <w:p w:rsidR="00110C18" w:rsidRPr="0056388D" w:rsidRDefault="00110C18" w:rsidP="00063728">
            <w:pPr>
              <w:jc w:val="right"/>
              <w:rPr>
                <w:ins w:id="45460" w:author="KIM, Jason" w:date="2019-04-02T13:39:00Z"/>
                <w:rFonts w:ascii="Calibri" w:eastAsia="Times New Roman" w:hAnsi="Calibri" w:cs="Calibri"/>
                <w:color w:val="000000"/>
                <w:lang w:eastAsia="en-AU"/>
              </w:rPr>
            </w:pPr>
            <w:ins w:id="454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62" w:author="KIM, Jason" w:date="2019-04-02T13:39:00Z"/>
        </w:trPr>
        <w:tc>
          <w:tcPr>
            <w:tcW w:w="758" w:type="pct"/>
            <w:vMerge/>
            <w:hideMark/>
          </w:tcPr>
          <w:p w:rsidR="00110C18" w:rsidRPr="0056388D" w:rsidRDefault="00110C18" w:rsidP="00063728">
            <w:pPr>
              <w:rPr>
                <w:ins w:id="4546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6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6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66" w:author="KIM, Jason" w:date="2019-04-02T13:39:00Z"/>
                <w:rFonts w:ascii="Calibri" w:eastAsia="Times New Roman" w:hAnsi="Calibri" w:cs="Calibri"/>
                <w:color w:val="000000"/>
                <w:lang w:eastAsia="en-AU"/>
              </w:rPr>
            </w:pPr>
            <w:ins w:id="45467" w:author="KIM, Jason" w:date="2019-04-02T13:39:00Z">
              <w:r w:rsidRPr="0056388D">
                <w:rPr>
                  <w:rFonts w:ascii="Calibri" w:eastAsia="Times New Roman" w:hAnsi="Calibri" w:cs="Calibri"/>
                  <w:color w:val="000000"/>
                  <w:lang w:eastAsia="en-AU"/>
                </w:rPr>
                <w:t>DXE1107</w:t>
              </w:r>
            </w:ins>
          </w:p>
        </w:tc>
        <w:tc>
          <w:tcPr>
            <w:tcW w:w="793" w:type="pct"/>
            <w:noWrap/>
            <w:hideMark/>
          </w:tcPr>
          <w:p w:rsidR="00110C18" w:rsidRPr="0056388D" w:rsidRDefault="00110C18" w:rsidP="00063728">
            <w:pPr>
              <w:rPr>
                <w:ins w:id="45468" w:author="KIM, Jason" w:date="2019-04-02T13:39:00Z"/>
                <w:rFonts w:ascii="Calibri" w:eastAsia="Times New Roman" w:hAnsi="Calibri" w:cs="Calibri"/>
                <w:color w:val="000000"/>
                <w:lang w:eastAsia="en-AU"/>
              </w:rPr>
            </w:pPr>
            <w:ins w:id="454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70" w:author="KIM, Jason" w:date="2019-04-02T13:39:00Z"/>
                <w:rFonts w:ascii="Calibri" w:eastAsia="Times New Roman" w:hAnsi="Calibri" w:cs="Calibri"/>
                <w:color w:val="000000"/>
                <w:lang w:eastAsia="en-AU"/>
              </w:rPr>
            </w:pPr>
            <w:ins w:id="45471" w:author="KIM, Jason" w:date="2019-04-02T13:39:00Z">
              <w:r w:rsidRPr="0056388D">
                <w:rPr>
                  <w:rFonts w:ascii="Calibri" w:eastAsia="Times New Roman" w:hAnsi="Calibri" w:cs="Calibri"/>
                  <w:color w:val="000000"/>
                  <w:lang w:eastAsia="en-AU"/>
                </w:rPr>
                <w:t>Chainage 4861</w:t>
              </w:r>
            </w:ins>
          </w:p>
        </w:tc>
        <w:tc>
          <w:tcPr>
            <w:tcW w:w="818" w:type="pct"/>
            <w:noWrap/>
            <w:hideMark/>
          </w:tcPr>
          <w:p w:rsidR="00110C18" w:rsidRPr="0056388D" w:rsidRDefault="00110C18" w:rsidP="00063728">
            <w:pPr>
              <w:jc w:val="right"/>
              <w:rPr>
                <w:ins w:id="45472" w:author="KIM, Jason" w:date="2019-04-02T13:39:00Z"/>
                <w:rFonts w:ascii="Calibri" w:eastAsia="Times New Roman" w:hAnsi="Calibri" w:cs="Calibri"/>
                <w:color w:val="000000"/>
                <w:lang w:eastAsia="en-AU"/>
              </w:rPr>
            </w:pPr>
            <w:ins w:id="45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74" w:author="KIM, Jason" w:date="2019-04-02T13:39:00Z"/>
        </w:trPr>
        <w:tc>
          <w:tcPr>
            <w:tcW w:w="758" w:type="pct"/>
            <w:vMerge w:val="restart"/>
            <w:noWrap/>
            <w:hideMark/>
          </w:tcPr>
          <w:p w:rsidR="00110C18" w:rsidRPr="0056388D" w:rsidRDefault="00110C18" w:rsidP="00063728">
            <w:pPr>
              <w:rPr>
                <w:ins w:id="45475" w:author="KIM, Jason" w:date="2019-04-02T13:39:00Z"/>
                <w:rFonts w:ascii="Calibri" w:eastAsia="Times New Roman" w:hAnsi="Calibri" w:cs="Calibri"/>
                <w:color w:val="000000"/>
                <w:lang w:eastAsia="en-AU"/>
              </w:rPr>
            </w:pPr>
            <w:ins w:id="45476" w:author="KIM, Jason" w:date="2019-04-02T13:39:00Z">
              <w:r w:rsidRPr="0056388D">
                <w:rPr>
                  <w:rFonts w:ascii="Calibri" w:eastAsia="Times New Roman" w:hAnsi="Calibri" w:cs="Calibri"/>
                  <w:color w:val="000000"/>
                  <w:lang w:eastAsia="en-AU"/>
                </w:rPr>
                <w:t>DXE34K3x</w:t>
              </w:r>
            </w:ins>
          </w:p>
        </w:tc>
        <w:tc>
          <w:tcPr>
            <w:tcW w:w="648" w:type="pct"/>
            <w:vMerge w:val="restart"/>
            <w:noWrap/>
            <w:hideMark/>
          </w:tcPr>
          <w:p w:rsidR="00110C18" w:rsidRPr="0056388D" w:rsidRDefault="00110C18" w:rsidP="00063728">
            <w:pPr>
              <w:rPr>
                <w:ins w:id="45477" w:author="KIM, Jason" w:date="2019-04-02T13:39:00Z"/>
                <w:rFonts w:ascii="Calibri" w:eastAsia="Times New Roman" w:hAnsi="Calibri" w:cs="Calibri"/>
                <w:color w:val="000000"/>
                <w:lang w:eastAsia="en-AU"/>
              </w:rPr>
            </w:pPr>
            <w:ins w:id="45478" w:author="KIM, Jason" w:date="2019-04-02T13:39:00Z">
              <w:r w:rsidRPr="0056388D">
                <w:rPr>
                  <w:rFonts w:ascii="Calibri" w:eastAsia="Times New Roman" w:hAnsi="Calibri" w:cs="Calibri"/>
                  <w:color w:val="000000"/>
                  <w:lang w:eastAsia="en-AU"/>
                </w:rPr>
                <w:t>ELZ20196</w:t>
              </w:r>
            </w:ins>
          </w:p>
        </w:tc>
        <w:tc>
          <w:tcPr>
            <w:tcW w:w="516" w:type="pct"/>
            <w:vMerge w:val="restart"/>
            <w:noWrap/>
            <w:hideMark/>
          </w:tcPr>
          <w:p w:rsidR="00110C18" w:rsidRPr="0056388D" w:rsidRDefault="00110C18" w:rsidP="00063728">
            <w:pPr>
              <w:rPr>
                <w:ins w:id="45479" w:author="KIM, Jason" w:date="2019-04-02T13:39:00Z"/>
                <w:rFonts w:ascii="Calibri" w:eastAsia="Times New Roman" w:hAnsi="Calibri" w:cs="Calibri"/>
                <w:color w:val="000000"/>
                <w:lang w:eastAsia="en-AU"/>
              </w:rPr>
            </w:pPr>
            <w:ins w:id="45480"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81" w:author="KIM, Jason" w:date="2019-04-02T13:39:00Z"/>
                <w:rFonts w:ascii="Calibri" w:eastAsia="Times New Roman" w:hAnsi="Calibri" w:cs="Calibri"/>
                <w:color w:val="000000"/>
                <w:lang w:eastAsia="en-AU"/>
              </w:rPr>
            </w:pPr>
            <w:ins w:id="45482" w:author="KIM, Jason" w:date="2019-04-02T13:39:00Z">
              <w:r w:rsidRPr="0056388D">
                <w:rPr>
                  <w:rFonts w:ascii="Calibri" w:eastAsia="Times New Roman" w:hAnsi="Calibri" w:cs="Calibri"/>
                  <w:color w:val="000000"/>
                  <w:lang w:eastAsia="en-AU"/>
                </w:rPr>
                <w:t>DXE2102</w:t>
              </w:r>
            </w:ins>
          </w:p>
        </w:tc>
        <w:tc>
          <w:tcPr>
            <w:tcW w:w="793" w:type="pct"/>
            <w:noWrap/>
            <w:hideMark/>
          </w:tcPr>
          <w:p w:rsidR="00110C18" w:rsidRPr="0056388D" w:rsidRDefault="00110C18" w:rsidP="00063728">
            <w:pPr>
              <w:rPr>
                <w:ins w:id="45483" w:author="KIM, Jason" w:date="2019-04-02T13:39:00Z"/>
                <w:rFonts w:ascii="Calibri" w:eastAsia="Times New Roman" w:hAnsi="Calibri" w:cs="Calibri"/>
                <w:color w:val="000000"/>
                <w:lang w:eastAsia="en-AU"/>
              </w:rPr>
            </w:pPr>
            <w:ins w:id="454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485" w:author="KIM, Jason" w:date="2019-04-02T13:39:00Z"/>
                <w:rFonts w:ascii="Calibri" w:eastAsia="Times New Roman" w:hAnsi="Calibri" w:cs="Calibri"/>
                <w:color w:val="000000"/>
                <w:lang w:eastAsia="en-AU"/>
              </w:rPr>
            </w:pPr>
            <w:ins w:id="45486" w:author="KIM, Jason" w:date="2019-04-02T13:39:00Z">
              <w:r w:rsidRPr="0056388D">
                <w:rPr>
                  <w:rFonts w:ascii="Calibri" w:eastAsia="Times New Roman" w:hAnsi="Calibri" w:cs="Calibri"/>
                  <w:color w:val="000000"/>
                  <w:lang w:eastAsia="en-AU"/>
                </w:rPr>
                <w:t>Chainage 4909</w:t>
              </w:r>
            </w:ins>
          </w:p>
        </w:tc>
        <w:tc>
          <w:tcPr>
            <w:tcW w:w="818" w:type="pct"/>
            <w:noWrap/>
            <w:hideMark/>
          </w:tcPr>
          <w:p w:rsidR="00110C18" w:rsidRPr="0056388D" w:rsidRDefault="00110C18" w:rsidP="00063728">
            <w:pPr>
              <w:jc w:val="right"/>
              <w:rPr>
                <w:ins w:id="45487" w:author="KIM, Jason" w:date="2019-04-02T13:39:00Z"/>
                <w:rFonts w:ascii="Calibri" w:eastAsia="Times New Roman" w:hAnsi="Calibri" w:cs="Calibri"/>
                <w:color w:val="000000"/>
                <w:lang w:eastAsia="en-AU"/>
              </w:rPr>
            </w:pPr>
            <w:ins w:id="45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89" w:author="KIM, Jason" w:date="2019-04-02T13:39:00Z"/>
        </w:trPr>
        <w:tc>
          <w:tcPr>
            <w:tcW w:w="758" w:type="pct"/>
            <w:vMerge/>
            <w:hideMark/>
          </w:tcPr>
          <w:p w:rsidR="00110C18" w:rsidRPr="0056388D" w:rsidRDefault="00110C18" w:rsidP="00063728">
            <w:pPr>
              <w:rPr>
                <w:ins w:id="4549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9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9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93" w:author="KIM, Jason" w:date="2019-04-02T13:39:00Z"/>
                <w:rFonts w:ascii="Calibri" w:eastAsia="Times New Roman" w:hAnsi="Calibri" w:cs="Calibri"/>
                <w:color w:val="000000"/>
                <w:lang w:eastAsia="en-AU"/>
              </w:rPr>
            </w:pPr>
            <w:ins w:id="45494" w:author="KIM, Jason" w:date="2019-04-02T13:39:00Z">
              <w:r w:rsidRPr="0056388D">
                <w:rPr>
                  <w:rFonts w:ascii="Calibri" w:eastAsia="Times New Roman" w:hAnsi="Calibri" w:cs="Calibri"/>
                  <w:color w:val="000000"/>
                  <w:lang w:eastAsia="en-AU"/>
                </w:rPr>
                <w:t>DXE2103</w:t>
              </w:r>
            </w:ins>
          </w:p>
        </w:tc>
        <w:tc>
          <w:tcPr>
            <w:tcW w:w="793" w:type="pct"/>
            <w:noWrap/>
            <w:hideMark/>
          </w:tcPr>
          <w:p w:rsidR="00110C18" w:rsidRPr="0056388D" w:rsidRDefault="00110C18" w:rsidP="00063728">
            <w:pPr>
              <w:rPr>
                <w:ins w:id="45495" w:author="KIM, Jason" w:date="2019-04-02T13:39:00Z"/>
                <w:rFonts w:ascii="Calibri" w:eastAsia="Times New Roman" w:hAnsi="Calibri" w:cs="Calibri"/>
                <w:color w:val="000000"/>
                <w:lang w:eastAsia="en-AU"/>
              </w:rPr>
            </w:pPr>
            <w:ins w:id="454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497" w:author="KIM, Jason" w:date="2019-04-02T13:39:00Z"/>
                <w:rFonts w:ascii="Calibri" w:eastAsia="Times New Roman" w:hAnsi="Calibri" w:cs="Calibri"/>
                <w:color w:val="000000"/>
                <w:lang w:eastAsia="en-AU"/>
              </w:rPr>
            </w:pPr>
            <w:ins w:id="45498" w:author="KIM, Jason" w:date="2019-04-02T13:39:00Z">
              <w:r w:rsidRPr="0056388D">
                <w:rPr>
                  <w:rFonts w:ascii="Calibri" w:eastAsia="Times New Roman" w:hAnsi="Calibri" w:cs="Calibri"/>
                  <w:color w:val="000000"/>
                  <w:lang w:eastAsia="en-AU"/>
                </w:rPr>
                <w:t>Chainage 4938</w:t>
              </w:r>
            </w:ins>
          </w:p>
        </w:tc>
        <w:tc>
          <w:tcPr>
            <w:tcW w:w="818" w:type="pct"/>
            <w:noWrap/>
            <w:hideMark/>
          </w:tcPr>
          <w:p w:rsidR="00110C18" w:rsidRPr="0056388D" w:rsidRDefault="00110C18" w:rsidP="00063728">
            <w:pPr>
              <w:jc w:val="right"/>
              <w:rPr>
                <w:ins w:id="45499" w:author="KIM, Jason" w:date="2019-04-02T13:39:00Z"/>
                <w:rFonts w:ascii="Calibri" w:eastAsia="Times New Roman" w:hAnsi="Calibri" w:cs="Calibri"/>
                <w:color w:val="000000"/>
                <w:lang w:eastAsia="en-AU"/>
              </w:rPr>
            </w:pPr>
            <w:ins w:id="45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01" w:author="KIM, Jason" w:date="2019-04-02T13:39:00Z"/>
        </w:trPr>
        <w:tc>
          <w:tcPr>
            <w:tcW w:w="758" w:type="pct"/>
            <w:vMerge/>
            <w:hideMark/>
          </w:tcPr>
          <w:p w:rsidR="00110C18" w:rsidRPr="0056388D" w:rsidRDefault="00110C18" w:rsidP="00063728">
            <w:pPr>
              <w:rPr>
                <w:ins w:id="4550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0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0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05" w:author="KIM, Jason" w:date="2019-04-02T13:39:00Z"/>
                <w:rFonts w:ascii="Calibri" w:eastAsia="Times New Roman" w:hAnsi="Calibri" w:cs="Calibri"/>
                <w:color w:val="000000"/>
                <w:lang w:eastAsia="en-AU"/>
              </w:rPr>
            </w:pPr>
            <w:ins w:id="45506" w:author="KIM, Jason" w:date="2019-04-02T13:39:00Z">
              <w:r w:rsidRPr="0056388D">
                <w:rPr>
                  <w:rFonts w:ascii="Calibri" w:eastAsia="Times New Roman" w:hAnsi="Calibri" w:cs="Calibri"/>
                  <w:color w:val="000000"/>
                  <w:lang w:eastAsia="en-AU"/>
                </w:rPr>
                <w:t>DXE2104</w:t>
              </w:r>
            </w:ins>
          </w:p>
        </w:tc>
        <w:tc>
          <w:tcPr>
            <w:tcW w:w="793" w:type="pct"/>
            <w:noWrap/>
            <w:hideMark/>
          </w:tcPr>
          <w:p w:rsidR="00110C18" w:rsidRPr="0056388D" w:rsidRDefault="00110C18" w:rsidP="00063728">
            <w:pPr>
              <w:rPr>
                <w:ins w:id="45507" w:author="KIM, Jason" w:date="2019-04-02T13:39:00Z"/>
                <w:rFonts w:ascii="Calibri" w:eastAsia="Times New Roman" w:hAnsi="Calibri" w:cs="Calibri"/>
                <w:color w:val="000000"/>
                <w:lang w:eastAsia="en-AU"/>
              </w:rPr>
            </w:pPr>
            <w:ins w:id="455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09" w:author="KIM, Jason" w:date="2019-04-02T13:39:00Z"/>
                <w:rFonts w:ascii="Calibri" w:eastAsia="Times New Roman" w:hAnsi="Calibri" w:cs="Calibri"/>
                <w:color w:val="000000"/>
                <w:lang w:eastAsia="en-AU"/>
              </w:rPr>
            </w:pPr>
            <w:ins w:id="45510" w:author="KIM, Jason" w:date="2019-04-02T13:39:00Z">
              <w:r w:rsidRPr="0056388D">
                <w:rPr>
                  <w:rFonts w:ascii="Calibri" w:eastAsia="Times New Roman" w:hAnsi="Calibri" w:cs="Calibri"/>
                  <w:color w:val="000000"/>
                  <w:lang w:eastAsia="en-AU"/>
                </w:rPr>
                <w:t>Chainage 4967</w:t>
              </w:r>
            </w:ins>
          </w:p>
        </w:tc>
        <w:tc>
          <w:tcPr>
            <w:tcW w:w="818" w:type="pct"/>
            <w:noWrap/>
            <w:hideMark/>
          </w:tcPr>
          <w:p w:rsidR="00110C18" w:rsidRPr="0056388D" w:rsidRDefault="00110C18" w:rsidP="00063728">
            <w:pPr>
              <w:jc w:val="right"/>
              <w:rPr>
                <w:ins w:id="45511" w:author="KIM, Jason" w:date="2019-04-02T13:39:00Z"/>
                <w:rFonts w:ascii="Calibri" w:eastAsia="Times New Roman" w:hAnsi="Calibri" w:cs="Calibri"/>
                <w:color w:val="000000"/>
                <w:lang w:eastAsia="en-AU"/>
              </w:rPr>
            </w:pPr>
            <w:ins w:id="45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13" w:author="KIM, Jason" w:date="2019-04-02T13:39:00Z"/>
        </w:trPr>
        <w:tc>
          <w:tcPr>
            <w:tcW w:w="758" w:type="pct"/>
            <w:vMerge w:val="restart"/>
            <w:noWrap/>
            <w:hideMark/>
          </w:tcPr>
          <w:p w:rsidR="00110C18" w:rsidRPr="0056388D" w:rsidRDefault="00110C18" w:rsidP="00063728">
            <w:pPr>
              <w:rPr>
                <w:ins w:id="45514" w:author="KIM, Jason" w:date="2019-04-02T13:39:00Z"/>
                <w:rFonts w:ascii="Calibri" w:eastAsia="Times New Roman" w:hAnsi="Calibri" w:cs="Calibri"/>
                <w:color w:val="000000"/>
                <w:lang w:eastAsia="en-AU"/>
              </w:rPr>
            </w:pPr>
            <w:ins w:id="45515" w:author="KIM, Jason" w:date="2019-04-02T13:39:00Z">
              <w:r w:rsidRPr="0056388D">
                <w:rPr>
                  <w:rFonts w:ascii="Calibri" w:eastAsia="Times New Roman" w:hAnsi="Calibri" w:cs="Calibri"/>
                  <w:color w:val="000000"/>
                  <w:lang w:eastAsia="en-AU"/>
                </w:rPr>
                <w:t>DXE34K4x</w:t>
              </w:r>
            </w:ins>
          </w:p>
        </w:tc>
        <w:tc>
          <w:tcPr>
            <w:tcW w:w="648" w:type="pct"/>
            <w:vMerge w:val="restart"/>
            <w:noWrap/>
            <w:hideMark/>
          </w:tcPr>
          <w:p w:rsidR="00110C18" w:rsidRPr="0056388D" w:rsidRDefault="00110C18" w:rsidP="00063728">
            <w:pPr>
              <w:rPr>
                <w:ins w:id="45516" w:author="KIM, Jason" w:date="2019-04-02T13:39:00Z"/>
                <w:rFonts w:ascii="Calibri" w:eastAsia="Times New Roman" w:hAnsi="Calibri" w:cs="Calibri"/>
                <w:color w:val="000000"/>
                <w:lang w:eastAsia="en-AU"/>
              </w:rPr>
            </w:pPr>
            <w:ins w:id="45517" w:author="KIM, Jason" w:date="2019-04-02T13:39:00Z">
              <w:r w:rsidRPr="0056388D">
                <w:rPr>
                  <w:rFonts w:ascii="Calibri" w:eastAsia="Times New Roman" w:hAnsi="Calibri" w:cs="Calibri"/>
                  <w:color w:val="000000"/>
                  <w:lang w:eastAsia="en-AU"/>
                </w:rPr>
                <w:t>ELZ20192</w:t>
              </w:r>
            </w:ins>
          </w:p>
        </w:tc>
        <w:tc>
          <w:tcPr>
            <w:tcW w:w="516" w:type="pct"/>
            <w:vMerge w:val="restart"/>
            <w:noWrap/>
            <w:hideMark/>
          </w:tcPr>
          <w:p w:rsidR="00110C18" w:rsidRPr="0056388D" w:rsidRDefault="00110C18" w:rsidP="00063728">
            <w:pPr>
              <w:rPr>
                <w:ins w:id="45518" w:author="KIM, Jason" w:date="2019-04-02T13:39:00Z"/>
                <w:rFonts w:ascii="Calibri" w:eastAsia="Times New Roman" w:hAnsi="Calibri" w:cs="Calibri"/>
                <w:color w:val="000000"/>
                <w:lang w:eastAsia="en-AU"/>
              </w:rPr>
            </w:pPr>
            <w:ins w:id="45519"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20" w:author="KIM, Jason" w:date="2019-04-02T13:39:00Z"/>
                <w:rFonts w:ascii="Calibri" w:eastAsia="Times New Roman" w:hAnsi="Calibri" w:cs="Calibri"/>
                <w:color w:val="000000"/>
                <w:lang w:eastAsia="en-AU"/>
              </w:rPr>
            </w:pPr>
            <w:ins w:id="45521" w:author="KIM, Jason" w:date="2019-04-02T13:39:00Z">
              <w:r w:rsidRPr="0056388D">
                <w:rPr>
                  <w:rFonts w:ascii="Calibri" w:eastAsia="Times New Roman" w:hAnsi="Calibri" w:cs="Calibri"/>
                  <w:color w:val="000000"/>
                  <w:lang w:eastAsia="en-AU"/>
                </w:rPr>
                <w:t>DXE2099</w:t>
              </w:r>
            </w:ins>
          </w:p>
        </w:tc>
        <w:tc>
          <w:tcPr>
            <w:tcW w:w="793" w:type="pct"/>
            <w:noWrap/>
            <w:hideMark/>
          </w:tcPr>
          <w:p w:rsidR="00110C18" w:rsidRPr="0056388D" w:rsidRDefault="00110C18" w:rsidP="00063728">
            <w:pPr>
              <w:rPr>
                <w:ins w:id="45522" w:author="KIM, Jason" w:date="2019-04-02T13:39:00Z"/>
                <w:rFonts w:ascii="Calibri" w:eastAsia="Times New Roman" w:hAnsi="Calibri" w:cs="Calibri"/>
                <w:color w:val="000000"/>
                <w:lang w:eastAsia="en-AU"/>
              </w:rPr>
            </w:pPr>
            <w:ins w:id="4552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24" w:author="KIM, Jason" w:date="2019-04-02T13:39:00Z"/>
                <w:rFonts w:ascii="Calibri" w:eastAsia="Times New Roman" w:hAnsi="Calibri" w:cs="Calibri"/>
                <w:color w:val="000000"/>
                <w:lang w:eastAsia="en-AU"/>
              </w:rPr>
            </w:pPr>
            <w:ins w:id="45525" w:author="KIM, Jason" w:date="2019-04-02T13:39:00Z">
              <w:r w:rsidRPr="0056388D">
                <w:rPr>
                  <w:rFonts w:ascii="Calibri" w:eastAsia="Times New Roman" w:hAnsi="Calibri" w:cs="Calibri"/>
                  <w:color w:val="000000"/>
                  <w:lang w:eastAsia="en-AU"/>
                </w:rPr>
                <w:t>Chainage 4789</w:t>
              </w:r>
            </w:ins>
          </w:p>
        </w:tc>
        <w:tc>
          <w:tcPr>
            <w:tcW w:w="818" w:type="pct"/>
            <w:noWrap/>
            <w:hideMark/>
          </w:tcPr>
          <w:p w:rsidR="00110C18" w:rsidRPr="0056388D" w:rsidRDefault="00110C18" w:rsidP="00063728">
            <w:pPr>
              <w:jc w:val="right"/>
              <w:rPr>
                <w:ins w:id="45526" w:author="KIM, Jason" w:date="2019-04-02T13:39:00Z"/>
                <w:rFonts w:ascii="Calibri" w:eastAsia="Times New Roman" w:hAnsi="Calibri" w:cs="Calibri"/>
                <w:color w:val="000000"/>
                <w:lang w:eastAsia="en-AU"/>
              </w:rPr>
            </w:pPr>
            <w:ins w:id="455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28" w:author="KIM, Jason" w:date="2019-04-02T13:39:00Z"/>
        </w:trPr>
        <w:tc>
          <w:tcPr>
            <w:tcW w:w="758" w:type="pct"/>
            <w:vMerge/>
            <w:hideMark/>
          </w:tcPr>
          <w:p w:rsidR="00110C18" w:rsidRPr="0056388D" w:rsidRDefault="00110C18" w:rsidP="00063728">
            <w:pPr>
              <w:rPr>
                <w:ins w:id="4552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3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3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32" w:author="KIM, Jason" w:date="2019-04-02T13:39:00Z"/>
                <w:rFonts w:ascii="Calibri" w:eastAsia="Times New Roman" w:hAnsi="Calibri" w:cs="Calibri"/>
                <w:color w:val="000000"/>
                <w:lang w:eastAsia="en-AU"/>
              </w:rPr>
            </w:pPr>
            <w:ins w:id="45533" w:author="KIM, Jason" w:date="2019-04-02T13:39:00Z">
              <w:r w:rsidRPr="0056388D">
                <w:rPr>
                  <w:rFonts w:ascii="Calibri" w:eastAsia="Times New Roman" w:hAnsi="Calibri" w:cs="Calibri"/>
                  <w:color w:val="000000"/>
                  <w:lang w:eastAsia="en-AU"/>
                </w:rPr>
                <w:t>DXE2100</w:t>
              </w:r>
            </w:ins>
          </w:p>
        </w:tc>
        <w:tc>
          <w:tcPr>
            <w:tcW w:w="793" w:type="pct"/>
            <w:noWrap/>
            <w:hideMark/>
          </w:tcPr>
          <w:p w:rsidR="00110C18" w:rsidRPr="0056388D" w:rsidRDefault="00110C18" w:rsidP="00063728">
            <w:pPr>
              <w:rPr>
                <w:ins w:id="45534" w:author="KIM, Jason" w:date="2019-04-02T13:39:00Z"/>
                <w:rFonts w:ascii="Calibri" w:eastAsia="Times New Roman" w:hAnsi="Calibri" w:cs="Calibri"/>
                <w:color w:val="000000"/>
                <w:lang w:eastAsia="en-AU"/>
              </w:rPr>
            </w:pPr>
            <w:ins w:id="4553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36" w:author="KIM, Jason" w:date="2019-04-02T13:39:00Z"/>
                <w:rFonts w:ascii="Calibri" w:eastAsia="Times New Roman" w:hAnsi="Calibri" w:cs="Calibri"/>
                <w:color w:val="000000"/>
                <w:lang w:eastAsia="en-AU"/>
              </w:rPr>
            </w:pPr>
            <w:ins w:id="45537" w:author="KIM, Jason" w:date="2019-04-02T13:39:00Z">
              <w:r w:rsidRPr="0056388D">
                <w:rPr>
                  <w:rFonts w:ascii="Calibri" w:eastAsia="Times New Roman" w:hAnsi="Calibri" w:cs="Calibri"/>
                  <w:color w:val="000000"/>
                  <w:lang w:eastAsia="en-AU"/>
                </w:rPr>
                <w:t>Chainage 4818</w:t>
              </w:r>
            </w:ins>
          </w:p>
        </w:tc>
        <w:tc>
          <w:tcPr>
            <w:tcW w:w="818" w:type="pct"/>
            <w:noWrap/>
            <w:hideMark/>
          </w:tcPr>
          <w:p w:rsidR="00110C18" w:rsidRPr="0056388D" w:rsidRDefault="00110C18" w:rsidP="00063728">
            <w:pPr>
              <w:jc w:val="right"/>
              <w:rPr>
                <w:ins w:id="45538" w:author="KIM, Jason" w:date="2019-04-02T13:39:00Z"/>
                <w:rFonts w:ascii="Calibri" w:eastAsia="Times New Roman" w:hAnsi="Calibri" w:cs="Calibri"/>
                <w:color w:val="000000"/>
                <w:lang w:eastAsia="en-AU"/>
              </w:rPr>
            </w:pPr>
            <w:ins w:id="455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40" w:author="KIM, Jason" w:date="2019-04-02T13:39:00Z"/>
        </w:trPr>
        <w:tc>
          <w:tcPr>
            <w:tcW w:w="758" w:type="pct"/>
            <w:vMerge/>
            <w:hideMark/>
          </w:tcPr>
          <w:p w:rsidR="00110C18" w:rsidRPr="0056388D" w:rsidRDefault="00110C18" w:rsidP="00063728">
            <w:pPr>
              <w:rPr>
                <w:ins w:id="4554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4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4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44" w:author="KIM, Jason" w:date="2019-04-02T13:39:00Z"/>
                <w:rFonts w:ascii="Calibri" w:eastAsia="Times New Roman" w:hAnsi="Calibri" w:cs="Calibri"/>
                <w:color w:val="000000"/>
                <w:lang w:eastAsia="en-AU"/>
              </w:rPr>
            </w:pPr>
            <w:ins w:id="45545" w:author="KIM, Jason" w:date="2019-04-02T13:39:00Z">
              <w:r w:rsidRPr="0056388D">
                <w:rPr>
                  <w:rFonts w:ascii="Calibri" w:eastAsia="Times New Roman" w:hAnsi="Calibri" w:cs="Calibri"/>
                  <w:color w:val="000000"/>
                  <w:lang w:eastAsia="en-AU"/>
                </w:rPr>
                <w:t>DXE2101</w:t>
              </w:r>
            </w:ins>
          </w:p>
        </w:tc>
        <w:tc>
          <w:tcPr>
            <w:tcW w:w="793" w:type="pct"/>
            <w:noWrap/>
            <w:hideMark/>
          </w:tcPr>
          <w:p w:rsidR="00110C18" w:rsidRPr="0056388D" w:rsidRDefault="00110C18" w:rsidP="00063728">
            <w:pPr>
              <w:rPr>
                <w:ins w:id="45546" w:author="KIM, Jason" w:date="2019-04-02T13:39:00Z"/>
                <w:rFonts w:ascii="Calibri" w:eastAsia="Times New Roman" w:hAnsi="Calibri" w:cs="Calibri"/>
                <w:color w:val="000000"/>
                <w:lang w:eastAsia="en-AU"/>
              </w:rPr>
            </w:pPr>
            <w:ins w:id="4554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48" w:author="KIM, Jason" w:date="2019-04-02T13:39:00Z"/>
                <w:rFonts w:ascii="Calibri" w:eastAsia="Times New Roman" w:hAnsi="Calibri" w:cs="Calibri"/>
                <w:color w:val="000000"/>
                <w:lang w:eastAsia="en-AU"/>
              </w:rPr>
            </w:pPr>
            <w:ins w:id="45549" w:author="KIM, Jason" w:date="2019-04-02T13:39:00Z">
              <w:r w:rsidRPr="0056388D">
                <w:rPr>
                  <w:rFonts w:ascii="Calibri" w:eastAsia="Times New Roman" w:hAnsi="Calibri" w:cs="Calibri"/>
                  <w:color w:val="000000"/>
                  <w:lang w:eastAsia="en-AU"/>
                </w:rPr>
                <w:t>Chainage 4847</w:t>
              </w:r>
            </w:ins>
          </w:p>
        </w:tc>
        <w:tc>
          <w:tcPr>
            <w:tcW w:w="818" w:type="pct"/>
            <w:noWrap/>
            <w:hideMark/>
          </w:tcPr>
          <w:p w:rsidR="00110C18" w:rsidRPr="0056388D" w:rsidRDefault="00110C18" w:rsidP="00063728">
            <w:pPr>
              <w:jc w:val="right"/>
              <w:rPr>
                <w:ins w:id="45550" w:author="KIM, Jason" w:date="2019-04-02T13:39:00Z"/>
                <w:rFonts w:ascii="Calibri" w:eastAsia="Times New Roman" w:hAnsi="Calibri" w:cs="Calibri"/>
                <w:color w:val="000000"/>
                <w:lang w:eastAsia="en-AU"/>
              </w:rPr>
            </w:pPr>
            <w:ins w:id="455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52" w:author="KIM, Jason" w:date="2019-04-02T13:39:00Z"/>
        </w:trPr>
        <w:tc>
          <w:tcPr>
            <w:tcW w:w="758" w:type="pct"/>
            <w:vMerge w:val="restart"/>
            <w:noWrap/>
            <w:hideMark/>
          </w:tcPr>
          <w:p w:rsidR="00110C18" w:rsidRPr="0056388D" w:rsidRDefault="00110C18" w:rsidP="00063728">
            <w:pPr>
              <w:rPr>
                <w:ins w:id="45553" w:author="KIM, Jason" w:date="2019-04-02T13:39:00Z"/>
                <w:rFonts w:ascii="Calibri" w:eastAsia="Times New Roman" w:hAnsi="Calibri" w:cs="Calibri"/>
                <w:color w:val="000000"/>
                <w:lang w:eastAsia="en-AU"/>
              </w:rPr>
            </w:pPr>
            <w:ins w:id="45554" w:author="KIM, Jason" w:date="2019-04-02T13:39:00Z">
              <w:r w:rsidRPr="0056388D">
                <w:rPr>
                  <w:rFonts w:ascii="Calibri" w:eastAsia="Times New Roman" w:hAnsi="Calibri" w:cs="Calibri"/>
                  <w:color w:val="000000"/>
                  <w:lang w:eastAsia="en-AU"/>
                </w:rPr>
                <w:t>DXE36K1x</w:t>
              </w:r>
            </w:ins>
          </w:p>
        </w:tc>
        <w:tc>
          <w:tcPr>
            <w:tcW w:w="648" w:type="pct"/>
            <w:vMerge w:val="restart"/>
            <w:noWrap/>
            <w:hideMark/>
          </w:tcPr>
          <w:p w:rsidR="00110C18" w:rsidRPr="0056388D" w:rsidRDefault="00110C18" w:rsidP="00063728">
            <w:pPr>
              <w:rPr>
                <w:ins w:id="45555" w:author="KIM, Jason" w:date="2019-04-02T13:39:00Z"/>
                <w:rFonts w:ascii="Calibri" w:eastAsia="Times New Roman" w:hAnsi="Calibri" w:cs="Calibri"/>
                <w:color w:val="000000"/>
                <w:lang w:eastAsia="en-AU"/>
              </w:rPr>
            </w:pPr>
            <w:ins w:id="45556" w:author="KIM, Jason" w:date="2019-04-02T13:39:00Z">
              <w:r w:rsidRPr="0056388D">
                <w:rPr>
                  <w:rFonts w:ascii="Calibri" w:eastAsia="Times New Roman" w:hAnsi="Calibri" w:cs="Calibri"/>
                  <w:color w:val="000000"/>
                  <w:lang w:eastAsia="en-AU"/>
                </w:rPr>
                <w:t>ELZ10204</w:t>
              </w:r>
            </w:ins>
          </w:p>
        </w:tc>
        <w:tc>
          <w:tcPr>
            <w:tcW w:w="516" w:type="pct"/>
            <w:vMerge w:val="restart"/>
            <w:noWrap/>
            <w:hideMark/>
          </w:tcPr>
          <w:p w:rsidR="00110C18" w:rsidRPr="0056388D" w:rsidRDefault="00110C18" w:rsidP="00063728">
            <w:pPr>
              <w:rPr>
                <w:ins w:id="45557" w:author="KIM, Jason" w:date="2019-04-02T13:39:00Z"/>
                <w:rFonts w:ascii="Calibri" w:eastAsia="Times New Roman" w:hAnsi="Calibri" w:cs="Calibri"/>
                <w:color w:val="000000"/>
                <w:lang w:eastAsia="en-AU"/>
              </w:rPr>
            </w:pPr>
            <w:ins w:id="45558"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59" w:author="KIM, Jason" w:date="2019-04-02T13:39:00Z"/>
                <w:rFonts w:ascii="Calibri" w:eastAsia="Times New Roman" w:hAnsi="Calibri" w:cs="Calibri"/>
                <w:color w:val="000000"/>
                <w:lang w:eastAsia="en-AU"/>
              </w:rPr>
            </w:pPr>
            <w:ins w:id="45560" w:author="KIM, Jason" w:date="2019-04-02T13:39:00Z">
              <w:r w:rsidRPr="0056388D">
                <w:rPr>
                  <w:rFonts w:ascii="Calibri" w:eastAsia="Times New Roman" w:hAnsi="Calibri" w:cs="Calibri"/>
                  <w:color w:val="000000"/>
                  <w:lang w:eastAsia="en-AU"/>
                </w:rPr>
                <w:t>DXE1114</w:t>
              </w:r>
            </w:ins>
          </w:p>
        </w:tc>
        <w:tc>
          <w:tcPr>
            <w:tcW w:w="793" w:type="pct"/>
            <w:noWrap/>
            <w:hideMark/>
          </w:tcPr>
          <w:p w:rsidR="00110C18" w:rsidRPr="0056388D" w:rsidRDefault="00110C18" w:rsidP="00063728">
            <w:pPr>
              <w:rPr>
                <w:ins w:id="45561" w:author="KIM, Jason" w:date="2019-04-02T13:39:00Z"/>
                <w:rFonts w:ascii="Calibri" w:eastAsia="Times New Roman" w:hAnsi="Calibri" w:cs="Calibri"/>
                <w:color w:val="000000"/>
                <w:lang w:eastAsia="en-AU"/>
              </w:rPr>
            </w:pPr>
            <w:ins w:id="455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63" w:author="KIM, Jason" w:date="2019-04-02T13:39:00Z"/>
                <w:rFonts w:ascii="Calibri" w:eastAsia="Times New Roman" w:hAnsi="Calibri" w:cs="Calibri"/>
                <w:color w:val="000000"/>
                <w:lang w:eastAsia="en-AU"/>
              </w:rPr>
            </w:pPr>
            <w:ins w:id="45564" w:author="KIM, Jason" w:date="2019-04-02T13:39:00Z">
              <w:r w:rsidRPr="0056388D">
                <w:rPr>
                  <w:rFonts w:ascii="Calibri" w:eastAsia="Times New Roman" w:hAnsi="Calibri" w:cs="Calibri"/>
                  <w:color w:val="000000"/>
                  <w:lang w:eastAsia="en-AU"/>
                </w:rPr>
                <w:t>Chainage 5163</w:t>
              </w:r>
            </w:ins>
          </w:p>
        </w:tc>
        <w:tc>
          <w:tcPr>
            <w:tcW w:w="818" w:type="pct"/>
            <w:noWrap/>
            <w:hideMark/>
          </w:tcPr>
          <w:p w:rsidR="00110C18" w:rsidRPr="0056388D" w:rsidRDefault="00110C18" w:rsidP="00063728">
            <w:pPr>
              <w:jc w:val="right"/>
              <w:rPr>
                <w:ins w:id="45565" w:author="KIM, Jason" w:date="2019-04-02T13:39:00Z"/>
                <w:rFonts w:ascii="Calibri" w:eastAsia="Times New Roman" w:hAnsi="Calibri" w:cs="Calibri"/>
                <w:color w:val="000000"/>
                <w:lang w:eastAsia="en-AU"/>
              </w:rPr>
            </w:pPr>
            <w:ins w:id="455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67" w:author="KIM, Jason" w:date="2019-04-02T13:39:00Z"/>
        </w:trPr>
        <w:tc>
          <w:tcPr>
            <w:tcW w:w="758" w:type="pct"/>
            <w:vMerge/>
            <w:hideMark/>
          </w:tcPr>
          <w:p w:rsidR="00110C18" w:rsidRPr="0056388D" w:rsidRDefault="00110C18" w:rsidP="00063728">
            <w:pPr>
              <w:rPr>
                <w:ins w:id="4556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6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7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71" w:author="KIM, Jason" w:date="2019-04-02T13:39:00Z"/>
                <w:rFonts w:ascii="Calibri" w:eastAsia="Times New Roman" w:hAnsi="Calibri" w:cs="Calibri"/>
                <w:color w:val="000000"/>
                <w:lang w:eastAsia="en-AU"/>
              </w:rPr>
            </w:pPr>
            <w:ins w:id="45572" w:author="KIM, Jason" w:date="2019-04-02T13:39:00Z">
              <w:r w:rsidRPr="0056388D">
                <w:rPr>
                  <w:rFonts w:ascii="Calibri" w:eastAsia="Times New Roman" w:hAnsi="Calibri" w:cs="Calibri"/>
                  <w:color w:val="000000"/>
                  <w:lang w:eastAsia="en-AU"/>
                </w:rPr>
                <w:t>DXE1115</w:t>
              </w:r>
            </w:ins>
          </w:p>
        </w:tc>
        <w:tc>
          <w:tcPr>
            <w:tcW w:w="793" w:type="pct"/>
            <w:noWrap/>
            <w:hideMark/>
          </w:tcPr>
          <w:p w:rsidR="00110C18" w:rsidRPr="0056388D" w:rsidRDefault="00110C18" w:rsidP="00063728">
            <w:pPr>
              <w:rPr>
                <w:ins w:id="45573" w:author="KIM, Jason" w:date="2019-04-02T13:39:00Z"/>
                <w:rFonts w:ascii="Calibri" w:eastAsia="Times New Roman" w:hAnsi="Calibri" w:cs="Calibri"/>
                <w:color w:val="000000"/>
                <w:lang w:eastAsia="en-AU"/>
              </w:rPr>
            </w:pPr>
            <w:ins w:id="455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75" w:author="KIM, Jason" w:date="2019-04-02T13:39:00Z"/>
                <w:rFonts w:ascii="Calibri" w:eastAsia="Times New Roman" w:hAnsi="Calibri" w:cs="Calibri"/>
                <w:color w:val="000000"/>
                <w:lang w:eastAsia="en-AU"/>
              </w:rPr>
            </w:pPr>
            <w:ins w:id="45576" w:author="KIM, Jason" w:date="2019-04-02T13:39:00Z">
              <w:r w:rsidRPr="0056388D">
                <w:rPr>
                  <w:rFonts w:ascii="Calibri" w:eastAsia="Times New Roman" w:hAnsi="Calibri" w:cs="Calibri"/>
                  <w:color w:val="000000"/>
                  <w:lang w:eastAsia="en-AU"/>
                </w:rPr>
                <w:t>Chainage 5192</w:t>
              </w:r>
            </w:ins>
          </w:p>
        </w:tc>
        <w:tc>
          <w:tcPr>
            <w:tcW w:w="818" w:type="pct"/>
            <w:noWrap/>
            <w:hideMark/>
          </w:tcPr>
          <w:p w:rsidR="00110C18" w:rsidRPr="0056388D" w:rsidRDefault="00110C18" w:rsidP="00063728">
            <w:pPr>
              <w:jc w:val="right"/>
              <w:rPr>
                <w:ins w:id="45577" w:author="KIM, Jason" w:date="2019-04-02T13:39:00Z"/>
                <w:rFonts w:ascii="Calibri" w:eastAsia="Times New Roman" w:hAnsi="Calibri" w:cs="Calibri"/>
                <w:color w:val="000000"/>
                <w:lang w:eastAsia="en-AU"/>
              </w:rPr>
            </w:pPr>
            <w:ins w:id="455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79" w:author="KIM, Jason" w:date="2019-04-02T13:39:00Z"/>
        </w:trPr>
        <w:tc>
          <w:tcPr>
            <w:tcW w:w="758" w:type="pct"/>
            <w:vMerge/>
            <w:hideMark/>
          </w:tcPr>
          <w:p w:rsidR="00110C18" w:rsidRPr="0056388D" w:rsidRDefault="00110C18" w:rsidP="00063728">
            <w:pPr>
              <w:rPr>
                <w:ins w:id="455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83" w:author="KIM, Jason" w:date="2019-04-02T13:39:00Z"/>
                <w:rFonts w:ascii="Calibri" w:eastAsia="Times New Roman" w:hAnsi="Calibri" w:cs="Calibri"/>
                <w:color w:val="000000"/>
                <w:lang w:eastAsia="en-AU"/>
              </w:rPr>
            </w:pPr>
            <w:ins w:id="45584" w:author="KIM, Jason" w:date="2019-04-02T13:39:00Z">
              <w:r w:rsidRPr="0056388D">
                <w:rPr>
                  <w:rFonts w:ascii="Calibri" w:eastAsia="Times New Roman" w:hAnsi="Calibri" w:cs="Calibri"/>
                  <w:color w:val="000000"/>
                  <w:lang w:eastAsia="en-AU"/>
                </w:rPr>
                <w:t>DXE1116</w:t>
              </w:r>
            </w:ins>
          </w:p>
        </w:tc>
        <w:tc>
          <w:tcPr>
            <w:tcW w:w="793" w:type="pct"/>
            <w:noWrap/>
            <w:hideMark/>
          </w:tcPr>
          <w:p w:rsidR="00110C18" w:rsidRPr="0056388D" w:rsidRDefault="00110C18" w:rsidP="00063728">
            <w:pPr>
              <w:rPr>
                <w:ins w:id="45585" w:author="KIM, Jason" w:date="2019-04-02T13:39:00Z"/>
                <w:rFonts w:ascii="Calibri" w:eastAsia="Times New Roman" w:hAnsi="Calibri" w:cs="Calibri"/>
                <w:color w:val="000000"/>
                <w:lang w:eastAsia="en-AU"/>
              </w:rPr>
            </w:pPr>
            <w:ins w:id="455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87" w:author="KIM, Jason" w:date="2019-04-02T13:39:00Z"/>
                <w:rFonts w:ascii="Calibri" w:eastAsia="Times New Roman" w:hAnsi="Calibri" w:cs="Calibri"/>
                <w:color w:val="000000"/>
                <w:lang w:eastAsia="en-AU"/>
              </w:rPr>
            </w:pPr>
            <w:ins w:id="45588" w:author="KIM, Jason" w:date="2019-04-02T13:39:00Z">
              <w:r w:rsidRPr="0056388D">
                <w:rPr>
                  <w:rFonts w:ascii="Calibri" w:eastAsia="Times New Roman" w:hAnsi="Calibri" w:cs="Calibri"/>
                  <w:color w:val="000000"/>
                  <w:lang w:eastAsia="en-AU"/>
                </w:rPr>
                <w:t>Chainage 5220</w:t>
              </w:r>
            </w:ins>
          </w:p>
        </w:tc>
        <w:tc>
          <w:tcPr>
            <w:tcW w:w="818" w:type="pct"/>
            <w:noWrap/>
            <w:hideMark/>
          </w:tcPr>
          <w:p w:rsidR="00110C18" w:rsidRPr="0056388D" w:rsidRDefault="00110C18" w:rsidP="00063728">
            <w:pPr>
              <w:jc w:val="right"/>
              <w:rPr>
                <w:ins w:id="45589" w:author="KIM, Jason" w:date="2019-04-02T13:39:00Z"/>
                <w:rFonts w:ascii="Calibri" w:eastAsia="Times New Roman" w:hAnsi="Calibri" w:cs="Calibri"/>
                <w:color w:val="000000"/>
                <w:lang w:eastAsia="en-AU"/>
              </w:rPr>
            </w:pPr>
            <w:ins w:id="45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91" w:author="KIM, Jason" w:date="2019-04-02T13:39:00Z"/>
        </w:trPr>
        <w:tc>
          <w:tcPr>
            <w:tcW w:w="758" w:type="pct"/>
            <w:vMerge w:val="restart"/>
            <w:noWrap/>
            <w:hideMark/>
          </w:tcPr>
          <w:p w:rsidR="00110C18" w:rsidRPr="0056388D" w:rsidRDefault="00110C18" w:rsidP="00063728">
            <w:pPr>
              <w:rPr>
                <w:ins w:id="45592" w:author="KIM, Jason" w:date="2019-04-02T13:39:00Z"/>
                <w:rFonts w:ascii="Calibri" w:eastAsia="Times New Roman" w:hAnsi="Calibri" w:cs="Calibri"/>
                <w:color w:val="000000"/>
                <w:lang w:eastAsia="en-AU"/>
              </w:rPr>
            </w:pPr>
            <w:ins w:id="45593" w:author="KIM, Jason" w:date="2019-04-02T13:39:00Z">
              <w:r w:rsidRPr="0056388D">
                <w:rPr>
                  <w:rFonts w:ascii="Calibri" w:eastAsia="Times New Roman" w:hAnsi="Calibri" w:cs="Calibri"/>
                  <w:color w:val="000000"/>
                  <w:lang w:eastAsia="en-AU"/>
                </w:rPr>
                <w:t>DXE36K2x</w:t>
              </w:r>
            </w:ins>
          </w:p>
        </w:tc>
        <w:tc>
          <w:tcPr>
            <w:tcW w:w="648" w:type="pct"/>
            <w:vMerge w:val="restart"/>
            <w:noWrap/>
            <w:hideMark/>
          </w:tcPr>
          <w:p w:rsidR="00110C18" w:rsidRPr="0056388D" w:rsidRDefault="00110C18" w:rsidP="00063728">
            <w:pPr>
              <w:rPr>
                <w:ins w:id="45594" w:author="KIM, Jason" w:date="2019-04-02T13:39:00Z"/>
                <w:rFonts w:ascii="Calibri" w:eastAsia="Times New Roman" w:hAnsi="Calibri" w:cs="Calibri"/>
                <w:color w:val="000000"/>
                <w:lang w:eastAsia="en-AU"/>
              </w:rPr>
            </w:pPr>
            <w:ins w:id="45595" w:author="KIM, Jason" w:date="2019-04-02T13:39:00Z">
              <w:r w:rsidRPr="0056388D">
                <w:rPr>
                  <w:rFonts w:ascii="Calibri" w:eastAsia="Times New Roman" w:hAnsi="Calibri" w:cs="Calibri"/>
                  <w:color w:val="000000"/>
                  <w:lang w:eastAsia="en-AU"/>
                </w:rPr>
                <w:t>ELZ10200</w:t>
              </w:r>
            </w:ins>
          </w:p>
        </w:tc>
        <w:tc>
          <w:tcPr>
            <w:tcW w:w="516" w:type="pct"/>
            <w:vMerge w:val="restart"/>
            <w:noWrap/>
            <w:hideMark/>
          </w:tcPr>
          <w:p w:rsidR="00110C18" w:rsidRPr="0056388D" w:rsidRDefault="00110C18" w:rsidP="00063728">
            <w:pPr>
              <w:rPr>
                <w:ins w:id="45596" w:author="KIM, Jason" w:date="2019-04-02T13:39:00Z"/>
                <w:rFonts w:ascii="Calibri" w:eastAsia="Times New Roman" w:hAnsi="Calibri" w:cs="Calibri"/>
                <w:color w:val="000000"/>
                <w:lang w:eastAsia="en-AU"/>
              </w:rPr>
            </w:pPr>
            <w:ins w:id="45597"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98" w:author="KIM, Jason" w:date="2019-04-02T13:39:00Z"/>
                <w:rFonts w:ascii="Calibri" w:eastAsia="Times New Roman" w:hAnsi="Calibri" w:cs="Calibri"/>
                <w:color w:val="000000"/>
                <w:lang w:eastAsia="en-AU"/>
              </w:rPr>
            </w:pPr>
            <w:ins w:id="45599" w:author="KIM, Jason" w:date="2019-04-02T13:39:00Z">
              <w:r w:rsidRPr="0056388D">
                <w:rPr>
                  <w:rFonts w:ascii="Calibri" w:eastAsia="Times New Roman" w:hAnsi="Calibri" w:cs="Calibri"/>
                  <w:color w:val="000000"/>
                  <w:lang w:eastAsia="en-AU"/>
                </w:rPr>
                <w:t>DXE1111</w:t>
              </w:r>
            </w:ins>
          </w:p>
        </w:tc>
        <w:tc>
          <w:tcPr>
            <w:tcW w:w="793" w:type="pct"/>
            <w:noWrap/>
            <w:hideMark/>
          </w:tcPr>
          <w:p w:rsidR="00110C18" w:rsidRPr="0056388D" w:rsidRDefault="00110C18" w:rsidP="00063728">
            <w:pPr>
              <w:rPr>
                <w:ins w:id="45600" w:author="KIM, Jason" w:date="2019-04-02T13:39:00Z"/>
                <w:rFonts w:ascii="Calibri" w:eastAsia="Times New Roman" w:hAnsi="Calibri" w:cs="Calibri"/>
                <w:color w:val="000000"/>
                <w:lang w:eastAsia="en-AU"/>
              </w:rPr>
            </w:pPr>
            <w:ins w:id="4560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602" w:author="KIM, Jason" w:date="2019-04-02T13:39:00Z"/>
                <w:rFonts w:ascii="Calibri" w:eastAsia="Times New Roman" w:hAnsi="Calibri" w:cs="Calibri"/>
                <w:color w:val="000000"/>
                <w:lang w:eastAsia="en-AU"/>
              </w:rPr>
            </w:pPr>
            <w:ins w:id="45603" w:author="KIM, Jason" w:date="2019-04-02T13:39:00Z">
              <w:r w:rsidRPr="0056388D">
                <w:rPr>
                  <w:rFonts w:ascii="Calibri" w:eastAsia="Times New Roman" w:hAnsi="Calibri" w:cs="Calibri"/>
                  <w:color w:val="000000"/>
                  <w:lang w:eastAsia="en-AU"/>
                </w:rPr>
                <w:t>Chainage 5043</w:t>
              </w:r>
            </w:ins>
          </w:p>
        </w:tc>
        <w:tc>
          <w:tcPr>
            <w:tcW w:w="818" w:type="pct"/>
            <w:noWrap/>
            <w:hideMark/>
          </w:tcPr>
          <w:p w:rsidR="00110C18" w:rsidRPr="0056388D" w:rsidRDefault="00110C18" w:rsidP="00063728">
            <w:pPr>
              <w:jc w:val="right"/>
              <w:rPr>
                <w:ins w:id="45604" w:author="KIM, Jason" w:date="2019-04-02T13:39:00Z"/>
                <w:rFonts w:ascii="Calibri" w:eastAsia="Times New Roman" w:hAnsi="Calibri" w:cs="Calibri"/>
                <w:color w:val="000000"/>
                <w:lang w:eastAsia="en-AU"/>
              </w:rPr>
            </w:pPr>
            <w:ins w:id="456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06" w:author="KIM, Jason" w:date="2019-04-02T13:39:00Z"/>
        </w:trPr>
        <w:tc>
          <w:tcPr>
            <w:tcW w:w="758" w:type="pct"/>
            <w:vMerge/>
            <w:hideMark/>
          </w:tcPr>
          <w:p w:rsidR="00110C18" w:rsidRPr="0056388D" w:rsidRDefault="00110C18" w:rsidP="00063728">
            <w:pPr>
              <w:rPr>
                <w:ins w:id="456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10" w:author="KIM, Jason" w:date="2019-04-02T13:39:00Z"/>
                <w:rFonts w:ascii="Calibri" w:eastAsia="Times New Roman" w:hAnsi="Calibri" w:cs="Calibri"/>
                <w:color w:val="000000"/>
                <w:lang w:eastAsia="en-AU"/>
              </w:rPr>
            </w:pPr>
            <w:ins w:id="45611" w:author="KIM, Jason" w:date="2019-04-02T13:39:00Z">
              <w:r w:rsidRPr="0056388D">
                <w:rPr>
                  <w:rFonts w:ascii="Calibri" w:eastAsia="Times New Roman" w:hAnsi="Calibri" w:cs="Calibri"/>
                  <w:color w:val="000000"/>
                  <w:lang w:eastAsia="en-AU"/>
                </w:rPr>
                <w:t>DXE1112</w:t>
              </w:r>
            </w:ins>
          </w:p>
        </w:tc>
        <w:tc>
          <w:tcPr>
            <w:tcW w:w="793" w:type="pct"/>
            <w:noWrap/>
            <w:hideMark/>
          </w:tcPr>
          <w:p w:rsidR="00110C18" w:rsidRPr="0056388D" w:rsidRDefault="00110C18" w:rsidP="00063728">
            <w:pPr>
              <w:rPr>
                <w:ins w:id="45612" w:author="KIM, Jason" w:date="2019-04-02T13:39:00Z"/>
                <w:rFonts w:ascii="Calibri" w:eastAsia="Times New Roman" w:hAnsi="Calibri" w:cs="Calibri"/>
                <w:color w:val="000000"/>
                <w:lang w:eastAsia="en-AU"/>
              </w:rPr>
            </w:pPr>
            <w:ins w:id="4561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614" w:author="KIM, Jason" w:date="2019-04-02T13:39:00Z"/>
                <w:rFonts w:ascii="Calibri" w:eastAsia="Times New Roman" w:hAnsi="Calibri" w:cs="Calibri"/>
                <w:color w:val="000000"/>
                <w:lang w:eastAsia="en-AU"/>
              </w:rPr>
            </w:pPr>
            <w:ins w:id="45615" w:author="KIM, Jason" w:date="2019-04-02T13:39:00Z">
              <w:r w:rsidRPr="0056388D">
                <w:rPr>
                  <w:rFonts w:ascii="Calibri" w:eastAsia="Times New Roman" w:hAnsi="Calibri" w:cs="Calibri"/>
                  <w:color w:val="000000"/>
                  <w:lang w:eastAsia="en-AU"/>
                </w:rPr>
                <w:t>Chainage 5072</w:t>
              </w:r>
            </w:ins>
          </w:p>
        </w:tc>
        <w:tc>
          <w:tcPr>
            <w:tcW w:w="818" w:type="pct"/>
            <w:noWrap/>
            <w:hideMark/>
          </w:tcPr>
          <w:p w:rsidR="00110C18" w:rsidRPr="0056388D" w:rsidRDefault="00110C18" w:rsidP="00063728">
            <w:pPr>
              <w:jc w:val="right"/>
              <w:rPr>
                <w:ins w:id="45616" w:author="KIM, Jason" w:date="2019-04-02T13:39:00Z"/>
                <w:rFonts w:ascii="Calibri" w:eastAsia="Times New Roman" w:hAnsi="Calibri" w:cs="Calibri"/>
                <w:color w:val="000000"/>
                <w:lang w:eastAsia="en-AU"/>
              </w:rPr>
            </w:pPr>
            <w:ins w:id="45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18" w:author="KIM, Jason" w:date="2019-04-02T13:39:00Z"/>
        </w:trPr>
        <w:tc>
          <w:tcPr>
            <w:tcW w:w="758" w:type="pct"/>
            <w:vMerge/>
            <w:hideMark/>
          </w:tcPr>
          <w:p w:rsidR="00110C18" w:rsidRPr="0056388D" w:rsidRDefault="00110C18" w:rsidP="00063728">
            <w:pPr>
              <w:rPr>
                <w:ins w:id="4561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2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2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22" w:author="KIM, Jason" w:date="2019-04-02T13:39:00Z"/>
                <w:rFonts w:ascii="Calibri" w:eastAsia="Times New Roman" w:hAnsi="Calibri" w:cs="Calibri"/>
                <w:color w:val="000000"/>
                <w:lang w:eastAsia="en-AU"/>
              </w:rPr>
            </w:pPr>
            <w:ins w:id="45623" w:author="KIM, Jason" w:date="2019-04-02T13:39:00Z">
              <w:r w:rsidRPr="0056388D">
                <w:rPr>
                  <w:rFonts w:ascii="Calibri" w:eastAsia="Times New Roman" w:hAnsi="Calibri" w:cs="Calibri"/>
                  <w:color w:val="000000"/>
                  <w:lang w:eastAsia="en-AU"/>
                </w:rPr>
                <w:t>DXE1113</w:t>
              </w:r>
            </w:ins>
          </w:p>
        </w:tc>
        <w:tc>
          <w:tcPr>
            <w:tcW w:w="793" w:type="pct"/>
            <w:noWrap/>
            <w:hideMark/>
          </w:tcPr>
          <w:p w:rsidR="00110C18" w:rsidRPr="0056388D" w:rsidRDefault="00110C18" w:rsidP="00063728">
            <w:pPr>
              <w:rPr>
                <w:ins w:id="45624" w:author="KIM, Jason" w:date="2019-04-02T13:39:00Z"/>
                <w:rFonts w:ascii="Calibri" w:eastAsia="Times New Roman" w:hAnsi="Calibri" w:cs="Calibri"/>
                <w:color w:val="000000"/>
                <w:lang w:eastAsia="en-AU"/>
              </w:rPr>
            </w:pPr>
            <w:ins w:id="4562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626" w:author="KIM, Jason" w:date="2019-04-02T13:39:00Z"/>
                <w:rFonts w:ascii="Calibri" w:eastAsia="Times New Roman" w:hAnsi="Calibri" w:cs="Calibri"/>
                <w:color w:val="000000"/>
                <w:lang w:eastAsia="en-AU"/>
              </w:rPr>
            </w:pPr>
            <w:ins w:id="45627" w:author="KIM, Jason" w:date="2019-04-02T13:39:00Z">
              <w:r w:rsidRPr="0056388D">
                <w:rPr>
                  <w:rFonts w:ascii="Calibri" w:eastAsia="Times New Roman" w:hAnsi="Calibri" w:cs="Calibri"/>
                  <w:color w:val="000000"/>
                  <w:lang w:eastAsia="en-AU"/>
                </w:rPr>
                <w:t>Chainage 5101</w:t>
              </w:r>
            </w:ins>
          </w:p>
        </w:tc>
        <w:tc>
          <w:tcPr>
            <w:tcW w:w="818" w:type="pct"/>
            <w:noWrap/>
            <w:hideMark/>
          </w:tcPr>
          <w:p w:rsidR="00110C18" w:rsidRPr="0056388D" w:rsidRDefault="00110C18" w:rsidP="00063728">
            <w:pPr>
              <w:jc w:val="right"/>
              <w:rPr>
                <w:ins w:id="45628" w:author="KIM, Jason" w:date="2019-04-02T13:39:00Z"/>
                <w:rFonts w:ascii="Calibri" w:eastAsia="Times New Roman" w:hAnsi="Calibri" w:cs="Calibri"/>
                <w:color w:val="000000"/>
                <w:lang w:eastAsia="en-AU"/>
              </w:rPr>
            </w:pPr>
            <w:ins w:id="45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30" w:author="KIM, Jason" w:date="2019-04-02T13:39:00Z"/>
        </w:trPr>
        <w:tc>
          <w:tcPr>
            <w:tcW w:w="758" w:type="pct"/>
            <w:vMerge w:val="restart"/>
            <w:noWrap/>
            <w:hideMark/>
          </w:tcPr>
          <w:p w:rsidR="00110C18" w:rsidRPr="0056388D" w:rsidRDefault="00110C18" w:rsidP="00063728">
            <w:pPr>
              <w:rPr>
                <w:ins w:id="45631" w:author="KIM, Jason" w:date="2019-04-02T13:39:00Z"/>
                <w:rFonts w:ascii="Calibri" w:eastAsia="Times New Roman" w:hAnsi="Calibri" w:cs="Calibri"/>
                <w:color w:val="000000"/>
                <w:lang w:eastAsia="en-AU"/>
              </w:rPr>
            </w:pPr>
            <w:ins w:id="45632" w:author="KIM, Jason" w:date="2019-04-02T13:39:00Z">
              <w:r w:rsidRPr="0056388D">
                <w:rPr>
                  <w:rFonts w:ascii="Calibri" w:eastAsia="Times New Roman" w:hAnsi="Calibri" w:cs="Calibri"/>
                  <w:color w:val="000000"/>
                  <w:lang w:eastAsia="en-AU"/>
                </w:rPr>
                <w:lastRenderedPageBreak/>
                <w:t>DXE36K3x</w:t>
              </w:r>
            </w:ins>
          </w:p>
        </w:tc>
        <w:tc>
          <w:tcPr>
            <w:tcW w:w="648" w:type="pct"/>
            <w:vMerge w:val="restart"/>
            <w:noWrap/>
            <w:hideMark/>
          </w:tcPr>
          <w:p w:rsidR="00110C18" w:rsidRPr="0056388D" w:rsidRDefault="00110C18" w:rsidP="00063728">
            <w:pPr>
              <w:rPr>
                <w:ins w:id="45633" w:author="KIM, Jason" w:date="2019-04-02T13:39:00Z"/>
                <w:rFonts w:ascii="Calibri" w:eastAsia="Times New Roman" w:hAnsi="Calibri" w:cs="Calibri"/>
                <w:color w:val="000000"/>
                <w:lang w:eastAsia="en-AU"/>
              </w:rPr>
            </w:pPr>
            <w:ins w:id="45634" w:author="KIM, Jason" w:date="2019-04-02T13:39:00Z">
              <w:r w:rsidRPr="0056388D">
                <w:rPr>
                  <w:rFonts w:ascii="Calibri" w:eastAsia="Times New Roman" w:hAnsi="Calibri" w:cs="Calibri"/>
                  <w:color w:val="000000"/>
                  <w:lang w:eastAsia="en-AU"/>
                </w:rPr>
                <w:t>ELZ20204</w:t>
              </w:r>
            </w:ins>
          </w:p>
        </w:tc>
        <w:tc>
          <w:tcPr>
            <w:tcW w:w="516" w:type="pct"/>
            <w:vMerge w:val="restart"/>
            <w:noWrap/>
            <w:hideMark/>
          </w:tcPr>
          <w:p w:rsidR="00110C18" w:rsidRPr="0056388D" w:rsidRDefault="00110C18" w:rsidP="00063728">
            <w:pPr>
              <w:rPr>
                <w:ins w:id="45635" w:author="KIM, Jason" w:date="2019-04-02T13:39:00Z"/>
                <w:rFonts w:ascii="Calibri" w:eastAsia="Times New Roman" w:hAnsi="Calibri" w:cs="Calibri"/>
                <w:color w:val="000000"/>
                <w:lang w:eastAsia="en-AU"/>
              </w:rPr>
            </w:pPr>
            <w:ins w:id="45636"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637" w:author="KIM, Jason" w:date="2019-04-02T13:39:00Z"/>
                <w:rFonts w:ascii="Calibri" w:eastAsia="Times New Roman" w:hAnsi="Calibri" w:cs="Calibri"/>
                <w:color w:val="000000"/>
                <w:lang w:eastAsia="en-AU"/>
              </w:rPr>
            </w:pPr>
            <w:ins w:id="45638" w:author="KIM, Jason" w:date="2019-04-02T13:39:00Z">
              <w:r w:rsidRPr="0056388D">
                <w:rPr>
                  <w:rFonts w:ascii="Calibri" w:eastAsia="Times New Roman" w:hAnsi="Calibri" w:cs="Calibri"/>
                  <w:color w:val="000000"/>
                  <w:lang w:eastAsia="en-AU"/>
                </w:rPr>
                <w:t>DXE2108</w:t>
              </w:r>
            </w:ins>
          </w:p>
        </w:tc>
        <w:tc>
          <w:tcPr>
            <w:tcW w:w="793" w:type="pct"/>
            <w:noWrap/>
            <w:hideMark/>
          </w:tcPr>
          <w:p w:rsidR="00110C18" w:rsidRPr="0056388D" w:rsidRDefault="00110C18" w:rsidP="00063728">
            <w:pPr>
              <w:rPr>
                <w:ins w:id="45639" w:author="KIM, Jason" w:date="2019-04-02T13:39:00Z"/>
                <w:rFonts w:ascii="Calibri" w:eastAsia="Times New Roman" w:hAnsi="Calibri" w:cs="Calibri"/>
                <w:color w:val="000000"/>
                <w:lang w:eastAsia="en-AU"/>
              </w:rPr>
            </w:pPr>
            <w:ins w:id="456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41" w:author="KIM, Jason" w:date="2019-04-02T13:39:00Z"/>
                <w:rFonts w:ascii="Calibri" w:eastAsia="Times New Roman" w:hAnsi="Calibri" w:cs="Calibri"/>
                <w:color w:val="000000"/>
                <w:lang w:eastAsia="en-AU"/>
              </w:rPr>
            </w:pPr>
            <w:ins w:id="45642" w:author="KIM, Jason" w:date="2019-04-02T13:39:00Z">
              <w:r w:rsidRPr="0056388D">
                <w:rPr>
                  <w:rFonts w:ascii="Calibri" w:eastAsia="Times New Roman" w:hAnsi="Calibri" w:cs="Calibri"/>
                  <w:color w:val="000000"/>
                  <w:lang w:eastAsia="en-AU"/>
                </w:rPr>
                <w:t>Chainage 5149</w:t>
              </w:r>
            </w:ins>
          </w:p>
        </w:tc>
        <w:tc>
          <w:tcPr>
            <w:tcW w:w="818" w:type="pct"/>
            <w:noWrap/>
            <w:hideMark/>
          </w:tcPr>
          <w:p w:rsidR="00110C18" w:rsidRPr="0056388D" w:rsidRDefault="00110C18" w:rsidP="00063728">
            <w:pPr>
              <w:jc w:val="right"/>
              <w:rPr>
                <w:ins w:id="45643" w:author="KIM, Jason" w:date="2019-04-02T13:39:00Z"/>
                <w:rFonts w:ascii="Calibri" w:eastAsia="Times New Roman" w:hAnsi="Calibri" w:cs="Calibri"/>
                <w:color w:val="000000"/>
                <w:lang w:eastAsia="en-AU"/>
              </w:rPr>
            </w:pPr>
            <w:ins w:id="45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45" w:author="KIM, Jason" w:date="2019-04-02T13:39:00Z"/>
        </w:trPr>
        <w:tc>
          <w:tcPr>
            <w:tcW w:w="758" w:type="pct"/>
            <w:vMerge/>
            <w:hideMark/>
          </w:tcPr>
          <w:p w:rsidR="00110C18" w:rsidRPr="0056388D" w:rsidRDefault="00110C18" w:rsidP="00063728">
            <w:pPr>
              <w:rPr>
                <w:ins w:id="4564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4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4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49" w:author="KIM, Jason" w:date="2019-04-02T13:39:00Z"/>
                <w:rFonts w:ascii="Calibri" w:eastAsia="Times New Roman" w:hAnsi="Calibri" w:cs="Calibri"/>
                <w:color w:val="000000"/>
                <w:lang w:eastAsia="en-AU"/>
              </w:rPr>
            </w:pPr>
            <w:ins w:id="45650" w:author="KIM, Jason" w:date="2019-04-02T13:39:00Z">
              <w:r w:rsidRPr="0056388D">
                <w:rPr>
                  <w:rFonts w:ascii="Calibri" w:eastAsia="Times New Roman" w:hAnsi="Calibri" w:cs="Calibri"/>
                  <w:color w:val="000000"/>
                  <w:lang w:eastAsia="en-AU"/>
                </w:rPr>
                <w:t>DXE2109</w:t>
              </w:r>
            </w:ins>
          </w:p>
        </w:tc>
        <w:tc>
          <w:tcPr>
            <w:tcW w:w="793" w:type="pct"/>
            <w:noWrap/>
            <w:hideMark/>
          </w:tcPr>
          <w:p w:rsidR="00110C18" w:rsidRPr="0056388D" w:rsidRDefault="00110C18" w:rsidP="00063728">
            <w:pPr>
              <w:rPr>
                <w:ins w:id="45651" w:author="KIM, Jason" w:date="2019-04-02T13:39:00Z"/>
                <w:rFonts w:ascii="Calibri" w:eastAsia="Times New Roman" w:hAnsi="Calibri" w:cs="Calibri"/>
                <w:color w:val="000000"/>
                <w:lang w:eastAsia="en-AU"/>
              </w:rPr>
            </w:pPr>
            <w:ins w:id="456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53" w:author="KIM, Jason" w:date="2019-04-02T13:39:00Z"/>
                <w:rFonts w:ascii="Calibri" w:eastAsia="Times New Roman" w:hAnsi="Calibri" w:cs="Calibri"/>
                <w:color w:val="000000"/>
                <w:lang w:eastAsia="en-AU"/>
              </w:rPr>
            </w:pPr>
            <w:ins w:id="45654" w:author="KIM, Jason" w:date="2019-04-02T13:39:00Z">
              <w:r w:rsidRPr="0056388D">
                <w:rPr>
                  <w:rFonts w:ascii="Calibri" w:eastAsia="Times New Roman" w:hAnsi="Calibri" w:cs="Calibri"/>
                  <w:color w:val="000000"/>
                  <w:lang w:eastAsia="en-AU"/>
                </w:rPr>
                <w:t>Chainage 5178</w:t>
              </w:r>
            </w:ins>
          </w:p>
        </w:tc>
        <w:tc>
          <w:tcPr>
            <w:tcW w:w="818" w:type="pct"/>
            <w:noWrap/>
            <w:hideMark/>
          </w:tcPr>
          <w:p w:rsidR="00110C18" w:rsidRPr="0056388D" w:rsidRDefault="00110C18" w:rsidP="00063728">
            <w:pPr>
              <w:jc w:val="right"/>
              <w:rPr>
                <w:ins w:id="45655" w:author="KIM, Jason" w:date="2019-04-02T13:39:00Z"/>
                <w:rFonts w:ascii="Calibri" w:eastAsia="Times New Roman" w:hAnsi="Calibri" w:cs="Calibri"/>
                <w:color w:val="000000"/>
                <w:lang w:eastAsia="en-AU"/>
              </w:rPr>
            </w:pPr>
            <w:ins w:id="45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57" w:author="KIM, Jason" w:date="2019-04-02T13:39:00Z"/>
        </w:trPr>
        <w:tc>
          <w:tcPr>
            <w:tcW w:w="758" w:type="pct"/>
            <w:vMerge/>
            <w:hideMark/>
          </w:tcPr>
          <w:p w:rsidR="00110C18" w:rsidRPr="0056388D" w:rsidRDefault="00110C18" w:rsidP="00063728">
            <w:pPr>
              <w:rPr>
                <w:ins w:id="4565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5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6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61" w:author="KIM, Jason" w:date="2019-04-02T13:39:00Z"/>
                <w:rFonts w:ascii="Calibri" w:eastAsia="Times New Roman" w:hAnsi="Calibri" w:cs="Calibri"/>
                <w:color w:val="000000"/>
                <w:lang w:eastAsia="en-AU"/>
              </w:rPr>
            </w:pPr>
            <w:ins w:id="45662" w:author="KIM, Jason" w:date="2019-04-02T13:39:00Z">
              <w:r w:rsidRPr="0056388D">
                <w:rPr>
                  <w:rFonts w:ascii="Calibri" w:eastAsia="Times New Roman" w:hAnsi="Calibri" w:cs="Calibri"/>
                  <w:color w:val="000000"/>
                  <w:lang w:eastAsia="en-AU"/>
                </w:rPr>
                <w:t>DXE2110</w:t>
              </w:r>
            </w:ins>
          </w:p>
        </w:tc>
        <w:tc>
          <w:tcPr>
            <w:tcW w:w="793" w:type="pct"/>
            <w:noWrap/>
            <w:hideMark/>
          </w:tcPr>
          <w:p w:rsidR="00110C18" w:rsidRPr="0056388D" w:rsidRDefault="00110C18" w:rsidP="00063728">
            <w:pPr>
              <w:rPr>
                <w:ins w:id="45663" w:author="KIM, Jason" w:date="2019-04-02T13:39:00Z"/>
                <w:rFonts w:ascii="Calibri" w:eastAsia="Times New Roman" w:hAnsi="Calibri" w:cs="Calibri"/>
                <w:color w:val="000000"/>
                <w:lang w:eastAsia="en-AU"/>
              </w:rPr>
            </w:pPr>
            <w:ins w:id="456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65" w:author="KIM, Jason" w:date="2019-04-02T13:39:00Z"/>
                <w:rFonts w:ascii="Calibri" w:eastAsia="Times New Roman" w:hAnsi="Calibri" w:cs="Calibri"/>
                <w:color w:val="000000"/>
                <w:lang w:eastAsia="en-AU"/>
              </w:rPr>
            </w:pPr>
            <w:ins w:id="45666" w:author="KIM, Jason" w:date="2019-04-02T13:39:00Z">
              <w:r w:rsidRPr="0056388D">
                <w:rPr>
                  <w:rFonts w:ascii="Calibri" w:eastAsia="Times New Roman" w:hAnsi="Calibri" w:cs="Calibri"/>
                  <w:color w:val="000000"/>
                  <w:lang w:eastAsia="en-AU"/>
                </w:rPr>
                <w:t>Chainage 5207</w:t>
              </w:r>
            </w:ins>
          </w:p>
        </w:tc>
        <w:tc>
          <w:tcPr>
            <w:tcW w:w="818" w:type="pct"/>
            <w:noWrap/>
            <w:hideMark/>
          </w:tcPr>
          <w:p w:rsidR="00110C18" w:rsidRPr="0056388D" w:rsidRDefault="00110C18" w:rsidP="00063728">
            <w:pPr>
              <w:jc w:val="right"/>
              <w:rPr>
                <w:ins w:id="45667" w:author="KIM, Jason" w:date="2019-04-02T13:39:00Z"/>
                <w:rFonts w:ascii="Calibri" w:eastAsia="Times New Roman" w:hAnsi="Calibri" w:cs="Calibri"/>
                <w:color w:val="000000"/>
                <w:lang w:eastAsia="en-AU"/>
              </w:rPr>
            </w:pPr>
            <w:ins w:id="456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69" w:author="KIM, Jason" w:date="2019-04-02T13:39:00Z"/>
        </w:trPr>
        <w:tc>
          <w:tcPr>
            <w:tcW w:w="758" w:type="pct"/>
            <w:vMerge w:val="restart"/>
            <w:noWrap/>
            <w:hideMark/>
          </w:tcPr>
          <w:p w:rsidR="00110C18" w:rsidRPr="0056388D" w:rsidRDefault="00110C18" w:rsidP="00063728">
            <w:pPr>
              <w:rPr>
                <w:ins w:id="45670" w:author="KIM, Jason" w:date="2019-04-02T13:39:00Z"/>
                <w:rFonts w:ascii="Calibri" w:eastAsia="Times New Roman" w:hAnsi="Calibri" w:cs="Calibri"/>
                <w:color w:val="000000"/>
                <w:lang w:eastAsia="en-AU"/>
              </w:rPr>
            </w:pPr>
            <w:ins w:id="45671" w:author="KIM, Jason" w:date="2019-04-02T13:39:00Z">
              <w:r w:rsidRPr="0056388D">
                <w:rPr>
                  <w:rFonts w:ascii="Calibri" w:eastAsia="Times New Roman" w:hAnsi="Calibri" w:cs="Calibri"/>
                  <w:color w:val="000000"/>
                  <w:lang w:eastAsia="en-AU"/>
                </w:rPr>
                <w:t>DXE36K4x</w:t>
              </w:r>
            </w:ins>
          </w:p>
        </w:tc>
        <w:tc>
          <w:tcPr>
            <w:tcW w:w="648" w:type="pct"/>
            <w:vMerge w:val="restart"/>
            <w:noWrap/>
            <w:hideMark/>
          </w:tcPr>
          <w:p w:rsidR="00110C18" w:rsidRPr="0056388D" w:rsidRDefault="00110C18" w:rsidP="00063728">
            <w:pPr>
              <w:rPr>
                <w:ins w:id="45672" w:author="KIM, Jason" w:date="2019-04-02T13:39:00Z"/>
                <w:rFonts w:ascii="Calibri" w:eastAsia="Times New Roman" w:hAnsi="Calibri" w:cs="Calibri"/>
                <w:color w:val="000000"/>
                <w:lang w:eastAsia="en-AU"/>
              </w:rPr>
            </w:pPr>
            <w:ins w:id="45673" w:author="KIM, Jason" w:date="2019-04-02T13:39:00Z">
              <w:r w:rsidRPr="0056388D">
                <w:rPr>
                  <w:rFonts w:ascii="Calibri" w:eastAsia="Times New Roman" w:hAnsi="Calibri" w:cs="Calibri"/>
                  <w:color w:val="000000"/>
                  <w:lang w:eastAsia="en-AU"/>
                </w:rPr>
                <w:t>ELZ20200</w:t>
              </w:r>
            </w:ins>
          </w:p>
        </w:tc>
        <w:tc>
          <w:tcPr>
            <w:tcW w:w="516" w:type="pct"/>
            <w:vMerge w:val="restart"/>
            <w:noWrap/>
            <w:hideMark/>
          </w:tcPr>
          <w:p w:rsidR="00110C18" w:rsidRPr="0056388D" w:rsidRDefault="00110C18" w:rsidP="00063728">
            <w:pPr>
              <w:rPr>
                <w:ins w:id="45674" w:author="KIM, Jason" w:date="2019-04-02T13:39:00Z"/>
                <w:rFonts w:ascii="Calibri" w:eastAsia="Times New Roman" w:hAnsi="Calibri" w:cs="Calibri"/>
                <w:color w:val="000000"/>
                <w:lang w:eastAsia="en-AU"/>
              </w:rPr>
            </w:pPr>
            <w:ins w:id="45675"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676" w:author="KIM, Jason" w:date="2019-04-02T13:39:00Z"/>
                <w:rFonts w:ascii="Calibri" w:eastAsia="Times New Roman" w:hAnsi="Calibri" w:cs="Calibri"/>
                <w:color w:val="000000"/>
                <w:lang w:eastAsia="en-AU"/>
              </w:rPr>
            </w:pPr>
            <w:ins w:id="45677" w:author="KIM, Jason" w:date="2019-04-02T13:39:00Z">
              <w:r w:rsidRPr="0056388D">
                <w:rPr>
                  <w:rFonts w:ascii="Calibri" w:eastAsia="Times New Roman" w:hAnsi="Calibri" w:cs="Calibri"/>
                  <w:color w:val="000000"/>
                  <w:lang w:eastAsia="en-AU"/>
                </w:rPr>
                <w:t>DXE2105</w:t>
              </w:r>
            </w:ins>
          </w:p>
        </w:tc>
        <w:tc>
          <w:tcPr>
            <w:tcW w:w="793" w:type="pct"/>
            <w:noWrap/>
            <w:hideMark/>
          </w:tcPr>
          <w:p w:rsidR="00110C18" w:rsidRPr="0056388D" w:rsidRDefault="00110C18" w:rsidP="00063728">
            <w:pPr>
              <w:rPr>
                <w:ins w:id="45678" w:author="KIM, Jason" w:date="2019-04-02T13:39:00Z"/>
                <w:rFonts w:ascii="Calibri" w:eastAsia="Times New Roman" w:hAnsi="Calibri" w:cs="Calibri"/>
                <w:color w:val="000000"/>
                <w:lang w:eastAsia="en-AU"/>
              </w:rPr>
            </w:pPr>
            <w:ins w:id="4567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80" w:author="KIM, Jason" w:date="2019-04-02T13:39:00Z"/>
                <w:rFonts w:ascii="Calibri" w:eastAsia="Times New Roman" w:hAnsi="Calibri" w:cs="Calibri"/>
                <w:color w:val="000000"/>
                <w:lang w:eastAsia="en-AU"/>
              </w:rPr>
            </w:pPr>
            <w:ins w:id="45681" w:author="KIM, Jason" w:date="2019-04-02T13:39:00Z">
              <w:r w:rsidRPr="0056388D">
                <w:rPr>
                  <w:rFonts w:ascii="Calibri" w:eastAsia="Times New Roman" w:hAnsi="Calibri" w:cs="Calibri"/>
                  <w:color w:val="000000"/>
                  <w:lang w:eastAsia="en-AU"/>
                </w:rPr>
                <w:t>Chainage 5031</w:t>
              </w:r>
            </w:ins>
          </w:p>
        </w:tc>
        <w:tc>
          <w:tcPr>
            <w:tcW w:w="818" w:type="pct"/>
            <w:noWrap/>
            <w:hideMark/>
          </w:tcPr>
          <w:p w:rsidR="00110C18" w:rsidRPr="0056388D" w:rsidRDefault="00110C18" w:rsidP="00063728">
            <w:pPr>
              <w:jc w:val="right"/>
              <w:rPr>
                <w:ins w:id="45682" w:author="KIM, Jason" w:date="2019-04-02T13:39:00Z"/>
                <w:rFonts w:ascii="Calibri" w:eastAsia="Times New Roman" w:hAnsi="Calibri" w:cs="Calibri"/>
                <w:color w:val="000000"/>
                <w:lang w:eastAsia="en-AU"/>
              </w:rPr>
            </w:pPr>
            <w:ins w:id="45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84" w:author="KIM, Jason" w:date="2019-04-02T13:39:00Z"/>
        </w:trPr>
        <w:tc>
          <w:tcPr>
            <w:tcW w:w="758" w:type="pct"/>
            <w:vMerge/>
            <w:hideMark/>
          </w:tcPr>
          <w:p w:rsidR="00110C18" w:rsidRPr="0056388D" w:rsidRDefault="00110C18" w:rsidP="00063728">
            <w:pPr>
              <w:rPr>
                <w:ins w:id="456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88" w:author="KIM, Jason" w:date="2019-04-02T13:39:00Z"/>
                <w:rFonts w:ascii="Calibri" w:eastAsia="Times New Roman" w:hAnsi="Calibri" w:cs="Calibri"/>
                <w:color w:val="000000"/>
                <w:lang w:eastAsia="en-AU"/>
              </w:rPr>
            </w:pPr>
            <w:ins w:id="45689" w:author="KIM, Jason" w:date="2019-04-02T13:39:00Z">
              <w:r w:rsidRPr="0056388D">
                <w:rPr>
                  <w:rFonts w:ascii="Calibri" w:eastAsia="Times New Roman" w:hAnsi="Calibri" w:cs="Calibri"/>
                  <w:color w:val="000000"/>
                  <w:lang w:eastAsia="en-AU"/>
                </w:rPr>
                <w:t>DXE2106</w:t>
              </w:r>
            </w:ins>
          </w:p>
        </w:tc>
        <w:tc>
          <w:tcPr>
            <w:tcW w:w="793" w:type="pct"/>
            <w:noWrap/>
            <w:hideMark/>
          </w:tcPr>
          <w:p w:rsidR="00110C18" w:rsidRPr="0056388D" w:rsidRDefault="00110C18" w:rsidP="00063728">
            <w:pPr>
              <w:rPr>
                <w:ins w:id="45690" w:author="KIM, Jason" w:date="2019-04-02T13:39:00Z"/>
                <w:rFonts w:ascii="Calibri" w:eastAsia="Times New Roman" w:hAnsi="Calibri" w:cs="Calibri"/>
                <w:color w:val="000000"/>
                <w:lang w:eastAsia="en-AU"/>
              </w:rPr>
            </w:pPr>
            <w:ins w:id="4569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92" w:author="KIM, Jason" w:date="2019-04-02T13:39:00Z"/>
                <w:rFonts w:ascii="Calibri" w:eastAsia="Times New Roman" w:hAnsi="Calibri" w:cs="Calibri"/>
                <w:color w:val="000000"/>
                <w:lang w:eastAsia="en-AU"/>
              </w:rPr>
            </w:pPr>
            <w:ins w:id="45693" w:author="KIM, Jason" w:date="2019-04-02T13:39:00Z">
              <w:r w:rsidRPr="0056388D">
                <w:rPr>
                  <w:rFonts w:ascii="Calibri" w:eastAsia="Times New Roman" w:hAnsi="Calibri" w:cs="Calibri"/>
                  <w:color w:val="000000"/>
                  <w:lang w:eastAsia="en-AU"/>
                </w:rPr>
                <w:t>Chainage 5060</w:t>
              </w:r>
            </w:ins>
          </w:p>
        </w:tc>
        <w:tc>
          <w:tcPr>
            <w:tcW w:w="818" w:type="pct"/>
            <w:noWrap/>
            <w:hideMark/>
          </w:tcPr>
          <w:p w:rsidR="00110C18" w:rsidRPr="0056388D" w:rsidRDefault="00110C18" w:rsidP="00063728">
            <w:pPr>
              <w:jc w:val="right"/>
              <w:rPr>
                <w:ins w:id="45694" w:author="KIM, Jason" w:date="2019-04-02T13:39:00Z"/>
                <w:rFonts w:ascii="Calibri" w:eastAsia="Times New Roman" w:hAnsi="Calibri" w:cs="Calibri"/>
                <w:color w:val="000000"/>
                <w:lang w:eastAsia="en-AU"/>
              </w:rPr>
            </w:pPr>
            <w:ins w:id="45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96" w:author="KIM, Jason" w:date="2019-04-02T13:39:00Z"/>
        </w:trPr>
        <w:tc>
          <w:tcPr>
            <w:tcW w:w="758" w:type="pct"/>
            <w:vMerge/>
            <w:hideMark/>
          </w:tcPr>
          <w:p w:rsidR="00110C18" w:rsidRPr="0056388D" w:rsidRDefault="00110C18" w:rsidP="00063728">
            <w:pPr>
              <w:rPr>
                <w:ins w:id="456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00" w:author="KIM, Jason" w:date="2019-04-02T13:39:00Z"/>
                <w:rFonts w:ascii="Calibri" w:eastAsia="Times New Roman" w:hAnsi="Calibri" w:cs="Calibri"/>
                <w:color w:val="000000"/>
                <w:lang w:eastAsia="en-AU"/>
              </w:rPr>
            </w:pPr>
            <w:ins w:id="45701" w:author="KIM, Jason" w:date="2019-04-02T13:39:00Z">
              <w:r w:rsidRPr="0056388D">
                <w:rPr>
                  <w:rFonts w:ascii="Calibri" w:eastAsia="Times New Roman" w:hAnsi="Calibri" w:cs="Calibri"/>
                  <w:color w:val="000000"/>
                  <w:lang w:eastAsia="en-AU"/>
                </w:rPr>
                <w:t>DXE2107</w:t>
              </w:r>
            </w:ins>
          </w:p>
        </w:tc>
        <w:tc>
          <w:tcPr>
            <w:tcW w:w="793" w:type="pct"/>
            <w:noWrap/>
            <w:hideMark/>
          </w:tcPr>
          <w:p w:rsidR="00110C18" w:rsidRPr="0056388D" w:rsidRDefault="00110C18" w:rsidP="00063728">
            <w:pPr>
              <w:rPr>
                <w:ins w:id="45702" w:author="KIM, Jason" w:date="2019-04-02T13:39:00Z"/>
                <w:rFonts w:ascii="Calibri" w:eastAsia="Times New Roman" w:hAnsi="Calibri" w:cs="Calibri"/>
                <w:color w:val="000000"/>
                <w:lang w:eastAsia="en-AU"/>
              </w:rPr>
            </w:pPr>
            <w:ins w:id="457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704" w:author="KIM, Jason" w:date="2019-04-02T13:39:00Z"/>
                <w:rFonts w:ascii="Calibri" w:eastAsia="Times New Roman" w:hAnsi="Calibri" w:cs="Calibri"/>
                <w:color w:val="000000"/>
                <w:lang w:eastAsia="en-AU"/>
              </w:rPr>
            </w:pPr>
            <w:ins w:id="45705" w:author="KIM, Jason" w:date="2019-04-02T13:39:00Z">
              <w:r w:rsidRPr="0056388D">
                <w:rPr>
                  <w:rFonts w:ascii="Calibri" w:eastAsia="Times New Roman" w:hAnsi="Calibri" w:cs="Calibri"/>
                  <w:color w:val="000000"/>
                  <w:lang w:eastAsia="en-AU"/>
                </w:rPr>
                <w:t>Chainage 5089</w:t>
              </w:r>
            </w:ins>
          </w:p>
        </w:tc>
        <w:tc>
          <w:tcPr>
            <w:tcW w:w="818" w:type="pct"/>
            <w:noWrap/>
            <w:hideMark/>
          </w:tcPr>
          <w:p w:rsidR="00110C18" w:rsidRPr="0056388D" w:rsidRDefault="00110C18" w:rsidP="00063728">
            <w:pPr>
              <w:jc w:val="right"/>
              <w:rPr>
                <w:ins w:id="45706" w:author="KIM, Jason" w:date="2019-04-02T13:39:00Z"/>
                <w:rFonts w:ascii="Calibri" w:eastAsia="Times New Roman" w:hAnsi="Calibri" w:cs="Calibri"/>
                <w:color w:val="000000"/>
                <w:lang w:eastAsia="en-AU"/>
              </w:rPr>
            </w:pPr>
            <w:ins w:id="457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08" w:author="KIM, Jason" w:date="2019-04-02T13:39:00Z"/>
        </w:trPr>
        <w:tc>
          <w:tcPr>
            <w:tcW w:w="758" w:type="pct"/>
            <w:vMerge w:val="restart"/>
            <w:noWrap/>
            <w:hideMark/>
          </w:tcPr>
          <w:p w:rsidR="00110C18" w:rsidRPr="0056388D" w:rsidRDefault="00110C18" w:rsidP="00063728">
            <w:pPr>
              <w:rPr>
                <w:ins w:id="45709" w:author="KIM, Jason" w:date="2019-04-02T13:39:00Z"/>
                <w:rFonts w:ascii="Calibri" w:eastAsia="Times New Roman" w:hAnsi="Calibri" w:cs="Calibri"/>
                <w:color w:val="000000"/>
                <w:lang w:eastAsia="en-AU"/>
              </w:rPr>
            </w:pPr>
            <w:ins w:id="45710" w:author="KIM, Jason" w:date="2019-04-02T13:39:00Z">
              <w:r w:rsidRPr="0056388D">
                <w:rPr>
                  <w:rFonts w:ascii="Calibri" w:eastAsia="Times New Roman" w:hAnsi="Calibri" w:cs="Calibri"/>
                  <w:color w:val="000000"/>
                  <w:lang w:eastAsia="en-AU"/>
                </w:rPr>
                <w:t>DXE38K1x</w:t>
              </w:r>
            </w:ins>
          </w:p>
        </w:tc>
        <w:tc>
          <w:tcPr>
            <w:tcW w:w="648" w:type="pct"/>
            <w:vMerge w:val="restart"/>
            <w:noWrap/>
            <w:hideMark/>
          </w:tcPr>
          <w:p w:rsidR="00110C18" w:rsidRPr="0056388D" w:rsidRDefault="00110C18" w:rsidP="00063728">
            <w:pPr>
              <w:rPr>
                <w:ins w:id="45711" w:author="KIM, Jason" w:date="2019-04-02T13:39:00Z"/>
                <w:rFonts w:ascii="Calibri" w:eastAsia="Times New Roman" w:hAnsi="Calibri" w:cs="Calibri"/>
                <w:color w:val="000000"/>
                <w:lang w:eastAsia="en-AU"/>
              </w:rPr>
            </w:pPr>
            <w:ins w:id="45712" w:author="KIM, Jason" w:date="2019-04-02T13:39:00Z">
              <w:r w:rsidRPr="0056388D">
                <w:rPr>
                  <w:rFonts w:ascii="Calibri" w:eastAsia="Times New Roman" w:hAnsi="Calibri" w:cs="Calibri"/>
                  <w:color w:val="000000"/>
                  <w:lang w:eastAsia="en-AU"/>
                </w:rPr>
                <w:t>ELZ10212</w:t>
              </w:r>
            </w:ins>
          </w:p>
        </w:tc>
        <w:tc>
          <w:tcPr>
            <w:tcW w:w="516" w:type="pct"/>
            <w:vMerge w:val="restart"/>
            <w:noWrap/>
            <w:hideMark/>
          </w:tcPr>
          <w:p w:rsidR="00110C18" w:rsidRPr="0056388D" w:rsidRDefault="00110C18" w:rsidP="00063728">
            <w:pPr>
              <w:rPr>
                <w:ins w:id="45713" w:author="KIM, Jason" w:date="2019-04-02T13:39:00Z"/>
                <w:rFonts w:ascii="Calibri" w:eastAsia="Times New Roman" w:hAnsi="Calibri" w:cs="Calibri"/>
                <w:color w:val="000000"/>
                <w:lang w:eastAsia="en-AU"/>
              </w:rPr>
            </w:pPr>
            <w:ins w:id="45714"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15" w:author="KIM, Jason" w:date="2019-04-02T13:39:00Z"/>
                <w:rFonts w:ascii="Calibri" w:eastAsia="Times New Roman" w:hAnsi="Calibri" w:cs="Calibri"/>
                <w:color w:val="000000"/>
                <w:lang w:eastAsia="en-AU"/>
              </w:rPr>
            </w:pPr>
            <w:ins w:id="45716" w:author="KIM, Jason" w:date="2019-04-02T13:39:00Z">
              <w:r w:rsidRPr="0056388D">
                <w:rPr>
                  <w:rFonts w:ascii="Calibri" w:eastAsia="Times New Roman" w:hAnsi="Calibri" w:cs="Calibri"/>
                  <w:color w:val="000000"/>
                  <w:lang w:eastAsia="en-AU"/>
                </w:rPr>
                <w:t>DXE1120</w:t>
              </w:r>
            </w:ins>
          </w:p>
        </w:tc>
        <w:tc>
          <w:tcPr>
            <w:tcW w:w="793" w:type="pct"/>
            <w:noWrap/>
            <w:hideMark/>
          </w:tcPr>
          <w:p w:rsidR="00110C18" w:rsidRPr="0056388D" w:rsidRDefault="00110C18" w:rsidP="00063728">
            <w:pPr>
              <w:rPr>
                <w:ins w:id="45717" w:author="KIM, Jason" w:date="2019-04-02T13:39:00Z"/>
                <w:rFonts w:ascii="Calibri" w:eastAsia="Times New Roman" w:hAnsi="Calibri" w:cs="Calibri"/>
                <w:color w:val="000000"/>
                <w:lang w:eastAsia="en-AU"/>
              </w:rPr>
            </w:pPr>
            <w:ins w:id="457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19" w:author="KIM, Jason" w:date="2019-04-02T13:39:00Z"/>
                <w:rFonts w:ascii="Calibri" w:eastAsia="Times New Roman" w:hAnsi="Calibri" w:cs="Calibri"/>
                <w:color w:val="000000"/>
                <w:lang w:eastAsia="en-AU"/>
              </w:rPr>
            </w:pPr>
            <w:ins w:id="45720" w:author="KIM, Jason" w:date="2019-04-02T13:39:00Z">
              <w:r w:rsidRPr="0056388D">
                <w:rPr>
                  <w:rFonts w:ascii="Calibri" w:eastAsia="Times New Roman" w:hAnsi="Calibri" w:cs="Calibri"/>
                  <w:color w:val="000000"/>
                  <w:lang w:eastAsia="en-AU"/>
                </w:rPr>
                <w:t>Chainage 5402</w:t>
              </w:r>
            </w:ins>
          </w:p>
        </w:tc>
        <w:tc>
          <w:tcPr>
            <w:tcW w:w="818" w:type="pct"/>
            <w:noWrap/>
            <w:hideMark/>
          </w:tcPr>
          <w:p w:rsidR="00110C18" w:rsidRPr="0056388D" w:rsidRDefault="00110C18" w:rsidP="00063728">
            <w:pPr>
              <w:jc w:val="right"/>
              <w:rPr>
                <w:ins w:id="45721" w:author="KIM, Jason" w:date="2019-04-02T13:39:00Z"/>
                <w:rFonts w:ascii="Calibri" w:eastAsia="Times New Roman" w:hAnsi="Calibri" w:cs="Calibri"/>
                <w:color w:val="000000"/>
                <w:lang w:eastAsia="en-AU"/>
              </w:rPr>
            </w:pPr>
            <w:ins w:id="457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23" w:author="KIM, Jason" w:date="2019-04-02T13:39:00Z"/>
        </w:trPr>
        <w:tc>
          <w:tcPr>
            <w:tcW w:w="758" w:type="pct"/>
            <w:vMerge/>
            <w:hideMark/>
          </w:tcPr>
          <w:p w:rsidR="00110C18" w:rsidRPr="0056388D" w:rsidRDefault="00110C18" w:rsidP="00063728">
            <w:pPr>
              <w:rPr>
                <w:ins w:id="457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27" w:author="KIM, Jason" w:date="2019-04-02T13:39:00Z"/>
                <w:rFonts w:ascii="Calibri" w:eastAsia="Times New Roman" w:hAnsi="Calibri" w:cs="Calibri"/>
                <w:color w:val="000000"/>
                <w:lang w:eastAsia="en-AU"/>
              </w:rPr>
            </w:pPr>
            <w:ins w:id="45728" w:author="KIM, Jason" w:date="2019-04-02T13:39:00Z">
              <w:r w:rsidRPr="0056388D">
                <w:rPr>
                  <w:rFonts w:ascii="Calibri" w:eastAsia="Times New Roman" w:hAnsi="Calibri" w:cs="Calibri"/>
                  <w:color w:val="000000"/>
                  <w:lang w:eastAsia="en-AU"/>
                </w:rPr>
                <w:t>DXE1121</w:t>
              </w:r>
            </w:ins>
          </w:p>
        </w:tc>
        <w:tc>
          <w:tcPr>
            <w:tcW w:w="793" w:type="pct"/>
            <w:noWrap/>
            <w:hideMark/>
          </w:tcPr>
          <w:p w:rsidR="00110C18" w:rsidRPr="0056388D" w:rsidRDefault="00110C18" w:rsidP="00063728">
            <w:pPr>
              <w:rPr>
                <w:ins w:id="45729" w:author="KIM, Jason" w:date="2019-04-02T13:39:00Z"/>
                <w:rFonts w:ascii="Calibri" w:eastAsia="Times New Roman" w:hAnsi="Calibri" w:cs="Calibri"/>
                <w:color w:val="000000"/>
                <w:lang w:eastAsia="en-AU"/>
              </w:rPr>
            </w:pPr>
            <w:ins w:id="457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31" w:author="KIM, Jason" w:date="2019-04-02T13:39:00Z"/>
                <w:rFonts w:ascii="Calibri" w:eastAsia="Times New Roman" w:hAnsi="Calibri" w:cs="Calibri"/>
                <w:color w:val="000000"/>
                <w:lang w:eastAsia="en-AU"/>
              </w:rPr>
            </w:pPr>
            <w:ins w:id="45732" w:author="KIM, Jason" w:date="2019-04-02T13:39:00Z">
              <w:r w:rsidRPr="0056388D">
                <w:rPr>
                  <w:rFonts w:ascii="Calibri" w:eastAsia="Times New Roman" w:hAnsi="Calibri" w:cs="Calibri"/>
                  <w:color w:val="000000"/>
                  <w:lang w:eastAsia="en-AU"/>
                </w:rPr>
                <w:t>Chainage 5432</w:t>
              </w:r>
            </w:ins>
          </w:p>
        </w:tc>
        <w:tc>
          <w:tcPr>
            <w:tcW w:w="818" w:type="pct"/>
            <w:noWrap/>
            <w:hideMark/>
          </w:tcPr>
          <w:p w:rsidR="00110C18" w:rsidRPr="0056388D" w:rsidRDefault="00110C18" w:rsidP="00063728">
            <w:pPr>
              <w:jc w:val="right"/>
              <w:rPr>
                <w:ins w:id="45733" w:author="KIM, Jason" w:date="2019-04-02T13:39:00Z"/>
                <w:rFonts w:ascii="Calibri" w:eastAsia="Times New Roman" w:hAnsi="Calibri" w:cs="Calibri"/>
                <w:color w:val="000000"/>
                <w:lang w:eastAsia="en-AU"/>
              </w:rPr>
            </w:pPr>
            <w:ins w:id="457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35" w:author="KIM, Jason" w:date="2019-04-02T13:39:00Z"/>
        </w:trPr>
        <w:tc>
          <w:tcPr>
            <w:tcW w:w="758" w:type="pct"/>
            <w:vMerge/>
            <w:hideMark/>
          </w:tcPr>
          <w:p w:rsidR="00110C18" w:rsidRPr="0056388D" w:rsidRDefault="00110C18" w:rsidP="00063728">
            <w:pPr>
              <w:rPr>
                <w:ins w:id="457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39" w:author="KIM, Jason" w:date="2019-04-02T13:39:00Z"/>
                <w:rFonts w:ascii="Calibri" w:eastAsia="Times New Roman" w:hAnsi="Calibri" w:cs="Calibri"/>
                <w:color w:val="000000"/>
                <w:lang w:eastAsia="en-AU"/>
              </w:rPr>
            </w:pPr>
            <w:ins w:id="45740" w:author="KIM, Jason" w:date="2019-04-02T13:39:00Z">
              <w:r w:rsidRPr="0056388D">
                <w:rPr>
                  <w:rFonts w:ascii="Calibri" w:eastAsia="Times New Roman" w:hAnsi="Calibri" w:cs="Calibri"/>
                  <w:color w:val="000000"/>
                  <w:lang w:eastAsia="en-AU"/>
                </w:rPr>
                <w:t>DXE1122</w:t>
              </w:r>
            </w:ins>
          </w:p>
        </w:tc>
        <w:tc>
          <w:tcPr>
            <w:tcW w:w="793" w:type="pct"/>
            <w:noWrap/>
            <w:hideMark/>
          </w:tcPr>
          <w:p w:rsidR="00110C18" w:rsidRPr="0056388D" w:rsidRDefault="00110C18" w:rsidP="00063728">
            <w:pPr>
              <w:rPr>
                <w:ins w:id="45741" w:author="KIM, Jason" w:date="2019-04-02T13:39:00Z"/>
                <w:rFonts w:ascii="Calibri" w:eastAsia="Times New Roman" w:hAnsi="Calibri" w:cs="Calibri"/>
                <w:color w:val="000000"/>
                <w:lang w:eastAsia="en-AU"/>
              </w:rPr>
            </w:pPr>
            <w:ins w:id="457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43" w:author="KIM, Jason" w:date="2019-04-02T13:39:00Z"/>
                <w:rFonts w:ascii="Calibri" w:eastAsia="Times New Roman" w:hAnsi="Calibri" w:cs="Calibri"/>
                <w:color w:val="000000"/>
                <w:lang w:eastAsia="en-AU"/>
              </w:rPr>
            </w:pPr>
            <w:ins w:id="45744" w:author="KIM, Jason" w:date="2019-04-02T13:39:00Z">
              <w:r w:rsidRPr="0056388D">
                <w:rPr>
                  <w:rFonts w:ascii="Calibri" w:eastAsia="Times New Roman" w:hAnsi="Calibri" w:cs="Calibri"/>
                  <w:color w:val="000000"/>
                  <w:lang w:eastAsia="en-AU"/>
                </w:rPr>
                <w:t>Chainage 5460</w:t>
              </w:r>
            </w:ins>
          </w:p>
        </w:tc>
        <w:tc>
          <w:tcPr>
            <w:tcW w:w="818" w:type="pct"/>
            <w:noWrap/>
            <w:hideMark/>
          </w:tcPr>
          <w:p w:rsidR="00110C18" w:rsidRPr="0056388D" w:rsidRDefault="00110C18" w:rsidP="00063728">
            <w:pPr>
              <w:jc w:val="right"/>
              <w:rPr>
                <w:ins w:id="45745" w:author="KIM, Jason" w:date="2019-04-02T13:39:00Z"/>
                <w:rFonts w:ascii="Calibri" w:eastAsia="Times New Roman" w:hAnsi="Calibri" w:cs="Calibri"/>
                <w:color w:val="000000"/>
                <w:lang w:eastAsia="en-AU"/>
              </w:rPr>
            </w:pPr>
            <w:ins w:id="457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47" w:author="KIM, Jason" w:date="2019-04-02T13:39:00Z"/>
        </w:trPr>
        <w:tc>
          <w:tcPr>
            <w:tcW w:w="758" w:type="pct"/>
            <w:vMerge w:val="restart"/>
            <w:noWrap/>
            <w:hideMark/>
          </w:tcPr>
          <w:p w:rsidR="00110C18" w:rsidRPr="0056388D" w:rsidRDefault="00110C18" w:rsidP="00063728">
            <w:pPr>
              <w:rPr>
                <w:ins w:id="45748" w:author="KIM, Jason" w:date="2019-04-02T13:39:00Z"/>
                <w:rFonts w:ascii="Calibri" w:eastAsia="Times New Roman" w:hAnsi="Calibri" w:cs="Calibri"/>
                <w:color w:val="000000"/>
                <w:lang w:eastAsia="en-AU"/>
              </w:rPr>
            </w:pPr>
            <w:ins w:id="45749" w:author="KIM, Jason" w:date="2019-04-02T13:39:00Z">
              <w:r w:rsidRPr="0056388D">
                <w:rPr>
                  <w:rFonts w:ascii="Calibri" w:eastAsia="Times New Roman" w:hAnsi="Calibri" w:cs="Calibri"/>
                  <w:color w:val="000000"/>
                  <w:lang w:eastAsia="en-AU"/>
                </w:rPr>
                <w:t>DXE38K2x</w:t>
              </w:r>
            </w:ins>
          </w:p>
        </w:tc>
        <w:tc>
          <w:tcPr>
            <w:tcW w:w="648" w:type="pct"/>
            <w:vMerge w:val="restart"/>
            <w:noWrap/>
            <w:hideMark/>
          </w:tcPr>
          <w:p w:rsidR="00110C18" w:rsidRPr="0056388D" w:rsidRDefault="00110C18" w:rsidP="00063728">
            <w:pPr>
              <w:rPr>
                <w:ins w:id="45750" w:author="KIM, Jason" w:date="2019-04-02T13:39:00Z"/>
                <w:rFonts w:ascii="Calibri" w:eastAsia="Times New Roman" w:hAnsi="Calibri" w:cs="Calibri"/>
                <w:color w:val="000000"/>
                <w:lang w:eastAsia="en-AU"/>
              </w:rPr>
            </w:pPr>
            <w:ins w:id="45751" w:author="KIM, Jason" w:date="2019-04-02T13:39:00Z">
              <w:r w:rsidRPr="0056388D">
                <w:rPr>
                  <w:rFonts w:ascii="Calibri" w:eastAsia="Times New Roman" w:hAnsi="Calibri" w:cs="Calibri"/>
                  <w:color w:val="000000"/>
                  <w:lang w:eastAsia="en-AU"/>
                </w:rPr>
                <w:t>ELZ10208</w:t>
              </w:r>
            </w:ins>
          </w:p>
        </w:tc>
        <w:tc>
          <w:tcPr>
            <w:tcW w:w="516" w:type="pct"/>
            <w:vMerge w:val="restart"/>
            <w:noWrap/>
            <w:hideMark/>
          </w:tcPr>
          <w:p w:rsidR="00110C18" w:rsidRPr="0056388D" w:rsidRDefault="00110C18" w:rsidP="00063728">
            <w:pPr>
              <w:rPr>
                <w:ins w:id="45752" w:author="KIM, Jason" w:date="2019-04-02T13:39:00Z"/>
                <w:rFonts w:ascii="Calibri" w:eastAsia="Times New Roman" w:hAnsi="Calibri" w:cs="Calibri"/>
                <w:color w:val="000000"/>
                <w:lang w:eastAsia="en-AU"/>
              </w:rPr>
            </w:pPr>
            <w:ins w:id="45753"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54" w:author="KIM, Jason" w:date="2019-04-02T13:39:00Z"/>
                <w:rFonts w:ascii="Calibri" w:eastAsia="Times New Roman" w:hAnsi="Calibri" w:cs="Calibri"/>
                <w:color w:val="000000"/>
                <w:lang w:eastAsia="en-AU"/>
              </w:rPr>
            </w:pPr>
            <w:ins w:id="45755" w:author="KIM, Jason" w:date="2019-04-02T13:39:00Z">
              <w:r w:rsidRPr="0056388D">
                <w:rPr>
                  <w:rFonts w:ascii="Calibri" w:eastAsia="Times New Roman" w:hAnsi="Calibri" w:cs="Calibri"/>
                  <w:color w:val="000000"/>
                  <w:lang w:eastAsia="en-AU"/>
                </w:rPr>
                <w:t>DXE1117</w:t>
              </w:r>
            </w:ins>
          </w:p>
        </w:tc>
        <w:tc>
          <w:tcPr>
            <w:tcW w:w="793" w:type="pct"/>
            <w:noWrap/>
            <w:hideMark/>
          </w:tcPr>
          <w:p w:rsidR="00110C18" w:rsidRPr="0056388D" w:rsidRDefault="00110C18" w:rsidP="00063728">
            <w:pPr>
              <w:rPr>
                <w:ins w:id="45756" w:author="KIM, Jason" w:date="2019-04-02T13:39:00Z"/>
                <w:rFonts w:ascii="Calibri" w:eastAsia="Times New Roman" w:hAnsi="Calibri" w:cs="Calibri"/>
                <w:color w:val="000000"/>
                <w:lang w:eastAsia="en-AU"/>
              </w:rPr>
            </w:pPr>
            <w:ins w:id="4575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58" w:author="KIM, Jason" w:date="2019-04-02T13:39:00Z"/>
                <w:rFonts w:ascii="Calibri" w:eastAsia="Times New Roman" w:hAnsi="Calibri" w:cs="Calibri"/>
                <w:color w:val="000000"/>
                <w:lang w:eastAsia="en-AU"/>
              </w:rPr>
            </w:pPr>
            <w:ins w:id="45759" w:author="KIM, Jason" w:date="2019-04-02T13:39:00Z">
              <w:r w:rsidRPr="0056388D">
                <w:rPr>
                  <w:rFonts w:ascii="Calibri" w:eastAsia="Times New Roman" w:hAnsi="Calibri" w:cs="Calibri"/>
                  <w:color w:val="000000"/>
                  <w:lang w:eastAsia="en-AU"/>
                </w:rPr>
                <w:t>Chainage 5282</w:t>
              </w:r>
            </w:ins>
          </w:p>
        </w:tc>
        <w:tc>
          <w:tcPr>
            <w:tcW w:w="818" w:type="pct"/>
            <w:noWrap/>
            <w:hideMark/>
          </w:tcPr>
          <w:p w:rsidR="00110C18" w:rsidRPr="0056388D" w:rsidRDefault="00110C18" w:rsidP="00063728">
            <w:pPr>
              <w:jc w:val="right"/>
              <w:rPr>
                <w:ins w:id="45760" w:author="KIM, Jason" w:date="2019-04-02T13:39:00Z"/>
                <w:rFonts w:ascii="Calibri" w:eastAsia="Times New Roman" w:hAnsi="Calibri" w:cs="Calibri"/>
                <w:color w:val="000000"/>
                <w:lang w:eastAsia="en-AU"/>
              </w:rPr>
            </w:pPr>
            <w:ins w:id="457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62" w:author="KIM, Jason" w:date="2019-04-02T13:39:00Z"/>
        </w:trPr>
        <w:tc>
          <w:tcPr>
            <w:tcW w:w="758" w:type="pct"/>
            <w:vMerge/>
            <w:hideMark/>
          </w:tcPr>
          <w:p w:rsidR="00110C18" w:rsidRPr="0056388D" w:rsidRDefault="00110C18" w:rsidP="00063728">
            <w:pPr>
              <w:rPr>
                <w:ins w:id="4576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6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6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66" w:author="KIM, Jason" w:date="2019-04-02T13:39:00Z"/>
                <w:rFonts w:ascii="Calibri" w:eastAsia="Times New Roman" w:hAnsi="Calibri" w:cs="Calibri"/>
                <w:color w:val="000000"/>
                <w:lang w:eastAsia="en-AU"/>
              </w:rPr>
            </w:pPr>
            <w:ins w:id="45767" w:author="KIM, Jason" w:date="2019-04-02T13:39:00Z">
              <w:r w:rsidRPr="0056388D">
                <w:rPr>
                  <w:rFonts w:ascii="Calibri" w:eastAsia="Times New Roman" w:hAnsi="Calibri" w:cs="Calibri"/>
                  <w:color w:val="000000"/>
                  <w:lang w:eastAsia="en-AU"/>
                </w:rPr>
                <w:t>DXE1118</w:t>
              </w:r>
            </w:ins>
          </w:p>
        </w:tc>
        <w:tc>
          <w:tcPr>
            <w:tcW w:w="793" w:type="pct"/>
            <w:noWrap/>
            <w:hideMark/>
          </w:tcPr>
          <w:p w:rsidR="00110C18" w:rsidRPr="0056388D" w:rsidRDefault="00110C18" w:rsidP="00063728">
            <w:pPr>
              <w:rPr>
                <w:ins w:id="45768" w:author="KIM, Jason" w:date="2019-04-02T13:39:00Z"/>
                <w:rFonts w:ascii="Calibri" w:eastAsia="Times New Roman" w:hAnsi="Calibri" w:cs="Calibri"/>
                <w:color w:val="000000"/>
                <w:lang w:eastAsia="en-AU"/>
              </w:rPr>
            </w:pPr>
            <w:ins w:id="457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70" w:author="KIM, Jason" w:date="2019-04-02T13:39:00Z"/>
                <w:rFonts w:ascii="Calibri" w:eastAsia="Times New Roman" w:hAnsi="Calibri" w:cs="Calibri"/>
                <w:color w:val="000000"/>
                <w:lang w:eastAsia="en-AU"/>
              </w:rPr>
            </w:pPr>
            <w:ins w:id="45771" w:author="KIM, Jason" w:date="2019-04-02T13:39:00Z">
              <w:r w:rsidRPr="0056388D">
                <w:rPr>
                  <w:rFonts w:ascii="Calibri" w:eastAsia="Times New Roman" w:hAnsi="Calibri" w:cs="Calibri"/>
                  <w:color w:val="000000"/>
                  <w:lang w:eastAsia="en-AU"/>
                </w:rPr>
                <w:t>Chainage 5312</w:t>
              </w:r>
            </w:ins>
          </w:p>
        </w:tc>
        <w:tc>
          <w:tcPr>
            <w:tcW w:w="818" w:type="pct"/>
            <w:noWrap/>
            <w:hideMark/>
          </w:tcPr>
          <w:p w:rsidR="00110C18" w:rsidRPr="0056388D" w:rsidRDefault="00110C18" w:rsidP="00063728">
            <w:pPr>
              <w:jc w:val="right"/>
              <w:rPr>
                <w:ins w:id="45772" w:author="KIM, Jason" w:date="2019-04-02T13:39:00Z"/>
                <w:rFonts w:ascii="Calibri" w:eastAsia="Times New Roman" w:hAnsi="Calibri" w:cs="Calibri"/>
                <w:color w:val="000000"/>
                <w:lang w:eastAsia="en-AU"/>
              </w:rPr>
            </w:pPr>
            <w:ins w:id="45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74" w:author="KIM, Jason" w:date="2019-04-02T13:39:00Z"/>
        </w:trPr>
        <w:tc>
          <w:tcPr>
            <w:tcW w:w="758" w:type="pct"/>
            <w:vMerge/>
            <w:hideMark/>
          </w:tcPr>
          <w:p w:rsidR="00110C18" w:rsidRPr="0056388D" w:rsidRDefault="00110C18" w:rsidP="00063728">
            <w:pPr>
              <w:rPr>
                <w:ins w:id="457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78" w:author="KIM, Jason" w:date="2019-04-02T13:39:00Z"/>
                <w:rFonts w:ascii="Calibri" w:eastAsia="Times New Roman" w:hAnsi="Calibri" w:cs="Calibri"/>
                <w:color w:val="000000"/>
                <w:lang w:eastAsia="en-AU"/>
              </w:rPr>
            </w:pPr>
            <w:ins w:id="45779" w:author="KIM, Jason" w:date="2019-04-02T13:39:00Z">
              <w:r w:rsidRPr="0056388D">
                <w:rPr>
                  <w:rFonts w:ascii="Calibri" w:eastAsia="Times New Roman" w:hAnsi="Calibri" w:cs="Calibri"/>
                  <w:color w:val="000000"/>
                  <w:lang w:eastAsia="en-AU"/>
                </w:rPr>
                <w:t>DXE1119</w:t>
              </w:r>
            </w:ins>
          </w:p>
        </w:tc>
        <w:tc>
          <w:tcPr>
            <w:tcW w:w="793" w:type="pct"/>
            <w:noWrap/>
            <w:hideMark/>
          </w:tcPr>
          <w:p w:rsidR="00110C18" w:rsidRPr="0056388D" w:rsidRDefault="00110C18" w:rsidP="00063728">
            <w:pPr>
              <w:rPr>
                <w:ins w:id="45780" w:author="KIM, Jason" w:date="2019-04-02T13:39:00Z"/>
                <w:rFonts w:ascii="Calibri" w:eastAsia="Times New Roman" w:hAnsi="Calibri" w:cs="Calibri"/>
                <w:color w:val="000000"/>
                <w:lang w:eastAsia="en-AU"/>
              </w:rPr>
            </w:pPr>
            <w:ins w:id="4578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82" w:author="KIM, Jason" w:date="2019-04-02T13:39:00Z"/>
                <w:rFonts w:ascii="Calibri" w:eastAsia="Times New Roman" w:hAnsi="Calibri" w:cs="Calibri"/>
                <w:color w:val="000000"/>
                <w:lang w:eastAsia="en-AU"/>
              </w:rPr>
            </w:pPr>
            <w:ins w:id="45783" w:author="KIM, Jason" w:date="2019-04-02T13:39:00Z">
              <w:r w:rsidRPr="0056388D">
                <w:rPr>
                  <w:rFonts w:ascii="Calibri" w:eastAsia="Times New Roman" w:hAnsi="Calibri" w:cs="Calibri"/>
                  <w:color w:val="000000"/>
                  <w:lang w:eastAsia="en-AU"/>
                </w:rPr>
                <w:t>Chainage 5340</w:t>
              </w:r>
            </w:ins>
          </w:p>
        </w:tc>
        <w:tc>
          <w:tcPr>
            <w:tcW w:w="818" w:type="pct"/>
            <w:noWrap/>
            <w:hideMark/>
          </w:tcPr>
          <w:p w:rsidR="00110C18" w:rsidRPr="0056388D" w:rsidRDefault="00110C18" w:rsidP="00063728">
            <w:pPr>
              <w:jc w:val="right"/>
              <w:rPr>
                <w:ins w:id="45784" w:author="KIM, Jason" w:date="2019-04-02T13:39:00Z"/>
                <w:rFonts w:ascii="Calibri" w:eastAsia="Times New Roman" w:hAnsi="Calibri" w:cs="Calibri"/>
                <w:color w:val="000000"/>
                <w:lang w:eastAsia="en-AU"/>
              </w:rPr>
            </w:pPr>
            <w:ins w:id="45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86" w:author="KIM, Jason" w:date="2019-04-02T13:39:00Z"/>
        </w:trPr>
        <w:tc>
          <w:tcPr>
            <w:tcW w:w="758" w:type="pct"/>
            <w:vMerge w:val="restart"/>
            <w:noWrap/>
            <w:hideMark/>
          </w:tcPr>
          <w:p w:rsidR="00110C18" w:rsidRPr="0056388D" w:rsidRDefault="00110C18" w:rsidP="00063728">
            <w:pPr>
              <w:rPr>
                <w:ins w:id="45787" w:author="KIM, Jason" w:date="2019-04-02T13:39:00Z"/>
                <w:rFonts w:ascii="Calibri" w:eastAsia="Times New Roman" w:hAnsi="Calibri" w:cs="Calibri"/>
                <w:color w:val="000000"/>
                <w:lang w:eastAsia="en-AU"/>
              </w:rPr>
            </w:pPr>
            <w:ins w:id="45788" w:author="KIM, Jason" w:date="2019-04-02T13:39:00Z">
              <w:r w:rsidRPr="0056388D">
                <w:rPr>
                  <w:rFonts w:ascii="Calibri" w:eastAsia="Times New Roman" w:hAnsi="Calibri" w:cs="Calibri"/>
                  <w:color w:val="000000"/>
                  <w:lang w:eastAsia="en-AU"/>
                </w:rPr>
                <w:t>DXE38K3x</w:t>
              </w:r>
            </w:ins>
          </w:p>
        </w:tc>
        <w:tc>
          <w:tcPr>
            <w:tcW w:w="648" w:type="pct"/>
            <w:vMerge w:val="restart"/>
            <w:noWrap/>
            <w:hideMark/>
          </w:tcPr>
          <w:p w:rsidR="00110C18" w:rsidRPr="0056388D" w:rsidRDefault="00110C18" w:rsidP="00063728">
            <w:pPr>
              <w:rPr>
                <w:ins w:id="45789" w:author="KIM, Jason" w:date="2019-04-02T13:39:00Z"/>
                <w:rFonts w:ascii="Calibri" w:eastAsia="Times New Roman" w:hAnsi="Calibri" w:cs="Calibri"/>
                <w:color w:val="000000"/>
                <w:lang w:eastAsia="en-AU"/>
              </w:rPr>
            </w:pPr>
            <w:ins w:id="45790" w:author="KIM, Jason" w:date="2019-04-02T13:39:00Z">
              <w:r w:rsidRPr="0056388D">
                <w:rPr>
                  <w:rFonts w:ascii="Calibri" w:eastAsia="Times New Roman" w:hAnsi="Calibri" w:cs="Calibri"/>
                  <w:color w:val="000000"/>
                  <w:lang w:eastAsia="en-AU"/>
                </w:rPr>
                <w:t>ELZ20212</w:t>
              </w:r>
            </w:ins>
          </w:p>
        </w:tc>
        <w:tc>
          <w:tcPr>
            <w:tcW w:w="516" w:type="pct"/>
            <w:vMerge w:val="restart"/>
            <w:noWrap/>
            <w:hideMark/>
          </w:tcPr>
          <w:p w:rsidR="00110C18" w:rsidRPr="0056388D" w:rsidRDefault="00110C18" w:rsidP="00063728">
            <w:pPr>
              <w:rPr>
                <w:ins w:id="45791" w:author="KIM, Jason" w:date="2019-04-02T13:39:00Z"/>
                <w:rFonts w:ascii="Calibri" w:eastAsia="Times New Roman" w:hAnsi="Calibri" w:cs="Calibri"/>
                <w:color w:val="000000"/>
                <w:lang w:eastAsia="en-AU"/>
              </w:rPr>
            </w:pPr>
            <w:ins w:id="45792"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93" w:author="KIM, Jason" w:date="2019-04-02T13:39:00Z"/>
                <w:rFonts w:ascii="Calibri" w:eastAsia="Times New Roman" w:hAnsi="Calibri" w:cs="Calibri"/>
                <w:color w:val="000000"/>
                <w:lang w:eastAsia="en-AU"/>
              </w:rPr>
            </w:pPr>
            <w:ins w:id="45794" w:author="KIM, Jason" w:date="2019-04-02T13:39:00Z">
              <w:r w:rsidRPr="0056388D">
                <w:rPr>
                  <w:rFonts w:ascii="Calibri" w:eastAsia="Times New Roman" w:hAnsi="Calibri" w:cs="Calibri"/>
                  <w:color w:val="000000"/>
                  <w:lang w:eastAsia="en-AU"/>
                </w:rPr>
                <w:t>DXE2114</w:t>
              </w:r>
            </w:ins>
          </w:p>
        </w:tc>
        <w:tc>
          <w:tcPr>
            <w:tcW w:w="793" w:type="pct"/>
            <w:noWrap/>
            <w:hideMark/>
          </w:tcPr>
          <w:p w:rsidR="00110C18" w:rsidRPr="0056388D" w:rsidRDefault="00110C18" w:rsidP="00063728">
            <w:pPr>
              <w:rPr>
                <w:ins w:id="45795" w:author="KIM, Jason" w:date="2019-04-02T13:39:00Z"/>
                <w:rFonts w:ascii="Calibri" w:eastAsia="Times New Roman" w:hAnsi="Calibri" w:cs="Calibri"/>
                <w:color w:val="000000"/>
                <w:lang w:eastAsia="en-AU"/>
              </w:rPr>
            </w:pPr>
            <w:ins w:id="457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797" w:author="KIM, Jason" w:date="2019-04-02T13:39:00Z"/>
                <w:rFonts w:ascii="Calibri" w:eastAsia="Times New Roman" w:hAnsi="Calibri" w:cs="Calibri"/>
                <w:color w:val="000000"/>
                <w:lang w:eastAsia="en-AU"/>
              </w:rPr>
            </w:pPr>
            <w:ins w:id="45798" w:author="KIM, Jason" w:date="2019-04-02T13:39:00Z">
              <w:r w:rsidRPr="0056388D">
                <w:rPr>
                  <w:rFonts w:ascii="Calibri" w:eastAsia="Times New Roman" w:hAnsi="Calibri" w:cs="Calibri"/>
                  <w:color w:val="000000"/>
                  <w:lang w:eastAsia="en-AU"/>
                </w:rPr>
                <w:t>Chainage 5389</w:t>
              </w:r>
            </w:ins>
          </w:p>
        </w:tc>
        <w:tc>
          <w:tcPr>
            <w:tcW w:w="818" w:type="pct"/>
            <w:noWrap/>
            <w:hideMark/>
          </w:tcPr>
          <w:p w:rsidR="00110C18" w:rsidRPr="0056388D" w:rsidRDefault="00110C18" w:rsidP="00063728">
            <w:pPr>
              <w:jc w:val="right"/>
              <w:rPr>
                <w:ins w:id="45799" w:author="KIM, Jason" w:date="2019-04-02T13:39:00Z"/>
                <w:rFonts w:ascii="Calibri" w:eastAsia="Times New Roman" w:hAnsi="Calibri" w:cs="Calibri"/>
                <w:color w:val="000000"/>
                <w:lang w:eastAsia="en-AU"/>
              </w:rPr>
            </w:pPr>
            <w:ins w:id="45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01" w:author="KIM, Jason" w:date="2019-04-02T13:39:00Z"/>
        </w:trPr>
        <w:tc>
          <w:tcPr>
            <w:tcW w:w="758" w:type="pct"/>
            <w:vMerge/>
            <w:hideMark/>
          </w:tcPr>
          <w:p w:rsidR="00110C18" w:rsidRPr="0056388D" w:rsidRDefault="00110C18" w:rsidP="00063728">
            <w:pPr>
              <w:rPr>
                <w:ins w:id="4580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0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0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05" w:author="KIM, Jason" w:date="2019-04-02T13:39:00Z"/>
                <w:rFonts w:ascii="Calibri" w:eastAsia="Times New Roman" w:hAnsi="Calibri" w:cs="Calibri"/>
                <w:color w:val="000000"/>
                <w:lang w:eastAsia="en-AU"/>
              </w:rPr>
            </w:pPr>
            <w:ins w:id="45806" w:author="KIM, Jason" w:date="2019-04-02T13:39:00Z">
              <w:r w:rsidRPr="0056388D">
                <w:rPr>
                  <w:rFonts w:ascii="Calibri" w:eastAsia="Times New Roman" w:hAnsi="Calibri" w:cs="Calibri"/>
                  <w:color w:val="000000"/>
                  <w:lang w:eastAsia="en-AU"/>
                </w:rPr>
                <w:t>DXE2115</w:t>
              </w:r>
            </w:ins>
          </w:p>
        </w:tc>
        <w:tc>
          <w:tcPr>
            <w:tcW w:w="793" w:type="pct"/>
            <w:noWrap/>
            <w:hideMark/>
          </w:tcPr>
          <w:p w:rsidR="00110C18" w:rsidRPr="0056388D" w:rsidRDefault="00110C18" w:rsidP="00063728">
            <w:pPr>
              <w:rPr>
                <w:ins w:id="45807" w:author="KIM, Jason" w:date="2019-04-02T13:39:00Z"/>
                <w:rFonts w:ascii="Calibri" w:eastAsia="Times New Roman" w:hAnsi="Calibri" w:cs="Calibri"/>
                <w:color w:val="000000"/>
                <w:lang w:eastAsia="en-AU"/>
              </w:rPr>
            </w:pPr>
            <w:ins w:id="458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09" w:author="KIM, Jason" w:date="2019-04-02T13:39:00Z"/>
                <w:rFonts w:ascii="Calibri" w:eastAsia="Times New Roman" w:hAnsi="Calibri" w:cs="Calibri"/>
                <w:color w:val="000000"/>
                <w:lang w:eastAsia="en-AU"/>
              </w:rPr>
            </w:pPr>
            <w:ins w:id="45810" w:author="KIM, Jason" w:date="2019-04-02T13:39:00Z">
              <w:r w:rsidRPr="0056388D">
                <w:rPr>
                  <w:rFonts w:ascii="Calibri" w:eastAsia="Times New Roman" w:hAnsi="Calibri" w:cs="Calibri"/>
                  <w:color w:val="000000"/>
                  <w:lang w:eastAsia="en-AU"/>
                </w:rPr>
                <w:t>Chainage 5418</w:t>
              </w:r>
            </w:ins>
          </w:p>
        </w:tc>
        <w:tc>
          <w:tcPr>
            <w:tcW w:w="818" w:type="pct"/>
            <w:noWrap/>
            <w:hideMark/>
          </w:tcPr>
          <w:p w:rsidR="00110C18" w:rsidRPr="0056388D" w:rsidRDefault="00110C18" w:rsidP="00063728">
            <w:pPr>
              <w:jc w:val="right"/>
              <w:rPr>
                <w:ins w:id="45811" w:author="KIM, Jason" w:date="2019-04-02T13:39:00Z"/>
                <w:rFonts w:ascii="Calibri" w:eastAsia="Times New Roman" w:hAnsi="Calibri" w:cs="Calibri"/>
                <w:color w:val="000000"/>
                <w:lang w:eastAsia="en-AU"/>
              </w:rPr>
            </w:pPr>
            <w:ins w:id="458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13" w:author="KIM, Jason" w:date="2019-04-02T13:39:00Z"/>
        </w:trPr>
        <w:tc>
          <w:tcPr>
            <w:tcW w:w="758" w:type="pct"/>
            <w:vMerge/>
            <w:hideMark/>
          </w:tcPr>
          <w:p w:rsidR="00110C18" w:rsidRPr="0056388D" w:rsidRDefault="00110C18" w:rsidP="00063728">
            <w:pPr>
              <w:rPr>
                <w:ins w:id="458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17" w:author="KIM, Jason" w:date="2019-04-02T13:39:00Z"/>
                <w:rFonts w:ascii="Calibri" w:eastAsia="Times New Roman" w:hAnsi="Calibri" w:cs="Calibri"/>
                <w:color w:val="000000"/>
                <w:lang w:eastAsia="en-AU"/>
              </w:rPr>
            </w:pPr>
            <w:ins w:id="45818" w:author="KIM, Jason" w:date="2019-04-02T13:39:00Z">
              <w:r w:rsidRPr="0056388D">
                <w:rPr>
                  <w:rFonts w:ascii="Calibri" w:eastAsia="Times New Roman" w:hAnsi="Calibri" w:cs="Calibri"/>
                  <w:color w:val="000000"/>
                  <w:lang w:eastAsia="en-AU"/>
                </w:rPr>
                <w:t>DXE2116</w:t>
              </w:r>
            </w:ins>
          </w:p>
        </w:tc>
        <w:tc>
          <w:tcPr>
            <w:tcW w:w="793" w:type="pct"/>
            <w:noWrap/>
            <w:hideMark/>
          </w:tcPr>
          <w:p w:rsidR="00110C18" w:rsidRPr="0056388D" w:rsidRDefault="00110C18" w:rsidP="00063728">
            <w:pPr>
              <w:rPr>
                <w:ins w:id="45819" w:author="KIM, Jason" w:date="2019-04-02T13:39:00Z"/>
                <w:rFonts w:ascii="Calibri" w:eastAsia="Times New Roman" w:hAnsi="Calibri" w:cs="Calibri"/>
                <w:color w:val="000000"/>
                <w:lang w:eastAsia="en-AU"/>
              </w:rPr>
            </w:pPr>
            <w:ins w:id="458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21" w:author="KIM, Jason" w:date="2019-04-02T13:39:00Z"/>
                <w:rFonts w:ascii="Calibri" w:eastAsia="Times New Roman" w:hAnsi="Calibri" w:cs="Calibri"/>
                <w:color w:val="000000"/>
                <w:lang w:eastAsia="en-AU"/>
              </w:rPr>
            </w:pPr>
            <w:ins w:id="45822" w:author="KIM, Jason" w:date="2019-04-02T13:39:00Z">
              <w:r w:rsidRPr="0056388D">
                <w:rPr>
                  <w:rFonts w:ascii="Calibri" w:eastAsia="Times New Roman" w:hAnsi="Calibri" w:cs="Calibri"/>
                  <w:color w:val="000000"/>
                  <w:lang w:eastAsia="en-AU"/>
                </w:rPr>
                <w:t>Chainage 5447</w:t>
              </w:r>
            </w:ins>
          </w:p>
        </w:tc>
        <w:tc>
          <w:tcPr>
            <w:tcW w:w="818" w:type="pct"/>
            <w:noWrap/>
            <w:hideMark/>
          </w:tcPr>
          <w:p w:rsidR="00110C18" w:rsidRPr="0056388D" w:rsidRDefault="00110C18" w:rsidP="00063728">
            <w:pPr>
              <w:jc w:val="right"/>
              <w:rPr>
                <w:ins w:id="45823" w:author="KIM, Jason" w:date="2019-04-02T13:39:00Z"/>
                <w:rFonts w:ascii="Calibri" w:eastAsia="Times New Roman" w:hAnsi="Calibri" w:cs="Calibri"/>
                <w:color w:val="000000"/>
                <w:lang w:eastAsia="en-AU"/>
              </w:rPr>
            </w:pPr>
            <w:ins w:id="45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25" w:author="KIM, Jason" w:date="2019-04-02T13:39:00Z"/>
        </w:trPr>
        <w:tc>
          <w:tcPr>
            <w:tcW w:w="758" w:type="pct"/>
            <w:vMerge w:val="restart"/>
            <w:noWrap/>
            <w:hideMark/>
          </w:tcPr>
          <w:p w:rsidR="00110C18" w:rsidRPr="0056388D" w:rsidRDefault="00110C18" w:rsidP="00063728">
            <w:pPr>
              <w:rPr>
                <w:ins w:id="45826" w:author="KIM, Jason" w:date="2019-04-02T13:39:00Z"/>
                <w:rFonts w:ascii="Calibri" w:eastAsia="Times New Roman" w:hAnsi="Calibri" w:cs="Calibri"/>
                <w:color w:val="000000"/>
                <w:lang w:eastAsia="en-AU"/>
              </w:rPr>
            </w:pPr>
            <w:ins w:id="45827" w:author="KIM, Jason" w:date="2019-04-02T13:39:00Z">
              <w:r w:rsidRPr="0056388D">
                <w:rPr>
                  <w:rFonts w:ascii="Calibri" w:eastAsia="Times New Roman" w:hAnsi="Calibri" w:cs="Calibri"/>
                  <w:color w:val="000000"/>
                  <w:lang w:eastAsia="en-AU"/>
                </w:rPr>
                <w:t>DXE38K4x</w:t>
              </w:r>
            </w:ins>
          </w:p>
        </w:tc>
        <w:tc>
          <w:tcPr>
            <w:tcW w:w="648" w:type="pct"/>
            <w:vMerge w:val="restart"/>
            <w:noWrap/>
            <w:hideMark/>
          </w:tcPr>
          <w:p w:rsidR="00110C18" w:rsidRPr="0056388D" w:rsidRDefault="00110C18" w:rsidP="00063728">
            <w:pPr>
              <w:rPr>
                <w:ins w:id="45828" w:author="KIM, Jason" w:date="2019-04-02T13:39:00Z"/>
                <w:rFonts w:ascii="Calibri" w:eastAsia="Times New Roman" w:hAnsi="Calibri" w:cs="Calibri"/>
                <w:color w:val="000000"/>
                <w:lang w:eastAsia="en-AU"/>
              </w:rPr>
            </w:pPr>
            <w:ins w:id="45829" w:author="KIM, Jason" w:date="2019-04-02T13:39:00Z">
              <w:r w:rsidRPr="0056388D">
                <w:rPr>
                  <w:rFonts w:ascii="Calibri" w:eastAsia="Times New Roman" w:hAnsi="Calibri" w:cs="Calibri"/>
                  <w:color w:val="000000"/>
                  <w:lang w:eastAsia="en-AU"/>
                </w:rPr>
                <w:t>ELZ20208</w:t>
              </w:r>
            </w:ins>
          </w:p>
        </w:tc>
        <w:tc>
          <w:tcPr>
            <w:tcW w:w="516" w:type="pct"/>
            <w:vMerge w:val="restart"/>
            <w:noWrap/>
            <w:hideMark/>
          </w:tcPr>
          <w:p w:rsidR="00110C18" w:rsidRPr="0056388D" w:rsidRDefault="00110C18" w:rsidP="00063728">
            <w:pPr>
              <w:rPr>
                <w:ins w:id="45830" w:author="KIM, Jason" w:date="2019-04-02T13:39:00Z"/>
                <w:rFonts w:ascii="Calibri" w:eastAsia="Times New Roman" w:hAnsi="Calibri" w:cs="Calibri"/>
                <w:color w:val="000000"/>
                <w:lang w:eastAsia="en-AU"/>
              </w:rPr>
            </w:pPr>
            <w:ins w:id="45831"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832" w:author="KIM, Jason" w:date="2019-04-02T13:39:00Z"/>
                <w:rFonts w:ascii="Calibri" w:eastAsia="Times New Roman" w:hAnsi="Calibri" w:cs="Calibri"/>
                <w:color w:val="000000"/>
                <w:lang w:eastAsia="en-AU"/>
              </w:rPr>
            </w:pPr>
            <w:ins w:id="45833" w:author="KIM, Jason" w:date="2019-04-02T13:39:00Z">
              <w:r w:rsidRPr="0056388D">
                <w:rPr>
                  <w:rFonts w:ascii="Calibri" w:eastAsia="Times New Roman" w:hAnsi="Calibri" w:cs="Calibri"/>
                  <w:color w:val="000000"/>
                  <w:lang w:eastAsia="en-AU"/>
                </w:rPr>
                <w:t>DXE2111</w:t>
              </w:r>
            </w:ins>
          </w:p>
        </w:tc>
        <w:tc>
          <w:tcPr>
            <w:tcW w:w="793" w:type="pct"/>
            <w:noWrap/>
            <w:hideMark/>
          </w:tcPr>
          <w:p w:rsidR="00110C18" w:rsidRPr="0056388D" w:rsidRDefault="00110C18" w:rsidP="00063728">
            <w:pPr>
              <w:rPr>
                <w:ins w:id="45834" w:author="KIM, Jason" w:date="2019-04-02T13:39:00Z"/>
                <w:rFonts w:ascii="Calibri" w:eastAsia="Times New Roman" w:hAnsi="Calibri" w:cs="Calibri"/>
                <w:color w:val="000000"/>
                <w:lang w:eastAsia="en-AU"/>
              </w:rPr>
            </w:pPr>
            <w:ins w:id="4583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36" w:author="KIM, Jason" w:date="2019-04-02T13:39:00Z"/>
                <w:rFonts w:ascii="Calibri" w:eastAsia="Times New Roman" w:hAnsi="Calibri" w:cs="Calibri"/>
                <w:color w:val="000000"/>
                <w:lang w:eastAsia="en-AU"/>
              </w:rPr>
            </w:pPr>
            <w:ins w:id="45837" w:author="KIM, Jason" w:date="2019-04-02T13:39:00Z">
              <w:r w:rsidRPr="0056388D">
                <w:rPr>
                  <w:rFonts w:ascii="Calibri" w:eastAsia="Times New Roman" w:hAnsi="Calibri" w:cs="Calibri"/>
                  <w:color w:val="000000"/>
                  <w:lang w:eastAsia="en-AU"/>
                </w:rPr>
                <w:t>Chainage 5269</w:t>
              </w:r>
            </w:ins>
          </w:p>
        </w:tc>
        <w:tc>
          <w:tcPr>
            <w:tcW w:w="818" w:type="pct"/>
            <w:noWrap/>
            <w:hideMark/>
          </w:tcPr>
          <w:p w:rsidR="00110C18" w:rsidRPr="0056388D" w:rsidRDefault="00110C18" w:rsidP="00063728">
            <w:pPr>
              <w:jc w:val="right"/>
              <w:rPr>
                <w:ins w:id="45838" w:author="KIM, Jason" w:date="2019-04-02T13:39:00Z"/>
                <w:rFonts w:ascii="Calibri" w:eastAsia="Times New Roman" w:hAnsi="Calibri" w:cs="Calibri"/>
                <w:color w:val="000000"/>
                <w:lang w:eastAsia="en-AU"/>
              </w:rPr>
            </w:pPr>
            <w:ins w:id="45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40" w:author="KIM, Jason" w:date="2019-04-02T13:39:00Z"/>
        </w:trPr>
        <w:tc>
          <w:tcPr>
            <w:tcW w:w="758" w:type="pct"/>
            <w:vMerge/>
            <w:hideMark/>
          </w:tcPr>
          <w:p w:rsidR="00110C18" w:rsidRPr="0056388D" w:rsidRDefault="00110C18" w:rsidP="00063728">
            <w:pPr>
              <w:rPr>
                <w:ins w:id="4584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4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4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44" w:author="KIM, Jason" w:date="2019-04-02T13:39:00Z"/>
                <w:rFonts w:ascii="Calibri" w:eastAsia="Times New Roman" w:hAnsi="Calibri" w:cs="Calibri"/>
                <w:color w:val="000000"/>
                <w:lang w:eastAsia="en-AU"/>
              </w:rPr>
            </w:pPr>
            <w:ins w:id="45845" w:author="KIM, Jason" w:date="2019-04-02T13:39:00Z">
              <w:r w:rsidRPr="0056388D">
                <w:rPr>
                  <w:rFonts w:ascii="Calibri" w:eastAsia="Times New Roman" w:hAnsi="Calibri" w:cs="Calibri"/>
                  <w:color w:val="000000"/>
                  <w:lang w:eastAsia="en-AU"/>
                </w:rPr>
                <w:t>DXE2112</w:t>
              </w:r>
            </w:ins>
          </w:p>
        </w:tc>
        <w:tc>
          <w:tcPr>
            <w:tcW w:w="793" w:type="pct"/>
            <w:noWrap/>
            <w:hideMark/>
          </w:tcPr>
          <w:p w:rsidR="00110C18" w:rsidRPr="0056388D" w:rsidRDefault="00110C18" w:rsidP="00063728">
            <w:pPr>
              <w:rPr>
                <w:ins w:id="45846" w:author="KIM, Jason" w:date="2019-04-02T13:39:00Z"/>
                <w:rFonts w:ascii="Calibri" w:eastAsia="Times New Roman" w:hAnsi="Calibri" w:cs="Calibri"/>
                <w:color w:val="000000"/>
                <w:lang w:eastAsia="en-AU"/>
              </w:rPr>
            </w:pPr>
            <w:ins w:id="4584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48" w:author="KIM, Jason" w:date="2019-04-02T13:39:00Z"/>
                <w:rFonts w:ascii="Calibri" w:eastAsia="Times New Roman" w:hAnsi="Calibri" w:cs="Calibri"/>
                <w:color w:val="000000"/>
                <w:lang w:eastAsia="en-AU"/>
              </w:rPr>
            </w:pPr>
            <w:ins w:id="45849" w:author="KIM, Jason" w:date="2019-04-02T13:39:00Z">
              <w:r w:rsidRPr="0056388D">
                <w:rPr>
                  <w:rFonts w:ascii="Calibri" w:eastAsia="Times New Roman" w:hAnsi="Calibri" w:cs="Calibri"/>
                  <w:color w:val="000000"/>
                  <w:lang w:eastAsia="en-AU"/>
                </w:rPr>
                <w:t>Chainage 5298</w:t>
              </w:r>
            </w:ins>
          </w:p>
        </w:tc>
        <w:tc>
          <w:tcPr>
            <w:tcW w:w="818" w:type="pct"/>
            <w:noWrap/>
            <w:hideMark/>
          </w:tcPr>
          <w:p w:rsidR="00110C18" w:rsidRPr="0056388D" w:rsidRDefault="00110C18" w:rsidP="00063728">
            <w:pPr>
              <w:jc w:val="right"/>
              <w:rPr>
                <w:ins w:id="45850" w:author="KIM, Jason" w:date="2019-04-02T13:39:00Z"/>
                <w:rFonts w:ascii="Calibri" w:eastAsia="Times New Roman" w:hAnsi="Calibri" w:cs="Calibri"/>
                <w:color w:val="000000"/>
                <w:lang w:eastAsia="en-AU"/>
              </w:rPr>
            </w:pPr>
            <w:ins w:id="45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52" w:author="KIM, Jason" w:date="2019-04-02T13:39:00Z"/>
        </w:trPr>
        <w:tc>
          <w:tcPr>
            <w:tcW w:w="758" w:type="pct"/>
            <w:vMerge/>
            <w:hideMark/>
          </w:tcPr>
          <w:p w:rsidR="00110C18" w:rsidRPr="0056388D" w:rsidRDefault="00110C18" w:rsidP="00063728">
            <w:pPr>
              <w:rPr>
                <w:ins w:id="458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56" w:author="KIM, Jason" w:date="2019-04-02T13:39:00Z"/>
                <w:rFonts w:ascii="Calibri" w:eastAsia="Times New Roman" w:hAnsi="Calibri" w:cs="Calibri"/>
                <w:color w:val="000000"/>
                <w:lang w:eastAsia="en-AU"/>
              </w:rPr>
            </w:pPr>
            <w:ins w:id="45857" w:author="KIM, Jason" w:date="2019-04-02T13:39:00Z">
              <w:r w:rsidRPr="0056388D">
                <w:rPr>
                  <w:rFonts w:ascii="Calibri" w:eastAsia="Times New Roman" w:hAnsi="Calibri" w:cs="Calibri"/>
                  <w:color w:val="000000"/>
                  <w:lang w:eastAsia="en-AU"/>
                </w:rPr>
                <w:t>DXE2113</w:t>
              </w:r>
            </w:ins>
          </w:p>
        </w:tc>
        <w:tc>
          <w:tcPr>
            <w:tcW w:w="793" w:type="pct"/>
            <w:noWrap/>
            <w:hideMark/>
          </w:tcPr>
          <w:p w:rsidR="00110C18" w:rsidRPr="0056388D" w:rsidRDefault="00110C18" w:rsidP="00063728">
            <w:pPr>
              <w:rPr>
                <w:ins w:id="45858" w:author="KIM, Jason" w:date="2019-04-02T13:39:00Z"/>
                <w:rFonts w:ascii="Calibri" w:eastAsia="Times New Roman" w:hAnsi="Calibri" w:cs="Calibri"/>
                <w:color w:val="000000"/>
                <w:lang w:eastAsia="en-AU"/>
              </w:rPr>
            </w:pPr>
            <w:ins w:id="458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60" w:author="KIM, Jason" w:date="2019-04-02T13:39:00Z"/>
                <w:rFonts w:ascii="Calibri" w:eastAsia="Times New Roman" w:hAnsi="Calibri" w:cs="Calibri"/>
                <w:color w:val="000000"/>
                <w:lang w:eastAsia="en-AU"/>
              </w:rPr>
            </w:pPr>
            <w:ins w:id="45861" w:author="KIM, Jason" w:date="2019-04-02T13:39:00Z">
              <w:r w:rsidRPr="0056388D">
                <w:rPr>
                  <w:rFonts w:ascii="Calibri" w:eastAsia="Times New Roman" w:hAnsi="Calibri" w:cs="Calibri"/>
                  <w:color w:val="000000"/>
                  <w:lang w:eastAsia="en-AU"/>
                </w:rPr>
                <w:t>Chainage 5327</w:t>
              </w:r>
            </w:ins>
          </w:p>
        </w:tc>
        <w:tc>
          <w:tcPr>
            <w:tcW w:w="818" w:type="pct"/>
            <w:noWrap/>
            <w:hideMark/>
          </w:tcPr>
          <w:p w:rsidR="00110C18" w:rsidRPr="0056388D" w:rsidRDefault="00110C18" w:rsidP="00063728">
            <w:pPr>
              <w:jc w:val="right"/>
              <w:rPr>
                <w:ins w:id="45862" w:author="KIM, Jason" w:date="2019-04-02T13:39:00Z"/>
                <w:rFonts w:ascii="Calibri" w:eastAsia="Times New Roman" w:hAnsi="Calibri" w:cs="Calibri"/>
                <w:color w:val="000000"/>
                <w:lang w:eastAsia="en-AU"/>
              </w:rPr>
            </w:pPr>
            <w:ins w:id="458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64" w:author="KIM, Jason" w:date="2019-04-02T13:39:00Z"/>
        </w:trPr>
        <w:tc>
          <w:tcPr>
            <w:tcW w:w="758" w:type="pct"/>
            <w:vMerge w:val="restart"/>
            <w:noWrap/>
            <w:hideMark/>
          </w:tcPr>
          <w:p w:rsidR="00110C18" w:rsidRPr="0056388D" w:rsidRDefault="00110C18" w:rsidP="00063728">
            <w:pPr>
              <w:rPr>
                <w:ins w:id="45865" w:author="KIM, Jason" w:date="2019-04-02T13:39:00Z"/>
                <w:rFonts w:ascii="Calibri" w:eastAsia="Times New Roman" w:hAnsi="Calibri" w:cs="Calibri"/>
                <w:color w:val="000000"/>
                <w:lang w:eastAsia="en-AU"/>
              </w:rPr>
            </w:pPr>
            <w:ins w:id="45866" w:author="KIM, Jason" w:date="2019-04-02T13:39:00Z">
              <w:r w:rsidRPr="0056388D">
                <w:rPr>
                  <w:rFonts w:ascii="Calibri" w:eastAsia="Times New Roman" w:hAnsi="Calibri" w:cs="Calibri"/>
                  <w:color w:val="000000"/>
                  <w:lang w:eastAsia="en-AU"/>
                </w:rPr>
                <w:t>DXE40K1x</w:t>
              </w:r>
            </w:ins>
          </w:p>
        </w:tc>
        <w:tc>
          <w:tcPr>
            <w:tcW w:w="648" w:type="pct"/>
            <w:vMerge w:val="restart"/>
            <w:noWrap/>
            <w:hideMark/>
          </w:tcPr>
          <w:p w:rsidR="00110C18" w:rsidRPr="0056388D" w:rsidRDefault="00110C18" w:rsidP="00063728">
            <w:pPr>
              <w:rPr>
                <w:ins w:id="45867" w:author="KIM, Jason" w:date="2019-04-02T13:39:00Z"/>
                <w:rFonts w:ascii="Calibri" w:eastAsia="Times New Roman" w:hAnsi="Calibri" w:cs="Calibri"/>
                <w:color w:val="000000"/>
                <w:lang w:eastAsia="en-AU"/>
              </w:rPr>
            </w:pPr>
            <w:ins w:id="45868" w:author="KIM, Jason" w:date="2019-04-02T13:39:00Z">
              <w:r w:rsidRPr="0056388D">
                <w:rPr>
                  <w:rFonts w:ascii="Calibri" w:eastAsia="Times New Roman" w:hAnsi="Calibri" w:cs="Calibri"/>
                  <w:color w:val="000000"/>
                  <w:lang w:eastAsia="en-AU"/>
                </w:rPr>
                <w:t>ELZ10220</w:t>
              </w:r>
            </w:ins>
          </w:p>
        </w:tc>
        <w:tc>
          <w:tcPr>
            <w:tcW w:w="516" w:type="pct"/>
            <w:vMerge w:val="restart"/>
            <w:noWrap/>
            <w:hideMark/>
          </w:tcPr>
          <w:p w:rsidR="00110C18" w:rsidRPr="0056388D" w:rsidRDefault="00110C18" w:rsidP="00063728">
            <w:pPr>
              <w:rPr>
                <w:ins w:id="45869" w:author="KIM, Jason" w:date="2019-04-02T13:39:00Z"/>
                <w:rFonts w:ascii="Calibri" w:eastAsia="Times New Roman" w:hAnsi="Calibri" w:cs="Calibri"/>
                <w:color w:val="000000"/>
                <w:lang w:eastAsia="en-AU"/>
              </w:rPr>
            </w:pPr>
            <w:ins w:id="45870"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871" w:author="KIM, Jason" w:date="2019-04-02T13:39:00Z"/>
                <w:rFonts w:ascii="Calibri" w:eastAsia="Times New Roman" w:hAnsi="Calibri" w:cs="Calibri"/>
                <w:color w:val="000000"/>
                <w:lang w:eastAsia="en-AU"/>
              </w:rPr>
            </w:pPr>
            <w:ins w:id="45872" w:author="KIM, Jason" w:date="2019-04-02T13:39:00Z">
              <w:r w:rsidRPr="0056388D">
                <w:rPr>
                  <w:rFonts w:ascii="Calibri" w:eastAsia="Times New Roman" w:hAnsi="Calibri" w:cs="Calibri"/>
                  <w:color w:val="000000"/>
                  <w:lang w:eastAsia="en-AU"/>
                </w:rPr>
                <w:t>DXE1126</w:t>
              </w:r>
            </w:ins>
          </w:p>
        </w:tc>
        <w:tc>
          <w:tcPr>
            <w:tcW w:w="793" w:type="pct"/>
            <w:noWrap/>
            <w:hideMark/>
          </w:tcPr>
          <w:p w:rsidR="00110C18" w:rsidRPr="0056388D" w:rsidRDefault="00110C18" w:rsidP="00063728">
            <w:pPr>
              <w:rPr>
                <w:ins w:id="45873" w:author="KIM, Jason" w:date="2019-04-02T13:39:00Z"/>
                <w:rFonts w:ascii="Calibri" w:eastAsia="Times New Roman" w:hAnsi="Calibri" w:cs="Calibri"/>
                <w:color w:val="000000"/>
                <w:lang w:eastAsia="en-AU"/>
              </w:rPr>
            </w:pPr>
            <w:ins w:id="458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75" w:author="KIM, Jason" w:date="2019-04-02T13:39:00Z"/>
                <w:rFonts w:ascii="Calibri" w:eastAsia="Times New Roman" w:hAnsi="Calibri" w:cs="Calibri"/>
                <w:color w:val="000000"/>
                <w:lang w:eastAsia="en-AU"/>
              </w:rPr>
            </w:pPr>
            <w:ins w:id="45876" w:author="KIM, Jason" w:date="2019-04-02T13:39:00Z">
              <w:r w:rsidRPr="0056388D">
                <w:rPr>
                  <w:rFonts w:ascii="Calibri" w:eastAsia="Times New Roman" w:hAnsi="Calibri" w:cs="Calibri"/>
                  <w:color w:val="000000"/>
                  <w:lang w:eastAsia="en-AU"/>
                </w:rPr>
                <w:t>Chainage 5642</w:t>
              </w:r>
            </w:ins>
          </w:p>
        </w:tc>
        <w:tc>
          <w:tcPr>
            <w:tcW w:w="818" w:type="pct"/>
            <w:noWrap/>
            <w:hideMark/>
          </w:tcPr>
          <w:p w:rsidR="00110C18" w:rsidRPr="0056388D" w:rsidRDefault="00110C18" w:rsidP="00063728">
            <w:pPr>
              <w:jc w:val="right"/>
              <w:rPr>
                <w:ins w:id="45877" w:author="KIM, Jason" w:date="2019-04-02T13:39:00Z"/>
                <w:rFonts w:ascii="Calibri" w:eastAsia="Times New Roman" w:hAnsi="Calibri" w:cs="Calibri"/>
                <w:color w:val="000000"/>
                <w:lang w:eastAsia="en-AU"/>
              </w:rPr>
            </w:pPr>
            <w:ins w:id="458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79" w:author="KIM, Jason" w:date="2019-04-02T13:39:00Z"/>
        </w:trPr>
        <w:tc>
          <w:tcPr>
            <w:tcW w:w="758" w:type="pct"/>
            <w:vMerge/>
            <w:hideMark/>
          </w:tcPr>
          <w:p w:rsidR="00110C18" w:rsidRPr="0056388D" w:rsidRDefault="00110C18" w:rsidP="00063728">
            <w:pPr>
              <w:rPr>
                <w:ins w:id="458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83" w:author="KIM, Jason" w:date="2019-04-02T13:39:00Z"/>
                <w:rFonts w:ascii="Calibri" w:eastAsia="Times New Roman" w:hAnsi="Calibri" w:cs="Calibri"/>
                <w:color w:val="000000"/>
                <w:lang w:eastAsia="en-AU"/>
              </w:rPr>
            </w:pPr>
            <w:ins w:id="45884" w:author="KIM, Jason" w:date="2019-04-02T13:39:00Z">
              <w:r w:rsidRPr="0056388D">
                <w:rPr>
                  <w:rFonts w:ascii="Calibri" w:eastAsia="Times New Roman" w:hAnsi="Calibri" w:cs="Calibri"/>
                  <w:color w:val="000000"/>
                  <w:lang w:eastAsia="en-AU"/>
                </w:rPr>
                <w:t>DXE1127</w:t>
              </w:r>
            </w:ins>
          </w:p>
        </w:tc>
        <w:tc>
          <w:tcPr>
            <w:tcW w:w="793" w:type="pct"/>
            <w:noWrap/>
            <w:hideMark/>
          </w:tcPr>
          <w:p w:rsidR="00110C18" w:rsidRPr="0056388D" w:rsidRDefault="00110C18" w:rsidP="00063728">
            <w:pPr>
              <w:rPr>
                <w:ins w:id="45885" w:author="KIM, Jason" w:date="2019-04-02T13:39:00Z"/>
                <w:rFonts w:ascii="Calibri" w:eastAsia="Times New Roman" w:hAnsi="Calibri" w:cs="Calibri"/>
                <w:color w:val="000000"/>
                <w:lang w:eastAsia="en-AU"/>
              </w:rPr>
            </w:pPr>
            <w:ins w:id="458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87" w:author="KIM, Jason" w:date="2019-04-02T13:39:00Z"/>
                <w:rFonts w:ascii="Calibri" w:eastAsia="Times New Roman" w:hAnsi="Calibri" w:cs="Calibri"/>
                <w:color w:val="000000"/>
                <w:lang w:eastAsia="en-AU"/>
              </w:rPr>
            </w:pPr>
            <w:ins w:id="45888" w:author="KIM, Jason" w:date="2019-04-02T13:39:00Z">
              <w:r w:rsidRPr="0056388D">
                <w:rPr>
                  <w:rFonts w:ascii="Calibri" w:eastAsia="Times New Roman" w:hAnsi="Calibri" w:cs="Calibri"/>
                  <w:color w:val="000000"/>
                  <w:lang w:eastAsia="en-AU"/>
                </w:rPr>
                <w:t>Chainage 5671</w:t>
              </w:r>
            </w:ins>
          </w:p>
        </w:tc>
        <w:tc>
          <w:tcPr>
            <w:tcW w:w="818" w:type="pct"/>
            <w:noWrap/>
            <w:hideMark/>
          </w:tcPr>
          <w:p w:rsidR="00110C18" w:rsidRPr="0056388D" w:rsidRDefault="00110C18" w:rsidP="00063728">
            <w:pPr>
              <w:jc w:val="right"/>
              <w:rPr>
                <w:ins w:id="45889" w:author="KIM, Jason" w:date="2019-04-02T13:39:00Z"/>
                <w:rFonts w:ascii="Calibri" w:eastAsia="Times New Roman" w:hAnsi="Calibri" w:cs="Calibri"/>
                <w:color w:val="000000"/>
                <w:lang w:eastAsia="en-AU"/>
              </w:rPr>
            </w:pPr>
            <w:ins w:id="458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91" w:author="KIM, Jason" w:date="2019-04-02T13:39:00Z"/>
        </w:trPr>
        <w:tc>
          <w:tcPr>
            <w:tcW w:w="758" w:type="pct"/>
            <w:vMerge/>
            <w:hideMark/>
          </w:tcPr>
          <w:p w:rsidR="00110C18" w:rsidRPr="0056388D" w:rsidRDefault="00110C18" w:rsidP="00063728">
            <w:pPr>
              <w:rPr>
                <w:ins w:id="458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95" w:author="KIM, Jason" w:date="2019-04-02T13:39:00Z"/>
                <w:rFonts w:ascii="Calibri" w:eastAsia="Times New Roman" w:hAnsi="Calibri" w:cs="Calibri"/>
                <w:color w:val="000000"/>
                <w:lang w:eastAsia="en-AU"/>
              </w:rPr>
            </w:pPr>
            <w:ins w:id="45896" w:author="KIM, Jason" w:date="2019-04-02T13:39:00Z">
              <w:r w:rsidRPr="0056388D">
                <w:rPr>
                  <w:rFonts w:ascii="Calibri" w:eastAsia="Times New Roman" w:hAnsi="Calibri" w:cs="Calibri"/>
                  <w:color w:val="000000"/>
                  <w:lang w:eastAsia="en-AU"/>
                </w:rPr>
                <w:t>DXE1128</w:t>
              </w:r>
            </w:ins>
          </w:p>
        </w:tc>
        <w:tc>
          <w:tcPr>
            <w:tcW w:w="793" w:type="pct"/>
            <w:noWrap/>
            <w:hideMark/>
          </w:tcPr>
          <w:p w:rsidR="00110C18" w:rsidRPr="0056388D" w:rsidRDefault="00110C18" w:rsidP="00063728">
            <w:pPr>
              <w:rPr>
                <w:ins w:id="45897" w:author="KIM, Jason" w:date="2019-04-02T13:39:00Z"/>
                <w:rFonts w:ascii="Calibri" w:eastAsia="Times New Roman" w:hAnsi="Calibri" w:cs="Calibri"/>
                <w:color w:val="000000"/>
                <w:lang w:eastAsia="en-AU"/>
              </w:rPr>
            </w:pPr>
            <w:ins w:id="458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99" w:author="KIM, Jason" w:date="2019-04-02T13:39:00Z"/>
                <w:rFonts w:ascii="Calibri" w:eastAsia="Times New Roman" w:hAnsi="Calibri" w:cs="Calibri"/>
                <w:color w:val="000000"/>
                <w:lang w:eastAsia="en-AU"/>
              </w:rPr>
            </w:pPr>
            <w:ins w:id="45900" w:author="KIM, Jason" w:date="2019-04-02T13:39:00Z">
              <w:r w:rsidRPr="0056388D">
                <w:rPr>
                  <w:rFonts w:ascii="Calibri" w:eastAsia="Times New Roman" w:hAnsi="Calibri" w:cs="Calibri"/>
                  <w:color w:val="000000"/>
                  <w:lang w:eastAsia="en-AU"/>
                </w:rPr>
                <w:t>Chainage 5700</w:t>
              </w:r>
            </w:ins>
          </w:p>
        </w:tc>
        <w:tc>
          <w:tcPr>
            <w:tcW w:w="818" w:type="pct"/>
            <w:noWrap/>
            <w:hideMark/>
          </w:tcPr>
          <w:p w:rsidR="00110C18" w:rsidRPr="0056388D" w:rsidRDefault="00110C18" w:rsidP="00063728">
            <w:pPr>
              <w:jc w:val="right"/>
              <w:rPr>
                <w:ins w:id="45901" w:author="KIM, Jason" w:date="2019-04-02T13:39:00Z"/>
                <w:rFonts w:ascii="Calibri" w:eastAsia="Times New Roman" w:hAnsi="Calibri" w:cs="Calibri"/>
                <w:color w:val="000000"/>
                <w:lang w:eastAsia="en-AU"/>
              </w:rPr>
            </w:pPr>
            <w:ins w:id="459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03" w:author="KIM, Jason" w:date="2019-04-02T13:39:00Z"/>
        </w:trPr>
        <w:tc>
          <w:tcPr>
            <w:tcW w:w="758" w:type="pct"/>
            <w:vMerge w:val="restart"/>
            <w:noWrap/>
            <w:hideMark/>
          </w:tcPr>
          <w:p w:rsidR="00110C18" w:rsidRPr="0056388D" w:rsidRDefault="00110C18" w:rsidP="00063728">
            <w:pPr>
              <w:rPr>
                <w:ins w:id="45904" w:author="KIM, Jason" w:date="2019-04-02T13:39:00Z"/>
                <w:rFonts w:ascii="Calibri" w:eastAsia="Times New Roman" w:hAnsi="Calibri" w:cs="Calibri"/>
                <w:color w:val="000000"/>
                <w:lang w:eastAsia="en-AU"/>
              </w:rPr>
            </w:pPr>
            <w:ins w:id="45905" w:author="KIM, Jason" w:date="2019-04-02T13:39:00Z">
              <w:r w:rsidRPr="0056388D">
                <w:rPr>
                  <w:rFonts w:ascii="Calibri" w:eastAsia="Times New Roman" w:hAnsi="Calibri" w:cs="Calibri"/>
                  <w:color w:val="000000"/>
                  <w:lang w:eastAsia="en-AU"/>
                </w:rPr>
                <w:t>DXE40K2x</w:t>
              </w:r>
            </w:ins>
          </w:p>
        </w:tc>
        <w:tc>
          <w:tcPr>
            <w:tcW w:w="648" w:type="pct"/>
            <w:vMerge w:val="restart"/>
            <w:noWrap/>
            <w:hideMark/>
          </w:tcPr>
          <w:p w:rsidR="00110C18" w:rsidRPr="0056388D" w:rsidRDefault="00110C18" w:rsidP="00063728">
            <w:pPr>
              <w:rPr>
                <w:ins w:id="45906" w:author="KIM, Jason" w:date="2019-04-02T13:39:00Z"/>
                <w:rFonts w:ascii="Calibri" w:eastAsia="Times New Roman" w:hAnsi="Calibri" w:cs="Calibri"/>
                <w:color w:val="000000"/>
                <w:lang w:eastAsia="en-AU"/>
              </w:rPr>
            </w:pPr>
            <w:ins w:id="45907" w:author="KIM, Jason" w:date="2019-04-02T13:39:00Z">
              <w:r w:rsidRPr="0056388D">
                <w:rPr>
                  <w:rFonts w:ascii="Calibri" w:eastAsia="Times New Roman" w:hAnsi="Calibri" w:cs="Calibri"/>
                  <w:color w:val="000000"/>
                  <w:lang w:eastAsia="en-AU"/>
                </w:rPr>
                <w:t>ELZ10216</w:t>
              </w:r>
            </w:ins>
          </w:p>
        </w:tc>
        <w:tc>
          <w:tcPr>
            <w:tcW w:w="516" w:type="pct"/>
            <w:vMerge w:val="restart"/>
            <w:noWrap/>
            <w:hideMark/>
          </w:tcPr>
          <w:p w:rsidR="00110C18" w:rsidRPr="0056388D" w:rsidRDefault="00110C18" w:rsidP="00063728">
            <w:pPr>
              <w:rPr>
                <w:ins w:id="45908" w:author="KIM, Jason" w:date="2019-04-02T13:39:00Z"/>
                <w:rFonts w:ascii="Calibri" w:eastAsia="Times New Roman" w:hAnsi="Calibri" w:cs="Calibri"/>
                <w:color w:val="000000"/>
                <w:lang w:eastAsia="en-AU"/>
              </w:rPr>
            </w:pPr>
            <w:ins w:id="45909"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10" w:author="KIM, Jason" w:date="2019-04-02T13:39:00Z"/>
                <w:rFonts w:ascii="Calibri" w:eastAsia="Times New Roman" w:hAnsi="Calibri" w:cs="Calibri"/>
                <w:color w:val="000000"/>
                <w:lang w:eastAsia="en-AU"/>
              </w:rPr>
            </w:pPr>
            <w:ins w:id="45911" w:author="KIM, Jason" w:date="2019-04-02T13:39:00Z">
              <w:r w:rsidRPr="0056388D">
                <w:rPr>
                  <w:rFonts w:ascii="Calibri" w:eastAsia="Times New Roman" w:hAnsi="Calibri" w:cs="Calibri"/>
                  <w:color w:val="000000"/>
                  <w:lang w:eastAsia="en-AU"/>
                </w:rPr>
                <w:t>DXE1123</w:t>
              </w:r>
            </w:ins>
          </w:p>
        </w:tc>
        <w:tc>
          <w:tcPr>
            <w:tcW w:w="793" w:type="pct"/>
            <w:noWrap/>
            <w:hideMark/>
          </w:tcPr>
          <w:p w:rsidR="00110C18" w:rsidRPr="0056388D" w:rsidRDefault="00110C18" w:rsidP="00063728">
            <w:pPr>
              <w:rPr>
                <w:ins w:id="45912" w:author="KIM, Jason" w:date="2019-04-02T13:39:00Z"/>
                <w:rFonts w:ascii="Calibri" w:eastAsia="Times New Roman" w:hAnsi="Calibri" w:cs="Calibri"/>
                <w:color w:val="000000"/>
                <w:lang w:eastAsia="en-AU"/>
              </w:rPr>
            </w:pPr>
            <w:ins w:id="4591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14" w:author="KIM, Jason" w:date="2019-04-02T13:39:00Z"/>
                <w:rFonts w:ascii="Calibri" w:eastAsia="Times New Roman" w:hAnsi="Calibri" w:cs="Calibri"/>
                <w:color w:val="000000"/>
                <w:lang w:eastAsia="en-AU"/>
              </w:rPr>
            </w:pPr>
            <w:ins w:id="45915" w:author="KIM, Jason" w:date="2019-04-02T13:39:00Z">
              <w:r w:rsidRPr="0056388D">
                <w:rPr>
                  <w:rFonts w:ascii="Calibri" w:eastAsia="Times New Roman" w:hAnsi="Calibri" w:cs="Calibri"/>
                  <w:color w:val="000000"/>
                  <w:lang w:eastAsia="en-AU"/>
                </w:rPr>
                <w:t>Chainage 5522</w:t>
              </w:r>
            </w:ins>
          </w:p>
        </w:tc>
        <w:tc>
          <w:tcPr>
            <w:tcW w:w="818" w:type="pct"/>
            <w:noWrap/>
            <w:hideMark/>
          </w:tcPr>
          <w:p w:rsidR="00110C18" w:rsidRPr="0056388D" w:rsidRDefault="00110C18" w:rsidP="00063728">
            <w:pPr>
              <w:jc w:val="right"/>
              <w:rPr>
                <w:ins w:id="45916" w:author="KIM, Jason" w:date="2019-04-02T13:39:00Z"/>
                <w:rFonts w:ascii="Calibri" w:eastAsia="Times New Roman" w:hAnsi="Calibri" w:cs="Calibri"/>
                <w:color w:val="000000"/>
                <w:lang w:eastAsia="en-AU"/>
              </w:rPr>
            </w:pPr>
            <w:ins w:id="459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18" w:author="KIM, Jason" w:date="2019-04-02T13:39:00Z"/>
        </w:trPr>
        <w:tc>
          <w:tcPr>
            <w:tcW w:w="758" w:type="pct"/>
            <w:vMerge/>
            <w:hideMark/>
          </w:tcPr>
          <w:p w:rsidR="00110C18" w:rsidRPr="0056388D" w:rsidRDefault="00110C18" w:rsidP="00063728">
            <w:pPr>
              <w:rPr>
                <w:ins w:id="4591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2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2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22" w:author="KIM, Jason" w:date="2019-04-02T13:39:00Z"/>
                <w:rFonts w:ascii="Calibri" w:eastAsia="Times New Roman" w:hAnsi="Calibri" w:cs="Calibri"/>
                <w:color w:val="000000"/>
                <w:lang w:eastAsia="en-AU"/>
              </w:rPr>
            </w:pPr>
            <w:ins w:id="45923" w:author="KIM, Jason" w:date="2019-04-02T13:39:00Z">
              <w:r w:rsidRPr="0056388D">
                <w:rPr>
                  <w:rFonts w:ascii="Calibri" w:eastAsia="Times New Roman" w:hAnsi="Calibri" w:cs="Calibri"/>
                  <w:color w:val="000000"/>
                  <w:lang w:eastAsia="en-AU"/>
                </w:rPr>
                <w:t>DXE1124</w:t>
              </w:r>
            </w:ins>
          </w:p>
        </w:tc>
        <w:tc>
          <w:tcPr>
            <w:tcW w:w="793" w:type="pct"/>
            <w:noWrap/>
            <w:hideMark/>
          </w:tcPr>
          <w:p w:rsidR="00110C18" w:rsidRPr="0056388D" w:rsidRDefault="00110C18" w:rsidP="00063728">
            <w:pPr>
              <w:rPr>
                <w:ins w:id="45924" w:author="KIM, Jason" w:date="2019-04-02T13:39:00Z"/>
                <w:rFonts w:ascii="Calibri" w:eastAsia="Times New Roman" w:hAnsi="Calibri" w:cs="Calibri"/>
                <w:color w:val="000000"/>
                <w:lang w:eastAsia="en-AU"/>
              </w:rPr>
            </w:pPr>
            <w:ins w:id="4592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26" w:author="KIM, Jason" w:date="2019-04-02T13:39:00Z"/>
                <w:rFonts w:ascii="Calibri" w:eastAsia="Times New Roman" w:hAnsi="Calibri" w:cs="Calibri"/>
                <w:color w:val="000000"/>
                <w:lang w:eastAsia="en-AU"/>
              </w:rPr>
            </w:pPr>
            <w:ins w:id="45927" w:author="KIM, Jason" w:date="2019-04-02T13:39:00Z">
              <w:r w:rsidRPr="0056388D">
                <w:rPr>
                  <w:rFonts w:ascii="Calibri" w:eastAsia="Times New Roman" w:hAnsi="Calibri" w:cs="Calibri"/>
                  <w:color w:val="000000"/>
                  <w:lang w:eastAsia="en-AU"/>
                </w:rPr>
                <w:t>Chainage 5551</w:t>
              </w:r>
            </w:ins>
          </w:p>
        </w:tc>
        <w:tc>
          <w:tcPr>
            <w:tcW w:w="818" w:type="pct"/>
            <w:noWrap/>
            <w:hideMark/>
          </w:tcPr>
          <w:p w:rsidR="00110C18" w:rsidRPr="0056388D" w:rsidRDefault="00110C18" w:rsidP="00063728">
            <w:pPr>
              <w:jc w:val="right"/>
              <w:rPr>
                <w:ins w:id="45928" w:author="KIM, Jason" w:date="2019-04-02T13:39:00Z"/>
                <w:rFonts w:ascii="Calibri" w:eastAsia="Times New Roman" w:hAnsi="Calibri" w:cs="Calibri"/>
                <w:color w:val="000000"/>
                <w:lang w:eastAsia="en-AU"/>
              </w:rPr>
            </w:pPr>
            <w:ins w:id="459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30" w:author="KIM, Jason" w:date="2019-04-02T13:39:00Z"/>
        </w:trPr>
        <w:tc>
          <w:tcPr>
            <w:tcW w:w="758" w:type="pct"/>
            <w:vMerge/>
            <w:hideMark/>
          </w:tcPr>
          <w:p w:rsidR="00110C18" w:rsidRPr="0056388D" w:rsidRDefault="00110C18" w:rsidP="00063728">
            <w:pPr>
              <w:rPr>
                <w:ins w:id="459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34" w:author="KIM, Jason" w:date="2019-04-02T13:39:00Z"/>
                <w:rFonts w:ascii="Calibri" w:eastAsia="Times New Roman" w:hAnsi="Calibri" w:cs="Calibri"/>
                <w:color w:val="000000"/>
                <w:lang w:eastAsia="en-AU"/>
              </w:rPr>
            </w:pPr>
            <w:ins w:id="45935" w:author="KIM, Jason" w:date="2019-04-02T13:39:00Z">
              <w:r w:rsidRPr="0056388D">
                <w:rPr>
                  <w:rFonts w:ascii="Calibri" w:eastAsia="Times New Roman" w:hAnsi="Calibri" w:cs="Calibri"/>
                  <w:color w:val="000000"/>
                  <w:lang w:eastAsia="en-AU"/>
                </w:rPr>
                <w:t>DXE1125</w:t>
              </w:r>
            </w:ins>
          </w:p>
        </w:tc>
        <w:tc>
          <w:tcPr>
            <w:tcW w:w="793" w:type="pct"/>
            <w:noWrap/>
            <w:hideMark/>
          </w:tcPr>
          <w:p w:rsidR="00110C18" w:rsidRPr="0056388D" w:rsidRDefault="00110C18" w:rsidP="00063728">
            <w:pPr>
              <w:rPr>
                <w:ins w:id="45936" w:author="KIM, Jason" w:date="2019-04-02T13:39:00Z"/>
                <w:rFonts w:ascii="Calibri" w:eastAsia="Times New Roman" w:hAnsi="Calibri" w:cs="Calibri"/>
                <w:color w:val="000000"/>
                <w:lang w:eastAsia="en-AU"/>
              </w:rPr>
            </w:pPr>
            <w:ins w:id="459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38" w:author="KIM, Jason" w:date="2019-04-02T13:39:00Z"/>
                <w:rFonts w:ascii="Calibri" w:eastAsia="Times New Roman" w:hAnsi="Calibri" w:cs="Calibri"/>
                <w:color w:val="000000"/>
                <w:lang w:eastAsia="en-AU"/>
              </w:rPr>
            </w:pPr>
            <w:ins w:id="45939" w:author="KIM, Jason" w:date="2019-04-02T13:39:00Z">
              <w:r w:rsidRPr="0056388D">
                <w:rPr>
                  <w:rFonts w:ascii="Calibri" w:eastAsia="Times New Roman" w:hAnsi="Calibri" w:cs="Calibri"/>
                  <w:color w:val="000000"/>
                  <w:lang w:eastAsia="en-AU"/>
                </w:rPr>
                <w:t>Chainage 5580</w:t>
              </w:r>
            </w:ins>
          </w:p>
        </w:tc>
        <w:tc>
          <w:tcPr>
            <w:tcW w:w="818" w:type="pct"/>
            <w:noWrap/>
            <w:hideMark/>
          </w:tcPr>
          <w:p w:rsidR="00110C18" w:rsidRPr="0056388D" w:rsidRDefault="00110C18" w:rsidP="00063728">
            <w:pPr>
              <w:jc w:val="right"/>
              <w:rPr>
                <w:ins w:id="45940" w:author="KIM, Jason" w:date="2019-04-02T13:39:00Z"/>
                <w:rFonts w:ascii="Calibri" w:eastAsia="Times New Roman" w:hAnsi="Calibri" w:cs="Calibri"/>
                <w:color w:val="000000"/>
                <w:lang w:eastAsia="en-AU"/>
              </w:rPr>
            </w:pPr>
            <w:ins w:id="45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42" w:author="KIM, Jason" w:date="2019-04-02T13:39:00Z"/>
        </w:trPr>
        <w:tc>
          <w:tcPr>
            <w:tcW w:w="758" w:type="pct"/>
            <w:vMerge w:val="restart"/>
            <w:noWrap/>
            <w:hideMark/>
          </w:tcPr>
          <w:p w:rsidR="00110C18" w:rsidRPr="0056388D" w:rsidRDefault="00110C18" w:rsidP="00063728">
            <w:pPr>
              <w:rPr>
                <w:ins w:id="45943" w:author="KIM, Jason" w:date="2019-04-02T13:39:00Z"/>
                <w:rFonts w:ascii="Calibri" w:eastAsia="Times New Roman" w:hAnsi="Calibri" w:cs="Calibri"/>
                <w:color w:val="000000"/>
                <w:lang w:eastAsia="en-AU"/>
              </w:rPr>
            </w:pPr>
            <w:ins w:id="45944" w:author="KIM, Jason" w:date="2019-04-02T13:39:00Z">
              <w:r w:rsidRPr="0056388D">
                <w:rPr>
                  <w:rFonts w:ascii="Calibri" w:eastAsia="Times New Roman" w:hAnsi="Calibri" w:cs="Calibri"/>
                  <w:color w:val="000000"/>
                  <w:lang w:eastAsia="en-AU"/>
                </w:rPr>
                <w:t>DXE40K3x</w:t>
              </w:r>
            </w:ins>
          </w:p>
        </w:tc>
        <w:tc>
          <w:tcPr>
            <w:tcW w:w="648" w:type="pct"/>
            <w:vMerge w:val="restart"/>
            <w:noWrap/>
            <w:hideMark/>
          </w:tcPr>
          <w:p w:rsidR="00110C18" w:rsidRPr="0056388D" w:rsidRDefault="00110C18" w:rsidP="00063728">
            <w:pPr>
              <w:rPr>
                <w:ins w:id="45945" w:author="KIM, Jason" w:date="2019-04-02T13:39:00Z"/>
                <w:rFonts w:ascii="Calibri" w:eastAsia="Times New Roman" w:hAnsi="Calibri" w:cs="Calibri"/>
                <w:color w:val="000000"/>
                <w:lang w:eastAsia="en-AU"/>
              </w:rPr>
            </w:pPr>
            <w:ins w:id="45946" w:author="KIM, Jason" w:date="2019-04-02T13:39:00Z">
              <w:r w:rsidRPr="0056388D">
                <w:rPr>
                  <w:rFonts w:ascii="Calibri" w:eastAsia="Times New Roman" w:hAnsi="Calibri" w:cs="Calibri"/>
                  <w:color w:val="000000"/>
                  <w:lang w:eastAsia="en-AU"/>
                </w:rPr>
                <w:t>ELZ20220</w:t>
              </w:r>
            </w:ins>
          </w:p>
        </w:tc>
        <w:tc>
          <w:tcPr>
            <w:tcW w:w="516" w:type="pct"/>
            <w:vMerge w:val="restart"/>
            <w:noWrap/>
            <w:hideMark/>
          </w:tcPr>
          <w:p w:rsidR="00110C18" w:rsidRPr="0056388D" w:rsidRDefault="00110C18" w:rsidP="00063728">
            <w:pPr>
              <w:rPr>
                <w:ins w:id="45947" w:author="KIM, Jason" w:date="2019-04-02T13:39:00Z"/>
                <w:rFonts w:ascii="Calibri" w:eastAsia="Times New Roman" w:hAnsi="Calibri" w:cs="Calibri"/>
                <w:color w:val="000000"/>
                <w:lang w:eastAsia="en-AU"/>
              </w:rPr>
            </w:pPr>
            <w:ins w:id="45948"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49" w:author="KIM, Jason" w:date="2019-04-02T13:39:00Z"/>
                <w:rFonts w:ascii="Calibri" w:eastAsia="Times New Roman" w:hAnsi="Calibri" w:cs="Calibri"/>
                <w:color w:val="000000"/>
                <w:lang w:eastAsia="en-AU"/>
              </w:rPr>
            </w:pPr>
            <w:ins w:id="45950" w:author="KIM, Jason" w:date="2019-04-02T13:39:00Z">
              <w:r w:rsidRPr="0056388D">
                <w:rPr>
                  <w:rFonts w:ascii="Calibri" w:eastAsia="Times New Roman" w:hAnsi="Calibri" w:cs="Calibri"/>
                  <w:color w:val="000000"/>
                  <w:lang w:eastAsia="en-AU"/>
                </w:rPr>
                <w:t>DXE2120</w:t>
              </w:r>
            </w:ins>
          </w:p>
        </w:tc>
        <w:tc>
          <w:tcPr>
            <w:tcW w:w="793" w:type="pct"/>
            <w:noWrap/>
            <w:hideMark/>
          </w:tcPr>
          <w:p w:rsidR="00110C18" w:rsidRPr="0056388D" w:rsidRDefault="00110C18" w:rsidP="00063728">
            <w:pPr>
              <w:rPr>
                <w:ins w:id="45951" w:author="KIM, Jason" w:date="2019-04-02T13:39:00Z"/>
                <w:rFonts w:ascii="Calibri" w:eastAsia="Times New Roman" w:hAnsi="Calibri" w:cs="Calibri"/>
                <w:color w:val="000000"/>
                <w:lang w:eastAsia="en-AU"/>
              </w:rPr>
            </w:pPr>
            <w:ins w:id="459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53" w:author="KIM, Jason" w:date="2019-04-02T13:39:00Z"/>
                <w:rFonts w:ascii="Calibri" w:eastAsia="Times New Roman" w:hAnsi="Calibri" w:cs="Calibri"/>
                <w:color w:val="000000"/>
                <w:lang w:eastAsia="en-AU"/>
              </w:rPr>
            </w:pPr>
            <w:ins w:id="45954" w:author="KIM, Jason" w:date="2019-04-02T13:39:00Z">
              <w:r w:rsidRPr="0056388D">
                <w:rPr>
                  <w:rFonts w:ascii="Calibri" w:eastAsia="Times New Roman" w:hAnsi="Calibri" w:cs="Calibri"/>
                  <w:color w:val="000000"/>
                  <w:lang w:eastAsia="en-AU"/>
                </w:rPr>
                <w:t>Chainage 5629</w:t>
              </w:r>
            </w:ins>
          </w:p>
        </w:tc>
        <w:tc>
          <w:tcPr>
            <w:tcW w:w="818" w:type="pct"/>
            <w:noWrap/>
            <w:hideMark/>
          </w:tcPr>
          <w:p w:rsidR="00110C18" w:rsidRPr="0056388D" w:rsidRDefault="00110C18" w:rsidP="00063728">
            <w:pPr>
              <w:jc w:val="right"/>
              <w:rPr>
                <w:ins w:id="45955" w:author="KIM, Jason" w:date="2019-04-02T13:39:00Z"/>
                <w:rFonts w:ascii="Calibri" w:eastAsia="Times New Roman" w:hAnsi="Calibri" w:cs="Calibri"/>
                <w:color w:val="000000"/>
                <w:lang w:eastAsia="en-AU"/>
              </w:rPr>
            </w:pPr>
            <w:ins w:id="459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57" w:author="KIM, Jason" w:date="2019-04-02T13:39:00Z"/>
        </w:trPr>
        <w:tc>
          <w:tcPr>
            <w:tcW w:w="758" w:type="pct"/>
            <w:vMerge/>
            <w:hideMark/>
          </w:tcPr>
          <w:p w:rsidR="00110C18" w:rsidRPr="0056388D" w:rsidRDefault="00110C18" w:rsidP="00063728">
            <w:pPr>
              <w:rPr>
                <w:ins w:id="4595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5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6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61" w:author="KIM, Jason" w:date="2019-04-02T13:39:00Z"/>
                <w:rFonts w:ascii="Calibri" w:eastAsia="Times New Roman" w:hAnsi="Calibri" w:cs="Calibri"/>
                <w:color w:val="000000"/>
                <w:lang w:eastAsia="en-AU"/>
              </w:rPr>
            </w:pPr>
            <w:ins w:id="45962" w:author="KIM, Jason" w:date="2019-04-02T13:39:00Z">
              <w:r w:rsidRPr="0056388D">
                <w:rPr>
                  <w:rFonts w:ascii="Calibri" w:eastAsia="Times New Roman" w:hAnsi="Calibri" w:cs="Calibri"/>
                  <w:color w:val="000000"/>
                  <w:lang w:eastAsia="en-AU"/>
                </w:rPr>
                <w:t>DXE2121</w:t>
              </w:r>
            </w:ins>
          </w:p>
        </w:tc>
        <w:tc>
          <w:tcPr>
            <w:tcW w:w="793" w:type="pct"/>
            <w:noWrap/>
            <w:hideMark/>
          </w:tcPr>
          <w:p w:rsidR="00110C18" w:rsidRPr="0056388D" w:rsidRDefault="00110C18" w:rsidP="00063728">
            <w:pPr>
              <w:rPr>
                <w:ins w:id="45963" w:author="KIM, Jason" w:date="2019-04-02T13:39:00Z"/>
                <w:rFonts w:ascii="Calibri" w:eastAsia="Times New Roman" w:hAnsi="Calibri" w:cs="Calibri"/>
                <w:color w:val="000000"/>
                <w:lang w:eastAsia="en-AU"/>
              </w:rPr>
            </w:pPr>
            <w:ins w:id="459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65" w:author="KIM, Jason" w:date="2019-04-02T13:39:00Z"/>
                <w:rFonts w:ascii="Calibri" w:eastAsia="Times New Roman" w:hAnsi="Calibri" w:cs="Calibri"/>
                <w:color w:val="000000"/>
                <w:lang w:eastAsia="en-AU"/>
              </w:rPr>
            </w:pPr>
            <w:ins w:id="45966" w:author="KIM, Jason" w:date="2019-04-02T13:39:00Z">
              <w:r w:rsidRPr="0056388D">
                <w:rPr>
                  <w:rFonts w:ascii="Calibri" w:eastAsia="Times New Roman" w:hAnsi="Calibri" w:cs="Calibri"/>
                  <w:color w:val="000000"/>
                  <w:lang w:eastAsia="en-AU"/>
                </w:rPr>
                <w:t>Chainage 5658</w:t>
              </w:r>
            </w:ins>
          </w:p>
        </w:tc>
        <w:tc>
          <w:tcPr>
            <w:tcW w:w="818" w:type="pct"/>
            <w:noWrap/>
            <w:hideMark/>
          </w:tcPr>
          <w:p w:rsidR="00110C18" w:rsidRPr="0056388D" w:rsidRDefault="00110C18" w:rsidP="00063728">
            <w:pPr>
              <w:jc w:val="right"/>
              <w:rPr>
                <w:ins w:id="45967" w:author="KIM, Jason" w:date="2019-04-02T13:39:00Z"/>
                <w:rFonts w:ascii="Calibri" w:eastAsia="Times New Roman" w:hAnsi="Calibri" w:cs="Calibri"/>
                <w:color w:val="000000"/>
                <w:lang w:eastAsia="en-AU"/>
              </w:rPr>
            </w:pPr>
            <w:ins w:id="45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69" w:author="KIM, Jason" w:date="2019-04-02T13:39:00Z"/>
        </w:trPr>
        <w:tc>
          <w:tcPr>
            <w:tcW w:w="758" w:type="pct"/>
            <w:vMerge/>
            <w:hideMark/>
          </w:tcPr>
          <w:p w:rsidR="00110C18" w:rsidRPr="0056388D" w:rsidRDefault="00110C18" w:rsidP="00063728">
            <w:pPr>
              <w:rPr>
                <w:ins w:id="459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73" w:author="KIM, Jason" w:date="2019-04-02T13:39:00Z"/>
                <w:rFonts w:ascii="Calibri" w:eastAsia="Times New Roman" w:hAnsi="Calibri" w:cs="Calibri"/>
                <w:color w:val="000000"/>
                <w:lang w:eastAsia="en-AU"/>
              </w:rPr>
            </w:pPr>
            <w:ins w:id="45974" w:author="KIM, Jason" w:date="2019-04-02T13:39:00Z">
              <w:r w:rsidRPr="0056388D">
                <w:rPr>
                  <w:rFonts w:ascii="Calibri" w:eastAsia="Times New Roman" w:hAnsi="Calibri" w:cs="Calibri"/>
                  <w:color w:val="000000"/>
                  <w:lang w:eastAsia="en-AU"/>
                </w:rPr>
                <w:t>DXE2122</w:t>
              </w:r>
            </w:ins>
          </w:p>
        </w:tc>
        <w:tc>
          <w:tcPr>
            <w:tcW w:w="793" w:type="pct"/>
            <w:noWrap/>
            <w:hideMark/>
          </w:tcPr>
          <w:p w:rsidR="00110C18" w:rsidRPr="0056388D" w:rsidRDefault="00110C18" w:rsidP="00063728">
            <w:pPr>
              <w:rPr>
                <w:ins w:id="45975" w:author="KIM, Jason" w:date="2019-04-02T13:39:00Z"/>
                <w:rFonts w:ascii="Calibri" w:eastAsia="Times New Roman" w:hAnsi="Calibri" w:cs="Calibri"/>
                <w:color w:val="000000"/>
                <w:lang w:eastAsia="en-AU"/>
              </w:rPr>
            </w:pPr>
            <w:ins w:id="459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77" w:author="KIM, Jason" w:date="2019-04-02T13:39:00Z"/>
                <w:rFonts w:ascii="Calibri" w:eastAsia="Times New Roman" w:hAnsi="Calibri" w:cs="Calibri"/>
                <w:color w:val="000000"/>
                <w:lang w:eastAsia="en-AU"/>
              </w:rPr>
            </w:pPr>
            <w:ins w:id="45978" w:author="KIM, Jason" w:date="2019-04-02T13:39:00Z">
              <w:r w:rsidRPr="0056388D">
                <w:rPr>
                  <w:rFonts w:ascii="Calibri" w:eastAsia="Times New Roman" w:hAnsi="Calibri" w:cs="Calibri"/>
                  <w:color w:val="000000"/>
                  <w:lang w:eastAsia="en-AU"/>
                </w:rPr>
                <w:t>Chainage 5687</w:t>
              </w:r>
            </w:ins>
          </w:p>
        </w:tc>
        <w:tc>
          <w:tcPr>
            <w:tcW w:w="818" w:type="pct"/>
            <w:noWrap/>
            <w:hideMark/>
          </w:tcPr>
          <w:p w:rsidR="00110C18" w:rsidRPr="0056388D" w:rsidRDefault="00110C18" w:rsidP="00063728">
            <w:pPr>
              <w:jc w:val="right"/>
              <w:rPr>
                <w:ins w:id="45979" w:author="KIM, Jason" w:date="2019-04-02T13:39:00Z"/>
                <w:rFonts w:ascii="Calibri" w:eastAsia="Times New Roman" w:hAnsi="Calibri" w:cs="Calibri"/>
                <w:color w:val="000000"/>
                <w:lang w:eastAsia="en-AU"/>
              </w:rPr>
            </w:pPr>
            <w:ins w:id="45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81" w:author="KIM, Jason" w:date="2019-04-02T13:39:00Z"/>
        </w:trPr>
        <w:tc>
          <w:tcPr>
            <w:tcW w:w="758" w:type="pct"/>
            <w:vMerge w:val="restart"/>
            <w:noWrap/>
            <w:hideMark/>
          </w:tcPr>
          <w:p w:rsidR="00110C18" w:rsidRPr="0056388D" w:rsidRDefault="00110C18" w:rsidP="00063728">
            <w:pPr>
              <w:rPr>
                <w:ins w:id="45982" w:author="KIM, Jason" w:date="2019-04-02T13:39:00Z"/>
                <w:rFonts w:ascii="Calibri" w:eastAsia="Times New Roman" w:hAnsi="Calibri" w:cs="Calibri"/>
                <w:color w:val="000000"/>
                <w:lang w:eastAsia="en-AU"/>
              </w:rPr>
            </w:pPr>
            <w:ins w:id="45983" w:author="KIM, Jason" w:date="2019-04-02T13:39:00Z">
              <w:r w:rsidRPr="0056388D">
                <w:rPr>
                  <w:rFonts w:ascii="Calibri" w:eastAsia="Times New Roman" w:hAnsi="Calibri" w:cs="Calibri"/>
                  <w:color w:val="000000"/>
                  <w:lang w:eastAsia="en-AU"/>
                </w:rPr>
                <w:t>DXE40K4x</w:t>
              </w:r>
            </w:ins>
          </w:p>
        </w:tc>
        <w:tc>
          <w:tcPr>
            <w:tcW w:w="648" w:type="pct"/>
            <w:vMerge w:val="restart"/>
            <w:noWrap/>
            <w:hideMark/>
          </w:tcPr>
          <w:p w:rsidR="00110C18" w:rsidRPr="0056388D" w:rsidRDefault="00110C18" w:rsidP="00063728">
            <w:pPr>
              <w:rPr>
                <w:ins w:id="45984" w:author="KIM, Jason" w:date="2019-04-02T13:39:00Z"/>
                <w:rFonts w:ascii="Calibri" w:eastAsia="Times New Roman" w:hAnsi="Calibri" w:cs="Calibri"/>
                <w:color w:val="000000"/>
                <w:lang w:eastAsia="en-AU"/>
              </w:rPr>
            </w:pPr>
            <w:ins w:id="45985" w:author="KIM, Jason" w:date="2019-04-02T13:39:00Z">
              <w:r w:rsidRPr="0056388D">
                <w:rPr>
                  <w:rFonts w:ascii="Calibri" w:eastAsia="Times New Roman" w:hAnsi="Calibri" w:cs="Calibri"/>
                  <w:color w:val="000000"/>
                  <w:lang w:eastAsia="en-AU"/>
                </w:rPr>
                <w:t>ELZ20216</w:t>
              </w:r>
            </w:ins>
          </w:p>
        </w:tc>
        <w:tc>
          <w:tcPr>
            <w:tcW w:w="516" w:type="pct"/>
            <w:vMerge w:val="restart"/>
            <w:noWrap/>
            <w:hideMark/>
          </w:tcPr>
          <w:p w:rsidR="00110C18" w:rsidRPr="0056388D" w:rsidRDefault="00110C18" w:rsidP="00063728">
            <w:pPr>
              <w:rPr>
                <w:ins w:id="45986" w:author="KIM, Jason" w:date="2019-04-02T13:39:00Z"/>
                <w:rFonts w:ascii="Calibri" w:eastAsia="Times New Roman" w:hAnsi="Calibri" w:cs="Calibri"/>
                <w:color w:val="000000"/>
                <w:lang w:eastAsia="en-AU"/>
              </w:rPr>
            </w:pPr>
            <w:ins w:id="45987"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88" w:author="KIM, Jason" w:date="2019-04-02T13:39:00Z"/>
                <w:rFonts w:ascii="Calibri" w:eastAsia="Times New Roman" w:hAnsi="Calibri" w:cs="Calibri"/>
                <w:color w:val="000000"/>
                <w:lang w:eastAsia="en-AU"/>
              </w:rPr>
            </w:pPr>
            <w:ins w:id="45989" w:author="KIM, Jason" w:date="2019-04-02T13:39:00Z">
              <w:r w:rsidRPr="0056388D">
                <w:rPr>
                  <w:rFonts w:ascii="Calibri" w:eastAsia="Times New Roman" w:hAnsi="Calibri" w:cs="Calibri"/>
                  <w:color w:val="000000"/>
                  <w:lang w:eastAsia="en-AU"/>
                </w:rPr>
                <w:t>DXE2117</w:t>
              </w:r>
            </w:ins>
          </w:p>
        </w:tc>
        <w:tc>
          <w:tcPr>
            <w:tcW w:w="793" w:type="pct"/>
            <w:noWrap/>
            <w:hideMark/>
          </w:tcPr>
          <w:p w:rsidR="00110C18" w:rsidRPr="0056388D" w:rsidRDefault="00110C18" w:rsidP="00063728">
            <w:pPr>
              <w:rPr>
                <w:ins w:id="45990" w:author="KIM, Jason" w:date="2019-04-02T13:39:00Z"/>
                <w:rFonts w:ascii="Calibri" w:eastAsia="Times New Roman" w:hAnsi="Calibri" w:cs="Calibri"/>
                <w:color w:val="000000"/>
                <w:lang w:eastAsia="en-AU"/>
              </w:rPr>
            </w:pPr>
            <w:ins w:id="4599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92" w:author="KIM, Jason" w:date="2019-04-02T13:39:00Z"/>
                <w:rFonts w:ascii="Calibri" w:eastAsia="Times New Roman" w:hAnsi="Calibri" w:cs="Calibri"/>
                <w:color w:val="000000"/>
                <w:lang w:eastAsia="en-AU"/>
              </w:rPr>
            </w:pPr>
            <w:ins w:id="45993" w:author="KIM, Jason" w:date="2019-04-02T13:39:00Z">
              <w:r w:rsidRPr="0056388D">
                <w:rPr>
                  <w:rFonts w:ascii="Calibri" w:eastAsia="Times New Roman" w:hAnsi="Calibri" w:cs="Calibri"/>
                  <w:color w:val="000000"/>
                  <w:lang w:eastAsia="en-AU"/>
                </w:rPr>
                <w:t>Chainage 5509</w:t>
              </w:r>
            </w:ins>
          </w:p>
        </w:tc>
        <w:tc>
          <w:tcPr>
            <w:tcW w:w="818" w:type="pct"/>
            <w:noWrap/>
            <w:hideMark/>
          </w:tcPr>
          <w:p w:rsidR="00110C18" w:rsidRPr="0056388D" w:rsidRDefault="00110C18" w:rsidP="00063728">
            <w:pPr>
              <w:jc w:val="right"/>
              <w:rPr>
                <w:ins w:id="45994" w:author="KIM, Jason" w:date="2019-04-02T13:39:00Z"/>
                <w:rFonts w:ascii="Calibri" w:eastAsia="Times New Roman" w:hAnsi="Calibri" w:cs="Calibri"/>
                <w:color w:val="000000"/>
                <w:lang w:eastAsia="en-AU"/>
              </w:rPr>
            </w:pPr>
            <w:ins w:id="45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96" w:author="KIM, Jason" w:date="2019-04-02T13:39:00Z"/>
        </w:trPr>
        <w:tc>
          <w:tcPr>
            <w:tcW w:w="758" w:type="pct"/>
            <w:vMerge/>
            <w:hideMark/>
          </w:tcPr>
          <w:p w:rsidR="00110C18" w:rsidRPr="0056388D" w:rsidRDefault="00110C18" w:rsidP="00063728">
            <w:pPr>
              <w:rPr>
                <w:ins w:id="459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00" w:author="KIM, Jason" w:date="2019-04-02T13:39:00Z"/>
                <w:rFonts w:ascii="Calibri" w:eastAsia="Times New Roman" w:hAnsi="Calibri" w:cs="Calibri"/>
                <w:color w:val="000000"/>
                <w:lang w:eastAsia="en-AU"/>
              </w:rPr>
            </w:pPr>
            <w:ins w:id="46001" w:author="KIM, Jason" w:date="2019-04-02T13:39:00Z">
              <w:r w:rsidRPr="0056388D">
                <w:rPr>
                  <w:rFonts w:ascii="Calibri" w:eastAsia="Times New Roman" w:hAnsi="Calibri" w:cs="Calibri"/>
                  <w:color w:val="000000"/>
                  <w:lang w:eastAsia="en-AU"/>
                </w:rPr>
                <w:t>DXE2118</w:t>
              </w:r>
            </w:ins>
          </w:p>
        </w:tc>
        <w:tc>
          <w:tcPr>
            <w:tcW w:w="793" w:type="pct"/>
            <w:noWrap/>
            <w:hideMark/>
          </w:tcPr>
          <w:p w:rsidR="00110C18" w:rsidRPr="0056388D" w:rsidRDefault="00110C18" w:rsidP="00063728">
            <w:pPr>
              <w:rPr>
                <w:ins w:id="46002" w:author="KIM, Jason" w:date="2019-04-02T13:39:00Z"/>
                <w:rFonts w:ascii="Calibri" w:eastAsia="Times New Roman" w:hAnsi="Calibri" w:cs="Calibri"/>
                <w:color w:val="000000"/>
                <w:lang w:eastAsia="en-AU"/>
              </w:rPr>
            </w:pPr>
            <w:ins w:id="460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004" w:author="KIM, Jason" w:date="2019-04-02T13:39:00Z"/>
                <w:rFonts w:ascii="Calibri" w:eastAsia="Times New Roman" w:hAnsi="Calibri" w:cs="Calibri"/>
                <w:color w:val="000000"/>
                <w:lang w:eastAsia="en-AU"/>
              </w:rPr>
            </w:pPr>
            <w:ins w:id="46005" w:author="KIM, Jason" w:date="2019-04-02T13:39:00Z">
              <w:r w:rsidRPr="0056388D">
                <w:rPr>
                  <w:rFonts w:ascii="Calibri" w:eastAsia="Times New Roman" w:hAnsi="Calibri" w:cs="Calibri"/>
                  <w:color w:val="000000"/>
                  <w:lang w:eastAsia="en-AU"/>
                </w:rPr>
                <w:t>Chainage 5538</w:t>
              </w:r>
            </w:ins>
          </w:p>
        </w:tc>
        <w:tc>
          <w:tcPr>
            <w:tcW w:w="818" w:type="pct"/>
            <w:noWrap/>
            <w:hideMark/>
          </w:tcPr>
          <w:p w:rsidR="00110C18" w:rsidRPr="0056388D" w:rsidRDefault="00110C18" w:rsidP="00063728">
            <w:pPr>
              <w:jc w:val="right"/>
              <w:rPr>
                <w:ins w:id="46006" w:author="KIM, Jason" w:date="2019-04-02T13:39:00Z"/>
                <w:rFonts w:ascii="Calibri" w:eastAsia="Times New Roman" w:hAnsi="Calibri" w:cs="Calibri"/>
                <w:color w:val="000000"/>
                <w:lang w:eastAsia="en-AU"/>
              </w:rPr>
            </w:pPr>
            <w:ins w:id="46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08" w:author="KIM, Jason" w:date="2019-04-02T13:39:00Z"/>
        </w:trPr>
        <w:tc>
          <w:tcPr>
            <w:tcW w:w="758" w:type="pct"/>
            <w:vMerge/>
            <w:hideMark/>
          </w:tcPr>
          <w:p w:rsidR="00110C18" w:rsidRPr="0056388D" w:rsidRDefault="00110C18" w:rsidP="00063728">
            <w:pPr>
              <w:rPr>
                <w:ins w:id="460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12" w:author="KIM, Jason" w:date="2019-04-02T13:39:00Z"/>
                <w:rFonts w:ascii="Calibri" w:eastAsia="Times New Roman" w:hAnsi="Calibri" w:cs="Calibri"/>
                <w:color w:val="000000"/>
                <w:lang w:eastAsia="en-AU"/>
              </w:rPr>
            </w:pPr>
            <w:ins w:id="46013" w:author="KIM, Jason" w:date="2019-04-02T13:39:00Z">
              <w:r w:rsidRPr="0056388D">
                <w:rPr>
                  <w:rFonts w:ascii="Calibri" w:eastAsia="Times New Roman" w:hAnsi="Calibri" w:cs="Calibri"/>
                  <w:color w:val="000000"/>
                  <w:lang w:eastAsia="en-AU"/>
                </w:rPr>
                <w:t>DXE2119</w:t>
              </w:r>
            </w:ins>
          </w:p>
        </w:tc>
        <w:tc>
          <w:tcPr>
            <w:tcW w:w="793" w:type="pct"/>
            <w:noWrap/>
            <w:hideMark/>
          </w:tcPr>
          <w:p w:rsidR="00110C18" w:rsidRPr="0056388D" w:rsidRDefault="00110C18" w:rsidP="00063728">
            <w:pPr>
              <w:rPr>
                <w:ins w:id="46014" w:author="KIM, Jason" w:date="2019-04-02T13:39:00Z"/>
                <w:rFonts w:ascii="Calibri" w:eastAsia="Times New Roman" w:hAnsi="Calibri" w:cs="Calibri"/>
                <w:color w:val="000000"/>
                <w:lang w:eastAsia="en-AU"/>
              </w:rPr>
            </w:pPr>
            <w:ins w:id="460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016" w:author="KIM, Jason" w:date="2019-04-02T13:39:00Z"/>
                <w:rFonts w:ascii="Calibri" w:eastAsia="Times New Roman" w:hAnsi="Calibri" w:cs="Calibri"/>
                <w:color w:val="000000"/>
                <w:lang w:eastAsia="en-AU"/>
              </w:rPr>
            </w:pPr>
            <w:ins w:id="46017" w:author="KIM, Jason" w:date="2019-04-02T13:39:00Z">
              <w:r w:rsidRPr="0056388D">
                <w:rPr>
                  <w:rFonts w:ascii="Calibri" w:eastAsia="Times New Roman" w:hAnsi="Calibri" w:cs="Calibri"/>
                  <w:color w:val="000000"/>
                  <w:lang w:eastAsia="en-AU"/>
                </w:rPr>
                <w:t>Chainage 5567</w:t>
              </w:r>
            </w:ins>
          </w:p>
        </w:tc>
        <w:tc>
          <w:tcPr>
            <w:tcW w:w="818" w:type="pct"/>
            <w:noWrap/>
            <w:hideMark/>
          </w:tcPr>
          <w:p w:rsidR="00110C18" w:rsidRPr="0056388D" w:rsidRDefault="00110C18" w:rsidP="00063728">
            <w:pPr>
              <w:jc w:val="right"/>
              <w:rPr>
                <w:ins w:id="46018" w:author="KIM, Jason" w:date="2019-04-02T13:39:00Z"/>
                <w:rFonts w:ascii="Calibri" w:eastAsia="Times New Roman" w:hAnsi="Calibri" w:cs="Calibri"/>
                <w:color w:val="000000"/>
                <w:lang w:eastAsia="en-AU"/>
              </w:rPr>
            </w:pPr>
            <w:ins w:id="460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20" w:author="KIM, Jason" w:date="2019-04-02T13:39:00Z"/>
        </w:trPr>
        <w:tc>
          <w:tcPr>
            <w:tcW w:w="758" w:type="pct"/>
            <w:vMerge w:val="restart"/>
            <w:noWrap/>
            <w:hideMark/>
          </w:tcPr>
          <w:p w:rsidR="00110C18" w:rsidRPr="0056388D" w:rsidRDefault="00110C18" w:rsidP="00063728">
            <w:pPr>
              <w:rPr>
                <w:ins w:id="46021" w:author="KIM, Jason" w:date="2019-04-02T13:39:00Z"/>
                <w:rFonts w:ascii="Calibri" w:eastAsia="Times New Roman" w:hAnsi="Calibri" w:cs="Calibri"/>
                <w:color w:val="000000"/>
                <w:lang w:eastAsia="en-AU"/>
              </w:rPr>
            </w:pPr>
            <w:ins w:id="46022" w:author="KIM, Jason" w:date="2019-04-02T13:39:00Z">
              <w:r w:rsidRPr="0056388D">
                <w:rPr>
                  <w:rFonts w:ascii="Calibri" w:eastAsia="Times New Roman" w:hAnsi="Calibri" w:cs="Calibri"/>
                  <w:color w:val="000000"/>
                  <w:lang w:eastAsia="en-AU"/>
                </w:rPr>
                <w:t>DXE42K1x</w:t>
              </w:r>
            </w:ins>
          </w:p>
        </w:tc>
        <w:tc>
          <w:tcPr>
            <w:tcW w:w="648" w:type="pct"/>
            <w:vMerge w:val="restart"/>
            <w:noWrap/>
            <w:hideMark/>
          </w:tcPr>
          <w:p w:rsidR="00110C18" w:rsidRPr="0056388D" w:rsidRDefault="00110C18" w:rsidP="00063728">
            <w:pPr>
              <w:rPr>
                <w:ins w:id="46023" w:author="KIM, Jason" w:date="2019-04-02T13:39:00Z"/>
                <w:rFonts w:ascii="Calibri" w:eastAsia="Times New Roman" w:hAnsi="Calibri" w:cs="Calibri"/>
                <w:color w:val="000000"/>
                <w:lang w:eastAsia="en-AU"/>
              </w:rPr>
            </w:pPr>
            <w:ins w:id="46024" w:author="KIM, Jason" w:date="2019-04-02T13:39:00Z">
              <w:r w:rsidRPr="0056388D">
                <w:rPr>
                  <w:rFonts w:ascii="Calibri" w:eastAsia="Times New Roman" w:hAnsi="Calibri" w:cs="Calibri"/>
                  <w:color w:val="000000"/>
                  <w:lang w:eastAsia="en-AU"/>
                </w:rPr>
                <w:t>ELZ10228</w:t>
              </w:r>
            </w:ins>
          </w:p>
        </w:tc>
        <w:tc>
          <w:tcPr>
            <w:tcW w:w="516" w:type="pct"/>
            <w:vMerge w:val="restart"/>
            <w:noWrap/>
            <w:hideMark/>
          </w:tcPr>
          <w:p w:rsidR="00110C18" w:rsidRPr="0056388D" w:rsidRDefault="00110C18" w:rsidP="00063728">
            <w:pPr>
              <w:rPr>
                <w:ins w:id="46025" w:author="KIM, Jason" w:date="2019-04-02T13:39:00Z"/>
                <w:rFonts w:ascii="Calibri" w:eastAsia="Times New Roman" w:hAnsi="Calibri" w:cs="Calibri"/>
                <w:color w:val="000000"/>
                <w:lang w:eastAsia="en-AU"/>
              </w:rPr>
            </w:pPr>
            <w:ins w:id="46026"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027" w:author="KIM, Jason" w:date="2019-04-02T13:39:00Z"/>
                <w:rFonts w:ascii="Calibri" w:eastAsia="Times New Roman" w:hAnsi="Calibri" w:cs="Calibri"/>
                <w:color w:val="000000"/>
                <w:lang w:eastAsia="en-AU"/>
              </w:rPr>
            </w:pPr>
            <w:ins w:id="46028" w:author="KIM, Jason" w:date="2019-04-02T13:39:00Z">
              <w:r w:rsidRPr="0056388D">
                <w:rPr>
                  <w:rFonts w:ascii="Calibri" w:eastAsia="Times New Roman" w:hAnsi="Calibri" w:cs="Calibri"/>
                  <w:color w:val="000000"/>
                  <w:lang w:eastAsia="en-AU"/>
                </w:rPr>
                <w:t>DXE1132</w:t>
              </w:r>
            </w:ins>
          </w:p>
        </w:tc>
        <w:tc>
          <w:tcPr>
            <w:tcW w:w="793" w:type="pct"/>
            <w:noWrap/>
            <w:hideMark/>
          </w:tcPr>
          <w:p w:rsidR="00110C18" w:rsidRPr="0056388D" w:rsidRDefault="00110C18" w:rsidP="00063728">
            <w:pPr>
              <w:rPr>
                <w:ins w:id="46029" w:author="KIM, Jason" w:date="2019-04-02T13:39:00Z"/>
                <w:rFonts w:ascii="Calibri" w:eastAsia="Times New Roman" w:hAnsi="Calibri" w:cs="Calibri"/>
                <w:color w:val="000000"/>
                <w:lang w:eastAsia="en-AU"/>
              </w:rPr>
            </w:pPr>
            <w:ins w:id="460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31" w:author="KIM, Jason" w:date="2019-04-02T13:39:00Z"/>
                <w:rFonts w:ascii="Calibri" w:eastAsia="Times New Roman" w:hAnsi="Calibri" w:cs="Calibri"/>
                <w:color w:val="000000"/>
                <w:lang w:eastAsia="en-AU"/>
              </w:rPr>
            </w:pPr>
            <w:ins w:id="46032" w:author="KIM, Jason" w:date="2019-04-02T13:39:00Z">
              <w:r w:rsidRPr="0056388D">
                <w:rPr>
                  <w:rFonts w:ascii="Calibri" w:eastAsia="Times New Roman" w:hAnsi="Calibri" w:cs="Calibri"/>
                  <w:color w:val="000000"/>
                  <w:lang w:eastAsia="en-AU"/>
                </w:rPr>
                <w:t>Chainage 5882</w:t>
              </w:r>
            </w:ins>
          </w:p>
        </w:tc>
        <w:tc>
          <w:tcPr>
            <w:tcW w:w="818" w:type="pct"/>
            <w:noWrap/>
            <w:hideMark/>
          </w:tcPr>
          <w:p w:rsidR="00110C18" w:rsidRPr="0056388D" w:rsidRDefault="00110C18" w:rsidP="00063728">
            <w:pPr>
              <w:jc w:val="right"/>
              <w:rPr>
                <w:ins w:id="46033" w:author="KIM, Jason" w:date="2019-04-02T13:39:00Z"/>
                <w:rFonts w:ascii="Calibri" w:eastAsia="Times New Roman" w:hAnsi="Calibri" w:cs="Calibri"/>
                <w:color w:val="000000"/>
                <w:lang w:eastAsia="en-AU"/>
              </w:rPr>
            </w:pPr>
            <w:ins w:id="46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35" w:author="KIM, Jason" w:date="2019-04-02T13:39:00Z"/>
        </w:trPr>
        <w:tc>
          <w:tcPr>
            <w:tcW w:w="758" w:type="pct"/>
            <w:vMerge/>
            <w:hideMark/>
          </w:tcPr>
          <w:p w:rsidR="00110C18" w:rsidRPr="0056388D" w:rsidRDefault="00110C18" w:rsidP="00063728">
            <w:pPr>
              <w:rPr>
                <w:ins w:id="460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39" w:author="KIM, Jason" w:date="2019-04-02T13:39:00Z"/>
                <w:rFonts w:ascii="Calibri" w:eastAsia="Times New Roman" w:hAnsi="Calibri" w:cs="Calibri"/>
                <w:color w:val="000000"/>
                <w:lang w:eastAsia="en-AU"/>
              </w:rPr>
            </w:pPr>
            <w:ins w:id="46040" w:author="KIM, Jason" w:date="2019-04-02T13:39:00Z">
              <w:r w:rsidRPr="0056388D">
                <w:rPr>
                  <w:rFonts w:ascii="Calibri" w:eastAsia="Times New Roman" w:hAnsi="Calibri" w:cs="Calibri"/>
                  <w:color w:val="000000"/>
                  <w:lang w:eastAsia="en-AU"/>
                </w:rPr>
                <w:t>DXE1133</w:t>
              </w:r>
            </w:ins>
          </w:p>
        </w:tc>
        <w:tc>
          <w:tcPr>
            <w:tcW w:w="793" w:type="pct"/>
            <w:noWrap/>
            <w:hideMark/>
          </w:tcPr>
          <w:p w:rsidR="00110C18" w:rsidRPr="0056388D" w:rsidRDefault="00110C18" w:rsidP="00063728">
            <w:pPr>
              <w:rPr>
                <w:ins w:id="46041" w:author="KIM, Jason" w:date="2019-04-02T13:39:00Z"/>
                <w:rFonts w:ascii="Calibri" w:eastAsia="Times New Roman" w:hAnsi="Calibri" w:cs="Calibri"/>
                <w:color w:val="000000"/>
                <w:lang w:eastAsia="en-AU"/>
              </w:rPr>
            </w:pPr>
            <w:ins w:id="460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43" w:author="KIM, Jason" w:date="2019-04-02T13:39:00Z"/>
                <w:rFonts w:ascii="Calibri" w:eastAsia="Times New Roman" w:hAnsi="Calibri" w:cs="Calibri"/>
                <w:color w:val="000000"/>
                <w:lang w:eastAsia="en-AU"/>
              </w:rPr>
            </w:pPr>
            <w:ins w:id="46044" w:author="KIM, Jason" w:date="2019-04-02T13:39:00Z">
              <w:r w:rsidRPr="0056388D">
                <w:rPr>
                  <w:rFonts w:ascii="Calibri" w:eastAsia="Times New Roman" w:hAnsi="Calibri" w:cs="Calibri"/>
                  <w:color w:val="000000"/>
                  <w:lang w:eastAsia="en-AU"/>
                </w:rPr>
                <w:t>Chainage 5911</w:t>
              </w:r>
            </w:ins>
          </w:p>
        </w:tc>
        <w:tc>
          <w:tcPr>
            <w:tcW w:w="818" w:type="pct"/>
            <w:noWrap/>
            <w:hideMark/>
          </w:tcPr>
          <w:p w:rsidR="00110C18" w:rsidRPr="0056388D" w:rsidRDefault="00110C18" w:rsidP="00063728">
            <w:pPr>
              <w:jc w:val="right"/>
              <w:rPr>
                <w:ins w:id="46045" w:author="KIM, Jason" w:date="2019-04-02T13:39:00Z"/>
                <w:rFonts w:ascii="Calibri" w:eastAsia="Times New Roman" w:hAnsi="Calibri" w:cs="Calibri"/>
                <w:color w:val="000000"/>
                <w:lang w:eastAsia="en-AU"/>
              </w:rPr>
            </w:pPr>
            <w:ins w:id="460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47" w:author="KIM, Jason" w:date="2019-04-02T13:39:00Z"/>
        </w:trPr>
        <w:tc>
          <w:tcPr>
            <w:tcW w:w="758" w:type="pct"/>
            <w:vMerge/>
            <w:hideMark/>
          </w:tcPr>
          <w:p w:rsidR="00110C18" w:rsidRPr="0056388D" w:rsidRDefault="00110C18" w:rsidP="00063728">
            <w:pPr>
              <w:rPr>
                <w:ins w:id="460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51" w:author="KIM, Jason" w:date="2019-04-02T13:39:00Z"/>
                <w:rFonts w:ascii="Calibri" w:eastAsia="Times New Roman" w:hAnsi="Calibri" w:cs="Calibri"/>
                <w:color w:val="000000"/>
                <w:lang w:eastAsia="en-AU"/>
              </w:rPr>
            </w:pPr>
            <w:ins w:id="46052" w:author="KIM, Jason" w:date="2019-04-02T13:39:00Z">
              <w:r w:rsidRPr="0056388D">
                <w:rPr>
                  <w:rFonts w:ascii="Calibri" w:eastAsia="Times New Roman" w:hAnsi="Calibri" w:cs="Calibri"/>
                  <w:color w:val="000000"/>
                  <w:lang w:eastAsia="en-AU"/>
                </w:rPr>
                <w:t>DXE1134</w:t>
              </w:r>
            </w:ins>
          </w:p>
        </w:tc>
        <w:tc>
          <w:tcPr>
            <w:tcW w:w="793" w:type="pct"/>
            <w:noWrap/>
            <w:hideMark/>
          </w:tcPr>
          <w:p w:rsidR="00110C18" w:rsidRPr="0056388D" w:rsidRDefault="00110C18" w:rsidP="00063728">
            <w:pPr>
              <w:rPr>
                <w:ins w:id="46053" w:author="KIM, Jason" w:date="2019-04-02T13:39:00Z"/>
                <w:rFonts w:ascii="Calibri" w:eastAsia="Times New Roman" w:hAnsi="Calibri" w:cs="Calibri"/>
                <w:color w:val="000000"/>
                <w:lang w:eastAsia="en-AU"/>
              </w:rPr>
            </w:pPr>
            <w:ins w:id="460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55" w:author="KIM, Jason" w:date="2019-04-02T13:39:00Z"/>
                <w:rFonts w:ascii="Calibri" w:eastAsia="Times New Roman" w:hAnsi="Calibri" w:cs="Calibri"/>
                <w:color w:val="000000"/>
                <w:lang w:eastAsia="en-AU"/>
              </w:rPr>
            </w:pPr>
            <w:ins w:id="46056" w:author="KIM, Jason" w:date="2019-04-02T13:39:00Z">
              <w:r w:rsidRPr="0056388D">
                <w:rPr>
                  <w:rFonts w:ascii="Calibri" w:eastAsia="Times New Roman" w:hAnsi="Calibri" w:cs="Calibri"/>
                  <w:color w:val="000000"/>
                  <w:lang w:eastAsia="en-AU"/>
                </w:rPr>
                <w:t>Chainage 5940</w:t>
              </w:r>
            </w:ins>
          </w:p>
        </w:tc>
        <w:tc>
          <w:tcPr>
            <w:tcW w:w="818" w:type="pct"/>
            <w:noWrap/>
            <w:hideMark/>
          </w:tcPr>
          <w:p w:rsidR="00110C18" w:rsidRPr="0056388D" w:rsidRDefault="00110C18" w:rsidP="00063728">
            <w:pPr>
              <w:jc w:val="right"/>
              <w:rPr>
                <w:ins w:id="46057" w:author="KIM, Jason" w:date="2019-04-02T13:39:00Z"/>
                <w:rFonts w:ascii="Calibri" w:eastAsia="Times New Roman" w:hAnsi="Calibri" w:cs="Calibri"/>
                <w:color w:val="000000"/>
                <w:lang w:eastAsia="en-AU"/>
              </w:rPr>
            </w:pPr>
            <w:ins w:id="460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59" w:author="KIM, Jason" w:date="2019-04-02T13:39:00Z"/>
        </w:trPr>
        <w:tc>
          <w:tcPr>
            <w:tcW w:w="758" w:type="pct"/>
            <w:vMerge w:val="restart"/>
            <w:noWrap/>
            <w:hideMark/>
          </w:tcPr>
          <w:p w:rsidR="00110C18" w:rsidRPr="0056388D" w:rsidRDefault="00110C18" w:rsidP="00063728">
            <w:pPr>
              <w:rPr>
                <w:ins w:id="46060" w:author="KIM, Jason" w:date="2019-04-02T13:39:00Z"/>
                <w:rFonts w:ascii="Calibri" w:eastAsia="Times New Roman" w:hAnsi="Calibri" w:cs="Calibri"/>
                <w:color w:val="000000"/>
                <w:lang w:eastAsia="en-AU"/>
              </w:rPr>
            </w:pPr>
            <w:ins w:id="46061" w:author="KIM, Jason" w:date="2019-04-02T13:39:00Z">
              <w:r w:rsidRPr="0056388D">
                <w:rPr>
                  <w:rFonts w:ascii="Calibri" w:eastAsia="Times New Roman" w:hAnsi="Calibri" w:cs="Calibri"/>
                  <w:color w:val="000000"/>
                  <w:lang w:eastAsia="en-AU"/>
                </w:rPr>
                <w:t>DXE42K2x</w:t>
              </w:r>
            </w:ins>
          </w:p>
        </w:tc>
        <w:tc>
          <w:tcPr>
            <w:tcW w:w="648" w:type="pct"/>
            <w:vMerge w:val="restart"/>
            <w:noWrap/>
            <w:hideMark/>
          </w:tcPr>
          <w:p w:rsidR="00110C18" w:rsidRPr="0056388D" w:rsidRDefault="00110C18" w:rsidP="00063728">
            <w:pPr>
              <w:rPr>
                <w:ins w:id="46062" w:author="KIM, Jason" w:date="2019-04-02T13:39:00Z"/>
                <w:rFonts w:ascii="Calibri" w:eastAsia="Times New Roman" w:hAnsi="Calibri" w:cs="Calibri"/>
                <w:color w:val="000000"/>
                <w:lang w:eastAsia="en-AU"/>
              </w:rPr>
            </w:pPr>
            <w:ins w:id="46063" w:author="KIM, Jason" w:date="2019-04-02T13:39:00Z">
              <w:r w:rsidRPr="0056388D">
                <w:rPr>
                  <w:rFonts w:ascii="Calibri" w:eastAsia="Times New Roman" w:hAnsi="Calibri" w:cs="Calibri"/>
                  <w:color w:val="000000"/>
                  <w:lang w:eastAsia="en-AU"/>
                </w:rPr>
                <w:t>ELZ10224</w:t>
              </w:r>
            </w:ins>
          </w:p>
        </w:tc>
        <w:tc>
          <w:tcPr>
            <w:tcW w:w="516" w:type="pct"/>
            <w:vMerge w:val="restart"/>
            <w:noWrap/>
            <w:hideMark/>
          </w:tcPr>
          <w:p w:rsidR="00110C18" w:rsidRPr="0056388D" w:rsidRDefault="00110C18" w:rsidP="00063728">
            <w:pPr>
              <w:rPr>
                <w:ins w:id="46064" w:author="KIM, Jason" w:date="2019-04-02T13:39:00Z"/>
                <w:rFonts w:ascii="Calibri" w:eastAsia="Times New Roman" w:hAnsi="Calibri" w:cs="Calibri"/>
                <w:color w:val="000000"/>
                <w:lang w:eastAsia="en-AU"/>
              </w:rPr>
            </w:pPr>
            <w:ins w:id="46065"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066" w:author="KIM, Jason" w:date="2019-04-02T13:39:00Z"/>
                <w:rFonts w:ascii="Calibri" w:eastAsia="Times New Roman" w:hAnsi="Calibri" w:cs="Calibri"/>
                <w:color w:val="000000"/>
                <w:lang w:eastAsia="en-AU"/>
              </w:rPr>
            </w:pPr>
            <w:ins w:id="46067" w:author="KIM, Jason" w:date="2019-04-02T13:39:00Z">
              <w:r w:rsidRPr="0056388D">
                <w:rPr>
                  <w:rFonts w:ascii="Calibri" w:eastAsia="Times New Roman" w:hAnsi="Calibri" w:cs="Calibri"/>
                  <w:color w:val="000000"/>
                  <w:lang w:eastAsia="en-AU"/>
                </w:rPr>
                <w:t>DXE1129</w:t>
              </w:r>
            </w:ins>
          </w:p>
        </w:tc>
        <w:tc>
          <w:tcPr>
            <w:tcW w:w="793" w:type="pct"/>
            <w:noWrap/>
            <w:hideMark/>
          </w:tcPr>
          <w:p w:rsidR="00110C18" w:rsidRPr="0056388D" w:rsidRDefault="00110C18" w:rsidP="00063728">
            <w:pPr>
              <w:rPr>
                <w:ins w:id="46068" w:author="KIM, Jason" w:date="2019-04-02T13:39:00Z"/>
                <w:rFonts w:ascii="Calibri" w:eastAsia="Times New Roman" w:hAnsi="Calibri" w:cs="Calibri"/>
                <w:color w:val="000000"/>
                <w:lang w:eastAsia="en-AU"/>
              </w:rPr>
            </w:pPr>
            <w:ins w:id="460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70" w:author="KIM, Jason" w:date="2019-04-02T13:39:00Z"/>
                <w:rFonts w:ascii="Calibri" w:eastAsia="Times New Roman" w:hAnsi="Calibri" w:cs="Calibri"/>
                <w:color w:val="000000"/>
                <w:lang w:eastAsia="en-AU"/>
              </w:rPr>
            </w:pPr>
            <w:ins w:id="46071" w:author="KIM, Jason" w:date="2019-04-02T13:39:00Z">
              <w:r w:rsidRPr="0056388D">
                <w:rPr>
                  <w:rFonts w:ascii="Calibri" w:eastAsia="Times New Roman" w:hAnsi="Calibri" w:cs="Calibri"/>
                  <w:color w:val="000000"/>
                  <w:lang w:eastAsia="en-AU"/>
                </w:rPr>
                <w:t>Chainage 5762</w:t>
              </w:r>
            </w:ins>
          </w:p>
        </w:tc>
        <w:tc>
          <w:tcPr>
            <w:tcW w:w="818" w:type="pct"/>
            <w:noWrap/>
            <w:hideMark/>
          </w:tcPr>
          <w:p w:rsidR="00110C18" w:rsidRPr="0056388D" w:rsidRDefault="00110C18" w:rsidP="00063728">
            <w:pPr>
              <w:jc w:val="right"/>
              <w:rPr>
                <w:ins w:id="46072" w:author="KIM, Jason" w:date="2019-04-02T13:39:00Z"/>
                <w:rFonts w:ascii="Calibri" w:eastAsia="Times New Roman" w:hAnsi="Calibri" w:cs="Calibri"/>
                <w:color w:val="000000"/>
                <w:lang w:eastAsia="en-AU"/>
              </w:rPr>
            </w:pPr>
            <w:ins w:id="460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74" w:author="KIM, Jason" w:date="2019-04-02T13:39:00Z"/>
        </w:trPr>
        <w:tc>
          <w:tcPr>
            <w:tcW w:w="758" w:type="pct"/>
            <w:vMerge/>
            <w:hideMark/>
          </w:tcPr>
          <w:p w:rsidR="00110C18" w:rsidRPr="0056388D" w:rsidRDefault="00110C18" w:rsidP="00063728">
            <w:pPr>
              <w:rPr>
                <w:ins w:id="460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78" w:author="KIM, Jason" w:date="2019-04-02T13:39:00Z"/>
                <w:rFonts w:ascii="Calibri" w:eastAsia="Times New Roman" w:hAnsi="Calibri" w:cs="Calibri"/>
                <w:color w:val="000000"/>
                <w:lang w:eastAsia="en-AU"/>
              </w:rPr>
            </w:pPr>
            <w:ins w:id="46079" w:author="KIM, Jason" w:date="2019-04-02T13:39:00Z">
              <w:r w:rsidRPr="0056388D">
                <w:rPr>
                  <w:rFonts w:ascii="Calibri" w:eastAsia="Times New Roman" w:hAnsi="Calibri" w:cs="Calibri"/>
                  <w:color w:val="000000"/>
                  <w:lang w:eastAsia="en-AU"/>
                </w:rPr>
                <w:t>DXE1130</w:t>
              </w:r>
            </w:ins>
          </w:p>
        </w:tc>
        <w:tc>
          <w:tcPr>
            <w:tcW w:w="793" w:type="pct"/>
            <w:noWrap/>
            <w:hideMark/>
          </w:tcPr>
          <w:p w:rsidR="00110C18" w:rsidRPr="0056388D" w:rsidRDefault="00110C18" w:rsidP="00063728">
            <w:pPr>
              <w:rPr>
                <w:ins w:id="46080" w:author="KIM, Jason" w:date="2019-04-02T13:39:00Z"/>
                <w:rFonts w:ascii="Calibri" w:eastAsia="Times New Roman" w:hAnsi="Calibri" w:cs="Calibri"/>
                <w:color w:val="000000"/>
                <w:lang w:eastAsia="en-AU"/>
              </w:rPr>
            </w:pPr>
            <w:ins w:id="4608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82" w:author="KIM, Jason" w:date="2019-04-02T13:39:00Z"/>
                <w:rFonts w:ascii="Calibri" w:eastAsia="Times New Roman" w:hAnsi="Calibri" w:cs="Calibri"/>
                <w:color w:val="000000"/>
                <w:lang w:eastAsia="en-AU"/>
              </w:rPr>
            </w:pPr>
            <w:ins w:id="46083" w:author="KIM, Jason" w:date="2019-04-02T13:39:00Z">
              <w:r w:rsidRPr="0056388D">
                <w:rPr>
                  <w:rFonts w:ascii="Calibri" w:eastAsia="Times New Roman" w:hAnsi="Calibri" w:cs="Calibri"/>
                  <w:color w:val="000000"/>
                  <w:lang w:eastAsia="en-AU"/>
                </w:rPr>
                <w:t>Chainage 5791</w:t>
              </w:r>
            </w:ins>
          </w:p>
        </w:tc>
        <w:tc>
          <w:tcPr>
            <w:tcW w:w="818" w:type="pct"/>
            <w:noWrap/>
            <w:hideMark/>
          </w:tcPr>
          <w:p w:rsidR="00110C18" w:rsidRPr="0056388D" w:rsidRDefault="00110C18" w:rsidP="00063728">
            <w:pPr>
              <w:jc w:val="right"/>
              <w:rPr>
                <w:ins w:id="46084" w:author="KIM, Jason" w:date="2019-04-02T13:39:00Z"/>
                <w:rFonts w:ascii="Calibri" w:eastAsia="Times New Roman" w:hAnsi="Calibri" w:cs="Calibri"/>
                <w:color w:val="000000"/>
                <w:lang w:eastAsia="en-AU"/>
              </w:rPr>
            </w:pPr>
            <w:ins w:id="460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86" w:author="KIM, Jason" w:date="2019-04-02T13:39:00Z"/>
        </w:trPr>
        <w:tc>
          <w:tcPr>
            <w:tcW w:w="758" w:type="pct"/>
            <w:vMerge/>
            <w:hideMark/>
          </w:tcPr>
          <w:p w:rsidR="00110C18" w:rsidRPr="0056388D" w:rsidRDefault="00110C18" w:rsidP="00063728">
            <w:pPr>
              <w:rPr>
                <w:ins w:id="460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90" w:author="KIM, Jason" w:date="2019-04-02T13:39:00Z"/>
                <w:rFonts w:ascii="Calibri" w:eastAsia="Times New Roman" w:hAnsi="Calibri" w:cs="Calibri"/>
                <w:color w:val="000000"/>
                <w:lang w:eastAsia="en-AU"/>
              </w:rPr>
            </w:pPr>
            <w:ins w:id="46091" w:author="KIM, Jason" w:date="2019-04-02T13:39:00Z">
              <w:r w:rsidRPr="0056388D">
                <w:rPr>
                  <w:rFonts w:ascii="Calibri" w:eastAsia="Times New Roman" w:hAnsi="Calibri" w:cs="Calibri"/>
                  <w:color w:val="000000"/>
                  <w:lang w:eastAsia="en-AU"/>
                </w:rPr>
                <w:t>DXE1131</w:t>
              </w:r>
            </w:ins>
          </w:p>
        </w:tc>
        <w:tc>
          <w:tcPr>
            <w:tcW w:w="793" w:type="pct"/>
            <w:noWrap/>
            <w:hideMark/>
          </w:tcPr>
          <w:p w:rsidR="00110C18" w:rsidRPr="0056388D" w:rsidRDefault="00110C18" w:rsidP="00063728">
            <w:pPr>
              <w:rPr>
                <w:ins w:id="46092" w:author="KIM, Jason" w:date="2019-04-02T13:39:00Z"/>
                <w:rFonts w:ascii="Calibri" w:eastAsia="Times New Roman" w:hAnsi="Calibri" w:cs="Calibri"/>
                <w:color w:val="000000"/>
                <w:lang w:eastAsia="en-AU"/>
              </w:rPr>
            </w:pPr>
            <w:ins w:id="460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94" w:author="KIM, Jason" w:date="2019-04-02T13:39:00Z"/>
                <w:rFonts w:ascii="Calibri" w:eastAsia="Times New Roman" w:hAnsi="Calibri" w:cs="Calibri"/>
                <w:color w:val="000000"/>
                <w:lang w:eastAsia="en-AU"/>
              </w:rPr>
            </w:pPr>
            <w:ins w:id="46095" w:author="KIM, Jason" w:date="2019-04-02T13:39:00Z">
              <w:r w:rsidRPr="0056388D">
                <w:rPr>
                  <w:rFonts w:ascii="Calibri" w:eastAsia="Times New Roman" w:hAnsi="Calibri" w:cs="Calibri"/>
                  <w:color w:val="000000"/>
                  <w:lang w:eastAsia="en-AU"/>
                </w:rPr>
                <w:t>Chainage 5820</w:t>
              </w:r>
            </w:ins>
          </w:p>
        </w:tc>
        <w:tc>
          <w:tcPr>
            <w:tcW w:w="818" w:type="pct"/>
            <w:noWrap/>
            <w:hideMark/>
          </w:tcPr>
          <w:p w:rsidR="00110C18" w:rsidRPr="0056388D" w:rsidRDefault="00110C18" w:rsidP="00063728">
            <w:pPr>
              <w:jc w:val="right"/>
              <w:rPr>
                <w:ins w:id="46096" w:author="KIM, Jason" w:date="2019-04-02T13:39:00Z"/>
                <w:rFonts w:ascii="Calibri" w:eastAsia="Times New Roman" w:hAnsi="Calibri" w:cs="Calibri"/>
                <w:color w:val="000000"/>
                <w:lang w:eastAsia="en-AU"/>
              </w:rPr>
            </w:pPr>
            <w:ins w:id="46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98" w:author="KIM, Jason" w:date="2019-04-02T13:39:00Z"/>
        </w:trPr>
        <w:tc>
          <w:tcPr>
            <w:tcW w:w="758" w:type="pct"/>
            <w:vMerge w:val="restart"/>
            <w:noWrap/>
            <w:hideMark/>
          </w:tcPr>
          <w:p w:rsidR="00110C18" w:rsidRPr="0056388D" w:rsidRDefault="00110C18" w:rsidP="00063728">
            <w:pPr>
              <w:rPr>
                <w:ins w:id="46099" w:author="KIM, Jason" w:date="2019-04-02T13:39:00Z"/>
                <w:rFonts w:ascii="Calibri" w:eastAsia="Times New Roman" w:hAnsi="Calibri" w:cs="Calibri"/>
                <w:color w:val="000000"/>
                <w:lang w:eastAsia="en-AU"/>
              </w:rPr>
            </w:pPr>
            <w:ins w:id="46100" w:author="KIM, Jason" w:date="2019-04-02T13:39:00Z">
              <w:r w:rsidRPr="0056388D">
                <w:rPr>
                  <w:rFonts w:ascii="Calibri" w:eastAsia="Times New Roman" w:hAnsi="Calibri" w:cs="Calibri"/>
                  <w:color w:val="000000"/>
                  <w:lang w:eastAsia="en-AU"/>
                </w:rPr>
                <w:t>DXE42K3x</w:t>
              </w:r>
            </w:ins>
          </w:p>
        </w:tc>
        <w:tc>
          <w:tcPr>
            <w:tcW w:w="648" w:type="pct"/>
            <w:vMerge w:val="restart"/>
            <w:noWrap/>
            <w:hideMark/>
          </w:tcPr>
          <w:p w:rsidR="00110C18" w:rsidRPr="0056388D" w:rsidRDefault="00110C18" w:rsidP="00063728">
            <w:pPr>
              <w:rPr>
                <w:ins w:id="46101" w:author="KIM, Jason" w:date="2019-04-02T13:39:00Z"/>
                <w:rFonts w:ascii="Calibri" w:eastAsia="Times New Roman" w:hAnsi="Calibri" w:cs="Calibri"/>
                <w:color w:val="000000"/>
                <w:lang w:eastAsia="en-AU"/>
              </w:rPr>
            </w:pPr>
            <w:ins w:id="46102" w:author="KIM, Jason" w:date="2019-04-02T13:39:00Z">
              <w:r w:rsidRPr="0056388D">
                <w:rPr>
                  <w:rFonts w:ascii="Calibri" w:eastAsia="Times New Roman" w:hAnsi="Calibri" w:cs="Calibri"/>
                  <w:color w:val="000000"/>
                  <w:lang w:eastAsia="en-AU"/>
                </w:rPr>
                <w:t>ELZ20228</w:t>
              </w:r>
            </w:ins>
          </w:p>
        </w:tc>
        <w:tc>
          <w:tcPr>
            <w:tcW w:w="516" w:type="pct"/>
            <w:vMerge w:val="restart"/>
            <w:noWrap/>
            <w:hideMark/>
          </w:tcPr>
          <w:p w:rsidR="00110C18" w:rsidRPr="0056388D" w:rsidRDefault="00110C18" w:rsidP="00063728">
            <w:pPr>
              <w:rPr>
                <w:ins w:id="46103" w:author="KIM, Jason" w:date="2019-04-02T13:39:00Z"/>
                <w:rFonts w:ascii="Calibri" w:eastAsia="Times New Roman" w:hAnsi="Calibri" w:cs="Calibri"/>
                <w:color w:val="000000"/>
                <w:lang w:eastAsia="en-AU"/>
              </w:rPr>
            </w:pPr>
            <w:ins w:id="46104"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05" w:author="KIM, Jason" w:date="2019-04-02T13:39:00Z"/>
                <w:rFonts w:ascii="Calibri" w:eastAsia="Times New Roman" w:hAnsi="Calibri" w:cs="Calibri"/>
                <w:color w:val="000000"/>
                <w:lang w:eastAsia="en-AU"/>
              </w:rPr>
            </w:pPr>
            <w:ins w:id="46106" w:author="KIM, Jason" w:date="2019-04-02T13:39:00Z">
              <w:r w:rsidRPr="0056388D">
                <w:rPr>
                  <w:rFonts w:ascii="Calibri" w:eastAsia="Times New Roman" w:hAnsi="Calibri" w:cs="Calibri"/>
                  <w:color w:val="000000"/>
                  <w:lang w:eastAsia="en-AU"/>
                </w:rPr>
                <w:t>DXE2126</w:t>
              </w:r>
            </w:ins>
          </w:p>
        </w:tc>
        <w:tc>
          <w:tcPr>
            <w:tcW w:w="793" w:type="pct"/>
            <w:noWrap/>
            <w:hideMark/>
          </w:tcPr>
          <w:p w:rsidR="00110C18" w:rsidRPr="0056388D" w:rsidRDefault="00110C18" w:rsidP="00063728">
            <w:pPr>
              <w:rPr>
                <w:ins w:id="46107" w:author="KIM, Jason" w:date="2019-04-02T13:39:00Z"/>
                <w:rFonts w:ascii="Calibri" w:eastAsia="Times New Roman" w:hAnsi="Calibri" w:cs="Calibri"/>
                <w:color w:val="000000"/>
                <w:lang w:eastAsia="en-AU"/>
              </w:rPr>
            </w:pPr>
            <w:ins w:id="461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09" w:author="KIM, Jason" w:date="2019-04-02T13:39:00Z"/>
                <w:rFonts w:ascii="Calibri" w:eastAsia="Times New Roman" w:hAnsi="Calibri" w:cs="Calibri"/>
                <w:color w:val="000000"/>
                <w:lang w:eastAsia="en-AU"/>
              </w:rPr>
            </w:pPr>
            <w:ins w:id="46110" w:author="KIM, Jason" w:date="2019-04-02T13:39:00Z">
              <w:r w:rsidRPr="0056388D">
                <w:rPr>
                  <w:rFonts w:ascii="Calibri" w:eastAsia="Times New Roman" w:hAnsi="Calibri" w:cs="Calibri"/>
                  <w:color w:val="000000"/>
                  <w:lang w:eastAsia="en-AU"/>
                </w:rPr>
                <w:t>Chainage 5867</w:t>
              </w:r>
            </w:ins>
          </w:p>
        </w:tc>
        <w:tc>
          <w:tcPr>
            <w:tcW w:w="818" w:type="pct"/>
            <w:noWrap/>
            <w:hideMark/>
          </w:tcPr>
          <w:p w:rsidR="00110C18" w:rsidRPr="0056388D" w:rsidRDefault="00110C18" w:rsidP="00063728">
            <w:pPr>
              <w:jc w:val="right"/>
              <w:rPr>
                <w:ins w:id="46111" w:author="KIM, Jason" w:date="2019-04-02T13:39:00Z"/>
                <w:rFonts w:ascii="Calibri" w:eastAsia="Times New Roman" w:hAnsi="Calibri" w:cs="Calibri"/>
                <w:color w:val="000000"/>
                <w:lang w:eastAsia="en-AU"/>
              </w:rPr>
            </w:pPr>
            <w:ins w:id="461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13" w:author="KIM, Jason" w:date="2019-04-02T13:39:00Z"/>
        </w:trPr>
        <w:tc>
          <w:tcPr>
            <w:tcW w:w="758" w:type="pct"/>
            <w:vMerge/>
            <w:hideMark/>
          </w:tcPr>
          <w:p w:rsidR="00110C18" w:rsidRPr="0056388D" w:rsidRDefault="00110C18" w:rsidP="00063728">
            <w:pPr>
              <w:rPr>
                <w:ins w:id="461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17" w:author="KIM, Jason" w:date="2019-04-02T13:39:00Z"/>
                <w:rFonts w:ascii="Calibri" w:eastAsia="Times New Roman" w:hAnsi="Calibri" w:cs="Calibri"/>
                <w:color w:val="000000"/>
                <w:lang w:eastAsia="en-AU"/>
              </w:rPr>
            </w:pPr>
            <w:ins w:id="46118" w:author="KIM, Jason" w:date="2019-04-02T13:39:00Z">
              <w:r w:rsidRPr="0056388D">
                <w:rPr>
                  <w:rFonts w:ascii="Calibri" w:eastAsia="Times New Roman" w:hAnsi="Calibri" w:cs="Calibri"/>
                  <w:color w:val="000000"/>
                  <w:lang w:eastAsia="en-AU"/>
                </w:rPr>
                <w:t>DXE2127</w:t>
              </w:r>
            </w:ins>
          </w:p>
        </w:tc>
        <w:tc>
          <w:tcPr>
            <w:tcW w:w="793" w:type="pct"/>
            <w:noWrap/>
            <w:hideMark/>
          </w:tcPr>
          <w:p w:rsidR="00110C18" w:rsidRPr="0056388D" w:rsidRDefault="00110C18" w:rsidP="00063728">
            <w:pPr>
              <w:rPr>
                <w:ins w:id="46119" w:author="KIM, Jason" w:date="2019-04-02T13:39:00Z"/>
                <w:rFonts w:ascii="Calibri" w:eastAsia="Times New Roman" w:hAnsi="Calibri" w:cs="Calibri"/>
                <w:color w:val="000000"/>
                <w:lang w:eastAsia="en-AU"/>
              </w:rPr>
            </w:pPr>
            <w:ins w:id="461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21" w:author="KIM, Jason" w:date="2019-04-02T13:39:00Z"/>
                <w:rFonts w:ascii="Calibri" w:eastAsia="Times New Roman" w:hAnsi="Calibri" w:cs="Calibri"/>
                <w:color w:val="000000"/>
                <w:lang w:eastAsia="en-AU"/>
              </w:rPr>
            </w:pPr>
            <w:ins w:id="46122" w:author="KIM, Jason" w:date="2019-04-02T13:39:00Z">
              <w:r w:rsidRPr="0056388D">
                <w:rPr>
                  <w:rFonts w:ascii="Calibri" w:eastAsia="Times New Roman" w:hAnsi="Calibri" w:cs="Calibri"/>
                  <w:color w:val="000000"/>
                  <w:lang w:eastAsia="en-AU"/>
                </w:rPr>
                <w:t>Chainage 5896</w:t>
              </w:r>
            </w:ins>
          </w:p>
        </w:tc>
        <w:tc>
          <w:tcPr>
            <w:tcW w:w="818" w:type="pct"/>
            <w:noWrap/>
            <w:hideMark/>
          </w:tcPr>
          <w:p w:rsidR="00110C18" w:rsidRPr="0056388D" w:rsidRDefault="00110C18" w:rsidP="00063728">
            <w:pPr>
              <w:jc w:val="right"/>
              <w:rPr>
                <w:ins w:id="46123" w:author="KIM, Jason" w:date="2019-04-02T13:39:00Z"/>
                <w:rFonts w:ascii="Calibri" w:eastAsia="Times New Roman" w:hAnsi="Calibri" w:cs="Calibri"/>
                <w:color w:val="000000"/>
                <w:lang w:eastAsia="en-AU"/>
              </w:rPr>
            </w:pPr>
            <w:ins w:id="461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25" w:author="KIM, Jason" w:date="2019-04-02T13:39:00Z"/>
        </w:trPr>
        <w:tc>
          <w:tcPr>
            <w:tcW w:w="758" w:type="pct"/>
            <w:vMerge/>
            <w:hideMark/>
          </w:tcPr>
          <w:p w:rsidR="00110C18" w:rsidRPr="0056388D" w:rsidRDefault="00110C18" w:rsidP="00063728">
            <w:pPr>
              <w:rPr>
                <w:ins w:id="461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29" w:author="KIM, Jason" w:date="2019-04-02T13:39:00Z"/>
                <w:rFonts w:ascii="Calibri" w:eastAsia="Times New Roman" w:hAnsi="Calibri" w:cs="Calibri"/>
                <w:color w:val="000000"/>
                <w:lang w:eastAsia="en-AU"/>
              </w:rPr>
            </w:pPr>
            <w:ins w:id="46130" w:author="KIM, Jason" w:date="2019-04-02T13:39:00Z">
              <w:r w:rsidRPr="0056388D">
                <w:rPr>
                  <w:rFonts w:ascii="Calibri" w:eastAsia="Times New Roman" w:hAnsi="Calibri" w:cs="Calibri"/>
                  <w:color w:val="000000"/>
                  <w:lang w:eastAsia="en-AU"/>
                </w:rPr>
                <w:t>DXE2128</w:t>
              </w:r>
            </w:ins>
          </w:p>
        </w:tc>
        <w:tc>
          <w:tcPr>
            <w:tcW w:w="793" w:type="pct"/>
            <w:noWrap/>
            <w:hideMark/>
          </w:tcPr>
          <w:p w:rsidR="00110C18" w:rsidRPr="0056388D" w:rsidRDefault="00110C18" w:rsidP="00063728">
            <w:pPr>
              <w:rPr>
                <w:ins w:id="46131" w:author="KIM, Jason" w:date="2019-04-02T13:39:00Z"/>
                <w:rFonts w:ascii="Calibri" w:eastAsia="Times New Roman" w:hAnsi="Calibri" w:cs="Calibri"/>
                <w:color w:val="000000"/>
                <w:lang w:eastAsia="en-AU"/>
              </w:rPr>
            </w:pPr>
            <w:ins w:id="461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33" w:author="KIM, Jason" w:date="2019-04-02T13:39:00Z"/>
                <w:rFonts w:ascii="Calibri" w:eastAsia="Times New Roman" w:hAnsi="Calibri" w:cs="Calibri"/>
                <w:color w:val="000000"/>
                <w:lang w:eastAsia="en-AU"/>
              </w:rPr>
            </w:pPr>
            <w:ins w:id="46134" w:author="KIM, Jason" w:date="2019-04-02T13:39:00Z">
              <w:r w:rsidRPr="0056388D">
                <w:rPr>
                  <w:rFonts w:ascii="Calibri" w:eastAsia="Times New Roman" w:hAnsi="Calibri" w:cs="Calibri"/>
                  <w:color w:val="000000"/>
                  <w:lang w:eastAsia="en-AU"/>
                </w:rPr>
                <w:t>Chainage 5925</w:t>
              </w:r>
            </w:ins>
          </w:p>
        </w:tc>
        <w:tc>
          <w:tcPr>
            <w:tcW w:w="818" w:type="pct"/>
            <w:noWrap/>
            <w:hideMark/>
          </w:tcPr>
          <w:p w:rsidR="00110C18" w:rsidRPr="0056388D" w:rsidRDefault="00110C18" w:rsidP="00063728">
            <w:pPr>
              <w:jc w:val="right"/>
              <w:rPr>
                <w:ins w:id="46135" w:author="KIM, Jason" w:date="2019-04-02T13:39:00Z"/>
                <w:rFonts w:ascii="Calibri" w:eastAsia="Times New Roman" w:hAnsi="Calibri" w:cs="Calibri"/>
                <w:color w:val="000000"/>
                <w:lang w:eastAsia="en-AU"/>
              </w:rPr>
            </w:pPr>
            <w:ins w:id="46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37" w:author="KIM, Jason" w:date="2019-04-02T13:39:00Z"/>
        </w:trPr>
        <w:tc>
          <w:tcPr>
            <w:tcW w:w="758" w:type="pct"/>
            <w:vMerge w:val="restart"/>
            <w:noWrap/>
            <w:hideMark/>
          </w:tcPr>
          <w:p w:rsidR="00110C18" w:rsidRPr="0056388D" w:rsidRDefault="00110C18" w:rsidP="00063728">
            <w:pPr>
              <w:rPr>
                <w:ins w:id="46138" w:author="KIM, Jason" w:date="2019-04-02T13:39:00Z"/>
                <w:rFonts w:ascii="Calibri" w:eastAsia="Times New Roman" w:hAnsi="Calibri" w:cs="Calibri"/>
                <w:color w:val="000000"/>
                <w:lang w:eastAsia="en-AU"/>
              </w:rPr>
            </w:pPr>
            <w:ins w:id="46139" w:author="KIM, Jason" w:date="2019-04-02T13:39:00Z">
              <w:r w:rsidRPr="0056388D">
                <w:rPr>
                  <w:rFonts w:ascii="Calibri" w:eastAsia="Times New Roman" w:hAnsi="Calibri" w:cs="Calibri"/>
                  <w:color w:val="000000"/>
                  <w:lang w:eastAsia="en-AU"/>
                </w:rPr>
                <w:t>DXE42K4x</w:t>
              </w:r>
            </w:ins>
          </w:p>
        </w:tc>
        <w:tc>
          <w:tcPr>
            <w:tcW w:w="648" w:type="pct"/>
            <w:vMerge w:val="restart"/>
            <w:noWrap/>
            <w:hideMark/>
          </w:tcPr>
          <w:p w:rsidR="00110C18" w:rsidRPr="0056388D" w:rsidRDefault="00110C18" w:rsidP="00063728">
            <w:pPr>
              <w:rPr>
                <w:ins w:id="46140" w:author="KIM, Jason" w:date="2019-04-02T13:39:00Z"/>
                <w:rFonts w:ascii="Calibri" w:eastAsia="Times New Roman" w:hAnsi="Calibri" w:cs="Calibri"/>
                <w:color w:val="000000"/>
                <w:lang w:eastAsia="en-AU"/>
              </w:rPr>
            </w:pPr>
            <w:ins w:id="46141" w:author="KIM, Jason" w:date="2019-04-02T13:39:00Z">
              <w:r w:rsidRPr="0056388D">
                <w:rPr>
                  <w:rFonts w:ascii="Calibri" w:eastAsia="Times New Roman" w:hAnsi="Calibri" w:cs="Calibri"/>
                  <w:color w:val="000000"/>
                  <w:lang w:eastAsia="en-AU"/>
                </w:rPr>
                <w:t>ELZ20224</w:t>
              </w:r>
            </w:ins>
          </w:p>
        </w:tc>
        <w:tc>
          <w:tcPr>
            <w:tcW w:w="516" w:type="pct"/>
            <w:vMerge w:val="restart"/>
            <w:noWrap/>
            <w:hideMark/>
          </w:tcPr>
          <w:p w:rsidR="00110C18" w:rsidRPr="0056388D" w:rsidRDefault="00110C18" w:rsidP="00063728">
            <w:pPr>
              <w:rPr>
                <w:ins w:id="46142" w:author="KIM, Jason" w:date="2019-04-02T13:39:00Z"/>
                <w:rFonts w:ascii="Calibri" w:eastAsia="Times New Roman" w:hAnsi="Calibri" w:cs="Calibri"/>
                <w:color w:val="000000"/>
                <w:lang w:eastAsia="en-AU"/>
              </w:rPr>
            </w:pPr>
            <w:ins w:id="4614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44" w:author="KIM, Jason" w:date="2019-04-02T13:39:00Z"/>
                <w:rFonts w:ascii="Calibri" w:eastAsia="Times New Roman" w:hAnsi="Calibri" w:cs="Calibri"/>
                <w:color w:val="000000"/>
                <w:lang w:eastAsia="en-AU"/>
              </w:rPr>
            </w:pPr>
            <w:ins w:id="46145" w:author="KIM, Jason" w:date="2019-04-02T13:39:00Z">
              <w:r w:rsidRPr="0056388D">
                <w:rPr>
                  <w:rFonts w:ascii="Calibri" w:eastAsia="Times New Roman" w:hAnsi="Calibri" w:cs="Calibri"/>
                  <w:color w:val="000000"/>
                  <w:lang w:eastAsia="en-AU"/>
                </w:rPr>
                <w:t>DXE2123</w:t>
              </w:r>
            </w:ins>
          </w:p>
        </w:tc>
        <w:tc>
          <w:tcPr>
            <w:tcW w:w="793" w:type="pct"/>
            <w:noWrap/>
            <w:hideMark/>
          </w:tcPr>
          <w:p w:rsidR="00110C18" w:rsidRPr="0056388D" w:rsidRDefault="00110C18" w:rsidP="00063728">
            <w:pPr>
              <w:rPr>
                <w:ins w:id="46146" w:author="KIM, Jason" w:date="2019-04-02T13:39:00Z"/>
                <w:rFonts w:ascii="Calibri" w:eastAsia="Times New Roman" w:hAnsi="Calibri" w:cs="Calibri"/>
                <w:color w:val="000000"/>
                <w:lang w:eastAsia="en-AU"/>
              </w:rPr>
            </w:pPr>
            <w:ins w:id="4614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48" w:author="KIM, Jason" w:date="2019-04-02T13:39:00Z"/>
                <w:rFonts w:ascii="Calibri" w:eastAsia="Times New Roman" w:hAnsi="Calibri" w:cs="Calibri"/>
                <w:color w:val="000000"/>
                <w:lang w:eastAsia="en-AU"/>
              </w:rPr>
            </w:pPr>
            <w:ins w:id="46149" w:author="KIM, Jason" w:date="2019-04-02T13:39:00Z">
              <w:r w:rsidRPr="0056388D">
                <w:rPr>
                  <w:rFonts w:ascii="Calibri" w:eastAsia="Times New Roman" w:hAnsi="Calibri" w:cs="Calibri"/>
                  <w:color w:val="000000"/>
                  <w:lang w:eastAsia="en-AU"/>
                </w:rPr>
                <w:t>Chainage 5748</w:t>
              </w:r>
            </w:ins>
          </w:p>
        </w:tc>
        <w:tc>
          <w:tcPr>
            <w:tcW w:w="818" w:type="pct"/>
            <w:noWrap/>
            <w:hideMark/>
          </w:tcPr>
          <w:p w:rsidR="00110C18" w:rsidRPr="0056388D" w:rsidRDefault="00110C18" w:rsidP="00063728">
            <w:pPr>
              <w:jc w:val="right"/>
              <w:rPr>
                <w:ins w:id="46150" w:author="KIM, Jason" w:date="2019-04-02T13:39:00Z"/>
                <w:rFonts w:ascii="Calibri" w:eastAsia="Times New Roman" w:hAnsi="Calibri" w:cs="Calibri"/>
                <w:color w:val="000000"/>
                <w:lang w:eastAsia="en-AU"/>
              </w:rPr>
            </w:pPr>
            <w:ins w:id="461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52" w:author="KIM, Jason" w:date="2019-04-02T13:39:00Z"/>
        </w:trPr>
        <w:tc>
          <w:tcPr>
            <w:tcW w:w="758" w:type="pct"/>
            <w:vMerge/>
            <w:hideMark/>
          </w:tcPr>
          <w:p w:rsidR="00110C18" w:rsidRPr="0056388D" w:rsidRDefault="00110C18" w:rsidP="00063728">
            <w:pPr>
              <w:rPr>
                <w:ins w:id="461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56" w:author="KIM, Jason" w:date="2019-04-02T13:39:00Z"/>
                <w:rFonts w:ascii="Calibri" w:eastAsia="Times New Roman" w:hAnsi="Calibri" w:cs="Calibri"/>
                <w:color w:val="000000"/>
                <w:lang w:eastAsia="en-AU"/>
              </w:rPr>
            </w:pPr>
            <w:ins w:id="46157" w:author="KIM, Jason" w:date="2019-04-02T13:39:00Z">
              <w:r w:rsidRPr="0056388D">
                <w:rPr>
                  <w:rFonts w:ascii="Calibri" w:eastAsia="Times New Roman" w:hAnsi="Calibri" w:cs="Calibri"/>
                  <w:color w:val="000000"/>
                  <w:lang w:eastAsia="en-AU"/>
                </w:rPr>
                <w:t>DXE2124</w:t>
              </w:r>
            </w:ins>
          </w:p>
        </w:tc>
        <w:tc>
          <w:tcPr>
            <w:tcW w:w="793" w:type="pct"/>
            <w:noWrap/>
            <w:hideMark/>
          </w:tcPr>
          <w:p w:rsidR="00110C18" w:rsidRPr="0056388D" w:rsidRDefault="00110C18" w:rsidP="00063728">
            <w:pPr>
              <w:rPr>
                <w:ins w:id="46158" w:author="KIM, Jason" w:date="2019-04-02T13:39:00Z"/>
                <w:rFonts w:ascii="Calibri" w:eastAsia="Times New Roman" w:hAnsi="Calibri" w:cs="Calibri"/>
                <w:color w:val="000000"/>
                <w:lang w:eastAsia="en-AU"/>
              </w:rPr>
            </w:pPr>
            <w:ins w:id="461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60" w:author="KIM, Jason" w:date="2019-04-02T13:39:00Z"/>
                <w:rFonts w:ascii="Calibri" w:eastAsia="Times New Roman" w:hAnsi="Calibri" w:cs="Calibri"/>
                <w:color w:val="000000"/>
                <w:lang w:eastAsia="en-AU"/>
              </w:rPr>
            </w:pPr>
            <w:ins w:id="46161" w:author="KIM, Jason" w:date="2019-04-02T13:39:00Z">
              <w:r w:rsidRPr="0056388D">
                <w:rPr>
                  <w:rFonts w:ascii="Calibri" w:eastAsia="Times New Roman" w:hAnsi="Calibri" w:cs="Calibri"/>
                  <w:color w:val="000000"/>
                  <w:lang w:eastAsia="en-AU"/>
                </w:rPr>
                <w:t>Chainage 5777</w:t>
              </w:r>
            </w:ins>
          </w:p>
        </w:tc>
        <w:tc>
          <w:tcPr>
            <w:tcW w:w="818" w:type="pct"/>
            <w:noWrap/>
            <w:hideMark/>
          </w:tcPr>
          <w:p w:rsidR="00110C18" w:rsidRPr="0056388D" w:rsidRDefault="00110C18" w:rsidP="00063728">
            <w:pPr>
              <w:jc w:val="right"/>
              <w:rPr>
                <w:ins w:id="46162" w:author="KIM, Jason" w:date="2019-04-02T13:39:00Z"/>
                <w:rFonts w:ascii="Calibri" w:eastAsia="Times New Roman" w:hAnsi="Calibri" w:cs="Calibri"/>
                <w:color w:val="000000"/>
                <w:lang w:eastAsia="en-AU"/>
              </w:rPr>
            </w:pPr>
            <w:ins w:id="46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64" w:author="KIM, Jason" w:date="2019-04-02T13:39:00Z"/>
        </w:trPr>
        <w:tc>
          <w:tcPr>
            <w:tcW w:w="758" w:type="pct"/>
            <w:vMerge/>
            <w:hideMark/>
          </w:tcPr>
          <w:p w:rsidR="00110C18" w:rsidRPr="0056388D" w:rsidRDefault="00110C18" w:rsidP="00063728">
            <w:pPr>
              <w:rPr>
                <w:ins w:id="461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68" w:author="KIM, Jason" w:date="2019-04-02T13:39:00Z"/>
                <w:rFonts w:ascii="Calibri" w:eastAsia="Times New Roman" w:hAnsi="Calibri" w:cs="Calibri"/>
                <w:color w:val="000000"/>
                <w:lang w:eastAsia="en-AU"/>
              </w:rPr>
            </w:pPr>
            <w:ins w:id="46169" w:author="KIM, Jason" w:date="2019-04-02T13:39:00Z">
              <w:r w:rsidRPr="0056388D">
                <w:rPr>
                  <w:rFonts w:ascii="Calibri" w:eastAsia="Times New Roman" w:hAnsi="Calibri" w:cs="Calibri"/>
                  <w:color w:val="000000"/>
                  <w:lang w:eastAsia="en-AU"/>
                </w:rPr>
                <w:t>DXE2125</w:t>
              </w:r>
            </w:ins>
          </w:p>
        </w:tc>
        <w:tc>
          <w:tcPr>
            <w:tcW w:w="793" w:type="pct"/>
            <w:noWrap/>
            <w:hideMark/>
          </w:tcPr>
          <w:p w:rsidR="00110C18" w:rsidRPr="0056388D" w:rsidRDefault="00110C18" w:rsidP="00063728">
            <w:pPr>
              <w:rPr>
                <w:ins w:id="46170" w:author="KIM, Jason" w:date="2019-04-02T13:39:00Z"/>
                <w:rFonts w:ascii="Calibri" w:eastAsia="Times New Roman" w:hAnsi="Calibri" w:cs="Calibri"/>
                <w:color w:val="000000"/>
                <w:lang w:eastAsia="en-AU"/>
              </w:rPr>
            </w:pPr>
            <w:ins w:id="461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72" w:author="KIM, Jason" w:date="2019-04-02T13:39:00Z"/>
                <w:rFonts w:ascii="Calibri" w:eastAsia="Times New Roman" w:hAnsi="Calibri" w:cs="Calibri"/>
                <w:color w:val="000000"/>
                <w:lang w:eastAsia="en-AU"/>
              </w:rPr>
            </w:pPr>
            <w:ins w:id="46173" w:author="KIM, Jason" w:date="2019-04-02T13:39:00Z">
              <w:r w:rsidRPr="0056388D">
                <w:rPr>
                  <w:rFonts w:ascii="Calibri" w:eastAsia="Times New Roman" w:hAnsi="Calibri" w:cs="Calibri"/>
                  <w:color w:val="000000"/>
                  <w:lang w:eastAsia="en-AU"/>
                </w:rPr>
                <w:t>Chainage 5806</w:t>
              </w:r>
            </w:ins>
          </w:p>
        </w:tc>
        <w:tc>
          <w:tcPr>
            <w:tcW w:w="818" w:type="pct"/>
            <w:noWrap/>
            <w:hideMark/>
          </w:tcPr>
          <w:p w:rsidR="00110C18" w:rsidRPr="0056388D" w:rsidRDefault="00110C18" w:rsidP="00063728">
            <w:pPr>
              <w:jc w:val="right"/>
              <w:rPr>
                <w:ins w:id="46174" w:author="KIM, Jason" w:date="2019-04-02T13:39:00Z"/>
                <w:rFonts w:ascii="Calibri" w:eastAsia="Times New Roman" w:hAnsi="Calibri" w:cs="Calibri"/>
                <w:color w:val="000000"/>
                <w:lang w:eastAsia="en-AU"/>
              </w:rPr>
            </w:pPr>
            <w:ins w:id="46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76" w:author="KIM, Jason" w:date="2019-04-02T13:39:00Z"/>
        </w:trPr>
        <w:tc>
          <w:tcPr>
            <w:tcW w:w="758" w:type="pct"/>
            <w:vMerge w:val="restart"/>
            <w:noWrap/>
            <w:hideMark/>
          </w:tcPr>
          <w:p w:rsidR="00110C18" w:rsidRPr="0056388D" w:rsidRDefault="00110C18" w:rsidP="00063728">
            <w:pPr>
              <w:rPr>
                <w:ins w:id="46177" w:author="KIM, Jason" w:date="2019-04-02T13:39:00Z"/>
                <w:rFonts w:ascii="Calibri" w:eastAsia="Times New Roman" w:hAnsi="Calibri" w:cs="Calibri"/>
                <w:color w:val="000000"/>
                <w:lang w:eastAsia="en-AU"/>
              </w:rPr>
            </w:pPr>
            <w:ins w:id="46178" w:author="KIM, Jason" w:date="2019-04-02T13:39:00Z">
              <w:r w:rsidRPr="0056388D">
                <w:rPr>
                  <w:rFonts w:ascii="Calibri" w:eastAsia="Times New Roman" w:hAnsi="Calibri" w:cs="Calibri"/>
                  <w:color w:val="000000"/>
                  <w:lang w:eastAsia="en-AU"/>
                </w:rPr>
                <w:t>DXE44K28x</w:t>
              </w:r>
            </w:ins>
          </w:p>
        </w:tc>
        <w:tc>
          <w:tcPr>
            <w:tcW w:w="648" w:type="pct"/>
            <w:vMerge w:val="restart"/>
            <w:noWrap/>
            <w:hideMark/>
          </w:tcPr>
          <w:p w:rsidR="00110C18" w:rsidRPr="0056388D" w:rsidRDefault="00110C18" w:rsidP="00063728">
            <w:pPr>
              <w:rPr>
                <w:ins w:id="46179" w:author="KIM, Jason" w:date="2019-04-02T13:39:00Z"/>
                <w:rFonts w:ascii="Calibri" w:eastAsia="Times New Roman" w:hAnsi="Calibri" w:cs="Calibri"/>
                <w:color w:val="000000"/>
                <w:lang w:eastAsia="en-AU"/>
              </w:rPr>
            </w:pPr>
            <w:ins w:id="46180" w:author="KIM, Jason" w:date="2019-04-02T13:39:00Z">
              <w:r w:rsidRPr="0056388D">
                <w:rPr>
                  <w:rFonts w:ascii="Calibri" w:eastAsia="Times New Roman" w:hAnsi="Calibri" w:cs="Calibri"/>
                  <w:color w:val="000000"/>
                  <w:lang w:eastAsia="en-AU"/>
                </w:rPr>
                <w:t>ELZ10240</w:t>
              </w:r>
            </w:ins>
          </w:p>
        </w:tc>
        <w:tc>
          <w:tcPr>
            <w:tcW w:w="516" w:type="pct"/>
            <w:vMerge w:val="restart"/>
            <w:noWrap/>
            <w:hideMark/>
          </w:tcPr>
          <w:p w:rsidR="00110C18" w:rsidRPr="0056388D" w:rsidRDefault="00110C18" w:rsidP="00063728">
            <w:pPr>
              <w:rPr>
                <w:ins w:id="46181" w:author="KIM, Jason" w:date="2019-04-02T13:39:00Z"/>
                <w:rFonts w:ascii="Calibri" w:eastAsia="Times New Roman" w:hAnsi="Calibri" w:cs="Calibri"/>
                <w:color w:val="000000"/>
                <w:lang w:eastAsia="en-AU"/>
              </w:rPr>
            </w:pPr>
            <w:ins w:id="4618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83" w:author="KIM, Jason" w:date="2019-04-02T13:39:00Z"/>
                <w:rFonts w:ascii="Calibri" w:eastAsia="Times New Roman" w:hAnsi="Calibri" w:cs="Calibri"/>
                <w:color w:val="000000"/>
                <w:lang w:eastAsia="en-AU"/>
              </w:rPr>
            </w:pPr>
            <w:ins w:id="46184" w:author="KIM, Jason" w:date="2019-04-02T13:39:00Z">
              <w:r w:rsidRPr="0056388D">
                <w:rPr>
                  <w:rFonts w:ascii="Calibri" w:eastAsia="Times New Roman" w:hAnsi="Calibri" w:cs="Calibri"/>
                  <w:color w:val="000000"/>
                  <w:lang w:eastAsia="en-AU"/>
                </w:rPr>
                <w:t>DXE1140</w:t>
              </w:r>
            </w:ins>
          </w:p>
        </w:tc>
        <w:tc>
          <w:tcPr>
            <w:tcW w:w="793" w:type="pct"/>
            <w:noWrap/>
            <w:hideMark/>
          </w:tcPr>
          <w:p w:rsidR="00110C18" w:rsidRPr="0056388D" w:rsidRDefault="00110C18" w:rsidP="00063728">
            <w:pPr>
              <w:rPr>
                <w:ins w:id="46185" w:author="KIM, Jason" w:date="2019-04-02T13:39:00Z"/>
                <w:rFonts w:ascii="Calibri" w:eastAsia="Times New Roman" w:hAnsi="Calibri" w:cs="Calibri"/>
                <w:color w:val="000000"/>
                <w:lang w:eastAsia="en-AU"/>
              </w:rPr>
            </w:pPr>
            <w:ins w:id="461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187" w:author="KIM, Jason" w:date="2019-04-02T13:39:00Z"/>
                <w:rFonts w:ascii="Calibri" w:eastAsia="Times New Roman" w:hAnsi="Calibri" w:cs="Calibri"/>
                <w:color w:val="000000"/>
                <w:lang w:eastAsia="en-AU"/>
              </w:rPr>
            </w:pPr>
            <w:ins w:id="46188" w:author="KIM, Jason" w:date="2019-04-02T13:39:00Z">
              <w:r w:rsidRPr="0056388D">
                <w:rPr>
                  <w:rFonts w:ascii="Calibri" w:eastAsia="Times New Roman" w:hAnsi="Calibri" w:cs="Calibri"/>
                  <w:color w:val="000000"/>
                  <w:lang w:eastAsia="en-AU"/>
                </w:rPr>
                <w:t>Chainage 6176</w:t>
              </w:r>
            </w:ins>
          </w:p>
        </w:tc>
        <w:tc>
          <w:tcPr>
            <w:tcW w:w="818" w:type="pct"/>
            <w:noWrap/>
            <w:hideMark/>
          </w:tcPr>
          <w:p w:rsidR="00110C18" w:rsidRPr="0056388D" w:rsidRDefault="00110C18" w:rsidP="00063728">
            <w:pPr>
              <w:jc w:val="right"/>
              <w:rPr>
                <w:ins w:id="46189" w:author="KIM, Jason" w:date="2019-04-02T13:39:00Z"/>
                <w:rFonts w:ascii="Calibri" w:eastAsia="Times New Roman" w:hAnsi="Calibri" w:cs="Calibri"/>
                <w:color w:val="000000"/>
                <w:lang w:eastAsia="en-AU"/>
              </w:rPr>
            </w:pPr>
            <w:ins w:id="46190"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191" w:author="KIM, Jason" w:date="2019-04-02T13:39:00Z"/>
        </w:trPr>
        <w:tc>
          <w:tcPr>
            <w:tcW w:w="758" w:type="pct"/>
            <w:vMerge/>
            <w:hideMark/>
          </w:tcPr>
          <w:p w:rsidR="00110C18" w:rsidRPr="0056388D" w:rsidRDefault="00110C18" w:rsidP="00063728">
            <w:pPr>
              <w:rPr>
                <w:ins w:id="461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95" w:author="KIM, Jason" w:date="2019-04-02T13:39:00Z"/>
                <w:rFonts w:ascii="Calibri" w:eastAsia="Times New Roman" w:hAnsi="Calibri" w:cs="Calibri"/>
                <w:color w:val="000000"/>
                <w:lang w:eastAsia="en-AU"/>
              </w:rPr>
            </w:pPr>
            <w:ins w:id="46196" w:author="KIM, Jason" w:date="2019-04-02T13:39:00Z">
              <w:r w:rsidRPr="0056388D">
                <w:rPr>
                  <w:rFonts w:ascii="Calibri" w:eastAsia="Times New Roman" w:hAnsi="Calibri" w:cs="Calibri"/>
                  <w:color w:val="000000"/>
                  <w:lang w:eastAsia="en-AU"/>
                </w:rPr>
                <w:t>DXE1141</w:t>
              </w:r>
            </w:ins>
          </w:p>
        </w:tc>
        <w:tc>
          <w:tcPr>
            <w:tcW w:w="793" w:type="pct"/>
            <w:noWrap/>
            <w:hideMark/>
          </w:tcPr>
          <w:p w:rsidR="00110C18" w:rsidRPr="0056388D" w:rsidRDefault="00110C18" w:rsidP="00063728">
            <w:pPr>
              <w:rPr>
                <w:ins w:id="46197" w:author="KIM, Jason" w:date="2019-04-02T13:39:00Z"/>
                <w:rFonts w:ascii="Calibri" w:eastAsia="Times New Roman" w:hAnsi="Calibri" w:cs="Calibri"/>
                <w:color w:val="000000"/>
                <w:lang w:eastAsia="en-AU"/>
              </w:rPr>
            </w:pPr>
            <w:ins w:id="461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199" w:author="KIM, Jason" w:date="2019-04-02T13:39:00Z"/>
                <w:rFonts w:ascii="Calibri" w:eastAsia="Times New Roman" w:hAnsi="Calibri" w:cs="Calibri"/>
                <w:color w:val="000000"/>
                <w:lang w:eastAsia="en-AU"/>
              </w:rPr>
            </w:pPr>
            <w:ins w:id="46200" w:author="KIM, Jason" w:date="2019-04-02T13:39:00Z">
              <w:r w:rsidRPr="0056388D">
                <w:rPr>
                  <w:rFonts w:ascii="Calibri" w:eastAsia="Times New Roman" w:hAnsi="Calibri" w:cs="Calibri"/>
                  <w:color w:val="000000"/>
                  <w:lang w:eastAsia="en-AU"/>
                </w:rPr>
                <w:t>Chainage 6205</w:t>
              </w:r>
            </w:ins>
          </w:p>
        </w:tc>
        <w:tc>
          <w:tcPr>
            <w:tcW w:w="818" w:type="pct"/>
            <w:noWrap/>
            <w:hideMark/>
          </w:tcPr>
          <w:p w:rsidR="00110C18" w:rsidRPr="0056388D" w:rsidRDefault="00110C18" w:rsidP="00063728">
            <w:pPr>
              <w:jc w:val="right"/>
              <w:rPr>
                <w:ins w:id="46201" w:author="KIM, Jason" w:date="2019-04-02T13:39:00Z"/>
                <w:rFonts w:ascii="Calibri" w:eastAsia="Times New Roman" w:hAnsi="Calibri" w:cs="Calibri"/>
                <w:color w:val="000000"/>
                <w:lang w:eastAsia="en-AU"/>
              </w:rPr>
            </w:pPr>
            <w:ins w:id="46202"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03" w:author="KIM, Jason" w:date="2019-04-02T13:39:00Z"/>
        </w:trPr>
        <w:tc>
          <w:tcPr>
            <w:tcW w:w="758" w:type="pct"/>
            <w:vMerge/>
            <w:hideMark/>
          </w:tcPr>
          <w:p w:rsidR="00110C18" w:rsidRPr="0056388D" w:rsidRDefault="00110C18" w:rsidP="00063728">
            <w:pPr>
              <w:rPr>
                <w:ins w:id="462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07" w:author="KIM, Jason" w:date="2019-04-02T13:39:00Z"/>
                <w:rFonts w:ascii="Calibri" w:eastAsia="Times New Roman" w:hAnsi="Calibri" w:cs="Calibri"/>
                <w:color w:val="000000"/>
                <w:lang w:eastAsia="en-AU"/>
              </w:rPr>
            </w:pPr>
            <w:ins w:id="46208" w:author="KIM, Jason" w:date="2019-04-02T13:39:00Z">
              <w:r w:rsidRPr="0056388D">
                <w:rPr>
                  <w:rFonts w:ascii="Calibri" w:eastAsia="Times New Roman" w:hAnsi="Calibri" w:cs="Calibri"/>
                  <w:color w:val="000000"/>
                  <w:lang w:eastAsia="en-AU"/>
                </w:rPr>
                <w:t>DXE1142</w:t>
              </w:r>
            </w:ins>
          </w:p>
        </w:tc>
        <w:tc>
          <w:tcPr>
            <w:tcW w:w="793" w:type="pct"/>
            <w:noWrap/>
            <w:hideMark/>
          </w:tcPr>
          <w:p w:rsidR="00110C18" w:rsidRPr="0056388D" w:rsidRDefault="00110C18" w:rsidP="00063728">
            <w:pPr>
              <w:rPr>
                <w:ins w:id="46209" w:author="KIM, Jason" w:date="2019-04-02T13:39:00Z"/>
                <w:rFonts w:ascii="Calibri" w:eastAsia="Times New Roman" w:hAnsi="Calibri" w:cs="Calibri"/>
                <w:color w:val="000000"/>
                <w:lang w:eastAsia="en-AU"/>
              </w:rPr>
            </w:pPr>
            <w:ins w:id="462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11" w:author="KIM, Jason" w:date="2019-04-02T13:39:00Z"/>
                <w:rFonts w:ascii="Calibri" w:eastAsia="Times New Roman" w:hAnsi="Calibri" w:cs="Calibri"/>
                <w:color w:val="000000"/>
                <w:lang w:eastAsia="en-AU"/>
              </w:rPr>
            </w:pPr>
            <w:ins w:id="46212" w:author="KIM, Jason" w:date="2019-04-02T13:39:00Z">
              <w:r w:rsidRPr="0056388D">
                <w:rPr>
                  <w:rFonts w:ascii="Calibri" w:eastAsia="Times New Roman" w:hAnsi="Calibri" w:cs="Calibri"/>
                  <w:color w:val="000000"/>
                  <w:lang w:eastAsia="en-AU"/>
                </w:rPr>
                <w:t>Chainage 6229</w:t>
              </w:r>
            </w:ins>
          </w:p>
        </w:tc>
        <w:tc>
          <w:tcPr>
            <w:tcW w:w="818" w:type="pct"/>
            <w:noWrap/>
            <w:hideMark/>
          </w:tcPr>
          <w:p w:rsidR="00110C18" w:rsidRPr="0056388D" w:rsidRDefault="00110C18" w:rsidP="00063728">
            <w:pPr>
              <w:jc w:val="right"/>
              <w:rPr>
                <w:ins w:id="46213" w:author="KIM, Jason" w:date="2019-04-02T13:39:00Z"/>
                <w:rFonts w:ascii="Calibri" w:eastAsia="Times New Roman" w:hAnsi="Calibri" w:cs="Calibri"/>
                <w:color w:val="000000"/>
                <w:lang w:eastAsia="en-AU"/>
              </w:rPr>
            </w:pPr>
            <w:ins w:id="46214"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15" w:author="KIM, Jason" w:date="2019-04-02T13:39:00Z"/>
        </w:trPr>
        <w:tc>
          <w:tcPr>
            <w:tcW w:w="758" w:type="pct"/>
            <w:vMerge/>
            <w:hideMark/>
          </w:tcPr>
          <w:p w:rsidR="00110C18" w:rsidRPr="0056388D" w:rsidRDefault="00110C18" w:rsidP="00063728">
            <w:pPr>
              <w:rPr>
                <w:ins w:id="462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19" w:author="KIM, Jason" w:date="2019-04-02T13:39:00Z"/>
                <w:rFonts w:ascii="Calibri" w:eastAsia="Times New Roman" w:hAnsi="Calibri" w:cs="Calibri"/>
                <w:color w:val="000000"/>
                <w:lang w:eastAsia="en-AU"/>
              </w:rPr>
            </w:pPr>
            <w:ins w:id="46220" w:author="KIM, Jason" w:date="2019-04-02T13:39:00Z">
              <w:r w:rsidRPr="0056388D">
                <w:rPr>
                  <w:rFonts w:ascii="Calibri" w:eastAsia="Times New Roman" w:hAnsi="Calibri" w:cs="Calibri"/>
                  <w:color w:val="000000"/>
                  <w:lang w:eastAsia="en-AU"/>
                </w:rPr>
                <w:t>DXE1143</w:t>
              </w:r>
            </w:ins>
          </w:p>
        </w:tc>
        <w:tc>
          <w:tcPr>
            <w:tcW w:w="793" w:type="pct"/>
            <w:noWrap/>
            <w:hideMark/>
          </w:tcPr>
          <w:p w:rsidR="00110C18" w:rsidRPr="0056388D" w:rsidRDefault="00110C18" w:rsidP="00063728">
            <w:pPr>
              <w:rPr>
                <w:ins w:id="46221" w:author="KIM, Jason" w:date="2019-04-02T13:39:00Z"/>
                <w:rFonts w:ascii="Calibri" w:eastAsia="Times New Roman" w:hAnsi="Calibri" w:cs="Calibri"/>
                <w:color w:val="000000"/>
                <w:lang w:eastAsia="en-AU"/>
              </w:rPr>
            </w:pPr>
            <w:ins w:id="462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23" w:author="KIM, Jason" w:date="2019-04-02T13:39:00Z"/>
                <w:rFonts w:ascii="Calibri" w:eastAsia="Times New Roman" w:hAnsi="Calibri" w:cs="Calibri"/>
                <w:color w:val="000000"/>
                <w:lang w:eastAsia="en-AU"/>
              </w:rPr>
            </w:pPr>
            <w:ins w:id="46224" w:author="KIM, Jason" w:date="2019-04-02T13:39:00Z">
              <w:r w:rsidRPr="0056388D">
                <w:rPr>
                  <w:rFonts w:ascii="Calibri" w:eastAsia="Times New Roman" w:hAnsi="Calibri" w:cs="Calibri"/>
                  <w:color w:val="000000"/>
                  <w:lang w:eastAsia="en-AU"/>
                </w:rPr>
                <w:t>Chainage 6258</w:t>
              </w:r>
            </w:ins>
          </w:p>
        </w:tc>
        <w:tc>
          <w:tcPr>
            <w:tcW w:w="818" w:type="pct"/>
            <w:noWrap/>
            <w:hideMark/>
          </w:tcPr>
          <w:p w:rsidR="00110C18" w:rsidRPr="0056388D" w:rsidRDefault="00110C18" w:rsidP="00063728">
            <w:pPr>
              <w:jc w:val="right"/>
              <w:rPr>
                <w:ins w:id="46225" w:author="KIM, Jason" w:date="2019-04-02T13:39:00Z"/>
                <w:rFonts w:ascii="Calibri" w:eastAsia="Times New Roman" w:hAnsi="Calibri" w:cs="Calibri"/>
                <w:color w:val="000000"/>
                <w:lang w:eastAsia="en-AU"/>
              </w:rPr>
            </w:pPr>
            <w:ins w:id="46226"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27" w:author="KIM, Jason" w:date="2019-04-02T13:39:00Z"/>
        </w:trPr>
        <w:tc>
          <w:tcPr>
            <w:tcW w:w="758" w:type="pct"/>
            <w:vMerge w:val="restart"/>
            <w:noWrap/>
            <w:hideMark/>
          </w:tcPr>
          <w:p w:rsidR="00110C18" w:rsidRPr="0056388D" w:rsidRDefault="00110C18" w:rsidP="00063728">
            <w:pPr>
              <w:rPr>
                <w:ins w:id="46228" w:author="KIM, Jason" w:date="2019-04-02T13:39:00Z"/>
                <w:rFonts w:ascii="Calibri" w:eastAsia="Times New Roman" w:hAnsi="Calibri" w:cs="Calibri"/>
                <w:color w:val="000000"/>
                <w:lang w:eastAsia="en-AU"/>
              </w:rPr>
            </w:pPr>
            <w:ins w:id="46229" w:author="KIM, Jason" w:date="2019-04-02T13:39:00Z">
              <w:r w:rsidRPr="0056388D">
                <w:rPr>
                  <w:rFonts w:ascii="Calibri" w:eastAsia="Times New Roman" w:hAnsi="Calibri" w:cs="Calibri"/>
                  <w:color w:val="000000"/>
                  <w:lang w:eastAsia="en-AU"/>
                </w:rPr>
                <w:t>DXE44K1x</w:t>
              </w:r>
            </w:ins>
          </w:p>
        </w:tc>
        <w:tc>
          <w:tcPr>
            <w:tcW w:w="648" w:type="pct"/>
            <w:vMerge w:val="restart"/>
            <w:noWrap/>
            <w:hideMark/>
          </w:tcPr>
          <w:p w:rsidR="00110C18" w:rsidRPr="0056388D" w:rsidRDefault="00110C18" w:rsidP="00063728">
            <w:pPr>
              <w:rPr>
                <w:ins w:id="46230" w:author="KIM, Jason" w:date="2019-04-02T13:39:00Z"/>
                <w:rFonts w:ascii="Calibri" w:eastAsia="Times New Roman" w:hAnsi="Calibri" w:cs="Calibri"/>
                <w:color w:val="000000"/>
                <w:lang w:eastAsia="en-AU"/>
              </w:rPr>
            </w:pPr>
            <w:ins w:id="46231" w:author="KIM, Jason" w:date="2019-04-02T13:39:00Z">
              <w:r w:rsidRPr="0056388D">
                <w:rPr>
                  <w:rFonts w:ascii="Calibri" w:eastAsia="Times New Roman" w:hAnsi="Calibri" w:cs="Calibri"/>
                  <w:color w:val="000000"/>
                  <w:lang w:eastAsia="en-AU"/>
                </w:rPr>
                <w:t>ELZ10236</w:t>
              </w:r>
            </w:ins>
          </w:p>
        </w:tc>
        <w:tc>
          <w:tcPr>
            <w:tcW w:w="516" w:type="pct"/>
            <w:vMerge w:val="restart"/>
            <w:noWrap/>
            <w:hideMark/>
          </w:tcPr>
          <w:p w:rsidR="00110C18" w:rsidRPr="0056388D" w:rsidRDefault="00110C18" w:rsidP="00063728">
            <w:pPr>
              <w:rPr>
                <w:ins w:id="46232" w:author="KIM, Jason" w:date="2019-04-02T13:39:00Z"/>
                <w:rFonts w:ascii="Calibri" w:eastAsia="Times New Roman" w:hAnsi="Calibri" w:cs="Calibri"/>
                <w:color w:val="000000"/>
                <w:lang w:eastAsia="en-AU"/>
              </w:rPr>
            </w:pPr>
            <w:ins w:id="4623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234" w:author="KIM, Jason" w:date="2019-04-02T13:39:00Z"/>
                <w:rFonts w:ascii="Calibri" w:eastAsia="Times New Roman" w:hAnsi="Calibri" w:cs="Calibri"/>
                <w:color w:val="000000"/>
                <w:lang w:eastAsia="en-AU"/>
              </w:rPr>
            </w:pPr>
            <w:ins w:id="46235" w:author="KIM, Jason" w:date="2019-04-02T13:39:00Z">
              <w:r w:rsidRPr="0056388D">
                <w:rPr>
                  <w:rFonts w:ascii="Calibri" w:eastAsia="Times New Roman" w:hAnsi="Calibri" w:cs="Calibri"/>
                  <w:color w:val="000000"/>
                  <w:lang w:eastAsia="en-AU"/>
                </w:rPr>
                <w:t>DXE1138</w:t>
              </w:r>
            </w:ins>
          </w:p>
        </w:tc>
        <w:tc>
          <w:tcPr>
            <w:tcW w:w="793" w:type="pct"/>
            <w:noWrap/>
            <w:hideMark/>
          </w:tcPr>
          <w:p w:rsidR="00110C18" w:rsidRPr="0056388D" w:rsidRDefault="00110C18" w:rsidP="00063728">
            <w:pPr>
              <w:rPr>
                <w:ins w:id="46236" w:author="KIM, Jason" w:date="2019-04-02T13:39:00Z"/>
                <w:rFonts w:ascii="Calibri" w:eastAsia="Times New Roman" w:hAnsi="Calibri" w:cs="Calibri"/>
                <w:color w:val="000000"/>
                <w:lang w:eastAsia="en-AU"/>
              </w:rPr>
            </w:pPr>
            <w:ins w:id="462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38" w:author="KIM, Jason" w:date="2019-04-02T13:39:00Z"/>
                <w:rFonts w:ascii="Calibri" w:eastAsia="Times New Roman" w:hAnsi="Calibri" w:cs="Calibri"/>
                <w:color w:val="000000"/>
                <w:lang w:eastAsia="en-AU"/>
              </w:rPr>
            </w:pPr>
            <w:ins w:id="46239" w:author="KIM, Jason" w:date="2019-04-02T13:39:00Z">
              <w:r w:rsidRPr="0056388D">
                <w:rPr>
                  <w:rFonts w:ascii="Calibri" w:eastAsia="Times New Roman" w:hAnsi="Calibri" w:cs="Calibri"/>
                  <w:color w:val="000000"/>
                  <w:lang w:eastAsia="en-AU"/>
                </w:rPr>
                <w:t>Chainage 6111</w:t>
              </w:r>
            </w:ins>
          </w:p>
        </w:tc>
        <w:tc>
          <w:tcPr>
            <w:tcW w:w="818" w:type="pct"/>
            <w:noWrap/>
            <w:hideMark/>
          </w:tcPr>
          <w:p w:rsidR="00110C18" w:rsidRPr="0056388D" w:rsidRDefault="00110C18" w:rsidP="00063728">
            <w:pPr>
              <w:jc w:val="right"/>
              <w:rPr>
                <w:ins w:id="46240" w:author="KIM, Jason" w:date="2019-04-02T13:39:00Z"/>
                <w:rFonts w:ascii="Calibri" w:eastAsia="Times New Roman" w:hAnsi="Calibri" w:cs="Calibri"/>
                <w:color w:val="000000"/>
                <w:lang w:eastAsia="en-AU"/>
              </w:rPr>
            </w:pPr>
            <w:ins w:id="462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42" w:author="KIM, Jason" w:date="2019-04-02T13:39:00Z"/>
        </w:trPr>
        <w:tc>
          <w:tcPr>
            <w:tcW w:w="758" w:type="pct"/>
            <w:vMerge/>
            <w:hideMark/>
          </w:tcPr>
          <w:p w:rsidR="00110C18" w:rsidRPr="0056388D" w:rsidRDefault="00110C18" w:rsidP="00063728">
            <w:pPr>
              <w:rPr>
                <w:ins w:id="462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46" w:author="KIM, Jason" w:date="2019-04-02T13:39:00Z"/>
                <w:rFonts w:ascii="Calibri" w:eastAsia="Times New Roman" w:hAnsi="Calibri" w:cs="Calibri"/>
                <w:color w:val="000000"/>
                <w:lang w:eastAsia="en-AU"/>
              </w:rPr>
            </w:pPr>
            <w:ins w:id="46247" w:author="KIM, Jason" w:date="2019-04-02T13:39:00Z">
              <w:r w:rsidRPr="0056388D">
                <w:rPr>
                  <w:rFonts w:ascii="Calibri" w:eastAsia="Times New Roman" w:hAnsi="Calibri" w:cs="Calibri"/>
                  <w:color w:val="000000"/>
                  <w:lang w:eastAsia="en-AU"/>
                </w:rPr>
                <w:t>DXE1139</w:t>
              </w:r>
            </w:ins>
          </w:p>
        </w:tc>
        <w:tc>
          <w:tcPr>
            <w:tcW w:w="793" w:type="pct"/>
            <w:noWrap/>
            <w:hideMark/>
          </w:tcPr>
          <w:p w:rsidR="00110C18" w:rsidRPr="0056388D" w:rsidRDefault="00110C18" w:rsidP="00063728">
            <w:pPr>
              <w:rPr>
                <w:ins w:id="46248" w:author="KIM, Jason" w:date="2019-04-02T13:39:00Z"/>
                <w:rFonts w:ascii="Calibri" w:eastAsia="Times New Roman" w:hAnsi="Calibri" w:cs="Calibri"/>
                <w:color w:val="000000"/>
                <w:lang w:eastAsia="en-AU"/>
              </w:rPr>
            </w:pPr>
            <w:ins w:id="462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50" w:author="KIM, Jason" w:date="2019-04-02T13:39:00Z"/>
                <w:rFonts w:ascii="Calibri" w:eastAsia="Times New Roman" w:hAnsi="Calibri" w:cs="Calibri"/>
                <w:color w:val="000000"/>
                <w:lang w:eastAsia="en-AU"/>
              </w:rPr>
            </w:pPr>
            <w:ins w:id="46251" w:author="KIM, Jason" w:date="2019-04-02T13:39:00Z">
              <w:r w:rsidRPr="0056388D">
                <w:rPr>
                  <w:rFonts w:ascii="Calibri" w:eastAsia="Times New Roman" w:hAnsi="Calibri" w:cs="Calibri"/>
                  <w:color w:val="000000"/>
                  <w:lang w:eastAsia="en-AU"/>
                </w:rPr>
                <w:t>Chainage 6140</w:t>
              </w:r>
            </w:ins>
          </w:p>
        </w:tc>
        <w:tc>
          <w:tcPr>
            <w:tcW w:w="818" w:type="pct"/>
            <w:noWrap/>
            <w:hideMark/>
          </w:tcPr>
          <w:p w:rsidR="00110C18" w:rsidRPr="0056388D" w:rsidRDefault="00110C18" w:rsidP="00063728">
            <w:pPr>
              <w:jc w:val="right"/>
              <w:rPr>
                <w:ins w:id="46252" w:author="KIM, Jason" w:date="2019-04-02T13:39:00Z"/>
                <w:rFonts w:ascii="Calibri" w:eastAsia="Times New Roman" w:hAnsi="Calibri" w:cs="Calibri"/>
                <w:color w:val="000000"/>
                <w:lang w:eastAsia="en-AU"/>
              </w:rPr>
            </w:pPr>
            <w:ins w:id="462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54" w:author="KIM, Jason" w:date="2019-04-02T13:39:00Z"/>
        </w:trPr>
        <w:tc>
          <w:tcPr>
            <w:tcW w:w="758" w:type="pct"/>
            <w:vMerge w:val="restart"/>
            <w:noWrap/>
            <w:hideMark/>
          </w:tcPr>
          <w:p w:rsidR="00110C18" w:rsidRPr="0056388D" w:rsidRDefault="00110C18" w:rsidP="00063728">
            <w:pPr>
              <w:rPr>
                <w:ins w:id="46255" w:author="KIM, Jason" w:date="2019-04-02T13:39:00Z"/>
                <w:rFonts w:ascii="Calibri" w:eastAsia="Times New Roman" w:hAnsi="Calibri" w:cs="Calibri"/>
                <w:color w:val="000000"/>
                <w:lang w:eastAsia="en-AU"/>
              </w:rPr>
            </w:pPr>
            <w:ins w:id="46256" w:author="KIM, Jason" w:date="2019-04-02T13:39:00Z">
              <w:r w:rsidRPr="0056388D">
                <w:rPr>
                  <w:rFonts w:ascii="Calibri" w:eastAsia="Times New Roman" w:hAnsi="Calibri" w:cs="Calibri"/>
                  <w:color w:val="000000"/>
                  <w:lang w:eastAsia="en-AU"/>
                </w:rPr>
                <w:t>DXE44K2x</w:t>
              </w:r>
            </w:ins>
          </w:p>
        </w:tc>
        <w:tc>
          <w:tcPr>
            <w:tcW w:w="648" w:type="pct"/>
            <w:vMerge w:val="restart"/>
            <w:noWrap/>
            <w:hideMark/>
          </w:tcPr>
          <w:p w:rsidR="00110C18" w:rsidRPr="0056388D" w:rsidRDefault="00110C18" w:rsidP="00063728">
            <w:pPr>
              <w:rPr>
                <w:ins w:id="46257" w:author="KIM, Jason" w:date="2019-04-02T13:39:00Z"/>
                <w:rFonts w:ascii="Calibri" w:eastAsia="Times New Roman" w:hAnsi="Calibri" w:cs="Calibri"/>
                <w:color w:val="000000"/>
                <w:lang w:eastAsia="en-AU"/>
              </w:rPr>
            </w:pPr>
            <w:ins w:id="46258" w:author="KIM, Jason" w:date="2019-04-02T13:39:00Z">
              <w:r w:rsidRPr="0056388D">
                <w:rPr>
                  <w:rFonts w:ascii="Calibri" w:eastAsia="Times New Roman" w:hAnsi="Calibri" w:cs="Calibri"/>
                  <w:color w:val="000000"/>
                  <w:lang w:eastAsia="en-AU"/>
                </w:rPr>
                <w:t>ELZ10232</w:t>
              </w:r>
            </w:ins>
          </w:p>
        </w:tc>
        <w:tc>
          <w:tcPr>
            <w:tcW w:w="516" w:type="pct"/>
            <w:vMerge w:val="restart"/>
            <w:noWrap/>
            <w:hideMark/>
          </w:tcPr>
          <w:p w:rsidR="00110C18" w:rsidRPr="0056388D" w:rsidRDefault="00110C18" w:rsidP="00063728">
            <w:pPr>
              <w:rPr>
                <w:ins w:id="46259" w:author="KIM, Jason" w:date="2019-04-02T13:39:00Z"/>
                <w:rFonts w:ascii="Calibri" w:eastAsia="Times New Roman" w:hAnsi="Calibri" w:cs="Calibri"/>
                <w:color w:val="000000"/>
                <w:lang w:eastAsia="en-AU"/>
              </w:rPr>
            </w:pPr>
            <w:ins w:id="4626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261" w:author="KIM, Jason" w:date="2019-04-02T13:39:00Z"/>
                <w:rFonts w:ascii="Calibri" w:eastAsia="Times New Roman" w:hAnsi="Calibri" w:cs="Calibri"/>
                <w:color w:val="000000"/>
                <w:lang w:eastAsia="en-AU"/>
              </w:rPr>
            </w:pPr>
            <w:ins w:id="46262" w:author="KIM, Jason" w:date="2019-04-02T13:39:00Z">
              <w:r w:rsidRPr="0056388D">
                <w:rPr>
                  <w:rFonts w:ascii="Calibri" w:eastAsia="Times New Roman" w:hAnsi="Calibri" w:cs="Calibri"/>
                  <w:color w:val="000000"/>
                  <w:lang w:eastAsia="en-AU"/>
                </w:rPr>
                <w:t>DXE1135</w:t>
              </w:r>
            </w:ins>
          </w:p>
        </w:tc>
        <w:tc>
          <w:tcPr>
            <w:tcW w:w="793" w:type="pct"/>
            <w:noWrap/>
            <w:hideMark/>
          </w:tcPr>
          <w:p w:rsidR="00110C18" w:rsidRPr="0056388D" w:rsidRDefault="00110C18" w:rsidP="00063728">
            <w:pPr>
              <w:rPr>
                <w:ins w:id="46263" w:author="KIM, Jason" w:date="2019-04-02T13:39:00Z"/>
                <w:rFonts w:ascii="Calibri" w:eastAsia="Times New Roman" w:hAnsi="Calibri" w:cs="Calibri"/>
                <w:color w:val="000000"/>
                <w:lang w:eastAsia="en-AU"/>
              </w:rPr>
            </w:pPr>
            <w:ins w:id="4626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65" w:author="KIM, Jason" w:date="2019-04-02T13:39:00Z"/>
                <w:rFonts w:ascii="Calibri" w:eastAsia="Times New Roman" w:hAnsi="Calibri" w:cs="Calibri"/>
                <w:color w:val="000000"/>
                <w:lang w:eastAsia="en-AU"/>
              </w:rPr>
            </w:pPr>
            <w:ins w:id="46266" w:author="KIM, Jason" w:date="2019-04-02T13:39:00Z">
              <w:r w:rsidRPr="0056388D">
                <w:rPr>
                  <w:rFonts w:ascii="Calibri" w:eastAsia="Times New Roman" w:hAnsi="Calibri" w:cs="Calibri"/>
                  <w:color w:val="000000"/>
                  <w:lang w:eastAsia="en-AU"/>
                </w:rPr>
                <w:t>Chainage 6002</w:t>
              </w:r>
            </w:ins>
          </w:p>
        </w:tc>
        <w:tc>
          <w:tcPr>
            <w:tcW w:w="818" w:type="pct"/>
            <w:noWrap/>
            <w:hideMark/>
          </w:tcPr>
          <w:p w:rsidR="00110C18" w:rsidRPr="0056388D" w:rsidRDefault="00110C18" w:rsidP="00063728">
            <w:pPr>
              <w:jc w:val="right"/>
              <w:rPr>
                <w:ins w:id="46267" w:author="KIM, Jason" w:date="2019-04-02T13:39:00Z"/>
                <w:rFonts w:ascii="Calibri" w:eastAsia="Times New Roman" w:hAnsi="Calibri" w:cs="Calibri"/>
                <w:color w:val="000000"/>
                <w:lang w:eastAsia="en-AU"/>
              </w:rPr>
            </w:pPr>
            <w:ins w:id="462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69" w:author="KIM, Jason" w:date="2019-04-02T13:39:00Z"/>
        </w:trPr>
        <w:tc>
          <w:tcPr>
            <w:tcW w:w="758" w:type="pct"/>
            <w:vMerge/>
            <w:hideMark/>
          </w:tcPr>
          <w:p w:rsidR="00110C18" w:rsidRPr="0056388D" w:rsidRDefault="00110C18" w:rsidP="00063728">
            <w:pPr>
              <w:rPr>
                <w:ins w:id="462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73" w:author="KIM, Jason" w:date="2019-04-02T13:39:00Z"/>
                <w:rFonts w:ascii="Calibri" w:eastAsia="Times New Roman" w:hAnsi="Calibri" w:cs="Calibri"/>
                <w:color w:val="000000"/>
                <w:lang w:eastAsia="en-AU"/>
              </w:rPr>
            </w:pPr>
            <w:ins w:id="46274" w:author="KIM, Jason" w:date="2019-04-02T13:39:00Z">
              <w:r w:rsidRPr="0056388D">
                <w:rPr>
                  <w:rFonts w:ascii="Calibri" w:eastAsia="Times New Roman" w:hAnsi="Calibri" w:cs="Calibri"/>
                  <w:color w:val="000000"/>
                  <w:lang w:eastAsia="en-AU"/>
                </w:rPr>
                <w:t>DXE1136</w:t>
              </w:r>
            </w:ins>
          </w:p>
        </w:tc>
        <w:tc>
          <w:tcPr>
            <w:tcW w:w="793" w:type="pct"/>
            <w:noWrap/>
            <w:hideMark/>
          </w:tcPr>
          <w:p w:rsidR="00110C18" w:rsidRPr="0056388D" w:rsidRDefault="00110C18" w:rsidP="00063728">
            <w:pPr>
              <w:rPr>
                <w:ins w:id="46275" w:author="KIM, Jason" w:date="2019-04-02T13:39:00Z"/>
                <w:rFonts w:ascii="Calibri" w:eastAsia="Times New Roman" w:hAnsi="Calibri" w:cs="Calibri"/>
                <w:color w:val="000000"/>
                <w:lang w:eastAsia="en-AU"/>
              </w:rPr>
            </w:pPr>
            <w:ins w:id="462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77" w:author="KIM, Jason" w:date="2019-04-02T13:39:00Z"/>
                <w:rFonts w:ascii="Calibri" w:eastAsia="Times New Roman" w:hAnsi="Calibri" w:cs="Calibri"/>
                <w:color w:val="000000"/>
                <w:lang w:eastAsia="en-AU"/>
              </w:rPr>
            </w:pPr>
            <w:ins w:id="46278" w:author="KIM, Jason" w:date="2019-04-02T13:39:00Z">
              <w:r w:rsidRPr="0056388D">
                <w:rPr>
                  <w:rFonts w:ascii="Calibri" w:eastAsia="Times New Roman" w:hAnsi="Calibri" w:cs="Calibri"/>
                  <w:color w:val="000000"/>
                  <w:lang w:eastAsia="en-AU"/>
                </w:rPr>
                <w:t>Chainage 6031</w:t>
              </w:r>
            </w:ins>
          </w:p>
        </w:tc>
        <w:tc>
          <w:tcPr>
            <w:tcW w:w="818" w:type="pct"/>
            <w:noWrap/>
            <w:hideMark/>
          </w:tcPr>
          <w:p w:rsidR="00110C18" w:rsidRPr="0056388D" w:rsidRDefault="00110C18" w:rsidP="00063728">
            <w:pPr>
              <w:jc w:val="right"/>
              <w:rPr>
                <w:ins w:id="46279" w:author="KIM, Jason" w:date="2019-04-02T13:39:00Z"/>
                <w:rFonts w:ascii="Calibri" w:eastAsia="Times New Roman" w:hAnsi="Calibri" w:cs="Calibri"/>
                <w:color w:val="000000"/>
                <w:lang w:eastAsia="en-AU"/>
              </w:rPr>
            </w:pPr>
            <w:ins w:id="462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81" w:author="KIM, Jason" w:date="2019-04-02T13:39:00Z"/>
        </w:trPr>
        <w:tc>
          <w:tcPr>
            <w:tcW w:w="758" w:type="pct"/>
            <w:vMerge/>
            <w:hideMark/>
          </w:tcPr>
          <w:p w:rsidR="00110C18" w:rsidRPr="0056388D" w:rsidRDefault="00110C18" w:rsidP="00063728">
            <w:pPr>
              <w:rPr>
                <w:ins w:id="462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85" w:author="KIM, Jason" w:date="2019-04-02T13:39:00Z"/>
                <w:rFonts w:ascii="Calibri" w:eastAsia="Times New Roman" w:hAnsi="Calibri" w:cs="Calibri"/>
                <w:color w:val="000000"/>
                <w:lang w:eastAsia="en-AU"/>
              </w:rPr>
            </w:pPr>
            <w:ins w:id="46286" w:author="KIM, Jason" w:date="2019-04-02T13:39:00Z">
              <w:r w:rsidRPr="0056388D">
                <w:rPr>
                  <w:rFonts w:ascii="Calibri" w:eastAsia="Times New Roman" w:hAnsi="Calibri" w:cs="Calibri"/>
                  <w:color w:val="000000"/>
                  <w:lang w:eastAsia="en-AU"/>
                </w:rPr>
                <w:t>DXE1137</w:t>
              </w:r>
            </w:ins>
          </w:p>
        </w:tc>
        <w:tc>
          <w:tcPr>
            <w:tcW w:w="793" w:type="pct"/>
            <w:noWrap/>
            <w:hideMark/>
          </w:tcPr>
          <w:p w:rsidR="00110C18" w:rsidRPr="0056388D" w:rsidRDefault="00110C18" w:rsidP="00063728">
            <w:pPr>
              <w:rPr>
                <w:ins w:id="46287" w:author="KIM, Jason" w:date="2019-04-02T13:39:00Z"/>
                <w:rFonts w:ascii="Calibri" w:eastAsia="Times New Roman" w:hAnsi="Calibri" w:cs="Calibri"/>
                <w:color w:val="000000"/>
                <w:lang w:eastAsia="en-AU"/>
              </w:rPr>
            </w:pPr>
            <w:ins w:id="462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89" w:author="KIM, Jason" w:date="2019-04-02T13:39:00Z"/>
                <w:rFonts w:ascii="Calibri" w:eastAsia="Times New Roman" w:hAnsi="Calibri" w:cs="Calibri"/>
                <w:color w:val="000000"/>
                <w:lang w:eastAsia="en-AU"/>
              </w:rPr>
            </w:pPr>
            <w:ins w:id="46290" w:author="KIM, Jason" w:date="2019-04-02T13:39:00Z">
              <w:r w:rsidRPr="0056388D">
                <w:rPr>
                  <w:rFonts w:ascii="Calibri" w:eastAsia="Times New Roman" w:hAnsi="Calibri" w:cs="Calibri"/>
                  <w:color w:val="000000"/>
                  <w:lang w:eastAsia="en-AU"/>
                </w:rPr>
                <w:t>Chainage 6060</w:t>
              </w:r>
            </w:ins>
          </w:p>
        </w:tc>
        <w:tc>
          <w:tcPr>
            <w:tcW w:w="818" w:type="pct"/>
            <w:noWrap/>
            <w:hideMark/>
          </w:tcPr>
          <w:p w:rsidR="00110C18" w:rsidRPr="0056388D" w:rsidRDefault="00110C18" w:rsidP="00063728">
            <w:pPr>
              <w:jc w:val="right"/>
              <w:rPr>
                <w:ins w:id="46291" w:author="KIM, Jason" w:date="2019-04-02T13:39:00Z"/>
                <w:rFonts w:ascii="Calibri" w:eastAsia="Times New Roman" w:hAnsi="Calibri" w:cs="Calibri"/>
                <w:color w:val="000000"/>
                <w:lang w:eastAsia="en-AU"/>
              </w:rPr>
            </w:pPr>
            <w:ins w:id="46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93" w:author="KIM, Jason" w:date="2019-04-02T13:39:00Z"/>
        </w:trPr>
        <w:tc>
          <w:tcPr>
            <w:tcW w:w="758" w:type="pct"/>
            <w:vMerge w:val="restart"/>
            <w:noWrap/>
            <w:hideMark/>
          </w:tcPr>
          <w:p w:rsidR="00110C18" w:rsidRPr="0056388D" w:rsidRDefault="00110C18" w:rsidP="00063728">
            <w:pPr>
              <w:rPr>
                <w:ins w:id="46294" w:author="KIM, Jason" w:date="2019-04-02T13:39:00Z"/>
                <w:rFonts w:ascii="Calibri" w:eastAsia="Times New Roman" w:hAnsi="Calibri" w:cs="Calibri"/>
                <w:color w:val="000000"/>
                <w:lang w:eastAsia="en-AU"/>
              </w:rPr>
            </w:pPr>
            <w:ins w:id="46295" w:author="KIM, Jason" w:date="2019-04-02T13:39:00Z">
              <w:r w:rsidRPr="0056388D">
                <w:rPr>
                  <w:rFonts w:ascii="Calibri" w:eastAsia="Times New Roman" w:hAnsi="Calibri" w:cs="Calibri"/>
                  <w:color w:val="000000"/>
                  <w:lang w:eastAsia="en-AU"/>
                </w:rPr>
                <w:t>DXE44K3x</w:t>
              </w:r>
            </w:ins>
          </w:p>
        </w:tc>
        <w:tc>
          <w:tcPr>
            <w:tcW w:w="648" w:type="pct"/>
            <w:vMerge w:val="restart"/>
            <w:noWrap/>
            <w:hideMark/>
          </w:tcPr>
          <w:p w:rsidR="00110C18" w:rsidRPr="0056388D" w:rsidRDefault="00110C18" w:rsidP="00063728">
            <w:pPr>
              <w:rPr>
                <w:ins w:id="46296" w:author="KIM, Jason" w:date="2019-04-02T13:39:00Z"/>
                <w:rFonts w:ascii="Calibri" w:eastAsia="Times New Roman" w:hAnsi="Calibri" w:cs="Calibri"/>
                <w:color w:val="000000"/>
                <w:lang w:eastAsia="en-AU"/>
              </w:rPr>
            </w:pPr>
            <w:ins w:id="46297" w:author="KIM, Jason" w:date="2019-04-02T13:39:00Z">
              <w:r w:rsidRPr="0056388D">
                <w:rPr>
                  <w:rFonts w:ascii="Calibri" w:eastAsia="Times New Roman" w:hAnsi="Calibri" w:cs="Calibri"/>
                  <w:color w:val="000000"/>
                  <w:lang w:eastAsia="en-AU"/>
                </w:rPr>
                <w:t>ELZ20236</w:t>
              </w:r>
            </w:ins>
          </w:p>
        </w:tc>
        <w:tc>
          <w:tcPr>
            <w:tcW w:w="516" w:type="pct"/>
            <w:vMerge w:val="restart"/>
            <w:noWrap/>
            <w:hideMark/>
          </w:tcPr>
          <w:p w:rsidR="00110C18" w:rsidRPr="0056388D" w:rsidRDefault="00110C18" w:rsidP="00063728">
            <w:pPr>
              <w:rPr>
                <w:ins w:id="46298" w:author="KIM, Jason" w:date="2019-04-02T13:39:00Z"/>
                <w:rFonts w:ascii="Calibri" w:eastAsia="Times New Roman" w:hAnsi="Calibri" w:cs="Calibri"/>
                <w:color w:val="000000"/>
                <w:lang w:eastAsia="en-AU"/>
              </w:rPr>
            </w:pPr>
            <w:ins w:id="46299"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300" w:author="KIM, Jason" w:date="2019-04-02T13:39:00Z"/>
                <w:rFonts w:ascii="Calibri" w:eastAsia="Times New Roman" w:hAnsi="Calibri" w:cs="Calibri"/>
                <w:color w:val="000000"/>
                <w:lang w:eastAsia="en-AU"/>
              </w:rPr>
            </w:pPr>
            <w:ins w:id="46301" w:author="KIM, Jason" w:date="2019-04-02T13:39:00Z">
              <w:r w:rsidRPr="0056388D">
                <w:rPr>
                  <w:rFonts w:ascii="Calibri" w:eastAsia="Times New Roman" w:hAnsi="Calibri" w:cs="Calibri"/>
                  <w:color w:val="000000"/>
                  <w:lang w:eastAsia="en-AU"/>
                </w:rPr>
                <w:t>DXE2132</w:t>
              </w:r>
            </w:ins>
          </w:p>
        </w:tc>
        <w:tc>
          <w:tcPr>
            <w:tcW w:w="793" w:type="pct"/>
            <w:noWrap/>
            <w:hideMark/>
          </w:tcPr>
          <w:p w:rsidR="00110C18" w:rsidRPr="0056388D" w:rsidRDefault="00110C18" w:rsidP="00063728">
            <w:pPr>
              <w:rPr>
                <w:ins w:id="46302" w:author="KIM, Jason" w:date="2019-04-02T13:39:00Z"/>
                <w:rFonts w:ascii="Calibri" w:eastAsia="Times New Roman" w:hAnsi="Calibri" w:cs="Calibri"/>
                <w:color w:val="000000"/>
                <w:lang w:eastAsia="en-AU"/>
              </w:rPr>
            </w:pPr>
            <w:ins w:id="463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04" w:author="KIM, Jason" w:date="2019-04-02T13:39:00Z"/>
                <w:rFonts w:ascii="Calibri" w:eastAsia="Times New Roman" w:hAnsi="Calibri" w:cs="Calibri"/>
                <w:color w:val="000000"/>
                <w:lang w:eastAsia="en-AU"/>
              </w:rPr>
            </w:pPr>
            <w:ins w:id="46305" w:author="KIM, Jason" w:date="2019-04-02T13:39:00Z">
              <w:r w:rsidRPr="0056388D">
                <w:rPr>
                  <w:rFonts w:ascii="Calibri" w:eastAsia="Times New Roman" w:hAnsi="Calibri" w:cs="Calibri"/>
                  <w:color w:val="000000"/>
                  <w:lang w:eastAsia="en-AU"/>
                </w:rPr>
                <w:t>Chainage 6093</w:t>
              </w:r>
            </w:ins>
          </w:p>
        </w:tc>
        <w:tc>
          <w:tcPr>
            <w:tcW w:w="818" w:type="pct"/>
            <w:noWrap/>
            <w:hideMark/>
          </w:tcPr>
          <w:p w:rsidR="00110C18" w:rsidRPr="0056388D" w:rsidRDefault="00110C18" w:rsidP="00063728">
            <w:pPr>
              <w:jc w:val="right"/>
              <w:rPr>
                <w:ins w:id="46306" w:author="KIM, Jason" w:date="2019-04-02T13:39:00Z"/>
                <w:rFonts w:ascii="Calibri" w:eastAsia="Times New Roman" w:hAnsi="Calibri" w:cs="Calibri"/>
                <w:color w:val="000000"/>
                <w:lang w:eastAsia="en-AU"/>
              </w:rPr>
            </w:pPr>
            <w:ins w:id="463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08" w:author="KIM, Jason" w:date="2019-04-02T13:39:00Z"/>
        </w:trPr>
        <w:tc>
          <w:tcPr>
            <w:tcW w:w="758" w:type="pct"/>
            <w:vMerge/>
            <w:hideMark/>
          </w:tcPr>
          <w:p w:rsidR="00110C18" w:rsidRPr="0056388D" w:rsidRDefault="00110C18" w:rsidP="00063728">
            <w:pPr>
              <w:rPr>
                <w:ins w:id="463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12" w:author="KIM, Jason" w:date="2019-04-02T13:39:00Z"/>
                <w:rFonts w:ascii="Calibri" w:eastAsia="Times New Roman" w:hAnsi="Calibri" w:cs="Calibri"/>
                <w:color w:val="000000"/>
                <w:lang w:eastAsia="en-AU"/>
              </w:rPr>
            </w:pPr>
            <w:ins w:id="46313" w:author="KIM, Jason" w:date="2019-04-02T13:39:00Z">
              <w:r w:rsidRPr="0056388D">
                <w:rPr>
                  <w:rFonts w:ascii="Calibri" w:eastAsia="Times New Roman" w:hAnsi="Calibri" w:cs="Calibri"/>
                  <w:color w:val="000000"/>
                  <w:lang w:eastAsia="en-AU"/>
                </w:rPr>
                <w:t>DXE2133</w:t>
              </w:r>
            </w:ins>
          </w:p>
        </w:tc>
        <w:tc>
          <w:tcPr>
            <w:tcW w:w="793" w:type="pct"/>
            <w:noWrap/>
            <w:hideMark/>
          </w:tcPr>
          <w:p w:rsidR="00110C18" w:rsidRPr="0056388D" w:rsidRDefault="00110C18" w:rsidP="00063728">
            <w:pPr>
              <w:rPr>
                <w:ins w:id="46314" w:author="KIM, Jason" w:date="2019-04-02T13:39:00Z"/>
                <w:rFonts w:ascii="Calibri" w:eastAsia="Times New Roman" w:hAnsi="Calibri" w:cs="Calibri"/>
                <w:color w:val="000000"/>
                <w:lang w:eastAsia="en-AU"/>
              </w:rPr>
            </w:pPr>
            <w:ins w:id="463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16" w:author="KIM, Jason" w:date="2019-04-02T13:39:00Z"/>
                <w:rFonts w:ascii="Calibri" w:eastAsia="Times New Roman" w:hAnsi="Calibri" w:cs="Calibri"/>
                <w:color w:val="000000"/>
                <w:lang w:eastAsia="en-AU"/>
              </w:rPr>
            </w:pPr>
            <w:ins w:id="46317" w:author="KIM, Jason" w:date="2019-04-02T13:39:00Z">
              <w:r w:rsidRPr="0056388D">
                <w:rPr>
                  <w:rFonts w:ascii="Calibri" w:eastAsia="Times New Roman" w:hAnsi="Calibri" w:cs="Calibri"/>
                  <w:color w:val="000000"/>
                  <w:lang w:eastAsia="en-AU"/>
                </w:rPr>
                <w:t>Chainage 6122</w:t>
              </w:r>
            </w:ins>
          </w:p>
        </w:tc>
        <w:tc>
          <w:tcPr>
            <w:tcW w:w="818" w:type="pct"/>
            <w:noWrap/>
            <w:hideMark/>
          </w:tcPr>
          <w:p w:rsidR="00110C18" w:rsidRPr="0056388D" w:rsidRDefault="00110C18" w:rsidP="00063728">
            <w:pPr>
              <w:jc w:val="right"/>
              <w:rPr>
                <w:ins w:id="46318" w:author="KIM, Jason" w:date="2019-04-02T13:39:00Z"/>
                <w:rFonts w:ascii="Calibri" w:eastAsia="Times New Roman" w:hAnsi="Calibri" w:cs="Calibri"/>
                <w:color w:val="000000"/>
                <w:lang w:eastAsia="en-AU"/>
              </w:rPr>
            </w:pPr>
            <w:ins w:id="46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20" w:author="KIM, Jason" w:date="2019-04-02T13:39:00Z"/>
        </w:trPr>
        <w:tc>
          <w:tcPr>
            <w:tcW w:w="758" w:type="pct"/>
            <w:vMerge w:val="restart"/>
            <w:noWrap/>
            <w:hideMark/>
          </w:tcPr>
          <w:p w:rsidR="00110C18" w:rsidRPr="0056388D" w:rsidRDefault="00110C18" w:rsidP="00063728">
            <w:pPr>
              <w:rPr>
                <w:ins w:id="46321" w:author="KIM, Jason" w:date="2019-04-02T13:39:00Z"/>
                <w:rFonts w:ascii="Calibri" w:eastAsia="Times New Roman" w:hAnsi="Calibri" w:cs="Calibri"/>
                <w:color w:val="000000"/>
                <w:lang w:eastAsia="en-AU"/>
              </w:rPr>
            </w:pPr>
            <w:ins w:id="46322" w:author="KIM, Jason" w:date="2019-04-02T13:39:00Z">
              <w:r w:rsidRPr="0056388D">
                <w:rPr>
                  <w:rFonts w:ascii="Calibri" w:eastAsia="Times New Roman" w:hAnsi="Calibri" w:cs="Calibri"/>
                  <w:color w:val="000000"/>
                  <w:lang w:eastAsia="en-AU"/>
                </w:rPr>
                <w:t>DXE44K4x</w:t>
              </w:r>
            </w:ins>
          </w:p>
        </w:tc>
        <w:tc>
          <w:tcPr>
            <w:tcW w:w="648" w:type="pct"/>
            <w:vMerge w:val="restart"/>
            <w:noWrap/>
            <w:hideMark/>
          </w:tcPr>
          <w:p w:rsidR="00110C18" w:rsidRPr="0056388D" w:rsidRDefault="00110C18" w:rsidP="00063728">
            <w:pPr>
              <w:rPr>
                <w:ins w:id="46323" w:author="KIM, Jason" w:date="2019-04-02T13:39:00Z"/>
                <w:rFonts w:ascii="Calibri" w:eastAsia="Times New Roman" w:hAnsi="Calibri" w:cs="Calibri"/>
                <w:color w:val="000000"/>
                <w:lang w:eastAsia="en-AU"/>
              </w:rPr>
            </w:pPr>
            <w:ins w:id="46324" w:author="KIM, Jason" w:date="2019-04-02T13:39:00Z">
              <w:r w:rsidRPr="0056388D">
                <w:rPr>
                  <w:rFonts w:ascii="Calibri" w:eastAsia="Times New Roman" w:hAnsi="Calibri" w:cs="Calibri"/>
                  <w:color w:val="000000"/>
                  <w:lang w:eastAsia="en-AU"/>
                </w:rPr>
                <w:t>ELZ20232</w:t>
              </w:r>
            </w:ins>
          </w:p>
        </w:tc>
        <w:tc>
          <w:tcPr>
            <w:tcW w:w="516" w:type="pct"/>
            <w:vMerge w:val="restart"/>
            <w:noWrap/>
            <w:hideMark/>
          </w:tcPr>
          <w:p w:rsidR="00110C18" w:rsidRPr="0056388D" w:rsidRDefault="00110C18" w:rsidP="00063728">
            <w:pPr>
              <w:rPr>
                <w:ins w:id="46325" w:author="KIM, Jason" w:date="2019-04-02T13:39:00Z"/>
                <w:rFonts w:ascii="Calibri" w:eastAsia="Times New Roman" w:hAnsi="Calibri" w:cs="Calibri"/>
                <w:color w:val="000000"/>
                <w:lang w:eastAsia="en-AU"/>
              </w:rPr>
            </w:pPr>
            <w:ins w:id="46326"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327" w:author="KIM, Jason" w:date="2019-04-02T13:39:00Z"/>
                <w:rFonts w:ascii="Calibri" w:eastAsia="Times New Roman" w:hAnsi="Calibri" w:cs="Calibri"/>
                <w:color w:val="000000"/>
                <w:lang w:eastAsia="en-AU"/>
              </w:rPr>
            </w:pPr>
            <w:ins w:id="46328" w:author="KIM, Jason" w:date="2019-04-02T13:39:00Z">
              <w:r w:rsidRPr="0056388D">
                <w:rPr>
                  <w:rFonts w:ascii="Calibri" w:eastAsia="Times New Roman" w:hAnsi="Calibri" w:cs="Calibri"/>
                  <w:color w:val="000000"/>
                  <w:lang w:eastAsia="en-AU"/>
                </w:rPr>
                <w:t>DXE2129</w:t>
              </w:r>
            </w:ins>
          </w:p>
        </w:tc>
        <w:tc>
          <w:tcPr>
            <w:tcW w:w="793" w:type="pct"/>
            <w:noWrap/>
            <w:hideMark/>
          </w:tcPr>
          <w:p w:rsidR="00110C18" w:rsidRPr="0056388D" w:rsidRDefault="00110C18" w:rsidP="00063728">
            <w:pPr>
              <w:rPr>
                <w:ins w:id="46329" w:author="KIM, Jason" w:date="2019-04-02T13:39:00Z"/>
                <w:rFonts w:ascii="Calibri" w:eastAsia="Times New Roman" w:hAnsi="Calibri" w:cs="Calibri"/>
                <w:color w:val="000000"/>
                <w:lang w:eastAsia="en-AU"/>
              </w:rPr>
            </w:pPr>
            <w:ins w:id="4633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31" w:author="KIM, Jason" w:date="2019-04-02T13:39:00Z"/>
                <w:rFonts w:ascii="Calibri" w:eastAsia="Times New Roman" w:hAnsi="Calibri" w:cs="Calibri"/>
                <w:color w:val="000000"/>
                <w:lang w:eastAsia="en-AU"/>
              </w:rPr>
            </w:pPr>
            <w:ins w:id="46332" w:author="KIM, Jason" w:date="2019-04-02T13:39:00Z">
              <w:r w:rsidRPr="0056388D">
                <w:rPr>
                  <w:rFonts w:ascii="Calibri" w:eastAsia="Times New Roman" w:hAnsi="Calibri" w:cs="Calibri"/>
                  <w:color w:val="000000"/>
                  <w:lang w:eastAsia="en-AU"/>
                </w:rPr>
                <w:t>Chainage 5986</w:t>
              </w:r>
            </w:ins>
          </w:p>
        </w:tc>
        <w:tc>
          <w:tcPr>
            <w:tcW w:w="818" w:type="pct"/>
            <w:noWrap/>
            <w:hideMark/>
          </w:tcPr>
          <w:p w:rsidR="00110C18" w:rsidRPr="0056388D" w:rsidRDefault="00110C18" w:rsidP="00063728">
            <w:pPr>
              <w:jc w:val="right"/>
              <w:rPr>
                <w:ins w:id="46333" w:author="KIM, Jason" w:date="2019-04-02T13:39:00Z"/>
                <w:rFonts w:ascii="Calibri" w:eastAsia="Times New Roman" w:hAnsi="Calibri" w:cs="Calibri"/>
                <w:color w:val="000000"/>
                <w:lang w:eastAsia="en-AU"/>
              </w:rPr>
            </w:pPr>
            <w:ins w:id="463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35" w:author="KIM, Jason" w:date="2019-04-02T13:39:00Z"/>
        </w:trPr>
        <w:tc>
          <w:tcPr>
            <w:tcW w:w="758" w:type="pct"/>
            <w:vMerge/>
            <w:hideMark/>
          </w:tcPr>
          <w:p w:rsidR="00110C18" w:rsidRPr="0056388D" w:rsidRDefault="00110C18" w:rsidP="00063728">
            <w:pPr>
              <w:rPr>
                <w:ins w:id="463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39" w:author="KIM, Jason" w:date="2019-04-02T13:39:00Z"/>
                <w:rFonts w:ascii="Calibri" w:eastAsia="Times New Roman" w:hAnsi="Calibri" w:cs="Calibri"/>
                <w:color w:val="000000"/>
                <w:lang w:eastAsia="en-AU"/>
              </w:rPr>
            </w:pPr>
            <w:ins w:id="46340" w:author="KIM, Jason" w:date="2019-04-02T13:39:00Z">
              <w:r w:rsidRPr="0056388D">
                <w:rPr>
                  <w:rFonts w:ascii="Calibri" w:eastAsia="Times New Roman" w:hAnsi="Calibri" w:cs="Calibri"/>
                  <w:color w:val="000000"/>
                  <w:lang w:eastAsia="en-AU"/>
                </w:rPr>
                <w:t>DXE2130</w:t>
              </w:r>
            </w:ins>
          </w:p>
        </w:tc>
        <w:tc>
          <w:tcPr>
            <w:tcW w:w="793" w:type="pct"/>
            <w:noWrap/>
            <w:hideMark/>
          </w:tcPr>
          <w:p w:rsidR="00110C18" w:rsidRPr="0056388D" w:rsidRDefault="00110C18" w:rsidP="00063728">
            <w:pPr>
              <w:rPr>
                <w:ins w:id="46341" w:author="KIM, Jason" w:date="2019-04-02T13:39:00Z"/>
                <w:rFonts w:ascii="Calibri" w:eastAsia="Times New Roman" w:hAnsi="Calibri" w:cs="Calibri"/>
                <w:color w:val="000000"/>
                <w:lang w:eastAsia="en-AU"/>
              </w:rPr>
            </w:pPr>
            <w:ins w:id="463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43" w:author="KIM, Jason" w:date="2019-04-02T13:39:00Z"/>
                <w:rFonts w:ascii="Calibri" w:eastAsia="Times New Roman" w:hAnsi="Calibri" w:cs="Calibri"/>
                <w:color w:val="000000"/>
                <w:lang w:eastAsia="en-AU"/>
              </w:rPr>
            </w:pPr>
            <w:ins w:id="46344" w:author="KIM, Jason" w:date="2019-04-02T13:39:00Z">
              <w:r w:rsidRPr="0056388D">
                <w:rPr>
                  <w:rFonts w:ascii="Calibri" w:eastAsia="Times New Roman" w:hAnsi="Calibri" w:cs="Calibri"/>
                  <w:color w:val="000000"/>
                  <w:lang w:eastAsia="en-AU"/>
                </w:rPr>
                <w:t>Chainage 6015</w:t>
              </w:r>
            </w:ins>
          </w:p>
        </w:tc>
        <w:tc>
          <w:tcPr>
            <w:tcW w:w="818" w:type="pct"/>
            <w:noWrap/>
            <w:hideMark/>
          </w:tcPr>
          <w:p w:rsidR="00110C18" w:rsidRPr="0056388D" w:rsidRDefault="00110C18" w:rsidP="00063728">
            <w:pPr>
              <w:jc w:val="right"/>
              <w:rPr>
                <w:ins w:id="46345" w:author="KIM, Jason" w:date="2019-04-02T13:39:00Z"/>
                <w:rFonts w:ascii="Calibri" w:eastAsia="Times New Roman" w:hAnsi="Calibri" w:cs="Calibri"/>
                <w:color w:val="000000"/>
                <w:lang w:eastAsia="en-AU"/>
              </w:rPr>
            </w:pPr>
            <w:ins w:id="46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47" w:author="KIM, Jason" w:date="2019-04-02T13:39:00Z"/>
        </w:trPr>
        <w:tc>
          <w:tcPr>
            <w:tcW w:w="758" w:type="pct"/>
            <w:vMerge/>
            <w:hideMark/>
          </w:tcPr>
          <w:p w:rsidR="00110C18" w:rsidRPr="0056388D" w:rsidRDefault="00110C18" w:rsidP="00063728">
            <w:pPr>
              <w:rPr>
                <w:ins w:id="463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51" w:author="KIM, Jason" w:date="2019-04-02T13:39:00Z"/>
                <w:rFonts w:ascii="Calibri" w:eastAsia="Times New Roman" w:hAnsi="Calibri" w:cs="Calibri"/>
                <w:color w:val="000000"/>
                <w:lang w:eastAsia="en-AU"/>
              </w:rPr>
            </w:pPr>
            <w:ins w:id="46352" w:author="KIM, Jason" w:date="2019-04-02T13:39:00Z">
              <w:r w:rsidRPr="0056388D">
                <w:rPr>
                  <w:rFonts w:ascii="Calibri" w:eastAsia="Times New Roman" w:hAnsi="Calibri" w:cs="Calibri"/>
                  <w:color w:val="000000"/>
                  <w:lang w:eastAsia="en-AU"/>
                </w:rPr>
                <w:t>DXE2131</w:t>
              </w:r>
            </w:ins>
          </w:p>
        </w:tc>
        <w:tc>
          <w:tcPr>
            <w:tcW w:w="793" w:type="pct"/>
            <w:noWrap/>
            <w:hideMark/>
          </w:tcPr>
          <w:p w:rsidR="00110C18" w:rsidRPr="0056388D" w:rsidRDefault="00110C18" w:rsidP="00063728">
            <w:pPr>
              <w:rPr>
                <w:ins w:id="46353" w:author="KIM, Jason" w:date="2019-04-02T13:39:00Z"/>
                <w:rFonts w:ascii="Calibri" w:eastAsia="Times New Roman" w:hAnsi="Calibri" w:cs="Calibri"/>
                <w:color w:val="000000"/>
                <w:lang w:eastAsia="en-AU"/>
              </w:rPr>
            </w:pPr>
            <w:ins w:id="463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55" w:author="KIM, Jason" w:date="2019-04-02T13:39:00Z"/>
                <w:rFonts w:ascii="Calibri" w:eastAsia="Times New Roman" w:hAnsi="Calibri" w:cs="Calibri"/>
                <w:color w:val="000000"/>
                <w:lang w:eastAsia="en-AU"/>
              </w:rPr>
            </w:pPr>
            <w:ins w:id="46356" w:author="KIM, Jason" w:date="2019-04-02T13:39:00Z">
              <w:r w:rsidRPr="0056388D">
                <w:rPr>
                  <w:rFonts w:ascii="Calibri" w:eastAsia="Times New Roman" w:hAnsi="Calibri" w:cs="Calibri"/>
                  <w:color w:val="000000"/>
                  <w:lang w:eastAsia="en-AU"/>
                </w:rPr>
                <w:t>Chainage 6044</w:t>
              </w:r>
            </w:ins>
          </w:p>
        </w:tc>
        <w:tc>
          <w:tcPr>
            <w:tcW w:w="818" w:type="pct"/>
            <w:noWrap/>
            <w:hideMark/>
          </w:tcPr>
          <w:p w:rsidR="00110C18" w:rsidRPr="0056388D" w:rsidRDefault="00110C18" w:rsidP="00063728">
            <w:pPr>
              <w:jc w:val="right"/>
              <w:rPr>
                <w:ins w:id="46357" w:author="KIM, Jason" w:date="2019-04-02T13:39:00Z"/>
                <w:rFonts w:ascii="Calibri" w:eastAsia="Times New Roman" w:hAnsi="Calibri" w:cs="Calibri"/>
                <w:color w:val="000000"/>
                <w:lang w:eastAsia="en-AU"/>
              </w:rPr>
            </w:pPr>
            <w:ins w:id="463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59" w:author="KIM, Jason" w:date="2019-04-02T13:39:00Z"/>
        </w:trPr>
        <w:tc>
          <w:tcPr>
            <w:tcW w:w="758" w:type="pct"/>
            <w:vMerge w:val="restart"/>
            <w:noWrap/>
            <w:hideMark/>
          </w:tcPr>
          <w:p w:rsidR="00110C18" w:rsidRPr="0056388D" w:rsidRDefault="00110C18" w:rsidP="00063728">
            <w:pPr>
              <w:rPr>
                <w:ins w:id="46360" w:author="KIM, Jason" w:date="2019-04-02T13:39:00Z"/>
                <w:rFonts w:ascii="Calibri" w:eastAsia="Times New Roman" w:hAnsi="Calibri" w:cs="Calibri"/>
                <w:color w:val="000000"/>
                <w:lang w:eastAsia="en-AU"/>
              </w:rPr>
            </w:pPr>
            <w:ins w:id="46361" w:author="KIM, Jason" w:date="2019-04-02T13:39:00Z">
              <w:r w:rsidRPr="0056388D">
                <w:rPr>
                  <w:rFonts w:ascii="Calibri" w:eastAsia="Times New Roman" w:hAnsi="Calibri" w:cs="Calibri"/>
                  <w:color w:val="000000"/>
                  <w:lang w:eastAsia="en-AU"/>
                </w:rPr>
                <w:t>DXE46K4x</w:t>
              </w:r>
            </w:ins>
          </w:p>
        </w:tc>
        <w:tc>
          <w:tcPr>
            <w:tcW w:w="648" w:type="pct"/>
            <w:vMerge w:val="restart"/>
            <w:noWrap/>
            <w:hideMark/>
          </w:tcPr>
          <w:p w:rsidR="00110C18" w:rsidRPr="0056388D" w:rsidRDefault="00110C18" w:rsidP="00063728">
            <w:pPr>
              <w:rPr>
                <w:ins w:id="46362" w:author="KIM, Jason" w:date="2019-04-02T13:39:00Z"/>
                <w:rFonts w:ascii="Calibri" w:eastAsia="Times New Roman" w:hAnsi="Calibri" w:cs="Calibri"/>
                <w:color w:val="000000"/>
                <w:lang w:eastAsia="en-AU"/>
              </w:rPr>
            </w:pPr>
            <w:ins w:id="46363" w:author="KIM, Jason" w:date="2019-04-02T13:39:00Z">
              <w:r w:rsidRPr="0056388D">
                <w:rPr>
                  <w:rFonts w:ascii="Calibri" w:eastAsia="Times New Roman" w:hAnsi="Calibri" w:cs="Calibri"/>
                  <w:color w:val="000000"/>
                  <w:lang w:eastAsia="en-AU"/>
                </w:rPr>
                <w:t>ELZ20240</w:t>
              </w:r>
            </w:ins>
          </w:p>
        </w:tc>
        <w:tc>
          <w:tcPr>
            <w:tcW w:w="516" w:type="pct"/>
            <w:vMerge w:val="restart"/>
            <w:noWrap/>
            <w:hideMark/>
          </w:tcPr>
          <w:p w:rsidR="00110C18" w:rsidRPr="0056388D" w:rsidRDefault="00110C18" w:rsidP="00063728">
            <w:pPr>
              <w:rPr>
                <w:ins w:id="46364" w:author="KIM, Jason" w:date="2019-04-02T13:39:00Z"/>
                <w:rFonts w:ascii="Calibri" w:eastAsia="Times New Roman" w:hAnsi="Calibri" w:cs="Calibri"/>
                <w:color w:val="000000"/>
                <w:lang w:eastAsia="en-AU"/>
              </w:rPr>
            </w:pPr>
            <w:ins w:id="46365"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366" w:author="KIM, Jason" w:date="2019-04-02T13:39:00Z"/>
                <w:rFonts w:ascii="Calibri" w:eastAsia="Times New Roman" w:hAnsi="Calibri" w:cs="Calibri"/>
                <w:color w:val="000000"/>
                <w:lang w:eastAsia="en-AU"/>
              </w:rPr>
            </w:pPr>
            <w:ins w:id="46367" w:author="KIM, Jason" w:date="2019-04-02T13:39:00Z">
              <w:r w:rsidRPr="0056388D">
                <w:rPr>
                  <w:rFonts w:ascii="Calibri" w:eastAsia="Times New Roman" w:hAnsi="Calibri" w:cs="Calibri"/>
                  <w:color w:val="000000"/>
                  <w:lang w:eastAsia="en-AU"/>
                </w:rPr>
                <w:t>DXE2134</w:t>
              </w:r>
            </w:ins>
          </w:p>
        </w:tc>
        <w:tc>
          <w:tcPr>
            <w:tcW w:w="793" w:type="pct"/>
            <w:noWrap/>
            <w:hideMark/>
          </w:tcPr>
          <w:p w:rsidR="00110C18" w:rsidRPr="0056388D" w:rsidRDefault="00110C18" w:rsidP="00063728">
            <w:pPr>
              <w:rPr>
                <w:ins w:id="46368" w:author="KIM, Jason" w:date="2019-04-02T13:39:00Z"/>
                <w:rFonts w:ascii="Calibri" w:eastAsia="Times New Roman" w:hAnsi="Calibri" w:cs="Calibri"/>
                <w:color w:val="000000"/>
                <w:lang w:eastAsia="en-AU"/>
              </w:rPr>
            </w:pPr>
            <w:ins w:id="4636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70" w:author="KIM, Jason" w:date="2019-04-02T13:39:00Z"/>
                <w:rFonts w:ascii="Calibri" w:eastAsia="Times New Roman" w:hAnsi="Calibri" w:cs="Calibri"/>
                <w:color w:val="000000"/>
                <w:lang w:eastAsia="en-AU"/>
              </w:rPr>
            </w:pPr>
            <w:ins w:id="46371" w:author="KIM, Jason" w:date="2019-04-02T13:39:00Z">
              <w:r w:rsidRPr="0056388D">
                <w:rPr>
                  <w:rFonts w:ascii="Calibri" w:eastAsia="Times New Roman" w:hAnsi="Calibri" w:cs="Calibri"/>
                  <w:color w:val="000000"/>
                  <w:lang w:eastAsia="en-AU"/>
                </w:rPr>
                <w:t>Chainage 6161</w:t>
              </w:r>
            </w:ins>
          </w:p>
        </w:tc>
        <w:tc>
          <w:tcPr>
            <w:tcW w:w="818" w:type="pct"/>
            <w:noWrap/>
            <w:hideMark/>
          </w:tcPr>
          <w:p w:rsidR="00110C18" w:rsidRPr="0056388D" w:rsidRDefault="00110C18" w:rsidP="00063728">
            <w:pPr>
              <w:jc w:val="right"/>
              <w:rPr>
                <w:ins w:id="46372" w:author="KIM, Jason" w:date="2019-04-02T13:39:00Z"/>
                <w:rFonts w:ascii="Calibri" w:eastAsia="Times New Roman" w:hAnsi="Calibri" w:cs="Calibri"/>
                <w:color w:val="000000"/>
                <w:lang w:eastAsia="en-AU"/>
              </w:rPr>
            </w:pPr>
            <w:ins w:id="46373"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74" w:author="KIM, Jason" w:date="2019-04-02T13:39:00Z"/>
        </w:trPr>
        <w:tc>
          <w:tcPr>
            <w:tcW w:w="758" w:type="pct"/>
            <w:vMerge/>
            <w:hideMark/>
          </w:tcPr>
          <w:p w:rsidR="00110C18" w:rsidRPr="0056388D" w:rsidRDefault="00110C18" w:rsidP="00063728">
            <w:pPr>
              <w:rPr>
                <w:ins w:id="463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78" w:author="KIM, Jason" w:date="2019-04-02T13:39:00Z"/>
                <w:rFonts w:ascii="Calibri" w:eastAsia="Times New Roman" w:hAnsi="Calibri" w:cs="Calibri"/>
                <w:color w:val="000000"/>
                <w:lang w:eastAsia="en-AU"/>
              </w:rPr>
            </w:pPr>
            <w:ins w:id="46379" w:author="KIM, Jason" w:date="2019-04-02T13:39:00Z">
              <w:r w:rsidRPr="0056388D">
                <w:rPr>
                  <w:rFonts w:ascii="Calibri" w:eastAsia="Times New Roman" w:hAnsi="Calibri" w:cs="Calibri"/>
                  <w:color w:val="000000"/>
                  <w:lang w:eastAsia="en-AU"/>
                </w:rPr>
                <w:t>DXE2135</w:t>
              </w:r>
            </w:ins>
          </w:p>
        </w:tc>
        <w:tc>
          <w:tcPr>
            <w:tcW w:w="793" w:type="pct"/>
            <w:noWrap/>
            <w:hideMark/>
          </w:tcPr>
          <w:p w:rsidR="00110C18" w:rsidRPr="0056388D" w:rsidRDefault="00110C18" w:rsidP="00063728">
            <w:pPr>
              <w:rPr>
                <w:ins w:id="46380" w:author="KIM, Jason" w:date="2019-04-02T13:39:00Z"/>
                <w:rFonts w:ascii="Calibri" w:eastAsia="Times New Roman" w:hAnsi="Calibri" w:cs="Calibri"/>
                <w:color w:val="000000"/>
                <w:lang w:eastAsia="en-AU"/>
              </w:rPr>
            </w:pPr>
            <w:ins w:id="463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82" w:author="KIM, Jason" w:date="2019-04-02T13:39:00Z"/>
                <w:rFonts w:ascii="Calibri" w:eastAsia="Times New Roman" w:hAnsi="Calibri" w:cs="Calibri"/>
                <w:color w:val="000000"/>
                <w:lang w:eastAsia="en-AU"/>
              </w:rPr>
            </w:pPr>
            <w:ins w:id="46383" w:author="KIM, Jason" w:date="2019-04-02T13:39:00Z">
              <w:r w:rsidRPr="0056388D">
                <w:rPr>
                  <w:rFonts w:ascii="Calibri" w:eastAsia="Times New Roman" w:hAnsi="Calibri" w:cs="Calibri"/>
                  <w:color w:val="000000"/>
                  <w:lang w:eastAsia="en-AU"/>
                </w:rPr>
                <w:t>Chainage 6188</w:t>
              </w:r>
            </w:ins>
          </w:p>
        </w:tc>
        <w:tc>
          <w:tcPr>
            <w:tcW w:w="818" w:type="pct"/>
            <w:noWrap/>
            <w:hideMark/>
          </w:tcPr>
          <w:p w:rsidR="00110C18" w:rsidRPr="0056388D" w:rsidRDefault="00110C18" w:rsidP="00063728">
            <w:pPr>
              <w:jc w:val="right"/>
              <w:rPr>
                <w:ins w:id="46384" w:author="KIM, Jason" w:date="2019-04-02T13:39:00Z"/>
                <w:rFonts w:ascii="Calibri" w:eastAsia="Times New Roman" w:hAnsi="Calibri" w:cs="Calibri"/>
                <w:color w:val="000000"/>
                <w:lang w:eastAsia="en-AU"/>
              </w:rPr>
            </w:pPr>
            <w:ins w:id="46385"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86" w:author="KIM, Jason" w:date="2019-04-02T13:39:00Z"/>
        </w:trPr>
        <w:tc>
          <w:tcPr>
            <w:tcW w:w="758" w:type="pct"/>
            <w:vMerge/>
            <w:hideMark/>
          </w:tcPr>
          <w:p w:rsidR="00110C18" w:rsidRPr="0056388D" w:rsidRDefault="00110C18" w:rsidP="00063728">
            <w:pPr>
              <w:rPr>
                <w:ins w:id="463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90" w:author="KIM, Jason" w:date="2019-04-02T13:39:00Z"/>
                <w:rFonts w:ascii="Calibri" w:eastAsia="Times New Roman" w:hAnsi="Calibri" w:cs="Calibri"/>
                <w:color w:val="000000"/>
                <w:lang w:eastAsia="en-AU"/>
              </w:rPr>
            </w:pPr>
            <w:ins w:id="46391" w:author="KIM, Jason" w:date="2019-04-02T13:39:00Z">
              <w:r w:rsidRPr="0056388D">
                <w:rPr>
                  <w:rFonts w:ascii="Calibri" w:eastAsia="Times New Roman" w:hAnsi="Calibri" w:cs="Calibri"/>
                  <w:color w:val="000000"/>
                  <w:lang w:eastAsia="en-AU"/>
                </w:rPr>
                <w:t>DXE2136</w:t>
              </w:r>
            </w:ins>
          </w:p>
        </w:tc>
        <w:tc>
          <w:tcPr>
            <w:tcW w:w="793" w:type="pct"/>
            <w:noWrap/>
            <w:hideMark/>
          </w:tcPr>
          <w:p w:rsidR="00110C18" w:rsidRPr="0056388D" w:rsidRDefault="00110C18" w:rsidP="00063728">
            <w:pPr>
              <w:rPr>
                <w:ins w:id="46392" w:author="KIM, Jason" w:date="2019-04-02T13:39:00Z"/>
                <w:rFonts w:ascii="Calibri" w:eastAsia="Times New Roman" w:hAnsi="Calibri" w:cs="Calibri"/>
                <w:color w:val="000000"/>
                <w:lang w:eastAsia="en-AU"/>
              </w:rPr>
            </w:pPr>
            <w:ins w:id="463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94" w:author="KIM, Jason" w:date="2019-04-02T13:39:00Z"/>
                <w:rFonts w:ascii="Calibri" w:eastAsia="Times New Roman" w:hAnsi="Calibri" w:cs="Calibri"/>
                <w:color w:val="000000"/>
                <w:lang w:eastAsia="en-AU"/>
              </w:rPr>
            </w:pPr>
            <w:ins w:id="46395" w:author="KIM, Jason" w:date="2019-04-02T13:39:00Z">
              <w:r w:rsidRPr="0056388D">
                <w:rPr>
                  <w:rFonts w:ascii="Calibri" w:eastAsia="Times New Roman" w:hAnsi="Calibri" w:cs="Calibri"/>
                  <w:color w:val="000000"/>
                  <w:lang w:eastAsia="en-AU"/>
                </w:rPr>
                <w:t>Chainage 6207</w:t>
              </w:r>
            </w:ins>
          </w:p>
        </w:tc>
        <w:tc>
          <w:tcPr>
            <w:tcW w:w="818" w:type="pct"/>
            <w:noWrap/>
            <w:hideMark/>
          </w:tcPr>
          <w:p w:rsidR="00110C18" w:rsidRPr="0056388D" w:rsidRDefault="00110C18" w:rsidP="00063728">
            <w:pPr>
              <w:jc w:val="right"/>
              <w:rPr>
                <w:ins w:id="46396" w:author="KIM, Jason" w:date="2019-04-02T13:39:00Z"/>
                <w:rFonts w:ascii="Calibri" w:eastAsia="Times New Roman" w:hAnsi="Calibri" w:cs="Calibri"/>
                <w:color w:val="000000"/>
                <w:lang w:eastAsia="en-AU"/>
              </w:rPr>
            </w:pPr>
            <w:ins w:id="46397"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98" w:author="KIM, Jason" w:date="2019-04-02T13:39:00Z"/>
        </w:trPr>
        <w:tc>
          <w:tcPr>
            <w:tcW w:w="758" w:type="pct"/>
            <w:vMerge/>
            <w:hideMark/>
          </w:tcPr>
          <w:p w:rsidR="00110C18" w:rsidRPr="0056388D" w:rsidRDefault="00110C18" w:rsidP="00063728">
            <w:pPr>
              <w:rPr>
                <w:ins w:id="463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02" w:author="KIM, Jason" w:date="2019-04-02T13:39:00Z"/>
                <w:rFonts w:ascii="Calibri" w:eastAsia="Times New Roman" w:hAnsi="Calibri" w:cs="Calibri"/>
                <w:color w:val="000000"/>
                <w:lang w:eastAsia="en-AU"/>
              </w:rPr>
            </w:pPr>
            <w:ins w:id="46403" w:author="KIM, Jason" w:date="2019-04-02T13:39:00Z">
              <w:r w:rsidRPr="0056388D">
                <w:rPr>
                  <w:rFonts w:ascii="Calibri" w:eastAsia="Times New Roman" w:hAnsi="Calibri" w:cs="Calibri"/>
                  <w:color w:val="000000"/>
                  <w:lang w:eastAsia="en-AU"/>
                </w:rPr>
                <w:t>DXE2137</w:t>
              </w:r>
            </w:ins>
          </w:p>
        </w:tc>
        <w:tc>
          <w:tcPr>
            <w:tcW w:w="793" w:type="pct"/>
            <w:noWrap/>
            <w:hideMark/>
          </w:tcPr>
          <w:p w:rsidR="00110C18" w:rsidRPr="0056388D" w:rsidRDefault="00110C18" w:rsidP="00063728">
            <w:pPr>
              <w:rPr>
                <w:ins w:id="46404" w:author="KIM, Jason" w:date="2019-04-02T13:39:00Z"/>
                <w:rFonts w:ascii="Calibri" w:eastAsia="Times New Roman" w:hAnsi="Calibri" w:cs="Calibri"/>
                <w:color w:val="000000"/>
                <w:lang w:eastAsia="en-AU"/>
              </w:rPr>
            </w:pPr>
            <w:ins w:id="4640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06" w:author="KIM, Jason" w:date="2019-04-02T13:39:00Z"/>
                <w:rFonts w:ascii="Calibri" w:eastAsia="Times New Roman" w:hAnsi="Calibri" w:cs="Calibri"/>
                <w:color w:val="000000"/>
                <w:lang w:eastAsia="en-AU"/>
              </w:rPr>
            </w:pPr>
            <w:ins w:id="46407" w:author="KIM, Jason" w:date="2019-04-02T13:39:00Z">
              <w:r w:rsidRPr="0056388D">
                <w:rPr>
                  <w:rFonts w:ascii="Calibri" w:eastAsia="Times New Roman" w:hAnsi="Calibri" w:cs="Calibri"/>
                  <w:color w:val="000000"/>
                  <w:lang w:eastAsia="en-AU"/>
                </w:rPr>
                <w:t>Chainage 6235</w:t>
              </w:r>
            </w:ins>
          </w:p>
        </w:tc>
        <w:tc>
          <w:tcPr>
            <w:tcW w:w="818" w:type="pct"/>
            <w:noWrap/>
            <w:hideMark/>
          </w:tcPr>
          <w:p w:rsidR="00110C18" w:rsidRPr="0056388D" w:rsidRDefault="00110C18" w:rsidP="00063728">
            <w:pPr>
              <w:jc w:val="right"/>
              <w:rPr>
                <w:ins w:id="46408" w:author="KIM, Jason" w:date="2019-04-02T13:39:00Z"/>
                <w:rFonts w:ascii="Calibri" w:eastAsia="Times New Roman" w:hAnsi="Calibri" w:cs="Calibri"/>
                <w:color w:val="000000"/>
                <w:lang w:eastAsia="en-AU"/>
              </w:rPr>
            </w:pPr>
            <w:ins w:id="46409"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410" w:author="KIM, Jason" w:date="2019-04-02T13:39:00Z"/>
        </w:trPr>
        <w:tc>
          <w:tcPr>
            <w:tcW w:w="758" w:type="pct"/>
            <w:vMerge/>
            <w:hideMark/>
          </w:tcPr>
          <w:p w:rsidR="00110C18" w:rsidRPr="0056388D" w:rsidRDefault="00110C18" w:rsidP="00063728">
            <w:pPr>
              <w:rPr>
                <w:ins w:id="464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14" w:author="KIM, Jason" w:date="2019-04-02T13:39:00Z"/>
                <w:rFonts w:ascii="Calibri" w:eastAsia="Times New Roman" w:hAnsi="Calibri" w:cs="Calibri"/>
                <w:color w:val="000000"/>
                <w:lang w:eastAsia="en-AU"/>
              </w:rPr>
            </w:pPr>
            <w:ins w:id="46415" w:author="KIM, Jason" w:date="2019-04-02T13:39:00Z">
              <w:r w:rsidRPr="0056388D">
                <w:rPr>
                  <w:rFonts w:ascii="Calibri" w:eastAsia="Times New Roman" w:hAnsi="Calibri" w:cs="Calibri"/>
                  <w:color w:val="000000"/>
                  <w:lang w:eastAsia="en-AU"/>
                </w:rPr>
                <w:t>DXE2138</w:t>
              </w:r>
            </w:ins>
          </w:p>
        </w:tc>
        <w:tc>
          <w:tcPr>
            <w:tcW w:w="793" w:type="pct"/>
            <w:noWrap/>
            <w:hideMark/>
          </w:tcPr>
          <w:p w:rsidR="00110C18" w:rsidRPr="0056388D" w:rsidRDefault="00110C18" w:rsidP="00063728">
            <w:pPr>
              <w:rPr>
                <w:ins w:id="46416" w:author="KIM, Jason" w:date="2019-04-02T13:39:00Z"/>
                <w:rFonts w:ascii="Calibri" w:eastAsia="Times New Roman" w:hAnsi="Calibri" w:cs="Calibri"/>
                <w:color w:val="000000"/>
                <w:lang w:eastAsia="en-AU"/>
              </w:rPr>
            </w:pPr>
            <w:ins w:id="4641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18" w:author="KIM, Jason" w:date="2019-04-02T13:39:00Z"/>
                <w:rFonts w:ascii="Calibri" w:eastAsia="Times New Roman" w:hAnsi="Calibri" w:cs="Calibri"/>
                <w:color w:val="000000"/>
                <w:lang w:eastAsia="en-AU"/>
              </w:rPr>
            </w:pPr>
            <w:ins w:id="46419" w:author="KIM, Jason" w:date="2019-04-02T13:39:00Z">
              <w:r w:rsidRPr="0056388D">
                <w:rPr>
                  <w:rFonts w:ascii="Calibri" w:eastAsia="Times New Roman" w:hAnsi="Calibri" w:cs="Calibri"/>
                  <w:color w:val="000000"/>
                  <w:lang w:eastAsia="en-AU"/>
                </w:rPr>
                <w:t>Chainage 6282</w:t>
              </w:r>
            </w:ins>
          </w:p>
        </w:tc>
        <w:tc>
          <w:tcPr>
            <w:tcW w:w="818" w:type="pct"/>
            <w:noWrap/>
            <w:hideMark/>
          </w:tcPr>
          <w:p w:rsidR="00110C18" w:rsidRPr="0056388D" w:rsidRDefault="00110C18" w:rsidP="00063728">
            <w:pPr>
              <w:jc w:val="right"/>
              <w:rPr>
                <w:ins w:id="46420" w:author="KIM, Jason" w:date="2019-04-02T13:39:00Z"/>
                <w:rFonts w:ascii="Calibri" w:eastAsia="Times New Roman" w:hAnsi="Calibri" w:cs="Calibri"/>
                <w:color w:val="000000"/>
                <w:lang w:eastAsia="en-AU"/>
              </w:rPr>
            </w:pPr>
            <w:ins w:id="46421"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422" w:author="KIM, Jason" w:date="2019-04-02T13:39:00Z"/>
        </w:trPr>
        <w:tc>
          <w:tcPr>
            <w:tcW w:w="758" w:type="pct"/>
            <w:vMerge w:val="restart"/>
            <w:noWrap/>
            <w:hideMark/>
          </w:tcPr>
          <w:p w:rsidR="00110C18" w:rsidRPr="0056388D" w:rsidRDefault="00110C18" w:rsidP="00063728">
            <w:pPr>
              <w:rPr>
                <w:ins w:id="46423" w:author="KIM, Jason" w:date="2019-04-02T13:39:00Z"/>
                <w:rFonts w:ascii="Calibri" w:eastAsia="Times New Roman" w:hAnsi="Calibri" w:cs="Calibri"/>
                <w:color w:val="000000"/>
                <w:lang w:eastAsia="en-AU"/>
              </w:rPr>
            </w:pPr>
            <w:ins w:id="46424" w:author="KIM, Jason" w:date="2019-04-02T13:39:00Z">
              <w:r w:rsidRPr="0056388D">
                <w:rPr>
                  <w:rFonts w:ascii="Calibri" w:eastAsia="Times New Roman" w:hAnsi="Calibri" w:cs="Calibri"/>
                  <w:color w:val="000000"/>
                  <w:lang w:eastAsia="en-AU"/>
                </w:rPr>
                <w:t>DXE46K1x</w:t>
              </w:r>
            </w:ins>
          </w:p>
        </w:tc>
        <w:tc>
          <w:tcPr>
            <w:tcW w:w="648" w:type="pct"/>
            <w:vMerge w:val="restart"/>
            <w:noWrap/>
            <w:hideMark/>
          </w:tcPr>
          <w:p w:rsidR="00110C18" w:rsidRPr="0056388D" w:rsidRDefault="00110C18" w:rsidP="00063728">
            <w:pPr>
              <w:rPr>
                <w:ins w:id="46425" w:author="KIM, Jason" w:date="2019-04-02T13:39:00Z"/>
                <w:rFonts w:ascii="Calibri" w:eastAsia="Times New Roman" w:hAnsi="Calibri" w:cs="Calibri"/>
                <w:color w:val="000000"/>
                <w:lang w:eastAsia="en-AU"/>
              </w:rPr>
            </w:pPr>
            <w:ins w:id="46426" w:author="KIM, Jason" w:date="2019-04-02T13:39:00Z">
              <w:r w:rsidRPr="0056388D">
                <w:rPr>
                  <w:rFonts w:ascii="Calibri" w:eastAsia="Times New Roman" w:hAnsi="Calibri" w:cs="Calibri"/>
                  <w:color w:val="000000"/>
                  <w:lang w:eastAsia="en-AU"/>
                </w:rPr>
                <w:t>ELZ10248</w:t>
              </w:r>
            </w:ins>
          </w:p>
        </w:tc>
        <w:tc>
          <w:tcPr>
            <w:tcW w:w="516" w:type="pct"/>
            <w:vMerge w:val="restart"/>
            <w:noWrap/>
            <w:hideMark/>
          </w:tcPr>
          <w:p w:rsidR="00110C18" w:rsidRPr="0056388D" w:rsidRDefault="00110C18" w:rsidP="00063728">
            <w:pPr>
              <w:rPr>
                <w:ins w:id="46427" w:author="KIM, Jason" w:date="2019-04-02T13:39:00Z"/>
                <w:rFonts w:ascii="Calibri" w:eastAsia="Times New Roman" w:hAnsi="Calibri" w:cs="Calibri"/>
                <w:color w:val="000000"/>
                <w:lang w:eastAsia="en-AU"/>
              </w:rPr>
            </w:pPr>
            <w:ins w:id="46428"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29" w:author="KIM, Jason" w:date="2019-04-02T13:39:00Z"/>
                <w:rFonts w:ascii="Calibri" w:eastAsia="Times New Roman" w:hAnsi="Calibri" w:cs="Calibri"/>
                <w:color w:val="000000"/>
                <w:lang w:eastAsia="en-AU"/>
              </w:rPr>
            </w:pPr>
            <w:ins w:id="46430" w:author="KIM, Jason" w:date="2019-04-02T13:39:00Z">
              <w:r w:rsidRPr="0056388D">
                <w:rPr>
                  <w:rFonts w:ascii="Calibri" w:eastAsia="Times New Roman" w:hAnsi="Calibri" w:cs="Calibri"/>
                  <w:color w:val="000000"/>
                  <w:lang w:eastAsia="en-AU"/>
                </w:rPr>
                <w:t>DXE1145</w:t>
              </w:r>
            </w:ins>
          </w:p>
        </w:tc>
        <w:tc>
          <w:tcPr>
            <w:tcW w:w="793" w:type="pct"/>
            <w:noWrap/>
            <w:hideMark/>
          </w:tcPr>
          <w:p w:rsidR="00110C18" w:rsidRPr="0056388D" w:rsidRDefault="00110C18" w:rsidP="00063728">
            <w:pPr>
              <w:rPr>
                <w:ins w:id="46431" w:author="KIM, Jason" w:date="2019-04-02T13:39:00Z"/>
                <w:rFonts w:ascii="Calibri" w:eastAsia="Times New Roman" w:hAnsi="Calibri" w:cs="Calibri"/>
                <w:color w:val="000000"/>
                <w:lang w:eastAsia="en-AU"/>
              </w:rPr>
            </w:pPr>
            <w:ins w:id="464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33" w:author="KIM, Jason" w:date="2019-04-02T13:39:00Z"/>
                <w:rFonts w:ascii="Calibri" w:eastAsia="Times New Roman" w:hAnsi="Calibri" w:cs="Calibri"/>
                <w:color w:val="000000"/>
                <w:lang w:eastAsia="en-AU"/>
              </w:rPr>
            </w:pPr>
            <w:ins w:id="46434" w:author="KIM, Jason" w:date="2019-04-02T13:39:00Z">
              <w:r w:rsidRPr="0056388D">
                <w:rPr>
                  <w:rFonts w:ascii="Calibri" w:eastAsia="Times New Roman" w:hAnsi="Calibri" w:cs="Calibri"/>
                  <w:color w:val="000000"/>
                  <w:lang w:eastAsia="en-AU"/>
                </w:rPr>
                <w:t>Chainage 6362</w:t>
              </w:r>
            </w:ins>
          </w:p>
        </w:tc>
        <w:tc>
          <w:tcPr>
            <w:tcW w:w="818" w:type="pct"/>
            <w:noWrap/>
            <w:hideMark/>
          </w:tcPr>
          <w:p w:rsidR="00110C18" w:rsidRPr="0056388D" w:rsidRDefault="00110C18" w:rsidP="00063728">
            <w:pPr>
              <w:jc w:val="right"/>
              <w:rPr>
                <w:ins w:id="46435" w:author="KIM, Jason" w:date="2019-04-02T13:39:00Z"/>
                <w:rFonts w:ascii="Calibri" w:eastAsia="Times New Roman" w:hAnsi="Calibri" w:cs="Calibri"/>
                <w:color w:val="000000"/>
                <w:lang w:eastAsia="en-AU"/>
              </w:rPr>
            </w:pPr>
            <w:ins w:id="464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37" w:author="KIM, Jason" w:date="2019-04-02T13:39:00Z"/>
        </w:trPr>
        <w:tc>
          <w:tcPr>
            <w:tcW w:w="758" w:type="pct"/>
            <w:vMerge/>
            <w:hideMark/>
          </w:tcPr>
          <w:p w:rsidR="00110C18" w:rsidRPr="0056388D" w:rsidRDefault="00110C18" w:rsidP="00063728">
            <w:pPr>
              <w:rPr>
                <w:ins w:id="464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41" w:author="KIM, Jason" w:date="2019-04-02T13:39:00Z"/>
                <w:rFonts w:ascii="Calibri" w:eastAsia="Times New Roman" w:hAnsi="Calibri" w:cs="Calibri"/>
                <w:color w:val="000000"/>
                <w:lang w:eastAsia="en-AU"/>
              </w:rPr>
            </w:pPr>
            <w:ins w:id="46442" w:author="KIM, Jason" w:date="2019-04-02T13:39:00Z">
              <w:r w:rsidRPr="0056388D">
                <w:rPr>
                  <w:rFonts w:ascii="Calibri" w:eastAsia="Times New Roman" w:hAnsi="Calibri" w:cs="Calibri"/>
                  <w:color w:val="000000"/>
                  <w:lang w:eastAsia="en-AU"/>
                </w:rPr>
                <w:t>DXE1146</w:t>
              </w:r>
            </w:ins>
          </w:p>
        </w:tc>
        <w:tc>
          <w:tcPr>
            <w:tcW w:w="793" w:type="pct"/>
            <w:noWrap/>
            <w:hideMark/>
          </w:tcPr>
          <w:p w:rsidR="00110C18" w:rsidRPr="0056388D" w:rsidRDefault="00110C18" w:rsidP="00063728">
            <w:pPr>
              <w:rPr>
                <w:ins w:id="46443" w:author="KIM, Jason" w:date="2019-04-02T13:39:00Z"/>
                <w:rFonts w:ascii="Calibri" w:eastAsia="Times New Roman" w:hAnsi="Calibri" w:cs="Calibri"/>
                <w:color w:val="000000"/>
                <w:lang w:eastAsia="en-AU"/>
              </w:rPr>
            </w:pPr>
            <w:ins w:id="464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45" w:author="KIM, Jason" w:date="2019-04-02T13:39:00Z"/>
                <w:rFonts w:ascii="Calibri" w:eastAsia="Times New Roman" w:hAnsi="Calibri" w:cs="Calibri"/>
                <w:color w:val="000000"/>
                <w:lang w:eastAsia="en-AU"/>
              </w:rPr>
            </w:pPr>
            <w:ins w:id="46446" w:author="KIM, Jason" w:date="2019-04-02T13:39:00Z">
              <w:r w:rsidRPr="0056388D">
                <w:rPr>
                  <w:rFonts w:ascii="Calibri" w:eastAsia="Times New Roman" w:hAnsi="Calibri" w:cs="Calibri"/>
                  <w:color w:val="000000"/>
                  <w:lang w:eastAsia="en-AU"/>
                </w:rPr>
                <w:t>Chainage 6391</w:t>
              </w:r>
            </w:ins>
          </w:p>
        </w:tc>
        <w:tc>
          <w:tcPr>
            <w:tcW w:w="818" w:type="pct"/>
            <w:noWrap/>
            <w:hideMark/>
          </w:tcPr>
          <w:p w:rsidR="00110C18" w:rsidRPr="0056388D" w:rsidRDefault="00110C18" w:rsidP="00063728">
            <w:pPr>
              <w:jc w:val="right"/>
              <w:rPr>
                <w:ins w:id="46447" w:author="KIM, Jason" w:date="2019-04-02T13:39:00Z"/>
                <w:rFonts w:ascii="Calibri" w:eastAsia="Times New Roman" w:hAnsi="Calibri" w:cs="Calibri"/>
                <w:color w:val="000000"/>
                <w:lang w:eastAsia="en-AU"/>
              </w:rPr>
            </w:pPr>
            <w:ins w:id="46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49" w:author="KIM, Jason" w:date="2019-04-02T13:39:00Z"/>
        </w:trPr>
        <w:tc>
          <w:tcPr>
            <w:tcW w:w="758" w:type="pct"/>
            <w:vMerge/>
            <w:hideMark/>
          </w:tcPr>
          <w:p w:rsidR="00110C18" w:rsidRPr="0056388D" w:rsidRDefault="00110C18" w:rsidP="00063728">
            <w:pPr>
              <w:rPr>
                <w:ins w:id="464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53" w:author="KIM, Jason" w:date="2019-04-02T13:39:00Z"/>
                <w:rFonts w:ascii="Calibri" w:eastAsia="Times New Roman" w:hAnsi="Calibri" w:cs="Calibri"/>
                <w:color w:val="000000"/>
                <w:lang w:eastAsia="en-AU"/>
              </w:rPr>
            </w:pPr>
            <w:ins w:id="46454" w:author="KIM, Jason" w:date="2019-04-02T13:39:00Z">
              <w:r w:rsidRPr="0056388D">
                <w:rPr>
                  <w:rFonts w:ascii="Calibri" w:eastAsia="Times New Roman" w:hAnsi="Calibri" w:cs="Calibri"/>
                  <w:color w:val="000000"/>
                  <w:lang w:eastAsia="en-AU"/>
                </w:rPr>
                <w:t>DXE1147</w:t>
              </w:r>
            </w:ins>
          </w:p>
        </w:tc>
        <w:tc>
          <w:tcPr>
            <w:tcW w:w="793" w:type="pct"/>
            <w:noWrap/>
            <w:hideMark/>
          </w:tcPr>
          <w:p w:rsidR="00110C18" w:rsidRPr="0056388D" w:rsidRDefault="00110C18" w:rsidP="00063728">
            <w:pPr>
              <w:rPr>
                <w:ins w:id="46455" w:author="KIM, Jason" w:date="2019-04-02T13:39:00Z"/>
                <w:rFonts w:ascii="Calibri" w:eastAsia="Times New Roman" w:hAnsi="Calibri" w:cs="Calibri"/>
                <w:color w:val="000000"/>
                <w:lang w:eastAsia="en-AU"/>
              </w:rPr>
            </w:pPr>
            <w:ins w:id="464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57" w:author="KIM, Jason" w:date="2019-04-02T13:39:00Z"/>
                <w:rFonts w:ascii="Calibri" w:eastAsia="Times New Roman" w:hAnsi="Calibri" w:cs="Calibri"/>
                <w:color w:val="000000"/>
                <w:lang w:eastAsia="en-AU"/>
              </w:rPr>
            </w:pPr>
            <w:ins w:id="46458" w:author="KIM, Jason" w:date="2019-04-02T13:39:00Z">
              <w:r w:rsidRPr="0056388D">
                <w:rPr>
                  <w:rFonts w:ascii="Calibri" w:eastAsia="Times New Roman" w:hAnsi="Calibri" w:cs="Calibri"/>
                  <w:color w:val="000000"/>
                  <w:lang w:eastAsia="en-AU"/>
                </w:rPr>
                <w:t>Chainage 6420</w:t>
              </w:r>
            </w:ins>
          </w:p>
        </w:tc>
        <w:tc>
          <w:tcPr>
            <w:tcW w:w="818" w:type="pct"/>
            <w:noWrap/>
            <w:hideMark/>
          </w:tcPr>
          <w:p w:rsidR="00110C18" w:rsidRPr="0056388D" w:rsidRDefault="00110C18" w:rsidP="00063728">
            <w:pPr>
              <w:jc w:val="right"/>
              <w:rPr>
                <w:ins w:id="46459" w:author="KIM, Jason" w:date="2019-04-02T13:39:00Z"/>
                <w:rFonts w:ascii="Calibri" w:eastAsia="Times New Roman" w:hAnsi="Calibri" w:cs="Calibri"/>
                <w:color w:val="000000"/>
                <w:lang w:eastAsia="en-AU"/>
              </w:rPr>
            </w:pPr>
            <w:ins w:id="46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61" w:author="KIM, Jason" w:date="2019-04-02T13:39:00Z"/>
        </w:trPr>
        <w:tc>
          <w:tcPr>
            <w:tcW w:w="758" w:type="pct"/>
            <w:noWrap/>
            <w:hideMark/>
          </w:tcPr>
          <w:p w:rsidR="00110C18" w:rsidRPr="0056388D" w:rsidRDefault="00110C18" w:rsidP="00063728">
            <w:pPr>
              <w:rPr>
                <w:ins w:id="46462" w:author="KIM, Jason" w:date="2019-04-02T13:39:00Z"/>
                <w:rFonts w:ascii="Calibri" w:eastAsia="Times New Roman" w:hAnsi="Calibri" w:cs="Calibri"/>
                <w:color w:val="000000"/>
                <w:lang w:eastAsia="en-AU"/>
              </w:rPr>
            </w:pPr>
            <w:ins w:id="46463" w:author="KIM, Jason" w:date="2019-04-02T13:39:00Z">
              <w:r w:rsidRPr="0056388D">
                <w:rPr>
                  <w:rFonts w:ascii="Calibri" w:eastAsia="Times New Roman" w:hAnsi="Calibri" w:cs="Calibri"/>
                  <w:color w:val="000000"/>
                  <w:lang w:eastAsia="en-AU"/>
                </w:rPr>
                <w:t>DXE46K2x</w:t>
              </w:r>
            </w:ins>
          </w:p>
        </w:tc>
        <w:tc>
          <w:tcPr>
            <w:tcW w:w="648" w:type="pct"/>
            <w:noWrap/>
            <w:hideMark/>
          </w:tcPr>
          <w:p w:rsidR="00110C18" w:rsidRPr="0056388D" w:rsidRDefault="00110C18" w:rsidP="00063728">
            <w:pPr>
              <w:rPr>
                <w:ins w:id="46464" w:author="KIM, Jason" w:date="2019-04-02T13:39:00Z"/>
                <w:rFonts w:ascii="Calibri" w:eastAsia="Times New Roman" w:hAnsi="Calibri" w:cs="Calibri"/>
                <w:color w:val="000000"/>
                <w:lang w:eastAsia="en-AU"/>
              </w:rPr>
            </w:pPr>
            <w:ins w:id="46465" w:author="KIM, Jason" w:date="2019-04-02T13:39:00Z">
              <w:r w:rsidRPr="0056388D">
                <w:rPr>
                  <w:rFonts w:ascii="Calibri" w:eastAsia="Times New Roman" w:hAnsi="Calibri" w:cs="Calibri"/>
                  <w:color w:val="000000"/>
                  <w:lang w:eastAsia="en-AU"/>
                </w:rPr>
                <w:t>ELZ10244</w:t>
              </w:r>
            </w:ins>
          </w:p>
        </w:tc>
        <w:tc>
          <w:tcPr>
            <w:tcW w:w="516" w:type="pct"/>
            <w:noWrap/>
            <w:hideMark/>
          </w:tcPr>
          <w:p w:rsidR="00110C18" w:rsidRPr="0056388D" w:rsidRDefault="00110C18" w:rsidP="00063728">
            <w:pPr>
              <w:rPr>
                <w:ins w:id="46466" w:author="KIM, Jason" w:date="2019-04-02T13:39:00Z"/>
                <w:rFonts w:ascii="Calibri" w:eastAsia="Times New Roman" w:hAnsi="Calibri" w:cs="Calibri"/>
                <w:color w:val="000000"/>
                <w:lang w:eastAsia="en-AU"/>
              </w:rPr>
            </w:pPr>
            <w:ins w:id="46467"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68" w:author="KIM, Jason" w:date="2019-04-02T13:39:00Z"/>
                <w:rFonts w:ascii="Calibri" w:eastAsia="Times New Roman" w:hAnsi="Calibri" w:cs="Calibri"/>
                <w:color w:val="000000"/>
                <w:lang w:eastAsia="en-AU"/>
              </w:rPr>
            </w:pPr>
            <w:ins w:id="46469" w:author="KIM, Jason" w:date="2019-04-02T13:39:00Z">
              <w:r w:rsidRPr="0056388D">
                <w:rPr>
                  <w:rFonts w:ascii="Calibri" w:eastAsia="Times New Roman" w:hAnsi="Calibri" w:cs="Calibri"/>
                  <w:color w:val="000000"/>
                  <w:lang w:eastAsia="en-AU"/>
                </w:rPr>
                <w:t>DXE1144</w:t>
              </w:r>
            </w:ins>
          </w:p>
        </w:tc>
        <w:tc>
          <w:tcPr>
            <w:tcW w:w="793" w:type="pct"/>
            <w:noWrap/>
            <w:hideMark/>
          </w:tcPr>
          <w:p w:rsidR="00110C18" w:rsidRPr="0056388D" w:rsidRDefault="00110C18" w:rsidP="00063728">
            <w:pPr>
              <w:rPr>
                <w:ins w:id="46470" w:author="KIM, Jason" w:date="2019-04-02T13:39:00Z"/>
                <w:rFonts w:ascii="Calibri" w:eastAsia="Times New Roman" w:hAnsi="Calibri" w:cs="Calibri"/>
                <w:color w:val="000000"/>
                <w:lang w:eastAsia="en-AU"/>
              </w:rPr>
            </w:pPr>
            <w:ins w:id="464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72" w:author="KIM, Jason" w:date="2019-04-02T13:39:00Z"/>
                <w:rFonts w:ascii="Calibri" w:eastAsia="Times New Roman" w:hAnsi="Calibri" w:cs="Calibri"/>
                <w:color w:val="000000"/>
                <w:lang w:eastAsia="en-AU"/>
              </w:rPr>
            </w:pPr>
            <w:ins w:id="46473" w:author="KIM, Jason" w:date="2019-04-02T13:39:00Z">
              <w:r w:rsidRPr="0056388D">
                <w:rPr>
                  <w:rFonts w:ascii="Calibri" w:eastAsia="Times New Roman" w:hAnsi="Calibri" w:cs="Calibri"/>
                  <w:color w:val="000000"/>
                  <w:lang w:eastAsia="en-AU"/>
                </w:rPr>
                <w:t>Chainage 6301</w:t>
              </w:r>
            </w:ins>
          </w:p>
        </w:tc>
        <w:tc>
          <w:tcPr>
            <w:tcW w:w="818" w:type="pct"/>
            <w:noWrap/>
            <w:hideMark/>
          </w:tcPr>
          <w:p w:rsidR="00110C18" w:rsidRPr="0056388D" w:rsidRDefault="00110C18" w:rsidP="00063728">
            <w:pPr>
              <w:jc w:val="right"/>
              <w:rPr>
                <w:ins w:id="46474" w:author="KIM, Jason" w:date="2019-04-02T13:39:00Z"/>
                <w:rFonts w:ascii="Calibri" w:eastAsia="Times New Roman" w:hAnsi="Calibri" w:cs="Calibri"/>
                <w:color w:val="000000"/>
                <w:lang w:eastAsia="en-AU"/>
              </w:rPr>
            </w:pPr>
            <w:ins w:id="464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76" w:author="KIM, Jason" w:date="2019-04-02T13:39:00Z"/>
        </w:trPr>
        <w:tc>
          <w:tcPr>
            <w:tcW w:w="758" w:type="pct"/>
            <w:vMerge w:val="restart"/>
            <w:noWrap/>
            <w:hideMark/>
          </w:tcPr>
          <w:p w:rsidR="00110C18" w:rsidRPr="0056388D" w:rsidRDefault="00110C18" w:rsidP="00063728">
            <w:pPr>
              <w:rPr>
                <w:ins w:id="46477" w:author="KIM, Jason" w:date="2019-04-02T13:39:00Z"/>
                <w:rFonts w:ascii="Calibri" w:eastAsia="Times New Roman" w:hAnsi="Calibri" w:cs="Calibri"/>
                <w:color w:val="000000"/>
                <w:lang w:eastAsia="en-AU"/>
              </w:rPr>
            </w:pPr>
            <w:ins w:id="46478" w:author="KIM, Jason" w:date="2019-04-02T13:39:00Z">
              <w:r w:rsidRPr="0056388D">
                <w:rPr>
                  <w:rFonts w:ascii="Calibri" w:eastAsia="Times New Roman" w:hAnsi="Calibri" w:cs="Calibri"/>
                  <w:color w:val="000000"/>
                  <w:lang w:eastAsia="en-AU"/>
                </w:rPr>
                <w:t>DXE46K3x</w:t>
              </w:r>
            </w:ins>
          </w:p>
        </w:tc>
        <w:tc>
          <w:tcPr>
            <w:tcW w:w="648" w:type="pct"/>
            <w:vMerge w:val="restart"/>
            <w:noWrap/>
            <w:hideMark/>
          </w:tcPr>
          <w:p w:rsidR="00110C18" w:rsidRPr="0056388D" w:rsidRDefault="00110C18" w:rsidP="00063728">
            <w:pPr>
              <w:rPr>
                <w:ins w:id="46479" w:author="KIM, Jason" w:date="2019-04-02T13:39:00Z"/>
                <w:rFonts w:ascii="Calibri" w:eastAsia="Times New Roman" w:hAnsi="Calibri" w:cs="Calibri"/>
                <w:color w:val="000000"/>
                <w:lang w:eastAsia="en-AU"/>
              </w:rPr>
            </w:pPr>
            <w:ins w:id="46480" w:author="KIM, Jason" w:date="2019-04-02T13:39:00Z">
              <w:r w:rsidRPr="0056388D">
                <w:rPr>
                  <w:rFonts w:ascii="Calibri" w:eastAsia="Times New Roman" w:hAnsi="Calibri" w:cs="Calibri"/>
                  <w:color w:val="000000"/>
                  <w:lang w:eastAsia="en-AU"/>
                </w:rPr>
                <w:t>ELZ20248</w:t>
              </w:r>
            </w:ins>
          </w:p>
        </w:tc>
        <w:tc>
          <w:tcPr>
            <w:tcW w:w="516" w:type="pct"/>
            <w:vMerge w:val="restart"/>
            <w:noWrap/>
            <w:hideMark/>
          </w:tcPr>
          <w:p w:rsidR="00110C18" w:rsidRPr="0056388D" w:rsidRDefault="00110C18" w:rsidP="00063728">
            <w:pPr>
              <w:rPr>
                <w:ins w:id="46481" w:author="KIM, Jason" w:date="2019-04-02T13:39:00Z"/>
                <w:rFonts w:ascii="Calibri" w:eastAsia="Times New Roman" w:hAnsi="Calibri" w:cs="Calibri"/>
                <w:color w:val="000000"/>
                <w:lang w:eastAsia="en-AU"/>
              </w:rPr>
            </w:pPr>
            <w:ins w:id="4648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83" w:author="KIM, Jason" w:date="2019-04-02T13:39:00Z"/>
                <w:rFonts w:ascii="Calibri" w:eastAsia="Times New Roman" w:hAnsi="Calibri" w:cs="Calibri"/>
                <w:color w:val="000000"/>
                <w:lang w:eastAsia="en-AU"/>
              </w:rPr>
            </w:pPr>
            <w:ins w:id="46484" w:author="KIM, Jason" w:date="2019-04-02T13:39:00Z">
              <w:r w:rsidRPr="0056388D">
                <w:rPr>
                  <w:rFonts w:ascii="Calibri" w:eastAsia="Times New Roman" w:hAnsi="Calibri" w:cs="Calibri"/>
                  <w:color w:val="000000"/>
                  <w:lang w:eastAsia="en-AU"/>
                </w:rPr>
                <w:t>DXE2139</w:t>
              </w:r>
            </w:ins>
          </w:p>
        </w:tc>
        <w:tc>
          <w:tcPr>
            <w:tcW w:w="793" w:type="pct"/>
            <w:noWrap/>
            <w:hideMark/>
          </w:tcPr>
          <w:p w:rsidR="00110C18" w:rsidRPr="0056388D" w:rsidRDefault="00110C18" w:rsidP="00063728">
            <w:pPr>
              <w:rPr>
                <w:ins w:id="46485" w:author="KIM, Jason" w:date="2019-04-02T13:39:00Z"/>
                <w:rFonts w:ascii="Calibri" w:eastAsia="Times New Roman" w:hAnsi="Calibri" w:cs="Calibri"/>
                <w:color w:val="000000"/>
                <w:lang w:eastAsia="en-AU"/>
              </w:rPr>
            </w:pPr>
            <w:ins w:id="4648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87" w:author="KIM, Jason" w:date="2019-04-02T13:39:00Z"/>
                <w:rFonts w:ascii="Calibri" w:eastAsia="Times New Roman" w:hAnsi="Calibri" w:cs="Calibri"/>
                <w:color w:val="000000"/>
                <w:lang w:eastAsia="en-AU"/>
              </w:rPr>
            </w:pPr>
            <w:ins w:id="46488" w:author="KIM, Jason" w:date="2019-04-02T13:39:00Z">
              <w:r w:rsidRPr="0056388D">
                <w:rPr>
                  <w:rFonts w:ascii="Calibri" w:eastAsia="Times New Roman" w:hAnsi="Calibri" w:cs="Calibri"/>
                  <w:color w:val="000000"/>
                  <w:lang w:eastAsia="en-AU"/>
                </w:rPr>
                <w:t>Chainage 6343</w:t>
              </w:r>
            </w:ins>
          </w:p>
        </w:tc>
        <w:tc>
          <w:tcPr>
            <w:tcW w:w="818" w:type="pct"/>
            <w:noWrap/>
            <w:hideMark/>
          </w:tcPr>
          <w:p w:rsidR="00110C18" w:rsidRPr="0056388D" w:rsidRDefault="00110C18" w:rsidP="00063728">
            <w:pPr>
              <w:jc w:val="right"/>
              <w:rPr>
                <w:ins w:id="46489" w:author="KIM, Jason" w:date="2019-04-02T13:39:00Z"/>
                <w:rFonts w:ascii="Calibri" w:eastAsia="Times New Roman" w:hAnsi="Calibri" w:cs="Calibri"/>
                <w:color w:val="000000"/>
                <w:lang w:eastAsia="en-AU"/>
              </w:rPr>
            </w:pPr>
            <w:ins w:id="46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91" w:author="KIM, Jason" w:date="2019-04-02T13:39:00Z"/>
        </w:trPr>
        <w:tc>
          <w:tcPr>
            <w:tcW w:w="758" w:type="pct"/>
            <w:vMerge/>
            <w:hideMark/>
          </w:tcPr>
          <w:p w:rsidR="00110C18" w:rsidRPr="0056388D" w:rsidRDefault="00110C18" w:rsidP="00063728">
            <w:pPr>
              <w:rPr>
                <w:ins w:id="464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95" w:author="KIM, Jason" w:date="2019-04-02T13:39:00Z"/>
                <w:rFonts w:ascii="Calibri" w:eastAsia="Times New Roman" w:hAnsi="Calibri" w:cs="Calibri"/>
                <w:color w:val="000000"/>
                <w:lang w:eastAsia="en-AU"/>
              </w:rPr>
            </w:pPr>
            <w:ins w:id="46496" w:author="KIM, Jason" w:date="2019-04-02T13:39:00Z">
              <w:r w:rsidRPr="0056388D">
                <w:rPr>
                  <w:rFonts w:ascii="Calibri" w:eastAsia="Times New Roman" w:hAnsi="Calibri" w:cs="Calibri"/>
                  <w:color w:val="000000"/>
                  <w:lang w:eastAsia="en-AU"/>
                </w:rPr>
                <w:t>DXE2140</w:t>
              </w:r>
            </w:ins>
          </w:p>
        </w:tc>
        <w:tc>
          <w:tcPr>
            <w:tcW w:w="793" w:type="pct"/>
            <w:noWrap/>
            <w:hideMark/>
          </w:tcPr>
          <w:p w:rsidR="00110C18" w:rsidRPr="0056388D" w:rsidRDefault="00110C18" w:rsidP="00063728">
            <w:pPr>
              <w:rPr>
                <w:ins w:id="46497" w:author="KIM, Jason" w:date="2019-04-02T13:39:00Z"/>
                <w:rFonts w:ascii="Calibri" w:eastAsia="Times New Roman" w:hAnsi="Calibri" w:cs="Calibri"/>
                <w:color w:val="000000"/>
                <w:lang w:eastAsia="en-AU"/>
              </w:rPr>
            </w:pPr>
            <w:ins w:id="4649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99" w:author="KIM, Jason" w:date="2019-04-02T13:39:00Z"/>
                <w:rFonts w:ascii="Calibri" w:eastAsia="Times New Roman" w:hAnsi="Calibri" w:cs="Calibri"/>
                <w:color w:val="000000"/>
                <w:lang w:eastAsia="en-AU"/>
              </w:rPr>
            </w:pPr>
            <w:ins w:id="46500" w:author="KIM, Jason" w:date="2019-04-02T13:39:00Z">
              <w:r w:rsidRPr="0056388D">
                <w:rPr>
                  <w:rFonts w:ascii="Calibri" w:eastAsia="Times New Roman" w:hAnsi="Calibri" w:cs="Calibri"/>
                  <w:color w:val="000000"/>
                  <w:lang w:eastAsia="en-AU"/>
                </w:rPr>
                <w:t>Chainage 6372</w:t>
              </w:r>
            </w:ins>
          </w:p>
        </w:tc>
        <w:tc>
          <w:tcPr>
            <w:tcW w:w="818" w:type="pct"/>
            <w:noWrap/>
            <w:hideMark/>
          </w:tcPr>
          <w:p w:rsidR="00110C18" w:rsidRPr="0056388D" w:rsidRDefault="00110C18" w:rsidP="00063728">
            <w:pPr>
              <w:jc w:val="right"/>
              <w:rPr>
                <w:ins w:id="46501" w:author="KIM, Jason" w:date="2019-04-02T13:39:00Z"/>
                <w:rFonts w:ascii="Calibri" w:eastAsia="Times New Roman" w:hAnsi="Calibri" w:cs="Calibri"/>
                <w:color w:val="000000"/>
                <w:lang w:eastAsia="en-AU"/>
              </w:rPr>
            </w:pPr>
            <w:ins w:id="46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03" w:author="KIM, Jason" w:date="2019-04-02T13:39:00Z"/>
        </w:trPr>
        <w:tc>
          <w:tcPr>
            <w:tcW w:w="758" w:type="pct"/>
            <w:vMerge/>
            <w:hideMark/>
          </w:tcPr>
          <w:p w:rsidR="00110C18" w:rsidRPr="0056388D" w:rsidRDefault="00110C18" w:rsidP="00063728">
            <w:pPr>
              <w:rPr>
                <w:ins w:id="465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07" w:author="KIM, Jason" w:date="2019-04-02T13:39:00Z"/>
                <w:rFonts w:ascii="Calibri" w:eastAsia="Times New Roman" w:hAnsi="Calibri" w:cs="Calibri"/>
                <w:color w:val="000000"/>
                <w:lang w:eastAsia="en-AU"/>
              </w:rPr>
            </w:pPr>
            <w:ins w:id="46508" w:author="KIM, Jason" w:date="2019-04-02T13:39:00Z">
              <w:r w:rsidRPr="0056388D">
                <w:rPr>
                  <w:rFonts w:ascii="Calibri" w:eastAsia="Times New Roman" w:hAnsi="Calibri" w:cs="Calibri"/>
                  <w:color w:val="000000"/>
                  <w:lang w:eastAsia="en-AU"/>
                </w:rPr>
                <w:t>DXE2141</w:t>
              </w:r>
            </w:ins>
          </w:p>
        </w:tc>
        <w:tc>
          <w:tcPr>
            <w:tcW w:w="793" w:type="pct"/>
            <w:noWrap/>
            <w:hideMark/>
          </w:tcPr>
          <w:p w:rsidR="00110C18" w:rsidRPr="0056388D" w:rsidRDefault="00110C18" w:rsidP="00063728">
            <w:pPr>
              <w:rPr>
                <w:ins w:id="46509" w:author="KIM, Jason" w:date="2019-04-02T13:39:00Z"/>
                <w:rFonts w:ascii="Calibri" w:eastAsia="Times New Roman" w:hAnsi="Calibri" w:cs="Calibri"/>
                <w:color w:val="000000"/>
                <w:lang w:eastAsia="en-AU"/>
              </w:rPr>
            </w:pPr>
            <w:ins w:id="465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511" w:author="KIM, Jason" w:date="2019-04-02T13:39:00Z"/>
                <w:rFonts w:ascii="Calibri" w:eastAsia="Times New Roman" w:hAnsi="Calibri" w:cs="Calibri"/>
                <w:color w:val="000000"/>
                <w:lang w:eastAsia="en-AU"/>
              </w:rPr>
            </w:pPr>
            <w:ins w:id="46512" w:author="KIM, Jason" w:date="2019-04-02T13:39:00Z">
              <w:r w:rsidRPr="0056388D">
                <w:rPr>
                  <w:rFonts w:ascii="Calibri" w:eastAsia="Times New Roman" w:hAnsi="Calibri" w:cs="Calibri"/>
                  <w:color w:val="000000"/>
                  <w:lang w:eastAsia="en-AU"/>
                </w:rPr>
                <w:t>Chainage 6401</w:t>
              </w:r>
            </w:ins>
          </w:p>
        </w:tc>
        <w:tc>
          <w:tcPr>
            <w:tcW w:w="818" w:type="pct"/>
            <w:noWrap/>
            <w:hideMark/>
          </w:tcPr>
          <w:p w:rsidR="00110C18" w:rsidRPr="0056388D" w:rsidRDefault="00110C18" w:rsidP="00063728">
            <w:pPr>
              <w:jc w:val="right"/>
              <w:rPr>
                <w:ins w:id="46513" w:author="KIM, Jason" w:date="2019-04-02T13:39:00Z"/>
                <w:rFonts w:ascii="Calibri" w:eastAsia="Times New Roman" w:hAnsi="Calibri" w:cs="Calibri"/>
                <w:color w:val="000000"/>
                <w:lang w:eastAsia="en-AU"/>
              </w:rPr>
            </w:pPr>
            <w:ins w:id="46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15" w:author="KIM, Jason" w:date="2019-04-02T13:39:00Z"/>
        </w:trPr>
        <w:tc>
          <w:tcPr>
            <w:tcW w:w="758" w:type="pct"/>
            <w:vMerge w:val="restart"/>
            <w:noWrap/>
            <w:hideMark/>
          </w:tcPr>
          <w:p w:rsidR="00110C18" w:rsidRPr="0056388D" w:rsidRDefault="00110C18" w:rsidP="00063728">
            <w:pPr>
              <w:rPr>
                <w:ins w:id="46516" w:author="KIM, Jason" w:date="2019-04-02T13:39:00Z"/>
                <w:rFonts w:ascii="Calibri" w:eastAsia="Times New Roman" w:hAnsi="Calibri" w:cs="Calibri"/>
                <w:color w:val="000000"/>
                <w:lang w:eastAsia="en-AU"/>
              </w:rPr>
            </w:pPr>
            <w:ins w:id="46517" w:author="KIM, Jason" w:date="2019-04-02T13:39:00Z">
              <w:r w:rsidRPr="0056388D">
                <w:rPr>
                  <w:rFonts w:ascii="Calibri" w:eastAsia="Times New Roman" w:hAnsi="Calibri" w:cs="Calibri"/>
                  <w:color w:val="000000"/>
                  <w:lang w:eastAsia="en-AU"/>
                </w:rPr>
                <w:t>DXE48K1x</w:t>
              </w:r>
            </w:ins>
          </w:p>
        </w:tc>
        <w:tc>
          <w:tcPr>
            <w:tcW w:w="648" w:type="pct"/>
            <w:vMerge w:val="restart"/>
            <w:noWrap/>
            <w:hideMark/>
          </w:tcPr>
          <w:p w:rsidR="00110C18" w:rsidRPr="0056388D" w:rsidRDefault="00110C18" w:rsidP="00063728">
            <w:pPr>
              <w:rPr>
                <w:ins w:id="46518" w:author="KIM, Jason" w:date="2019-04-02T13:39:00Z"/>
                <w:rFonts w:ascii="Calibri" w:eastAsia="Times New Roman" w:hAnsi="Calibri" w:cs="Calibri"/>
                <w:color w:val="000000"/>
                <w:lang w:eastAsia="en-AU"/>
              </w:rPr>
            </w:pPr>
            <w:ins w:id="46519" w:author="KIM, Jason" w:date="2019-04-02T13:39:00Z">
              <w:r w:rsidRPr="0056388D">
                <w:rPr>
                  <w:rFonts w:ascii="Calibri" w:eastAsia="Times New Roman" w:hAnsi="Calibri" w:cs="Calibri"/>
                  <w:color w:val="000000"/>
                  <w:lang w:eastAsia="en-AU"/>
                </w:rPr>
                <w:t>ELZ10256</w:t>
              </w:r>
            </w:ins>
          </w:p>
        </w:tc>
        <w:tc>
          <w:tcPr>
            <w:tcW w:w="516" w:type="pct"/>
            <w:vMerge w:val="restart"/>
            <w:noWrap/>
            <w:hideMark/>
          </w:tcPr>
          <w:p w:rsidR="00110C18" w:rsidRPr="0056388D" w:rsidRDefault="00110C18" w:rsidP="00063728">
            <w:pPr>
              <w:rPr>
                <w:ins w:id="46520" w:author="KIM, Jason" w:date="2019-04-02T13:39:00Z"/>
                <w:rFonts w:ascii="Calibri" w:eastAsia="Times New Roman" w:hAnsi="Calibri" w:cs="Calibri"/>
                <w:color w:val="000000"/>
                <w:lang w:eastAsia="en-AU"/>
              </w:rPr>
            </w:pPr>
            <w:ins w:id="46521"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522" w:author="KIM, Jason" w:date="2019-04-02T13:39:00Z"/>
                <w:rFonts w:ascii="Calibri" w:eastAsia="Times New Roman" w:hAnsi="Calibri" w:cs="Calibri"/>
                <w:color w:val="000000"/>
                <w:lang w:eastAsia="en-AU"/>
              </w:rPr>
            </w:pPr>
            <w:ins w:id="46523" w:author="KIM, Jason" w:date="2019-04-02T13:39:00Z">
              <w:r w:rsidRPr="0056388D">
                <w:rPr>
                  <w:rFonts w:ascii="Calibri" w:eastAsia="Times New Roman" w:hAnsi="Calibri" w:cs="Calibri"/>
                  <w:color w:val="000000"/>
                  <w:lang w:eastAsia="en-AU"/>
                </w:rPr>
                <w:t>DXE1151</w:t>
              </w:r>
            </w:ins>
          </w:p>
        </w:tc>
        <w:tc>
          <w:tcPr>
            <w:tcW w:w="793" w:type="pct"/>
            <w:noWrap/>
            <w:hideMark/>
          </w:tcPr>
          <w:p w:rsidR="00110C18" w:rsidRPr="0056388D" w:rsidRDefault="00110C18" w:rsidP="00063728">
            <w:pPr>
              <w:rPr>
                <w:ins w:id="46524" w:author="KIM, Jason" w:date="2019-04-02T13:39:00Z"/>
                <w:rFonts w:ascii="Calibri" w:eastAsia="Times New Roman" w:hAnsi="Calibri" w:cs="Calibri"/>
                <w:color w:val="000000"/>
                <w:lang w:eastAsia="en-AU"/>
              </w:rPr>
            </w:pPr>
            <w:ins w:id="4652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26" w:author="KIM, Jason" w:date="2019-04-02T13:39:00Z"/>
                <w:rFonts w:ascii="Calibri" w:eastAsia="Times New Roman" w:hAnsi="Calibri" w:cs="Calibri"/>
                <w:color w:val="000000"/>
                <w:lang w:eastAsia="en-AU"/>
              </w:rPr>
            </w:pPr>
            <w:ins w:id="46527" w:author="KIM, Jason" w:date="2019-04-02T13:39:00Z">
              <w:r w:rsidRPr="0056388D">
                <w:rPr>
                  <w:rFonts w:ascii="Calibri" w:eastAsia="Times New Roman" w:hAnsi="Calibri" w:cs="Calibri"/>
                  <w:color w:val="000000"/>
                  <w:lang w:eastAsia="en-AU"/>
                </w:rPr>
                <w:t>Chainage 6602</w:t>
              </w:r>
            </w:ins>
          </w:p>
        </w:tc>
        <w:tc>
          <w:tcPr>
            <w:tcW w:w="818" w:type="pct"/>
            <w:noWrap/>
            <w:hideMark/>
          </w:tcPr>
          <w:p w:rsidR="00110C18" w:rsidRPr="0056388D" w:rsidRDefault="00110C18" w:rsidP="00063728">
            <w:pPr>
              <w:jc w:val="right"/>
              <w:rPr>
                <w:ins w:id="46528" w:author="KIM, Jason" w:date="2019-04-02T13:39:00Z"/>
                <w:rFonts w:ascii="Calibri" w:eastAsia="Times New Roman" w:hAnsi="Calibri" w:cs="Calibri"/>
                <w:color w:val="000000"/>
                <w:lang w:eastAsia="en-AU"/>
              </w:rPr>
            </w:pPr>
            <w:ins w:id="46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30" w:author="KIM, Jason" w:date="2019-04-02T13:39:00Z"/>
        </w:trPr>
        <w:tc>
          <w:tcPr>
            <w:tcW w:w="758" w:type="pct"/>
            <w:vMerge/>
            <w:hideMark/>
          </w:tcPr>
          <w:p w:rsidR="00110C18" w:rsidRPr="0056388D" w:rsidRDefault="00110C18" w:rsidP="00063728">
            <w:pPr>
              <w:rPr>
                <w:ins w:id="465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34" w:author="KIM, Jason" w:date="2019-04-02T13:39:00Z"/>
                <w:rFonts w:ascii="Calibri" w:eastAsia="Times New Roman" w:hAnsi="Calibri" w:cs="Calibri"/>
                <w:color w:val="000000"/>
                <w:lang w:eastAsia="en-AU"/>
              </w:rPr>
            </w:pPr>
            <w:ins w:id="46535" w:author="KIM, Jason" w:date="2019-04-02T13:39:00Z">
              <w:r w:rsidRPr="0056388D">
                <w:rPr>
                  <w:rFonts w:ascii="Calibri" w:eastAsia="Times New Roman" w:hAnsi="Calibri" w:cs="Calibri"/>
                  <w:color w:val="000000"/>
                  <w:lang w:eastAsia="en-AU"/>
                </w:rPr>
                <w:t>DXE1152</w:t>
              </w:r>
            </w:ins>
          </w:p>
        </w:tc>
        <w:tc>
          <w:tcPr>
            <w:tcW w:w="793" w:type="pct"/>
            <w:noWrap/>
            <w:hideMark/>
          </w:tcPr>
          <w:p w:rsidR="00110C18" w:rsidRPr="0056388D" w:rsidRDefault="00110C18" w:rsidP="00063728">
            <w:pPr>
              <w:rPr>
                <w:ins w:id="46536" w:author="KIM, Jason" w:date="2019-04-02T13:39:00Z"/>
                <w:rFonts w:ascii="Calibri" w:eastAsia="Times New Roman" w:hAnsi="Calibri" w:cs="Calibri"/>
                <w:color w:val="000000"/>
                <w:lang w:eastAsia="en-AU"/>
              </w:rPr>
            </w:pPr>
            <w:ins w:id="465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38" w:author="KIM, Jason" w:date="2019-04-02T13:39:00Z"/>
                <w:rFonts w:ascii="Calibri" w:eastAsia="Times New Roman" w:hAnsi="Calibri" w:cs="Calibri"/>
                <w:color w:val="000000"/>
                <w:lang w:eastAsia="en-AU"/>
              </w:rPr>
            </w:pPr>
            <w:ins w:id="46539" w:author="KIM, Jason" w:date="2019-04-02T13:39:00Z">
              <w:r w:rsidRPr="0056388D">
                <w:rPr>
                  <w:rFonts w:ascii="Calibri" w:eastAsia="Times New Roman" w:hAnsi="Calibri" w:cs="Calibri"/>
                  <w:color w:val="000000"/>
                  <w:lang w:eastAsia="en-AU"/>
                </w:rPr>
                <w:t>Chainage 6631</w:t>
              </w:r>
            </w:ins>
          </w:p>
        </w:tc>
        <w:tc>
          <w:tcPr>
            <w:tcW w:w="818" w:type="pct"/>
            <w:noWrap/>
            <w:hideMark/>
          </w:tcPr>
          <w:p w:rsidR="00110C18" w:rsidRPr="0056388D" w:rsidRDefault="00110C18" w:rsidP="00063728">
            <w:pPr>
              <w:jc w:val="right"/>
              <w:rPr>
                <w:ins w:id="46540" w:author="KIM, Jason" w:date="2019-04-02T13:39:00Z"/>
                <w:rFonts w:ascii="Calibri" w:eastAsia="Times New Roman" w:hAnsi="Calibri" w:cs="Calibri"/>
                <w:color w:val="000000"/>
                <w:lang w:eastAsia="en-AU"/>
              </w:rPr>
            </w:pPr>
            <w:ins w:id="46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42" w:author="KIM, Jason" w:date="2019-04-02T13:39:00Z"/>
        </w:trPr>
        <w:tc>
          <w:tcPr>
            <w:tcW w:w="758" w:type="pct"/>
            <w:vMerge/>
            <w:hideMark/>
          </w:tcPr>
          <w:p w:rsidR="00110C18" w:rsidRPr="0056388D" w:rsidRDefault="00110C18" w:rsidP="00063728">
            <w:pPr>
              <w:rPr>
                <w:ins w:id="465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46" w:author="KIM, Jason" w:date="2019-04-02T13:39:00Z"/>
                <w:rFonts w:ascii="Calibri" w:eastAsia="Times New Roman" w:hAnsi="Calibri" w:cs="Calibri"/>
                <w:color w:val="000000"/>
                <w:lang w:eastAsia="en-AU"/>
              </w:rPr>
            </w:pPr>
            <w:ins w:id="46547" w:author="KIM, Jason" w:date="2019-04-02T13:39:00Z">
              <w:r w:rsidRPr="0056388D">
                <w:rPr>
                  <w:rFonts w:ascii="Calibri" w:eastAsia="Times New Roman" w:hAnsi="Calibri" w:cs="Calibri"/>
                  <w:color w:val="000000"/>
                  <w:lang w:eastAsia="en-AU"/>
                </w:rPr>
                <w:t>DXE1153</w:t>
              </w:r>
            </w:ins>
          </w:p>
        </w:tc>
        <w:tc>
          <w:tcPr>
            <w:tcW w:w="793" w:type="pct"/>
            <w:noWrap/>
            <w:hideMark/>
          </w:tcPr>
          <w:p w:rsidR="00110C18" w:rsidRPr="0056388D" w:rsidRDefault="00110C18" w:rsidP="00063728">
            <w:pPr>
              <w:rPr>
                <w:ins w:id="46548" w:author="KIM, Jason" w:date="2019-04-02T13:39:00Z"/>
                <w:rFonts w:ascii="Calibri" w:eastAsia="Times New Roman" w:hAnsi="Calibri" w:cs="Calibri"/>
                <w:color w:val="000000"/>
                <w:lang w:eastAsia="en-AU"/>
              </w:rPr>
            </w:pPr>
            <w:ins w:id="465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50" w:author="KIM, Jason" w:date="2019-04-02T13:39:00Z"/>
                <w:rFonts w:ascii="Calibri" w:eastAsia="Times New Roman" w:hAnsi="Calibri" w:cs="Calibri"/>
                <w:color w:val="000000"/>
                <w:lang w:eastAsia="en-AU"/>
              </w:rPr>
            </w:pPr>
            <w:ins w:id="46551" w:author="KIM, Jason" w:date="2019-04-02T13:39:00Z">
              <w:r w:rsidRPr="0056388D">
                <w:rPr>
                  <w:rFonts w:ascii="Calibri" w:eastAsia="Times New Roman" w:hAnsi="Calibri" w:cs="Calibri"/>
                  <w:color w:val="000000"/>
                  <w:lang w:eastAsia="en-AU"/>
                </w:rPr>
                <w:t>Chainage 6660</w:t>
              </w:r>
            </w:ins>
          </w:p>
        </w:tc>
        <w:tc>
          <w:tcPr>
            <w:tcW w:w="818" w:type="pct"/>
            <w:noWrap/>
            <w:hideMark/>
          </w:tcPr>
          <w:p w:rsidR="00110C18" w:rsidRPr="0056388D" w:rsidRDefault="00110C18" w:rsidP="00063728">
            <w:pPr>
              <w:jc w:val="right"/>
              <w:rPr>
                <w:ins w:id="46552" w:author="KIM, Jason" w:date="2019-04-02T13:39:00Z"/>
                <w:rFonts w:ascii="Calibri" w:eastAsia="Times New Roman" w:hAnsi="Calibri" w:cs="Calibri"/>
                <w:color w:val="000000"/>
                <w:lang w:eastAsia="en-AU"/>
              </w:rPr>
            </w:pPr>
            <w:ins w:id="46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54" w:author="KIM, Jason" w:date="2019-04-02T13:39:00Z"/>
        </w:trPr>
        <w:tc>
          <w:tcPr>
            <w:tcW w:w="758" w:type="pct"/>
            <w:vMerge w:val="restart"/>
            <w:noWrap/>
            <w:hideMark/>
          </w:tcPr>
          <w:p w:rsidR="00110C18" w:rsidRPr="0056388D" w:rsidRDefault="00110C18" w:rsidP="00063728">
            <w:pPr>
              <w:rPr>
                <w:ins w:id="46555" w:author="KIM, Jason" w:date="2019-04-02T13:39:00Z"/>
                <w:rFonts w:ascii="Calibri" w:eastAsia="Times New Roman" w:hAnsi="Calibri" w:cs="Calibri"/>
                <w:color w:val="000000"/>
                <w:lang w:eastAsia="en-AU"/>
              </w:rPr>
            </w:pPr>
            <w:ins w:id="46556" w:author="KIM, Jason" w:date="2019-04-02T13:39:00Z">
              <w:r w:rsidRPr="0056388D">
                <w:rPr>
                  <w:rFonts w:ascii="Calibri" w:eastAsia="Times New Roman" w:hAnsi="Calibri" w:cs="Calibri"/>
                  <w:color w:val="000000"/>
                  <w:lang w:eastAsia="en-AU"/>
                </w:rPr>
                <w:t>DXE48K2x</w:t>
              </w:r>
            </w:ins>
          </w:p>
        </w:tc>
        <w:tc>
          <w:tcPr>
            <w:tcW w:w="648" w:type="pct"/>
            <w:vMerge w:val="restart"/>
            <w:noWrap/>
            <w:hideMark/>
          </w:tcPr>
          <w:p w:rsidR="00110C18" w:rsidRPr="0056388D" w:rsidRDefault="00110C18" w:rsidP="00063728">
            <w:pPr>
              <w:rPr>
                <w:ins w:id="46557" w:author="KIM, Jason" w:date="2019-04-02T13:39:00Z"/>
                <w:rFonts w:ascii="Calibri" w:eastAsia="Times New Roman" w:hAnsi="Calibri" w:cs="Calibri"/>
                <w:color w:val="000000"/>
                <w:lang w:eastAsia="en-AU"/>
              </w:rPr>
            </w:pPr>
            <w:ins w:id="46558" w:author="KIM, Jason" w:date="2019-04-02T13:39:00Z">
              <w:r w:rsidRPr="0056388D">
                <w:rPr>
                  <w:rFonts w:ascii="Calibri" w:eastAsia="Times New Roman" w:hAnsi="Calibri" w:cs="Calibri"/>
                  <w:color w:val="000000"/>
                  <w:lang w:eastAsia="en-AU"/>
                </w:rPr>
                <w:t>ELZ10252</w:t>
              </w:r>
            </w:ins>
          </w:p>
        </w:tc>
        <w:tc>
          <w:tcPr>
            <w:tcW w:w="516" w:type="pct"/>
            <w:vMerge w:val="restart"/>
            <w:noWrap/>
            <w:hideMark/>
          </w:tcPr>
          <w:p w:rsidR="00110C18" w:rsidRPr="0056388D" w:rsidRDefault="00110C18" w:rsidP="00063728">
            <w:pPr>
              <w:rPr>
                <w:ins w:id="46559" w:author="KIM, Jason" w:date="2019-04-02T13:39:00Z"/>
                <w:rFonts w:ascii="Calibri" w:eastAsia="Times New Roman" w:hAnsi="Calibri" w:cs="Calibri"/>
                <w:color w:val="000000"/>
                <w:lang w:eastAsia="en-AU"/>
              </w:rPr>
            </w:pPr>
            <w:ins w:id="4656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561" w:author="KIM, Jason" w:date="2019-04-02T13:39:00Z"/>
                <w:rFonts w:ascii="Calibri" w:eastAsia="Times New Roman" w:hAnsi="Calibri" w:cs="Calibri"/>
                <w:color w:val="000000"/>
                <w:lang w:eastAsia="en-AU"/>
              </w:rPr>
            </w:pPr>
            <w:ins w:id="46562" w:author="KIM, Jason" w:date="2019-04-02T13:39:00Z">
              <w:r w:rsidRPr="0056388D">
                <w:rPr>
                  <w:rFonts w:ascii="Calibri" w:eastAsia="Times New Roman" w:hAnsi="Calibri" w:cs="Calibri"/>
                  <w:color w:val="000000"/>
                  <w:lang w:eastAsia="en-AU"/>
                </w:rPr>
                <w:t>DXE1148</w:t>
              </w:r>
            </w:ins>
          </w:p>
        </w:tc>
        <w:tc>
          <w:tcPr>
            <w:tcW w:w="793" w:type="pct"/>
            <w:noWrap/>
            <w:hideMark/>
          </w:tcPr>
          <w:p w:rsidR="00110C18" w:rsidRPr="0056388D" w:rsidRDefault="00110C18" w:rsidP="00063728">
            <w:pPr>
              <w:rPr>
                <w:ins w:id="46563" w:author="KIM, Jason" w:date="2019-04-02T13:39:00Z"/>
                <w:rFonts w:ascii="Calibri" w:eastAsia="Times New Roman" w:hAnsi="Calibri" w:cs="Calibri"/>
                <w:color w:val="000000"/>
                <w:lang w:eastAsia="en-AU"/>
              </w:rPr>
            </w:pPr>
            <w:ins w:id="4656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65" w:author="KIM, Jason" w:date="2019-04-02T13:39:00Z"/>
                <w:rFonts w:ascii="Calibri" w:eastAsia="Times New Roman" w:hAnsi="Calibri" w:cs="Calibri"/>
                <w:color w:val="000000"/>
                <w:lang w:eastAsia="en-AU"/>
              </w:rPr>
            </w:pPr>
            <w:ins w:id="46566" w:author="KIM, Jason" w:date="2019-04-02T13:39:00Z">
              <w:r w:rsidRPr="0056388D">
                <w:rPr>
                  <w:rFonts w:ascii="Calibri" w:eastAsia="Times New Roman" w:hAnsi="Calibri" w:cs="Calibri"/>
                  <w:color w:val="000000"/>
                  <w:lang w:eastAsia="en-AU"/>
                </w:rPr>
                <w:t>Chainage 6482</w:t>
              </w:r>
            </w:ins>
          </w:p>
        </w:tc>
        <w:tc>
          <w:tcPr>
            <w:tcW w:w="818" w:type="pct"/>
            <w:noWrap/>
            <w:hideMark/>
          </w:tcPr>
          <w:p w:rsidR="00110C18" w:rsidRPr="0056388D" w:rsidRDefault="00110C18" w:rsidP="00063728">
            <w:pPr>
              <w:jc w:val="right"/>
              <w:rPr>
                <w:ins w:id="46567" w:author="KIM, Jason" w:date="2019-04-02T13:39:00Z"/>
                <w:rFonts w:ascii="Calibri" w:eastAsia="Times New Roman" w:hAnsi="Calibri" w:cs="Calibri"/>
                <w:color w:val="000000"/>
                <w:lang w:eastAsia="en-AU"/>
              </w:rPr>
            </w:pPr>
            <w:ins w:id="46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69" w:author="KIM, Jason" w:date="2019-04-02T13:39:00Z"/>
        </w:trPr>
        <w:tc>
          <w:tcPr>
            <w:tcW w:w="758" w:type="pct"/>
            <w:vMerge/>
            <w:hideMark/>
          </w:tcPr>
          <w:p w:rsidR="00110C18" w:rsidRPr="0056388D" w:rsidRDefault="00110C18" w:rsidP="00063728">
            <w:pPr>
              <w:rPr>
                <w:ins w:id="465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73" w:author="KIM, Jason" w:date="2019-04-02T13:39:00Z"/>
                <w:rFonts w:ascii="Calibri" w:eastAsia="Times New Roman" w:hAnsi="Calibri" w:cs="Calibri"/>
                <w:color w:val="000000"/>
                <w:lang w:eastAsia="en-AU"/>
              </w:rPr>
            </w:pPr>
            <w:ins w:id="46574" w:author="KIM, Jason" w:date="2019-04-02T13:39:00Z">
              <w:r w:rsidRPr="0056388D">
                <w:rPr>
                  <w:rFonts w:ascii="Calibri" w:eastAsia="Times New Roman" w:hAnsi="Calibri" w:cs="Calibri"/>
                  <w:color w:val="000000"/>
                  <w:lang w:eastAsia="en-AU"/>
                </w:rPr>
                <w:t>DXE1149</w:t>
              </w:r>
            </w:ins>
          </w:p>
        </w:tc>
        <w:tc>
          <w:tcPr>
            <w:tcW w:w="793" w:type="pct"/>
            <w:noWrap/>
            <w:hideMark/>
          </w:tcPr>
          <w:p w:rsidR="00110C18" w:rsidRPr="0056388D" w:rsidRDefault="00110C18" w:rsidP="00063728">
            <w:pPr>
              <w:rPr>
                <w:ins w:id="46575" w:author="KIM, Jason" w:date="2019-04-02T13:39:00Z"/>
                <w:rFonts w:ascii="Calibri" w:eastAsia="Times New Roman" w:hAnsi="Calibri" w:cs="Calibri"/>
                <w:color w:val="000000"/>
                <w:lang w:eastAsia="en-AU"/>
              </w:rPr>
            </w:pPr>
            <w:ins w:id="465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77" w:author="KIM, Jason" w:date="2019-04-02T13:39:00Z"/>
                <w:rFonts w:ascii="Calibri" w:eastAsia="Times New Roman" w:hAnsi="Calibri" w:cs="Calibri"/>
                <w:color w:val="000000"/>
                <w:lang w:eastAsia="en-AU"/>
              </w:rPr>
            </w:pPr>
            <w:ins w:id="46578" w:author="KIM, Jason" w:date="2019-04-02T13:39:00Z">
              <w:r w:rsidRPr="0056388D">
                <w:rPr>
                  <w:rFonts w:ascii="Calibri" w:eastAsia="Times New Roman" w:hAnsi="Calibri" w:cs="Calibri"/>
                  <w:color w:val="000000"/>
                  <w:lang w:eastAsia="en-AU"/>
                </w:rPr>
                <w:t>Chainage 6511</w:t>
              </w:r>
            </w:ins>
          </w:p>
        </w:tc>
        <w:tc>
          <w:tcPr>
            <w:tcW w:w="818" w:type="pct"/>
            <w:noWrap/>
            <w:hideMark/>
          </w:tcPr>
          <w:p w:rsidR="00110C18" w:rsidRPr="0056388D" w:rsidRDefault="00110C18" w:rsidP="00063728">
            <w:pPr>
              <w:jc w:val="right"/>
              <w:rPr>
                <w:ins w:id="46579" w:author="KIM, Jason" w:date="2019-04-02T13:39:00Z"/>
                <w:rFonts w:ascii="Calibri" w:eastAsia="Times New Roman" w:hAnsi="Calibri" w:cs="Calibri"/>
                <w:color w:val="000000"/>
                <w:lang w:eastAsia="en-AU"/>
              </w:rPr>
            </w:pPr>
            <w:ins w:id="465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81" w:author="KIM, Jason" w:date="2019-04-02T13:39:00Z"/>
        </w:trPr>
        <w:tc>
          <w:tcPr>
            <w:tcW w:w="758" w:type="pct"/>
            <w:vMerge/>
            <w:hideMark/>
          </w:tcPr>
          <w:p w:rsidR="00110C18" w:rsidRPr="0056388D" w:rsidRDefault="00110C18" w:rsidP="00063728">
            <w:pPr>
              <w:rPr>
                <w:ins w:id="465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85" w:author="KIM, Jason" w:date="2019-04-02T13:39:00Z"/>
                <w:rFonts w:ascii="Calibri" w:eastAsia="Times New Roman" w:hAnsi="Calibri" w:cs="Calibri"/>
                <w:color w:val="000000"/>
                <w:lang w:eastAsia="en-AU"/>
              </w:rPr>
            </w:pPr>
            <w:ins w:id="46586" w:author="KIM, Jason" w:date="2019-04-02T13:39:00Z">
              <w:r w:rsidRPr="0056388D">
                <w:rPr>
                  <w:rFonts w:ascii="Calibri" w:eastAsia="Times New Roman" w:hAnsi="Calibri" w:cs="Calibri"/>
                  <w:color w:val="000000"/>
                  <w:lang w:eastAsia="en-AU"/>
                </w:rPr>
                <w:t>DXE1150</w:t>
              </w:r>
            </w:ins>
          </w:p>
        </w:tc>
        <w:tc>
          <w:tcPr>
            <w:tcW w:w="793" w:type="pct"/>
            <w:noWrap/>
            <w:hideMark/>
          </w:tcPr>
          <w:p w:rsidR="00110C18" w:rsidRPr="0056388D" w:rsidRDefault="00110C18" w:rsidP="00063728">
            <w:pPr>
              <w:rPr>
                <w:ins w:id="46587" w:author="KIM, Jason" w:date="2019-04-02T13:39:00Z"/>
                <w:rFonts w:ascii="Calibri" w:eastAsia="Times New Roman" w:hAnsi="Calibri" w:cs="Calibri"/>
                <w:color w:val="000000"/>
                <w:lang w:eastAsia="en-AU"/>
              </w:rPr>
            </w:pPr>
            <w:ins w:id="465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89" w:author="KIM, Jason" w:date="2019-04-02T13:39:00Z"/>
                <w:rFonts w:ascii="Calibri" w:eastAsia="Times New Roman" w:hAnsi="Calibri" w:cs="Calibri"/>
                <w:color w:val="000000"/>
                <w:lang w:eastAsia="en-AU"/>
              </w:rPr>
            </w:pPr>
            <w:ins w:id="46590" w:author="KIM, Jason" w:date="2019-04-02T13:39:00Z">
              <w:r w:rsidRPr="0056388D">
                <w:rPr>
                  <w:rFonts w:ascii="Calibri" w:eastAsia="Times New Roman" w:hAnsi="Calibri" w:cs="Calibri"/>
                  <w:color w:val="000000"/>
                  <w:lang w:eastAsia="en-AU"/>
                </w:rPr>
                <w:t>Chainage 6540</w:t>
              </w:r>
            </w:ins>
          </w:p>
        </w:tc>
        <w:tc>
          <w:tcPr>
            <w:tcW w:w="818" w:type="pct"/>
            <w:noWrap/>
            <w:hideMark/>
          </w:tcPr>
          <w:p w:rsidR="00110C18" w:rsidRPr="0056388D" w:rsidRDefault="00110C18" w:rsidP="00063728">
            <w:pPr>
              <w:jc w:val="right"/>
              <w:rPr>
                <w:ins w:id="46591" w:author="KIM, Jason" w:date="2019-04-02T13:39:00Z"/>
                <w:rFonts w:ascii="Calibri" w:eastAsia="Times New Roman" w:hAnsi="Calibri" w:cs="Calibri"/>
                <w:color w:val="000000"/>
                <w:lang w:eastAsia="en-AU"/>
              </w:rPr>
            </w:pPr>
            <w:ins w:id="465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93" w:author="KIM, Jason" w:date="2019-04-02T13:39:00Z"/>
        </w:trPr>
        <w:tc>
          <w:tcPr>
            <w:tcW w:w="758" w:type="pct"/>
            <w:vMerge w:val="restart"/>
            <w:noWrap/>
            <w:hideMark/>
          </w:tcPr>
          <w:p w:rsidR="00110C18" w:rsidRPr="0056388D" w:rsidRDefault="00110C18" w:rsidP="00063728">
            <w:pPr>
              <w:rPr>
                <w:ins w:id="46594" w:author="KIM, Jason" w:date="2019-04-02T13:39:00Z"/>
                <w:rFonts w:ascii="Calibri" w:eastAsia="Times New Roman" w:hAnsi="Calibri" w:cs="Calibri"/>
                <w:color w:val="000000"/>
                <w:lang w:eastAsia="en-AU"/>
              </w:rPr>
            </w:pPr>
            <w:ins w:id="46595" w:author="KIM, Jason" w:date="2019-04-02T13:39:00Z">
              <w:r w:rsidRPr="0056388D">
                <w:rPr>
                  <w:rFonts w:ascii="Calibri" w:eastAsia="Times New Roman" w:hAnsi="Calibri" w:cs="Calibri"/>
                  <w:color w:val="000000"/>
                  <w:lang w:eastAsia="en-AU"/>
                </w:rPr>
                <w:t>DXE48K3x</w:t>
              </w:r>
            </w:ins>
          </w:p>
        </w:tc>
        <w:tc>
          <w:tcPr>
            <w:tcW w:w="648" w:type="pct"/>
            <w:vMerge w:val="restart"/>
            <w:noWrap/>
            <w:hideMark/>
          </w:tcPr>
          <w:p w:rsidR="00110C18" w:rsidRPr="0056388D" w:rsidRDefault="00110C18" w:rsidP="00063728">
            <w:pPr>
              <w:rPr>
                <w:ins w:id="46596" w:author="KIM, Jason" w:date="2019-04-02T13:39:00Z"/>
                <w:rFonts w:ascii="Calibri" w:eastAsia="Times New Roman" w:hAnsi="Calibri" w:cs="Calibri"/>
                <w:color w:val="000000"/>
                <w:lang w:eastAsia="en-AU"/>
              </w:rPr>
            </w:pPr>
            <w:ins w:id="46597" w:author="KIM, Jason" w:date="2019-04-02T13:39:00Z">
              <w:r w:rsidRPr="0056388D">
                <w:rPr>
                  <w:rFonts w:ascii="Calibri" w:eastAsia="Times New Roman" w:hAnsi="Calibri" w:cs="Calibri"/>
                  <w:color w:val="000000"/>
                  <w:lang w:eastAsia="en-AU"/>
                </w:rPr>
                <w:t>ELZ20256</w:t>
              </w:r>
            </w:ins>
          </w:p>
        </w:tc>
        <w:tc>
          <w:tcPr>
            <w:tcW w:w="516" w:type="pct"/>
            <w:vMerge w:val="restart"/>
            <w:noWrap/>
            <w:hideMark/>
          </w:tcPr>
          <w:p w:rsidR="00110C18" w:rsidRPr="0056388D" w:rsidRDefault="00110C18" w:rsidP="00063728">
            <w:pPr>
              <w:rPr>
                <w:ins w:id="46598" w:author="KIM, Jason" w:date="2019-04-02T13:39:00Z"/>
                <w:rFonts w:ascii="Calibri" w:eastAsia="Times New Roman" w:hAnsi="Calibri" w:cs="Calibri"/>
                <w:color w:val="000000"/>
                <w:lang w:eastAsia="en-AU"/>
              </w:rPr>
            </w:pPr>
            <w:ins w:id="46599"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600" w:author="KIM, Jason" w:date="2019-04-02T13:39:00Z"/>
                <w:rFonts w:ascii="Calibri" w:eastAsia="Times New Roman" w:hAnsi="Calibri" w:cs="Calibri"/>
                <w:color w:val="000000"/>
                <w:lang w:eastAsia="en-AU"/>
              </w:rPr>
            </w:pPr>
            <w:ins w:id="46601" w:author="KIM, Jason" w:date="2019-04-02T13:39:00Z">
              <w:r w:rsidRPr="0056388D">
                <w:rPr>
                  <w:rFonts w:ascii="Calibri" w:eastAsia="Times New Roman" w:hAnsi="Calibri" w:cs="Calibri"/>
                  <w:color w:val="000000"/>
                  <w:lang w:eastAsia="en-AU"/>
                </w:rPr>
                <w:t>DXE2145</w:t>
              </w:r>
            </w:ins>
          </w:p>
        </w:tc>
        <w:tc>
          <w:tcPr>
            <w:tcW w:w="793" w:type="pct"/>
            <w:noWrap/>
            <w:hideMark/>
          </w:tcPr>
          <w:p w:rsidR="00110C18" w:rsidRPr="0056388D" w:rsidRDefault="00110C18" w:rsidP="00063728">
            <w:pPr>
              <w:rPr>
                <w:ins w:id="46602" w:author="KIM, Jason" w:date="2019-04-02T13:39:00Z"/>
                <w:rFonts w:ascii="Calibri" w:eastAsia="Times New Roman" w:hAnsi="Calibri" w:cs="Calibri"/>
                <w:color w:val="000000"/>
                <w:lang w:eastAsia="en-AU"/>
              </w:rPr>
            </w:pPr>
            <w:ins w:id="466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04" w:author="KIM, Jason" w:date="2019-04-02T13:39:00Z"/>
                <w:rFonts w:ascii="Calibri" w:eastAsia="Times New Roman" w:hAnsi="Calibri" w:cs="Calibri"/>
                <w:color w:val="000000"/>
                <w:lang w:eastAsia="en-AU"/>
              </w:rPr>
            </w:pPr>
            <w:ins w:id="46605" w:author="KIM, Jason" w:date="2019-04-02T13:39:00Z">
              <w:r w:rsidRPr="0056388D">
                <w:rPr>
                  <w:rFonts w:ascii="Calibri" w:eastAsia="Times New Roman" w:hAnsi="Calibri" w:cs="Calibri"/>
                  <w:color w:val="000000"/>
                  <w:lang w:eastAsia="en-AU"/>
                </w:rPr>
                <w:t>Chainage 6581</w:t>
              </w:r>
            </w:ins>
          </w:p>
        </w:tc>
        <w:tc>
          <w:tcPr>
            <w:tcW w:w="818" w:type="pct"/>
            <w:noWrap/>
            <w:hideMark/>
          </w:tcPr>
          <w:p w:rsidR="00110C18" w:rsidRPr="0056388D" w:rsidRDefault="00110C18" w:rsidP="00063728">
            <w:pPr>
              <w:jc w:val="right"/>
              <w:rPr>
                <w:ins w:id="46606" w:author="KIM, Jason" w:date="2019-04-02T13:39:00Z"/>
                <w:rFonts w:ascii="Calibri" w:eastAsia="Times New Roman" w:hAnsi="Calibri" w:cs="Calibri"/>
                <w:color w:val="000000"/>
                <w:lang w:eastAsia="en-AU"/>
              </w:rPr>
            </w:pPr>
            <w:ins w:id="46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08" w:author="KIM, Jason" w:date="2019-04-02T13:39:00Z"/>
        </w:trPr>
        <w:tc>
          <w:tcPr>
            <w:tcW w:w="758" w:type="pct"/>
            <w:vMerge/>
            <w:hideMark/>
          </w:tcPr>
          <w:p w:rsidR="00110C18" w:rsidRPr="0056388D" w:rsidRDefault="00110C18" w:rsidP="00063728">
            <w:pPr>
              <w:rPr>
                <w:ins w:id="466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12" w:author="KIM, Jason" w:date="2019-04-02T13:39:00Z"/>
                <w:rFonts w:ascii="Calibri" w:eastAsia="Times New Roman" w:hAnsi="Calibri" w:cs="Calibri"/>
                <w:color w:val="000000"/>
                <w:lang w:eastAsia="en-AU"/>
              </w:rPr>
            </w:pPr>
            <w:ins w:id="46613" w:author="KIM, Jason" w:date="2019-04-02T13:39:00Z">
              <w:r w:rsidRPr="0056388D">
                <w:rPr>
                  <w:rFonts w:ascii="Calibri" w:eastAsia="Times New Roman" w:hAnsi="Calibri" w:cs="Calibri"/>
                  <w:color w:val="000000"/>
                  <w:lang w:eastAsia="en-AU"/>
                </w:rPr>
                <w:t>DXE2146</w:t>
              </w:r>
            </w:ins>
          </w:p>
        </w:tc>
        <w:tc>
          <w:tcPr>
            <w:tcW w:w="793" w:type="pct"/>
            <w:noWrap/>
            <w:hideMark/>
          </w:tcPr>
          <w:p w:rsidR="00110C18" w:rsidRPr="0056388D" w:rsidRDefault="00110C18" w:rsidP="00063728">
            <w:pPr>
              <w:rPr>
                <w:ins w:id="46614" w:author="KIM, Jason" w:date="2019-04-02T13:39:00Z"/>
                <w:rFonts w:ascii="Calibri" w:eastAsia="Times New Roman" w:hAnsi="Calibri" w:cs="Calibri"/>
                <w:color w:val="000000"/>
                <w:lang w:eastAsia="en-AU"/>
              </w:rPr>
            </w:pPr>
            <w:ins w:id="466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16" w:author="KIM, Jason" w:date="2019-04-02T13:39:00Z"/>
                <w:rFonts w:ascii="Calibri" w:eastAsia="Times New Roman" w:hAnsi="Calibri" w:cs="Calibri"/>
                <w:color w:val="000000"/>
                <w:lang w:eastAsia="en-AU"/>
              </w:rPr>
            </w:pPr>
            <w:ins w:id="46617" w:author="KIM, Jason" w:date="2019-04-02T13:39:00Z">
              <w:r w:rsidRPr="0056388D">
                <w:rPr>
                  <w:rFonts w:ascii="Calibri" w:eastAsia="Times New Roman" w:hAnsi="Calibri" w:cs="Calibri"/>
                  <w:color w:val="000000"/>
                  <w:lang w:eastAsia="en-AU"/>
                </w:rPr>
                <w:t>Chainage 6610</w:t>
              </w:r>
            </w:ins>
          </w:p>
        </w:tc>
        <w:tc>
          <w:tcPr>
            <w:tcW w:w="818" w:type="pct"/>
            <w:noWrap/>
            <w:hideMark/>
          </w:tcPr>
          <w:p w:rsidR="00110C18" w:rsidRPr="0056388D" w:rsidRDefault="00110C18" w:rsidP="00063728">
            <w:pPr>
              <w:jc w:val="right"/>
              <w:rPr>
                <w:ins w:id="46618" w:author="KIM, Jason" w:date="2019-04-02T13:39:00Z"/>
                <w:rFonts w:ascii="Calibri" w:eastAsia="Times New Roman" w:hAnsi="Calibri" w:cs="Calibri"/>
                <w:color w:val="000000"/>
                <w:lang w:eastAsia="en-AU"/>
              </w:rPr>
            </w:pPr>
            <w:ins w:id="466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20" w:author="KIM, Jason" w:date="2019-04-02T13:39:00Z"/>
        </w:trPr>
        <w:tc>
          <w:tcPr>
            <w:tcW w:w="758" w:type="pct"/>
            <w:vMerge/>
            <w:hideMark/>
          </w:tcPr>
          <w:p w:rsidR="00110C18" w:rsidRPr="0056388D" w:rsidRDefault="00110C18" w:rsidP="00063728">
            <w:pPr>
              <w:rPr>
                <w:ins w:id="466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24" w:author="KIM, Jason" w:date="2019-04-02T13:39:00Z"/>
                <w:rFonts w:ascii="Calibri" w:eastAsia="Times New Roman" w:hAnsi="Calibri" w:cs="Calibri"/>
                <w:color w:val="000000"/>
                <w:lang w:eastAsia="en-AU"/>
              </w:rPr>
            </w:pPr>
            <w:ins w:id="46625" w:author="KIM, Jason" w:date="2019-04-02T13:39:00Z">
              <w:r w:rsidRPr="0056388D">
                <w:rPr>
                  <w:rFonts w:ascii="Calibri" w:eastAsia="Times New Roman" w:hAnsi="Calibri" w:cs="Calibri"/>
                  <w:color w:val="000000"/>
                  <w:lang w:eastAsia="en-AU"/>
                </w:rPr>
                <w:t>DXE2147</w:t>
              </w:r>
            </w:ins>
          </w:p>
        </w:tc>
        <w:tc>
          <w:tcPr>
            <w:tcW w:w="793" w:type="pct"/>
            <w:noWrap/>
            <w:hideMark/>
          </w:tcPr>
          <w:p w:rsidR="00110C18" w:rsidRPr="0056388D" w:rsidRDefault="00110C18" w:rsidP="00063728">
            <w:pPr>
              <w:rPr>
                <w:ins w:id="46626" w:author="KIM, Jason" w:date="2019-04-02T13:39:00Z"/>
                <w:rFonts w:ascii="Calibri" w:eastAsia="Times New Roman" w:hAnsi="Calibri" w:cs="Calibri"/>
                <w:color w:val="000000"/>
                <w:lang w:eastAsia="en-AU"/>
              </w:rPr>
            </w:pPr>
            <w:ins w:id="466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28" w:author="KIM, Jason" w:date="2019-04-02T13:39:00Z"/>
                <w:rFonts w:ascii="Calibri" w:eastAsia="Times New Roman" w:hAnsi="Calibri" w:cs="Calibri"/>
                <w:color w:val="000000"/>
                <w:lang w:eastAsia="en-AU"/>
              </w:rPr>
            </w:pPr>
            <w:ins w:id="46629" w:author="KIM, Jason" w:date="2019-04-02T13:39:00Z">
              <w:r w:rsidRPr="0056388D">
                <w:rPr>
                  <w:rFonts w:ascii="Calibri" w:eastAsia="Times New Roman" w:hAnsi="Calibri" w:cs="Calibri"/>
                  <w:color w:val="000000"/>
                  <w:lang w:eastAsia="en-AU"/>
                </w:rPr>
                <w:t>Chainage 6639</w:t>
              </w:r>
            </w:ins>
          </w:p>
        </w:tc>
        <w:tc>
          <w:tcPr>
            <w:tcW w:w="818" w:type="pct"/>
            <w:noWrap/>
            <w:hideMark/>
          </w:tcPr>
          <w:p w:rsidR="00110C18" w:rsidRPr="0056388D" w:rsidRDefault="00110C18" w:rsidP="00063728">
            <w:pPr>
              <w:jc w:val="right"/>
              <w:rPr>
                <w:ins w:id="46630" w:author="KIM, Jason" w:date="2019-04-02T13:39:00Z"/>
                <w:rFonts w:ascii="Calibri" w:eastAsia="Times New Roman" w:hAnsi="Calibri" w:cs="Calibri"/>
                <w:color w:val="000000"/>
                <w:lang w:eastAsia="en-AU"/>
              </w:rPr>
            </w:pPr>
            <w:ins w:id="46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32" w:author="KIM, Jason" w:date="2019-04-02T13:39:00Z"/>
        </w:trPr>
        <w:tc>
          <w:tcPr>
            <w:tcW w:w="758" w:type="pct"/>
            <w:vMerge w:val="restart"/>
            <w:noWrap/>
            <w:hideMark/>
          </w:tcPr>
          <w:p w:rsidR="00110C18" w:rsidRPr="0056388D" w:rsidRDefault="00110C18" w:rsidP="00063728">
            <w:pPr>
              <w:rPr>
                <w:ins w:id="46633" w:author="KIM, Jason" w:date="2019-04-02T13:39:00Z"/>
                <w:rFonts w:ascii="Calibri" w:eastAsia="Times New Roman" w:hAnsi="Calibri" w:cs="Calibri"/>
                <w:color w:val="000000"/>
                <w:lang w:eastAsia="en-AU"/>
              </w:rPr>
            </w:pPr>
            <w:ins w:id="46634" w:author="KIM, Jason" w:date="2019-04-02T13:39:00Z">
              <w:r w:rsidRPr="0056388D">
                <w:rPr>
                  <w:rFonts w:ascii="Calibri" w:eastAsia="Times New Roman" w:hAnsi="Calibri" w:cs="Calibri"/>
                  <w:color w:val="000000"/>
                  <w:lang w:eastAsia="en-AU"/>
                </w:rPr>
                <w:t>DXE48K4x</w:t>
              </w:r>
            </w:ins>
          </w:p>
        </w:tc>
        <w:tc>
          <w:tcPr>
            <w:tcW w:w="648" w:type="pct"/>
            <w:vMerge w:val="restart"/>
            <w:noWrap/>
            <w:hideMark/>
          </w:tcPr>
          <w:p w:rsidR="00110C18" w:rsidRPr="0056388D" w:rsidRDefault="00110C18" w:rsidP="00063728">
            <w:pPr>
              <w:rPr>
                <w:ins w:id="46635" w:author="KIM, Jason" w:date="2019-04-02T13:39:00Z"/>
                <w:rFonts w:ascii="Calibri" w:eastAsia="Times New Roman" w:hAnsi="Calibri" w:cs="Calibri"/>
                <w:color w:val="000000"/>
                <w:lang w:eastAsia="en-AU"/>
              </w:rPr>
            </w:pPr>
            <w:ins w:id="46636" w:author="KIM, Jason" w:date="2019-04-02T13:39:00Z">
              <w:r w:rsidRPr="0056388D">
                <w:rPr>
                  <w:rFonts w:ascii="Calibri" w:eastAsia="Times New Roman" w:hAnsi="Calibri" w:cs="Calibri"/>
                  <w:color w:val="000000"/>
                  <w:lang w:eastAsia="en-AU"/>
                </w:rPr>
                <w:t>ELZ20252</w:t>
              </w:r>
            </w:ins>
          </w:p>
        </w:tc>
        <w:tc>
          <w:tcPr>
            <w:tcW w:w="516" w:type="pct"/>
            <w:vMerge w:val="restart"/>
            <w:noWrap/>
            <w:hideMark/>
          </w:tcPr>
          <w:p w:rsidR="00110C18" w:rsidRPr="0056388D" w:rsidRDefault="00110C18" w:rsidP="00063728">
            <w:pPr>
              <w:rPr>
                <w:ins w:id="46637" w:author="KIM, Jason" w:date="2019-04-02T13:39:00Z"/>
                <w:rFonts w:ascii="Calibri" w:eastAsia="Times New Roman" w:hAnsi="Calibri" w:cs="Calibri"/>
                <w:color w:val="000000"/>
                <w:lang w:eastAsia="en-AU"/>
              </w:rPr>
            </w:pPr>
            <w:ins w:id="46638"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639" w:author="KIM, Jason" w:date="2019-04-02T13:39:00Z"/>
                <w:rFonts w:ascii="Calibri" w:eastAsia="Times New Roman" w:hAnsi="Calibri" w:cs="Calibri"/>
                <w:color w:val="000000"/>
                <w:lang w:eastAsia="en-AU"/>
              </w:rPr>
            </w:pPr>
            <w:ins w:id="46640" w:author="KIM, Jason" w:date="2019-04-02T13:39:00Z">
              <w:r w:rsidRPr="0056388D">
                <w:rPr>
                  <w:rFonts w:ascii="Calibri" w:eastAsia="Times New Roman" w:hAnsi="Calibri" w:cs="Calibri"/>
                  <w:color w:val="000000"/>
                  <w:lang w:eastAsia="en-AU"/>
                </w:rPr>
                <w:t>DXE2142</w:t>
              </w:r>
            </w:ins>
          </w:p>
        </w:tc>
        <w:tc>
          <w:tcPr>
            <w:tcW w:w="793" w:type="pct"/>
            <w:noWrap/>
            <w:hideMark/>
          </w:tcPr>
          <w:p w:rsidR="00110C18" w:rsidRPr="0056388D" w:rsidRDefault="00110C18" w:rsidP="00063728">
            <w:pPr>
              <w:rPr>
                <w:ins w:id="46641" w:author="KIM, Jason" w:date="2019-04-02T13:39:00Z"/>
                <w:rFonts w:ascii="Calibri" w:eastAsia="Times New Roman" w:hAnsi="Calibri" w:cs="Calibri"/>
                <w:color w:val="000000"/>
                <w:lang w:eastAsia="en-AU"/>
              </w:rPr>
            </w:pPr>
            <w:ins w:id="466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43" w:author="KIM, Jason" w:date="2019-04-02T13:39:00Z"/>
                <w:rFonts w:ascii="Calibri" w:eastAsia="Times New Roman" w:hAnsi="Calibri" w:cs="Calibri"/>
                <w:color w:val="000000"/>
                <w:lang w:eastAsia="en-AU"/>
              </w:rPr>
            </w:pPr>
            <w:ins w:id="46644" w:author="KIM, Jason" w:date="2019-04-02T13:39:00Z">
              <w:r w:rsidRPr="0056388D">
                <w:rPr>
                  <w:rFonts w:ascii="Calibri" w:eastAsia="Times New Roman" w:hAnsi="Calibri" w:cs="Calibri"/>
                  <w:color w:val="000000"/>
                  <w:lang w:eastAsia="en-AU"/>
                </w:rPr>
                <w:t>Chainage 6462</w:t>
              </w:r>
            </w:ins>
          </w:p>
        </w:tc>
        <w:tc>
          <w:tcPr>
            <w:tcW w:w="818" w:type="pct"/>
            <w:noWrap/>
            <w:hideMark/>
          </w:tcPr>
          <w:p w:rsidR="00110C18" w:rsidRPr="0056388D" w:rsidRDefault="00110C18" w:rsidP="00063728">
            <w:pPr>
              <w:jc w:val="right"/>
              <w:rPr>
                <w:ins w:id="46645" w:author="KIM, Jason" w:date="2019-04-02T13:39:00Z"/>
                <w:rFonts w:ascii="Calibri" w:eastAsia="Times New Roman" w:hAnsi="Calibri" w:cs="Calibri"/>
                <w:color w:val="000000"/>
                <w:lang w:eastAsia="en-AU"/>
              </w:rPr>
            </w:pPr>
            <w:ins w:id="46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47" w:author="KIM, Jason" w:date="2019-04-02T13:39:00Z"/>
        </w:trPr>
        <w:tc>
          <w:tcPr>
            <w:tcW w:w="758" w:type="pct"/>
            <w:vMerge/>
            <w:hideMark/>
          </w:tcPr>
          <w:p w:rsidR="00110C18" w:rsidRPr="0056388D" w:rsidRDefault="00110C18" w:rsidP="00063728">
            <w:pPr>
              <w:rPr>
                <w:ins w:id="466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51" w:author="KIM, Jason" w:date="2019-04-02T13:39:00Z"/>
                <w:rFonts w:ascii="Calibri" w:eastAsia="Times New Roman" w:hAnsi="Calibri" w:cs="Calibri"/>
                <w:color w:val="000000"/>
                <w:lang w:eastAsia="en-AU"/>
              </w:rPr>
            </w:pPr>
            <w:ins w:id="46652" w:author="KIM, Jason" w:date="2019-04-02T13:39:00Z">
              <w:r w:rsidRPr="0056388D">
                <w:rPr>
                  <w:rFonts w:ascii="Calibri" w:eastAsia="Times New Roman" w:hAnsi="Calibri" w:cs="Calibri"/>
                  <w:color w:val="000000"/>
                  <w:lang w:eastAsia="en-AU"/>
                </w:rPr>
                <w:t>DXE2143</w:t>
              </w:r>
            </w:ins>
          </w:p>
        </w:tc>
        <w:tc>
          <w:tcPr>
            <w:tcW w:w="793" w:type="pct"/>
            <w:noWrap/>
            <w:hideMark/>
          </w:tcPr>
          <w:p w:rsidR="00110C18" w:rsidRPr="0056388D" w:rsidRDefault="00110C18" w:rsidP="00063728">
            <w:pPr>
              <w:rPr>
                <w:ins w:id="46653" w:author="KIM, Jason" w:date="2019-04-02T13:39:00Z"/>
                <w:rFonts w:ascii="Calibri" w:eastAsia="Times New Roman" w:hAnsi="Calibri" w:cs="Calibri"/>
                <w:color w:val="000000"/>
                <w:lang w:eastAsia="en-AU"/>
              </w:rPr>
            </w:pPr>
            <w:ins w:id="466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55" w:author="KIM, Jason" w:date="2019-04-02T13:39:00Z"/>
                <w:rFonts w:ascii="Calibri" w:eastAsia="Times New Roman" w:hAnsi="Calibri" w:cs="Calibri"/>
                <w:color w:val="000000"/>
                <w:lang w:eastAsia="en-AU"/>
              </w:rPr>
            </w:pPr>
            <w:ins w:id="46656" w:author="KIM, Jason" w:date="2019-04-02T13:39:00Z">
              <w:r w:rsidRPr="0056388D">
                <w:rPr>
                  <w:rFonts w:ascii="Calibri" w:eastAsia="Times New Roman" w:hAnsi="Calibri" w:cs="Calibri"/>
                  <w:color w:val="000000"/>
                  <w:lang w:eastAsia="en-AU"/>
                </w:rPr>
                <w:t>Chainage 6491</w:t>
              </w:r>
            </w:ins>
          </w:p>
        </w:tc>
        <w:tc>
          <w:tcPr>
            <w:tcW w:w="818" w:type="pct"/>
            <w:noWrap/>
            <w:hideMark/>
          </w:tcPr>
          <w:p w:rsidR="00110C18" w:rsidRPr="0056388D" w:rsidRDefault="00110C18" w:rsidP="00063728">
            <w:pPr>
              <w:jc w:val="right"/>
              <w:rPr>
                <w:ins w:id="46657" w:author="KIM, Jason" w:date="2019-04-02T13:39:00Z"/>
                <w:rFonts w:ascii="Calibri" w:eastAsia="Times New Roman" w:hAnsi="Calibri" w:cs="Calibri"/>
                <w:color w:val="000000"/>
                <w:lang w:eastAsia="en-AU"/>
              </w:rPr>
            </w:pPr>
            <w:ins w:id="46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59" w:author="KIM, Jason" w:date="2019-04-02T13:39:00Z"/>
        </w:trPr>
        <w:tc>
          <w:tcPr>
            <w:tcW w:w="758" w:type="pct"/>
            <w:vMerge/>
            <w:hideMark/>
          </w:tcPr>
          <w:p w:rsidR="00110C18" w:rsidRPr="0056388D" w:rsidRDefault="00110C18" w:rsidP="00063728">
            <w:pPr>
              <w:rPr>
                <w:ins w:id="466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63" w:author="KIM, Jason" w:date="2019-04-02T13:39:00Z"/>
                <w:rFonts w:ascii="Calibri" w:eastAsia="Times New Roman" w:hAnsi="Calibri" w:cs="Calibri"/>
                <w:color w:val="000000"/>
                <w:lang w:eastAsia="en-AU"/>
              </w:rPr>
            </w:pPr>
            <w:ins w:id="46664" w:author="KIM, Jason" w:date="2019-04-02T13:39:00Z">
              <w:r w:rsidRPr="0056388D">
                <w:rPr>
                  <w:rFonts w:ascii="Calibri" w:eastAsia="Times New Roman" w:hAnsi="Calibri" w:cs="Calibri"/>
                  <w:color w:val="000000"/>
                  <w:lang w:eastAsia="en-AU"/>
                </w:rPr>
                <w:t>DXE2144</w:t>
              </w:r>
            </w:ins>
          </w:p>
        </w:tc>
        <w:tc>
          <w:tcPr>
            <w:tcW w:w="793" w:type="pct"/>
            <w:noWrap/>
            <w:hideMark/>
          </w:tcPr>
          <w:p w:rsidR="00110C18" w:rsidRPr="0056388D" w:rsidRDefault="00110C18" w:rsidP="00063728">
            <w:pPr>
              <w:rPr>
                <w:ins w:id="46665" w:author="KIM, Jason" w:date="2019-04-02T13:39:00Z"/>
                <w:rFonts w:ascii="Calibri" w:eastAsia="Times New Roman" w:hAnsi="Calibri" w:cs="Calibri"/>
                <w:color w:val="000000"/>
                <w:lang w:eastAsia="en-AU"/>
              </w:rPr>
            </w:pPr>
            <w:ins w:id="466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67" w:author="KIM, Jason" w:date="2019-04-02T13:39:00Z"/>
                <w:rFonts w:ascii="Calibri" w:eastAsia="Times New Roman" w:hAnsi="Calibri" w:cs="Calibri"/>
                <w:color w:val="000000"/>
                <w:lang w:eastAsia="en-AU"/>
              </w:rPr>
            </w:pPr>
            <w:ins w:id="46668" w:author="KIM, Jason" w:date="2019-04-02T13:39:00Z">
              <w:r w:rsidRPr="0056388D">
                <w:rPr>
                  <w:rFonts w:ascii="Calibri" w:eastAsia="Times New Roman" w:hAnsi="Calibri" w:cs="Calibri"/>
                  <w:color w:val="000000"/>
                  <w:lang w:eastAsia="en-AU"/>
                </w:rPr>
                <w:t>Chainage 6520</w:t>
              </w:r>
            </w:ins>
          </w:p>
        </w:tc>
        <w:tc>
          <w:tcPr>
            <w:tcW w:w="818" w:type="pct"/>
            <w:noWrap/>
            <w:hideMark/>
          </w:tcPr>
          <w:p w:rsidR="00110C18" w:rsidRPr="0056388D" w:rsidRDefault="00110C18" w:rsidP="00063728">
            <w:pPr>
              <w:jc w:val="right"/>
              <w:rPr>
                <w:ins w:id="46669" w:author="KIM, Jason" w:date="2019-04-02T13:39:00Z"/>
                <w:rFonts w:ascii="Calibri" w:eastAsia="Times New Roman" w:hAnsi="Calibri" w:cs="Calibri"/>
                <w:color w:val="000000"/>
                <w:lang w:eastAsia="en-AU"/>
              </w:rPr>
            </w:pPr>
            <w:ins w:id="46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71" w:author="KIM, Jason" w:date="2019-04-02T13:39:00Z"/>
        </w:trPr>
        <w:tc>
          <w:tcPr>
            <w:tcW w:w="758" w:type="pct"/>
            <w:vMerge w:val="restart"/>
            <w:noWrap/>
            <w:hideMark/>
          </w:tcPr>
          <w:p w:rsidR="00110C18" w:rsidRPr="0056388D" w:rsidRDefault="00110C18" w:rsidP="00063728">
            <w:pPr>
              <w:rPr>
                <w:ins w:id="46672" w:author="KIM, Jason" w:date="2019-04-02T13:39:00Z"/>
                <w:rFonts w:ascii="Calibri" w:eastAsia="Times New Roman" w:hAnsi="Calibri" w:cs="Calibri"/>
                <w:color w:val="000000"/>
                <w:lang w:eastAsia="en-AU"/>
              </w:rPr>
            </w:pPr>
            <w:ins w:id="46673" w:author="KIM, Jason" w:date="2019-04-02T13:39:00Z">
              <w:r w:rsidRPr="0056388D">
                <w:rPr>
                  <w:rFonts w:ascii="Calibri" w:eastAsia="Times New Roman" w:hAnsi="Calibri" w:cs="Calibri"/>
                  <w:color w:val="000000"/>
                  <w:lang w:eastAsia="en-AU"/>
                </w:rPr>
                <w:t>DXE50K1x</w:t>
              </w:r>
            </w:ins>
          </w:p>
        </w:tc>
        <w:tc>
          <w:tcPr>
            <w:tcW w:w="648" w:type="pct"/>
            <w:vMerge w:val="restart"/>
            <w:noWrap/>
            <w:hideMark/>
          </w:tcPr>
          <w:p w:rsidR="00110C18" w:rsidRPr="0056388D" w:rsidRDefault="00110C18" w:rsidP="00063728">
            <w:pPr>
              <w:rPr>
                <w:ins w:id="46674" w:author="KIM, Jason" w:date="2019-04-02T13:39:00Z"/>
                <w:rFonts w:ascii="Calibri" w:eastAsia="Times New Roman" w:hAnsi="Calibri" w:cs="Calibri"/>
                <w:color w:val="000000"/>
                <w:lang w:eastAsia="en-AU"/>
              </w:rPr>
            </w:pPr>
            <w:ins w:id="46675" w:author="KIM, Jason" w:date="2019-04-02T13:39:00Z">
              <w:r w:rsidRPr="0056388D">
                <w:rPr>
                  <w:rFonts w:ascii="Calibri" w:eastAsia="Times New Roman" w:hAnsi="Calibri" w:cs="Calibri"/>
                  <w:color w:val="000000"/>
                  <w:lang w:eastAsia="en-AU"/>
                </w:rPr>
                <w:t>ELZ10264</w:t>
              </w:r>
            </w:ins>
          </w:p>
        </w:tc>
        <w:tc>
          <w:tcPr>
            <w:tcW w:w="516" w:type="pct"/>
            <w:vMerge w:val="restart"/>
            <w:noWrap/>
            <w:hideMark/>
          </w:tcPr>
          <w:p w:rsidR="00110C18" w:rsidRPr="0056388D" w:rsidRDefault="00110C18" w:rsidP="00063728">
            <w:pPr>
              <w:rPr>
                <w:ins w:id="46676" w:author="KIM, Jason" w:date="2019-04-02T13:39:00Z"/>
                <w:rFonts w:ascii="Calibri" w:eastAsia="Times New Roman" w:hAnsi="Calibri" w:cs="Calibri"/>
                <w:color w:val="000000"/>
                <w:lang w:eastAsia="en-AU"/>
              </w:rPr>
            </w:pPr>
            <w:ins w:id="46677"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678" w:author="KIM, Jason" w:date="2019-04-02T13:39:00Z"/>
                <w:rFonts w:ascii="Calibri" w:eastAsia="Times New Roman" w:hAnsi="Calibri" w:cs="Calibri"/>
                <w:color w:val="000000"/>
                <w:lang w:eastAsia="en-AU"/>
              </w:rPr>
            </w:pPr>
            <w:ins w:id="46679" w:author="KIM, Jason" w:date="2019-04-02T13:39:00Z">
              <w:r w:rsidRPr="0056388D">
                <w:rPr>
                  <w:rFonts w:ascii="Calibri" w:eastAsia="Times New Roman" w:hAnsi="Calibri" w:cs="Calibri"/>
                  <w:color w:val="000000"/>
                  <w:lang w:eastAsia="en-AU"/>
                </w:rPr>
                <w:t>DXE1157</w:t>
              </w:r>
            </w:ins>
          </w:p>
        </w:tc>
        <w:tc>
          <w:tcPr>
            <w:tcW w:w="793" w:type="pct"/>
            <w:noWrap/>
            <w:hideMark/>
          </w:tcPr>
          <w:p w:rsidR="00110C18" w:rsidRPr="0056388D" w:rsidRDefault="00110C18" w:rsidP="00063728">
            <w:pPr>
              <w:rPr>
                <w:ins w:id="46680" w:author="KIM, Jason" w:date="2019-04-02T13:39:00Z"/>
                <w:rFonts w:ascii="Calibri" w:eastAsia="Times New Roman" w:hAnsi="Calibri" w:cs="Calibri"/>
                <w:color w:val="000000"/>
                <w:lang w:eastAsia="en-AU"/>
              </w:rPr>
            </w:pPr>
            <w:ins w:id="4668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682" w:author="KIM, Jason" w:date="2019-04-02T13:39:00Z"/>
                <w:rFonts w:ascii="Calibri" w:eastAsia="Times New Roman" w:hAnsi="Calibri" w:cs="Calibri"/>
                <w:color w:val="000000"/>
                <w:lang w:eastAsia="en-AU"/>
              </w:rPr>
            </w:pPr>
            <w:ins w:id="46683" w:author="KIM, Jason" w:date="2019-04-02T13:39:00Z">
              <w:r w:rsidRPr="0056388D">
                <w:rPr>
                  <w:rFonts w:ascii="Calibri" w:eastAsia="Times New Roman" w:hAnsi="Calibri" w:cs="Calibri"/>
                  <w:color w:val="000000"/>
                  <w:lang w:eastAsia="en-AU"/>
                </w:rPr>
                <w:t>Chainage 6842</w:t>
              </w:r>
            </w:ins>
          </w:p>
        </w:tc>
        <w:tc>
          <w:tcPr>
            <w:tcW w:w="818" w:type="pct"/>
            <w:noWrap/>
            <w:hideMark/>
          </w:tcPr>
          <w:p w:rsidR="00110C18" w:rsidRPr="0056388D" w:rsidRDefault="00110C18" w:rsidP="00063728">
            <w:pPr>
              <w:jc w:val="right"/>
              <w:rPr>
                <w:ins w:id="46684" w:author="KIM, Jason" w:date="2019-04-02T13:39:00Z"/>
                <w:rFonts w:ascii="Calibri" w:eastAsia="Times New Roman" w:hAnsi="Calibri" w:cs="Calibri"/>
                <w:color w:val="000000"/>
                <w:lang w:eastAsia="en-AU"/>
              </w:rPr>
            </w:pPr>
            <w:ins w:id="46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86" w:author="KIM, Jason" w:date="2019-04-02T13:39:00Z"/>
        </w:trPr>
        <w:tc>
          <w:tcPr>
            <w:tcW w:w="758" w:type="pct"/>
            <w:vMerge/>
            <w:hideMark/>
          </w:tcPr>
          <w:p w:rsidR="00110C18" w:rsidRPr="0056388D" w:rsidRDefault="00110C18" w:rsidP="00063728">
            <w:pPr>
              <w:rPr>
                <w:ins w:id="466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90" w:author="KIM, Jason" w:date="2019-04-02T13:39:00Z"/>
                <w:rFonts w:ascii="Calibri" w:eastAsia="Times New Roman" w:hAnsi="Calibri" w:cs="Calibri"/>
                <w:color w:val="000000"/>
                <w:lang w:eastAsia="en-AU"/>
              </w:rPr>
            </w:pPr>
            <w:ins w:id="46691" w:author="KIM, Jason" w:date="2019-04-02T13:39:00Z">
              <w:r w:rsidRPr="0056388D">
                <w:rPr>
                  <w:rFonts w:ascii="Calibri" w:eastAsia="Times New Roman" w:hAnsi="Calibri" w:cs="Calibri"/>
                  <w:color w:val="000000"/>
                  <w:lang w:eastAsia="en-AU"/>
                </w:rPr>
                <w:t>DXE1158</w:t>
              </w:r>
            </w:ins>
          </w:p>
        </w:tc>
        <w:tc>
          <w:tcPr>
            <w:tcW w:w="793" w:type="pct"/>
            <w:noWrap/>
            <w:hideMark/>
          </w:tcPr>
          <w:p w:rsidR="00110C18" w:rsidRPr="0056388D" w:rsidRDefault="00110C18" w:rsidP="00063728">
            <w:pPr>
              <w:rPr>
                <w:ins w:id="46692" w:author="KIM, Jason" w:date="2019-04-02T13:39:00Z"/>
                <w:rFonts w:ascii="Calibri" w:eastAsia="Times New Roman" w:hAnsi="Calibri" w:cs="Calibri"/>
                <w:color w:val="000000"/>
                <w:lang w:eastAsia="en-AU"/>
              </w:rPr>
            </w:pPr>
            <w:ins w:id="466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694" w:author="KIM, Jason" w:date="2019-04-02T13:39:00Z"/>
                <w:rFonts w:ascii="Calibri" w:eastAsia="Times New Roman" w:hAnsi="Calibri" w:cs="Calibri"/>
                <w:color w:val="000000"/>
                <w:lang w:eastAsia="en-AU"/>
              </w:rPr>
            </w:pPr>
            <w:ins w:id="46695" w:author="KIM, Jason" w:date="2019-04-02T13:39:00Z">
              <w:r w:rsidRPr="0056388D">
                <w:rPr>
                  <w:rFonts w:ascii="Calibri" w:eastAsia="Times New Roman" w:hAnsi="Calibri" w:cs="Calibri"/>
                  <w:color w:val="000000"/>
                  <w:lang w:eastAsia="en-AU"/>
                </w:rPr>
                <w:t>Chainage 6871</w:t>
              </w:r>
            </w:ins>
          </w:p>
        </w:tc>
        <w:tc>
          <w:tcPr>
            <w:tcW w:w="818" w:type="pct"/>
            <w:noWrap/>
            <w:hideMark/>
          </w:tcPr>
          <w:p w:rsidR="00110C18" w:rsidRPr="0056388D" w:rsidRDefault="00110C18" w:rsidP="00063728">
            <w:pPr>
              <w:jc w:val="right"/>
              <w:rPr>
                <w:ins w:id="46696" w:author="KIM, Jason" w:date="2019-04-02T13:39:00Z"/>
                <w:rFonts w:ascii="Calibri" w:eastAsia="Times New Roman" w:hAnsi="Calibri" w:cs="Calibri"/>
                <w:color w:val="000000"/>
                <w:lang w:eastAsia="en-AU"/>
              </w:rPr>
            </w:pPr>
            <w:ins w:id="46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98" w:author="KIM, Jason" w:date="2019-04-02T13:39:00Z"/>
        </w:trPr>
        <w:tc>
          <w:tcPr>
            <w:tcW w:w="758" w:type="pct"/>
            <w:vMerge/>
            <w:hideMark/>
          </w:tcPr>
          <w:p w:rsidR="00110C18" w:rsidRPr="0056388D" w:rsidRDefault="00110C18" w:rsidP="00063728">
            <w:pPr>
              <w:rPr>
                <w:ins w:id="466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02" w:author="KIM, Jason" w:date="2019-04-02T13:39:00Z"/>
                <w:rFonts w:ascii="Calibri" w:eastAsia="Times New Roman" w:hAnsi="Calibri" w:cs="Calibri"/>
                <w:color w:val="000000"/>
                <w:lang w:eastAsia="en-AU"/>
              </w:rPr>
            </w:pPr>
            <w:ins w:id="46703" w:author="KIM, Jason" w:date="2019-04-02T13:39:00Z">
              <w:r w:rsidRPr="0056388D">
                <w:rPr>
                  <w:rFonts w:ascii="Calibri" w:eastAsia="Times New Roman" w:hAnsi="Calibri" w:cs="Calibri"/>
                  <w:color w:val="000000"/>
                  <w:lang w:eastAsia="en-AU"/>
                </w:rPr>
                <w:t>DXE1159</w:t>
              </w:r>
            </w:ins>
          </w:p>
        </w:tc>
        <w:tc>
          <w:tcPr>
            <w:tcW w:w="793" w:type="pct"/>
            <w:noWrap/>
            <w:hideMark/>
          </w:tcPr>
          <w:p w:rsidR="00110C18" w:rsidRPr="0056388D" w:rsidRDefault="00110C18" w:rsidP="00063728">
            <w:pPr>
              <w:rPr>
                <w:ins w:id="46704" w:author="KIM, Jason" w:date="2019-04-02T13:39:00Z"/>
                <w:rFonts w:ascii="Calibri" w:eastAsia="Times New Roman" w:hAnsi="Calibri" w:cs="Calibri"/>
                <w:color w:val="000000"/>
                <w:lang w:eastAsia="en-AU"/>
              </w:rPr>
            </w:pPr>
            <w:ins w:id="467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06" w:author="KIM, Jason" w:date="2019-04-02T13:39:00Z"/>
                <w:rFonts w:ascii="Calibri" w:eastAsia="Times New Roman" w:hAnsi="Calibri" w:cs="Calibri"/>
                <w:color w:val="000000"/>
                <w:lang w:eastAsia="en-AU"/>
              </w:rPr>
            </w:pPr>
            <w:ins w:id="46707" w:author="KIM, Jason" w:date="2019-04-02T13:39:00Z">
              <w:r w:rsidRPr="0056388D">
                <w:rPr>
                  <w:rFonts w:ascii="Calibri" w:eastAsia="Times New Roman" w:hAnsi="Calibri" w:cs="Calibri"/>
                  <w:color w:val="000000"/>
                  <w:lang w:eastAsia="en-AU"/>
                </w:rPr>
                <w:t>Chainage 6900</w:t>
              </w:r>
            </w:ins>
          </w:p>
        </w:tc>
        <w:tc>
          <w:tcPr>
            <w:tcW w:w="818" w:type="pct"/>
            <w:noWrap/>
            <w:hideMark/>
          </w:tcPr>
          <w:p w:rsidR="00110C18" w:rsidRPr="0056388D" w:rsidRDefault="00110C18" w:rsidP="00063728">
            <w:pPr>
              <w:jc w:val="right"/>
              <w:rPr>
                <w:ins w:id="46708" w:author="KIM, Jason" w:date="2019-04-02T13:39:00Z"/>
                <w:rFonts w:ascii="Calibri" w:eastAsia="Times New Roman" w:hAnsi="Calibri" w:cs="Calibri"/>
                <w:color w:val="000000"/>
                <w:lang w:eastAsia="en-AU"/>
              </w:rPr>
            </w:pPr>
            <w:ins w:id="46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10" w:author="KIM, Jason" w:date="2019-04-02T13:39:00Z"/>
        </w:trPr>
        <w:tc>
          <w:tcPr>
            <w:tcW w:w="758" w:type="pct"/>
            <w:vMerge w:val="restart"/>
            <w:noWrap/>
            <w:hideMark/>
          </w:tcPr>
          <w:p w:rsidR="00110C18" w:rsidRPr="0056388D" w:rsidRDefault="00110C18" w:rsidP="00063728">
            <w:pPr>
              <w:rPr>
                <w:ins w:id="46711" w:author="KIM, Jason" w:date="2019-04-02T13:39:00Z"/>
                <w:rFonts w:ascii="Calibri" w:eastAsia="Times New Roman" w:hAnsi="Calibri" w:cs="Calibri"/>
                <w:color w:val="000000"/>
                <w:lang w:eastAsia="en-AU"/>
              </w:rPr>
            </w:pPr>
            <w:ins w:id="46712" w:author="KIM, Jason" w:date="2019-04-02T13:39:00Z">
              <w:r w:rsidRPr="0056388D">
                <w:rPr>
                  <w:rFonts w:ascii="Calibri" w:eastAsia="Times New Roman" w:hAnsi="Calibri" w:cs="Calibri"/>
                  <w:color w:val="000000"/>
                  <w:lang w:eastAsia="en-AU"/>
                </w:rPr>
                <w:t>DXE50K2x</w:t>
              </w:r>
            </w:ins>
          </w:p>
        </w:tc>
        <w:tc>
          <w:tcPr>
            <w:tcW w:w="648" w:type="pct"/>
            <w:vMerge w:val="restart"/>
            <w:noWrap/>
            <w:hideMark/>
          </w:tcPr>
          <w:p w:rsidR="00110C18" w:rsidRPr="0056388D" w:rsidRDefault="00110C18" w:rsidP="00063728">
            <w:pPr>
              <w:rPr>
                <w:ins w:id="46713" w:author="KIM, Jason" w:date="2019-04-02T13:39:00Z"/>
                <w:rFonts w:ascii="Calibri" w:eastAsia="Times New Roman" w:hAnsi="Calibri" w:cs="Calibri"/>
                <w:color w:val="000000"/>
                <w:lang w:eastAsia="en-AU"/>
              </w:rPr>
            </w:pPr>
            <w:ins w:id="46714" w:author="KIM, Jason" w:date="2019-04-02T13:39:00Z">
              <w:r w:rsidRPr="0056388D">
                <w:rPr>
                  <w:rFonts w:ascii="Calibri" w:eastAsia="Times New Roman" w:hAnsi="Calibri" w:cs="Calibri"/>
                  <w:color w:val="000000"/>
                  <w:lang w:eastAsia="en-AU"/>
                </w:rPr>
                <w:t>ELZ10260</w:t>
              </w:r>
            </w:ins>
          </w:p>
        </w:tc>
        <w:tc>
          <w:tcPr>
            <w:tcW w:w="516" w:type="pct"/>
            <w:vMerge w:val="restart"/>
            <w:noWrap/>
            <w:hideMark/>
          </w:tcPr>
          <w:p w:rsidR="00110C18" w:rsidRPr="0056388D" w:rsidRDefault="00110C18" w:rsidP="00063728">
            <w:pPr>
              <w:rPr>
                <w:ins w:id="46715" w:author="KIM, Jason" w:date="2019-04-02T13:39:00Z"/>
                <w:rFonts w:ascii="Calibri" w:eastAsia="Times New Roman" w:hAnsi="Calibri" w:cs="Calibri"/>
                <w:color w:val="000000"/>
                <w:lang w:eastAsia="en-AU"/>
              </w:rPr>
            </w:pPr>
            <w:ins w:id="46716"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17" w:author="KIM, Jason" w:date="2019-04-02T13:39:00Z"/>
                <w:rFonts w:ascii="Calibri" w:eastAsia="Times New Roman" w:hAnsi="Calibri" w:cs="Calibri"/>
                <w:color w:val="000000"/>
                <w:lang w:eastAsia="en-AU"/>
              </w:rPr>
            </w:pPr>
            <w:ins w:id="46718" w:author="KIM, Jason" w:date="2019-04-02T13:39:00Z">
              <w:r w:rsidRPr="0056388D">
                <w:rPr>
                  <w:rFonts w:ascii="Calibri" w:eastAsia="Times New Roman" w:hAnsi="Calibri" w:cs="Calibri"/>
                  <w:color w:val="000000"/>
                  <w:lang w:eastAsia="en-AU"/>
                </w:rPr>
                <w:t>DXE1154</w:t>
              </w:r>
            </w:ins>
          </w:p>
        </w:tc>
        <w:tc>
          <w:tcPr>
            <w:tcW w:w="793" w:type="pct"/>
            <w:noWrap/>
            <w:hideMark/>
          </w:tcPr>
          <w:p w:rsidR="00110C18" w:rsidRPr="0056388D" w:rsidRDefault="00110C18" w:rsidP="00063728">
            <w:pPr>
              <w:rPr>
                <w:ins w:id="46719" w:author="KIM, Jason" w:date="2019-04-02T13:39:00Z"/>
                <w:rFonts w:ascii="Calibri" w:eastAsia="Times New Roman" w:hAnsi="Calibri" w:cs="Calibri"/>
                <w:color w:val="000000"/>
                <w:lang w:eastAsia="en-AU"/>
              </w:rPr>
            </w:pPr>
            <w:ins w:id="4672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21" w:author="KIM, Jason" w:date="2019-04-02T13:39:00Z"/>
                <w:rFonts w:ascii="Calibri" w:eastAsia="Times New Roman" w:hAnsi="Calibri" w:cs="Calibri"/>
                <w:color w:val="000000"/>
                <w:lang w:eastAsia="en-AU"/>
              </w:rPr>
            </w:pPr>
            <w:ins w:id="46722" w:author="KIM, Jason" w:date="2019-04-02T13:39:00Z">
              <w:r w:rsidRPr="0056388D">
                <w:rPr>
                  <w:rFonts w:ascii="Calibri" w:eastAsia="Times New Roman" w:hAnsi="Calibri" w:cs="Calibri"/>
                  <w:color w:val="000000"/>
                  <w:lang w:eastAsia="en-AU"/>
                </w:rPr>
                <w:t>Chainage 6722</w:t>
              </w:r>
            </w:ins>
          </w:p>
        </w:tc>
        <w:tc>
          <w:tcPr>
            <w:tcW w:w="818" w:type="pct"/>
            <w:noWrap/>
            <w:hideMark/>
          </w:tcPr>
          <w:p w:rsidR="00110C18" w:rsidRPr="0056388D" w:rsidRDefault="00110C18" w:rsidP="00063728">
            <w:pPr>
              <w:jc w:val="right"/>
              <w:rPr>
                <w:ins w:id="46723" w:author="KIM, Jason" w:date="2019-04-02T13:39:00Z"/>
                <w:rFonts w:ascii="Calibri" w:eastAsia="Times New Roman" w:hAnsi="Calibri" w:cs="Calibri"/>
                <w:color w:val="000000"/>
                <w:lang w:eastAsia="en-AU"/>
              </w:rPr>
            </w:pPr>
            <w:ins w:id="46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25" w:author="KIM, Jason" w:date="2019-04-02T13:39:00Z"/>
        </w:trPr>
        <w:tc>
          <w:tcPr>
            <w:tcW w:w="758" w:type="pct"/>
            <w:vMerge/>
            <w:hideMark/>
          </w:tcPr>
          <w:p w:rsidR="00110C18" w:rsidRPr="0056388D" w:rsidRDefault="00110C18" w:rsidP="00063728">
            <w:pPr>
              <w:rPr>
                <w:ins w:id="467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29" w:author="KIM, Jason" w:date="2019-04-02T13:39:00Z"/>
                <w:rFonts w:ascii="Calibri" w:eastAsia="Times New Roman" w:hAnsi="Calibri" w:cs="Calibri"/>
                <w:color w:val="000000"/>
                <w:lang w:eastAsia="en-AU"/>
              </w:rPr>
            </w:pPr>
            <w:ins w:id="46730" w:author="KIM, Jason" w:date="2019-04-02T13:39:00Z">
              <w:r w:rsidRPr="0056388D">
                <w:rPr>
                  <w:rFonts w:ascii="Calibri" w:eastAsia="Times New Roman" w:hAnsi="Calibri" w:cs="Calibri"/>
                  <w:color w:val="000000"/>
                  <w:lang w:eastAsia="en-AU"/>
                </w:rPr>
                <w:t>DXE1155</w:t>
              </w:r>
            </w:ins>
          </w:p>
        </w:tc>
        <w:tc>
          <w:tcPr>
            <w:tcW w:w="793" w:type="pct"/>
            <w:noWrap/>
            <w:hideMark/>
          </w:tcPr>
          <w:p w:rsidR="00110C18" w:rsidRPr="0056388D" w:rsidRDefault="00110C18" w:rsidP="00063728">
            <w:pPr>
              <w:rPr>
                <w:ins w:id="46731" w:author="KIM, Jason" w:date="2019-04-02T13:39:00Z"/>
                <w:rFonts w:ascii="Calibri" w:eastAsia="Times New Roman" w:hAnsi="Calibri" w:cs="Calibri"/>
                <w:color w:val="000000"/>
                <w:lang w:eastAsia="en-AU"/>
              </w:rPr>
            </w:pPr>
            <w:ins w:id="467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33" w:author="KIM, Jason" w:date="2019-04-02T13:39:00Z"/>
                <w:rFonts w:ascii="Calibri" w:eastAsia="Times New Roman" w:hAnsi="Calibri" w:cs="Calibri"/>
                <w:color w:val="000000"/>
                <w:lang w:eastAsia="en-AU"/>
              </w:rPr>
            </w:pPr>
            <w:ins w:id="46734" w:author="KIM, Jason" w:date="2019-04-02T13:39:00Z">
              <w:r w:rsidRPr="0056388D">
                <w:rPr>
                  <w:rFonts w:ascii="Calibri" w:eastAsia="Times New Roman" w:hAnsi="Calibri" w:cs="Calibri"/>
                  <w:color w:val="000000"/>
                  <w:lang w:eastAsia="en-AU"/>
                </w:rPr>
                <w:t>Chainage 6751</w:t>
              </w:r>
            </w:ins>
          </w:p>
        </w:tc>
        <w:tc>
          <w:tcPr>
            <w:tcW w:w="818" w:type="pct"/>
            <w:noWrap/>
            <w:hideMark/>
          </w:tcPr>
          <w:p w:rsidR="00110C18" w:rsidRPr="0056388D" w:rsidRDefault="00110C18" w:rsidP="00063728">
            <w:pPr>
              <w:jc w:val="right"/>
              <w:rPr>
                <w:ins w:id="46735" w:author="KIM, Jason" w:date="2019-04-02T13:39:00Z"/>
                <w:rFonts w:ascii="Calibri" w:eastAsia="Times New Roman" w:hAnsi="Calibri" w:cs="Calibri"/>
                <w:color w:val="000000"/>
                <w:lang w:eastAsia="en-AU"/>
              </w:rPr>
            </w:pPr>
            <w:ins w:id="467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37" w:author="KIM, Jason" w:date="2019-04-02T13:39:00Z"/>
        </w:trPr>
        <w:tc>
          <w:tcPr>
            <w:tcW w:w="758" w:type="pct"/>
            <w:vMerge/>
            <w:hideMark/>
          </w:tcPr>
          <w:p w:rsidR="00110C18" w:rsidRPr="0056388D" w:rsidRDefault="00110C18" w:rsidP="00063728">
            <w:pPr>
              <w:rPr>
                <w:ins w:id="467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41" w:author="KIM, Jason" w:date="2019-04-02T13:39:00Z"/>
                <w:rFonts w:ascii="Calibri" w:eastAsia="Times New Roman" w:hAnsi="Calibri" w:cs="Calibri"/>
                <w:color w:val="000000"/>
                <w:lang w:eastAsia="en-AU"/>
              </w:rPr>
            </w:pPr>
            <w:ins w:id="46742" w:author="KIM, Jason" w:date="2019-04-02T13:39:00Z">
              <w:r w:rsidRPr="0056388D">
                <w:rPr>
                  <w:rFonts w:ascii="Calibri" w:eastAsia="Times New Roman" w:hAnsi="Calibri" w:cs="Calibri"/>
                  <w:color w:val="000000"/>
                  <w:lang w:eastAsia="en-AU"/>
                </w:rPr>
                <w:t>DXE1156</w:t>
              </w:r>
            </w:ins>
          </w:p>
        </w:tc>
        <w:tc>
          <w:tcPr>
            <w:tcW w:w="793" w:type="pct"/>
            <w:noWrap/>
            <w:hideMark/>
          </w:tcPr>
          <w:p w:rsidR="00110C18" w:rsidRPr="0056388D" w:rsidRDefault="00110C18" w:rsidP="00063728">
            <w:pPr>
              <w:rPr>
                <w:ins w:id="46743" w:author="KIM, Jason" w:date="2019-04-02T13:39:00Z"/>
                <w:rFonts w:ascii="Calibri" w:eastAsia="Times New Roman" w:hAnsi="Calibri" w:cs="Calibri"/>
                <w:color w:val="000000"/>
                <w:lang w:eastAsia="en-AU"/>
              </w:rPr>
            </w:pPr>
            <w:ins w:id="467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45" w:author="KIM, Jason" w:date="2019-04-02T13:39:00Z"/>
                <w:rFonts w:ascii="Calibri" w:eastAsia="Times New Roman" w:hAnsi="Calibri" w:cs="Calibri"/>
                <w:color w:val="000000"/>
                <w:lang w:eastAsia="en-AU"/>
              </w:rPr>
            </w:pPr>
            <w:ins w:id="46746" w:author="KIM, Jason" w:date="2019-04-02T13:39:00Z">
              <w:r w:rsidRPr="0056388D">
                <w:rPr>
                  <w:rFonts w:ascii="Calibri" w:eastAsia="Times New Roman" w:hAnsi="Calibri" w:cs="Calibri"/>
                  <w:color w:val="000000"/>
                  <w:lang w:eastAsia="en-AU"/>
                </w:rPr>
                <w:t>Chainage 6780</w:t>
              </w:r>
            </w:ins>
          </w:p>
        </w:tc>
        <w:tc>
          <w:tcPr>
            <w:tcW w:w="818" w:type="pct"/>
            <w:noWrap/>
            <w:hideMark/>
          </w:tcPr>
          <w:p w:rsidR="00110C18" w:rsidRPr="0056388D" w:rsidRDefault="00110C18" w:rsidP="00063728">
            <w:pPr>
              <w:jc w:val="right"/>
              <w:rPr>
                <w:ins w:id="46747" w:author="KIM, Jason" w:date="2019-04-02T13:39:00Z"/>
                <w:rFonts w:ascii="Calibri" w:eastAsia="Times New Roman" w:hAnsi="Calibri" w:cs="Calibri"/>
                <w:color w:val="000000"/>
                <w:lang w:eastAsia="en-AU"/>
              </w:rPr>
            </w:pPr>
            <w:ins w:id="46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49" w:author="KIM, Jason" w:date="2019-04-02T13:39:00Z"/>
        </w:trPr>
        <w:tc>
          <w:tcPr>
            <w:tcW w:w="758" w:type="pct"/>
            <w:vMerge w:val="restart"/>
            <w:noWrap/>
            <w:hideMark/>
          </w:tcPr>
          <w:p w:rsidR="00110C18" w:rsidRPr="0056388D" w:rsidRDefault="00110C18" w:rsidP="00063728">
            <w:pPr>
              <w:rPr>
                <w:ins w:id="46750" w:author="KIM, Jason" w:date="2019-04-02T13:39:00Z"/>
                <w:rFonts w:ascii="Calibri" w:eastAsia="Times New Roman" w:hAnsi="Calibri" w:cs="Calibri"/>
                <w:color w:val="000000"/>
                <w:lang w:eastAsia="en-AU"/>
              </w:rPr>
            </w:pPr>
            <w:ins w:id="46751" w:author="KIM, Jason" w:date="2019-04-02T13:39:00Z">
              <w:r w:rsidRPr="0056388D">
                <w:rPr>
                  <w:rFonts w:ascii="Calibri" w:eastAsia="Times New Roman" w:hAnsi="Calibri" w:cs="Calibri"/>
                  <w:color w:val="000000"/>
                  <w:lang w:eastAsia="en-AU"/>
                </w:rPr>
                <w:t>DXE50K3x</w:t>
              </w:r>
            </w:ins>
          </w:p>
        </w:tc>
        <w:tc>
          <w:tcPr>
            <w:tcW w:w="648" w:type="pct"/>
            <w:vMerge w:val="restart"/>
            <w:noWrap/>
            <w:hideMark/>
          </w:tcPr>
          <w:p w:rsidR="00110C18" w:rsidRPr="0056388D" w:rsidRDefault="00110C18" w:rsidP="00063728">
            <w:pPr>
              <w:rPr>
                <w:ins w:id="46752" w:author="KIM, Jason" w:date="2019-04-02T13:39:00Z"/>
                <w:rFonts w:ascii="Calibri" w:eastAsia="Times New Roman" w:hAnsi="Calibri" w:cs="Calibri"/>
                <w:color w:val="000000"/>
                <w:lang w:eastAsia="en-AU"/>
              </w:rPr>
            </w:pPr>
            <w:ins w:id="46753" w:author="KIM, Jason" w:date="2019-04-02T13:39:00Z">
              <w:r w:rsidRPr="0056388D">
                <w:rPr>
                  <w:rFonts w:ascii="Calibri" w:eastAsia="Times New Roman" w:hAnsi="Calibri" w:cs="Calibri"/>
                  <w:color w:val="000000"/>
                  <w:lang w:eastAsia="en-AU"/>
                </w:rPr>
                <w:t>ELZ20264</w:t>
              </w:r>
            </w:ins>
          </w:p>
        </w:tc>
        <w:tc>
          <w:tcPr>
            <w:tcW w:w="516" w:type="pct"/>
            <w:vMerge w:val="restart"/>
            <w:noWrap/>
            <w:hideMark/>
          </w:tcPr>
          <w:p w:rsidR="00110C18" w:rsidRPr="0056388D" w:rsidRDefault="00110C18" w:rsidP="00063728">
            <w:pPr>
              <w:rPr>
                <w:ins w:id="46754" w:author="KIM, Jason" w:date="2019-04-02T13:39:00Z"/>
                <w:rFonts w:ascii="Calibri" w:eastAsia="Times New Roman" w:hAnsi="Calibri" w:cs="Calibri"/>
                <w:color w:val="000000"/>
                <w:lang w:eastAsia="en-AU"/>
              </w:rPr>
            </w:pPr>
            <w:ins w:id="46755"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56" w:author="KIM, Jason" w:date="2019-04-02T13:39:00Z"/>
                <w:rFonts w:ascii="Calibri" w:eastAsia="Times New Roman" w:hAnsi="Calibri" w:cs="Calibri"/>
                <w:color w:val="000000"/>
                <w:lang w:eastAsia="en-AU"/>
              </w:rPr>
            </w:pPr>
            <w:ins w:id="46757" w:author="KIM, Jason" w:date="2019-04-02T13:39:00Z">
              <w:r w:rsidRPr="0056388D">
                <w:rPr>
                  <w:rFonts w:ascii="Calibri" w:eastAsia="Times New Roman" w:hAnsi="Calibri" w:cs="Calibri"/>
                  <w:color w:val="000000"/>
                  <w:lang w:eastAsia="en-AU"/>
                </w:rPr>
                <w:t>DXE2151</w:t>
              </w:r>
            </w:ins>
          </w:p>
        </w:tc>
        <w:tc>
          <w:tcPr>
            <w:tcW w:w="793" w:type="pct"/>
            <w:noWrap/>
            <w:hideMark/>
          </w:tcPr>
          <w:p w:rsidR="00110C18" w:rsidRPr="0056388D" w:rsidRDefault="00110C18" w:rsidP="00063728">
            <w:pPr>
              <w:rPr>
                <w:ins w:id="46758" w:author="KIM, Jason" w:date="2019-04-02T13:39:00Z"/>
                <w:rFonts w:ascii="Calibri" w:eastAsia="Times New Roman" w:hAnsi="Calibri" w:cs="Calibri"/>
                <w:color w:val="000000"/>
                <w:lang w:eastAsia="en-AU"/>
              </w:rPr>
            </w:pPr>
            <w:ins w:id="467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60" w:author="KIM, Jason" w:date="2019-04-02T13:39:00Z"/>
                <w:rFonts w:ascii="Calibri" w:eastAsia="Times New Roman" w:hAnsi="Calibri" w:cs="Calibri"/>
                <w:color w:val="000000"/>
                <w:lang w:eastAsia="en-AU"/>
              </w:rPr>
            </w:pPr>
            <w:ins w:id="46761" w:author="KIM, Jason" w:date="2019-04-02T13:39:00Z">
              <w:r w:rsidRPr="0056388D">
                <w:rPr>
                  <w:rFonts w:ascii="Calibri" w:eastAsia="Times New Roman" w:hAnsi="Calibri" w:cs="Calibri"/>
                  <w:color w:val="000000"/>
                  <w:lang w:eastAsia="en-AU"/>
                </w:rPr>
                <w:t>Chainage 6820</w:t>
              </w:r>
            </w:ins>
          </w:p>
        </w:tc>
        <w:tc>
          <w:tcPr>
            <w:tcW w:w="818" w:type="pct"/>
            <w:noWrap/>
            <w:hideMark/>
          </w:tcPr>
          <w:p w:rsidR="00110C18" w:rsidRPr="0056388D" w:rsidRDefault="00110C18" w:rsidP="00063728">
            <w:pPr>
              <w:jc w:val="right"/>
              <w:rPr>
                <w:ins w:id="46762" w:author="KIM, Jason" w:date="2019-04-02T13:39:00Z"/>
                <w:rFonts w:ascii="Calibri" w:eastAsia="Times New Roman" w:hAnsi="Calibri" w:cs="Calibri"/>
                <w:color w:val="000000"/>
                <w:lang w:eastAsia="en-AU"/>
              </w:rPr>
            </w:pPr>
            <w:ins w:id="46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64" w:author="KIM, Jason" w:date="2019-04-02T13:39:00Z"/>
        </w:trPr>
        <w:tc>
          <w:tcPr>
            <w:tcW w:w="758" w:type="pct"/>
            <w:vMerge/>
            <w:hideMark/>
          </w:tcPr>
          <w:p w:rsidR="00110C18" w:rsidRPr="0056388D" w:rsidRDefault="00110C18" w:rsidP="00063728">
            <w:pPr>
              <w:rPr>
                <w:ins w:id="467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68" w:author="KIM, Jason" w:date="2019-04-02T13:39:00Z"/>
                <w:rFonts w:ascii="Calibri" w:eastAsia="Times New Roman" w:hAnsi="Calibri" w:cs="Calibri"/>
                <w:color w:val="000000"/>
                <w:lang w:eastAsia="en-AU"/>
              </w:rPr>
            </w:pPr>
            <w:ins w:id="46769" w:author="KIM, Jason" w:date="2019-04-02T13:39:00Z">
              <w:r w:rsidRPr="0056388D">
                <w:rPr>
                  <w:rFonts w:ascii="Calibri" w:eastAsia="Times New Roman" w:hAnsi="Calibri" w:cs="Calibri"/>
                  <w:color w:val="000000"/>
                  <w:lang w:eastAsia="en-AU"/>
                </w:rPr>
                <w:t>DXE2152</w:t>
              </w:r>
            </w:ins>
          </w:p>
        </w:tc>
        <w:tc>
          <w:tcPr>
            <w:tcW w:w="793" w:type="pct"/>
            <w:noWrap/>
            <w:hideMark/>
          </w:tcPr>
          <w:p w:rsidR="00110C18" w:rsidRPr="0056388D" w:rsidRDefault="00110C18" w:rsidP="00063728">
            <w:pPr>
              <w:rPr>
                <w:ins w:id="46770" w:author="KIM, Jason" w:date="2019-04-02T13:39:00Z"/>
                <w:rFonts w:ascii="Calibri" w:eastAsia="Times New Roman" w:hAnsi="Calibri" w:cs="Calibri"/>
                <w:color w:val="000000"/>
                <w:lang w:eastAsia="en-AU"/>
              </w:rPr>
            </w:pPr>
            <w:ins w:id="467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72" w:author="KIM, Jason" w:date="2019-04-02T13:39:00Z"/>
                <w:rFonts w:ascii="Calibri" w:eastAsia="Times New Roman" w:hAnsi="Calibri" w:cs="Calibri"/>
                <w:color w:val="000000"/>
                <w:lang w:eastAsia="en-AU"/>
              </w:rPr>
            </w:pPr>
            <w:ins w:id="46773" w:author="KIM, Jason" w:date="2019-04-02T13:39:00Z">
              <w:r w:rsidRPr="0056388D">
                <w:rPr>
                  <w:rFonts w:ascii="Calibri" w:eastAsia="Times New Roman" w:hAnsi="Calibri" w:cs="Calibri"/>
                  <w:color w:val="000000"/>
                  <w:lang w:eastAsia="en-AU"/>
                </w:rPr>
                <w:t>Chainage 6849</w:t>
              </w:r>
            </w:ins>
          </w:p>
        </w:tc>
        <w:tc>
          <w:tcPr>
            <w:tcW w:w="818" w:type="pct"/>
            <w:noWrap/>
            <w:hideMark/>
          </w:tcPr>
          <w:p w:rsidR="00110C18" w:rsidRPr="0056388D" w:rsidRDefault="00110C18" w:rsidP="00063728">
            <w:pPr>
              <w:jc w:val="right"/>
              <w:rPr>
                <w:ins w:id="46774" w:author="KIM, Jason" w:date="2019-04-02T13:39:00Z"/>
                <w:rFonts w:ascii="Calibri" w:eastAsia="Times New Roman" w:hAnsi="Calibri" w:cs="Calibri"/>
                <w:color w:val="000000"/>
                <w:lang w:eastAsia="en-AU"/>
              </w:rPr>
            </w:pPr>
            <w:ins w:id="467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76" w:author="KIM, Jason" w:date="2019-04-02T13:39:00Z"/>
        </w:trPr>
        <w:tc>
          <w:tcPr>
            <w:tcW w:w="758" w:type="pct"/>
            <w:vMerge/>
            <w:hideMark/>
          </w:tcPr>
          <w:p w:rsidR="00110C18" w:rsidRPr="0056388D" w:rsidRDefault="00110C18" w:rsidP="00063728">
            <w:pPr>
              <w:rPr>
                <w:ins w:id="467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80" w:author="KIM, Jason" w:date="2019-04-02T13:39:00Z"/>
                <w:rFonts w:ascii="Calibri" w:eastAsia="Times New Roman" w:hAnsi="Calibri" w:cs="Calibri"/>
                <w:color w:val="000000"/>
                <w:lang w:eastAsia="en-AU"/>
              </w:rPr>
            </w:pPr>
            <w:ins w:id="46781" w:author="KIM, Jason" w:date="2019-04-02T13:39:00Z">
              <w:r w:rsidRPr="0056388D">
                <w:rPr>
                  <w:rFonts w:ascii="Calibri" w:eastAsia="Times New Roman" w:hAnsi="Calibri" w:cs="Calibri"/>
                  <w:color w:val="000000"/>
                  <w:lang w:eastAsia="en-AU"/>
                </w:rPr>
                <w:t>DXE2153</w:t>
              </w:r>
            </w:ins>
          </w:p>
        </w:tc>
        <w:tc>
          <w:tcPr>
            <w:tcW w:w="793" w:type="pct"/>
            <w:noWrap/>
            <w:hideMark/>
          </w:tcPr>
          <w:p w:rsidR="00110C18" w:rsidRPr="0056388D" w:rsidRDefault="00110C18" w:rsidP="00063728">
            <w:pPr>
              <w:rPr>
                <w:ins w:id="46782" w:author="KIM, Jason" w:date="2019-04-02T13:39:00Z"/>
                <w:rFonts w:ascii="Calibri" w:eastAsia="Times New Roman" w:hAnsi="Calibri" w:cs="Calibri"/>
                <w:color w:val="000000"/>
                <w:lang w:eastAsia="en-AU"/>
              </w:rPr>
            </w:pPr>
            <w:ins w:id="467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84" w:author="KIM, Jason" w:date="2019-04-02T13:39:00Z"/>
                <w:rFonts w:ascii="Calibri" w:eastAsia="Times New Roman" w:hAnsi="Calibri" w:cs="Calibri"/>
                <w:color w:val="000000"/>
                <w:lang w:eastAsia="en-AU"/>
              </w:rPr>
            </w:pPr>
            <w:ins w:id="46785" w:author="KIM, Jason" w:date="2019-04-02T13:39:00Z">
              <w:r w:rsidRPr="0056388D">
                <w:rPr>
                  <w:rFonts w:ascii="Calibri" w:eastAsia="Times New Roman" w:hAnsi="Calibri" w:cs="Calibri"/>
                  <w:color w:val="000000"/>
                  <w:lang w:eastAsia="en-AU"/>
                </w:rPr>
                <w:t>Chainage 6878</w:t>
              </w:r>
            </w:ins>
          </w:p>
        </w:tc>
        <w:tc>
          <w:tcPr>
            <w:tcW w:w="818" w:type="pct"/>
            <w:noWrap/>
            <w:hideMark/>
          </w:tcPr>
          <w:p w:rsidR="00110C18" w:rsidRPr="0056388D" w:rsidRDefault="00110C18" w:rsidP="00063728">
            <w:pPr>
              <w:jc w:val="right"/>
              <w:rPr>
                <w:ins w:id="46786" w:author="KIM, Jason" w:date="2019-04-02T13:39:00Z"/>
                <w:rFonts w:ascii="Calibri" w:eastAsia="Times New Roman" w:hAnsi="Calibri" w:cs="Calibri"/>
                <w:color w:val="000000"/>
                <w:lang w:eastAsia="en-AU"/>
              </w:rPr>
            </w:pPr>
            <w:ins w:id="46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88" w:author="KIM, Jason" w:date="2019-04-02T13:39:00Z"/>
        </w:trPr>
        <w:tc>
          <w:tcPr>
            <w:tcW w:w="758" w:type="pct"/>
            <w:vMerge w:val="restart"/>
            <w:noWrap/>
            <w:hideMark/>
          </w:tcPr>
          <w:p w:rsidR="00110C18" w:rsidRPr="0056388D" w:rsidRDefault="00110C18" w:rsidP="00063728">
            <w:pPr>
              <w:rPr>
                <w:ins w:id="46789" w:author="KIM, Jason" w:date="2019-04-02T13:39:00Z"/>
                <w:rFonts w:ascii="Calibri" w:eastAsia="Times New Roman" w:hAnsi="Calibri" w:cs="Calibri"/>
                <w:color w:val="000000"/>
                <w:lang w:eastAsia="en-AU"/>
              </w:rPr>
            </w:pPr>
            <w:ins w:id="46790" w:author="KIM, Jason" w:date="2019-04-02T13:39:00Z">
              <w:r w:rsidRPr="0056388D">
                <w:rPr>
                  <w:rFonts w:ascii="Calibri" w:eastAsia="Times New Roman" w:hAnsi="Calibri" w:cs="Calibri"/>
                  <w:color w:val="000000"/>
                  <w:lang w:eastAsia="en-AU"/>
                </w:rPr>
                <w:t>DXE50K4x</w:t>
              </w:r>
            </w:ins>
          </w:p>
        </w:tc>
        <w:tc>
          <w:tcPr>
            <w:tcW w:w="648" w:type="pct"/>
            <w:vMerge w:val="restart"/>
            <w:noWrap/>
            <w:hideMark/>
          </w:tcPr>
          <w:p w:rsidR="00110C18" w:rsidRPr="0056388D" w:rsidRDefault="00110C18" w:rsidP="00063728">
            <w:pPr>
              <w:rPr>
                <w:ins w:id="46791" w:author="KIM, Jason" w:date="2019-04-02T13:39:00Z"/>
                <w:rFonts w:ascii="Calibri" w:eastAsia="Times New Roman" w:hAnsi="Calibri" w:cs="Calibri"/>
                <w:color w:val="000000"/>
                <w:lang w:eastAsia="en-AU"/>
              </w:rPr>
            </w:pPr>
            <w:ins w:id="46792" w:author="KIM, Jason" w:date="2019-04-02T13:39:00Z">
              <w:r w:rsidRPr="0056388D">
                <w:rPr>
                  <w:rFonts w:ascii="Calibri" w:eastAsia="Times New Roman" w:hAnsi="Calibri" w:cs="Calibri"/>
                  <w:color w:val="000000"/>
                  <w:lang w:eastAsia="en-AU"/>
                </w:rPr>
                <w:t>ELZ20260</w:t>
              </w:r>
            </w:ins>
          </w:p>
        </w:tc>
        <w:tc>
          <w:tcPr>
            <w:tcW w:w="516" w:type="pct"/>
            <w:vMerge w:val="restart"/>
            <w:noWrap/>
            <w:hideMark/>
          </w:tcPr>
          <w:p w:rsidR="00110C18" w:rsidRPr="0056388D" w:rsidRDefault="00110C18" w:rsidP="00063728">
            <w:pPr>
              <w:rPr>
                <w:ins w:id="46793" w:author="KIM, Jason" w:date="2019-04-02T13:39:00Z"/>
                <w:rFonts w:ascii="Calibri" w:eastAsia="Times New Roman" w:hAnsi="Calibri" w:cs="Calibri"/>
                <w:color w:val="000000"/>
                <w:lang w:eastAsia="en-AU"/>
              </w:rPr>
            </w:pPr>
            <w:ins w:id="46794"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95" w:author="KIM, Jason" w:date="2019-04-02T13:39:00Z"/>
                <w:rFonts w:ascii="Calibri" w:eastAsia="Times New Roman" w:hAnsi="Calibri" w:cs="Calibri"/>
                <w:color w:val="000000"/>
                <w:lang w:eastAsia="en-AU"/>
              </w:rPr>
            </w:pPr>
            <w:ins w:id="46796" w:author="KIM, Jason" w:date="2019-04-02T13:39:00Z">
              <w:r w:rsidRPr="0056388D">
                <w:rPr>
                  <w:rFonts w:ascii="Calibri" w:eastAsia="Times New Roman" w:hAnsi="Calibri" w:cs="Calibri"/>
                  <w:color w:val="000000"/>
                  <w:lang w:eastAsia="en-AU"/>
                </w:rPr>
                <w:t>DXE2148</w:t>
              </w:r>
            </w:ins>
          </w:p>
        </w:tc>
        <w:tc>
          <w:tcPr>
            <w:tcW w:w="793" w:type="pct"/>
            <w:noWrap/>
            <w:hideMark/>
          </w:tcPr>
          <w:p w:rsidR="00110C18" w:rsidRPr="0056388D" w:rsidRDefault="00110C18" w:rsidP="00063728">
            <w:pPr>
              <w:rPr>
                <w:ins w:id="46797" w:author="KIM, Jason" w:date="2019-04-02T13:39:00Z"/>
                <w:rFonts w:ascii="Calibri" w:eastAsia="Times New Roman" w:hAnsi="Calibri" w:cs="Calibri"/>
                <w:color w:val="000000"/>
                <w:lang w:eastAsia="en-AU"/>
              </w:rPr>
            </w:pPr>
            <w:ins w:id="4679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99" w:author="KIM, Jason" w:date="2019-04-02T13:39:00Z"/>
                <w:rFonts w:ascii="Calibri" w:eastAsia="Times New Roman" w:hAnsi="Calibri" w:cs="Calibri"/>
                <w:color w:val="000000"/>
                <w:lang w:eastAsia="en-AU"/>
              </w:rPr>
            </w:pPr>
            <w:ins w:id="46800" w:author="KIM, Jason" w:date="2019-04-02T13:39:00Z">
              <w:r w:rsidRPr="0056388D">
                <w:rPr>
                  <w:rFonts w:ascii="Calibri" w:eastAsia="Times New Roman" w:hAnsi="Calibri" w:cs="Calibri"/>
                  <w:color w:val="000000"/>
                  <w:lang w:eastAsia="en-AU"/>
                </w:rPr>
                <w:t>Chainage 6700</w:t>
              </w:r>
            </w:ins>
          </w:p>
        </w:tc>
        <w:tc>
          <w:tcPr>
            <w:tcW w:w="818" w:type="pct"/>
            <w:noWrap/>
            <w:hideMark/>
          </w:tcPr>
          <w:p w:rsidR="00110C18" w:rsidRPr="0056388D" w:rsidRDefault="00110C18" w:rsidP="00063728">
            <w:pPr>
              <w:jc w:val="right"/>
              <w:rPr>
                <w:ins w:id="46801" w:author="KIM, Jason" w:date="2019-04-02T13:39:00Z"/>
                <w:rFonts w:ascii="Calibri" w:eastAsia="Times New Roman" w:hAnsi="Calibri" w:cs="Calibri"/>
                <w:color w:val="000000"/>
                <w:lang w:eastAsia="en-AU"/>
              </w:rPr>
            </w:pPr>
            <w:ins w:id="46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03" w:author="KIM, Jason" w:date="2019-04-02T13:39:00Z"/>
        </w:trPr>
        <w:tc>
          <w:tcPr>
            <w:tcW w:w="758" w:type="pct"/>
            <w:vMerge/>
            <w:hideMark/>
          </w:tcPr>
          <w:p w:rsidR="00110C18" w:rsidRPr="0056388D" w:rsidRDefault="00110C18" w:rsidP="00063728">
            <w:pPr>
              <w:rPr>
                <w:ins w:id="468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07" w:author="KIM, Jason" w:date="2019-04-02T13:39:00Z"/>
                <w:rFonts w:ascii="Calibri" w:eastAsia="Times New Roman" w:hAnsi="Calibri" w:cs="Calibri"/>
                <w:color w:val="000000"/>
                <w:lang w:eastAsia="en-AU"/>
              </w:rPr>
            </w:pPr>
            <w:ins w:id="46808" w:author="KIM, Jason" w:date="2019-04-02T13:39:00Z">
              <w:r w:rsidRPr="0056388D">
                <w:rPr>
                  <w:rFonts w:ascii="Calibri" w:eastAsia="Times New Roman" w:hAnsi="Calibri" w:cs="Calibri"/>
                  <w:color w:val="000000"/>
                  <w:lang w:eastAsia="en-AU"/>
                </w:rPr>
                <w:t>DXE2149</w:t>
              </w:r>
            </w:ins>
          </w:p>
        </w:tc>
        <w:tc>
          <w:tcPr>
            <w:tcW w:w="793" w:type="pct"/>
            <w:noWrap/>
            <w:hideMark/>
          </w:tcPr>
          <w:p w:rsidR="00110C18" w:rsidRPr="0056388D" w:rsidRDefault="00110C18" w:rsidP="00063728">
            <w:pPr>
              <w:rPr>
                <w:ins w:id="46809" w:author="KIM, Jason" w:date="2019-04-02T13:39:00Z"/>
                <w:rFonts w:ascii="Calibri" w:eastAsia="Times New Roman" w:hAnsi="Calibri" w:cs="Calibri"/>
                <w:color w:val="000000"/>
                <w:lang w:eastAsia="en-AU"/>
              </w:rPr>
            </w:pPr>
            <w:ins w:id="468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811" w:author="KIM, Jason" w:date="2019-04-02T13:39:00Z"/>
                <w:rFonts w:ascii="Calibri" w:eastAsia="Times New Roman" w:hAnsi="Calibri" w:cs="Calibri"/>
                <w:color w:val="000000"/>
                <w:lang w:eastAsia="en-AU"/>
              </w:rPr>
            </w:pPr>
            <w:ins w:id="46812" w:author="KIM, Jason" w:date="2019-04-02T13:39:00Z">
              <w:r w:rsidRPr="0056388D">
                <w:rPr>
                  <w:rFonts w:ascii="Calibri" w:eastAsia="Times New Roman" w:hAnsi="Calibri" w:cs="Calibri"/>
                  <w:color w:val="000000"/>
                  <w:lang w:eastAsia="en-AU"/>
                </w:rPr>
                <w:t>Chainage 6729</w:t>
              </w:r>
            </w:ins>
          </w:p>
        </w:tc>
        <w:tc>
          <w:tcPr>
            <w:tcW w:w="818" w:type="pct"/>
            <w:noWrap/>
            <w:hideMark/>
          </w:tcPr>
          <w:p w:rsidR="00110C18" w:rsidRPr="0056388D" w:rsidRDefault="00110C18" w:rsidP="00063728">
            <w:pPr>
              <w:jc w:val="right"/>
              <w:rPr>
                <w:ins w:id="46813" w:author="KIM, Jason" w:date="2019-04-02T13:39:00Z"/>
                <w:rFonts w:ascii="Calibri" w:eastAsia="Times New Roman" w:hAnsi="Calibri" w:cs="Calibri"/>
                <w:color w:val="000000"/>
                <w:lang w:eastAsia="en-AU"/>
              </w:rPr>
            </w:pPr>
            <w:ins w:id="468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15" w:author="KIM, Jason" w:date="2019-04-02T13:39:00Z"/>
        </w:trPr>
        <w:tc>
          <w:tcPr>
            <w:tcW w:w="758" w:type="pct"/>
            <w:vMerge/>
            <w:hideMark/>
          </w:tcPr>
          <w:p w:rsidR="00110C18" w:rsidRPr="0056388D" w:rsidRDefault="00110C18" w:rsidP="00063728">
            <w:pPr>
              <w:rPr>
                <w:ins w:id="468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19" w:author="KIM, Jason" w:date="2019-04-02T13:39:00Z"/>
                <w:rFonts w:ascii="Calibri" w:eastAsia="Times New Roman" w:hAnsi="Calibri" w:cs="Calibri"/>
                <w:color w:val="000000"/>
                <w:lang w:eastAsia="en-AU"/>
              </w:rPr>
            </w:pPr>
            <w:ins w:id="46820" w:author="KIM, Jason" w:date="2019-04-02T13:39:00Z">
              <w:r w:rsidRPr="0056388D">
                <w:rPr>
                  <w:rFonts w:ascii="Calibri" w:eastAsia="Times New Roman" w:hAnsi="Calibri" w:cs="Calibri"/>
                  <w:color w:val="000000"/>
                  <w:lang w:eastAsia="en-AU"/>
                </w:rPr>
                <w:t>DXE2150</w:t>
              </w:r>
            </w:ins>
          </w:p>
        </w:tc>
        <w:tc>
          <w:tcPr>
            <w:tcW w:w="793" w:type="pct"/>
            <w:noWrap/>
            <w:hideMark/>
          </w:tcPr>
          <w:p w:rsidR="00110C18" w:rsidRPr="0056388D" w:rsidRDefault="00110C18" w:rsidP="00063728">
            <w:pPr>
              <w:rPr>
                <w:ins w:id="46821" w:author="KIM, Jason" w:date="2019-04-02T13:39:00Z"/>
                <w:rFonts w:ascii="Calibri" w:eastAsia="Times New Roman" w:hAnsi="Calibri" w:cs="Calibri"/>
                <w:color w:val="000000"/>
                <w:lang w:eastAsia="en-AU"/>
              </w:rPr>
            </w:pPr>
            <w:ins w:id="468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823" w:author="KIM, Jason" w:date="2019-04-02T13:39:00Z"/>
                <w:rFonts w:ascii="Calibri" w:eastAsia="Times New Roman" w:hAnsi="Calibri" w:cs="Calibri"/>
                <w:color w:val="000000"/>
                <w:lang w:eastAsia="en-AU"/>
              </w:rPr>
            </w:pPr>
            <w:ins w:id="46824" w:author="KIM, Jason" w:date="2019-04-02T13:39:00Z">
              <w:r w:rsidRPr="0056388D">
                <w:rPr>
                  <w:rFonts w:ascii="Calibri" w:eastAsia="Times New Roman" w:hAnsi="Calibri" w:cs="Calibri"/>
                  <w:color w:val="000000"/>
                  <w:lang w:eastAsia="en-AU"/>
                </w:rPr>
                <w:t>Chainage 6758</w:t>
              </w:r>
            </w:ins>
          </w:p>
        </w:tc>
        <w:tc>
          <w:tcPr>
            <w:tcW w:w="818" w:type="pct"/>
            <w:noWrap/>
            <w:hideMark/>
          </w:tcPr>
          <w:p w:rsidR="00110C18" w:rsidRPr="0056388D" w:rsidRDefault="00110C18" w:rsidP="00063728">
            <w:pPr>
              <w:jc w:val="right"/>
              <w:rPr>
                <w:ins w:id="46825" w:author="KIM, Jason" w:date="2019-04-02T13:39:00Z"/>
                <w:rFonts w:ascii="Calibri" w:eastAsia="Times New Roman" w:hAnsi="Calibri" w:cs="Calibri"/>
                <w:color w:val="000000"/>
                <w:lang w:eastAsia="en-AU"/>
              </w:rPr>
            </w:pPr>
            <w:ins w:id="46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27" w:author="KIM, Jason" w:date="2019-04-02T13:39:00Z"/>
        </w:trPr>
        <w:tc>
          <w:tcPr>
            <w:tcW w:w="758" w:type="pct"/>
            <w:vMerge w:val="restart"/>
            <w:noWrap/>
            <w:hideMark/>
          </w:tcPr>
          <w:p w:rsidR="00110C18" w:rsidRPr="0056388D" w:rsidRDefault="00110C18" w:rsidP="00063728">
            <w:pPr>
              <w:rPr>
                <w:ins w:id="46828" w:author="KIM, Jason" w:date="2019-04-02T13:39:00Z"/>
                <w:rFonts w:ascii="Calibri" w:eastAsia="Times New Roman" w:hAnsi="Calibri" w:cs="Calibri"/>
                <w:color w:val="000000"/>
                <w:lang w:eastAsia="en-AU"/>
              </w:rPr>
            </w:pPr>
            <w:ins w:id="46829" w:author="KIM, Jason" w:date="2019-04-02T13:39:00Z">
              <w:r w:rsidRPr="0056388D">
                <w:rPr>
                  <w:rFonts w:ascii="Calibri" w:eastAsia="Times New Roman" w:hAnsi="Calibri" w:cs="Calibri"/>
                  <w:color w:val="000000"/>
                  <w:lang w:eastAsia="en-AU"/>
                </w:rPr>
                <w:t>DXE52K1x</w:t>
              </w:r>
            </w:ins>
          </w:p>
        </w:tc>
        <w:tc>
          <w:tcPr>
            <w:tcW w:w="648" w:type="pct"/>
            <w:vMerge w:val="restart"/>
            <w:noWrap/>
            <w:hideMark/>
          </w:tcPr>
          <w:p w:rsidR="00110C18" w:rsidRPr="0056388D" w:rsidRDefault="00110C18" w:rsidP="00063728">
            <w:pPr>
              <w:rPr>
                <w:ins w:id="46830" w:author="KIM, Jason" w:date="2019-04-02T13:39:00Z"/>
                <w:rFonts w:ascii="Calibri" w:eastAsia="Times New Roman" w:hAnsi="Calibri" w:cs="Calibri"/>
                <w:color w:val="000000"/>
                <w:lang w:eastAsia="en-AU"/>
              </w:rPr>
            </w:pPr>
            <w:ins w:id="46831" w:author="KIM, Jason" w:date="2019-04-02T13:39:00Z">
              <w:r w:rsidRPr="0056388D">
                <w:rPr>
                  <w:rFonts w:ascii="Calibri" w:eastAsia="Times New Roman" w:hAnsi="Calibri" w:cs="Calibri"/>
                  <w:color w:val="000000"/>
                  <w:lang w:eastAsia="en-AU"/>
                </w:rPr>
                <w:t>ELZ10272</w:t>
              </w:r>
            </w:ins>
          </w:p>
        </w:tc>
        <w:tc>
          <w:tcPr>
            <w:tcW w:w="516" w:type="pct"/>
            <w:vMerge w:val="restart"/>
            <w:noWrap/>
            <w:hideMark/>
          </w:tcPr>
          <w:p w:rsidR="00110C18" w:rsidRPr="0056388D" w:rsidRDefault="00110C18" w:rsidP="00063728">
            <w:pPr>
              <w:rPr>
                <w:ins w:id="46832" w:author="KIM, Jason" w:date="2019-04-02T13:39:00Z"/>
                <w:rFonts w:ascii="Calibri" w:eastAsia="Times New Roman" w:hAnsi="Calibri" w:cs="Calibri"/>
                <w:color w:val="000000"/>
                <w:lang w:eastAsia="en-AU"/>
              </w:rPr>
            </w:pPr>
            <w:ins w:id="4683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834" w:author="KIM, Jason" w:date="2019-04-02T13:39:00Z"/>
                <w:rFonts w:ascii="Calibri" w:eastAsia="Times New Roman" w:hAnsi="Calibri" w:cs="Calibri"/>
                <w:color w:val="000000"/>
                <w:lang w:eastAsia="en-AU"/>
              </w:rPr>
            </w:pPr>
            <w:ins w:id="46835" w:author="KIM, Jason" w:date="2019-04-02T13:39:00Z">
              <w:r w:rsidRPr="0056388D">
                <w:rPr>
                  <w:rFonts w:ascii="Calibri" w:eastAsia="Times New Roman" w:hAnsi="Calibri" w:cs="Calibri"/>
                  <w:color w:val="000000"/>
                  <w:lang w:eastAsia="en-AU"/>
                </w:rPr>
                <w:t>DXE1163</w:t>
              </w:r>
            </w:ins>
          </w:p>
        </w:tc>
        <w:tc>
          <w:tcPr>
            <w:tcW w:w="793" w:type="pct"/>
            <w:noWrap/>
            <w:hideMark/>
          </w:tcPr>
          <w:p w:rsidR="00110C18" w:rsidRPr="0056388D" w:rsidRDefault="00110C18" w:rsidP="00063728">
            <w:pPr>
              <w:rPr>
                <w:ins w:id="46836" w:author="KIM, Jason" w:date="2019-04-02T13:39:00Z"/>
                <w:rFonts w:ascii="Calibri" w:eastAsia="Times New Roman" w:hAnsi="Calibri" w:cs="Calibri"/>
                <w:color w:val="000000"/>
                <w:lang w:eastAsia="en-AU"/>
              </w:rPr>
            </w:pPr>
            <w:ins w:id="468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38" w:author="KIM, Jason" w:date="2019-04-02T13:39:00Z"/>
                <w:rFonts w:ascii="Calibri" w:eastAsia="Times New Roman" w:hAnsi="Calibri" w:cs="Calibri"/>
                <w:color w:val="000000"/>
                <w:lang w:eastAsia="en-AU"/>
              </w:rPr>
            </w:pPr>
            <w:ins w:id="46839" w:author="KIM, Jason" w:date="2019-04-02T13:39:00Z">
              <w:r w:rsidRPr="0056388D">
                <w:rPr>
                  <w:rFonts w:ascii="Calibri" w:eastAsia="Times New Roman" w:hAnsi="Calibri" w:cs="Calibri"/>
                  <w:color w:val="000000"/>
                  <w:lang w:eastAsia="en-AU"/>
                </w:rPr>
                <w:t>Chainage 7082</w:t>
              </w:r>
            </w:ins>
          </w:p>
        </w:tc>
        <w:tc>
          <w:tcPr>
            <w:tcW w:w="818" w:type="pct"/>
            <w:noWrap/>
            <w:hideMark/>
          </w:tcPr>
          <w:p w:rsidR="00110C18" w:rsidRPr="0056388D" w:rsidRDefault="00110C18" w:rsidP="00063728">
            <w:pPr>
              <w:jc w:val="right"/>
              <w:rPr>
                <w:ins w:id="46840" w:author="KIM, Jason" w:date="2019-04-02T13:39:00Z"/>
                <w:rFonts w:ascii="Calibri" w:eastAsia="Times New Roman" w:hAnsi="Calibri" w:cs="Calibri"/>
                <w:color w:val="000000"/>
                <w:lang w:eastAsia="en-AU"/>
              </w:rPr>
            </w:pPr>
            <w:ins w:id="46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42" w:author="KIM, Jason" w:date="2019-04-02T13:39:00Z"/>
        </w:trPr>
        <w:tc>
          <w:tcPr>
            <w:tcW w:w="758" w:type="pct"/>
            <w:vMerge/>
            <w:hideMark/>
          </w:tcPr>
          <w:p w:rsidR="00110C18" w:rsidRPr="0056388D" w:rsidRDefault="00110C18" w:rsidP="00063728">
            <w:pPr>
              <w:rPr>
                <w:ins w:id="468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46" w:author="KIM, Jason" w:date="2019-04-02T13:39:00Z"/>
                <w:rFonts w:ascii="Calibri" w:eastAsia="Times New Roman" w:hAnsi="Calibri" w:cs="Calibri"/>
                <w:color w:val="000000"/>
                <w:lang w:eastAsia="en-AU"/>
              </w:rPr>
            </w:pPr>
            <w:ins w:id="46847" w:author="KIM, Jason" w:date="2019-04-02T13:39:00Z">
              <w:r w:rsidRPr="0056388D">
                <w:rPr>
                  <w:rFonts w:ascii="Calibri" w:eastAsia="Times New Roman" w:hAnsi="Calibri" w:cs="Calibri"/>
                  <w:color w:val="000000"/>
                  <w:lang w:eastAsia="en-AU"/>
                </w:rPr>
                <w:t>DXE1164</w:t>
              </w:r>
            </w:ins>
          </w:p>
        </w:tc>
        <w:tc>
          <w:tcPr>
            <w:tcW w:w="793" w:type="pct"/>
            <w:noWrap/>
            <w:hideMark/>
          </w:tcPr>
          <w:p w:rsidR="00110C18" w:rsidRPr="0056388D" w:rsidRDefault="00110C18" w:rsidP="00063728">
            <w:pPr>
              <w:rPr>
                <w:ins w:id="46848" w:author="KIM, Jason" w:date="2019-04-02T13:39:00Z"/>
                <w:rFonts w:ascii="Calibri" w:eastAsia="Times New Roman" w:hAnsi="Calibri" w:cs="Calibri"/>
                <w:color w:val="000000"/>
                <w:lang w:eastAsia="en-AU"/>
              </w:rPr>
            </w:pPr>
            <w:ins w:id="468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50" w:author="KIM, Jason" w:date="2019-04-02T13:39:00Z"/>
                <w:rFonts w:ascii="Calibri" w:eastAsia="Times New Roman" w:hAnsi="Calibri" w:cs="Calibri"/>
                <w:color w:val="000000"/>
                <w:lang w:eastAsia="en-AU"/>
              </w:rPr>
            </w:pPr>
            <w:ins w:id="46851" w:author="KIM, Jason" w:date="2019-04-02T13:39:00Z">
              <w:r w:rsidRPr="0056388D">
                <w:rPr>
                  <w:rFonts w:ascii="Calibri" w:eastAsia="Times New Roman" w:hAnsi="Calibri" w:cs="Calibri"/>
                  <w:color w:val="000000"/>
                  <w:lang w:eastAsia="en-AU"/>
                </w:rPr>
                <w:t>Chainage 7111</w:t>
              </w:r>
            </w:ins>
          </w:p>
        </w:tc>
        <w:tc>
          <w:tcPr>
            <w:tcW w:w="818" w:type="pct"/>
            <w:noWrap/>
            <w:hideMark/>
          </w:tcPr>
          <w:p w:rsidR="00110C18" w:rsidRPr="0056388D" w:rsidRDefault="00110C18" w:rsidP="00063728">
            <w:pPr>
              <w:jc w:val="right"/>
              <w:rPr>
                <w:ins w:id="46852" w:author="KIM, Jason" w:date="2019-04-02T13:39:00Z"/>
                <w:rFonts w:ascii="Calibri" w:eastAsia="Times New Roman" w:hAnsi="Calibri" w:cs="Calibri"/>
                <w:color w:val="000000"/>
                <w:lang w:eastAsia="en-AU"/>
              </w:rPr>
            </w:pPr>
            <w:ins w:id="46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54" w:author="KIM, Jason" w:date="2019-04-02T13:39:00Z"/>
        </w:trPr>
        <w:tc>
          <w:tcPr>
            <w:tcW w:w="758" w:type="pct"/>
            <w:vMerge/>
            <w:hideMark/>
          </w:tcPr>
          <w:p w:rsidR="00110C18" w:rsidRPr="0056388D" w:rsidRDefault="00110C18" w:rsidP="00063728">
            <w:pPr>
              <w:rPr>
                <w:ins w:id="468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58" w:author="KIM, Jason" w:date="2019-04-02T13:39:00Z"/>
                <w:rFonts w:ascii="Calibri" w:eastAsia="Times New Roman" w:hAnsi="Calibri" w:cs="Calibri"/>
                <w:color w:val="000000"/>
                <w:lang w:eastAsia="en-AU"/>
              </w:rPr>
            </w:pPr>
            <w:ins w:id="46859" w:author="KIM, Jason" w:date="2019-04-02T13:39:00Z">
              <w:r w:rsidRPr="0056388D">
                <w:rPr>
                  <w:rFonts w:ascii="Calibri" w:eastAsia="Times New Roman" w:hAnsi="Calibri" w:cs="Calibri"/>
                  <w:color w:val="000000"/>
                  <w:lang w:eastAsia="en-AU"/>
                </w:rPr>
                <w:t>DXE1165</w:t>
              </w:r>
            </w:ins>
          </w:p>
        </w:tc>
        <w:tc>
          <w:tcPr>
            <w:tcW w:w="793" w:type="pct"/>
            <w:noWrap/>
            <w:hideMark/>
          </w:tcPr>
          <w:p w:rsidR="00110C18" w:rsidRPr="0056388D" w:rsidRDefault="00110C18" w:rsidP="00063728">
            <w:pPr>
              <w:rPr>
                <w:ins w:id="46860" w:author="KIM, Jason" w:date="2019-04-02T13:39:00Z"/>
                <w:rFonts w:ascii="Calibri" w:eastAsia="Times New Roman" w:hAnsi="Calibri" w:cs="Calibri"/>
                <w:color w:val="000000"/>
                <w:lang w:eastAsia="en-AU"/>
              </w:rPr>
            </w:pPr>
            <w:ins w:id="468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62" w:author="KIM, Jason" w:date="2019-04-02T13:39:00Z"/>
                <w:rFonts w:ascii="Calibri" w:eastAsia="Times New Roman" w:hAnsi="Calibri" w:cs="Calibri"/>
                <w:color w:val="000000"/>
                <w:lang w:eastAsia="en-AU"/>
              </w:rPr>
            </w:pPr>
            <w:ins w:id="46863" w:author="KIM, Jason" w:date="2019-04-02T13:39:00Z">
              <w:r w:rsidRPr="0056388D">
                <w:rPr>
                  <w:rFonts w:ascii="Calibri" w:eastAsia="Times New Roman" w:hAnsi="Calibri" w:cs="Calibri"/>
                  <w:color w:val="000000"/>
                  <w:lang w:eastAsia="en-AU"/>
                </w:rPr>
                <w:t>Chainage 7140</w:t>
              </w:r>
            </w:ins>
          </w:p>
        </w:tc>
        <w:tc>
          <w:tcPr>
            <w:tcW w:w="818" w:type="pct"/>
            <w:noWrap/>
            <w:hideMark/>
          </w:tcPr>
          <w:p w:rsidR="00110C18" w:rsidRPr="0056388D" w:rsidRDefault="00110C18" w:rsidP="00063728">
            <w:pPr>
              <w:jc w:val="right"/>
              <w:rPr>
                <w:ins w:id="46864" w:author="KIM, Jason" w:date="2019-04-02T13:39:00Z"/>
                <w:rFonts w:ascii="Calibri" w:eastAsia="Times New Roman" w:hAnsi="Calibri" w:cs="Calibri"/>
                <w:color w:val="000000"/>
                <w:lang w:eastAsia="en-AU"/>
              </w:rPr>
            </w:pPr>
            <w:ins w:id="46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66" w:author="KIM, Jason" w:date="2019-04-02T13:39:00Z"/>
        </w:trPr>
        <w:tc>
          <w:tcPr>
            <w:tcW w:w="758" w:type="pct"/>
            <w:vMerge w:val="restart"/>
            <w:noWrap/>
            <w:hideMark/>
          </w:tcPr>
          <w:p w:rsidR="00110C18" w:rsidRPr="0056388D" w:rsidRDefault="00110C18" w:rsidP="00063728">
            <w:pPr>
              <w:rPr>
                <w:ins w:id="46867" w:author="KIM, Jason" w:date="2019-04-02T13:39:00Z"/>
                <w:rFonts w:ascii="Calibri" w:eastAsia="Times New Roman" w:hAnsi="Calibri" w:cs="Calibri"/>
                <w:color w:val="000000"/>
                <w:lang w:eastAsia="en-AU"/>
              </w:rPr>
            </w:pPr>
            <w:ins w:id="46868" w:author="KIM, Jason" w:date="2019-04-02T13:39:00Z">
              <w:r w:rsidRPr="0056388D">
                <w:rPr>
                  <w:rFonts w:ascii="Calibri" w:eastAsia="Times New Roman" w:hAnsi="Calibri" w:cs="Calibri"/>
                  <w:color w:val="000000"/>
                  <w:lang w:eastAsia="en-AU"/>
                </w:rPr>
                <w:t>DXE52K2x</w:t>
              </w:r>
            </w:ins>
          </w:p>
        </w:tc>
        <w:tc>
          <w:tcPr>
            <w:tcW w:w="648" w:type="pct"/>
            <w:vMerge w:val="restart"/>
            <w:noWrap/>
            <w:hideMark/>
          </w:tcPr>
          <w:p w:rsidR="00110C18" w:rsidRPr="0056388D" w:rsidRDefault="00110C18" w:rsidP="00063728">
            <w:pPr>
              <w:rPr>
                <w:ins w:id="46869" w:author="KIM, Jason" w:date="2019-04-02T13:39:00Z"/>
                <w:rFonts w:ascii="Calibri" w:eastAsia="Times New Roman" w:hAnsi="Calibri" w:cs="Calibri"/>
                <w:color w:val="000000"/>
                <w:lang w:eastAsia="en-AU"/>
              </w:rPr>
            </w:pPr>
            <w:ins w:id="46870" w:author="KIM, Jason" w:date="2019-04-02T13:39:00Z">
              <w:r w:rsidRPr="0056388D">
                <w:rPr>
                  <w:rFonts w:ascii="Calibri" w:eastAsia="Times New Roman" w:hAnsi="Calibri" w:cs="Calibri"/>
                  <w:color w:val="000000"/>
                  <w:lang w:eastAsia="en-AU"/>
                </w:rPr>
                <w:t>ELZ10268</w:t>
              </w:r>
            </w:ins>
          </w:p>
        </w:tc>
        <w:tc>
          <w:tcPr>
            <w:tcW w:w="516" w:type="pct"/>
            <w:vMerge w:val="restart"/>
            <w:noWrap/>
            <w:hideMark/>
          </w:tcPr>
          <w:p w:rsidR="00110C18" w:rsidRPr="0056388D" w:rsidRDefault="00110C18" w:rsidP="00063728">
            <w:pPr>
              <w:rPr>
                <w:ins w:id="46871" w:author="KIM, Jason" w:date="2019-04-02T13:39:00Z"/>
                <w:rFonts w:ascii="Calibri" w:eastAsia="Times New Roman" w:hAnsi="Calibri" w:cs="Calibri"/>
                <w:color w:val="000000"/>
                <w:lang w:eastAsia="en-AU"/>
              </w:rPr>
            </w:pPr>
            <w:ins w:id="4687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873" w:author="KIM, Jason" w:date="2019-04-02T13:39:00Z"/>
                <w:rFonts w:ascii="Calibri" w:eastAsia="Times New Roman" w:hAnsi="Calibri" w:cs="Calibri"/>
                <w:color w:val="000000"/>
                <w:lang w:eastAsia="en-AU"/>
              </w:rPr>
            </w:pPr>
            <w:ins w:id="46874" w:author="KIM, Jason" w:date="2019-04-02T13:39:00Z">
              <w:r w:rsidRPr="0056388D">
                <w:rPr>
                  <w:rFonts w:ascii="Calibri" w:eastAsia="Times New Roman" w:hAnsi="Calibri" w:cs="Calibri"/>
                  <w:color w:val="000000"/>
                  <w:lang w:eastAsia="en-AU"/>
                </w:rPr>
                <w:t>DXE1160</w:t>
              </w:r>
            </w:ins>
          </w:p>
        </w:tc>
        <w:tc>
          <w:tcPr>
            <w:tcW w:w="793" w:type="pct"/>
            <w:noWrap/>
            <w:hideMark/>
          </w:tcPr>
          <w:p w:rsidR="00110C18" w:rsidRPr="0056388D" w:rsidRDefault="00110C18" w:rsidP="00063728">
            <w:pPr>
              <w:rPr>
                <w:ins w:id="46875" w:author="KIM, Jason" w:date="2019-04-02T13:39:00Z"/>
                <w:rFonts w:ascii="Calibri" w:eastAsia="Times New Roman" w:hAnsi="Calibri" w:cs="Calibri"/>
                <w:color w:val="000000"/>
                <w:lang w:eastAsia="en-AU"/>
              </w:rPr>
            </w:pPr>
            <w:ins w:id="468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77" w:author="KIM, Jason" w:date="2019-04-02T13:39:00Z"/>
                <w:rFonts w:ascii="Calibri" w:eastAsia="Times New Roman" w:hAnsi="Calibri" w:cs="Calibri"/>
                <w:color w:val="000000"/>
                <w:lang w:eastAsia="en-AU"/>
              </w:rPr>
            </w:pPr>
            <w:ins w:id="46878" w:author="KIM, Jason" w:date="2019-04-02T13:39:00Z">
              <w:r w:rsidRPr="0056388D">
                <w:rPr>
                  <w:rFonts w:ascii="Calibri" w:eastAsia="Times New Roman" w:hAnsi="Calibri" w:cs="Calibri"/>
                  <w:color w:val="000000"/>
                  <w:lang w:eastAsia="en-AU"/>
                </w:rPr>
                <w:t>Chainage 6962</w:t>
              </w:r>
            </w:ins>
          </w:p>
        </w:tc>
        <w:tc>
          <w:tcPr>
            <w:tcW w:w="818" w:type="pct"/>
            <w:noWrap/>
            <w:hideMark/>
          </w:tcPr>
          <w:p w:rsidR="00110C18" w:rsidRPr="0056388D" w:rsidRDefault="00110C18" w:rsidP="00063728">
            <w:pPr>
              <w:jc w:val="right"/>
              <w:rPr>
                <w:ins w:id="46879" w:author="KIM, Jason" w:date="2019-04-02T13:39:00Z"/>
                <w:rFonts w:ascii="Calibri" w:eastAsia="Times New Roman" w:hAnsi="Calibri" w:cs="Calibri"/>
                <w:color w:val="000000"/>
                <w:lang w:eastAsia="en-AU"/>
              </w:rPr>
            </w:pPr>
            <w:ins w:id="46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81" w:author="KIM, Jason" w:date="2019-04-02T13:39:00Z"/>
        </w:trPr>
        <w:tc>
          <w:tcPr>
            <w:tcW w:w="758" w:type="pct"/>
            <w:vMerge/>
            <w:hideMark/>
          </w:tcPr>
          <w:p w:rsidR="00110C18" w:rsidRPr="0056388D" w:rsidRDefault="00110C18" w:rsidP="00063728">
            <w:pPr>
              <w:rPr>
                <w:ins w:id="468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85" w:author="KIM, Jason" w:date="2019-04-02T13:39:00Z"/>
                <w:rFonts w:ascii="Calibri" w:eastAsia="Times New Roman" w:hAnsi="Calibri" w:cs="Calibri"/>
                <w:color w:val="000000"/>
                <w:lang w:eastAsia="en-AU"/>
              </w:rPr>
            </w:pPr>
            <w:ins w:id="46886" w:author="KIM, Jason" w:date="2019-04-02T13:39:00Z">
              <w:r w:rsidRPr="0056388D">
                <w:rPr>
                  <w:rFonts w:ascii="Calibri" w:eastAsia="Times New Roman" w:hAnsi="Calibri" w:cs="Calibri"/>
                  <w:color w:val="000000"/>
                  <w:lang w:eastAsia="en-AU"/>
                </w:rPr>
                <w:t>DXE1161</w:t>
              </w:r>
            </w:ins>
          </w:p>
        </w:tc>
        <w:tc>
          <w:tcPr>
            <w:tcW w:w="793" w:type="pct"/>
            <w:noWrap/>
            <w:hideMark/>
          </w:tcPr>
          <w:p w:rsidR="00110C18" w:rsidRPr="0056388D" w:rsidRDefault="00110C18" w:rsidP="00063728">
            <w:pPr>
              <w:rPr>
                <w:ins w:id="46887" w:author="KIM, Jason" w:date="2019-04-02T13:39:00Z"/>
                <w:rFonts w:ascii="Calibri" w:eastAsia="Times New Roman" w:hAnsi="Calibri" w:cs="Calibri"/>
                <w:color w:val="000000"/>
                <w:lang w:eastAsia="en-AU"/>
              </w:rPr>
            </w:pPr>
            <w:ins w:id="468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89" w:author="KIM, Jason" w:date="2019-04-02T13:39:00Z"/>
                <w:rFonts w:ascii="Calibri" w:eastAsia="Times New Roman" w:hAnsi="Calibri" w:cs="Calibri"/>
                <w:color w:val="000000"/>
                <w:lang w:eastAsia="en-AU"/>
              </w:rPr>
            </w:pPr>
            <w:ins w:id="46890" w:author="KIM, Jason" w:date="2019-04-02T13:39:00Z">
              <w:r w:rsidRPr="0056388D">
                <w:rPr>
                  <w:rFonts w:ascii="Calibri" w:eastAsia="Times New Roman" w:hAnsi="Calibri" w:cs="Calibri"/>
                  <w:color w:val="000000"/>
                  <w:lang w:eastAsia="en-AU"/>
                </w:rPr>
                <w:t>Chainage 6991</w:t>
              </w:r>
            </w:ins>
          </w:p>
        </w:tc>
        <w:tc>
          <w:tcPr>
            <w:tcW w:w="818" w:type="pct"/>
            <w:noWrap/>
            <w:hideMark/>
          </w:tcPr>
          <w:p w:rsidR="00110C18" w:rsidRPr="0056388D" w:rsidRDefault="00110C18" w:rsidP="00063728">
            <w:pPr>
              <w:jc w:val="right"/>
              <w:rPr>
                <w:ins w:id="46891" w:author="KIM, Jason" w:date="2019-04-02T13:39:00Z"/>
                <w:rFonts w:ascii="Calibri" w:eastAsia="Times New Roman" w:hAnsi="Calibri" w:cs="Calibri"/>
                <w:color w:val="000000"/>
                <w:lang w:eastAsia="en-AU"/>
              </w:rPr>
            </w:pPr>
            <w:ins w:id="468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93" w:author="KIM, Jason" w:date="2019-04-02T13:39:00Z"/>
        </w:trPr>
        <w:tc>
          <w:tcPr>
            <w:tcW w:w="758" w:type="pct"/>
            <w:vMerge/>
            <w:hideMark/>
          </w:tcPr>
          <w:p w:rsidR="00110C18" w:rsidRPr="0056388D" w:rsidRDefault="00110C18" w:rsidP="00063728">
            <w:pPr>
              <w:rPr>
                <w:ins w:id="468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97" w:author="KIM, Jason" w:date="2019-04-02T13:39:00Z"/>
                <w:rFonts w:ascii="Calibri" w:eastAsia="Times New Roman" w:hAnsi="Calibri" w:cs="Calibri"/>
                <w:color w:val="000000"/>
                <w:lang w:eastAsia="en-AU"/>
              </w:rPr>
            </w:pPr>
            <w:ins w:id="46898" w:author="KIM, Jason" w:date="2019-04-02T13:39:00Z">
              <w:r w:rsidRPr="0056388D">
                <w:rPr>
                  <w:rFonts w:ascii="Calibri" w:eastAsia="Times New Roman" w:hAnsi="Calibri" w:cs="Calibri"/>
                  <w:color w:val="000000"/>
                  <w:lang w:eastAsia="en-AU"/>
                </w:rPr>
                <w:t>DXE1162</w:t>
              </w:r>
            </w:ins>
          </w:p>
        </w:tc>
        <w:tc>
          <w:tcPr>
            <w:tcW w:w="793" w:type="pct"/>
            <w:noWrap/>
            <w:hideMark/>
          </w:tcPr>
          <w:p w:rsidR="00110C18" w:rsidRPr="0056388D" w:rsidRDefault="00110C18" w:rsidP="00063728">
            <w:pPr>
              <w:rPr>
                <w:ins w:id="46899" w:author="KIM, Jason" w:date="2019-04-02T13:39:00Z"/>
                <w:rFonts w:ascii="Calibri" w:eastAsia="Times New Roman" w:hAnsi="Calibri" w:cs="Calibri"/>
                <w:color w:val="000000"/>
                <w:lang w:eastAsia="en-AU"/>
              </w:rPr>
            </w:pPr>
            <w:ins w:id="469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901" w:author="KIM, Jason" w:date="2019-04-02T13:39:00Z"/>
                <w:rFonts w:ascii="Calibri" w:eastAsia="Times New Roman" w:hAnsi="Calibri" w:cs="Calibri"/>
                <w:color w:val="000000"/>
                <w:lang w:eastAsia="en-AU"/>
              </w:rPr>
            </w:pPr>
            <w:ins w:id="46902" w:author="KIM, Jason" w:date="2019-04-02T13:39:00Z">
              <w:r w:rsidRPr="0056388D">
                <w:rPr>
                  <w:rFonts w:ascii="Calibri" w:eastAsia="Times New Roman" w:hAnsi="Calibri" w:cs="Calibri"/>
                  <w:color w:val="000000"/>
                  <w:lang w:eastAsia="en-AU"/>
                </w:rPr>
                <w:t>Chainage 7020</w:t>
              </w:r>
            </w:ins>
          </w:p>
        </w:tc>
        <w:tc>
          <w:tcPr>
            <w:tcW w:w="818" w:type="pct"/>
            <w:noWrap/>
            <w:hideMark/>
          </w:tcPr>
          <w:p w:rsidR="00110C18" w:rsidRPr="0056388D" w:rsidRDefault="00110C18" w:rsidP="00063728">
            <w:pPr>
              <w:jc w:val="right"/>
              <w:rPr>
                <w:ins w:id="46903" w:author="KIM, Jason" w:date="2019-04-02T13:39:00Z"/>
                <w:rFonts w:ascii="Calibri" w:eastAsia="Times New Roman" w:hAnsi="Calibri" w:cs="Calibri"/>
                <w:color w:val="000000"/>
                <w:lang w:eastAsia="en-AU"/>
              </w:rPr>
            </w:pPr>
            <w:ins w:id="46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05" w:author="KIM, Jason" w:date="2019-04-02T13:39:00Z"/>
        </w:trPr>
        <w:tc>
          <w:tcPr>
            <w:tcW w:w="758" w:type="pct"/>
            <w:vMerge w:val="restart"/>
            <w:noWrap/>
            <w:hideMark/>
          </w:tcPr>
          <w:p w:rsidR="00110C18" w:rsidRPr="0056388D" w:rsidRDefault="00110C18" w:rsidP="00063728">
            <w:pPr>
              <w:rPr>
                <w:ins w:id="46906" w:author="KIM, Jason" w:date="2019-04-02T13:39:00Z"/>
                <w:rFonts w:ascii="Calibri" w:eastAsia="Times New Roman" w:hAnsi="Calibri" w:cs="Calibri"/>
                <w:color w:val="000000"/>
                <w:lang w:eastAsia="en-AU"/>
              </w:rPr>
            </w:pPr>
            <w:ins w:id="46907" w:author="KIM, Jason" w:date="2019-04-02T13:39:00Z">
              <w:r w:rsidRPr="0056388D">
                <w:rPr>
                  <w:rFonts w:ascii="Calibri" w:eastAsia="Times New Roman" w:hAnsi="Calibri" w:cs="Calibri"/>
                  <w:color w:val="000000"/>
                  <w:lang w:eastAsia="en-AU"/>
                </w:rPr>
                <w:t>DXE52K3x</w:t>
              </w:r>
            </w:ins>
          </w:p>
        </w:tc>
        <w:tc>
          <w:tcPr>
            <w:tcW w:w="648" w:type="pct"/>
            <w:vMerge w:val="restart"/>
            <w:noWrap/>
            <w:hideMark/>
          </w:tcPr>
          <w:p w:rsidR="00110C18" w:rsidRPr="0056388D" w:rsidRDefault="00110C18" w:rsidP="00063728">
            <w:pPr>
              <w:rPr>
                <w:ins w:id="46908" w:author="KIM, Jason" w:date="2019-04-02T13:39:00Z"/>
                <w:rFonts w:ascii="Calibri" w:eastAsia="Times New Roman" w:hAnsi="Calibri" w:cs="Calibri"/>
                <w:color w:val="000000"/>
                <w:lang w:eastAsia="en-AU"/>
              </w:rPr>
            </w:pPr>
            <w:ins w:id="46909" w:author="KIM, Jason" w:date="2019-04-02T13:39:00Z">
              <w:r w:rsidRPr="0056388D">
                <w:rPr>
                  <w:rFonts w:ascii="Calibri" w:eastAsia="Times New Roman" w:hAnsi="Calibri" w:cs="Calibri"/>
                  <w:color w:val="000000"/>
                  <w:lang w:eastAsia="en-AU"/>
                </w:rPr>
                <w:t>ELZ20272</w:t>
              </w:r>
            </w:ins>
          </w:p>
        </w:tc>
        <w:tc>
          <w:tcPr>
            <w:tcW w:w="516" w:type="pct"/>
            <w:vMerge w:val="restart"/>
            <w:noWrap/>
            <w:hideMark/>
          </w:tcPr>
          <w:p w:rsidR="00110C18" w:rsidRPr="0056388D" w:rsidRDefault="00110C18" w:rsidP="00063728">
            <w:pPr>
              <w:rPr>
                <w:ins w:id="46910" w:author="KIM, Jason" w:date="2019-04-02T13:39:00Z"/>
                <w:rFonts w:ascii="Calibri" w:eastAsia="Times New Roman" w:hAnsi="Calibri" w:cs="Calibri"/>
                <w:color w:val="000000"/>
                <w:lang w:eastAsia="en-AU"/>
              </w:rPr>
            </w:pPr>
            <w:ins w:id="46911"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912" w:author="KIM, Jason" w:date="2019-04-02T13:39:00Z"/>
                <w:rFonts w:ascii="Calibri" w:eastAsia="Times New Roman" w:hAnsi="Calibri" w:cs="Calibri"/>
                <w:color w:val="000000"/>
                <w:lang w:eastAsia="en-AU"/>
              </w:rPr>
            </w:pPr>
            <w:ins w:id="46913" w:author="KIM, Jason" w:date="2019-04-02T13:39:00Z">
              <w:r w:rsidRPr="0056388D">
                <w:rPr>
                  <w:rFonts w:ascii="Calibri" w:eastAsia="Times New Roman" w:hAnsi="Calibri" w:cs="Calibri"/>
                  <w:color w:val="000000"/>
                  <w:lang w:eastAsia="en-AU"/>
                </w:rPr>
                <w:t>DXE2157</w:t>
              </w:r>
            </w:ins>
          </w:p>
        </w:tc>
        <w:tc>
          <w:tcPr>
            <w:tcW w:w="793" w:type="pct"/>
            <w:noWrap/>
            <w:hideMark/>
          </w:tcPr>
          <w:p w:rsidR="00110C18" w:rsidRPr="0056388D" w:rsidRDefault="00110C18" w:rsidP="00063728">
            <w:pPr>
              <w:rPr>
                <w:ins w:id="46914" w:author="KIM, Jason" w:date="2019-04-02T13:39:00Z"/>
                <w:rFonts w:ascii="Calibri" w:eastAsia="Times New Roman" w:hAnsi="Calibri" w:cs="Calibri"/>
                <w:color w:val="000000"/>
                <w:lang w:eastAsia="en-AU"/>
              </w:rPr>
            </w:pPr>
            <w:ins w:id="469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16" w:author="KIM, Jason" w:date="2019-04-02T13:39:00Z"/>
                <w:rFonts w:ascii="Calibri" w:eastAsia="Times New Roman" w:hAnsi="Calibri" w:cs="Calibri"/>
                <w:color w:val="000000"/>
                <w:lang w:eastAsia="en-AU"/>
              </w:rPr>
            </w:pPr>
            <w:ins w:id="46917" w:author="KIM, Jason" w:date="2019-04-02T13:39:00Z">
              <w:r w:rsidRPr="0056388D">
                <w:rPr>
                  <w:rFonts w:ascii="Calibri" w:eastAsia="Times New Roman" w:hAnsi="Calibri" w:cs="Calibri"/>
                  <w:color w:val="000000"/>
                  <w:lang w:eastAsia="en-AU"/>
                </w:rPr>
                <w:t>Chainage 7060</w:t>
              </w:r>
            </w:ins>
          </w:p>
        </w:tc>
        <w:tc>
          <w:tcPr>
            <w:tcW w:w="818" w:type="pct"/>
            <w:noWrap/>
            <w:hideMark/>
          </w:tcPr>
          <w:p w:rsidR="00110C18" w:rsidRPr="0056388D" w:rsidRDefault="00110C18" w:rsidP="00063728">
            <w:pPr>
              <w:jc w:val="right"/>
              <w:rPr>
                <w:ins w:id="46918" w:author="KIM, Jason" w:date="2019-04-02T13:39:00Z"/>
                <w:rFonts w:ascii="Calibri" w:eastAsia="Times New Roman" w:hAnsi="Calibri" w:cs="Calibri"/>
                <w:color w:val="000000"/>
                <w:lang w:eastAsia="en-AU"/>
              </w:rPr>
            </w:pPr>
            <w:ins w:id="469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20" w:author="KIM, Jason" w:date="2019-04-02T13:39:00Z"/>
        </w:trPr>
        <w:tc>
          <w:tcPr>
            <w:tcW w:w="758" w:type="pct"/>
            <w:vMerge/>
            <w:hideMark/>
          </w:tcPr>
          <w:p w:rsidR="00110C18" w:rsidRPr="0056388D" w:rsidRDefault="00110C18" w:rsidP="00063728">
            <w:pPr>
              <w:rPr>
                <w:ins w:id="469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24" w:author="KIM, Jason" w:date="2019-04-02T13:39:00Z"/>
                <w:rFonts w:ascii="Calibri" w:eastAsia="Times New Roman" w:hAnsi="Calibri" w:cs="Calibri"/>
                <w:color w:val="000000"/>
                <w:lang w:eastAsia="en-AU"/>
              </w:rPr>
            </w:pPr>
            <w:ins w:id="46925" w:author="KIM, Jason" w:date="2019-04-02T13:39:00Z">
              <w:r w:rsidRPr="0056388D">
                <w:rPr>
                  <w:rFonts w:ascii="Calibri" w:eastAsia="Times New Roman" w:hAnsi="Calibri" w:cs="Calibri"/>
                  <w:color w:val="000000"/>
                  <w:lang w:eastAsia="en-AU"/>
                </w:rPr>
                <w:t>DXE2158</w:t>
              </w:r>
            </w:ins>
          </w:p>
        </w:tc>
        <w:tc>
          <w:tcPr>
            <w:tcW w:w="793" w:type="pct"/>
            <w:noWrap/>
            <w:hideMark/>
          </w:tcPr>
          <w:p w:rsidR="00110C18" w:rsidRPr="0056388D" w:rsidRDefault="00110C18" w:rsidP="00063728">
            <w:pPr>
              <w:rPr>
                <w:ins w:id="46926" w:author="KIM, Jason" w:date="2019-04-02T13:39:00Z"/>
                <w:rFonts w:ascii="Calibri" w:eastAsia="Times New Roman" w:hAnsi="Calibri" w:cs="Calibri"/>
                <w:color w:val="000000"/>
                <w:lang w:eastAsia="en-AU"/>
              </w:rPr>
            </w:pPr>
            <w:ins w:id="469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28" w:author="KIM, Jason" w:date="2019-04-02T13:39:00Z"/>
                <w:rFonts w:ascii="Calibri" w:eastAsia="Times New Roman" w:hAnsi="Calibri" w:cs="Calibri"/>
                <w:color w:val="000000"/>
                <w:lang w:eastAsia="en-AU"/>
              </w:rPr>
            </w:pPr>
            <w:ins w:id="46929" w:author="KIM, Jason" w:date="2019-04-02T13:39:00Z">
              <w:r w:rsidRPr="0056388D">
                <w:rPr>
                  <w:rFonts w:ascii="Calibri" w:eastAsia="Times New Roman" w:hAnsi="Calibri" w:cs="Calibri"/>
                  <w:color w:val="000000"/>
                  <w:lang w:eastAsia="en-AU"/>
                </w:rPr>
                <w:t>Chainage 7088</w:t>
              </w:r>
            </w:ins>
          </w:p>
        </w:tc>
        <w:tc>
          <w:tcPr>
            <w:tcW w:w="818" w:type="pct"/>
            <w:noWrap/>
            <w:hideMark/>
          </w:tcPr>
          <w:p w:rsidR="00110C18" w:rsidRPr="0056388D" w:rsidRDefault="00110C18" w:rsidP="00063728">
            <w:pPr>
              <w:jc w:val="right"/>
              <w:rPr>
                <w:ins w:id="46930" w:author="KIM, Jason" w:date="2019-04-02T13:39:00Z"/>
                <w:rFonts w:ascii="Calibri" w:eastAsia="Times New Roman" w:hAnsi="Calibri" w:cs="Calibri"/>
                <w:color w:val="000000"/>
                <w:lang w:eastAsia="en-AU"/>
              </w:rPr>
            </w:pPr>
            <w:ins w:id="469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32" w:author="KIM, Jason" w:date="2019-04-02T13:39:00Z"/>
        </w:trPr>
        <w:tc>
          <w:tcPr>
            <w:tcW w:w="758" w:type="pct"/>
            <w:vMerge/>
            <w:hideMark/>
          </w:tcPr>
          <w:p w:rsidR="00110C18" w:rsidRPr="0056388D" w:rsidRDefault="00110C18" w:rsidP="00063728">
            <w:pPr>
              <w:rPr>
                <w:ins w:id="469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36" w:author="KIM, Jason" w:date="2019-04-02T13:39:00Z"/>
                <w:rFonts w:ascii="Calibri" w:eastAsia="Times New Roman" w:hAnsi="Calibri" w:cs="Calibri"/>
                <w:color w:val="000000"/>
                <w:lang w:eastAsia="en-AU"/>
              </w:rPr>
            </w:pPr>
            <w:ins w:id="46937" w:author="KIM, Jason" w:date="2019-04-02T13:39:00Z">
              <w:r w:rsidRPr="0056388D">
                <w:rPr>
                  <w:rFonts w:ascii="Calibri" w:eastAsia="Times New Roman" w:hAnsi="Calibri" w:cs="Calibri"/>
                  <w:color w:val="000000"/>
                  <w:lang w:eastAsia="en-AU"/>
                </w:rPr>
                <w:t>DXE2159</w:t>
              </w:r>
            </w:ins>
          </w:p>
        </w:tc>
        <w:tc>
          <w:tcPr>
            <w:tcW w:w="793" w:type="pct"/>
            <w:noWrap/>
            <w:hideMark/>
          </w:tcPr>
          <w:p w:rsidR="00110C18" w:rsidRPr="0056388D" w:rsidRDefault="00110C18" w:rsidP="00063728">
            <w:pPr>
              <w:rPr>
                <w:ins w:id="46938" w:author="KIM, Jason" w:date="2019-04-02T13:39:00Z"/>
                <w:rFonts w:ascii="Calibri" w:eastAsia="Times New Roman" w:hAnsi="Calibri" w:cs="Calibri"/>
                <w:color w:val="000000"/>
                <w:lang w:eastAsia="en-AU"/>
              </w:rPr>
            </w:pPr>
            <w:ins w:id="469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40" w:author="KIM, Jason" w:date="2019-04-02T13:39:00Z"/>
                <w:rFonts w:ascii="Calibri" w:eastAsia="Times New Roman" w:hAnsi="Calibri" w:cs="Calibri"/>
                <w:color w:val="000000"/>
                <w:lang w:eastAsia="en-AU"/>
              </w:rPr>
            </w:pPr>
            <w:ins w:id="46941" w:author="KIM, Jason" w:date="2019-04-02T13:39:00Z">
              <w:r w:rsidRPr="0056388D">
                <w:rPr>
                  <w:rFonts w:ascii="Calibri" w:eastAsia="Times New Roman" w:hAnsi="Calibri" w:cs="Calibri"/>
                  <w:color w:val="000000"/>
                  <w:lang w:eastAsia="en-AU"/>
                </w:rPr>
                <w:t>Chainage 7118</w:t>
              </w:r>
            </w:ins>
          </w:p>
        </w:tc>
        <w:tc>
          <w:tcPr>
            <w:tcW w:w="818" w:type="pct"/>
            <w:noWrap/>
            <w:hideMark/>
          </w:tcPr>
          <w:p w:rsidR="00110C18" w:rsidRPr="0056388D" w:rsidRDefault="00110C18" w:rsidP="00063728">
            <w:pPr>
              <w:jc w:val="right"/>
              <w:rPr>
                <w:ins w:id="46942" w:author="KIM, Jason" w:date="2019-04-02T13:39:00Z"/>
                <w:rFonts w:ascii="Calibri" w:eastAsia="Times New Roman" w:hAnsi="Calibri" w:cs="Calibri"/>
                <w:color w:val="000000"/>
                <w:lang w:eastAsia="en-AU"/>
              </w:rPr>
            </w:pPr>
            <w:ins w:id="469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44" w:author="KIM, Jason" w:date="2019-04-02T13:39:00Z"/>
        </w:trPr>
        <w:tc>
          <w:tcPr>
            <w:tcW w:w="758" w:type="pct"/>
            <w:vMerge w:val="restart"/>
            <w:noWrap/>
            <w:hideMark/>
          </w:tcPr>
          <w:p w:rsidR="00110C18" w:rsidRPr="0056388D" w:rsidRDefault="00110C18" w:rsidP="00063728">
            <w:pPr>
              <w:rPr>
                <w:ins w:id="46945" w:author="KIM, Jason" w:date="2019-04-02T13:39:00Z"/>
                <w:rFonts w:ascii="Calibri" w:eastAsia="Times New Roman" w:hAnsi="Calibri" w:cs="Calibri"/>
                <w:color w:val="000000"/>
                <w:lang w:eastAsia="en-AU"/>
              </w:rPr>
            </w:pPr>
            <w:ins w:id="46946" w:author="KIM, Jason" w:date="2019-04-02T13:39:00Z">
              <w:r w:rsidRPr="0056388D">
                <w:rPr>
                  <w:rFonts w:ascii="Calibri" w:eastAsia="Times New Roman" w:hAnsi="Calibri" w:cs="Calibri"/>
                  <w:color w:val="000000"/>
                  <w:lang w:eastAsia="en-AU"/>
                </w:rPr>
                <w:t>DXE52K4x</w:t>
              </w:r>
            </w:ins>
          </w:p>
        </w:tc>
        <w:tc>
          <w:tcPr>
            <w:tcW w:w="648" w:type="pct"/>
            <w:vMerge w:val="restart"/>
            <w:noWrap/>
            <w:hideMark/>
          </w:tcPr>
          <w:p w:rsidR="00110C18" w:rsidRPr="0056388D" w:rsidRDefault="00110C18" w:rsidP="00063728">
            <w:pPr>
              <w:rPr>
                <w:ins w:id="46947" w:author="KIM, Jason" w:date="2019-04-02T13:39:00Z"/>
                <w:rFonts w:ascii="Calibri" w:eastAsia="Times New Roman" w:hAnsi="Calibri" w:cs="Calibri"/>
                <w:color w:val="000000"/>
                <w:lang w:eastAsia="en-AU"/>
              </w:rPr>
            </w:pPr>
            <w:ins w:id="46948" w:author="KIM, Jason" w:date="2019-04-02T13:39:00Z">
              <w:r w:rsidRPr="0056388D">
                <w:rPr>
                  <w:rFonts w:ascii="Calibri" w:eastAsia="Times New Roman" w:hAnsi="Calibri" w:cs="Calibri"/>
                  <w:color w:val="000000"/>
                  <w:lang w:eastAsia="en-AU"/>
                </w:rPr>
                <w:t>ELZ20268</w:t>
              </w:r>
            </w:ins>
          </w:p>
        </w:tc>
        <w:tc>
          <w:tcPr>
            <w:tcW w:w="516" w:type="pct"/>
            <w:vMerge w:val="restart"/>
            <w:noWrap/>
            <w:hideMark/>
          </w:tcPr>
          <w:p w:rsidR="00110C18" w:rsidRPr="0056388D" w:rsidRDefault="00110C18" w:rsidP="00063728">
            <w:pPr>
              <w:rPr>
                <w:ins w:id="46949" w:author="KIM, Jason" w:date="2019-04-02T13:39:00Z"/>
                <w:rFonts w:ascii="Calibri" w:eastAsia="Times New Roman" w:hAnsi="Calibri" w:cs="Calibri"/>
                <w:color w:val="000000"/>
                <w:lang w:eastAsia="en-AU"/>
              </w:rPr>
            </w:pPr>
            <w:ins w:id="4695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951" w:author="KIM, Jason" w:date="2019-04-02T13:39:00Z"/>
                <w:rFonts w:ascii="Calibri" w:eastAsia="Times New Roman" w:hAnsi="Calibri" w:cs="Calibri"/>
                <w:color w:val="000000"/>
                <w:lang w:eastAsia="en-AU"/>
              </w:rPr>
            </w:pPr>
            <w:ins w:id="46952" w:author="KIM, Jason" w:date="2019-04-02T13:39:00Z">
              <w:r w:rsidRPr="0056388D">
                <w:rPr>
                  <w:rFonts w:ascii="Calibri" w:eastAsia="Times New Roman" w:hAnsi="Calibri" w:cs="Calibri"/>
                  <w:color w:val="000000"/>
                  <w:lang w:eastAsia="en-AU"/>
                </w:rPr>
                <w:t>DXE2154</w:t>
              </w:r>
            </w:ins>
          </w:p>
        </w:tc>
        <w:tc>
          <w:tcPr>
            <w:tcW w:w="793" w:type="pct"/>
            <w:noWrap/>
            <w:hideMark/>
          </w:tcPr>
          <w:p w:rsidR="00110C18" w:rsidRPr="0056388D" w:rsidRDefault="00110C18" w:rsidP="00063728">
            <w:pPr>
              <w:rPr>
                <w:ins w:id="46953" w:author="KIM, Jason" w:date="2019-04-02T13:39:00Z"/>
                <w:rFonts w:ascii="Calibri" w:eastAsia="Times New Roman" w:hAnsi="Calibri" w:cs="Calibri"/>
                <w:color w:val="000000"/>
                <w:lang w:eastAsia="en-AU"/>
              </w:rPr>
            </w:pPr>
            <w:ins w:id="469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55" w:author="KIM, Jason" w:date="2019-04-02T13:39:00Z"/>
                <w:rFonts w:ascii="Calibri" w:eastAsia="Times New Roman" w:hAnsi="Calibri" w:cs="Calibri"/>
                <w:color w:val="000000"/>
                <w:lang w:eastAsia="en-AU"/>
              </w:rPr>
            </w:pPr>
            <w:ins w:id="46956" w:author="KIM, Jason" w:date="2019-04-02T13:39:00Z">
              <w:r w:rsidRPr="0056388D">
                <w:rPr>
                  <w:rFonts w:ascii="Calibri" w:eastAsia="Times New Roman" w:hAnsi="Calibri" w:cs="Calibri"/>
                  <w:color w:val="000000"/>
                  <w:lang w:eastAsia="en-AU"/>
                </w:rPr>
                <w:t>Chainage 6940</w:t>
              </w:r>
            </w:ins>
          </w:p>
        </w:tc>
        <w:tc>
          <w:tcPr>
            <w:tcW w:w="818" w:type="pct"/>
            <w:noWrap/>
            <w:hideMark/>
          </w:tcPr>
          <w:p w:rsidR="00110C18" w:rsidRPr="0056388D" w:rsidRDefault="00110C18" w:rsidP="00063728">
            <w:pPr>
              <w:jc w:val="right"/>
              <w:rPr>
                <w:ins w:id="46957" w:author="KIM, Jason" w:date="2019-04-02T13:39:00Z"/>
                <w:rFonts w:ascii="Calibri" w:eastAsia="Times New Roman" w:hAnsi="Calibri" w:cs="Calibri"/>
                <w:color w:val="000000"/>
                <w:lang w:eastAsia="en-AU"/>
              </w:rPr>
            </w:pPr>
            <w:ins w:id="469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59" w:author="KIM, Jason" w:date="2019-04-02T13:39:00Z"/>
        </w:trPr>
        <w:tc>
          <w:tcPr>
            <w:tcW w:w="758" w:type="pct"/>
            <w:vMerge/>
            <w:hideMark/>
          </w:tcPr>
          <w:p w:rsidR="00110C18" w:rsidRPr="0056388D" w:rsidRDefault="00110C18" w:rsidP="00063728">
            <w:pPr>
              <w:rPr>
                <w:ins w:id="469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63" w:author="KIM, Jason" w:date="2019-04-02T13:39:00Z"/>
                <w:rFonts w:ascii="Calibri" w:eastAsia="Times New Roman" w:hAnsi="Calibri" w:cs="Calibri"/>
                <w:color w:val="000000"/>
                <w:lang w:eastAsia="en-AU"/>
              </w:rPr>
            </w:pPr>
            <w:ins w:id="46964" w:author="KIM, Jason" w:date="2019-04-02T13:39:00Z">
              <w:r w:rsidRPr="0056388D">
                <w:rPr>
                  <w:rFonts w:ascii="Calibri" w:eastAsia="Times New Roman" w:hAnsi="Calibri" w:cs="Calibri"/>
                  <w:color w:val="000000"/>
                  <w:lang w:eastAsia="en-AU"/>
                </w:rPr>
                <w:t>DXE2155</w:t>
              </w:r>
            </w:ins>
          </w:p>
        </w:tc>
        <w:tc>
          <w:tcPr>
            <w:tcW w:w="793" w:type="pct"/>
            <w:noWrap/>
            <w:hideMark/>
          </w:tcPr>
          <w:p w:rsidR="00110C18" w:rsidRPr="0056388D" w:rsidRDefault="00110C18" w:rsidP="00063728">
            <w:pPr>
              <w:rPr>
                <w:ins w:id="46965" w:author="KIM, Jason" w:date="2019-04-02T13:39:00Z"/>
                <w:rFonts w:ascii="Calibri" w:eastAsia="Times New Roman" w:hAnsi="Calibri" w:cs="Calibri"/>
                <w:color w:val="000000"/>
                <w:lang w:eastAsia="en-AU"/>
              </w:rPr>
            </w:pPr>
            <w:ins w:id="469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67" w:author="KIM, Jason" w:date="2019-04-02T13:39:00Z"/>
                <w:rFonts w:ascii="Calibri" w:eastAsia="Times New Roman" w:hAnsi="Calibri" w:cs="Calibri"/>
                <w:color w:val="000000"/>
                <w:lang w:eastAsia="en-AU"/>
              </w:rPr>
            </w:pPr>
            <w:ins w:id="46968" w:author="KIM, Jason" w:date="2019-04-02T13:39:00Z">
              <w:r w:rsidRPr="0056388D">
                <w:rPr>
                  <w:rFonts w:ascii="Calibri" w:eastAsia="Times New Roman" w:hAnsi="Calibri" w:cs="Calibri"/>
                  <w:color w:val="000000"/>
                  <w:lang w:eastAsia="en-AU"/>
                </w:rPr>
                <w:t>Chainage 6968</w:t>
              </w:r>
            </w:ins>
          </w:p>
        </w:tc>
        <w:tc>
          <w:tcPr>
            <w:tcW w:w="818" w:type="pct"/>
            <w:noWrap/>
            <w:hideMark/>
          </w:tcPr>
          <w:p w:rsidR="00110C18" w:rsidRPr="0056388D" w:rsidRDefault="00110C18" w:rsidP="00063728">
            <w:pPr>
              <w:jc w:val="right"/>
              <w:rPr>
                <w:ins w:id="46969" w:author="KIM, Jason" w:date="2019-04-02T13:39:00Z"/>
                <w:rFonts w:ascii="Calibri" w:eastAsia="Times New Roman" w:hAnsi="Calibri" w:cs="Calibri"/>
                <w:color w:val="000000"/>
                <w:lang w:eastAsia="en-AU"/>
              </w:rPr>
            </w:pPr>
            <w:ins w:id="46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71" w:author="KIM, Jason" w:date="2019-04-02T13:39:00Z"/>
        </w:trPr>
        <w:tc>
          <w:tcPr>
            <w:tcW w:w="758" w:type="pct"/>
            <w:vMerge/>
            <w:hideMark/>
          </w:tcPr>
          <w:p w:rsidR="00110C18" w:rsidRPr="0056388D" w:rsidRDefault="00110C18" w:rsidP="00063728">
            <w:pPr>
              <w:rPr>
                <w:ins w:id="469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75" w:author="KIM, Jason" w:date="2019-04-02T13:39:00Z"/>
                <w:rFonts w:ascii="Calibri" w:eastAsia="Times New Roman" w:hAnsi="Calibri" w:cs="Calibri"/>
                <w:color w:val="000000"/>
                <w:lang w:eastAsia="en-AU"/>
              </w:rPr>
            </w:pPr>
            <w:ins w:id="46976" w:author="KIM, Jason" w:date="2019-04-02T13:39:00Z">
              <w:r w:rsidRPr="0056388D">
                <w:rPr>
                  <w:rFonts w:ascii="Calibri" w:eastAsia="Times New Roman" w:hAnsi="Calibri" w:cs="Calibri"/>
                  <w:color w:val="000000"/>
                  <w:lang w:eastAsia="en-AU"/>
                </w:rPr>
                <w:t>DXE2156</w:t>
              </w:r>
            </w:ins>
          </w:p>
        </w:tc>
        <w:tc>
          <w:tcPr>
            <w:tcW w:w="793" w:type="pct"/>
            <w:noWrap/>
            <w:hideMark/>
          </w:tcPr>
          <w:p w:rsidR="00110C18" w:rsidRPr="0056388D" w:rsidRDefault="00110C18" w:rsidP="00063728">
            <w:pPr>
              <w:rPr>
                <w:ins w:id="46977" w:author="KIM, Jason" w:date="2019-04-02T13:39:00Z"/>
                <w:rFonts w:ascii="Calibri" w:eastAsia="Times New Roman" w:hAnsi="Calibri" w:cs="Calibri"/>
                <w:color w:val="000000"/>
                <w:lang w:eastAsia="en-AU"/>
              </w:rPr>
            </w:pPr>
            <w:ins w:id="469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79" w:author="KIM, Jason" w:date="2019-04-02T13:39:00Z"/>
                <w:rFonts w:ascii="Calibri" w:eastAsia="Times New Roman" w:hAnsi="Calibri" w:cs="Calibri"/>
                <w:color w:val="000000"/>
                <w:lang w:eastAsia="en-AU"/>
              </w:rPr>
            </w:pPr>
            <w:ins w:id="46980" w:author="KIM, Jason" w:date="2019-04-02T13:39:00Z">
              <w:r w:rsidRPr="0056388D">
                <w:rPr>
                  <w:rFonts w:ascii="Calibri" w:eastAsia="Times New Roman" w:hAnsi="Calibri" w:cs="Calibri"/>
                  <w:color w:val="000000"/>
                  <w:lang w:eastAsia="en-AU"/>
                </w:rPr>
                <w:t>Chainage 6998</w:t>
              </w:r>
            </w:ins>
          </w:p>
        </w:tc>
        <w:tc>
          <w:tcPr>
            <w:tcW w:w="818" w:type="pct"/>
            <w:noWrap/>
            <w:hideMark/>
          </w:tcPr>
          <w:p w:rsidR="00110C18" w:rsidRPr="0056388D" w:rsidRDefault="00110C18" w:rsidP="00063728">
            <w:pPr>
              <w:jc w:val="right"/>
              <w:rPr>
                <w:ins w:id="46981" w:author="KIM, Jason" w:date="2019-04-02T13:39:00Z"/>
                <w:rFonts w:ascii="Calibri" w:eastAsia="Times New Roman" w:hAnsi="Calibri" w:cs="Calibri"/>
                <w:color w:val="000000"/>
                <w:lang w:eastAsia="en-AU"/>
              </w:rPr>
            </w:pPr>
            <w:ins w:id="46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83" w:author="KIM, Jason" w:date="2019-04-02T13:39:00Z"/>
        </w:trPr>
        <w:tc>
          <w:tcPr>
            <w:tcW w:w="758" w:type="pct"/>
            <w:vMerge w:val="restart"/>
            <w:noWrap/>
            <w:hideMark/>
          </w:tcPr>
          <w:p w:rsidR="00110C18" w:rsidRPr="0056388D" w:rsidRDefault="00110C18" w:rsidP="00063728">
            <w:pPr>
              <w:rPr>
                <w:ins w:id="46984" w:author="KIM, Jason" w:date="2019-04-02T13:39:00Z"/>
                <w:rFonts w:ascii="Calibri" w:eastAsia="Times New Roman" w:hAnsi="Calibri" w:cs="Calibri"/>
                <w:color w:val="000000"/>
                <w:lang w:eastAsia="en-AU"/>
              </w:rPr>
            </w:pPr>
            <w:ins w:id="46985" w:author="KIM, Jason" w:date="2019-04-02T13:39:00Z">
              <w:r w:rsidRPr="0056388D">
                <w:rPr>
                  <w:rFonts w:ascii="Calibri" w:eastAsia="Times New Roman" w:hAnsi="Calibri" w:cs="Calibri"/>
                  <w:color w:val="000000"/>
                  <w:lang w:eastAsia="en-AU"/>
                </w:rPr>
                <w:t>DXE54K1x</w:t>
              </w:r>
            </w:ins>
          </w:p>
        </w:tc>
        <w:tc>
          <w:tcPr>
            <w:tcW w:w="648" w:type="pct"/>
            <w:vMerge w:val="restart"/>
            <w:noWrap/>
            <w:hideMark/>
          </w:tcPr>
          <w:p w:rsidR="00110C18" w:rsidRPr="0056388D" w:rsidRDefault="00110C18" w:rsidP="00063728">
            <w:pPr>
              <w:rPr>
                <w:ins w:id="46986" w:author="KIM, Jason" w:date="2019-04-02T13:39:00Z"/>
                <w:rFonts w:ascii="Calibri" w:eastAsia="Times New Roman" w:hAnsi="Calibri" w:cs="Calibri"/>
                <w:color w:val="000000"/>
                <w:lang w:eastAsia="en-AU"/>
              </w:rPr>
            </w:pPr>
            <w:ins w:id="46987" w:author="KIM, Jason" w:date="2019-04-02T13:39:00Z">
              <w:r w:rsidRPr="0056388D">
                <w:rPr>
                  <w:rFonts w:ascii="Calibri" w:eastAsia="Times New Roman" w:hAnsi="Calibri" w:cs="Calibri"/>
                  <w:color w:val="000000"/>
                  <w:lang w:eastAsia="en-AU"/>
                </w:rPr>
                <w:t>ELZ10280</w:t>
              </w:r>
            </w:ins>
          </w:p>
        </w:tc>
        <w:tc>
          <w:tcPr>
            <w:tcW w:w="516" w:type="pct"/>
            <w:vMerge w:val="restart"/>
            <w:noWrap/>
            <w:hideMark/>
          </w:tcPr>
          <w:p w:rsidR="00110C18" w:rsidRPr="0056388D" w:rsidRDefault="00110C18" w:rsidP="00063728">
            <w:pPr>
              <w:rPr>
                <w:ins w:id="46988" w:author="KIM, Jason" w:date="2019-04-02T13:39:00Z"/>
                <w:rFonts w:ascii="Calibri" w:eastAsia="Times New Roman" w:hAnsi="Calibri" w:cs="Calibri"/>
                <w:color w:val="000000"/>
                <w:lang w:eastAsia="en-AU"/>
              </w:rPr>
            </w:pPr>
            <w:ins w:id="46989"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6990" w:author="KIM, Jason" w:date="2019-04-02T13:39:00Z"/>
                <w:rFonts w:ascii="Calibri" w:eastAsia="Times New Roman" w:hAnsi="Calibri" w:cs="Calibri"/>
                <w:color w:val="000000"/>
                <w:lang w:eastAsia="en-AU"/>
              </w:rPr>
            </w:pPr>
            <w:ins w:id="46991" w:author="KIM, Jason" w:date="2019-04-02T13:39:00Z">
              <w:r w:rsidRPr="0056388D">
                <w:rPr>
                  <w:rFonts w:ascii="Calibri" w:eastAsia="Times New Roman" w:hAnsi="Calibri" w:cs="Calibri"/>
                  <w:color w:val="000000"/>
                  <w:lang w:eastAsia="en-AU"/>
                </w:rPr>
                <w:t>DXE1169</w:t>
              </w:r>
            </w:ins>
          </w:p>
        </w:tc>
        <w:tc>
          <w:tcPr>
            <w:tcW w:w="793" w:type="pct"/>
            <w:noWrap/>
            <w:hideMark/>
          </w:tcPr>
          <w:p w:rsidR="00110C18" w:rsidRPr="0056388D" w:rsidRDefault="00110C18" w:rsidP="00063728">
            <w:pPr>
              <w:rPr>
                <w:ins w:id="46992" w:author="KIM, Jason" w:date="2019-04-02T13:39:00Z"/>
                <w:rFonts w:ascii="Calibri" w:eastAsia="Times New Roman" w:hAnsi="Calibri" w:cs="Calibri"/>
                <w:color w:val="000000"/>
                <w:lang w:eastAsia="en-AU"/>
              </w:rPr>
            </w:pPr>
            <w:ins w:id="469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994" w:author="KIM, Jason" w:date="2019-04-02T13:39:00Z"/>
                <w:rFonts w:ascii="Calibri" w:eastAsia="Times New Roman" w:hAnsi="Calibri" w:cs="Calibri"/>
                <w:color w:val="000000"/>
                <w:lang w:eastAsia="en-AU"/>
              </w:rPr>
            </w:pPr>
            <w:ins w:id="46995" w:author="KIM, Jason" w:date="2019-04-02T13:39:00Z">
              <w:r w:rsidRPr="0056388D">
                <w:rPr>
                  <w:rFonts w:ascii="Calibri" w:eastAsia="Times New Roman" w:hAnsi="Calibri" w:cs="Calibri"/>
                  <w:color w:val="000000"/>
                  <w:lang w:eastAsia="en-AU"/>
                </w:rPr>
                <w:t>Chainage 7322</w:t>
              </w:r>
            </w:ins>
          </w:p>
        </w:tc>
        <w:tc>
          <w:tcPr>
            <w:tcW w:w="818" w:type="pct"/>
            <w:noWrap/>
            <w:hideMark/>
          </w:tcPr>
          <w:p w:rsidR="00110C18" w:rsidRPr="0056388D" w:rsidRDefault="00110C18" w:rsidP="00063728">
            <w:pPr>
              <w:jc w:val="right"/>
              <w:rPr>
                <w:ins w:id="46996" w:author="KIM, Jason" w:date="2019-04-02T13:39:00Z"/>
                <w:rFonts w:ascii="Calibri" w:eastAsia="Times New Roman" w:hAnsi="Calibri" w:cs="Calibri"/>
                <w:color w:val="000000"/>
                <w:lang w:eastAsia="en-AU"/>
              </w:rPr>
            </w:pPr>
            <w:ins w:id="469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98" w:author="KIM, Jason" w:date="2019-04-02T13:39:00Z"/>
        </w:trPr>
        <w:tc>
          <w:tcPr>
            <w:tcW w:w="758" w:type="pct"/>
            <w:vMerge/>
            <w:hideMark/>
          </w:tcPr>
          <w:p w:rsidR="00110C18" w:rsidRPr="0056388D" w:rsidRDefault="00110C18" w:rsidP="00063728">
            <w:pPr>
              <w:rPr>
                <w:ins w:id="469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02" w:author="KIM, Jason" w:date="2019-04-02T13:39:00Z"/>
                <w:rFonts w:ascii="Calibri" w:eastAsia="Times New Roman" w:hAnsi="Calibri" w:cs="Calibri"/>
                <w:color w:val="000000"/>
                <w:lang w:eastAsia="en-AU"/>
              </w:rPr>
            </w:pPr>
            <w:ins w:id="47003" w:author="KIM, Jason" w:date="2019-04-02T13:39:00Z">
              <w:r w:rsidRPr="0056388D">
                <w:rPr>
                  <w:rFonts w:ascii="Calibri" w:eastAsia="Times New Roman" w:hAnsi="Calibri" w:cs="Calibri"/>
                  <w:color w:val="000000"/>
                  <w:lang w:eastAsia="en-AU"/>
                </w:rPr>
                <w:t>DXE1170</w:t>
              </w:r>
            </w:ins>
          </w:p>
        </w:tc>
        <w:tc>
          <w:tcPr>
            <w:tcW w:w="793" w:type="pct"/>
            <w:noWrap/>
            <w:hideMark/>
          </w:tcPr>
          <w:p w:rsidR="00110C18" w:rsidRPr="0056388D" w:rsidRDefault="00110C18" w:rsidP="00063728">
            <w:pPr>
              <w:rPr>
                <w:ins w:id="47004" w:author="KIM, Jason" w:date="2019-04-02T13:39:00Z"/>
                <w:rFonts w:ascii="Calibri" w:eastAsia="Times New Roman" w:hAnsi="Calibri" w:cs="Calibri"/>
                <w:color w:val="000000"/>
                <w:lang w:eastAsia="en-AU"/>
              </w:rPr>
            </w:pPr>
            <w:ins w:id="470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06" w:author="KIM, Jason" w:date="2019-04-02T13:39:00Z"/>
                <w:rFonts w:ascii="Calibri" w:eastAsia="Times New Roman" w:hAnsi="Calibri" w:cs="Calibri"/>
                <w:color w:val="000000"/>
                <w:lang w:eastAsia="en-AU"/>
              </w:rPr>
            </w:pPr>
            <w:ins w:id="47007" w:author="KIM, Jason" w:date="2019-04-02T13:39:00Z">
              <w:r w:rsidRPr="0056388D">
                <w:rPr>
                  <w:rFonts w:ascii="Calibri" w:eastAsia="Times New Roman" w:hAnsi="Calibri" w:cs="Calibri"/>
                  <w:color w:val="000000"/>
                  <w:lang w:eastAsia="en-AU"/>
                </w:rPr>
                <w:t>Chainage 7351</w:t>
              </w:r>
            </w:ins>
          </w:p>
        </w:tc>
        <w:tc>
          <w:tcPr>
            <w:tcW w:w="818" w:type="pct"/>
            <w:noWrap/>
            <w:hideMark/>
          </w:tcPr>
          <w:p w:rsidR="00110C18" w:rsidRPr="0056388D" w:rsidRDefault="00110C18" w:rsidP="00063728">
            <w:pPr>
              <w:jc w:val="right"/>
              <w:rPr>
                <w:ins w:id="47008" w:author="KIM, Jason" w:date="2019-04-02T13:39:00Z"/>
                <w:rFonts w:ascii="Calibri" w:eastAsia="Times New Roman" w:hAnsi="Calibri" w:cs="Calibri"/>
                <w:color w:val="000000"/>
                <w:lang w:eastAsia="en-AU"/>
              </w:rPr>
            </w:pPr>
            <w:ins w:id="47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10" w:author="KIM, Jason" w:date="2019-04-02T13:39:00Z"/>
        </w:trPr>
        <w:tc>
          <w:tcPr>
            <w:tcW w:w="758" w:type="pct"/>
            <w:vMerge/>
            <w:hideMark/>
          </w:tcPr>
          <w:p w:rsidR="00110C18" w:rsidRPr="0056388D" w:rsidRDefault="00110C18" w:rsidP="00063728">
            <w:pPr>
              <w:rPr>
                <w:ins w:id="470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14" w:author="KIM, Jason" w:date="2019-04-02T13:39:00Z"/>
                <w:rFonts w:ascii="Calibri" w:eastAsia="Times New Roman" w:hAnsi="Calibri" w:cs="Calibri"/>
                <w:color w:val="000000"/>
                <w:lang w:eastAsia="en-AU"/>
              </w:rPr>
            </w:pPr>
            <w:ins w:id="47015" w:author="KIM, Jason" w:date="2019-04-02T13:39:00Z">
              <w:r w:rsidRPr="0056388D">
                <w:rPr>
                  <w:rFonts w:ascii="Calibri" w:eastAsia="Times New Roman" w:hAnsi="Calibri" w:cs="Calibri"/>
                  <w:color w:val="000000"/>
                  <w:lang w:eastAsia="en-AU"/>
                </w:rPr>
                <w:t>DXE1171</w:t>
              </w:r>
            </w:ins>
          </w:p>
        </w:tc>
        <w:tc>
          <w:tcPr>
            <w:tcW w:w="793" w:type="pct"/>
            <w:noWrap/>
            <w:hideMark/>
          </w:tcPr>
          <w:p w:rsidR="00110C18" w:rsidRPr="0056388D" w:rsidRDefault="00110C18" w:rsidP="00063728">
            <w:pPr>
              <w:rPr>
                <w:ins w:id="47016" w:author="KIM, Jason" w:date="2019-04-02T13:39:00Z"/>
                <w:rFonts w:ascii="Calibri" w:eastAsia="Times New Roman" w:hAnsi="Calibri" w:cs="Calibri"/>
                <w:color w:val="000000"/>
                <w:lang w:eastAsia="en-AU"/>
              </w:rPr>
            </w:pPr>
            <w:ins w:id="470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18" w:author="KIM, Jason" w:date="2019-04-02T13:39:00Z"/>
                <w:rFonts w:ascii="Calibri" w:eastAsia="Times New Roman" w:hAnsi="Calibri" w:cs="Calibri"/>
                <w:color w:val="000000"/>
                <w:lang w:eastAsia="en-AU"/>
              </w:rPr>
            </w:pPr>
            <w:ins w:id="47019" w:author="KIM, Jason" w:date="2019-04-02T13:39:00Z">
              <w:r w:rsidRPr="0056388D">
                <w:rPr>
                  <w:rFonts w:ascii="Calibri" w:eastAsia="Times New Roman" w:hAnsi="Calibri" w:cs="Calibri"/>
                  <w:color w:val="000000"/>
                  <w:lang w:eastAsia="en-AU"/>
                </w:rPr>
                <w:t>Chainage 7380</w:t>
              </w:r>
            </w:ins>
          </w:p>
        </w:tc>
        <w:tc>
          <w:tcPr>
            <w:tcW w:w="818" w:type="pct"/>
            <w:noWrap/>
            <w:hideMark/>
          </w:tcPr>
          <w:p w:rsidR="00110C18" w:rsidRPr="0056388D" w:rsidRDefault="00110C18" w:rsidP="00063728">
            <w:pPr>
              <w:jc w:val="right"/>
              <w:rPr>
                <w:ins w:id="47020" w:author="KIM, Jason" w:date="2019-04-02T13:39:00Z"/>
                <w:rFonts w:ascii="Calibri" w:eastAsia="Times New Roman" w:hAnsi="Calibri" w:cs="Calibri"/>
                <w:color w:val="000000"/>
                <w:lang w:eastAsia="en-AU"/>
              </w:rPr>
            </w:pPr>
            <w:ins w:id="47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22" w:author="KIM, Jason" w:date="2019-04-02T13:39:00Z"/>
        </w:trPr>
        <w:tc>
          <w:tcPr>
            <w:tcW w:w="758" w:type="pct"/>
            <w:vMerge w:val="restart"/>
            <w:noWrap/>
            <w:hideMark/>
          </w:tcPr>
          <w:p w:rsidR="00110C18" w:rsidRPr="0056388D" w:rsidRDefault="00110C18" w:rsidP="00063728">
            <w:pPr>
              <w:rPr>
                <w:ins w:id="47023" w:author="KIM, Jason" w:date="2019-04-02T13:39:00Z"/>
                <w:rFonts w:ascii="Calibri" w:eastAsia="Times New Roman" w:hAnsi="Calibri" w:cs="Calibri"/>
                <w:color w:val="000000"/>
                <w:lang w:eastAsia="en-AU"/>
              </w:rPr>
            </w:pPr>
            <w:ins w:id="47024" w:author="KIM, Jason" w:date="2019-04-02T13:39:00Z">
              <w:r w:rsidRPr="0056388D">
                <w:rPr>
                  <w:rFonts w:ascii="Calibri" w:eastAsia="Times New Roman" w:hAnsi="Calibri" w:cs="Calibri"/>
                  <w:color w:val="000000"/>
                  <w:lang w:eastAsia="en-AU"/>
                </w:rPr>
                <w:t>DXE54K2x</w:t>
              </w:r>
            </w:ins>
          </w:p>
        </w:tc>
        <w:tc>
          <w:tcPr>
            <w:tcW w:w="648" w:type="pct"/>
            <w:vMerge w:val="restart"/>
            <w:noWrap/>
            <w:hideMark/>
          </w:tcPr>
          <w:p w:rsidR="00110C18" w:rsidRPr="0056388D" w:rsidRDefault="00110C18" w:rsidP="00063728">
            <w:pPr>
              <w:rPr>
                <w:ins w:id="47025" w:author="KIM, Jason" w:date="2019-04-02T13:39:00Z"/>
                <w:rFonts w:ascii="Calibri" w:eastAsia="Times New Roman" w:hAnsi="Calibri" w:cs="Calibri"/>
                <w:color w:val="000000"/>
                <w:lang w:eastAsia="en-AU"/>
              </w:rPr>
            </w:pPr>
            <w:ins w:id="47026" w:author="KIM, Jason" w:date="2019-04-02T13:39:00Z">
              <w:r w:rsidRPr="0056388D">
                <w:rPr>
                  <w:rFonts w:ascii="Calibri" w:eastAsia="Times New Roman" w:hAnsi="Calibri" w:cs="Calibri"/>
                  <w:color w:val="000000"/>
                  <w:lang w:eastAsia="en-AU"/>
                </w:rPr>
                <w:t>ELZ10276</w:t>
              </w:r>
            </w:ins>
          </w:p>
        </w:tc>
        <w:tc>
          <w:tcPr>
            <w:tcW w:w="516" w:type="pct"/>
            <w:vMerge w:val="restart"/>
            <w:noWrap/>
            <w:hideMark/>
          </w:tcPr>
          <w:p w:rsidR="00110C18" w:rsidRPr="0056388D" w:rsidRDefault="00110C18" w:rsidP="00063728">
            <w:pPr>
              <w:rPr>
                <w:ins w:id="47027" w:author="KIM, Jason" w:date="2019-04-02T13:39:00Z"/>
                <w:rFonts w:ascii="Calibri" w:eastAsia="Times New Roman" w:hAnsi="Calibri" w:cs="Calibri"/>
                <w:color w:val="000000"/>
                <w:lang w:eastAsia="en-AU"/>
              </w:rPr>
            </w:pPr>
            <w:ins w:id="47028"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029" w:author="KIM, Jason" w:date="2019-04-02T13:39:00Z"/>
                <w:rFonts w:ascii="Calibri" w:eastAsia="Times New Roman" w:hAnsi="Calibri" w:cs="Calibri"/>
                <w:color w:val="000000"/>
                <w:lang w:eastAsia="en-AU"/>
              </w:rPr>
            </w:pPr>
            <w:ins w:id="47030" w:author="KIM, Jason" w:date="2019-04-02T13:39:00Z">
              <w:r w:rsidRPr="0056388D">
                <w:rPr>
                  <w:rFonts w:ascii="Calibri" w:eastAsia="Times New Roman" w:hAnsi="Calibri" w:cs="Calibri"/>
                  <w:color w:val="000000"/>
                  <w:lang w:eastAsia="en-AU"/>
                </w:rPr>
                <w:t>DXE1166</w:t>
              </w:r>
            </w:ins>
          </w:p>
        </w:tc>
        <w:tc>
          <w:tcPr>
            <w:tcW w:w="793" w:type="pct"/>
            <w:noWrap/>
            <w:hideMark/>
          </w:tcPr>
          <w:p w:rsidR="00110C18" w:rsidRPr="0056388D" w:rsidRDefault="00110C18" w:rsidP="00063728">
            <w:pPr>
              <w:rPr>
                <w:ins w:id="47031" w:author="KIM, Jason" w:date="2019-04-02T13:39:00Z"/>
                <w:rFonts w:ascii="Calibri" w:eastAsia="Times New Roman" w:hAnsi="Calibri" w:cs="Calibri"/>
                <w:color w:val="000000"/>
                <w:lang w:eastAsia="en-AU"/>
              </w:rPr>
            </w:pPr>
            <w:ins w:id="470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33" w:author="KIM, Jason" w:date="2019-04-02T13:39:00Z"/>
                <w:rFonts w:ascii="Calibri" w:eastAsia="Times New Roman" w:hAnsi="Calibri" w:cs="Calibri"/>
                <w:color w:val="000000"/>
                <w:lang w:eastAsia="en-AU"/>
              </w:rPr>
            </w:pPr>
            <w:ins w:id="47034" w:author="KIM, Jason" w:date="2019-04-02T13:39:00Z">
              <w:r w:rsidRPr="0056388D">
                <w:rPr>
                  <w:rFonts w:ascii="Calibri" w:eastAsia="Times New Roman" w:hAnsi="Calibri" w:cs="Calibri"/>
                  <w:color w:val="000000"/>
                  <w:lang w:eastAsia="en-AU"/>
                </w:rPr>
                <w:t>Chainage 7202</w:t>
              </w:r>
            </w:ins>
          </w:p>
        </w:tc>
        <w:tc>
          <w:tcPr>
            <w:tcW w:w="818" w:type="pct"/>
            <w:noWrap/>
            <w:hideMark/>
          </w:tcPr>
          <w:p w:rsidR="00110C18" w:rsidRPr="0056388D" w:rsidRDefault="00110C18" w:rsidP="00063728">
            <w:pPr>
              <w:jc w:val="right"/>
              <w:rPr>
                <w:ins w:id="47035" w:author="KIM, Jason" w:date="2019-04-02T13:39:00Z"/>
                <w:rFonts w:ascii="Calibri" w:eastAsia="Times New Roman" w:hAnsi="Calibri" w:cs="Calibri"/>
                <w:color w:val="000000"/>
                <w:lang w:eastAsia="en-AU"/>
              </w:rPr>
            </w:pPr>
            <w:ins w:id="47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37" w:author="KIM, Jason" w:date="2019-04-02T13:39:00Z"/>
        </w:trPr>
        <w:tc>
          <w:tcPr>
            <w:tcW w:w="758" w:type="pct"/>
            <w:vMerge/>
            <w:hideMark/>
          </w:tcPr>
          <w:p w:rsidR="00110C18" w:rsidRPr="0056388D" w:rsidRDefault="00110C18" w:rsidP="00063728">
            <w:pPr>
              <w:rPr>
                <w:ins w:id="470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41" w:author="KIM, Jason" w:date="2019-04-02T13:39:00Z"/>
                <w:rFonts w:ascii="Calibri" w:eastAsia="Times New Roman" w:hAnsi="Calibri" w:cs="Calibri"/>
                <w:color w:val="000000"/>
                <w:lang w:eastAsia="en-AU"/>
              </w:rPr>
            </w:pPr>
            <w:ins w:id="47042" w:author="KIM, Jason" w:date="2019-04-02T13:39:00Z">
              <w:r w:rsidRPr="0056388D">
                <w:rPr>
                  <w:rFonts w:ascii="Calibri" w:eastAsia="Times New Roman" w:hAnsi="Calibri" w:cs="Calibri"/>
                  <w:color w:val="000000"/>
                  <w:lang w:eastAsia="en-AU"/>
                </w:rPr>
                <w:t>DXE1167</w:t>
              </w:r>
            </w:ins>
          </w:p>
        </w:tc>
        <w:tc>
          <w:tcPr>
            <w:tcW w:w="793" w:type="pct"/>
            <w:noWrap/>
            <w:hideMark/>
          </w:tcPr>
          <w:p w:rsidR="00110C18" w:rsidRPr="0056388D" w:rsidRDefault="00110C18" w:rsidP="00063728">
            <w:pPr>
              <w:rPr>
                <w:ins w:id="47043" w:author="KIM, Jason" w:date="2019-04-02T13:39:00Z"/>
                <w:rFonts w:ascii="Calibri" w:eastAsia="Times New Roman" w:hAnsi="Calibri" w:cs="Calibri"/>
                <w:color w:val="000000"/>
                <w:lang w:eastAsia="en-AU"/>
              </w:rPr>
            </w:pPr>
            <w:ins w:id="470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45" w:author="KIM, Jason" w:date="2019-04-02T13:39:00Z"/>
                <w:rFonts w:ascii="Calibri" w:eastAsia="Times New Roman" w:hAnsi="Calibri" w:cs="Calibri"/>
                <w:color w:val="000000"/>
                <w:lang w:eastAsia="en-AU"/>
              </w:rPr>
            </w:pPr>
            <w:ins w:id="47046" w:author="KIM, Jason" w:date="2019-04-02T13:39:00Z">
              <w:r w:rsidRPr="0056388D">
                <w:rPr>
                  <w:rFonts w:ascii="Calibri" w:eastAsia="Times New Roman" w:hAnsi="Calibri" w:cs="Calibri"/>
                  <w:color w:val="000000"/>
                  <w:lang w:eastAsia="en-AU"/>
                </w:rPr>
                <w:t>Chainage 7231</w:t>
              </w:r>
            </w:ins>
          </w:p>
        </w:tc>
        <w:tc>
          <w:tcPr>
            <w:tcW w:w="818" w:type="pct"/>
            <w:noWrap/>
            <w:hideMark/>
          </w:tcPr>
          <w:p w:rsidR="00110C18" w:rsidRPr="0056388D" w:rsidRDefault="00110C18" w:rsidP="00063728">
            <w:pPr>
              <w:jc w:val="right"/>
              <w:rPr>
                <w:ins w:id="47047" w:author="KIM, Jason" w:date="2019-04-02T13:39:00Z"/>
                <w:rFonts w:ascii="Calibri" w:eastAsia="Times New Roman" w:hAnsi="Calibri" w:cs="Calibri"/>
                <w:color w:val="000000"/>
                <w:lang w:eastAsia="en-AU"/>
              </w:rPr>
            </w:pPr>
            <w:ins w:id="47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49" w:author="KIM, Jason" w:date="2019-04-02T13:39:00Z"/>
        </w:trPr>
        <w:tc>
          <w:tcPr>
            <w:tcW w:w="758" w:type="pct"/>
            <w:vMerge/>
            <w:hideMark/>
          </w:tcPr>
          <w:p w:rsidR="00110C18" w:rsidRPr="0056388D" w:rsidRDefault="00110C18" w:rsidP="00063728">
            <w:pPr>
              <w:rPr>
                <w:ins w:id="470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53" w:author="KIM, Jason" w:date="2019-04-02T13:39:00Z"/>
                <w:rFonts w:ascii="Calibri" w:eastAsia="Times New Roman" w:hAnsi="Calibri" w:cs="Calibri"/>
                <w:color w:val="000000"/>
                <w:lang w:eastAsia="en-AU"/>
              </w:rPr>
            </w:pPr>
            <w:ins w:id="47054" w:author="KIM, Jason" w:date="2019-04-02T13:39:00Z">
              <w:r w:rsidRPr="0056388D">
                <w:rPr>
                  <w:rFonts w:ascii="Calibri" w:eastAsia="Times New Roman" w:hAnsi="Calibri" w:cs="Calibri"/>
                  <w:color w:val="000000"/>
                  <w:lang w:eastAsia="en-AU"/>
                </w:rPr>
                <w:t>DXE1168</w:t>
              </w:r>
            </w:ins>
          </w:p>
        </w:tc>
        <w:tc>
          <w:tcPr>
            <w:tcW w:w="793" w:type="pct"/>
            <w:noWrap/>
            <w:hideMark/>
          </w:tcPr>
          <w:p w:rsidR="00110C18" w:rsidRPr="0056388D" w:rsidRDefault="00110C18" w:rsidP="00063728">
            <w:pPr>
              <w:rPr>
                <w:ins w:id="47055" w:author="KIM, Jason" w:date="2019-04-02T13:39:00Z"/>
                <w:rFonts w:ascii="Calibri" w:eastAsia="Times New Roman" w:hAnsi="Calibri" w:cs="Calibri"/>
                <w:color w:val="000000"/>
                <w:lang w:eastAsia="en-AU"/>
              </w:rPr>
            </w:pPr>
            <w:ins w:id="470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57" w:author="KIM, Jason" w:date="2019-04-02T13:39:00Z"/>
                <w:rFonts w:ascii="Calibri" w:eastAsia="Times New Roman" w:hAnsi="Calibri" w:cs="Calibri"/>
                <w:color w:val="000000"/>
                <w:lang w:eastAsia="en-AU"/>
              </w:rPr>
            </w:pPr>
            <w:ins w:id="47058" w:author="KIM, Jason" w:date="2019-04-02T13:39:00Z">
              <w:r w:rsidRPr="0056388D">
                <w:rPr>
                  <w:rFonts w:ascii="Calibri" w:eastAsia="Times New Roman" w:hAnsi="Calibri" w:cs="Calibri"/>
                  <w:color w:val="000000"/>
                  <w:lang w:eastAsia="en-AU"/>
                </w:rPr>
                <w:t>Chainage 7260</w:t>
              </w:r>
            </w:ins>
          </w:p>
        </w:tc>
        <w:tc>
          <w:tcPr>
            <w:tcW w:w="818" w:type="pct"/>
            <w:noWrap/>
            <w:hideMark/>
          </w:tcPr>
          <w:p w:rsidR="00110C18" w:rsidRPr="0056388D" w:rsidRDefault="00110C18" w:rsidP="00063728">
            <w:pPr>
              <w:jc w:val="right"/>
              <w:rPr>
                <w:ins w:id="47059" w:author="KIM, Jason" w:date="2019-04-02T13:39:00Z"/>
                <w:rFonts w:ascii="Calibri" w:eastAsia="Times New Roman" w:hAnsi="Calibri" w:cs="Calibri"/>
                <w:color w:val="000000"/>
                <w:lang w:eastAsia="en-AU"/>
              </w:rPr>
            </w:pPr>
            <w:ins w:id="470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61" w:author="KIM, Jason" w:date="2019-04-02T13:39:00Z"/>
        </w:trPr>
        <w:tc>
          <w:tcPr>
            <w:tcW w:w="758" w:type="pct"/>
            <w:vMerge w:val="restart"/>
            <w:noWrap/>
            <w:hideMark/>
          </w:tcPr>
          <w:p w:rsidR="00110C18" w:rsidRPr="0056388D" w:rsidRDefault="00110C18" w:rsidP="00063728">
            <w:pPr>
              <w:rPr>
                <w:ins w:id="47062" w:author="KIM, Jason" w:date="2019-04-02T13:39:00Z"/>
                <w:rFonts w:ascii="Calibri" w:eastAsia="Times New Roman" w:hAnsi="Calibri" w:cs="Calibri"/>
                <w:color w:val="000000"/>
                <w:lang w:eastAsia="en-AU"/>
              </w:rPr>
            </w:pPr>
            <w:ins w:id="47063" w:author="KIM, Jason" w:date="2019-04-02T13:39:00Z">
              <w:r w:rsidRPr="0056388D">
                <w:rPr>
                  <w:rFonts w:ascii="Calibri" w:eastAsia="Times New Roman" w:hAnsi="Calibri" w:cs="Calibri"/>
                  <w:color w:val="000000"/>
                  <w:lang w:eastAsia="en-AU"/>
                </w:rPr>
                <w:t>DXE54K3x</w:t>
              </w:r>
            </w:ins>
          </w:p>
        </w:tc>
        <w:tc>
          <w:tcPr>
            <w:tcW w:w="648" w:type="pct"/>
            <w:vMerge w:val="restart"/>
            <w:noWrap/>
            <w:hideMark/>
          </w:tcPr>
          <w:p w:rsidR="00110C18" w:rsidRPr="0056388D" w:rsidRDefault="00110C18" w:rsidP="00063728">
            <w:pPr>
              <w:rPr>
                <w:ins w:id="47064" w:author="KIM, Jason" w:date="2019-04-02T13:39:00Z"/>
                <w:rFonts w:ascii="Calibri" w:eastAsia="Times New Roman" w:hAnsi="Calibri" w:cs="Calibri"/>
                <w:color w:val="000000"/>
                <w:lang w:eastAsia="en-AU"/>
              </w:rPr>
            </w:pPr>
            <w:ins w:id="47065" w:author="KIM, Jason" w:date="2019-04-02T13:39:00Z">
              <w:r w:rsidRPr="0056388D">
                <w:rPr>
                  <w:rFonts w:ascii="Calibri" w:eastAsia="Times New Roman" w:hAnsi="Calibri" w:cs="Calibri"/>
                  <w:color w:val="000000"/>
                  <w:lang w:eastAsia="en-AU"/>
                </w:rPr>
                <w:t>ELZ20280</w:t>
              </w:r>
            </w:ins>
          </w:p>
        </w:tc>
        <w:tc>
          <w:tcPr>
            <w:tcW w:w="516" w:type="pct"/>
            <w:vMerge w:val="restart"/>
            <w:noWrap/>
            <w:hideMark/>
          </w:tcPr>
          <w:p w:rsidR="00110C18" w:rsidRPr="0056388D" w:rsidRDefault="00110C18" w:rsidP="00063728">
            <w:pPr>
              <w:rPr>
                <w:ins w:id="47066" w:author="KIM, Jason" w:date="2019-04-02T13:39:00Z"/>
                <w:rFonts w:ascii="Calibri" w:eastAsia="Times New Roman" w:hAnsi="Calibri" w:cs="Calibri"/>
                <w:color w:val="000000"/>
                <w:lang w:eastAsia="en-AU"/>
              </w:rPr>
            </w:pPr>
            <w:ins w:id="47067"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068" w:author="KIM, Jason" w:date="2019-04-02T13:39:00Z"/>
                <w:rFonts w:ascii="Calibri" w:eastAsia="Times New Roman" w:hAnsi="Calibri" w:cs="Calibri"/>
                <w:color w:val="000000"/>
                <w:lang w:eastAsia="en-AU"/>
              </w:rPr>
            </w:pPr>
            <w:ins w:id="47069" w:author="KIM, Jason" w:date="2019-04-02T13:39:00Z">
              <w:r w:rsidRPr="0056388D">
                <w:rPr>
                  <w:rFonts w:ascii="Calibri" w:eastAsia="Times New Roman" w:hAnsi="Calibri" w:cs="Calibri"/>
                  <w:color w:val="000000"/>
                  <w:lang w:eastAsia="en-AU"/>
                </w:rPr>
                <w:t>DXE2163</w:t>
              </w:r>
            </w:ins>
          </w:p>
        </w:tc>
        <w:tc>
          <w:tcPr>
            <w:tcW w:w="793" w:type="pct"/>
            <w:noWrap/>
            <w:hideMark/>
          </w:tcPr>
          <w:p w:rsidR="00110C18" w:rsidRPr="0056388D" w:rsidRDefault="00110C18" w:rsidP="00063728">
            <w:pPr>
              <w:rPr>
                <w:ins w:id="47070" w:author="KIM, Jason" w:date="2019-04-02T13:39:00Z"/>
                <w:rFonts w:ascii="Calibri" w:eastAsia="Times New Roman" w:hAnsi="Calibri" w:cs="Calibri"/>
                <w:color w:val="000000"/>
                <w:lang w:eastAsia="en-AU"/>
              </w:rPr>
            </w:pPr>
            <w:ins w:id="470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72" w:author="KIM, Jason" w:date="2019-04-02T13:39:00Z"/>
                <w:rFonts w:ascii="Calibri" w:eastAsia="Times New Roman" w:hAnsi="Calibri" w:cs="Calibri"/>
                <w:color w:val="000000"/>
                <w:lang w:eastAsia="en-AU"/>
              </w:rPr>
            </w:pPr>
            <w:ins w:id="47073" w:author="KIM, Jason" w:date="2019-04-02T13:39:00Z">
              <w:r w:rsidRPr="0056388D">
                <w:rPr>
                  <w:rFonts w:ascii="Calibri" w:eastAsia="Times New Roman" w:hAnsi="Calibri" w:cs="Calibri"/>
                  <w:color w:val="000000"/>
                  <w:lang w:eastAsia="en-AU"/>
                </w:rPr>
                <w:t>Chainage 7299</w:t>
              </w:r>
            </w:ins>
          </w:p>
        </w:tc>
        <w:tc>
          <w:tcPr>
            <w:tcW w:w="818" w:type="pct"/>
            <w:noWrap/>
            <w:hideMark/>
          </w:tcPr>
          <w:p w:rsidR="00110C18" w:rsidRPr="0056388D" w:rsidRDefault="00110C18" w:rsidP="00063728">
            <w:pPr>
              <w:jc w:val="right"/>
              <w:rPr>
                <w:ins w:id="47074" w:author="KIM, Jason" w:date="2019-04-02T13:39:00Z"/>
                <w:rFonts w:ascii="Calibri" w:eastAsia="Times New Roman" w:hAnsi="Calibri" w:cs="Calibri"/>
                <w:color w:val="000000"/>
                <w:lang w:eastAsia="en-AU"/>
              </w:rPr>
            </w:pPr>
            <w:ins w:id="470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76" w:author="KIM, Jason" w:date="2019-04-02T13:39:00Z"/>
        </w:trPr>
        <w:tc>
          <w:tcPr>
            <w:tcW w:w="758" w:type="pct"/>
            <w:vMerge/>
            <w:hideMark/>
          </w:tcPr>
          <w:p w:rsidR="00110C18" w:rsidRPr="0056388D" w:rsidRDefault="00110C18" w:rsidP="00063728">
            <w:pPr>
              <w:rPr>
                <w:ins w:id="470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80" w:author="KIM, Jason" w:date="2019-04-02T13:39:00Z"/>
                <w:rFonts w:ascii="Calibri" w:eastAsia="Times New Roman" w:hAnsi="Calibri" w:cs="Calibri"/>
                <w:color w:val="000000"/>
                <w:lang w:eastAsia="en-AU"/>
              </w:rPr>
            </w:pPr>
            <w:ins w:id="47081" w:author="KIM, Jason" w:date="2019-04-02T13:39:00Z">
              <w:r w:rsidRPr="0056388D">
                <w:rPr>
                  <w:rFonts w:ascii="Calibri" w:eastAsia="Times New Roman" w:hAnsi="Calibri" w:cs="Calibri"/>
                  <w:color w:val="000000"/>
                  <w:lang w:eastAsia="en-AU"/>
                </w:rPr>
                <w:t>DXE2164</w:t>
              </w:r>
            </w:ins>
          </w:p>
        </w:tc>
        <w:tc>
          <w:tcPr>
            <w:tcW w:w="793" w:type="pct"/>
            <w:noWrap/>
            <w:hideMark/>
          </w:tcPr>
          <w:p w:rsidR="00110C18" w:rsidRPr="0056388D" w:rsidRDefault="00110C18" w:rsidP="00063728">
            <w:pPr>
              <w:rPr>
                <w:ins w:id="47082" w:author="KIM, Jason" w:date="2019-04-02T13:39:00Z"/>
                <w:rFonts w:ascii="Calibri" w:eastAsia="Times New Roman" w:hAnsi="Calibri" w:cs="Calibri"/>
                <w:color w:val="000000"/>
                <w:lang w:eastAsia="en-AU"/>
              </w:rPr>
            </w:pPr>
            <w:ins w:id="470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84" w:author="KIM, Jason" w:date="2019-04-02T13:39:00Z"/>
                <w:rFonts w:ascii="Calibri" w:eastAsia="Times New Roman" w:hAnsi="Calibri" w:cs="Calibri"/>
                <w:color w:val="000000"/>
                <w:lang w:eastAsia="en-AU"/>
              </w:rPr>
            </w:pPr>
            <w:ins w:id="47085" w:author="KIM, Jason" w:date="2019-04-02T13:39:00Z">
              <w:r w:rsidRPr="0056388D">
                <w:rPr>
                  <w:rFonts w:ascii="Calibri" w:eastAsia="Times New Roman" w:hAnsi="Calibri" w:cs="Calibri"/>
                  <w:color w:val="000000"/>
                  <w:lang w:eastAsia="en-AU"/>
                </w:rPr>
                <w:t>Chainage 7328</w:t>
              </w:r>
            </w:ins>
          </w:p>
        </w:tc>
        <w:tc>
          <w:tcPr>
            <w:tcW w:w="818" w:type="pct"/>
            <w:noWrap/>
            <w:hideMark/>
          </w:tcPr>
          <w:p w:rsidR="00110C18" w:rsidRPr="0056388D" w:rsidRDefault="00110C18" w:rsidP="00063728">
            <w:pPr>
              <w:jc w:val="right"/>
              <w:rPr>
                <w:ins w:id="47086" w:author="KIM, Jason" w:date="2019-04-02T13:39:00Z"/>
                <w:rFonts w:ascii="Calibri" w:eastAsia="Times New Roman" w:hAnsi="Calibri" w:cs="Calibri"/>
                <w:color w:val="000000"/>
                <w:lang w:eastAsia="en-AU"/>
              </w:rPr>
            </w:pPr>
            <w:ins w:id="470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88" w:author="KIM, Jason" w:date="2019-04-02T13:39:00Z"/>
        </w:trPr>
        <w:tc>
          <w:tcPr>
            <w:tcW w:w="758" w:type="pct"/>
            <w:vMerge/>
            <w:hideMark/>
          </w:tcPr>
          <w:p w:rsidR="00110C18" w:rsidRPr="0056388D" w:rsidRDefault="00110C18" w:rsidP="00063728">
            <w:pPr>
              <w:rPr>
                <w:ins w:id="470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92" w:author="KIM, Jason" w:date="2019-04-02T13:39:00Z"/>
                <w:rFonts w:ascii="Calibri" w:eastAsia="Times New Roman" w:hAnsi="Calibri" w:cs="Calibri"/>
                <w:color w:val="000000"/>
                <w:lang w:eastAsia="en-AU"/>
              </w:rPr>
            </w:pPr>
            <w:ins w:id="47093" w:author="KIM, Jason" w:date="2019-04-02T13:39:00Z">
              <w:r w:rsidRPr="0056388D">
                <w:rPr>
                  <w:rFonts w:ascii="Calibri" w:eastAsia="Times New Roman" w:hAnsi="Calibri" w:cs="Calibri"/>
                  <w:color w:val="000000"/>
                  <w:lang w:eastAsia="en-AU"/>
                </w:rPr>
                <w:t>DXE2165</w:t>
              </w:r>
            </w:ins>
          </w:p>
        </w:tc>
        <w:tc>
          <w:tcPr>
            <w:tcW w:w="793" w:type="pct"/>
            <w:noWrap/>
            <w:hideMark/>
          </w:tcPr>
          <w:p w:rsidR="00110C18" w:rsidRPr="0056388D" w:rsidRDefault="00110C18" w:rsidP="00063728">
            <w:pPr>
              <w:rPr>
                <w:ins w:id="47094" w:author="KIM, Jason" w:date="2019-04-02T13:39:00Z"/>
                <w:rFonts w:ascii="Calibri" w:eastAsia="Times New Roman" w:hAnsi="Calibri" w:cs="Calibri"/>
                <w:color w:val="000000"/>
                <w:lang w:eastAsia="en-AU"/>
              </w:rPr>
            </w:pPr>
            <w:ins w:id="470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96" w:author="KIM, Jason" w:date="2019-04-02T13:39:00Z"/>
                <w:rFonts w:ascii="Calibri" w:eastAsia="Times New Roman" w:hAnsi="Calibri" w:cs="Calibri"/>
                <w:color w:val="000000"/>
                <w:lang w:eastAsia="en-AU"/>
              </w:rPr>
            </w:pPr>
            <w:ins w:id="47097" w:author="KIM, Jason" w:date="2019-04-02T13:39:00Z">
              <w:r w:rsidRPr="0056388D">
                <w:rPr>
                  <w:rFonts w:ascii="Calibri" w:eastAsia="Times New Roman" w:hAnsi="Calibri" w:cs="Calibri"/>
                  <w:color w:val="000000"/>
                  <w:lang w:eastAsia="en-AU"/>
                </w:rPr>
                <w:t>Chainage 7357</w:t>
              </w:r>
            </w:ins>
          </w:p>
        </w:tc>
        <w:tc>
          <w:tcPr>
            <w:tcW w:w="818" w:type="pct"/>
            <w:noWrap/>
            <w:hideMark/>
          </w:tcPr>
          <w:p w:rsidR="00110C18" w:rsidRPr="0056388D" w:rsidRDefault="00110C18" w:rsidP="00063728">
            <w:pPr>
              <w:jc w:val="right"/>
              <w:rPr>
                <w:ins w:id="47098" w:author="KIM, Jason" w:date="2019-04-02T13:39:00Z"/>
                <w:rFonts w:ascii="Calibri" w:eastAsia="Times New Roman" w:hAnsi="Calibri" w:cs="Calibri"/>
                <w:color w:val="000000"/>
                <w:lang w:eastAsia="en-AU"/>
              </w:rPr>
            </w:pPr>
            <w:ins w:id="470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00" w:author="KIM, Jason" w:date="2019-04-02T13:39:00Z"/>
        </w:trPr>
        <w:tc>
          <w:tcPr>
            <w:tcW w:w="758" w:type="pct"/>
            <w:vMerge w:val="restart"/>
            <w:noWrap/>
            <w:hideMark/>
          </w:tcPr>
          <w:p w:rsidR="00110C18" w:rsidRPr="0056388D" w:rsidRDefault="00110C18" w:rsidP="00063728">
            <w:pPr>
              <w:rPr>
                <w:ins w:id="47101" w:author="KIM, Jason" w:date="2019-04-02T13:39:00Z"/>
                <w:rFonts w:ascii="Calibri" w:eastAsia="Times New Roman" w:hAnsi="Calibri" w:cs="Calibri"/>
                <w:color w:val="000000"/>
                <w:lang w:eastAsia="en-AU"/>
              </w:rPr>
            </w:pPr>
            <w:ins w:id="47102" w:author="KIM, Jason" w:date="2019-04-02T13:39:00Z">
              <w:r w:rsidRPr="0056388D">
                <w:rPr>
                  <w:rFonts w:ascii="Calibri" w:eastAsia="Times New Roman" w:hAnsi="Calibri" w:cs="Calibri"/>
                  <w:color w:val="000000"/>
                  <w:lang w:eastAsia="en-AU"/>
                </w:rPr>
                <w:t>DXE54K4x</w:t>
              </w:r>
            </w:ins>
          </w:p>
        </w:tc>
        <w:tc>
          <w:tcPr>
            <w:tcW w:w="648" w:type="pct"/>
            <w:vMerge w:val="restart"/>
            <w:noWrap/>
            <w:hideMark/>
          </w:tcPr>
          <w:p w:rsidR="00110C18" w:rsidRPr="0056388D" w:rsidRDefault="00110C18" w:rsidP="00063728">
            <w:pPr>
              <w:rPr>
                <w:ins w:id="47103" w:author="KIM, Jason" w:date="2019-04-02T13:39:00Z"/>
                <w:rFonts w:ascii="Calibri" w:eastAsia="Times New Roman" w:hAnsi="Calibri" w:cs="Calibri"/>
                <w:color w:val="000000"/>
                <w:lang w:eastAsia="en-AU"/>
              </w:rPr>
            </w:pPr>
            <w:ins w:id="47104" w:author="KIM, Jason" w:date="2019-04-02T13:39:00Z">
              <w:r w:rsidRPr="0056388D">
                <w:rPr>
                  <w:rFonts w:ascii="Calibri" w:eastAsia="Times New Roman" w:hAnsi="Calibri" w:cs="Calibri"/>
                  <w:color w:val="000000"/>
                  <w:lang w:eastAsia="en-AU"/>
                </w:rPr>
                <w:t>ELZ20276</w:t>
              </w:r>
            </w:ins>
          </w:p>
        </w:tc>
        <w:tc>
          <w:tcPr>
            <w:tcW w:w="516" w:type="pct"/>
            <w:vMerge w:val="restart"/>
            <w:noWrap/>
            <w:hideMark/>
          </w:tcPr>
          <w:p w:rsidR="00110C18" w:rsidRPr="0056388D" w:rsidRDefault="00110C18" w:rsidP="00063728">
            <w:pPr>
              <w:rPr>
                <w:ins w:id="47105" w:author="KIM, Jason" w:date="2019-04-02T13:39:00Z"/>
                <w:rFonts w:ascii="Calibri" w:eastAsia="Times New Roman" w:hAnsi="Calibri" w:cs="Calibri"/>
                <w:color w:val="000000"/>
                <w:lang w:eastAsia="en-AU"/>
              </w:rPr>
            </w:pPr>
            <w:ins w:id="47106"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07" w:author="KIM, Jason" w:date="2019-04-02T13:39:00Z"/>
                <w:rFonts w:ascii="Calibri" w:eastAsia="Times New Roman" w:hAnsi="Calibri" w:cs="Calibri"/>
                <w:color w:val="000000"/>
                <w:lang w:eastAsia="en-AU"/>
              </w:rPr>
            </w:pPr>
            <w:ins w:id="47108" w:author="KIM, Jason" w:date="2019-04-02T13:39:00Z">
              <w:r w:rsidRPr="0056388D">
                <w:rPr>
                  <w:rFonts w:ascii="Calibri" w:eastAsia="Times New Roman" w:hAnsi="Calibri" w:cs="Calibri"/>
                  <w:color w:val="000000"/>
                  <w:lang w:eastAsia="en-AU"/>
                </w:rPr>
                <w:t>DXE2160</w:t>
              </w:r>
            </w:ins>
          </w:p>
        </w:tc>
        <w:tc>
          <w:tcPr>
            <w:tcW w:w="793" w:type="pct"/>
            <w:noWrap/>
            <w:hideMark/>
          </w:tcPr>
          <w:p w:rsidR="00110C18" w:rsidRPr="0056388D" w:rsidRDefault="00110C18" w:rsidP="00063728">
            <w:pPr>
              <w:rPr>
                <w:ins w:id="47109" w:author="KIM, Jason" w:date="2019-04-02T13:39:00Z"/>
                <w:rFonts w:ascii="Calibri" w:eastAsia="Times New Roman" w:hAnsi="Calibri" w:cs="Calibri"/>
                <w:color w:val="000000"/>
                <w:lang w:eastAsia="en-AU"/>
              </w:rPr>
            </w:pPr>
            <w:ins w:id="471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11" w:author="KIM, Jason" w:date="2019-04-02T13:39:00Z"/>
                <w:rFonts w:ascii="Calibri" w:eastAsia="Times New Roman" w:hAnsi="Calibri" w:cs="Calibri"/>
                <w:color w:val="000000"/>
                <w:lang w:eastAsia="en-AU"/>
              </w:rPr>
            </w:pPr>
            <w:ins w:id="47112" w:author="KIM, Jason" w:date="2019-04-02T13:39:00Z">
              <w:r w:rsidRPr="0056388D">
                <w:rPr>
                  <w:rFonts w:ascii="Calibri" w:eastAsia="Times New Roman" w:hAnsi="Calibri" w:cs="Calibri"/>
                  <w:color w:val="000000"/>
                  <w:lang w:eastAsia="en-AU"/>
                </w:rPr>
                <w:t>Chainage 7180</w:t>
              </w:r>
            </w:ins>
          </w:p>
        </w:tc>
        <w:tc>
          <w:tcPr>
            <w:tcW w:w="818" w:type="pct"/>
            <w:noWrap/>
            <w:hideMark/>
          </w:tcPr>
          <w:p w:rsidR="00110C18" w:rsidRPr="0056388D" w:rsidRDefault="00110C18" w:rsidP="00063728">
            <w:pPr>
              <w:jc w:val="right"/>
              <w:rPr>
                <w:ins w:id="47113" w:author="KIM, Jason" w:date="2019-04-02T13:39:00Z"/>
                <w:rFonts w:ascii="Calibri" w:eastAsia="Times New Roman" w:hAnsi="Calibri" w:cs="Calibri"/>
                <w:color w:val="000000"/>
                <w:lang w:eastAsia="en-AU"/>
              </w:rPr>
            </w:pPr>
            <w:ins w:id="471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15" w:author="KIM, Jason" w:date="2019-04-02T13:39:00Z"/>
        </w:trPr>
        <w:tc>
          <w:tcPr>
            <w:tcW w:w="758" w:type="pct"/>
            <w:vMerge/>
            <w:hideMark/>
          </w:tcPr>
          <w:p w:rsidR="00110C18" w:rsidRPr="0056388D" w:rsidRDefault="00110C18" w:rsidP="00063728">
            <w:pPr>
              <w:rPr>
                <w:ins w:id="471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19" w:author="KIM, Jason" w:date="2019-04-02T13:39:00Z"/>
                <w:rFonts w:ascii="Calibri" w:eastAsia="Times New Roman" w:hAnsi="Calibri" w:cs="Calibri"/>
                <w:color w:val="000000"/>
                <w:lang w:eastAsia="en-AU"/>
              </w:rPr>
            </w:pPr>
            <w:ins w:id="47120" w:author="KIM, Jason" w:date="2019-04-02T13:39:00Z">
              <w:r w:rsidRPr="0056388D">
                <w:rPr>
                  <w:rFonts w:ascii="Calibri" w:eastAsia="Times New Roman" w:hAnsi="Calibri" w:cs="Calibri"/>
                  <w:color w:val="000000"/>
                  <w:lang w:eastAsia="en-AU"/>
                </w:rPr>
                <w:t>DXE2161</w:t>
              </w:r>
            </w:ins>
          </w:p>
        </w:tc>
        <w:tc>
          <w:tcPr>
            <w:tcW w:w="793" w:type="pct"/>
            <w:noWrap/>
            <w:hideMark/>
          </w:tcPr>
          <w:p w:rsidR="00110C18" w:rsidRPr="0056388D" w:rsidRDefault="00110C18" w:rsidP="00063728">
            <w:pPr>
              <w:rPr>
                <w:ins w:id="47121" w:author="KIM, Jason" w:date="2019-04-02T13:39:00Z"/>
                <w:rFonts w:ascii="Calibri" w:eastAsia="Times New Roman" w:hAnsi="Calibri" w:cs="Calibri"/>
                <w:color w:val="000000"/>
                <w:lang w:eastAsia="en-AU"/>
              </w:rPr>
            </w:pPr>
            <w:ins w:id="471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23" w:author="KIM, Jason" w:date="2019-04-02T13:39:00Z"/>
                <w:rFonts w:ascii="Calibri" w:eastAsia="Times New Roman" w:hAnsi="Calibri" w:cs="Calibri"/>
                <w:color w:val="000000"/>
                <w:lang w:eastAsia="en-AU"/>
              </w:rPr>
            </w:pPr>
            <w:ins w:id="47124" w:author="KIM, Jason" w:date="2019-04-02T13:39:00Z">
              <w:r w:rsidRPr="0056388D">
                <w:rPr>
                  <w:rFonts w:ascii="Calibri" w:eastAsia="Times New Roman" w:hAnsi="Calibri" w:cs="Calibri"/>
                  <w:color w:val="000000"/>
                  <w:lang w:eastAsia="en-AU"/>
                </w:rPr>
                <w:t>Chainage 7208</w:t>
              </w:r>
            </w:ins>
          </w:p>
        </w:tc>
        <w:tc>
          <w:tcPr>
            <w:tcW w:w="818" w:type="pct"/>
            <w:noWrap/>
            <w:hideMark/>
          </w:tcPr>
          <w:p w:rsidR="00110C18" w:rsidRPr="0056388D" w:rsidRDefault="00110C18" w:rsidP="00063728">
            <w:pPr>
              <w:jc w:val="right"/>
              <w:rPr>
                <w:ins w:id="47125" w:author="KIM, Jason" w:date="2019-04-02T13:39:00Z"/>
                <w:rFonts w:ascii="Calibri" w:eastAsia="Times New Roman" w:hAnsi="Calibri" w:cs="Calibri"/>
                <w:color w:val="000000"/>
                <w:lang w:eastAsia="en-AU"/>
              </w:rPr>
            </w:pPr>
            <w:ins w:id="471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27" w:author="KIM, Jason" w:date="2019-04-02T13:39:00Z"/>
        </w:trPr>
        <w:tc>
          <w:tcPr>
            <w:tcW w:w="758" w:type="pct"/>
            <w:vMerge/>
            <w:hideMark/>
          </w:tcPr>
          <w:p w:rsidR="00110C18" w:rsidRPr="0056388D" w:rsidRDefault="00110C18" w:rsidP="00063728">
            <w:pPr>
              <w:rPr>
                <w:ins w:id="471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31" w:author="KIM, Jason" w:date="2019-04-02T13:39:00Z"/>
                <w:rFonts w:ascii="Calibri" w:eastAsia="Times New Roman" w:hAnsi="Calibri" w:cs="Calibri"/>
                <w:color w:val="000000"/>
                <w:lang w:eastAsia="en-AU"/>
              </w:rPr>
            </w:pPr>
            <w:ins w:id="47132" w:author="KIM, Jason" w:date="2019-04-02T13:39:00Z">
              <w:r w:rsidRPr="0056388D">
                <w:rPr>
                  <w:rFonts w:ascii="Calibri" w:eastAsia="Times New Roman" w:hAnsi="Calibri" w:cs="Calibri"/>
                  <w:color w:val="000000"/>
                  <w:lang w:eastAsia="en-AU"/>
                </w:rPr>
                <w:t>DXE2162</w:t>
              </w:r>
            </w:ins>
          </w:p>
        </w:tc>
        <w:tc>
          <w:tcPr>
            <w:tcW w:w="793" w:type="pct"/>
            <w:noWrap/>
            <w:hideMark/>
          </w:tcPr>
          <w:p w:rsidR="00110C18" w:rsidRPr="0056388D" w:rsidRDefault="00110C18" w:rsidP="00063728">
            <w:pPr>
              <w:rPr>
                <w:ins w:id="47133" w:author="KIM, Jason" w:date="2019-04-02T13:39:00Z"/>
                <w:rFonts w:ascii="Calibri" w:eastAsia="Times New Roman" w:hAnsi="Calibri" w:cs="Calibri"/>
                <w:color w:val="000000"/>
                <w:lang w:eastAsia="en-AU"/>
              </w:rPr>
            </w:pPr>
            <w:ins w:id="471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35" w:author="KIM, Jason" w:date="2019-04-02T13:39:00Z"/>
                <w:rFonts w:ascii="Calibri" w:eastAsia="Times New Roman" w:hAnsi="Calibri" w:cs="Calibri"/>
                <w:color w:val="000000"/>
                <w:lang w:eastAsia="en-AU"/>
              </w:rPr>
            </w:pPr>
            <w:ins w:id="47136" w:author="KIM, Jason" w:date="2019-04-02T13:39:00Z">
              <w:r w:rsidRPr="0056388D">
                <w:rPr>
                  <w:rFonts w:ascii="Calibri" w:eastAsia="Times New Roman" w:hAnsi="Calibri" w:cs="Calibri"/>
                  <w:color w:val="000000"/>
                  <w:lang w:eastAsia="en-AU"/>
                </w:rPr>
                <w:t>Chainage 7237</w:t>
              </w:r>
            </w:ins>
          </w:p>
        </w:tc>
        <w:tc>
          <w:tcPr>
            <w:tcW w:w="818" w:type="pct"/>
            <w:noWrap/>
            <w:hideMark/>
          </w:tcPr>
          <w:p w:rsidR="00110C18" w:rsidRPr="0056388D" w:rsidRDefault="00110C18" w:rsidP="00063728">
            <w:pPr>
              <w:jc w:val="right"/>
              <w:rPr>
                <w:ins w:id="47137" w:author="KIM, Jason" w:date="2019-04-02T13:39:00Z"/>
                <w:rFonts w:ascii="Calibri" w:eastAsia="Times New Roman" w:hAnsi="Calibri" w:cs="Calibri"/>
                <w:color w:val="000000"/>
                <w:lang w:eastAsia="en-AU"/>
              </w:rPr>
            </w:pPr>
            <w:ins w:id="47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39" w:author="KIM, Jason" w:date="2019-04-02T13:39:00Z"/>
        </w:trPr>
        <w:tc>
          <w:tcPr>
            <w:tcW w:w="758" w:type="pct"/>
            <w:vMerge w:val="restart"/>
            <w:noWrap/>
            <w:hideMark/>
          </w:tcPr>
          <w:p w:rsidR="00110C18" w:rsidRPr="0056388D" w:rsidRDefault="00110C18" w:rsidP="00063728">
            <w:pPr>
              <w:rPr>
                <w:ins w:id="47140" w:author="KIM, Jason" w:date="2019-04-02T13:39:00Z"/>
                <w:rFonts w:ascii="Calibri" w:eastAsia="Times New Roman" w:hAnsi="Calibri" w:cs="Calibri"/>
                <w:color w:val="000000"/>
                <w:lang w:eastAsia="en-AU"/>
              </w:rPr>
            </w:pPr>
            <w:ins w:id="47141" w:author="KIM, Jason" w:date="2019-04-02T13:39:00Z">
              <w:r w:rsidRPr="0056388D">
                <w:rPr>
                  <w:rFonts w:ascii="Calibri" w:eastAsia="Times New Roman" w:hAnsi="Calibri" w:cs="Calibri"/>
                  <w:color w:val="000000"/>
                  <w:lang w:eastAsia="en-AU"/>
                </w:rPr>
                <w:t>DXE56K1x</w:t>
              </w:r>
            </w:ins>
          </w:p>
        </w:tc>
        <w:tc>
          <w:tcPr>
            <w:tcW w:w="648" w:type="pct"/>
            <w:vMerge w:val="restart"/>
            <w:noWrap/>
            <w:hideMark/>
          </w:tcPr>
          <w:p w:rsidR="00110C18" w:rsidRPr="0056388D" w:rsidRDefault="00110C18" w:rsidP="00063728">
            <w:pPr>
              <w:rPr>
                <w:ins w:id="47142" w:author="KIM, Jason" w:date="2019-04-02T13:39:00Z"/>
                <w:rFonts w:ascii="Calibri" w:eastAsia="Times New Roman" w:hAnsi="Calibri" w:cs="Calibri"/>
                <w:color w:val="000000"/>
                <w:lang w:eastAsia="en-AU"/>
              </w:rPr>
            </w:pPr>
            <w:ins w:id="47143" w:author="KIM, Jason" w:date="2019-04-02T13:39:00Z">
              <w:r w:rsidRPr="0056388D">
                <w:rPr>
                  <w:rFonts w:ascii="Calibri" w:eastAsia="Times New Roman" w:hAnsi="Calibri" w:cs="Calibri"/>
                  <w:color w:val="000000"/>
                  <w:lang w:eastAsia="en-AU"/>
                </w:rPr>
                <w:t>ELZ10288</w:t>
              </w:r>
            </w:ins>
          </w:p>
        </w:tc>
        <w:tc>
          <w:tcPr>
            <w:tcW w:w="516" w:type="pct"/>
            <w:vMerge w:val="restart"/>
            <w:noWrap/>
            <w:hideMark/>
          </w:tcPr>
          <w:p w:rsidR="00110C18" w:rsidRPr="0056388D" w:rsidRDefault="00110C18" w:rsidP="00063728">
            <w:pPr>
              <w:rPr>
                <w:ins w:id="47144" w:author="KIM, Jason" w:date="2019-04-02T13:39:00Z"/>
                <w:rFonts w:ascii="Calibri" w:eastAsia="Times New Roman" w:hAnsi="Calibri" w:cs="Calibri"/>
                <w:color w:val="000000"/>
                <w:lang w:eastAsia="en-AU"/>
              </w:rPr>
            </w:pPr>
            <w:ins w:id="47145"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46" w:author="KIM, Jason" w:date="2019-04-02T13:39:00Z"/>
                <w:rFonts w:ascii="Calibri" w:eastAsia="Times New Roman" w:hAnsi="Calibri" w:cs="Calibri"/>
                <w:color w:val="000000"/>
                <w:lang w:eastAsia="en-AU"/>
              </w:rPr>
            </w:pPr>
            <w:ins w:id="47147" w:author="KIM, Jason" w:date="2019-04-02T13:39:00Z">
              <w:r w:rsidRPr="0056388D">
                <w:rPr>
                  <w:rFonts w:ascii="Calibri" w:eastAsia="Times New Roman" w:hAnsi="Calibri" w:cs="Calibri"/>
                  <w:color w:val="000000"/>
                  <w:lang w:eastAsia="en-AU"/>
                </w:rPr>
                <w:t>DXE1175</w:t>
              </w:r>
            </w:ins>
          </w:p>
        </w:tc>
        <w:tc>
          <w:tcPr>
            <w:tcW w:w="793" w:type="pct"/>
            <w:noWrap/>
            <w:hideMark/>
          </w:tcPr>
          <w:p w:rsidR="00110C18" w:rsidRPr="0056388D" w:rsidRDefault="00110C18" w:rsidP="00063728">
            <w:pPr>
              <w:rPr>
                <w:ins w:id="47148" w:author="KIM, Jason" w:date="2019-04-02T13:39:00Z"/>
                <w:rFonts w:ascii="Calibri" w:eastAsia="Times New Roman" w:hAnsi="Calibri" w:cs="Calibri"/>
                <w:color w:val="000000"/>
                <w:lang w:eastAsia="en-AU"/>
              </w:rPr>
            </w:pPr>
            <w:ins w:id="471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50" w:author="KIM, Jason" w:date="2019-04-02T13:39:00Z"/>
                <w:rFonts w:ascii="Calibri" w:eastAsia="Times New Roman" w:hAnsi="Calibri" w:cs="Calibri"/>
                <w:color w:val="000000"/>
                <w:lang w:eastAsia="en-AU"/>
              </w:rPr>
            </w:pPr>
            <w:ins w:id="47151" w:author="KIM, Jason" w:date="2019-04-02T13:39:00Z">
              <w:r w:rsidRPr="0056388D">
                <w:rPr>
                  <w:rFonts w:ascii="Calibri" w:eastAsia="Times New Roman" w:hAnsi="Calibri" w:cs="Calibri"/>
                  <w:color w:val="000000"/>
                  <w:lang w:eastAsia="en-AU"/>
                </w:rPr>
                <w:t>Chainage 7562</w:t>
              </w:r>
            </w:ins>
          </w:p>
        </w:tc>
        <w:tc>
          <w:tcPr>
            <w:tcW w:w="818" w:type="pct"/>
            <w:noWrap/>
            <w:hideMark/>
          </w:tcPr>
          <w:p w:rsidR="00110C18" w:rsidRPr="0056388D" w:rsidRDefault="00110C18" w:rsidP="00063728">
            <w:pPr>
              <w:jc w:val="right"/>
              <w:rPr>
                <w:ins w:id="47152" w:author="KIM, Jason" w:date="2019-04-02T13:39:00Z"/>
                <w:rFonts w:ascii="Calibri" w:eastAsia="Times New Roman" w:hAnsi="Calibri" w:cs="Calibri"/>
                <w:color w:val="000000"/>
                <w:lang w:eastAsia="en-AU"/>
              </w:rPr>
            </w:pPr>
            <w:ins w:id="47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54" w:author="KIM, Jason" w:date="2019-04-02T13:39:00Z"/>
        </w:trPr>
        <w:tc>
          <w:tcPr>
            <w:tcW w:w="758" w:type="pct"/>
            <w:vMerge/>
            <w:hideMark/>
          </w:tcPr>
          <w:p w:rsidR="00110C18" w:rsidRPr="0056388D" w:rsidRDefault="00110C18" w:rsidP="00063728">
            <w:pPr>
              <w:rPr>
                <w:ins w:id="471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58" w:author="KIM, Jason" w:date="2019-04-02T13:39:00Z"/>
                <w:rFonts w:ascii="Calibri" w:eastAsia="Times New Roman" w:hAnsi="Calibri" w:cs="Calibri"/>
                <w:color w:val="000000"/>
                <w:lang w:eastAsia="en-AU"/>
              </w:rPr>
            </w:pPr>
            <w:ins w:id="47159" w:author="KIM, Jason" w:date="2019-04-02T13:39:00Z">
              <w:r w:rsidRPr="0056388D">
                <w:rPr>
                  <w:rFonts w:ascii="Calibri" w:eastAsia="Times New Roman" w:hAnsi="Calibri" w:cs="Calibri"/>
                  <w:color w:val="000000"/>
                  <w:lang w:eastAsia="en-AU"/>
                </w:rPr>
                <w:t>DXE1176</w:t>
              </w:r>
            </w:ins>
          </w:p>
        </w:tc>
        <w:tc>
          <w:tcPr>
            <w:tcW w:w="793" w:type="pct"/>
            <w:noWrap/>
            <w:hideMark/>
          </w:tcPr>
          <w:p w:rsidR="00110C18" w:rsidRPr="0056388D" w:rsidRDefault="00110C18" w:rsidP="00063728">
            <w:pPr>
              <w:rPr>
                <w:ins w:id="47160" w:author="KIM, Jason" w:date="2019-04-02T13:39:00Z"/>
                <w:rFonts w:ascii="Calibri" w:eastAsia="Times New Roman" w:hAnsi="Calibri" w:cs="Calibri"/>
                <w:color w:val="000000"/>
                <w:lang w:eastAsia="en-AU"/>
              </w:rPr>
            </w:pPr>
            <w:ins w:id="471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62" w:author="KIM, Jason" w:date="2019-04-02T13:39:00Z"/>
                <w:rFonts w:ascii="Calibri" w:eastAsia="Times New Roman" w:hAnsi="Calibri" w:cs="Calibri"/>
                <w:color w:val="000000"/>
                <w:lang w:eastAsia="en-AU"/>
              </w:rPr>
            </w:pPr>
            <w:ins w:id="47163" w:author="KIM, Jason" w:date="2019-04-02T13:39:00Z">
              <w:r w:rsidRPr="0056388D">
                <w:rPr>
                  <w:rFonts w:ascii="Calibri" w:eastAsia="Times New Roman" w:hAnsi="Calibri" w:cs="Calibri"/>
                  <w:color w:val="000000"/>
                  <w:lang w:eastAsia="en-AU"/>
                </w:rPr>
                <w:t>Chainage 7591</w:t>
              </w:r>
            </w:ins>
          </w:p>
        </w:tc>
        <w:tc>
          <w:tcPr>
            <w:tcW w:w="818" w:type="pct"/>
            <w:noWrap/>
            <w:hideMark/>
          </w:tcPr>
          <w:p w:rsidR="00110C18" w:rsidRPr="0056388D" w:rsidRDefault="00110C18" w:rsidP="00063728">
            <w:pPr>
              <w:jc w:val="right"/>
              <w:rPr>
                <w:ins w:id="47164" w:author="KIM, Jason" w:date="2019-04-02T13:39:00Z"/>
                <w:rFonts w:ascii="Calibri" w:eastAsia="Times New Roman" w:hAnsi="Calibri" w:cs="Calibri"/>
                <w:color w:val="000000"/>
                <w:lang w:eastAsia="en-AU"/>
              </w:rPr>
            </w:pPr>
            <w:ins w:id="471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66" w:author="KIM, Jason" w:date="2019-04-02T13:39:00Z"/>
        </w:trPr>
        <w:tc>
          <w:tcPr>
            <w:tcW w:w="758" w:type="pct"/>
            <w:vMerge/>
            <w:hideMark/>
          </w:tcPr>
          <w:p w:rsidR="00110C18" w:rsidRPr="0056388D" w:rsidRDefault="00110C18" w:rsidP="00063728">
            <w:pPr>
              <w:rPr>
                <w:ins w:id="471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70" w:author="KIM, Jason" w:date="2019-04-02T13:39:00Z"/>
                <w:rFonts w:ascii="Calibri" w:eastAsia="Times New Roman" w:hAnsi="Calibri" w:cs="Calibri"/>
                <w:color w:val="000000"/>
                <w:lang w:eastAsia="en-AU"/>
              </w:rPr>
            </w:pPr>
            <w:ins w:id="47171" w:author="KIM, Jason" w:date="2019-04-02T13:39:00Z">
              <w:r w:rsidRPr="0056388D">
                <w:rPr>
                  <w:rFonts w:ascii="Calibri" w:eastAsia="Times New Roman" w:hAnsi="Calibri" w:cs="Calibri"/>
                  <w:color w:val="000000"/>
                  <w:lang w:eastAsia="en-AU"/>
                </w:rPr>
                <w:t>DXE1177</w:t>
              </w:r>
            </w:ins>
          </w:p>
        </w:tc>
        <w:tc>
          <w:tcPr>
            <w:tcW w:w="793" w:type="pct"/>
            <w:noWrap/>
            <w:hideMark/>
          </w:tcPr>
          <w:p w:rsidR="00110C18" w:rsidRPr="0056388D" w:rsidRDefault="00110C18" w:rsidP="00063728">
            <w:pPr>
              <w:rPr>
                <w:ins w:id="47172" w:author="KIM, Jason" w:date="2019-04-02T13:39:00Z"/>
                <w:rFonts w:ascii="Calibri" w:eastAsia="Times New Roman" w:hAnsi="Calibri" w:cs="Calibri"/>
                <w:color w:val="000000"/>
                <w:lang w:eastAsia="en-AU"/>
              </w:rPr>
            </w:pPr>
            <w:ins w:id="471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74" w:author="KIM, Jason" w:date="2019-04-02T13:39:00Z"/>
                <w:rFonts w:ascii="Calibri" w:eastAsia="Times New Roman" w:hAnsi="Calibri" w:cs="Calibri"/>
                <w:color w:val="000000"/>
                <w:lang w:eastAsia="en-AU"/>
              </w:rPr>
            </w:pPr>
            <w:ins w:id="47175" w:author="KIM, Jason" w:date="2019-04-02T13:39:00Z">
              <w:r w:rsidRPr="0056388D">
                <w:rPr>
                  <w:rFonts w:ascii="Calibri" w:eastAsia="Times New Roman" w:hAnsi="Calibri" w:cs="Calibri"/>
                  <w:color w:val="000000"/>
                  <w:lang w:eastAsia="en-AU"/>
                </w:rPr>
                <w:t>Chainage 7619</w:t>
              </w:r>
            </w:ins>
          </w:p>
        </w:tc>
        <w:tc>
          <w:tcPr>
            <w:tcW w:w="818" w:type="pct"/>
            <w:noWrap/>
            <w:hideMark/>
          </w:tcPr>
          <w:p w:rsidR="00110C18" w:rsidRPr="0056388D" w:rsidRDefault="00110C18" w:rsidP="00063728">
            <w:pPr>
              <w:jc w:val="right"/>
              <w:rPr>
                <w:ins w:id="47176" w:author="KIM, Jason" w:date="2019-04-02T13:39:00Z"/>
                <w:rFonts w:ascii="Calibri" w:eastAsia="Times New Roman" w:hAnsi="Calibri" w:cs="Calibri"/>
                <w:color w:val="000000"/>
                <w:lang w:eastAsia="en-AU"/>
              </w:rPr>
            </w:pPr>
            <w:ins w:id="47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78" w:author="KIM, Jason" w:date="2019-04-02T13:39:00Z"/>
        </w:trPr>
        <w:tc>
          <w:tcPr>
            <w:tcW w:w="758" w:type="pct"/>
            <w:vMerge w:val="restart"/>
            <w:noWrap/>
            <w:hideMark/>
          </w:tcPr>
          <w:p w:rsidR="00110C18" w:rsidRPr="0056388D" w:rsidRDefault="00110C18" w:rsidP="00063728">
            <w:pPr>
              <w:rPr>
                <w:ins w:id="47179" w:author="KIM, Jason" w:date="2019-04-02T13:39:00Z"/>
                <w:rFonts w:ascii="Calibri" w:eastAsia="Times New Roman" w:hAnsi="Calibri" w:cs="Calibri"/>
                <w:color w:val="000000"/>
                <w:lang w:eastAsia="en-AU"/>
              </w:rPr>
            </w:pPr>
            <w:ins w:id="47180" w:author="KIM, Jason" w:date="2019-04-02T13:39:00Z">
              <w:r w:rsidRPr="0056388D">
                <w:rPr>
                  <w:rFonts w:ascii="Calibri" w:eastAsia="Times New Roman" w:hAnsi="Calibri" w:cs="Calibri"/>
                  <w:color w:val="000000"/>
                  <w:lang w:eastAsia="en-AU"/>
                </w:rPr>
                <w:t>DXE56K2x</w:t>
              </w:r>
            </w:ins>
          </w:p>
        </w:tc>
        <w:tc>
          <w:tcPr>
            <w:tcW w:w="648" w:type="pct"/>
            <w:vMerge w:val="restart"/>
            <w:noWrap/>
            <w:hideMark/>
          </w:tcPr>
          <w:p w:rsidR="00110C18" w:rsidRPr="0056388D" w:rsidRDefault="00110C18" w:rsidP="00063728">
            <w:pPr>
              <w:rPr>
                <w:ins w:id="47181" w:author="KIM, Jason" w:date="2019-04-02T13:39:00Z"/>
                <w:rFonts w:ascii="Calibri" w:eastAsia="Times New Roman" w:hAnsi="Calibri" w:cs="Calibri"/>
                <w:color w:val="000000"/>
                <w:lang w:eastAsia="en-AU"/>
              </w:rPr>
            </w:pPr>
            <w:ins w:id="47182" w:author="KIM, Jason" w:date="2019-04-02T13:39:00Z">
              <w:r w:rsidRPr="0056388D">
                <w:rPr>
                  <w:rFonts w:ascii="Calibri" w:eastAsia="Times New Roman" w:hAnsi="Calibri" w:cs="Calibri"/>
                  <w:color w:val="000000"/>
                  <w:lang w:eastAsia="en-AU"/>
                </w:rPr>
                <w:t>ELZ10284</w:t>
              </w:r>
            </w:ins>
          </w:p>
        </w:tc>
        <w:tc>
          <w:tcPr>
            <w:tcW w:w="516" w:type="pct"/>
            <w:vMerge w:val="restart"/>
            <w:noWrap/>
            <w:hideMark/>
          </w:tcPr>
          <w:p w:rsidR="00110C18" w:rsidRPr="0056388D" w:rsidRDefault="00110C18" w:rsidP="00063728">
            <w:pPr>
              <w:rPr>
                <w:ins w:id="47183" w:author="KIM, Jason" w:date="2019-04-02T13:39:00Z"/>
                <w:rFonts w:ascii="Calibri" w:eastAsia="Times New Roman" w:hAnsi="Calibri" w:cs="Calibri"/>
                <w:color w:val="000000"/>
                <w:lang w:eastAsia="en-AU"/>
              </w:rPr>
            </w:pPr>
            <w:ins w:id="47184"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85" w:author="KIM, Jason" w:date="2019-04-02T13:39:00Z"/>
                <w:rFonts w:ascii="Calibri" w:eastAsia="Times New Roman" w:hAnsi="Calibri" w:cs="Calibri"/>
                <w:color w:val="000000"/>
                <w:lang w:eastAsia="en-AU"/>
              </w:rPr>
            </w:pPr>
            <w:ins w:id="47186" w:author="KIM, Jason" w:date="2019-04-02T13:39:00Z">
              <w:r w:rsidRPr="0056388D">
                <w:rPr>
                  <w:rFonts w:ascii="Calibri" w:eastAsia="Times New Roman" w:hAnsi="Calibri" w:cs="Calibri"/>
                  <w:color w:val="000000"/>
                  <w:lang w:eastAsia="en-AU"/>
                </w:rPr>
                <w:t>DXE1172</w:t>
              </w:r>
            </w:ins>
          </w:p>
        </w:tc>
        <w:tc>
          <w:tcPr>
            <w:tcW w:w="793" w:type="pct"/>
            <w:noWrap/>
            <w:hideMark/>
          </w:tcPr>
          <w:p w:rsidR="00110C18" w:rsidRPr="0056388D" w:rsidRDefault="00110C18" w:rsidP="00063728">
            <w:pPr>
              <w:rPr>
                <w:ins w:id="47187" w:author="KIM, Jason" w:date="2019-04-02T13:39:00Z"/>
                <w:rFonts w:ascii="Calibri" w:eastAsia="Times New Roman" w:hAnsi="Calibri" w:cs="Calibri"/>
                <w:color w:val="000000"/>
                <w:lang w:eastAsia="en-AU"/>
              </w:rPr>
            </w:pPr>
            <w:ins w:id="471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89" w:author="KIM, Jason" w:date="2019-04-02T13:39:00Z"/>
                <w:rFonts w:ascii="Calibri" w:eastAsia="Times New Roman" w:hAnsi="Calibri" w:cs="Calibri"/>
                <w:color w:val="000000"/>
                <w:lang w:eastAsia="en-AU"/>
              </w:rPr>
            </w:pPr>
            <w:ins w:id="47190" w:author="KIM, Jason" w:date="2019-04-02T13:39:00Z">
              <w:r w:rsidRPr="0056388D">
                <w:rPr>
                  <w:rFonts w:ascii="Calibri" w:eastAsia="Times New Roman" w:hAnsi="Calibri" w:cs="Calibri"/>
                  <w:color w:val="000000"/>
                  <w:lang w:eastAsia="en-AU"/>
                </w:rPr>
                <w:t>Chainage 7442</w:t>
              </w:r>
            </w:ins>
          </w:p>
        </w:tc>
        <w:tc>
          <w:tcPr>
            <w:tcW w:w="818" w:type="pct"/>
            <w:noWrap/>
            <w:hideMark/>
          </w:tcPr>
          <w:p w:rsidR="00110C18" w:rsidRPr="0056388D" w:rsidRDefault="00110C18" w:rsidP="00063728">
            <w:pPr>
              <w:jc w:val="right"/>
              <w:rPr>
                <w:ins w:id="47191" w:author="KIM, Jason" w:date="2019-04-02T13:39:00Z"/>
                <w:rFonts w:ascii="Calibri" w:eastAsia="Times New Roman" w:hAnsi="Calibri" w:cs="Calibri"/>
                <w:color w:val="000000"/>
                <w:lang w:eastAsia="en-AU"/>
              </w:rPr>
            </w:pPr>
            <w:ins w:id="471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93" w:author="KIM, Jason" w:date="2019-04-02T13:39:00Z"/>
        </w:trPr>
        <w:tc>
          <w:tcPr>
            <w:tcW w:w="758" w:type="pct"/>
            <w:vMerge/>
            <w:hideMark/>
          </w:tcPr>
          <w:p w:rsidR="00110C18" w:rsidRPr="0056388D" w:rsidRDefault="00110C18" w:rsidP="00063728">
            <w:pPr>
              <w:rPr>
                <w:ins w:id="471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97" w:author="KIM, Jason" w:date="2019-04-02T13:39:00Z"/>
                <w:rFonts w:ascii="Calibri" w:eastAsia="Times New Roman" w:hAnsi="Calibri" w:cs="Calibri"/>
                <w:color w:val="000000"/>
                <w:lang w:eastAsia="en-AU"/>
              </w:rPr>
            </w:pPr>
            <w:ins w:id="47198" w:author="KIM, Jason" w:date="2019-04-02T13:39:00Z">
              <w:r w:rsidRPr="0056388D">
                <w:rPr>
                  <w:rFonts w:ascii="Calibri" w:eastAsia="Times New Roman" w:hAnsi="Calibri" w:cs="Calibri"/>
                  <w:color w:val="000000"/>
                  <w:lang w:eastAsia="en-AU"/>
                </w:rPr>
                <w:t>DXE1173</w:t>
              </w:r>
            </w:ins>
          </w:p>
        </w:tc>
        <w:tc>
          <w:tcPr>
            <w:tcW w:w="793" w:type="pct"/>
            <w:noWrap/>
            <w:hideMark/>
          </w:tcPr>
          <w:p w:rsidR="00110C18" w:rsidRPr="0056388D" w:rsidRDefault="00110C18" w:rsidP="00063728">
            <w:pPr>
              <w:rPr>
                <w:ins w:id="47199" w:author="KIM, Jason" w:date="2019-04-02T13:39:00Z"/>
                <w:rFonts w:ascii="Calibri" w:eastAsia="Times New Roman" w:hAnsi="Calibri" w:cs="Calibri"/>
                <w:color w:val="000000"/>
                <w:lang w:eastAsia="en-AU"/>
              </w:rPr>
            </w:pPr>
            <w:ins w:id="472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201" w:author="KIM, Jason" w:date="2019-04-02T13:39:00Z"/>
                <w:rFonts w:ascii="Calibri" w:eastAsia="Times New Roman" w:hAnsi="Calibri" w:cs="Calibri"/>
                <w:color w:val="000000"/>
                <w:lang w:eastAsia="en-AU"/>
              </w:rPr>
            </w:pPr>
            <w:ins w:id="47202" w:author="KIM, Jason" w:date="2019-04-02T13:39:00Z">
              <w:r w:rsidRPr="0056388D">
                <w:rPr>
                  <w:rFonts w:ascii="Calibri" w:eastAsia="Times New Roman" w:hAnsi="Calibri" w:cs="Calibri"/>
                  <w:color w:val="000000"/>
                  <w:lang w:eastAsia="en-AU"/>
                </w:rPr>
                <w:t>Chainage 7471</w:t>
              </w:r>
            </w:ins>
          </w:p>
        </w:tc>
        <w:tc>
          <w:tcPr>
            <w:tcW w:w="818" w:type="pct"/>
            <w:noWrap/>
            <w:hideMark/>
          </w:tcPr>
          <w:p w:rsidR="00110C18" w:rsidRPr="0056388D" w:rsidRDefault="00110C18" w:rsidP="00063728">
            <w:pPr>
              <w:jc w:val="right"/>
              <w:rPr>
                <w:ins w:id="47203" w:author="KIM, Jason" w:date="2019-04-02T13:39:00Z"/>
                <w:rFonts w:ascii="Calibri" w:eastAsia="Times New Roman" w:hAnsi="Calibri" w:cs="Calibri"/>
                <w:color w:val="000000"/>
                <w:lang w:eastAsia="en-AU"/>
              </w:rPr>
            </w:pPr>
            <w:ins w:id="47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05" w:author="KIM, Jason" w:date="2019-04-02T13:39:00Z"/>
        </w:trPr>
        <w:tc>
          <w:tcPr>
            <w:tcW w:w="758" w:type="pct"/>
            <w:vMerge/>
            <w:hideMark/>
          </w:tcPr>
          <w:p w:rsidR="00110C18" w:rsidRPr="0056388D" w:rsidRDefault="00110C18" w:rsidP="00063728">
            <w:pPr>
              <w:rPr>
                <w:ins w:id="472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09" w:author="KIM, Jason" w:date="2019-04-02T13:39:00Z"/>
                <w:rFonts w:ascii="Calibri" w:eastAsia="Times New Roman" w:hAnsi="Calibri" w:cs="Calibri"/>
                <w:color w:val="000000"/>
                <w:lang w:eastAsia="en-AU"/>
              </w:rPr>
            </w:pPr>
            <w:ins w:id="47210" w:author="KIM, Jason" w:date="2019-04-02T13:39:00Z">
              <w:r w:rsidRPr="0056388D">
                <w:rPr>
                  <w:rFonts w:ascii="Calibri" w:eastAsia="Times New Roman" w:hAnsi="Calibri" w:cs="Calibri"/>
                  <w:color w:val="000000"/>
                  <w:lang w:eastAsia="en-AU"/>
                </w:rPr>
                <w:t>DXE1174</w:t>
              </w:r>
            </w:ins>
          </w:p>
        </w:tc>
        <w:tc>
          <w:tcPr>
            <w:tcW w:w="793" w:type="pct"/>
            <w:noWrap/>
            <w:hideMark/>
          </w:tcPr>
          <w:p w:rsidR="00110C18" w:rsidRPr="0056388D" w:rsidRDefault="00110C18" w:rsidP="00063728">
            <w:pPr>
              <w:rPr>
                <w:ins w:id="47211" w:author="KIM, Jason" w:date="2019-04-02T13:39:00Z"/>
                <w:rFonts w:ascii="Calibri" w:eastAsia="Times New Roman" w:hAnsi="Calibri" w:cs="Calibri"/>
                <w:color w:val="000000"/>
                <w:lang w:eastAsia="en-AU"/>
              </w:rPr>
            </w:pPr>
            <w:ins w:id="472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213" w:author="KIM, Jason" w:date="2019-04-02T13:39:00Z"/>
                <w:rFonts w:ascii="Calibri" w:eastAsia="Times New Roman" w:hAnsi="Calibri" w:cs="Calibri"/>
                <w:color w:val="000000"/>
                <w:lang w:eastAsia="en-AU"/>
              </w:rPr>
            </w:pPr>
            <w:ins w:id="47214" w:author="KIM, Jason" w:date="2019-04-02T13:39:00Z">
              <w:r w:rsidRPr="0056388D">
                <w:rPr>
                  <w:rFonts w:ascii="Calibri" w:eastAsia="Times New Roman" w:hAnsi="Calibri" w:cs="Calibri"/>
                  <w:color w:val="000000"/>
                  <w:lang w:eastAsia="en-AU"/>
                </w:rPr>
                <w:t>Chainage 7500</w:t>
              </w:r>
            </w:ins>
          </w:p>
        </w:tc>
        <w:tc>
          <w:tcPr>
            <w:tcW w:w="818" w:type="pct"/>
            <w:noWrap/>
            <w:hideMark/>
          </w:tcPr>
          <w:p w:rsidR="00110C18" w:rsidRPr="0056388D" w:rsidRDefault="00110C18" w:rsidP="00063728">
            <w:pPr>
              <w:jc w:val="right"/>
              <w:rPr>
                <w:ins w:id="47215" w:author="KIM, Jason" w:date="2019-04-02T13:39:00Z"/>
                <w:rFonts w:ascii="Calibri" w:eastAsia="Times New Roman" w:hAnsi="Calibri" w:cs="Calibri"/>
                <w:color w:val="000000"/>
                <w:lang w:eastAsia="en-AU"/>
              </w:rPr>
            </w:pPr>
            <w:ins w:id="472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17" w:author="KIM, Jason" w:date="2019-04-02T13:39:00Z"/>
        </w:trPr>
        <w:tc>
          <w:tcPr>
            <w:tcW w:w="758" w:type="pct"/>
            <w:vMerge w:val="restart"/>
            <w:noWrap/>
            <w:hideMark/>
          </w:tcPr>
          <w:p w:rsidR="00110C18" w:rsidRPr="0056388D" w:rsidRDefault="00110C18" w:rsidP="00063728">
            <w:pPr>
              <w:rPr>
                <w:ins w:id="47218" w:author="KIM, Jason" w:date="2019-04-02T13:39:00Z"/>
                <w:rFonts w:ascii="Calibri" w:eastAsia="Times New Roman" w:hAnsi="Calibri" w:cs="Calibri"/>
                <w:color w:val="000000"/>
                <w:lang w:eastAsia="en-AU"/>
              </w:rPr>
            </w:pPr>
            <w:ins w:id="47219" w:author="KIM, Jason" w:date="2019-04-02T13:39:00Z">
              <w:r w:rsidRPr="0056388D">
                <w:rPr>
                  <w:rFonts w:ascii="Calibri" w:eastAsia="Times New Roman" w:hAnsi="Calibri" w:cs="Calibri"/>
                  <w:color w:val="000000"/>
                  <w:lang w:eastAsia="en-AU"/>
                </w:rPr>
                <w:t>DXE56K3x</w:t>
              </w:r>
            </w:ins>
          </w:p>
        </w:tc>
        <w:tc>
          <w:tcPr>
            <w:tcW w:w="648" w:type="pct"/>
            <w:vMerge w:val="restart"/>
            <w:noWrap/>
            <w:hideMark/>
          </w:tcPr>
          <w:p w:rsidR="00110C18" w:rsidRPr="0056388D" w:rsidRDefault="00110C18" w:rsidP="00063728">
            <w:pPr>
              <w:rPr>
                <w:ins w:id="47220" w:author="KIM, Jason" w:date="2019-04-02T13:39:00Z"/>
                <w:rFonts w:ascii="Calibri" w:eastAsia="Times New Roman" w:hAnsi="Calibri" w:cs="Calibri"/>
                <w:color w:val="000000"/>
                <w:lang w:eastAsia="en-AU"/>
              </w:rPr>
            </w:pPr>
            <w:ins w:id="47221" w:author="KIM, Jason" w:date="2019-04-02T13:39:00Z">
              <w:r w:rsidRPr="0056388D">
                <w:rPr>
                  <w:rFonts w:ascii="Calibri" w:eastAsia="Times New Roman" w:hAnsi="Calibri" w:cs="Calibri"/>
                  <w:color w:val="000000"/>
                  <w:lang w:eastAsia="en-AU"/>
                </w:rPr>
                <w:t>ELZ20288</w:t>
              </w:r>
            </w:ins>
          </w:p>
        </w:tc>
        <w:tc>
          <w:tcPr>
            <w:tcW w:w="516" w:type="pct"/>
            <w:vMerge w:val="restart"/>
            <w:noWrap/>
            <w:hideMark/>
          </w:tcPr>
          <w:p w:rsidR="00110C18" w:rsidRPr="0056388D" w:rsidRDefault="00110C18" w:rsidP="00063728">
            <w:pPr>
              <w:rPr>
                <w:ins w:id="47222" w:author="KIM, Jason" w:date="2019-04-02T13:39:00Z"/>
                <w:rFonts w:ascii="Calibri" w:eastAsia="Times New Roman" w:hAnsi="Calibri" w:cs="Calibri"/>
                <w:color w:val="000000"/>
                <w:lang w:eastAsia="en-AU"/>
              </w:rPr>
            </w:pPr>
            <w:ins w:id="47223"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224" w:author="KIM, Jason" w:date="2019-04-02T13:39:00Z"/>
                <w:rFonts w:ascii="Calibri" w:eastAsia="Times New Roman" w:hAnsi="Calibri" w:cs="Calibri"/>
                <w:color w:val="000000"/>
                <w:lang w:eastAsia="en-AU"/>
              </w:rPr>
            </w:pPr>
            <w:ins w:id="47225" w:author="KIM, Jason" w:date="2019-04-02T13:39:00Z">
              <w:r w:rsidRPr="0056388D">
                <w:rPr>
                  <w:rFonts w:ascii="Calibri" w:eastAsia="Times New Roman" w:hAnsi="Calibri" w:cs="Calibri"/>
                  <w:color w:val="000000"/>
                  <w:lang w:eastAsia="en-AU"/>
                </w:rPr>
                <w:t>DXE2169</w:t>
              </w:r>
            </w:ins>
          </w:p>
        </w:tc>
        <w:tc>
          <w:tcPr>
            <w:tcW w:w="793" w:type="pct"/>
            <w:noWrap/>
            <w:hideMark/>
          </w:tcPr>
          <w:p w:rsidR="00110C18" w:rsidRPr="0056388D" w:rsidRDefault="00110C18" w:rsidP="00063728">
            <w:pPr>
              <w:rPr>
                <w:ins w:id="47226" w:author="KIM, Jason" w:date="2019-04-02T13:39:00Z"/>
                <w:rFonts w:ascii="Calibri" w:eastAsia="Times New Roman" w:hAnsi="Calibri" w:cs="Calibri"/>
                <w:color w:val="000000"/>
                <w:lang w:eastAsia="en-AU"/>
              </w:rPr>
            </w:pPr>
            <w:ins w:id="472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28" w:author="KIM, Jason" w:date="2019-04-02T13:39:00Z"/>
                <w:rFonts w:ascii="Calibri" w:eastAsia="Times New Roman" w:hAnsi="Calibri" w:cs="Calibri"/>
                <w:color w:val="000000"/>
                <w:lang w:eastAsia="en-AU"/>
              </w:rPr>
            </w:pPr>
            <w:ins w:id="47229" w:author="KIM, Jason" w:date="2019-04-02T13:39:00Z">
              <w:r w:rsidRPr="0056388D">
                <w:rPr>
                  <w:rFonts w:ascii="Calibri" w:eastAsia="Times New Roman" w:hAnsi="Calibri" w:cs="Calibri"/>
                  <w:color w:val="000000"/>
                  <w:lang w:eastAsia="en-AU"/>
                </w:rPr>
                <w:t>Chainage 7539</w:t>
              </w:r>
            </w:ins>
          </w:p>
        </w:tc>
        <w:tc>
          <w:tcPr>
            <w:tcW w:w="818" w:type="pct"/>
            <w:noWrap/>
            <w:hideMark/>
          </w:tcPr>
          <w:p w:rsidR="00110C18" w:rsidRPr="0056388D" w:rsidRDefault="00110C18" w:rsidP="00063728">
            <w:pPr>
              <w:jc w:val="right"/>
              <w:rPr>
                <w:ins w:id="47230" w:author="KIM, Jason" w:date="2019-04-02T13:39:00Z"/>
                <w:rFonts w:ascii="Calibri" w:eastAsia="Times New Roman" w:hAnsi="Calibri" w:cs="Calibri"/>
                <w:color w:val="000000"/>
                <w:lang w:eastAsia="en-AU"/>
              </w:rPr>
            </w:pPr>
            <w:ins w:id="472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32" w:author="KIM, Jason" w:date="2019-04-02T13:39:00Z"/>
        </w:trPr>
        <w:tc>
          <w:tcPr>
            <w:tcW w:w="758" w:type="pct"/>
            <w:vMerge/>
            <w:hideMark/>
          </w:tcPr>
          <w:p w:rsidR="00110C18" w:rsidRPr="0056388D" w:rsidRDefault="00110C18" w:rsidP="00063728">
            <w:pPr>
              <w:rPr>
                <w:ins w:id="472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36" w:author="KIM, Jason" w:date="2019-04-02T13:39:00Z"/>
                <w:rFonts w:ascii="Calibri" w:eastAsia="Times New Roman" w:hAnsi="Calibri" w:cs="Calibri"/>
                <w:color w:val="000000"/>
                <w:lang w:eastAsia="en-AU"/>
              </w:rPr>
            </w:pPr>
            <w:ins w:id="47237" w:author="KIM, Jason" w:date="2019-04-02T13:39:00Z">
              <w:r w:rsidRPr="0056388D">
                <w:rPr>
                  <w:rFonts w:ascii="Calibri" w:eastAsia="Times New Roman" w:hAnsi="Calibri" w:cs="Calibri"/>
                  <w:color w:val="000000"/>
                  <w:lang w:eastAsia="en-AU"/>
                </w:rPr>
                <w:t>DXE2170</w:t>
              </w:r>
            </w:ins>
          </w:p>
        </w:tc>
        <w:tc>
          <w:tcPr>
            <w:tcW w:w="793" w:type="pct"/>
            <w:noWrap/>
            <w:hideMark/>
          </w:tcPr>
          <w:p w:rsidR="00110C18" w:rsidRPr="0056388D" w:rsidRDefault="00110C18" w:rsidP="00063728">
            <w:pPr>
              <w:rPr>
                <w:ins w:id="47238" w:author="KIM, Jason" w:date="2019-04-02T13:39:00Z"/>
                <w:rFonts w:ascii="Calibri" w:eastAsia="Times New Roman" w:hAnsi="Calibri" w:cs="Calibri"/>
                <w:color w:val="000000"/>
                <w:lang w:eastAsia="en-AU"/>
              </w:rPr>
            </w:pPr>
            <w:ins w:id="472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40" w:author="KIM, Jason" w:date="2019-04-02T13:39:00Z"/>
                <w:rFonts w:ascii="Calibri" w:eastAsia="Times New Roman" w:hAnsi="Calibri" w:cs="Calibri"/>
                <w:color w:val="000000"/>
                <w:lang w:eastAsia="en-AU"/>
              </w:rPr>
            </w:pPr>
            <w:ins w:id="47241" w:author="KIM, Jason" w:date="2019-04-02T13:39:00Z">
              <w:r w:rsidRPr="0056388D">
                <w:rPr>
                  <w:rFonts w:ascii="Calibri" w:eastAsia="Times New Roman" w:hAnsi="Calibri" w:cs="Calibri"/>
                  <w:color w:val="000000"/>
                  <w:lang w:eastAsia="en-AU"/>
                </w:rPr>
                <w:t>Chainage 7568</w:t>
              </w:r>
            </w:ins>
          </w:p>
        </w:tc>
        <w:tc>
          <w:tcPr>
            <w:tcW w:w="818" w:type="pct"/>
            <w:noWrap/>
            <w:hideMark/>
          </w:tcPr>
          <w:p w:rsidR="00110C18" w:rsidRPr="0056388D" w:rsidRDefault="00110C18" w:rsidP="00063728">
            <w:pPr>
              <w:jc w:val="right"/>
              <w:rPr>
                <w:ins w:id="47242" w:author="KIM, Jason" w:date="2019-04-02T13:39:00Z"/>
                <w:rFonts w:ascii="Calibri" w:eastAsia="Times New Roman" w:hAnsi="Calibri" w:cs="Calibri"/>
                <w:color w:val="000000"/>
                <w:lang w:eastAsia="en-AU"/>
              </w:rPr>
            </w:pPr>
            <w:ins w:id="472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44" w:author="KIM, Jason" w:date="2019-04-02T13:39:00Z"/>
        </w:trPr>
        <w:tc>
          <w:tcPr>
            <w:tcW w:w="758" w:type="pct"/>
            <w:vMerge/>
            <w:hideMark/>
          </w:tcPr>
          <w:p w:rsidR="00110C18" w:rsidRPr="0056388D" w:rsidRDefault="00110C18" w:rsidP="00063728">
            <w:pPr>
              <w:rPr>
                <w:ins w:id="472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48" w:author="KIM, Jason" w:date="2019-04-02T13:39:00Z"/>
                <w:rFonts w:ascii="Calibri" w:eastAsia="Times New Roman" w:hAnsi="Calibri" w:cs="Calibri"/>
                <w:color w:val="000000"/>
                <w:lang w:eastAsia="en-AU"/>
              </w:rPr>
            </w:pPr>
            <w:ins w:id="47249" w:author="KIM, Jason" w:date="2019-04-02T13:39:00Z">
              <w:r w:rsidRPr="0056388D">
                <w:rPr>
                  <w:rFonts w:ascii="Calibri" w:eastAsia="Times New Roman" w:hAnsi="Calibri" w:cs="Calibri"/>
                  <w:color w:val="000000"/>
                  <w:lang w:eastAsia="en-AU"/>
                </w:rPr>
                <w:t>DXE2171</w:t>
              </w:r>
            </w:ins>
          </w:p>
        </w:tc>
        <w:tc>
          <w:tcPr>
            <w:tcW w:w="793" w:type="pct"/>
            <w:noWrap/>
            <w:hideMark/>
          </w:tcPr>
          <w:p w:rsidR="00110C18" w:rsidRPr="0056388D" w:rsidRDefault="00110C18" w:rsidP="00063728">
            <w:pPr>
              <w:rPr>
                <w:ins w:id="47250" w:author="KIM, Jason" w:date="2019-04-02T13:39:00Z"/>
                <w:rFonts w:ascii="Calibri" w:eastAsia="Times New Roman" w:hAnsi="Calibri" w:cs="Calibri"/>
                <w:color w:val="000000"/>
                <w:lang w:eastAsia="en-AU"/>
              </w:rPr>
            </w:pPr>
            <w:ins w:id="472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52" w:author="KIM, Jason" w:date="2019-04-02T13:39:00Z"/>
                <w:rFonts w:ascii="Calibri" w:eastAsia="Times New Roman" w:hAnsi="Calibri" w:cs="Calibri"/>
                <w:color w:val="000000"/>
                <w:lang w:eastAsia="en-AU"/>
              </w:rPr>
            </w:pPr>
            <w:ins w:id="47253" w:author="KIM, Jason" w:date="2019-04-02T13:39:00Z">
              <w:r w:rsidRPr="0056388D">
                <w:rPr>
                  <w:rFonts w:ascii="Calibri" w:eastAsia="Times New Roman" w:hAnsi="Calibri" w:cs="Calibri"/>
                  <w:color w:val="000000"/>
                  <w:lang w:eastAsia="en-AU"/>
                </w:rPr>
                <w:t>Chainage 7597</w:t>
              </w:r>
            </w:ins>
          </w:p>
        </w:tc>
        <w:tc>
          <w:tcPr>
            <w:tcW w:w="818" w:type="pct"/>
            <w:noWrap/>
            <w:hideMark/>
          </w:tcPr>
          <w:p w:rsidR="00110C18" w:rsidRPr="0056388D" w:rsidRDefault="00110C18" w:rsidP="00063728">
            <w:pPr>
              <w:jc w:val="right"/>
              <w:rPr>
                <w:ins w:id="47254" w:author="KIM, Jason" w:date="2019-04-02T13:39:00Z"/>
                <w:rFonts w:ascii="Calibri" w:eastAsia="Times New Roman" w:hAnsi="Calibri" w:cs="Calibri"/>
                <w:color w:val="000000"/>
                <w:lang w:eastAsia="en-AU"/>
              </w:rPr>
            </w:pPr>
            <w:ins w:id="472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56" w:author="KIM, Jason" w:date="2019-04-02T13:39:00Z"/>
        </w:trPr>
        <w:tc>
          <w:tcPr>
            <w:tcW w:w="758" w:type="pct"/>
            <w:vMerge w:val="restart"/>
            <w:noWrap/>
            <w:hideMark/>
          </w:tcPr>
          <w:p w:rsidR="00110C18" w:rsidRPr="0056388D" w:rsidRDefault="00110C18" w:rsidP="00063728">
            <w:pPr>
              <w:rPr>
                <w:ins w:id="47257" w:author="KIM, Jason" w:date="2019-04-02T13:39:00Z"/>
                <w:rFonts w:ascii="Calibri" w:eastAsia="Times New Roman" w:hAnsi="Calibri" w:cs="Calibri"/>
                <w:color w:val="000000"/>
                <w:lang w:eastAsia="en-AU"/>
              </w:rPr>
            </w:pPr>
            <w:ins w:id="47258" w:author="KIM, Jason" w:date="2019-04-02T13:39:00Z">
              <w:r w:rsidRPr="0056388D">
                <w:rPr>
                  <w:rFonts w:ascii="Calibri" w:eastAsia="Times New Roman" w:hAnsi="Calibri" w:cs="Calibri"/>
                  <w:color w:val="000000"/>
                  <w:lang w:eastAsia="en-AU"/>
                </w:rPr>
                <w:t>DXE56K4x</w:t>
              </w:r>
            </w:ins>
          </w:p>
        </w:tc>
        <w:tc>
          <w:tcPr>
            <w:tcW w:w="648" w:type="pct"/>
            <w:vMerge w:val="restart"/>
            <w:noWrap/>
            <w:hideMark/>
          </w:tcPr>
          <w:p w:rsidR="00110C18" w:rsidRPr="0056388D" w:rsidRDefault="00110C18" w:rsidP="00063728">
            <w:pPr>
              <w:rPr>
                <w:ins w:id="47259" w:author="KIM, Jason" w:date="2019-04-02T13:39:00Z"/>
                <w:rFonts w:ascii="Calibri" w:eastAsia="Times New Roman" w:hAnsi="Calibri" w:cs="Calibri"/>
                <w:color w:val="000000"/>
                <w:lang w:eastAsia="en-AU"/>
              </w:rPr>
            </w:pPr>
            <w:ins w:id="47260" w:author="KIM, Jason" w:date="2019-04-02T13:39:00Z">
              <w:r w:rsidRPr="0056388D">
                <w:rPr>
                  <w:rFonts w:ascii="Calibri" w:eastAsia="Times New Roman" w:hAnsi="Calibri" w:cs="Calibri"/>
                  <w:color w:val="000000"/>
                  <w:lang w:eastAsia="en-AU"/>
                </w:rPr>
                <w:t>ELZ20284</w:t>
              </w:r>
            </w:ins>
          </w:p>
        </w:tc>
        <w:tc>
          <w:tcPr>
            <w:tcW w:w="516" w:type="pct"/>
            <w:vMerge w:val="restart"/>
            <w:noWrap/>
            <w:hideMark/>
          </w:tcPr>
          <w:p w:rsidR="00110C18" w:rsidRPr="0056388D" w:rsidRDefault="00110C18" w:rsidP="00063728">
            <w:pPr>
              <w:rPr>
                <w:ins w:id="47261" w:author="KIM, Jason" w:date="2019-04-02T13:39:00Z"/>
                <w:rFonts w:ascii="Calibri" w:eastAsia="Times New Roman" w:hAnsi="Calibri" w:cs="Calibri"/>
                <w:color w:val="000000"/>
                <w:lang w:eastAsia="en-AU"/>
              </w:rPr>
            </w:pPr>
            <w:ins w:id="4726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263" w:author="KIM, Jason" w:date="2019-04-02T13:39:00Z"/>
                <w:rFonts w:ascii="Calibri" w:eastAsia="Times New Roman" w:hAnsi="Calibri" w:cs="Calibri"/>
                <w:color w:val="000000"/>
                <w:lang w:eastAsia="en-AU"/>
              </w:rPr>
            </w:pPr>
            <w:ins w:id="47264" w:author="KIM, Jason" w:date="2019-04-02T13:39:00Z">
              <w:r w:rsidRPr="0056388D">
                <w:rPr>
                  <w:rFonts w:ascii="Calibri" w:eastAsia="Times New Roman" w:hAnsi="Calibri" w:cs="Calibri"/>
                  <w:color w:val="000000"/>
                  <w:lang w:eastAsia="en-AU"/>
                </w:rPr>
                <w:t>DXE2166</w:t>
              </w:r>
            </w:ins>
          </w:p>
        </w:tc>
        <w:tc>
          <w:tcPr>
            <w:tcW w:w="793" w:type="pct"/>
            <w:noWrap/>
            <w:hideMark/>
          </w:tcPr>
          <w:p w:rsidR="00110C18" w:rsidRPr="0056388D" w:rsidRDefault="00110C18" w:rsidP="00063728">
            <w:pPr>
              <w:rPr>
                <w:ins w:id="47265" w:author="KIM, Jason" w:date="2019-04-02T13:39:00Z"/>
                <w:rFonts w:ascii="Calibri" w:eastAsia="Times New Roman" w:hAnsi="Calibri" w:cs="Calibri"/>
                <w:color w:val="000000"/>
                <w:lang w:eastAsia="en-AU"/>
              </w:rPr>
            </w:pPr>
            <w:ins w:id="472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67" w:author="KIM, Jason" w:date="2019-04-02T13:39:00Z"/>
                <w:rFonts w:ascii="Calibri" w:eastAsia="Times New Roman" w:hAnsi="Calibri" w:cs="Calibri"/>
                <w:color w:val="000000"/>
                <w:lang w:eastAsia="en-AU"/>
              </w:rPr>
            </w:pPr>
            <w:ins w:id="47268" w:author="KIM, Jason" w:date="2019-04-02T13:39:00Z">
              <w:r w:rsidRPr="0056388D">
                <w:rPr>
                  <w:rFonts w:ascii="Calibri" w:eastAsia="Times New Roman" w:hAnsi="Calibri" w:cs="Calibri"/>
                  <w:color w:val="000000"/>
                  <w:lang w:eastAsia="en-AU"/>
                </w:rPr>
                <w:t>Chainage 7419</w:t>
              </w:r>
            </w:ins>
          </w:p>
        </w:tc>
        <w:tc>
          <w:tcPr>
            <w:tcW w:w="818" w:type="pct"/>
            <w:noWrap/>
            <w:hideMark/>
          </w:tcPr>
          <w:p w:rsidR="00110C18" w:rsidRPr="0056388D" w:rsidRDefault="00110C18" w:rsidP="00063728">
            <w:pPr>
              <w:jc w:val="right"/>
              <w:rPr>
                <w:ins w:id="47269" w:author="KIM, Jason" w:date="2019-04-02T13:39:00Z"/>
                <w:rFonts w:ascii="Calibri" w:eastAsia="Times New Roman" w:hAnsi="Calibri" w:cs="Calibri"/>
                <w:color w:val="000000"/>
                <w:lang w:eastAsia="en-AU"/>
              </w:rPr>
            </w:pPr>
            <w:ins w:id="472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71" w:author="KIM, Jason" w:date="2019-04-02T13:39:00Z"/>
        </w:trPr>
        <w:tc>
          <w:tcPr>
            <w:tcW w:w="758" w:type="pct"/>
            <w:vMerge/>
            <w:hideMark/>
          </w:tcPr>
          <w:p w:rsidR="00110C18" w:rsidRPr="0056388D" w:rsidRDefault="00110C18" w:rsidP="00063728">
            <w:pPr>
              <w:rPr>
                <w:ins w:id="472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75" w:author="KIM, Jason" w:date="2019-04-02T13:39:00Z"/>
                <w:rFonts w:ascii="Calibri" w:eastAsia="Times New Roman" w:hAnsi="Calibri" w:cs="Calibri"/>
                <w:color w:val="000000"/>
                <w:lang w:eastAsia="en-AU"/>
              </w:rPr>
            </w:pPr>
            <w:ins w:id="47276" w:author="KIM, Jason" w:date="2019-04-02T13:39:00Z">
              <w:r w:rsidRPr="0056388D">
                <w:rPr>
                  <w:rFonts w:ascii="Calibri" w:eastAsia="Times New Roman" w:hAnsi="Calibri" w:cs="Calibri"/>
                  <w:color w:val="000000"/>
                  <w:lang w:eastAsia="en-AU"/>
                </w:rPr>
                <w:t>DXE2167</w:t>
              </w:r>
            </w:ins>
          </w:p>
        </w:tc>
        <w:tc>
          <w:tcPr>
            <w:tcW w:w="793" w:type="pct"/>
            <w:noWrap/>
            <w:hideMark/>
          </w:tcPr>
          <w:p w:rsidR="00110C18" w:rsidRPr="0056388D" w:rsidRDefault="00110C18" w:rsidP="00063728">
            <w:pPr>
              <w:rPr>
                <w:ins w:id="47277" w:author="KIM, Jason" w:date="2019-04-02T13:39:00Z"/>
                <w:rFonts w:ascii="Calibri" w:eastAsia="Times New Roman" w:hAnsi="Calibri" w:cs="Calibri"/>
                <w:color w:val="000000"/>
                <w:lang w:eastAsia="en-AU"/>
              </w:rPr>
            </w:pPr>
            <w:ins w:id="472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79" w:author="KIM, Jason" w:date="2019-04-02T13:39:00Z"/>
                <w:rFonts w:ascii="Calibri" w:eastAsia="Times New Roman" w:hAnsi="Calibri" w:cs="Calibri"/>
                <w:color w:val="000000"/>
                <w:lang w:eastAsia="en-AU"/>
              </w:rPr>
            </w:pPr>
            <w:ins w:id="47280" w:author="KIM, Jason" w:date="2019-04-02T13:39:00Z">
              <w:r w:rsidRPr="0056388D">
                <w:rPr>
                  <w:rFonts w:ascii="Calibri" w:eastAsia="Times New Roman" w:hAnsi="Calibri" w:cs="Calibri"/>
                  <w:color w:val="000000"/>
                  <w:lang w:eastAsia="en-AU"/>
                </w:rPr>
                <w:t>Chainage 7448</w:t>
              </w:r>
            </w:ins>
          </w:p>
        </w:tc>
        <w:tc>
          <w:tcPr>
            <w:tcW w:w="818" w:type="pct"/>
            <w:noWrap/>
            <w:hideMark/>
          </w:tcPr>
          <w:p w:rsidR="00110C18" w:rsidRPr="0056388D" w:rsidRDefault="00110C18" w:rsidP="00063728">
            <w:pPr>
              <w:jc w:val="right"/>
              <w:rPr>
                <w:ins w:id="47281" w:author="KIM, Jason" w:date="2019-04-02T13:39:00Z"/>
                <w:rFonts w:ascii="Calibri" w:eastAsia="Times New Roman" w:hAnsi="Calibri" w:cs="Calibri"/>
                <w:color w:val="000000"/>
                <w:lang w:eastAsia="en-AU"/>
              </w:rPr>
            </w:pPr>
            <w:ins w:id="472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83" w:author="KIM, Jason" w:date="2019-04-02T13:39:00Z"/>
        </w:trPr>
        <w:tc>
          <w:tcPr>
            <w:tcW w:w="758" w:type="pct"/>
            <w:vMerge/>
            <w:hideMark/>
          </w:tcPr>
          <w:p w:rsidR="00110C18" w:rsidRPr="0056388D" w:rsidRDefault="00110C18" w:rsidP="00063728">
            <w:pPr>
              <w:rPr>
                <w:ins w:id="472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87" w:author="KIM, Jason" w:date="2019-04-02T13:39:00Z"/>
                <w:rFonts w:ascii="Calibri" w:eastAsia="Times New Roman" w:hAnsi="Calibri" w:cs="Calibri"/>
                <w:color w:val="000000"/>
                <w:lang w:eastAsia="en-AU"/>
              </w:rPr>
            </w:pPr>
            <w:ins w:id="47288" w:author="KIM, Jason" w:date="2019-04-02T13:39:00Z">
              <w:r w:rsidRPr="0056388D">
                <w:rPr>
                  <w:rFonts w:ascii="Calibri" w:eastAsia="Times New Roman" w:hAnsi="Calibri" w:cs="Calibri"/>
                  <w:color w:val="000000"/>
                  <w:lang w:eastAsia="en-AU"/>
                </w:rPr>
                <w:t>DXE2168</w:t>
              </w:r>
            </w:ins>
          </w:p>
        </w:tc>
        <w:tc>
          <w:tcPr>
            <w:tcW w:w="793" w:type="pct"/>
            <w:noWrap/>
            <w:hideMark/>
          </w:tcPr>
          <w:p w:rsidR="00110C18" w:rsidRPr="0056388D" w:rsidRDefault="00110C18" w:rsidP="00063728">
            <w:pPr>
              <w:rPr>
                <w:ins w:id="47289" w:author="KIM, Jason" w:date="2019-04-02T13:39:00Z"/>
                <w:rFonts w:ascii="Calibri" w:eastAsia="Times New Roman" w:hAnsi="Calibri" w:cs="Calibri"/>
                <w:color w:val="000000"/>
                <w:lang w:eastAsia="en-AU"/>
              </w:rPr>
            </w:pPr>
            <w:ins w:id="472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91" w:author="KIM, Jason" w:date="2019-04-02T13:39:00Z"/>
                <w:rFonts w:ascii="Calibri" w:eastAsia="Times New Roman" w:hAnsi="Calibri" w:cs="Calibri"/>
                <w:color w:val="000000"/>
                <w:lang w:eastAsia="en-AU"/>
              </w:rPr>
            </w:pPr>
            <w:ins w:id="47292" w:author="KIM, Jason" w:date="2019-04-02T13:39:00Z">
              <w:r w:rsidRPr="0056388D">
                <w:rPr>
                  <w:rFonts w:ascii="Calibri" w:eastAsia="Times New Roman" w:hAnsi="Calibri" w:cs="Calibri"/>
                  <w:color w:val="000000"/>
                  <w:lang w:eastAsia="en-AU"/>
                </w:rPr>
                <w:t>Chainage 7477</w:t>
              </w:r>
            </w:ins>
          </w:p>
        </w:tc>
        <w:tc>
          <w:tcPr>
            <w:tcW w:w="818" w:type="pct"/>
            <w:noWrap/>
            <w:hideMark/>
          </w:tcPr>
          <w:p w:rsidR="00110C18" w:rsidRPr="0056388D" w:rsidRDefault="00110C18" w:rsidP="00063728">
            <w:pPr>
              <w:jc w:val="right"/>
              <w:rPr>
                <w:ins w:id="47293" w:author="KIM, Jason" w:date="2019-04-02T13:39:00Z"/>
                <w:rFonts w:ascii="Calibri" w:eastAsia="Times New Roman" w:hAnsi="Calibri" w:cs="Calibri"/>
                <w:color w:val="000000"/>
                <w:lang w:eastAsia="en-AU"/>
              </w:rPr>
            </w:pPr>
            <w:ins w:id="472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95" w:author="KIM, Jason" w:date="2019-04-02T13:39:00Z"/>
        </w:trPr>
        <w:tc>
          <w:tcPr>
            <w:tcW w:w="758" w:type="pct"/>
            <w:vMerge w:val="restart"/>
            <w:noWrap/>
            <w:hideMark/>
          </w:tcPr>
          <w:p w:rsidR="00110C18" w:rsidRPr="0056388D" w:rsidRDefault="00110C18" w:rsidP="00063728">
            <w:pPr>
              <w:rPr>
                <w:ins w:id="47296" w:author="KIM, Jason" w:date="2019-04-02T13:39:00Z"/>
                <w:rFonts w:ascii="Calibri" w:eastAsia="Times New Roman" w:hAnsi="Calibri" w:cs="Calibri"/>
                <w:color w:val="000000"/>
                <w:lang w:eastAsia="en-AU"/>
              </w:rPr>
            </w:pPr>
            <w:ins w:id="47297" w:author="KIM, Jason" w:date="2019-04-02T13:39:00Z">
              <w:r w:rsidRPr="0056388D">
                <w:rPr>
                  <w:rFonts w:ascii="Calibri" w:eastAsia="Times New Roman" w:hAnsi="Calibri" w:cs="Calibri"/>
                  <w:color w:val="000000"/>
                  <w:lang w:eastAsia="en-AU"/>
                </w:rPr>
                <w:t>DXE58K1x</w:t>
              </w:r>
            </w:ins>
          </w:p>
        </w:tc>
        <w:tc>
          <w:tcPr>
            <w:tcW w:w="648" w:type="pct"/>
            <w:vMerge w:val="restart"/>
            <w:noWrap/>
            <w:hideMark/>
          </w:tcPr>
          <w:p w:rsidR="00110C18" w:rsidRPr="0056388D" w:rsidRDefault="00110C18" w:rsidP="00063728">
            <w:pPr>
              <w:rPr>
                <w:ins w:id="47298" w:author="KIM, Jason" w:date="2019-04-02T13:39:00Z"/>
                <w:rFonts w:ascii="Calibri" w:eastAsia="Times New Roman" w:hAnsi="Calibri" w:cs="Calibri"/>
                <w:color w:val="000000"/>
                <w:lang w:eastAsia="en-AU"/>
              </w:rPr>
            </w:pPr>
            <w:ins w:id="47299" w:author="KIM, Jason" w:date="2019-04-02T13:39:00Z">
              <w:r w:rsidRPr="0056388D">
                <w:rPr>
                  <w:rFonts w:ascii="Calibri" w:eastAsia="Times New Roman" w:hAnsi="Calibri" w:cs="Calibri"/>
                  <w:color w:val="000000"/>
                  <w:lang w:eastAsia="en-AU"/>
                </w:rPr>
                <w:t>ELZ10296</w:t>
              </w:r>
            </w:ins>
          </w:p>
        </w:tc>
        <w:tc>
          <w:tcPr>
            <w:tcW w:w="516" w:type="pct"/>
            <w:vMerge w:val="restart"/>
            <w:noWrap/>
            <w:hideMark/>
          </w:tcPr>
          <w:p w:rsidR="00110C18" w:rsidRPr="0056388D" w:rsidRDefault="00110C18" w:rsidP="00063728">
            <w:pPr>
              <w:rPr>
                <w:ins w:id="47300" w:author="KIM, Jason" w:date="2019-04-02T13:39:00Z"/>
                <w:rFonts w:ascii="Calibri" w:eastAsia="Times New Roman" w:hAnsi="Calibri" w:cs="Calibri"/>
                <w:color w:val="000000"/>
                <w:lang w:eastAsia="en-AU"/>
              </w:rPr>
            </w:pPr>
            <w:ins w:id="47301"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302" w:author="KIM, Jason" w:date="2019-04-02T13:39:00Z"/>
                <w:rFonts w:ascii="Calibri" w:eastAsia="Times New Roman" w:hAnsi="Calibri" w:cs="Calibri"/>
                <w:color w:val="000000"/>
                <w:lang w:eastAsia="en-AU"/>
              </w:rPr>
            </w:pPr>
            <w:ins w:id="47303" w:author="KIM, Jason" w:date="2019-04-02T13:39:00Z">
              <w:r w:rsidRPr="0056388D">
                <w:rPr>
                  <w:rFonts w:ascii="Calibri" w:eastAsia="Times New Roman" w:hAnsi="Calibri" w:cs="Calibri"/>
                  <w:color w:val="000000"/>
                  <w:lang w:eastAsia="en-AU"/>
                </w:rPr>
                <w:t>DXE1181</w:t>
              </w:r>
            </w:ins>
          </w:p>
        </w:tc>
        <w:tc>
          <w:tcPr>
            <w:tcW w:w="793" w:type="pct"/>
            <w:noWrap/>
            <w:hideMark/>
          </w:tcPr>
          <w:p w:rsidR="00110C18" w:rsidRPr="0056388D" w:rsidRDefault="00110C18" w:rsidP="00063728">
            <w:pPr>
              <w:rPr>
                <w:ins w:id="47304" w:author="KIM, Jason" w:date="2019-04-02T13:39:00Z"/>
                <w:rFonts w:ascii="Calibri" w:eastAsia="Times New Roman" w:hAnsi="Calibri" w:cs="Calibri"/>
                <w:color w:val="000000"/>
                <w:lang w:eastAsia="en-AU"/>
              </w:rPr>
            </w:pPr>
            <w:ins w:id="473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06" w:author="KIM, Jason" w:date="2019-04-02T13:39:00Z"/>
                <w:rFonts w:ascii="Calibri" w:eastAsia="Times New Roman" w:hAnsi="Calibri" w:cs="Calibri"/>
                <w:color w:val="000000"/>
                <w:lang w:eastAsia="en-AU"/>
              </w:rPr>
            </w:pPr>
            <w:ins w:id="47307" w:author="KIM, Jason" w:date="2019-04-02T13:39:00Z">
              <w:r w:rsidRPr="0056388D">
                <w:rPr>
                  <w:rFonts w:ascii="Calibri" w:eastAsia="Times New Roman" w:hAnsi="Calibri" w:cs="Calibri"/>
                  <w:color w:val="000000"/>
                  <w:lang w:eastAsia="en-AU"/>
                </w:rPr>
                <w:t>Chainage 7800</w:t>
              </w:r>
            </w:ins>
          </w:p>
        </w:tc>
        <w:tc>
          <w:tcPr>
            <w:tcW w:w="818" w:type="pct"/>
            <w:noWrap/>
            <w:hideMark/>
          </w:tcPr>
          <w:p w:rsidR="00110C18" w:rsidRPr="0056388D" w:rsidRDefault="00110C18" w:rsidP="00063728">
            <w:pPr>
              <w:jc w:val="right"/>
              <w:rPr>
                <w:ins w:id="47308" w:author="KIM, Jason" w:date="2019-04-02T13:39:00Z"/>
                <w:rFonts w:ascii="Calibri" w:eastAsia="Times New Roman" w:hAnsi="Calibri" w:cs="Calibri"/>
                <w:color w:val="000000"/>
                <w:lang w:eastAsia="en-AU"/>
              </w:rPr>
            </w:pPr>
            <w:ins w:id="473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10" w:author="KIM, Jason" w:date="2019-04-02T13:39:00Z"/>
        </w:trPr>
        <w:tc>
          <w:tcPr>
            <w:tcW w:w="758" w:type="pct"/>
            <w:vMerge/>
            <w:hideMark/>
          </w:tcPr>
          <w:p w:rsidR="00110C18" w:rsidRPr="0056388D" w:rsidRDefault="00110C18" w:rsidP="00063728">
            <w:pPr>
              <w:rPr>
                <w:ins w:id="473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14" w:author="KIM, Jason" w:date="2019-04-02T13:39:00Z"/>
                <w:rFonts w:ascii="Calibri" w:eastAsia="Times New Roman" w:hAnsi="Calibri" w:cs="Calibri"/>
                <w:color w:val="000000"/>
                <w:lang w:eastAsia="en-AU"/>
              </w:rPr>
            </w:pPr>
            <w:ins w:id="47315" w:author="KIM, Jason" w:date="2019-04-02T13:39:00Z">
              <w:r w:rsidRPr="0056388D">
                <w:rPr>
                  <w:rFonts w:ascii="Calibri" w:eastAsia="Times New Roman" w:hAnsi="Calibri" w:cs="Calibri"/>
                  <w:color w:val="000000"/>
                  <w:lang w:eastAsia="en-AU"/>
                </w:rPr>
                <w:t>DXE1182</w:t>
              </w:r>
            </w:ins>
          </w:p>
        </w:tc>
        <w:tc>
          <w:tcPr>
            <w:tcW w:w="793" w:type="pct"/>
            <w:noWrap/>
            <w:hideMark/>
          </w:tcPr>
          <w:p w:rsidR="00110C18" w:rsidRPr="0056388D" w:rsidRDefault="00110C18" w:rsidP="00063728">
            <w:pPr>
              <w:rPr>
                <w:ins w:id="47316" w:author="KIM, Jason" w:date="2019-04-02T13:39:00Z"/>
                <w:rFonts w:ascii="Calibri" w:eastAsia="Times New Roman" w:hAnsi="Calibri" w:cs="Calibri"/>
                <w:color w:val="000000"/>
                <w:lang w:eastAsia="en-AU"/>
              </w:rPr>
            </w:pPr>
            <w:ins w:id="473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18" w:author="KIM, Jason" w:date="2019-04-02T13:39:00Z"/>
                <w:rFonts w:ascii="Calibri" w:eastAsia="Times New Roman" w:hAnsi="Calibri" w:cs="Calibri"/>
                <w:color w:val="000000"/>
                <w:lang w:eastAsia="en-AU"/>
              </w:rPr>
            </w:pPr>
            <w:ins w:id="47319" w:author="KIM, Jason" w:date="2019-04-02T13:39:00Z">
              <w:r w:rsidRPr="0056388D">
                <w:rPr>
                  <w:rFonts w:ascii="Calibri" w:eastAsia="Times New Roman" w:hAnsi="Calibri" w:cs="Calibri"/>
                  <w:color w:val="000000"/>
                  <w:lang w:eastAsia="en-AU"/>
                </w:rPr>
                <w:t>Chainage 7829</w:t>
              </w:r>
            </w:ins>
          </w:p>
        </w:tc>
        <w:tc>
          <w:tcPr>
            <w:tcW w:w="818" w:type="pct"/>
            <w:noWrap/>
            <w:hideMark/>
          </w:tcPr>
          <w:p w:rsidR="00110C18" w:rsidRPr="0056388D" w:rsidRDefault="00110C18" w:rsidP="00063728">
            <w:pPr>
              <w:jc w:val="right"/>
              <w:rPr>
                <w:ins w:id="47320" w:author="KIM, Jason" w:date="2019-04-02T13:39:00Z"/>
                <w:rFonts w:ascii="Calibri" w:eastAsia="Times New Roman" w:hAnsi="Calibri" w:cs="Calibri"/>
                <w:color w:val="000000"/>
                <w:lang w:eastAsia="en-AU"/>
              </w:rPr>
            </w:pPr>
            <w:ins w:id="473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22" w:author="KIM, Jason" w:date="2019-04-02T13:39:00Z"/>
        </w:trPr>
        <w:tc>
          <w:tcPr>
            <w:tcW w:w="758" w:type="pct"/>
            <w:vMerge/>
            <w:hideMark/>
          </w:tcPr>
          <w:p w:rsidR="00110C18" w:rsidRPr="0056388D" w:rsidRDefault="00110C18" w:rsidP="00063728">
            <w:pPr>
              <w:rPr>
                <w:ins w:id="473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26" w:author="KIM, Jason" w:date="2019-04-02T13:39:00Z"/>
                <w:rFonts w:ascii="Calibri" w:eastAsia="Times New Roman" w:hAnsi="Calibri" w:cs="Calibri"/>
                <w:color w:val="000000"/>
                <w:lang w:eastAsia="en-AU"/>
              </w:rPr>
            </w:pPr>
            <w:ins w:id="47327" w:author="KIM, Jason" w:date="2019-04-02T13:39:00Z">
              <w:r w:rsidRPr="0056388D">
                <w:rPr>
                  <w:rFonts w:ascii="Calibri" w:eastAsia="Times New Roman" w:hAnsi="Calibri" w:cs="Calibri"/>
                  <w:color w:val="000000"/>
                  <w:lang w:eastAsia="en-AU"/>
                </w:rPr>
                <w:t>DXE1183</w:t>
              </w:r>
            </w:ins>
          </w:p>
        </w:tc>
        <w:tc>
          <w:tcPr>
            <w:tcW w:w="793" w:type="pct"/>
            <w:noWrap/>
            <w:hideMark/>
          </w:tcPr>
          <w:p w:rsidR="00110C18" w:rsidRPr="0056388D" w:rsidRDefault="00110C18" w:rsidP="00063728">
            <w:pPr>
              <w:rPr>
                <w:ins w:id="47328" w:author="KIM, Jason" w:date="2019-04-02T13:39:00Z"/>
                <w:rFonts w:ascii="Calibri" w:eastAsia="Times New Roman" w:hAnsi="Calibri" w:cs="Calibri"/>
                <w:color w:val="000000"/>
                <w:lang w:eastAsia="en-AU"/>
              </w:rPr>
            </w:pPr>
            <w:ins w:id="473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30" w:author="KIM, Jason" w:date="2019-04-02T13:39:00Z"/>
                <w:rFonts w:ascii="Calibri" w:eastAsia="Times New Roman" w:hAnsi="Calibri" w:cs="Calibri"/>
                <w:color w:val="000000"/>
                <w:lang w:eastAsia="en-AU"/>
              </w:rPr>
            </w:pPr>
            <w:ins w:id="47331" w:author="KIM, Jason" w:date="2019-04-02T13:39:00Z">
              <w:r w:rsidRPr="0056388D">
                <w:rPr>
                  <w:rFonts w:ascii="Calibri" w:eastAsia="Times New Roman" w:hAnsi="Calibri" w:cs="Calibri"/>
                  <w:color w:val="000000"/>
                  <w:lang w:eastAsia="en-AU"/>
                </w:rPr>
                <w:t>Chainage 7858</w:t>
              </w:r>
            </w:ins>
          </w:p>
        </w:tc>
        <w:tc>
          <w:tcPr>
            <w:tcW w:w="818" w:type="pct"/>
            <w:noWrap/>
            <w:hideMark/>
          </w:tcPr>
          <w:p w:rsidR="00110C18" w:rsidRPr="0056388D" w:rsidRDefault="00110C18" w:rsidP="00063728">
            <w:pPr>
              <w:jc w:val="right"/>
              <w:rPr>
                <w:ins w:id="47332" w:author="KIM, Jason" w:date="2019-04-02T13:39:00Z"/>
                <w:rFonts w:ascii="Calibri" w:eastAsia="Times New Roman" w:hAnsi="Calibri" w:cs="Calibri"/>
                <w:color w:val="000000"/>
                <w:lang w:eastAsia="en-AU"/>
              </w:rPr>
            </w:pPr>
            <w:ins w:id="47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34" w:author="KIM, Jason" w:date="2019-04-02T13:39:00Z"/>
        </w:trPr>
        <w:tc>
          <w:tcPr>
            <w:tcW w:w="758" w:type="pct"/>
            <w:vMerge w:val="restart"/>
            <w:noWrap/>
            <w:hideMark/>
          </w:tcPr>
          <w:p w:rsidR="00110C18" w:rsidRPr="0056388D" w:rsidRDefault="00110C18" w:rsidP="00063728">
            <w:pPr>
              <w:rPr>
                <w:ins w:id="47335" w:author="KIM, Jason" w:date="2019-04-02T13:39:00Z"/>
                <w:rFonts w:ascii="Calibri" w:eastAsia="Times New Roman" w:hAnsi="Calibri" w:cs="Calibri"/>
                <w:color w:val="000000"/>
                <w:lang w:eastAsia="en-AU"/>
              </w:rPr>
            </w:pPr>
            <w:ins w:id="47336" w:author="KIM, Jason" w:date="2019-04-02T13:39:00Z">
              <w:r w:rsidRPr="0056388D">
                <w:rPr>
                  <w:rFonts w:ascii="Calibri" w:eastAsia="Times New Roman" w:hAnsi="Calibri" w:cs="Calibri"/>
                  <w:color w:val="000000"/>
                  <w:lang w:eastAsia="en-AU"/>
                </w:rPr>
                <w:t>DXE58K2x</w:t>
              </w:r>
            </w:ins>
          </w:p>
        </w:tc>
        <w:tc>
          <w:tcPr>
            <w:tcW w:w="648" w:type="pct"/>
            <w:vMerge w:val="restart"/>
            <w:noWrap/>
            <w:hideMark/>
          </w:tcPr>
          <w:p w:rsidR="00110C18" w:rsidRPr="0056388D" w:rsidRDefault="00110C18" w:rsidP="00063728">
            <w:pPr>
              <w:rPr>
                <w:ins w:id="47337" w:author="KIM, Jason" w:date="2019-04-02T13:39:00Z"/>
                <w:rFonts w:ascii="Calibri" w:eastAsia="Times New Roman" w:hAnsi="Calibri" w:cs="Calibri"/>
                <w:color w:val="000000"/>
                <w:lang w:eastAsia="en-AU"/>
              </w:rPr>
            </w:pPr>
            <w:ins w:id="47338" w:author="KIM, Jason" w:date="2019-04-02T13:39:00Z">
              <w:r w:rsidRPr="0056388D">
                <w:rPr>
                  <w:rFonts w:ascii="Calibri" w:eastAsia="Times New Roman" w:hAnsi="Calibri" w:cs="Calibri"/>
                  <w:color w:val="000000"/>
                  <w:lang w:eastAsia="en-AU"/>
                </w:rPr>
                <w:t>ELZ10292</w:t>
              </w:r>
            </w:ins>
          </w:p>
        </w:tc>
        <w:tc>
          <w:tcPr>
            <w:tcW w:w="516" w:type="pct"/>
            <w:vMerge w:val="restart"/>
            <w:noWrap/>
            <w:hideMark/>
          </w:tcPr>
          <w:p w:rsidR="00110C18" w:rsidRPr="0056388D" w:rsidRDefault="00110C18" w:rsidP="00063728">
            <w:pPr>
              <w:rPr>
                <w:ins w:id="47339" w:author="KIM, Jason" w:date="2019-04-02T13:39:00Z"/>
                <w:rFonts w:ascii="Calibri" w:eastAsia="Times New Roman" w:hAnsi="Calibri" w:cs="Calibri"/>
                <w:color w:val="000000"/>
                <w:lang w:eastAsia="en-AU"/>
              </w:rPr>
            </w:pPr>
            <w:ins w:id="47340"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341" w:author="KIM, Jason" w:date="2019-04-02T13:39:00Z"/>
                <w:rFonts w:ascii="Calibri" w:eastAsia="Times New Roman" w:hAnsi="Calibri" w:cs="Calibri"/>
                <w:color w:val="000000"/>
                <w:lang w:eastAsia="en-AU"/>
              </w:rPr>
            </w:pPr>
            <w:ins w:id="47342" w:author="KIM, Jason" w:date="2019-04-02T13:39:00Z">
              <w:r w:rsidRPr="0056388D">
                <w:rPr>
                  <w:rFonts w:ascii="Calibri" w:eastAsia="Times New Roman" w:hAnsi="Calibri" w:cs="Calibri"/>
                  <w:color w:val="000000"/>
                  <w:lang w:eastAsia="en-AU"/>
                </w:rPr>
                <w:t>DXE1178</w:t>
              </w:r>
            </w:ins>
          </w:p>
        </w:tc>
        <w:tc>
          <w:tcPr>
            <w:tcW w:w="793" w:type="pct"/>
            <w:noWrap/>
            <w:hideMark/>
          </w:tcPr>
          <w:p w:rsidR="00110C18" w:rsidRPr="0056388D" w:rsidRDefault="00110C18" w:rsidP="00063728">
            <w:pPr>
              <w:rPr>
                <w:ins w:id="47343" w:author="KIM, Jason" w:date="2019-04-02T13:39:00Z"/>
                <w:rFonts w:ascii="Calibri" w:eastAsia="Times New Roman" w:hAnsi="Calibri" w:cs="Calibri"/>
                <w:color w:val="000000"/>
                <w:lang w:eastAsia="en-AU"/>
              </w:rPr>
            </w:pPr>
            <w:ins w:id="473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45" w:author="KIM, Jason" w:date="2019-04-02T13:39:00Z"/>
                <w:rFonts w:ascii="Calibri" w:eastAsia="Times New Roman" w:hAnsi="Calibri" w:cs="Calibri"/>
                <w:color w:val="000000"/>
                <w:lang w:eastAsia="en-AU"/>
              </w:rPr>
            </w:pPr>
            <w:ins w:id="47346" w:author="KIM, Jason" w:date="2019-04-02T13:39:00Z">
              <w:r w:rsidRPr="0056388D">
                <w:rPr>
                  <w:rFonts w:ascii="Calibri" w:eastAsia="Times New Roman" w:hAnsi="Calibri" w:cs="Calibri"/>
                  <w:color w:val="000000"/>
                  <w:lang w:eastAsia="en-AU"/>
                </w:rPr>
                <w:t>Chainage 7681</w:t>
              </w:r>
            </w:ins>
          </w:p>
        </w:tc>
        <w:tc>
          <w:tcPr>
            <w:tcW w:w="818" w:type="pct"/>
            <w:noWrap/>
            <w:hideMark/>
          </w:tcPr>
          <w:p w:rsidR="00110C18" w:rsidRPr="0056388D" w:rsidRDefault="00110C18" w:rsidP="00063728">
            <w:pPr>
              <w:jc w:val="right"/>
              <w:rPr>
                <w:ins w:id="47347" w:author="KIM, Jason" w:date="2019-04-02T13:39:00Z"/>
                <w:rFonts w:ascii="Calibri" w:eastAsia="Times New Roman" w:hAnsi="Calibri" w:cs="Calibri"/>
                <w:color w:val="000000"/>
                <w:lang w:eastAsia="en-AU"/>
              </w:rPr>
            </w:pPr>
            <w:ins w:id="47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49" w:author="KIM, Jason" w:date="2019-04-02T13:39:00Z"/>
        </w:trPr>
        <w:tc>
          <w:tcPr>
            <w:tcW w:w="758" w:type="pct"/>
            <w:vMerge/>
            <w:hideMark/>
          </w:tcPr>
          <w:p w:rsidR="00110C18" w:rsidRPr="0056388D" w:rsidRDefault="00110C18" w:rsidP="00063728">
            <w:pPr>
              <w:rPr>
                <w:ins w:id="473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53" w:author="KIM, Jason" w:date="2019-04-02T13:39:00Z"/>
                <w:rFonts w:ascii="Calibri" w:eastAsia="Times New Roman" w:hAnsi="Calibri" w:cs="Calibri"/>
                <w:color w:val="000000"/>
                <w:lang w:eastAsia="en-AU"/>
              </w:rPr>
            </w:pPr>
            <w:ins w:id="47354" w:author="KIM, Jason" w:date="2019-04-02T13:39:00Z">
              <w:r w:rsidRPr="0056388D">
                <w:rPr>
                  <w:rFonts w:ascii="Calibri" w:eastAsia="Times New Roman" w:hAnsi="Calibri" w:cs="Calibri"/>
                  <w:color w:val="000000"/>
                  <w:lang w:eastAsia="en-AU"/>
                </w:rPr>
                <w:t>DXE1179</w:t>
              </w:r>
            </w:ins>
          </w:p>
        </w:tc>
        <w:tc>
          <w:tcPr>
            <w:tcW w:w="793" w:type="pct"/>
            <w:noWrap/>
            <w:hideMark/>
          </w:tcPr>
          <w:p w:rsidR="00110C18" w:rsidRPr="0056388D" w:rsidRDefault="00110C18" w:rsidP="00063728">
            <w:pPr>
              <w:rPr>
                <w:ins w:id="47355" w:author="KIM, Jason" w:date="2019-04-02T13:39:00Z"/>
                <w:rFonts w:ascii="Calibri" w:eastAsia="Times New Roman" w:hAnsi="Calibri" w:cs="Calibri"/>
                <w:color w:val="000000"/>
                <w:lang w:eastAsia="en-AU"/>
              </w:rPr>
            </w:pPr>
            <w:ins w:id="473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57" w:author="KIM, Jason" w:date="2019-04-02T13:39:00Z"/>
                <w:rFonts w:ascii="Calibri" w:eastAsia="Times New Roman" w:hAnsi="Calibri" w:cs="Calibri"/>
                <w:color w:val="000000"/>
                <w:lang w:eastAsia="en-AU"/>
              </w:rPr>
            </w:pPr>
            <w:ins w:id="47358" w:author="KIM, Jason" w:date="2019-04-02T13:39:00Z">
              <w:r w:rsidRPr="0056388D">
                <w:rPr>
                  <w:rFonts w:ascii="Calibri" w:eastAsia="Times New Roman" w:hAnsi="Calibri" w:cs="Calibri"/>
                  <w:color w:val="000000"/>
                  <w:lang w:eastAsia="en-AU"/>
                </w:rPr>
                <w:t>Chainage 7711</w:t>
              </w:r>
            </w:ins>
          </w:p>
        </w:tc>
        <w:tc>
          <w:tcPr>
            <w:tcW w:w="818" w:type="pct"/>
            <w:noWrap/>
            <w:hideMark/>
          </w:tcPr>
          <w:p w:rsidR="00110C18" w:rsidRPr="0056388D" w:rsidRDefault="00110C18" w:rsidP="00063728">
            <w:pPr>
              <w:jc w:val="right"/>
              <w:rPr>
                <w:ins w:id="47359" w:author="KIM, Jason" w:date="2019-04-02T13:39:00Z"/>
                <w:rFonts w:ascii="Calibri" w:eastAsia="Times New Roman" w:hAnsi="Calibri" w:cs="Calibri"/>
                <w:color w:val="000000"/>
                <w:lang w:eastAsia="en-AU"/>
              </w:rPr>
            </w:pPr>
            <w:ins w:id="47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61" w:author="KIM, Jason" w:date="2019-04-02T13:39:00Z"/>
        </w:trPr>
        <w:tc>
          <w:tcPr>
            <w:tcW w:w="758" w:type="pct"/>
            <w:vMerge/>
            <w:hideMark/>
          </w:tcPr>
          <w:p w:rsidR="00110C18" w:rsidRPr="0056388D" w:rsidRDefault="00110C18" w:rsidP="00063728">
            <w:pPr>
              <w:rPr>
                <w:ins w:id="473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65" w:author="KIM, Jason" w:date="2019-04-02T13:39:00Z"/>
                <w:rFonts w:ascii="Calibri" w:eastAsia="Times New Roman" w:hAnsi="Calibri" w:cs="Calibri"/>
                <w:color w:val="000000"/>
                <w:lang w:eastAsia="en-AU"/>
              </w:rPr>
            </w:pPr>
            <w:ins w:id="47366" w:author="KIM, Jason" w:date="2019-04-02T13:39:00Z">
              <w:r w:rsidRPr="0056388D">
                <w:rPr>
                  <w:rFonts w:ascii="Calibri" w:eastAsia="Times New Roman" w:hAnsi="Calibri" w:cs="Calibri"/>
                  <w:color w:val="000000"/>
                  <w:lang w:eastAsia="en-AU"/>
                </w:rPr>
                <w:t>DXE1180</w:t>
              </w:r>
            </w:ins>
          </w:p>
        </w:tc>
        <w:tc>
          <w:tcPr>
            <w:tcW w:w="793" w:type="pct"/>
            <w:noWrap/>
            <w:hideMark/>
          </w:tcPr>
          <w:p w:rsidR="00110C18" w:rsidRPr="0056388D" w:rsidRDefault="00110C18" w:rsidP="00063728">
            <w:pPr>
              <w:rPr>
                <w:ins w:id="47367" w:author="KIM, Jason" w:date="2019-04-02T13:39:00Z"/>
                <w:rFonts w:ascii="Calibri" w:eastAsia="Times New Roman" w:hAnsi="Calibri" w:cs="Calibri"/>
                <w:color w:val="000000"/>
                <w:lang w:eastAsia="en-AU"/>
              </w:rPr>
            </w:pPr>
            <w:ins w:id="473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69" w:author="KIM, Jason" w:date="2019-04-02T13:39:00Z"/>
                <w:rFonts w:ascii="Calibri" w:eastAsia="Times New Roman" w:hAnsi="Calibri" w:cs="Calibri"/>
                <w:color w:val="000000"/>
                <w:lang w:eastAsia="en-AU"/>
              </w:rPr>
            </w:pPr>
            <w:ins w:id="47370" w:author="KIM, Jason" w:date="2019-04-02T13:39:00Z">
              <w:r w:rsidRPr="0056388D">
                <w:rPr>
                  <w:rFonts w:ascii="Calibri" w:eastAsia="Times New Roman" w:hAnsi="Calibri" w:cs="Calibri"/>
                  <w:color w:val="000000"/>
                  <w:lang w:eastAsia="en-AU"/>
                </w:rPr>
                <w:t>Chainage 7739</w:t>
              </w:r>
            </w:ins>
          </w:p>
        </w:tc>
        <w:tc>
          <w:tcPr>
            <w:tcW w:w="818" w:type="pct"/>
            <w:noWrap/>
            <w:hideMark/>
          </w:tcPr>
          <w:p w:rsidR="00110C18" w:rsidRPr="0056388D" w:rsidRDefault="00110C18" w:rsidP="00063728">
            <w:pPr>
              <w:jc w:val="right"/>
              <w:rPr>
                <w:ins w:id="47371" w:author="KIM, Jason" w:date="2019-04-02T13:39:00Z"/>
                <w:rFonts w:ascii="Calibri" w:eastAsia="Times New Roman" w:hAnsi="Calibri" w:cs="Calibri"/>
                <w:color w:val="000000"/>
                <w:lang w:eastAsia="en-AU"/>
              </w:rPr>
            </w:pPr>
            <w:ins w:id="47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73" w:author="KIM, Jason" w:date="2019-04-02T13:39:00Z"/>
        </w:trPr>
        <w:tc>
          <w:tcPr>
            <w:tcW w:w="758" w:type="pct"/>
            <w:vMerge w:val="restart"/>
            <w:noWrap/>
            <w:hideMark/>
          </w:tcPr>
          <w:p w:rsidR="00110C18" w:rsidRPr="0056388D" w:rsidRDefault="00110C18" w:rsidP="00063728">
            <w:pPr>
              <w:rPr>
                <w:ins w:id="47374" w:author="KIM, Jason" w:date="2019-04-02T13:39:00Z"/>
                <w:rFonts w:ascii="Calibri" w:eastAsia="Times New Roman" w:hAnsi="Calibri" w:cs="Calibri"/>
                <w:color w:val="000000"/>
                <w:lang w:eastAsia="en-AU"/>
              </w:rPr>
            </w:pPr>
            <w:ins w:id="47375" w:author="KIM, Jason" w:date="2019-04-02T13:39:00Z">
              <w:r w:rsidRPr="0056388D">
                <w:rPr>
                  <w:rFonts w:ascii="Calibri" w:eastAsia="Times New Roman" w:hAnsi="Calibri" w:cs="Calibri"/>
                  <w:color w:val="000000"/>
                  <w:lang w:eastAsia="en-AU"/>
                </w:rPr>
                <w:t>DXE58K3x</w:t>
              </w:r>
            </w:ins>
          </w:p>
        </w:tc>
        <w:tc>
          <w:tcPr>
            <w:tcW w:w="648" w:type="pct"/>
            <w:vMerge w:val="restart"/>
            <w:noWrap/>
            <w:hideMark/>
          </w:tcPr>
          <w:p w:rsidR="00110C18" w:rsidRPr="0056388D" w:rsidRDefault="00110C18" w:rsidP="00063728">
            <w:pPr>
              <w:rPr>
                <w:ins w:id="47376" w:author="KIM, Jason" w:date="2019-04-02T13:39:00Z"/>
                <w:rFonts w:ascii="Calibri" w:eastAsia="Times New Roman" w:hAnsi="Calibri" w:cs="Calibri"/>
                <w:color w:val="000000"/>
                <w:lang w:eastAsia="en-AU"/>
              </w:rPr>
            </w:pPr>
            <w:ins w:id="47377" w:author="KIM, Jason" w:date="2019-04-02T13:39:00Z">
              <w:r w:rsidRPr="0056388D">
                <w:rPr>
                  <w:rFonts w:ascii="Calibri" w:eastAsia="Times New Roman" w:hAnsi="Calibri" w:cs="Calibri"/>
                  <w:color w:val="000000"/>
                  <w:lang w:eastAsia="en-AU"/>
                </w:rPr>
                <w:t>ELZ20296</w:t>
              </w:r>
            </w:ins>
          </w:p>
        </w:tc>
        <w:tc>
          <w:tcPr>
            <w:tcW w:w="516" w:type="pct"/>
            <w:vMerge w:val="restart"/>
            <w:noWrap/>
            <w:hideMark/>
          </w:tcPr>
          <w:p w:rsidR="00110C18" w:rsidRPr="0056388D" w:rsidRDefault="00110C18" w:rsidP="00063728">
            <w:pPr>
              <w:rPr>
                <w:ins w:id="47378" w:author="KIM, Jason" w:date="2019-04-02T13:39:00Z"/>
                <w:rFonts w:ascii="Calibri" w:eastAsia="Times New Roman" w:hAnsi="Calibri" w:cs="Calibri"/>
                <w:color w:val="000000"/>
                <w:lang w:eastAsia="en-AU"/>
              </w:rPr>
            </w:pPr>
            <w:ins w:id="47379"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380" w:author="KIM, Jason" w:date="2019-04-02T13:39:00Z"/>
                <w:rFonts w:ascii="Calibri" w:eastAsia="Times New Roman" w:hAnsi="Calibri" w:cs="Calibri"/>
                <w:color w:val="000000"/>
                <w:lang w:eastAsia="en-AU"/>
              </w:rPr>
            </w:pPr>
            <w:ins w:id="47381" w:author="KIM, Jason" w:date="2019-04-02T13:39:00Z">
              <w:r w:rsidRPr="0056388D">
                <w:rPr>
                  <w:rFonts w:ascii="Calibri" w:eastAsia="Times New Roman" w:hAnsi="Calibri" w:cs="Calibri"/>
                  <w:color w:val="000000"/>
                  <w:lang w:eastAsia="en-AU"/>
                </w:rPr>
                <w:t>DXE2175</w:t>
              </w:r>
            </w:ins>
          </w:p>
        </w:tc>
        <w:tc>
          <w:tcPr>
            <w:tcW w:w="793" w:type="pct"/>
            <w:noWrap/>
            <w:hideMark/>
          </w:tcPr>
          <w:p w:rsidR="00110C18" w:rsidRPr="0056388D" w:rsidRDefault="00110C18" w:rsidP="00063728">
            <w:pPr>
              <w:rPr>
                <w:ins w:id="47382" w:author="KIM, Jason" w:date="2019-04-02T13:39:00Z"/>
                <w:rFonts w:ascii="Calibri" w:eastAsia="Times New Roman" w:hAnsi="Calibri" w:cs="Calibri"/>
                <w:color w:val="000000"/>
                <w:lang w:eastAsia="en-AU"/>
              </w:rPr>
            </w:pPr>
            <w:ins w:id="473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384" w:author="KIM, Jason" w:date="2019-04-02T13:39:00Z"/>
                <w:rFonts w:ascii="Calibri" w:eastAsia="Times New Roman" w:hAnsi="Calibri" w:cs="Calibri"/>
                <w:color w:val="000000"/>
                <w:lang w:eastAsia="en-AU"/>
              </w:rPr>
            </w:pPr>
            <w:ins w:id="47385" w:author="KIM, Jason" w:date="2019-04-02T13:39:00Z">
              <w:r w:rsidRPr="0056388D">
                <w:rPr>
                  <w:rFonts w:ascii="Calibri" w:eastAsia="Times New Roman" w:hAnsi="Calibri" w:cs="Calibri"/>
                  <w:color w:val="000000"/>
                  <w:lang w:eastAsia="en-AU"/>
                </w:rPr>
                <w:t>Chainage 7779</w:t>
              </w:r>
            </w:ins>
          </w:p>
        </w:tc>
        <w:tc>
          <w:tcPr>
            <w:tcW w:w="818" w:type="pct"/>
            <w:noWrap/>
            <w:hideMark/>
          </w:tcPr>
          <w:p w:rsidR="00110C18" w:rsidRPr="0056388D" w:rsidRDefault="00110C18" w:rsidP="00063728">
            <w:pPr>
              <w:jc w:val="right"/>
              <w:rPr>
                <w:ins w:id="47386" w:author="KIM, Jason" w:date="2019-04-02T13:39:00Z"/>
                <w:rFonts w:ascii="Calibri" w:eastAsia="Times New Roman" w:hAnsi="Calibri" w:cs="Calibri"/>
                <w:color w:val="000000"/>
                <w:lang w:eastAsia="en-AU"/>
              </w:rPr>
            </w:pPr>
            <w:ins w:id="47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88" w:author="KIM, Jason" w:date="2019-04-02T13:39:00Z"/>
        </w:trPr>
        <w:tc>
          <w:tcPr>
            <w:tcW w:w="758" w:type="pct"/>
            <w:vMerge/>
            <w:hideMark/>
          </w:tcPr>
          <w:p w:rsidR="00110C18" w:rsidRPr="0056388D" w:rsidRDefault="00110C18" w:rsidP="00063728">
            <w:pPr>
              <w:rPr>
                <w:ins w:id="473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92" w:author="KIM, Jason" w:date="2019-04-02T13:39:00Z"/>
                <w:rFonts w:ascii="Calibri" w:eastAsia="Times New Roman" w:hAnsi="Calibri" w:cs="Calibri"/>
                <w:color w:val="000000"/>
                <w:lang w:eastAsia="en-AU"/>
              </w:rPr>
            </w:pPr>
            <w:ins w:id="47393" w:author="KIM, Jason" w:date="2019-04-02T13:39:00Z">
              <w:r w:rsidRPr="0056388D">
                <w:rPr>
                  <w:rFonts w:ascii="Calibri" w:eastAsia="Times New Roman" w:hAnsi="Calibri" w:cs="Calibri"/>
                  <w:color w:val="000000"/>
                  <w:lang w:eastAsia="en-AU"/>
                </w:rPr>
                <w:t>DXE2176</w:t>
              </w:r>
            </w:ins>
          </w:p>
        </w:tc>
        <w:tc>
          <w:tcPr>
            <w:tcW w:w="793" w:type="pct"/>
            <w:noWrap/>
            <w:hideMark/>
          </w:tcPr>
          <w:p w:rsidR="00110C18" w:rsidRPr="0056388D" w:rsidRDefault="00110C18" w:rsidP="00063728">
            <w:pPr>
              <w:rPr>
                <w:ins w:id="47394" w:author="KIM, Jason" w:date="2019-04-02T13:39:00Z"/>
                <w:rFonts w:ascii="Calibri" w:eastAsia="Times New Roman" w:hAnsi="Calibri" w:cs="Calibri"/>
                <w:color w:val="000000"/>
                <w:lang w:eastAsia="en-AU"/>
              </w:rPr>
            </w:pPr>
            <w:ins w:id="473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396" w:author="KIM, Jason" w:date="2019-04-02T13:39:00Z"/>
                <w:rFonts w:ascii="Calibri" w:eastAsia="Times New Roman" w:hAnsi="Calibri" w:cs="Calibri"/>
                <w:color w:val="000000"/>
                <w:lang w:eastAsia="en-AU"/>
              </w:rPr>
            </w:pPr>
            <w:ins w:id="47397" w:author="KIM, Jason" w:date="2019-04-02T13:39:00Z">
              <w:r w:rsidRPr="0056388D">
                <w:rPr>
                  <w:rFonts w:ascii="Calibri" w:eastAsia="Times New Roman" w:hAnsi="Calibri" w:cs="Calibri"/>
                  <w:color w:val="000000"/>
                  <w:lang w:eastAsia="en-AU"/>
                </w:rPr>
                <w:t>Chainage 7808</w:t>
              </w:r>
            </w:ins>
          </w:p>
        </w:tc>
        <w:tc>
          <w:tcPr>
            <w:tcW w:w="818" w:type="pct"/>
            <w:noWrap/>
            <w:hideMark/>
          </w:tcPr>
          <w:p w:rsidR="00110C18" w:rsidRPr="0056388D" w:rsidRDefault="00110C18" w:rsidP="00063728">
            <w:pPr>
              <w:jc w:val="right"/>
              <w:rPr>
                <w:ins w:id="47398" w:author="KIM, Jason" w:date="2019-04-02T13:39:00Z"/>
                <w:rFonts w:ascii="Calibri" w:eastAsia="Times New Roman" w:hAnsi="Calibri" w:cs="Calibri"/>
                <w:color w:val="000000"/>
                <w:lang w:eastAsia="en-AU"/>
              </w:rPr>
            </w:pPr>
            <w:ins w:id="473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00" w:author="KIM, Jason" w:date="2019-04-02T13:39:00Z"/>
        </w:trPr>
        <w:tc>
          <w:tcPr>
            <w:tcW w:w="758" w:type="pct"/>
            <w:vMerge/>
            <w:hideMark/>
          </w:tcPr>
          <w:p w:rsidR="00110C18" w:rsidRPr="0056388D" w:rsidRDefault="00110C18" w:rsidP="00063728">
            <w:pPr>
              <w:rPr>
                <w:ins w:id="474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04" w:author="KIM, Jason" w:date="2019-04-02T13:39:00Z"/>
                <w:rFonts w:ascii="Calibri" w:eastAsia="Times New Roman" w:hAnsi="Calibri" w:cs="Calibri"/>
                <w:color w:val="000000"/>
                <w:lang w:eastAsia="en-AU"/>
              </w:rPr>
            </w:pPr>
            <w:ins w:id="47405" w:author="KIM, Jason" w:date="2019-04-02T13:39:00Z">
              <w:r w:rsidRPr="0056388D">
                <w:rPr>
                  <w:rFonts w:ascii="Calibri" w:eastAsia="Times New Roman" w:hAnsi="Calibri" w:cs="Calibri"/>
                  <w:color w:val="000000"/>
                  <w:lang w:eastAsia="en-AU"/>
                </w:rPr>
                <w:t>DXE2177</w:t>
              </w:r>
            </w:ins>
          </w:p>
        </w:tc>
        <w:tc>
          <w:tcPr>
            <w:tcW w:w="793" w:type="pct"/>
            <w:noWrap/>
            <w:hideMark/>
          </w:tcPr>
          <w:p w:rsidR="00110C18" w:rsidRPr="0056388D" w:rsidRDefault="00110C18" w:rsidP="00063728">
            <w:pPr>
              <w:rPr>
                <w:ins w:id="47406" w:author="KIM, Jason" w:date="2019-04-02T13:39:00Z"/>
                <w:rFonts w:ascii="Calibri" w:eastAsia="Times New Roman" w:hAnsi="Calibri" w:cs="Calibri"/>
                <w:color w:val="000000"/>
                <w:lang w:eastAsia="en-AU"/>
              </w:rPr>
            </w:pPr>
            <w:ins w:id="474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08" w:author="KIM, Jason" w:date="2019-04-02T13:39:00Z"/>
                <w:rFonts w:ascii="Calibri" w:eastAsia="Times New Roman" w:hAnsi="Calibri" w:cs="Calibri"/>
                <w:color w:val="000000"/>
                <w:lang w:eastAsia="en-AU"/>
              </w:rPr>
            </w:pPr>
            <w:ins w:id="47409" w:author="KIM, Jason" w:date="2019-04-02T13:39:00Z">
              <w:r w:rsidRPr="0056388D">
                <w:rPr>
                  <w:rFonts w:ascii="Calibri" w:eastAsia="Times New Roman" w:hAnsi="Calibri" w:cs="Calibri"/>
                  <w:color w:val="000000"/>
                  <w:lang w:eastAsia="en-AU"/>
                </w:rPr>
                <w:t>Chainage 7837</w:t>
              </w:r>
            </w:ins>
          </w:p>
        </w:tc>
        <w:tc>
          <w:tcPr>
            <w:tcW w:w="818" w:type="pct"/>
            <w:noWrap/>
            <w:hideMark/>
          </w:tcPr>
          <w:p w:rsidR="00110C18" w:rsidRPr="0056388D" w:rsidRDefault="00110C18" w:rsidP="00063728">
            <w:pPr>
              <w:jc w:val="right"/>
              <w:rPr>
                <w:ins w:id="47410" w:author="KIM, Jason" w:date="2019-04-02T13:39:00Z"/>
                <w:rFonts w:ascii="Calibri" w:eastAsia="Times New Roman" w:hAnsi="Calibri" w:cs="Calibri"/>
                <w:color w:val="000000"/>
                <w:lang w:eastAsia="en-AU"/>
              </w:rPr>
            </w:pPr>
            <w:ins w:id="474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12" w:author="KIM, Jason" w:date="2019-04-02T13:39:00Z"/>
        </w:trPr>
        <w:tc>
          <w:tcPr>
            <w:tcW w:w="758" w:type="pct"/>
            <w:vMerge w:val="restart"/>
            <w:noWrap/>
            <w:hideMark/>
          </w:tcPr>
          <w:p w:rsidR="00110C18" w:rsidRPr="0056388D" w:rsidRDefault="00110C18" w:rsidP="00063728">
            <w:pPr>
              <w:rPr>
                <w:ins w:id="47413" w:author="KIM, Jason" w:date="2019-04-02T13:39:00Z"/>
                <w:rFonts w:ascii="Calibri" w:eastAsia="Times New Roman" w:hAnsi="Calibri" w:cs="Calibri"/>
                <w:color w:val="000000"/>
                <w:lang w:eastAsia="en-AU"/>
              </w:rPr>
            </w:pPr>
            <w:ins w:id="47414" w:author="KIM, Jason" w:date="2019-04-02T13:39:00Z">
              <w:r w:rsidRPr="0056388D">
                <w:rPr>
                  <w:rFonts w:ascii="Calibri" w:eastAsia="Times New Roman" w:hAnsi="Calibri" w:cs="Calibri"/>
                  <w:color w:val="000000"/>
                  <w:lang w:eastAsia="en-AU"/>
                </w:rPr>
                <w:t>DXE58K4x</w:t>
              </w:r>
            </w:ins>
          </w:p>
        </w:tc>
        <w:tc>
          <w:tcPr>
            <w:tcW w:w="648" w:type="pct"/>
            <w:vMerge w:val="restart"/>
            <w:noWrap/>
            <w:hideMark/>
          </w:tcPr>
          <w:p w:rsidR="00110C18" w:rsidRPr="0056388D" w:rsidRDefault="00110C18" w:rsidP="00063728">
            <w:pPr>
              <w:rPr>
                <w:ins w:id="47415" w:author="KIM, Jason" w:date="2019-04-02T13:39:00Z"/>
                <w:rFonts w:ascii="Calibri" w:eastAsia="Times New Roman" w:hAnsi="Calibri" w:cs="Calibri"/>
                <w:color w:val="000000"/>
                <w:lang w:eastAsia="en-AU"/>
              </w:rPr>
            </w:pPr>
            <w:ins w:id="47416" w:author="KIM, Jason" w:date="2019-04-02T13:39:00Z">
              <w:r w:rsidRPr="0056388D">
                <w:rPr>
                  <w:rFonts w:ascii="Calibri" w:eastAsia="Times New Roman" w:hAnsi="Calibri" w:cs="Calibri"/>
                  <w:color w:val="000000"/>
                  <w:lang w:eastAsia="en-AU"/>
                </w:rPr>
                <w:t>ELZ20292</w:t>
              </w:r>
            </w:ins>
          </w:p>
        </w:tc>
        <w:tc>
          <w:tcPr>
            <w:tcW w:w="516" w:type="pct"/>
            <w:vMerge w:val="restart"/>
            <w:noWrap/>
            <w:hideMark/>
          </w:tcPr>
          <w:p w:rsidR="00110C18" w:rsidRPr="0056388D" w:rsidRDefault="00110C18" w:rsidP="00063728">
            <w:pPr>
              <w:rPr>
                <w:ins w:id="47417" w:author="KIM, Jason" w:date="2019-04-02T13:39:00Z"/>
                <w:rFonts w:ascii="Calibri" w:eastAsia="Times New Roman" w:hAnsi="Calibri" w:cs="Calibri"/>
                <w:color w:val="000000"/>
                <w:lang w:eastAsia="en-AU"/>
              </w:rPr>
            </w:pPr>
            <w:ins w:id="47418"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19" w:author="KIM, Jason" w:date="2019-04-02T13:39:00Z"/>
                <w:rFonts w:ascii="Calibri" w:eastAsia="Times New Roman" w:hAnsi="Calibri" w:cs="Calibri"/>
                <w:color w:val="000000"/>
                <w:lang w:eastAsia="en-AU"/>
              </w:rPr>
            </w:pPr>
            <w:ins w:id="47420" w:author="KIM, Jason" w:date="2019-04-02T13:39:00Z">
              <w:r w:rsidRPr="0056388D">
                <w:rPr>
                  <w:rFonts w:ascii="Calibri" w:eastAsia="Times New Roman" w:hAnsi="Calibri" w:cs="Calibri"/>
                  <w:color w:val="000000"/>
                  <w:lang w:eastAsia="en-AU"/>
                </w:rPr>
                <w:t>DXE2172</w:t>
              </w:r>
            </w:ins>
          </w:p>
        </w:tc>
        <w:tc>
          <w:tcPr>
            <w:tcW w:w="793" w:type="pct"/>
            <w:noWrap/>
            <w:hideMark/>
          </w:tcPr>
          <w:p w:rsidR="00110C18" w:rsidRPr="0056388D" w:rsidRDefault="00110C18" w:rsidP="00063728">
            <w:pPr>
              <w:rPr>
                <w:ins w:id="47421" w:author="KIM, Jason" w:date="2019-04-02T13:39:00Z"/>
                <w:rFonts w:ascii="Calibri" w:eastAsia="Times New Roman" w:hAnsi="Calibri" w:cs="Calibri"/>
                <w:color w:val="000000"/>
                <w:lang w:eastAsia="en-AU"/>
              </w:rPr>
            </w:pPr>
            <w:ins w:id="474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23" w:author="KIM, Jason" w:date="2019-04-02T13:39:00Z"/>
                <w:rFonts w:ascii="Calibri" w:eastAsia="Times New Roman" w:hAnsi="Calibri" w:cs="Calibri"/>
                <w:color w:val="000000"/>
                <w:lang w:eastAsia="en-AU"/>
              </w:rPr>
            </w:pPr>
            <w:ins w:id="47424" w:author="KIM, Jason" w:date="2019-04-02T13:39:00Z">
              <w:r w:rsidRPr="0056388D">
                <w:rPr>
                  <w:rFonts w:ascii="Calibri" w:eastAsia="Times New Roman" w:hAnsi="Calibri" w:cs="Calibri"/>
                  <w:color w:val="000000"/>
                  <w:lang w:eastAsia="en-AU"/>
                </w:rPr>
                <w:t>Chainage 7659</w:t>
              </w:r>
            </w:ins>
          </w:p>
        </w:tc>
        <w:tc>
          <w:tcPr>
            <w:tcW w:w="818" w:type="pct"/>
            <w:noWrap/>
            <w:hideMark/>
          </w:tcPr>
          <w:p w:rsidR="00110C18" w:rsidRPr="0056388D" w:rsidRDefault="00110C18" w:rsidP="00063728">
            <w:pPr>
              <w:jc w:val="right"/>
              <w:rPr>
                <w:ins w:id="47425" w:author="KIM, Jason" w:date="2019-04-02T13:39:00Z"/>
                <w:rFonts w:ascii="Calibri" w:eastAsia="Times New Roman" w:hAnsi="Calibri" w:cs="Calibri"/>
                <w:color w:val="000000"/>
                <w:lang w:eastAsia="en-AU"/>
              </w:rPr>
            </w:pPr>
            <w:ins w:id="474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27" w:author="KIM, Jason" w:date="2019-04-02T13:39:00Z"/>
        </w:trPr>
        <w:tc>
          <w:tcPr>
            <w:tcW w:w="758" w:type="pct"/>
            <w:vMerge/>
            <w:hideMark/>
          </w:tcPr>
          <w:p w:rsidR="00110C18" w:rsidRPr="0056388D" w:rsidRDefault="00110C18" w:rsidP="00063728">
            <w:pPr>
              <w:rPr>
                <w:ins w:id="474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31" w:author="KIM, Jason" w:date="2019-04-02T13:39:00Z"/>
                <w:rFonts w:ascii="Calibri" w:eastAsia="Times New Roman" w:hAnsi="Calibri" w:cs="Calibri"/>
                <w:color w:val="000000"/>
                <w:lang w:eastAsia="en-AU"/>
              </w:rPr>
            </w:pPr>
            <w:ins w:id="47432" w:author="KIM, Jason" w:date="2019-04-02T13:39:00Z">
              <w:r w:rsidRPr="0056388D">
                <w:rPr>
                  <w:rFonts w:ascii="Calibri" w:eastAsia="Times New Roman" w:hAnsi="Calibri" w:cs="Calibri"/>
                  <w:color w:val="000000"/>
                  <w:lang w:eastAsia="en-AU"/>
                </w:rPr>
                <w:t>DXE2173</w:t>
              </w:r>
            </w:ins>
          </w:p>
        </w:tc>
        <w:tc>
          <w:tcPr>
            <w:tcW w:w="793" w:type="pct"/>
            <w:noWrap/>
            <w:hideMark/>
          </w:tcPr>
          <w:p w:rsidR="00110C18" w:rsidRPr="0056388D" w:rsidRDefault="00110C18" w:rsidP="00063728">
            <w:pPr>
              <w:rPr>
                <w:ins w:id="47433" w:author="KIM, Jason" w:date="2019-04-02T13:39:00Z"/>
                <w:rFonts w:ascii="Calibri" w:eastAsia="Times New Roman" w:hAnsi="Calibri" w:cs="Calibri"/>
                <w:color w:val="000000"/>
                <w:lang w:eastAsia="en-AU"/>
              </w:rPr>
            </w:pPr>
            <w:ins w:id="474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35" w:author="KIM, Jason" w:date="2019-04-02T13:39:00Z"/>
                <w:rFonts w:ascii="Calibri" w:eastAsia="Times New Roman" w:hAnsi="Calibri" w:cs="Calibri"/>
                <w:color w:val="000000"/>
                <w:lang w:eastAsia="en-AU"/>
              </w:rPr>
            </w:pPr>
            <w:ins w:id="47436" w:author="KIM, Jason" w:date="2019-04-02T13:39:00Z">
              <w:r w:rsidRPr="0056388D">
                <w:rPr>
                  <w:rFonts w:ascii="Calibri" w:eastAsia="Times New Roman" w:hAnsi="Calibri" w:cs="Calibri"/>
                  <w:color w:val="000000"/>
                  <w:lang w:eastAsia="en-AU"/>
                </w:rPr>
                <w:t>Chainage 7688</w:t>
              </w:r>
            </w:ins>
          </w:p>
        </w:tc>
        <w:tc>
          <w:tcPr>
            <w:tcW w:w="818" w:type="pct"/>
            <w:noWrap/>
            <w:hideMark/>
          </w:tcPr>
          <w:p w:rsidR="00110C18" w:rsidRPr="0056388D" w:rsidRDefault="00110C18" w:rsidP="00063728">
            <w:pPr>
              <w:jc w:val="right"/>
              <w:rPr>
                <w:ins w:id="47437" w:author="KIM, Jason" w:date="2019-04-02T13:39:00Z"/>
                <w:rFonts w:ascii="Calibri" w:eastAsia="Times New Roman" w:hAnsi="Calibri" w:cs="Calibri"/>
                <w:color w:val="000000"/>
                <w:lang w:eastAsia="en-AU"/>
              </w:rPr>
            </w:pPr>
            <w:ins w:id="474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39" w:author="KIM, Jason" w:date="2019-04-02T13:39:00Z"/>
        </w:trPr>
        <w:tc>
          <w:tcPr>
            <w:tcW w:w="758" w:type="pct"/>
            <w:vMerge/>
            <w:hideMark/>
          </w:tcPr>
          <w:p w:rsidR="00110C18" w:rsidRPr="0056388D" w:rsidRDefault="00110C18" w:rsidP="00063728">
            <w:pPr>
              <w:rPr>
                <w:ins w:id="474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43" w:author="KIM, Jason" w:date="2019-04-02T13:39:00Z"/>
                <w:rFonts w:ascii="Calibri" w:eastAsia="Times New Roman" w:hAnsi="Calibri" w:cs="Calibri"/>
                <w:color w:val="000000"/>
                <w:lang w:eastAsia="en-AU"/>
              </w:rPr>
            </w:pPr>
            <w:ins w:id="47444" w:author="KIM, Jason" w:date="2019-04-02T13:39:00Z">
              <w:r w:rsidRPr="0056388D">
                <w:rPr>
                  <w:rFonts w:ascii="Calibri" w:eastAsia="Times New Roman" w:hAnsi="Calibri" w:cs="Calibri"/>
                  <w:color w:val="000000"/>
                  <w:lang w:eastAsia="en-AU"/>
                </w:rPr>
                <w:t>DXE2174</w:t>
              </w:r>
            </w:ins>
          </w:p>
        </w:tc>
        <w:tc>
          <w:tcPr>
            <w:tcW w:w="793" w:type="pct"/>
            <w:noWrap/>
            <w:hideMark/>
          </w:tcPr>
          <w:p w:rsidR="00110C18" w:rsidRPr="0056388D" w:rsidRDefault="00110C18" w:rsidP="00063728">
            <w:pPr>
              <w:rPr>
                <w:ins w:id="47445" w:author="KIM, Jason" w:date="2019-04-02T13:39:00Z"/>
                <w:rFonts w:ascii="Calibri" w:eastAsia="Times New Roman" w:hAnsi="Calibri" w:cs="Calibri"/>
                <w:color w:val="000000"/>
                <w:lang w:eastAsia="en-AU"/>
              </w:rPr>
            </w:pPr>
            <w:ins w:id="474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47" w:author="KIM, Jason" w:date="2019-04-02T13:39:00Z"/>
                <w:rFonts w:ascii="Calibri" w:eastAsia="Times New Roman" w:hAnsi="Calibri" w:cs="Calibri"/>
                <w:color w:val="000000"/>
                <w:lang w:eastAsia="en-AU"/>
              </w:rPr>
            </w:pPr>
            <w:ins w:id="47448" w:author="KIM, Jason" w:date="2019-04-02T13:39:00Z">
              <w:r w:rsidRPr="0056388D">
                <w:rPr>
                  <w:rFonts w:ascii="Calibri" w:eastAsia="Times New Roman" w:hAnsi="Calibri" w:cs="Calibri"/>
                  <w:color w:val="000000"/>
                  <w:lang w:eastAsia="en-AU"/>
                </w:rPr>
                <w:t>Chainage 7717</w:t>
              </w:r>
            </w:ins>
          </w:p>
        </w:tc>
        <w:tc>
          <w:tcPr>
            <w:tcW w:w="818" w:type="pct"/>
            <w:noWrap/>
            <w:hideMark/>
          </w:tcPr>
          <w:p w:rsidR="00110C18" w:rsidRPr="0056388D" w:rsidRDefault="00110C18" w:rsidP="00063728">
            <w:pPr>
              <w:jc w:val="right"/>
              <w:rPr>
                <w:ins w:id="47449" w:author="KIM, Jason" w:date="2019-04-02T13:39:00Z"/>
                <w:rFonts w:ascii="Calibri" w:eastAsia="Times New Roman" w:hAnsi="Calibri" w:cs="Calibri"/>
                <w:color w:val="000000"/>
                <w:lang w:eastAsia="en-AU"/>
              </w:rPr>
            </w:pPr>
            <w:ins w:id="474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51" w:author="KIM, Jason" w:date="2019-04-02T13:39:00Z"/>
        </w:trPr>
        <w:tc>
          <w:tcPr>
            <w:tcW w:w="758" w:type="pct"/>
            <w:vMerge w:val="restart"/>
            <w:noWrap/>
            <w:hideMark/>
          </w:tcPr>
          <w:p w:rsidR="00110C18" w:rsidRPr="0056388D" w:rsidRDefault="00110C18" w:rsidP="00063728">
            <w:pPr>
              <w:rPr>
                <w:ins w:id="47452" w:author="KIM, Jason" w:date="2019-04-02T13:39:00Z"/>
                <w:rFonts w:ascii="Calibri" w:eastAsia="Times New Roman" w:hAnsi="Calibri" w:cs="Calibri"/>
                <w:color w:val="000000"/>
                <w:lang w:eastAsia="en-AU"/>
              </w:rPr>
            </w:pPr>
            <w:ins w:id="47453" w:author="KIM, Jason" w:date="2019-04-02T13:39:00Z">
              <w:r w:rsidRPr="0056388D">
                <w:rPr>
                  <w:rFonts w:ascii="Calibri" w:eastAsia="Times New Roman" w:hAnsi="Calibri" w:cs="Calibri"/>
                  <w:color w:val="000000"/>
                  <w:lang w:eastAsia="en-AU"/>
                </w:rPr>
                <w:t>DXE60K1x</w:t>
              </w:r>
            </w:ins>
          </w:p>
        </w:tc>
        <w:tc>
          <w:tcPr>
            <w:tcW w:w="648" w:type="pct"/>
            <w:vMerge w:val="restart"/>
            <w:noWrap/>
            <w:hideMark/>
          </w:tcPr>
          <w:p w:rsidR="00110C18" w:rsidRPr="0056388D" w:rsidRDefault="00110C18" w:rsidP="00063728">
            <w:pPr>
              <w:rPr>
                <w:ins w:id="47454" w:author="KIM, Jason" w:date="2019-04-02T13:39:00Z"/>
                <w:rFonts w:ascii="Calibri" w:eastAsia="Times New Roman" w:hAnsi="Calibri" w:cs="Calibri"/>
                <w:color w:val="000000"/>
                <w:lang w:eastAsia="en-AU"/>
              </w:rPr>
            </w:pPr>
            <w:ins w:id="47455" w:author="KIM, Jason" w:date="2019-04-02T13:39:00Z">
              <w:r w:rsidRPr="0056388D">
                <w:rPr>
                  <w:rFonts w:ascii="Calibri" w:eastAsia="Times New Roman" w:hAnsi="Calibri" w:cs="Calibri"/>
                  <w:color w:val="000000"/>
                  <w:lang w:eastAsia="en-AU"/>
                </w:rPr>
                <w:t>ELZ10338</w:t>
              </w:r>
            </w:ins>
          </w:p>
        </w:tc>
        <w:tc>
          <w:tcPr>
            <w:tcW w:w="516" w:type="pct"/>
            <w:vMerge w:val="restart"/>
            <w:noWrap/>
            <w:hideMark/>
          </w:tcPr>
          <w:p w:rsidR="00110C18" w:rsidRPr="0056388D" w:rsidRDefault="00110C18" w:rsidP="00063728">
            <w:pPr>
              <w:rPr>
                <w:ins w:id="47456" w:author="KIM, Jason" w:date="2019-04-02T13:39:00Z"/>
                <w:rFonts w:ascii="Calibri" w:eastAsia="Times New Roman" w:hAnsi="Calibri" w:cs="Calibri"/>
                <w:color w:val="000000"/>
                <w:lang w:eastAsia="en-AU"/>
              </w:rPr>
            </w:pPr>
            <w:ins w:id="47457"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58" w:author="KIM, Jason" w:date="2019-04-02T13:39:00Z"/>
                <w:rFonts w:ascii="Calibri" w:eastAsia="Times New Roman" w:hAnsi="Calibri" w:cs="Calibri"/>
                <w:color w:val="000000"/>
                <w:lang w:eastAsia="en-AU"/>
              </w:rPr>
            </w:pPr>
            <w:ins w:id="47459" w:author="KIM, Jason" w:date="2019-04-02T13:39:00Z">
              <w:r w:rsidRPr="0056388D">
                <w:rPr>
                  <w:rFonts w:ascii="Calibri" w:eastAsia="Times New Roman" w:hAnsi="Calibri" w:cs="Calibri"/>
                  <w:color w:val="000000"/>
                  <w:lang w:eastAsia="en-AU"/>
                </w:rPr>
                <w:t>DXE1187</w:t>
              </w:r>
            </w:ins>
          </w:p>
        </w:tc>
        <w:tc>
          <w:tcPr>
            <w:tcW w:w="793" w:type="pct"/>
            <w:noWrap/>
            <w:hideMark/>
          </w:tcPr>
          <w:p w:rsidR="00110C18" w:rsidRPr="0056388D" w:rsidRDefault="00110C18" w:rsidP="00063728">
            <w:pPr>
              <w:rPr>
                <w:ins w:id="47460" w:author="KIM, Jason" w:date="2019-04-02T13:39:00Z"/>
                <w:rFonts w:ascii="Calibri" w:eastAsia="Times New Roman" w:hAnsi="Calibri" w:cs="Calibri"/>
                <w:color w:val="000000"/>
                <w:lang w:eastAsia="en-AU"/>
              </w:rPr>
            </w:pPr>
            <w:ins w:id="474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62" w:author="KIM, Jason" w:date="2019-04-02T13:39:00Z"/>
                <w:rFonts w:ascii="Calibri" w:eastAsia="Times New Roman" w:hAnsi="Calibri" w:cs="Calibri"/>
                <w:color w:val="000000"/>
                <w:lang w:eastAsia="en-AU"/>
              </w:rPr>
            </w:pPr>
            <w:ins w:id="47463" w:author="KIM, Jason" w:date="2019-04-02T13:39:00Z">
              <w:r w:rsidRPr="0056388D">
                <w:rPr>
                  <w:rFonts w:ascii="Calibri" w:eastAsia="Times New Roman" w:hAnsi="Calibri" w:cs="Calibri"/>
                  <w:color w:val="000000"/>
                  <w:lang w:eastAsia="en-AU"/>
                </w:rPr>
                <w:t>Chainage 8037</w:t>
              </w:r>
            </w:ins>
          </w:p>
        </w:tc>
        <w:tc>
          <w:tcPr>
            <w:tcW w:w="818" w:type="pct"/>
            <w:noWrap/>
            <w:hideMark/>
          </w:tcPr>
          <w:p w:rsidR="00110C18" w:rsidRPr="0056388D" w:rsidRDefault="00110C18" w:rsidP="00063728">
            <w:pPr>
              <w:jc w:val="right"/>
              <w:rPr>
                <w:ins w:id="47464" w:author="KIM, Jason" w:date="2019-04-02T13:39:00Z"/>
                <w:rFonts w:ascii="Calibri" w:eastAsia="Times New Roman" w:hAnsi="Calibri" w:cs="Calibri"/>
                <w:color w:val="000000"/>
                <w:lang w:eastAsia="en-AU"/>
              </w:rPr>
            </w:pPr>
            <w:ins w:id="474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66" w:author="KIM, Jason" w:date="2019-04-02T13:39:00Z"/>
        </w:trPr>
        <w:tc>
          <w:tcPr>
            <w:tcW w:w="758" w:type="pct"/>
            <w:vMerge/>
            <w:hideMark/>
          </w:tcPr>
          <w:p w:rsidR="00110C18" w:rsidRPr="0056388D" w:rsidRDefault="00110C18" w:rsidP="00063728">
            <w:pPr>
              <w:rPr>
                <w:ins w:id="474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70" w:author="KIM, Jason" w:date="2019-04-02T13:39:00Z"/>
                <w:rFonts w:ascii="Calibri" w:eastAsia="Times New Roman" w:hAnsi="Calibri" w:cs="Calibri"/>
                <w:color w:val="000000"/>
                <w:lang w:eastAsia="en-AU"/>
              </w:rPr>
            </w:pPr>
            <w:ins w:id="47471" w:author="KIM, Jason" w:date="2019-04-02T13:39:00Z">
              <w:r w:rsidRPr="0056388D">
                <w:rPr>
                  <w:rFonts w:ascii="Calibri" w:eastAsia="Times New Roman" w:hAnsi="Calibri" w:cs="Calibri"/>
                  <w:color w:val="000000"/>
                  <w:lang w:eastAsia="en-AU"/>
                </w:rPr>
                <w:t>DXE1188</w:t>
              </w:r>
            </w:ins>
          </w:p>
        </w:tc>
        <w:tc>
          <w:tcPr>
            <w:tcW w:w="793" w:type="pct"/>
            <w:noWrap/>
            <w:hideMark/>
          </w:tcPr>
          <w:p w:rsidR="00110C18" w:rsidRPr="0056388D" w:rsidRDefault="00110C18" w:rsidP="00063728">
            <w:pPr>
              <w:rPr>
                <w:ins w:id="47472" w:author="KIM, Jason" w:date="2019-04-02T13:39:00Z"/>
                <w:rFonts w:ascii="Calibri" w:eastAsia="Times New Roman" w:hAnsi="Calibri" w:cs="Calibri"/>
                <w:color w:val="000000"/>
                <w:lang w:eastAsia="en-AU"/>
              </w:rPr>
            </w:pPr>
            <w:ins w:id="474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74" w:author="KIM, Jason" w:date="2019-04-02T13:39:00Z"/>
                <w:rFonts w:ascii="Calibri" w:eastAsia="Times New Roman" w:hAnsi="Calibri" w:cs="Calibri"/>
                <w:color w:val="000000"/>
                <w:lang w:eastAsia="en-AU"/>
              </w:rPr>
            </w:pPr>
            <w:ins w:id="47475" w:author="KIM, Jason" w:date="2019-04-02T13:39:00Z">
              <w:r w:rsidRPr="0056388D">
                <w:rPr>
                  <w:rFonts w:ascii="Calibri" w:eastAsia="Times New Roman" w:hAnsi="Calibri" w:cs="Calibri"/>
                  <w:color w:val="000000"/>
                  <w:lang w:eastAsia="en-AU"/>
                </w:rPr>
                <w:t>Chainage 8066</w:t>
              </w:r>
            </w:ins>
          </w:p>
        </w:tc>
        <w:tc>
          <w:tcPr>
            <w:tcW w:w="818" w:type="pct"/>
            <w:noWrap/>
            <w:hideMark/>
          </w:tcPr>
          <w:p w:rsidR="00110C18" w:rsidRPr="0056388D" w:rsidRDefault="00110C18" w:rsidP="00063728">
            <w:pPr>
              <w:jc w:val="right"/>
              <w:rPr>
                <w:ins w:id="47476" w:author="KIM, Jason" w:date="2019-04-02T13:39:00Z"/>
                <w:rFonts w:ascii="Calibri" w:eastAsia="Times New Roman" w:hAnsi="Calibri" w:cs="Calibri"/>
                <w:color w:val="000000"/>
                <w:lang w:eastAsia="en-AU"/>
              </w:rPr>
            </w:pPr>
            <w:ins w:id="47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78" w:author="KIM, Jason" w:date="2019-04-02T13:39:00Z"/>
        </w:trPr>
        <w:tc>
          <w:tcPr>
            <w:tcW w:w="758" w:type="pct"/>
            <w:vMerge/>
            <w:hideMark/>
          </w:tcPr>
          <w:p w:rsidR="00110C18" w:rsidRPr="0056388D" w:rsidRDefault="00110C18" w:rsidP="00063728">
            <w:pPr>
              <w:rPr>
                <w:ins w:id="474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82" w:author="KIM, Jason" w:date="2019-04-02T13:39:00Z"/>
                <w:rFonts w:ascii="Calibri" w:eastAsia="Times New Roman" w:hAnsi="Calibri" w:cs="Calibri"/>
                <w:color w:val="000000"/>
                <w:lang w:eastAsia="en-AU"/>
              </w:rPr>
            </w:pPr>
            <w:ins w:id="47483" w:author="KIM, Jason" w:date="2019-04-02T13:39:00Z">
              <w:r w:rsidRPr="0056388D">
                <w:rPr>
                  <w:rFonts w:ascii="Calibri" w:eastAsia="Times New Roman" w:hAnsi="Calibri" w:cs="Calibri"/>
                  <w:color w:val="000000"/>
                  <w:lang w:eastAsia="en-AU"/>
                </w:rPr>
                <w:t>DXE1189</w:t>
              </w:r>
            </w:ins>
          </w:p>
        </w:tc>
        <w:tc>
          <w:tcPr>
            <w:tcW w:w="793" w:type="pct"/>
            <w:noWrap/>
            <w:hideMark/>
          </w:tcPr>
          <w:p w:rsidR="00110C18" w:rsidRPr="0056388D" w:rsidRDefault="00110C18" w:rsidP="00063728">
            <w:pPr>
              <w:rPr>
                <w:ins w:id="47484" w:author="KIM, Jason" w:date="2019-04-02T13:39:00Z"/>
                <w:rFonts w:ascii="Calibri" w:eastAsia="Times New Roman" w:hAnsi="Calibri" w:cs="Calibri"/>
                <w:color w:val="000000"/>
                <w:lang w:eastAsia="en-AU"/>
              </w:rPr>
            </w:pPr>
            <w:ins w:id="474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86" w:author="KIM, Jason" w:date="2019-04-02T13:39:00Z"/>
                <w:rFonts w:ascii="Calibri" w:eastAsia="Times New Roman" w:hAnsi="Calibri" w:cs="Calibri"/>
                <w:color w:val="000000"/>
                <w:lang w:eastAsia="en-AU"/>
              </w:rPr>
            </w:pPr>
            <w:ins w:id="47487" w:author="KIM, Jason" w:date="2019-04-02T13:39:00Z">
              <w:r w:rsidRPr="0056388D">
                <w:rPr>
                  <w:rFonts w:ascii="Calibri" w:eastAsia="Times New Roman" w:hAnsi="Calibri" w:cs="Calibri"/>
                  <w:color w:val="000000"/>
                  <w:lang w:eastAsia="en-AU"/>
                </w:rPr>
                <w:t>Chainage 8094</w:t>
              </w:r>
            </w:ins>
          </w:p>
        </w:tc>
        <w:tc>
          <w:tcPr>
            <w:tcW w:w="818" w:type="pct"/>
            <w:noWrap/>
            <w:hideMark/>
          </w:tcPr>
          <w:p w:rsidR="00110C18" w:rsidRPr="0056388D" w:rsidRDefault="00110C18" w:rsidP="00063728">
            <w:pPr>
              <w:jc w:val="right"/>
              <w:rPr>
                <w:ins w:id="47488" w:author="KIM, Jason" w:date="2019-04-02T13:39:00Z"/>
                <w:rFonts w:ascii="Calibri" w:eastAsia="Times New Roman" w:hAnsi="Calibri" w:cs="Calibri"/>
                <w:color w:val="000000"/>
                <w:lang w:eastAsia="en-AU"/>
              </w:rPr>
            </w:pPr>
            <w:ins w:id="47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90" w:author="KIM, Jason" w:date="2019-04-02T13:39:00Z"/>
        </w:trPr>
        <w:tc>
          <w:tcPr>
            <w:tcW w:w="758" w:type="pct"/>
            <w:vMerge w:val="restart"/>
            <w:noWrap/>
            <w:hideMark/>
          </w:tcPr>
          <w:p w:rsidR="00110C18" w:rsidRPr="0056388D" w:rsidRDefault="00110C18" w:rsidP="00063728">
            <w:pPr>
              <w:rPr>
                <w:ins w:id="47491" w:author="KIM, Jason" w:date="2019-04-02T13:39:00Z"/>
                <w:rFonts w:ascii="Calibri" w:eastAsia="Times New Roman" w:hAnsi="Calibri" w:cs="Calibri"/>
                <w:color w:val="000000"/>
                <w:lang w:eastAsia="en-AU"/>
              </w:rPr>
            </w:pPr>
            <w:ins w:id="47492" w:author="KIM, Jason" w:date="2019-04-02T13:39:00Z">
              <w:r w:rsidRPr="0056388D">
                <w:rPr>
                  <w:rFonts w:ascii="Calibri" w:eastAsia="Times New Roman" w:hAnsi="Calibri" w:cs="Calibri"/>
                  <w:color w:val="000000"/>
                  <w:lang w:eastAsia="en-AU"/>
                </w:rPr>
                <w:t>DXE60K2x</w:t>
              </w:r>
            </w:ins>
          </w:p>
        </w:tc>
        <w:tc>
          <w:tcPr>
            <w:tcW w:w="648" w:type="pct"/>
            <w:vMerge w:val="restart"/>
            <w:noWrap/>
            <w:hideMark/>
          </w:tcPr>
          <w:p w:rsidR="00110C18" w:rsidRPr="0056388D" w:rsidRDefault="00110C18" w:rsidP="00063728">
            <w:pPr>
              <w:rPr>
                <w:ins w:id="47493" w:author="KIM, Jason" w:date="2019-04-02T13:39:00Z"/>
                <w:rFonts w:ascii="Calibri" w:eastAsia="Times New Roman" w:hAnsi="Calibri" w:cs="Calibri"/>
                <w:color w:val="000000"/>
                <w:lang w:eastAsia="en-AU"/>
              </w:rPr>
            </w:pPr>
            <w:ins w:id="47494" w:author="KIM, Jason" w:date="2019-04-02T13:39:00Z">
              <w:r w:rsidRPr="0056388D">
                <w:rPr>
                  <w:rFonts w:ascii="Calibri" w:eastAsia="Times New Roman" w:hAnsi="Calibri" w:cs="Calibri"/>
                  <w:color w:val="000000"/>
                  <w:lang w:eastAsia="en-AU"/>
                </w:rPr>
                <w:t>ELZ10300</w:t>
              </w:r>
            </w:ins>
          </w:p>
        </w:tc>
        <w:tc>
          <w:tcPr>
            <w:tcW w:w="516" w:type="pct"/>
            <w:vMerge w:val="restart"/>
            <w:noWrap/>
            <w:hideMark/>
          </w:tcPr>
          <w:p w:rsidR="00110C18" w:rsidRPr="0056388D" w:rsidRDefault="00110C18" w:rsidP="00063728">
            <w:pPr>
              <w:rPr>
                <w:ins w:id="47495" w:author="KIM, Jason" w:date="2019-04-02T13:39:00Z"/>
                <w:rFonts w:ascii="Calibri" w:eastAsia="Times New Roman" w:hAnsi="Calibri" w:cs="Calibri"/>
                <w:color w:val="000000"/>
                <w:lang w:eastAsia="en-AU"/>
              </w:rPr>
            </w:pPr>
            <w:ins w:id="47496"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97" w:author="KIM, Jason" w:date="2019-04-02T13:39:00Z"/>
                <w:rFonts w:ascii="Calibri" w:eastAsia="Times New Roman" w:hAnsi="Calibri" w:cs="Calibri"/>
                <w:color w:val="000000"/>
                <w:lang w:eastAsia="en-AU"/>
              </w:rPr>
            </w:pPr>
            <w:ins w:id="47498" w:author="KIM, Jason" w:date="2019-04-02T13:39:00Z">
              <w:r w:rsidRPr="0056388D">
                <w:rPr>
                  <w:rFonts w:ascii="Calibri" w:eastAsia="Times New Roman" w:hAnsi="Calibri" w:cs="Calibri"/>
                  <w:color w:val="000000"/>
                  <w:lang w:eastAsia="en-AU"/>
                </w:rPr>
                <w:t>DXE1184</w:t>
              </w:r>
            </w:ins>
          </w:p>
        </w:tc>
        <w:tc>
          <w:tcPr>
            <w:tcW w:w="793" w:type="pct"/>
            <w:noWrap/>
            <w:hideMark/>
          </w:tcPr>
          <w:p w:rsidR="00110C18" w:rsidRPr="0056388D" w:rsidRDefault="00110C18" w:rsidP="00063728">
            <w:pPr>
              <w:rPr>
                <w:ins w:id="47499" w:author="KIM, Jason" w:date="2019-04-02T13:39:00Z"/>
                <w:rFonts w:ascii="Calibri" w:eastAsia="Times New Roman" w:hAnsi="Calibri" w:cs="Calibri"/>
                <w:color w:val="000000"/>
                <w:lang w:eastAsia="en-AU"/>
              </w:rPr>
            </w:pPr>
            <w:ins w:id="475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501" w:author="KIM, Jason" w:date="2019-04-02T13:39:00Z"/>
                <w:rFonts w:ascii="Calibri" w:eastAsia="Times New Roman" w:hAnsi="Calibri" w:cs="Calibri"/>
                <w:color w:val="000000"/>
                <w:lang w:eastAsia="en-AU"/>
              </w:rPr>
            </w:pPr>
            <w:ins w:id="47502" w:author="KIM, Jason" w:date="2019-04-02T13:39:00Z">
              <w:r w:rsidRPr="0056388D">
                <w:rPr>
                  <w:rFonts w:ascii="Calibri" w:eastAsia="Times New Roman" w:hAnsi="Calibri" w:cs="Calibri"/>
                  <w:color w:val="000000"/>
                  <w:lang w:eastAsia="en-AU"/>
                </w:rPr>
                <w:t>Chainage 7918</w:t>
              </w:r>
            </w:ins>
          </w:p>
        </w:tc>
        <w:tc>
          <w:tcPr>
            <w:tcW w:w="818" w:type="pct"/>
            <w:noWrap/>
            <w:hideMark/>
          </w:tcPr>
          <w:p w:rsidR="00110C18" w:rsidRPr="0056388D" w:rsidRDefault="00110C18" w:rsidP="00063728">
            <w:pPr>
              <w:jc w:val="right"/>
              <w:rPr>
                <w:ins w:id="47503" w:author="KIM, Jason" w:date="2019-04-02T13:39:00Z"/>
                <w:rFonts w:ascii="Calibri" w:eastAsia="Times New Roman" w:hAnsi="Calibri" w:cs="Calibri"/>
                <w:color w:val="000000"/>
                <w:lang w:eastAsia="en-AU"/>
              </w:rPr>
            </w:pPr>
            <w:ins w:id="475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05" w:author="KIM, Jason" w:date="2019-04-02T13:39:00Z"/>
        </w:trPr>
        <w:tc>
          <w:tcPr>
            <w:tcW w:w="758" w:type="pct"/>
            <w:vMerge/>
            <w:hideMark/>
          </w:tcPr>
          <w:p w:rsidR="00110C18" w:rsidRPr="0056388D" w:rsidRDefault="00110C18" w:rsidP="00063728">
            <w:pPr>
              <w:rPr>
                <w:ins w:id="475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09" w:author="KIM, Jason" w:date="2019-04-02T13:39:00Z"/>
                <w:rFonts w:ascii="Calibri" w:eastAsia="Times New Roman" w:hAnsi="Calibri" w:cs="Calibri"/>
                <w:color w:val="000000"/>
                <w:lang w:eastAsia="en-AU"/>
              </w:rPr>
            </w:pPr>
            <w:ins w:id="47510" w:author="KIM, Jason" w:date="2019-04-02T13:39:00Z">
              <w:r w:rsidRPr="0056388D">
                <w:rPr>
                  <w:rFonts w:ascii="Calibri" w:eastAsia="Times New Roman" w:hAnsi="Calibri" w:cs="Calibri"/>
                  <w:color w:val="000000"/>
                  <w:lang w:eastAsia="en-AU"/>
                </w:rPr>
                <w:t>DXE1185</w:t>
              </w:r>
            </w:ins>
          </w:p>
        </w:tc>
        <w:tc>
          <w:tcPr>
            <w:tcW w:w="793" w:type="pct"/>
            <w:noWrap/>
            <w:hideMark/>
          </w:tcPr>
          <w:p w:rsidR="00110C18" w:rsidRPr="0056388D" w:rsidRDefault="00110C18" w:rsidP="00063728">
            <w:pPr>
              <w:rPr>
                <w:ins w:id="47511" w:author="KIM, Jason" w:date="2019-04-02T13:39:00Z"/>
                <w:rFonts w:ascii="Calibri" w:eastAsia="Times New Roman" w:hAnsi="Calibri" w:cs="Calibri"/>
                <w:color w:val="000000"/>
                <w:lang w:eastAsia="en-AU"/>
              </w:rPr>
            </w:pPr>
            <w:ins w:id="475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513" w:author="KIM, Jason" w:date="2019-04-02T13:39:00Z"/>
                <w:rFonts w:ascii="Calibri" w:eastAsia="Times New Roman" w:hAnsi="Calibri" w:cs="Calibri"/>
                <w:color w:val="000000"/>
                <w:lang w:eastAsia="en-AU"/>
              </w:rPr>
            </w:pPr>
            <w:ins w:id="47514" w:author="KIM, Jason" w:date="2019-04-02T13:39:00Z">
              <w:r w:rsidRPr="0056388D">
                <w:rPr>
                  <w:rFonts w:ascii="Calibri" w:eastAsia="Times New Roman" w:hAnsi="Calibri" w:cs="Calibri"/>
                  <w:color w:val="000000"/>
                  <w:lang w:eastAsia="en-AU"/>
                </w:rPr>
                <w:t>Chainage 7948</w:t>
              </w:r>
            </w:ins>
          </w:p>
        </w:tc>
        <w:tc>
          <w:tcPr>
            <w:tcW w:w="818" w:type="pct"/>
            <w:noWrap/>
            <w:hideMark/>
          </w:tcPr>
          <w:p w:rsidR="00110C18" w:rsidRPr="0056388D" w:rsidRDefault="00110C18" w:rsidP="00063728">
            <w:pPr>
              <w:jc w:val="right"/>
              <w:rPr>
                <w:ins w:id="47515" w:author="KIM, Jason" w:date="2019-04-02T13:39:00Z"/>
                <w:rFonts w:ascii="Calibri" w:eastAsia="Times New Roman" w:hAnsi="Calibri" w:cs="Calibri"/>
                <w:color w:val="000000"/>
                <w:lang w:eastAsia="en-AU"/>
              </w:rPr>
            </w:pPr>
            <w:ins w:id="475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17" w:author="KIM, Jason" w:date="2019-04-02T13:39:00Z"/>
        </w:trPr>
        <w:tc>
          <w:tcPr>
            <w:tcW w:w="758" w:type="pct"/>
            <w:vMerge/>
            <w:hideMark/>
          </w:tcPr>
          <w:p w:rsidR="00110C18" w:rsidRPr="0056388D" w:rsidRDefault="00110C18" w:rsidP="00063728">
            <w:pPr>
              <w:rPr>
                <w:ins w:id="475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21" w:author="KIM, Jason" w:date="2019-04-02T13:39:00Z"/>
                <w:rFonts w:ascii="Calibri" w:eastAsia="Times New Roman" w:hAnsi="Calibri" w:cs="Calibri"/>
                <w:color w:val="000000"/>
                <w:lang w:eastAsia="en-AU"/>
              </w:rPr>
            </w:pPr>
            <w:ins w:id="47522" w:author="KIM, Jason" w:date="2019-04-02T13:39:00Z">
              <w:r w:rsidRPr="0056388D">
                <w:rPr>
                  <w:rFonts w:ascii="Calibri" w:eastAsia="Times New Roman" w:hAnsi="Calibri" w:cs="Calibri"/>
                  <w:color w:val="000000"/>
                  <w:lang w:eastAsia="en-AU"/>
                </w:rPr>
                <w:t>DXE1186</w:t>
              </w:r>
            </w:ins>
          </w:p>
        </w:tc>
        <w:tc>
          <w:tcPr>
            <w:tcW w:w="793" w:type="pct"/>
            <w:noWrap/>
            <w:hideMark/>
          </w:tcPr>
          <w:p w:rsidR="00110C18" w:rsidRPr="0056388D" w:rsidRDefault="00110C18" w:rsidP="00063728">
            <w:pPr>
              <w:rPr>
                <w:ins w:id="47523" w:author="KIM, Jason" w:date="2019-04-02T13:39:00Z"/>
                <w:rFonts w:ascii="Calibri" w:eastAsia="Times New Roman" w:hAnsi="Calibri" w:cs="Calibri"/>
                <w:color w:val="000000"/>
                <w:lang w:eastAsia="en-AU"/>
              </w:rPr>
            </w:pPr>
            <w:ins w:id="4752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525" w:author="KIM, Jason" w:date="2019-04-02T13:39:00Z"/>
                <w:rFonts w:ascii="Calibri" w:eastAsia="Times New Roman" w:hAnsi="Calibri" w:cs="Calibri"/>
                <w:color w:val="000000"/>
                <w:lang w:eastAsia="en-AU"/>
              </w:rPr>
            </w:pPr>
            <w:ins w:id="47526" w:author="KIM, Jason" w:date="2019-04-02T13:39:00Z">
              <w:r w:rsidRPr="0056388D">
                <w:rPr>
                  <w:rFonts w:ascii="Calibri" w:eastAsia="Times New Roman" w:hAnsi="Calibri" w:cs="Calibri"/>
                  <w:color w:val="000000"/>
                  <w:lang w:eastAsia="en-AU"/>
                </w:rPr>
                <w:t>Chainage 7976</w:t>
              </w:r>
            </w:ins>
          </w:p>
        </w:tc>
        <w:tc>
          <w:tcPr>
            <w:tcW w:w="818" w:type="pct"/>
            <w:noWrap/>
            <w:hideMark/>
          </w:tcPr>
          <w:p w:rsidR="00110C18" w:rsidRPr="0056388D" w:rsidRDefault="00110C18" w:rsidP="00063728">
            <w:pPr>
              <w:jc w:val="right"/>
              <w:rPr>
                <w:ins w:id="47527" w:author="KIM, Jason" w:date="2019-04-02T13:39:00Z"/>
                <w:rFonts w:ascii="Calibri" w:eastAsia="Times New Roman" w:hAnsi="Calibri" w:cs="Calibri"/>
                <w:color w:val="000000"/>
                <w:lang w:eastAsia="en-AU"/>
              </w:rPr>
            </w:pPr>
            <w:ins w:id="47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29" w:author="KIM, Jason" w:date="2019-04-02T13:39:00Z"/>
        </w:trPr>
        <w:tc>
          <w:tcPr>
            <w:tcW w:w="758" w:type="pct"/>
            <w:vMerge w:val="restart"/>
            <w:noWrap/>
            <w:hideMark/>
          </w:tcPr>
          <w:p w:rsidR="00110C18" w:rsidRPr="0056388D" w:rsidRDefault="00110C18" w:rsidP="00063728">
            <w:pPr>
              <w:rPr>
                <w:ins w:id="47530" w:author="KIM, Jason" w:date="2019-04-02T13:39:00Z"/>
                <w:rFonts w:ascii="Calibri" w:eastAsia="Times New Roman" w:hAnsi="Calibri" w:cs="Calibri"/>
                <w:color w:val="000000"/>
                <w:lang w:eastAsia="en-AU"/>
              </w:rPr>
            </w:pPr>
            <w:ins w:id="47531" w:author="KIM, Jason" w:date="2019-04-02T13:39:00Z">
              <w:r w:rsidRPr="0056388D">
                <w:rPr>
                  <w:rFonts w:ascii="Calibri" w:eastAsia="Times New Roman" w:hAnsi="Calibri" w:cs="Calibri"/>
                  <w:color w:val="000000"/>
                  <w:lang w:eastAsia="en-AU"/>
                </w:rPr>
                <w:t>DXE60K3x</w:t>
              </w:r>
            </w:ins>
          </w:p>
        </w:tc>
        <w:tc>
          <w:tcPr>
            <w:tcW w:w="648" w:type="pct"/>
            <w:vMerge w:val="restart"/>
            <w:noWrap/>
            <w:hideMark/>
          </w:tcPr>
          <w:p w:rsidR="00110C18" w:rsidRPr="0056388D" w:rsidRDefault="00110C18" w:rsidP="00063728">
            <w:pPr>
              <w:rPr>
                <w:ins w:id="47532" w:author="KIM, Jason" w:date="2019-04-02T13:39:00Z"/>
                <w:rFonts w:ascii="Calibri" w:eastAsia="Times New Roman" w:hAnsi="Calibri" w:cs="Calibri"/>
                <w:color w:val="000000"/>
                <w:lang w:eastAsia="en-AU"/>
              </w:rPr>
            </w:pPr>
            <w:ins w:id="47533" w:author="KIM, Jason" w:date="2019-04-02T13:39:00Z">
              <w:r w:rsidRPr="0056388D">
                <w:rPr>
                  <w:rFonts w:ascii="Calibri" w:eastAsia="Times New Roman" w:hAnsi="Calibri" w:cs="Calibri"/>
                  <w:color w:val="000000"/>
                  <w:lang w:eastAsia="en-AU"/>
                </w:rPr>
                <w:t>ELZ20338</w:t>
              </w:r>
            </w:ins>
          </w:p>
        </w:tc>
        <w:tc>
          <w:tcPr>
            <w:tcW w:w="516" w:type="pct"/>
            <w:vMerge w:val="restart"/>
            <w:noWrap/>
            <w:hideMark/>
          </w:tcPr>
          <w:p w:rsidR="00110C18" w:rsidRPr="0056388D" w:rsidRDefault="00110C18" w:rsidP="00063728">
            <w:pPr>
              <w:rPr>
                <w:ins w:id="47534" w:author="KIM, Jason" w:date="2019-04-02T13:39:00Z"/>
                <w:rFonts w:ascii="Calibri" w:eastAsia="Times New Roman" w:hAnsi="Calibri" w:cs="Calibri"/>
                <w:color w:val="000000"/>
                <w:lang w:eastAsia="en-AU"/>
              </w:rPr>
            </w:pPr>
            <w:ins w:id="47535"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536" w:author="KIM, Jason" w:date="2019-04-02T13:39:00Z"/>
                <w:rFonts w:ascii="Calibri" w:eastAsia="Times New Roman" w:hAnsi="Calibri" w:cs="Calibri"/>
                <w:color w:val="000000"/>
                <w:lang w:eastAsia="en-AU"/>
              </w:rPr>
            </w:pPr>
            <w:ins w:id="47537" w:author="KIM, Jason" w:date="2019-04-02T13:39:00Z">
              <w:r w:rsidRPr="0056388D">
                <w:rPr>
                  <w:rFonts w:ascii="Calibri" w:eastAsia="Times New Roman" w:hAnsi="Calibri" w:cs="Calibri"/>
                  <w:color w:val="000000"/>
                  <w:lang w:eastAsia="en-AU"/>
                </w:rPr>
                <w:t>DXE2181</w:t>
              </w:r>
            </w:ins>
          </w:p>
        </w:tc>
        <w:tc>
          <w:tcPr>
            <w:tcW w:w="793" w:type="pct"/>
            <w:noWrap/>
            <w:hideMark/>
          </w:tcPr>
          <w:p w:rsidR="00110C18" w:rsidRPr="0056388D" w:rsidRDefault="00110C18" w:rsidP="00063728">
            <w:pPr>
              <w:rPr>
                <w:ins w:id="47538" w:author="KIM, Jason" w:date="2019-04-02T13:39:00Z"/>
                <w:rFonts w:ascii="Calibri" w:eastAsia="Times New Roman" w:hAnsi="Calibri" w:cs="Calibri"/>
                <w:color w:val="000000"/>
                <w:lang w:eastAsia="en-AU"/>
              </w:rPr>
            </w:pPr>
            <w:ins w:id="475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40" w:author="KIM, Jason" w:date="2019-04-02T13:39:00Z"/>
                <w:rFonts w:ascii="Calibri" w:eastAsia="Times New Roman" w:hAnsi="Calibri" w:cs="Calibri"/>
                <w:color w:val="000000"/>
                <w:lang w:eastAsia="en-AU"/>
              </w:rPr>
            </w:pPr>
            <w:ins w:id="47541" w:author="KIM, Jason" w:date="2019-04-02T13:39:00Z">
              <w:r w:rsidRPr="0056388D">
                <w:rPr>
                  <w:rFonts w:ascii="Calibri" w:eastAsia="Times New Roman" w:hAnsi="Calibri" w:cs="Calibri"/>
                  <w:color w:val="000000"/>
                  <w:lang w:eastAsia="en-AU"/>
                </w:rPr>
                <w:t>Chainage 8019</w:t>
              </w:r>
            </w:ins>
          </w:p>
        </w:tc>
        <w:tc>
          <w:tcPr>
            <w:tcW w:w="818" w:type="pct"/>
            <w:noWrap/>
            <w:hideMark/>
          </w:tcPr>
          <w:p w:rsidR="00110C18" w:rsidRPr="0056388D" w:rsidRDefault="00110C18" w:rsidP="00063728">
            <w:pPr>
              <w:jc w:val="right"/>
              <w:rPr>
                <w:ins w:id="47542" w:author="KIM, Jason" w:date="2019-04-02T13:39:00Z"/>
                <w:rFonts w:ascii="Calibri" w:eastAsia="Times New Roman" w:hAnsi="Calibri" w:cs="Calibri"/>
                <w:color w:val="000000"/>
                <w:lang w:eastAsia="en-AU"/>
              </w:rPr>
            </w:pPr>
            <w:ins w:id="47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44" w:author="KIM, Jason" w:date="2019-04-02T13:39:00Z"/>
        </w:trPr>
        <w:tc>
          <w:tcPr>
            <w:tcW w:w="758" w:type="pct"/>
            <w:vMerge/>
            <w:hideMark/>
          </w:tcPr>
          <w:p w:rsidR="00110C18" w:rsidRPr="0056388D" w:rsidRDefault="00110C18" w:rsidP="00063728">
            <w:pPr>
              <w:rPr>
                <w:ins w:id="475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48" w:author="KIM, Jason" w:date="2019-04-02T13:39:00Z"/>
                <w:rFonts w:ascii="Calibri" w:eastAsia="Times New Roman" w:hAnsi="Calibri" w:cs="Calibri"/>
                <w:color w:val="000000"/>
                <w:lang w:eastAsia="en-AU"/>
              </w:rPr>
            </w:pPr>
            <w:ins w:id="47549" w:author="KIM, Jason" w:date="2019-04-02T13:39:00Z">
              <w:r w:rsidRPr="0056388D">
                <w:rPr>
                  <w:rFonts w:ascii="Calibri" w:eastAsia="Times New Roman" w:hAnsi="Calibri" w:cs="Calibri"/>
                  <w:color w:val="000000"/>
                  <w:lang w:eastAsia="en-AU"/>
                </w:rPr>
                <w:t>DXE2182</w:t>
              </w:r>
            </w:ins>
          </w:p>
        </w:tc>
        <w:tc>
          <w:tcPr>
            <w:tcW w:w="793" w:type="pct"/>
            <w:noWrap/>
            <w:hideMark/>
          </w:tcPr>
          <w:p w:rsidR="00110C18" w:rsidRPr="0056388D" w:rsidRDefault="00110C18" w:rsidP="00063728">
            <w:pPr>
              <w:rPr>
                <w:ins w:id="47550" w:author="KIM, Jason" w:date="2019-04-02T13:39:00Z"/>
                <w:rFonts w:ascii="Calibri" w:eastAsia="Times New Roman" w:hAnsi="Calibri" w:cs="Calibri"/>
                <w:color w:val="000000"/>
                <w:lang w:eastAsia="en-AU"/>
              </w:rPr>
            </w:pPr>
            <w:ins w:id="475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52" w:author="KIM, Jason" w:date="2019-04-02T13:39:00Z"/>
                <w:rFonts w:ascii="Calibri" w:eastAsia="Times New Roman" w:hAnsi="Calibri" w:cs="Calibri"/>
                <w:color w:val="000000"/>
                <w:lang w:eastAsia="en-AU"/>
              </w:rPr>
            </w:pPr>
            <w:ins w:id="47553" w:author="KIM, Jason" w:date="2019-04-02T13:39:00Z">
              <w:r w:rsidRPr="0056388D">
                <w:rPr>
                  <w:rFonts w:ascii="Calibri" w:eastAsia="Times New Roman" w:hAnsi="Calibri" w:cs="Calibri"/>
                  <w:color w:val="000000"/>
                  <w:lang w:eastAsia="en-AU"/>
                </w:rPr>
                <w:t>Chainage 8048</w:t>
              </w:r>
            </w:ins>
          </w:p>
        </w:tc>
        <w:tc>
          <w:tcPr>
            <w:tcW w:w="818" w:type="pct"/>
            <w:noWrap/>
            <w:hideMark/>
          </w:tcPr>
          <w:p w:rsidR="00110C18" w:rsidRPr="0056388D" w:rsidRDefault="00110C18" w:rsidP="00063728">
            <w:pPr>
              <w:jc w:val="right"/>
              <w:rPr>
                <w:ins w:id="47554" w:author="KIM, Jason" w:date="2019-04-02T13:39:00Z"/>
                <w:rFonts w:ascii="Calibri" w:eastAsia="Times New Roman" w:hAnsi="Calibri" w:cs="Calibri"/>
                <w:color w:val="000000"/>
                <w:lang w:eastAsia="en-AU"/>
              </w:rPr>
            </w:pPr>
            <w:ins w:id="475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56" w:author="KIM, Jason" w:date="2019-04-02T13:39:00Z"/>
        </w:trPr>
        <w:tc>
          <w:tcPr>
            <w:tcW w:w="758" w:type="pct"/>
            <w:vMerge/>
            <w:hideMark/>
          </w:tcPr>
          <w:p w:rsidR="00110C18" w:rsidRPr="0056388D" w:rsidRDefault="00110C18" w:rsidP="00063728">
            <w:pPr>
              <w:rPr>
                <w:ins w:id="475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60" w:author="KIM, Jason" w:date="2019-04-02T13:39:00Z"/>
                <w:rFonts w:ascii="Calibri" w:eastAsia="Times New Roman" w:hAnsi="Calibri" w:cs="Calibri"/>
                <w:color w:val="000000"/>
                <w:lang w:eastAsia="en-AU"/>
              </w:rPr>
            </w:pPr>
            <w:ins w:id="47561" w:author="KIM, Jason" w:date="2019-04-02T13:39:00Z">
              <w:r w:rsidRPr="0056388D">
                <w:rPr>
                  <w:rFonts w:ascii="Calibri" w:eastAsia="Times New Roman" w:hAnsi="Calibri" w:cs="Calibri"/>
                  <w:color w:val="000000"/>
                  <w:lang w:eastAsia="en-AU"/>
                </w:rPr>
                <w:t>DXE2183</w:t>
              </w:r>
            </w:ins>
          </w:p>
        </w:tc>
        <w:tc>
          <w:tcPr>
            <w:tcW w:w="793" w:type="pct"/>
            <w:noWrap/>
            <w:hideMark/>
          </w:tcPr>
          <w:p w:rsidR="00110C18" w:rsidRPr="0056388D" w:rsidRDefault="00110C18" w:rsidP="00063728">
            <w:pPr>
              <w:rPr>
                <w:ins w:id="47562" w:author="KIM, Jason" w:date="2019-04-02T13:39:00Z"/>
                <w:rFonts w:ascii="Calibri" w:eastAsia="Times New Roman" w:hAnsi="Calibri" w:cs="Calibri"/>
                <w:color w:val="000000"/>
                <w:lang w:eastAsia="en-AU"/>
              </w:rPr>
            </w:pPr>
            <w:ins w:id="475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64" w:author="KIM, Jason" w:date="2019-04-02T13:39:00Z"/>
                <w:rFonts w:ascii="Calibri" w:eastAsia="Times New Roman" w:hAnsi="Calibri" w:cs="Calibri"/>
                <w:color w:val="000000"/>
                <w:lang w:eastAsia="en-AU"/>
              </w:rPr>
            </w:pPr>
            <w:ins w:id="47565" w:author="KIM, Jason" w:date="2019-04-02T13:39:00Z">
              <w:r w:rsidRPr="0056388D">
                <w:rPr>
                  <w:rFonts w:ascii="Calibri" w:eastAsia="Times New Roman" w:hAnsi="Calibri" w:cs="Calibri"/>
                  <w:color w:val="000000"/>
                  <w:lang w:eastAsia="en-AU"/>
                </w:rPr>
                <w:t>Chainage 8077</w:t>
              </w:r>
            </w:ins>
          </w:p>
        </w:tc>
        <w:tc>
          <w:tcPr>
            <w:tcW w:w="818" w:type="pct"/>
            <w:noWrap/>
            <w:hideMark/>
          </w:tcPr>
          <w:p w:rsidR="00110C18" w:rsidRPr="0056388D" w:rsidRDefault="00110C18" w:rsidP="00063728">
            <w:pPr>
              <w:jc w:val="right"/>
              <w:rPr>
                <w:ins w:id="47566" w:author="KIM, Jason" w:date="2019-04-02T13:39:00Z"/>
                <w:rFonts w:ascii="Calibri" w:eastAsia="Times New Roman" w:hAnsi="Calibri" w:cs="Calibri"/>
                <w:color w:val="000000"/>
                <w:lang w:eastAsia="en-AU"/>
              </w:rPr>
            </w:pPr>
            <w:ins w:id="475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68" w:author="KIM, Jason" w:date="2019-04-02T13:39:00Z"/>
        </w:trPr>
        <w:tc>
          <w:tcPr>
            <w:tcW w:w="758" w:type="pct"/>
            <w:vMerge w:val="restart"/>
            <w:noWrap/>
            <w:hideMark/>
          </w:tcPr>
          <w:p w:rsidR="00110C18" w:rsidRPr="0056388D" w:rsidRDefault="00110C18" w:rsidP="00063728">
            <w:pPr>
              <w:rPr>
                <w:ins w:id="47569" w:author="KIM, Jason" w:date="2019-04-02T13:39:00Z"/>
                <w:rFonts w:ascii="Calibri" w:eastAsia="Times New Roman" w:hAnsi="Calibri" w:cs="Calibri"/>
                <w:color w:val="000000"/>
                <w:lang w:eastAsia="en-AU"/>
              </w:rPr>
            </w:pPr>
            <w:ins w:id="47570" w:author="KIM, Jason" w:date="2019-04-02T13:39:00Z">
              <w:r w:rsidRPr="0056388D">
                <w:rPr>
                  <w:rFonts w:ascii="Calibri" w:eastAsia="Times New Roman" w:hAnsi="Calibri" w:cs="Calibri"/>
                  <w:color w:val="000000"/>
                  <w:lang w:eastAsia="en-AU"/>
                </w:rPr>
                <w:t>DXE60K4x</w:t>
              </w:r>
            </w:ins>
          </w:p>
        </w:tc>
        <w:tc>
          <w:tcPr>
            <w:tcW w:w="648" w:type="pct"/>
            <w:vMerge w:val="restart"/>
            <w:noWrap/>
            <w:hideMark/>
          </w:tcPr>
          <w:p w:rsidR="00110C18" w:rsidRPr="0056388D" w:rsidRDefault="00110C18" w:rsidP="00063728">
            <w:pPr>
              <w:rPr>
                <w:ins w:id="47571" w:author="KIM, Jason" w:date="2019-04-02T13:39:00Z"/>
                <w:rFonts w:ascii="Calibri" w:eastAsia="Times New Roman" w:hAnsi="Calibri" w:cs="Calibri"/>
                <w:color w:val="000000"/>
                <w:lang w:eastAsia="en-AU"/>
              </w:rPr>
            </w:pPr>
            <w:ins w:id="47572" w:author="KIM, Jason" w:date="2019-04-02T13:39:00Z">
              <w:r w:rsidRPr="0056388D">
                <w:rPr>
                  <w:rFonts w:ascii="Calibri" w:eastAsia="Times New Roman" w:hAnsi="Calibri" w:cs="Calibri"/>
                  <w:color w:val="000000"/>
                  <w:lang w:eastAsia="en-AU"/>
                </w:rPr>
                <w:t>ELZ20300</w:t>
              </w:r>
            </w:ins>
          </w:p>
        </w:tc>
        <w:tc>
          <w:tcPr>
            <w:tcW w:w="516" w:type="pct"/>
            <w:vMerge w:val="restart"/>
            <w:noWrap/>
            <w:hideMark/>
          </w:tcPr>
          <w:p w:rsidR="00110C18" w:rsidRPr="0056388D" w:rsidRDefault="00110C18" w:rsidP="00063728">
            <w:pPr>
              <w:rPr>
                <w:ins w:id="47573" w:author="KIM, Jason" w:date="2019-04-02T13:39:00Z"/>
                <w:rFonts w:ascii="Calibri" w:eastAsia="Times New Roman" w:hAnsi="Calibri" w:cs="Calibri"/>
                <w:color w:val="000000"/>
                <w:lang w:eastAsia="en-AU"/>
              </w:rPr>
            </w:pPr>
            <w:ins w:id="47574"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575" w:author="KIM, Jason" w:date="2019-04-02T13:39:00Z"/>
                <w:rFonts w:ascii="Calibri" w:eastAsia="Times New Roman" w:hAnsi="Calibri" w:cs="Calibri"/>
                <w:color w:val="000000"/>
                <w:lang w:eastAsia="en-AU"/>
              </w:rPr>
            </w:pPr>
            <w:ins w:id="47576" w:author="KIM, Jason" w:date="2019-04-02T13:39:00Z">
              <w:r w:rsidRPr="0056388D">
                <w:rPr>
                  <w:rFonts w:ascii="Calibri" w:eastAsia="Times New Roman" w:hAnsi="Calibri" w:cs="Calibri"/>
                  <w:color w:val="000000"/>
                  <w:lang w:eastAsia="en-AU"/>
                </w:rPr>
                <w:t>DXE2178</w:t>
              </w:r>
            </w:ins>
          </w:p>
        </w:tc>
        <w:tc>
          <w:tcPr>
            <w:tcW w:w="793" w:type="pct"/>
            <w:noWrap/>
            <w:hideMark/>
          </w:tcPr>
          <w:p w:rsidR="00110C18" w:rsidRPr="0056388D" w:rsidRDefault="00110C18" w:rsidP="00063728">
            <w:pPr>
              <w:rPr>
                <w:ins w:id="47577" w:author="KIM, Jason" w:date="2019-04-02T13:39:00Z"/>
                <w:rFonts w:ascii="Calibri" w:eastAsia="Times New Roman" w:hAnsi="Calibri" w:cs="Calibri"/>
                <w:color w:val="000000"/>
                <w:lang w:eastAsia="en-AU"/>
              </w:rPr>
            </w:pPr>
            <w:ins w:id="475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79" w:author="KIM, Jason" w:date="2019-04-02T13:39:00Z"/>
                <w:rFonts w:ascii="Calibri" w:eastAsia="Times New Roman" w:hAnsi="Calibri" w:cs="Calibri"/>
                <w:color w:val="000000"/>
                <w:lang w:eastAsia="en-AU"/>
              </w:rPr>
            </w:pPr>
            <w:ins w:id="47580" w:author="KIM, Jason" w:date="2019-04-02T13:39:00Z">
              <w:r w:rsidRPr="0056388D">
                <w:rPr>
                  <w:rFonts w:ascii="Calibri" w:eastAsia="Times New Roman" w:hAnsi="Calibri" w:cs="Calibri"/>
                  <w:color w:val="000000"/>
                  <w:lang w:eastAsia="en-AU"/>
                </w:rPr>
                <w:t>Chainage 7899</w:t>
              </w:r>
            </w:ins>
          </w:p>
        </w:tc>
        <w:tc>
          <w:tcPr>
            <w:tcW w:w="818" w:type="pct"/>
            <w:noWrap/>
            <w:hideMark/>
          </w:tcPr>
          <w:p w:rsidR="00110C18" w:rsidRPr="0056388D" w:rsidRDefault="00110C18" w:rsidP="00063728">
            <w:pPr>
              <w:jc w:val="right"/>
              <w:rPr>
                <w:ins w:id="47581" w:author="KIM, Jason" w:date="2019-04-02T13:39:00Z"/>
                <w:rFonts w:ascii="Calibri" w:eastAsia="Times New Roman" w:hAnsi="Calibri" w:cs="Calibri"/>
                <w:color w:val="000000"/>
                <w:lang w:eastAsia="en-AU"/>
              </w:rPr>
            </w:pPr>
            <w:ins w:id="475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83" w:author="KIM, Jason" w:date="2019-04-02T13:39:00Z"/>
        </w:trPr>
        <w:tc>
          <w:tcPr>
            <w:tcW w:w="758" w:type="pct"/>
            <w:vMerge/>
            <w:hideMark/>
          </w:tcPr>
          <w:p w:rsidR="00110C18" w:rsidRPr="0056388D" w:rsidRDefault="00110C18" w:rsidP="00063728">
            <w:pPr>
              <w:rPr>
                <w:ins w:id="475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87" w:author="KIM, Jason" w:date="2019-04-02T13:39:00Z"/>
                <w:rFonts w:ascii="Calibri" w:eastAsia="Times New Roman" w:hAnsi="Calibri" w:cs="Calibri"/>
                <w:color w:val="000000"/>
                <w:lang w:eastAsia="en-AU"/>
              </w:rPr>
            </w:pPr>
            <w:ins w:id="47588" w:author="KIM, Jason" w:date="2019-04-02T13:39:00Z">
              <w:r w:rsidRPr="0056388D">
                <w:rPr>
                  <w:rFonts w:ascii="Calibri" w:eastAsia="Times New Roman" w:hAnsi="Calibri" w:cs="Calibri"/>
                  <w:color w:val="000000"/>
                  <w:lang w:eastAsia="en-AU"/>
                </w:rPr>
                <w:t>DXE2179</w:t>
              </w:r>
            </w:ins>
          </w:p>
        </w:tc>
        <w:tc>
          <w:tcPr>
            <w:tcW w:w="793" w:type="pct"/>
            <w:noWrap/>
            <w:hideMark/>
          </w:tcPr>
          <w:p w:rsidR="00110C18" w:rsidRPr="0056388D" w:rsidRDefault="00110C18" w:rsidP="00063728">
            <w:pPr>
              <w:rPr>
                <w:ins w:id="47589" w:author="KIM, Jason" w:date="2019-04-02T13:39:00Z"/>
                <w:rFonts w:ascii="Calibri" w:eastAsia="Times New Roman" w:hAnsi="Calibri" w:cs="Calibri"/>
                <w:color w:val="000000"/>
                <w:lang w:eastAsia="en-AU"/>
              </w:rPr>
            </w:pPr>
            <w:ins w:id="475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91" w:author="KIM, Jason" w:date="2019-04-02T13:39:00Z"/>
                <w:rFonts w:ascii="Calibri" w:eastAsia="Times New Roman" w:hAnsi="Calibri" w:cs="Calibri"/>
                <w:color w:val="000000"/>
                <w:lang w:eastAsia="en-AU"/>
              </w:rPr>
            </w:pPr>
            <w:ins w:id="47592" w:author="KIM, Jason" w:date="2019-04-02T13:39:00Z">
              <w:r w:rsidRPr="0056388D">
                <w:rPr>
                  <w:rFonts w:ascii="Calibri" w:eastAsia="Times New Roman" w:hAnsi="Calibri" w:cs="Calibri"/>
                  <w:color w:val="000000"/>
                  <w:lang w:eastAsia="en-AU"/>
                </w:rPr>
                <w:t>Chainage 7928</w:t>
              </w:r>
            </w:ins>
          </w:p>
        </w:tc>
        <w:tc>
          <w:tcPr>
            <w:tcW w:w="818" w:type="pct"/>
            <w:noWrap/>
            <w:hideMark/>
          </w:tcPr>
          <w:p w:rsidR="00110C18" w:rsidRPr="0056388D" w:rsidRDefault="00110C18" w:rsidP="00063728">
            <w:pPr>
              <w:jc w:val="right"/>
              <w:rPr>
                <w:ins w:id="47593" w:author="KIM, Jason" w:date="2019-04-02T13:39:00Z"/>
                <w:rFonts w:ascii="Calibri" w:eastAsia="Times New Roman" w:hAnsi="Calibri" w:cs="Calibri"/>
                <w:color w:val="000000"/>
                <w:lang w:eastAsia="en-AU"/>
              </w:rPr>
            </w:pPr>
            <w:ins w:id="475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95" w:author="KIM, Jason" w:date="2019-04-02T13:39:00Z"/>
        </w:trPr>
        <w:tc>
          <w:tcPr>
            <w:tcW w:w="758" w:type="pct"/>
            <w:vMerge/>
            <w:hideMark/>
          </w:tcPr>
          <w:p w:rsidR="00110C18" w:rsidRPr="0056388D" w:rsidRDefault="00110C18" w:rsidP="00063728">
            <w:pPr>
              <w:rPr>
                <w:ins w:id="475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99" w:author="KIM, Jason" w:date="2019-04-02T13:39:00Z"/>
                <w:rFonts w:ascii="Calibri" w:eastAsia="Times New Roman" w:hAnsi="Calibri" w:cs="Calibri"/>
                <w:color w:val="000000"/>
                <w:lang w:eastAsia="en-AU"/>
              </w:rPr>
            </w:pPr>
            <w:ins w:id="47600" w:author="KIM, Jason" w:date="2019-04-02T13:39:00Z">
              <w:r w:rsidRPr="0056388D">
                <w:rPr>
                  <w:rFonts w:ascii="Calibri" w:eastAsia="Times New Roman" w:hAnsi="Calibri" w:cs="Calibri"/>
                  <w:color w:val="000000"/>
                  <w:lang w:eastAsia="en-AU"/>
                </w:rPr>
                <w:t>DXE2180</w:t>
              </w:r>
            </w:ins>
          </w:p>
        </w:tc>
        <w:tc>
          <w:tcPr>
            <w:tcW w:w="793" w:type="pct"/>
            <w:noWrap/>
            <w:hideMark/>
          </w:tcPr>
          <w:p w:rsidR="00110C18" w:rsidRPr="0056388D" w:rsidRDefault="00110C18" w:rsidP="00063728">
            <w:pPr>
              <w:rPr>
                <w:ins w:id="47601" w:author="KIM, Jason" w:date="2019-04-02T13:39:00Z"/>
                <w:rFonts w:ascii="Calibri" w:eastAsia="Times New Roman" w:hAnsi="Calibri" w:cs="Calibri"/>
                <w:color w:val="000000"/>
                <w:lang w:eastAsia="en-AU"/>
              </w:rPr>
            </w:pPr>
            <w:ins w:id="4760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603" w:author="KIM, Jason" w:date="2019-04-02T13:39:00Z"/>
                <w:rFonts w:ascii="Calibri" w:eastAsia="Times New Roman" w:hAnsi="Calibri" w:cs="Calibri"/>
                <w:color w:val="000000"/>
                <w:lang w:eastAsia="en-AU"/>
              </w:rPr>
            </w:pPr>
            <w:ins w:id="47604" w:author="KIM, Jason" w:date="2019-04-02T13:39:00Z">
              <w:r w:rsidRPr="0056388D">
                <w:rPr>
                  <w:rFonts w:ascii="Calibri" w:eastAsia="Times New Roman" w:hAnsi="Calibri" w:cs="Calibri"/>
                  <w:color w:val="000000"/>
                  <w:lang w:eastAsia="en-AU"/>
                </w:rPr>
                <w:t>Chainage 7957</w:t>
              </w:r>
            </w:ins>
          </w:p>
        </w:tc>
        <w:tc>
          <w:tcPr>
            <w:tcW w:w="818" w:type="pct"/>
            <w:noWrap/>
            <w:hideMark/>
          </w:tcPr>
          <w:p w:rsidR="00110C18" w:rsidRPr="0056388D" w:rsidRDefault="00110C18" w:rsidP="00063728">
            <w:pPr>
              <w:jc w:val="right"/>
              <w:rPr>
                <w:ins w:id="47605" w:author="KIM, Jason" w:date="2019-04-02T13:39:00Z"/>
                <w:rFonts w:ascii="Calibri" w:eastAsia="Times New Roman" w:hAnsi="Calibri" w:cs="Calibri"/>
                <w:color w:val="000000"/>
                <w:lang w:eastAsia="en-AU"/>
              </w:rPr>
            </w:pPr>
            <w:ins w:id="476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07" w:author="KIM, Jason" w:date="2019-04-02T13:39:00Z"/>
        </w:trPr>
        <w:tc>
          <w:tcPr>
            <w:tcW w:w="758" w:type="pct"/>
            <w:vMerge w:val="restart"/>
            <w:noWrap/>
            <w:hideMark/>
          </w:tcPr>
          <w:p w:rsidR="00110C18" w:rsidRPr="0056388D" w:rsidRDefault="00110C18" w:rsidP="00063728">
            <w:pPr>
              <w:rPr>
                <w:ins w:id="47608" w:author="KIM, Jason" w:date="2019-04-02T13:39:00Z"/>
                <w:rFonts w:ascii="Calibri" w:eastAsia="Times New Roman" w:hAnsi="Calibri" w:cs="Calibri"/>
                <w:color w:val="000000"/>
                <w:lang w:eastAsia="en-AU"/>
              </w:rPr>
            </w:pPr>
            <w:ins w:id="47609" w:author="KIM, Jason" w:date="2019-04-02T13:39:00Z">
              <w:r w:rsidRPr="0056388D">
                <w:rPr>
                  <w:rFonts w:ascii="Calibri" w:eastAsia="Times New Roman" w:hAnsi="Calibri" w:cs="Calibri"/>
                  <w:color w:val="000000"/>
                  <w:lang w:eastAsia="en-AU"/>
                </w:rPr>
                <w:t>DXE62K1x</w:t>
              </w:r>
            </w:ins>
          </w:p>
        </w:tc>
        <w:tc>
          <w:tcPr>
            <w:tcW w:w="648" w:type="pct"/>
            <w:vMerge w:val="restart"/>
            <w:noWrap/>
            <w:hideMark/>
          </w:tcPr>
          <w:p w:rsidR="00110C18" w:rsidRPr="0056388D" w:rsidRDefault="00110C18" w:rsidP="00063728">
            <w:pPr>
              <w:rPr>
                <w:ins w:id="47610" w:author="KIM, Jason" w:date="2019-04-02T13:39:00Z"/>
                <w:rFonts w:ascii="Calibri" w:eastAsia="Times New Roman" w:hAnsi="Calibri" w:cs="Calibri"/>
                <w:color w:val="000000"/>
                <w:lang w:eastAsia="en-AU"/>
              </w:rPr>
            </w:pPr>
            <w:ins w:id="47611" w:author="KIM, Jason" w:date="2019-04-02T13:39:00Z">
              <w:r w:rsidRPr="0056388D">
                <w:rPr>
                  <w:rFonts w:ascii="Calibri" w:eastAsia="Times New Roman" w:hAnsi="Calibri" w:cs="Calibri"/>
                  <w:color w:val="000000"/>
                  <w:lang w:eastAsia="en-AU"/>
                </w:rPr>
                <w:t>ELZ10346</w:t>
              </w:r>
            </w:ins>
          </w:p>
        </w:tc>
        <w:tc>
          <w:tcPr>
            <w:tcW w:w="516" w:type="pct"/>
            <w:vMerge w:val="restart"/>
            <w:noWrap/>
            <w:hideMark/>
          </w:tcPr>
          <w:p w:rsidR="00110C18" w:rsidRPr="0056388D" w:rsidRDefault="00110C18" w:rsidP="00063728">
            <w:pPr>
              <w:rPr>
                <w:ins w:id="47612" w:author="KIM, Jason" w:date="2019-04-02T13:39:00Z"/>
                <w:rFonts w:ascii="Calibri" w:eastAsia="Times New Roman" w:hAnsi="Calibri" w:cs="Calibri"/>
                <w:color w:val="000000"/>
                <w:lang w:eastAsia="en-AU"/>
              </w:rPr>
            </w:pPr>
            <w:ins w:id="47613"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14" w:author="KIM, Jason" w:date="2019-04-02T13:39:00Z"/>
                <w:rFonts w:ascii="Calibri" w:eastAsia="Times New Roman" w:hAnsi="Calibri" w:cs="Calibri"/>
                <w:color w:val="000000"/>
                <w:lang w:eastAsia="en-AU"/>
              </w:rPr>
            </w:pPr>
            <w:ins w:id="47615" w:author="KIM, Jason" w:date="2019-04-02T13:39:00Z">
              <w:r w:rsidRPr="0056388D">
                <w:rPr>
                  <w:rFonts w:ascii="Calibri" w:eastAsia="Times New Roman" w:hAnsi="Calibri" w:cs="Calibri"/>
                  <w:color w:val="000000"/>
                  <w:lang w:eastAsia="en-AU"/>
                </w:rPr>
                <w:t>DXE1193</w:t>
              </w:r>
            </w:ins>
          </w:p>
        </w:tc>
        <w:tc>
          <w:tcPr>
            <w:tcW w:w="793" w:type="pct"/>
            <w:noWrap/>
            <w:hideMark/>
          </w:tcPr>
          <w:p w:rsidR="00110C18" w:rsidRPr="0056388D" w:rsidRDefault="00110C18" w:rsidP="00063728">
            <w:pPr>
              <w:rPr>
                <w:ins w:id="47616" w:author="KIM, Jason" w:date="2019-04-02T13:39:00Z"/>
                <w:rFonts w:ascii="Calibri" w:eastAsia="Times New Roman" w:hAnsi="Calibri" w:cs="Calibri"/>
                <w:color w:val="000000"/>
                <w:lang w:eastAsia="en-AU"/>
              </w:rPr>
            </w:pPr>
            <w:ins w:id="476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18" w:author="KIM, Jason" w:date="2019-04-02T13:39:00Z"/>
                <w:rFonts w:ascii="Calibri" w:eastAsia="Times New Roman" w:hAnsi="Calibri" w:cs="Calibri"/>
                <w:color w:val="000000"/>
                <w:lang w:eastAsia="en-AU"/>
              </w:rPr>
            </w:pPr>
            <w:ins w:id="47619" w:author="KIM, Jason" w:date="2019-04-02T13:39:00Z">
              <w:r w:rsidRPr="0056388D">
                <w:rPr>
                  <w:rFonts w:ascii="Calibri" w:eastAsia="Times New Roman" w:hAnsi="Calibri" w:cs="Calibri"/>
                  <w:color w:val="000000"/>
                  <w:lang w:eastAsia="en-AU"/>
                </w:rPr>
                <w:t>Chainage 8273</w:t>
              </w:r>
            </w:ins>
          </w:p>
        </w:tc>
        <w:tc>
          <w:tcPr>
            <w:tcW w:w="818" w:type="pct"/>
            <w:noWrap/>
            <w:hideMark/>
          </w:tcPr>
          <w:p w:rsidR="00110C18" w:rsidRPr="0056388D" w:rsidRDefault="00110C18" w:rsidP="00063728">
            <w:pPr>
              <w:jc w:val="right"/>
              <w:rPr>
                <w:ins w:id="47620" w:author="KIM, Jason" w:date="2019-04-02T13:39:00Z"/>
                <w:rFonts w:ascii="Calibri" w:eastAsia="Times New Roman" w:hAnsi="Calibri" w:cs="Calibri"/>
                <w:color w:val="000000"/>
                <w:lang w:eastAsia="en-AU"/>
              </w:rPr>
            </w:pPr>
            <w:ins w:id="476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22" w:author="KIM, Jason" w:date="2019-04-02T13:39:00Z"/>
        </w:trPr>
        <w:tc>
          <w:tcPr>
            <w:tcW w:w="758" w:type="pct"/>
            <w:vMerge/>
            <w:hideMark/>
          </w:tcPr>
          <w:p w:rsidR="00110C18" w:rsidRPr="0056388D" w:rsidRDefault="00110C18" w:rsidP="00063728">
            <w:pPr>
              <w:rPr>
                <w:ins w:id="476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26" w:author="KIM, Jason" w:date="2019-04-02T13:39:00Z"/>
                <w:rFonts w:ascii="Calibri" w:eastAsia="Times New Roman" w:hAnsi="Calibri" w:cs="Calibri"/>
                <w:color w:val="000000"/>
                <w:lang w:eastAsia="en-AU"/>
              </w:rPr>
            </w:pPr>
            <w:ins w:id="47627" w:author="KIM, Jason" w:date="2019-04-02T13:39:00Z">
              <w:r w:rsidRPr="0056388D">
                <w:rPr>
                  <w:rFonts w:ascii="Calibri" w:eastAsia="Times New Roman" w:hAnsi="Calibri" w:cs="Calibri"/>
                  <w:color w:val="000000"/>
                  <w:lang w:eastAsia="en-AU"/>
                </w:rPr>
                <w:t>DXE1194</w:t>
              </w:r>
            </w:ins>
          </w:p>
        </w:tc>
        <w:tc>
          <w:tcPr>
            <w:tcW w:w="793" w:type="pct"/>
            <w:noWrap/>
            <w:hideMark/>
          </w:tcPr>
          <w:p w:rsidR="00110C18" w:rsidRPr="0056388D" w:rsidRDefault="00110C18" w:rsidP="00063728">
            <w:pPr>
              <w:rPr>
                <w:ins w:id="47628" w:author="KIM, Jason" w:date="2019-04-02T13:39:00Z"/>
                <w:rFonts w:ascii="Calibri" w:eastAsia="Times New Roman" w:hAnsi="Calibri" w:cs="Calibri"/>
                <w:color w:val="000000"/>
                <w:lang w:eastAsia="en-AU"/>
              </w:rPr>
            </w:pPr>
            <w:ins w:id="476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30" w:author="KIM, Jason" w:date="2019-04-02T13:39:00Z"/>
                <w:rFonts w:ascii="Calibri" w:eastAsia="Times New Roman" w:hAnsi="Calibri" w:cs="Calibri"/>
                <w:color w:val="000000"/>
                <w:lang w:eastAsia="en-AU"/>
              </w:rPr>
            </w:pPr>
            <w:ins w:id="47631" w:author="KIM, Jason" w:date="2019-04-02T13:39:00Z">
              <w:r w:rsidRPr="0056388D">
                <w:rPr>
                  <w:rFonts w:ascii="Calibri" w:eastAsia="Times New Roman" w:hAnsi="Calibri" w:cs="Calibri"/>
                  <w:color w:val="000000"/>
                  <w:lang w:eastAsia="en-AU"/>
                </w:rPr>
                <w:t>Chainage 8302</w:t>
              </w:r>
            </w:ins>
          </w:p>
        </w:tc>
        <w:tc>
          <w:tcPr>
            <w:tcW w:w="818" w:type="pct"/>
            <w:noWrap/>
            <w:hideMark/>
          </w:tcPr>
          <w:p w:rsidR="00110C18" w:rsidRPr="0056388D" w:rsidRDefault="00110C18" w:rsidP="00063728">
            <w:pPr>
              <w:jc w:val="right"/>
              <w:rPr>
                <w:ins w:id="47632" w:author="KIM, Jason" w:date="2019-04-02T13:39:00Z"/>
                <w:rFonts w:ascii="Calibri" w:eastAsia="Times New Roman" w:hAnsi="Calibri" w:cs="Calibri"/>
                <w:color w:val="000000"/>
                <w:lang w:eastAsia="en-AU"/>
              </w:rPr>
            </w:pPr>
            <w:ins w:id="476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34" w:author="KIM, Jason" w:date="2019-04-02T13:39:00Z"/>
        </w:trPr>
        <w:tc>
          <w:tcPr>
            <w:tcW w:w="758" w:type="pct"/>
            <w:vMerge/>
            <w:hideMark/>
          </w:tcPr>
          <w:p w:rsidR="00110C18" w:rsidRPr="0056388D" w:rsidRDefault="00110C18" w:rsidP="00063728">
            <w:pPr>
              <w:rPr>
                <w:ins w:id="476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38" w:author="KIM, Jason" w:date="2019-04-02T13:39:00Z"/>
                <w:rFonts w:ascii="Calibri" w:eastAsia="Times New Roman" w:hAnsi="Calibri" w:cs="Calibri"/>
                <w:color w:val="000000"/>
                <w:lang w:eastAsia="en-AU"/>
              </w:rPr>
            </w:pPr>
            <w:ins w:id="47639" w:author="KIM, Jason" w:date="2019-04-02T13:39:00Z">
              <w:r w:rsidRPr="0056388D">
                <w:rPr>
                  <w:rFonts w:ascii="Calibri" w:eastAsia="Times New Roman" w:hAnsi="Calibri" w:cs="Calibri"/>
                  <w:color w:val="000000"/>
                  <w:lang w:eastAsia="en-AU"/>
                </w:rPr>
                <w:t>DXE1195</w:t>
              </w:r>
            </w:ins>
          </w:p>
        </w:tc>
        <w:tc>
          <w:tcPr>
            <w:tcW w:w="793" w:type="pct"/>
            <w:noWrap/>
            <w:hideMark/>
          </w:tcPr>
          <w:p w:rsidR="00110C18" w:rsidRPr="0056388D" w:rsidRDefault="00110C18" w:rsidP="00063728">
            <w:pPr>
              <w:rPr>
                <w:ins w:id="47640" w:author="KIM, Jason" w:date="2019-04-02T13:39:00Z"/>
                <w:rFonts w:ascii="Calibri" w:eastAsia="Times New Roman" w:hAnsi="Calibri" w:cs="Calibri"/>
                <w:color w:val="000000"/>
                <w:lang w:eastAsia="en-AU"/>
              </w:rPr>
            </w:pPr>
            <w:ins w:id="476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42" w:author="KIM, Jason" w:date="2019-04-02T13:39:00Z"/>
                <w:rFonts w:ascii="Calibri" w:eastAsia="Times New Roman" w:hAnsi="Calibri" w:cs="Calibri"/>
                <w:color w:val="000000"/>
                <w:lang w:eastAsia="en-AU"/>
              </w:rPr>
            </w:pPr>
            <w:ins w:id="47643" w:author="KIM, Jason" w:date="2019-04-02T13:39:00Z">
              <w:r w:rsidRPr="0056388D">
                <w:rPr>
                  <w:rFonts w:ascii="Calibri" w:eastAsia="Times New Roman" w:hAnsi="Calibri" w:cs="Calibri"/>
                  <w:color w:val="000000"/>
                  <w:lang w:eastAsia="en-AU"/>
                </w:rPr>
                <w:t>Chainage 8331</w:t>
              </w:r>
            </w:ins>
          </w:p>
        </w:tc>
        <w:tc>
          <w:tcPr>
            <w:tcW w:w="818" w:type="pct"/>
            <w:noWrap/>
            <w:hideMark/>
          </w:tcPr>
          <w:p w:rsidR="00110C18" w:rsidRPr="0056388D" w:rsidRDefault="00110C18" w:rsidP="00063728">
            <w:pPr>
              <w:jc w:val="right"/>
              <w:rPr>
                <w:ins w:id="47644" w:author="KIM, Jason" w:date="2019-04-02T13:39:00Z"/>
                <w:rFonts w:ascii="Calibri" w:eastAsia="Times New Roman" w:hAnsi="Calibri" w:cs="Calibri"/>
                <w:color w:val="000000"/>
                <w:lang w:eastAsia="en-AU"/>
              </w:rPr>
            </w:pPr>
            <w:ins w:id="47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46" w:author="KIM, Jason" w:date="2019-04-02T13:39:00Z"/>
        </w:trPr>
        <w:tc>
          <w:tcPr>
            <w:tcW w:w="758" w:type="pct"/>
            <w:vMerge w:val="restart"/>
            <w:noWrap/>
            <w:hideMark/>
          </w:tcPr>
          <w:p w:rsidR="00110C18" w:rsidRPr="0056388D" w:rsidRDefault="00110C18" w:rsidP="00063728">
            <w:pPr>
              <w:rPr>
                <w:ins w:id="47647" w:author="KIM, Jason" w:date="2019-04-02T13:39:00Z"/>
                <w:rFonts w:ascii="Calibri" w:eastAsia="Times New Roman" w:hAnsi="Calibri" w:cs="Calibri"/>
                <w:color w:val="000000"/>
                <w:lang w:eastAsia="en-AU"/>
              </w:rPr>
            </w:pPr>
            <w:ins w:id="47648" w:author="KIM, Jason" w:date="2019-04-02T13:39:00Z">
              <w:r w:rsidRPr="0056388D">
                <w:rPr>
                  <w:rFonts w:ascii="Calibri" w:eastAsia="Times New Roman" w:hAnsi="Calibri" w:cs="Calibri"/>
                  <w:color w:val="000000"/>
                  <w:lang w:eastAsia="en-AU"/>
                </w:rPr>
                <w:t>DXE62K2x</w:t>
              </w:r>
            </w:ins>
          </w:p>
        </w:tc>
        <w:tc>
          <w:tcPr>
            <w:tcW w:w="648" w:type="pct"/>
            <w:vMerge w:val="restart"/>
            <w:noWrap/>
            <w:hideMark/>
          </w:tcPr>
          <w:p w:rsidR="00110C18" w:rsidRPr="0056388D" w:rsidRDefault="00110C18" w:rsidP="00063728">
            <w:pPr>
              <w:rPr>
                <w:ins w:id="47649" w:author="KIM, Jason" w:date="2019-04-02T13:39:00Z"/>
                <w:rFonts w:ascii="Calibri" w:eastAsia="Times New Roman" w:hAnsi="Calibri" w:cs="Calibri"/>
                <w:color w:val="000000"/>
                <w:lang w:eastAsia="en-AU"/>
              </w:rPr>
            </w:pPr>
            <w:ins w:id="47650" w:author="KIM, Jason" w:date="2019-04-02T13:39:00Z">
              <w:r w:rsidRPr="0056388D">
                <w:rPr>
                  <w:rFonts w:ascii="Calibri" w:eastAsia="Times New Roman" w:hAnsi="Calibri" w:cs="Calibri"/>
                  <w:color w:val="000000"/>
                  <w:lang w:eastAsia="en-AU"/>
                </w:rPr>
                <w:t>ELZ10342</w:t>
              </w:r>
            </w:ins>
          </w:p>
        </w:tc>
        <w:tc>
          <w:tcPr>
            <w:tcW w:w="516" w:type="pct"/>
            <w:vMerge w:val="restart"/>
            <w:noWrap/>
            <w:hideMark/>
          </w:tcPr>
          <w:p w:rsidR="00110C18" w:rsidRPr="0056388D" w:rsidRDefault="00110C18" w:rsidP="00063728">
            <w:pPr>
              <w:rPr>
                <w:ins w:id="47651" w:author="KIM, Jason" w:date="2019-04-02T13:39:00Z"/>
                <w:rFonts w:ascii="Calibri" w:eastAsia="Times New Roman" w:hAnsi="Calibri" w:cs="Calibri"/>
                <w:color w:val="000000"/>
                <w:lang w:eastAsia="en-AU"/>
              </w:rPr>
            </w:pPr>
            <w:ins w:id="4765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53" w:author="KIM, Jason" w:date="2019-04-02T13:39:00Z"/>
                <w:rFonts w:ascii="Calibri" w:eastAsia="Times New Roman" w:hAnsi="Calibri" w:cs="Calibri"/>
                <w:color w:val="000000"/>
                <w:lang w:eastAsia="en-AU"/>
              </w:rPr>
            </w:pPr>
            <w:ins w:id="47654" w:author="KIM, Jason" w:date="2019-04-02T13:39:00Z">
              <w:r w:rsidRPr="0056388D">
                <w:rPr>
                  <w:rFonts w:ascii="Calibri" w:eastAsia="Times New Roman" w:hAnsi="Calibri" w:cs="Calibri"/>
                  <w:color w:val="000000"/>
                  <w:lang w:eastAsia="en-AU"/>
                </w:rPr>
                <w:t>DXE1190</w:t>
              </w:r>
            </w:ins>
          </w:p>
        </w:tc>
        <w:tc>
          <w:tcPr>
            <w:tcW w:w="793" w:type="pct"/>
            <w:noWrap/>
            <w:hideMark/>
          </w:tcPr>
          <w:p w:rsidR="00110C18" w:rsidRPr="0056388D" w:rsidRDefault="00110C18" w:rsidP="00063728">
            <w:pPr>
              <w:rPr>
                <w:ins w:id="47655" w:author="KIM, Jason" w:date="2019-04-02T13:39:00Z"/>
                <w:rFonts w:ascii="Calibri" w:eastAsia="Times New Roman" w:hAnsi="Calibri" w:cs="Calibri"/>
                <w:color w:val="000000"/>
                <w:lang w:eastAsia="en-AU"/>
              </w:rPr>
            </w:pPr>
            <w:ins w:id="476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57" w:author="KIM, Jason" w:date="2019-04-02T13:39:00Z"/>
                <w:rFonts w:ascii="Calibri" w:eastAsia="Times New Roman" w:hAnsi="Calibri" w:cs="Calibri"/>
                <w:color w:val="000000"/>
                <w:lang w:eastAsia="en-AU"/>
              </w:rPr>
            </w:pPr>
            <w:ins w:id="47658" w:author="KIM, Jason" w:date="2019-04-02T13:39:00Z">
              <w:r w:rsidRPr="0056388D">
                <w:rPr>
                  <w:rFonts w:ascii="Calibri" w:eastAsia="Times New Roman" w:hAnsi="Calibri" w:cs="Calibri"/>
                  <w:color w:val="000000"/>
                  <w:lang w:eastAsia="en-AU"/>
                </w:rPr>
                <w:t>Chainage 8155</w:t>
              </w:r>
            </w:ins>
          </w:p>
        </w:tc>
        <w:tc>
          <w:tcPr>
            <w:tcW w:w="818" w:type="pct"/>
            <w:noWrap/>
            <w:hideMark/>
          </w:tcPr>
          <w:p w:rsidR="00110C18" w:rsidRPr="0056388D" w:rsidRDefault="00110C18" w:rsidP="00063728">
            <w:pPr>
              <w:jc w:val="right"/>
              <w:rPr>
                <w:ins w:id="47659" w:author="KIM, Jason" w:date="2019-04-02T13:39:00Z"/>
                <w:rFonts w:ascii="Calibri" w:eastAsia="Times New Roman" w:hAnsi="Calibri" w:cs="Calibri"/>
                <w:color w:val="000000"/>
                <w:lang w:eastAsia="en-AU"/>
              </w:rPr>
            </w:pPr>
            <w:ins w:id="47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61" w:author="KIM, Jason" w:date="2019-04-02T13:39:00Z"/>
        </w:trPr>
        <w:tc>
          <w:tcPr>
            <w:tcW w:w="758" w:type="pct"/>
            <w:vMerge/>
            <w:hideMark/>
          </w:tcPr>
          <w:p w:rsidR="00110C18" w:rsidRPr="0056388D" w:rsidRDefault="00110C18" w:rsidP="00063728">
            <w:pPr>
              <w:rPr>
                <w:ins w:id="476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65" w:author="KIM, Jason" w:date="2019-04-02T13:39:00Z"/>
                <w:rFonts w:ascii="Calibri" w:eastAsia="Times New Roman" w:hAnsi="Calibri" w:cs="Calibri"/>
                <w:color w:val="000000"/>
                <w:lang w:eastAsia="en-AU"/>
              </w:rPr>
            </w:pPr>
            <w:ins w:id="47666" w:author="KIM, Jason" w:date="2019-04-02T13:39:00Z">
              <w:r w:rsidRPr="0056388D">
                <w:rPr>
                  <w:rFonts w:ascii="Calibri" w:eastAsia="Times New Roman" w:hAnsi="Calibri" w:cs="Calibri"/>
                  <w:color w:val="000000"/>
                  <w:lang w:eastAsia="en-AU"/>
                </w:rPr>
                <w:t>DXE1191</w:t>
              </w:r>
            </w:ins>
          </w:p>
        </w:tc>
        <w:tc>
          <w:tcPr>
            <w:tcW w:w="793" w:type="pct"/>
            <w:noWrap/>
            <w:hideMark/>
          </w:tcPr>
          <w:p w:rsidR="00110C18" w:rsidRPr="0056388D" w:rsidRDefault="00110C18" w:rsidP="00063728">
            <w:pPr>
              <w:rPr>
                <w:ins w:id="47667" w:author="KIM, Jason" w:date="2019-04-02T13:39:00Z"/>
                <w:rFonts w:ascii="Calibri" w:eastAsia="Times New Roman" w:hAnsi="Calibri" w:cs="Calibri"/>
                <w:color w:val="000000"/>
                <w:lang w:eastAsia="en-AU"/>
              </w:rPr>
            </w:pPr>
            <w:ins w:id="476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69" w:author="KIM, Jason" w:date="2019-04-02T13:39:00Z"/>
                <w:rFonts w:ascii="Calibri" w:eastAsia="Times New Roman" w:hAnsi="Calibri" w:cs="Calibri"/>
                <w:color w:val="000000"/>
                <w:lang w:eastAsia="en-AU"/>
              </w:rPr>
            </w:pPr>
            <w:ins w:id="47670" w:author="KIM, Jason" w:date="2019-04-02T13:39:00Z">
              <w:r w:rsidRPr="0056388D">
                <w:rPr>
                  <w:rFonts w:ascii="Calibri" w:eastAsia="Times New Roman" w:hAnsi="Calibri" w:cs="Calibri"/>
                  <w:color w:val="000000"/>
                  <w:lang w:eastAsia="en-AU"/>
                </w:rPr>
                <w:t>Chainage 8184</w:t>
              </w:r>
            </w:ins>
          </w:p>
        </w:tc>
        <w:tc>
          <w:tcPr>
            <w:tcW w:w="818" w:type="pct"/>
            <w:noWrap/>
            <w:hideMark/>
          </w:tcPr>
          <w:p w:rsidR="00110C18" w:rsidRPr="0056388D" w:rsidRDefault="00110C18" w:rsidP="00063728">
            <w:pPr>
              <w:jc w:val="right"/>
              <w:rPr>
                <w:ins w:id="47671" w:author="KIM, Jason" w:date="2019-04-02T13:39:00Z"/>
                <w:rFonts w:ascii="Calibri" w:eastAsia="Times New Roman" w:hAnsi="Calibri" w:cs="Calibri"/>
                <w:color w:val="000000"/>
                <w:lang w:eastAsia="en-AU"/>
              </w:rPr>
            </w:pPr>
            <w:ins w:id="476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73" w:author="KIM, Jason" w:date="2019-04-02T13:39:00Z"/>
        </w:trPr>
        <w:tc>
          <w:tcPr>
            <w:tcW w:w="758" w:type="pct"/>
            <w:vMerge/>
            <w:hideMark/>
          </w:tcPr>
          <w:p w:rsidR="00110C18" w:rsidRPr="0056388D" w:rsidRDefault="00110C18" w:rsidP="00063728">
            <w:pPr>
              <w:rPr>
                <w:ins w:id="476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77" w:author="KIM, Jason" w:date="2019-04-02T13:39:00Z"/>
                <w:rFonts w:ascii="Calibri" w:eastAsia="Times New Roman" w:hAnsi="Calibri" w:cs="Calibri"/>
                <w:color w:val="000000"/>
                <w:lang w:eastAsia="en-AU"/>
              </w:rPr>
            </w:pPr>
            <w:ins w:id="47678" w:author="KIM, Jason" w:date="2019-04-02T13:39:00Z">
              <w:r w:rsidRPr="0056388D">
                <w:rPr>
                  <w:rFonts w:ascii="Calibri" w:eastAsia="Times New Roman" w:hAnsi="Calibri" w:cs="Calibri"/>
                  <w:color w:val="000000"/>
                  <w:lang w:eastAsia="en-AU"/>
                </w:rPr>
                <w:t>DXE1192</w:t>
              </w:r>
            </w:ins>
          </w:p>
        </w:tc>
        <w:tc>
          <w:tcPr>
            <w:tcW w:w="793" w:type="pct"/>
            <w:noWrap/>
            <w:hideMark/>
          </w:tcPr>
          <w:p w:rsidR="00110C18" w:rsidRPr="0056388D" w:rsidRDefault="00110C18" w:rsidP="00063728">
            <w:pPr>
              <w:rPr>
                <w:ins w:id="47679" w:author="KIM, Jason" w:date="2019-04-02T13:39:00Z"/>
                <w:rFonts w:ascii="Calibri" w:eastAsia="Times New Roman" w:hAnsi="Calibri" w:cs="Calibri"/>
                <w:color w:val="000000"/>
                <w:lang w:eastAsia="en-AU"/>
              </w:rPr>
            </w:pPr>
            <w:ins w:id="4768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81" w:author="KIM, Jason" w:date="2019-04-02T13:39:00Z"/>
                <w:rFonts w:ascii="Calibri" w:eastAsia="Times New Roman" w:hAnsi="Calibri" w:cs="Calibri"/>
                <w:color w:val="000000"/>
                <w:lang w:eastAsia="en-AU"/>
              </w:rPr>
            </w:pPr>
            <w:ins w:id="47682" w:author="KIM, Jason" w:date="2019-04-02T13:39:00Z">
              <w:r w:rsidRPr="0056388D">
                <w:rPr>
                  <w:rFonts w:ascii="Calibri" w:eastAsia="Times New Roman" w:hAnsi="Calibri" w:cs="Calibri"/>
                  <w:color w:val="000000"/>
                  <w:lang w:eastAsia="en-AU"/>
                </w:rPr>
                <w:t>Chainage 8213</w:t>
              </w:r>
            </w:ins>
          </w:p>
        </w:tc>
        <w:tc>
          <w:tcPr>
            <w:tcW w:w="818" w:type="pct"/>
            <w:noWrap/>
            <w:hideMark/>
          </w:tcPr>
          <w:p w:rsidR="00110C18" w:rsidRPr="0056388D" w:rsidRDefault="00110C18" w:rsidP="00063728">
            <w:pPr>
              <w:jc w:val="right"/>
              <w:rPr>
                <w:ins w:id="47683" w:author="KIM, Jason" w:date="2019-04-02T13:39:00Z"/>
                <w:rFonts w:ascii="Calibri" w:eastAsia="Times New Roman" w:hAnsi="Calibri" w:cs="Calibri"/>
                <w:color w:val="000000"/>
                <w:lang w:eastAsia="en-AU"/>
              </w:rPr>
            </w:pPr>
            <w:ins w:id="47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85" w:author="KIM, Jason" w:date="2019-04-02T13:39:00Z"/>
        </w:trPr>
        <w:tc>
          <w:tcPr>
            <w:tcW w:w="758" w:type="pct"/>
            <w:vMerge w:val="restart"/>
            <w:noWrap/>
            <w:hideMark/>
          </w:tcPr>
          <w:p w:rsidR="00110C18" w:rsidRPr="0056388D" w:rsidRDefault="00110C18" w:rsidP="00063728">
            <w:pPr>
              <w:rPr>
                <w:ins w:id="47686" w:author="KIM, Jason" w:date="2019-04-02T13:39:00Z"/>
                <w:rFonts w:ascii="Calibri" w:eastAsia="Times New Roman" w:hAnsi="Calibri" w:cs="Calibri"/>
                <w:color w:val="000000"/>
                <w:lang w:eastAsia="en-AU"/>
              </w:rPr>
            </w:pPr>
            <w:ins w:id="47687" w:author="KIM, Jason" w:date="2019-04-02T13:39:00Z">
              <w:r w:rsidRPr="0056388D">
                <w:rPr>
                  <w:rFonts w:ascii="Calibri" w:eastAsia="Times New Roman" w:hAnsi="Calibri" w:cs="Calibri"/>
                  <w:color w:val="000000"/>
                  <w:lang w:eastAsia="en-AU"/>
                </w:rPr>
                <w:t>DXE62K3x</w:t>
              </w:r>
            </w:ins>
          </w:p>
        </w:tc>
        <w:tc>
          <w:tcPr>
            <w:tcW w:w="648" w:type="pct"/>
            <w:vMerge w:val="restart"/>
            <w:noWrap/>
            <w:hideMark/>
          </w:tcPr>
          <w:p w:rsidR="00110C18" w:rsidRPr="0056388D" w:rsidRDefault="00110C18" w:rsidP="00063728">
            <w:pPr>
              <w:rPr>
                <w:ins w:id="47688" w:author="KIM, Jason" w:date="2019-04-02T13:39:00Z"/>
                <w:rFonts w:ascii="Calibri" w:eastAsia="Times New Roman" w:hAnsi="Calibri" w:cs="Calibri"/>
                <w:color w:val="000000"/>
                <w:lang w:eastAsia="en-AU"/>
              </w:rPr>
            </w:pPr>
            <w:ins w:id="47689" w:author="KIM, Jason" w:date="2019-04-02T13:39:00Z">
              <w:r w:rsidRPr="0056388D">
                <w:rPr>
                  <w:rFonts w:ascii="Calibri" w:eastAsia="Times New Roman" w:hAnsi="Calibri" w:cs="Calibri"/>
                  <w:color w:val="000000"/>
                  <w:lang w:eastAsia="en-AU"/>
                </w:rPr>
                <w:t>ELZ20346</w:t>
              </w:r>
            </w:ins>
          </w:p>
        </w:tc>
        <w:tc>
          <w:tcPr>
            <w:tcW w:w="516" w:type="pct"/>
            <w:vMerge w:val="restart"/>
            <w:noWrap/>
            <w:hideMark/>
          </w:tcPr>
          <w:p w:rsidR="00110C18" w:rsidRPr="0056388D" w:rsidRDefault="00110C18" w:rsidP="00063728">
            <w:pPr>
              <w:rPr>
                <w:ins w:id="47690" w:author="KIM, Jason" w:date="2019-04-02T13:39:00Z"/>
                <w:rFonts w:ascii="Calibri" w:eastAsia="Times New Roman" w:hAnsi="Calibri" w:cs="Calibri"/>
                <w:color w:val="000000"/>
                <w:lang w:eastAsia="en-AU"/>
              </w:rPr>
            </w:pPr>
            <w:ins w:id="47691"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92" w:author="KIM, Jason" w:date="2019-04-02T13:39:00Z"/>
                <w:rFonts w:ascii="Calibri" w:eastAsia="Times New Roman" w:hAnsi="Calibri" w:cs="Calibri"/>
                <w:color w:val="000000"/>
                <w:lang w:eastAsia="en-AU"/>
              </w:rPr>
            </w:pPr>
            <w:ins w:id="47693" w:author="KIM, Jason" w:date="2019-04-02T13:39:00Z">
              <w:r w:rsidRPr="0056388D">
                <w:rPr>
                  <w:rFonts w:ascii="Calibri" w:eastAsia="Times New Roman" w:hAnsi="Calibri" w:cs="Calibri"/>
                  <w:color w:val="000000"/>
                  <w:lang w:eastAsia="en-AU"/>
                </w:rPr>
                <w:t>DXE2195</w:t>
              </w:r>
            </w:ins>
          </w:p>
        </w:tc>
        <w:tc>
          <w:tcPr>
            <w:tcW w:w="793" w:type="pct"/>
            <w:noWrap/>
            <w:hideMark/>
          </w:tcPr>
          <w:p w:rsidR="00110C18" w:rsidRPr="0056388D" w:rsidRDefault="00110C18" w:rsidP="00063728">
            <w:pPr>
              <w:rPr>
                <w:ins w:id="47694" w:author="KIM, Jason" w:date="2019-04-02T13:39:00Z"/>
                <w:rFonts w:ascii="Calibri" w:eastAsia="Times New Roman" w:hAnsi="Calibri" w:cs="Calibri"/>
                <w:color w:val="000000"/>
                <w:lang w:eastAsia="en-AU"/>
              </w:rPr>
            </w:pPr>
            <w:ins w:id="476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696" w:author="KIM, Jason" w:date="2019-04-02T13:39:00Z"/>
                <w:rFonts w:ascii="Calibri" w:eastAsia="Times New Roman" w:hAnsi="Calibri" w:cs="Calibri"/>
                <w:color w:val="000000"/>
                <w:lang w:eastAsia="en-AU"/>
              </w:rPr>
            </w:pPr>
            <w:ins w:id="47697" w:author="KIM, Jason" w:date="2019-04-02T13:39:00Z">
              <w:r w:rsidRPr="0056388D">
                <w:rPr>
                  <w:rFonts w:ascii="Calibri" w:eastAsia="Times New Roman" w:hAnsi="Calibri" w:cs="Calibri"/>
                  <w:color w:val="000000"/>
                  <w:lang w:eastAsia="en-AU"/>
                </w:rPr>
                <w:t>Chainage 8260</w:t>
              </w:r>
            </w:ins>
          </w:p>
        </w:tc>
        <w:tc>
          <w:tcPr>
            <w:tcW w:w="818" w:type="pct"/>
            <w:noWrap/>
            <w:hideMark/>
          </w:tcPr>
          <w:p w:rsidR="00110C18" w:rsidRPr="0056388D" w:rsidRDefault="00110C18" w:rsidP="00063728">
            <w:pPr>
              <w:jc w:val="right"/>
              <w:rPr>
                <w:ins w:id="47698" w:author="KIM, Jason" w:date="2019-04-02T13:39:00Z"/>
                <w:rFonts w:ascii="Calibri" w:eastAsia="Times New Roman" w:hAnsi="Calibri" w:cs="Calibri"/>
                <w:color w:val="000000"/>
                <w:lang w:eastAsia="en-AU"/>
              </w:rPr>
            </w:pPr>
            <w:ins w:id="47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00" w:author="KIM, Jason" w:date="2019-04-02T13:39:00Z"/>
        </w:trPr>
        <w:tc>
          <w:tcPr>
            <w:tcW w:w="758" w:type="pct"/>
            <w:vMerge/>
            <w:hideMark/>
          </w:tcPr>
          <w:p w:rsidR="00110C18" w:rsidRPr="0056388D" w:rsidRDefault="00110C18" w:rsidP="00063728">
            <w:pPr>
              <w:rPr>
                <w:ins w:id="477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04" w:author="KIM, Jason" w:date="2019-04-02T13:39:00Z"/>
                <w:rFonts w:ascii="Calibri" w:eastAsia="Times New Roman" w:hAnsi="Calibri" w:cs="Calibri"/>
                <w:color w:val="000000"/>
                <w:lang w:eastAsia="en-AU"/>
              </w:rPr>
            </w:pPr>
            <w:ins w:id="47705" w:author="KIM, Jason" w:date="2019-04-02T13:39:00Z">
              <w:r w:rsidRPr="0056388D">
                <w:rPr>
                  <w:rFonts w:ascii="Calibri" w:eastAsia="Times New Roman" w:hAnsi="Calibri" w:cs="Calibri"/>
                  <w:color w:val="000000"/>
                  <w:lang w:eastAsia="en-AU"/>
                </w:rPr>
                <w:t>DXE2196</w:t>
              </w:r>
            </w:ins>
          </w:p>
        </w:tc>
        <w:tc>
          <w:tcPr>
            <w:tcW w:w="793" w:type="pct"/>
            <w:noWrap/>
            <w:hideMark/>
          </w:tcPr>
          <w:p w:rsidR="00110C18" w:rsidRPr="0056388D" w:rsidRDefault="00110C18" w:rsidP="00063728">
            <w:pPr>
              <w:rPr>
                <w:ins w:id="47706" w:author="KIM, Jason" w:date="2019-04-02T13:39:00Z"/>
                <w:rFonts w:ascii="Calibri" w:eastAsia="Times New Roman" w:hAnsi="Calibri" w:cs="Calibri"/>
                <w:color w:val="000000"/>
                <w:lang w:eastAsia="en-AU"/>
              </w:rPr>
            </w:pPr>
            <w:ins w:id="477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08" w:author="KIM, Jason" w:date="2019-04-02T13:39:00Z"/>
                <w:rFonts w:ascii="Calibri" w:eastAsia="Times New Roman" w:hAnsi="Calibri" w:cs="Calibri"/>
                <w:color w:val="000000"/>
                <w:lang w:eastAsia="en-AU"/>
              </w:rPr>
            </w:pPr>
            <w:ins w:id="47709" w:author="KIM, Jason" w:date="2019-04-02T13:39:00Z">
              <w:r w:rsidRPr="0056388D">
                <w:rPr>
                  <w:rFonts w:ascii="Calibri" w:eastAsia="Times New Roman" w:hAnsi="Calibri" w:cs="Calibri"/>
                  <w:color w:val="000000"/>
                  <w:lang w:eastAsia="en-AU"/>
                </w:rPr>
                <w:t>Chainage 8288</w:t>
              </w:r>
            </w:ins>
          </w:p>
        </w:tc>
        <w:tc>
          <w:tcPr>
            <w:tcW w:w="818" w:type="pct"/>
            <w:noWrap/>
            <w:hideMark/>
          </w:tcPr>
          <w:p w:rsidR="00110C18" w:rsidRPr="0056388D" w:rsidRDefault="00110C18" w:rsidP="00063728">
            <w:pPr>
              <w:jc w:val="right"/>
              <w:rPr>
                <w:ins w:id="47710" w:author="KIM, Jason" w:date="2019-04-02T13:39:00Z"/>
                <w:rFonts w:ascii="Calibri" w:eastAsia="Times New Roman" w:hAnsi="Calibri" w:cs="Calibri"/>
                <w:color w:val="000000"/>
                <w:lang w:eastAsia="en-AU"/>
              </w:rPr>
            </w:pPr>
            <w:ins w:id="47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12" w:author="KIM, Jason" w:date="2019-04-02T13:39:00Z"/>
        </w:trPr>
        <w:tc>
          <w:tcPr>
            <w:tcW w:w="758" w:type="pct"/>
            <w:vMerge/>
            <w:hideMark/>
          </w:tcPr>
          <w:p w:rsidR="00110C18" w:rsidRPr="0056388D" w:rsidRDefault="00110C18" w:rsidP="00063728">
            <w:pPr>
              <w:rPr>
                <w:ins w:id="477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16" w:author="KIM, Jason" w:date="2019-04-02T13:39:00Z"/>
                <w:rFonts w:ascii="Calibri" w:eastAsia="Times New Roman" w:hAnsi="Calibri" w:cs="Calibri"/>
                <w:color w:val="000000"/>
                <w:lang w:eastAsia="en-AU"/>
              </w:rPr>
            </w:pPr>
            <w:ins w:id="47717" w:author="KIM, Jason" w:date="2019-04-02T13:39:00Z">
              <w:r w:rsidRPr="0056388D">
                <w:rPr>
                  <w:rFonts w:ascii="Calibri" w:eastAsia="Times New Roman" w:hAnsi="Calibri" w:cs="Calibri"/>
                  <w:color w:val="000000"/>
                  <w:lang w:eastAsia="en-AU"/>
                </w:rPr>
                <w:t>DXE2197</w:t>
              </w:r>
            </w:ins>
          </w:p>
        </w:tc>
        <w:tc>
          <w:tcPr>
            <w:tcW w:w="793" w:type="pct"/>
            <w:noWrap/>
            <w:hideMark/>
          </w:tcPr>
          <w:p w:rsidR="00110C18" w:rsidRPr="0056388D" w:rsidRDefault="00110C18" w:rsidP="00063728">
            <w:pPr>
              <w:rPr>
                <w:ins w:id="47718" w:author="KIM, Jason" w:date="2019-04-02T13:39:00Z"/>
                <w:rFonts w:ascii="Calibri" w:eastAsia="Times New Roman" w:hAnsi="Calibri" w:cs="Calibri"/>
                <w:color w:val="000000"/>
                <w:lang w:eastAsia="en-AU"/>
              </w:rPr>
            </w:pPr>
            <w:ins w:id="477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20" w:author="KIM, Jason" w:date="2019-04-02T13:39:00Z"/>
                <w:rFonts w:ascii="Calibri" w:eastAsia="Times New Roman" w:hAnsi="Calibri" w:cs="Calibri"/>
                <w:color w:val="000000"/>
                <w:lang w:eastAsia="en-AU"/>
              </w:rPr>
            </w:pPr>
            <w:ins w:id="47721" w:author="KIM, Jason" w:date="2019-04-02T13:39:00Z">
              <w:r w:rsidRPr="0056388D">
                <w:rPr>
                  <w:rFonts w:ascii="Calibri" w:eastAsia="Times New Roman" w:hAnsi="Calibri" w:cs="Calibri"/>
                  <w:color w:val="000000"/>
                  <w:lang w:eastAsia="en-AU"/>
                </w:rPr>
                <w:t>Chainage 8318</w:t>
              </w:r>
            </w:ins>
          </w:p>
        </w:tc>
        <w:tc>
          <w:tcPr>
            <w:tcW w:w="818" w:type="pct"/>
            <w:noWrap/>
            <w:hideMark/>
          </w:tcPr>
          <w:p w:rsidR="00110C18" w:rsidRPr="0056388D" w:rsidRDefault="00110C18" w:rsidP="00063728">
            <w:pPr>
              <w:jc w:val="right"/>
              <w:rPr>
                <w:ins w:id="47722" w:author="KIM, Jason" w:date="2019-04-02T13:39:00Z"/>
                <w:rFonts w:ascii="Calibri" w:eastAsia="Times New Roman" w:hAnsi="Calibri" w:cs="Calibri"/>
                <w:color w:val="000000"/>
                <w:lang w:eastAsia="en-AU"/>
              </w:rPr>
            </w:pPr>
            <w:ins w:id="477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24" w:author="KIM, Jason" w:date="2019-04-02T13:39:00Z"/>
        </w:trPr>
        <w:tc>
          <w:tcPr>
            <w:tcW w:w="758" w:type="pct"/>
            <w:vMerge w:val="restart"/>
            <w:noWrap/>
            <w:hideMark/>
          </w:tcPr>
          <w:p w:rsidR="00110C18" w:rsidRPr="0056388D" w:rsidRDefault="00110C18" w:rsidP="00063728">
            <w:pPr>
              <w:rPr>
                <w:ins w:id="47725" w:author="KIM, Jason" w:date="2019-04-02T13:39:00Z"/>
                <w:rFonts w:ascii="Calibri" w:eastAsia="Times New Roman" w:hAnsi="Calibri" w:cs="Calibri"/>
                <w:color w:val="000000"/>
                <w:lang w:eastAsia="en-AU"/>
              </w:rPr>
            </w:pPr>
            <w:ins w:id="47726" w:author="KIM, Jason" w:date="2019-04-02T13:39:00Z">
              <w:r w:rsidRPr="0056388D">
                <w:rPr>
                  <w:rFonts w:ascii="Calibri" w:eastAsia="Times New Roman" w:hAnsi="Calibri" w:cs="Calibri"/>
                  <w:color w:val="000000"/>
                  <w:lang w:eastAsia="en-AU"/>
                </w:rPr>
                <w:t>DXE62K4x</w:t>
              </w:r>
            </w:ins>
          </w:p>
        </w:tc>
        <w:tc>
          <w:tcPr>
            <w:tcW w:w="648" w:type="pct"/>
            <w:vMerge w:val="restart"/>
            <w:noWrap/>
            <w:hideMark/>
          </w:tcPr>
          <w:p w:rsidR="00110C18" w:rsidRPr="0056388D" w:rsidRDefault="00110C18" w:rsidP="00063728">
            <w:pPr>
              <w:rPr>
                <w:ins w:id="47727" w:author="KIM, Jason" w:date="2019-04-02T13:39:00Z"/>
                <w:rFonts w:ascii="Calibri" w:eastAsia="Times New Roman" w:hAnsi="Calibri" w:cs="Calibri"/>
                <w:color w:val="000000"/>
                <w:lang w:eastAsia="en-AU"/>
              </w:rPr>
            </w:pPr>
            <w:ins w:id="47728" w:author="KIM, Jason" w:date="2019-04-02T13:39:00Z">
              <w:r w:rsidRPr="0056388D">
                <w:rPr>
                  <w:rFonts w:ascii="Calibri" w:eastAsia="Times New Roman" w:hAnsi="Calibri" w:cs="Calibri"/>
                  <w:color w:val="000000"/>
                  <w:lang w:eastAsia="en-AU"/>
                </w:rPr>
                <w:t>ELZ20342</w:t>
              </w:r>
            </w:ins>
          </w:p>
        </w:tc>
        <w:tc>
          <w:tcPr>
            <w:tcW w:w="516" w:type="pct"/>
            <w:vMerge w:val="restart"/>
            <w:noWrap/>
            <w:hideMark/>
          </w:tcPr>
          <w:p w:rsidR="00110C18" w:rsidRPr="0056388D" w:rsidRDefault="00110C18" w:rsidP="00063728">
            <w:pPr>
              <w:rPr>
                <w:ins w:id="47729" w:author="KIM, Jason" w:date="2019-04-02T13:39:00Z"/>
                <w:rFonts w:ascii="Calibri" w:eastAsia="Times New Roman" w:hAnsi="Calibri" w:cs="Calibri"/>
                <w:color w:val="000000"/>
                <w:lang w:eastAsia="en-AU"/>
              </w:rPr>
            </w:pPr>
            <w:ins w:id="47730"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731" w:author="KIM, Jason" w:date="2019-04-02T13:39:00Z"/>
                <w:rFonts w:ascii="Calibri" w:eastAsia="Times New Roman" w:hAnsi="Calibri" w:cs="Calibri"/>
                <w:color w:val="000000"/>
                <w:lang w:eastAsia="en-AU"/>
              </w:rPr>
            </w:pPr>
            <w:ins w:id="47732" w:author="KIM, Jason" w:date="2019-04-02T13:39:00Z">
              <w:r w:rsidRPr="0056388D">
                <w:rPr>
                  <w:rFonts w:ascii="Calibri" w:eastAsia="Times New Roman" w:hAnsi="Calibri" w:cs="Calibri"/>
                  <w:color w:val="000000"/>
                  <w:lang w:eastAsia="en-AU"/>
                </w:rPr>
                <w:t>DXE2184</w:t>
              </w:r>
            </w:ins>
          </w:p>
        </w:tc>
        <w:tc>
          <w:tcPr>
            <w:tcW w:w="793" w:type="pct"/>
            <w:noWrap/>
            <w:hideMark/>
          </w:tcPr>
          <w:p w:rsidR="00110C18" w:rsidRPr="0056388D" w:rsidRDefault="00110C18" w:rsidP="00063728">
            <w:pPr>
              <w:rPr>
                <w:ins w:id="47733" w:author="KIM, Jason" w:date="2019-04-02T13:39:00Z"/>
                <w:rFonts w:ascii="Calibri" w:eastAsia="Times New Roman" w:hAnsi="Calibri" w:cs="Calibri"/>
                <w:color w:val="000000"/>
                <w:lang w:eastAsia="en-AU"/>
              </w:rPr>
            </w:pPr>
            <w:ins w:id="477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35" w:author="KIM, Jason" w:date="2019-04-02T13:39:00Z"/>
                <w:rFonts w:ascii="Calibri" w:eastAsia="Times New Roman" w:hAnsi="Calibri" w:cs="Calibri"/>
                <w:color w:val="000000"/>
                <w:lang w:eastAsia="en-AU"/>
              </w:rPr>
            </w:pPr>
            <w:ins w:id="47736" w:author="KIM, Jason" w:date="2019-04-02T13:39:00Z">
              <w:r w:rsidRPr="0056388D">
                <w:rPr>
                  <w:rFonts w:ascii="Calibri" w:eastAsia="Times New Roman" w:hAnsi="Calibri" w:cs="Calibri"/>
                  <w:color w:val="000000"/>
                  <w:lang w:eastAsia="en-AU"/>
                </w:rPr>
                <w:t>Chainage 8120</w:t>
              </w:r>
            </w:ins>
          </w:p>
        </w:tc>
        <w:tc>
          <w:tcPr>
            <w:tcW w:w="818" w:type="pct"/>
            <w:noWrap/>
            <w:hideMark/>
          </w:tcPr>
          <w:p w:rsidR="00110C18" w:rsidRPr="0056388D" w:rsidRDefault="00110C18" w:rsidP="00063728">
            <w:pPr>
              <w:jc w:val="right"/>
              <w:rPr>
                <w:ins w:id="47737" w:author="KIM, Jason" w:date="2019-04-02T13:39:00Z"/>
                <w:rFonts w:ascii="Calibri" w:eastAsia="Times New Roman" w:hAnsi="Calibri" w:cs="Calibri"/>
                <w:color w:val="000000"/>
                <w:lang w:eastAsia="en-AU"/>
              </w:rPr>
            </w:pPr>
            <w:ins w:id="47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39" w:author="KIM, Jason" w:date="2019-04-02T13:39:00Z"/>
        </w:trPr>
        <w:tc>
          <w:tcPr>
            <w:tcW w:w="758" w:type="pct"/>
            <w:vMerge/>
            <w:hideMark/>
          </w:tcPr>
          <w:p w:rsidR="00110C18" w:rsidRPr="0056388D" w:rsidRDefault="00110C18" w:rsidP="00063728">
            <w:pPr>
              <w:rPr>
                <w:ins w:id="477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43" w:author="KIM, Jason" w:date="2019-04-02T13:39:00Z"/>
                <w:rFonts w:ascii="Calibri" w:eastAsia="Times New Roman" w:hAnsi="Calibri" w:cs="Calibri"/>
                <w:color w:val="000000"/>
                <w:lang w:eastAsia="en-AU"/>
              </w:rPr>
            </w:pPr>
            <w:ins w:id="47744" w:author="KIM, Jason" w:date="2019-04-02T13:39:00Z">
              <w:r w:rsidRPr="0056388D">
                <w:rPr>
                  <w:rFonts w:ascii="Calibri" w:eastAsia="Times New Roman" w:hAnsi="Calibri" w:cs="Calibri"/>
                  <w:color w:val="000000"/>
                  <w:lang w:eastAsia="en-AU"/>
                </w:rPr>
                <w:t>DXE2185</w:t>
              </w:r>
            </w:ins>
          </w:p>
        </w:tc>
        <w:tc>
          <w:tcPr>
            <w:tcW w:w="793" w:type="pct"/>
            <w:noWrap/>
            <w:hideMark/>
          </w:tcPr>
          <w:p w:rsidR="00110C18" w:rsidRPr="0056388D" w:rsidRDefault="00110C18" w:rsidP="00063728">
            <w:pPr>
              <w:rPr>
                <w:ins w:id="47745" w:author="KIM, Jason" w:date="2019-04-02T13:39:00Z"/>
                <w:rFonts w:ascii="Calibri" w:eastAsia="Times New Roman" w:hAnsi="Calibri" w:cs="Calibri"/>
                <w:color w:val="000000"/>
                <w:lang w:eastAsia="en-AU"/>
              </w:rPr>
            </w:pPr>
            <w:ins w:id="477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47" w:author="KIM, Jason" w:date="2019-04-02T13:39:00Z"/>
                <w:rFonts w:ascii="Calibri" w:eastAsia="Times New Roman" w:hAnsi="Calibri" w:cs="Calibri"/>
                <w:color w:val="000000"/>
                <w:lang w:eastAsia="en-AU"/>
              </w:rPr>
            </w:pPr>
            <w:ins w:id="47748" w:author="KIM, Jason" w:date="2019-04-02T13:39:00Z">
              <w:r w:rsidRPr="0056388D">
                <w:rPr>
                  <w:rFonts w:ascii="Calibri" w:eastAsia="Times New Roman" w:hAnsi="Calibri" w:cs="Calibri"/>
                  <w:color w:val="000000"/>
                  <w:lang w:eastAsia="en-AU"/>
                </w:rPr>
                <w:t>Chainage 8130</w:t>
              </w:r>
            </w:ins>
          </w:p>
        </w:tc>
        <w:tc>
          <w:tcPr>
            <w:tcW w:w="818" w:type="pct"/>
            <w:noWrap/>
            <w:hideMark/>
          </w:tcPr>
          <w:p w:rsidR="00110C18" w:rsidRPr="0056388D" w:rsidRDefault="00110C18" w:rsidP="00063728">
            <w:pPr>
              <w:jc w:val="right"/>
              <w:rPr>
                <w:ins w:id="47749" w:author="KIM, Jason" w:date="2019-04-02T13:39:00Z"/>
                <w:rFonts w:ascii="Calibri" w:eastAsia="Times New Roman" w:hAnsi="Calibri" w:cs="Calibri"/>
                <w:color w:val="000000"/>
                <w:lang w:eastAsia="en-AU"/>
              </w:rPr>
            </w:pPr>
            <w:ins w:id="477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51" w:author="KIM, Jason" w:date="2019-04-02T13:39:00Z"/>
        </w:trPr>
        <w:tc>
          <w:tcPr>
            <w:tcW w:w="758" w:type="pct"/>
            <w:vMerge/>
            <w:hideMark/>
          </w:tcPr>
          <w:p w:rsidR="00110C18" w:rsidRPr="0056388D" w:rsidRDefault="00110C18" w:rsidP="00063728">
            <w:pPr>
              <w:rPr>
                <w:ins w:id="477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55" w:author="KIM, Jason" w:date="2019-04-02T13:39:00Z"/>
                <w:rFonts w:ascii="Calibri" w:eastAsia="Times New Roman" w:hAnsi="Calibri" w:cs="Calibri"/>
                <w:color w:val="000000"/>
                <w:lang w:eastAsia="en-AU"/>
              </w:rPr>
            </w:pPr>
            <w:ins w:id="47756" w:author="KIM, Jason" w:date="2019-04-02T13:39:00Z">
              <w:r w:rsidRPr="0056388D">
                <w:rPr>
                  <w:rFonts w:ascii="Calibri" w:eastAsia="Times New Roman" w:hAnsi="Calibri" w:cs="Calibri"/>
                  <w:color w:val="000000"/>
                  <w:lang w:eastAsia="en-AU"/>
                </w:rPr>
                <w:t>DXE2186</w:t>
              </w:r>
            </w:ins>
          </w:p>
        </w:tc>
        <w:tc>
          <w:tcPr>
            <w:tcW w:w="793" w:type="pct"/>
            <w:noWrap/>
            <w:hideMark/>
          </w:tcPr>
          <w:p w:rsidR="00110C18" w:rsidRPr="0056388D" w:rsidRDefault="00110C18" w:rsidP="00063728">
            <w:pPr>
              <w:rPr>
                <w:ins w:id="47757" w:author="KIM, Jason" w:date="2019-04-02T13:39:00Z"/>
                <w:rFonts w:ascii="Calibri" w:eastAsia="Times New Roman" w:hAnsi="Calibri" w:cs="Calibri"/>
                <w:color w:val="000000"/>
                <w:lang w:eastAsia="en-AU"/>
              </w:rPr>
            </w:pPr>
            <w:ins w:id="4775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59" w:author="KIM, Jason" w:date="2019-04-02T13:39:00Z"/>
                <w:rFonts w:ascii="Calibri" w:eastAsia="Times New Roman" w:hAnsi="Calibri" w:cs="Calibri"/>
                <w:color w:val="000000"/>
                <w:lang w:eastAsia="en-AU"/>
              </w:rPr>
            </w:pPr>
            <w:ins w:id="47760" w:author="KIM, Jason" w:date="2019-04-02T13:39:00Z">
              <w:r w:rsidRPr="0056388D">
                <w:rPr>
                  <w:rFonts w:ascii="Calibri" w:eastAsia="Times New Roman" w:hAnsi="Calibri" w:cs="Calibri"/>
                  <w:color w:val="000000"/>
                  <w:lang w:eastAsia="en-AU"/>
                </w:rPr>
                <w:t>Chainage 8139</w:t>
              </w:r>
            </w:ins>
          </w:p>
        </w:tc>
        <w:tc>
          <w:tcPr>
            <w:tcW w:w="818" w:type="pct"/>
            <w:noWrap/>
            <w:hideMark/>
          </w:tcPr>
          <w:p w:rsidR="00110C18" w:rsidRPr="0056388D" w:rsidRDefault="00110C18" w:rsidP="00063728">
            <w:pPr>
              <w:jc w:val="right"/>
              <w:rPr>
                <w:ins w:id="47761" w:author="KIM, Jason" w:date="2019-04-02T13:39:00Z"/>
                <w:rFonts w:ascii="Calibri" w:eastAsia="Times New Roman" w:hAnsi="Calibri" w:cs="Calibri"/>
                <w:color w:val="000000"/>
                <w:lang w:eastAsia="en-AU"/>
              </w:rPr>
            </w:pPr>
            <w:ins w:id="477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63" w:author="KIM, Jason" w:date="2019-04-02T13:39:00Z"/>
        </w:trPr>
        <w:tc>
          <w:tcPr>
            <w:tcW w:w="758" w:type="pct"/>
            <w:vMerge/>
            <w:hideMark/>
          </w:tcPr>
          <w:p w:rsidR="00110C18" w:rsidRPr="0056388D" w:rsidRDefault="00110C18" w:rsidP="00063728">
            <w:pPr>
              <w:rPr>
                <w:ins w:id="477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67" w:author="KIM, Jason" w:date="2019-04-02T13:39:00Z"/>
                <w:rFonts w:ascii="Calibri" w:eastAsia="Times New Roman" w:hAnsi="Calibri" w:cs="Calibri"/>
                <w:color w:val="000000"/>
                <w:lang w:eastAsia="en-AU"/>
              </w:rPr>
            </w:pPr>
            <w:ins w:id="47768" w:author="KIM, Jason" w:date="2019-04-02T13:39:00Z">
              <w:r w:rsidRPr="0056388D">
                <w:rPr>
                  <w:rFonts w:ascii="Calibri" w:eastAsia="Times New Roman" w:hAnsi="Calibri" w:cs="Calibri"/>
                  <w:color w:val="000000"/>
                  <w:lang w:eastAsia="en-AU"/>
                </w:rPr>
                <w:t>DXE2187</w:t>
              </w:r>
            </w:ins>
          </w:p>
        </w:tc>
        <w:tc>
          <w:tcPr>
            <w:tcW w:w="793" w:type="pct"/>
            <w:noWrap/>
            <w:hideMark/>
          </w:tcPr>
          <w:p w:rsidR="00110C18" w:rsidRPr="0056388D" w:rsidRDefault="00110C18" w:rsidP="00063728">
            <w:pPr>
              <w:rPr>
                <w:ins w:id="47769" w:author="KIM, Jason" w:date="2019-04-02T13:39:00Z"/>
                <w:rFonts w:ascii="Calibri" w:eastAsia="Times New Roman" w:hAnsi="Calibri" w:cs="Calibri"/>
                <w:color w:val="000000"/>
                <w:lang w:eastAsia="en-AU"/>
              </w:rPr>
            </w:pPr>
            <w:ins w:id="4777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71" w:author="KIM, Jason" w:date="2019-04-02T13:39:00Z"/>
                <w:rFonts w:ascii="Calibri" w:eastAsia="Times New Roman" w:hAnsi="Calibri" w:cs="Calibri"/>
                <w:color w:val="000000"/>
                <w:lang w:eastAsia="en-AU"/>
              </w:rPr>
            </w:pPr>
            <w:ins w:id="47772" w:author="KIM, Jason" w:date="2019-04-02T13:39:00Z">
              <w:r w:rsidRPr="0056388D">
                <w:rPr>
                  <w:rFonts w:ascii="Calibri" w:eastAsia="Times New Roman" w:hAnsi="Calibri" w:cs="Calibri"/>
                  <w:color w:val="000000"/>
                  <w:lang w:eastAsia="en-AU"/>
                </w:rPr>
                <w:t>Chainage 8149</w:t>
              </w:r>
            </w:ins>
          </w:p>
        </w:tc>
        <w:tc>
          <w:tcPr>
            <w:tcW w:w="818" w:type="pct"/>
            <w:noWrap/>
            <w:hideMark/>
          </w:tcPr>
          <w:p w:rsidR="00110C18" w:rsidRPr="0056388D" w:rsidRDefault="00110C18" w:rsidP="00063728">
            <w:pPr>
              <w:jc w:val="right"/>
              <w:rPr>
                <w:ins w:id="47773" w:author="KIM, Jason" w:date="2019-04-02T13:39:00Z"/>
                <w:rFonts w:ascii="Calibri" w:eastAsia="Times New Roman" w:hAnsi="Calibri" w:cs="Calibri"/>
                <w:color w:val="000000"/>
                <w:lang w:eastAsia="en-AU"/>
              </w:rPr>
            </w:pPr>
            <w:ins w:id="477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75" w:author="KIM, Jason" w:date="2019-04-02T13:39:00Z"/>
        </w:trPr>
        <w:tc>
          <w:tcPr>
            <w:tcW w:w="758" w:type="pct"/>
            <w:vMerge/>
            <w:hideMark/>
          </w:tcPr>
          <w:p w:rsidR="00110C18" w:rsidRPr="0056388D" w:rsidRDefault="00110C18" w:rsidP="00063728">
            <w:pPr>
              <w:rPr>
                <w:ins w:id="477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79" w:author="KIM, Jason" w:date="2019-04-02T13:39:00Z"/>
                <w:rFonts w:ascii="Calibri" w:eastAsia="Times New Roman" w:hAnsi="Calibri" w:cs="Calibri"/>
                <w:color w:val="000000"/>
                <w:lang w:eastAsia="en-AU"/>
              </w:rPr>
            </w:pPr>
            <w:ins w:id="47780" w:author="KIM, Jason" w:date="2019-04-02T13:39:00Z">
              <w:r w:rsidRPr="0056388D">
                <w:rPr>
                  <w:rFonts w:ascii="Calibri" w:eastAsia="Times New Roman" w:hAnsi="Calibri" w:cs="Calibri"/>
                  <w:color w:val="000000"/>
                  <w:lang w:eastAsia="en-AU"/>
                </w:rPr>
                <w:t>DXE2188</w:t>
              </w:r>
            </w:ins>
          </w:p>
        </w:tc>
        <w:tc>
          <w:tcPr>
            <w:tcW w:w="793" w:type="pct"/>
            <w:noWrap/>
            <w:hideMark/>
          </w:tcPr>
          <w:p w:rsidR="00110C18" w:rsidRPr="0056388D" w:rsidRDefault="00110C18" w:rsidP="00063728">
            <w:pPr>
              <w:rPr>
                <w:ins w:id="47781" w:author="KIM, Jason" w:date="2019-04-02T13:39:00Z"/>
                <w:rFonts w:ascii="Calibri" w:eastAsia="Times New Roman" w:hAnsi="Calibri" w:cs="Calibri"/>
                <w:color w:val="000000"/>
                <w:lang w:eastAsia="en-AU"/>
              </w:rPr>
            </w:pPr>
            <w:ins w:id="4778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83" w:author="KIM, Jason" w:date="2019-04-02T13:39:00Z"/>
                <w:rFonts w:ascii="Calibri" w:eastAsia="Times New Roman" w:hAnsi="Calibri" w:cs="Calibri"/>
                <w:color w:val="000000"/>
                <w:lang w:eastAsia="en-AU"/>
              </w:rPr>
            </w:pPr>
            <w:ins w:id="47784" w:author="KIM, Jason" w:date="2019-04-02T13:39:00Z">
              <w:r w:rsidRPr="0056388D">
                <w:rPr>
                  <w:rFonts w:ascii="Calibri" w:eastAsia="Times New Roman" w:hAnsi="Calibri" w:cs="Calibri"/>
                  <w:color w:val="000000"/>
                  <w:lang w:eastAsia="en-AU"/>
                </w:rPr>
                <w:t>Chainage 8159</w:t>
              </w:r>
            </w:ins>
          </w:p>
        </w:tc>
        <w:tc>
          <w:tcPr>
            <w:tcW w:w="818" w:type="pct"/>
            <w:noWrap/>
            <w:hideMark/>
          </w:tcPr>
          <w:p w:rsidR="00110C18" w:rsidRPr="0056388D" w:rsidRDefault="00110C18" w:rsidP="00063728">
            <w:pPr>
              <w:jc w:val="right"/>
              <w:rPr>
                <w:ins w:id="47785" w:author="KIM, Jason" w:date="2019-04-02T13:39:00Z"/>
                <w:rFonts w:ascii="Calibri" w:eastAsia="Times New Roman" w:hAnsi="Calibri" w:cs="Calibri"/>
                <w:color w:val="000000"/>
                <w:lang w:eastAsia="en-AU"/>
              </w:rPr>
            </w:pPr>
            <w:ins w:id="47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87" w:author="KIM, Jason" w:date="2019-04-02T13:39:00Z"/>
        </w:trPr>
        <w:tc>
          <w:tcPr>
            <w:tcW w:w="758" w:type="pct"/>
            <w:vMerge/>
            <w:hideMark/>
          </w:tcPr>
          <w:p w:rsidR="00110C18" w:rsidRPr="0056388D" w:rsidRDefault="00110C18" w:rsidP="00063728">
            <w:pPr>
              <w:rPr>
                <w:ins w:id="4778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8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9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91" w:author="KIM, Jason" w:date="2019-04-02T13:39:00Z"/>
                <w:rFonts w:ascii="Calibri" w:eastAsia="Times New Roman" w:hAnsi="Calibri" w:cs="Calibri"/>
                <w:color w:val="000000"/>
                <w:lang w:eastAsia="en-AU"/>
              </w:rPr>
            </w:pPr>
            <w:ins w:id="47792" w:author="KIM, Jason" w:date="2019-04-02T13:39:00Z">
              <w:r w:rsidRPr="0056388D">
                <w:rPr>
                  <w:rFonts w:ascii="Calibri" w:eastAsia="Times New Roman" w:hAnsi="Calibri" w:cs="Calibri"/>
                  <w:color w:val="000000"/>
                  <w:lang w:eastAsia="en-AU"/>
                </w:rPr>
                <w:t>DXE2189</w:t>
              </w:r>
            </w:ins>
          </w:p>
        </w:tc>
        <w:tc>
          <w:tcPr>
            <w:tcW w:w="793" w:type="pct"/>
            <w:noWrap/>
            <w:hideMark/>
          </w:tcPr>
          <w:p w:rsidR="00110C18" w:rsidRPr="0056388D" w:rsidRDefault="00110C18" w:rsidP="00063728">
            <w:pPr>
              <w:rPr>
                <w:ins w:id="47793" w:author="KIM, Jason" w:date="2019-04-02T13:39:00Z"/>
                <w:rFonts w:ascii="Calibri" w:eastAsia="Times New Roman" w:hAnsi="Calibri" w:cs="Calibri"/>
                <w:color w:val="000000"/>
                <w:lang w:eastAsia="en-AU"/>
              </w:rPr>
            </w:pPr>
            <w:ins w:id="4779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95" w:author="KIM, Jason" w:date="2019-04-02T13:39:00Z"/>
                <w:rFonts w:ascii="Calibri" w:eastAsia="Times New Roman" w:hAnsi="Calibri" w:cs="Calibri"/>
                <w:color w:val="000000"/>
                <w:lang w:eastAsia="en-AU"/>
              </w:rPr>
            </w:pPr>
            <w:ins w:id="47796" w:author="KIM, Jason" w:date="2019-04-02T13:39:00Z">
              <w:r w:rsidRPr="0056388D">
                <w:rPr>
                  <w:rFonts w:ascii="Calibri" w:eastAsia="Times New Roman" w:hAnsi="Calibri" w:cs="Calibri"/>
                  <w:color w:val="000000"/>
                  <w:lang w:eastAsia="en-AU"/>
                </w:rPr>
                <w:t>Chainage 8168</w:t>
              </w:r>
            </w:ins>
          </w:p>
        </w:tc>
        <w:tc>
          <w:tcPr>
            <w:tcW w:w="818" w:type="pct"/>
            <w:noWrap/>
            <w:hideMark/>
          </w:tcPr>
          <w:p w:rsidR="00110C18" w:rsidRPr="0056388D" w:rsidRDefault="00110C18" w:rsidP="00063728">
            <w:pPr>
              <w:jc w:val="right"/>
              <w:rPr>
                <w:ins w:id="47797" w:author="KIM, Jason" w:date="2019-04-02T13:39:00Z"/>
                <w:rFonts w:ascii="Calibri" w:eastAsia="Times New Roman" w:hAnsi="Calibri" w:cs="Calibri"/>
                <w:color w:val="000000"/>
                <w:lang w:eastAsia="en-AU"/>
              </w:rPr>
            </w:pPr>
            <w:ins w:id="47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99" w:author="KIM, Jason" w:date="2019-04-02T13:39:00Z"/>
        </w:trPr>
        <w:tc>
          <w:tcPr>
            <w:tcW w:w="758" w:type="pct"/>
            <w:vMerge/>
            <w:hideMark/>
          </w:tcPr>
          <w:p w:rsidR="00110C18" w:rsidRPr="0056388D" w:rsidRDefault="00110C18" w:rsidP="00063728">
            <w:pPr>
              <w:rPr>
                <w:ins w:id="4780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0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0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03" w:author="KIM, Jason" w:date="2019-04-02T13:39:00Z"/>
                <w:rFonts w:ascii="Calibri" w:eastAsia="Times New Roman" w:hAnsi="Calibri" w:cs="Calibri"/>
                <w:color w:val="000000"/>
                <w:lang w:eastAsia="en-AU"/>
              </w:rPr>
            </w:pPr>
            <w:ins w:id="47804" w:author="KIM, Jason" w:date="2019-04-02T13:39:00Z">
              <w:r w:rsidRPr="0056388D">
                <w:rPr>
                  <w:rFonts w:ascii="Calibri" w:eastAsia="Times New Roman" w:hAnsi="Calibri" w:cs="Calibri"/>
                  <w:color w:val="000000"/>
                  <w:lang w:eastAsia="en-AU"/>
                </w:rPr>
                <w:t>DXE2190</w:t>
              </w:r>
            </w:ins>
          </w:p>
        </w:tc>
        <w:tc>
          <w:tcPr>
            <w:tcW w:w="793" w:type="pct"/>
            <w:noWrap/>
            <w:hideMark/>
          </w:tcPr>
          <w:p w:rsidR="00110C18" w:rsidRPr="0056388D" w:rsidRDefault="00110C18" w:rsidP="00063728">
            <w:pPr>
              <w:rPr>
                <w:ins w:id="47805" w:author="KIM, Jason" w:date="2019-04-02T13:39:00Z"/>
                <w:rFonts w:ascii="Calibri" w:eastAsia="Times New Roman" w:hAnsi="Calibri" w:cs="Calibri"/>
                <w:color w:val="000000"/>
                <w:lang w:eastAsia="en-AU"/>
              </w:rPr>
            </w:pPr>
            <w:ins w:id="4780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07" w:author="KIM, Jason" w:date="2019-04-02T13:39:00Z"/>
                <w:rFonts w:ascii="Calibri" w:eastAsia="Times New Roman" w:hAnsi="Calibri" w:cs="Calibri"/>
                <w:color w:val="000000"/>
                <w:lang w:eastAsia="en-AU"/>
              </w:rPr>
            </w:pPr>
            <w:ins w:id="47808" w:author="KIM, Jason" w:date="2019-04-02T13:39:00Z">
              <w:r w:rsidRPr="0056388D">
                <w:rPr>
                  <w:rFonts w:ascii="Calibri" w:eastAsia="Times New Roman" w:hAnsi="Calibri" w:cs="Calibri"/>
                  <w:color w:val="000000"/>
                  <w:lang w:eastAsia="en-AU"/>
                </w:rPr>
                <w:t>Chainage 8178</w:t>
              </w:r>
            </w:ins>
          </w:p>
        </w:tc>
        <w:tc>
          <w:tcPr>
            <w:tcW w:w="818" w:type="pct"/>
            <w:noWrap/>
            <w:hideMark/>
          </w:tcPr>
          <w:p w:rsidR="00110C18" w:rsidRPr="0056388D" w:rsidRDefault="00110C18" w:rsidP="00063728">
            <w:pPr>
              <w:jc w:val="right"/>
              <w:rPr>
                <w:ins w:id="47809" w:author="KIM, Jason" w:date="2019-04-02T13:39:00Z"/>
                <w:rFonts w:ascii="Calibri" w:eastAsia="Times New Roman" w:hAnsi="Calibri" w:cs="Calibri"/>
                <w:color w:val="000000"/>
                <w:lang w:eastAsia="en-AU"/>
              </w:rPr>
            </w:pPr>
            <w:ins w:id="47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11" w:author="KIM, Jason" w:date="2019-04-02T13:39:00Z"/>
        </w:trPr>
        <w:tc>
          <w:tcPr>
            <w:tcW w:w="758" w:type="pct"/>
            <w:vMerge/>
            <w:hideMark/>
          </w:tcPr>
          <w:p w:rsidR="00110C18" w:rsidRPr="0056388D" w:rsidRDefault="00110C18" w:rsidP="00063728">
            <w:pPr>
              <w:rPr>
                <w:ins w:id="4781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1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1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15" w:author="KIM, Jason" w:date="2019-04-02T13:39:00Z"/>
                <w:rFonts w:ascii="Calibri" w:eastAsia="Times New Roman" w:hAnsi="Calibri" w:cs="Calibri"/>
                <w:color w:val="000000"/>
                <w:lang w:eastAsia="en-AU"/>
              </w:rPr>
            </w:pPr>
            <w:ins w:id="47816" w:author="KIM, Jason" w:date="2019-04-02T13:39:00Z">
              <w:r w:rsidRPr="0056388D">
                <w:rPr>
                  <w:rFonts w:ascii="Calibri" w:eastAsia="Times New Roman" w:hAnsi="Calibri" w:cs="Calibri"/>
                  <w:color w:val="000000"/>
                  <w:lang w:eastAsia="en-AU"/>
                </w:rPr>
                <w:t>DXE2191</w:t>
              </w:r>
            </w:ins>
          </w:p>
        </w:tc>
        <w:tc>
          <w:tcPr>
            <w:tcW w:w="793" w:type="pct"/>
            <w:noWrap/>
            <w:hideMark/>
          </w:tcPr>
          <w:p w:rsidR="00110C18" w:rsidRPr="0056388D" w:rsidRDefault="00110C18" w:rsidP="00063728">
            <w:pPr>
              <w:rPr>
                <w:ins w:id="47817" w:author="KIM, Jason" w:date="2019-04-02T13:39:00Z"/>
                <w:rFonts w:ascii="Calibri" w:eastAsia="Times New Roman" w:hAnsi="Calibri" w:cs="Calibri"/>
                <w:color w:val="000000"/>
                <w:lang w:eastAsia="en-AU"/>
              </w:rPr>
            </w:pPr>
            <w:ins w:id="4781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19" w:author="KIM, Jason" w:date="2019-04-02T13:39:00Z"/>
                <w:rFonts w:ascii="Calibri" w:eastAsia="Times New Roman" w:hAnsi="Calibri" w:cs="Calibri"/>
                <w:color w:val="000000"/>
                <w:lang w:eastAsia="en-AU"/>
              </w:rPr>
            </w:pPr>
            <w:ins w:id="47820" w:author="KIM, Jason" w:date="2019-04-02T13:39:00Z">
              <w:r w:rsidRPr="0056388D">
                <w:rPr>
                  <w:rFonts w:ascii="Calibri" w:eastAsia="Times New Roman" w:hAnsi="Calibri" w:cs="Calibri"/>
                  <w:color w:val="000000"/>
                  <w:lang w:eastAsia="en-AU"/>
                </w:rPr>
                <w:t>Chainage 8188</w:t>
              </w:r>
            </w:ins>
          </w:p>
        </w:tc>
        <w:tc>
          <w:tcPr>
            <w:tcW w:w="818" w:type="pct"/>
            <w:noWrap/>
            <w:hideMark/>
          </w:tcPr>
          <w:p w:rsidR="00110C18" w:rsidRPr="0056388D" w:rsidRDefault="00110C18" w:rsidP="00063728">
            <w:pPr>
              <w:jc w:val="right"/>
              <w:rPr>
                <w:ins w:id="47821" w:author="KIM, Jason" w:date="2019-04-02T13:39:00Z"/>
                <w:rFonts w:ascii="Calibri" w:eastAsia="Times New Roman" w:hAnsi="Calibri" w:cs="Calibri"/>
                <w:color w:val="000000"/>
                <w:lang w:eastAsia="en-AU"/>
              </w:rPr>
            </w:pPr>
            <w:ins w:id="478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23" w:author="KIM, Jason" w:date="2019-04-02T13:39:00Z"/>
        </w:trPr>
        <w:tc>
          <w:tcPr>
            <w:tcW w:w="758" w:type="pct"/>
            <w:vMerge/>
            <w:hideMark/>
          </w:tcPr>
          <w:p w:rsidR="00110C18" w:rsidRPr="0056388D" w:rsidRDefault="00110C18" w:rsidP="00063728">
            <w:pPr>
              <w:rPr>
                <w:ins w:id="478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27" w:author="KIM, Jason" w:date="2019-04-02T13:39:00Z"/>
                <w:rFonts w:ascii="Calibri" w:eastAsia="Times New Roman" w:hAnsi="Calibri" w:cs="Calibri"/>
                <w:color w:val="000000"/>
                <w:lang w:eastAsia="en-AU"/>
              </w:rPr>
            </w:pPr>
            <w:ins w:id="47828" w:author="KIM, Jason" w:date="2019-04-02T13:39:00Z">
              <w:r w:rsidRPr="0056388D">
                <w:rPr>
                  <w:rFonts w:ascii="Calibri" w:eastAsia="Times New Roman" w:hAnsi="Calibri" w:cs="Calibri"/>
                  <w:color w:val="000000"/>
                  <w:lang w:eastAsia="en-AU"/>
                </w:rPr>
                <w:t>DXE2192</w:t>
              </w:r>
            </w:ins>
          </w:p>
        </w:tc>
        <w:tc>
          <w:tcPr>
            <w:tcW w:w="793" w:type="pct"/>
            <w:noWrap/>
            <w:hideMark/>
          </w:tcPr>
          <w:p w:rsidR="00110C18" w:rsidRPr="0056388D" w:rsidRDefault="00110C18" w:rsidP="00063728">
            <w:pPr>
              <w:rPr>
                <w:ins w:id="47829" w:author="KIM, Jason" w:date="2019-04-02T13:39:00Z"/>
                <w:rFonts w:ascii="Calibri" w:eastAsia="Times New Roman" w:hAnsi="Calibri" w:cs="Calibri"/>
                <w:color w:val="000000"/>
                <w:lang w:eastAsia="en-AU"/>
              </w:rPr>
            </w:pPr>
            <w:ins w:id="4783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31" w:author="KIM, Jason" w:date="2019-04-02T13:39:00Z"/>
                <w:rFonts w:ascii="Calibri" w:eastAsia="Times New Roman" w:hAnsi="Calibri" w:cs="Calibri"/>
                <w:color w:val="000000"/>
                <w:lang w:eastAsia="en-AU"/>
              </w:rPr>
            </w:pPr>
            <w:ins w:id="47832" w:author="KIM, Jason" w:date="2019-04-02T13:39:00Z">
              <w:r w:rsidRPr="0056388D">
                <w:rPr>
                  <w:rFonts w:ascii="Calibri" w:eastAsia="Times New Roman" w:hAnsi="Calibri" w:cs="Calibri"/>
                  <w:color w:val="000000"/>
                  <w:lang w:eastAsia="en-AU"/>
                </w:rPr>
                <w:t>Chainage 8197</w:t>
              </w:r>
            </w:ins>
          </w:p>
        </w:tc>
        <w:tc>
          <w:tcPr>
            <w:tcW w:w="818" w:type="pct"/>
            <w:noWrap/>
            <w:hideMark/>
          </w:tcPr>
          <w:p w:rsidR="00110C18" w:rsidRPr="0056388D" w:rsidRDefault="00110C18" w:rsidP="00063728">
            <w:pPr>
              <w:jc w:val="right"/>
              <w:rPr>
                <w:ins w:id="47833" w:author="KIM, Jason" w:date="2019-04-02T13:39:00Z"/>
                <w:rFonts w:ascii="Calibri" w:eastAsia="Times New Roman" w:hAnsi="Calibri" w:cs="Calibri"/>
                <w:color w:val="000000"/>
                <w:lang w:eastAsia="en-AU"/>
              </w:rPr>
            </w:pPr>
            <w:ins w:id="478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35" w:author="KIM, Jason" w:date="2019-04-02T13:39:00Z"/>
        </w:trPr>
        <w:tc>
          <w:tcPr>
            <w:tcW w:w="758" w:type="pct"/>
            <w:vMerge/>
            <w:hideMark/>
          </w:tcPr>
          <w:p w:rsidR="00110C18" w:rsidRPr="0056388D" w:rsidRDefault="00110C18" w:rsidP="00063728">
            <w:pPr>
              <w:rPr>
                <w:ins w:id="478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39" w:author="KIM, Jason" w:date="2019-04-02T13:39:00Z"/>
                <w:rFonts w:ascii="Calibri" w:eastAsia="Times New Roman" w:hAnsi="Calibri" w:cs="Calibri"/>
                <w:color w:val="000000"/>
                <w:lang w:eastAsia="en-AU"/>
              </w:rPr>
            </w:pPr>
            <w:ins w:id="47840" w:author="KIM, Jason" w:date="2019-04-02T13:39:00Z">
              <w:r w:rsidRPr="0056388D">
                <w:rPr>
                  <w:rFonts w:ascii="Calibri" w:eastAsia="Times New Roman" w:hAnsi="Calibri" w:cs="Calibri"/>
                  <w:color w:val="000000"/>
                  <w:lang w:eastAsia="en-AU"/>
                </w:rPr>
                <w:t>DXE2193</w:t>
              </w:r>
            </w:ins>
          </w:p>
        </w:tc>
        <w:tc>
          <w:tcPr>
            <w:tcW w:w="793" w:type="pct"/>
            <w:noWrap/>
            <w:hideMark/>
          </w:tcPr>
          <w:p w:rsidR="00110C18" w:rsidRPr="0056388D" w:rsidRDefault="00110C18" w:rsidP="00063728">
            <w:pPr>
              <w:rPr>
                <w:ins w:id="47841" w:author="KIM, Jason" w:date="2019-04-02T13:39:00Z"/>
                <w:rFonts w:ascii="Calibri" w:eastAsia="Times New Roman" w:hAnsi="Calibri" w:cs="Calibri"/>
                <w:color w:val="000000"/>
                <w:lang w:eastAsia="en-AU"/>
              </w:rPr>
            </w:pPr>
            <w:ins w:id="478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43" w:author="KIM, Jason" w:date="2019-04-02T13:39:00Z"/>
                <w:rFonts w:ascii="Calibri" w:eastAsia="Times New Roman" w:hAnsi="Calibri" w:cs="Calibri"/>
                <w:color w:val="000000"/>
                <w:lang w:eastAsia="en-AU"/>
              </w:rPr>
            </w:pPr>
            <w:ins w:id="47844" w:author="KIM, Jason" w:date="2019-04-02T13:39:00Z">
              <w:r w:rsidRPr="0056388D">
                <w:rPr>
                  <w:rFonts w:ascii="Calibri" w:eastAsia="Times New Roman" w:hAnsi="Calibri" w:cs="Calibri"/>
                  <w:color w:val="000000"/>
                  <w:lang w:eastAsia="en-AU"/>
                </w:rPr>
                <w:t>Chainage 8207</w:t>
              </w:r>
            </w:ins>
          </w:p>
        </w:tc>
        <w:tc>
          <w:tcPr>
            <w:tcW w:w="818" w:type="pct"/>
            <w:noWrap/>
            <w:hideMark/>
          </w:tcPr>
          <w:p w:rsidR="00110C18" w:rsidRPr="0056388D" w:rsidRDefault="00110C18" w:rsidP="00063728">
            <w:pPr>
              <w:jc w:val="right"/>
              <w:rPr>
                <w:ins w:id="47845" w:author="KIM, Jason" w:date="2019-04-02T13:39:00Z"/>
                <w:rFonts w:ascii="Calibri" w:eastAsia="Times New Roman" w:hAnsi="Calibri" w:cs="Calibri"/>
                <w:color w:val="000000"/>
                <w:lang w:eastAsia="en-AU"/>
              </w:rPr>
            </w:pPr>
            <w:ins w:id="478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47" w:author="KIM, Jason" w:date="2019-04-02T13:39:00Z"/>
        </w:trPr>
        <w:tc>
          <w:tcPr>
            <w:tcW w:w="758" w:type="pct"/>
            <w:vMerge/>
            <w:hideMark/>
          </w:tcPr>
          <w:p w:rsidR="00110C18" w:rsidRPr="0056388D" w:rsidRDefault="00110C18" w:rsidP="00063728">
            <w:pPr>
              <w:rPr>
                <w:ins w:id="478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51" w:author="KIM, Jason" w:date="2019-04-02T13:39:00Z"/>
                <w:rFonts w:ascii="Calibri" w:eastAsia="Times New Roman" w:hAnsi="Calibri" w:cs="Calibri"/>
                <w:color w:val="000000"/>
                <w:lang w:eastAsia="en-AU"/>
              </w:rPr>
            </w:pPr>
            <w:ins w:id="47852" w:author="KIM, Jason" w:date="2019-04-02T13:39:00Z">
              <w:r w:rsidRPr="0056388D">
                <w:rPr>
                  <w:rFonts w:ascii="Calibri" w:eastAsia="Times New Roman" w:hAnsi="Calibri" w:cs="Calibri"/>
                  <w:color w:val="000000"/>
                  <w:lang w:eastAsia="en-AU"/>
                </w:rPr>
                <w:t>DXE2194</w:t>
              </w:r>
            </w:ins>
          </w:p>
        </w:tc>
        <w:tc>
          <w:tcPr>
            <w:tcW w:w="793" w:type="pct"/>
            <w:noWrap/>
            <w:hideMark/>
          </w:tcPr>
          <w:p w:rsidR="00110C18" w:rsidRPr="0056388D" w:rsidRDefault="00110C18" w:rsidP="00063728">
            <w:pPr>
              <w:rPr>
                <w:ins w:id="47853" w:author="KIM, Jason" w:date="2019-04-02T13:39:00Z"/>
                <w:rFonts w:ascii="Calibri" w:eastAsia="Times New Roman" w:hAnsi="Calibri" w:cs="Calibri"/>
                <w:color w:val="000000"/>
                <w:lang w:eastAsia="en-AU"/>
              </w:rPr>
            </w:pPr>
            <w:ins w:id="478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55" w:author="KIM, Jason" w:date="2019-04-02T13:39:00Z"/>
                <w:rFonts w:ascii="Calibri" w:eastAsia="Times New Roman" w:hAnsi="Calibri" w:cs="Calibri"/>
                <w:color w:val="000000"/>
                <w:lang w:eastAsia="en-AU"/>
              </w:rPr>
            </w:pPr>
            <w:ins w:id="47856" w:author="KIM, Jason" w:date="2019-04-02T13:39:00Z">
              <w:r w:rsidRPr="0056388D">
                <w:rPr>
                  <w:rFonts w:ascii="Calibri" w:eastAsia="Times New Roman" w:hAnsi="Calibri" w:cs="Calibri"/>
                  <w:color w:val="000000"/>
                  <w:lang w:eastAsia="en-AU"/>
                </w:rPr>
                <w:t>Chainage 8217</w:t>
              </w:r>
            </w:ins>
          </w:p>
        </w:tc>
        <w:tc>
          <w:tcPr>
            <w:tcW w:w="818" w:type="pct"/>
            <w:noWrap/>
            <w:hideMark/>
          </w:tcPr>
          <w:p w:rsidR="00110C18" w:rsidRPr="0056388D" w:rsidRDefault="00110C18" w:rsidP="00063728">
            <w:pPr>
              <w:jc w:val="right"/>
              <w:rPr>
                <w:ins w:id="47857" w:author="KIM, Jason" w:date="2019-04-02T13:39:00Z"/>
                <w:rFonts w:ascii="Calibri" w:eastAsia="Times New Roman" w:hAnsi="Calibri" w:cs="Calibri"/>
                <w:color w:val="000000"/>
                <w:lang w:eastAsia="en-AU"/>
              </w:rPr>
            </w:pPr>
            <w:ins w:id="478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59" w:author="KIM, Jason" w:date="2019-04-02T13:39:00Z"/>
        </w:trPr>
        <w:tc>
          <w:tcPr>
            <w:tcW w:w="758" w:type="pct"/>
            <w:vMerge w:val="restart"/>
            <w:noWrap/>
            <w:hideMark/>
          </w:tcPr>
          <w:p w:rsidR="00110C18" w:rsidRPr="0056388D" w:rsidRDefault="00110C18" w:rsidP="00063728">
            <w:pPr>
              <w:rPr>
                <w:ins w:id="47860" w:author="KIM, Jason" w:date="2019-04-02T13:39:00Z"/>
                <w:rFonts w:ascii="Calibri" w:eastAsia="Times New Roman" w:hAnsi="Calibri" w:cs="Calibri"/>
                <w:color w:val="000000"/>
                <w:lang w:eastAsia="en-AU"/>
              </w:rPr>
            </w:pPr>
            <w:ins w:id="47861" w:author="KIM, Jason" w:date="2019-04-02T13:39:00Z">
              <w:r w:rsidRPr="0056388D">
                <w:rPr>
                  <w:rFonts w:ascii="Calibri" w:eastAsia="Times New Roman" w:hAnsi="Calibri" w:cs="Calibri"/>
                  <w:color w:val="000000"/>
                  <w:lang w:eastAsia="en-AU"/>
                </w:rPr>
                <w:t>DXE64K1x</w:t>
              </w:r>
            </w:ins>
          </w:p>
        </w:tc>
        <w:tc>
          <w:tcPr>
            <w:tcW w:w="648" w:type="pct"/>
            <w:vMerge w:val="restart"/>
            <w:noWrap/>
            <w:hideMark/>
          </w:tcPr>
          <w:p w:rsidR="00110C18" w:rsidRPr="0056388D" w:rsidRDefault="00110C18" w:rsidP="00063728">
            <w:pPr>
              <w:rPr>
                <w:ins w:id="47862" w:author="KIM, Jason" w:date="2019-04-02T13:39:00Z"/>
                <w:rFonts w:ascii="Calibri" w:eastAsia="Times New Roman" w:hAnsi="Calibri" w:cs="Calibri"/>
                <w:color w:val="000000"/>
                <w:lang w:eastAsia="en-AU"/>
              </w:rPr>
            </w:pPr>
            <w:ins w:id="47863" w:author="KIM, Jason" w:date="2019-04-02T13:39:00Z">
              <w:r w:rsidRPr="0056388D">
                <w:rPr>
                  <w:rFonts w:ascii="Calibri" w:eastAsia="Times New Roman" w:hAnsi="Calibri" w:cs="Calibri"/>
                  <w:color w:val="000000"/>
                  <w:lang w:eastAsia="en-AU"/>
                </w:rPr>
                <w:t>ELZ10358</w:t>
              </w:r>
            </w:ins>
          </w:p>
        </w:tc>
        <w:tc>
          <w:tcPr>
            <w:tcW w:w="516" w:type="pct"/>
            <w:vMerge w:val="restart"/>
            <w:noWrap/>
            <w:hideMark/>
          </w:tcPr>
          <w:p w:rsidR="00110C18" w:rsidRPr="0056388D" w:rsidRDefault="00110C18" w:rsidP="00063728">
            <w:pPr>
              <w:rPr>
                <w:ins w:id="47864" w:author="KIM, Jason" w:date="2019-04-02T13:39:00Z"/>
                <w:rFonts w:ascii="Calibri" w:eastAsia="Times New Roman" w:hAnsi="Calibri" w:cs="Calibri"/>
                <w:color w:val="000000"/>
                <w:lang w:eastAsia="en-AU"/>
              </w:rPr>
            </w:pPr>
            <w:ins w:id="47865"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866" w:author="KIM, Jason" w:date="2019-04-02T13:39:00Z"/>
                <w:rFonts w:ascii="Calibri" w:eastAsia="Times New Roman" w:hAnsi="Calibri" w:cs="Calibri"/>
                <w:color w:val="000000"/>
                <w:lang w:eastAsia="en-AU"/>
              </w:rPr>
            </w:pPr>
            <w:ins w:id="47867" w:author="KIM, Jason" w:date="2019-04-02T13:39:00Z">
              <w:r w:rsidRPr="0056388D">
                <w:rPr>
                  <w:rFonts w:ascii="Calibri" w:eastAsia="Times New Roman" w:hAnsi="Calibri" w:cs="Calibri"/>
                  <w:color w:val="000000"/>
                  <w:lang w:eastAsia="en-AU"/>
                </w:rPr>
                <w:t>DXE1199</w:t>
              </w:r>
            </w:ins>
          </w:p>
        </w:tc>
        <w:tc>
          <w:tcPr>
            <w:tcW w:w="793" w:type="pct"/>
            <w:noWrap/>
            <w:hideMark/>
          </w:tcPr>
          <w:p w:rsidR="00110C18" w:rsidRPr="0056388D" w:rsidRDefault="00110C18" w:rsidP="00063728">
            <w:pPr>
              <w:rPr>
                <w:ins w:id="47868" w:author="KIM, Jason" w:date="2019-04-02T13:39:00Z"/>
                <w:rFonts w:ascii="Calibri" w:eastAsia="Times New Roman" w:hAnsi="Calibri" w:cs="Calibri"/>
                <w:color w:val="000000"/>
                <w:lang w:eastAsia="en-AU"/>
              </w:rPr>
            </w:pPr>
            <w:ins w:id="478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70" w:author="KIM, Jason" w:date="2019-04-02T13:39:00Z"/>
                <w:rFonts w:ascii="Calibri" w:eastAsia="Times New Roman" w:hAnsi="Calibri" w:cs="Calibri"/>
                <w:color w:val="000000"/>
                <w:lang w:eastAsia="en-AU"/>
              </w:rPr>
            </w:pPr>
            <w:ins w:id="47871" w:author="KIM, Jason" w:date="2019-04-02T13:39:00Z">
              <w:r w:rsidRPr="0056388D">
                <w:rPr>
                  <w:rFonts w:ascii="Calibri" w:eastAsia="Times New Roman" w:hAnsi="Calibri" w:cs="Calibri"/>
                  <w:color w:val="000000"/>
                  <w:lang w:eastAsia="en-AU"/>
                </w:rPr>
                <w:t>Chainage 8508</w:t>
              </w:r>
            </w:ins>
          </w:p>
        </w:tc>
        <w:tc>
          <w:tcPr>
            <w:tcW w:w="818" w:type="pct"/>
            <w:noWrap/>
            <w:hideMark/>
          </w:tcPr>
          <w:p w:rsidR="00110C18" w:rsidRPr="0056388D" w:rsidRDefault="00110C18" w:rsidP="00063728">
            <w:pPr>
              <w:jc w:val="right"/>
              <w:rPr>
                <w:ins w:id="47872" w:author="KIM, Jason" w:date="2019-04-02T13:39:00Z"/>
                <w:rFonts w:ascii="Calibri" w:eastAsia="Times New Roman" w:hAnsi="Calibri" w:cs="Calibri"/>
                <w:color w:val="000000"/>
                <w:lang w:eastAsia="en-AU"/>
              </w:rPr>
            </w:pPr>
            <w:ins w:id="478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74" w:author="KIM, Jason" w:date="2019-04-02T13:39:00Z"/>
        </w:trPr>
        <w:tc>
          <w:tcPr>
            <w:tcW w:w="758" w:type="pct"/>
            <w:vMerge/>
            <w:hideMark/>
          </w:tcPr>
          <w:p w:rsidR="00110C18" w:rsidRPr="0056388D" w:rsidRDefault="00110C18" w:rsidP="00063728">
            <w:pPr>
              <w:rPr>
                <w:ins w:id="478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78" w:author="KIM, Jason" w:date="2019-04-02T13:39:00Z"/>
                <w:rFonts w:ascii="Calibri" w:eastAsia="Times New Roman" w:hAnsi="Calibri" w:cs="Calibri"/>
                <w:color w:val="000000"/>
                <w:lang w:eastAsia="en-AU"/>
              </w:rPr>
            </w:pPr>
            <w:ins w:id="47879" w:author="KIM, Jason" w:date="2019-04-02T13:39:00Z">
              <w:r w:rsidRPr="0056388D">
                <w:rPr>
                  <w:rFonts w:ascii="Calibri" w:eastAsia="Times New Roman" w:hAnsi="Calibri" w:cs="Calibri"/>
                  <w:color w:val="000000"/>
                  <w:lang w:eastAsia="en-AU"/>
                </w:rPr>
                <w:t>DXE1200</w:t>
              </w:r>
            </w:ins>
          </w:p>
        </w:tc>
        <w:tc>
          <w:tcPr>
            <w:tcW w:w="793" w:type="pct"/>
            <w:noWrap/>
            <w:hideMark/>
          </w:tcPr>
          <w:p w:rsidR="00110C18" w:rsidRPr="0056388D" w:rsidRDefault="00110C18" w:rsidP="00063728">
            <w:pPr>
              <w:rPr>
                <w:ins w:id="47880" w:author="KIM, Jason" w:date="2019-04-02T13:39:00Z"/>
                <w:rFonts w:ascii="Calibri" w:eastAsia="Times New Roman" w:hAnsi="Calibri" w:cs="Calibri"/>
                <w:color w:val="000000"/>
                <w:lang w:eastAsia="en-AU"/>
              </w:rPr>
            </w:pPr>
            <w:ins w:id="4788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82" w:author="KIM, Jason" w:date="2019-04-02T13:39:00Z"/>
                <w:rFonts w:ascii="Calibri" w:eastAsia="Times New Roman" w:hAnsi="Calibri" w:cs="Calibri"/>
                <w:color w:val="000000"/>
                <w:lang w:eastAsia="en-AU"/>
              </w:rPr>
            </w:pPr>
            <w:ins w:id="47883" w:author="KIM, Jason" w:date="2019-04-02T13:39:00Z">
              <w:r w:rsidRPr="0056388D">
                <w:rPr>
                  <w:rFonts w:ascii="Calibri" w:eastAsia="Times New Roman" w:hAnsi="Calibri" w:cs="Calibri"/>
                  <w:color w:val="000000"/>
                  <w:lang w:eastAsia="en-AU"/>
                </w:rPr>
                <w:t>Chainage 8537</w:t>
              </w:r>
            </w:ins>
          </w:p>
        </w:tc>
        <w:tc>
          <w:tcPr>
            <w:tcW w:w="818" w:type="pct"/>
            <w:noWrap/>
            <w:hideMark/>
          </w:tcPr>
          <w:p w:rsidR="00110C18" w:rsidRPr="0056388D" w:rsidRDefault="00110C18" w:rsidP="00063728">
            <w:pPr>
              <w:jc w:val="right"/>
              <w:rPr>
                <w:ins w:id="47884" w:author="KIM, Jason" w:date="2019-04-02T13:39:00Z"/>
                <w:rFonts w:ascii="Calibri" w:eastAsia="Times New Roman" w:hAnsi="Calibri" w:cs="Calibri"/>
                <w:color w:val="000000"/>
                <w:lang w:eastAsia="en-AU"/>
              </w:rPr>
            </w:pPr>
            <w:ins w:id="478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86" w:author="KIM, Jason" w:date="2019-04-02T13:39:00Z"/>
        </w:trPr>
        <w:tc>
          <w:tcPr>
            <w:tcW w:w="758" w:type="pct"/>
            <w:vMerge/>
            <w:hideMark/>
          </w:tcPr>
          <w:p w:rsidR="00110C18" w:rsidRPr="0056388D" w:rsidRDefault="00110C18" w:rsidP="00063728">
            <w:pPr>
              <w:rPr>
                <w:ins w:id="478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90" w:author="KIM, Jason" w:date="2019-04-02T13:39:00Z"/>
                <w:rFonts w:ascii="Calibri" w:eastAsia="Times New Roman" w:hAnsi="Calibri" w:cs="Calibri"/>
                <w:color w:val="000000"/>
                <w:lang w:eastAsia="en-AU"/>
              </w:rPr>
            </w:pPr>
            <w:ins w:id="47891" w:author="KIM, Jason" w:date="2019-04-02T13:39:00Z">
              <w:r w:rsidRPr="0056388D">
                <w:rPr>
                  <w:rFonts w:ascii="Calibri" w:eastAsia="Times New Roman" w:hAnsi="Calibri" w:cs="Calibri"/>
                  <w:color w:val="000000"/>
                  <w:lang w:eastAsia="en-AU"/>
                </w:rPr>
                <w:t>DXE1201</w:t>
              </w:r>
            </w:ins>
          </w:p>
        </w:tc>
        <w:tc>
          <w:tcPr>
            <w:tcW w:w="793" w:type="pct"/>
            <w:noWrap/>
            <w:hideMark/>
          </w:tcPr>
          <w:p w:rsidR="00110C18" w:rsidRPr="0056388D" w:rsidRDefault="00110C18" w:rsidP="00063728">
            <w:pPr>
              <w:rPr>
                <w:ins w:id="47892" w:author="KIM, Jason" w:date="2019-04-02T13:39:00Z"/>
                <w:rFonts w:ascii="Calibri" w:eastAsia="Times New Roman" w:hAnsi="Calibri" w:cs="Calibri"/>
                <w:color w:val="000000"/>
                <w:lang w:eastAsia="en-AU"/>
              </w:rPr>
            </w:pPr>
            <w:ins w:id="478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94" w:author="KIM, Jason" w:date="2019-04-02T13:39:00Z"/>
                <w:rFonts w:ascii="Calibri" w:eastAsia="Times New Roman" w:hAnsi="Calibri" w:cs="Calibri"/>
                <w:color w:val="000000"/>
                <w:lang w:eastAsia="en-AU"/>
              </w:rPr>
            </w:pPr>
            <w:ins w:id="47895" w:author="KIM, Jason" w:date="2019-04-02T13:39:00Z">
              <w:r w:rsidRPr="0056388D">
                <w:rPr>
                  <w:rFonts w:ascii="Calibri" w:eastAsia="Times New Roman" w:hAnsi="Calibri" w:cs="Calibri"/>
                  <w:color w:val="000000"/>
                  <w:lang w:eastAsia="en-AU"/>
                </w:rPr>
                <w:t>Chainage 8566</w:t>
              </w:r>
            </w:ins>
          </w:p>
        </w:tc>
        <w:tc>
          <w:tcPr>
            <w:tcW w:w="818" w:type="pct"/>
            <w:noWrap/>
            <w:hideMark/>
          </w:tcPr>
          <w:p w:rsidR="00110C18" w:rsidRPr="0056388D" w:rsidRDefault="00110C18" w:rsidP="00063728">
            <w:pPr>
              <w:jc w:val="right"/>
              <w:rPr>
                <w:ins w:id="47896" w:author="KIM, Jason" w:date="2019-04-02T13:39:00Z"/>
                <w:rFonts w:ascii="Calibri" w:eastAsia="Times New Roman" w:hAnsi="Calibri" w:cs="Calibri"/>
                <w:color w:val="000000"/>
                <w:lang w:eastAsia="en-AU"/>
              </w:rPr>
            </w:pPr>
            <w:ins w:id="47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98" w:author="KIM, Jason" w:date="2019-04-02T13:39:00Z"/>
        </w:trPr>
        <w:tc>
          <w:tcPr>
            <w:tcW w:w="758" w:type="pct"/>
            <w:vMerge w:val="restart"/>
            <w:noWrap/>
            <w:hideMark/>
          </w:tcPr>
          <w:p w:rsidR="00110C18" w:rsidRPr="0056388D" w:rsidRDefault="00110C18" w:rsidP="00063728">
            <w:pPr>
              <w:rPr>
                <w:ins w:id="47899" w:author="KIM, Jason" w:date="2019-04-02T13:39:00Z"/>
                <w:rFonts w:ascii="Calibri" w:eastAsia="Times New Roman" w:hAnsi="Calibri" w:cs="Calibri"/>
                <w:color w:val="000000"/>
                <w:lang w:eastAsia="en-AU"/>
              </w:rPr>
            </w:pPr>
            <w:ins w:id="47900" w:author="KIM, Jason" w:date="2019-04-02T13:39:00Z">
              <w:r w:rsidRPr="0056388D">
                <w:rPr>
                  <w:rFonts w:ascii="Calibri" w:eastAsia="Times New Roman" w:hAnsi="Calibri" w:cs="Calibri"/>
                  <w:color w:val="000000"/>
                  <w:lang w:eastAsia="en-AU"/>
                </w:rPr>
                <w:t>DXE64K2x</w:t>
              </w:r>
            </w:ins>
          </w:p>
        </w:tc>
        <w:tc>
          <w:tcPr>
            <w:tcW w:w="648" w:type="pct"/>
            <w:vMerge w:val="restart"/>
            <w:noWrap/>
            <w:hideMark/>
          </w:tcPr>
          <w:p w:rsidR="00110C18" w:rsidRPr="0056388D" w:rsidRDefault="00110C18" w:rsidP="00063728">
            <w:pPr>
              <w:rPr>
                <w:ins w:id="47901" w:author="KIM, Jason" w:date="2019-04-02T13:39:00Z"/>
                <w:rFonts w:ascii="Calibri" w:eastAsia="Times New Roman" w:hAnsi="Calibri" w:cs="Calibri"/>
                <w:color w:val="000000"/>
                <w:lang w:eastAsia="en-AU"/>
              </w:rPr>
            </w:pPr>
            <w:ins w:id="47902" w:author="KIM, Jason" w:date="2019-04-02T13:39:00Z">
              <w:r w:rsidRPr="0056388D">
                <w:rPr>
                  <w:rFonts w:ascii="Calibri" w:eastAsia="Times New Roman" w:hAnsi="Calibri" w:cs="Calibri"/>
                  <w:color w:val="000000"/>
                  <w:lang w:eastAsia="en-AU"/>
                </w:rPr>
                <w:t>ELZ10354</w:t>
              </w:r>
            </w:ins>
          </w:p>
        </w:tc>
        <w:tc>
          <w:tcPr>
            <w:tcW w:w="516" w:type="pct"/>
            <w:vMerge w:val="restart"/>
            <w:noWrap/>
            <w:hideMark/>
          </w:tcPr>
          <w:p w:rsidR="00110C18" w:rsidRPr="0056388D" w:rsidRDefault="00110C18" w:rsidP="00063728">
            <w:pPr>
              <w:rPr>
                <w:ins w:id="47903" w:author="KIM, Jason" w:date="2019-04-02T13:39:00Z"/>
                <w:rFonts w:ascii="Calibri" w:eastAsia="Times New Roman" w:hAnsi="Calibri" w:cs="Calibri"/>
                <w:color w:val="000000"/>
                <w:lang w:eastAsia="en-AU"/>
              </w:rPr>
            </w:pPr>
            <w:ins w:id="47904"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05" w:author="KIM, Jason" w:date="2019-04-02T13:39:00Z"/>
                <w:rFonts w:ascii="Calibri" w:eastAsia="Times New Roman" w:hAnsi="Calibri" w:cs="Calibri"/>
                <w:color w:val="000000"/>
                <w:lang w:eastAsia="en-AU"/>
              </w:rPr>
            </w:pPr>
            <w:ins w:id="47906" w:author="KIM, Jason" w:date="2019-04-02T13:39:00Z">
              <w:r w:rsidRPr="0056388D">
                <w:rPr>
                  <w:rFonts w:ascii="Calibri" w:eastAsia="Times New Roman" w:hAnsi="Calibri" w:cs="Calibri"/>
                  <w:color w:val="000000"/>
                  <w:lang w:eastAsia="en-AU"/>
                </w:rPr>
                <w:t>DXE1196</w:t>
              </w:r>
            </w:ins>
          </w:p>
        </w:tc>
        <w:tc>
          <w:tcPr>
            <w:tcW w:w="793" w:type="pct"/>
            <w:noWrap/>
            <w:hideMark/>
          </w:tcPr>
          <w:p w:rsidR="00110C18" w:rsidRPr="0056388D" w:rsidRDefault="00110C18" w:rsidP="00063728">
            <w:pPr>
              <w:rPr>
                <w:ins w:id="47907" w:author="KIM, Jason" w:date="2019-04-02T13:39:00Z"/>
                <w:rFonts w:ascii="Calibri" w:eastAsia="Times New Roman" w:hAnsi="Calibri" w:cs="Calibri"/>
                <w:color w:val="000000"/>
                <w:lang w:eastAsia="en-AU"/>
              </w:rPr>
            </w:pPr>
            <w:ins w:id="4790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09" w:author="KIM, Jason" w:date="2019-04-02T13:39:00Z"/>
                <w:rFonts w:ascii="Calibri" w:eastAsia="Times New Roman" w:hAnsi="Calibri" w:cs="Calibri"/>
                <w:color w:val="000000"/>
                <w:lang w:eastAsia="en-AU"/>
              </w:rPr>
            </w:pPr>
            <w:ins w:id="47910" w:author="KIM, Jason" w:date="2019-04-02T13:39:00Z">
              <w:r w:rsidRPr="0056388D">
                <w:rPr>
                  <w:rFonts w:ascii="Calibri" w:eastAsia="Times New Roman" w:hAnsi="Calibri" w:cs="Calibri"/>
                  <w:color w:val="000000"/>
                  <w:lang w:eastAsia="en-AU"/>
                </w:rPr>
                <w:t>Chainage 8390</w:t>
              </w:r>
            </w:ins>
          </w:p>
        </w:tc>
        <w:tc>
          <w:tcPr>
            <w:tcW w:w="818" w:type="pct"/>
            <w:noWrap/>
            <w:hideMark/>
          </w:tcPr>
          <w:p w:rsidR="00110C18" w:rsidRPr="0056388D" w:rsidRDefault="00110C18" w:rsidP="00063728">
            <w:pPr>
              <w:jc w:val="right"/>
              <w:rPr>
                <w:ins w:id="47911" w:author="KIM, Jason" w:date="2019-04-02T13:39:00Z"/>
                <w:rFonts w:ascii="Calibri" w:eastAsia="Times New Roman" w:hAnsi="Calibri" w:cs="Calibri"/>
                <w:color w:val="000000"/>
                <w:lang w:eastAsia="en-AU"/>
              </w:rPr>
            </w:pPr>
            <w:ins w:id="479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13" w:author="KIM, Jason" w:date="2019-04-02T13:39:00Z"/>
        </w:trPr>
        <w:tc>
          <w:tcPr>
            <w:tcW w:w="758" w:type="pct"/>
            <w:vMerge/>
            <w:hideMark/>
          </w:tcPr>
          <w:p w:rsidR="00110C18" w:rsidRPr="0056388D" w:rsidRDefault="00110C18" w:rsidP="00063728">
            <w:pPr>
              <w:rPr>
                <w:ins w:id="479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17" w:author="KIM, Jason" w:date="2019-04-02T13:39:00Z"/>
                <w:rFonts w:ascii="Calibri" w:eastAsia="Times New Roman" w:hAnsi="Calibri" w:cs="Calibri"/>
                <w:color w:val="000000"/>
                <w:lang w:eastAsia="en-AU"/>
              </w:rPr>
            </w:pPr>
            <w:ins w:id="47918" w:author="KIM, Jason" w:date="2019-04-02T13:39:00Z">
              <w:r w:rsidRPr="0056388D">
                <w:rPr>
                  <w:rFonts w:ascii="Calibri" w:eastAsia="Times New Roman" w:hAnsi="Calibri" w:cs="Calibri"/>
                  <w:color w:val="000000"/>
                  <w:lang w:eastAsia="en-AU"/>
                </w:rPr>
                <w:t>DXE1197</w:t>
              </w:r>
            </w:ins>
          </w:p>
        </w:tc>
        <w:tc>
          <w:tcPr>
            <w:tcW w:w="793" w:type="pct"/>
            <w:noWrap/>
            <w:hideMark/>
          </w:tcPr>
          <w:p w:rsidR="00110C18" w:rsidRPr="0056388D" w:rsidRDefault="00110C18" w:rsidP="00063728">
            <w:pPr>
              <w:rPr>
                <w:ins w:id="47919" w:author="KIM, Jason" w:date="2019-04-02T13:39:00Z"/>
                <w:rFonts w:ascii="Calibri" w:eastAsia="Times New Roman" w:hAnsi="Calibri" w:cs="Calibri"/>
                <w:color w:val="000000"/>
                <w:lang w:eastAsia="en-AU"/>
              </w:rPr>
            </w:pPr>
            <w:ins w:id="4792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21" w:author="KIM, Jason" w:date="2019-04-02T13:39:00Z"/>
                <w:rFonts w:ascii="Calibri" w:eastAsia="Times New Roman" w:hAnsi="Calibri" w:cs="Calibri"/>
                <w:color w:val="000000"/>
                <w:lang w:eastAsia="en-AU"/>
              </w:rPr>
            </w:pPr>
            <w:ins w:id="47922" w:author="KIM, Jason" w:date="2019-04-02T13:39:00Z">
              <w:r w:rsidRPr="0056388D">
                <w:rPr>
                  <w:rFonts w:ascii="Calibri" w:eastAsia="Times New Roman" w:hAnsi="Calibri" w:cs="Calibri"/>
                  <w:color w:val="000000"/>
                  <w:lang w:eastAsia="en-AU"/>
                </w:rPr>
                <w:t>Chainage 8419</w:t>
              </w:r>
            </w:ins>
          </w:p>
        </w:tc>
        <w:tc>
          <w:tcPr>
            <w:tcW w:w="818" w:type="pct"/>
            <w:noWrap/>
            <w:hideMark/>
          </w:tcPr>
          <w:p w:rsidR="00110C18" w:rsidRPr="0056388D" w:rsidRDefault="00110C18" w:rsidP="00063728">
            <w:pPr>
              <w:jc w:val="right"/>
              <w:rPr>
                <w:ins w:id="47923" w:author="KIM, Jason" w:date="2019-04-02T13:39:00Z"/>
                <w:rFonts w:ascii="Calibri" w:eastAsia="Times New Roman" w:hAnsi="Calibri" w:cs="Calibri"/>
                <w:color w:val="000000"/>
                <w:lang w:eastAsia="en-AU"/>
              </w:rPr>
            </w:pPr>
            <w:ins w:id="47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25" w:author="KIM, Jason" w:date="2019-04-02T13:39:00Z"/>
        </w:trPr>
        <w:tc>
          <w:tcPr>
            <w:tcW w:w="758" w:type="pct"/>
            <w:vMerge/>
            <w:hideMark/>
          </w:tcPr>
          <w:p w:rsidR="00110C18" w:rsidRPr="0056388D" w:rsidRDefault="00110C18" w:rsidP="00063728">
            <w:pPr>
              <w:rPr>
                <w:ins w:id="479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29" w:author="KIM, Jason" w:date="2019-04-02T13:39:00Z"/>
                <w:rFonts w:ascii="Calibri" w:eastAsia="Times New Roman" w:hAnsi="Calibri" w:cs="Calibri"/>
                <w:color w:val="000000"/>
                <w:lang w:eastAsia="en-AU"/>
              </w:rPr>
            </w:pPr>
            <w:ins w:id="47930" w:author="KIM, Jason" w:date="2019-04-02T13:39:00Z">
              <w:r w:rsidRPr="0056388D">
                <w:rPr>
                  <w:rFonts w:ascii="Calibri" w:eastAsia="Times New Roman" w:hAnsi="Calibri" w:cs="Calibri"/>
                  <w:color w:val="000000"/>
                  <w:lang w:eastAsia="en-AU"/>
                </w:rPr>
                <w:t>DXE1198</w:t>
              </w:r>
            </w:ins>
          </w:p>
        </w:tc>
        <w:tc>
          <w:tcPr>
            <w:tcW w:w="793" w:type="pct"/>
            <w:noWrap/>
            <w:hideMark/>
          </w:tcPr>
          <w:p w:rsidR="00110C18" w:rsidRPr="0056388D" w:rsidRDefault="00110C18" w:rsidP="00063728">
            <w:pPr>
              <w:rPr>
                <w:ins w:id="47931" w:author="KIM, Jason" w:date="2019-04-02T13:39:00Z"/>
                <w:rFonts w:ascii="Calibri" w:eastAsia="Times New Roman" w:hAnsi="Calibri" w:cs="Calibri"/>
                <w:color w:val="000000"/>
                <w:lang w:eastAsia="en-AU"/>
              </w:rPr>
            </w:pPr>
            <w:ins w:id="479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33" w:author="KIM, Jason" w:date="2019-04-02T13:39:00Z"/>
                <w:rFonts w:ascii="Calibri" w:eastAsia="Times New Roman" w:hAnsi="Calibri" w:cs="Calibri"/>
                <w:color w:val="000000"/>
                <w:lang w:eastAsia="en-AU"/>
              </w:rPr>
            </w:pPr>
            <w:ins w:id="47934" w:author="KIM, Jason" w:date="2019-04-02T13:39:00Z">
              <w:r w:rsidRPr="0056388D">
                <w:rPr>
                  <w:rFonts w:ascii="Calibri" w:eastAsia="Times New Roman" w:hAnsi="Calibri" w:cs="Calibri"/>
                  <w:color w:val="000000"/>
                  <w:lang w:eastAsia="en-AU"/>
                </w:rPr>
                <w:t>Chainage 8448</w:t>
              </w:r>
            </w:ins>
          </w:p>
        </w:tc>
        <w:tc>
          <w:tcPr>
            <w:tcW w:w="818" w:type="pct"/>
            <w:noWrap/>
            <w:hideMark/>
          </w:tcPr>
          <w:p w:rsidR="00110C18" w:rsidRPr="0056388D" w:rsidRDefault="00110C18" w:rsidP="00063728">
            <w:pPr>
              <w:jc w:val="right"/>
              <w:rPr>
                <w:ins w:id="47935" w:author="KIM, Jason" w:date="2019-04-02T13:39:00Z"/>
                <w:rFonts w:ascii="Calibri" w:eastAsia="Times New Roman" w:hAnsi="Calibri" w:cs="Calibri"/>
                <w:color w:val="000000"/>
                <w:lang w:eastAsia="en-AU"/>
              </w:rPr>
            </w:pPr>
            <w:ins w:id="47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37" w:author="KIM, Jason" w:date="2019-04-02T13:39:00Z"/>
        </w:trPr>
        <w:tc>
          <w:tcPr>
            <w:tcW w:w="758" w:type="pct"/>
            <w:vMerge w:val="restart"/>
            <w:noWrap/>
            <w:hideMark/>
          </w:tcPr>
          <w:p w:rsidR="00110C18" w:rsidRPr="0056388D" w:rsidRDefault="00110C18" w:rsidP="00063728">
            <w:pPr>
              <w:rPr>
                <w:ins w:id="47938" w:author="KIM, Jason" w:date="2019-04-02T13:39:00Z"/>
                <w:rFonts w:ascii="Calibri" w:eastAsia="Times New Roman" w:hAnsi="Calibri" w:cs="Calibri"/>
                <w:color w:val="000000"/>
                <w:lang w:eastAsia="en-AU"/>
              </w:rPr>
            </w:pPr>
            <w:ins w:id="47939" w:author="KIM, Jason" w:date="2019-04-02T13:39:00Z">
              <w:r w:rsidRPr="0056388D">
                <w:rPr>
                  <w:rFonts w:ascii="Calibri" w:eastAsia="Times New Roman" w:hAnsi="Calibri" w:cs="Calibri"/>
                  <w:color w:val="000000"/>
                  <w:lang w:eastAsia="en-AU"/>
                </w:rPr>
                <w:t>DXE64K3x</w:t>
              </w:r>
            </w:ins>
          </w:p>
        </w:tc>
        <w:tc>
          <w:tcPr>
            <w:tcW w:w="648" w:type="pct"/>
            <w:vMerge w:val="restart"/>
            <w:noWrap/>
            <w:hideMark/>
          </w:tcPr>
          <w:p w:rsidR="00110C18" w:rsidRPr="0056388D" w:rsidRDefault="00110C18" w:rsidP="00063728">
            <w:pPr>
              <w:rPr>
                <w:ins w:id="47940" w:author="KIM, Jason" w:date="2019-04-02T13:39:00Z"/>
                <w:rFonts w:ascii="Calibri" w:eastAsia="Times New Roman" w:hAnsi="Calibri" w:cs="Calibri"/>
                <w:color w:val="000000"/>
                <w:lang w:eastAsia="en-AU"/>
              </w:rPr>
            </w:pPr>
            <w:ins w:id="47941" w:author="KIM, Jason" w:date="2019-04-02T13:39:00Z">
              <w:r w:rsidRPr="0056388D">
                <w:rPr>
                  <w:rFonts w:ascii="Calibri" w:eastAsia="Times New Roman" w:hAnsi="Calibri" w:cs="Calibri"/>
                  <w:color w:val="000000"/>
                  <w:lang w:eastAsia="en-AU"/>
                </w:rPr>
                <w:t>ELZ20358</w:t>
              </w:r>
            </w:ins>
          </w:p>
        </w:tc>
        <w:tc>
          <w:tcPr>
            <w:tcW w:w="516" w:type="pct"/>
            <w:vMerge w:val="restart"/>
            <w:noWrap/>
            <w:hideMark/>
          </w:tcPr>
          <w:p w:rsidR="00110C18" w:rsidRPr="0056388D" w:rsidRDefault="00110C18" w:rsidP="00063728">
            <w:pPr>
              <w:rPr>
                <w:ins w:id="47942" w:author="KIM, Jason" w:date="2019-04-02T13:39:00Z"/>
                <w:rFonts w:ascii="Calibri" w:eastAsia="Times New Roman" w:hAnsi="Calibri" w:cs="Calibri"/>
                <w:color w:val="000000"/>
                <w:lang w:eastAsia="en-AU"/>
              </w:rPr>
            </w:pPr>
            <w:ins w:id="47943"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44" w:author="KIM, Jason" w:date="2019-04-02T13:39:00Z"/>
                <w:rFonts w:ascii="Calibri" w:eastAsia="Times New Roman" w:hAnsi="Calibri" w:cs="Calibri"/>
                <w:color w:val="000000"/>
                <w:lang w:eastAsia="en-AU"/>
              </w:rPr>
            </w:pPr>
            <w:ins w:id="47945" w:author="KIM, Jason" w:date="2019-04-02T13:39:00Z">
              <w:r w:rsidRPr="0056388D">
                <w:rPr>
                  <w:rFonts w:ascii="Calibri" w:eastAsia="Times New Roman" w:hAnsi="Calibri" w:cs="Calibri"/>
                  <w:color w:val="000000"/>
                  <w:lang w:eastAsia="en-AU"/>
                </w:rPr>
                <w:t>DXE2201</w:t>
              </w:r>
            </w:ins>
          </w:p>
        </w:tc>
        <w:tc>
          <w:tcPr>
            <w:tcW w:w="793" w:type="pct"/>
            <w:noWrap/>
            <w:hideMark/>
          </w:tcPr>
          <w:p w:rsidR="00110C18" w:rsidRPr="0056388D" w:rsidRDefault="00110C18" w:rsidP="00063728">
            <w:pPr>
              <w:rPr>
                <w:ins w:id="47946" w:author="KIM, Jason" w:date="2019-04-02T13:39:00Z"/>
                <w:rFonts w:ascii="Calibri" w:eastAsia="Times New Roman" w:hAnsi="Calibri" w:cs="Calibri"/>
                <w:color w:val="000000"/>
                <w:lang w:eastAsia="en-AU"/>
              </w:rPr>
            </w:pPr>
            <w:ins w:id="4794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48" w:author="KIM, Jason" w:date="2019-04-02T13:39:00Z"/>
                <w:rFonts w:ascii="Calibri" w:eastAsia="Times New Roman" w:hAnsi="Calibri" w:cs="Calibri"/>
                <w:color w:val="000000"/>
                <w:lang w:eastAsia="en-AU"/>
              </w:rPr>
            </w:pPr>
            <w:ins w:id="47949" w:author="KIM, Jason" w:date="2019-04-02T13:39:00Z">
              <w:r w:rsidRPr="0056388D">
                <w:rPr>
                  <w:rFonts w:ascii="Calibri" w:eastAsia="Times New Roman" w:hAnsi="Calibri" w:cs="Calibri"/>
                  <w:color w:val="000000"/>
                  <w:lang w:eastAsia="en-AU"/>
                </w:rPr>
                <w:t>Chainage 8498</w:t>
              </w:r>
            </w:ins>
          </w:p>
        </w:tc>
        <w:tc>
          <w:tcPr>
            <w:tcW w:w="818" w:type="pct"/>
            <w:noWrap/>
            <w:hideMark/>
          </w:tcPr>
          <w:p w:rsidR="00110C18" w:rsidRPr="0056388D" w:rsidRDefault="00110C18" w:rsidP="00063728">
            <w:pPr>
              <w:jc w:val="right"/>
              <w:rPr>
                <w:ins w:id="47950" w:author="KIM, Jason" w:date="2019-04-02T13:39:00Z"/>
                <w:rFonts w:ascii="Calibri" w:eastAsia="Times New Roman" w:hAnsi="Calibri" w:cs="Calibri"/>
                <w:color w:val="000000"/>
                <w:lang w:eastAsia="en-AU"/>
              </w:rPr>
            </w:pPr>
            <w:ins w:id="47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52" w:author="KIM, Jason" w:date="2019-04-02T13:39:00Z"/>
        </w:trPr>
        <w:tc>
          <w:tcPr>
            <w:tcW w:w="758" w:type="pct"/>
            <w:vMerge/>
            <w:hideMark/>
          </w:tcPr>
          <w:p w:rsidR="00110C18" w:rsidRPr="0056388D" w:rsidRDefault="00110C18" w:rsidP="00063728">
            <w:pPr>
              <w:rPr>
                <w:ins w:id="479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56" w:author="KIM, Jason" w:date="2019-04-02T13:39:00Z"/>
                <w:rFonts w:ascii="Calibri" w:eastAsia="Times New Roman" w:hAnsi="Calibri" w:cs="Calibri"/>
                <w:color w:val="000000"/>
                <w:lang w:eastAsia="en-AU"/>
              </w:rPr>
            </w:pPr>
            <w:ins w:id="47957" w:author="KIM, Jason" w:date="2019-04-02T13:39:00Z">
              <w:r w:rsidRPr="0056388D">
                <w:rPr>
                  <w:rFonts w:ascii="Calibri" w:eastAsia="Times New Roman" w:hAnsi="Calibri" w:cs="Calibri"/>
                  <w:color w:val="000000"/>
                  <w:lang w:eastAsia="en-AU"/>
                </w:rPr>
                <w:t>DXE2202</w:t>
              </w:r>
            </w:ins>
          </w:p>
        </w:tc>
        <w:tc>
          <w:tcPr>
            <w:tcW w:w="793" w:type="pct"/>
            <w:noWrap/>
            <w:hideMark/>
          </w:tcPr>
          <w:p w:rsidR="00110C18" w:rsidRPr="0056388D" w:rsidRDefault="00110C18" w:rsidP="00063728">
            <w:pPr>
              <w:rPr>
                <w:ins w:id="47958" w:author="KIM, Jason" w:date="2019-04-02T13:39:00Z"/>
                <w:rFonts w:ascii="Calibri" w:eastAsia="Times New Roman" w:hAnsi="Calibri" w:cs="Calibri"/>
                <w:color w:val="000000"/>
                <w:lang w:eastAsia="en-AU"/>
              </w:rPr>
            </w:pPr>
            <w:ins w:id="479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60" w:author="KIM, Jason" w:date="2019-04-02T13:39:00Z"/>
                <w:rFonts w:ascii="Calibri" w:eastAsia="Times New Roman" w:hAnsi="Calibri" w:cs="Calibri"/>
                <w:color w:val="000000"/>
                <w:lang w:eastAsia="en-AU"/>
              </w:rPr>
            </w:pPr>
            <w:ins w:id="47961" w:author="KIM, Jason" w:date="2019-04-02T13:39:00Z">
              <w:r w:rsidRPr="0056388D">
                <w:rPr>
                  <w:rFonts w:ascii="Calibri" w:eastAsia="Times New Roman" w:hAnsi="Calibri" w:cs="Calibri"/>
                  <w:color w:val="000000"/>
                  <w:lang w:eastAsia="en-AU"/>
                </w:rPr>
                <w:t>Chainage 8527</w:t>
              </w:r>
            </w:ins>
          </w:p>
        </w:tc>
        <w:tc>
          <w:tcPr>
            <w:tcW w:w="818" w:type="pct"/>
            <w:noWrap/>
            <w:hideMark/>
          </w:tcPr>
          <w:p w:rsidR="00110C18" w:rsidRPr="0056388D" w:rsidRDefault="00110C18" w:rsidP="00063728">
            <w:pPr>
              <w:jc w:val="right"/>
              <w:rPr>
                <w:ins w:id="47962" w:author="KIM, Jason" w:date="2019-04-02T13:39:00Z"/>
                <w:rFonts w:ascii="Calibri" w:eastAsia="Times New Roman" w:hAnsi="Calibri" w:cs="Calibri"/>
                <w:color w:val="000000"/>
                <w:lang w:eastAsia="en-AU"/>
              </w:rPr>
            </w:pPr>
            <w:ins w:id="479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64" w:author="KIM, Jason" w:date="2019-04-02T13:39:00Z"/>
        </w:trPr>
        <w:tc>
          <w:tcPr>
            <w:tcW w:w="758" w:type="pct"/>
            <w:vMerge/>
            <w:hideMark/>
          </w:tcPr>
          <w:p w:rsidR="00110C18" w:rsidRPr="0056388D" w:rsidRDefault="00110C18" w:rsidP="00063728">
            <w:pPr>
              <w:rPr>
                <w:ins w:id="479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68" w:author="KIM, Jason" w:date="2019-04-02T13:39:00Z"/>
                <w:rFonts w:ascii="Calibri" w:eastAsia="Times New Roman" w:hAnsi="Calibri" w:cs="Calibri"/>
                <w:color w:val="000000"/>
                <w:lang w:eastAsia="en-AU"/>
              </w:rPr>
            </w:pPr>
            <w:ins w:id="47969" w:author="KIM, Jason" w:date="2019-04-02T13:39:00Z">
              <w:r w:rsidRPr="0056388D">
                <w:rPr>
                  <w:rFonts w:ascii="Calibri" w:eastAsia="Times New Roman" w:hAnsi="Calibri" w:cs="Calibri"/>
                  <w:color w:val="000000"/>
                  <w:lang w:eastAsia="en-AU"/>
                </w:rPr>
                <w:t>DXE2203</w:t>
              </w:r>
            </w:ins>
          </w:p>
        </w:tc>
        <w:tc>
          <w:tcPr>
            <w:tcW w:w="793" w:type="pct"/>
            <w:noWrap/>
            <w:hideMark/>
          </w:tcPr>
          <w:p w:rsidR="00110C18" w:rsidRPr="0056388D" w:rsidRDefault="00110C18" w:rsidP="00063728">
            <w:pPr>
              <w:rPr>
                <w:ins w:id="47970" w:author="KIM, Jason" w:date="2019-04-02T13:39:00Z"/>
                <w:rFonts w:ascii="Calibri" w:eastAsia="Times New Roman" w:hAnsi="Calibri" w:cs="Calibri"/>
                <w:color w:val="000000"/>
                <w:lang w:eastAsia="en-AU"/>
              </w:rPr>
            </w:pPr>
            <w:ins w:id="479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72" w:author="KIM, Jason" w:date="2019-04-02T13:39:00Z"/>
                <w:rFonts w:ascii="Calibri" w:eastAsia="Times New Roman" w:hAnsi="Calibri" w:cs="Calibri"/>
                <w:color w:val="000000"/>
                <w:lang w:eastAsia="en-AU"/>
              </w:rPr>
            </w:pPr>
            <w:ins w:id="47973" w:author="KIM, Jason" w:date="2019-04-02T13:39:00Z">
              <w:r w:rsidRPr="0056388D">
                <w:rPr>
                  <w:rFonts w:ascii="Calibri" w:eastAsia="Times New Roman" w:hAnsi="Calibri" w:cs="Calibri"/>
                  <w:color w:val="000000"/>
                  <w:lang w:eastAsia="en-AU"/>
                </w:rPr>
                <w:t>Chainage 8556</w:t>
              </w:r>
            </w:ins>
          </w:p>
        </w:tc>
        <w:tc>
          <w:tcPr>
            <w:tcW w:w="818" w:type="pct"/>
            <w:noWrap/>
            <w:hideMark/>
          </w:tcPr>
          <w:p w:rsidR="00110C18" w:rsidRPr="0056388D" w:rsidRDefault="00110C18" w:rsidP="00063728">
            <w:pPr>
              <w:jc w:val="right"/>
              <w:rPr>
                <w:ins w:id="47974" w:author="KIM, Jason" w:date="2019-04-02T13:39:00Z"/>
                <w:rFonts w:ascii="Calibri" w:eastAsia="Times New Roman" w:hAnsi="Calibri" w:cs="Calibri"/>
                <w:color w:val="000000"/>
                <w:lang w:eastAsia="en-AU"/>
              </w:rPr>
            </w:pPr>
            <w:ins w:id="479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76" w:author="KIM, Jason" w:date="2019-04-02T13:39:00Z"/>
        </w:trPr>
        <w:tc>
          <w:tcPr>
            <w:tcW w:w="758" w:type="pct"/>
            <w:vMerge w:val="restart"/>
            <w:noWrap/>
            <w:hideMark/>
          </w:tcPr>
          <w:p w:rsidR="00110C18" w:rsidRPr="0056388D" w:rsidRDefault="00110C18" w:rsidP="00063728">
            <w:pPr>
              <w:rPr>
                <w:ins w:id="47977" w:author="KIM, Jason" w:date="2019-04-02T13:39:00Z"/>
                <w:rFonts w:ascii="Calibri" w:eastAsia="Times New Roman" w:hAnsi="Calibri" w:cs="Calibri"/>
                <w:color w:val="000000"/>
                <w:lang w:eastAsia="en-AU"/>
              </w:rPr>
            </w:pPr>
            <w:ins w:id="47978" w:author="KIM, Jason" w:date="2019-04-02T13:39:00Z">
              <w:r w:rsidRPr="0056388D">
                <w:rPr>
                  <w:rFonts w:ascii="Calibri" w:eastAsia="Times New Roman" w:hAnsi="Calibri" w:cs="Calibri"/>
                  <w:color w:val="000000"/>
                  <w:lang w:eastAsia="en-AU"/>
                </w:rPr>
                <w:t>DXE64K4x</w:t>
              </w:r>
            </w:ins>
          </w:p>
        </w:tc>
        <w:tc>
          <w:tcPr>
            <w:tcW w:w="648" w:type="pct"/>
            <w:vMerge w:val="restart"/>
            <w:noWrap/>
            <w:hideMark/>
          </w:tcPr>
          <w:p w:rsidR="00110C18" w:rsidRPr="0056388D" w:rsidRDefault="00110C18" w:rsidP="00063728">
            <w:pPr>
              <w:rPr>
                <w:ins w:id="47979" w:author="KIM, Jason" w:date="2019-04-02T13:39:00Z"/>
                <w:rFonts w:ascii="Calibri" w:eastAsia="Times New Roman" w:hAnsi="Calibri" w:cs="Calibri"/>
                <w:color w:val="000000"/>
                <w:lang w:eastAsia="en-AU"/>
              </w:rPr>
            </w:pPr>
            <w:ins w:id="47980" w:author="KIM, Jason" w:date="2019-04-02T13:39:00Z">
              <w:r w:rsidRPr="0056388D">
                <w:rPr>
                  <w:rFonts w:ascii="Calibri" w:eastAsia="Times New Roman" w:hAnsi="Calibri" w:cs="Calibri"/>
                  <w:color w:val="000000"/>
                  <w:lang w:eastAsia="en-AU"/>
                </w:rPr>
                <w:t>ELZ20354</w:t>
              </w:r>
            </w:ins>
          </w:p>
        </w:tc>
        <w:tc>
          <w:tcPr>
            <w:tcW w:w="516" w:type="pct"/>
            <w:vMerge w:val="restart"/>
            <w:noWrap/>
            <w:hideMark/>
          </w:tcPr>
          <w:p w:rsidR="00110C18" w:rsidRPr="0056388D" w:rsidRDefault="00110C18" w:rsidP="00063728">
            <w:pPr>
              <w:rPr>
                <w:ins w:id="47981" w:author="KIM, Jason" w:date="2019-04-02T13:39:00Z"/>
                <w:rFonts w:ascii="Calibri" w:eastAsia="Times New Roman" w:hAnsi="Calibri" w:cs="Calibri"/>
                <w:color w:val="000000"/>
                <w:lang w:eastAsia="en-AU"/>
              </w:rPr>
            </w:pPr>
            <w:ins w:id="4798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83" w:author="KIM, Jason" w:date="2019-04-02T13:39:00Z"/>
                <w:rFonts w:ascii="Calibri" w:eastAsia="Times New Roman" w:hAnsi="Calibri" w:cs="Calibri"/>
                <w:color w:val="000000"/>
                <w:lang w:eastAsia="en-AU"/>
              </w:rPr>
            </w:pPr>
            <w:ins w:id="47984" w:author="KIM, Jason" w:date="2019-04-02T13:39:00Z">
              <w:r w:rsidRPr="0056388D">
                <w:rPr>
                  <w:rFonts w:ascii="Calibri" w:eastAsia="Times New Roman" w:hAnsi="Calibri" w:cs="Calibri"/>
                  <w:color w:val="000000"/>
                  <w:lang w:eastAsia="en-AU"/>
                </w:rPr>
                <w:t>DXE2198</w:t>
              </w:r>
            </w:ins>
          </w:p>
        </w:tc>
        <w:tc>
          <w:tcPr>
            <w:tcW w:w="793" w:type="pct"/>
            <w:noWrap/>
            <w:hideMark/>
          </w:tcPr>
          <w:p w:rsidR="00110C18" w:rsidRPr="0056388D" w:rsidRDefault="00110C18" w:rsidP="00063728">
            <w:pPr>
              <w:rPr>
                <w:ins w:id="47985" w:author="KIM, Jason" w:date="2019-04-02T13:39:00Z"/>
                <w:rFonts w:ascii="Calibri" w:eastAsia="Times New Roman" w:hAnsi="Calibri" w:cs="Calibri"/>
                <w:color w:val="000000"/>
                <w:lang w:eastAsia="en-AU"/>
              </w:rPr>
            </w:pPr>
            <w:ins w:id="4798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87" w:author="KIM, Jason" w:date="2019-04-02T13:39:00Z"/>
                <w:rFonts w:ascii="Calibri" w:eastAsia="Times New Roman" w:hAnsi="Calibri" w:cs="Calibri"/>
                <w:color w:val="000000"/>
                <w:lang w:eastAsia="en-AU"/>
              </w:rPr>
            </w:pPr>
            <w:ins w:id="47988" w:author="KIM, Jason" w:date="2019-04-02T13:39:00Z">
              <w:r w:rsidRPr="0056388D">
                <w:rPr>
                  <w:rFonts w:ascii="Calibri" w:eastAsia="Times New Roman" w:hAnsi="Calibri" w:cs="Calibri"/>
                  <w:color w:val="000000"/>
                  <w:lang w:eastAsia="en-AU"/>
                </w:rPr>
                <w:t>Chainage 8380</w:t>
              </w:r>
            </w:ins>
          </w:p>
        </w:tc>
        <w:tc>
          <w:tcPr>
            <w:tcW w:w="818" w:type="pct"/>
            <w:noWrap/>
            <w:hideMark/>
          </w:tcPr>
          <w:p w:rsidR="00110C18" w:rsidRPr="0056388D" w:rsidRDefault="00110C18" w:rsidP="00063728">
            <w:pPr>
              <w:jc w:val="right"/>
              <w:rPr>
                <w:ins w:id="47989" w:author="KIM, Jason" w:date="2019-04-02T13:39:00Z"/>
                <w:rFonts w:ascii="Calibri" w:eastAsia="Times New Roman" w:hAnsi="Calibri" w:cs="Calibri"/>
                <w:color w:val="000000"/>
                <w:lang w:eastAsia="en-AU"/>
              </w:rPr>
            </w:pPr>
            <w:ins w:id="47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91" w:author="KIM, Jason" w:date="2019-04-02T13:39:00Z"/>
        </w:trPr>
        <w:tc>
          <w:tcPr>
            <w:tcW w:w="758" w:type="pct"/>
            <w:vMerge/>
            <w:hideMark/>
          </w:tcPr>
          <w:p w:rsidR="00110C18" w:rsidRPr="0056388D" w:rsidRDefault="00110C18" w:rsidP="00063728">
            <w:pPr>
              <w:rPr>
                <w:ins w:id="479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95" w:author="KIM, Jason" w:date="2019-04-02T13:39:00Z"/>
                <w:rFonts w:ascii="Calibri" w:eastAsia="Times New Roman" w:hAnsi="Calibri" w:cs="Calibri"/>
                <w:color w:val="000000"/>
                <w:lang w:eastAsia="en-AU"/>
              </w:rPr>
            </w:pPr>
            <w:ins w:id="47996" w:author="KIM, Jason" w:date="2019-04-02T13:39:00Z">
              <w:r w:rsidRPr="0056388D">
                <w:rPr>
                  <w:rFonts w:ascii="Calibri" w:eastAsia="Times New Roman" w:hAnsi="Calibri" w:cs="Calibri"/>
                  <w:color w:val="000000"/>
                  <w:lang w:eastAsia="en-AU"/>
                </w:rPr>
                <w:t>DXE2199</w:t>
              </w:r>
            </w:ins>
          </w:p>
        </w:tc>
        <w:tc>
          <w:tcPr>
            <w:tcW w:w="793" w:type="pct"/>
            <w:noWrap/>
            <w:hideMark/>
          </w:tcPr>
          <w:p w:rsidR="00110C18" w:rsidRPr="0056388D" w:rsidRDefault="00110C18" w:rsidP="00063728">
            <w:pPr>
              <w:rPr>
                <w:ins w:id="47997" w:author="KIM, Jason" w:date="2019-04-02T13:39:00Z"/>
                <w:rFonts w:ascii="Calibri" w:eastAsia="Times New Roman" w:hAnsi="Calibri" w:cs="Calibri"/>
                <w:color w:val="000000"/>
                <w:lang w:eastAsia="en-AU"/>
              </w:rPr>
            </w:pPr>
            <w:ins w:id="4799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99" w:author="KIM, Jason" w:date="2019-04-02T13:39:00Z"/>
                <w:rFonts w:ascii="Calibri" w:eastAsia="Times New Roman" w:hAnsi="Calibri" w:cs="Calibri"/>
                <w:color w:val="000000"/>
                <w:lang w:eastAsia="en-AU"/>
              </w:rPr>
            </w:pPr>
            <w:ins w:id="48000" w:author="KIM, Jason" w:date="2019-04-02T13:39:00Z">
              <w:r w:rsidRPr="0056388D">
                <w:rPr>
                  <w:rFonts w:ascii="Calibri" w:eastAsia="Times New Roman" w:hAnsi="Calibri" w:cs="Calibri"/>
                  <w:color w:val="000000"/>
                  <w:lang w:eastAsia="en-AU"/>
                </w:rPr>
                <w:t>Chainage 8408</w:t>
              </w:r>
            </w:ins>
          </w:p>
        </w:tc>
        <w:tc>
          <w:tcPr>
            <w:tcW w:w="818" w:type="pct"/>
            <w:noWrap/>
            <w:hideMark/>
          </w:tcPr>
          <w:p w:rsidR="00110C18" w:rsidRPr="0056388D" w:rsidRDefault="00110C18" w:rsidP="00063728">
            <w:pPr>
              <w:jc w:val="right"/>
              <w:rPr>
                <w:ins w:id="48001" w:author="KIM, Jason" w:date="2019-04-02T13:39:00Z"/>
                <w:rFonts w:ascii="Calibri" w:eastAsia="Times New Roman" w:hAnsi="Calibri" w:cs="Calibri"/>
                <w:color w:val="000000"/>
                <w:lang w:eastAsia="en-AU"/>
              </w:rPr>
            </w:pPr>
            <w:ins w:id="480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03" w:author="KIM, Jason" w:date="2019-04-02T13:39:00Z"/>
        </w:trPr>
        <w:tc>
          <w:tcPr>
            <w:tcW w:w="758" w:type="pct"/>
            <w:vMerge/>
            <w:hideMark/>
          </w:tcPr>
          <w:p w:rsidR="00110C18" w:rsidRPr="0056388D" w:rsidRDefault="00110C18" w:rsidP="00063728">
            <w:pPr>
              <w:rPr>
                <w:ins w:id="480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07" w:author="KIM, Jason" w:date="2019-04-02T13:39:00Z"/>
                <w:rFonts w:ascii="Calibri" w:eastAsia="Times New Roman" w:hAnsi="Calibri" w:cs="Calibri"/>
                <w:color w:val="000000"/>
                <w:lang w:eastAsia="en-AU"/>
              </w:rPr>
            </w:pPr>
            <w:ins w:id="48008" w:author="KIM, Jason" w:date="2019-04-02T13:39:00Z">
              <w:r w:rsidRPr="0056388D">
                <w:rPr>
                  <w:rFonts w:ascii="Calibri" w:eastAsia="Times New Roman" w:hAnsi="Calibri" w:cs="Calibri"/>
                  <w:color w:val="000000"/>
                  <w:lang w:eastAsia="en-AU"/>
                </w:rPr>
                <w:t>DXE2200</w:t>
              </w:r>
            </w:ins>
          </w:p>
        </w:tc>
        <w:tc>
          <w:tcPr>
            <w:tcW w:w="793" w:type="pct"/>
            <w:noWrap/>
            <w:hideMark/>
          </w:tcPr>
          <w:p w:rsidR="00110C18" w:rsidRPr="0056388D" w:rsidRDefault="00110C18" w:rsidP="00063728">
            <w:pPr>
              <w:rPr>
                <w:ins w:id="48009" w:author="KIM, Jason" w:date="2019-04-02T13:39:00Z"/>
                <w:rFonts w:ascii="Calibri" w:eastAsia="Times New Roman" w:hAnsi="Calibri" w:cs="Calibri"/>
                <w:color w:val="000000"/>
                <w:lang w:eastAsia="en-AU"/>
              </w:rPr>
            </w:pPr>
            <w:ins w:id="480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011" w:author="KIM, Jason" w:date="2019-04-02T13:39:00Z"/>
                <w:rFonts w:ascii="Calibri" w:eastAsia="Times New Roman" w:hAnsi="Calibri" w:cs="Calibri"/>
                <w:color w:val="000000"/>
                <w:lang w:eastAsia="en-AU"/>
              </w:rPr>
            </w:pPr>
            <w:ins w:id="48012" w:author="KIM, Jason" w:date="2019-04-02T13:39:00Z">
              <w:r w:rsidRPr="0056388D">
                <w:rPr>
                  <w:rFonts w:ascii="Calibri" w:eastAsia="Times New Roman" w:hAnsi="Calibri" w:cs="Calibri"/>
                  <w:color w:val="000000"/>
                  <w:lang w:eastAsia="en-AU"/>
                </w:rPr>
                <w:t>Chainage 8438</w:t>
              </w:r>
            </w:ins>
          </w:p>
        </w:tc>
        <w:tc>
          <w:tcPr>
            <w:tcW w:w="818" w:type="pct"/>
            <w:noWrap/>
            <w:hideMark/>
          </w:tcPr>
          <w:p w:rsidR="00110C18" w:rsidRPr="0056388D" w:rsidRDefault="00110C18" w:rsidP="00063728">
            <w:pPr>
              <w:jc w:val="right"/>
              <w:rPr>
                <w:ins w:id="48013" w:author="KIM, Jason" w:date="2019-04-02T13:39:00Z"/>
                <w:rFonts w:ascii="Calibri" w:eastAsia="Times New Roman" w:hAnsi="Calibri" w:cs="Calibri"/>
                <w:color w:val="000000"/>
                <w:lang w:eastAsia="en-AU"/>
              </w:rPr>
            </w:pPr>
            <w:ins w:id="480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15" w:author="KIM, Jason" w:date="2019-04-02T13:39:00Z"/>
        </w:trPr>
        <w:tc>
          <w:tcPr>
            <w:tcW w:w="758" w:type="pct"/>
            <w:vMerge w:val="restart"/>
            <w:noWrap/>
            <w:hideMark/>
          </w:tcPr>
          <w:p w:rsidR="00110C18" w:rsidRPr="0056388D" w:rsidRDefault="00110C18" w:rsidP="00063728">
            <w:pPr>
              <w:rPr>
                <w:ins w:id="48016" w:author="KIM, Jason" w:date="2019-04-02T13:39:00Z"/>
                <w:rFonts w:ascii="Calibri" w:eastAsia="Times New Roman" w:hAnsi="Calibri" w:cs="Calibri"/>
                <w:color w:val="000000"/>
                <w:lang w:eastAsia="en-AU"/>
              </w:rPr>
            </w:pPr>
            <w:ins w:id="48017" w:author="KIM, Jason" w:date="2019-04-02T13:39:00Z">
              <w:r w:rsidRPr="0056388D">
                <w:rPr>
                  <w:rFonts w:ascii="Calibri" w:eastAsia="Times New Roman" w:hAnsi="Calibri" w:cs="Calibri"/>
                  <w:color w:val="000000"/>
                  <w:lang w:eastAsia="en-AU"/>
                </w:rPr>
                <w:t>DXE66K1x</w:t>
              </w:r>
            </w:ins>
          </w:p>
        </w:tc>
        <w:tc>
          <w:tcPr>
            <w:tcW w:w="648" w:type="pct"/>
            <w:vMerge w:val="restart"/>
            <w:noWrap/>
            <w:hideMark/>
          </w:tcPr>
          <w:p w:rsidR="00110C18" w:rsidRPr="0056388D" w:rsidRDefault="00110C18" w:rsidP="00063728">
            <w:pPr>
              <w:rPr>
                <w:ins w:id="48018" w:author="KIM, Jason" w:date="2019-04-02T13:39:00Z"/>
                <w:rFonts w:ascii="Calibri" w:eastAsia="Times New Roman" w:hAnsi="Calibri" w:cs="Calibri"/>
                <w:color w:val="000000"/>
                <w:lang w:eastAsia="en-AU"/>
              </w:rPr>
            </w:pPr>
            <w:ins w:id="48019" w:author="KIM, Jason" w:date="2019-04-02T13:39:00Z">
              <w:r w:rsidRPr="0056388D">
                <w:rPr>
                  <w:rFonts w:ascii="Calibri" w:eastAsia="Times New Roman" w:hAnsi="Calibri" w:cs="Calibri"/>
                  <w:color w:val="000000"/>
                  <w:lang w:eastAsia="en-AU"/>
                </w:rPr>
                <w:t>ELZ10366</w:t>
              </w:r>
            </w:ins>
          </w:p>
        </w:tc>
        <w:tc>
          <w:tcPr>
            <w:tcW w:w="516" w:type="pct"/>
            <w:vMerge w:val="restart"/>
            <w:noWrap/>
            <w:hideMark/>
          </w:tcPr>
          <w:p w:rsidR="00110C18" w:rsidRPr="0056388D" w:rsidRDefault="00110C18" w:rsidP="00063728">
            <w:pPr>
              <w:rPr>
                <w:ins w:id="48020" w:author="KIM, Jason" w:date="2019-04-02T13:39:00Z"/>
                <w:rFonts w:ascii="Calibri" w:eastAsia="Times New Roman" w:hAnsi="Calibri" w:cs="Calibri"/>
                <w:color w:val="000000"/>
                <w:lang w:eastAsia="en-AU"/>
              </w:rPr>
            </w:pPr>
            <w:ins w:id="48021"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022" w:author="KIM, Jason" w:date="2019-04-02T13:39:00Z"/>
                <w:rFonts w:ascii="Calibri" w:eastAsia="Times New Roman" w:hAnsi="Calibri" w:cs="Calibri"/>
                <w:color w:val="000000"/>
                <w:lang w:eastAsia="en-AU"/>
              </w:rPr>
            </w:pPr>
            <w:ins w:id="48023" w:author="KIM, Jason" w:date="2019-04-02T13:39:00Z">
              <w:r w:rsidRPr="0056388D">
                <w:rPr>
                  <w:rFonts w:ascii="Calibri" w:eastAsia="Times New Roman" w:hAnsi="Calibri" w:cs="Calibri"/>
                  <w:color w:val="000000"/>
                  <w:lang w:eastAsia="en-AU"/>
                </w:rPr>
                <w:t>DXE1205</w:t>
              </w:r>
            </w:ins>
          </w:p>
        </w:tc>
        <w:tc>
          <w:tcPr>
            <w:tcW w:w="793" w:type="pct"/>
            <w:noWrap/>
            <w:hideMark/>
          </w:tcPr>
          <w:p w:rsidR="00110C18" w:rsidRPr="0056388D" w:rsidRDefault="00110C18" w:rsidP="00063728">
            <w:pPr>
              <w:rPr>
                <w:ins w:id="48024" w:author="KIM, Jason" w:date="2019-04-02T13:39:00Z"/>
                <w:rFonts w:ascii="Calibri" w:eastAsia="Times New Roman" w:hAnsi="Calibri" w:cs="Calibri"/>
                <w:color w:val="000000"/>
                <w:lang w:eastAsia="en-AU"/>
              </w:rPr>
            </w:pPr>
            <w:ins w:id="4802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26" w:author="KIM, Jason" w:date="2019-04-02T13:39:00Z"/>
                <w:rFonts w:ascii="Calibri" w:eastAsia="Times New Roman" w:hAnsi="Calibri" w:cs="Calibri"/>
                <w:color w:val="000000"/>
                <w:lang w:eastAsia="en-AU"/>
              </w:rPr>
            </w:pPr>
            <w:ins w:id="48027" w:author="KIM, Jason" w:date="2019-04-02T13:39:00Z">
              <w:r w:rsidRPr="0056388D">
                <w:rPr>
                  <w:rFonts w:ascii="Calibri" w:eastAsia="Times New Roman" w:hAnsi="Calibri" w:cs="Calibri"/>
                  <w:color w:val="000000"/>
                  <w:lang w:eastAsia="en-AU"/>
                </w:rPr>
                <w:t>Chainage 8744</w:t>
              </w:r>
            </w:ins>
          </w:p>
        </w:tc>
        <w:tc>
          <w:tcPr>
            <w:tcW w:w="818" w:type="pct"/>
            <w:noWrap/>
            <w:hideMark/>
          </w:tcPr>
          <w:p w:rsidR="00110C18" w:rsidRPr="0056388D" w:rsidRDefault="00110C18" w:rsidP="00063728">
            <w:pPr>
              <w:jc w:val="right"/>
              <w:rPr>
                <w:ins w:id="48028" w:author="KIM, Jason" w:date="2019-04-02T13:39:00Z"/>
                <w:rFonts w:ascii="Calibri" w:eastAsia="Times New Roman" w:hAnsi="Calibri" w:cs="Calibri"/>
                <w:color w:val="000000"/>
                <w:lang w:eastAsia="en-AU"/>
              </w:rPr>
            </w:pPr>
            <w:ins w:id="480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30" w:author="KIM, Jason" w:date="2019-04-02T13:39:00Z"/>
        </w:trPr>
        <w:tc>
          <w:tcPr>
            <w:tcW w:w="758" w:type="pct"/>
            <w:vMerge/>
            <w:hideMark/>
          </w:tcPr>
          <w:p w:rsidR="00110C18" w:rsidRPr="0056388D" w:rsidRDefault="00110C18" w:rsidP="00063728">
            <w:pPr>
              <w:rPr>
                <w:ins w:id="480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34" w:author="KIM, Jason" w:date="2019-04-02T13:39:00Z"/>
                <w:rFonts w:ascii="Calibri" w:eastAsia="Times New Roman" w:hAnsi="Calibri" w:cs="Calibri"/>
                <w:color w:val="000000"/>
                <w:lang w:eastAsia="en-AU"/>
              </w:rPr>
            </w:pPr>
            <w:ins w:id="48035" w:author="KIM, Jason" w:date="2019-04-02T13:39:00Z">
              <w:r w:rsidRPr="0056388D">
                <w:rPr>
                  <w:rFonts w:ascii="Calibri" w:eastAsia="Times New Roman" w:hAnsi="Calibri" w:cs="Calibri"/>
                  <w:color w:val="000000"/>
                  <w:lang w:eastAsia="en-AU"/>
                </w:rPr>
                <w:t>DXE1206</w:t>
              </w:r>
            </w:ins>
          </w:p>
        </w:tc>
        <w:tc>
          <w:tcPr>
            <w:tcW w:w="793" w:type="pct"/>
            <w:noWrap/>
            <w:hideMark/>
          </w:tcPr>
          <w:p w:rsidR="00110C18" w:rsidRPr="0056388D" w:rsidRDefault="00110C18" w:rsidP="00063728">
            <w:pPr>
              <w:rPr>
                <w:ins w:id="48036" w:author="KIM, Jason" w:date="2019-04-02T13:39:00Z"/>
                <w:rFonts w:ascii="Calibri" w:eastAsia="Times New Roman" w:hAnsi="Calibri" w:cs="Calibri"/>
                <w:color w:val="000000"/>
                <w:lang w:eastAsia="en-AU"/>
              </w:rPr>
            </w:pPr>
            <w:ins w:id="480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38" w:author="KIM, Jason" w:date="2019-04-02T13:39:00Z"/>
                <w:rFonts w:ascii="Calibri" w:eastAsia="Times New Roman" w:hAnsi="Calibri" w:cs="Calibri"/>
                <w:color w:val="000000"/>
                <w:lang w:eastAsia="en-AU"/>
              </w:rPr>
            </w:pPr>
            <w:ins w:id="48039" w:author="KIM, Jason" w:date="2019-04-02T13:39:00Z">
              <w:r w:rsidRPr="0056388D">
                <w:rPr>
                  <w:rFonts w:ascii="Calibri" w:eastAsia="Times New Roman" w:hAnsi="Calibri" w:cs="Calibri"/>
                  <w:color w:val="000000"/>
                  <w:lang w:eastAsia="en-AU"/>
                </w:rPr>
                <w:t>Chainage 8773</w:t>
              </w:r>
            </w:ins>
          </w:p>
        </w:tc>
        <w:tc>
          <w:tcPr>
            <w:tcW w:w="818" w:type="pct"/>
            <w:noWrap/>
            <w:hideMark/>
          </w:tcPr>
          <w:p w:rsidR="00110C18" w:rsidRPr="0056388D" w:rsidRDefault="00110C18" w:rsidP="00063728">
            <w:pPr>
              <w:jc w:val="right"/>
              <w:rPr>
                <w:ins w:id="48040" w:author="KIM, Jason" w:date="2019-04-02T13:39:00Z"/>
                <w:rFonts w:ascii="Calibri" w:eastAsia="Times New Roman" w:hAnsi="Calibri" w:cs="Calibri"/>
                <w:color w:val="000000"/>
                <w:lang w:eastAsia="en-AU"/>
              </w:rPr>
            </w:pPr>
            <w:ins w:id="48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42" w:author="KIM, Jason" w:date="2019-04-02T13:39:00Z"/>
        </w:trPr>
        <w:tc>
          <w:tcPr>
            <w:tcW w:w="758" w:type="pct"/>
            <w:vMerge/>
            <w:hideMark/>
          </w:tcPr>
          <w:p w:rsidR="00110C18" w:rsidRPr="0056388D" w:rsidRDefault="00110C18" w:rsidP="00063728">
            <w:pPr>
              <w:rPr>
                <w:ins w:id="480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46" w:author="KIM, Jason" w:date="2019-04-02T13:39:00Z"/>
                <w:rFonts w:ascii="Calibri" w:eastAsia="Times New Roman" w:hAnsi="Calibri" w:cs="Calibri"/>
                <w:color w:val="000000"/>
                <w:lang w:eastAsia="en-AU"/>
              </w:rPr>
            </w:pPr>
            <w:ins w:id="48047" w:author="KIM, Jason" w:date="2019-04-02T13:39:00Z">
              <w:r w:rsidRPr="0056388D">
                <w:rPr>
                  <w:rFonts w:ascii="Calibri" w:eastAsia="Times New Roman" w:hAnsi="Calibri" w:cs="Calibri"/>
                  <w:color w:val="000000"/>
                  <w:lang w:eastAsia="en-AU"/>
                </w:rPr>
                <w:t>DXE1207</w:t>
              </w:r>
            </w:ins>
          </w:p>
        </w:tc>
        <w:tc>
          <w:tcPr>
            <w:tcW w:w="793" w:type="pct"/>
            <w:noWrap/>
            <w:hideMark/>
          </w:tcPr>
          <w:p w:rsidR="00110C18" w:rsidRPr="0056388D" w:rsidRDefault="00110C18" w:rsidP="00063728">
            <w:pPr>
              <w:rPr>
                <w:ins w:id="48048" w:author="KIM, Jason" w:date="2019-04-02T13:39:00Z"/>
                <w:rFonts w:ascii="Calibri" w:eastAsia="Times New Roman" w:hAnsi="Calibri" w:cs="Calibri"/>
                <w:color w:val="000000"/>
                <w:lang w:eastAsia="en-AU"/>
              </w:rPr>
            </w:pPr>
            <w:ins w:id="480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50" w:author="KIM, Jason" w:date="2019-04-02T13:39:00Z"/>
                <w:rFonts w:ascii="Calibri" w:eastAsia="Times New Roman" w:hAnsi="Calibri" w:cs="Calibri"/>
                <w:color w:val="000000"/>
                <w:lang w:eastAsia="en-AU"/>
              </w:rPr>
            </w:pPr>
            <w:ins w:id="48051" w:author="KIM, Jason" w:date="2019-04-02T13:39:00Z">
              <w:r w:rsidRPr="0056388D">
                <w:rPr>
                  <w:rFonts w:ascii="Calibri" w:eastAsia="Times New Roman" w:hAnsi="Calibri" w:cs="Calibri"/>
                  <w:color w:val="000000"/>
                  <w:lang w:eastAsia="en-AU"/>
                </w:rPr>
                <w:t>Chainage 8802</w:t>
              </w:r>
            </w:ins>
          </w:p>
        </w:tc>
        <w:tc>
          <w:tcPr>
            <w:tcW w:w="818" w:type="pct"/>
            <w:noWrap/>
            <w:hideMark/>
          </w:tcPr>
          <w:p w:rsidR="00110C18" w:rsidRPr="0056388D" w:rsidRDefault="00110C18" w:rsidP="00063728">
            <w:pPr>
              <w:jc w:val="right"/>
              <w:rPr>
                <w:ins w:id="48052" w:author="KIM, Jason" w:date="2019-04-02T13:39:00Z"/>
                <w:rFonts w:ascii="Calibri" w:eastAsia="Times New Roman" w:hAnsi="Calibri" w:cs="Calibri"/>
                <w:color w:val="000000"/>
                <w:lang w:eastAsia="en-AU"/>
              </w:rPr>
            </w:pPr>
            <w:ins w:id="480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54" w:author="KIM, Jason" w:date="2019-04-02T13:39:00Z"/>
        </w:trPr>
        <w:tc>
          <w:tcPr>
            <w:tcW w:w="758" w:type="pct"/>
            <w:vMerge w:val="restart"/>
            <w:noWrap/>
            <w:hideMark/>
          </w:tcPr>
          <w:p w:rsidR="00110C18" w:rsidRPr="0056388D" w:rsidRDefault="00110C18" w:rsidP="00063728">
            <w:pPr>
              <w:rPr>
                <w:ins w:id="48055" w:author="KIM, Jason" w:date="2019-04-02T13:39:00Z"/>
                <w:rFonts w:ascii="Calibri" w:eastAsia="Times New Roman" w:hAnsi="Calibri" w:cs="Calibri"/>
                <w:color w:val="000000"/>
                <w:lang w:eastAsia="en-AU"/>
              </w:rPr>
            </w:pPr>
            <w:ins w:id="48056" w:author="KIM, Jason" w:date="2019-04-02T13:39:00Z">
              <w:r w:rsidRPr="0056388D">
                <w:rPr>
                  <w:rFonts w:ascii="Calibri" w:eastAsia="Times New Roman" w:hAnsi="Calibri" w:cs="Calibri"/>
                  <w:color w:val="000000"/>
                  <w:lang w:eastAsia="en-AU"/>
                </w:rPr>
                <w:t>DXE66K2x</w:t>
              </w:r>
            </w:ins>
          </w:p>
        </w:tc>
        <w:tc>
          <w:tcPr>
            <w:tcW w:w="648" w:type="pct"/>
            <w:vMerge w:val="restart"/>
            <w:noWrap/>
            <w:hideMark/>
          </w:tcPr>
          <w:p w:rsidR="00110C18" w:rsidRPr="0056388D" w:rsidRDefault="00110C18" w:rsidP="00063728">
            <w:pPr>
              <w:rPr>
                <w:ins w:id="48057" w:author="KIM, Jason" w:date="2019-04-02T13:39:00Z"/>
                <w:rFonts w:ascii="Calibri" w:eastAsia="Times New Roman" w:hAnsi="Calibri" w:cs="Calibri"/>
                <w:color w:val="000000"/>
                <w:lang w:eastAsia="en-AU"/>
              </w:rPr>
            </w:pPr>
            <w:ins w:id="48058" w:author="KIM, Jason" w:date="2019-04-02T13:39:00Z">
              <w:r w:rsidRPr="0056388D">
                <w:rPr>
                  <w:rFonts w:ascii="Calibri" w:eastAsia="Times New Roman" w:hAnsi="Calibri" w:cs="Calibri"/>
                  <w:color w:val="000000"/>
                  <w:lang w:eastAsia="en-AU"/>
                </w:rPr>
                <w:t>ELZ10362</w:t>
              </w:r>
            </w:ins>
          </w:p>
        </w:tc>
        <w:tc>
          <w:tcPr>
            <w:tcW w:w="516" w:type="pct"/>
            <w:vMerge w:val="restart"/>
            <w:noWrap/>
            <w:hideMark/>
          </w:tcPr>
          <w:p w:rsidR="00110C18" w:rsidRPr="0056388D" w:rsidRDefault="00110C18" w:rsidP="00063728">
            <w:pPr>
              <w:rPr>
                <w:ins w:id="48059" w:author="KIM, Jason" w:date="2019-04-02T13:39:00Z"/>
                <w:rFonts w:ascii="Calibri" w:eastAsia="Times New Roman" w:hAnsi="Calibri" w:cs="Calibri"/>
                <w:color w:val="000000"/>
                <w:lang w:eastAsia="en-AU"/>
              </w:rPr>
            </w:pPr>
            <w:ins w:id="4806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061" w:author="KIM, Jason" w:date="2019-04-02T13:39:00Z"/>
                <w:rFonts w:ascii="Calibri" w:eastAsia="Times New Roman" w:hAnsi="Calibri" w:cs="Calibri"/>
                <w:color w:val="000000"/>
                <w:lang w:eastAsia="en-AU"/>
              </w:rPr>
            </w:pPr>
            <w:ins w:id="48062" w:author="KIM, Jason" w:date="2019-04-02T13:39:00Z">
              <w:r w:rsidRPr="0056388D">
                <w:rPr>
                  <w:rFonts w:ascii="Calibri" w:eastAsia="Times New Roman" w:hAnsi="Calibri" w:cs="Calibri"/>
                  <w:color w:val="000000"/>
                  <w:lang w:eastAsia="en-AU"/>
                </w:rPr>
                <w:t>DXE1202</w:t>
              </w:r>
            </w:ins>
          </w:p>
        </w:tc>
        <w:tc>
          <w:tcPr>
            <w:tcW w:w="793" w:type="pct"/>
            <w:noWrap/>
            <w:hideMark/>
          </w:tcPr>
          <w:p w:rsidR="00110C18" w:rsidRPr="0056388D" w:rsidRDefault="00110C18" w:rsidP="00063728">
            <w:pPr>
              <w:rPr>
                <w:ins w:id="48063" w:author="KIM, Jason" w:date="2019-04-02T13:39:00Z"/>
                <w:rFonts w:ascii="Calibri" w:eastAsia="Times New Roman" w:hAnsi="Calibri" w:cs="Calibri"/>
                <w:color w:val="000000"/>
                <w:lang w:eastAsia="en-AU"/>
              </w:rPr>
            </w:pPr>
            <w:ins w:id="4806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65" w:author="KIM, Jason" w:date="2019-04-02T13:39:00Z"/>
                <w:rFonts w:ascii="Calibri" w:eastAsia="Times New Roman" w:hAnsi="Calibri" w:cs="Calibri"/>
                <w:color w:val="000000"/>
                <w:lang w:eastAsia="en-AU"/>
              </w:rPr>
            </w:pPr>
            <w:ins w:id="48066" w:author="KIM, Jason" w:date="2019-04-02T13:39:00Z">
              <w:r w:rsidRPr="0056388D">
                <w:rPr>
                  <w:rFonts w:ascii="Calibri" w:eastAsia="Times New Roman" w:hAnsi="Calibri" w:cs="Calibri"/>
                  <w:color w:val="000000"/>
                  <w:lang w:eastAsia="en-AU"/>
                </w:rPr>
                <w:t>Chainage 8626</w:t>
              </w:r>
            </w:ins>
          </w:p>
        </w:tc>
        <w:tc>
          <w:tcPr>
            <w:tcW w:w="818" w:type="pct"/>
            <w:noWrap/>
            <w:hideMark/>
          </w:tcPr>
          <w:p w:rsidR="00110C18" w:rsidRPr="0056388D" w:rsidRDefault="00110C18" w:rsidP="00063728">
            <w:pPr>
              <w:jc w:val="right"/>
              <w:rPr>
                <w:ins w:id="48067" w:author="KIM, Jason" w:date="2019-04-02T13:39:00Z"/>
                <w:rFonts w:ascii="Calibri" w:eastAsia="Times New Roman" w:hAnsi="Calibri" w:cs="Calibri"/>
                <w:color w:val="000000"/>
                <w:lang w:eastAsia="en-AU"/>
              </w:rPr>
            </w:pPr>
            <w:ins w:id="48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69" w:author="KIM, Jason" w:date="2019-04-02T13:39:00Z"/>
        </w:trPr>
        <w:tc>
          <w:tcPr>
            <w:tcW w:w="758" w:type="pct"/>
            <w:vMerge/>
            <w:hideMark/>
          </w:tcPr>
          <w:p w:rsidR="00110C18" w:rsidRPr="0056388D" w:rsidRDefault="00110C18" w:rsidP="00063728">
            <w:pPr>
              <w:rPr>
                <w:ins w:id="480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73" w:author="KIM, Jason" w:date="2019-04-02T13:39:00Z"/>
                <w:rFonts w:ascii="Calibri" w:eastAsia="Times New Roman" w:hAnsi="Calibri" w:cs="Calibri"/>
                <w:color w:val="000000"/>
                <w:lang w:eastAsia="en-AU"/>
              </w:rPr>
            </w:pPr>
            <w:ins w:id="48074" w:author="KIM, Jason" w:date="2019-04-02T13:39:00Z">
              <w:r w:rsidRPr="0056388D">
                <w:rPr>
                  <w:rFonts w:ascii="Calibri" w:eastAsia="Times New Roman" w:hAnsi="Calibri" w:cs="Calibri"/>
                  <w:color w:val="000000"/>
                  <w:lang w:eastAsia="en-AU"/>
                </w:rPr>
                <w:t>DXE1203</w:t>
              </w:r>
            </w:ins>
          </w:p>
        </w:tc>
        <w:tc>
          <w:tcPr>
            <w:tcW w:w="793" w:type="pct"/>
            <w:noWrap/>
            <w:hideMark/>
          </w:tcPr>
          <w:p w:rsidR="00110C18" w:rsidRPr="0056388D" w:rsidRDefault="00110C18" w:rsidP="00063728">
            <w:pPr>
              <w:rPr>
                <w:ins w:id="48075" w:author="KIM, Jason" w:date="2019-04-02T13:39:00Z"/>
                <w:rFonts w:ascii="Calibri" w:eastAsia="Times New Roman" w:hAnsi="Calibri" w:cs="Calibri"/>
                <w:color w:val="000000"/>
                <w:lang w:eastAsia="en-AU"/>
              </w:rPr>
            </w:pPr>
            <w:ins w:id="480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77" w:author="KIM, Jason" w:date="2019-04-02T13:39:00Z"/>
                <w:rFonts w:ascii="Calibri" w:eastAsia="Times New Roman" w:hAnsi="Calibri" w:cs="Calibri"/>
                <w:color w:val="000000"/>
                <w:lang w:eastAsia="en-AU"/>
              </w:rPr>
            </w:pPr>
            <w:ins w:id="48078" w:author="KIM, Jason" w:date="2019-04-02T13:39:00Z">
              <w:r w:rsidRPr="0056388D">
                <w:rPr>
                  <w:rFonts w:ascii="Calibri" w:eastAsia="Times New Roman" w:hAnsi="Calibri" w:cs="Calibri"/>
                  <w:color w:val="000000"/>
                  <w:lang w:eastAsia="en-AU"/>
                </w:rPr>
                <w:t>Chainage 8655</w:t>
              </w:r>
            </w:ins>
          </w:p>
        </w:tc>
        <w:tc>
          <w:tcPr>
            <w:tcW w:w="818" w:type="pct"/>
            <w:noWrap/>
            <w:hideMark/>
          </w:tcPr>
          <w:p w:rsidR="00110C18" w:rsidRPr="0056388D" w:rsidRDefault="00110C18" w:rsidP="00063728">
            <w:pPr>
              <w:jc w:val="right"/>
              <w:rPr>
                <w:ins w:id="48079" w:author="KIM, Jason" w:date="2019-04-02T13:39:00Z"/>
                <w:rFonts w:ascii="Calibri" w:eastAsia="Times New Roman" w:hAnsi="Calibri" w:cs="Calibri"/>
                <w:color w:val="000000"/>
                <w:lang w:eastAsia="en-AU"/>
              </w:rPr>
            </w:pPr>
            <w:ins w:id="48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81" w:author="KIM, Jason" w:date="2019-04-02T13:39:00Z"/>
        </w:trPr>
        <w:tc>
          <w:tcPr>
            <w:tcW w:w="758" w:type="pct"/>
            <w:vMerge/>
            <w:hideMark/>
          </w:tcPr>
          <w:p w:rsidR="00110C18" w:rsidRPr="0056388D" w:rsidRDefault="00110C18" w:rsidP="00063728">
            <w:pPr>
              <w:rPr>
                <w:ins w:id="480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85" w:author="KIM, Jason" w:date="2019-04-02T13:39:00Z"/>
                <w:rFonts w:ascii="Calibri" w:eastAsia="Times New Roman" w:hAnsi="Calibri" w:cs="Calibri"/>
                <w:color w:val="000000"/>
                <w:lang w:eastAsia="en-AU"/>
              </w:rPr>
            </w:pPr>
            <w:ins w:id="48086" w:author="KIM, Jason" w:date="2019-04-02T13:39:00Z">
              <w:r w:rsidRPr="0056388D">
                <w:rPr>
                  <w:rFonts w:ascii="Calibri" w:eastAsia="Times New Roman" w:hAnsi="Calibri" w:cs="Calibri"/>
                  <w:color w:val="000000"/>
                  <w:lang w:eastAsia="en-AU"/>
                </w:rPr>
                <w:t>DXE1204</w:t>
              </w:r>
            </w:ins>
          </w:p>
        </w:tc>
        <w:tc>
          <w:tcPr>
            <w:tcW w:w="793" w:type="pct"/>
            <w:noWrap/>
            <w:hideMark/>
          </w:tcPr>
          <w:p w:rsidR="00110C18" w:rsidRPr="0056388D" w:rsidRDefault="00110C18" w:rsidP="00063728">
            <w:pPr>
              <w:rPr>
                <w:ins w:id="48087" w:author="KIM, Jason" w:date="2019-04-02T13:39:00Z"/>
                <w:rFonts w:ascii="Calibri" w:eastAsia="Times New Roman" w:hAnsi="Calibri" w:cs="Calibri"/>
                <w:color w:val="000000"/>
                <w:lang w:eastAsia="en-AU"/>
              </w:rPr>
            </w:pPr>
            <w:ins w:id="480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89" w:author="KIM, Jason" w:date="2019-04-02T13:39:00Z"/>
                <w:rFonts w:ascii="Calibri" w:eastAsia="Times New Roman" w:hAnsi="Calibri" w:cs="Calibri"/>
                <w:color w:val="000000"/>
                <w:lang w:eastAsia="en-AU"/>
              </w:rPr>
            </w:pPr>
            <w:ins w:id="48090" w:author="KIM, Jason" w:date="2019-04-02T13:39:00Z">
              <w:r w:rsidRPr="0056388D">
                <w:rPr>
                  <w:rFonts w:ascii="Calibri" w:eastAsia="Times New Roman" w:hAnsi="Calibri" w:cs="Calibri"/>
                  <w:color w:val="000000"/>
                  <w:lang w:eastAsia="en-AU"/>
                </w:rPr>
                <w:t>Chainage 8684</w:t>
              </w:r>
            </w:ins>
          </w:p>
        </w:tc>
        <w:tc>
          <w:tcPr>
            <w:tcW w:w="818" w:type="pct"/>
            <w:noWrap/>
            <w:hideMark/>
          </w:tcPr>
          <w:p w:rsidR="00110C18" w:rsidRPr="0056388D" w:rsidRDefault="00110C18" w:rsidP="00063728">
            <w:pPr>
              <w:jc w:val="right"/>
              <w:rPr>
                <w:ins w:id="48091" w:author="KIM, Jason" w:date="2019-04-02T13:39:00Z"/>
                <w:rFonts w:ascii="Calibri" w:eastAsia="Times New Roman" w:hAnsi="Calibri" w:cs="Calibri"/>
                <w:color w:val="000000"/>
                <w:lang w:eastAsia="en-AU"/>
              </w:rPr>
            </w:pPr>
            <w:ins w:id="48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93" w:author="KIM, Jason" w:date="2019-04-02T13:39:00Z"/>
        </w:trPr>
        <w:tc>
          <w:tcPr>
            <w:tcW w:w="758" w:type="pct"/>
            <w:vMerge w:val="restart"/>
            <w:noWrap/>
            <w:hideMark/>
          </w:tcPr>
          <w:p w:rsidR="00110C18" w:rsidRPr="0056388D" w:rsidRDefault="00110C18" w:rsidP="00063728">
            <w:pPr>
              <w:rPr>
                <w:ins w:id="48094" w:author="KIM, Jason" w:date="2019-04-02T13:39:00Z"/>
                <w:rFonts w:ascii="Calibri" w:eastAsia="Times New Roman" w:hAnsi="Calibri" w:cs="Calibri"/>
                <w:color w:val="000000"/>
                <w:lang w:eastAsia="en-AU"/>
              </w:rPr>
            </w:pPr>
            <w:ins w:id="48095" w:author="KIM, Jason" w:date="2019-04-02T13:39:00Z">
              <w:r w:rsidRPr="0056388D">
                <w:rPr>
                  <w:rFonts w:ascii="Calibri" w:eastAsia="Times New Roman" w:hAnsi="Calibri" w:cs="Calibri"/>
                  <w:color w:val="000000"/>
                  <w:lang w:eastAsia="en-AU"/>
                </w:rPr>
                <w:t>DXE66K3x</w:t>
              </w:r>
            </w:ins>
          </w:p>
        </w:tc>
        <w:tc>
          <w:tcPr>
            <w:tcW w:w="648" w:type="pct"/>
            <w:vMerge w:val="restart"/>
            <w:noWrap/>
            <w:hideMark/>
          </w:tcPr>
          <w:p w:rsidR="00110C18" w:rsidRPr="0056388D" w:rsidRDefault="00110C18" w:rsidP="00063728">
            <w:pPr>
              <w:rPr>
                <w:ins w:id="48096" w:author="KIM, Jason" w:date="2019-04-02T13:39:00Z"/>
                <w:rFonts w:ascii="Calibri" w:eastAsia="Times New Roman" w:hAnsi="Calibri" w:cs="Calibri"/>
                <w:color w:val="000000"/>
                <w:lang w:eastAsia="en-AU"/>
              </w:rPr>
            </w:pPr>
            <w:ins w:id="48097" w:author="KIM, Jason" w:date="2019-04-02T13:39:00Z">
              <w:r w:rsidRPr="0056388D">
                <w:rPr>
                  <w:rFonts w:ascii="Calibri" w:eastAsia="Times New Roman" w:hAnsi="Calibri" w:cs="Calibri"/>
                  <w:color w:val="000000"/>
                  <w:lang w:eastAsia="en-AU"/>
                </w:rPr>
                <w:t>ELZ20366</w:t>
              </w:r>
            </w:ins>
          </w:p>
        </w:tc>
        <w:tc>
          <w:tcPr>
            <w:tcW w:w="516" w:type="pct"/>
            <w:vMerge w:val="restart"/>
            <w:noWrap/>
            <w:hideMark/>
          </w:tcPr>
          <w:p w:rsidR="00110C18" w:rsidRPr="0056388D" w:rsidRDefault="00110C18" w:rsidP="00063728">
            <w:pPr>
              <w:rPr>
                <w:ins w:id="48098" w:author="KIM, Jason" w:date="2019-04-02T13:39:00Z"/>
                <w:rFonts w:ascii="Calibri" w:eastAsia="Times New Roman" w:hAnsi="Calibri" w:cs="Calibri"/>
                <w:color w:val="000000"/>
                <w:lang w:eastAsia="en-AU"/>
              </w:rPr>
            </w:pPr>
            <w:ins w:id="48099"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100" w:author="KIM, Jason" w:date="2019-04-02T13:39:00Z"/>
                <w:rFonts w:ascii="Calibri" w:eastAsia="Times New Roman" w:hAnsi="Calibri" w:cs="Calibri"/>
                <w:color w:val="000000"/>
                <w:lang w:eastAsia="en-AU"/>
              </w:rPr>
            </w:pPr>
            <w:ins w:id="48101" w:author="KIM, Jason" w:date="2019-04-02T13:39:00Z">
              <w:r w:rsidRPr="0056388D">
                <w:rPr>
                  <w:rFonts w:ascii="Calibri" w:eastAsia="Times New Roman" w:hAnsi="Calibri" w:cs="Calibri"/>
                  <w:color w:val="000000"/>
                  <w:lang w:eastAsia="en-AU"/>
                </w:rPr>
                <w:t>DXE2207</w:t>
              </w:r>
            </w:ins>
          </w:p>
        </w:tc>
        <w:tc>
          <w:tcPr>
            <w:tcW w:w="793" w:type="pct"/>
            <w:noWrap/>
            <w:hideMark/>
          </w:tcPr>
          <w:p w:rsidR="00110C18" w:rsidRPr="0056388D" w:rsidRDefault="00110C18" w:rsidP="00063728">
            <w:pPr>
              <w:rPr>
                <w:ins w:id="48102" w:author="KIM, Jason" w:date="2019-04-02T13:39:00Z"/>
                <w:rFonts w:ascii="Calibri" w:eastAsia="Times New Roman" w:hAnsi="Calibri" w:cs="Calibri"/>
                <w:color w:val="000000"/>
                <w:lang w:eastAsia="en-AU"/>
              </w:rPr>
            </w:pPr>
            <w:ins w:id="481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04" w:author="KIM, Jason" w:date="2019-04-02T13:39:00Z"/>
                <w:rFonts w:ascii="Calibri" w:eastAsia="Times New Roman" w:hAnsi="Calibri" w:cs="Calibri"/>
                <w:color w:val="000000"/>
                <w:lang w:eastAsia="en-AU"/>
              </w:rPr>
            </w:pPr>
            <w:ins w:id="48105" w:author="KIM, Jason" w:date="2019-04-02T13:39:00Z">
              <w:r w:rsidRPr="0056388D">
                <w:rPr>
                  <w:rFonts w:ascii="Calibri" w:eastAsia="Times New Roman" w:hAnsi="Calibri" w:cs="Calibri"/>
                  <w:color w:val="000000"/>
                  <w:lang w:eastAsia="en-AU"/>
                </w:rPr>
                <w:t>Chainage 8738</w:t>
              </w:r>
            </w:ins>
          </w:p>
        </w:tc>
        <w:tc>
          <w:tcPr>
            <w:tcW w:w="818" w:type="pct"/>
            <w:noWrap/>
            <w:hideMark/>
          </w:tcPr>
          <w:p w:rsidR="00110C18" w:rsidRPr="0056388D" w:rsidRDefault="00110C18" w:rsidP="00063728">
            <w:pPr>
              <w:jc w:val="right"/>
              <w:rPr>
                <w:ins w:id="48106" w:author="KIM, Jason" w:date="2019-04-02T13:39:00Z"/>
                <w:rFonts w:ascii="Calibri" w:eastAsia="Times New Roman" w:hAnsi="Calibri" w:cs="Calibri"/>
                <w:color w:val="000000"/>
                <w:lang w:eastAsia="en-AU"/>
              </w:rPr>
            </w:pPr>
            <w:ins w:id="48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08" w:author="KIM, Jason" w:date="2019-04-02T13:39:00Z"/>
        </w:trPr>
        <w:tc>
          <w:tcPr>
            <w:tcW w:w="758" w:type="pct"/>
            <w:vMerge/>
            <w:hideMark/>
          </w:tcPr>
          <w:p w:rsidR="00110C18" w:rsidRPr="0056388D" w:rsidRDefault="00110C18" w:rsidP="00063728">
            <w:pPr>
              <w:rPr>
                <w:ins w:id="481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12" w:author="KIM, Jason" w:date="2019-04-02T13:39:00Z"/>
                <w:rFonts w:ascii="Calibri" w:eastAsia="Times New Roman" w:hAnsi="Calibri" w:cs="Calibri"/>
                <w:color w:val="000000"/>
                <w:lang w:eastAsia="en-AU"/>
              </w:rPr>
            </w:pPr>
            <w:ins w:id="48113" w:author="KIM, Jason" w:date="2019-04-02T13:39:00Z">
              <w:r w:rsidRPr="0056388D">
                <w:rPr>
                  <w:rFonts w:ascii="Calibri" w:eastAsia="Times New Roman" w:hAnsi="Calibri" w:cs="Calibri"/>
                  <w:color w:val="000000"/>
                  <w:lang w:eastAsia="en-AU"/>
                </w:rPr>
                <w:t>DXE2208</w:t>
              </w:r>
            </w:ins>
          </w:p>
        </w:tc>
        <w:tc>
          <w:tcPr>
            <w:tcW w:w="793" w:type="pct"/>
            <w:noWrap/>
            <w:hideMark/>
          </w:tcPr>
          <w:p w:rsidR="00110C18" w:rsidRPr="0056388D" w:rsidRDefault="00110C18" w:rsidP="00063728">
            <w:pPr>
              <w:rPr>
                <w:ins w:id="48114" w:author="KIM, Jason" w:date="2019-04-02T13:39:00Z"/>
                <w:rFonts w:ascii="Calibri" w:eastAsia="Times New Roman" w:hAnsi="Calibri" w:cs="Calibri"/>
                <w:color w:val="000000"/>
                <w:lang w:eastAsia="en-AU"/>
              </w:rPr>
            </w:pPr>
            <w:ins w:id="481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16" w:author="KIM, Jason" w:date="2019-04-02T13:39:00Z"/>
                <w:rFonts w:ascii="Calibri" w:eastAsia="Times New Roman" w:hAnsi="Calibri" w:cs="Calibri"/>
                <w:color w:val="000000"/>
                <w:lang w:eastAsia="en-AU"/>
              </w:rPr>
            </w:pPr>
            <w:ins w:id="48117" w:author="KIM, Jason" w:date="2019-04-02T13:39:00Z">
              <w:r w:rsidRPr="0056388D">
                <w:rPr>
                  <w:rFonts w:ascii="Calibri" w:eastAsia="Times New Roman" w:hAnsi="Calibri" w:cs="Calibri"/>
                  <w:color w:val="000000"/>
                  <w:lang w:eastAsia="en-AU"/>
                </w:rPr>
                <w:t>Chainage 8767</w:t>
              </w:r>
            </w:ins>
          </w:p>
        </w:tc>
        <w:tc>
          <w:tcPr>
            <w:tcW w:w="818" w:type="pct"/>
            <w:noWrap/>
            <w:hideMark/>
          </w:tcPr>
          <w:p w:rsidR="00110C18" w:rsidRPr="0056388D" w:rsidRDefault="00110C18" w:rsidP="00063728">
            <w:pPr>
              <w:jc w:val="right"/>
              <w:rPr>
                <w:ins w:id="48118" w:author="KIM, Jason" w:date="2019-04-02T13:39:00Z"/>
                <w:rFonts w:ascii="Calibri" w:eastAsia="Times New Roman" w:hAnsi="Calibri" w:cs="Calibri"/>
                <w:color w:val="000000"/>
                <w:lang w:eastAsia="en-AU"/>
              </w:rPr>
            </w:pPr>
            <w:ins w:id="48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20" w:author="KIM, Jason" w:date="2019-04-02T13:39:00Z"/>
        </w:trPr>
        <w:tc>
          <w:tcPr>
            <w:tcW w:w="758" w:type="pct"/>
            <w:vMerge/>
            <w:hideMark/>
          </w:tcPr>
          <w:p w:rsidR="00110C18" w:rsidRPr="0056388D" w:rsidRDefault="00110C18" w:rsidP="00063728">
            <w:pPr>
              <w:rPr>
                <w:ins w:id="481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24" w:author="KIM, Jason" w:date="2019-04-02T13:39:00Z"/>
                <w:rFonts w:ascii="Calibri" w:eastAsia="Times New Roman" w:hAnsi="Calibri" w:cs="Calibri"/>
                <w:color w:val="000000"/>
                <w:lang w:eastAsia="en-AU"/>
              </w:rPr>
            </w:pPr>
            <w:ins w:id="48125" w:author="KIM, Jason" w:date="2019-04-02T13:39:00Z">
              <w:r w:rsidRPr="0056388D">
                <w:rPr>
                  <w:rFonts w:ascii="Calibri" w:eastAsia="Times New Roman" w:hAnsi="Calibri" w:cs="Calibri"/>
                  <w:color w:val="000000"/>
                  <w:lang w:eastAsia="en-AU"/>
                </w:rPr>
                <w:t>DXE2209</w:t>
              </w:r>
            </w:ins>
          </w:p>
        </w:tc>
        <w:tc>
          <w:tcPr>
            <w:tcW w:w="793" w:type="pct"/>
            <w:noWrap/>
            <w:hideMark/>
          </w:tcPr>
          <w:p w:rsidR="00110C18" w:rsidRPr="0056388D" w:rsidRDefault="00110C18" w:rsidP="00063728">
            <w:pPr>
              <w:rPr>
                <w:ins w:id="48126" w:author="KIM, Jason" w:date="2019-04-02T13:39:00Z"/>
                <w:rFonts w:ascii="Calibri" w:eastAsia="Times New Roman" w:hAnsi="Calibri" w:cs="Calibri"/>
                <w:color w:val="000000"/>
                <w:lang w:eastAsia="en-AU"/>
              </w:rPr>
            </w:pPr>
            <w:ins w:id="481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28" w:author="KIM, Jason" w:date="2019-04-02T13:39:00Z"/>
                <w:rFonts w:ascii="Calibri" w:eastAsia="Times New Roman" w:hAnsi="Calibri" w:cs="Calibri"/>
                <w:color w:val="000000"/>
                <w:lang w:eastAsia="en-AU"/>
              </w:rPr>
            </w:pPr>
            <w:ins w:id="48129" w:author="KIM, Jason" w:date="2019-04-02T13:39:00Z">
              <w:r w:rsidRPr="0056388D">
                <w:rPr>
                  <w:rFonts w:ascii="Calibri" w:eastAsia="Times New Roman" w:hAnsi="Calibri" w:cs="Calibri"/>
                  <w:color w:val="000000"/>
                  <w:lang w:eastAsia="en-AU"/>
                </w:rPr>
                <w:t>Chainage 8796</w:t>
              </w:r>
            </w:ins>
          </w:p>
        </w:tc>
        <w:tc>
          <w:tcPr>
            <w:tcW w:w="818" w:type="pct"/>
            <w:noWrap/>
            <w:hideMark/>
          </w:tcPr>
          <w:p w:rsidR="00110C18" w:rsidRPr="0056388D" w:rsidRDefault="00110C18" w:rsidP="00063728">
            <w:pPr>
              <w:jc w:val="right"/>
              <w:rPr>
                <w:ins w:id="48130" w:author="KIM, Jason" w:date="2019-04-02T13:39:00Z"/>
                <w:rFonts w:ascii="Calibri" w:eastAsia="Times New Roman" w:hAnsi="Calibri" w:cs="Calibri"/>
                <w:color w:val="000000"/>
                <w:lang w:eastAsia="en-AU"/>
              </w:rPr>
            </w:pPr>
            <w:ins w:id="481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32" w:author="KIM, Jason" w:date="2019-04-02T13:39:00Z"/>
        </w:trPr>
        <w:tc>
          <w:tcPr>
            <w:tcW w:w="758" w:type="pct"/>
            <w:vMerge w:val="restart"/>
            <w:noWrap/>
            <w:hideMark/>
          </w:tcPr>
          <w:p w:rsidR="00110C18" w:rsidRPr="0056388D" w:rsidRDefault="00110C18" w:rsidP="00063728">
            <w:pPr>
              <w:rPr>
                <w:ins w:id="48133" w:author="KIM, Jason" w:date="2019-04-02T13:39:00Z"/>
                <w:rFonts w:ascii="Calibri" w:eastAsia="Times New Roman" w:hAnsi="Calibri" w:cs="Calibri"/>
                <w:color w:val="000000"/>
                <w:lang w:eastAsia="en-AU"/>
              </w:rPr>
            </w:pPr>
            <w:ins w:id="48134" w:author="KIM, Jason" w:date="2019-04-02T13:39:00Z">
              <w:r w:rsidRPr="0056388D">
                <w:rPr>
                  <w:rFonts w:ascii="Calibri" w:eastAsia="Times New Roman" w:hAnsi="Calibri" w:cs="Calibri"/>
                  <w:color w:val="000000"/>
                  <w:lang w:eastAsia="en-AU"/>
                </w:rPr>
                <w:t>DXE66K4x</w:t>
              </w:r>
            </w:ins>
          </w:p>
        </w:tc>
        <w:tc>
          <w:tcPr>
            <w:tcW w:w="648" w:type="pct"/>
            <w:vMerge w:val="restart"/>
            <w:noWrap/>
            <w:hideMark/>
          </w:tcPr>
          <w:p w:rsidR="00110C18" w:rsidRPr="0056388D" w:rsidRDefault="00110C18" w:rsidP="00063728">
            <w:pPr>
              <w:rPr>
                <w:ins w:id="48135" w:author="KIM, Jason" w:date="2019-04-02T13:39:00Z"/>
                <w:rFonts w:ascii="Calibri" w:eastAsia="Times New Roman" w:hAnsi="Calibri" w:cs="Calibri"/>
                <w:color w:val="000000"/>
                <w:lang w:eastAsia="en-AU"/>
              </w:rPr>
            </w:pPr>
            <w:ins w:id="48136" w:author="KIM, Jason" w:date="2019-04-02T13:39:00Z">
              <w:r w:rsidRPr="0056388D">
                <w:rPr>
                  <w:rFonts w:ascii="Calibri" w:eastAsia="Times New Roman" w:hAnsi="Calibri" w:cs="Calibri"/>
                  <w:color w:val="000000"/>
                  <w:lang w:eastAsia="en-AU"/>
                </w:rPr>
                <w:t>ELZ20362</w:t>
              </w:r>
            </w:ins>
          </w:p>
        </w:tc>
        <w:tc>
          <w:tcPr>
            <w:tcW w:w="516" w:type="pct"/>
            <w:vMerge w:val="restart"/>
            <w:noWrap/>
            <w:hideMark/>
          </w:tcPr>
          <w:p w:rsidR="00110C18" w:rsidRPr="0056388D" w:rsidRDefault="00110C18" w:rsidP="00063728">
            <w:pPr>
              <w:rPr>
                <w:ins w:id="48137" w:author="KIM, Jason" w:date="2019-04-02T13:39:00Z"/>
                <w:rFonts w:ascii="Calibri" w:eastAsia="Times New Roman" w:hAnsi="Calibri" w:cs="Calibri"/>
                <w:color w:val="000000"/>
                <w:lang w:eastAsia="en-AU"/>
              </w:rPr>
            </w:pPr>
            <w:ins w:id="48138"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139" w:author="KIM, Jason" w:date="2019-04-02T13:39:00Z"/>
                <w:rFonts w:ascii="Calibri" w:eastAsia="Times New Roman" w:hAnsi="Calibri" w:cs="Calibri"/>
                <w:color w:val="000000"/>
                <w:lang w:eastAsia="en-AU"/>
              </w:rPr>
            </w:pPr>
            <w:ins w:id="48140" w:author="KIM, Jason" w:date="2019-04-02T13:39:00Z">
              <w:r w:rsidRPr="0056388D">
                <w:rPr>
                  <w:rFonts w:ascii="Calibri" w:eastAsia="Times New Roman" w:hAnsi="Calibri" w:cs="Calibri"/>
                  <w:color w:val="000000"/>
                  <w:lang w:eastAsia="en-AU"/>
                </w:rPr>
                <w:t>DXE2204</w:t>
              </w:r>
            </w:ins>
          </w:p>
        </w:tc>
        <w:tc>
          <w:tcPr>
            <w:tcW w:w="793" w:type="pct"/>
            <w:noWrap/>
            <w:hideMark/>
          </w:tcPr>
          <w:p w:rsidR="00110C18" w:rsidRPr="0056388D" w:rsidRDefault="00110C18" w:rsidP="00063728">
            <w:pPr>
              <w:rPr>
                <w:ins w:id="48141" w:author="KIM, Jason" w:date="2019-04-02T13:39:00Z"/>
                <w:rFonts w:ascii="Calibri" w:eastAsia="Times New Roman" w:hAnsi="Calibri" w:cs="Calibri"/>
                <w:color w:val="000000"/>
                <w:lang w:eastAsia="en-AU"/>
              </w:rPr>
            </w:pPr>
            <w:ins w:id="481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43" w:author="KIM, Jason" w:date="2019-04-02T13:39:00Z"/>
                <w:rFonts w:ascii="Calibri" w:eastAsia="Times New Roman" w:hAnsi="Calibri" w:cs="Calibri"/>
                <w:color w:val="000000"/>
                <w:lang w:eastAsia="en-AU"/>
              </w:rPr>
            </w:pPr>
            <w:ins w:id="48144" w:author="KIM, Jason" w:date="2019-04-02T13:39:00Z">
              <w:r w:rsidRPr="0056388D">
                <w:rPr>
                  <w:rFonts w:ascii="Calibri" w:eastAsia="Times New Roman" w:hAnsi="Calibri" w:cs="Calibri"/>
                  <w:color w:val="000000"/>
                  <w:lang w:eastAsia="en-AU"/>
                </w:rPr>
                <w:t>Chainage 8618</w:t>
              </w:r>
            </w:ins>
          </w:p>
        </w:tc>
        <w:tc>
          <w:tcPr>
            <w:tcW w:w="818" w:type="pct"/>
            <w:noWrap/>
            <w:hideMark/>
          </w:tcPr>
          <w:p w:rsidR="00110C18" w:rsidRPr="0056388D" w:rsidRDefault="00110C18" w:rsidP="00063728">
            <w:pPr>
              <w:jc w:val="right"/>
              <w:rPr>
                <w:ins w:id="48145" w:author="KIM, Jason" w:date="2019-04-02T13:39:00Z"/>
                <w:rFonts w:ascii="Calibri" w:eastAsia="Times New Roman" w:hAnsi="Calibri" w:cs="Calibri"/>
                <w:color w:val="000000"/>
                <w:lang w:eastAsia="en-AU"/>
              </w:rPr>
            </w:pPr>
            <w:ins w:id="481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47" w:author="KIM, Jason" w:date="2019-04-02T13:39:00Z"/>
        </w:trPr>
        <w:tc>
          <w:tcPr>
            <w:tcW w:w="758" w:type="pct"/>
            <w:vMerge/>
            <w:hideMark/>
          </w:tcPr>
          <w:p w:rsidR="00110C18" w:rsidRPr="0056388D" w:rsidRDefault="00110C18" w:rsidP="00063728">
            <w:pPr>
              <w:rPr>
                <w:ins w:id="481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51" w:author="KIM, Jason" w:date="2019-04-02T13:39:00Z"/>
                <w:rFonts w:ascii="Calibri" w:eastAsia="Times New Roman" w:hAnsi="Calibri" w:cs="Calibri"/>
                <w:color w:val="000000"/>
                <w:lang w:eastAsia="en-AU"/>
              </w:rPr>
            </w:pPr>
            <w:ins w:id="48152" w:author="KIM, Jason" w:date="2019-04-02T13:39:00Z">
              <w:r w:rsidRPr="0056388D">
                <w:rPr>
                  <w:rFonts w:ascii="Calibri" w:eastAsia="Times New Roman" w:hAnsi="Calibri" w:cs="Calibri"/>
                  <w:color w:val="000000"/>
                  <w:lang w:eastAsia="en-AU"/>
                </w:rPr>
                <w:t>DXE2205</w:t>
              </w:r>
            </w:ins>
          </w:p>
        </w:tc>
        <w:tc>
          <w:tcPr>
            <w:tcW w:w="793" w:type="pct"/>
            <w:noWrap/>
            <w:hideMark/>
          </w:tcPr>
          <w:p w:rsidR="00110C18" w:rsidRPr="0056388D" w:rsidRDefault="00110C18" w:rsidP="00063728">
            <w:pPr>
              <w:rPr>
                <w:ins w:id="48153" w:author="KIM, Jason" w:date="2019-04-02T13:39:00Z"/>
                <w:rFonts w:ascii="Calibri" w:eastAsia="Times New Roman" w:hAnsi="Calibri" w:cs="Calibri"/>
                <w:color w:val="000000"/>
                <w:lang w:eastAsia="en-AU"/>
              </w:rPr>
            </w:pPr>
            <w:ins w:id="481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55" w:author="KIM, Jason" w:date="2019-04-02T13:39:00Z"/>
                <w:rFonts w:ascii="Calibri" w:eastAsia="Times New Roman" w:hAnsi="Calibri" w:cs="Calibri"/>
                <w:color w:val="000000"/>
                <w:lang w:eastAsia="en-AU"/>
              </w:rPr>
            </w:pPr>
            <w:ins w:id="48156" w:author="KIM, Jason" w:date="2019-04-02T13:39:00Z">
              <w:r w:rsidRPr="0056388D">
                <w:rPr>
                  <w:rFonts w:ascii="Calibri" w:eastAsia="Times New Roman" w:hAnsi="Calibri" w:cs="Calibri"/>
                  <w:color w:val="000000"/>
                  <w:lang w:eastAsia="en-AU"/>
                </w:rPr>
                <w:t>Chainage 8647</w:t>
              </w:r>
            </w:ins>
          </w:p>
        </w:tc>
        <w:tc>
          <w:tcPr>
            <w:tcW w:w="818" w:type="pct"/>
            <w:noWrap/>
            <w:hideMark/>
          </w:tcPr>
          <w:p w:rsidR="00110C18" w:rsidRPr="0056388D" w:rsidRDefault="00110C18" w:rsidP="00063728">
            <w:pPr>
              <w:jc w:val="right"/>
              <w:rPr>
                <w:ins w:id="48157" w:author="KIM, Jason" w:date="2019-04-02T13:39:00Z"/>
                <w:rFonts w:ascii="Calibri" w:eastAsia="Times New Roman" w:hAnsi="Calibri" w:cs="Calibri"/>
                <w:color w:val="000000"/>
                <w:lang w:eastAsia="en-AU"/>
              </w:rPr>
            </w:pPr>
            <w:ins w:id="481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59" w:author="KIM, Jason" w:date="2019-04-02T13:39:00Z"/>
        </w:trPr>
        <w:tc>
          <w:tcPr>
            <w:tcW w:w="758" w:type="pct"/>
            <w:vMerge/>
            <w:hideMark/>
          </w:tcPr>
          <w:p w:rsidR="00110C18" w:rsidRPr="0056388D" w:rsidRDefault="00110C18" w:rsidP="00063728">
            <w:pPr>
              <w:rPr>
                <w:ins w:id="481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63" w:author="KIM, Jason" w:date="2019-04-02T13:39:00Z"/>
                <w:rFonts w:ascii="Calibri" w:eastAsia="Times New Roman" w:hAnsi="Calibri" w:cs="Calibri"/>
                <w:color w:val="000000"/>
                <w:lang w:eastAsia="en-AU"/>
              </w:rPr>
            </w:pPr>
            <w:ins w:id="48164" w:author="KIM, Jason" w:date="2019-04-02T13:39:00Z">
              <w:r w:rsidRPr="0056388D">
                <w:rPr>
                  <w:rFonts w:ascii="Calibri" w:eastAsia="Times New Roman" w:hAnsi="Calibri" w:cs="Calibri"/>
                  <w:color w:val="000000"/>
                  <w:lang w:eastAsia="en-AU"/>
                </w:rPr>
                <w:t>DXE2206</w:t>
              </w:r>
            </w:ins>
          </w:p>
        </w:tc>
        <w:tc>
          <w:tcPr>
            <w:tcW w:w="793" w:type="pct"/>
            <w:noWrap/>
            <w:hideMark/>
          </w:tcPr>
          <w:p w:rsidR="00110C18" w:rsidRPr="0056388D" w:rsidRDefault="00110C18" w:rsidP="00063728">
            <w:pPr>
              <w:rPr>
                <w:ins w:id="48165" w:author="KIM, Jason" w:date="2019-04-02T13:39:00Z"/>
                <w:rFonts w:ascii="Calibri" w:eastAsia="Times New Roman" w:hAnsi="Calibri" w:cs="Calibri"/>
                <w:color w:val="000000"/>
                <w:lang w:eastAsia="en-AU"/>
              </w:rPr>
            </w:pPr>
            <w:ins w:id="481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67" w:author="KIM, Jason" w:date="2019-04-02T13:39:00Z"/>
                <w:rFonts w:ascii="Calibri" w:eastAsia="Times New Roman" w:hAnsi="Calibri" w:cs="Calibri"/>
                <w:color w:val="000000"/>
                <w:lang w:eastAsia="en-AU"/>
              </w:rPr>
            </w:pPr>
            <w:ins w:id="48168" w:author="KIM, Jason" w:date="2019-04-02T13:39:00Z">
              <w:r w:rsidRPr="0056388D">
                <w:rPr>
                  <w:rFonts w:ascii="Calibri" w:eastAsia="Times New Roman" w:hAnsi="Calibri" w:cs="Calibri"/>
                  <w:color w:val="000000"/>
                  <w:lang w:eastAsia="en-AU"/>
                </w:rPr>
                <w:t>Chainage 8676</w:t>
              </w:r>
            </w:ins>
          </w:p>
        </w:tc>
        <w:tc>
          <w:tcPr>
            <w:tcW w:w="818" w:type="pct"/>
            <w:noWrap/>
            <w:hideMark/>
          </w:tcPr>
          <w:p w:rsidR="00110C18" w:rsidRPr="0056388D" w:rsidRDefault="00110C18" w:rsidP="00063728">
            <w:pPr>
              <w:jc w:val="right"/>
              <w:rPr>
                <w:ins w:id="48169" w:author="KIM, Jason" w:date="2019-04-02T13:39:00Z"/>
                <w:rFonts w:ascii="Calibri" w:eastAsia="Times New Roman" w:hAnsi="Calibri" w:cs="Calibri"/>
                <w:color w:val="000000"/>
                <w:lang w:eastAsia="en-AU"/>
              </w:rPr>
            </w:pPr>
            <w:ins w:id="481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71" w:author="KIM, Jason" w:date="2019-04-02T13:39:00Z"/>
        </w:trPr>
        <w:tc>
          <w:tcPr>
            <w:tcW w:w="758" w:type="pct"/>
            <w:vMerge w:val="restart"/>
            <w:noWrap/>
            <w:hideMark/>
          </w:tcPr>
          <w:p w:rsidR="00110C18" w:rsidRPr="0056388D" w:rsidRDefault="00110C18" w:rsidP="00063728">
            <w:pPr>
              <w:rPr>
                <w:ins w:id="48172" w:author="KIM, Jason" w:date="2019-04-02T13:39:00Z"/>
                <w:rFonts w:ascii="Calibri" w:eastAsia="Times New Roman" w:hAnsi="Calibri" w:cs="Calibri"/>
                <w:color w:val="000000"/>
                <w:lang w:eastAsia="en-AU"/>
              </w:rPr>
            </w:pPr>
            <w:ins w:id="48173" w:author="KIM, Jason" w:date="2019-04-02T13:39:00Z">
              <w:r w:rsidRPr="0056388D">
                <w:rPr>
                  <w:rFonts w:ascii="Calibri" w:eastAsia="Times New Roman" w:hAnsi="Calibri" w:cs="Calibri"/>
                  <w:color w:val="000000"/>
                  <w:lang w:eastAsia="en-AU"/>
                </w:rPr>
                <w:t>DXE68K1x</w:t>
              </w:r>
            </w:ins>
          </w:p>
        </w:tc>
        <w:tc>
          <w:tcPr>
            <w:tcW w:w="648" w:type="pct"/>
            <w:vMerge w:val="restart"/>
            <w:noWrap/>
            <w:hideMark/>
          </w:tcPr>
          <w:p w:rsidR="00110C18" w:rsidRPr="0056388D" w:rsidRDefault="00110C18" w:rsidP="00063728">
            <w:pPr>
              <w:rPr>
                <w:ins w:id="48174" w:author="KIM, Jason" w:date="2019-04-02T13:39:00Z"/>
                <w:rFonts w:ascii="Calibri" w:eastAsia="Times New Roman" w:hAnsi="Calibri" w:cs="Calibri"/>
                <w:color w:val="000000"/>
                <w:lang w:eastAsia="en-AU"/>
              </w:rPr>
            </w:pPr>
            <w:ins w:id="48175" w:author="KIM, Jason" w:date="2019-04-02T13:39:00Z">
              <w:r w:rsidRPr="0056388D">
                <w:rPr>
                  <w:rFonts w:ascii="Calibri" w:eastAsia="Times New Roman" w:hAnsi="Calibri" w:cs="Calibri"/>
                  <w:color w:val="000000"/>
                  <w:lang w:eastAsia="en-AU"/>
                </w:rPr>
                <w:t>ELZ10374</w:t>
              </w:r>
            </w:ins>
          </w:p>
        </w:tc>
        <w:tc>
          <w:tcPr>
            <w:tcW w:w="516" w:type="pct"/>
            <w:vMerge w:val="restart"/>
            <w:noWrap/>
            <w:hideMark/>
          </w:tcPr>
          <w:p w:rsidR="00110C18" w:rsidRPr="0056388D" w:rsidRDefault="00110C18" w:rsidP="00063728">
            <w:pPr>
              <w:rPr>
                <w:ins w:id="48176" w:author="KIM, Jason" w:date="2019-04-02T13:39:00Z"/>
                <w:rFonts w:ascii="Calibri" w:eastAsia="Times New Roman" w:hAnsi="Calibri" w:cs="Calibri"/>
                <w:color w:val="000000"/>
                <w:lang w:eastAsia="en-AU"/>
              </w:rPr>
            </w:pPr>
            <w:ins w:id="4817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178" w:author="KIM, Jason" w:date="2019-04-02T13:39:00Z"/>
                <w:rFonts w:ascii="Calibri" w:eastAsia="Times New Roman" w:hAnsi="Calibri" w:cs="Calibri"/>
                <w:color w:val="000000"/>
                <w:lang w:eastAsia="en-AU"/>
              </w:rPr>
            </w:pPr>
            <w:ins w:id="48179" w:author="KIM, Jason" w:date="2019-04-02T13:39:00Z">
              <w:r w:rsidRPr="0056388D">
                <w:rPr>
                  <w:rFonts w:ascii="Calibri" w:eastAsia="Times New Roman" w:hAnsi="Calibri" w:cs="Calibri"/>
                  <w:color w:val="000000"/>
                  <w:lang w:eastAsia="en-AU"/>
                </w:rPr>
                <w:t>DXE1211</w:t>
              </w:r>
            </w:ins>
          </w:p>
        </w:tc>
        <w:tc>
          <w:tcPr>
            <w:tcW w:w="793" w:type="pct"/>
            <w:noWrap/>
            <w:hideMark/>
          </w:tcPr>
          <w:p w:rsidR="00110C18" w:rsidRPr="0056388D" w:rsidRDefault="00110C18" w:rsidP="00063728">
            <w:pPr>
              <w:rPr>
                <w:ins w:id="48180" w:author="KIM, Jason" w:date="2019-04-02T13:39:00Z"/>
                <w:rFonts w:ascii="Calibri" w:eastAsia="Times New Roman" w:hAnsi="Calibri" w:cs="Calibri"/>
                <w:color w:val="000000"/>
                <w:lang w:eastAsia="en-AU"/>
              </w:rPr>
            </w:pPr>
            <w:ins w:id="4818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182" w:author="KIM, Jason" w:date="2019-04-02T13:39:00Z"/>
                <w:rFonts w:ascii="Calibri" w:eastAsia="Times New Roman" w:hAnsi="Calibri" w:cs="Calibri"/>
                <w:color w:val="000000"/>
                <w:lang w:eastAsia="en-AU"/>
              </w:rPr>
            </w:pPr>
            <w:ins w:id="48183" w:author="KIM, Jason" w:date="2019-04-02T13:39:00Z">
              <w:r w:rsidRPr="0056388D">
                <w:rPr>
                  <w:rFonts w:ascii="Calibri" w:eastAsia="Times New Roman" w:hAnsi="Calibri" w:cs="Calibri"/>
                  <w:color w:val="000000"/>
                  <w:lang w:eastAsia="en-AU"/>
                </w:rPr>
                <w:t>Chainage 8983</w:t>
              </w:r>
            </w:ins>
          </w:p>
        </w:tc>
        <w:tc>
          <w:tcPr>
            <w:tcW w:w="818" w:type="pct"/>
            <w:noWrap/>
            <w:hideMark/>
          </w:tcPr>
          <w:p w:rsidR="00110C18" w:rsidRPr="0056388D" w:rsidRDefault="00110C18" w:rsidP="00063728">
            <w:pPr>
              <w:jc w:val="right"/>
              <w:rPr>
                <w:ins w:id="48184" w:author="KIM, Jason" w:date="2019-04-02T13:39:00Z"/>
                <w:rFonts w:ascii="Calibri" w:eastAsia="Times New Roman" w:hAnsi="Calibri" w:cs="Calibri"/>
                <w:color w:val="000000"/>
                <w:lang w:eastAsia="en-AU"/>
              </w:rPr>
            </w:pPr>
            <w:ins w:id="481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86" w:author="KIM, Jason" w:date="2019-04-02T13:39:00Z"/>
        </w:trPr>
        <w:tc>
          <w:tcPr>
            <w:tcW w:w="758" w:type="pct"/>
            <w:vMerge/>
            <w:hideMark/>
          </w:tcPr>
          <w:p w:rsidR="00110C18" w:rsidRPr="0056388D" w:rsidRDefault="00110C18" w:rsidP="00063728">
            <w:pPr>
              <w:rPr>
                <w:ins w:id="481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90" w:author="KIM, Jason" w:date="2019-04-02T13:39:00Z"/>
                <w:rFonts w:ascii="Calibri" w:eastAsia="Times New Roman" w:hAnsi="Calibri" w:cs="Calibri"/>
                <w:color w:val="000000"/>
                <w:lang w:eastAsia="en-AU"/>
              </w:rPr>
            </w:pPr>
            <w:ins w:id="48191" w:author="KIM, Jason" w:date="2019-04-02T13:39:00Z">
              <w:r w:rsidRPr="0056388D">
                <w:rPr>
                  <w:rFonts w:ascii="Calibri" w:eastAsia="Times New Roman" w:hAnsi="Calibri" w:cs="Calibri"/>
                  <w:color w:val="000000"/>
                  <w:lang w:eastAsia="en-AU"/>
                </w:rPr>
                <w:t>DXE1212</w:t>
              </w:r>
            </w:ins>
          </w:p>
        </w:tc>
        <w:tc>
          <w:tcPr>
            <w:tcW w:w="793" w:type="pct"/>
            <w:noWrap/>
            <w:hideMark/>
          </w:tcPr>
          <w:p w:rsidR="00110C18" w:rsidRPr="0056388D" w:rsidRDefault="00110C18" w:rsidP="00063728">
            <w:pPr>
              <w:rPr>
                <w:ins w:id="48192" w:author="KIM, Jason" w:date="2019-04-02T13:39:00Z"/>
                <w:rFonts w:ascii="Calibri" w:eastAsia="Times New Roman" w:hAnsi="Calibri" w:cs="Calibri"/>
                <w:color w:val="000000"/>
                <w:lang w:eastAsia="en-AU"/>
              </w:rPr>
            </w:pPr>
            <w:ins w:id="481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194" w:author="KIM, Jason" w:date="2019-04-02T13:39:00Z"/>
                <w:rFonts w:ascii="Calibri" w:eastAsia="Times New Roman" w:hAnsi="Calibri" w:cs="Calibri"/>
                <w:color w:val="000000"/>
                <w:lang w:eastAsia="en-AU"/>
              </w:rPr>
            </w:pPr>
            <w:ins w:id="48195" w:author="KIM, Jason" w:date="2019-04-02T13:39:00Z">
              <w:r w:rsidRPr="0056388D">
                <w:rPr>
                  <w:rFonts w:ascii="Calibri" w:eastAsia="Times New Roman" w:hAnsi="Calibri" w:cs="Calibri"/>
                  <w:color w:val="000000"/>
                  <w:lang w:eastAsia="en-AU"/>
                </w:rPr>
                <w:t>Chainage 9013</w:t>
              </w:r>
            </w:ins>
          </w:p>
        </w:tc>
        <w:tc>
          <w:tcPr>
            <w:tcW w:w="818" w:type="pct"/>
            <w:noWrap/>
            <w:hideMark/>
          </w:tcPr>
          <w:p w:rsidR="00110C18" w:rsidRPr="0056388D" w:rsidRDefault="00110C18" w:rsidP="00063728">
            <w:pPr>
              <w:jc w:val="right"/>
              <w:rPr>
                <w:ins w:id="48196" w:author="KIM, Jason" w:date="2019-04-02T13:39:00Z"/>
                <w:rFonts w:ascii="Calibri" w:eastAsia="Times New Roman" w:hAnsi="Calibri" w:cs="Calibri"/>
                <w:color w:val="000000"/>
                <w:lang w:eastAsia="en-AU"/>
              </w:rPr>
            </w:pPr>
            <w:ins w:id="481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98" w:author="KIM, Jason" w:date="2019-04-02T13:39:00Z"/>
        </w:trPr>
        <w:tc>
          <w:tcPr>
            <w:tcW w:w="758" w:type="pct"/>
            <w:vMerge/>
            <w:hideMark/>
          </w:tcPr>
          <w:p w:rsidR="00110C18" w:rsidRPr="0056388D" w:rsidRDefault="00110C18" w:rsidP="00063728">
            <w:pPr>
              <w:rPr>
                <w:ins w:id="481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02" w:author="KIM, Jason" w:date="2019-04-02T13:39:00Z"/>
                <w:rFonts w:ascii="Calibri" w:eastAsia="Times New Roman" w:hAnsi="Calibri" w:cs="Calibri"/>
                <w:color w:val="000000"/>
                <w:lang w:eastAsia="en-AU"/>
              </w:rPr>
            </w:pPr>
            <w:ins w:id="48203" w:author="KIM, Jason" w:date="2019-04-02T13:39:00Z">
              <w:r w:rsidRPr="0056388D">
                <w:rPr>
                  <w:rFonts w:ascii="Calibri" w:eastAsia="Times New Roman" w:hAnsi="Calibri" w:cs="Calibri"/>
                  <w:color w:val="000000"/>
                  <w:lang w:eastAsia="en-AU"/>
                </w:rPr>
                <w:t>DXE1213</w:t>
              </w:r>
            </w:ins>
          </w:p>
        </w:tc>
        <w:tc>
          <w:tcPr>
            <w:tcW w:w="793" w:type="pct"/>
            <w:noWrap/>
            <w:hideMark/>
          </w:tcPr>
          <w:p w:rsidR="00110C18" w:rsidRPr="0056388D" w:rsidRDefault="00110C18" w:rsidP="00063728">
            <w:pPr>
              <w:rPr>
                <w:ins w:id="48204" w:author="KIM, Jason" w:date="2019-04-02T13:39:00Z"/>
                <w:rFonts w:ascii="Calibri" w:eastAsia="Times New Roman" w:hAnsi="Calibri" w:cs="Calibri"/>
                <w:color w:val="000000"/>
                <w:lang w:eastAsia="en-AU"/>
              </w:rPr>
            </w:pPr>
            <w:ins w:id="482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06" w:author="KIM, Jason" w:date="2019-04-02T13:39:00Z"/>
                <w:rFonts w:ascii="Calibri" w:eastAsia="Times New Roman" w:hAnsi="Calibri" w:cs="Calibri"/>
                <w:color w:val="000000"/>
                <w:lang w:eastAsia="en-AU"/>
              </w:rPr>
            </w:pPr>
            <w:ins w:id="48207" w:author="KIM, Jason" w:date="2019-04-02T13:39:00Z">
              <w:r w:rsidRPr="0056388D">
                <w:rPr>
                  <w:rFonts w:ascii="Calibri" w:eastAsia="Times New Roman" w:hAnsi="Calibri" w:cs="Calibri"/>
                  <w:color w:val="000000"/>
                  <w:lang w:eastAsia="en-AU"/>
                </w:rPr>
                <w:t>Chainage 9041</w:t>
              </w:r>
            </w:ins>
          </w:p>
        </w:tc>
        <w:tc>
          <w:tcPr>
            <w:tcW w:w="818" w:type="pct"/>
            <w:noWrap/>
            <w:hideMark/>
          </w:tcPr>
          <w:p w:rsidR="00110C18" w:rsidRPr="0056388D" w:rsidRDefault="00110C18" w:rsidP="00063728">
            <w:pPr>
              <w:jc w:val="right"/>
              <w:rPr>
                <w:ins w:id="48208" w:author="KIM, Jason" w:date="2019-04-02T13:39:00Z"/>
                <w:rFonts w:ascii="Calibri" w:eastAsia="Times New Roman" w:hAnsi="Calibri" w:cs="Calibri"/>
                <w:color w:val="000000"/>
                <w:lang w:eastAsia="en-AU"/>
              </w:rPr>
            </w:pPr>
            <w:ins w:id="482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10" w:author="KIM, Jason" w:date="2019-04-02T13:39:00Z"/>
        </w:trPr>
        <w:tc>
          <w:tcPr>
            <w:tcW w:w="758" w:type="pct"/>
            <w:vMerge w:val="restart"/>
            <w:noWrap/>
            <w:hideMark/>
          </w:tcPr>
          <w:p w:rsidR="00110C18" w:rsidRPr="0056388D" w:rsidRDefault="00110C18" w:rsidP="00063728">
            <w:pPr>
              <w:rPr>
                <w:ins w:id="48211" w:author="KIM, Jason" w:date="2019-04-02T13:39:00Z"/>
                <w:rFonts w:ascii="Calibri" w:eastAsia="Times New Roman" w:hAnsi="Calibri" w:cs="Calibri"/>
                <w:color w:val="000000"/>
                <w:lang w:eastAsia="en-AU"/>
              </w:rPr>
            </w:pPr>
            <w:ins w:id="48212" w:author="KIM, Jason" w:date="2019-04-02T13:39:00Z">
              <w:r w:rsidRPr="0056388D">
                <w:rPr>
                  <w:rFonts w:ascii="Calibri" w:eastAsia="Times New Roman" w:hAnsi="Calibri" w:cs="Calibri"/>
                  <w:color w:val="000000"/>
                  <w:lang w:eastAsia="en-AU"/>
                </w:rPr>
                <w:t>DXE68K2x</w:t>
              </w:r>
            </w:ins>
          </w:p>
        </w:tc>
        <w:tc>
          <w:tcPr>
            <w:tcW w:w="648" w:type="pct"/>
            <w:vMerge w:val="restart"/>
            <w:noWrap/>
            <w:hideMark/>
          </w:tcPr>
          <w:p w:rsidR="00110C18" w:rsidRPr="0056388D" w:rsidRDefault="00110C18" w:rsidP="00063728">
            <w:pPr>
              <w:rPr>
                <w:ins w:id="48213" w:author="KIM, Jason" w:date="2019-04-02T13:39:00Z"/>
                <w:rFonts w:ascii="Calibri" w:eastAsia="Times New Roman" w:hAnsi="Calibri" w:cs="Calibri"/>
                <w:color w:val="000000"/>
                <w:lang w:eastAsia="en-AU"/>
              </w:rPr>
            </w:pPr>
            <w:ins w:id="48214" w:author="KIM, Jason" w:date="2019-04-02T13:39:00Z">
              <w:r w:rsidRPr="0056388D">
                <w:rPr>
                  <w:rFonts w:ascii="Calibri" w:eastAsia="Times New Roman" w:hAnsi="Calibri" w:cs="Calibri"/>
                  <w:color w:val="000000"/>
                  <w:lang w:eastAsia="en-AU"/>
                </w:rPr>
                <w:t>ELZ10370</w:t>
              </w:r>
            </w:ins>
          </w:p>
        </w:tc>
        <w:tc>
          <w:tcPr>
            <w:tcW w:w="516" w:type="pct"/>
            <w:vMerge w:val="restart"/>
            <w:noWrap/>
            <w:hideMark/>
          </w:tcPr>
          <w:p w:rsidR="00110C18" w:rsidRPr="0056388D" w:rsidRDefault="00110C18" w:rsidP="00063728">
            <w:pPr>
              <w:rPr>
                <w:ins w:id="48215" w:author="KIM, Jason" w:date="2019-04-02T13:39:00Z"/>
                <w:rFonts w:ascii="Calibri" w:eastAsia="Times New Roman" w:hAnsi="Calibri" w:cs="Calibri"/>
                <w:color w:val="000000"/>
                <w:lang w:eastAsia="en-AU"/>
              </w:rPr>
            </w:pPr>
            <w:ins w:id="48216"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17" w:author="KIM, Jason" w:date="2019-04-02T13:39:00Z"/>
                <w:rFonts w:ascii="Calibri" w:eastAsia="Times New Roman" w:hAnsi="Calibri" w:cs="Calibri"/>
                <w:color w:val="000000"/>
                <w:lang w:eastAsia="en-AU"/>
              </w:rPr>
            </w:pPr>
            <w:ins w:id="48218" w:author="KIM, Jason" w:date="2019-04-02T13:39:00Z">
              <w:r w:rsidRPr="0056388D">
                <w:rPr>
                  <w:rFonts w:ascii="Calibri" w:eastAsia="Times New Roman" w:hAnsi="Calibri" w:cs="Calibri"/>
                  <w:color w:val="000000"/>
                  <w:lang w:eastAsia="en-AU"/>
                </w:rPr>
                <w:t>DXE1208</w:t>
              </w:r>
            </w:ins>
          </w:p>
        </w:tc>
        <w:tc>
          <w:tcPr>
            <w:tcW w:w="793" w:type="pct"/>
            <w:noWrap/>
            <w:hideMark/>
          </w:tcPr>
          <w:p w:rsidR="00110C18" w:rsidRPr="0056388D" w:rsidRDefault="00110C18" w:rsidP="00063728">
            <w:pPr>
              <w:rPr>
                <w:ins w:id="48219" w:author="KIM, Jason" w:date="2019-04-02T13:39:00Z"/>
                <w:rFonts w:ascii="Calibri" w:eastAsia="Times New Roman" w:hAnsi="Calibri" w:cs="Calibri"/>
                <w:color w:val="000000"/>
                <w:lang w:eastAsia="en-AU"/>
              </w:rPr>
            </w:pPr>
            <w:ins w:id="4822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21" w:author="KIM, Jason" w:date="2019-04-02T13:39:00Z"/>
                <w:rFonts w:ascii="Calibri" w:eastAsia="Times New Roman" w:hAnsi="Calibri" w:cs="Calibri"/>
                <w:color w:val="000000"/>
                <w:lang w:eastAsia="en-AU"/>
              </w:rPr>
            </w:pPr>
            <w:ins w:id="48222" w:author="KIM, Jason" w:date="2019-04-02T13:39:00Z">
              <w:r w:rsidRPr="0056388D">
                <w:rPr>
                  <w:rFonts w:ascii="Calibri" w:eastAsia="Times New Roman" w:hAnsi="Calibri" w:cs="Calibri"/>
                  <w:color w:val="000000"/>
                  <w:lang w:eastAsia="en-AU"/>
                </w:rPr>
                <w:t>Chainage 8863</w:t>
              </w:r>
            </w:ins>
          </w:p>
        </w:tc>
        <w:tc>
          <w:tcPr>
            <w:tcW w:w="818" w:type="pct"/>
            <w:noWrap/>
            <w:hideMark/>
          </w:tcPr>
          <w:p w:rsidR="00110C18" w:rsidRPr="0056388D" w:rsidRDefault="00110C18" w:rsidP="00063728">
            <w:pPr>
              <w:jc w:val="right"/>
              <w:rPr>
                <w:ins w:id="48223" w:author="KIM, Jason" w:date="2019-04-02T13:39:00Z"/>
                <w:rFonts w:ascii="Calibri" w:eastAsia="Times New Roman" w:hAnsi="Calibri" w:cs="Calibri"/>
                <w:color w:val="000000"/>
                <w:lang w:eastAsia="en-AU"/>
              </w:rPr>
            </w:pPr>
            <w:ins w:id="48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25" w:author="KIM, Jason" w:date="2019-04-02T13:39:00Z"/>
        </w:trPr>
        <w:tc>
          <w:tcPr>
            <w:tcW w:w="758" w:type="pct"/>
            <w:vMerge/>
            <w:hideMark/>
          </w:tcPr>
          <w:p w:rsidR="00110C18" w:rsidRPr="0056388D" w:rsidRDefault="00110C18" w:rsidP="00063728">
            <w:pPr>
              <w:rPr>
                <w:ins w:id="482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29" w:author="KIM, Jason" w:date="2019-04-02T13:39:00Z"/>
                <w:rFonts w:ascii="Calibri" w:eastAsia="Times New Roman" w:hAnsi="Calibri" w:cs="Calibri"/>
                <w:color w:val="000000"/>
                <w:lang w:eastAsia="en-AU"/>
              </w:rPr>
            </w:pPr>
            <w:ins w:id="48230" w:author="KIM, Jason" w:date="2019-04-02T13:39:00Z">
              <w:r w:rsidRPr="0056388D">
                <w:rPr>
                  <w:rFonts w:ascii="Calibri" w:eastAsia="Times New Roman" w:hAnsi="Calibri" w:cs="Calibri"/>
                  <w:color w:val="000000"/>
                  <w:lang w:eastAsia="en-AU"/>
                </w:rPr>
                <w:t>DXE1209</w:t>
              </w:r>
            </w:ins>
          </w:p>
        </w:tc>
        <w:tc>
          <w:tcPr>
            <w:tcW w:w="793" w:type="pct"/>
            <w:noWrap/>
            <w:hideMark/>
          </w:tcPr>
          <w:p w:rsidR="00110C18" w:rsidRPr="0056388D" w:rsidRDefault="00110C18" w:rsidP="00063728">
            <w:pPr>
              <w:rPr>
                <w:ins w:id="48231" w:author="KIM, Jason" w:date="2019-04-02T13:39:00Z"/>
                <w:rFonts w:ascii="Calibri" w:eastAsia="Times New Roman" w:hAnsi="Calibri" w:cs="Calibri"/>
                <w:color w:val="000000"/>
                <w:lang w:eastAsia="en-AU"/>
              </w:rPr>
            </w:pPr>
            <w:ins w:id="482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33" w:author="KIM, Jason" w:date="2019-04-02T13:39:00Z"/>
                <w:rFonts w:ascii="Calibri" w:eastAsia="Times New Roman" w:hAnsi="Calibri" w:cs="Calibri"/>
                <w:color w:val="000000"/>
                <w:lang w:eastAsia="en-AU"/>
              </w:rPr>
            </w:pPr>
            <w:ins w:id="48234" w:author="KIM, Jason" w:date="2019-04-02T13:39:00Z">
              <w:r w:rsidRPr="0056388D">
                <w:rPr>
                  <w:rFonts w:ascii="Calibri" w:eastAsia="Times New Roman" w:hAnsi="Calibri" w:cs="Calibri"/>
                  <w:color w:val="000000"/>
                  <w:lang w:eastAsia="en-AU"/>
                </w:rPr>
                <w:t>Chainage 8893</w:t>
              </w:r>
            </w:ins>
          </w:p>
        </w:tc>
        <w:tc>
          <w:tcPr>
            <w:tcW w:w="818" w:type="pct"/>
            <w:noWrap/>
            <w:hideMark/>
          </w:tcPr>
          <w:p w:rsidR="00110C18" w:rsidRPr="0056388D" w:rsidRDefault="00110C18" w:rsidP="00063728">
            <w:pPr>
              <w:jc w:val="right"/>
              <w:rPr>
                <w:ins w:id="48235" w:author="KIM, Jason" w:date="2019-04-02T13:39:00Z"/>
                <w:rFonts w:ascii="Calibri" w:eastAsia="Times New Roman" w:hAnsi="Calibri" w:cs="Calibri"/>
                <w:color w:val="000000"/>
                <w:lang w:eastAsia="en-AU"/>
              </w:rPr>
            </w:pPr>
            <w:ins w:id="482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37" w:author="KIM, Jason" w:date="2019-04-02T13:39:00Z"/>
        </w:trPr>
        <w:tc>
          <w:tcPr>
            <w:tcW w:w="758" w:type="pct"/>
            <w:vMerge/>
            <w:hideMark/>
          </w:tcPr>
          <w:p w:rsidR="00110C18" w:rsidRPr="0056388D" w:rsidRDefault="00110C18" w:rsidP="00063728">
            <w:pPr>
              <w:rPr>
                <w:ins w:id="482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41" w:author="KIM, Jason" w:date="2019-04-02T13:39:00Z"/>
                <w:rFonts w:ascii="Calibri" w:eastAsia="Times New Roman" w:hAnsi="Calibri" w:cs="Calibri"/>
                <w:color w:val="000000"/>
                <w:lang w:eastAsia="en-AU"/>
              </w:rPr>
            </w:pPr>
            <w:ins w:id="48242" w:author="KIM, Jason" w:date="2019-04-02T13:39:00Z">
              <w:r w:rsidRPr="0056388D">
                <w:rPr>
                  <w:rFonts w:ascii="Calibri" w:eastAsia="Times New Roman" w:hAnsi="Calibri" w:cs="Calibri"/>
                  <w:color w:val="000000"/>
                  <w:lang w:eastAsia="en-AU"/>
                </w:rPr>
                <w:t>DXE1210</w:t>
              </w:r>
            </w:ins>
          </w:p>
        </w:tc>
        <w:tc>
          <w:tcPr>
            <w:tcW w:w="793" w:type="pct"/>
            <w:noWrap/>
            <w:hideMark/>
          </w:tcPr>
          <w:p w:rsidR="00110C18" w:rsidRPr="0056388D" w:rsidRDefault="00110C18" w:rsidP="00063728">
            <w:pPr>
              <w:rPr>
                <w:ins w:id="48243" w:author="KIM, Jason" w:date="2019-04-02T13:39:00Z"/>
                <w:rFonts w:ascii="Calibri" w:eastAsia="Times New Roman" w:hAnsi="Calibri" w:cs="Calibri"/>
                <w:color w:val="000000"/>
                <w:lang w:eastAsia="en-AU"/>
              </w:rPr>
            </w:pPr>
            <w:ins w:id="482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45" w:author="KIM, Jason" w:date="2019-04-02T13:39:00Z"/>
                <w:rFonts w:ascii="Calibri" w:eastAsia="Times New Roman" w:hAnsi="Calibri" w:cs="Calibri"/>
                <w:color w:val="000000"/>
                <w:lang w:eastAsia="en-AU"/>
              </w:rPr>
            </w:pPr>
            <w:ins w:id="48246" w:author="KIM, Jason" w:date="2019-04-02T13:39:00Z">
              <w:r w:rsidRPr="0056388D">
                <w:rPr>
                  <w:rFonts w:ascii="Calibri" w:eastAsia="Times New Roman" w:hAnsi="Calibri" w:cs="Calibri"/>
                  <w:color w:val="000000"/>
                  <w:lang w:eastAsia="en-AU"/>
                </w:rPr>
                <w:t>Chainage 8921</w:t>
              </w:r>
            </w:ins>
          </w:p>
        </w:tc>
        <w:tc>
          <w:tcPr>
            <w:tcW w:w="818" w:type="pct"/>
            <w:noWrap/>
            <w:hideMark/>
          </w:tcPr>
          <w:p w:rsidR="00110C18" w:rsidRPr="0056388D" w:rsidRDefault="00110C18" w:rsidP="00063728">
            <w:pPr>
              <w:jc w:val="right"/>
              <w:rPr>
                <w:ins w:id="48247" w:author="KIM, Jason" w:date="2019-04-02T13:39:00Z"/>
                <w:rFonts w:ascii="Calibri" w:eastAsia="Times New Roman" w:hAnsi="Calibri" w:cs="Calibri"/>
                <w:color w:val="000000"/>
                <w:lang w:eastAsia="en-AU"/>
              </w:rPr>
            </w:pPr>
            <w:ins w:id="482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49" w:author="KIM, Jason" w:date="2019-04-02T13:39:00Z"/>
        </w:trPr>
        <w:tc>
          <w:tcPr>
            <w:tcW w:w="758" w:type="pct"/>
            <w:vMerge w:val="restart"/>
            <w:noWrap/>
            <w:hideMark/>
          </w:tcPr>
          <w:p w:rsidR="00110C18" w:rsidRPr="0056388D" w:rsidRDefault="00110C18" w:rsidP="00063728">
            <w:pPr>
              <w:rPr>
                <w:ins w:id="48250" w:author="KIM, Jason" w:date="2019-04-02T13:39:00Z"/>
                <w:rFonts w:ascii="Calibri" w:eastAsia="Times New Roman" w:hAnsi="Calibri" w:cs="Calibri"/>
                <w:color w:val="000000"/>
                <w:lang w:eastAsia="en-AU"/>
              </w:rPr>
            </w:pPr>
            <w:ins w:id="48251" w:author="KIM, Jason" w:date="2019-04-02T13:39:00Z">
              <w:r w:rsidRPr="0056388D">
                <w:rPr>
                  <w:rFonts w:ascii="Calibri" w:eastAsia="Times New Roman" w:hAnsi="Calibri" w:cs="Calibri"/>
                  <w:color w:val="000000"/>
                  <w:lang w:eastAsia="en-AU"/>
                </w:rPr>
                <w:t>DXE68K3x</w:t>
              </w:r>
            </w:ins>
          </w:p>
        </w:tc>
        <w:tc>
          <w:tcPr>
            <w:tcW w:w="648" w:type="pct"/>
            <w:vMerge w:val="restart"/>
            <w:noWrap/>
            <w:hideMark/>
          </w:tcPr>
          <w:p w:rsidR="00110C18" w:rsidRPr="0056388D" w:rsidRDefault="00110C18" w:rsidP="00063728">
            <w:pPr>
              <w:rPr>
                <w:ins w:id="48252" w:author="KIM, Jason" w:date="2019-04-02T13:39:00Z"/>
                <w:rFonts w:ascii="Calibri" w:eastAsia="Times New Roman" w:hAnsi="Calibri" w:cs="Calibri"/>
                <w:color w:val="000000"/>
                <w:lang w:eastAsia="en-AU"/>
              </w:rPr>
            </w:pPr>
            <w:ins w:id="48253" w:author="KIM, Jason" w:date="2019-04-02T13:39:00Z">
              <w:r w:rsidRPr="0056388D">
                <w:rPr>
                  <w:rFonts w:ascii="Calibri" w:eastAsia="Times New Roman" w:hAnsi="Calibri" w:cs="Calibri"/>
                  <w:color w:val="000000"/>
                  <w:lang w:eastAsia="en-AU"/>
                </w:rPr>
                <w:t>ELZ20374</w:t>
              </w:r>
            </w:ins>
          </w:p>
        </w:tc>
        <w:tc>
          <w:tcPr>
            <w:tcW w:w="516" w:type="pct"/>
            <w:vMerge w:val="restart"/>
            <w:noWrap/>
            <w:hideMark/>
          </w:tcPr>
          <w:p w:rsidR="00110C18" w:rsidRPr="0056388D" w:rsidRDefault="00110C18" w:rsidP="00063728">
            <w:pPr>
              <w:rPr>
                <w:ins w:id="48254" w:author="KIM, Jason" w:date="2019-04-02T13:39:00Z"/>
                <w:rFonts w:ascii="Calibri" w:eastAsia="Times New Roman" w:hAnsi="Calibri" w:cs="Calibri"/>
                <w:color w:val="000000"/>
                <w:lang w:eastAsia="en-AU"/>
              </w:rPr>
            </w:pPr>
            <w:ins w:id="48255"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56" w:author="KIM, Jason" w:date="2019-04-02T13:39:00Z"/>
                <w:rFonts w:ascii="Calibri" w:eastAsia="Times New Roman" w:hAnsi="Calibri" w:cs="Calibri"/>
                <w:color w:val="000000"/>
                <w:lang w:eastAsia="en-AU"/>
              </w:rPr>
            </w:pPr>
            <w:ins w:id="48257" w:author="KIM, Jason" w:date="2019-04-02T13:39:00Z">
              <w:r w:rsidRPr="0056388D">
                <w:rPr>
                  <w:rFonts w:ascii="Calibri" w:eastAsia="Times New Roman" w:hAnsi="Calibri" w:cs="Calibri"/>
                  <w:color w:val="000000"/>
                  <w:lang w:eastAsia="en-AU"/>
                </w:rPr>
                <w:t>DXE2213</w:t>
              </w:r>
            </w:ins>
          </w:p>
        </w:tc>
        <w:tc>
          <w:tcPr>
            <w:tcW w:w="793" w:type="pct"/>
            <w:noWrap/>
            <w:hideMark/>
          </w:tcPr>
          <w:p w:rsidR="00110C18" w:rsidRPr="0056388D" w:rsidRDefault="00110C18" w:rsidP="00063728">
            <w:pPr>
              <w:rPr>
                <w:ins w:id="48258" w:author="KIM, Jason" w:date="2019-04-02T13:39:00Z"/>
                <w:rFonts w:ascii="Calibri" w:eastAsia="Times New Roman" w:hAnsi="Calibri" w:cs="Calibri"/>
                <w:color w:val="000000"/>
                <w:lang w:eastAsia="en-AU"/>
              </w:rPr>
            </w:pPr>
            <w:ins w:id="482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60" w:author="KIM, Jason" w:date="2019-04-02T13:39:00Z"/>
                <w:rFonts w:ascii="Calibri" w:eastAsia="Times New Roman" w:hAnsi="Calibri" w:cs="Calibri"/>
                <w:color w:val="000000"/>
                <w:lang w:eastAsia="en-AU"/>
              </w:rPr>
            </w:pPr>
            <w:ins w:id="48261" w:author="KIM, Jason" w:date="2019-04-02T13:39:00Z">
              <w:r w:rsidRPr="0056388D">
                <w:rPr>
                  <w:rFonts w:ascii="Calibri" w:eastAsia="Times New Roman" w:hAnsi="Calibri" w:cs="Calibri"/>
                  <w:color w:val="000000"/>
                  <w:lang w:eastAsia="en-AU"/>
                </w:rPr>
                <w:t>Chainage 8976</w:t>
              </w:r>
            </w:ins>
          </w:p>
        </w:tc>
        <w:tc>
          <w:tcPr>
            <w:tcW w:w="818" w:type="pct"/>
            <w:noWrap/>
            <w:hideMark/>
          </w:tcPr>
          <w:p w:rsidR="00110C18" w:rsidRPr="0056388D" w:rsidRDefault="00110C18" w:rsidP="00063728">
            <w:pPr>
              <w:jc w:val="right"/>
              <w:rPr>
                <w:ins w:id="48262" w:author="KIM, Jason" w:date="2019-04-02T13:39:00Z"/>
                <w:rFonts w:ascii="Calibri" w:eastAsia="Times New Roman" w:hAnsi="Calibri" w:cs="Calibri"/>
                <w:color w:val="000000"/>
                <w:lang w:eastAsia="en-AU"/>
              </w:rPr>
            </w:pPr>
            <w:ins w:id="48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64" w:author="KIM, Jason" w:date="2019-04-02T13:39:00Z"/>
        </w:trPr>
        <w:tc>
          <w:tcPr>
            <w:tcW w:w="758" w:type="pct"/>
            <w:vMerge/>
            <w:hideMark/>
          </w:tcPr>
          <w:p w:rsidR="00110C18" w:rsidRPr="0056388D" w:rsidRDefault="00110C18" w:rsidP="00063728">
            <w:pPr>
              <w:rPr>
                <w:ins w:id="482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68" w:author="KIM, Jason" w:date="2019-04-02T13:39:00Z"/>
                <w:rFonts w:ascii="Calibri" w:eastAsia="Times New Roman" w:hAnsi="Calibri" w:cs="Calibri"/>
                <w:color w:val="000000"/>
                <w:lang w:eastAsia="en-AU"/>
              </w:rPr>
            </w:pPr>
            <w:ins w:id="48269" w:author="KIM, Jason" w:date="2019-04-02T13:39:00Z">
              <w:r w:rsidRPr="0056388D">
                <w:rPr>
                  <w:rFonts w:ascii="Calibri" w:eastAsia="Times New Roman" w:hAnsi="Calibri" w:cs="Calibri"/>
                  <w:color w:val="000000"/>
                  <w:lang w:eastAsia="en-AU"/>
                </w:rPr>
                <w:t>DXE2214</w:t>
              </w:r>
            </w:ins>
          </w:p>
        </w:tc>
        <w:tc>
          <w:tcPr>
            <w:tcW w:w="793" w:type="pct"/>
            <w:noWrap/>
            <w:hideMark/>
          </w:tcPr>
          <w:p w:rsidR="00110C18" w:rsidRPr="0056388D" w:rsidRDefault="00110C18" w:rsidP="00063728">
            <w:pPr>
              <w:rPr>
                <w:ins w:id="48270" w:author="KIM, Jason" w:date="2019-04-02T13:39:00Z"/>
                <w:rFonts w:ascii="Calibri" w:eastAsia="Times New Roman" w:hAnsi="Calibri" w:cs="Calibri"/>
                <w:color w:val="000000"/>
                <w:lang w:eastAsia="en-AU"/>
              </w:rPr>
            </w:pPr>
            <w:ins w:id="482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72" w:author="KIM, Jason" w:date="2019-04-02T13:39:00Z"/>
                <w:rFonts w:ascii="Calibri" w:eastAsia="Times New Roman" w:hAnsi="Calibri" w:cs="Calibri"/>
                <w:color w:val="000000"/>
                <w:lang w:eastAsia="en-AU"/>
              </w:rPr>
            </w:pPr>
            <w:ins w:id="48273" w:author="KIM, Jason" w:date="2019-04-02T13:39:00Z">
              <w:r w:rsidRPr="0056388D">
                <w:rPr>
                  <w:rFonts w:ascii="Calibri" w:eastAsia="Times New Roman" w:hAnsi="Calibri" w:cs="Calibri"/>
                  <w:color w:val="000000"/>
                  <w:lang w:eastAsia="en-AU"/>
                </w:rPr>
                <w:t>Chainage 9005</w:t>
              </w:r>
            </w:ins>
          </w:p>
        </w:tc>
        <w:tc>
          <w:tcPr>
            <w:tcW w:w="818" w:type="pct"/>
            <w:noWrap/>
            <w:hideMark/>
          </w:tcPr>
          <w:p w:rsidR="00110C18" w:rsidRPr="0056388D" w:rsidRDefault="00110C18" w:rsidP="00063728">
            <w:pPr>
              <w:jc w:val="right"/>
              <w:rPr>
                <w:ins w:id="48274" w:author="KIM, Jason" w:date="2019-04-02T13:39:00Z"/>
                <w:rFonts w:ascii="Calibri" w:eastAsia="Times New Roman" w:hAnsi="Calibri" w:cs="Calibri"/>
                <w:color w:val="000000"/>
                <w:lang w:eastAsia="en-AU"/>
              </w:rPr>
            </w:pPr>
            <w:ins w:id="48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76" w:author="KIM, Jason" w:date="2019-04-02T13:39:00Z"/>
        </w:trPr>
        <w:tc>
          <w:tcPr>
            <w:tcW w:w="758" w:type="pct"/>
            <w:vMerge/>
            <w:hideMark/>
          </w:tcPr>
          <w:p w:rsidR="00110C18" w:rsidRPr="0056388D" w:rsidRDefault="00110C18" w:rsidP="00063728">
            <w:pPr>
              <w:rPr>
                <w:ins w:id="482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80" w:author="KIM, Jason" w:date="2019-04-02T13:39:00Z"/>
                <w:rFonts w:ascii="Calibri" w:eastAsia="Times New Roman" w:hAnsi="Calibri" w:cs="Calibri"/>
                <w:color w:val="000000"/>
                <w:lang w:eastAsia="en-AU"/>
              </w:rPr>
            </w:pPr>
            <w:ins w:id="48281" w:author="KIM, Jason" w:date="2019-04-02T13:39:00Z">
              <w:r w:rsidRPr="0056388D">
                <w:rPr>
                  <w:rFonts w:ascii="Calibri" w:eastAsia="Times New Roman" w:hAnsi="Calibri" w:cs="Calibri"/>
                  <w:color w:val="000000"/>
                  <w:lang w:eastAsia="en-AU"/>
                </w:rPr>
                <w:t>DXE2215</w:t>
              </w:r>
            </w:ins>
          </w:p>
        </w:tc>
        <w:tc>
          <w:tcPr>
            <w:tcW w:w="793" w:type="pct"/>
            <w:noWrap/>
            <w:hideMark/>
          </w:tcPr>
          <w:p w:rsidR="00110C18" w:rsidRPr="0056388D" w:rsidRDefault="00110C18" w:rsidP="00063728">
            <w:pPr>
              <w:rPr>
                <w:ins w:id="48282" w:author="KIM, Jason" w:date="2019-04-02T13:39:00Z"/>
                <w:rFonts w:ascii="Calibri" w:eastAsia="Times New Roman" w:hAnsi="Calibri" w:cs="Calibri"/>
                <w:color w:val="000000"/>
                <w:lang w:eastAsia="en-AU"/>
              </w:rPr>
            </w:pPr>
            <w:ins w:id="482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84" w:author="KIM, Jason" w:date="2019-04-02T13:39:00Z"/>
                <w:rFonts w:ascii="Calibri" w:eastAsia="Times New Roman" w:hAnsi="Calibri" w:cs="Calibri"/>
                <w:color w:val="000000"/>
                <w:lang w:eastAsia="en-AU"/>
              </w:rPr>
            </w:pPr>
            <w:ins w:id="48285" w:author="KIM, Jason" w:date="2019-04-02T13:39:00Z">
              <w:r w:rsidRPr="0056388D">
                <w:rPr>
                  <w:rFonts w:ascii="Calibri" w:eastAsia="Times New Roman" w:hAnsi="Calibri" w:cs="Calibri"/>
                  <w:color w:val="000000"/>
                  <w:lang w:eastAsia="en-AU"/>
                </w:rPr>
                <w:t>Chainage 9034</w:t>
              </w:r>
            </w:ins>
          </w:p>
        </w:tc>
        <w:tc>
          <w:tcPr>
            <w:tcW w:w="818" w:type="pct"/>
            <w:noWrap/>
            <w:hideMark/>
          </w:tcPr>
          <w:p w:rsidR="00110C18" w:rsidRPr="0056388D" w:rsidRDefault="00110C18" w:rsidP="00063728">
            <w:pPr>
              <w:jc w:val="right"/>
              <w:rPr>
                <w:ins w:id="48286" w:author="KIM, Jason" w:date="2019-04-02T13:39:00Z"/>
                <w:rFonts w:ascii="Calibri" w:eastAsia="Times New Roman" w:hAnsi="Calibri" w:cs="Calibri"/>
                <w:color w:val="000000"/>
                <w:lang w:eastAsia="en-AU"/>
              </w:rPr>
            </w:pPr>
            <w:ins w:id="482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88" w:author="KIM, Jason" w:date="2019-04-02T13:39:00Z"/>
        </w:trPr>
        <w:tc>
          <w:tcPr>
            <w:tcW w:w="758" w:type="pct"/>
            <w:vMerge w:val="restart"/>
            <w:noWrap/>
            <w:hideMark/>
          </w:tcPr>
          <w:p w:rsidR="00110C18" w:rsidRPr="0056388D" w:rsidRDefault="00110C18" w:rsidP="00063728">
            <w:pPr>
              <w:rPr>
                <w:ins w:id="48289" w:author="KIM, Jason" w:date="2019-04-02T13:39:00Z"/>
                <w:rFonts w:ascii="Calibri" w:eastAsia="Times New Roman" w:hAnsi="Calibri" w:cs="Calibri"/>
                <w:color w:val="000000"/>
                <w:lang w:eastAsia="en-AU"/>
              </w:rPr>
            </w:pPr>
            <w:ins w:id="48290" w:author="KIM, Jason" w:date="2019-04-02T13:39:00Z">
              <w:r w:rsidRPr="0056388D">
                <w:rPr>
                  <w:rFonts w:ascii="Calibri" w:eastAsia="Times New Roman" w:hAnsi="Calibri" w:cs="Calibri"/>
                  <w:color w:val="000000"/>
                  <w:lang w:eastAsia="en-AU"/>
                </w:rPr>
                <w:t>DXE68K4x</w:t>
              </w:r>
            </w:ins>
          </w:p>
        </w:tc>
        <w:tc>
          <w:tcPr>
            <w:tcW w:w="648" w:type="pct"/>
            <w:vMerge w:val="restart"/>
            <w:noWrap/>
            <w:hideMark/>
          </w:tcPr>
          <w:p w:rsidR="00110C18" w:rsidRPr="0056388D" w:rsidRDefault="00110C18" w:rsidP="00063728">
            <w:pPr>
              <w:rPr>
                <w:ins w:id="48291" w:author="KIM, Jason" w:date="2019-04-02T13:39:00Z"/>
                <w:rFonts w:ascii="Calibri" w:eastAsia="Times New Roman" w:hAnsi="Calibri" w:cs="Calibri"/>
                <w:color w:val="000000"/>
                <w:lang w:eastAsia="en-AU"/>
              </w:rPr>
            </w:pPr>
            <w:ins w:id="48292" w:author="KIM, Jason" w:date="2019-04-02T13:39:00Z">
              <w:r w:rsidRPr="0056388D">
                <w:rPr>
                  <w:rFonts w:ascii="Calibri" w:eastAsia="Times New Roman" w:hAnsi="Calibri" w:cs="Calibri"/>
                  <w:color w:val="000000"/>
                  <w:lang w:eastAsia="en-AU"/>
                </w:rPr>
                <w:t>ELZ20370</w:t>
              </w:r>
            </w:ins>
          </w:p>
        </w:tc>
        <w:tc>
          <w:tcPr>
            <w:tcW w:w="516" w:type="pct"/>
            <w:vMerge w:val="restart"/>
            <w:noWrap/>
            <w:hideMark/>
          </w:tcPr>
          <w:p w:rsidR="00110C18" w:rsidRPr="0056388D" w:rsidRDefault="00110C18" w:rsidP="00063728">
            <w:pPr>
              <w:rPr>
                <w:ins w:id="48293" w:author="KIM, Jason" w:date="2019-04-02T13:39:00Z"/>
                <w:rFonts w:ascii="Calibri" w:eastAsia="Times New Roman" w:hAnsi="Calibri" w:cs="Calibri"/>
                <w:color w:val="000000"/>
                <w:lang w:eastAsia="en-AU"/>
              </w:rPr>
            </w:pPr>
            <w:ins w:id="48294"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95" w:author="KIM, Jason" w:date="2019-04-02T13:39:00Z"/>
                <w:rFonts w:ascii="Calibri" w:eastAsia="Times New Roman" w:hAnsi="Calibri" w:cs="Calibri"/>
                <w:color w:val="000000"/>
                <w:lang w:eastAsia="en-AU"/>
              </w:rPr>
            </w:pPr>
            <w:ins w:id="48296" w:author="KIM, Jason" w:date="2019-04-02T13:39:00Z">
              <w:r w:rsidRPr="0056388D">
                <w:rPr>
                  <w:rFonts w:ascii="Calibri" w:eastAsia="Times New Roman" w:hAnsi="Calibri" w:cs="Calibri"/>
                  <w:color w:val="000000"/>
                  <w:lang w:eastAsia="en-AU"/>
                </w:rPr>
                <w:t>DXE2210</w:t>
              </w:r>
            </w:ins>
          </w:p>
        </w:tc>
        <w:tc>
          <w:tcPr>
            <w:tcW w:w="793" w:type="pct"/>
            <w:noWrap/>
            <w:hideMark/>
          </w:tcPr>
          <w:p w:rsidR="00110C18" w:rsidRPr="0056388D" w:rsidRDefault="00110C18" w:rsidP="00063728">
            <w:pPr>
              <w:rPr>
                <w:ins w:id="48297" w:author="KIM, Jason" w:date="2019-04-02T13:39:00Z"/>
                <w:rFonts w:ascii="Calibri" w:eastAsia="Times New Roman" w:hAnsi="Calibri" w:cs="Calibri"/>
                <w:color w:val="000000"/>
                <w:lang w:eastAsia="en-AU"/>
              </w:rPr>
            </w:pPr>
            <w:ins w:id="4829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99" w:author="KIM, Jason" w:date="2019-04-02T13:39:00Z"/>
                <w:rFonts w:ascii="Calibri" w:eastAsia="Times New Roman" w:hAnsi="Calibri" w:cs="Calibri"/>
                <w:color w:val="000000"/>
                <w:lang w:eastAsia="en-AU"/>
              </w:rPr>
            </w:pPr>
            <w:ins w:id="48300" w:author="KIM, Jason" w:date="2019-04-02T13:39:00Z">
              <w:r w:rsidRPr="0056388D">
                <w:rPr>
                  <w:rFonts w:ascii="Calibri" w:eastAsia="Times New Roman" w:hAnsi="Calibri" w:cs="Calibri"/>
                  <w:color w:val="000000"/>
                  <w:lang w:eastAsia="en-AU"/>
                </w:rPr>
                <w:t>Chainage 8858</w:t>
              </w:r>
            </w:ins>
          </w:p>
        </w:tc>
        <w:tc>
          <w:tcPr>
            <w:tcW w:w="818" w:type="pct"/>
            <w:noWrap/>
            <w:hideMark/>
          </w:tcPr>
          <w:p w:rsidR="00110C18" w:rsidRPr="0056388D" w:rsidRDefault="00110C18" w:rsidP="00063728">
            <w:pPr>
              <w:jc w:val="right"/>
              <w:rPr>
                <w:ins w:id="48301" w:author="KIM, Jason" w:date="2019-04-02T13:39:00Z"/>
                <w:rFonts w:ascii="Calibri" w:eastAsia="Times New Roman" w:hAnsi="Calibri" w:cs="Calibri"/>
                <w:color w:val="000000"/>
                <w:lang w:eastAsia="en-AU"/>
              </w:rPr>
            </w:pPr>
            <w:ins w:id="48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03" w:author="KIM, Jason" w:date="2019-04-02T13:39:00Z"/>
        </w:trPr>
        <w:tc>
          <w:tcPr>
            <w:tcW w:w="758" w:type="pct"/>
            <w:vMerge/>
            <w:hideMark/>
          </w:tcPr>
          <w:p w:rsidR="00110C18" w:rsidRPr="0056388D" w:rsidRDefault="00110C18" w:rsidP="00063728">
            <w:pPr>
              <w:rPr>
                <w:ins w:id="483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07" w:author="KIM, Jason" w:date="2019-04-02T13:39:00Z"/>
                <w:rFonts w:ascii="Calibri" w:eastAsia="Times New Roman" w:hAnsi="Calibri" w:cs="Calibri"/>
                <w:color w:val="000000"/>
                <w:lang w:eastAsia="en-AU"/>
              </w:rPr>
            </w:pPr>
            <w:ins w:id="48308" w:author="KIM, Jason" w:date="2019-04-02T13:39:00Z">
              <w:r w:rsidRPr="0056388D">
                <w:rPr>
                  <w:rFonts w:ascii="Calibri" w:eastAsia="Times New Roman" w:hAnsi="Calibri" w:cs="Calibri"/>
                  <w:color w:val="000000"/>
                  <w:lang w:eastAsia="en-AU"/>
                </w:rPr>
                <w:t>DXE2211</w:t>
              </w:r>
            </w:ins>
          </w:p>
        </w:tc>
        <w:tc>
          <w:tcPr>
            <w:tcW w:w="793" w:type="pct"/>
            <w:noWrap/>
            <w:hideMark/>
          </w:tcPr>
          <w:p w:rsidR="00110C18" w:rsidRPr="0056388D" w:rsidRDefault="00110C18" w:rsidP="00063728">
            <w:pPr>
              <w:rPr>
                <w:ins w:id="48309" w:author="KIM, Jason" w:date="2019-04-02T13:39:00Z"/>
                <w:rFonts w:ascii="Calibri" w:eastAsia="Times New Roman" w:hAnsi="Calibri" w:cs="Calibri"/>
                <w:color w:val="000000"/>
                <w:lang w:eastAsia="en-AU"/>
              </w:rPr>
            </w:pPr>
            <w:ins w:id="483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311" w:author="KIM, Jason" w:date="2019-04-02T13:39:00Z"/>
                <w:rFonts w:ascii="Calibri" w:eastAsia="Times New Roman" w:hAnsi="Calibri" w:cs="Calibri"/>
                <w:color w:val="000000"/>
                <w:lang w:eastAsia="en-AU"/>
              </w:rPr>
            </w:pPr>
            <w:ins w:id="48312" w:author="KIM, Jason" w:date="2019-04-02T13:39:00Z">
              <w:r w:rsidRPr="0056388D">
                <w:rPr>
                  <w:rFonts w:ascii="Calibri" w:eastAsia="Times New Roman" w:hAnsi="Calibri" w:cs="Calibri"/>
                  <w:color w:val="000000"/>
                  <w:lang w:eastAsia="en-AU"/>
                </w:rPr>
                <w:t>Chainage 8887</w:t>
              </w:r>
            </w:ins>
          </w:p>
        </w:tc>
        <w:tc>
          <w:tcPr>
            <w:tcW w:w="818" w:type="pct"/>
            <w:noWrap/>
            <w:hideMark/>
          </w:tcPr>
          <w:p w:rsidR="00110C18" w:rsidRPr="0056388D" w:rsidRDefault="00110C18" w:rsidP="00063728">
            <w:pPr>
              <w:jc w:val="right"/>
              <w:rPr>
                <w:ins w:id="48313" w:author="KIM, Jason" w:date="2019-04-02T13:39:00Z"/>
                <w:rFonts w:ascii="Calibri" w:eastAsia="Times New Roman" w:hAnsi="Calibri" w:cs="Calibri"/>
                <w:color w:val="000000"/>
                <w:lang w:eastAsia="en-AU"/>
              </w:rPr>
            </w:pPr>
            <w:ins w:id="483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15" w:author="KIM, Jason" w:date="2019-04-02T13:39:00Z"/>
        </w:trPr>
        <w:tc>
          <w:tcPr>
            <w:tcW w:w="758" w:type="pct"/>
            <w:vMerge/>
            <w:hideMark/>
          </w:tcPr>
          <w:p w:rsidR="00110C18" w:rsidRPr="0056388D" w:rsidRDefault="00110C18" w:rsidP="00063728">
            <w:pPr>
              <w:rPr>
                <w:ins w:id="483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19" w:author="KIM, Jason" w:date="2019-04-02T13:39:00Z"/>
                <w:rFonts w:ascii="Calibri" w:eastAsia="Times New Roman" w:hAnsi="Calibri" w:cs="Calibri"/>
                <w:color w:val="000000"/>
                <w:lang w:eastAsia="en-AU"/>
              </w:rPr>
            </w:pPr>
            <w:ins w:id="48320" w:author="KIM, Jason" w:date="2019-04-02T13:39:00Z">
              <w:r w:rsidRPr="0056388D">
                <w:rPr>
                  <w:rFonts w:ascii="Calibri" w:eastAsia="Times New Roman" w:hAnsi="Calibri" w:cs="Calibri"/>
                  <w:color w:val="000000"/>
                  <w:lang w:eastAsia="en-AU"/>
                </w:rPr>
                <w:t>DXE2212</w:t>
              </w:r>
            </w:ins>
          </w:p>
        </w:tc>
        <w:tc>
          <w:tcPr>
            <w:tcW w:w="793" w:type="pct"/>
            <w:noWrap/>
            <w:hideMark/>
          </w:tcPr>
          <w:p w:rsidR="00110C18" w:rsidRPr="0056388D" w:rsidRDefault="00110C18" w:rsidP="00063728">
            <w:pPr>
              <w:rPr>
                <w:ins w:id="48321" w:author="KIM, Jason" w:date="2019-04-02T13:39:00Z"/>
                <w:rFonts w:ascii="Calibri" w:eastAsia="Times New Roman" w:hAnsi="Calibri" w:cs="Calibri"/>
                <w:color w:val="000000"/>
                <w:lang w:eastAsia="en-AU"/>
              </w:rPr>
            </w:pPr>
            <w:ins w:id="483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323" w:author="KIM, Jason" w:date="2019-04-02T13:39:00Z"/>
                <w:rFonts w:ascii="Calibri" w:eastAsia="Times New Roman" w:hAnsi="Calibri" w:cs="Calibri"/>
                <w:color w:val="000000"/>
                <w:lang w:eastAsia="en-AU"/>
              </w:rPr>
            </w:pPr>
            <w:ins w:id="48324" w:author="KIM, Jason" w:date="2019-04-02T13:39:00Z">
              <w:r w:rsidRPr="0056388D">
                <w:rPr>
                  <w:rFonts w:ascii="Calibri" w:eastAsia="Times New Roman" w:hAnsi="Calibri" w:cs="Calibri"/>
                  <w:color w:val="000000"/>
                  <w:lang w:eastAsia="en-AU"/>
                </w:rPr>
                <w:t>Chainage 8916</w:t>
              </w:r>
            </w:ins>
          </w:p>
        </w:tc>
        <w:tc>
          <w:tcPr>
            <w:tcW w:w="818" w:type="pct"/>
            <w:noWrap/>
            <w:hideMark/>
          </w:tcPr>
          <w:p w:rsidR="00110C18" w:rsidRPr="0056388D" w:rsidRDefault="00110C18" w:rsidP="00063728">
            <w:pPr>
              <w:jc w:val="right"/>
              <w:rPr>
                <w:ins w:id="48325" w:author="KIM, Jason" w:date="2019-04-02T13:39:00Z"/>
                <w:rFonts w:ascii="Calibri" w:eastAsia="Times New Roman" w:hAnsi="Calibri" w:cs="Calibri"/>
                <w:color w:val="000000"/>
                <w:lang w:eastAsia="en-AU"/>
              </w:rPr>
            </w:pPr>
            <w:ins w:id="483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27" w:author="KIM, Jason" w:date="2019-04-02T13:39:00Z"/>
        </w:trPr>
        <w:tc>
          <w:tcPr>
            <w:tcW w:w="758" w:type="pct"/>
            <w:vMerge w:val="restart"/>
            <w:noWrap/>
            <w:hideMark/>
          </w:tcPr>
          <w:p w:rsidR="00110C18" w:rsidRPr="0056388D" w:rsidRDefault="00110C18" w:rsidP="00063728">
            <w:pPr>
              <w:rPr>
                <w:ins w:id="48328" w:author="KIM, Jason" w:date="2019-04-02T13:39:00Z"/>
                <w:rFonts w:ascii="Calibri" w:eastAsia="Times New Roman" w:hAnsi="Calibri" w:cs="Calibri"/>
                <w:color w:val="000000"/>
                <w:lang w:eastAsia="en-AU"/>
              </w:rPr>
            </w:pPr>
            <w:ins w:id="48329" w:author="KIM, Jason" w:date="2019-04-02T13:39:00Z">
              <w:r w:rsidRPr="0056388D">
                <w:rPr>
                  <w:rFonts w:ascii="Calibri" w:eastAsia="Times New Roman" w:hAnsi="Calibri" w:cs="Calibri"/>
                  <w:color w:val="000000"/>
                  <w:lang w:eastAsia="en-AU"/>
                </w:rPr>
                <w:t>DXE70K1x</w:t>
              </w:r>
            </w:ins>
          </w:p>
        </w:tc>
        <w:tc>
          <w:tcPr>
            <w:tcW w:w="648" w:type="pct"/>
            <w:vMerge w:val="restart"/>
            <w:noWrap/>
            <w:hideMark/>
          </w:tcPr>
          <w:p w:rsidR="00110C18" w:rsidRPr="0056388D" w:rsidRDefault="00110C18" w:rsidP="00063728">
            <w:pPr>
              <w:rPr>
                <w:ins w:id="48330" w:author="KIM, Jason" w:date="2019-04-02T13:39:00Z"/>
                <w:rFonts w:ascii="Calibri" w:eastAsia="Times New Roman" w:hAnsi="Calibri" w:cs="Calibri"/>
                <w:color w:val="000000"/>
                <w:lang w:eastAsia="en-AU"/>
              </w:rPr>
            </w:pPr>
            <w:ins w:id="48331" w:author="KIM, Jason" w:date="2019-04-02T13:39:00Z">
              <w:r w:rsidRPr="0056388D">
                <w:rPr>
                  <w:rFonts w:ascii="Calibri" w:eastAsia="Times New Roman" w:hAnsi="Calibri" w:cs="Calibri"/>
                  <w:color w:val="000000"/>
                  <w:lang w:eastAsia="en-AU"/>
                </w:rPr>
                <w:t>ELZ10382</w:t>
              </w:r>
            </w:ins>
          </w:p>
        </w:tc>
        <w:tc>
          <w:tcPr>
            <w:tcW w:w="516" w:type="pct"/>
            <w:vMerge w:val="restart"/>
            <w:noWrap/>
            <w:hideMark/>
          </w:tcPr>
          <w:p w:rsidR="00110C18" w:rsidRPr="0056388D" w:rsidRDefault="00110C18" w:rsidP="00063728">
            <w:pPr>
              <w:rPr>
                <w:ins w:id="48332" w:author="KIM, Jason" w:date="2019-04-02T13:39:00Z"/>
                <w:rFonts w:ascii="Calibri" w:eastAsia="Times New Roman" w:hAnsi="Calibri" w:cs="Calibri"/>
                <w:color w:val="000000"/>
                <w:lang w:eastAsia="en-AU"/>
              </w:rPr>
            </w:pPr>
            <w:ins w:id="48333"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334" w:author="KIM, Jason" w:date="2019-04-02T13:39:00Z"/>
                <w:rFonts w:ascii="Calibri" w:eastAsia="Times New Roman" w:hAnsi="Calibri" w:cs="Calibri"/>
                <w:color w:val="000000"/>
                <w:lang w:eastAsia="en-AU"/>
              </w:rPr>
            </w:pPr>
            <w:ins w:id="48335" w:author="KIM, Jason" w:date="2019-04-02T13:39:00Z">
              <w:r w:rsidRPr="0056388D">
                <w:rPr>
                  <w:rFonts w:ascii="Calibri" w:eastAsia="Times New Roman" w:hAnsi="Calibri" w:cs="Calibri"/>
                  <w:color w:val="000000"/>
                  <w:lang w:eastAsia="en-AU"/>
                </w:rPr>
                <w:t>DXE1217</w:t>
              </w:r>
            </w:ins>
          </w:p>
        </w:tc>
        <w:tc>
          <w:tcPr>
            <w:tcW w:w="793" w:type="pct"/>
            <w:noWrap/>
            <w:hideMark/>
          </w:tcPr>
          <w:p w:rsidR="00110C18" w:rsidRPr="0056388D" w:rsidRDefault="00110C18" w:rsidP="00063728">
            <w:pPr>
              <w:rPr>
                <w:ins w:id="48336" w:author="KIM, Jason" w:date="2019-04-02T13:39:00Z"/>
                <w:rFonts w:ascii="Calibri" w:eastAsia="Times New Roman" w:hAnsi="Calibri" w:cs="Calibri"/>
                <w:color w:val="000000"/>
                <w:lang w:eastAsia="en-AU"/>
              </w:rPr>
            </w:pPr>
            <w:ins w:id="4833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38" w:author="KIM, Jason" w:date="2019-04-02T13:39:00Z"/>
                <w:rFonts w:ascii="Calibri" w:eastAsia="Times New Roman" w:hAnsi="Calibri" w:cs="Calibri"/>
                <w:color w:val="000000"/>
                <w:lang w:eastAsia="en-AU"/>
              </w:rPr>
            </w:pPr>
            <w:ins w:id="48339" w:author="KIM, Jason" w:date="2019-04-02T13:39:00Z">
              <w:r w:rsidRPr="0056388D">
                <w:rPr>
                  <w:rFonts w:ascii="Calibri" w:eastAsia="Times New Roman" w:hAnsi="Calibri" w:cs="Calibri"/>
                  <w:color w:val="000000"/>
                  <w:lang w:eastAsia="en-AU"/>
                </w:rPr>
                <w:t>Chainage 9223</w:t>
              </w:r>
            </w:ins>
          </w:p>
        </w:tc>
        <w:tc>
          <w:tcPr>
            <w:tcW w:w="818" w:type="pct"/>
            <w:noWrap/>
            <w:hideMark/>
          </w:tcPr>
          <w:p w:rsidR="00110C18" w:rsidRPr="0056388D" w:rsidRDefault="00110C18" w:rsidP="00063728">
            <w:pPr>
              <w:jc w:val="right"/>
              <w:rPr>
                <w:ins w:id="48340" w:author="KIM, Jason" w:date="2019-04-02T13:39:00Z"/>
                <w:rFonts w:ascii="Calibri" w:eastAsia="Times New Roman" w:hAnsi="Calibri" w:cs="Calibri"/>
                <w:color w:val="000000"/>
                <w:lang w:eastAsia="en-AU"/>
              </w:rPr>
            </w:pPr>
            <w:ins w:id="483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42" w:author="KIM, Jason" w:date="2019-04-02T13:39:00Z"/>
        </w:trPr>
        <w:tc>
          <w:tcPr>
            <w:tcW w:w="758" w:type="pct"/>
            <w:vMerge/>
            <w:hideMark/>
          </w:tcPr>
          <w:p w:rsidR="00110C18" w:rsidRPr="0056388D" w:rsidRDefault="00110C18" w:rsidP="00063728">
            <w:pPr>
              <w:rPr>
                <w:ins w:id="483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46" w:author="KIM, Jason" w:date="2019-04-02T13:39:00Z"/>
                <w:rFonts w:ascii="Calibri" w:eastAsia="Times New Roman" w:hAnsi="Calibri" w:cs="Calibri"/>
                <w:color w:val="000000"/>
                <w:lang w:eastAsia="en-AU"/>
              </w:rPr>
            </w:pPr>
            <w:ins w:id="48347" w:author="KIM, Jason" w:date="2019-04-02T13:39:00Z">
              <w:r w:rsidRPr="0056388D">
                <w:rPr>
                  <w:rFonts w:ascii="Calibri" w:eastAsia="Times New Roman" w:hAnsi="Calibri" w:cs="Calibri"/>
                  <w:color w:val="000000"/>
                  <w:lang w:eastAsia="en-AU"/>
                </w:rPr>
                <w:t>DXE1218</w:t>
              </w:r>
            </w:ins>
          </w:p>
        </w:tc>
        <w:tc>
          <w:tcPr>
            <w:tcW w:w="793" w:type="pct"/>
            <w:noWrap/>
            <w:hideMark/>
          </w:tcPr>
          <w:p w:rsidR="00110C18" w:rsidRPr="0056388D" w:rsidRDefault="00110C18" w:rsidP="00063728">
            <w:pPr>
              <w:rPr>
                <w:ins w:id="48348" w:author="KIM, Jason" w:date="2019-04-02T13:39:00Z"/>
                <w:rFonts w:ascii="Calibri" w:eastAsia="Times New Roman" w:hAnsi="Calibri" w:cs="Calibri"/>
                <w:color w:val="000000"/>
                <w:lang w:eastAsia="en-AU"/>
              </w:rPr>
            </w:pPr>
            <w:ins w:id="4834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50" w:author="KIM, Jason" w:date="2019-04-02T13:39:00Z"/>
                <w:rFonts w:ascii="Calibri" w:eastAsia="Times New Roman" w:hAnsi="Calibri" w:cs="Calibri"/>
                <w:color w:val="000000"/>
                <w:lang w:eastAsia="en-AU"/>
              </w:rPr>
            </w:pPr>
            <w:ins w:id="48351" w:author="KIM, Jason" w:date="2019-04-02T13:39:00Z">
              <w:r w:rsidRPr="0056388D">
                <w:rPr>
                  <w:rFonts w:ascii="Calibri" w:eastAsia="Times New Roman" w:hAnsi="Calibri" w:cs="Calibri"/>
                  <w:color w:val="000000"/>
                  <w:lang w:eastAsia="en-AU"/>
                </w:rPr>
                <w:t>Chainage 9253</w:t>
              </w:r>
            </w:ins>
          </w:p>
        </w:tc>
        <w:tc>
          <w:tcPr>
            <w:tcW w:w="818" w:type="pct"/>
            <w:noWrap/>
            <w:hideMark/>
          </w:tcPr>
          <w:p w:rsidR="00110C18" w:rsidRPr="0056388D" w:rsidRDefault="00110C18" w:rsidP="00063728">
            <w:pPr>
              <w:jc w:val="right"/>
              <w:rPr>
                <w:ins w:id="48352" w:author="KIM, Jason" w:date="2019-04-02T13:39:00Z"/>
                <w:rFonts w:ascii="Calibri" w:eastAsia="Times New Roman" w:hAnsi="Calibri" w:cs="Calibri"/>
                <w:color w:val="000000"/>
                <w:lang w:eastAsia="en-AU"/>
              </w:rPr>
            </w:pPr>
            <w:ins w:id="483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54" w:author="KIM, Jason" w:date="2019-04-02T13:39:00Z"/>
        </w:trPr>
        <w:tc>
          <w:tcPr>
            <w:tcW w:w="758" w:type="pct"/>
            <w:vMerge/>
            <w:hideMark/>
          </w:tcPr>
          <w:p w:rsidR="00110C18" w:rsidRPr="0056388D" w:rsidRDefault="00110C18" w:rsidP="00063728">
            <w:pPr>
              <w:rPr>
                <w:ins w:id="483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58" w:author="KIM, Jason" w:date="2019-04-02T13:39:00Z"/>
                <w:rFonts w:ascii="Calibri" w:eastAsia="Times New Roman" w:hAnsi="Calibri" w:cs="Calibri"/>
                <w:color w:val="000000"/>
                <w:lang w:eastAsia="en-AU"/>
              </w:rPr>
            </w:pPr>
            <w:ins w:id="48359" w:author="KIM, Jason" w:date="2019-04-02T13:39:00Z">
              <w:r w:rsidRPr="0056388D">
                <w:rPr>
                  <w:rFonts w:ascii="Calibri" w:eastAsia="Times New Roman" w:hAnsi="Calibri" w:cs="Calibri"/>
                  <w:color w:val="000000"/>
                  <w:lang w:eastAsia="en-AU"/>
                </w:rPr>
                <w:t>DXE1219</w:t>
              </w:r>
            </w:ins>
          </w:p>
        </w:tc>
        <w:tc>
          <w:tcPr>
            <w:tcW w:w="793" w:type="pct"/>
            <w:noWrap/>
            <w:hideMark/>
          </w:tcPr>
          <w:p w:rsidR="00110C18" w:rsidRPr="0056388D" w:rsidRDefault="00110C18" w:rsidP="00063728">
            <w:pPr>
              <w:rPr>
                <w:ins w:id="48360" w:author="KIM, Jason" w:date="2019-04-02T13:39:00Z"/>
                <w:rFonts w:ascii="Calibri" w:eastAsia="Times New Roman" w:hAnsi="Calibri" w:cs="Calibri"/>
                <w:color w:val="000000"/>
                <w:lang w:eastAsia="en-AU"/>
              </w:rPr>
            </w:pPr>
            <w:ins w:id="483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62" w:author="KIM, Jason" w:date="2019-04-02T13:39:00Z"/>
                <w:rFonts w:ascii="Calibri" w:eastAsia="Times New Roman" w:hAnsi="Calibri" w:cs="Calibri"/>
                <w:color w:val="000000"/>
                <w:lang w:eastAsia="en-AU"/>
              </w:rPr>
            </w:pPr>
            <w:ins w:id="48363" w:author="KIM, Jason" w:date="2019-04-02T13:39:00Z">
              <w:r w:rsidRPr="0056388D">
                <w:rPr>
                  <w:rFonts w:ascii="Calibri" w:eastAsia="Times New Roman" w:hAnsi="Calibri" w:cs="Calibri"/>
                  <w:color w:val="000000"/>
                  <w:lang w:eastAsia="en-AU"/>
                </w:rPr>
                <w:t>Chainage 9281</w:t>
              </w:r>
            </w:ins>
          </w:p>
        </w:tc>
        <w:tc>
          <w:tcPr>
            <w:tcW w:w="818" w:type="pct"/>
            <w:noWrap/>
            <w:hideMark/>
          </w:tcPr>
          <w:p w:rsidR="00110C18" w:rsidRPr="0056388D" w:rsidRDefault="00110C18" w:rsidP="00063728">
            <w:pPr>
              <w:jc w:val="right"/>
              <w:rPr>
                <w:ins w:id="48364" w:author="KIM, Jason" w:date="2019-04-02T13:39:00Z"/>
                <w:rFonts w:ascii="Calibri" w:eastAsia="Times New Roman" w:hAnsi="Calibri" w:cs="Calibri"/>
                <w:color w:val="000000"/>
                <w:lang w:eastAsia="en-AU"/>
              </w:rPr>
            </w:pPr>
            <w:ins w:id="48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66" w:author="KIM, Jason" w:date="2019-04-02T13:39:00Z"/>
        </w:trPr>
        <w:tc>
          <w:tcPr>
            <w:tcW w:w="758" w:type="pct"/>
            <w:vMerge w:val="restart"/>
            <w:noWrap/>
            <w:hideMark/>
          </w:tcPr>
          <w:p w:rsidR="00110C18" w:rsidRPr="0056388D" w:rsidRDefault="00110C18" w:rsidP="00063728">
            <w:pPr>
              <w:rPr>
                <w:ins w:id="48367" w:author="KIM, Jason" w:date="2019-04-02T13:39:00Z"/>
                <w:rFonts w:ascii="Calibri" w:eastAsia="Times New Roman" w:hAnsi="Calibri" w:cs="Calibri"/>
                <w:color w:val="000000"/>
                <w:lang w:eastAsia="en-AU"/>
              </w:rPr>
            </w:pPr>
            <w:ins w:id="48368" w:author="KIM, Jason" w:date="2019-04-02T13:39:00Z">
              <w:r w:rsidRPr="0056388D">
                <w:rPr>
                  <w:rFonts w:ascii="Calibri" w:eastAsia="Times New Roman" w:hAnsi="Calibri" w:cs="Calibri"/>
                  <w:color w:val="000000"/>
                  <w:lang w:eastAsia="en-AU"/>
                </w:rPr>
                <w:t>DXE70K2x</w:t>
              </w:r>
            </w:ins>
          </w:p>
        </w:tc>
        <w:tc>
          <w:tcPr>
            <w:tcW w:w="648" w:type="pct"/>
            <w:vMerge w:val="restart"/>
            <w:noWrap/>
            <w:hideMark/>
          </w:tcPr>
          <w:p w:rsidR="00110C18" w:rsidRPr="0056388D" w:rsidRDefault="00110C18" w:rsidP="00063728">
            <w:pPr>
              <w:rPr>
                <w:ins w:id="48369" w:author="KIM, Jason" w:date="2019-04-02T13:39:00Z"/>
                <w:rFonts w:ascii="Calibri" w:eastAsia="Times New Roman" w:hAnsi="Calibri" w:cs="Calibri"/>
                <w:color w:val="000000"/>
                <w:lang w:eastAsia="en-AU"/>
              </w:rPr>
            </w:pPr>
            <w:ins w:id="48370" w:author="KIM, Jason" w:date="2019-04-02T13:39:00Z">
              <w:r w:rsidRPr="0056388D">
                <w:rPr>
                  <w:rFonts w:ascii="Calibri" w:eastAsia="Times New Roman" w:hAnsi="Calibri" w:cs="Calibri"/>
                  <w:color w:val="000000"/>
                  <w:lang w:eastAsia="en-AU"/>
                </w:rPr>
                <w:t>ELZ10378</w:t>
              </w:r>
            </w:ins>
          </w:p>
        </w:tc>
        <w:tc>
          <w:tcPr>
            <w:tcW w:w="516" w:type="pct"/>
            <w:vMerge w:val="restart"/>
            <w:noWrap/>
            <w:hideMark/>
          </w:tcPr>
          <w:p w:rsidR="00110C18" w:rsidRPr="0056388D" w:rsidRDefault="00110C18" w:rsidP="00063728">
            <w:pPr>
              <w:rPr>
                <w:ins w:id="48371" w:author="KIM, Jason" w:date="2019-04-02T13:39:00Z"/>
                <w:rFonts w:ascii="Calibri" w:eastAsia="Times New Roman" w:hAnsi="Calibri" w:cs="Calibri"/>
                <w:color w:val="000000"/>
                <w:lang w:eastAsia="en-AU"/>
              </w:rPr>
            </w:pPr>
            <w:ins w:id="48372"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373" w:author="KIM, Jason" w:date="2019-04-02T13:39:00Z"/>
                <w:rFonts w:ascii="Calibri" w:eastAsia="Times New Roman" w:hAnsi="Calibri" w:cs="Calibri"/>
                <w:color w:val="000000"/>
                <w:lang w:eastAsia="en-AU"/>
              </w:rPr>
            </w:pPr>
            <w:ins w:id="48374" w:author="KIM, Jason" w:date="2019-04-02T13:39:00Z">
              <w:r w:rsidRPr="0056388D">
                <w:rPr>
                  <w:rFonts w:ascii="Calibri" w:eastAsia="Times New Roman" w:hAnsi="Calibri" w:cs="Calibri"/>
                  <w:color w:val="000000"/>
                  <w:lang w:eastAsia="en-AU"/>
                </w:rPr>
                <w:t>DXE1214</w:t>
              </w:r>
            </w:ins>
          </w:p>
        </w:tc>
        <w:tc>
          <w:tcPr>
            <w:tcW w:w="793" w:type="pct"/>
            <w:noWrap/>
            <w:hideMark/>
          </w:tcPr>
          <w:p w:rsidR="00110C18" w:rsidRPr="0056388D" w:rsidRDefault="00110C18" w:rsidP="00063728">
            <w:pPr>
              <w:rPr>
                <w:ins w:id="48375" w:author="KIM, Jason" w:date="2019-04-02T13:39:00Z"/>
                <w:rFonts w:ascii="Calibri" w:eastAsia="Times New Roman" w:hAnsi="Calibri" w:cs="Calibri"/>
                <w:color w:val="000000"/>
                <w:lang w:eastAsia="en-AU"/>
              </w:rPr>
            </w:pPr>
            <w:ins w:id="483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77" w:author="KIM, Jason" w:date="2019-04-02T13:39:00Z"/>
                <w:rFonts w:ascii="Calibri" w:eastAsia="Times New Roman" w:hAnsi="Calibri" w:cs="Calibri"/>
                <w:color w:val="000000"/>
                <w:lang w:eastAsia="en-AU"/>
              </w:rPr>
            </w:pPr>
            <w:ins w:id="48378" w:author="KIM, Jason" w:date="2019-04-02T13:39:00Z">
              <w:r w:rsidRPr="0056388D">
                <w:rPr>
                  <w:rFonts w:ascii="Calibri" w:eastAsia="Times New Roman" w:hAnsi="Calibri" w:cs="Calibri"/>
                  <w:color w:val="000000"/>
                  <w:lang w:eastAsia="en-AU"/>
                </w:rPr>
                <w:t>Chainage 9103</w:t>
              </w:r>
            </w:ins>
          </w:p>
        </w:tc>
        <w:tc>
          <w:tcPr>
            <w:tcW w:w="818" w:type="pct"/>
            <w:noWrap/>
            <w:hideMark/>
          </w:tcPr>
          <w:p w:rsidR="00110C18" w:rsidRPr="0056388D" w:rsidRDefault="00110C18" w:rsidP="00063728">
            <w:pPr>
              <w:jc w:val="right"/>
              <w:rPr>
                <w:ins w:id="48379" w:author="KIM, Jason" w:date="2019-04-02T13:39:00Z"/>
                <w:rFonts w:ascii="Calibri" w:eastAsia="Times New Roman" w:hAnsi="Calibri" w:cs="Calibri"/>
                <w:color w:val="000000"/>
                <w:lang w:eastAsia="en-AU"/>
              </w:rPr>
            </w:pPr>
            <w:ins w:id="483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81" w:author="KIM, Jason" w:date="2019-04-02T13:39:00Z"/>
        </w:trPr>
        <w:tc>
          <w:tcPr>
            <w:tcW w:w="758" w:type="pct"/>
            <w:vMerge/>
            <w:hideMark/>
          </w:tcPr>
          <w:p w:rsidR="00110C18" w:rsidRPr="0056388D" w:rsidRDefault="00110C18" w:rsidP="00063728">
            <w:pPr>
              <w:rPr>
                <w:ins w:id="483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85" w:author="KIM, Jason" w:date="2019-04-02T13:39:00Z"/>
                <w:rFonts w:ascii="Calibri" w:eastAsia="Times New Roman" w:hAnsi="Calibri" w:cs="Calibri"/>
                <w:color w:val="000000"/>
                <w:lang w:eastAsia="en-AU"/>
              </w:rPr>
            </w:pPr>
            <w:ins w:id="48386" w:author="KIM, Jason" w:date="2019-04-02T13:39:00Z">
              <w:r w:rsidRPr="0056388D">
                <w:rPr>
                  <w:rFonts w:ascii="Calibri" w:eastAsia="Times New Roman" w:hAnsi="Calibri" w:cs="Calibri"/>
                  <w:color w:val="000000"/>
                  <w:lang w:eastAsia="en-AU"/>
                </w:rPr>
                <w:t>DXE1215</w:t>
              </w:r>
            </w:ins>
          </w:p>
        </w:tc>
        <w:tc>
          <w:tcPr>
            <w:tcW w:w="793" w:type="pct"/>
            <w:noWrap/>
            <w:hideMark/>
          </w:tcPr>
          <w:p w:rsidR="00110C18" w:rsidRPr="0056388D" w:rsidRDefault="00110C18" w:rsidP="00063728">
            <w:pPr>
              <w:rPr>
                <w:ins w:id="48387" w:author="KIM, Jason" w:date="2019-04-02T13:39:00Z"/>
                <w:rFonts w:ascii="Calibri" w:eastAsia="Times New Roman" w:hAnsi="Calibri" w:cs="Calibri"/>
                <w:color w:val="000000"/>
                <w:lang w:eastAsia="en-AU"/>
              </w:rPr>
            </w:pPr>
            <w:ins w:id="483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89" w:author="KIM, Jason" w:date="2019-04-02T13:39:00Z"/>
                <w:rFonts w:ascii="Calibri" w:eastAsia="Times New Roman" w:hAnsi="Calibri" w:cs="Calibri"/>
                <w:color w:val="000000"/>
                <w:lang w:eastAsia="en-AU"/>
              </w:rPr>
            </w:pPr>
            <w:ins w:id="48390" w:author="KIM, Jason" w:date="2019-04-02T13:39:00Z">
              <w:r w:rsidRPr="0056388D">
                <w:rPr>
                  <w:rFonts w:ascii="Calibri" w:eastAsia="Times New Roman" w:hAnsi="Calibri" w:cs="Calibri"/>
                  <w:color w:val="000000"/>
                  <w:lang w:eastAsia="en-AU"/>
                </w:rPr>
                <w:t>Chainage 9133</w:t>
              </w:r>
            </w:ins>
          </w:p>
        </w:tc>
        <w:tc>
          <w:tcPr>
            <w:tcW w:w="818" w:type="pct"/>
            <w:noWrap/>
            <w:hideMark/>
          </w:tcPr>
          <w:p w:rsidR="00110C18" w:rsidRPr="0056388D" w:rsidRDefault="00110C18" w:rsidP="00063728">
            <w:pPr>
              <w:jc w:val="right"/>
              <w:rPr>
                <w:ins w:id="48391" w:author="KIM, Jason" w:date="2019-04-02T13:39:00Z"/>
                <w:rFonts w:ascii="Calibri" w:eastAsia="Times New Roman" w:hAnsi="Calibri" w:cs="Calibri"/>
                <w:color w:val="000000"/>
                <w:lang w:eastAsia="en-AU"/>
              </w:rPr>
            </w:pPr>
            <w:ins w:id="48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93" w:author="KIM, Jason" w:date="2019-04-02T13:39:00Z"/>
        </w:trPr>
        <w:tc>
          <w:tcPr>
            <w:tcW w:w="758" w:type="pct"/>
            <w:vMerge/>
            <w:hideMark/>
          </w:tcPr>
          <w:p w:rsidR="00110C18" w:rsidRPr="0056388D" w:rsidRDefault="00110C18" w:rsidP="00063728">
            <w:pPr>
              <w:rPr>
                <w:ins w:id="483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97" w:author="KIM, Jason" w:date="2019-04-02T13:39:00Z"/>
                <w:rFonts w:ascii="Calibri" w:eastAsia="Times New Roman" w:hAnsi="Calibri" w:cs="Calibri"/>
                <w:color w:val="000000"/>
                <w:lang w:eastAsia="en-AU"/>
              </w:rPr>
            </w:pPr>
            <w:ins w:id="48398" w:author="KIM, Jason" w:date="2019-04-02T13:39:00Z">
              <w:r w:rsidRPr="0056388D">
                <w:rPr>
                  <w:rFonts w:ascii="Calibri" w:eastAsia="Times New Roman" w:hAnsi="Calibri" w:cs="Calibri"/>
                  <w:color w:val="000000"/>
                  <w:lang w:eastAsia="en-AU"/>
                </w:rPr>
                <w:t>DXE1216</w:t>
              </w:r>
            </w:ins>
          </w:p>
        </w:tc>
        <w:tc>
          <w:tcPr>
            <w:tcW w:w="793" w:type="pct"/>
            <w:noWrap/>
            <w:hideMark/>
          </w:tcPr>
          <w:p w:rsidR="00110C18" w:rsidRPr="0056388D" w:rsidRDefault="00110C18" w:rsidP="00063728">
            <w:pPr>
              <w:rPr>
                <w:ins w:id="48399" w:author="KIM, Jason" w:date="2019-04-02T13:39:00Z"/>
                <w:rFonts w:ascii="Calibri" w:eastAsia="Times New Roman" w:hAnsi="Calibri" w:cs="Calibri"/>
                <w:color w:val="000000"/>
                <w:lang w:eastAsia="en-AU"/>
              </w:rPr>
            </w:pPr>
            <w:ins w:id="484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401" w:author="KIM, Jason" w:date="2019-04-02T13:39:00Z"/>
                <w:rFonts w:ascii="Calibri" w:eastAsia="Times New Roman" w:hAnsi="Calibri" w:cs="Calibri"/>
                <w:color w:val="000000"/>
                <w:lang w:eastAsia="en-AU"/>
              </w:rPr>
            </w:pPr>
            <w:ins w:id="48402" w:author="KIM, Jason" w:date="2019-04-02T13:39:00Z">
              <w:r w:rsidRPr="0056388D">
                <w:rPr>
                  <w:rFonts w:ascii="Calibri" w:eastAsia="Times New Roman" w:hAnsi="Calibri" w:cs="Calibri"/>
                  <w:color w:val="000000"/>
                  <w:lang w:eastAsia="en-AU"/>
                </w:rPr>
                <w:t>Chainage 9161</w:t>
              </w:r>
            </w:ins>
          </w:p>
        </w:tc>
        <w:tc>
          <w:tcPr>
            <w:tcW w:w="818" w:type="pct"/>
            <w:noWrap/>
            <w:hideMark/>
          </w:tcPr>
          <w:p w:rsidR="00110C18" w:rsidRPr="0056388D" w:rsidRDefault="00110C18" w:rsidP="00063728">
            <w:pPr>
              <w:jc w:val="right"/>
              <w:rPr>
                <w:ins w:id="48403" w:author="KIM, Jason" w:date="2019-04-02T13:39:00Z"/>
                <w:rFonts w:ascii="Calibri" w:eastAsia="Times New Roman" w:hAnsi="Calibri" w:cs="Calibri"/>
                <w:color w:val="000000"/>
                <w:lang w:eastAsia="en-AU"/>
              </w:rPr>
            </w:pPr>
            <w:ins w:id="48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05" w:author="KIM, Jason" w:date="2019-04-02T13:39:00Z"/>
        </w:trPr>
        <w:tc>
          <w:tcPr>
            <w:tcW w:w="758" w:type="pct"/>
            <w:vMerge w:val="restart"/>
            <w:noWrap/>
            <w:hideMark/>
          </w:tcPr>
          <w:p w:rsidR="00110C18" w:rsidRPr="0056388D" w:rsidRDefault="00110C18" w:rsidP="00063728">
            <w:pPr>
              <w:rPr>
                <w:ins w:id="48406" w:author="KIM, Jason" w:date="2019-04-02T13:39:00Z"/>
                <w:rFonts w:ascii="Calibri" w:eastAsia="Times New Roman" w:hAnsi="Calibri" w:cs="Calibri"/>
                <w:color w:val="000000"/>
                <w:lang w:eastAsia="en-AU"/>
              </w:rPr>
            </w:pPr>
            <w:ins w:id="48407" w:author="KIM, Jason" w:date="2019-04-02T13:39:00Z">
              <w:r w:rsidRPr="0056388D">
                <w:rPr>
                  <w:rFonts w:ascii="Calibri" w:eastAsia="Times New Roman" w:hAnsi="Calibri" w:cs="Calibri"/>
                  <w:color w:val="000000"/>
                  <w:lang w:eastAsia="en-AU"/>
                </w:rPr>
                <w:t>DXE70K3x</w:t>
              </w:r>
            </w:ins>
          </w:p>
        </w:tc>
        <w:tc>
          <w:tcPr>
            <w:tcW w:w="648" w:type="pct"/>
            <w:vMerge w:val="restart"/>
            <w:noWrap/>
            <w:hideMark/>
          </w:tcPr>
          <w:p w:rsidR="00110C18" w:rsidRPr="0056388D" w:rsidRDefault="00110C18" w:rsidP="00063728">
            <w:pPr>
              <w:rPr>
                <w:ins w:id="48408" w:author="KIM, Jason" w:date="2019-04-02T13:39:00Z"/>
                <w:rFonts w:ascii="Calibri" w:eastAsia="Times New Roman" w:hAnsi="Calibri" w:cs="Calibri"/>
                <w:color w:val="000000"/>
                <w:lang w:eastAsia="en-AU"/>
              </w:rPr>
            </w:pPr>
            <w:ins w:id="48409" w:author="KIM, Jason" w:date="2019-04-02T13:39:00Z">
              <w:r w:rsidRPr="0056388D">
                <w:rPr>
                  <w:rFonts w:ascii="Calibri" w:eastAsia="Times New Roman" w:hAnsi="Calibri" w:cs="Calibri"/>
                  <w:color w:val="000000"/>
                  <w:lang w:eastAsia="en-AU"/>
                </w:rPr>
                <w:t>ELZ20382</w:t>
              </w:r>
            </w:ins>
          </w:p>
        </w:tc>
        <w:tc>
          <w:tcPr>
            <w:tcW w:w="516" w:type="pct"/>
            <w:vMerge w:val="restart"/>
            <w:noWrap/>
            <w:hideMark/>
          </w:tcPr>
          <w:p w:rsidR="00110C18" w:rsidRPr="0056388D" w:rsidRDefault="00110C18" w:rsidP="00063728">
            <w:pPr>
              <w:rPr>
                <w:ins w:id="48410" w:author="KIM, Jason" w:date="2019-04-02T13:39:00Z"/>
                <w:rFonts w:ascii="Calibri" w:eastAsia="Times New Roman" w:hAnsi="Calibri" w:cs="Calibri"/>
                <w:color w:val="000000"/>
                <w:lang w:eastAsia="en-AU"/>
              </w:rPr>
            </w:pPr>
            <w:ins w:id="48411"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12" w:author="KIM, Jason" w:date="2019-04-02T13:39:00Z"/>
                <w:rFonts w:ascii="Calibri" w:eastAsia="Times New Roman" w:hAnsi="Calibri" w:cs="Calibri"/>
                <w:color w:val="000000"/>
                <w:lang w:eastAsia="en-AU"/>
              </w:rPr>
            </w:pPr>
            <w:ins w:id="48413" w:author="KIM, Jason" w:date="2019-04-02T13:39:00Z">
              <w:r w:rsidRPr="0056388D">
                <w:rPr>
                  <w:rFonts w:ascii="Calibri" w:eastAsia="Times New Roman" w:hAnsi="Calibri" w:cs="Calibri"/>
                  <w:color w:val="000000"/>
                  <w:lang w:eastAsia="en-AU"/>
                </w:rPr>
                <w:t>DXE2219</w:t>
              </w:r>
            </w:ins>
          </w:p>
        </w:tc>
        <w:tc>
          <w:tcPr>
            <w:tcW w:w="793" w:type="pct"/>
            <w:noWrap/>
            <w:hideMark/>
          </w:tcPr>
          <w:p w:rsidR="00110C18" w:rsidRPr="0056388D" w:rsidRDefault="00110C18" w:rsidP="00063728">
            <w:pPr>
              <w:rPr>
                <w:ins w:id="48414" w:author="KIM, Jason" w:date="2019-04-02T13:39:00Z"/>
                <w:rFonts w:ascii="Calibri" w:eastAsia="Times New Roman" w:hAnsi="Calibri" w:cs="Calibri"/>
                <w:color w:val="000000"/>
                <w:lang w:eastAsia="en-AU"/>
              </w:rPr>
            </w:pPr>
            <w:ins w:id="484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16" w:author="KIM, Jason" w:date="2019-04-02T13:39:00Z"/>
                <w:rFonts w:ascii="Calibri" w:eastAsia="Times New Roman" w:hAnsi="Calibri" w:cs="Calibri"/>
                <w:color w:val="000000"/>
                <w:lang w:eastAsia="en-AU"/>
              </w:rPr>
            </w:pPr>
            <w:ins w:id="48417" w:author="KIM, Jason" w:date="2019-04-02T13:39:00Z">
              <w:r w:rsidRPr="0056388D">
                <w:rPr>
                  <w:rFonts w:ascii="Calibri" w:eastAsia="Times New Roman" w:hAnsi="Calibri" w:cs="Calibri"/>
                  <w:color w:val="000000"/>
                  <w:lang w:eastAsia="en-AU"/>
                </w:rPr>
                <w:t>Chainage 9213</w:t>
              </w:r>
            </w:ins>
          </w:p>
        </w:tc>
        <w:tc>
          <w:tcPr>
            <w:tcW w:w="818" w:type="pct"/>
            <w:noWrap/>
            <w:hideMark/>
          </w:tcPr>
          <w:p w:rsidR="00110C18" w:rsidRPr="0056388D" w:rsidRDefault="00110C18" w:rsidP="00063728">
            <w:pPr>
              <w:jc w:val="right"/>
              <w:rPr>
                <w:ins w:id="48418" w:author="KIM, Jason" w:date="2019-04-02T13:39:00Z"/>
                <w:rFonts w:ascii="Calibri" w:eastAsia="Times New Roman" w:hAnsi="Calibri" w:cs="Calibri"/>
                <w:color w:val="000000"/>
                <w:lang w:eastAsia="en-AU"/>
              </w:rPr>
            </w:pPr>
            <w:ins w:id="484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20" w:author="KIM, Jason" w:date="2019-04-02T13:39:00Z"/>
        </w:trPr>
        <w:tc>
          <w:tcPr>
            <w:tcW w:w="758" w:type="pct"/>
            <w:vMerge/>
            <w:hideMark/>
          </w:tcPr>
          <w:p w:rsidR="00110C18" w:rsidRPr="0056388D" w:rsidRDefault="00110C18" w:rsidP="00063728">
            <w:pPr>
              <w:rPr>
                <w:ins w:id="484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24" w:author="KIM, Jason" w:date="2019-04-02T13:39:00Z"/>
                <w:rFonts w:ascii="Calibri" w:eastAsia="Times New Roman" w:hAnsi="Calibri" w:cs="Calibri"/>
                <w:color w:val="000000"/>
                <w:lang w:eastAsia="en-AU"/>
              </w:rPr>
            </w:pPr>
            <w:ins w:id="48425" w:author="KIM, Jason" w:date="2019-04-02T13:39:00Z">
              <w:r w:rsidRPr="0056388D">
                <w:rPr>
                  <w:rFonts w:ascii="Calibri" w:eastAsia="Times New Roman" w:hAnsi="Calibri" w:cs="Calibri"/>
                  <w:color w:val="000000"/>
                  <w:lang w:eastAsia="en-AU"/>
                </w:rPr>
                <w:t>DXE2220</w:t>
              </w:r>
            </w:ins>
          </w:p>
        </w:tc>
        <w:tc>
          <w:tcPr>
            <w:tcW w:w="793" w:type="pct"/>
            <w:noWrap/>
            <w:hideMark/>
          </w:tcPr>
          <w:p w:rsidR="00110C18" w:rsidRPr="0056388D" w:rsidRDefault="00110C18" w:rsidP="00063728">
            <w:pPr>
              <w:rPr>
                <w:ins w:id="48426" w:author="KIM, Jason" w:date="2019-04-02T13:39:00Z"/>
                <w:rFonts w:ascii="Calibri" w:eastAsia="Times New Roman" w:hAnsi="Calibri" w:cs="Calibri"/>
                <w:color w:val="000000"/>
                <w:lang w:eastAsia="en-AU"/>
              </w:rPr>
            </w:pPr>
            <w:ins w:id="484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28" w:author="KIM, Jason" w:date="2019-04-02T13:39:00Z"/>
                <w:rFonts w:ascii="Calibri" w:eastAsia="Times New Roman" w:hAnsi="Calibri" w:cs="Calibri"/>
                <w:color w:val="000000"/>
                <w:lang w:eastAsia="en-AU"/>
              </w:rPr>
            </w:pPr>
            <w:ins w:id="48429" w:author="KIM, Jason" w:date="2019-04-02T13:39:00Z">
              <w:r w:rsidRPr="0056388D">
                <w:rPr>
                  <w:rFonts w:ascii="Calibri" w:eastAsia="Times New Roman" w:hAnsi="Calibri" w:cs="Calibri"/>
                  <w:color w:val="000000"/>
                  <w:lang w:eastAsia="en-AU"/>
                </w:rPr>
                <w:t>Chainage 9242</w:t>
              </w:r>
            </w:ins>
          </w:p>
        </w:tc>
        <w:tc>
          <w:tcPr>
            <w:tcW w:w="818" w:type="pct"/>
            <w:noWrap/>
            <w:hideMark/>
          </w:tcPr>
          <w:p w:rsidR="00110C18" w:rsidRPr="0056388D" w:rsidRDefault="00110C18" w:rsidP="00063728">
            <w:pPr>
              <w:jc w:val="right"/>
              <w:rPr>
                <w:ins w:id="48430" w:author="KIM, Jason" w:date="2019-04-02T13:39:00Z"/>
                <w:rFonts w:ascii="Calibri" w:eastAsia="Times New Roman" w:hAnsi="Calibri" w:cs="Calibri"/>
                <w:color w:val="000000"/>
                <w:lang w:eastAsia="en-AU"/>
              </w:rPr>
            </w:pPr>
            <w:ins w:id="48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32" w:author="KIM, Jason" w:date="2019-04-02T13:39:00Z"/>
        </w:trPr>
        <w:tc>
          <w:tcPr>
            <w:tcW w:w="758" w:type="pct"/>
            <w:vMerge/>
            <w:hideMark/>
          </w:tcPr>
          <w:p w:rsidR="00110C18" w:rsidRPr="0056388D" w:rsidRDefault="00110C18" w:rsidP="00063728">
            <w:pPr>
              <w:rPr>
                <w:ins w:id="484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36" w:author="KIM, Jason" w:date="2019-04-02T13:39:00Z"/>
                <w:rFonts w:ascii="Calibri" w:eastAsia="Times New Roman" w:hAnsi="Calibri" w:cs="Calibri"/>
                <w:color w:val="000000"/>
                <w:lang w:eastAsia="en-AU"/>
              </w:rPr>
            </w:pPr>
            <w:ins w:id="48437" w:author="KIM, Jason" w:date="2019-04-02T13:39:00Z">
              <w:r w:rsidRPr="0056388D">
                <w:rPr>
                  <w:rFonts w:ascii="Calibri" w:eastAsia="Times New Roman" w:hAnsi="Calibri" w:cs="Calibri"/>
                  <w:color w:val="000000"/>
                  <w:lang w:eastAsia="en-AU"/>
                </w:rPr>
                <w:t>DXE2221</w:t>
              </w:r>
            </w:ins>
          </w:p>
        </w:tc>
        <w:tc>
          <w:tcPr>
            <w:tcW w:w="793" w:type="pct"/>
            <w:noWrap/>
            <w:hideMark/>
          </w:tcPr>
          <w:p w:rsidR="00110C18" w:rsidRPr="0056388D" w:rsidRDefault="00110C18" w:rsidP="00063728">
            <w:pPr>
              <w:rPr>
                <w:ins w:id="48438" w:author="KIM, Jason" w:date="2019-04-02T13:39:00Z"/>
                <w:rFonts w:ascii="Calibri" w:eastAsia="Times New Roman" w:hAnsi="Calibri" w:cs="Calibri"/>
                <w:color w:val="000000"/>
                <w:lang w:eastAsia="en-AU"/>
              </w:rPr>
            </w:pPr>
            <w:ins w:id="484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40" w:author="KIM, Jason" w:date="2019-04-02T13:39:00Z"/>
                <w:rFonts w:ascii="Calibri" w:eastAsia="Times New Roman" w:hAnsi="Calibri" w:cs="Calibri"/>
                <w:color w:val="000000"/>
                <w:lang w:eastAsia="en-AU"/>
              </w:rPr>
            </w:pPr>
            <w:ins w:id="48441" w:author="KIM, Jason" w:date="2019-04-02T13:39:00Z">
              <w:r w:rsidRPr="0056388D">
                <w:rPr>
                  <w:rFonts w:ascii="Calibri" w:eastAsia="Times New Roman" w:hAnsi="Calibri" w:cs="Calibri"/>
                  <w:color w:val="000000"/>
                  <w:lang w:eastAsia="en-AU"/>
                </w:rPr>
                <w:t>Chainage 9271</w:t>
              </w:r>
            </w:ins>
          </w:p>
        </w:tc>
        <w:tc>
          <w:tcPr>
            <w:tcW w:w="818" w:type="pct"/>
            <w:noWrap/>
            <w:hideMark/>
          </w:tcPr>
          <w:p w:rsidR="00110C18" w:rsidRPr="0056388D" w:rsidRDefault="00110C18" w:rsidP="00063728">
            <w:pPr>
              <w:jc w:val="right"/>
              <w:rPr>
                <w:ins w:id="48442" w:author="KIM, Jason" w:date="2019-04-02T13:39:00Z"/>
                <w:rFonts w:ascii="Calibri" w:eastAsia="Times New Roman" w:hAnsi="Calibri" w:cs="Calibri"/>
                <w:color w:val="000000"/>
                <w:lang w:eastAsia="en-AU"/>
              </w:rPr>
            </w:pPr>
            <w:ins w:id="48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44" w:author="KIM, Jason" w:date="2019-04-02T13:39:00Z"/>
        </w:trPr>
        <w:tc>
          <w:tcPr>
            <w:tcW w:w="758" w:type="pct"/>
            <w:vMerge w:val="restart"/>
            <w:noWrap/>
            <w:hideMark/>
          </w:tcPr>
          <w:p w:rsidR="00110C18" w:rsidRPr="0056388D" w:rsidRDefault="00110C18" w:rsidP="00063728">
            <w:pPr>
              <w:rPr>
                <w:ins w:id="48445" w:author="KIM, Jason" w:date="2019-04-02T13:39:00Z"/>
                <w:rFonts w:ascii="Calibri" w:eastAsia="Times New Roman" w:hAnsi="Calibri" w:cs="Calibri"/>
                <w:color w:val="000000"/>
                <w:lang w:eastAsia="en-AU"/>
              </w:rPr>
            </w:pPr>
            <w:ins w:id="48446" w:author="KIM, Jason" w:date="2019-04-02T13:39:00Z">
              <w:r w:rsidRPr="0056388D">
                <w:rPr>
                  <w:rFonts w:ascii="Calibri" w:eastAsia="Times New Roman" w:hAnsi="Calibri" w:cs="Calibri"/>
                  <w:color w:val="000000"/>
                  <w:lang w:eastAsia="en-AU"/>
                </w:rPr>
                <w:t>DXE70K4x</w:t>
              </w:r>
            </w:ins>
          </w:p>
        </w:tc>
        <w:tc>
          <w:tcPr>
            <w:tcW w:w="648" w:type="pct"/>
            <w:vMerge w:val="restart"/>
            <w:noWrap/>
            <w:hideMark/>
          </w:tcPr>
          <w:p w:rsidR="00110C18" w:rsidRPr="0056388D" w:rsidRDefault="00110C18" w:rsidP="00063728">
            <w:pPr>
              <w:rPr>
                <w:ins w:id="48447" w:author="KIM, Jason" w:date="2019-04-02T13:39:00Z"/>
                <w:rFonts w:ascii="Calibri" w:eastAsia="Times New Roman" w:hAnsi="Calibri" w:cs="Calibri"/>
                <w:color w:val="000000"/>
                <w:lang w:eastAsia="en-AU"/>
              </w:rPr>
            </w:pPr>
            <w:ins w:id="48448" w:author="KIM, Jason" w:date="2019-04-02T13:39:00Z">
              <w:r w:rsidRPr="0056388D">
                <w:rPr>
                  <w:rFonts w:ascii="Calibri" w:eastAsia="Times New Roman" w:hAnsi="Calibri" w:cs="Calibri"/>
                  <w:color w:val="000000"/>
                  <w:lang w:eastAsia="en-AU"/>
                </w:rPr>
                <w:t>ELZ20378</w:t>
              </w:r>
            </w:ins>
          </w:p>
        </w:tc>
        <w:tc>
          <w:tcPr>
            <w:tcW w:w="516" w:type="pct"/>
            <w:vMerge w:val="restart"/>
            <w:noWrap/>
            <w:hideMark/>
          </w:tcPr>
          <w:p w:rsidR="00110C18" w:rsidRPr="0056388D" w:rsidRDefault="00110C18" w:rsidP="00063728">
            <w:pPr>
              <w:rPr>
                <w:ins w:id="48449" w:author="KIM, Jason" w:date="2019-04-02T13:39:00Z"/>
                <w:rFonts w:ascii="Calibri" w:eastAsia="Times New Roman" w:hAnsi="Calibri" w:cs="Calibri"/>
                <w:color w:val="000000"/>
                <w:lang w:eastAsia="en-AU"/>
              </w:rPr>
            </w:pPr>
            <w:ins w:id="4845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51" w:author="KIM, Jason" w:date="2019-04-02T13:39:00Z"/>
                <w:rFonts w:ascii="Calibri" w:eastAsia="Times New Roman" w:hAnsi="Calibri" w:cs="Calibri"/>
                <w:color w:val="000000"/>
                <w:lang w:eastAsia="en-AU"/>
              </w:rPr>
            </w:pPr>
            <w:ins w:id="48452" w:author="KIM, Jason" w:date="2019-04-02T13:39:00Z">
              <w:r w:rsidRPr="0056388D">
                <w:rPr>
                  <w:rFonts w:ascii="Calibri" w:eastAsia="Times New Roman" w:hAnsi="Calibri" w:cs="Calibri"/>
                  <w:color w:val="000000"/>
                  <w:lang w:eastAsia="en-AU"/>
                </w:rPr>
                <w:t>DXE2216</w:t>
              </w:r>
            </w:ins>
          </w:p>
        </w:tc>
        <w:tc>
          <w:tcPr>
            <w:tcW w:w="793" w:type="pct"/>
            <w:noWrap/>
            <w:hideMark/>
          </w:tcPr>
          <w:p w:rsidR="00110C18" w:rsidRPr="0056388D" w:rsidRDefault="00110C18" w:rsidP="00063728">
            <w:pPr>
              <w:rPr>
                <w:ins w:id="48453" w:author="KIM, Jason" w:date="2019-04-02T13:39:00Z"/>
                <w:rFonts w:ascii="Calibri" w:eastAsia="Times New Roman" w:hAnsi="Calibri" w:cs="Calibri"/>
                <w:color w:val="000000"/>
                <w:lang w:eastAsia="en-AU"/>
              </w:rPr>
            </w:pPr>
            <w:ins w:id="484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55" w:author="KIM, Jason" w:date="2019-04-02T13:39:00Z"/>
                <w:rFonts w:ascii="Calibri" w:eastAsia="Times New Roman" w:hAnsi="Calibri" w:cs="Calibri"/>
                <w:color w:val="000000"/>
                <w:lang w:eastAsia="en-AU"/>
              </w:rPr>
            </w:pPr>
            <w:ins w:id="48456" w:author="KIM, Jason" w:date="2019-04-02T13:39:00Z">
              <w:r w:rsidRPr="0056388D">
                <w:rPr>
                  <w:rFonts w:ascii="Calibri" w:eastAsia="Times New Roman" w:hAnsi="Calibri" w:cs="Calibri"/>
                  <w:color w:val="000000"/>
                  <w:lang w:eastAsia="en-AU"/>
                </w:rPr>
                <w:t>Chainage 9095</w:t>
              </w:r>
            </w:ins>
          </w:p>
        </w:tc>
        <w:tc>
          <w:tcPr>
            <w:tcW w:w="818" w:type="pct"/>
            <w:noWrap/>
            <w:hideMark/>
          </w:tcPr>
          <w:p w:rsidR="00110C18" w:rsidRPr="0056388D" w:rsidRDefault="00110C18" w:rsidP="00063728">
            <w:pPr>
              <w:jc w:val="right"/>
              <w:rPr>
                <w:ins w:id="48457" w:author="KIM, Jason" w:date="2019-04-02T13:39:00Z"/>
                <w:rFonts w:ascii="Calibri" w:eastAsia="Times New Roman" w:hAnsi="Calibri" w:cs="Calibri"/>
                <w:color w:val="000000"/>
                <w:lang w:eastAsia="en-AU"/>
              </w:rPr>
            </w:pPr>
            <w:ins w:id="48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59" w:author="KIM, Jason" w:date="2019-04-02T13:39:00Z"/>
        </w:trPr>
        <w:tc>
          <w:tcPr>
            <w:tcW w:w="758" w:type="pct"/>
            <w:vMerge/>
            <w:hideMark/>
          </w:tcPr>
          <w:p w:rsidR="00110C18" w:rsidRPr="0056388D" w:rsidRDefault="00110C18" w:rsidP="00063728">
            <w:pPr>
              <w:rPr>
                <w:ins w:id="484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63" w:author="KIM, Jason" w:date="2019-04-02T13:39:00Z"/>
                <w:rFonts w:ascii="Calibri" w:eastAsia="Times New Roman" w:hAnsi="Calibri" w:cs="Calibri"/>
                <w:color w:val="000000"/>
                <w:lang w:eastAsia="en-AU"/>
              </w:rPr>
            </w:pPr>
            <w:ins w:id="48464" w:author="KIM, Jason" w:date="2019-04-02T13:39:00Z">
              <w:r w:rsidRPr="0056388D">
                <w:rPr>
                  <w:rFonts w:ascii="Calibri" w:eastAsia="Times New Roman" w:hAnsi="Calibri" w:cs="Calibri"/>
                  <w:color w:val="000000"/>
                  <w:lang w:eastAsia="en-AU"/>
                </w:rPr>
                <w:t>DXE2217</w:t>
              </w:r>
            </w:ins>
          </w:p>
        </w:tc>
        <w:tc>
          <w:tcPr>
            <w:tcW w:w="793" w:type="pct"/>
            <w:noWrap/>
            <w:hideMark/>
          </w:tcPr>
          <w:p w:rsidR="00110C18" w:rsidRPr="0056388D" w:rsidRDefault="00110C18" w:rsidP="00063728">
            <w:pPr>
              <w:rPr>
                <w:ins w:id="48465" w:author="KIM, Jason" w:date="2019-04-02T13:39:00Z"/>
                <w:rFonts w:ascii="Calibri" w:eastAsia="Times New Roman" w:hAnsi="Calibri" w:cs="Calibri"/>
                <w:color w:val="000000"/>
                <w:lang w:eastAsia="en-AU"/>
              </w:rPr>
            </w:pPr>
            <w:ins w:id="484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67" w:author="KIM, Jason" w:date="2019-04-02T13:39:00Z"/>
                <w:rFonts w:ascii="Calibri" w:eastAsia="Times New Roman" w:hAnsi="Calibri" w:cs="Calibri"/>
                <w:color w:val="000000"/>
                <w:lang w:eastAsia="en-AU"/>
              </w:rPr>
            </w:pPr>
            <w:ins w:id="48468" w:author="KIM, Jason" w:date="2019-04-02T13:39:00Z">
              <w:r w:rsidRPr="0056388D">
                <w:rPr>
                  <w:rFonts w:ascii="Calibri" w:eastAsia="Times New Roman" w:hAnsi="Calibri" w:cs="Calibri"/>
                  <w:color w:val="000000"/>
                  <w:lang w:eastAsia="en-AU"/>
                </w:rPr>
                <w:t>Chainage 9123</w:t>
              </w:r>
            </w:ins>
          </w:p>
        </w:tc>
        <w:tc>
          <w:tcPr>
            <w:tcW w:w="818" w:type="pct"/>
            <w:noWrap/>
            <w:hideMark/>
          </w:tcPr>
          <w:p w:rsidR="00110C18" w:rsidRPr="0056388D" w:rsidRDefault="00110C18" w:rsidP="00063728">
            <w:pPr>
              <w:jc w:val="right"/>
              <w:rPr>
                <w:ins w:id="48469" w:author="KIM, Jason" w:date="2019-04-02T13:39:00Z"/>
                <w:rFonts w:ascii="Calibri" w:eastAsia="Times New Roman" w:hAnsi="Calibri" w:cs="Calibri"/>
                <w:color w:val="000000"/>
                <w:lang w:eastAsia="en-AU"/>
              </w:rPr>
            </w:pPr>
            <w:ins w:id="484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71" w:author="KIM, Jason" w:date="2019-04-02T13:39:00Z"/>
        </w:trPr>
        <w:tc>
          <w:tcPr>
            <w:tcW w:w="758" w:type="pct"/>
            <w:vMerge/>
            <w:hideMark/>
          </w:tcPr>
          <w:p w:rsidR="00110C18" w:rsidRPr="0056388D" w:rsidRDefault="00110C18" w:rsidP="00063728">
            <w:pPr>
              <w:rPr>
                <w:ins w:id="484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75" w:author="KIM, Jason" w:date="2019-04-02T13:39:00Z"/>
                <w:rFonts w:ascii="Calibri" w:eastAsia="Times New Roman" w:hAnsi="Calibri" w:cs="Calibri"/>
                <w:color w:val="000000"/>
                <w:lang w:eastAsia="en-AU"/>
              </w:rPr>
            </w:pPr>
            <w:ins w:id="48476" w:author="KIM, Jason" w:date="2019-04-02T13:39:00Z">
              <w:r w:rsidRPr="0056388D">
                <w:rPr>
                  <w:rFonts w:ascii="Calibri" w:eastAsia="Times New Roman" w:hAnsi="Calibri" w:cs="Calibri"/>
                  <w:color w:val="000000"/>
                  <w:lang w:eastAsia="en-AU"/>
                </w:rPr>
                <w:t>DXE2218</w:t>
              </w:r>
            </w:ins>
          </w:p>
        </w:tc>
        <w:tc>
          <w:tcPr>
            <w:tcW w:w="793" w:type="pct"/>
            <w:noWrap/>
            <w:hideMark/>
          </w:tcPr>
          <w:p w:rsidR="00110C18" w:rsidRPr="0056388D" w:rsidRDefault="00110C18" w:rsidP="00063728">
            <w:pPr>
              <w:rPr>
                <w:ins w:id="48477" w:author="KIM, Jason" w:date="2019-04-02T13:39:00Z"/>
                <w:rFonts w:ascii="Calibri" w:eastAsia="Times New Roman" w:hAnsi="Calibri" w:cs="Calibri"/>
                <w:color w:val="000000"/>
                <w:lang w:eastAsia="en-AU"/>
              </w:rPr>
            </w:pPr>
            <w:ins w:id="484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79" w:author="KIM, Jason" w:date="2019-04-02T13:39:00Z"/>
                <w:rFonts w:ascii="Calibri" w:eastAsia="Times New Roman" w:hAnsi="Calibri" w:cs="Calibri"/>
                <w:color w:val="000000"/>
                <w:lang w:eastAsia="en-AU"/>
              </w:rPr>
            </w:pPr>
            <w:ins w:id="48480" w:author="KIM, Jason" w:date="2019-04-02T13:39:00Z">
              <w:r w:rsidRPr="0056388D">
                <w:rPr>
                  <w:rFonts w:ascii="Calibri" w:eastAsia="Times New Roman" w:hAnsi="Calibri" w:cs="Calibri"/>
                  <w:color w:val="000000"/>
                  <w:lang w:eastAsia="en-AU"/>
                </w:rPr>
                <w:t>Chainage 9152</w:t>
              </w:r>
            </w:ins>
          </w:p>
        </w:tc>
        <w:tc>
          <w:tcPr>
            <w:tcW w:w="818" w:type="pct"/>
            <w:noWrap/>
            <w:hideMark/>
          </w:tcPr>
          <w:p w:rsidR="00110C18" w:rsidRPr="0056388D" w:rsidRDefault="00110C18" w:rsidP="00063728">
            <w:pPr>
              <w:jc w:val="right"/>
              <w:rPr>
                <w:ins w:id="48481" w:author="KIM, Jason" w:date="2019-04-02T13:39:00Z"/>
                <w:rFonts w:ascii="Calibri" w:eastAsia="Times New Roman" w:hAnsi="Calibri" w:cs="Calibri"/>
                <w:color w:val="000000"/>
                <w:lang w:eastAsia="en-AU"/>
              </w:rPr>
            </w:pPr>
            <w:ins w:id="484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83" w:author="KIM, Jason" w:date="2019-04-02T13:39:00Z"/>
        </w:trPr>
        <w:tc>
          <w:tcPr>
            <w:tcW w:w="758" w:type="pct"/>
            <w:vMerge w:val="restart"/>
            <w:noWrap/>
            <w:hideMark/>
          </w:tcPr>
          <w:p w:rsidR="00110C18" w:rsidRPr="0056388D" w:rsidRDefault="00110C18" w:rsidP="00063728">
            <w:pPr>
              <w:rPr>
                <w:ins w:id="48484" w:author="KIM, Jason" w:date="2019-04-02T13:39:00Z"/>
                <w:rFonts w:ascii="Calibri" w:eastAsia="Times New Roman" w:hAnsi="Calibri" w:cs="Calibri"/>
                <w:color w:val="000000"/>
                <w:lang w:eastAsia="en-AU"/>
              </w:rPr>
            </w:pPr>
            <w:ins w:id="48485" w:author="KIM, Jason" w:date="2019-04-02T13:39:00Z">
              <w:r w:rsidRPr="0056388D">
                <w:rPr>
                  <w:rFonts w:ascii="Calibri" w:eastAsia="Times New Roman" w:hAnsi="Calibri" w:cs="Calibri"/>
                  <w:color w:val="000000"/>
                  <w:lang w:eastAsia="en-AU"/>
                </w:rPr>
                <w:lastRenderedPageBreak/>
                <w:t>DXE72K1x</w:t>
              </w:r>
            </w:ins>
          </w:p>
        </w:tc>
        <w:tc>
          <w:tcPr>
            <w:tcW w:w="648" w:type="pct"/>
            <w:vMerge w:val="restart"/>
            <w:noWrap/>
            <w:hideMark/>
          </w:tcPr>
          <w:p w:rsidR="00110C18" w:rsidRPr="0056388D" w:rsidRDefault="00110C18" w:rsidP="00063728">
            <w:pPr>
              <w:rPr>
                <w:ins w:id="48486" w:author="KIM, Jason" w:date="2019-04-02T13:39:00Z"/>
                <w:rFonts w:ascii="Calibri" w:eastAsia="Times New Roman" w:hAnsi="Calibri" w:cs="Calibri"/>
                <w:color w:val="000000"/>
                <w:lang w:eastAsia="en-AU"/>
              </w:rPr>
            </w:pPr>
            <w:ins w:id="48487" w:author="KIM, Jason" w:date="2019-04-02T13:39:00Z">
              <w:r w:rsidRPr="0056388D">
                <w:rPr>
                  <w:rFonts w:ascii="Calibri" w:eastAsia="Times New Roman" w:hAnsi="Calibri" w:cs="Calibri"/>
                  <w:color w:val="000000"/>
                  <w:lang w:eastAsia="en-AU"/>
                </w:rPr>
                <w:t>ELZ10390</w:t>
              </w:r>
            </w:ins>
          </w:p>
        </w:tc>
        <w:tc>
          <w:tcPr>
            <w:tcW w:w="516" w:type="pct"/>
            <w:vMerge w:val="restart"/>
            <w:noWrap/>
            <w:hideMark/>
          </w:tcPr>
          <w:p w:rsidR="00110C18" w:rsidRPr="0056388D" w:rsidRDefault="00110C18" w:rsidP="00063728">
            <w:pPr>
              <w:rPr>
                <w:ins w:id="48488" w:author="KIM, Jason" w:date="2019-04-02T13:39:00Z"/>
                <w:rFonts w:ascii="Calibri" w:eastAsia="Times New Roman" w:hAnsi="Calibri" w:cs="Calibri"/>
                <w:color w:val="000000"/>
                <w:lang w:eastAsia="en-AU"/>
              </w:rPr>
            </w:pPr>
            <w:ins w:id="48489"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90" w:author="KIM, Jason" w:date="2019-04-02T13:39:00Z"/>
                <w:rFonts w:ascii="Calibri" w:eastAsia="Times New Roman" w:hAnsi="Calibri" w:cs="Calibri"/>
                <w:color w:val="000000"/>
                <w:lang w:eastAsia="en-AU"/>
              </w:rPr>
            </w:pPr>
            <w:ins w:id="48491" w:author="KIM, Jason" w:date="2019-04-02T13:39:00Z">
              <w:r w:rsidRPr="0056388D">
                <w:rPr>
                  <w:rFonts w:ascii="Calibri" w:eastAsia="Times New Roman" w:hAnsi="Calibri" w:cs="Calibri"/>
                  <w:color w:val="000000"/>
                  <w:lang w:eastAsia="en-AU"/>
                </w:rPr>
                <w:t>DXE1222</w:t>
              </w:r>
            </w:ins>
          </w:p>
        </w:tc>
        <w:tc>
          <w:tcPr>
            <w:tcW w:w="793" w:type="pct"/>
            <w:noWrap/>
            <w:hideMark/>
          </w:tcPr>
          <w:p w:rsidR="00110C18" w:rsidRPr="0056388D" w:rsidRDefault="00110C18" w:rsidP="00063728">
            <w:pPr>
              <w:rPr>
                <w:ins w:id="48492" w:author="KIM, Jason" w:date="2019-04-02T13:39:00Z"/>
                <w:rFonts w:ascii="Calibri" w:eastAsia="Times New Roman" w:hAnsi="Calibri" w:cs="Calibri"/>
                <w:color w:val="000000"/>
                <w:lang w:eastAsia="en-AU"/>
              </w:rPr>
            </w:pPr>
            <w:ins w:id="4849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494" w:author="KIM, Jason" w:date="2019-04-02T13:39:00Z"/>
                <w:rFonts w:ascii="Calibri" w:eastAsia="Times New Roman" w:hAnsi="Calibri" w:cs="Calibri"/>
                <w:color w:val="000000"/>
                <w:lang w:eastAsia="en-AU"/>
              </w:rPr>
            </w:pPr>
            <w:ins w:id="48495" w:author="KIM, Jason" w:date="2019-04-02T13:39:00Z">
              <w:r w:rsidRPr="0056388D">
                <w:rPr>
                  <w:rFonts w:ascii="Calibri" w:eastAsia="Times New Roman" w:hAnsi="Calibri" w:cs="Calibri"/>
                  <w:color w:val="000000"/>
                  <w:lang w:eastAsia="en-AU"/>
                </w:rPr>
                <w:t>Chainage 9415</w:t>
              </w:r>
            </w:ins>
          </w:p>
        </w:tc>
        <w:tc>
          <w:tcPr>
            <w:tcW w:w="818" w:type="pct"/>
            <w:noWrap/>
            <w:hideMark/>
          </w:tcPr>
          <w:p w:rsidR="00110C18" w:rsidRPr="0056388D" w:rsidRDefault="00110C18" w:rsidP="00063728">
            <w:pPr>
              <w:jc w:val="right"/>
              <w:rPr>
                <w:ins w:id="48496" w:author="KIM, Jason" w:date="2019-04-02T13:39:00Z"/>
                <w:rFonts w:ascii="Calibri" w:eastAsia="Times New Roman" w:hAnsi="Calibri" w:cs="Calibri"/>
                <w:color w:val="000000"/>
                <w:lang w:eastAsia="en-AU"/>
              </w:rPr>
            </w:pPr>
            <w:ins w:id="48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98" w:author="KIM, Jason" w:date="2019-04-02T13:39:00Z"/>
        </w:trPr>
        <w:tc>
          <w:tcPr>
            <w:tcW w:w="758" w:type="pct"/>
            <w:vMerge/>
            <w:hideMark/>
          </w:tcPr>
          <w:p w:rsidR="00110C18" w:rsidRPr="0056388D" w:rsidRDefault="00110C18" w:rsidP="00063728">
            <w:pPr>
              <w:rPr>
                <w:ins w:id="484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02" w:author="KIM, Jason" w:date="2019-04-02T13:39:00Z"/>
                <w:rFonts w:ascii="Calibri" w:eastAsia="Times New Roman" w:hAnsi="Calibri" w:cs="Calibri"/>
                <w:color w:val="000000"/>
                <w:lang w:eastAsia="en-AU"/>
              </w:rPr>
            </w:pPr>
            <w:ins w:id="48503" w:author="KIM, Jason" w:date="2019-04-02T13:39:00Z">
              <w:r w:rsidRPr="0056388D">
                <w:rPr>
                  <w:rFonts w:ascii="Calibri" w:eastAsia="Times New Roman" w:hAnsi="Calibri" w:cs="Calibri"/>
                  <w:color w:val="000000"/>
                  <w:lang w:eastAsia="en-AU"/>
                </w:rPr>
                <w:t>DXE1223</w:t>
              </w:r>
            </w:ins>
          </w:p>
        </w:tc>
        <w:tc>
          <w:tcPr>
            <w:tcW w:w="793" w:type="pct"/>
            <w:noWrap/>
            <w:hideMark/>
          </w:tcPr>
          <w:p w:rsidR="00110C18" w:rsidRPr="0056388D" w:rsidRDefault="00110C18" w:rsidP="00063728">
            <w:pPr>
              <w:rPr>
                <w:ins w:id="48504" w:author="KIM, Jason" w:date="2019-04-02T13:39:00Z"/>
                <w:rFonts w:ascii="Calibri" w:eastAsia="Times New Roman" w:hAnsi="Calibri" w:cs="Calibri"/>
                <w:color w:val="000000"/>
                <w:lang w:eastAsia="en-AU"/>
              </w:rPr>
            </w:pPr>
            <w:ins w:id="485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06" w:author="KIM, Jason" w:date="2019-04-02T13:39:00Z"/>
                <w:rFonts w:ascii="Calibri" w:eastAsia="Times New Roman" w:hAnsi="Calibri" w:cs="Calibri"/>
                <w:color w:val="000000"/>
                <w:lang w:eastAsia="en-AU"/>
              </w:rPr>
            </w:pPr>
            <w:ins w:id="48507" w:author="KIM, Jason" w:date="2019-04-02T13:39:00Z">
              <w:r w:rsidRPr="0056388D">
                <w:rPr>
                  <w:rFonts w:ascii="Calibri" w:eastAsia="Times New Roman" w:hAnsi="Calibri" w:cs="Calibri"/>
                  <w:color w:val="000000"/>
                  <w:lang w:eastAsia="en-AU"/>
                </w:rPr>
                <w:t>Chainage 9445</w:t>
              </w:r>
            </w:ins>
          </w:p>
        </w:tc>
        <w:tc>
          <w:tcPr>
            <w:tcW w:w="818" w:type="pct"/>
            <w:noWrap/>
            <w:hideMark/>
          </w:tcPr>
          <w:p w:rsidR="00110C18" w:rsidRPr="0056388D" w:rsidRDefault="00110C18" w:rsidP="00063728">
            <w:pPr>
              <w:jc w:val="right"/>
              <w:rPr>
                <w:ins w:id="48508" w:author="KIM, Jason" w:date="2019-04-02T13:39:00Z"/>
                <w:rFonts w:ascii="Calibri" w:eastAsia="Times New Roman" w:hAnsi="Calibri" w:cs="Calibri"/>
                <w:color w:val="000000"/>
                <w:lang w:eastAsia="en-AU"/>
              </w:rPr>
            </w:pPr>
            <w:ins w:id="485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10" w:author="KIM, Jason" w:date="2019-04-02T13:39:00Z"/>
        </w:trPr>
        <w:tc>
          <w:tcPr>
            <w:tcW w:w="758" w:type="pct"/>
            <w:vMerge/>
            <w:hideMark/>
          </w:tcPr>
          <w:p w:rsidR="00110C18" w:rsidRPr="0056388D" w:rsidRDefault="00110C18" w:rsidP="00063728">
            <w:pPr>
              <w:rPr>
                <w:ins w:id="485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14" w:author="KIM, Jason" w:date="2019-04-02T13:39:00Z"/>
                <w:rFonts w:ascii="Calibri" w:eastAsia="Times New Roman" w:hAnsi="Calibri" w:cs="Calibri"/>
                <w:color w:val="000000"/>
                <w:lang w:eastAsia="en-AU"/>
              </w:rPr>
            </w:pPr>
            <w:ins w:id="48515" w:author="KIM, Jason" w:date="2019-04-02T13:39:00Z">
              <w:r w:rsidRPr="0056388D">
                <w:rPr>
                  <w:rFonts w:ascii="Calibri" w:eastAsia="Times New Roman" w:hAnsi="Calibri" w:cs="Calibri"/>
                  <w:color w:val="000000"/>
                  <w:lang w:eastAsia="en-AU"/>
                </w:rPr>
                <w:t>DXE1224</w:t>
              </w:r>
            </w:ins>
          </w:p>
        </w:tc>
        <w:tc>
          <w:tcPr>
            <w:tcW w:w="793" w:type="pct"/>
            <w:noWrap/>
            <w:hideMark/>
          </w:tcPr>
          <w:p w:rsidR="00110C18" w:rsidRPr="0056388D" w:rsidRDefault="00110C18" w:rsidP="00063728">
            <w:pPr>
              <w:rPr>
                <w:ins w:id="48516" w:author="KIM, Jason" w:date="2019-04-02T13:39:00Z"/>
                <w:rFonts w:ascii="Calibri" w:eastAsia="Times New Roman" w:hAnsi="Calibri" w:cs="Calibri"/>
                <w:color w:val="000000"/>
                <w:lang w:eastAsia="en-AU"/>
              </w:rPr>
            </w:pPr>
            <w:ins w:id="485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18" w:author="KIM, Jason" w:date="2019-04-02T13:39:00Z"/>
                <w:rFonts w:ascii="Calibri" w:eastAsia="Times New Roman" w:hAnsi="Calibri" w:cs="Calibri"/>
                <w:color w:val="000000"/>
                <w:lang w:eastAsia="en-AU"/>
              </w:rPr>
            </w:pPr>
            <w:ins w:id="48519" w:author="KIM, Jason" w:date="2019-04-02T13:39:00Z">
              <w:r w:rsidRPr="0056388D">
                <w:rPr>
                  <w:rFonts w:ascii="Calibri" w:eastAsia="Times New Roman" w:hAnsi="Calibri" w:cs="Calibri"/>
                  <w:color w:val="000000"/>
                  <w:lang w:eastAsia="en-AU"/>
                </w:rPr>
                <w:t>Chainage 9475</w:t>
              </w:r>
            </w:ins>
          </w:p>
        </w:tc>
        <w:tc>
          <w:tcPr>
            <w:tcW w:w="818" w:type="pct"/>
            <w:noWrap/>
            <w:hideMark/>
          </w:tcPr>
          <w:p w:rsidR="00110C18" w:rsidRPr="0056388D" w:rsidRDefault="00110C18" w:rsidP="00063728">
            <w:pPr>
              <w:jc w:val="right"/>
              <w:rPr>
                <w:ins w:id="48520" w:author="KIM, Jason" w:date="2019-04-02T13:39:00Z"/>
                <w:rFonts w:ascii="Calibri" w:eastAsia="Times New Roman" w:hAnsi="Calibri" w:cs="Calibri"/>
                <w:color w:val="000000"/>
                <w:lang w:eastAsia="en-AU"/>
              </w:rPr>
            </w:pPr>
            <w:ins w:id="485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22" w:author="KIM, Jason" w:date="2019-04-02T13:39:00Z"/>
        </w:trPr>
        <w:tc>
          <w:tcPr>
            <w:tcW w:w="758" w:type="pct"/>
            <w:vMerge w:val="restart"/>
            <w:noWrap/>
            <w:hideMark/>
          </w:tcPr>
          <w:p w:rsidR="00110C18" w:rsidRPr="0056388D" w:rsidRDefault="00110C18" w:rsidP="00063728">
            <w:pPr>
              <w:rPr>
                <w:ins w:id="48523" w:author="KIM, Jason" w:date="2019-04-02T13:39:00Z"/>
                <w:rFonts w:ascii="Calibri" w:eastAsia="Times New Roman" w:hAnsi="Calibri" w:cs="Calibri"/>
                <w:color w:val="000000"/>
                <w:lang w:eastAsia="en-AU"/>
              </w:rPr>
            </w:pPr>
            <w:ins w:id="48524" w:author="KIM, Jason" w:date="2019-04-02T13:39:00Z">
              <w:r w:rsidRPr="0056388D">
                <w:rPr>
                  <w:rFonts w:ascii="Calibri" w:eastAsia="Times New Roman" w:hAnsi="Calibri" w:cs="Calibri"/>
                  <w:color w:val="000000"/>
                  <w:lang w:eastAsia="en-AU"/>
                </w:rPr>
                <w:t>DXE72K2x</w:t>
              </w:r>
            </w:ins>
          </w:p>
        </w:tc>
        <w:tc>
          <w:tcPr>
            <w:tcW w:w="648" w:type="pct"/>
            <w:vMerge w:val="restart"/>
            <w:noWrap/>
            <w:hideMark/>
          </w:tcPr>
          <w:p w:rsidR="00110C18" w:rsidRPr="0056388D" w:rsidRDefault="00110C18" w:rsidP="00063728">
            <w:pPr>
              <w:rPr>
                <w:ins w:id="48525" w:author="KIM, Jason" w:date="2019-04-02T13:39:00Z"/>
                <w:rFonts w:ascii="Calibri" w:eastAsia="Times New Roman" w:hAnsi="Calibri" w:cs="Calibri"/>
                <w:color w:val="000000"/>
                <w:lang w:eastAsia="en-AU"/>
              </w:rPr>
            </w:pPr>
            <w:ins w:id="48526" w:author="KIM, Jason" w:date="2019-04-02T13:39:00Z">
              <w:r w:rsidRPr="0056388D">
                <w:rPr>
                  <w:rFonts w:ascii="Calibri" w:eastAsia="Times New Roman" w:hAnsi="Calibri" w:cs="Calibri"/>
                  <w:color w:val="000000"/>
                  <w:lang w:eastAsia="en-AU"/>
                </w:rPr>
                <w:t>ELZ10386</w:t>
              </w:r>
            </w:ins>
          </w:p>
        </w:tc>
        <w:tc>
          <w:tcPr>
            <w:tcW w:w="516" w:type="pct"/>
            <w:vMerge w:val="restart"/>
            <w:noWrap/>
            <w:hideMark/>
          </w:tcPr>
          <w:p w:rsidR="00110C18" w:rsidRPr="0056388D" w:rsidRDefault="00110C18" w:rsidP="00063728">
            <w:pPr>
              <w:rPr>
                <w:ins w:id="48527" w:author="KIM, Jason" w:date="2019-04-02T13:39:00Z"/>
                <w:rFonts w:ascii="Calibri" w:eastAsia="Times New Roman" w:hAnsi="Calibri" w:cs="Calibri"/>
                <w:color w:val="000000"/>
                <w:lang w:eastAsia="en-AU"/>
              </w:rPr>
            </w:pPr>
            <w:ins w:id="48528"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29" w:author="KIM, Jason" w:date="2019-04-02T13:39:00Z"/>
                <w:rFonts w:ascii="Calibri" w:eastAsia="Times New Roman" w:hAnsi="Calibri" w:cs="Calibri"/>
                <w:color w:val="000000"/>
                <w:lang w:eastAsia="en-AU"/>
              </w:rPr>
            </w:pPr>
            <w:ins w:id="48530" w:author="KIM, Jason" w:date="2019-04-02T13:39:00Z">
              <w:r w:rsidRPr="0056388D">
                <w:rPr>
                  <w:rFonts w:ascii="Calibri" w:eastAsia="Times New Roman" w:hAnsi="Calibri" w:cs="Calibri"/>
                  <w:color w:val="000000"/>
                  <w:lang w:eastAsia="en-AU"/>
                </w:rPr>
                <w:t>DXE1220</w:t>
              </w:r>
            </w:ins>
          </w:p>
        </w:tc>
        <w:tc>
          <w:tcPr>
            <w:tcW w:w="793" w:type="pct"/>
            <w:noWrap/>
            <w:hideMark/>
          </w:tcPr>
          <w:p w:rsidR="00110C18" w:rsidRPr="0056388D" w:rsidRDefault="00110C18" w:rsidP="00063728">
            <w:pPr>
              <w:rPr>
                <w:ins w:id="48531" w:author="KIM, Jason" w:date="2019-04-02T13:39:00Z"/>
                <w:rFonts w:ascii="Calibri" w:eastAsia="Times New Roman" w:hAnsi="Calibri" w:cs="Calibri"/>
                <w:color w:val="000000"/>
                <w:lang w:eastAsia="en-AU"/>
              </w:rPr>
            </w:pPr>
            <w:ins w:id="485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33" w:author="KIM, Jason" w:date="2019-04-02T13:39:00Z"/>
                <w:rFonts w:ascii="Calibri" w:eastAsia="Times New Roman" w:hAnsi="Calibri" w:cs="Calibri"/>
                <w:color w:val="000000"/>
                <w:lang w:eastAsia="en-AU"/>
              </w:rPr>
            </w:pPr>
            <w:ins w:id="48534" w:author="KIM, Jason" w:date="2019-04-02T13:39:00Z">
              <w:r w:rsidRPr="0056388D">
                <w:rPr>
                  <w:rFonts w:ascii="Calibri" w:eastAsia="Times New Roman" w:hAnsi="Calibri" w:cs="Calibri"/>
                  <w:color w:val="000000"/>
                  <w:lang w:eastAsia="en-AU"/>
                </w:rPr>
                <w:t>Chainage 9333</w:t>
              </w:r>
            </w:ins>
          </w:p>
        </w:tc>
        <w:tc>
          <w:tcPr>
            <w:tcW w:w="818" w:type="pct"/>
            <w:noWrap/>
            <w:hideMark/>
          </w:tcPr>
          <w:p w:rsidR="00110C18" w:rsidRPr="0056388D" w:rsidRDefault="00110C18" w:rsidP="00063728">
            <w:pPr>
              <w:jc w:val="right"/>
              <w:rPr>
                <w:ins w:id="48535" w:author="KIM, Jason" w:date="2019-04-02T13:39:00Z"/>
                <w:rFonts w:ascii="Calibri" w:eastAsia="Times New Roman" w:hAnsi="Calibri" w:cs="Calibri"/>
                <w:color w:val="000000"/>
                <w:lang w:eastAsia="en-AU"/>
              </w:rPr>
            </w:pPr>
            <w:ins w:id="485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37" w:author="KIM, Jason" w:date="2019-04-02T13:39:00Z"/>
        </w:trPr>
        <w:tc>
          <w:tcPr>
            <w:tcW w:w="758" w:type="pct"/>
            <w:vMerge/>
            <w:hideMark/>
          </w:tcPr>
          <w:p w:rsidR="00110C18" w:rsidRPr="0056388D" w:rsidRDefault="00110C18" w:rsidP="00063728">
            <w:pPr>
              <w:rPr>
                <w:ins w:id="485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41" w:author="KIM, Jason" w:date="2019-04-02T13:39:00Z"/>
                <w:rFonts w:ascii="Calibri" w:eastAsia="Times New Roman" w:hAnsi="Calibri" w:cs="Calibri"/>
                <w:color w:val="000000"/>
                <w:lang w:eastAsia="en-AU"/>
              </w:rPr>
            </w:pPr>
            <w:ins w:id="48542" w:author="KIM, Jason" w:date="2019-04-02T13:39:00Z">
              <w:r w:rsidRPr="0056388D">
                <w:rPr>
                  <w:rFonts w:ascii="Calibri" w:eastAsia="Times New Roman" w:hAnsi="Calibri" w:cs="Calibri"/>
                  <w:color w:val="000000"/>
                  <w:lang w:eastAsia="en-AU"/>
                </w:rPr>
                <w:t>DXE1221</w:t>
              </w:r>
            </w:ins>
          </w:p>
        </w:tc>
        <w:tc>
          <w:tcPr>
            <w:tcW w:w="793" w:type="pct"/>
            <w:noWrap/>
            <w:hideMark/>
          </w:tcPr>
          <w:p w:rsidR="00110C18" w:rsidRPr="0056388D" w:rsidRDefault="00110C18" w:rsidP="00063728">
            <w:pPr>
              <w:rPr>
                <w:ins w:id="48543" w:author="KIM, Jason" w:date="2019-04-02T13:39:00Z"/>
                <w:rFonts w:ascii="Calibri" w:eastAsia="Times New Roman" w:hAnsi="Calibri" w:cs="Calibri"/>
                <w:color w:val="000000"/>
                <w:lang w:eastAsia="en-AU"/>
              </w:rPr>
            </w:pPr>
            <w:ins w:id="485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45" w:author="KIM, Jason" w:date="2019-04-02T13:39:00Z"/>
                <w:rFonts w:ascii="Calibri" w:eastAsia="Times New Roman" w:hAnsi="Calibri" w:cs="Calibri"/>
                <w:color w:val="000000"/>
                <w:lang w:eastAsia="en-AU"/>
              </w:rPr>
            </w:pPr>
            <w:ins w:id="48546" w:author="KIM, Jason" w:date="2019-04-02T13:39:00Z">
              <w:r w:rsidRPr="0056388D">
                <w:rPr>
                  <w:rFonts w:ascii="Calibri" w:eastAsia="Times New Roman" w:hAnsi="Calibri" w:cs="Calibri"/>
                  <w:color w:val="000000"/>
                  <w:lang w:eastAsia="en-AU"/>
                </w:rPr>
                <w:t>Chainage 9363</w:t>
              </w:r>
            </w:ins>
          </w:p>
        </w:tc>
        <w:tc>
          <w:tcPr>
            <w:tcW w:w="818" w:type="pct"/>
            <w:noWrap/>
            <w:hideMark/>
          </w:tcPr>
          <w:p w:rsidR="00110C18" w:rsidRPr="0056388D" w:rsidRDefault="00110C18" w:rsidP="00063728">
            <w:pPr>
              <w:jc w:val="right"/>
              <w:rPr>
                <w:ins w:id="48547" w:author="KIM, Jason" w:date="2019-04-02T13:39:00Z"/>
                <w:rFonts w:ascii="Calibri" w:eastAsia="Times New Roman" w:hAnsi="Calibri" w:cs="Calibri"/>
                <w:color w:val="000000"/>
                <w:lang w:eastAsia="en-AU"/>
              </w:rPr>
            </w:pPr>
            <w:ins w:id="48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49" w:author="KIM, Jason" w:date="2019-04-02T13:39:00Z"/>
        </w:trPr>
        <w:tc>
          <w:tcPr>
            <w:tcW w:w="758" w:type="pct"/>
            <w:noWrap/>
            <w:hideMark/>
          </w:tcPr>
          <w:p w:rsidR="00110C18" w:rsidRPr="0056388D" w:rsidRDefault="00110C18" w:rsidP="00063728">
            <w:pPr>
              <w:rPr>
                <w:ins w:id="48550" w:author="KIM, Jason" w:date="2019-04-02T13:39:00Z"/>
                <w:rFonts w:ascii="Calibri" w:eastAsia="Times New Roman" w:hAnsi="Calibri" w:cs="Calibri"/>
                <w:color w:val="000000"/>
                <w:lang w:eastAsia="en-AU"/>
              </w:rPr>
            </w:pPr>
            <w:ins w:id="48551" w:author="KIM, Jason" w:date="2019-04-02T13:39:00Z">
              <w:r w:rsidRPr="0056388D">
                <w:rPr>
                  <w:rFonts w:ascii="Calibri" w:eastAsia="Times New Roman" w:hAnsi="Calibri" w:cs="Calibri"/>
                  <w:color w:val="000000"/>
                  <w:lang w:eastAsia="en-AU"/>
                </w:rPr>
                <w:t>DXE72K3x</w:t>
              </w:r>
            </w:ins>
          </w:p>
        </w:tc>
        <w:tc>
          <w:tcPr>
            <w:tcW w:w="648" w:type="pct"/>
            <w:noWrap/>
            <w:hideMark/>
          </w:tcPr>
          <w:p w:rsidR="00110C18" w:rsidRPr="0056388D" w:rsidRDefault="00110C18" w:rsidP="00063728">
            <w:pPr>
              <w:rPr>
                <w:ins w:id="48552" w:author="KIM, Jason" w:date="2019-04-02T13:39:00Z"/>
                <w:rFonts w:ascii="Calibri" w:eastAsia="Times New Roman" w:hAnsi="Calibri" w:cs="Calibri"/>
                <w:color w:val="000000"/>
                <w:lang w:eastAsia="en-AU"/>
              </w:rPr>
            </w:pPr>
            <w:ins w:id="48553" w:author="KIM, Jason" w:date="2019-04-02T13:39:00Z">
              <w:r w:rsidRPr="0056388D">
                <w:rPr>
                  <w:rFonts w:ascii="Calibri" w:eastAsia="Times New Roman" w:hAnsi="Calibri" w:cs="Calibri"/>
                  <w:color w:val="000000"/>
                  <w:lang w:eastAsia="en-AU"/>
                </w:rPr>
                <w:t>ELZ20390</w:t>
              </w:r>
            </w:ins>
          </w:p>
        </w:tc>
        <w:tc>
          <w:tcPr>
            <w:tcW w:w="516" w:type="pct"/>
            <w:noWrap/>
            <w:hideMark/>
          </w:tcPr>
          <w:p w:rsidR="00110C18" w:rsidRPr="0056388D" w:rsidRDefault="00110C18" w:rsidP="00063728">
            <w:pPr>
              <w:rPr>
                <w:ins w:id="48554" w:author="KIM, Jason" w:date="2019-04-02T13:39:00Z"/>
                <w:rFonts w:ascii="Calibri" w:eastAsia="Times New Roman" w:hAnsi="Calibri" w:cs="Calibri"/>
                <w:color w:val="000000"/>
                <w:lang w:eastAsia="en-AU"/>
              </w:rPr>
            </w:pPr>
            <w:ins w:id="48555"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56" w:author="KIM, Jason" w:date="2019-04-02T13:39:00Z"/>
                <w:rFonts w:ascii="Calibri" w:eastAsia="Times New Roman" w:hAnsi="Calibri" w:cs="Calibri"/>
                <w:color w:val="000000"/>
                <w:lang w:eastAsia="en-AU"/>
              </w:rPr>
            </w:pPr>
            <w:ins w:id="48557" w:author="KIM, Jason" w:date="2019-04-02T13:39:00Z">
              <w:r w:rsidRPr="0056388D">
                <w:rPr>
                  <w:rFonts w:ascii="Calibri" w:eastAsia="Times New Roman" w:hAnsi="Calibri" w:cs="Calibri"/>
                  <w:color w:val="000000"/>
                  <w:lang w:eastAsia="en-AU"/>
                </w:rPr>
                <w:t>DXE2224</w:t>
              </w:r>
            </w:ins>
          </w:p>
        </w:tc>
        <w:tc>
          <w:tcPr>
            <w:tcW w:w="793" w:type="pct"/>
            <w:noWrap/>
            <w:hideMark/>
          </w:tcPr>
          <w:p w:rsidR="00110C18" w:rsidRPr="0056388D" w:rsidRDefault="00110C18" w:rsidP="00063728">
            <w:pPr>
              <w:rPr>
                <w:ins w:id="48558" w:author="KIM, Jason" w:date="2019-04-02T13:39:00Z"/>
                <w:rFonts w:ascii="Calibri" w:eastAsia="Times New Roman" w:hAnsi="Calibri" w:cs="Calibri"/>
                <w:color w:val="000000"/>
                <w:lang w:eastAsia="en-AU"/>
              </w:rPr>
            </w:pPr>
            <w:ins w:id="485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60" w:author="KIM, Jason" w:date="2019-04-02T13:39:00Z"/>
                <w:rFonts w:ascii="Calibri" w:eastAsia="Times New Roman" w:hAnsi="Calibri" w:cs="Calibri"/>
                <w:color w:val="000000"/>
                <w:lang w:eastAsia="en-AU"/>
              </w:rPr>
            </w:pPr>
            <w:ins w:id="48561" w:author="KIM, Jason" w:date="2019-04-02T13:39:00Z">
              <w:r w:rsidRPr="0056388D">
                <w:rPr>
                  <w:rFonts w:ascii="Calibri" w:eastAsia="Times New Roman" w:hAnsi="Calibri" w:cs="Calibri"/>
                  <w:color w:val="000000"/>
                  <w:lang w:eastAsia="en-AU"/>
                </w:rPr>
                <w:t>Chainage 9410</w:t>
              </w:r>
            </w:ins>
          </w:p>
        </w:tc>
        <w:tc>
          <w:tcPr>
            <w:tcW w:w="818" w:type="pct"/>
            <w:noWrap/>
            <w:hideMark/>
          </w:tcPr>
          <w:p w:rsidR="00110C18" w:rsidRPr="0056388D" w:rsidRDefault="00110C18" w:rsidP="00063728">
            <w:pPr>
              <w:jc w:val="right"/>
              <w:rPr>
                <w:ins w:id="48562" w:author="KIM, Jason" w:date="2019-04-02T13:39:00Z"/>
                <w:rFonts w:ascii="Calibri" w:eastAsia="Times New Roman" w:hAnsi="Calibri" w:cs="Calibri"/>
                <w:color w:val="000000"/>
                <w:lang w:eastAsia="en-AU"/>
              </w:rPr>
            </w:pPr>
            <w:ins w:id="485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64" w:author="KIM, Jason" w:date="2019-04-02T13:39:00Z"/>
        </w:trPr>
        <w:tc>
          <w:tcPr>
            <w:tcW w:w="758" w:type="pct"/>
            <w:vMerge w:val="restart"/>
            <w:noWrap/>
            <w:hideMark/>
          </w:tcPr>
          <w:p w:rsidR="00110C18" w:rsidRPr="0056388D" w:rsidRDefault="00110C18" w:rsidP="00063728">
            <w:pPr>
              <w:rPr>
                <w:ins w:id="48565" w:author="KIM, Jason" w:date="2019-04-02T13:39:00Z"/>
                <w:rFonts w:ascii="Calibri" w:eastAsia="Times New Roman" w:hAnsi="Calibri" w:cs="Calibri"/>
                <w:color w:val="000000"/>
                <w:lang w:eastAsia="en-AU"/>
              </w:rPr>
            </w:pPr>
            <w:ins w:id="48566" w:author="KIM, Jason" w:date="2019-04-02T13:39:00Z">
              <w:r w:rsidRPr="0056388D">
                <w:rPr>
                  <w:rFonts w:ascii="Calibri" w:eastAsia="Times New Roman" w:hAnsi="Calibri" w:cs="Calibri"/>
                  <w:color w:val="000000"/>
                  <w:lang w:eastAsia="en-AU"/>
                </w:rPr>
                <w:t>DXE72K4x</w:t>
              </w:r>
            </w:ins>
          </w:p>
        </w:tc>
        <w:tc>
          <w:tcPr>
            <w:tcW w:w="648" w:type="pct"/>
            <w:vMerge w:val="restart"/>
            <w:noWrap/>
            <w:hideMark/>
          </w:tcPr>
          <w:p w:rsidR="00110C18" w:rsidRPr="0056388D" w:rsidRDefault="00110C18" w:rsidP="00063728">
            <w:pPr>
              <w:rPr>
                <w:ins w:id="48567" w:author="KIM, Jason" w:date="2019-04-02T13:39:00Z"/>
                <w:rFonts w:ascii="Calibri" w:eastAsia="Times New Roman" w:hAnsi="Calibri" w:cs="Calibri"/>
                <w:color w:val="000000"/>
                <w:lang w:eastAsia="en-AU"/>
              </w:rPr>
            </w:pPr>
            <w:ins w:id="48568" w:author="KIM, Jason" w:date="2019-04-02T13:39:00Z">
              <w:r w:rsidRPr="0056388D">
                <w:rPr>
                  <w:rFonts w:ascii="Calibri" w:eastAsia="Times New Roman" w:hAnsi="Calibri" w:cs="Calibri"/>
                  <w:color w:val="000000"/>
                  <w:lang w:eastAsia="en-AU"/>
                </w:rPr>
                <w:t>ELZ20386</w:t>
              </w:r>
            </w:ins>
          </w:p>
        </w:tc>
        <w:tc>
          <w:tcPr>
            <w:tcW w:w="516" w:type="pct"/>
            <w:vMerge w:val="restart"/>
            <w:noWrap/>
            <w:hideMark/>
          </w:tcPr>
          <w:p w:rsidR="00110C18" w:rsidRPr="0056388D" w:rsidRDefault="00110C18" w:rsidP="00063728">
            <w:pPr>
              <w:rPr>
                <w:ins w:id="48569" w:author="KIM, Jason" w:date="2019-04-02T13:39:00Z"/>
                <w:rFonts w:ascii="Calibri" w:eastAsia="Times New Roman" w:hAnsi="Calibri" w:cs="Calibri"/>
                <w:color w:val="000000"/>
                <w:lang w:eastAsia="en-AU"/>
              </w:rPr>
            </w:pPr>
            <w:ins w:id="4857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71" w:author="KIM, Jason" w:date="2019-04-02T13:39:00Z"/>
                <w:rFonts w:ascii="Calibri" w:eastAsia="Times New Roman" w:hAnsi="Calibri" w:cs="Calibri"/>
                <w:color w:val="000000"/>
                <w:lang w:eastAsia="en-AU"/>
              </w:rPr>
            </w:pPr>
            <w:ins w:id="48572" w:author="KIM, Jason" w:date="2019-04-02T13:39:00Z">
              <w:r w:rsidRPr="0056388D">
                <w:rPr>
                  <w:rFonts w:ascii="Calibri" w:eastAsia="Times New Roman" w:hAnsi="Calibri" w:cs="Calibri"/>
                  <w:color w:val="000000"/>
                  <w:lang w:eastAsia="en-AU"/>
                </w:rPr>
                <w:t>DXE2222</w:t>
              </w:r>
            </w:ins>
          </w:p>
        </w:tc>
        <w:tc>
          <w:tcPr>
            <w:tcW w:w="793" w:type="pct"/>
            <w:noWrap/>
            <w:hideMark/>
          </w:tcPr>
          <w:p w:rsidR="00110C18" w:rsidRPr="0056388D" w:rsidRDefault="00110C18" w:rsidP="00063728">
            <w:pPr>
              <w:rPr>
                <w:ins w:id="48573" w:author="KIM, Jason" w:date="2019-04-02T13:39:00Z"/>
                <w:rFonts w:ascii="Calibri" w:eastAsia="Times New Roman" w:hAnsi="Calibri" w:cs="Calibri"/>
                <w:color w:val="000000"/>
                <w:lang w:eastAsia="en-AU"/>
              </w:rPr>
            </w:pPr>
            <w:ins w:id="4857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75" w:author="KIM, Jason" w:date="2019-04-02T13:39:00Z"/>
                <w:rFonts w:ascii="Calibri" w:eastAsia="Times New Roman" w:hAnsi="Calibri" w:cs="Calibri"/>
                <w:color w:val="000000"/>
                <w:lang w:eastAsia="en-AU"/>
              </w:rPr>
            </w:pPr>
            <w:ins w:id="48576" w:author="KIM, Jason" w:date="2019-04-02T13:39:00Z">
              <w:r w:rsidRPr="0056388D">
                <w:rPr>
                  <w:rFonts w:ascii="Calibri" w:eastAsia="Times New Roman" w:hAnsi="Calibri" w:cs="Calibri"/>
                  <w:color w:val="000000"/>
                  <w:lang w:eastAsia="en-AU"/>
                </w:rPr>
                <w:t>Chainage 9323</w:t>
              </w:r>
            </w:ins>
          </w:p>
        </w:tc>
        <w:tc>
          <w:tcPr>
            <w:tcW w:w="818" w:type="pct"/>
            <w:noWrap/>
            <w:hideMark/>
          </w:tcPr>
          <w:p w:rsidR="00110C18" w:rsidRPr="0056388D" w:rsidRDefault="00110C18" w:rsidP="00063728">
            <w:pPr>
              <w:jc w:val="right"/>
              <w:rPr>
                <w:ins w:id="48577" w:author="KIM, Jason" w:date="2019-04-02T13:39:00Z"/>
                <w:rFonts w:ascii="Calibri" w:eastAsia="Times New Roman" w:hAnsi="Calibri" w:cs="Calibri"/>
                <w:color w:val="000000"/>
                <w:lang w:eastAsia="en-AU"/>
              </w:rPr>
            </w:pPr>
            <w:ins w:id="485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79" w:author="KIM, Jason" w:date="2019-04-02T13:39:00Z"/>
        </w:trPr>
        <w:tc>
          <w:tcPr>
            <w:tcW w:w="758" w:type="pct"/>
            <w:vMerge/>
            <w:hideMark/>
          </w:tcPr>
          <w:p w:rsidR="00110C18" w:rsidRPr="0056388D" w:rsidRDefault="00110C18" w:rsidP="00063728">
            <w:pPr>
              <w:rPr>
                <w:ins w:id="485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83" w:author="KIM, Jason" w:date="2019-04-02T13:39:00Z"/>
                <w:rFonts w:ascii="Calibri" w:eastAsia="Times New Roman" w:hAnsi="Calibri" w:cs="Calibri"/>
                <w:color w:val="000000"/>
                <w:lang w:eastAsia="en-AU"/>
              </w:rPr>
            </w:pPr>
            <w:ins w:id="48584" w:author="KIM, Jason" w:date="2019-04-02T13:39:00Z">
              <w:r w:rsidRPr="0056388D">
                <w:rPr>
                  <w:rFonts w:ascii="Calibri" w:eastAsia="Times New Roman" w:hAnsi="Calibri" w:cs="Calibri"/>
                  <w:color w:val="000000"/>
                  <w:lang w:eastAsia="en-AU"/>
                </w:rPr>
                <w:t>DXE2223</w:t>
              </w:r>
            </w:ins>
          </w:p>
        </w:tc>
        <w:tc>
          <w:tcPr>
            <w:tcW w:w="793" w:type="pct"/>
            <w:noWrap/>
            <w:hideMark/>
          </w:tcPr>
          <w:p w:rsidR="00110C18" w:rsidRPr="0056388D" w:rsidRDefault="00110C18" w:rsidP="00063728">
            <w:pPr>
              <w:rPr>
                <w:ins w:id="48585" w:author="KIM, Jason" w:date="2019-04-02T13:39:00Z"/>
                <w:rFonts w:ascii="Calibri" w:eastAsia="Times New Roman" w:hAnsi="Calibri" w:cs="Calibri"/>
                <w:color w:val="000000"/>
                <w:lang w:eastAsia="en-AU"/>
              </w:rPr>
            </w:pPr>
            <w:ins w:id="4858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87" w:author="KIM, Jason" w:date="2019-04-02T13:39:00Z"/>
                <w:rFonts w:ascii="Calibri" w:eastAsia="Times New Roman" w:hAnsi="Calibri" w:cs="Calibri"/>
                <w:color w:val="000000"/>
                <w:lang w:eastAsia="en-AU"/>
              </w:rPr>
            </w:pPr>
            <w:ins w:id="48588" w:author="KIM, Jason" w:date="2019-04-02T13:39:00Z">
              <w:r w:rsidRPr="0056388D">
                <w:rPr>
                  <w:rFonts w:ascii="Calibri" w:eastAsia="Times New Roman" w:hAnsi="Calibri" w:cs="Calibri"/>
                  <w:color w:val="000000"/>
                  <w:lang w:eastAsia="en-AU"/>
                </w:rPr>
                <w:t>Chainage 9352</w:t>
              </w:r>
            </w:ins>
          </w:p>
        </w:tc>
        <w:tc>
          <w:tcPr>
            <w:tcW w:w="818" w:type="pct"/>
            <w:noWrap/>
            <w:hideMark/>
          </w:tcPr>
          <w:p w:rsidR="00110C18" w:rsidRPr="0056388D" w:rsidRDefault="00110C18" w:rsidP="00063728">
            <w:pPr>
              <w:jc w:val="right"/>
              <w:rPr>
                <w:ins w:id="48589" w:author="KIM, Jason" w:date="2019-04-02T13:39:00Z"/>
                <w:rFonts w:ascii="Calibri" w:eastAsia="Times New Roman" w:hAnsi="Calibri" w:cs="Calibri"/>
                <w:color w:val="000000"/>
                <w:lang w:eastAsia="en-AU"/>
              </w:rPr>
            </w:pPr>
            <w:ins w:id="48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91" w:author="KIM, Jason" w:date="2019-04-02T13:39:00Z"/>
        </w:trPr>
        <w:tc>
          <w:tcPr>
            <w:tcW w:w="758" w:type="pct"/>
            <w:vMerge w:val="restart"/>
            <w:noWrap/>
            <w:hideMark/>
          </w:tcPr>
          <w:p w:rsidR="00110C18" w:rsidRPr="0056388D" w:rsidRDefault="00110C18" w:rsidP="00063728">
            <w:pPr>
              <w:rPr>
                <w:ins w:id="48592" w:author="KIM, Jason" w:date="2019-04-02T13:39:00Z"/>
                <w:rFonts w:ascii="Calibri" w:eastAsia="Times New Roman" w:hAnsi="Calibri" w:cs="Calibri"/>
                <w:color w:val="000000"/>
                <w:lang w:eastAsia="en-AU"/>
              </w:rPr>
            </w:pPr>
            <w:ins w:id="48593" w:author="KIM, Jason" w:date="2019-04-02T13:39:00Z">
              <w:r w:rsidRPr="0056388D">
                <w:rPr>
                  <w:rFonts w:ascii="Calibri" w:eastAsia="Times New Roman" w:hAnsi="Calibri" w:cs="Calibri"/>
                  <w:color w:val="000000"/>
                  <w:lang w:eastAsia="en-AU"/>
                </w:rPr>
                <w:t>DXE73K2x</w:t>
              </w:r>
            </w:ins>
          </w:p>
        </w:tc>
        <w:tc>
          <w:tcPr>
            <w:tcW w:w="648" w:type="pct"/>
            <w:vMerge w:val="restart"/>
            <w:noWrap/>
            <w:hideMark/>
          </w:tcPr>
          <w:p w:rsidR="00110C18" w:rsidRPr="0056388D" w:rsidRDefault="00110C18" w:rsidP="00063728">
            <w:pPr>
              <w:rPr>
                <w:ins w:id="48594" w:author="KIM, Jason" w:date="2019-04-02T13:39:00Z"/>
                <w:rFonts w:ascii="Calibri" w:eastAsia="Times New Roman" w:hAnsi="Calibri" w:cs="Calibri"/>
                <w:color w:val="000000"/>
                <w:lang w:eastAsia="en-AU"/>
              </w:rPr>
            </w:pPr>
            <w:ins w:id="48595" w:author="KIM, Jason" w:date="2019-04-02T13:39:00Z">
              <w:r w:rsidRPr="0056388D">
                <w:rPr>
                  <w:rFonts w:ascii="Calibri" w:eastAsia="Times New Roman" w:hAnsi="Calibri" w:cs="Calibri"/>
                  <w:color w:val="000000"/>
                  <w:lang w:eastAsia="en-AU"/>
                </w:rPr>
                <w:t>ELZ10398</w:t>
              </w:r>
            </w:ins>
          </w:p>
        </w:tc>
        <w:tc>
          <w:tcPr>
            <w:tcW w:w="516" w:type="pct"/>
            <w:vMerge w:val="restart"/>
            <w:noWrap/>
            <w:hideMark/>
          </w:tcPr>
          <w:p w:rsidR="00110C18" w:rsidRPr="0056388D" w:rsidRDefault="00110C18" w:rsidP="00063728">
            <w:pPr>
              <w:rPr>
                <w:ins w:id="48596" w:author="KIM, Jason" w:date="2019-04-02T13:39:00Z"/>
                <w:rFonts w:ascii="Calibri" w:eastAsia="Times New Roman" w:hAnsi="Calibri" w:cs="Calibri"/>
                <w:color w:val="000000"/>
                <w:lang w:eastAsia="en-AU"/>
              </w:rPr>
            </w:pPr>
            <w:ins w:id="4859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98" w:author="KIM, Jason" w:date="2019-04-02T13:39:00Z"/>
                <w:rFonts w:ascii="Calibri" w:eastAsia="Times New Roman" w:hAnsi="Calibri" w:cs="Calibri"/>
                <w:color w:val="000000"/>
                <w:lang w:eastAsia="en-AU"/>
              </w:rPr>
            </w:pPr>
            <w:ins w:id="48599" w:author="KIM, Jason" w:date="2019-04-02T13:39:00Z">
              <w:r w:rsidRPr="0056388D">
                <w:rPr>
                  <w:rFonts w:ascii="Calibri" w:eastAsia="Times New Roman" w:hAnsi="Calibri" w:cs="Calibri"/>
                  <w:color w:val="000000"/>
                  <w:lang w:eastAsia="en-AU"/>
                </w:rPr>
                <w:t>DXE1225</w:t>
              </w:r>
            </w:ins>
          </w:p>
        </w:tc>
        <w:tc>
          <w:tcPr>
            <w:tcW w:w="793" w:type="pct"/>
            <w:noWrap/>
            <w:hideMark/>
          </w:tcPr>
          <w:p w:rsidR="00110C18" w:rsidRPr="0056388D" w:rsidRDefault="00110C18" w:rsidP="00063728">
            <w:pPr>
              <w:rPr>
                <w:ins w:id="48600" w:author="KIM, Jason" w:date="2019-04-02T13:39:00Z"/>
                <w:rFonts w:ascii="Calibri" w:eastAsia="Times New Roman" w:hAnsi="Calibri" w:cs="Calibri"/>
                <w:color w:val="000000"/>
                <w:lang w:eastAsia="en-AU"/>
              </w:rPr>
            </w:pPr>
            <w:ins w:id="4860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02" w:author="KIM, Jason" w:date="2019-04-02T13:39:00Z"/>
                <w:rFonts w:ascii="Calibri" w:eastAsia="Times New Roman" w:hAnsi="Calibri" w:cs="Calibri"/>
                <w:color w:val="000000"/>
                <w:lang w:eastAsia="en-AU"/>
              </w:rPr>
            </w:pPr>
            <w:ins w:id="48603" w:author="KIM, Jason" w:date="2019-04-02T13:39:00Z">
              <w:r w:rsidRPr="0056388D">
                <w:rPr>
                  <w:rFonts w:ascii="Calibri" w:eastAsia="Times New Roman" w:hAnsi="Calibri" w:cs="Calibri"/>
                  <w:color w:val="000000"/>
                  <w:lang w:eastAsia="en-AU"/>
                </w:rPr>
                <w:t>Chainage 9520</w:t>
              </w:r>
            </w:ins>
          </w:p>
        </w:tc>
        <w:tc>
          <w:tcPr>
            <w:tcW w:w="818" w:type="pct"/>
            <w:noWrap/>
            <w:hideMark/>
          </w:tcPr>
          <w:p w:rsidR="00110C18" w:rsidRPr="0056388D" w:rsidRDefault="00110C18" w:rsidP="00063728">
            <w:pPr>
              <w:jc w:val="right"/>
              <w:rPr>
                <w:ins w:id="48604" w:author="KIM, Jason" w:date="2019-04-02T13:39:00Z"/>
                <w:rFonts w:ascii="Calibri" w:eastAsia="Times New Roman" w:hAnsi="Calibri" w:cs="Calibri"/>
                <w:color w:val="000000"/>
                <w:lang w:eastAsia="en-AU"/>
              </w:rPr>
            </w:pPr>
            <w:ins w:id="486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06" w:author="KIM, Jason" w:date="2019-04-02T13:39:00Z"/>
        </w:trPr>
        <w:tc>
          <w:tcPr>
            <w:tcW w:w="758" w:type="pct"/>
            <w:vMerge/>
            <w:hideMark/>
          </w:tcPr>
          <w:p w:rsidR="00110C18" w:rsidRPr="0056388D" w:rsidRDefault="00110C18" w:rsidP="00063728">
            <w:pPr>
              <w:rPr>
                <w:ins w:id="486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10" w:author="KIM, Jason" w:date="2019-04-02T13:39:00Z"/>
                <w:rFonts w:ascii="Calibri" w:eastAsia="Times New Roman" w:hAnsi="Calibri" w:cs="Calibri"/>
                <w:color w:val="000000"/>
                <w:lang w:eastAsia="en-AU"/>
              </w:rPr>
            </w:pPr>
            <w:ins w:id="48611" w:author="KIM, Jason" w:date="2019-04-02T13:39:00Z">
              <w:r w:rsidRPr="0056388D">
                <w:rPr>
                  <w:rFonts w:ascii="Calibri" w:eastAsia="Times New Roman" w:hAnsi="Calibri" w:cs="Calibri"/>
                  <w:color w:val="000000"/>
                  <w:lang w:eastAsia="en-AU"/>
                </w:rPr>
                <w:t>DXE1226</w:t>
              </w:r>
            </w:ins>
          </w:p>
        </w:tc>
        <w:tc>
          <w:tcPr>
            <w:tcW w:w="793" w:type="pct"/>
            <w:noWrap/>
            <w:hideMark/>
          </w:tcPr>
          <w:p w:rsidR="00110C18" w:rsidRPr="0056388D" w:rsidRDefault="00110C18" w:rsidP="00063728">
            <w:pPr>
              <w:rPr>
                <w:ins w:id="48612" w:author="KIM, Jason" w:date="2019-04-02T13:39:00Z"/>
                <w:rFonts w:ascii="Calibri" w:eastAsia="Times New Roman" w:hAnsi="Calibri" w:cs="Calibri"/>
                <w:color w:val="000000"/>
                <w:lang w:eastAsia="en-AU"/>
              </w:rPr>
            </w:pPr>
            <w:ins w:id="4861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14" w:author="KIM, Jason" w:date="2019-04-02T13:39:00Z"/>
                <w:rFonts w:ascii="Calibri" w:eastAsia="Times New Roman" w:hAnsi="Calibri" w:cs="Calibri"/>
                <w:color w:val="000000"/>
                <w:lang w:eastAsia="en-AU"/>
              </w:rPr>
            </w:pPr>
            <w:ins w:id="48615" w:author="KIM, Jason" w:date="2019-04-02T13:39:00Z">
              <w:r w:rsidRPr="0056388D">
                <w:rPr>
                  <w:rFonts w:ascii="Calibri" w:eastAsia="Times New Roman" w:hAnsi="Calibri" w:cs="Calibri"/>
                  <w:color w:val="000000"/>
                  <w:lang w:eastAsia="en-AU"/>
                </w:rPr>
                <w:t>Chainage 9540</w:t>
              </w:r>
            </w:ins>
          </w:p>
        </w:tc>
        <w:tc>
          <w:tcPr>
            <w:tcW w:w="818" w:type="pct"/>
            <w:noWrap/>
            <w:hideMark/>
          </w:tcPr>
          <w:p w:rsidR="00110C18" w:rsidRPr="0056388D" w:rsidRDefault="00110C18" w:rsidP="00063728">
            <w:pPr>
              <w:jc w:val="right"/>
              <w:rPr>
                <w:ins w:id="48616" w:author="KIM, Jason" w:date="2019-04-02T13:39:00Z"/>
                <w:rFonts w:ascii="Calibri" w:eastAsia="Times New Roman" w:hAnsi="Calibri" w:cs="Calibri"/>
                <w:color w:val="000000"/>
                <w:lang w:eastAsia="en-AU"/>
              </w:rPr>
            </w:pPr>
            <w:ins w:id="48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18" w:author="KIM, Jason" w:date="2019-04-02T13:39:00Z"/>
        </w:trPr>
        <w:tc>
          <w:tcPr>
            <w:tcW w:w="758" w:type="pct"/>
            <w:vMerge w:val="restart"/>
            <w:noWrap/>
            <w:hideMark/>
          </w:tcPr>
          <w:p w:rsidR="00110C18" w:rsidRPr="0056388D" w:rsidRDefault="00110C18" w:rsidP="00063728">
            <w:pPr>
              <w:rPr>
                <w:ins w:id="48619" w:author="KIM, Jason" w:date="2019-04-02T13:39:00Z"/>
                <w:rFonts w:ascii="Calibri" w:eastAsia="Times New Roman" w:hAnsi="Calibri" w:cs="Calibri"/>
                <w:color w:val="000000"/>
                <w:lang w:eastAsia="en-AU"/>
              </w:rPr>
            </w:pPr>
            <w:ins w:id="48620" w:author="KIM, Jason" w:date="2019-04-02T13:39:00Z">
              <w:r w:rsidRPr="0056388D">
                <w:rPr>
                  <w:rFonts w:ascii="Calibri" w:eastAsia="Times New Roman" w:hAnsi="Calibri" w:cs="Calibri"/>
                  <w:color w:val="000000"/>
                  <w:lang w:eastAsia="en-AU"/>
                </w:rPr>
                <w:t>DXE73K4x</w:t>
              </w:r>
            </w:ins>
          </w:p>
        </w:tc>
        <w:tc>
          <w:tcPr>
            <w:tcW w:w="648" w:type="pct"/>
            <w:vMerge w:val="restart"/>
            <w:noWrap/>
            <w:hideMark/>
          </w:tcPr>
          <w:p w:rsidR="00110C18" w:rsidRPr="0056388D" w:rsidRDefault="00110C18" w:rsidP="00063728">
            <w:pPr>
              <w:rPr>
                <w:ins w:id="48621" w:author="KIM, Jason" w:date="2019-04-02T13:39:00Z"/>
                <w:rFonts w:ascii="Calibri" w:eastAsia="Times New Roman" w:hAnsi="Calibri" w:cs="Calibri"/>
                <w:color w:val="000000"/>
                <w:lang w:eastAsia="en-AU"/>
              </w:rPr>
            </w:pPr>
            <w:ins w:id="48622" w:author="KIM, Jason" w:date="2019-04-02T13:39:00Z">
              <w:r w:rsidRPr="0056388D">
                <w:rPr>
                  <w:rFonts w:ascii="Calibri" w:eastAsia="Times New Roman" w:hAnsi="Calibri" w:cs="Calibri"/>
                  <w:color w:val="000000"/>
                  <w:lang w:eastAsia="en-AU"/>
                </w:rPr>
                <w:t>ELZ20394</w:t>
              </w:r>
            </w:ins>
          </w:p>
        </w:tc>
        <w:tc>
          <w:tcPr>
            <w:tcW w:w="516" w:type="pct"/>
            <w:vMerge w:val="restart"/>
            <w:noWrap/>
            <w:hideMark/>
          </w:tcPr>
          <w:p w:rsidR="00110C18" w:rsidRPr="0056388D" w:rsidRDefault="00110C18" w:rsidP="00063728">
            <w:pPr>
              <w:rPr>
                <w:ins w:id="48623" w:author="KIM, Jason" w:date="2019-04-02T13:39:00Z"/>
                <w:rFonts w:ascii="Calibri" w:eastAsia="Times New Roman" w:hAnsi="Calibri" w:cs="Calibri"/>
                <w:color w:val="000000"/>
                <w:lang w:eastAsia="en-AU"/>
              </w:rPr>
            </w:pPr>
            <w:ins w:id="48624"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625" w:author="KIM, Jason" w:date="2019-04-02T13:39:00Z"/>
                <w:rFonts w:ascii="Calibri" w:eastAsia="Times New Roman" w:hAnsi="Calibri" w:cs="Calibri"/>
                <w:color w:val="000000"/>
                <w:lang w:eastAsia="en-AU"/>
              </w:rPr>
            </w:pPr>
            <w:ins w:id="48626" w:author="KIM, Jason" w:date="2019-04-02T13:39:00Z">
              <w:r w:rsidRPr="0056388D">
                <w:rPr>
                  <w:rFonts w:ascii="Calibri" w:eastAsia="Times New Roman" w:hAnsi="Calibri" w:cs="Calibri"/>
                  <w:color w:val="000000"/>
                  <w:lang w:eastAsia="en-AU"/>
                </w:rPr>
                <w:t>DXE2225</w:t>
              </w:r>
            </w:ins>
          </w:p>
        </w:tc>
        <w:tc>
          <w:tcPr>
            <w:tcW w:w="793" w:type="pct"/>
            <w:noWrap/>
            <w:hideMark/>
          </w:tcPr>
          <w:p w:rsidR="00110C18" w:rsidRPr="0056388D" w:rsidRDefault="00110C18" w:rsidP="00063728">
            <w:pPr>
              <w:rPr>
                <w:ins w:id="48627" w:author="KIM, Jason" w:date="2019-04-02T13:39:00Z"/>
                <w:rFonts w:ascii="Calibri" w:eastAsia="Times New Roman" w:hAnsi="Calibri" w:cs="Calibri"/>
                <w:color w:val="000000"/>
                <w:lang w:eastAsia="en-AU"/>
              </w:rPr>
            </w:pPr>
            <w:ins w:id="4862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29" w:author="KIM, Jason" w:date="2019-04-02T13:39:00Z"/>
                <w:rFonts w:ascii="Calibri" w:eastAsia="Times New Roman" w:hAnsi="Calibri" w:cs="Calibri"/>
                <w:color w:val="000000"/>
                <w:lang w:eastAsia="en-AU"/>
              </w:rPr>
            </w:pPr>
            <w:ins w:id="48630" w:author="KIM, Jason" w:date="2019-04-02T13:39:00Z">
              <w:r w:rsidRPr="0056388D">
                <w:rPr>
                  <w:rFonts w:ascii="Calibri" w:eastAsia="Times New Roman" w:hAnsi="Calibri" w:cs="Calibri"/>
                  <w:color w:val="000000"/>
                  <w:lang w:eastAsia="en-AU"/>
                </w:rPr>
                <w:t>Chainage 9470</w:t>
              </w:r>
            </w:ins>
          </w:p>
        </w:tc>
        <w:tc>
          <w:tcPr>
            <w:tcW w:w="818" w:type="pct"/>
            <w:noWrap/>
            <w:hideMark/>
          </w:tcPr>
          <w:p w:rsidR="00110C18" w:rsidRPr="0056388D" w:rsidRDefault="00110C18" w:rsidP="00063728">
            <w:pPr>
              <w:jc w:val="right"/>
              <w:rPr>
                <w:ins w:id="48631" w:author="KIM, Jason" w:date="2019-04-02T13:39:00Z"/>
                <w:rFonts w:ascii="Calibri" w:eastAsia="Times New Roman" w:hAnsi="Calibri" w:cs="Calibri"/>
                <w:color w:val="000000"/>
                <w:lang w:eastAsia="en-AU"/>
              </w:rPr>
            </w:pPr>
            <w:ins w:id="48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33" w:author="KIM, Jason" w:date="2019-04-02T13:39:00Z"/>
        </w:trPr>
        <w:tc>
          <w:tcPr>
            <w:tcW w:w="758" w:type="pct"/>
            <w:vMerge/>
            <w:hideMark/>
          </w:tcPr>
          <w:p w:rsidR="00110C18" w:rsidRPr="0056388D" w:rsidRDefault="00110C18" w:rsidP="00063728">
            <w:pPr>
              <w:rPr>
                <w:ins w:id="4863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3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3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37" w:author="KIM, Jason" w:date="2019-04-02T13:39:00Z"/>
                <w:rFonts w:ascii="Calibri" w:eastAsia="Times New Roman" w:hAnsi="Calibri" w:cs="Calibri"/>
                <w:color w:val="000000"/>
                <w:lang w:eastAsia="en-AU"/>
              </w:rPr>
            </w:pPr>
            <w:ins w:id="48638" w:author="KIM, Jason" w:date="2019-04-02T13:39:00Z">
              <w:r w:rsidRPr="0056388D">
                <w:rPr>
                  <w:rFonts w:ascii="Calibri" w:eastAsia="Times New Roman" w:hAnsi="Calibri" w:cs="Calibri"/>
                  <w:color w:val="000000"/>
                  <w:lang w:eastAsia="en-AU"/>
                </w:rPr>
                <w:t>DXE2226</w:t>
              </w:r>
            </w:ins>
          </w:p>
        </w:tc>
        <w:tc>
          <w:tcPr>
            <w:tcW w:w="793" w:type="pct"/>
            <w:noWrap/>
            <w:hideMark/>
          </w:tcPr>
          <w:p w:rsidR="00110C18" w:rsidRPr="0056388D" w:rsidRDefault="00110C18" w:rsidP="00063728">
            <w:pPr>
              <w:rPr>
                <w:ins w:id="48639" w:author="KIM, Jason" w:date="2019-04-02T13:39:00Z"/>
                <w:rFonts w:ascii="Calibri" w:eastAsia="Times New Roman" w:hAnsi="Calibri" w:cs="Calibri"/>
                <w:color w:val="000000"/>
                <w:lang w:eastAsia="en-AU"/>
              </w:rPr>
            </w:pPr>
            <w:ins w:id="486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41" w:author="KIM, Jason" w:date="2019-04-02T13:39:00Z"/>
                <w:rFonts w:ascii="Calibri" w:eastAsia="Times New Roman" w:hAnsi="Calibri" w:cs="Calibri"/>
                <w:color w:val="000000"/>
                <w:lang w:eastAsia="en-AU"/>
              </w:rPr>
            </w:pPr>
            <w:ins w:id="48642" w:author="KIM, Jason" w:date="2019-04-02T13:39:00Z">
              <w:r w:rsidRPr="0056388D">
                <w:rPr>
                  <w:rFonts w:ascii="Calibri" w:eastAsia="Times New Roman" w:hAnsi="Calibri" w:cs="Calibri"/>
                  <w:color w:val="000000"/>
                  <w:lang w:eastAsia="en-AU"/>
                </w:rPr>
                <w:t>Chainage 9500</w:t>
              </w:r>
            </w:ins>
          </w:p>
        </w:tc>
        <w:tc>
          <w:tcPr>
            <w:tcW w:w="818" w:type="pct"/>
            <w:noWrap/>
            <w:hideMark/>
          </w:tcPr>
          <w:p w:rsidR="00110C18" w:rsidRPr="0056388D" w:rsidRDefault="00110C18" w:rsidP="00063728">
            <w:pPr>
              <w:jc w:val="right"/>
              <w:rPr>
                <w:ins w:id="48643" w:author="KIM, Jason" w:date="2019-04-02T13:39:00Z"/>
                <w:rFonts w:ascii="Calibri" w:eastAsia="Times New Roman" w:hAnsi="Calibri" w:cs="Calibri"/>
                <w:color w:val="000000"/>
                <w:lang w:eastAsia="en-AU"/>
              </w:rPr>
            </w:pPr>
            <w:ins w:id="48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45" w:author="KIM, Jason" w:date="2019-04-02T13:39:00Z"/>
        </w:trPr>
        <w:tc>
          <w:tcPr>
            <w:tcW w:w="758" w:type="pct"/>
            <w:vMerge/>
            <w:hideMark/>
          </w:tcPr>
          <w:p w:rsidR="00110C18" w:rsidRPr="0056388D" w:rsidRDefault="00110C18" w:rsidP="00063728">
            <w:pPr>
              <w:rPr>
                <w:ins w:id="4864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4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4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49" w:author="KIM, Jason" w:date="2019-04-02T13:39:00Z"/>
                <w:rFonts w:ascii="Calibri" w:eastAsia="Times New Roman" w:hAnsi="Calibri" w:cs="Calibri"/>
                <w:color w:val="000000"/>
                <w:lang w:eastAsia="en-AU"/>
              </w:rPr>
            </w:pPr>
            <w:ins w:id="48650" w:author="KIM, Jason" w:date="2019-04-02T13:39:00Z">
              <w:r w:rsidRPr="0056388D">
                <w:rPr>
                  <w:rFonts w:ascii="Calibri" w:eastAsia="Times New Roman" w:hAnsi="Calibri" w:cs="Calibri"/>
                  <w:color w:val="000000"/>
                  <w:lang w:eastAsia="en-AU"/>
                </w:rPr>
                <w:t>DXE2227</w:t>
              </w:r>
            </w:ins>
          </w:p>
        </w:tc>
        <w:tc>
          <w:tcPr>
            <w:tcW w:w="793" w:type="pct"/>
            <w:noWrap/>
            <w:hideMark/>
          </w:tcPr>
          <w:p w:rsidR="00110C18" w:rsidRPr="0056388D" w:rsidRDefault="00110C18" w:rsidP="00063728">
            <w:pPr>
              <w:rPr>
                <w:ins w:id="48651" w:author="KIM, Jason" w:date="2019-04-02T13:39:00Z"/>
                <w:rFonts w:ascii="Calibri" w:eastAsia="Times New Roman" w:hAnsi="Calibri" w:cs="Calibri"/>
                <w:color w:val="000000"/>
                <w:lang w:eastAsia="en-AU"/>
              </w:rPr>
            </w:pPr>
            <w:ins w:id="486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53" w:author="KIM, Jason" w:date="2019-04-02T13:39:00Z"/>
                <w:rFonts w:ascii="Calibri" w:eastAsia="Times New Roman" w:hAnsi="Calibri" w:cs="Calibri"/>
                <w:color w:val="000000"/>
                <w:lang w:eastAsia="en-AU"/>
              </w:rPr>
            </w:pPr>
            <w:ins w:id="48654" w:author="KIM, Jason" w:date="2019-04-02T13:39:00Z">
              <w:r w:rsidRPr="0056388D">
                <w:rPr>
                  <w:rFonts w:ascii="Calibri" w:eastAsia="Times New Roman" w:hAnsi="Calibri" w:cs="Calibri"/>
                  <w:color w:val="000000"/>
                  <w:lang w:eastAsia="en-AU"/>
                </w:rPr>
                <w:t>Chainage 9530</w:t>
              </w:r>
            </w:ins>
          </w:p>
        </w:tc>
        <w:tc>
          <w:tcPr>
            <w:tcW w:w="818" w:type="pct"/>
            <w:noWrap/>
            <w:hideMark/>
          </w:tcPr>
          <w:p w:rsidR="00110C18" w:rsidRPr="0056388D" w:rsidRDefault="00110C18" w:rsidP="00063728">
            <w:pPr>
              <w:jc w:val="right"/>
              <w:rPr>
                <w:ins w:id="48655" w:author="KIM, Jason" w:date="2019-04-02T13:39:00Z"/>
                <w:rFonts w:ascii="Calibri" w:eastAsia="Times New Roman" w:hAnsi="Calibri" w:cs="Calibri"/>
                <w:color w:val="000000"/>
                <w:lang w:eastAsia="en-AU"/>
              </w:rPr>
            </w:pPr>
            <w:ins w:id="48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57" w:author="KIM, Jason" w:date="2019-04-02T13:39:00Z"/>
        </w:trPr>
        <w:tc>
          <w:tcPr>
            <w:tcW w:w="758" w:type="pct"/>
            <w:vMerge w:val="restart"/>
            <w:noWrap/>
            <w:hideMark/>
          </w:tcPr>
          <w:p w:rsidR="00110C18" w:rsidRPr="0056388D" w:rsidRDefault="00110C18" w:rsidP="00063728">
            <w:pPr>
              <w:rPr>
                <w:ins w:id="48658" w:author="KIM, Jason" w:date="2019-04-02T13:39:00Z"/>
                <w:rFonts w:ascii="Calibri" w:eastAsia="Times New Roman" w:hAnsi="Calibri" w:cs="Calibri"/>
                <w:color w:val="000000"/>
                <w:lang w:eastAsia="en-AU"/>
              </w:rPr>
            </w:pPr>
            <w:ins w:id="48659" w:author="KIM, Jason" w:date="2019-04-02T13:39:00Z">
              <w:r w:rsidRPr="0056388D">
                <w:rPr>
                  <w:rFonts w:ascii="Calibri" w:eastAsia="Times New Roman" w:hAnsi="Calibri" w:cs="Calibri"/>
                  <w:color w:val="000000"/>
                  <w:lang w:eastAsia="en-AU"/>
                </w:rPr>
                <w:t>DXE74K28x</w:t>
              </w:r>
            </w:ins>
          </w:p>
        </w:tc>
        <w:tc>
          <w:tcPr>
            <w:tcW w:w="648" w:type="pct"/>
            <w:vMerge w:val="restart"/>
            <w:noWrap/>
            <w:hideMark/>
          </w:tcPr>
          <w:p w:rsidR="00110C18" w:rsidRPr="0056388D" w:rsidRDefault="00110C18" w:rsidP="00063728">
            <w:pPr>
              <w:rPr>
                <w:ins w:id="48660" w:author="KIM, Jason" w:date="2019-04-02T13:39:00Z"/>
                <w:rFonts w:ascii="Calibri" w:eastAsia="Times New Roman" w:hAnsi="Calibri" w:cs="Calibri"/>
                <w:color w:val="000000"/>
                <w:lang w:eastAsia="en-AU"/>
              </w:rPr>
            </w:pPr>
            <w:ins w:id="48661" w:author="KIM, Jason" w:date="2019-04-02T13:39:00Z">
              <w:r w:rsidRPr="0056388D">
                <w:rPr>
                  <w:rFonts w:ascii="Calibri" w:eastAsia="Times New Roman" w:hAnsi="Calibri" w:cs="Calibri"/>
                  <w:color w:val="000000"/>
                  <w:lang w:eastAsia="en-AU"/>
                </w:rPr>
                <w:t>ELZ10410</w:t>
              </w:r>
            </w:ins>
          </w:p>
        </w:tc>
        <w:tc>
          <w:tcPr>
            <w:tcW w:w="516" w:type="pct"/>
            <w:vMerge w:val="restart"/>
            <w:noWrap/>
            <w:hideMark/>
          </w:tcPr>
          <w:p w:rsidR="00110C18" w:rsidRPr="0056388D" w:rsidRDefault="00110C18" w:rsidP="00063728">
            <w:pPr>
              <w:rPr>
                <w:ins w:id="48662" w:author="KIM, Jason" w:date="2019-04-02T13:39:00Z"/>
                <w:rFonts w:ascii="Calibri" w:eastAsia="Times New Roman" w:hAnsi="Calibri" w:cs="Calibri"/>
                <w:color w:val="000000"/>
                <w:lang w:eastAsia="en-AU"/>
              </w:rPr>
            </w:pPr>
            <w:ins w:id="48663"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664" w:author="KIM, Jason" w:date="2019-04-02T13:39:00Z"/>
                <w:rFonts w:ascii="Calibri" w:eastAsia="Times New Roman" w:hAnsi="Calibri" w:cs="Calibri"/>
                <w:color w:val="000000"/>
                <w:lang w:eastAsia="en-AU"/>
              </w:rPr>
            </w:pPr>
            <w:ins w:id="48665" w:author="KIM, Jason" w:date="2019-04-02T13:39:00Z">
              <w:r w:rsidRPr="0056388D">
                <w:rPr>
                  <w:rFonts w:ascii="Calibri" w:eastAsia="Times New Roman" w:hAnsi="Calibri" w:cs="Calibri"/>
                  <w:color w:val="000000"/>
                  <w:lang w:eastAsia="en-AU"/>
                </w:rPr>
                <w:t>DXE1233</w:t>
              </w:r>
            </w:ins>
          </w:p>
        </w:tc>
        <w:tc>
          <w:tcPr>
            <w:tcW w:w="793" w:type="pct"/>
            <w:noWrap/>
            <w:hideMark/>
          </w:tcPr>
          <w:p w:rsidR="00110C18" w:rsidRPr="0056388D" w:rsidRDefault="00110C18" w:rsidP="00063728">
            <w:pPr>
              <w:rPr>
                <w:ins w:id="48666" w:author="KIM, Jason" w:date="2019-04-02T13:39:00Z"/>
                <w:rFonts w:ascii="Calibri" w:eastAsia="Times New Roman" w:hAnsi="Calibri" w:cs="Calibri"/>
                <w:color w:val="000000"/>
                <w:lang w:eastAsia="en-AU"/>
              </w:rPr>
            </w:pPr>
            <w:ins w:id="4866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68" w:author="KIM, Jason" w:date="2019-04-02T13:39:00Z"/>
                <w:rFonts w:ascii="Calibri" w:eastAsia="Times New Roman" w:hAnsi="Calibri" w:cs="Calibri"/>
                <w:color w:val="000000"/>
                <w:lang w:eastAsia="en-AU"/>
              </w:rPr>
            </w:pPr>
            <w:ins w:id="48669" w:author="KIM, Jason" w:date="2019-04-02T13:39:00Z">
              <w:r w:rsidRPr="0056388D">
                <w:rPr>
                  <w:rFonts w:ascii="Calibri" w:eastAsia="Times New Roman" w:hAnsi="Calibri" w:cs="Calibri"/>
                  <w:color w:val="000000"/>
                  <w:lang w:eastAsia="en-AU"/>
                </w:rPr>
                <w:t>Chainage 9821</w:t>
              </w:r>
            </w:ins>
          </w:p>
        </w:tc>
        <w:tc>
          <w:tcPr>
            <w:tcW w:w="818" w:type="pct"/>
            <w:noWrap/>
            <w:hideMark/>
          </w:tcPr>
          <w:p w:rsidR="00110C18" w:rsidRPr="0056388D" w:rsidRDefault="00110C18" w:rsidP="00063728">
            <w:pPr>
              <w:jc w:val="right"/>
              <w:rPr>
                <w:ins w:id="48670" w:author="KIM, Jason" w:date="2019-04-02T13:39:00Z"/>
                <w:rFonts w:ascii="Calibri" w:eastAsia="Times New Roman" w:hAnsi="Calibri" w:cs="Calibri"/>
                <w:color w:val="000000"/>
                <w:lang w:eastAsia="en-AU"/>
              </w:rPr>
            </w:pPr>
            <w:ins w:id="48671"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72" w:author="KIM, Jason" w:date="2019-04-02T13:39:00Z"/>
        </w:trPr>
        <w:tc>
          <w:tcPr>
            <w:tcW w:w="758" w:type="pct"/>
            <w:vMerge/>
            <w:hideMark/>
          </w:tcPr>
          <w:p w:rsidR="00110C18" w:rsidRPr="0056388D" w:rsidRDefault="00110C18" w:rsidP="00063728">
            <w:pPr>
              <w:rPr>
                <w:ins w:id="4867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7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7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76" w:author="KIM, Jason" w:date="2019-04-02T13:39:00Z"/>
                <w:rFonts w:ascii="Calibri" w:eastAsia="Times New Roman" w:hAnsi="Calibri" w:cs="Calibri"/>
                <w:color w:val="000000"/>
                <w:lang w:eastAsia="en-AU"/>
              </w:rPr>
            </w:pPr>
            <w:ins w:id="48677" w:author="KIM, Jason" w:date="2019-04-02T13:39:00Z">
              <w:r w:rsidRPr="0056388D">
                <w:rPr>
                  <w:rFonts w:ascii="Calibri" w:eastAsia="Times New Roman" w:hAnsi="Calibri" w:cs="Calibri"/>
                  <w:color w:val="000000"/>
                  <w:lang w:eastAsia="en-AU"/>
                </w:rPr>
                <w:t>DXE1234</w:t>
              </w:r>
            </w:ins>
          </w:p>
        </w:tc>
        <w:tc>
          <w:tcPr>
            <w:tcW w:w="793" w:type="pct"/>
            <w:noWrap/>
            <w:hideMark/>
          </w:tcPr>
          <w:p w:rsidR="00110C18" w:rsidRPr="0056388D" w:rsidRDefault="00110C18" w:rsidP="00063728">
            <w:pPr>
              <w:rPr>
                <w:ins w:id="48678" w:author="KIM, Jason" w:date="2019-04-02T13:39:00Z"/>
                <w:rFonts w:ascii="Calibri" w:eastAsia="Times New Roman" w:hAnsi="Calibri" w:cs="Calibri"/>
                <w:color w:val="000000"/>
                <w:lang w:eastAsia="en-AU"/>
              </w:rPr>
            </w:pPr>
            <w:ins w:id="4867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80" w:author="KIM, Jason" w:date="2019-04-02T13:39:00Z"/>
                <w:rFonts w:ascii="Calibri" w:eastAsia="Times New Roman" w:hAnsi="Calibri" w:cs="Calibri"/>
                <w:color w:val="000000"/>
                <w:lang w:eastAsia="en-AU"/>
              </w:rPr>
            </w:pPr>
            <w:ins w:id="48681" w:author="KIM, Jason" w:date="2019-04-02T13:39:00Z">
              <w:r w:rsidRPr="0056388D">
                <w:rPr>
                  <w:rFonts w:ascii="Calibri" w:eastAsia="Times New Roman" w:hAnsi="Calibri" w:cs="Calibri"/>
                  <w:color w:val="000000"/>
                  <w:lang w:eastAsia="en-AU"/>
                </w:rPr>
                <w:t>Chainage 9851</w:t>
              </w:r>
            </w:ins>
          </w:p>
        </w:tc>
        <w:tc>
          <w:tcPr>
            <w:tcW w:w="818" w:type="pct"/>
            <w:noWrap/>
            <w:hideMark/>
          </w:tcPr>
          <w:p w:rsidR="00110C18" w:rsidRPr="0056388D" w:rsidRDefault="00110C18" w:rsidP="00063728">
            <w:pPr>
              <w:jc w:val="right"/>
              <w:rPr>
                <w:ins w:id="48682" w:author="KIM, Jason" w:date="2019-04-02T13:39:00Z"/>
                <w:rFonts w:ascii="Calibri" w:eastAsia="Times New Roman" w:hAnsi="Calibri" w:cs="Calibri"/>
                <w:color w:val="000000"/>
                <w:lang w:eastAsia="en-AU"/>
              </w:rPr>
            </w:pPr>
            <w:ins w:id="48683"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84" w:author="KIM, Jason" w:date="2019-04-02T13:39:00Z"/>
        </w:trPr>
        <w:tc>
          <w:tcPr>
            <w:tcW w:w="758" w:type="pct"/>
            <w:vMerge/>
            <w:hideMark/>
          </w:tcPr>
          <w:p w:rsidR="00110C18" w:rsidRPr="0056388D" w:rsidRDefault="00110C18" w:rsidP="00063728">
            <w:pPr>
              <w:rPr>
                <w:ins w:id="486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88" w:author="KIM, Jason" w:date="2019-04-02T13:39:00Z"/>
                <w:rFonts w:ascii="Calibri" w:eastAsia="Times New Roman" w:hAnsi="Calibri" w:cs="Calibri"/>
                <w:color w:val="000000"/>
                <w:lang w:eastAsia="en-AU"/>
              </w:rPr>
            </w:pPr>
            <w:ins w:id="48689" w:author="KIM, Jason" w:date="2019-04-02T13:39:00Z">
              <w:r w:rsidRPr="0056388D">
                <w:rPr>
                  <w:rFonts w:ascii="Calibri" w:eastAsia="Times New Roman" w:hAnsi="Calibri" w:cs="Calibri"/>
                  <w:color w:val="000000"/>
                  <w:lang w:eastAsia="en-AU"/>
                </w:rPr>
                <w:t>DXE1235</w:t>
              </w:r>
            </w:ins>
          </w:p>
        </w:tc>
        <w:tc>
          <w:tcPr>
            <w:tcW w:w="793" w:type="pct"/>
            <w:noWrap/>
            <w:hideMark/>
          </w:tcPr>
          <w:p w:rsidR="00110C18" w:rsidRPr="0056388D" w:rsidRDefault="00110C18" w:rsidP="00063728">
            <w:pPr>
              <w:rPr>
                <w:ins w:id="48690" w:author="KIM, Jason" w:date="2019-04-02T13:39:00Z"/>
                <w:rFonts w:ascii="Calibri" w:eastAsia="Times New Roman" w:hAnsi="Calibri" w:cs="Calibri"/>
                <w:color w:val="000000"/>
                <w:lang w:eastAsia="en-AU"/>
              </w:rPr>
            </w:pPr>
            <w:ins w:id="4869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92" w:author="KIM, Jason" w:date="2019-04-02T13:39:00Z"/>
                <w:rFonts w:ascii="Calibri" w:eastAsia="Times New Roman" w:hAnsi="Calibri" w:cs="Calibri"/>
                <w:color w:val="000000"/>
                <w:lang w:eastAsia="en-AU"/>
              </w:rPr>
            </w:pPr>
            <w:ins w:id="48693" w:author="KIM, Jason" w:date="2019-04-02T13:39:00Z">
              <w:r w:rsidRPr="0056388D">
                <w:rPr>
                  <w:rFonts w:ascii="Calibri" w:eastAsia="Times New Roman" w:hAnsi="Calibri" w:cs="Calibri"/>
                  <w:color w:val="000000"/>
                  <w:lang w:eastAsia="en-AU"/>
                </w:rPr>
                <w:t>Chainage 9881</w:t>
              </w:r>
            </w:ins>
          </w:p>
        </w:tc>
        <w:tc>
          <w:tcPr>
            <w:tcW w:w="818" w:type="pct"/>
            <w:noWrap/>
            <w:hideMark/>
          </w:tcPr>
          <w:p w:rsidR="00110C18" w:rsidRPr="0056388D" w:rsidRDefault="00110C18" w:rsidP="00063728">
            <w:pPr>
              <w:jc w:val="right"/>
              <w:rPr>
                <w:ins w:id="48694" w:author="KIM, Jason" w:date="2019-04-02T13:39:00Z"/>
                <w:rFonts w:ascii="Calibri" w:eastAsia="Times New Roman" w:hAnsi="Calibri" w:cs="Calibri"/>
                <w:color w:val="000000"/>
                <w:lang w:eastAsia="en-AU"/>
              </w:rPr>
            </w:pPr>
            <w:ins w:id="48695"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96" w:author="KIM, Jason" w:date="2019-04-02T13:39:00Z"/>
        </w:trPr>
        <w:tc>
          <w:tcPr>
            <w:tcW w:w="758" w:type="pct"/>
            <w:vMerge w:val="restart"/>
            <w:noWrap/>
            <w:hideMark/>
          </w:tcPr>
          <w:p w:rsidR="00110C18" w:rsidRPr="0056388D" w:rsidRDefault="00110C18" w:rsidP="00063728">
            <w:pPr>
              <w:rPr>
                <w:ins w:id="48697" w:author="KIM, Jason" w:date="2019-04-02T13:39:00Z"/>
                <w:rFonts w:ascii="Calibri" w:eastAsia="Times New Roman" w:hAnsi="Calibri" w:cs="Calibri"/>
                <w:color w:val="000000"/>
                <w:lang w:eastAsia="en-AU"/>
              </w:rPr>
            </w:pPr>
            <w:ins w:id="48698" w:author="KIM, Jason" w:date="2019-04-02T13:39:00Z">
              <w:r w:rsidRPr="0056388D">
                <w:rPr>
                  <w:rFonts w:ascii="Calibri" w:eastAsia="Times New Roman" w:hAnsi="Calibri" w:cs="Calibri"/>
                  <w:color w:val="000000"/>
                  <w:lang w:eastAsia="en-AU"/>
                </w:rPr>
                <w:t>DXE74K1x</w:t>
              </w:r>
            </w:ins>
          </w:p>
        </w:tc>
        <w:tc>
          <w:tcPr>
            <w:tcW w:w="648" w:type="pct"/>
            <w:vMerge w:val="restart"/>
            <w:noWrap/>
            <w:hideMark/>
          </w:tcPr>
          <w:p w:rsidR="00110C18" w:rsidRPr="0056388D" w:rsidRDefault="00110C18" w:rsidP="00063728">
            <w:pPr>
              <w:rPr>
                <w:ins w:id="48699" w:author="KIM, Jason" w:date="2019-04-02T13:39:00Z"/>
                <w:rFonts w:ascii="Calibri" w:eastAsia="Times New Roman" w:hAnsi="Calibri" w:cs="Calibri"/>
                <w:color w:val="000000"/>
                <w:lang w:eastAsia="en-AU"/>
              </w:rPr>
            </w:pPr>
            <w:ins w:id="48700" w:author="KIM, Jason" w:date="2019-04-02T13:39:00Z">
              <w:r w:rsidRPr="0056388D">
                <w:rPr>
                  <w:rFonts w:ascii="Calibri" w:eastAsia="Times New Roman" w:hAnsi="Calibri" w:cs="Calibri"/>
                  <w:color w:val="000000"/>
                  <w:lang w:eastAsia="en-AU"/>
                </w:rPr>
                <w:t>ELZ10406</w:t>
              </w:r>
            </w:ins>
          </w:p>
        </w:tc>
        <w:tc>
          <w:tcPr>
            <w:tcW w:w="516" w:type="pct"/>
            <w:vMerge w:val="restart"/>
            <w:noWrap/>
            <w:hideMark/>
          </w:tcPr>
          <w:p w:rsidR="00110C18" w:rsidRPr="0056388D" w:rsidRDefault="00110C18" w:rsidP="00063728">
            <w:pPr>
              <w:rPr>
                <w:ins w:id="48701" w:author="KIM, Jason" w:date="2019-04-02T13:39:00Z"/>
                <w:rFonts w:ascii="Calibri" w:eastAsia="Times New Roman" w:hAnsi="Calibri" w:cs="Calibri"/>
                <w:color w:val="000000"/>
                <w:lang w:eastAsia="en-AU"/>
              </w:rPr>
            </w:pPr>
            <w:ins w:id="48702"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03" w:author="KIM, Jason" w:date="2019-04-02T13:39:00Z"/>
                <w:rFonts w:ascii="Calibri" w:eastAsia="Times New Roman" w:hAnsi="Calibri" w:cs="Calibri"/>
                <w:color w:val="000000"/>
                <w:lang w:eastAsia="en-AU"/>
              </w:rPr>
            </w:pPr>
            <w:ins w:id="48704" w:author="KIM, Jason" w:date="2019-04-02T13:39:00Z">
              <w:r w:rsidRPr="0056388D">
                <w:rPr>
                  <w:rFonts w:ascii="Calibri" w:eastAsia="Times New Roman" w:hAnsi="Calibri" w:cs="Calibri"/>
                  <w:color w:val="000000"/>
                  <w:lang w:eastAsia="en-AU"/>
                </w:rPr>
                <w:t>DXE1230</w:t>
              </w:r>
            </w:ins>
          </w:p>
        </w:tc>
        <w:tc>
          <w:tcPr>
            <w:tcW w:w="793" w:type="pct"/>
            <w:noWrap/>
            <w:hideMark/>
          </w:tcPr>
          <w:p w:rsidR="00110C18" w:rsidRPr="0056388D" w:rsidRDefault="00110C18" w:rsidP="00063728">
            <w:pPr>
              <w:rPr>
                <w:ins w:id="48705" w:author="KIM, Jason" w:date="2019-04-02T13:39:00Z"/>
                <w:rFonts w:ascii="Calibri" w:eastAsia="Times New Roman" w:hAnsi="Calibri" w:cs="Calibri"/>
                <w:color w:val="000000"/>
                <w:lang w:eastAsia="en-AU"/>
              </w:rPr>
            </w:pPr>
            <w:ins w:id="4870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07" w:author="KIM, Jason" w:date="2019-04-02T13:39:00Z"/>
                <w:rFonts w:ascii="Calibri" w:eastAsia="Times New Roman" w:hAnsi="Calibri" w:cs="Calibri"/>
                <w:color w:val="000000"/>
                <w:lang w:eastAsia="en-AU"/>
              </w:rPr>
            </w:pPr>
            <w:ins w:id="48708" w:author="KIM, Jason" w:date="2019-04-02T13:39:00Z">
              <w:r w:rsidRPr="0056388D">
                <w:rPr>
                  <w:rFonts w:ascii="Calibri" w:eastAsia="Times New Roman" w:hAnsi="Calibri" w:cs="Calibri"/>
                  <w:color w:val="000000"/>
                  <w:lang w:eastAsia="en-AU"/>
                </w:rPr>
                <w:t>Chainage 9703</w:t>
              </w:r>
            </w:ins>
          </w:p>
        </w:tc>
        <w:tc>
          <w:tcPr>
            <w:tcW w:w="818" w:type="pct"/>
            <w:noWrap/>
            <w:hideMark/>
          </w:tcPr>
          <w:p w:rsidR="00110C18" w:rsidRPr="0056388D" w:rsidRDefault="00110C18" w:rsidP="00063728">
            <w:pPr>
              <w:jc w:val="right"/>
              <w:rPr>
                <w:ins w:id="48709" w:author="KIM, Jason" w:date="2019-04-02T13:39:00Z"/>
                <w:rFonts w:ascii="Calibri" w:eastAsia="Times New Roman" w:hAnsi="Calibri" w:cs="Calibri"/>
                <w:color w:val="000000"/>
                <w:lang w:eastAsia="en-AU"/>
              </w:rPr>
            </w:pPr>
            <w:ins w:id="487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11" w:author="KIM, Jason" w:date="2019-04-02T13:39:00Z"/>
        </w:trPr>
        <w:tc>
          <w:tcPr>
            <w:tcW w:w="758" w:type="pct"/>
            <w:vMerge/>
            <w:hideMark/>
          </w:tcPr>
          <w:p w:rsidR="00110C18" w:rsidRPr="0056388D" w:rsidRDefault="00110C18" w:rsidP="00063728">
            <w:pPr>
              <w:rPr>
                <w:ins w:id="4871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1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1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15" w:author="KIM, Jason" w:date="2019-04-02T13:39:00Z"/>
                <w:rFonts w:ascii="Calibri" w:eastAsia="Times New Roman" w:hAnsi="Calibri" w:cs="Calibri"/>
                <w:color w:val="000000"/>
                <w:lang w:eastAsia="en-AU"/>
              </w:rPr>
            </w:pPr>
            <w:ins w:id="48716" w:author="KIM, Jason" w:date="2019-04-02T13:39:00Z">
              <w:r w:rsidRPr="0056388D">
                <w:rPr>
                  <w:rFonts w:ascii="Calibri" w:eastAsia="Times New Roman" w:hAnsi="Calibri" w:cs="Calibri"/>
                  <w:color w:val="000000"/>
                  <w:lang w:eastAsia="en-AU"/>
                </w:rPr>
                <w:t>DXE1231</w:t>
              </w:r>
            </w:ins>
          </w:p>
        </w:tc>
        <w:tc>
          <w:tcPr>
            <w:tcW w:w="793" w:type="pct"/>
            <w:noWrap/>
            <w:hideMark/>
          </w:tcPr>
          <w:p w:rsidR="00110C18" w:rsidRPr="0056388D" w:rsidRDefault="00110C18" w:rsidP="00063728">
            <w:pPr>
              <w:rPr>
                <w:ins w:id="48717" w:author="KIM, Jason" w:date="2019-04-02T13:39:00Z"/>
                <w:rFonts w:ascii="Calibri" w:eastAsia="Times New Roman" w:hAnsi="Calibri" w:cs="Calibri"/>
                <w:color w:val="000000"/>
                <w:lang w:eastAsia="en-AU"/>
              </w:rPr>
            </w:pPr>
            <w:ins w:id="487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19" w:author="KIM, Jason" w:date="2019-04-02T13:39:00Z"/>
                <w:rFonts w:ascii="Calibri" w:eastAsia="Times New Roman" w:hAnsi="Calibri" w:cs="Calibri"/>
                <w:color w:val="000000"/>
                <w:lang w:eastAsia="en-AU"/>
              </w:rPr>
            </w:pPr>
            <w:ins w:id="48720" w:author="KIM, Jason" w:date="2019-04-02T13:39:00Z">
              <w:r w:rsidRPr="0056388D">
                <w:rPr>
                  <w:rFonts w:ascii="Calibri" w:eastAsia="Times New Roman" w:hAnsi="Calibri" w:cs="Calibri"/>
                  <w:color w:val="000000"/>
                  <w:lang w:eastAsia="en-AU"/>
                </w:rPr>
                <w:t>Chainage 9733</w:t>
              </w:r>
            </w:ins>
          </w:p>
        </w:tc>
        <w:tc>
          <w:tcPr>
            <w:tcW w:w="818" w:type="pct"/>
            <w:noWrap/>
            <w:hideMark/>
          </w:tcPr>
          <w:p w:rsidR="00110C18" w:rsidRPr="0056388D" w:rsidRDefault="00110C18" w:rsidP="00063728">
            <w:pPr>
              <w:jc w:val="right"/>
              <w:rPr>
                <w:ins w:id="48721" w:author="KIM, Jason" w:date="2019-04-02T13:39:00Z"/>
                <w:rFonts w:ascii="Calibri" w:eastAsia="Times New Roman" w:hAnsi="Calibri" w:cs="Calibri"/>
                <w:color w:val="000000"/>
                <w:lang w:eastAsia="en-AU"/>
              </w:rPr>
            </w:pPr>
            <w:ins w:id="487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23" w:author="KIM, Jason" w:date="2019-04-02T13:39:00Z"/>
        </w:trPr>
        <w:tc>
          <w:tcPr>
            <w:tcW w:w="758" w:type="pct"/>
            <w:vMerge/>
            <w:hideMark/>
          </w:tcPr>
          <w:p w:rsidR="00110C18" w:rsidRPr="0056388D" w:rsidRDefault="00110C18" w:rsidP="00063728">
            <w:pPr>
              <w:rPr>
                <w:ins w:id="487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27" w:author="KIM, Jason" w:date="2019-04-02T13:39:00Z"/>
                <w:rFonts w:ascii="Calibri" w:eastAsia="Times New Roman" w:hAnsi="Calibri" w:cs="Calibri"/>
                <w:color w:val="000000"/>
                <w:lang w:eastAsia="en-AU"/>
              </w:rPr>
            </w:pPr>
            <w:ins w:id="48728" w:author="KIM, Jason" w:date="2019-04-02T13:39:00Z">
              <w:r w:rsidRPr="0056388D">
                <w:rPr>
                  <w:rFonts w:ascii="Calibri" w:eastAsia="Times New Roman" w:hAnsi="Calibri" w:cs="Calibri"/>
                  <w:color w:val="000000"/>
                  <w:lang w:eastAsia="en-AU"/>
                </w:rPr>
                <w:t>DXE1232</w:t>
              </w:r>
            </w:ins>
          </w:p>
        </w:tc>
        <w:tc>
          <w:tcPr>
            <w:tcW w:w="793" w:type="pct"/>
            <w:noWrap/>
            <w:hideMark/>
          </w:tcPr>
          <w:p w:rsidR="00110C18" w:rsidRPr="0056388D" w:rsidRDefault="00110C18" w:rsidP="00063728">
            <w:pPr>
              <w:rPr>
                <w:ins w:id="48729" w:author="KIM, Jason" w:date="2019-04-02T13:39:00Z"/>
                <w:rFonts w:ascii="Calibri" w:eastAsia="Times New Roman" w:hAnsi="Calibri" w:cs="Calibri"/>
                <w:color w:val="000000"/>
                <w:lang w:eastAsia="en-AU"/>
              </w:rPr>
            </w:pPr>
            <w:ins w:id="487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31" w:author="KIM, Jason" w:date="2019-04-02T13:39:00Z"/>
                <w:rFonts w:ascii="Calibri" w:eastAsia="Times New Roman" w:hAnsi="Calibri" w:cs="Calibri"/>
                <w:color w:val="000000"/>
                <w:lang w:eastAsia="en-AU"/>
              </w:rPr>
            </w:pPr>
            <w:ins w:id="48732" w:author="KIM, Jason" w:date="2019-04-02T13:39:00Z">
              <w:r w:rsidRPr="0056388D">
                <w:rPr>
                  <w:rFonts w:ascii="Calibri" w:eastAsia="Times New Roman" w:hAnsi="Calibri" w:cs="Calibri"/>
                  <w:color w:val="000000"/>
                  <w:lang w:eastAsia="en-AU"/>
                </w:rPr>
                <w:t>Chainage 9763</w:t>
              </w:r>
            </w:ins>
          </w:p>
        </w:tc>
        <w:tc>
          <w:tcPr>
            <w:tcW w:w="818" w:type="pct"/>
            <w:noWrap/>
            <w:hideMark/>
          </w:tcPr>
          <w:p w:rsidR="00110C18" w:rsidRPr="0056388D" w:rsidRDefault="00110C18" w:rsidP="00063728">
            <w:pPr>
              <w:jc w:val="right"/>
              <w:rPr>
                <w:ins w:id="48733" w:author="KIM, Jason" w:date="2019-04-02T13:39:00Z"/>
                <w:rFonts w:ascii="Calibri" w:eastAsia="Times New Roman" w:hAnsi="Calibri" w:cs="Calibri"/>
                <w:color w:val="000000"/>
                <w:lang w:eastAsia="en-AU"/>
              </w:rPr>
            </w:pPr>
            <w:ins w:id="487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35" w:author="KIM, Jason" w:date="2019-04-02T13:39:00Z"/>
        </w:trPr>
        <w:tc>
          <w:tcPr>
            <w:tcW w:w="758" w:type="pct"/>
            <w:vMerge w:val="restart"/>
            <w:noWrap/>
            <w:hideMark/>
          </w:tcPr>
          <w:p w:rsidR="00110C18" w:rsidRPr="0056388D" w:rsidRDefault="00110C18" w:rsidP="00063728">
            <w:pPr>
              <w:rPr>
                <w:ins w:id="48736" w:author="KIM, Jason" w:date="2019-04-02T13:39:00Z"/>
                <w:rFonts w:ascii="Calibri" w:eastAsia="Times New Roman" w:hAnsi="Calibri" w:cs="Calibri"/>
                <w:color w:val="000000"/>
                <w:lang w:eastAsia="en-AU"/>
              </w:rPr>
            </w:pPr>
            <w:ins w:id="48737" w:author="KIM, Jason" w:date="2019-04-02T13:39:00Z">
              <w:r w:rsidRPr="0056388D">
                <w:rPr>
                  <w:rFonts w:ascii="Calibri" w:eastAsia="Times New Roman" w:hAnsi="Calibri" w:cs="Calibri"/>
                  <w:color w:val="000000"/>
                  <w:lang w:eastAsia="en-AU"/>
                </w:rPr>
                <w:t>DXE74K2x</w:t>
              </w:r>
            </w:ins>
          </w:p>
        </w:tc>
        <w:tc>
          <w:tcPr>
            <w:tcW w:w="648" w:type="pct"/>
            <w:vMerge w:val="restart"/>
            <w:noWrap/>
            <w:hideMark/>
          </w:tcPr>
          <w:p w:rsidR="00110C18" w:rsidRPr="0056388D" w:rsidRDefault="00110C18" w:rsidP="00063728">
            <w:pPr>
              <w:rPr>
                <w:ins w:id="48738" w:author="KIM, Jason" w:date="2019-04-02T13:39:00Z"/>
                <w:rFonts w:ascii="Calibri" w:eastAsia="Times New Roman" w:hAnsi="Calibri" w:cs="Calibri"/>
                <w:color w:val="000000"/>
                <w:lang w:eastAsia="en-AU"/>
              </w:rPr>
            </w:pPr>
            <w:ins w:id="48739" w:author="KIM, Jason" w:date="2019-04-02T13:39:00Z">
              <w:r w:rsidRPr="0056388D">
                <w:rPr>
                  <w:rFonts w:ascii="Calibri" w:eastAsia="Times New Roman" w:hAnsi="Calibri" w:cs="Calibri"/>
                  <w:color w:val="000000"/>
                  <w:lang w:eastAsia="en-AU"/>
                </w:rPr>
                <w:t>ELZ10402</w:t>
              </w:r>
            </w:ins>
          </w:p>
        </w:tc>
        <w:tc>
          <w:tcPr>
            <w:tcW w:w="516" w:type="pct"/>
            <w:vMerge w:val="restart"/>
            <w:noWrap/>
            <w:hideMark/>
          </w:tcPr>
          <w:p w:rsidR="00110C18" w:rsidRPr="0056388D" w:rsidRDefault="00110C18" w:rsidP="00063728">
            <w:pPr>
              <w:rPr>
                <w:ins w:id="48740" w:author="KIM, Jason" w:date="2019-04-02T13:39:00Z"/>
                <w:rFonts w:ascii="Calibri" w:eastAsia="Times New Roman" w:hAnsi="Calibri" w:cs="Calibri"/>
                <w:color w:val="000000"/>
                <w:lang w:eastAsia="en-AU"/>
              </w:rPr>
            </w:pPr>
            <w:ins w:id="48741"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42" w:author="KIM, Jason" w:date="2019-04-02T13:39:00Z"/>
                <w:rFonts w:ascii="Calibri" w:eastAsia="Times New Roman" w:hAnsi="Calibri" w:cs="Calibri"/>
                <w:color w:val="000000"/>
                <w:lang w:eastAsia="en-AU"/>
              </w:rPr>
            </w:pPr>
            <w:ins w:id="48743" w:author="KIM, Jason" w:date="2019-04-02T13:39:00Z">
              <w:r w:rsidRPr="0056388D">
                <w:rPr>
                  <w:rFonts w:ascii="Calibri" w:eastAsia="Times New Roman" w:hAnsi="Calibri" w:cs="Calibri"/>
                  <w:color w:val="000000"/>
                  <w:lang w:eastAsia="en-AU"/>
                </w:rPr>
                <w:t>DXE1227</w:t>
              </w:r>
            </w:ins>
          </w:p>
        </w:tc>
        <w:tc>
          <w:tcPr>
            <w:tcW w:w="793" w:type="pct"/>
            <w:noWrap/>
            <w:hideMark/>
          </w:tcPr>
          <w:p w:rsidR="00110C18" w:rsidRPr="0056388D" w:rsidRDefault="00110C18" w:rsidP="00063728">
            <w:pPr>
              <w:rPr>
                <w:ins w:id="48744" w:author="KIM, Jason" w:date="2019-04-02T13:39:00Z"/>
                <w:rFonts w:ascii="Calibri" w:eastAsia="Times New Roman" w:hAnsi="Calibri" w:cs="Calibri"/>
                <w:color w:val="000000"/>
                <w:lang w:eastAsia="en-AU"/>
              </w:rPr>
            </w:pPr>
            <w:ins w:id="4874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46" w:author="KIM, Jason" w:date="2019-04-02T13:39:00Z"/>
                <w:rFonts w:ascii="Calibri" w:eastAsia="Times New Roman" w:hAnsi="Calibri" w:cs="Calibri"/>
                <w:color w:val="000000"/>
                <w:lang w:eastAsia="en-AU"/>
              </w:rPr>
            </w:pPr>
            <w:ins w:id="48747" w:author="KIM, Jason" w:date="2019-04-02T13:39:00Z">
              <w:r w:rsidRPr="0056388D">
                <w:rPr>
                  <w:rFonts w:ascii="Calibri" w:eastAsia="Times New Roman" w:hAnsi="Calibri" w:cs="Calibri"/>
                  <w:color w:val="000000"/>
                  <w:lang w:eastAsia="en-AU"/>
                </w:rPr>
                <w:t>Chainage 9591</w:t>
              </w:r>
            </w:ins>
          </w:p>
        </w:tc>
        <w:tc>
          <w:tcPr>
            <w:tcW w:w="818" w:type="pct"/>
            <w:noWrap/>
            <w:hideMark/>
          </w:tcPr>
          <w:p w:rsidR="00110C18" w:rsidRPr="0056388D" w:rsidRDefault="00110C18" w:rsidP="00063728">
            <w:pPr>
              <w:jc w:val="right"/>
              <w:rPr>
                <w:ins w:id="48748" w:author="KIM, Jason" w:date="2019-04-02T13:39:00Z"/>
                <w:rFonts w:ascii="Calibri" w:eastAsia="Times New Roman" w:hAnsi="Calibri" w:cs="Calibri"/>
                <w:color w:val="000000"/>
                <w:lang w:eastAsia="en-AU"/>
              </w:rPr>
            </w:pPr>
            <w:ins w:id="487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50" w:author="KIM, Jason" w:date="2019-04-02T13:39:00Z"/>
        </w:trPr>
        <w:tc>
          <w:tcPr>
            <w:tcW w:w="758" w:type="pct"/>
            <w:vMerge/>
            <w:hideMark/>
          </w:tcPr>
          <w:p w:rsidR="00110C18" w:rsidRPr="0056388D" w:rsidRDefault="00110C18" w:rsidP="00063728">
            <w:pPr>
              <w:rPr>
                <w:ins w:id="4875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5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5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54" w:author="KIM, Jason" w:date="2019-04-02T13:39:00Z"/>
                <w:rFonts w:ascii="Calibri" w:eastAsia="Times New Roman" w:hAnsi="Calibri" w:cs="Calibri"/>
                <w:color w:val="000000"/>
                <w:lang w:eastAsia="en-AU"/>
              </w:rPr>
            </w:pPr>
            <w:ins w:id="48755" w:author="KIM, Jason" w:date="2019-04-02T13:39:00Z">
              <w:r w:rsidRPr="0056388D">
                <w:rPr>
                  <w:rFonts w:ascii="Calibri" w:eastAsia="Times New Roman" w:hAnsi="Calibri" w:cs="Calibri"/>
                  <w:color w:val="000000"/>
                  <w:lang w:eastAsia="en-AU"/>
                </w:rPr>
                <w:t>DXE1228</w:t>
              </w:r>
            </w:ins>
          </w:p>
        </w:tc>
        <w:tc>
          <w:tcPr>
            <w:tcW w:w="793" w:type="pct"/>
            <w:noWrap/>
            <w:hideMark/>
          </w:tcPr>
          <w:p w:rsidR="00110C18" w:rsidRPr="0056388D" w:rsidRDefault="00110C18" w:rsidP="00063728">
            <w:pPr>
              <w:rPr>
                <w:ins w:id="48756" w:author="KIM, Jason" w:date="2019-04-02T13:39:00Z"/>
                <w:rFonts w:ascii="Calibri" w:eastAsia="Times New Roman" w:hAnsi="Calibri" w:cs="Calibri"/>
                <w:color w:val="000000"/>
                <w:lang w:eastAsia="en-AU"/>
              </w:rPr>
            </w:pPr>
            <w:ins w:id="4875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58" w:author="KIM, Jason" w:date="2019-04-02T13:39:00Z"/>
                <w:rFonts w:ascii="Calibri" w:eastAsia="Times New Roman" w:hAnsi="Calibri" w:cs="Calibri"/>
                <w:color w:val="000000"/>
                <w:lang w:eastAsia="en-AU"/>
              </w:rPr>
            </w:pPr>
            <w:ins w:id="48759" w:author="KIM, Jason" w:date="2019-04-02T13:39:00Z">
              <w:r w:rsidRPr="0056388D">
                <w:rPr>
                  <w:rFonts w:ascii="Calibri" w:eastAsia="Times New Roman" w:hAnsi="Calibri" w:cs="Calibri"/>
                  <w:color w:val="000000"/>
                  <w:lang w:eastAsia="en-AU"/>
                </w:rPr>
                <w:t>Chainage 9621</w:t>
              </w:r>
            </w:ins>
          </w:p>
        </w:tc>
        <w:tc>
          <w:tcPr>
            <w:tcW w:w="818" w:type="pct"/>
            <w:noWrap/>
            <w:hideMark/>
          </w:tcPr>
          <w:p w:rsidR="00110C18" w:rsidRPr="0056388D" w:rsidRDefault="00110C18" w:rsidP="00063728">
            <w:pPr>
              <w:jc w:val="right"/>
              <w:rPr>
                <w:ins w:id="48760" w:author="KIM, Jason" w:date="2019-04-02T13:39:00Z"/>
                <w:rFonts w:ascii="Calibri" w:eastAsia="Times New Roman" w:hAnsi="Calibri" w:cs="Calibri"/>
                <w:color w:val="000000"/>
                <w:lang w:eastAsia="en-AU"/>
              </w:rPr>
            </w:pPr>
            <w:ins w:id="487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62" w:author="KIM, Jason" w:date="2019-04-02T13:39:00Z"/>
        </w:trPr>
        <w:tc>
          <w:tcPr>
            <w:tcW w:w="758" w:type="pct"/>
            <w:vMerge/>
            <w:hideMark/>
          </w:tcPr>
          <w:p w:rsidR="00110C18" w:rsidRPr="0056388D" w:rsidRDefault="00110C18" w:rsidP="00063728">
            <w:pPr>
              <w:rPr>
                <w:ins w:id="4876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6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6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66" w:author="KIM, Jason" w:date="2019-04-02T13:39:00Z"/>
                <w:rFonts w:ascii="Calibri" w:eastAsia="Times New Roman" w:hAnsi="Calibri" w:cs="Calibri"/>
                <w:color w:val="000000"/>
                <w:lang w:eastAsia="en-AU"/>
              </w:rPr>
            </w:pPr>
            <w:ins w:id="48767" w:author="KIM, Jason" w:date="2019-04-02T13:39:00Z">
              <w:r w:rsidRPr="0056388D">
                <w:rPr>
                  <w:rFonts w:ascii="Calibri" w:eastAsia="Times New Roman" w:hAnsi="Calibri" w:cs="Calibri"/>
                  <w:color w:val="000000"/>
                  <w:lang w:eastAsia="en-AU"/>
                </w:rPr>
                <w:t>DXE1229</w:t>
              </w:r>
            </w:ins>
          </w:p>
        </w:tc>
        <w:tc>
          <w:tcPr>
            <w:tcW w:w="793" w:type="pct"/>
            <w:noWrap/>
            <w:hideMark/>
          </w:tcPr>
          <w:p w:rsidR="00110C18" w:rsidRPr="0056388D" w:rsidRDefault="00110C18" w:rsidP="00063728">
            <w:pPr>
              <w:rPr>
                <w:ins w:id="48768" w:author="KIM, Jason" w:date="2019-04-02T13:39:00Z"/>
                <w:rFonts w:ascii="Calibri" w:eastAsia="Times New Roman" w:hAnsi="Calibri" w:cs="Calibri"/>
                <w:color w:val="000000"/>
                <w:lang w:eastAsia="en-AU"/>
              </w:rPr>
            </w:pPr>
            <w:ins w:id="487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70" w:author="KIM, Jason" w:date="2019-04-02T13:39:00Z"/>
                <w:rFonts w:ascii="Calibri" w:eastAsia="Times New Roman" w:hAnsi="Calibri" w:cs="Calibri"/>
                <w:color w:val="000000"/>
                <w:lang w:eastAsia="en-AU"/>
              </w:rPr>
            </w:pPr>
            <w:ins w:id="48771" w:author="KIM, Jason" w:date="2019-04-02T13:39:00Z">
              <w:r w:rsidRPr="0056388D">
                <w:rPr>
                  <w:rFonts w:ascii="Calibri" w:eastAsia="Times New Roman" w:hAnsi="Calibri" w:cs="Calibri"/>
                  <w:color w:val="000000"/>
                  <w:lang w:eastAsia="en-AU"/>
                </w:rPr>
                <w:t>Chainage 9651</w:t>
              </w:r>
            </w:ins>
          </w:p>
        </w:tc>
        <w:tc>
          <w:tcPr>
            <w:tcW w:w="818" w:type="pct"/>
            <w:noWrap/>
            <w:hideMark/>
          </w:tcPr>
          <w:p w:rsidR="00110C18" w:rsidRPr="0056388D" w:rsidRDefault="00110C18" w:rsidP="00063728">
            <w:pPr>
              <w:jc w:val="right"/>
              <w:rPr>
                <w:ins w:id="48772" w:author="KIM, Jason" w:date="2019-04-02T13:39:00Z"/>
                <w:rFonts w:ascii="Calibri" w:eastAsia="Times New Roman" w:hAnsi="Calibri" w:cs="Calibri"/>
                <w:color w:val="000000"/>
                <w:lang w:eastAsia="en-AU"/>
              </w:rPr>
            </w:pPr>
            <w:ins w:id="48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74" w:author="KIM, Jason" w:date="2019-04-02T13:39:00Z"/>
        </w:trPr>
        <w:tc>
          <w:tcPr>
            <w:tcW w:w="758" w:type="pct"/>
            <w:noWrap/>
            <w:hideMark/>
          </w:tcPr>
          <w:p w:rsidR="00110C18" w:rsidRPr="0056388D" w:rsidRDefault="00110C18" w:rsidP="00063728">
            <w:pPr>
              <w:rPr>
                <w:ins w:id="48775" w:author="KIM, Jason" w:date="2019-04-02T13:39:00Z"/>
                <w:rFonts w:ascii="Calibri" w:eastAsia="Times New Roman" w:hAnsi="Calibri" w:cs="Calibri"/>
                <w:color w:val="000000"/>
                <w:lang w:eastAsia="en-AU"/>
              </w:rPr>
            </w:pPr>
            <w:ins w:id="48776" w:author="KIM, Jason" w:date="2019-04-02T13:39:00Z">
              <w:r w:rsidRPr="0056388D">
                <w:rPr>
                  <w:rFonts w:ascii="Calibri" w:eastAsia="Times New Roman" w:hAnsi="Calibri" w:cs="Calibri"/>
                  <w:color w:val="000000"/>
                  <w:lang w:eastAsia="en-AU"/>
                </w:rPr>
                <w:t>DXE74K3x</w:t>
              </w:r>
            </w:ins>
          </w:p>
        </w:tc>
        <w:tc>
          <w:tcPr>
            <w:tcW w:w="648" w:type="pct"/>
            <w:noWrap/>
            <w:hideMark/>
          </w:tcPr>
          <w:p w:rsidR="00110C18" w:rsidRPr="0056388D" w:rsidRDefault="00110C18" w:rsidP="00063728">
            <w:pPr>
              <w:rPr>
                <w:ins w:id="48777" w:author="KIM, Jason" w:date="2019-04-02T13:39:00Z"/>
                <w:rFonts w:ascii="Calibri" w:eastAsia="Times New Roman" w:hAnsi="Calibri" w:cs="Calibri"/>
                <w:color w:val="000000"/>
                <w:lang w:eastAsia="en-AU"/>
              </w:rPr>
            </w:pPr>
            <w:ins w:id="48778" w:author="KIM, Jason" w:date="2019-04-02T13:39:00Z">
              <w:r w:rsidRPr="0056388D">
                <w:rPr>
                  <w:rFonts w:ascii="Calibri" w:eastAsia="Times New Roman" w:hAnsi="Calibri" w:cs="Calibri"/>
                  <w:color w:val="000000"/>
                  <w:lang w:eastAsia="en-AU"/>
                </w:rPr>
                <w:t>ELZ20406</w:t>
              </w:r>
            </w:ins>
          </w:p>
        </w:tc>
        <w:tc>
          <w:tcPr>
            <w:tcW w:w="516" w:type="pct"/>
            <w:noWrap/>
            <w:hideMark/>
          </w:tcPr>
          <w:p w:rsidR="00110C18" w:rsidRPr="0056388D" w:rsidRDefault="00110C18" w:rsidP="00063728">
            <w:pPr>
              <w:rPr>
                <w:ins w:id="48779" w:author="KIM, Jason" w:date="2019-04-02T13:39:00Z"/>
                <w:rFonts w:ascii="Calibri" w:eastAsia="Times New Roman" w:hAnsi="Calibri" w:cs="Calibri"/>
                <w:color w:val="000000"/>
                <w:lang w:eastAsia="en-AU"/>
              </w:rPr>
            </w:pPr>
            <w:ins w:id="4878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81" w:author="KIM, Jason" w:date="2019-04-02T13:39:00Z"/>
                <w:rFonts w:ascii="Calibri" w:eastAsia="Times New Roman" w:hAnsi="Calibri" w:cs="Calibri"/>
                <w:color w:val="000000"/>
                <w:lang w:eastAsia="en-AU"/>
              </w:rPr>
            </w:pPr>
            <w:ins w:id="48782" w:author="KIM, Jason" w:date="2019-04-02T13:39:00Z">
              <w:r w:rsidRPr="0056388D">
                <w:rPr>
                  <w:rFonts w:ascii="Calibri" w:eastAsia="Times New Roman" w:hAnsi="Calibri" w:cs="Calibri"/>
                  <w:color w:val="000000"/>
                  <w:lang w:eastAsia="en-AU"/>
                </w:rPr>
                <w:t>DXE2231</w:t>
              </w:r>
            </w:ins>
          </w:p>
        </w:tc>
        <w:tc>
          <w:tcPr>
            <w:tcW w:w="793" w:type="pct"/>
            <w:noWrap/>
            <w:hideMark/>
          </w:tcPr>
          <w:p w:rsidR="00110C18" w:rsidRPr="0056388D" w:rsidRDefault="00110C18" w:rsidP="00063728">
            <w:pPr>
              <w:rPr>
                <w:ins w:id="48783" w:author="KIM, Jason" w:date="2019-04-02T13:39:00Z"/>
                <w:rFonts w:ascii="Calibri" w:eastAsia="Times New Roman" w:hAnsi="Calibri" w:cs="Calibri"/>
                <w:color w:val="000000"/>
                <w:lang w:eastAsia="en-AU"/>
              </w:rPr>
            </w:pPr>
            <w:ins w:id="487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785" w:author="KIM, Jason" w:date="2019-04-02T13:39:00Z"/>
                <w:rFonts w:ascii="Calibri" w:eastAsia="Times New Roman" w:hAnsi="Calibri" w:cs="Calibri"/>
                <w:color w:val="000000"/>
                <w:lang w:eastAsia="en-AU"/>
              </w:rPr>
            </w:pPr>
            <w:ins w:id="48786" w:author="KIM, Jason" w:date="2019-04-02T13:39:00Z">
              <w:r w:rsidRPr="0056388D">
                <w:rPr>
                  <w:rFonts w:ascii="Calibri" w:eastAsia="Times New Roman" w:hAnsi="Calibri" w:cs="Calibri"/>
                  <w:color w:val="000000"/>
                  <w:lang w:eastAsia="en-AU"/>
                </w:rPr>
                <w:t>Chainage 9692</w:t>
              </w:r>
            </w:ins>
          </w:p>
        </w:tc>
        <w:tc>
          <w:tcPr>
            <w:tcW w:w="818" w:type="pct"/>
            <w:noWrap/>
            <w:hideMark/>
          </w:tcPr>
          <w:p w:rsidR="00110C18" w:rsidRPr="0056388D" w:rsidRDefault="00110C18" w:rsidP="00063728">
            <w:pPr>
              <w:jc w:val="right"/>
              <w:rPr>
                <w:ins w:id="48787" w:author="KIM, Jason" w:date="2019-04-02T13:39:00Z"/>
                <w:rFonts w:ascii="Calibri" w:eastAsia="Times New Roman" w:hAnsi="Calibri" w:cs="Calibri"/>
                <w:color w:val="000000"/>
                <w:lang w:eastAsia="en-AU"/>
              </w:rPr>
            </w:pPr>
            <w:ins w:id="487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89" w:author="KIM, Jason" w:date="2019-04-02T13:39:00Z"/>
        </w:trPr>
        <w:tc>
          <w:tcPr>
            <w:tcW w:w="758" w:type="pct"/>
            <w:vMerge w:val="restart"/>
            <w:noWrap/>
            <w:hideMark/>
          </w:tcPr>
          <w:p w:rsidR="00110C18" w:rsidRPr="0056388D" w:rsidRDefault="00110C18" w:rsidP="00063728">
            <w:pPr>
              <w:rPr>
                <w:ins w:id="48790" w:author="KIM, Jason" w:date="2019-04-02T13:39:00Z"/>
                <w:rFonts w:ascii="Calibri" w:eastAsia="Times New Roman" w:hAnsi="Calibri" w:cs="Calibri"/>
                <w:color w:val="000000"/>
                <w:lang w:eastAsia="en-AU"/>
              </w:rPr>
            </w:pPr>
            <w:ins w:id="48791" w:author="KIM, Jason" w:date="2019-04-02T13:39:00Z">
              <w:r w:rsidRPr="0056388D">
                <w:rPr>
                  <w:rFonts w:ascii="Calibri" w:eastAsia="Times New Roman" w:hAnsi="Calibri" w:cs="Calibri"/>
                  <w:color w:val="000000"/>
                  <w:lang w:eastAsia="en-AU"/>
                </w:rPr>
                <w:t>DXE74K4x</w:t>
              </w:r>
            </w:ins>
          </w:p>
        </w:tc>
        <w:tc>
          <w:tcPr>
            <w:tcW w:w="648" w:type="pct"/>
            <w:vMerge w:val="restart"/>
            <w:noWrap/>
            <w:hideMark/>
          </w:tcPr>
          <w:p w:rsidR="00110C18" w:rsidRPr="0056388D" w:rsidRDefault="00110C18" w:rsidP="00063728">
            <w:pPr>
              <w:rPr>
                <w:ins w:id="48792" w:author="KIM, Jason" w:date="2019-04-02T13:39:00Z"/>
                <w:rFonts w:ascii="Calibri" w:eastAsia="Times New Roman" w:hAnsi="Calibri" w:cs="Calibri"/>
                <w:color w:val="000000"/>
                <w:lang w:eastAsia="en-AU"/>
              </w:rPr>
            </w:pPr>
            <w:ins w:id="48793" w:author="KIM, Jason" w:date="2019-04-02T13:39:00Z">
              <w:r w:rsidRPr="0056388D">
                <w:rPr>
                  <w:rFonts w:ascii="Calibri" w:eastAsia="Times New Roman" w:hAnsi="Calibri" w:cs="Calibri"/>
                  <w:color w:val="000000"/>
                  <w:lang w:eastAsia="en-AU"/>
                </w:rPr>
                <w:t>ELZ20398</w:t>
              </w:r>
            </w:ins>
          </w:p>
        </w:tc>
        <w:tc>
          <w:tcPr>
            <w:tcW w:w="516" w:type="pct"/>
            <w:vMerge w:val="restart"/>
            <w:noWrap/>
            <w:hideMark/>
          </w:tcPr>
          <w:p w:rsidR="00110C18" w:rsidRPr="0056388D" w:rsidRDefault="00110C18" w:rsidP="00063728">
            <w:pPr>
              <w:rPr>
                <w:ins w:id="48794" w:author="KIM, Jason" w:date="2019-04-02T13:39:00Z"/>
                <w:rFonts w:ascii="Calibri" w:eastAsia="Times New Roman" w:hAnsi="Calibri" w:cs="Calibri"/>
                <w:color w:val="000000"/>
                <w:lang w:eastAsia="en-AU"/>
              </w:rPr>
            </w:pPr>
            <w:ins w:id="48795"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96" w:author="KIM, Jason" w:date="2019-04-02T13:39:00Z"/>
                <w:rFonts w:ascii="Calibri" w:eastAsia="Times New Roman" w:hAnsi="Calibri" w:cs="Calibri"/>
                <w:color w:val="000000"/>
                <w:lang w:eastAsia="en-AU"/>
              </w:rPr>
            </w:pPr>
            <w:ins w:id="48797" w:author="KIM, Jason" w:date="2019-04-02T13:39:00Z">
              <w:r w:rsidRPr="0056388D">
                <w:rPr>
                  <w:rFonts w:ascii="Calibri" w:eastAsia="Times New Roman" w:hAnsi="Calibri" w:cs="Calibri"/>
                  <w:color w:val="000000"/>
                  <w:lang w:eastAsia="en-AU"/>
                </w:rPr>
                <w:t>DXE2228</w:t>
              </w:r>
            </w:ins>
          </w:p>
        </w:tc>
        <w:tc>
          <w:tcPr>
            <w:tcW w:w="793" w:type="pct"/>
            <w:noWrap/>
            <w:hideMark/>
          </w:tcPr>
          <w:p w:rsidR="00110C18" w:rsidRPr="0056388D" w:rsidRDefault="00110C18" w:rsidP="00063728">
            <w:pPr>
              <w:rPr>
                <w:ins w:id="48798" w:author="KIM, Jason" w:date="2019-04-02T13:39:00Z"/>
                <w:rFonts w:ascii="Calibri" w:eastAsia="Times New Roman" w:hAnsi="Calibri" w:cs="Calibri"/>
                <w:color w:val="000000"/>
                <w:lang w:eastAsia="en-AU"/>
              </w:rPr>
            </w:pPr>
            <w:ins w:id="4879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00" w:author="KIM, Jason" w:date="2019-04-02T13:39:00Z"/>
                <w:rFonts w:ascii="Calibri" w:eastAsia="Times New Roman" w:hAnsi="Calibri" w:cs="Calibri"/>
                <w:color w:val="000000"/>
                <w:lang w:eastAsia="en-AU"/>
              </w:rPr>
            </w:pPr>
            <w:ins w:id="48801" w:author="KIM, Jason" w:date="2019-04-02T13:39:00Z">
              <w:r w:rsidRPr="0056388D">
                <w:rPr>
                  <w:rFonts w:ascii="Calibri" w:eastAsia="Times New Roman" w:hAnsi="Calibri" w:cs="Calibri"/>
                  <w:color w:val="000000"/>
                  <w:lang w:eastAsia="en-AU"/>
                </w:rPr>
                <w:t>Chainage 9580</w:t>
              </w:r>
            </w:ins>
          </w:p>
        </w:tc>
        <w:tc>
          <w:tcPr>
            <w:tcW w:w="818" w:type="pct"/>
            <w:noWrap/>
            <w:hideMark/>
          </w:tcPr>
          <w:p w:rsidR="00110C18" w:rsidRPr="0056388D" w:rsidRDefault="00110C18" w:rsidP="00063728">
            <w:pPr>
              <w:jc w:val="right"/>
              <w:rPr>
                <w:ins w:id="48802" w:author="KIM, Jason" w:date="2019-04-02T13:39:00Z"/>
                <w:rFonts w:ascii="Calibri" w:eastAsia="Times New Roman" w:hAnsi="Calibri" w:cs="Calibri"/>
                <w:color w:val="000000"/>
                <w:lang w:eastAsia="en-AU"/>
              </w:rPr>
            </w:pPr>
            <w:ins w:id="488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04" w:author="KIM, Jason" w:date="2019-04-02T13:39:00Z"/>
        </w:trPr>
        <w:tc>
          <w:tcPr>
            <w:tcW w:w="758" w:type="pct"/>
            <w:vMerge/>
            <w:hideMark/>
          </w:tcPr>
          <w:p w:rsidR="00110C18" w:rsidRPr="0056388D" w:rsidRDefault="00110C18" w:rsidP="00063728">
            <w:pPr>
              <w:rPr>
                <w:ins w:id="4880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0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0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08" w:author="KIM, Jason" w:date="2019-04-02T13:39:00Z"/>
                <w:rFonts w:ascii="Calibri" w:eastAsia="Times New Roman" w:hAnsi="Calibri" w:cs="Calibri"/>
                <w:color w:val="000000"/>
                <w:lang w:eastAsia="en-AU"/>
              </w:rPr>
            </w:pPr>
            <w:ins w:id="48809" w:author="KIM, Jason" w:date="2019-04-02T13:39:00Z">
              <w:r w:rsidRPr="0056388D">
                <w:rPr>
                  <w:rFonts w:ascii="Calibri" w:eastAsia="Times New Roman" w:hAnsi="Calibri" w:cs="Calibri"/>
                  <w:color w:val="000000"/>
                  <w:lang w:eastAsia="en-AU"/>
                </w:rPr>
                <w:t>DXE2229</w:t>
              </w:r>
            </w:ins>
          </w:p>
        </w:tc>
        <w:tc>
          <w:tcPr>
            <w:tcW w:w="793" w:type="pct"/>
            <w:noWrap/>
            <w:hideMark/>
          </w:tcPr>
          <w:p w:rsidR="00110C18" w:rsidRPr="0056388D" w:rsidRDefault="00110C18" w:rsidP="00063728">
            <w:pPr>
              <w:rPr>
                <w:ins w:id="48810" w:author="KIM, Jason" w:date="2019-04-02T13:39:00Z"/>
                <w:rFonts w:ascii="Calibri" w:eastAsia="Times New Roman" w:hAnsi="Calibri" w:cs="Calibri"/>
                <w:color w:val="000000"/>
                <w:lang w:eastAsia="en-AU"/>
              </w:rPr>
            </w:pPr>
            <w:ins w:id="4881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12" w:author="KIM, Jason" w:date="2019-04-02T13:39:00Z"/>
                <w:rFonts w:ascii="Calibri" w:eastAsia="Times New Roman" w:hAnsi="Calibri" w:cs="Calibri"/>
                <w:color w:val="000000"/>
                <w:lang w:eastAsia="en-AU"/>
              </w:rPr>
            </w:pPr>
            <w:ins w:id="48813" w:author="KIM, Jason" w:date="2019-04-02T13:39:00Z">
              <w:r w:rsidRPr="0056388D">
                <w:rPr>
                  <w:rFonts w:ascii="Calibri" w:eastAsia="Times New Roman" w:hAnsi="Calibri" w:cs="Calibri"/>
                  <w:color w:val="000000"/>
                  <w:lang w:eastAsia="en-AU"/>
                </w:rPr>
                <w:t>Chainage 9610</w:t>
              </w:r>
            </w:ins>
          </w:p>
        </w:tc>
        <w:tc>
          <w:tcPr>
            <w:tcW w:w="818" w:type="pct"/>
            <w:noWrap/>
            <w:hideMark/>
          </w:tcPr>
          <w:p w:rsidR="00110C18" w:rsidRPr="0056388D" w:rsidRDefault="00110C18" w:rsidP="00063728">
            <w:pPr>
              <w:jc w:val="right"/>
              <w:rPr>
                <w:ins w:id="48814" w:author="KIM, Jason" w:date="2019-04-02T13:39:00Z"/>
                <w:rFonts w:ascii="Calibri" w:eastAsia="Times New Roman" w:hAnsi="Calibri" w:cs="Calibri"/>
                <w:color w:val="000000"/>
                <w:lang w:eastAsia="en-AU"/>
              </w:rPr>
            </w:pPr>
            <w:ins w:id="488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16" w:author="KIM, Jason" w:date="2019-04-02T13:39:00Z"/>
        </w:trPr>
        <w:tc>
          <w:tcPr>
            <w:tcW w:w="758" w:type="pct"/>
            <w:vMerge/>
            <w:hideMark/>
          </w:tcPr>
          <w:p w:rsidR="00110C18" w:rsidRPr="0056388D" w:rsidRDefault="00110C18" w:rsidP="00063728">
            <w:pPr>
              <w:rPr>
                <w:ins w:id="488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20" w:author="KIM, Jason" w:date="2019-04-02T13:39:00Z"/>
                <w:rFonts w:ascii="Calibri" w:eastAsia="Times New Roman" w:hAnsi="Calibri" w:cs="Calibri"/>
                <w:color w:val="000000"/>
                <w:lang w:eastAsia="en-AU"/>
              </w:rPr>
            </w:pPr>
            <w:ins w:id="48821" w:author="KIM, Jason" w:date="2019-04-02T13:39:00Z">
              <w:r w:rsidRPr="0056388D">
                <w:rPr>
                  <w:rFonts w:ascii="Calibri" w:eastAsia="Times New Roman" w:hAnsi="Calibri" w:cs="Calibri"/>
                  <w:color w:val="000000"/>
                  <w:lang w:eastAsia="en-AU"/>
                </w:rPr>
                <w:t>DXE2230</w:t>
              </w:r>
            </w:ins>
          </w:p>
        </w:tc>
        <w:tc>
          <w:tcPr>
            <w:tcW w:w="793" w:type="pct"/>
            <w:noWrap/>
            <w:hideMark/>
          </w:tcPr>
          <w:p w:rsidR="00110C18" w:rsidRPr="0056388D" w:rsidRDefault="00110C18" w:rsidP="00063728">
            <w:pPr>
              <w:rPr>
                <w:ins w:id="48822" w:author="KIM, Jason" w:date="2019-04-02T13:39:00Z"/>
                <w:rFonts w:ascii="Calibri" w:eastAsia="Times New Roman" w:hAnsi="Calibri" w:cs="Calibri"/>
                <w:color w:val="000000"/>
                <w:lang w:eastAsia="en-AU"/>
              </w:rPr>
            </w:pPr>
            <w:ins w:id="4882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24" w:author="KIM, Jason" w:date="2019-04-02T13:39:00Z"/>
                <w:rFonts w:ascii="Calibri" w:eastAsia="Times New Roman" w:hAnsi="Calibri" w:cs="Calibri"/>
                <w:color w:val="000000"/>
                <w:lang w:eastAsia="en-AU"/>
              </w:rPr>
            </w:pPr>
            <w:ins w:id="48825" w:author="KIM, Jason" w:date="2019-04-02T13:39:00Z">
              <w:r w:rsidRPr="0056388D">
                <w:rPr>
                  <w:rFonts w:ascii="Calibri" w:eastAsia="Times New Roman" w:hAnsi="Calibri" w:cs="Calibri"/>
                  <w:color w:val="000000"/>
                  <w:lang w:eastAsia="en-AU"/>
                </w:rPr>
                <w:t>Chainage 9640</w:t>
              </w:r>
            </w:ins>
          </w:p>
        </w:tc>
        <w:tc>
          <w:tcPr>
            <w:tcW w:w="818" w:type="pct"/>
            <w:noWrap/>
            <w:hideMark/>
          </w:tcPr>
          <w:p w:rsidR="00110C18" w:rsidRPr="0056388D" w:rsidRDefault="00110C18" w:rsidP="00063728">
            <w:pPr>
              <w:jc w:val="right"/>
              <w:rPr>
                <w:ins w:id="48826" w:author="KIM, Jason" w:date="2019-04-02T13:39:00Z"/>
                <w:rFonts w:ascii="Calibri" w:eastAsia="Times New Roman" w:hAnsi="Calibri" w:cs="Calibri"/>
                <w:color w:val="000000"/>
                <w:lang w:eastAsia="en-AU"/>
              </w:rPr>
            </w:pPr>
            <w:ins w:id="48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28" w:author="KIM, Jason" w:date="2019-04-02T13:39:00Z"/>
        </w:trPr>
        <w:tc>
          <w:tcPr>
            <w:tcW w:w="758" w:type="pct"/>
            <w:vMerge w:val="restart"/>
            <w:noWrap/>
            <w:hideMark/>
          </w:tcPr>
          <w:p w:rsidR="00110C18" w:rsidRPr="0056388D" w:rsidRDefault="00110C18" w:rsidP="00063728">
            <w:pPr>
              <w:rPr>
                <w:ins w:id="48829" w:author="KIM, Jason" w:date="2019-04-02T13:39:00Z"/>
                <w:rFonts w:ascii="Calibri" w:eastAsia="Times New Roman" w:hAnsi="Calibri" w:cs="Calibri"/>
                <w:color w:val="000000"/>
                <w:lang w:eastAsia="en-AU"/>
              </w:rPr>
            </w:pPr>
            <w:ins w:id="48830" w:author="KIM, Jason" w:date="2019-04-02T13:39:00Z">
              <w:r w:rsidRPr="0056388D">
                <w:rPr>
                  <w:rFonts w:ascii="Calibri" w:eastAsia="Times New Roman" w:hAnsi="Calibri" w:cs="Calibri"/>
                  <w:color w:val="000000"/>
                  <w:lang w:eastAsia="en-AU"/>
                </w:rPr>
                <w:t>DXE81NK2x</w:t>
              </w:r>
            </w:ins>
          </w:p>
        </w:tc>
        <w:tc>
          <w:tcPr>
            <w:tcW w:w="648" w:type="pct"/>
            <w:vMerge w:val="restart"/>
            <w:noWrap/>
            <w:hideMark/>
          </w:tcPr>
          <w:p w:rsidR="00110C18" w:rsidRPr="0056388D" w:rsidRDefault="00110C18" w:rsidP="00063728">
            <w:pPr>
              <w:rPr>
                <w:ins w:id="48831" w:author="KIM, Jason" w:date="2019-04-02T13:39:00Z"/>
                <w:rFonts w:ascii="Calibri" w:eastAsia="Times New Roman" w:hAnsi="Calibri" w:cs="Calibri"/>
                <w:color w:val="000000"/>
                <w:lang w:eastAsia="en-AU"/>
              </w:rPr>
            </w:pPr>
            <w:ins w:id="48832" w:author="KIM, Jason" w:date="2019-04-02T13:39:00Z">
              <w:r w:rsidRPr="0056388D">
                <w:rPr>
                  <w:rFonts w:ascii="Calibri" w:eastAsia="Times New Roman" w:hAnsi="Calibri" w:cs="Calibri"/>
                  <w:color w:val="000000"/>
                  <w:lang w:eastAsia="en-AU"/>
                </w:rPr>
                <w:t>ELZ10072</w:t>
              </w:r>
            </w:ins>
          </w:p>
        </w:tc>
        <w:tc>
          <w:tcPr>
            <w:tcW w:w="516" w:type="pct"/>
            <w:vMerge w:val="restart"/>
            <w:noWrap/>
            <w:hideMark/>
          </w:tcPr>
          <w:p w:rsidR="00110C18" w:rsidRPr="0056388D" w:rsidRDefault="00110C18" w:rsidP="00063728">
            <w:pPr>
              <w:rPr>
                <w:ins w:id="48833" w:author="KIM, Jason" w:date="2019-04-02T13:39:00Z"/>
                <w:rFonts w:ascii="Calibri" w:eastAsia="Times New Roman" w:hAnsi="Calibri" w:cs="Calibri"/>
                <w:color w:val="000000"/>
                <w:lang w:eastAsia="en-AU"/>
              </w:rPr>
            </w:pPr>
            <w:ins w:id="48834"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8835" w:author="KIM, Jason" w:date="2019-04-02T13:39:00Z"/>
                <w:rFonts w:ascii="Calibri" w:eastAsia="Times New Roman" w:hAnsi="Calibri" w:cs="Calibri"/>
                <w:color w:val="000000"/>
                <w:lang w:eastAsia="en-AU"/>
              </w:rPr>
            </w:pPr>
            <w:ins w:id="48836" w:author="KIM, Jason" w:date="2019-04-02T13:39:00Z">
              <w:r w:rsidRPr="0056388D">
                <w:rPr>
                  <w:rFonts w:ascii="Calibri" w:eastAsia="Times New Roman" w:hAnsi="Calibri" w:cs="Calibri"/>
                  <w:color w:val="000000"/>
                  <w:lang w:eastAsia="en-AU"/>
                </w:rPr>
                <w:t>DXE7001</w:t>
              </w:r>
            </w:ins>
          </w:p>
        </w:tc>
        <w:tc>
          <w:tcPr>
            <w:tcW w:w="793" w:type="pct"/>
            <w:noWrap/>
            <w:hideMark/>
          </w:tcPr>
          <w:p w:rsidR="00110C18" w:rsidRPr="0056388D" w:rsidRDefault="00110C18" w:rsidP="00063728">
            <w:pPr>
              <w:rPr>
                <w:ins w:id="48837" w:author="KIM, Jason" w:date="2019-04-02T13:39:00Z"/>
                <w:rFonts w:ascii="Calibri" w:eastAsia="Times New Roman" w:hAnsi="Calibri" w:cs="Calibri"/>
                <w:color w:val="000000"/>
                <w:lang w:eastAsia="en-AU"/>
              </w:rPr>
            </w:pPr>
            <w:ins w:id="488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39" w:author="KIM, Jason" w:date="2019-04-02T13:39:00Z"/>
                <w:rFonts w:ascii="Calibri" w:eastAsia="Times New Roman" w:hAnsi="Calibri" w:cs="Calibri"/>
                <w:color w:val="000000"/>
                <w:lang w:eastAsia="en-AU"/>
              </w:rPr>
            </w:pPr>
            <w:ins w:id="48840" w:author="KIM, Jason" w:date="2019-04-02T13:39:00Z">
              <w:r w:rsidRPr="0056388D">
                <w:rPr>
                  <w:rFonts w:ascii="Calibri" w:eastAsia="Times New Roman" w:hAnsi="Calibri" w:cs="Calibri"/>
                  <w:color w:val="000000"/>
                  <w:lang w:eastAsia="en-AU"/>
                </w:rPr>
                <w:t>Chainage 365</w:t>
              </w:r>
            </w:ins>
          </w:p>
        </w:tc>
        <w:tc>
          <w:tcPr>
            <w:tcW w:w="818" w:type="pct"/>
            <w:noWrap/>
            <w:hideMark/>
          </w:tcPr>
          <w:p w:rsidR="00110C18" w:rsidRPr="0056388D" w:rsidRDefault="00110C18" w:rsidP="00063728">
            <w:pPr>
              <w:jc w:val="right"/>
              <w:rPr>
                <w:ins w:id="48841" w:author="KIM, Jason" w:date="2019-04-02T13:39:00Z"/>
                <w:rFonts w:ascii="Calibri" w:eastAsia="Times New Roman" w:hAnsi="Calibri" w:cs="Calibri"/>
                <w:color w:val="000000"/>
                <w:lang w:eastAsia="en-AU"/>
              </w:rPr>
            </w:pPr>
            <w:ins w:id="488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43" w:author="KIM, Jason" w:date="2019-04-02T13:39:00Z"/>
        </w:trPr>
        <w:tc>
          <w:tcPr>
            <w:tcW w:w="758" w:type="pct"/>
            <w:vMerge/>
            <w:hideMark/>
          </w:tcPr>
          <w:p w:rsidR="00110C18" w:rsidRPr="0056388D" w:rsidRDefault="00110C18" w:rsidP="00063728">
            <w:pPr>
              <w:rPr>
                <w:ins w:id="4884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4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4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47" w:author="KIM, Jason" w:date="2019-04-02T13:39:00Z"/>
                <w:rFonts w:ascii="Calibri" w:eastAsia="Times New Roman" w:hAnsi="Calibri" w:cs="Calibri"/>
                <w:color w:val="000000"/>
                <w:lang w:eastAsia="en-AU"/>
              </w:rPr>
            </w:pPr>
            <w:ins w:id="48848" w:author="KIM, Jason" w:date="2019-04-02T13:39:00Z">
              <w:r w:rsidRPr="0056388D">
                <w:rPr>
                  <w:rFonts w:ascii="Calibri" w:eastAsia="Times New Roman" w:hAnsi="Calibri" w:cs="Calibri"/>
                  <w:color w:val="000000"/>
                  <w:lang w:eastAsia="en-AU"/>
                </w:rPr>
                <w:t>DXE7002</w:t>
              </w:r>
            </w:ins>
          </w:p>
        </w:tc>
        <w:tc>
          <w:tcPr>
            <w:tcW w:w="793" w:type="pct"/>
            <w:noWrap/>
            <w:hideMark/>
          </w:tcPr>
          <w:p w:rsidR="00110C18" w:rsidRPr="0056388D" w:rsidRDefault="00110C18" w:rsidP="00063728">
            <w:pPr>
              <w:rPr>
                <w:ins w:id="48849" w:author="KIM, Jason" w:date="2019-04-02T13:39:00Z"/>
                <w:rFonts w:ascii="Calibri" w:eastAsia="Times New Roman" w:hAnsi="Calibri" w:cs="Calibri"/>
                <w:color w:val="000000"/>
                <w:lang w:eastAsia="en-AU"/>
              </w:rPr>
            </w:pPr>
            <w:ins w:id="488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51" w:author="KIM, Jason" w:date="2019-04-02T13:39:00Z"/>
                <w:rFonts w:ascii="Calibri" w:eastAsia="Times New Roman" w:hAnsi="Calibri" w:cs="Calibri"/>
                <w:color w:val="000000"/>
                <w:lang w:eastAsia="en-AU"/>
              </w:rPr>
            </w:pPr>
            <w:ins w:id="48852" w:author="KIM, Jason" w:date="2019-04-02T13:39:00Z">
              <w:r w:rsidRPr="0056388D">
                <w:rPr>
                  <w:rFonts w:ascii="Calibri" w:eastAsia="Times New Roman" w:hAnsi="Calibri" w:cs="Calibri"/>
                  <w:color w:val="000000"/>
                  <w:lang w:eastAsia="en-AU"/>
                </w:rPr>
                <w:t>Chainage 395</w:t>
              </w:r>
            </w:ins>
          </w:p>
        </w:tc>
        <w:tc>
          <w:tcPr>
            <w:tcW w:w="818" w:type="pct"/>
            <w:noWrap/>
            <w:hideMark/>
          </w:tcPr>
          <w:p w:rsidR="00110C18" w:rsidRPr="0056388D" w:rsidRDefault="00110C18" w:rsidP="00063728">
            <w:pPr>
              <w:jc w:val="right"/>
              <w:rPr>
                <w:ins w:id="48853" w:author="KIM, Jason" w:date="2019-04-02T13:39:00Z"/>
                <w:rFonts w:ascii="Calibri" w:eastAsia="Times New Roman" w:hAnsi="Calibri" w:cs="Calibri"/>
                <w:color w:val="000000"/>
                <w:lang w:eastAsia="en-AU"/>
              </w:rPr>
            </w:pPr>
            <w:ins w:id="48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55" w:author="KIM, Jason" w:date="2019-04-02T13:39:00Z"/>
        </w:trPr>
        <w:tc>
          <w:tcPr>
            <w:tcW w:w="758" w:type="pct"/>
            <w:vMerge/>
            <w:hideMark/>
          </w:tcPr>
          <w:p w:rsidR="00110C18" w:rsidRPr="0056388D" w:rsidRDefault="00110C18" w:rsidP="00063728">
            <w:pPr>
              <w:rPr>
                <w:ins w:id="488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59" w:author="KIM, Jason" w:date="2019-04-02T13:39:00Z"/>
                <w:rFonts w:ascii="Calibri" w:eastAsia="Times New Roman" w:hAnsi="Calibri" w:cs="Calibri"/>
                <w:color w:val="000000"/>
                <w:lang w:eastAsia="en-AU"/>
              </w:rPr>
            </w:pPr>
            <w:ins w:id="48860" w:author="KIM, Jason" w:date="2019-04-02T13:39:00Z">
              <w:r w:rsidRPr="0056388D">
                <w:rPr>
                  <w:rFonts w:ascii="Calibri" w:eastAsia="Times New Roman" w:hAnsi="Calibri" w:cs="Calibri"/>
                  <w:color w:val="000000"/>
                  <w:lang w:eastAsia="en-AU"/>
                </w:rPr>
                <w:t>DXE7003</w:t>
              </w:r>
            </w:ins>
          </w:p>
        </w:tc>
        <w:tc>
          <w:tcPr>
            <w:tcW w:w="793" w:type="pct"/>
            <w:noWrap/>
            <w:hideMark/>
          </w:tcPr>
          <w:p w:rsidR="00110C18" w:rsidRPr="0056388D" w:rsidRDefault="00110C18" w:rsidP="00063728">
            <w:pPr>
              <w:rPr>
                <w:ins w:id="48861" w:author="KIM, Jason" w:date="2019-04-02T13:39:00Z"/>
                <w:rFonts w:ascii="Calibri" w:eastAsia="Times New Roman" w:hAnsi="Calibri" w:cs="Calibri"/>
                <w:color w:val="000000"/>
                <w:lang w:eastAsia="en-AU"/>
              </w:rPr>
            </w:pPr>
            <w:ins w:id="488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63" w:author="KIM, Jason" w:date="2019-04-02T13:39:00Z"/>
                <w:rFonts w:ascii="Calibri" w:eastAsia="Times New Roman" w:hAnsi="Calibri" w:cs="Calibri"/>
                <w:color w:val="000000"/>
                <w:lang w:eastAsia="en-AU"/>
              </w:rPr>
            </w:pPr>
            <w:ins w:id="48864" w:author="KIM, Jason" w:date="2019-04-02T13:39:00Z">
              <w:r w:rsidRPr="0056388D">
                <w:rPr>
                  <w:rFonts w:ascii="Calibri" w:eastAsia="Times New Roman" w:hAnsi="Calibri" w:cs="Calibri"/>
                  <w:color w:val="000000"/>
                  <w:lang w:eastAsia="en-AU"/>
                </w:rPr>
                <w:t>Chainage 425</w:t>
              </w:r>
            </w:ins>
          </w:p>
        </w:tc>
        <w:tc>
          <w:tcPr>
            <w:tcW w:w="818" w:type="pct"/>
            <w:noWrap/>
            <w:hideMark/>
          </w:tcPr>
          <w:p w:rsidR="00110C18" w:rsidRPr="0056388D" w:rsidRDefault="00110C18" w:rsidP="00063728">
            <w:pPr>
              <w:jc w:val="right"/>
              <w:rPr>
                <w:ins w:id="48865" w:author="KIM, Jason" w:date="2019-04-02T13:39:00Z"/>
                <w:rFonts w:ascii="Calibri" w:eastAsia="Times New Roman" w:hAnsi="Calibri" w:cs="Calibri"/>
                <w:color w:val="000000"/>
                <w:lang w:eastAsia="en-AU"/>
              </w:rPr>
            </w:pPr>
            <w:ins w:id="48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67" w:author="KIM, Jason" w:date="2019-04-02T13:39:00Z"/>
        </w:trPr>
        <w:tc>
          <w:tcPr>
            <w:tcW w:w="758" w:type="pct"/>
            <w:vMerge w:val="restart"/>
            <w:noWrap/>
            <w:hideMark/>
          </w:tcPr>
          <w:p w:rsidR="00110C18" w:rsidRPr="0056388D" w:rsidRDefault="00110C18" w:rsidP="00063728">
            <w:pPr>
              <w:rPr>
                <w:ins w:id="48868" w:author="KIM, Jason" w:date="2019-04-02T13:39:00Z"/>
                <w:rFonts w:ascii="Calibri" w:eastAsia="Times New Roman" w:hAnsi="Calibri" w:cs="Calibri"/>
                <w:color w:val="000000"/>
                <w:lang w:eastAsia="en-AU"/>
              </w:rPr>
            </w:pPr>
            <w:ins w:id="48869" w:author="KIM, Jason" w:date="2019-04-02T13:39:00Z">
              <w:r w:rsidRPr="0056388D">
                <w:rPr>
                  <w:rFonts w:ascii="Calibri" w:eastAsia="Times New Roman" w:hAnsi="Calibri" w:cs="Calibri"/>
                  <w:color w:val="000000"/>
                  <w:lang w:eastAsia="en-AU"/>
                </w:rPr>
                <w:t>DXE81SK4x</w:t>
              </w:r>
            </w:ins>
          </w:p>
        </w:tc>
        <w:tc>
          <w:tcPr>
            <w:tcW w:w="648" w:type="pct"/>
            <w:vMerge w:val="restart"/>
            <w:noWrap/>
            <w:hideMark/>
          </w:tcPr>
          <w:p w:rsidR="00110C18" w:rsidRPr="0056388D" w:rsidRDefault="00110C18" w:rsidP="00063728">
            <w:pPr>
              <w:rPr>
                <w:ins w:id="48870" w:author="KIM, Jason" w:date="2019-04-02T13:39:00Z"/>
                <w:rFonts w:ascii="Calibri" w:eastAsia="Times New Roman" w:hAnsi="Calibri" w:cs="Calibri"/>
                <w:color w:val="000000"/>
                <w:lang w:eastAsia="en-AU"/>
              </w:rPr>
            </w:pPr>
            <w:ins w:id="48871" w:author="KIM, Jason" w:date="2019-04-02T13:39:00Z">
              <w:r w:rsidRPr="0056388D">
                <w:rPr>
                  <w:rFonts w:ascii="Calibri" w:eastAsia="Times New Roman" w:hAnsi="Calibri" w:cs="Calibri"/>
                  <w:color w:val="000000"/>
                  <w:lang w:eastAsia="en-AU"/>
                </w:rPr>
                <w:t>ELZ20072</w:t>
              </w:r>
            </w:ins>
          </w:p>
        </w:tc>
        <w:tc>
          <w:tcPr>
            <w:tcW w:w="516" w:type="pct"/>
            <w:vMerge w:val="restart"/>
            <w:noWrap/>
            <w:hideMark/>
          </w:tcPr>
          <w:p w:rsidR="00110C18" w:rsidRPr="0056388D" w:rsidRDefault="00110C18" w:rsidP="00063728">
            <w:pPr>
              <w:rPr>
                <w:ins w:id="48872" w:author="KIM, Jason" w:date="2019-04-02T13:39:00Z"/>
                <w:rFonts w:ascii="Calibri" w:eastAsia="Times New Roman" w:hAnsi="Calibri" w:cs="Calibri"/>
                <w:color w:val="000000"/>
                <w:lang w:eastAsia="en-AU"/>
              </w:rPr>
            </w:pPr>
            <w:ins w:id="48873"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8874" w:author="KIM, Jason" w:date="2019-04-02T13:39:00Z"/>
                <w:rFonts w:ascii="Calibri" w:eastAsia="Times New Roman" w:hAnsi="Calibri" w:cs="Calibri"/>
                <w:color w:val="000000"/>
                <w:lang w:eastAsia="en-AU"/>
              </w:rPr>
            </w:pPr>
            <w:ins w:id="48875" w:author="KIM, Jason" w:date="2019-04-02T13:39:00Z">
              <w:r w:rsidRPr="0056388D">
                <w:rPr>
                  <w:rFonts w:ascii="Calibri" w:eastAsia="Times New Roman" w:hAnsi="Calibri" w:cs="Calibri"/>
                  <w:color w:val="000000"/>
                  <w:lang w:eastAsia="en-AU"/>
                </w:rPr>
                <w:t>DXE8000</w:t>
              </w:r>
            </w:ins>
          </w:p>
        </w:tc>
        <w:tc>
          <w:tcPr>
            <w:tcW w:w="793" w:type="pct"/>
            <w:noWrap/>
            <w:hideMark/>
          </w:tcPr>
          <w:p w:rsidR="00110C18" w:rsidRPr="0056388D" w:rsidRDefault="00110C18" w:rsidP="00063728">
            <w:pPr>
              <w:rPr>
                <w:ins w:id="48876" w:author="KIM, Jason" w:date="2019-04-02T13:39:00Z"/>
                <w:rFonts w:ascii="Calibri" w:eastAsia="Times New Roman" w:hAnsi="Calibri" w:cs="Calibri"/>
                <w:color w:val="000000"/>
                <w:lang w:eastAsia="en-AU"/>
              </w:rPr>
            </w:pPr>
            <w:ins w:id="4887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78" w:author="KIM, Jason" w:date="2019-04-02T13:39:00Z"/>
                <w:rFonts w:ascii="Calibri" w:eastAsia="Times New Roman" w:hAnsi="Calibri" w:cs="Calibri"/>
                <w:color w:val="000000"/>
                <w:lang w:eastAsia="en-AU"/>
              </w:rPr>
            </w:pPr>
            <w:ins w:id="48879" w:author="KIM, Jason" w:date="2019-04-02T13:39:00Z">
              <w:r w:rsidRPr="0056388D">
                <w:rPr>
                  <w:rFonts w:ascii="Calibri" w:eastAsia="Times New Roman" w:hAnsi="Calibri" w:cs="Calibri"/>
                  <w:color w:val="000000"/>
                  <w:lang w:eastAsia="en-AU"/>
                </w:rPr>
                <w:t>Chainage 1332</w:t>
              </w:r>
            </w:ins>
          </w:p>
        </w:tc>
        <w:tc>
          <w:tcPr>
            <w:tcW w:w="818" w:type="pct"/>
            <w:noWrap/>
            <w:hideMark/>
          </w:tcPr>
          <w:p w:rsidR="00110C18" w:rsidRPr="0056388D" w:rsidRDefault="00110C18" w:rsidP="00063728">
            <w:pPr>
              <w:jc w:val="right"/>
              <w:rPr>
                <w:ins w:id="48880" w:author="KIM, Jason" w:date="2019-04-02T13:39:00Z"/>
                <w:rFonts w:ascii="Calibri" w:eastAsia="Times New Roman" w:hAnsi="Calibri" w:cs="Calibri"/>
                <w:color w:val="000000"/>
                <w:lang w:eastAsia="en-AU"/>
              </w:rPr>
            </w:pPr>
            <w:ins w:id="488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82" w:author="KIM, Jason" w:date="2019-04-02T13:39:00Z"/>
        </w:trPr>
        <w:tc>
          <w:tcPr>
            <w:tcW w:w="758" w:type="pct"/>
            <w:vMerge/>
            <w:hideMark/>
          </w:tcPr>
          <w:p w:rsidR="00110C18" w:rsidRPr="0056388D" w:rsidRDefault="00110C18" w:rsidP="00063728">
            <w:pPr>
              <w:rPr>
                <w:ins w:id="4888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8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8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86" w:author="KIM, Jason" w:date="2019-04-02T13:39:00Z"/>
                <w:rFonts w:ascii="Calibri" w:eastAsia="Times New Roman" w:hAnsi="Calibri" w:cs="Calibri"/>
                <w:color w:val="000000"/>
                <w:lang w:eastAsia="en-AU"/>
              </w:rPr>
            </w:pPr>
            <w:ins w:id="48887" w:author="KIM, Jason" w:date="2019-04-02T13:39:00Z">
              <w:r w:rsidRPr="0056388D">
                <w:rPr>
                  <w:rFonts w:ascii="Calibri" w:eastAsia="Times New Roman" w:hAnsi="Calibri" w:cs="Calibri"/>
                  <w:color w:val="000000"/>
                  <w:lang w:eastAsia="en-AU"/>
                </w:rPr>
                <w:t>DXE8001</w:t>
              </w:r>
            </w:ins>
          </w:p>
        </w:tc>
        <w:tc>
          <w:tcPr>
            <w:tcW w:w="793" w:type="pct"/>
            <w:noWrap/>
            <w:hideMark/>
          </w:tcPr>
          <w:p w:rsidR="00110C18" w:rsidRPr="0056388D" w:rsidRDefault="00110C18" w:rsidP="00063728">
            <w:pPr>
              <w:rPr>
                <w:ins w:id="48888" w:author="KIM, Jason" w:date="2019-04-02T13:39:00Z"/>
                <w:rFonts w:ascii="Calibri" w:eastAsia="Times New Roman" w:hAnsi="Calibri" w:cs="Calibri"/>
                <w:color w:val="000000"/>
                <w:lang w:eastAsia="en-AU"/>
              </w:rPr>
            </w:pPr>
            <w:ins w:id="4888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90" w:author="KIM, Jason" w:date="2019-04-02T13:39:00Z"/>
                <w:rFonts w:ascii="Calibri" w:eastAsia="Times New Roman" w:hAnsi="Calibri" w:cs="Calibri"/>
                <w:color w:val="000000"/>
                <w:lang w:eastAsia="en-AU"/>
              </w:rPr>
            </w:pPr>
            <w:ins w:id="48891" w:author="KIM, Jason" w:date="2019-04-02T13:39:00Z">
              <w:r w:rsidRPr="0056388D">
                <w:rPr>
                  <w:rFonts w:ascii="Calibri" w:eastAsia="Times New Roman" w:hAnsi="Calibri" w:cs="Calibri"/>
                  <w:color w:val="000000"/>
                  <w:lang w:eastAsia="en-AU"/>
                </w:rPr>
                <w:t>Chainage 1322</w:t>
              </w:r>
            </w:ins>
          </w:p>
        </w:tc>
        <w:tc>
          <w:tcPr>
            <w:tcW w:w="818" w:type="pct"/>
            <w:noWrap/>
            <w:hideMark/>
          </w:tcPr>
          <w:p w:rsidR="00110C18" w:rsidRPr="0056388D" w:rsidRDefault="00110C18" w:rsidP="00063728">
            <w:pPr>
              <w:jc w:val="right"/>
              <w:rPr>
                <w:ins w:id="48892" w:author="KIM, Jason" w:date="2019-04-02T13:39:00Z"/>
                <w:rFonts w:ascii="Calibri" w:eastAsia="Times New Roman" w:hAnsi="Calibri" w:cs="Calibri"/>
                <w:color w:val="000000"/>
                <w:lang w:eastAsia="en-AU"/>
              </w:rPr>
            </w:pPr>
            <w:ins w:id="48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94" w:author="KIM, Jason" w:date="2019-04-02T13:39:00Z"/>
        </w:trPr>
        <w:tc>
          <w:tcPr>
            <w:tcW w:w="758" w:type="pct"/>
            <w:vMerge/>
            <w:hideMark/>
          </w:tcPr>
          <w:p w:rsidR="00110C18" w:rsidRPr="0056388D" w:rsidRDefault="00110C18" w:rsidP="00063728">
            <w:pPr>
              <w:rPr>
                <w:ins w:id="4889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9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9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98" w:author="KIM, Jason" w:date="2019-04-02T13:39:00Z"/>
                <w:rFonts w:ascii="Calibri" w:eastAsia="Times New Roman" w:hAnsi="Calibri" w:cs="Calibri"/>
                <w:color w:val="000000"/>
                <w:lang w:eastAsia="en-AU"/>
              </w:rPr>
            </w:pPr>
            <w:ins w:id="48899" w:author="KIM, Jason" w:date="2019-04-02T13:39:00Z">
              <w:r w:rsidRPr="0056388D">
                <w:rPr>
                  <w:rFonts w:ascii="Calibri" w:eastAsia="Times New Roman" w:hAnsi="Calibri" w:cs="Calibri"/>
                  <w:color w:val="000000"/>
                  <w:lang w:eastAsia="en-AU"/>
                </w:rPr>
                <w:t>DXE8002</w:t>
              </w:r>
            </w:ins>
          </w:p>
        </w:tc>
        <w:tc>
          <w:tcPr>
            <w:tcW w:w="793" w:type="pct"/>
            <w:noWrap/>
            <w:hideMark/>
          </w:tcPr>
          <w:p w:rsidR="00110C18" w:rsidRPr="0056388D" w:rsidRDefault="00110C18" w:rsidP="00063728">
            <w:pPr>
              <w:rPr>
                <w:ins w:id="48900" w:author="KIM, Jason" w:date="2019-04-02T13:39:00Z"/>
                <w:rFonts w:ascii="Calibri" w:eastAsia="Times New Roman" w:hAnsi="Calibri" w:cs="Calibri"/>
                <w:color w:val="000000"/>
                <w:lang w:eastAsia="en-AU"/>
              </w:rPr>
            </w:pPr>
            <w:ins w:id="4890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02" w:author="KIM, Jason" w:date="2019-04-02T13:39:00Z"/>
                <w:rFonts w:ascii="Calibri" w:eastAsia="Times New Roman" w:hAnsi="Calibri" w:cs="Calibri"/>
                <w:color w:val="000000"/>
                <w:lang w:eastAsia="en-AU"/>
              </w:rPr>
            </w:pPr>
            <w:ins w:id="48903" w:author="KIM, Jason" w:date="2019-04-02T13:39:00Z">
              <w:r w:rsidRPr="0056388D">
                <w:rPr>
                  <w:rFonts w:ascii="Calibri" w:eastAsia="Times New Roman" w:hAnsi="Calibri" w:cs="Calibri"/>
                  <w:color w:val="000000"/>
                  <w:lang w:eastAsia="en-AU"/>
                </w:rPr>
                <w:t>Chainage 1312</w:t>
              </w:r>
            </w:ins>
          </w:p>
        </w:tc>
        <w:tc>
          <w:tcPr>
            <w:tcW w:w="818" w:type="pct"/>
            <w:noWrap/>
            <w:hideMark/>
          </w:tcPr>
          <w:p w:rsidR="00110C18" w:rsidRPr="0056388D" w:rsidRDefault="00110C18" w:rsidP="00063728">
            <w:pPr>
              <w:jc w:val="right"/>
              <w:rPr>
                <w:ins w:id="48904" w:author="KIM, Jason" w:date="2019-04-02T13:39:00Z"/>
                <w:rFonts w:ascii="Calibri" w:eastAsia="Times New Roman" w:hAnsi="Calibri" w:cs="Calibri"/>
                <w:color w:val="000000"/>
                <w:lang w:eastAsia="en-AU"/>
              </w:rPr>
            </w:pPr>
            <w:ins w:id="489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06" w:author="KIM, Jason" w:date="2019-04-02T13:39:00Z"/>
        </w:trPr>
        <w:tc>
          <w:tcPr>
            <w:tcW w:w="758" w:type="pct"/>
            <w:vMerge/>
            <w:hideMark/>
          </w:tcPr>
          <w:p w:rsidR="00110C18" w:rsidRPr="0056388D" w:rsidRDefault="00110C18" w:rsidP="00063728">
            <w:pPr>
              <w:rPr>
                <w:ins w:id="489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10" w:author="KIM, Jason" w:date="2019-04-02T13:39:00Z"/>
                <w:rFonts w:ascii="Calibri" w:eastAsia="Times New Roman" w:hAnsi="Calibri" w:cs="Calibri"/>
                <w:color w:val="000000"/>
                <w:lang w:eastAsia="en-AU"/>
              </w:rPr>
            </w:pPr>
            <w:ins w:id="48911" w:author="KIM, Jason" w:date="2019-04-02T13:39:00Z">
              <w:r w:rsidRPr="0056388D">
                <w:rPr>
                  <w:rFonts w:ascii="Calibri" w:eastAsia="Times New Roman" w:hAnsi="Calibri" w:cs="Calibri"/>
                  <w:color w:val="000000"/>
                  <w:lang w:eastAsia="en-AU"/>
                </w:rPr>
                <w:t>DXE8003</w:t>
              </w:r>
            </w:ins>
          </w:p>
        </w:tc>
        <w:tc>
          <w:tcPr>
            <w:tcW w:w="793" w:type="pct"/>
            <w:noWrap/>
            <w:hideMark/>
          </w:tcPr>
          <w:p w:rsidR="00110C18" w:rsidRPr="0056388D" w:rsidRDefault="00110C18" w:rsidP="00063728">
            <w:pPr>
              <w:rPr>
                <w:ins w:id="48912" w:author="KIM, Jason" w:date="2019-04-02T13:39:00Z"/>
                <w:rFonts w:ascii="Calibri" w:eastAsia="Times New Roman" w:hAnsi="Calibri" w:cs="Calibri"/>
                <w:color w:val="000000"/>
                <w:lang w:eastAsia="en-AU"/>
              </w:rPr>
            </w:pPr>
            <w:ins w:id="4891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14" w:author="KIM, Jason" w:date="2019-04-02T13:39:00Z"/>
                <w:rFonts w:ascii="Calibri" w:eastAsia="Times New Roman" w:hAnsi="Calibri" w:cs="Calibri"/>
                <w:color w:val="000000"/>
                <w:lang w:eastAsia="en-AU"/>
              </w:rPr>
            </w:pPr>
            <w:ins w:id="48915" w:author="KIM, Jason" w:date="2019-04-02T13:39:00Z">
              <w:r w:rsidRPr="0056388D">
                <w:rPr>
                  <w:rFonts w:ascii="Calibri" w:eastAsia="Times New Roman" w:hAnsi="Calibri" w:cs="Calibri"/>
                  <w:color w:val="000000"/>
                  <w:lang w:eastAsia="en-AU"/>
                </w:rPr>
                <w:t>Chainage 1302</w:t>
              </w:r>
            </w:ins>
          </w:p>
        </w:tc>
        <w:tc>
          <w:tcPr>
            <w:tcW w:w="818" w:type="pct"/>
            <w:noWrap/>
            <w:hideMark/>
          </w:tcPr>
          <w:p w:rsidR="00110C18" w:rsidRPr="0056388D" w:rsidRDefault="00110C18" w:rsidP="00063728">
            <w:pPr>
              <w:jc w:val="right"/>
              <w:rPr>
                <w:ins w:id="48916" w:author="KIM, Jason" w:date="2019-04-02T13:39:00Z"/>
                <w:rFonts w:ascii="Calibri" w:eastAsia="Times New Roman" w:hAnsi="Calibri" w:cs="Calibri"/>
                <w:color w:val="000000"/>
                <w:lang w:eastAsia="en-AU"/>
              </w:rPr>
            </w:pPr>
            <w:ins w:id="489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18" w:author="KIM, Jason" w:date="2019-04-02T13:39:00Z"/>
        </w:trPr>
        <w:tc>
          <w:tcPr>
            <w:tcW w:w="758" w:type="pct"/>
            <w:vMerge/>
            <w:hideMark/>
          </w:tcPr>
          <w:p w:rsidR="00110C18" w:rsidRPr="0056388D" w:rsidRDefault="00110C18" w:rsidP="00063728">
            <w:pPr>
              <w:rPr>
                <w:ins w:id="4891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2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2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22" w:author="KIM, Jason" w:date="2019-04-02T13:39:00Z"/>
                <w:rFonts w:ascii="Calibri" w:eastAsia="Times New Roman" w:hAnsi="Calibri" w:cs="Calibri"/>
                <w:color w:val="000000"/>
                <w:lang w:eastAsia="en-AU"/>
              </w:rPr>
            </w:pPr>
            <w:ins w:id="48923" w:author="KIM, Jason" w:date="2019-04-02T13:39:00Z">
              <w:r w:rsidRPr="0056388D">
                <w:rPr>
                  <w:rFonts w:ascii="Calibri" w:eastAsia="Times New Roman" w:hAnsi="Calibri" w:cs="Calibri"/>
                  <w:color w:val="000000"/>
                  <w:lang w:eastAsia="en-AU"/>
                </w:rPr>
                <w:t>DXE8004</w:t>
              </w:r>
            </w:ins>
          </w:p>
        </w:tc>
        <w:tc>
          <w:tcPr>
            <w:tcW w:w="793" w:type="pct"/>
            <w:noWrap/>
            <w:hideMark/>
          </w:tcPr>
          <w:p w:rsidR="00110C18" w:rsidRPr="0056388D" w:rsidRDefault="00110C18" w:rsidP="00063728">
            <w:pPr>
              <w:rPr>
                <w:ins w:id="48924" w:author="KIM, Jason" w:date="2019-04-02T13:39:00Z"/>
                <w:rFonts w:ascii="Calibri" w:eastAsia="Times New Roman" w:hAnsi="Calibri" w:cs="Calibri"/>
                <w:color w:val="000000"/>
                <w:lang w:eastAsia="en-AU"/>
              </w:rPr>
            </w:pPr>
            <w:ins w:id="4892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26" w:author="KIM, Jason" w:date="2019-04-02T13:39:00Z"/>
                <w:rFonts w:ascii="Calibri" w:eastAsia="Times New Roman" w:hAnsi="Calibri" w:cs="Calibri"/>
                <w:color w:val="000000"/>
                <w:lang w:eastAsia="en-AU"/>
              </w:rPr>
            </w:pPr>
            <w:ins w:id="48927" w:author="KIM, Jason" w:date="2019-04-02T13:39:00Z">
              <w:r w:rsidRPr="0056388D">
                <w:rPr>
                  <w:rFonts w:ascii="Calibri" w:eastAsia="Times New Roman" w:hAnsi="Calibri" w:cs="Calibri"/>
                  <w:color w:val="000000"/>
                  <w:lang w:eastAsia="en-AU"/>
                </w:rPr>
                <w:t>Chainage 1292</w:t>
              </w:r>
            </w:ins>
          </w:p>
        </w:tc>
        <w:tc>
          <w:tcPr>
            <w:tcW w:w="818" w:type="pct"/>
            <w:noWrap/>
            <w:hideMark/>
          </w:tcPr>
          <w:p w:rsidR="00110C18" w:rsidRPr="0056388D" w:rsidRDefault="00110C18" w:rsidP="00063728">
            <w:pPr>
              <w:jc w:val="right"/>
              <w:rPr>
                <w:ins w:id="48928" w:author="KIM, Jason" w:date="2019-04-02T13:39:00Z"/>
                <w:rFonts w:ascii="Calibri" w:eastAsia="Times New Roman" w:hAnsi="Calibri" w:cs="Calibri"/>
                <w:color w:val="000000"/>
                <w:lang w:eastAsia="en-AU"/>
              </w:rPr>
            </w:pPr>
            <w:ins w:id="489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30" w:author="KIM, Jason" w:date="2019-04-02T13:39:00Z"/>
        </w:trPr>
        <w:tc>
          <w:tcPr>
            <w:tcW w:w="758" w:type="pct"/>
            <w:vMerge/>
            <w:hideMark/>
          </w:tcPr>
          <w:p w:rsidR="00110C18" w:rsidRPr="0056388D" w:rsidRDefault="00110C18" w:rsidP="00063728">
            <w:pPr>
              <w:rPr>
                <w:ins w:id="489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34" w:author="KIM, Jason" w:date="2019-04-02T13:39:00Z"/>
                <w:rFonts w:ascii="Calibri" w:eastAsia="Times New Roman" w:hAnsi="Calibri" w:cs="Calibri"/>
                <w:color w:val="000000"/>
                <w:lang w:eastAsia="en-AU"/>
              </w:rPr>
            </w:pPr>
            <w:ins w:id="48935" w:author="KIM, Jason" w:date="2019-04-02T13:39:00Z">
              <w:r w:rsidRPr="0056388D">
                <w:rPr>
                  <w:rFonts w:ascii="Calibri" w:eastAsia="Times New Roman" w:hAnsi="Calibri" w:cs="Calibri"/>
                  <w:color w:val="000000"/>
                  <w:lang w:eastAsia="en-AU"/>
                </w:rPr>
                <w:t>DXE8005</w:t>
              </w:r>
            </w:ins>
          </w:p>
        </w:tc>
        <w:tc>
          <w:tcPr>
            <w:tcW w:w="793" w:type="pct"/>
            <w:noWrap/>
            <w:hideMark/>
          </w:tcPr>
          <w:p w:rsidR="00110C18" w:rsidRPr="0056388D" w:rsidRDefault="00110C18" w:rsidP="00063728">
            <w:pPr>
              <w:rPr>
                <w:ins w:id="48936" w:author="KIM, Jason" w:date="2019-04-02T13:39:00Z"/>
                <w:rFonts w:ascii="Calibri" w:eastAsia="Times New Roman" w:hAnsi="Calibri" w:cs="Calibri"/>
                <w:color w:val="000000"/>
                <w:lang w:eastAsia="en-AU"/>
              </w:rPr>
            </w:pPr>
            <w:ins w:id="489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38" w:author="KIM, Jason" w:date="2019-04-02T13:39:00Z"/>
                <w:rFonts w:ascii="Calibri" w:eastAsia="Times New Roman" w:hAnsi="Calibri" w:cs="Calibri"/>
                <w:color w:val="000000"/>
                <w:lang w:eastAsia="en-AU"/>
              </w:rPr>
            </w:pPr>
            <w:ins w:id="48939" w:author="KIM, Jason" w:date="2019-04-02T13:39:00Z">
              <w:r w:rsidRPr="0056388D">
                <w:rPr>
                  <w:rFonts w:ascii="Calibri" w:eastAsia="Times New Roman" w:hAnsi="Calibri" w:cs="Calibri"/>
                  <w:color w:val="000000"/>
                  <w:lang w:eastAsia="en-AU"/>
                </w:rPr>
                <w:t>Chainage 1282</w:t>
              </w:r>
            </w:ins>
          </w:p>
        </w:tc>
        <w:tc>
          <w:tcPr>
            <w:tcW w:w="818" w:type="pct"/>
            <w:noWrap/>
            <w:hideMark/>
          </w:tcPr>
          <w:p w:rsidR="00110C18" w:rsidRPr="0056388D" w:rsidRDefault="00110C18" w:rsidP="00063728">
            <w:pPr>
              <w:jc w:val="right"/>
              <w:rPr>
                <w:ins w:id="48940" w:author="KIM, Jason" w:date="2019-04-02T13:39:00Z"/>
                <w:rFonts w:ascii="Calibri" w:eastAsia="Times New Roman" w:hAnsi="Calibri" w:cs="Calibri"/>
                <w:color w:val="000000"/>
                <w:lang w:eastAsia="en-AU"/>
              </w:rPr>
            </w:pPr>
            <w:ins w:id="48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42" w:author="KIM, Jason" w:date="2019-04-02T13:39:00Z"/>
        </w:trPr>
        <w:tc>
          <w:tcPr>
            <w:tcW w:w="758" w:type="pct"/>
            <w:vMerge/>
            <w:hideMark/>
          </w:tcPr>
          <w:p w:rsidR="00110C18" w:rsidRPr="0056388D" w:rsidRDefault="00110C18" w:rsidP="00063728">
            <w:pPr>
              <w:rPr>
                <w:ins w:id="489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46" w:author="KIM, Jason" w:date="2019-04-02T13:39:00Z"/>
                <w:rFonts w:ascii="Calibri" w:eastAsia="Times New Roman" w:hAnsi="Calibri" w:cs="Calibri"/>
                <w:color w:val="000000"/>
                <w:lang w:eastAsia="en-AU"/>
              </w:rPr>
            </w:pPr>
            <w:ins w:id="48947" w:author="KIM, Jason" w:date="2019-04-02T13:39:00Z">
              <w:r w:rsidRPr="0056388D">
                <w:rPr>
                  <w:rFonts w:ascii="Calibri" w:eastAsia="Times New Roman" w:hAnsi="Calibri" w:cs="Calibri"/>
                  <w:color w:val="000000"/>
                  <w:lang w:eastAsia="en-AU"/>
                </w:rPr>
                <w:t>DXE8006</w:t>
              </w:r>
            </w:ins>
          </w:p>
        </w:tc>
        <w:tc>
          <w:tcPr>
            <w:tcW w:w="793" w:type="pct"/>
            <w:noWrap/>
            <w:hideMark/>
          </w:tcPr>
          <w:p w:rsidR="00110C18" w:rsidRPr="0056388D" w:rsidRDefault="00110C18" w:rsidP="00063728">
            <w:pPr>
              <w:rPr>
                <w:ins w:id="48948" w:author="KIM, Jason" w:date="2019-04-02T13:39:00Z"/>
                <w:rFonts w:ascii="Calibri" w:eastAsia="Times New Roman" w:hAnsi="Calibri" w:cs="Calibri"/>
                <w:color w:val="000000"/>
                <w:lang w:eastAsia="en-AU"/>
              </w:rPr>
            </w:pPr>
            <w:ins w:id="489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50" w:author="KIM, Jason" w:date="2019-04-02T13:39:00Z"/>
                <w:rFonts w:ascii="Calibri" w:eastAsia="Times New Roman" w:hAnsi="Calibri" w:cs="Calibri"/>
                <w:color w:val="000000"/>
                <w:lang w:eastAsia="en-AU"/>
              </w:rPr>
            </w:pPr>
            <w:ins w:id="48951" w:author="KIM, Jason" w:date="2019-04-02T13:39:00Z">
              <w:r w:rsidRPr="0056388D">
                <w:rPr>
                  <w:rFonts w:ascii="Calibri" w:eastAsia="Times New Roman" w:hAnsi="Calibri" w:cs="Calibri"/>
                  <w:color w:val="000000"/>
                  <w:lang w:eastAsia="en-AU"/>
                </w:rPr>
                <w:t>Chainage 1272</w:t>
              </w:r>
            </w:ins>
          </w:p>
        </w:tc>
        <w:tc>
          <w:tcPr>
            <w:tcW w:w="818" w:type="pct"/>
            <w:noWrap/>
            <w:hideMark/>
          </w:tcPr>
          <w:p w:rsidR="00110C18" w:rsidRPr="0056388D" w:rsidRDefault="00110C18" w:rsidP="00063728">
            <w:pPr>
              <w:jc w:val="right"/>
              <w:rPr>
                <w:ins w:id="48952" w:author="KIM, Jason" w:date="2019-04-02T13:39:00Z"/>
                <w:rFonts w:ascii="Calibri" w:eastAsia="Times New Roman" w:hAnsi="Calibri" w:cs="Calibri"/>
                <w:color w:val="000000"/>
                <w:lang w:eastAsia="en-AU"/>
              </w:rPr>
            </w:pPr>
            <w:ins w:id="48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54" w:author="KIM, Jason" w:date="2019-04-02T13:39:00Z"/>
        </w:trPr>
        <w:tc>
          <w:tcPr>
            <w:tcW w:w="758" w:type="pct"/>
            <w:vMerge/>
            <w:hideMark/>
          </w:tcPr>
          <w:p w:rsidR="00110C18" w:rsidRPr="0056388D" w:rsidRDefault="00110C18" w:rsidP="00063728">
            <w:pPr>
              <w:rPr>
                <w:ins w:id="489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58" w:author="KIM, Jason" w:date="2019-04-02T13:39:00Z"/>
                <w:rFonts w:ascii="Calibri" w:eastAsia="Times New Roman" w:hAnsi="Calibri" w:cs="Calibri"/>
                <w:color w:val="000000"/>
                <w:lang w:eastAsia="en-AU"/>
              </w:rPr>
            </w:pPr>
            <w:ins w:id="48959" w:author="KIM, Jason" w:date="2019-04-02T13:39:00Z">
              <w:r w:rsidRPr="0056388D">
                <w:rPr>
                  <w:rFonts w:ascii="Calibri" w:eastAsia="Times New Roman" w:hAnsi="Calibri" w:cs="Calibri"/>
                  <w:color w:val="000000"/>
                  <w:lang w:eastAsia="en-AU"/>
                </w:rPr>
                <w:t>DXE8007</w:t>
              </w:r>
            </w:ins>
          </w:p>
        </w:tc>
        <w:tc>
          <w:tcPr>
            <w:tcW w:w="793" w:type="pct"/>
            <w:noWrap/>
            <w:hideMark/>
          </w:tcPr>
          <w:p w:rsidR="00110C18" w:rsidRPr="0056388D" w:rsidRDefault="00110C18" w:rsidP="00063728">
            <w:pPr>
              <w:rPr>
                <w:ins w:id="48960" w:author="KIM, Jason" w:date="2019-04-02T13:39:00Z"/>
                <w:rFonts w:ascii="Calibri" w:eastAsia="Times New Roman" w:hAnsi="Calibri" w:cs="Calibri"/>
                <w:color w:val="000000"/>
                <w:lang w:eastAsia="en-AU"/>
              </w:rPr>
            </w:pPr>
            <w:ins w:id="489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62" w:author="KIM, Jason" w:date="2019-04-02T13:39:00Z"/>
                <w:rFonts w:ascii="Calibri" w:eastAsia="Times New Roman" w:hAnsi="Calibri" w:cs="Calibri"/>
                <w:color w:val="000000"/>
                <w:lang w:eastAsia="en-AU"/>
              </w:rPr>
            </w:pPr>
            <w:ins w:id="48963" w:author="KIM, Jason" w:date="2019-04-02T13:39:00Z">
              <w:r w:rsidRPr="0056388D">
                <w:rPr>
                  <w:rFonts w:ascii="Calibri" w:eastAsia="Times New Roman" w:hAnsi="Calibri" w:cs="Calibri"/>
                  <w:color w:val="000000"/>
                  <w:lang w:eastAsia="en-AU"/>
                </w:rPr>
                <w:t>Chainage 1262</w:t>
              </w:r>
            </w:ins>
          </w:p>
        </w:tc>
        <w:tc>
          <w:tcPr>
            <w:tcW w:w="818" w:type="pct"/>
            <w:noWrap/>
            <w:hideMark/>
          </w:tcPr>
          <w:p w:rsidR="00110C18" w:rsidRPr="0056388D" w:rsidRDefault="00110C18" w:rsidP="00063728">
            <w:pPr>
              <w:jc w:val="right"/>
              <w:rPr>
                <w:ins w:id="48964" w:author="KIM, Jason" w:date="2019-04-02T13:39:00Z"/>
                <w:rFonts w:ascii="Calibri" w:eastAsia="Times New Roman" w:hAnsi="Calibri" w:cs="Calibri"/>
                <w:color w:val="000000"/>
                <w:lang w:eastAsia="en-AU"/>
              </w:rPr>
            </w:pPr>
            <w:ins w:id="48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66" w:author="KIM, Jason" w:date="2019-04-02T13:39:00Z"/>
        </w:trPr>
        <w:tc>
          <w:tcPr>
            <w:tcW w:w="758" w:type="pct"/>
            <w:vMerge/>
            <w:hideMark/>
          </w:tcPr>
          <w:p w:rsidR="00110C18" w:rsidRPr="0056388D" w:rsidRDefault="00110C18" w:rsidP="00063728">
            <w:pPr>
              <w:rPr>
                <w:ins w:id="489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70" w:author="KIM, Jason" w:date="2019-04-02T13:39:00Z"/>
                <w:rFonts w:ascii="Calibri" w:eastAsia="Times New Roman" w:hAnsi="Calibri" w:cs="Calibri"/>
                <w:color w:val="000000"/>
                <w:lang w:eastAsia="en-AU"/>
              </w:rPr>
            </w:pPr>
            <w:ins w:id="48971" w:author="KIM, Jason" w:date="2019-04-02T13:39:00Z">
              <w:r w:rsidRPr="0056388D">
                <w:rPr>
                  <w:rFonts w:ascii="Calibri" w:eastAsia="Times New Roman" w:hAnsi="Calibri" w:cs="Calibri"/>
                  <w:color w:val="000000"/>
                  <w:lang w:eastAsia="en-AU"/>
                </w:rPr>
                <w:t>DXE8008</w:t>
              </w:r>
            </w:ins>
          </w:p>
        </w:tc>
        <w:tc>
          <w:tcPr>
            <w:tcW w:w="793" w:type="pct"/>
            <w:noWrap/>
            <w:hideMark/>
          </w:tcPr>
          <w:p w:rsidR="00110C18" w:rsidRPr="0056388D" w:rsidRDefault="00110C18" w:rsidP="00063728">
            <w:pPr>
              <w:rPr>
                <w:ins w:id="48972" w:author="KIM, Jason" w:date="2019-04-02T13:39:00Z"/>
                <w:rFonts w:ascii="Calibri" w:eastAsia="Times New Roman" w:hAnsi="Calibri" w:cs="Calibri"/>
                <w:color w:val="000000"/>
                <w:lang w:eastAsia="en-AU"/>
              </w:rPr>
            </w:pPr>
            <w:ins w:id="4897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74" w:author="KIM, Jason" w:date="2019-04-02T13:39:00Z"/>
                <w:rFonts w:ascii="Calibri" w:eastAsia="Times New Roman" w:hAnsi="Calibri" w:cs="Calibri"/>
                <w:color w:val="000000"/>
                <w:lang w:eastAsia="en-AU"/>
              </w:rPr>
            </w:pPr>
            <w:ins w:id="48975" w:author="KIM, Jason" w:date="2019-04-02T13:39:00Z">
              <w:r w:rsidRPr="0056388D">
                <w:rPr>
                  <w:rFonts w:ascii="Calibri" w:eastAsia="Times New Roman" w:hAnsi="Calibri" w:cs="Calibri"/>
                  <w:color w:val="000000"/>
                  <w:lang w:eastAsia="en-AU"/>
                </w:rPr>
                <w:t>Chainage 1253</w:t>
              </w:r>
            </w:ins>
          </w:p>
        </w:tc>
        <w:tc>
          <w:tcPr>
            <w:tcW w:w="818" w:type="pct"/>
            <w:noWrap/>
            <w:hideMark/>
          </w:tcPr>
          <w:p w:rsidR="00110C18" w:rsidRPr="0056388D" w:rsidRDefault="00110C18" w:rsidP="00063728">
            <w:pPr>
              <w:jc w:val="right"/>
              <w:rPr>
                <w:ins w:id="48976" w:author="KIM, Jason" w:date="2019-04-02T13:39:00Z"/>
                <w:rFonts w:ascii="Calibri" w:eastAsia="Times New Roman" w:hAnsi="Calibri" w:cs="Calibri"/>
                <w:color w:val="000000"/>
                <w:lang w:eastAsia="en-AU"/>
              </w:rPr>
            </w:pPr>
            <w:ins w:id="48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78" w:author="KIM, Jason" w:date="2019-04-02T13:39:00Z"/>
        </w:trPr>
        <w:tc>
          <w:tcPr>
            <w:tcW w:w="758" w:type="pct"/>
            <w:vMerge/>
            <w:hideMark/>
          </w:tcPr>
          <w:p w:rsidR="00110C18" w:rsidRPr="0056388D" w:rsidRDefault="00110C18" w:rsidP="00063728">
            <w:pPr>
              <w:rPr>
                <w:ins w:id="489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82" w:author="KIM, Jason" w:date="2019-04-02T13:39:00Z"/>
                <w:rFonts w:ascii="Calibri" w:eastAsia="Times New Roman" w:hAnsi="Calibri" w:cs="Calibri"/>
                <w:color w:val="000000"/>
                <w:lang w:eastAsia="en-AU"/>
              </w:rPr>
            </w:pPr>
            <w:ins w:id="48983" w:author="KIM, Jason" w:date="2019-04-02T13:39:00Z">
              <w:r w:rsidRPr="0056388D">
                <w:rPr>
                  <w:rFonts w:ascii="Calibri" w:eastAsia="Times New Roman" w:hAnsi="Calibri" w:cs="Calibri"/>
                  <w:color w:val="000000"/>
                  <w:lang w:eastAsia="en-AU"/>
                </w:rPr>
                <w:t>DXE8009</w:t>
              </w:r>
            </w:ins>
          </w:p>
        </w:tc>
        <w:tc>
          <w:tcPr>
            <w:tcW w:w="793" w:type="pct"/>
            <w:noWrap/>
            <w:hideMark/>
          </w:tcPr>
          <w:p w:rsidR="00110C18" w:rsidRPr="0056388D" w:rsidRDefault="00110C18" w:rsidP="00063728">
            <w:pPr>
              <w:rPr>
                <w:ins w:id="48984" w:author="KIM, Jason" w:date="2019-04-02T13:39:00Z"/>
                <w:rFonts w:ascii="Calibri" w:eastAsia="Times New Roman" w:hAnsi="Calibri" w:cs="Calibri"/>
                <w:color w:val="000000"/>
                <w:lang w:eastAsia="en-AU"/>
              </w:rPr>
            </w:pPr>
            <w:ins w:id="4898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86" w:author="KIM, Jason" w:date="2019-04-02T13:39:00Z"/>
                <w:rFonts w:ascii="Calibri" w:eastAsia="Times New Roman" w:hAnsi="Calibri" w:cs="Calibri"/>
                <w:color w:val="000000"/>
                <w:lang w:eastAsia="en-AU"/>
              </w:rPr>
            </w:pPr>
            <w:ins w:id="48987" w:author="KIM, Jason" w:date="2019-04-02T13:39:00Z">
              <w:r w:rsidRPr="0056388D">
                <w:rPr>
                  <w:rFonts w:ascii="Calibri" w:eastAsia="Times New Roman" w:hAnsi="Calibri" w:cs="Calibri"/>
                  <w:color w:val="000000"/>
                  <w:lang w:eastAsia="en-AU"/>
                </w:rPr>
                <w:t>Chainage 1243</w:t>
              </w:r>
            </w:ins>
          </w:p>
        </w:tc>
        <w:tc>
          <w:tcPr>
            <w:tcW w:w="818" w:type="pct"/>
            <w:noWrap/>
            <w:hideMark/>
          </w:tcPr>
          <w:p w:rsidR="00110C18" w:rsidRPr="0056388D" w:rsidRDefault="00110C18" w:rsidP="00063728">
            <w:pPr>
              <w:jc w:val="right"/>
              <w:rPr>
                <w:ins w:id="48988" w:author="KIM, Jason" w:date="2019-04-02T13:39:00Z"/>
                <w:rFonts w:ascii="Calibri" w:eastAsia="Times New Roman" w:hAnsi="Calibri" w:cs="Calibri"/>
                <w:color w:val="000000"/>
                <w:lang w:eastAsia="en-AU"/>
              </w:rPr>
            </w:pPr>
            <w:ins w:id="489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90" w:author="KIM, Jason" w:date="2019-04-02T13:39:00Z"/>
        </w:trPr>
        <w:tc>
          <w:tcPr>
            <w:tcW w:w="758" w:type="pct"/>
            <w:vMerge/>
            <w:hideMark/>
          </w:tcPr>
          <w:p w:rsidR="00110C18" w:rsidRPr="0056388D" w:rsidRDefault="00110C18" w:rsidP="00063728">
            <w:pPr>
              <w:rPr>
                <w:ins w:id="489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94" w:author="KIM, Jason" w:date="2019-04-02T13:39:00Z"/>
                <w:rFonts w:ascii="Calibri" w:eastAsia="Times New Roman" w:hAnsi="Calibri" w:cs="Calibri"/>
                <w:color w:val="000000"/>
                <w:lang w:eastAsia="en-AU"/>
              </w:rPr>
            </w:pPr>
            <w:ins w:id="48995" w:author="KIM, Jason" w:date="2019-04-02T13:39:00Z">
              <w:r w:rsidRPr="0056388D">
                <w:rPr>
                  <w:rFonts w:ascii="Calibri" w:eastAsia="Times New Roman" w:hAnsi="Calibri" w:cs="Calibri"/>
                  <w:color w:val="000000"/>
                  <w:lang w:eastAsia="en-AU"/>
                </w:rPr>
                <w:t>DXE8010</w:t>
              </w:r>
            </w:ins>
          </w:p>
        </w:tc>
        <w:tc>
          <w:tcPr>
            <w:tcW w:w="793" w:type="pct"/>
            <w:noWrap/>
            <w:hideMark/>
          </w:tcPr>
          <w:p w:rsidR="00110C18" w:rsidRPr="0056388D" w:rsidRDefault="00110C18" w:rsidP="00063728">
            <w:pPr>
              <w:rPr>
                <w:ins w:id="48996" w:author="KIM, Jason" w:date="2019-04-02T13:39:00Z"/>
                <w:rFonts w:ascii="Calibri" w:eastAsia="Times New Roman" w:hAnsi="Calibri" w:cs="Calibri"/>
                <w:color w:val="000000"/>
                <w:lang w:eastAsia="en-AU"/>
              </w:rPr>
            </w:pPr>
            <w:ins w:id="4899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98" w:author="KIM, Jason" w:date="2019-04-02T13:39:00Z"/>
                <w:rFonts w:ascii="Calibri" w:eastAsia="Times New Roman" w:hAnsi="Calibri" w:cs="Calibri"/>
                <w:color w:val="000000"/>
                <w:lang w:eastAsia="en-AU"/>
              </w:rPr>
            </w:pPr>
            <w:ins w:id="48999" w:author="KIM, Jason" w:date="2019-04-02T13:39:00Z">
              <w:r w:rsidRPr="0056388D">
                <w:rPr>
                  <w:rFonts w:ascii="Calibri" w:eastAsia="Times New Roman" w:hAnsi="Calibri" w:cs="Calibri"/>
                  <w:color w:val="000000"/>
                  <w:lang w:eastAsia="en-AU"/>
                </w:rPr>
                <w:t>Chainage 1233</w:t>
              </w:r>
            </w:ins>
          </w:p>
        </w:tc>
        <w:tc>
          <w:tcPr>
            <w:tcW w:w="818" w:type="pct"/>
            <w:noWrap/>
            <w:hideMark/>
          </w:tcPr>
          <w:p w:rsidR="00110C18" w:rsidRPr="0056388D" w:rsidRDefault="00110C18" w:rsidP="00063728">
            <w:pPr>
              <w:jc w:val="right"/>
              <w:rPr>
                <w:ins w:id="49000" w:author="KIM, Jason" w:date="2019-04-02T13:39:00Z"/>
                <w:rFonts w:ascii="Calibri" w:eastAsia="Times New Roman" w:hAnsi="Calibri" w:cs="Calibri"/>
                <w:color w:val="000000"/>
                <w:lang w:eastAsia="en-AU"/>
              </w:rPr>
            </w:pPr>
            <w:ins w:id="490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02" w:author="KIM, Jason" w:date="2019-04-02T13:39:00Z"/>
        </w:trPr>
        <w:tc>
          <w:tcPr>
            <w:tcW w:w="758" w:type="pct"/>
            <w:vMerge w:val="restart"/>
            <w:noWrap/>
            <w:hideMark/>
          </w:tcPr>
          <w:p w:rsidR="00110C18" w:rsidRPr="0056388D" w:rsidRDefault="00110C18" w:rsidP="00063728">
            <w:pPr>
              <w:rPr>
                <w:ins w:id="49003" w:author="KIM, Jason" w:date="2019-04-02T13:39:00Z"/>
                <w:rFonts w:ascii="Calibri" w:eastAsia="Times New Roman" w:hAnsi="Calibri" w:cs="Calibri"/>
                <w:color w:val="000000"/>
                <w:lang w:eastAsia="en-AU"/>
              </w:rPr>
            </w:pPr>
            <w:ins w:id="49004" w:author="KIM, Jason" w:date="2019-04-02T13:39:00Z">
              <w:r w:rsidRPr="0056388D">
                <w:rPr>
                  <w:rFonts w:ascii="Calibri" w:eastAsia="Times New Roman" w:hAnsi="Calibri" w:cs="Calibri"/>
                  <w:color w:val="000000"/>
                  <w:lang w:eastAsia="en-AU"/>
                </w:rPr>
                <w:t>DXE82NK2x</w:t>
              </w:r>
            </w:ins>
          </w:p>
        </w:tc>
        <w:tc>
          <w:tcPr>
            <w:tcW w:w="648" w:type="pct"/>
            <w:vMerge w:val="restart"/>
            <w:noWrap/>
            <w:hideMark/>
          </w:tcPr>
          <w:p w:rsidR="00110C18" w:rsidRPr="0056388D" w:rsidRDefault="00110C18" w:rsidP="00063728">
            <w:pPr>
              <w:rPr>
                <w:ins w:id="49005" w:author="KIM, Jason" w:date="2019-04-02T13:39:00Z"/>
                <w:rFonts w:ascii="Calibri" w:eastAsia="Times New Roman" w:hAnsi="Calibri" w:cs="Calibri"/>
                <w:color w:val="000000"/>
                <w:lang w:eastAsia="en-AU"/>
              </w:rPr>
            </w:pPr>
            <w:ins w:id="49006" w:author="KIM, Jason" w:date="2019-04-02T13:39:00Z">
              <w:r w:rsidRPr="0056388D">
                <w:rPr>
                  <w:rFonts w:ascii="Calibri" w:eastAsia="Times New Roman" w:hAnsi="Calibri" w:cs="Calibri"/>
                  <w:color w:val="000000"/>
                  <w:lang w:eastAsia="en-AU"/>
                </w:rPr>
                <w:t>ELZ10076</w:t>
              </w:r>
            </w:ins>
          </w:p>
        </w:tc>
        <w:tc>
          <w:tcPr>
            <w:tcW w:w="516" w:type="pct"/>
            <w:vMerge w:val="restart"/>
            <w:noWrap/>
            <w:hideMark/>
          </w:tcPr>
          <w:p w:rsidR="00110C18" w:rsidRPr="0056388D" w:rsidRDefault="00110C18" w:rsidP="00063728">
            <w:pPr>
              <w:rPr>
                <w:ins w:id="49007" w:author="KIM, Jason" w:date="2019-04-02T13:39:00Z"/>
                <w:rFonts w:ascii="Calibri" w:eastAsia="Times New Roman" w:hAnsi="Calibri" w:cs="Calibri"/>
                <w:color w:val="000000"/>
                <w:lang w:eastAsia="en-AU"/>
              </w:rPr>
            </w:pPr>
            <w:ins w:id="49008"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09" w:author="KIM, Jason" w:date="2019-04-02T13:39:00Z"/>
                <w:rFonts w:ascii="Calibri" w:eastAsia="Times New Roman" w:hAnsi="Calibri" w:cs="Calibri"/>
                <w:color w:val="000000"/>
                <w:lang w:eastAsia="en-AU"/>
              </w:rPr>
            </w:pPr>
            <w:ins w:id="49010" w:author="KIM, Jason" w:date="2019-04-02T13:39:00Z">
              <w:r w:rsidRPr="0056388D">
                <w:rPr>
                  <w:rFonts w:ascii="Calibri" w:eastAsia="Times New Roman" w:hAnsi="Calibri" w:cs="Calibri"/>
                  <w:color w:val="000000"/>
                  <w:lang w:eastAsia="en-AU"/>
                </w:rPr>
                <w:t>DXE7004</w:t>
              </w:r>
            </w:ins>
          </w:p>
        </w:tc>
        <w:tc>
          <w:tcPr>
            <w:tcW w:w="793" w:type="pct"/>
            <w:noWrap/>
            <w:hideMark/>
          </w:tcPr>
          <w:p w:rsidR="00110C18" w:rsidRPr="0056388D" w:rsidRDefault="00110C18" w:rsidP="00063728">
            <w:pPr>
              <w:rPr>
                <w:ins w:id="49011" w:author="KIM, Jason" w:date="2019-04-02T13:39:00Z"/>
                <w:rFonts w:ascii="Calibri" w:eastAsia="Times New Roman" w:hAnsi="Calibri" w:cs="Calibri"/>
                <w:color w:val="000000"/>
                <w:lang w:eastAsia="en-AU"/>
              </w:rPr>
            </w:pPr>
            <w:ins w:id="490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013" w:author="KIM, Jason" w:date="2019-04-02T13:39:00Z"/>
                <w:rFonts w:ascii="Calibri" w:eastAsia="Times New Roman" w:hAnsi="Calibri" w:cs="Calibri"/>
                <w:color w:val="000000"/>
                <w:lang w:eastAsia="en-AU"/>
              </w:rPr>
            </w:pPr>
            <w:ins w:id="49014" w:author="KIM, Jason" w:date="2019-04-02T13:39:00Z">
              <w:r w:rsidRPr="0056388D">
                <w:rPr>
                  <w:rFonts w:ascii="Calibri" w:eastAsia="Times New Roman" w:hAnsi="Calibri" w:cs="Calibri"/>
                  <w:color w:val="000000"/>
                  <w:lang w:eastAsia="en-AU"/>
                </w:rPr>
                <w:t>Chainage 476</w:t>
              </w:r>
            </w:ins>
          </w:p>
        </w:tc>
        <w:tc>
          <w:tcPr>
            <w:tcW w:w="818" w:type="pct"/>
            <w:noWrap/>
            <w:hideMark/>
          </w:tcPr>
          <w:p w:rsidR="00110C18" w:rsidRPr="0056388D" w:rsidRDefault="00110C18" w:rsidP="00063728">
            <w:pPr>
              <w:jc w:val="right"/>
              <w:rPr>
                <w:ins w:id="49015" w:author="KIM, Jason" w:date="2019-04-02T13:39:00Z"/>
                <w:rFonts w:ascii="Calibri" w:eastAsia="Times New Roman" w:hAnsi="Calibri" w:cs="Calibri"/>
                <w:color w:val="000000"/>
                <w:lang w:eastAsia="en-AU"/>
              </w:rPr>
            </w:pPr>
            <w:ins w:id="490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17" w:author="KIM, Jason" w:date="2019-04-02T13:39:00Z"/>
        </w:trPr>
        <w:tc>
          <w:tcPr>
            <w:tcW w:w="758" w:type="pct"/>
            <w:vMerge/>
            <w:hideMark/>
          </w:tcPr>
          <w:p w:rsidR="00110C18" w:rsidRPr="0056388D" w:rsidRDefault="00110C18" w:rsidP="00063728">
            <w:pPr>
              <w:rPr>
                <w:ins w:id="490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21" w:author="KIM, Jason" w:date="2019-04-02T13:39:00Z"/>
                <w:rFonts w:ascii="Calibri" w:eastAsia="Times New Roman" w:hAnsi="Calibri" w:cs="Calibri"/>
                <w:color w:val="000000"/>
                <w:lang w:eastAsia="en-AU"/>
              </w:rPr>
            </w:pPr>
            <w:ins w:id="49022" w:author="KIM, Jason" w:date="2019-04-02T13:39:00Z">
              <w:r w:rsidRPr="0056388D">
                <w:rPr>
                  <w:rFonts w:ascii="Calibri" w:eastAsia="Times New Roman" w:hAnsi="Calibri" w:cs="Calibri"/>
                  <w:color w:val="000000"/>
                  <w:lang w:eastAsia="en-AU"/>
                </w:rPr>
                <w:t>DXE7005</w:t>
              </w:r>
            </w:ins>
          </w:p>
        </w:tc>
        <w:tc>
          <w:tcPr>
            <w:tcW w:w="793" w:type="pct"/>
            <w:noWrap/>
            <w:hideMark/>
          </w:tcPr>
          <w:p w:rsidR="00110C18" w:rsidRPr="0056388D" w:rsidRDefault="00110C18" w:rsidP="00063728">
            <w:pPr>
              <w:rPr>
                <w:ins w:id="49023" w:author="KIM, Jason" w:date="2019-04-02T13:39:00Z"/>
                <w:rFonts w:ascii="Calibri" w:eastAsia="Times New Roman" w:hAnsi="Calibri" w:cs="Calibri"/>
                <w:color w:val="000000"/>
                <w:lang w:eastAsia="en-AU"/>
              </w:rPr>
            </w:pPr>
            <w:ins w:id="4902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025" w:author="KIM, Jason" w:date="2019-04-02T13:39:00Z"/>
                <w:rFonts w:ascii="Calibri" w:eastAsia="Times New Roman" w:hAnsi="Calibri" w:cs="Calibri"/>
                <w:color w:val="000000"/>
                <w:lang w:eastAsia="en-AU"/>
              </w:rPr>
            </w:pPr>
            <w:ins w:id="49026" w:author="KIM, Jason" w:date="2019-04-02T13:39:00Z">
              <w:r w:rsidRPr="0056388D">
                <w:rPr>
                  <w:rFonts w:ascii="Calibri" w:eastAsia="Times New Roman" w:hAnsi="Calibri" w:cs="Calibri"/>
                  <w:color w:val="000000"/>
                  <w:lang w:eastAsia="en-AU"/>
                </w:rPr>
                <w:t>Chainage 506</w:t>
              </w:r>
            </w:ins>
          </w:p>
        </w:tc>
        <w:tc>
          <w:tcPr>
            <w:tcW w:w="818" w:type="pct"/>
            <w:noWrap/>
            <w:hideMark/>
          </w:tcPr>
          <w:p w:rsidR="00110C18" w:rsidRPr="0056388D" w:rsidRDefault="00110C18" w:rsidP="00063728">
            <w:pPr>
              <w:jc w:val="right"/>
              <w:rPr>
                <w:ins w:id="49027" w:author="KIM, Jason" w:date="2019-04-02T13:39:00Z"/>
                <w:rFonts w:ascii="Calibri" w:eastAsia="Times New Roman" w:hAnsi="Calibri" w:cs="Calibri"/>
                <w:color w:val="000000"/>
                <w:lang w:eastAsia="en-AU"/>
              </w:rPr>
            </w:pPr>
            <w:ins w:id="490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29" w:author="KIM, Jason" w:date="2019-04-02T13:39:00Z"/>
        </w:trPr>
        <w:tc>
          <w:tcPr>
            <w:tcW w:w="758" w:type="pct"/>
            <w:vMerge w:val="restart"/>
            <w:noWrap/>
            <w:hideMark/>
          </w:tcPr>
          <w:p w:rsidR="00110C18" w:rsidRPr="0056388D" w:rsidRDefault="00110C18" w:rsidP="00063728">
            <w:pPr>
              <w:rPr>
                <w:ins w:id="49030" w:author="KIM, Jason" w:date="2019-04-02T13:39:00Z"/>
                <w:rFonts w:ascii="Calibri" w:eastAsia="Times New Roman" w:hAnsi="Calibri" w:cs="Calibri"/>
                <w:color w:val="000000"/>
                <w:lang w:eastAsia="en-AU"/>
              </w:rPr>
            </w:pPr>
            <w:ins w:id="49031" w:author="KIM, Jason" w:date="2019-04-02T13:39:00Z">
              <w:r w:rsidRPr="0056388D">
                <w:rPr>
                  <w:rFonts w:ascii="Calibri" w:eastAsia="Times New Roman" w:hAnsi="Calibri" w:cs="Calibri"/>
                  <w:color w:val="000000"/>
                  <w:lang w:eastAsia="en-AU"/>
                </w:rPr>
                <w:t>DXE82SK3x</w:t>
              </w:r>
            </w:ins>
          </w:p>
        </w:tc>
        <w:tc>
          <w:tcPr>
            <w:tcW w:w="648" w:type="pct"/>
            <w:vMerge w:val="restart"/>
            <w:noWrap/>
            <w:hideMark/>
          </w:tcPr>
          <w:p w:rsidR="00110C18" w:rsidRPr="0056388D" w:rsidRDefault="00110C18" w:rsidP="00063728">
            <w:pPr>
              <w:rPr>
                <w:ins w:id="49032" w:author="KIM, Jason" w:date="2019-04-02T13:39:00Z"/>
                <w:rFonts w:ascii="Calibri" w:eastAsia="Times New Roman" w:hAnsi="Calibri" w:cs="Calibri"/>
                <w:color w:val="000000"/>
                <w:lang w:eastAsia="en-AU"/>
              </w:rPr>
            </w:pPr>
            <w:ins w:id="49033" w:author="KIM, Jason" w:date="2019-04-02T13:39:00Z">
              <w:r w:rsidRPr="0056388D">
                <w:rPr>
                  <w:rFonts w:ascii="Calibri" w:eastAsia="Times New Roman" w:hAnsi="Calibri" w:cs="Calibri"/>
                  <w:color w:val="000000"/>
                  <w:lang w:eastAsia="en-AU"/>
                </w:rPr>
                <w:t>ELZ20080</w:t>
              </w:r>
            </w:ins>
          </w:p>
        </w:tc>
        <w:tc>
          <w:tcPr>
            <w:tcW w:w="516" w:type="pct"/>
            <w:vMerge w:val="restart"/>
            <w:noWrap/>
            <w:hideMark/>
          </w:tcPr>
          <w:p w:rsidR="00110C18" w:rsidRPr="0056388D" w:rsidRDefault="00110C18" w:rsidP="00063728">
            <w:pPr>
              <w:rPr>
                <w:ins w:id="49034" w:author="KIM, Jason" w:date="2019-04-02T13:39:00Z"/>
                <w:rFonts w:ascii="Calibri" w:eastAsia="Times New Roman" w:hAnsi="Calibri" w:cs="Calibri"/>
                <w:color w:val="000000"/>
                <w:lang w:eastAsia="en-AU"/>
              </w:rPr>
            </w:pPr>
            <w:ins w:id="49035"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36" w:author="KIM, Jason" w:date="2019-04-02T13:39:00Z"/>
                <w:rFonts w:ascii="Calibri" w:eastAsia="Times New Roman" w:hAnsi="Calibri" w:cs="Calibri"/>
                <w:color w:val="000000"/>
                <w:lang w:eastAsia="en-AU"/>
              </w:rPr>
            </w:pPr>
            <w:ins w:id="49037" w:author="KIM, Jason" w:date="2019-04-02T13:39:00Z">
              <w:r w:rsidRPr="0056388D">
                <w:rPr>
                  <w:rFonts w:ascii="Calibri" w:eastAsia="Times New Roman" w:hAnsi="Calibri" w:cs="Calibri"/>
                  <w:color w:val="000000"/>
                  <w:lang w:eastAsia="en-AU"/>
                </w:rPr>
                <w:t>DXE8014</w:t>
              </w:r>
            </w:ins>
          </w:p>
        </w:tc>
        <w:tc>
          <w:tcPr>
            <w:tcW w:w="793" w:type="pct"/>
            <w:noWrap/>
            <w:hideMark/>
          </w:tcPr>
          <w:p w:rsidR="00110C18" w:rsidRPr="0056388D" w:rsidRDefault="00110C18" w:rsidP="00063728">
            <w:pPr>
              <w:rPr>
                <w:ins w:id="49038" w:author="KIM, Jason" w:date="2019-04-02T13:39:00Z"/>
                <w:rFonts w:ascii="Calibri" w:eastAsia="Times New Roman" w:hAnsi="Calibri" w:cs="Calibri"/>
                <w:color w:val="000000"/>
                <w:lang w:eastAsia="en-AU"/>
              </w:rPr>
            </w:pPr>
            <w:ins w:id="490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40" w:author="KIM, Jason" w:date="2019-04-02T13:39:00Z"/>
                <w:rFonts w:ascii="Calibri" w:eastAsia="Times New Roman" w:hAnsi="Calibri" w:cs="Calibri"/>
                <w:color w:val="000000"/>
                <w:lang w:eastAsia="en-AU"/>
              </w:rPr>
            </w:pPr>
            <w:ins w:id="49041" w:author="KIM, Jason" w:date="2019-04-02T13:39:00Z">
              <w:r w:rsidRPr="0056388D">
                <w:rPr>
                  <w:rFonts w:ascii="Calibri" w:eastAsia="Times New Roman" w:hAnsi="Calibri" w:cs="Calibri"/>
                  <w:color w:val="000000"/>
                  <w:lang w:eastAsia="en-AU"/>
                </w:rPr>
                <w:t>Chainage 1087</w:t>
              </w:r>
            </w:ins>
          </w:p>
        </w:tc>
        <w:tc>
          <w:tcPr>
            <w:tcW w:w="818" w:type="pct"/>
            <w:noWrap/>
            <w:hideMark/>
          </w:tcPr>
          <w:p w:rsidR="00110C18" w:rsidRPr="0056388D" w:rsidRDefault="00110C18" w:rsidP="00063728">
            <w:pPr>
              <w:jc w:val="right"/>
              <w:rPr>
                <w:ins w:id="49042" w:author="KIM, Jason" w:date="2019-04-02T13:39:00Z"/>
                <w:rFonts w:ascii="Calibri" w:eastAsia="Times New Roman" w:hAnsi="Calibri" w:cs="Calibri"/>
                <w:color w:val="000000"/>
                <w:lang w:eastAsia="en-AU"/>
              </w:rPr>
            </w:pPr>
            <w:ins w:id="49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44" w:author="KIM, Jason" w:date="2019-04-02T13:39:00Z"/>
        </w:trPr>
        <w:tc>
          <w:tcPr>
            <w:tcW w:w="758" w:type="pct"/>
            <w:vMerge/>
            <w:hideMark/>
          </w:tcPr>
          <w:p w:rsidR="00110C18" w:rsidRPr="0056388D" w:rsidRDefault="00110C18" w:rsidP="00063728">
            <w:pPr>
              <w:rPr>
                <w:ins w:id="490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48" w:author="KIM, Jason" w:date="2019-04-02T13:39:00Z"/>
                <w:rFonts w:ascii="Calibri" w:eastAsia="Times New Roman" w:hAnsi="Calibri" w:cs="Calibri"/>
                <w:color w:val="000000"/>
                <w:lang w:eastAsia="en-AU"/>
              </w:rPr>
            </w:pPr>
            <w:ins w:id="49049" w:author="KIM, Jason" w:date="2019-04-02T13:39:00Z">
              <w:r w:rsidRPr="0056388D">
                <w:rPr>
                  <w:rFonts w:ascii="Calibri" w:eastAsia="Times New Roman" w:hAnsi="Calibri" w:cs="Calibri"/>
                  <w:color w:val="000000"/>
                  <w:lang w:eastAsia="en-AU"/>
                </w:rPr>
                <w:t>DXE8015</w:t>
              </w:r>
            </w:ins>
          </w:p>
        </w:tc>
        <w:tc>
          <w:tcPr>
            <w:tcW w:w="793" w:type="pct"/>
            <w:noWrap/>
            <w:hideMark/>
          </w:tcPr>
          <w:p w:rsidR="00110C18" w:rsidRPr="0056388D" w:rsidRDefault="00110C18" w:rsidP="00063728">
            <w:pPr>
              <w:rPr>
                <w:ins w:id="49050" w:author="KIM, Jason" w:date="2019-04-02T13:39:00Z"/>
                <w:rFonts w:ascii="Calibri" w:eastAsia="Times New Roman" w:hAnsi="Calibri" w:cs="Calibri"/>
                <w:color w:val="000000"/>
                <w:lang w:eastAsia="en-AU"/>
              </w:rPr>
            </w:pPr>
            <w:ins w:id="490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52" w:author="KIM, Jason" w:date="2019-04-02T13:39:00Z"/>
                <w:rFonts w:ascii="Calibri" w:eastAsia="Times New Roman" w:hAnsi="Calibri" w:cs="Calibri"/>
                <w:color w:val="000000"/>
                <w:lang w:eastAsia="en-AU"/>
              </w:rPr>
            </w:pPr>
            <w:ins w:id="49053" w:author="KIM, Jason" w:date="2019-04-02T13:39:00Z">
              <w:r w:rsidRPr="0056388D">
                <w:rPr>
                  <w:rFonts w:ascii="Calibri" w:eastAsia="Times New Roman" w:hAnsi="Calibri" w:cs="Calibri"/>
                  <w:color w:val="000000"/>
                  <w:lang w:eastAsia="en-AU"/>
                </w:rPr>
                <w:t>Chainage 1057</w:t>
              </w:r>
            </w:ins>
          </w:p>
        </w:tc>
        <w:tc>
          <w:tcPr>
            <w:tcW w:w="818" w:type="pct"/>
            <w:noWrap/>
            <w:hideMark/>
          </w:tcPr>
          <w:p w:rsidR="00110C18" w:rsidRPr="0056388D" w:rsidRDefault="00110C18" w:rsidP="00063728">
            <w:pPr>
              <w:jc w:val="right"/>
              <w:rPr>
                <w:ins w:id="49054" w:author="KIM, Jason" w:date="2019-04-02T13:39:00Z"/>
                <w:rFonts w:ascii="Calibri" w:eastAsia="Times New Roman" w:hAnsi="Calibri" w:cs="Calibri"/>
                <w:color w:val="000000"/>
                <w:lang w:eastAsia="en-AU"/>
              </w:rPr>
            </w:pPr>
            <w:ins w:id="49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56" w:author="KIM, Jason" w:date="2019-04-02T13:39:00Z"/>
        </w:trPr>
        <w:tc>
          <w:tcPr>
            <w:tcW w:w="758" w:type="pct"/>
            <w:vMerge/>
            <w:hideMark/>
          </w:tcPr>
          <w:p w:rsidR="00110C18" w:rsidRPr="0056388D" w:rsidRDefault="00110C18" w:rsidP="00063728">
            <w:pPr>
              <w:rPr>
                <w:ins w:id="490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60" w:author="KIM, Jason" w:date="2019-04-02T13:39:00Z"/>
                <w:rFonts w:ascii="Calibri" w:eastAsia="Times New Roman" w:hAnsi="Calibri" w:cs="Calibri"/>
                <w:color w:val="000000"/>
                <w:lang w:eastAsia="en-AU"/>
              </w:rPr>
            </w:pPr>
            <w:ins w:id="49061" w:author="KIM, Jason" w:date="2019-04-02T13:39:00Z">
              <w:r w:rsidRPr="0056388D">
                <w:rPr>
                  <w:rFonts w:ascii="Calibri" w:eastAsia="Times New Roman" w:hAnsi="Calibri" w:cs="Calibri"/>
                  <w:color w:val="000000"/>
                  <w:lang w:eastAsia="en-AU"/>
                </w:rPr>
                <w:t>DXE8016</w:t>
              </w:r>
            </w:ins>
          </w:p>
        </w:tc>
        <w:tc>
          <w:tcPr>
            <w:tcW w:w="793" w:type="pct"/>
            <w:noWrap/>
            <w:hideMark/>
          </w:tcPr>
          <w:p w:rsidR="00110C18" w:rsidRPr="0056388D" w:rsidRDefault="00110C18" w:rsidP="00063728">
            <w:pPr>
              <w:rPr>
                <w:ins w:id="49062" w:author="KIM, Jason" w:date="2019-04-02T13:39:00Z"/>
                <w:rFonts w:ascii="Calibri" w:eastAsia="Times New Roman" w:hAnsi="Calibri" w:cs="Calibri"/>
                <w:color w:val="000000"/>
                <w:lang w:eastAsia="en-AU"/>
              </w:rPr>
            </w:pPr>
            <w:ins w:id="490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64" w:author="KIM, Jason" w:date="2019-04-02T13:39:00Z"/>
                <w:rFonts w:ascii="Calibri" w:eastAsia="Times New Roman" w:hAnsi="Calibri" w:cs="Calibri"/>
                <w:color w:val="000000"/>
                <w:lang w:eastAsia="en-AU"/>
              </w:rPr>
            </w:pPr>
            <w:ins w:id="49065" w:author="KIM, Jason" w:date="2019-04-02T13:39:00Z">
              <w:r w:rsidRPr="0056388D">
                <w:rPr>
                  <w:rFonts w:ascii="Calibri" w:eastAsia="Times New Roman" w:hAnsi="Calibri" w:cs="Calibri"/>
                  <w:color w:val="000000"/>
                  <w:lang w:eastAsia="en-AU"/>
                </w:rPr>
                <w:t>Chainage 1028</w:t>
              </w:r>
            </w:ins>
          </w:p>
        </w:tc>
        <w:tc>
          <w:tcPr>
            <w:tcW w:w="818" w:type="pct"/>
            <w:noWrap/>
            <w:hideMark/>
          </w:tcPr>
          <w:p w:rsidR="00110C18" w:rsidRPr="0056388D" w:rsidRDefault="00110C18" w:rsidP="00063728">
            <w:pPr>
              <w:jc w:val="right"/>
              <w:rPr>
                <w:ins w:id="49066" w:author="KIM, Jason" w:date="2019-04-02T13:39:00Z"/>
                <w:rFonts w:ascii="Calibri" w:eastAsia="Times New Roman" w:hAnsi="Calibri" w:cs="Calibri"/>
                <w:color w:val="000000"/>
                <w:lang w:eastAsia="en-AU"/>
              </w:rPr>
            </w:pPr>
            <w:ins w:id="490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68" w:author="KIM, Jason" w:date="2019-04-02T13:39:00Z"/>
        </w:trPr>
        <w:tc>
          <w:tcPr>
            <w:tcW w:w="758" w:type="pct"/>
            <w:vMerge w:val="restart"/>
            <w:noWrap/>
            <w:hideMark/>
          </w:tcPr>
          <w:p w:rsidR="00110C18" w:rsidRPr="0056388D" w:rsidRDefault="00110C18" w:rsidP="00063728">
            <w:pPr>
              <w:rPr>
                <w:ins w:id="49069" w:author="KIM, Jason" w:date="2019-04-02T13:39:00Z"/>
                <w:rFonts w:ascii="Calibri" w:eastAsia="Times New Roman" w:hAnsi="Calibri" w:cs="Calibri"/>
                <w:color w:val="000000"/>
                <w:lang w:eastAsia="en-AU"/>
              </w:rPr>
            </w:pPr>
            <w:ins w:id="49070" w:author="KIM, Jason" w:date="2019-04-02T13:39:00Z">
              <w:r w:rsidRPr="0056388D">
                <w:rPr>
                  <w:rFonts w:ascii="Calibri" w:eastAsia="Times New Roman" w:hAnsi="Calibri" w:cs="Calibri"/>
                  <w:color w:val="000000"/>
                  <w:lang w:eastAsia="en-AU"/>
                </w:rPr>
                <w:t>DXE82SK4x</w:t>
              </w:r>
            </w:ins>
          </w:p>
        </w:tc>
        <w:tc>
          <w:tcPr>
            <w:tcW w:w="648" w:type="pct"/>
            <w:vMerge w:val="restart"/>
            <w:noWrap/>
            <w:hideMark/>
          </w:tcPr>
          <w:p w:rsidR="00110C18" w:rsidRPr="0056388D" w:rsidRDefault="00110C18" w:rsidP="00063728">
            <w:pPr>
              <w:rPr>
                <w:ins w:id="49071" w:author="KIM, Jason" w:date="2019-04-02T13:39:00Z"/>
                <w:rFonts w:ascii="Calibri" w:eastAsia="Times New Roman" w:hAnsi="Calibri" w:cs="Calibri"/>
                <w:color w:val="000000"/>
                <w:lang w:eastAsia="en-AU"/>
              </w:rPr>
            </w:pPr>
            <w:ins w:id="49072" w:author="KIM, Jason" w:date="2019-04-02T13:39:00Z">
              <w:r w:rsidRPr="0056388D">
                <w:rPr>
                  <w:rFonts w:ascii="Calibri" w:eastAsia="Times New Roman" w:hAnsi="Calibri" w:cs="Calibri"/>
                  <w:color w:val="000000"/>
                  <w:lang w:eastAsia="en-AU"/>
                </w:rPr>
                <w:t>ELZ20076</w:t>
              </w:r>
            </w:ins>
          </w:p>
        </w:tc>
        <w:tc>
          <w:tcPr>
            <w:tcW w:w="516" w:type="pct"/>
            <w:vMerge w:val="restart"/>
            <w:noWrap/>
            <w:hideMark/>
          </w:tcPr>
          <w:p w:rsidR="00110C18" w:rsidRPr="0056388D" w:rsidRDefault="00110C18" w:rsidP="00063728">
            <w:pPr>
              <w:rPr>
                <w:ins w:id="49073" w:author="KIM, Jason" w:date="2019-04-02T13:39:00Z"/>
                <w:rFonts w:ascii="Calibri" w:eastAsia="Times New Roman" w:hAnsi="Calibri" w:cs="Calibri"/>
                <w:color w:val="000000"/>
                <w:lang w:eastAsia="en-AU"/>
              </w:rPr>
            </w:pPr>
            <w:ins w:id="49074"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75" w:author="KIM, Jason" w:date="2019-04-02T13:39:00Z"/>
                <w:rFonts w:ascii="Calibri" w:eastAsia="Times New Roman" w:hAnsi="Calibri" w:cs="Calibri"/>
                <w:color w:val="000000"/>
                <w:lang w:eastAsia="en-AU"/>
              </w:rPr>
            </w:pPr>
            <w:ins w:id="49076" w:author="KIM, Jason" w:date="2019-04-02T13:39:00Z">
              <w:r w:rsidRPr="0056388D">
                <w:rPr>
                  <w:rFonts w:ascii="Calibri" w:eastAsia="Times New Roman" w:hAnsi="Calibri" w:cs="Calibri"/>
                  <w:color w:val="000000"/>
                  <w:lang w:eastAsia="en-AU"/>
                </w:rPr>
                <w:t>DXE8011</w:t>
              </w:r>
            </w:ins>
          </w:p>
        </w:tc>
        <w:tc>
          <w:tcPr>
            <w:tcW w:w="793" w:type="pct"/>
            <w:noWrap/>
            <w:hideMark/>
          </w:tcPr>
          <w:p w:rsidR="00110C18" w:rsidRPr="0056388D" w:rsidRDefault="00110C18" w:rsidP="00063728">
            <w:pPr>
              <w:rPr>
                <w:ins w:id="49077" w:author="KIM, Jason" w:date="2019-04-02T13:39:00Z"/>
                <w:rFonts w:ascii="Calibri" w:eastAsia="Times New Roman" w:hAnsi="Calibri" w:cs="Calibri"/>
                <w:color w:val="000000"/>
                <w:lang w:eastAsia="en-AU"/>
              </w:rPr>
            </w:pPr>
            <w:ins w:id="490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79" w:author="KIM, Jason" w:date="2019-04-02T13:39:00Z"/>
                <w:rFonts w:ascii="Calibri" w:eastAsia="Times New Roman" w:hAnsi="Calibri" w:cs="Calibri"/>
                <w:color w:val="000000"/>
                <w:lang w:eastAsia="en-AU"/>
              </w:rPr>
            </w:pPr>
            <w:ins w:id="49080" w:author="KIM, Jason" w:date="2019-04-02T13:39:00Z">
              <w:r w:rsidRPr="0056388D">
                <w:rPr>
                  <w:rFonts w:ascii="Calibri" w:eastAsia="Times New Roman" w:hAnsi="Calibri" w:cs="Calibri"/>
                  <w:color w:val="000000"/>
                  <w:lang w:eastAsia="en-AU"/>
                </w:rPr>
                <w:t>Chainage 1194</w:t>
              </w:r>
            </w:ins>
          </w:p>
        </w:tc>
        <w:tc>
          <w:tcPr>
            <w:tcW w:w="818" w:type="pct"/>
            <w:noWrap/>
            <w:hideMark/>
          </w:tcPr>
          <w:p w:rsidR="00110C18" w:rsidRPr="0056388D" w:rsidRDefault="00110C18" w:rsidP="00063728">
            <w:pPr>
              <w:jc w:val="right"/>
              <w:rPr>
                <w:ins w:id="49081" w:author="KIM, Jason" w:date="2019-04-02T13:39:00Z"/>
                <w:rFonts w:ascii="Calibri" w:eastAsia="Times New Roman" w:hAnsi="Calibri" w:cs="Calibri"/>
                <w:color w:val="000000"/>
                <w:lang w:eastAsia="en-AU"/>
              </w:rPr>
            </w:pPr>
            <w:ins w:id="49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83" w:author="KIM, Jason" w:date="2019-04-02T13:39:00Z"/>
        </w:trPr>
        <w:tc>
          <w:tcPr>
            <w:tcW w:w="758" w:type="pct"/>
            <w:vMerge/>
            <w:hideMark/>
          </w:tcPr>
          <w:p w:rsidR="00110C18" w:rsidRPr="0056388D" w:rsidRDefault="00110C18" w:rsidP="00063728">
            <w:pPr>
              <w:rPr>
                <w:ins w:id="490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87" w:author="KIM, Jason" w:date="2019-04-02T13:39:00Z"/>
                <w:rFonts w:ascii="Calibri" w:eastAsia="Times New Roman" w:hAnsi="Calibri" w:cs="Calibri"/>
                <w:color w:val="000000"/>
                <w:lang w:eastAsia="en-AU"/>
              </w:rPr>
            </w:pPr>
            <w:ins w:id="49088" w:author="KIM, Jason" w:date="2019-04-02T13:39:00Z">
              <w:r w:rsidRPr="0056388D">
                <w:rPr>
                  <w:rFonts w:ascii="Calibri" w:eastAsia="Times New Roman" w:hAnsi="Calibri" w:cs="Calibri"/>
                  <w:color w:val="000000"/>
                  <w:lang w:eastAsia="en-AU"/>
                </w:rPr>
                <w:t>DXE8012</w:t>
              </w:r>
            </w:ins>
          </w:p>
        </w:tc>
        <w:tc>
          <w:tcPr>
            <w:tcW w:w="793" w:type="pct"/>
            <w:noWrap/>
            <w:hideMark/>
          </w:tcPr>
          <w:p w:rsidR="00110C18" w:rsidRPr="0056388D" w:rsidRDefault="00110C18" w:rsidP="00063728">
            <w:pPr>
              <w:rPr>
                <w:ins w:id="49089" w:author="KIM, Jason" w:date="2019-04-02T13:39:00Z"/>
                <w:rFonts w:ascii="Calibri" w:eastAsia="Times New Roman" w:hAnsi="Calibri" w:cs="Calibri"/>
                <w:color w:val="000000"/>
                <w:lang w:eastAsia="en-AU"/>
              </w:rPr>
            </w:pPr>
            <w:ins w:id="490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91" w:author="KIM, Jason" w:date="2019-04-02T13:39:00Z"/>
                <w:rFonts w:ascii="Calibri" w:eastAsia="Times New Roman" w:hAnsi="Calibri" w:cs="Calibri"/>
                <w:color w:val="000000"/>
                <w:lang w:eastAsia="en-AU"/>
              </w:rPr>
            </w:pPr>
            <w:ins w:id="49092" w:author="KIM, Jason" w:date="2019-04-02T13:39:00Z">
              <w:r w:rsidRPr="0056388D">
                <w:rPr>
                  <w:rFonts w:ascii="Calibri" w:eastAsia="Times New Roman" w:hAnsi="Calibri" w:cs="Calibri"/>
                  <w:color w:val="000000"/>
                  <w:lang w:eastAsia="en-AU"/>
                </w:rPr>
                <w:t>Chainage 1165</w:t>
              </w:r>
            </w:ins>
          </w:p>
        </w:tc>
        <w:tc>
          <w:tcPr>
            <w:tcW w:w="818" w:type="pct"/>
            <w:noWrap/>
            <w:hideMark/>
          </w:tcPr>
          <w:p w:rsidR="00110C18" w:rsidRPr="0056388D" w:rsidRDefault="00110C18" w:rsidP="00063728">
            <w:pPr>
              <w:jc w:val="right"/>
              <w:rPr>
                <w:ins w:id="49093" w:author="KIM, Jason" w:date="2019-04-02T13:39:00Z"/>
                <w:rFonts w:ascii="Calibri" w:eastAsia="Times New Roman" w:hAnsi="Calibri" w:cs="Calibri"/>
                <w:color w:val="000000"/>
                <w:lang w:eastAsia="en-AU"/>
              </w:rPr>
            </w:pPr>
            <w:ins w:id="49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95" w:author="KIM, Jason" w:date="2019-04-02T13:39:00Z"/>
        </w:trPr>
        <w:tc>
          <w:tcPr>
            <w:tcW w:w="758" w:type="pct"/>
            <w:vMerge/>
            <w:hideMark/>
          </w:tcPr>
          <w:p w:rsidR="00110C18" w:rsidRPr="0056388D" w:rsidRDefault="00110C18" w:rsidP="00063728">
            <w:pPr>
              <w:rPr>
                <w:ins w:id="490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99" w:author="KIM, Jason" w:date="2019-04-02T13:39:00Z"/>
                <w:rFonts w:ascii="Calibri" w:eastAsia="Times New Roman" w:hAnsi="Calibri" w:cs="Calibri"/>
                <w:color w:val="000000"/>
                <w:lang w:eastAsia="en-AU"/>
              </w:rPr>
            </w:pPr>
            <w:ins w:id="49100" w:author="KIM, Jason" w:date="2019-04-02T13:39:00Z">
              <w:r w:rsidRPr="0056388D">
                <w:rPr>
                  <w:rFonts w:ascii="Calibri" w:eastAsia="Times New Roman" w:hAnsi="Calibri" w:cs="Calibri"/>
                  <w:color w:val="000000"/>
                  <w:lang w:eastAsia="en-AU"/>
                </w:rPr>
                <w:t>DXE8013</w:t>
              </w:r>
            </w:ins>
          </w:p>
        </w:tc>
        <w:tc>
          <w:tcPr>
            <w:tcW w:w="793" w:type="pct"/>
            <w:noWrap/>
            <w:hideMark/>
          </w:tcPr>
          <w:p w:rsidR="00110C18" w:rsidRPr="0056388D" w:rsidRDefault="00110C18" w:rsidP="00063728">
            <w:pPr>
              <w:rPr>
                <w:ins w:id="49101" w:author="KIM, Jason" w:date="2019-04-02T13:39:00Z"/>
                <w:rFonts w:ascii="Calibri" w:eastAsia="Times New Roman" w:hAnsi="Calibri" w:cs="Calibri"/>
                <w:color w:val="000000"/>
                <w:lang w:eastAsia="en-AU"/>
              </w:rPr>
            </w:pPr>
            <w:ins w:id="4910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03" w:author="KIM, Jason" w:date="2019-04-02T13:39:00Z"/>
                <w:rFonts w:ascii="Calibri" w:eastAsia="Times New Roman" w:hAnsi="Calibri" w:cs="Calibri"/>
                <w:color w:val="000000"/>
                <w:lang w:eastAsia="en-AU"/>
              </w:rPr>
            </w:pPr>
            <w:ins w:id="49104" w:author="KIM, Jason" w:date="2019-04-02T13:39:00Z">
              <w:r w:rsidRPr="0056388D">
                <w:rPr>
                  <w:rFonts w:ascii="Calibri" w:eastAsia="Times New Roman" w:hAnsi="Calibri" w:cs="Calibri"/>
                  <w:color w:val="000000"/>
                  <w:lang w:eastAsia="en-AU"/>
                </w:rPr>
                <w:t>Chainage 1135</w:t>
              </w:r>
            </w:ins>
          </w:p>
        </w:tc>
        <w:tc>
          <w:tcPr>
            <w:tcW w:w="818" w:type="pct"/>
            <w:noWrap/>
            <w:hideMark/>
          </w:tcPr>
          <w:p w:rsidR="00110C18" w:rsidRPr="0056388D" w:rsidRDefault="00110C18" w:rsidP="00063728">
            <w:pPr>
              <w:jc w:val="right"/>
              <w:rPr>
                <w:ins w:id="49105" w:author="KIM, Jason" w:date="2019-04-02T13:39:00Z"/>
                <w:rFonts w:ascii="Calibri" w:eastAsia="Times New Roman" w:hAnsi="Calibri" w:cs="Calibri"/>
                <w:color w:val="000000"/>
                <w:lang w:eastAsia="en-AU"/>
              </w:rPr>
            </w:pPr>
            <w:ins w:id="49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07" w:author="KIM, Jason" w:date="2019-04-02T13:39:00Z"/>
        </w:trPr>
        <w:tc>
          <w:tcPr>
            <w:tcW w:w="758" w:type="pct"/>
            <w:vMerge w:val="restart"/>
            <w:noWrap/>
            <w:hideMark/>
          </w:tcPr>
          <w:p w:rsidR="00110C18" w:rsidRPr="0056388D" w:rsidRDefault="00110C18" w:rsidP="00063728">
            <w:pPr>
              <w:rPr>
                <w:ins w:id="49108" w:author="KIM, Jason" w:date="2019-04-02T13:39:00Z"/>
                <w:rFonts w:ascii="Calibri" w:eastAsia="Times New Roman" w:hAnsi="Calibri" w:cs="Calibri"/>
                <w:color w:val="000000"/>
                <w:lang w:eastAsia="en-AU"/>
              </w:rPr>
            </w:pPr>
            <w:ins w:id="49109" w:author="KIM, Jason" w:date="2019-04-02T13:39:00Z">
              <w:r w:rsidRPr="0056388D">
                <w:rPr>
                  <w:rFonts w:ascii="Calibri" w:eastAsia="Times New Roman" w:hAnsi="Calibri" w:cs="Calibri"/>
                  <w:color w:val="000000"/>
                  <w:lang w:eastAsia="en-AU"/>
                </w:rPr>
                <w:t>DXE83K1x</w:t>
              </w:r>
            </w:ins>
          </w:p>
        </w:tc>
        <w:tc>
          <w:tcPr>
            <w:tcW w:w="648" w:type="pct"/>
            <w:vMerge w:val="restart"/>
            <w:noWrap/>
            <w:hideMark/>
          </w:tcPr>
          <w:p w:rsidR="00110C18" w:rsidRPr="0056388D" w:rsidRDefault="00110C18" w:rsidP="00063728">
            <w:pPr>
              <w:rPr>
                <w:ins w:id="49110" w:author="KIM, Jason" w:date="2019-04-02T13:39:00Z"/>
                <w:rFonts w:ascii="Calibri" w:eastAsia="Times New Roman" w:hAnsi="Calibri" w:cs="Calibri"/>
                <w:color w:val="000000"/>
                <w:lang w:eastAsia="en-AU"/>
              </w:rPr>
            </w:pPr>
            <w:ins w:id="49111" w:author="KIM, Jason" w:date="2019-04-02T13:39:00Z">
              <w:r w:rsidRPr="0056388D">
                <w:rPr>
                  <w:rFonts w:ascii="Calibri" w:eastAsia="Times New Roman" w:hAnsi="Calibri" w:cs="Calibri"/>
                  <w:color w:val="000000"/>
                  <w:lang w:eastAsia="en-AU"/>
                </w:rPr>
                <w:t>ELZ10084</w:t>
              </w:r>
            </w:ins>
          </w:p>
        </w:tc>
        <w:tc>
          <w:tcPr>
            <w:tcW w:w="516" w:type="pct"/>
            <w:vMerge w:val="restart"/>
            <w:noWrap/>
            <w:hideMark/>
          </w:tcPr>
          <w:p w:rsidR="00110C18" w:rsidRPr="0056388D" w:rsidRDefault="00110C18" w:rsidP="00063728">
            <w:pPr>
              <w:rPr>
                <w:ins w:id="49112" w:author="KIM, Jason" w:date="2019-04-02T13:39:00Z"/>
                <w:rFonts w:ascii="Calibri" w:eastAsia="Times New Roman" w:hAnsi="Calibri" w:cs="Calibri"/>
                <w:color w:val="000000"/>
                <w:lang w:eastAsia="en-AU"/>
              </w:rPr>
            </w:pPr>
            <w:ins w:id="49113"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14" w:author="KIM, Jason" w:date="2019-04-02T13:39:00Z"/>
                <w:rFonts w:ascii="Calibri" w:eastAsia="Times New Roman" w:hAnsi="Calibri" w:cs="Calibri"/>
                <w:color w:val="000000"/>
                <w:lang w:eastAsia="en-AU"/>
              </w:rPr>
            </w:pPr>
            <w:ins w:id="49115" w:author="KIM, Jason" w:date="2019-04-02T13:39:00Z">
              <w:r w:rsidRPr="0056388D">
                <w:rPr>
                  <w:rFonts w:ascii="Calibri" w:eastAsia="Times New Roman" w:hAnsi="Calibri" w:cs="Calibri"/>
                  <w:color w:val="000000"/>
                  <w:lang w:eastAsia="en-AU"/>
                </w:rPr>
                <w:t>DXE7008</w:t>
              </w:r>
            </w:ins>
          </w:p>
        </w:tc>
        <w:tc>
          <w:tcPr>
            <w:tcW w:w="793" w:type="pct"/>
            <w:noWrap/>
            <w:hideMark/>
          </w:tcPr>
          <w:p w:rsidR="00110C18" w:rsidRPr="0056388D" w:rsidRDefault="00110C18" w:rsidP="00063728">
            <w:pPr>
              <w:rPr>
                <w:ins w:id="49116" w:author="KIM, Jason" w:date="2019-04-02T13:39:00Z"/>
                <w:rFonts w:ascii="Calibri" w:eastAsia="Times New Roman" w:hAnsi="Calibri" w:cs="Calibri"/>
                <w:color w:val="000000"/>
                <w:lang w:eastAsia="en-AU"/>
              </w:rPr>
            </w:pPr>
            <w:ins w:id="491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18" w:author="KIM, Jason" w:date="2019-04-02T13:39:00Z"/>
                <w:rFonts w:ascii="Calibri" w:eastAsia="Times New Roman" w:hAnsi="Calibri" w:cs="Calibri"/>
                <w:color w:val="000000"/>
                <w:lang w:eastAsia="en-AU"/>
              </w:rPr>
            </w:pPr>
            <w:ins w:id="49119" w:author="KIM, Jason" w:date="2019-04-02T13:39:00Z">
              <w:r w:rsidRPr="0056388D">
                <w:rPr>
                  <w:rFonts w:ascii="Calibri" w:eastAsia="Times New Roman" w:hAnsi="Calibri" w:cs="Calibri"/>
                  <w:color w:val="000000"/>
                  <w:lang w:eastAsia="en-AU"/>
                </w:rPr>
                <w:t>Chainage 651</w:t>
              </w:r>
            </w:ins>
          </w:p>
        </w:tc>
        <w:tc>
          <w:tcPr>
            <w:tcW w:w="818" w:type="pct"/>
            <w:noWrap/>
            <w:hideMark/>
          </w:tcPr>
          <w:p w:rsidR="00110C18" w:rsidRPr="0056388D" w:rsidRDefault="00110C18" w:rsidP="00063728">
            <w:pPr>
              <w:jc w:val="right"/>
              <w:rPr>
                <w:ins w:id="49120" w:author="KIM, Jason" w:date="2019-04-02T13:39:00Z"/>
                <w:rFonts w:ascii="Calibri" w:eastAsia="Times New Roman" w:hAnsi="Calibri" w:cs="Calibri"/>
                <w:color w:val="000000"/>
                <w:lang w:eastAsia="en-AU"/>
              </w:rPr>
            </w:pPr>
            <w:ins w:id="49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22" w:author="KIM, Jason" w:date="2019-04-02T13:39:00Z"/>
        </w:trPr>
        <w:tc>
          <w:tcPr>
            <w:tcW w:w="758" w:type="pct"/>
            <w:vMerge/>
            <w:hideMark/>
          </w:tcPr>
          <w:p w:rsidR="00110C18" w:rsidRPr="0056388D" w:rsidRDefault="00110C18" w:rsidP="00063728">
            <w:pPr>
              <w:rPr>
                <w:ins w:id="491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26" w:author="KIM, Jason" w:date="2019-04-02T13:39:00Z"/>
                <w:rFonts w:ascii="Calibri" w:eastAsia="Times New Roman" w:hAnsi="Calibri" w:cs="Calibri"/>
                <w:color w:val="000000"/>
                <w:lang w:eastAsia="en-AU"/>
              </w:rPr>
            </w:pPr>
            <w:ins w:id="49127" w:author="KIM, Jason" w:date="2019-04-02T13:39:00Z">
              <w:r w:rsidRPr="0056388D">
                <w:rPr>
                  <w:rFonts w:ascii="Calibri" w:eastAsia="Times New Roman" w:hAnsi="Calibri" w:cs="Calibri"/>
                  <w:color w:val="000000"/>
                  <w:lang w:eastAsia="en-AU"/>
                </w:rPr>
                <w:t>DXE7009</w:t>
              </w:r>
            </w:ins>
          </w:p>
        </w:tc>
        <w:tc>
          <w:tcPr>
            <w:tcW w:w="793" w:type="pct"/>
            <w:noWrap/>
            <w:hideMark/>
          </w:tcPr>
          <w:p w:rsidR="00110C18" w:rsidRPr="0056388D" w:rsidRDefault="00110C18" w:rsidP="00063728">
            <w:pPr>
              <w:rPr>
                <w:ins w:id="49128" w:author="KIM, Jason" w:date="2019-04-02T13:39:00Z"/>
                <w:rFonts w:ascii="Calibri" w:eastAsia="Times New Roman" w:hAnsi="Calibri" w:cs="Calibri"/>
                <w:color w:val="000000"/>
                <w:lang w:eastAsia="en-AU"/>
              </w:rPr>
            </w:pPr>
            <w:ins w:id="491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30" w:author="KIM, Jason" w:date="2019-04-02T13:39:00Z"/>
                <w:rFonts w:ascii="Calibri" w:eastAsia="Times New Roman" w:hAnsi="Calibri" w:cs="Calibri"/>
                <w:color w:val="000000"/>
                <w:lang w:eastAsia="en-AU"/>
              </w:rPr>
            </w:pPr>
            <w:ins w:id="49131" w:author="KIM, Jason" w:date="2019-04-02T13:39:00Z">
              <w:r w:rsidRPr="0056388D">
                <w:rPr>
                  <w:rFonts w:ascii="Calibri" w:eastAsia="Times New Roman" w:hAnsi="Calibri" w:cs="Calibri"/>
                  <w:color w:val="000000"/>
                  <w:lang w:eastAsia="en-AU"/>
                </w:rPr>
                <w:t>Chainage 680</w:t>
              </w:r>
            </w:ins>
          </w:p>
        </w:tc>
        <w:tc>
          <w:tcPr>
            <w:tcW w:w="818" w:type="pct"/>
            <w:noWrap/>
            <w:hideMark/>
          </w:tcPr>
          <w:p w:rsidR="00110C18" w:rsidRPr="0056388D" w:rsidRDefault="00110C18" w:rsidP="00063728">
            <w:pPr>
              <w:jc w:val="right"/>
              <w:rPr>
                <w:ins w:id="49132" w:author="KIM, Jason" w:date="2019-04-02T13:39:00Z"/>
                <w:rFonts w:ascii="Calibri" w:eastAsia="Times New Roman" w:hAnsi="Calibri" w:cs="Calibri"/>
                <w:color w:val="000000"/>
                <w:lang w:eastAsia="en-AU"/>
              </w:rPr>
            </w:pPr>
            <w:ins w:id="49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34" w:author="KIM, Jason" w:date="2019-04-02T13:39:00Z"/>
        </w:trPr>
        <w:tc>
          <w:tcPr>
            <w:tcW w:w="758" w:type="pct"/>
            <w:vMerge/>
            <w:hideMark/>
          </w:tcPr>
          <w:p w:rsidR="00110C18" w:rsidRPr="0056388D" w:rsidRDefault="00110C18" w:rsidP="00063728">
            <w:pPr>
              <w:rPr>
                <w:ins w:id="491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38" w:author="KIM, Jason" w:date="2019-04-02T13:39:00Z"/>
                <w:rFonts w:ascii="Calibri" w:eastAsia="Times New Roman" w:hAnsi="Calibri" w:cs="Calibri"/>
                <w:color w:val="000000"/>
                <w:lang w:eastAsia="en-AU"/>
              </w:rPr>
            </w:pPr>
            <w:ins w:id="49139" w:author="KIM, Jason" w:date="2019-04-02T13:39:00Z">
              <w:r w:rsidRPr="0056388D">
                <w:rPr>
                  <w:rFonts w:ascii="Calibri" w:eastAsia="Times New Roman" w:hAnsi="Calibri" w:cs="Calibri"/>
                  <w:color w:val="000000"/>
                  <w:lang w:eastAsia="en-AU"/>
                </w:rPr>
                <w:t>DXE7010</w:t>
              </w:r>
            </w:ins>
          </w:p>
        </w:tc>
        <w:tc>
          <w:tcPr>
            <w:tcW w:w="793" w:type="pct"/>
            <w:noWrap/>
            <w:hideMark/>
          </w:tcPr>
          <w:p w:rsidR="00110C18" w:rsidRPr="0056388D" w:rsidRDefault="00110C18" w:rsidP="00063728">
            <w:pPr>
              <w:rPr>
                <w:ins w:id="49140" w:author="KIM, Jason" w:date="2019-04-02T13:39:00Z"/>
                <w:rFonts w:ascii="Calibri" w:eastAsia="Times New Roman" w:hAnsi="Calibri" w:cs="Calibri"/>
                <w:color w:val="000000"/>
                <w:lang w:eastAsia="en-AU"/>
              </w:rPr>
            </w:pPr>
            <w:ins w:id="491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42" w:author="KIM, Jason" w:date="2019-04-02T13:39:00Z"/>
                <w:rFonts w:ascii="Calibri" w:eastAsia="Times New Roman" w:hAnsi="Calibri" w:cs="Calibri"/>
                <w:color w:val="000000"/>
                <w:lang w:eastAsia="en-AU"/>
              </w:rPr>
            </w:pPr>
            <w:ins w:id="49143" w:author="KIM, Jason" w:date="2019-04-02T13:39:00Z">
              <w:r w:rsidRPr="0056388D">
                <w:rPr>
                  <w:rFonts w:ascii="Calibri" w:eastAsia="Times New Roman" w:hAnsi="Calibri" w:cs="Calibri"/>
                  <w:color w:val="000000"/>
                  <w:lang w:eastAsia="en-AU"/>
                </w:rPr>
                <w:t>Chainage 710</w:t>
              </w:r>
            </w:ins>
          </w:p>
        </w:tc>
        <w:tc>
          <w:tcPr>
            <w:tcW w:w="818" w:type="pct"/>
            <w:noWrap/>
            <w:hideMark/>
          </w:tcPr>
          <w:p w:rsidR="00110C18" w:rsidRPr="0056388D" w:rsidRDefault="00110C18" w:rsidP="00063728">
            <w:pPr>
              <w:jc w:val="right"/>
              <w:rPr>
                <w:ins w:id="49144" w:author="KIM, Jason" w:date="2019-04-02T13:39:00Z"/>
                <w:rFonts w:ascii="Calibri" w:eastAsia="Times New Roman" w:hAnsi="Calibri" w:cs="Calibri"/>
                <w:color w:val="000000"/>
                <w:lang w:eastAsia="en-AU"/>
              </w:rPr>
            </w:pPr>
            <w:ins w:id="49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46" w:author="KIM, Jason" w:date="2019-04-02T13:39:00Z"/>
        </w:trPr>
        <w:tc>
          <w:tcPr>
            <w:tcW w:w="758" w:type="pct"/>
            <w:vMerge w:val="restart"/>
            <w:noWrap/>
            <w:hideMark/>
          </w:tcPr>
          <w:p w:rsidR="00110C18" w:rsidRPr="0056388D" w:rsidRDefault="00110C18" w:rsidP="00063728">
            <w:pPr>
              <w:rPr>
                <w:ins w:id="49147" w:author="KIM, Jason" w:date="2019-04-02T13:39:00Z"/>
                <w:rFonts w:ascii="Calibri" w:eastAsia="Times New Roman" w:hAnsi="Calibri" w:cs="Calibri"/>
                <w:color w:val="000000"/>
                <w:lang w:eastAsia="en-AU"/>
              </w:rPr>
            </w:pPr>
            <w:ins w:id="49148" w:author="KIM, Jason" w:date="2019-04-02T13:39:00Z">
              <w:r w:rsidRPr="0056388D">
                <w:rPr>
                  <w:rFonts w:ascii="Calibri" w:eastAsia="Times New Roman" w:hAnsi="Calibri" w:cs="Calibri"/>
                  <w:color w:val="000000"/>
                  <w:lang w:eastAsia="en-AU"/>
                </w:rPr>
                <w:t>DXE83K2x</w:t>
              </w:r>
            </w:ins>
          </w:p>
        </w:tc>
        <w:tc>
          <w:tcPr>
            <w:tcW w:w="648" w:type="pct"/>
            <w:vMerge w:val="restart"/>
            <w:noWrap/>
            <w:hideMark/>
          </w:tcPr>
          <w:p w:rsidR="00110C18" w:rsidRPr="0056388D" w:rsidRDefault="00110C18" w:rsidP="00063728">
            <w:pPr>
              <w:rPr>
                <w:ins w:id="49149" w:author="KIM, Jason" w:date="2019-04-02T13:39:00Z"/>
                <w:rFonts w:ascii="Calibri" w:eastAsia="Times New Roman" w:hAnsi="Calibri" w:cs="Calibri"/>
                <w:color w:val="000000"/>
                <w:lang w:eastAsia="en-AU"/>
              </w:rPr>
            </w:pPr>
            <w:ins w:id="49150" w:author="KIM, Jason" w:date="2019-04-02T13:39:00Z">
              <w:r w:rsidRPr="0056388D">
                <w:rPr>
                  <w:rFonts w:ascii="Calibri" w:eastAsia="Times New Roman" w:hAnsi="Calibri" w:cs="Calibri"/>
                  <w:color w:val="000000"/>
                  <w:lang w:eastAsia="en-AU"/>
                </w:rPr>
                <w:t>ELZ10080</w:t>
              </w:r>
            </w:ins>
          </w:p>
        </w:tc>
        <w:tc>
          <w:tcPr>
            <w:tcW w:w="516" w:type="pct"/>
            <w:vMerge w:val="restart"/>
            <w:noWrap/>
            <w:hideMark/>
          </w:tcPr>
          <w:p w:rsidR="00110C18" w:rsidRPr="0056388D" w:rsidRDefault="00110C18" w:rsidP="00063728">
            <w:pPr>
              <w:rPr>
                <w:ins w:id="49151" w:author="KIM, Jason" w:date="2019-04-02T13:39:00Z"/>
                <w:rFonts w:ascii="Calibri" w:eastAsia="Times New Roman" w:hAnsi="Calibri" w:cs="Calibri"/>
                <w:color w:val="000000"/>
                <w:lang w:eastAsia="en-AU"/>
              </w:rPr>
            </w:pPr>
            <w:ins w:id="49152"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53" w:author="KIM, Jason" w:date="2019-04-02T13:39:00Z"/>
                <w:rFonts w:ascii="Calibri" w:eastAsia="Times New Roman" w:hAnsi="Calibri" w:cs="Calibri"/>
                <w:color w:val="000000"/>
                <w:lang w:eastAsia="en-AU"/>
              </w:rPr>
            </w:pPr>
            <w:ins w:id="49154" w:author="KIM, Jason" w:date="2019-04-02T13:39:00Z">
              <w:r w:rsidRPr="0056388D">
                <w:rPr>
                  <w:rFonts w:ascii="Calibri" w:eastAsia="Times New Roman" w:hAnsi="Calibri" w:cs="Calibri"/>
                  <w:color w:val="000000"/>
                  <w:lang w:eastAsia="en-AU"/>
                </w:rPr>
                <w:t>DXE7006</w:t>
              </w:r>
            </w:ins>
          </w:p>
        </w:tc>
        <w:tc>
          <w:tcPr>
            <w:tcW w:w="793" w:type="pct"/>
            <w:noWrap/>
            <w:hideMark/>
          </w:tcPr>
          <w:p w:rsidR="00110C18" w:rsidRPr="0056388D" w:rsidRDefault="00110C18" w:rsidP="00063728">
            <w:pPr>
              <w:rPr>
                <w:ins w:id="49155" w:author="KIM, Jason" w:date="2019-04-02T13:39:00Z"/>
                <w:rFonts w:ascii="Calibri" w:eastAsia="Times New Roman" w:hAnsi="Calibri" w:cs="Calibri"/>
                <w:color w:val="000000"/>
                <w:lang w:eastAsia="en-AU"/>
              </w:rPr>
            </w:pPr>
            <w:ins w:id="491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57" w:author="KIM, Jason" w:date="2019-04-02T13:39:00Z"/>
                <w:rFonts w:ascii="Calibri" w:eastAsia="Times New Roman" w:hAnsi="Calibri" w:cs="Calibri"/>
                <w:color w:val="000000"/>
                <w:lang w:eastAsia="en-AU"/>
              </w:rPr>
            </w:pPr>
            <w:ins w:id="49158" w:author="KIM, Jason" w:date="2019-04-02T13:39:00Z">
              <w:r w:rsidRPr="0056388D">
                <w:rPr>
                  <w:rFonts w:ascii="Calibri" w:eastAsia="Times New Roman" w:hAnsi="Calibri" w:cs="Calibri"/>
                  <w:color w:val="000000"/>
                  <w:lang w:eastAsia="en-AU"/>
                </w:rPr>
                <w:t>Chainage 558</w:t>
              </w:r>
            </w:ins>
          </w:p>
        </w:tc>
        <w:tc>
          <w:tcPr>
            <w:tcW w:w="818" w:type="pct"/>
            <w:noWrap/>
            <w:hideMark/>
          </w:tcPr>
          <w:p w:rsidR="00110C18" w:rsidRPr="0056388D" w:rsidRDefault="00110C18" w:rsidP="00063728">
            <w:pPr>
              <w:jc w:val="right"/>
              <w:rPr>
                <w:ins w:id="49159" w:author="KIM, Jason" w:date="2019-04-02T13:39:00Z"/>
                <w:rFonts w:ascii="Calibri" w:eastAsia="Times New Roman" w:hAnsi="Calibri" w:cs="Calibri"/>
                <w:color w:val="000000"/>
                <w:lang w:eastAsia="en-AU"/>
              </w:rPr>
            </w:pPr>
            <w:ins w:id="491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61" w:author="KIM, Jason" w:date="2019-04-02T13:39:00Z"/>
        </w:trPr>
        <w:tc>
          <w:tcPr>
            <w:tcW w:w="758" w:type="pct"/>
            <w:vMerge/>
            <w:hideMark/>
          </w:tcPr>
          <w:p w:rsidR="00110C18" w:rsidRPr="0056388D" w:rsidRDefault="00110C18" w:rsidP="00063728">
            <w:pPr>
              <w:rPr>
                <w:ins w:id="491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65" w:author="KIM, Jason" w:date="2019-04-02T13:39:00Z"/>
                <w:rFonts w:ascii="Calibri" w:eastAsia="Times New Roman" w:hAnsi="Calibri" w:cs="Calibri"/>
                <w:color w:val="000000"/>
                <w:lang w:eastAsia="en-AU"/>
              </w:rPr>
            </w:pPr>
            <w:ins w:id="49166" w:author="KIM, Jason" w:date="2019-04-02T13:39:00Z">
              <w:r w:rsidRPr="0056388D">
                <w:rPr>
                  <w:rFonts w:ascii="Calibri" w:eastAsia="Times New Roman" w:hAnsi="Calibri" w:cs="Calibri"/>
                  <w:color w:val="000000"/>
                  <w:lang w:eastAsia="en-AU"/>
                </w:rPr>
                <w:t>DXE7007</w:t>
              </w:r>
            </w:ins>
          </w:p>
        </w:tc>
        <w:tc>
          <w:tcPr>
            <w:tcW w:w="793" w:type="pct"/>
            <w:noWrap/>
            <w:hideMark/>
          </w:tcPr>
          <w:p w:rsidR="00110C18" w:rsidRPr="0056388D" w:rsidRDefault="00110C18" w:rsidP="00063728">
            <w:pPr>
              <w:rPr>
                <w:ins w:id="49167" w:author="KIM, Jason" w:date="2019-04-02T13:39:00Z"/>
                <w:rFonts w:ascii="Calibri" w:eastAsia="Times New Roman" w:hAnsi="Calibri" w:cs="Calibri"/>
                <w:color w:val="000000"/>
                <w:lang w:eastAsia="en-AU"/>
              </w:rPr>
            </w:pPr>
            <w:ins w:id="491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69" w:author="KIM, Jason" w:date="2019-04-02T13:39:00Z"/>
                <w:rFonts w:ascii="Calibri" w:eastAsia="Times New Roman" w:hAnsi="Calibri" w:cs="Calibri"/>
                <w:color w:val="000000"/>
                <w:lang w:eastAsia="en-AU"/>
              </w:rPr>
            </w:pPr>
            <w:ins w:id="49170" w:author="KIM, Jason" w:date="2019-04-02T13:39:00Z">
              <w:r w:rsidRPr="0056388D">
                <w:rPr>
                  <w:rFonts w:ascii="Calibri" w:eastAsia="Times New Roman" w:hAnsi="Calibri" w:cs="Calibri"/>
                  <w:color w:val="000000"/>
                  <w:lang w:eastAsia="en-AU"/>
                </w:rPr>
                <w:t>Chainage 587</w:t>
              </w:r>
            </w:ins>
          </w:p>
        </w:tc>
        <w:tc>
          <w:tcPr>
            <w:tcW w:w="818" w:type="pct"/>
            <w:noWrap/>
            <w:hideMark/>
          </w:tcPr>
          <w:p w:rsidR="00110C18" w:rsidRPr="0056388D" w:rsidRDefault="00110C18" w:rsidP="00063728">
            <w:pPr>
              <w:jc w:val="right"/>
              <w:rPr>
                <w:ins w:id="49171" w:author="KIM, Jason" w:date="2019-04-02T13:39:00Z"/>
                <w:rFonts w:ascii="Calibri" w:eastAsia="Times New Roman" w:hAnsi="Calibri" w:cs="Calibri"/>
                <w:color w:val="000000"/>
                <w:lang w:eastAsia="en-AU"/>
              </w:rPr>
            </w:pPr>
            <w:ins w:id="49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73" w:author="KIM, Jason" w:date="2019-04-02T13:39:00Z"/>
        </w:trPr>
        <w:tc>
          <w:tcPr>
            <w:tcW w:w="758" w:type="pct"/>
            <w:vMerge w:val="restart"/>
            <w:noWrap/>
            <w:hideMark/>
          </w:tcPr>
          <w:p w:rsidR="00110C18" w:rsidRPr="0056388D" w:rsidRDefault="00110C18" w:rsidP="00063728">
            <w:pPr>
              <w:rPr>
                <w:ins w:id="49174" w:author="KIM, Jason" w:date="2019-04-02T13:39:00Z"/>
                <w:rFonts w:ascii="Calibri" w:eastAsia="Times New Roman" w:hAnsi="Calibri" w:cs="Calibri"/>
                <w:color w:val="000000"/>
                <w:lang w:eastAsia="en-AU"/>
              </w:rPr>
            </w:pPr>
            <w:ins w:id="49175" w:author="KIM, Jason" w:date="2019-04-02T13:39:00Z">
              <w:r w:rsidRPr="0056388D">
                <w:rPr>
                  <w:rFonts w:ascii="Calibri" w:eastAsia="Times New Roman" w:hAnsi="Calibri" w:cs="Calibri"/>
                  <w:color w:val="000000"/>
                  <w:lang w:eastAsia="en-AU"/>
                </w:rPr>
                <w:t>DXE84K3x</w:t>
              </w:r>
            </w:ins>
          </w:p>
        </w:tc>
        <w:tc>
          <w:tcPr>
            <w:tcW w:w="648" w:type="pct"/>
            <w:vMerge w:val="restart"/>
            <w:noWrap/>
            <w:hideMark/>
          </w:tcPr>
          <w:p w:rsidR="00110C18" w:rsidRPr="0056388D" w:rsidRDefault="00110C18" w:rsidP="00063728">
            <w:pPr>
              <w:rPr>
                <w:ins w:id="49176" w:author="KIM, Jason" w:date="2019-04-02T13:39:00Z"/>
                <w:rFonts w:ascii="Calibri" w:eastAsia="Times New Roman" w:hAnsi="Calibri" w:cs="Calibri"/>
                <w:color w:val="000000"/>
                <w:lang w:eastAsia="en-AU"/>
              </w:rPr>
            </w:pPr>
            <w:ins w:id="49177" w:author="KIM, Jason" w:date="2019-04-02T13:39:00Z">
              <w:r w:rsidRPr="0056388D">
                <w:rPr>
                  <w:rFonts w:ascii="Calibri" w:eastAsia="Times New Roman" w:hAnsi="Calibri" w:cs="Calibri"/>
                  <w:color w:val="000000"/>
                  <w:lang w:eastAsia="en-AU"/>
                </w:rPr>
                <w:t>ELZ20088</w:t>
              </w:r>
            </w:ins>
          </w:p>
        </w:tc>
        <w:tc>
          <w:tcPr>
            <w:tcW w:w="516" w:type="pct"/>
            <w:vMerge w:val="restart"/>
            <w:noWrap/>
            <w:hideMark/>
          </w:tcPr>
          <w:p w:rsidR="00110C18" w:rsidRPr="0056388D" w:rsidRDefault="00110C18" w:rsidP="00063728">
            <w:pPr>
              <w:rPr>
                <w:ins w:id="49178" w:author="KIM, Jason" w:date="2019-04-02T13:39:00Z"/>
                <w:rFonts w:ascii="Calibri" w:eastAsia="Times New Roman" w:hAnsi="Calibri" w:cs="Calibri"/>
                <w:color w:val="000000"/>
                <w:lang w:eastAsia="en-AU"/>
              </w:rPr>
            </w:pPr>
            <w:ins w:id="49179"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80" w:author="KIM, Jason" w:date="2019-04-02T13:39:00Z"/>
                <w:rFonts w:ascii="Calibri" w:eastAsia="Times New Roman" w:hAnsi="Calibri" w:cs="Calibri"/>
                <w:color w:val="000000"/>
                <w:lang w:eastAsia="en-AU"/>
              </w:rPr>
            </w:pPr>
            <w:ins w:id="49181" w:author="KIM, Jason" w:date="2019-04-02T13:39:00Z">
              <w:r w:rsidRPr="0056388D">
                <w:rPr>
                  <w:rFonts w:ascii="Calibri" w:eastAsia="Times New Roman" w:hAnsi="Calibri" w:cs="Calibri"/>
                  <w:color w:val="000000"/>
                  <w:lang w:eastAsia="en-AU"/>
                </w:rPr>
                <w:t>DXE8020</w:t>
              </w:r>
            </w:ins>
          </w:p>
        </w:tc>
        <w:tc>
          <w:tcPr>
            <w:tcW w:w="793" w:type="pct"/>
            <w:noWrap/>
            <w:hideMark/>
          </w:tcPr>
          <w:p w:rsidR="00110C18" w:rsidRPr="0056388D" w:rsidRDefault="00110C18" w:rsidP="00063728">
            <w:pPr>
              <w:rPr>
                <w:ins w:id="49182" w:author="KIM, Jason" w:date="2019-04-02T13:39:00Z"/>
                <w:rFonts w:ascii="Calibri" w:eastAsia="Times New Roman" w:hAnsi="Calibri" w:cs="Calibri"/>
                <w:color w:val="000000"/>
                <w:lang w:eastAsia="en-AU"/>
              </w:rPr>
            </w:pPr>
            <w:ins w:id="491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84" w:author="KIM, Jason" w:date="2019-04-02T13:39:00Z"/>
                <w:rFonts w:ascii="Calibri" w:eastAsia="Times New Roman" w:hAnsi="Calibri" w:cs="Calibri"/>
                <w:color w:val="000000"/>
                <w:lang w:eastAsia="en-AU"/>
              </w:rPr>
            </w:pPr>
            <w:ins w:id="49185" w:author="KIM, Jason" w:date="2019-04-02T13:39:00Z">
              <w:r w:rsidRPr="0056388D">
                <w:rPr>
                  <w:rFonts w:ascii="Calibri" w:eastAsia="Times New Roman" w:hAnsi="Calibri" w:cs="Calibri"/>
                  <w:color w:val="000000"/>
                  <w:lang w:eastAsia="en-AU"/>
                </w:rPr>
                <w:t>Chainage 869</w:t>
              </w:r>
            </w:ins>
          </w:p>
        </w:tc>
        <w:tc>
          <w:tcPr>
            <w:tcW w:w="818" w:type="pct"/>
            <w:noWrap/>
            <w:hideMark/>
          </w:tcPr>
          <w:p w:rsidR="00110C18" w:rsidRPr="0056388D" w:rsidRDefault="00110C18" w:rsidP="00063728">
            <w:pPr>
              <w:jc w:val="right"/>
              <w:rPr>
                <w:ins w:id="49186" w:author="KIM, Jason" w:date="2019-04-02T13:39:00Z"/>
                <w:rFonts w:ascii="Calibri" w:eastAsia="Times New Roman" w:hAnsi="Calibri" w:cs="Calibri"/>
                <w:color w:val="000000"/>
                <w:lang w:eastAsia="en-AU"/>
              </w:rPr>
            </w:pPr>
            <w:ins w:id="49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88" w:author="KIM, Jason" w:date="2019-04-02T13:39:00Z"/>
        </w:trPr>
        <w:tc>
          <w:tcPr>
            <w:tcW w:w="758" w:type="pct"/>
            <w:vMerge/>
            <w:hideMark/>
          </w:tcPr>
          <w:p w:rsidR="00110C18" w:rsidRPr="0056388D" w:rsidRDefault="00110C18" w:rsidP="00063728">
            <w:pPr>
              <w:rPr>
                <w:ins w:id="491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92" w:author="KIM, Jason" w:date="2019-04-02T13:39:00Z"/>
                <w:rFonts w:ascii="Calibri" w:eastAsia="Times New Roman" w:hAnsi="Calibri" w:cs="Calibri"/>
                <w:color w:val="000000"/>
                <w:lang w:eastAsia="en-AU"/>
              </w:rPr>
            </w:pPr>
            <w:ins w:id="49193" w:author="KIM, Jason" w:date="2019-04-02T13:39:00Z">
              <w:r w:rsidRPr="0056388D">
                <w:rPr>
                  <w:rFonts w:ascii="Calibri" w:eastAsia="Times New Roman" w:hAnsi="Calibri" w:cs="Calibri"/>
                  <w:color w:val="000000"/>
                  <w:lang w:eastAsia="en-AU"/>
                </w:rPr>
                <w:t>DXE8021</w:t>
              </w:r>
            </w:ins>
          </w:p>
        </w:tc>
        <w:tc>
          <w:tcPr>
            <w:tcW w:w="793" w:type="pct"/>
            <w:noWrap/>
            <w:hideMark/>
          </w:tcPr>
          <w:p w:rsidR="00110C18" w:rsidRPr="0056388D" w:rsidRDefault="00110C18" w:rsidP="00063728">
            <w:pPr>
              <w:rPr>
                <w:ins w:id="49194" w:author="KIM, Jason" w:date="2019-04-02T13:39:00Z"/>
                <w:rFonts w:ascii="Calibri" w:eastAsia="Times New Roman" w:hAnsi="Calibri" w:cs="Calibri"/>
                <w:color w:val="000000"/>
                <w:lang w:eastAsia="en-AU"/>
              </w:rPr>
            </w:pPr>
            <w:ins w:id="491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96" w:author="KIM, Jason" w:date="2019-04-02T13:39:00Z"/>
                <w:rFonts w:ascii="Calibri" w:eastAsia="Times New Roman" w:hAnsi="Calibri" w:cs="Calibri"/>
                <w:color w:val="000000"/>
                <w:lang w:eastAsia="en-AU"/>
              </w:rPr>
            </w:pPr>
            <w:ins w:id="49197" w:author="KIM, Jason" w:date="2019-04-02T13:39:00Z">
              <w:r w:rsidRPr="0056388D">
                <w:rPr>
                  <w:rFonts w:ascii="Calibri" w:eastAsia="Times New Roman" w:hAnsi="Calibri" w:cs="Calibri"/>
                  <w:color w:val="000000"/>
                  <w:lang w:eastAsia="en-AU"/>
                </w:rPr>
                <w:t>Chainage 840</w:t>
              </w:r>
            </w:ins>
          </w:p>
        </w:tc>
        <w:tc>
          <w:tcPr>
            <w:tcW w:w="818" w:type="pct"/>
            <w:noWrap/>
            <w:hideMark/>
          </w:tcPr>
          <w:p w:rsidR="00110C18" w:rsidRPr="0056388D" w:rsidRDefault="00110C18" w:rsidP="00063728">
            <w:pPr>
              <w:jc w:val="right"/>
              <w:rPr>
                <w:ins w:id="49198" w:author="KIM, Jason" w:date="2019-04-02T13:39:00Z"/>
                <w:rFonts w:ascii="Calibri" w:eastAsia="Times New Roman" w:hAnsi="Calibri" w:cs="Calibri"/>
                <w:color w:val="000000"/>
                <w:lang w:eastAsia="en-AU"/>
              </w:rPr>
            </w:pPr>
            <w:ins w:id="491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00" w:author="KIM, Jason" w:date="2019-04-02T13:39:00Z"/>
        </w:trPr>
        <w:tc>
          <w:tcPr>
            <w:tcW w:w="758" w:type="pct"/>
            <w:vMerge/>
            <w:hideMark/>
          </w:tcPr>
          <w:p w:rsidR="00110C18" w:rsidRPr="0056388D" w:rsidRDefault="00110C18" w:rsidP="00063728">
            <w:pPr>
              <w:rPr>
                <w:ins w:id="492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04" w:author="KIM, Jason" w:date="2019-04-02T13:39:00Z"/>
                <w:rFonts w:ascii="Calibri" w:eastAsia="Times New Roman" w:hAnsi="Calibri" w:cs="Calibri"/>
                <w:color w:val="000000"/>
                <w:lang w:eastAsia="en-AU"/>
              </w:rPr>
            </w:pPr>
            <w:ins w:id="49205" w:author="KIM, Jason" w:date="2019-04-02T13:39:00Z">
              <w:r w:rsidRPr="0056388D">
                <w:rPr>
                  <w:rFonts w:ascii="Calibri" w:eastAsia="Times New Roman" w:hAnsi="Calibri" w:cs="Calibri"/>
                  <w:color w:val="000000"/>
                  <w:lang w:eastAsia="en-AU"/>
                </w:rPr>
                <w:t>DXE8022</w:t>
              </w:r>
            </w:ins>
          </w:p>
        </w:tc>
        <w:tc>
          <w:tcPr>
            <w:tcW w:w="793" w:type="pct"/>
            <w:noWrap/>
            <w:hideMark/>
          </w:tcPr>
          <w:p w:rsidR="00110C18" w:rsidRPr="0056388D" w:rsidRDefault="00110C18" w:rsidP="00063728">
            <w:pPr>
              <w:rPr>
                <w:ins w:id="49206" w:author="KIM, Jason" w:date="2019-04-02T13:39:00Z"/>
                <w:rFonts w:ascii="Calibri" w:eastAsia="Times New Roman" w:hAnsi="Calibri" w:cs="Calibri"/>
                <w:color w:val="000000"/>
                <w:lang w:eastAsia="en-AU"/>
              </w:rPr>
            </w:pPr>
            <w:ins w:id="492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08" w:author="KIM, Jason" w:date="2019-04-02T13:39:00Z"/>
                <w:rFonts w:ascii="Calibri" w:eastAsia="Times New Roman" w:hAnsi="Calibri" w:cs="Calibri"/>
                <w:color w:val="000000"/>
                <w:lang w:eastAsia="en-AU"/>
              </w:rPr>
            </w:pPr>
            <w:ins w:id="49209" w:author="KIM, Jason" w:date="2019-04-02T13:39:00Z">
              <w:r w:rsidRPr="0056388D">
                <w:rPr>
                  <w:rFonts w:ascii="Calibri" w:eastAsia="Times New Roman" w:hAnsi="Calibri" w:cs="Calibri"/>
                  <w:color w:val="000000"/>
                  <w:lang w:eastAsia="en-AU"/>
                </w:rPr>
                <w:t>Chainage 810</w:t>
              </w:r>
            </w:ins>
          </w:p>
        </w:tc>
        <w:tc>
          <w:tcPr>
            <w:tcW w:w="818" w:type="pct"/>
            <w:noWrap/>
            <w:hideMark/>
          </w:tcPr>
          <w:p w:rsidR="00110C18" w:rsidRPr="0056388D" w:rsidRDefault="00110C18" w:rsidP="00063728">
            <w:pPr>
              <w:jc w:val="right"/>
              <w:rPr>
                <w:ins w:id="49210" w:author="KIM, Jason" w:date="2019-04-02T13:39:00Z"/>
                <w:rFonts w:ascii="Calibri" w:eastAsia="Times New Roman" w:hAnsi="Calibri" w:cs="Calibri"/>
                <w:color w:val="000000"/>
                <w:lang w:eastAsia="en-AU"/>
              </w:rPr>
            </w:pPr>
            <w:ins w:id="492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12" w:author="KIM, Jason" w:date="2019-04-02T13:39:00Z"/>
        </w:trPr>
        <w:tc>
          <w:tcPr>
            <w:tcW w:w="758" w:type="pct"/>
            <w:vMerge w:val="restart"/>
            <w:noWrap/>
            <w:hideMark/>
          </w:tcPr>
          <w:p w:rsidR="00110C18" w:rsidRPr="0056388D" w:rsidRDefault="00110C18" w:rsidP="00063728">
            <w:pPr>
              <w:rPr>
                <w:ins w:id="49213" w:author="KIM, Jason" w:date="2019-04-02T13:39:00Z"/>
                <w:rFonts w:ascii="Calibri" w:eastAsia="Times New Roman" w:hAnsi="Calibri" w:cs="Calibri"/>
                <w:color w:val="000000"/>
                <w:lang w:eastAsia="en-AU"/>
              </w:rPr>
            </w:pPr>
            <w:ins w:id="49214" w:author="KIM, Jason" w:date="2019-04-02T13:39:00Z">
              <w:r w:rsidRPr="0056388D">
                <w:rPr>
                  <w:rFonts w:ascii="Calibri" w:eastAsia="Times New Roman" w:hAnsi="Calibri" w:cs="Calibri"/>
                  <w:color w:val="000000"/>
                  <w:lang w:eastAsia="en-AU"/>
                </w:rPr>
                <w:t>DXE84K4x</w:t>
              </w:r>
            </w:ins>
          </w:p>
        </w:tc>
        <w:tc>
          <w:tcPr>
            <w:tcW w:w="648" w:type="pct"/>
            <w:vMerge w:val="restart"/>
            <w:noWrap/>
            <w:hideMark/>
          </w:tcPr>
          <w:p w:rsidR="00110C18" w:rsidRPr="0056388D" w:rsidRDefault="00110C18" w:rsidP="00063728">
            <w:pPr>
              <w:rPr>
                <w:ins w:id="49215" w:author="KIM, Jason" w:date="2019-04-02T13:39:00Z"/>
                <w:rFonts w:ascii="Calibri" w:eastAsia="Times New Roman" w:hAnsi="Calibri" w:cs="Calibri"/>
                <w:color w:val="000000"/>
                <w:lang w:eastAsia="en-AU"/>
              </w:rPr>
            </w:pPr>
            <w:ins w:id="49216" w:author="KIM, Jason" w:date="2019-04-02T13:39:00Z">
              <w:r w:rsidRPr="0056388D">
                <w:rPr>
                  <w:rFonts w:ascii="Calibri" w:eastAsia="Times New Roman" w:hAnsi="Calibri" w:cs="Calibri"/>
                  <w:color w:val="000000"/>
                  <w:lang w:eastAsia="en-AU"/>
                </w:rPr>
                <w:t>ELZ20084</w:t>
              </w:r>
            </w:ins>
          </w:p>
        </w:tc>
        <w:tc>
          <w:tcPr>
            <w:tcW w:w="516" w:type="pct"/>
            <w:vMerge w:val="restart"/>
            <w:noWrap/>
            <w:hideMark/>
          </w:tcPr>
          <w:p w:rsidR="00110C18" w:rsidRPr="0056388D" w:rsidRDefault="00110C18" w:rsidP="00063728">
            <w:pPr>
              <w:rPr>
                <w:ins w:id="49217" w:author="KIM, Jason" w:date="2019-04-02T13:39:00Z"/>
                <w:rFonts w:ascii="Calibri" w:eastAsia="Times New Roman" w:hAnsi="Calibri" w:cs="Calibri"/>
                <w:color w:val="000000"/>
                <w:lang w:eastAsia="en-AU"/>
              </w:rPr>
            </w:pPr>
            <w:ins w:id="49218"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219" w:author="KIM, Jason" w:date="2019-04-02T13:39:00Z"/>
                <w:rFonts w:ascii="Calibri" w:eastAsia="Times New Roman" w:hAnsi="Calibri" w:cs="Calibri"/>
                <w:color w:val="000000"/>
                <w:lang w:eastAsia="en-AU"/>
              </w:rPr>
            </w:pPr>
            <w:ins w:id="49220" w:author="KIM, Jason" w:date="2019-04-02T13:39:00Z">
              <w:r w:rsidRPr="0056388D">
                <w:rPr>
                  <w:rFonts w:ascii="Calibri" w:eastAsia="Times New Roman" w:hAnsi="Calibri" w:cs="Calibri"/>
                  <w:color w:val="000000"/>
                  <w:lang w:eastAsia="en-AU"/>
                </w:rPr>
                <w:t>DXE8017</w:t>
              </w:r>
            </w:ins>
          </w:p>
        </w:tc>
        <w:tc>
          <w:tcPr>
            <w:tcW w:w="793" w:type="pct"/>
            <w:noWrap/>
            <w:hideMark/>
          </w:tcPr>
          <w:p w:rsidR="00110C18" w:rsidRPr="0056388D" w:rsidRDefault="00110C18" w:rsidP="00063728">
            <w:pPr>
              <w:rPr>
                <w:ins w:id="49221" w:author="KIM, Jason" w:date="2019-04-02T13:39:00Z"/>
                <w:rFonts w:ascii="Calibri" w:eastAsia="Times New Roman" w:hAnsi="Calibri" w:cs="Calibri"/>
                <w:color w:val="000000"/>
                <w:lang w:eastAsia="en-AU"/>
              </w:rPr>
            </w:pPr>
            <w:ins w:id="492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23" w:author="KIM, Jason" w:date="2019-04-02T13:39:00Z"/>
                <w:rFonts w:ascii="Calibri" w:eastAsia="Times New Roman" w:hAnsi="Calibri" w:cs="Calibri"/>
                <w:color w:val="000000"/>
                <w:lang w:eastAsia="en-AU"/>
              </w:rPr>
            </w:pPr>
            <w:ins w:id="49224" w:author="KIM, Jason" w:date="2019-04-02T13:39:00Z">
              <w:r w:rsidRPr="0056388D">
                <w:rPr>
                  <w:rFonts w:ascii="Calibri" w:eastAsia="Times New Roman" w:hAnsi="Calibri" w:cs="Calibri"/>
                  <w:color w:val="000000"/>
                  <w:lang w:eastAsia="en-AU"/>
                </w:rPr>
                <w:t>Chainage 977</w:t>
              </w:r>
            </w:ins>
          </w:p>
        </w:tc>
        <w:tc>
          <w:tcPr>
            <w:tcW w:w="818" w:type="pct"/>
            <w:noWrap/>
            <w:hideMark/>
          </w:tcPr>
          <w:p w:rsidR="00110C18" w:rsidRPr="0056388D" w:rsidRDefault="00110C18" w:rsidP="00063728">
            <w:pPr>
              <w:jc w:val="right"/>
              <w:rPr>
                <w:ins w:id="49225" w:author="KIM, Jason" w:date="2019-04-02T13:39:00Z"/>
                <w:rFonts w:ascii="Calibri" w:eastAsia="Times New Roman" w:hAnsi="Calibri" w:cs="Calibri"/>
                <w:color w:val="000000"/>
                <w:lang w:eastAsia="en-AU"/>
              </w:rPr>
            </w:pPr>
            <w:ins w:id="492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27" w:author="KIM, Jason" w:date="2019-04-02T13:39:00Z"/>
        </w:trPr>
        <w:tc>
          <w:tcPr>
            <w:tcW w:w="758" w:type="pct"/>
            <w:vMerge/>
            <w:hideMark/>
          </w:tcPr>
          <w:p w:rsidR="00110C18" w:rsidRPr="0056388D" w:rsidRDefault="00110C18" w:rsidP="00063728">
            <w:pPr>
              <w:rPr>
                <w:ins w:id="492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31" w:author="KIM, Jason" w:date="2019-04-02T13:39:00Z"/>
                <w:rFonts w:ascii="Calibri" w:eastAsia="Times New Roman" w:hAnsi="Calibri" w:cs="Calibri"/>
                <w:color w:val="000000"/>
                <w:lang w:eastAsia="en-AU"/>
              </w:rPr>
            </w:pPr>
            <w:ins w:id="49232" w:author="KIM, Jason" w:date="2019-04-02T13:39:00Z">
              <w:r w:rsidRPr="0056388D">
                <w:rPr>
                  <w:rFonts w:ascii="Calibri" w:eastAsia="Times New Roman" w:hAnsi="Calibri" w:cs="Calibri"/>
                  <w:color w:val="000000"/>
                  <w:lang w:eastAsia="en-AU"/>
                </w:rPr>
                <w:t>DXE8018</w:t>
              </w:r>
            </w:ins>
          </w:p>
        </w:tc>
        <w:tc>
          <w:tcPr>
            <w:tcW w:w="793" w:type="pct"/>
            <w:noWrap/>
            <w:hideMark/>
          </w:tcPr>
          <w:p w:rsidR="00110C18" w:rsidRPr="0056388D" w:rsidRDefault="00110C18" w:rsidP="00063728">
            <w:pPr>
              <w:rPr>
                <w:ins w:id="49233" w:author="KIM, Jason" w:date="2019-04-02T13:39:00Z"/>
                <w:rFonts w:ascii="Calibri" w:eastAsia="Times New Roman" w:hAnsi="Calibri" w:cs="Calibri"/>
                <w:color w:val="000000"/>
                <w:lang w:eastAsia="en-AU"/>
              </w:rPr>
            </w:pPr>
            <w:ins w:id="492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35" w:author="KIM, Jason" w:date="2019-04-02T13:39:00Z"/>
                <w:rFonts w:ascii="Calibri" w:eastAsia="Times New Roman" w:hAnsi="Calibri" w:cs="Calibri"/>
                <w:color w:val="000000"/>
                <w:lang w:eastAsia="en-AU"/>
              </w:rPr>
            </w:pPr>
            <w:ins w:id="49236" w:author="KIM, Jason" w:date="2019-04-02T13:39:00Z">
              <w:r w:rsidRPr="0056388D">
                <w:rPr>
                  <w:rFonts w:ascii="Calibri" w:eastAsia="Times New Roman" w:hAnsi="Calibri" w:cs="Calibri"/>
                  <w:color w:val="000000"/>
                  <w:lang w:eastAsia="en-AU"/>
                </w:rPr>
                <w:t>Chainage 948</w:t>
              </w:r>
            </w:ins>
          </w:p>
        </w:tc>
        <w:tc>
          <w:tcPr>
            <w:tcW w:w="818" w:type="pct"/>
            <w:noWrap/>
            <w:hideMark/>
          </w:tcPr>
          <w:p w:rsidR="00110C18" w:rsidRPr="0056388D" w:rsidRDefault="00110C18" w:rsidP="00063728">
            <w:pPr>
              <w:jc w:val="right"/>
              <w:rPr>
                <w:ins w:id="49237" w:author="KIM, Jason" w:date="2019-04-02T13:39:00Z"/>
                <w:rFonts w:ascii="Calibri" w:eastAsia="Times New Roman" w:hAnsi="Calibri" w:cs="Calibri"/>
                <w:color w:val="000000"/>
                <w:lang w:eastAsia="en-AU"/>
              </w:rPr>
            </w:pPr>
            <w:ins w:id="49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39" w:author="KIM, Jason" w:date="2019-04-02T13:39:00Z"/>
        </w:trPr>
        <w:tc>
          <w:tcPr>
            <w:tcW w:w="758" w:type="pct"/>
            <w:vMerge/>
            <w:hideMark/>
          </w:tcPr>
          <w:p w:rsidR="00110C18" w:rsidRPr="0056388D" w:rsidRDefault="00110C18" w:rsidP="00063728">
            <w:pPr>
              <w:rPr>
                <w:ins w:id="492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43" w:author="KIM, Jason" w:date="2019-04-02T13:39:00Z"/>
                <w:rFonts w:ascii="Calibri" w:eastAsia="Times New Roman" w:hAnsi="Calibri" w:cs="Calibri"/>
                <w:color w:val="000000"/>
                <w:lang w:eastAsia="en-AU"/>
              </w:rPr>
            </w:pPr>
            <w:ins w:id="49244" w:author="KIM, Jason" w:date="2019-04-02T13:39:00Z">
              <w:r w:rsidRPr="0056388D">
                <w:rPr>
                  <w:rFonts w:ascii="Calibri" w:eastAsia="Times New Roman" w:hAnsi="Calibri" w:cs="Calibri"/>
                  <w:color w:val="000000"/>
                  <w:lang w:eastAsia="en-AU"/>
                </w:rPr>
                <w:t>DXE8019</w:t>
              </w:r>
            </w:ins>
          </w:p>
        </w:tc>
        <w:tc>
          <w:tcPr>
            <w:tcW w:w="793" w:type="pct"/>
            <w:noWrap/>
            <w:hideMark/>
          </w:tcPr>
          <w:p w:rsidR="00110C18" w:rsidRPr="0056388D" w:rsidRDefault="00110C18" w:rsidP="00063728">
            <w:pPr>
              <w:rPr>
                <w:ins w:id="49245" w:author="KIM, Jason" w:date="2019-04-02T13:39:00Z"/>
                <w:rFonts w:ascii="Calibri" w:eastAsia="Times New Roman" w:hAnsi="Calibri" w:cs="Calibri"/>
                <w:color w:val="000000"/>
                <w:lang w:eastAsia="en-AU"/>
              </w:rPr>
            </w:pPr>
            <w:ins w:id="492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47" w:author="KIM, Jason" w:date="2019-04-02T13:39:00Z"/>
                <w:rFonts w:ascii="Calibri" w:eastAsia="Times New Roman" w:hAnsi="Calibri" w:cs="Calibri"/>
                <w:color w:val="000000"/>
                <w:lang w:eastAsia="en-AU"/>
              </w:rPr>
            </w:pPr>
            <w:ins w:id="49248" w:author="KIM, Jason" w:date="2019-04-02T13:39:00Z">
              <w:r w:rsidRPr="0056388D">
                <w:rPr>
                  <w:rFonts w:ascii="Calibri" w:eastAsia="Times New Roman" w:hAnsi="Calibri" w:cs="Calibri"/>
                  <w:color w:val="000000"/>
                  <w:lang w:eastAsia="en-AU"/>
                </w:rPr>
                <w:t>Chainage 920</w:t>
              </w:r>
            </w:ins>
          </w:p>
        </w:tc>
        <w:tc>
          <w:tcPr>
            <w:tcW w:w="818" w:type="pct"/>
            <w:noWrap/>
            <w:hideMark/>
          </w:tcPr>
          <w:p w:rsidR="00110C18" w:rsidRPr="0056388D" w:rsidRDefault="00110C18" w:rsidP="00063728">
            <w:pPr>
              <w:jc w:val="right"/>
              <w:rPr>
                <w:ins w:id="49249" w:author="KIM, Jason" w:date="2019-04-02T13:39:00Z"/>
                <w:rFonts w:ascii="Calibri" w:eastAsia="Times New Roman" w:hAnsi="Calibri" w:cs="Calibri"/>
                <w:color w:val="000000"/>
                <w:lang w:eastAsia="en-AU"/>
              </w:rPr>
            </w:pPr>
            <w:ins w:id="49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51" w:author="KIM, Jason" w:date="2019-04-02T13:39:00Z"/>
        </w:trPr>
        <w:tc>
          <w:tcPr>
            <w:tcW w:w="758" w:type="pct"/>
            <w:vMerge w:val="restart"/>
            <w:noWrap/>
            <w:hideMark/>
          </w:tcPr>
          <w:p w:rsidR="00110C18" w:rsidRPr="0056388D" w:rsidRDefault="00110C18" w:rsidP="00063728">
            <w:pPr>
              <w:rPr>
                <w:ins w:id="49252" w:author="KIM, Jason" w:date="2019-04-02T13:39:00Z"/>
                <w:rFonts w:ascii="Calibri" w:eastAsia="Times New Roman" w:hAnsi="Calibri" w:cs="Calibri"/>
                <w:color w:val="000000"/>
                <w:lang w:eastAsia="en-AU"/>
              </w:rPr>
            </w:pPr>
            <w:ins w:id="49253" w:author="KIM, Jason" w:date="2019-04-02T13:39:00Z">
              <w:r w:rsidRPr="0056388D">
                <w:rPr>
                  <w:rFonts w:ascii="Calibri" w:eastAsia="Times New Roman" w:hAnsi="Calibri" w:cs="Calibri"/>
                  <w:color w:val="000000"/>
                  <w:lang w:eastAsia="en-AU"/>
                </w:rPr>
                <w:t>DXE85K1x</w:t>
              </w:r>
            </w:ins>
          </w:p>
        </w:tc>
        <w:tc>
          <w:tcPr>
            <w:tcW w:w="648" w:type="pct"/>
            <w:vMerge w:val="restart"/>
            <w:noWrap/>
            <w:hideMark/>
          </w:tcPr>
          <w:p w:rsidR="00110C18" w:rsidRPr="0056388D" w:rsidRDefault="00110C18" w:rsidP="00063728">
            <w:pPr>
              <w:rPr>
                <w:ins w:id="49254" w:author="KIM, Jason" w:date="2019-04-02T13:39:00Z"/>
                <w:rFonts w:ascii="Calibri" w:eastAsia="Times New Roman" w:hAnsi="Calibri" w:cs="Calibri"/>
                <w:color w:val="000000"/>
                <w:lang w:eastAsia="en-AU"/>
              </w:rPr>
            </w:pPr>
            <w:ins w:id="49255" w:author="KIM, Jason" w:date="2019-04-02T13:39:00Z">
              <w:r w:rsidRPr="0056388D">
                <w:rPr>
                  <w:rFonts w:ascii="Calibri" w:eastAsia="Times New Roman" w:hAnsi="Calibri" w:cs="Calibri"/>
                  <w:color w:val="000000"/>
                  <w:lang w:eastAsia="en-AU"/>
                </w:rPr>
                <w:t>ELZ10092</w:t>
              </w:r>
            </w:ins>
          </w:p>
        </w:tc>
        <w:tc>
          <w:tcPr>
            <w:tcW w:w="516" w:type="pct"/>
            <w:vMerge w:val="restart"/>
            <w:noWrap/>
            <w:hideMark/>
          </w:tcPr>
          <w:p w:rsidR="00110C18" w:rsidRPr="0056388D" w:rsidRDefault="00110C18" w:rsidP="00063728">
            <w:pPr>
              <w:rPr>
                <w:ins w:id="49256" w:author="KIM, Jason" w:date="2019-04-02T13:39:00Z"/>
                <w:rFonts w:ascii="Calibri" w:eastAsia="Times New Roman" w:hAnsi="Calibri" w:cs="Calibri"/>
                <w:color w:val="000000"/>
                <w:lang w:eastAsia="en-AU"/>
              </w:rPr>
            </w:pPr>
            <w:ins w:id="4925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258" w:author="KIM, Jason" w:date="2019-04-02T13:39:00Z"/>
                <w:rFonts w:ascii="Calibri" w:eastAsia="Times New Roman" w:hAnsi="Calibri" w:cs="Calibri"/>
                <w:color w:val="000000"/>
                <w:lang w:eastAsia="en-AU"/>
              </w:rPr>
            </w:pPr>
            <w:ins w:id="49259" w:author="KIM, Jason" w:date="2019-04-02T13:39:00Z">
              <w:r w:rsidRPr="0056388D">
                <w:rPr>
                  <w:rFonts w:ascii="Calibri" w:eastAsia="Times New Roman" w:hAnsi="Calibri" w:cs="Calibri"/>
                  <w:color w:val="000000"/>
                  <w:lang w:eastAsia="en-AU"/>
                </w:rPr>
                <w:t>DXE7014</w:t>
              </w:r>
            </w:ins>
          </w:p>
        </w:tc>
        <w:tc>
          <w:tcPr>
            <w:tcW w:w="793" w:type="pct"/>
            <w:noWrap/>
            <w:hideMark/>
          </w:tcPr>
          <w:p w:rsidR="00110C18" w:rsidRPr="0056388D" w:rsidRDefault="00110C18" w:rsidP="00063728">
            <w:pPr>
              <w:rPr>
                <w:ins w:id="49260" w:author="KIM, Jason" w:date="2019-04-02T13:39:00Z"/>
                <w:rFonts w:ascii="Calibri" w:eastAsia="Times New Roman" w:hAnsi="Calibri" w:cs="Calibri"/>
                <w:color w:val="000000"/>
                <w:lang w:eastAsia="en-AU"/>
              </w:rPr>
            </w:pPr>
            <w:ins w:id="492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62" w:author="KIM, Jason" w:date="2019-04-02T13:39:00Z"/>
                <w:rFonts w:ascii="Calibri" w:eastAsia="Times New Roman" w:hAnsi="Calibri" w:cs="Calibri"/>
                <w:color w:val="000000"/>
                <w:lang w:eastAsia="en-AU"/>
              </w:rPr>
            </w:pPr>
            <w:ins w:id="49263" w:author="KIM, Jason" w:date="2019-04-02T13:39:00Z">
              <w:r w:rsidRPr="0056388D">
                <w:rPr>
                  <w:rFonts w:ascii="Calibri" w:eastAsia="Times New Roman" w:hAnsi="Calibri" w:cs="Calibri"/>
                  <w:color w:val="000000"/>
                  <w:lang w:eastAsia="en-AU"/>
                </w:rPr>
                <w:t>Chainage 888</w:t>
              </w:r>
            </w:ins>
          </w:p>
        </w:tc>
        <w:tc>
          <w:tcPr>
            <w:tcW w:w="818" w:type="pct"/>
            <w:noWrap/>
            <w:hideMark/>
          </w:tcPr>
          <w:p w:rsidR="00110C18" w:rsidRPr="0056388D" w:rsidRDefault="00110C18" w:rsidP="00063728">
            <w:pPr>
              <w:jc w:val="right"/>
              <w:rPr>
                <w:ins w:id="49264" w:author="KIM, Jason" w:date="2019-04-02T13:39:00Z"/>
                <w:rFonts w:ascii="Calibri" w:eastAsia="Times New Roman" w:hAnsi="Calibri" w:cs="Calibri"/>
                <w:color w:val="000000"/>
                <w:lang w:eastAsia="en-AU"/>
              </w:rPr>
            </w:pPr>
            <w:ins w:id="49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66" w:author="KIM, Jason" w:date="2019-04-02T13:39:00Z"/>
        </w:trPr>
        <w:tc>
          <w:tcPr>
            <w:tcW w:w="758" w:type="pct"/>
            <w:vMerge/>
            <w:hideMark/>
          </w:tcPr>
          <w:p w:rsidR="00110C18" w:rsidRPr="0056388D" w:rsidRDefault="00110C18" w:rsidP="00063728">
            <w:pPr>
              <w:rPr>
                <w:ins w:id="492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70" w:author="KIM, Jason" w:date="2019-04-02T13:39:00Z"/>
                <w:rFonts w:ascii="Calibri" w:eastAsia="Times New Roman" w:hAnsi="Calibri" w:cs="Calibri"/>
                <w:color w:val="000000"/>
                <w:lang w:eastAsia="en-AU"/>
              </w:rPr>
            </w:pPr>
            <w:ins w:id="49271" w:author="KIM, Jason" w:date="2019-04-02T13:39:00Z">
              <w:r w:rsidRPr="0056388D">
                <w:rPr>
                  <w:rFonts w:ascii="Calibri" w:eastAsia="Times New Roman" w:hAnsi="Calibri" w:cs="Calibri"/>
                  <w:color w:val="000000"/>
                  <w:lang w:eastAsia="en-AU"/>
                </w:rPr>
                <w:t>DXE7015</w:t>
              </w:r>
            </w:ins>
          </w:p>
        </w:tc>
        <w:tc>
          <w:tcPr>
            <w:tcW w:w="793" w:type="pct"/>
            <w:noWrap/>
            <w:hideMark/>
          </w:tcPr>
          <w:p w:rsidR="00110C18" w:rsidRPr="0056388D" w:rsidRDefault="00110C18" w:rsidP="00063728">
            <w:pPr>
              <w:rPr>
                <w:ins w:id="49272" w:author="KIM, Jason" w:date="2019-04-02T13:39:00Z"/>
                <w:rFonts w:ascii="Calibri" w:eastAsia="Times New Roman" w:hAnsi="Calibri" w:cs="Calibri"/>
                <w:color w:val="000000"/>
                <w:lang w:eastAsia="en-AU"/>
              </w:rPr>
            </w:pPr>
            <w:ins w:id="492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74" w:author="KIM, Jason" w:date="2019-04-02T13:39:00Z"/>
                <w:rFonts w:ascii="Calibri" w:eastAsia="Times New Roman" w:hAnsi="Calibri" w:cs="Calibri"/>
                <w:color w:val="000000"/>
                <w:lang w:eastAsia="en-AU"/>
              </w:rPr>
            </w:pPr>
            <w:ins w:id="49275" w:author="KIM, Jason" w:date="2019-04-02T13:39:00Z">
              <w:r w:rsidRPr="0056388D">
                <w:rPr>
                  <w:rFonts w:ascii="Calibri" w:eastAsia="Times New Roman" w:hAnsi="Calibri" w:cs="Calibri"/>
                  <w:color w:val="000000"/>
                  <w:lang w:eastAsia="en-AU"/>
                </w:rPr>
                <w:t>Chainage 917</w:t>
              </w:r>
            </w:ins>
          </w:p>
        </w:tc>
        <w:tc>
          <w:tcPr>
            <w:tcW w:w="818" w:type="pct"/>
            <w:noWrap/>
            <w:hideMark/>
          </w:tcPr>
          <w:p w:rsidR="00110C18" w:rsidRPr="0056388D" w:rsidRDefault="00110C18" w:rsidP="00063728">
            <w:pPr>
              <w:jc w:val="right"/>
              <w:rPr>
                <w:ins w:id="49276" w:author="KIM, Jason" w:date="2019-04-02T13:39:00Z"/>
                <w:rFonts w:ascii="Calibri" w:eastAsia="Times New Roman" w:hAnsi="Calibri" w:cs="Calibri"/>
                <w:color w:val="000000"/>
                <w:lang w:eastAsia="en-AU"/>
              </w:rPr>
            </w:pPr>
            <w:ins w:id="49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78" w:author="KIM, Jason" w:date="2019-04-02T13:39:00Z"/>
        </w:trPr>
        <w:tc>
          <w:tcPr>
            <w:tcW w:w="758" w:type="pct"/>
            <w:vMerge/>
            <w:hideMark/>
          </w:tcPr>
          <w:p w:rsidR="00110C18" w:rsidRPr="0056388D" w:rsidRDefault="00110C18" w:rsidP="00063728">
            <w:pPr>
              <w:rPr>
                <w:ins w:id="492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82" w:author="KIM, Jason" w:date="2019-04-02T13:39:00Z"/>
                <w:rFonts w:ascii="Calibri" w:eastAsia="Times New Roman" w:hAnsi="Calibri" w:cs="Calibri"/>
                <w:color w:val="000000"/>
                <w:lang w:eastAsia="en-AU"/>
              </w:rPr>
            </w:pPr>
            <w:ins w:id="49283" w:author="KIM, Jason" w:date="2019-04-02T13:39:00Z">
              <w:r w:rsidRPr="0056388D">
                <w:rPr>
                  <w:rFonts w:ascii="Calibri" w:eastAsia="Times New Roman" w:hAnsi="Calibri" w:cs="Calibri"/>
                  <w:color w:val="000000"/>
                  <w:lang w:eastAsia="en-AU"/>
                </w:rPr>
                <w:t>DXE7016</w:t>
              </w:r>
            </w:ins>
          </w:p>
        </w:tc>
        <w:tc>
          <w:tcPr>
            <w:tcW w:w="793" w:type="pct"/>
            <w:noWrap/>
            <w:hideMark/>
          </w:tcPr>
          <w:p w:rsidR="00110C18" w:rsidRPr="0056388D" w:rsidRDefault="00110C18" w:rsidP="00063728">
            <w:pPr>
              <w:rPr>
                <w:ins w:id="49284" w:author="KIM, Jason" w:date="2019-04-02T13:39:00Z"/>
                <w:rFonts w:ascii="Calibri" w:eastAsia="Times New Roman" w:hAnsi="Calibri" w:cs="Calibri"/>
                <w:color w:val="000000"/>
                <w:lang w:eastAsia="en-AU"/>
              </w:rPr>
            </w:pPr>
            <w:ins w:id="492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86" w:author="KIM, Jason" w:date="2019-04-02T13:39:00Z"/>
                <w:rFonts w:ascii="Calibri" w:eastAsia="Times New Roman" w:hAnsi="Calibri" w:cs="Calibri"/>
                <w:color w:val="000000"/>
                <w:lang w:eastAsia="en-AU"/>
              </w:rPr>
            </w:pPr>
            <w:ins w:id="49287" w:author="KIM, Jason" w:date="2019-04-02T13:39:00Z">
              <w:r w:rsidRPr="0056388D">
                <w:rPr>
                  <w:rFonts w:ascii="Calibri" w:eastAsia="Times New Roman" w:hAnsi="Calibri" w:cs="Calibri"/>
                  <w:color w:val="000000"/>
                  <w:lang w:eastAsia="en-AU"/>
                </w:rPr>
                <w:t>Chainage 946</w:t>
              </w:r>
            </w:ins>
          </w:p>
        </w:tc>
        <w:tc>
          <w:tcPr>
            <w:tcW w:w="818" w:type="pct"/>
            <w:noWrap/>
            <w:hideMark/>
          </w:tcPr>
          <w:p w:rsidR="00110C18" w:rsidRPr="0056388D" w:rsidRDefault="00110C18" w:rsidP="00063728">
            <w:pPr>
              <w:jc w:val="right"/>
              <w:rPr>
                <w:ins w:id="49288" w:author="KIM, Jason" w:date="2019-04-02T13:39:00Z"/>
                <w:rFonts w:ascii="Calibri" w:eastAsia="Times New Roman" w:hAnsi="Calibri" w:cs="Calibri"/>
                <w:color w:val="000000"/>
                <w:lang w:eastAsia="en-AU"/>
              </w:rPr>
            </w:pPr>
            <w:ins w:id="49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90" w:author="KIM, Jason" w:date="2019-04-02T13:39:00Z"/>
        </w:trPr>
        <w:tc>
          <w:tcPr>
            <w:tcW w:w="758" w:type="pct"/>
            <w:vMerge w:val="restart"/>
            <w:noWrap/>
            <w:hideMark/>
          </w:tcPr>
          <w:p w:rsidR="00110C18" w:rsidRPr="0056388D" w:rsidRDefault="00110C18" w:rsidP="00063728">
            <w:pPr>
              <w:rPr>
                <w:ins w:id="49291" w:author="KIM, Jason" w:date="2019-04-02T13:39:00Z"/>
                <w:rFonts w:ascii="Calibri" w:eastAsia="Times New Roman" w:hAnsi="Calibri" w:cs="Calibri"/>
                <w:color w:val="000000"/>
                <w:lang w:eastAsia="en-AU"/>
              </w:rPr>
            </w:pPr>
            <w:ins w:id="49292" w:author="KIM, Jason" w:date="2019-04-02T13:39:00Z">
              <w:r w:rsidRPr="0056388D">
                <w:rPr>
                  <w:rFonts w:ascii="Calibri" w:eastAsia="Times New Roman" w:hAnsi="Calibri" w:cs="Calibri"/>
                  <w:color w:val="000000"/>
                  <w:lang w:eastAsia="en-AU"/>
                </w:rPr>
                <w:t>DXE85K2x</w:t>
              </w:r>
            </w:ins>
          </w:p>
        </w:tc>
        <w:tc>
          <w:tcPr>
            <w:tcW w:w="648" w:type="pct"/>
            <w:vMerge w:val="restart"/>
            <w:noWrap/>
            <w:hideMark/>
          </w:tcPr>
          <w:p w:rsidR="00110C18" w:rsidRPr="0056388D" w:rsidRDefault="00110C18" w:rsidP="00063728">
            <w:pPr>
              <w:rPr>
                <w:ins w:id="49293" w:author="KIM, Jason" w:date="2019-04-02T13:39:00Z"/>
                <w:rFonts w:ascii="Calibri" w:eastAsia="Times New Roman" w:hAnsi="Calibri" w:cs="Calibri"/>
                <w:color w:val="000000"/>
                <w:lang w:eastAsia="en-AU"/>
              </w:rPr>
            </w:pPr>
            <w:ins w:id="49294" w:author="KIM, Jason" w:date="2019-04-02T13:39:00Z">
              <w:r w:rsidRPr="0056388D">
                <w:rPr>
                  <w:rFonts w:ascii="Calibri" w:eastAsia="Times New Roman" w:hAnsi="Calibri" w:cs="Calibri"/>
                  <w:color w:val="000000"/>
                  <w:lang w:eastAsia="en-AU"/>
                </w:rPr>
                <w:t>ELZ10088</w:t>
              </w:r>
            </w:ins>
          </w:p>
        </w:tc>
        <w:tc>
          <w:tcPr>
            <w:tcW w:w="516" w:type="pct"/>
            <w:vMerge w:val="restart"/>
            <w:noWrap/>
            <w:hideMark/>
          </w:tcPr>
          <w:p w:rsidR="00110C18" w:rsidRPr="0056388D" w:rsidRDefault="00110C18" w:rsidP="00063728">
            <w:pPr>
              <w:rPr>
                <w:ins w:id="49295" w:author="KIM, Jason" w:date="2019-04-02T13:39:00Z"/>
                <w:rFonts w:ascii="Calibri" w:eastAsia="Times New Roman" w:hAnsi="Calibri" w:cs="Calibri"/>
                <w:color w:val="000000"/>
                <w:lang w:eastAsia="en-AU"/>
              </w:rPr>
            </w:pPr>
            <w:ins w:id="4929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297" w:author="KIM, Jason" w:date="2019-04-02T13:39:00Z"/>
                <w:rFonts w:ascii="Calibri" w:eastAsia="Times New Roman" w:hAnsi="Calibri" w:cs="Calibri"/>
                <w:color w:val="000000"/>
                <w:lang w:eastAsia="en-AU"/>
              </w:rPr>
            </w:pPr>
            <w:ins w:id="49298" w:author="KIM, Jason" w:date="2019-04-02T13:39:00Z">
              <w:r w:rsidRPr="0056388D">
                <w:rPr>
                  <w:rFonts w:ascii="Calibri" w:eastAsia="Times New Roman" w:hAnsi="Calibri" w:cs="Calibri"/>
                  <w:color w:val="000000"/>
                  <w:lang w:eastAsia="en-AU"/>
                </w:rPr>
                <w:t>DXE7011</w:t>
              </w:r>
            </w:ins>
          </w:p>
        </w:tc>
        <w:tc>
          <w:tcPr>
            <w:tcW w:w="793" w:type="pct"/>
            <w:noWrap/>
            <w:hideMark/>
          </w:tcPr>
          <w:p w:rsidR="00110C18" w:rsidRPr="0056388D" w:rsidRDefault="00110C18" w:rsidP="00063728">
            <w:pPr>
              <w:rPr>
                <w:ins w:id="49299" w:author="KIM, Jason" w:date="2019-04-02T13:39:00Z"/>
                <w:rFonts w:ascii="Calibri" w:eastAsia="Times New Roman" w:hAnsi="Calibri" w:cs="Calibri"/>
                <w:color w:val="000000"/>
                <w:lang w:eastAsia="en-AU"/>
              </w:rPr>
            </w:pPr>
            <w:ins w:id="493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301" w:author="KIM, Jason" w:date="2019-04-02T13:39:00Z"/>
                <w:rFonts w:ascii="Calibri" w:eastAsia="Times New Roman" w:hAnsi="Calibri" w:cs="Calibri"/>
                <w:color w:val="000000"/>
                <w:lang w:eastAsia="en-AU"/>
              </w:rPr>
            </w:pPr>
            <w:ins w:id="49302" w:author="KIM, Jason" w:date="2019-04-02T13:39:00Z">
              <w:r w:rsidRPr="0056388D">
                <w:rPr>
                  <w:rFonts w:ascii="Calibri" w:eastAsia="Times New Roman" w:hAnsi="Calibri" w:cs="Calibri"/>
                  <w:color w:val="000000"/>
                  <w:lang w:eastAsia="en-AU"/>
                </w:rPr>
                <w:t>Chainage 772</w:t>
              </w:r>
            </w:ins>
          </w:p>
        </w:tc>
        <w:tc>
          <w:tcPr>
            <w:tcW w:w="818" w:type="pct"/>
            <w:noWrap/>
            <w:hideMark/>
          </w:tcPr>
          <w:p w:rsidR="00110C18" w:rsidRPr="0056388D" w:rsidRDefault="00110C18" w:rsidP="00063728">
            <w:pPr>
              <w:jc w:val="right"/>
              <w:rPr>
                <w:ins w:id="49303" w:author="KIM, Jason" w:date="2019-04-02T13:39:00Z"/>
                <w:rFonts w:ascii="Calibri" w:eastAsia="Times New Roman" w:hAnsi="Calibri" w:cs="Calibri"/>
                <w:color w:val="000000"/>
                <w:lang w:eastAsia="en-AU"/>
              </w:rPr>
            </w:pPr>
            <w:ins w:id="49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05" w:author="KIM, Jason" w:date="2019-04-02T13:39:00Z"/>
        </w:trPr>
        <w:tc>
          <w:tcPr>
            <w:tcW w:w="758" w:type="pct"/>
            <w:vMerge/>
            <w:hideMark/>
          </w:tcPr>
          <w:p w:rsidR="00110C18" w:rsidRPr="0056388D" w:rsidRDefault="00110C18" w:rsidP="00063728">
            <w:pPr>
              <w:rPr>
                <w:ins w:id="493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09" w:author="KIM, Jason" w:date="2019-04-02T13:39:00Z"/>
                <w:rFonts w:ascii="Calibri" w:eastAsia="Times New Roman" w:hAnsi="Calibri" w:cs="Calibri"/>
                <w:color w:val="000000"/>
                <w:lang w:eastAsia="en-AU"/>
              </w:rPr>
            </w:pPr>
            <w:ins w:id="49310" w:author="KIM, Jason" w:date="2019-04-02T13:39:00Z">
              <w:r w:rsidRPr="0056388D">
                <w:rPr>
                  <w:rFonts w:ascii="Calibri" w:eastAsia="Times New Roman" w:hAnsi="Calibri" w:cs="Calibri"/>
                  <w:color w:val="000000"/>
                  <w:lang w:eastAsia="en-AU"/>
                </w:rPr>
                <w:t>DXE7012</w:t>
              </w:r>
            </w:ins>
          </w:p>
        </w:tc>
        <w:tc>
          <w:tcPr>
            <w:tcW w:w="793" w:type="pct"/>
            <w:noWrap/>
            <w:hideMark/>
          </w:tcPr>
          <w:p w:rsidR="00110C18" w:rsidRPr="0056388D" w:rsidRDefault="00110C18" w:rsidP="00063728">
            <w:pPr>
              <w:rPr>
                <w:ins w:id="49311" w:author="KIM, Jason" w:date="2019-04-02T13:39:00Z"/>
                <w:rFonts w:ascii="Calibri" w:eastAsia="Times New Roman" w:hAnsi="Calibri" w:cs="Calibri"/>
                <w:color w:val="000000"/>
                <w:lang w:eastAsia="en-AU"/>
              </w:rPr>
            </w:pPr>
            <w:ins w:id="493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313" w:author="KIM, Jason" w:date="2019-04-02T13:39:00Z"/>
                <w:rFonts w:ascii="Calibri" w:eastAsia="Times New Roman" w:hAnsi="Calibri" w:cs="Calibri"/>
                <w:color w:val="000000"/>
                <w:lang w:eastAsia="en-AU"/>
              </w:rPr>
            </w:pPr>
            <w:ins w:id="49314" w:author="KIM, Jason" w:date="2019-04-02T13:39:00Z">
              <w:r w:rsidRPr="0056388D">
                <w:rPr>
                  <w:rFonts w:ascii="Calibri" w:eastAsia="Times New Roman" w:hAnsi="Calibri" w:cs="Calibri"/>
                  <w:color w:val="000000"/>
                  <w:lang w:eastAsia="en-AU"/>
                </w:rPr>
                <w:t>Chainage 800</w:t>
              </w:r>
            </w:ins>
          </w:p>
        </w:tc>
        <w:tc>
          <w:tcPr>
            <w:tcW w:w="818" w:type="pct"/>
            <w:noWrap/>
            <w:hideMark/>
          </w:tcPr>
          <w:p w:rsidR="00110C18" w:rsidRPr="0056388D" w:rsidRDefault="00110C18" w:rsidP="00063728">
            <w:pPr>
              <w:jc w:val="right"/>
              <w:rPr>
                <w:ins w:id="49315" w:author="KIM, Jason" w:date="2019-04-02T13:39:00Z"/>
                <w:rFonts w:ascii="Calibri" w:eastAsia="Times New Roman" w:hAnsi="Calibri" w:cs="Calibri"/>
                <w:color w:val="000000"/>
                <w:lang w:eastAsia="en-AU"/>
              </w:rPr>
            </w:pPr>
            <w:ins w:id="49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17" w:author="KIM, Jason" w:date="2019-04-02T13:39:00Z"/>
        </w:trPr>
        <w:tc>
          <w:tcPr>
            <w:tcW w:w="758" w:type="pct"/>
            <w:vMerge/>
            <w:hideMark/>
          </w:tcPr>
          <w:p w:rsidR="00110C18" w:rsidRPr="0056388D" w:rsidRDefault="00110C18" w:rsidP="00063728">
            <w:pPr>
              <w:rPr>
                <w:ins w:id="493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21" w:author="KIM, Jason" w:date="2019-04-02T13:39:00Z"/>
                <w:rFonts w:ascii="Calibri" w:eastAsia="Times New Roman" w:hAnsi="Calibri" w:cs="Calibri"/>
                <w:color w:val="000000"/>
                <w:lang w:eastAsia="en-AU"/>
              </w:rPr>
            </w:pPr>
            <w:ins w:id="49322" w:author="KIM, Jason" w:date="2019-04-02T13:39:00Z">
              <w:r w:rsidRPr="0056388D">
                <w:rPr>
                  <w:rFonts w:ascii="Calibri" w:eastAsia="Times New Roman" w:hAnsi="Calibri" w:cs="Calibri"/>
                  <w:color w:val="000000"/>
                  <w:lang w:eastAsia="en-AU"/>
                </w:rPr>
                <w:t>DXE7013</w:t>
              </w:r>
            </w:ins>
          </w:p>
        </w:tc>
        <w:tc>
          <w:tcPr>
            <w:tcW w:w="793" w:type="pct"/>
            <w:noWrap/>
            <w:hideMark/>
          </w:tcPr>
          <w:p w:rsidR="00110C18" w:rsidRPr="0056388D" w:rsidRDefault="00110C18" w:rsidP="00063728">
            <w:pPr>
              <w:rPr>
                <w:ins w:id="49323" w:author="KIM, Jason" w:date="2019-04-02T13:39:00Z"/>
                <w:rFonts w:ascii="Calibri" w:eastAsia="Times New Roman" w:hAnsi="Calibri" w:cs="Calibri"/>
                <w:color w:val="000000"/>
                <w:lang w:eastAsia="en-AU"/>
              </w:rPr>
            </w:pPr>
            <w:ins w:id="4932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325" w:author="KIM, Jason" w:date="2019-04-02T13:39:00Z"/>
                <w:rFonts w:ascii="Calibri" w:eastAsia="Times New Roman" w:hAnsi="Calibri" w:cs="Calibri"/>
                <w:color w:val="000000"/>
                <w:lang w:eastAsia="en-AU"/>
              </w:rPr>
            </w:pPr>
            <w:ins w:id="49326" w:author="KIM, Jason" w:date="2019-04-02T13:39:00Z">
              <w:r w:rsidRPr="0056388D">
                <w:rPr>
                  <w:rFonts w:ascii="Calibri" w:eastAsia="Times New Roman" w:hAnsi="Calibri" w:cs="Calibri"/>
                  <w:color w:val="000000"/>
                  <w:lang w:eastAsia="en-AU"/>
                </w:rPr>
                <w:t>Chainage 829</w:t>
              </w:r>
            </w:ins>
          </w:p>
        </w:tc>
        <w:tc>
          <w:tcPr>
            <w:tcW w:w="818" w:type="pct"/>
            <w:noWrap/>
            <w:hideMark/>
          </w:tcPr>
          <w:p w:rsidR="00110C18" w:rsidRPr="0056388D" w:rsidRDefault="00110C18" w:rsidP="00063728">
            <w:pPr>
              <w:jc w:val="right"/>
              <w:rPr>
                <w:ins w:id="49327" w:author="KIM, Jason" w:date="2019-04-02T13:39:00Z"/>
                <w:rFonts w:ascii="Calibri" w:eastAsia="Times New Roman" w:hAnsi="Calibri" w:cs="Calibri"/>
                <w:color w:val="000000"/>
                <w:lang w:eastAsia="en-AU"/>
              </w:rPr>
            </w:pPr>
            <w:ins w:id="493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29" w:author="KIM, Jason" w:date="2019-04-02T13:39:00Z"/>
        </w:trPr>
        <w:tc>
          <w:tcPr>
            <w:tcW w:w="758" w:type="pct"/>
            <w:vMerge w:val="restart"/>
            <w:noWrap/>
            <w:hideMark/>
          </w:tcPr>
          <w:p w:rsidR="00110C18" w:rsidRPr="0056388D" w:rsidRDefault="00110C18" w:rsidP="00063728">
            <w:pPr>
              <w:rPr>
                <w:ins w:id="49330" w:author="KIM, Jason" w:date="2019-04-02T13:39:00Z"/>
                <w:rFonts w:ascii="Calibri" w:eastAsia="Times New Roman" w:hAnsi="Calibri" w:cs="Calibri"/>
                <w:color w:val="000000"/>
                <w:lang w:eastAsia="en-AU"/>
              </w:rPr>
            </w:pPr>
            <w:ins w:id="49331" w:author="KIM, Jason" w:date="2019-04-02T13:39:00Z">
              <w:r w:rsidRPr="0056388D">
                <w:rPr>
                  <w:rFonts w:ascii="Calibri" w:eastAsia="Times New Roman" w:hAnsi="Calibri" w:cs="Calibri"/>
                  <w:color w:val="000000"/>
                  <w:lang w:eastAsia="en-AU"/>
                </w:rPr>
                <w:t>DXE86SK3x</w:t>
              </w:r>
            </w:ins>
          </w:p>
        </w:tc>
        <w:tc>
          <w:tcPr>
            <w:tcW w:w="648" w:type="pct"/>
            <w:vMerge w:val="restart"/>
            <w:noWrap/>
            <w:hideMark/>
          </w:tcPr>
          <w:p w:rsidR="00110C18" w:rsidRPr="0056388D" w:rsidRDefault="00110C18" w:rsidP="00063728">
            <w:pPr>
              <w:rPr>
                <w:ins w:id="49332" w:author="KIM, Jason" w:date="2019-04-02T13:39:00Z"/>
                <w:rFonts w:ascii="Calibri" w:eastAsia="Times New Roman" w:hAnsi="Calibri" w:cs="Calibri"/>
                <w:color w:val="000000"/>
                <w:lang w:eastAsia="en-AU"/>
              </w:rPr>
            </w:pPr>
            <w:ins w:id="49333" w:author="KIM, Jason" w:date="2019-04-02T13:39:00Z">
              <w:r w:rsidRPr="0056388D">
                <w:rPr>
                  <w:rFonts w:ascii="Calibri" w:eastAsia="Times New Roman" w:hAnsi="Calibri" w:cs="Calibri"/>
                  <w:color w:val="000000"/>
                  <w:lang w:eastAsia="en-AU"/>
                </w:rPr>
                <w:t>ELZ20096</w:t>
              </w:r>
            </w:ins>
          </w:p>
        </w:tc>
        <w:tc>
          <w:tcPr>
            <w:tcW w:w="516" w:type="pct"/>
            <w:vMerge w:val="restart"/>
            <w:noWrap/>
            <w:hideMark/>
          </w:tcPr>
          <w:p w:rsidR="00110C18" w:rsidRPr="0056388D" w:rsidRDefault="00110C18" w:rsidP="00063728">
            <w:pPr>
              <w:rPr>
                <w:ins w:id="49334" w:author="KIM, Jason" w:date="2019-04-02T13:39:00Z"/>
                <w:rFonts w:ascii="Calibri" w:eastAsia="Times New Roman" w:hAnsi="Calibri" w:cs="Calibri"/>
                <w:color w:val="000000"/>
                <w:lang w:eastAsia="en-AU"/>
              </w:rPr>
            </w:pPr>
            <w:ins w:id="4933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336" w:author="KIM, Jason" w:date="2019-04-02T13:39:00Z"/>
                <w:rFonts w:ascii="Calibri" w:eastAsia="Times New Roman" w:hAnsi="Calibri" w:cs="Calibri"/>
                <w:color w:val="000000"/>
                <w:lang w:eastAsia="en-AU"/>
              </w:rPr>
            </w:pPr>
            <w:ins w:id="49337" w:author="KIM, Jason" w:date="2019-04-02T13:39:00Z">
              <w:r w:rsidRPr="0056388D">
                <w:rPr>
                  <w:rFonts w:ascii="Calibri" w:eastAsia="Times New Roman" w:hAnsi="Calibri" w:cs="Calibri"/>
                  <w:color w:val="000000"/>
                  <w:lang w:eastAsia="en-AU"/>
                </w:rPr>
                <w:t>DXE8026</w:t>
              </w:r>
            </w:ins>
          </w:p>
        </w:tc>
        <w:tc>
          <w:tcPr>
            <w:tcW w:w="793" w:type="pct"/>
            <w:noWrap/>
            <w:hideMark/>
          </w:tcPr>
          <w:p w:rsidR="00110C18" w:rsidRPr="0056388D" w:rsidRDefault="00110C18" w:rsidP="00063728">
            <w:pPr>
              <w:rPr>
                <w:ins w:id="49338" w:author="KIM, Jason" w:date="2019-04-02T13:39:00Z"/>
                <w:rFonts w:ascii="Calibri" w:eastAsia="Times New Roman" w:hAnsi="Calibri" w:cs="Calibri"/>
                <w:color w:val="000000"/>
                <w:lang w:eastAsia="en-AU"/>
              </w:rPr>
            </w:pPr>
            <w:ins w:id="493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40" w:author="KIM, Jason" w:date="2019-04-02T13:39:00Z"/>
                <w:rFonts w:ascii="Calibri" w:eastAsia="Times New Roman" w:hAnsi="Calibri" w:cs="Calibri"/>
                <w:color w:val="000000"/>
                <w:lang w:eastAsia="en-AU"/>
              </w:rPr>
            </w:pPr>
            <w:ins w:id="49341" w:author="KIM, Jason" w:date="2019-04-02T13:39:00Z">
              <w:r w:rsidRPr="0056388D">
                <w:rPr>
                  <w:rFonts w:ascii="Calibri" w:eastAsia="Times New Roman" w:hAnsi="Calibri" w:cs="Calibri"/>
                  <w:color w:val="000000"/>
                  <w:lang w:eastAsia="en-AU"/>
                </w:rPr>
                <w:t>Chainage 625</w:t>
              </w:r>
            </w:ins>
          </w:p>
        </w:tc>
        <w:tc>
          <w:tcPr>
            <w:tcW w:w="818" w:type="pct"/>
            <w:noWrap/>
            <w:hideMark/>
          </w:tcPr>
          <w:p w:rsidR="00110C18" w:rsidRPr="0056388D" w:rsidRDefault="00110C18" w:rsidP="00063728">
            <w:pPr>
              <w:jc w:val="right"/>
              <w:rPr>
                <w:ins w:id="49342" w:author="KIM, Jason" w:date="2019-04-02T13:39:00Z"/>
                <w:rFonts w:ascii="Calibri" w:eastAsia="Times New Roman" w:hAnsi="Calibri" w:cs="Calibri"/>
                <w:color w:val="000000"/>
                <w:lang w:eastAsia="en-AU"/>
              </w:rPr>
            </w:pPr>
            <w:ins w:id="49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44" w:author="KIM, Jason" w:date="2019-04-02T13:39:00Z"/>
        </w:trPr>
        <w:tc>
          <w:tcPr>
            <w:tcW w:w="758" w:type="pct"/>
            <w:vMerge/>
            <w:hideMark/>
          </w:tcPr>
          <w:p w:rsidR="00110C18" w:rsidRPr="0056388D" w:rsidRDefault="00110C18" w:rsidP="00063728">
            <w:pPr>
              <w:rPr>
                <w:ins w:id="493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48" w:author="KIM, Jason" w:date="2019-04-02T13:39:00Z"/>
                <w:rFonts w:ascii="Calibri" w:eastAsia="Times New Roman" w:hAnsi="Calibri" w:cs="Calibri"/>
                <w:color w:val="000000"/>
                <w:lang w:eastAsia="en-AU"/>
              </w:rPr>
            </w:pPr>
            <w:ins w:id="49349" w:author="KIM, Jason" w:date="2019-04-02T13:39:00Z">
              <w:r w:rsidRPr="0056388D">
                <w:rPr>
                  <w:rFonts w:ascii="Calibri" w:eastAsia="Times New Roman" w:hAnsi="Calibri" w:cs="Calibri"/>
                  <w:color w:val="000000"/>
                  <w:lang w:eastAsia="en-AU"/>
                </w:rPr>
                <w:t>DXE8027</w:t>
              </w:r>
            </w:ins>
          </w:p>
        </w:tc>
        <w:tc>
          <w:tcPr>
            <w:tcW w:w="793" w:type="pct"/>
            <w:noWrap/>
            <w:hideMark/>
          </w:tcPr>
          <w:p w:rsidR="00110C18" w:rsidRPr="0056388D" w:rsidRDefault="00110C18" w:rsidP="00063728">
            <w:pPr>
              <w:rPr>
                <w:ins w:id="49350" w:author="KIM, Jason" w:date="2019-04-02T13:39:00Z"/>
                <w:rFonts w:ascii="Calibri" w:eastAsia="Times New Roman" w:hAnsi="Calibri" w:cs="Calibri"/>
                <w:color w:val="000000"/>
                <w:lang w:eastAsia="en-AU"/>
              </w:rPr>
            </w:pPr>
            <w:ins w:id="493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52" w:author="KIM, Jason" w:date="2019-04-02T13:39:00Z"/>
                <w:rFonts w:ascii="Calibri" w:eastAsia="Times New Roman" w:hAnsi="Calibri" w:cs="Calibri"/>
                <w:color w:val="000000"/>
                <w:lang w:eastAsia="en-AU"/>
              </w:rPr>
            </w:pPr>
            <w:ins w:id="49353" w:author="KIM, Jason" w:date="2019-04-02T13:39:00Z">
              <w:r w:rsidRPr="0056388D">
                <w:rPr>
                  <w:rFonts w:ascii="Calibri" w:eastAsia="Times New Roman" w:hAnsi="Calibri" w:cs="Calibri"/>
                  <w:color w:val="000000"/>
                  <w:lang w:eastAsia="en-AU"/>
                </w:rPr>
                <w:t>Chainage 596</w:t>
              </w:r>
            </w:ins>
          </w:p>
        </w:tc>
        <w:tc>
          <w:tcPr>
            <w:tcW w:w="818" w:type="pct"/>
            <w:noWrap/>
            <w:hideMark/>
          </w:tcPr>
          <w:p w:rsidR="00110C18" w:rsidRPr="0056388D" w:rsidRDefault="00110C18" w:rsidP="00063728">
            <w:pPr>
              <w:jc w:val="right"/>
              <w:rPr>
                <w:ins w:id="49354" w:author="KIM, Jason" w:date="2019-04-02T13:39:00Z"/>
                <w:rFonts w:ascii="Calibri" w:eastAsia="Times New Roman" w:hAnsi="Calibri" w:cs="Calibri"/>
                <w:color w:val="000000"/>
                <w:lang w:eastAsia="en-AU"/>
              </w:rPr>
            </w:pPr>
            <w:ins w:id="493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56" w:author="KIM, Jason" w:date="2019-04-02T13:39:00Z"/>
        </w:trPr>
        <w:tc>
          <w:tcPr>
            <w:tcW w:w="758" w:type="pct"/>
            <w:vMerge/>
            <w:hideMark/>
          </w:tcPr>
          <w:p w:rsidR="00110C18" w:rsidRPr="0056388D" w:rsidRDefault="00110C18" w:rsidP="00063728">
            <w:pPr>
              <w:rPr>
                <w:ins w:id="493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60" w:author="KIM, Jason" w:date="2019-04-02T13:39:00Z"/>
                <w:rFonts w:ascii="Calibri" w:eastAsia="Times New Roman" w:hAnsi="Calibri" w:cs="Calibri"/>
                <w:color w:val="000000"/>
                <w:lang w:eastAsia="en-AU"/>
              </w:rPr>
            </w:pPr>
            <w:ins w:id="49361" w:author="KIM, Jason" w:date="2019-04-02T13:39:00Z">
              <w:r w:rsidRPr="0056388D">
                <w:rPr>
                  <w:rFonts w:ascii="Calibri" w:eastAsia="Times New Roman" w:hAnsi="Calibri" w:cs="Calibri"/>
                  <w:color w:val="000000"/>
                  <w:lang w:eastAsia="en-AU"/>
                </w:rPr>
                <w:t>DXE8028</w:t>
              </w:r>
            </w:ins>
          </w:p>
        </w:tc>
        <w:tc>
          <w:tcPr>
            <w:tcW w:w="793" w:type="pct"/>
            <w:noWrap/>
            <w:hideMark/>
          </w:tcPr>
          <w:p w:rsidR="00110C18" w:rsidRPr="0056388D" w:rsidRDefault="00110C18" w:rsidP="00063728">
            <w:pPr>
              <w:rPr>
                <w:ins w:id="49362" w:author="KIM, Jason" w:date="2019-04-02T13:39:00Z"/>
                <w:rFonts w:ascii="Calibri" w:eastAsia="Times New Roman" w:hAnsi="Calibri" w:cs="Calibri"/>
                <w:color w:val="000000"/>
                <w:lang w:eastAsia="en-AU"/>
              </w:rPr>
            </w:pPr>
            <w:ins w:id="493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64" w:author="KIM, Jason" w:date="2019-04-02T13:39:00Z"/>
                <w:rFonts w:ascii="Calibri" w:eastAsia="Times New Roman" w:hAnsi="Calibri" w:cs="Calibri"/>
                <w:color w:val="000000"/>
                <w:lang w:eastAsia="en-AU"/>
              </w:rPr>
            </w:pPr>
            <w:ins w:id="49365" w:author="KIM, Jason" w:date="2019-04-02T13:39:00Z">
              <w:r w:rsidRPr="0056388D">
                <w:rPr>
                  <w:rFonts w:ascii="Calibri" w:eastAsia="Times New Roman" w:hAnsi="Calibri" w:cs="Calibri"/>
                  <w:color w:val="000000"/>
                  <w:lang w:eastAsia="en-AU"/>
                </w:rPr>
                <w:t>Chainage 566</w:t>
              </w:r>
            </w:ins>
          </w:p>
        </w:tc>
        <w:tc>
          <w:tcPr>
            <w:tcW w:w="818" w:type="pct"/>
            <w:noWrap/>
            <w:hideMark/>
          </w:tcPr>
          <w:p w:rsidR="00110C18" w:rsidRPr="0056388D" w:rsidRDefault="00110C18" w:rsidP="00063728">
            <w:pPr>
              <w:jc w:val="right"/>
              <w:rPr>
                <w:ins w:id="49366" w:author="KIM, Jason" w:date="2019-04-02T13:39:00Z"/>
                <w:rFonts w:ascii="Calibri" w:eastAsia="Times New Roman" w:hAnsi="Calibri" w:cs="Calibri"/>
                <w:color w:val="000000"/>
                <w:lang w:eastAsia="en-AU"/>
              </w:rPr>
            </w:pPr>
            <w:ins w:id="493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68" w:author="KIM, Jason" w:date="2019-04-02T13:39:00Z"/>
        </w:trPr>
        <w:tc>
          <w:tcPr>
            <w:tcW w:w="758" w:type="pct"/>
            <w:vMerge w:val="restart"/>
            <w:noWrap/>
            <w:hideMark/>
          </w:tcPr>
          <w:p w:rsidR="00110C18" w:rsidRPr="0056388D" w:rsidRDefault="00110C18" w:rsidP="00063728">
            <w:pPr>
              <w:rPr>
                <w:ins w:id="49369" w:author="KIM, Jason" w:date="2019-04-02T13:39:00Z"/>
                <w:rFonts w:ascii="Calibri" w:eastAsia="Times New Roman" w:hAnsi="Calibri" w:cs="Calibri"/>
                <w:color w:val="000000"/>
                <w:lang w:eastAsia="en-AU"/>
              </w:rPr>
            </w:pPr>
            <w:ins w:id="49370" w:author="KIM, Jason" w:date="2019-04-02T13:39:00Z">
              <w:r w:rsidRPr="0056388D">
                <w:rPr>
                  <w:rFonts w:ascii="Calibri" w:eastAsia="Times New Roman" w:hAnsi="Calibri" w:cs="Calibri"/>
                  <w:color w:val="000000"/>
                  <w:lang w:eastAsia="en-AU"/>
                </w:rPr>
                <w:t>DXE86SK4x</w:t>
              </w:r>
            </w:ins>
          </w:p>
        </w:tc>
        <w:tc>
          <w:tcPr>
            <w:tcW w:w="648" w:type="pct"/>
            <w:vMerge w:val="restart"/>
            <w:noWrap/>
            <w:hideMark/>
          </w:tcPr>
          <w:p w:rsidR="00110C18" w:rsidRPr="0056388D" w:rsidRDefault="00110C18" w:rsidP="00063728">
            <w:pPr>
              <w:rPr>
                <w:ins w:id="49371" w:author="KIM, Jason" w:date="2019-04-02T13:39:00Z"/>
                <w:rFonts w:ascii="Calibri" w:eastAsia="Times New Roman" w:hAnsi="Calibri" w:cs="Calibri"/>
                <w:color w:val="000000"/>
                <w:lang w:eastAsia="en-AU"/>
              </w:rPr>
            </w:pPr>
            <w:ins w:id="49372" w:author="KIM, Jason" w:date="2019-04-02T13:39:00Z">
              <w:r w:rsidRPr="0056388D">
                <w:rPr>
                  <w:rFonts w:ascii="Calibri" w:eastAsia="Times New Roman" w:hAnsi="Calibri" w:cs="Calibri"/>
                  <w:color w:val="000000"/>
                  <w:lang w:eastAsia="en-AU"/>
                </w:rPr>
                <w:t>ELZ20092</w:t>
              </w:r>
            </w:ins>
          </w:p>
        </w:tc>
        <w:tc>
          <w:tcPr>
            <w:tcW w:w="516" w:type="pct"/>
            <w:vMerge w:val="restart"/>
            <w:noWrap/>
            <w:hideMark/>
          </w:tcPr>
          <w:p w:rsidR="00110C18" w:rsidRPr="0056388D" w:rsidRDefault="00110C18" w:rsidP="00063728">
            <w:pPr>
              <w:rPr>
                <w:ins w:id="49373" w:author="KIM, Jason" w:date="2019-04-02T13:39:00Z"/>
                <w:rFonts w:ascii="Calibri" w:eastAsia="Times New Roman" w:hAnsi="Calibri" w:cs="Calibri"/>
                <w:color w:val="000000"/>
                <w:lang w:eastAsia="en-AU"/>
              </w:rPr>
            </w:pPr>
            <w:ins w:id="4937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375" w:author="KIM, Jason" w:date="2019-04-02T13:39:00Z"/>
                <w:rFonts w:ascii="Calibri" w:eastAsia="Times New Roman" w:hAnsi="Calibri" w:cs="Calibri"/>
                <w:color w:val="000000"/>
                <w:lang w:eastAsia="en-AU"/>
              </w:rPr>
            </w:pPr>
            <w:ins w:id="49376" w:author="KIM, Jason" w:date="2019-04-02T13:39:00Z">
              <w:r w:rsidRPr="0056388D">
                <w:rPr>
                  <w:rFonts w:ascii="Calibri" w:eastAsia="Times New Roman" w:hAnsi="Calibri" w:cs="Calibri"/>
                  <w:color w:val="000000"/>
                  <w:lang w:eastAsia="en-AU"/>
                </w:rPr>
                <w:t>DXE8023</w:t>
              </w:r>
            </w:ins>
          </w:p>
        </w:tc>
        <w:tc>
          <w:tcPr>
            <w:tcW w:w="793" w:type="pct"/>
            <w:noWrap/>
            <w:hideMark/>
          </w:tcPr>
          <w:p w:rsidR="00110C18" w:rsidRPr="0056388D" w:rsidRDefault="00110C18" w:rsidP="00063728">
            <w:pPr>
              <w:rPr>
                <w:ins w:id="49377" w:author="KIM, Jason" w:date="2019-04-02T13:39:00Z"/>
                <w:rFonts w:ascii="Calibri" w:eastAsia="Times New Roman" w:hAnsi="Calibri" w:cs="Calibri"/>
                <w:color w:val="000000"/>
                <w:lang w:eastAsia="en-AU"/>
              </w:rPr>
            </w:pPr>
            <w:ins w:id="493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79" w:author="KIM, Jason" w:date="2019-04-02T13:39:00Z"/>
                <w:rFonts w:ascii="Calibri" w:eastAsia="Times New Roman" w:hAnsi="Calibri" w:cs="Calibri"/>
                <w:color w:val="000000"/>
                <w:lang w:eastAsia="en-AU"/>
              </w:rPr>
            </w:pPr>
            <w:ins w:id="49380" w:author="KIM, Jason" w:date="2019-04-02T13:39:00Z">
              <w:r w:rsidRPr="0056388D">
                <w:rPr>
                  <w:rFonts w:ascii="Calibri" w:eastAsia="Times New Roman" w:hAnsi="Calibri" w:cs="Calibri"/>
                  <w:color w:val="000000"/>
                  <w:lang w:eastAsia="en-AU"/>
                </w:rPr>
                <w:t>Chainage 748</w:t>
              </w:r>
            </w:ins>
          </w:p>
        </w:tc>
        <w:tc>
          <w:tcPr>
            <w:tcW w:w="818" w:type="pct"/>
            <w:noWrap/>
            <w:hideMark/>
          </w:tcPr>
          <w:p w:rsidR="00110C18" w:rsidRPr="0056388D" w:rsidRDefault="00110C18" w:rsidP="00063728">
            <w:pPr>
              <w:jc w:val="right"/>
              <w:rPr>
                <w:ins w:id="49381" w:author="KIM, Jason" w:date="2019-04-02T13:39:00Z"/>
                <w:rFonts w:ascii="Calibri" w:eastAsia="Times New Roman" w:hAnsi="Calibri" w:cs="Calibri"/>
                <w:color w:val="000000"/>
                <w:lang w:eastAsia="en-AU"/>
              </w:rPr>
            </w:pPr>
            <w:ins w:id="493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83" w:author="KIM, Jason" w:date="2019-04-02T13:39:00Z"/>
        </w:trPr>
        <w:tc>
          <w:tcPr>
            <w:tcW w:w="758" w:type="pct"/>
            <w:vMerge/>
            <w:hideMark/>
          </w:tcPr>
          <w:p w:rsidR="00110C18" w:rsidRPr="0056388D" w:rsidRDefault="00110C18" w:rsidP="00063728">
            <w:pPr>
              <w:rPr>
                <w:ins w:id="493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87" w:author="KIM, Jason" w:date="2019-04-02T13:39:00Z"/>
                <w:rFonts w:ascii="Calibri" w:eastAsia="Times New Roman" w:hAnsi="Calibri" w:cs="Calibri"/>
                <w:color w:val="000000"/>
                <w:lang w:eastAsia="en-AU"/>
              </w:rPr>
            </w:pPr>
            <w:ins w:id="49388" w:author="KIM, Jason" w:date="2019-04-02T13:39:00Z">
              <w:r w:rsidRPr="0056388D">
                <w:rPr>
                  <w:rFonts w:ascii="Calibri" w:eastAsia="Times New Roman" w:hAnsi="Calibri" w:cs="Calibri"/>
                  <w:color w:val="000000"/>
                  <w:lang w:eastAsia="en-AU"/>
                </w:rPr>
                <w:t>DXE8024</w:t>
              </w:r>
            </w:ins>
          </w:p>
        </w:tc>
        <w:tc>
          <w:tcPr>
            <w:tcW w:w="793" w:type="pct"/>
            <w:noWrap/>
            <w:hideMark/>
          </w:tcPr>
          <w:p w:rsidR="00110C18" w:rsidRPr="0056388D" w:rsidRDefault="00110C18" w:rsidP="00063728">
            <w:pPr>
              <w:rPr>
                <w:ins w:id="49389" w:author="KIM, Jason" w:date="2019-04-02T13:39:00Z"/>
                <w:rFonts w:ascii="Calibri" w:eastAsia="Times New Roman" w:hAnsi="Calibri" w:cs="Calibri"/>
                <w:color w:val="000000"/>
                <w:lang w:eastAsia="en-AU"/>
              </w:rPr>
            </w:pPr>
            <w:ins w:id="493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91" w:author="KIM, Jason" w:date="2019-04-02T13:39:00Z"/>
                <w:rFonts w:ascii="Calibri" w:eastAsia="Times New Roman" w:hAnsi="Calibri" w:cs="Calibri"/>
                <w:color w:val="000000"/>
                <w:lang w:eastAsia="en-AU"/>
              </w:rPr>
            </w:pPr>
            <w:ins w:id="49392" w:author="KIM, Jason" w:date="2019-04-02T13:39:00Z">
              <w:r w:rsidRPr="0056388D">
                <w:rPr>
                  <w:rFonts w:ascii="Calibri" w:eastAsia="Times New Roman" w:hAnsi="Calibri" w:cs="Calibri"/>
                  <w:color w:val="000000"/>
                  <w:lang w:eastAsia="en-AU"/>
                </w:rPr>
                <w:t>Chainage 718</w:t>
              </w:r>
            </w:ins>
          </w:p>
        </w:tc>
        <w:tc>
          <w:tcPr>
            <w:tcW w:w="818" w:type="pct"/>
            <w:noWrap/>
            <w:hideMark/>
          </w:tcPr>
          <w:p w:rsidR="00110C18" w:rsidRPr="0056388D" w:rsidRDefault="00110C18" w:rsidP="00063728">
            <w:pPr>
              <w:jc w:val="right"/>
              <w:rPr>
                <w:ins w:id="49393" w:author="KIM, Jason" w:date="2019-04-02T13:39:00Z"/>
                <w:rFonts w:ascii="Calibri" w:eastAsia="Times New Roman" w:hAnsi="Calibri" w:cs="Calibri"/>
                <w:color w:val="000000"/>
                <w:lang w:eastAsia="en-AU"/>
              </w:rPr>
            </w:pPr>
            <w:ins w:id="493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95" w:author="KIM, Jason" w:date="2019-04-02T13:39:00Z"/>
        </w:trPr>
        <w:tc>
          <w:tcPr>
            <w:tcW w:w="758" w:type="pct"/>
            <w:vMerge/>
            <w:hideMark/>
          </w:tcPr>
          <w:p w:rsidR="00110C18" w:rsidRPr="0056388D" w:rsidRDefault="00110C18" w:rsidP="00063728">
            <w:pPr>
              <w:rPr>
                <w:ins w:id="493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99" w:author="KIM, Jason" w:date="2019-04-02T13:39:00Z"/>
                <w:rFonts w:ascii="Calibri" w:eastAsia="Times New Roman" w:hAnsi="Calibri" w:cs="Calibri"/>
                <w:color w:val="000000"/>
                <w:lang w:eastAsia="en-AU"/>
              </w:rPr>
            </w:pPr>
            <w:ins w:id="49400" w:author="KIM, Jason" w:date="2019-04-02T13:39:00Z">
              <w:r w:rsidRPr="0056388D">
                <w:rPr>
                  <w:rFonts w:ascii="Calibri" w:eastAsia="Times New Roman" w:hAnsi="Calibri" w:cs="Calibri"/>
                  <w:color w:val="000000"/>
                  <w:lang w:eastAsia="en-AU"/>
                </w:rPr>
                <w:t>DXE8025</w:t>
              </w:r>
            </w:ins>
          </w:p>
        </w:tc>
        <w:tc>
          <w:tcPr>
            <w:tcW w:w="793" w:type="pct"/>
            <w:noWrap/>
            <w:hideMark/>
          </w:tcPr>
          <w:p w:rsidR="00110C18" w:rsidRPr="0056388D" w:rsidRDefault="00110C18" w:rsidP="00063728">
            <w:pPr>
              <w:rPr>
                <w:ins w:id="49401" w:author="KIM, Jason" w:date="2019-04-02T13:39:00Z"/>
                <w:rFonts w:ascii="Calibri" w:eastAsia="Times New Roman" w:hAnsi="Calibri" w:cs="Calibri"/>
                <w:color w:val="000000"/>
                <w:lang w:eastAsia="en-AU"/>
              </w:rPr>
            </w:pPr>
            <w:ins w:id="4940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03" w:author="KIM, Jason" w:date="2019-04-02T13:39:00Z"/>
                <w:rFonts w:ascii="Calibri" w:eastAsia="Times New Roman" w:hAnsi="Calibri" w:cs="Calibri"/>
                <w:color w:val="000000"/>
                <w:lang w:eastAsia="en-AU"/>
              </w:rPr>
            </w:pPr>
            <w:ins w:id="49404" w:author="KIM, Jason" w:date="2019-04-02T13:39:00Z">
              <w:r w:rsidRPr="0056388D">
                <w:rPr>
                  <w:rFonts w:ascii="Calibri" w:eastAsia="Times New Roman" w:hAnsi="Calibri" w:cs="Calibri"/>
                  <w:color w:val="000000"/>
                  <w:lang w:eastAsia="en-AU"/>
                </w:rPr>
                <w:t>Chainage 688</w:t>
              </w:r>
            </w:ins>
          </w:p>
        </w:tc>
        <w:tc>
          <w:tcPr>
            <w:tcW w:w="818" w:type="pct"/>
            <w:noWrap/>
            <w:hideMark/>
          </w:tcPr>
          <w:p w:rsidR="00110C18" w:rsidRPr="0056388D" w:rsidRDefault="00110C18" w:rsidP="00063728">
            <w:pPr>
              <w:jc w:val="right"/>
              <w:rPr>
                <w:ins w:id="49405" w:author="KIM, Jason" w:date="2019-04-02T13:39:00Z"/>
                <w:rFonts w:ascii="Calibri" w:eastAsia="Times New Roman" w:hAnsi="Calibri" w:cs="Calibri"/>
                <w:color w:val="000000"/>
                <w:lang w:eastAsia="en-AU"/>
              </w:rPr>
            </w:pPr>
            <w:ins w:id="49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07" w:author="KIM, Jason" w:date="2019-04-02T13:39:00Z"/>
        </w:trPr>
        <w:tc>
          <w:tcPr>
            <w:tcW w:w="758" w:type="pct"/>
            <w:vMerge w:val="restart"/>
            <w:noWrap/>
            <w:hideMark/>
          </w:tcPr>
          <w:p w:rsidR="00110C18" w:rsidRPr="0056388D" w:rsidRDefault="00110C18" w:rsidP="00063728">
            <w:pPr>
              <w:rPr>
                <w:ins w:id="49408" w:author="KIM, Jason" w:date="2019-04-02T13:39:00Z"/>
                <w:rFonts w:ascii="Calibri" w:eastAsia="Times New Roman" w:hAnsi="Calibri" w:cs="Calibri"/>
                <w:color w:val="000000"/>
                <w:lang w:eastAsia="en-AU"/>
              </w:rPr>
            </w:pPr>
            <w:ins w:id="49409" w:author="KIM, Jason" w:date="2019-04-02T13:39:00Z">
              <w:r w:rsidRPr="0056388D">
                <w:rPr>
                  <w:rFonts w:ascii="Calibri" w:eastAsia="Times New Roman" w:hAnsi="Calibri" w:cs="Calibri"/>
                  <w:color w:val="000000"/>
                  <w:lang w:eastAsia="en-AU"/>
                </w:rPr>
                <w:t>DXE88NK1x</w:t>
              </w:r>
            </w:ins>
          </w:p>
        </w:tc>
        <w:tc>
          <w:tcPr>
            <w:tcW w:w="648" w:type="pct"/>
            <w:vMerge w:val="restart"/>
            <w:noWrap/>
            <w:hideMark/>
          </w:tcPr>
          <w:p w:rsidR="00110C18" w:rsidRPr="0056388D" w:rsidRDefault="00110C18" w:rsidP="00063728">
            <w:pPr>
              <w:rPr>
                <w:ins w:id="49410" w:author="KIM, Jason" w:date="2019-04-02T13:39:00Z"/>
                <w:rFonts w:ascii="Calibri" w:eastAsia="Times New Roman" w:hAnsi="Calibri" w:cs="Calibri"/>
                <w:color w:val="000000"/>
                <w:lang w:eastAsia="en-AU"/>
              </w:rPr>
            </w:pPr>
            <w:ins w:id="49411" w:author="KIM, Jason" w:date="2019-04-02T13:39:00Z">
              <w:r w:rsidRPr="0056388D">
                <w:rPr>
                  <w:rFonts w:ascii="Calibri" w:eastAsia="Times New Roman" w:hAnsi="Calibri" w:cs="Calibri"/>
                  <w:color w:val="000000"/>
                  <w:lang w:eastAsia="en-AU"/>
                </w:rPr>
                <w:t>ELZ10104</w:t>
              </w:r>
            </w:ins>
          </w:p>
        </w:tc>
        <w:tc>
          <w:tcPr>
            <w:tcW w:w="516" w:type="pct"/>
            <w:vMerge w:val="restart"/>
            <w:noWrap/>
            <w:hideMark/>
          </w:tcPr>
          <w:p w:rsidR="00110C18" w:rsidRPr="0056388D" w:rsidRDefault="00110C18" w:rsidP="00063728">
            <w:pPr>
              <w:rPr>
                <w:ins w:id="49412" w:author="KIM, Jason" w:date="2019-04-02T13:39:00Z"/>
                <w:rFonts w:ascii="Calibri" w:eastAsia="Times New Roman" w:hAnsi="Calibri" w:cs="Calibri"/>
                <w:color w:val="000000"/>
                <w:lang w:eastAsia="en-AU"/>
              </w:rPr>
            </w:pPr>
            <w:ins w:id="4941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14" w:author="KIM, Jason" w:date="2019-04-02T13:39:00Z"/>
                <w:rFonts w:ascii="Calibri" w:eastAsia="Times New Roman" w:hAnsi="Calibri" w:cs="Calibri"/>
                <w:color w:val="000000"/>
                <w:lang w:eastAsia="en-AU"/>
              </w:rPr>
            </w:pPr>
            <w:ins w:id="49415" w:author="KIM, Jason" w:date="2019-04-02T13:39:00Z">
              <w:r w:rsidRPr="0056388D">
                <w:rPr>
                  <w:rFonts w:ascii="Calibri" w:eastAsia="Times New Roman" w:hAnsi="Calibri" w:cs="Calibri"/>
                  <w:color w:val="000000"/>
                  <w:lang w:eastAsia="en-AU"/>
                </w:rPr>
                <w:t>DXE7020</w:t>
              </w:r>
            </w:ins>
          </w:p>
        </w:tc>
        <w:tc>
          <w:tcPr>
            <w:tcW w:w="793" w:type="pct"/>
            <w:noWrap/>
            <w:hideMark/>
          </w:tcPr>
          <w:p w:rsidR="00110C18" w:rsidRPr="0056388D" w:rsidRDefault="00110C18" w:rsidP="00063728">
            <w:pPr>
              <w:rPr>
                <w:ins w:id="49416" w:author="KIM, Jason" w:date="2019-04-02T13:39:00Z"/>
                <w:rFonts w:ascii="Calibri" w:eastAsia="Times New Roman" w:hAnsi="Calibri" w:cs="Calibri"/>
                <w:color w:val="000000"/>
                <w:lang w:eastAsia="en-AU"/>
              </w:rPr>
            </w:pPr>
            <w:ins w:id="494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18" w:author="KIM, Jason" w:date="2019-04-02T13:39:00Z"/>
                <w:rFonts w:ascii="Calibri" w:eastAsia="Times New Roman" w:hAnsi="Calibri" w:cs="Calibri"/>
                <w:color w:val="000000"/>
                <w:lang w:eastAsia="en-AU"/>
              </w:rPr>
            </w:pPr>
            <w:ins w:id="49419" w:author="KIM, Jason" w:date="2019-04-02T13:39:00Z">
              <w:r w:rsidRPr="0056388D">
                <w:rPr>
                  <w:rFonts w:ascii="Calibri" w:eastAsia="Times New Roman" w:hAnsi="Calibri" w:cs="Calibri"/>
                  <w:color w:val="000000"/>
                  <w:lang w:eastAsia="en-AU"/>
                </w:rPr>
                <w:t>Chainage 1121</w:t>
              </w:r>
            </w:ins>
          </w:p>
        </w:tc>
        <w:tc>
          <w:tcPr>
            <w:tcW w:w="818" w:type="pct"/>
            <w:noWrap/>
            <w:hideMark/>
          </w:tcPr>
          <w:p w:rsidR="00110C18" w:rsidRPr="0056388D" w:rsidRDefault="00110C18" w:rsidP="00063728">
            <w:pPr>
              <w:jc w:val="right"/>
              <w:rPr>
                <w:ins w:id="49420" w:author="KIM, Jason" w:date="2019-04-02T13:39:00Z"/>
                <w:rFonts w:ascii="Calibri" w:eastAsia="Times New Roman" w:hAnsi="Calibri" w:cs="Calibri"/>
                <w:color w:val="000000"/>
                <w:lang w:eastAsia="en-AU"/>
              </w:rPr>
            </w:pPr>
            <w:ins w:id="494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22" w:author="KIM, Jason" w:date="2019-04-02T13:39:00Z"/>
        </w:trPr>
        <w:tc>
          <w:tcPr>
            <w:tcW w:w="758" w:type="pct"/>
            <w:vMerge/>
            <w:hideMark/>
          </w:tcPr>
          <w:p w:rsidR="00110C18" w:rsidRPr="0056388D" w:rsidRDefault="00110C18" w:rsidP="00063728">
            <w:pPr>
              <w:rPr>
                <w:ins w:id="494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26" w:author="KIM, Jason" w:date="2019-04-02T13:39:00Z"/>
                <w:rFonts w:ascii="Calibri" w:eastAsia="Times New Roman" w:hAnsi="Calibri" w:cs="Calibri"/>
                <w:color w:val="000000"/>
                <w:lang w:eastAsia="en-AU"/>
              </w:rPr>
            </w:pPr>
            <w:ins w:id="49427" w:author="KIM, Jason" w:date="2019-04-02T13:39:00Z">
              <w:r w:rsidRPr="0056388D">
                <w:rPr>
                  <w:rFonts w:ascii="Calibri" w:eastAsia="Times New Roman" w:hAnsi="Calibri" w:cs="Calibri"/>
                  <w:color w:val="000000"/>
                  <w:lang w:eastAsia="en-AU"/>
                </w:rPr>
                <w:t>DXE7021</w:t>
              </w:r>
            </w:ins>
          </w:p>
        </w:tc>
        <w:tc>
          <w:tcPr>
            <w:tcW w:w="793" w:type="pct"/>
            <w:noWrap/>
            <w:hideMark/>
          </w:tcPr>
          <w:p w:rsidR="00110C18" w:rsidRPr="0056388D" w:rsidRDefault="00110C18" w:rsidP="00063728">
            <w:pPr>
              <w:rPr>
                <w:ins w:id="49428" w:author="KIM, Jason" w:date="2019-04-02T13:39:00Z"/>
                <w:rFonts w:ascii="Calibri" w:eastAsia="Times New Roman" w:hAnsi="Calibri" w:cs="Calibri"/>
                <w:color w:val="000000"/>
                <w:lang w:eastAsia="en-AU"/>
              </w:rPr>
            </w:pPr>
            <w:ins w:id="494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30" w:author="KIM, Jason" w:date="2019-04-02T13:39:00Z"/>
                <w:rFonts w:ascii="Calibri" w:eastAsia="Times New Roman" w:hAnsi="Calibri" w:cs="Calibri"/>
                <w:color w:val="000000"/>
                <w:lang w:eastAsia="en-AU"/>
              </w:rPr>
            </w:pPr>
            <w:ins w:id="49431" w:author="KIM, Jason" w:date="2019-04-02T13:39:00Z">
              <w:r w:rsidRPr="0056388D">
                <w:rPr>
                  <w:rFonts w:ascii="Calibri" w:eastAsia="Times New Roman" w:hAnsi="Calibri" w:cs="Calibri"/>
                  <w:color w:val="000000"/>
                  <w:lang w:eastAsia="en-AU"/>
                </w:rPr>
                <w:t>Chainage 1150</w:t>
              </w:r>
            </w:ins>
          </w:p>
        </w:tc>
        <w:tc>
          <w:tcPr>
            <w:tcW w:w="818" w:type="pct"/>
            <w:noWrap/>
            <w:hideMark/>
          </w:tcPr>
          <w:p w:rsidR="00110C18" w:rsidRPr="0056388D" w:rsidRDefault="00110C18" w:rsidP="00063728">
            <w:pPr>
              <w:jc w:val="right"/>
              <w:rPr>
                <w:ins w:id="49432" w:author="KIM, Jason" w:date="2019-04-02T13:39:00Z"/>
                <w:rFonts w:ascii="Calibri" w:eastAsia="Times New Roman" w:hAnsi="Calibri" w:cs="Calibri"/>
                <w:color w:val="000000"/>
                <w:lang w:eastAsia="en-AU"/>
              </w:rPr>
            </w:pPr>
            <w:ins w:id="49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34" w:author="KIM, Jason" w:date="2019-04-02T13:39:00Z"/>
        </w:trPr>
        <w:tc>
          <w:tcPr>
            <w:tcW w:w="758" w:type="pct"/>
            <w:vMerge w:val="restart"/>
            <w:noWrap/>
            <w:hideMark/>
          </w:tcPr>
          <w:p w:rsidR="00110C18" w:rsidRPr="0056388D" w:rsidRDefault="00110C18" w:rsidP="00063728">
            <w:pPr>
              <w:rPr>
                <w:ins w:id="49435" w:author="KIM, Jason" w:date="2019-04-02T13:39:00Z"/>
                <w:rFonts w:ascii="Calibri" w:eastAsia="Times New Roman" w:hAnsi="Calibri" w:cs="Calibri"/>
                <w:color w:val="000000"/>
                <w:lang w:eastAsia="en-AU"/>
              </w:rPr>
            </w:pPr>
            <w:ins w:id="49436" w:author="KIM, Jason" w:date="2019-04-02T13:39:00Z">
              <w:r w:rsidRPr="0056388D">
                <w:rPr>
                  <w:rFonts w:ascii="Calibri" w:eastAsia="Times New Roman" w:hAnsi="Calibri" w:cs="Calibri"/>
                  <w:color w:val="000000"/>
                  <w:lang w:eastAsia="en-AU"/>
                </w:rPr>
                <w:t>DXE88NK2x</w:t>
              </w:r>
            </w:ins>
          </w:p>
        </w:tc>
        <w:tc>
          <w:tcPr>
            <w:tcW w:w="648" w:type="pct"/>
            <w:vMerge w:val="restart"/>
            <w:noWrap/>
            <w:hideMark/>
          </w:tcPr>
          <w:p w:rsidR="00110C18" w:rsidRPr="0056388D" w:rsidRDefault="00110C18" w:rsidP="00063728">
            <w:pPr>
              <w:rPr>
                <w:ins w:id="49437" w:author="KIM, Jason" w:date="2019-04-02T13:39:00Z"/>
                <w:rFonts w:ascii="Calibri" w:eastAsia="Times New Roman" w:hAnsi="Calibri" w:cs="Calibri"/>
                <w:color w:val="000000"/>
                <w:lang w:eastAsia="en-AU"/>
              </w:rPr>
            </w:pPr>
            <w:ins w:id="49438" w:author="KIM, Jason" w:date="2019-04-02T13:39:00Z">
              <w:r w:rsidRPr="0056388D">
                <w:rPr>
                  <w:rFonts w:ascii="Calibri" w:eastAsia="Times New Roman" w:hAnsi="Calibri" w:cs="Calibri"/>
                  <w:color w:val="000000"/>
                  <w:lang w:eastAsia="en-AU"/>
                </w:rPr>
                <w:t>ELZ10100</w:t>
              </w:r>
            </w:ins>
          </w:p>
        </w:tc>
        <w:tc>
          <w:tcPr>
            <w:tcW w:w="516" w:type="pct"/>
            <w:vMerge w:val="restart"/>
            <w:noWrap/>
            <w:hideMark/>
          </w:tcPr>
          <w:p w:rsidR="00110C18" w:rsidRPr="0056388D" w:rsidRDefault="00110C18" w:rsidP="00063728">
            <w:pPr>
              <w:rPr>
                <w:ins w:id="49439" w:author="KIM, Jason" w:date="2019-04-02T13:39:00Z"/>
                <w:rFonts w:ascii="Calibri" w:eastAsia="Times New Roman" w:hAnsi="Calibri" w:cs="Calibri"/>
                <w:color w:val="000000"/>
                <w:lang w:eastAsia="en-AU"/>
              </w:rPr>
            </w:pPr>
            <w:ins w:id="4944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41" w:author="KIM, Jason" w:date="2019-04-02T13:39:00Z"/>
                <w:rFonts w:ascii="Calibri" w:eastAsia="Times New Roman" w:hAnsi="Calibri" w:cs="Calibri"/>
                <w:color w:val="000000"/>
                <w:lang w:eastAsia="en-AU"/>
              </w:rPr>
            </w:pPr>
            <w:ins w:id="49442" w:author="KIM, Jason" w:date="2019-04-02T13:39:00Z">
              <w:r w:rsidRPr="0056388D">
                <w:rPr>
                  <w:rFonts w:ascii="Calibri" w:eastAsia="Times New Roman" w:hAnsi="Calibri" w:cs="Calibri"/>
                  <w:color w:val="000000"/>
                  <w:lang w:eastAsia="en-AU"/>
                </w:rPr>
                <w:t>DXE7017</w:t>
              </w:r>
            </w:ins>
          </w:p>
        </w:tc>
        <w:tc>
          <w:tcPr>
            <w:tcW w:w="793" w:type="pct"/>
            <w:noWrap/>
            <w:hideMark/>
          </w:tcPr>
          <w:p w:rsidR="00110C18" w:rsidRPr="0056388D" w:rsidRDefault="00110C18" w:rsidP="00063728">
            <w:pPr>
              <w:rPr>
                <w:ins w:id="49443" w:author="KIM, Jason" w:date="2019-04-02T13:39:00Z"/>
                <w:rFonts w:ascii="Calibri" w:eastAsia="Times New Roman" w:hAnsi="Calibri" w:cs="Calibri"/>
                <w:color w:val="000000"/>
                <w:lang w:eastAsia="en-AU"/>
              </w:rPr>
            </w:pPr>
            <w:ins w:id="494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45" w:author="KIM, Jason" w:date="2019-04-02T13:39:00Z"/>
                <w:rFonts w:ascii="Calibri" w:eastAsia="Times New Roman" w:hAnsi="Calibri" w:cs="Calibri"/>
                <w:color w:val="000000"/>
                <w:lang w:eastAsia="en-AU"/>
              </w:rPr>
            </w:pPr>
            <w:ins w:id="49446" w:author="KIM, Jason" w:date="2019-04-02T13:39:00Z">
              <w:r w:rsidRPr="0056388D">
                <w:rPr>
                  <w:rFonts w:ascii="Calibri" w:eastAsia="Times New Roman" w:hAnsi="Calibri" w:cs="Calibri"/>
                  <w:color w:val="000000"/>
                  <w:lang w:eastAsia="en-AU"/>
                </w:rPr>
                <w:t>Chainage 1002</w:t>
              </w:r>
            </w:ins>
          </w:p>
        </w:tc>
        <w:tc>
          <w:tcPr>
            <w:tcW w:w="818" w:type="pct"/>
            <w:noWrap/>
            <w:hideMark/>
          </w:tcPr>
          <w:p w:rsidR="00110C18" w:rsidRPr="0056388D" w:rsidRDefault="00110C18" w:rsidP="00063728">
            <w:pPr>
              <w:jc w:val="right"/>
              <w:rPr>
                <w:ins w:id="49447" w:author="KIM, Jason" w:date="2019-04-02T13:39:00Z"/>
                <w:rFonts w:ascii="Calibri" w:eastAsia="Times New Roman" w:hAnsi="Calibri" w:cs="Calibri"/>
                <w:color w:val="000000"/>
                <w:lang w:eastAsia="en-AU"/>
              </w:rPr>
            </w:pPr>
            <w:ins w:id="49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49" w:author="KIM, Jason" w:date="2019-04-02T13:39:00Z"/>
        </w:trPr>
        <w:tc>
          <w:tcPr>
            <w:tcW w:w="758" w:type="pct"/>
            <w:vMerge/>
            <w:hideMark/>
          </w:tcPr>
          <w:p w:rsidR="00110C18" w:rsidRPr="0056388D" w:rsidRDefault="00110C18" w:rsidP="00063728">
            <w:pPr>
              <w:rPr>
                <w:ins w:id="494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53" w:author="KIM, Jason" w:date="2019-04-02T13:39:00Z"/>
                <w:rFonts w:ascii="Calibri" w:eastAsia="Times New Roman" w:hAnsi="Calibri" w:cs="Calibri"/>
                <w:color w:val="000000"/>
                <w:lang w:eastAsia="en-AU"/>
              </w:rPr>
            </w:pPr>
            <w:ins w:id="49454" w:author="KIM, Jason" w:date="2019-04-02T13:39:00Z">
              <w:r w:rsidRPr="0056388D">
                <w:rPr>
                  <w:rFonts w:ascii="Calibri" w:eastAsia="Times New Roman" w:hAnsi="Calibri" w:cs="Calibri"/>
                  <w:color w:val="000000"/>
                  <w:lang w:eastAsia="en-AU"/>
                </w:rPr>
                <w:t>DXE7018</w:t>
              </w:r>
            </w:ins>
          </w:p>
        </w:tc>
        <w:tc>
          <w:tcPr>
            <w:tcW w:w="793" w:type="pct"/>
            <w:noWrap/>
            <w:hideMark/>
          </w:tcPr>
          <w:p w:rsidR="00110C18" w:rsidRPr="0056388D" w:rsidRDefault="00110C18" w:rsidP="00063728">
            <w:pPr>
              <w:rPr>
                <w:ins w:id="49455" w:author="KIM, Jason" w:date="2019-04-02T13:39:00Z"/>
                <w:rFonts w:ascii="Calibri" w:eastAsia="Times New Roman" w:hAnsi="Calibri" w:cs="Calibri"/>
                <w:color w:val="000000"/>
                <w:lang w:eastAsia="en-AU"/>
              </w:rPr>
            </w:pPr>
            <w:ins w:id="494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57" w:author="KIM, Jason" w:date="2019-04-02T13:39:00Z"/>
                <w:rFonts w:ascii="Calibri" w:eastAsia="Times New Roman" w:hAnsi="Calibri" w:cs="Calibri"/>
                <w:color w:val="000000"/>
                <w:lang w:eastAsia="en-AU"/>
              </w:rPr>
            </w:pPr>
            <w:ins w:id="49458" w:author="KIM, Jason" w:date="2019-04-02T13:39:00Z">
              <w:r w:rsidRPr="0056388D">
                <w:rPr>
                  <w:rFonts w:ascii="Calibri" w:eastAsia="Times New Roman" w:hAnsi="Calibri" w:cs="Calibri"/>
                  <w:color w:val="000000"/>
                  <w:lang w:eastAsia="en-AU"/>
                </w:rPr>
                <w:t>Chainage 1031</w:t>
              </w:r>
            </w:ins>
          </w:p>
        </w:tc>
        <w:tc>
          <w:tcPr>
            <w:tcW w:w="818" w:type="pct"/>
            <w:noWrap/>
            <w:hideMark/>
          </w:tcPr>
          <w:p w:rsidR="00110C18" w:rsidRPr="0056388D" w:rsidRDefault="00110C18" w:rsidP="00063728">
            <w:pPr>
              <w:jc w:val="right"/>
              <w:rPr>
                <w:ins w:id="49459" w:author="KIM, Jason" w:date="2019-04-02T13:39:00Z"/>
                <w:rFonts w:ascii="Calibri" w:eastAsia="Times New Roman" w:hAnsi="Calibri" w:cs="Calibri"/>
                <w:color w:val="000000"/>
                <w:lang w:eastAsia="en-AU"/>
              </w:rPr>
            </w:pPr>
            <w:ins w:id="49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61" w:author="KIM, Jason" w:date="2019-04-02T13:39:00Z"/>
        </w:trPr>
        <w:tc>
          <w:tcPr>
            <w:tcW w:w="758" w:type="pct"/>
            <w:vMerge/>
            <w:hideMark/>
          </w:tcPr>
          <w:p w:rsidR="00110C18" w:rsidRPr="0056388D" w:rsidRDefault="00110C18" w:rsidP="00063728">
            <w:pPr>
              <w:rPr>
                <w:ins w:id="494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65" w:author="KIM, Jason" w:date="2019-04-02T13:39:00Z"/>
                <w:rFonts w:ascii="Calibri" w:eastAsia="Times New Roman" w:hAnsi="Calibri" w:cs="Calibri"/>
                <w:color w:val="000000"/>
                <w:lang w:eastAsia="en-AU"/>
              </w:rPr>
            </w:pPr>
            <w:ins w:id="49466" w:author="KIM, Jason" w:date="2019-04-02T13:39:00Z">
              <w:r w:rsidRPr="0056388D">
                <w:rPr>
                  <w:rFonts w:ascii="Calibri" w:eastAsia="Times New Roman" w:hAnsi="Calibri" w:cs="Calibri"/>
                  <w:color w:val="000000"/>
                  <w:lang w:eastAsia="en-AU"/>
                </w:rPr>
                <w:t>DXE7019</w:t>
              </w:r>
            </w:ins>
          </w:p>
        </w:tc>
        <w:tc>
          <w:tcPr>
            <w:tcW w:w="793" w:type="pct"/>
            <w:noWrap/>
            <w:hideMark/>
          </w:tcPr>
          <w:p w:rsidR="00110C18" w:rsidRPr="0056388D" w:rsidRDefault="00110C18" w:rsidP="00063728">
            <w:pPr>
              <w:rPr>
                <w:ins w:id="49467" w:author="KIM, Jason" w:date="2019-04-02T13:39:00Z"/>
                <w:rFonts w:ascii="Calibri" w:eastAsia="Times New Roman" w:hAnsi="Calibri" w:cs="Calibri"/>
                <w:color w:val="000000"/>
                <w:lang w:eastAsia="en-AU"/>
              </w:rPr>
            </w:pPr>
            <w:ins w:id="494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69" w:author="KIM, Jason" w:date="2019-04-02T13:39:00Z"/>
                <w:rFonts w:ascii="Calibri" w:eastAsia="Times New Roman" w:hAnsi="Calibri" w:cs="Calibri"/>
                <w:color w:val="000000"/>
                <w:lang w:eastAsia="en-AU"/>
              </w:rPr>
            </w:pPr>
            <w:ins w:id="49470" w:author="KIM, Jason" w:date="2019-04-02T13:39:00Z">
              <w:r w:rsidRPr="0056388D">
                <w:rPr>
                  <w:rFonts w:ascii="Calibri" w:eastAsia="Times New Roman" w:hAnsi="Calibri" w:cs="Calibri"/>
                  <w:color w:val="000000"/>
                  <w:lang w:eastAsia="en-AU"/>
                </w:rPr>
                <w:t>Chainage 1060</w:t>
              </w:r>
            </w:ins>
          </w:p>
        </w:tc>
        <w:tc>
          <w:tcPr>
            <w:tcW w:w="818" w:type="pct"/>
            <w:noWrap/>
            <w:hideMark/>
          </w:tcPr>
          <w:p w:rsidR="00110C18" w:rsidRPr="0056388D" w:rsidRDefault="00110C18" w:rsidP="00063728">
            <w:pPr>
              <w:jc w:val="right"/>
              <w:rPr>
                <w:ins w:id="49471" w:author="KIM, Jason" w:date="2019-04-02T13:39:00Z"/>
                <w:rFonts w:ascii="Calibri" w:eastAsia="Times New Roman" w:hAnsi="Calibri" w:cs="Calibri"/>
                <w:color w:val="000000"/>
                <w:lang w:eastAsia="en-AU"/>
              </w:rPr>
            </w:pPr>
            <w:ins w:id="49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73" w:author="KIM, Jason" w:date="2019-04-02T13:39:00Z"/>
        </w:trPr>
        <w:tc>
          <w:tcPr>
            <w:tcW w:w="758" w:type="pct"/>
            <w:vMerge w:val="restart"/>
            <w:noWrap/>
            <w:hideMark/>
          </w:tcPr>
          <w:p w:rsidR="00110C18" w:rsidRPr="0056388D" w:rsidRDefault="00110C18" w:rsidP="00063728">
            <w:pPr>
              <w:rPr>
                <w:ins w:id="49474" w:author="KIM, Jason" w:date="2019-04-02T13:39:00Z"/>
                <w:rFonts w:ascii="Calibri" w:eastAsia="Times New Roman" w:hAnsi="Calibri" w:cs="Calibri"/>
                <w:color w:val="000000"/>
                <w:lang w:eastAsia="en-AU"/>
              </w:rPr>
            </w:pPr>
            <w:ins w:id="49475" w:author="KIM, Jason" w:date="2019-04-02T13:39:00Z">
              <w:r w:rsidRPr="0056388D">
                <w:rPr>
                  <w:rFonts w:ascii="Calibri" w:eastAsia="Times New Roman" w:hAnsi="Calibri" w:cs="Calibri"/>
                  <w:color w:val="000000"/>
                  <w:lang w:eastAsia="en-AU"/>
                </w:rPr>
                <w:t>DXE88SK3x</w:t>
              </w:r>
            </w:ins>
          </w:p>
        </w:tc>
        <w:tc>
          <w:tcPr>
            <w:tcW w:w="648" w:type="pct"/>
            <w:vMerge w:val="restart"/>
            <w:noWrap/>
            <w:hideMark/>
          </w:tcPr>
          <w:p w:rsidR="00110C18" w:rsidRPr="0056388D" w:rsidRDefault="00110C18" w:rsidP="00063728">
            <w:pPr>
              <w:rPr>
                <w:ins w:id="49476" w:author="KIM, Jason" w:date="2019-04-02T13:39:00Z"/>
                <w:rFonts w:ascii="Calibri" w:eastAsia="Times New Roman" w:hAnsi="Calibri" w:cs="Calibri"/>
                <w:color w:val="000000"/>
                <w:lang w:eastAsia="en-AU"/>
              </w:rPr>
            </w:pPr>
            <w:ins w:id="49477" w:author="KIM, Jason" w:date="2019-04-02T13:39:00Z">
              <w:r w:rsidRPr="0056388D">
                <w:rPr>
                  <w:rFonts w:ascii="Calibri" w:eastAsia="Times New Roman" w:hAnsi="Calibri" w:cs="Calibri"/>
                  <w:color w:val="000000"/>
                  <w:lang w:eastAsia="en-AU"/>
                </w:rPr>
                <w:t>ELZ20104</w:t>
              </w:r>
            </w:ins>
          </w:p>
        </w:tc>
        <w:tc>
          <w:tcPr>
            <w:tcW w:w="516" w:type="pct"/>
            <w:vMerge w:val="restart"/>
            <w:noWrap/>
            <w:hideMark/>
          </w:tcPr>
          <w:p w:rsidR="00110C18" w:rsidRPr="0056388D" w:rsidRDefault="00110C18" w:rsidP="00063728">
            <w:pPr>
              <w:rPr>
                <w:ins w:id="49478" w:author="KIM, Jason" w:date="2019-04-02T13:39:00Z"/>
                <w:rFonts w:ascii="Calibri" w:eastAsia="Times New Roman" w:hAnsi="Calibri" w:cs="Calibri"/>
                <w:color w:val="000000"/>
                <w:lang w:eastAsia="en-AU"/>
              </w:rPr>
            </w:pPr>
            <w:ins w:id="49479"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80" w:author="KIM, Jason" w:date="2019-04-02T13:39:00Z"/>
                <w:rFonts w:ascii="Calibri" w:eastAsia="Times New Roman" w:hAnsi="Calibri" w:cs="Calibri"/>
                <w:color w:val="000000"/>
                <w:lang w:eastAsia="en-AU"/>
              </w:rPr>
            </w:pPr>
            <w:ins w:id="49481" w:author="KIM, Jason" w:date="2019-04-02T13:39:00Z">
              <w:r w:rsidRPr="0056388D">
                <w:rPr>
                  <w:rFonts w:ascii="Calibri" w:eastAsia="Times New Roman" w:hAnsi="Calibri" w:cs="Calibri"/>
                  <w:color w:val="000000"/>
                  <w:lang w:eastAsia="en-AU"/>
                </w:rPr>
                <w:t>DXE8031</w:t>
              </w:r>
            </w:ins>
          </w:p>
        </w:tc>
        <w:tc>
          <w:tcPr>
            <w:tcW w:w="793" w:type="pct"/>
            <w:noWrap/>
            <w:hideMark/>
          </w:tcPr>
          <w:p w:rsidR="00110C18" w:rsidRPr="0056388D" w:rsidRDefault="00110C18" w:rsidP="00063728">
            <w:pPr>
              <w:rPr>
                <w:ins w:id="49482" w:author="KIM, Jason" w:date="2019-04-02T13:39:00Z"/>
                <w:rFonts w:ascii="Calibri" w:eastAsia="Times New Roman" w:hAnsi="Calibri" w:cs="Calibri"/>
                <w:color w:val="000000"/>
                <w:lang w:eastAsia="en-AU"/>
              </w:rPr>
            </w:pPr>
            <w:ins w:id="494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84" w:author="KIM, Jason" w:date="2019-04-02T13:39:00Z"/>
                <w:rFonts w:ascii="Calibri" w:eastAsia="Times New Roman" w:hAnsi="Calibri" w:cs="Calibri"/>
                <w:color w:val="000000"/>
                <w:lang w:eastAsia="en-AU"/>
              </w:rPr>
            </w:pPr>
            <w:ins w:id="49485" w:author="KIM, Jason" w:date="2019-04-02T13:39:00Z">
              <w:r w:rsidRPr="0056388D">
                <w:rPr>
                  <w:rFonts w:ascii="Calibri" w:eastAsia="Times New Roman" w:hAnsi="Calibri" w:cs="Calibri"/>
                  <w:color w:val="000000"/>
                  <w:lang w:eastAsia="en-AU"/>
                </w:rPr>
                <w:t>Chainage 418</w:t>
              </w:r>
            </w:ins>
          </w:p>
        </w:tc>
        <w:tc>
          <w:tcPr>
            <w:tcW w:w="818" w:type="pct"/>
            <w:noWrap/>
            <w:hideMark/>
          </w:tcPr>
          <w:p w:rsidR="00110C18" w:rsidRPr="0056388D" w:rsidRDefault="00110C18" w:rsidP="00063728">
            <w:pPr>
              <w:jc w:val="right"/>
              <w:rPr>
                <w:ins w:id="49486" w:author="KIM, Jason" w:date="2019-04-02T13:39:00Z"/>
                <w:rFonts w:ascii="Calibri" w:eastAsia="Times New Roman" w:hAnsi="Calibri" w:cs="Calibri"/>
                <w:color w:val="000000"/>
                <w:lang w:eastAsia="en-AU"/>
              </w:rPr>
            </w:pPr>
            <w:ins w:id="49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88" w:author="KIM, Jason" w:date="2019-04-02T13:39:00Z"/>
        </w:trPr>
        <w:tc>
          <w:tcPr>
            <w:tcW w:w="758" w:type="pct"/>
            <w:vMerge/>
            <w:hideMark/>
          </w:tcPr>
          <w:p w:rsidR="00110C18" w:rsidRPr="0056388D" w:rsidRDefault="00110C18" w:rsidP="00063728">
            <w:pPr>
              <w:rPr>
                <w:ins w:id="494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92" w:author="KIM, Jason" w:date="2019-04-02T13:39:00Z"/>
                <w:rFonts w:ascii="Calibri" w:eastAsia="Times New Roman" w:hAnsi="Calibri" w:cs="Calibri"/>
                <w:color w:val="000000"/>
                <w:lang w:eastAsia="en-AU"/>
              </w:rPr>
            </w:pPr>
            <w:ins w:id="49493" w:author="KIM, Jason" w:date="2019-04-02T13:39:00Z">
              <w:r w:rsidRPr="0056388D">
                <w:rPr>
                  <w:rFonts w:ascii="Calibri" w:eastAsia="Times New Roman" w:hAnsi="Calibri" w:cs="Calibri"/>
                  <w:color w:val="000000"/>
                  <w:lang w:eastAsia="en-AU"/>
                </w:rPr>
                <w:t>DXE8032</w:t>
              </w:r>
            </w:ins>
          </w:p>
        </w:tc>
        <w:tc>
          <w:tcPr>
            <w:tcW w:w="793" w:type="pct"/>
            <w:noWrap/>
            <w:hideMark/>
          </w:tcPr>
          <w:p w:rsidR="00110C18" w:rsidRPr="0056388D" w:rsidRDefault="00110C18" w:rsidP="00063728">
            <w:pPr>
              <w:rPr>
                <w:ins w:id="49494" w:author="KIM, Jason" w:date="2019-04-02T13:39:00Z"/>
                <w:rFonts w:ascii="Calibri" w:eastAsia="Times New Roman" w:hAnsi="Calibri" w:cs="Calibri"/>
                <w:color w:val="000000"/>
                <w:lang w:eastAsia="en-AU"/>
              </w:rPr>
            </w:pPr>
            <w:ins w:id="494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96" w:author="KIM, Jason" w:date="2019-04-02T13:39:00Z"/>
                <w:rFonts w:ascii="Calibri" w:eastAsia="Times New Roman" w:hAnsi="Calibri" w:cs="Calibri"/>
                <w:color w:val="000000"/>
                <w:lang w:eastAsia="en-AU"/>
              </w:rPr>
            </w:pPr>
            <w:ins w:id="49497" w:author="KIM, Jason" w:date="2019-04-02T13:39:00Z">
              <w:r w:rsidRPr="0056388D">
                <w:rPr>
                  <w:rFonts w:ascii="Calibri" w:eastAsia="Times New Roman" w:hAnsi="Calibri" w:cs="Calibri"/>
                  <w:color w:val="000000"/>
                  <w:lang w:eastAsia="en-AU"/>
                </w:rPr>
                <w:t>Chainage 389</w:t>
              </w:r>
            </w:ins>
          </w:p>
        </w:tc>
        <w:tc>
          <w:tcPr>
            <w:tcW w:w="818" w:type="pct"/>
            <w:noWrap/>
            <w:hideMark/>
          </w:tcPr>
          <w:p w:rsidR="00110C18" w:rsidRPr="0056388D" w:rsidRDefault="00110C18" w:rsidP="00063728">
            <w:pPr>
              <w:jc w:val="right"/>
              <w:rPr>
                <w:ins w:id="49498" w:author="KIM, Jason" w:date="2019-04-02T13:39:00Z"/>
                <w:rFonts w:ascii="Calibri" w:eastAsia="Times New Roman" w:hAnsi="Calibri" w:cs="Calibri"/>
                <w:color w:val="000000"/>
                <w:lang w:eastAsia="en-AU"/>
              </w:rPr>
            </w:pPr>
            <w:ins w:id="49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00" w:author="KIM, Jason" w:date="2019-04-02T13:39:00Z"/>
        </w:trPr>
        <w:tc>
          <w:tcPr>
            <w:tcW w:w="758" w:type="pct"/>
            <w:vMerge w:val="restart"/>
            <w:noWrap/>
            <w:hideMark/>
          </w:tcPr>
          <w:p w:rsidR="00110C18" w:rsidRPr="0056388D" w:rsidRDefault="00110C18" w:rsidP="00063728">
            <w:pPr>
              <w:rPr>
                <w:ins w:id="49501" w:author="KIM, Jason" w:date="2019-04-02T13:39:00Z"/>
                <w:rFonts w:ascii="Calibri" w:eastAsia="Times New Roman" w:hAnsi="Calibri" w:cs="Calibri"/>
                <w:color w:val="000000"/>
                <w:lang w:eastAsia="en-AU"/>
              </w:rPr>
            </w:pPr>
            <w:ins w:id="49502" w:author="KIM, Jason" w:date="2019-04-02T13:39:00Z">
              <w:r w:rsidRPr="0056388D">
                <w:rPr>
                  <w:rFonts w:ascii="Calibri" w:eastAsia="Times New Roman" w:hAnsi="Calibri" w:cs="Calibri"/>
                  <w:color w:val="000000"/>
                  <w:lang w:eastAsia="en-AU"/>
                </w:rPr>
                <w:t>DXE88SK4x</w:t>
              </w:r>
            </w:ins>
          </w:p>
        </w:tc>
        <w:tc>
          <w:tcPr>
            <w:tcW w:w="648" w:type="pct"/>
            <w:vMerge w:val="restart"/>
            <w:noWrap/>
            <w:hideMark/>
          </w:tcPr>
          <w:p w:rsidR="00110C18" w:rsidRPr="0056388D" w:rsidRDefault="00110C18" w:rsidP="00063728">
            <w:pPr>
              <w:rPr>
                <w:ins w:id="49503" w:author="KIM, Jason" w:date="2019-04-02T13:39:00Z"/>
                <w:rFonts w:ascii="Calibri" w:eastAsia="Times New Roman" w:hAnsi="Calibri" w:cs="Calibri"/>
                <w:color w:val="000000"/>
                <w:lang w:eastAsia="en-AU"/>
              </w:rPr>
            </w:pPr>
            <w:ins w:id="49504" w:author="KIM, Jason" w:date="2019-04-02T13:39:00Z">
              <w:r w:rsidRPr="0056388D">
                <w:rPr>
                  <w:rFonts w:ascii="Calibri" w:eastAsia="Times New Roman" w:hAnsi="Calibri" w:cs="Calibri"/>
                  <w:color w:val="000000"/>
                  <w:lang w:eastAsia="en-AU"/>
                </w:rPr>
                <w:t>ELZ20100</w:t>
              </w:r>
            </w:ins>
          </w:p>
        </w:tc>
        <w:tc>
          <w:tcPr>
            <w:tcW w:w="516" w:type="pct"/>
            <w:vMerge w:val="restart"/>
            <w:noWrap/>
            <w:hideMark/>
          </w:tcPr>
          <w:p w:rsidR="00110C18" w:rsidRPr="0056388D" w:rsidRDefault="00110C18" w:rsidP="00063728">
            <w:pPr>
              <w:rPr>
                <w:ins w:id="49505" w:author="KIM, Jason" w:date="2019-04-02T13:39:00Z"/>
                <w:rFonts w:ascii="Calibri" w:eastAsia="Times New Roman" w:hAnsi="Calibri" w:cs="Calibri"/>
                <w:color w:val="000000"/>
                <w:lang w:eastAsia="en-AU"/>
              </w:rPr>
            </w:pPr>
            <w:ins w:id="4950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507" w:author="KIM, Jason" w:date="2019-04-02T13:39:00Z"/>
                <w:rFonts w:ascii="Calibri" w:eastAsia="Times New Roman" w:hAnsi="Calibri" w:cs="Calibri"/>
                <w:color w:val="000000"/>
                <w:lang w:eastAsia="en-AU"/>
              </w:rPr>
            </w:pPr>
            <w:ins w:id="49508" w:author="KIM, Jason" w:date="2019-04-02T13:39:00Z">
              <w:r w:rsidRPr="0056388D">
                <w:rPr>
                  <w:rFonts w:ascii="Calibri" w:eastAsia="Times New Roman" w:hAnsi="Calibri" w:cs="Calibri"/>
                  <w:color w:val="000000"/>
                  <w:lang w:eastAsia="en-AU"/>
                </w:rPr>
                <w:t>DXE8029</w:t>
              </w:r>
            </w:ins>
          </w:p>
        </w:tc>
        <w:tc>
          <w:tcPr>
            <w:tcW w:w="793" w:type="pct"/>
            <w:noWrap/>
            <w:hideMark/>
          </w:tcPr>
          <w:p w:rsidR="00110C18" w:rsidRPr="0056388D" w:rsidRDefault="00110C18" w:rsidP="00063728">
            <w:pPr>
              <w:rPr>
                <w:ins w:id="49509" w:author="KIM, Jason" w:date="2019-04-02T13:39:00Z"/>
                <w:rFonts w:ascii="Calibri" w:eastAsia="Times New Roman" w:hAnsi="Calibri" w:cs="Calibri"/>
                <w:color w:val="000000"/>
                <w:lang w:eastAsia="en-AU"/>
              </w:rPr>
            </w:pPr>
            <w:ins w:id="495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11" w:author="KIM, Jason" w:date="2019-04-02T13:39:00Z"/>
                <w:rFonts w:ascii="Calibri" w:eastAsia="Times New Roman" w:hAnsi="Calibri" w:cs="Calibri"/>
                <w:color w:val="000000"/>
                <w:lang w:eastAsia="en-AU"/>
              </w:rPr>
            </w:pPr>
            <w:ins w:id="49512" w:author="KIM, Jason" w:date="2019-04-02T13:39:00Z">
              <w:r w:rsidRPr="0056388D">
                <w:rPr>
                  <w:rFonts w:ascii="Calibri" w:eastAsia="Times New Roman" w:hAnsi="Calibri" w:cs="Calibri"/>
                  <w:color w:val="000000"/>
                  <w:lang w:eastAsia="en-AU"/>
                </w:rPr>
                <w:t>Chainage 505</w:t>
              </w:r>
            </w:ins>
          </w:p>
        </w:tc>
        <w:tc>
          <w:tcPr>
            <w:tcW w:w="818" w:type="pct"/>
            <w:noWrap/>
            <w:hideMark/>
          </w:tcPr>
          <w:p w:rsidR="00110C18" w:rsidRPr="0056388D" w:rsidRDefault="00110C18" w:rsidP="00063728">
            <w:pPr>
              <w:jc w:val="right"/>
              <w:rPr>
                <w:ins w:id="49513" w:author="KIM, Jason" w:date="2019-04-02T13:39:00Z"/>
                <w:rFonts w:ascii="Calibri" w:eastAsia="Times New Roman" w:hAnsi="Calibri" w:cs="Calibri"/>
                <w:color w:val="000000"/>
                <w:lang w:eastAsia="en-AU"/>
              </w:rPr>
            </w:pPr>
            <w:ins w:id="49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15" w:author="KIM, Jason" w:date="2019-04-02T13:39:00Z"/>
        </w:trPr>
        <w:tc>
          <w:tcPr>
            <w:tcW w:w="758" w:type="pct"/>
            <w:vMerge/>
            <w:hideMark/>
          </w:tcPr>
          <w:p w:rsidR="00110C18" w:rsidRPr="0056388D" w:rsidRDefault="00110C18" w:rsidP="00063728">
            <w:pPr>
              <w:rPr>
                <w:ins w:id="495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19" w:author="KIM, Jason" w:date="2019-04-02T13:39:00Z"/>
                <w:rFonts w:ascii="Calibri" w:eastAsia="Times New Roman" w:hAnsi="Calibri" w:cs="Calibri"/>
                <w:color w:val="000000"/>
                <w:lang w:eastAsia="en-AU"/>
              </w:rPr>
            </w:pPr>
            <w:ins w:id="49520" w:author="KIM, Jason" w:date="2019-04-02T13:39:00Z">
              <w:r w:rsidRPr="0056388D">
                <w:rPr>
                  <w:rFonts w:ascii="Calibri" w:eastAsia="Times New Roman" w:hAnsi="Calibri" w:cs="Calibri"/>
                  <w:color w:val="000000"/>
                  <w:lang w:eastAsia="en-AU"/>
                </w:rPr>
                <w:t>DXE8030</w:t>
              </w:r>
            </w:ins>
          </w:p>
        </w:tc>
        <w:tc>
          <w:tcPr>
            <w:tcW w:w="793" w:type="pct"/>
            <w:noWrap/>
            <w:hideMark/>
          </w:tcPr>
          <w:p w:rsidR="00110C18" w:rsidRPr="0056388D" w:rsidRDefault="00110C18" w:rsidP="00063728">
            <w:pPr>
              <w:rPr>
                <w:ins w:id="49521" w:author="KIM, Jason" w:date="2019-04-02T13:39:00Z"/>
                <w:rFonts w:ascii="Calibri" w:eastAsia="Times New Roman" w:hAnsi="Calibri" w:cs="Calibri"/>
                <w:color w:val="000000"/>
                <w:lang w:eastAsia="en-AU"/>
              </w:rPr>
            </w:pPr>
            <w:ins w:id="495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23" w:author="KIM, Jason" w:date="2019-04-02T13:39:00Z"/>
                <w:rFonts w:ascii="Calibri" w:eastAsia="Times New Roman" w:hAnsi="Calibri" w:cs="Calibri"/>
                <w:color w:val="000000"/>
                <w:lang w:eastAsia="en-AU"/>
              </w:rPr>
            </w:pPr>
            <w:ins w:id="49524" w:author="KIM, Jason" w:date="2019-04-02T13:39:00Z">
              <w:r w:rsidRPr="0056388D">
                <w:rPr>
                  <w:rFonts w:ascii="Calibri" w:eastAsia="Times New Roman" w:hAnsi="Calibri" w:cs="Calibri"/>
                  <w:color w:val="000000"/>
                  <w:lang w:eastAsia="en-AU"/>
                </w:rPr>
                <w:t>Chainage 476</w:t>
              </w:r>
            </w:ins>
          </w:p>
        </w:tc>
        <w:tc>
          <w:tcPr>
            <w:tcW w:w="818" w:type="pct"/>
            <w:noWrap/>
            <w:hideMark/>
          </w:tcPr>
          <w:p w:rsidR="00110C18" w:rsidRPr="0056388D" w:rsidRDefault="00110C18" w:rsidP="00063728">
            <w:pPr>
              <w:jc w:val="right"/>
              <w:rPr>
                <w:ins w:id="49525" w:author="KIM, Jason" w:date="2019-04-02T13:39:00Z"/>
                <w:rFonts w:ascii="Calibri" w:eastAsia="Times New Roman" w:hAnsi="Calibri" w:cs="Calibri"/>
                <w:color w:val="000000"/>
                <w:lang w:eastAsia="en-AU"/>
              </w:rPr>
            </w:pPr>
            <w:ins w:id="49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27" w:author="KIM, Jason" w:date="2019-04-02T13:39:00Z"/>
        </w:trPr>
        <w:tc>
          <w:tcPr>
            <w:tcW w:w="758" w:type="pct"/>
            <w:vMerge w:val="restart"/>
            <w:noWrap/>
            <w:hideMark/>
          </w:tcPr>
          <w:p w:rsidR="00110C18" w:rsidRPr="0056388D" w:rsidRDefault="00110C18" w:rsidP="00063728">
            <w:pPr>
              <w:rPr>
                <w:ins w:id="49528" w:author="KIM, Jason" w:date="2019-04-02T13:39:00Z"/>
                <w:rFonts w:ascii="Calibri" w:eastAsia="Times New Roman" w:hAnsi="Calibri" w:cs="Calibri"/>
                <w:color w:val="000000"/>
                <w:lang w:eastAsia="en-AU"/>
              </w:rPr>
            </w:pPr>
            <w:ins w:id="49529" w:author="KIM, Jason" w:date="2019-04-02T13:39:00Z">
              <w:r w:rsidRPr="0056388D">
                <w:rPr>
                  <w:rFonts w:ascii="Calibri" w:eastAsia="Times New Roman" w:hAnsi="Calibri" w:cs="Calibri"/>
                  <w:color w:val="000000"/>
                  <w:lang w:eastAsia="en-AU"/>
                </w:rPr>
                <w:t>DXE89K3x</w:t>
              </w:r>
            </w:ins>
          </w:p>
        </w:tc>
        <w:tc>
          <w:tcPr>
            <w:tcW w:w="648" w:type="pct"/>
            <w:vMerge w:val="restart"/>
            <w:noWrap/>
            <w:hideMark/>
          </w:tcPr>
          <w:p w:rsidR="00110C18" w:rsidRPr="0056388D" w:rsidRDefault="00110C18" w:rsidP="00063728">
            <w:pPr>
              <w:rPr>
                <w:ins w:id="49530" w:author="KIM, Jason" w:date="2019-04-02T13:39:00Z"/>
                <w:rFonts w:ascii="Calibri" w:eastAsia="Times New Roman" w:hAnsi="Calibri" w:cs="Calibri"/>
                <w:color w:val="000000"/>
                <w:lang w:eastAsia="en-AU"/>
              </w:rPr>
            </w:pPr>
            <w:ins w:id="49531" w:author="KIM, Jason" w:date="2019-04-02T13:39:00Z">
              <w:r w:rsidRPr="0056388D">
                <w:rPr>
                  <w:rFonts w:ascii="Calibri" w:eastAsia="Times New Roman" w:hAnsi="Calibri" w:cs="Calibri"/>
                  <w:color w:val="000000"/>
                  <w:lang w:eastAsia="en-AU"/>
                </w:rPr>
                <w:t>ELZ20108</w:t>
              </w:r>
            </w:ins>
          </w:p>
        </w:tc>
        <w:tc>
          <w:tcPr>
            <w:tcW w:w="516" w:type="pct"/>
            <w:vMerge w:val="restart"/>
            <w:noWrap/>
            <w:hideMark/>
          </w:tcPr>
          <w:p w:rsidR="00110C18" w:rsidRPr="0056388D" w:rsidRDefault="00110C18" w:rsidP="00063728">
            <w:pPr>
              <w:rPr>
                <w:ins w:id="49532" w:author="KIM, Jason" w:date="2019-04-02T13:39:00Z"/>
                <w:rFonts w:ascii="Calibri" w:eastAsia="Times New Roman" w:hAnsi="Calibri" w:cs="Calibri"/>
                <w:color w:val="000000"/>
                <w:lang w:eastAsia="en-AU"/>
              </w:rPr>
            </w:pPr>
            <w:ins w:id="4953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534" w:author="KIM, Jason" w:date="2019-04-02T13:39:00Z"/>
                <w:rFonts w:ascii="Calibri" w:eastAsia="Times New Roman" w:hAnsi="Calibri" w:cs="Calibri"/>
                <w:color w:val="000000"/>
                <w:lang w:eastAsia="en-AU"/>
              </w:rPr>
            </w:pPr>
            <w:ins w:id="49535" w:author="KIM, Jason" w:date="2019-04-02T13:39:00Z">
              <w:r w:rsidRPr="0056388D">
                <w:rPr>
                  <w:rFonts w:ascii="Calibri" w:eastAsia="Times New Roman" w:hAnsi="Calibri" w:cs="Calibri"/>
                  <w:color w:val="000000"/>
                  <w:lang w:eastAsia="en-AU"/>
                </w:rPr>
                <w:t>DXE8033</w:t>
              </w:r>
            </w:ins>
          </w:p>
        </w:tc>
        <w:tc>
          <w:tcPr>
            <w:tcW w:w="793" w:type="pct"/>
            <w:noWrap/>
            <w:hideMark/>
          </w:tcPr>
          <w:p w:rsidR="00110C18" w:rsidRPr="0056388D" w:rsidRDefault="00110C18" w:rsidP="00063728">
            <w:pPr>
              <w:rPr>
                <w:ins w:id="49536" w:author="KIM, Jason" w:date="2019-04-02T13:39:00Z"/>
                <w:rFonts w:ascii="Calibri" w:eastAsia="Times New Roman" w:hAnsi="Calibri" w:cs="Calibri"/>
                <w:color w:val="000000"/>
                <w:lang w:eastAsia="en-AU"/>
              </w:rPr>
            </w:pPr>
            <w:ins w:id="495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38" w:author="KIM, Jason" w:date="2019-04-02T13:39:00Z"/>
                <w:rFonts w:ascii="Calibri" w:eastAsia="Times New Roman" w:hAnsi="Calibri" w:cs="Calibri"/>
                <w:color w:val="000000"/>
                <w:lang w:eastAsia="en-AU"/>
              </w:rPr>
            </w:pPr>
            <w:ins w:id="49539" w:author="KIM, Jason" w:date="2019-04-02T13:39:00Z">
              <w:r w:rsidRPr="0056388D">
                <w:rPr>
                  <w:rFonts w:ascii="Calibri" w:eastAsia="Times New Roman" w:hAnsi="Calibri" w:cs="Calibri"/>
                  <w:color w:val="000000"/>
                  <w:lang w:eastAsia="en-AU"/>
                </w:rPr>
                <w:t>Chainage 336</w:t>
              </w:r>
            </w:ins>
          </w:p>
        </w:tc>
        <w:tc>
          <w:tcPr>
            <w:tcW w:w="818" w:type="pct"/>
            <w:noWrap/>
            <w:hideMark/>
          </w:tcPr>
          <w:p w:rsidR="00110C18" w:rsidRPr="0056388D" w:rsidRDefault="00110C18" w:rsidP="00063728">
            <w:pPr>
              <w:jc w:val="right"/>
              <w:rPr>
                <w:ins w:id="49540" w:author="KIM, Jason" w:date="2019-04-02T13:39:00Z"/>
                <w:rFonts w:ascii="Calibri" w:eastAsia="Times New Roman" w:hAnsi="Calibri" w:cs="Calibri"/>
                <w:color w:val="000000"/>
                <w:lang w:eastAsia="en-AU"/>
              </w:rPr>
            </w:pPr>
            <w:ins w:id="49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42" w:author="KIM, Jason" w:date="2019-04-02T13:39:00Z"/>
        </w:trPr>
        <w:tc>
          <w:tcPr>
            <w:tcW w:w="758" w:type="pct"/>
            <w:vMerge/>
            <w:hideMark/>
          </w:tcPr>
          <w:p w:rsidR="00110C18" w:rsidRPr="0056388D" w:rsidRDefault="00110C18" w:rsidP="00063728">
            <w:pPr>
              <w:rPr>
                <w:ins w:id="495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46" w:author="KIM, Jason" w:date="2019-04-02T13:39:00Z"/>
                <w:rFonts w:ascii="Calibri" w:eastAsia="Times New Roman" w:hAnsi="Calibri" w:cs="Calibri"/>
                <w:color w:val="000000"/>
                <w:lang w:eastAsia="en-AU"/>
              </w:rPr>
            </w:pPr>
            <w:ins w:id="49547" w:author="KIM, Jason" w:date="2019-04-02T13:39:00Z">
              <w:r w:rsidRPr="0056388D">
                <w:rPr>
                  <w:rFonts w:ascii="Calibri" w:eastAsia="Times New Roman" w:hAnsi="Calibri" w:cs="Calibri"/>
                  <w:color w:val="000000"/>
                  <w:lang w:eastAsia="en-AU"/>
                </w:rPr>
                <w:t>DXE8034</w:t>
              </w:r>
            </w:ins>
          </w:p>
        </w:tc>
        <w:tc>
          <w:tcPr>
            <w:tcW w:w="793" w:type="pct"/>
            <w:noWrap/>
            <w:hideMark/>
          </w:tcPr>
          <w:p w:rsidR="00110C18" w:rsidRPr="0056388D" w:rsidRDefault="00110C18" w:rsidP="00063728">
            <w:pPr>
              <w:rPr>
                <w:ins w:id="49548" w:author="KIM, Jason" w:date="2019-04-02T13:39:00Z"/>
                <w:rFonts w:ascii="Calibri" w:eastAsia="Times New Roman" w:hAnsi="Calibri" w:cs="Calibri"/>
                <w:color w:val="000000"/>
                <w:lang w:eastAsia="en-AU"/>
              </w:rPr>
            </w:pPr>
            <w:ins w:id="495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50" w:author="KIM, Jason" w:date="2019-04-02T13:39:00Z"/>
                <w:rFonts w:ascii="Calibri" w:eastAsia="Times New Roman" w:hAnsi="Calibri" w:cs="Calibri"/>
                <w:color w:val="000000"/>
                <w:lang w:eastAsia="en-AU"/>
              </w:rPr>
            </w:pPr>
            <w:ins w:id="49551" w:author="KIM, Jason" w:date="2019-04-02T13:39:00Z">
              <w:r w:rsidRPr="0056388D">
                <w:rPr>
                  <w:rFonts w:ascii="Calibri" w:eastAsia="Times New Roman" w:hAnsi="Calibri" w:cs="Calibri"/>
                  <w:color w:val="000000"/>
                  <w:lang w:eastAsia="en-AU"/>
                </w:rPr>
                <w:t>Chainage 307</w:t>
              </w:r>
            </w:ins>
          </w:p>
        </w:tc>
        <w:tc>
          <w:tcPr>
            <w:tcW w:w="818" w:type="pct"/>
            <w:noWrap/>
            <w:hideMark/>
          </w:tcPr>
          <w:p w:rsidR="00110C18" w:rsidRPr="0056388D" w:rsidRDefault="00110C18" w:rsidP="00063728">
            <w:pPr>
              <w:jc w:val="right"/>
              <w:rPr>
                <w:ins w:id="49552" w:author="KIM, Jason" w:date="2019-04-02T13:39:00Z"/>
                <w:rFonts w:ascii="Calibri" w:eastAsia="Times New Roman" w:hAnsi="Calibri" w:cs="Calibri"/>
                <w:color w:val="000000"/>
                <w:lang w:eastAsia="en-AU"/>
              </w:rPr>
            </w:pPr>
            <w:ins w:id="49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54" w:author="KIM, Jason" w:date="2019-04-02T13:39:00Z"/>
        </w:trPr>
        <w:tc>
          <w:tcPr>
            <w:tcW w:w="758" w:type="pct"/>
            <w:vMerge w:val="restart"/>
            <w:noWrap/>
            <w:hideMark/>
          </w:tcPr>
          <w:p w:rsidR="00110C18" w:rsidRPr="0056388D" w:rsidRDefault="00110C18" w:rsidP="00063728">
            <w:pPr>
              <w:rPr>
                <w:ins w:id="49555" w:author="KIM, Jason" w:date="2019-04-02T13:39:00Z"/>
                <w:rFonts w:ascii="Calibri" w:eastAsia="Times New Roman" w:hAnsi="Calibri" w:cs="Calibri"/>
                <w:color w:val="000000"/>
                <w:lang w:eastAsia="en-AU"/>
              </w:rPr>
            </w:pPr>
            <w:ins w:id="49556" w:author="KIM, Jason" w:date="2019-04-02T13:39:00Z">
              <w:r w:rsidRPr="0056388D">
                <w:rPr>
                  <w:rFonts w:ascii="Calibri" w:eastAsia="Times New Roman" w:hAnsi="Calibri" w:cs="Calibri"/>
                  <w:color w:val="000000"/>
                  <w:lang w:eastAsia="en-AU"/>
                </w:rPr>
                <w:t>DXE91K1x</w:t>
              </w:r>
            </w:ins>
          </w:p>
        </w:tc>
        <w:tc>
          <w:tcPr>
            <w:tcW w:w="648" w:type="pct"/>
            <w:vMerge w:val="restart"/>
            <w:noWrap/>
            <w:hideMark/>
          </w:tcPr>
          <w:p w:rsidR="00110C18" w:rsidRPr="0056388D" w:rsidRDefault="00110C18" w:rsidP="00063728">
            <w:pPr>
              <w:rPr>
                <w:ins w:id="49557" w:author="KIM, Jason" w:date="2019-04-02T13:39:00Z"/>
                <w:rFonts w:ascii="Calibri" w:eastAsia="Times New Roman" w:hAnsi="Calibri" w:cs="Calibri"/>
                <w:color w:val="000000"/>
                <w:lang w:eastAsia="en-AU"/>
              </w:rPr>
            </w:pPr>
            <w:ins w:id="49558" w:author="KIM, Jason" w:date="2019-04-02T13:39:00Z">
              <w:r w:rsidRPr="0056388D">
                <w:rPr>
                  <w:rFonts w:ascii="Calibri" w:eastAsia="Times New Roman" w:hAnsi="Calibri" w:cs="Calibri"/>
                  <w:color w:val="000000"/>
                  <w:lang w:eastAsia="en-AU"/>
                </w:rPr>
                <w:t>ELZ10308</w:t>
              </w:r>
            </w:ins>
          </w:p>
        </w:tc>
        <w:tc>
          <w:tcPr>
            <w:tcW w:w="516" w:type="pct"/>
            <w:vMerge w:val="restart"/>
            <w:noWrap/>
            <w:hideMark/>
          </w:tcPr>
          <w:p w:rsidR="00110C18" w:rsidRPr="0056388D" w:rsidRDefault="00110C18" w:rsidP="00063728">
            <w:pPr>
              <w:rPr>
                <w:ins w:id="49559" w:author="KIM, Jason" w:date="2019-04-02T13:39:00Z"/>
                <w:rFonts w:ascii="Calibri" w:eastAsia="Times New Roman" w:hAnsi="Calibri" w:cs="Calibri"/>
                <w:color w:val="000000"/>
                <w:lang w:eastAsia="en-AU"/>
              </w:rPr>
            </w:pPr>
            <w:ins w:id="49560"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561" w:author="KIM, Jason" w:date="2019-04-02T13:39:00Z"/>
                <w:rFonts w:ascii="Calibri" w:eastAsia="Times New Roman" w:hAnsi="Calibri" w:cs="Calibri"/>
                <w:color w:val="000000"/>
                <w:lang w:eastAsia="en-AU"/>
              </w:rPr>
            </w:pPr>
            <w:ins w:id="49562" w:author="KIM, Jason" w:date="2019-04-02T13:39:00Z">
              <w:r w:rsidRPr="0056388D">
                <w:rPr>
                  <w:rFonts w:ascii="Calibri" w:eastAsia="Times New Roman" w:hAnsi="Calibri" w:cs="Calibri"/>
                  <w:color w:val="000000"/>
                  <w:lang w:eastAsia="en-AU"/>
                </w:rPr>
                <w:t>DXE7024</w:t>
              </w:r>
            </w:ins>
          </w:p>
        </w:tc>
        <w:tc>
          <w:tcPr>
            <w:tcW w:w="793" w:type="pct"/>
            <w:noWrap/>
            <w:hideMark/>
          </w:tcPr>
          <w:p w:rsidR="00110C18" w:rsidRPr="0056388D" w:rsidRDefault="00110C18" w:rsidP="00063728">
            <w:pPr>
              <w:rPr>
                <w:ins w:id="49563" w:author="KIM, Jason" w:date="2019-04-02T13:39:00Z"/>
                <w:rFonts w:ascii="Calibri" w:eastAsia="Times New Roman" w:hAnsi="Calibri" w:cs="Calibri"/>
                <w:color w:val="000000"/>
                <w:lang w:eastAsia="en-AU"/>
              </w:rPr>
            </w:pPr>
            <w:ins w:id="4956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65" w:author="KIM, Jason" w:date="2019-04-02T13:39:00Z"/>
                <w:rFonts w:ascii="Calibri" w:eastAsia="Times New Roman" w:hAnsi="Calibri" w:cs="Calibri"/>
                <w:color w:val="000000"/>
                <w:lang w:eastAsia="en-AU"/>
              </w:rPr>
            </w:pPr>
            <w:ins w:id="49566" w:author="KIM, Jason" w:date="2019-04-02T13:39:00Z">
              <w:r w:rsidRPr="0056388D">
                <w:rPr>
                  <w:rFonts w:ascii="Calibri" w:eastAsia="Times New Roman" w:hAnsi="Calibri" w:cs="Calibri"/>
                  <w:color w:val="000000"/>
                  <w:lang w:eastAsia="en-AU"/>
                </w:rPr>
                <w:t>Chainage 308</w:t>
              </w:r>
            </w:ins>
          </w:p>
        </w:tc>
        <w:tc>
          <w:tcPr>
            <w:tcW w:w="818" w:type="pct"/>
            <w:noWrap/>
            <w:hideMark/>
          </w:tcPr>
          <w:p w:rsidR="00110C18" w:rsidRPr="0056388D" w:rsidRDefault="00110C18" w:rsidP="00063728">
            <w:pPr>
              <w:jc w:val="right"/>
              <w:rPr>
                <w:ins w:id="49567" w:author="KIM, Jason" w:date="2019-04-02T13:39:00Z"/>
                <w:rFonts w:ascii="Calibri" w:eastAsia="Times New Roman" w:hAnsi="Calibri" w:cs="Calibri"/>
                <w:color w:val="000000"/>
                <w:lang w:eastAsia="en-AU"/>
              </w:rPr>
            </w:pPr>
            <w:ins w:id="49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69" w:author="KIM, Jason" w:date="2019-04-02T13:39:00Z"/>
        </w:trPr>
        <w:tc>
          <w:tcPr>
            <w:tcW w:w="758" w:type="pct"/>
            <w:vMerge/>
            <w:hideMark/>
          </w:tcPr>
          <w:p w:rsidR="00110C18" w:rsidRPr="0056388D" w:rsidRDefault="00110C18" w:rsidP="00063728">
            <w:pPr>
              <w:rPr>
                <w:ins w:id="495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73" w:author="KIM, Jason" w:date="2019-04-02T13:39:00Z"/>
                <w:rFonts w:ascii="Calibri" w:eastAsia="Times New Roman" w:hAnsi="Calibri" w:cs="Calibri"/>
                <w:color w:val="000000"/>
                <w:lang w:eastAsia="en-AU"/>
              </w:rPr>
            </w:pPr>
            <w:ins w:id="49574" w:author="KIM, Jason" w:date="2019-04-02T13:39:00Z">
              <w:r w:rsidRPr="0056388D">
                <w:rPr>
                  <w:rFonts w:ascii="Calibri" w:eastAsia="Times New Roman" w:hAnsi="Calibri" w:cs="Calibri"/>
                  <w:color w:val="000000"/>
                  <w:lang w:eastAsia="en-AU"/>
                </w:rPr>
                <w:t>DXE7025</w:t>
              </w:r>
            </w:ins>
          </w:p>
        </w:tc>
        <w:tc>
          <w:tcPr>
            <w:tcW w:w="793" w:type="pct"/>
            <w:noWrap/>
            <w:hideMark/>
          </w:tcPr>
          <w:p w:rsidR="00110C18" w:rsidRPr="0056388D" w:rsidRDefault="00110C18" w:rsidP="00063728">
            <w:pPr>
              <w:rPr>
                <w:ins w:id="49575" w:author="KIM, Jason" w:date="2019-04-02T13:39:00Z"/>
                <w:rFonts w:ascii="Calibri" w:eastAsia="Times New Roman" w:hAnsi="Calibri" w:cs="Calibri"/>
                <w:color w:val="000000"/>
                <w:lang w:eastAsia="en-AU"/>
              </w:rPr>
            </w:pPr>
            <w:ins w:id="495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77" w:author="KIM, Jason" w:date="2019-04-02T13:39:00Z"/>
                <w:rFonts w:ascii="Calibri" w:eastAsia="Times New Roman" w:hAnsi="Calibri" w:cs="Calibri"/>
                <w:color w:val="000000"/>
                <w:lang w:eastAsia="en-AU"/>
              </w:rPr>
            </w:pPr>
            <w:ins w:id="49578" w:author="KIM, Jason" w:date="2019-04-02T13:39:00Z">
              <w:r w:rsidRPr="0056388D">
                <w:rPr>
                  <w:rFonts w:ascii="Calibri" w:eastAsia="Times New Roman" w:hAnsi="Calibri" w:cs="Calibri"/>
                  <w:color w:val="000000"/>
                  <w:lang w:eastAsia="en-AU"/>
                </w:rPr>
                <w:t>Chainage 337</w:t>
              </w:r>
            </w:ins>
          </w:p>
        </w:tc>
        <w:tc>
          <w:tcPr>
            <w:tcW w:w="818" w:type="pct"/>
            <w:noWrap/>
            <w:hideMark/>
          </w:tcPr>
          <w:p w:rsidR="00110C18" w:rsidRPr="0056388D" w:rsidRDefault="00110C18" w:rsidP="00063728">
            <w:pPr>
              <w:jc w:val="right"/>
              <w:rPr>
                <w:ins w:id="49579" w:author="KIM, Jason" w:date="2019-04-02T13:39:00Z"/>
                <w:rFonts w:ascii="Calibri" w:eastAsia="Times New Roman" w:hAnsi="Calibri" w:cs="Calibri"/>
                <w:color w:val="000000"/>
                <w:lang w:eastAsia="en-AU"/>
              </w:rPr>
            </w:pPr>
            <w:ins w:id="495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81" w:author="KIM, Jason" w:date="2019-04-02T13:39:00Z"/>
        </w:trPr>
        <w:tc>
          <w:tcPr>
            <w:tcW w:w="758" w:type="pct"/>
            <w:vMerge/>
            <w:hideMark/>
          </w:tcPr>
          <w:p w:rsidR="00110C18" w:rsidRPr="0056388D" w:rsidRDefault="00110C18" w:rsidP="00063728">
            <w:pPr>
              <w:rPr>
                <w:ins w:id="495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85" w:author="KIM, Jason" w:date="2019-04-02T13:39:00Z"/>
                <w:rFonts w:ascii="Calibri" w:eastAsia="Times New Roman" w:hAnsi="Calibri" w:cs="Calibri"/>
                <w:color w:val="000000"/>
                <w:lang w:eastAsia="en-AU"/>
              </w:rPr>
            </w:pPr>
            <w:ins w:id="49586" w:author="KIM, Jason" w:date="2019-04-02T13:39:00Z">
              <w:r w:rsidRPr="0056388D">
                <w:rPr>
                  <w:rFonts w:ascii="Calibri" w:eastAsia="Times New Roman" w:hAnsi="Calibri" w:cs="Calibri"/>
                  <w:color w:val="000000"/>
                  <w:lang w:eastAsia="en-AU"/>
                </w:rPr>
                <w:t>DXE7026</w:t>
              </w:r>
            </w:ins>
          </w:p>
        </w:tc>
        <w:tc>
          <w:tcPr>
            <w:tcW w:w="793" w:type="pct"/>
            <w:noWrap/>
            <w:hideMark/>
          </w:tcPr>
          <w:p w:rsidR="00110C18" w:rsidRPr="0056388D" w:rsidRDefault="00110C18" w:rsidP="00063728">
            <w:pPr>
              <w:rPr>
                <w:ins w:id="49587" w:author="KIM, Jason" w:date="2019-04-02T13:39:00Z"/>
                <w:rFonts w:ascii="Calibri" w:eastAsia="Times New Roman" w:hAnsi="Calibri" w:cs="Calibri"/>
                <w:color w:val="000000"/>
                <w:lang w:eastAsia="en-AU"/>
              </w:rPr>
            </w:pPr>
            <w:ins w:id="495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89" w:author="KIM, Jason" w:date="2019-04-02T13:39:00Z"/>
                <w:rFonts w:ascii="Calibri" w:eastAsia="Times New Roman" w:hAnsi="Calibri" w:cs="Calibri"/>
                <w:color w:val="000000"/>
                <w:lang w:eastAsia="en-AU"/>
              </w:rPr>
            </w:pPr>
            <w:ins w:id="49590" w:author="KIM, Jason" w:date="2019-04-02T13:39:00Z">
              <w:r w:rsidRPr="0056388D">
                <w:rPr>
                  <w:rFonts w:ascii="Calibri" w:eastAsia="Times New Roman" w:hAnsi="Calibri" w:cs="Calibri"/>
                  <w:color w:val="000000"/>
                  <w:lang w:eastAsia="en-AU"/>
                </w:rPr>
                <w:t>Chainage 366</w:t>
              </w:r>
            </w:ins>
          </w:p>
        </w:tc>
        <w:tc>
          <w:tcPr>
            <w:tcW w:w="818" w:type="pct"/>
            <w:noWrap/>
            <w:hideMark/>
          </w:tcPr>
          <w:p w:rsidR="00110C18" w:rsidRPr="0056388D" w:rsidRDefault="00110C18" w:rsidP="00063728">
            <w:pPr>
              <w:jc w:val="right"/>
              <w:rPr>
                <w:ins w:id="49591" w:author="KIM, Jason" w:date="2019-04-02T13:39:00Z"/>
                <w:rFonts w:ascii="Calibri" w:eastAsia="Times New Roman" w:hAnsi="Calibri" w:cs="Calibri"/>
                <w:color w:val="000000"/>
                <w:lang w:eastAsia="en-AU"/>
              </w:rPr>
            </w:pPr>
            <w:ins w:id="495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93" w:author="KIM, Jason" w:date="2019-04-02T13:39:00Z"/>
        </w:trPr>
        <w:tc>
          <w:tcPr>
            <w:tcW w:w="758" w:type="pct"/>
            <w:vMerge w:val="restart"/>
            <w:noWrap/>
            <w:hideMark/>
          </w:tcPr>
          <w:p w:rsidR="00110C18" w:rsidRPr="0056388D" w:rsidRDefault="00110C18" w:rsidP="00063728">
            <w:pPr>
              <w:rPr>
                <w:ins w:id="49594" w:author="KIM, Jason" w:date="2019-04-02T13:39:00Z"/>
                <w:rFonts w:ascii="Calibri" w:eastAsia="Times New Roman" w:hAnsi="Calibri" w:cs="Calibri"/>
                <w:color w:val="000000"/>
                <w:lang w:eastAsia="en-AU"/>
              </w:rPr>
            </w:pPr>
            <w:ins w:id="49595" w:author="KIM, Jason" w:date="2019-04-02T13:39:00Z">
              <w:r w:rsidRPr="0056388D">
                <w:rPr>
                  <w:rFonts w:ascii="Calibri" w:eastAsia="Times New Roman" w:hAnsi="Calibri" w:cs="Calibri"/>
                  <w:color w:val="000000"/>
                  <w:lang w:eastAsia="en-AU"/>
                </w:rPr>
                <w:t>DXE91K2x</w:t>
              </w:r>
            </w:ins>
          </w:p>
        </w:tc>
        <w:tc>
          <w:tcPr>
            <w:tcW w:w="648" w:type="pct"/>
            <w:vMerge w:val="restart"/>
            <w:noWrap/>
            <w:hideMark/>
          </w:tcPr>
          <w:p w:rsidR="00110C18" w:rsidRPr="0056388D" w:rsidRDefault="00110C18" w:rsidP="00063728">
            <w:pPr>
              <w:rPr>
                <w:ins w:id="49596" w:author="KIM, Jason" w:date="2019-04-02T13:39:00Z"/>
                <w:rFonts w:ascii="Calibri" w:eastAsia="Times New Roman" w:hAnsi="Calibri" w:cs="Calibri"/>
                <w:color w:val="000000"/>
                <w:lang w:eastAsia="en-AU"/>
              </w:rPr>
            </w:pPr>
            <w:ins w:id="49597" w:author="KIM, Jason" w:date="2019-04-02T13:39:00Z">
              <w:r w:rsidRPr="0056388D">
                <w:rPr>
                  <w:rFonts w:ascii="Calibri" w:eastAsia="Times New Roman" w:hAnsi="Calibri" w:cs="Calibri"/>
                  <w:color w:val="000000"/>
                  <w:lang w:eastAsia="en-AU"/>
                </w:rPr>
                <w:t>ELZ10304</w:t>
              </w:r>
            </w:ins>
          </w:p>
        </w:tc>
        <w:tc>
          <w:tcPr>
            <w:tcW w:w="516" w:type="pct"/>
            <w:vMerge w:val="restart"/>
            <w:noWrap/>
            <w:hideMark/>
          </w:tcPr>
          <w:p w:rsidR="00110C18" w:rsidRPr="0056388D" w:rsidRDefault="00110C18" w:rsidP="00063728">
            <w:pPr>
              <w:rPr>
                <w:ins w:id="49598" w:author="KIM, Jason" w:date="2019-04-02T13:39:00Z"/>
                <w:rFonts w:ascii="Calibri" w:eastAsia="Times New Roman" w:hAnsi="Calibri" w:cs="Calibri"/>
                <w:color w:val="000000"/>
                <w:lang w:eastAsia="en-AU"/>
              </w:rPr>
            </w:pPr>
            <w:ins w:id="49599"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600" w:author="KIM, Jason" w:date="2019-04-02T13:39:00Z"/>
                <w:rFonts w:ascii="Calibri" w:eastAsia="Times New Roman" w:hAnsi="Calibri" w:cs="Calibri"/>
                <w:color w:val="000000"/>
                <w:lang w:eastAsia="en-AU"/>
              </w:rPr>
            </w:pPr>
            <w:ins w:id="49601" w:author="KIM, Jason" w:date="2019-04-02T13:39:00Z">
              <w:r w:rsidRPr="0056388D">
                <w:rPr>
                  <w:rFonts w:ascii="Calibri" w:eastAsia="Times New Roman" w:hAnsi="Calibri" w:cs="Calibri"/>
                  <w:color w:val="000000"/>
                  <w:lang w:eastAsia="en-AU"/>
                </w:rPr>
                <w:t>DXE7022</w:t>
              </w:r>
            </w:ins>
          </w:p>
        </w:tc>
        <w:tc>
          <w:tcPr>
            <w:tcW w:w="793" w:type="pct"/>
            <w:noWrap/>
            <w:hideMark/>
          </w:tcPr>
          <w:p w:rsidR="00110C18" w:rsidRPr="0056388D" w:rsidRDefault="00110C18" w:rsidP="00063728">
            <w:pPr>
              <w:rPr>
                <w:ins w:id="49602" w:author="KIM, Jason" w:date="2019-04-02T13:39:00Z"/>
                <w:rFonts w:ascii="Calibri" w:eastAsia="Times New Roman" w:hAnsi="Calibri" w:cs="Calibri"/>
                <w:color w:val="000000"/>
                <w:lang w:eastAsia="en-AU"/>
              </w:rPr>
            </w:pPr>
            <w:ins w:id="496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604" w:author="KIM, Jason" w:date="2019-04-02T13:39:00Z"/>
                <w:rFonts w:ascii="Calibri" w:eastAsia="Times New Roman" w:hAnsi="Calibri" w:cs="Calibri"/>
                <w:color w:val="000000"/>
                <w:lang w:eastAsia="en-AU"/>
              </w:rPr>
            </w:pPr>
            <w:ins w:id="49605" w:author="KIM, Jason" w:date="2019-04-02T13:39:00Z">
              <w:r w:rsidRPr="0056388D">
                <w:rPr>
                  <w:rFonts w:ascii="Calibri" w:eastAsia="Times New Roman" w:hAnsi="Calibri" w:cs="Calibri"/>
                  <w:color w:val="000000"/>
                  <w:lang w:eastAsia="en-AU"/>
                </w:rPr>
                <w:t>Chainage 226</w:t>
              </w:r>
            </w:ins>
          </w:p>
        </w:tc>
        <w:tc>
          <w:tcPr>
            <w:tcW w:w="818" w:type="pct"/>
            <w:noWrap/>
            <w:hideMark/>
          </w:tcPr>
          <w:p w:rsidR="00110C18" w:rsidRPr="0056388D" w:rsidRDefault="00110C18" w:rsidP="00063728">
            <w:pPr>
              <w:jc w:val="right"/>
              <w:rPr>
                <w:ins w:id="49606" w:author="KIM, Jason" w:date="2019-04-02T13:39:00Z"/>
                <w:rFonts w:ascii="Calibri" w:eastAsia="Times New Roman" w:hAnsi="Calibri" w:cs="Calibri"/>
                <w:color w:val="000000"/>
                <w:lang w:eastAsia="en-AU"/>
              </w:rPr>
            </w:pPr>
            <w:ins w:id="49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08" w:author="KIM, Jason" w:date="2019-04-02T13:39:00Z"/>
        </w:trPr>
        <w:tc>
          <w:tcPr>
            <w:tcW w:w="758" w:type="pct"/>
            <w:vMerge/>
            <w:hideMark/>
          </w:tcPr>
          <w:p w:rsidR="00110C18" w:rsidRPr="0056388D" w:rsidRDefault="00110C18" w:rsidP="00063728">
            <w:pPr>
              <w:rPr>
                <w:ins w:id="496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12" w:author="KIM, Jason" w:date="2019-04-02T13:39:00Z"/>
                <w:rFonts w:ascii="Calibri" w:eastAsia="Times New Roman" w:hAnsi="Calibri" w:cs="Calibri"/>
                <w:color w:val="000000"/>
                <w:lang w:eastAsia="en-AU"/>
              </w:rPr>
            </w:pPr>
            <w:ins w:id="49613" w:author="KIM, Jason" w:date="2019-04-02T13:39:00Z">
              <w:r w:rsidRPr="0056388D">
                <w:rPr>
                  <w:rFonts w:ascii="Calibri" w:eastAsia="Times New Roman" w:hAnsi="Calibri" w:cs="Calibri"/>
                  <w:color w:val="000000"/>
                  <w:lang w:eastAsia="en-AU"/>
                </w:rPr>
                <w:t>DXE7023</w:t>
              </w:r>
            </w:ins>
          </w:p>
        </w:tc>
        <w:tc>
          <w:tcPr>
            <w:tcW w:w="793" w:type="pct"/>
            <w:noWrap/>
            <w:hideMark/>
          </w:tcPr>
          <w:p w:rsidR="00110C18" w:rsidRPr="0056388D" w:rsidRDefault="00110C18" w:rsidP="00063728">
            <w:pPr>
              <w:rPr>
                <w:ins w:id="49614" w:author="KIM, Jason" w:date="2019-04-02T13:39:00Z"/>
                <w:rFonts w:ascii="Calibri" w:eastAsia="Times New Roman" w:hAnsi="Calibri" w:cs="Calibri"/>
                <w:color w:val="000000"/>
                <w:lang w:eastAsia="en-AU"/>
              </w:rPr>
            </w:pPr>
            <w:ins w:id="496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616" w:author="KIM, Jason" w:date="2019-04-02T13:39:00Z"/>
                <w:rFonts w:ascii="Calibri" w:eastAsia="Times New Roman" w:hAnsi="Calibri" w:cs="Calibri"/>
                <w:color w:val="000000"/>
                <w:lang w:eastAsia="en-AU"/>
              </w:rPr>
            </w:pPr>
            <w:ins w:id="49617" w:author="KIM, Jason" w:date="2019-04-02T13:39:00Z">
              <w:r w:rsidRPr="0056388D">
                <w:rPr>
                  <w:rFonts w:ascii="Calibri" w:eastAsia="Times New Roman" w:hAnsi="Calibri" w:cs="Calibri"/>
                  <w:color w:val="000000"/>
                  <w:lang w:eastAsia="en-AU"/>
                </w:rPr>
                <w:t>Chainage 255</w:t>
              </w:r>
            </w:ins>
          </w:p>
        </w:tc>
        <w:tc>
          <w:tcPr>
            <w:tcW w:w="818" w:type="pct"/>
            <w:noWrap/>
            <w:hideMark/>
          </w:tcPr>
          <w:p w:rsidR="00110C18" w:rsidRPr="0056388D" w:rsidRDefault="00110C18" w:rsidP="00063728">
            <w:pPr>
              <w:jc w:val="right"/>
              <w:rPr>
                <w:ins w:id="49618" w:author="KIM, Jason" w:date="2019-04-02T13:39:00Z"/>
                <w:rFonts w:ascii="Calibri" w:eastAsia="Times New Roman" w:hAnsi="Calibri" w:cs="Calibri"/>
                <w:color w:val="000000"/>
                <w:lang w:eastAsia="en-AU"/>
              </w:rPr>
            </w:pPr>
            <w:ins w:id="496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20" w:author="KIM, Jason" w:date="2019-04-02T13:39:00Z"/>
        </w:trPr>
        <w:tc>
          <w:tcPr>
            <w:tcW w:w="758" w:type="pct"/>
            <w:vMerge w:val="restart"/>
            <w:noWrap/>
            <w:hideMark/>
          </w:tcPr>
          <w:p w:rsidR="00110C18" w:rsidRPr="0056388D" w:rsidRDefault="00110C18" w:rsidP="00063728">
            <w:pPr>
              <w:rPr>
                <w:ins w:id="49621" w:author="KIM, Jason" w:date="2019-04-02T13:39:00Z"/>
                <w:rFonts w:ascii="Calibri" w:eastAsia="Times New Roman" w:hAnsi="Calibri" w:cs="Calibri"/>
                <w:color w:val="000000"/>
                <w:lang w:eastAsia="en-AU"/>
              </w:rPr>
            </w:pPr>
            <w:ins w:id="49622" w:author="KIM, Jason" w:date="2019-04-02T13:39:00Z">
              <w:r w:rsidRPr="0056388D">
                <w:rPr>
                  <w:rFonts w:ascii="Calibri" w:eastAsia="Times New Roman" w:hAnsi="Calibri" w:cs="Calibri"/>
                  <w:color w:val="000000"/>
                  <w:lang w:eastAsia="en-AU"/>
                </w:rPr>
                <w:t>DXE92K3x</w:t>
              </w:r>
            </w:ins>
          </w:p>
        </w:tc>
        <w:tc>
          <w:tcPr>
            <w:tcW w:w="648" w:type="pct"/>
            <w:vMerge w:val="restart"/>
            <w:noWrap/>
            <w:hideMark/>
          </w:tcPr>
          <w:p w:rsidR="00110C18" w:rsidRPr="0056388D" w:rsidRDefault="00110C18" w:rsidP="00063728">
            <w:pPr>
              <w:rPr>
                <w:ins w:id="49623" w:author="KIM, Jason" w:date="2019-04-02T13:39:00Z"/>
                <w:rFonts w:ascii="Calibri" w:eastAsia="Times New Roman" w:hAnsi="Calibri" w:cs="Calibri"/>
                <w:color w:val="000000"/>
                <w:lang w:eastAsia="en-AU"/>
              </w:rPr>
            </w:pPr>
            <w:ins w:id="49624" w:author="KIM, Jason" w:date="2019-04-02T13:39:00Z">
              <w:r w:rsidRPr="0056388D">
                <w:rPr>
                  <w:rFonts w:ascii="Calibri" w:eastAsia="Times New Roman" w:hAnsi="Calibri" w:cs="Calibri"/>
                  <w:color w:val="000000"/>
                  <w:lang w:eastAsia="en-AU"/>
                </w:rPr>
                <w:t>ELZ20312</w:t>
              </w:r>
            </w:ins>
          </w:p>
        </w:tc>
        <w:tc>
          <w:tcPr>
            <w:tcW w:w="516" w:type="pct"/>
            <w:vMerge w:val="restart"/>
            <w:noWrap/>
            <w:hideMark/>
          </w:tcPr>
          <w:p w:rsidR="00110C18" w:rsidRPr="0056388D" w:rsidRDefault="00110C18" w:rsidP="00063728">
            <w:pPr>
              <w:rPr>
                <w:ins w:id="49625" w:author="KIM, Jason" w:date="2019-04-02T13:39:00Z"/>
                <w:rFonts w:ascii="Calibri" w:eastAsia="Times New Roman" w:hAnsi="Calibri" w:cs="Calibri"/>
                <w:color w:val="000000"/>
                <w:lang w:eastAsia="en-AU"/>
              </w:rPr>
            </w:pPr>
            <w:ins w:id="49626"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627" w:author="KIM, Jason" w:date="2019-04-02T13:39:00Z"/>
                <w:rFonts w:ascii="Calibri" w:eastAsia="Times New Roman" w:hAnsi="Calibri" w:cs="Calibri"/>
                <w:color w:val="000000"/>
                <w:lang w:eastAsia="en-AU"/>
              </w:rPr>
            </w:pPr>
            <w:ins w:id="49628" w:author="KIM, Jason" w:date="2019-04-02T13:39:00Z">
              <w:r w:rsidRPr="0056388D">
                <w:rPr>
                  <w:rFonts w:ascii="Calibri" w:eastAsia="Times New Roman" w:hAnsi="Calibri" w:cs="Calibri"/>
                  <w:color w:val="000000"/>
                  <w:lang w:eastAsia="en-AU"/>
                </w:rPr>
                <w:t>DXE8039</w:t>
              </w:r>
            </w:ins>
          </w:p>
        </w:tc>
        <w:tc>
          <w:tcPr>
            <w:tcW w:w="793" w:type="pct"/>
            <w:noWrap/>
            <w:hideMark/>
          </w:tcPr>
          <w:p w:rsidR="00110C18" w:rsidRPr="0056388D" w:rsidRDefault="00110C18" w:rsidP="00063728">
            <w:pPr>
              <w:rPr>
                <w:ins w:id="49629" w:author="KIM, Jason" w:date="2019-04-02T13:39:00Z"/>
                <w:rFonts w:ascii="Calibri" w:eastAsia="Times New Roman" w:hAnsi="Calibri" w:cs="Calibri"/>
                <w:color w:val="000000"/>
                <w:lang w:eastAsia="en-AU"/>
              </w:rPr>
            </w:pPr>
            <w:ins w:id="4963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31" w:author="KIM, Jason" w:date="2019-04-02T13:39:00Z"/>
                <w:rFonts w:ascii="Calibri" w:eastAsia="Times New Roman" w:hAnsi="Calibri" w:cs="Calibri"/>
                <w:color w:val="000000"/>
                <w:lang w:eastAsia="en-AU"/>
              </w:rPr>
            </w:pPr>
            <w:ins w:id="49632" w:author="KIM, Jason" w:date="2019-04-02T13:39:00Z">
              <w:r w:rsidRPr="0056388D">
                <w:rPr>
                  <w:rFonts w:ascii="Calibri" w:eastAsia="Times New Roman" w:hAnsi="Calibri" w:cs="Calibri"/>
                  <w:color w:val="000000"/>
                  <w:lang w:eastAsia="en-AU"/>
                </w:rPr>
                <w:t>Chainage 877</w:t>
              </w:r>
            </w:ins>
          </w:p>
        </w:tc>
        <w:tc>
          <w:tcPr>
            <w:tcW w:w="818" w:type="pct"/>
            <w:noWrap/>
            <w:hideMark/>
          </w:tcPr>
          <w:p w:rsidR="00110C18" w:rsidRPr="0056388D" w:rsidRDefault="00110C18" w:rsidP="00063728">
            <w:pPr>
              <w:jc w:val="right"/>
              <w:rPr>
                <w:ins w:id="49633" w:author="KIM, Jason" w:date="2019-04-02T13:39:00Z"/>
                <w:rFonts w:ascii="Calibri" w:eastAsia="Times New Roman" w:hAnsi="Calibri" w:cs="Calibri"/>
                <w:color w:val="000000"/>
                <w:lang w:eastAsia="en-AU"/>
              </w:rPr>
            </w:pPr>
            <w:ins w:id="496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35" w:author="KIM, Jason" w:date="2019-04-02T13:39:00Z"/>
        </w:trPr>
        <w:tc>
          <w:tcPr>
            <w:tcW w:w="758" w:type="pct"/>
            <w:vMerge/>
            <w:hideMark/>
          </w:tcPr>
          <w:p w:rsidR="00110C18" w:rsidRPr="0056388D" w:rsidRDefault="00110C18" w:rsidP="00063728">
            <w:pPr>
              <w:rPr>
                <w:ins w:id="496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39" w:author="KIM, Jason" w:date="2019-04-02T13:39:00Z"/>
                <w:rFonts w:ascii="Calibri" w:eastAsia="Times New Roman" w:hAnsi="Calibri" w:cs="Calibri"/>
                <w:color w:val="000000"/>
                <w:lang w:eastAsia="en-AU"/>
              </w:rPr>
            </w:pPr>
            <w:ins w:id="49640" w:author="KIM, Jason" w:date="2019-04-02T13:39:00Z">
              <w:r w:rsidRPr="0056388D">
                <w:rPr>
                  <w:rFonts w:ascii="Calibri" w:eastAsia="Times New Roman" w:hAnsi="Calibri" w:cs="Calibri"/>
                  <w:color w:val="000000"/>
                  <w:lang w:eastAsia="en-AU"/>
                </w:rPr>
                <w:t>DXE8040</w:t>
              </w:r>
            </w:ins>
          </w:p>
        </w:tc>
        <w:tc>
          <w:tcPr>
            <w:tcW w:w="793" w:type="pct"/>
            <w:noWrap/>
            <w:hideMark/>
          </w:tcPr>
          <w:p w:rsidR="00110C18" w:rsidRPr="0056388D" w:rsidRDefault="00110C18" w:rsidP="00063728">
            <w:pPr>
              <w:rPr>
                <w:ins w:id="49641" w:author="KIM, Jason" w:date="2019-04-02T13:39:00Z"/>
                <w:rFonts w:ascii="Calibri" w:eastAsia="Times New Roman" w:hAnsi="Calibri" w:cs="Calibri"/>
                <w:color w:val="000000"/>
                <w:lang w:eastAsia="en-AU"/>
              </w:rPr>
            </w:pPr>
            <w:ins w:id="496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43" w:author="KIM, Jason" w:date="2019-04-02T13:39:00Z"/>
                <w:rFonts w:ascii="Calibri" w:eastAsia="Times New Roman" w:hAnsi="Calibri" w:cs="Calibri"/>
                <w:color w:val="000000"/>
                <w:lang w:eastAsia="en-AU"/>
              </w:rPr>
            </w:pPr>
            <w:ins w:id="49644" w:author="KIM, Jason" w:date="2019-04-02T13:39:00Z">
              <w:r w:rsidRPr="0056388D">
                <w:rPr>
                  <w:rFonts w:ascii="Calibri" w:eastAsia="Times New Roman" w:hAnsi="Calibri" w:cs="Calibri"/>
                  <w:color w:val="000000"/>
                  <w:lang w:eastAsia="en-AU"/>
                </w:rPr>
                <w:t>Chainage 848</w:t>
              </w:r>
            </w:ins>
          </w:p>
        </w:tc>
        <w:tc>
          <w:tcPr>
            <w:tcW w:w="818" w:type="pct"/>
            <w:noWrap/>
            <w:hideMark/>
          </w:tcPr>
          <w:p w:rsidR="00110C18" w:rsidRPr="0056388D" w:rsidRDefault="00110C18" w:rsidP="00063728">
            <w:pPr>
              <w:jc w:val="right"/>
              <w:rPr>
                <w:ins w:id="49645" w:author="KIM, Jason" w:date="2019-04-02T13:39:00Z"/>
                <w:rFonts w:ascii="Calibri" w:eastAsia="Times New Roman" w:hAnsi="Calibri" w:cs="Calibri"/>
                <w:color w:val="000000"/>
                <w:lang w:eastAsia="en-AU"/>
              </w:rPr>
            </w:pPr>
            <w:ins w:id="49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47" w:author="KIM, Jason" w:date="2019-04-02T13:39:00Z"/>
        </w:trPr>
        <w:tc>
          <w:tcPr>
            <w:tcW w:w="758" w:type="pct"/>
            <w:vMerge/>
            <w:hideMark/>
          </w:tcPr>
          <w:p w:rsidR="00110C18" w:rsidRPr="0056388D" w:rsidRDefault="00110C18" w:rsidP="00063728">
            <w:pPr>
              <w:rPr>
                <w:ins w:id="496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51" w:author="KIM, Jason" w:date="2019-04-02T13:39:00Z"/>
                <w:rFonts w:ascii="Calibri" w:eastAsia="Times New Roman" w:hAnsi="Calibri" w:cs="Calibri"/>
                <w:color w:val="000000"/>
                <w:lang w:eastAsia="en-AU"/>
              </w:rPr>
            </w:pPr>
            <w:ins w:id="49652" w:author="KIM, Jason" w:date="2019-04-02T13:39:00Z">
              <w:r w:rsidRPr="0056388D">
                <w:rPr>
                  <w:rFonts w:ascii="Calibri" w:eastAsia="Times New Roman" w:hAnsi="Calibri" w:cs="Calibri"/>
                  <w:color w:val="000000"/>
                  <w:lang w:eastAsia="en-AU"/>
                </w:rPr>
                <w:t>DXE8041</w:t>
              </w:r>
            </w:ins>
          </w:p>
        </w:tc>
        <w:tc>
          <w:tcPr>
            <w:tcW w:w="793" w:type="pct"/>
            <w:noWrap/>
            <w:hideMark/>
          </w:tcPr>
          <w:p w:rsidR="00110C18" w:rsidRPr="0056388D" w:rsidRDefault="00110C18" w:rsidP="00063728">
            <w:pPr>
              <w:rPr>
                <w:ins w:id="49653" w:author="KIM, Jason" w:date="2019-04-02T13:39:00Z"/>
                <w:rFonts w:ascii="Calibri" w:eastAsia="Times New Roman" w:hAnsi="Calibri" w:cs="Calibri"/>
                <w:color w:val="000000"/>
                <w:lang w:eastAsia="en-AU"/>
              </w:rPr>
            </w:pPr>
            <w:ins w:id="4965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55" w:author="KIM, Jason" w:date="2019-04-02T13:39:00Z"/>
                <w:rFonts w:ascii="Calibri" w:eastAsia="Times New Roman" w:hAnsi="Calibri" w:cs="Calibri"/>
                <w:color w:val="000000"/>
                <w:lang w:eastAsia="en-AU"/>
              </w:rPr>
            </w:pPr>
            <w:ins w:id="49656" w:author="KIM, Jason" w:date="2019-04-02T13:39:00Z">
              <w:r w:rsidRPr="0056388D">
                <w:rPr>
                  <w:rFonts w:ascii="Calibri" w:eastAsia="Times New Roman" w:hAnsi="Calibri" w:cs="Calibri"/>
                  <w:color w:val="000000"/>
                  <w:lang w:eastAsia="en-AU"/>
                </w:rPr>
                <w:t>Chainage 819</w:t>
              </w:r>
            </w:ins>
          </w:p>
        </w:tc>
        <w:tc>
          <w:tcPr>
            <w:tcW w:w="818" w:type="pct"/>
            <w:noWrap/>
            <w:hideMark/>
          </w:tcPr>
          <w:p w:rsidR="00110C18" w:rsidRPr="0056388D" w:rsidRDefault="00110C18" w:rsidP="00063728">
            <w:pPr>
              <w:jc w:val="right"/>
              <w:rPr>
                <w:ins w:id="49657" w:author="KIM, Jason" w:date="2019-04-02T13:39:00Z"/>
                <w:rFonts w:ascii="Calibri" w:eastAsia="Times New Roman" w:hAnsi="Calibri" w:cs="Calibri"/>
                <w:color w:val="000000"/>
                <w:lang w:eastAsia="en-AU"/>
              </w:rPr>
            </w:pPr>
            <w:ins w:id="49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59" w:author="KIM, Jason" w:date="2019-04-02T13:39:00Z"/>
        </w:trPr>
        <w:tc>
          <w:tcPr>
            <w:tcW w:w="758" w:type="pct"/>
            <w:vMerge w:val="restart"/>
            <w:noWrap/>
            <w:hideMark/>
          </w:tcPr>
          <w:p w:rsidR="00110C18" w:rsidRPr="0056388D" w:rsidRDefault="00110C18" w:rsidP="00063728">
            <w:pPr>
              <w:rPr>
                <w:ins w:id="49660" w:author="KIM, Jason" w:date="2019-04-02T13:39:00Z"/>
                <w:rFonts w:ascii="Calibri" w:eastAsia="Times New Roman" w:hAnsi="Calibri" w:cs="Calibri"/>
                <w:color w:val="000000"/>
                <w:lang w:eastAsia="en-AU"/>
              </w:rPr>
            </w:pPr>
            <w:ins w:id="49661" w:author="KIM, Jason" w:date="2019-04-02T13:39:00Z">
              <w:r w:rsidRPr="0056388D">
                <w:rPr>
                  <w:rFonts w:ascii="Calibri" w:eastAsia="Times New Roman" w:hAnsi="Calibri" w:cs="Calibri"/>
                  <w:color w:val="000000"/>
                  <w:lang w:eastAsia="en-AU"/>
                </w:rPr>
                <w:t>DXE92K4x</w:t>
              </w:r>
            </w:ins>
          </w:p>
        </w:tc>
        <w:tc>
          <w:tcPr>
            <w:tcW w:w="648" w:type="pct"/>
            <w:vMerge w:val="restart"/>
            <w:noWrap/>
            <w:hideMark/>
          </w:tcPr>
          <w:p w:rsidR="00110C18" w:rsidRPr="0056388D" w:rsidRDefault="00110C18" w:rsidP="00063728">
            <w:pPr>
              <w:rPr>
                <w:ins w:id="49662" w:author="KIM, Jason" w:date="2019-04-02T13:39:00Z"/>
                <w:rFonts w:ascii="Calibri" w:eastAsia="Times New Roman" w:hAnsi="Calibri" w:cs="Calibri"/>
                <w:color w:val="000000"/>
                <w:lang w:eastAsia="en-AU"/>
              </w:rPr>
            </w:pPr>
            <w:ins w:id="49663" w:author="KIM, Jason" w:date="2019-04-02T13:39:00Z">
              <w:r w:rsidRPr="0056388D">
                <w:rPr>
                  <w:rFonts w:ascii="Calibri" w:eastAsia="Times New Roman" w:hAnsi="Calibri" w:cs="Calibri"/>
                  <w:color w:val="000000"/>
                  <w:lang w:eastAsia="en-AU"/>
                </w:rPr>
                <w:t>ELZ20302</w:t>
              </w:r>
            </w:ins>
          </w:p>
        </w:tc>
        <w:tc>
          <w:tcPr>
            <w:tcW w:w="516" w:type="pct"/>
            <w:vMerge w:val="restart"/>
            <w:noWrap/>
            <w:hideMark/>
          </w:tcPr>
          <w:p w:rsidR="00110C18" w:rsidRPr="0056388D" w:rsidRDefault="00110C18" w:rsidP="00063728">
            <w:pPr>
              <w:rPr>
                <w:ins w:id="49664" w:author="KIM, Jason" w:date="2019-04-02T13:39:00Z"/>
                <w:rFonts w:ascii="Calibri" w:eastAsia="Times New Roman" w:hAnsi="Calibri" w:cs="Calibri"/>
                <w:color w:val="000000"/>
                <w:lang w:eastAsia="en-AU"/>
              </w:rPr>
            </w:pPr>
            <w:ins w:id="49665"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666" w:author="KIM, Jason" w:date="2019-04-02T13:39:00Z"/>
                <w:rFonts w:ascii="Calibri" w:eastAsia="Times New Roman" w:hAnsi="Calibri" w:cs="Calibri"/>
                <w:color w:val="000000"/>
                <w:lang w:eastAsia="en-AU"/>
              </w:rPr>
            </w:pPr>
            <w:ins w:id="49667" w:author="KIM, Jason" w:date="2019-04-02T13:39:00Z">
              <w:r w:rsidRPr="0056388D">
                <w:rPr>
                  <w:rFonts w:ascii="Calibri" w:eastAsia="Times New Roman" w:hAnsi="Calibri" w:cs="Calibri"/>
                  <w:color w:val="000000"/>
                  <w:lang w:eastAsia="en-AU"/>
                </w:rPr>
                <w:t>DXE8036</w:t>
              </w:r>
            </w:ins>
          </w:p>
        </w:tc>
        <w:tc>
          <w:tcPr>
            <w:tcW w:w="793" w:type="pct"/>
            <w:noWrap/>
            <w:hideMark/>
          </w:tcPr>
          <w:p w:rsidR="00110C18" w:rsidRPr="0056388D" w:rsidRDefault="00110C18" w:rsidP="00063728">
            <w:pPr>
              <w:rPr>
                <w:ins w:id="49668" w:author="KIM, Jason" w:date="2019-04-02T13:39:00Z"/>
                <w:rFonts w:ascii="Calibri" w:eastAsia="Times New Roman" w:hAnsi="Calibri" w:cs="Calibri"/>
                <w:color w:val="000000"/>
                <w:lang w:eastAsia="en-AU"/>
              </w:rPr>
            </w:pPr>
            <w:ins w:id="4966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70" w:author="KIM, Jason" w:date="2019-04-02T13:39:00Z"/>
                <w:rFonts w:ascii="Calibri" w:eastAsia="Times New Roman" w:hAnsi="Calibri" w:cs="Calibri"/>
                <w:color w:val="000000"/>
                <w:lang w:eastAsia="en-AU"/>
              </w:rPr>
            </w:pPr>
            <w:ins w:id="49671" w:author="KIM, Jason" w:date="2019-04-02T13:39:00Z">
              <w:r w:rsidRPr="0056388D">
                <w:rPr>
                  <w:rFonts w:ascii="Calibri" w:eastAsia="Times New Roman" w:hAnsi="Calibri" w:cs="Calibri"/>
                  <w:color w:val="000000"/>
                  <w:lang w:eastAsia="en-AU"/>
                </w:rPr>
                <w:t>Chainage 984</w:t>
              </w:r>
            </w:ins>
          </w:p>
        </w:tc>
        <w:tc>
          <w:tcPr>
            <w:tcW w:w="818" w:type="pct"/>
            <w:noWrap/>
            <w:hideMark/>
          </w:tcPr>
          <w:p w:rsidR="00110C18" w:rsidRPr="0056388D" w:rsidRDefault="00110C18" w:rsidP="00063728">
            <w:pPr>
              <w:jc w:val="right"/>
              <w:rPr>
                <w:ins w:id="49672" w:author="KIM, Jason" w:date="2019-04-02T13:39:00Z"/>
                <w:rFonts w:ascii="Calibri" w:eastAsia="Times New Roman" w:hAnsi="Calibri" w:cs="Calibri"/>
                <w:color w:val="000000"/>
                <w:lang w:eastAsia="en-AU"/>
              </w:rPr>
            </w:pPr>
            <w:ins w:id="496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74" w:author="KIM, Jason" w:date="2019-04-02T13:39:00Z"/>
        </w:trPr>
        <w:tc>
          <w:tcPr>
            <w:tcW w:w="758" w:type="pct"/>
            <w:vMerge/>
            <w:hideMark/>
          </w:tcPr>
          <w:p w:rsidR="00110C18" w:rsidRPr="0056388D" w:rsidRDefault="00110C18" w:rsidP="00063728">
            <w:pPr>
              <w:rPr>
                <w:ins w:id="496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78" w:author="KIM, Jason" w:date="2019-04-02T13:39:00Z"/>
                <w:rFonts w:ascii="Calibri" w:eastAsia="Times New Roman" w:hAnsi="Calibri" w:cs="Calibri"/>
                <w:color w:val="000000"/>
                <w:lang w:eastAsia="en-AU"/>
              </w:rPr>
            </w:pPr>
            <w:ins w:id="49679" w:author="KIM, Jason" w:date="2019-04-02T13:39:00Z">
              <w:r w:rsidRPr="0056388D">
                <w:rPr>
                  <w:rFonts w:ascii="Calibri" w:eastAsia="Times New Roman" w:hAnsi="Calibri" w:cs="Calibri"/>
                  <w:color w:val="000000"/>
                  <w:lang w:eastAsia="en-AU"/>
                </w:rPr>
                <w:t>DXE8037</w:t>
              </w:r>
            </w:ins>
          </w:p>
        </w:tc>
        <w:tc>
          <w:tcPr>
            <w:tcW w:w="793" w:type="pct"/>
            <w:noWrap/>
            <w:hideMark/>
          </w:tcPr>
          <w:p w:rsidR="00110C18" w:rsidRPr="0056388D" w:rsidRDefault="00110C18" w:rsidP="00063728">
            <w:pPr>
              <w:rPr>
                <w:ins w:id="49680" w:author="KIM, Jason" w:date="2019-04-02T13:39:00Z"/>
                <w:rFonts w:ascii="Calibri" w:eastAsia="Times New Roman" w:hAnsi="Calibri" w:cs="Calibri"/>
                <w:color w:val="000000"/>
                <w:lang w:eastAsia="en-AU"/>
              </w:rPr>
            </w:pPr>
            <w:ins w:id="496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82" w:author="KIM, Jason" w:date="2019-04-02T13:39:00Z"/>
                <w:rFonts w:ascii="Calibri" w:eastAsia="Times New Roman" w:hAnsi="Calibri" w:cs="Calibri"/>
                <w:color w:val="000000"/>
                <w:lang w:eastAsia="en-AU"/>
              </w:rPr>
            </w:pPr>
            <w:ins w:id="49683" w:author="KIM, Jason" w:date="2019-04-02T13:39:00Z">
              <w:r w:rsidRPr="0056388D">
                <w:rPr>
                  <w:rFonts w:ascii="Calibri" w:eastAsia="Times New Roman" w:hAnsi="Calibri" w:cs="Calibri"/>
                  <w:color w:val="000000"/>
                  <w:lang w:eastAsia="en-AU"/>
                </w:rPr>
                <w:t>Chainage 956</w:t>
              </w:r>
            </w:ins>
          </w:p>
        </w:tc>
        <w:tc>
          <w:tcPr>
            <w:tcW w:w="818" w:type="pct"/>
            <w:noWrap/>
            <w:hideMark/>
          </w:tcPr>
          <w:p w:rsidR="00110C18" w:rsidRPr="0056388D" w:rsidRDefault="00110C18" w:rsidP="00063728">
            <w:pPr>
              <w:jc w:val="right"/>
              <w:rPr>
                <w:ins w:id="49684" w:author="KIM, Jason" w:date="2019-04-02T13:39:00Z"/>
                <w:rFonts w:ascii="Calibri" w:eastAsia="Times New Roman" w:hAnsi="Calibri" w:cs="Calibri"/>
                <w:color w:val="000000"/>
                <w:lang w:eastAsia="en-AU"/>
              </w:rPr>
            </w:pPr>
            <w:ins w:id="49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86" w:author="KIM, Jason" w:date="2019-04-02T13:39:00Z"/>
        </w:trPr>
        <w:tc>
          <w:tcPr>
            <w:tcW w:w="758" w:type="pct"/>
            <w:vMerge/>
            <w:hideMark/>
          </w:tcPr>
          <w:p w:rsidR="00110C18" w:rsidRPr="0056388D" w:rsidRDefault="00110C18" w:rsidP="00063728">
            <w:pPr>
              <w:rPr>
                <w:ins w:id="496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90" w:author="KIM, Jason" w:date="2019-04-02T13:39:00Z"/>
                <w:rFonts w:ascii="Calibri" w:eastAsia="Times New Roman" w:hAnsi="Calibri" w:cs="Calibri"/>
                <w:color w:val="000000"/>
                <w:lang w:eastAsia="en-AU"/>
              </w:rPr>
            </w:pPr>
            <w:ins w:id="49691" w:author="KIM, Jason" w:date="2019-04-02T13:39:00Z">
              <w:r w:rsidRPr="0056388D">
                <w:rPr>
                  <w:rFonts w:ascii="Calibri" w:eastAsia="Times New Roman" w:hAnsi="Calibri" w:cs="Calibri"/>
                  <w:color w:val="000000"/>
                  <w:lang w:eastAsia="en-AU"/>
                </w:rPr>
                <w:t>DXE8038</w:t>
              </w:r>
            </w:ins>
          </w:p>
        </w:tc>
        <w:tc>
          <w:tcPr>
            <w:tcW w:w="793" w:type="pct"/>
            <w:noWrap/>
            <w:hideMark/>
          </w:tcPr>
          <w:p w:rsidR="00110C18" w:rsidRPr="0056388D" w:rsidRDefault="00110C18" w:rsidP="00063728">
            <w:pPr>
              <w:rPr>
                <w:ins w:id="49692" w:author="KIM, Jason" w:date="2019-04-02T13:39:00Z"/>
                <w:rFonts w:ascii="Calibri" w:eastAsia="Times New Roman" w:hAnsi="Calibri" w:cs="Calibri"/>
                <w:color w:val="000000"/>
                <w:lang w:eastAsia="en-AU"/>
              </w:rPr>
            </w:pPr>
            <w:ins w:id="496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94" w:author="KIM, Jason" w:date="2019-04-02T13:39:00Z"/>
                <w:rFonts w:ascii="Calibri" w:eastAsia="Times New Roman" w:hAnsi="Calibri" w:cs="Calibri"/>
                <w:color w:val="000000"/>
                <w:lang w:eastAsia="en-AU"/>
              </w:rPr>
            </w:pPr>
            <w:ins w:id="49695" w:author="KIM, Jason" w:date="2019-04-02T13:39:00Z">
              <w:r w:rsidRPr="0056388D">
                <w:rPr>
                  <w:rFonts w:ascii="Calibri" w:eastAsia="Times New Roman" w:hAnsi="Calibri" w:cs="Calibri"/>
                  <w:color w:val="000000"/>
                  <w:lang w:eastAsia="en-AU"/>
                </w:rPr>
                <w:t>Chainage 927</w:t>
              </w:r>
            </w:ins>
          </w:p>
        </w:tc>
        <w:tc>
          <w:tcPr>
            <w:tcW w:w="818" w:type="pct"/>
            <w:noWrap/>
            <w:hideMark/>
          </w:tcPr>
          <w:p w:rsidR="00110C18" w:rsidRPr="0056388D" w:rsidRDefault="00110C18" w:rsidP="00063728">
            <w:pPr>
              <w:jc w:val="right"/>
              <w:rPr>
                <w:ins w:id="49696" w:author="KIM, Jason" w:date="2019-04-02T13:39:00Z"/>
                <w:rFonts w:ascii="Calibri" w:eastAsia="Times New Roman" w:hAnsi="Calibri" w:cs="Calibri"/>
                <w:color w:val="000000"/>
                <w:lang w:eastAsia="en-AU"/>
              </w:rPr>
            </w:pPr>
            <w:ins w:id="49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98" w:author="KIM, Jason" w:date="2019-04-02T13:39:00Z"/>
        </w:trPr>
        <w:tc>
          <w:tcPr>
            <w:tcW w:w="758" w:type="pct"/>
            <w:vMerge w:val="restart"/>
            <w:noWrap/>
            <w:hideMark/>
          </w:tcPr>
          <w:p w:rsidR="00110C18" w:rsidRPr="0056388D" w:rsidRDefault="00110C18" w:rsidP="00063728">
            <w:pPr>
              <w:rPr>
                <w:ins w:id="49699" w:author="KIM, Jason" w:date="2019-04-02T13:39:00Z"/>
                <w:rFonts w:ascii="Calibri" w:eastAsia="Times New Roman" w:hAnsi="Calibri" w:cs="Calibri"/>
                <w:color w:val="000000"/>
                <w:lang w:eastAsia="en-AU"/>
              </w:rPr>
            </w:pPr>
            <w:ins w:id="49700" w:author="KIM, Jason" w:date="2019-04-02T13:39:00Z">
              <w:r w:rsidRPr="0056388D">
                <w:rPr>
                  <w:rFonts w:ascii="Calibri" w:eastAsia="Times New Roman" w:hAnsi="Calibri" w:cs="Calibri"/>
                  <w:color w:val="000000"/>
                  <w:lang w:eastAsia="en-AU"/>
                </w:rPr>
                <w:t>DXE93NK1x</w:t>
              </w:r>
            </w:ins>
          </w:p>
        </w:tc>
        <w:tc>
          <w:tcPr>
            <w:tcW w:w="648" w:type="pct"/>
            <w:vMerge w:val="restart"/>
            <w:noWrap/>
            <w:hideMark/>
          </w:tcPr>
          <w:p w:rsidR="00110C18" w:rsidRPr="0056388D" w:rsidRDefault="00110C18" w:rsidP="00063728">
            <w:pPr>
              <w:rPr>
                <w:ins w:id="49701" w:author="KIM, Jason" w:date="2019-04-02T13:39:00Z"/>
                <w:rFonts w:ascii="Calibri" w:eastAsia="Times New Roman" w:hAnsi="Calibri" w:cs="Calibri"/>
                <w:color w:val="000000"/>
                <w:lang w:eastAsia="en-AU"/>
              </w:rPr>
            </w:pPr>
            <w:ins w:id="49702" w:author="KIM, Jason" w:date="2019-04-02T13:39:00Z">
              <w:r w:rsidRPr="0056388D">
                <w:rPr>
                  <w:rFonts w:ascii="Calibri" w:eastAsia="Times New Roman" w:hAnsi="Calibri" w:cs="Calibri"/>
                  <w:color w:val="000000"/>
                  <w:lang w:eastAsia="en-AU"/>
                </w:rPr>
                <w:t>ELZ10316</w:t>
              </w:r>
            </w:ins>
          </w:p>
        </w:tc>
        <w:tc>
          <w:tcPr>
            <w:tcW w:w="516" w:type="pct"/>
            <w:vMerge w:val="restart"/>
            <w:noWrap/>
            <w:hideMark/>
          </w:tcPr>
          <w:p w:rsidR="00110C18" w:rsidRPr="0056388D" w:rsidRDefault="00110C18" w:rsidP="00063728">
            <w:pPr>
              <w:rPr>
                <w:ins w:id="49703" w:author="KIM, Jason" w:date="2019-04-02T13:39:00Z"/>
                <w:rFonts w:ascii="Calibri" w:eastAsia="Times New Roman" w:hAnsi="Calibri" w:cs="Calibri"/>
                <w:color w:val="000000"/>
                <w:lang w:eastAsia="en-AU"/>
              </w:rPr>
            </w:pPr>
            <w:ins w:id="49704"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05" w:author="KIM, Jason" w:date="2019-04-02T13:39:00Z"/>
                <w:rFonts w:ascii="Calibri" w:eastAsia="Times New Roman" w:hAnsi="Calibri" w:cs="Calibri"/>
                <w:color w:val="000000"/>
                <w:lang w:eastAsia="en-AU"/>
              </w:rPr>
            </w:pPr>
            <w:ins w:id="49706" w:author="KIM, Jason" w:date="2019-04-02T13:39:00Z">
              <w:r w:rsidRPr="0056388D">
                <w:rPr>
                  <w:rFonts w:ascii="Calibri" w:eastAsia="Times New Roman" w:hAnsi="Calibri" w:cs="Calibri"/>
                  <w:color w:val="000000"/>
                  <w:lang w:eastAsia="en-AU"/>
                </w:rPr>
                <w:t>DXE7030</w:t>
              </w:r>
            </w:ins>
          </w:p>
        </w:tc>
        <w:tc>
          <w:tcPr>
            <w:tcW w:w="793" w:type="pct"/>
            <w:noWrap/>
            <w:hideMark/>
          </w:tcPr>
          <w:p w:rsidR="00110C18" w:rsidRPr="0056388D" w:rsidRDefault="00110C18" w:rsidP="00063728">
            <w:pPr>
              <w:rPr>
                <w:ins w:id="49707" w:author="KIM, Jason" w:date="2019-04-02T13:39:00Z"/>
                <w:rFonts w:ascii="Calibri" w:eastAsia="Times New Roman" w:hAnsi="Calibri" w:cs="Calibri"/>
                <w:color w:val="000000"/>
                <w:lang w:eastAsia="en-AU"/>
              </w:rPr>
            </w:pPr>
            <w:ins w:id="4970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09" w:author="KIM, Jason" w:date="2019-04-02T13:39:00Z"/>
                <w:rFonts w:ascii="Calibri" w:eastAsia="Times New Roman" w:hAnsi="Calibri" w:cs="Calibri"/>
                <w:color w:val="000000"/>
                <w:lang w:eastAsia="en-AU"/>
              </w:rPr>
            </w:pPr>
            <w:ins w:id="49710" w:author="KIM, Jason" w:date="2019-04-02T13:39:00Z">
              <w:r w:rsidRPr="0056388D">
                <w:rPr>
                  <w:rFonts w:ascii="Calibri" w:eastAsia="Times New Roman" w:hAnsi="Calibri" w:cs="Calibri"/>
                  <w:color w:val="000000"/>
                  <w:lang w:eastAsia="en-AU"/>
                </w:rPr>
                <w:t>Chainage 522</w:t>
              </w:r>
            </w:ins>
          </w:p>
        </w:tc>
        <w:tc>
          <w:tcPr>
            <w:tcW w:w="818" w:type="pct"/>
            <w:noWrap/>
            <w:hideMark/>
          </w:tcPr>
          <w:p w:rsidR="00110C18" w:rsidRPr="0056388D" w:rsidRDefault="00110C18" w:rsidP="00063728">
            <w:pPr>
              <w:jc w:val="right"/>
              <w:rPr>
                <w:ins w:id="49711" w:author="KIM, Jason" w:date="2019-04-02T13:39:00Z"/>
                <w:rFonts w:ascii="Calibri" w:eastAsia="Times New Roman" w:hAnsi="Calibri" w:cs="Calibri"/>
                <w:color w:val="000000"/>
                <w:lang w:eastAsia="en-AU"/>
              </w:rPr>
            </w:pPr>
            <w:ins w:id="49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13" w:author="KIM, Jason" w:date="2019-04-02T13:39:00Z"/>
        </w:trPr>
        <w:tc>
          <w:tcPr>
            <w:tcW w:w="758" w:type="pct"/>
            <w:vMerge/>
            <w:hideMark/>
          </w:tcPr>
          <w:p w:rsidR="00110C18" w:rsidRPr="0056388D" w:rsidRDefault="00110C18" w:rsidP="00063728">
            <w:pPr>
              <w:rPr>
                <w:ins w:id="497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17" w:author="KIM, Jason" w:date="2019-04-02T13:39:00Z"/>
                <w:rFonts w:ascii="Calibri" w:eastAsia="Times New Roman" w:hAnsi="Calibri" w:cs="Calibri"/>
                <w:color w:val="000000"/>
                <w:lang w:eastAsia="en-AU"/>
              </w:rPr>
            </w:pPr>
            <w:ins w:id="49718" w:author="KIM, Jason" w:date="2019-04-02T13:39:00Z">
              <w:r w:rsidRPr="0056388D">
                <w:rPr>
                  <w:rFonts w:ascii="Calibri" w:eastAsia="Times New Roman" w:hAnsi="Calibri" w:cs="Calibri"/>
                  <w:color w:val="000000"/>
                  <w:lang w:eastAsia="en-AU"/>
                </w:rPr>
                <w:t>DXE7031</w:t>
              </w:r>
            </w:ins>
          </w:p>
        </w:tc>
        <w:tc>
          <w:tcPr>
            <w:tcW w:w="793" w:type="pct"/>
            <w:noWrap/>
            <w:hideMark/>
          </w:tcPr>
          <w:p w:rsidR="00110C18" w:rsidRPr="0056388D" w:rsidRDefault="00110C18" w:rsidP="00063728">
            <w:pPr>
              <w:rPr>
                <w:ins w:id="49719" w:author="KIM, Jason" w:date="2019-04-02T13:39:00Z"/>
                <w:rFonts w:ascii="Calibri" w:eastAsia="Times New Roman" w:hAnsi="Calibri" w:cs="Calibri"/>
                <w:color w:val="000000"/>
                <w:lang w:eastAsia="en-AU"/>
              </w:rPr>
            </w:pPr>
            <w:ins w:id="4972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21" w:author="KIM, Jason" w:date="2019-04-02T13:39:00Z"/>
                <w:rFonts w:ascii="Calibri" w:eastAsia="Times New Roman" w:hAnsi="Calibri" w:cs="Calibri"/>
                <w:color w:val="000000"/>
                <w:lang w:eastAsia="en-AU"/>
              </w:rPr>
            </w:pPr>
            <w:ins w:id="49722" w:author="KIM, Jason" w:date="2019-04-02T13:39:00Z">
              <w:r w:rsidRPr="0056388D">
                <w:rPr>
                  <w:rFonts w:ascii="Calibri" w:eastAsia="Times New Roman" w:hAnsi="Calibri" w:cs="Calibri"/>
                  <w:color w:val="000000"/>
                  <w:lang w:eastAsia="en-AU"/>
                </w:rPr>
                <w:t>Chainage 552</w:t>
              </w:r>
            </w:ins>
          </w:p>
        </w:tc>
        <w:tc>
          <w:tcPr>
            <w:tcW w:w="818" w:type="pct"/>
            <w:noWrap/>
            <w:hideMark/>
          </w:tcPr>
          <w:p w:rsidR="00110C18" w:rsidRPr="0056388D" w:rsidRDefault="00110C18" w:rsidP="00063728">
            <w:pPr>
              <w:jc w:val="right"/>
              <w:rPr>
                <w:ins w:id="49723" w:author="KIM, Jason" w:date="2019-04-02T13:39:00Z"/>
                <w:rFonts w:ascii="Calibri" w:eastAsia="Times New Roman" w:hAnsi="Calibri" w:cs="Calibri"/>
                <w:color w:val="000000"/>
                <w:lang w:eastAsia="en-AU"/>
              </w:rPr>
            </w:pPr>
            <w:ins w:id="49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25" w:author="KIM, Jason" w:date="2019-04-02T13:39:00Z"/>
        </w:trPr>
        <w:tc>
          <w:tcPr>
            <w:tcW w:w="758" w:type="pct"/>
            <w:vMerge/>
            <w:hideMark/>
          </w:tcPr>
          <w:p w:rsidR="00110C18" w:rsidRPr="0056388D" w:rsidRDefault="00110C18" w:rsidP="00063728">
            <w:pPr>
              <w:rPr>
                <w:ins w:id="497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29" w:author="KIM, Jason" w:date="2019-04-02T13:39:00Z"/>
                <w:rFonts w:ascii="Calibri" w:eastAsia="Times New Roman" w:hAnsi="Calibri" w:cs="Calibri"/>
                <w:color w:val="000000"/>
                <w:lang w:eastAsia="en-AU"/>
              </w:rPr>
            </w:pPr>
            <w:ins w:id="49730" w:author="KIM, Jason" w:date="2019-04-02T13:39:00Z">
              <w:r w:rsidRPr="0056388D">
                <w:rPr>
                  <w:rFonts w:ascii="Calibri" w:eastAsia="Times New Roman" w:hAnsi="Calibri" w:cs="Calibri"/>
                  <w:color w:val="000000"/>
                  <w:lang w:eastAsia="en-AU"/>
                </w:rPr>
                <w:t>DXE7032</w:t>
              </w:r>
            </w:ins>
          </w:p>
        </w:tc>
        <w:tc>
          <w:tcPr>
            <w:tcW w:w="793" w:type="pct"/>
            <w:noWrap/>
            <w:hideMark/>
          </w:tcPr>
          <w:p w:rsidR="00110C18" w:rsidRPr="0056388D" w:rsidRDefault="00110C18" w:rsidP="00063728">
            <w:pPr>
              <w:rPr>
                <w:ins w:id="49731" w:author="KIM, Jason" w:date="2019-04-02T13:39:00Z"/>
                <w:rFonts w:ascii="Calibri" w:eastAsia="Times New Roman" w:hAnsi="Calibri" w:cs="Calibri"/>
                <w:color w:val="000000"/>
                <w:lang w:eastAsia="en-AU"/>
              </w:rPr>
            </w:pPr>
            <w:ins w:id="497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33" w:author="KIM, Jason" w:date="2019-04-02T13:39:00Z"/>
                <w:rFonts w:ascii="Calibri" w:eastAsia="Times New Roman" w:hAnsi="Calibri" w:cs="Calibri"/>
                <w:color w:val="000000"/>
                <w:lang w:eastAsia="en-AU"/>
              </w:rPr>
            </w:pPr>
            <w:ins w:id="49734" w:author="KIM, Jason" w:date="2019-04-02T13:39:00Z">
              <w:r w:rsidRPr="0056388D">
                <w:rPr>
                  <w:rFonts w:ascii="Calibri" w:eastAsia="Times New Roman" w:hAnsi="Calibri" w:cs="Calibri"/>
                  <w:color w:val="000000"/>
                  <w:lang w:eastAsia="en-AU"/>
                </w:rPr>
                <w:t>Chainage 582</w:t>
              </w:r>
            </w:ins>
          </w:p>
        </w:tc>
        <w:tc>
          <w:tcPr>
            <w:tcW w:w="818" w:type="pct"/>
            <w:noWrap/>
            <w:hideMark/>
          </w:tcPr>
          <w:p w:rsidR="00110C18" w:rsidRPr="0056388D" w:rsidRDefault="00110C18" w:rsidP="00063728">
            <w:pPr>
              <w:jc w:val="right"/>
              <w:rPr>
                <w:ins w:id="49735" w:author="KIM, Jason" w:date="2019-04-02T13:39:00Z"/>
                <w:rFonts w:ascii="Calibri" w:eastAsia="Times New Roman" w:hAnsi="Calibri" w:cs="Calibri"/>
                <w:color w:val="000000"/>
                <w:lang w:eastAsia="en-AU"/>
              </w:rPr>
            </w:pPr>
            <w:ins w:id="497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37" w:author="KIM, Jason" w:date="2019-04-02T13:39:00Z"/>
        </w:trPr>
        <w:tc>
          <w:tcPr>
            <w:tcW w:w="758" w:type="pct"/>
            <w:vMerge w:val="restart"/>
            <w:noWrap/>
            <w:hideMark/>
          </w:tcPr>
          <w:p w:rsidR="00110C18" w:rsidRPr="0056388D" w:rsidRDefault="00110C18" w:rsidP="00063728">
            <w:pPr>
              <w:rPr>
                <w:ins w:id="49738" w:author="KIM, Jason" w:date="2019-04-02T13:39:00Z"/>
                <w:rFonts w:ascii="Calibri" w:eastAsia="Times New Roman" w:hAnsi="Calibri" w:cs="Calibri"/>
                <w:color w:val="000000"/>
                <w:lang w:eastAsia="en-AU"/>
              </w:rPr>
            </w:pPr>
            <w:ins w:id="49739" w:author="KIM, Jason" w:date="2019-04-02T13:39:00Z">
              <w:r w:rsidRPr="0056388D">
                <w:rPr>
                  <w:rFonts w:ascii="Calibri" w:eastAsia="Times New Roman" w:hAnsi="Calibri" w:cs="Calibri"/>
                  <w:color w:val="000000"/>
                  <w:lang w:eastAsia="en-AU"/>
                </w:rPr>
                <w:t>DXE93NK2x</w:t>
              </w:r>
            </w:ins>
          </w:p>
        </w:tc>
        <w:tc>
          <w:tcPr>
            <w:tcW w:w="648" w:type="pct"/>
            <w:vMerge w:val="restart"/>
            <w:noWrap/>
            <w:hideMark/>
          </w:tcPr>
          <w:p w:rsidR="00110C18" w:rsidRPr="0056388D" w:rsidRDefault="00110C18" w:rsidP="00063728">
            <w:pPr>
              <w:rPr>
                <w:ins w:id="49740" w:author="KIM, Jason" w:date="2019-04-02T13:39:00Z"/>
                <w:rFonts w:ascii="Calibri" w:eastAsia="Times New Roman" w:hAnsi="Calibri" w:cs="Calibri"/>
                <w:color w:val="000000"/>
                <w:lang w:eastAsia="en-AU"/>
              </w:rPr>
            </w:pPr>
            <w:ins w:id="49741" w:author="KIM, Jason" w:date="2019-04-02T13:39:00Z">
              <w:r w:rsidRPr="0056388D">
                <w:rPr>
                  <w:rFonts w:ascii="Calibri" w:eastAsia="Times New Roman" w:hAnsi="Calibri" w:cs="Calibri"/>
                  <w:color w:val="000000"/>
                  <w:lang w:eastAsia="en-AU"/>
                </w:rPr>
                <w:t>ELZ10312</w:t>
              </w:r>
            </w:ins>
          </w:p>
        </w:tc>
        <w:tc>
          <w:tcPr>
            <w:tcW w:w="516" w:type="pct"/>
            <w:vMerge w:val="restart"/>
            <w:noWrap/>
            <w:hideMark/>
          </w:tcPr>
          <w:p w:rsidR="00110C18" w:rsidRPr="0056388D" w:rsidRDefault="00110C18" w:rsidP="00063728">
            <w:pPr>
              <w:rPr>
                <w:ins w:id="49742" w:author="KIM, Jason" w:date="2019-04-02T13:39:00Z"/>
                <w:rFonts w:ascii="Calibri" w:eastAsia="Times New Roman" w:hAnsi="Calibri" w:cs="Calibri"/>
                <w:color w:val="000000"/>
                <w:lang w:eastAsia="en-AU"/>
              </w:rPr>
            </w:pPr>
            <w:ins w:id="49743"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44" w:author="KIM, Jason" w:date="2019-04-02T13:39:00Z"/>
                <w:rFonts w:ascii="Calibri" w:eastAsia="Times New Roman" w:hAnsi="Calibri" w:cs="Calibri"/>
                <w:color w:val="000000"/>
                <w:lang w:eastAsia="en-AU"/>
              </w:rPr>
            </w:pPr>
            <w:ins w:id="49745" w:author="KIM, Jason" w:date="2019-04-02T13:39:00Z">
              <w:r w:rsidRPr="0056388D">
                <w:rPr>
                  <w:rFonts w:ascii="Calibri" w:eastAsia="Times New Roman" w:hAnsi="Calibri" w:cs="Calibri"/>
                  <w:color w:val="000000"/>
                  <w:lang w:eastAsia="en-AU"/>
                </w:rPr>
                <w:t>DXE7027</w:t>
              </w:r>
            </w:ins>
          </w:p>
        </w:tc>
        <w:tc>
          <w:tcPr>
            <w:tcW w:w="793" w:type="pct"/>
            <w:noWrap/>
            <w:hideMark/>
          </w:tcPr>
          <w:p w:rsidR="00110C18" w:rsidRPr="0056388D" w:rsidRDefault="00110C18" w:rsidP="00063728">
            <w:pPr>
              <w:rPr>
                <w:ins w:id="49746" w:author="KIM, Jason" w:date="2019-04-02T13:39:00Z"/>
                <w:rFonts w:ascii="Calibri" w:eastAsia="Times New Roman" w:hAnsi="Calibri" w:cs="Calibri"/>
                <w:color w:val="000000"/>
                <w:lang w:eastAsia="en-AU"/>
              </w:rPr>
            </w:pPr>
            <w:ins w:id="4974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48" w:author="KIM, Jason" w:date="2019-04-02T13:39:00Z"/>
                <w:rFonts w:ascii="Calibri" w:eastAsia="Times New Roman" w:hAnsi="Calibri" w:cs="Calibri"/>
                <w:color w:val="000000"/>
                <w:lang w:eastAsia="en-AU"/>
              </w:rPr>
            </w:pPr>
            <w:ins w:id="49749" w:author="KIM, Jason" w:date="2019-04-02T13:39:00Z">
              <w:r w:rsidRPr="0056388D">
                <w:rPr>
                  <w:rFonts w:ascii="Calibri" w:eastAsia="Times New Roman" w:hAnsi="Calibri" w:cs="Calibri"/>
                  <w:color w:val="000000"/>
                  <w:lang w:eastAsia="en-AU"/>
                </w:rPr>
                <w:t>Chainage 412</w:t>
              </w:r>
            </w:ins>
          </w:p>
        </w:tc>
        <w:tc>
          <w:tcPr>
            <w:tcW w:w="818" w:type="pct"/>
            <w:noWrap/>
            <w:hideMark/>
          </w:tcPr>
          <w:p w:rsidR="00110C18" w:rsidRPr="0056388D" w:rsidRDefault="00110C18" w:rsidP="00063728">
            <w:pPr>
              <w:jc w:val="right"/>
              <w:rPr>
                <w:ins w:id="49750" w:author="KIM, Jason" w:date="2019-04-02T13:39:00Z"/>
                <w:rFonts w:ascii="Calibri" w:eastAsia="Times New Roman" w:hAnsi="Calibri" w:cs="Calibri"/>
                <w:color w:val="000000"/>
                <w:lang w:eastAsia="en-AU"/>
              </w:rPr>
            </w:pPr>
            <w:ins w:id="497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52" w:author="KIM, Jason" w:date="2019-04-02T13:39:00Z"/>
        </w:trPr>
        <w:tc>
          <w:tcPr>
            <w:tcW w:w="758" w:type="pct"/>
            <w:vMerge/>
            <w:hideMark/>
          </w:tcPr>
          <w:p w:rsidR="00110C18" w:rsidRPr="0056388D" w:rsidRDefault="00110C18" w:rsidP="00063728">
            <w:pPr>
              <w:rPr>
                <w:ins w:id="497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56" w:author="KIM, Jason" w:date="2019-04-02T13:39:00Z"/>
                <w:rFonts w:ascii="Calibri" w:eastAsia="Times New Roman" w:hAnsi="Calibri" w:cs="Calibri"/>
                <w:color w:val="000000"/>
                <w:lang w:eastAsia="en-AU"/>
              </w:rPr>
            </w:pPr>
            <w:ins w:id="49757" w:author="KIM, Jason" w:date="2019-04-02T13:39:00Z">
              <w:r w:rsidRPr="0056388D">
                <w:rPr>
                  <w:rFonts w:ascii="Calibri" w:eastAsia="Times New Roman" w:hAnsi="Calibri" w:cs="Calibri"/>
                  <w:color w:val="000000"/>
                  <w:lang w:eastAsia="en-AU"/>
                </w:rPr>
                <w:t>DXE7028</w:t>
              </w:r>
            </w:ins>
          </w:p>
        </w:tc>
        <w:tc>
          <w:tcPr>
            <w:tcW w:w="793" w:type="pct"/>
            <w:noWrap/>
            <w:hideMark/>
          </w:tcPr>
          <w:p w:rsidR="00110C18" w:rsidRPr="0056388D" w:rsidRDefault="00110C18" w:rsidP="00063728">
            <w:pPr>
              <w:rPr>
                <w:ins w:id="49758" w:author="KIM, Jason" w:date="2019-04-02T13:39:00Z"/>
                <w:rFonts w:ascii="Calibri" w:eastAsia="Times New Roman" w:hAnsi="Calibri" w:cs="Calibri"/>
                <w:color w:val="000000"/>
                <w:lang w:eastAsia="en-AU"/>
              </w:rPr>
            </w:pPr>
            <w:ins w:id="497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60" w:author="KIM, Jason" w:date="2019-04-02T13:39:00Z"/>
                <w:rFonts w:ascii="Calibri" w:eastAsia="Times New Roman" w:hAnsi="Calibri" w:cs="Calibri"/>
                <w:color w:val="000000"/>
                <w:lang w:eastAsia="en-AU"/>
              </w:rPr>
            </w:pPr>
            <w:ins w:id="49761" w:author="KIM, Jason" w:date="2019-04-02T13:39:00Z">
              <w:r w:rsidRPr="0056388D">
                <w:rPr>
                  <w:rFonts w:ascii="Calibri" w:eastAsia="Times New Roman" w:hAnsi="Calibri" w:cs="Calibri"/>
                  <w:color w:val="000000"/>
                  <w:lang w:eastAsia="en-AU"/>
                </w:rPr>
                <w:t>Chainage 441</w:t>
              </w:r>
            </w:ins>
          </w:p>
        </w:tc>
        <w:tc>
          <w:tcPr>
            <w:tcW w:w="818" w:type="pct"/>
            <w:noWrap/>
            <w:hideMark/>
          </w:tcPr>
          <w:p w:rsidR="00110C18" w:rsidRPr="0056388D" w:rsidRDefault="00110C18" w:rsidP="00063728">
            <w:pPr>
              <w:jc w:val="right"/>
              <w:rPr>
                <w:ins w:id="49762" w:author="KIM, Jason" w:date="2019-04-02T13:39:00Z"/>
                <w:rFonts w:ascii="Calibri" w:eastAsia="Times New Roman" w:hAnsi="Calibri" w:cs="Calibri"/>
                <w:color w:val="000000"/>
                <w:lang w:eastAsia="en-AU"/>
              </w:rPr>
            </w:pPr>
            <w:ins w:id="49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64" w:author="KIM, Jason" w:date="2019-04-02T13:39:00Z"/>
        </w:trPr>
        <w:tc>
          <w:tcPr>
            <w:tcW w:w="758" w:type="pct"/>
            <w:vMerge/>
            <w:hideMark/>
          </w:tcPr>
          <w:p w:rsidR="00110C18" w:rsidRPr="0056388D" w:rsidRDefault="00110C18" w:rsidP="00063728">
            <w:pPr>
              <w:rPr>
                <w:ins w:id="497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68" w:author="KIM, Jason" w:date="2019-04-02T13:39:00Z"/>
                <w:rFonts w:ascii="Calibri" w:eastAsia="Times New Roman" w:hAnsi="Calibri" w:cs="Calibri"/>
                <w:color w:val="000000"/>
                <w:lang w:eastAsia="en-AU"/>
              </w:rPr>
            </w:pPr>
            <w:ins w:id="49769" w:author="KIM, Jason" w:date="2019-04-02T13:39:00Z">
              <w:r w:rsidRPr="0056388D">
                <w:rPr>
                  <w:rFonts w:ascii="Calibri" w:eastAsia="Times New Roman" w:hAnsi="Calibri" w:cs="Calibri"/>
                  <w:color w:val="000000"/>
                  <w:lang w:eastAsia="en-AU"/>
                </w:rPr>
                <w:t>DXE7029</w:t>
              </w:r>
            </w:ins>
          </w:p>
        </w:tc>
        <w:tc>
          <w:tcPr>
            <w:tcW w:w="793" w:type="pct"/>
            <w:noWrap/>
            <w:hideMark/>
          </w:tcPr>
          <w:p w:rsidR="00110C18" w:rsidRPr="0056388D" w:rsidRDefault="00110C18" w:rsidP="00063728">
            <w:pPr>
              <w:rPr>
                <w:ins w:id="49770" w:author="KIM, Jason" w:date="2019-04-02T13:39:00Z"/>
                <w:rFonts w:ascii="Calibri" w:eastAsia="Times New Roman" w:hAnsi="Calibri" w:cs="Calibri"/>
                <w:color w:val="000000"/>
                <w:lang w:eastAsia="en-AU"/>
              </w:rPr>
            </w:pPr>
            <w:ins w:id="497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72" w:author="KIM, Jason" w:date="2019-04-02T13:39:00Z"/>
                <w:rFonts w:ascii="Calibri" w:eastAsia="Times New Roman" w:hAnsi="Calibri" w:cs="Calibri"/>
                <w:color w:val="000000"/>
                <w:lang w:eastAsia="en-AU"/>
              </w:rPr>
            </w:pPr>
            <w:ins w:id="49773" w:author="KIM, Jason" w:date="2019-04-02T13:39:00Z">
              <w:r w:rsidRPr="0056388D">
                <w:rPr>
                  <w:rFonts w:ascii="Calibri" w:eastAsia="Times New Roman" w:hAnsi="Calibri" w:cs="Calibri"/>
                  <w:color w:val="000000"/>
                  <w:lang w:eastAsia="en-AU"/>
                </w:rPr>
                <w:t>Chainage 471</w:t>
              </w:r>
            </w:ins>
          </w:p>
        </w:tc>
        <w:tc>
          <w:tcPr>
            <w:tcW w:w="818" w:type="pct"/>
            <w:noWrap/>
            <w:hideMark/>
          </w:tcPr>
          <w:p w:rsidR="00110C18" w:rsidRPr="0056388D" w:rsidRDefault="00110C18" w:rsidP="00063728">
            <w:pPr>
              <w:jc w:val="right"/>
              <w:rPr>
                <w:ins w:id="49774" w:author="KIM, Jason" w:date="2019-04-02T13:39:00Z"/>
                <w:rFonts w:ascii="Calibri" w:eastAsia="Times New Roman" w:hAnsi="Calibri" w:cs="Calibri"/>
                <w:color w:val="000000"/>
                <w:lang w:eastAsia="en-AU"/>
              </w:rPr>
            </w:pPr>
            <w:ins w:id="497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76" w:author="KIM, Jason" w:date="2019-04-02T13:39:00Z"/>
        </w:trPr>
        <w:tc>
          <w:tcPr>
            <w:tcW w:w="758" w:type="pct"/>
            <w:vMerge w:val="restart"/>
            <w:noWrap/>
            <w:hideMark/>
          </w:tcPr>
          <w:p w:rsidR="00110C18" w:rsidRPr="0056388D" w:rsidRDefault="00110C18" w:rsidP="00063728">
            <w:pPr>
              <w:rPr>
                <w:ins w:id="49777" w:author="KIM, Jason" w:date="2019-04-02T13:39:00Z"/>
                <w:rFonts w:ascii="Calibri" w:eastAsia="Times New Roman" w:hAnsi="Calibri" w:cs="Calibri"/>
                <w:color w:val="000000"/>
                <w:lang w:eastAsia="en-AU"/>
              </w:rPr>
            </w:pPr>
            <w:ins w:id="49778" w:author="KIM, Jason" w:date="2019-04-02T13:39:00Z">
              <w:r w:rsidRPr="0056388D">
                <w:rPr>
                  <w:rFonts w:ascii="Calibri" w:eastAsia="Times New Roman" w:hAnsi="Calibri" w:cs="Calibri"/>
                  <w:color w:val="000000"/>
                  <w:lang w:eastAsia="en-AU"/>
                </w:rPr>
                <w:t>DXE94K1x</w:t>
              </w:r>
            </w:ins>
          </w:p>
        </w:tc>
        <w:tc>
          <w:tcPr>
            <w:tcW w:w="648" w:type="pct"/>
            <w:vMerge w:val="restart"/>
            <w:noWrap/>
            <w:hideMark/>
          </w:tcPr>
          <w:p w:rsidR="00110C18" w:rsidRPr="0056388D" w:rsidRDefault="00110C18" w:rsidP="00063728">
            <w:pPr>
              <w:rPr>
                <w:ins w:id="49779" w:author="KIM, Jason" w:date="2019-04-02T13:39:00Z"/>
                <w:rFonts w:ascii="Calibri" w:eastAsia="Times New Roman" w:hAnsi="Calibri" w:cs="Calibri"/>
                <w:color w:val="000000"/>
                <w:lang w:eastAsia="en-AU"/>
              </w:rPr>
            </w:pPr>
            <w:ins w:id="49780" w:author="KIM, Jason" w:date="2019-04-02T13:39:00Z">
              <w:r w:rsidRPr="0056388D">
                <w:rPr>
                  <w:rFonts w:ascii="Calibri" w:eastAsia="Times New Roman" w:hAnsi="Calibri" w:cs="Calibri"/>
                  <w:color w:val="000000"/>
                  <w:lang w:eastAsia="en-AU"/>
                </w:rPr>
                <w:t>ELZ10320</w:t>
              </w:r>
            </w:ins>
          </w:p>
        </w:tc>
        <w:tc>
          <w:tcPr>
            <w:tcW w:w="516" w:type="pct"/>
            <w:vMerge w:val="restart"/>
            <w:noWrap/>
            <w:hideMark/>
          </w:tcPr>
          <w:p w:rsidR="00110C18" w:rsidRPr="0056388D" w:rsidRDefault="00110C18" w:rsidP="00063728">
            <w:pPr>
              <w:rPr>
                <w:ins w:id="49781" w:author="KIM, Jason" w:date="2019-04-02T13:39:00Z"/>
                <w:rFonts w:ascii="Calibri" w:eastAsia="Times New Roman" w:hAnsi="Calibri" w:cs="Calibri"/>
                <w:color w:val="000000"/>
                <w:lang w:eastAsia="en-AU"/>
              </w:rPr>
            </w:pPr>
            <w:ins w:id="49782"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83" w:author="KIM, Jason" w:date="2019-04-02T13:39:00Z"/>
                <w:rFonts w:ascii="Calibri" w:eastAsia="Times New Roman" w:hAnsi="Calibri" w:cs="Calibri"/>
                <w:color w:val="000000"/>
                <w:lang w:eastAsia="en-AU"/>
              </w:rPr>
            </w:pPr>
            <w:ins w:id="49784" w:author="KIM, Jason" w:date="2019-04-02T13:39:00Z">
              <w:r w:rsidRPr="0056388D">
                <w:rPr>
                  <w:rFonts w:ascii="Calibri" w:eastAsia="Times New Roman" w:hAnsi="Calibri" w:cs="Calibri"/>
                  <w:color w:val="000000"/>
                  <w:lang w:eastAsia="en-AU"/>
                </w:rPr>
                <w:t>DXE7033</w:t>
              </w:r>
            </w:ins>
          </w:p>
        </w:tc>
        <w:tc>
          <w:tcPr>
            <w:tcW w:w="793" w:type="pct"/>
            <w:noWrap/>
            <w:hideMark/>
          </w:tcPr>
          <w:p w:rsidR="00110C18" w:rsidRPr="0056388D" w:rsidRDefault="00110C18" w:rsidP="00063728">
            <w:pPr>
              <w:rPr>
                <w:ins w:id="49785" w:author="KIM, Jason" w:date="2019-04-02T13:39:00Z"/>
                <w:rFonts w:ascii="Calibri" w:eastAsia="Times New Roman" w:hAnsi="Calibri" w:cs="Calibri"/>
                <w:color w:val="000000"/>
                <w:lang w:eastAsia="en-AU"/>
              </w:rPr>
            </w:pPr>
            <w:ins w:id="497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87" w:author="KIM, Jason" w:date="2019-04-02T13:39:00Z"/>
                <w:rFonts w:ascii="Calibri" w:eastAsia="Times New Roman" w:hAnsi="Calibri" w:cs="Calibri"/>
                <w:color w:val="000000"/>
                <w:lang w:eastAsia="en-AU"/>
              </w:rPr>
            </w:pPr>
            <w:ins w:id="49788" w:author="KIM, Jason" w:date="2019-04-02T13:39:00Z">
              <w:r w:rsidRPr="0056388D">
                <w:rPr>
                  <w:rFonts w:ascii="Calibri" w:eastAsia="Times New Roman" w:hAnsi="Calibri" w:cs="Calibri"/>
                  <w:color w:val="000000"/>
                  <w:lang w:eastAsia="en-AU"/>
                </w:rPr>
                <w:t>Chainage 637</w:t>
              </w:r>
            </w:ins>
          </w:p>
        </w:tc>
        <w:tc>
          <w:tcPr>
            <w:tcW w:w="818" w:type="pct"/>
            <w:noWrap/>
            <w:hideMark/>
          </w:tcPr>
          <w:p w:rsidR="00110C18" w:rsidRPr="0056388D" w:rsidRDefault="00110C18" w:rsidP="00063728">
            <w:pPr>
              <w:jc w:val="right"/>
              <w:rPr>
                <w:ins w:id="49789" w:author="KIM, Jason" w:date="2019-04-02T13:39:00Z"/>
                <w:rFonts w:ascii="Calibri" w:eastAsia="Times New Roman" w:hAnsi="Calibri" w:cs="Calibri"/>
                <w:color w:val="000000"/>
                <w:lang w:eastAsia="en-AU"/>
              </w:rPr>
            </w:pPr>
            <w:ins w:id="497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91" w:author="KIM, Jason" w:date="2019-04-02T13:39:00Z"/>
        </w:trPr>
        <w:tc>
          <w:tcPr>
            <w:tcW w:w="758" w:type="pct"/>
            <w:vMerge/>
            <w:hideMark/>
          </w:tcPr>
          <w:p w:rsidR="00110C18" w:rsidRPr="0056388D" w:rsidRDefault="00110C18" w:rsidP="00063728">
            <w:pPr>
              <w:rPr>
                <w:ins w:id="497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95" w:author="KIM, Jason" w:date="2019-04-02T13:39:00Z"/>
                <w:rFonts w:ascii="Calibri" w:eastAsia="Times New Roman" w:hAnsi="Calibri" w:cs="Calibri"/>
                <w:color w:val="000000"/>
                <w:lang w:eastAsia="en-AU"/>
              </w:rPr>
            </w:pPr>
            <w:ins w:id="49796" w:author="KIM, Jason" w:date="2019-04-02T13:39:00Z">
              <w:r w:rsidRPr="0056388D">
                <w:rPr>
                  <w:rFonts w:ascii="Calibri" w:eastAsia="Times New Roman" w:hAnsi="Calibri" w:cs="Calibri"/>
                  <w:color w:val="000000"/>
                  <w:lang w:eastAsia="en-AU"/>
                </w:rPr>
                <w:t>DXE7034</w:t>
              </w:r>
            </w:ins>
          </w:p>
        </w:tc>
        <w:tc>
          <w:tcPr>
            <w:tcW w:w="793" w:type="pct"/>
            <w:noWrap/>
            <w:hideMark/>
          </w:tcPr>
          <w:p w:rsidR="00110C18" w:rsidRPr="0056388D" w:rsidRDefault="00110C18" w:rsidP="00063728">
            <w:pPr>
              <w:rPr>
                <w:ins w:id="49797" w:author="KIM, Jason" w:date="2019-04-02T13:39:00Z"/>
                <w:rFonts w:ascii="Calibri" w:eastAsia="Times New Roman" w:hAnsi="Calibri" w:cs="Calibri"/>
                <w:color w:val="000000"/>
                <w:lang w:eastAsia="en-AU"/>
              </w:rPr>
            </w:pPr>
            <w:ins w:id="497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99" w:author="KIM, Jason" w:date="2019-04-02T13:39:00Z"/>
                <w:rFonts w:ascii="Calibri" w:eastAsia="Times New Roman" w:hAnsi="Calibri" w:cs="Calibri"/>
                <w:color w:val="000000"/>
                <w:lang w:eastAsia="en-AU"/>
              </w:rPr>
            </w:pPr>
            <w:ins w:id="49800" w:author="KIM, Jason" w:date="2019-04-02T13:39:00Z">
              <w:r w:rsidRPr="0056388D">
                <w:rPr>
                  <w:rFonts w:ascii="Calibri" w:eastAsia="Times New Roman" w:hAnsi="Calibri" w:cs="Calibri"/>
                  <w:color w:val="000000"/>
                  <w:lang w:eastAsia="en-AU"/>
                </w:rPr>
                <w:t>Chainage 666</w:t>
              </w:r>
            </w:ins>
          </w:p>
        </w:tc>
        <w:tc>
          <w:tcPr>
            <w:tcW w:w="818" w:type="pct"/>
            <w:noWrap/>
            <w:hideMark/>
          </w:tcPr>
          <w:p w:rsidR="00110C18" w:rsidRPr="0056388D" w:rsidRDefault="00110C18" w:rsidP="00063728">
            <w:pPr>
              <w:jc w:val="right"/>
              <w:rPr>
                <w:ins w:id="49801" w:author="KIM, Jason" w:date="2019-04-02T13:39:00Z"/>
                <w:rFonts w:ascii="Calibri" w:eastAsia="Times New Roman" w:hAnsi="Calibri" w:cs="Calibri"/>
                <w:color w:val="000000"/>
                <w:lang w:eastAsia="en-AU"/>
              </w:rPr>
            </w:pPr>
            <w:ins w:id="49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03" w:author="KIM, Jason" w:date="2019-04-02T13:39:00Z"/>
        </w:trPr>
        <w:tc>
          <w:tcPr>
            <w:tcW w:w="758" w:type="pct"/>
            <w:vMerge/>
            <w:hideMark/>
          </w:tcPr>
          <w:p w:rsidR="00110C18" w:rsidRPr="0056388D" w:rsidRDefault="00110C18" w:rsidP="00063728">
            <w:pPr>
              <w:rPr>
                <w:ins w:id="498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07" w:author="KIM, Jason" w:date="2019-04-02T13:39:00Z"/>
                <w:rFonts w:ascii="Calibri" w:eastAsia="Times New Roman" w:hAnsi="Calibri" w:cs="Calibri"/>
                <w:color w:val="000000"/>
                <w:lang w:eastAsia="en-AU"/>
              </w:rPr>
            </w:pPr>
            <w:ins w:id="49808" w:author="KIM, Jason" w:date="2019-04-02T13:39:00Z">
              <w:r w:rsidRPr="0056388D">
                <w:rPr>
                  <w:rFonts w:ascii="Calibri" w:eastAsia="Times New Roman" w:hAnsi="Calibri" w:cs="Calibri"/>
                  <w:color w:val="000000"/>
                  <w:lang w:eastAsia="en-AU"/>
                </w:rPr>
                <w:t>DXE7035</w:t>
              </w:r>
            </w:ins>
          </w:p>
        </w:tc>
        <w:tc>
          <w:tcPr>
            <w:tcW w:w="793" w:type="pct"/>
            <w:noWrap/>
            <w:hideMark/>
          </w:tcPr>
          <w:p w:rsidR="00110C18" w:rsidRPr="0056388D" w:rsidRDefault="00110C18" w:rsidP="00063728">
            <w:pPr>
              <w:rPr>
                <w:ins w:id="49809" w:author="KIM, Jason" w:date="2019-04-02T13:39:00Z"/>
                <w:rFonts w:ascii="Calibri" w:eastAsia="Times New Roman" w:hAnsi="Calibri" w:cs="Calibri"/>
                <w:color w:val="000000"/>
                <w:lang w:eastAsia="en-AU"/>
              </w:rPr>
            </w:pPr>
            <w:ins w:id="498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811" w:author="KIM, Jason" w:date="2019-04-02T13:39:00Z"/>
                <w:rFonts w:ascii="Calibri" w:eastAsia="Times New Roman" w:hAnsi="Calibri" w:cs="Calibri"/>
                <w:color w:val="000000"/>
                <w:lang w:eastAsia="en-AU"/>
              </w:rPr>
            </w:pPr>
            <w:ins w:id="49812" w:author="KIM, Jason" w:date="2019-04-02T13:39:00Z">
              <w:r w:rsidRPr="0056388D">
                <w:rPr>
                  <w:rFonts w:ascii="Calibri" w:eastAsia="Times New Roman" w:hAnsi="Calibri" w:cs="Calibri"/>
                  <w:color w:val="000000"/>
                  <w:lang w:eastAsia="en-AU"/>
                </w:rPr>
                <w:t>Chainage 694</w:t>
              </w:r>
            </w:ins>
          </w:p>
        </w:tc>
        <w:tc>
          <w:tcPr>
            <w:tcW w:w="818" w:type="pct"/>
            <w:noWrap/>
            <w:hideMark/>
          </w:tcPr>
          <w:p w:rsidR="00110C18" w:rsidRPr="0056388D" w:rsidRDefault="00110C18" w:rsidP="00063728">
            <w:pPr>
              <w:jc w:val="right"/>
              <w:rPr>
                <w:ins w:id="49813" w:author="KIM, Jason" w:date="2019-04-02T13:39:00Z"/>
                <w:rFonts w:ascii="Calibri" w:eastAsia="Times New Roman" w:hAnsi="Calibri" w:cs="Calibri"/>
                <w:color w:val="000000"/>
                <w:lang w:eastAsia="en-AU"/>
              </w:rPr>
            </w:pPr>
            <w:ins w:id="498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15" w:author="KIM, Jason" w:date="2019-04-02T13:39:00Z"/>
        </w:trPr>
        <w:tc>
          <w:tcPr>
            <w:tcW w:w="758" w:type="pct"/>
            <w:vMerge w:val="restart"/>
            <w:noWrap/>
            <w:hideMark/>
          </w:tcPr>
          <w:p w:rsidR="00110C18" w:rsidRPr="0056388D" w:rsidRDefault="00110C18" w:rsidP="00063728">
            <w:pPr>
              <w:rPr>
                <w:ins w:id="49816" w:author="KIM, Jason" w:date="2019-04-02T13:39:00Z"/>
                <w:rFonts w:ascii="Calibri" w:eastAsia="Times New Roman" w:hAnsi="Calibri" w:cs="Calibri"/>
                <w:color w:val="000000"/>
                <w:lang w:eastAsia="en-AU"/>
              </w:rPr>
            </w:pPr>
            <w:ins w:id="49817" w:author="KIM, Jason" w:date="2019-04-02T13:39:00Z">
              <w:r w:rsidRPr="0056388D">
                <w:rPr>
                  <w:rFonts w:ascii="Calibri" w:eastAsia="Times New Roman" w:hAnsi="Calibri" w:cs="Calibri"/>
                  <w:color w:val="000000"/>
                  <w:lang w:eastAsia="en-AU"/>
                </w:rPr>
                <w:t>DXE94K3x</w:t>
              </w:r>
            </w:ins>
          </w:p>
        </w:tc>
        <w:tc>
          <w:tcPr>
            <w:tcW w:w="648" w:type="pct"/>
            <w:vMerge w:val="restart"/>
            <w:noWrap/>
            <w:hideMark/>
          </w:tcPr>
          <w:p w:rsidR="00110C18" w:rsidRPr="0056388D" w:rsidRDefault="00110C18" w:rsidP="00063728">
            <w:pPr>
              <w:rPr>
                <w:ins w:id="49818" w:author="KIM, Jason" w:date="2019-04-02T13:39:00Z"/>
                <w:rFonts w:ascii="Calibri" w:eastAsia="Times New Roman" w:hAnsi="Calibri" w:cs="Calibri"/>
                <w:color w:val="000000"/>
                <w:lang w:eastAsia="en-AU"/>
              </w:rPr>
            </w:pPr>
            <w:ins w:id="49819" w:author="KIM, Jason" w:date="2019-04-02T13:39:00Z">
              <w:r w:rsidRPr="0056388D">
                <w:rPr>
                  <w:rFonts w:ascii="Calibri" w:eastAsia="Times New Roman" w:hAnsi="Calibri" w:cs="Calibri"/>
                  <w:color w:val="000000"/>
                  <w:lang w:eastAsia="en-AU"/>
                </w:rPr>
                <w:t>ELZ20320</w:t>
              </w:r>
            </w:ins>
          </w:p>
        </w:tc>
        <w:tc>
          <w:tcPr>
            <w:tcW w:w="516" w:type="pct"/>
            <w:vMerge w:val="restart"/>
            <w:noWrap/>
            <w:hideMark/>
          </w:tcPr>
          <w:p w:rsidR="00110C18" w:rsidRPr="0056388D" w:rsidRDefault="00110C18" w:rsidP="00063728">
            <w:pPr>
              <w:rPr>
                <w:ins w:id="49820" w:author="KIM, Jason" w:date="2019-04-02T13:39:00Z"/>
                <w:rFonts w:ascii="Calibri" w:eastAsia="Times New Roman" w:hAnsi="Calibri" w:cs="Calibri"/>
                <w:color w:val="000000"/>
                <w:lang w:eastAsia="en-AU"/>
              </w:rPr>
            </w:pPr>
            <w:ins w:id="49821"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22" w:author="KIM, Jason" w:date="2019-04-02T13:39:00Z"/>
                <w:rFonts w:ascii="Calibri" w:eastAsia="Times New Roman" w:hAnsi="Calibri" w:cs="Calibri"/>
                <w:color w:val="000000"/>
                <w:lang w:eastAsia="en-AU"/>
              </w:rPr>
            </w:pPr>
            <w:ins w:id="49823" w:author="KIM, Jason" w:date="2019-04-02T13:39:00Z">
              <w:r w:rsidRPr="0056388D">
                <w:rPr>
                  <w:rFonts w:ascii="Calibri" w:eastAsia="Times New Roman" w:hAnsi="Calibri" w:cs="Calibri"/>
                  <w:color w:val="000000"/>
                  <w:lang w:eastAsia="en-AU"/>
                </w:rPr>
                <w:t>DXE8044</w:t>
              </w:r>
            </w:ins>
          </w:p>
        </w:tc>
        <w:tc>
          <w:tcPr>
            <w:tcW w:w="793" w:type="pct"/>
            <w:noWrap/>
            <w:hideMark/>
          </w:tcPr>
          <w:p w:rsidR="00110C18" w:rsidRPr="0056388D" w:rsidRDefault="00110C18" w:rsidP="00063728">
            <w:pPr>
              <w:rPr>
                <w:ins w:id="49824" w:author="KIM, Jason" w:date="2019-04-02T13:39:00Z"/>
                <w:rFonts w:ascii="Calibri" w:eastAsia="Times New Roman" w:hAnsi="Calibri" w:cs="Calibri"/>
                <w:color w:val="000000"/>
                <w:lang w:eastAsia="en-AU"/>
              </w:rPr>
            </w:pPr>
            <w:ins w:id="4982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26" w:author="KIM, Jason" w:date="2019-04-02T13:39:00Z"/>
                <w:rFonts w:ascii="Calibri" w:eastAsia="Times New Roman" w:hAnsi="Calibri" w:cs="Calibri"/>
                <w:color w:val="000000"/>
                <w:lang w:eastAsia="en-AU"/>
              </w:rPr>
            </w:pPr>
            <w:ins w:id="49827" w:author="KIM, Jason" w:date="2019-04-02T13:39:00Z">
              <w:r w:rsidRPr="0056388D">
                <w:rPr>
                  <w:rFonts w:ascii="Calibri" w:eastAsia="Times New Roman" w:hAnsi="Calibri" w:cs="Calibri"/>
                  <w:color w:val="000000"/>
                  <w:lang w:eastAsia="en-AU"/>
                </w:rPr>
                <w:t>Chainage 684</w:t>
              </w:r>
            </w:ins>
          </w:p>
        </w:tc>
        <w:tc>
          <w:tcPr>
            <w:tcW w:w="818" w:type="pct"/>
            <w:noWrap/>
            <w:hideMark/>
          </w:tcPr>
          <w:p w:rsidR="00110C18" w:rsidRPr="0056388D" w:rsidRDefault="00110C18" w:rsidP="00063728">
            <w:pPr>
              <w:jc w:val="right"/>
              <w:rPr>
                <w:ins w:id="49828" w:author="KIM, Jason" w:date="2019-04-02T13:39:00Z"/>
                <w:rFonts w:ascii="Calibri" w:eastAsia="Times New Roman" w:hAnsi="Calibri" w:cs="Calibri"/>
                <w:color w:val="000000"/>
                <w:lang w:eastAsia="en-AU"/>
              </w:rPr>
            </w:pPr>
            <w:ins w:id="498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30" w:author="KIM, Jason" w:date="2019-04-02T13:39:00Z"/>
        </w:trPr>
        <w:tc>
          <w:tcPr>
            <w:tcW w:w="758" w:type="pct"/>
            <w:vMerge/>
            <w:hideMark/>
          </w:tcPr>
          <w:p w:rsidR="00110C18" w:rsidRPr="0056388D" w:rsidRDefault="00110C18" w:rsidP="00063728">
            <w:pPr>
              <w:rPr>
                <w:ins w:id="498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34" w:author="KIM, Jason" w:date="2019-04-02T13:39:00Z"/>
                <w:rFonts w:ascii="Calibri" w:eastAsia="Times New Roman" w:hAnsi="Calibri" w:cs="Calibri"/>
                <w:color w:val="000000"/>
                <w:lang w:eastAsia="en-AU"/>
              </w:rPr>
            </w:pPr>
            <w:ins w:id="49835" w:author="KIM, Jason" w:date="2019-04-02T13:39:00Z">
              <w:r w:rsidRPr="0056388D">
                <w:rPr>
                  <w:rFonts w:ascii="Calibri" w:eastAsia="Times New Roman" w:hAnsi="Calibri" w:cs="Calibri"/>
                  <w:color w:val="000000"/>
                  <w:lang w:eastAsia="en-AU"/>
                </w:rPr>
                <w:t>DXE8045</w:t>
              </w:r>
            </w:ins>
          </w:p>
        </w:tc>
        <w:tc>
          <w:tcPr>
            <w:tcW w:w="793" w:type="pct"/>
            <w:noWrap/>
            <w:hideMark/>
          </w:tcPr>
          <w:p w:rsidR="00110C18" w:rsidRPr="0056388D" w:rsidRDefault="00110C18" w:rsidP="00063728">
            <w:pPr>
              <w:rPr>
                <w:ins w:id="49836" w:author="KIM, Jason" w:date="2019-04-02T13:39:00Z"/>
                <w:rFonts w:ascii="Calibri" w:eastAsia="Times New Roman" w:hAnsi="Calibri" w:cs="Calibri"/>
                <w:color w:val="000000"/>
                <w:lang w:eastAsia="en-AU"/>
              </w:rPr>
            </w:pPr>
            <w:ins w:id="498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38" w:author="KIM, Jason" w:date="2019-04-02T13:39:00Z"/>
                <w:rFonts w:ascii="Calibri" w:eastAsia="Times New Roman" w:hAnsi="Calibri" w:cs="Calibri"/>
                <w:color w:val="000000"/>
                <w:lang w:eastAsia="en-AU"/>
              </w:rPr>
            </w:pPr>
            <w:ins w:id="49839" w:author="KIM, Jason" w:date="2019-04-02T13:39:00Z">
              <w:r w:rsidRPr="0056388D">
                <w:rPr>
                  <w:rFonts w:ascii="Calibri" w:eastAsia="Times New Roman" w:hAnsi="Calibri" w:cs="Calibri"/>
                  <w:color w:val="000000"/>
                  <w:lang w:eastAsia="en-AU"/>
                </w:rPr>
                <w:t>Chainage 655</w:t>
              </w:r>
            </w:ins>
          </w:p>
        </w:tc>
        <w:tc>
          <w:tcPr>
            <w:tcW w:w="818" w:type="pct"/>
            <w:noWrap/>
            <w:hideMark/>
          </w:tcPr>
          <w:p w:rsidR="00110C18" w:rsidRPr="0056388D" w:rsidRDefault="00110C18" w:rsidP="00063728">
            <w:pPr>
              <w:jc w:val="right"/>
              <w:rPr>
                <w:ins w:id="49840" w:author="KIM, Jason" w:date="2019-04-02T13:39:00Z"/>
                <w:rFonts w:ascii="Calibri" w:eastAsia="Times New Roman" w:hAnsi="Calibri" w:cs="Calibri"/>
                <w:color w:val="000000"/>
                <w:lang w:eastAsia="en-AU"/>
              </w:rPr>
            </w:pPr>
            <w:ins w:id="49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42" w:author="KIM, Jason" w:date="2019-04-02T13:39:00Z"/>
        </w:trPr>
        <w:tc>
          <w:tcPr>
            <w:tcW w:w="758" w:type="pct"/>
            <w:vMerge/>
            <w:hideMark/>
          </w:tcPr>
          <w:p w:rsidR="00110C18" w:rsidRPr="0056388D" w:rsidRDefault="00110C18" w:rsidP="00063728">
            <w:pPr>
              <w:rPr>
                <w:ins w:id="498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46" w:author="KIM, Jason" w:date="2019-04-02T13:39:00Z"/>
                <w:rFonts w:ascii="Calibri" w:eastAsia="Times New Roman" w:hAnsi="Calibri" w:cs="Calibri"/>
                <w:color w:val="000000"/>
                <w:lang w:eastAsia="en-AU"/>
              </w:rPr>
            </w:pPr>
            <w:ins w:id="49847" w:author="KIM, Jason" w:date="2019-04-02T13:39:00Z">
              <w:r w:rsidRPr="0056388D">
                <w:rPr>
                  <w:rFonts w:ascii="Calibri" w:eastAsia="Times New Roman" w:hAnsi="Calibri" w:cs="Calibri"/>
                  <w:color w:val="000000"/>
                  <w:lang w:eastAsia="en-AU"/>
                </w:rPr>
                <w:t>DXE8046</w:t>
              </w:r>
            </w:ins>
          </w:p>
        </w:tc>
        <w:tc>
          <w:tcPr>
            <w:tcW w:w="793" w:type="pct"/>
            <w:noWrap/>
            <w:hideMark/>
          </w:tcPr>
          <w:p w:rsidR="00110C18" w:rsidRPr="0056388D" w:rsidRDefault="00110C18" w:rsidP="00063728">
            <w:pPr>
              <w:rPr>
                <w:ins w:id="49848" w:author="KIM, Jason" w:date="2019-04-02T13:39:00Z"/>
                <w:rFonts w:ascii="Calibri" w:eastAsia="Times New Roman" w:hAnsi="Calibri" w:cs="Calibri"/>
                <w:color w:val="000000"/>
                <w:lang w:eastAsia="en-AU"/>
              </w:rPr>
            </w:pPr>
            <w:ins w:id="498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50" w:author="KIM, Jason" w:date="2019-04-02T13:39:00Z"/>
                <w:rFonts w:ascii="Calibri" w:eastAsia="Times New Roman" w:hAnsi="Calibri" w:cs="Calibri"/>
                <w:color w:val="000000"/>
                <w:lang w:eastAsia="en-AU"/>
              </w:rPr>
            </w:pPr>
            <w:ins w:id="49851" w:author="KIM, Jason" w:date="2019-04-02T13:39:00Z">
              <w:r w:rsidRPr="0056388D">
                <w:rPr>
                  <w:rFonts w:ascii="Calibri" w:eastAsia="Times New Roman" w:hAnsi="Calibri" w:cs="Calibri"/>
                  <w:color w:val="000000"/>
                  <w:lang w:eastAsia="en-AU"/>
                </w:rPr>
                <w:t>Chainage 626</w:t>
              </w:r>
            </w:ins>
          </w:p>
        </w:tc>
        <w:tc>
          <w:tcPr>
            <w:tcW w:w="818" w:type="pct"/>
            <w:noWrap/>
            <w:hideMark/>
          </w:tcPr>
          <w:p w:rsidR="00110C18" w:rsidRPr="0056388D" w:rsidRDefault="00110C18" w:rsidP="00063728">
            <w:pPr>
              <w:jc w:val="right"/>
              <w:rPr>
                <w:ins w:id="49852" w:author="KIM, Jason" w:date="2019-04-02T13:39:00Z"/>
                <w:rFonts w:ascii="Calibri" w:eastAsia="Times New Roman" w:hAnsi="Calibri" w:cs="Calibri"/>
                <w:color w:val="000000"/>
                <w:lang w:eastAsia="en-AU"/>
              </w:rPr>
            </w:pPr>
            <w:ins w:id="49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54" w:author="KIM, Jason" w:date="2019-04-02T13:39:00Z"/>
        </w:trPr>
        <w:tc>
          <w:tcPr>
            <w:tcW w:w="758" w:type="pct"/>
            <w:vMerge w:val="restart"/>
            <w:noWrap/>
            <w:hideMark/>
          </w:tcPr>
          <w:p w:rsidR="00110C18" w:rsidRPr="0056388D" w:rsidRDefault="00110C18" w:rsidP="00063728">
            <w:pPr>
              <w:rPr>
                <w:ins w:id="49855" w:author="KIM, Jason" w:date="2019-04-02T13:39:00Z"/>
                <w:rFonts w:ascii="Calibri" w:eastAsia="Times New Roman" w:hAnsi="Calibri" w:cs="Calibri"/>
                <w:color w:val="000000"/>
                <w:lang w:eastAsia="en-AU"/>
              </w:rPr>
            </w:pPr>
            <w:ins w:id="49856" w:author="KIM, Jason" w:date="2019-04-02T13:39:00Z">
              <w:r w:rsidRPr="0056388D">
                <w:rPr>
                  <w:rFonts w:ascii="Calibri" w:eastAsia="Times New Roman" w:hAnsi="Calibri" w:cs="Calibri"/>
                  <w:color w:val="000000"/>
                  <w:lang w:eastAsia="en-AU"/>
                </w:rPr>
                <w:t>DXE94K4x</w:t>
              </w:r>
            </w:ins>
          </w:p>
        </w:tc>
        <w:tc>
          <w:tcPr>
            <w:tcW w:w="648" w:type="pct"/>
            <w:vMerge w:val="restart"/>
            <w:noWrap/>
            <w:hideMark/>
          </w:tcPr>
          <w:p w:rsidR="00110C18" w:rsidRPr="0056388D" w:rsidRDefault="00110C18" w:rsidP="00063728">
            <w:pPr>
              <w:rPr>
                <w:ins w:id="49857" w:author="KIM, Jason" w:date="2019-04-02T13:39:00Z"/>
                <w:rFonts w:ascii="Calibri" w:eastAsia="Times New Roman" w:hAnsi="Calibri" w:cs="Calibri"/>
                <w:color w:val="000000"/>
                <w:lang w:eastAsia="en-AU"/>
              </w:rPr>
            </w:pPr>
            <w:ins w:id="49858" w:author="KIM, Jason" w:date="2019-04-02T13:39:00Z">
              <w:r w:rsidRPr="0056388D">
                <w:rPr>
                  <w:rFonts w:ascii="Calibri" w:eastAsia="Times New Roman" w:hAnsi="Calibri" w:cs="Calibri"/>
                  <w:color w:val="000000"/>
                  <w:lang w:eastAsia="en-AU"/>
                </w:rPr>
                <w:t>ELZ20316</w:t>
              </w:r>
            </w:ins>
          </w:p>
        </w:tc>
        <w:tc>
          <w:tcPr>
            <w:tcW w:w="516" w:type="pct"/>
            <w:vMerge w:val="restart"/>
            <w:noWrap/>
            <w:hideMark/>
          </w:tcPr>
          <w:p w:rsidR="00110C18" w:rsidRPr="0056388D" w:rsidRDefault="00110C18" w:rsidP="00063728">
            <w:pPr>
              <w:rPr>
                <w:ins w:id="49859" w:author="KIM, Jason" w:date="2019-04-02T13:39:00Z"/>
                <w:rFonts w:ascii="Calibri" w:eastAsia="Times New Roman" w:hAnsi="Calibri" w:cs="Calibri"/>
                <w:color w:val="000000"/>
                <w:lang w:eastAsia="en-AU"/>
              </w:rPr>
            </w:pPr>
            <w:ins w:id="49860"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61" w:author="KIM, Jason" w:date="2019-04-02T13:39:00Z"/>
                <w:rFonts w:ascii="Calibri" w:eastAsia="Times New Roman" w:hAnsi="Calibri" w:cs="Calibri"/>
                <w:color w:val="000000"/>
                <w:lang w:eastAsia="en-AU"/>
              </w:rPr>
            </w:pPr>
            <w:ins w:id="49862" w:author="KIM, Jason" w:date="2019-04-02T13:39:00Z">
              <w:r w:rsidRPr="0056388D">
                <w:rPr>
                  <w:rFonts w:ascii="Calibri" w:eastAsia="Times New Roman" w:hAnsi="Calibri" w:cs="Calibri"/>
                  <w:color w:val="000000"/>
                  <w:lang w:eastAsia="en-AU"/>
                </w:rPr>
                <w:t>DXE8042</w:t>
              </w:r>
            </w:ins>
          </w:p>
        </w:tc>
        <w:tc>
          <w:tcPr>
            <w:tcW w:w="793" w:type="pct"/>
            <w:noWrap/>
            <w:hideMark/>
          </w:tcPr>
          <w:p w:rsidR="00110C18" w:rsidRPr="0056388D" w:rsidRDefault="00110C18" w:rsidP="00063728">
            <w:pPr>
              <w:rPr>
                <w:ins w:id="49863" w:author="KIM, Jason" w:date="2019-04-02T13:39:00Z"/>
                <w:rFonts w:ascii="Calibri" w:eastAsia="Times New Roman" w:hAnsi="Calibri" w:cs="Calibri"/>
                <w:color w:val="000000"/>
                <w:lang w:eastAsia="en-AU"/>
              </w:rPr>
            </w:pPr>
            <w:ins w:id="498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65" w:author="KIM, Jason" w:date="2019-04-02T13:39:00Z"/>
                <w:rFonts w:ascii="Calibri" w:eastAsia="Times New Roman" w:hAnsi="Calibri" w:cs="Calibri"/>
                <w:color w:val="000000"/>
                <w:lang w:eastAsia="en-AU"/>
              </w:rPr>
            </w:pPr>
            <w:ins w:id="49866" w:author="KIM, Jason" w:date="2019-04-02T13:39:00Z">
              <w:r w:rsidRPr="0056388D">
                <w:rPr>
                  <w:rFonts w:ascii="Calibri" w:eastAsia="Times New Roman" w:hAnsi="Calibri" w:cs="Calibri"/>
                  <w:color w:val="000000"/>
                  <w:lang w:eastAsia="en-AU"/>
                </w:rPr>
                <w:t>Chainage 771</w:t>
              </w:r>
            </w:ins>
          </w:p>
        </w:tc>
        <w:tc>
          <w:tcPr>
            <w:tcW w:w="818" w:type="pct"/>
            <w:noWrap/>
            <w:hideMark/>
          </w:tcPr>
          <w:p w:rsidR="00110C18" w:rsidRPr="0056388D" w:rsidRDefault="00110C18" w:rsidP="00063728">
            <w:pPr>
              <w:jc w:val="right"/>
              <w:rPr>
                <w:ins w:id="49867" w:author="KIM, Jason" w:date="2019-04-02T13:39:00Z"/>
                <w:rFonts w:ascii="Calibri" w:eastAsia="Times New Roman" w:hAnsi="Calibri" w:cs="Calibri"/>
                <w:color w:val="000000"/>
                <w:lang w:eastAsia="en-AU"/>
              </w:rPr>
            </w:pPr>
            <w:ins w:id="49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69" w:author="KIM, Jason" w:date="2019-04-02T13:39:00Z"/>
        </w:trPr>
        <w:tc>
          <w:tcPr>
            <w:tcW w:w="758" w:type="pct"/>
            <w:vMerge/>
            <w:hideMark/>
          </w:tcPr>
          <w:p w:rsidR="00110C18" w:rsidRPr="0056388D" w:rsidRDefault="00110C18" w:rsidP="00063728">
            <w:pPr>
              <w:rPr>
                <w:ins w:id="498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73" w:author="KIM, Jason" w:date="2019-04-02T13:39:00Z"/>
                <w:rFonts w:ascii="Calibri" w:eastAsia="Times New Roman" w:hAnsi="Calibri" w:cs="Calibri"/>
                <w:color w:val="000000"/>
                <w:lang w:eastAsia="en-AU"/>
              </w:rPr>
            </w:pPr>
            <w:ins w:id="49874" w:author="KIM, Jason" w:date="2019-04-02T13:39:00Z">
              <w:r w:rsidRPr="0056388D">
                <w:rPr>
                  <w:rFonts w:ascii="Calibri" w:eastAsia="Times New Roman" w:hAnsi="Calibri" w:cs="Calibri"/>
                  <w:color w:val="000000"/>
                  <w:lang w:eastAsia="en-AU"/>
                </w:rPr>
                <w:t>DXE8043</w:t>
              </w:r>
            </w:ins>
          </w:p>
        </w:tc>
        <w:tc>
          <w:tcPr>
            <w:tcW w:w="793" w:type="pct"/>
            <w:noWrap/>
            <w:hideMark/>
          </w:tcPr>
          <w:p w:rsidR="00110C18" w:rsidRPr="0056388D" w:rsidRDefault="00110C18" w:rsidP="00063728">
            <w:pPr>
              <w:rPr>
                <w:ins w:id="49875" w:author="KIM, Jason" w:date="2019-04-02T13:39:00Z"/>
                <w:rFonts w:ascii="Calibri" w:eastAsia="Times New Roman" w:hAnsi="Calibri" w:cs="Calibri"/>
                <w:color w:val="000000"/>
                <w:lang w:eastAsia="en-AU"/>
              </w:rPr>
            </w:pPr>
            <w:ins w:id="498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77" w:author="KIM, Jason" w:date="2019-04-02T13:39:00Z"/>
                <w:rFonts w:ascii="Calibri" w:eastAsia="Times New Roman" w:hAnsi="Calibri" w:cs="Calibri"/>
                <w:color w:val="000000"/>
                <w:lang w:eastAsia="en-AU"/>
              </w:rPr>
            </w:pPr>
            <w:ins w:id="49878" w:author="KIM, Jason" w:date="2019-04-02T13:39:00Z">
              <w:r w:rsidRPr="0056388D">
                <w:rPr>
                  <w:rFonts w:ascii="Calibri" w:eastAsia="Times New Roman" w:hAnsi="Calibri" w:cs="Calibri"/>
                  <w:color w:val="000000"/>
                  <w:lang w:eastAsia="en-AU"/>
                </w:rPr>
                <w:t>Chainage 742</w:t>
              </w:r>
            </w:ins>
          </w:p>
        </w:tc>
        <w:tc>
          <w:tcPr>
            <w:tcW w:w="818" w:type="pct"/>
            <w:noWrap/>
            <w:hideMark/>
          </w:tcPr>
          <w:p w:rsidR="00110C18" w:rsidRPr="0056388D" w:rsidRDefault="00110C18" w:rsidP="00063728">
            <w:pPr>
              <w:jc w:val="right"/>
              <w:rPr>
                <w:ins w:id="49879" w:author="KIM, Jason" w:date="2019-04-02T13:39:00Z"/>
                <w:rFonts w:ascii="Calibri" w:eastAsia="Times New Roman" w:hAnsi="Calibri" w:cs="Calibri"/>
                <w:color w:val="000000"/>
                <w:lang w:eastAsia="en-AU"/>
              </w:rPr>
            </w:pPr>
            <w:ins w:id="49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81" w:author="KIM, Jason" w:date="2019-04-02T13:39:00Z"/>
        </w:trPr>
        <w:tc>
          <w:tcPr>
            <w:tcW w:w="758" w:type="pct"/>
            <w:vMerge w:val="restart"/>
            <w:noWrap/>
            <w:hideMark/>
          </w:tcPr>
          <w:p w:rsidR="00110C18" w:rsidRPr="0056388D" w:rsidRDefault="00110C18" w:rsidP="00063728">
            <w:pPr>
              <w:rPr>
                <w:ins w:id="49882" w:author="KIM, Jason" w:date="2019-04-02T13:39:00Z"/>
                <w:rFonts w:ascii="Calibri" w:eastAsia="Times New Roman" w:hAnsi="Calibri" w:cs="Calibri"/>
                <w:color w:val="000000"/>
                <w:lang w:eastAsia="en-AU"/>
              </w:rPr>
            </w:pPr>
            <w:ins w:id="49883" w:author="KIM, Jason" w:date="2019-04-02T13:39:00Z">
              <w:r w:rsidRPr="0056388D">
                <w:rPr>
                  <w:rFonts w:ascii="Calibri" w:eastAsia="Times New Roman" w:hAnsi="Calibri" w:cs="Calibri"/>
                  <w:color w:val="000000"/>
                  <w:lang w:eastAsia="en-AU"/>
                </w:rPr>
                <w:t>DXE95K1x</w:t>
              </w:r>
            </w:ins>
          </w:p>
        </w:tc>
        <w:tc>
          <w:tcPr>
            <w:tcW w:w="648" w:type="pct"/>
            <w:vMerge w:val="restart"/>
            <w:noWrap/>
            <w:hideMark/>
          </w:tcPr>
          <w:p w:rsidR="00110C18" w:rsidRPr="0056388D" w:rsidRDefault="00110C18" w:rsidP="00063728">
            <w:pPr>
              <w:rPr>
                <w:ins w:id="49884" w:author="KIM, Jason" w:date="2019-04-02T13:39:00Z"/>
                <w:rFonts w:ascii="Calibri" w:eastAsia="Times New Roman" w:hAnsi="Calibri" w:cs="Calibri"/>
                <w:color w:val="000000"/>
                <w:lang w:eastAsia="en-AU"/>
              </w:rPr>
            </w:pPr>
            <w:ins w:id="49885" w:author="KIM, Jason" w:date="2019-04-02T13:39:00Z">
              <w:r w:rsidRPr="0056388D">
                <w:rPr>
                  <w:rFonts w:ascii="Calibri" w:eastAsia="Times New Roman" w:hAnsi="Calibri" w:cs="Calibri"/>
                  <w:color w:val="000000"/>
                  <w:lang w:eastAsia="en-AU"/>
                </w:rPr>
                <w:t>ELZ10324</w:t>
              </w:r>
            </w:ins>
          </w:p>
        </w:tc>
        <w:tc>
          <w:tcPr>
            <w:tcW w:w="516" w:type="pct"/>
            <w:vMerge w:val="restart"/>
            <w:noWrap/>
            <w:hideMark/>
          </w:tcPr>
          <w:p w:rsidR="00110C18" w:rsidRPr="0056388D" w:rsidRDefault="00110C18" w:rsidP="00063728">
            <w:pPr>
              <w:rPr>
                <w:ins w:id="49886" w:author="KIM, Jason" w:date="2019-04-02T13:39:00Z"/>
                <w:rFonts w:ascii="Calibri" w:eastAsia="Times New Roman" w:hAnsi="Calibri" w:cs="Calibri"/>
                <w:color w:val="000000"/>
                <w:lang w:eastAsia="en-AU"/>
              </w:rPr>
            </w:pPr>
            <w:ins w:id="49887"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88" w:author="KIM, Jason" w:date="2019-04-02T13:39:00Z"/>
                <w:rFonts w:ascii="Calibri" w:eastAsia="Times New Roman" w:hAnsi="Calibri" w:cs="Calibri"/>
                <w:color w:val="000000"/>
                <w:lang w:eastAsia="en-AU"/>
              </w:rPr>
            </w:pPr>
            <w:ins w:id="49889" w:author="KIM, Jason" w:date="2019-04-02T13:39:00Z">
              <w:r w:rsidRPr="0056388D">
                <w:rPr>
                  <w:rFonts w:ascii="Calibri" w:eastAsia="Times New Roman" w:hAnsi="Calibri" w:cs="Calibri"/>
                  <w:color w:val="000000"/>
                  <w:lang w:eastAsia="en-AU"/>
                </w:rPr>
                <w:t>DXE7036</w:t>
              </w:r>
            </w:ins>
          </w:p>
        </w:tc>
        <w:tc>
          <w:tcPr>
            <w:tcW w:w="793" w:type="pct"/>
            <w:noWrap/>
            <w:hideMark/>
          </w:tcPr>
          <w:p w:rsidR="00110C18" w:rsidRPr="0056388D" w:rsidRDefault="00110C18" w:rsidP="00063728">
            <w:pPr>
              <w:rPr>
                <w:ins w:id="49890" w:author="KIM, Jason" w:date="2019-04-02T13:39:00Z"/>
                <w:rFonts w:ascii="Calibri" w:eastAsia="Times New Roman" w:hAnsi="Calibri" w:cs="Calibri"/>
                <w:color w:val="000000"/>
                <w:lang w:eastAsia="en-AU"/>
              </w:rPr>
            </w:pPr>
            <w:ins w:id="4989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892" w:author="KIM, Jason" w:date="2019-04-02T13:39:00Z"/>
                <w:rFonts w:ascii="Calibri" w:eastAsia="Times New Roman" w:hAnsi="Calibri" w:cs="Calibri"/>
                <w:color w:val="000000"/>
                <w:lang w:eastAsia="en-AU"/>
              </w:rPr>
            </w:pPr>
            <w:ins w:id="49893" w:author="KIM, Jason" w:date="2019-04-02T13:39:00Z">
              <w:r w:rsidRPr="0056388D">
                <w:rPr>
                  <w:rFonts w:ascii="Calibri" w:eastAsia="Times New Roman" w:hAnsi="Calibri" w:cs="Calibri"/>
                  <w:color w:val="000000"/>
                  <w:lang w:eastAsia="en-AU"/>
                </w:rPr>
                <w:t>Chainage 743</w:t>
              </w:r>
            </w:ins>
          </w:p>
        </w:tc>
        <w:tc>
          <w:tcPr>
            <w:tcW w:w="818" w:type="pct"/>
            <w:noWrap/>
            <w:hideMark/>
          </w:tcPr>
          <w:p w:rsidR="00110C18" w:rsidRPr="0056388D" w:rsidRDefault="00110C18" w:rsidP="00063728">
            <w:pPr>
              <w:jc w:val="right"/>
              <w:rPr>
                <w:ins w:id="49894" w:author="KIM, Jason" w:date="2019-04-02T13:39:00Z"/>
                <w:rFonts w:ascii="Calibri" w:eastAsia="Times New Roman" w:hAnsi="Calibri" w:cs="Calibri"/>
                <w:color w:val="000000"/>
                <w:lang w:eastAsia="en-AU"/>
              </w:rPr>
            </w:pPr>
            <w:ins w:id="49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96" w:author="KIM, Jason" w:date="2019-04-02T13:39:00Z"/>
        </w:trPr>
        <w:tc>
          <w:tcPr>
            <w:tcW w:w="758" w:type="pct"/>
            <w:vMerge/>
            <w:hideMark/>
          </w:tcPr>
          <w:p w:rsidR="00110C18" w:rsidRPr="0056388D" w:rsidRDefault="00110C18" w:rsidP="00063728">
            <w:pPr>
              <w:rPr>
                <w:ins w:id="498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00" w:author="KIM, Jason" w:date="2019-04-02T13:39:00Z"/>
                <w:rFonts w:ascii="Calibri" w:eastAsia="Times New Roman" w:hAnsi="Calibri" w:cs="Calibri"/>
                <w:color w:val="000000"/>
                <w:lang w:eastAsia="en-AU"/>
              </w:rPr>
            </w:pPr>
            <w:ins w:id="49901" w:author="KIM, Jason" w:date="2019-04-02T13:39:00Z">
              <w:r w:rsidRPr="0056388D">
                <w:rPr>
                  <w:rFonts w:ascii="Calibri" w:eastAsia="Times New Roman" w:hAnsi="Calibri" w:cs="Calibri"/>
                  <w:color w:val="000000"/>
                  <w:lang w:eastAsia="en-AU"/>
                </w:rPr>
                <w:t>DXE7037</w:t>
              </w:r>
            </w:ins>
          </w:p>
        </w:tc>
        <w:tc>
          <w:tcPr>
            <w:tcW w:w="793" w:type="pct"/>
            <w:noWrap/>
            <w:hideMark/>
          </w:tcPr>
          <w:p w:rsidR="00110C18" w:rsidRPr="0056388D" w:rsidRDefault="00110C18" w:rsidP="00063728">
            <w:pPr>
              <w:rPr>
                <w:ins w:id="49902" w:author="KIM, Jason" w:date="2019-04-02T13:39:00Z"/>
                <w:rFonts w:ascii="Calibri" w:eastAsia="Times New Roman" w:hAnsi="Calibri" w:cs="Calibri"/>
                <w:color w:val="000000"/>
                <w:lang w:eastAsia="en-AU"/>
              </w:rPr>
            </w:pPr>
            <w:ins w:id="499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04" w:author="KIM, Jason" w:date="2019-04-02T13:39:00Z"/>
                <w:rFonts w:ascii="Calibri" w:eastAsia="Times New Roman" w:hAnsi="Calibri" w:cs="Calibri"/>
                <w:color w:val="000000"/>
                <w:lang w:eastAsia="en-AU"/>
              </w:rPr>
            </w:pPr>
            <w:ins w:id="49905" w:author="KIM, Jason" w:date="2019-04-02T13:39:00Z">
              <w:r w:rsidRPr="0056388D">
                <w:rPr>
                  <w:rFonts w:ascii="Calibri" w:eastAsia="Times New Roman" w:hAnsi="Calibri" w:cs="Calibri"/>
                  <w:color w:val="000000"/>
                  <w:lang w:eastAsia="en-AU"/>
                </w:rPr>
                <w:t>Chainage 771</w:t>
              </w:r>
            </w:ins>
          </w:p>
        </w:tc>
        <w:tc>
          <w:tcPr>
            <w:tcW w:w="818" w:type="pct"/>
            <w:noWrap/>
            <w:hideMark/>
          </w:tcPr>
          <w:p w:rsidR="00110C18" w:rsidRPr="0056388D" w:rsidRDefault="00110C18" w:rsidP="00063728">
            <w:pPr>
              <w:jc w:val="right"/>
              <w:rPr>
                <w:ins w:id="49906" w:author="KIM, Jason" w:date="2019-04-02T13:39:00Z"/>
                <w:rFonts w:ascii="Calibri" w:eastAsia="Times New Roman" w:hAnsi="Calibri" w:cs="Calibri"/>
                <w:color w:val="000000"/>
                <w:lang w:eastAsia="en-AU"/>
              </w:rPr>
            </w:pPr>
            <w:ins w:id="49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08" w:author="KIM, Jason" w:date="2019-04-02T13:39:00Z"/>
        </w:trPr>
        <w:tc>
          <w:tcPr>
            <w:tcW w:w="758" w:type="pct"/>
            <w:vMerge w:val="restart"/>
            <w:noWrap/>
            <w:hideMark/>
          </w:tcPr>
          <w:p w:rsidR="00110C18" w:rsidRPr="0056388D" w:rsidRDefault="00110C18" w:rsidP="00063728">
            <w:pPr>
              <w:rPr>
                <w:ins w:id="49909" w:author="KIM, Jason" w:date="2019-04-02T13:39:00Z"/>
                <w:rFonts w:ascii="Calibri" w:eastAsia="Times New Roman" w:hAnsi="Calibri" w:cs="Calibri"/>
                <w:color w:val="000000"/>
                <w:lang w:eastAsia="en-AU"/>
              </w:rPr>
            </w:pPr>
            <w:ins w:id="49910" w:author="KIM, Jason" w:date="2019-04-02T13:39:00Z">
              <w:r w:rsidRPr="0056388D">
                <w:rPr>
                  <w:rFonts w:ascii="Calibri" w:eastAsia="Times New Roman" w:hAnsi="Calibri" w:cs="Calibri"/>
                  <w:color w:val="000000"/>
                  <w:lang w:eastAsia="en-AU"/>
                </w:rPr>
                <w:t>DXE95K3x</w:t>
              </w:r>
            </w:ins>
          </w:p>
        </w:tc>
        <w:tc>
          <w:tcPr>
            <w:tcW w:w="648" w:type="pct"/>
            <w:vMerge w:val="restart"/>
            <w:noWrap/>
            <w:hideMark/>
          </w:tcPr>
          <w:p w:rsidR="00110C18" w:rsidRPr="0056388D" w:rsidRDefault="00110C18" w:rsidP="00063728">
            <w:pPr>
              <w:rPr>
                <w:ins w:id="49911" w:author="KIM, Jason" w:date="2019-04-02T13:39:00Z"/>
                <w:rFonts w:ascii="Calibri" w:eastAsia="Times New Roman" w:hAnsi="Calibri" w:cs="Calibri"/>
                <w:color w:val="000000"/>
                <w:lang w:eastAsia="en-AU"/>
              </w:rPr>
            </w:pPr>
            <w:ins w:id="49912" w:author="KIM, Jason" w:date="2019-04-02T13:39:00Z">
              <w:r w:rsidRPr="0056388D">
                <w:rPr>
                  <w:rFonts w:ascii="Calibri" w:eastAsia="Times New Roman" w:hAnsi="Calibri" w:cs="Calibri"/>
                  <w:color w:val="000000"/>
                  <w:lang w:eastAsia="en-AU"/>
                </w:rPr>
                <w:t>ELZ20324</w:t>
              </w:r>
            </w:ins>
          </w:p>
        </w:tc>
        <w:tc>
          <w:tcPr>
            <w:tcW w:w="516" w:type="pct"/>
            <w:vMerge w:val="restart"/>
            <w:noWrap/>
            <w:hideMark/>
          </w:tcPr>
          <w:p w:rsidR="00110C18" w:rsidRPr="0056388D" w:rsidRDefault="00110C18" w:rsidP="00063728">
            <w:pPr>
              <w:rPr>
                <w:ins w:id="49913" w:author="KIM, Jason" w:date="2019-04-02T13:39:00Z"/>
                <w:rFonts w:ascii="Calibri" w:eastAsia="Times New Roman" w:hAnsi="Calibri" w:cs="Calibri"/>
                <w:color w:val="000000"/>
                <w:lang w:eastAsia="en-AU"/>
              </w:rPr>
            </w:pPr>
            <w:ins w:id="49914"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15" w:author="KIM, Jason" w:date="2019-04-02T13:39:00Z"/>
                <w:rFonts w:ascii="Calibri" w:eastAsia="Times New Roman" w:hAnsi="Calibri" w:cs="Calibri"/>
                <w:color w:val="000000"/>
                <w:lang w:eastAsia="en-AU"/>
              </w:rPr>
            </w:pPr>
            <w:ins w:id="49916" w:author="KIM, Jason" w:date="2019-04-02T13:39:00Z">
              <w:r w:rsidRPr="0056388D">
                <w:rPr>
                  <w:rFonts w:ascii="Calibri" w:eastAsia="Times New Roman" w:hAnsi="Calibri" w:cs="Calibri"/>
                  <w:color w:val="000000"/>
                  <w:lang w:eastAsia="en-AU"/>
                </w:rPr>
                <w:t>DXE8047</w:t>
              </w:r>
            </w:ins>
          </w:p>
        </w:tc>
        <w:tc>
          <w:tcPr>
            <w:tcW w:w="793" w:type="pct"/>
            <w:noWrap/>
            <w:hideMark/>
          </w:tcPr>
          <w:p w:rsidR="00110C18" w:rsidRPr="0056388D" w:rsidRDefault="00110C18" w:rsidP="00063728">
            <w:pPr>
              <w:rPr>
                <w:ins w:id="49917" w:author="KIM, Jason" w:date="2019-04-02T13:39:00Z"/>
                <w:rFonts w:ascii="Calibri" w:eastAsia="Times New Roman" w:hAnsi="Calibri" w:cs="Calibri"/>
                <w:color w:val="000000"/>
                <w:lang w:eastAsia="en-AU"/>
              </w:rPr>
            </w:pPr>
            <w:ins w:id="4991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19" w:author="KIM, Jason" w:date="2019-04-02T13:39:00Z"/>
                <w:rFonts w:ascii="Calibri" w:eastAsia="Times New Roman" w:hAnsi="Calibri" w:cs="Calibri"/>
                <w:color w:val="000000"/>
                <w:lang w:eastAsia="en-AU"/>
              </w:rPr>
            </w:pPr>
            <w:ins w:id="49920" w:author="KIM, Jason" w:date="2019-04-02T13:39:00Z">
              <w:r w:rsidRPr="0056388D">
                <w:rPr>
                  <w:rFonts w:ascii="Calibri" w:eastAsia="Times New Roman" w:hAnsi="Calibri" w:cs="Calibri"/>
                  <w:color w:val="000000"/>
                  <w:lang w:eastAsia="en-AU"/>
                </w:rPr>
                <w:t>Chainage 567</w:t>
              </w:r>
            </w:ins>
          </w:p>
        </w:tc>
        <w:tc>
          <w:tcPr>
            <w:tcW w:w="818" w:type="pct"/>
            <w:noWrap/>
            <w:hideMark/>
          </w:tcPr>
          <w:p w:rsidR="00110C18" w:rsidRPr="0056388D" w:rsidRDefault="00110C18" w:rsidP="00063728">
            <w:pPr>
              <w:jc w:val="right"/>
              <w:rPr>
                <w:ins w:id="49921" w:author="KIM, Jason" w:date="2019-04-02T13:39:00Z"/>
                <w:rFonts w:ascii="Calibri" w:eastAsia="Times New Roman" w:hAnsi="Calibri" w:cs="Calibri"/>
                <w:color w:val="000000"/>
                <w:lang w:eastAsia="en-AU"/>
              </w:rPr>
            </w:pPr>
            <w:ins w:id="49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23" w:author="KIM, Jason" w:date="2019-04-02T13:39:00Z"/>
        </w:trPr>
        <w:tc>
          <w:tcPr>
            <w:tcW w:w="758" w:type="pct"/>
            <w:vMerge/>
            <w:hideMark/>
          </w:tcPr>
          <w:p w:rsidR="00110C18" w:rsidRPr="0056388D" w:rsidRDefault="00110C18" w:rsidP="00063728">
            <w:pPr>
              <w:rPr>
                <w:ins w:id="499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27" w:author="KIM, Jason" w:date="2019-04-02T13:39:00Z"/>
                <w:rFonts w:ascii="Calibri" w:eastAsia="Times New Roman" w:hAnsi="Calibri" w:cs="Calibri"/>
                <w:color w:val="000000"/>
                <w:lang w:eastAsia="en-AU"/>
              </w:rPr>
            </w:pPr>
            <w:ins w:id="49928" w:author="KIM, Jason" w:date="2019-04-02T13:39:00Z">
              <w:r w:rsidRPr="0056388D">
                <w:rPr>
                  <w:rFonts w:ascii="Calibri" w:eastAsia="Times New Roman" w:hAnsi="Calibri" w:cs="Calibri"/>
                  <w:color w:val="000000"/>
                  <w:lang w:eastAsia="en-AU"/>
                </w:rPr>
                <w:t>DXE8048</w:t>
              </w:r>
            </w:ins>
          </w:p>
        </w:tc>
        <w:tc>
          <w:tcPr>
            <w:tcW w:w="793" w:type="pct"/>
            <w:noWrap/>
            <w:hideMark/>
          </w:tcPr>
          <w:p w:rsidR="00110C18" w:rsidRPr="0056388D" w:rsidRDefault="00110C18" w:rsidP="00063728">
            <w:pPr>
              <w:rPr>
                <w:ins w:id="49929" w:author="KIM, Jason" w:date="2019-04-02T13:39:00Z"/>
                <w:rFonts w:ascii="Calibri" w:eastAsia="Times New Roman" w:hAnsi="Calibri" w:cs="Calibri"/>
                <w:color w:val="000000"/>
                <w:lang w:eastAsia="en-AU"/>
              </w:rPr>
            </w:pPr>
            <w:ins w:id="4993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31" w:author="KIM, Jason" w:date="2019-04-02T13:39:00Z"/>
                <w:rFonts w:ascii="Calibri" w:eastAsia="Times New Roman" w:hAnsi="Calibri" w:cs="Calibri"/>
                <w:color w:val="000000"/>
                <w:lang w:eastAsia="en-AU"/>
              </w:rPr>
            </w:pPr>
            <w:ins w:id="49932" w:author="KIM, Jason" w:date="2019-04-02T13:39:00Z">
              <w:r w:rsidRPr="0056388D">
                <w:rPr>
                  <w:rFonts w:ascii="Calibri" w:eastAsia="Times New Roman" w:hAnsi="Calibri" w:cs="Calibri"/>
                  <w:color w:val="000000"/>
                  <w:lang w:eastAsia="en-AU"/>
                </w:rPr>
                <w:t>Chainage 536</w:t>
              </w:r>
            </w:ins>
          </w:p>
        </w:tc>
        <w:tc>
          <w:tcPr>
            <w:tcW w:w="818" w:type="pct"/>
            <w:noWrap/>
            <w:hideMark/>
          </w:tcPr>
          <w:p w:rsidR="00110C18" w:rsidRPr="0056388D" w:rsidRDefault="00110C18" w:rsidP="00063728">
            <w:pPr>
              <w:jc w:val="right"/>
              <w:rPr>
                <w:ins w:id="49933" w:author="KIM, Jason" w:date="2019-04-02T13:39:00Z"/>
                <w:rFonts w:ascii="Calibri" w:eastAsia="Times New Roman" w:hAnsi="Calibri" w:cs="Calibri"/>
                <w:color w:val="000000"/>
                <w:lang w:eastAsia="en-AU"/>
              </w:rPr>
            </w:pPr>
            <w:ins w:id="499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35" w:author="KIM, Jason" w:date="2019-04-02T13:39:00Z"/>
        </w:trPr>
        <w:tc>
          <w:tcPr>
            <w:tcW w:w="758" w:type="pct"/>
            <w:vMerge/>
            <w:hideMark/>
          </w:tcPr>
          <w:p w:rsidR="00110C18" w:rsidRPr="0056388D" w:rsidRDefault="00110C18" w:rsidP="00063728">
            <w:pPr>
              <w:rPr>
                <w:ins w:id="499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39" w:author="KIM, Jason" w:date="2019-04-02T13:39:00Z"/>
                <w:rFonts w:ascii="Calibri" w:eastAsia="Times New Roman" w:hAnsi="Calibri" w:cs="Calibri"/>
                <w:color w:val="000000"/>
                <w:lang w:eastAsia="en-AU"/>
              </w:rPr>
            </w:pPr>
            <w:ins w:id="49940" w:author="KIM, Jason" w:date="2019-04-02T13:39:00Z">
              <w:r w:rsidRPr="0056388D">
                <w:rPr>
                  <w:rFonts w:ascii="Calibri" w:eastAsia="Times New Roman" w:hAnsi="Calibri" w:cs="Calibri"/>
                  <w:color w:val="000000"/>
                  <w:lang w:eastAsia="en-AU"/>
                </w:rPr>
                <w:t>DXE8049</w:t>
              </w:r>
            </w:ins>
          </w:p>
        </w:tc>
        <w:tc>
          <w:tcPr>
            <w:tcW w:w="793" w:type="pct"/>
            <w:noWrap/>
            <w:hideMark/>
          </w:tcPr>
          <w:p w:rsidR="00110C18" w:rsidRPr="0056388D" w:rsidRDefault="00110C18" w:rsidP="00063728">
            <w:pPr>
              <w:rPr>
                <w:ins w:id="49941" w:author="KIM, Jason" w:date="2019-04-02T13:39:00Z"/>
                <w:rFonts w:ascii="Calibri" w:eastAsia="Times New Roman" w:hAnsi="Calibri" w:cs="Calibri"/>
                <w:color w:val="000000"/>
                <w:lang w:eastAsia="en-AU"/>
              </w:rPr>
            </w:pPr>
            <w:ins w:id="4994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43" w:author="KIM, Jason" w:date="2019-04-02T13:39:00Z"/>
                <w:rFonts w:ascii="Calibri" w:eastAsia="Times New Roman" w:hAnsi="Calibri" w:cs="Calibri"/>
                <w:color w:val="000000"/>
                <w:lang w:eastAsia="en-AU"/>
              </w:rPr>
            </w:pPr>
            <w:ins w:id="49944" w:author="KIM, Jason" w:date="2019-04-02T13:39:00Z">
              <w:r w:rsidRPr="0056388D">
                <w:rPr>
                  <w:rFonts w:ascii="Calibri" w:eastAsia="Times New Roman" w:hAnsi="Calibri" w:cs="Calibri"/>
                  <w:color w:val="000000"/>
                  <w:lang w:eastAsia="en-AU"/>
                </w:rPr>
                <w:t>Chainage 505</w:t>
              </w:r>
            </w:ins>
          </w:p>
        </w:tc>
        <w:tc>
          <w:tcPr>
            <w:tcW w:w="818" w:type="pct"/>
            <w:noWrap/>
            <w:hideMark/>
          </w:tcPr>
          <w:p w:rsidR="00110C18" w:rsidRPr="0056388D" w:rsidRDefault="00110C18" w:rsidP="00063728">
            <w:pPr>
              <w:jc w:val="right"/>
              <w:rPr>
                <w:ins w:id="49945" w:author="KIM, Jason" w:date="2019-04-02T13:39:00Z"/>
                <w:rFonts w:ascii="Calibri" w:eastAsia="Times New Roman" w:hAnsi="Calibri" w:cs="Calibri"/>
                <w:color w:val="000000"/>
                <w:lang w:eastAsia="en-AU"/>
              </w:rPr>
            </w:pPr>
            <w:ins w:id="499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47" w:author="KIM, Jason" w:date="2019-04-02T13:39:00Z"/>
        </w:trPr>
        <w:tc>
          <w:tcPr>
            <w:tcW w:w="758" w:type="pct"/>
            <w:vMerge w:val="restart"/>
            <w:noWrap/>
            <w:hideMark/>
          </w:tcPr>
          <w:p w:rsidR="00110C18" w:rsidRPr="0056388D" w:rsidRDefault="00110C18" w:rsidP="00063728">
            <w:pPr>
              <w:rPr>
                <w:ins w:id="49948" w:author="KIM, Jason" w:date="2019-04-02T13:39:00Z"/>
                <w:rFonts w:ascii="Calibri" w:eastAsia="Times New Roman" w:hAnsi="Calibri" w:cs="Calibri"/>
                <w:color w:val="000000"/>
                <w:lang w:eastAsia="en-AU"/>
              </w:rPr>
            </w:pPr>
            <w:ins w:id="49949" w:author="KIM, Jason" w:date="2019-04-02T13:39:00Z">
              <w:r w:rsidRPr="0056388D">
                <w:rPr>
                  <w:rFonts w:ascii="Calibri" w:eastAsia="Times New Roman" w:hAnsi="Calibri" w:cs="Calibri"/>
                  <w:color w:val="000000"/>
                  <w:lang w:eastAsia="en-AU"/>
                </w:rPr>
                <w:t>DXE96K1x</w:t>
              </w:r>
            </w:ins>
          </w:p>
        </w:tc>
        <w:tc>
          <w:tcPr>
            <w:tcW w:w="648" w:type="pct"/>
            <w:vMerge w:val="restart"/>
            <w:noWrap/>
            <w:hideMark/>
          </w:tcPr>
          <w:p w:rsidR="00110C18" w:rsidRPr="0056388D" w:rsidRDefault="00110C18" w:rsidP="00063728">
            <w:pPr>
              <w:rPr>
                <w:ins w:id="49950" w:author="KIM, Jason" w:date="2019-04-02T13:39:00Z"/>
                <w:rFonts w:ascii="Calibri" w:eastAsia="Times New Roman" w:hAnsi="Calibri" w:cs="Calibri"/>
                <w:color w:val="000000"/>
                <w:lang w:eastAsia="en-AU"/>
              </w:rPr>
            </w:pPr>
            <w:ins w:id="49951" w:author="KIM, Jason" w:date="2019-04-02T13:39:00Z">
              <w:r w:rsidRPr="0056388D">
                <w:rPr>
                  <w:rFonts w:ascii="Calibri" w:eastAsia="Times New Roman" w:hAnsi="Calibri" w:cs="Calibri"/>
                  <w:color w:val="000000"/>
                  <w:lang w:eastAsia="en-AU"/>
                </w:rPr>
                <w:t>ELZ10328</w:t>
              </w:r>
            </w:ins>
          </w:p>
        </w:tc>
        <w:tc>
          <w:tcPr>
            <w:tcW w:w="516" w:type="pct"/>
            <w:vMerge w:val="restart"/>
            <w:noWrap/>
            <w:hideMark/>
          </w:tcPr>
          <w:p w:rsidR="00110C18" w:rsidRPr="0056388D" w:rsidRDefault="00110C18" w:rsidP="00063728">
            <w:pPr>
              <w:rPr>
                <w:ins w:id="49952" w:author="KIM, Jason" w:date="2019-04-02T13:39:00Z"/>
                <w:rFonts w:ascii="Calibri" w:eastAsia="Times New Roman" w:hAnsi="Calibri" w:cs="Calibri"/>
                <w:color w:val="000000"/>
                <w:lang w:eastAsia="en-AU"/>
              </w:rPr>
            </w:pPr>
            <w:ins w:id="49953"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54" w:author="KIM, Jason" w:date="2019-04-02T13:39:00Z"/>
                <w:rFonts w:ascii="Calibri" w:eastAsia="Times New Roman" w:hAnsi="Calibri" w:cs="Calibri"/>
                <w:color w:val="000000"/>
                <w:lang w:eastAsia="en-AU"/>
              </w:rPr>
            </w:pPr>
            <w:ins w:id="49955" w:author="KIM, Jason" w:date="2019-04-02T13:39:00Z">
              <w:r w:rsidRPr="0056388D">
                <w:rPr>
                  <w:rFonts w:ascii="Calibri" w:eastAsia="Times New Roman" w:hAnsi="Calibri" w:cs="Calibri"/>
                  <w:color w:val="000000"/>
                  <w:lang w:eastAsia="en-AU"/>
                </w:rPr>
                <w:t>DXE7038</w:t>
              </w:r>
            </w:ins>
          </w:p>
        </w:tc>
        <w:tc>
          <w:tcPr>
            <w:tcW w:w="793" w:type="pct"/>
            <w:noWrap/>
            <w:hideMark/>
          </w:tcPr>
          <w:p w:rsidR="00110C18" w:rsidRPr="0056388D" w:rsidRDefault="00110C18" w:rsidP="00063728">
            <w:pPr>
              <w:rPr>
                <w:ins w:id="49956" w:author="KIM, Jason" w:date="2019-04-02T13:39:00Z"/>
                <w:rFonts w:ascii="Calibri" w:eastAsia="Times New Roman" w:hAnsi="Calibri" w:cs="Calibri"/>
                <w:color w:val="000000"/>
                <w:lang w:eastAsia="en-AU"/>
              </w:rPr>
            </w:pPr>
            <w:ins w:id="4995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58" w:author="KIM, Jason" w:date="2019-04-02T13:39:00Z"/>
                <w:rFonts w:ascii="Calibri" w:eastAsia="Times New Roman" w:hAnsi="Calibri" w:cs="Calibri"/>
                <w:color w:val="000000"/>
                <w:lang w:eastAsia="en-AU"/>
              </w:rPr>
            </w:pPr>
            <w:ins w:id="49959" w:author="KIM, Jason" w:date="2019-04-02T13:39:00Z">
              <w:r w:rsidRPr="0056388D">
                <w:rPr>
                  <w:rFonts w:ascii="Calibri" w:eastAsia="Times New Roman" w:hAnsi="Calibri" w:cs="Calibri"/>
                  <w:color w:val="000000"/>
                  <w:lang w:eastAsia="en-AU"/>
                </w:rPr>
                <w:t>Chainage 840</w:t>
              </w:r>
            </w:ins>
          </w:p>
        </w:tc>
        <w:tc>
          <w:tcPr>
            <w:tcW w:w="818" w:type="pct"/>
            <w:noWrap/>
            <w:hideMark/>
          </w:tcPr>
          <w:p w:rsidR="00110C18" w:rsidRPr="0056388D" w:rsidRDefault="00110C18" w:rsidP="00063728">
            <w:pPr>
              <w:jc w:val="right"/>
              <w:rPr>
                <w:ins w:id="49960" w:author="KIM, Jason" w:date="2019-04-02T13:39:00Z"/>
                <w:rFonts w:ascii="Calibri" w:eastAsia="Times New Roman" w:hAnsi="Calibri" w:cs="Calibri"/>
                <w:color w:val="000000"/>
                <w:lang w:eastAsia="en-AU"/>
              </w:rPr>
            </w:pPr>
            <w:ins w:id="499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62" w:author="KIM, Jason" w:date="2019-04-02T13:39:00Z"/>
        </w:trPr>
        <w:tc>
          <w:tcPr>
            <w:tcW w:w="758" w:type="pct"/>
            <w:vMerge/>
            <w:hideMark/>
          </w:tcPr>
          <w:p w:rsidR="00110C18" w:rsidRPr="0056388D" w:rsidRDefault="00110C18" w:rsidP="00063728">
            <w:pPr>
              <w:rPr>
                <w:ins w:id="4996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6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6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66" w:author="KIM, Jason" w:date="2019-04-02T13:39:00Z"/>
                <w:rFonts w:ascii="Calibri" w:eastAsia="Times New Roman" w:hAnsi="Calibri" w:cs="Calibri"/>
                <w:color w:val="000000"/>
                <w:lang w:eastAsia="en-AU"/>
              </w:rPr>
            </w:pPr>
            <w:ins w:id="49967" w:author="KIM, Jason" w:date="2019-04-02T13:39:00Z">
              <w:r w:rsidRPr="0056388D">
                <w:rPr>
                  <w:rFonts w:ascii="Calibri" w:eastAsia="Times New Roman" w:hAnsi="Calibri" w:cs="Calibri"/>
                  <w:color w:val="000000"/>
                  <w:lang w:eastAsia="en-AU"/>
                </w:rPr>
                <w:t>DXE7039</w:t>
              </w:r>
            </w:ins>
          </w:p>
        </w:tc>
        <w:tc>
          <w:tcPr>
            <w:tcW w:w="793" w:type="pct"/>
            <w:noWrap/>
            <w:hideMark/>
          </w:tcPr>
          <w:p w:rsidR="00110C18" w:rsidRPr="0056388D" w:rsidRDefault="00110C18" w:rsidP="00063728">
            <w:pPr>
              <w:rPr>
                <w:ins w:id="49968" w:author="KIM, Jason" w:date="2019-04-02T13:39:00Z"/>
                <w:rFonts w:ascii="Calibri" w:eastAsia="Times New Roman" w:hAnsi="Calibri" w:cs="Calibri"/>
                <w:color w:val="000000"/>
                <w:lang w:eastAsia="en-AU"/>
              </w:rPr>
            </w:pPr>
            <w:ins w:id="4996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70" w:author="KIM, Jason" w:date="2019-04-02T13:39:00Z"/>
                <w:rFonts w:ascii="Calibri" w:eastAsia="Times New Roman" w:hAnsi="Calibri" w:cs="Calibri"/>
                <w:color w:val="000000"/>
                <w:lang w:eastAsia="en-AU"/>
              </w:rPr>
            </w:pPr>
            <w:ins w:id="49971" w:author="KIM, Jason" w:date="2019-04-02T13:39:00Z">
              <w:r w:rsidRPr="0056388D">
                <w:rPr>
                  <w:rFonts w:ascii="Calibri" w:eastAsia="Times New Roman" w:hAnsi="Calibri" w:cs="Calibri"/>
                  <w:color w:val="000000"/>
                  <w:lang w:eastAsia="en-AU"/>
                </w:rPr>
                <w:t>Chainage 869</w:t>
              </w:r>
            </w:ins>
          </w:p>
        </w:tc>
        <w:tc>
          <w:tcPr>
            <w:tcW w:w="818" w:type="pct"/>
            <w:noWrap/>
            <w:hideMark/>
          </w:tcPr>
          <w:p w:rsidR="00110C18" w:rsidRPr="0056388D" w:rsidRDefault="00110C18" w:rsidP="00063728">
            <w:pPr>
              <w:jc w:val="right"/>
              <w:rPr>
                <w:ins w:id="49972" w:author="KIM, Jason" w:date="2019-04-02T13:39:00Z"/>
                <w:rFonts w:ascii="Calibri" w:eastAsia="Times New Roman" w:hAnsi="Calibri" w:cs="Calibri"/>
                <w:color w:val="000000"/>
                <w:lang w:eastAsia="en-AU"/>
              </w:rPr>
            </w:pPr>
            <w:ins w:id="499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74" w:author="KIM, Jason" w:date="2019-04-02T13:39:00Z"/>
        </w:trPr>
        <w:tc>
          <w:tcPr>
            <w:tcW w:w="758" w:type="pct"/>
            <w:vMerge w:val="restart"/>
            <w:noWrap/>
            <w:hideMark/>
          </w:tcPr>
          <w:p w:rsidR="00110C18" w:rsidRPr="0056388D" w:rsidRDefault="00110C18" w:rsidP="00063728">
            <w:pPr>
              <w:rPr>
                <w:ins w:id="49975" w:author="KIM, Jason" w:date="2019-04-02T13:39:00Z"/>
                <w:rFonts w:ascii="Calibri" w:eastAsia="Times New Roman" w:hAnsi="Calibri" w:cs="Calibri"/>
                <w:color w:val="000000"/>
                <w:lang w:eastAsia="en-AU"/>
              </w:rPr>
            </w:pPr>
            <w:ins w:id="49976" w:author="KIM, Jason" w:date="2019-04-02T13:39:00Z">
              <w:r w:rsidRPr="0056388D">
                <w:rPr>
                  <w:rFonts w:ascii="Calibri" w:eastAsia="Times New Roman" w:hAnsi="Calibri" w:cs="Calibri"/>
                  <w:color w:val="000000"/>
                  <w:lang w:eastAsia="en-AU"/>
                </w:rPr>
                <w:t>DXE96K3x</w:t>
              </w:r>
            </w:ins>
          </w:p>
        </w:tc>
        <w:tc>
          <w:tcPr>
            <w:tcW w:w="648" w:type="pct"/>
            <w:vMerge w:val="restart"/>
            <w:noWrap/>
            <w:hideMark/>
          </w:tcPr>
          <w:p w:rsidR="00110C18" w:rsidRPr="0056388D" w:rsidRDefault="00110C18" w:rsidP="00063728">
            <w:pPr>
              <w:rPr>
                <w:ins w:id="49977" w:author="KIM, Jason" w:date="2019-04-02T13:39:00Z"/>
                <w:rFonts w:ascii="Calibri" w:eastAsia="Times New Roman" w:hAnsi="Calibri" w:cs="Calibri"/>
                <w:color w:val="000000"/>
                <w:lang w:eastAsia="en-AU"/>
              </w:rPr>
            </w:pPr>
            <w:ins w:id="49978" w:author="KIM, Jason" w:date="2019-04-02T13:39:00Z">
              <w:r w:rsidRPr="0056388D">
                <w:rPr>
                  <w:rFonts w:ascii="Calibri" w:eastAsia="Times New Roman" w:hAnsi="Calibri" w:cs="Calibri"/>
                  <w:color w:val="000000"/>
                  <w:lang w:eastAsia="en-AU"/>
                </w:rPr>
                <w:t>ELZ20328</w:t>
              </w:r>
            </w:ins>
          </w:p>
        </w:tc>
        <w:tc>
          <w:tcPr>
            <w:tcW w:w="516" w:type="pct"/>
            <w:vMerge w:val="restart"/>
            <w:noWrap/>
            <w:hideMark/>
          </w:tcPr>
          <w:p w:rsidR="00110C18" w:rsidRPr="0056388D" w:rsidRDefault="00110C18" w:rsidP="00063728">
            <w:pPr>
              <w:rPr>
                <w:ins w:id="49979" w:author="KIM, Jason" w:date="2019-04-02T13:39:00Z"/>
                <w:rFonts w:ascii="Calibri" w:eastAsia="Times New Roman" w:hAnsi="Calibri" w:cs="Calibri"/>
                <w:color w:val="000000"/>
                <w:lang w:eastAsia="en-AU"/>
              </w:rPr>
            </w:pPr>
            <w:ins w:id="49980"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81" w:author="KIM, Jason" w:date="2019-04-02T13:39:00Z"/>
                <w:rFonts w:ascii="Calibri" w:eastAsia="Times New Roman" w:hAnsi="Calibri" w:cs="Calibri"/>
                <w:color w:val="000000"/>
                <w:lang w:eastAsia="en-AU"/>
              </w:rPr>
            </w:pPr>
            <w:ins w:id="49982" w:author="KIM, Jason" w:date="2019-04-02T13:39:00Z">
              <w:r w:rsidRPr="0056388D">
                <w:rPr>
                  <w:rFonts w:ascii="Calibri" w:eastAsia="Times New Roman" w:hAnsi="Calibri" w:cs="Calibri"/>
                  <w:color w:val="000000"/>
                  <w:lang w:eastAsia="en-AU"/>
                </w:rPr>
                <w:t>DXE8050</w:t>
              </w:r>
            </w:ins>
          </w:p>
        </w:tc>
        <w:tc>
          <w:tcPr>
            <w:tcW w:w="793" w:type="pct"/>
            <w:noWrap/>
            <w:hideMark/>
          </w:tcPr>
          <w:p w:rsidR="00110C18" w:rsidRPr="0056388D" w:rsidRDefault="00110C18" w:rsidP="00063728">
            <w:pPr>
              <w:rPr>
                <w:ins w:id="49983" w:author="KIM, Jason" w:date="2019-04-02T13:39:00Z"/>
                <w:rFonts w:ascii="Calibri" w:eastAsia="Times New Roman" w:hAnsi="Calibri" w:cs="Calibri"/>
                <w:color w:val="000000"/>
                <w:lang w:eastAsia="en-AU"/>
              </w:rPr>
            </w:pPr>
            <w:ins w:id="499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85" w:author="KIM, Jason" w:date="2019-04-02T13:39:00Z"/>
                <w:rFonts w:ascii="Calibri" w:eastAsia="Times New Roman" w:hAnsi="Calibri" w:cs="Calibri"/>
                <w:color w:val="000000"/>
                <w:lang w:eastAsia="en-AU"/>
              </w:rPr>
            </w:pPr>
            <w:ins w:id="49986" w:author="KIM, Jason" w:date="2019-04-02T13:39:00Z">
              <w:r w:rsidRPr="0056388D">
                <w:rPr>
                  <w:rFonts w:ascii="Calibri" w:eastAsia="Times New Roman" w:hAnsi="Calibri" w:cs="Calibri"/>
                  <w:color w:val="000000"/>
                  <w:lang w:eastAsia="en-AU"/>
                </w:rPr>
                <w:t>Chainage 442</w:t>
              </w:r>
            </w:ins>
          </w:p>
        </w:tc>
        <w:tc>
          <w:tcPr>
            <w:tcW w:w="818" w:type="pct"/>
            <w:noWrap/>
            <w:hideMark/>
          </w:tcPr>
          <w:p w:rsidR="00110C18" w:rsidRPr="0056388D" w:rsidRDefault="00110C18" w:rsidP="00063728">
            <w:pPr>
              <w:jc w:val="right"/>
              <w:rPr>
                <w:ins w:id="49987" w:author="KIM, Jason" w:date="2019-04-02T13:39:00Z"/>
                <w:rFonts w:ascii="Calibri" w:eastAsia="Times New Roman" w:hAnsi="Calibri" w:cs="Calibri"/>
                <w:color w:val="000000"/>
                <w:lang w:eastAsia="en-AU"/>
              </w:rPr>
            </w:pPr>
            <w:ins w:id="499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89" w:author="KIM, Jason" w:date="2019-04-02T13:39:00Z"/>
        </w:trPr>
        <w:tc>
          <w:tcPr>
            <w:tcW w:w="758" w:type="pct"/>
            <w:vMerge/>
            <w:hideMark/>
          </w:tcPr>
          <w:p w:rsidR="00110C18" w:rsidRPr="0056388D" w:rsidRDefault="00110C18" w:rsidP="00063728">
            <w:pPr>
              <w:rPr>
                <w:ins w:id="4999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9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9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93" w:author="KIM, Jason" w:date="2019-04-02T13:39:00Z"/>
                <w:rFonts w:ascii="Calibri" w:eastAsia="Times New Roman" w:hAnsi="Calibri" w:cs="Calibri"/>
                <w:color w:val="000000"/>
                <w:lang w:eastAsia="en-AU"/>
              </w:rPr>
            </w:pPr>
            <w:ins w:id="49994" w:author="KIM, Jason" w:date="2019-04-02T13:39:00Z">
              <w:r w:rsidRPr="0056388D">
                <w:rPr>
                  <w:rFonts w:ascii="Calibri" w:eastAsia="Times New Roman" w:hAnsi="Calibri" w:cs="Calibri"/>
                  <w:color w:val="000000"/>
                  <w:lang w:eastAsia="en-AU"/>
                </w:rPr>
                <w:t>DXE8051</w:t>
              </w:r>
            </w:ins>
          </w:p>
        </w:tc>
        <w:tc>
          <w:tcPr>
            <w:tcW w:w="793" w:type="pct"/>
            <w:noWrap/>
            <w:hideMark/>
          </w:tcPr>
          <w:p w:rsidR="00110C18" w:rsidRPr="0056388D" w:rsidRDefault="00110C18" w:rsidP="00063728">
            <w:pPr>
              <w:rPr>
                <w:ins w:id="49995" w:author="KIM, Jason" w:date="2019-04-02T13:39:00Z"/>
                <w:rFonts w:ascii="Calibri" w:eastAsia="Times New Roman" w:hAnsi="Calibri" w:cs="Calibri"/>
                <w:color w:val="000000"/>
                <w:lang w:eastAsia="en-AU"/>
              </w:rPr>
            </w:pPr>
            <w:ins w:id="499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97" w:author="KIM, Jason" w:date="2019-04-02T13:39:00Z"/>
                <w:rFonts w:ascii="Calibri" w:eastAsia="Times New Roman" w:hAnsi="Calibri" w:cs="Calibri"/>
                <w:color w:val="000000"/>
                <w:lang w:eastAsia="en-AU"/>
              </w:rPr>
            </w:pPr>
            <w:ins w:id="49998" w:author="KIM, Jason" w:date="2019-04-02T13:39:00Z">
              <w:r w:rsidRPr="0056388D">
                <w:rPr>
                  <w:rFonts w:ascii="Calibri" w:eastAsia="Times New Roman" w:hAnsi="Calibri" w:cs="Calibri"/>
                  <w:color w:val="000000"/>
                  <w:lang w:eastAsia="en-AU"/>
                </w:rPr>
                <w:t>Chainage 410</w:t>
              </w:r>
            </w:ins>
          </w:p>
        </w:tc>
        <w:tc>
          <w:tcPr>
            <w:tcW w:w="818" w:type="pct"/>
            <w:noWrap/>
            <w:hideMark/>
          </w:tcPr>
          <w:p w:rsidR="00110C18" w:rsidRPr="0056388D" w:rsidRDefault="00110C18" w:rsidP="00063728">
            <w:pPr>
              <w:jc w:val="right"/>
              <w:rPr>
                <w:ins w:id="49999" w:author="KIM, Jason" w:date="2019-04-02T13:39:00Z"/>
                <w:rFonts w:ascii="Calibri" w:eastAsia="Times New Roman" w:hAnsi="Calibri" w:cs="Calibri"/>
                <w:color w:val="000000"/>
                <w:lang w:eastAsia="en-AU"/>
              </w:rPr>
            </w:pPr>
            <w:ins w:id="500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01" w:author="KIM, Jason" w:date="2019-04-02T13:39:00Z"/>
        </w:trPr>
        <w:tc>
          <w:tcPr>
            <w:tcW w:w="758" w:type="pct"/>
            <w:vMerge w:val="restart"/>
            <w:noWrap/>
            <w:hideMark/>
          </w:tcPr>
          <w:p w:rsidR="00110C18" w:rsidRPr="0056388D" w:rsidRDefault="00110C18" w:rsidP="00063728">
            <w:pPr>
              <w:rPr>
                <w:ins w:id="50002" w:author="KIM, Jason" w:date="2019-04-02T13:39:00Z"/>
                <w:rFonts w:ascii="Calibri" w:eastAsia="Times New Roman" w:hAnsi="Calibri" w:cs="Calibri"/>
                <w:color w:val="000000"/>
                <w:lang w:eastAsia="en-AU"/>
              </w:rPr>
            </w:pPr>
            <w:ins w:id="50003" w:author="KIM, Jason" w:date="2019-04-02T13:39:00Z">
              <w:r w:rsidRPr="0056388D">
                <w:rPr>
                  <w:rFonts w:ascii="Calibri" w:eastAsia="Times New Roman" w:hAnsi="Calibri" w:cs="Calibri"/>
                  <w:color w:val="000000"/>
                  <w:lang w:eastAsia="en-AU"/>
                </w:rPr>
                <w:t>DXE97K1x</w:t>
              </w:r>
            </w:ins>
          </w:p>
        </w:tc>
        <w:tc>
          <w:tcPr>
            <w:tcW w:w="648" w:type="pct"/>
            <w:vMerge w:val="restart"/>
            <w:noWrap/>
            <w:hideMark/>
          </w:tcPr>
          <w:p w:rsidR="00110C18" w:rsidRPr="0056388D" w:rsidRDefault="00110C18" w:rsidP="00063728">
            <w:pPr>
              <w:rPr>
                <w:ins w:id="50004" w:author="KIM, Jason" w:date="2019-04-02T13:39:00Z"/>
                <w:rFonts w:ascii="Calibri" w:eastAsia="Times New Roman" w:hAnsi="Calibri" w:cs="Calibri"/>
                <w:color w:val="000000"/>
                <w:lang w:eastAsia="en-AU"/>
              </w:rPr>
            </w:pPr>
            <w:ins w:id="50005" w:author="KIM, Jason" w:date="2019-04-02T13:39:00Z">
              <w:r w:rsidRPr="0056388D">
                <w:rPr>
                  <w:rFonts w:ascii="Calibri" w:eastAsia="Times New Roman" w:hAnsi="Calibri" w:cs="Calibri"/>
                  <w:color w:val="000000"/>
                  <w:lang w:eastAsia="en-AU"/>
                </w:rPr>
                <w:t>ELZ10332</w:t>
              </w:r>
            </w:ins>
          </w:p>
        </w:tc>
        <w:tc>
          <w:tcPr>
            <w:tcW w:w="516" w:type="pct"/>
            <w:vMerge w:val="restart"/>
            <w:noWrap/>
            <w:hideMark/>
          </w:tcPr>
          <w:p w:rsidR="00110C18" w:rsidRPr="0056388D" w:rsidRDefault="00110C18" w:rsidP="00063728">
            <w:pPr>
              <w:rPr>
                <w:ins w:id="50006" w:author="KIM, Jason" w:date="2019-04-02T13:39:00Z"/>
                <w:rFonts w:ascii="Calibri" w:eastAsia="Times New Roman" w:hAnsi="Calibri" w:cs="Calibri"/>
                <w:color w:val="000000"/>
                <w:lang w:eastAsia="en-AU"/>
              </w:rPr>
            </w:pPr>
            <w:ins w:id="50007"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50008" w:author="KIM, Jason" w:date="2019-04-02T13:39:00Z"/>
                <w:rFonts w:ascii="Calibri" w:eastAsia="Times New Roman" w:hAnsi="Calibri" w:cs="Calibri"/>
                <w:color w:val="000000"/>
                <w:lang w:eastAsia="en-AU"/>
              </w:rPr>
            </w:pPr>
            <w:ins w:id="50009" w:author="KIM, Jason" w:date="2019-04-02T13:39:00Z">
              <w:r w:rsidRPr="0056388D">
                <w:rPr>
                  <w:rFonts w:ascii="Calibri" w:eastAsia="Times New Roman" w:hAnsi="Calibri" w:cs="Calibri"/>
                  <w:color w:val="000000"/>
                  <w:lang w:eastAsia="en-AU"/>
                </w:rPr>
                <w:t>DXE7040</w:t>
              </w:r>
            </w:ins>
          </w:p>
        </w:tc>
        <w:tc>
          <w:tcPr>
            <w:tcW w:w="793" w:type="pct"/>
            <w:noWrap/>
            <w:hideMark/>
          </w:tcPr>
          <w:p w:rsidR="00110C18" w:rsidRPr="0056388D" w:rsidRDefault="00110C18" w:rsidP="00063728">
            <w:pPr>
              <w:rPr>
                <w:ins w:id="50010" w:author="KIM, Jason" w:date="2019-04-02T13:39:00Z"/>
                <w:rFonts w:ascii="Calibri" w:eastAsia="Times New Roman" w:hAnsi="Calibri" w:cs="Calibri"/>
                <w:color w:val="000000"/>
                <w:lang w:eastAsia="en-AU"/>
              </w:rPr>
            </w:pPr>
            <w:ins w:id="5001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12" w:author="KIM, Jason" w:date="2019-04-02T13:39:00Z"/>
                <w:rFonts w:ascii="Calibri" w:eastAsia="Times New Roman" w:hAnsi="Calibri" w:cs="Calibri"/>
                <w:color w:val="000000"/>
                <w:lang w:eastAsia="en-AU"/>
              </w:rPr>
            </w:pPr>
            <w:ins w:id="50013" w:author="KIM, Jason" w:date="2019-04-02T13:39:00Z">
              <w:r w:rsidRPr="0056388D">
                <w:rPr>
                  <w:rFonts w:ascii="Calibri" w:eastAsia="Times New Roman" w:hAnsi="Calibri" w:cs="Calibri"/>
                  <w:color w:val="000000"/>
                  <w:lang w:eastAsia="en-AU"/>
                </w:rPr>
                <w:t>Chainage 918</w:t>
              </w:r>
            </w:ins>
          </w:p>
        </w:tc>
        <w:tc>
          <w:tcPr>
            <w:tcW w:w="818" w:type="pct"/>
            <w:noWrap/>
            <w:hideMark/>
          </w:tcPr>
          <w:p w:rsidR="00110C18" w:rsidRPr="0056388D" w:rsidRDefault="00110C18" w:rsidP="00063728">
            <w:pPr>
              <w:jc w:val="right"/>
              <w:rPr>
                <w:ins w:id="50014" w:author="KIM, Jason" w:date="2019-04-02T13:39:00Z"/>
                <w:rFonts w:ascii="Calibri" w:eastAsia="Times New Roman" w:hAnsi="Calibri" w:cs="Calibri"/>
                <w:color w:val="000000"/>
                <w:lang w:eastAsia="en-AU"/>
              </w:rPr>
            </w:pPr>
            <w:ins w:id="500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16" w:author="KIM, Jason" w:date="2019-04-02T13:39:00Z"/>
        </w:trPr>
        <w:tc>
          <w:tcPr>
            <w:tcW w:w="758" w:type="pct"/>
            <w:vMerge/>
            <w:hideMark/>
          </w:tcPr>
          <w:p w:rsidR="00110C18" w:rsidRPr="0056388D" w:rsidRDefault="00110C18" w:rsidP="00063728">
            <w:pPr>
              <w:rPr>
                <w:ins w:id="500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20" w:author="KIM, Jason" w:date="2019-04-02T13:39:00Z"/>
                <w:rFonts w:ascii="Calibri" w:eastAsia="Times New Roman" w:hAnsi="Calibri" w:cs="Calibri"/>
                <w:color w:val="000000"/>
                <w:lang w:eastAsia="en-AU"/>
              </w:rPr>
            </w:pPr>
            <w:ins w:id="50021" w:author="KIM, Jason" w:date="2019-04-02T13:39:00Z">
              <w:r w:rsidRPr="0056388D">
                <w:rPr>
                  <w:rFonts w:ascii="Calibri" w:eastAsia="Times New Roman" w:hAnsi="Calibri" w:cs="Calibri"/>
                  <w:color w:val="000000"/>
                  <w:lang w:eastAsia="en-AU"/>
                </w:rPr>
                <w:t>DXE7041</w:t>
              </w:r>
            </w:ins>
          </w:p>
        </w:tc>
        <w:tc>
          <w:tcPr>
            <w:tcW w:w="793" w:type="pct"/>
            <w:noWrap/>
            <w:hideMark/>
          </w:tcPr>
          <w:p w:rsidR="00110C18" w:rsidRPr="0056388D" w:rsidRDefault="00110C18" w:rsidP="00063728">
            <w:pPr>
              <w:rPr>
                <w:ins w:id="50022" w:author="KIM, Jason" w:date="2019-04-02T13:39:00Z"/>
                <w:rFonts w:ascii="Calibri" w:eastAsia="Times New Roman" w:hAnsi="Calibri" w:cs="Calibri"/>
                <w:color w:val="000000"/>
                <w:lang w:eastAsia="en-AU"/>
              </w:rPr>
            </w:pPr>
            <w:ins w:id="5002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24" w:author="KIM, Jason" w:date="2019-04-02T13:39:00Z"/>
                <w:rFonts w:ascii="Calibri" w:eastAsia="Times New Roman" w:hAnsi="Calibri" w:cs="Calibri"/>
                <w:color w:val="000000"/>
                <w:lang w:eastAsia="en-AU"/>
              </w:rPr>
            </w:pPr>
            <w:ins w:id="50025" w:author="KIM, Jason" w:date="2019-04-02T13:39:00Z">
              <w:r w:rsidRPr="0056388D">
                <w:rPr>
                  <w:rFonts w:ascii="Calibri" w:eastAsia="Times New Roman" w:hAnsi="Calibri" w:cs="Calibri"/>
                  <w:color w:val="000000"/>
                  <w:lang w:eastAsia="en-AU"/>
                </w:rPr>
                <w:t>Chainage 947</w:t>
              </w:r>
            </w:ins>
          </w:p>
        </w:tc>
        <w:tc>
          <w:tcPr>
            <w:tcW w:w="818" w:type="pct"/>
            <w:noWrap/>
            <w:hideMark/>
          </w:tcPr>
          <w:p w:rsidR="00110C18" w:rsidRPr="0056388D" w:rsidRDefault="00110C18" w:rsidP="00063728">
            <w:pPr>
              <w:jc w:val="right"/>
              <w:rPr>
                <w:ins w:id="50026" w:author="KIM, Jason" w:date="2019-04-02T13:39:00Z"/>
                <w:rFonts w:ascii="Calibri" w:eastAsia="Times New Roman" w:hAnsi="Calibri" w:cs="Calibri"/>
                <w:color w:val="000000"/>
                <w:lang w:eastAsia="en-AU"/>
              </w:rPr>
            </w:pPr>
            <w:ins w:id="500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28" w:author="KIM, Jason" w:date="2019-04-02T13:39:00Z"/>
        </w:trPr>
        <w:tc>
          <w:tcPr>
            <w:tcW w:w="758" w:type="pct"/>
            <w:vMerge/>
            <w:hideMark/>
          </w:tcPr>
          <w:p w:rsidR="00110C18" w:rsidRPr="0056388D" w:rsidRDefault="00110C18" w:rsidP="00063728">
            <w:pPr>
              <w:rPr>
                <w:ins w:id="5002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3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3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32" w:author="KIM, Jason" w:date="2019-04-02T13:39:00Z"/>
                <w:rFonts w:ascii="Calibri" w:eastAsia="Times New Roman" w:hAnsi="Calibri" w:cs="Calibri"/>
                <w:color w:val="000000"/>
                <w:lang w:eastAsia="en-AU"/>
              </w:rPr>
            </w:pPr>
            <w:ins w:id="50033" w:author="KIM, Jason" w:date="2019-04-02T13:39:00Z">
              <w:r w:rsidRPr="0056388D">
                <w:rPr>
                  <w:rFonts w:ascii="Calibri" w:eastAsia="Times New Roman" w:hAnsi="Calibri" w:cs="Calibri"/>
                  <w:color w:val="000000"/>
                  <w:lang w:eastAsia="en-AU"/>
                </w:rPr>
                <w:t>DXE7042</w:t>
              </w:r>
            </w:ins>
          </w:p>
        </w:tc>
        <w:tc>
          <w:tcPr>
            <w:tcW w:w="793" w:type="pct"/>
            <w:noWrap/>
            <w:hideMark/>
          </w:tcPr>
          <w:p w:rsidR="00110C18" w:rsidRPr="0056388D" w:rsidRDefault="00110C18" w:rsidP="00063728">
            <w:pPr>
              <w:rPr>
                <w:ins w:id="50034" w:author="KIM, Jason" w:date="2019-04-02T13:39:00Z"/>
                <w:rFonts w:ascii="Calibri" w:eastAsia="Times New Roman" w:hAnsi="Calibri" w:cs="Calibri"/>
                <w:color w:val="000000"/>
                <w:lang w:eastAsia="en-AU"/>
              </w:rPr>
            </w:pPr>
            <w:ins w:id="5003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36" w:author="KIM, Jason" w:date="2019-04-02T13:39:00Z"/>
                <w:rFonts w:ascii="Calibri" w:eastAsia="Times New Roman" w:hAnsi="Calibri" w:cs="Calibri"/>
                <w:color w:val="000000"/>
                <w:lang w:eastAsia="en-AU"/>
              </w:rPr>
            </w:pPr>
            <w:ins w:id="50037" w:author="KIM, Jason" w:date="2019-04-02T13:39:00Z">
              <w:r w:rsidRPr="0056388D">
                <w:rPr>
                  <w:rFonts w:ascii="Calibri" w:eastAsia="Times New Roman" w:hAnsi="Calibri" w:cs="Calibri"/>
                  <w:color w:val="000000"/>
                  <w:lang w:eastAsia="en-AU"/>
                </w:rPr>
                <w:t>Chainage 976</w:t>
              </w:r>
            </w:ins>
          </w:p>
        </w:tc>
        <w:tc>
          <w:tcPr>
            <w:tcW w:w="818" w:type="pct"/>
            <w:noWrap/>
            <w:hideMark/>
          </w:tcPr>
          <w:p w:rsidR="00110C18" w:rsidRPr="0056388D" w:rsidRDefault="00110C18" w:rsidP="00063728">
            <w:pPr>
              <w:jc w:val="right"/>
              <w:rPr>
                <w:ins w:id="50038" w:author="KIM, Jason" w:date="2019-04-02T13:39:00Z"/>
                <w:rFonts w:ascii="Calibri" w:eastAsia="Times New Roman" w:hAnsi="Calibri" w:cs="Calibri"/>
                <w:color w:val="000000"/>
                <w:lang w:eastAsia="en-AU"/>
              </w:rPr>
            </w:pPr>
            <w:ins w:id="500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40" w:author="KIM, Jason" w:date="2019-04-02T13:39:00Z"/>
        </w:trPr>
        <w:tc>
          <w:tcPr>
            <w:tcW w:w="758" w:type="pct"/>
            <w:vMerge w:val="restart"/>
            <w:noWrap/>
            <w:hideMark/>
          </w:tcPr>
          <w:p w:rsidR="00110C18" w:rsidRPr="0056388D" w:rsidRDefault="00110C18" w:rsidP="00063728">
            <w:pPr>
              <w:rPr>
                <w:ins w:id="50041" w:author="KIM, Jason" w:date="2019-04-02T13:39:00Z"/>
                <w:rFonts w:ascii="Calibri" w:eastAsia="Times New Roman" w:hAnsi="Calibri" w:cs="Calibri"/>
                <w:color w:val="000000"/>
                <w:lang w:eastAsia="en-AU"/>
              </w:rPr>
            </w:pPr>
            <w:ins w:id="50042" w:author="KIM, Jason" w:date="2019-04-02T13:39:00Z">
              <w:r w:rsidRPr="0056388D">
                <w:rPr>
                  <w:rFonts w:ascii="Calibri" w:eastAsia="Times New Roman" w:hAnsi="Calibri" w:cs="Calibri"/>
                  <w:color w:val="000000"/>
                  <w:lang w:eastAsia="en-AU"/>
                </w:rPr>
                <w:t>DXE97K3x</w:t>
              </w:r>
            </w:ins>
          </w:p>
        </w:tc>
        <w:tc>
          <w:tcPr>
            <w:tcW w:w="648" w:type="pct"/>
            <w:vMerge w:val="restart"/>
            <w:noWrap/>
            <w:hideMark/>
          </w:tcPr>
          <w:p w:rsidR="00110C18" w:rsidRPr="0056388D" w:rsidRDefault="00110C18" w:rsidP="00063728">
            <w:pPr>
              <w:rPr>
                <w:ins w:id="50043" w:author="KIM, Jason" w:date="2019-04-02T13:39:00Z"/>
                <w:rFonts w:ascii="Calibri" w:eastAsia="Times New Roman" w:hAnsi="Calibri" w:cs="Calibri"/>
                <w:color w:val="000000"/>
                <w:lang w:eastAsia="en-AU"/>
              </w:rPr>
            </w:pPr>
            <w:ins w:id="50044" w:author="KIM, Jason" w:date="2019-04-02T13:39:00Z">
              <w:r w:rsidRPr="0056388D">
                <w:rPr>
                  <w:rFonts w:ascii="Calibri" w:eastAsia="Times New Roman" w:hAnsi="Calibri" w:cs="Calibri"/>
                  <w:color w:val="000000"/>
                  <w:lang w:eastAsia="en-AU"/>
                </w:rPr>
                <w:t>ELZ20332</w:t>
              </w:r>
            </w:ins>
          </w:p>
        </w:tc>
        <w:tc>
          <w:tcPr>
            <w:tcW w:w="516" w:type="pct"/>
            <w:vMerge w:val="restart"/>
            <w:noWrap/>
            <w:hideMark/>
          </w:tcPr>
          <w:p w:rsidR="00110C18" w:rsidRPr="0056388D" w:rsidRDefault="00110C18" w:rsidP="00063728">
            <w:pPr>
              <w:rPr>
                <w:ins w:id="50045" w:author="KIM, Jason" w:date="2019-04-02T13:39:00Z"/>
                <w:rFonts w:ascii="Calibri" w:eastAsia="Times New Roman" w:hAnsi="Calibri" w:cs="Calibri"/>
                <w:color w:val="000000"/>
                <w:lang w:eastAsia="en-AU"/>
              </w:rPr>
            </w:pPr>
            <w:ins w:id="50046"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50047" w:author="KIM, Jason" w:date="2019-04-02T13:39:00Z"/>
                <w:rFonts w:ascii="Calibri" w:eastAsia="Times New Roman" w:hAnsi="Calibri" w:cs="Calibri"/>
                <w:color w:val="000000"/>
                <w:lang w:eastAsia="en-AU"/>
              </w:rPr>
            </w:pPr>
            <w:ins w:id="50048" w:author="KIM, Jason" w:date="2019-04-02T13:39:00Z">
              <w:r w:rsidRPr="0056388D">
                <w:rPr>
                  <w:rFonts w:ascii="Calibri" w:eastAsia="Times New Roman" w:hAnsi="Calibri" w:cs="Calibri"/>
                  <w:color w:val="000000"/>
                  <w:lang w:eastAsia="en-AU"/>
                </w:rPr>
                <w:t>DXE8052</w:t>
              </w:r>
            </w:ins>
          </w:p>
        </w:tc>
        <w:tc>
          <w:tcPr>
            <w:tcW w:w="793" w:type="pct"/>
            <w:noWrap/>
            <w:hideMark/>
          </w:tcPr>
          <w:p w:rsidR="00110C18" w:rsidRPr="0056388D" w:rsidRDefault="00110C18" w:rsidP="00063728">
            <w:pPr>
              <w:rPr>
                <w:ins w:id="50049" w:author="KIM, Jason" w:date="2019-04-02T13:39:00Z"/>
                <w:rFonts w:ascii="Calibri" w:eastAsia="Times New Roman" w:hAnsi="Calibri" w:cs="Calibri"/>
                <w:color w:val="000000"/>
                <w:lang w:eastAsia="en-AU"/>
              </w:rPr>
            </w:pPr>
            <w:ins w:id="5005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51" w:author="KIM, Jason" w:date="2019-04-02T13:39:00Z"/>
                <w:rFonts w:ascii="Calibri" w:eastAsia="Times New Roman" w:hAnsi="Calibri" w:cs="Calibri"/>
                <w:color w:val="000000"/>
                <w:lang w:eastAsia="en-AU"/>
              </w:rPr>
            </w:pPr>
            <w:ins w:id="50052" w:author="KIM, Jason" w:date="2019-04-02T13:39:00Z">
              <w:r w:rsidRPr="0056388D">
                <w:rPr>
                  <w:rFonts w:ascii="Calibri" w:eastAsia="Times New Roman" w:hAnsi="Calibri" w:cs="Calibri"/>
                  <w:color w:val="000000"/>
                  <w:lang w:eastAsia="en-AU"/>
                </w:rPr>
                <w:t>Chainage 346</w:t>
              </w:r>
            </w:ins>
          </w:p>
        </w:tc>
        <w:tc>
          <w:tcPr>
            <w:tcW w:w="818" w:type="pct"/>
            <w:noWrap/>
            <w:hideMark/>
          </w:tcPr>
          <w:p w:rsidR="00110C18" w:rsidRPr="0056388D" w:rsidRDefault="00110C18" w:rsidP="00063728">
            <w:pPr>
              <w:jc w:val="right"/>
              <w:rPr>
                <w:ins w:id="50053" w:author="KIM, Jason" w:date="2019-04-02T13:39:00Z"/>
                <w:rFonts w:ascii="Calibri" w:eastAsia="Times New Roman" w:hAnsi="Calibri" w:cs="Calibri"/>
                <w:color w:val="000000"/>
                <w:lang w:eastAsia="en-AU"/>
              </w:rPr>
            </w:pPr>
            <w:ins w:id="500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55" w:author="KIM, Jason" w:date="2019-04-02T13:39:00Z"/>
        </w:trPr>
        <w:tc>
          <w:tcPr>
            <w:tcW w:w="758" w:type="pct"/>
            <w:vMerge/>
            <w:hideMark/>
          </w:tcPr>
          <w:p w:rsidR="00110C18" w:rsidRPr="0056388D" w:rsidRDefault="00110C18" w:rsidP="00063728">
            <w:pPr>
              <w:rPr>
                <w:ins w:id="500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59" w:author="KIM, Jason" w:date="2019-04-02T13:39:00Z"/>
                <w:rFonts w:ascii="Calibri" w:eastAsia="Times New Roman" w:hAnsi="Calibri" w:cs="Calibri"/>
                <w:color w:val="000000"/>
                <w:lang w:eastAsia="en-AU"/>
              </w:rPr>
            </w:pPr>
            <w:ins w:id="50060" w:author="KIM, Jason" w:date="2019-04-02T13:39:00Z">
              <w:r w:rsidRPr="0056388D">
                <w:rPr>
                  <w:rFonts w:ascii="Calibri" w:eastAsia="Times New Roman" w:hAnsi="Calibri" w:cs="Calibri"/>
                  <w:color w:val="000000"/>
                  <w:lang w:eastAsia="en-AU"/>
                </w:rPr>
                <w:t>DXE8053</w:t>
              </w:r>
            </w:ins>
          </w:p>
        </w:tc>
        <w:tc>
          <w:tcPr>
            <w:tcW w:w="793" w:type="pct"/>
            <w:noWrap/>
            <w:hideMark/>
          </w:tcPr>
          <w:p w:rsidR="00110C18" w:rsidRPr="0056388D" w:rsidRDefault="00110C18" w:rsidP="00063728">
            <w:pPr>
              <w:rPr>
                <w:ins w:id="50061" w:author="KIM, Jason" w:date="2019-04-02T13:39:00Z"/>
                <w:rFonts w:ascii="Calibri" w:eastAsia="Times New Roman" w:hAnsi="Calibri" w:cs="Calibri"/>
                <w:color w:val="000000"/>
                <w:lang w:eastAsia="en-AU"/>
              </w:rPr>
            </w:pPr>
            <w:ins w:id="5006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63" w:author="KIM, Jason" w:date="2019-04-02T13:39:00Z"/>
                <w:rFonts w:ascii="Calibri" w:eastAsia="Times New Roman" w:hAnsi="Calibri" w:cs="Calibri"/>
                <w:color w:val="000000"/>
                <w:lang w:eastAsia="en-AU"/>
              </w:rPr>
            </w:pPr>
            <w:ins w:id="50064" w:author="KIM, Jason" w:date="2019-04-02T13:39:00Z">
              <w:r w:rsidRPr="0056388D">
                <w:rPr>
                  <w:rFonts w:ascii="Calibri" w:eastAsia="Times New Roman" w:hAnsi="Calibri" w:cs="Calibri"/>
                  <w:color w:val="000000"/>
                  <w:lang w:eastAsia="en-AU"/>
                </w:rPr>
                <w:t>Chainage 314</w:t>
              </w:r>
            </w:ins>
          </w:p>
        </w:tc>
        <w:tc>
          <w:tcPr>
            <w:tcW w:w="818" w:type="pct"/>
            <w:noWrap/>
            <w:hideMark/>
          </w:tcPr>
          <w:p w:rsidR="00110C18" w:rsidRPr="0056388D" w:rsidRDefault="00110C18" w:rsidP="00063728">
            <w:pPr>
              <w:jc w:val="right"/>
              <w:rPr>
                <w:ins w:id="50065" w:author="KIM, Jason" w:date="2019-04-02T13:39:00Z"/>
                <w:rFonts w:ascii="Calibri" w:eastAsia="Times New Roman" w:hAnsi="Calibri" w:cs="Calibri"/>
                <w:color w:val="000000"/>
                <w:lang w:eastAsia="en-AU"/>
              </w:rPr>
            </w:pPr>
            <w:ins w:id="500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67" w:author="KIM, Jason" w:date="2019-04-02T13:39:00Z"/>
        </w:trPr>
        <w:tc>
          <w:tcPr>
            <w:tcW w:w="758" w:type="pct"/>
            <w:vMerge/>
            <w:hideMark/>
          </w:tcPr>
          <w:p w:rsidR="00110C18" w:rsidRPr="0056388D" w:rsidRDefault="00110C18" w:rsidP="00063728">
            <w:pPr>
              <w:rPr>
                <w:ins w:id="5006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6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7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71" w:author="KIM, Jason" w:date="2019-04-02T13:39:00Z"/>
                <w:rFonts w:ascii="Calibri" w:eastAsia="Times New Roman" w:hAnsi="Calibri" w:cs="Calibri"/>
                <w:color w:val="000000"/>
                <w:lang w:eastAsia="en-AU"/>
              </w:rPr>
            </w:pPr>
            <w:ins w:id="50072" w:author="KIM, Jason" w:date="2019-04-02T13:39:00Z">
              <w:r w:rsidRPr="0056388D">
                <w:rPr>
                  <w:rFonts w:ascii="Calibri" w:eastAsia="Times New Roman" w:hAnsi="Calibri" w:cs="Calibri"/>
                  <w:color w:val="000000"/>
                  <w:lang w:eastAsia="en-AU"/>
                </w:rPr>
                <w:t>DXE8054</w:t>
              </w:r>
            </w:ins>
          </w:p>
        </w:tc>
        <w:tc>
          <w:tcPr>
            <w:tcW w:w="793" w:type="pct"/>
            <w:noWrap/>
            <w:hideMark/>
          </w:tcPr>
          <w:p w:rsidR="00110C18" w:rsidRPr="0056388D" w:rsidRDefault="00110C18" w:rsidP="00063728">
            <w:pPr>
              <w:rPr>
                <w:ins w:id="50073" w:author="KIM, Jason" w:date="2019-04-02T13:39:00Z"/>
                <w:rFonts w:ascii="Calibri" w:eastAsia="Times New Roman" w:hAnsi="Calibri" w:cs="Calibri"/>
                <w:color w:val="000000"/>
                <w:lang w:eastAsia="en-AU"/>
              </w:rPr>
            </w:pPr>
            <w:ins w:id="5007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75" w:author="KIM, Jason" w:date="2019-04-02T13:39:00Z"/>
                <w:rFonts w:ascii="Calibri" w:eastAsia="Times New Roman" w:hAnsi="Calibri" w:cs="Calibri"/>
                <w:color w:val="000000"/>
                <w:lang w:eastAsia="en-AU"/>
              </w:rPr>
            </w:pPr>
            <w:ins w:id="50076" w:author="KIM, Jason" w:date="2019-04-02T13:39:00Z">
              <w:r w:rsidRPr="0056388D">
                <w:rPr>
                  <w:rFonts w:ascii="Calibri" w:eastAsia="Times New Roman" w:hAnsi="Calibri" w:cs="Calibri"/>
                  <w:color w:val="000000"/>
                  <w:lang w:eastAsia="en-AU"/>
                </w:rPr>
                <w:t>Chainage 282</w:t>
              </w:r>
            </w:ins>
          </w:p>
        </w:tc>
        <w:tc>
          <w:tcPr>
            <w:tcW w:w="818" w:type="pct"/>
            <w:noWrap/>
            <w:hideMark/>
          </w:tcPr>
          <w:p w:rsidR="00110C18" w:rsidRPr="0056388D" w:rsidRDefault="00110C18" w:rsidP="00063728">
            <w:pPr>
              <w:jc w:val="right"/>
              <w:rPr>
                <w:ins w:id="50077" w:author="KIM, Jason" w:date="2019-04-02T13:39:00Z"/>
                <w:rFonts w:ascii="Calibri" w:eastAsia="Times New Roman" w:hAnsi="Calibri" w:cs="Calibri"/>
                <w:color w:val="000000"/>
                <w:lang w:eastAsia="en-AU"/>
              </w:rPr>
            </w:pPr>
            <w:ins w:id="50078" w:author="KIM, Jason" w:date="2019-04-02T13:39:00Z">
              <w:r w:rsidRPr="0056388D">
                <w:rPr>
                  <w:rFonts w:ascii="Calibri" w:eastAsia="Times New Roman" w:hAnsi="Calibri" w:cs="Calibri"/>
                  <w:color w:val="000000"/>
                  <w:lang w:eastAsia="en-AU"/>
                </w:rPr>
                <w:t>7/06/2018</w:t>
              </w:r>
            </w:ins>
          </w:p>
        </w:tc>
      </w:tr>
    </w:tbl>
    <w:p w:rsidR="00110C18" w:rsidRPr="00AF1C6F" w:rsidRDefault="00110C18" w:rsidP="00110C18">
      <w:pPr>
        <w:rPr>
          <w:ins w:id="50079" w:author="KIM, Jason" w:date="2019-04-02T13:39:00Z"/>
        </w:rPr>
      </w:pPr>
    </w:p>
    <w:p w:rsidR="00110C18" w:rsidRPr="00AF1C6F" w:rsidRDefault="00110C18" w:rsidP="002008A4"/>
    <w:sectPr w:rsidR="00110C18" w:rsidRPr="00AF1C6F" w:rsidSect="002008A4">
      <w:headerReference w:type="default" r:id="rId68"/>
      <w:footerReference w:type="default" r:id="rId69"/>
      <w:pgSz w:w="11906" w:h="16838"/>
      <w:pgMar w:top="1797" w:right="1440" w:bottom="125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9E6" w:rsidRDefault="00FA79E6" w:rsidP="00FF7373">
      <w:r>
        <w:separator/>
      </w:r>
    </w:p>
  </w:endnote>
  <w:endnote w:type="continuationSeparator" w:id="0">
    <w:p w:rsidR="00FA79E6" w:rsidRDefault="00FA79E6" w:rsidP="00FF7373">
      <w:r>
        <w:continuationSeparator/>
      </w:r>
    </w:p>
  </w:endnote>
  <w:endnote w:type="continuationNotice" w:id="1">
    <w:p w:rsidR="00FA79E6" w:rsidRDefault="00FA79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FF7373">
    <w:pPr>
      <w:pStyle w:val="Subtitle"/>
    </w:pPr>
    <w:r w:rsidRPr="0077555F">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NCX-MEA-01-2514-CS-SP-0001_03</w:t>
    </w:r>
    <w:r>
      <w:rPr>
        <w:noProof/>
      </w:rPr>
      <w:fldChar w:fldCharType="end"/>
    </w:r>
    <w:r w:rsidRPr="00FF7373">
      <w:tab/>
      <w:t xml:space="preserve">Page </w:t>
    </w:r>
    <w:r w:rsidRPr="00FF7373">
      <w:rPr>
        <w:rStyle w:val="PageNumber"/>
      </w:rPr>
      <w:fldChar w:fldCharType="begin"/>
    </w:r>
    <w:r w:rsidRPr="00FF7373">
      <w:rPr>
        <w:rStyle w:val="PageNumber"/>
      </w:rPr>
      <w:instrText xml:space="preserve"> PAGE </w:instrText>
    </w:r>
    <w:r w:rsidRPr="00FF7373">
      <w:rPr>
        <w:rStyle w:val="PageNumber"/>
      </w:rPr>
      <w:fldChar w:fldCharType="separate"/>
    </w:r>
    <w:r w:rsidR="006C2F0C">
      <w:rPr>
        <w:rStyle w:val="PageNumber"/>
        <w:noProof/>
      </w:rPr>
      <w:t>25</w:t>
    </w:r>
    <w:r w:rsidRPr="00FF7373">
      <w:rPr>
        <w:rStyle w:val="PageNumber"/>
      </w:rPr>
      <w:fldChar w:fldCharType="end"/>
    </w:r>
    <w:r w:rsidRPr="00FF7373">
      <w:rPr>
        <w:rStyle w:val="PageNumber"/>
      </w:rPr>
      <w:t xml:space="preserve"> of </w:t>
    </w:r>
    <w:r>
      <w:rPr>
        <w:rStyle w:val="PageNumber"/>
      </w:rPr>
      <w:fldChar w:fldCharType="begin"/>
    </w:r>
    <w:r>
      <w:rPr>
        <w:rStyle w:val="PageNumber"/>
      </w:rPr>
      <w:instrText xml:space="preserve"> SECTIONPAGES   \* MERGEFORMAT </w:instrText>
    </w:r>
    <w:r>
      <w:rPr>
        <w:rStyle w:val="PageNumber"/>
      </w:rPr>
      <w:fldChar w:fldCharType="separate"/>
    </w:r>
    <w:r w:rsidR="00B342D7">
      <w:rPr>
        <w:rStyle w:val="PageNumber"/>
        <w:noProof/>
      </w:rPr>
      <w:t>67</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FF7373">
    <w:pPr>
      <w:pStyle w:val="Subtitle"/>
    </w:pPr>
    <w:r w:rsidRPr="000E7D78">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BC4CDE">
    <w:pPr>
      <w:pStyle w:val="Subtitle"/>
      <w:tabs>
        <w:tab w:val="clear" w:pos="4513"/>
        <w:tab w:val="clear" w:pos="9026"/>
        <w:tab w:val="center" w:pos="7181"/>
        <w:tab w:val="right" w:pos="13750"/>
      </w:tabs>
    </w:pPr>
    <w:r w:rsidRPr="000E7D78">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9E6" w:rsidRDefault="00FA79E6" w:rsidP="00FF7373">
      <w:r>
        <w:separator/>
      </w:r>
    </w:p>
  </w:footnote>
  <w:footnote w:type="continuationSeparator" w:id="0">
    <w:p w:rsidR="00FA79E6" w:rsidRDefault="00FA79E6" w:rsidP="00FF7373">
      <w:r>
        <w:continuationSeparator/>
      </w:r>
    </w:p>
  </w:footnote>
  <w:footnote w:type="continuationNotice" w:id="1">
    <w:p w:rsidR="00FA79E6" w:rsidRDefault="00FA79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77555F" w:rsidRDefault="00063728" w:rsidP="0077555F">
    <w:pPr>
      <w:pStyle w:val="HeadingnoNumber"/>
    </w:pPr>
    <w:r w:rsidRPr="0077555F">
      <w:rPr>
        <w:noProof/>
        <w:lang w:eastAsia="en-AU"/>
      </w:rPr>
      <w:drawing>
        <wp:anchor distT="0" distB="0" distL="114300" distR="114300" simplePos="0" relativeHeight="251660289" behindDoc="1" locked="0" layoutInCell="1" allowOverlap="1" wp14:anchorId="797B60C6" wp14:editId="0D3C95CD">
          <wp:simplePos x="0" y="0"/>
          <wp:positionH relativeFrom="column">
            <wp:posOffset>4332605</wp:posOffset>
          </wp:positionH>
          <wp:positionV relativeFrom="paragraph">
            <wp:posOffset>-240030</wp:posOffset>
          </wp:positionV>
          <wp:extent cx="1887026" cy="565150"/>
          <wp:effectExtent l="0" t="0" r="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887026" cy="565150"/>
                  </a:xfrm>
                  <a:prstGeom prst="rect">
                    <a:avLst/>
                  </a:prstGeom>
                </pic:spPr>
              </pic:pic>
            </a:graphicData>
          </a:graphic>
          <wp14:sizeRelH relativeFrom="page">
            <wp14:pctWidth>0</wp14:pctWidth>
          </wp14:sizeRelH>
          <wp14:sizeRelV relativeFrom="page">
            <wp14:pctHeight>0</wp14:pctHeight>
          </wp14:sizeRelV>
        </wp:anchor>
      </w:drawing>
    </w:r>
    <w:r w:rsidRPr="0077555F">
      <w:t>NCX All Project Works - Control Systems</w:t>
    </w:r>
  </w:p>
  <w:p w:rsidR="00063728" w:rsidRPr="0072183B" w:rsidRDefault="00063728" w:rsidP="0077555F">
    <w:pPr>
      <w:pStyle w:val="HeadingnoNumber"/>
      <w:tabs>
        <w:tab w:val="right" w:pos="9026"/>
      </w:tabs>
      <w:rPr>
        <w:lang w:eastAsia="en-AU"/>
      </w:rPr>
    </w:pPr>
    <w:r>
      <w:t>OMCS - Emergency Exit Lighting</w:t>
    </w:r>
    <w:r w:rsidRPr="008C48B7">
      <w:t xml:space="preserve"> </w:t>
    </w:r>
    <w:r>
      <w:t>Functional Specification (FDD)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77555F" w:rsidRDefault="00063728" w:rsidP="0077555F">
    <w:pPr>
      <w:pStyle w:val="HeadingnoNumber"/>
    </w:pPr>
    <w:r w:rsidRPr="0077555F">
      <w:rPr>
        <w:noProof/>
        <w:lang w:eastAsia="en-AU"/>
      </w:rPr>
      <w:drawing>
        <wp:anchor distT="0" distB="0" distL="114300" distR="114300" simplePos="0" relativeHeight="251659776" behindDoc="1" locked="0" layoutInCell="1" allowOverlap="1" wp14:anchorId="660EDCA1" wp14:editId="0779AC4A">
          <wp:simplePos x="0" y="0"/>
          <wp:positionH relativeFrom="column">
            <wp:posOffset>7019082</wp:posOffset>
          </wp:positionH>
          <wp:positionV relativeFrom="paragraph">
            <wp:posOffset>-99060</wp:posOffset>
          </wp:positionV>
          <wp:extent cx="1887026" cy="5651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887026" cy="565150"/>
                  </a:xfrm>
                  <a:prstGeom prst="rect">
                    <a:avLst/>
                  </a:prstGeom>
                </pic:spPr>
              </pic:pic>
            </a:graphicData>
          </a:graphic>
          <wp14:sizeRelH relativeFrom="page">
            <wp14:pctWidth>0</wp14:pctWidth>
          </wp14:sizeRelH>
          <wp14:sizeRelV relativeFrom="page">
            <wp14:pctHeight>0</wp14:pctHeight>
          </wp14:sizeRelV>
        </wp:anchor>
      </w:drawing>
    </w:r>
    <w:r w:rsidRPr="0077555F">
      <w:t>NCX All Project Works - Control Systems</w:t>
    </w:r>
  </w:p>
  <w:p w:rsidR="00063728" w:rsidRPr="0072183B" w:rsidRDefault="00063728" w:rsidP="0077555F">
    <w:pPr>
      <w:pStyle w:val="HeadingnoNumber"/>
      <w:tabs>
        <w:tab w:val="right" w:pos="9026"/>
      </w:tabs>
      <w:rPr>
        <w:lang w:eastAsia="en-AU"/>
      </w:rPr>
    </w:pPr>
    <w:r>
      <w:t>OMCS - Emergency Exit Lighting</w:t>
    </w:r>
    <w:r w:rsidRPr="008C48B7">
      <w:t xml:space="preserve"> </w:t>
    </w:r>
    <w:r>
      <w:t>Functional Specification (FDD)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923"/>
    <w:multiLevelType w:val="hybridMultilevel"/>
    <w:tmpl w:val="F5F07FC4"/>
    <w:lvl w:ilvl="0" w:tplc="74B6DF3E">
      <w:start w:val="12"/>
      <w:numFmt w:val="bullet"/>
      <w:lvlText w:val="-"/>
      <w:lvlJc w:val="left"/>
      <w:pPr>
        <w:ind w:left="411" w:hanging="360"/>
      </w:pPr>
      <w:rPr>
        <w:rFonts w:ascii="Arial Narrow" w:eastAsiaTheme="minorHAnsi" w:hAnsi="Arial Narrow" w:cstheme="minorBidi" w:hint="default"/>
      </w:rPr>
    </w:lvl>
    <w:lvl w:ilvl="1" w:tplc="0C090003" w:tentative="1">
      <w:start w:val="1"/>
      <w:numFmt w:val="bullet"/>
      <w:lvlText w:val="o"/>
      <w:lvlJc w:val="left"/>
      <w:pPr>
        <w:ind w:left="1131" w:hanging="360"/>
      </w:pPr>
      <w:rPr>
        <w:rFonts w:ascii="Courier New" w:hAnsi="Courier New" w:cs="Courier New" w:hint="default"/>
      </w:rPr>
    </w:lvl>
    <w:lvl w:ilvl="2" w:tplc="0C090005" w:tentative="1">
      <w:start w:val="1"/>
      <w:numFmt w:val="bullet"/>
      <w:lvlText w:val=""/>
      <w:lvlJc w:val="left"/>
      <w:pPr>
        <w:ind w:left="1851" w:hanging="360"/>
      </w:pPr>
      <w:rPr>
        <w:rFonts w:ascii="Wingdings" w:hAnsi="Wingdings" w:hint="default"/>
      </w:rPr>
    </w:lvl>
    <w:lvl w:ilvl="3" w:tplc="0C090001" w:tentative="1">
      <w:start w:val="1"/>
      <w:numFmt w:val="bullet"/>
      <w:lvlText w:val=""/>
      <w:lvlJc w:val="left"/>
      <w:pPr>
        <w:ind w:left="2571" w:hanging="360"/>
      </w:pPr>
      <w:rPr>
        <w:rFonts w:ascii="Symbol" w:hAnsi="Symbol" w:hint="default"/>
      </w:rPr>
    </w:lvl>
    <w:lvl w:ilvl="4" w:tplc="0C090003" w:tentative="1">
      <w:start w:val="1"/>
      <w:numFmt w:val="bullet"/>
      <w:lvlText w:val="o"/>
      <w:lvlJc w:val="left"/>
      <w:pPr>
        <w:ind w:left="3291" w:hanging="360"/>
      </w:pPr>
      <w:rPr>
        <w:rFonts w:ascii="Courier New" w:hAnsi="Courier New" w:cs="Courier New" w:hint="default"/>
      </w:rPr>
    </w:lvl>
    <w:lvl w:ilvl="5" w:tplc="0C090005" w:tentative="1">
      <w:start w:val="1"/>
      <w:numFmt w:val="bullet"/>
      <w:lvlText w:val=""/>
      <w:lvlJc w:val="left"/>
      <w:pPr>
        <w:ind w:left="4011" w:hanging="360"/>
      </w:pPr>
      <w:rPr>
        <w:rFonts w:ascii="Wingdings" w:hAnsi="Wingdings" w:hint="default"/>
      </w:rPr>
    </w:lvl>
    <w:lvl w:ilvl="6" w:tplc="0C090001" w:tentative="1">
      <w:start w:val="1"/>
      <w:numFmt w:val="bullet"/>
      <w:lvlText w:val=""/>
      <w:lvlJc w:val="left"/>
      <w:pPr>
        <w:ind w:left="4731" w:hanging="360"/>
      </w:pPr>
      <w:rPr>
        <w:rFonts w:ascii="Symbol" w:hAnsi="Symbol" w:hint="default"/>
      </w:rPr>
    </w:lvl>
    <w:lvl w:ilvl="7" w:tplc="0C090003" w:tentative="1">
      <w:start w:val="1"/>
      <w:numFmt w:val="bullet"/>
      <w:lvlText w:val="o"/>
      <w:lvlJc w:val="left"/>
      <w:pPr>
        <w:ind w:left="5451" w:hanging="360"/>
      </w:pPr>
      <w:rPr>
        <w:rFonts w:ascii="Courier New" w:hAnsi="Courier New" w:cs="Courier New" w:hint="default"/>
      </w:rPr>
    </w:lvl>
    <w:lvl w:ilvl="8" w:tplc="0C090005" w:tentative="1">
      <w:start w:val="1"/>
      <w:numFmt w:val="bullet"/>
      <w:lvlText w:val=""/>
      <w:lvlJc w:val="left"/>
      <w:pPr>
        <w:ind w:left="6171" w:hanging="360"/>
      </w:pPr>
      <w:rPr>
        <w:rFonts w:ascii="Wingdings" w:hAnsi="Wingdings" w:hint="default"/>
      </w:rPr>
    </w:lvl>
  </w:abstractNum>
  <w:abstractNum w:abstractNumId="1" w15:restartNumberingAfterBreak="0">
    <w:nsid w:val="03AC1A43"/>
    <w:multiLevelType w:val="hybridMultilevel"/>
    <w:tmpl w:val="958816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F3145"/>
    <w:multiLevelType w:val="multilevel"/>
    <w:tmpl w:val="9E3000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noProof w:val="0"/>
        <w:vanish w:val="0"/>
        <w:color w:val="52A74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bCs w:val="0"/>
        <w:i w:val="0"/>
        <w:iCs w:val="0"/>
        <w:caps w:val="0"/>
        <w:smallCaps w:val="0"/>
        <w:strike w:val="0"/>
        <w:dstrike w:val="0"/>
        <w:noProof w:val="0"/>
        <w:vanish w:val="0"/>
        <w:color w:val="52A74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ascii="Arial Narrow" w:hAnsi="Arial Narrow"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A521709"/>
    <w:multiLevelType w:val="hybridMultilevel"/>
    <w:tmpl w:val="1340F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61C50"/>
    <w:multiLevelType w:val="hybridMultilevel"/>
    <w:tmpl w:val="A2622C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CBC36FB"/>
    <w:multiLevelType w:val="hybridMultilevel"/>
    <w:tmpl w:val="321E15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C312E"/>
    <w:multiLevelType w:val="hybridMultilevel"/>
    <w:tmpl w:val="3946A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E003C"/>
    <w:multiLevelType w:val="multilevel"/>
    <w:tmpl w:val="74CAF0B8"/>
    <w:styleLink w:val="ASJVTableBullet"/>
    <w:lvl w:ilvl="0">
      <w:start w:val="1"/>
      <w:numFmt w:val="bullet"/>
      <w:lvlText w:val=""/>
      <w:lvlJc w:val="left"/>
      <w:pPr>
        <w:ind w:left="227" w:hanging="227"/>
      </w:pPr>
      <w:rPr>
        <w:rFonts w:ascii="Wingdings" w:hAnsi="Wingdings" w:hint="default"/>
        <w:color w:val="4F81BD" w:themeColor="accent1"/>
        <w:position w:val="-3"/>
        <w:sz w:val="28"/>
      </w:rPr>
    </w:lvl>
    <w:lvl w:ilvl="1">
      <w:start w:val="1"/>
      <w:numFmt w:val="bullet"/>
      <w:pStyle w:val="TableBullet2"/>
      <w:lvlText w:val=""/>
      <w:lvlJc w:val="left"/>
      <w:pPr>
        <w:ind w:left="454" w:hanging="227"/>
      </w:pPr>
      <w:rPr>
        <w:rFonts w:ascii="Symbol" w:hAnsi="Symbol" w:hint="default"/>
        <w:color w:val="C0504D" w:themeColor="accent2"/>
      </w:rPr>
    </w:lvl>
    <w:lvl w:ilvl="2">
      <w:start w:val="1"/>
      <w:numFmt w:val="bullet"/>
      <w:pStyle w:val="TableBullet3"/>
      <w:lvlText w:val=""/>
      <w:lvlJc w:val="left"/>
      <w:pPr>
        <w:ind w:left="681" w:hanging="227"/>
      </w:pPr>
      <w:rPr>
        <w:rFonts w:ascii="Wingdings" w:hAnsi="Wingdings" w:hint="default"/>
        <w:color w:val="C0504D" w:themeColor="accent2"/>
        <w:position w:val="-3"/>
        <w:sz w:val="28"/>
      </w:rPr>
    </w:lvl>
    <w:lvl w:ilvl="3">
      <w:start w:val="1"/>
      <w:numFmt w:val="decimal"/>
      <w:lvlText w:val="(%4)"/>
      <w:lvlJc w:val="left"/>
      <w:pPr>
        <w:ind w:left="908" w:hanging="227"/>
      </w:pPr>
      <w:rPr>
        <w:rFonts w:hint="default"/>
      </w:rPr>
    </w:lvl>
    <w:lvl w:ilvl="4">
      <w:start w:val="1"/>
      <w:numFmt w:val="lowerLetter"/>
      <w:lvlText w:val="(%5)"/>
      <w:lvlJc w:val="left"/>
      <w:pPr>
        <w:ind w:left="1135" w:hanging="227"/>
      </w:pPr>
      <w:rPr>
        <w:rFonts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8" w15:restartNumberingAfterBreak="0">
    <w:nsid w:val="38DA5516"/>
    <w:multiLevelType w:val="hybridMultilevel"/>
    <w:tmpl w:val="CFE2BE72"/>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8F25644"/>
    <w:multiLevelType w:val="multilevel"/>
    <w:tmpl w:val="28860DC6"/>
    <w:styleLink w:val="AureconBullets"/>
    <w:lvl w:ilvl="0">
      <w:start w:val="1"/>
      <w:numFmt w:val="bullet"/>
      <w:pStyle w:val="Bullet1"/>
      <w:lvlText w:val=""/>
      <w:lvlJc w:val="left"/>
      <w:pPr>
        <w:ind w:left="227" w:hanging="227"/>
      </w:pPr>
      <w:rPr>
        <w:rFonts w:ascii="Wingdings" w:hAnsi="Wingdings" w:hint="default"/>
        <w:color w:val="4F81BD" w:themeColor="accent1"/>
        <w:position w:val="-3"/>
        <w:sz w:val="28"/>
      </w:rPr>
    </w:lvl>
    <w:lvl w:ilvl="1">
      <w:start w:val="1"/>
      <w:numFmt w:val="bullet"/>
      <w:pStyle w:val="Bullet2"/>
      <w:lvlText w:val=""/>
      <w:lvlJc w:val="left"/>
      <w:pPr>
        <w:ind w:left="454" w:hanging="227"/>
      </w:pPr>
      <w:rPr>
        <w:rFonts w:ascii="Symbol" w:hAnsi="Symbol" w:hint="default"/>
        <w:color w:val="C0504D"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0" w15:restartNumberingAfterBreak="0">
    <w:nsid w:val="3C52479E"/>
    <w:multiLevelType w:val="hybridMultilevel"/>
    <w:tmpl w:val="87F8E0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E2304C0"/>
    <w:multiLevelType w:val="hybridMultilevel"/>
    <w:tmpl w:val="105E498E"/>
    <w:lvl w:ilvl="0" w:tplc="C74C2AA2">
      <w:start w:val="1"/>
      <w:numFmt w:val="lowerRoman"/>
      <w:pStyle w:val="Points2"/>
      <w:lvlText w:val="%1."/>
      <w:lvlJc w:val="right"/>
      <w:pPr>
        <w:ind w:left="1211"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15:restartNumberingAfterBreak="0">
    <w:nsid w:val="51586653"/>
    <w:multiLevelType w:val="hybridMultilevel"/>
    <w:tmpl w:val="7136C4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5E57BCD"/>
    <w:multiLevelType w:val="hybridMultilevel"/>
    <w:tmpl w:val="7B560D98"/>
    <w:lvl w:ilvl="0" w:tplc="AB5207C6">
      <w:start w:val="1"/>
      <w:numFmt w:val="lowerLetter"/>
      <w:pStyle w:val="Points1"/>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BD07394"/>
    <w:multiLevelType w:val="hybridMultilevel"/>
    <w:tmpl w:val="958816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C950A6B"/>
    <w:multiLevelType w:val="hybridMultilevel"/>
    <w:tmpl w:val="1340F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890AAB"/>
    <w:multiLevelType w:val="hybridMultilevel"/>
    <w:tmpl w:val="098EDE14"/>
    <w:lvl w:ilvl="0" w:tplc="7A8A7856">
      <w:start w:val="12"/>
      <w:numFmt w:val="bullet"/>
      <w:lvlText w:val="-"/>
      <w:lvlJc w:val="left"/>
      <w:pPr>
        <w:ind w:left="720" w:hanging="360"/>
      </w:pPr>
      <w:rPr>
        <w:rFonts w:ascii="Arial Narrow" w:eastAsiaTheme="minorHAnsi" w:hAnsi="Arial Narrow"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366663"/>
    <w:multiLevelType w:val="multilevel"/>
    <w:tmpl w:val="833034F6"/>
    <w:lvl w:ilvl="0">
      <w:start w:val="1"/>
      <w:numFmt w:val="bullet"/>
      <w:pStyle w:val="HierarchyList"/>
      <w:lvlText w:val=""/>
      <w:lvlJc w:val="left"/>
      <w:pPr>
        <w:ind w:left="1080" w:hanging="360"/>
      </w:pPr>
      <w:rPr>
        <w:rFonts w:ascii="Wingdings 3" w:hAnsi="Wingdings 3" w:hint="default"/>
      </w:rPr>
    </w:lvl>
    <w:lvl w:ilvl="1">
      <w:start w:val="1"/>
      <w:numFmt w:val="bullet"/>
      <w:lvlText w:val=""/>
      <w:lvlJc w:val="left"/>
      <w:pPr>
        <w:ind w:left="1800" w:hanging="360"/>
      </w:pPr>
      <w:rPr>
        <w:rFonts w:ascii="Wingdings 3" w:hAnsi="Wingdings 3" w:cs="Courier New" w:hint="default"/>
      </w:rPr>
    </w:lvl>
    <w:lvl w:ilvl="2">
      <w:start w:val="1"/>
      <w:numFmt w:val="bullet"/>
      <w:lvlText w:val=""/>
      <w:lvlJc w:val="left"/>
      <w:pPr>
        <w:ind w:left="2520" w:hanging="360"/>
      </w:pPr>
      <w:rPr>
        <w:rFonts w:ascii="Wingdings 3" w:hAnsi="Wingdings 3" w:cs="Times New Roman" w:hint="default"/>
      </w:rPr>
    </w:lvl>
    <w:lvl w:ilvl="3">
      <w:start w:val="1"/>
      <w:numFmt w:val="bullet"/>
      <w:lvlText w:val=""/>
      <w:lvlJc w:val="left"/>
      <w:pPr>
        <w:ind w:left="3240" w:hanging="360"/>
      </w:pPr>
      <w:rPr>
        <w:rFonts w:ascii="Wingdings 3" w:hAnsi="Wingdings 3" w:cs="Times New Roman" w:hint="default"/>
      </w:rPr>
    </w:lvl>
    <w:lvl w:ilvl="4">
      <w:start w:val="1"/>
      <w:numFmt w:val="bullet"/>
      <w:lvlText w:val=""/>
      <w:lvlJc w:val="left"/>
      <w:pPr>
        <w:ind w:left="3960" w:hanging="360"/>
      </w:pPr>
      <w:rPr>
        <w:rFonts w:ascii="Wingdings 3" w:hAnsi="Wingdings 3" w:cs="Courier New" w:hint="default"/>
      </w:rPr>
    </w:lvl>
    <w:lvl w:ilvl="5">
      <w:start w:val="1"/>
      <w:numFmt w:val="bullet"/>
      <w:lvlText w:val=""/>
      <w:lvlJc w:val="left"/>
      <w:pPr>
        <w:ind w:left="4680" w:hanging="360"/>
      </w:pPr>
      <w:rPr>
        <w:rFonts w:ascii="Wingdings 3" w:hAnsi="Wingdings 3" w:cs="Times New Roman" w:hint="default"/>
      </w:rPr>
    </w:lvl>
    <w:lvl w:ilvl="6">
      <w:start w:val="1"/>
      <w:numFmt w:val="bullet"/>
      <w:lvlText w:val=""/>
      <w:lvlJc w:val="left"/>
      <w:pPr>
        <w:ind w:left="5400" w:hanging="360"/>
      </w:pPr>
      <w:rPr>
        <w:rFonts w:ascii="Wingdings 3" w:hAnsi="Wingdings 3" w:cs="Times New Roman" w:hint="default"/>
      </w:rPr>
    </w:lvl>
    <w:lvl w:ilvl="7">
      <w:start w:val="1"/>
      <w:numFmt w:val="bullet"/>
      <w:lvlText w:val=""/>
      <w:lvlJc w:val="left"/>
      <w:pPr>
        <w:ind w:left="6120" w:hanging="360"/>
      </w:pPr>
      <w:rPr>
        <w:rFonts w:ascii="Symbol" w:hAnsi="Symbol" w:cs="Courier New" w:hint="default"/>
        <w:color w:val="auto"/>
      </w:rPr>
    </w:lvl>
    <w:lvl w:ilvl="8">
      <w:start w:val="1"/>
      <w:numFmt w:val="bullet"/>
      <w:lvlText w:val=""/>
      <w:lvlJc w:val="left"/>
      <w:pPr>
        <w:ind w:left="6840" w:hanging="360"/>
      </w:pPr>
      <w:rPr>
        <w:rFonts w:ascii="Wingdings" w:hAnsi="Wingdings" w:hint="default"/>
      </w:rPr>
    </w:lvl>
  </w:abstractNum>
  <w:abstractNum w:abstractNumId="18" w15:restartNumberingAfterBreak="0">
    <w:nsid w:val="6D117980"/>
    <w:multiLevelType w:val="hybridMultilevel"/>
    <w:tmpl w:val="0824885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02C1C47"/>
    <w:multiLevelType w:val="hybridMultilevel"/>
    <w:tmpl w:val="10DC3B2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9"/>
  </w:num>
  <w:num w:numId="3">
    <w:abstractNumId w:val="7"/>
  </w:num>
  <w:num w:numId="4">
    <w:abstractNumId w:val="13"/>
    <w:lvlOverride w:ilvl="0">
      <w:startOverride w:val="1"/>
    </w:lvlOverride>
  </w:num>
  <w:num w:numId="5">
    <w:abstractNumId w:val="13"/>
    <w:lvlOverride w:ilvl="0">
      <w:startOverride w:val="1"/>
    </w:lvlOverride>
  </w:num>
  <w:num w:numId="6">
    <w:abstractNumId w:val="11"/>
  </w:num>
  <w:num w:numId="7">
    <w:abstractNumId w:val="13"/>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4"/>
  </w:num>
  <w:num w:numId="21">
    <w:abstractNumId w:val="1"/>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7"/>
  </w:num>
  <w:num w:numId="35">
    <w:abstractNumId w:val="19"/>
  </w:num>
  <w:num w:numId="36">
    <w:abstractNumId w:val="10"/>
  </w:num>
  <w:num w:numId="37">
    <w:abstractNumId w:val="13"/>
    <w:lvlOverride w:ilvl="0">
      <w:startOverride w:val="1"/>
    </w:lvlOverride>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0"/>
  </w:num>
  <w:num w:numId="48">
    <w:abstractNumId w:val="13"/>
    <w:lvlOverride w:ilvl="0">
      <w:startOverride w:val="1"/>
    </w:lvlOverride>
  </w:num>
  <w:num w:numId="49">
    <w:abstractNumId w:val="13"/>
    <w:lvlOverride w:ilvl="0">
      <w:startOverride w:val="1"/>
    </w:lvlOverride>
  </w:num>
  <w:num w:numId="50">
    <w:abstractNumId w:val="13"/>
    <w:lvlOverride w:ilvl="0">
      <w:startOverride w:val="1"/>
    </w:lvlOverride>
  </w:num>
  <w:num w:numId="51">
    <w:abstractNumId w:val="16"/>
  </w:num>
  <w:num w:numId="52">
    <w:abstractNumId w:val="2"/>
  </w:num>
  <w:num w:numId="53">
    <w:abstractNumId w:val="17"/>
  </w:num>
  <w:num w:numId="54">
    <w:abstractNumId w:val="4"/>
  </w:num>
  <w:num w:numId="55">
    <w:abstractNumId w:val="5"/>
  </w:num>
  <w:num w:numId="56">
    <w:abstractNumId w:val="13"/>
    <w:lvlOverride w:ilvl="0">
      <w:startOverride w:val="1"/>
    </w:lvlOverride>
  </w:num>
  <w:num w:numId="57">
    <w:abstractNumId w:val="8"/>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5"/>
  </w:num>
  <w:num w:numId="66">
    <w:abstractNumId w:val="2"/>
  </w:num>
  <w:num w:numId="67">
    <w:abstractNumId w:val="2"/>
  </w:num>
  <w:num w:numId="68">
    <w:abstractNumId w:val="2"/>
  </w:num>
  <w:num w:numId="69">
    <w:abstractNumId w:val="3"/>
  </w:num>
  <w:num w:numId="70">
    <w:abstractNumId w:val="2"/>
  </w:num>
  <w:num w:numId="71">
    <w:abstractNumId w:val="2"/>
  </w:num>
  <w:num w:numId="72">
    <w:abstractNumId w:val="13"/>
  </w:num>
  <w:num w:numId="73">
    <w:abstractNumId w:val="13"/>
    <w:lvlOverride w:ilvl="0">
      <w:startOverride w:val="1"/>
    </w:lvlOverride>
  </w:num>
  <w:num w:numId="74">
    <w:abstractNumId w:val="6"/>
  </w:num>
  <w:num w:numId="75">
    <w:abstractNumId w:val="12"/>
  </w:num>
  <w:num w:numId="76">
    <w:abstractNumId w:val="13"/>
    <w:lvlOverride w:ilvl="0">
      <w:startOverride w:val="1"/>
    </w:lvlOverride>
  </w:num>
  <w:num w:numId="77">
    <w:abstractNumId w:val="13"/>
    <w:lvlOverride w:ilvl="0">
      <w:startOverride w:val="1"/>
    </w:lvlOverride>
  </w:num>
  <w:num w:numId="78">
    <w:abstractNumId w:val="2"/>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 w:numId="92">
    <w:abstractNumId w:val="2"/>
  </w:num>
  <w:num w:numId="93">
    <w:abstractNumId w:val="2"/>
  </w:num>
  <w:num w:numId="94">
    <w:abstractNumId w:val="2"/>
  </w:num>
  <w:num w:numId="95">
    <w:abstractNumId w:val="2"/>
  </w:num>
  <w:num w:numId="96">
    <w:abstractNumId w:val="2"/>
  </w:num>
  <w:num w:numId="97">
    <w:abstractNumId w:val="2"/>
  </w:num>
  <w:num w:numId="98">
    <w:abstractNumId w:val="2"/>
  </w:num>
  <w:num w:numId="99">
    <w:abstractNumId w:val="2"/>
  </w:num>
  <w:num w:numId="100">
    <w:abstractNumId w:val="2"/>
  </w:num>
  <w:num w:numId="101">
    <w:abstractNumId w:val="2"/>
  </w:num>
  <w:num w:numId="102">
    <w:abstractNumId w:val="2"/>
  </w:num>
  <w:num w:numId="103">
    <w:abstractNumId w:val="2"/>
  </w:num>
  <w:num w:numId="104">
    <w:abstractNumId w:val="2"/>
  </w:num>
  <w:num w:numId="105">
    <w:abstractNumId w:val="2"/>
  </w:num>
  <w:num w:numId="106">
    <w:abstractNumId w:val="2"/>
  </w:num>
  <w:num w:numId="107">
    <w:abstractNumId w:val="2"/>
  </w:num>
  <w:num w:numId="108">
    <w:abstractNumId w:val="2"/>
  </w:num>
  <w:num w:numId="109">
    <w:abstractNumId w:val="2"/>
  </w:num>
  <w:num w:numId="110">
    <w:abstractNumId w:val="2"/>
  </w:num>
  <w:num w:numId="111">
    <w:abstractNumId w:val="2"/>
  </w:num>
  <w:num w:numId="112">
    <w:abstractNumId w:val="2"/>
  </w:num>
  <w:num w:numId="113">
    <w:abstractNumId w:val="2"/>
  </w:num>
  <w:num w:numId="114">
    <w:abstractNumId w:val="2"/>
  </w:num>
  <w:num w:numId="115">
    <w:abstractNumId w:val="2"/>
  </w:num>
  <w:num w:numId="116">
    <w:abstractNumId w:val="2"/>
  </w:num>
  <w:num w:numId="117">
    <w:abstractNumId w:val="2"/>
  </w:num>
  <w:num w:numId="118">
    <w:abstractNumId w:val="2"/>
  </w:num>
  <w:num w:numId="119">
    <w:abstractNumId w:val="2"/>
  </w:num>
  <w:num w:numId="120">
    <w:abstractNumId w:val="2"/>
  </w:num>
  <w:num w:numId="121">
    <w:abstractNumId w:val="2"/>
  </w:num>
  <w:num w:numId="122">
    <w:abstractNumId w:val="2"/>
  </w:num>
  <w:num w:numId="123">
    <w:abstractNumId w:val="2"/>
  </w:num>
  <w:num w:numId="124">
    <w:abstractNumId w:val="2"/>
  </w:num>
  <w:numIdMacAtCleanup w:val="1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ason">
    <w15:presenceInfo w15:providerId="AD" w15:userId="S-1-5-21-1992264782-2365601125-74691635-121369"/>
  </w15:person>
  <w15:person w15:author="Patrick Thomas">
    <w15:presenceInfo w15:providerId="AD" w15:userId="S::patrick.thomas@logicamms.com::29c455a8-756c-41db-9349-826255f5cf4b"/>
  </w15:person>
  <w15:person w15:author="BRADLEY, Matt">
    <w15:presenceInfo w15:providerId="AD" w15:userId="S-1-5-21-1992264782-2365601125-74691635-134071"/>
  </w15:person>
  <w15:person w15:author="Matt Bradley">
    <w15:presenceInfo w15:providerId="Windows Live" w15:userId="9f99449537942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AU"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39B6"/>
    <w:rsid w:val="000006DA"/>
    <w:rsid w:val="00000D3A"/>
    <w:rsid w:val="000010BD"/>
    <w:rsid w:val="00001CBC"/>
    <w:rsid w:val="00002971"/>
    <w:rsid w:val="00002C2F"/>
    <w:rsid w:val="00003632"/>
    <w:rsid w:val="000039B6"/>
    <w:rsid w:val="000043D1"/>
    <w:rsid w:val="000043DD"/>
    <w:rsid w:val="000048A8"/>
    <w:rsid w:val="00004AC2"/>
    <w:rsid w:val="00004E2E"/>
    <w:rsid w:val="00004F7D"/>
    <w:rsid w:val="0000640D"/>
    <w:rsid w:val="00006BFE"/>
    <w:rsid w:val="00006C5B"/>
    <w:rsid w:val="000077B3"/>
    <w:rsid w:val="00007BC2"/>
    <w:rsid w:val="000104AD"/>
    <w:rsid w:val="0001051F"/>
    <w:rsid w:val="00010872"/>
    <w:rsid w:val="00011175"/>
    <w:rsid w:val="00011EB4"/>
    <w:rsid w:val="00012960"/>
    <w:rsid w:val="0001337F"/>
    <w:rsid w:val="000137D8"/>
    <w:rsid w:val="00013E8A"/>
    <w:rsid w:val="00014AF8"/>
    <w:rsid w:val="0001519B"/>
    <w:rsid w:val="000156DD"/>
    <w:rsid w:val="0001579C"/>
    <w:rsid w:val="00015A11"/>
    <w:rsid w:val="000165F4"/>
    <w:rsid w:val="00017179"/>
    <w:rsid w:val="00017A24"/>
    <w:rsid w:val="00017A43"/>
    <w:rsid w:val="00017CFE"/>
    <w:rsid w:val="00020A44"/>
    <w:rsid w:val="00020AE3"/>
    <w:rsid w:val="00021220"/>
    <w:rsid w:val="000215E5"/>
    <w:rsid w:val="00021659"/>
    <w:rsid w:val="00022B54"/>
    <w:rsid w:val="000231F4"/>
    <w:rsid w:val="00023B1B"/>
    <w:rsid w:val="00023B8E"/>
    <w:rsid w:val="00024287"/>
    <w:rsid w:val="00024513"/>
    <w:rsid w:val="00024D8A"/>
    <w:rsid w:val="000266EE"/>
    <w:rsid w:val="0002744C"/>
    <w:rsid w:val="00027528"/>
    <w:rsid w:val="00027543"/>
    <w:rsid w:val="000277EE"/>
    <w:rsid w:val="000278CE"/>
    <w:rsid w:val="00027911"/>
    <w:rsid w:val="00027F11"/>
    <w:rsid w:val="00030AF5"/>
    <w:rsid w:val="00031B27"/>
    <w:rsid w:val="000321FA"/>
    <w:rsid w:val="0003271F"/>
    <w:rsid w:val="0003294D"/>
    <w:rsid w:val="000333EF"/>
    <w:rsid w:val="00035903"/>
    <w:rsid w:val="00035D38"/>
    <w:rsid w:val="00036142"/>
    <w:rsid w:val="0003655F"/>
    <w:rsid w:val="00036FC5"/>
    <w:rsid w:val="00037033"/>
    <w:rsid w:val="000377B0"/>
    <w:rsid w:val="0003784F"/>
    <w:rsid w:val="00037A50"/>
    <w:rsid w:val="00037BFD"/>
    <w:rsid w:val="0004034B"/>
    <w:rsid w:val="000408D7"/>
    <w:rsid w:val="00041E87"/>
    <w:rsid w:val="0004236A"/>
    <w:rsid w:val="00042F29"/>
    <w:rsid w:val="00043567"/>
    <w:rsid w:val="0004448F"/>
    <w:rsid w:val="000446D1"/>
    <w:rsid w:val="00044A6C"/>
    <w:rsid w:val="00045233"/>
    <w:rsid w:val="000457E1"/>
    <w:rsid w:val="00046723"/>
    <w:rsid w:val="00046BE5"/>
    <w:rsid w:val="00046DD0"/>
    <w:rsid w:val="000471F7"/>
    <w:rsid w:val="00047812"/>
    <w:rsid w:val="000509EE"/>
    <w:rsid w:val="00050C53"/>
    <w:rsid w:val="00051C1B"/>
    <w:rsid w:val="00052171"/>
    <w:rsid w:val="0005246C"/>
    <w:rsid w:val="0005285D"/>
    <w:rsid w:val="00052CD6"/>
    <w:rsid w:val="00053405"/>
    <w:rsid w:val="00053534"/>
    <w:rsid w:val="00053B97"/>
    <w:rsid w:val="000540FA"/>
    <w:rsid w:val="00055ACE"/>
    <w:rsid w:val="00055B51"/>
    <w:rsid w:val="00056EE0"/>
    <w:rsid w:val="00056F0B"/>
    <w:rsid w:val="00056FC2"/>
    <w:rsid w:val="00060349"/>
    <w:rsid w:val="000615A7"/>
    <w:rsid w:val="00062C7F"/>
    <w:rsid w:val="00063728"/>
    <w:rsid w:val="000647BA"/>
    <w:rsid w:val="00065307"/>
    <w:rsid w:val="000668AC"/>
    <w:rsid w:val="00066C89"/>
    <w:rsid w:val="00066F56"/>
    <w:rsid w:val="00067477"/>
    <w:rsid w:val="00067F4D"/>
    <w:rsid w:val="000704F3"/>
    <w:rsid w:val="00070F6D"/>
    <w:rsid w:val="000715BD"/>
    <w:rsid w:val="000721DB"/>
    <w:rsid w:val="0007475A"/>
    <w:rsid w:val="00074AC6"/>
    <w:rsid w:val="0007695F"/>
    <w:rsid w:val="00077BC4"/>
    <w:rsid w:val="00080536"/>
    <w:rsid w:val="0008162A"/>
    <w:rsid w:val="0008182C"/>
    <w:rsid w:val="00081D5F"/>
    <w:rsid w:val="0008243F"/>
    <w:rsid w:val="00082A81"/>
    <w:rsid w:val="00083820"/>
    <w:rsid w:val="00084097"/>
    <w:rsid w:val="0008468E"/>
    <w:rsid w:val="00084833"/>
    <w:rsid w:val="0008499A"/>
    <w:rsid w:val="00084CD4"/>
    <w:rsid w:val="00084DEE"/>
    <w:rsid w:val="0008591A"/>
    <w:rsid w:val="00085A56"/>
    <w:rsid w:val="00085CDE"/>
    <w:rsid w:val="00086068"/>
    <w:rsid w:val="00086305"/>
    <w:rsid w:val="000864FB"/>
    <w:rsid w:val="00086AB4"/>
    <w:rsid w:val="00086B11"/>
    <w:rsid w:val="00086B9B"/>
    <w:rsid w:val="00086CC4"/>
    <w:rsid w:val="00090246"/>
    <w:rsid w:val="00090908"/>
    <w:rsid w:val="00090A21"/>
    <w:rsid w:val="00090DBC"/>
    <w:rsid w:val="000912FD"/>
    <w:rsid w:val="0009187C"/>
    <w:rsid w:val="00091DBF"/>
    <w:rsid w:val="000924C9"/>
    <w:rsid w:val="00093952"/>
    <w:rsid w:val="000939D7"/>
    <w:rsid w:val="000939E5"/>
    <w:rsid w:val="00093F77"/>
    <w:rsid w:val="000945E6"/>
    <w:rsid w:val="00094823"/>
    <w:rsid w:val="00094AAE"/>
    <w:rsid w:val="0009585B"/>
    <w:rsid w:val="00095B53"/>
    <w:rsid w:val="00095ED8"/>
    <w:rsid w:val="00095FD6"/>
    <w:rsid w:val="00097EFF"/>
    <w:rsid w:val="000A026E"/>
    <w:rsid w:val="000A15D6"/>
    <w:rsid w:val="000A198C"/>
    <w:rsid w:val="000A1BB7"/>
    <w:rsid w:val="000A2A08"/>
    <w:rsid w:val="000A2E0C"/>
    <w:rsid w:val="000A2E72"/>
    <w:rsid w:val="000A33E9"/>
    <w:rsid w:val="000A3ED2"/>
    <w:rsid w:val="000A4035"/>
    <w:rsid w:val="000A46F9"/>
    <w:rsid w:val="000A4B0E"/>
    <w:rsid w:val="000A56DE"/>
    <w:rsid w:val="000A57AE"/>
    <w:rsid w:val="000A64D5"/>
    <w:rsid w:val="000A791F"/>
    <w:rsid w:val="000A7EC9"/>
    <w:rsid w:val="000B096E"/>
    <w:rsid w:val="000B1186"/>
    <w:rsid w:val="000B1CB3"/>
    <w:rsid w:val="000B28D4"/>
    <w:rsid w:val="000B2A7D"/>
    <w:rsid w:val="000B2B2A"/>
    <w:rsid w:val="000B2D48"/>
    <w:rsid w:val="000B5583"/>
    <w:rsid w:val="000B5CEA"/>
    <w:rsid w:val="000B7714"/>
    <w:rsid w:val="000B7D8F"/>
    <w:rsid w:val="000C12AF"/>
    <w:rsid w:val="000C130E"/>
    <w:rsid w:val="000C1940"/>
    <w:rsid w:val="000C1A6A"/>
    <w:rsid w:val="000C1C9D"/>
    <w:rsid w:val="000C1D4E"/>
    <w:rsid w:val="000C2A07"/>
    <w:rsid w:val="000C2B66"/>
    <w:rsid w:val="000C2BB5"/>
    <w:rsid w:val="000C2D98"/>
    <w:rsid w:val="000C2DB7"/>
    <w:rsid w:val="000C334F"/>
    <w:rsid w:val="000C39F6"/>
    <w:rsid w:val="000C3B3F"/>
    <w:rsid w:val="000C6E78"/>
    <w:rsid w:val="000C7979"/>
    <w:rsid w:val="000D04DC"/>
    <w:rsid w:val="000D0A73"/>
    <w:rsid w:val="000D1FB9"/>
    <w:rsid w:val="000D2781"/>
    <w:rsid w:val="000D339F"/>
    <w:rsid w:val="000D37DB"/>
    <w:rsid w:val="000D7000"/>
    <w:rsid w:val="000D7029"/>
    <w:rsid w:val="000D7572"/>
    <w:rsid w:val="000D79D4"/>
    <w:rsid w:val="000E003C"/>
    <w:rsid w:val="000E039F"/>
    <w:rsid w:val="000E0F90"/>
    <w:rsid w:val="000E195E"/>
    <w:rsid w:val="000E2F9D"/>
    <w:rsid w:val="000E3365"/>
    <w:rsid w:val="000E3882"/>
    <w:rsid w:val="000E388C"/>
    <w:rsid w:val="000E4040"/>
    <w:rsid w:val="000E4221"/>
    <w:rsid w:val="000E45C9"/>
    <w:rsid w:val="000E47FE"/>
    <w:rsid w:val="000E54C4"/>
    <w:rsid w:val="000E59D0"/>
    <w:rsid w:val="000E7028"/>
    <w:rsid w:val="000E77C5"/>
    <w:rsid w:val="000E7D78"/>
    <w:rsid w:val="000F0EC4"/>
    <w:rsid w:val="000F1DAE"/>
    <w:rsid w:val="000F2119"/>
    <w:rsid w:val="000F2134"/>
    <w:rsid w:val="000F2204"/>
    <w:rsid w:val="000F3020"/>
    <w:rsid w:val="000F33F5"/>
    <w:rsid w:val="000F385F"/>
    <w:rsid w:val="000F3AD3"/>
    <w:rsid w:val="000F3C7E"/>
    <w:rsid w:val="000F3C92"/>
    <w:rsid w:val="000F3CE2"/>
    <w:rsid w:val="000F42E7"/>
    <w:rsid w:val="000F4E4C"/>
    <w:rsid w:val="000F4F0E"/>
    <w:rsid w:val="000F59A5"/>
    <w:rsid w:val="000F5C46"/>
    <w:rsid w:val="000F7685"/>
    <w:rsid w:val="000F7B04"/>
    <w:rsid w:val="000F7B09"/>
    <w:rsid w:val="001008CB"/>
    <w:rsid w:val="00100ACE"/>
    <w:rsid w:val="00101BCD"/>
    <w:rsid w:val="00101CC7"/>
    <w:rsid w:val="001020D3"/>
    <w:rsid w:val="00102221"/>
    <w:rsid w:val="00102F5D"/>
    <w:rsid w:val="001051A4"/>
    <w:rsid w:val="00106F7B"/>
    <w:rsid w:val="00107C6C"/>
    <w:rsid w:val="001102B4"/>
    <w:rsid w:val="00110C18"/>
    <w:rsid w:val="00110F6F"/>
    <w:rsid w:val="001110AE"/>
    <w:rsid w:val="001112B3"/>
    <w:rsid w:val="0011292C"/>
    <w:rsid w:val="0011328C"/>
    <w:rsid w:val="001132EA"/>
    <w:rsid w:val="001138C0"/>
    <w:rsid w:val="001140F3"/>
    <w:rsid w:val="00114CAD"/>
    <w:rsid w:val="0011586D"/>
    <w:rsid w:val="00115F3D"/>
    <w:rsid w:val="001161BC"/>
    <w:rsid w:val="001162A9"/>
    <w:rsid w:val="00116B9A"/>
    <w:rsid w:val="00117232"/>
    <w:rsid w:val="001178EB"/>
    <w:rsid w:val="00117EA0"/>
    <w:rsid w:val="00121065"/>
    <w:rsid w:val="001210D4"/>
    <w:rsid w:val="00121404"/>
    <w:rsid w:val="0012199A"/>
    <w:rsid w:val="00122384"/>
    <w:rsid w:val="001224A3"/>
    <w:rsid w:val="00122E91"/>
    <w:rsid w:val="00124391"/>
    <w:rsid w:val="00124CCD"/>
    <w:rsid w:val="0012510C"/>
    <w:rsid w:val="00125538"/>
    <w:rsid w:val="001261A0"/>
    <w:rsid w:val="001261BC"/>
    <w:rsid w:val="00126A8D"/>
    <w:rsid w:val="00126D39"/>
    <w:rsid w:val="00130AA6"/>
    <w:rsid w:val="00131221"/>
    <w:rsid w:val="00131AB3"/>
    <w:rsid w:val="001324F1"/>
    <w:rsid w:val="00132640"/>
    <w:rsid w:val="0013278D"/>
    <w:rsid w:val="00132F47"/>
    <w:rsid w:val="001331D3"/>
    <w:rsid w:val="001332EB"/>
    <w:rsid w:val="0013379C"/>
    <w:rsid w:val="00133824"/>
    <w:rsid w:val="00133FB8"/>
    <w:rsid w:val="00134A71"/>
    <w:rsid w:val="0013504A"/>
    <w:rsid w:val="001355DD"/>
    <w:rsid w:val="001357C6"/>
    <w:rsid w:val="00137795"/>
    <w:rsid w:val="001377D3"/>
    <w:rsid w:val="00137A38"/>
    <w:rsid w:val="00137C09"/>
    <w:rsid w:val="00140889"/>
    <w:rsid w:val="00140E11"/>
    <w:rsid w:val="00141651"/>
    <w:rsid w:val="0014179E"/>
    <w:rsid w:val="0014226A"/>
    <w:rsid w:val="0014227B"/>
    <w:rsid w:val="0014236B"/>
    <w:rsid w:val="00143940"/>
    <w:rsid w:val="00144536"/>
    <w:rsid w:val="001447AE"/>
    <w:rsid w:val="0014544C"/>
    <w:rsid w:val="00145763"/>
    <w:rsid w:val="001475B9"/>
    <w:rsid w:val="00151178"/>
    <w:rsid w:val="00151E0E"/>
    <w:rsid w:val="00151E49"/>
    <w:rsid w:val="0015264D"/>
    <w:rsid w:val="00152B0C"/>
    <w:rsid w:val="0015358C"/>
    <w:rsid w:val="001539BE"/>
    <w:rsid w:val="00153E3F"/>
    <w:rsid w:val="00153F51"/>
    <w:rsid w:val="001540C7"/>
    <w:rsid w:val="00154D2F"/>
    <w:rsid w:val="001561A5"/>
    <w:rsid w:val="001567BD"/>
    <w:rsid w:val="00157071"/>
    <w:rsid w:val="001575AD"/>
    <w:rsid w:val="0016155F"/>
    <w:rsid w:val="0016289C"/>
    <w:rsid w:val="00163580"/>
    <w:rsid w:val="001636D5"/>
    <w:rsid w:val="00163AF0"/>
    <w:rsid w:val="001646D1"/>
    <w:rsid w:val="001647F2"/>
    <w:rsid w:val="00164FAC"/>
    <w:rsid w:val="00167457"/>
    <w:rsid w:val="00167DE2"/>
    <w:rsid w:val="00167E05"/>
    <w:rsid w:val="0017096E"/>
    <w:rsid w:val="0017201D"/>
    <w:rsid w:val="001724A9"/>
    <w:rsid w:val="00172C6B"/>
    <w:rsid w:val="00172D2F"/>
    <w:rsid w:val="00173C55"/>
    <w:rsid w:val="001746A6"/>
    <w:rsid w:val="00174B6E"/>
    <w:rsid w:val="0017526D"/>
    <w:rsid w:val="001752A2"/>
    <w:rsid w:val="001757DF"/>
    <w:rsid w:val="00176121"/>
    <w:rsid w:val="00176214"/>
    <w:rsid w:val="001805EC"/>
    <w:rsid w:val="00182EBE"/>
    <w:rsid w:val="001832AD"/>
    <w:rsid w:val="00183CE5"/>
    <w:rsid w:val="0018416F"/>
    <w:rsid w:val="0018489C"/>
    <w:rsid w:val="00184993"/>
    <w:rsid w:val="00184DFB"/>
    <w:rsid w:val="0018522D"/>
    <w:rsid w:val="001859A7"/>
    <w:rsid w:val="001865BC"/>
    <w:rsid w:val="00187941"/>
    <w:rsid w:val="00187AE1"/>
    <w:rsid w:val="00187BCD"/>
    <w:rsid w:val="00187D77"/>
    <w:rsid w:val="001907C5"/>
    <w:rsid w:val="00191D8A"/>
    <w:rsid w:val="00192414"/>
    <w:rsid w:val="00192526"/>
    <w:rsid w:val="001928F6"/>
    <w:rsid w:val="001929CA"/>
    <w:rsid w:val="00193AFA"/>
    <w:rsid w:val="00194513"/>
    <w:rsid w:val="00194F22"/>
    <w:rsid w:val="00195338"/>
    <w:rsid w:val="00195561"/>
    <w:rsid w:val="00195A59"/>
    <w:rsid w:val="00195D99"/>
    <w:rsid w:val="00195DA9"/>
    <w:rsid w:val="001963C7"/>
    <w:rsid w:val="00196554"/>
    <w:rsid w:val="0019705F"/>
    <w:rsid w:val="001A0178"/>
    <w:rsid w:val="001A0F6E"/>
    <w:rsid w:val="001A0F93"/>
    <w:rsid w:val="001A130B"/>
    <w:rsid w:val="001A1EFD"/>
    <w:rsid w:val="001A2902"/>
    <w:rsid w:val="001A2A4C"/>
    <w:rsid w:val="001A2C10"/>
    <w:rsid w:val="001A31A5"/>
    <w:rsid w:val="001A4533"/>
    <w:rsid w:val="001A47BE"/>
    <w:rsid w:val="001A4ECA"/>
    <w:rsid w:val="001A5125"/>
    <w:rsid w:val="001A54F7"/>
    <w:rsid w:val="001A6A70"/>
    <w:rsid w:val="001A6E57"/>
    <w:rsid w:val="001A7878"/>
    <w:rsid w:val="001B05CB"/>
    <w:rsid w:val="001B1659"/>
    <w:rsid w:val="001B2489"/>
    <w:rsid w:val="001B2E63"/>
    <w:rsid w:val="001B30B7"/>
    <w:rsid w:val="001B35A0"/>
    <w:rsid w:val="001B3B5B"/>
    <w:rsid w:val="001B4276"/>
    <w:rsid w:val="001B4363"/>
    <w:rsid w:val="001B4921"/>
    <w:rsid w:val="001B4CA5"/>
    <w:rsid w:val="001B5267"/>
    <w:rsid w:val="001B582F"/>
    <w:rsid w:val="001B5CC6"/>
    <w:rsid w:val="001B616A"/>
    <w:rsid w:val="001B6A34"/>
    <w:rsid w:val="001B6BF4"/>
    <w:rsid w:val="001B73F8"/>
    <w:rsid w:val="001B7AE7"/>
    <w:rsid w:val="001C00DE"/>
    <w:rsid w:val="001C0427"/>
    <w:rsid w:val="001C05C0"/>
    <w:rsid w:val="001C13E6"/>
    <w:rsid w:val="001C17AC"/>
    <w:rsid w:val="001C186A"/>
    <w:rsid w:val="001C1AFA"/>
    <w:rsid w:val="001C3A02"/>
    <w:rsid w:val="001C5941"/>
    <w:rsid w:val="001C63B8"/>
    <w:rsid w:val="001C6719"/>
    <w:rsid w:val="001C7952"/>
    <w:rsid w:val="001C7C76"/>
    <w:rsid w:val="001D207C"/>
    <w:rsid w:val="001D20CD"/>
    <w:rsid w:val="001D2BAD"/>
    <w:rsid w:val="001D2FA7"/>
    <w:rsid w:val="001D3692"/>
    <w:rsid w:val="001D4098"/>
    <w:rsid w:val="001D474D"/>
    <w:rsid w:val="001D4DF1"/>
    <w:rsid w:val="001D5D7C"/>
    <w:rsid w:val="001D60A5"/>
    <w:rsid w:val="001D60F4"/>
    <w:rsid w:val="001D749D"/>
    <w:rsid w:val="001E0466"/>
    <w:rsid w:val="001E057E"/>
    <w:rsid w:val="001E0778"/>
    <w:rsid w:val="001E220E"/>
    <w:rsid w:val="001E3398"/>
    <w:rsid w:val="001E3403"/>
    <w:rsid w:val="001E37BE"/>
    <w:rsid w:val="001E3BD4"/>
    <w:rsid w:val="001E41E2"/>
    <w:rsid w:val="001E431B"/>
    <w:rsid w:val="001E46B8"/>
    <w:rsid w:val="001E5771"/>
    <w:rsid w:val="001E5BE1"/>
    <w:rsid w:val="001E69E2"/>
    <w:rsid w:val="001E723C"/>
    <w:rsid w:val="001E769E"/>
    <w:rsid w:val="001E76CD"/>
    <w:rsid w:val="001E7AF8"/>
    <w:rsid w:val="001F087B"/>
    <w:rsid w:val="001F0CAE"/>
    <w:rsid w:val="001F1F39"/>
    <w:rsid w:val="001F281D"/>
    <w:rsid w:val="001F2B06"/>
    <w:rsid w:val="001F386D"/>
    <w:rsid w:val="001F4B78"/>
    <w:rsid w:val="001F4CDF"/>
    <w:rsid w:val="001F5EFD"/>
    <w:rsid w:val="001F6346"/>
    <w:rsid w:val="001F6676"/>
    <w:rsid w:val="001F6E9A"/>
    <w:rsid w:val="001F7862"/>
    <w:rsid w:val="002007F4"/>
    <w:rsid w:val="002008A4"/>
    <w:rsid w:val="002012A1"/>
    <w:rsid w:val="002015E8"/>
    <w:rsid w:val="00201CCD"/>
    <w:rsid w:val="00201EA0"/>
    <w:rsid w:val="00202838"/>
    <w:rsid w:val="00202AA0"/>
    <w:rsid w:val="00202E2F"/>
    <w:rsid w:val="00203E83"/>
    <w:rsid w:val="0020445C"/>
    <w:rsid w:val="00204A75"/>
    <w:rsid w:val="00205741"/>
    <w:rsid w:val="00205DD9"/>
    <w:rsid w:val="00210F81"/>
    <w:rsid w:val="00211187"/>
    <w:rsid w:val="00211AA9"/>
    <w:rsid w:val="00211D30"/>
    <w:rsid w:val="00214A99"/>
    <w:rsid w:val="00214B38"/>
    <w:rsid w:val="00215CF2"/>
    <w:rsid w:val="00220F24"/>
    <w:rsid w:val="0022143F"/>
    <w:rsid w:val="00221654"/>
    <w:rsid w:val="00222FC5"/>
    <w:rsid w:val="0022371F"/>
    <w:rsid w:val="00224ED2"/>
    <w:rsid w:val="002254C7"/>
    <w:rsid w:val="002259C0"/>
    <w:rsid w:val="00226451"/>
    <w:rsid w:val="00227144"/>
    <w:rsid w:val="00227420"/>
    <w:rsid w:val="0022790C"/>
    <w:rsid w:val="00227C8B"/>
    <w:rsid w:val="00230532"/>
    <w:rsid w:val="00230A49"/>
    <w:rsid w:val="00230B11"/>
    <w:rsid w:val="0023179D"/>
    <w:rsid w:val="00231CCB"/>
    <w:rsid w:val="002320EA"/>
    <w:rsid w:val="00233B58"/>
    <w:rsid w:val="00233B60"/>
    <w:rsid w:val="00235C21"/>
    <w:rsid w:val="00236531"/>
    <w:rsid w:val="00237537"/>
    <w:rsid w:val="00240CBB"/>
    <w:rsid w:val="00240F43"/>
    <w:rsid w:val="002410D7"/>
    <w:rsid w:val="00241739"/>
    <w:rsid w:val="00242D50"/>
    <w:rsid w:val="00242DA3"/>
    <w:rsid w:val="00242EA5"/>
    <w:rsid w:val="00243F2B"/>
    <w:rsid w:val="002442B2"/>
    <w:rsid w:val="00245013"/>
    <w:rsid w:val="002451A4"/>
    <w:rsid w:val="00245247"/>
    <w:rsid w:val="002461DD"/>
    <w:rsid w:val="00246AAD"/>
    <w:rsid w:val="002471AF"/>
    <w:rsid w:val="00247275"/>
    <w:rsid w:val="0024745A"/>
    <w:rsid w:val="002476B5"/>
    <w:rsid w:val="002476C2"/>
    <w:rsid w:val="00247858"/>
    <w:rsid w:val="00247DD0"/>
    <w:rsid w:val="00250526"/>
    <w:rsid w:val="00252193"/>
    <w:rsid w:val="00252262"/>
    <w:rsid w:val="00252A75"/>
    <w:rsid w:val="00252CE2"/>
    <w:rsid w:val="002530A9"/>
    <w:rsid w:val="002530BD"/>
    <w:rsid w:val="002538E0"/>
    <w:rsid w:val="00253FE1"/>
    <w:rsid w:val="00253FFA"/>
    <w:rsid w:val="002546B4"/>
    <w:rsid w:val="002562BF"/>
    <w:rsid w:val="00256417"/>
    <w:rsid w:val="00257182"/>
    <w:rsid w:val="002573B3"/>
    <w:rsid w:val="002577E7"/>
    <w:rsid w:val="00257B7F"/>
    <w:rsid w:val="0026116B"/>
    <w:rsid w:val="002613E1"/>
    <w:rsid w:val="00261778"/>
    <w:rsid w:val="00262243"/>
    <w:rsid w:val="00263DD1"/>
    <w:rsid w:val="00264C99"/>
    <w:rsid w:val="00264E92"/>
    <w:rsid w:val="00265B7B"/>
    <w:rsid w:val="00265CB3"/>
    <w:rsid w:val="00266477"/>
    <w:rsid w:val="00266EAD"/>
    <w:rsid w:val="00267FC2"/>
    <w:rsid w:val="002704E2"/>
    <w:rsid w:val="00270B55"/>
    <w:rsid w:val="00270C1D"/>
    <w:rsid w:val="00270E25"/>
    <w:rsid w:val="002713B8"/>
    <w:rsid w:val="0027186F"/>
    <w:rsid w:val="00271EE4"/>
    <w:rsid w:val="002723DE"/>
    <w:rsid w:val="002733C6"/>
    <w:rsid w:val="00273621"/>
    <w:rsid w:val="0027427E"/>
    <w:rsid w:val="00274C4B"/>
    <w:rsid w:val="0027608A"/>
    <w:rsid w:val="002761D1"/>
    <w:rsid w:val="00276935"/>
    <w:rsid w:val="00277B77"/>
    <w:rsid w:val="00277DB0"/>
    <w:rsid w:val="00280F07"/>
    <w:rsid w:val="0028196D"/>
    <w:rsid w:val="00281A13"/>
    <w:rsid w:val="00281E51"/>
    <w:rsid w:val="002822E4"/>
    <w:rsid w:val="00282501"/>
    <w:rsid w:val="00283131"/>
    <w:rsid w:val="0028377A"/>
    <w:rsid w:val="0028387D"/>
    <w:rsid w:val="00283B15"/>
    <w:rsid w:val="00283D8B"/>
    <w:rsid w:val="00283DCA"/>
    <w:rsid w:val="00284105"/>
    <w:rsid w:val="00284171"/>
    <w:rsid w:val="002848E4"/>
    <w:rsid w:val="00284A7A"/>
    <w:rsid w:val="00286177"/>
    <w:rsid w:val="00286981"/>
    <w:rsid w:val="00286B64"/>
    <w:rsid w:val="00286FC1"/>
    <w:rsid w:val="00287554"/>
    <w:rsid w:val="00287A33"/>
    <w:rsid w:val="002906B3"/>
    <w:rsid w:val="00290846"/>
    <w:rsid w:val="0029159D"/>
    <w:rsid w:val="00292CDC"/>
    <w:rsid w:val="00293839"/>
    <w:rsid w:val="002944D2"/>
    <w:rsid w:val="00295AEB"/>
    <w:rsid w:val="00296529"/>
    <w:rsid w:val="002976F7"/>
    <w:rsid w:val="002979FE"/>
    <w:rsid w:val="00297BF6"/>
    <w:rsid w:val="00297DF0"/>
    <w:rsid w:val="002A039B"/>
    <w:rsid w:val="002A03F6"/>
    <w:rsid w:val="002A051B"/>
    <w:rsid w:val="002A1146"/>
    <w:rsid w:val="002A161E"/>
    <w:rsid w:val="002A1A4D"/>
    <w:rsid w:val="002A1BA1"/>
    <w:rsid w:val="002A1BAF"/>
    <w:rsid w:val="002A1E33"/>
    <w:rsid w:val="002A1E9B"/>
    <w:rsid w:val="002A2119"/>
    <w:rsid w:val="002A2622"/>
    <w:rsid w:val="002A26AA"/>
    <w:rsid w:val="002A2F1B"/>
    <w:rsid w:val="002A393A"/>
    <w:rsid w:val="002A4495"/>
    <w:rsid w:val="002A4600"/>
    <w:rsid w:val="002A4D3F"/>
    <w:rsid w:val="002A51E9"/>
    <w:rsid w:val="002A729E"/>
    <w:rsid w:val="002A7676"/>
    <w:rsid w:val="002A7D5D"/>
    <w:rsid w:val="002B02DF"/>
    <w:rsid w:val="002B0C69"/>
    <w:rsid w:val="002B20A4"/>
    <w:rsid w:val="002B243A"/>
    <w:rsid w:val="002B3290"/>
    <w:rsid w:val="002B3483"/>
    <w:rsid w:val="002B3880"/>
    <w:rsid w:val="002B3EDC"/>
    <w:rsid w:val="002B43AD"/>
    <w:rsid w:val="002B4518"/>
    <w:rsid w:val="002B4E6F"/>
    <w:rsid w:val="002B5397"/>
    <w:rsid w:val="002B679C"/>
    <w:rsid w:val="002B78BB"/>
    <w:rsid w:val="002B7FDC"/>
    <w:rsid w:val="002C0431"/>
    <w:rsid w:val="002C0B3A"/>
    <w:rsid w:val="002C0EC7"/>
    <w:rsid w:val="002C1035"/>
    <w:rsid w:val="002C1039"/>
    <w:rsid w:val="002C1B5D"/>
    <w:rsid w:val="002C2313"/>
    <w:rsid w:val="002C27AF"/>
    <w:rsid w:val="002C28D5"/>
    <w:rsid w:val="002C309C"/>
    <w:rsid w:val="002C3434"/>
    <w:rsid w:val="002C39CB"/>
    <w:rsid w:val="002C417B"/>
    <w:rsid w:val="002C467D"/>
    <w:rsid w:val="002C65A5"/>
    <w:rsid w:val="002C6CAE"/>
    <w:rsid w:val="002C7824"/>
    <w:rsid w:val="002C7850"/>
    <w:rsid w:val="002D05B9"/>
    <w:rsid w:val="002D078A"/>
    <w:rsid w:val="002D0812"/>
    <w:rsid w:val="002D12BE"/>
    <w:rsid w:val="002D1368"/>
    <w:rsid w:val="002D1C69"/>
    <w:rsid w:val="002D2979"/>
    <w:rsid w:val="002D32F5"/>
    <w:rsid w:val="002D38AA"/>
    <w:rsid w:val="002D6D8D"/>
    <w:rsid w:val="002D7106"/>
    <w:rsid w:val="002D73AE"/>
    <w:rsid w:val="002D7930"/>
    <w:rsid w:val="002D7C57"/>
    <w:rsid w:val="002D7FB6"/>
    <w:rsid w:val="002E0EC6"/>
    <w:rsid w:val="002E197D"/>
    <w:rsid w:val="002E2715"/>
    <w:rsid w:val="002E4048"/>
    <w:rsid w:val="002E4515"/>
    <w:rsid w:val="002E4F81"/>
    <w:rsid w:val="002E68CF"/>
    <w:rsid w:val="002E6F37"/>
    <w:rsid w:val="002E6FA5"/>
    <w:rsid w:val="002E6FDD"/>
    <w:rsid w:val="002E70A3"/>
    <w:rsid w:val="002E7310"/>
    <w:rsid w:val="002E7E0C"/>
    <w:rsid w:val="002F00B4"/>
    <w:rsid w:val="002F04C4"/>
    <w:rsid w:val="002F099C"/>
    <w:rsid w:val="002F10B5"/>
    <w:rsid w:val="002F2CF0"/>
    <w:rsid w:val="002F33F4"/>
    <w:rsid w:val="002F3664"/>
    <w:rsid w:val="002F4E47"/>
    <w:rsid w:val="002F526D"/>
    <w:rsid w:val="002F5497"/>
    <w:rsid w:val="002F55E2"/>
    <w:rsid w:val="002F5A8D"/>
    <w:rsid w:val="002F5CD0"/>
    <w:rsid w:val="002F5E7A"/>
    <w:rsid w:val="002F6FCE"/>
    <w:rsid w:val="002F7469"/>
    <w:rsid w:val="002F7D8A"/>
    <w:rsid w:val="002F7F04"/>
    <w:rsid w:val="003008E6"/>
    <w:rsid w:val="00301BCA"/>
    <w:rsid w:val="00301F63"/>
    <w:rsid w:val="00302250"/>
    <w:rsid w:val="00302DD8"/>
    <w:rsid w:val="003036C9"/>
    <w:rsid w:val="00304B75"/>
    <w:rsid w:val="00305C2B"/>
    <w:rsid w:val="003060CF"/>
    <w:rsid w:val="003062C1"/>
    <w:rsid w:val="003063C5"/>
    <w:rsid w:val="003078A4"/>
    <w:rsid w:val="00307EFA"/>
    <w:rsid w:val="003105C7"/>
    <w:rsid w:val="00313148"/>
    <w:rsid w:val="00313438"/>
    <w:rsid w:val="00313737"/>
    <w:rsid w:val="00313E0D"/>
    <w:rsid w:val="00314258"/>
    <w:rsid w:val="003146D2"/>
    <w:rsid w:val="00314947"/>
    <w:rsid w:val="00315543"/>
    <w:rsid w:val="003155D2"/>
    <w:rsid w:val="003160CA"/>
    <w:rsid w:val="00316A2C"/>
    <w:rsid w:val="00317816"/>
    <w:rsid w:val="003200CB"/>
    <w:rsid w:val="00322038"/>
    <w:rsid w:val="003226F0"/>
    <w:rsid w:val="00323293"/>
    <w:rsid w:val="003233F0"/>
    <w:rsid w:val="00324347"/>
    <w:rsid w:val="00324A41"/>
    <w:rsid w:val="0032518A"/>
    <w:rsid w:val="00325479"/>
    <w:rsid w:val="0032556F"/>
    <w:rsid w:val="00325F6F"/>
    <w:rsid w:val="00326156"/>
    <w:rsid w:val="00326298"/>
    <w:rsid w:val="00326878"/>
    <w:rsid w:val="00331220"/>
    <w:rsid w:val="0033156E"/>
    <w:rsid w:val="00332362"/>
    <w:rsid w:val="003324A9"/>
    <w:rsid w:val="00332EBE"/>
    <w:rsid w:val="0033400E"/>
    <w:rsid w:val="003347FA"/>
    <w:rsid w:val="00334978"/>
    <w:rsid w:val="00334D40"/>
    <w:rsid w:val="003362D4"/>
    <w:rsid w:val="00336890"/>
    <w:rsid w:val="003368D2"/>
    <w:rsid w:val="00336A38"/>
    <w:rsid w:val="00340975"/>
    <w:rsid w:val="00340AE3"/>
    <w:rsid w:val="00340BBE"/>
    <w:rsid w:val="00341203"/>
    <w:rsid w:val="00341566"/>
    <w:rsid w:val="003416A8"/>
    <w:rsid w:val="003418B5"/>
    <w:rsid w:val="00342228"/>
    <w:rsid w:val="0034228B"/>
    <w:rsid w:val="00342C39"/>
    <w:rsid w:val="00342D38"/>
    <w:rsid w:val="00343292"/>
    <w:rsid w:val="00344151"/>
    <w:rsid w:val="00344806"/>
    <w:rsid w:val="00344F10"/>
    <w:rsid w:val="00346095"/>
    <w:rsid w:val="00346475"/>
    <w:rsid w:val="003465D7"/>
    <w:rsid w:val="00346C07"/>
    <w:rsid w:val="003475C6"/>
    <w:rsid w:val="003500C8"/>
    <w:rsid w:val="0035090E"/>
    <w:rsid w:val="00352195"/>
    <w:rsid w:val="003522F8"/>
    <w:rsid w:val="003535E7"/>
    <w:rsid w:val="00353DEC"/>
    <w:rsid w:val="00354586"/>
    <w:rsid w:val="00355187"/>
    <w:rsid w:val="00355218"/>
    <w:rsid w:val="003552AC"/>
    <w:rsid w:val="00356097"/>
    <w:rsid w:val="00356D70"/>
    <w:rsid w:val="00357710"/>
    <w:rsid w:val="00357B58"/>
    <w:rsid w:val="00357CFB"/>
    <w:rsid w:val="00360A52"/>
    <w:rsid w:val="00360CBC"/>
    <w:rsid w:val="0036108B"/>
    <w:rsid w:val="00361317"/>
    <w:rsid w:val="00362170"/>
    <w:rsid w:val="00362C08"/>
    <w:rsid w:val="0036309C"/>
    <w:rsid w:val="00363132"/>
    <w:rsid w:val="00363F79"/>
    <w:rsid w:val="00365254"/>
    <w:rsid w:val="0036549A"/>
    <w:rsid w:val="0036556E"/>
    <w:rsid w:val="0036569C"/>
    <w:rsid w:val="0036652F"/>
    <w:rsid w:val="00366B7B"/>
    <w:rsid w:val="0036756F"/>
    <w:rsid w:val="00370C9A"/>
    <w:rsid w:val="00371C21"/>
    <w:rsid w:val="00372828"/>
    <w:rsid w:val="00374A70"/>
    <w:rsid w:val="0037527A"/>
    <w:rsid w:val="00382259"/>
    <w:rsid w:val="00382472"/>
    <w:rsid w:val="003826D9"/>
    <w:rsid w:val="003827BC"/>
    <w:rsid w:val="003831B9"/>
    <w:rsid w:val="00384216"/>
    <w:rsid w:val="00384C5C"/>
    <w:rsid w:val="00384DC9"/>
    <w:rsid w:val="003852F9"/>
    <w:rsid w:val="003853D1"/>
    <w:rsid w:val="003858FB"/>
    <w:rsid w:val="00385A00"/>
    <w:rsid w:val="00387F78"/>
    <w:rsid w:val="0039098C"/>
    <w:rsid w:val="00390B4B"/>
    <w:rsid w:val="00390B4E"/>
    <w:rsid w:val="003916A5"/>
    <w:rsid w:val="00391D2B"/>
    <w:rsid w:val="003924DF"/>
    <w:rsid w:val="00394E62"/>
    <w:rsid w:val="003950B5"/>
    <w:rsid w:val="003950DD"/>
    <w:rsid w:val="0039544F"/>
    <w:rsid w:val="0039628C"/>
    <w:rsid w:val="003962B6"/>
    <w:rsid w:val="003967A6"/>
    <w:rsid w:val="003969CF"/>
    <w:rsid w:val="00396E4B"/>
    <w:rsid w:val="003A050D"/>
    <w:rsid w:val="003A18F5"/>
    <w:rsid w:val="003A24E2"/>
    <w:rsid w:val="003A2854"/>
    <w:rsid w:val="003A2B1E"/>
    <w:rsid w:val="003A338C"/>
    <w:rsid w:val="003A3827"/>
    <w:rsid w:val="003A411A"/>
    <w:rsid w:val="003A48F1"/>
    <w:rsid w:val="003A4F21"/>
    <w:rsid w:val="003A552A"/>
    <w:rsid w:val="003A5B28"/>
    <w:rsid w:val="003A6161"/>
    <w:rsid w:val="003A6A13"/>
    <w:rsid w:val="003A7263"/>
    <w:rsid w:val="003B0342"/>
    <w:rsid w:val="003B0A04"/>
    <w:rsid w:val="003B1259"/>
    <w:rsid w:val="003B1645"/>
    <w:rsid w:val="003B1A29"/>
    <w:rsid w:val="003B28F3"/>
    <w:rsid w:val="003B2AF9"/>
    <w:rsid w:val="003B2F34"/>
    <w:rsid w:val="003B3238"/>
    <w:rsid w:val="003B5877"/>
    <w:rsid w:val="003B5BBB"/>
    <w:rsid w:val="003B5C53"/>
    <w:rsid w:val="003B5ED5"/>
    <w:rsid w:val="003B6CF3"/>
    <w:rsid w:val="003B7038"/>
    <w:rsid w:val="003B71AD"/>
    <w:rsid w:val="003B78B5"/>
    <w:rsid w:val="003C07BE"/>
    <w:rsid w:val="003C188C"/>
    <w:rsid w:val="003C2070"/>
    <w:rsid w:val="003C229E"/>
    <w:rsid w:val="003C26C5"/>
    <w:rsid w:val="003C3196"/>
    <w:rsid w:val="003C3363"/>
    <w:rsid w:val="003C352B"/>
    <w:rsid w:val="003C54CC"/>
    <w:rsid w:val="003C56BC"/>
    <w:rsid w:val="003C5B1A"/>
    <w:rsid w:val="003C6128"/>
    <w:rsid w:val="003C65BD"/>
    <w:rsid w:val="003C66D1"/>
    <w:rsid w:val="003C7302"/>
    <w:rsid w:val="003C79DE"/>
    <w:rsid w:val="003D0762"/>
    <w:rsid w:val="003D0FBC"/>
    <w:rsid w:val="003D10D2"/>
    <w:rsid w:val="003D1C37"/>
    <w:rsid w:val="003D29A7"/>
    <w:rsid w:val="003D3FA8"/>
    <w:rsid w:val="003D4088"/>
    <w:rsid w:val="003D5747"/>
    <w:rsid w:val="003D63FF"/>
    <w:rsid w:val="003D671F"/>
    <w:rsid w:val="003E1386"/>
    <w:rsid w:val="003E2FD8"/>
    <w:rsid w:val="003E34EC"/>
    <w:rsid w:val="003E4509"/>
    <w:rsid w:val="003E49A8"/>
    <w:rsid w:val="003E6A88"/>
    <w:rsid w:val="003E745B"/>
    <w:rsid w:val="003E7629"/>
    <w:rsid w:val="003E76B7"/>
    <w:rsid w:val="003E7CFE"/>
    <w:rsid w:val="003F0324"/>
    <w:rsid w:val="003F043A"/>
    <w:rsid w:val="003F11B3"/>
    <w:rsid w:val="003F1411"/>
    <w:rsid w:val="003F15E3"/>
    <w:rsid w:val="003F1B58"/>
    <w:rsid w:val="003F1B67"/>
    <w:rsid w:val="003F2332"/>
    <w:rsid w:val="003F24F7"/>
    <w:rsid w:val="003F4524"/>
    <w:rsid w:val="003F49F9"/>
    <w:rsid w:val="003F4B18"/>
    <w:rsid w:val="003F5CBD"/>
    <w:rsid w:val="003F5DF1"/>
    <w:rsid w:val="003F6002"/>
    <w:rsid w:val="003F6BF8"/>
    <w:rsid w:val="003F6E4E"/>
    <w:rsid w:val="003F71F2"/>
    <w:rsid w:val="003F74AD"/>
    <w:rsid w:val="003F7651"/>
    <w:rsid w:val="003F7AA4"/>
    <w:rsid w:val="0040061C"/>
    <w:rsid w:val="0040092D"/>
    <w:rsid w:val="00400FF0"/>
    <w:rsid w:val="004024D8"/>
    <w:rsid w:val="0040250E"/>
    <w:rsid w:val="00402F8E"/>
    <w:rsid w:val="00403169"/>
    <w:rsid w:val="004031B5"/>
    <w:rsid w:val="00403223"/>
    <w:rsid w:val="00403771"/>
    <w:rsid w:val="004046B7"/>
    <w:rsid w:val="00405439"/>
    <w:rsid w:val="00410918"/>
    <w:rsid w:val="00411F2C"/>
    <w:rsid w:val="00412844"/>
    <w:rsid w:val="004139EA"/>
    <w:rsid w:val="00414A32"/>
    <w:rsid w:val="00414A72"/>
    <w:rsid w:val="00414C15"/>
    <w:rsid w:val="00414F47"/>
    <w:rsid w:val="0041581C"/>
    <w:rsid w:val="00416AED"/>
    <w:rsid w:val="00417343"/>
    <w:rsid w:val="00417460"/>
    <w:rsid w:val="0041756D"/>
    <w:rsid w:val="004175C8"/>
    <w:rsid w:val="00417860"/>
    <w:rsid w:val="004179C9"/>
    <w:rsid w:val="00417A4D"/>
    <w:rsid w:val="00417D98"/>
    <w:rsid w:val="00423536"/>
    <w:rsid w:val="00423D41"/>
    <w:rsid w:val="004242F3"/>
    <w:rsid w:val="00425B34"/>
    <w:rsid w:val="00426031"/>
    <w:rsid w:val="0042665F"/>
    <w:rsid w:val="00426724"/>
    <w:rsid w:val="004301E3"/>
    <w:rsid w:val="0043055A"/>
    <w:rsid w:val="00431066"/>
    <w:rsid w:val="00432386"/>
    <w:rsid w:val="00432416"/>
    <w:rsid w:val="004325D1"/>
    <w:rsid w:val="00432BBA"/>
    <w:rsid w:val="004336F0"/>
    <w:rsid w:val="00434E96"/>
    <w:rsid w:val="004359FB"/>
    <w:rsid w:val="00435C80"/>
    <w:rsid w:val="00435E58"/>
    <w:rsid w:val="00435FF6"/>
    <w:rsid w:val="00436441"/>
    <w:rsid w:val="0043661D"/>
    <w:rsid w:val="00437C14"/>
    <w:rsid w:val="004401BA"/>
    <w:rsid w:val="004411AD"/>
    <w:rsid w:val="00441BD4"/>
    <w:rsid w:val="00442730"/>
    <w:rsid w:val="00443075"/>
    <w:rsid w:val="004432BF"/>
    <w:rsid w:val="0044335D"/>
    <w:rsid w:val="0044373E"/>
    <w:rsid w:val="00444069"/>
    <w:rsid w:val="004444B0"/>
    <w:rsid w:val="00444859"/>
    <w:rsid w:val="0044515A"/>
    <w:rsid w:val="00445656"/>
    <w:rsid w:val="00447D2C"/>
    <w:rsid w:val="00447DEB"/>
    <w:rsid w:val="00450B76"/>
    <w:rsid w:val="00450DB8"/>
    <w:rsid w:val="00450FF4"/>
    <w:rsid w:val="00452C68"/>
    <w:rsid w:val="0045409C"/>
    <w:rsid w:val="004547E3"/>
    <w:rsid w:val="0045505A"/>
    <w:rsid w:val="00457270"/>
    <w:rsid w:val="00457BD3"/>
    <w:rsid w:val="00457FD4"/>
    <w:rsid w:val="004615B0"/>
    <w:rsid w:val="00461F4F"/>
    <w:rsid w:val="00461F9C"/>
    <w:rsid w:val="00461FA7"/>
    <w:rsid w:val="004620AA"/>
    <w:rsid w:val="00462222"/>
    <w:rsid w:val="00462ACE"/>
    <w:rsid w:val="0046345C"/>
    <w:rsid w:val="004644DC"/>
    <w:rsid w:val="00464E0F"/>
    <w:rsid w:val="00465552"/>
    <w:rsid w:val="00465BFA"/>
    <w:rsid w:val="00465E27"/>
    <w:rsid w:val="004663BE"/>
    <w:rsid w:val="0046650E"/>
    <w:rsid w:val="00466CD1"/>
    <w:rsid w:val="0046791C"/>
    <w:rsid w:val="00467B2C"/>
    <w:rsid w:val="00467B9E"/>
    <w:rsid w:val="004702B0"/>
    <w:rsid w:val="00470E7F"/>
    <w:rsid w:val="00471A72"/>
    <w:rsid w:val="00472521"/>
    <w:rsid w:val="00472CB1"/>
    <w:rsid w:val="00472FF2"/>
    <w:rsid w:val="00473761"/>
    <w:rsid w:val="0047394E"/>
    <w:rsid w:val="00473FB5"/>
    <w:rsid w:val="0047471C"/>
    <w:rsid w:val="0047524D"/>
    <w:rsid w:val="004753BB"/>
    <w:rsid w:val="004762CA"/>
    <w:rsid w:val="00477278"/>
    <w:rsid w:val="00477BB1"/>
    <w:rsid w:val="00477CCE"/>
    <w:rsid w:val="00477DEC"/>
    <w:rsid w:val="00480154"/>
    <w:rsid w:val="0048050B"/>
    <w:rsid w:val="00480549"/>
    <w:rsid w:val="004811E6"/>
    <w:rsid w:val="0048308D"/>
    <w:rsid w:val="004838C2"/>
    <w:rsid w:val="0048395E"/>
    <w:rsid w:val="00483982"/>
    <w:rsid w:val="00483B28"/>
    <w:rsid w:val="00483DD9"/>
    <w:rsid w:val="004854CC"/>
    <w:rsid w:val="004863C8"/>
    <w:rsid w:val="004870BA"/>
    <w:rsid w:val="004872F3"/>
    <w:rsid w:val="00487A7A"/>
    <w:rsid w:val="00487D5E"/>
    <w:rsid w:val="00487F4C"/>
    <w:rsid w:val="00487F52"/>
    <w:rsid w:val="004901A7"/>
    <w:rsid w:val="00492157"/>
    <w:rsid w:val="00493A44"/>
    <w:rsid w:val="00493D3A"/>
    <w:rsid w:val="00493EEC"/>
    <w:rsid w:val="004947FE"/>
    <w:rsid w:val="004948AC"/>
    <w:rsid w:val="0049573B"/>
    <w:rsid w:val="00495855"/>
    <w:rsid w:val="00495DA1"/>
    <w:rsid w:val="00496657"/>
    <w:rsid w:val="00496A48"/>
    <w:rsid w:val="00496FF0"/>
    <w:rsid w:val="00497E8F"/>
    <w:rsid w:val="004A2046"/>
    <w:rsid w:val="004A21EA"/>
    <w:rsid w:val="004A2F79"/>
    <w:rsid w:val="004A30A4"/>
    <w:rsid w:val="004A3CB8"/>
    <w:rsid w:val="004A3FB7"/>
    <w:rsid w:val="004A50F2"/>
    <w:rsid w:val="004A528C"/>
    <w:rsid w:val="004A65A8"/>
    <w:rsid w:val="004A78DC"/>
    <w:rsid w:val="004B1BBF"/>
    <w:rsid w:val="004B1C2E"/>
    <w:rsid w:val="004B2388"/>
    <w:rsid w:val="004B496C"/>
    <w:rsid w:val="004B4A66"/>
    <w:rsid w:val="004B5018"/>
    <w:rsid w:val="004B53B0"/>
    <w:rsid w:val="004B5472"/>
    <w:rsid w:val="004B6034"/>
    <w:rsid w:val="004B631C"/>
    <w:rsid w:val="004B6F17"/>
    <w:rsid w:val="004B6FF7"/>
    <w:rsid w:val="004B771D"/>
    <w:rsid w:val="004B7FD1"/>
    <w:rsid w:val="004C01A2"/>
    <w:rsid w:val="004C1254"/>
    <w:rsid w:val="004C1299"/>
    <w:rsid w:val="004C240A"/>
    <w:rsid w:val="004C2812"/>
    <w:rsid w:val="004C2D0F"/>
    <w:rsid w:val="004C314E"/>
    <w:rsid w:val="004C36C2"/>
    <w:rsid w:val="004C6348"/>
    <w:rsid w:val="004C648E"/>
    <w:rsid w:val="004C6B60"/>
    <w:rsid w:val="004C7E9F"/>
    <w:rsid w:val="004D07C5"/>
    <w:rsid w:val="004D1357"/>
    <w:rsid w:val="004D1C62"/>
    <w:rsid w:val="004D1FE4"/>
    <w:rsid w:val="004D3CEF"/>
    <w:rsid w:val="004D4D0F"/>
    <w:rsid w:val="004D4EAC"/>
    <w:rsid w:val="004D5F70"/>
    <w:rsid w:val="004D606B"/>
    <w:rsid w:val="004D7570"/>
    <w:rsid w:val="004D7A56"/>
    <w:rsid w:val="004E0950"/>
    <w:rsid w:val="004E16C7"/>
    <w:rsid w:val="004E20F7"/>
    <w:rsid w:val="004E2C93"/>
    <w:rsid w:val="004E3796"/>
    <w:rsid w:val="004E3B56"/>
    <w:rsid w:val="004E4822"/>
    <w:rsid w:val="004E58ED"/>
    <w:rsid w:val="004E5939"/>
    <w:rsid w:val="004E5BA2"/>
    <w:rsid w:val="004E7909"/>
    <w:rsid w:val="004F01BE"/>
    <w:rsid w:val="004F042B"/>
    <w:rsid w:val="004F0AAA"/>
    <w:rsid w:val="004F2758"/>
    <w:rsid w:val="004F29FC"/>
    <w:rsid w:val="004F2A80"/>
    <w:rsid w:val="004F3FC9"/>
    <w:rsid w:val="004F43D1"/>
    <w:rsid w:val="004F463F"/>
    <w:rsid w:val="004F4C01"/>
    <w:rsid w:val="004F4F65"/>
    <w:rsid w:val="004F589C"/>
    <w:rsid w:val="004F591E"/>
    <w:rsid w:val="004F5A4C"/>
    <w:rsid w:val="004F69D2"/>
    <w:rsid w:val="004F6B76"/>
    <w:rsid w:val="004F7DA3"/>
    <w:rsid w:val="004F7F53"/>
    <w:rsid w:val="00501CAE"/>
    <w:rsid w:val="005038C2"/>
    <w:rsid w:val="00503CE0"/>
    <w:rsid w:val="00503FE3"/>
    <w:rsid w:val="0050413F"/>
    <w:rsid w:val="0050484A"/>
    <w:rsid w:val="005054B8"/>
    <w:rsid w:val="0050582D"/>
    <w:rsid w:val="005059B6"/>
    <w:rsid w:val="00506772"/>
    <w:rsid w:val="00507464"/>
    <w:rsid w:val="00510ACB"/>
    <w:rsid w:val="00511560"/>
    <w:rsid w:val="005115E4"/>
    <w:rsid w:val="00511826"/>
    <w:rsid w:val="00511828"/>
    <w:rsid w:val="00511F34"/>
    <w:rsid w:val="005121A2"/>
    <w:rsid w:val="00512ACE"/>
    <w:rsid w:val="00513851"/>
    <w:rsid w:val="00513BDD"/>
    <w:rsid w:val="00513E87"/>
    <w:rsid w:val="005147E8"/>
    <w:rsid w:val="00514DF0"/>
    <w:rsid w:val="00515AAB"/>
    <w:rsid w:val="00515CBD"/>
    <w:rsid w:val="005165FF"/>
    <w:rsid w:val="0051797B"/>
    <w:rsid w:val="005200D0"/>
    <w:rsid w:val="005202CF"/>
    <w:rsid w:val="00520587"/>
    <w:rsid w:val="00520DF9"/>
    <w:rsid w:val="005214AD"/>
    <w:rsid w:val="0052170E"/>
    <w:rsid w:val="00521C03"/>
    <w:rsid w:val="00522C57"/>
    <w:rsid w:val="00522CEA"/>
    <w:rsid w:val="00524003"/>
    <w:rsid w:val="00524531"/>
    <w:rsid w:val="005256EC"/>
    <w:rsid w:val="00525F05"/>
    <w:rsid w:val="005268C9"/>
    <w:rsid w:val="0052749E"/>
    <w:rsid w:val="00530E35"/>
    <w:rsid w:val="00530E5C"/>
    <w:rsid w:val="005316BB"/>
    <w:rsid w:val="00531B8F"/>
    <w:rsid w:val="0053231F"/>
    <w:rsid w:val="00532E0E"/>
    <w:rsid w:val="005332B4"/>
    <w:rsid w:val="005337EB"/>
    <w:rsid w:val="00533A2E"/>
    <w:rsid w:val="00535449"/>
    <w:rsid w:val="00535661"/>
    <w:rsid w:val="00535786"/>
    <w:rsid w:val="005360EC"/>
    <w:rsid w:val="00536BD6"/>
    <w:rsid w:val="0053738B"/>
    <w:rsid w:val="00537DF6"/>
    <w:rsid w:val="00540318"/>
    <w:rsid w:val="00540928"/>
    <w:rsid w:val="0054139D"/>
    <w:rsid w:val="00542531"/>
    <w:rsid w:val="00542CB7"/>
    <w:rsid w:val="00542D2D"/>
    <w:rsid w:val="00544DBC"/>
    <w:rsid w:val="00545A64"/>
    <w:rsid w:val="005462EA"/>
    <w:rsid w:val="005465AB"/>
    <w:rsid w:val="0054733C"/>
    <w:rsid w:val="00551942"/>
    <w:rsid w:val="00551F50"/>
    <w:rsid w:val="005535E9"/>
    <w:rsid w:val="00554D7C"/>
    <w:rsid w:val="005552BE"/>
    <w:rsid w:val="0055652E"/>
    <w:rsid w:val="0055778C"/>
    <w:rsid w:val="005578B8"/>
    <w:rsid w:val="00557BF4"/>
    <w:rsid w:val="00557F76"/>
    <w:rsid w:val="00560F5B"/>
    <w:rsid w:val="00561135"/>
    <w:rsid w:val="0056183B"/>
    <w:rsid w:val="005618B8"/>
    <w:rsid w:val="0056248E"/>
    <w:rsid w:val="00562673"/>
    <w:rsid w:val="00562F7D"/>
    <w:rsid w:val="00563013"/>
    <w:rsid w:val="0056388D"/>
    <w:rsid w:val="00563B78"/>
    <w:rsid w:val="00563EFA"/>
    <w:rsid w:val="0056539B"/>
    <w:rsid w:val="005654D5"/>
    <w:rsid w:val="0056558B"/>
    <w:rsid w:val="00565844"/>
    <w:rsid w:val="005669A9"/>
    <w:rsid w:val="00566CDF"/>
    <w:rsid w:val="005672B7"/>
    <w:rsid w:val="005678F9"/>
    <w:rsid w:val="00567DD6"/>
    <w:rsid w:val="00570334"/>
    <w:rsid w:val="0057035F"/>
    <w:rsid w:val="0057055A"/>
    <w:rsid w:val="00570714"/>
    <w:rsid w:val="00570891"/>
    <w:rsid w:val="005709D9"/>
    <w:rsid w:val="00570AE5"/>
    <w:rsid w:val="0057148D"/>
    <w:rsid w:val="00571E45"/>
    <w:rsid w:val="00572502"/>
    <w:rsid w:val="00572DBA"/>
    <w:rsid w:val="00572DC3"/>
    <w:rsid w:val="00574005"/>
    <w:rsid w:val="005744AA"/>
    <w:rsid w:val="00575097"/>
    <w:rsid w:val="00575170"/>
    <w:rsid w:val="005770AF"/>
    <w:rsid w:val="00577353"/>
    <w:rsid w:val="005779BC"/>
    <w:rsid w:val="005812C8"/>
    <w:rsid w:val="00581A5A"/>
    <w:rsid w:val="00583263"/>
    <w:rsid w:val="005836DC"/>
    <w:rsid w:val="00583BBB"/>
    <w:rsid w:val="00583E09"/>
    <w:rsid w:val="00584142"/>
    <w:rsid w:val="00584441"/>
    <w:rsid w:val="005844E7"/>
    <w:rsid w:val="005845A5"/>
    <w:rsid w:val="00584833"/>
    <w:rsid w:val="00584CC9"/>
    <w:rsid w:val="00586941"/>
    <w:rsid w:val="00586FBD"/>
    <w:rsid w:val="00587BA4"/>
    <w:rsid w:val="00587D70"/>
    <w:rsid w:val="00590A3A"/>
    <w:rsid w:val="00590A74"/>
    <w:rsid w:val="005920AE"/>
    <w:rsid w:val="00592277"/>
    <w:rsid w:val="00592852"/>
    <w:rsid w:val="00592E9F"/>
    <w:rsid w:val="00593B70"/>
    <w:rsid w:val="00593F88"/>
    <w:rsid w:val="00593FC1"/>
    <w:rsid w:val="005940B5"/>
    <w:rsid w:val="00595DC0"/>
    <w:rsid w:val="00597337"/>
    <w:rsid w:val="005A07F7"/>
    <w:rsid w:val="005A0984"/>
    <w:rsid w:val="005A413A"/>
    <w:rsid w:val="005A416E"/>
    <w:rsid w:val="005A45D2"/>
    <w:rsid w:val="005A501F"/>
    <w:rsid w:val="005A577C"/>
    <w:rsid w:val="005A7565"/>
    <w:rsid w:val="005B0C46"/>
    <w:rsid w:val="005B0ED1"/>
    <w:rsid w:val="005B168E"/>
    <w:rsid w:val="005B1BA5"/>
    <w:rsid w:val="005B2B0D"/>
    <w:rsid w:val="005B2F18"/>
    <w:rsid w:val="005B38C6"/>
    <w:rsid w:val="005B3C51"/>
    <w:rsid w:val="005B4046"/>
    <w:rsid w:val="005B441A"/>
    <w:rsid w:val="005B4436"/>
    <w:rsid w:val="005B4B7A"/>
    <w:rsid w:val="005B4E79"/>
    <w:rsid w:val="005B5748"/>
    <w:rsid w:val="005B63F1"/>
    <w:rsid w:val="005B67B2"/>
    <w:rsid w:val="005B69B1"/>
    <w:rsid w:val="005B707D"/>
    <w:rsid w:val="005B7A2E"/>
    <w:rsid w:val="005C0EF4"/>
    <w:rsid w:val="005C1041"/>
    <w:rsid w:val="005C11B0"/>
    <w:rsid w:val="005C1225"/>
    <w:rsid w:val="005C12F8"/>
    <w:rsid w:val="005C262B"/>
    <w:rsid w:val="005C2BFF"/>
    <w:rsid w:val="005C312E"/>
    <w:rsid w:val="005C3FA8"/>
    <w:rsid w:val="005C4913"/>
    <w:rsid w:val="005C4DD9"/>
    <w:rsid w:val="005C4F03"/>
    <w:rsid w:val="005C5861"/>
    <w:rsid w:val="005C5BE2"/>
    <w:rsid w:val="005C5C34"/>
    <w:rsid w:val="005C6E0B"/>
    <w:rsid w:val="005C74C2"/>
    <w:rsid w:val="005D0105"/>
    <w:rsid w:val="005D185F"/>
    <w:rsid w:val="005D2340"/>
    <w:rsid w:val="005D2E14"/>
    <w:rsid w:val="005D3099"/>
    <w:rsid w:val="005D31D9"/>
    <w:rsid w:val="005D31FE"/>
    <w:rsid w:val="005D4292"/>
    <w:rsid w:val="005D465E"/>
    <w:rsid w:val="005D466A"/>
    <w:rsid w:val="005D4DE0"/>
    <w:rsid w:val="005D4F94"/>
    <w:rsid w:val="005D5222"/>
    <w:rsid w:val="005D5327"/>
    <w:rsid w:val="005D56C8"/>
    <w:rsid w:val="005D72A2"/>
    <w:rsid w:val="005D76C8"/>
    <w:rsid w:val="005D782C"/>
    <w:rsid w:val="005E00FB"/>
    <w:rsid w:val="005E15CB"/>
    <w:rsid w:val="005E1F24"/>
    <w:rsid w:val="005E2073"/>
    <w:rsid w:val="005E21BD"/>
    <w:rsid w:val="005E22B5"/>
    <w:rsid w:val="005E3615"/>
    <w:rsid w:val="005E3AD2"/>
    <w:rsid w:val="005E580D"/>
    <w:rsid w:val="005E590B"/>
    <w:rsid w:val="005E5FB5"/>
    <w:rsid w:val="005E6088"/>
    <w:rsid w:val="005E6A0C"/>
    <w:rsid w:val="005E75C3"/>
    <w:rsid w:val="005E798A"/>
    <w:rsid w:val="005F0281"/>
    <w:rsid w:val="005F04C3"/>
    <w:rsid w:val="005F06C6"/>
    <w:rsid w:val="005F09FB"/>
    <w:rsid w:val="005F0A8F"/>
    <w:rsid w:val="005F1062"/>
    <w:rsid w:val="005F249E"/>
    <w:rsid w:val="005F33A7"/>
    <w:rsid w:val="005F343A"/>
    <w:rsid w:val="005F3B9E"/>
    <w:rsid w:val="005F582C"/>
    <w:rsid w:val="005F7384"/>
    <w:rsid w:val="005F76DF"/>
    <w:rsid w:val="00601105"/>
    <w:rsid w:val="00601EC2"/>
    <w:rsid w:val="00602C9A"/>
    <w:rsid w:val="00603661"/>
    <w:rsid w:val="00604D4F"/>
    <w:rsid w:val="0060523C"/>
    <w:rsid w:val="0060533F"/>
    <w:rsid w:val="00605CBB"/>
    <w:rsid w:val="00606718"/>
    <w:rsid w:val="006067EA"/>
    <w:rsid w:val="00606BA3"/>
    <w:rsid w:val="00606EB7"/>
    <w:rsid w:val="006076CD"/>
    <w:rsid w:val="006077AE"/>
    <w:rsid w:val="00607BE6"/>
    <w:rsid w:val="006105DC"/>
    <w:rsid w:val="00610AA8"/>
    <w:rsid w:val="00610E58"/>
    <w:rsid w:val="00611009"/>
    <w:rsid w:val="006110ED"/>
    <w:rsid w:val="006123D4"/>
    <w:rsid w:val="00614B57"/>
    <w:rsid w:val="00616DF4"/>
    <w:rsid w:val="00617D66"/>
    <w:rsid w:val="00617E34"/>
    <w:rsid w:val="006202EF"/>
    <w:rsid w:val="0062069D"/>
    <w:rsid w:val="0062239B"/>
    <w:rsid w:val="00622CCA"/>
    <w:rsid w:val="00622E20"/>
    <w:rsid w:val="00623502"/>
    <w:rsid w:val="00624477"/>
    <w:rsid w:val="00625313"/>
    <w:rsid w:val="00625739"/>
    <w:rsid w:val="006265DC"/>
    <w:rsid w:val="00626BBB"/>
    <w:rsid w:val="00626BF0"/>
    <w:rsid w:val="00626D44"/>
    <w:rsid w:val="00627190"/>
    <w:rsid w:val="006317CB"/>
    <w:rsid w:val="00632045"/>
    <w:rsid w:val="00632279"/>
    <w:rsid w:val="006324D5"/>
    <w:rsid w:val="006326E4"/>
    <w:rsid w:val="00632E6C"/>
    <w:rsid w:val="00633164"/>
    <w:rsid w:val="0063456B"/>
    <w:rsid w:val="0063465B"/>
    <w:rsid w:val="00634C9A"/>
    <w:rsid w:val="00634D9A"/>
    <w:rsid w:val="0063553E"/>
    <w:rsid w:val="00635913"/>
    <w:rsid w:val="006363D1"/>
    <w:rsid w:val="0063720D"/>
    <w:rsid w:val="00637555"/>
    <w:rsid w:val="006375E8"/>
    <w:rsid w:val="006378DD"/>
    <w:rsid w:val="006409BB"/>
    <w:rsid w:val="00641DE7"/>
    <w:rsid w:val="006420D4"/>
    <w:rsid w:val="006424D4"/>
    <w:rsid w:val="00642654"/>
    <w:rsid w:val="0064327F"/>
    <w:rsid w:val="0064339A"/>
    <w:rsid w:val="00643A92"/>
    <w:rsid w:val="00643CB4"/>
    <w:rsid w:val="00643D9E"/>
    <w:rsid w:val="0064475D"/>
    <w:rsid w:val="00644ADA"/>
    <w:rsid w:val="00644D5D"/>
    <w:rsid w:val="0064549A"/>
    <w:rsid w:val="00645DC9"/>
    <w:rsid w:val="00646070"/>
    <w:rsid w:val="00646522"/>
    <w:rsid w:val="006468BB"/>
    <w:rsid w:val="00646A0A"/>
    <w:rsid w:val="00650169"/>
    <w:rsid w:val="006508EE"/>
    <w:rsid w:val="00650A81"/>
    <w:rsid w:val="00650D6E"/>
    <w:rsid w:val="00651F07"/>
    <w:rsid w:val="00652459"/>
    <w:rsid w:val="00653D2E"/>
    <w:rsid w:val="006547DC"/>
    <w:rsid w:val="00654A1F"/>
    <w:rsid w:val="0065538D"/>
    <w:rsid w:val="006553F8"/>
    <w:rsid w:val="006558E2"/>
    <w:rsid w:val="006558E5"/>
    <w:rsid w:val="00655A10"/>
    <w:rsid w:val="00655B7C"/>
    <w:rsid w:val="00655BF4"/>
    <w:rsid w:val="00657635"/>
    <w:rsid w:val="00657FAE"/>
    <w:rsid w:val="0066014A"/>
    <w:rsid w:val="00660CCE"/>
    <w:rsid w:val="0066126F"/>
    <w:rsid w:val="00661272"/>
    <w:rsid w:val="00661B77"/>
    <w:rsid w:val="00661FAC"/>
    <w:rsid w:val="0066201B"/>
    <w:rsid w:val="0066283D"/>
    <w:rsid w:val="006636FC"/>
    <w:rsid w:val="00663F7E"/>
    <w:rsid w:val="00664760"/>
    <w:rsid w:val="00664AF6"/>
    <w:rsid w:val="006666E1"/>
    <w:rsid w:val="00667177"/>
    <w:rsid w:val="00667B4F"/>
    <w:rsid w:val="006726C5"/>
    <w:rsid w:val="0067329D"/>
    <w:rsid w:val="00673376"/>
    <w:rsid w:val="00673A77"/>
    <w:rsid w:val="00673DA0"/>
    <w:rsid w:val="00674967"/>
    <w:rsid w:val="00674B82"/>
    <w:rsid w:val="00674BC1"/>
    <w:rsid w:val="00675EE9"/>
    <w:rsid w:val="006761BF"/>
    <w:rsid w:val="0067691C"/>
    <w:rsid w:val="00676BB1"/>
    <w:rsid w:val="006775C7"/>
    <w:rsid w:val="00680532"/>
    <w:rsid w:val="006814D3"/>
    <w:rsid w:val="00681E3B"/>
    <w:rsid w:val="0068288A"/>
    <w:rsid w:val="00682E93"/>
    <w:rsid w:val="006849D8"/>
    <w:rsid w:val="00684CC2"/>
    <w:rsid w:val="00685511"/>
    <w:rsid w:val="00685D9A"/>
    <w:rsid w:val="00685F12"/>
    <w:rsid w:val="00687B02"/>
    <w:rsid w:val="0069000C"/>
    <w:rsid w:val="0069015A"/>
    <w:rsid w:val="0069144E"/>
    <w:rsid w:val="00691AC8"/>
    <w:rsid w:val="00693E71"/>
    <w:rsid w:val="00694384"/>
    <w:rsid w:val="00694AE5"/>
    <w:rsid w:val="00695ABB"/>
    <w:rsid w:val="00696090"/>
    <w:rsid w:val="00696234"/>
    <w:rsid w:val="0069652F"/>
    <w:rsid w:val="006965F3"/>
    <w:rsid w:val="00697B6F"/>
    <w:rsid w:val="006A00D2"/>
    <w:rsid w:val="006A043E"/>
    <w:rsid w:val="006A08EA"/>
    <w:rsid w:val="006A0DBC"/>
    <w:rsid w:val="006A138A"/>
    <w:rsid w:val="006A1908"/>
    <w:rsid w:val="006A1974"/>
    <w:rsid w:val="006A2DA3"/>
    <w:rsid w:val="006A31CB"/>
    <w:rsid w:val="006A32DD"/>
    <w:rsid w:val="006A35E0"/>
    <w:rsid w:val="006A4DA5"/>
    <w:rsid w:val="006A4ECA"/>
    <w:rsid w:val="006A6F05"/>
    <w:rsid w:val="006A7146"/>
    <w:rsid w:val="006A7207"/>
    <w:rsid w:val="006A73E2"/>
    <w:rsid w:val="006A7FD9"/>
    <w:rsid w:val="006B0B13"/>
    <w:rsid w:val="006B1843"/>
    <w:rsid w:val="006B1A71"/>
    <w:rsid w:val="006B1DE6"/>
    <w:rsid w:val="006B1FFB"/>
    <w:rsid w:val="006B2215"/>
    <w:rsid w:val="006B25D2"/>
    <w:rsid w:val="006B28AF"/>
    <w:rsid w:val="006B2B74"/>
    <w:rsid w:val="006B2D07"/>
    <w:rsid w:val="006B3504"/>
    <w:rsid w:val="006B3657"/>
    <w:rsid w:val="006B3CFD"/>
    <w:rsid w:val="006B3E61"/>
    <w:rsid w:val="006B43CA"/>
    <w:rsid w:val="006B4B10"/>
    <w:rsid w:val="006B4B73"/>
    <w:rsid w:val="006B5ACF"/>
    <w:rsid w:val="006B5DE8"/>
    <w:rsid w:val="006B668A"/>
    <w:rsid w:val="006B768D"/>
    <w:rsid w:val="006B7D1F"/>
    <w:rsid w:val="006B7D4A"/>
    <w:rsid w:val="006C1624"/>
    <w:rsid w:val="006C22CA"/>
    <w:rsid w:val="006C26B3"/>
    <w:rsid w:val="006C291D"/>
    <w:rsid w:val="006C2C53"/>
    <w:rsid w:val="006C2F0C"/>
    <w:rsid w:val="006C3BCD"/>
    <w:rsid w:val="006C3D0B"/>
    <w:rsid w:val="006C4137"/>
    <w:rsid w:val="006C5F9B"/>
    <w:rsid w:val="006C61F3"/>
    <w:rsid w:val="006C6407"/>
    <w:rsid w:val="006C6C0C"/>
    <w:rsid w:val="006C6FE7"/>
    <w:rsid w:val="006C7B2B"/>
    <w:rsid w:val="006D03D4"/>
    <w:rsid w:val="006D04B4"/>
    <w:rsid w:val="006D266A"/>
    <w:rsid w:val="006D2CD8"/>
    <w:rsid w:val="006D2CE0"/>
    <w:rsid w:val="006D309B"/>
    <w:rsid w:val="006D3548"/>
    <w:rsid w:val="006D3A25"/>
    <w:rsid w:val="006D3A85"/>
    <w:rsid w:val="006D3B97"/>
    <w:rsid w:val="006D481D"/>
    <w:rsid w:val="006D5192"/>
    <w:rsid w:val="006D529D"/>
    <w:rsid w:val="006D5BDB"/>
    <w:rsid w:val="006D681B"/>
    <w:rsid w:val="006D6F1A"/>
    <w:rsid w:val="006D7F01"/>
    <w:rsid w:val="006E0493"/>
    <w:rsid w:val="006E05AB"/>
    <w:rsid w:val="006E066F"/>
    <w:rsid w:val="006E0E4B"/>
    <w:rsid w:val="006E1B02"/>
    <w:rsid w:val="006E3B7B"/>
    <w:rsid w:val="006E3BB7"/>
    <w:rsid w:val="006E432B"/>
    <w:rsid w:val="006E5A3A"/>
    <w:rsid w:val="006E5A5C"/>
    <w:rsid w:val="006E636E"/>
    <w:rsid w:val="006E759C"/>
    <w:rsid w:val="006F005B"/>
    <w:rsid w:val="006F07D1"/>
    <w:rsid w:val="006F0AFC"/>
    <w:rsid w:val="006F0C3A"/>
    <w:rsid w:val="006F0CBC"/>
    <w:rsid w:val="006F117C"/>
    <w:rsid w:val="006F1DB8"/>
    <w:rsid w:val="006F2D62"/>
    <w:rsid w:val="006F3756"/>
    <w:rsid w:val="006F4824"/>
    <w:rsid w:val="006F4FFB"/>
    <w:rsid w:val="006F6573"/>
    <w:rsid w:val="006F6CBE"/>
    <w:rsid w:val="006F6D4C"/>
    <w:rsid w:val="006F6D93"/>
    <w:rsid w:val="006F7D8B"/>
    <w:rsid w:val="00701877"/>
    <w:rsid w:val="0070269B"/>
    <w:rsid w:val="007028B5"/>
    <w:rsid w:val="00702A06"/>
    <w:rsid w:val="00702E7B"/>
    <w:rsid w:val="0070332F"/>
    <w:rsid w:val="00704054"/>
    <w:rsid w:val="007040F5"/>
    <w:rsid w:val="00704209"/>
    <w:rsid w:val="00705785"/>
    <w:rsid w:val="007057E0"/>
    <w:rsid w:val="007058ED"/>
    <w:rsid w:val="00706A38"/>
    <w:rsid w:val="00706FCF"/>
    <w:rsid w:val="007101A6"/>
    <w:rsid w:val="007113FF"/>
    <w:rsid w:val="00711571"/>
    <w:rsid w:val="00711815"/>
    <w:rsid w:val="007121B1"/>
    <w:rsid w:val="007141EE"/>
    <w:rsid w:val="00714AD6"/>
    <w:rsid w:val="00714EB5"/>
    <w:rsid w:val="00715359"/>
    <w:rsid w:val="00715812"/>
    <w:rsid w:val="00715EC5"/>
    <w:rsid w:val="00716012"/>
    <w:rsid w:val="007167CC"/>
    <w:rsid w:val="00717ECF"/>
    <w:rsid w:val="007202EE"/>
    <w:rsid w:val="00721336"/>
    <w:rsid w:val="0072183B"/>
    <w:rsid w:val="00721DF9"/>
    <w:rsid w:val="00722232"/>
    <w:rsid w:val="007224A3"/>
    <w:rsid w:val="00723229"/>
    <w:rsid w:val="00723C86"/>
    <w:rsid w:val="00723DBA"/>
    <w:rsid w:val="00724696"/>
    <w:rsid w:val="00725C7F"/>
    <w:rsid w:val="007262CD"/>
    <w:rsid w:val="00726467"/>
    <w:rsid w:val="00730405"/>
    <w:rsid w:val="0073157D"/>
    <w:rsid w:val="00731660"/>
    <w:rsid w:val="00731767"/>
    <w:rsid w:val="00731956"/>
    <w:rsid w:val="007332E6"/>
    <w:rsid w:val="00733338"/>
    <w:rsid w:val="00733866"/>
    <w:rsid w:val="00734788"/>
    <w:rsid w:val="00734F40"/>
    <w:rsid w:val="00735847"/>
    <w:rsid w:val="00735A9E"/>
    <w:rsid w:val="00736019"/>
    <w:rsid w:val="00736E55"/>
    <w:rsid w:val="00737072"/>
    <w:rsid w:val="0073761B"/>
    <w:rsid w:val="00737807"/>
    <w:rsid w:val="007379BD"/>
    <w:rsid w:val="00740F3B"/>
    <w:rsid w:val="00741D38"/>
    <w:rsid w:val="00741E74"/>
    <w:rsid w:val="00741EE3"/>
    <w:rsid w:val="00742194"/>
    <w:rsid w:val="00742FDC"/>
    <w:rsid w:val="007431D9"/>
    <w:rsid w:val="007458EA"/>
    <w:rsid w:val="00745BCF"/>
    <w:rsid w:val="0074648D"/>
    <w:rsid w:val="00746849"/>
    <w:rsid w:val="007469BD"/>
    <w:rsid w:val="00747426"/>
    <w:rsid w:val="007477A2"/>
    <w:rsid w:val="007501FA"/>
    <w:rsid w:val="00750947"/>
    <w:rsid w:val="00750F5A"/>
    <w:rsid w:val="0075104A"/>
    <w:rsid w:val="00751410"/>
    <w:rsid w:val="00752135"/>
    <w:rsid w:val="00752146"/>
    <w:rsid w:val="00752945"/>
    <w:rsid w:val="00752FEA"/>
    <w:rsid w:val="00754367"/>
    <w:rsid w:val="00754675"/>
    <w:rsid w:val="0075670A"/>
    <w:rsid w:val="00756EC5"/>
    <w:rsid w:val="00757C15"/>
    <w:rsid w:val="0076025D"/>
    <w:rsid w:val="00760451"/>
    <w:rsid w:val="0076193F"/>
    <w:rsid w:val="00762EF2"/>
    <w:rsid w:val="007639E9"/>
    <w:rsid w:val="00763E13"/>
    <w:rsid w:val="00764CD1"/>
    <w:rsid w:val="007653D7"/>
    <w:rsid w:val="00766129"/>
    <w:rsid w:val="00766C6D"/>
    <w:rsid w:val="0076735E"/>
    <w:rsid w:val="0076754A"/>
    <w:rsid w:val="00770A04"/>
    <w:rsid w:val="00770AFF"/>
    <w:rsid w:val="00770EA7"/>
    <w:rsid w:val="007713BD"/>
    <w:rsid w:val="00771524"/>
    <w:rsid w:val="0077206F"/>
    <w:rsid w:val="0077246D"/>
    <w:rsid w:val="00772C2A"/>
    <w:rsid w:val="00772F70"/>
    <w:rsid w:val="0077333B"/>
    <w:rsid w:val="00774090"/>
    <w:rsid w:val="00774A2C"/>
    <w:rsid w:val="00774BCA"/>
    <w:rsid w:val="00774C0B"/>
    <w:rsid w:val="0077555F"/>
    <w:rsid w:val="00775D72"/>
    <w:rsid w:val="00775DAE"/>
    <w:rsid w:val="00776278"/>
    <w:rsid w:val="00776BB0"/>
    <w:rsid w:val="00776F41"/>
    <w:rsid w:val="00777CF4"/>
    <w:rsid w:val="0078041D"/>
    <w:rsid w:val="00780C30"/>
    <w:rsid w:val="00781352"/>
    <w:rsid w:val="007817AF"/>
    <w:rsid w:val="0078183B"/>
    <w:rsid w:val="00782130"/>
    <w:rsid w:val="007828FD"/>
    <w:rsid w:val="007829C9"/>
    <w:rsid w:val="00782BEE"/>
    <w:rsid w:val="00782CD9"/>
    <w:rsid w:val="0078403E"/>
    <w:rsid w:val="00784E25"/>
    <w:rsid w:val="00785E12"/>
    <w:rsid w:val="00786200"/>
    <w:rsid w:val="007874A9"/>
    <w:rsid w:val="00787E42"/>
    <w:rsid w:val="00790569"/>
    <w:rsid w:val="00790CA6"/>
    <w:rsid w:val="0079124D"/>
    <w:rsid w:val="007925D1"/>
    <w:rsid w:val="00792D81"/>
    <w:rsid w:val="007935C7"/>
    <w:rsid w:val="0079493C"/>
    <w:rsid w:val="00794C68"/>
    <w:rsid w:val="00796306"/>
    <w:rsid w:val="00796309"/>
    <w:rsid w:val="007A0021"/>
    <w:rsid w:val="007A0302"/>
    <w:rsid w:val="007A033C"/>
    <w:rsid w:val="007A0D06"/>
    <w:rsid w:val="007A0F70"/>
    <w:rsid w:val="007A152C"/>
    <w:rsid w:val="007A2671"/>
    <w:rsid w:val="007A299C"/>
    <w:rsid w:val="007A3C4E"/>
    <w:rsid w:val="007A40C8"/>
    <w:rsid w:val="007A64E9"/>
    <w:rsid w:val="007A75EA"/>
    <w:rsid w:val="007B07F2"/>
    <w:rsid w:val="007B1095"/>
    <w:rsid w:val="007B1617"/>
    <w:rsid w:val="007B1FA1"/>
    <w:rsid w:val="007B379D"/>
    <w:rsid w:val="007B3DB7"/>
    <w:rsid w:val="007B5B91"/>
    <w:rsid w:val="007B5F62"/>
    <w:rsid w:val="007B6374"/>
    <w:rsid w:val="007B702F"/>
    <w:rsid w:val="007B79FB"/>
    <w:rsid w:val="007C000F"/>
    <w:rsid w:val="007C062C"/>
    <w:rsid w:val="007C0826"/>
    <w:rsid w:val="007C1232"/>
    <w:rsid w:val="007C4C89"/>
    <w:rsid w:val="007C57F2"/>
    <w:rsid w:val="007C5943"/>
    <w:rsid w:val="007C6276"/>
    <w:rsid w:val="007C6504"/>
    <w:rsid w:val="007C66F9"/>
    <w:rsid w:val="007C6C35"/>
    <w:rsid w:val="007C70F3"/>
    <w:rsid w:val="007D0388"/>
    <w:rsid w:val="007D24A6"/>
    <w:rsid w:val="007D2959"/>
    <w:rsid w:val="007D34C7"/>
    <w:rsid w:val="007D36CB"/>
    <w:rsid w:val="007D446B"/>
    <w:rsid w:val="007D4601"/>
    <w:rsid w:val="007D56D8"/>
    <w:rsid w:val="007D6223"/>
    <w:rsid w:val="007D6691"/>
    <w:rsid w:val="007D6E1B"/>
    <w:rsid w:val="007D7D34"/>
    <w:rsid w:val="007D7ED6"/>
    <w:rsid w:val="007D7F90"/>
    <w:rsid w:val="007E005C"/>
    <w:rsid w:val="007E0319"/>
    <w:rsid w:val="007E0383"/>
    <w:rsid w:val="007E1186"/>
    <w:rsid w:val="007E1312"/>
    <w:rsid w:val="007E38E3"/>
    <w:rsid w:val="007E3F66"/>
    <w:rsid w:val="007E4082"/>
    <w:rsid w:val="007E4A83"/>
    <w:rsid w:val="007E4B3D"/>
    <w:rsid w:val="007E4E54"/>
    <w:rsid w:val="007E50D1"/>
    <w:rsid w:val="007E5280"/>
    <w:rsid w:val="007E570C"/>
    <w:rsid w:val="007E5963"/>
    <w:rsid w:val="007E5DC1"/>
    <w:rsid w:val="007E6242"/>
    <w:rsid w:val="007E671E"/>
    <w:rsid w:val="007E6E3C"/>
    <w:rsid w:val="007E71B6"/>
    <w:rsid w:val="007F004D"/>
    <w:rsid w:val="007F02FA"/>
    <w:rsid w:val="007F0F48"/>
    <w:rsid w:val="007F1E09"/>
    <w:rsid w:val="007F215E"/>
    <w:rsid w:val="007F2764"/>
    <w:rsid w:val="007F397E"/>
    <w:rsid w:val="007F3A64"/>
    <w:rsid w:val="007F3A65"/>
    <w:rsid w:val="007F3AD6"/>
    <w:rsid w:val="007F3CF8"/>
    <w:rsid w:val="007F3D30"/>
    <w:rsid w:val="007F43A6"/>
    <w:rsid w:val="007F4917"/>
    <w:rsid w:val="007F4EC9"/>
    <w:rsid w:val="007F5365"/>
    <w:rsid w:val="007F56FE"/>
    <w:rsid w:val="007F58C5"/>
    <w:rsid w:val="007F5A48"/>
    <w:rsid w:val="007F653A"/>
    <w:rsid w:val="007F653F"/>
    <w:rsid w:val="007F65CC"/>
    <w:rsid w:val="007F7009"/>
    <w:rsid w:val="007F7817"/>
    <w:rsid w:val="007F7BA4"/>
    <w:rsid w:val="0080048F"/>
    <w:rsid w:val="0080086B"/>
    <w:rsid w:val="00801547"/>
    <w:rsid w:val="00803186"/>
    <w:rsid w:val="00803191"/>
    <w:rsid w:val="00803A7A"/>
    <w:rsid w:val="00803F3C"/>
    <w:rsid w:val="00804022"/>
    <w:rsid w:val="00804172"/>
    <w:rsid w:val="00804905"/>
    <w:rsid w:val="00807659"/>
    <w:rsid w:val="00810488"/>
    <w:rsid w:val="00810F45"/>
    <w:rsid w:val="008114E7"/>
    <w:rsid w:val="008117C2"/>
    <w:rsid w:val="00811FB5"/>
    <w:rsid w:val="0081218B"/>
    <w:rsid w:val="008126D7"/>
    <w:rsid w:val="0081295C"/>
    <w:rsid w:val="00813D30"/>
    <w:rsid w:val="00813E70"/>
    <w:rsid w:val="008140C9"/>
    <w:rsid w:val="0081410F"/>
    <w:rsid w:val="008142EC"/>
    <w:rsid w:val="00814528"/>
    <w:rsid w:val="008147DC"/>
    <w:rsid w:val="0081480C"/>
    <w:rsid w:val="008150C5"/>
    <w:rsid w:val="00815550"/>
    <w:rsid w:val="00815588"/>
    <w:rsid w:val="00815BAA"/>
    <w:rsid w:val="00815F59"/>
    <w:rsid w:val="0081639C"/>
    <w:rsid w:val="00817E46"/>
    <w:rsid w:val="00820357"/>
    <w:rsid w:val="00822230"/>
    <w:rsid w:val="0082244F"/>
    <w:rsid w:val="00822F52"/>
    <w:rsid w:val="0082398B"/>
    <w:rsid w:val="00824261"/>
    <w:rsid w:val="0082498E"/>
    <w:rsid w:val="008249D1"/>
    <w:rsid w:val="0082514E"/>
    <w:rsid w:val="008251D8"/>
    <w:rsid w:val="00825A56"/>
    <w:rsid w:val="00825D04"/>
    <w:rsid w:val="00826129"/>
    <w:rsid w:val="0082673D"/>
    <w:rsid w:val="00827DE2"/>
    <w:rsid w:val="0083004A"/>
    <w:rsid w:val="008308EC"/>
    <w:rsid w:val="00830FCB"/>
    <w:rsid w:val="00831068"/>
    <w:rsid w:val="008313D7"/>
    <w:rsid w:val="00831476"/>
    <w:rsid w:val="008315DC"/>
    <w:rsid w:val="00831995"/>
    <w:rsid w:val="00832189"/>
    <w:rsid w:val="00832EAA"/>
    <w:rsid w:val="00832ED8"/>
    <w:rsid w:val="00833D8E"/>
    <w:rsid w:val="00834DEF"/>
    <w:rsid w:val="00834F43"/>
    <w:rsid w:val="00835040"/>
    <w:rsid w:val="00835064"/>
    <w:rsid w:val="008352C3"/>
    <w:rsid w:val="008358C4"/>
    <w:rsid w:val="00835A88"/>
    <w:rsid w:val="0083621D"/>
    <w:rsid w:val="0083712F"/>
    <w:rsid w:val="0083726A"/>
    <w:rsid w:val="00841478"/>
    <w:rsid w:val="00841DB1"/>
    <w:rsid w:val="008426C3"/>
    <w:rsid w:val="00842847"/>
    <w:rsid w:val="00842B0C"/>
    <w:rsid w:val="008431DA"/>
    <w:rsid w:val="00843207"/>
    <w:rsid w:val="008434B7"/>
    <w:rsid w:val="0084395E"/>
    <w:rsid w:val="00843DA2"/>
    <w:rsid w:val="00843ECB"/>
    <w:rsid w:val="00843F3A"/>
    <w:rsid w:val="00844103"/>
    <w:rsid w:val="008445A7"/>
    <w:rsid w:val="008461A7"/>
    <w:rsid w:val="00846BD4"/>
    <w:rsid w:val="0084799F"/>
    <w:rsid w:val="00847A22"/>
    <w:rsid w:val="00847C92"/>
    <w:rsid w:val="00847E6C"/>
    <w:rsid w:val="008501E2"/>
    <w:rsid w:val="008502EB"/>
    <w:rsid w:val="00850C4C"/>
    <w:rsid w:val="00850CFC"/>
    <w:rsid w:val="00850D75"/>
    <w:rsid w:val="00851925"/>
    <w:rsid w:val="008527A8"/>
    <w:rsid w:val="0085307E"/>
    <w:rsid w:val="00853751"/>
    <w:rsid w:val="008538E6"/>
    <w:rsid w:val="00853EE9"/>
    <w:rsid w:val="00855F2A"/>
    <w:rsid w:val="00856A6E"/>
    <w:rsid w:val="00856D9E"/>
    <w:rsid w:val="008570A2"/>
    <w:rsid w:val="0085744C"/>
    <w:rsid w:val="00860361"/>
    <w:rsid w:val="008605B5"/>
    <w:rsid w:val="00860AC2"/>
    <w:rsid w:val="00860AF6"/>
    <w:rsid w:val="00860C74"/>
    <w:rsid w:val="00861A50"/>
    <w:rsid w:val="00861F9A"/>
    <w:rsid w:val="00861FA4"/>
    <w:rsid w:val="00862181"/>
    <w:rsid w:val="008635F1"/>
    <w:rsid w:val="0086381A"/>
    <w:rsid w:val="0086488C"/>
    <w:rsid w:val="00865299"/>
    <w:rsid w:val="008669D4"/>
    <w:rsid w:val="00870259"/>
    <w:rsid w:val="0087153D"/>
    <w:rsid w:val="008734B6"/>
    <w:rsid w:val="008737C4"/>
    <w:rsid w:val="00873A0B"/>
    <w:rsid w:val="0087419A"/>
    <w:rsid w:val="0087420C"/>
    <w:rsid w:val="0087423A"/>
    <w:rsid w:val="00874B92"/>
    <w:rsid w:val="00874EDE"/>
    <w:rsid w:val="008760E5"/>
    <w:rsid w:val="00876B55"/>
    <w:rsid w:val="00876BD3"/>
    <w:rsid w:val="0088049C"/>
    <w:rsid w:val="00880BAB"/>
    <w:rsid w:val="00880F09"/>
    <w:rsid w:val="00881AE6"/>
    <w:rsid w:val="008822B7"/>
    <w:rsid w:val="008829FE"/>
    <w:rsid w:val="0088322F"/>
    <w:rsid w:val="00883432"/>
    <w:rsid w:val="00883A59"/>
    <w:rsid w:val="00884A57"/>
    <w:rsid w:val="00885468"/>
    <w:rsid w:val="00885BA5"/>
    <w:rsid w:val="00885F59"/>
    <w:rsid w:val="00890FD8"/>
    <w:rsid w:val="00891EB6"/>
    <w:rsid w:val="0089411C"/>
    <w:rsid w:val="00894272"/>
    <w:rsid w:val="008943D2"/>
    <w:rsid w:val="00894A60"/>
    <w:rsid w:val="008950EF"/>
    <w:rsid w:val="0089513E"/>
    <w:rsid w:val="00896E7E"/>
    <w:rsid w:val="00897047"/>
    <w:rsid w:val="00897183"/>
    <w:rsid w:val="008A0803"/>
    <w:rsid w:val="008A0876"/>
    <w:rsid w:val="008A12DB"/>
    <w:rsid w:val="008A1EC8"/>
    <w:rsid w:val="008A27F3"/>
    <w:rsid w:val="008A3148"/>
    <w:rsid w:val="008A43B9"/>
    <w:rsid w:val="008A4F72"/>
    <w:rsid w:val="008A5648"/>
    <w:rsid w:val="008A5E61"/>
    <w:rsid w:val="008A610F"/>
    <w:rsid w:val="008A6A63"/>
    <w:rsid w:val="008A6B48"/>
    <w:rsid w:val="008A77F2"/>
    <w:rsid w:val="008B0106"/>
    <w:rsid w:val="008B0426"/>
    <w:rsid w:val="008B10C2"/>
    <w:rsid w:val="008B1179"/>
    <w:rsid w:val="008B1263"/>
    <w:rsid w:val="008B153F"/>
    <w:rsid w:val="008B3963"/>
    <w:rsid w:val="008B3AEC"/>
    <w:rsid w:val="008B4384"/>
    <w:rsid w:val="008B4EEF"/>
    <w:rsid w:val="008B61C1"/>
    <w:rsid w:val="008B6369"/>
    <w:rsid w:val="008B6397"/>
    <w:rsid w:val="008B6A5F"/>
    <w:rsid w:val="008B6AE6"/>
    <w:rsid w:val="008B70F0"/>
    <w:rsid w:val="008B76FC"/>
    <w:rsid w:val="008C0346"/>
    <w:rsid w:val="008C0701"/>
    <w:rsid w:val="008C0C03"/>
    <w:rsid w:val="008C1386"/>
    <w:rsid w:val="008C3069"/>
    <w:rsid w:val="008C4666"/>
    <w:rsid w:val="008C48B7"/>
    <w:rsid w:val="008C5696"/>
    <w:rsid w:val="008C64D1"/>
    <w:rsid w:val="008C69F8"/>
    <w:rsid w:val="008C7C9C"/>
    <w:rsid w:val="008C7DCE"/>
    <w:rsid w:val="008D01DF"/>
    <w:rsid w:val="008D2BC0"/>
    <w:rsid w:val="008D4021"/>
    <w:rsid w:val="008D419B"/>
    <w:rsid w:val="008D466F"/>
    <w:rsid w:val="008D5432"/>
    <w:rsid w:val="008D5583"/>
    <w:rsid w:val="008D630A"/>
    <w:rsid w:val="008D6D27"/>
    <w:rsid w:val="008E03C2"/>
    <w:rsid w:val="008E08E6"/>
    <w:rsid w:val="008E154B"/>
    <w:rsid w:val="008E1865"/>
    <w:rsid w:val="008E2B6B"/>
    <w:rsid w:val="008E2BCD"/>
    <w:rsid w:val="008E3807"/>
    <w:rsid w:val="008E3AB3"/>
    <w:rsid w:val="008E3BCE"/>
    <w:rsid w:val="008E417B"/>
    <w:rsid w:val="008E444E"/>
    <w:rsid w:val="008E482D"/>
    <w:rsid w:val="008E55DB"/>
    <w:rsid w:val="008E7DC9"/>
    <w:rsid w:val="008E7EAA"/>
    <w:rsid w:val="008F0EFC"/>
    <w:rsid w:val="008F1211"/>
    <w:rsid w:val="008F19C6"/>
    <w:rsid w:val="008F1DE6"/>
    <w:rsid w:val="008F29FF"/>
    <w:rsid w:val="008F2F5F"/>
    <w:rsid w:val="008F3177"/>
    <w:rsid w:val="008F3977"/>
    <w:rsid w:val="008F4670"/>
    <w:rsid w:val="008F5591"/>
    <w:rsid w:val="008F57C6"/>
    <w:rsid w:val="008F5AA2"/>
    <w:rsid w:val="008F6593"/>
    <w:rsid w:val="00900C9C"/>
    <w:rsid w:val="0090148F"/>
    <w:rsid w:val="00901E90"/>
    <w:rsid w:val="00902244"/>
    <w:rsid w:val="00902D6B"/>
    <w:rsid w:val="00902E77"/>
    <w:rsid w:val="00903A26"/>
    <w:rsid w:val="00904C65"/>
    <w:rsid w:val="009054F5"/>
    <w:rsid w:val="009055CE"/>
    <w:rsid w:val="00905C76"/>
    <w:rsid w:val="009060B0"/>
    <w:rsid w:val="00907548"/>
    <w:rsid w:val="00910322"/>
    <w:rsid w:val="00910B9E"/>
    <w:rsid w:val="00910D73"/>
    <w:rsid w:val="009114D3"/>
    <w:rsid w:val="00911EE7"/>
    <w:rsid w:val="009123BC"/>
    <w:rsid w:val="00913325"/>
    <w:rsid w:val="00913D76"/>
    <w:rsid w:val="00914438"/>
    <w:rsid w:val="0091509D"/>
    <w:rsid w:val="009153F4"/>
    <w:rsid w:val="009155DC"/>
    <w:rsid w:val="00915690"/>
    <w:rsid w:val="009163F7"/>
    <w:rsid w:val="00916A92"/>
    <w:rsid w:val="00916D8C"/>
    <w:rsid w:val="00916EBC"/>
    <w:rsid w:val="0092080D"/>
    <w:rsid w:val="009213AB"/>
    <w:rsid w:val="00921972"/>
    <w:rsid w:val="00922084"/>
    <w:rsid w:val="0092211D"/>
    <w:rsid w:val="009221E7"/>
    <w:rsid w:val="0092244E"/>
    <w:rsid w:val="00922D20"/>
    <w:rsid w:val="0092312C"/>
    <w:rsid w:val="009235C2"/>
    <w:rsid w:val="0092469F"/>
    <w:rsid w:val="00924AB6"/>
    <w:rsid w:val="00924C5F"/>
    <w:rsid w:val="00925217"/>
    <w:rsid w:val="00925311"/>
    <w:rsid w:val="009265F4"/>
    <w:rsid w:val="00926F21"/>
    <w:rsid w:val="00927196"/>
    <w:rsid w:val="009277B9"/>
    <w:rsid w:val="00930298"/>
    <w:rsid w:val="0093174E"/>
    <w:rsid w:val="009329EA"/>
    <w:rsid w:val="00932A0F"/>
    <w:rsid w:val="0093358F"/>
    <w:rsid w:val="00933647"/>
    <w:rsid w:val="0093374F"/>
    <w:rsid w:val="009338B2"/>
    <w:rsid w:val="00934073"/>
    <w:rsid w:val="00934AAC"/>
    <w:rsid w:val="00934E4E"/>
    <w:rsid w:val="00935AA6"/>
    <w:rsid w:val="00935BA8"/>
    <w:rsid w:val="00935F3E"/>
    <w:rsid w:val="0093618C"/>
    <w:rsid w:val="0093625F"/>
    <w:rsid w:val="0093644C"/>
    <w:rsid w:val="009372D9"/>
    <w:rsid w:val="009406F2"/>
    <w:rsid w:val="00940BF5"/>
    <w:rsid w:val="00940D61"/>
    <w:rsid w:val="0094475F"/>
    <w:rsid w:val="00944DA9"/>
    <w:rsid w:val="00944EE8"/>
    <w:rsid w:val="00945A68"/>
    <w:rsid w:val="00945DC3"/>
    <w:rsid w:val="00946452"/>
    <w:rsid w:val="00946823"/>
    <w:rsid w:val="00946E33"/>
    <w:rsid w:val="00947022"/>
    <w:rsid w:val="00947352"/>
    <w:rsid w:val="0095053F"/>
    <w:rsid w:val="0095091E"/>
    <w:rsid w:val="00950B13"/>
    <w:rsid w:val="00951078"/>
    <w:rsid w:val="00951C53"/>
    <w:rsid w:val="00951D3F"/>
    <w:rsid w:val="00952957"/>
    <w:rsid w:val="00952E3D"/>
    <w:rsid w:val="00953506"/>
    <w:rsid w:val="009538C4"/>
    <w:rsid w:val="009542B0"/>
    <w:rsid w:val="00955163"/>
    <w:rsid w:val="009551B7"/>
    <w:rsid w:val="0095569C"/>
    <w:rsid w:val="00955DC6"/>
    <w:rsid w:val="00955E9D"/>
    <w:rsid w:val="00956E4C"/>
    <w:rsid w:val="009578C0"/>
    <w:rsid w:val="00960325"/>
    <w:rsid w:val="00960860"/>
    <w:rsid w:val="00960A47"/>
    <w:rsid w:val="00961334"/>
    <w:rsid w:val="009617F7"/>
    <w:rsid w:val="00961FE7"/>
    <w:rsid w:val="009623A1"/>
    <w:rsid w:val="009629BC"/>
    <w:rsid w:val="00964566"/>
    <w:rsid w:val="0096484B"/>
    <w:rsid w:val="00964C59"/>
    <w:rsid w:val="00964F05"/>
    <w:rsid w:val="00965BD2"/>
    <w:rsid w:val="00965E52"/>
    <w:rsid w:val="00966823"/>
    <w:rsid w:val="009674EC"/>
    <w:rsid w:val="00967947"/>
    <w:rsid w:val="00967DDD"/>
    <w:rsid w:val="009702A1"/>
    <w:rsid w:val="00971C29"/>
    <w:rsid w:val="0097261F"/>
    <w:rsid w:val="00972709"/>
    <w:rsid w:val="00972759"/>
    <w:rsid w:val="009733CF"/>
    <w:rsid w:val="00973A9A"/>
    <w:rsid w:val="00974ED5"/>
    <w:rsid w:val="009750E2"/>
    <w:rsid w:val="009760CC"/>
    <w:rsid w:val="00977731"/>
    <w:rsid w:val="009805F8"/>
    <w:rsid w:val="00980800"/>
    <w:rsid w:val="009816D3"/>
    <w:rsid w:val="009818B6"/>
    <w:rsid w:val="00983760"/>
    <w:rsid w:val="00984810"/>
    <w:rsid w:val="00984FFE"/>
    <w:rsid w:val="00985024"/>
    <w:rsid w:val="00990934"/>
    <w:rsid w:val="00991655"/>
    <w:rsid w:val="0099233E"/>
    <w:rsid w:val="009938B5"/>
    <w:rsid w:val="00993978"/>
    <w:rsid w:val="00994719"/>
    <w:rsid w:val="0099550C"/>
    <w:rsid w:val="0099582D"/>
    <w:rsid w:val="009964BA"/>
    <w:rsid w:val="00997938"/>
    <w:rsid w:val="009A018C"/>
    <w:rsid w:val="009A0B55"/>
    <w:rsid w:val="009A1054"/>
    <w:rsid w:val="009A12EF"/>
    <w:rsid w:val="009A18B5"/>
    <w:rsid w:val="009A2896"/>
    <w:rsid w:val="009A2B04"/>
    <w:rsid w:val="009A2C60"/>
    <w:rsid w:val="009A305C"/>
    <w:rsid w:val="009A30FD"/>
    <w:rsid w:val="009A3941"/>
    <w:rsid w:val="009A3A41"/>
    <w:rsid w:val="009A5605"/>
    <w:rsid w:val="009A6041"/>
    <w:rsid w:val="009A61D0"/>
    <w:rsid w:val="009A6451"/>
    <w:rsid w:val="009A6FC1"/>
    <w:rsid w:val="009A737B"/>
    <w:rsid w:val="009A764A"/>
    <w:rsid w:val="009A7831"/>
    <w:rsid w:val="009A7C5C"/>
    <w:rsid w:val="009B0B3D"/>
    <w:rsid w:val="009B1230"/>
    <w:rsid w:val="009B230F"/>
    <w:rsid w:val="009B2C37"/>
    <w:rsid w:val="009B2F3A"/>
    <w:rsid w:val="009B341D"/>
    <w:rsid w:val="009B37E1"/>
    <w:rsid w:val="009B3C15"/>
    <w:rsid w:val="009B4399"/>
    <w:rsid w:val="009B44D9"/>
    <w:rsid w:val="009B557E"/>
    <w:rsid w:val="009B6C9B"/>
    <w:rsid w:val="009B7D7B"/>
    <w:rsid w:val="009C05B0"/>
    <w:rsid w:val="009C0869"/>
    <w:rsid w:val="009C181B"/>
    <w:rsid w:val="009C2A57"/>
    <w:rsid w:val="009C3227"/>
    <w:rsid w:val="009C5371"/>
    <w:rsid w:val="009C57F5"/>
    <w:rsid w:val="009C59BB"/>
    <w:rsid w:val="009C6859"/>
    <w:rsid w:val="009C6910"/>
    <w:rsid w:val="009C750D"/>
    <w:rsid w:val="009C7CE5"/>
    <w:rsid w:val="009D0932"/>
    <w:rsid w:val="009D0F78"/>
    <w:rsid w:val="009D108A"/>
    <w:rsid w:val="009D24E2"/>
    <w:rsid w:val="009D289C"/>
    <w:rsid w:val="009D2948"/>
    <w:rsid w:val="009D38FE"/>
    <w:rsid w:val="009D3C9B"/>
    <w:rsid w:val="009D4143"/>
    <w:rsid w:val="009D4D73"/>
    <w:rsid w:val="009D5D0D"/>
    <w:rsid w:val="009D5E08"/>
    <w:rsid w:val="009D5F2C"/>
    <w:rsid w:val="009D5F3F"/>
    <w:rsid w:val="009D62DF"/>
    <w:rsid w:val="009D67D2"/>
    <w:rsid w:val="009D699C"/>
    <w:rsid w:val="009D765E"/>
    <w:rsid w:val="009D7D45"/>
    <w:rsid w:val="009E0B79"/>
    <w:rsid w:val="009E0F17"/>
    <w:rsid w:val="009E0F95"/>
    <w:rsid w:val="009E177D"/>
    <w:rsid w:val="009E1B1D"/>
    <w:rsid w:val="009E1E4D"/>
    <w:rsid w:val="009E2156"/>
    <w:rsid w:val="009E3667"/>
    <w:rsid w:val="009E44FE"/>
    <w:rsid w:val="009E519C"/>
    <w:rsid w:val="009E527B"/>
    <w:rsid w:val="009E55E8"/>
    <w:rsid w:val="009E5ADE"/>
    <w:rsid w:val="009E64A3"/>
    <w:rsid w:val="009E66C7"/>
    <w:rsid w:val="009E7567"/>
    <w:rsid w:val="009E7DA8"/>
    <w:rsid w:val="009F00C6"/>
    <w:rsid w:val="009F165B"/>
    <w:rsid w:val="009F30CD"/>
    <w:rsid w:val="009F33B2"/>
    <w:rsid w:val="009F34D9"/>
    <w:rsid w:val="009F3813"/>
    <w:rsid w:val="009F4143"/>
    <w:rsid w:val="009F438A"/>
    <w:rsid w:val="009F43A8"/>
    <w:rsid w:val="009F47D2"/>
    <w:rsid w:val="009F4B3D"/>
    <w:rsid w:val="009F63D8"/>
    <w:rsid w:val="009F690C"/>
    <w:rsid w:val="009F7225"/>
    <w:rsid w:val="009F7AC5"/>
    <w:rsid w:val="009F7C14"/>
    <w:rsid w:val="00A006F0"/>
    <w:rsid w:val="00A00765"/>
    <w:rsid w:val="00A00BAA"/>
    <w:rsid w:val="00A02BB0"/>
    <w:rsid w:val="00A03756"/>
    <w:rsid w:val="00A05832"/>
    <w:rsid w:val="00A06725"/>
    <w:rsid w:val="00A10117"/>
    <w:rsid w:val="00A117C0"/>
    <w:rsid w:val="00A11B4A"/>
    <w:rsid w:val="00A11F1E"/>
    <w:rsid w:val="00A12699"/>
    <w:rsid w:val="00A12B83"/>
    <w:rsid w:val="00A12BC1"/>
    <w:rsid w:val="00A1331F"/>
    <w:rsid w:val="00A133B6"/>
    <w:rsid w:val="00A134F3"/>
    <w:rsid w:val="00A1383F"/>
    <w:rsid w:val="00A13E17"/>
    <w:rsid w:val="00A14CB9"/>
    <w:rsid w:val="00A15D7B"/>
    <w:rsid w:val="00A1627A"/>
    <w:rsid w:val="00A16BF0"/>
    <w:rsid w:val="00A16D4E"/>
    <w:rsid w:val="00A1734B"/>
    <w:rsid w:val="00A17825"/>
    <w:rsid w:val="00A17925"/>
    <w:rsid w:val="00A209DA"/>
    <w:rsid w:val="00A209E4"/>
    <w:rsid w:val="00A21829"/>
    <w:rsid w:val="00A21EE7"/>
    <w:rsid w:val="00A22A48"/>
    <w:rsid w:val="00A23228"/>
    <w:rsid w:val="00A23489"/>
    <w:rsid w:val="00A239D4"/>
    <w:rsid w:val="00A23E67"/>
    <w:rsid w:val="00A23F84"/>
    <w:rsid w:val="00A2411F"/>
    <w:rsid w:val="00A241D0"/>
    <w:rsid w:val="00A24868"/>
    <w:rsid w:val="00A25344"/>
    <w:rsid w:val="00A25D4E"/>
    <w:rsid w:val="00A2646D"/>
    <w:rsid w:val="00A2687E"/>
    <w:rsid w:val="00A26FD9"/>
    <w:rsid w:val="00A27D59"/>
    <w:rsid w:val="00A3034F"/>
    <w:rsid w:val="00A303CC"/>
    <w:rsid w:val="00A30C9E"/>
    <w:rsid w:val="00A30EE0"/>
    <w:rsid w:val="00A312FE"/>
    <w:rsid w:val="00A328AE"/>
    <w:rsid w:val="00A330F6"/>
    <w:rsid w:val="00A33C22"/>
    <w:rsid w:val="00A33E7B"/>
    <w:rsid w:val="00A33E87"/>
    <w:rsid w:val="00A34021"/>
    <w:rsid w:val="00A35402"/>
    <w:rsid w:val="00A36487"/>
    <w:rsid w:val="00A36893"/>
    <w:rsid w:val="00A36D0E"/>
    <w:rsid w:val="00A37B10"/>
    <w:rsid w:val="00A37F3D"/>
    <w:rsid w:val="00A40A34"/>
    <w:rsid w:val="00A40C27"/>
    <w:rsid w:val="00A41147"/>
    <w:rsid w:val="00A41520"/>
    <w:rsid w:val="00A416EC"/>
    <w:rsid w:val="00A42713"/>
    <w:rsid w:val="00A434F4"/>
    <w:rsid w:val="00A4463C"/>
    <w:rsid w:val="00A44B34"/>
    <w:rsid w:val="00A45971"/>
    <w:rsid w:val="00A45C73"/>
    <w:rsid w:val="00A46869"/>
    <w:rsid w:val="00A46F79"/>
    <w:rsid w:val="00A47384"/>
    <w:rsid w:val="00A476B5"/>
    <w:rsid w:val="00A50194"/>
    <w:rsid w:val="00A50FF3"/>
    <w:rsid w:val="00A51010"/>
    <w:rsid w:val="00A511B0"/>
    <w:rsid w:val="00A51BDD"/>
    <w:rsid w:val="00A51EDE"/>
    <w:rsid w:val="00A52620"/>
    <w:rsid w:val="00A52798"/>
    <w:rsid w:val="00A52A7F"/>
    <w:rsid w:val="00A52AE0"/>
    <w:rsid w:val="00A53AE1"/>
    <w:rsid w:val="00A53C61"/>
    <w:rsid w:val="00A53D12"/>
    <w:rsid w:val="00A543C6"/>
    <w:rsid w:val="00A547E8"/>
    <w:rsid w:val="00A5480D"/>
    <w:rsid w:val="00A54A26"/>
    <w:rsid w:val="00A553F1"/>
    <w:rsid w:val="00A56A3A"/>
    <w:rsid w:val="00A573F3"/>
    <w:rsid w:val="00A60A5A"/>
    <w:rsid w:val="00A612FE"/>
    <w:rsid w:val="00A61628"/>
    <w:rsid w:val="00A61CB8"/>
    <w:rsid w:val="00A6234B"/>
    <w:rsid w:val="00A62F26"/>
    <w:rsid w:val="00A64602"/>
    <w:rsid w:val="00A65721"/>
    <w:rsid w:val="00A65B7B"/>
    <w:rsid w:val="00A65C11"/>
    <w:rsid w:val="00A66382"/>
    <w:rsid w:val="00A66B96"/>
    <w:rsid w:val="00A66E1C"/>
    <w:rsid w:val="00A676DD"/>
    <w:rsid w:val="00A67F1A"/>
    <w:rsid w:val="00A71342"/>
    <w:rsid w:val="00A7184C"/>
    <w:rsid w:val="00A72BF6"/>
    <w:rsid w:val="00A72DB1"/>
    <w:rsid w:val="00A72E4A"/>
    <w:rsid w:val="00A73407"/>
    <w:rsid w:val="00A73718"/>
    <w:rsid w:val="00A73B8D"/>
    <w:rsid w:val="00A73FF4"/>
    <w:rsid w:val="00A741F4"/>
    <w:rsid w:val="00A74606"/>
    <w:rsid w:val="00A7567F"/>
    <w:rsid w:val="00A7611B"/>
    <w:rsid w:val="00A762A1"/>
    <w:rsid w:val="00A80F23"/>
    <w:rsid w:val="00A8211D"/>
    <w:rsid w:val="00A82327"/>
    <w:rsid w:val="00A831AC"/>
    <w:rsid w:val="00A835F3"/>
    <w:rsid w:val="00A8407C"/>
    <w:rsid w:val="00A86233"/>
    <w:rsid w:val="00A86240"/>
    <w:rsid w:val="00A86566"/>
    <w:rsid w:val="00A8673E"/>
    <w:rsid w:val="00A8689B"/>
    <w:rsid w:val="00A87881"/>
    <w:rsid w:val="00A918B0"/>
    <w:rsid w:val="00A91AC3"/>
    <w:rsid w:val="00A92E84"/>
    <w:rsid w:val="00A93154"/>
    <w:rsid w:val="00A94099"/>
    <w:rsid w:val="00A94975"/>
    <w:rsid w:val="00A9583D"/>
    <w:rsid w:val="00A95951"/>
    <w:rsid w:val="00A95C0E"/>
    <w:rsid w:val="00A9619C"/>
    <w:rsid w:val="00A961E6"/>
    <w:rsid w:val="00A977A5"/>
    <w:rsid w:val="00AA0DB7"/>
    <w:rsid w:val="00AA148B"/>
    <w:rsid w:val="00AA1D17"/>
    <w:rsid w:val="00AA1E98"/>
    <w:rsid w:val="00AA2372"/>
    <w:rsid w:val="00AA4D64"/>
    <w:rsid w:val="00AA4DDD"/>
    <w:rsid w:val="00AA5633"/>
    <w:rsid w:val="00AA5EF7"/>
    <w:rsid w:val="00AA628C"/>
    <w:rsid w:val="00AA651D"/>
    <w:rsid w:val="00AA7421"/>
    <w:rsid w:val="00AB0850"/>
    <w:rsid w:val="00AB08B6"/>
    <w:rsid w:val="00AB19E4"/>
    <w:rsid w:val="00AB1F28"/>
    <w:rsid w:val="00AB2862"/>
    <w:rsid w:val="00AB2B45"/>
    <w:rsid w:val="00AB2F04"/>
    <w:rsid w:val="00AB4903"/>
    <w:rsid w:val="00AB4A1B"/>
    <w:rsid w:val="00AB5BED"/>
    <w:rsid w:val="00AB695B"/>
    <w:rsid w:val="00AB71D6"/>
    <w:rsid w:val="00AB7767"/>
    <w:rsid w:val="00AB7C5E"/>
    <w:rsid w:val="00AB7CB6"/>
    <w:rsid w:val="00AC02F1"/>
    <w:rsid w:val="00AC0BE5"/>
    <w:rsid w:val="00AC1216"/>
    <w:rsid w:val="00AC3027"/>
    <w:rsid w:val="00AC5171"/>
    <w:rsid w:val="00AC5D55"/>
    <w:rsid w:val="00AC695D"/>
    <w:rsid w:val="00AC69E4"/>
    <w:rsid w:val="00AC6BFD"/>
    <w:rsid w:val="00AC6D66"/>
    <w:rsid w:val="00AC76C5"/>
    <w:rsid w:val="00AD0905"/>
    <w:rsid w:val="00AD0991"/>
    <w:rsid w:val="00AD0EEA"/>
    <w:rsid w:val="00AD2104"/>
    <w:rsid w:val="00AD2F4C"/>
    <w:rsid w:val="00AD3F3E"/>
    <w:rsid w:val="00AD4166"/>
    <w:rsid w:val="00AD4590"/>
    <w:rsid w:val="00AD51C3"/>
    <w:rsid w:val="00AD55E1"/>
    <w:rsid w:val="00AD6064"/>
    <w:rsid w:val="00AD66FC"/>
    <w:rsid w:val="00AD6E12"/>
    <w:rsid w:val="00AD71B3"/>
    <w:rsid w:val="00AD73B9"/>
    <w:rsid w:val="00AE0153"/>
    <w:rsid w:val="00AE0C6D"/>
    <w:rsid w:val="00AE0D81"/>
    <w:rsid w:val="00AE12DE"/>
    <w:rsid w:val="00AE1CF0"/>
    <w:rsid w:val="00AE1DD9"/>
    <w:rsid w:val="00AE20C1"/>
    <w:rsid w:val="00AE230A"/>
    <w:rsid w:val="00AE2EAC"/>
    <w:rsid w:val="00AE2EDF"/>
    <w:rsid w:val="00AE3253"/>
    <w:rsid w:val="00AE3F65"/>
    <w:rsid w:val="00AE4654"/>
    <w:rsid w:val="00AE4674"/>
    <w:rsid w:val="00AE4E80"/>
    <w:rsid w:val="00AE5DB8"/>
    <w:rsid w:val="00AE6438"/>
    <w:rsid w:val="00AE6B9C"/>
    <w:rsid w:val="00AE6EDC"/>
    <w:rsid w:val="00AF1C6F"/>
    <w:rsid w:val="00AF1D1C"/>
    <w:rsid w:val="00AF22F5"/>
    <w:rsid w:val="00AF2D73"/>
    <w:rsid w:val="00AF3A86"/>
    <w:rsid w:val="00AF3F47"/>
    <w:rsid w:val="00AF435A"/>
    <w:rsid w:val="00AF490D"/>
    <w:rsid w:val="00AF49CC"/>
    <w:rsid w:val="00AF5046"/>
    <w:rsid w:val="00AF5053"/>
    <w:rsid w:val="00AF6B45"/>
    <w:rsid w:val="00AF6E1A"/>
    <w:rsid w:val="00B00110"/>
    <w:rsid w:val="00B012A5"/>
    <w:rsid w:val="00B012FD"/>
    <w:rsid w:val="00B01A4C"/>
    <w:rsid w:val="00B01E1A"/>
    <w:rsid w:val="00B025B5"/>
    <w:rsid w:val="00B028D2"/>
    <w:rsid w:val="00B02E30"/>
    <w:rsid w:val="00B0306C"/>
    <w:rsid w:val="00B031E1"/>
    <w:rsid w:val="00B03CEA"/>
    <w:rsid w:val="00B03F2B"/>
    <w:rsid w:val="00B043CD"/>
    <w:rsid w:val="00B04C39"/>
    <w:rsid w:val="00B04F5E"/>
    <w:rsid w:val="00B050FE"/>
    <w:rsid w:val="00B0513B"/>
    <w:rsid w:val="00B05434"/>
    <w:rsid w:val="00B0556F"/>
    <w:rsid w:val="00B06F47"/>
    <w:rsid w:val="00B105E1"/>
    <w:rsid w:val="00B10FB5"/>
    <w:rsid w:val="00B12199"/>
    <w:rsid w:val="00B123B6"/>
    <w:rsid w:val="00B12610"/>
    <w:rsid w:val="00B12B71"/>
    <w:rsid w:val="00B138C0"/>
    <w:rsid w:val="00B13E61"/>
    <w:rsid w:val="00B1413B"/>
    <w:rsid w:val="00B145E7"/>
    <w:rsid w:val="00B14A19"/>
    <w:rsid w:val="00B15317"/>
    <w:rsid w:val="00B15EFC"/>
    <w:rsid w:val="00B16683"/>
    <w:rsid w:val="00B1677E"/>
    <w:rsid w:val="00B16BB4"/>
    <w:rsid w:val="00B16CD9"/>
    <w:rsid w:val="00B170A4"/>
    <w:rsid w:val="00B200B1"/>
    <w:rsid w:val="00B2033E"/>
    <w:rsid w:val="00B20A5E"/>
    <w:rsid w:val="00B20BA0"/>
    <w:rsid w:val="00B21290"/>
    <w:rsid w:val="00B2145F"/>
    <w:rsid w:val="00B22215"/>
    <w:rsid w:val="00B22F63"/>
    <w:rsid w:val="00B23F7D"/>
    <w:rsid w:val="00B24607"/>
    <w:rsid w:val="00B24D65"/>
    <w:rsid w:val="00B2503A"/>
    <w:rsid w:val="00B2573F"/>
    <w:rsid w:val="00B25EB9"/>
    <w:rsid w:val="00B266A6"/>
    <w:rsid w:val="00B271FF"/>
    <w:rsid w:val="00B272D1"/>
    <w:rsid w:val="00B2781A"/>
    <w:rsid w:val="00B31031"/>
    <w:rsid w:val="00B324DD"/>
    <w:rsid w:val="00B3330B"/>
    <w:rsid w:val="00B3349A"/>
    <w:rsid w:val="00B3409E"/>
    <w:rsid w:val="00B3415F"/>
    <w:rsid w:val="00B3425D"/>
    <w:rsid w:val="00B342D7"/>
    <w:rsid w:val="00B356EC"/>
    <w:rsid w:val="00B35D01"/>
    <w:rsid w:val="00B364F8"/>
    <w:rsid w:val="00B371FB"/>
    <w:rsid w:val="00B37679"/>
    <w:rsid w:val="00B3792B"/>
    <w:rsid w:val="00B37FA7"/>
    <w:rsid w:val="00B40551"/>
    <w:rsid w:val="00B40A7B"/>
    <w:rsid w:val="00B419DC"/>
    <w:rsid w:val="00B41E58"/>
    <w:rsid w:val="00B41E87"/>
    <w:rsid w:val="00B426D9"/>
    <w:rsid w:val="00B4426B"/>
    <w:rsid w:val="00B45DD6"/>
    <w:rsid w:val="00B46A3D"/>
    <w:rsid w:val="00B470DF"/>
    <w:rsid w:val="00B47797"/>
    <w:rsid w:val="00B47C6A"/>
    <w:rsid w:val="00B52150"/>
    <w:rsid w:val="00B52AF8"/>
    <w:rsid w:val="00B53919"/>
    <w:rsid w:val="00B53F3B"/>
    <w:rsid w:val="00B55092"/>
    <w:rsid w:val="00B55627"/>
    <w:rsid w:val="00B55991"/>
    <w:rsid w:val="00B575D9"/>
    <w:rsid w:val="00B60518"/>
    <w:rsid w:val="00B616F4"/>
    <w:rsid w:val="00B61EB9"/>
    <w:rsid w:val="00B634DF"/>
    <w:rsid w:val="00B636A6"/>
    <w:rsid w:val="00B642BC"/>
    <w:rsid w:val="00B64E06"/>
    <w:rsid w:val="00B65A39"/>
    <w:rsid w:val="00B70287"/>
    <w:rsid w:val="00B70ACC"/>
    <w:rsid w:val="00B71068"/>
    <w:rsid w:val="00B71618"/>
    <w:rsid w:val="00B71793"/>
    <w:rsid w:val="00B724DF"/>
    <w:rsid w:val="00B73CD3"/>
    <w:rsid w:val="00B7582F"/>
    <w:rsid w:val="00B76898"/>
    <w:rsid w:val="00B770DE"/>
    <w:rsid w:val="00B7721E"/>
    <w:rsid w:val="00B7726C"/>
    <w:rsid w:val="00B80516"/>
    <w:rsid w:val="00B80BFD"/>
    <w:rsid w:val="00B83237"/>
    <w:rsid w:val="00B84897"/>
    <w:rsid w:val="00B85EB4"/>
    <w:rsid w:val="00B85F7F"/>
    <w:rsid w:val="00B867CC"/>
    <w:rsid w:val="00B86978"/>
    <w:rsid w:val="00B8706A"/>
    <w:rsid w:val="00B871D1"/>
    <w:rsid w:val="00B87BBE"/>
    <w:rsid w:val="00B92294"/>
    <w:rsid w:val="00B92FA1"/>
    <w:rsid w:val="00B94979"/>
    <w:rsid w:val="00B95615"/>
    <w:rsid w:val="00B958AA"/>
    <w:rsid w:val="00B967E3"/>
    <w:rsid w:val="00BA03BF"/>
    <w:rsid w:val="00BA0F2C"/>
    <w:rsid w:val="00BA11DC"/>
    <w:rsid w:val="00BA173F"/>
    <w:rsid w:val="00BA1A77"/>
    <w:rsid w:val="00BA1DD0"/>
    <w:rsid w:val="00BA1F3B"/>
    <w:rsid w:val="00BA27CA"/>
    <w:rsid w:val="00BA353F"/>
    <w:rsid w:val="00BA3F50"/>
    <w:rsid w:val="00BA3FFC"/>
    <w:rsid w:val="00BA53FA"/>
    <w:rsid w:val="00BA5484"/>
    <w:rsid w:val="00BA593E"/>
    <w:rsid w:val="00BA5FAA"/>
    <w:rsid w:val="00BA5FEE"/>
    <w:rsid w:val="00BA625A"/>
    <w:rsid w:val="00BA6482"/>
    <w:rsid w:val="00BA6712"/>
    <w:rsid w:val="00BA6C70"/>
    <w:rsid w:val="00BA6D00"/>
    <w:rsid w:val="00BA7003"/>
    <w:rsid w:val="00BA73BE"/>
    <w:rsid w:val="00BA7AE4"/>
    <w:rsid w:val="00BB116C"/>
    <w:rsid w:val="00BB2141"/>
    <w:rsid w:val="00BB35EB"/>
    <w:rsid w:val="00BB43C2"/>
    <w:rsid w:val="00BB45A5"/>
    <w:rsid w:val="00BB4B7B"/>
    <w:rsid w:val="00BB4DA1"/>
    <w:rsid w:val="00BB5562"/>
    <w:rsid w:val="00BB55F1"/>
    <w:rsid w:val="00BB618E"/>
    <w:rsid w:val="00BB716D"/>
    <w:rsid w:val="00BB75D9"/>
    <w:rsid w:val="00BB760C"/>
    <w:rsid w:val="00BC0770"/>
    <w:rsid w:val="00BC0A56"/>
    <w:rsid w:val="00BC0DE7"/>
    <w:rsid w:val="00BC0EC5"/>
    <w:rsid w:val="00BC0ECF"/>
    <w:rsid w:val="00BC15BF"/>
    <w:rsid w:val="00BC29EB"/>
    <w:rsid w:val="00BC2F6A"/>
    <w:rsid w:val="00BC3249"/>
    <w:rsid w:val="00BC3BC5"/>
    <w:rsid w:val="00BC3C10"/>
    <w:rsid w:val="00BC4CDE"/>
    <w:rsid w:val="00BC4D4F"/>
    <w:rsid w:val="00BC5259"/>
    <w:rsid w:val="00BC584F"/>
    <w:rsid w:val="00BC6521"/>
    <w:rsid w:val="00BC6800"/>
    <w:rsid w:val="00BC6922"/>
    <w:rsid w:val="00BC7699"/>
    <w:rsid w:val="00BD09B7"/>
    <w:rsid w:val="00BD1641"/>
    <w:rsid w:val="00BD2936"/>
    <w:rsid w:val="00BD2A4E"/>
    <w:rsid w:val="00BD3092"/>
    <w:rsid w:val="00BD373C"/>
    <w:rsid w:val="00BD3E56"/>
    <w:rsid w:val="00BD467D"/>
    <w:rsid w:val="00BD4F8B"/>
    <w:rsid w:val="00BD566E"/>
    <w:rsid w:val="00BD5844"/>
    <w:rsid w:val="00BD586A"/>
    <w:rsid w:val="00BD6535"/>
    <w:rsid w:val="00BD716A"/>
    <w:rsid w:val="00BD71F8"/>
    <w:rsid w:val="00BD7506"/>
    <w:rsid w:val="00BE06B2"/>
    <w:rsid w:val="00BE09F3"/>
    <w:rsid w:val="00BE20EA"/>
    <w:rsid w:val="00BE273D"/>
    <w:rsid w:val="00BE2A28"/>
    <w:rsid w:val="00BE2DC7"/>
    <w:rsid w:val="00BE4155"/>
    <w:rsid w:val="00BE417B"/>
    <w:rsid w:val="00BE42F0"/>
    <w:rsid w:val="00BE4E0E"/>
    <w:rsid w:val="00BE4F73"/>
    <w:rsid w:val="00BE53BB"/>
    <w:rsid w:val="00BE5725"/>
    <w:rsid w:val="00BE586B"/>
    <w:rsid w:val="00BE5C7D"/>
    <w:rsid w:val="00BE687A"/>
    <w:rsid w:val="00BE74E6"/>
    <w:rsid w:val="00BE785B"/>
    <w:rsid w:val="00BF0038"/>
    <w:rsid w:val="00BF097E"/>
    <w:rsid w:val="00BF0E3C"/>
    <w:rsid w:val="00BF2795"/>
    <w:rsid w:val="00BF2E09"/>
    <w:rsid w:val="00BF32E0"/>
    <w:rsid w:val="00BF3B79"/>
    <w:rsid w:val="00BF446D"/>
    <w:rsid w:val="00BF4D6C"/>
    <w:rsid w:val="00BF5002"/>
    <w:rsid w:val="00BF556F"/>
    <w:rsid w:val="00BF5623"/>
    <w:rsid w:val="00BF5BDF"/>
    <w:rsid w:val="00BF639F"/>
    <w:rsid w:val="00BF6830"/>
    <w:rsid w:val="00C00010"/>
    <w:rsid w:val="00C0024A"/>
    <w:rsid w:val="00C0102A"/>
    <w:rsid w:val="00C0152F"/>
    <w:rsid w:val="00C02085"/>
    <w:rsid w:val="00C0366E"/>
    <w:rsid w:val="00C03817"/>
    <w:rsid w:val="00C04311"/>
    <w:rsid w:val="00C04731"/>
    <w:rsid w:val="00C0474F"/>
    <w:rsid w:val="00C04B23"/>
    <w:rsid w:val="00C04C1E"/>
    <w:rsid w:val="00C04E38"/>
    <w:rsid w:val="00C06C69"/>
    <w:rsid w:val="00C06CA9"/>
    <w:rsid w:val="00C07CCF"/>
    <w:rsid w:val="00C10AAD"/>
    <w:rsid w:val="00C11BE3"/>
    <w:rsid w:val="00C1200A"/>
    <w:rsid w:val="00C12ECB"/>
    <w:rsid w:val="00C14BF6"/>
    <w:rsid w:val="00C14DF4"/>
    <w:rsid w:val="00C150CF"/>
    <w:rsid w:val="00C15D9E"/>
    <w:rsid w:val="00C16464"/>
    <w:rsid w:val="00C1671B"/>
    <w:rsid w:val="00C172B5"/>
    <w:rsid w:val="00C1751E"/>
    <w:rsid w:val="00C178C2"/>
    <w:rsid w:val="00C17B42"/>
    <w:rsid w:val="00C2077A"/>
    <w:rsid w:val="00C207AF"/>
    <w:rsid w:val="00C20881"/>
    <w:rsid w:val="00C20B57"/>
    <w:rsid w:val="00C20EA6"/>
    <w:rsid w:val="00C21AE5"/>
    <w:rsid w:val="00C21BFF"/>
    <w:rsid w:val="00C22E0E"/>
    <w:rsid w:val="00C2385F"/>
    <w:rsid w:val="00C238A2"/>
    <w:rsid w:val="00C24EEE"/>
    <w:rsid w:val="00C25265"/>
    <w:rsid w:val="00C257E2"/>
    <w:rsid w:val="00C25F5F"/>
    <w:rsid w:val="00C264B0"/>
    <w:rsid w:val="00C26BCC"/>
    <w:rsid w:val="00C2732B"/>
    <w:rsid w:val="00C303F4"/>
    <w:rsid w:val="00C30687"/>
    <w:rsid w:val="00C309A6"/>
    <w:rsid w:val="00C30D1A"/>
    <w:rsid w:val="00C3113B"/>
    <w:rsid w:val="00C31858"/>
    <w:rsid w:val="00C31BEF"/>
    <w:rsid w:val="00C32576"/>
    <w:rsid w:val="00C328D8"/>
    <w:rsid w:val="00C32EE8"/>
    <w:rsid w:val="00C337BF"/>
    <w:rsid w:val="00C347E5"/>
    <w:rsid w:val="00C36542"/>
    <w:rsid w:val="00C36AFF"/>
    <w:rsid w:val="00C36B42"/>
    <w:rsid w:val="00C37140"/>
    <w:rsid w:val="00C400F3"/>
    <w:rsid w:val="00C40DF9"/>
    <w:rsid w:val="00C40F75"/>
    <w:rsid w:val="00C41F16"/>
    <w:rsid w:val="00C424EE"/>
    <w:rsid w:val="00C43675"/>
    <w:rsid w:val="00C43C78"/>
    <w:rsid w:val="00C43EBF"/>
    <w:rsid w:val="00C43FC4"/>
    <w:rsid w:val="00C463E9"/>
    <w:rsid w:val="00C467E9"/>
    <w:rsid w:val="00C47174"/>
    <w:rsid w:val="00C47F1D"/>
    <w:rsid w:val="00C47F24"/>
    <w:rsid w:val="00C5088F"/>
    <w:rsid w:val="00C512EE"/>
    <w:rsid w:val="00C51544"/>
    <w:rsid w:val="00C51D0B"/>
    <w:rsid w:val="00C527CD"/>
    <w:rsid w:val="00C534E6"/>
    <w:rsid w:val="00C541D0"/>
    <w:rsid w:val="00C546D0"/>
    <w:rsid w:val="00C548DB"/>
    <w:rsid w:val="00C55126"/>
    <w:rsid w:val="00C55657"/>
    <w:rsid w:val="00C556B0"/>
    <w:rsid w:val="00C556E2"/>
    <w:rsid w:val="00C557AA"/>
    <w:rsid w:val="00C57564"/>
    <w:rsid w:val="00C5781E"/>
    <w:rsid w:val="00C60765"/>
    <w:rsid w:val="00C60B93"/>
    <w:rsid w:val="00C60FE2"/>
    <w:rsid w:val="00C6193B"/>
    <w:rsid w:val="00C62928"/>
    <w:rsid w:val="00C62B8B"/>
    <w:rsid w:val="00C632A9"/>
    <w:rsid w:val="00C63D3D"/>
    <w:rsid w:val="00C63D77"/>
    <w:rsid w:val="00C640BB"/>
    <w:rsid w:val="00C652E1"/>
    <w:rsid w:val="00C6665B"/>
    <w:rsid w:val="00C66D10"/>
    <w:rsid w:val="00C67B8E"/>
    <w:rsid w:val="00C70AF3"/>
    <w:rsid w:val="00C70B23"/>
    <w:rsid w:val="00C70C41"/>
    <w:rsid w:val="00C70F6D"/>
    <w:rsid w:val="00C72D65"/>
    <w:rsid w:val="00C73B2C"/>
    <w:rsid w:val="00C73C2B"/>
    <w:rsid w:val="00C74F5F"/>
    <w:rsid w:val="00C754F5"/>
    <w:rsid w:val="00C75938"/>
    <w:rsid w:val="00C764CD"/>
    <w:rsid w:val="00C80186"/>
    <w:rsid w:val="00C81125"/>
    <w:rsid w:val="00C81E5E"/>
    <w:rsid w:val="00C81F12"/>
    <w:rsid w:val="00C82224"/>
    <w:rsid w:val="00C823FC"/>
    <w:rsid w:val="00C82680"/>
    <w:rsid w:val="00C830FB"/>
    <w:rsid w:val="00C84E45"/>
    <w:rsid w:val="00C855B2"/>
    <w:rsid w:val="00C85B07"/>
    <w:rsid w:val="00C85EB8"/>
    <w:rsid w:val="00C863B3"/>
    <w:rsid w:val="00C8678F"/>
    <w:rsid w:val="00C8697E"/>
    <w:rsid w:val="00C86B24"/>
    <w:rsid w:val="00C87795"/>
    <w:rsid w:val="00C9069C"/>
    <w:rsid w:val="00C90996"/>
    <w:rsid w:val="00C90CB2"/>
    <w:rsid w:val="00C910B4"/>
    <w:rsid w:val="00C917C8"/>
    <w:rsid w:val="00C91F80"/>
    <w:rsid w:val="00C9284C"/>
    <w:rsid w:val="00C92D07"/>
    <w:rsid w:val="00C9300B"/>
    <w:rsid w:val="00C9382D"/>
    <w:rsid w:val="00C93F92"/>
    <w:rsid w:val="00C94A0F"/>
    <w:rsid w:val="00C95594"/>
    <w:rsid w:val="00C955FB"/>
    <w:rsid w:val="00C95BDE"/>
    <w:rsid w:val="00C96F52"/>
    <w:rsid w:val="00C976A1"/>
    <w:rsid w:val="00CA0527"/>
    <w:rsid w:val="00CA0AF4"/>
    <w:rsid w:val="00CA0FAF"/>
    <w:rsid w:val="00CA11A5"/>
    <w:rsid w:val="00CA199E"/>
    <w:rsid w:val="00CA2A7A"/>
    <w:rsid w:val="00CA2F7A"/>
    <w:rsid w:val="00CA3C1B"/>
    <w:rsid w:val="00CA4412"/>
    <w:rsid w:val="00CA4886"/>
    <w:rsid w:val="00CA4D4A"/>
    <w:rsid w:val="00CA4E67"/>
    <w:rsid w:val="00CA58E1"/>
    <w:rsid w:val="00CA5D81"/>
    <w:rsid w:val="00CA77E5"/>
    <w:rsid w:val="00CA7E1D"/>
    <w:rsid w:val="00CB0A80"/>
    <w:rsid w:val="00CB1197"/>
    <w:rsid w:val="00CB212B"/>
    <w:rsid w:val="00CB247D"/>
    <w:rsid w:val="00CB2505"/>
    <w:rsid w:val="00CB2F4E"/>
    <w:rsid w:val="00CB39A9"/>
    <w:rsid w:val="00CB4C41"/>
    <w:rsid w:val="00CB5146"/>
    <w:rsid w:val="00CB61D8"/>
    <w:rsid w:val="00CB62FA"/>
    <w:rsid w:val="00CB779A"/>
    <w:rsid w:val="00CB78A3"/>
    <w:rsid w:val="00CB79D4"/>
    <w:rsid w:val="00CB7F35"/>
    <w:rsid w:val="00CC1301"/>
    <w:rsid w:val="00CC17DD"/>
    <w:rsid w:val="00CC1F14"/>
    <w:rsid w:val="00CC27B9"/>
    <w:rsid w:val="00CC3755"/>
    <w:rsid w:val="00CC3D1B"/>
    <w:rsid w:val="00CC4BDE"/>
    <w:rsid w:val="00CC4E72"/>
    <w:rsid w:val="00CC508C"/>
    <w:rsid w:val="00CC72C7"/>
    <w:rsid w:val="00CD02BF"/>
    <w:rsid w:val="00CD0B19"/>
    <w:rsid w:val="00CD1284"/>
    <w:rsid w:val="00CD15DE"/>
    <w:rsid w:val="00CD17D6"/>
    <w:rsid w:val="00CD2680"/>
    <w:rsid w:val="00CD28D5"/>
    <w:rsid w:val="00CD32B0"/>
    <w:rsid w:val="00CD36FD"/>
    <w:rsid w:val="00CD3802"/>
    <w:rsid w:val="00CD4008"/>
    <w:rsid w:val="00CD4593"/>
    <w:rsid w:val="00CD4E08"/>
    <w:rsid w:val="00CD5CA7"/>
    <w:rsid w:val="00CD607E"/>
    <w:rsid w:val="00CD648A"/>
    <w:rsid w:val="00CD66C7"/>
    <w:rsid w:val="00CD6842"/>
    <w:rsid w:val="00CD6B4E"/>
    <w:rsid w:val="00CD765D"/>
    <w:rsid w:val="00CE01A9"/>
    <w:rsid w:val="00CE0CB9"/>
    <w:rsid w:val="00CE0FE8"/>
    <w:rsid w:val="00CE4E97"/>
    <w:rsid w:val="00CE520D"/>
    <w:rsid w:val="00CE53E8"/>
    <w:rsid w:val="00CE571E"/>
    <w:rsid w:val="00CE5965"/>
    <w:rsid w:val="00CE5ADE"/>
    <w:rsid w:val="00CE5E9F"/>
    <w:rsid w:val="00CE7CD0"/>
    <w:rsid w:val="00CF04E2"/>
    <w:rsid w:val="00CF0B49"/>
    <w:rsid w:val="00CF0B5F"/>
    <w:rsid w:val="00CF0F67"/>
    <w:rsid w:val="00CF10B1"/>
    <w:rsid w:val="00CF1DDB"/>
    <w:rsid w:val="00CF1E51"/>
    <w:rsid w:val="00CF235D"/>
    <w:rsid w:val="00CF243D"/>
    <w:rsid w:val="00CF2C89"/>
    <w:rsid w:val="00CF3D7A"/>
    <w:rsid w:val="00CF3EC5"/>
    <w:rsid w:val="00CF3F22"/>
    <w:rsid w:val="00CF409F"/>
    <w:rsid w:val="00CF4927"/>
    <w:rsid w:val="00CF5D6C"/>
    <w:rsid w:val="00CF637A"/>
    <w:rsid w:val="00D000F8"/>
    <w:rsid w:val="00D013F3"/>
    <w:rsid w:val="00D01787"/>
    <w:rsid w:val="00D01EA7"/>
    <w:rsid w:val="00D043C8"/>
    <w:rsid w:val="00D0469C"/>
    <w:rsid w:val="00D0522B"/>
    <w:rsid w:val="00D064FA"/>
    <w:rsid w:val="00D06A55"/>
    <w:rsid w:val="00D06B27"/>
    <w:rsid w:val="00D06B85"/>
    <w:rsid w:val="00D06FD6"/>
    <w:rsid w:val="00D072B7"/>
    <w:rsid w:val="00D07ED3"/>
    <w:rsid w:val="00D10199"/>
    <w:rsid w:val="00D102DD"/>
    <w:rsid w:val="00D10936"/>
    <w:rsid w:val="00D11449"/>
    <w:rsid w:val="00D13012"/>
    <w:rsid w:val="00D15107"/>
    <w:rsid w:val="00D15F11"/>
    <w:rsid w:val="00D17988"/>
    <w:rsid w:val="00D211A7"/>
    <w:rsid w:val="00D21423"/>
    <w:rsid w:val="00D21616"/>
    <w:rsid w:val="00D21889"/>
    <w:rsid w:val="00D21A52"/>
    <w:rsid w:val="00D21D44"/>
    <w:rsid w:val="00D21DC2"/>
    <w:rsid w:val="00D225D3"/>
    <w:rsid w:val="00D22949"/>
    <w:rsid w:val="00D22DE1"/>
    <w:rsid w:val="00D22F8F"/>
    <w:rsid w:val="00D2343C"/>
    <w:rsid w:val="00D234A8"/>
    <w:rsid w:val="00D2411D"/>
    <w:rsid w:val="00D248CE"/>
    <w:rsid w:val="00D24DC9"/>
    <w:rsid w:val="00D262D4"/>
    <w:rsid w:val="00D27B7A"/>
    <w:rsid w:val="00D30015"/>
    <w:rsid w:val="00D311D9"/>
    <w:rsid w:val="00D3137B"/>
    <w:rsid w:val="00D313A9"/>
    <w:rsid w:val="00D32872"/>
    <w:rsid w:val="00D32BCB"/>
    <w:rsid w:val="00D32DC0"/>
    <w:rsid w:val="00D33F6F"/>
    <w:rsid w:val="00D3490E"/>
    <w:rsid w:val="00D35B3C"/>
    <w:rsid w:val="00D36823"/>
    <w:rsid w:val="00D3689F"/>
    <w:rsid w:val="00D3724D"/>
    <w:rsid w:val="00D40956"/>
    <w:rsid w:val="00D41CB0"/>
    <w:rsid w:val="00D42711"/>
    <w:rsid w:val="00D42959"/>
    <w:rsid w:val="00D44452"/>
    <w:rsid w:val="00D44DE7"/>
    <w:rsid w:val="00D455FB"/>
    <w:rsid w:val="00D45F6E"/>
    <w:rsid w:val="00D4697B"/>
    <w:rsid w:val="00D46DAA"/>
    <w:rsid w:val="00D476EC"/>
    <w:rsid w:val="00D478A1"/>
    <w:rsid w:val="00D47EC1"/>
    <w:rsid w:val="00D47F75"/>
    <w:rsid w:val="00D5178B"/>
    <w:rsid w:val="00D51EB6"/>
    <w:rsid w:val="00D53E1B"/>
    <w:rsid w:val="00D54792"/>
    <w:rsid w:val="00D54C78"/>
    <w:rsid w:val="00D54F15"/>
    <w:rsid w:val="00D556C6"/>
    <w:rsid w:val="00D56318"/>
    <w:rsid w:val="00D56936"/>
    <w:rsid w:val="00D5787C"/>
    <w:rsid w:val="00D57D9C"/>
    <w:rsid w:val="00D60E1F"/>
    <w:rsid w:val="00D6116B"/>
    <w:rsid w:val="00D61ACA"/>
    <w:rsid w:val="00D61CD0"/>
    <w:rsid w:val="00D61E8A"/>
    <w:rsid w:val="00D624D2"/>
    <w:rsid w:val="00D627D2"/>
    <w:rsid w:val="00D64ACC"/>
    <w:rsid w:val="00D64D29"/>
    <w:rsid w:val="00D64F60"/>
    <w:rsid w:val="00D65340"/>
    <w:rsid w:val="00D6583E"/>
    <w:rsid w:val="00D65B5E"/>
    <w:rsid w:val="00D6655C"/>
    <w:rsid w:val="00D66ECA"/>
    <w:rsid w:val="00D6750B"/>
    <w:rsid w:val="00D67555"/>
    <w:rsid w:val="00D67A07"/>
    <w:rsid w:val="00D708D6"/>
    <w:rsid w:val="00D70928"/>
    <w:rsid w:val="00D71441"/>
    <w:rsid w:val="00D71B9A"/>
    <w:rsid w:val="00D71D47"/>
    <w:rsid w:val="00D72389"/>
    <w:rsid w:val="00D729D2"/>
    <w:rsid w:val="00D72E26"/>
    <w:rsid w:val="00D72EC8"/>
    <w:rsid w:val="00D73727"/>
    <w:rsid w:val="00D73B96"/>
    <w:rsid w:val="00D740A1"/>
    <w:rsid w:val="00D744ED"/>
    <w:rsid w:val="00D747DA"/>
    <w:rsid w:val="00D747FF"/>
    <w:rsid w:val="00D74B15"/>
    <w:rsid w:val="00D74D4F"/>
    <w:rsid w:val="00D75AB6"/>
    <w:rsid w:val="00D7624C"/>
    <w:rsid w:val="00D76508"/>
    <w:rsid w:val="00D76528"/>
    <w:rsid w:val="00D7677A"/>
    <w:rsid w:val="00D77CCD"/>
    <w:rsid w:val="00D81067"/>
    <w:rsid w:val="00D81162"/>
    <w:rsid w:val="00D817EF"/>
    <w:rsid w:val="00D81936"/>
    <w:rsid w:val="00D82298"/>
    <w:rsid w:val="00D83482"/>
    <w:rsid w:val="00D838EE"/>
    <w:rsid w:val="00D839F3"/>
    <w:rsid w:val="00D849AD"/>
    <w:rsid w:val="00D84E3A"/>
    <w:rsid w:val="00D853CE"/>
    <w:rsid w:val="00D855A7"/>
    <w:rsid w:val="00D858A3"/>
    <w:rsid w:val="00D86225"/>
    <w:rsid w:val="00D866CB"/>
    <w:rsid w:val="00D87CD7"/>
    <w:rsid w:val="00D87DF1"/>
    <w:rsid w:val="00D90434"/>
    <w:rsid w:val="00D907F5"/>
    <w:rsid w:val="00D90B82"/>
    <w:rsid w:val="00D90C6D"/>
    <w:rsid w:val="00D90D6D"/>
    <w:rsid w:val="00D90FF3"/>
    <w:rsid w:val="00D91FCA"/>
    <w:rsid w:val="00D9241F"/>
    <w:rsid w:val="00D92476"/>
    <w:rsid w:val="00D930E3"/>
    <w:rsid w:val="00D945F6"/>
    <w:rsid w:val="00D9502F"/>
    <w:rsid w:val="00D954DC"/>
    <w:rsid w:val="00D97401"/>
    <w:rsid w:val="00D9760F"/>
    <w:rsid w:val="00D978FE"/>
    <w:rsid w:val="00DA04B2"/>
    <w:rsid w:val="00DA0654"/>
    <w:rsid w:val="00DA103D"/>
    <w:rsid w:val="00DA126A"/>
    <w:rsid w:val="00DA1BFA"/>
    <w:rsid w:val="00DA1DCB"/>
    <w:rsid w:val="00DA2FED"/>
    <w:rsid w:val="00DA3890"/>
    <w:rsid w:val="00DA3C49"/>
    <w:rsid w:val="00DA3FE4"/>
    <w:rsid w:val="00DA42F1"/>
    <w:rsid w:val="00DA66D0"/>
    <w:rsid w:val="00DA68A8"/>
    <w:rsid w:val="00DA6ECD"/>
    <w:rsid w:val="00DB21A4"/>
    <w:rsid w:val="00DB265B"/>
    <w:rsid w:val="00DB2EEF"/>
    <w:rsid w:val="00DB3C06"/>
    <w:rsid w:val="00DB459C"/>
    <w:rsid w:val="00DB5C6C"/>
    <w:rsid w:val="00DB66F4"/>
    <w:rsid w:val="00DB676B"/>
    <w:rsid w:val="00DB6C69"/>
    <w:rsid w:val="00DB6CE0"/>
    <w:rsid w:val="00DC092E"/>
    <w:rsid w:val="00DC09E1"/>
    <w:rsid w:val="00DC1070"/>
    <w:rsid w:val="00DC1130"/>
    <w:rsid w:val="00DC1464"/>
    <w:rsid w:val="00DC14D8"/>
    <w:rsid w:val="00DC19C7"/>
    <w:rsid w:val="00DC1C16"/>
    <w:rsid w:val="00DC2238"/>
    <w:rsid w:val="00DC24EC"/>
    <w:rsid w:val="00DC25DA"/>
    <w:rsid w:val="00DC2D59"/>
    <w:rsid w:val="00DC32DB"/>
    <w:rsid w:val="00DC3E2E"/>
    <w:rsid w:val="00DC45C9"/>
    <w:rsid w:val="00DC516D"/>
    <w:rsid w:val="00DC6802"/>
    <w:rsid w:val="00DC6949"/>
    <w:rsid w:val="00DC6CA7"/>
    <w:rsid w:val="00DC6F63"/>
    <w:rsid w:val="00DC6FC9"/>
    <w:rsid w:val="00DC7482"/>
    <w:rsid w:val="00DC754B"/>
    <w:rsid w:val="00DC7E84"/>
    <w:rsid w:val="00DD03B8"/>
    <w:rsid w:val="00DD0C27"/>
    <w:rsid w:val="00DD1C54"/>
    <w:rsid w:val="00DD2211"/>
    <w:rsid w:val="00DD226C"/>
    <w:rsid w:val="00DD386B"/>
    <w:rsid w:val="00DD421D"/>
    <w:rsid w:val="00DD4389"/>
    <w:rsid w:val="00DD452B"/>
    <w:rsid w:val="00DD4564"/>
    <w:rsid w:val="00DD4D9B"/>
    <w:rsid w:val="00DD4EF0"/>
    <w:rsid w:val="00DD540D"/>
    <w:rsid w:val="00DD72BA"/>
    <w:rsid w:val="00DD7494"/>
    <w:rsid w:val="00DD7AA7"/>
    <w:rsid w:val="00DE02A1"/>
    <w:rsid w:val="00DE08C1"/>
    <w:rsid w:val="00DE1A57"/>
    <w:rsid w:val="00DE29DB"/>
    <w:rsid w:val="00DE2B42"/>
    <w:rsid w:val="00DE34B9"/>
    <w:rsid w:val="00DE3DA7"/>
    <w:rsid w:val="00DE4BB5"/>
    <w:rsid w:val="00DE59E1"/>
    <w:rsid w:val="00DE6551"/>
    <w:rsid w:val="00DE7354"/>
    <w:rsid w:val="00DE782C"/>
    <w:rsid w:val="00DE7C86"/>
    <w:rsid w:val="00DF0AFE"/>
    <w:rsid w:val="00DF0FBE"/>
    <w:rsid w:val="00DF172A"/>
    <w:rsid w:val="00DF1776"/>
    <w:rsid w:val="00DF2EEC"/>
    <w:rsid w:val="00DF3031"/>
    <w:rsid w:val="00DF3099"/>
    <w:rsid w:val="00DF3477"/>
    <w:rsid w:val="00DF38EB"/>
    <w:rsid w:val="00DF4516"/>
    <w:rsid w:val="00DF4C3D"/>
    <w:rsid w:val="00DF506F"/>
    <w:rsid w:val="00DF50CB"/>
    <w:rsid w:val="00DF5504"/>
    <w:rsid w:val="00DF64CE"/>
    <w:rsid w:val="00DF6599"/>
    <w:rsid w:val="00DF6D96"/>
    <w:rsid w:val="00DF6DAF"/>
    <w:rsid w:val="00DF6F2B"/>
    <w:rsid w:val="00DF71E2"/>
    <w:rsid w:val="00DF7CD9"/>
    <w:rsid w:val="00E001B5"/>
    <w:rsid w:val="00E00480"/>
    <w:rsid w:val="00E006AC"/>
    <w:rsid w:val="00E0074F"/>
    <w:rsid w:val="00E00760"/>
    <w:rsid w:val="00E00B1D"/>
    <w:rsid w:val="00E0115B"/>
    <w:rsid w:val="00E01DB6"/>
    <w:rsid w:val="00E0200F"/>
    <w:rsid w:val="00E03260"/>
    <w:rsid w:val="00E0402C"/>
    <w:rsid w:val="00E040A3"/>
    <w:rsid w:val="00E0450E"/>
    <w:rsid w:val="00E04F65"/>
    <w:rsid w:val="00E0681F"/>
    <w:rsid w:val="00E068EF"/>
    <w:rsid w:val="00E06E42"/>
    <w:rsid w:val="00E07194"/>
    <w:rsid w:val="00E0739B"/>
    <w:rsid w:val="00E07573"/>
    <w:rsid w:val="00E10AAF"/>
    <w:rsid w:val="00E11BDC"/>
    <w:rsid w:val="00E11C13"/>
    <w:rsid w:val="00E12973"/>
    <w:rsid w:val="00E12ADE"/>
    <w:rsid w:val="00E13382"/>
    <w:rsid w:val="00E1354C"/>
    <w:rsid w:val="00E13BB7"/>
    <w:rsid w:val="00E14176"/>
    <w:rsid w:val="00E1421F"/>
    <w:rsid w:val="00E14D58"/>
    <w:rsid w:val="00E14D87"/>
    <w:rsid w:val="00E152B5"/>
    <w:rsid w:val="00E1565B"/>
    <w:rsid w:val="00E15839"/>
    <w:rsid w:val="00E15B44"/>
    <w:rsid w:val="00E15BF0"/>
    <w:rsid w:val="00E166D1"/>
    <w:rsid w:val="00E171C2"/>
    <w:rsid w:val="00E1730E"/>
    <w:rsid w:val="00E173D1"/>
    <w:rsid w:val="00E17836"/>
    <w:rsid w:val="00E1789D"/>
    <w:rsid w:val="00E17A9F"/>
    <w:rsid w:val="00E17B65"/>
    <w:rsid w:val="00E17DDD"/>
    <w:rsid w:val="00E20765"/>
    <w:rsid w:val="00E20CE6"/>
    <w:rsid w:val="00E21269"/>
    <w:rsid w:val="00E2132F"/>
    <w:rsid w:val="00E2139D"/>
    <w:rsid w:val="00E21DDF"/>
    <w:rsid w:val="00E2239F"/>
    <w:rsid w:val="00E22633"/>
    <w:rsid w:val="00E23215"/>
    <w:rsid w:val="00E237FB"/>
    <w:rsid w:val="00E244E2"/>
    <w:rsid w:val="00E24824"/>
    <w:rsid w:val="00E251EC"/>
    <w:rsid w:val="00E25A8E"/>
    <w:rsid w:val="00E25E59"/>
    <w:rsid w:val="00E267DA"/>
    <w:rsid w:val="00E26ABE"/>
    <w:rsid w:val="00E26EA8"/>
    <w:rsid w:val="00E26EDE"/>
    <w:rsid w:val="00E271A4"/>
    <w:rsid w:val="00E27263"/>
    <w:rsid w:val="00E27330"/>
    <w:rsid w:val="00E2736F"/>
    <w:rsid w:val="00E27383"/>
    <w:rsid w:val="00E301E0"/>
    <w:rsid w:val="00E30366"/>
    <w:rsid w:val="00E305BE"/>
    <w:rsid w:val="00E30FE1"/>
    <w:rsid w:val="00E316D8"/>
    <w:rsid w:val="00E31BC5"/>
    <w:rsid w:val="00E32A43"/>
    <w:rsid w:val="00E32EBC"/>
    <w:rsid w:val="00E32FD6"/>
    <w:rsid w:val="00E34B4D"/>
    <w:rsid w:val="00E352FD"/>
    <w:rsid w:val="00E35548"/>
    <w:rsid w:val="00E35AB1"/>
    <w:rsid w:val="00E35BA9"/>
    <w:rsid w:val="00E35DC4"/>
    <w:rsid w:val="00E36364"/>
    <w:rsid w:val="00E36AE1"/>
    <w:rsid w:val="00E3784B"/>
    <w:rsid w:val="00E37F58"/>
    <w:rsid w:val="00E406DD"/>
    <w:rsid w:val="00E40F92"/>
    <w:rsid w:val="00E4136F"/>
    <w:rsid w:val="00E43311"/>
    <w:rsid w:val="00E43B67"/>
    <w:rsid w:val="00E43FA1"/>
    <w:rsid w:val="00E4404C"/>
    <w:rsid w:val="00E44167"/>
    <w:rsid w:val="00E45124"/>
    <w:rsid w:val="00E452B9"/>
    <w:rsid w:val="00E4563F"/>
    <w:rsid w:val="00E45D8E"/>
    <w:rsid w:val="00E46447"/>
    <w:rsid w:val="00E46AC7"/>
    <w:rsid w:val="00E47300"/>
    <w:rsid w:val="00E47958"/>
    <w:rsid w:val="00E502A5"/>
    <w:rsid w:val="00E506A6"/>
    <w:rsid w:val="00E50EC8"/>
    <w:rsid w:val="00E51675"/>
    <w:rsid w:val="00E51DDD"/>
    <w:rsid w:val="00E52A81"/>
    <w:rsid w:val="00E53162"/>
    <w:rsid w:val="00E534EC"/>
    <w:rsid w:val="00E54559"/>
    <w:rsid w:val="00E54E37"/>
    <w:rsid w:val="00E550C3"/>
    <w:rsid w:val="00E55D40"/>
    <w:rsid w:val="00E562AE"/>
    <w:rsid w:val="00E568FA"/>
    <w:rsid w:val="00E56ECD"/>
    <w:rsid w:val="00E574E4"/>
    <w:rsid w:val="00E57BF1"/>
    <w:rsid w:val="00E57E4C"/>
    <w:rsid w:val="00E61B01"/>
    <w:rsid w:val="00E631C5"/>
    <w:rsid w:val="00E63B97"/>
    <w:rsid w:val="00E63C32"/>
    <w:rsid w:val="00E63E48"/>
    <w:rsid w:val="00E65F15"/>
    <w:rsid w:val="00E66029"/>
    <w:rsid w:val="00E662EC"/>
    <w:rsid w:val="00E6679C"/>
    <w:rsid w:val="00E66830"/>
    <w:rsid w:val="00E66950"/>
    <w:rsid w:val="00E66DA9"/>
    <w:rsid w:val="00E671BD"/>
    <w:rsid w:val="00E67548"/>
    <w:rsid w:val="00E6780A"/>
    <w:rsid w:val="00E705A3"/>
    <w:rsid w:val="00E70863"/>
    <w:rsid w:val="00E71299"/>
    <w:rsid w:val="00E71453"/>
    <w:rsid w:val="00E7145B"/>
    <w:rsid w:val="00E71553"/>
    <w:rsid w:val="00E71E39"/>
    <w:rsid w:val="00E7211E"/>
    <w:rsid w:val="00E73B42"/>
    <w:rsid w:val="00E7451B"/>
    <w:rsid w:val="00E74AB1"/>
    <w:rsid w:val="00E74D56"/>
    <w:rsid w:val="00E7505A"/>
    <w:rsid w:val="00E75329"/>
    <w:rsid w:val="00E7588D"/>
    <w:rsid w:val="00E77657"/>
    <w:rsid w:val="00E806C7"/>
    <w:rsid w:val="00E806FC"/>
    <w:rsid w:val="00E8111F"/>
    <w:rsid w:val="00E811D4"/>
    <w:rsid w:val="00E82713"/>
    <w:rsid w:val="00E84314"/>
    <w:rsid w:val="00E846B0"/>
    <w:rsid w:val="00E849A1"/>
    <w:rsid w:val="00E84E31"/>
    <w:rsid w:val="00E86787"/>
    <w:rsid w:val="00E86A02"/>
    <w:rsid w:val="00E86E8B"/>
    <w:rsid w:val="00E87731"/>
    <w:rsid w:val="00E87A04"/>
    <w:rsid w:val="00E908B8"/>
    <w:rsid w:val="00E91564"/>
    <w:rsid w:val="00E920C5"/>
    <w:rsid w:val="00E92827"/>
    <w:rsid w:val="00E9288A"/>
    <w:rsid w:val="00E92E13"/>
    <w:rsid w:val="00E953C6"/>
    <w:rsid w:val="00E96C27"/>
    <w:rsid w:val="00E97103"/>
    <w:rsid w:val="00EA0990"/>
    <w:rsid w:val="00EA1486"/>
    <w:rsid w:val="00EA1535"/>
    <w:rsid w:val="00EA1EDD"/>
    <w:rsid w:val="00EA2101"/>
    <w:rsid w:val="00EA26FC"/>
    <w:rsid w:val="00EA34DB"/>
    <w:rsid w:val="00EA4A1B"/>
    <w:rsid w:val="00EA5AF5"/>
    <w:rsid w:val="00EA5EE1"/>
    <w:rsid w:val="00EA7504"/>
    <w:rsid w:val="00EA7AB7"/>
    <w:rsid w:val="00EA7C6D"/>
    <w:rsid w:val="00EB0C75"/>
    <w:rsid w:val="00EB174E"/>
    <w:rsid w:val="00EB1C97"/>
    <w:rsid w:val="00EB239C"/>
    <w:rsid w:val="00EB3F27"/>
    <w:rsid w:val="00EB40B6"/>
    <w:rsid w:val="00EB4BF3"/>
    <w:rsid w:val="00EB6B5F"/>
    <w:rsid w:val="00EC1D87"/>
    <w:rsid w:val="00EC1E1A"/>
    <w:rsid w:val="00EC2176"/>
    <w:rsid w:val="00EC22D7"/>
    <w:rsid w:val="00EC2A35"/>
    <w:rsid w:val="00EC3231"/>
    <w:rsid w:val="00EC56E6"/>
    <w:rsid w:val="00EC5B09"/>
    <w:rsid w:val="00EC620C"/>
    <w:rsid w:val="00EC72AA"/>
    <w:rsid w:val="00EC7BCB"/>
    <w:rsid w:val="00EC7F72"/>
    <w:rsid w:val="00ED03A0"/>
    <w:rsid w:val="00ED120A"/>
    <w:rsid w:val="00ED1EEA"/>
    <w:rsid w:val="00ED302D"/>
    <w:rsid w:val="00ED39C6"/>
    <w:rsid w:val="00ED3B3D"/>
    <w:rsid w:val="00ED3CD2"/>
    <w:rsid w:val="00ED4314"/>
    <w:rsid w:val="00ED446E"/>
    <w:rsid w:val="00ED4CE9"/>
    <w:rsid w:val="00ED5A41"/>
    <w:rsid w:val="00ED5B66"/>
    <w:rsid w:val="00ED606E"/>
    <w:rsid w:val="00ED7419"/>
    <w:rsid w:val="00ED7B50"/>
    <w:rsid w:val="00ED7D9D"/>
    <w:rsid w:val="00EE2239"/>
    <w:rsid w:val="00EE2385"/>
    <w:rsid w:val="00EE35DB"/>
    <w:rsid w:val="00EE4831"/>
    <w:rsid w:val="00EE4F34"/>
    <w:rsid w:val="00EE5476"/>
    <w:rsid w:val="00EE5867"/>
    <w:rsid w:val="00EE6010"/>
    <w:rsid w:val="00EE6117"/>
    <w:rsid w:val="00EE7A86"/>
    <w:rsid w:val="00EE7CBB"/>
    <w:rsid w:val="00EF1734"/>
    <w:rsid w:val="00EF175D"/>
    <w:rsid w:val="00EF1DA0"/>
    <w:rsid w:val="00EF2269"/>
    <w:rsid w:val="00EF27F7"/>
    <w:rsid w:val="00EF2F68"/>
    <w:rsid w:val="00EF30F0"/>
    <w:rsid w:val="00EF31BF"/>
    <w:rsid w:val="00EF33E1"/>
    <w:rsid w:val="00EF3417"/>
    <w:rsid w:val="00EF352A"/>
    <w:rsid w:val="00EF3970"/>
    <w:rsid w:val="00EF3CF0"/>
    <w:rsid w:val="00EF4B8E"/>
    <w:rsid w:val="00EF4ED7"/>
    <w:rsid w:val="00EF5343"/>
    <w:rsid w:val="00EF546F"/>
    <w:rsid w:val="00EF5681"/>
    <w:rsid w:val="00F016B4"/>
    <w:rsid w:val="00F0177F"/>
    <w:rsid w:val="00F01840"/>
    <w:rsid w:val="00F01BA5"/>
    <w:rsid w:val="00F01CEA"/>
    <w:rsid w:val="00F0200B"/>
    <w:rsid w:val="00F026CB"/>
    <w:rsid w:val="00F02935"/>
    <w:rsid w:val="00F02A1C"/>
    <w:rsid w:val="00F02B2D"/>
    <w:rsid w:val="00F03624"/>
    <w:rsid w:val="00F03CC5"/>
    <w:rsid w:val="00F03D35"/>
    <w:rsid w:val="00F057B3"/>
    <w:rsid w:val="00F0587F"/>
    <w:rsid w:val="00F06194"/>
    <w:rsid w:val="00F101AE"/>
    <w:rsid w:val="00F10C90"/>
    <w:rsid w:val="00F116D0"/>
    <w:rsid w:val="00F129B0"/>
    <w:rsid w:val="00F12D6D"/>
    <w:rsid w:val="00F13833"/>
    <w:rsid w:val="00F1399E"/>
    <w:rsid w:val="00F14215"/>
    <w:rsid w:val="00F14323"/>
    <w:rsid w:val="00F1466F"/>
    <w:rsid w:val="00F1489C"/>
    <w:rsid w:val="00F1494F"/>
    <w:rsid w:val="00F14FC0"/>
    <w:rsid w:val="00F15421"/>
    <w:rsid w:val="00F1555B"/>
    <w:rsid w:val="00F158EC"/>
    <w:rsid w:val="00F15A58"/>
    <w:rsid w:val="00F1624E"/>
    <w:rsid w:val="00F17268"/>
    <w:rsid w:val="00F17490"/>
    <w:rsid w:val="00F17801"/>
    <w:rsid w:val="00F17D50"/>
    <w:rsid w:val="00F2012C"/>
    <w:rsid w:val="00F202E8"/>
    <w:rsid w:val="00F20B5D"/>
    <w:rsid w:val="00F210EB"/>
    <w:rsid w:val="00F22684"/>
    <w:rsid w:val="00F23578"/>
    <w:rsid w:val="00F23979"/>
    <w:rsid w:val="00F23C76"/>
    <w:rsid w:val="00F23DC3"/>
    <w:rsid w:val="00F247D7"/>
    <w:rsid w:val="00F24AD5"/>
    <w:rsid w:val="00F26ABC"/>
    <w:rsid w:val="00F26B58"/>
    <w:rsid w:val="00F27103"/>
    <w:rsid w:val="00F27912"/>
    <w:rsid w:val="00F30517"/>
    <w:rsid w:val="00F31115"/>
    <w:rsid w:val="00F314DC"/>
    <w:rsid w:val="00F31ABB"/>
    <w:rsid w:val="00F32182"/>
    <w:rsid w:val="00F34698"/>
    <w:rsid w:val="00F346CB"/>
    <w:rsid w:val="00F353DE"/>
    <w:rsid w:val="00F3544B"/>
    <w:rsid w:val="00F35D68"/>
    <w:rsid w:val="00F36CF3"/>
    <w:rsid w:val="00F3770B"/>
    <w:rsid w:val="00F4007E"/>
    <w:rsid w:val="00F4457A"/>
    <w:rsid w:val="00F4478C"/>
    <w:rsid w:val="00F469C0"/>
    <w:rsid w:val="00F46D0F"/>
    <w:rsid w:val="00F47490"/>
    <w:rsid w:val="00F47757"/>
    <w:rsid w:val="00F47D48"/>
    <w:rsid w:val="00F51F0E"/>
    <w:rsid w:val="00F52245"/>
    <w:rsid w:val="00F52836"/>
    <w:rsid w:val="00F52BDB"/>
    <w:rsid w:val="00F544FE"/>
    <w:rsid w:val="00F554B8"/>
    <w:rsid w:val="00F558A4"/>
    <w:rsid w:val="00F559C6"/>
    <w:rsid w:val="00F5676E"/>
    <w:rsid w:val="00F56F5F"/>
    <w:rsid w:val="00F602A7"/>
    <w:rsid w:val="00F602AE"/>
    <w:rsid w:val="00F604BB"/>
    <w:rsid w:val="00F60933"/>
    <w:rsid w:val="00F61BD5"/>
    <w:rsid w:val="00F62E1F"/>
    <w:rsid w:val="00F62F0D"/>
    <w:rsid w:val="00F63257"/>
    <w:rsid w:val="00F64E2B"/>
    <w:rsid w:val="00F65347"/>
    <w:rsid w:val="00F658B7"/>
    <w:rsid w:val="00F65A6F"/>
    <w:rsid w:val="00F65F95"/>
    <w:rsid w:val="00F668BC"/>
    <w:rsid w:val="00F67CED"/>
    <w:rsid w:val="00F706C3"/>
    <w:rsid w:val="00F7104C"/>
    <w:rsid w:val="00F71193"/>
    <w:rsid w:val="00F71946"/>
    <w:rsid w:val="00F72094"/>
    <w:rsid w:val="00F723A6"/>
    <w:rsid w:val="00F72942"/>
    <w:rsid w:val="00F7304A"/>
    <w:rsid w:val="00F736CD"/>
    <w:rsid w:val="00F73B9F"/>
    <w:rsid w:val="00F749ED"/>
    <w:rsid w:val="00F74D14"/>
    <w:rsid w:val="00F74D67"/>
    <w:rsid w:val="00F75BA2"/>
    <w:rsid w:val="00F75DAA"/>
    <w:rsid w:val="00F75E52"/>
    <w:rsid w:val="00F770DA"/>
    <w:rsid w:val="00F8118D"/>
    <w:rsid w:val="00F820D8"/>
    <w:rsid w:val="00F82299"/>
    <w:rsid w:val="00F822C9"/>
    <w:rsid w:val="00F8286C"/>
    <w:rsid w:val="00F83EE9"/>
    <w:rsid w:val="00F842AB"/>
    <w:rsid w:val="00F8451C"/>
    <w:rsid w:val="00F855C0"/>
    <w:rsid w:val="00F85B46"/>
    <w:rsid w:val="00F860ED"/>
    <w:rsid w:val="00F868FB"/>
    <w:rsid w:val="00F86CA6"/>
    <w:rsid w:val="00F86D03"/>
    <w:rsid w:val="00F87A1A"/>
    <w:rsid w:val="00F9113F"/>
    <w:rsid w:val="00F92477"/>
    <w:rsid w:val="00F92C80"/>
    <w:rsid w:val="00F935B2"/>
    <w:rsid w:val="00F9405A"/>
    <w:rsid w:val="00F94836"/>
    <w:rsid w:val="00F957A4"/>
    <w:rsid w:val="00F96627"/>
    <w:rsid w:val="00F9785F"/>
    <w:rsid w:val="00F97CCB"/>
    <w:rsid w:val="00FA11DD"/>
    <w:rsid w:val="00FA1D5C"/>
    <w:rsid w:val="00FA229A"/>
    <w:rsid w:val="00FA22DF"/>
    <w:rsid w:val="00FA2308"/>
    <w:rsid w:val="00FA2C6C"/>
    <w:rsid w:val="00FA2EBD"/>
    <w:rsid w:val="00FA3FC5"/>
    <w:rsid w:val="00FA49B5"/>
    <w:rsid w:val="00FA4A0C"/>
    <w:rsid w:val="00FA4C29"/>
    <w:rsid w:val="00FA52BB"/>
    <w:rsid w:val="00FA6BD0"/>
    <w:rsid w:val="00FA7242"/>
    <w:rsid w:val="00FA76A6"/>
    <w:rsid w:val="00FA79E6"/>
    <w:rsid w:val="00FA7E38"/>
    <w:rsid w:val="00FB05A6"/>
    <w:rsid w:val="00FB101D"/>
    <w:rsid w:val="00FB2EFC"/>
    <w:rsid w:val="00FB3330"/>
    <w:rsid w:val="00FB37FE"/>
    <w:rsid w:val="00FB4417"/>
    <w:rsid w:val="00FB44B4"/>
    <w:rsid w:val="00FB4A0F"/>
    <w:rsid w:val="00FB4D9F"/>
    <w:rsid w:val="00FB5377"/>
    <w:rsid w:val="00FB54AA"/>
    <w:rsid w:val="00FB5B35"/>
    <w:rsid w:val="00FB60D6"/>
    <w:rsid w:val="00FB630F"/>
    <w:rsid w:val="00FB6606"/>
    <w:rsid w:val="00FB6897"/>
    <w:rsid w:val="00FB691B"/>
    <w:rsid w:val="00FB6B8E"/>
    <w:rsid w:val="00FB7FAA"/>
    <w:rsid w:val="00FC001E"/>
    <w:rsid w:val="00FC01FE"/>
    <w:rsid w:val="00FC0320"/>
    <w:rsid w:val="00FC0372"/>
    <w:rsid w:val="00FC15B1"/>
    <w:rsid w:val="00FC1CB8"/>
    <w:rsid w:val="00FC1D5F"/>
    <w:rsid w:val="00FC397B"/>
    <w:rsid w:val="00FC503F"/>
    <w:rsid w:val="00FC5214"/>
    <w:rsid w:val="00FC649F"/>
    <w:rsid w:val="00FC665E"/>
    <w:rsid w:val="00FC6EB7"/>
    <w:rsid w:val="00FC6F93"/>
    <w:rsid w:val="00FC726A"/>
    <w:rsid w:val="00FC758A"/>
    <w:rsid w:val="00FD01A3"/>
    <w:rsid w:val="00FD10D9"/>
    <w:rsid w:val="00FD282B"/>
    <w:rsid w:val="00FD38A6"/>
    <w:rsid w:val="00FD4AD0"/>
    <w:rsid w:val="00FD52AE"/>
    <w:rsid w:val="00FD52C0"/>
    <w:rsid w:val="00FD5576"/>
    <w:rsid w:val="00FD5712"/>
    <w:rsid w:val="00FD5BA6"/>
    <w:rsid w:val="00FD5D2E"/>
    <w:rsid w:val="00FD6768"/>
    <w:rsid w:val="00FD6928"/>
    <w:rsid w:val="00FD7076"/>
    <w:rsid w:val="00FD7B65"/>
    <w:rsid w:val="00FE018B"/>
    <w:rsid w:val="00FE0286"/>
    <w:rsid w:val="00FE0C8B"/>
    <w:rsid w:val="00FE0E79"/>
    <w:rsid w:val="00FE0FCA"/>
    <w:rsid w:val="00FE18DB"/>
    <w:rsid w:val="00FE1F31"/>
    <w:rsid w:val="00FE2569"/>
    <w:rsid w:val="00FE33E4"/>
    <w:rsid w:val="00FE5ADE"/>
    <w:rsid w:val="00FE5FB5"/>
    <w:rsid w:val="00FE6AC8"/>
    <w:rsid w:val="00FE7875"/>
    <w:rsid w:val="00FE7FDF"/>
    <w:rsid w:val="00FF0511"/>
    <w:rsid w:val="00FF0D79"/>
    <w:rsid w:val="00FF10A0"/>
    <w:rsid w:val="00FF147F"/>
    <w:rsid w:val="00FF270E"/>
    <w:rsid w:val="00FF3DD8"/>
    <w:rsid w:val="00FF3F80"/>
    <w:rsid w:val="00FF4B62"/>
    <w:rsid w:val="00FF4E7E"/>
    <w:rsid w:val="00FF57DF"/>
    <w:rsid w:val="00FF5CB1"/>
    <w:rsid w:val="00FF6F8E"/>
    <w:rsid w:val="00FF73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34A2D"/>
  <w15:docId w15:val="{AEFC3C01-5D1C-4C7F-A916-CB3046CA8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5B7B"/>
    <w:rPr>
      <w:rFonts w:ascii="Arial Narrow" w:hAnsi="Arial Narrow"/>
    </w:rPr>
  </w:style>
  <w:style w:type="paragraph" w:styleId="Heading1">
    <w:name w:val="heading 1"/>
    <w:aliases w:val="C,Chapter Heading,H-1"/>
    <w:basedOn w:val="Normal"/>
    <w:next w:val="Normal"/>
    <w:link w:val="Heading1Char"/>
    <w:qFormat/>
    <w:rsid w:val="001E37BE"/>
    <w:pPr>
      <w:keepNext/>
      <w:keepLines/>
      <w:numPr>
        <w:numId w:val="1"/>
      </w:numPr>
      <w:spacing w:before="240" w:after="240" w:line="240" w:lineRule="auto"/>
      <w:outlineLvl w:val="0"/>
    </w:pPr>
    <w:rPr>
      <w:rFonts w:eastAsiaTheme="majorEastAsia" w:cstheme="majorBidi"/>
      <w:b/>
      <w:bCs/>
      <w:color w:val="52A74A"/>
      <w:sz w:val="32"/>
      <w:szCs w:val="28"/>
    </w:rPr>
  </w:style>
  <w:style w:type="paragraph" w:styleId="Heading2">
    <w:name w:val="heading 2"/>
    <w:basedOn w:val="Heading1"/>
    <w:next w:val="Normal"/>
    <w:link w:val="Heading2Char"/>
    <w:unhideWhenUsed/>
    <w:qFormat/>
    <w:rsid w:val="001E37BE"/>
    <w:pPr>
      <w:numPr>
        <w:ilvl w:val="1"/>
      </w:numPr>
      <w:outlineLvl w:val="1"/>
    </w:pPr>
    <w:rPr>
      <w:bCs w:val="0"/>
      <w:color w:val="808285"/>
      <w:sz w:val="26"/>
      <w:szCs w:val="26"/>
    </w:rPr>
  </w:style>
  <w:style w:type="paragraph" w:styleId="Heading3">
    <w:name w:val="heading 3"/>
    <w:aliases w:val="Heading 3a"/>
    <w:basedOn w:val="Normal"/>
    <w:next w:val="Normal"/>
    <w:link w:val="Heading3Char"/>
    <w:autoRedefine/>
    <w:unhideWhenUsed/>
    <w:qFormat/>
    <w:rsid w:val="00D60E1F"/>
    <w:pPr>
      <w:keepNext/>
      <w:keepLines/>
      <w:numPr>
        <w:ilvl w:val="2"/>
        <w:numId w:val="1"/>
      </w:numPr>
      <w:tabs>
        <w:tab w:val="left" w:pos="7371"/>
      </w:tabs>
      <w:spacing w:before="240" w:after="240" w:line="240" w:lineRule="auto"/>
      <w:outlineLvl w:val="2"/>
    </w:pPr>
    <w:rPr>
      <w:b/>
      <w:color w:val="52A74A"/>
    </w:rPr>
  </w:style>
  <w:style w:type="paragraph" w:styleId="Heading4">
    <w:name w:val="heading 4"/>
    <w:aliases w:val="Minor Heading,H-4"/>
    <w:basedOn w:val="Heading3"/>
    <w:next w:val="Normal"/>
    <w:link w:val="Heading4Char"/>
    <w:autoRedefine/>
    <w:unhideWhenUsed/>
    <w:qFormat/>
    <w:rsid w:val="004301E3"/>
    <w:pPr>
      <w:numPr>
        <w:ilvl w:val="3"/>
      </w:numPr>
      <w:spacing w:before="0"/>
      <w:ind w:left="851" w:hanging="851"/>
      <w:outlineLvl w:val="3"/>
    </w:pPr>
  </w:style>
  <w:style w:type="paragraph" w:styleId="Heading5">
    <w:name w:val="heading 5"/>
    <w:basedOn w:val="Heading4"/>
    <w:next w:val="Normal"/>
    <w:link w:val="Heading5Char"/>
    <w:autoRedefine/>
    <w:unhideWhenUsed/>
    <w:qFormat/>
    <w:rsid w:val="00C9382D"/>
    <w:pPr>
      <w:numPr>
        <w:ilvl w:val="4"/>
      </w:numPr>
      <w:spacing w:before="200" w:after="0"/>
      <w:ind w:left="851" w:hanging="851"/>
      <w:outlineLvl w:val="4"/>
    </w:pPr>
  </w:style>
  <w:style w:type="paragraph" w:styleId="Heading6">
    <w:name w:val="heading 6"/>
    <w:basedOn w:val="Heading5"/>
    <w:next w:val="Normal"/>
    <w:link w:val="Heading6Char"/>
    <w:uiPriority w:val="9"/>
    <w:unhideWhenUsed/>
    <w:qFormat/>
    <w:rsid w:val="00461FA7"/>
    <w:pPr>
      <w:numPr>
        <w:ilvl w:val="5"/>
      </w:numPr>
      <w:outlineLvl w:val="5"/>
    </w:pPr>
    <w:rPr>
      <w:rFonts w:asciiTheme="majorHAnsi" w:hAnsiTheme="majorHAnsi"/>
      <w:iCs/>
      <w:color w:val="808285"/>
    </w:rPr>
  </w:style>
  <w:style w:type="paragraph" w:styleId="Heading7">
    <w:name w:val="heading 7"/>
    <w:basedOn w:val="Normal"/>
    <w:next w:val="Normal"/>
    <w:link w:val="Heading7Char"/>
    <w:uiPriority w:val="9"/>
    <w:semiHidden/>
    <w:unhideWhenUsed/>
    <w:qFormat/>
    <w:rsid w:val="00E04F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4F6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4F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61"/>
    <w:rsid w:val="0096484B"/>
    <w:pPr>
      <w:spacing w:after="0" w:line="240" w:lineRule="auto"/>
    </w:pPr>
    <w:tblPr>
      <w:tblStyleRowBandSize w:val="1"/>
      <w:tblStyleColBandSize w:val="1"/>
      <w:tblBorders>
        <w:top w:val="single" w:sz="8" w:space="0" w:color="4BBBEB"/>
        <w:left w:val="single" w:sz="8" w:space="0" w:color="4BBBEB"/>
        <w:bottom w:val="single" w:sz="8" w:space="0" w:color="4BBBEB"/>
        <w:right w:val="single" w:sz="8" w:space="0" w:color="4BBBEB"/>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513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2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189"/>
    <w:rPr>
      <w:rFonts w:ascii="Tahoma" w:hAnsi="Tahoma" w:cs="Tahoma"/>
      <w:sz w:val="16"/>
      <w:szCs w:val="16"/>
    </w:rPr>
  </w:style>
  <w:style w:type="paragraph" w:styleId="Header">
    <w:name w:val="header"/>
    <w:basedOn w:val="Normal"/>
    <w:link w:val="HeaderChar"/>
    <w:uiPriority w:val="99"/>
    <w:unhideWhenUsed/>
    <w:rsid w:val="008321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189"/>
  </w:style>
  <w:style w:type="paragraph" w:styleId="Footer">
    <w:name w:val="footer"/>
    <w:basedOn w:val="Normal"/>
    <w:link w:val="FooterChar"/>
    <w:uiPriority w:val="1"/>
    <w:unhideWhenUsed/>
    <w:rsid w:val="00832189"/>
    <w:pPr>
      <w:tabs>
        <w:tab w:val="center" w:pos="4513"/>
        <w:tab w:val="right" w:pos="9026"/>
      </w:tabs>
      <w:spacing w:after="0" w:line="240" w:lineRule="auto"/>
    </w:pPr>
  </w:style>
  <w:style w:type="character" w:customStyle="1" w:styleId="FooterChar">
    <w:name w:val="Footer Char"/>
    <w:basedOn w:val="DefaultParagraphFont"/>
    <w:link w:val="Footer"/>
    <w:uiPriority w:val="1"/>
    <w:rsid w:val="00832189"/>
  </w:style>
  <w:style w:type="paragraph" w:customStyle="1" w:styleId="MainBodyText">
    <w:name w:val="Main Body Text"/>
    <w:basedOn w:val="Normal"/>
    <w:qFormat/>
    <w:rsid w:val="007A299C"/>
    <w:pPr>
      <w:spacing w:before="120" w:after="120" w:line="240" w:lineRule="auto"/>
    </w:pPr>
  </w:style>
  <w:style w:type="character" w:customStyle="1" w:styleId="BoldCharacter">
    <w:name w:val="Bold Character"/>
    <w:basedOn w:val="DefaultParagraphFont"/>
    <w:rsid w:val="00832189"/>
    <w:rPr>
      <w:rFonts w:ascii="Arial Narrow" w:hAnsi="Arial Narrow"/>
      <w:b/>
    </w:rPr>
  </w:style>
  <w:style w:type="paragraph" w:customStyle="1" w:styleId="TableHeading">
    <w:name w:val="Table Heading"/>
    <w:basedOn w:val="Normal"/>
    <w:next w:val="Normal"/>
    <w:qFormat/>
    <w:rsid w:val="0013278D"/>
    <w:pPr>
      <w:spacing w:before="60" w:after="60" w:line="240" w:lineRule="auto"/>
    </w:pPr>
    <w:rPr>
      <w:rFonts w:eastAsia="Times New Roman" w:cs="Times New Roman"/>
      <w:b/>
      <w:color w:val="FFFFFF" w:themeColor="background1"/>
      <w:szCs w:val="20"/>
      <w:lang w:eastAsia="en-AU"/>
    </w:rPr>
  </w:style>
  <w:style w:type="character" w:customStyle="1" w:styleId="Heading1Char">
    <w:name w:val="Heading 1 Char"/>
    <w:aliases w:val="C Char,Chapter Heading Char,H-1 Char"/>
    <w:basedOn w:val="DefaultParagraphFont"/>
    <w:link w:val="Heading1"/>
    <w:rsid w:val="001E37BE"/>
    <w:rPr>
      <w:rFonts w:ascii="Arial Narrow" w:eastAsiaTheme="majorEastAsia" w:hAnsi="Arial Narrow" w:cstheme="majorBidi"/>
      <w:b/>
      <w:bCs/>
      <w:color w:val="52A74A"/>
      <w:sz w:val="32"/>
      <w:szCs w:val="28"/>
    </w:rPr>
  </w:style>
  <w:style w:type="character" w:customStyle="1" w:styleId="Heading2Char">
    <w:name w:val="Heading 2 Char"/>
    <w:basedOn w:val="DefaultParagraphFont"/>
    <w:link w:val="Heading2"/>
    <w:rsid w:val="001E37BE"/>
    <w:rPr>
      <w:rFonts w:ascii="Arial Narrow" w:eastAsiaTheme="majorEastAsia" w:hAnsi="Arial Narrow" w:cstheme="majorBidi"/>
      <w:b/>
      <w:color w:val="808285"/>
      <w:sz w:val="26"/>
      <w:szCs w:val="26"/>
    </w:rPr>
  </w:style>
  <w:style w:type="paragraph" w:styleId="NoSpacing">
    <w:name w:val="No Spacing"/>
    <w:uiPriority w:val="1"/>
    <w:rsid w:val="00FF7373"/>
    <w:pPr>
      <w:spacing w:after="0" w:line="240" w:lineRule="auto"/>
    </w:pPr>
    <w:rPr>
      <w:rFonts w:ascii="Arial Narrow" w:hAnsi="Arial Narrow"/>
    </w:rPr>
  </w:style>
  <w:style w:type="table" w:styleId="LightList-Accent3">
    <w:name w:val="Light List Accent 3"/>
    <w:basedOn w:val="TableNormal"/>
    <w:uiPriority w:val="61"/>
    <w:rsid w:val="00FF7373"/>
    <w:pPr>
      <w:spacing w:after="0" w:line="240" w:lineRule="auto"/>
    </w:pPr>
    <w:rPr>
      <w:rFonts w:eastAsiaTheme="minorEastAsia"/>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3Char">
    <w:name w:val="Heading 3 Char"/>
    <w:aliases w:val="Heading 3a Char"/>
    <w:basedOn w:val="DefaultParagraphFont"/>
    <w:link w:val="Heading3"/>
    <w:rsid w:val="005C4DD9"/>
    <w:rPr>
      <w:rFonts w:ascii="Arial Narrow" w:hAnsi="Arial Narrow"/>
      <w:b/>
      <w:color w:val="52A74A"/>
    </w:rPr>
  </w:style>
  <w:style w:type="character" w:styleId="PageNumber">
    <w:name w:val="page number"/>
    <w:basedOn w:val="DefaultParagraphFont"/>
    <w:uiPriority w:val="2"/>
    <w:rsid w:val="00FF7373"/>
    <w:rPr>
      <w:rFonts w:ascii="Arial Narrow" w:hAnsi="Arial Narrow"/>
      <w:color w:val="auto"/>
      <w:sz w:val="16"/>
    </w:rPr>
  </w:style>
  <w:style w:type="paragraph" w:styleId="Subtitle">
    <w:name w:val="Subtitle"/>
    <w:aliases w:val="Footer TEXT"/>
    <w:basedOn w:val="Footer"/>
    <w:next w:val="Normal"/>
    <w:link w:val="SubtitleChar"/>
    <w:uiPriority w:val="11"/>
    <w:qFormat/>
    <w:rsid w:val="00FF7373"/>
    <w:pPr>
      <w:pBdr>
        <w:top w:val="single" w:sz="4" w:space="1" w:color="auto"/>
      </w:pBdr>
    </w:pPr>
    <w:rPr>
      <w:sz w:val="16"/>
      <w:szCs w:val="16"/>
    </w:rPr>
  </w:style>
  <w:style w:type="character" w:customStyle="1" w:styleId="SubtitleChar">
    <w:name w:val="Subtitle Char"/>
    <w:aliases w:val="Footer TEXT Char"/>
    <w:basedOn w:val="DefaultParagraphFont"/>
    <w:link w:val="Subtitle"/>
    <w:uiPriority w:val="11"/>
    <w:rsid w:val="00FF7373"/>
    <w:rPr>
      <w:rFonts w:ascii="Arial Narrow" w:hAnsi="Arial Narrow"/>
      <w:sz w:val="16"/>
      <w:szCs w:val="16"/>
    </w:rPr>
  </w:style>
  <w:style w:type="character" w:customStyle="1" w:styleId="Heading4Char">
    <w:name w:val="Heading 4 Char"/>
    <w:aliases w:val="Minor Heading Char,H-4 Char"/>
    <w:basedOn w:val="DefaultParagraphFont"/>
    <w:link w:val="Heading4"/>
    <w:rsid w:val="004301E3"/>
    <w:rPr>
      <w:rFonts w:ascii="Arial Narrow" w:hAnsi="Arial Narrow"/>
      <w:b/>
      <w:color w:val="52A74A"/>
    </w:rPr>
  </w:style>
  <w:style w:type="paragraph" w:customStyle="1" w:styleId="HeroText">
    <w:name w:val="Hero Text"/>
    <w:basedOn w:val="Normal"/>
    <w:uiPriority w:val="2"/>
    <w:rsid w:val="00E25A8E"/>
    <w:pPr>
      <w:spacing w:before="240" w:after="240" w:line="240" w:lineRule="auto"/>
    </w:pPr>
    <w:rPr>
      <w:rFonts w:eastAsia="Times New Roman" w:cs="Times New Roman"/>
      <w:b/>
      <w:bCs/>
      <w:color w:val="809198"/>
      <w:sz w:val="32"/>
      <w:szCs w:val="20"/>
      <w:lang w:val="en-US"/>
    </w:rPr>
  </w:style>
  <w:style w:type="paragraph" w:styleId="TOC1">
    <w:name w:val="toc 1"/>
    <w:basedOn w:val="Normal"/>
    <w:next w:val="Normal"/>
    <w:autoRedefine/>
    <w:uiPriority w:val="39"/>
    <w:unhideWhenUsed/>
    <w:rsid w:val="0064339A"/>
    <w:pPr>
      <w:tabs>
        <w:tab w:val="left" w:pos="567"/>
        <w:tab w:val="right" w:leader="dot" w:pos="9016"/>
      </w:tabs>
      <w:spacing w:before="60" w:after="60" w:line="240" w:lineRule="auto"/>
    </w:pPr>
  </w:style>
  <w:style w:type="paragraph" w:styleId="TOC2">
    <w:name w:val="toc 2"/>
    <w:basedOn w:val="Normal"/>
    <w:next w:val="Normal"/>
    <w:autoRedefine/>
    <w:uiPriority w:val="39"/>
    <w:unhideWhenUsed/>
    <w:rsid w:val="0064339A"/>
    <w:pPr>
      <w:tabs>
        <w:tab w:val="left" w:pos="1134"/>
        <w:tab w:val="right" w:leader="dot" w:pos="9016"/>
      </w:tabs>
      <w:spacing w:before="60" w:after="60" w:line="240" w:lineRule="auto"/>
      <w:ind w:left="567"/>
    </w:pPr>
  </w:style>
  <w:style w:type="paragraph" w:styleId="TOC3">
    <w:name w:val="toc 3"/>
    <w:basedOn w:val="Normal"/>
    <w:next w:val="Normal"/>
    <w:autoRedefine/>
    <w:uiPriority w:val="39"/>
    <w:unhideWhenUsed/>
    <w:rsid w:val="0064339A"/>
    <w:pPr>
      <w:tabs>
        <w:tab w:val="left" w:pos="1985"/>
        <w:tab w:val="right" w:leader="dot" w:pos="9016"/>
      </w:tabs>
      <w:spacing w:after="0" w:line="240" w:lineRule="auto"/>
      <w:ind w:left="1134"/>
    </w:pPr>
  </w:style>
  <w:style w:type="paragraph" w:customStyle="1" w:styleId="HeadingnoNumber">
    <w:name w:val="Heading no Number"/>
    <w:basedOn w:val="Normal"/>
    <w:next w:val="Normal"/>
    <w:qFormat/>
    <w:rsid w:val="00E77657"/>
    <w:pPr>
      <w:spacing w:before="60" w:after="60" w:line="240" w:lineRule="auto"/>
    </w:pPr>
    <w:rPr>
      <w:b/>
      <w:color w:val="52A74A"/>
      <w:sz w:val="32"/>
    </w:rPr>
  </w:style>
  <w:style w:type="paragraph" w:styleId="TOC4">
    <w:name w:val="toc 4"/>
    <w:basedOn w:val="Normal"/>
    <w:next w:val="Normal"/>
    <w:autoRedefine/>
    <w:uiPriority w:val="39"/>
    <w:unhideWhenUsed/>
    <w:rsid w:val="0064339A"/>
    <w:pPr>
      <w:tabs>
        <w:tab w:val="left" w:pos="1985"/>
        <w:tab w:val="right" w:leader="dot" w:pos="9016"/>
      </w:tabs>
      <w:spacing w:after="0" w:line="240" w:lineRule="auto"/>
      <w:ind w:left="1134"/>
    </w:pPr>
  </w:style>
  <w:style w:type="paragraph" w:customStyle="1" w:styleId="AppendixLetter">
    <w:name w:val="Appendix Letter"/>
    <w:basedOn w:val="Normal"/>
    <w:next w:val="Normal"/>
    <w:qFormat/>
    <w:rsid w:val="00572DBA"/>
    <w:pPr>
      <w:pageBreakBefore/>
      <w:spacing w:before="4600" w:after="120" w:line="240" w:lineRule="auto"/>
    </w:pPr>
    <w:rPr>
      <w:rFonts w:eastAsia="Times New Roman" w:cs="Times New Roman"/>
      <w:b/>
      <w:color w:val="52A74A"/>
      <w:sz w:val="64"/>
      <w:szCs w:val="64"/>
      <w:lang w:val="en-US"/>
    </w:rPr>
  </w:style>
  <w:style w:type="character" w:customStyle="1" w:styleId="ItalicCharacter">
    <w:name w:val="Italic Character"/>
    <w:basedOn w:val="DefaultParagraphFont"/>
    <w:uiPriority w:val="1"/>
    <w:rsid w:val="009617F7"/>
    <w:rPr>
      <w:rFonts w:ascii="Arial Narrow" w:hAnsi="Arial Narrow"/>
      <w:i/>
    </w:rPr>
  </w:style>
  <w:style w:type="paragraph" w:customStyle="1" w:styleId="TableText">
    <w:name w:val="Table Text"/>
    <w:basedOn w:val="Normal"/>
    <w:next w:val="Normal"/>
    <w:qFormat/>
    <w:rsid w:val="000B5CEA"/>
    <w:pPr>
      <w:spacing w:before="60" w:after="60" w:line="240" w:lineRule="auto"/>
    </w:pPr>
    <w:rPr>
      <w:rFonts w:eastAsia="Times New Roman" w:cs="Times New Roman"/>
      <w:szCs w:val="20"/>
      <w:lang w:eastAsia="en-AU"/>
    </w:rPr>
  </w:style>
  <w:style w:type="paragraph" w:styleId="Caption">
    <w:name w:val="caption"/>
    <w:basedOn w:val="Normal"/>
    <w:next w:val="Normal"/>
    <w:link w:val="CaptionChar"/>
    <w:uiPriority w:val="35"/>
    <w:unhideWhenUsed/>
    <w:qFormat/>
    <w:rsid w:val="000F3C92"/>
    <w:pPr>
      <w:keepNext/>
      <w:tabs>
        <w:tab w:val="left" w:pos="1021"/>
      </w:tabs>
      <w:spacing w:before="160" w:after="160" w:line="240" w:lineRule="auto"/>
    </w:pPr>
    <w:rPr>
      <w:rFonts w:ascii="Arial" w:hAnsi="Arial" w:cs="Arial"/>
      <w:b/>
      <w:bCs/>
      <w:color w:val="000000" w:themeColor="text1"/>
      <w:sz w:val="16"/>
      <w:szCs w:val="18"/>
      <w:lang w:val="en-GB"/>
    </w:rPr>
  </w:style>
  <w:style w:type="character" w:customStyle="1" w:styleId="CaptionChar">
    <w:name w:val="Caption Char"/>
    <w:basedOn w:val="DefaultParagraphFont"/>
    <w:link w:val="Caption"/>
    <w:uiPriority w:val="35"/>
    <w:rsid w:val="000F3C92"/>
    <w:rPr>
      <w:rFonts w:ascii="Arial" w:hAnsi="Arial" w:cs="Arial"/>
      <w:b/>
      <w:bCs/>
      <w:color w:val="000000" w:themeColor="text1"/>
      <w:sz w:val="16"/>
      <w:szCs w:val="18"/>
      <w:lang w:val="en-GB"/>
    </w:rPr>
  </w:style>
  <w:style w:type="paragraph" w:styleId="TableofFigures">
    <w:name w:val="table of figures"/>
    <w:basedOn w:val="Normal"/>
    <w:next w:val="Normal"/>
    <w:uiPriority w:val="99"/>
    <w:unhideWhenUsed/>
    <w:qFormat/>
    <w:rsid w:val="00A00BAA"/>
    <w:pPr>
      <w:tabs>
        <w:tab w:val="right" w:leader="dot" w:pos="9015"/>
      </w:tabs>
      <w:spacing w:after="0"/>
    </w:pPr>
  </w:style>
  <w:style w:type="character" w:styleId="Hyperlink">
    <w:name w:val="Hyperlink"/>
    <w:basedOn w:val="DefaultParagraphFont"/>
    <w:uiPriority w:val="99"/>
    <w:unhideWhenUsed/>
    <w:rsid w:val="0052749E"/>
    <w:rPr>
      <w:color w:val="0000FF" w:themeColor="hyperlink"/>
      <w:u w:val="single"/>
    </w:rPr>
  </w:style>
  <w:style w:type="character" w:customStyle="1" w:styleId="Heading5Char">
    <w:name w:val="Heading 5 Char"/>
    <w:basedOn w:val="DefaultParagraphFont"/>
    <w:link w:val="Heading5"/>
    <w:rsid w:val="00C9382D"/>
    <w:rPr>
      <w:rFonts w:ascii="Arial Narrow" w:eastAsiaTheme="majorEastAsia" w:hAnsi="Arial Narrow" w:cstheme="majorBidi"/>
      <w:b/>
      <w:bCs/>
      <w:noProof/>
      <w:color w:val="52A74A"/>
      <w:szCs w:val="28"/>
      <w:lang w:eastAsia="en-AU"/>
    </w:rPr>
  </w:style>
  <w:style w:type="character" w:customStyle="1" w:styleId="Heading6Char">
    <w:name w:val="Heading 6 Char"/>
    <w:basedOn w:val="DefaultParagraphFont"/>
    <w:link w:val="Heading6"/>
    <w:uiPriority w:val="9"/>
    <w:rsid w:val="00461FA7"/>
    <w:rPr>
      <w:rFonts w:asciiTheme="majorHAnsi" w:eastAsiaTheme="majorEastAsia" w:hAnsiTheme="majorHAnsi" w:cstheme="majorBidi"/>
      <w:b/>
      <w:bCs/>
      <w:iCs/>
      <w:noProof/>
      <w:color w:val="808285"/>
      <w:szCs w:val="28"/>
      <w:lang w:eastAsia="en-AU"/>
    </w:rPr>
  </w:style>
  <w:style w:type="character" w:customStyle="1" w:styleId="Heading7Char">
    <w:name w:val="Heading 7 Char"/>
    <w:basedOn w:val="DefaultParagraphFont"/>
    <w:link w:val="Heading7"/>
    <w:uiPriority w:val="9"/>
    <w:semiHidden/>
    <w:rsid w:val="00E04F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4F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4F65"/>
    <w:rPr>
      <w:rFonts w:asciiTheme="majorHAnsi" w:eastAsiaTheme="majorEastAsia" w:hAnsiTheme="majorHAnsi" w:cstheme="majorBidi"/>
      <w:i/>
      <w:iCs/>
      <w:color w:val="404040" w:themeColor="text1" w:themeTint="BF"/>
      <w:sz w:val="20"/>
      <w:szCs w:val="20"/>
    </w:rPr>
  </w:style>
  <w:style w:type="paragraph" w:customStyle="1" w:styleId="TableBody">
    <w:name w:val="Table Body"/>
    <w:link w:val="TableBodyChar"/>
    <w:rsid w:val="001A0F93"/>
    <w:pPr>
      <w:spacing w:after="40" w:line="240" w:lineRule="atLeast"/>
    </w:pPr>
    <w:rPr>
      <w:rFonts w:ascii="Arial Narrow" w:hAnsi="Arial Narrow" w:cs="Arial"/>
      <w:sz w:val="19"/>
      <w:szCs w:val="20"/>
      <w:lang w:val="en-GB"/>
    </w:rPr>
  </w:style>
  <w:style w:type="character" w:customStyle="1" w:styleId="TableBodyChar">
    <w:name w:val="Table Body Char"/>
    <w:basedOn w:val="DefaultParagraphFont"/>
    <w:link w:val="TableBody"/>
    <w:rsid w:val="001A0F93"/>
    <w:rPr>
      <w:rFonts w:ascii="Arial Narrow" w:hAnsi="Arial Narrow" w:cs="Arial"/>
      <w:sz w:val="19"/>
      <w:szCs w:val="20"/>
      <w:lang w:val="en-GB"/>
    </w:rPr>
  </w:style>
  <w:style w:type="paragraph" w:customStyle="1" w:styleId="Bullet1">
    <w:name w:val="Bullet 1"/>
    <w:basedOn w:val="Normal"/>
    <w:rsid w:val="007B702F"/>
    <w:pPr>
      <w:numPr>
        <w:numId w:val="2"/>
      </w:numPr>
      <w:spacing w:after="120" w:line="220" w:lineRule="atLeast"/>
    </w:pPr>
    <w:rPr>
      <w:rFonts w:cs="Arial"/>
      <w:szCs w:val="20"/>
      <w:lang w:val="en-GB"/>
    </w:rPr>
  </w:style>
  <w:style w:type="paragraph" w:customStyle="1" w:styleId="Bullet2">
    <w:name w:val="Bullet 2"/>
    <w:basedOn w:val="Normal"/>
    <w:rsid w:val="007B702F"/>
    <w:pPr>
      <w:numPr>
        <w:ilvl w:val="1"/>
        <w:numId w:val="2"/>
      </w:numPr>
      <w:spacing w:after="80" w:line="220" w:lineRule="atLeast"/>
    </w:pPr>
    <w:rPr>
      <w:rFonts w:cs="Arial"/>
      <w:szCs w:val="20"/>
      <w:lang w:val="en-GB"/>
    </w:rPr>
  </w:style>
  <w:style w:type="paragraph" w:customStyle="1" w:styleId="Bullet3">
    <w:name w:val="Bullet 3"/>
    <w:basedOn w:val="Normal"/>
    <w:rsid w:val="007B702F"/>
    <w:pPr>
      <w:numPr>
        <w:ilvl w:val="2"/>
        <w:numId w:val="2"/>
      </w:numPr>
      <w:spacing w:after="120" w:line="220" w:lineRule="atLeast"/>
    </w:pPr>
    <w:rPr>
      <w:rFonts w:cs="Arial"/>
      <w:szCs w:val="20"/>
      <w:lang w:val="en-GB"/>
    </w:rPr>
  </w:style>
  <w:style w:type="numbering" w:customStyle="1" w:styleId="AureconBullets">
    <w:name w:val="Aurecon Bullets"/>
    <w:uiPriority w:val="99"/>
    <w:rsid w:val="007B702F"/>
    <w:pPr>
      <w:numPr>
        <w:numId w:val="2"/>
      </w:numPr>
    </w:pPr>
  </w:style>
  <w:style w:type="paragraph" w:styleId="BodyText">
    <w:name w:val="Body Text"/>
    <w:basedOn w:val="Normal"/>
    <w:link w:val="BodyTextChar"/>
    <w:rsid w:val="007B702F"/>
    <w:pPr>
      <w:spacing w:after="100"/>
    </w:pPr>
    <w:rPr>
      <w:rFonts w:cs="Arial"/>
      <w:szCs w:val="20"/>
      <w:lang w:val="en-GB"/>
    </w:rPr>
  </w:style>
  <w:style w:type="character" w:customStyle="1" w:styleId="BodyTextChar">
    <w:name w:val="Body Text Char"/>
    <w:basedOn w:val="DefaultParagraphFont"/>
    <w:link w:val="BodyText"/>
    <w:rsid w:val="007B702F"/>
    <w:rPr>
      <w:rFonts w:ascii="Arial Narrow" w:hAnsi="Arial Narrow" w:cs="Arial"/>
      <w:szCs w:val="20"/>
      <w:lang w:val="en-GB"/>
    </w:rPr>
  </w:style>
  <w:style w:type="paragraph" w:customStyle="1" w:styleId="TableBullet2">
    <w:name w:val="Table Bullet 2"/>
    <w:basedOn w:val="Bullet2"/>
    <w:rsid w:val="007B702F"/>
    <w:pPr>
      <w:numPr>
        <w:numId w:val="3"/>
      </w:numPr>
      <w:spacing w:after="0" w:line="240" w:lineRule="auto"/>
    </w:pPr>
    <w:rPr>
      <w:sz w:val="18"/>
      <w:szCs w:val="18"/>
    </w:rPr>
  </w:style>
  <w:style w:type="paragraph" w:customStyle="1" w:styleId="TableBullet3">
    <w:name w:val="Table Bullet 3"/>
    <w:basedOn w:val="Bullet3"/>
    <w:rsid w:val="007B702F"/>
    <w:pPr>
      <w:numPr>
        <w:numId w:val="3"/>
      </w:numPr>
      <w:spacing w:after="0" w:line="240" w:lineRule="auto"/>
    </w:pPr>
    <w:rPr>
      <w:sz w:val="18"/>
      <w:szCs w:val="18"/>
    </w:rPr>
  </w:style>
  <w:style w:type="numbering" w:customStyle="1" w:styleId="ASJVTableBullet">
    <w:name w:val="ASJV Table Bullet"/>
    <w:uiPriority w:val="99"/>
    <w:rsid w:val="007B702F"/>
    <w:pPr>
      <w:numPr>
        <w:numId w:val="3"/>
      </w:numPr>
    </w:pPr>
  </w:style>
  <w:style w:type="paragraph" w:customStyle="1" w:styleId="DocTitle">
    <w:name w:val="Doc Title"/>
    <w:basedOn w:val="Normal"/>
    <w:next w:val="Normal"/>
    <w:qFormat/>
    <w:rsid w:val="00572DBA"/>
    <w:pPr>
      <w:spacing w:after="0" w:line="240" w:lineRule="auto"/>
    </w:pPr>
    <w:rPr>
      <w:b/>
      <w:color w:val="51A74A"/>
      <w:sz w:val="64"/>
      <w:szCs w:val="64"/>
    </w:rPr>
  </w:style>
  <w:style w:type="paragraph" w:customStyle="1" w:styleId="AppendixTitle">
    <w:name w:val="Appendix Title"/>
    <w:basedOn w:val="AppendixLetter"/>
    <w:next w:val="Normal"/>
    <w:qFormat/>
    <w:rsid w:val="00572DBA"/>
    <w:pPr>
      <w:pageBreakBefore w:val="0"/>
      <w:spacing w:before="120"/>
    </w:pPr>
  </w:style>
  <w:style w:type="paragraph" w:customStyle="1" w:styleId="DocInfo">
    <w:name w:val="Doc Info"/>
    <w:basedOn w:val="Normal"/>
    <w:next w:val="Normal"/>
    <w:qFormat/>
    <w:rsid w:val="002C1B5D"/>
    <w:pPr>
      <w:spacing w:after="0" w:line="240" w:lineRule="auto"/>
    </w:pPr>
    <w:rPr>
      <w:sz w:val="36"/>
      <w:szCs w:val="40"/>
      <w:lang w:val="en-US"/>
    </w:rPr>
  </w:style>
  <w:style w:type="paragraph" w:customStyle="1" w:styleId="Points1">
    <w:name w:val="Points 1"/>
    <w:basedOn w:val="MainBodyText"/>
    <w:next w:val="MainBodyText"/>
    <w:qFormat/>
    <w:rsid w:val="005C74C2"/>
    <w:pPr>
      <w:numPr>
        <w:numId w:val="17"/>
      </w:numPr>
      <w:spacing w:before="60" w:after="60"/>
    </w:pPr>
  </w:style>
  <w:style w:type="table" w:customStyle="1" w:styleId="ReportTable">
    <w:name w:val="Report Table"/>
    <w:basedOn w:val="TableNormal"/>
    <w:uiPriority w:val="99"/>
    <w:rsid w:val="00F82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beforeLines="0" w:before="0" w:beforeAutospacing="0" w:afterLines="0" w:after="0" w:afterAutospacing="0" w:line="240" w:lineRule="auto"/>
        <w:jc w:val="left"/>
      </w:pPr>
      <w:rPr>
        <w:rFonts w:ascii="Cambria" w:hAnsi="Cambria"/>
        <w:b/>
        <w:bCs/>
        <w:i w:val="0"/>
        <w:color w:val="FFFFFF" w:themeColor="background1"/>
        <w:sz w:val="22"/>
      </w:rPr>
      <w:tblPr/>
      <w:trPr>
        <w:cantSplit/>
        <w:tblHeader/>
      </w:tr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52A74A"/>
      </w:tcPr>
    </w:tblStylePr>
    <w:tblStylePr w:type="lastRow">
      <w:pPr>
        <w:spacing w:before="0" w:after="0" w:line="240" w:lineRule="auto"/>
      </w:pPr>
      <w:rPr>
        <w:b/>
        <w:bCs/>
      </w:rPr>
    </w:tblStylePr>
    <w:tblStylePr w:type="firstCol">
      <w:rPr>
        <w:b/>
        <w:bCs/>
      </w:rPr>
    </w:tblStylePr>
    <w:tblStylePr w:type="lastCol">
      <w:rPr>
        <w:b/>
        <w:bCs/>
      </w:rPr>
    </w:tblStylePr>
  </w:style>
  <w:style w:type="paragraph" w:customStyle="1" w:styleId="Points2">
    <w:name w:val="Points 2"/>
    <w:basedOn w:val="Points1"/>
    <w:next w:val="MainBodyText"/>
    <w:qFormat/>
    <w:rsid w:val="008501E2"/>
    <w:pPr>
      <w:numPr>
        <w:numId w:val="6"/>
      </w:numPr>
      <w:tabs>
        <w:tab w:val="num" w:pos="360"/>
      </w:tabs>
      <w:ind w:left="1208" w:hanging="357"/>
    </w:pPr>
  </w:style>
  <w:style w:type="character" w:customStyle="1" w:styleId="TextSuperscript">
    <w:name w:val="Text Superscript"/>
    <w:basedOn w:val="DefaultParagraphFont"/>
    <w:uiPriority w:val="1"/>
    <w:qFormat/>
    <w:rsid w:val="0092080D"/>
    <w:rPr>
      <w:strike w:val="0"/>
      <w:dstrike w:val="0"/>
      <w:vertAlign w:val="superscript"/>
    </w:rPr>
  </w:style>
  <w:style w:type="character" w:customStyle="1" w:styleId="TextSubscript">
    <w:name w:val="Text Subscript"/>
    <w:basedOn w:val="DefaultParagraphFont"/>
    <w:uiPriority w:val="1"/>
    <w:qFormat/>
    <w:rsid w:val="0092080D"/>
    <w:rPr>
      <w:strike w:val="0"/>
      <w:dstrike w:val="0"/>
      <w:vertAlign w:val="subscript"/>
    </w:rPr>
  </w:style>
  <w:style w:type="character" w:styleId="CommentReference">
    <w:name w:val="annotation reference"/>
    <w:basedOn w:val="DefaultParagraphFont"/>
    <w:uiPriority w:val="99"/>
    <w:semiHidden/>
    <w:unhideWhenUsed/>
    <w:rsid w:val="00C150CF"/>
    <w:rPr>
      <w:sz w:val="16"/>
      <w:szCs w:val="16"/>
    </w:rPr>
  </w:style>
  <w:style w:type="paragraph" w:styleId="CommentText">
    <w:name w:val="annotation text"/>
    <w:basedOn w:val="Normal"/>
    <w:link w:val="CommentTextChar"/>
    <w:uiPriority w:val="99"/>
    <w:semiHidden/>
    <w:unhideWhenUsed/>
    <w:rsid w:val="00C150CF"/>
    <w:pPr>
      <w:spacing w:line="240" w:lineRule="auto"/>
    </w:pPr>
    <w:rPr>
      <w:sz w:val="20"/>
      <w:szCs w:val="20"/>
    </w:rPr>
  </w:style>
  <w:style w:type="character" w:customStyle="1" w:styleId="CommentTextChar">
    <w:name w:val="Comment Text Char"/>
    <w:basedOn w:val="DefaultParagraphFont"/>
    <w:link w:val="CommentText"/>
    <w:uiPriority w:val="99"/>
    <w:semiHidden/>
    <w:rsid w:val="00C150CF"/>
    <w:rPr>
      <w:rFonts w:ascii="Arial Narrow" w:hAnsi="Arial Narrow"/>
      <w:sz w:val="20"/>
      <w:szCs w:val="20"/>
    </w:rPr>
  </w:style>
  <w:style w:type="paragraph" w:styleId="CommentSubject">
    <w:name w:val="annotation subject"/>
    <w:basedOn w:val="CommentText"/>
    <w:next w:val="CommentText"/>
    <w:link w:val="CommentSubjectChar"/>
    <w:uiPriority w:val="99"/>
    <w:semiHidden/>
    <w:unhideWhenUsed/>
    <w:rsid w:val="00C150CF"/>
    <w:rPr>
      <w:b/>
      <w:bCs/>
    </w:rPr>
  </w:style>
  <w:style w:type="character" w:customStyle="1" w:styleId="CommentSubjectChar">
    <w:name w:val="Comment Subject Char"/>
    <w:basedOn w:val="CommentTextChar"/>
    <w:link w:val="CommentSubject"/>
    <w:uiPriority w:val="99"/>
    <w:semiHidden/>
    <w:rsid w:val="00C150CF"/>
    <w:rPr>
      <w:rFonts w:ascii="Arial Narrow" w:hAnsi="Arial Narrow"/>
      <w:b/>
      <w:bCs/>
      <w:sz w:val="20"/>
      <w:szCs w:val="20"/>
    </w:rPr>
  </w:style>
  <w:style w:type="paragraph" w:styleId="Revision">
    <w:name w:val="Revision"/>
    <w:hidden/>
    <w:uiPriority w:val="99"/>
    <w:semiHidden/>
    <w:rsid w:val="000F385F"/>
    <w:pPr>
      <w:spacing w:after="0" w:line="240" w:lineRule="auto"/>
    </w:pPr>
    <w:rPr>
      <w:rFonts w:ascii="Arial Narrow" w:hAnsi="Arial Narrow"/>
    </w:rPr>
  </w:style>
  <w:style w:type="paragraph" w:styleId="List">
    <w:name w:val="List"/>
    <w:basedOn w:val="Normal"/>
    <w:uiPriority w:val="99"/>
    <w:semiHidden/>
    <w:unhideWhenUsed/>
    <w:rsid w:val="0007695F"/>
    <w:pPr>
      <w:ind w:left="283" w:hanging="283"/>
      <w:contextualSpacing/>
    </w:pPr>
  </w:style>
  <w:style w:type="paragraph" w:styleId="TOC5">
    <w:name w:val="toc 5"/>
    <w:basedOn w:val="TOC4"/>
    <w:next w:val="Normal"/>
    <w:autoRedefine/>
    <w:uiPriority w:val="39"/>
    <w:unhideWhenUsed/>
    <w:rsid w:val="00D10936"/>
    <w:pPr>
      <w:tabs>
        <w:tab w:val="left" w:pos="2268"/>
      </w:tabs>
    </w:pPr>
    <w:rPr>
      <w:noProof/>
    </w:rPr>
  </w:style>
  <w:style w:type="paragraph" w:styleId="TOC6">
    <w:name w:val="toc 6"/>
    <w:basedOn w:val="Normal"/>
    <w:next w:val="Normal"/>
    <w:autoRedefine/>
    <w:uiPriority w:val="39"/>
    <w:unhideWhenUsed/>
    <w:rsid w:val="00F27103"/>
    <w:pPr>
      <w:spacing w:after="100"/>
      <w:ind w:left="1100"/>
    </w:pPr>
  </w:style>
  <w:style w:type="paragraph" w:styleId="TOC7">
    <w:name w:val="toc 7"/>
    <w:basedOn w:val="Normal"/>
    <w:next w:val="Normal"/>
    <w:autoRedefine/>
    <w:uiPriority w:val="39"/>
    <w:unhideWhenUsed/>
    <w:rsid w:val="00F27103"/>
    <w:pPr>
      <w:spacing w:after="100"/>
      <w:ind w:left="1320"/>
    </w:pPr>
  </w:style>
  <w:style w:type="paragraph" w:styleId="TOC8">
    <w:name w:val="toc 8"/>
    <w:basedOn w:val="Normal"/>
    <w:next w:val="Normal"/>
    <w:autoRedefine/>
    <w:uiPriority w:val="39"/>
    <w:unhideWhenUsed/>
    <w:rsid w:val="00F27103"/>
    <w:pPr>
      <w:spacing w:after="100"/>
      <w:ind w:left="1540"/>
    </w:pPr>
  </w:style>
  <w:style w:type="paragraph" w:styleId="TOC9">
    <w:name w:val="toc 9"/>
    <w:basedOn w:val="Normal"/>
    <w:next w:val="Normal"/>
    <w:autoRedefine/>
    <w:uiPriority w:val="39"/>
    <w:unhideWhenUsed/>
    <w:rsid w:val="00F27103"/>
    <w:pPr>
      <w:spacing w:after="100"/>
      <w:ind w:left="1760"/>
    </w:pPr>
  </w:style>
  <w:style w:type="paragraph" w:styleId="ListParagraph">
    <w:name w:val="List Paragraph"/>
    <w:basedOn w:val="Normal"/>
    <w:link w:val="ListParagraphChar"/>
    <w:uiPriority w:val="34"/>
    <w:qFormat/>
    <w:rsid w:val="00214B38"/>
    <w:pPr>
      <w:ind w:left="720"/>
      <w:contextualSpacing/>
    </w:pPr>
  </w:style>
  <w:style w:type="character" w:styleId="IntenseEmphasis">
    <w:name w:val="Intense Emphasis"/>
    <w:basedOn w:val="DefaultParagraphFont"/>
    <w:uiPriority w:val="21"/>
    <w:rsid w:val="00D91FCA"/>
    <w:rPr>
      <w:b/>
      <w:bCs/>
      <w:i/>
      <w:iCs/>
      <w:color w:val="4F81BD" w:themeColor="accent1"/>
    </w:rPr>
  </w:style>
  <w:style w:type="paragraph" w:customStyle="1" w:styleId="HierarchyList">
    <w:name w:val="Hierarchy List"/>
    <w:basedOn w:val="ListParagraph"/>
    <w:link w:val="HierarchyListChar"/>
    <w:qFormat/>
    <w:rsid w:val="0046650E"/>
    <w:pPr>
      <w:numPr>
        <w:numId w:val="34"/>
      </w:numPr>
      <w:spacing w:after="0"/>
    </w:pPr>
    <w:rPr>
      <w:sz w:val="20"/>
      <w:szCs w:val="20"/>
    </w:rPr>
  </w:style>
  <w:style w:type="table" w:customStyle="1" w:styleId="ReportTable1">
    <w:name w:val="Report Table1"/>
    <w:basedOn w:val="TableNormal"/>
    <w:uiPriority w:val="99"/>
    <w:rsid w:val="00676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beforeLines="0" w:before="60" w:beforeAutospacing="0" w:afterLines="0" w:after="60" w:afterAutospacing="0" w:line="240" w:lineRule="auto"/>
        <w:jc w:val="left"/>
      </w:pPr>
      <w:rPr>
        <w:rFonts w:ascii="Cambria" w:hAnsi="Cambria"/>
        <w:b/>
        <w:i w:val="0"/>
        <w:color w:val="FFFFFF" w:themeColor="background1"/>
        <w:sz w:val="22"/>
      </w:rPr>
      <w:tblPr/>
      <w:trPr>
        <w:cantSplit/>
        <w:tblHeader/>
      </w:tr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52A74A"/>
      </w:tcPr>
    </w:tblStylePr>
  </w:style>
  <w:style w:type="character" w:customStyle="1" w:styleId="ListParagraphChar">
    <w:name w:val="List Paragraph Char"/>
    <w:basedOn w:val="DefaultParagraphFont"/>
    <w:link w:val="ListParagraph"/>
    <w:uiPriority w:val="34"/>
    <w:rsid w:val="0046650E"/>
    <w:rPr>
      <w:rFonts w:ascii="Arial Narrow" w:hAnsi="Arial Narrow"/>
    </w:rPr>
  </w:style>
  <w:style w:type="character" w:customStyle="1" w:styleId="HierarchyListChar">
    <w:name w:val="Hierarchy List Char"/>
    <w:basedOn w:val="ListParagraphChar"/>
    <w:link w:val="HierarchyList"/>
    <w:rsid w:val="0046650E"/>
    <w:rPr>
      <w:rFonts w:ascii="Arial Narrow" w:hAnsi="Arial Narrow"/>
      <w:sz w:val="20"/>
      <w:szCs w:val="20"/>
    </w:rPr>
  </w:style>
  <w:style w:type="character" w:styleId="FollowedHyperlink">
    <w:name w:val="FollowedHyperlink"/>
    <w:basedOn w:val="DefaultParagraphFont"/>
    <w:uiPriority w:val="99"/>
    <w:semiHidden/>
    <w:unhideWhenUsed/>
    <w:rsid w:val="00FF270E"/>
    <w:rPr>
      <w:color w:val="954F72"/>
      <w:u w:val="single"/>
    </w:rPr>
  </w:style>
  <w:style w:type="paragraph" w:customStyle="1" w:styleId="msonormal0">
    <w:name w:val="msonormal"/>
    <w:basedOn w:val="Normal"/>
    <w:rsid w:val="00FF270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xl65">
    <w:name w:val="xl65"/>
    <w:basedOn w:val="Normal"/>
    <w:rsid w:val="00FF270E"/>
    <w:pP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66">
    <w:name w:val="xl66"/>
    <w:basedOn w:val="Normal"/>
    <w:rsid w:val="00FF270E"/>
    <w:pPr>
      <w:pBdr>
        <w:top w:val="single" w:sz="4" w:space="0" w:color="auto"/>
        <w:left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67">
    <w:name w:val="xl67"/>
    <w:basedOn w:val="Normal"/>
    <w:rsid w:val="00FF270E"/>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68">
    <w:name w:val="xl68"/>
    <w:basedOn w:val="Normal"/>
    <w:rsid w:val="00FF270E"/>
    <w:pPr>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69">
    <w:name w:val="xl69"/>
    <w:basedOn w:val="Normal"/>
    <w:rsid w:val="00FF270E"/>
    <w:pPr>
      <w:pBdr>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0">
    <w:name w:val="xl70"/>
    <w:basedOn w:val="Normal"/>
    <w:rsid w:val="00FF270E"/>
    <w:pPr>
      <w:pBdr>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1">
    <w:name w:val="xl71"/>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2">
    <w:name w:val="xl72"/>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3">
    <w:name w:val="xl73"/>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74">
    <w:name w:val="xl74"/>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FF0000"/>
      <w:sz w:val="18"/>
      <w:szCs w:val="18"/>
      <w:lang w:eastAsia="zh-CN"/>
    </w:rPr>
  </w:style>
  <w:style w:type="paragraph" w:customStyle="1" w:styleId="xl75">
    <w:name w:val="xl75"/>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76">
    <w:name w:val="xl76"/>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7">
    <w:name w:val="xl77"/>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8">
    <w:name w:val="xl78"/>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79">
    <w:name w:val="xl79"/>
    <w:basedOn w:val="Normal"/>
    <w:rsid w:val="00FF270E"/>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80">
    <w:name w:val="xl80"/>
    <w:basedOn w:val="Normal"/>
    <w:rsid w:val="00FF270E"/>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81">
    <w:name w:val="xl81"/>
    <w:basedOn w:val="Normal"/>
    <w:rsid w:val="00FF270E"/>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82">
    <w:name w:val="xl82"/>
    <w:basedOn w:val="Normal"/>
    <w:rsid w:val="00FF270E"/>
    <w:pPr>
      <w:pBdr>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3">
    <w:name w:val="xl83"/>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4">
    <w:name w:val="xl84"/>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color w:val="FF0000"/>
      <w:sz w:val="18"/>
      <w:szCs w:val="18"/>
      <w:lang w:eastAsia="zh-CN"/>
    </w:rPr>
  </w:style>
  <w:style w:type="paragraph" w:customStyle="1" w:styleId="xl85">
    <w:name w:val="xl85"/>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sz w:val="18"/>
      <w:szCs w:val="18"/>
      <w:lang w:eastAsia="zh-CN"/>
    </w:rPr>
  </w:style>
  <w:style w:type="paragraph" w:customStyle="1" w:styleId="xl86">
    <w:name w:val="xl86"/>
    <w:basedOn w:val="Normal"/>
    <w:rsid w:val="00FF270E"/>
    <w:pP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7">
    <w:name w:val="xl87"/>
    <w:basedOn w:val="Normal"/>
    <w:rsid w:val="00FF270E"/>
    <w:pPr>
      <w:pBdr>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8">
    <w:name w:val="xl88"/>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9">
    <w:name w:val="xl89"/>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color w:val="FF0000"/>
      <w:sz w:val="18"/>
      <w:szCs w:val="18"/>
      <w:lang w:eastAsia="zh-CN"/>
    </w:rPr>
  </w:style>
  <w:style w:type="paragraph" w:customStyle="1" w:styleId="xl90">
    <w:name w:val="xl90"/>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sz w:val="18"/>
      <w:szCs w:val="18"/>
      <w:lang w:eastAsia="zh-CN"/>
    </w:rPr>
  </w:style>
  <w:style w:type="paragraph" w:customStyle="1" w:styleId="xl91">
    <w:name w:val="xl91"/>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2">
    <w:name w:val="xl92"/>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93">
    <w:name w:val="xl93"/>
    <w:basedOn w:val="Normal"/>
    <w:rsid w:val="00FF270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94">
    <w:name w:val="xl94"/>
    <w:basedOn w:val="Normal"/>
    <w:rsid w:val="00FF270E"/>
    <w:pPr>
      <w:pBdr>
        <w:left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5">
    <w:name w:val="xl95"/>
    <w:basedOn w:val="Normal"/>
    <w:rsid w:val="00FF270E"/>
    <w:pPr>
      <w:pBdr>
        <w:left w:val="single" w:sz="4" w:space="0" w:color="auto"/>
        <w:bottom w:val="single" w:sz="8" w:space="0" w:color="auto"/>
        <w:right w:val="single" w:sz="4" w:space="0" w:color="auto"/>
      </w:pBdr>
      <w:shd w:val="clear" w:color="000000" w:fill="D9E1F2"/>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96">
    <w:name w:val="xl96"/>
    <w:basedOn w:val="Normal"/>
    <w:rsid w:val="00FF270E"/>
    <w:pPr>
      <w:pBdr>
        <w:left w:val="single" w:sz="4"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7">
    <w:name w:val="xl97"/>
    <w:basedOn w:val="Normal"/>
    <w:rsid w:val="00FF270E"/>
    <w:pPr>
      <w:pBdr>
        <w:left w:val="single" w:sz="4" w:space="0" w:color="auto"/>
        <w:bottom w:val="single" w:sz="8" w:space="0" w:color="auto"/>
        <w:right w:val="single" w:sz="8" w:space="0" w:color="auto"/>
      </w:pBdr>
      <w:shd w:val="clear" w:color="000000" w:fill="D9E1F2"/>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98">
    <w:name w:val="xl98"/>
    <w:basedOn w:val="Normal"/>
    <w:rsid w:val="00FF270E"/>
    <w:pPr>
      <w:pBdr>
        <w:top w:val="single" w:sz="8" w:space="0" w:color="auto"/>
        <w:left w:val="single" w:sz="4"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9">
    <w:name w:val="xl99"/>
    <w:basedOn w:val="Normal"/>
    <w:rsid w:val="00FF270E"/>
    <w:pPr>
      <w:pBdr>
        <w:top w:val="single" w:sz="8"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0">
    <w:name w:val="xl100"/>
    <w:basedOn w:val="Normal"/>
    <w:rsid w:val="00FF270E"/>
    <w:pPr>
      <w:pBdr>
        <w:top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1">
    <w:name w:val="xl101"/>
    <w:basedOn w:val="Normal"/>
    <w:rsid w:val="00FF270E"/>
    <w:pPr>
      <w:pBdr>
        <w:top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2">
    <w:name w:val="xl102"/>
    <w:basedOn w:val="Normal"/>
    <w:rsid w:val="00FF270E"/>
    <w:pPr>
      <w:pBdr>
        <w:top w:val="single" w:sz="8" w:space="0" w:color="auto"/>
        <w:left w:val="single" w:sz="8"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table" w:customStyle="1" w:styleId="TableGridLight1">
    <w:name w:val="Table Grid Light1"/>
    <w:basedOn w:val="TableNormal"/>
    <w:uiPriority w:val="40"/>
    <w:rsid w:val="002F74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xl63">
    <w:name w:val="xl63"/>
    <w:basedOn w:val="Normal"/>
    <w:rsid w:val="005D76C8"/>
    <w:pPr>
      <w:spacing w:before="100" w:beforeAutospacing="1" w:after="100" w:afterAutospacing="1" w:line="240" w:lineRule="auto"/>
    </w:pPr>
    <w:rPr>
      <w:rFonts w:eastAsia="Times New Roman" w:cs="Times New Roman"/>
      <w:sz w:val="20"/>
      <w:szCs w:val="20"/>
      <w:lang w:eastAsia="en-AU"/>
    </w:rPr>
  </w:style>
  <w:style w:type="paragraph" w:customStyle="1" w:styleId="xl64">
    <w:name w:val="xl64"/>
    <w:basedOn w:val="Normal"/>
    <w:rsid w:val="005D76C8"/>
    <w:pPr>
      <w:pBdr>
        <w:top w:val="single" w:sz="8" w:space="0" w:color="auto"/>
        <w:left w:val="single" w:sz="8" w:space="0" w:color="auto"/>
        <w:bottom w:val="single" w:sz="4" w:space="0" w:color="auto"/>
        <w:right w:val="single" w:sz="8" w:space="0" w:color="auto"/>
      </w:pBdr>
      <w:shd w:val="clear" w:color="000000" w:fill="ACB9CA"/>
      <w:spacing w:before="100" w:beforeAutospacing="1" w:after="100" w:afterAutospacing="1" w:line="240" w:lineRule="auto"/>
      <w:jc w:val="center"/>
    </w:pPr>
    <w:rPr>
      <w:rFonts w:eastAsia="Times New Roman" w:cs="Times New Roman"/>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9761">
      <w:bodyDiv w:val="1"/>
      <w:marLeft w:val="0"/>
      <w:marRight w:val="0"/>
      <w:marTop w:val="0"/>
      <w:marBottom w:val="0"/>
      <w:divBdr>
        <w:top w:val="none" w:sz="0" w:space="0" w:color="auto"/>
        <w:left w:val="none" w:sz="0" w:space="0" w:color="auto"/>
        <w:bottom w:val="none" w:sz="0" w:space="0" w:color="auto"/>
        <w:right w:val="none" w:sz="0" w:space="0" w:color="auto"/>
      </w:divBdr>
    </w:div>
    <w:div w:id="244194963">
      <w:bodyDiv w:val="1"/>
      <w:marLeft w:val="0"/>
      <w:marRight w:val="0"/>
      <w:marTop w:val="0"/>
      <w:marBottom w:val="0"/>
      <w:divBdr>
        <w:top w:val="none" w:sz="0" w:space="0" w:color="auto"/>
        <w:left w:val="none" w:sz="0" w:space="0" w:color="auto"/>
        <w:bottom w:val="none" w:sz="0" w:space="0" w:color="auto"/>
        <w:right w:val="none" w:sz="0" w:space="0" w:color="auto"/>
      </w:divBdr>
    </w:div>
    <w:div w:id="258878485">
      <w:bodyDiv w:val="1"/>
      <w:marLeft w:val="0"/>
      <w:marRight w:val="0"/>
      <w:marTop w:val="0"/>
      <w:marBottom w:val="0"/>
      <w:divBdr>
        <w:top w:val="none" w:sz="0" w:space="0" w:color="auto"/>
        <w:left w:val="none" w:sz="0" w:space="0" w:color="auto"/>
        <w:bottom w:val="none" w:sz="0" w:space="0" w:color="auto"/>
        <w:right w:val="none" w:sz="0" w:space="0" w:color="auto"/>
      </w:divBdr>
    </w:div>
    <w:div w:id="289672707">
      <w:bodyDiv w:val="1"/>
      <w:marLeft w:val="0"/>
      <w:marRight w:val="0"/>
      <w:marTop w:val="0"/>
      <w:marBottom w:val="0"/>
      <w:divBdr>
        <w:top w:val="none" w:sz="0" w:space="0" w:color="auto"/>
        <w:left w:val="none" w:sz="0" w:space="0" w:color="auto"/>
        <w:bottom w:val="none" w:sz="0" w:space="0" w:color="auto"/>
        <w:right w:val="none" w:sz="0" w:space="0" w:color="auto"/>
      </w:divBdr>
    </w:div>
    <w:div w:id="314377201">
      <w:bodyDiv w:val="1"/>
      <w:marLeft w:val="0"/>
      <w:marRight w:val="0"/>
      <w:marTop w:val="0"/>
      <w:marBottom w:val="0"/>
      <w:divBdr>
        <w:top w:val="none" w:sz="0" w:space="0" w:color="auto"/>
        <w:left w:val="none" w:sz="0" w:space="0" w:color="auto"/>
        <w:bottom w:val="none" w:sz="0" w:space="0" w:color="auto"/>
        <w:right w:val="none" w:sz="0" w:space="0" w:color="auto"/>
      </w:divBdr>
    </w:div>
    <w:div w:id="340353027">
      <w:bodyDiv w:val="1"/>
      <w:marLeft w:val="0"/>
      <w:marRight w:val="0"/>
      <w:marTop w:val="0"/>
      <w:marBottom w:val="0"/>
      <w:divBdr>
        <w:top w:val="none" w:sz="0" w:space="0" w:color="auto"/>
        <w:left w:val="none" w:sz="0" w:space="0" w:color="auto"/>
        <w:bottom w:val="none" w:sz="0" w:space="0" w:color="auto"/>
        <w:right w:val="none" w:sz="0" w:space="0" w:color="auto"/>
      </w:divBdr>
    </w:div>
    <w:div w:id="341665339">
      <w:bodyDiv w:val="1"/>
      <w:marLeft w:val="0"/>
      <w:marRight w:val="0"/>
      <w:marTop w:val="0"/>
      <w:marBottom w:val="0"/>
      <w:divBdr>
        <w:top w:val="none" w:sz="0" w:space="0" w:color="auto"/>
        <w:left w:val="none" w:sz="0" w:space="0" w:color="auto"/>
        <w:bottom w:val="none" w:sz="0" w:space="0" w:color="auto"/>
        <w:right w:val="none" w:sz="0" w:space="0" w:color="auto"/>
      </w:divBdr>
    </w:div>
    <w:div w:id="440875981">
      <w:bodyDiv w:val="1"/>
      <w:marLeft w:val="0"/>
      <w:marRight w:val="0"/>
      <w:marTop w:val="0"/>
      <w:marBottom w:val="0"/>
      <w:divBdr>
        <w:top w:val="none" w:sz="0" w:space="0" w:color="auto"/>
        <w:left w:val="none" w:sz="0" w:space="0" w:color="auto"/>
        <w:bottom w:val="none" w:sz="0" w:space="0" w:color="auto"/>
        <w:right w:val="none" w:sz="0" w:space="0" w:color="auto"/>
      </w:divBdr>
    </w:div>
    <w:div w:id="444739049">
      <w:bodyDiv w:val="1"/>
      <w:marLeft w:val="0"/>
      <w:marRight w:val="0"/>
      <w:marTop w:val="0"/>
      <w:marBottom w:val="0"/>
      <w:divBdr>
        <w:top w:val="none" w:sz="0" w:space="0" w:color="auto"/>
        <w:left w:val="none" w:sz="0" w:space="0" w:color="auto"/>
        <w:bottom w:val="none" w:sz="0" w:space="0" w:color="auto"/>
        <w:right w:val="none" w:sz="0" w:space="0" w:color="auto"/>
      </w:divBdr>
    </w:div>
    <w:div w:id="522136963">
      <w:bodyDiv w:val="1"/>
      <w:marLeft w:val="0"/>
      <w:marRight w:val="0"/>
      <w:marTop w:val="0"/>
      <w:marBottom w:val="0"/>
      <w:divBdr>
        <w:top w:val="none" w:sz="0" w:space="0" w:color="auto"/>
        <w:left w:val="none" w:sz="0" w:space="0" w:color="auto"/>
        <w:bottom w:val="none" w:sz="0" w:space="0" w:color="auto"/>
        <w:right w:val="none" w:sz="0" w:space="0" w:color="auto"/>
      </w:divBdr>
    </w:div>
    <w:div w:id="526254262">
      <w:bodyDiv w:val="1"/>
      <w:marLeft w:val="0"/>
      <w:marRight w:val="0"/>
      <w:marTop w:val="0"/>
      <w:marBottom w:val="0"/>
      <w:divBdr>
        <w:top w:val="none" w:sz="0" w:space="0" w:color="auto"/>
        <w:left w:val="none" w:sz="0" w:space="0" w:color="auto"/>
        <w:bottom w:val="none" w:sz="0" w:space="0" w:color="auto"/>
        <w:right w:val="none" w:sz="0" w:space="0" w:color="auto"/>
      </w:divBdr>
    </w:div>
    <w:div w:id="562184163">
      <w:bodyDiv w:val="1"/>
      <w:marLeft w:val="0"/>
      <w:marRight w:val="0"/>
      <w:marTop w:val="0"/>
      <w:marBottom w:val="0"/>
      <w:divBdr>
        <w:top w:val="none" w:sz="0" w:space="0" w:color="auto"/>
        <w:left w:val="none" w:sz="0" w:space="0" w:color="auto"/>
        <w:bottom w:val="none" w:sz="0" w:space="0" w:color="auto"/>
        <w:right w:val="none" w:sz="0" w:space="0" w:color="auto"/>
      </w:divBdr>
    </w:div>
    <w:div w:id="643244395">
      <w:bodyDiv w:val="1"/>
      <w:marLeft w:val="0"/>
      <w:marRight w:val="0"/>
      <w:marTop w:val="0"/>
      <w:marBottom w:val="0"/>
      <w:divBdr>
        <w:top w:val="none" w:sz="0" w:space="0" w:color="auto"/>
        <w:left w:val="none" w:sz="0" w:space="0" w:color="auto"/>
        <w:bottom w:val="none" w:sz="0" w:space="0" w:color="auto"/>
        <w:right w:val="none" w:sz="0" w:space="0" w:color="auto"/>
      </w:divBdr>
    </w:div>
    <w:div w:id="676494560">
      <w:bodyDiv w:val="1"/>
      <w:marLeft w:val="0"/>
      <w:marRight w:val="0"/>
      <w:marTop w:val="0"/>
      <w:marBottom w:val="0"/>
      <w:divBdr>
        <w:top w:val="none" w:sz="0" w:space="0" w:color="auto"/>
        <w:left w:val="none" w:sz="0" w:space="0" w:color="auto"/>
        <w:bottom w:val="none" w:sz="0" w:space="0" w:color="auto"/>
        <w:right w:val="none" w:sz="0" w:space="0" w:color="auto"/>
      </w:divBdr>
    </w:div>
    <w:div w:id="713696215">
      <w:bodyDiv w:val="1"/>
      <w:marLeft w:val="0"/>
      <w:marRight w:val="0"/>
      <w:marTop w:val="0"/>
      <w:marBottom w:val="0"/>
      <w:divBdr>
        <w:top w:val="none" w:sz="0" w:space="0" w:color="auto"/>
        <w:left w:val="none" w:sz="0" w:space="0" w:color="auto"/>
        <w:bottom w:val="none" w:sz="0" w:space="0" w:color="auto"/>
        <w:right w:val="none" w:sz="0" w:space="0" w:color="auto"/>
      </w:divBdr>
    </w:div>
    <w:div w:id="735323812">
      <w:bodyDiv w:val="1"/>
      <w:marLeft w:val="0"/>
      <w:marRight w:val="0"/>
      <w:marTop w:val="0"/>
      <w:marBottom w:val="0"/>
      <w:divBdr>
        <w:top w:val="none" w:sz="0" w:space="0" w:color="auto"/>
        <w:left w:val="none" w:sz="0" w:space="0" w:color="auto"/>
        <w:bottom w:val="none" w:sz="0" w:space="0" w:color="auto"/>
        <w:right w:val="none" w:sz="0" w:space="0" w:color="auto"/>
      </w:divBdr>
    </w:div>
    <w:div w:id="877593444">
      <w:bodyDiv w:val="1"/>
      <w:marLeft w:val="0"/>
      <w:marRight w:val="0"/>
      <w:marTop w:val="0"/>
      <w:marBottom w:val="0"/>
      <w:divBdr>
        <w:top w:val="none" w:sz="0" w:space="0" w:color="auto"/>
        <w:left w:val="none" w:sz="0" w:space="0" w:color="auto"/>
        <w:bottom w:val="none" w:sz="0" w:space="0" w:color="auto"/>
        <w:right w:val="none" w:sz="0" w:space="0" w:color="auto"/>
      </w:divBdr>
    </w:div>
    <w:div w:id="1007252616">
      <w:bodyDiv w:val="1"/>
      <w:marLeft w:val="0"/>
      <w:marRight w:val="0"/>
      <w:marTop w:val="0"/>
      <w:marBottom w:val="0"/>
      <w:divBdr>
        <w:top w:val="none" w:sz="0" w:space="0" w:color="auto"/>
        <w:left w:val="none" w:sz="0" w:space="0" w:color="auto"/>
        <w:bottom w:val="none" w:sz="0" w:space="0" w:color="auto"/>
        <w:right w:val="none" w:sz="0" w:space="0" w:color="auto"/>
      </w:divBdr>
    </w:div>
    <w:div w:id="1016419684">
      <w:bodyDiv w:val="1"/>
      <w:marLeft w:val="0"/>
      <w:marRight w:val="0"/>
      <w:marTop w:val="0"/>
      <w:marBottom w:val="0"/>
      <w:divBdr>
        <w:top w:val="none" w:sz="0" w:space="0" w:color="auto"/>
        <w:left w:val="none" w:sz="0" w:space="0" w:color="auto"/>
        <w:bottom w:val="none" w:sz="0" w:space="0" w:color="auto"/>
        <w:right w:val="none" w:sz="0" w:space="0" w:color="auto"/>
      </w:divBdr>
    </w:div>
    <w:div w:id="1085998924">
      <w:bodyDiv w:val="1"/>
      <w:marLeft w:val="0"/>
      <w:marRight w:val="0"/>
      <w:marTop w:val="0"/>
      <w:marBottom w:val="0"/>
      <w:divBdr>
        <w:top w:val="none" w:sz="0" w:space="0" w:color="auto"/>
        <w:left w:val="none" w:sz="0" w:space="0" w:color="auto"/>
        <w:bottom w:val="none" w:sz="0" w:space="0" w:color="auto"/>
        <w:right w:val="none" w:sz="0" w:space="0" w:color="auto"/>
      </w:divBdr>
    </w:div>
    <w:div w:id="1187329622">
      <w:bodyDiv w:val="1"/>
      <w:marLeft w:val="0"/>
      <w:marRight w:val="0"/>
      <w:marTop w:val="0"/>
      <w:marBottom w:val="0"/>
      <w:divBdr>
        <w:top w:val="none" w:sz="0" w:space="0" w:color="auto"/>
        <w:left w:val="none" w:sz="0" w:space="0" w:color="auto"/>
        <w:bottom w:val="none" w:sz="0" w:space="0" w:color="auto"/>
        <w:right w:val="none" w:sz="0" w:space="0" w:color="auto"/>
      </w:divBdr>
    </w:div>
    <w:div w:id="1193030587">
      <w:bodyDiv w:val="1"/>
      <w:marLeft w:val="0"/>
      <w:marRight w:val="0"/>
      <w:marTop w:val="0"/>
      <w:marBottom w:val="0"/>
      <w:divBdr>
        <w:top w:val="none" w:sz="0" w:space="0" w:color="auto"/>
        <w:left w:val="none" w:sz="0" w:space="0" w:color="auto"/>
        <w:bottom w:val="none" w:sz="0" w:space="0" w:color="auto"/>
        <w:right w:val="none" w:sz="0" w:space="0" w:color="auto"/>
      </w:divBdr>
    </w:div>
    <w:div w:id="1228223514">
      <w:bodyDiv w:val="1"/>
      <w:marLeft w:val="0"/>
      <w:marRight w:val="0"/>
      <w:marTop w:val="0"/>
      <w:marBottom w:val="0"/>
      <w:divBdr>
        <w:top w:val="none" w:sz="0" w:space="0" w:color="auto"/>
        <w:left w:val="none" w:sz="0" w:space="0" w:color="auto"/>
        <w:bottom w:val="none" w:sz="0" w:space="0" w:color="auto"/>
        <w:right w:val="none" w:sz="0" w:space="0" w:color="auto"/>
      </w:divBdr>
    </w:div>
    <w:div w:id="1232036090">
      <w:bodyDiv w:val="1"/>
      <w:marLeft w:val="0"/>
      <w:marRight w:val="0"/>
      <w:marTop w:val="0"/>
      <w:marBottom w:val="0"/>
      <w:divBdr>
        <w:top w:val="none" w:sz="0" w:space="0" w:color="auto"/>
        <w:left w:val="none" w:sz="0" w:space="0" w:color="auto"/>
        <w:bottom w:val="none" w:sz="0" w:space="0" w:color="auto"/>
        <w:right w:val="none" w:sz="0" w:space="0" w:color="auto"/>
      </w:divBdr>
    </w:div>
    <w:div w:id="1279529589">
      <w:bodyDiv w:val="1"/>
      <w:marLeft w:val="0"/>
      <w:marRight w:val="0"/>
      <w:marTop w:val="0"/>
      <w:marBottom w:val="0"/>
      <w:divBdr>
        <w:top w:val="none" w:sz="0" w:space="0" w:color="auto"/>
        <w:left w:val="none" w:sz="0" w:space="0" w:color="auto"/>
        <w:bottom w:val="none" w:sz="0" w:space="0" w:color="auto"/>
        <w:right w:val="none" w:sz="0" w:space="0" w:color="auto"/>
      </w:divBdr>
    </w:div>
    <w:div w:id="1291206109">
      <w:bodyDiv w:val="1"/>
      <w:marLeft w:val="0"/>
      <w:marRight w:val="0"/>
      <w:marTop w:val="0"/>
      <w:marBottom w:val="0"/>
      <w:divBdr>
        <w:top w:val="none" w:sz="0" w:space="0" w:color="auto"/>
        <w:left w:val="none" w:sz="0" w:space="0" w:color="auto"/>
        <w:bottom w:val="none" w:sz="0" w:space="0" w:color="auto"/>
        <w:right w:val="none" w:sz="0" w:space="0" w:color="auto"/>
      </w:divBdr>
    </w:div>
    <w:div w:id="1296066369">
      <w:bodyDiv w:val="1"/>
      <w:marLeft w:val="0"/>
      <w:marRight w:val="0"/>
      <w:marTop w:val="0"/>
      <w:marBottom w:val="0"/>
      <w:divBdr>
        <w:top w:val="none" w:sz="0" w:space="0" w:color="auto"/>
        <w:left w:val="none" w:sz="0" w:space="0" w:color="auto"/>
        <w:bottom w:val="none" w:sz="0" w:space="0" w:color="auto"/>
        <w:right w:val="none" w:sz="0" w:space="0" w:color="auto"/>
      </w:divBdr>
    </w:div>
    <w:div w:id="1353262918">
      <w:bodyDiv w:val="1"/>
      <w:marLeft w:val="0"/>
      <w:marRight w:val="0"/>
      <w:marTop w:val="0"/>
      <w:marBottom w:val="0"/>
      <w:divBdr>
        <w:top w:val="none" w:sz="0" w:space="0" w:color="auto"/>
        <w:left w:val="none" w:sz="0" w:space="0" w:color="auto"/>
        <w:bottom w:val="none" w:sz="0" w:space="0" w:color="auto"/>
        <w:right w:val="none" w:sz="0" w:space="0" w:color="auto"/>
      </w:divBdr>
    </w:div>
    <w:div w:id="1357348110">
      <w:bodyDiv w:val="1"/>
      <w:marLeft w:val="0"/>
      <w:marRight w:val="0"/>
      <w:marTop w:val="0"/>
      <w:marBottom w:val="0"/>
      <w:divBdr>
        <w:top w:val="none" w:sz="0" w:space="0" w:color="auto"/>
        <w:left w:val="none" w:sz="0" w:space="0" w:color="auto"/>
        <w:bottom w:val="none" w:sz="0" w:space="0" w:color="auto"/>
        <w:right w:val="none" w:sz="0" w:space="0" w:color="auto"/>
      </w:divBdr>
    </w:div>
    <w:div w:id="1391071058">
      <w:bodyDiv w:val="1"/>
      <w:marLeft w:val="0"/>
      <w:marRight w:val="0"/>
      <w:marTop w:val="0"/>
      <w:marBottom w:val="0"/>
      <w:divBdr>
        <w:top w:val="none" w:sz="0" w:space="0" w:color="auto"/>
        <w:left w:val="none" w:sz="0" w:space="0" w:color="auto"/>
        <w:bottom w:val="none" w:sz="0" w:space="0" w:color="auto"/>
        <w:right w:val="none" w:sz="0" w:space="0" w:color="auto"/>
      </w:divBdr>
    </w:div>
    <w:div w:id="1418482317">
      <w:bodyDiv w:val="1"/>
      <w:marLeft w:val="0"/>
      <w:marRight w:val="0"/>
      <w:marTop w:val="0"/>
      <w:marBottom w:val="0"/>
      <w:divBdr>
        <w:top w:val="none" w:sz="0" w:space="0" w:color="auto"/>
        <w:left w:val="none" w:sz="0" w:space="0" w:color="auto"/>
        <w:bottom w:val="none" w:sz="0" w:space="0" w:color="auto"/>
        <w:right w:val="none" w:sz="0" w:space="0" w:color="auto"/>
      </w:divBdr>
    </w:div>
    <w:div w:id="1492285389">
      <w:bodyDiv w:val="1"/>
      <w:marLeft w:val="0"/>
      <w:marRight w:val="0"/>
      <w:marTop w:val="0"/>
      <w:marBottom w:val="0"/>
      <w:divBdr>
        <w:top w:val="none" w:sz="0" w:space="0" w:color="auto"/>
        <w:left w:val="none" w:sz="0" w:space="0" w:color="auto"/>
        <w:bottom w:val="none" w:sz="0" w:space="0" w:color="auto"/>
        <w:right w:val="none" w:sz="0" w:space="0" w:color="auto"/>
      </w:divBdr>
    </w:div>
    <w:div w:id="1513954667">
      <w:bodyDiv w:val="1"/>
      <w:marLeft w:val="0"/>
      <w:marRight w:val="0"/>
      <w:marTop w:val="0"/>
      <w:marBottom w:val="0"/>
      <w:divBdr>
        <w:top w:val="none" w:sz="0" w:space="0" w:color="auto"/>
        <w:left w:val="none" w:sz="0" w:space="0" w:color="auto"/>
        <w:bottom w:val="none" w:sz="0" w:space="0" w:color="auto"/>
        <w:right w:val="none" w:sz="0" w:space="0" w:color="auto"/>
      </w:divBdr>
    </w:div>
    <w:div w:id="1686131962">
      <w:bodyDiv w:val="1"/>
      <w:marLeft w:val="0"/>
      <w:marRight w:val="0"/>
      <w:marTop w:val="0"/>
      <w:marBottom w:val="0"/>
      <w:divBdr>
        <w:top w:val="none" w:sz="0" w:space="0" w:color="auto"/>
        <w:left w:val="none" w:sz="0" w:space="0" w:color="auto"/>
        <w:bottom w:val="none" w:sz="0" w:space="0" w:color="auto"/>
        <w:right w:val="none" w:sz="0" w:space="0" w:color="auto"/>
      </w:divBdr>
    </w:div>
    <w:div w:id="1695421879">
      <w:bodyDiv w:val="1"/>
      <w:marLeft w:val="0"/>
      <w:marRight w:val="0"/>
      <w:marTop w:val="0"/>
      <w:marBottom w:val="0"/>
      <w:divBdr>
        <w:top w:val="none" w:sz="0" w:space="0" w:color="auto"/>
        <w:left w:val="none" w:sz="0" w:space="0" w:color="auto"/>
        <w:bottom w:val="none" w:sz="0" w:space="0" w:color="auto"/>
        <w:right w:val="none" w:sz="0" w:space="0" w:color="auto"/>
      </w:divBdr>
    </w:div>
    <w:div w:id="1711684080">
      <w:bodyDiv w:val="1"/>
      <w:marLeft w:val="0"/>
      <w:marRight w:val="0"/>
      <w:marTop w:val="0"/>
      <w:marBottom w:val="0"/>
      <w:divBdr>
        <w:top w:val="none" w:sz="0" w:space="0" w:color="auto"/>
        <w:left w:val="none" w:sz="0" w:space="0" w:color="auto"/>
        <w:bottom w:val="none" w:sz="0" w:space="0" w:color="auto"/>
        <w:right w:val="none" w:sz="0" w:space="0" w:color="auto"/>
      </w:divBdr>
    </w:div>
    <w:div w:id="1807360046">
      <w:bodyDiv w:val="1"/>
      <w:marLeft w:val="0"/>
      <w:marRight w:val="0"/>
      <w:marTop w:val="0"/>
      <w:marBottom w:val="0"/>
      <w:divBdr>
        <w:top w:val="none" w:sz="0" w:space="0" w:color="auto"/>
        <w:left w:val="none" w:sz="0" w:space="0" w:color="auto"/>
        <w:bottom w:val="none" w:sz="0" w:space="0" w:color="auto"/>
        <w:right w:val="none" w:sz="0" w:space="0" w:color="auto"/>
      </w:divBdr>
    </w:div>
    <w:div w:id="1856730495">
      <w:bodyDiv w:val="1"/>
      <w:marLeft w:val="0"/>
      <w:marRight w:val="0"/>
      <w:marTop w:val="0"/>
      <w:marBottom w:val="0"/>
      <w:divBdr>
        <w:top w:val="none" w:sz="0" w:space="0" w:color="auto"/>
        <w:left w:val="none" w:sz="0" w:space="0" w:color="auto"/>
        <w:bottom w:val="none" w:sz="0" w:space="0" w:color="auto"/>
        <w:right w:val="none" w:sz="0" w:space="0" w:color="auto"/>
      </w:divBdr>
    </w:div>
    <w:div w:id="1879203704">
      <w:bodyDiv w:val="1"/>
      <w:marLeft w:val="0"/>
      <w:marRight w:val="0"/>
      <w:marTop w:val="0"/>
      <w:marBottom w:val="0"/>
      <w:divBdr>
        <w:top w:val="none" w:sz="0" w:space="0" w:color="auto"/>
        <w:left w:val="none" w:sz="0" w:space="0" w:color="auto"/>
        <w:bottom w:val="none" w:sz="0" w:space="0" w:color="auto"/>
        <w:right w:val="none" w:sz="0" w:space="0" w:color="auto"/>
      </w:divBdr>
    </w:div>
    <w:div w:id="1933976643">
      <w:bodyDiv w:val="1"/>
      <w:marLeft w:val="0"/>
      <w:marRight w:val="0"/>
      <w:marTop w:val="0"/>
      <w:marBottom w:val="0"/>
      <w:divBdr>
        <w:top w:val="none" w:sz="0" w:space="0" w:color="auto"/>
        <w:left w:val="none" w:sz="0" w:space="0" w:color="auto"/>
        <w:bottom w:val="none" w:sz="0" w:space="0" w:color="auto"/>
        <w:right w:val="none" w:sz="0" w:space="0" w:color="auto"/>
      </w:divBdr>
    </w:div>
    <w:div w:id="1960524029">
      <w:bodyDiv w:val="1"/>
      <w:marLeft w:val="0"/>
      <w:marRight w:val="0"/>
      <w:marTop w:val="0"/>
      <w:marBottom w:val="0"/>
      <w:divBdr>
        <w:top w:val="none" w:sz="0" w:space="0" w:color="auto"/>
        <w:left w:val="none" w:sz="0" w:space="0" w:color="auto"/>
        <w:bottom w:val="none" w:sz="0" w:space="0" w:color="auto"/>
        <w:right w:val="none" w:sz="0" w:space="0" w:color="auto"/>
      </w:divBdr>
    </w:div>
    <w:div w:id="1974679188">
      <w:bodyDiv w:val="1"/>
      <w:marLeft w:val="0"/>
      <w:marRight w:val="0"/>
      <w:marTop w:val="0"/>
      <w:marBottom w:val="0"/>
      <w:divBdr>
        <w:top w:val="none" w:sz="0" w:space="0" w:color="auto"/>
        <w:left w:val="none" w:sz="0" w:space="0" w:color="auto"/>
        <w:bottom w:val="none" w:sz="0" w:space="0" w:color="auto"/>
        <w:right w:val="none" w:sz="0" w:space="0" w:color="auto"/>
      </w:divBdr>
    </w:div>
    <w:div w:id="1975938800">
      <w:bodyDiv w:val="1"/>
      <w:marLeft w:val="0"/>
      <w:marRight w:val="0"/>
      <w:marTop w:val="0"/>
      <w:marBottom w:val="0"/>
      <w:divBdr>
        <w:top w:val="none" w:sz="0" w:space="0" w:color="auto"/>
        <w:left w:val="none" w:sz="0" w:space="0" w:color="auto"/>
        <w:bottom w:val="none" w:sz="0" w:space="0" w:color="auto"/>
        <w:right w:val="none" w:sz="0" w:space="0" w:color="auto"/>
      </w:divBdr>
    </w:div>
    <w:div w:id="206532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oleObject" Target="embeddings/Microsoft_Visio_2003-2010_Drawing5.vsd"/><Relationship Id="rId63" Type="http://schemas.openxmlformats.org/officeDocument/2006/relationships/image" Target="media/image43.png"/><Relationship Id="rId68" Type="http://schemas.openxmlformats.org/officeDocument/2006/relationships/header" Target="header2.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package" Target="embeddings/Microsoft_Visio_Drawing1.vsdx"/><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emf"/><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Microsoft_Visio_2003-2010_Drawing3.vsd"/><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package" Target="embeddings/Microsoft_Visio_Drawing3.vsdx"/><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oleObject" Target="embeddings/Microsoft_Visio_2003-2010_Drawing2.vsd"/><Relationship Id="rId38" Type="http://schemas.openxmlformats.org/officeDocument/2006/relationships/image" Target="media/image20.png"/><Relationship Id="rId46" Type="http://schemas.openxmlformats.org/officeDocument/2006/relationships/oleObject" Target="embeddings/Microsoft_Visio_2003-2010_Drawing4.vsd"/><Relationship Id="rId59" Type="http://schemas.openxmlformats.org/officeDocument/2006/relationships/image" Target="media/image39.png"/><Relationship Id="rId67" Type="http://schemas.openxmlformats.org/officeDocument/2006/relationships/footer" Target="footer2.xml"/><Relationship Id="rId20" Type="http://schemas.openxmlformats.org/officeDocument/2006/relationships/oleObject" Target="embeddings/Microsoft_Visio_2003-2010_Drawing1.vsd"/><Relationship Id="rId41" Type="http://schemas.openxmlformats.org/officeDocument/2006/relationships/image" Target="media/image23.png"/><Relationship Id="rId54" Type="http://schemas.openxmlformats.org/officeDocument/2006/relationships/image" Target="media/image35.emf"/><Relationship Id="rId62" Type="http://schemas.openxmlformats.org/officeDocument/2006/relationships/image" Target="media/image4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_rels/header2.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DFECACE4662B43AA2AB60F4481A34B" ma:contentTypeVersion="12" ma:contentTypeDescription="Create a new document." ma:contentTypeScope="" ma:versionID="84b9608d5fd20f17cfa3c78fe52a36c1">
  <xsd:schema xmlns:xsd="http://www.w3.org/2001/XMLSchema" xmlns:xs="http://www.w3.org/2001/XMLSchema" xmlns:p="http://schemas.microsoft.com/office/2006/metadata/properties" xmlns:ns2="8629a63e-eefb-4837-b610-75c089c2d6bb" targetNamespace="http://schemas.microsoft.com/office/2006/metadata/properties" ma:root="true" ma:fieldsID="00aa26385c0390f698f2731a0f783662" ns2:_="">
    <xsd:import namespace="8629a63e-eefb-4837-b610-75c089c2d6bb"/>
    <xsd:element name="properties">
      <xsd:complexType>
        <xsd:sequence>
          <xsd:element name="documentManagement">
            <xsd:complexType>
              <xsd:all>
                <xsd:element ref="ns2:Document_x0020_Number" minOccurs="0"/>
                <xsd:element ref="ns2:Document_x0020_Number_x003a_Title" minOccurs="0"/>
                <xsd:element ref="ns2:Document_x0020_Number_x003a_Document_x0020_Owner" minOccurs="0"/>
                <xsd:element ref="ns2:Document_x0020_Number_x003a_Project_x0020_Revision" minOccurs="0"/>
                <xsd:element ref="ns2: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29a63e-eefb-4837-b610-75c089c2d6bb" elementFormDefault="qualified">
    <xsd:import namespace="http://schemas.microsoft.com/office/2006/documentManagement/types"/>
    <xsd:import namespace="http://schemas.microsoft.com/office/infopath/2007/PartnerControls"/>
    <xsd:element name="Document_x0020_Number" ma:index="8" nillable="true" ma:displayName="Document Number" ma:list="{38ae6fc8-bc47-4bbc-882d-fdf3eb4eec27}" ma:internalName="Document_x0020_Number" ma:readOnly="false" ma:showField="Document_x0020_Number">
      <xsd:simpleType>
        <xsd:restriction base="dms:Lookup"/>
      </xsd:simpleType>
    </xsd:element>
    <xsd:element name="Document_x0020_Number_x003a_Title" ma:index="9" nillable="true" ma:displayName="DR_Title" ma:list="{38ae6fc8-bc47-4bbc-882d-fdf3eb4eec27}" ma:internalName="Document_x0020_Number_x003a_Title" ma:readOnly="true" ma:showField="Title" ma:web="14fa5b99-f911-4e22-9b32-8e9bf8b8a32e">
      <xsd:simpleType>
        <xsd:restriction base="dms:Lookup"/>
      </xsd:simpleType>
    </xsd:element>
    <xsd:element name="Document_x0020_Number_x003a_Document_x0020_Owner" ma:index="10" nillable="true" ma:displayName="DR_Owner" ma:list="{38ae6fc8-bc47-4bbc-882d-fdf3eb4eec27}" ma:internalName="Document_x0020_Number_x003a_Document_x0020_Owner" ma:readOnly="true" ma:showField="Document_x0020_Owner" ma:web="14fa5b99-f911-4e22-9b32-8e9bf8b8a32e">
      <xsd:simpleType>
        <xsd:restriction base="dms:Lookup"/>
      </xsd:simpleType>
    </xsd:element>
    <xsd:element name="Document_x0020_Number_x003a_Project_x0020_Revision" ma:index="11" nillable="true" ma:displayName="DR_Rev" ma:list="{38ae6fc8-bc47-4bbc-882d-fdf3eb4eec27}" ma:internalName="Document_x0020_Number_x003a_Project_x0020_Revision" ma:readOnly="true" ma:showField="_Revision" ma:web="14fa5b99-f911-4e22-9b32-8e9bf8b8a32e">
      <xsd:simpleType>
        <xsd:restriction base="dms:Lookup"/>
      </xsd:simpleType>
    </xsd:element>
    <xsd:element name="Re" ma:index="12" nillable="true" ma:displayName="Rev" ma:internalName="R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Number xmlns="8629a63e-eefb-4837-b610-75c089c2d6bb">255</Document_x0020_Number>
    <Re xmlns="8629a63e-eefb-4837-b610-75c089c2d6bb">02</R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AE831-98ED-4461-910A-3577E9813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29a63e-eefb-4837-b610-75c089c2d6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E46C4D-06E6-4713-840E-034B54464B5E}">
  <ds:schemaRefs>
    <ds:schemaRef ds:uri="http://schemas.microsoft.com/sharepoint/v3/contenttype/forms"/>
  </ds:schemaRefs>
</ds:datastoreItem>
</file>

<file path=customXml/itemProps3.xml><?xml version="1.0" encoding="utf-8"?>
<ds:datastoreItem xmlns:ds="http://schemas.openxmlformats.org/officeDocument/2006/customXml" ds:itemID="{DC033C8F-C1BB-424E-8B97-2CC126BB958C}">
  <ds:schemaRefs>
    <ds:schemaRef ds:uri="http://schemas.microsoft.com/office/2006/metadata/properties"/>
    <ds:schemaRef ds:uri="http://schemas.microsoft.com/office/infopath/2007/PartnerControls"/>
    <ds:schemaRef ds:uri="8629a63e-eefb-4837-b610-75c089c2d6bb"/>
  </ds:schemaRefs>
</ds:datastoreItem>
</file>

<file path=customXml/itemProps4.xml><?xml version="1.0" encoding="utf-8"?>
<ds:datastoreItem xmlns:ds="http://schemas.openxmlformats.org/officeDocument/2006/customXml" ds:itemID="{CCB148D4-3980-4A6A-A401-B9F0AF92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148</Pages>
  <Words>43879</Words>
  <Characters>250111</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OMCS - Emergency Exit Lighting Functional Specification</vt:lpstr>
    </vt:vector>
  </TitlesOfParts>
  <Company>Abigroup</Company>
  <LinksUpToDate>false</LinksUpToDate>
  <CharactersWithSpaces>293404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OMCS - Emergency Exit Lighting Functional Specification</dc:title>
  <dc:subject/>
  <dc:creator>Andy Ivett</dc:creator>
  <cp:keywords/>
  <dc:description/>
  <cp:lastModifiedBy>Matt Bradley</cp:lastModifiedBy>
  <cp:revision>4</cp:revision>
  <cp:lastPrinted>2018-06-18T04:33:00Z</cp:lastPrinted>
  <dcterms:created xsi:type="dcterms:W3CDTF">2019-09-02T02:55:00Z</dcterms:created>
  <dcterms:modified xsi:type="dcterms:W3CDTF">2019-09-02T06:06:00Z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0x010100EFDFECACE4662B43AA2AB60F4481A34B</vt:lpwstr>
  </property>
  <property fmtid="{D5CDD505-2E9C-101B-9397-08002B2CF9AE}" pid="3" name="Document Number">
    <vt:lpwstr>255</vt:lpwstr>
  </property>
  <property fmtid="{D5CDD505-2E9C-101B-9397-08002B2CF9AE}" pid="4" name="Re">
    <vt:lpwstr>02</vt:lpwstr>
  </property>
</Properties>
</file>